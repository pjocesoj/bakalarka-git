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C7E1A" w14:textId="77777777" w:rsidR="00F67031" w:rsidRDefault="00F67031">
      <w:pPr>
        <w:rPr>
          <w:rFonts w:cstheme="minorHAnsi"/>
          <w:color w:val="000000" w:themeColor="text1"/>
        </w:rPr>
      </w:pPr>
      <w:r w:rsidRPr="008801E7">
        <w:rPr>
          <w:rFonts w:cstheme="minorHAnsi"/>
          <w:color w:val="000000" w:themeColor="text1"/>
          <w:highlight w:val="green"/>
        </w:rPr>
        <w:t xml:space="preserve">Už zkopírováno do </w:t>
      </w:r>
      <w:proofErr w:type="spellStart"/>
      <w:r w:rsidRPr="008801E7">
        <w:rPr>
          <w:rFonts w:cstheme="minorHAnsi"/>
          <w:color w:val="000000" w:themeColor="text1"/>
          <w:highlight w:val="green"/>
        </w:rPr>
        <w:t>final</w:t>
      </w:r>
      <w:proofErr w:type="spellEnd"/>
      <w:r>
        <w:rPr>
          <w:rFonts w:cstheme="minorHAnsi"/>
          <w:color w:val="000000" w:themeColor="text1"/>
        </w:rPr>
        <w:tab/>
      </w:r>
      <w:r>
        <w:rPr>
          <w:rFonts w:cstheme="minorHAnsi"/>
          <w:color w:val="000000" w:themeColor="text1"/>
        </w:rPr>
        <w:tab/>
      </w:r>
      <w:r w:rsidRPr="008801E7">
        <w:rPr>
          <w:rFonts w:cstheme="minorHAnsi"/>
          <w:color w:val="000000" w:themeColor="text1"/>
          <w:highlight w:val="yellow"/>
        </w:rPr>
        <w:t>změna od poslední verze</w:t>
      </w:r>
      <w:r>
        <w:rPr>
          <w:rFonts w:cstheme="minorHAnsi"/>
          <w:color w:val="000000" w:themeColor="text1"/>
        </w:rPr>
        <w:tab/>
      </w:r>
    </w:p>
    <w:p w14:paraId="0A0E7F38" w14:textId="77777777" w:rsidR="00F67031" w:rsidRDefault="00F67031">
      <w:pPr>
        <w:rPr>
          <w:rFonts w:cstheme="minorHAnsi"/>
          <w:color w:val="FF0000"/>
        </w:rPr>
      </w:pPr>
      <w:r w:rsidRPr="000474BA">
        <w:rPr>
          <w:rFonts w:cstheme="minorHAnsi"/>
          <w:color w:val="92D050"/>
        </w:rPr>
        <w:t>/*stará verze odstavce*/</w:t>
      </w:r>
      <w:r>
        <w:rPr>
          <w:rFonts w:cstheme="minorHAnsi"/>
          <w:color w:val="92D050"/>
        </w:rPr>
        <w:tab/>
      </w:r>
      <w:r w:rsidRPr="000474BA">
        <w:rPr>
          <w:rFonts w:cstheme="minorHAnsi"/>
          <w:color w:val="00B050"/>
        </w:rPr>
        <w:t>//poznámka</w:t>
      </w:r>
      <w:r>
        <w:rPr>
          <w:rFonts w:cstheme="minorHAnsi"/>
          <w:color w:val="00B050"/>
        </w:rPr>
        <w:t xml:space="preserve"> </w:t>
      </w:r>
      <w:r>
        <w:rPr>
          <w:rFonts w:cstheme="minorHAnsi"/>
          <w:color w:val="00B050"/>
        </w:rPr>
        <w:tab/>
      </w:r>
      <w:r w:rsidRPr="00465A9A">
        <w:rPr>
          <w:rFonts w:cstheme="minorHAnsi"/>
          <w:color w:val="FF0000"/>
        </w:rPr>
        <w:t>čistě a</w:t>
      </w:r>
      <w:r w:rsidRPr="000474BA">
        <w:rPr>
          <w:rFonts w:cstheme="minorHAnsi"/>
          <w:color w:val="FF0000"/>
        </w:rPr>
        <w:t xml:space="preserve">utorský text </w:t>
      </w:r>
      <w:r>
        <w:rPr>
          <w:rFonts w:cstheme="minorHAnsi"/>
          <w:color w:val="FF0000"/>
        </w:rPr>
        <w:t>nevycházející z žádného</w:t>
      </w:r>
      <w:r w:rsidRPr="000474BA">
        <w:rPr>
          <w:rFonts w:cstheme="minorHAnsi"/>
          <w:color w:val="FF0000"/>
        </w:rPr>
        <w:t xml:space="preserve"> zdroje</w:t>
      </w:r>
    </w:p>
    <w:p w14:paraId="69333DAA" w14:textId="77777777" w:rsidR="00F67031" w:rsidRPr="008008AB" w:rsidRDefault="00F67031">
      <w:pPr>
        <w:rPr>
          <w:rFonts w:cstheme="minorHAnsi"/>
        </w:rPr>
      </w:pPr>
      <w:r w:rsidRPr="008008AB">
        <w:rPr>
          <w:rFonts w:cstheme="minorHAnsi"/>
          <w:highlight w:val="red"/>
        </w:rPr>
        <w:t>Zapracování připomínek vedoucího</w:t>
      </w:r>
      <w:r>
        <w:rPr>
          <w:rFonts w:cstheme="minorHAnsi"/>
        </w:rPr>
        <w:tab/>
      </w:r>
      <w:r w:rsidRPr="008008AB">
        <w:rPr>
          <w:rFonts w:cstheme="minorHAnsi"/>
          <w:highlight w:val="magenta"/>
        </w:rPr>
        <w:t>zapracování připomínek ostatních</w:t>
      </w:r>
    </w:p>
    <w:p w14:paraId="6DD1970B" w14:textId="49228B8F" w:rsidR="00F67031" w:rsidRPr="004B33BB" w:rsidRDefault="00923031">
      <w:pPr>
        <w:rPr>
          <w:rFonts w:cstheme="minorHAnsi"/>
        </w:rPr>
      </w:pPr>
      <w:r w:rsidRPr="004B33BB">
        <w:rPr>
          <w:rFonts w:cstheme="minorHAnsi"/>
          <w:highlight w:val="darkCyan"/>
        </w:rPr>
        <w:t>Trademark/copyright</w:t>
      </w:r>
      <w:r w:rsidRPr="004B33BB">
        <w:rPr>
          <w:rFonts w:cstheme="minorHAnsi"/>
        </w:rPr>
        <w:t xml:space="preserve"> </w:t>
      </w:r>
    </w:p>
    <w:tbl>
      <w:tblPr>
        <w:tblStyle w:val="Mkatabulky"/>
        <w:tblW w:w="10632" w:type="dxa"/>
        <w:tblInd w:w="-289" w:type="dxa"/>
        <w:tblLook w:val="04A0" w:firstRow="1" w:lastRow="0" w:firstColumn="1" w:lastColumn="0" w:noHBand="0" w:noVBand="1"/>
      </w:tblPr>
      <w:tblGrid>
        <w:gridCol w:w="1110"/>
        <w:gridCol w:w="3994"/>
        <w:gridCol w:w="4507"/>
        <w:gridCol w:w="1021"/>
      </w:tblGrid>
      <w:tr w:rsidR="00F67031" w:rsidRPr="00621687" w14:paraId="41193CD3" w14:textId="77777777" w:rsidTr="00CD2639">
        <w:tc>
          <w:tcPr>
            <w:tcW w:w="1110" w:type="dxa"/>
            <w:tcBorders>
              <w:bottom w:val="single" w:sz="12" w:space="0" w:color="auto"/>
            </w:tcBorders>
          </w:tcPr>
          <w:p w14:paraId="1C9C7D9B" w14:textId="77777777" w:rsidR="00F67031" w:rsidRPr="00D20F7B" w:rsidRDefault="00F67031">
            <w:pPr>
              <w:rPr>
                <w:rFonts w:cstheme="minorHAnsi"/>
              </w:rPr>
            </w:pPr>
            <w:r w:rsidRPr="00D20F7B">
              <w:rPr>
                <w:rFonts w:cstheme="minorHAnsi"/>
              </w:rPr>
              <w:t>zkratka</w:t>
            </w:r>
          </w:p>
        </w:tc>
        <w:tc>
          <w:tcPr>
            <w:tcW w:w="3994" w:type="dxa"/>
            <w:tcBorders>
              <w:bottom w:val="single" w:sz="12" w:space="0" w:color="auto"/>
            </w:tcBorders>
          </w:tcPr>
          <w:p w14:paraId="3A8B597B" w14:textId="77777777" w:rsidR="00F67031" w:rsidRPr="00D20F7B" w:rsidRDefault="00F67031">
            <w:pPr>
              <w:rPr>
                <w:rFonts w:cstheme="minorHAnsi"/>
              </w:rPr>
            </w:pPr>
            <w:r w:rsidRPr="00D20F7B">
              <w:rPr>
                <w:rFonts w:cstheme="minorHAnsi"/>
              </w:rPr>
              <w:t>význam</w:t>
            </w:r>
          </w:p>
        </w:tc>
        <w:tc>
          <w:tcPr>
            <w:tcW w:w="4507" w:type="dxa"/>
            <w:tcBorders>
              <w:bottom w:val="single" w:sz="12" w:space="0" w:color="auto"/>
            </w:tcBorders>
          </w:tcPr>
          <w:p w14:paraId="0EF4AA0A" w14:textId="77777777" w:rsidR="00F67031" w:rsidRPr="00D20F7B" w:rsidRDefault="00F67031">
            <w:pPr>
              <w:rPr>
                <w:rFonts w:cstheme="minorHAnsi"/>
              </w:rPr>
            </w:pPr>
            <w:r w:rsidRPr="00D20F7B">
              <w:rPr>
                <w:rFonts w:cstheme="minorHAnsi"/>
              </w:rPr>
              <w:t>vysvětlení</w:t>
            </w:r>
          </w:p>
        </w:tc>
        <w:tc>
          <w:tcPr>
            <w:tcW w:w="1021" w:type="dxa"/>
            <w:tcBorders>
              <w:bottom w:val="single" w:sz="12" w:space="0" w:color="auto"/>
            </w:tcBorders>
          </w:tcPr>
          <w:p w14:paraId="5B2BF9C1" w14:textId="77777777" w:rsidR="00F67031" w:rsidRPr="00D20F7B" w:rsidRDefault="00F67031">
            <w:pPr>
              <w:rPr>
                <w:rFonts w:cstheme="minorHAnsi"/>
              </w:rPr>
            </w:pPr>
            <w:r w:rsidRPr="00D20F7B">
              <w:rPr>
                <w:rFonts w:cstheme="minorHAnsi"/>
              </w:rPr>
              <w:t>Viz. kap.</w:t>
            </w:r>
          </w:p>
        </w:tc>
      </w:tr>
      <w:tr w:rsidR="00F67031" w:rsidRPr="00621687" w14:paraId="42FE70C7" w14:textId="77777777" w:rsidTr="00CD2639">
        <w:tc>
          <w:tcPr>
            <w:tcW w:w="1110" w:type="dxa"/>
            <w:tcBorders>
              <w:top w:val="single" w:sz="12" w:space="0" w:color="auto"/>
            </w:tcBorders>
          </w:tcPr>
          <w:p w14:paraId="003F5115" w14:textId="77777777" w:rsidR="00F67031" w:rsidRPr="00D20F7B" w:rsidRDefault="00F67031">
            <w:pPr>
              <w:rPr>
                <w:rFonts w:cstheme="minorHAnsi"/>
              </w:rPr>
            </w:pPr>
            <w:r w:rsidRPr="00D20F7B">
              <w:rPr>
                <w:rFonts w:cstheme="minorHAnsi"/>
              </w:rPr>
              <w:t>RPG</w:t>
            </w:r>
          </w:p>
        </w:tc>
        <w:tc>
          <w:tcPr>
            <w:tcW w:w="3994" w:type="dxa"/>
            <w:tcBorders>
              <w:top w:val="single" w:sz="12" w:space="0" w:color="auto"/>
            </w:tcBorders>
          </w:tcPr>
          <w:p w14:paraId="181651B9" w14:textId="77777777" w:rsidR="00F67031" w:rsidRPr="00D20F7B" w:rsidRDefault="00F67031">
            <w:pPr>
              <w:rPr>
                <w:rFonts w:cstheme="minorHAnsi"/>
                <w:lang w:val="en-US"/>
              </w:rPr>
            </w:pPr>
            <w:r w:rsidRPr="00D20F7B">
              <w:rPr>
                <w:rFonts w:cstheme="minorHAnsi"/>
                <w:lang w:val="en-US"/>
              </w:rPr>
              <w:t>Role Playing Game</w:t>
            </w:r>
          </w:p>
        </w:tc>
        <w:tc>
          <w:tcPr>
            <w:tcW w:w="4507" w:type="dxa"/>
            <w:tcBorders>
              <w:top w:val="single" w:sz="12" w:space="0" w:color="auto"/>
            </w:tcBorders>
          </w:tcPr>
          <w:p w14:paraId="2B49D770" w14:textId="77777777" w:rsidR="00F67031" w:rsidRPr="00D20F7B" w:rsidRDefault="00F67031">
            <w:pPr>
              <w:rPr>
                <w:rFonts w:cstheme="minorHAnsi"/>
              </w:rPr>
            </w:pPr>
            <w:r w:rsidRPr="00D20F7B">
              <w:rPr>
                <w:rFonts w:cstheme="minorHAnsi"/>
              </w:rPr>
              <w:t xml:space="preserve">Herní žánr </w:t>
            </w:r>
          </w:p>
        </w:tc>
        <w:tc>
          <w:tcPr>
            <w:tcW w:w="1021" w:type="dxa"/>
            <w:tcBorders>
              <w:top w:val="single" w:sz="12" w:space="0" w:color="auto"/>
            </w:tcBorders>
          </w:tcPr>
          <w:p w14:paraId="4ADAB27E" w14:textId="77777777" w:rsidR="00F67031" w:rsidRPr="00D20F7B" w:rsidRDefault="00F67031">
            <w:pPr>
              <w:rPr>
                <w:rFonts w:cstheme="minorHAnsi"/>
              </w:rPr>
            </w:pPr>
            <w:r w:rsidRPr="00D20F7B">
              <w:rPr>
                <w:rFonts w:cstheme="minorHAnsi"/>
              </w:rPr>
              <w:t>4.1</w:t>
            </w:r>
          </w:p>
        </w:tc>
      </w:tr>
      <w:tr w:rsidR="00F67031" w:rsidRPr="00621687" w14:paraId="46BA4469" w14:textId="77777777" w:rsidTr="00CD2639">
        <w:tc>
          <w:tcPr>
            <w:tcW w:w="1110" w:type="dxa"/>
          </w:tcPr>
          <w:p w14:paraId="36395670" w14:textId="77777777" w:rsidR="00F67031" w:rsidRPr="00D20F7B" w:rsidRDefault="00F67031">
            <w:pPr>
              <w:rPr>
                <w:rFonts w:cstheme="minorHAnsi"/>
              </w:rPr>
            </w:pPr>
            <w:r w:rsidRPr="00D20F7B">
              <w:rPr>
                <w:rFonts w:cstheme="minorHAnsi"/>
              </w:rPr>
              <w:t>OOP</w:t>
            </w:r>
          </w:p>
        </w:tc>
        <w:tc>
          <w:tcPr>
            <w:tcW w:w="3994" w:type="dxa"/>
          </w:tcPr>
          <w:p w14:paraId="50B5DFDA" w14:textId="77777777" w:rsidR="00F67031" w:rsidRPr="00D20F7B" w:rsidRDefault="00F67031">
            <w:pPr>
              <w:rPr>
                <w:rFonts w:cstheme="minorHAnsi"/>
                <w:lang w:val="en-US"/>
              </w:rPr>
            </w:pPr>
            <w:r w:rsidRPr="00D20F7B">
              <w:rPr>
                <w:rFonts w:cstheme="minorHAnsi"/>
                <w:lang w:val="en-US"/>
              </w:rPr>
              <w:t>Object Orienting Programming</w:t>
            </w:r>
          </w:p>
        </w:tc>
        <w:tc>
          <w:tcPr>
            <w:tcW w:w="4507" w:type="dxa"/>
          </w:tcPr>
          <w:p w14:paraId="6C598DE0" w14:textId="77777777" w:rsidR="00F67031" w:rsidRPr="00D20F7B" w:rsidRDefault="00F67031">
            <w:pPr>
              <w:rPr>
                <w:rFonts w:cstheme="minorHAnsi"/>
              </w:rPr>
            </w:pPr>
            <w:r w:rsidRPr="00D20F7B">
              <w:rPr>
                <w:rFonts w:cstheme="minorHAnsi"/>
              </w:rPr>
              <w:t xml:space="preserve">Programovací paradigma </w:t>
            </w:r>
          </w:p>
        </w:tc>
        <w:tc>
          <w:tcPr>
            <w:tcW w:w="1021" w:type="dxa"/>
          </w:tcPr>
          <w:p w14:paraId="42A4C8DB" w14:textId="77777777" w:rsidR="00F67031" w:rsidRPr="00D20F7B" w:rsidRDefault="00F67031">
            <w:pPr>
              <w:rPr>
                <w:rFonts w:cstheme="minorHAnsi"/>
              </w:rPr>
            </w:pPr>
            <w:r w:rsidRPr="00D20F7B">
              <w:rPr>
                <w:rFonts w:cstheme="minorHAnsi"/>
              </w:rPr>
              <w:t>3</w:t>
            </w:r>
          </w:p>
        </w:tc>
      </w:tr>
      <w:tr w:rsidR="00F67031" w:rsidRPr="00621687" w14:paraId="20D316E9" w14:textId="77777777" w:rsidTr="00CD2639">
        <w:tc>
          <w:tcPr>
            <w:tcW w:w="1110" w:type="dxa"/>
          </w:tcPr>
          <w:p w14:paraId="72DF5B97" w14:textId="77777777" w:rsidR="00F67031" w:rsidRPr="00D20F7B" w:rsidRDefault="00F67031">
            <w:pPr>
              <w:rPr>
                <w:rFonts w:cstheme="minorHAnsi"/>
              </w:rPr>
            </w:pPr>
            <w:r w:rsidRPr="00D20F7B">
              <w:rPr>
                <w:rFonts w:cstheme="minorHAnsi"/>
              </w:rPr>
              <w:t>JVM</w:t>
            </w:r>
          </w:p>
        </w:tc>
        <w:tc>
          <w:tcPr>
            <w:tcW w:w="3994" w:type="dxa"/>
          </w:tcPr>
          <w:p w14:paraId="7DC99BD3" w14:textId="77777777" w:rsidR="00F67031" w:rsidRPr="00D20F7B" w:rsidRDefault="00F67031">
            <w:pPr>
              <w:rPr>
                <w:rFonts w:cstheme="minorHAnsi"/>
                <w:lang w:val="en-US"/>
              </w:rPr>
            </w:pPr>
            <w:r w:rsidRPr="00D20F7B">
              <w:rPr>
                <w:rFonts w:cstheme="minorHAnsi"/>
                <w:lang w:val="en-US"/>
              </w:rPr>
              <w:t>Java Virtual Machine</w:t>
            </w:r>
          </w:p>
        </w:tc>
        <w:tc>
          <w:tcPr>
            <w:tcW w:w="4507" w:type="dxa"/>
          </w:tcPr>
          <w:p w14:paraId="3A6BE41D" w14:textId="77777777" w:rsidR="00F67031" w:rsidRPr="00D20F7B" w:rsidRDefault="00F67031">
            <w:pPr>
              <w:rPr>
                <w:rFonts w:cstheme="minorHAnsi"/>
              </w:rPr>
            </w:pPr>
            <w:r w:rsidRPr="00D20F7B">
              <w:rPr>
                <w:rFonts w:cstheme="minorHAnsi"/>
              </w:rPr>
              <w:t xml:space="preserve">Virtuální prostředí pro Javu </w:t>
            </w:r>
          </w:p>
        </w:tc>
        <w:tc>
          <w:tcPr>
            <w:tcW w:w="1021" w:type="dxa"/>
          </w:tcPr>
          <w:p w14:paraId="581B0D1E" w14:textId="77777777" w:rsidR="00F67031" w:rsidRPr="00D20F7B" w:rsidRDefault="00F67031">
            <w:pPr>
              <w:rPr>
                <w:rFonts w:cstheme="minorHAnsi"/>
              </w:rPr>
            </w:pPr>
            <w:r w:rsidRPr="00D20F7B">
              <w:rPr>
                <w:rFonts w:cstheme="minorHAnsi"/>
              </w:rPr>
              <w:t>3.2</w:t>
            </w:r>
          </w:p>
        </w:tc>
      </w:tr>
      <w:tr w:rsidR="00F67031" w:rsidRPr="00621687" w14:paraId="50D03585" w14:textId="77777777" w:rsidTr="00CD2639">
        <w:tc>
          <w:tcPr>
            <w:tcW w:w="1110" w:type="dxa"/>
          </w:tcPr>
          <w:p w14:paraId="5D22A868" w14:textId="77777777" w:rsidR="00F67031" w:rsidRPr="00D20F7B" w:rsidRDefault="00F67031">
            <w:pPr>
              <w:rPr>
                <w:rFonts w:cstheme="minorHAnsi"/>
              </w:rPr>
            </w:pPr>
            <w:r w:rsidRPr="00D20F7B">
              <w:rPr>
                <w:rFonts w:cstheme="minorHAnsi"/>
              </w:rPr>
              <w:t>JIT</w:t>
            </w:r>
          </w:p>
        </w:tc>
        <w:tc>
          <w:tcPr>
            <w:tcW w:w="3994" w:type="dxa"/>
          </w:tcPr>
          <w:p w14:paraId="15A38DBA" w14:textId="77777777" w:rsidR="00F67031" w:rsidRPr="00D20F7B" w:rsidRDefault="00F67031">
            <w:pPr>
              <w:rPr>
                <w:rFonts w:cstheme="minorHAnsi"/>
                <w:lang w:val="en-US"/>
              </w:rPr>
            </w:pPr>
            <w:r w:rsidRPr="00D20F7B">
              <w:rPr>
                <w:rFonts w:cstheme="minorHAnsi"/>
                <w:lang w:val="en-US"/>
              </w:rPr>
              <w:t>Just In Time</w:t>
            </w:r>
          </w:p>
        </w:tc>
        <w:tc>
          <w:tcPr>
            <w:tcW w:w="4507" w:type="dxa"/>
          </w:tcPr>
          <w:p w14:paraId="3E80DA48" w14:textId="77777777" w:rsidR="00F67031" w:rsidRPr="00D20F7B" w:rsidRDefault="00F67031">
            <w:pPr>
              <w:rPr>
                <w:rFonts w:cstheme="minorHAnsi"/>
              </w:rPr>
            </w:pPr>
            <w:r w:rsidRPr="00D20F7B">
              <w:rPr>
                <w:rFonts w:cstheme="minorHAnsi"/>
              </w:rPr>
              <w:t xml:space="preserve">Překlad v momentě spouštění </w:t>
            </w:r>
          </w:p>
        </w:tc>
        <w:tc>
          <w:tcPr>
            <w:tcW w:w="1021" w:type="dxa"/>
          </w:tcPr>
          <w:p w14:paraId="7042E175" w14:textId="77777777" w:rsidR="00F67031" w:rsidRPr="00D20F7B" w:rsidRDefault="00F67031">
            <w:pPr>
              <w:rPr>
                <w:rFonts w:cstheme="minorHAnsi"/>
              </w:rPr>
            </w:pPr>
            <w:r w:rsidRPr="00D20F7B">
              <w:rPr>
                <w:rFonts w:cstheme="minorHAnsi"/>
              </w:rPr>
              <w:t>3.2 a 3.3</w:t>
            </w:r>
          </w:p>
        </w:tc>
      </w:tr>
      <w:tr w:rsidR="00F67031" w:rsidRPr="00621687" w14:paraId="67BBCD26" w14:textId="77777777" w:rsidTr="00CD2639">
        <w:tc>
          <w:tcPr>
            <w:tcW w:w="1110" w:type="dxa"/>
          </w:tcPr>
          <w:p w14:paraId="5EA21E6F" w14:textId="77777777" w:rsidR="00F67031" w:rsidRPr="00D20F7B" w:rsidRDefault="00F67031">
            <w:pPr>
              <w:rPr>
                <w:rFonts w:cstheme="minorHAnsi"/>
              </w:rPr>
            </w:pPr>
            <w:r w:rsidRPr="00D20F7B">
              <w:rPr>
                <w:rFonts w:cstheme="minorHAnsi"/>
              </w:rPr>
              <w:t>CTS</w:t>
            </w:r>
          </w:p>
        </w:tc>
        <w:tc>
          <w:tcPr>
            <w:tcW w:w="3994" w:type="dxa"/>
          </w:tcPr>
          <w:p w14:paraId="0C76707A" w14:textId="77777777" w:rsidR="00F67031" w:rsidRPr="00D20F7B" w:rsidRDefault="00F67031">
            <w:pPr>
              <w:rPr>
                <w:rFonts w:cstheme="minorHAnsi"/>
                <w:lang w:val="en-US"/>
              </w:rPr>
            </w:pPr>
            <w:r w:rsidRPr="00D20F7B">
              <w:rPr>
                <w:rFonts w:cstheme="minorHAnsi"/>
                <w:lang w:val="en-US"/>
              </w:rPr>
              <w:t>Common Type Specification</w:t>
            </w:r>
          </w:p>
        </w:tc>
        <w:tc>
          <w:tcPr>
            <w:tcW w:w="4507" w:type="dxa"/>
          </w:tcPr>
          <w:p w14:paraId="36C5BE3B" w14:textId="77777777" w:rsidR="00F67031" w:rsidRPr="00D20F7B" w:rsidRDefault="00F67031">
            <w:pPr>
              <w:rPr>
                <w:rFonts w:cstheme="minorHAnsi"/>
              </w:rPr>
            </w:pPr>
            <w:r w:rsidRPr="00D20F7B">
              <w:rPr>
                <w:rFonts w:cstheme="minorHAnsi"/>
              </w:rPr>
              <w:t>Jazyky kompilovatelné do MSIL</w:t>
            </w:r>
          </w:p>
        </w:tc>
        <w:tc>
          <w:tcPr>
            <w:tcW w:w="1021" w:type="dxa"/>
          </w:tcPr>
          <w:p w14:paraId="5B1FA2F7" w14:textId="77777777" w:rsidR="00F67031" w:rsidRPr="00D20F7B" w:rsidRDefault="00F67031">
            <w:pPr>
              <w:rPr>
                <w:rFonts w:cstheme="minorHAnsi"/>
              </w:rPr>
            </w:pPr>
            <w:r w:rsidRPr="00D20F7B">
              <w:rPr>
                <w:rFonts w:cstheme="minorHAnsi"/>
              </w:rPr>
              <w:t>3.3</w:t>
            </w:r>
          </w:p>
        </w:tc>
      </w:tr>
      <w:tr w:rsidR="00045607" w:rsidRPr="00621687" w14:paraId="65F36D4E" w14:textId="77777777" w:rsidTr="00CD2639">
        <w:tc>
          <w:tcPr>
            <w:tcW w:w="1110" w:type="dxa"/>
          </w:tcPr>
          <w:p w14:paraId="292E7EFC" w14:textId="0890BEE1" w:rsidR="00045607" w:rsidRPr="00D84F99" w:rsidRDefault="00045607">
            <w:pPr>
              <w:rPr>
                <w:rFonts w:cstheme="minorHAnsi"/>
              </w:rPr>
            </w:pPr>
            <w:r w:rsidRPr="00D84F99">
              <w:rPr>
                <w:rFonts w:cstheme="minorHAnsi"/>
              </w:rPr>
              <w:t>CLS</w:t>
            </w:r>
          </w:p>
        </w:tc>
        <w:tc>
          <w:tcPr>
            <w:tcW w:w="3994" w:type="dxa"/>
          </w:tcPr>
          <w:p w14:paraId="77CA60C3" w14:textId="6CD451E0" w:rsidR="00045607" w:rsidRPr="00D84F99" w:rsidRDefault="00045607">
            <w:pPr>
              <w:rPr>
                <w:rFonts w:cstheme="minorHAnsi"/>
                <w:lang w:val="en-US"/>
              </w:rPr>
            </w:pPr>
            <w:r w:rsidRPr="00D84F99">
              <w:rPr>
                <w:rFonts w:cstheme="minorHAnsi"/>
                <w:lang w:val="en-US"/>
              </w:rPr>
              <w:t>Common Language Specification</w:t>
            </w:r>
          </w:p>
        </w:tc>
        <w:tc>
          <w:tcPr>
            <w:tcW w:w="4507" w:type="dxa"/>
          </w:tcPr>
          <w:p w14:paraId="29EF032A" w14:textId="77777777" w:rsidR="00045607" w:rsidRPr="00D20F7B" w:rsidRDefault="00045607">
            <w:pPr>
              <w:rPr>
                <w:rFonts w:cstheme="minorHAnsi"/>
              </w:rPr>
            </w:pPr>
          </w:p>
        </w:tc>
        <w:tc>
          <w:tcPr>
            <w:tcW w:w="1021" w:type="dxa"/>
          </w:tcPr>
          <w:p w14:paraId="51593281" w14:textId="77777777" w:rsidR="00045607" w:rsidRPr="00D20F7B" w:rsidRDefault="00045607">
            <w:pPr>
              <w:rPr>
                <w:rFonts w:cstheme="minorHAnsi"/>
              </w:rPr>
            </w:pPr>
          </w:p>
        </w:tc>
      </w:tr>
      <w:tr w:rsidR="00045607" w:rsidRPr="00621687" w14:paraId="598501C8" w14:textId="77777777" w:rsidTr="00CD2639">
        <w:tc>
          <w:tcPr>
            <w:tcW w:w="1110" w:type="dxa"/>
          </w:tcPr>
          <w:p w14:paraId="2D4C4808" w14:textId="3B0BCB70" w:rsidR="00045607" w:rsidRPr="00D84F99" w:rsidRDefault="00045607">
            <w:pPr>
              <w:rPr>
                <w:rFonts w:cstheme="minorHAnsi"/>
              </w:rPr>
            </w:pPr>
            <w:r w:rsidRPr="00D84F99">
              <w:rPr>
                <w:rFonts w:cstheme="minorHAnsi"/>
              </w:rPr>
              <w:t>CLR</w:t>
            </w:r>
          </w:p>
        </w:tc>
        <w:tc>
          <w:tcPr>
            <w:tcW w:w="3994" w:type="dxa"/>
          </w:tcPr>
          <w:p w14:paraId="62742B4D" w14:textId="6368B2E6" w:rsidR="00045607" w:rsidRPr="00D84F99" w:rsidRDefault="00045607">
            <w:pPr>
              <w:rPr>
                <w:rFonts w:cstheme="minorHAnsi"/>
                <w:lang w:val="en-US"/>
              </w:rPr>
            </w:pPr>
            <w:r w:rsidRPr="00D84F99">
              <w:rPr>
                <w:rFonts w:cstheme="minorHAnsi"/>
                <w:lang w:val="en-US"/>
              </w:rPr>
              <w:t>Common Language Runtime</w:t>
            </w:r>
          </w:p>
        </w:tc>
        <w:tc>
          <w:tcPr>
            <w:tcW w:w="4507" w:type="dxa"/>
          </w:tcPr>
          <w:p w14:paraId="1DAE255B" w14:textId="77777777" w:rsidR="00045607" w:rsidRPr="00D20F7B" w:rsidRDefault="00045607">
            <w:pPr>
              <w:rPr>
                <w:rFonts w:cstheme="minorHAnsi"/>
              </w:rPr>
            </w:pPr>
          </w:p>
        </w:tc>
        <w:tc>
          <w:tcPr>
            <w:tcW w:w="1021" w:type="dxa"/>
          </w:tcPr>
          <w:p w14:paraId="3CDBDB9E" w14:textId="77777777" w:rsidR="00045607" w:rsidRPr="00D20F7B" w:rsidRDefault="00045607">
            <w:pPr>
              <w:rPr>
                <w:rFonts w:cstheme="minorHAnsi"/>
              </w:rPr>
            </w:pPr>
          </w:p>
        </w:tc>
      </w:tr>
      <w:tr w:rsidR="00045607" w:rsidRPr="00621687" w14:paraId="47A5EAAD" w14:textId="77777777" w:rsidTr="00CD2639">
        <w:tc>
          <w:tcPr>
            <w:tcW w:w="1110" w:type="dxa"/>
          </w:tcPr>
          <w:p w14:paraId="66F44397" w14:textId="562EF0C8" w:rsidR="00045607" w:rsidRPr="00D84F99" w:rsidRDefault="00045607" w:rsidP="00045607">
            <w:pPr>
              <w:rPr>
                <w:rFonts w:cstheme="minorHAnsi"/>
              </w:rPr>
            </w:pPr>
            <w:r w:rsidRPr="00D84F99">
              <w:rPr>
                <w:rFonts w:cstheme="minorHAnsi"/>
              </w:rPr>
              <w:t>CLI</w:t>
            </w:r>
          </w:p>
        </w:tc>
        <w:tc>
          <w:tcPr>
            <w:tcW w:w="3994" w:type="dxa"/>
          </w:tcPr>
          <w:p w14:paraId="43D1F79C" w14:textId="173C8E98" w:rsidR="00045607" w:rsidRPr="00D84F99" w:rsidRDefault="00045607" w:rsidP="00045607">
            <w:pPr>
              <w:rPr>
                <w:rFonts w:cstheme="minorHAnsi"/>
                <w:lang w:val="en-US"/>
              </w:rPr>
            </w:pPr>
            <w:r w:rsidRPr="00D84F99">
              <w:rPr>
                <w:rFonts w:cstheme="minorHAnsi"/>
                <w:lang w:val="en-US"/>
              </w:rPr>
              <w:t>Common Language Infrastructure</w:t>
            </w:r>
          </w:p>
        </w:tc>
        <w:tc>
          <w:tcPr>
            <w:tcW w:w="4507" w:type="dxa"/>
          </w:tcPr>
          <w:p w14:paraId="6914E9E5" w14:textId="77777777" w:rsidR="00045607" w:rsidRPr="00D20F7B" w:rsidRDefault="00045607" w:rsidP="00045607">
            <w:pPr>
              <w:rPr>
                <w:rFonts w:cstheme="minorHAnsi"/>
              </w:rPr>
            </w:pPr>
          </w:p>
        </w:tc>
        <w:tc>
          <w:tcPr>
            <w:tcW w:w="1021" w:type="dxa"/>
          </w:tcPr>
          <w:p w14:paraId="625DE84E" w14:textId="77777777" w:rsidR="00045607" w:rsidRPr="00D20F7B" w:rsidRDefault="00045607" w:rsidP="00045607">
            <w:pPr>
              <w:rPr>
                <w:rFonts w:cstheme="minorHAnsi"/>
              </w:rPr>
            </w:pPr>
          </w:p>
        </w:tc>
      </w:tr>
      <w:tr w:rsidR="00F67031" w:rsidRPr="00621687" w14:paraId="0B3B643A" w14:textId="77777777" w:rsidTr="00CD2639">
        <w:tc>
          <w:tcPr>
            <w:tcW w:w="1110" w:type="dxa"/>
          </w:tcPr>
          <w:p w14:paraId="2ABA0877" w14:textId="77777777" w:rsidR="00F67031" w:rsidRPr="00D20F7B" w:rsidRDefault="00F67031">
            <w:pPr>
              <w:rPr>
                <w:rFonts w:cstheme="minorHAnsi"/>
              </w:rPr>
            </w:pPr>
            <w:r w:rsidRPr="00D20F7B">
              <w:rPr>
                <w:rFonts w:cstheme="minorHAnsi"/>
              </w:rPr>
              <w:t>MSIL</w:t>
            </w:r>
          </w:p>
        </w:tc>
        <w:tc>
          <w:tcPr>
            <w:tcW w:w="3994" w:type="dxa"/>
          </w:tcPr>
          <w:p w14:paraId="3DE39905" w14:textId="77777777" w:rsidR="00F67031" w:rsidRPr="00D20F7B" w:rsidRDefault="00F67031">
            <w:pPr>
              <w:rPr>
                <w:rFonts w:cstheme="minorHAnsi"/>
                <w:lang w:val="en-US"/>
              </w:rPr>
            </w:pPr>
            <w:r w:rsidRPr="00D20F7B">
              <w:rPr>
                <w:rFonts w:cstheme="minorHAnsi"/>
                <w:lang w:val="en-US"/>
              </w:rPr>
              <w:t>Microsoft Intermediate Language</w:t>
            </w:r>
          </w:p>
        </w:tc>
        <w:tc>
          <w:tcPr>
            <w:tcW w:w="4507" w:type="dxa"/>
          </w:tcPr>
          <w:p w14:paraId="5F721BD9" w14:textId="77777777" w:rsidR="00F67031" w:rsidRPr="00D20F7B" w:rsidRDefault="00F67031">
            <w:pPr>
              <w:rPr>
                <w:rFonts w:cstheme="minorHAnsi"/>
              </w:rPr>
            </w:pPr>
            <w:r w:rsidRPr="00D20F7B">
              <w:rPr>
                <w:rFonts w:cstheme="minorHAnsi"/>
              </w:rPr>
              <w:t xml:space="preserve">.NET </w:t>
            </w:r>
            <w:proofErr w:type="spellStart"/>
            <w:r w:rsidRPr="00D20F7B">
              <w:rPr>
                <w:rFonts w:cstheme="minorHAnsi"/>
              </w:rPr>
              <w:t>bytecode</w:t>
            </w:r>
            <w:proofErr w:type="spellEnd"/>
            <w:r w:rsidRPr="00D20F7B">
              <w:rPr>
                <w:rFonts w:cstheme="minorHAnsi"/>
              </w:rPr>
              <w:t xml:space="preserve"> </w:t>
            </w:r>
          </w:p>
        </w:tc>
        <w:tc>
          <w:tcPr>
            <w:tcW w:w="1021" w:type="dxa"/>
          </w:tcPr>
          <w:p w14:paraId="37A3352A" w14:textId="77777777" w:rsidR="00F67031" w:rsidRPr="00D20F7B" w:rsidRDefault="00F67031">
            <w:pPr>
              <w:rPr>
                <w:rFonts w:cstheme="minorHAnsi"/>
              </w:rPr>
            </w:pPr>
            <w:r w:rsidRPr="00D20F7B">
              <w:rPr>
                <w:rFonts w:cstheme="minorHAnsi"/>
              </w:rPr>
              <w:t>3.3</w:t>
            </w:r>
          </w:p>
        </w:tc>
      </w:tr>
      <w:tr w:rsidR="00F67031" w:rsidRPr="00621687" w14:paraId="100D19C8" w14:textId="77777777" w:rsidTr="00CD2639">
        <w:tc>
          <w:tcPr>
            <w:tcW w:w="1110" w:type="dxa"/>
          </w:tcPr>
          <w:p w14:paraId="0080C1FE" w14:textId="77777777" w:rsidR="00F67031" w:rsidRPr="00D20F7B" w:rsidRDefault="00F67031">
            <w:pPr>
              <w:rPr>
                <w:rFonts w:cstheme="minorHAnsi"/>
              </w:rPr>
            </w:pPr>
            <w:proofErr w:type="spellStart"/>
            <w:r w:rsidRPr="00D20F7B">
              <w:rPr>
                <w:rFonts w:cstheme="minorHAnsi"/>
              </w:rPr>
              <w:t>NGen</w:t>
            </w:r>
            <w:proofErr w:type="spellEnd"/>
          </w:p>
        </w:tc>
        <w:tc>
          <w:tcPr>
            <w:tcW w:w="3994" w:type="dxa"/>
          </w:tcPr>
          <w:p w14:paraId="669ED43C" w14:textId="77777777" w:rsidR="00F67031" w:rsidRPr="00D20F7B" w:rsidRDefault="00F67031">
            <w:pPr>
              <w:rPr>
                <w:rFonts w:cstheme="minorHAnsi"/>
                <w:lang w:val="en-US"/>
              </w:rPr>
            </w:pPr>
            <w:r w:rsidRPr="00D20F7B">
              <w:rPr>
                <w:rFonts w:cstheme="minorHAnsi"/>
                <w:lang w:val="en-US"/>
              </w:rPr>
              <w:t>Native Image Generator</w:t>
            </w:r>
          </w:p>
        </w:tc>
        <w:tc>
          <w:tcPr>
            <w:tcW w:w="4507" w:type="dxa"/>
          </w:tcPr>
          <w:p w14:paraId="7640ED04" w14:textId="77777777" w:rsidR="00F67031" w:rsidRPr="00D20F7B" w:rsidRDefault="00F67031">
            <w:pPr>
              <w:rPr>
                <w:rFonts w:cstheme="minorHAnsi"/>
              </w:rPr>
            </w:pPr>
            <w:r w:rsidRPr="00D20F7B">
              <w:rPr>
                <w:rFonts w:cstheme="minorHAnsi"/>
              </w:rPr>
              <w:t>Nástroj na správu nativních obrazů MSIL</w:t>
            </w:r>
          </w:p>
        </w:tc>
        <w:tc>
          <w:tcPr>
            <w:tcW w:w="1021" w:type="dxa"/>
          </w:tcPr>
          <w:p w14:paraId="33D1BB59" w14:textId="77777777" w:rsidR="00F67031" w:rsidRPr="00D20F7B" w:rsidRDefault="00F67031">
            <w:pPr>
              <w:rPr>
                <w:rFonts w:cstheme="minorHAnsi"/>
              </w:rPr>
            </w:pPr>
            <w:r w:rsidRPr="00D20F7B">
              <w:rPr>
                <w:rFonts w:cstheme="minorHAnsi"/>
              </w:rPr>
              <w:t>3.3</w:t>
            </w:r>
          </w:p>
        </w:tc>
      </w:tr>
      <w:tr w:rsidR="00F67031" w:rsidRPr="00621687" w14:paraId="5B8B4F79" w14:textId="77777777" w:rsidTr="00CD2639">
        <w:tc>
          <w:tcPr>
            <w:tcW w:w="1110" w:type="dxa"/>
          </w:tcPr>
          <w:p w14:paraId="61A2B5F7" w14:textId="77777777" w:rsidR="00F67031" w:rsidRPr="00D20F7B" w:rsidRDefault="00F67031">
            <w:pPr>
              <w:rPr>
                <w:rFonts w:cstheme="minorHAnsi"/>
              </w:rPr>
            </w:pPr>
            <w:r w:rsidRPr="00D20F7B">
              <w:rPr>
                <w:rFonts w:cstheme="minorHAnsi"/>
              </w:rPr>
              <w:t>NIC</w:t>
            </w:r>
          </w:p>
        </w:tc>
        <w:tc>
          <w:tcPr>
            <w:tcW w:w="3994" w:type="dxa"/>
          </w:tcPr>
          <w:p w14:paraId="3A2BBA4B" w14:textId="77777777" w:rsidR="00F67031" w:rsidRPr="00D20F7B" w:rsidRDefault="00F67031">
            <w:pPr>
              <w:rPr>
                <w:rFonts w:cstheme="minorHAnsi"/>
                <w:lang w:val="en-US"/>
              </w:rPr>
            </w:pPr>
            <w:r w:rsidRPr="00D20F7B">
              <w:rPr>
                <w:rFonts w:cstheme="minorHAnsi"/>
                <w:lang w:val="en-US"/>
              </w:rPr>
              <w:t>Native Image Cache</w:t>
            </w:r>
          </w:p>
        </w:tc>
        <w:tc>
          <w:tcPr>
            <w:tcW w:w="4507" w:type="dxa"/>
          </w:tcPr>
          <w:p w14:paraId="3A96A8DC" w14:textId="77777777" w:rsidR="00F67031" w:rsidRPr="00D20F7B" w:rsidRDefault="00F67031">
            <w:pPr>
              <w:rPr>
                <w:rFonts w:cstheme="minorHAnsi"/>
              </w:rPr>
            </w:pPr>
            <w:r w:rsidRPr="00D20F7B">
              <w:rPr>
                <w:rFonts w:cstheme="minorHAnsi"/>
              </w:rPr>
              <w:t>Úložiště nativních obrazů MSIL</w:t>
            </w:r>
          </w:p>
        </w:tc>
        <w:tc>
          <w:tcPr>
            <w:tcW w:w="1021" w:type="dxa"/>
          </w:tcPr>
          <w:p w14:paraId="40D8E30D" w14:textId="77777777" w:rsidR="00F67031" w:rsidRPr="00D20F7B" w:rsidRDefault="00F67031">
            <w:pPr>
              <w:rPr>
                <w:rFonts w:cstheme="minorHAnsi"/>
              </w:rPr>
            </w:pPr>
            <w:r w:rsidRPr="00D20F7B">
              <w:rPr>
                <w:rFonts w:cstheme="minorHAnsi"/>
              </w:rPr>
              <w:t>3.3</w:t>
            </w:r>
          </w:p>
        </w:tc>
      </w:tr>
      <w:tr w:rsidR="00F67031" w:rsidRPr="00621687" w14:paraId="564ACF71" w14:textId="77777777" w:rsidTr="00CD2639">
        <w:tc>
          <w:tcPr>
            <w:tcW w:w="1110" w:type="dxa"/>
          </w:tcPr>
          <w:p w14:paraId="0A74C86D" w14:textId="77777777" w:rsidR="00F67031" w:rsidRPr="00FD4AB2" w:rsidRDefault="00F67031">
            <w:pPr>
              <w:rPr>
                <w:rFonts w:cstheme="minorHAnsi"/>
              </w:rPr>
            </w:pPr>
            <w:r w:rsidRPr="00FD4AB2">
              <w:rPr>
                <w:rFonts w:cstheme="minorHAnsi"/>
              </w:rPr>
              <w:t>MAUI</w:t>
            </w:r>
          </w:p>
        </w:tc>
        <w:tc>
          <w:tcPr>
            <w:tcW w:w="3994" w:type="dxa"/>
          </w:tcPr>
          <w:p w14:paraId="3D39AD8D" w14:textId="77777777" w:rsidR="00F67031" w:rsidRPr="00FD4AB2" w:rsidRDefault="00F67031">
            <w:pPr>
              <w:rPr>
                <w:rFonts w:cstheme="minorHAnsi"/>
                <w:lang w:val="en-US"/>
              </w:rPr>
            </w:pPr>
            <w:r w:rsidRPr="00FD4AB2">
              <w:rPr>
                <w:rFonts w:cstheme="minorHAnsi"/>
                <w:lang w:val="en-US"/>
              </w:rPr>
              <w:t>Multi-platform App UI</w:t>
            </w:r>
          </w:p>
        </w:tc>
        <w:tc>
          <w:tcPr>
            <w:tcW w:w="4507" w:type="dxa"/>
          </w:tcPr>
          <w:p w14:paraId="68C3DDA6" w14:textId="77777777" w:rsidR="00F67031" w:rsidRPr="00FD4AB2" w:rsidRDefault="00F67031">
            <w:pPr>
              <w:rPr>
                <w:rFonts w:cstheme="minorHAnsi"/>
              </w:rPr>
            </w:pPr>
            <w:proofErr w:type="spellStart"/>
            <w:r w:rsidRPr="00FD4AB2">
              <w:rPr>
                <w:rFonts w:cstheme="minorHAnsi"/>
              </w:rPr>
              <w:t>Cross-platform</w:t>
            </w:r>
            <w:proofErr w:type="spellEnd"/>
            <w:r w:rsidRPr="00FD4AB2">
              <w:rPr>
                <w:rFonts w:cstheme="minorHAnsi"/>
              </w:rPr>
              <w:t xml:space="preserve"> .NET aplikace</w:t>
            </w:r>
          </w:p>
        </w:tc>
        <w:tc>
          <w:tcPr>
            <w:tcW w:w="1021" w:type="dxa"/>
          </w:tcPr>
          <w:p w14:paraId="3D1B2AEE" w14:textId="77777777" w:rsidR="00F67031" w:rsidRPr="00D20F7B" w:rsidRDefault="00F67031">
            <w:pPr>
              <w:rPr>
                <w:rFonts w:cstheme="minorHAnsi"/>
              </w:rPr>
            </w:pPr>
          </w:p>
        </w:tc>
      </w:tr>
      <w:tr w:rsidR="00F67031" w:rsidRPr="00621687" w14:paraId="0047F8E1" w14:textId="77777777" w:rsidTr="00CD2639">
        <w:tc>
          <w:tcPr>
            <w:tcW w:w="1110" w:type="dxa"/>
          </w:tcPr>
          <w:p w14:paraId="0F04F9DF" w14:textId="77777777" w:rsidR="00F67031" w:rsidRPr="00D20F7B" w:rsidRDefault="00F67031">
            <w:pPr>
              <w:rPr>
                <w:rFonts w:cstheme="minorHAnsi"/>
              </w:rPr>
            </w:pPr>
            <w:r w:rsidRPr="00D20F7B">
              <w:rPr>
                <w:rFonts w:cstheme="minorHAnsi"/>
              </w:rPr>
              <w:t>DRY</w:t>
            </w:r>
          </w:p>
        </w:tc>
        <w:tc>
          <w:tcPr>
            <w:tcW w:w="3994" w:type="dxa"/>
          </w:tcPr>
          <w:p w14:paraId="4CF28EFE" w14:textId="77777777" w:rsidR="00F67031" w:rsidRPr="00D20F7B" w:rsidRDefault="00F67031">
            <w:pPr>
              <w:rPr>
                <w:rFonts w:cstheme="minorHAnsi"/>
                <w:lang w:val="en-US"/>
              </w:rPr>
            </w:pPr>
            <w:r w:rsidRPr="00D20F7B">
              <w:rPr>
                <w:rFonts w:cstheme="minorHAnsi"/>
                <w:lang w:val="en-US"/>
              </w:rPr>
              <w:t>Don’t Repeat Yourself</w:t>
            </w:r>
          </w:p>
        </w:tc>
        <w:tc>
          <w:tcPr>
            <w:tcW w:w="4507" w:type="dxa"/>
          </w:tcPr>
          <w:p w14:paraId="10647BD8" w14:textId="77777777" w:rsidR="00F67031" w:rsidRPr="00D20F7B" w:rsidRDefault="00F67031">
            <w:pPr>
              <w:rPr>
                <w:rFonts w:cstheme="minorHAnsi"/>
              </w:rPr>
            </w:pPr>
            <w:r w:rsidRPr="00D20F7B">
              <w:rPr>
                <w:rFonts w:cstheme="minorHAnsi"/>
              </w:rPr>
              <w:t>Minimalizace opakujících se částí kódu</w:t>
            </w:r>
          </w:p>
        </w:tc>
        <w:tc>
          <w:tcPr>
            <w:tcW w:w="1021" w:type="dxa"/>
          </w:tcPr>
          <w:p w14:paraId="79EFD193" w14:textId="77777777" w:rsidR="00F67031" w:rsidRPr="00D20F7B" w:rsidRDefault="00F67031">
            <w:pPr>
              <w:rPr>
                <w:rFonts w:cstheme="minorHAnsi"/>
              </w:rPr>
            </w:pPr>
          </w:p>
        </w:tc>
      </w:tr>
      <w:tr w:rsidR="00F67031" w:rsidRPr="00621687" w14:paraId="67898D2C" w14:textId="77777777" w:rsidTr="00CD2639">
        <w:tc>
          <w:tcPr>
            <w:tcW w:w="1110" w:type="dxa"/>
          </w:tcPr>
          <w:p w14:paraId="6423889B" w14:textId="77777777" w:rsidR="00F67031" w:rsidRPr="00D20F7B" w:rsidRDefault="00F67031">
            <w:pPr>
              <w:rPr>
                <w:rFonts w:cstheme="minorHAnsi"/>
              </w:rPr>
            </w:pPr>
            <w:r w:rsidRPr="00D20F7B">
              <w:rPr>
                <w:rFonts w:cstheme="minorHAnsi"/>
              </w:rPr>
              <w:t>IDE</w:t>
            </w:r>
          </w:p>
        </w:tc>
        <w:tc>
          <w:tcPr>
            <w:tcW w:w="3994" w:type="dxa"/>
          </w:tcPr>
          <w:p w14:paraId="423C9D58" w14:textId="77777777" w:rsidR="00F67031" w:rsidRPr="00D20F7B" w:rsidRDefault="00F67031">
            <w:pPr>
              <w:rPr>
                <w:rFonts w:cstheme="minorHAnsi"/>
                <w:lang w:val="en-US"/>
              </w:rPr>
            </w:pPr>
            <w:r w:rsidRPr="00D20F7B">
              <w:rPr>
                <w:rFonts w:cstheme="minorHAnsi"/>
                <w:lang w:val="en-US"/>
              </w:rPr>
              <w:t>Integrated Development Environment</w:t>
            </w:r>
          </w:p>
        </w:tc>
        <w:tc>
          <w:tcPr>
            <w:tcW w:w="4507" w:type="dxa"/>
          </w:tcPr>
          <w:p w14:paraId="2A6D0493" w14:textId="77777777" w:rsidR="00F67031" w:rsidRPr="00D20F7B" w:rsidRDefault="00F67031">
            <w:pPr>
              <w:rPr>
                <w:rFonts w:cstheme="minorHAnsi"/>
              </w:rPr>
            </w:pPr>
            <w:r w:rsidRPr="00D20F7B">
              <w:rPr>
                <w:rFonts w:cstheme="minorHAnsi"/>
              </w:rPr>
              <w:t xml:space="preserve">Vývojové prostředí (např. </w:t>
            </w:r>
            <w:r w:rsidRPr="00D20F7B">
              <w:rPr>
                <w:rFonts w:cstheme="minorHAnsi"/>
                <w:lang w:val="en-US"/>
              </w:rPr>
              <w:t>Visual Studio</w:t>
            </w:r>
            <w:r w:rsidRPr="00D20F7B">
              <w:rPr>
                <w:rFonts w:cstheme="minorHAnsi"/>
              </w:rPr>
              <w:t>)</w:t>
            </w:r>
          </w:p>
        </w:tc>
        <w:tc>
          <w:tcPr>
            <w:tcW w:w="1021" w:type="dxa"/>
          </w:tcPr>
          <w:p w14:paraId="33553972" w14:textId="77777777" w:rsidR="00F67031" w:rsidRPr="00D20F7B" w:rsidRDefault="00F67031">
            <w:pPr>
              <w:rPr>
                <w:rFonts w:cstheme="minorHAnsi"/>
              </w:rPr>
            </w:pPr>
            <w:r w:rsidRPr="00D20F7B">
              <w:rPr>
                <w:rFonts w:cstheme="minorHAnsi"/>
              </w:rPr>
              <w:t>-</w:t>
            </w:r>
          </w:p>
        </w:tc>
      </w:tr>
      <w:tr w:rsidR="00F67031" w:rsidRPr="00621687" w14:paraId="568E41FF" w14:textId="77777777" w:rsidTr="00CD2639">
        <w:tc>
          <w:tcPr>
            <w:tcW w:w="1110" w:type="dxa"/>
          </w:tcPr>
          <w:p w14:paraId="22F9CB1F" w14:textId="77777777" w:rsidR="00F67031" w:rsidRPr="00D20F7B" w:rsidRDefault="00F67031" w:rsidP="00B86DD3">
            <w:pPr>
              <w:rPr>
                <w:rFonts w:cstheme="minorHAnsi"/>
              </w:rPr>
            </w:pPr>
            <w:r w:rsidRPr="00D20F7B">
              <w:rPr>
                <w:rFonts w:cstheme="minorHAnsi"/>
              </w:rPr>
              <w:t>NPC</w:t>
            </w:r>
          </w:p>
        </w:tc>
        <w:tc>
          <w:tcPr>
            <w:tcW w:w="3994" w:type="dxa"/>
          </w:tcPr>
          <w:p w14:paraId="63F21A95" w14:textId="77777777" w:rsidR="00F67031" w:rsidRPr="00D20F7B" w:rsidRDefault="00F67031" w:rsidP="00B86DD3">
            <w:pPr>
              <w:rPr>
                <w:rFonts w:cstheme="minorHAnsi"/>
                <w:lang w:val="en-US"/>
              </w:rPr>
            </w:pPr>
            <w:r w:rsidRPr="00D20F7B">
              <w:rPr>
                <w:rFonts w:cstheme="minorHAnsi"/>
                <w:lang w:val="en-US"/>
              </w:rPr>
              <w:t>Non-Playable Character</w:t>
            </w:r>
          </w:p>
        </w:tc>
        <w:tc>
          <w:tcPr>
            <w:tcW w:w="4507" w:type="dxa"/>
          </w:tcPr>
          <w:p w14:paraId="59F2BA6B" w14:textId="77777777" w:rsidR="00F67031" w:rsidRPr="00D20F7B" w:rsidRDefault="00F67031" w:rsidP="00B86DD3">
            <w:pPr>
              <w:rPr>
                <w:rFonts w:cstheme="minorHAnsi"/>
              </w:rPr>
            </w:pPr>
            <w:r w:rsidRPr="00D20F7B">
              <w:rPr>
                <w:rFonts w:cstheme="minorHAnsi"/>
              </w:rPr>
              <w:t>Postava neovládaná hráčem</w:t>
            </w:r>
          </w:p>
        </w:tc>
        <w:tc>
          <w:tcPr>
            <w:tcW w:w="1021" w:type="dxa"/>
          </w:tcPr>
          <w:p w14:paraId="4FE6711D" w14:textId="77777777" w:rsidR="00F67031" w:rsidRPr="00D20F7B" w:rsidRDefault="00F67031" w:rsidP="00B86DD3">
            <w:pPr>
              <w:rPr>
                <w:rFonts w:cstheme="minorHAnsi"/>
              </w:rPr>
            </w:pPr>
            <w:r w:rsidRPr="00D20F7B">
              <w:rPr>
                <w:rFonts w:cstheme="minorHAnsi"/>
              </w:rPr>
              <w:t>-</w:t>
            </w:r>
          </w:p>
        </w:tc>
      </w:tr>
      <w:tr w:rsidR="00F67031" w:rsidRPr="00621687" w14:paraId="4ED2469B" w14:textId="77777777" w:rsidTr="00CD2639">
        <w:tc>
          <w:tcPr>
            <w:tcW w:w="1110" w:type="dxa"/>
          </w:tcPr>
          <w:p w14:paraId="2A86B306" w14:textId="77777777" w:rsidR="00F67031" w:rsidRPr="00D20F7B" w:rsidRDefault="00F67031" w:rsidP="00B86DD3">
            <w:pPr>
              <w:rPr>
                <w:rFonts w:cstheme="minorHAnsi"/>
              </w:rPr>
            </w:pPr>
            <w:proofErr w:type="spellStart"/>
            <w:r w:rsidRPr="00D20F7B">
              <w:rPr>
                <w:rFonts w:cstheme="minorHAnsi"/>
              </w:rPr>
              <w:t>exp</w:t>
            </w:r>
            <w:proofErr w:type="spellEnd"/>
          </w:p>
        </w:tc>
        <w:tc>
          <w:tcPr>
            <w:tcW w:w="3994" w:type="dxa"/>
          </w:tcPr>
          <w:p w14:paraId="0C8EA96D" w14:textId="77777777" w:rsidR="00F67031" w:rsidRPr="00D20F7B" w:rsidRDefault="00F67031" w:rsidP="00B86DD3">
            <w:pPr>
              <w:rPr>
                <w:rFonts w:cstheme="minorHAnsi"/>
              </w:rPr>
            </w:pPr>
            <w:r w:rsidRPr="00D20F7B">
              <w:rPr>
                <w:rFonts w:cstheme="minorHAnsi"/>
                <w:lang w:val="en-US"/>
              </w:rPr>
              <w:t xml:space="preserve">Experience </w:t>
            </w:r>
            <w:r w:rsidRPr="00D20F7B">
              <w:rPr>
                <w:rFonts w:cstheme="minorHAnsi"/>
              </w:rPr>
              <w:t>(point)</w:t>
            </w:r>
          </w:p>
        </w:tc>
        <w:tc>
          <w:tcPr>
            <w:tcW w:w="4507" w:type="dxa"/>
          </w:tcPr>
          <w:p w14:paraId="58066F92" w14:textId="77777777" w:rsidR="00F67031" w:rsidRPr="00D20F7B" w:rsidRDefault="00F67031" w:rsidP="00B86DD3">
            <w:pPr>
              <w:rPr>
                <w:rFonts w:cstheme="minorHAnsi"/>
              </w:rPr>
            </w:pPr>
            <w:r w:rsidRPr="00D20F7B">
              <w:rPr>
                <w:rFonts w:cstheme="minorHAnsi"/>
              </w:rPr>
              <w:t>Body potřebné k zvýšení úrovně v RPG</w:t>
            </w:r>
          </w:p>
        </w:tc>
        <w:tc>
          <w:tcPr>
            <w:tcW w:w="1021" w:type="dxa"/>
          </w:tcPr>
          <w:p w14:paraId="09F31DFE" w14:textId="77777777" w:rsidR="00F67031" w:rsidRPr="00D20F7B" w:rsidRDefault="00F67031" w:rsidP="00B86DD3">
            <w:pPr>
              <w:rPr>
                <w:rFonts w:cstheme="minorHAnsi"/>
              </w:rPr>
            </w:pPr>
            <w:r w:rsidRPr="00D20F7B">
              <w:rPr>
                <w:rFonts w:cstheme="minorHAnsi"/>
              </w:rPr>
              <w:t>-</w:t>
            </w:r>
          </w:p>
        </w:tc>
      </w:tr>
      <w:tr w:rsidR="00F67031" w:rsidRPr="00621687" w14:paraId="6E6EFE51" w14:textId="77777777" w:rsidTr="00CD2639">
        <w:tc>
          <w:tcPr>
            <w:tcW w:w="1110" w:type="dxa"/>
          </w:tcPr>
          <w:p w14:paraId="73EB7E06" w14:textId="77777777" w:rsidR="00F67031" w:rsidRPr="00D20F7B" w:rsidRDefault="00F67031" w:rsidP="00B86DD3">
            <w:pPr>
              <w:rPr>
                <w:rFonts w:cstheme="minorHAnsi"/>
              </w:rPr>
            </w:pPr>
            <w:r w:rsidRPr="00D20F7B">
              <w:rPr>
                <w:rFonts w:cstheme="minorHAnsi"/>
              </w:rPr>
              <w:t>JRPG</w:t>
            </w:r>
          </w:p>
        </w:tc>
        <w:tc>
          <w:tcPr>
            <w:tcW w:w="3994" w:type="dxa"/>
          </w:tcPr>
          <w:p w14:paraId="2C4EA497" w14:textId="77777777" w:rsidR="00F67031" w:rsidRPr="00D20F7B" w:rsidRDefault="00F67031" w:rsidP="00B86DD3">
            <w:pPr>
              <w:rPr>
                <w:rFonts w:cstheme="minorHAnsi"/>
                <w:lang w:val="en-US"/>
              </w:rPr>
            </w:pPr>
            <w:r w:rsidRPr="00D20F7B">
              <w:rPr>
                <w:rFonts w:cstheme="minorHAnsi"/>
                <w:lang w:val="en-US"/>
              </w:rPr>
              <w:t>Japan RPG</w:t>
            </w:r>
          </w:p>
        </w:tc>
        <w:tc>
          <w:tcPr>
            <w:tcW w:w="4507" w:type="dxa"/>
          </w:tcPr>
          <w:p w14:paraId="600D0ACC" w14:textId="77777777" w:rsidR="00F67031" w:rsidRPr="00D20F7B" w:rsidRDefault="00F67031" w:rsidP="00B86DD3">
            <w:pPr>
              <w:rPr>
                <w:rFonts w:cstheme="minorHAnsi"/>
              </w:rPr>
            </w:pPr>
            <w:r w:rsidRPr="00D20F7B">
              <w:rPr>
                <w:rFonts w:cstheme="minorHAnsi"/>
              </w:rPr>
              <w:t>RPG s předdefinovanou cestou</w:t>
            </w:r>
          </w:p>
        </w:tc>
        <w:tc>
          <w:tcPr>
            <w:tcW w:w="1021" w:type="dxa"/>
          </w:tcPr>
          <w:p w14:paraId="6F641B0F" w14:textId="70F68447" w:rsidR="00F67031" w:rsidRPr="00D20F7B" w:rsidRDefault="003A5D1B" w:rsidP="00B86DD3">
            <w:pPr>
              <w:rPr>
                <w:rFonts w:cstheme="minorHAnsi"/>
              </w:rPr>
            </w:pPr>
            <w:r>
              <w:rPr>
                <w:rFonts w:cstheme="minorHAnsi"/>
              </w:rPr>
              <w:t>-</w:t>
            </w:r>
          </w:p>
        </w:tc>
      </w:tr>
      <w:tr w:rsidR="00F67031" w:rsidRPr="00621687" w14:paraId="68495793" w14:textId="77777777" w:rsidTr="00CD2639">
        <w:tc>
          <w:tcPr>
            <w:tcW w:w="1110" w:type="dxa"/>
          </w:tcPr>
          <w:p w14:paraId="331F4A9C" w14:textId="77777777" w:rsidR="00F67031" w:rsidRPr="00D20F7B" w:rsidRDefault="00F67031" w:rsidP="00B86DD3">
            <w:pPr>
              <w:rPr>
                <w:rFonts w:cstheme="minorHAnsi"/>
              </w:rPr>
            </w:pPr>
            <w:r w:rsidRPr="00D20F7B">
              <w:rPr>
                <w:rFonts w:cstheme="minorHAnsi"/>
              </w:rPr>
              <w:t>MMORPG</w:t>
            </w:r>
          </w:p>
        </w:tc>
        <w:tc>
          <w:tcPr>
            <w:tcW w:w="3994" w:type="dxa"/>
          </w:tcPr>
          <w:p w14:paraId="527E0CC6" w14:textId="77777777" w:rsidR="00F67031" w:rsidRPr="00D20F7B" w:rsidRDefault="00F67031" w:rsidP="00B86DD3">
            <w:pPr>
              <w:rPr>
                <w:rFonts w:cstheme="minorHAnsi"/>
                <w:lang w:val="en-US"/>
              </w:rPr>
            </w:pPr>
            <w:r w:rsidRPr="00D20F7B">
              <w:rPr>
                <w:rFonts w:cstheme="minorHAnsi"/>
                <w:lang w:val="en-US"/>
              </w:rPr>
              <w:t>Massively Multiplayer Online RPG</w:t>
            </w:r>
          </w:p>
        </w:tc>
        <w:tc>
          <w:tcPr>
            <w:tcW w:w="4507" w:type="dxa"/>
          </w:tcPr>
          <w:p w14:paraId="48BCFA6B" w14:textId="77777777" w:rsidR="00F67031" w:rsidRPr="00D20F7B" w:rsidRDefault="00F67031" w:rsidP="00B86DD3">
            <w:pPr>
              <w:rPr>
                <w:rFonts w:cstheme="minorHAnsi"/>
              </w:rPr>
            </w:pPr>
            <w:r w:rsidRPr="00D20F7B">
              <w:rPr>
                <w:rFonts w:cstheme="minorHAnsi"/>
              </w:rPr>
              <w:t>Online RPG s tisíci hráči na stejném serveru</w:t>
            </w:r>
          </w:p>
        </w:tc>
        <w:tc>
          <w:tcPr>
            <w:tcW w:w="1021" w:type="dxa"/>
          </w:tcPr>
          <w:p w14:paraId="14DFC9B1" w14:textId="77777777" w:rsidR="00F67031" w:rsidRPr="00D20F7B" w:rsidRDefault="00F67031" w:rsidP="00B86DD3">
            <w:pPr>
              <w:rPr>
                <w:rFonts w:cstheme="minorHAnsi"/>
              </w:rPr>
            </w:pPr>
            <w:r w:rsidRPr="00D20F7B">
              <w:rPr>
                <w:rFonts w:cstheme="minorHAnsi"/>
              </w:rPr>
              <w:t>4.1</w:t>
            </w:r>
          </w:p>
        </w:tc>
      </w:tr>
      <w:tr w:rsidR="00F67031" w:rsidRPr="00621687" w14:paraId="01BFB96C" w14:textId="77777777" w:rsidTr="00CD2639">
        <w:tc>
          <w:tcPr>
            <w:tcW w:w="1110" w:type="dxa"/>
          </w:tcPr>
          <w:p w14:paraId="60B19F28" w14:textId="77777777" w:rsidR="00F67031" w:rsidRPr="00D20F7B" w:rsidRDefault="00F67031" w:rsidP="00B86DD3">
            <w:pPr>
              <w:rPr>
                <w:rFonts w:cstheme="minorHAnsi"/>
              </w:rPr>
            </w:pPr>
            <w:proofErr w:type="spellStart"/>
            <w:r w:rsidRPr="00D20F7B">
              <w:rPr>
                <w:rFonts w:cstheme="minorHAnsi"/>
              </w:rPr>
              <w:t>PvP</w:t>
            </w:r>
            <w:proofErr w:type="spellEnd"/>
          </w:p>
        </w:tc>
        <w:tc>
          <w:tcPr>
            <w:tcW w:w="3994" w:type="dxa"/>
          </w:tcPr>
          <w:p w14:paraId="1933ABEF" w14:textId="77777777" w:rsidR="00F67031" w:rsidRPr="00D20F7B" w:rsidRDefault="00F67031" w:rsidP="00B86DD3">
            <w:pPr>
              <w:rPr>
                <w:rFonts w:cstheme="minorHAnsi"/>
                <w:lang w:val="en-US"/>
              </w:rPr>
            </w:pPr>
            <w:r w:rsidRPr="00D20F7B">
              <w:rPr>
                <w:rFonts w:cstheme="minorHAnsi"/>
                <w:lang w:val="en-US"/>
              </w:rPr>
              <w:t>Player vs Player</w:t>
            </w:r>
          </w:p>
        </w:tc>
        <w:tc>
          <w:tcPr>
            <w:tcW w:w="4507" w:type="dxa"/>
          </w:tcPr>
          <w:p w14:paraId="6E57A09A" w14:textId="77777777" w:rsidR="00F67031" w:rsidRPr="00D20F7B" w:rsidRDefault="00F67031" w:rsidP="00B86DD3">
            <w:pPr>
              <w:rPr>
                <w:rFonts w:cstheme="minorHAnsi"/>
              </w:rPr>
            </w:pPr>
            <w:r w:rsidRPr="00D20F7B">
              <w:rPr>
                <w:rFonts w:cstheme="minorHAnsi"/>
              </w:rPr>
              <w:t>Hráč proti hráči</w:t>
            </w:r>
          </w:p>
        </w:tc>
        <w:tc>
          <w:tcPr>
            <w:tcW w:w="1021" w:type="dxa"/>
          </w:tcPr>
          <w:p w14:paraId="32B9174D" w14:textId="77777777" w:rsidR="00F67031" w:rsidRPr="00D20F7B" w:rsidRDefault="00F67031" w:rsidP="00B86DD3">
            <w:pPr>
              <w:rPr>
                <w:rFonts w:cstheme="minorHAnsi"/>
              </w:rPr>
            </w:pPr>
            <w:r w:rsidRPr="00D20F7B">
              <w:rPr>
                <w:rFonts w:cstheme="minorHAnsi"/>
              </w:rPr>
              <w:t>-</w:t>
            </w:r>
          </w:p>
        </w:tc>
      </w:tr>
      <w:tr w:rsidR="00F67031" w:rsidRPr="00621687" w14:paraId="2F0E86BD" w14:textId="77777777" w:rsidTr="00CD2639">
        <w:tc>
          <w:tcPr>
            <w:tcW w:w="1110" w:type="dxa"/>
          </w:tcPr>
          <w:p w14:paraId="33390C8C" w14:textId="77777777" w:rsidR="00F67031" w:rsidRPr="00D20F7B" w:rsidRDefault="00F67031" w:rsidP="00B86DD3">
            <w:pPr>
              <w:rPr>
                <w:rFonts w:cstheme="minorHAnsi"/>
              </w:rPr>
            </w:pPr>
            <w:proofErr w:type="spellStart"/>
            <w:r w:rsidRPr="00D20F7B">
              <w:rPr>
                <w:rFonts w:cstheme="minorHAnsi"/>
              </w:rPr>
              <w:t>PvE</w:t>
            </w:r>
            <w:proofErr w:type="spellEnd"/>
          </w:p>
        </w:tc>
        <w:tc>
          <w:tcPr>
            <w:tcW w:w="3994" w:type="dxa"/>
          </w:tcPr>
          <w:p w14:paraId="2EA32610" w14:textId="77777777" w:rsidR="00F67031" w:rsidRPr="00D20F7B" w:rsidRDefault="00F67031" w:rsidP="00B86DD3">
            <w:pPr>
              <w:rPr>
                <w:rFonts w:cstheme="minorHAnsi"/>
                <w:lang w:val="en-US"/>
              </w:rPr>
            </w:pPr>
            <w:r w:rsidRPr="00D20F7B">
              <w:rPr>
                <w:rFonts w:cstheme="minorHAnsi"/>
                <w:lang w:val="en-US"/>
              </w:rPr>
              <w:t>Player vs Environment</w:t>
            </w:r>
          </w:p>
        </w:tc>
        <w:tc>
          <w:tcPr>
            <w:tcW w:w="4507" w:type="dxa"/>
          </w:tcPr>
          <w:p w14:paraId="43F7FE11" w14:textId="77777777" w:rsidR="00F67031" w:rsidRPr="00D20F7B" w:rsidRDefault="00F67031" w:rsidP="00B86DD3">
            <w:pPr>
              <w:rPr>
                <w:rFonts w:cstheme="minorHAnsi"/>
              </w:rPr>
            </w:pPr>
            <w:r w:rsidRPr="00D20F7B">
              <w:rPr>
                <w:rFonts w:cstheme="minorHAnsi"/>
              </w:rPr>
              <w:t>Hráč proti monstrům ovládaným hrou</w:t>
            </w:r>
          </w:p>
        </w:tc>
        <w:tc>
          <w:tcPr>
            <w:tcW w:w="1021" w:type="dxa"/>
          </w:tcPr>
          <w:p w14:paraId="1BDAAC3E" w14:textId="77777777" w:rsidR="00F67031" w:rsidRPr="00D20F7B" w:rsidRDefault="00F67031" w:rsidP="00B86DD3">
            <w:pPr>
              <w:rPr>
                <w:rFonts w:cstheme="minorHAnsi"/>
              </w:rPr>
            </w:pPr>
            <w:r w:rsidRPr="00D20F7B">
              <w:rPr>
                <w:rFonts w:cstheme="minorHAnsi"/>
              </w:rPr>
              <w:t>-</w:t>
            </w:r>
          </w:p>
        </w:tc>
      </w:tr>
      <w:tr w:rsidR="00F67031" w:rsidRPr="00621687" w14:paraId="0F43551A" w14:textId="77777777" w:rsidTr="00CD2639">
        <w:tc>
          <w:tcPr>
            <w:tcW w:w="1110" w:type="dxa"/>
          </w:tcPr>
          <w:p w14:paraId="5B53CDAF" w14:textId="77777777" w:rsidR="00F67031" w:rsidRPr="00D20F7B" w:rsidRDefault="00F67031" w:rsidP="00B86DD3">
            <w:pPr>
              <w:rPr>
                <w:rFonts w:cstheme="minorHAnsi"/>
              </w:rPr>
            </w:pPr>
            <w:r w:rsidRPr="00D20F7B">
              <w:rPr>
                <w:rFonts w:cstheme="minorHAnsi"/>
              </w:rPr>
              <w:t>FPS</w:t>
            </w:r>
          </w:p>
        </w:tc>
        <w:tc>
          <w:tcPr>
            <w:tcW w:w="3994" w:type="dxa"/>
          </w:tcPr>
          <w:p w14:paraId="3906A84A" w14:textId="77777777" w:rsidR="00F67031" w:rsidRPr="00D20F7B" w:rsidRDefault="00F67031" w:rsidP="00B86DD3">
            <w:pPr>
              <w:rPr>
                <w:rFonts w:cstheme="minorHAnsi"/>
                <w:lang w:val="en-US"/>
              </w:rPr>
            </w:pPr>
            <w:r w:rsidRPr="00D20F7B">
              <w:rPr>
                <w:rFonts w:cstheme="minorHAnsi"/>
                <w:lang w:val="en-US"/>
              </w:rPr>
              <w:t>First Person Shooter</w:t>
            </w:r>
          </w:p>
        </w:tc>
        <w:tc>
          <w:tcPr>
            <w:tcW w:w="4507" w:type="dxa"/>
          </w:tcPr>
          <w:p w14:paraId="4F72E012" w14:textId="77777777" w:rsidR="00F67031" w:rsidRPr="00D20F7B" w:rsidRDefault="00F67031" w:rsidP="00B86DD3">
            <w:pPr>
              <w:rPr>
                <w:rFonts w:cstheme="minorHAnsi"/>
              </w:rPr>
            </w:pPr>
            <w:r w:rsidRPr="00D20F7B">
              <w:rPr>
                <w:rFonts w:cstheme="minorHAnsi"/>
              </w:rPr>
              <w:t xml:space="preserve">Herní žánr </w:t>
            </w:r>
          </w:p>
        </w:tc>
        <w:tc>
          <w:tcPr>
            <w:tcW w:w="1021" w:type="dxa"/>
          </w:tcPr>
          <w:p w14:paraId="050AED6E" w14:textId="77777777" w:rsidR="00F67031" w:rsidRPr="00D20F7B" w:rsidRDefault="00F67031" w:rsidP="00B86DD3">
            <w:pPr>
              <w:rPr>
                <w:rFonts w:cstheme="minorHAnsi"/>
              </w:rPr>
            </w:pPr>
            <w:r w:rsidRPr="00D20F7B">
              <w:rPr>
                <w:rFonts w:cstheme="minorHAnsi"/>
              </w:rPr>
              <w:t>4.2</w:t>
            </w:r>
          </w:p>
        </w:tc>
      </w:tr>
      <w:tr w:rsidR="00F67031" w:rsidRPr="00621687" w14:paraId="5F7A6FE1" w14:textId="77777777" w:rsidTr="00CD2639">
        <w:tc>
          <w:tcPr>
            <w:tcW w:w="1110" w:type="dxa"/>
          </w:tcPr>
          <w:p w14:paraId="25248C81" w14:textId="77777777" w:rsidR="00F67031" w:rsidRPr="00D20F7B" w:rsidRDefault="00F67031" w:rsidP="00B86DD3">
            <w:pPr>
              <w:rPr>
                <w:rFonts w:cstheme="minorHAnsi"/>
              </w:rPr>
            </w:pPr>
            <w:r w:rsidRPr="00D20F7B">
              <w:rPr>
                <w:rFonts w:cstheme="minorHAnsi"/>
              </w:rPr>
              <w:t>TPS</w:t>
            </w:r>
          </w:p>
        </w:tc>
        <w:tc>
          <w:tcPr>
            <w:tcW w:w="3994" w:type="dxa"/>
          </w:tcPr>
          <w:p w14:paraId="062F0456" w14:textId="77777777" w:rsidR="00F67031" w:rsidRPr="00D20F7B" w:rsidRDefault="00F67031" w:rsidP="00B86DD3">
            <w:pPr>
              <w:rPr>
                <w:rFonts w:cstheme="minorHAnsi"/>
                <w:lang w:val="en-US"/>
              </w:rPr>
            </w:pPr>
            <w:r w:rsidRPr="00D20F7B">
              <w:rPr>
                <w:rFonts w:cstheme="minorHAnsi"/>
                <w:lang w:val="en-US"/>
              </w:rPr>
              <w:t>Third Person Shooter</w:t>
            </w:r>
          </w:p>
        </w:tc>
        <w:tc>
          <w:tcPr>
            <w:tcW w:w="4507" w:type="dxa"/>
          </w:tcPr>
          <w:p w14:paraId="54C6180E" w14:textId="77777777" w:rsidR="00F67031" w:rsidRPr="00D20F7B" w:rsidRDefault="00F67031" w:rsidP="00B86DD3">
            <w:pPr>
              <w:rPr>
                <w:rFonts w:cstheme="minorHAnsi"/>
              </w:rPr>
            </w:pPr>
            <w:r w:rsidRPr="00D20F7B">
              <w:rPr>
                <w:rFonts w:cstheme="minorHAnsi"/>
              </w:rPr>
              <w:t>Střílečka z třetí osoby</w:t>
            </w:r>
          </w:p>
        </w:tc>
        <w:tc>
          <w:tcPr>
            <w:tcW w:w="1021" w:type="dxa"/>
          </w:tcPr>
          <w:p w14:paraId="4E95AF7F" w14:textId="77777777" w:rsidR="00F67031" w:rsidRPr="00D20F7B" w:rsidRDefault="00F67031" w:rsidP="00B86DD3">
            <w:pPr>
              <w:rPr>
                <w:rFonts w:cstheme="minorHAnsi"/>
              </w:rPr>
            </w:pPr>
            <w:r w:rsidRPr="00D20F7B">
              <w:rPr>
                <w:rFonts w:cstheme="minorHAnsi"/>
              </w:rPr>
              <w:t>4.2</w:t>
            </w:r>
          </w:p>
        </w:tc>
      </w:tr>
      <w:tr w:rsidR="00F67031" w:rsidRPr="00621687" w14:paraId="5EAA7CB3" w14:textId="77777777" w:rsidTr="00CD2639">
        <w:tc>
          <w:tcPr>
            <w:tcW w:w="1110" w:type="dxa"/>
          </w:tcPr>
          <w:p w14:paraId="7722F549" w14:textId="77777777" w:rsidR="00F67031" w:rsidRPr="00D20F7B" w:rsidRDefault="00F67031" w:rsidP="00B86DD3">
            <w:pPr>
              <w:rPr>
                <w:rFonts w:cstheme="minorHAnsi"/>
              </w:rPr>
            </w:pPr>
            <w:r w:rsidRPr="00D20F7B">
              <w:rPr>
                <w:rFonts w:cstheme="minorHAnsi"/>
              </w:rPr>
              <w:t>RTS</w:t>
            </w:r>
          </w:p>
        </w:tc>
        <w:tc>
          <w:tcPr>
            <w:tcW w:w="3994" w:type="dxa"/>
          </w:tcPr>
          <w:p w14:paraId="1328D69A" w14:textId="77777777" w:rsidR="00F67031" w:rsidRPr="00D20F7B" w:rsidRDefault="00F67031" w:rsidP="00B86DD3">
            <w:pPr>
              <w:rPr>
                <w:rFonts w:cstheme="minorHAnsi"/>
                <w:lang w:val="en-US"/>
              </w:rPr>
            </w:pPr>
            <w:r w:rsidRPr="00D20F7B">
              <w:rPr>
                <w:rFonts w:cstheme="minorHAnsi"/>
                <w:lang w:val="en-US"/>
              </w:rPr>
              <w:t xml:space="preserve">Real Time Strategy </w:t>
            </w:r>
          </w:p>
        </w:tc>
        <w:tc>
          <w:tcPr>
            <w:tcW w:w="4507" w:type="dxa"/>
          </w:tcPr>
          <w:p w14:paraId="20BD86C6" w14:textId="77777777" w:rsidR="00F67031" w:rsidRPr="00D20F7B" w:rsidRDefault="00F67031" w:rsidP="00B86DD3">
            <w:pPr>
              <w:rPr>
                <w:rFonts w:cstheme="minorHAnsi"/>
              </w:rPr>
            </w:pPr>
            <w:r w:rsidRPr="00D20F7B">
              <w:rPr>
                <w:rFonts w:cstheme="minorHAnsi"/>
              </w:rPr>
              <w:t>Herní žánr</w:t>
            </w:r>
          </w:p>
        </w:tc>
        <w:tc>
          <w:tcPr>
            <w:tcW w:w="1021" w:type="dxa"/>
          </w:tcPr>
          <w:p w14:paraId="21E80F95" w14:textId="77777777" w:rsidR="00F67031" w:rsidRPr="00D20F7B" w:rsidRDefault="00F67031" w:rsidP="00B86DD3">
            <w:pPr>
              <w:rPr>
                <w:rFonts w:cstheme="minorHAnsi"/>
              </w:rPr>
            </w:pPr>
            <w:r w:rsidRPr="00D20F7B">
              <w:rPr>
                <w:rFonts w:cstheme="minorHAnsi"/>
              </w:rPr>
              <w:t>4.3</w:t>
            </w:r>
          </w:p>
        </w:tc>
      </w:tr>
      <w:tr w:rsidR="00F67031" w:rsidRPr="00621687" w14:paraId="4EC29BE1" w14:textId="77777777" w:rsidTr="00CD2639">
        <w:tc>
          <w:tcPr>
            <w:tcW w:w="1110" w:type="dxa"/>
          </w:tcPr>
          <w:p w14:paraId="4D7EDA5C" w14:textId="77777777" w:rsidR="00F67031" w:rsidRPr="00D20F7B" w:rsidRDefault="00F67031" w:rsidP="00B86DD3">
            <w:pPr>
              <w:rPr>
                <w:rFonts w:cstheme="minorHAnsi"/>
              </w:rPr>
            </w:pPr>
            <w:r w:rsidRPr="00D20F7B">
              <w:rPr>
                <w:rFonts w:cstheme="minorHAnsi"/>
              </w:rPr>
              <w:t>UI</w:t>
            </w:r>
          </w:p>
        </w:tc>
        <w:tc>
          <w:tcPr>
            <w:tcW w:w="3994" w:type="dxa"/>
          </w:tcPr>
          <w:p w14:paraId="168BD484" w14:textId="77777777" w:rsidR="00F67031" w:rsidRPr="00D20F7B" w:rsidRDefault="00F67031" w:rsidP="00B86DD3">
            <w:pPr>
              <w:rPr>
                <w:rFonts w:cstheme="minorHAnsi"/>
                <w:lang w:val="en-US"/>
              </w:rPr>
            </w:pPr>
            <w:r w:rsidRPr="00D20F7B">
              <w:rPr>
                <w:rFonts w:cstheme="minorHAnsi"/>
                <w:lang w:val="en-US"/>
              </w:rPr>
              <w:t>User Interface</w:t>
            </w:r>
          </w:p>
        </w:tc>
        <w:tc>
          <w:tcPr>
            <w:tcW w:w="4507" w:type="dxa"/>
          </w:tcPr>
          <w:p w14:paraId="0D647E4F" w14:textId="77777777" w:rsidR="00F67031" w:rsidRPr="00D20F7B" w:rsidRDefault="00F67031" w:rsidP="00B86DD3">
            <w:pPr>
              <w:rPr>
                <w:rFonts w:cstheme="minorHAnsi"/>
              </w:rPr>
            </w:pPr>
            <w:r w:rsidRPr="00D20F7B">
              <w:rPr>
                <w:rFonts w:cstheme="minorHAnsi"/>
              </w:rPr>
              <w:t>Uživatelské rozhraní programu</w:t>
            </w:r>
          </w:p>
        </w:tc>
        <w:tc>
          <w:tcPr>
            <w:tcW w:w="1021" w:type="dxa"/>
          </w:tcPr>
          <w:p w14:paraId="634E5292" w14:textId="4F00E8F9" w:rsidR="00F67031" w:rsidRPr="00D20F7B" w:rsidRDefault="003A5D1B" w:rsidP="00B86DD3">
            <w:pPr>
              <w:rPr>
                <w:rFonts w:cstheme="minorHAnsi"/>
              </w:rPr>
            </w:pPr>
            <w:r>
              <w:rPr>
                <w:rFonts w:cstheme="minorHAnsi"/>
              </w:rPr>
              <w:t>-</w:t>
            </w:r>
          </w:p>
        </w:tc>
      </w:tr>
      <w:tr w:rsidR="00F67031" w:rsidRPr="00621687" w14:paraId="65967195" w14:textId="77777777" w:rsidTr="00CD2639">
        <w:tc>
          <w:tcPr>
            <w:tcW w:w="1110" w:type="dxa"/>
          </w:tcPr>
          <w:p w14:paraId="1AE2F5B6" w14:textId="77777777" w:rsidR="00F67031" w:rsidRPr="00D20F7B" w:rsidRDefault="00F67031" w:rsidP="00B86DD3">
            <w:pPr>
              <w:rPr>
                <w:rFonts w:cstheme="minorHAnsi"/>
              </w:rPr>
            </w:pPr>
            <w:r w:rsidRPr="00D20F7B">
              <w:rPr>
                <w:rFonts w:cstheme="minorHAnsi"/>
              </w:rPr>
              <w:t>GUI</w:t>
            </w:r>
          </w:p>
        </w:tc>
        <w:tc>
          <w:tcPr>
            <w:tcW w:w="3994" w:type="dxa"/>
          </w:tcPr>
          <w:p w14:paraId="0FF8FAF9" w14:textId="77777777" w:rsidR="00F67031" w:rsidRPr="00D20F7B" w:rsidRDefault="00F67031" w:rsidP="00B86DD3">
            <w:pPr>
              <w:rPr>
                <w:rFonts w:cstheme="minorHAnsi"/>
                <w:lang w:val="en-US"/>
              </w:rPr>
            </w:pPr>
            <w:r w:rsidRPr="00D20F7B">
              <w:rPr>
                <w:rFonts w:cstheme="minorHAnsi"/>
                <w:lang w:val="en-US"/>
              </w:rPr>
              <w:t>Graphical User Interface</w:t>
            </w:r>
          </w:p>
        </w:tc>
        <w:tc>
          <w:tcPr>
            <w:tcW w:w="4507" w:type="dxa"/>
          </w:tcPr>
          <w:p w14:paraId="5DC0CA3E" w14:textId="77777777" w:rsidR="00F67031" w:rsidRPr="00D20F7B" w:rsidRDefault="00F67031" w:rsidP="00B86DD3">
            <w:pPr>
              <w:rPr>
                <w:rFonts w:cstheme="minorHAnsi"/>
              </w:rPr>
            </w:pPr>
            <w:r w:rsidRPr="00D20F7B">
              <w:rPr>
                <w:rFonts w:cstheme="minorHAnsi"/>
              </w:rPr>
              <w:t>Grafické rozhraní programu (opak konzole)</w:t>
            </w:r>
          </w:p>
        </w:tc>
        <w:tc>
          <w:tcPr>
            <w:tcW w:w="1021" w:type="dxa"/>
          </w:tcPr>
          <w:p w14:paraId="481B97AC" w14:textId="2CB24B56" w:rsidR="00F67031" w:rsidRPr="00D20F7B" w:rsidRDefault="003A5D1B" w:rsidP="00B86DD3">
            <w:pPr>
              <w:rPr>
                <w:rFonts w:cstheme="minorHAnsi"/>
              </w:rPr>
            </w:pPr>
            <w:r>
              <w:rPr>
                <w:rFonts w:cstheme="minorHAnsi"/>
              </w:rPr>
              <w:t>-</w:t>
            </w:r>
          </w:p>
        </w:tc>
      </w:tr>
      <w:tr w:rsidR="00F67031" w:rsidRPr="00621687" w14:paraId="0DB91B03" w14:textId="77777777" w:rsidTr="00CD2639">
        <w:tc>
          <w:tcPr>
            <w:tcW w:w="1110" w:type="dxa"/>
          </w:tcPr>
          <w:p w14:paraId="579041A3" w14:textId="77777777" w:rsidR="00F67031" w:rsidRPr="00D20F7B" w:rsidRDefault="00F67031" w:rsidP="00B86DD3">
            <w:pPr>
              <w:rPr>
                <w:rFonts w:cstheme="minorHAnsi"/>
              </w:rPr>
            </w:pPr>
            <w:r w:rsidRPr="00D20F7B">
              <w:rPr>
                <w:rFonts w:cstheme="minorHAnsi"/>
              </w:rPr>
              <w:t>CPU</w:t>
            </w:r>
          </w:p>
        </w:tc>
        <w:tc>
          <w:tcPr>
            <w:tcW w:w="3994" w:type="dxa"/>
          </w:tcPr>
          <w:p w14:paraId="5432E241" w14:textId="77777777" w:rsidR="00F67031" w:rsidRPr="00D20F7B" w:rsidRDefault="00F67031" w:rsidP="00B86DD3">
            <w:pPr>
              <w:rPr>
                <w:rFonts w:cstheme="minorHAnsi"/>
                <w:lang w:val="en-US"/>
              </w:rPr>
            </w:pPr>
            <w:r w:rsidRPr="00D20F7B">
              <w:rPr>
                <w:rFonts w:cstheme="minorHAnsi"/>
                <w:lang w:val="en-US"/>
              </w:rPr>
              <w:t>Central Processing Unit</w:t>
            </w:r>
          </w:p>
        </w:tc>
        <w:tc>
          <w:tcPr>
            <w:tcW w:w="4507" w:type="dxa"/>
          </w:tcPr>
          <w:p w14:paraId="3F1EC1DD" w14:textId="77777777" w:rsidR="00F67031" w:rsidRPr="00D20F7B" w:rsidRDefault="00F67031" w:rsidP="00B86DD3">
            <w:pPr>
              <w:rPr>
                <w:rFonts w:cstheme="minorHAnsi"/>
              </w:rPr>
            </w:pPr>
            <w:r w:rsidRPr="00D20F7B">
              <w:rPr>
                <w:rFonts w:cstheme="minorHAnsi"/>
              </w:rPr>
              <w:t>Procesor</w:t>
            </w:r>
          </w:p>
        </w:tc>
        <w:tc>
          <w:tcPr>
            <w:tcW w:w="1021" w:type="dxa"/>
          </w:tcPr>
          <w:p w14:paraId="1A00047E" w14:textId="77777777" w:rsidR="00F67031" w:rsidRPr="00D20F7B" w:rsidRDefault="00F67031" w:rsidP="00B86DD3">
            <w:pPr>
              <w:rPr>
                <w:rFonts w:cstheme="minorHAnsi"/>
              </w:rPr>
            </w:pPr>
            <w:r w:rsidRPr="00D20F7B">
              <w:rPr>
                <w:rFonts w:cstheme="minorHAnsi"/>
              </w:rPr>
              <w:t>-</w:t>
            </w:r>
          </w:p>
        </w:tc>
      </w:tr>
      <w:tr w:rsidR="00F67031" w:rsidRPr="00621687" w14:paraId="04A355F5" w14:textId="77777777" w:rsidTr="00CD2639">
        <w:tc>
          <w:tcPr>
            <w:tcW w:w="1110" w:type="dxa"/>
          </w:tcPr>
          <w:p w14:paraId="114DEF46" w14:textId="77777777" w:rsidR="00F67031" w:rsidRPr="00D20F7B" w:rsidRDefault="00F67031" w:rsidP="00B86DD3">
            <w:pPr>
              <w:rPr>
                <w:rFonts w:cstheme="minorHAnsi"/>
              </w:rPr>
            </w:pPr>
            <w:r w:rsidRPr="00D20F7B">
              <w:rPr>
                <w:rFonts w:cstheme="minorHAnsi"/>
              </w:rPr>
              <w:t>GPU</w:t>
            </w:r>
          </w:p>
        </w:tc>
        <w:tc>
          <w:tcPr>
            <w:tcW w:w="3994" w:type="dxa"/>
          </w:tcPr>
          <w:p w14:paraId="75E11835" w14:textId="77777777" w:rsidR="00F67031" w:rsidRPr="00D20F7B" w:rsidRDefault="00F67031" w:rsidP="00B86DD3">
            <w:pPr>
              <w:rPr>
                <w:rFonts w:cstheme="minorHAnsi"/>
                <w:lang w:val="en-US"/>
              </w:rPr>
            </w:pPr>
            <w:r w:rsidRPr="00D20F7B">
              <w:rPr>
                <w:rFonts w:cstheme="minorHAnsi"/>
                <w:lang w:val="en-US"/>
              </w:rPr>
              <w:t>Graphics Processing Unit</w:t>
            </w:r>
          </w:p>
        </w:tc>
        <w:tc>
          <w:tcPr>
            <w:tcW w:w="4507" w:type="dxa"/>
          </w:tcPr>
          <w:p w14:paraId="576AA9E8" w14:textId="77777777" w:rsidR="00F67031" w:rsidRPr="00D20F7B" w:rsidRDefault="00F67031" w:rsidP="00B86DD3">
            <w:pPr>
              <w:rPr>
                <w:rFonts w:cstheme="minorHAnsi"/>
              </w:rPr>
            </w:pPr>
            <w:r w:rsidRPr="00D20F7B">
              <w:rPr>
                <w:rFonts w:cstheme="minorHAnsi"/>
              </w:rPr>
              <w:t>Grafický čip (externí i integrovaný)</w:t>
            </w:r>
          </w:p>
        </w:tc>
        <w:tc>
          <w:tcPr>
            <w:tcW w:w="1021" w:type="dxa"/>
          </w:tcPr>
          <w:p w14:paraId="3204FE7A" w14:textId="77777777" w:rsidR="00F67031" w:rsidRPr="00D20F7B" w:rsidRDefault="00F67031" w:rsidP="00B86DD3">
            <w:pPr>
              <w:rPr>
                <w:rFonts w:cstheme="minorHAnsi"/>
              </w:rPr>
            </w:pPr>
            <w:r w:rsidRPr="00D20F7B">
              <w:rPr>
                <w:rFonts w:cstheme="minorHAnsi"/>
              </w:rPr>
              <w:t>-</w:t>
            </w:r>
          </w:p>
        </w:tc>
      </w:tr>
      <w:tr w:rsidR="00F67031" w:rsidRPr="00621687" w14:paraId="24F0DC92" w14:textId="77777777" w:rsidTr="00CD2639">
        <w:tc>
          <w:tcPr>
            <w:tcW w:w="1110" w:type="dxa"/>
          </w:tcPr>
          <w:p w14:paraId="09253DFF" w14:textId="77777777" w:rsidR="00F67031" w:rsidRPr="00D20F7B" w:rsidRDefault="00F67031" w:rsidP="00B86DD3">
            <w:pPr>
              <w:rPr>
                <w:rFonts w:cstheme="minorHAnsi"/>
              </w:rPr>
            </w:pPr>
            <w:r w:rsidRPr="00D20F7B">
              <w:rPr>
                <w:rFonts w:cstheme="minorHAnsi"/>
              </w:rPr>
              <w:t>WPF</w:t>
            </w:r>
          </w:p>
        </w:tc>
        <w:tc>
          <w:tcPr>
            <w:tcW w:w="3994" w:type="dxa"/>
          </w:tcPr>
          <w:p w14:paraId="74C816A2" w14:textId="77777777" w:rsidR="00F67031" w:rsidRPr="00D20F7B" w:rsidRDefault="00F67031" w:rsidP="00B86DD3">
            <w:pPr>
              <w:rPr>
                <w:rFonts w:cstheme="minorHAnsi"/>
                <w:lang w:val="en-US"/>
              </w:rPr>
            </w:pPr>
            <w:r w:rsidRPr="00D20F7B">
              <w:rPr>
                <w:rFonts w:cstheme="minorHAnsi"/>
                <w:lang w:val="en-US"/>
              </w:rPr>
              <w:t>Windows Presentation Foundation</w:t>
            </w:r>
          </w:p>
        </w:tc>
        <w:tc>
          <w:tcPr>
            <w:tcW w:w="4507" w:type="dxa"/>
          </w:tcPr>
          <w:p w14:paraId="3B192B21" w14:textId="77777777" w:rsidR="00F67031" w:rsidRPr="00D20F7B" w:rsidRDefault="00F67031" w:rsidP="00B86DD3">
            <w:pPr>
              <w:rPr>
                <w:rFonts w:cstheme="minorHAnsi"/>
              </w:rPr>
            </w:pPr>
            <w:r w:rsidRPr="00D20F7B">
              <w:rPr>
                <w:rFonts w:cstheme="minorHAnsi"/>
              </w:rPr>
              <w:t>Typ .NET okenní aplikace</w:t>
            </w:r>
          </w:p>
        </w:tc>
        <w:tc>
          <w:tcPr>
            <w:tcW w:w="1021" w:type="dxa"/>
          </w:tcPr>
          <w:p w14:paraId="4F986894" w14:textId="77777777" w:rsidR="00F67031" w:rsidRPr="00D20F7B" w:rsidRDefault="00F67031" w:rsidP="00B86DD3">
            <w:pPr>
              <w:rPr>
                <w:rFonts w:cstheme="minorHAnsi"/>
              </w:rPr>
            </w:pPr>
            <w:r w:rsidRPr="00D20F7B">
              <w:rPr>
                <w:rFonts w:cstheme="minorHAnsi"/>
              </w:rPr>
              <w:t>5.2.2</w:t>
            </w:r>
          </w:p>
        </w:tc>
      </w:tr>
      <w:tr w:rsidR="00E12D2A" w:rsidRPr="00621687" w14:paraId="0E89C659" w14:textId="77777777" w:rsidTr="00CD2639">
        <w:tc>
          <w:tcPr>
            <w:tcW w:w="1110" w:type="dxa"/>
          </w:tcPr>
          <w:p w14:paraId="2FA82E54" w14:textId="7777C8A3" w:rsidR="00E12D2A" w:rsidRPr="00142055" w:rsidRDefault="00E12D2A" w:rsidP="00B86DD3">
            <w:pPr>
              <w:rPr>
                <w:rFonts w:cstheme="minorHAnsi"/>
              </w:rPr>
            </w:pPr>
            <w:r w:rsidRPr="00142055">
              <w:rPr>
                <w:rFonts w:cstheme="minorHAnsi"/>
              </w:rPr>
              <w:t>UWP</w:t>
            </w:r>
          </w:p>
        </w:tc>
        <w:tc>
          <w:tcPr>
            <w:tcW w:w="3994" w:type="dxa"/>
          </w:tcPr>
          <w:p w14:paraId="62060FCD" w14:textId="4BBCE271" w:rsidR="00E12D2A" w:rsidRPr="00142055" w:rsidRDefault="00E12D2A" w:rsidP="00B86DD3">
            <w:pPr>
              <w:rPr>
                <w:rFonts w:cstheme="minorHAnsi"/>
                <w:lang w:val="en-US"/>
              </w:rPr>
            </w:pPr>
            <w:r w:rsidRPr="00142055">
              <w:rPr>
                <w:rFonts w:cstheme="minorHAnsi"/>
                <w:lang w:val="en-US"/>
              </w:rPr>
              <w:t>Universal Windows Platform</w:t>
            </w:r>
          </w:p>
        </w:tc>
        <w:tc>
          <w:tcPr>
            <w:tcW w:w="4507" w:type="dxa"/>
          </w:tcPr>
          <w:p w14:paraId="1D9909A9" w14:textId="083AEDAD" w:rsidR="00E12D2A" w:rsidRPr="00142055" w:rsidRDefault="00E12D2A" w:rsidP="00B86DD3">
            <w:pPr>
              <w:rPr>
                <w:rFonts w:cstheme="minorHAnsi"/>
              </w:rPr>
            </w:pPr>
            <w:proofErr w:type="spellStart"/>
            <w:r w:rsidRPr="00142055">
              <w:rPr>
                <w:rFonts w:cstheme="minorHAnsi"/>
              </w:rPr>
              <w:t>Cross-platform</w:t>
            </w:r>
            <w:proofErr w:type="spellEnd"/>
            <w:r w:rsidRPr="00142055">
              <w:rPr>
                <w:rFonts w:cstheme="minorHAnsi"/>
              </w:rPr>
              <w:t xml:space="preserve"> aplikace pro Windows 10</w:t>
            </w:r>
          </w:p>
        </w:tc>
        <w:tc>
          <w:tcPr>
            <w:tcW w:w="1021" w:type="dxa"/>
          </w:tcPr>
          <w:p w14:paraId="1314583D" w14:textId="2D358354" w:rsidR="00E12D2A" w:rsidRPr="00142055" w:rsidRDefault="00564A5C" w:rsidP="00B86DD3">
            <w:pPr>
              <w:rPr>
                <w:rFonts w:cstheme="minorHAnsi"/>
              </w:rPr>
            </w:pPr>
            <w:r w:rsidRPr="00142055">
              <w:rPr>
                <w:rFonts w:cstheme="minorHAnsi"/>
              </w:rPr>
              <w:t>5.3.1</w:t>
            </w:r>
          </w:p>
        </w:tc>
      </w:tr>
      <w:tr w:rsidR="00F67031" w:rsidRPr="00621687" w14:paraId="4C373251" w14:textId="77777777" w:rsidTr="00CD2639">
        <w:tc>
          <w:tcPr>
            <w:tcW w:w="1110" w:type="dxa"/>
          </w:tcPr>
          <w:p w14:paraId="474A889B" w14:textId="77777777" w:rsidR="00F67031" w:rsidRPr="00D20F7B" w:rsidRDefault="00F67031" w:rsidP="00B86DD3">
            <w:pPr>
              <w:rPr>
                <w:rFonts w:cstheme="minorHAnsi"/>
              </w:rPr>
            </w:pPr>
            <w:r w:rsidRPr="00D20F7B">
              <w:rPr>
                <w:rFonts w:cstheme="minorHAnsi"/>
              </w:rPr>
              <w:t>XAML</w:t>
            </w:r>
          </w:p>
        </w:tc>
        <w:tc>
          <w:tcPr>
            <w:tcW w:w="3994" w:type="dxa"/>
          </w:tcPr>
          <w:p w14:paraId="11678BA9" w14:textId="77777777" w:rsidR="00F67031" w:rsidRPr="00D20F7B" w:rsidRDefault="00F67031" w:rsidP="00B86DD3">
            <w:pPr>
              <w:rPr>
                <w:rFonts w:cstheme="minorHAnsi"/>
                <w:lang w:val="en-US"/>
              </w:rPr>
            </w:pPr>
            <w:proofErr w:type="spellStart"/>
            <w:r w:rsidRPr="00D20F7B">
              <w:rPr>
                <w:rFonts w:cstheme="minorHAnsi"/>
                <w:lang w:val="en-US"/>
              </w:rPr>
              <w:t>eXtensible</w:t>
            </w:r>
            <w:proofErr w:type="spellEnd"/>
            <w:r w:rsidRPr="00D20F7B">
              <w:rPr>
                <w:rFonts w:cstheme="minorHAnsi"/>
                <w:lang w:val="en-US"/>
              </w:rPr>
              <w:t xml:space="preserve"> Application Markup Language</w:t>
            </w:r>
          </w:p>
        </w:tc>
        <w:tc>
          <w:tcPr>
            <w:tcW w:w="4507" w:type="dxa"/>
          </w:tcPr>
          <w:p w14:paraId="4C6594B5" w14:textId="77777777" w:rsidR="00F67031" w:rsidRPr="00D20F7B" w:rsidRDefault="00F67031" w:rsidP="00B86DD3">
            <w:pPr>
              <w:rPr>
                <w:rFonts w:cstheme="minorHAnsi"/>
              </w:rPr>
            </w:pPr>
            <w:r w:rsidRPr="00D20F7B">
              <w:rPr>
                <w:rFonts w:cstheme="minorHAnsi"/>
              </w:rPr>
              <w:t>Značkovací jazyk pro definici GUI</w:t>
            </w:r>
          </w:p>
        </w:tc>
        <w:tc>
          <w:tcPr>
            <w:tcW w:w="1021" w:type="dxa"/>
          </w:tcPr>
          <w:p w14:paraId="7006B413" w14:textId="05A52C92" w:rsidR="00F67031" w:rsidRPr="00FD4AB2" w:rsidRDefault="007C61FD" w:rsidP="00B86DD3">
            <w:pPr>
              <w:rPr>
                <w:rFonts w:cstheme="minorHAnsi"/>
              </w:rPr>
            </w:pPr>
            <w:r w:rsidRPr="00FD4AB2">
              <w:rPr>
                <w:rFonts w:cstheme="minorHAnsi"/>
              </w:rPr>
              <w:t>5.2.2</w:t>
            </w:r>
          </w:p>
        </w:tc>
      </w:tr>
      <w:tr w:rsidR="008C7A63" w:rsidRPr="00621687" w14:paraId="1676EA6D" w14:textId="77777777" w:rsidTr="00CD2639">
        <w:tc>
          <w:tcPr>
            <w:tcW w:w="1110" w:type="dxa"/>
          </w:tcPr>
          <w:p w14:paraId="45626419" w14:textId="47C95023" w:rsidR="008C7A63" w:rsidRPr="00974C87" w:rsidRDefault="008C7A63" w:rsidP="00B86DD3">
            <w:pPr>
              <w:rPr>
                <w:rFonts w:cstheme="minorHAnsi"/>
              </w:rPr>
            </w:pPr>
            <w:r w:rsidRPr="00974C87">
              <w:rPr>
                <w:rFonts w:cstheme="minorHAnsi"/>
              </w:rPr>
              <w:t>MAUI</w:t>
            </w:r>
          </w:p>
        </w:tc>
        <w:tc>
          <w:tcPr>
            <w:tcW w:w="3994" w:type="dxa"/>
          </w:tcPr>
          <w:p w14:paraId="6AA6F815" w14:textId="004FC263" w:rsidR="008C7A63" w:rsidRPr="00974C87" w:rsidRDefault="008C7A63" w:rsidP="00B86DD3">
            <w:pPr>
              <w:rPr>
                <w:rFonts w:cstheme="minorHAnsi"/>
                <w:lang w:val="en-US"/>
              </w:rPr>
            </w:pPr>
            <w:r w:rsidRPr="00974C87">
              <w:rPr>
                <w:rFonts w:cstheme="minorHAnsi"/>
                <w:lang w:val="en-US"/>
              </w:rPr>
              <w:t>Multi-platform App UI</w:t>
            </w:r>
          </w:p>
        </w:tc>
        <w:tc>
          <w:tcPr>
            <w:tcW w:w="4507" w:type="dxa"/>
          </w:tcPr>
          <w:p w14:paraId="22883824" w14:textId="16C8982F" w:rsidR="008C7A63" w:rsidRPr="00974C87" w:rsidRDefault="008C7A63" w:rsidP="00B86DD3">
            <w:pPr>
              <w:rPr>
                <w:rFonts w:cstheme="minorHAnsi"/>
              </w:rPr>
            </w:pPr>
            <w:proofErr w:type="spellStart"/>
            <w:r w:rsidRPr="00974C87">
              <w:rPr>
                <w:rFonts w:cstheme="minorHAnsi"/>
              </w:rPr>
              <w:t>Cross-platform</w:t>
            </w:r>
            <w:proofErr w:type="spellEnd"/>
            <w:r w:rsidRPr="00974C87">
              <w:rPr>
                <w:rFonts w:cstheme="minorHAnsi"/>
              </w:rPr>
              <w:t xml:space="preserve"> aplikace</w:t>
            </w:r>
          </w:p>
        </w:tc>
        <w:tc>
          <w:tcPr>
            <w:tcW w:w="1021" w:type="dxa"/>
          </w:tcPr>
          <w:p w14:paraId="5EDE6FE1" w14:textId="2BA4AB77" w:rsidR="008C7A63" w:rsidRPr="00974C87" w:rsidRDefault="008C7A63" w:rsidP="00B86DD3">
            <w:pPr>
              <w:rPr>
                <w:rFonts w:cstheme="minorHAnsi"/>
              </w:rPr>
            </w:pPr>
            <w:r w:rsidRPr="00974C87">
              <w:rPr>
                <w:rFonts w:cstheme="minorHAnsi"/>
              </w:rPr>
              <w:t>5.3.3</w:t>
            </w:r>
          </w:p>
        </w:tc>
      </w:tr>
      <w:tr w:rsidR="00C15447" w:rsidRPr="00621687" w14:paraId="2E2F6AF7" w14:textId="77777777" w:rsidTr="00CD2639">
        <w:tc>
          <w:tcPr>
            <w:tcW w:w="1110" w:type="dxa"/>
          </w:tcPr>
          <w:p w14:paraId="4C4D554B" w14:textId="6F2F5F84" w:rsidR="00C15447" w:rsidRPr="00D20F7B" w:rsidRDefault="00C15447" w:rsidP="00B86DD3">
            <w:pPr>
              <w:rPr>
                <w:rFonts w:cstheme="minorHAnsi"/>
              </w:rPr>
            </w:pPr>
            <w:r>
              <w:rPr>
                <w:rFonts w:cstheme="minorHAnsi"/>
              </w:rPr>
              <w:t>DLL</w:t>
            </w:r>
          </w:p>
        </w:tc>
        <w:tc>
          <w:tcPr>
            <w:tcW w:w="3994" w:type="dxa"/>
          </w:tcPr>
          <w:p w14:paraId="4DCDEECB" w14:textId="5E84D4ED" w:rsidR="00C15447" w:rsidRPr="00D20F7B" w:rsidRDefault="00C15447" w:rsidP="00B86DD3">
            <w:pPr>
              <w:rPr>
                <w:rFonts w:cstheme="minorHAnsi"/>
                <w:lang w:val="en-US"/>
              </w:rPr>
            </w:pPr>
            <w:r w:rsidRPr="00C15447">
              <w:rPr>
                <w:rFonts w:cstheme="minorHAnsi"/>
                <w:lang w:val="en-US"/>
              </w:rPr>
              <w:t>Dynamic-link library</w:t>
            </w:r>
          </w:p>
        </w:tc>
        <w:tc>
          <w:tcPr>
            <w:tcW w:w="4507" w:type="dxa"/>
          </w:tcPr>
          <w:p w14:paraId="704EC5B3" w14:textId="6E053FF2" w:rsidR="00C15447" w:rsidRPr="00D20F7B" w:rsidRDefault="00C15447" w:rsidP="00B86DD3">
            <w:pPr>
              <w:rPr>
                <w:rFonts w:cstheme="minorHAnsi"/>
              </w:rPr>
            </w:pPr>
            <w:r>
              <w:rPr>
                <w:rFonts w:cstheme="minorHAnsi"/>
              </w:rPr>
              <w:t>Knihovna obsahující již hotové třídy</w:t>
            </w:r>
          </w:p>
        </w:tc>
        <w:tc>
          <w:tcPr>
            <w:tcW w:w="1021" w:type="dxa"/>
          </w:tcPr>
          <w:p w14:paraId="190349B5" w14:textId="77777777" w:rsidR="00C15447" w:rsidRPr="00FD4AB2" w:rsidRDefault="00C15447" w:rsidP="00B86DD3">
            <w:pPr>
              <w:rPr>
                <w:rFonts w:cstheme="minorHAnsi"/>
              </w:rPr>
            </w:pPr>
          </w:p>
        </w:tc>
      </w:tr>
      <w:tr w:rsidR="002F15A5" w:rsidRPr="00621687" w14:paraId="4597CA59" w14:textId="77777777" w:rsidTr="00CD2639">
        <w:tc>
          <w:tcPr>
            <w:tcW w:w="1110" w:type="dxa"/>
          </w:tcPr>
          <w:p w14:paraId="53F15B38" w14:textId="416880A3" w:rsidR="002F15A5" w:rsidRPr="00FD4AB2" w:rsidRDefault="002F15A5" w:rsidP="00B86DD3">
            <w:pPr>
              <w:rPr>
                <w:rFonts w:cstheme="minorHAnsi"/>
              </w:rPr>
            </w:pPr>
            <w:r w:rsidRPr="00FD4AB2">
              <w:rPr>
                <w:rFonts w:cstheme="minorHAnsi"/>
              </w:rPr>
              <w:t>API</w:t>
            </w:r>
          </w:p>
        </w:tc>
        <w:tc>
          <w:tcPr>
            <w:tcW w:w="3994" w:type="dxa"/>
          </w:tcPr>
          <w:p w14:paraId="6D4554F9" w14:textId="720E8EDF" w:rsidR="002F15A5" w:rsidRPr="00FD4AB2" w:rsidRDefault="002F15A5" w:rsidP="00B86DD3">
            <w:pPr>
              <w:rPr>
                <w:rFonts w:cstheme="minorHAnsi"/>
                <w:lang w:val="en-US"/>
              </w:rPr>
            </w:pPr>
            <w:r w:rsidRPr="00FD4AB2">
              <w:rPr>
                <w:rFonts w:cstheme="minorHAnsi"/>
                <w:lang w:val="en-US"/>
              </w:rPr>
              <w:t>Application Programming Interface</w:t>
            </w:r>
          </w:p>
        </w:tc>
        <w:tc>
          <w:tcPr>
            <w:tcW w:w="4507" w:type="dxa"/>
          </w:tcPr>
          <w:p w14:paraId="17D9C84D" w14:textId="75931C6D" w:rsidR="002F15A5" w:rsidRPr="00FD4AB2" w:rsidRDefault="00EA4A02" w:rsidP="00B86DD3">
            <w:pPr>
              <w:rPr>
                <w:rFonts w:cstheme="minorHAnsi"/>
              </w:rPr>
            </w:pPr>
            <w:r w:rsidRPr="00FD4AB2">
              <w:rPr>
                <w:rFonts w:cstheme="minorHAnsi"/>
              </w:rPr>
              <w:t>Rozhraní usnadňující komunikaci aplikací</w:t>
            </w:r>
            <w:r w:rsidR="00CD2639" w:rsidRPr="00FD4AB2">
              <w:rPr>
                <w:rFonts w:cstheme="minorHAnsi"/>
              </w:rPr>
              <w:t xml:space="preserve"> a DLL</w:t>
            </w:r>
          </w:p>
        </w:tc>
        <w:tc>
          <w:tcPr>
            <w:tcW w:w="1021" w:type="dxa"/>
          </w:tcPr>
          <w:p w14:paraId="18E5DE8F" w14:textId="6683F73D" w:rsidR="002F15A5" w:rsidRPr="00FD4AB2" w:rsidRDefault="00386034" w:rsidP="00B86DD3">
            <w:pPr>
              <w:rPr>
                <w:rFonts w:cstheme="minorHAnsi"/>
              </w:rPr>
            </w:pPr>
            <w:r w:rsidRPr="00FD4AB2">
              <w:rPr>
                <w:rFonts w:cstheme="minorHAnsi"/>
              </w:rPr>
              <w:t>-</w:t>
            </w:r>
          </w:p>
        </w:tc>
      </w:tr>
      <w:tr w:rsidR="002F15A5" w:rsidRPr="00621687" w14:paraId="5A446BCF" w14:textId="77777777" w:rsidTr="00CD2639">
        <w:tc>
          <w:tcPr>
            <w:tcW w:w="1110" w:type="dxa"/>
          </w:tcPr>
          <w:p w14:paraId="00CF4117" w14:textId="032B1C89" w:rsidR="002F15A5" w:rsidRPr="00FD4AB2" w:rsidRDefault="002F15A5" w:rsidP="00B86DD3">
            <w:pPr>
              <w:rPr>
                <w:rFonts w:cstheme="minorHAnsi"/>
              </w:rPr>
            </w:pPr>
            <w:r w:rsidRPr="00FD4AB2">
              <w:rPr>
                <w:rFonts w:cstheme="minorHAnsi"/>
              </w:rPr>
              <w:t>SDK</w:t>
            </w:r>
          </w:p>
        </w:tc>
        <w:tc>
          <w:tcPr>
            <w:tcW w:w="3994" w:type="dxa"/>
          </w:tcPr>
          <w:p w14:paraId="2A00D240" w14:textId="66BDDAC9" w:rsidR="002F15A5" w:rsidRPr="00FD4AB2" w:rsidRDefault="00EA4A02" w:rsidP="00B86DD3">
            <w:pPr>
              <w:rPr>
                <w:rFonts w:cstheme="minorHAnsi"/>
                <w:lang w:val="en-US"/>
              </w:rPr>
            </w:pPr>
            <w:r w:rsidRPr="00FD4AB2">
              <w:rPr>
                <w:rFonts w:cstheme="minorHAnsi"/>
                <w:lang w:val="en-US"/>
              </w:rPr>
              <w:t>Software Development Kits</w:t>
            </w:r>
          </w:p>
        </w:tc>
        <w:tc>
          <w:tcPr>
            <w:tcW w:w="4507" w:type="dxa"/>
          </w:tcPr>
          <w:p w14:paraId="7C8EA471" w14:textId="7204036E" w:rsidR="002F15A5" w:rsidRPr="00FD4AB2" w:rsidRDefault="00EA4A02" w:rsidP="00B86DD3">
            <w:pPr>
              <w:rPr>
                <w:rFonts w:cstheme="minorHAnsi"/>
              </w:rPr>
            </w:pPr>
            <w:r w:rsidRPr="00FD4AB2">
              <w:rPr>
                <w:rFonts w:cstheme="minorHAnsi"/>
              </w:rPr>
              <w:t>Sada nástrojů k vývoji pro určitou platformu</w:t>
            </w:r>
          </w:p>
        </w:tc>
        <w:tc>
          <w:tcPr>
            <w:tcW w:w="1021" w:type="dxa"/>
          </w:tcPr>
          <w:p w14:paraId="07476D9A" w14:textId="6FB0C2AA" w:rsidR="002F15A5" w:rsidRPr="00FD4AB2" w:rsidRDefault="00386034" w:rsidP="00B86DD3">
            <w:pPr>
              <w:rPr>
                <w:rFonts w:cstheme="minorHAnsi"/>
              </w:rPr>
            </w:pPr>
            <w:r w:rsidRPr="00FD4AB2">
              <w:rPr>
                <w:rFonts w:cstheme="minorHAnsi"/>
              </w:rPr>
              <w:t>-</w:t>
            </w:r>
          </w:p>
        </w:tc>
      </w:tr>
      <w:tr w:rsidR="003A5D1B" w:rsidRPr="00621687" w14:paraId="04210A99" w14:textId="77777777" w:rsidTr="00CD2639">
        <w:tc>
          <w:tcPr>
            <w:tcW w:w="1110" w:type="dxa"/>
          </w:tcPr>
          <w:p w14:paraId="565BAD4E" w14:textId="365F4C91" w:rsidR="003A5D1B" w:rsidRPr="00FD4AB2" w:rsidRDefault="003A5D1B" w:rsidP="00B86DD3">
            <w:pPr>
              <w:rPr>
                <w:rFonts w:cstheme="minorHAnsi"/>
              </w:rPr>
            </w:pPr>
          </w:p>
        </w:tc>
        <w:tc>
          <w:tcPr>
            <w:tcW w:w="3994" w:type="dxa"/>
          </w:tcPr>
          <w:p w14:paraId="16146BB8" w14:textId="77777777" w:rsidR="003A5D1B" w:rsidRPr="00FD4AB2" w:rsidRDefault="003A5D1B" w:rsidP="00B86DD3">
            <w:pPr>
              <w:rPr>
                <w:rFonts w:cstheme="minorHAnsi"/>
                <w:lang w:val="en-US"/>
              </w:rPr>
            </w:pPr>
          </w:p>
        </w:tc>
        <w:tc>
          <w:tcPr>
            <w:tcW w:w="4507" w:type="dxa"/>
          </w:tcPr>
          <w:p w14:paraId="28753847" w14:textId="01092953" w:rsidR="003A5D1B" w:rsidRPr="00FD4AB2" w:rsidRDefault="003A5D1B" w:rsidP="00B86DD3">
            <w:pPr>
              <w:rPr>
                <w:rFonts w:cstheme="minorHAnsi"/>
              </w:rPr>
            </w:pPr>
          </w:p>
        </w:tc>
        <w:tc>
          <w:tcPr>
            <w:tcW w:w="1021" w:type="dxa"/>
          </w:tcPr>
          <w:p w14:paraId="33FCCBBE" w14:textId="77777777" w:rsidR="003A5D1B" w:rsidRPr="00FD4AB2" w:rsidRDefault="003A5D1B" w:rsidP="00B86DD3">
            <w:pPr>
              <w:rPr>
                <w:rFonts w:cstheme="minorHAnsi"/>
              </w:rPr>
            </w:pPr>
          </w:p>
        </w:tc>
      </w:tr>
      <w:tr w:rsidR="00F67031" w:rsidRPr="00621687" w14:paraId="0A6163A1" w14:textId="77777777" w:rsidTr="00CD2639">
        <w:tc>
          <w:tcPr>
            <w:tcW w:w="1110" w:type="dxa"/>
          </w:tcPr>
          <w:p w14:paraId="7C92192D" w14:textId="77777777" w:rsidR="00F67031" w:rsidRPr="00621687" w:rsidRDefault="00F67031" w:rsidP="00B86DD3">
            <w:pPr>
              <w:rPr>
                <w:rFonts w:cstheme="minorHAnsi"/>
              </w:rPr>
            </w:pPr>
          </w:p>
        </w:tc>
        <w:tc>
          <w:tcPr>
            <w:tcW w:w="3994" w:type="dxa"/>
          </w:tcPr>
          <w:p w14:paraId="0BDCC5B1" w14:textId="77777777" w:rsidR="00F67031" w:rsidRPr="00621687" w:rsidRDefault="00F67031" w:rsidP="00B86DD3">
            <w:pPr>
              <w:rPr>
                <w:rFonts w:cstheme="minorHAnsi"/>
                <w:lang w:val="en-US"/>
              </w:rPr>
            </w:pPr>
          </w:p>
        </w:tc>
        <w:tc>
          <w:tcPr>
            <w:tcW w:w="4507" w:type="dxa"/>
          </w:tcPr>
          <w:p w14:paraId="2F98D1F9" w14:textId="77777777" w:rsidR="00F67031" w:rsidRPr="00621687" w:rsidRDefault="00F67031" w:rsidP="00B86DD3">
            <w:pPr>
              <w:rPr>
                <w:rFonts w:cstheme="minorHAnsi"/>
              </w:rPr>
            </w:pPr>
          </w:p>
        </w:tc>
        <w:tc>
          <w:tcPr>
            <w:tcW w:w="1021" w:type="dxa"/>
          </w:tcPr>
          <w:p w14:paraId="14BBF98D" w14:textId="77777777" w:rsidR="00F67031" w:rsidRPr="00F957BB" w:rsidRDefault="00F67031" w:rsidP="00B86DD3">
            <w:pPr>
              <w:rPr>
                <w:rFonts w:cstheme="minorHAnsi"/>
                <w:highlight w:val="yellow"/>
              </w:rPr>
            </w:pPr>
          </w:p>
        </w:tc>
      </w:tr>
    </w:tbl>
    <w:p w14:paraId="5537BCF4" w14:textId="77777777" w:rsidR="00F67031" w:rsidRPr="00621687" w:rsidRDefault="00F67031">
      <w:pPr>
        <w:rPr>
          <w:rFonts w:cstheme="minorHAnsi"/>
          <w:color w:val="00B050"/>
        </w:rPr>
      </w:pPr>
    </w:p>
    <w:sdt>
      <w:sdtPr>
        <w:rPr>
          <w:rFonts w:asciiTheme="minorHAnsi" w:eastAsiaTheme="minorHAnsi" w:hAnsiTheme="minorHAnsi" w:cstheme="minorBidi"/>
          <w:color w:val="auto"/>
          <w:sz w:val="22"/>
          <w:szCs w:val="22"/>
          <w:lang w:eastAsia="en-US"/>
        </w:rPr>
        <w:id w:val="-583525995"/>
        <w:docPartObj>
          <w:docPartGallery w:val="Table of Contents"/>
          <w:docPartUnique/>
        </w:docPartObj>
      </w:sdtPr>
      <w:sdtEndPr>
        <w:rPr>
          <w:b/>
          <w:bCs/>
        </w:rPr>
      </w:sdtEndPr>
      <w:sdtContent>
        <w:p w14:paraId="5658AF96" w14:textId="77777777" w:rsidR="00F67031" w:rsidRPr="00621687" w:rsidRDefault="00F67031">
          <w:pPr>
            <w:pStyle w:val="Nadpisobsahu"/>
          </w:pPr>
          <w:r w:rsidRPr="00621687">
            <w:t>Obsah</w:t>
          </w:r>
        </w:p>
        <w:p w14:paraId="6AFE7FBE" w14:textId="4960C002" w:rsidR="00E3778F" w:rsidRDefault="00F67031">
          <w:pPr>
            <w:pStyle w:val="Obsah1"/>
            <w:tabs>
              <w:tab w:val="right" w:leader="dot" w:pos="9062"/>
            </w:tabs>
            <w:rPr>
              <w:rFonts w:eastAsiaTheme="minorEastAsia"/>
              <w:noProof/>
              <w:lang w:eastAsia="cs-CZ"/>
            </w:rPr>
          </w:pPr>
          <w:r w:rsidRPr="00621687">
            <w:fldChar w:fldCharType="begin"/>
          </w:r>
          <w:r w:rsidRPr="00621687">
            <w:instrText xml:space="preserve"> TOC \o "1-3" \h \z \u </w:instrText>
          </w:r>
          <w:r w:rsidRPr="00621687">
            <w:fldChar w:fldCharType="separate"/>
          </w:r>
          <w:hyperlink w:anchor="_Toc129100395" w:history="1">
            <w:r w:rsidR="00E3778F" w:rsidRPr="007F4052">
              <w:rPr>
                <w:rStyle w:val="Hypertextovodkaz"/>
                <w:noProof/>
              </w:rPr>
              <w:t xml:space="preserve">1. </w:t>
            </w:r>
            <w:r w:rsidR="00E3778F" w:rsidRPr="007F4052">
              <w:rPr>
                <w:rStyle w:val="Hypertextovodkaz"/>
                <w:rFonts w:cstheme="minorHAnsi"/>
                <w:noProof/>
              </w:rPr>
              <w:t>Úvod</w:t>
            </w:r>
            <w:r w:rsidR="00E3778F">
              <w:rPr>
                <w:noProof/>
                <w:webHidden/>
              </w:rPr>
              <w:tab/>
            </w:r>
            <w:r w:rsidR="00E3778F">
              <w:rPr>
                <w:noProof/>
                <w:webHidden/>
              </w:rPr>
              <w:fldChar w:fldCharType="begin"/>
            </w:r>
            <w:r w:rsidR="00E3778F">
              <w:rPr>
                <w:noProof/>
                <w:webHidden/>
              </w:rPr>
              <w:instrText xml:space="preserve"> PAGEREF _Toc129100395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40778D04" w14:textId="55E77C79" w:rsidR="00E3778F" w:rsidRDefault="00000000">
          <w:pPr>
            <w:pStyle w:val="Obsah1"/>
            <w:tabs>
              <w:tab w:val="right" w:leader="dot" w:pos="9062"/>
            </w:tabs>
            <w:rPr>
              <w:rFonts w:eastAsiaTheme="minorEastAsia"/>
              <w:noProof/>
              <w:lang w:eastAsia="cs-CZ"/>
            </w:rPr>
          </w:pPr>
          <w:hyperlink w:anchor="_Toc129100396" w:history="1">
            <w:r w:rsidR="00E3778F" w:rsidRPr="007F4052">
              <w:rPr>
                <w:rStyle w:val="Hypertextovodkaz"/>
                <w:rFonts w:cstheme="minorHAnsi"/>
                <w:noProof/>
              </w:rPr>
              <w:t>2. Cíl práce a metodika</w:t>
            </w:r>
            <w:r w:rsidR="00E3778F">
              <w:rPr>
                <w:noProof/>
                <w:webHidden/>
              </w:rPr>
              <w:tab/>
            </w:r>
            <w:r w:rsidR="00E3778F">
              <w:rPr>
                <w:noProof/>
                <w:webHidden/>
              </w:rPr>
              <w:fldChar w:fldCharType="begin"/>
            </w:r>
            <w:r w:rsidR="00E3778F">
              <w:rPr>
                <w:noProof/>
                <w:webHidden/>
              </w:rPr>
              <w:instrText xml:space="preserve"> PAGEREF _Toc129100396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4569A8FF" w14:textId="320870C1" w:rsidR="00E3778F" w:rsidRDefault="00000000">
          <w:pPr>
            <w:pStyle w:val="Obsah2"/>
            <w:tabs>
              <w:tab w:val="right" w:leader="dot" w:pos="9062"/>
            </w:tabs>
            <w:rPr>
              <w:rFonts w:eastAsiaTheme="minorEastAsia"/>
              <w:noProof/>
              <w:lang w:eastAsia="cs-CZ"/>
            </w:rPr>
          </w:pPr>
          <w:hyperlink w:anchor="_Toc129100397" w:history="1">
            <w:r w:rsidR="00E3778F" w:rsidRPr="007F4052">
              <w:rPr>
                <w:rStyle w:val="Hypertextovodkaz"/>
                <w:rFonts w:cstheme="minorHAnsi"/>
                <w:noProof/>
                <w:highlight w:val="green"/>
              </w:rPr>
              <w:t>2.1 cíl práce</w:t>
            </w:r>
            <w:r w:rsidR="00E3778F">
              <w:rPr>
                <w:noProof/>
                <w:webHidden/>
              </w:rPr>
              <w:tab/>
            </w:r>
            <w:r w:rsidR="00E3778F">
              <w:rPr>
                <w:noProof/>
                <w:webHidden/>
              </w:rPr>
              <w:fldChar w:fldCharType="begin"/>
            </w:r>
            <w:r w:rsidR="00E3778F">
              <w:rPr>
                <w:noProof/>
                <w:webHidden/>
              </w:rPr>
              <w:instrText xml:space="preserve"> PAGEREF _Toc129100397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0185109D" w14:textId="757907B1" w:rsidR="00E3778F" w:rsidRDefault="00000000">
          <w:pPr>
            <w:pStyle w:val="Obsah2"/>
            <w:tabs>
              <w:tab w:val="right" w:leader="dot" w:pos="9062"/>
            </w:tabs>
            <w:rPr>
              <w:rFonts w:eastAsiaTheme="minorEastAsia"/>
              <w:noProof/>
              <w:lang w:eastAsia="cs-CZ"/>
            </w:rPr>
          </w:pPr>
          <w:hyperlink w:anchor="_Toc129100398" w:history="1">
            <w:r w:rsidR="00E3778F" w:rsidRPr="007F4052">
              <w:rPr>
                <w:rStyle w:val="Hypertextovodkaz"/>
                <w:rFonts w:cstheme="minorHAnsi"/>
                <w:noProof/>
                <w:shd w:val="clear" w:color="auto" w:fill="FFFFFF"/>
              </w:rPr>
              <w:t>2.2 metodika</w:t>
            </w:r>
            <w:r w:rsidR="00E3778F">
              <w:rPr>
                <w:noProof/>
                <w:webHidden/>
              </w:rPr>
              <w:tab/>
            </w:r>
            <w:r w:rsidR="00E3778F">
              <w:rPr>
                <w:noProof/>
                <w:webHidden/>
              </w:rPr>
              <w:fldChar w:fldCharType="begin"/>
            </w:r>
            <w:r w:rsidR="00E3778F">
              <w:rPr>
                <w:noProof/>
                <w:webHidden/>
              </w:rPr>
              <w:instrText xml:space="preserve"> PAGEREF _Toc129100398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68DAFF92" w14:textId="3E339E5A" w:rsidR="00E3778F" w:rsidRDefault="00000000">
          <w:pPr>
            <w:pStyle w:val="Obsah1"/>
            <w:tabs>
              <w:tab w:val="right" w:leader="dot" w:pos="9062"/>
            </w:tabs>
            <w:rPr>
              <w:rFonts w:eastAsiaTheme="minorEastAsia"/>
              <w:noProof/>
              <w:lang w:eastAsia="cs-CZ"/>
            </w:rPr>
          </w:pPr>
          <w:hyperlink w:anchor="_Toc129100399" w:history="1">
            <w:r w:rsidR="00E3778F" w:rsidRPr="007F4052">
              <w:rPr>
                <w:rStyle w:val="Hypertextovodkaz"/>
                <w:rFonts w:cstheme="minorHAnsi"/>
                <w:noProof/>
              </w:rPr>
              <w:t>3. Výběr vhodných programovacích jazyků pro vývoj her</w:t>
            </w:r>
            <w:r w:rsidR="00E3778F">
              <w:rPr>
                <w:noProof/>
                <w:webHidden/>
              </w:rPr>
              <w:tab/>
            </w:r>
            <w:r w:rsidR="00E3778F">
              <w:rPr>
                <w:noProof/>
                <w:webHidden/>
              </w:rPr>
              <w:fldChar w:fldCharType="begin"/>
            </w:r>
            <w:r w:rsidR="00E3778F">
              <w:rPr>
                <w:noProof/>
                <w:webHidden/>
              </w:rPr>
              <w:instrText xml:space="preserve"> PAGEREF _Toc129100399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348B6825" w14:textId="09B16367" w:rsidR="00E3778F" w:rsidRDefault="00000000">
          <w:pPr>
            <w:pStyle w:val="Obsah2"/>
            <w:tabs>
              <w:tab w:val="right" w:leader="dot" w:pos="9062"/>
            </w:tabs>
            <w:rPr>
              <w:rFonts w:eastAsiaTheme="minorEastAsia"/>
              <w:noProof/>
              <w:lang w:eastAsia="cs-CZ"/>
            </w:rPr>
          </w:pPr>
          <w:hyperlink w:anchor="_Toc129100400" w:history="1">
            <w:r w:rsidR="00E3778F" w:rsidRPr="007F4052">
              <w:rPr>
                <w:rStyle w:val="Hypertextovodkaz"/>
                <w:rFonts w:cstheme="minorHAnsi"/>
                <w:noProof/>
                <w:shd w:val="clear" w:color="auto" w:fill="FFFFFF"/>
              </w:rPr>
              <w:t>3.1 C++</w:t>
            </w:r>
            <w:r w:rsidR="00E3778F">
              <w:rPr>
                <w:noProof/>
                <w:webHidden/>
              </w:rPr>
              <w:tab/>
            </w:r>
            <w:r w:rsidR="00E3778F">
              <w:rPr>
                <w:noProof/>
                <w:webHidden/>
              </w:rPr>
              <w:fldChar w:fldCharType="begin"/>
            </w:r>
            <w:r w:rsidR="00E3778F">
              <w:rPr>
                <w:noProof/>
                <w:webHidden/>
              </w:rPr>
              <w:instrText xml:space="preserve"> PAGEREF _Toc129100400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63272C28" w14:textId="025F7F8D" w:rsidR="00E3778F" w:rsidRDefault="00000000">
          <w:pPr>
            <w:pStyle w:val="Obsah3"/>
            <w:tabs>
              <w:tab w:val="right" w:leader="dot" w:pos="9062"/>
            </w:tabs>
            <w:rPr>
              <w:rFonts w:eastAsiaTheme="minorEastAsia"/>
              <w:noProof/>
              <w:lang w:eastAsia="cs-CZ"/>
            </w:rPr>
          </w:pPr>
          <w:hyperlink w:anchor="_Toc129100401" w:history="1">
            <w:r w:rsidR="00E3778F" w:rsidRPr="007F4052">
              <w:rPr>
                <w:rStyle w:val="Hypertextovodkaz"/>
                <w:noProof/>
                <w:shd w:val="clear" w:color="auto" w:fill="FFFFFF"/>
              </w:rPr>
              <w:t>3.1.1 kompilace a hardware</w:t>
            </w:r>
            <w:r w:rsidR="00E3778F">
              <w:rPr>
                <w:noProof/>
                <w:webHidden/>
              </w:rPr>
              <w:tab/>
            </w:r>
            <w:r w:rsidR="00E3778F">
              <w:rPr>
                <w:noProof/>
                <w:webHidden/>
              </w:rPr>
              <w:fldChar w:fldCharType="begin"/>
            </w:r>
            <w:r w:rsidR="00E3778F">
              <w:rPr>
                <w:noProof/>
                <w:webHidden/>
              </w:rPr>
              <w:instrText xml:space="preserve"> PAGEREF _Toc129100401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70D5D6C4" w14:textId="1E226130" w:rsidR="00E3778F" w:rsidRDefault="00000000">
          <w:pPr>
            <w:pStyle w:val="Obsah3"/>
            <w:tabs>
              <w:tab w:val="right" w:leader="dot" w:pos="9062"/>
            </w:tabs>
            <w:rPr>
              <w:rFonts w:eastAsiaTheme="minorEastAsia"/>
              <w:noProof/>
              <w:lang w:eastAsia="cs-CZ"/>
            </w:rPr>
          </w:pPr>
          <w:hyperlink w:anchor="_Toc129100402" w:history="1">
            <w:r w:rsidR="00E3778F" w:rsidRPr="007F4052">
              <w:rPr>
                <w:rStyle w:val="Hypertextovodkaz"/>
                <w:noProof/>
              </w:rPr>
              <w:t>3.1.2 novinky oproti C</w:t>
            </w:r>
            <w:r w:rsidR="00E3778F">
              <w:rPr>
                <w:noProof/>
                <w:webHidden/>
              </w:rPr>
              <w:tab/>
            </w:r>
            <w:r w:rsidR="00E3778F">
              <w:rPr>
                <w:noProof/>
                <w:webHidden/>
              </w:rPr>
              <w:fldChar w:fldCharType="begin"/>
            </w:r>
            <w:r w:rsidR="00E3778F">
              <w:rPr>
                <w:noProof/>
                <w:webHidden/>
              </w:rPr>
              <w:instrText xml:space="preserve"> PAGEREF _Toc129100402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569D0E0B" w14:textId="1FC713A0" w:rsidR="00E3778F" w:rsidRDefault="00000000">
          <w:pPr>
            <w:pStyle w:val="Obsah3"/>
            <w:tabs>
              <w:tab w:val="right" w:leader="dot" w:pos="9062"/>
            </w:tabs>
            <w:rPr>
              <w:rFonts w:eastAsiaTheme="minorEastAsia"/>
              <w:noProof/>
              <w:lang w:eastAsia="cs-CZ"/>
            </w:rPr>
          </w:pPr>
          <w:hyperlink w:anchor="_Toc129100403" w:history="1">
            <w:r w:rsidR="00E3778F" w:rsidRPr="007F4052">
              <w:rPr>
                <w:rStyle w:val="Hypertextovodkaz"/>
                <w:noProof/>
                <w:shd w:val="clear" w:color="auto" w:fill="FFFFFF"/>
              </w:rPr>
              <w:t>3.1.3 nevýhody</w:t>
            </w:r>
            <w:r w:rsidR="00E3778F">
              <w:rPr>
                <w:noProof/>
                <w:webHidden/>
              </w:rPr>
              <w:tab/>
            </w:r>
            <w:r w:rsidR="00E3778F">
              <w:rPr>
                <w:noProof/>
                <w:webHidden/>
              </w:rPr>
              <w:fldChar w:fldCharType="begin"/>
            </w:r>
            <w:r w:rsidR="00E3778F">
              <w:rPr>
                <w:noProof/>
                <w:webHidden/>
              </w:rPr>
              <w:instrText xml:space="preserve"> PAGEREF _Toc129100403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6230AB1D" w14:textId="2964BAD5" w:rsidR="00E3778F" w:rsidRDefault="00000000">
          <w:pPr>
            <w:pStyle w:val="Obsah2"/>
            <w:tabs>
              <w:tab w:val="right" w:leader="dot" w:pos="9062"/>
            </w:tabs>
            <w:rPr>
              <w:rFonts w:eastAsiaTheme="minorEastAsia"/>
              <w:noProof/>
              <w:lang w:eastAsia="cs-CZ"/>
            </w:rPr>
          </w:pPr>
          <w:hyperlink w:anchor="_Toc129100404" w:history="1">
            <w:r w:rsidR="00E3778F" w:rsidRPr="007F4052">
              <w:rPr>
                <w:rStyle w:val="Hypertextovodkaz"/>
                <w:rFonts w:cstheme="minorHAnsi"/>
                <w:noProof/>
                <w:shd w:val="clear" w:color="auto" w:fill="FFFFFF"/>
              </w:rPr>
              <w:t>3.2 Java</w:t>
            </w:r>
            <w:r w:rsidR="00E3778F">
              <w:rPr>
                <w:noProof/>
                <w:webHidden/>
              </w:rPr>
              <w:tab/>
            </w:r>
            <w:r w:rsidR="00E3778F">
              <w:rPr>
                <w:noProof/>
                <w:webHidden/>
              </w:rPr>
              <w:fldChar w:fldCharType="begin"/>
            </w:r>
            <w:r w:rsidR="00E3778F">
              <w:rPr>
                <w:noProof/>
                <w:webHidden/>
              </w:rPr>
              <w:instrText xml:space="preserve"> PAGEREF _Toc129100404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00215FB1" w14:textId="565EF5F3" w:rsidR="00E3778F" w:rsidRDefault="00000000">
          <w:pPr>
            <w:pStyle w:val="Obsah3"/>
            <w:tabs>
              <w:tab w:val="right" w:leader="dot" w:pos="9062"/>
            </w:tabs>
            <w:rPr>
              <w:rFonts w:eastAsiaTheme="minorEastAsia"/>
              <w:noProof/>
              <w:lang w:eastAsia="cs-CZ"/>
            </w:rPr>
          </w:pPr>
          <w:hyperlink w:anchor="_Toc129100405" w:history="1">
            <w:r w:rsidR="00E3778F" w:rsidRPr="007F4052">
              <w:rPr>
                <w:rStyle w:val="Hypertextovodkaz"/>
                <w:noProof/>
                <w:shd w:val="clear" w:color="auto" w:fill="FFFFFF"/>
              </w:rPr>
              <w:t>3.2.1 JIT (Just In Time)</w:t>
            </w:r>
            <w:r w:rsidR="00E3778F">
              <w:rPr>
                <w:noProof/>
                <w:webHidden/>
              </w:rPr>
              <w:tab/>
            </w:r>
            <w:r w:rsidR="00E3778F">
              <w:rPr>
                <w:noProof/>
                <w:webHidden/>
              </w:rPr>
              <w:fldChar w:fldCharType="begin"/>
            </w:r>
            <w:r w:rsidR="00E3778F">
              <w:rPr>
                <w:noProof/>
                <w:webHidden/>
              </w:rPr>
              <w:instrText xml:space="preserve"> PAGEREF _Toc129100405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1B60A8D9" w14:textId="664390F1" w:rsidR="00E3778F" w:rsidRDefault="00000000">
          <w:pPr>
            <w:pStyle w:val="Obsah3"/>
            <w:tabs>
              <w:tab w:val="right" w:leader="dot" w:pos="9062"/>
            </w:tabs>
            <w:rPr>
              <w:rFonts w:eastAsiaTheme="minorEastAsia"/>
              <w:noProof/>
              <w:lang w:eastAsia="cs-CZ"/>
            </w:rPr>
          </w:pPr>
          <w:hyperlink w:anchor="_Toc129100406" w:history="1">
            <w:r w:rsidR="00E3778F" w:rsidRPr="007F4052">
              <w:rPr>
                <w:rStyle w:val="Hypertextovodkaz"/>
                <w:noProof/>
                <w:shd w:val="clear" w:color="auto" w:fill="FFFFFF"/>
              </w:rPr>
              <w:t xml:space="preserve">3.2.2 </w:t>
            </w:r>
            <w:r w:rsidR="00E3778F" w:rsidRPr="007F4052">
              <w:rPr>
                <w:rStyle w:val="Hypertextovodkaz"/>
                <w:noProof/>
              </w:rPr>
              <w:t>přístup k paměti a ovládání hardware</w:t>
            </w:r>
            <w:r w:rsidR="00E3778F">
              <w:rPr>
                <w:noProof/>
                <w:webHidden/>
              </w:rPr>
              <w:tab/>
            </w:r>
            <w:r w:rsidR="00E3778F">
              <w:rPr>
                <w:noProof/>
                <w:webHidden/>
              </w:rPr>
              <w:fldChar w:fldCharType="begin"/>
            </w:r>
            <w:r w:rsidR="00E3778F">
              <w:rPr>
                <w:noProof/>
                <w:webHidden/>
              </w:rPr>
              <w:instrText xml:space="preserve"> PAGEREF _Toc129100406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663A525D" w14:textId="0E53F8D9" w:rsidR="00E3778F" w:rsidRDefault="00000000">
          <w:pPr>
            <w:pStyle w:val="Obsah3"/>
            <w:tabs>
              <w:tab w:val="right" w:leader="dot" w:pos="9062"/>
            </w:tabs>
            <w:rPr>
              <w:rFonts w:eastAsiaTheme="minorEastAsia"/>
              <w:noProof/>
              <w:lang w:eastAsia="cs-CZ"/>
            </w:rPr>
          </w:pPr>
          <w:hyperlink w:anchor="_Toc129100407" w:history="1">
            <w:r w:rsidR="00E3778F" w:rsidRPr="007F4052">
              <w:rPr>
                <w:rStyle w:val="Hypertextovodkaz"/>
                <w:noProof/>
                <w:shd w:val="clear" w:color="auto" w:fill="FFFFFF"/>
              </w:rPr>
              <w:t>3.2.3 výhody</w:t>
            </w:r>
            <w:r w:rsidR="00E3778F">
              <w:rPr>
                <w:noProof/>
                <w:webHidden/>
              </w:rPr>
              <w:tab/>
            </w:r>
            <w:r w:rsidR="00E3778F">
              <w:rPr>
                <w:noProof/>
                <w:webHidden/>
              </w:rPr>
              <w:fldChar w:fldCharType="begin"/>
            </w:r>
            <w:r w:rsidR="00E3778F">
              <w:rPr>
                <w:noProof/>
                <w:webHidden/>
              </w:rPr>
              <w:instrText xml:space="preserve"> PAGEREF _Toc129100407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6676B796" w14:textId="3E7F8521" w:rsidR="00E3778F" w:rsidRDefault="00000000">
          <w:pPr>
            <w:pStyle w:val="Obsah3"/>
            <w:tabs>
              <w:tab w:val="right" w:leader="dot" w:pos="9062"/>
            </w:tabs>
            <w:rPr>
              <w:rFonts w:eastAsiaTheme="minorEastAsia"/>
              <w:noProof/>
              <w:lang w:eastAsia="cs-CZ"/>
            </w:rPr>
          </w:pPr>
          <w:hyperlink w:anchor="_Toc129100408" w:history="1">
            <w:r w:rsidR="00E3778F" w:rsidRPr="007F4052">
              <w:rPr>
                <w:rStyle w:val="Hypertextovodkaz"/>
                <w:noProof/>
                <w:shd w:val="clear" w:color="auto" w:fill="FFFFFF"/>
              </w:rPr>
              <w:t>3.2.4 nevýhody</w:t>
            </w:r>
            <w:r w:rsidR="00E3778F">
              <w:rPr>
                <w:noProof/>
                <w:webHidden/>
              </w:rPr>
              <w:tab/>
            </w:r>
            <w:r w:rsidR="00E3778F">
              <w:rPr>
                <w:noProof/>
                <w:webHidden/>
              </w:rPr>
              <w:fldChar w:fldCharType="begin"/>
            </w:r>
            <w:r w:rsidR="00E3778F">
              <w:rPr>
                <w:noProof/>
                <w:webHidden/>
              </w:rPr>
              <w:instrText xml:space="preserve"> PAGEREF _Toc129100408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736DF4B8" w14:textId="32246442" w:rsidR="00E3778F" w:rsidRDefault="00000000">
          <w:pPr>
            <w:pStyle w:val="Obsah2"/>
            <w:tabs>
              <w:tab w:val="right" w:leader="dot" w:pos="9062"/>
            </w:tabs>
            <w:rPr>
              <w:rFonts w:eastAsiaTheme="minorEastAsia"/>
              <w:noProof/>
              <w:lang w:eastAsia="cs-CZ"/>
            </w:rPr>
          </w:pPr>
          <w:hyperlink w:anchor="_Toc129100409" w:history="1">
            <w:r w:rsidR="00E3778F" w:rsidRPr="007F4052">
              <w:rPr>
                <w:rStyle w:val="Hypertextovodkaz"/>
                <w:rFonts w:cstheme="minorHAnsi"/>
                <w:noProof/>
                <w:shd w:val="clear" w:color="auto" w:fill="FFFFFF"/>
              </w:rPr>
              <w:t>3.3 C#</w:t>
            </w:r>
            <w:r w:rsidR="00E3778F">
              <w:rPr>
                <w:noProof/>
                <w:webHidden/>
              </w:rPr>
              <w:tab/>
            </w:r>
            <w:r w:rsidR="00E3778F">
              <w:rPr>
                <w:noProof/>
                <w:webHidden/>
              </w:rPr>
              <w:fldChar w:fldCharType="begin"/>
            </w:r>
            <w:r w:rsidR="00E3778F">
              <w:rPr>
                <w:noProof/>
                <w:webHidden/>
              </w:rPr>
              <w:instrText xml:space="preserve"> PAGEREF _Toc129100409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5C522104" w14:textId="310DBE9A" w:rsidR="00E3778F" w:rsidRDefault="00000000">
          <w:pPr>
            <w:pStyle w:val="Obsah3"/>
            <w:tabs>
              <w:tab w:val="right" w:leader="dot" w:pos="9062"/>
            </w:tabs>
            <w:rPr>
              <w:rFonts w:eastAsiaTheme="minorEastAsia"/>
              <w:noProof/>
              <w:lang w:eastAsia="cs-CZ"/>
            </w:rPr>
          </w:pPr>
          <w:hyperlink w:anchor="_Toc129100410" w:history="1">
            <w:r w:rsidR="00E3778F" w:rsidRPr="007F4052">
              <w:rPr>
                <w:rStyle w:val="Hypertextovodkaz"/>
                <w:noProof/>
              </w:rPr>
              <w:t>3.3.1 Microsoft .NET</w:t>
            </w:r>
            <w:r w:rsidR="00E3778F">
              <w:rPr>
                <w:noProof/>
                <w:webHidden/>
              </w:rPr>
              <w:tab/>
            </w:r>
            <w:r w:rsidR="00E3778F">
              <w:rPr>
                <w:noProof/>
                <w:webHidden/>
              </w:rPr>
              <w:fldChar w:fldCharType="begin"/>
            </w:r>
            <w:r w:rsidR="00E3778F">
              <w:rPr>
                <w:noProof/>
                <w:webHidden/>
              </w:rPr>
              <w:instrText xml:space="preserve"> PAGEREF _Toc129100410 \h </w:instrText>
            </w:r>
            <w:r w:rsidR="00E3778F">
              <w:rPr>
                <w:noProof/>
                <w:webHidden/>
              </w:rPr>
            </w:r>
            <w:r w:rsidR="00E3778F">
              <w:rPr>
                <w:noProof/>
                <w:webHidden/>
              </w:rPr>
              <w:fldChar w:fldCharType="separate"/>
            </w:r>
            <w:r w:rsidR="00E3778F">
              <w:rPr>
                <w:noProof/>
                <w:webHidden/>
              </w:rPr>
              <w:t>5</w:t>
            </w:r>
            <w:r w:rsidR="00E3778F">
              <w:rPr>
                <w:noProof/>
                <w:webHidden/>
              </w:rPr>
              <w:fldChar w:fldCharType="end"/>
            </w:r>
          </w:hyperlink>
        </w:p>
        <w:p w14:paraId="55C97F20" w14:textId="006A1BDA" w:rsidR="00E3778F" w:rsidRDefault="00000000">
          <w:pPr>
            <w:pStyle w:val="Obsah3"/>
            <w:tabs>
              <w:tab w:val="right" w:leader="dot" w:pos="9062"/>
            </w:tabs>
            <w:rPr>
              <w:rFonts w:eastAsiaTheme="minorEastAsia"/>
              <w:noProof/>
              <w:lang w:eastAsia="cs-CZ"/>
            </w:rPr>
          </w:pPr>
          <w:hyperlink w:anchor="_Toc129100411" w:history="1">
            <w:r w:rsidR="00E3778F" w:rsidRPr="007F4052">
              <w:rPr>
                <w:rStyle w:val="Hypertextovodkaz"/>
                <w:noProof/>
              </w:rPr>
              <w:t>3.3.2 přístup k paměti a ovládání hardware</w:t>
            </w:r>
            <w:r w:rsidR="00E3778F">
              <w:rPr>
                <w:noProof/>
                <w:webHidden/>
              </w:rPr>
              <w:tab/>
            </w:r>
            <w:r w:rsidR="00E3778F">
              <w:rPr>
                <w:noProof/>
                <w:webHidden/>
              </w:rPr>
              <w:fldChar w:fldCharType="begin"/>
            </w:r>
            <w:r w:rsidR="00E3778F">
              <w:rPr>
                <w:noProof/>
                <w:webHidden/>
              </w:rPr>
              <w:instrText xml:space="preserve"> PAGEREF _Toc129100411 \h </w:instrText>
            </w:r>
            <w:r w:rsidR="00E3778F">
              <w:rPr>
                <w:noProof/>
                <w:webHidden/>
              </w:rPr>
            </w:r>
            <w:r w:rsidR="00E3778F">
              <w:rPr>
                <w:noProof/>
                <w:webHidden/>
              </w:rPr>
              <w:fldChar w:fldCharType="separate"/>
            </w:r>
            <w:r w:rsidR="00E3778F">
              <w:rPr>
                <w:noProof/>
                <w:webHidden/>
              </w:rPr>
              <w:t>5</w:t>
            </w:r>
            <w:r w:rsidR="00E3778F">
              <w:rPr>
                <w:noProof/>
                <w:webHidden/>
              </w:rPr>
              <w:fldChar w:fldCharType="end"/>
            </w:r>
          </w:hyperlink>
        </w:p>
        <w:p w14:paraId="2E1EE550" w14:textId="0CF71928" w:rsidR="00E3778F" w:rsidRDefault="00000000">
          <w:pPr>
            <w:pStyle w:val="Obsah3"/>
            <w:tabs>
              <w:tab w:val="right" w:leader="dot" w:pos="9062"/>
            </w:tabs>
            <w:rPr>
              <w:rFonts w:eastAsiaTheme="minorEastAsia"/>
              <w:noProof/>
              <w:lang w:eastAsia="cs-CZ"/>
            </w:rPr>
          </w:pPr>
          <w:hyperlink w:anchor="_Toc129100412" w:history="1">
            <w:r w:rsidR="00E3778F" w:rsidRPr="007F4052">
              <w:rPr>
                <w:rStyle w:val="Hypertextovodkaz"/>
                <w:noProof/>
              </w:rPr>
              <w:t>3.3.3 porovnání s Javou</w:t>
            </w:r>
            <w:r w:rsidR="00E3778F">
              <w:rPr>
                <w:noProof/>
                <w:webHidden/>
              </w:rPr>
              <w:tab/>
            </w:r>
            <w:r w:rsidR="00E3778F">
              <w:rPr>
                <w:noProof/>
                <w:webHidden/>
              </w:rPr>
              <w:fldChar w:fldCharType="begin"/>
            </w:r>
            <w:r w:rsidR="00E3778F">
              <w:rPr>
                <w:noProof/>
                <w:webHidden/>
              </w:rPr>
              <w:instrText xml:space="preserve"> PAGEREF _Toc129100412 \h </w:instrText>
            </w:r>
            <w:r w:rsidR="00E3778F">
              <w:rPr>
                <w:noProof/>
                <w:webHidden/>
              </w:rPr>
            </w:r>
            <w:r w:rsidR="00E3778F">
              <w:rPr>
                <w:noProof/>
                <w:webHidden/>
              </w:rPr>
              <w:fldChar w:fldCharType="separate"/>
            </w:r>
            <w:r w:rsidR="00E3778F">
              <w:rPr>
                <w:noProof/>
                <w:webHidden/>
              </w:rPr>
              <w:t>5</w:t>
            </w:r>
            <w:r w:rsidR="00E3778F">
              <w:rPr>
                <w:noProof/>
                <w:webHidden/>
              </w:rPr>
              <w:fldChar w:fldCharType="end"/>
            </w:r>
          </w:hyperlink>
        </w:p>
        <w:p w14:paraId="724FFD1C" w14:textId="1BB4EC89" w:rsidR="00E3778F" w:rsidRDefault="00000000">
          <w:pPr>
            <w:pStyle w:val="Obsah3"/>
            <w:tabs>
              <w:tab w:val="right" w:leader="dot" w:pos="9062"/>
            </w:tabs>
            <w:rPr>
              <w:rFonts w:eastAsiaTheme="minorEastAsia"/>
              <w:noProof/>
              <w:lang w:eastAsia="cs-CZ"/>
            </w:rPr>
          </w:pPr>
          <w:hyperlink w:anchor="_Toc129100413" w:history="1">
            <w:r w:rsidR="00E3778F" w:rsidRPr="007F4052">
              <w:rPr>
                <w:rStyle w:val="Hypertextovodkaz"/>
                <w:noProof/>
                <w:shd w:val="clear" w:color="auto" w:fill="FFFFFF"/>
              </w:rPr>
              <w:t>3.3.4 podobnosti s C++</w:t>
            </w:r>
            <w:r w:rsidR="00E3778F">
              <w:rPr>
                <w:noProof/>
                <w:webHidden/>
              </w:rPr>
              <w:tab/>
            </w:r>
            <w:r w:rsidR="00E3778F">
              <w:rPr>
                <w:noProof/>
                <w:webHidden/>
              </w:rPr>
              <w:fldChar w:fldCharType="begin"/>
            </w:r>
            <w:r w:rsidR="00E3778F">
              <w:rPr>
                <w:noProof/>
                <w:webHidden/>
              </w:rPr>
              <w:instrText xml:space="preserve"> PAGEREF _Toc129100413 \h </w:instrText>
            </w:r>
            <w:r w:rsidR="00E3778F">
              <w:rPr>
                <w:noProof/>
                <w:webHidden/>
              </w:rPr>
            </w:r>
            <w:r w:rsidR="00E3778F">
              <w:rPr>
                <w:noProof/>
                <w:webHidden/>
              </w:rPr>
              <w:fldChar w:fldCharType="separate"/>
            </w:r>
            <w:r w:rsidR="00E3778F">
              <w:rPr>
                <w:noProof/>
                <w:webHidden/>
              </w:rPr>
              <w:t>6</w:t>
            </w:r>
            <w:r w:rsidR="00E3778F">
              <w:rPr>
                <w:noProof/>
                <w:webHidden/>
              </w:rPr>
              <w:fldChar w:fldCharType="end"/>
            </w:r>
          </w:hyperlink>
        </w:p>
        <w:p w14:paraId="01AE0D38" w14:textId="49E3F869" w:rsidR="00E3778F" w:rsidRDefault="00000000">
          <w:pPr>
            <w:pStyle w:val="Obsah3"/>
            <w:tabs>
              <w:tab w:val="right" w:leader="dot" w:pos="9062"/>
            </w:tabs>
            <w:rPr>
              <w:rFonts w:eastAsiaTheme="minorEastAsia"/>
              <w:noProof/>
              <w:lang w:eastAsia="cs-CZ"/>
            </w:rPr>
          </w:pPr>
          <w:hyperlink w:anchor="_Toc129100414" w:history="1">
            <w:r w:rsidR="00E3778F" w:rsidRPr="007F4052">
              <w:rPr>
                <w:rStyle w:val="Hypertextovodkaz"/>
                <w:noProof/>
                <w:shd w:val="clear" w:color="auto" w:fill="FFFFFF"/>
              </w:rPr>
              <w:t>3.3.5 modifikátory parametrů metod</w:t>
            </w:r>
            <w:r w:rsidR="00E3778F">
              <w:rPr>
                <w:noProof/>
                <w:webHidden/>
              </w:rPr>
              <w:tab/>
            </w:r>
            <w:r w:rsidR="00E3778F">
              <w:rPr>
                <w:noProof/>
                <w:webHidden/>
              </w:rPr>
              <w:fldChar w:fldCharType="begin"/>
            </w:r>
            <w:r w:rsidR="00E3778F">
              <w:rPr>
                <w:noProof/>
                <w:webHidden/>
              </w:rPr>
              <w:instrText xml:space="preserve"> PAGEREF _Toc129100414 \h </w:instrText>
            </w:r>
            <w:r w:rsidR="00E3778F">
              <w:rPr>
                <w:noProof/>
                <w:webHidden/>
              </w:rPr>
            </w:r>
            <w:r w:rsidR="00E3778F">
              <w:rPr>
                <w:noProof/>
                <w:webHidden/>
              </w:rPr>
              <w:fldChar w:fldCharType="separate"/>
            </w:r>
            <w:r w:rsidR="00E3778F">
              <w:rPr>
                <w:noProof/>
                <w:webHidden/>
              </w:rPr>
              <w:t>6</w:t>
            </w:r>
            <w:r w:rsidR="00E3778F">
              <w:rPr>
                <w:noProof/>
                <w:webHidden/>
              </w:rPr>
              <w:fldChar w:fldCharType="end"/>
            </w:r>
          </w:hyperlink>
        </w:p>
        <w:p w14:paraId="0D3DBC25" w14:textId="0B836F03" w:rsidR="00E3778F" w:rsidRDefault="00000000">
          <w:pPr>
            <w:pStyle w:val="Obsah3"/>
            <w:tabs>
              <w:tab w:val="right" w:leader="dot" w:pos="9062"/>
            </w:tabs>
            <w:rPr>
              <w:rFonts w:eastAsiaTheme="minorEastAsia"/>
              <w:noProof/>
              <w:lang w:eastAsia="cs-CZ"/>
            </w:rPr>
          </w:pPr>
          <w:hyperlink w:anchor="_Toc129100415" w:history="1">
            <w:r w:rsidR="00E3778F" w:rsidRPr="007F4052">
              <w:rPr>
                <w:rStyle w:val="Hypertextovodkaz"/>
                <w:noProof/>
                <w:shd w:val="clear" w:color="auto" w:fill="FFFFFF"/>
              </w:rPr>
              <w:t>3.3.6 nové funkce</w:t>
            </w:r>
            <w:r w:rsidR="00E3778F">
              <w:rPr>
                <w:noProof/>
                <w:webHidden/>
              </w:rPr>
              <w:tab/>
            </w:r>
            <w:r w:rsidR="00E3778F">
              <w:rPr>
                <w:noProof/>
                <w:webHidden/>
              </w:rPr>
              <w:fldChar w:fldCharType="begin"/>
            </w:r>
            <w:r w:rsidR="00E3778F">
              <w:rPr>
                <w:noProof/>
                <w:webHidden/>
              </w:rPr>
              <w:instrText xml:space="preserve"> PAGEREF _Toc129100415 \h </w:instrText>
            </w:r>
            <w:r w:rsidR="00E3778F">
              <w:rPr>
                <w:noProof/>
                <w:webHidden/>
              </w:rPr>
            </w:r>
            <w:r w:rsidR="00E3778F">
              <w:rPr>
                <w:noProof/>
                <w:webHidden/>
              </w:rPr>
              <w:fldChar w:fldCharType="separate"/>
            </w:r>
            <w:r w:rsidR="00E3778F">
              <w:rPr>
                <w:noProof/>
                <w:webHidden/>
              </w:rPr>
              <w:t>6</w:t>
            </w:r>
            <w:r w:rsidR="00E3778F">
              <w:rPr>
                <w:noProof/>
                <w:webHidden/>
              </w:rPr>
              <w:fldChar w:fldCharType="end"/>
            </w:r>
          </w:hyperlink>
        </w:p>
        <w:p w14:paraId="14677DA9" w14:textId="23428803" w:rsidR="00E3778F" w:rsidRDefault="00000000">
          <w:pPr>
            <w:pStyle w:val="Obsah2"/>
            <w:tabs>
              <w:tab w:val="right" w:leader="dot" w:pos="9062"/>
            </w:tabs>
            <w:rPr>
              <w:rFonts w:eastAsiaTheme="minorEastAsia"/>
              <w:noProof/>
              <w:lang w:eastAsia="cs-CZ"/>
            </w:rPr>
          </w:pPr>
          <w:hyperlink w:anchor="_Toc129100416" w:history="1">
            <w:r w:rsidR="00E3778F" w:rsidRPr="007F4052">
              <w:rPr>
                <w:rStyle w:val="Hypertextovodkaz"/>
                <w:rFonts w:cstheme="minorHAnsi"/>
                <w:noProof/>
              </w:rPr>
              <w:t>3.4 výběr</w:t>
            </w:r>
            <w:r w:rsidR="00E3778F">
              <w:rPr>
                <w:noProof/>
                <w:webHidden/>
              </w:rPr>
              <w:tab/>
            </w:r>
            <w:r w:rsidR="00E3778F">
              <w:rPr>
                <w:noProof/>
                <w:webHidden/>
              </w:rPr>
              <w:fldChar w:fldCharType="begin"/>
            </w:r>
            <w:r w:rsidR="00E3778F">
              <w:rPr>
                <w:noProof/>
                <w:webHidden/>
              </w:rPr>
              <w:instrText xml:space="preserve"> PAGEREF _Toc129100416 \h </w:instrText>
            </w:r>
            <w:r w:rsidR="00E3778F">
              <w:rPr>
                <w:noProof/>
                <w:webHidden/>
              </w:rPr>
            </w:r>
            <w:r w:rsidR="00E3778F">
              <w:rPr>
                <w:noProof/>
                <w:webHidden/>
              </w:rPr>
              <w:fldChar w:fldCharType="separate"/>
            </w:r>
            <w:r w:rsidR="00E3778F">
              <w:rPr>
                <w:noProof/>
                <w:webHidden/>
              </w:rPr>
              <w:t>6</w:t>
            </w:r>
            <w:r w:rsidR="00E3778F">
              <w:rPr>
                <w:noProof/>
                <w:webHidden/>
              </w:rPr>
              <w:fldChar w:fldCharType="end"/>
            </w:r>
          </w:hyperlink>
        </w:p>
        <w:p w14:paraId="614C78ED" w14:textId="17B60D1A" w:rsidR="00E3778F" w:rsidRDefault="00000000">
          <w:pPr>
            <w:pStyle w:val="Obsah1"/>
            <w:tabs>
              <w:tab w:val="right" w:leader="dot" w:pos="9062"/>
            </w:tabs>
            <w:rPr>
              <w:rFonts w:eastAsiaTheme="minorEastAsia"/>
              <w:noProof/>
              <w:lang w:eastAsia="cs-CZ"/>
            </w:rPr>
          </w:pPr>
          <w:hyperlink w:anchor="_Toc129100417" w:history="1">
            <w:r w:rsidR="00E3778F" w:rsidRPr="007F4052">
              <w:rPr>
                <w:rStyle w:val="Hypertextovodkaz"/>
                <w:rFonts w:cstheme="minorHAnsi"/>
                <w:noProof/>
              </w:rPr>
              <w:t>4. Výběr herních žánrů vhodných pro implementaci</w:t>
            </w:r>
            <w:r w:rsidR="00E3778F">
              <w:rPr>
                <w:noProof/>
                <w:webHidden/>
              </w:rPr>
              <w:tab/>
            </w:r>
            <w:r w:rsidR="00E3778F">
              <w:rPr>
                <w:noProof/>
                <w:webHidden/>
              </w:rPr>
              <w:fldChar w:fldCharType="begin"/>
            </w:r>
            <w:r w:rsidR="00E3778F">
              <w:rPr>
                <w:noProof/>
                <w:webHidden/>
              </w:rPr>
              <w:instrText xml:space="preserve"> PAGEREF _Toc129100417 \h </w:instrText>
            </w:r>
            <w:r w:rsidR="00E3778F">
              <w:rPr>
                <w:noProof/>
                <w:webHidden/>
              </w:rPr>
            </w:r>
            <w:r w:rsidR="00E3778F">
              <w:rPr>
                <w:noProof/>
                <w:webHidden/>
              </w:rPr>
              <w:fldChar w:fldCharType="separate"/>
            </w:r>
            <w:r w:rsidR="00E3778F">
              <w:rPr>
                <w:noProof/>
                <w:webHidden/>
              </w:rPr>
              <w:t>7</w:t>
            </w:r>
            <w:r w:rsidR="00E3778F">
              <w:rPr>
                <w:noProof/>
                <w:webHidden/>
              </w:rPr>
              <w:fldChar w:fldCharType="end"/>
            </w:r>
          </w:hyperlink>
        </w:p>
        <w:p w14:paraId="4DC8040F" w14:textId="315B6EED" w:rsidR="00E3778F" w:rsidRDefault="00000000">
          <w:pPr>
            <w:pStyle w:val="Obsah2"/>
            <w:tabs>
              <w:tab w:val="right" w:leader="dot" w:pos="9062"/>
            </w:tabs>
            <w:rPr>
              <w:rFonts w:eastAsiaTheme="minorEastAsia"/>
              <w:noProof/>
              <w:lang w:eastAsia="cs-CZ"/>
            </w:rPr>
          </w:pPr>
          <w:hyperlink w:anchor="_Toc129100418" w:history="1">
            <w:r w:rsidR="00E3778F" w:rsidRPr="007F4052">
              <w:rPr>
                <w:rStyle w:val="Hypertextovodkaz"/>
                <w:rFonts w:cstheme="minorHAnsi"/>
                <w:noProof/>
              </w:rPr>
              <w:t>4.1 RPG</w:t>
            </w:r>
            <w:r w:rsidR="00E3778F">
              <w:rPr>
                <w:noProof/>
                <w:webHidden/>
              </w:rPr>
              <w:tab/>
            </w:r>
            <w:r w:rsidR="00E3778F">
              <w:rPr>
                <w:noProof/>
                <w:webHidden/>
              </w:rPr>
              <w:fldChar w:fldCharType="begin"/>
            </w:r>
            <w:r w:rsidR="00E3778F">
              <w:rPr>
                <w:noProof/>
                <w:webHidden/>
              </w:rPr>
              <w:instrText xml:space="preserve"> PAGEREF _Toc129100418 \h </w:instrText>
            </w:r>
            <w:r w:rsidR="00E3778F">
              <w:rPr>
                <w:noProof/>
                <w:webHidden/>
              </w:rPr>
            </w:r>
            <w:r w:rsidR="00E3778F">
              <w:rPr>
                <w:noProof/>
                <w:webHidden/>
              </w:rPr>
              <w:fldChar w:fldCharType="separate"/>
            </w:r>
            <w:r w:rsidR="00E3778F">
              <w:rPr>
                <w:noProof/>
                <w:webHidden/>
              </w:rPr>
              <w:t>8</w:t>
            </w:r>
            <w:r w:rsidR="00E3778F">
              <w:rPr>
                <w:noProof/>
                <w:webHidden/>
              </w:rPr>
              <w:fldChar w:fldCharType="end"/>
            </w:r>
          </w:hyperlink>
        </w:p>
        <w:p w14:paraId="0D50A173" w14:textId="21836203" w:rsidR="00E3778F" w:rsidRDefault="00000000">
          <w:pPr>
            <w:pStyle w:val="Obsah2"/>
            <w:tabs>
              <w:tab w:val="right" w:leader="dot" w:pos="9062"/>
            </w:tabs>
            <w:rPr>
              <w:rFonts w:eastAsiaTheme="minorEastAsia"/>
              <w:noProof/>
              <w:lang w:eastAsia="cs-CZ"/>
            </w:rPr>
          </w:pPr>
          <w:hyperlink w:anchor="_Toc129100419" w:history="1">
            <w:r w:rsidR="00E3778F" w:rsidRPr="007F4052">
              <w:rPr>
                <w:rStyle w:val="Hypertextovodkaz"/>
                <w:rFonts w:cstheme="minorHAnsi"/>
                <w:noProof/>
              </w:rPr>
              <w:t>4.2 akční</w:t>
            </w:r>
            <w:r w:rsidR="00E3778F">
              <w:rPr>
                <w:noProof/>
                <w:webHidden/>
              </w:rPr>
              <w:tab/>
            </w:r>
            <w:r w:rsidR="00E3778F">
              <w:rPr>
                <w:noProof/>
                <w:webHidden/>
              </w:rPr>
              <w:fldChar w:fldCharType="begin"/>
            </w:r>
            <w:r w:rsidR="00E3778F">
              <w:rPr>
                <w:noProof/>
                <w:webHidden/>
              </w:rPr>
              <w:instrText xml:space="preserve"> PAGEREF _Toc129100419 \h </w:instrText>
            </w:r>
            <w:r w:rsidR="00E3778F">
              <w:rPr>
                <w:noProof/>
                <w:webHidden/>
              </w:rPr>
            </w:r>
            <w:r w:rsidR="00E3778F">
              <w:rPr>
                <w:noProof/>
                <w:webHidden/>
              </w:rPr>
              <w:fldChar w:fldCharType="separate"/>
            </w:r>
            <w:r w:rsidR="00E3778F">
              <w:rPr>
                <w:noProof/>
                <w:webHidden/>
              </w:rPr>
              <w:t>9</w:t>
            </w:r>
            <w:r w:rsidR="00E3778F">
              <w:rPr>
                <w:noProof/>
                <w:webHidden/>
              </w:rPr>
              <w:fldChar w:fldCharType="end"/>
            </w:r>
          </w:hyperlink>
        </w:p>
        <w:p w14:paraId="694E5EC4" w14:textId="325BC6FC" w:rsidR="00E3778F" w:rsidRDefault="00000000">
          <w:pPr>
            <w:pStyle w:val="Obsah2"/>
            <w:tabs>
              <w:tab w:val="right" w:leader="dot" w:pos="9062"/>
            </w:tabs>
            <w:rPr>
              <w:rFonts w:eastAsiaTheme="minorEastAsia"/>
              <w:noProof/>
              <w:lang w:eastAsia="cs-CZ"/>
            </w:rPr>
          </w:pPr>
          <w:hyperlink w:anchor="_Toc129100420" w:history="1">
            <w:r w:rsidR="00E3778F" w:rsidRPr="007F4052">
              <w:rPr>
                <w:rStyle w:val="Hypertextovodkaz"/>
                <w:rFonts w:cstheme="minorHAnsi"/>
                <w:noProof/>
              </w:rPr>
              <w:t>4.3 strategie</w:t>
            </w:r>
            <w:r w:rsidR="00E3778F">
              <w:rPr>
                <w:noProof/>
                <w:webHidden/>
              </w:rPr>
              <w:tab/>
            </w:r>
            <w:r w:rsidR="00E3778F">
              <w:rPr>
                <w:noProof/>
                <w:webHidden/>
              </w:rPr>
              <w:fldChar w:fldCharType="begin"/>
            </w:r>
            <w:r w:rsidR="00E3778F">
              <w:rPr>
                <w:noProof/>
                <w:webHidden/>
              </w:rPr>
              <w:instrText xml:space="preserve"> PAGEREF _Toc129100420 \h </w:instrText>
            </w:r>
            <w:r w:rsidR="00E3778F">
              <w:rPr>
                <w:noProof/>
                <w:webHidden/>
              </w:rPr>
            </w:r>
            <w:r w:rsidR="00E3778F">
              <w:rPr>
                <w:noProof/>
                <w:webHidden/>
              </w:rPr>
              <w:fldChar w:fldCharType="separate"/>
            </w:r>
            <w:r w:rsidR="00E3778F">
              <w:rPr>
                <w:noProof/>
                <w:webHidden/>
              </w:rPr>
              <w:t>9</w:t>
            </w:r>
            <w:r w:rsidR="00E3778F">
              <w:rPr>
                <w:noProof/>
                <w:webHidden/>
              </w:rPr>
              <w:fldChar w:fldCharType="end"/>
            </w:r>
          </w:hyperlink>
        </w:p>
        <w:p w14:paraId="7E96628F" w14:textId="0E1587CF" w:rsidR="00E3778F" w:rsidRDefault="00000000">
          <w:pPr>
            <w:pStyle w:val="Obsah2"/>
            <w:tabs>
              <w:tab w:val="right" w:leader="dot" w:pos="9062"/>
            </w:tabs>
            <w:rPr>
              <w:rFonts w:eastAsiaTheme="minorEastAsia"/>
              <w:noProof/>
              <w:lang w:eastAsia="cs-CZ"/>
            </w:rPr>
          </w:pPr>
          <w:hyperlink w:anchor="_Toc129100421" w:history="1">
            <w:r w:rsidR="00E3778F" w:rsidRPr="007F4052">
              <w:rPr>
                <w:rStyle w:val="Hypertextovodkaz"/>
                <w:rFonts w:cstheme="minorHAnsi"/>
                <w:noProof/>
                <w:shd w:val="clear" w:color="auto" w:fill="FFFFFF"/>
              </w:rPr>
              <w:t>4.4 závodní</w:t>
            </w:r>
            <w:r w:rsidR="00E3778F">
              <w:rPr>
                <w:noProof/>
                <w:webHidden/>
              </w:rPr>
              <w:tab/>
            </w:r>
            <w:r w:rsidR="00E3778F">
              <w:rPr>
                <w:noProof/>
                <w:webHidden/>
              </w:rPr>
              <w:fldChar w:fldCharType="begin"/>
            </w:r>
            <w:r w:rsidR="00E3778F">
              <w:rPr>
                <w:noProof/>
                <w:webHidden/>
              </w:rPr>
              <w:instrText xml:space="preserve"> PAGEREF _Toc129100421 \h </w:instrText>
            </w:r>
            <w:r w:rsidR="00E3778F">
              <w:rPr>
                <w:noProof/>
                <w:webHidden/>
              </w:rPr>
            </w:r>
            <w:r w:rsidR="00E3778F">
              <w:rPr>
                <w:noProof/>
                <w:webHidden/>
              </w:rPr>
              <w:fldChar w:fldCharType="separate"/>
            </w:r>
            <w:r w:rsidR="00E3778F">
              <w:rPr>
                <w:noProof/>
                <w:webHidden/>
              </w:rPr>
              <w:t>9</w:t>
            </w:r>
            <w:r w:rsidR="00E3778F">
              <w:rPr>
                <w:noProof/>
                <w:webHidden/>
              </w:rPr>
              <w:fldChar w:fldCharType="end"/>
            </w:r>
          </w:hyperlink>
        </w:p>
        <w:p w14:paraId="6A501496" w14:textId="1087D3B0" w:rsidR="00E3778F" w:rsidRDefault="00000000">
          <w:pPr>
            <w:pStyle w:val="Obsah2"/>
            <w:tabs>
              <w:tab w:val="right" w:leader="dot" w:pos="9062"/>
            </w:tabs>
            <w:rPr>
              <w:rFonts w:eastAsiaTheme="minorEastAsia"/>
              <w:noProof/>
              <w:lang w:eastAsia="cs-CZ"/>
            </w:rPr>
          </w:pPr>
          <w:hyperlink w:anchor="_Toc129100422" w:history="1">
            <w:r w:rsidR="00E3778F" w:rsidRPr="007F4052">
              <w:rPr>
                <w:rStyle w:val="Hypertextovodkaz"/>
                <w:rFonts w:cstheme="minorHAnsi"/>
                <w:noProof/>
              </w:rPr>
              <w:t>4.5 shrnutí</w:t>
            </w:r>
            <w:r w:rsidR="00E3778F">
              <w:rPr>
                <w:noProof/>
                <w:webHidden/>
              </w:rPr>
              <w:tab/>
            </w:r>
            <w:r w:rsidR="00E3778F">
              <w:rPr>
                <w:noProof/>
                <w:webHidden/>
              </w:rPr>
              <w:fldChar w:fldCharType="begin"/>
            </w:r>
            <w:r w:rsidR="00E3778F">
              <w:rPr>
                <w:noProof/>
                <w:webHidden/>
              </w:rPr>
              <w:instrText xml:space="preserve"> PAGEREF _Toc129100422 \h </w:instrText>
            </w:r>
            <w:r w:rsidR="00E3778F">
              <w:rPr>
                <w:noProof/>
                <w:webHidden/>
              </w:rPr>
            </w:r>
            <w:r w:rsidR="00E3778F">
              <w:rPr>
                <w:noProof/>
                <w:webHidden/>
              </w:rPr>
              <w:fldChar w:fldCharType="separate"/>
            </w:r>
            <w:r w:rsidR="00E3778F">
              <w:rPr>
                <w:noProof/>
                <w:webHidden/>
              </w:rPr>
              <w:t>9</w:t>
            </w:r>
            <w:r w:rsidR="00E3778F">
              <w:rPr>
                <w:noProof/>
                <w:webHidden/>
              </w:rPr>
              <w:fldChar w:fldCharType="end"/>
            </w:r>
          </w:hyperlink>
        </w:p>
        <w:p w14:paraId="1D32BC73" w14:textId="7C7815E8" w:rsidR="00E3778F" w:rsidRDefault="00000000">
          <w:pPr>
            <w:pStyle w:val="Obsah1"/>
            <w:tabs>
              <w:tab w:val="right" w:leader="dot" w:pos="9062"/>
            </w:tabs>
            <w:rPr>
              <w:rFonts w:eastAsiaTheme="minorEastAsia"/>
              <w:noProof/>
              <w:lang w:eastAsia="cs-CZ"/>
            </w:rPr>
          </w:pPr>
          <w:hyperlink w:anchor="_Toc129100423" w:history="1">
            <w:r w:rsidR="00E3778F" w:rsidRPr="007F4052">
              <w:rPr>
                <w:rStyle w:val="Hypertextovodkaz"/>
                <w:rFonts w:cstheme="minorHAnsi"/>
                <w:noProof/>
              </w:rPr>
              <w:t>5. Grafické výstupy aplikací</w:t>
            </w:r>
            <w:r w:rsidR="00E3778F">
              <w:rPr>
                <w:noProof/>
                <w:webHidden/>
              </w:rPr>
              <w:tab/>
            </w:r>
            <w:r w:rsidR="00E3778F">
              <w:rPr>
                <w:noProof/>
                <w:webHidden/>
              </w:rPr>
              <w:fldChar w:fldCharType="begin"/>
            </w:r>
            <w:r w:rsidR="00E3778F">
              <w:rPr>
                <w:noProof/>
                <w:webHidden/>
              </w:rPr>
              <w:instrText xml:space="preserve"> PAGEREF _Toc129100423 \h </w:instrText>
            </w:r>
            <w:r w:rsidR="00E3778F">
              <w:rPr>
                <w:noProof/>
                <w:webHidden/>
              </w:rPr>
            </w:r>
            <w:r w:rsidR="00E3778F">
              <w:rPr>
                <w:noProof/>
                <w:webHidden/>
              </w:rPr>
              <w:fldChar w:fldCharType="separate"/>
            </w:r>
            <w:r w:rsidR="00E3778F">
              <w:rPr>
                <w:noProof/>
                <w:webHidden/>
              </w:rPr>
              <w:t>10</w:t>
            </w:r>
            <w:r w:rsidR="00E3778F">
              <w:rPr>
                <w:noProof/>
                <w:webHidden/>
              </w:rPr>
              <w:fldChar w:fldCharType="end"/>
            </w:r>
          </w:hyperlink>
        </w:p>
        <w:p w14:paraId="3E744837" w14:textId="02C5C30B" w:rsidR="00E3778F" w:rsidRDefault="00000000">
          <w:pPr>
            <w:pStyle w:val="Obsah2"/>
            <w:tabs>
              <w:tab w:val="right" w:leader="dot" w:pos="9062"/>
            </w:tabs>
            <w:rPr>
              <w:rFonts w:eastAsiaTheme="minorEastAsia"/>
              <w:noProof/>
              <w:lang w:eastAsia="cs-CZ"/>
            </w:rPr>
          </w:pPr>
          <w:hyperlink w:anchor="_Toc129100424" w:history="1">
            <w:r w:rsidR="00E3778F" w:rsidRPr="007F4052">
              <w:rPr>
                <w:rStyle w:val="Hypertextovodkaz"/>
                <w:rFonts w:cstheme="minorHAnsi"/>
                <w:noProof/>
                <w:shd w:val="clear" w:color="auto" w:fill="FFFFFF"/>
              </w:rPr>
              <w:t>5.1 konzolová aplikace</w:t>
            </w:r>
            <w:r w:rsidR="00E3778F">
              <w:rPr>
                <w:noProof/>
                <w:webHidden/>
              </w:rPr>
              <w:tab/>
            </w:r>
            <w:r w:rsidR="00E3778F">
              <w:rPr>
                <w:noProof/>
                <w:webHidden/>
              </w:rPr>
              <w:fldChar w:fldCharType="begin"/>
            </w:r>
            <w:r w:rsidR="00E3778F">
              <w:rPr>
                <w:noProof/>
                <w:webHidden/>
              </w:rPr>
              <w:instrText xml:space="preserve"> PAGEREF _Toc129100424 \h </w:instrText>
            </w:r>
            <w:r w:rsidR="00E3778F">
              <w:rPr>
                <w:noProof/>
                <w:webHidden/>
              </w:rPr>
            </w:r>
            <w:r w:rsidR="00E3778F">
              <w:rPr>
                <w:noProof/>
                <w:webHidden/>
              </w:rPr>
              <w:fldChar w:fldCharType="separate"/>
            </w:r>
            <w:r w:rsidR="00E3778F">
              <w:rPr>
                <w:noProof/>
                <w:webHidden/>
              </w:rPr>
              <w:t>10</w:t>
            </w:r>
            <w:r w:rsidR="00E3778F">
              <w:rPr>
                <w:noProof/>
                <w:webHidden/>
              </w:rPr>
              <w:fldChar w:fldCharType="end"/>
            </w:r>
          </w:hyperlink>
        </w:p>
        <w:p w14:paraId="0E0347EA" w14:textId="1F317E9E" w:rsidR="00E3778F" w:rsidRDefault="00000000">
          <w:pPr>
            <w:pStyle w:val="Obsah2"/>
            <w:tabs>
              <w:tab w:val="right" w:leader="dot" w:pos="9062"/>
            </w:tabs>
            <w:rPr>
              <w:rFonts w:eastAsiaTheme="minorEastAsia"/>
              <w:noProof/>
              <w:lang w:eastAsia="cs-CZ"/>
            </w:rPr>
          </w:pPr>
          <w:hyperlink w:anchor="_Toc129100425" w:history="1">
            <w:r w:rsidR="00E3778F" w:rsidRPr="007F4052">
              <w:rPr>
                <w:rStyle w:val="Hypertextovodkaz"/>
                <w:rFonts w:cstheme="minorHAnsi"/>
                <w:noProof/>
              </w:rPr>
              <w:t>5.2 okenní aplikace</w:t>
            </w:r>
            <w:r w:rsidR="00E3778F">
              <w:rPr>
                <w:noProof/>
                <w:webHidden/>
              </w:rPr>
              <w:tab/>
            </w:r>
            <w:r w:rsidR="00E3778F">
              <w:rPr>
                <w:noProof/>
                <w:webHidden/>
              </w:rPr>
              <w:fldChar w:fldCharType="begin"/>
            </w:r>
            <w:r w:rsidR="00E3778F">
              <w:rPr>
                <w:noProof/>
                <w:webHidden/>
              </w:rPr>
              <w:instrText xml:space="preserve"> PAGEREF _Toc129100425 \h </w:instrText>
            </w:r>
            <w:r w:rsidR="00E3778F">
              <w:rPr>
                <w:noProof/>
                <w:webHidden/>
              </w:rPr>
            </w:r>
            <w:r w:rsidR="00E3778F">
              <w:rPr>
                <w:noProof/>
                <w:webHidden/>
              </w:rPr>
              <w:fldChar w:fldCharType="separate"/>
            </w:r>
            <w:r w:rsidR="00E3778F">
              <w:rPr>
                <w:noProof/>
                <w:webHidden/>
              </w:rPr>
              <w:t>10</w:t>
            </w:r>
            <w:r w:rsidR="00E3778F">
              <w:rPr>
                <w:noProof/>
                <w:webHidden/>
              </w:rPr>
              <w:fldChar w:fldCharType="end"/>
            </w:r>
          </w:hyperlink>
        </w:p>
        <w:p w14:paraId="2EEA9EFF" w14:textId="37E41210" w:rsidR="00E3778F" w:rsidRDefault="00000000">
          <w:pPr>
            <w:pStyle w:val="Obsah3"/>
            <w:tabs>
              <w:tab w:val="right" w:leader="dot" w:pos="9062"/>
            </w:tabs>
            <w:rPr>
              <w:rFonts w:eastAsiaTheme="minorEastAsia"/>
              <w:noProof/>
              <w:lang w:eastAsia="cs-CZ"/>
            </w:rPr>
          </w:pPr>
          <w:hyperlink w:anchor="_Toc129100426" w:history="1">
            <w:r w:rsidR="00E3778F" w:rsidRPr="007F4052">
              <w:rPr>
                <w:rStyle w:val="Hypertextovodkaz"/>
                <w:rFonts w:cstheme="minorHAnsi"/>
                <w:noProof/>
                <w:shd w:val="clear" w:color="auto" w:fill="FFFFFF"/>
              </w:rPr>
              <w:t>5.2.1 WinForm</w:t>
            </w:r>
            <w:r w:rsidR="00E3778F">
              <w:rPr>
                <w:noProof/>
                <w:webHidden/>
              </w:rPr>
              <w:tab/>
            </w:r>
            <w:r w:rsidR="00E3778F">
              <w:rPr>
                <w:noProof/>
                <w:webHidden/>
              </w:rPr>
              <w:fldChar w:fldCharType="begin"/>
            </w:r>
            <w:r w:rsidR="00E3778F">
              <w:rPr>
                <w:noProof/>
                <w:webHidden/>
              </w:rPr>
              <w:instrText xml:space="preserve"> PAGEREF _Toc129100426 \h </w:instrText>
            </w:r>
            <w:r w:rsidR="00E3778F">
              <w:rPr>
                <w:noProof/>
                <w:webHidden/>
              </w:rPr>
            </w:r>
            <w:r w:rsidR="00E3778F">
              <w:rPr>
                <w:noProof/>
                <w:webHidden/>
              </w:rPr>
              <w:fldChar w:fldCharType="separate"/>
            </w:r>
            <w:r w:rsidR="00E3778F">
              <w:rPr>
                <w:noProof/>
                <w:webHidden/>
              </w:rPr>
              <w:t>10</w:t>
            </w:r>
            <w:r w:rsidR="00E3778F">
              <w:rPr>
                <w:noProof/>
                <w:webHidden/>
              </w:rPr>
              <w:fldChar w:fldCharType="end"/>
            </w:r>
          </w:hyperlink>
        </w:p>
        <w:p w14:paraId="79E25EF2" w14:textId="68350B6D" w:rsidR="00E3778F" w:rsidRDefault="00000000">
          <w:pPr>
            <w:pStyle w:val="Obsah3"/>
            <w:tabs>
              <w:tab w:val="right" w:leader="dot" w:pos="9062"/>
            </w:tabs>
            <w:rPr>
              <w:rFonts w:eastAsiaTheme="minorEastAsia"/>
              <w:noProof/>
              <w:lang w:eastAsia="cs-CZ"/>
            </w:rPr>
          </w:pPr>
          <w:hyperlink w:anchor="_Toc129100427" w:history="1">
            <w:r w:rsidR="00E3778F" w:rsidRPr="007F4052">
              <w:rPr>
                <w:rStyle w:val="Hypertextovodkaz"/>
                <w:rFonts w:cstheme="minorHAnsi"/>
                <w:noProof/>
                <w:shd w:val="clear" w:color="auto" w:fill="FFFFFF"/>
              </w:rPr>
              <w:t>5.2.2 WPF</w:t>
            </w:r>
            <w:r w:rsidR="00E3778F">
              <w:rPr>
                <w:noProof/>
                <w:webHidden/>
              </w:rPr>
              <w:tab/>
            </w:r>
            <w:r w:rsidR="00E3778F">
              <w:rPr>
                <w:noProof/>
                <w:webHidden/>
              </w:rPr>
              <w:fldChar w:fldCharType="begin"/>
            </w:r>
            <w:r w:rsidR="00E3778F">
              <w:rPr>
                <w:noProof/>
                <w:webHidden/>
              </w:rPr>
              <w:instrText xml:space="preserve"> PAGEREF _Toc129100427 \h </w:instrText>
            </w:r>
            <w:r w:rsidR="00E3778F">
              <w:rPr>
                <w:noProof/>
                <w:webHidden/>
              </w:rPr>
            </w:r>
            <w:r w:rsidR="00E3778F">
              <w:rPr>
                <w:noProof/>
                <w:webHidden/>
              </w:rPr>
              <w:fldChar w:fldCharType="separate"/>
            </w:r>
            <w:r w:rsidR="00E3778F">
              <w:rPr>
                <w:noProof/>
                <w:webHidden/>
              </w:rPr>
              <w:t>11</w:t>
            </w:r>
            <w:r w:rsidR="00E3778F">
              <w:rPr>
                <w:noProof/>
                <w:webHidden/>
              </w:rPr>
              <w:fldChar w:fldCharType="end"/>
            </w:r>
          </w:hyperlink>
        </w:p>
        <w:p w14:paraId="7C616099" w14:textId="2A7682F9" w:rsidR="00E3778F" w:rsidRDefault="00000000">
          <w:pPr>
            <w:pStyle w:val="Obsah2"/>
            <w:tabs>
              <w:tab w:val="right" w:leader="dot" w:pos="9062"/>
            </w:tabs>
            <w:rPr>
              <w:rFonts w:eastAsiaTheme="minorEastAsia"/>
              <w:noProof/>
              <w:lang w:eastAsia="cs-CZ"/>
            </w:rPr>
          </w:pPr>
          <w:hyperlink w:anchor="_Toc129100428" w:history="1">
            <w:r w:rsidR="00E3778F" w:rsidRPr="007F4052">
              <w:rPr>
                <w:rStyle w:val="Hypertextovodkaz"/>
                <w:rFonts w:cstheme="minorHAnsi"/>
                <w:noProof/>
              </w:rPr>
              <w:t>5.3 mobilní aplikace</w:t>
            </w:r>
            <w:r w:rsidR="00E3778F">
              <w:rPr>
                <w:noProof/>
                <w:webHidden/>
              </w:rPr>
              <w:tab/>
            </w:r>
            <w:r w:rsidR="00E3778F">
              <w:rPr>
                <w:noProof/>
                <w:webHidden/>
              </w:rPr>
              <w:fldChar w:fldCharType="begin"/>
            </w:r>
            <w:r w:rsidR="00E3778F">
              <w:rPr>
                <w:noProof/>
                <w:webHidden/>
              </w:rPr>
              <w:instrText xml:space="preserve"> PAGEREF _Toc129100428 \h </w:instrText>
            </w:r>
            <w:r w:rsidR="00E3778F">
              <w:rPr>
                <w:noProof/>
                <w:webHidden/>
              </w:rPr>
            </w:r>
            <w:r w:rsidR="00E3778F">
              <w:rPr>
                <w:noProof/>
                <w:webHidden/>
              </w:rPr>
              <w:fldChar w:fldCharType="separate"/>
            </w:r>
            <w:r w:rsidR="00E3778F">
              <w:rPr>
                <w:noProof/>
                <w:webHidden/>
              </w:rPr>
              <w:t>11</w:t>
            </w:r>
            <w:r w:rsidR="00E3778F">
              <w:rPr>
                <w:noProof/>
                <w:webHidden/>
              </w:rPr>
              <w:fldChar w:fldCharType="end"/>
            </w:r>
          </w:hyperlink>
        </w:p>
        <w:p w14:paraId="3EC3C2FF" w14:textId="095247FC" w:rsidR="00E3778F" w:rsidRDefault="00000000">
          <w:pPr>
            <w:pStyle w:val="Obsah3"/>
            <w:tabs>
              <w:tab w:val="right" w:leader="dot" w:pos="9062"/>
            </w:tabs>
            <w:rPr>
              <w:rFonts w:eastAsiaTheme="minorEastAsia"/>
              <w:noProof/>
              <w:lang w:eastAsia="cs-CZ"/>
            </w:rPr>
          </w:pPr>
          <w:hyperlink w:anchor="_Toc129100429" w:history="1">
            <w:r w:rsidR="00E3778F" w:rsidRPr="007F4052">
              <w:rPr>
                <w:rStyle w:val="Hypertextovodkaz"/>
                <w:rFonts w:cstheme="minorHAnsi"/>
                <w:noProof/>
              </w:rPr>
              <w:t>5.3.1 Xamarin</w:t>
            </w:r>
            <w:r w:rsidR="00E3778F">
              <w:rPr>
                <w:noProof/>
                <w:webHidden/>
              </w:rPr>
              <w:tab/>
            </w:r>
            <w:r w:rsidR="00E3778F">
              <w:rPr>
                <w:noProof/>
                <w:webHidden/>
              </w:rPr>
              <w:fldChar w:fldCharType="begin"/>
            </w:r>
            <w:r w:rsidR="00E3778F">
              <w:rPr>
                <w:noProof/>
                <w:webHidden/>
              </w:rPr>
              <w:instrText xml:space="preserve"> PAGEREF _Toc129100429 \h </w:instrText>
            </w:r>
            <w:r w:rsidR="00E3778F">
              <w:rPr>
                <w:noProof/>
                <w:webHidden/>
              </w:rPr>
            </w:r>
            <w:r w:rsidR="00E3778F">
              <w:rPr>
                <w:noProof/>
                <w:webHidden/>
              </w:rPr>
              <w:fldChar w:fldCharType="separate"/>
            </w:r>
            <w:r w:rsidR="00E3778F">
              <w:rPr>
                <w:noProof/>
                <w:webHidden/>
              </w:rPr>
              <w:t>12</w:t>
            </w:r>
            <w:r w:rsidR="00E3778F">
              <w:rPr>
                <w:noProof/>
                <w:webHidden/>
              </w:rPr>
              <w:fldChar w:fldCharType="end"/>
            </w:r>
          </w:hyperlink>
        </w:p>
        <w:p w14:paraId="771C7C63" w14:textId="2B8DD9BA" w:rsidR="00E3778F" w:rsidRDefault="00000000">
          <w:pPr>
            <w:pStyle w:val="Obsah3"/>
            <w:tabs>
              <w:tab w:val="right" w:leader="dot" w:pos="9062"/>
            </w:tabs>
            <w:rPr>
              <w:rFonts w:eastAsiaTheme="minorEastAsia"/>
              <w:noProof/>
              <w:lang w:eastAsia="cs-CZ"/>
            </w:rPr>
          </w:pPr>
          <w:hyperlink w:anchor="_Toc129100430" w:history="1">
            <w:r w:rsidR="00E3778F" w:rsidRPr="007F4052">
              <w:rPr>
                <w:rStyle w:val="Hypertextovodkaz"/>
                <w:rFonts w:cstheme="minorHAnsi"/>
                <w:noProof/>
              </w:rPr>
              <w:t>5.3.2 Android Studio</w:t>
            </w:r>
            <w:r w:rsidR="00E3778F">
              <w:rPr>
                <w:noProof/>
                <w:webHidden/>
              </w:rPr>
              <w:tab/>
            </w:r>
            <w:r w:rsidR="00E3778F">
              <w:rPr>
                <w:noProof/>
                <w:webHidden/>
              </w:rPr>
              <w:fldChar w:fldCharType="begin"/>
            </w:r>
            <w:r w:rsidR="00E3778F">
              <w:rPr>
                <w:noProof/>
                <w:webHidden/>
              </w:rPr>
              <w:instrText xml:space="preserve"> PAGEREF _Toc129100430 \h </w:instrText>
            </w:r>
            <w:r w:rsidR="00E3778F">
              <w:rPr>
                <w:noProof/>
                <w:webHidden/>
              </w:rPr>
            </w:r>
            <w:r w:rsidR="00E3778F">
              <w:rPr>
                <w:noProof/>
                <w:webHidden/>
              </w:rPr>
              <w:fldChar w:fldCharType="separate"/>
            </w:r>
            <w:r w:rsidR="00E3778F">
              <w:rPr>
                <w:noProof/>
                <w:webHidden/>
              </w:rPr>
              <w:t>12</w:t>
            </w:r>
            <w:r w:rsidR="00E3778F">
              <w:rPr>
                <w:noProof/>
                <w:webHidden/>
              </w:rPr>
              <w:fldChar w:fldCharType="end"/>
            </w:r>
          </w:hyperlink>
        </w:p>
        <w:p w14:paraId="1ADCD44F" w14:textId="7E866656" w:rsidR="00E3778F" w:rsidRDefault="00000000">
          <w:pPr>
            <w:pStyle w:val="Obsah3"/>
            <w:tabs>
              <w:tab w:val="right" w:leader="dot" w:pos="9062"/>
            </w:tabs>
            <w:rPr>
              <w:rFonts w:eastAsiaTheme="minorEastAsia"/>
              <w:noProof/>
              <w:lang w:eastAsia="cs-CZ"/>
            </w:rPr>
          </w:pPr>
          <w:hyperlink w:anchor="_Toc129100431" w:history="1">
            <w:r w:rsidR="00E3778F" w:rsidRPr="007F4052">
              <w:rPr>
                <w:rStyle w:val="Hypertextovodkaz"/>
                <w:rFonts w:cstheme="minorHAnsi"/>
                <w:noProof/>
              </w:rPr>
              <w:t>5.3.3 .NET MAUI (Multi-platform App UI)</w:t>
            </w:r>
            <w:r w:rsidR="00E3778F">
              <w:rPr>
                <w:noProof/>
                <w:webHidden/>
              </w:rPr>
              <w:tab/>
            </w:r>
            <w:r w:rsidR="00E3778F">
              <w:rPr>
                <w:noProof/>
                <w:webHidden/>
              </w:rPr>
              <w:fldChar w:fldCharType="begin"/>
            </w:r>
            <w:r w:rsidR="00E3778F">
              <w:rPr>
                <w:noProof/>
                <w:webHidden/>
              </w:rPr>
              <w:instrText xml:space="preserve"> PAGEREF _Toc129100431 \h </w:instrText>
            </w:r>
            <w:r w:rsidR="00E3778F">
              <w:rPr>
                <w:noProof/>
                <w:webHidden/>
              </w:rPr>
            </w:r>
            <w:r w:rsidR="00E3778F">
              <w:rPr>
                <w:noProof/>
                <w:webHidden/>
              </w:rPr>
              <w:fldChar w:fldCharType="separate"/>
            </w:r>
            <w:r w:rsidR="00E3778F">
              <w:rPr>
                <w:noProof/>
                <w:webHidden/>
              </w:rPr>
              <w:t>12</w:t>
            </w:r>
            <w:r w:rsidR="00E3778F">
              <w:rPr>
                <w:noProof/>
                <w:webHidden/>
              </w:rPr>
              <w:fldChar w:fldCharType="end"/>
            </w:r>
          </w:hyperlink>
        </w:p>
        <w:p w14:paraId="24C9955F" w14:textId="00FEF2FE" w:rsidR="00E3778F" w:rsidRDefault="00000000">
          <w:pPr>
            <w:pStyle w:val="Obsah2"/>
            <w:tabs>
              <w:tab w:val="right" w:leader="dot" w:pos="9062"/>
            </w:tabs>
            <w:rPr>
              <w:rFonts w:eastAsiaTheme="minorEastAsia"/>
              <w:noProof/>
              <w:lang w:eastAsia="cs-CZ"/>
            </w:rPr>
          </w:pPr>
          <w:hyperlink w:anchor="_Toc129100432" w:history="1">
            <w:r w:rsidR="00E3778F" w:rsidRPr="007F4052">
              <w:rPr>
                <w:rStyle w:val="Hypertextovodkaz"/>
                <w:rFonts w:cstheme="minorHAnsi"/>
                <w:noProof/>
                <w:shd w:val="clear" w:color="auto" w:fill="FFFFFF"/>
              </w:rPr>
              <w:t xml:space="preserve">5.4 herní </w:t>
            </w:r>
            <w:r w:rsidR="00E3778F" w:rsidRPr="007F4052">
              <w:rPr>
                <w:rStyle w:val="Hypertextovodkaz"/>
                <w:rFonts w:cstheme="minorHAnsi"/>
                <w:noProof/>
                <w:shd w:val="clear" w:color="auto" w:fill="FFFFFF"/>
                <w:lang w:val="en-US"/>
              </w:rPr>
              <w:t>engine</w:t>
            </w:r>
            <w:r w:rsidR="00E3778F">
              <w:rPr>
                <w:noProof/>
                <w:webHidden/>
              </w:rPr>
              <w:tab/>
            </w:r>
            <w:r w:rsidR="00E3778F">
              <w:rPr>
                <w:noProof/>
                <w:webHidden/>
              </w:rPr>
              <w:fldChar w:fldCharType="begin"/>
            </w:r>
            <w:r w:rsidR="00E3778F">
              <w:rPr>
                <w:noProof/>
                <w:webHidden/>
              </w:rPr>
              <w:instrText xml:space="preserve"> PAGEREF _Toc129100432 \h </w:instrText>
            </w:r>
            <w:r w:rsidR="00E3778F">
              <w:rPr>
                <w:noProof/>
                <w:webHidden/>
              </w:rPr>
            </w:r>
            <w:r w:rsidR="00E3778F">
              <w:rPr>
                <w:noProof/>
                <w:webHidden/>
              </w:rPr>
              <w:fldChar w:fldCharType="separate"/>
            </w:r>
            <w:r w:rsidR="00E3778F">
              <w:rPr>
                <w:noProof/>
                <w:webHidden/>
              </w:rPr>
              <w:t>12</w:t>
            </w:r>
            <w:r w:rsidR="00E3778F">
              <w:rPr>
                <w:noProof/>
                <w:webHidden/>
              </w:rPr>
              <w:fldChar w:fldCharType="end"/>
            </w:r>
          </w:hyperlink>
        </w:p>
        <w:p w14:paraId="6474199A" w14:textId="5AFCC424" w:rsidR="00E3778F" w:rsidRDefault="00000000">
          <w:pPr>
            <w:pStyle w:val="Obsah3"/>
            <w:tabs>
              <w:tab w:val="right" w:leader="dot" w:pos="9062"/>
            </w:tabs>
            <w:rPr>
              <w:rFonts w:eastAsiaTheme="minorEastAsia"/>
              <w:noProof/>
              <w:lang w:eastAsia="cs-CZ"/>
            </w:rPr>
          </w:pPr>
          <w:hyperlink w:anchor="_Toc129100433" w:history="1">
            <w:r w:rsidR="00E3778F" w:rsidRPr="007F4052">
              <w:rPr>
                <w:rStyle w:val="Hypertextovodkaz"/>
                <w:rFonts w:cstheme="minorHAnsi"/>
                <w:noProof/>
                <w:shd w:val="clear" w:color="auto" w:fill="FFFFFF"/>
              </w:rPr>
              <w:t>5.4.1 Unity</w:t>
            </w:r>
            <w:r w:rsidR="00E3778F">
              <w:rPr>
                <w:noProof/>
                <w:webHidden/>
              </w:rPr>
              <w:tab/>
            </w:r>
            <w:r w:rsidR="00E3778F">
              <w:rPr>
                <w:noProof/>
                <w:webHidden/>
              </w:rPr>
              <w:fldChar w:fldCharType="begin"/>
            </w:r>
            <w:r w:rsidR="00E3778F">
              <w:rPr>
                <w:noProof/>
                <w:webHidden/>
              </w:rPr>
              <w:instrText xml:space="preserve"> PAGEREF _Toc129100433 \h </w:instrText>
            </w:r>
            <w:r w:rsidR="00E3778F">
              <w:rPr>
                <w:noProof/>
                <w:webHidden/>
              </w:rPr>
            </w:r>
            <w:r w:rsidR="00E3778F">
              <w:rPr>
                <w:noProof/>
                <w:webHidden/>
              </w:rPr>
              <w:fldChar w:fldCharType="separate"/>
            </w:r>
            <w:r w:rsidR="00E3778F">
              <w:rPr>
                <w:noProof/>
                <w:webHidden/>
              </w:rPr>
              <w:t>13</w:t>
            </w:r>
            <w:r w:rsidR="00E3778F">
              <w:rPr>
                <w:noProof/>
                <w:webHidden/>
              </w:rPr>
              <w:fldChar w:fldCharType="end"/>
            </w:r>
          </w:hyperlink>
        </w:p>
        <w:p w14:paraId="55071CB5" w14:textId="57DC3F5C" w:rsidR="00E3778F" w:rsidRDefault="00000000">
          <w:pPr>
            <w:pStyle w:val="Obsah3"/>
            <w:tabs>
              <w:tab w:val="right" w:leader="dot" w:pos="9062"/>
            </w:tabs>
            <w:rPr>
              <w:rFonts w:eastAsiaTheme="minorEastAsia"/>
              <w:noProof/>
              <w:lang w:eastAsia="cs-CZ"/>
            </w:rPr>
          </w:pPr>
          <w:hyperlink w:anchor="_Toc129100434" w:history="1">
            <w:r w:rsidR="00E3778F" w:rsidRPr="007F4052">
              <w:rPr>
                <w:rStyle w:val="Hypertextovodkaz"/>
                <w:rFonts w:cstheme="minorHAnsi"/>
                <w:noProof/>
                <w:shd w:val="clear" w:color="auto" w:fill="FFFFFF"/>
              </w:rPr>
              <w:t xml:space="preserve">5.4.2 </w:t>
            </w:r>
            <w:r w:rsidR="00E3778F" w:rsidRPr="007F4052">
              <w:rPr>
                <w:rStyle w:val="Hypertextovodkaz"/>
                <w:rFonts w:cstheme="minorHAnsi"/>
                <w:noProof/>
                <w:shd w:val="clear" w:color="auto" w:fill="FFFFFF"/>
                <w:lang w:val="en-US"/>
              </w:rPr>
              <w:t>Unreal Engine</w:t>
            </w:r>
            <w:r w:rsidR="00E3778F">
              <w:rPr>
                <w:noProof/>
                <w:webHidden/>
              </w:rPr>
              <w:tab/>
            </w:r>
            <w:r w:rsidR="00E3778F">
              <w:rPr>
                <w:noProof/>
                <w:webHidden/>
              </w:rPr>
              <w:fldChar w:fldCharType="begin"/>
            </w:r>
            <w:r w:rsidR="00E3778F">
              <w:rPr>
                <w:noProof/>
                <w:webHidden/>
              </w:rPr>
              <w:instrText xml:space="preserve"> PAGEREF _Toc129100434 \h </w:instrText>
            </w:r>
            <w:r w:rsidR="00E3778F">
              <w:rPr>
                <w:noProof/>
                <w:webHidden/>
              </w:rPr>
            </w:r>
            <w:r w:rsidR="00E3778F">
              <w:rPr>
                <w:noProof/>
                <w:webHidden/>
              </w:rPr>
              <w:fldChar w:fldCharType="separate"/>
            </w:r>
            <w:r w:rsidR="00E3778F">
              <w:rPr>
                <w:noProof/>
                <w:webHidden/>
              </w:rPr>
              <w:t>14</w:t>
            </w:r>
            <w:r w:rsidR="00E3778F">
              <w:rPr>
                <w:noProof/>
                <w:webHidden/>
              </w:rPr>
              <w:fldChar w:fldCharType="end"/>
            </w:r>
          </w:hyperlink>
        </w:p>
        <w:p w14:paraId="0CE53DF3" w14:textId="7BE5D02C" w:rsidR="00E3778F" w:rsidRDefault="00000000">
          <w:pPr>
            <w:pStyle w:val="Obsah3"/>
            <w:tabs>
              <w:tab w:val="right" w:leader="dot" w:pos="9062"/>
            </w:tabs>
            <w:rPr>
              <w:rFonts w:eastAsiaTheme="minorEastAsia"/>
              <w:noProof/>
              <w:lang w:eastAsia="cs-CZ"/>
            </w:rPr>
          </w:pPr>
          <w:hyperlink w:anchor="_Toc129100435" w:history="1">
            <w:r w:rsidR="00E3778F" w:rsidRPr="007F4052">
              <w:rPr>
                <w:rStyle w:val="Hypertextovodkaz"/>
                <w:rFonts w:cstheme="minorHAnsi"/>
                <w:noProof/>
              </w:rPr>
              <w:t>5.4.3 CRYENGINE</w:t>
            </w:r>
            <w:r w:rsidR="00E3778F">
              <w:rPr>
                <w:noProof/>
                <w:webHidden/>
              </w:rPr>
              <w:tab/>
            </w:r>
            <w:r w:rsidR="00E3778F">
              <w:rPr>
                <w:noProof/>
                <w:webHidden/>
              </w:rPr>
              <w:fldChar w:fldCharType="begin"/>
            </w:r>
            <w:r w:rsidR="00E3778F">
              <w:rPr>
                <w:noProof/>
                <w:webHidden/>
              </w:rPr>
              <w:instrText xml:space="preserve"> PAGEREF _Toc129100435 \h </w:instrText>
            </w:r>
            <w:r w:rsidR="00E3778F">
              <w:rPr>
                <w:noProof/>
                <w:webHidden/>
              </w:rPr>
            </w:r>
            <w:r w:rsidR="00E3778F">
              <w:rPr>
                <w:noProof/>
                <w:webHidden/>
              </w:rPr>
              <w:fldChar w:fldCharType="separate"/>
            </w:r>
            <w:r w:rsidR="00E3778F">
              <w:rPr>
                <w:noProof/>
                <w:webHidden/>
              </w:rPr>
              <w:t>14</w:t>
            </w:r>
            <w:r w:rsidR="00E3778F">
              <w:rPr>
                <w:noProof/>
                <w:webHidden/>
              </w:rPr>
              <w:fldChar w:fldCharType="end"/>
            </w:r>
          </w:hyperlink>
        </w:p>
        <w:p w14:paraId="51863FDC" w14:textId="77191E1C" w:rsidR="00E3778F" w:rsidRDefault="00000000">
          <w:pPr>
            <w:pStyle w:val="Obsah3"/>
            <w:tabs>
              <w:tab w:val="right" w:leader="dot" w:pos="9062"/>
            </w:tabs>
            <w:rPr>
              <w:rFonts w:eastAsiaTheme="minorEastAsia"/>
              <w:noProof/>
              <w:lang w:eastAsia="cs-CZ"/>
            </w:rPr>
          </w:pPr>
          <w:hyperlink w:anchor="_Toc129100436" w:history="1">
            <w:r w:rsidR="00E3778F" w:rsidRPr="007F4052">
              <w:rPr>
                <w:rStyle w:val="Hypertextovodkaz"/>
                <w:rFonts w:cstheme="minorHAnsi"/>
                <w:noProof/>
              </w:rPr>
              <w:t>5.4.4 shrnutí</w:t>
            </w:r>
            <w:r w:rsidR="00E3778F">
              <w:rPr>
                <w:noProof/>
                <w:webHidden/>
              </w:rPr>
              <w:tab/>
            </w:r>
            <w:r w:rsidR="00E3778F">
              <w:rPr>
                <w:noProof/>
                <w:webHidden/>
              </w:rPr>
              <w:fldChar w:fldCharType="begin"/>
            </w:r>
            <w:r w:rsidR="00E3778F">
              <w:rPr>
                <w:noProof/>
                <w:webHidden/>
              </w:rPr>
              <w:instrText xml:space="preserve"> PAGEREF _Toc129100436 \h </w:instrText>
            </w:r>
            <w:r w:rsidR="00E3778F">
              <w:rPr>
                <w:noProof/>
                <w:webHidden/>
              </w:rPr>
            </w:r>
            <w:r w:rsidR="00E3778F">
              <w:rPr>
                <w:noProof/>
                <w:webHidden/>
              </w:rPr>
              <w:fldChar w:fldCharType="separate"/>
            </w:r>
            <w:r w:rsidR="00E3778F">
              <w:rPr>
                <w:noProof/>
                <w:webHidden/>
              </w:rPr>
              <w:t>14</w:t>
            </w:r>
            <w:r w:rsidR="00E3778F">
              <w:rPr>
                <w:noProof/>
                <w:webHidden/>
              </w:rPr>
              <w:fldChar w:fldCharType="end"/>
            </w:r>
          </w:hyperlink>
        </w:p>
        <w:p w14:paraId="264CB7AF" w14:textId="33E3AC9F" w:rsidR="00E3778F" w:rsidRDefault="00000000">
          <w:pPr>
            <w:pStyle w:val="Obsah1"/>
            <w:tabs>
              <w:tab w:val="right" w:leader="dot" w:pos="9062"/>
            </w:tabs>
            <w:rPr>
              <w:rFonts w:eastAsiaTheme="minorEastAsia"/>
              <w:noProof/>
              <w:lang w:eastAsia="cs-CZ"/>
            </w:rPr>
          </w:pPr>
          <w:hyperlink w:anchor="_Toc129100437" w:history="1">
            <w:r w:rsidR="00E3778F" w:rsidRPr="007F4052">
              <w:rPr>
                <w:rStyle w:val="Hypertextovodkaz"/>
                <w:rFonts w:cstheme="minorHAnsi"/>
                <w:noProof/>
              </w:rPr>
              <w:t>6. Návrh aplikačního modelu</w:t>
            </w:r>
            <w:r w:rsidR="00E3778F">
              <w:rPr>
                <w:noProof/>
                <w:webHidden/>
              </w:rPr>
              <w:tab/>
            </w:r>
            <w:r w:rsidR="00E3778F">
              <w:rPr>
                <w:noProof/>
                <w:webHidden/>
              </w:rPr>
              <w:fldChar w:fldCharType="begin"/>
            </w:r>
            <w:r w:rsidR="00E3778F">
              <w:rPr>
                <w:noProof/>
                <w:webHidden/>
              </w:rPr>
              <w:instrText xml:space="preserve"> PAGEREF _Toc129100437 \h </w:instrText>
            </w:r>
            <w:r w:rsidR="00E3778F">
              <w:rPr>
                <w:noProof/>
                <w:webHidden/>
              </w:rPr>
            </w:r>
            <w:r w:rsidR="00E3778F">
              <w:rPr>
                <w:noProof/>
                <w:webHidden/>
              </w:rPr>
              <w:fldChar w:fldCharType="separate"/>
            </w:r>
            <w:r w:rsidR="00E3778F">
              <w:rPr>
                <w:noProof/>
                <w:webHidden/>
              </w:rPr>
              <w:t>15</w:t>
            </w:r>
            <w:r w:rsidR="00E3778F">
              <w:rPr>
                <w:noProof/>
                <w:webHidden/>
              </w:rPr>
              <w:fldChar w:fldCharType="end"/>
            </w:r>
          </w:hyperlink>
        </w:p>
        <w:p w14:paraId="682F8977" w14:textId="3A500E09" w:rsidR="00E3778F" w:rsidRDefault="00000000">
          <w:pPr>
            <w:pStyle w:val="Obsah1"/>
            <w:tabs>
              <w:tab w:val="right" w:leader="dot" w:pos="9062"/>
            </w:tabs>
            <w:rPr>
              <w:rFonts w:eastAsiaTheme="minorEastAsia"/>
              <w:noProof/>
              <w:lang w:eastAsia="cs-CZ"/>
            </w:rPr>
          </w:pPr>
          <w:hyperlink w:anchor="_Toc129100438" w:history="1">
            <w:r w:rsidR="00E3778F" w:rsidRPr="007F4052">
              <w:rPr>
                <w:rStyle w:val="Hypertextovodkaz"/>
                <w:noProof/>
                <w:shd w:val="clear" w:color="auto" w:fill="FFFFFF"/>
              </w:rPr>
              <w:t>7. Návrh vzorového řešení</w:t>
            </w:r>
            <w:r w:rsidR="00E3778F">
              <w:rPr>
                <w:noProof/>
                <w:webHidden/>
              </w:rPr>
              <w:tab/>
            </w:r>
            <w:r w:rsidR="00E3778F">
              <w:rPr>
                <w:noProof/>
                <w:webHidden/>
              </w:rPr>
              <w:fldChar w:fldCharType="begin"/>
            </w:r>
            <w:r w:rsidR="00E3778F">
              <w:rPr>
                <w:noProof/>
                <w:webHidden/>
              </w:rPr>
              <w:instrText xml:space="preserve"> PAGEREF _Toc129100438 \h </w:instrText>
            </w:r>
            <w:r w:rsidR="00E3778F">
              <w:rPr>
                <w:noProof/>
                <w:webHidden/>
              </w:rPr>
            </w:r>
            <w:r w:rsidR="00E3778F">
              <w:rPr>
                <w:noProof/>
                <w:webHidden/>
              </w:rPr>
              <w:fldChar w:fldCharType="separate"/>
            </w:r>
            <w:r w:rsidR="00E3778F">
              <w:rPr>
                <w:noProof/>
                <w:webHidden/>
              </w:rPr>
              <w:t>15</w:t>
            </w:r>
            <w:r w:rsidR="00E3778F">
              <w:rPr>
                <w:noProof/>
                <w:webHidden/>
              </w:rPr>
              <w:fldChar w:fldCharType="end"/>
            </w:r>
          </w:hyperlink>
        </w:p>
        <w:p w14:paraId="02B992B8" w14:textId="5C490510" w:rsidR="00E3778F" w:rsidRDefault="00000000">
          <w:pPr>
            <w:pStyle w:val="Obsah2"/>
            <w:tabs>
              <w:tab w:val="right" w:leader="dot" w:pos="9062"/>
            </w:tabs>
            <w:rPr>
              <w:rFonts w:eastAsiaTheme="minorEastAsia"/>
              <w:noProof/>
              <w:lang w:eastAsia="cs-CZ"/>
            </w:rPr>
          </w:pPr>
          <w:hyperlink w:anchor="_Toc129100439" w:history="1">
            <w:r w:rsidR="00E3778F" w:rsidRPr="007F4052">
              <w:rPr>
                <w:rStyle w:val="Hypertextovodkaz"/>
                <w:noProof/>
                <w:shd w:val="clear" w:color="auto" w:fill="FFFFFF"/>
              </w:rPr>
              <w:t>7.1 knihovna</w:t>
            </w:r>
            <w:r w:rsidR="00E3778F">
              <w:rPr>
                <w:noProof/>
                <w:webHidden/>
              </w:rPr>
              <w:tab/>
            </w:r>
            <w:r w:rsidR="00E3778F">
              <w:rPr>
                <w:noProof/>
                <w:webHidden/>
              </w:rPr>
              <w:fldChar w:fldCharType="begin"/>
            </w:r>
            <w:r w:rsidR="00E3778F">
              <w:rPr>
                <w:noProof/>
                <w:webHidden/>
              </w:rPr>
              <w:instrText xml:space="preserve"> PAGEREF _Toc129100439 \h </w:instrText>
            </w:r>
            <w:r w:rsidR="00E3778F">
              <w:rPr>
                <w:noProof/>
                <w:webHidden/>
              </w:rPr>
            </w:r>
            <w:r w:rsidR="00E3778F">
              <w:rPr>
                <w:noProof/>
                <w:webHidden/>
              </w:rPr>
              <w:fldChar w:fldCharType="separate"/>
            </w:r>
            <w:r w:rsidR="00E3778F">
              <w:rPr>
                <w:noProof/>
                <w:webHidden/>
              </w:rPr>
              <w:t>16</w:t>
            </w:r>
            <w:r w:rsidR="00E3778F">
              <w:rPr>
                <w:noProof/>
                <w:webHidden/>
              </w:rPr>
              <w:fldChar w:fldCharType="end"/>
            </w:r>
          </w:hyperlink>
        </w:p>
        <w:p w14:paraId="243E5352" w14:textId="49FFC7FB" w:rsidR="00E3778F" w:rsidRDefault="00000000">
          <w:pPr>
            <w:pStyle w:val="Obsah3"/>
            <w:tabs>
              <w:tab w:val="right" w:leader="dot" w:pos="9062"/>
            </w:tabs>
            <w:rPr>
              <w:rFonts w:eastAsiaTheme="minorEastAsia"/>
              <w:noProof/>
              <w:lang w:eastAsia="cs-CZ"/>
            </w:rPr>
          </w:pPr>
          <w:hyperlink w:anchor="_Toc129100440" w:history="1">
            <w:r w:rsidR="00E3778F" w:rsidRPr="007F4052">
              <w:rPr>
                <w:rStyle w:val="Hypertextovodkaz"/>
                <w:noProof/>
              </w:rPr>
              <w:t>7.1.1 atributy</w:t>
            </w:r>
            <w:r w:rsidR="00E3778F">
              <w:rPr>
                <w:noProof/>
                <w:webHidden/>
              </w:rPr>
              <w:tab/>
            </w:r>
            <w:r w:rsidR="00E3778F">
              <w:rPr>
                <w:noProof/>
                <w:webHidden/>
              </w:rPr>
              <w:fldChar w:fldCharType="begin"/>
            </w:r>
            <w:r w:rsidR="00E3778F">
              <w:rPr>
                <w:noProof/>
                <w:webHidden/>
              </w:rPr>
              <w:instrText xml:space="preserve"> PAGEREF _Toc129100440 \h </w:instrText>
            </w:r>
            <w:r w:rsidR="00E3778F">
              <w:rPr>
                <w:noProof/>
                <w:webHidden/>
              </w:rPr>
            </w:r>
            <w:r w:rsidR="00E3778F">
              <w:rPr>
                <w:noProof/>
                <w:webHidden/>
              </w:rPr>
              <w:fldChar w:fldCharType="separate"/>
            </w:r>
            <w:r w:rsidR="00E3778F">
              <w:rPr>
                <w:noProof/>
                <w:webHidden/>
              </w:rPr>
              <w:t>16</w:t>
            </w:r>
            <w:r w:rsidR="00E3778F">
              <w:rPr>
                <w:noProof/>
                <w:webHidden/>
              </w:rPr>
              <w:fldChar w:fldCharType="end"/>
            </w:r>
          </w:hyperlink>
        </w:p>
        <w:p w14:paraId="060F264B" w14:textId="53B06574" w:rsidR="00E3778F" w:rsidRDefault="00000000">
          <w:pPr>
            <w:pStyle w:val="Obsah3"/>
            <w:tabs>
              <w:tab w:val="right" w:leader="dot" w:pos="9062"/>
            </w:tabs>
            <w:rPr>
              <w:rFonts w:eastAsiaTheme="minorEastAsia"/>
              <w:noProof/>
              <w:lang w:eastAsia="cs-CZ"/>
            </w:rPr>
          </w:pPr>
          <w:hyperlink w:anchor="_Toc129100441" w:history="1">
            <w:r w:rsidR="00E3778F" w:rsidRPr="007F4052">
              <w:rPr>
                <w:rStyle w:val="Hypertextovodkaz"/>
                <w:noProof/>
              </w:rPr>
              <w:t>7.1.2 buffy</w:t>
            </w:r>
            <w:r w:rsidR="00E3778F">
              <w:rPr>
                <w:noProof/>
                <w:webHidden/>
              </w:rPr>
              <w:tab/>
            </w:r>
            <w:r w:rsidR="00E3778F">
              <w:rPr>
                <w:noProof/>
                <w:webHidden/>
              </w:rPr>
              <w:fldChar w:fldCharType="begin"/>
            </w:r>
            <w:r w:rsidR="00E3778F">
              <w:rPr>
                <w:noProof/>
                <w:webHidden/>
              </w:rPr>
              <w:instrText xml:space="preserve"> PAGEREF _Toc129100441 \h </w:instrText>
            </w:r>
            <w:r w:rsidR="00E3778F">
              <w:rPr>
                <w:noProof/>
                <w:webHidden/>
              </w:rPr>
            </w:r>
            <w:r w:rsidR="00E3778F">
              <w:rPr>
                <w:noProof/>
                <w:webHidden/>
              </w:rPr>
              <w:fldChar w:fldCharType="separate"/>
            </w:r>
            <w:r w:rsidR="00E3778F">
              <w:rPr>
                <w:noProof/>
                <w:webHidden/>
              </w:rPr>
              <w:t>16</w:t>
            </w:r>
            <w:r w:rsidR="00E3778F">
              <w:rPr>
                <w:noProof/>
                <w:webHidden/>
              </w:rPr>
              <w:fldChar w:fldCharType="end"/>
            </w:r>
          </w:hyperlink>
        </w:p>
        <w:p w14:paraId="0E3CC9E4" w14:textId="7B5B72B8" w:rsidR="00E3778F" w:rsidRDefault="00000000">
          <w:pPr>
            <w:pStyle w:val="Obsah3"/>
            <w:tabs>
              <w:tab w:val="right" w:leader="dot" w:pos="9062"/>
            </w:tabs>
            <w:rPr>
              <w:rFonts w:eastAsiaTheme="minorEastAsia"/>
              <w:noProof/>
              <w:lang w:eastAsia="cs-CZ"/>
            </w:rPr>
          </w:pPr>
          <w:hyperlink w:anchor="_Toc129100442" w:history="1">
            <w:r w:rsidR="00E3778F" w:rsidRPr="007F4052">
              <w:rPr>
                <w:rStyle w:val="Hypertextovodkaz"/>
                <w:noProof/>
              </w:rPr>
              <w:t>7.1.3 Postavy</w:t>
            </w:r>
            <w:r w:rsidR="00E3778F">
              <w:rPr>
                <w:noProof/>
                <w:webHidden/>
              </w:rPr>
              <w:tab/>
            </w:r>
            <w:r w:rsidR="00E3778F">
              <w:rPr>
                <w:noProof/>
                <w:webHidden/>
              </w:rPr>
              <w:fldChar w:fldCharType="begin"/>
            </w:r>
            <w:r w:rsidR="00E3778F">
              <w:rPr>
                <w:noProof/>
                <w:webHidden/>
              </w:rPr>
              <w:instrText xml:space="preserve"> PAGEREF _Toc129100442 \h </w:instrText>
            </w:r>
            <w:r w:rsidR="00E3778F">
              <w:rPr>
                <w:noProof/>
                <w:webHidden/>
              </w:rPr>
            </w:r>
            <w:r w:rsidR="00E3778F">
              <w:rPr>
                <w:noProof/>
                <w:webHidden/>
              </w:rPr>
              <w:fldChar w:fldCharType="separate"/>
            </w:r>
            <w:r w:rsidR="00E3778F">
              <w:rPr>
                <w:noProof/>
                <w:webHidden/>
              </w:rPr>
              <w:t>16</w:t>
            </w:r>
            <w:r w:rsidR="00E3778F">
              <w:rPr>
                <w:noProof/>
                <w:webHidden/>
              </w:rPr>
              <w:fldChar w:fldCharType="end"/>
            </w:r>
          </w:hyperlink>
        </w:p>
        <w:p w14:paraId="4D19DD9C" w14:textId="7532E703" w:rsidR="00E3778F" w:rsidRDefault="00000000">
          <w:pPr>
            <w:pStyle w:val="Obsah3"/>
            <w:tabs>
              <w:tab w:val="right" w:leader="dot" w:pos="9062"/>
            </w:tabs>
            <w:rPr>
              <w:rFonts w:eastAsiaTheme="minorEastAsia"/>
              <w:noProof/>
              <w:lang w:eastAsia="cs-CZ"/>
            </w:rPr>
          </w:pPr>
          <w:hyperlink w:anchor="_Toc129100443" w:history="1">
            <w:r w:rsidR="00E3778F" w:rsidRPr="007F4052">
              <w:rPr>
                <w:rStyle w:val="Hypertextovodkaz"/>
                <w:noProof/>
              </w:rPr>
              <w:t>7.1.4 Předměty</w:t>
            </w:r>
            <w:r w:rsidR="00E3778F">
              <w:rPr>
                <w:noProof/>
                <w:webHidden/>
              </w:rPr>
              <w:tab/>
            </w:r>
            <w:r w:rsidR="00E3778F">
              <w:rPr>
                <w:noProof/>
                <w:webHidden/>
              </w:rPr>
              <w:fldChar w:fldCharType="begin"/>
            </w:r>
            <w:r w:rsidR="00E3778F">
              <w:rPr>
                <w:noProof/>
                <w:webHidden/>
              </w:rPr>
              <w:instrText xml:space="preserve"> PAGEREF _Toc129100443 \h </w:instrText>
            </w:r>
            <w:r w:rsidR="00E3778F">
              <w:rPr>
                <w:noProof/>
                <w:webHidden/>
              </w:rPr>
            </w:r>
            <w:r w:rsidR="00E3778F">
              <w:rPr>
                <w:noProof/>
                <w:webHidden/>
              </w:rPr>
              <w:fldChar w:fldCharType="separate"/>
            </w:r>
            <w:r w:rsidR="00E3778F">
              <w:rPr>
                <w:noProof/>
                <w:webHidden/>
              </w:rPr>
              <w:t>17</w:t>
            </w:r>
            <w:r w:rsidR="00E3778F">
              <w:rPr>
                <w:noProof/>
                <w:webHidden/>
              </w:rPr>
              <w:fldChar w:fldCharType="end"/>
            </w:r>
          </w:hyperlink>
        </w:p>
        <w:p w14:paraId="745782D5" w14:textId="1315CE74" w:rsidR="00E3778F" w:rsidRDefault="00000000">
          <w:pPr>
            <w:pStyle w:val="Obsah3"/>
            <w:tabs>
              <w:tab w:val="right" w:leader="dot" w:pos="9062"/>
            </w:tabs>
            <w:rPr>
              <w:rFonts w:eastAsiaTheme="minorEastAsia"/>
              <w:noProof/>
              <w:lang w:eastAsia="cs-CZ"/>
            </w:rPr>
          </w:pPr>
          <w:hyperlink w:anchor="_Toc129100444" w:history="1">
            <w:r w:rsidR="00E3778F" w:rsidRPr="007F4052">
              <w:rPr>
                <w:rStyle w:val="Hypertextovodkaz"/>
                <w:noProof/>
              </w:rPr>
              <w:t>7.1.5 inventáře</w:t>
            </w:r>
            <w:r w:rsidR="00E3778F">
              <w:rPr>
                <w:noProof/>
                <w:webHidden/>
              </w:rPr>
              <w:tab/>
            </w:r>
            <w:r w:rsidR="00E3778F">
              <w:rPr>
                <w:noProof/>
                <w:webHidden/>
              </w:rPr>
              <w:fldChar w:fldCharType="begin"/>
            </w:r>
            <w:r w:rsidR="00E3778F">
              <w:rPr>
                <w:noProof/>
                <w:webHidden/>
              </w:rPr>
              <w:instrText xml:space="preserve"> PAGEREF _Toc129100444 \h </w:instrText>
            </w:r>
            <w:r w:rsidR="00E3778F">
              <w:rPr>
                <w:noProof/>
                <w:webHidden/>
              </w:rPr>
            </w:r>
            <w:r w:rsidR="00E3778F">
              <w:rPr>
                <w:noProof/>
                <w:webHidden/>
              </w:rPr>
              <w:fldChar w:fldCharType="separate"/>
            </w:r>
            <w:r w:rsidR="00E3778F">
              <w:rPr>
                <w:noProof/>
                <w:webHidden/>
              </w:rPr>
              <w:t>17</w:t>
            </w:r>
            <w:r w:rsidR="00E3778F">
              <w:rPr>
                <w:noProof/>
                <w:webHidden/>
              </w:rPr>
              <w:fldChar w:fldCharType="end"/>
            </w:r>
          </w:hyperlink>
        </w:p>
        <w:p w14:paraId="5C432B6D" w14:textId="591C7566" w:rsidR="00E3778F" w:rsidRDefault="00000000">
          <w:pPr>
            <w:pStyle w:val="Obsah3"/>
            <w:tabs>
              <w:tab w:val="right" w:leader="dot" w:pos="9062"/>
            </w:tabs>
            <w:rPr>
              <w:rFonts w:eastAsiaTheme="minorEastAsia"/>
              <w:noProof/>
              <w:lang w:eastAsia="cs-CZ"/>
            </w:rPr>
          </w:pPr>
          <w:hyperlink w:anchor="_Toc129100445" w:history="1">
            <w:r w:rsidR="00E3778F" w:rsidRPr="007F4052">
              <w:rPr>
                <w:rStyle w:val="Hypertextovodkaz"/>
                <w:noProof/>
              </w:rPr>
              <w:t>7.1.6 kouzla</w:t>
            </w:r>
            <w:r w:rsidR="00E3778F">
              <w:rPr>
                <w:noProof/>
                <w:webHidden/>
              </w:rPr>
              <w:tab/>
            </w:r>
            <w:r w:rsidR="00E3778F">
              <w:rPr>
                <w:noProof/>
                <w:webHidden/>
              </w:rPr>
              <w:fldChar w:fldCharType="begin"/>
            </w:r>
            <w:r w:rsidR="00E3778F">
              <w:rPr>
                <w:noProof/>
                <w:webHidden/>
              </w:rPr>
              <w:instrText xml:space="preserve"> PAGEREF _Toc129100445 \h </w:instrText>
            </w:r>
            <w:r w:rsidR="00E3778F">
              <w:rPr>
                <w:noProof/>
                <w:webHidden/>
              </w:rPr>
            </w:r>
            <w:r w:rsidR="00E3778F">
              <w:rPr>
                <w:noProof/>
                <w:webHidden/>
              </w:rPr>
              <w:fldChar w:fldCharType="separate"/>
            </w:r>
            <w:r w:rsidR="00E3778F">
              <w:rPr>
                <w:noProof/>
                <w:webHidden/>
              </w:rPr>
              <w:t>17</w:t>
            </w:r>
            <w:r w:rsidR="00E3778F">
              <w:rPr>
                <w:noProof/>
                <w:webHidden/>
              </w:rPr>
              <w:fldChar w:fldCharType="end"/>
            </w:r>
          </w:hyperlink>
        </w:p>
        <w:p w14:paraId="17E5CCCB" w14:textId="092380FC" w:rsidR="00E3778F" w:rsidRDefault="00000000">
          <w:pPr>
            <w:pStyle w:val="Obsah3"/>
            <w:tabs>
              <w:tab w:val="right" w:leader="dot" w:pos="9062"/>
            </w:tabs>
            <w:rPr>
              <w:rFonts w:eastAsiaTheme="minorEastAsia"/>
              <w:noProof/>
              <w:lang w:eastAsia="cs-CZ"/>
            </w:rPr>
          </w:pPr>
          <w:hyperlink w:anchor="_Toc129100446" w:history="1">
            <w:r w:rsidR="00E3778F" w:rsidRPr="007F4052">
              <w:rPr>
                <w:rStyle w:val="Hypertextovodkaz"/>
                <w:noProof/>
              </w:rPr>
              <w:t>7.1.7 mapa</w:t>
            </w:r>
            <w:r w:rsidR="00E3778F">
              <w:rPr>
                <w:noProof/>
                <w:webHidden/>
              </w:rPr>
              <w:tab/>
            </w:r>
            <w:r w:rsidR="00E3778F">
              <w:rPr>
                <w:noProof/>
                <w:webHidden/>
              </w:rPr>
              <w:fldChar w:fldCharType="begin"/>
            </w:r>
            <w:r w:rsidR="00E3778F">
              <w:rPr>
                <w:noProof/>
                <w:webHidden/>
              </w:rPr>
              <w:instrText xml:space="preserve"> PAGEREF _Toc129100446 \h </w:instrText>
            </w:r>
            <w:r w:rsidR="00E3778F">
              <w:rPr>
                <w:noProof/>
                <w:webHidden/>
              </w:rPr>
            </w:r>
            <w:r w:rsidR="00E3778F">
              <w:rPr>
                <w:noProof/>
                <w:webHidden/>
              </w:rPr>
              <w:fldChar w:fldCharType="separate"/>
            </w:r>
            <w:r w:rsidR="00E3778F">
              <w:rPr>
                <w:noProof/>
                <w:webHidden/>
              </w:rPr>
              <w:t>17</w:t>
            </w:r>
            <w:r w:rsidR="00E3778F">
              <w:rPr>
                <w:noProof/>
                <w:webHidden/>
              </w:rPr>
              <w:fldChar w:fldCharType="end"/>
            </w:r>
          </w:hyperlink>
        </w:p>
        <w:p w14:paraId="65EE3334" w14:textId="0E654707" w:rsidR="00E3778F" w:rsidRDefault="00000000">
          <w:pPr>
            <w:pStyle w:val="Obsah3"/>
            <w:tabs>
              <w:tab w:val="right" w:leader="dot" w:pos="9062"/>
            </w:tabs>
            <w:rPr>
              <w:rFonts w:eastAsiaTheme="minorEastAsia"/>
              <w:noProof/>
              <w:lang w:eastAsia="cs-CZ"/>
            </w:rPr>
          </w:pPr>
          <w:hyperlink w:anchor="_Toc129100447" w:history="1">
            <w:r w:rsidR="00E3778F" w:rsidRPr="007F4052">
              <w:rPr>
                <w:rStyle w:val="Hypertextovodkaz"/>
                <w:noProof/>
              </w:rPr>
              <w:t>7.6.8 úkoly</w:t>
            </w:r>
            <w:r w:rsidR="00E3778F">
              <w:rPr>
                <w:noProof/>
                <w:webHidden/>
              </w:rPr>
              <w:tab/>
            </w:r>
            <w:r w:rsidR="00E3778F">
              <w:rPr>
                <w:noProof/>
                <w:webHidden/>
              </w:rPr>
              <w:fldChar w:fldCharType="begin"/>
            </w:r>
            <w:r w:rsidR="00E3778F">
              <w:rPr>
                <w:noProof/>
                <w:webHidden/>
              </w:rPr>
              <w:instrText xml:space="preserve"> PAGEREF _Toc129100447 \h </w:instrText>
            </w:r>
            <w:r w:rsidR="00E3778F">
              <w:rPr>
                <w:noProof/>
                <w:webHidden/>
              </w:rPr>
            </w:r>
            <w:r w:rsidR="00E3778F">
              <w:rPr>
                <w:noProof/>
                <w:webHidden/>
              </w:rPr>
              <w:fldChar w:fldCharType="separate"/>
            </w:r>
            <w:r w:rsidR="00E3778F">
              <w:rPr>
                <w:noProof/>
                <w:webHidden/>
              </w:rPr>
              <w:t>18</w:t>
            </w:r>
            <w:r w:rsidR="00E3778F">
              <w:rPr>
                <w:noProof/>
                <w:webHidden/>
              </w:rPr>
              <w:fldChar w:fldCharType="end"/>
            </w:r>
          </w:hyperlink>
        </w:p>
        <w:p w14:paraId="7E2F3937" w14:textId="216F01F0" w:rsidR="00E3778F" w:rsidRDefault="00000000">
          <w:pPr>
            <w:pStyle w:val="Obsah3"/>
            <w:tabs>
              <w:tab w:val="right" w:leader="dot" w:pos="9062"/>
            </w:tabs>
            <w:rPr>
              <w:rFonts w:eastAsiaTheme="minorEastAsia"/>
              <w:noProof/>
              <w:lang w:eastAsia="cs-CZ"/>
            </w:rPr>
          </w:pPr>
          <w:hyperlink w:anchor="_Toc129100448" w:history="1">
            <w:r w:rsidR="00E3778F" w:rsidRPr="007F4052">
              <w:rPr>
                <w:rStyle w:val="Hypertextovodkaz"/>
                <w:noProof/>
              </w:rPr>
              <w:t>7.1.9 GameManager</w:t>
            </w:r>
            <w:r w:rsidR="00E3778F">
              <w:rPr>
                <w:noProof/>
                <w:webHidden/>
              </w:rPr>
              <w:tab/>
            </w:r>
            <w:r w:rsidR="00E3778F">
              <w:rPr>
                <w:noProof/>
                <w:webHidden/>
              </w:rPr>
              <w:fldChar w:fldCharType="begin"/>
            </w:r>
            <w:r w:rsidR="00E3778F">
              <w:rPr>
                <w:noProof/>
                <w:webHidden/>
              </w:rPr>
              <w:instrText xml:space="preserve"> PAGEREF _Toc129100448 \h </w:instrText>
            </w:r>
            <w:r w:rsidR="00E3778F">
              <w:rPr>
                <w:noProof/>
                <w:webHidden/>
              </w:rPr>
            </w:r>
            <w:r w:rsidR="00E3778F">
              <w:rPr>
                <w:noProof/>
                <w:webHidden/>
              </w:rPr>
              <w:fldChar w:fldCharType="separate"/>
            </w:r>
            <w:r w:rsidR="00E3778F">
              <w:rPr>
                <w:noProof/>
                <w:webHidden/>
              </w:rPr>
              <w:t>18</w:t>
            </w:r>
            <w:r w:rsidR="00E3778F">
              <w:rPr>
                <w:noProof/>
                <w:webHidden/>
              </w:rPr>
              <w:fldChar w:fldCharType="end"/>
            </w:r>
          </w:hyperlink>
        </w:p>
        <w:p w14:paraId="74B2DF53" w14:textId="612C9801" w:rsidR="00E3778F" w:rsidRDefault="00000000">
          <w:pPr>
            <w:pStyle w:val="Obsah3"/>
            <w:tabs>
              <w:tab w:val="right" w:leader="dot" w:pos="9062"/>
            </w:tabs>
            <w:rPr>
              <w:rFonts w:eastAsiaTheme="minorEastAsia"/>
              <w:noProof/>
              <w:lang w:eastAsia="cs-CZ"/>
            </w:rPr>
          </w:pPr>
          <w:hyperlink w:anchor="_Toc129100449" w:history="1">
            <w:r w:rsidR="00E3778F" w:rsidRPr="007F4052">
              <w:rPr>
                <w:rStyle w:val="Hypertextovodkaz"/>
                <w:noProof/>
              </w:rPr>
              <w:t>7.1.10 nastavení</w:t>
            </w:r>
            <w:r w:rsidR="00E3778F">
              <w:rPr>
                <w:noProof/>
                <w:webHidden/>
              </w:rPr>
              <w:tab/>
            </w:r>
            <w:r w:rsidR="00E3778F">
              <w:rPr>
                <w:noProof/>
                <w:webHidden/>
              </w:rPr>
              <w:fldChar w:fldCharType="begin"/>
            </w:r>
            <w:r w:rsidR="00E3778F">
              <w:rPr>
                <w:noProof/>
                <w:webHidden/>
              </w:rPr>
              <w:instrText xml:space="preserve"> PAGEREF _Toc129100449 \h </w:instrText>
            </w:r>
            <w:r w:rsidR="00E3778F">
              <w:rPr>
                <w:noProof/>
                <w:webHidden/>
              </w:rPr>
            </w:r>
            <w:r w:rsidR="00E3778F">
              <w:rPr>
                <w:noProof/>
                <w:webHidden/>
              </w:rPr>
              <w:fldChar w:fldCharType="separate"/>
            </w:r>
            <w:r w:rsidR="00E3778F">
              <w:rPr>
                <w:noProof/>
                <w:webHidden/>
              </w:rPr>
              <w:t>19</w:t>
            </w:r>
            <w:r w:rsidR="00E3778F">
              <w:rPr>
                <w:noProof/>
                <w:webHidden/>
              </w:rPr>
              <w:fldChar w:fldCharType="end"/>
            </w:r>
          </w:hyperlink>
        </w:p>
        <w:p w14:paraId="0D2E662C" w14:textId="378C53F3" w:rsidR="00E3778F" w:rsidRDefault="00000000">
          <w:pPr>
            <w:pStyle w:val="Obsah2"/>
            <w:tabs>
              <w:tab w:val="right" w:leader="dot" w:pos="9062"/>
            </w:tabs>
            <w:rPr>
              <w:rFonts w:eastAsiaTheme="minorEastAsia"/>
              <w:noProof/>
              <w:lang w:eastAsia="cs-CZ"/>
            </w:rPr>
          </w:pPr>
          <w:hyperlink w:anchor="_Toc129100450" w:history="1">
            <w:r w:rsidR="00E3778F" w:rsidRPr="007F4052">
              <w:rPr>
                <w:rStyle w:val="Hypertextovodkaz"/>
                <w:noProof/>
              </w:rPr>
              <w:t>7.2 TestovaniCastiKnihovny</w:t>
            </w:r>
            <w:r w:rsidR="00E3778F">
              <w:rPr>
                <w:noProof/>
                <w:webHidden/>
              </w:rPr>
              <w:tab/>
            </w:r>
            <w:r w:rsidR="00E3778F">
              <w:rPr>
                <w:noProof/>
                <w:webHidden/>
              </w:rPr>
              <w:fldChar w:fldCharType="begin"/>
            </w:r>
            <w:r w:rsidR="00E3778F">
              <w:rPr>
                <w:noProof/>
                <w:webHidden/>
              </w:rPr>
              <w:instrText xml:space="preserve"> PAGEREF _Toc129100450 \h </w:instrText>
            </w:r>
            <w:r w:rsidR="00E3778F">
              <w:rPr>
                <w:noProof/>
                <w:webHidden/>
              </w:rPr>
            </w:r>
            <w:r w:rsidR="00E3778F">
              <w:rPr>
                <w:noProof/>
                <w:webHidden/>
              </w:rPr>
              <w:fldChar w:fldCharType="separate"/>
            </w:r>
            <w:r w:rsidR="00E3778F">
              <w:rPr>
                <w:noProof/>
                <w:webHidden/>
              </w:rPr>
              <w:t>19</w:t>
            </w:r>
            <w:r w:rsidR="00E3778F">
              <w:rPr>
                <w:noProof/>
                <w:webHidden/>
              </w:rPr>
              <w:fldChar w:fldCharType="end"/>
            </w:r>
          </w:hyperlink>
        </w:p>
        <w:p w14:paraId="48125291" w14:textId="79156FC3" w:rsidR="00E3778F" w:rsidRDefault="00000000">
          <w:pPr>
            <w:pStyle w:val="Obsah3"/>
            <w:tabs>
              <w:tab w:val="right" w:leader="dot" w:pos="9062"/>
            </w:tabs>
            <w:rPr>
              <w:rFonts w:eastAsiaTheme="minorEastAsia"/>
              <w:noProof/>
              <w:lang w:eastAsia="cs-CZ"/>
            </w:rPr>
          </w:pPr>
          <w:hyperlink w:anchor="_Toc129100451" w:history="1">
            <w:r w:rsidR="00E3778F" w:rsidRPr="007F4052">
              <w:rPr>
                <w:rStyle w:val="Hypertextovodkaz"/>
                <w:noProof/>
              </w:rPr>
              <w:t>7.2.1 okno Form1</w:t>
            </w:r>
            <w:r w:rsidR="00E3778F">
              <w:rPr>
                <w:noProof/>
                <w:webHidden/>
              </w:rPr>
              <w:tab/>
            </w:r>
            <w:r w:rsidR="00E3778F">
              <w:rPr>
                <w:noProof/>
                <w:webHidden/>
              </w:rPr>
              <w:fldChar w:fldCharType="begin"/>
            </w:r>
            <w:r w:rsidR="00E3778F">
              <w:rPr>
                <w:noProof/>
                <w:webHidden/>
              </w:rPr>
              <w:instrText xml:space="preserve"> PAGEREF _Toc129100451 \h </w:instrText>
            </w:r>
            <w:r w:rsidR="00E3778F">
              <w:rPr>
                <w:noProof/>
                <w:webHidden/>
              </w:rPr>
            </w:r>
            <w:r w:rsidR="00E3778F">
              <w:rPr>
                <w:noProof/>
                <w:webHidden/>
              </w:rPr>
              <w:fldChar w:fldCharType="separate"/>
            </w:r>
            <w:r w:rsidR="00E3778F">
              <w:rPr>
                <w:noProof/>
                <w:webHidden/>
              </w:rPr>
              <w:t>19</w:t>
            </w:r>
            <w:r w:rsidR="00E3778F">
              <w:rPr>
                <w:noProof/>
                <w:webHidden/>
              </w:rPr>
              <w:fldChar w:fldCharType="end"/>
            </w:r>
          </w:hyperlink>
        </w:p>
        <w:p w14:paraId="01F66171" w14:textId="2DD7F021" w:rsidR="00E3778F" w:rsidRDefault="00000000">
          <w:pPr>
            <w:pStyle w:val="Obsah3"/>
            <w:tabs>
              <w:tab w:val="right" w:leader="dot" w:pos="9062"/>
            </w:tabs>
            <w:rPr>
              <w:rFonts w:eastAsiaTheme="minorEastAsia"/>
              <w:noProof/>
              <w:lang w:eastAsia="cs-CZ"/>
            </w:rPr>
          </w:pPr>
          <w:hyperlink w:anchor="_Toc129100452" w:history="1">
            <w:r w:rsidR="00E3778F" w:rsidRPr="007F4052">
              <w:rPr>
                <w:rStyle w:val="Hypertextovodkaz"/>
                <w:noProof/>
              </w:rPr>
              <w:t>7.2.2 okno VypisPostava</w:t>
            </w:r>
            <w:r w:rsidR="00E3778F">
              <w:rPr>
                <w:noProof/>
                <w:webHidden/>
              </w:rPr>
              <w:tab/>
            </w:r>
            <w:r w:rsidR="00E3778F">
              <w:rPr>
                <w:noProof/>
                <w:webHidden/>
              </w:rPr>
              <w:fldChar w:fldCharType="begin"/>
            </w:r>
            <w:r w:rsidR="00E3778F">
              <w:rPr>
                <w:noProof/>
                <w:webHidden/>
              </w:rPr>
              <w:instrText xml:space="preserve"> PAGEREF _Toc129100452 \h </w:instrText>
            </w:r>
            <w:r w:rsidR="00E3778F">
              <w:rPr>
                <w:noProof/>
                <w:webHidden/>
              </w:rPr>
            </w:r>
            <w:r w:rsidR="00E3778F">
              <w:rPr>
                <w:noProof/>
                <w:webHidden/>
              </w:rPr>
              <w:fldChar w:fldCharType="separate"/>
            </w:r>
            <w:r w:rsidR="00E3778F">
              <w:rPr>
                <w:noProof/>
                <w:webHidden/>
              </w:rPr>
              <w:t>19</w:t>
            </w:r>
            <w:r w:rsidR="00E3778F">
              <w:rPr>
                <w:noProof/>
                <w:webHidden/>
              </w:rPr>
              <w:fldChar w:fldCharType="end"/>
            </w:r>
          </w:hyperlink>
        </w:p>
        <w:p w14:paraId="6404DA94" w14:textId="27C0B7D0" w:rsidR="00E3778F" w:rsidRDefault="00000000">
          <w:pPr>
            <w:pStyle w:val="Obsah3"/>
            <w:tabs>
              <w:tab w:val="right" w:leader="dot" w:pos="9062"/>
            </w:tabs>
            <w:rPr>
              <w:rFonts w:eastAsiaTheme="minorEastAsia"/>
              <w:noProof/>
              <w:lang w:eastAsia="cs-CZ"/>
            </w:rPr>
          </w:pPr>
          <w:hyperlink w:anchor="_Toc129100453" w:history="1">
            <w:r w:rsidR="00E3778F" w:rsidRPr="007F4052">
              <w:rPr>
                <w:rStyle w:val="Hypertextovodkaz"/>
                <w:noProof/>
              </w:rPr>
              <w:t>7.2.3 okno Combat</w:t>
            </w:r>
            <w:r w:rsidR="00E3778F">
              <w:rPr>
                <w:noProof/>
                <w:webHidden/>
              </w:rPr>
              <w:tab/>
            </w:r>
            <w:r w:rsidR="00E3778F">
              <w:rPr>
                <w:noProof/>
                <w:webHidden/>
              </w:rPr>
              <w:fldChar w:fldCharType="begin"/>
            </w:r>
            <w:r w:rsidR="00E3778F">
              <w:rPr>
                <w:noProof/>
                <w:webHidden/>
              </w:rPr>
              <w:instrText xml:space="preserve"> PAGEREF _Toc129100453 \h </w:instrText>
            </w:r>
            <w:r w:rsidR="00E3778F">
              <w:rPr>
                <w:noProof/>
                <w:webHidden/>
              </w:rPr>
            </w:r>
            <w:r w:rsidR="00E3778F">
              <w:rPr>
                <w:noProof/>
                <w:webHidden/>
              </w:rPr>
              <w:fldChar w:fldCharType="separate"/>
            </w:r>
            <w:r w:rsidR="00E3778F">
              <w:rPr>
                <w:noProof/>
                <w:webHidden/>
              </w:rPr>
              <w:t>20</w:t>
            </w:r>
            <w:r w:rsidR="00E3778F">
              <w:rPr>
                <w:noProof/>
                <w:webHidden/>
              </w:rPr>
              <w:fldChar w:fldCharType="end"/>
            </w:r>
          </w:hyperlink>
        </w:p>
        <w:p w14:paraId="29425841" w14:textId="53870F31" w:rsidR="00E3778F" w:rsidRDefault="00000000">
          <w:pPr>
            <w:pStyle w:val="Obsah3"/>
            <w:tabs>
              <w:tab w:val="right" w:leader="dot" w:pos="9062"/>
            </w:tabs>
            <w:rPr>
              <w:rFonts w:eastAsiaTheme="minorEastAsia"/>
              <w:noProof/>
              <w:lang w:eastAsia="cs-CZ"/>
            </w:rPr>
          </w:pPr>
          <w:hyperlink w:anchor="_Toc129100454" w:history="1">
            <w:r w:rsidR="00E3778F" w:rsidRPr="007F4052">
              <w:rPr>
                <w:rStyle w:val="Hypertextovodkaz"/>
                <w:noProof/>
              </w:rPr>
              <w:t>7.2.4 okno BuffForm</w:t>
            </w:r>
            <w:r w:rsidR="00E3778F">
              <w:rPr>
                <w:noProof/>
                <w:webHidden/>
              </w:rPr>
              <w:tab/>
            </w:r>
            <w:r w:rsidR="00E3778F">
              <w:rPr>
                <w:noProof/>
                <w:webHidden/>
              </w:rPr>
              <w:fldChar w:fldCharType="begin"/>
            </w:r>
            <w:r w:rsidR="00E3778F">
              <w:rPr>
                <w:noProof/>
                <w:webHidden/>
              </w:rPr>
              <w:instrText xml:space="preserve"> PAGEREF _Toc129100454 \h </w:instrText>
            </w:r>
            <w:r w:rsidR="00E3778F">
              <w:rPr>
                <w:noProof/>
                <w:webHidden/>
              </w:rPr>
            </w:r>
            <w:r w:rsidR="00E3778F">
              <w:rPr>
                <w:noProof/>
                <w:webHidden/>
              </w:rPr>
              <w:fldChar w:fldCharType="separate"/>
            </w:r>
            <w:r w:rsidR="00E3778F">
              <w:rPr>
                <w:noProof/>
                <w:webHidden/>
              </w:rPr>
              <w:t>20</w:t>
            </w:r>
            <w:r w:rsidR="00E3778F">
              <w:rPr>
                <w:noProof/>
                <w:webHidden/>
              </w:rPr>
              <w:fldChar w:fldCharType="end"/>
            </w:r>
          </w:hyperlink>
        </w:p>
        <w:p w14:paraId="71408316" w14:textId="52E598DB" w:rsidR="00E3778F" w:rsidRDefault="00000000">
          <w:pPr>
            <w:pStyle w:val="Obsah3"/>
            <w:tabs>
              <w:tab w:val="right" w:leader="dot" w:pos="9062"/>
            </w:tabs>
            <w:rPr>
              <w:rFonts w:eastAsiaTheme="minorEastAsia"/>
              <w:noProof/>
              <w:lang w:eastAsia="cs-CZ"/>
            </w:rPr>
          </w:pPr>
          <w:hyperlink w:anchor="_Toc129100455" w:history="1">
            <w:r w:rsidR="00E3778F" w:rsidRPr="007F4052">
              <w:rPr>
                <w:rStyle w:val="Hypertextovodkaz"/>
                <w:noProof/>
              </w:rPr>
              <w:t>7.2.5 okno InventarForm</w:t>
            </w:r>
            <w:r w:rsidR="00E3778F">
              <w:rPr>
                <w:noProof/>
                <w:webHidden/>
              </w:rPr>
              <w:tab/>
            </w:r>
            <w:r w:rsidR="00E3778F">
              <w:rPr>
                <w:noProof/>
                <w:webHidden/>
              </w:rPr>
              <w:fldChar w:fldCharType="begin"/>
            </w:r>
            <w:r w:rsidR="00E3778F">
              <w:rPr>
                <w:noProof/>
                <w:webHidden/>
              </w:rPr>
              <w:instrText xml:space="preserve"> PAGEREF _Toc129100455 \h </w:instrText>
            </w:r>
            <w:r w:rsidR="00E3778F">
              <w:rPr>
                <w:noProof/>
                <w:webHidden/>
              </w:rPr>
            </w:r>
            <w:r w:rsidR="00E3778F">
              <w:rPr>
                <w:noProof/>
                <w:webHidden/>
              </w:rPr>
              <w:fldChar w:fldCharType="separate"/>
            </w:r>
            <w:r w:rsidR="00E3778F">
              <w:rPr>
                <w:noProof/>
                <w:webHidden/>
              </w:rPr>
              <w:t>21</w:t>
            </w:r>
            <w:r w:rsidR="00E3778F">
              <w:rPr>
                <w:noProof/>
                <w:webHidden/>
              </w:rPr>
              <w:fldChar w:fldCharType="end"/>
            </w:r>
          </w:hyperlink>
        </w:p>
        <w:p w14:paraId="52F1DC27" w14:textId="1843FAE7" w:rsidR="00E3778F" w:rsidRDefault="00000000">
          <w:pPr>
            <w:pStyle w:val="Obsah3"/>
            <w:tabs>
              <w:tab w:val="right" w:leader="dot" w:pos="9062"/>
            </w:tabs>
            <w:rPr>
              <w:rFonts w:eastAsiaTheme="minorEastAsia"/>
              <w:noProof/>
              <w:lang w:eastAsia="cs-CZ"/>
            </w:rPr>
          </w:pPr>
          <w:hyperlink w:anchor="_Toc129100456" w:history="1">
            <w:r w:rsidR="00E3778F" w:rsidRPr="007F4052">
              <w:rPr>
                <w:rStyle w:val="Hypertextovodkaz"/>
                <w:noProof/>
              </w:rPr>
              <w:t>7.2.6 okna ChunkForm a MapaForm</w:t>
            </w:r>
            <w:r w:rsidR="00E3778F">
              <w:rPr>
                <w:noProof/>
                <w:webHidden/>
              </w:rPr>
              <w:tab/>
            </w:r>
            <w:r w:rsidR="00E3778F">
              <w:rPr>
                <w:noProof/>
                <w:webHidden/>
              </w:rPr>
              <w:fldChar w:fldCharType="begin"/>
            </w:r>
            <w:r w:rsidR="00E3778F">
              <w:rPr>
                <w:noProof/>
                <w:webHidden/>
              </w:rPr>
              <w:instrText xml:space="preserve"> PAGEREF _Toc129100456 \h </w:instrText>
            </w:r>
            <w:r w:rsidR="00E3778F">
              <w:rPr>
                <w:noProof/>
                <w:webHidden/>
              </w:rPr>
            </w:r>
            <w:r w:rsidR="00E3778F">
              <w:rPr>
                <w:noProof/>
                <w:webHidden/>
              </w:rPr>
              <w:fldChar w:fldCharType="separate"/>
            </w:r>
            <w:r w:rsidR="00E3778F">
              <w:rPr>
                <w:noProof/>
                <w:webHidden/>
              </w:rPr>
              <w:t>21</w:t>
            </w:r>
            <w:r w:rsidR="00E3778F">
              <w:rPr>
                <w:noProof/>
                <w:webHidden/>
              </w:rPr>
              <w:fldChar w:fldCharType="end"/>
            </w:r>
          </w:hyperlink>
        </w:p>
        <w:p w14:paraId="23979312" w14:textId="7CF1B3D0" w:rsidR="00E3778F" w:rsidRDefault="00000000">
          <w:pPr>
            <w:pStyle w:val="Obsah3"/>
            <w:tabs>
              <w:tab w:val="right" w:leader="dot" w:pos="9062"/>
            </w:tabs>
            <w:rPr>
              <w:rFonts w:eastAsiaTheme="minorEastAsia"/>
              <w:noProof/>
              <w:lang w:eastAsia="cs-CZ"/>
            </w:rPr>
          </w:pPr>
          <w:hyperlink w:anchor="_Toc129100457" w:history="1">
            <w:r w:rsidR="00E3778F" w:rsidRPr="007F4052">
              <w:rPr>
                <w:rStyle w:val="Hypertextovodkaz"/>
                <w:noProof/>
              </w:rPr>
              <w:t>7.2.7 okno UkolForm</w:t>
            </w:r>
            <w:r w:rsidR="00E3778F">
              <w:rPr>
                <w:noProof/>
                <w:webHidden/>
              </w:rPr>
              <w:tab/>
            </w:r>
            <w:r w:rsidR="00E3778F">
              <w:rPr>
                <w:noProof/>
                <w:webHidden/>
              </w:rPr>
              <w:fldChar w:fldCharType="begin"/>
            </w:r>
            <w:r w:rsidR="00E3778F">
              <w:rPr>
                <w:noProof/>
                <w:webHidden/>
              </w:rPr>
              <w:instrText xml:space="preserve"> PAGEREF _Toc129100457 \h </w:instrText>
            </w:r>
            <w:r w:rsidR="00E3778F">
              <w:rPr>
                <w:noProof/>
                <w:webHidden/>
              </w:rPr>
            </w:r>
            <w:r w:rsidR="00E3778F">
              <w:rPr>
                <w:noProof/>
                <w:webHidden/>
              </w:rPr>
              <w:fldChar w:fldCharType="separate"/>
            </w:r>
            <w:r w:rsidR="00E3778F">
              <w:rPr>
                <w:noProof/>
                <w:webHidden/>
              </w:rPr>
              <w:t>22</w:t>
            </w:r>
            <w:r w:rsidR="00E3778F">
              <w:rPr>
                <w:noProof/>
                <w:webHidden/>
              </w:rPr>
              <w:fldChar w:fldCharType="end"/>
            </w:r>
          </w:hyperlink>
        </w:p>
        <w:p w14:paraId="08F1D749" w14:textId="3BCCF659" w:rsidR="00E3778F" w:rsidRDefault="00000000">
          <w:pPr>
            <w:pStyle w:val="Obsah3"/>
            <w:tabs>
              <w:tab w:val="right" w:leader="dot" w:pos="9062"/>
            </w:tabs>
            <w:rPr>
              <w:rFonts w:eastAsiaTheme="minorEastAsia"/>
              <w:noProof/>
              <w:lang w:eastAsia="cs-CZ"/>
            </w:rPr>
          </w:pPr>
          <w:hyperlink w:anchor="_Toc129100458" w:history="1">
            <w:r w:rsidR="00E3778F" w:rsidRPr="007F4052">
              <w:rPr>
                <w:rStyle w:val="Hypertextovodkaz"/>
                <w:noProof/>
              </w:rPr>
              <w:t>7.2.8 okno NastaveniForm</w:t>
            </w:r>
            <w:r w:rsidR="00E3778F">
              <w:rPr>
                <w:noProof/>
                <w:webHidden/>
              </w:rPr>
              <w:tab/>
            </w:r>
            <w:r w:rsidR="00E3778F">
              <w:rPr>
                <w:noProof/>
                <w:webHidden/>
              </w:rPr>
              <w:fldChar w:fldCharType="begin"/>
            </w:r>
            <w:r w:rsidR="00E3778F">
              <w:rPr>
                <w:noProof/>
                <w:webHidden/>
              </w:rPr>
              <w:instrText xml:space="preserve"> PAGEREF _Toc129100458 \h </w:instrText>
            </w:r>
            <w:r w:rsidR="00E3778F">
              <w:rPr>
                <w:noProof/>
                <w:webHidden/>
              </w:rPr>
            </w:r>
            <w:r w:rsidR="00E3778F">
              <w:rPr>
                <w:noProof/>
                <w:webHidden/>
              </w:rPr>
              <w:fldChar w:fldCharType="separate"/>
            </w:r>
            <w:r w:rsidR="00E3778F">
              <w:rPr>
                <w:noProof/>
                <w:webHidden/>
              </w:rPr>
              <w:t>22</w:t>
            </w:r>
            <w:r w:rsidR="00E3778F">
              <w:rPr>
                <w:noProof/>
                <w:webHidden/>
              </w:rPr>
              <w:fldChar w:fldCharType="end"/>
            </w:r>
          </w:hyperlink>
        </w:p>
        <w:p w14:paraId="40DCB268" w14:textId="53690441" w:rsidR="00E3778F" w:rsidRDefault="00000000">
          <w:pPr>
            <w:pStyle w:val="Obsah3"/>
            <w:tabs>
              <w:tab w:val="right" w:leader="dot" w:pos="9062"/>
            </w:tabs>
            <w:rPr>
              <w:rFonts w:eastAsiaTheme="minorEastAsia"/>
              <w:noProof/>
              <w:lang w:eastAsia="cs-CZ"/>
            </w:rPr>
          </w:pPr>
          <w:hyperlink w:anchor="_Toc129100459" w:history="1">
            <w:r w:rsidR="00E3778F" w:rsidRPr="007F4052">
              <w:rPr>
                <w:rStyle w:val="Hypertextovodkaz"/>
                <w:noProof/>
              </w:rPr>
              <w:t>7.2.9 okno GMMapaForm</w:t>
            </w:r>
            <w:r w:rsidR="00E3778F">
              <w:rPr>
                <w:noProof/>
                <w:webHidden/>
              </w:rPr>
              <w:tab/>
            </w:r>
            <w:r w:rsidR="00E3778F">
              <w:rPr>
                <w:noProof/>
                <w:webHidden/>
              </w:rPr>
              <w:fldChar w:fldCharType="begin"/>
            </w:r>
            <w:r w:rsidR="00E3778F">
              <w:rPr>
                <w:noProof/>
                <w:webHidden/>
              </w:rPr>
              <w:instrText xml:space="preserve"> PAGEREF _Toc129100459 \h </w:instrText>
            </w:r>
            <w:r w:rsidR="00E3778F">
              <w:rPr>
                <w:noProof/>
                <w:webHidden/>
              </w:rPr>
            </w:r>
            <w:r w:rsidR="00E3778F">
              <w:rPr>
                <w:noProof/>
                <w:webHidden/>
              </w:rPr>
              <w:fldChar w:fldCharType="separate"/>
            </w:r>
            <w:r w:rsidR="00E3778F">
              <w:rPr>
                <w:noProof/>
                <w:webHidden/>
              </w:rPr>
              <w:t>23</w:t>
            </w:r>
            <w:r w:rsidR="00E3778F">
              <w:rPr>
                <w:noProof/>
                <w:webHidden/>
              </w:rPr>
              <w:fldChar w:fldCharType="end"/>
            </w:r>
          </w:hyperlink>
        </w:p>
        <w:p w14:paraId="6DB52408" w14:textId="06213034" w:rsidR="00E3778F" w:rsidRDefault="00000000">
          <w:pPr>
            <w:pStyle w:val="Obsah3"/>
            <w:tabs>
              <w:tab w:val="right" w:leader="dot" w:pos="9062"/>
            </w:tabs>
            <w:rPr>
              <w:rFonts w:eastAsiaTheme="minorEastAsia"/>
              <w:noProof/>
              <w:lang w:eastAsia="cs-CZ"/>
            </w:rPr>
          </w:pPr>
          <w:hyperlink w:anchor="_Toc129100460" w:history="1">
            <w:r w:rsidR="00E3778F" w:rsidRPr="007F4052">
              <w:rPr>
                <w:rStyle w:val="Hypertextovodkaz"/>
                <w:noProof/>
              </w:rPr>
              <w:t>7.2.10 okno GMPostavyForm</w:t>
            </w:r>
            <w:r w:rsidR="00E3778F">
              <w:rPr>
                <w:noProof/>
                <w:webHidden/>
              </w:rPr>
              <w:tab/>
            </w:r>
            <w:r w:rsidR="00E3778F">
              <w:rPr>
                <w:noProof/>
                <w:webHidden/>
              </w:rPr>
              <w:fldChar w:fldCharType="begin"/>
            </w:r>
            <w:r w:rsidR="00E3778F">
              <w:rPr>
                <w:noProof/>
                <w:webHidden/>
              </w:rPr>
              <w:instrText xml:space="preserve"> PAGEREF _Toc129100460 \h </w:instrText>
            </w:r>
            <w:r w:rsidR="00E3778F">
              <w:rPr>
                <w:noProof/>
                <w:webHidden/>
              </w:rPr>
            </w:r>
            <w:r w:rsidR="00E3778F">
              <w:rPr>
                <w:noProof/>
                <w:webHidden/>
              </w:rPr>
              <w:fldChar w:fldCharType="separate"/>
            </w:r>
            <w:r w:rsidR="00E3778F">
              <w:rPr>
                <w:noProof/>
                <w:webHidden/>
              </w:rPr>
              <w:t>23</w:t>
            </w:r>
            <w:r w:rsidR="00E3778F">
              <w:rPr>
                <w:noProof/>
                <w:webHidden/>
              </w:rPr>
              <w:fldChar w:fldCharType="end"/>
            </w:r>
          </w:hyperlink>
        </w:p>
        <w:p w14:paraId="59344875" w14:textId="498F7B50" w:rsidR="00E3778F" w:rsidRDefault="00000000">
          <w:pPr>
            <w:pStyle w:val="Obsah3"/>
            <w:tabs>
              <w:tab w:val="right" w:leader="dot" w:pos="9062"/>
            </w:tabs>
            <w:rPr>
              <w:rFonts w:eastAsiaTheme="minorEastAsia"/>
              <w:noProof/>
              <w:lang w:eastAsia="cs-CZ"/>
            </w:rPr>
          </w:pPr>
          <w:hyperlink w:anchor="_Toc129100461" w:history="1">
            <w:r w:rsidR="00E3778F" w:rsidRPr="007F4052">
              <w:rPr>
                <w:rStyle w:val="Hypertextovodkaz"/>
                <w:noProof/>
              </w:rPr>
              <w:t>7.2.11 okno GMUkldaniForm</w:t>
            </w:r>
            <w:r w:rsidR="00E3778F">
              <w:rPr>
                <w:noProof/>
                <w:webHidden/>
              </w:rPr>
              <w:tab/>
            </w:r>
            <w:r w:rsidR="00E3778F">
              <w:rPr>
                <w:noProof/>
                <w:webHidden/>
              </w:rPr>
              <w:fldChar w:fldCharType="begin"/>
            </w:r>
            <w:r w:rsidR="00E3778F">
              <w:rPr>
                <w:noProof/>
                <w:webHidden/>
              </w:rPr>
              <w:instrText xml:space="preserve"> PAGEREF _Toc129100461 \h </w:instrText>
            </w:r>
            <w:r w:rsidR="00E3778F">
              <w:rPr>
                <w:noProof/>
                <w:webHidden/>
              </w:rPr>
            </w:r>
            <w:r w:rsidR="00E3778F">
              <w:rPr>
                <w:noProof/>
                <w:webHidden/>
              </w:rPr>
              <w:fldChar w:fldCharType="separate"/>
            </w:r>
            <w:r w:rsidR="00E3778F">
              <w:rPr>
                <w:noProof/>
                <w:webHidden/>
              </w:rPr>
              <w:t>23</w:t>
            </w:r>
            <w:r w:rsidR="00E3778F">
              <w:rPr>
                <w:noProof/>
                <w:webHidden/>
              </w:rPr>
              <w:fldChar w:fldCharType="end"/>
            </w:r>
          </w:hyperlink>
        </w:p>
        <w:p w14:paraId="45CC8C97" w14:textId="33939065" w:rsidR="00E3778F" w:rsidRDefault="00000000">
          <w:pPr>
            <w:pStyle w:val="Obsah1"/>
            <w:tabs>
              <w:tab w:val="right" w:leader="dot" w:pos="9062"/>
            </w:tabs>
            <w:rPr>
              <w:rFonts w:eastAsiaTheme="minorEastAsia"/>
              <w:noProof/>
              <w:lang w:eastAsia="cs-CZ"/>
            </w:rPr>
          </w:pPr>
          <w:hyperlink w:anchor="_Toc129100462" w:history="1">
            <w:r w:rsidR="00E3778F" w:rsidRPr="007F4052">
              <w:rPr>
                <w:rStyle w:val="Hypertextovodkaz"/>
                <w:rFonts w:cstheme="minorHAnsi"/>
                <w:noProof/>
              </w:rPr>
              <w:t>8. Zhodnocení realizace aplikace</w:t>
            </w:r>
            <w:r w:rsidR="00E3778F">
              <w:rPr>
                <w:noProof/>
                <w:webHidden/>
              </w:rPr>
              <w:tab/>
            </w:r>
            <w:r w:rsidR="00E3778F">
              <w:rPr>
                <w:noProof/>
                <w:webHidden/>
              </w:rPr>
              <w:fldChar w:fldCharType="begin"/>
            </w:r>
            <w:r w:rsidR="00E3778F">
              <w:rPr>
                <w:noProof/>
                <w:webHidden/>
              </w:rPr>
              <w:instrText xml:space="preserve"> PAGEREF _Toc129100462 \h </w:instrText>
            </w:r>
            <w:r w:rsidR="00E3778F">
              <w:rPr>
                <w:noProof/>
                <w:webHidden/>
              </w:rPr>
            </w:r>
            <w:r w:rsidR="00E3778F">
              <w:rPr>
                <w:noProof/>
                <w:webHidden/>
              </w:rPr>
              <w:fldChar w:fldCharType="separate"/>
            </w:r>
            <w:r w:rsidR="00E3778F">
              <w:rPr>
                <w:noProof/>
                <w:webHidden/>
              </w:rPr>
              <w:t>23</w:t>
            </w:r>
            <w:r w:rsidR="00E3778F">
              <w:rPr>
                <w:noProof/>
                <w:webHidden/>
              </w:rPr>
              <w:fldChar w:fldCharType="end"/>
            </w:r>
          </w:hyperlink>
        </w:p>
        <w:p w14:paraId="533A5FC3" w14:textId="20D22D65" w:rsidR="00E3778F" w:rsidRDefault="00000000">
          <w:pPr>
            <w:pStyle w:val="Obsah1"/>
            <w:tabs>
              <w:tab w:val="right" w:leader="dot" w:pos="9062"/>
            </w:tabs>
            <w:rPr>
              <w:rFonts w:eastAsiaTheme="minorEastAsia"/>
              <w:noProof/>
              <w:lang w:eastAsia="cs-CZ"/>
            </w:rPr>
          </w:pPr>
          <w:hyperlink w:anchor="_Toc129100463" w:history="1">
            <w:r w:rsidR="00E3778F" w:rsidRPr="007F4052">
              <w:rPr>
                <w:rStyle w:val="Hypertextovodkaz"/>
                <w:rFonts w:cstheme="minorHAnsi"/>
                <w:noProof/>
                <w:shd w:val="clear" w:color="auto" w:fill="FFFFFF"/>
              </w:rPr>
              <w:t>9. Závěr</w:t>
            </w:r>
            <w:r w:rsidR="00E3778F">
              <w:rPr>
                <w:noProof/>
                <w:webHidden/>
              </w:rPr>
              <w:tab/>
            </w:r>
            <w:r w:rsidR="00E3778F">
              <w:rPr>
                <w:noProof/>
                <w:webHidden/>
              </w:rPr>
              <w:fldChar w:fldCharType="begin"/>
            </w:r>
            <w:r w:rsidR="00E3778F">
              <w:rPr>
                <w:noProof/>
                <w:webHidden/>
              </w:rPr>
              <w:instrText xml:space="preserve"> PAGEREF _Toc129100463 \h </w:instrText>
            </w:r>
            <w:r w:rsidR="00E3778F">
              <w:rPr>
                <w:noProof/>
                <w:webHidden/>
              </w:rPr>
            </w:r>
            <w:r w:rsidR="00E3778F">
              <w:rPr>
                <w:noProof/>
                <w:webHidden/>
              </w:rPr>
              <w:fldChar w:fldCharType="separate"/>
            </w:r>
            <w:r w:rsidR="00E3778F">
              <w:rPr>
                <w:noProof/>
                <w:webHidden/>
              </w:rPr>
              <w:t>24</w:t>
            </w:r>
            <w:r w:rsidR="00E3778F">
              <w:rPr>
                <w:noProof/>
                <w:webHidden/>
              </w:rPr>
              <w:fldChar w:fldCharType="end"/>
            </w:r>
          </w:hyperlink>
        </w:p>
        <w:p w14:paraId="01788CB1" w14:textId="7625E042" w:rsidR="00E3778F" w:rsidRDefault="00000000">
          <w:pPr>
            <w:pStyle w:val="Obsah1"/>
            <w:tabs>
              <w:tab w:val="right" w:leader="dot" w:pos="9062"/>
            </w:tabs>
            <w:rPr>
              <w:rFonts w:eastAsiaTheme="minorEastAsia"/>
              <w:noProof/>
              <w:lang w:eastAsia="cs-CZ"/>
            </w:rPr>
          </w:pPr>
          <w:hyperlink w:anchor="_Toc129100464" w:history="1">
            <w:r w:rsidR="00E3778F" w:rsidRPr="007F4052">
              <w:rPr>
                <w:rStyle w:val="Hypertextovodkaz"/>
                <w:noProof/>
              </w:rPr>
              <w:t>Použité zdroje</w:t>
            </w:r>
            <w:r w:rsidR="00E3778F">
              <w:rPr>
                <w:noProof/>
                <w:webHidden/>
              </w:rPr>
              <w:tab/>
            </w:r>
            <w:r w:rsidR="00E3778F">
              <w:rPr>
                <w:noProof/>
                <w:webHidden/>
              </w:rPr>
              <w:fldChar w:fldCharType="begin"/>
            </w:r>
            <w:r w:rsidR="00E3778F">
              <w:rPr>
                <w:noProof/>
                <w:webHidden/>
              </w:rPr>
              <w:instrText xml:space="preserve"> PAGEREF _Toc129100464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4E5BA7CD" w14:textId="08BA1568" w:rsidR="007857AA" w:rsidRDefault="00F67031">
          <w:pPr>
            <w:rPr>
              <w:b/>
              <w:bCs/>
            </w:rPr>
            <w:sectPr w:rsidR="007857AA">
              <w:footerReference w:type="default" r:id="rId8"/>
              <w:pgSz w:w="11906" w:h="16838"/>
              <w:pgMar w:top="1417" w:right="1417" w:bottom="1417" w:left="1417" w:header="708" w:footer="708" w:gutter="0"/>
              <w:cols w:space="708"/>
              <w:docGrid w:linePitch="360"/>
            </w:sectPr>
          </w:pPr>
          <w:r w:rsidRPr="00621687">
            <w:rPr>
              <w:b/>
              <w:bCs/>
            </w:rPr>
            <w:fldChar w:fldCharType="end"/>
          </w:r>
        </w:p>
        <w:p w14:paraId="5CFAB8A7" w14:textId="1E55F397" w:rsidR="00F67031" w:rsidRPr="00621687" w:rsidRDefault="00000000"/>
      </w:sdtContent>
    </w:sdt>
    <w:p w14:paraId="7B4DB3F4" w14:textId="70D2B8E2" w:rsidR="00F67031" w:rsidRPr="00207FF3" w:rsidRDefault="00F67031" w:rsidP="00207FF3">
      <w:pPr>
        <w:pStyle w:val="Nadpis1"/>
      </w:pPr>
      <w:bookmarkStart w:id="0" w:name="_Toc129100395"/>
      <w:r w:rsidRPr="00621687">
        <w:t xml:space="preserve">1. </w:t>
      </w:r>
      <w:r w:rsidRPr="00621687">
        <w:rPr>
          <w:rFonts w:asciiTheme="minorHAnsi" w:hAnsiTheme="minorHAnsi" w:cstheme="minorHAnsi"/>
        </w:rPr>
        <w:t>Úvod</w:t>
      </w:r>
      <w:bookmarkEnd w:id="0"/>
    </w:p>
    <w:p w14:paraId="4792D567" w14:textId="77777777" w:rsidR="006B3362" w:rsidRDefault="006B3362" w:rsidP="006B3362">
      <w:pPr>
        <w:pStyle w:val="Textkomente"/>
      </w:pPr>
      <w:r>
        <w:rPr>
          <w:rFonts w:cstheme="minorHAnsi"/>
          <w:color w:val="00B050"/>
        </w:rPr>
        <w:t>//</w:t>
      </w:r>
      <w:r w:rsidRPr="006B3362">
        <w:rPr>
          <w:color w:val="00B050"/>
        </w:rPr>
        <w:t>Sem patří kromě historie i motivace autora k psaní práce, důležitost problému a představení strukturu práce.</w:t>
      </w:r>
    </w:p>
    <w:p w14:paraId="6EB67D01" w14:textId="4E4DF024" w:rsidR="006B3362" w:rsidRPr="00142055" w:rsidRDefault="002E7F98" w:rsidP="003A08E1">
      <w:pPr>
        <w:ind w:firstLine="708"/>
        <w:jc w:val="both"/>
        <w:rPr>
          <w:rFonts w:cstheme="minorHAnsi"/>
        </w:rPr>
      </w:pPr>
      <w:r w:rsidRPr="00142055">
        <w:rPr>
          <w:rFonts w:cstheme="minorHAnsi"/>
        </w:rPr>
        <w:t xml:space="preserve">Jelikož je vývoj her dlouhý a náročný proces je snaha ho co nejvíce urychlit, kvůli čemuž vznikají herní </w:t>
      </w:r>
      <w:proofErr w:type="spellStart"/>
      <w:r w:rsidRPr="00142055">
        <w:rPr>
          <w:rFonts w:cstheme="minorHAnsi"/>
        </w:rPr>
        <w:t>enginy</w:t>
      </w:r>
      <w:proofErr w:type="spellEnd"/>
      <w:r w:rsidRPr="00142055">
        <w:rPr>
          <w:rFonts w:cstheme="minorHAnsi"/>
        </w:rPr>
        <w:t>, které za programátora řeší například fyziku</w:t>
      </w:r>
      <w:r w:rsidR="00081763" w:rsidRPr="00142055">
        <w:rPr>
          <w:rFonts w:cstheme="minorHAnsi"/>
        </w:rPr>
        <w:t xml:space="preserve"> a osvětlení. Ačkoliv je toto velká pomoc</w:t>
      </w:r>
      <w:r w:rsidR="005271A0">
        <w:rPr>
          <w:rFonts w:cstheme="minorHAnsi"/>
        </w:rPr>
        <w:t>,</w:t>
      </w:r>
      <w:r w:rsidR="00081763" w:rsidRPr="00142055">
        <w:rPr>
          <w:rFonts w:cstheme="minorHAnsi"/>
        </w:rPr>
        <w:t xml:space="preserve"> stále je velká část kódu, která se s drobnými úpravami objevuje v každé RPG hře a programátor </w:t>
      </w:r>
      <w:r w:rsidR="008605EC" w:rsidRPr="00142055">
        <w:rPr>
          <w:rFonts w:cstheme="minorHAnsi"/>
        </w:rPr>
        <w:t xml:space="preserve">ji musí psát či kopírovat stále dokola. </w:t>
      </w:r>
    </w:p>
    <w:p w14:paraId="113B70B4" w14:textId="77777777" w:rsidR="00F67031" w:rsidRPr="00621687" w:rsidRDefault="00F67031" w:rsidP="009C5274">
      <w:pPr>
        <w:rPr>
          <w:rStyle w:val="Nadpis1Char"/>
          <w:rFonts w:asciiTheme="minorHAnsi" w:hAnsiTheme="minorHAnsi" w:cstheme="minorHAnsi"/>
        </w:rPr>
      </w:pPr>
    </w:p>
    <w:p w14:paraId="305F743F" w14:textId="77777777" w:rsidR="00F67031" w:rsidRPr="00621687" w:rsidRDefault="00F67031" w:rsidP="0090635E">
      <w:pPr>
        <w:ind w:firstLine="360"/>
        <w:rPr>
          <w:rStyle w:val="Nadpis1Char"/>
          <w:rFonts w:asciiTheme="minorHAnsi" w:hAnsiTheme="minorHAnsi" w:cstheme="minorHAnsi"/>
        </w:rPr>
      </w:pPr>
      <w:bookmarkStart w:id="1" w:name="_Toc129100396"/>
      <w:r w:rsidRPr="00621687">
        <w:rPr>
          <w:rStyle w:val="Nadpis1Char"/>
          <w:rFonts w:asciiTheme="minorHAnsi" w:hAnsiTheme="minorHAnsi" w:cstheme="minorHAnsi"/>
        </w:rPr>
        <w:t>2. Cíl práce a metodika</w:t>
      </w:r>
      <w:bookmarkEnd w:id="1"/>
    </w:p>
    <w:p w14:paraId="58FB59F8" w14:textId="77777777" w:rsidR="00F67031" w:rsidRPr="00621687" w:rsidRDefault="00F67031" w:rsidP="00C8137B">
      <w:pPr>
        <w:pStyle w:val="Odstavecseseznamem"/>
        <w:ind w:left="1428"/>
        <w:rPr>
          <w:rStyle w:val="Nadpis2Char"/>
          <w:rFonts w:asciiTheme="minorHAnsi" w:hAnsiTheme="minorHAnsi" w:cstheme="minorHAnsi"/>
          <w:sz w:val="32"/>
          <w:szCs w:val="32"/>
        </w:rPr>
      </w:pPr>
      <w:r w:rsidRPr="00621687">
        <w:rPr>
          <w:rFonts w:cstheme="minorHAnsi"/>
          <w:color w:val="000000"/>
          <w:sz w:val="20"/>
          <w:szCs w:val="20"/>
        </w:rPr>
        <w:br/>
      </w:r>
      <w:bookmarkStart w:id="2" w:name="_Toc129100397"/>
      <w:r w:rsidRPr="00F5094F">
        <w:rPr>
          <w:rStyle w:val="Nadpis2Char"/>
          <w:rFonts w:asciiTheme="minorHAnsi" w:hAnsiTheme="minorHAnsi" w:cstheme="minorHAnsi"/>
          <w:highlight w:val="green"/>
        </w:rPr>
        <w:t>2.1 cíl práce</w:t>
      </w:r>
      <w:bookmarkEnd w:id="2"/>
    </w:p>
    <w:p w14:paraId="3DB76B11" w14:textId="77777777" w:rsidR="00F67031" w:rsidRPr="00621687" w:rsidRDefault="00F67031" w:rsidP="0074488A">
      <w:pPr>
        <w:pStyle w:val="Odstavecseseznamem"/>
        <w:ind w:left="1416"/>
        <w:jc w:val="both"/>
        <w:rPr>
          <w:rStyle w:val="Nadpis2Char"/>
          <w:rFonts w:asciiTheme="minorHAnsi" w:hAnsiTheme="minorHAnsi" w:cstheme="minorHAnsi"/>
          <w:sz w:val="22"/>
          <w:szCs w:val="22"/>
        </w:rPr>
      </w:pPr>
      <w:r w:rsidRPr="00621687">
        <w:rPr>
          <w:rStyle w:val="Nadpis2Char"/>
          <w:rFonts w:asciiTheme="minorHAnsi" w:hAnsiTheme="minorHAnsi" w:cstheme="minorHAnsi"/>
        </w:rPr>
        <w:tab/>
      </w:r>
      <w:r w:rsidRPr="007C4527">
        <w:rPr>
          <w:rFonts w:cstheme="minorHAnsi"/>
          <w:color w:val="000000"/>
          <w:highlight w:val="green"/>
          <w:shd w:val="clear" w:color="auto" w:fill="FFFFFF"/>
        </w:rPr>
        <w:t xml:space="preserve">Cílem práce je popsat aktuální dostupné herní </w:t>
      </w:r>
      <w:proofErr w:type="spellStart"/>
      <w:r w:rsidRPr="007C4527">
        <w:rPr>
          <w:rFonts w:cstheme="minorHAnsi"/>
          <w:color w:val="000000"/>
          <w:highlight w:val="green"/>
          <w:shd w:val="clear" w:color="auto" w:fill="FFFFFF"/>
        </w:rPr>
        <w:t>enginy</w:t>
      </w:r>
      <w:proofErr w:type="spellEnd"/>
      <w:r w:rsidRPr="007C4527">
        <w:rPr>
          <w:rFonts w:cstheme="minorHAnsi"/>
          <w:color w:val="000000"/>
          <w:highlight w:val="green"/>
          <w:shd w:val="clear" w:color="auto" w:fill="FFFFFF"/>
        </w:rPr>
        <w:t>,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40933B33" w14:textId="77777777" w:rsidR="00F67031" w:rsidRPr="00621687" w:rsidRDefault="00F67031" w:rsidP="00C85D30">
      <w:pPr>
        <w:pStyle w:val="Nadpis2"/>
        <w:ind w:left="708" w:firstLine="708"/>
        <w:rPr>
          <w:rFonts w:asciiTheme="minorHAnsi" w:hAnsiTheme="minorHAnsi" w:cstheme="minorHAnsi"/>
          <w:shd w:val="clear" w:color="auto" w:fill="FFFFFF"/>
        </w:rPr>
      </w:pPr>
      <w:bookmarkStart w:id="3" w:name="_Toc129100398"/>
      <w:r w:rsidRPr="00621687">
        <w:rPr>
          <w:rFonts w:asciiTheme="minorHAnsi" w:hAnsiTheme="minorHAnsi" w:cstheme="minorHAnsi"/>
          <w:shd w:val="clear" w:color="auto" w:fill="FFFFFF"/>
        </w:rPr>
        <w:t>2.2 metodika</w:t>
      </w:r>
      <w:bookmarkEnd w:id="3"/>
    </w:p>
    <w:p w14:paraId="70639A9B" w14:textId="77777777" w:rsidR="00114707" w:rsidRDefault="00114707" w:rsidP="00114707">
      <w:pPr>
        <w:ind w:left="1416" w:firstLine="708"/>
        <w:jc w:val="both"/>
        <w:rPr>
          <w:rFonts w:cstheme="minorHAnsi"/>
        </w:rPr>
      </w:pPr>
      <w:r w:rsidRPr="00EF4D9B">
        <w:rPr>
          <w:rFonts w:cstheme="minorHAnsi"/>
          <w:highlight w:val="green"/>
        </w:rPr>
        <w:t>V první části budou zhodnoceny programovací jazyky, které je možné k realizaci využít a následně vybrán nejvhodnější. Dále bude následovat stručné seznámení s herními žánry a typy aplikací. U žánrů bude posouzeno, do jaké míry je možné pro jednotlivé žánry knihovnu využít a tím pádem, zda je třeba brát charakteristické prvky žánru v potaz při návrhu logiky.</w:t>
      </w:r>
      <w:r>
        <w:rPr>
          <w:rFonts w:cstheme="minorHAnsi"/>
        </w:rPr>
        <w:t xml:space="preserve"> </w:t>
      </w:r>
    </w:p>
    <w:p w14:paraId="382F19A1" w14:textId="77777777" w:rsidR="00114707" w:rsidRDefault="00114707" w:rsidP="00114707">
      <w:pPr>
        <w:ind w:left="1416" w:firstLine="708"/>
        <w:rPr>
          <w:rFonts w:cstheme="minorHAnsi"/>
        </w:rPr>
      </w:pPr>
      <w:r>
        <w:rPr>
          <w:rFonts w:cstheme="minorHAnsi"/>
        </w:rPr>
        <w:t xml:space="preserve">V druhé části </w:t>
      </w:r>
    </w:p>
    <w:p w14:paraId="01F70FEE" w14:textId="77777777" w:rsidR="00114707" w:rsidRPr="005A1840" w:rsidRDefault="00114707" w:rsidP="00114707">
      <w:pPr>
        <w:rPr>
          <w:rFonts w:cstheme="minorHAnsi"/>
          <w:color w:val="00B050"/>
        </w:rPr>
      </w:pPr>
      <w:r w:rsidRPr="005A1840">
        <w:rPr>
          <w:rFonts w:cstheme="minorHAnsi"/>
          <w:color w:val="00B050"/>
        </w:rPr>
        <w:t>//napíší až dám k praktické části něco dohromady</w:t>
      </w:r>
    </w:p>
    <w:p w14:paraId="6B52ED10" w14:textId="77777777" w:rsidR="00F67031" w:rsidRPr="00621687" w:rsidRDefault="00F67031" w:rsidP="00C85D30">
      <w:pPr>
        <w:pStyle w:val="Odstavecseseznamem"/>
        <w:rPr>
          <w:rFonts w:cstheme="minorHAnsi"/>
          <w:color w:val="000000"/>
          <w:sz w:val="20"/>
          <w:szCs w:val="20"/>
          <w:shd w:val="clear" w:color="auto" w:fill="FFFFFF"/>
        </w:rPr>
      </w:pPr>
    </w:p>
    <w:p w14:paraId="675D8156" w14:textId="77777777" w:rsidR="00F67031" w:rsidRPr="00621687" w:rsidRDefault="00F67031" w:rsidP="00C85D30">
      <w:pPr>
        <w:pStyle w:val="Odstavecseseznamem"/>
        <w:rPr>
          <w:rFonts w:cstheme="minorHAnsi"/>
          <w:color w:val="000000"/>
          <w:sz w:val="20"/>
          <w:szCs w:val="20"/>
          <w:shd w:val="clear" w:color="auto" w:fill="FFFFFF"/>
        </w:rPr>
      </w:pPr>
    </w:p>
    <w:p w14:paraId="0937AA45" w14:textId="77777777" w:rsidR="00F67031" w:rsidRPr="00621687" w:rsidRDefault="00F67031" w:rsidP="006A4D87">
      <w:pPr>
        <w:ind w:left="360"/>
        <w:rPr>
          <w:rStyle w:val="Nadpis1Char"/>
          <w:rFonts w:asciiTheme="minorHAnsi" w:eastAsiaTheme="minorHAnsi" w:hAnsiTheme="minorHAnsi" w:cstheme="minorHAnsi"/>
          <w:color w:val="000000"/>
          <w:sz w:val="20"/>
          <w:szCs w:val="20"/>
          <w:shd w:val="clear" w:color="auto" w:fill="FFFFFF"/>
        </w:rPr>
      </w:pPr>
      <w:bookmarkStart w:id="4" w:name="_Toc129100399"/>
      <w:r w:rsidRPr="003052F2">
        <w:rPr>
          <w:rStyle w:val="Nadpis1Char"/>
          <w:rFonts w:asciiTheme="minorHAnsi" w:hAnsiTheme="minorHAnsi" w:cstheme="minorHAnsi"/>
          <w:highlight w:val="green"/>
        </w:rPr>
        <w:t>3. Výběr vhodných programovacích jazyků pro vývoj her</w:t>
      </w:r>
      <w:bookmarkEnd w:id="4"/>
    </w:p>
    <w:p w14:paraId="378BCD5E" w14:textId="77777777" w:rsidR="00F67031" w:rsidRPr="00621687" w:rsidRDefault="00F67031" w:rsidP="006A4D87">
      <w:pPr>
        <w:pStyle w:val="Odstavecseseznamem"/>
        <w:rPr>
          <w:rFonts w:cstheme="minorHAnsi"/>
          <w:color w:val="000000"/>
          <w:sz w:val="20"/>
          <w:szCs w:val="20"/>
        </w:rPr>
      </w:pPr>
    </w:p>
    <w:p w14:paraId="095260C0" w14:textId="177E7F1E" w:rsidR="00F67031" w:rsidRPr="00621687" w:rsidRDefault="00F67031" w:rsidP="009D76FA">
      <w:pPr>
        <w:pStyle w:val="Odstavecseseznamem"/>
        <w:jc w:val="both"/>
        <w:rPr>
          <w:rFonts w:cstheme="minorHAnsi"/>
          <w:color w:val="000000"/>
        </w:rPr>
      </w:pPr>
      <w:bookmarkStart w:id="5" w:name="_Hlk76032189"/>
      <w:r w:rsidRPr="007C4527">
        <w:rPr>
          <w:rFonts w:cstheme="minorHAnsi"/>
          <w:color w:val="000000"/>
          <w:highlight w:val="green"/>
        </w:rPr>
        <w:t xml:space="preserve">Programovací jazyky dělíme na </w:t>
      </w:r>
      <w:r w:rsidR="00C831D6">
        <w:rPr>
          <w:rFonts w:cstheme="minorHAnsi"/>
          <w:color w:val="000000"/>
          <w:highlight w:val="green"/>
        </w:rPr>
        <w:t>dva</w:t>
      </w:r>
      <w:r w:rsidRPr="007C4527">
        <w:rPr>
          <w:rFonts w:cstheme="minorHAnsi"/>
          <w:color w:val="000000"/>
          <w:highlight w:val="green"/>
        </w:rPr>
        <w:t xml:space="preserve"> základní skupiny. První jsou imperativní (např. C++), kam patří většina jazyků a jejich rysem je, že kód je sekvence instrukcí a je z něj čitelné co se v jaký okamžik bude provádět. Druhá skupina jsou deklarativní</w:t>
      </w:r>
      <w:sdt>
        <w:sdtPr>
          <w:rPr>
            <w:rFonts w:cstheme="minorHAnsi"/>
            <w:color w:val="000000"/>
            <w:highlight w:val="green"/>
          </w:rPr>
          <w:tag w:val="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
          <w:id w:val="646627921"/>
          <w:placeholder>
            <w:docPart w:val="DefaultPlaceholder_-1854013440"/>
          </w:placeholder>
        </w:sdtPr>
        <w:sdtEndPr>
          <w:rPr>
            <w:rFonts w:cstheme="minorBidi"/>
            <w:highlight w:val="none"/>
          </w:rPr>
        </w:sdtEndPr>
        <w:sdtContent>
          <w:ins w:id="6" w:author="Martin Novák" w:date="2023-03-22T19:28:00Z">
            <w:r w:rsidR="00C20D2C" w:rsidRPr="00C20D2C">
              <w:rPr>
                <w:color w:val="000000"/>
              </w:rPr>
              <w:t>[1]</w:t>
            </w:r>
          </w:ins>
          <w:del w:id="7" w:author="Martin Novák" w:date="2023-03-20T17:48:00Z">
            <w:r w:rsidR="0053001E" w:rsidRPr="00C20D2C" w:rsidDel="00DE5A44">
              <w:rPr>
                <w:color w:val="000000"/>
              </w:rPr>
              <w:delText>[1]</w:delText>
            </w:r>
          </w:del>
        </w:sdtContent>
      </w:sdt>
      <w:r w:rsidRPr="007C4527">
        <w:rPr>
          <w:rFonts w:cstheme="minorHAnsi"/>
          <w:color w:val="000000"/>
          <w:highlight w:val="green"/>
        </w:rPr>
        <w:t xml:space="preserve"> (např. HTML), které říkají jen co se musí vyřešit, ale ne konkrétní instrukce potřebné k provedení a z toho důvodu často nejsou považovány za programovací jazyky, ale používá se pro ně označení kódovací. Další skupina jsou funkcionální (např. </w:t>
      </w:r>
      <w:proofErr w:type="spellStart"/>
      <w:r w:rsidRPr="007C4527">
        <w:rPr>
          <w:rFonts w:cstheme="minorHAnsi"/>
          <w:color w:val="000000"/>
          <w:highlight w:val="green"/>
        </w:rPr>
        <w:t>Haskell</w:t>
      </w:r>
      <w:proofErr w:type="spellEnd"/>
      <w:r w:rsidRPr="007C4527">
        <w:rPr>
          <w:rFonts w:cstheme="minorHAnsi"/>
          <w:color w:val="000000"/>
          <w:highlight w:val="green"/>
        </w:rPr>
        <w:t>), které ačkoliv se řadí mezi deklarativní mají znaky obou skupin a je možné jejich přístup použít i v imperativních jazycích. Na rozdíl od imperativních nevyužívají žádné globální proměnné a vše je prováděno uvnitř funkcí</w:t>
      </w:r>
      <w:sdt>
        <w:sdtPr>
          <w:rPr>
            <w:rFonts w:cstheme="minorHAnsi"/>
            <w:color w:val="000000"/>
            <w:highlight w:val="green"/>
          </w:rPr>
          <w:tag w:val="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232236770"/>
          <w:placeholder>
            <w:docPart w:val="DefaultPlaceholder_-1854013440"/>
          </w:placeholder>
        </w:sdtPr>
        <w:sdtEndPr>
          <w:rPr>
            <w:rFonts w:cstheme="minorBidi"/>
            <w:highlight w:val="none"/>
          </w:rPr>
        </w:sdtEndPr>
        <w:sdtContent>
          <w:ins w:id="8" w:author="Martin Novák" w:date="2023-03-22T19:28:00Z">
            <w:r w:rsidR="00C20D2C" w:rsidRPr="00C20D2C">
              <w:rPr>
                <w:color w:val="000000"/>
              </w:rPr>
              <w:t>[2]</w:t>
            </w:r>
          </w:ins>
          <w:del w:id="9" w:author="Martin Novák" w:date="2023-03-20T17:48:00Z">
            <w:r w:rsidR="0053001E" w:rsidRPr="00C20D2C" w:rsidDel="00DE5A44">
              <w:rPr>
                <w:color w:val="000000"/>
              </w:rPr>
              <w:delText>[2]</w:delText>
            </w:r>
          </w:del>
        </w:sdtContent>
      </w:sdt>
      <w:r w:rsidRPr="007C4527">
        <w:rPr>
          <w:rFonts w:cstheme="minorHAnsi"/>
          <w:color w:val="000000"/>
          <w:highlight w:val="green"/>
        </w:rPr>
        <w:t xml:space="preserve">. Na </w:t>
      </w:r>
      <w:r w:rsidRPr="007C4527">
        <w:rPr>
          <w:rFonts w:cstheme="minorHAnsi"/>
          <w:color w:val="000000"/>
          <w:highlight w:val="green"/>
        </w:rPr>
        <w:fldChar w:fldCharType="begin"/>
      </w:r>
      <w:r w:rsidRPr="007C4527">
        <w:rPr>
          <w:rFonts w:cstheme="minorHAnsi"/>
          <w:color w:val="000000"/>
          <w:highlight w:val="green"/>
        </w:rPr>
        <w:instrText xml:space="preserve"> REF _Ref73789160 \h  \* MERGEFORMAT </w:instrText>
      </w:r>
      <w:r w:rsidRPr="007C4527">
        <w:rPr>
          <w:rFonts w:cstheme="minorHAnsi"/>
          <w:color w:val="000000"/>
          <w:highlight w:val="green"/>
        </w:rPr>
      </w:r>
      <w:r w:rsidRPr="007C4527">
        <w:rPr>
          <w:rFonts w:cstheme="minorHAnsi"/>
          <w:color w:val="000000"/>
          <w:highlight w:val="green"/>
        </w:rPr>
        <w:fldChar w:fldCharType="separate"/>
      </w:r>
      <w:r w:rsidR="00E3778F" w:rsidRPr="007C4527">
        <w:rPr>
          <w:highlight w:val="green"/>
        </w:rPr>
        <w:t xml:space="preserve">Obr. </w:t>
      </w:r>
      <w:r w:rsidR="00E3778F">
        <w:rPr>
          <w:noProof/>
          <w:highlight w:val="green"/>
        </w:rPr>
        <w:t>1</w:t>
      </w:r>
      <w:r w:rsidRPr="007C4527">
        <w:rPr>
          <w:rFonts w:cstheme="minorHAnsi"/>
          <w:color w:val="000000"/>
          <w:highlight w:val="green"/>
        </w:rPr>
        <w:fldChar w:fldCharType="end"/>
      </w:r>
      <w:r w:rsidRPr="007C4527">
        <w:rPr>
          <w:rFonts w:cstheme="minorHAnsi"/>
          <w:color w:val="000000"/>
          <w:highlight w:val="green"/>
        </w:rPr>
        <w:t xml:space="preserve"> je porovnání sumy zapsané pomocí imperativního a funkcionálního jazyku.</w:t>
      </w:r>
      <w:bookmarkEnd w:id="5"/>
    </w:p>
    <w:p w14:paraId="385651CF" w14:textId="77777777" w:rsidR="00F67031" w:rsidRPr="00621687" w:rsidRDefault="00F67031" w:rsidP="00191467">
      <w:pPr>
        <w:keepNext/>
        <w:ind w:firstLine="708"/>
      </w:pPr>
      <w:r w:rsidRPr="00621687">
        <w:rPr>
          <w:noProof/>
        </w:rPr>
        <w:lastRenderedPageBreak/>
        <w:drawing>
          <wp:inline distT="0" distB="0" distL="0" distR="0" wp14:anchorId="6F88A773" wp14:editId="688CE16F">
            <wp:extent cx="4526280" cy="1130572"/>
            <wp:effectExtent l="0" t="0" r="762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3128" cy="1132282"/>
                    </a:xfrm>
                    <a:prstGeom prst="rect">
                      <a:avLst/>
                    </a:prstGeom>
                  </pic:spPr>
                </pic:pic>
              </a:graphicData>
            </a:graphic>
          </wp:inline>
        </w:drawing>
      </w:r>
    </w:p>
    <w:p w14:paraId="628D448B" w14:textId="1DC16776" w:rsidR="00F67031" w:rsidRPr="00621687" w:rsidRDefault="00F67031" w:rsidP="00191467">
      <w:pPr>
        <w:pStyle w:val="Titulek"/>
        <w:ind w:left="12" w:firstLine="708"/>
        <w:rPr>
          <w:rFonts w:cstheme="minorHAnsi"/>
          <w:color w:val="000000"/>
        </w:rPr>
      </w:pPr>
      <w:bookmarkStart w:id="10" w:name="_Ref73789160"/>
      <w:r w:rsidRPr="007C4527">
        <w:rPr>
          <w:highlight w:val="green"/>
        </w:rPr>
        <w:t xml:space="preserve">Obr. </w:t>
      </w:r>
      <w:r w:rsidRPr="007C4527">
        <w:rPr>
          <w:highlight w:val="green"/>
        </w:rPr>
        <w:fldChar w:fldCharType="begin"/>
      </w:r>
      <w:r w:rsidRPr="007C4527">
        <w:rPr>
          <w:highlight w:val="green"/>
        </w:rPr>
        <w:instrText xml:space="preserve"> SEQ Obrázek \* ARABIC </w:instrText>
      </w:r>
      <w:r w:rsidRPr="007C4527">
        <w:rPr>
          <w:highlight w:val="green"/>
        </w:rPr>
        <w:fldChar w:fldCharType="separate"/>
      </w:r>
      <w:r w:rsidR="004B0EF4">
        <w:rPr>
          <w:noProof/>
          <w:highlight w:val="green"/>
        </w:rPr>
        <w:t>1</w:t>
      </w:r>
      <w:r w:rsidRPr="007C4527">
        <w:rPr>
          <w:noProof/>
          <w:highlight w:val="green"/>
        </w:rPr>
        <w:fldChar w:fldCharType="end"/>
      </w:r>
      <w:bookmarkEnd w:id="10"/>
      <w:r w:rsidRPr="007C4527">
        <w:rPr>
          <w:highlight w:val="green"/>
        </w:rPr>
        <w:t xml:space="preserve"> imperativní vs. funkcionální jazyk</w:t>
      </w:r>
      <w:sdt>
        <w:sdtPr>
          <w:rPr>
            <w:i w:val="0"/>
            <w:color w:val="000000"/>
            <w:highlight w:val="green"/>
          </w:rPr>
          <w:tag w:val="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1291281675"/>
          <w:placeholder>
            <w:docPart w:val="DefaultPlaceholder_-1854013440"/>
          </w:placeholder>
        </w:sdtPr>
        <w:sdtEndPr>
          <w:rPr>
            <w:highlight w:val="none"/>
          </w:rPr>
        </w:sdtEndPr>
        <w:sdtContent>
          <w:ins w:id="11" w:author="Martin Novák" w:date="2023-03-22T19:28:00Z">
            <w:r w:rsidR="00C20D2C" w:rsidRPr="00C20D2C">
              <w:rPr>
                <w:i w:val="0"/>
                <w:color w:val="000000"/>
              </w:rPr>
              <w:t>[2]</w:t>
            </w:r>
          </w:ins>
          <w:del w:id="12" w:author="Martin Novák" w:date="2023-03-20T17:48:00Z">
            <w:r w:rsidR="0053001E" w:rsidRPr="00C20D2C" w:rsidDel="00DE5A44">
              <w:rPr>
                <w:i w:val="0"/>
                <w:color w:val="000000"/>
              </w:rPr>
              <w:delText>[2]</w:delText>
            </w:r>
          </w:del>
        </w:sdtContent>
      </w:sdt>
    </w:p>
    <w:p w14:paraId="608B7A3C" w14:textId="77777777" w:rsidR="00F67031" w:rsidRDefault="00F67031" w:rsidP="006A4D87">
      <w:pPr>
        <w:pStyle w:val="Odstavecseseznamem"/>
        <w:rPr>
          <w:rFonts w:cstheme="minorHAnsi"/>
          <w:color w:val="000000"/>
          <w:sz w:val="20"/>
          <w:szCs w:val="20"/>
        </w:rPr>
      </w:pPr>
    </w:p>
    <w:p w14:paraId="2C0FA5F4" w14:textId="6B28D5FD" w:rsidR="006B3362" w:rsidRPr="006B3362" w:rsidRDefault="006B3362" w:rsidP="00F11A08">
      <w:pPr>
        <w:pStyle w:val="Odstavecseseznamem"/>
        <w:jc w:val="both"/>
        <w:rPr>
          <w:rFonts w:cstheme="minorHAnsi"/>
          <w:color w:val="00B050"/>
        </w:rPr>
      </w:pPr>
      <w:r w:rsidRPr="006B3362">
        <w:rPr>
          <w:rFonts w:cstheme="minorHAnsi"/>
          <w:color w:val="00B050"/>
        </w:rPr>
        <w:t>//vysvětlit paradigma</w:t>
      </w:r>
      <w:r w:rsidR="00386034">
        <w:rPr>
          <w:rFonts w:cstheme="minorHAnsi"/>
          <w:color w:val="00B050"/>
        </w:rPr>
        <w:t>?</w:t>
      </w:r>
    </w:p>
    <w:p w14:paraId="0EB51437" w14:textId="77777777" w:rsidR="006B3362" w:rsidRDefault="006B3362" w:rsidP="00F11A08">
      <w:pPr>
        <w:pStyle w:val="Odstavecseseznamem"/>
        <w:jc w:val="both"/>
        <w:rPr>
          <w:rFonts w:cstheme="minorHAnsi"/>
          <w:color w:val="000000"/>
        </w:rPr>
      </w:pPr>
    </w:p>
    <w:p w14:paraId="61DD45A8" w14:textId="7DA03940" w:rsidR="00F67031" w:rsidRPr="008621CC" w:rsidRDefault="00F67031" w:rsidP="00F11A08">
      <w:pPr>
        <w:pStyle w:val="Odstavecseseznamem"/>
        <w:jc w:val="both"/>
        <w:rPr>
          <w:rFonts w:cstheme="minorHAnsi"/>
          <w:color w:val="000000"/>
          <w:sz w:val="20"/>
          <w:szCs w:val="20"/>
          <w:highlight w:val="green"/>
        </w:rPr>
      </w:pPr>
      <w:r w:rsidRPr="008621CC">
        <w:rPr>
          <w:rFonts w:cstheme="minorHAnsi"/>
          <w:color w:val="000000"/>
          <w:highlight w:val="green"/>
        </w:rPr>
        <w:t xml:space="preserve">Z popisu základních paradigmat je vidět, že jazyk bude vybírán z imperativních jazyků, které se dále dělí na </w:t>
      </w:r>
      <w:r w:rsidR="00C831D6">
        <w:rPr>
          <w:rFonts w:cstheme="minorHAnsi"/>
          <w:color w:val="000000"/>
          <w:highlight w:val="green"/>
        </w:rPr>
        <w:t>dvě</w:t>
      </w:r>
      <w:r w:rsidRPr="008621CC">
        <w:rPr>
          <w:rFonts w:cstheme="minorHAnsi"/>
          <w:color w:val="000000"/>
          <w:highlight w:val="green"/>
        </w:rPr>
        <w:t xml:space="preserve"> podskupiny. Procedurální</w:t>
      </w:r>
      <w:sdt>
        <w:sdtPr>
          <w:rPr>
            <w:rFonts w:cstheme="minorHAnsi"/>
            <w:color w:val="000000"/>
            <w:highlight w:val="green"/>
          </w:rPr>
          <w:tag w:val="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
          <w:id w:val="1063071387"/>
          <w:placeholder>
            <w:docPart w:val="DefaultPlaceholder_-1854013440"/>
          </w:placeholder>
        </w:sdtPr>
        <w:sdtEndPr>
          <w:rPr>
            <w:rFonts w:cstheme="minorBidi"/>
          </w:rPr>
        </w:sdtEndPr>
        <w:sdtContent>
          <w:ins w:id="13" w:author="Martin Novák" w:date="2023-03-22T19:28:00Z">
            <w:r w:rsidR="00C20D2C" w:rsidRPr="00C20D2C">
              <w:rPr>
                <w:color w:val="000000"/>
                <w:highlight w:val="green"/>
              </w:rPr>
              <w:t>[3]</w:t>
            </w:r>
          </w:ins>
          <w:del w:id="14" w:author="Martin Novák" w:date="2023-03-20T17:48:00Z">
            <w:r w:rsidR="0053001E" w:rsidRPr="00C20D2C" w:rsidDel="00DE5A44">
              <w:rPr>
                <w:color w:val="000000"/>
                <w:highlight w:val="green"/>
              </w:rPr>
              <w:delText>[3]</w:delText>
            </w:r>
          </w:del>
        </w:sdtContent>
      </w:sdt>
      <w:r w:rsidRPr="008621CC">
        <w:rPr>
          <w:rFonts w:cstheme="minorHAnsi"/>
          <w:color w:val="000000"/>
          <w:highlight w:val="green"/>
        </w:rPr>
        <w:t xml:space="preserve"> (např. C) pracují s funkcemi přijímajícími data pouze z parametrů nebo globálních proměnných. Pro svázání více souvisejících hodnot je možné použít strukturu, která je jako pole umožňující ukládat různé datové typy. 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C831D6">
        <w:rPr>
          <w:rFonts w:cstheme="minorHAnsi"/>
          <w:color w:val="000000"/>
          <w:highlight w:val="green"/>
        </w:rPr>
        <w:t>čtyři</w:t>
      </w:r>
      <w:r w:rsidRPr="008621CC">
        <w:rPr>
          <w:rFonts w:cstheme="minorHAnsi"/>
          <w:color w:val="000000"/>
          <w:highlight w:val="green"/>
        </w:rPr>
        <w:t xml:space="preserve"> základní principy: zapouzdření, abstrakce, dědičnost a polymorfismus. Zapouzdření umožňuje omezit viditelnost proměnných </w:t>
      </w:r>
      <w:r w:rsidR="007A3399" w:rsidRPr="008621CC">
        <w:rPr>
          <w:rFonts w:cstheme="minorHAnsi"/>
          <w:color w:val="000000"/>
          <w:highlight w:val="green"/>
        </w:rPr>
        <w:t xml:space="preserve">a metod </w:t>
      </w:r>
      <w:r w:rsidRPr="008621CC">
        <w:rPr>
          <w:rFonts w:cstheme="minorHAnsi"/>
          <w:color w:val="000000"/>
          <w:highlight w:val="green"/>
        </w:rPr>
        <w:t>mimo třídu, kontrolovat přístup k jejich hodnotám a ověřit, zda je zapisována platná hodnota. Abstrakce znamená, že pro práci s objektem není nutné znát vnitřní funkci jeho metod a při práci v týmu kolegovi stačí znát název, parametry a výstup metody. Použitím dědičnosti třída, která je potomek získá všechny proměnné a metody rodiče, ale je možné přidat nové, či změnit chování metody. Polymorfismus souvisí s dědičností, kde do proměnné typu rodič je možné vložit potomka, ale při volání metody se zavolá její přetížená verze, která má stejné jméno, typ a parametry, ale jiné tělo. Dále je možné přetěžovat metody změnou parametrů nebo návratové typu.</w:t>
      </w:r>
      <w:sdt>
        <w:sdtPr>
          <w:rPr>
            <w:rFonts w:cstheme="minorHAnsi"/>
            <w:color w:val="000000"/>
            <w:highlight w:val="green"/>
          </w:rPr>
          <w:tag w:val="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
          <w:id w:val="1460077980"/>
          <w:placeholder>
            <w:docPart w:val="DefaultPlaceholder_-1854013440"/>
          </w:placeholder>
        </w:sdtPr>
        <w:sdtEndPr>
          <w:rPr>
            <w:rFonts w:cstheme="minorBidi"/>
          </w:rPr>
        </w:sdtEndPr>
        <w:sdtContent>
          <w:ins w:id="15" w:author="Martin Novák" w:date="2023-03-22T19:28:00Z">
            <w:r w:rsidR="00C20D2C" w:rsidRPr="00C20D2C">
              <w:rPr>
                <w:color w:val="000000"/>
                <w:highlight w:val="green"/>
              </w:rPr>
              <w:t>[4]</w:t>
            </w:r>
          </w:ins>
          <w:del w:id="16" w:author="Martin Novák" w:date="2023-03-20T17:48:00Z">
            <w:r w:rsidR="0053001E" w:rsidRPr="00C20D2C" w:rsidDel="00DE5A44">
              <w:rPr>
                <w:color w:val="000000"/>
                <w:highlight w:val="green"/>
              </w:rPr>
              <w:delText>[4]</w:delText>
            </w:r>
          </w:del>
        </w:sdtContent>
      </w:sdt>
      <w:r w:rsidRPr="008621CC">
        <w:rPr>
          <w:rFonts w:cstheme="minorHAnsi"/>
          <w:color w:val="000000"/>
          <w:highlight w:val="green"/>
        </w:rPr>
        <w:t xml:space="preserve"> Na </w:t>
      </w:r>
      <w:r w:rsidRPr="008621CC">
        <w:rPr>
          <w:rFonts w:cstheme="minorHAnsi"/>
          <w:color w:val="000000"/>
          <w:highlight w:val="green"/>
        </w:rPr>
        <w:fldChar w:fldCharType="begin"/>
      </w:r>
      <w:r w:rsidRPr="008621CC">
        <w:rPr>
          <w:rFonts w:cstheme="minorHAnsi"/>
          <w:color w:val="000000"/>
          <w:highlight w:val="green"/>
        </w:rPr>
        <w:instrText xml:space="preserve"> REF _Ref77498000 \h  \* MERGEFORMAT </w:instrText>
      </w:r>
      <w:r w:rsidRPr="008621CC">
        <w:rPr>
          <w:rFonts w:cstheme="minorHAnsi"/>
          <w:color w:val="000000"/>
          <w:highlight w:val="green"/>
        </w:rPr>
      </w:r>
      <w:r w:rsidRPr="008621CC">
        <w:rPr>
          <w:rFonts w:cstheme="minorHAnsi"/>
          <w:color w:val="000000"/>
          <w:highlight w:val="green"/>
        </w:rPr>
        <w:fldChar w:fldCharType="separate"/>
      </w:r>
      <w:r w:rsidR="00E3778F" w:rsidRPr="008621CC">
        <w:rPr>
          <w:highlight w:val="green"/>
        </w:rPr>
        <w:t xml:space="preserve">Obr. </w:t>
      </w:r>
      <w:r w:rsidR="00E3778F">
        <w:rPr>
          <w:noProof/>
          <w:highlight w:val="green"/>
        </w:rPr>
        <w:t>2</w:t>
      </w:r>
      <w:r w:rsidRPr="008621CC">
        <w:rPr>
          <w:rFonts w:cstheme="minorHAnsi"/>
          <w:color w:val="000000"/>
          <w:highlight w:val="green"/>
        </w:rPr>
        <w:fldChar w:fldCharType="end"/>
      </w:r>
      <w:r w:rsidRPr="008621CC">
        <w:rPr>
          <w:rFonts w:cstheme="minorHAnsi"/>
          <w:color w:val="000000"/>
          <w:highlight w:val="green"/>
        </w:rPr>
        <w:t xml:space="preserve"> je porovnání počítání obsahu čtverců a obdélníků napsané v procedurálním a objektovém jazyce (kvůli délce vynecháno zadávání hodnot). Je evidentní, že pro hry se nejvíce hodí objektové jazyky, a proto ty nejpoužívanější nyní budou probrány více do hloubky.</w:t>
      </w:r>
    </w:p>
    <w:p w14:paraId="00C63386" w14:textId="77777777" w:rsidR="00F67031" w:rsidRPr="008621CC" w:rsidRDefault="00F67031" w:rsidP="00D859D8">
      <w:pPr>
        <w:pStyle w:val="Odstavecseseznamem"/>
        <w:keepNext/>
        <w:rPr>
          <w:highlight w:val="green"/>
        </w:rPr>
      </w:pPr>
      <w:r w:rsidRPr="008621CC">
        <w:rPr>
          <w:rFonts w:cstheme="minorHAnsi"/>
          <w:noProof/>
          <w:color w:val="000000"/>
          <w:sz w:val="20"/>
          <w:szCs w:val="20"/>
          <w:highlight w:val="green"/>
        </w:rPr>
        <w:drawing>
          <wp:inline distT="0" distB="0" distL="0" distR="0" wp14:anchorId="7FB1467F" wp14:editId="4EEA7AE9">
            <wp:extent cx="5760720" cy="228600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286000"/>
                    </a:xfrm>
                    <a:prstGeom prst="rect">
                      <a:avLst/>
                    </a:prstGeom>
                    <a:noFill/>
                    <a:ln>
                      <a:noFill/>
                    </a:ln>
                  </pic:spPr>
                </pic:pic>
              </a:graphicData>
            </a:graphic>
          </wp:inline>
        </w:drawing>
      </w:r>
    </w:p>
    <w:p w14:paraId="4EB347F6" w14:textId="467C88CB" w:rsidR="00F67031" w:rsidRDefault="00F67031" w:rsidP="00D859D8">
      <w:pPr>
        <w:pStyle w:val="Titulek"/>
        <w:ind w:left="12" w:firstLine="708"/>
        <w:rPr>
          <w:rFonts w:cstheme="minorHAnsi"/>
          <w:color w:val="000000"/>
          <w:sz w:val="20"/>
          <w:szCs w:val="20"/>
        </w:rPr>
      </w:pPr>
      <w:bookmarkStart w:id="17" w:name="_Ref77498000"/>
      <w:r w:rsidRPr="008621CC">
        <w:rPr>
          <w:highlight w:val="green"/>
        </w:rPr>
        <w:t xml:space="preserve">Obr. </w:t>
      </w:r>
      <w:r w:rsidR="000348AD" w:rsidRPr="008621CC">
        <w:rPr>
          <w:highlight w:val="green"/>
        </w:rPr>
        <w:fldChar w:fldCharType="begin"/>
      </w:r>
      <w:r w:rsidR="000348AD" w:rsidRPr="008621CC">
        <w:rPr>
          <w:highlight w:val="green"/>
        </w:rPr>
        <w:instrText xml:space="preserve"> SEQ Obrázek \* ARABIC </w:instrText>
      </w:r>
      <w:r w:rsidR="000348AD" w:rsidRPr="008621CC">
        <w:rPr>
          <w:highlight w:val="green"/>
        </w:rPr>
        <w:fldChar w:fldCharType="separate"/>
      </w:r>
      <w:r w:rsidR="004B0EF4">
        <w:rPr>
          <w:noProof/>
          <w:highlight w:val="green"/>
        </w:rPr>
        <w:t>2</w:t>
      </w:r>
      <w:r w:rsidR="000348AD" w:rsidRPr="008621CC">
        <w:rPr>
          <w:noProof/>
          <w:highlight w:val="green"/>
        </w:rPr>
        <w:fldChar w:fldCharType="end"/>
      </w:r>
      <w:bookmarkEnd w:id="17"/>
      <w:r w:rsidRPr="008621CC">
        <w:rPr>
          <w:highlight w:val="green"/>
        </w:rPr>
        <w:t xml:space="preserve"> procedurální vs objektový jazyk-vlastní</w:t>
      </w:r>
    </w:p>
    <w:p w14:paraId="4EDC8F9E" w14:textId="77777777" w:rsidR="00F67031" w:rsidRPr="00EE31B8" w:rsidRDefault="00F67031" w:rsidP="004F352F">
      <w:pPr>
        <w:rPr>
          <w:rFonts w:cstheme="minorHAnsi"/>
          <w:color w:val="00B050"/>
          <w:sz w:val="20"/>
          <w:szCs w:val="20"/>
          <w:lang w:val="en-US"/>
        </w:rPr>
      </w:pPr>
    </w:p>
    <w:p w14:paraId="7E7E913D" w14:textId="77777777" w:rsidR="00F67031" w:rsidRPr="00585DD5" w:rsidRDefault="00F67031" w:rsidP="00585DD5">
      <w:pPr>
        <w:pStyle w:val="Nadpis2"/>
        <w:ind w:left="708" w:firstLine="708"/>
        <w:rPr>
          <w:rFonts w:asciiTheme="minorHAnsi" w:hAnsiTheme="minorHAnsi" w:cstheme="minorHAnsi"/>
          <w:color w:val="000000"/>
          <w:sz w:val="20"/>
          <w:szCs w:val="20"/>
        </w:rPr>
      </w:pPr>
      <w:bookmarkStart w:id="18" w:name="_Hlk76031648"/>
      <w:bookmarkStart w:id="19" w:name="_Toc129100400"/>
      <w:r w:rsidRPr="00621687">
        <w:rPr>
          <w:rFonts w:asciiTheme="minorHAnsi" w:hAnsiTheme="minorHAnsi" w:cstheme="minorHAnsi"/>
          <w:shd w:val="clear" w:color="auto" w:fill="FFFFFF"/>
        </w:rPr>
        <w:lastRenderedPageBreak/>
        <w:t>3.1 C++</w:t>
      </w:r>
      <w:bookmarkEnd w:id="18"/>
      <w:bookmarkEnd w:id="19"/>
    </w:p>
    <w:p w14:paraId="5896C021" w14:textId="70763212" w:rsidR="00F67031" w:rsidRDefault="00F67031" w:rsidP="004B77A6">
      <w:pPr>
        <w:pStyle w:val="Odstavecseseznamem"/>
        <w:ind w:left="1428" w:firstLine="696"/>
        <w:jc w:val="both"/>
        <w:rPr>
          <w:rFonts w:cstheme="minorHAnsi"/>
          <w:color w:val="000000"/>
          <w:shd w:val="clear" w:color="auto" w:fill="FFFFFF"/>
        </w:rPr>
      </w:pPr>
    </w:p>
    <w:p w14:paraId="0E64293E" w14:textId="6111650A" w:rsidR="000C39B9"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 xml:space="preserve">C++ je více </w:t>
      </w:r>
      <w:proofErr w:type="spellStart"/>
      <w:r w:rsidRPr="00D7426C">
        <w:rPr>
          <w:rFonts w:cstheme="minorHAnsi"/>
          <w:color w:val="000000"/>
          <w:highlight w:val="green"/>
          <w:shd w:val="clear" w:color="auto" w:fill="FFFFFF"/>
        </w:rPr>
        <w:t>paradigmatový</w:t>
      </w:r>
      <w:proofErr w:type="spellEnd"/>
      <w:r w:rsidRPr="00D7426C">
        <w:rPr>
          <w:rFonts w:cstheme="minorHAnsi"/>
          <w:color w:val="000000"/>
          <w:highlight w:val="green"/>
          <w:shd w:val="clear" w:color="auto" w:fill="FFFFFF"/>
        </w:rPr>
        <w:t xml:space="preserve"> jazyk</w:t>
      </w:r>
      <w:sdt>
        <w:sdtPr>
          <w:rPr>
            <w:rFonts w:cstheme="minorHAnsi"/>
            <w:color w:val="000000"/>
            <w:highlight w:val="green"/>
            <w:shd w:val="clear" w:color="auto" w:fill="FFFFFF"/>
          </w:rPr>
          <w:tag w:val="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
          <w:id w:val="12036512"/>
          <w:placeholder>
            <w:docPart w:val="DefaultPlaceholder_-1854013440"/>
          </w:placeholder>
        </w:sdtPr>
        <w:sdtEndPr>
          <w:rPr>
            <w:rFonts w:cstheme="minorBidi"/>
            <w:shd w:val="clear" w:color="auto" w:fill="auto"/>
          </w:rPr>
        </w:sdtEndPr>
        <w:sdtContent>
          <w:ins w:id="20" w:author="Martin Novák" w:date="2023-03-22T19:28:00Z">
            <w:r w:rsidR="00C20D2C" w:rsidRPr="00C20D2C">
              <w:rPr>
                <w:color w:val="000000"/>
                <w:highlight w:val="green"/>
              </w:rPr>
              <w:t>[5]</w:t>
            </w:r>
          </w:ins>
          <w:del w:id="21" w:author="Martin Novák" w:date="2023-03-20T17:48:00Z">
            <w:r w:rsidR="0053001E" w:rsidRPr="00C20D2C" w:rsidDel="00DE5A44">
              <w:rPr>
                <w:color w:val="000000"/>
                <w:highlight w:val="green"/>
              </w:rPr>
              <w:delText>[5]</w:delText>
            </w:r>
          </w:del>
        </w:sdtContent>
      </w:sdt>
      <w:r w:rsidRPr="00D7426C">
        <w:rPr>
          <w:rFonts w:cstheme="minorHAnsi"/>
          <w:color w:val="000000"/>
          <w:highlight w:val="green"/>
          <w:shd w:val="clear" w:color="auto" w:fill="FFFFFF"/>
        </w:rPr>
        <w:t xml:space="preserve"> rozšiřující jazyk C o objekty, nová klíčová slova a datové typy. Byla snaha zachovat co největší zpětnou kompatibilitu, pro usnadnění přechodu z C na C++ umožňující tvorbu komplexnějších programů</w:t>
      </w:r>
      <w:sdt>
        <w:sdtPr>
          <w:rPr>
            <w:rFonts w:cstheme="minorHAnsi"/>
            <w:color w:val="000000"/>
            <w:highlight w:val="green"/>
            <w:shd w:val="clear" w:color="auto" w:fill="FFFFFF"/>
          </w:rPr>
          <w:tag w:val="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
          <w:id w:val="-1168785013"/>
          <w:placeholder>
            <w:docPart w:val="DefaultPlaceholder_-1854013440"/>
          </w:placeholder>
        </w:sdtPr>
        <w:sdtEndPr>
          <w:rPr>
            <w:rFonts w:cstheme="minorBidi"/>
            <w:shd w:val="clear" w:color="auto" w:fill="auto"/>
          </w:rPr>
        </w:sdtEndPr>
        <w:sdtContent>
          <w:ins w:id="22" w:author="Martin Novák" w:date="2023-03-22T19:28:00Z">
            <w:r w:rsidR="00C20D2C" w:rsidRPr="00C20D2C">
              <w:rPr>
                <w:color w:val="000000"/>
                <w:highlight w:val="green"/>
              </w:rPr>
              <w:t>[6]</w:t>
            </w:r>
          </w:ins>
          <w:del w:id="23" w:author="Martin Novák" w:date="2023-03-20T17:48:00Z">
            <w:r w:rsidR="0053001E" w:rsidRPr="00C20D2C" w:rsidDel="00DE5A44">
              <w:rPr>
                <w:color w:val="000000"/>
                <w:highlight w:val="green"/>
              </w:rPr>
              <w:delText>[6]</w:delText>
            </w:r>
          </w:del>
        </w:sdtContent>
      </w:sdt>
      <w:r w:rsidRPr="00D7426C">
        <w:rPr>
          <w:rFonts w:cstheme="minorHAnsi"/>
          <w:color w:val="000000"/>
          <w:highlight w:val="green"/>
          <w:shd w:val="clear" w:color="auto" w:fill="FFFFFF"/>
        </w:rPr>
        <w:t>, ale některé kódy možné napsat v C jsou v C++ neplatné</w:t>
      </w:r>
      <w:sdt>
        <w:sdtPr>
          <w:rPr>
            <w:rFonts w:cstheme="minorHAnsi"/>
            <w:color w:val="000000"/>
            <w:highlight w:val="green"/>
            <w:shd w:val="clear" w:color="auto" w:fill="FFFFFF"/>
          </w:rPr>
          <w:tag w:val="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
          <w:id w:val="1169908161"/>
          <w:placeholder>
            <w:docPart w:val="DefaultPlaceholder_-1854013440"/>
          </w:placeholder>
        </w:sdtPr>
        <w:sdtEndPr>
          <w:rPr>
            <w:rFonts w:cstheme="minorBidi"/>
            <w:shd w:val="clear" w:color="auto" w:fill="auto"/>
          </w:rPr>
        </w:sdtEndPr>
        <w:sdtContent>
          <w:ins w:id="24" w:author="Martin Novák" w:date="2023-03-22T19:28:00Z">
            <w:r w:rsidR="00C20D2C" w:rsidRPr="00C20D2C">
              <w:rPr>
                <w:color w:val="000000"/>
                <w:highlight w:val="green"/>
              </w:rPr>
              <w:t>[7]</w:t>
            </w:r>
          </w:ins>
          <w:del w:id="25" w:author="Martin Novák" w:date="2023-03-20T17:48:00Z">
            <w:r w:rsidR="0053001E" w:rsidRPr="00C20D2C" w:rsidDel="00DE5A44">
              <w:rPr>
                <w:color w:val="000000"/>
                <w:highlight w:val="green"/>
              </w:rPr>
              <w:delText>[7]</w:delText>
            </w:r>
          </w:del>
        </w:sdtContent>
      </w:sdt>
      <w:r w:rsidRPr="00D7426C">
        <w:rPr>
          <w:rFonts w:cstheme="minorHAnsi"/>
          <w:color w:val="000000"/>
          <w:highlight w:val="green"/>
          <w:shd w:val="clear" w:color="auto" w:fill="FFFFFF"/>
        </w:rPr>
        <w:t>.</w:t>
      </w:r>
      <w:r w:rsidR="006A084E" w:rsidRPr="00D7426C">
        <w:rPr>
          <w:rFonts w:cstheme="minorHAnsi"/>
          <w:color w:val="000000"/>
          <w:highlight w:val="green"/>
          <w:shd w:val="clear" w:color="auto" w:fill="FFFFFF"/>
        </w:rPr>
        <w:t xml:space="preserve"> Se zpětnou kompatibilitou souvisí </w:t>
      </w:r>
      <w:proofErr w:type="spellStart"/>
      <w:r w:rsidR="006A084E" w:rsidRPr="00D7426C">
        <w:rPr>
          <w:rFonts w:cstheme="minorHAnsi"/>
          <w:color w:val="000000"/>
          <w:highlight w:val="green"/>
          <w:shd w:val="clear" w:color="auto" w:fill="FFFFFF"/>
        </w:rPr>
        <w:t>headery</w:t>
      </w:r>
      <w:proofErr w:type="spellEnd"/>
      <w:r w:rsidR="006A084E" w:rsidRPr="00D7426C">
        <w:rPr>
          <w:rFonts w:cstheme="minorHAnsi"/>
          <w:color w:val="000000"/>
          <w:highlight w:val="green"/>
          <w:shd w:val="clear" w:color="auto" w:fill="FFFFFF"/>
        </w:rPr>
        <w:t xml:space="preserve"> obsahující deklarace proměnných, struktur, tříd a jejich metod, které je potřeba používat i v jiných souborech</w:t>
      </w:r>
      <w:sdt>
        <w:sdtPr>
          <w:rPr>
            <w:rFonts w:cstheme="minorHAnsi"/>
            <w:color w:val="000000"/>
            <w:highlight w:val="green"/>
            <w:shd w:val="clear" w:color="auto" w:fill="FFFFFF"/>
          </w:rPr>
          <w:tag w:val="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122116412"/>
          <w:placeholder>
            <w:docPart w:val="8A9254DE2CE1482594C3FF155A300DEA"/>
          </w:placeholder>
        </w:sdtPr>
        <w:sdtEndPr>
          <w:rPr>
            <w:rFonts w:cstheme="minorBidi"/>
            <w:shd w:val="clear" w:color="auto" w:fill="auto"/>
          </w:rPr>
        </w:sdtEndPr>
        <w:sdtContent>
          <w:ins w:id="26" w:author="Martin Novák" w:date="2023-03-22T19:28:00Z">
            <w:r w:rsidR="00C20D2C" w:rsidRPr="00C20D2C">
              <w:rPr>
                <w:color w:val="000000"/>
                <w:highlight w:val="green"/>
              </w:rPr>
              <w:t>[8]</w:t>
            </w:r>
          </w:ins>
          <w:del w:id="27" w:author="Martin Novák" w:date="2023-03-20T17:48:00Z">
            <w:r w:rsidR="0053001E" w:rsidRPr="00C20D2C" w:rsidDel="00DE5A44">
              <w:rPr>
                <w:color w:val="000000"/>
                <w:highlight w:val="green"/>
              </w:rPr>
              <w:delText>[8]</w:delText>
            </w:r>
          </w:del>
        </w:sdtContent>
      </w:sdt>
      <w:r w:rsidR="006A084E" w:rsidRPr="00D7426C">
        <w:rPr>
          <w:rFonts w:cstheme="minorHAnsi"/>
          <w:color w:val="000000"/>
          <w:highlight w:val="green"/>
          <w:shd w:val="clear" w:color="auto" w:fill="FFFFFF"/>
        </w:rPr>
        <w:t>, což sebou ale nese i nevýhodu, že přidání nových tříd a metod, či změny</w:t>
      </w:r>
      <w:r w:rsidR="00A32D4A" w:rsidRPr="00D7426C">
        <w:rPr>
          <w:rFonts w:cstheme="minorHAnsi"/>
          <w:color w:val="000000"/>
          <w:highlight w:val="green"/>
          <w:shd w:val="clear" w:color="auto" w:fill="FFFFFF"/>
        </w:rPr>
        <w:t xml:space="preserve"> jejich</w:t>
      </w:r>
      <w:r w:rsidR="006A084E" w:rsidRPr="00D7426C">
        <w:rPr>
          <w:rFonts w:cstheme="minorHAnsi"/>
          <w:color w:val="000000"/>
          <w:highlight w:val="green"/>
          <w:shd w:val="clear" w:color="auto" w:fill="FFFFFF"/>
        </w:rPr>
        <w:t xml:space="preserve"> hlaviček je nutno provádět na dvou místech.</w:t>
      </w:r>
    </w:p>
    <w:p w14:paraId="75DC4E87" w14:textId="312F6462" w:rsidR="000C39B9" w:rsidRPr="00D84F99" w:rsidRDefault="000C39B9" w:rsidP="000C39B9">
      <w:pPr>
        <w:pStyle w:val="Nadpis3"/>
        <w:rPr>
          <w:shd w:val="clear" w:color="auto" w:fill="FFFFFF"/>
        </w:rPr>
      </w:pPr>
      <w:bookmarkStart w:id="28" w:name="_Toc129100401"/>
      <w:r w:rsidRPr="00D84F99">
        <w:rPr>
          <w:shd w:val="clear" w:color="auto" w:fill="FFFFFF"/>
        </w:rPr>
        <w:t>3.1.</w:t>
      </w:r>
      <w:r w:rsidR="006B7320" w:rsidRPr="00D84F99">
        <w:rPr>
          <w:shd w:val="clear" w:color="auto" w:fill="FFFFFF"/>
        </w:rPr>
        <w:t>1</w:t>
      </w:r>
      <w:r w:rsidRPr="00D84F99">
        <w:rPr>
          <w:shd w:val="clear" w:color="auto" w:fill="FFFFFF"/>
        </w:rPr>
        <w:t xml:space="preserve"> kompilace a hardware</w:t>
      </w:r>
      <w:bookmarkEnd w:id="28"/>
    </w:p>
    <w:p w14:paraId="23B082A2" w14:textId="09DDA7E4" w:rsidR="000C39B9" w:rsidRPr="00D84F99" w:rsidRDefault="00F67031" w:rsidP="004B77A6">
      <w:pPr>
        <w:pStyle w:val="Odstavecseseznamem"/>
        <w:ind w:left="1428" w:firstLine="696"/>
        <w:jc w:val="both"/>
        <w:rPr>
          <w:color w:val="000000"/>
        </w:rPr>
      </w:pPr>
      <w:r w:rsidRPr="00D84F99">
        <w:rPr>
          <w:rFonts w:cstheme="minorHAnsi"/>
          <w:color w:val="000000"/>
          <w:shd w:val="clear" w:color="auto" w:fill="FFFFFF"/>
        </w:rPr>
        <w:t xml:space="preserve"> </w:t>
      </w:r>
      <w:r w:rsidRPr="00D7426C">
        <w:rPr>
          <w:rFonts w:cstheme="minorHAnsi"/>
          <w:highlight w:val="green"/>
          <w:shd w:val="clear" w:color="auto" w:fill="FFFFFF"/>
        </w:rPr>
        <w:t xml:space="preserve">Stejně jako jazyk C je kompilován pro konkrétní architekturu procesoru a operační systém, takže </w:t>
      </w:r>
      <w:r w:rsidR="004C6EC7" w:rsidRPr="00D7426C">
        <w:rPr>
          <w:rFonts w:cstheme="minorHAnsi"/>
          <w:highlight w:val="green"/>
          <w:shd w:val="clear" w:color="auto" w:fill="FFFFFF"/>
        </w:rPr>
        <w:t>je nutno</w:t>
      </w:r>
      <w:r w:rsidRPr="00D7426C">
        <w:rPr>
          <w:rFonts w:cstheme="minorHAnsi"/>
          <w:highlight w:val="green"/>
          <w:shd w:val="clear" w:color="auto" w:fill="FFFFFF"/>
        </w:rPr>
        <w:t xml:space="preserve"> rozlišovat 32bitovou</w:t>
      </w:r>
      <w:r w:rsidR="007E39A0" w:rsidRPr="00D7426C">
        <w:rPr>
          <w:rFonts w:cstheme="minorHAnsi"/>
          <w:highlight w:val="green"/>
          <w:shd w:val="clear" w:color="auto" w:fill="FFFFFF"/>
        </w:rPr>
        <w:t xml:space="preserve"> </w:t>
      </w:r>
      <w:r w:rsidRPr="00D7426C">
        <w:rPr>
          <w:rFonts w:cstheme="minorHAnsi"/>
          <w:highlight w:val="green"/>
          <w:shd w:val="clear" w:color="auto" w:fill="FFFFFF"/>
        </w:rPr>
        <w:t>(</w:t>
      </w:r>
      <w:r w:rsidR="007E39A0" w:rsidRPr="00D7426C">
        <w:rPr>
          <w:rFonts w:cstheme="minorHAnsi"/>
          <w:highlight w:val="green"/>
          <w:shd w:val="clear" w:color="auto" w:fill="FFFFFF"/>
        </w:rPr>
        <w:t xml:space="preserve">označovanou jako </w:t>
      </w:r>
      <w:r w:rsidRPr="00D7426C">
        <w:rPr>
          <w:rFonts w:cstheme="minorHAnsi"/>
          <w:highlight w:val="green"/>
          <w:shd w:val="clear" w:color="auto" w:fill="FFFFFF"/>
        </w:rPr>
        <w:t>x86) a 64bitovou verzi operačního systému (x86 dokáže běžet na x64 obráceně ne)</w:t>
      </w:r>
      <w:sdt>
        <w:sdtPr>
          <w:rPr>
            <w:rFonts w:cstheme="minorHAnsi"/>
            <w:color w:val="000000"/>
            <w:highlight w:val="green"/>
            <w:shd w:val="clear" w:color="auto" w:fill="FFFFFF"/>
          </w:rPr>
          <w:tag w:val="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
          <w:id w:val="1389222347"/>
          <w:placeholder>
            <w:docPart w:val="DefaultPlaceholder_-1854013440"/>
          </w:placeholder>
        </w:sdtPr>
        <w:sdtEndPr>
          <w:rPr>
            <w:rFonts w:cstheme="minorBidi"/>
            <w:shd w:val="clear" w:color="auto" w:fill="auto"/>
          </w:rPr>
        </w:sdtEndPr>
        <w:sdtContent>
          <w:ins w:id="29" w:author="Martin Novák" w:date="2023-03-22T19:28:00Z">
            <w:r w:rsidR="00C20D2C">
              <w:rPr>
                <w:color w:val="000000"/>
                <w:highlight w:val="green"/>
              </w:rPr>
              <w:t>[9, 10]</w:t>
            </w:r>
          </w:ins>
          <w:del w:id="30" w:author="Martin Novák" w:date="2023-03-20T17:48:00Z">
            <w:r w:rsidR="0053001E" w:rsidRPr="00AA1312" w:rsidDel="00DE5A44">
              <w:rPr>
                <w:color w:val="000000"/>
                <w:highlight w:val="green"/>
              </w:rPr>
              <w:delText>[9, 10]</w:delText>
            </w:r>
          </w:del>
        </w:sdtContent>
      </w:sdt>
      <w:r w:rsidRPr="00D7426C">
        <w:rPr>
          <w:rFonts w:cstheme="minorHAnsi"/>
          <w:color w:val="000000"/>
          <w:highlight w:val="green"/>
          <w:shd w:val="clear" w:color="auto" w:fill="FFFFFF"/>
        </w:rPr>
        <w:t xml:space="preserve">, ale existuje také C++/CLI, který je součást Microsoft .NET a je kompilován na </w:t>
      </w:r>
      <w:proofErr w:type="spellStart"/>
      <w:r w:rsidRPr="00D7426C">
        <w:rPr>
          <w:rFonts w:cstheme="minorHAnsi"/>
          <w:color w:val="000000"/>
          <w:highlight w:val="green"/>
          <w:shd w:val="clear" w:color="auto" w:fill="FFFFFF"/>
        </w:rPr>
        <w:t>bytecode</w:t>
      </w:r>
      <w:proofErr w:type="spellEnd"/>
      <w:r w:rsidR="00D9773C" w:rsidRPr="00D7426C">
        <w:rPr>
          <w:rFonts w:cstheme="minorHAnsi"/>
          <w:color w:val="000000"/>
          <w:highlight w:val="green"/>
          <w:shd w:val="clear" w:color="auto" w:fill="FFFFFF"/>
        </w:rPr>
        <w:t xml:space="preserve"> (viz kap. 3.2)</w:t>
      </w:r>
      <w:r w:rsidRPr="00D7426C">
        <w:rPr>
          <w:rFonts w:cstheme="minorHAnsi"/>
          <w:color w:val="000000"/>
          <w:highlight w:val="green"/>
          <w:shd w:val="clear" w:color="auto" w:fill="FFFFFF"/>
        </w:rPr>
        <w:t xml:space="preserve">, což umožňuje </w:t>
      </w:r>
      <w:r w:rsidR="000B3187" w:rsidRPr="00D7426C">
        <w:rPr>
          <w:rFonts w:cstheme="minorHAnsi"/>
          <w:color w:val="000000"/>
          <w:highlight w:val="green"/>
          <w:shd w:val="clear" w:color="auto" w:fill="FFFFFF"/>
        </w:rPr>
        <w:t xml:space="preserve">mít jednu verzi pro obě architektury a </w:t>
      </w:r>
      <w:r w:rsidRPr="00D7426C">
        <w:rPr>
          <w:rFonts w:cstheme="minorHAnsi"/>
          <w:color w:val="000000"/>
          <w:highlight w:val="green"/>
          <w:shd w:val="clear" w:color="auto" w:fill="FFFFFF"/>
        </w:rPr>
        <w:t>sestavit aplikaci z částí napsaných v různých .NET jazycích (viz Kap. 3.3)</w:t>
      </w:r>
      <w:sdt>
        <w:sdtPr>
          <w:rPr>
            <w:rFonts w:cstheme="minorHAnsi"/>
            <w:color w:val="000000"/>
            <w:highlight w:val="green"/>
            <w:shd w:val="clear" w:color="auto" w:fill="FFFFFF"/>
          </w:rPr>
          <w:tag w:val="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
          <w:id w:val="1239290557"/>
          <w:placeholder>
            <w:docPart w:val="DefaultPlaceholder_-1854013440"/>
          </w:placeholder>
        </w:sdtPr>
        <w:sdtEndPr>
          <w:rPr>
            <w:rFonts w:cstheme="minorBidi"/>
            <w:shd w:val="clear" w:color="auto" w:fill="auto"/>
          </w:rPr>
        </w:sdtEndPr>
        <w:sdtContent>
          <w:ins w:id="31" w:author="Martin Novák" w:date="2023-03-22T19:28:00Z">
            <w:r w:rsidR="00C20D2C" w:rsidRPr="00C20D2C">
              <w:rPr>
                <w:color w:val="000000"/>
                <w:highlight w:val="green"/>
              </w:rPr>
              <w:t>[11]</w:t>
            </w:r>
          </w:ins>
          <w:del w:id="32" w:author="Martin Novák" w:date="2023-03-20T17:48:00Z">
            <w:r w:rsidR="0053001E" w:rsidRPr="00C20D2C" w:rsidDel="00DE5A44">
              <w:rPr>
                <w:color w:val="000000"/>
                <w:highlight w:val="green"/>
              </w:rPr>
              <w:delText>[11]</w:delText>
            </w:r>
          </w:del>
        </w:sdtContent>
      </w:sdt>
      <w:r w:rsidR="00431B78" w:rsidRPr="00D7426C">
        <w:rPr>
          <w:color w:val="000000"/>
          <w:highlight w:val="green"/>
        </w:rPr>
        <w:t>.</w:t>
      </w:r>
    </w:p>
    <w:p w14:paraId="4AC68E92" w14:textId="3BC53233" w:rsidR="000C39B9" w:rsidRDefault="000C39B9" w:rsidP="004B77A6">
      <w:pPr>
        <w:pStyle w:val="Odstavecseseznamem"/>
        <w:ind w:left="1428" w:firstLine="696"/>
        <w:jc w:val="both"/>
        <w:rPr>
          <w:color w:val="000000"/>
        </w:rPr>
      </w:pPr>
      <w:r w:rsidRPr="00D7426C">
        <w:rPr>
          <w:rFonts w:cstheme="minorHAnsi"/>
          <w:color w:val="000000"/>
          <w:highlight w:val="green"/>
          <w:shd w:val="clear" w:color="auto" w:fill="FFFFFF"/>
        </w:rPr>
        <w:t>Tak jako C je i C++ díky své schopnosti pracovat přímo s pamětí a registry pomocí pointerů vhodný pro psaní ovladačů, operačních systémů a řízení jednočipových počítačů</w:t>
      </w:r>
      <w:sdt>
        <w:sdtPr>
          <w:rPr>
            <w:rFonts w:cstheme="minorHAnsi"/>
            <w:color w:val="000000"/>
            <w:highlight w:val="green"/>
            <w:shd w:val="clear" w:color="auto" w:fill="FFFFFF"/>
          </w:rPr>
          <w:tag w:val="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1dfQ=="/>
          <w:id w:val="-649981469"/>
          <w:placeholder>
            <w:docPart w:val="1B8D1920CE854F1E82F2A6FDC0874617"/>
          </w:placeholder>
        </w:sdtPr>
        <w:sdtEndPr>
          <w:rPr>
            <w:rFonts w:cstheme="minorBidi"/>
            <w:shd w:val="clear" w:color="auto" w:fill="auto"/>
          </w:rPr>
        </w:sdtEndPr>
        <w:sdtContent>
          <w:ins w:id="33" w:author="Martin Novák" w:date="2023-03-22T19:28:00Z">
            <w:r w:rsidR="00C20D2C" w:rsidRPr="00C20D2C">
              <w:rPr>
                <w:color w:val="000000"/>
                <w:highlight w:val="green"/>
              </w:rPr>
              <w:t>[12–14]</w:t>
            </w:r>
          </w:ins>
          <w:del w:id="34" w:author="Martin Novák" w:date="2023-03-20T17:48:00Z">
            <w:r w:rsidR="0053001E" w:rsidRPr="00C20D2C" w:rsidDel="00DE5A44">
              <w:rPr>
                <w:color w:val="000000"/>
                <w:highlight w:val="green"/>
              </w:rPr>
              <w:delText>[12–14]</w:delText>
            </w:r>
          </w:del>
        </w:sdtContent>
      </w:sdt>
      <w:r w:rsidRPr="00D7426C">
        <w:rPr>
          <w:rFonts w:cstheme="minorHAnsi"/>
          <w:color w:val="000000"/>
          <w:highlight w:val="green"/>
          <w:shd w:val="clear" w:color="auto" w:fill="FFFFFF"/>
        </w:rPr>
        <w:t>.</w:t>
      </w:r>
    </w:p>
    <w:p w14:paraId="5F5F9FAC" w14:textId="3D3F7A9C" w:rsidR="000C39B9" w:rsidRDefault="006B7320" w:rsidP="006B7320">
      <w:pPr>
        <w:pStyle w:val="Nadpis3"/>
      </w:pPr>
      <w:bookmarkStart w:id="35" w:name="_Toc129100402"/>
      <w:r w:rsidRPr="00D84F99">
        <w:t>3.1.2 novinky oproti C</w:t>
      </w:r>
      <w:bookmarkEnd w:id="35"/>
    </w:p>
    <w:p w14:paraId="52DBF058" w14:textId="4E4BE3E9" w:rsidR="000C39B9" w:rsidRDefault="00431B78" w:rsidP="004B77A6">
      <w:pPr>
        <w:pStyle w:val="Odstavecseseznamem"/>
        <w:ind w:left="1428" w:firstLine="696"/>
        <w:jc w:val="both"/>
        <w:rPr>
          <w:rFonts w:cstheme="minorHAnsi"/>
          <w:color w:val="000000"/>
          <w:shd w:val="clear" w:color="auto" w:fill="FFFFFF"/>
        </w:rPr>
      </w:pPr>
      <w:r w:rsidRPr="00061721">
        <w:rPr>
          <w:color w:val="000000"/>
        </w:rPr>
        <w:t xml:space="preserve"> </w:t>
      </w:r>
      <w:r w:rsidR="008B3DAE" w:rsidRPr="00D7426C">
        <w:rPr>
          <w:rFonts w:cstheme="minorHAnsi"/>
          <w:highlight w:val="green"/>
          <w:shd w:val="clear" w:color="auto" w:fill="FFFFFF"/>
        </w:rPr>
        <w:t>Mezi novinky, které C++ přináší patří</w:t>
      </w:r>
      <w:r w:rsidR="008B3DAE" w:rsidRPr="00D7426C">
        <w:rPr>
          <w:rFonts w:cstheme="minorHAnsi"/>
          <w:color w:val="00B050"/>
          <w:highlight w:val="green"/>
          <w:shd w:val="clear" w:color="auto" w:fill="FFFFFF"/>
        </w:rPr>
        <w:t xml:space="preserve"> </w:t>
      </w:r>
      <w:r w:rsidR="008B3DAE" w:rsidRPr="00D7426C">
        <w:rPr>
          <w:rFonts w:cstheme="minorHAnsi"/>
          <w:i/>
          <w:iCs/>
          <w:color w:val="000000"/>
          <w:highlight w:val="green"/>
          <w:shd w:val="clear" w:color="auto" w:fill="FFFFFF"/>
          <w:lang w:val="en-US"/>
        </w:rPr>
        <w:t>namespace</w:t>
      </w:r>
      <w:r w:rsidR="008B3DAE" w:rsidRPr="00D7426C">
        <w:rPr>
          <w:rFonts w:cstheme="minorHAnsi"/>
          <w:color w:val="000000"/>
          <w:highlight w:val="green"/>
          <w:shd w:val="clear" w:color="auto" w:fill="FFFFFF"/>
        </w:rPr>
        <w:t xml:space="preserve">, které umožňují kód organizovat do menších celků a je tak možné, aby se v projektu vyskytoval stejný název vícekrát. </w:t>
      </w:r>
      <w:r w:rsidR="00BD3FC3" w:rsidRPr="00D7426C">
        <w:rPr>
          <w:rFonts w:cstheme="minorHAnsi"/>
          <w:color w:val="000000"/>
          <w:highlight w:val="green"/>
          <w:shd w:val="clear" w:color="auto" w:fill="FFFFFF"/>
        </w:rPr>
        <w:t xml:space="preserve">Jakožto objektový jazyk dovoluje přetěžování metod, ale oproti Javě porovnává jen parametry, takže funkce s různým návratovým typem a stejnými parametry považuje za stejné a nepůjdou zkompilovat. </w:t>
      </w:r>
      <w:r w:rsidR="00ED3C7C" w:rsidRPr="00D7426C">
        <w:rPr>
          <w:rFonts w:cstheme="minorHAnsi"/>
          <w:color w:val="000000"/>
          <w:highlight w:val="green"/>
          <w:shd w:val="clear" w:color="auto" w:fill="FFFFFF"/>
        </w:rPr>
        <w:t xml:space="preserve">Dále přibyli </w:t>
      </w:r>
      <w:r w:rsidR="00ED3C7C" w:rsidRPr="00D7426C">
        <w:rPr>
          <w:rFonts w:cstheme="minorHAnsi"/>
          <w:i/>
          <w:iCs/>
          <w:color w:val="000000"/>
          <w:highlight w:val="green"/>
          <w:shd w:val="clear" w:color="auto" w:fill="FFFFFF"/>
          <w:lang w:val="en-US"/>
        </w:rPr>
        <w:t>Exceptions</w:t>
      </w:r>
      <w:r w:rsidR="00ED3C7C" w:rsidRPr="00D7426C">
        <w:rPr>
          <w:rFonts w:cstheme="minorHAnsi"/>
          <w:color w:val="000000"/>
          <w:highlight w:val="green"/>
          <w:shd w:val="clear" w:color="auto" w:fill="FFFFFF"/>
        </w:rPr>
        <w:t xml:space="preserve"> sloužící jako zpráva o chybě ve volané metodě a umožňují tento problém vyřešit, aniž by došlo k pádu programu. Na rozdíl od Javy a C# se může jednat o libovolný datový typ</w:t>
      </w:r>
      <w:sdt>
        <w:sdtPr>
          <w:rPr>
            <w:rFonts w:cstheme="minorHAnsi"/>
            <w:color w:val="000000"/>
            <w:highlight w:val="green"/>
            <w:shd w:val="clear" w:color="auto" w:fill="FFFFFF"/>
          </w:rPr>
          <w:tag w:val="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2ED041843E7040679DF7608BD96AE0E1"/>
          </w:placeholder>
        </w:sdtPr>
        <w:sdtEndPr>
          <w:rPr>
            <w:rFonts w:cstheme="minorBidi"/>
            <w:shd w:val="clear" w:color="auto" w:fill="auto"/>
          </w:rPr>
        </w:sdtEndPr>
        <w:sdtContent>
          <w:ins w:id="36" w:author="Martin Novák" w:date="2023-03-22T19:28:00Z">
            <w:r w:rsidR="00C20D2C" w:rsidRPr="00C20D2C">
              <w:rPr>
                <w:color w:val="000000"/>
                <w:highlight w:val="green"/>
              </w:rPr>
              <w:t>[8]</w:t>
            </w:r>
          </w:ins>
          <w:del w:id="37" w:author="Martin Novák" w:date="2023-03-20T17:48:00Z">
            <w:r w:rsidR="0053001E" w:rsidRPr="00C20D2C" w:rsidDel="00DE5A44">
              <w:rPr>
                <w:color w:val="000000"/>
                <w:highlight w:val="green"/>
              </w:rPr>
              <w:delText>[8]</w:delText>
            </w:r>
          </w:del>
        </w:sdtContent>
      </w:sdt>
      <w:r w:rsidR="00ED3C7C" w:rsidRPr="00D7426C">
        <w:rPr>
          <w:rFonts w:cstheme="minorHAnsi"/>
          <w:color w:val="000000"/>
          <w:highlight w:val="green"/>
          <w:shd w:val="clear" w:color="auto" w:fill="FFFFFF"/>
        </w:rPr>
        <w:t>.</w:t>
      </w:r>
      <w:r w:rsidR="00ED3C7C" w:rsidRPr="00D20F7B">
        <w:rPr>
          <w:rFonts w:cstheme="minorHAnsi"/>
          <w:color w:val="000000"/>
          <w:shd w:val="clear" w:color="auto" w:fill="FFFFFF"/>
        </w:rPr>
        <w:t xml:space="preserve"> </w:t>
      </w:r>
    </w:p>
    <w:p w14:paraId="51F2F38F" w14:textId="1F177A74" w:rsidR="000C39B9" w:rsidRDefault="006B7320" w:rsidP="006B7320">
      <w:pPr>
        <w:pStyle w:val="Nadpis3"/>
        <w:rPr>
          <w:shd w:val="clear" w:color="auto" w:fill="FFFFFF"/>
        </w:rPr>
      </w:pPr>
      <w:bookmarkStart w:id="38" w:name="_Toc129100403"/>
      <w:r w:rsidRPr="00D84F99">
        <w:rPr>
          <w:shd w:val="clear" w:color="auto" w:fill="FFFFFF"/>
        </w:rPr>
        <w:t>3.1.3 nevýhody</w:t>
      </w:r>
      <w:bookmarkEnd w:id="38"/>
    </w:p>
    <w:p w14:paraId="2A558C47" w14:textId="2DCDC413" w:rsidR="00F67031" w:rsidRPr="004B77A6"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standar</w:t>
      </w:r>
      <w:r w:rsidR="003044FF" w:rsidRPr="00D7426C">
        <w:rPr>
          <w:rFonts w:cstheme="minorHAnsi"/>
          <w:color w:val="000000"/>
          <w:highlight w:val="green"/>
          <w:shd w:val="clear" w:color="auto" w:fill="FFFFFF"/>
        </w:rPr>
        <w:t>d</w:t>
      </w:r>
      <w:r w:rsidRPr="00D7426C">
        <w:rPr>
          <w:rFonts w:cstheme="minorHAnsi"/>
          <w:color w:val="000000"/>
          <w:highlight w:val="green"/>
          <w:shd w:val="clear" w:color="auto" w:fill="FFFFFF"/>
        </w:rPr>
        <w:t xml:space="preserve">y C++ neobsahují </w:t>
      </w:r>
      <w:r w:rsidRPr="00D7426C">
        <w:rPr>
          <w:rFonts w:cstheme="minorHAnsi"/>
          <w:highlight w:val="green"/>
          <w:shd w:val="clear" w:color="auto" w:fill="FFFFFF"/>
          <w:lang w:val="en-US"/>
        </w:rPr>
        <w:t>Garbage Collector</w:t>
      </w:r>
      <w:r w:rsidRPr="00D7426C">
        <w:rPr>
          <w:rFonts w:cstheme="minorHAnsi"/>
          <w:color w:val="000000"/>
          <w:highlight w:val="green"/>
          <w:shd w:val="clear" w:color="auto" w:fill="FFFFFF"/>
        </w:rPr>
        <w:t>, takže se programátor musí starat o alokování a následné uvolňování paměti</w:t>
      </w:r>
      <w:r w:rsidR="003E52DD" w:rsidRPr="00D7426C">
        <w:rPr>
          <w:rFonts w:cstheme="minorHAnsi"/>
          <w:color w:val="000000"/>
          <w:highlight w:val="green"/>
          <w:shd w:val="clear" w:color="auto" w:fill="FFFFFF"/>
        </w:rPr>
        <w:t xml:space="preserve"> sám</w:t>
      </w:r>
      <w:r w:rsidRPr="00D7426C">
        <w:rPr>
          <w:rFonts w:cstheme="minorHAnsi"/>
          <w:color w:val="000000"/>
          <w:highlight w:val="green"/>
          <w:shd w:val="clear" w:color="auto" w:fill="FFFFFF"/>
        </w:rPr>
        <w:t>, ale je možné použít některý vytvořený třetí stranou</w:t>
      </w:r>
      <w:sdt>
        <w:sdtPr>
          <w:rPr>
            <w:rFonts w:cstheme="minorHAnsi"/>
            <w:color w:val="000000"/>
            <w:highlight w:val="green"/>
            <w:shd w:val="clear" w:color="auto" w:fill="FFFFFF"/>
          </w:rPr>
          <w:tag w:val="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0562602"/>
          <w:placeholder>
            <w:docPart w:val="DefaultPlaceholder_-1854013440"/>
          </w:placeholder>
        </w:sdtPr>
        <w:sdtEndPr>
          <w:rPr>
            <w:rFonts w:cstheme="minorBidi"/>
            <w:shd w:val="clear" w:color="auto" w:fill="auto"/>
          </w:rPr>
        </w:sdtEndPr>
        <w:sdtContent>
          <w:ins w:id="39" w:author="Martin Novák" w:date="2023-03-22T19:28:00Z">
            <w:r w:rsidR="00C20D2C" w:rsidRPr="00C20D2C">
              <w:rPr>
                <w:color w:val="000000"/>
                <w:highlight w:val="green"/>
              </w:rPr>
              <w:t>[15]</w:t>
            </w:r>
          </w:ins>
          <w:del w:id="40" w:author="Martin Novák" w:date="2023-03-20T17:48:00Z">
            <w:r w:rsidR="0053001E" w:rsidRPr="00C20D2C" w:rsidDel="00DE5A44">
              <w:rPr>
                <w:color w:val="000000"/>
                <w:highlight w:val="green"/>
              </w:rPr>
              <w:delText>[15]</w:delText>
            </w:r>
          </w:del>
        </w:sdtContent>
      </w:sdt>
      <w:r w:rsidRPr="00D7426C">
        <w:rPr>
          <w:rFonts w:cstheme="minorHAnsi"/>
          <w:color w:val="000000"/>
          <w:highlight w:val="green"/>
          <w:shd w:val="clear" w:color="auto" w:fill="FFFFFF"/>
        </w:rPr>
        <w:t>. C++ neobsahuje vlastní GUI a musíte proto použít některou z knihoven třetí strany</w:t>
      </w:r>
      <w:sdt>
        <w:sdtPr>
          <w:rPr>
            <w:rFonts w:cstheme="minorHAnsi"/>
            <w:color w:val="000000"/>
            <w:highlight w:val="green"/>
            <w:shd w:val="clear" w:color="auto" w:fill="FFFFFF"/>
          </w:rPr>
          <w:tag w:val="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
          <w:id w:val="1936787796"/>
          <w:placeholder>
            <w:docPart w:val="DefaultPlaceholder_-1854013440"/>
          </w:placeholder>
        </w:sdtPr>
        <w:sdtEndPr>
          <w:rPr>
            <w:rFonts w:cstheme="minorBidi"/>
            <w:shd w:val="clear" w:color="auto" w:fill="auto"/>
          </w:rPr>
        </w:sdtEndPr>
        <w:sdtContent>
          <w:ins w:id="41" w:author="Martin Novák" w:date="2023-03-22T19:28:00Z">
            <w:r w:rsidR="00C20D2C" w:rsidRPr="00C20D2C">
              <w:rPr>
                <w:color w:val="000000"/>
                <w:highlight w:val="green"/>
              </w:rPr>
              <w:t>[16]</w:t>
            </w:r>
          </w:ins>
          <w:del w:id="42" w:author="Martin Novák" w:date="2023-03-20T17:48:00Z">
            <w:r w:rsidR="0053001E" w:rsidRPr="00C20D2C" w:rsidDel="00DE5A44">
              <w:rPr>
                <w:color w:val="000000"/>
                <w:highlight w:val="green"/>
              </w:rPr>
              <w:delText>[16]</w:delText>
            </w:r>
          </w:del>
        </w:sdtContent>
      </w:sdt>
      <w:r w:rsidRPr="00D7426C">
        <w:rPr>
          <w:rFonts w:cstheme="minorHAnsi"/>
          <w:color w:val="000000"/>
          <w:highlight w:val="green"/>
          <w:shd w:val="clear" w:color="auto" w:fill="FFFFFF"/>
        </w:rPr>
        <w:t>.</w:t>
      </w:r>
    </w:p>
    <w:p w14:paraId="480D55AC" w14:textId="77777777" w:rsidR="00F67031" w:rsidRPr="00585DD5" w:rsidRDefault="00F67031" w:rsidP="00585DD5">
      <w:pPr>
        <w:pStyle w:val="Nadpis2"/>
        <w:ind w:left="708" w:firstLine="708"/>
        <w:rPr>
          <w:rFonts w:asciiTheme="minorHAnsi" w:hAnsiTheme="minorHAnsi" w:cstheme="minorHAnsi"/>
          <w:shd w:val="clear" w:color="auto" w:fill="FFFFFF"/>
        </w:rPr>
      </w:pPr>
      <w:bookmarkStart w:id="43" w:name="_Hlk76031699"/>
      <w:bookmarkStart w:id="44" w:name="_Toc129100404"/>
      <w:r w:rsidRPr="00621687">
        <w:rPr>
          <w:rFonts w:asciiTheme="minorHAnsi" w:hAnsiTheme="minorHAnsi" w:cstheme="minorHAnsi"/>
          <w:shd w:val="clear" w:color="auto" w:fill="FFFFFF"/>
        </w:rPr>
        <w:t>3.2 Java</w:t>
      </w:r>
      <w:bookmarkEnd w:id="43"/>
      <w:bookmarkEnd w:id="44"/>
    </w:p>
    <w:p w14:paraId="429C77F5" w14:textId="6B6C9EBC" w:rsidR="00F67031" w:rsidRDefault="00F67031" w:rsidP="00B05C86">
      <w:pPr>
        <w:pStyle w:val="Odstavecseseznamem"/>
        <w:ind w:left="1440" w:firstLine="684"/>
        <w:jc w:val="both"/>
        <w:rPr>
          <w:rFonts w:cstheme="minorHAnsi"/>
          <w:shd w:val="clear" w:color="auto" w:fill="FFFFFF"/>
        </w:rPr>
      </w:pPr>
    </w:p>
    <w:p w14:paraId="54A2735F" w14:textId="1812570C" w:rsidR="00B4128D" w:rsidRDefault="00F67031" w:rsidP="00B4128D">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je objektový jazyk, který </w:t>
      </w:r>
      <w:r w:rsidR="005E412C" w:rsidRPr="00D7426C">
        <w:rPr>
          <w:rFonts w:cstheme="minorHAnsi"/>
          <w:color w:val="000000" w:themeColor="text1"/>
          <w:highlight w:val="green"/>
          <w:shd w:val="clear" w:color="auto" w:fill="FFFFFF"/>
        </w:rPr>
        <w:t>byl vyvinut s myšlenkou, aby bylo</w:t>
      </w:r>
      <w:r w:rsidR="000D6D8F" w:rsidRPr="00D7426C">
        <w:rPr>
          <w:rFonts w:cstheme="minorHAnsi"/>
          <w:color w:val="000000" w:themeColor="text1"/>
          <w:highlight w:val="green"/>
          <w:shd w:val="clear" w:color="auto" w:fill="FFFFFF"/>
        </w:rPr>
        <w:t xml:space="preserve"> možné</w:t>
      </w:r>
      <w:r w:rsidR="005E412C" w:rsidRPr="00D7426C">
        <w:rPr>
          <w:rFonts w:cstheme="minorHAnsi"/>
          <w:color w:val="000000" w:themeColor="text1"/>
          <w:highlight w:val="green"/>
          <w:shd w:val="clear" w:color="auto" w:fill="FFFFFF"/>
        </w:rPr>
        <w:t xml:space="preserve"> jeden program spustit na všech systémech. Architektura vychází z jazyků jako Eiffel, </w:t>
      </w:r>
      <w:proofErr w:type="spellStart"/>
      <w:r w:rsidR="005E412C" w:rsidRPr="00D7426C">
        <w:rPr>
          <w:rFonts w:cstheme="minorHAnsi"/>
          <w:color w:val="000000" w:themeColor="text1"/>
          <w:highlight w:val="green"/>
          <w:shd w:val="clear" w:color="auto" w:fill="FFFFFF"/>
        </w:rPr>
        <w:t>SmallTalk</w:t>
      </w:r>
      <w:proofErr w:type="spellEnd"/>
      <w:r w:rsidR="005E412C" w:rsidRPr="00D7426C">
        <w:rPr>
          <w:rFonts w:cstheme="minorHAnsi"/>
          <w:color w:val="000000" w:themeColor="text1"/>
          <w:highlight w:val="green"/>
          <w:shd w:val="clear" w:color="auto" w:fill="FFFFFF"/>
        </w:rPr>
        <w:t xml:space="preserve"> a </w:t>
      </w:r>
      <w:proofErr w:type="spellStart"/>
      <w:r w:rsidR="005E412C" w:rsidRPr="00D7426C">
        <w:rPr>
          <w:rFonts w:cstheme="minorHAnsi"/>
          <w:color w:val="000000" w:themeColor="text1"/>
          <w:highlight w:val="green"/>
          <w:shd w:val="clear" w:color="auto" w:fill="FFFFFF"/>
        </w:rPr>
        <w:t>Objective</w:t>
      </w:r>
      <w:proofErr w:type="spellEnd"/>
      <w:r w:rsidR="005E412C" w:rsidRPr="00D7426C">
        <w:rPr>
          <w:rFonts w:cstheme="minorHAnsi"/>
          <w:color w:val="000000" w:themeColor="text1"/>
          <w:highlight w:val="green"/>
          <w:shd w:val="clear" w:color="auto" w:fill="FFFFFF"/>
        </w:rPr>
        <w:t xml:space="preserve"> C.</w:t>
      </w:r>
      <w:r w:rsidR="004931BA" w:rsidRPr="00D7426C">
        <w:rPr>
          <w:rFonts w:cstheme="minorHAnsi"/>
          <w:color w:val="000000" w:themeColor="text1"/>
          <w:highlight w:val="green"/>
          <w:shd w:val="clear" w:color="auto" w:fill="FFFFFF"/>
        </w:rPr>
        <w:t xml:space="preserve"> Pro snazší přechod programátorů z C++ byla snaha zachovat co nejpodobnější syntaxi, ale jeho funkcionality použity nebyli.</w:t>
      </w:r>
      <w:sdt>
        <w:sdtPr>
          <w:rPr>
            <w:rFonts w:cstheme="minorHAnsi"/>
            <w:color w:val="000000"/>
            <w:highlight w:val="green"/>
            <w:shd w:val="clear" w:color="auto" w:fill="FFFFFF"/>
          </w:rPr>
          <w:tag w:val="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
          <w:id w:val="1137606929"/>
          <w:placeholder>
            <w:docPart w:val="DefaultPlaceholder_-1854013440"/>
          </w:placeholder>
        </w:sdtPr>
        <w:sdtContent>
          <w:ins w:id="45" w:author="Martin Novák" w:date="2023-03-22T19:28:00Z">
            <w:r w:rsidR="00C20D2C" w:rsidRPr="00C20D2C">
              <w:rPr>
                <w:rFonts w:cstheme="minorHAnsi"/>
                <w:color w:val="000000"/>
                <w:highlight w:val="green"/>
                <w:shd w:val="clear" w:color="auto" w:fill="FFFFFF"/>
              </w:rPr>
              <w:t>[17]</w:t>
            </w:r>
          </w:ins>
          <w:del w:id="46" w:author="Martin Novák" w:date="2023-03-20T17:48:00Z">
            <w:r w:rsidR="0053001E" w:rsidRPr="00C20D2C" w:rsidDel="00DE5A44">
              <w:rPr>
                <w:rFonts w:cstheme="minorHAnsi"/>
                <w:color w:val="000000"/>
                <w:highlight w:val="green"/>
                <w:shd w:val="clear" w:color="auto" w:fill="FFFFFF"/>
              </w:rPr>
              <w:delText>[17]</w:delText>
            </w:r>
          </w:del>
        </w:sdtContent>
      </w:sdt>
      <w:r w:rsidR="005F5030" w:rsidRPr="00D7426C">
        <w:rPr>
          <w:rFonts w:cstheme="minorHAnsi"/>
          <w:color w:val="000000"/>
          <w:highlight w:val="green"/>
          <w:shd w:val="clear" w:color="auto" w:fill="FFFFFF"/>
        </w:rPr>
        <w:t xml:space="preserve"> </w:t>
      </w:r>
      <w:r w:rsidR="00204935" w:rsidRPr="00D7426C">
        <w:rPr>
          <w:rFonts w:cstheme="minorHAnsi"/>
          <w:color w:val="000000"/>
          <w:highlight w:val="green"/>
          <w:shd w:val="clear" w:color="auto" w:fill="FFFFFF"/>
        </w:rPr>
        <w:t>oproti C a C++ se v</w:t>
      </w:r>
      <w:r w:rsidR="00B4128D" w:rsidRPr="00D7426C">
        <w:rPr>
          <w:rFonts w:cstheme="minorHAnsi"/>
          <w:color w:val="000000" w:themeColor="text1"/>
          <w:highlight w:val="green"/>
          <w:shd w:val="clear" w:color="auto" w:fill="FFFFFF"/>
        </w:rPr>
        <w:t> Javě nenachází funkce, které existují samy o sobě a nenáleží žádné třídě, ale jen metody, které jsou součástí objektu, nebo jsou statické</w:t>
      </w:r>
      <w:sdt>
        <w:sdtPr>
          <w:rPr>
            <w:rFonts w:cstheme="minorHAnsi"/>
            <w:color w:val="000000"/>
            <w:highlight w:val="green"/>
            <w:shd w:val="clear" w:color="auto" w:fill="FFFFFF"/>
          </w:rPr>
          <w:tag w:val="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496187294"/>
          <w:placeholder>
            <w:docPart w:val="E75302B4D766481AB749282E187C1CCC"/>
          </w:placeholder>
        </w:sdtPr>
        <w:sdtEndPr>
          <w:rPr>
            <w:rFonts w:cstheme="minorBidi"/>
            <w:shd w:val="clear" w:color="auto" w:fill="auto"/>
          </w:rPr>
        </w:sdtEndPr>
        <w:sdtContent>
          <w:ins w:id="47" w:author="Martin Novák" w:date="2023-03-22T19:28:00Z">
            <w:r w:rsidR="00C20D2C" w:rsidRPr="00C20D2C">
              <w:rPr>
                <w:color w:val="000000"/>
                <w:highlight w:val="green"/>
              </w:rPr>
              <w:t>[18, 19]</w:t>
            </w:r>
          </w:ins>
          <w:del w:id="48" w:author="Martin Novák" w:date="2023-03-20T17:48:00Z">
            <w:r w:rsidR="0053001E" w:rsidRPr="00C20D2C" w:rsidDel="00DE5A44">
              <w:rPr>
                <w:color w:val="000000"/>
                <w:highlight w:val="green"/>
              </w:rPr>
              <w:delText>[18, 19]</w:delText>
            </w:r>
          </w:del>
        </w:sdtContent>
      </w:sdt>
      <w:r w:rsidR="00B4128D" w:rsidRPr="00D7426C">
        <w:rPr>
          <w:rFonts w:cstheme="minorHAnsi"/>
          <w:color w:val="000000" w:themeColor="text1"/>
          <w:highlight w:val="green"/>
          <w:shd w:val="clear" w:color="auto" w:fill="FFFFFF"/>
        </w:rPr>
        <w:t>.</w:t>
      </w:r>
    </w:p>
    <w:p w14:paraId="1DC52B7F" w14:textId="7730F314" w:rsidR="00CC65B8" w:rsidRDefault="00CC65B8" w:rsidP="005F0640">
      <w:pPr>
        <w:pStyle w:val="Odstavecseseznamem"/>
        <w:ind w:left="1440" w:firstLine="684"/>
        <w:jc w:val="both"/>
        <w:rPr>
          <w:rFonts w:cstheme="minorHAnsi"/>
          <w:color w:val="000000" w:themeColor="text1"/>
          <w:shd w:val="clear" w:color="auto" w:fill="FFFFFF"/>
        </w:rPr>
      </w:pPr>
    </w:p>
    <w:p w14:paraId="0DDCB67A" w14:textId="75F22D12" w:rsidR="00CC65B8" w:rsidRPr="00AE4429" w:rsidRDefault="00CC65B8" w:rsidP="00CC65B8">
      <w:pPr>
        <w:pStyle w:val="Nadpis3"/>
        <w:rPr>
          <w:shd w:val="clear" w:color="auto" w:fill="FFFFFF"/>
        </w:rPr>
      </w:pPr>
      <w:bookmarkStart w:id="49" w:name="_Toc129100405"/>
      <w:r w:rsidRPr="00AE4429">
        <w:rPr>
          <w:shd w:val="clear" w:color="auto" w:fill="FFFFFF"/>
        </w:rPr>
        <w:lastRenderedPageBreak/>
        <w:t xml:space="preserve">3.2.1 </w:t>
      </w:r>
      <w:r w:rsidR="00A176FE" w:rsidRPr="00AE4429">
        <w:rPr>
          <w:shd w:val="clear" w:color="auto" w:fill="FFFFFF"/>
        </w:rPr>
        <w:t>JIT (Just In Time)</w:t>
      </w:r>
      <w:bookmarkEnd w:id="49"/>
    </w:p>
    <w:p w14:paraId="3BA5BBCB" w14:textId="40C0B61A" w:rsidR="00CC65B8" w:rsidRDefault="00FE436D"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O</w:t>
      </w:r>
      <w:r w:rsidR="00F67031" w:rsidRPr="00D7426C">
        <w:rPr>
          <w:rFonts w:cstheme="minorHAnsi"/>
          <w:color w:val="000000" w:themeColor="text1"/>
          <w:highlight w:val="green"/>
          <w:shd w:val="clear" w:color="auto" w:fill="FFFFFF"/>
        </w:rPr>
        <w:t>proti C++ není</w:t>
      </w:r>
      <w:r w:rsidR="00364604" w:rsidRPr="00D7426C">
        <w:rPr>
          <w:rFonts w:cstheme="minorHAnsi"/>
          <w:color w:val="000000" w:themeColor="text1"/>
          <w:highlight w:val="green"/>
          <w:shd w:val="clear" w:color="auto" w:fill="FFFFFF"/>
        </w:rPr>
        <w:t xml:space="preserve"> kód</w:t>
      </w:r>
      <w:r w:rsidR="00F67031" w:rsidRPr="00D7426C">
        <w:rPr>
          <w:rFonts w:cstheme="minorHAnsi"/>
          <w:color w:val="000000" w:themeColor="text1"/>
          <w:highlight w:val="green"/>
          <w:shd w:val="clear" w:color="auto" w:fill="FFFFFF"/>
        </w:rPr>
        <w:t xml:space="preserve"> kompilován přímo do strojového kódu, ale do</w:t>
      </w:r>
      <w:r w:rsidR="00F83F3E" w:rsidRPr="00D7426C">
        <w:rPr>
          <w:rFonts w:cstheme="minorHAnsi"/>
          <w:color w:val="000000" w:themeColor="text1"/>
          <w:highlight w:val="green"/>
          <w:shd w:val="clear" w:color="auto" w:fill="FFFFFF"/>
        </w:rPr>
        <w:t xml:space="preserve"> vysokoúrovňového platformě nezávislého kódu nazývaného</w:t>
      </w:r>
      <w:r w:rsidR="00F67031" w:rsidRPr="00D7426C">
        <w:rPr>
          <w:rFonts w:cstheme="minorHAnsi"/>
          <w:color w:val="000000" w:themeColor="text1"/>
          <w:highlight w:val="green"/>
          <w:shd w:val="clear" w:color="auto" w:fill="FFFFFF"/>
        </w:rPr>
        <w:t xml:space="preserve"> </w:t>
      </w:r>
      <w:proofErr w:type="spellStart"/>
      <w:r w:rsidR="00F67031" w:rsidRPr="00D7426C">
        <w:rPr>
          <w:rFonts w:cstheme="minorHAnsi"/>
          <w:color w:val="000000" w:themeColor="text1"/>
          <w:highlight w:val="green"/>
          <w:shd w:val="clear" w:color="auto" w:fill="FFFFFF"/>
        </w:rPr>
        <w:t>bytecod</w:t>
      </w:r>
      <w:r w:rsidR="00F83F3E" w:rsidRPr="00D7426C">
        <w:rPr>
          <w:rFonts w:cstheme="minorHAnsi"/>
          <w:color w:val="000000" w:themeColor="text1"/>
          <w:highlight w:val="green"/>
          <w:shd w:val="clear" w:color="auto" w:fill="FFFFFF"/>
        </w:rPr>
        <w:t>e</w:t>
      </w:r>
      <w:proofErr w:type="spellEnd"/>
      <w:r w:rsidR="00F67031" w:rsidRPr="00D7426C">
        <w:rPr>
          <w:rFonts w:cstheme="minorHAnsi"/>
          <w:color w:val="000000" w:themeColor="text1"/>
          <w:highlight w:val="green"/>
          <w:shd w:val="clear" w:color="auto" w:fill="FFFFFF"/>
        </w:rPr>
        <w:t>, který je spouštěn ve virtuálním stroji (</w:t>
      </w:r>
      <w:r w:rsidR="004334D7" w:rsidRPr="00D7426C">
        <w:rPr>
          <w:rFonts w:cstheme="minorHAnsi"/>
          <w:color w:val="000000" w:themeColor="text1"/>
          <w:highlight w:val="green"/>
          <w:shd w:val="clear" w:color="auto" w:fill="FFFFFF"/>
          <w:lang w:val="en-US"/>
        </w:rPr>
        <w:t>Java Virtual Machine</w:t>
      </w:r>
      <w:r w:rsidR="004334D7" w:rsidRPr="00D7426C">
        <w:rPr>
          <w:rFonts w:cstheme="minorHAnsi"/>
          <w:color w:val="000000" w:themeColor="text1"/>
          <w:highlight w:val="green"/>
          <w:shd w:val="clear" w:color="auto" w:fill="FFFFFF"/>
        </w:rPr>
        <w:t xml:space="preserve"> neboli </w:t>
      </w:r>
      <w:r w:rsidR="00F67031" w:rsidRPr="00D7426C">
        <w:rPr>
          <w:rFonts w:cstheme="minorHAnsi"/>
          <w:color w:val="000000" w:themeColor="text1"/>
          <w:highlight w:val="green"/>
          <w:shd w:val="clear" w:color="auto" w:fill="FFFFFF"/>
        </w:rPr>
        <w:t>JVM), což umožňuje, aby stejný program bylo možné spustit na všech operačních systémech v 32bitové i 64bitové verzi</w:t>
      </w:r>
      <w:sdt>
        <w:sdtPr>
          <w:rPr>
            <w:rFonts w:cstheme="minorHAnsi"/>
            <w:color w:val="000000"/>
            <w:highlight w:val="green"/>
            <w:shd w:val="clear" w:color="auto" w:fill="FFFFFF"/>
          </w:rPr>
          <w:tag w:val="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
          <w:id w:val="1073932716"/>
          <w:placeholder>
            <w:docPart w:val="DefaultPlaceholder_-1854013440"/>
          </w:placeholder>
        </w:sdtPr>
        <w:sdtEndPr>
          <w:rPr>
            <w:rFonts w:cstheme="minorBidi"/>
            <w:shd w:val="clear" w:color="auto" w:fill="auto"/>
          </w:rPr>
        </w:sdtEndPr>
        <w:sdtContent>
          <w:ins w:id="50" w:author="Martin Novák" w:date="2023-03-22T19:28:00Z">
            <w:r w:rsidR="00C20D2C" w:rsidRPr="00926265">
              <w:rPr>
                <w:color w:val="000000"/>
                <w:highlight w:val="green"/>
              </w:rPr>
              <w:t>[9]</w:t>
            </w:r>
          </w:ins>
          <w:del w:id="51" w:author="Martin Novák" w:date="2023-03-20T17:48:00Z">
            <w:r w:rsidR="0053001E" w:rsidRPr="00926265" w:rsidDel="00DE5A44">
              <w:rPr>
                <w:color w:val="000000"/>
                <w:highlight w:val="green"/>
              </w:rPr>
              <w:delText>[9]</w:delText>
            </w:r>
          </w:del>
        </w:sdtContent>
      </w:sdt>
      <w:r w:rsidR="00F67031" w:rsidRPr="00D7426C">
        <w:rPr>
          <w:rFonts w:cstheme="minorHAnsi"/>
          <w:color w:val="000000" w:themeColor="text1"/>
          <w:highlight w:val="green"/>
          <w:shd w:val="clear" w:color="auto" w:fill="FFFFFF"/>
        </w:rPr>
        <w:t>, ale ke spuštění programu musí být na zařízení naistalována odpovídající verze</w:t>
      </w:r>
      <w:r w:rsidR="009B39F8" w:rsidRPr="00D7426C">
        <w:rPr>
          <w:rFonts w:cstheme="minorHAnsi"/>
          <w:color w:val="000000" w:themeColor="text1"/>
          <w:highlight w:val="green"/>
          <w:shd w:val="clear" w:color="auto" w:fill="FFFFFF"/>
        </w:rPr>
        <w:t xml:space="preserve"> JVM</w:t>
      </w:r>
      <w:r w:rsidR="00F67031" w:rsidRPr="00D7426C">
        <w:rPr>
          <w:rFonts w:cstheme="minorHAnsi"/>
          <w:color w:val="000000" w:themeColor="text1"/>
          <w:highlight w:val="green"/>
          <w:shd w:val="clear" w:color="auto" w:fill="FFFFFF"/>
        </w:rPr>
        <w:t xml:space="preserve">. Nevýhodou </w:t>
      </w:r>
      <w:proofErr w:type="spellStart"/>
      <w:r w:rsidR="00F67031" w:rsidRPr="00D7426C">
        <w:rPr>
          <w:rFonts w:cstheme="minorHAnsi"/>
          <w:color w:val="000000" w:themeColor="text1"/>
          <w:highlight w:val="green"/>
          <w:shd w:val="clear" w:color="auto" w:fill="FFFFFF"/>
        </w:rPr>
        <w:t>bytecodu</w:t>
      </w:r>
      <w:proofErr w:type="spellEnd"/>
      <w:r w:rsidR="00F67031" w:rsidRPr="00D7426C">
        <w:rPr>
          <w:rFonts w:cstheme="minorHAnsi"/>
          <w:color w:val="000000" w:themeColor="text1"/>
          <w:highlight w:val="green"/>
          <w:shd w:val="clear" w:color="auto" w:fill="FFFFFF"/>
        </w:rPr>
        <w:t xml:space="preserve"> je jeho výpočetní náročnost, neboť je překládán do strojového kódu v momentě, kdy je spouštěn. Díky </w:t>
      </w:r>
      <w:r w:rsidR="00F67031" w:rsidRPr="00D7426C">
        <w:rPr>
          <w:rFonts w:cstheme="minorHAnsi"/>
          <w:color w:val="000000" w:themeColor="text1"/>
          <w:highlight w:val="green"/>
          <w:shd w:val="clear" w:color="auto" w:fill="FFFFFF"/>
          <w:lang w:val="en-US"/>
        </w:rPr>
        <w:t>just in time</w:t>
      </w:r>
      <w:r w:rsidR="00F67031" w:rsidRPr="00D7426C">
        <w:rPr>
          <w:rFonts w:cstheme="minorHAnsi"/>
          <w:color w:val="000000" w:themeColor="text1"/>
          <w:highlight w:val="green"/>
          <w:shd w:val="clear" w:color="auto" w:fill="FFFFFF"/>
        </w:rPr>
        <w:t xml:space="preserve"> (JIT) překladu je</w:t>
      </w:r>
      <w:r w:rsidR="009E27D5">
        <w:rPr>
          <w:rFonts w:cstheme="minorHAnsi"/>
          <w:color w:val="000000" w:themeColor="text1"/>
          <w:highlight w:val="green"/>
          <w:shd w:val="clear" w:color="auto" w:fill="FFFFFF"/>
        </w:rPr>
        <w:t xml:space="preserve"> ovšem</w:t>
      </w:r>
      <w:r w:rsidR="00F67031" w:rsidRPr="00D7426C">
        <w:rPr>
          <w:rFonts w:cstheme="minorHAnsi"/>
          <w:color w:val="000000" w:themeColor="text1"/>
          <w:highlight w:val="green"/>
          <w:shd w:val="clear" w:color="auto" w:fill="FFFFFF"/>
        </w:rPr>
        <w:t xml:space="preserve"> možné provést optimalizaci pro konkrétní CPU a tím dosáhnout vyšší rychlosti</w:t>
      </w:r>
      <w:r w:rsidR="000543FF" w:rsidRPr="00D7426C">
        <w:rPr>
          <w:rFonts w:cstheme="minorHAnsi"/>
          <w:color w:val="000000" w:themeColor="text1"/>
          <w:highlight w:val="green"/>
          <w:shd w:val="clear" w:color="auto" w:fill="FFFFFF"/>
        </w:rPr>
        <w:t>, než jaké dosahují programy napsané například v C nebo C++ a zkompilované na počítači, který je starší než ten, kde je spouštěn.</w:t>
      </w:r>
      <w:sdt>
        <w:sdtPr>
          <w:rPr>
            <w:rFonts w:cstheme="minorHAnsi"/>
            <w:color w:val="000000"/>
            <w:highlight w:val="green"/>
            <w:shd w:val="clear" w:color="auto" w:fill="FFFFFF"/>
          </w:rPr>
          <w:tag w:val="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
          <w:id w:val="-688218250"/>
          <w:placeholder>
            <w:docPart w:val="DefaultPlaceholder_-1854013440"/>
          </w:placeholder>
        </w:sdtPr>
        <w:sdtEndPr>
          <w:rPr>
            <w:rFonts w:cstheme="minorBidi"/>
            <w:shd w:val="clear" w:color="auto" w:fill="auto"/>
          </w:rPr>
        </w:sdtEndPr>
        <w:sdtContent>
          <w:ins w:id="52" w:author="Martin Novák" w:date="2023-03-22T19:29:00Z">
            <w:r w:rsidR="00C20D2C" w:rsidRPr="00926265">
              <w:rPr>
                <w:color w:val="000000"/>
                <w:highlight w:val="green"/>
              </w:rPr>
              <w:t>[20]</w:t>
            </w:r>
          </w:ins>
          <w:del w:id="53" w:author="Martin Novák" w:date="2023-03-20T17:48:00Z">
            <w:r w:rsidR="0053001E" w:rsidRPr="00926265" w:rsidDel="00DE5A44">
              <w:rPr>
                <w:color w:val="000000"/>
                <w:highlight w:val="green"/>
              </w:rPr>
              <w:delText>[20]</w:delText>
            </w:r>
          </w:del>
        </w:sdtContent>
      </w:sdt>
      <w:r w:rsidR="00F67031" w:rsidRPr="00D7426C">
        <w:rPr>
          <w:rFonts w:cstheme="minorHAnsi"/>
          <w:color w:val="000000" w:themeColor="text1"/>
          <w:highlight w:val="green"/>
          <w:shd w:val="clear" w:color="auto" w:fill="FFFFFF"/>
        </w:rPr>
        <w:t>.</w:t>
      </w:r>
    </w:p>
    <w:p w14:paraId="56EAA14F" w14:textId="47300A2A" w:rsidR="00A176FE" w:rsidRDefault="00A176FE" w:rsidP="00A176FE">
      <w:pPr>
        <w:pStyle w:val="Nadpis3"/>
        <w:rPr>
          <w:shd w:val="clear" w:color="auto" w:fill="FFFFFF"/>
        </w:rPr>
      </w:pPr>
      <w:bookmarkStart w:id="54" w:name="_Toc129100406"/>
      <w:r>
        <w:rPr>
          <w:shd w:val="clear" w:color="auto" w:fill="FFFFFF"/>
        </w:rPr>
        <w:t xml:space="preserve">3.2.2 </w:t>
      </w:r>
      <w:r w:rsidRPr="00AE4429">
        <w:t>přístup k paměti a ovládání hardware</w:t>
      </w:r>
      <w:bookmarkEnd w:id="54"/>
    </w:p>
    <w:p w14:paraId="5C944DF4" w14:textId="61430077" w:rsidR="00CC65B8" w:rsidRDefault="000B6D86"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neumožňuje pracovat s pointery, neboť správu paměti zajišťuje </w:t>
      </w:r>
      <w:r w:rsidRPr="00D7426C">
        <w:rPr>
          <w:rFonts w:cstheme="minorHAnsi"/>
          <w:color w:val="000000" w:themeColor="text1"/>
          <w:highlight w:val="green"/>
          <w:shd w:val="clear" w:color="auto" w:fill="FFFFFF"/>
          <w:lang w:val="en-US"/>
        </w:rPr>
        <w:t>run time</w:t>
      </w:r>
      <w:sdt>
        <w:sdtPr>
          <w:rPr>
            <w:rFonts w:cstheme="minorHAnsi"/>
            <w:color w:val="000000"/>
            <w:highlight w:val="green"/>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963377174"/>
          <w:placeholder>
            <w:docPart w:val="1C86CE5B5B744360AE746D9AF8815A5F"/>
          </w:placeholder>
        </w:sdtPr>
        <w:sdtEndPr>
          <w:rPr>
            <w:rFonts w:cstheme="minorBidi"/>
            <w:shd w:val="clear" w:color="auto" w:fill="auto"/>
            <w:lang w:val="cs-CZ"/>
          </w:rPr>
        </w:sdtEndPr>
        <w:sdtContent>
          <w:ins w:id="55" w:author="Martin Novák" w:date="2023-03-22T19:29:00Z">
            <w:r w:rsidR="00C20D2C" w:rsidRPr="00926265">
              <w:rPr>
                <w:color w:val="000000"/>
                <w:highlight w:val="green"/>
              </w:rPr>
              <w:t>[19]</w:t>
            </w:r>
          </w:ins>
          <w:del w:id="56" w:author="Martin Novák" w:date="2023-03-20T17:48:00Z">
            <w:r w:rsidR="0053001E" w:rsidRPr="00926265" w:rsidDel="00DE5A44">
              <w:rPr>
                <w:color w:val="000000"/>
                <w:highlight w:val="green"/>
              </w:rPr>
              <w:delText>[19]</w:delText>
            </w:r>
          </w:del>
        </w:sdtContent>
      </w:sdt>
      <w:r w:rsidRPr="00D7426C">
        <w:rPr>
          <w:rFonts w:cstheme="minorHAnsi"/>
          <w:color w:val="000000" w:themeColor="text1"/>
          <w:highlight w:val="green"/>
          <w:shd w:val="clear" w:color="auto" w:fill="FFFFFF"/>
        </w:rPr>
        <w:t>. Jelikož program nepřistupuje k paměti přímo je možné zajistit, že nebude zasahovat do paměti ostatních programů, což by mohlo způsobit pád systému či neoprávněný přístup k citlivým údajům</w:t>
      </w:r>
      <w:sdt>
        <w:sdtPr>
          <w:rPr>
            <w:rFonts w:cstheme="minorHAnsi"/>
            <w:color w:val="000000"/>
            <w:highlight w:val="green"/>
            <w:shd w:val="clear" w:color="auto" w:fill="FFFFFF"/>
          </w:rPr>
          <w:tag w:val="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
          <w:id w:val="-1738237628"/>
          <w:placeholder>
            <w:docPart w:val="1C86CE5B5B744360AE746D9AF8815A5F"/>
          </w:placeholder>
        </w:sdtPr>
        <w:sdtEndPr>
          <w:rPr>
            <w:rFonts w:cstheme="minorBidi"/>
            <w:shd w:val="clear" w:color="auto" w:fill="auto"/>
          </w:rPr>
        </w:sdtEndPr>
        <w:sdtContent>
          <w:ins w:id="57" w:author="Martin Novák" w:date="2023-03-22T19:29:00Z">
            <w:r w:rsidR="00C20D2C" w:rsidRPr="00926265">
              <w:rPr>
                <w:color w:val="000000"/>
                <w:highlight w:val="green"/>
              </w:rPr>
              <w:t>[21]</w:t>
            </w:r>
          </w:ins>
          <w:del w:id="58" w:author="Martin Novák" w:date="2023-03-20T17:48:00Z">
            <w:r w:rsidR="0053001E" w:rsidRPr="00926265" w:rsidDel="00DE5A44">
              <w:rPr>
                <w:color w:val="000000"/>
                <w:highlight w:val="green"/>
              </w:rPr>
              <w:delText>[21]</w:delText>
            </w:r>
          </w:del>
        </w:sdtContent>
      </w:sdt>
      <w:r w:rsidRPr="00D7426C">
        <w:rPr>
          <w:rFonts w:cstheme="minorHAnsi"/>
          <w:color w:val="000000" w:themeColor="text1"/>
          <w:highlight w:val="green"/>
          <w:shd w:val="clear" w:color="auto" w:fill="FFFFFF"/>
        </w:rPr>
        <w:t>.</w:t>
      </w:r>
      <w:r w:rsidR="00AB5D60" w:rsidRPr="00D7426C">
        <w:rPr>
          <w:rFonts w:cstheme="minorHAnsi"/>
          <w:color w:val="000000" w:themeColor="text1"/>
          <w:highlight w:val="green"/>
          <w:shd w:val="clear" w:color="auto" w:fill="FFFFFF"/>
        </w:rPr>
        <w:t xml:space="preserve"> P</w:t>
      </w:r>
      <w:r w:rsidR="00AB5D60" w:rsidRPr="00D7426C">
        <w:rPr>
          <w:color w:val="000000" w:themeColor="text1"/>
          <w:highlight w:val="green"/>
        </w:rPr>
        <w:t>omocí J</w:t>
      </w:r>
      <w:r w:rsidR="00AB5D60" w:rsidRPr="00D7426C">
        <w:rPr>
          <w:rFonts w:cstheme="minorHAnsi"/>
          <w:color w:val="000000" w:themeColor="text1"/>
          <w:highlight w:val="green"/>
          <w:shd w:val="clear" w:color="auto" w:fill="FFFFFF"/>
        </w:rPr>
        <w:t xml:space="preserve">ava ME </w:t>
      </w:r>
      <w:r w:rsidR="00AB5D60" w:rsidRPr="00D7426C">
        <w:rPr>
          <w:rFonts w:cstheme="minorHAnsi"/>
          <w:color w:val="000000" w:themeColor="text1"/>
          <w:highlight w:val="green"/>
          <w:shd w:val="clear" w:color="auto" w:fill="FFFFFF"/>
          <w:lang w:val="en-US"/>
        </w:rPr>
        <w:t>Embedded</w:t>
      </w:r>
      <w:r w:rsidR="00AB5D60" w:rsidRPr="00D7426C">
        <w:rPr>
          <w:rFonts w:cstheme="minorHAnsi"/>
          <w:color w:val="000000" w:themeColor="text1"/>
          <w:highlight w:val="green"/>
          <w:shd w:val="clear" w:color="auto" w:fill="FFFFFF"/>
        </w:rPr>
        <w:t xml:space="preserve"> je možné ovládat i jednočipové počítače, ale je podporováno pouze </w:t>
      </w:r>
      <w:r w:rsidR="00AB5D60" w:rsidRPr="00D7426C">
        <w:rPr>
          <w:rFonts w:cstheme="minorHAnsi"/>
          <w:color w:val="000000" w:themeColor="text1"/>
          <w:highlight w:val="green"/>
          <w:shd w:val="clear" w:color="auto" w:fill="FFFFFF"/>
          <w:lang w:val="en-US"/>
        </w:rPr>
        <w:t>Raspberry</w:t>
      </w:r>
      <w:r w:rsidR="00AB5D60" w:rsidRPr="00D7426C">
        <w:rPr>
          <w:rFonts w:cstheme="minorHAnsi"/>
          <w:color w:val="000000" w:themeColor="text1"/>
          <w:highlight w:val="green"/>
          <w:shd w:val="clear" w:color="auto" w:fill="FFFFFF"/>
        </w:rPr>
        <w:t xml:space="preserve"> </w:t>
      </w:r>
      <w:r w:rsidR="00AB5D60" w:rsidRPr="00D7426C">
        <w:rPr>
          <w:rFonts w:cstheme="minorHAnsi"/>
          <w:color w:val="000000" w:themeColor="text1"/>
          <w:highlight w:val="green"/>
          <w:shd w:val="clear" w:color="auto" w:fill="FFFFFF"/>
          <w:lang w:val="en-US"/>
        </w:rPr>
        <w:t>Pi</w:t>
      </w:r>
      <w:r w:rsidR="00AB5D60" w:rsidRPr="00D7426C">
        <w:rPr>
          <w:rFonts w:cstheme="minorHAnsi"/>
          <w:color w:val="000000" w:themeColor="text1"/>
          <w:highlight w:val="green"/>
          <w:shd w:val="clear" w:color="auto" w:fill="FFFFFF"/>
        </w:rPr>
        <w:t xml:space="preserve"> Model B a </w:t>
      </w:r>
      <w:r w:rsidR="001B573A" w:rsidRPr="00D7426C">
        <w:rPr>
          <w:rFonts w:cstheme="minorHAnsi"/>
          <w:color w:val="000000" w:themeColor="text1"/>
          <w:highlight w:val="green"/>
          <w:shd w:val="clear" w:color="auto" w:fill="FFFFFF"/>
        </w:rPr>
        <w:t>dva</w:t>
      </w:r>
      <w:r w:rsidR="00AB5D60" w:rsidRPr="00D7426C">
        <w:rPr>
          <w:rFonts w:cstheme="minorHAnsi"/>
          <w:color w:val="000000" w:themeColor="text1"/>
          <w:highlight w:val="green"/>
          <w:shd w:val="clear" w:color="auto" w:fill="FFFFFF"/>
        </w:rPr>
        <w:t xml:space="preserve"> čipy od STMicroelectronics</w:t>
      </w:r>
      <w:sdt>
        <w:sdtPr>
          <w:rPr>
            <w:rFonts w:cstheme="minorHAnsi"/>
            <w:color w:val="000000"/>
            <w:highlight w:val="green"/>
            <w:shd w:val="clear" w:color="auto" w:fill="FFFFFF"/>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07CB6BF4C11748C2BE42F253C258AE96"/>
          </w:placeholder>
        </w:sdtPr>
        <w:sdtEndPr>
          <w:rPr>
            <w:rFonts w:cstheme="minorBidi"/>
            <w:shd w:val="clear" w:color="auto" w:fill="auto"/>
          </w:rPr>
        </w:sdtEndPr>
        <w:sdtContent>
          <w:ins w:id="59" w:author="Martin Novák" w:date="2023-03-22T19:29:00Z">
            <w:r w:rsidR="00C20D2C" w:rsidRPr="00926265">
              <w:rPr>
                <w:color w:val="000000"/>
                <w:highlight w:val="green"/>
              </w:rPr>
              <w:t>[22]</w:t>
            </w:r>
          </w:ins>
          <w:del w:id="60" w:author="Martin Novák" w:date="2023-03-20T17:48:00Z">
            <w:r w:rsidR="0053001E" w:rsidRPr="00926265" w:rsidDel="00DE5A44">
              <w:rPr>
                <w:color w:val="000000"/>
                <w:highlight w:val="green"/>
              </w:rPr>
              <w:delText>[22]</w:delText>
            </w:r>
          </w:del>
        </w:sdtContent>
      </w:sdt>
      <w:r w:rsidR="00AB5D60" w:rsidRPr="00D7426C">
        <w:rPr>
          <w:rFonts w:cstheme="minorHAnsi"/>
          <w:color w:val="000000" w:themeColor="text1"/>
          <w:highlight w:val="green"/>
          <w:shd w:val="clear" w:color="auto" w:fill="FFFFFF"/>
        </w:rPr>
        <w:t>.</w:t>
      </w:r>
    </w:p>
    <w:p w14:paraId="18263440" w14:textId="44E77AB6" w:rsidR="00CC65B8" w:rsidRDefault="00CC65B8" w:rsidP="00CC65B8">
      <w:pPr>
        <w:pStyle w:val="Nadpis3"/>
        <w:rPr>
          <w:shd w:val="clear" w:color="auto" w:fill="FFFFFF"/>
        </w:rPr>
      </w:pPr>
      <w:bookmarkStart w:id="61" w:name="_Toc129100407"/>
      <w:r w:rsidRPr="00AE4429">
        <w:rPr>
          <w:shd w:val="clear" w:color="auto" w:fill="FFFFFF"/>
        </w:rPr>
        <w:t>3.2.</w:t>
      </w:r>
      <w:r w:rsidR="00596F08">
        <w:rPr>
          <w:shd w:val="clear" w:color="auto" w:fill="FFFFFF"/>
        </w:rPr>
        <w:t>3</w:t>
      </w:r>
      <w:r w:rsidR="00FE436D" w:rsidRPr="00AE4429">
        <w:rPr>
          <w:shd w:val="clear" w:color="auto" w:fill="FFFFFF"/>
        </w:rPr>
        <w:t xml:space="preserve"> výhody</w:t>
      </w:r>
      <w:bookmarkEnd w:id="61"/>
    </w:p>
    <w:p w14:paraId="72528B89" w14:textId="30E09FC3" w:rsidR="000B6D86" w:rsidRPr="00EA2176" w:rsidRDefault="00092593" w:rsidP="00EA2176">
      <w:pPr>
        <w:pStyle w:val="Odstavecseseznamem"/>
        <w:ind w:left="1440" w:firstLine="684"/>
        <w:jc w:val="both"/>
        <w:rPr>
          <w:rFonts w:cstheme="minorHAnsi"/>
          <w:color w:val="000000" w:themeColor="text1"/>
          <w:shd w:val="clear" w:color="auto" w:fill="FFFFFF"/>
        </w:rPr>
      </w:pPr>
      <w:r>
        <w:rPr>
          <w:rFonts w:cstheme="minorHAnsi"/>
          <w:color w:val="000000" w:themeColor="text1"/>
          <w:shd w:val="clear" w:color="auto" w:fill="FFFFFF"/>
        </w:rPr>
        <w:t xml:space="preserve"> </w:t>
      </w:r>
      <w:r w:rsidR="00BD3FC3" w:rsidRPr="00D7426C">
        <w:rPr>
          <w:rFonts w:cstheme="minorHAnsi"/>
          <w:color w:val="000000" w:themeColor="text1"/>
          <w:highlight w:val="green"/>
          <w:shd w:val="clear" w:color="auto" w:fill="FFFFFF"/>
        </w:rPr>
        <w:t xml:space="preserve">Na rozdíl od C++ Java nepoužívá </w:t>
      </w:r>
      <w:proofErr w:type="spellStart"/>
      <w:r w:rsidR="00BD3FC3" w:rsidRPr="00D7426C">
        <w:rPr>
          <w:rFonts w:cstheme="minorHAnsi"/>
          <w:color w:val="000000" w:themeColor="text1"/>
          <w:highlight w:val="green"/>
          <w:shd w:val="clear" w:color="auto" w:fill="FFFFFF"/>
        </w:rPr>
        <w:t>headery</w:t>
      </w:r>
      <w:proofErr w:type="spellEnd"/>
      <w:r w:rsidR="00BD3FC3" w:rsidRPr="00D7426C">
        <w:rPr>
          <w:rFonts w:cstheme="minorHAnsi"/>
          <w:color w:val="000000" w:themeColor="text1"/>
          <w:highlight w:val="green"/>
          <w:shd w:val="clear" w:color="auto" w:fill="FFFFFF"/>
        </w:rPr>
        <w:t xml:space="preserve"> a pro použití třídy v jiném souboru stačí, aby se nacházely ve stejném </w:t>
      </w:r>
      <w:r w:rsidR="00BD3FC3" w:rsidRPr="00D7426C">
        <w:rPr>
          <w:rFonts w:cstheme="minorHAnsi"/>
          <w:i/>
          <w:iCs/>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nebo na příslušný </w:t>
      </w:r>
      <w:r w:rsidR="00BD3FC3" w:rsidRPr="00D7426C">
        <w:rPr>
          <w:rFonts w:cstheme="minorHAnsi"/>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přidat referenci.</w:t>
      </w:r>
      <w:r w:rsidR="00AB43AF" w:rsidRPr="00D7426C">
        <w:rPr>
          <w:rFonts w:cstheme="minorHAnsi"/>
          <w:color w:val="000000" w:themeColor="text1"/>
          <w:highlight w:val="green"/>
          <w:shd w:val="clear" w:color="auto" w:fill="FFFFFF"/>
        </w:rPr>
        <w:t xml:space="preserve"> Oproti C++ má Java </w:t>
      </w:r>
      <w:r w:rsidR="00AB43AF" w:rsidRPr="00D7426C">
        <w:rPr>
          <w:rFonts w:cstheme="minorHAnsi"/>
          <w:color w:val="000000" w:themeColor="text1"/>
          <w:highlight w:val="green"/>
          <w:shd w:val="clear" w:color="auto" w:fill="FFFFFF"/>
          <w:lang w:val="en-US"/>
        </w:rPr>
        <w:t>Garbage Collector</w:t>
      </w:r>
      <w:r w:rsidR="00AB43AF" w:rsidRPr="00D7426C">
        <w:rPr>
          <w:rFonts w:cstheme="minorHAnsi"/>
          <w:color w:val="000000" w:themeColor="text1"/>
          <w:highlight w:val="green"/>
          <w:shd w:val="clear" w:color="auto" w:fill="FFFFFF"/>
        </w:rPr>
        <w:t>, který se stará o uvolňování paměti mazáním objektů bez reference, čímž usnadňuje programátorovi práci, ovšem za cenu občasného zastavení běhu aplikace, což je možné vyřešit přidáním dalšího vlákna</w:t>
      </w:r>
      <w:sdt>
        <w:sdtPr>
          <w:rPr>
            <w:rFonts w:cstheme="minorHAnsi"/>
            <w:color w:val="000000"/>
            <w:highlight w:val="green"/>
            <w:shd w:val="clear" w:color="auto" w:fill="FFFFFF"/>
          </w:rPr>
          <w:tag w:val="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
          <w:id w:val="1716153551"/>
          <w:placeholder>
            <w:docPart w:val="89638A48ECA24C999DBAEB04CACD3A4D"/>
          </w:placeholder>
        </w:sdtPr>
        <w:sdtEndPr>
          <w:rPr>
            <w:rFonts w:cstheme="minorBidi"/>
            <w:shd w:val="clear" w:color="auto" w:fill="auto"/>
          </w:rPr>
        </w:sdtEndPr>
        <w:sdtContent>
          <w:ins w:id="62" w:author="Martin Novák" w:date="2023-03-22T19:29:00Z">
            <w:r w:rsidR="00C20D2C" w:rsidRPr="00926265">
              <w:rPr>
                <w:color w:val="000000"/>
                <w:highlight w:val="green"/>
              </w:rPr>
              <w:t>[23]</w:t>
            </w:r>
          </w:ins>
          <w:del w:id="63" w:author="Martin Novák" w:date="2023-03-20T17:48:00Z">
            <w:r w:rsidR="0053001E" w:rsidRPr="00926265" w:rsidDel="00DE5A44">
              <w:rPr>
                <w:color w:val="000000"/>
                <w:highlight w:val="green"/>
              </w:rPr>
              <w:delText>[23]</w:delText>
            </w:r>
          </w:del>
        </w:sdtContent>
      </w:sdt>
      <w:r w:rsidR="00AB43AF" w:rsidRPr="00D7426C">
        <w:rPr>
          <w:rFonts w:cstheme="minorHAnsi"/>
          <w:color w:val="000000" w:themeColor="text1"/>
          <w:highlight w:val="green"/>
          <w:shd w:val="clear" w:color="auto" w:fill="FFFFFF"/>
        </w:rPr>
        <w:t>. Doba potřebná ke smazání „mrtvých“ objektů zaleží na počtu „živých“ a velikosti paměti</w:t>
      </w:r>
      <w:sdt>
        <w:sdtPr>
          <w:rPr>
            <w:rFonts w:cstheme="minorHAnsi"/>
            <w:color w:val="000000"/>
            <w:highlight w:val="green"/>
            <w:shd w:val="clear" w:color="auto" w:fill="FFFFFF"/>
          </w:rPr>
          <w:tag w:val="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
          <w:id w:val="506950330"/>
          <w:placeholder>
            <w:docPart w:val="89638A48ECA24C999DBAEB04CACD3A4D"/>
          </w:placeholder>
        </w:sdtPr>
        <w:sdtEndPr>
          <w:rPr>
            <w:rFonts w:cstheme="minorBidi"/>
            <w:shd w:val="clear" w:color="auto" w:fill="auto"/>
          </w:rPr>
        </w:sdtEndPr>
        <w:sdtContent>
          <w:ins w:id="64" w:author="Martin Novák" w:date="2023-03-22T19:29:00Z">
            <w:r w:rsidR="00C20D2C" w:rsidRPr="00926265">
              <w:rPr>
                <w:color w:val="000000"/>
                <w:highlight w:val="green"/>
              </w:rPr>
              <w:t>[24, 25]</w:t>
            </w:r>
          </w:ins>
          <w:del w:id="65" w:author="Martin Novák" w:date="2023-03-20T17:48:00Z">
            <w:r w:rsidR="0053001E" w:rsidRPr="00926265" w:rsidDel="00DE5A44">
              <w:rPr>
                <w:color w:val="000000"/>
                <w:highlight w:val="green"/>
              </w:rPr>
              <w:delText>[24, 25]</w:delText>
            </w:r>
          </w:del>
        </w:sdtContent>
      </w:sdt>
      <w:r w:rsidR="00AB43AF" w:rsidRPr="00D7426C">
        <w:rPr>
          <w:rFonts w:cstheme="minorHAnsi"/>
          <w:color w:val="000000" w:themeColor="text1"/>
          <w:highlight w:val="green"/>
          <w:shd w:val="clear" w:color="auto" w:fill="FFFFFF"/>
        </w:rPr>
        <w:t xml:space="preserve">. </w:t>
      </w:r>
      <w:r w:rsidR="00EA3A56" w:rsidRPr="00D7426C">
        <w:rPr>
          <w:rFonts w:cstheme="minorHAnsi"/>
          <w:color w:val="000000" w:themeColor="text1"/>
          <w:highlight w:val="green"/>
          <w:shd w:val="clear" w:color="auto" w:fill="FFFFFF"/>
        </w:rPr>
        <w:t xml:space="preserve">Java má pro GUI </w:t>
      </w:r>
      <w:r w:rsidR="00903483" w:rsidRPr="00D7426C">
        <w:rPr>
          <w:rFonts w:cstheme="minorHAnsi"/>
          <w:color w:val="000000" w:themeColor="text1"/>
          <w:highlight w:val="green"/>
          <w:shd w:val="clear" w:color="auto" w:fill="FFFFFF"/>
        </w:rPr>
        <w:t>dvě</w:t>
      </w:r>
      <w:r w:rsidR="00EA3A56" w:rsidRPr="00D7426C">
        <w:rPr>
          <w:rFonts w:cstheme="minorHAnsi"/>
          <w:color w:val="000000" w:themeColor="text1"/>
          <w:highlight w:val="green"/>
          <w:shd w:val="clear" w:color="auto" w:fill="FFFFFF"/>
        </w:rPr>
        <w:t xml:space="preserve"> </w:t>
      </w:r>
      <w:r w:rsidR="00B65120" w:rsidRPr="00D7426C">
        <w:rPr>
          <w:rFonts w:cstheme="minorHAnsi"/>
          <w:color w:val="000000" w:themeColor="text1"/>
          <w:highlight w:val="green"/>
          <w:shd w:val="clear" w:color="auto" w:fill="FFFFFF"/>
        </w:rPr>
        <w:t>knihovny, jimiž jsou</w:t>
      </w:r>
      <w:r w:rsidR="00EA3A56" w:rsidRPr="00D7426C">
        <w:rPr>
          <w:rFonts w:cstheme="minorHAnsi"/>
          <w:color w:val="000000" w:themeColor="text1"/>
          <w:highlight w:val="green"/>
          <w:shd w:val="clear" w:color="auto" w:fill="FFFFFF"/>
        </w:rPr>
        <w:t xml:space="preserve"> </w:t>
      </w:r>
      <w:proofErr w:type="spellStart"/>
      <w:r w:rsidR="00EA3A56" w:rsidRPr="00D7426C">
        <w:rPr>
          <w:rFonts w:cstheme="minorHAnsi"/>
          <w:i/>
          <w:iCs/>
          <w:color w:val="000000" w:themeColor="text1"/>
          <w:highlight w:val="green"/>
          <w:shd w:val="clear" w:color="auto" w:fill="FFFFFF"/>
        </w:rPr>
        <w:t>awt</w:t>
      </w:r>
      <w:proofErr w:type="spellEnd"/>
      <w:r w:rsidR="00EA3A56" w:rsidRPr="00D7426C">
        <w:rPr>
          <w:rFonts w:cstheme="minorHAnsi"/>
          <w:color w:val="000000" w:themeColor="text1"/>
          <w:highlight w:val="green"/>
          <w:shd w:val="clear" w:color="auto" w:fill="FFFFFF"/>
        </w:rPr>
        <w:t xml:space="preserve"> a odlehčený </w:t>
      </w:r>
      <w:r w:rsidR="00EA3A56" w:rsidRPr="00D7426C">
        <w:rPr>
          <w:rFonts w:cstheme="minorHAnsi"/>
          <w:i/>
          <w:iCs/>
          <w:color w:val="000000" w:themeColor="text1"/>
          <w:highlight w:val="green"/>
          <w:shd w:val="clear" w:color="auto" w:fill="FFFFFF"/>
        </w:rPr>
        <w:t>swing</w:t>
      </w:r>
      <w:sdt>
        <w:sdtPr>
          <w:rPr>
            <w:rFonts w:cstheme="minorHAnsi"/>
            <w:iCs/>
            <w:color w:val="000000"/>
            <w:highlight w:val="green"/>
            <w:shd w:val="clear" w:color="auto" w:fill="FFFFFF"/>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E41776E3E8C444D7B18F73CCF3FA9A00"/>
          </w:placeholder>
        </w:sdtPr>
        <w:sdtEndPr>
          <w:rPr>
            <w:rFonts w:cstheme="minorBidi"/>
            <w:iCs w:val="0"/>
            <w:shd w:val="clear" w:color="auto" w:fill="auto"/>
          </w:rPr>
        </w:sdtEndPr>
        <w:sdtContent>
          <w:ins w:id="66" w:author="Martin Novák" w:date="2023-03-22T19:29:00Z">
            <w:r w:rsidR="00C20D2C" w:rsidRPr="00926265">
              <w:rPr>
                <w:color w:val="000000"/>
                <w:highlight w:val="green"/>
              </w:rPr>
              <w:t>[26, 27]</w:t>
            </w:r>
          </w:ins>
          <w:del w:id="67" w:author="Martin Novák" w:date="2023-03-20T17:48:00Z">
            <w:r w:rsidR="0053001E" w:rsidRPr="00926265" w:rsidDel="00DE5A44">
              <w:rPr>
                <w:color w:val="000000"/>
                <w:highlight w:val="green"/>
              </w:rPr>
              <w:delText>[26, 27]</w:delText>
            </w:r>
          </w:del>
        </w:sdtContent>
      </w:sdt>
      <w:r w:rsidR="00EA3A56" w:rsidRPr="00D7426C">
        <w:rPr>
          <w:rFonts w:cstheme="minorHAnsi"/>
          <w:color w:val="000000" w:themeColor="text1"/>
          <w:highlight w:val="green"/>
          <w:shd w:val="clear" w:color="auto" w:fill="FFFFFF"/>
        </w:rPr>
        <w:t>.</w:t>
      </w:r>
      <w:r w:rsidR="00EA3A56">
        <w:rPr>
          <w:rFonts w:cstheme="minorHAnsi"/>
          <w:color w:val="000000" w:themeColor="text1"/>
          <w:shd w:val="clear" w:color="auto" w:fill="FFFFFF"/>
        </w:rPr>
        <w:t xml:space="preserve"> </w:t>
      </w:r>
    </w:p>
    <w:p w14:paraId="69ADAEAB" w14:textId="71609EFC" w:rsidR="00FE436D" w:rsidRPr="00AE4429" w:rsidRDefault="00FE436D" w:rsidP="00FE436D">
      <w:pPr>
        <w:pStyle w:val="Nadpis3"/>
        <w:rPr>
          <w:shd w:val="clear" w:color="auto" w:fill="FFFFFF"/>
        </w:rPr>
      </w:pPr>
      <w:bookmarkStart w:id="68" w:name="_Toc129100408"/>
      <w:r w:rsidRPr="00AE4429">
        <w:rPr>
          <w:shd w:val="clear" w:color="auto" w:fill="FFFFFF"/>
        </w:rPr>
        <w:t>3.2.</w:t>
      </w:r>
      <w:r w:rsidR="00596F08">
        <w:rPr>
          <w:shd w:val="clear" w:color="auto" w:fill="FFFFFF"/>
        </w:rPr>
        <w:t>4</w:t>
      </w:r>
      <w:r w:rsidRPr="00AE4429">
        <w:rPr>
          <w:shd w:val="clear" w:color="auto" w:fill="FFFFFF"/>
        </w:rPr>
        <w:t xml:space="preserve"> nevýhody</w:t>
      </w:r>
      <w:bookmarkEnd w:id="68"/>
    </w:p>
    <w:p w14:paraId="71BBA9B5" w14:textId="34006798" w:rsidR="00F67031" w:rsidRDefault="00BD3FC3" w:rsidP="005F0640">
      <w:pPr>
        <w:pStyle w:val="Odstavecseseznamem"/>
        <w:ind w:left="1440" w:firstLine="684"/>
        <w:jc w:val="both"/>
        <w:rPr>
          <w:rFonts w:cstheme="minorHAnsi"/>
          <w:color w:val="000000" w:themeColor="text1"/>
          <w:shd w:val="clear" w:color="auto" w:fill="FFFFFF"/>
        </w:rPr>
      </w:pPr>
      <w:r w:rsidRPr="00AE4429">
        <w:rPr>
          <w:rFonts w:cstheme="minorHAnsi"/>
          <w:color w:val="000000" w:themeColor="text1"/>
          <w:shd w:val="clear" w:color="auto" w:fill="FFFFFF"/>
        </w:rPr>
        <w:t xml:space="preserve"> </w:t>
      </w:r>
      <w:r w:rsidRPr="00D7426C">
        <w:rPr>
          <w:rFonts w:cstheme="minorHAnsi"/>
          <w:color w:val="000000" w:themeColor="text1"/>
          <w:highlight w:val="green"/>
          <w:shd w:val="clear" w:color="auto" w:fill="FFFFFF"/>
        </w:rPr>
        <w:t>Stejně jako</w:t>
      </w:r>
      <w:r w:rsidR="00DF6C3B" w:rsidRPr="00D7426C">
        <w:rPr>
          <w:rFonts w:cstheme="minorHAnsi"/>
          <w:color w:val="000000" w:themeColor="text1"/>
          <w:highlight w:val="green"/>
          <w:shd w:val="clear" w:color="auto" w:fill="FFFFFF"/>
        </w:rPr>
        <w:t xml:space="preserve"> u</w:t>
      </w:r>
      <w:r w:rsidRPr="00D7426C">
        <w:rPr>
          <w:rFonts w:cstheme="minorHAnsi"/>
          <w:color w:val="000000" w:themeColor="text1"/>
          <w:highlight w:val="green"/>
          <w:shd w:val="clear" w:color="auto" w:fill="FFFFFF"/>
        </w:rPr>
        <w:t xml:space="preserve"> C++ je zde možné využívat přetěžování metod, ale signaturu tvoří kromě parametrů i návratový typ</w:t>
      </w:r>
      <w:r w:rsidR="00A165C2" w:rsidRPr="00D7426C">
        <w:rPr>
          <w:rFonts w:cstheme="minorHAnsi"/>
          <w:color w:val="000000" w:themeColor="text1"/>
          <w:highlight w:val="green"/>
          <w:shd w:val="clear" w:color="auto" w:fill="FFFFFF"/>
        </w:rPr>
        <w:t>, avšak</w:t>
      </w:r>
      <w:r w:rsidRPr="00D7426C">
        <w:rPr>
          <w:rFonts w:cstheme="minorHAnsi"/>
          <w:color w:val="000000" w:themeColor="text1"/>
          <w:highlight w:val="green"/>
          <w:shd w:val="clear" w:color="auto" w:fill="FFFFFF"/>
        </w:rPr>
        <w:t xml:space="preserve"> </w:t>
      </w:r>
      <w:r w:rsidR="00A165C2" w:rsidRPr="00D7426C">
        <w:rPr>
          <w:rFonts w:cstheme="minorHAnsi"/>
          <w:color w:val="000000" w:themeColor="text1"/>
          <w:highlight w:val="green"/>
          <w:shd w:val="clear" w:color="auto" w:fill="FFFFFF"/>
        </w:rPr>
        <w:t>o</w:t>
      </w:r>
      <w:r w:rsidRPr="00D7426C">
        <w:rPr>
          <w:rFonts w:cstheme="minorHAnsi"/>
          <w:color w:val="000000" w:themeColor="text1"/>
          <w:highlight w:val="green"/>
          <w:shd w:val="clear" w:color="auto" w:fill="FFFFFF"/>
        </w:rPr>
        <w:t>proti C++ a C</w:t>
      </w:r>
      <w:r w:rsidR="00683FED" w:rsidRPr="00D7426C">
        <w:rPr>
          <w:rFonts w:cstheme="minorHAnsi"/>
          <w:color w:val="000000" w:themeColor="text1"/>
          <w:highlight w:val="green"/>
          <w:shd w:val="clear" w:color="auto" w:fill="FFFFFF"/>
        </w:rPr>
        <w:t># Java</w:t>
      </w:r>
      <w:r w:rsidRPr="00D7426C">
        <w:rPr>
          <w:rFonts w:cstheme="minorHAnsi"/>
          <w:color w:val="000000" w:themeColor="text1"/>
          <w:highlight w:val="green"/>
          <w:shd w:val="clear" w:color="auto" w:fill="FFFFFF"/>
        </w:rPr>
        <w:t xml:space="preserve"> neumí přetěžovat operátory</w:t>
      </w:r>
      <w:sdt>
        <w:sdtPr>
          <w:rPr>
            <w:rFonts w:cstheme="minorHAnsi"/>
            <w:color w:val="000000"/>
            <w:highlight w:val="green"/>
            <w:shd w:val="clear" w:color="auto" w:fill="FFFFFF"/>
          </w:rPr>
          <w:tag w:val="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070726391"/>
          <w:placeholder>
            <w:docPart w:val="C701DA930CC04411AE26EEAAD43CA46C"/>
          </w:placeholder>
        </w:sdtPr>
        <w:sdtEndPr>
          <w:rPr>
            <w:rFonts w:cstheme="minorBidi"/>
            <w:shd w:val="clear" w:color="auto" w:fill="auto"/>
          </w:rPr>
        </w:sdtEndPr>
        <w:sdtContent>
          <w:ins w:id="69" w:author="Martin Novák" w:date="2023-03-22T19:29:00Z">
            <w:r w:rsidR="00C20D2C" w:rsidRPr="00926265">
              <w:rPr>
                <w:color w:val="000000"/>
                <w:highlight w:val="green"/>
              </w:rPr>
              <w:t>[19]</w:t>
            </w:r>
          </w:ins>
          <w:del w:id="70" w:author="Martin Novák" w:date="2023-03-20T17:48:00Z">
            <w:r w:rsidR="0053001E" w:rsidRPr="00926265" w:rsidDel="00DE5A44">
              <w:rPr>
                <w:color w:val="000000"/>
                <w:highlight w:val="green"/>
              </w:rPr>
              <w:delText>[19]</w:delText>
            </w:r>
          </w:del>
        </w:sdtContent>
      </w:sdt>
      <w:r w:rsidRPr="00D7426C">
        <w:rPr>
          <w:rFonts w:cstheme="minorHAnsi"/>
          <w:color w:val="000000" w:themeColor="text1"/>
          <w:highlight w:val="green"/>
          <w:shd w:val="clear" w:color="auto" w:fill="FFFFFF"/>
        </w:rPr>
        <w:t xml:space="preserve">. </w:t>
      </w:r>
      <w:r w:rsidR="00760D9F" w:rsidRPr="00D7426C">
        <w:rPr>
          <w:rFonts w:cstheme="minorHAnsi"/>
          <w:color w:val="000000" w:themeColor="text1"/>
          <w:highlight w:val="green"/>
          <w:shd w:val="clear" w:color="auto" w:fill="FFFFFF"/>
        </w:rPr>
        <w:t xml:space="preserve">Další nevýhoda Javy je, že za generický typ, který se nejčastěji využívá u </w:t>
      </w:r>
      <w:r w:rsidR="00760D9F" w:rsidRPr="00D7426C">
        <w:rPr>
          <w:rFonts w:cstheme="minorHAnsi"/>
          <w:i/>
          <w:iCs/>
          <w:color w:val="000000" w:themeColor="text1"/>
          <w:highlight w:val="green"/>
          <w:shd w:val="clear" w:color="auto" w:fill="FFFFFF"/>
          <w:lang w:val="en-US"/>
        </w:rPr>
        <w:t>Collection</w:t>
      </w:r>
      <w:r w:rsidR="00760D9F" w:rsidRPr="00D7426C">
        <w:rPr>
          <w:rFonts w:cstheme="minorHAnsi"/>
          <w:color w:val="000000" w:themeColor="text1"/>
          <w:highlight w:val="green"/>
          <w:shd w:val="clear" w:color="auto" w:fill="FFFFFF"/>
        </w:rPr>
        <w:t xml:space="preserve"> (např. </w:t>
      </w:r>
      <w:proofErr w:type="spellStart"/>
      <w:r w:rsidR="00760D9F" w:rsidRPr="00D7426C">
        <w:rPr>
          <w:rFonts w:cstheme="minorHAnsi"/>
          <w:i/>
          <w:iCs/>
          <w:color w:val="000000" w:themeColor="text1"/>
          <w:highlight w:val="green"/>
          <w:shd w:val="clear" w:color="auto" w:fill="FFFFFF"/>
        </w:rPr>
        <w:t>ArrayList</w:t>
      </w:r>
      <w:proofErr w:type="spellEnd"/>
      <w:r w:rsidR="00760D9F" w:rsidRPr="00D7426C">
        <w:rPr>
          <w:rFonts w:cstheme="minorHAnsi"/>
          <w:color w:val="000000" w:themeColor="text1"/>
          <w:highlight w:val="green"/>
          <w:shd w:val="clear" w:color="auto" w:fill="FFFFFF"/>
        </w:rPr>
        <w:t xml:space="preserve">) není možné dosadit primitivní datový typ, takže například </w:t>
      </w:r>
      <w:r w:rsidR="009059ED" w:rsidRPr="00D7426C">
        <w:rPr>
          <w:rFonts w:cstheme="minorHAnsi"/>
          <w:color w:val="000000" w:themeColor="text1"/>
          <w:highlight w:val="green"/>
          <w:shd w:val="clear" w:color="auto" w:fill="FFFFFF"/>
        </w:rPr>
        <w:t xml:space="preserve">pro přidání </w:t>
      </w:r>
      <w:proofErr w:type="spellStart"/>
      <w:r w:rsidR="00760D9F" w:rsidRPr="00D7426C">
        <w:rPr>
          <w:rFonts w:cstheme="minorHAnsi"/>
          <w:i/>
          <w:iCs/>
          <w:color w:val="000000" w:themeColor="text1"/>
          <w:highlight w:val="green"/>
          <w:shd w:val="clear" w:color="auto" w:fill="FFFFFF"/>
        </w:rPr>
        <w:t>int</w:t>
      </w:r>
      <w:proofErr w:type="spellEnd"/>
      <w:r w:rsidR="00760D9F" w:rsidRPr="00D7426C">
        <w:rPr>
          <w:rFonts w:cstheme="minorHAnsi"/>
          <w:color w:val="000000" w:themeColor="text1"/>
          <w:highlight w:val="green"/>
          <w:shd w:val="clear" w:color="auto" w:fill="FFFFFF"/>
        </w:rPr>
        <w:t xml:space="preserve"> </w:t>
      </w:r>
      <w:r w:rsidR="009059ED" w:rsidRPr="00D7426C">
        <w:rPr>
          <w:rFonts w:cstheme="minorHAnsi"/>
          <w:color w:val="000000" w:themeColor="text1"/>
          <w:highlight w:val="green"/>
          <w:shd w:val="clear" w:color="auto" w:fill="FFFFFF"/>
        </w:rPr>
        <w:t xml:space="preserve">do seznamu </w:t>
      </w:r>
      <w:r w:rsidR="00760D9F" w:rsidRPr="00D7426C">
        <w:rPr>
          <w:rFonts w:cstheme="minorHAnsi"/>
          <w:color w:val="000000" w:themeColor="text1"/>
          <w:highlight w:val="green"/>
          <w:shd w:val="clear" w:color="auto" w:fill="FFFFFF"/>
        </w:rPr>
        <w:t xml:space="preserve">je třeba vytvořit </w:t>
      </w:r>
      <w:r w:rsidR="009059ED" w:rsidRPr="00D7426C">
        <w:rPr>
          <w:rFonts w:cstheme="minorHAnsi"/>
          <w:color w:val="000000" w:themeColor="text1"/>
          <w:highlight w:val="green"/>
          <w:shd w:val="clear" w:color="auto" w:fill="FFFFFF"/>
        </w:rPr>
        <w:t xml:space="preserve">nový </w:t>
      </w:r>
      <w:r w:rsidR="00760D9F" w:rsidRPr="00D7426C">
        <w:rPr>
          <w:rFonts w:cstheme="minorHAnsi"/>
          <w:color w:val="000000" w:themeColor="text1"/>
          <w:highlight w:val="green"/>
          <w:shd w:val="clear" w:color="auto" w:fill="FFFFFF"/>
        </w:rPr>
        <w:t xml:space="preserve">objekt typu </w:t>
      </w:r>
      <w:r w:rsidR="00760D9F" w:rsidRPr="00D7426C">
        <w:rPr>
          <w:rFonts w:cstheme="minorHAnsi"/>
          <w:i/>
          <w:iCs/>
          <w:color w:val="000000" w:themeColor="text1"/>
          <w:highlight w:val="green"/>
          <w:shd w:val="clear" w:color="auto" w:fill="FFFFFF"/>
          <w:lang w:val="en-US"/>
        </w:rPr>
        <w:t>Integer</w:t>
      </w:r>
      <w:r w:rsidR="009059ED" w:rsidRPr="00D7426C">
        <w:rPr>
          <w:rFonts w:cstheme="minorHAnsi"/>
          <w:i/>
          <w:iCs/>
          <w:color w:val="000000" w:themeColor="text1"/>
          <w:highlight w:val="green"/>
          <w:shd w:val="clear" w:color="auto" w:fill="FFFFFF"/>
          <w:lang w:val="en-US"/>
        </w:rPr>
        <w:t xml:space="preserve"> </w:t>
      </w:r>
      <w:r w:rsidR="009059ED" w:rsidRPr="00D7426C">
        <w:rPr>
          <w:rFonts w:cstheme="minorHAnsi"/>
          <w:color w:val="000000" w:themeColor="text1"/>
          <w:highlight w:val="green"/>
          <w:shd w:val="clear" w:color="auto" w:fill="FFFFFF"/>
        </w:rPr>
        <w:t>s jeho hodnotou</w:t>
      </w:r>
      <w:sdt>
        <w:sdtPr>
          <w:rPr>
            <w:rFonts w:cstheme="minorHAnsi"/>
            <w:iCs/>
            <w:color w:val="000000"/>
            <w:highlight w:val="green"/>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
          <w:id w:val="1220559178"/>
          <w:placeholder>
            <w:docPart w:val="5870262A554F4E1CB0F6282A72E93672"/>
          </w:placeholder>
        </w:sdtPr>
        <w:sdtEndPr>
          <w:rPr>
            <w:rFonts w:cstheme="minorBidi"/>
            <w:iCs w:val="0"/>
            <w:shd w:val="clear" w:color="auto" w:fill="auto"/>
            <w:lang w:val="cs-CZ"/>
          </w:rPr>
        </w:sdtEndPr>
        <w:sdtContent>
          <w:ins w:id="71" w:author="Martin Novák" w:date="2023-03-22T19:29:00Z">
            <w:r w:rsidR="00C20D2C" w:rsidRPr="00926265">
              <w:rPr>
                <w:color w:val="000000"/>
                <w:highlight w:val="green"/>
              </w:rPr>
              <w:t>[28]</w:t>
            </w:r>
          </w:ins>
          <w:del w:id="72" w:author="Martin Novák" w:date="2023-03-20T17:48:00Z">
            <w:r w:rsidR="0053001E" w:rsidRPr="00926265" w:rsidDel="00DE5A44">
              <w:rPr>
                <w:color w:val="000000"/>
                <w:highlight w:val="green"/>
              </w:rPr>
              <w:delText>[28]</w:delText>
            </w:r>
          </w:del>
        </w:sdtContent>
      </w:sdt>
      <w:r w:rsidR="00760D9F" w:rsidRPr="00D7426C">
        <w:rPr>
          <w:rFonts w:cstheme="minorHAnsi"/>
          <w:color w:val="000000" w:themeColor="text1"/>
          <w:highlight w:val="green"/>
          <w:shd w:val="clear" w:color="auto" w:fill="FFFFFF"/>
        </w:rPr>
        <w:t>.</w:t>
      </w:r>
      <w:r w:rsidR="00D748F3" w:rsidRPr="00D7426C">
        <w:rPr>
          <w:rFonts w:cstheme="minorHAnsi"/>
          <w:color w:val="000000" w:themeColor="text1"/>
          <w:highlight w:val="green"/>
          <w:shd w:val="clear" w:color="auto" w:fill="FFFFFF"/>
        </w:rPr>
        <w:t xml:space="preserve"> </w:t>
      </w:r>
      <w:r w:rsidR="00F67031" w:rsidRPr="00D7426C">
        <w:rPr>
          <w:rFonts w:cstheme="minorHAnsi"/>
          <w:color w:val="000000" w:themeColor="text1"/>
          <w:highlight w:val="green"/>
          <w:shd w:val="clear" w:color="auto" w:fill="FFFFFF"/>
        </w:rPr>
        <w:t>Java nemá datový typ pro bezznaménková celá čísla (</w:t>
      </w:r>
      <w:proofErr w:type="spellStart"/>
      <w:r w:rsidR="00F67031" w:rsidRPr="00D7426C">
        <w:rPr>
          <w:rFonts w:cstheme="minorHAnsi"/>
          <w:i/>
          <w:iCs/>
          <w:color w:val="000000" w:themeColor="text1"/>
          <w:highlight w:val="green"/>
          <w:shd w:val="clear" w:color="auto" w:fill="FFFFFF"/>
        </w:rPr>
        <w:t>uint</w:t>
      </w:r>
      <w:proofErr w:type="spellEnd"/>
      <w:r w:rsidR="00F67031" w:rsidRPr="00D7426C">
        <w:rPr>
          <w:rFonts w:cstheme="minorHAnsi"/>
          <w:color w:val="000000" w:themeColor="text1"/>
          <w:highlight w:val="green"/>
          <w:shd w:val="clear" w:color="auto" w:fill="FFFFFF"/>
        </w:rPr>
        <w:t>)</w:t>
      </w:r>
      <w:sdt>
        <w:sdtPr>
          <w:rPr>
            <w:rFonts w:cstheme="minorHAnsi"/>
            <w:color w:val="000000"/>
            <w:highlight w:val="green"/>
            <w:shd w:val="clear" w:color="auto" w:fill="FFFFFF"/>
          </w:rPr>
          <w:tag w:val="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893778430"/>
          <w:placeholder>
            <w:docPart w:val="DefaultPlaceholder_-1854013440"/>
          </w:placeholder>
        </w:sdtPr>
        <w:sdtEndPr>
          <w:rPr>
            <w:rFonts w:cstheme="minorBidi"/>
            <w:shd w:val="clear" w:color="auto" w:fill="auto"/>
          </w:rPr>
        </w:sdtEndPr>
        <w:sdtContent>
          <w:ins w:id="73" w:author="Martin Novák" w:date="2023-03-22T19:29:00Z">
            <w:r w:rsidR="00C20D2C" w:rsidRPr="00926265">
              <w:rPr>
                <w:color w:val="000000"/>
                <w:highlight w:val="green"/>
              </w:rPr>
              <w:t>[19]</w:t>
            </w:r>
          </w:ins>
          <w:del w:id="74" w:author="Martin Novák" w:date="2023-03-20T17:48:00Z">
            <w:r w:rsidR="0053001E" w:rsidRPr="00926265" w:rsidDel="00DE5A44">
              <w:rPr>
                <w:color w:val="000000"/>
                <w:highlight w:val="green"/>
              </w:rPr>
              <w:delText>[19]</w:delText>
            </w:r>
          </w:del>
        </w:sdtContent>
      </w:sdt>
      <w:r w:rsidR="00F67031" w:rsidRPr="00D7426C">
        <w:rPr>
          <w:rFonts w:cstheme="minorHAnsi"/>
          <w:color w:val="000000" w:themeColor="text1"/>
          <w:highlight w:val="green"/>
          <w:shd w:val="clear" w:color="auto" w:fill="FFFFFF"/>
        </w:rPr>
        <w:t xml:space="preserve">, takže je k dispozici pouze polovina rozsahu a pokud je potřeba zapsat hodnotu nad </w:t>
      </w:r>
      <w:r w:rsidR="006404D6">
        <w:rPr>
          <w:rFonts w:cstheme="minorHAnsi"/>
          <w:color w:val="000000" w:themeColor="text1"/>
          <w:highlight w:val="green"/>
          <w:shd w:val="clear" w:color="auto" w:fill="FFFFFF"/>
        </w:rPr>
        <w:t>dvě</w:t>
      </w:r>
      <w:r w:rsidR="00F67031" w:rsidRPr="00D7426C">
        <w:rPr>
          <w:rFonts w:cstheme="minorHAnsi"/>
          <w:color w:val="000000" w:themeColor="text1"/>
          <w:highlight w:val="green"/>
          <w:shd w:val="clear" w:color="auto" w:fill="FFFFFF"/>
        </w:rPr>
        <w:t xml:space="preserve"> miliardy (2</w:t>
      </w:r>
      <w:r w:rsidR="00F67031" w:rsidRPr="00D7426C">
        <w:rPr>
          <w:rFonts w:cstheme="minorHAnsi"/>
          <w:color w:val="000000" w:themeColor="text1"/>
          <w:highlight w:val="green"/>
          <w:shd w:val="clear" w:color="auto" w:fill="FFFFFF"/>
          <w:vertAlign w:val="superscript"/>
        </w:rPr>
        <w:t>31</w:t>
      </w:r>
      <w:r w:rsidR="00F67031" w:rsidRPr="00D7426C">
        <w:rPr>
          <w:rFonts w:cstheme="minorHAnsi"/>
          <w:color w:val="000000" w:themeColor="text1"/>
          <w:highlight w:val="green"/>
          <w:shd w:val="clear" w:color="auto" w:fill="FFFFFF"/>
        </w:rPr>
        <w:t xml:space="preserve">) musí se použít </w:t>
      </w:r>
      <w:r w:rsidR="00F67031" w:rsidRPr="00D7426C">
        <w:rPr>
          <w:rFonts w:cstheme="minorHAnsi"/>
          <w:i/>
          <w:iCs/>
          <w:color w:val="000000" w:themeColor="text1"/>
          <w:highlight w:val="green"/>
          <w:shd w:val="clear" w:color="auto" w:fill="FFFFFF"/>
        </w:rPr>
        <w:t>long</w:t>
      </w:r>
      <w:r w:rsidR="00F67031" w:rsidRPr="00D7426C">
        <w:rPr>
          <w:rFonts w:cstheme="minorHAnsi"/>
          <w:color w:val="000000" w:themeColor="text1"/>
          <w:highlight w:val="green"/>
          <w:shd w:val="clear" w:color="auto" w:fill="FFFFFF"/>
        </w:rPr>
        <w:t xml:space="preserve"> (64bitový).</w:t>
      </w:r>
      <w:r w:rsidR="00F67031" w:rsidRPr="00D20F7B">
        <w:rPr>
          <w:rFonts w:cstheme="minorHAnsi"/>
          <w:color w:val="000000" w:themeColor="text1"/>
          <w:shd w:val="clear" w:color="auto" w:fill="FFFFFF"/>
        </w:rPr>
        <w:t xml:space="preserve"> </w:t>
      </w:r>
    </w:p>
    <w:p w14:paraId="5ED26C5E" w14:textId="77777777" w:rsidR="001C66FA" w:rsidRPr="005F0640" w:rsidRDefault="001C66FA" w:rsidP="005F0640">
      <w:pPr>
        <w:pStyle w:val="Odstavecseseznamem"/>
        <w:ind w:left="1440" w:firstLine="684"/>
        <w:jc w:val="both"/>
        <w:rPr>
          <w:rFonts w:cstheme="minorHAnsi"/>
          <w:color w:val="000000" w:themeColor="text1"/>
          <w:shd w:val="clear" w:color="auto" w:fill="FFFFFF"/>
        </w:rPr>
      </w:pPr>
    </w:p>
    <w:p w14:paraId="476A70E0" w14:textId="77777777" w:rsidR="00F67031" w:rsidRPr="00621687" w:rsidRDefault="00F67031" w:rsidP="006A4D87">
      <w:pPr>
        <w:pStyle w:val="Nadpis2"/>
        <w:ind w:left="708" w:firstLine="708"/>
        <w:rPr>
          <w:rFonts w:asciiTheme="minorHAnsi" w:hAnsiTheme="minorHAnsi" w:cstheme="minorHAnsi"/>
          <w:shd w:val="clear" w:color="auto" w:fill="FFFFFF"/>
        </w:rPr>
      </w:pPr>
      <w:bookmarkStart w:id="75" w:name="_Toc129100409"/>
      <w:bookmarkStart w:id="76" w:name="_Hlk76031714"/>
      <w:r w:rsidRPr="00621687">
        <w:rPr>
          <w:rFonts w:asciiTheme="minorHAnsi" w:hAnsiTheme="minorHAnsi" w:cstheme="minorHAnsi"/>
          <w:shd w:val="clear" w:color="auto" w:fill="FFFFFF"/>
        </w:rPr>
        <w:t>3.3 C#</w:t>
      </w:r>
      <w:bookmarkEnd w:id="75"/>
    </w:p>
    <w:bookmarkEnd w:id="76"/>
    <w:p w14:paraId="55DADEF7" w14:textId="354482D8" w:rsidR="00994485" w:rsidRDefault="00F67031" w:rsidP="00F957BB">
      <w:pPr>
        <w:ind w:left="1416" w:firstLine="708"/>
        <w:jc w:val="both"/>
        <w:rPr>
          <w:rFonts w:cstheme="minorHAnsi"/>
        </w:rPr>
      </w:pPr>
      <w:r w:rsidRPr="00D7426C">
        <w:rPr>
          <w:rFonts w:cstheme="minorHAnsi"/>
          <w:highlight w:val="green"/>
        </w:rPr>
        <w:t xml:space="preserve">C# je </w:t>
      </w:r>
      <w:r w:rsidR="00013516" w:rsidRPr="00D7426C">
        <w:rPr>
          <w:rFonts w:cstheme="minorHAnsi"/>
          <w:highlight w:val="green"/>
        </w:rPr>
        <w:t xml:space="preserve">plně </w:t>
      </w:r>
      <w:r w:rsidRPr="00D7426C">
        <w:rPr>
          <w:rFonts w:cstheme="minorHAnsi"/>
          <w:highlight w:val="green"/>
        </w:rPr>
        <w:t xml:space="preserve">objektový jazyk </w:t>
      </w:r>
      <w:r w:rsidR="002D50CA" w:rsidRPr="00D7426C">
        <w:rPr>
          <w:rFonts w:cstheme="minorHAnsi"/>
          <w:highlight w:val="green"/>
        </w:rPr>
        <w:t>a hlavní zástupce</w:t>
      </w:r>
      <w:r w:rsidRPr="00D7426C">
        <w:rPr>
          <w:rFonts w:cstheme="minorHAnsi"/>
          <w:highlight w:val="green"/>
        </w:rPr>
        <w:t xml:space="preserve"> rodiny </w:t>
      </w:r>
      <w:r w:rsidR="00041243" w:rsidRPr="00D7426C">
        <w:rPr>
          <w:rFonts w:cstheme="minorHAnsi"/>
          <w:highlight w:val="green"/>
        </w:rPr>
        <w:t>Microsoft .NET</w:t>
      </w:r>
      <w:r w:rsidR="00D63288" w:rsidRPr="00D7426C">
        <w:rPr>
          <w:rFonts w:cstheme="minorHAnsi"/>
          <w:highlight w:val="green"/>
        </w:rPr>
        <w:t>, který spojuje to nejlepší z C++ a Javy.</w:t>
      </w:r>
      <w:r w:rsidR="000C6410" w:rsidRPr="00D7426C">
        <w:rPr>
          <w:rFonts w:cstheme="minorHAnsi"/>
          <w:highlight w:val="green"/>
        </w:rPr>
        <w:t xml:space="preserve"> Ačkoliv vznikl původně pro Windows v posledních letech s přibývajícími frameworky postupně nahrazuje Javu ve vývoji mobilních aplikací (</w:t>
      </w:r>
      <w:proofErr w:type="spellStart"/>
      <w:r w:rsidR="000C6410" w:rsidRPr="00D7426C">
        <w:rPr>
          <w:rFonts w:cstheme="minorHAnsi"/>
          <w:highlight w:val="green"/>
        </w:rPr>
        <w:t>Xamarin</w:t>
      </w:r>
      <w:proofErr w:type="spellEnd"/>
      <w:r w:rsidR="000C6410" w:rsidRPr="00D7426C">
        <w:rPr>
          <w:rFonts w:cstheme="minorHAnsi"/>
          <w:highlight w:val="green"/>
        </w:rPr>
        <w:t xml:space="preserve"> a MAUI), PHP v </w:t>
      </w:r>
      <w:proofErr w:type="spellStart"/>
      <w:r w:rsidR="000C6410" w:rsidRPr="00D7426C">
        <w:rPr>
          <w:rFonts w:cstheme="minorHAnsi"/>
          <w:highlight w:val="green"/>
        </w:rPr>
        <w:t>back</w:t>
      </w:r>
      <w:proofErr w:type="spellEnd"/>
      <w:r w:rsidR="000C6410" w:rsidRPr="00D7426C">
        <w:rPr>
          <w:rFonts w:cstheme="minorHAnsi"/>
          <w:highlight w:val="green"/>
        </w:rPr>
        <w:t>-endu (ASP .NET) a JavaScript na front-endu (</w:t>
      </w:r>
      <w:proofErr w:type="spellStart"/>
      <w:r w:rsidR="000C6410" w:rsidRPr="00D7426C">
        <w:rPr>
          <w:rFonts w:cstheme="minorHAnsi"/>
          <w:highlight w:val="green"/>
        </w:rPr>
        <w:t>Blaz</w:t>
      </w:r>
      <w:r w:rsidR="00654A51" w:rsidRPr="00D7426C">
        <w:rPr>
          <w:rFonts w:cstheme="minorHAnsi"/>
          <w:highlight w:val="green"/>
        </w:rPr>
        <w:t>o</w:t>
      </w:r>
      <w:r w:rsidR="000C6410" w:rsidRPr="00D7426C">
        <w:rPr>
          <w:rFonts w:cstheme="minorHAnsi"/>
          <w:highlight w:val="green"/>
        </w:rPr>
        <w:t>r</w:t>
      </w:r>
      <w:proofErr w:type="spellEnd"/>
      <w:r w:rsidR="000C6410" w:rsidRPr="00D7426C">
        <w:rPr>
          <w:rFonts w:cstheme="minorHAnsi"/>
          <w:highlight w:val="green"/>
        </w:rPr>
        <w:t>) webových aplikací.</w:t>
      </w:r>
    </w:p>
    <w:p w14:paraId="04450448" w14:textId="60054BA3" w:rsidR="00994485" w:rsidRPr="00AE4429" w:rsidRDefault="00994485" w:rsidP="00994485">
      <w:pPr>
        <w:pStyle w:val="Nadpis3"/>
      </w:pPr>
      <w:bookmarkStart w:id="77" w:name="_Toc129100410"/>
      <w:r w:rsidRPr="00AE4429">
        <w:lastRenderedPageBreak/>
        <w:t>3.3.1 Microsoft .NET</w:t>
      </w:r>
      <w:bookmarkEnd w:id="77"/>
    </w:p>
    <w:p w14:paraId="27ED1E90" w14:textId="62BC8FCD" w:rsidR="00EA46C8" w:rsidRDefault="00F47482" w:rsidP="00FA6348">
      <w:pPr>
        <w:jc w:val="both"/>
        <w:rPr>
          <w:rFonts w:cstheme="minorHAnsi"/>
        </w:rPr>
      </w:pPr>
      <w:r w:rsidRPr="00D7426C">
        <w:rPr>
          <w:rFonts w:cstheme="minorHAnsi"/>
          <w:highlight w:val="green"/>
        </w:rPr>
        <w:t>Microsoft .NET</w:t>
      </w:r>
      <w:r w:rsidR="00974BBA" w:rsidRPr="00D7426C">
        <w:rPr>
          <w:rFonts w:cstheme="minorHAnsi"/>
          <w:highlight w:val="green"/>
        </w:rPr>
        <w:t xml:space="preserve"> </w:t>
      </w:r>
      <w:r w:rsidR="000156CD" w:rsidRPr="00D7426C">
        <w:rPr>
          <w:rFonts w:cstheme="minorHAnsi"/>
          <w:highlight w:val="green"/>
        </w:rPr>
        <w:t xml:space="preserve">je </w:t>
      </w:r>
      <w:r w:rsidR="00974BBA" w:rsidRPr="00D7426C">
        <w:rPr>
          <w:rFonts w:cstheme="minorHAnsi"/>
          <w:highlight w:val="green"/>
        </w:rPr>
        <w:t>prostředí a rodina jazyků, které ho využívají.</w:t>
      </w:r>
      <w:r w:rsidR="00C84E8F" w:rsidRPr="00D7426C">
        <w:rPr>
          <w:rFonts w:cstheme="minorHAnsi"/>
          <w:highlight w:val="green"/>
        </w:rPr>
        <w:t xml:space="preserve"> Tyto jazyky jsou vzájemně kompatibilní díky požadavkům na </w:t>
      </w:r>
      <w:r w:rsidR="00255726" w:rsidRPr="00D7426C">
        <w:rPr>
          <w:rFonts w:cstheme="minorHAnsi"/>
          <w:highlight w:val="green"/>
        </w:rPr>
        <w:t>CTS (</w:t>
      </w:r>
      <w:proofErr w:type="spellStart"/>
      <w:r w:rsidR="00EA44B2" w:rsidRPr="00D7426C">
        <w:rPr>
          <w:rFonts w:cstheme="minorHAnsi"/>
          <w:highlight w:val="green"/>
        </w:rPr>
        <w:t>Common</w:t>
      </w:r>
      <w:proofErr w:type="spellEnd"/>
      <w:r w:rsidR="00EA44B2" w:rsidRPr="00D7426C">
        <w:rPr>
          <w:rFonts w:cstheme="minorHAnsi"/>
          <w:highlight w:val="green"/>
        </w:rPr>
        <w:t xml:space="preserve"> Type </w:t>
      </w:r>
      <w:proofErr w:type="spellStart"/>
      <w:r w:rsidR="00EA44B2" w:rsidRPr="00D7426C">
        <w:rPr>
          <w:rFonts w:cstheme="minorHAnsi"/>
          <w:highlight w:val="green"/>
        </w:rPr>
        <w:t>Specification</w:t>
      </w:r>
      <w:proofErr w:type="spellEnd"/>
      <w:r w:rsidR="00255726" w:rsidRPr="00D7426C">
        <w:rPr>
          <w:rFonts w:cstheme="minorHAnsi"/>
          <w:highlight w:val="green"/>
        </w:rPr>
        <w:t>), CLS</w:t>
      </w:r>
      <w:r w:rsidR="00070DD8" w:rsidRPr="00D7426C">
        <w:rPr>
          <w:rFonts w:cstheme="minorHAnsi"/>
          <w:highlight w:val="green"/>
        </w:rPr>
        <w:t xml:space="preserve"> </w:t>
      </w:r>
      <w:r w:rsidR="00255726" w:rsidRPr="00D7426C">
        <w:rPr>
          <w:rFonts w:cstheme="minorHAnsi"/>
          <w:highlight w:val="green"/>
        </w:rPr>
        <w:t>(</w:t>
      </w:r>
      <w:proofErr w:type="spellStart"/>
      <w:r w:rsidR="00EA44B2" w:rsidRPr="00D7426C">
        <w:rPr>
          <w:rFonts w:cstheme="minorHAnsi"/>
          <w:highlight w:val="green"/>
        </w:rPr>
        <w:t>Common</w:t>
      </w:r>
      <w:proofErr w:type="spellEnd"/>
      <w:r w:rsidR="00EA44B2" w:rsidRPr="00D7426C">
        <w:rPr>
          <w:rFonts w:cstheme="minorHAnsi"/>
          <w:highlight w:val="green"/>
        </w:rPr>
        <w:t xml:space="preserve"> </w:t>
      </w:r>
      <w:proofErr w:type="spellStart"/>
      <w:r w:rsidR="00EA44B2" w:rsidRPr="00D7426C">
        <w:rPr>
          <w:rFonts w:cstheme="minorHAnsi"/>
          <w:highlight w:val="green"/>
        </w:rPr>
        <w:t>Language</w:t>
      </w:r>
      <w:proofErr w:type="spellEnd"/>
      <w:r w:rsidR="00EA44B2" w:rsidRPr="00D7426C">
        <w:rPr>
          <w:rFonts w:cstheme="minorHAnsi"/>
          <w:highlight w:val="green"/>
        </w:rPr>
        <w:t xml:space="preserve"> </w:t>
      </w:r>
      <w:proofErr w:type="spellStart"/>
      <w:r w:rsidR="00EA44B2" w:rsidRPr="00D7426C">
        <w:rPr>
          <w:rFonts w:cstheme="minorHAnsi"/>
          <w:highlight w:val="green"/>
        </w:rPr>
        <w:t>Specification</w:t>
      </w:r>
      <w:proofErr w:type="spellEnd"/>
      <w:r w:rsidR="00255726" w:rsidRPr="00D7426C">
        <w:rPr>
          <w:rFonts w:cstheme="minorHAnsi"/>
          <w:highlight w:val="green"/>
        </w:rPr>
        <w:t>), CLR</w:t>
      </w:r>
      <w:r w:rsidR="00070DD8" w:rsidRPr="00D7426C">
        <w:rPr>
          <w:rFonts w:cstheme="minorHAnsi"/>
          <w:highlight w:val="green"/>
        </w:rPr>
        <w:t xml:space="preserve"> </w:t>
      </w:r>
      <w:r w:rsidR="00255726" w:rsidRPr="00D7426C">
        <w:rPr>
          <w:rFonts w:cstheme="minorHAnsi"/>
          <w:highlight w:val="green"/>
        </w:rPr>
        <w:t>(</w:t>
      </w:r>
      <w:proofErr w:type="spellStart"/>
      <w:r w:rsidR="00EA44B2" w:rsidRPr="00D7426C">
        <w:rPr>
          <w:rFonts w:cstheme="minorHAnsi"/>
          <w:highlight w:val="green"/>
        </w:rPr>
        <w:t>Common</w:t>
      </w:r>
      <w:proofErr w:type="spellEnd"/>
      <w:r w:rsidR="00EA44B2" w:rsidRPr="00D7426C">
        <w:rPr>
          <w:rFonts w:cstheme="minorHAnsi"/>
          <w:highlight w:val="green"/>
        </w:rPr>
        <w:t xml:space="preserve"> </w:t>
      </w:r>
      <w:proofErr w:type="spellStart"/>
      <w:r w:rsidR="00EA44B2" w:rsidRPr="00D7426C">
        <w:rPr>
          <w:rFonts w:cstheme="minorHAnsi"/>
          <w:highlight w:val="green"/>
        </w:rPr>
        <w:t>Language</w:t>
      </w:r>
      <w:proofErr w:type="spellEnd"/>
      <w:r w:rsidR="00EA44B2" w:rsidRPr="00D7426C">
        <w:rPr>
          <w:rFonts w:cstheme="minorHAnsi"/>
          <w:highlight w:val="green"/>
        </w:rPr>
        <w:t xml:space="preserve"> Runtime</w:t>
      </w:r>
      <w:r w:rsidR="00255726" w:rsidRPr="00D7426C">
        <w:rPr>
          <w:rFonts w:cstheme="minorHAnsi"/>
          <w:highlight w:val="green"/>
        </w:rPr>
        <w:t>) a CLI</w:t>
      </w:r>
      <w:r w:rsidR="00070DD8" w:rsidRPr="00D7426C">
        <w:rPr>
          <w:rFonts w:cstheme="minorHAnsi"/>
          <w:highlight w:val="green"/>
        </w:rPr>
        <w:t xml:space="preserve"> </w:t>
      </w:r>
      <w:r w:rsidR="00255726" w:rsidRPr="00D7426C">
        <w:rPr>
          <w:rFonts w:cstheme="minorHAnsi"/>
          <w:highlight w:val="green"/>
        </w:rPr>
        <w:t>(</w:t>
      </w:r>
      <w:proofErr w:type="spellStart"/>
      <w:r w:rsidR="00EA44B2" w:rsidRPr="00D7426C">
        <w:rPr>
          <w:rFonts w:cstheme="minorHAnsi"/>
          <w:highlight w:val="green"/>
        </w:rPr>
        <w:t>Common</w:t>
      </w:r>
      <w:proofErr w:type="spellEnd"/>
      <w:r w:rsidR="00EA44B2" w:rsidRPr="00D7426C">
        <w:rPr>
          <w:rFonts w:cstheme="minorHAnsi"/>
          <w:highlight w:val="green"/>
        </w:rPr>
        <w:t xml:space="preserve"> </w:t>
      </w:r>
      <w:proofErr w:type="spellStart"/>
      <w:r w:rsidR="00EA44B2" w:rsidRPr="00D7426C">
        <w:rPr>
          <w:rFonts w:cstheme="minorHAnsi"/>
          <w:highlight w:val="green"/>
        </w:rPr>
        <w:t>Language</w:t>
      </w:r>
      <w:proofErr w:type="spellEnd"/>
      <w:r w:rsidR="00EA44B2" w:rsidRPr="00D7426C">
        <w:rPr>
          <w:rFonts w:cstheme="minorHAnsi"/>
          <w:highlight w:val="green"/>
        </w:rPr>
        <w:t xml:space="preserve"> </w:t>
      </w:r>
      <w:proofErr w:type="spellStart"/>
      <w:r w:rsidR="00EA44B2" w:rsidRPr="00D7426C">
        <w:rPr>
          <w:rFonts w:cstheme="minorHAnsi"/>
          <w:highlight w:val="green"/>
        </w:rPr>
        <w:t>Infrastructure</w:t>
      </w:r>
      <w:proofErr w:type="spellEnd"/>
      <w:r w:rsidR="00255726" w:rsidRPr="00D7426C">
        <w:rPr>
          <w:rFonts w:cstheme="minorHAnsi"/>
          <w:highlight w:val="green"/>
        </w:rPr>
        <w:t>)</w:t>
      </w:r>
      <w:r w:rsidR="00483D10" w:rsidRPr="00D7426C">
        <w:rPr>
          <w:rFonts w:cstheme="minorHAnsi"/>
          <w:highlight w:val="green"/>
        </w:rPr>
        <w:t>.</w:t>
      </w:r>
      <w:r w:rsidR="00CC0438" w:rsidRPr="00D7426C">
        <w:rPr>
          <w:rFonts w:cstheme="minorHAnsi"/>
          <w:highlight w:val="green"/>
        </w:rPr>
        <w:t xml:space="preserve"> </w:t>
      </w:r>
      <w:r w:rsidR="00483D10" w:rsidRPr="00D7426C">
        <w:rPr>
          <w:rFonts w:cstheme="minorHAnsi"/>
          <w:highlight w:val="green"/>
        </w:rPr>
        <w:t xml:space="preserve">Hlavní úlohou CLR je správa paměti a vláken. Mimo toho také kontroluje typovou bezpečnost. </w:t>
      </w:r>
      <w:r w:rsidR="00CC0438" w:rsidRPr="00D7426C">
        <w:rPr>
          <w:rFonts w:cstheme="minorHAnsi"/>
          <w:highlight w:val="green"/>
        </w:rPr>
        <w:t xml:space="preserve">CTS zajišťují, že všechny jazyky mají stejnou definici datových typů a nemůže se tak stát, aby jednou byl </w:t>
      </w:r>
      <w:proofErr w:type="spellStart"/>
      <w:r w:rsidR="00CC0438" w:rsidRPr="00D7426C">
        <w:rPr>
          <w:rFonts w:cstheme="minorHAnsi"/>
          <w:i/>
          <w:iCs/>
          <w:highlight w:val="green"/>
        </w:rPr>
        <w:t>int</w:t>
      </w:r>
      <w:proofErr w:type="spellEnd"/>
      <w:r w:rsidR="00CC0438" w:rsidRPr="00D7426C">
        <w:rPr>
          <w:rFonts w:cstheme="minorHAnsi"/>
          <w:highlight w:val="green"/>
        </w:rPr>
        <w:t xml:space="preserve"> reprezentován třiceti dvěma bity a podruhé pouze šestnácti. </w:t>
      </w:r>
      <w:r w:rsidR="00255726" w:rsidRPr="00D7426C">
        <w:rPr>
          <w:rFonts w:cstheme="minorHAnsi"/>
          <w:highlight w:val="green"/>
        </w:rPr>
        <w:t>Součástí těchto požad</w:t>
      </w:r>
      <w:r w:rsidR="00070DD8" w:rsidRPr="00D7426C">
        <w:rPr>
          <w:rFonts w:cstheme="minorHAnsi"/>
          <w:highlight w:val="green"/>
        </w:rPr>
        <w:t>a</w:t>
      </w:r>
      <w:r w:rsidR="00255726" w:rsidRPr="00D7426C">
        <w:rPr>
          <w:rFonts w:cstheme="minorHAnsi"/>
          <w:highlight w:val="green"/>
        </w:rPr>
        <w:t xml:space="preserve">vků je, že veškeré referenční i hodnotové datové typy jsou potomky třídy </w:t>
      </w:r>
      <w:proofErr w:type="spellStart"/>
      <w:r w:rsidR="00255726" w:rsidRPr="00D7426C">
        <w:rPr>
          <w:rFonts w:cstheme="minorHAnsi"/>
          <w:i/>
          <w:iCs/>
          <w:highlight w:val="green"/>
          <w:lang w:val="en-US"/>
        </w:rPr>
        <w:t>System.Object</w:t>
      </w:r>
      <w:proofErr w:type="spellEnd"/>
      <w:r w:rsidR="00255726" w:rsidRPr="00D7426C">
        <w:rPr>
          <w:rFonts w:cstheme="minorHAnsi"/>
          <w:highlight w:val="green"/>
        </w:rPr>
        <w:t xml:space="preserve"> a tím pádem jsou všechny .NET jazyky plně objektové.</w:t>
      </w:r>
      <w:r w:rsidR="00CC0438" w:rsidRPr="00D7426C">
        <w:rPr>
          <w:rFonts w:cstheme="minorHAnsi"/>
          <w:highlight w:val="green"/>
        </w:rPr>
        <w:t xml:space="preserve"> CLS zajiš</w:t>
      </w:r>
      <w:r w:rsidR="00FA6348" w:rsidRPr="00D7426C">
        <w:rPr>
          <w:rFonts w:cstheme="minorHAnsi"/>
          <w:highlight w:val="green"/>
        </w:rPr>
        <w:t xml:space="preserve">ťuje, aby všechny jazyky byli kompilovatelné do </w:t>
      </w:r>
      <w:proofErr w:type="spellStart"/>
      <w:r w:rsidR="00FA6348" w:rsidRPr="00D7426C">
        <w:rPr>
          <w:rFonts w:cstheme="minorHAnsi"/>
          <w:highlight w:val="green"/>
        </w:rPr>
        <w:t>bytecodu</w:t>
      </w:r>
      <w:proofErr w:type="spellEnd"/>
      <w:r w:rsidR="00FA6348" w:rsidRPr="00D7426C">
        <w:rPr>
          <w:rFonts w:cstheme="minorHAnsi"/>
          <w:highlight w:val="green"/>
        </w:rPr>
        <w:t xml:space="preserve"> označovaného jako MSIL (</w:t>
      </w:r>
      <w:r w:rsidR="00FA6348" w:rsidRPr="00D7426C">
        <w:rPr>
          <w:rFonts w:cstheme="minorHAnsi"/>
          <w:highlight w:val="green"/>
          <w:lang w:val="en-US"/>
        </w:rPr>
        <w:t>Microsoft Intermediate Language</w:t>
      </w:r>
      <w:r w:rsidR="00FA6348" w:rsidRPr="00D7426C">
        <w:rPr>
          <w:rFonts w:cstheme="minorHAnsi"/>
          <w:highlight w:val="green"/>
        </w:rPr>
        <w:t xml:space="preserve">), což umožňuje v jednom programu kombinovat knihovny napsané v C#, </w:t>
      </w:r>
      <w:r w:rsidR="00FA6348" w:rsidRPr="00D7426C">
        <w:rPr>
          <w:rFonts w:cstheme="minorHAnsi"/>
          <w:highlight w:val="green"/>
          <w:lang w:val="en-US"/>
        </w:rPr>
        <w:t>Visual Basic</w:t>
      </w:r>
      <w:r w:rsidR="00FA6348" w:rsidRPr="00D7426C">
        <w:rPr>
          <w:rFonts w:cstheme="minorHAnsi"/>
          <w:highlight w:val="green"/>
        </w:rPr>
        <w:t xml:space="preserve">, F#, C++/CLI nebo jiném z více než </w:t>
      </w:r>
      <w:r w:rsidR="00B87C5F" w:rsidRPr="00D7426C">
        <w:rPr>
          <w:rFonts w:cstheme="minorHAnsi"/>
          <w:highlight w:val="green"/>
        </w:rPr>
        <w:t>dvaceti</w:t>
      </w:r>
      <w:r w:rsidR="00FA6348" w:rsidRPr="00D7426C">
        <w:rPr>
          <w:rFonts w:cstheme="minorHAnsi"/>
          <w:highlight w:val="green"/>
        </w:rPr>
        <w:t xml:space="preserve"> jazyků</w:t>
      </w:r>
      <w:r w:rsidR="00EA46C8" w:rsidRPr="00D7426C">
        <w:rPr>
          <w:rFonts w:cstheme="minorHAnsi"/>
          <w:color w:val="000000"/>
          <w:highlight w:val="green"/>
        </w:rPr>
        <w:t xml:space="preserve"> </w:t>
      </w:r>
      <w:sdt>
        <w:sdtPr>
          <w:rPr>
            <w:rFonts w:cstheme="minorHAnsi"/>
            <w:color w:val="000000"/>
            <w:highlight w:val="green"/>
          </w:rPr>
          <w:tag w:val="MENDELEY_CITATION_v3_eyJjaXRhdGlvbklEIjoiTUVOREVMRVlfQ0lUQVRJT05fNzlkOWYyZDQtMTVhNy00NGM3LThlMjgtZmE0MTAxYmZjYjRhIiwicHJvcGVydGllcyI6eyJub3RlSW5kZXgiOjB9LCJpc0VkaXRlZCI6ZmFsc2UsIm1hbnVhbE92ZXJyaWRlIjp7ImNpdGVwcm9jVGV4dCI6IlsxMSwgMjksIDMw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597986522DB64259903AB97A486E0423"/>
          </w:placeholder>
        </w:sdtPr>
        <w:sdtEndPr>
          <w:rPr>
            <w:rFonts w:cstheme="minorBidi"/>
          </w:rPr>
        </w:sdtEndPr>
        <w:sdtContent>
          <w:ins w:id="78" w:author="Martin Novák" w:date="2023-03-22T19:29:00Z">
            <w:r w:rsidR="00C20D2C" w:rsidRPr="00926265">
              <w:rPr>
                <w:color w:val="000000"/>
                <w:highlight w:val="green"/>
              </w:rPr>
              <w:t>[11, 29, 30]</w:t>
            </w:r>
          </w:ins>
          <w:del w:id="79" w:author="Martin Novák" w:date="2023-03-20T17:48:00Z">
            <w:r w:rsidR="0053001E" w:rsidRPr="00926265" w:rsidDel="00DE5A44">
              <w:rPr>
                <w:color w:val="000000"/>
                <w:highlight w:val="green"/>
              </w:rPr>
              <w:delText>[11, 29, 30]</w:delText>
            </w:r>
          </w:del>
        </w:sdtContent>
      </w:sdt>
      <w:r w:rsidR="00EB3CED" w:rsidRPr="00D7426C">
        <w:rPr>
          <w:rFonts w:cstheme="minorHAnsi"/>
          <w:highlight w:val="green"/>
        </w:rPr>
        <w:t>.</w:t>
      </w:r>
      <w:r w:rsidR="00EB3CED">
        <w:rPr>
          <w:rFonts w:cstheme="minorHAnsi"/>
        </w:rPr>
        <w:t xml:space="preserve"> </w:t>
      </w:r>
    </w:p>
    <w:p w14:paraId="6377EB46" w14:textId="1739A016" w:rsidR="001A2C51" w:rsidRDefault="007F01BE" w:rsidP="00FA6348">
      <w:pPr>
        <w:jc w:val="both"/>
        <w:rPr>
          <w:rFonts w:cstheme="minorHAnsi"/>
        </w:rPr>
      </w:pPr>
      <w:r w:rsidRPr="00D7426C">
        <w:rPr>
          <w:rFonts w:cstheme="minorHAnsi"/>
          <w:highlight w:val="green"/>
        </w:rPr>
        <w:t>MSIL je objektový nízko úrovňový jazyk, který t</w:t>
      </w:r>
      <w:r w:rsidR="00AA76F5" w:rsidRPr="00D7426C">
        <w:rPr>
          <w:rFonts w:cstheme="minorHAnsi"/>
          <w:highlight w:val="green"/>
        </w:rPr>
        <w:t xml:space="preserve">ak jako většinu </w:t>
      </w:r>
      <w:proofErr w:type="spellStart"/>
      <w:r w:rsidR="00AA76F5" w:rsidRPr="00D7426C">
        <w:rPr>
          <w:rFonts w:cstheme="minorHAnsi"/>
          <w:highlight w:val="green"/>
        </w:rPr>
        <w:t>bytecode</w:t>
      </w:r>
      <w:proofErr w:type="spellEnd"/>
      <w:r w:rsidR="00AA76F5" w:rsidRPr="00D7426C">
        <w:rPr>
          <w:rFonts w:cstheme="minorHAnsi"/>
          <w:highlight w:val="green"/>
        </w:rPr>
        <w:t xml:space="preserve"> je možné kompilovat v režimu JIT (Just In Time), ale navíc také podporuje AOT (</w:t>
      </w:r>
      <w:r w:rsidR="00AA76F5" w:rsidRPr="00D7426C">
        <w:rPr>
          <w:rFonts w:cstheme="minorHAnsi"/>
          <w:highlight w:val="green"/>
          <w:lang w:val="en-US"/>
        </w:rPr>
        <w:t>Ahead Of Time</w:t>
      </w:r>
      <w:r w:rsidR="00AA76F5" w:rsidRPr="00D7426C">
        <w:rPr>
          <w:rFonts w:cstheme="minorHAnsi"/>
          <w:highlight w:val="green"/>
        </w:rPr>
        <w:t xml:space="preserve">), kdy se výsledný soubor chová podobně, jako </w:t>
      </w:r>
      <w:r w:rsidR="003D0E1E" w:rsidRPr="00D7426C">
        <w:rPr>
          <w:rFonts w:cstheme="minorHAnsi"/>
          <w:highlight w:val="green"/>
        </w:rPr>
        <w:t>v případě</w:t>
      </w:r>
      <w:r w:rsidR="00AA76F5" w:rsidRPr="00D7426C">
        <w:rPr>
          <w:rFonts w:cstheme="minorHAnsi"/>
          <w:highlight w:val="green"/>
        </w:rPr>
        <w:t xml:space="preserve"> C++</w:t>
      </w:r>
      <w:r w:rsidR="003C5601" w:rsidRPr="00D7426C">
        <w:rPr>
          <w:rFonts w:cstheme="minorHAnsi"/>
          <w:highlight w:val="green"/>
        </w:rPr>
        <w:t>,</w:t>
      </w:r>
      <w:r w:rsidR="00AA76F5" w:rsidRPr="00D7426C">
        <w:rPr>
          <w:rFonts w:cstheme="minorHAnsi"/>
          <w:highlight w:val="green"/>
        </w:rPr>
        <w:t xml:space="preserve"> a </w:t>
      </w:r>
      <w:r w:rsidR="000156CD" w:rsidRPr="00D7426C">
        <w:rPr>
          <w:rFonts w:cstheme="minorHAnsi"/>
          <w:highlight w:val="green"/>
        </w:rPr>
        <w:t xml:space="preserve">je </w:t>
      </w:r>
      <w:r w:rsidR="00AA76F5" w:rsidRPr="00D7426C">
        <w:rPr>
          <w:rFonts w:cstheme="minorHAnsi"/>
          <w:highlight w:val="green"/>
        </w:rPr>
        <w:t xml:space="preserve">tedy nutné </w:t>
      </w:r>
      <w:r w:rsidR="00806273" w:rsidRPr="00D7426C">
        <w:rPr>
          <w:rFonts w:cstheme="minorHAnsi"/>
          <w:highlight w:val="green"/>
        </w:rPr>
        <w:t>ho sestavit</w:t>
      </w:r>
      <w:r w:rsidR="00DE4946" w:rsidRPr="00D7426C">
        <w:rPr>
          <w:rFonts w:cstheme="minorHAnsi"/>
          <w:highlight w:val="green"/>
        </w:rPr>
        <w:t xml:space="preserve"> pro každý systém a architekturu, kde chceme program spouštět</w:t>
      </w:r>
      <w:sdt>
        <w:sdtPr>
          <w:rPr>
            <w:rFonts w:cstheme="minorHAnsi"/>
            <w:color w:val="000000"/>
            <w:highlight w:val="green"/>
          </w:rPr>
          <w:tag w:val="MENDELEY_CITATION_v3_eyJjaXRhdGlvbklEIjoiTUVOREVMRVlfQ0lUQVRJT05fNTIzN2VkYWUtNWU4NC00MmZjLTgxMzYtY2Y5ZTRmZTkxZTI5IiwicHJvcGVydGllcyI6eyJub3RlSW5kZXgiOjB9LCJpc0VkaXRlZCI6ZmFsc2UsIm1hbnVhbE92ZXJyaWRlIjp7ImlzTWFudWFsbHlPdmVycmlkZGVuIjpmYWxzZSwiY2l0ZXByb2NUZXh0IjoiWzMw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485356594"/>
          <w:placeholder>
            <w:docPart w:val="DefaultPlaceholder_-1854013440"/>
          </w:placeholder>
        </w:sdtPr>
        <w:sdtContent>
          <w:ins w:id="80" w:author="Martin Novák" w:date="2023-03-22T19:29:00Z">
            <w:r w:rsidR="00C20D2C" w:rsidRPr="00926265">
              <w:rPr>
                <w:rFonts w:cstheme="minorHAnsi"/>
                <w:color w:val="000000"/>
                <w:highlight w:val="green"/>
              </w:rPr>
              <w:t>[30]</w:t>
            </w:r>
          </w:ins>
          <w:del w:id="81" w:author="Martin Novák" w:date="2023-03-20T17:48:00Z">
            <w:r w:rsidR="0053001E" w:rsidRPr="00926265" w:rsidDel="00DE5A44">
              <w:rPr>
                <w:rFonts w:cstheme="minorHAnsi"/>
                <w:color w:val="000000"/>
                <w:highlight w:val="green"/>
              </w:rPr>
              <w:delText>[30]</w:delText>
            </w:r>
          </w:del>
        </w:sdtContent>
      </w:sdt>
      <w:r w:rsidR="00DE4946" w:rsidRPr="00D7426C">
        <w:rPr>
          <w:rFonts w:cstheme="minorHAnsi"/>
          <w:highlight w:val="green"/>
        </w:rPr>
        <w:t>.</w:t>
      </w:r>
      <w:r w:rsidR="00E672DC" w:rsidRPr="00D7426C">
        <w:rPr>
          <w:rFonts w:cstheme="minorHAnsi"/>
          <w:highlight w:val="green"/>
        </w:rPr>
        <w:t xml:space="preserve"> Výhodou předem zkompilované aplikace je rychlejší start</w:t>
      </w:r>
      <w:r w:rsidR="00330CB5" w:rsidRPr="00D7426C">
        <w:rPr>
          <w:rFonts w:cstheme="minorHAnsi"/>
          <w:highlight w:val="green"/>
        </w:rPr>
        <w:t xml:space="preserve"> a pro složitější programy i výrazný nárůst výkonu, ovšem za cenu většího souboru, neboť obsahuje také MSIL, který je v některých případech potřeba</w:t>
      </w:r>
      <w:sdt>
        <w:sdtPr>
          <w:rPr>
            <w:rFonts w:cstheme="minorHAnsi"/>
            <w:color w:val="000000"/>
            <w:highlight w:val="green"/>
          </w:rPr>
          <w:tag w:val="MENDELEY_CITATION_v3_eyJjaXRhdGlvbklEIjoiTUVOREVMRVlfQ0lUQVRJT05fYTNiZmJjYjktOTRmYy00NDUxLTg3MWEtZGUzNDUzYjZiZGNlIiwicHJvcGVydGllcyI6eyJub3RlSW5kZXgiOjB9LCJpc0VkaXRlZCI6ZmFsc2UsIm1hbnVhbE92ZXJyaWRlIjp7ImlzTWFudWFsbHlPdmVycmlkZGVuIjpmYWxzZSwiY2l0ZXByb2NUZXh0IjoiWzMx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
          <w:id w:val="-1807234626"/>
          <w:placeholder>
            <w:docPart w:val="DefaultPlaceholder_-1854013440"/>
          </w:placeholder>
        </w:sdtPr>
        <w:sdtContent>
          <w:ins w:id="82" w:author="Martin Novák" w:date="2023-03-22T19:29:00Z">
            <w:r w:rsidR="00C20D2C" w:rsidRPr="00926265">
              <w:rPr>
                <w:rFonts w:cstheme="minorHAnsi"/>
                <w:color w:val="000000"/>
                <w:highlight w:val="green"/>
              </w:rPr>
              <w:t>[31]</w:t>
            </w:r>
          </w:ins>
          <w:del w:id="83" w:author="Martin Novák" w:date="2023-03-20T17:48:00Z">
            <w:r w:rsidR="0053001E" w:rsidRPr="00926265" w:rsidDel="00DE5A44">
              <w:rPr>
                <w:rFonts w:cstheme="minorHAnsi"/>
                <w:color w:val="000000"/>
                <w:highlight w:val="green"/>
              </w:rPr>
              <w:delText>[31]</w:delText>
            </w:r>
          </w:del>
        </w:sdtContent>
      </w:sdt>
      <w:r w:rsidR="00330CB5" w:rsidRPr="00D7426C">
        <w:rPr>
          <w:rFonts w:cstheme="minorHAnsi"/>
          <w:highlight w:val="green"/>
        </w:rPr>
        <w:t>.</w:t>
      </w:r>
      <w:r w:rsidR="008A410F" w:rsidRPr="00D7426C">
        <w:rPr>
          <w:rFonts w:cstheme="minorHAnsi"/>
          <w:highlight w:val="green"/>
        </w:rPr>
        <w:t xml:space="preserve"> při generování AOT jsou využívány nástroje </w:t>
      </w:r>
      <w:proofErr w:type="spellStart"/>
      <w:r w:rsidR="008A410F" w:rsidRPr="00D7426C">
        <w:rPr>
          <w:rFonts w:cstheme="minorHAnsi"/>
          <w:highlight w:val="green"/>
        </w:rPr>
        <w:t>NGen</w:t>
      </w:r>
      <w:proofErr w:type="spellEnd"/>
      <w:r w:rsidR="008A410F" w:rsidRPr="00D7426C">
        <w:rPr>
          <w:rFonts w:cstheme="minorHAnsi"/>
          <w:highlight w:val="green"/>
        </w:rPr>
        <w:t xml:space="preserve"> </w:t>
      </w:r>
      <w:r w:rsidR="00977492" w:rsidRPr="00D7426C">
        <w:rPr>
          <w:rFonts w:cstheme="minorHAnsi"/>
          <w:highlight w:val="green"/>
        </w:rPr>
        <w:t>(</w:t>
      </w:r>
      <w:r w:rsidR="00977492" w:rsidRPr="00D7426C">
        <w:rPr>
          <w:rFonts w:cstheme="minorHAnsi"/>
          <w:highlight w:val="green"/>
          <w:lang w:val="en-US"/>
        </w:rPr>
        <w:t>Native Image Generator)</w:t>
      </w:r>
      <w:r w:rsidR="00977492" w:rsidRPr="00D7426C">
        <w:rPr>
          <w:rFonts w:cstheme="minorHAnsi"/>
          <w:highlight w:val="green"/>
        </w:rPr>
        <w:t xml:space="preserve"> </w:t>
      </w:r>
      <w:r w:rsidR="008A410F" w:rsidRPr="00D7426C">
        <w:rPr>
          <w:rFonts w:cstheme="minorHAnsi"/>
          <w:highlight w:val="green"/>
        </w:rPr>
        <w:t xml:space="preserve">pro .NET Framework a Crossgen2 pro .NET </w:t>
      </w:r>
      <w:proofErr w:type="spellStart"/>
      <w:r w:rsidR="008A410F" w:rsidRPr="00D7426C">
        <w:rPr>
          <w:rFonts w:cstheme="minorHAnsi"/>
          <w:highlight w:val="green"/>
        </w:rPr>
        <w:t>Core</w:t>
      </w:r>
      <w:proofErr w:type="spellEnd"/>
      <w:r w:rsidR="008A410F" w:rsidRPr="00D7426C">
        <w:rPr>
          <w:rFonts w:cstheme="minorHAnsi"/>
          <w:highlight w:val="green"/>
        </w:rPr>
        <w:t>.</w:t>
      </w:r>
      <w:r w:rsidR="00977492" w:rsidRPr="00D7426C">
        <w:rPr>
          <w:rFonts w:cstheme="minorHAnsi"/>
          <w:highlight w:val="green"/>
        </w:rPr>
        <w:t xml:space="preserve"> Výstupy těchto nástrojů se nazývají nativní obrazy a jsou instalovány do NIC (</w:t>
      </w:r>
      <w:r w:rsidR="00977492" w:rsidRPr="00D7426C">
        <w:rPr>
          <w:rFonts w:cstheme="minorHAnsi"/>
          <w:highlight w:val="green"/>
          <w:lang w:val="en-US"/>
        </w:rPr>
        <w:t>Native Image Cache</w:t>
      </w:r>
      <w:r w:rsidR="00977492" w:rsidRPr="00D7426C">
        <w:rPr>
          <w:rFonts w:cstheme="minorHAnsi"/>
          <w:highlight w:val="green"/>
        </w:rPr>
        <w:t>), kam jsou přidávány i závislosti, které je možno používat více obrazy, čímž se eliminuje duplicita. Kompilaci je možné spustit na počítači programátora, nebo až při instalaci programu. Vytvoření obrazu u uživatele má výhodu, že kód bude optimalizován pro jeho procesor a bude tak dosahovat nejvyššího možného výkonu.</w:t>
      </w:r>
      <w:r w:rsidR="00AE44C5" w:rsidRPr="00D7426C">
        <w:rPr>
          <w:rFonts w:cstheme="minorHAnsi"/>
          <w:highlight w:val="green"/>
        </w:rPr>
        <w:t xml:space="preserve"> </w:t>
      </w:r>
      <w:sdt>
        <w:sdtPr>
          <w:rPr>
            <w:rFonts w:cstheme="minorHAnsi"/>
            <w:color w:val="000000"/>
            <w:highlight w:val="green"/>
          </w:rPr>
          <w:tag w:val="MENDELEY_CITATION_v3_eyJjaXRhdGlvbklEIjoiTUVOREVMRVlfQ0lUQVRJT05fZTQ0MDNhNDgtZjJmNi00NjY5LThjNDAtYmJhOTMwZWYzMWUxIiwicHJvcGVydGllcyI6eyJub3RlSW5kZXgiOjB9LCJpc0VkaXRlZCI6ZmFsc2UsIm1hbnVhbE92ZXJyaWRlIjp7ImlzTWFudWFsbHlPdmVycmlkZGVuIjpmYWxzZSwiY2l0ZXByb2NUZXh0IjoiWzExLCAzMiwgMzN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
          <w:id w:val="1555127341"/>
          <w:placeholder>
            <w:docPart w:val="DefaultPlaceholder_-1854013440"/>
          </w:placeholder>
        </w:sdtPr>
        <w:sdtContent>
          <w:ins w:id="84" w:author="Martin Novák" w:date="2023-03-22T19:29:00Z">
            <w:r w:rsidR="00C20D2C" w:rsidRPr="00926265">
              <w:rPr>
                <w:rFonts w:cstheme="minorHAnsi"/>
                <w:color w:val="000000"/>
                <w:highlight w:val="green"/>
              </w:rPr>
              <w:t>[11, 32, 33]</w:t>
            </w:r>
          </w:ins>
          <w:del w:id="85" w:author="Martin Novák" w:date="2023-03-20T17:48:00Z">
            <w:r w:rsidR="0053001E" w:rsidRPr="00926265" w:rsidDel="00DE5A44">
              <w:rPr>
                <w:rFonts w:cstheme="minorHAnsi"/>
                <w:color w:val="000000"/>
                <w:highlight w:val="green"/>
              </w:rPr>
              <w:delText>[11, 32, 33]</w:delText>
            </w:r>
          </w:del>
        </w:sdtContent>
      </w:sdt>
      <w:r w:rsidR="0036057F" w:rsidRPr="00D7426C">
        <w:rPr>
          <w:rFonts w:cstheme="minorHAnsi"/>
          <w:color w:val="000000"/>
          <w:highlight w:val="green"/>
        </w:rPr>
        <w:t xml:space="preserve"> Další výhodou AOT je, že není potřeba, aby byl překlad co nejrychlejší, takže má dost času provést optimalizace</w:t>
      </w:r>
      <w:sdt>
        <w:sdtPr>
          <w:rPr>
            <w:rFonts w:cstheme="minorHAnsi"/>
            <w:color w:val="000000"/>
            <w:highlight w:val="green"/>
          </w:rPr>
          <w:tag w:val="MENDELEY_CITATION_v3_eyJjaXRhdGlvbklEIjoiTUVOREVMRVlfQ0lUQVRJT05fYzAwYWRjOTEtMzI0MC00ZDhkLWEwNzgtOGJjODY5MTVjODdjIiwicHJvcGVydGllcyI6eyJub3RlSW5kZXgiOjB9LCJpc0VkaXRlZCI6ZmFsc2UsIm1hbnVhbE92ZXJyaWRlIjp7ImlzTWFudWFsbHlPdmVycmlkZGVuIjpmYWxzZSwiY2l0ZXByb2NUZXh0IjoiWzM0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
          <w:id w:val="-1847940589"/>
          <w:placeholder>
            <w:docPart w:val="DefaultPlaceholder_-1854013440"/>
          </w:placeholder>
        </w:sdtPr>
        <w:sdtContent>
          <w:ins w:id="86" w:author="Martin Novák" w:date="2023-03-22T19:29:00Z">
            <w:r w:rsidR="00C20D2C" w:rsidRPr="00926265">
              <w:rPr>
                <w:rFonts w:cstheme="minorHAnsi"/>
                <w:color w:val="000000"/>
                <w:highlight w:val="green"/>
              </w:rPr>
              <w:t>[34]</w:t>
            </w:r>
          </w:ins>
          <w:del w:id="87" w:author="Martin Novák" w:date="2023-03-20T17:48:00Z">
            <w:r w:rsidR="0053001E" w:rsidRPr="00926265" w:rsidDel="00DE5A44">
              <w:rPr>
                <w:rFonts w:cstheme="minorHAnsi"/>
                <w:color w:val="000000"/>
                <w:highlight w:val="green"/>
              </w:rPr>
              <w:delText>[34]</w:delText>
            </w:r>
          </w:del>
        </w:sdtContent>
      </w:sdt>
      <w:r w:rsidR="0036057F" w:rsidRPr="00D7426C">
        <w:rPr>
          <w:rFonts w:cstheme="minorHAnsi"/>
          <w:color w:val="000000"/>
          <w:highlight w:val="green"/>
        </w:rPr>
        <w:t>.</w:t>
      </w:r>
    </w:p>
    <w:p w14:paraId="29449222" w14:textId="5E3AD90A" w:rsidR="00054794" w:rsidRDefault="00F67031" w:rsidP="00F957BB">
      <w:pPr>
        <w:ind w:left="1416" w:firstLine="708"/>
        <w:jc w:val="both"/>
        <w:rPr>
          <w:color w:val="000000"/>
        </w:rPr>
      </w:pPr>
      <w:r w:rsidRPr="00D7426C">
        <w:rPr>
          <w:rFonts w:cstheme="minorHAnsi"/>
          <w:highlight w:val="green"/>
        </w:rPr>
        <w:t>Velkou výhodou je, že .NET runtime je od Windows Vista součást operačního systému, takže je aktualizován společně se systémem</w:t>
      </w:r>
      <w:sdt>
        <w:sdtPr>
          <w:rPr>
            <w:rFonts w:cstheme="minorHAnsi"/>
            <w:color w:val="000000"/>
            <w:highlight w:val="green"/>
          </w:rPr>
          <w:tag w:val="MENDELEY_CITATION_v3_eyJjaXRhdGlvbklEIjoiTUVOREVMRVlfQ0lUQVRJT05fMDFkMWFmOWQtYjdlOC00MTk1LTg4ZmUtOTUxM2M1MzU4ZThlIiwicHJvcGVydGllcyI6eyJub3RlSW5kZXgiOjB9LCJpc0VkaXRlZCI6ZmFsc2UsIm1hbnVhbE92ZXJyaWRlIjp7ImlzTWFudWFsbHlPdmVycmlkZGVuIjpmYWxzZSwiY2l0ZXByb2NUZXh0IjoiWzM1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DefaultPlaceholder_-1854013440"/>
          </w:placeholder>
        </w:sdtPr>
        <w:sdtContent>
          <w:ins w:id="88" w:author="Martin Novák" w:date="2023-03-22T19:29:00Z">
            <w:r w:rsidR="00C20D2C" w:rsidRPr="00926265">
              <w:rPr>
                <w:rFonts w:cstheme="minorHAnsi"/>
                <w:color w:val="000000"/>
                <w:highlight w:val="green"/>
              </w:rPr>
              <w:t>[35]</w:t>
            </w:r>
          </w:ins>
          <w:del w:id="89" w:author="Martin Novák" w:date="2023-03-20T17:48:00Z">
            <w:r w:rsidR="0053001E" w:rsidRPr="00926265" w:rsidDel="00DE5A44">
              <w:rPr>
                <w:rFonts w:cstheme="minorHAnsi"/>
                <w:color w:val="000000"/>
                <w:highlight w:val="green"/>
              </w:rPr>
              <w:delText>[35]</w:delText>
            </w:r>
          </w:del>
        </w:sdtContent>
      </w:sdt>
      <w:r w:rsidRPr="00D7426C">
        <w:rPr>
          <w:rFonts w:cstheme="minorHAnsi"/>
          <w:highlight w:val="green"/>
        </w:rPr>
        <w:t>, díky čemuž uživatel nemusí nic instalovat.</w:t>
      </w:r>
      <w:r w:rsidR="00670FEE" w:rsidRPr="00D7426C">
        <w:rPr>
          <w:rFonts w:cstheme="minorHAnsi"/>
          <w:highlight w:val="green"/>
        </w:rPr>
        <w:t xml:space="preserve"> </w:t>
      </w:r>
      <w:r w:rsidR="00635056" w:rsidRPr="00D7426C">
        <w:rPr>
          <w:rFonts w:cstheme="minorHAnsi"/>
          <w:highlight w:val="green"/>
        </w:rPr>
        <w:t>Prostředí .NET bylo původně určeno pouze pro platformy Microsoftu (Windows a Xbox), což se změnilo až v roce 201</w:t>
      </w:r>
      <w:r w:rsidR="0025731D" w:rsidRPr="00D7426C">
        <w:rPr>
          <w:rFonts w:cstheme="minorHAnsi"/>
          <w:highlight w:val="green"/>
        </w:rPr>
        <w:t>4</w:t>
      </w:r>
      <w:r w:rsidR="00635056" w:rsidRPr="00D7426C">
        <w:rPr>
          <w:rFonts w:cstheme="minorHAnsi"/>
          <w:highlight w:val="green"/>
        </w:rPr>
        <w:t xml:space="preserve"> vydáním .NET </w:t>
      </w:r>
      <w:proofErr w:type="spellStart"/>
      <w:r w:rsidR="00635056" w:rsidRPr="00D7426C">
        <w:rPr>
          <w:rFonts w:cstheme="minorHAnsi"/>
          <w:highlight w:val="green"/>
        </w:rPr>
        <w:t>Core</w:t>
      </w:r>
      <w:proofErr w:type="spellEnd"/>
      <w:sdt>
        <w:sdtPr>
          <w:rPr>
            <w:rFonts w:cstheme="minorHAnsi"/>
            <w:color w:val="000000"/>
            <w:highlight w:val="green"/>
          </w:rPr>
          <w:tag w:val="MENDELEY_CITATION_v3_eyJjaXRhdGlvbklEIjoiTUVOREVMRVlfQ0lUQVRJT05fMzZiYTRmMDItNjQ0MS00ZWVmLTgwYzYtYTM3ZGQzNDg1ZTM3IiwicHJvcGVydGllcyI6eyJub3RlSW5kZXgiOjB9LCJpc0VkaXRlZCI6ZmFsc2UsIm1hbnVhbE92ZXJyaWRlIjp7ImlzTWFudWFsbHlPdmVycmlkZGVuIjpmYWxzZSwiY2l0ZXByb2NUZXh0IjoiWzMw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2105489448"/>
          <w:placeholder>
            <w:docPart w:val="DefaultPlaceholder_-1854013440"/>
          </w:placeholder>
        </w:sdtPr>
        <w:sdtEndPr>
          <w:rPr>
            <w:rFonts w:cstheme="minorBidi"/>
          </w:rPr>
        </w:sdtEndPr>
        <w:sdtContent>
          <w:ins w:id="90" w:author="Martin Novák" w:date="2023-03-22T19:29:00Z">
            <w:r w:rsidR="00C20D2C" w:rsidRPr="00926265">
              <w:rPr>
                <w:rFonts w:cstheme="minorHAnsi"/>
                <w:color w:val="000000"/>
                <w:highlight w:val="green"/>
              </w:rPr>
              <w:t>[30]</w:t>
            </w:r>
          </w:ins>
          <w:del w:id="91" w:author="Martin Novák" w:date="2023-03-20T17:48:00Z">
            <w:r w:rsidR="0053001E" w:rsidRPr="00926265" w:rsidDel="00DE5A44">
              <w:rPr>
                <w:rFonts w:cstheme="minorHAnsi"/>
                <w:color w:val="000000"/>
                <w:highlight w:val="green"/>
              </w:rPr>
              <w:delText>[30]</w:delText>
            </w:r>
          </w:del>
        </w:sdtContent>
      </w:sdt>
      <w:r w:rsidR="00B84366" w:rsidRPr="00D7426C">
        <w:rPr>
          <w:rFonts w:cstheme="minorHAnsi"/>
          <w:highlight w:val="green"/>
        </w:rPr>
        <w:t xml:space="preserve">, </w:t>
      </w:r>
      <w:r w:rsidR="00635056" w:rsidRPr="00D7426C">
        <w:rPr>
          <w:rFonts w:cstheme="minorHAnsi"/>
          <w:color w:val="FF0000"/>
          <w:highlight w:val="green"/>
        </w:rPr>
        <w:t>ovšem s GUI pro ostatní systémy se vývojáři museli spoléhat na třetí strany</w:t>
      </w:r>
      <w:r w:rsidR="00635056" w:rsidRPr="00D7426C">
        <w:rPr>
          <w:rFonts w:cstheme="minorHAnsi"/>
          <w:highlight w:val="green"/>
        </w:rPr>
        <w:t>. V roce 202</w:t>
      </w:r>
      <w:r w:rsidR="00910660" w:rsidRPr="00D7426C">
        <w:rPr>
          <w:rFonts w:cstheme="minorHAnsi"/>
          <w:highlight w:val="green"/>
        </w:rPr>
        <w:t>2</w:t>
      </w:r>
      <w:r w:rsidR="00635056" w:rsidRPr="00D7426C">
        <w:rPr>
          <w:rFonts w:cstheme="minorHAnsi"/>
          <w:highlight w:val="green"/>
        </w:rPr>
        <w:t xml:space="preserve"> bylo vydáno</w:t>
      </w:r>
      <w:r w:rsidR="005E74DA" w:rsidRPr="00D7426C">
        <w:rPr>
          <w:rFonts w:cstheme="minorHAnsi"/>
          <w:highlight w:val="green"/>
        </w:rPr>
        <w:t xml:space="preserve"> </w:t>
      </w:r>
      <w:r w:rsidR="00635056" w:rsidRPr="00D7426C">
        <w:rPr>
          <w:rFonts w:cstheme="minorHAnsi"/>
          <w:highlight w:val="green"/>
        </w:rPr>
        <w:t xml:space="preserve">.NET MAUI umožňující </w:t>
      </w:r>
      <w:r w:rsidR="005E74DA" w:rsidRPr="00D7426C">
        <w:rPr>
          <w:rFonts w:cstheme="minorHAnsi"/>
          <w:highlight w:val="green"/>
        </w:rPr>
        <w:t>vytvořit</w:t>
      </w:r>
      <w:r w:rsidR="00635056" w:rsidRPr="00D7426C">
        <w:rPr>
          <w:rFonts w:cstheme="minorHAnsi"/>
          <w:highlight w:val="green"/>
        </w:rPr>
        <w:t xml:space="preserve"> jednu aplikaci na </w:t>
      </w:r>
      <w:r w:rsidR="00065AD7" w:rsidRPr="00D7426C">
        <w:rPr>
          <w:rFonts w:cstheme="minorHAnsi"/>
          <w:highlight w:val="green"/>
        </w:rPr>
        <w:t>Windows, Android, iOS a macOS</w:t>
      </w:r>
      <w:r w:rsidR="00635056" w:rsidRPr="00D7426C">
        <w:rPr>
          <w:rFonts w:cstheme="minorHAnsi"/>
          <w:highlight w:val="green"/>
        </w:rPr>
        <w:t xml:space="preserve"> s minimálními zásahy do kódu.</w:t>
      </w:r>
      <w:sdt>
        <w:sdtPr>
          <w:rPr>
            <w:rFonts w:cstheme="minorHAnsi"/>
            <w:color w:val="000000"/>
            <w:highlight w:val="green"/>
          </w:rPr>
          <w:tag w:val="MENDELEY_CITATION_v3_eyJjaXRhdGlvbklEIjoiTUVOREVMRVlfQ0lUQVRJT05fODE1NTkwYzAtZDc2MC00YjNjLWFiZmQtZDRiMWU3OWIyOTcxIiwicHJvcGVydGllcyI6eyJub3RlSW5kZXgiOjB9LCJpc0VkaXRlZCI6ZmFsc2UsIm1hbnVhbE92ZXJyaWRlIjp7ImNpdGVwcm9jVGV4dCI6IlszNl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
          <w:id w:val="2140984111"/>
          <w:placeholder>
            <w:docPart w:val="F7A274F8008E44829B6B49970B17647E"/>
          </w:placeholder>
        </w:sdtPr>
        <w:sdtEndPr>
          <w:rPr>
            <w:rFonts w:cstheme="minorBidi"/>
          </w:rPr>
        </w:sdtEndPr>
        <w:sdtContent>
          <w:ins w:id="92" w:author="Martin Novák" w:date="2023-03-22T19:29:00Z">
            <w:r w:rsidR="00C20D2C" w:rsidRPr="00926265">
              <w:rPr>
                <w:color w:val="000000"/>
                <w:highlight w:val="green"/>
              </w:rPr>
              <w:t>[36]</w:t>
            </w:r>
          </w:ins>
          <w:del w:id="93" w:author="Martin Novák" w:date="2023-03-20T17:48:00Z">
            <w:r w:rsidR="0053001E" w:rsidRPr="00926265" w:rsidDel="00DE5A44">
              <w:rPr>
                <w:color w:val="000000"/>
                <w:highlight w:val="green"/>
              </w:rPr>
              <w:delText>[36]</w:delText>
            </w:r>
          </w:del>
        </w:sdtContent>
      </w:sdt>
    </w:p>
    <w:p w14:paraId="594CFE9A" w14:textId="6DC13631" w:rsidR="00823F59" w:rsidRDefault="00823F59" w:rsidP="00F957BB">
      <w:pPr>
        <w:ind w:left="1416" w:firstLine="708"/>
        <w:jc w:val="both"/>
        <w:rPr>
          <w:color w:val="000000"/>
        </w:rPr>
      </w:pPr>
    </w:p>
    <w:p w14:paraId="455960EE" w14:textId="77777777" w:rsidR="00823F59" w:rsidRDefault="00823F59" w:rsidP="00F957BB">
      <w:pPr>
        <w:ind w:left="1416" w:firstLine="708"/>
        <w:jc w:val="both"/>
        <w:rPr>
          <w:rFonts w:cstheme="minorHAnsi"/>
        </w:rPr>
      </w:pPr>
    </w:p>
    <w:p w14:paraId="493F10E3" w14:textId="087C8189" w:rsidR="00054794" w:rsidRDefault="00054794" w:rsidP="00054794">
      <w:pPr>
        <w:pStyle w:val="Nadpis3"/>
      </w:pPr>
      <w:bookmarkStart w:id="94" w:name="_Toc129100411"/>
      <w:r w:rsidRPr="00AE4429">
        <w:t>3.3.2 přístup k paměti a ovládání hardware</w:t>
      </w:r>
      <w:bookmarkEnd w:id="94"/>
    </w:p>
    <w:p w14:paraId="2B8226B5" w14:textId="68844319" w:rsidR="00054794" w:rsidRDefault="00054794" w:rsidP="00054794">
      <w:pPr>
        <w:ind w:firstLine="708"/>
      </w:pPr>
      <w:r w:rsidRPr="00D7426C">
        <w:rPr>
          <w:rFonts w:cstheme="minorHAnsi"/>
          <w:color w:val="000000" w:themeColor="text1"/>
          <w:highlight w:val="green"/>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w:t>
      </w:r>
      <w:r w:rsidR="005270D6" w:rsidRPr="00D7426C">
        <w:rPr>
          <w:rFonts w:cstheme="minorHAnsi"/>
          <w:color w:val="000000" w:themeColor="text1"/>
          <w:highlight w:val="green"/>
          <w:shd w:val="clear" w:color="auto" w:fill="FFFFFF"/>
        </w:rPr>
        <w:t>vy</w:t>
      </w:r>
      <w:r w:rsidRPr="00D7426C">
        <w:rPr>
          <w:rFonts w:cstheme="minorHAnsi"/>
          <w:color w:val="000000" w:themeColor="text1"/>
          <w:highlight w:val="green"/>
          <w:shd w:val="clear" w:color="auto" w:fill="FFFFFF"/>
        </w:rPr>
        <w:t xml:space="preserve">značeného </w:t>
      </w:r>
      <w:r w:rsidR="005270D6" w:rsidRPr="00D7426C">
        <w:rPr>
          <w:rFonts w:cstheme="minorHAnsi"/>
          <w:color w:val="000000" w:themeColor="text1"/>
          <w:highlight w:val="green"/>
          <w:shd w:val="clear" w:color="auto" w:fill="FFFFFF"/>
        </w:rPr>
        <w:t>pomocí preprocesorů</w:t>
      </w:r>
      <w:r w:rsidRPr="00D7426C">
        <w:rPr>
          <w:rFonts w:cstheme="minorHAnsi"/>
          <w:color w:val="000000" w:themeColor="text1"/>
          <w:highlight w:val="green"/>
          <w:shd w:val="clear" w:color="auto" w:fill="FFFFFF"/>
        </w:rPr>
        <w:t xml:space="preserve"> </w:t>
      </w:r>
      <w:r w:rsidRPr="00D7426C">
        <w:rPr>
          <w:rFonts w:cstheme="minorHAnsi"/>
          <w:i/>
          <w:iCs/>
          <w:color w:val="000000" w:themeColor="text1"/>
          <w:highlight w:val="green"/>
          <w:shd w:val="clear" w:color="auto" w:fill="FFFFFF"/>
          <w:lang w:val="en-US"/>
        </w:rPr>
        <w:t>unsafe</w:t>
      </w:r>
      <w:r w:rsidRPr="00D7426C">
        <w:rPr>
          <w:rFonts w:cstheme="minorHAnsi"/>
          <w:color w:val="000000" w:themeColor="text1"/>
          <w:highlight w:val="green"/>
          <w:shd w:val="clear" w:color="auto" w:fill="FFFFFF"/>
        </w:rPr>
        <w:t>. Kód uvnitř toho bloku se podobá tomu, který by se napsal v C++ nebo C</w:t>
      </w:r>
      <w:sdt>
        <w:sdtPr>
          <w:rPr>
            <w:rFonts w:cstheme="minorHAnsi"/>
            <w:color w:val="000000"/>
            <w:highlight w:val="green"/>
            <w:shd w:val="clear" w:color="auto" w:fill="FFFFFF"/>
          </w:rPr>
          <w:tag w:val="MENDELEY_CITATION_v3_eyJjaXRhdGlvbklEIjoiTUVOREVMRVlfQ0lUQVRJT05fOGJiNGViMDYtMzhlMS00YWNiLWJkNDAtMzBhMDI3ZmE4MWFj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970A96CF103B4FC086E5080C8F84E91E"/>
          </w:placeholder>
        </w:sdtPr>
        <w:sdtEndPr>
          <w:rPr>
            <w:rFonts w:cstheme="minorBidi"/>
            <w:shd w:val="clear" w:color="auto" w:fill="auto"/>
          </w:rPr>
        </w:sdtEndPr>
        <w:sdtContent>
          <w:ins w:id="95" w:author="Martin Novák" w:date="2023-03-22T19:29:00Z">
            <w:r w:rsidR="00C20D2C" w:rsidRPr="00926265">
              <w:rPr>
                <w:color w:val="000000"/>
                <w:highlight w:val="green"/>
              </w:rPr>
              <w:t>[37]</w:t>
            </w:r>
          </w:ins>
          <w:del w:id="96" w:author="Martin Novák" w:date="2023-03-20T17:48:00Z">
            <w:r w:rsidR="0053001E" w:rsidRPr="00926265" w:rsidDel="00DE5A44">
              <w:rPr>
                <w:color w:val="000000"/>
                <w:highlight w:val="green"/>
              </w:rPr>
              <w:delText>[37]</w:delText>
            </w:r>
          </w:del>
        </w:sdtContent>
      </w:sdt>
      <w:r w:rsidRPr="00D7426C">
        <w:rPr>
          <w:rFonts w:cstheme="minorHAnsi"/>
          <w:color w:val="000000" w:themeColor="text1"/>
          <w:highlight w:val="green"/>
          <w:shd w:val="clear" w:color="auto" w:fill="FFFFFF"/>
        </w:rPr>
        <w:t xml:space="preserve">. </w:t>
      </w:r>
      <w:r w:rsidRPr="00D7426C">
        <w:rPr>
          <w:rFonts w:cstheme="minorHAnsi"/>
          <w:highlight w:val="green"/>
        </w:rPr>
        <w:t xml:space="preserve">Ačkoliv C# oficiálně neumožňuje ovládání jednočipových počítačů, existují rozšíření třetích stran, jako například </w:t>
      </w:r>
      <w:proofErr w:type="spellStart"/>
      <w:r w:rsidRPr="00D7426C">
        <w:rPr>
          <w:rFonts w:cstheme="minorHAnsi"/>
          <w:highlight w:val="green"/>
        </w:rPr>
        <w:t>nanoFramework</w:t>
      </w:r>
      <w:proofErr w:type="spellEnd"/>
      <w:r w:rsidRPr="00D7426C">
        <w:rPr>
          <w:rFonts w:cstheme="minorHAnsi"/>
          <w:highlight w:val="green"/>
        </w:rPr>
        <w:t xml:space="preserve"> nebo</w:t>
      </w:r>
      <w:r w:rsidR="002D371E" w:rsidRPr="00D7426C">
        <w:rPr>
          <w:rFonts w:cstheme="minorHAnsi"/>
          <w:highlight w:val="green"/>
        </w:rPr>
        <w:t xml:space="preserve"> placené</w:t>
      </w:r>
      <w:r w:rsidRPr="00D7426C">
        <w:rPr>
          <w:rFonts w:cstheme="minorHAnsi"/>
          <w:highlight w:val="green"/>
        </w:rPr>
        <w:t xml:space="preserve"> </w:t>
      </w:r>
      <w:proofErr w:type="spellStart"/>
      <w:r w:rsidRPr="00D7426C">
        <w:rPr>
          <w:rFonts w:cstheme="minorHAnsi"/>
          <w:highlight w:val="green"/>
        </w:rPr>
        <w:t>visualmicro</w:t>
      </w:r>
      <w:proofErr w:type="spellEnd"/>
      <w:r w:rsidR="002D371E" w:rsidRPr="00D7426C">
        <w:rPr>
          <w:rFonts w:cstheme="minorHAnsi"/>
          <w:highlight w:val="green"/>
        </w:rPr>
        <w:t xml:space="preserve">, </w:t>
      </w:r>
      <w:r w:rsidRPr="00D7426C">
        <w:rPr>
          <w:rFonts w:cstheme="minorHAnsi"/>
          <w:highlight w:val="green"/>
        </w:rPr>
        <w:t>které podporují čipy založené na ARM architektuře</w:t>
      </w:r>
      <w:sdt>
        <w:sdtPr>
          <w:rPr>
            <w:rFonts w:cstheme="minorHAnsi"/>
            <w:color w:val="000000"/>
            <w:highlight w:val="green"/>
          </w:rPr>
          <w:tag w:val="MENDELEY_CITATION_v3_eyJjaXRhdGlvbklEIjoiTUVOREVMRVlfQ0lUQVRJT05fNjc1ZjQyNGItNzYyNy00NDgyLWI4NDAtN2JmMTc4NWY2N2EyIiwicHJvcGVydGllcyI6eyJub3RlSW5kZXgiOjB9LCJpc0VkaXRlZCI6ZmFsc2UsIm1hbnVhbE92ZXJyaWRlIjp7ImNpdGVwcm9jVGV4dCI6IlszOCwgMzl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
          <w:id w:val="-156458570"/>
          <w:placeholder>
            <w:docPart w:val="A27160C00F7E4DA6A58161385C6D7B7B"/>
          </w:placeholder>
        </w:sdtPr>
        <w:sdtEndPr>
          <w:rPr>
            <w:rFonts w:cstheme="minorBidi"/>
          </w:rPr>
        </w:sdtEndPr>
        <w:sdtContent>
          <w:ins w:id="97" w:author="Martin Novák" w:date="2023-03-22T19:29:00Z">
            <w:r w:rsidR="00C20D2C" w:rsidRPr="00926265">
              <w:rPr>
                <w:color w:val="000000"/>
                <w:highlight w:val="green"/>
              </w:rPr>
              <w:t>[38, 39]</w:t>
            </w:r>
          </w:ins>
          <w:del w:id="98" w:author="Martin Novák" w:date="2023-03-20T17:48:00Z">
            <w:r w:rsidR="0053001E" w:rsidRPr="00926265" w:rsidDel="00DE5A44">
              <w:rPr>
                <w:color w:val="000000"/>
                <w:highlight w:val="green"/>
              </w:rPr>
              <w:delText>[38, 39]</w:delText>
            </w:r>
          </w:del>
        </w:sdtContent>
      </w:sdt>
      <w:r w:rsidRPr="00D7426C">
        <w:rPr>
          <w:rFonts w:cstheme="minorHAnsi"/>
          <w:highlight w:val="green"/>
        </w:rPr>
        <w:t>.</w:t>
      </w:r>
    </w:p>
    <w:p w14:paraId="7FF6EE3C" w14:textId="22E3E651" w:rsidR="00054794" w:rsidRPr="00054794" w:rsidRDefault="00054794" w:rsidP="00054794">
      <w:pPr>
        <w:pStyle w:val="Nadpis3"/>
      </w:pPr>
      <w:bookmarkStart w:id="99" w:name="_Toc129100412"/>
      <w:r w:rsidRPr="00AE4429">
        <w:t>3.3.3</w:t>
      </w:r>
      <w:r w:rsidR="004E2A30" w:rsidRPr="00AE4429">
        <w:t xml:space="preserve"> porovnání s Javou</w:t>
      </w:r>
      <w:bookmarkEnd w:id="99"/>
    </w:p>
    <w:p w14:paraId="6A154486" w14:textId="666874F4" w:rsidR="004E2A30" w:rsidRDefault="00BD3FC3" w:rsidP="004E2A30">
      <w:pPr>
        <w:ind w:left="1416" w:firstLine="708"/>
        <w:jc w:val="both"/>
        <w:rPr>
          <w:rFonts w:cstheme="minorHAnsi"/>
        </w:rPr>
      </w:pPr>
      <w:r w:rsidRPr="00D7426C">
        <w:rPr>
          <w:rFonts w:cstheme="minorHAnsi"/>
          <w:color w:val="000000" w:themeColor="text1"/>
          <w:highlight w:val="green"/>
          <w:shd w:val="clear" w:color="auto" w:fill="FFFFFF"/>
        </w:rPr>
        <w:t xml:space="preserve">Stejně jako u Javy je zde viditelnost tříd řízena pomocí </w:t>
      </w:r>
      <w:r w:rsidRPr="00D7426C">
        <w:rPr>
          <w:rFonts w:cstheme="minorHAnsi"/>
          <w:i/>
          <w:iCs/>
          <w:highlight w:val="green"/>
          <w:shd w:val="clear" w:color="auto" w:fill="FFFFFF"/>
          <w:lang w:val="en-US"/>
        </w:rPr>
        <w:t>namespace</w:t>
      </w:r>
      <w:r w:rsidRPr="00D7426C">
        <w:rPr>
          <w:rFonts w:cstheme="minorHAnsi"/>
          <w:highlight w:val="green"/>
          <w:shd w:val="clear" w:color="auto" w:fill="FFFFFF"/>
        </w:rPr>
        <w:t xml:space="preserve">. </w:t>
      </w:r>
      <w:r w:rsidR="00B96EF0" w:rsidRPr="00D7426C">
        <w:rPr>
          <w:rFonts w:cstheme="minorHAnsi"/>
          <w:highlight w:val="green"/>
          <w:shd w:val="clear" w:color="auto" w:fill="FFFFFF"/>
        </w:rPr>
        <w:t>Při přetěžování metod je signatura dána typem a pořadím parametrů</w:t>
      </w:r>
      <w:r w:rsidR="00E11909" w:rsidRPr="00D7426C">
        <w:rPr>
          <w:rFonts w:cstheme="minorHAnsi"/>
          <w:highlight w:val="green"/>
          <w:shd w:val="clear" w:color="auto" w:fill="FFFFFF"/>
        </w:rPr>
        <w:t>,</w:t>
      </w:r>
      <w:r w:rsidR="00B96EF0" w:rsidRPr="00D7426C">
        <w:rPr>
          <w:rFonts w:cstheme="minorHAnsi"/>
          <w:highlight w:val="green"/>
          <w:shd w:val="clear" w:color="auto" w:fill="FFFFFF"/>
        </w:rPr>
        <w:t xml:space="preserve"> a</w:t>
      </w:r>
      <w:r w:rsidR="00E11909" w:rsidRPr="00D7426C">
        <w:rPr>
          <w:rFonts w:cstheme="minorHAnsi"/>
          <w:highlight w:val="green"/>
          <w:shd w:val="clear" w:color="auto" w:fill="FFFFFF"/>
        </w:rPr>
        <w:t>le</w:t>
      </w:r>
      <w:r w:rsidR="00B96EF0" w:rsidRPr="00D7426C">
        <w:rPr>
          <w:rFonts w:cstheme="minorHAnsi"/>
          <w:highlight w:val="green"/>
          <w:shd w:val="clear" w:color="auto" w:fill="FFFFFF"/>
        </w:rPr>
        <w:t xml:space="preserve"> oproti Javě </w:t>
      </w:r>
      <w:r w:rsidR="00B96EF0" w:rsidRPr="00D7426C">
        <w:rPr>
          <w:rFonts w:cstheme="minorHAnsi"/>
          <w:highlight w:val="green"/>
          <w:shd w:val="clear" w:color="auto" w:fill="FFFFFF"/>
        </w:rPr>
        <w:lastRenderedPageBreak/>
        <w:t>umí přetěžovat i operátory</w:t>
      </w:r>
      <w:sdt>
        <w:sdtPr>
          <w:rPr>
            <w:rFonts w:cstheme="minorHAnsi"/>
            <w:color w:val="000000"/>
            <w:highlight w:val="green"/>
            <w:shd w:val="clear" w:color="auto" w:fill="FFFFFF"/>
          </w:rPr>
          <w:tag w:val="MENDELEY_CITATION_v3_eyJjaXRhdGlvbklEIjoiTUVOREVMRVlfQ0lUQVRJT05fMDZkZmMwODUtMzI2OC00MDZhLTllOWEtNjgyNDEzYzY3NzhiIiwicHJvcGVydGllcyI6eyJub3RlSW5kZXgiOjB9LCJpc0VkaXRlZCI6ZmFsc2UsIm1hbnVhbE92ZXJyaWRlIjp7ImNpdGVwcm9jVGV4dCI6Ils0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85ACEDB18B2942AD93FF4CE3466EE1ED"/>
          </w:placeholder>
        </w:sdtPr>
        <w:sdtEndPr>
          <w:rPr>
            <w:rFonts w:cstheme="minorBidi"/>
            <w:shd w:val="clear" w:color="auto" w:fill="auto"/>
          </w:rPr>
        </w:sdtEndPr>
        <w:sdtContent>
          <w:ins w:id="100" w:author="Martin Novák" w:date="2023-03-22T19:29:00Z">
            <w:r w:rsidR="00C20D2C" w:rsidRPr="00926265">
              <w:rPr>
                <w:color w:val="000000"/>
                <w:highlight w:val="green"/>
              </w:rPr>
              <w:t>[40]</w:t>
            </w:r>
          </w:ins>
          <w:del w:id="101" w:author="Martin Novák" w:date="2023-03-20T17:48:00Z">
            <w:r w:rsidR="0053001E" w:rsidRPr="00926265" w:rsidDel="00DE5A44">
              <w:rPr>
                <w:color w:val="000000"/>
                <w:highlight w:val="green"/>
              </w:rPr>
              <w:delText>[40]</w:delText>
            </w:r>
          </w:del>
        </w:sdtContent>
      </w:sdt>
      <w:r w:rsidR="00B96EF0" w:rsidRPr="00D7426C">
        <w:rPr>
          <w:rFonts w:cstheme="minorHAnsi"/>
          <w:color w:val="000000" w:themeColor="text1"/>
          <w:highlight w:val="green"/>
          <w:shd w:val="clear" w:color="auto" w:fill="FFFFFF"/>
        </w:rPr>
        <w:t xml:space="preserve">. C# dokáže primitivní datové typy (např. </w:t>
      </w:r>
      <w:r w:rsidR="00B96EF0" w:rsidRPr="00D7426C">
        <w:rPr>
          <w:rFonts w:cstheme="minorHAnsi"/>
          <w:i/>
          <w:iCs/>
          <w:color w:val="000000" w:themeColor="text1"/>
          <w:highlight w:val="green"/>
          <w:shd w:val="clear" w:color="auto" w:fill="FFFFFF"/>
          <w:lang w:val="en-US"/>
        </w:rPr>
        <w:t>int</w:t>
      </w:r>
      <w:r w:rsidR="00B96EF0" w:rsidRPr="00D7426C">
        <w:rPr>
          <w:rFonts w:cstheme="minorHAnsi"/>
          <w:color w:val="000000" w:themeColor="text1"/>
          <w:highlight w:val="green"/>
          <w:shd w:val="clear" w:color="auto" w:fill="FFFFFF"/>
        </w:rPr>
        <w:t>) automaticky měnit na objekty</w:t>
      </w:r>
      <w:sdt>
        <w:sdtPr>
          <w:rPr>
            <w:rFonts w:cstheme="minorHAnsi"/>
            <w:color w:val="000000"/>
            <w:highlight w:val="green"/>
            <w:shd w:val="clear" w:color="auto" w:fill="FFFFFF"/>
          </w:rPr>
          <w:tag w:val="MENDELEY_CITATION_v3_eyJjaXRhdGlvbklEIjoiTUVOREVMRVlfQ0lUQVRJT05fNjBhMjkyOGMtNTBlNS00ZDc1LTg5ZTYtN2Y5NTAxNDdiNDkzIiwicHJvcGVydGllcyI6eyJub3RlSW5kZXgiOjB9LCJpc0VkaXRlZCI6ZmFsc2UsIm1hbnVhbE92ZXJyaWRlIjp7ImNpdGVwcm9jVGV4dCI6IlsyOV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85ACEDB18B2942AD93FF4CE3466EE1ED"/>
          </w:placeholder>
        </w:sdtPr>
        <w:sdtEndPr>
          <w:rPr>
            <w:rFonts w:cstheme="minorBidi"/>
            <w:shd w:val="clear" w:color="auto" w:fill="auto"/>
          </w:rPr>
        </w:sdtEndPr>
        <w:sdtContent>
          <w:ins w:id="102" w:author="Martin Novák" w:date="2023-03-22T19:29:00Z">
            <w:r w:rsidR="00C20D2C" w:rsidRPr="00926265">
              <w:rPr>
                <w:color w:val="000000"/>
                <w:highlight w:val="green"/>
              </w:rPr>
              <w:t>[29]</w:t>
            </w:r>
          </w:ins>
          <w:del w:id="103" w:author="Martin Novák" w:date="2023-03-20T17:48:00Z">
            <w:r w:rsidR="0053001E" w:rsidRPr="00926265" w:rsidDel="00DE5A44">
              <w:rPr>
                <w:color w:val="000000"/>
                <w:highlight w:val="green"/>
              </w:rPr>
              <w:delText>[29]</w:delText>
            </w:r>
          </w:del>
        </w:sdtContent>
      </w:sdt>
      <w:r w:rsidR="00B96EF0" w:rsidRPr="00D7426C">
        <w:rPr>
          <w:rFonts w:cstheme="minorHAnsi"/>
          <w:color w:val="000000" w:themeColor="text1"/>
          <w:highlight w:val="green"/>
          <w:shd w:val="clear" w:color="auto" w:fill="FFFFFF"/>
        </w:rPr>
        <w:t>.</w:t>
      </w:r>
      <w:r w:rsidR="004E2A30" w:rsidRPr="00D7426C">
        <w:rPr>
          <w:rFonts w:cstheme="minorHAnsi"/>
          <w:color w:val="000000" w:themeColor="text1"/>
          <w:highlight w:val="green"/>
          <w:shd w:val="clear" w:color="auto" w:fill="FFFFFF"/>
        </w:rPr>
        <w:t xml:space="preserve"> </w:t>
      </w:r>
      <w:r w:rsidR="00F67031" w:rsidRPr="00D7426C">
        <w:rPr>
          <w:rFonts w:cstheme="minorHAnsi"/>
          <w:highlight w:val="green"/>
        </w:rPr>
        <w:t xml:space="preserve">Tak jako Java i C# má </w:t>
      </w:r>
      <w:r w:rsidR="00F67031" w:rsidRPr="00D7426C">
        <w:rPr>
          <w:rFonts w:cstheme="minorHAnsi"/>
          <w:color w:val="000000" w:themeColor="text1"/>
          <w:highlight w:val="green"/>
          <w:shd w:val="clear" w:color="auto" w:fill="FFFFFF"/>
          <w:lang w:val="en-US"/>
        </w:rPr>
        <w:t xml:space="preserve">Garbage Collector, </w:t>
      </w:r>
      <w:r w:rsidR="00F67031" w:rsidRPr="00D7426C">
        <w:rPr>
          <w:rFonts w:cstheme="minorHAnsi"/>
          <w:color w:val="000000" w:themeColor="text1"/>
          <w:highlight w:val="green"/>
          <w:shd w:val="clear" w:color="auto" w:fill="FFFFFF"/>
        </w:rPr>
        <w:t>který za programátora uvolňuje paměť. K jeho spuštění dochází při nedostatku paměti, nebo překročení stanoveného limitu</w:t>
      </w:r>
      <w:sdt>
        <w:sdtPr>
          <w:rPr>
            <w:rFonts w:cstheme="minorHAnsi"/>
            <w:color w:val="000000"/>
            <w:highlight w:val="green"/>
            <w:shd w:val="clear" w:color="auto" w:fill="FFFFFF"/>
          </w:rPr>
          <w:tag w:val="MENDELEY_CITATION_v3_eyJjaXRhdGlvbklEIjoiTUVOREVMRVlfQ0lUQVRJT05fMzIzZDdhOGYtNjlkZS00NDM0LWFjODEtMmU0OGY3NTdiN2Q5IiwicHJvcGVydGllcyI6eyJub3RlSW5kZXgiOjB9LCJpc0VkaXRlZCI6ZmFsc2UsIm1hbnVhbE92ZXJyaWRlIjp7ImNpdGVwcm9jVGV4dCI6Ils0MSwgNDJ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
          <w:id w:val="2117399983"/>
          <w:placeholder>
            <w:docPart w:val="DefaultPlaceholder_-1854013440"/>
          </w:placeholder>
        </w:sdtPr>
        <w:sdtEndPr>
          <w:rPr>
            <w:rFonts w:cstheme="minorBidi"/>
            <w:shd w:val="clear" w:color="auto" w:fill="auto"/>
          </w:rPr>
        </w:sdtEndPr>
        <w:sdtContent>
          <w:ins w:id="104" w:author="Martin Novák" w:date="2023-03-22T19:29:00Z">
            <w:r w:rsidR="00C20D2C" w:rsidRPr="00926265">
              <w:rPr>
                <w:color w:val="000000"/>
                <w:highlight w:val="green"/>
              </w:rPr>
              <w:t>[41, 42]</w:t>
            </w:r>
          </w:ins>
          <w:del w:id="105" w:author="Martin Novák" w:date="2023-03-20T17:48:00Z">
            <w:r w:rsidR="0053001E" w:rsidRPr="00926265" w:rsidDel="00DE5A44">
              <w:rPr>
                <w:color w:val="000000"/>
                <w:highlight w:val="green"/>
              </w:rPr>
              <w:delText>[41, 42]</w:delText>
            </w:r>
          </w:del>
        </w:sdtContent>
      </w:sdt>
      <w:r w:rsidR="00F67031" w:rsidRPr="00D7426C">
        <w:rPr>
          <w:rFonts w:cstheme="minorHAnsi"/>
          <w:color w:val="000000" w:themeColor="text1"/>
          <w:highlight w:val="green"/>
          <w:shd w:val="clear" w:color="auto" w:fill="FFFFFF"/>
        </w:rPr>
        <w:t>.</w:t>
      </w:r>
      <w:r w:rsidR="004E2A30" w:rsidRPr="00D7426C">
        <w:rPr>
          <w:rFonts w:cstheme="minorHAnsi"/>
          <w:highlight w:val="green"/>
        </w:rPr>
        <w:t xml:space="preserve"> Ačkoliv C# v některých situacích vyžaduje oproti Javě další klíčová slova, čímž působí jako pomalejší na psaní, snižuje se tím množství chyb a urychluje orientaci v kódu, protože je na první pohled vidět přetěžování při dědičnosti a použité modifikátory.</w:t>
      </w:r>
    </w:p>
    <w:p w14:paraId="35C39F39" w14:textId="4CF2C3A3" w:rsidR="00635056" w:rsidRDefault="00635056" w:rsidP="00F957BB">
      <w:pPr>
        <w:ind w:left="1416" w:firstLine="708"/>
        <w:jc w:val="both"/>
        <w:rPr>
          <w:rFonts w:cstheme="minorHAnsi"/>
          <w:color w:val="000000" w:themeColor="text1"/>
          <w:shd w:val="clear" w:color="auto" w:fill="FFFFFF"/>
        </w:rPr>
      </w:pPr>
    </w:p>
    <w:p w14:paraId="2857D906" w14:textId="360355E6" w:rsidR="00BB42B5" w:rsidRDefault="00BB42B5" w:rsidP="00BB42B5">
      <w:pPr>
        <w:pStyle w:val="Nadpis3"/>
        <w:rPr>
          <w:shd w:val="clear" w:color="auto" w:fill="FFFFFF"/>
        </w:rPr>
      </w:pPr>
      <w:bookmarkStart w:id="106" w:name="_Toc129100413"/>
      <w:r w:rsidRPr="00AE4429">
        <w:rPr>
          <w:shd w:val="clear" w:color="auto" w:fill="FFFFFF"/>
        </w:rPr>
        <w:t>3.3.4 podobnosti s C++</w:t>
      </w:r>
      <w:bookmarkEnd w:id="106"/>
    </w:p>
    <w:p w14:paraId="2B520A7F" w14:textId="4E7CDFF8" w:rsidR="00BB42B5" w:rsidRDefault="001946D2" w:rsidP="00BB42B5">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Tak</w:t>
      </w:r>
      <w:r w:rsidR="00F67031" w:rsidRPr="00D7426C">
        <w:rPr>
          <w:rFonts w:cstheme="minorHAnsi"/>
          <w:color w:val="000000" w:themeColor="text1"/>
          <w:highlight w:val="green"/>
          <w:shd w:val="clear" w:color="auto" w:fill="FFFFFF"/>
        </w:rPr>
        <w:t xml:space="preserve"> </w:t>
      </w:r>
      <w:r w:rsidR="00E050F9" w:rsidRPr="00D7426C">
        <w:rPr>
          <w:rFonts w:cstheme="minorHAnsi"/>
          <w:color w:val="000000" w:themeColor="text1"/>
          <w:highlight w:val="green"/>
          <w:shd w:val="clear" w:color="auto" w:fill="FFFFFF"/>
        </w:rPr>
        <w:t>jako</w:t>
      </w:r>
      <w:r w:rsidR="00F67031" w:rsidRPr="00D7426C">
        <w:rPr>
          <w:rFonts w:cstheme="minorHAnsi"/>
          <w:color w:val="000000" w:themeColor="text1"/>
          <w:highlight w:val="green"/>
          <w:shd w:val="clear" w:color="auto" w:fill="FFFFFF"/>
        </w:rPr>
        <w:t xml:space="preserve"> C++ </w:t>
      </w:r>
      <w:r w:rsidR="00E050F9" w:rsidRPr="00D7426C">
        <w:rPr>
          <w:rFonts w:cstheme="minorHAnsi"/>
          <w:color w:val="000000" w:themeColor="text1"/>
          <w:highlight w:val="green"/>
          <w:shd w:val="clear" w:color="auto" w:fill="FFFFFF"/>
        </w:rPr>
        <w:t>má i C#</w:t>
      </w:r>
      <w:r w:rsidR="00F67031" w:rsidRPr="00D7426C">
        <w:rPr>
          <w:rFonts w:cstheme="minorHAnsi"/>
          <w:color w:val="000000" w:themeColor="text1"/>
          <w:highlight w:val="green"/>
          <w:shd w:val="clear" w:color="auto" w:fill="FFFFFF"/>
        </w:rPr>
        <w:t xml:space="preserve"> struktury, které by se daly označit jako hodnotová verze objektu, ale mají omezené možnosti. Například nemohou mít hodnotu </w:t>
      </w:r>
      <w:r w:rsidR="00F67031" w:rsidRPr="00D7426C">
        <w:rPr>
          <w:rFonts w:cstheme="minorHAnsi"/>
          <w:i/>
          <w:iCs/>
          <w:color w:val="000000" w:themeColor="text1"/>
          <w:highlight w:val="green"/>
          <w:shd w:val="clear" w:color="auto" w:fill="FFFFFF"/>
          <w:lang w:val="en-US"/>
        </w:rPr>
        <w:t>null</w:t>
      </w:r>
      <w:r w:rsidR="00F67031" w:rsidRPr="00D7426C">
        <w:rPr>
          <w:rFonts w:cstheme="minorHAnsi"/>
          <w:color w:val="000000" w:themeColor="text1"/>
          <w:highlight w:val="green"/>
          <w:shd w:val="clear" w:color="auto" w:fill="FFFFFF"/>
        </w:rPr>
        <w:t>, používat dědičnost a mít proměnné inicializované při deklaraci</w:t>
      </w:r>
      <w:sdt>
        <w:sdtPr>
          <w:rPr>
            <w:rFonts w:cstheme="minorHAnsi"/>
            <w:color w:val="000000"/>
            <w:highlight w:val="green"/>
            <w:shd w:val="clear" w:color="auto" w:fill="FFFFFF"/>
          </w:rPr>
          <w:tag w:val="MENDELEY_CITATION_v3_eyJjaXRhdGlvbklEIjoiTUVOREVMRVlfQ0lUQVRJT05fY2FmNGM5YjQtNzI4NC00Y2Q1LWFkNDktMGY1ZTUzNGM0Y2Ix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DefaultPlaceholder_-1854013440"/>
          </w:placeholder>
        </w:sdtPr>
        <w:sdtEndPr>
          <w:rPr>
            <w:rFonts w:cstheme="minorBidi"/>
            <w:shd w:val="clear" w:color="auto" w:fill="auto"/>
          </w:rPr>
        </w:sdtEndPr>
        <w:sdtContent>
          <w:ins w:id="107" w:author="Martin Novák" w:date="2023-03-22T19:29:00Z">
            <w:r w:rsidR="00C20D2C" w:rsidRPr="00926265">
              <w:rPr>
                <w:color w:val="000000"/>
                <w:highlight w:val="green"/>
              </w:rPr>
              <w:t>[37]</w:t>
            </w:r>
          </w:ins>
          <w:del w:id="108" w:author="Martin Novák" w:date="2023-03-20T17:48:00Z">
            <w:r w:rsidR="0053001E" w:rsidRPr="00926265" w:rsidDel="00DE5A44">
              <w:rPr>
                <w:color w:val="000000"/>
                <w:highlight w:val="green"/>
              </w:rPr>
              <w:delText>[37]</w:delText>
            </w:r>
          </w:del>
        </w:sdtContent>
      </w:sdt>
      <w:r w:rsidR="00F67031" w:rsidRPr="00D7426C">
        <w:rPr>
          <w:rFonts w:cstheme="minorHAnsi"/>
          <w:color w:val="000000" w:themeColor="text1"/>
          <w:highlight w:val="green"/>
          <w:shd w:val="clear" w:color="auto" w:fill="FFFFFF"/>
        </w:rPr>
        <w:t>.</w:t>
      </w:r>
      <w:r>
        <w:rPr>
          <w:rFonts w:cstheme="minorHAnsi"/>
          <w:color w:val="000000" w:themeColor="text1"/>
          <w:shd w:val="clear" w:color="auto" w:fill="FFFFFF"/>
        </w:rPr>
        <w:t xml:space="preserve"> </w:t>
      </w:r>
    </w:p>
    <w:p w14:paraId="31C456EE" w14:textId="7DB20A4C" w:rsidR="00635056" w:rsidRPr="00BB42B5" w:rsidRDefault="00F67031" w:rsidP="00BB42B5">
      <w:pPr>
        <w:ind w:left="1416" w:firstLine="708"/>
        <w:jc w:val="both"/>
        <w:rPr>
          <w:rFonts w:cstheme="minorHAnsi"/>
          <w:color w:val="000000" w:themeColor="text1"/>
          <w:shd w:val="clear" w:color="auto" w:fill="FFFFFF"/>
        </w:rPr>
      </w:pPr>
      <w:r w:rsidRPr="00D7426C">
        <w:rPr>
          <w:rFonts w:cstheme="minorHAnsi"/>
          <w:highlight w:val="green"/>
        </w:rPr>
        <w:t xml:space="preserve">Podobně jako má C++ pointery na funkce, v C# jsou využíváni delegáti, kteří slouží k předávání metod v parametru, nebo umožňují dynamicky měnit volanou funkci. Delegáty je možné sloučit do </w:t>
      </w:r>
      <w:proofErr w:type="spellStart"/>
      <w:r w:rsidRPr="00D7426C">
        <w:rPr>
          <w:rFonts w:cstheme="minorHAnsi"/>
          <w:i/>
          <w:iCs/>
          <w:highlight w:val="green"/>
        </w:rPr>
        <w:t>MulticastDelegate</w:t>
      </w:r>
      <w:proofErr w:type="spellEnd"/>
      <w:r w:rsidRPr="00D7426C">
        <w:rPr>
          <w:rFonts w:cstheme="minorHAnsi"/>
          <w:highlight w:val="green"/>
        </w:rPr>
        <w:t>, který obsahuje jejich seznam a při volání je postupně provádí</w:t>
      </w:r>
      <w:sdt>
        <w:sdtPr>
          <w:rPr>
            <w:rFonts w:cstheme="minorHAnsi"/>
            <w:color w:val="000000"/>
            <w:highlight w:val="green"/>
          </w:rPr>
          <w:tag w:val="MENDELEY_CITATION_v3_eyJjaXRhdGlvbklEIjoiTUVOREVMRVlfQ0lUQVRJT05fYWE4NTgyN2UtYWQzOC00OGYwLWFiNjktMjgzZTM2NWI1YzIyIiwicHJvcGVydGllcyI6eyJub3RlSW5kZXgiOjB9LCJpc0VkaXRlZCI6ZmFsc2UsIm1hbnVhbE92ZXJyaWRlIjp7ImNpdGVwcm9jVGV4dCI6Ils0M+KAkzQ1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
          <w:id w:val="-1190910672"/>
          <w:placeholder>
            <w:docPart w:val="DefaultPlaceholder_-1854013440"/>
          </w:placeholder>
        </w:sdtPr>
        <w:sdtEndPr>
          <w:rPr>
            <w:rFonts w:cstheme="minorBidi"/>
          </w:rPr>
        </w:sdtEndPr>
        <w:sdtContent>
          <w:ins w:id="109" w:author="Martin Novák" w:date="2023-03-22T19:29:00Z">
            <w:r w:rsidR="00C20D2C" w:rsidRPr="00926265">
              <w:rPr>
                <w:color w:val="000000"/>
                <w:highlight w:val="green"/>
              </w:rPr>
              <w:t>[43–45]</w:t>
            </w:r>
          </w:ins>
          <w:del w:id="110" w:author="Martin Novák" w:date="2023-03-20T17:48:00Z">
            <w:r w:rsidR="0053001E" w:rsidRPr="00926265" w:rsidDel="00DE5A44">
              <w:rPr>
                <w:color w:val="000000"/>
                <w:highlight w:val="green"/>
              </w:rPr>
              <w:delText>[43–45]</w:delText>
            </w:r>
          </w:del>
        </w:sdtContent>
      </w:sdt>
      <w:r w:rsidRPr="00D7426C">
        <w:rPr>
          <w:rFonts w:cstheme="minorHAnsi"/>
          <w:highlight w:val="green"/>
        </w:rPr>
        <w:t xml:space="preserve">. Další jejich využití jsou eventy (např. kliknutí na tlačítko), kde metody, které na něj reagují, musí být typu </w:t>
      </w:r>
      <w:r w:rsidRPr="00D7426C">
        <w:rPr>
          <w:rFonts w:cstheme="minorHAnsi"/>
          <w:i/>
          <w:iCs/>
          <w:highlight w:val="green"/>
          <w:lang w:val="en-US"/>
        </w:rPr>
        <w:t>void</w:t>
      </w:r>
      <w:r w:rsidRPr="00D7426C">
        <w:rPr>
          <w:rFonts w:cstheme="minorHAnsi"/>
          <w:highlight w:val="green"/>
        </w:rPr>
        <w:t xml:space="preserve"> a mít parametry typu </w:t>
      </w:r>
      <w:r w:rsidR="00C2150F" w:rsidRPr="00D7426C">
        <w:rPr>
          <w:rFonts w:cstheme="minorHAnsi"/>
          <w:highlight w:val="green"/>
          <w:lang w:val="en-US"/>
        </w:rPr>
        <w:t>O</w:t>
      </w:r>
      <w:r w:rsidRPr="00D7426C">
        <w:rPr>
          <w:rFonts w:cstheme="minorHAnsi"/>
          <w:highlight w:val="green"/>
          <w:lang w:val="en-US"/>
        </w:rPr>
        <w:t>bje</w:t>
      </w:r>
      <w:r w:rsidR="00C2150F" w:rsidRPr="00D7426C">
        <w:rPr>
          <w:rFonts w:cstheme="minorHAnsi"/>
          <w:highlight w:val="green"/>
          <w:lang w:val="en-US"/>
        </w:rPr>
        <w:t>c</w:t>
      </w:r>
      <w:r w:rsidRPr="00D7426C">
        <w:rPr>
          <w:rFonts w:cstheme="minorHAnsi"/>
          <w:highlight w:val="green"/>
          <w:lang w:val="en-US"/>
        </w:rPr>
        <w:t>t</w:t>
      </w:r>
      <w:r w:rsidRPr="00D7426C">
        <w:rPr>
          <w:rFonts w:cstheme="minorHAnsi"/>
          <w:highlight w:val="green"/>
        </w:rPr>
        <w:t xml:space="preserve"> a </w:t>
      </w:r>
      <w:proofErr w:type="spellStart"/>
      <w:r w:rsidRPr="00D7426C">
        <w:rPr>
          <w:rFonts w:cstheme="minorHAnsi"/>
          <w:i/>
          <w:iCs/>
          <w:highlight w:val="green"/>
        </w:rPr>
        <w:t>EventArgs</w:t>
      </w:r>
      <w:proofErr w:type="spellEnd"/>
      <w:r w:rsidRPr="00D7426C">
        <w:rPr>
          <w:rFonts w:cstheme="minorHAnsi"/>
          <w:highlight w:val="green"/>
        </w:rPr>
        <w:t xml:space="preserve"> nebo jeho potomka. První parametr říká, jaký objekt event vyvolal a druhý obsahuje podrobnosti, jako například jaká je poloha kurzoru</w:t>
      </w:r>
      <w:sdt>
        <w:sdtPr>
          <w:rPr>
            <w:rFonts w:cstheme="minorHAnsi"/>
            <w:color w:val="000000"/>
            <w:highlight w:val="green"/>
          </w:rPr>
          <w:tag w:val="MENDELEY_CITATION_v3_eyJjaXRhdGlvbklEIjoiTUVOREVMRVlfQ0lUQVRJT05fMDEzYzQ5NGQtNjJhYy00MWQwLTgyNjUtMzcwZTczZGIxMWI3IiwicHJvcGVydGllcyI6eyJub3RlSW5kZXgiOjB9LCJpc0VkaXRlZCI6ZmFsc2UsIm1hbnVhbE92ZXJyaWRlIjp7ImNpdGVwcm9jVGV4dCI6Ils0NiwgNDd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
          <w:id w:val="-1696919232"/>
          <w:placeholder>
            <w:docPart w:val="DefaultPlaceholder_-1854013440"/>
          </w:placeholder>
        </w:sdtPr>
        <w:sdtEndPr>
          <w:rPr>
            <w:rFonts w:cstheme="minorBidi"/>
          </w:rPr>
        </w:sdtEndPr>
        <w:sdtContent>
          <w:ins w:id="111" w:author="Martin Novák" w:date="2023-03-22T19:29:00Z">
            <w:r w:rsidR="00C20D2C" w:rsidRPr="00926265">
              <w:rPr>
                <w:color w:val="000000"/>
                <w:highlight w:val="green"/>
              </w:rPr>
              <w:t>[46, 47]</w:t>
            </w:r>
          </w:ins>
          <w:del w:id="112" w:author="Martin Novák" w:date="2023-03-20T17:48:00Z">
            <w:r w:rsidR="0053001E" w:rsidRPr="00926265" w:rsidDel="00DE5A44">
              <w:rPr>
                <w:color w:val="000000"/>
                <w:highlight w:val="green"/>
              </w:rPr>
              <w:delText>[46, 47]</w:delText>
            </w:r>
          </w:del>
        </w:sdtContent>
      </w:sdt>
      <w:r w:rsidRPr="00D7426C">
        <w:rPr>
          <w:rFonts w:cstheme="minorHAnsi"/>
          <w:highlight w:val="green"/>
        </w:rPr>
        <w:t>.</w:t>
      </w:r>
      <w:r w:rsidRPr="00D20F7B">
        <w:rPr>
          <w:rFonts w:cstheme="minorHAnsi"/>
        </w:rPr>
        <w:t xml:space="preserve"> </w:t>
      </w:r>
    </w:p>
    <w:p w14:paraId="3C54DB5B" w14:textId="36578989" w:rsidR="00BB42B5" w:rsidRDefault="00BB42B5" w:rsidP="00BB42B5">
      <w:pPr>
        <w:pStyle w:val="Nadpis3"/>
        <w:rPr>
          <w:shd w:val="clear" w:color="auto" w:fill="FFFFFF"/>
        </w:rPr>
      </w:pPr>
      <w:bookmarkStart w:id="113" w:name="_Toc129100414"/>
      <w:r w:rsidRPr="00AE4429">
        <w:rPr>
          <w:shd w:val="clear" w:color="auto" w:fill="FFFFFF"/>
        </w:rPr>
        <w:t>3.3.5 modifikátory parametrů metod</w:t>
      </w:r>
      <w:bookmarkEnd w:id="113"/>
    </w:p>
    <w:p w14:paraId="5C891D16" w14:textId="64EF7354" w:rsidR="00635056" w:rsidRDefault="001946D2" w:rsidP="00F957BB">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U parametru metody je možné použít klíčové slovo </w:t>
      </w:r>
      <w:r w:rsidRPr="00D7426C">
        <w:rPr>
          <w:rFonts w:cstheme="minorHAnsi"/>
          <w:i/>
          <w:iCs/>
          <w:color w:val="000000" w:themeColor="text1"/>
          <w:highlight w:val="green"/>
          <w:shd w:val="clear" w:color="auto" w:fill="FFFFFF"/>
          <w:lang w:val="en-US"/>
        </w:rPr>
        <w:t>out</w:t>
      </w:r>
      <w:r w:rsidRPr="00D7426C">
        <w:rPr>
          <w:rFonts w:cstheme="minorHAnsi"/>
          <w:color w:val="000000" w:themeColor="text1"/>
          <w:highlight w:val="green"/>
          <w:shd w:val="clear" w:color="auto" w:fill="FFFFFF"/>
        </w:rPr>
        <w:t xml:space="preserve">, které ho změní na výstupní hodnotu, což umožňuje vracet více než jednu hodnotu bez nutnosti použít pole objektů, ze kterého by se poté postupně přiřazovaly do příslušných proměnných, nebo vracet </w:t>
      </w:r>
      <w:r w:rsidRPr="00D7426C">
        <w:rPr>
          <w:rFonts w:cstheme="minorHAnsi"/>
          <w:color w:val="000000" w:themeColor="text1"/>
          <w:highlight w:val="green"/>
          <w:shd w:val="clear" w:color="auto" w:fill="FFFFFF"/>
          <w:lang w:val="en-US"/>
        </w:rPr>
        <w:t>bool</w:t>
      </w:r>
      <w:r w:rsidRPr="00D7426C">
        <w:rPr>
          <w:rFonts w:cstheme="minorHAnsi"/>
          <w:color w:val="000000" w:themeColor="text1"/>
          <w:highlight w:val="green"/>
          <w:shd w:val="clear" w:color="auto" w:fill="FFFFFF"/>
        </w:rPr>
        <w:t xml:space="preserve">, pokud metoda proběhla úspěšně, a tuto hodnotu předávat výstupním parametrem. Dále je možné využít modifikátory </w:t>
      </w:r>
      <w:r w:rsidRPr="00D7426C">
        <w:rPr>
          <w:rFonts w:cstheme="minorHAnsi"/>
          <w:i/>
          <w:iCs/>
          <w:color w:val="000000" w:themeColor="text1"/>
          <w:highlight w:val="green"/>
          <w:shd w:val="clear" w:color="auto" w:fill="FFFFFF"/>
          <w:lang w:val="en-US"/>
        </w:rPr>
        <w:t>ref</w:t>
      </w:r>
      <w:r w:rsidRPr="00D7426C">
        <w:rPr>
          <w:rFonts w:cstheme="minorHAnsi"/>
          <w:color w:val="000000" w:themeColor="text1"/>
          <w:highlight w:val="green"/>
          <w:shd w:val="clear" w:color="auto" w:fill="FFFFFF"/>
        </w:rPr>
        <w:t xml:space="preserve">, který mění hodnotovou proměnnou na referenční, a </w:t>
      </w:r>
      <w:r w:rsidRPr="00D7426C">
        <w:rPr>
          <w:rFonts w:cstheme="minorHAnsi"/>
          <w:i/>
          <w:iCs/>
          <w:color w:val="000000" w:themeColor="text1"/>
          <w:highlight w:val="green"/>
          <w:shd w:val="clear" w:color="auto" w:fill="FFFFFF"/>
        </w:rPr>
        <w:t>in</w:t>
      </w:r>
      <w:r w:rsidRPr="00D7426C">
        <w:rPr>
          <w:rFonts w:cstheme="minorHAnsi"/>
          <w:color w:val="000000" w:themeColor="text1"/>
          <w:highlight w:val="green"/>
          <w:shd w:val="clear" w:color="auto" w:fill="FFFFFF"/>
        </w:rPr>
        <w:t>, který brání úpravám hodnoty</w:t>
      </w:r>
      <w:sdt>
        <w:sdtPr>
          <w:rPr>
            <w:rFonts w:cstheme="minorHAnsi"/>
            <w:color w:val="000000"/>
            <w:highlight w:val="green"/>
            <w:shd w:val="clear" w:color="auto" w:fill="FFFFFF"/>
          </w:rPr>
          <w:tag w:val="MENDELEY_CITATION_v3_eyJjaXRhdGlvbklEIjoiTUVOREVMRVlfQ0lUQVRJT05fOWNlY2VlN2UtMjE3NC00MWJjLTljYjUtNTM0MGVlYTNkYjExIiwicHJvcGVydGllcyI6eyJub3RlSW5kZXgiOjB9LCJpc0VkaXRlZCI6ZmFsc2UsIm1hbnVhbE92ZXJyaWRlIjp7ImNpdGVwcm9jVGV4dCI6Ils0OF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7E5915B5C5BD49DAB7B962D86EAAE837"/>
          </w:placeholder>
        </w:sdtPr>
        <w:sdtEndPr>
          <w:rPr>
            <w:rFonts w:cstheme="minorBidi"/>
            <w:shd w:val="clear" w:color="auto" w:fill="auto"/>
          </w:rPr>
        </w:sdtEndPr>
        <w:sdtContent>
          <w:ins w:id="114" w:author="Martin Novák" w:date="2023-03-22T19:29:00Z">
            <w:r w:rsidR="00C20D2C" w:rsidRPr="00926265">
              <w:rPr>
                <w:color w:val="000000"/>
                <w:highlight w:val="green"/>
              </w:rPr>
              <w:t>[48]</w:t>
            </w:r>
          </w:ins>
          <w:del w:id="115" w:author="Martin Novák" w:date="2023-03-20T17:48:00Z">
            <w:r w:rsidR="0053001E" w:rsidRPr="00926265" w:rsidDel="00DE5A44">
              <w:rPr>
                <w:color w:val="000000"/>
                <w:highlight w:val="green"/>
              </w:rPr>
              <w:delText>[48]</w:delText>
            </w:r>
          </w:del>
        </w:sdtContent>
      </w:sdt>
      <w:r w:rsidRPr="00D7426C">
        <w:rPr>
          <w:rFonts w:cstheme="minorHAnsi"/>
          <w:color w:val="000000" w:themeColor="text1"/>
          <w:highlight w:val="green"/>
          <w:shd w:val="clear" w:color="auto" w:fill="FFFFFF"/>
        </w:rPr>
        <w:t>.</w:t>
      </w:r>
    </w:p>
    <w:p w14:paraId="54F024BB" w14:textId="0E341E73" w:rsidR="00A04576" w:rsidRDefault="00A04576" w:rsidP="00A04576">
      <w:pPr>
        <w:pStyle w:val="Nadpis3"/>
        <w:rPr>
          <w:shd w:val="clear" w:color="auto" w:fill="FFFFFF"/>
        </w:rPr>
      </w:pPr>
      <w:bookmarkStart w:id="116" w:name="_Toc129100415"/>
      <w:r w:rsidRPr="00AE4429">
        <w:rPr>
          <w:shd w:val="clear" w:color="auto" w:fill="FFFFFF"/>
        </w:rPr>
        <w:t>3.3.6</w:t>
      </w:r>
      <w:r w:rsidR="004E2A30" w:rsidRPr="00AE4429">
        <w:rPr>
          <w:shd w:val="clear" w:color="auto" w:fill="FFFFFF"/>
        </w:rPr>
        <w:t xml:space="preserve"> nové funkce</w:t>
      </w:r>
      <w:bookmarkEnd w:id="116"/>
    </w:p>
    <w:p w14:paraId="5EEBA142" w14:textId="6F170AA2" w:rsidR="00635056" w:rsidRDefault="001946D2" w:rsidP="00F957BB">
      <w:pPr>
        <w:ind w:left="1416" w:firstLine="708"/>
        <w:jc w:val="both"/>
        <w:rPr>
          <w:rFonts w:cstheme="minorHAnsi"/>
        </w:rPr>
      </w:pPr>
      <w:r w:rsidRPr="00F7533D">
        <w:rPr>
          <w:rFonts w:cstheme="minorHAnsi"/>
          <w:color w:val="000000" w:themeColor="text1"/>
          <w:shd w:val="clear" w:color="auto" w:fill="FFFFFF"/>
        </w:rPr>
        <w:t xml:space="preserve"> </w:t>
      </w:r>
      <w:r w:rsidR="00D42A76" w:rsidRPr="00D7426C">
        <w:rPr>
          <w:rFonts w:cstheme="minorHAnsi"/>
          <w:color w:val="000000" w:themeColor="text1"/>
          <w:highlight w:val="green"/>
          <w:shd w:val="clear" w:color="auto" w:fill="FFFFFF"/>
        </w:rPr>
        <w:t xml:space="preserve">Mezi novinky, které C# přináší patří </w:t>
      </w:r>
      <w:r w:rsidR="00D42A76" w:rsidRPr="00D7426C">
        <w:rPr>
          <w:rFonts w:cstheme="minorHAnsi"/>
          <w:i/>
          <w:iCs/>
          <w:highlight w:val="green"/>
          <w:lang w:val="en-US"/>
        </w:rPr>
        <w:t>properties</w:t>
      </w:r>
      <w:r w:rsidR="00D42A76" w:rsidRPr="00D7426C">
        <w:rPr>
          <w:rFonts w:cstheme="minorHAnsi"/>
          <w:highlight w:val="green"/>
        </w:rPr>
        <w:t xml:space="preserve">, umožňující zabalit </w:t>
      </w:r>
      <w:r w:rsidR="00D42A76" w:rsidRPr="00D7426C">
        <w:rPr>
          <w:rFonts w:cstheme="minorHAnsi"/>
          <w:i/>
          <w:iCs/>
          <w:highlight w:val="green"/>
          <w:lang w:val="en-US"/>
        </w:rPr>
        <w:t>get</w:t>
      </w:r>
      <w:r w:rsidR="00D42A76" w:rsidRPr="00D7426C">
        <w:rPr>
          <w:rFonts w:cstheme="minorHAnsi"/>
          <w:highlight w:val="green"/>
        </w:rPr>
        <w:t xml:space="preserve"> a </w:t>
      </w:r>
      <w:r w:rsidR="00D42A76" w:rsidRPr="00D7426C">
        <w:rPr>
          <w:rFonts w:cstheme="minorHAnsi"/>
          <w:i/>
          <w:iCs/>
          <w:highlight w:val="green"/>
        </w:rPr>
        <w:t>set</w:t>
      </w:r>
      <w:r w:rsidR="00D42A76" w:rsidRPr="00D7426C">
        <w:rPr>
          <w:rFonts w:cstheme="minorHAnsi"/>
          <w:highlight w:val="green"/>
        </w:rPr>
        <w:t xml:space="preserve"> pod jeden název, se kterým se při volání pracuje jako by se jednalo o proměnnou</w:t>
      </w:r>
      <w:sdt>
        <w:sdtPr>
          <w:rPr>
            <w:rFonts w:cstheme="minorHAnsi"/>
            <w:color w:val="000000"/>
            <w:highlight w:val="green"/>
          </w:rPr>
          <w:tag w:val="MENDELEY_CITATION_v3_eyJjaXRhdGlvbklEIjoiTUVOREVMRVlfQ0lUQVRJT05fMjU5YWU1MGItMTMxYi00MDczLTkwODUtYjk0M2EyM2Q5NDVkIiwicHJvcGVydGllcyI6eyJub3RlSW5kZXgiOjB9LCJpc0VkaXRlZCI6ZmFsc2UsIm1hbnVhbE92ZXJyaWRlIjp7ImNpdGVwcm9jVGV4dCI6Ils0OV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426D2C4FB0F34E8A8B51FEACB70B6536"/>
          </w:placeholder>
        </w:sdtPr>
        <w:sdtEndPr>
          <w:rPr>
            <w:rFonts w:cstheme="minorBidi"/>
          </w:rPr>
        </w:sdtEndPr>
        <w:sdtContent>
          <w:ins w:id="117" w:author="Martin Novák" w:date="2023-03-22T19:29:00Z">
            <w:r w:rsidR="00C20D2C" w:rsidRPr="00926265">
              <w:rPr>
                <w:color w:val="000000"/>
                <w:highlight w:val="green"/>
              </w:rPr>
              <w:t>[49]</w:t>
            </w:r>
          </w:ins>
          <w:del w:id="118" w:author="Martin Novák" w:date="2023-03-20T17:48:00Z">
            <w:r w:rsidR="0053001E" w:rsidRPr="00926265" w:rsidDel="00DE5A44">
              <w:rPr>
                <w:color w:val="000000"/>
                <w:highlight w:val="green"/>
              </w:rPr>
              <w:delText>[49]</w:delText>
            </w:r>
          </w:del>
        </w:sdtContent>
      </w:sdt>
      <w:r w:rsidR="00D42A76" w:rsidRPr="00D7426C">
        <w:rPr>
          <w:rFonts w:cstheme="minorHAnsi"/>
          <w:highlight w:val="green"/>
        </w:rPr>
        <w:t xml:space="preserve">. Další nová funkce je modifikátor </w:t>
      </w:r>
      <w:r w:rsidR="00D42A76" w:rsidRPr="00D7426C">
        <w:rPr>
          <w:rFonts w:cstheme="minorHAnsi"/>
          <w:i/>
          <w:iCs/>
          <w:highlight w:val="green"/>
          <w:lang w:val="en-US"/>
        </w:rPr>
        <w:t>partial</w:t>
      </w:r>
      <w:r w:rsidR="00D42A76" w:rsidRPr="00D7426C">
        <w:rPr>
          <w:rFonts w:cstheme="minorHAnsi"/>
          <w:highlight w:val="green"/>
        </w:rPr>
        <w:t xml:space="preserve"> umožňující rozdělit definici třídy, struktury nebo interface na více částí, které mohou být i ve více souborech. Pomocí této funkce se dá zvýšit přehlednost velkých tříd rozdělením na menší logické celky a zjednodušuje tak práci u týmových projektů, kde každý programátor může pracovat na své části, aniž by omezoval kolegu. Dále se této možnosti využívá při generování časti třídy, aniž by ovlivnila programátorův soubor. Příkladem je Windows </w:t>
      </w:r>
      <w:r w:rsidR="00D42A76" w:rsidRPr="00D7426C">
        <w:rPr>
          <w:rFonts w:cstheme="minorHAnsi"/>
          <w:highlight w:val="green"/>
          <w:lang w:val="en-US"/>
        </w:rPr>
        <w:t>Form</w:t>
      </w:r>
      <w:r w:rsidR="00D42A76" w:rsidRPr="00D7426C">
        <w:rPr>
          <w:rFonts w:cstheme="minorHAnsi"/>
          <w:highlight w:val="green"/>
        </w:rPr>
        <w:t xml:space="preserve">, jehož grafická část je generována </w:t>
      </w:r>
      <w:r w:rsidR="00D42A76" w:rsidRPr="00D7426C">
        <w:rPr>
          <w:rFonts w:cstheme="minorHAnsi"/>
          <w:highlight w:val="green"/>
          <w:lang w:val="en-US"/>
        </w:rPr>
        <w:t>Visual</w:t>
      </w:r>
      <w:r w:rsidR="00D42A76" w:rsidRPr="00D7426C">
        <w:rPr>
          <w:rFonts w:cstheme="minorHAnsi"/>
          <w:highlight w:val="green"/>
        </w:rPr>
        <w:t xml:space="preserve"> Studiem</w:t>
      </w:r>
      <w:sdt>
        <w:sdtPr>
          <w:rPr>
            <w:rFonts w:cstheme="minorHAnsi"/>
            <w:color w:val="000000"/>
            <w:highlight w:val="green"/>
          </w:rPr>
          <w:tag w:val="MENDELEY_CITATION_v3_eyJjaXRhdGlvbklEIjoiTUVOREVMRVlfQ0lUQVRJT05fODI3M2M1ZDctYTM4MS00MjZjLTkxYWEtYzMwMDkzYTEzOGMwIiwicHJvcGVydGllcyI6eyJub3RlSW5kZXgiOjB9LCJpc0VkaXRlZCI6ZmFsc2UsIm1hbnVhbE92ZXJyaWRlIjp7ImNpdGVwcm9jVGV4dCI6Ils1MF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40E80FB34A69412A902975FB5D6D2DF6"/>
          </w:placeholder>
        </w:sdtPr>
        <w:sdtEndPr>
          <w:rPr>
            <w:rFonts w:cstheme="minorBidi"/>
          </w:rPr>
        </w:sdtEndPr>
        <w:sdtContent>
          <w:ins w:id="119" w:author="Martin Novák" w:date="2023-03-22T19:29:00Z">
            <w:r w:rsidR="00C20D2C" w:rsidRPr="00926265">
              <w:rPr>
                <w:color w:val="000000"/>
                <w:highlight w:val="green"/>
              </w:rPr>
              <w:t>[50]</w:t>
            </w:r>
          </w:ins>
          <w:del w:id="120" w:author="Martin Novák" w:date="2023-03-20T17:48:00Z">
            <w:r w:rsidR="0053001E" w:rsidRPr="00926265" w:rsidDel="00DE5A44">
              <w:rPr>
                <w:color w:val="000000"/>
                <w:highlight w:val="green"/>
              </w:rPr>
              <w:delText>[50]</w:delText>
            </w:r>
          </w:del>
        </w:sdtContent>
      </w:sdt>
      <w:r w:rsidR="00D42A76" w:rsidRPr="00D7426C">
        <w:rPr>
          <w:rFonts w:cstheme="minorHAnsi"/>
          <w:highlight w:val="green"/>
        </w:rPr>
        <w:t>.</w:t>
      </w:r>
      <w:r w:rsidR="00D42A76" w:rsidRPr="00D20F7B">
        <w:rPr>
          <w:rFonts w:cstheme="minorHAnsi"/>
        </w:rPr>
        <w:t xml:space="preserve"> </w:t>
      </w:r>
    </w:p>
    <w:p w14:paraId="6DD44707" w14:textId="39906E6B" w:rsidR="00F67031" w:rsidRPr="00D13F47" w:rsidRDefault="00F67031" w:rsidP="00F957BB">
      <w:pPr>
        <w:ind w:left="1416" w:firstLine="708"/>
        <w:jc w:val="both"/>
        <w:rPr>
          <w:rFonts w:cstheme="minorHAnsi"/>
        </w:rPr>
      </w:pPr>
    </w:p>
    <w:p w14:paraId="03B5C445" w14:textId="77777777" w:rsidR="00F67031" w:rsidRPr="00621687" w:rsidRDefault="00F67031" w:rsidP="00FB7896">
      <w:pPr>
        <w:pStyle w:val="Nadpis2"/>
        <w:ind w:left="708" w:firstLine="708"/>
        <w:rPr>
          <w:rFonts w:asciiTheme="minorHAnsi" w:hAnsiTheme="minorHAnsi" w:cstheme="minorHAnsi"/>
        </w:rPr>
      </w:pPr>
      <w:bookmarkStart w:id="121" w:name="_Toc129100416"/>
      <w:bookmarkStart w:id="122" w:name="_Hlk76031728"/>
      <w:r w:rsidRPr="00621687">
        <w:rPr>
          <w:rFonts w:asciiTheme="minorHAnsi" w:hAnsiTheme="minorHAnsi" w:cstheme="minorHAnsi"/>
        </w:rPr>
        <w:t>3.4 výběr</w:t>
      </w:r>
      <w:bookmarkEnd w:id="121"/>
    </w:p>
    <w:bookmarkEnd w:id="122"/>
    <w:p w14:paraId="6F372DC1" w14:textId="6E48440F" w:rsidR="00F67031" w:rsidRDefault="00F67031" w:rsidP="00E5179E">
      <w:pPr>
        <w:ind w:left="1416" w:firstLine="708"/>
        <w:jc w:val="both"/>
        <w:rPr>
          <w:rFonts w:cstheme="minorHAnsi"/>
        </w:rPr>
      </w:pPr>
      <w:r w:rsidRPr="00286AB8">
        <w:rPr>
          <w:rFonts w:cstheme="minorHAnsi"/>
          <w:highlight w:val="green"/>
        </w:rPr>
        <w:t xml:space="preserve">V </w:t>
      </w:r>
      <w:r w:rsidRPr="00286AB8">
        <w:rPr>
          <w:rFonts w:cstheme="minorHAnsi"/>
          <w:highlight w:val="green"/>
        </w:rPr>
        <w:fldChar w:fldCharType="begin"/>
      </w:r>
      <w:r w:rsidRPr="00286AB8">
        <w:rPr>
          <w:rFonts w:cstheme="minorHAnsi"/>
          <w:highlight w:val="green"/>
        </w:rPr>
        <w:instrText xml:space="preserve"> REF _Ref71064704 \h  \* MERGEFORMAT </w:instrText>
      </w:r>
      <w:r w:rsidRPr="00286AB8">
        <w:rPr>
          <w:rFonts w:cstheme="minorHAnsi"/>
          <w:highlight w:val="green"/>
        </w:rPr>
      </w:r>
      <w:r w:rsidRPr="00286AB8">
        <w:rPr>
          <w:rFonts w:cstheme="minorHAnsi"/>
          <w:highlight w:val="green"/>
        </w:rPr>
        <w:fldChar w:fldCharType="separate"/>
      </w:r>
      <w:r w:rsidR="00E3778F" w:rsidRPr="00E3778F">
        <w:rPr>
          <w:rFonts w:cstheme="minorHAnsi"/>
          <w:highlight w:val="green"/>
        </w:rPr>
        <w:t xml:space="preserve">Tab. </w:t>
      </w:r>
      <w:r w:rsidR="00E3778F" w:rsidRPr="00E3778F">
        <w:rPr>
          <w:rFonts w:cstheme="minorHAnsi"/>
          <w:noProof/>
          <w:highlight w:val="green"/>
        </w:rPr>
        <w:t>1</w:t>
      </w:r>
      <w:r w:rsidRPr="00286AB8">
        <w:rPr>
          <w:rFonts w:cstheme="minorHAnsi"/>
          <w:highlight w:val="green"/>
        </w:rPr>
        <w:fldChar w:fldCharType="end"/>
      </w:r>
      <w:r w:rsidRPr="00286AB8">
        <w:rPr>
          <w:rFonts w:cstheme="minorHAnsi"/>
          <w:highlight w:val="green"/>
        </w:rPr>
        <w:t xml:space="preserve"> je přehled vlastností porovnávaných jazyků, kde zeleně jsou označeny výhody, červeně nevýhody a žlutě body, kde záleží na situaci. Například když je potřeba maximální rychlost, může být </w:t>
      </w:r>
      <w:r w:rsidRPr="00286AB8">
        <w:rPr>
          <w:rFonts w:cstheme="minorHAnsi"/>
          <w:highlight w:val="green"/>
          <w:lang w:val="en-US"/>
        </w:rPr>
        <w:t>Garbage Collector</w:t>
      </w:r>
      <w:r w:rsidRPr="00286AB8">
        <w:rPr>
          <w:rFonts w:cstheme="minorHAnsi"/>
          <w:highlight w:val="green"/>
        </w:rPr>
        <w:t xml:space="preserve"> nevýhodou, ale zajišťuje že program nebude v paměti nechávat data bez reference a spotřebovávat tak zbytečně více </w:t>
      </w:r>
      <w:proofErr w:type="gramStart"/>
      <w:r w:rsidRPr="00286AB8">
        <w:rPr>
          <w:rFonts w:cstheme="minorHAnsi"/>
          <w:highlight w:val="green"/>
        </w:rPr>
        <w:t>paměti,</w:t>
      </w:r>
      <w:proofErr w:type="gramEnd"/>
      <w:r w:rsidRPr="00286AB8">
        <w:rPr>
          <w:rFonts w:cstheme="minorHAnsi"/>
          <w:highlight w:val="green"/>
        </w:rPr>
        <w:t xml:space="preserve"> než potřebuje. Z porovnání je vidět, že C# umožňuje snazší </w:t>
      </w:r>
      <w:r w:rsidRPr="00286AB8">
        <w:rPr>
          <w:rFonts w:cstheme="minorHAnsi"/>
          <w:highlight w:val="green"/>
        </w:rPr>
        <w:lastRenderedPageBreak/>
        <w:t xml:space="preserve">implementaci knihovny, jelikož není potřeba importovat </w:t>
      </w:r>
      <w:r w:rsidRPr="00286AB8">
        <w:rPr>
          <w:rFonts w:cstheme="minorHAnsi"/>
          <w:highlight w:val="green"/>
          <w:lang w:val="en-US"/>
        </w:rPr>
        <w:t>header</w:t>
      </w:r>
      <w:r w:rsidRPr="00286AB8">
        <w:rPr>
          <w:rFonts w:cstheme="minorHAnsi"/>
          <w:highlight w:val="green"/>
        </w:rPr>
        <w:t xml:space="preserve"> pro každou použitou třídu a má snazší práci s eventy.</w:t>
      </w:r>
    </w:p>
    <w:p w14:paraId="37705C8E" w14:textId="6376AB01" w:rsidR="004F797D" w:rsidRDefault="00FC0301" w:rsidP="004F797D">
      <w:pPr>
        <w:ind w:left="1416" w:firstLine="708"/>
        <w:jc w:val="both"/>
        <w:rPr>
          <w:rFonts w:cstheme="minorHAnsi"/>
        </w:rPr>
      </w:pPr>
      <w:r w:rsidRPr="009A7414">
        <w:rPr>
          <w:rFonts w:cstheme="minorHAnsi"/>
          <w:highlight w:val="green"/>
        </w:rPr>
        <w:t>Jelikož jsou všechny 3 porovnávané jazyky objektové nebude mít volba na návrh logiky výrazný vliv</w:t>
      </w:r>
      <w:r w:rsidR="003D29F0" w:rsidRPr="009A7414">
        <w:rPr>
          <w:rFonts w:cstheme="minorHAnsi"/>
          <w:highlight w:val="green"/>
        </w:rPr>
        <w:t xml:space="preserve"> a rozdíly budou jen v komunikaci objektů mezi sebou (event). Rozdíly se projeví při realizaci (např. p</w:t>
      </w:r>
      <w:r w:rsidR="001F299A" w:rsidRPr="009A7414">
        <w:rPr>
          <w:rFonts w:cstheme="minorHAnsi"/>
          <w:highlight w:val="green"/>
        </w:rPr>
        <w:t>ráce s pamětí, přetěžování nebo generika</w:t>
      </w:r>
      <w:r w:rsidR="003D29F0" w:rsidRPr="009A7414">
        <w:rPr>
          <w:rFonts w:cstheme="minorHAnsi"/>
          <w:highlight w:val="green"/>
        </w:rPr>
        <w:t>) a implementaci</w:t>
      </w:r>
      <w:r w:rsidR="001F299A" w:rsidRPr="009A7414">
        <w:rPr>
          <w:rFonts w:cstheme="minorHAnsi"/>
          <w:highlight w:val="green"/>
        </w:rPr>
        <w:t>, protože každá technologie podporuje jen některé jazyky.</w:t>
      </w:r>
      <w:r w:rsidR="001F299A">
        <w:rPr>
          <w:rFonts w:cstheme="minorHAnsi"/>
        </w:rPr>
        <w:t xml:space="preserve"> </w:t>
      </w:r>
    </w:p>
    <w:p w14:paraId="5A8B2964" w14:textId="1B0D8085" w:rsidR="004F797D" w:rsidRPr="0048248E" w:rsidRDefault="004F797D" w:rsidP="004F797D">
      <w:pPr>
        <w:ind w:left="1416" w:firstLine="708"/>
        <w:jc w:val="both"/>
        <w:rPr>
          <w:rFonts w:cstheme="minorHAnsi"/>
          <w:highlight w:val="green"/>
        </w:rPr>
      </w:pPr>
      <w:r w:rsidRPr="0048248E">
        <w:rPr>
          <w:rFonts w:cstheme="minorHAnsi"/>
          <w:highlight w:val="green"/>
        </w:rPr>
        <w:t>Jelikož Jav</w:t>
      </w:r>
      <w:r w:rsidR="00686600" w:rsidRPr="0048248E">
        <w:rPr>
          <w:rFonts w:cstheme="minorHAnsi"/>
          <w:highlight w:val="green"/>
        </w:rPr>
        <w:t>a</w:t>
      </w:r>
      <w:r w:rsidRPr="0048248E">
        <w:rPr>
          <w:rFonts w:cstheme="minorHAnsi"/>
          <w:highlight w:val="green"/>
        </w:rPr>
        <w:t xml:space="preserve"> není podporována žádným z hlavních </w:t>
      </w:r>
      <w:proofErr w:type="spellStart"/>
      <w:r w:rsidRPr="0048248E">
        <w:rPr>
          <w:rFonts w:cstheme="minorHAnsi"/>
          <w:highlight w:val="green"/>
        </w:rPr>
        <w:t>engynů</w:t>
      </w:r>
      <w:proofErr w:type="spellEnd"/>
      <w:r w:rsidRPr="0048248E">
        <w:rPr>
          <w:rFonts w:cstheme="minorHAnsi"/>
          <w:highlight w:val="green"/>
        </w:rPr>
        <w:t>, tak je pro univerzální knihovnu nevhodná</w:t>
      </w:r>
      <w:r w:rsidR="00C2313B" w:rsidRPr="0048248E">
        <w:rPr>
          <w:rFonts w:cstheme="minorHAnsi"/>
          <w:highlight w:val="green"/>
        </w:rPr>
        <w:t>.</w:t>
      </w:r>
      <w:r w:rsidRPr="0048248E">
        <w:rPr>
          <w:rFonts w:cstheme="minorHAnsi"/>
          <w:highlight w:val="green"/>
        </w:rPr>
        <w:t xml:space="preserve"> </w:t>
      </w:r>
    </w:p>
    <w:p w14:paraId="372CF85C" w14:textId="3B8D512F" w:rsidR="0022610B" w:rsidRDefault="0022610B" w:rsidP="00E5179E">
      <w:pPr>
        <w:ind w:left="1416" w:firstLine="708"/>
        <w:jc w:val="both"/>
        <w:rPr>
          <w:rFonts w:cstheme="minorHAnsi"/>
        </w:rPr>
      </w:pPr>
      <w:r w:rsidRPr="0048248E">
        <w:rPr>
          <w:rFonts w:cstheme="minorHAnsi"/>
          <w:highlight w:val="green"/>
        </w:rPr>
        <w:t xml:space="preserve">Kvůli kompilaci </w:t>
      </w:r>
      <w:r w:rsidR="00385C2A" w:rsidRPr="0048248E">
        <w:rPr>
          <w:rFonts w:cstheme="minorHAnsi"/>
          <w:highlight w:val="green"/>
        </w:rPr>
        <w:t>do</w:t>
      </w:r>
      <w:r w:rsidRPr="0048248E">
        <w:rPr>
          <w:rFonts w:cstheme="minorHAnsi"/>
          <w:highlight w:val="green"/>
        </w:rPr>
        <w:t xml:space="preserve"> MSIL, </w:t>
      </w:r>
      <w:r w:rsidR="00FB0E03" w:rsidRPr="0048248E">
        <w:rPr>
          <w:rFonts w:cstheme="minorHAnsi"/>
          <w:highlight w:val="green"/>
        </w:rPr>
        <w:t>který</w:t>
      </w:r>
      <w:r w:rsidRPr="0048248E">
        <w:rPr>
          <w:rFonts w:cstheme="minorHAnsi"/>
          <w:highlight w:val="green"/>
        </w:rPr>
        <w:t xml:space="preserve"> umožňuje </w:t>
      </w:r>
      <w:r w:rsidR="00385C2A" w:rsidRPr="0048248E">
        <w:rPr>
          <w:rFonts w:cstheme="minorHAnsi"/>
          <w:highlight w:val="green"/>
        </w:rPr>
        <w:t>sestavit program z kódů napsaných ve více jazycích, byl jako jazyk</w:t>
      </w:r>
      <w:r w:rsidR="00D635C9" w:rsidRPr="0048248E">
        <w:rPr>
          <w:rFonts w:cstheme="minorHAnsi"/>
          <w:highlight w:val="green"/>
        </w:rPr>
        <w:t>,</w:t>
      </w:r>
      <w:r w:rsidR="00385C2A" w:rsidRPr="0048248E">
        <w:rPr>
          <w:rFonts w:cstheme="minorHAnsi"/>
          <w:highlight w:val="green"/>
        </w:rPr>
        <w:t xml:space="preserve"> pro </w:t>
      </w:r>
      <w:r w:rsidR="00D635C9" w:rsidRPr="0048248E">
        <w:rPr>
          <w:rFonts w:cstheme="minorHAnsi"/>
          <w:highlight w:val="green"/>
        </w:rPr>
        <w:t>který bude knihovna navrhována C#. Takto bude knihovna univerzálnější, neboť její implementace nebude omezena na jeden jazyk.</w:t>
      </w:r>
    </w:p>
    <w:p w14:paraId="39A022B4" w14:textId="263159E2" w:rsidR="00386034" w:rsidRPr="003044FF" w:rsidRDefault="00386034" w:rsidP="00E5179E">
      <w:pPr>
        <w:ind w:left="1416" w:firstLine="708"/>
        <w:jc w:val="both"/>
        <w:rPr>
          <w:rFonts w:cstheme="minorHAnsi"/>
          <w:color w:val="00B050"/>
        </w:rPr>
      </w:pPr>
    </w:p>
    <w:tbl>
      <w:tblPr>
        <w:tblStyle w:val="Mkatabulky"/>
        <w:tblW w:w="9351" w:type="dxa"/>
        <w:tblLook w:val="04A0" w:firstRow="1" w:lastRow="0" w:firstColumn="1" w:lastColumn="0" w:noHBand="0" w:noVBand="1"/>
      </w:tblPr>
      <w:tblGrid>
        <w:gridCol w:w="2265"/>
        <w:gridCol w:w="2265"/>
        <w:gridCol w:w="2411"/>
        <w:gridCol w:w="2410"/>
      </w:tblGrid>
      <w:tr w:rsidR="00F67031" w:rsidRPr="00621687" w14:paraId="6007050D" w14:textId="77777777" w:rsidTr="00F800A5">
        <w:tc>
          <w:tcPr>
            <w:tcW w:w="2265" w:type="dxa"/>
          </w:tcPr>
          <w:p w14:paraId="32E34923" w14:textId="77777777" w:rsidR="00F67031" w:rsidRPr="00621687" w:rsidRDefault="00F67031" w:rsidP="00A83EAB">
            <w:pPr>
              <w:rPr>
                <w:rFonts w:cstheme="minorHAnsi"/>
              </w:rPr>
            </w:pPr>
            <w:bookmarkStart w:id="123" w:name="_Hlk127553564"/>
          </w:p>
        </w:tc>
        <w:tc>
          <w:tcPr>
            <w:tcW w:w="2265" w:type="dxa"/>
          </w:tcPr>
          <w:p w14:paraId="54799FA7" w14:textId="77777777" w:rsidR="00F67031" w:rsidRPr="00621687" w:rsidRDefault="00F67031" w:rsidP="00A83EAB">
            <w:pPr>
              <w:rPr>
                <w:rFonts w:cstheme="minorHAnsi"/>
                <w:sz w:val="40"/>
                <w:szCs w:val="40"/>
              </w:rPr>
            </w:pPr>
            <w:r w:rsidRPr="00621687">
              <w:rPr>
                <w:rFonts w:cstheme="minorHAnsi"/>
                <w:sz w:val="40"/>
                <w:szCs w:val="40"/>
              </w:rPr>
              <w:t>C++</w:t>
            </w:r>
          </w:p>
        </w:tc>
        <w:tc>
          <w:tcPr>
            <w:tcW w:w="2411" w:type="dxa"/>
          </w:tcPr>
          <w:p w14:paraId="58EE9EA3" w14:textId="77777777" w:rsidR="00F67031" w:rsidRPr="00621687" w:rsidRDefault="00F67031" w:rsidP="00A83EAB">
            <w:pPr>
              <w:rPr>
                <w:rFonts w:cstheme="minorHAnsi"/>
                <w:sz w:val="40"/>
                <w:szCs w:val="40"/>
              </w:rPr>
            </w:pPr>
            <w:r w:rsidRPr="00621687">
              <w:rPr>
                <w:rFonts w:cstheme="minorHAnsi"/>
                <w:sz w:val="40"/>
                <w:szCs w:val="40"/>
              </w:rPr>
              <w:t>Java</w:t>
            </w:r>
          </w:p>
        </w:tc>
        <w:tc>
          <w:tcPr>
            <w:tcW w:w="2410" w:type="dxa"/>
          </w:tcPr>
          <w:p w14:paraId="5548AC4E" w14:textId="77777777" w:rsidR="00F67031" w:rsidRPr="00621687" w:rsidRDefault="00F67031" w:rsidP="00A83EAB">
            <w:pPr>
              <w:rPr>
                <w:rFonts w:cstheme="minorHAnsi"/>
                <w:sz w:val="40"/>
                <w:szCs w:val="40"/>
              </w:rPr>
            </w:pPr>
            <w:r w:rsidRPr="00621687">
              <w:rPr>
                <w:rFonts w:cstheme="minorHAnsi"/>
                <w:sz w:val="40"/>
                <w:szCs w:val="40"/>
              </w:rPr>
              <w:t>C#</w:t>
            </w:r>
          </w:p>
        </w:tc>
      </w:tr>
      <w:tr w:rsidR="00F67031" w:rsidRPr="00621687" w14:paraId="4E00ACF0" w14:textId="77777777" w:rsidTr="00F800A5">
        <w:tc>
          <w:tcPr>
            <w:tcW w:w="2265" w:type="dxa"/>
          </w:tcPr>
          <w:p w14:paraId="08599FF7" w14:textId="77777777" w:rsidR="00F67031" w:rsidRPr="001C72A9" w:rsidRDefault="00F67031" w:rsidP="00A83EAB">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00"/>
          </w:tcPr>
          <w:p w14:paraId="715A6AD8" w14:textId="77777777" w:rsidR="00F67031" w:rsidRPr="00621687" w:rsidRDefault="00F67031" w:rsidP="00A83EAB">
            <w:pPr>
              <w:rPr>
                <w:rFonts w:cstheme="minorHAnsi"/>
              </w:rPr>
            </w:pPr>
            <w:r>
              <w:rPr>
                <w:rFonts w:cstheme="minorHAnsi"/>
              </w:rPr>
              <w:t>Ne (C++/CLI ano)</w:t>
            </w:r>
          </w:p>
        </w:tc>
        <w:tc>
          <w:tcPr>
            <w:tcW w:w="2411" w:type="dxa"/>
            <w:shd w:val="clear" w:color="auto" w:fill="92D050"/>
          </w:tcPr>
          <w:p w14:paraId="34C1CF7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0A3FD5FB" w14:textId="77777777" w:rsidR="00F67031" w:rsidRPr="00621687" w:rsidRDefault="00F67031" w:rsidP="00A83EAB">
            <w:pPr>
              <w:rPr>
                <w:rFonts w:cstheme="minorHAnsi"/>
              </w:rPr>
            </w:pPr>
            <w:r w:rsidRPr="00621687">
              <w:rPr>
                <w:rFonts w:cstheme="minorHAnsi"/>
              </w:rPr>
              <w:t>Ano</w:t>
            </w:r>
            <w:r>
              <w:rPr>
                <w:rFonts w:cstheme="minorHAnsi"/>
              </w:rPr>
              <w:t xml:space="preserve"> (může být přeložen)</w:t>
            </w:r>
          </w:p>
        </w:tc>
      </w:tr>
      <w:tr w:rsidR="00F67031" w:rsidRPr="00621687" w14:paraId="6F2C135A" w14:textId="77777777" w:rsidTr="00F800A5">
        <w:tc>
          <w:tcPr>
            <w:tcW w:w="2265" w:type="dxa"/>
          </w:tcPr>
          <w:p w14:paraId="0AF75A38" w14:textId="77777777" w:rsidR="00F67031" w:rsidRPr="00621687" w:rsidRDefault="00F67031" w:rsidP="00A83EAB">
            <w:pPr>
              <w:rPr>
                <w:rFonts w:cstheme="minorHAnsi"/>
              </w:rPr>
            </w:pPr>
            <w:proofErr w:type="spellStart"/>
            <w:r w:rsidRPr="00621687">
              <w:rPr>
                <w:rFonts w:cstheme="minorHAnsi"/>
              </w:rPr>
              <w:t>Headery</w:t>
            </w:r>
            <w:proofErr w:type="spellEnd"/>
          </w:p>
        </w:tc>
        <w:tc>
          <w:tcPr>
            <w:tcW w:w="2265" w:type="dxa"/>
            <w:shd w:val="clear" w:color="auto" w:fill="FF0000"/>
          </w:tcPr>
          <w:p w14:paraId="4E4CC074" w14:textId="77777777" w:rsidR="00F67031" w:rsidRPr="00621687" w:rsidRDefault="00F67031" w:rsidP="00A83EAB">
            <w:pPr>
              <w:rPr>
                <w:rFonts w:cstheme="minorHAnsi"/>
              </w:rPr>
            </w:pPr>
            <w:r w:rsidRPr="00621687">
              <w:rPr>
                <w:rFonts w:cstheme="minorHAnsi"/>
              </w:rPr>
              <w:t>ano</w:t>
            </w:r>
          </w:p>
        </w:tc>
        <w:tc>
          <w:tcPr>
            <w:tcW w:w="2411" w:type="dxa"/>
            <w:shd w:val="clear" w:color="auto" w:fill="92D050"/>
          </w:tcPr>
          <w:p w14:paraId="717FFF20"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566B586C" w14:textId="77777777" w:rsidR="00F67031" w:rsidRPr="00621687" w:rsidRDefault="00F67031" w:rsidP="00A83EAB">
            <w:pPr>
              <w:rPr>
                <w:rFonts w:cstheme="minorHAnsi"/>
              </w:rPr>
            </w:pPr>
            <w:r w:rsidRPr="00621687">
              <w:rPr>
                <w:rFonts w:cstheme="minorHAnsi"/>
              </w:rPr>
              <w:t>ne</w:t>
            </w:r>
          </w:p>
        </w:tc>
      </w:tr>
      <w:tr w:rsidR="00F67031" w:rsidRPr="00621687" w14:paraId="2FDD4D2C" w14:textId="77777777" w:rsidTr="00F800A5">
        <w:tc>
          <w:tcPr>
            <w:tcW w:w="2265" w:type="dxa"/>
          </w:tcPr>
          <w:p w14:paraId="08EF6806" w14:textId="77777777" w:rsidR="00F67031" w:rsidRPr="00621687" w:rsidRDefault="00F67031" w:rsidP="00A83EAB">
            <w:pPr>
              <w:rPr>
                <w:rFonts w:cstheme="minorHAnsi"/>
                <w:lang w:val="en-US"/>
              </w:rPr>
            </w:pPr>
            <w:r w:rsidRPr="001C72A9">
              <w:rPr>
                <w:rFonts w:cstheme="minorHAnsi"/>
                <w:lang w:val="en-US"/>
              </w:rPr>
              <w:t>Garbage Collector</w:t>
            </w:r>
          </w:p>
        </w:tc>
        <w:tc>
          <w:tcPr>
            <w:tcW w:w="2265" w:type="dxa"/>
            <w:shd w:val="clear" w:color="auto" w:fill="FFFF00"/>
          </w:tcPr>
          <w:p w14:paraId="63765943" w14:textId="6F999C30" w:rsidR="00F67031" w:rsidRPr="00621687" w:rsidRDefault="00F67031" w:rsidP="00A83EAB">
            <w:pPr>
              <w:rPr>
                <w:rFonts w:cstheme="minorHAnsi"/>
              </w:rPr>
            </w:pPr>
            <w:r w:rsidRPr="00621687">
              <w:rPr>
                <w:rFonts w:cstheme="minorHAnsi"/>
              </w:rPr>
              <w:t>Ne</w:t>
            </w:r>
            <w:r>
              <w:rPr>
                <w:rFonts w:cstheme="minorHAnsi"/>
              </w:rPr>
              <w:t xml:space="preserve"> (možno použít </w:t>
            </w:r>
            <w:r w:rsidR="00C16370">
              <w:rPr>
                <w:rFonts w:cstheme="minorHAnsi"/>
              </w:rPr>
              <w:t>třetí</w:t>
            </w:r>
            <w:r>
              <w:rPr>
                <w:rFonts w:cstheme="minorHAnsi"/>
              </w:rPr>
              <w:t xml:space="preserve"> strany)</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DefaultPlaceholder_-1854013440"/>
                </w:placeholder>
              </w:sdtPr>
              <w:sdtEndPr>
                <w:rPr>
                  <w:rFonts w:cstheme="minorBidi"/>
                </w:rPr>
              </w:sdtEndPr>
              <w:sdtContent>
                <w:ins w:id="124" w:author="Martin Novák" w:date="2023-03-22T19:29:00Z">
                  <w:r w:rsidR="00C20D2C" w:rsidRPr="00926265">
                    <w:rPr>
                      <w:color w:val="000000"/>
                    </w:rPr>
                    <w:t>[15]</w:t>
                  </w:r>
                </w:ins>
                <w:del w:id="125" w:author="Martin Novák" w:date="2023-03-20T17:48:00Z">
                  <w:r w:rsidR="0053001E" w:rsidRPr="00926265" w:rsidDel="00DE5A44">
                    <w:rPr>
                      <w:color w:val="000000"/>
                    </w:rPr>
                    <w:delText>[15]</w:delText>
                  </w:r>
                </w:del>
              </w:sdtContent>
            </w:sdt>
          </w:p>
        </w:tc>
        <w:tc>
          <w:tcPr>
            <w:tcW w:w="2411" w:type="dxa"/>
            <w:shd w:val="clear" w:color="auto" w:fill="92D050"/>
          </w:tcPr>
          <w:p w14:paraId="4E4B4A3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3969EE07" w14:textId="77777777" w:rsidR="00F67031" w:rsidRPr="00621687" w:rsidRDefault="00F67031" w:rsidP="00A83EAB">
            <w:pPr>
              <w:rPr>
                <w:rFonts w:cstheme="minorHAnsi"/>
              </w:rPr>
            </w:pPr>
            <w:r w:rsidRPr="00621687">
              <w:rPr>
                <w:rFonts w:cstheme="minorHAnsi"/>
              </w:rPr>
              <w:t>ano</w:t>
            </w:r>
          </w:p>
        </w:tc>
      </w:tr>
      <w:tr w:rsidR="00F67031" w:rsidRPr="00621687" w14:paraId="00A765BA" w14:textId="77777777" w:rsidTr="00F800A5">
        <w:tc>
          <w:tcPr>
            <w:tcW w:w="2265" w:type="dxa"/>
          </w:tcPr>
          <w:p w14:paraId="57E66787" w14:textId="77777777" w:rsidR="00F67031" w:rsidRPr="00621687" w:rsidRDefault="00F67031" w:rsidP="00A83EAB">
            <w:pPr>
              <w:rPr>
                <w:rFonts w:cstheme="minorHAnsi"/>
              </w:rPr>
            </w:pPr>
            <w:r w:rsidRPr="00621687">
              <w:rPr>
                <w:rFonts w:cstheme="minorHAnsi"/>
              </w:rPr>
              <w:t>Přetěžování operátorů</w:t>
            </w:r>
          </w:p>
        </w:tc>
        <w:tc>
          <w:tcPr>
            <w:tcW w:w="2265" w:type="dxa"/>
            <w:shd w:val="clear" w:color="auto" w:fill="92D050"/>
          </w:tcPr>
          <w:p w14:paraId="3D1E7804" w14:textId="77777777" w:rsidR="00F67031" w:rsidRPr="00621687" w:rsidRDefault="00F67031" w:rsidP="00A83EAB">
            <w:pPr>
              <w:rPr>
                <w:rFonts w:cstheme="minorHAnsi"/>
              </w:rPr>
            </w:pPr>
            <w:r w:rsidRPr="00621687">
              <w:rPr>
                <w:rFonts w:cstheme="minorHAnsi"/>
              </w:rPr>
              <w:t>ano</w:t>
            </w:r>
          </w:p>
        </w:tc>
        <w:tc>
          <w:tcPr>
            <w:tcW w:w="2411" w:type="dxa"/>
            <w:shd w:val="clear" w:color="auto" w:fill="FF0000"/>
          </w:tcPr>
          <w:p w14:paraId="54EF005A"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6FED60CC" w14:textId="77777777" w:rsidR="00F67031" w:rsidRPr="00621687" w:rsidRDefault="00F67031" w:rsidP="00A83EAB">
            <w:pPr>
              <w:rPr>
                <w:rFonts w:cstheme="minorHAnsi"/>
              </w:rPr>
            </w:pPr>
            <w:r w:rsidRPr="00621687">
              <w:rPr>
                <w:rFonts w:cstheme="minorHAnsi"/>
              </w:rPr>
              <w:t>ano</w:t>
            </w:r>
          </w:p>
        </w:tc>
      </w:tr>
      <w:tr w:rsidR="00F67031" w:rsidRPr="00621687" w14:paraId="1575462E" w14:textId="77777777" w:rsidTr="00F800A5">
        <w:tc>
          <w:tcPr>
            <w:tcW w:w="2265" w:type="dxa"/>
          </w:tcPr>
          <w:p w14:paraId="30F64E8A" w14:textId="77777777" w:rsidR="00F67031" w:rsidRPr="00621687" w:rsidRDefault="00F67031" w:rsidP="00A83EAB">
            <w:pPr>
              <w:rPr>
                <w:rFonts w:cstheme="minorHAnsi"/>
              </w:rPr>
            </w:pPr>
            <w:r w:rsidRPr="00621687">
              <w:rPr>
                <w:rFonts w:cstheme="minorHAnsi"/>
              </w:rPr>
              <w:t>Vlastní eventy</w:t>
            </w:r>
          </w:p>
        </w:tc>
        <w:tc>
          <w:tcPr>
            <w:tcW w:w="2265" w:type="dxa"/>
            <w:shd w:val="clear" w:color="auto" w:fill="92D050"/>
          </w:tcPr>
          <w:p w14:paraId="742FBFED" w14:textId="59BA0EA8" w:rsidR="00F67031" w:rsidRPr="00621687" w:rsidRDefault="00F67031" w:rsidP="00A83EAB">
            <w:pPr>
              <w:rPr>
                <w:rFonts w:cstheme="minorHAnsi"/>
              </w:rPr>
            </w:pPr>
            <w:r w:rsidRPr="00621687">
              <w:rPr>
                <w:rFonts w:cstheme="minorHAnsi"/>
              </w:rPr>
              <w:t>ano</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1MV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
                <w:id w:val="-241413060"/>
                <w:placeholder>
                  <w:docPart w:val="DefaultPlaceholder_-1854013440"/>
                </w:placeholder>
              </w:sdtPr>
              <w:sdtEndPr>
                <w:rPr>
                  <w:rFonts w:cstheme="minorBidi"/>
                </w:rPr>
              </w:sdtEndPr>
              <w:sdtContent>
                <w:ins w:id="126" w:author="Martin Novák" w:date="2023-03-22T19:29:00Z">
                  <w:r w:rsidR="00C20D2C" w:rsidRPr="00926265">
                    <w:rPr>
                      <w:color w:val="000000"/>
                    </w:rPr>
                    <w:t>[51]</w:t>
                  </w:r>
                </w:ins>
                <w:del w:id="127" w:author="Martin Novák" w:date="2023-03-20T17:48:00Z">
                  <w:r w:rsidR="0053001E" w:rsidRPr="00926265" w:rsidDel="00DE5A44">
                    <w:rPr>
                      <w:color w:val="000000"/>
                    </w:rPr>
                    <w:delText>[51]</w:delText>
                  </w:r>
                </w:del>
              </w:sdtContent>
            </w:sdt>
          </w:p>
        </w:tc>
        <w:tc>
          <w:tcPr>
            <w:tcW w:w="2411" w:type="dxa"/>
            <w:shd w:val="clear" w:color="auto" w:fill="FF0000"/>
          </w:tcPr>
          <w:p w14:paraId="66E2CA7D" w14:textId="77777777" w:rsidR="00F67031" w:rsidRPr="00621687" w:rsidRDefault="00F67031" w:rsidP="00A83EAB">
            <w:pPr>
              <w:rPr>
                <w:rFonts w:cstheme="minorHAnsi"/>
              </w:rPr>
            </w:pPr>
            <w:r w:rsidRPr="00621687">
              <w:rPr>
                <w:rFonts w:cstheme="minorHAnsi"/>
              </w:rPr>
              <w:t>Vlastní řešení</w:t>
            </w:r>
          </w:p>
        </w:tc>
        <w:tc>
          <w:tcPr>
            <w:tcW w:w="2410" w:type="dxa"/>
            <w:shd w:val="clear" w:color="auto" w:fill="92D050"/>
          </w:tcPr>
          <w:p w14:paraId="257F087C" w14:textId="77777777" w:rsidR="00F67031" w:rsidRPr="00621687" w:rsidRDefault="00F67031" w:rsidP="00A83EAB">
            <w:pPr>
              <w:keepNext/>
              <w:rPr>
                <w:rFonts w:cstheme="minorHAnsi"/>
              </w:rPr>
            </w:pPr>
            <w:r w:rsidRPr="00621687">
              <w:rPr>
                <w:rFonts w:cstheme="minorHAnsi"/>
              </w:rPr>
              <w:t>ano</w:t>
            </w:r>
          </w:p>
        </w:tc>
      </w:tr>
      <w:tr w:rsidR="00F67031" w:rsidRPr="00621687" w14:paraId="0701E807" w14:textId="77777777" w:rsidTr="00F800A5">
        <w:tc>
          <w:tcPr>
            <w:tcW w:w="2265" w:type="dxa"/>
          </w:tcPr>
          <w:p w14:paraId="4F1210FA" w14:textId="77777777" w:rsidR="00F67031" w:rsidRPr="00621687" w:rsidRDefault="00F67031" w:rsidP="00A83EAB">
            <w:pPr>
              <w:rPr>
                <w:rFonts w:cstheme="minorHAnsi"/>
                <w:lang w:val="en-US"/>
              </w:rPr>
            </w:pPr>
            <w:r w:rsidRPr="00621687">
              <w:rPr>
                <w:rFonts w:cstheme="minorHAnsi"/>
                <w:lang w:val="en-US"/>
              </w:rPr>
              <w:t>Properties</w:t>
            </w:r>
          </w:p>
        </w:tc>
        <w:tc>
          <w:tcPr>
            <w:tcW w:w="2265" w:type="dxa"/>
            <w:shd w:val="clear" w:color="auto" w:fill="FF0000"/>
          </w:tcPr>
          <w:p w14:paraId="03221E7E" w14:textId="77777777" w:rsidR="00F67031" w:rsidRPr="00621687" w:rsidRDefault="00F67031" w:rsidP="00A83EAB">
            <w:pPr>
              <w:rPr>
                <w:rFonts w:cstheme="minorHAnsi"/>
              </w:rPr>
            </w:pPr>
            <w:r w:rsidRPr="00621687">
              <w:rPr>
                <w:rFonts w:cstheme="minorHAnsi"/>
              </w:rPr>
              <w:t>ne</w:t>
            </w:r>
          </w:p>
        </w:tc>
        <w:tc>
          <w:tcPr>
            <w:tcW w:w="2411" w:type="dxa"/>
            <w:shd w:val="clear" w:color="auto" w:fill="FF0000"/>
          </w:tcPr>
          <w:p w14:paraId="4EF868D1"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2AD9F7BD" w14:textId="77777777" w:rsidR="00F67031" w:rsidRPr="00621687" w:rsidRDefault="00F67031" w:rsidP="00A83EAB">
            <w:pPr>
              <w:keepNext/>
              <w:rPr>
                <w:rFonts w:cstheme="minorHAnsi"/>
              </w:rPr>
            </w:pPr>
            <w:r w:rsidRPr="00621687">
              <w:rPr>
                <w:rFonts w:cstheme="minorHAnsi"/>
              </w:rPr>
              <w:t>ano</w:t>
            </w:r>
          </w:p>
        </w:tc>
      </w:tr>
      <w:tr w:rsidR="00F67031" w:rsidRPr="00621687" w14:paraId="13EFFAB9" w14:textId="77777777" w:rsidTr="00F800A5">
        <w:tc>
          <w:tcPr>
            <w:tcW w:w="2265" w:type="dxa"/>
          </w:tcPr>
          <w:p w14:paraId="6F2F0A44" w14:textId="77777777" w:rsidR="00F67031" w:rsidRPr="00621687" w:rsidRDefault="00F67031" w:rsidP="00A83EAB">
            <w:pPr>
              <w:rPr>
                <w:rFonts w:cstheme="minorHAnsi"/>
              </w:rPr>
            </w:pPr>
            <w:r w:rsidRPr="00621687">
              <w:rPr>
                <w:rFonts w:cstheme="minorHAnsi"/>
              </w:rPr>
              <w:t>In/</w:t>
            </w:r>
            <w:r w:rsidRPr="00621687">
              <w:rPr>
                <w:rFonts w:cstheme="minorHAnsi"/>
                <w:lang w:val="en-US"/>
              </w:rPr>
              <w:t>out/ref</w:t>
            </w:r>
          </w:p>
        </w:tc>
        <w:tc>
          <w:tcPr>
            <w:tcW w:w="2265" w:type="dxa"/>
            <w:shd w:val="clear" w:color="auto" w:fill="FFFF00"/>
          </w:tcPr>
          <w:p w14:paraId="7AA9B59B" w14:textId="77777777" w:rsidR="00F67031" w:rsidRPr="00621687" w:rsidRDefault="00F67031" w:rsidP="00A83EAB">
            <w:pPr>
              <w:rPr>
                <w:rFonts w:cstheme="minorHAnsi"/>
              </w:rPr>
            </w:pPr>
            <w:r w:rsidRPr="00621687">
              <w:rPr>
                <w:rFonts w:cstheme="minorHAnsi"/>
              </w:rPr>
              <w:t>pointery</w:t>
            </w:r>
          </w:p>
        </w:tc>
        <w:tc>
          <w:tcPr>
            <w:tcW w:w="2411" w:type="dxa"/>
            <w:shd w:val="clear" w:color="auto" w:fill="FF0000"/>
          </w:tcPr>
          <w:p w14:paraId="5BA8F285"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7B6CB1DA" w14:textId="77777777" w:rsidR="00F67031" w:rsidRPr="00621687" w:rsidRDefault="00F67031" w:rsidP="00A83EAB">
            <w:pPr>
              <w:keepNext/>
              <w:rPr>
                <w:rFonts w:cstheme="minorHAnsi"/>
              </w:rPr>
            </w:pPr>
            <w:r w:rsidRPr="00621687">
              <w:rPr>
                <w:rFonts w:cstheme="minorHAnsi"/>
              </w:rPr>
              <w:t>ano</w:t>
            </w:r>
          </w:p>
        </w:tc>
      </w:tr>
      <w:tr w:rsidR="00F67031" w:rsidRPr="00621687" w14:paraId="76747033" w14:textId="77777777" w:rsidTr="00F800A5">
        <w:tc>
          <w:tcPr>
            <w:tcW w:w="2265" w:type="dxa"/>
          </w:tcPr>
          <w:p w14:paraId="78724EDD" w14:textId="77777777" w:rsidR="00F67031" w:rsidRPr="001758D3" w:rsidRDefault="00F67031" w:rsidP="00A83EAB">
            <w:pPr>
              <w:rPr>
                <w:rFonts w:cstheme="minorHAnsi"/>
              </w:rPr>
            </w:pPr>
            <w:r w:rsidRPr="001758D3">
              <w:rPr>
                <w:rFonts w:cstheme="minorHAnsi"/>
              </w:rPr>
              <w:t>Maximální počet rodičovských tříd</w:t>
            </w:r>
          </w:p>
        </w:tc>
        <w:tc>
          <w:tcPr>
            <w:tcW w:w="2265" w:type="dxa"/>
            <w:shd w:val="clear" w:color="auto" w:fill="92D050"/>
          </w:tcPr>
          <w:p w14:paraId="54487550" w14:textId="77777777" w:rsidR="00F67031" w:rsidRPr="00621687" w:rsidRDefault="00F67031" w:rsidP="00A83EAB">
            <w:pPr>
              <w:rPr>
                <w:rFonts w:cstheme="minorHAnsi"/>
              </w:rPr>
            </w:pPr>
            <w:r>
              <w:rPr>
                <w:rFonts w:cstheme="minorHAnsi"/>
              </w:rPr>
              <w:t>neomezen</w:t>
            </w:r>
          </w:p>
        </w:tc>
        <w:tc>
          <w:tcPr>
            <w:tcW w:w="2411" w:type="dxa"/>
            <w:shd w:val="clear" w:color="auto" w:fill="FF0000"/>
          </w:tcPr>
          <w:p w14:paraId="7AC94FCE" w14:textId="77777777" w:rsidR="00F67031" w:rsidRPr="00621687" w:rsidRDefault="00F67031" w:rsidP="00A83EAB">
            <w:pPr>
              <w:rPr>
                <w:rFonts w:cstheme="minorHAnsi"/>
              </w:rPr>
            </w:pPr>
            <w:r>
              <w:rPr>
                <w:rFonts w:cstheme="minorHAnsi"/>
              </w:rPr>
              <w:t>1</w:t>
            </w:r>
          </w:p>
        </w:tc>
        <w:tc>
          <w:tcPr>
            <w:tcW w:w="2410" w:type="dxa"/>
            <w:shd w:val="clear" w:color="auto" w:fill="FF0000"/>
          </w:tcPr>
          <w:p w14:paraId="1807988F" w14:textId="77777777" w:rsidR="00F67031" w:rsidRPr="00621687" w:rsidRDefault="00F67031" w:rsidP="00A83EAB">
            <w:pPr>
              <w:keepNext/>
              <w:rPr>
                <w:rFonts w:cstheme="minorHAnsi"/>
              </w:rPr>
            </w:pPr>
            <w:r>
              <w:rPr>
                <w:rFonts w:cstheme="minorHAnsi"/>
              </w:rPr>
              <w:t>1</w:t>
            </w:r>
          </w:p>
        </w:tc>
      </w:tr>
      <w:tr w:rsidR="00F67031" w:rsidRPr="00621687" w14:paraId="5C2348C5" w14:textId="77777777" w:rsidTr="00F800A5">
        <w:tc>
          <w:tcPr>
            <w:tcW w:w="2265" w:type="dxa"/>
          </w:tcPr>
          <w:p w14:paraId="6C0154F4" w14:textId="77777777" w:rsidR="00F67031" w:rsidRPr="001758D3" w:rsidRDefault="00F67031" w:rsidP="00A83EAB">
            <w:pPr>
              <w:rPr>
                <w:rFonts w:cstheme="minorHAnsi"/>
              </w:rPr>
            </w:pPr>
            <w:proofErr w:type="spellStart"/>
            <w:r w:rsidRPr="001758D3">
              <w:rPr>
                <w:rFonts w:cstheme="minorHAnsi"/>
              </w:rPr>
              <w:t>uint</w:t>
            </w:r>
            <w:proofErr w:type="spellEnd"/>
          </w:p>
        </w:tc>
        <w:tc>
          <w:tcPr>
            <w:tcW w:w="2265" w:type="dxa"/>
            <w:shd w:val="clear" w:color="auto" w:fill="92D050"/>
          </w:tcPr>
          <w:p w14:paraId="0A24FB5F" w14:textId="77777777" w:rsidR="00F67031" w:rsidRDefault="00F67031" w:rsidP="00A83EAB">
            <w:pPr>
              <w:rPr>
                <w:rFonts w:cstheme="minorHAnsi"/>
              </w:rPr>
            </w:pPr>
            <w:r>
              <w:rPr>
                <w:rFonts w:cstheme="minorHAnsi"/>
              </w:rPr>
              <w:t>ano</w:t>
            </w:r>
          </w:p>
        </w:tc>
        <w:tc>
          <w:tcPr>
            <w:tcW w:w="2411" w:type="dxa"/>
            <w:shd w:val="clear" w:color="auto" w:fill="FF0000"/>
          </w:tcPr>
          <w:p w14:paraId="47CC2030" w14:textId="77777777" w:rsidR="00F67031" w:rsidRDefault="00F67031" w:rsidP="00A83EAB">
            <w:pPr>
              <w:rPr>
                <w:rFonts w:cstheme="minorHAnsi"/>
              </w:rPr>
            </w:pPr>
            <w:r>
              <w:rPr>
                <w:rFonts w:cstheme="minorHAnsi"/>
              </w:rPr>
              <w:t>ne</w:t>
            </w:r>
          </w:p>
        </w:tc>
        <w:tc>
          <w:tcPr>
            <w:tcW w:w="2410" w:type="dxa"/>
            <w:shd w:val="clear" w:color="auto" w:fill="92D050"/>
          </w:tcPr>
          <w:p w14:paraId="7CFB9F82" w14:textId="77777777" w:rsidR="00F67031" w:rsidRDefault="00F67031" w:rsidP="00A83EAB">
            <w:pPr>
              <w:keepNext/>
              <w:rPr>
                <w:rFonts w:cstheme="minorHAnsi"/>
              </w:rPr>
            </w:pPr>
            <w:r>
              <w:rPr>
                <w:rFonts w:cstheme="minorHAnsi"/>
              </w:rPr>
              <w:t>ano</w:t>
            </w:r>
          </w:p>
        </w:tc>
      </w:tr>
      <w:tr w:rsidR="00F67031" w:rsidRPr="00621687" w14:paraId="765A7172" w14:textId="77777777" w:rsidTr="00F800A5">
        <w:tc>
          <w:tcPr>
            <w:tcW w:w="2265" w:type="dxa"/>
          </w:tcPr>
          <w:p w14:paraId="50AB81DC" w14:textId="77777777" w:rsidR="00F67031" w:rsidRPr="001758D3" w:rsidRDefault="00F67031" w:rsidP="00A83EAB">
            <w:pPr>
              <w:rPr>
                <w:rFonts w:cstheme="minorHAnsi"/>
              </w:rPr>
            </w:pPr>
            <w:proofErr w:type="spellStart"/>
            <w:r w:rsidRPr="001758D3">
              <w:rPr>
                <w:rFonts w:cstheme="minorHAnsi"/>
              </w:rPr>
              <w:t>struct</w:t>
            </w:r>
            <w:proofErr w:type="spellEnd"/>
          </w:p>
        </w:tc>
        <w:tc>
          <w:tcPr>
            <w:tcW w:w="2265" w:type="dxa"/>
            <w:shd w:val="clear" w:color="auto" w:fill="92D050"/>
          </w:tcPr>
          <w:p w14:paraId="5EA1BC06" w14:textId="77777777" w:rsidR="00F67031" w:rsidRPr="00621687" w:rsidRDefault="00F67031" w:rsidP="00A83EAB">
            <w:pPr>
              <w:rPr>
                <w:rFonts w:cstheme="minorHAnsi"/>
              </w:rPr>
            </w:pPr>
            <w:r>
              <w:rPr>
                <w:rFonts w:cstheme="minorHAnsi"/>
              </w:rPr>
              <w:t>ano</w:t>
            </w:r>
          </w:p>
        </w:tc>
        <w:tc>
          <w:tcPr>
            <w:tcW w:w="2411" w:type="dxa"/>
            <w:shd w:val="clear" w:color="auto" w:fill="FF0000"/>
          </w:tcPr>
          <w:p w14:paraId="7DB7099E" w14:textId="77777777" w:rsidR="00F67031" w:rsidRPr="00621687" w:rsidRDefault="00F67031" w:rsidP="00A83EAB">
            <w:pPr>
              <w:rPr>
                <w:rFonts w:cstheme="minorHAnsi"/>
              </w:rPr>
            </w:pPr>
            <w:r>
              <w:rPr>
                <w:rFonts w:cstheme="minorHAnsi"/>
              </w:rPr>
              <w:t>ne</w:t>
            </w:r>
          </w:p>
        </w:tc>
        <w:tc>
          <w:tcPr>
            <w:tcW w:w="2410" w:type="dxa"/>
            <w:shd w:val="clear" w:color="auto" w:fill="92D050"/>
          </w:tcPr>
          <w:p w14:paraId="71F8F1A0" w14:textId="77777777" w:rsidR="00F67031" w:rsidRPr="00621687" w:rsidRDefault="00F67031" w:rsidP="00A83EAB">
            <w:pPr>
              <w:keepNext/>
              <w:rPr>
                <w:rFonts w:cstheme="minorHAnsi"/>
              </w:rPr>
            </w:pPr>
            <w:r>
              <w:rPr>
                <w:rFonts w:cstheme="minorHAnsi"/>
              </w:rPr>
              <w:t>ano</w:t>
            </w:r>
          </w:p>
        </w:tc>
      </w:tr>
      <w:tr w:rsidR="0021640D" w:rsidRPr="00621687" w14:paraId="7C90E289" w14:textId="77777777" w:rsidTr="0021640D">
        <w:tc>
          <w:tcPr>
            <w:tcW w:w="2265" w:type="dxa"/>
          </w:tcPr>
          <w:p w14:paraId="1310056A" w14:textId="75AF9694" w:rsidR="0021640D" w:rsidRPr="001758D3" w:rsidRDefault="0021640D" w:rsidP="00A83EAB">
            <w:pPr>
              <w:rPr>
                <w:rFonts w:cstheme="minorHAnsi"/>
              </w:rPr>
            </w:pPr>
            <w:r>
              <w:rPr>
                <w:rFonts w:cstheme="minorHAnsi"/>
              </w:rPr>
              <w:t>MSIL</w:t>
            </w:r>
          </w:p>
        </w:tc>
        <w:tc>
          <w:tcPr>
            <w:tcW w:w="2265" w:type="dxa"/>
            <w:shd w:val="clear" w:color="auto" w:fill="FFFF00"/>
          </w:tcPr>
          <w:p w14:paraId="68AC5CA4" w14:textId="1EEBC7FB" w:rsidR="0021640D" w:rsidRDefault="0021640D" w:rsidP="00A83EAB">
            <w:pPr>
              <w:rPr>
                <w:rFonts w:cstheme="minorHAnsi"/>
              </w:rPr>
            </w:pPr>
            <w:r>
              <w:rPr>
                <w:rFonts w:cstheme="minorHAnsi"/>
              </w:rPr>
              <w:t>jen C++/CLI</w:t>
            </w:r>
          </w:p>
        </w:tc>
        <w:tc>
          <w:tcPr>
            <w:tcW w:w="2411" w:type="dxa"/>
            <w:shd w:val="clear" w:color="auto" w:fill="FF0000"/>
          </w:tcPr>
          <w:p w14:paraId="376AF511" w14:textId="3046C412" w:rsidR="0021640D" w:rsidRDefault="0021640D" w:rsidP="00A83EAB">
            <w:pPr>
              <w:rPr>
                <w:rFonts w:cstheme="minorHAnsi"/>
              </w:rPr>
            </w:pPr>
            <w:r>
              <w:rPr>
                <w:rFonts w:cstheme="minorHAnsi"/>
              </w:rPr>
              <w:t>ne</w:t>
            </w:r>
          </w:p>
        </w:tc>
        <w:tc>
          <w:tcPr>
            <w:tcW w:w="2410" w:type="dxa"/>
            <w:shd w:val="clear" w:color="auto" w:fill="92D050"/>
          </w:tcPr>
          <w:p w14:paraId="1D485FD3" w14:textId="27256947" w:rsidR="0021640D" w:rsidRDefault="0021640D" w:rsidP="00A83EAB">
            <w:pPr>
              <w:keepNext/>
              <w:rPr>
                <w:rFonts w:cstheme="minorHAnsi"/>
              </w:rPr>
            </w:pPr>
            <w:r>
              <w:rPr>
                <w:rFonts w:cstheme="minorHAnsi"/>
              </w:rPr>
              <w:t>ano</w:t>
            </w:r>
          </w:p>
        </w:tc>
      </w:tr>
      <w:tr w:rsidR="00F67031" w:rsidRPr="00621687" w14:paraId="2EF38467" w14:textId="77777777" w:rsidTr="00F800A5">
        <w:tc>
          <w:tcPr>
            <w:tcW w:w="2265" w:type="dxa"/>
          </w:tcPr>
          <w:p w14:paraId="06BF1908" w14:textId="77777777" w:rsidR="00F67031" w:rsidRPr="00621687" w:rsidRDefault="00F67031" w:rsidP="00A83EAB">
            <w:pPr>
              <w:rPr>
                <w:rFonts w:cstheme="minorHAnsi"/>
              </w:rPr>
            </w:pPr>
          </w:p>
        </w:tc>
        <w:tc>
          <w:tcPr>
            <w:tcW w:w="2265" w:type="dxa"/>
          </w:tcPr>
          <w:p w14:paraId="6C2FE9B2" w14:textId="77777777" w:rsidR="00F67031" w:rsidRPr="00621687" w:rsidRDefault="00F67031" w:rsidP="00A83EAB">
            <w:pPr>
              <w:rPr>
                <w:rFonts w:cstheme="minorHAnsi"/>
              </w:rPr>
            </w:pPr>
          </w:p>
        </w:tc>
        <w:tc>
          <w:tcPr>
            <w:tcW w:w="2411" w:type="dxa"/>
          </w:tcPr>
          <w:p w14:paraId="05254ECC" w14:textId="77777777" w:rsidR="00F67031" w:rsidRPr="00621687" w:rsidRDefault="00F67031" w:rsidP="00A83EAB">
            <w:pPr>
              <w:rPr>
                <w:rFonts w:cstheme="minorHAnsi"/>
              </w:rPr>
            </w:pPr>
          </w:p>
        </w:tc>
        <w:tc>
          <w:tcPr>
            <w:tcW w:w="2410" w:type="dxa"/>
            <w:shd w:val="clear" w:color="auto" w:fill="auto"/>
          </w:tcPr>
          <w:p w14:paraId="034CA8C7" w14:textId="77777777" w:rsidR="00F67031" w:rsidRPr="00621687" w:rsidRDefault="00F67031" w:rsidP="00A83EAB">
            <w:pPr>
              <w:keepNext/>
              <w:rPr>
                <w:rFonts w:cstheme="minorHAnsi"/>
              </w:rPr>
            </w:pPr>
          </w:p>
        </w:tc>
      </w:tr>
      <w:tr w:rsidR="00F67031" w:rsidRPr="00621687" w14:paraId="2C6E6354" w14:textId="77777777" w:rsidTr="00F800A5">
        <w:tc>
          <w:tcPr>
            <w:tcW w:w="2265" w:type="dxa"/>
          </w:tcPr>
          <w:p w14:paraId="4F2B4068" w14:textId="77777777" w:rsidR="00F67031" w:rsidRPr="00621687" w:rsidRDefault="00F67031" w:rsidP="00A83EAB">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w:t>
            </w:r>
            <w:proofErr w:type="spellStart"/>
            <w:r w:rsidRPr="00621687">
              <w:rPr>
                <w:rFonts w:cstheme="minorHAnsi"/>
              </w:rPr>
              <w:t>engin</w:t>
            </w:r>
            <w:r>
              <w:rPr>
                <w:rFonts w:cstheme="minorHAnsi"/>
              </w:rPr>
              <w:t>ů</w:t>
            </w:r>
            <w:proofErr w:type="spellEnd"/>
          </w:p>
        </w:tc>
        <w:tc>
          <w:tcPr>
            <w:tcW w:w="2265" w:type="dxa"/>
          </w:tcPr>
          <w:p w14:paraId="4952B038" w14:textId="77777777" w:rsidR="00F67031" w:rsidRPr="00621687" w:rsidRDefault="00F67031" w:rsidP="00A83EAB">
            <w:pPr>
              <w:rPr>
                <w:rFonts w:cstheme="minorHAnsi"/>
              </w:rPr>
            </w:pPr>
            <w:proofErr w:type="spellStart"/>
            <w:r w:rsidRPr="00621687">
              <w:rPr>
                <w:rFonts w:cstheme="minorHAnsi"/>
              </w:rPr>
              <w:t>Unreal</w:t>
            </w:r>
            <w:proofErr w:type="spellEnd"/>
            <w:r w:rsidRPr="00621687">
              <w:rPr>
                <w:rFonts w:cstheme="minorHAnsi"/>
              </w:rPr>
              <w:t xml:space="preserve">, </w:t>
            </w:r>
            <w:r w:rsidRPr="00855879">
              <w:rPr>
                <w:rFonts w:cstheme="minorHAnsi"/>
              </w:rPr>
              <w:t>CRYENGINE</w:t>
            </w:r>
          </w:p>
        </w:tc>
        <w:tc>
          <w:tcPr>
            <w:tcW w:w="2411" w:type="dxa"/>
          </w:tcPr>
          <w:p w14:paraId="043F3767" w14:textId="5E75A6DF" w:rsidR="00F67031" w:rsidRPr="00621687" w:rsidRDefault="00F67031" w:rsidP="00A83EAB">
            <w:pPr>
              <w:rPr>
                <w:rFonts w:cstheme="minorHAnsi"/>
              </w:rPr>
            </w:pPr>
            <w:proofErr w:type="spellStart"/>
            <w:r w:rsidRPr="00621687">
              <w:rPr>
                <w:rFonts w:cstheme="minorHAnsi"/>
              </w:rPr>
              <w:t>Greenfoot</w:t>
            </w:r>
            <w:proofErr w:type="spellEnd"/>
            <w:r w:rsidRPr="00621687">
              <w:rPr>
                <w:rFonts w:cstheme="minorHAnsi"/>
              </w:rPr>
              <w:t xml:space="preserve">, </w:t>
            </w:r>
            <w:proofErr w:type="spellStart"/>
            <w:r w:rsidRPr="00621687">
              <w:rPr>
                <w:rFonts w:cstheme="minorHAnsi"/>
              </w:rPr>
              <w:t>libGDX</w:t>
            </w:r>
            <w:proofErr w:type="spellEnd"/>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1Ml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DefaultPlaceholder_-1854013440"/>
                </w:placeholder>
              </w:sdtPr>
              <w:sdtEndPr>
                <w:rPr>
                  <w:rFonts w:cstheme="minorBidi"/>
                </w:rPr>
              </w:sdtEndPr>
              <w:sdtContent>
                <w:ins w:id="128" w:author="Martin Novák" w:date="2023-03-22T19:29:00Z">
                  <w:r w:rsidR="00C20D2C" w:rsidRPr="00926265">
                    <w:rPr>
                      <w:color w:val="000000"/>
                    </w:rPr>
                    <w:t>[52]</w:t>
                  </w:r>
                </w:ins>
                <w:del w:id="129" w:author="Martin Novák" w:date="2023-03-20T17:48:00Z">
                  <w:r w:rsidR="0053001E" w:rsidRPr="00926265" w:rsidDel="00DE5A44">
                    <w:rPr>
                      <w:color w:val="000000"/>
                    </w:rPr>
                    <w:delText>[52]</w:delText>
                  </w:r>
                </w:del>
              </w:sdtContent>
            </w:sdt>
          </w:p>
        </w:tc>
        <w:tc>
          <w:tcPr>
            <w:tcW w:w="2410" w:type="dxa"/>
            <w:shd w:val="clear" w:color="auto" w:fill="auto"/>
          </w:tcPr>
          <w:p w14:paraId="083D22D8" w14:textId="77777777" w:rsidR="00F67031" w:rsidRPr="00621687" w:rsidRDefault="00F67031" w:rsidP="00A83EAB">
            <w:pPr>
              <w:keepNext/>
              <w:rPr>
                <w:rFonts w:cstheme="minorHAnsi"/>
                <w:lang w:val="en-US"/>
              </w:rPr>
            </w:pPr>
            <w:r w:rsidRPr="00621687">
              <w:rPr>
                <w:rFonts w:cstheme="minorHAnsi"/>
              </w:rPr>
              <w:t xml:space="preserve">Unity, </w:t>
            </w:r>
            <w:r w:rsidRPr="00855879">
              <w:rPr>
                <w:rFonts w:cstheme="minorHAnsi"/>
              </w:rPr>
              <w:t>CRYENGINE</w:t>
            </w:r>
          </w:p>
        </w:tc>
      </w:tr>
    </w:tbl>
    <w:p w14:paraId="21E56376" w14:textId="053BA0E1" w:rsidR="00F67031" w:rsidRPr="00621687" w:rsidRDefault="00F67031" w:rsidP="00A83EAB">
      <w:pPr>
        <w:pStyle w:val="Titulek"/>
        <w:rPr>
          <w:rFonts w:cstheme="minorHAnsi"/>
        </w:rPr>
      </w:pPr>
      <w:bookmarkStart w:id="130" w:name="_Ref71064704"/>
      <w:bookmarkEnd w:id="123"/>
      <w:r w:rsidRPr="00621687">
        <w:rPr>
          <w:rFonts w:cstheme="minorHAnsi"/>
        </w:rPr>
        <w:t xml:space="preserve">Tab. </w:t>
      </w:r>
      <w:r>
        <w:rPr>
          <w:rFonts w:cstheme="minorHAnsi"/>
        </w:rPr>
        <w:fldChar w:fldCharType="begin"/>
      </w:r>
      <w:r>
        <w:rPr>
          <w:rFonts w:cstheme="minorHAnsi"/>
        </w:rPr>
        <w:instrText xml:space="preserve"> SEQ Tabulka \* ARABIC </w:instrText>
      </w:r>
      <w:r>
        <w:rPr>
          <w:rFonts w:cstheme="minorHAnsi"/>
        </w:rPr>
        <w:fldChar w:fldCharType="separate"/>
      </w:r>
      <w:r w:rsidR="00E3778F">
        <w:rPr>
          <w:rFonts w:cstheme="minorHAnsi"/>
          <w:noProof/>
        </w:rPr>
        <w:t>1</w:t>
      </w:r>
      <w:r>
        <w:rPr>
          <w:rFonts w:cstheme="minorHAnsi"/>
        </w:rPr>
        <w:fldChar w:fldCharType="end"/>
      </w:r>
      <w:bookmarkEnd w:id="130"/>
      <w:r w:rsidRPr="00621687">
        <w:rPr>
          <w:rFonts w:cstheme="minorHAnsi"/>
        </w:rPr>
        <w:t xml:space="preserve"> porovnání jazyků</w:t>
      </w:r>
    </w:p>
    <w:p w14:paraId="4C5F5E5E" w14:textId="77777777" w:rsidR="00F84EE9" w:rsidRDefault="00F84EE9" w:rsidP="00A64991">
      <w:pPr>
        <w:ind w:left="360"/>
        <w:rPr>
          <w:rStyle w:val="Nadpis1Char"/>
          <w:rFonts w:asciiTheme="minorHAnsi" w:hAnsiTheme="minorHAnsi" w:cstheme="minorHAnsi"/>
        </w:rPr>
      </w:pPr>
      <w:bookmarkStart w:id="131" w:name="_Hlk76031871"/>
    </w:p>
    <w:p w14:paraId="73DF068A" w14:textId="77777777" w:rsidR="00F84EE9" w:rsidRDefault="00F84EE9" w:rsidP="00A64991">
      <w:pPr>
        <w:ind w:left="360"/>
        <w:rPr>
          <w:rStyle w:val="Nadpis1Char"/>
          <w:rFonts w:asciiTheme="minorHAnsi" w:hAnsiTheme="minorHAnsi" w:cstheme="minorHAnsi"/>
        </w:rPr>
      </w:pPr>
    </w:p>
    <w:p w14:paraId="78256674" w14:textId="01B41039" w:rsidR="00F67031" w:rsidRPr="00621687" w:rsidRDefault="00F67031" w:rsidP="00A64991">
      <w:pPr>
        <w:ind w:left="360"/>
        <w:rPr>
          <w:rStyle w:val="Nadpis1Char"/>
          <w:rFonts w:asciiTheme="minorHAnsi" w:hAnsiTheme="minorHAnsi" w:cstheme="minorHAnsi"/>
        </w:rPr>
      </w:pPr>
      <w:bookmarkStart w:id="132" w:name="_Toc129100417"/>
      <w:r w:rsidRPr="00621687">
        <w:rPr>
          <w:rStyle w:val="Nadpis1Char"/>
          <w:rFonts w:asciiTheme="minorHAnsi" w:hAnsiTheme="minorHAnsi" w:cstheme="minorHAnsi"/>
        </w:rPr>
        <w:t>4. Výběr herních žánrů vhodných pro implementaci</w:t>
      </w:r>
      <w:bookmarkEnd w:id="132"/>
    </w:p>
    <w:bookmarkEnd w:id="131"/>
    <w:p w14:paraId="4DD86002" w14:textId="02CEFAF7" w:rsidR="00F67031" w:rsidRPr="00F7533D" w:rsidRDefault="00F67031" w:rsidP="00A63640">
      <w:pPr>
        <w:ind w:firstLine="708"/>
        <w:jc w:val="both"/>
        <w:rPr>
          <w:rFonts w:cstheme="minorHAnsi"/>
        </w:rPr>
      </w:pPr>
      <w:r w:rsidRPr="003052F2">
        <w:rPr>
          <w:rFonts w:cstheme="minorHAnsi"/>
          <w:highlight w:val="green"/>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w:t>
      </w:r>
      <w:proofErr w:type="spellStart"/>
      <w:r w:rsidRPr="003052F2">
        <w:rPr>
          <w:rFonts w:cstheme="minorHAnsi"/>
          <w:highlight w:val="green"/>
        </w:rPr>
        <w:t>subžánrů</w:t>
      </w:r>
      <w:proofErr w:type="spellEnd"/>
      <w:r w:rsidRPr="003052F2">
        <w:rPr>
          <w:rFonts w:cstheme="minorHAnsi"/>
          <w:highlight w:val="green"/>
        </w:rPr>
        <w:t xml:space="preserve"> (především u RPG a akčních her), kvůli čemuž se můžete setkat s tím, že hra je na různých stránkách označena jinými štítky (viz </w:t>
      </w:r>
      <w:r w:rsidRPr="003052F2">
        <w:rPr>
          <w:rFonts w:cstheme="minorHAnsi"/>
          <w:highlight w:val="green"/>
        </w:rPr>
        <w:fldChar w:fldCharType="begin"/>
      </w:r>
      <w:r w:rsidRPr="003052F2">
        <w:rPr>
          <w:rFonts w:cstheme="minorHAnsi"/>
          <w:highlight w:val="green"/>
        </w:rPr>
        <w:instrText xml:space="preserve"> REF _Ref80703811 \h  \* MERGEFORMAT </w:instrText>
      </w:r>
      <w:r w:rsidRPr="003052F2">
        <w:rPr>
          <w:rFonts w:cstheme="minorHAnsi"/>
          <w:highlight w:val="green"/>
        </w:rPr>
      </w:r>
      <w:r w:rsidRPr="003052F2">
        <w:rPr>
          <w:rFonts w:cstheme="minorHAnsi"/>
          <w:highlight w:val="green"/>
        </w:rPr>
        <w:fldChar w:fldCharType="separate"/>
      </w:r>
      <w:r w:rsidR="00E3778F" w:rsidRPr="003052F2">
        <w:rPr>
          <w:highlight w:val="green"/>
        </w:rPr>
        <w:t xml:space="preserve">Tab. </w:t>
      </w:r>
      <w:r w:rsidR="00E3778F" w:rsidRPr="003052F2">
        <w:rPr>
          <w:noProof/>
          <w:highlight w:val="green"/>
        </w:rPr>
        <w:t>2</w:t>
      </w:r>
      <w:r w:rsidRPr="003052F2">
        <w:rPr>
          <w:rFonts w:cstheme="minorHAnsi"/>
          <w:highlight w:val="green"/>
        </w:rPr>
        <w:fldChar w:fldCharType="end"/>
      </w:r>
      <w:r w:rsidRPr="003052F2">
        <w:rPr>
          <w:rFonts w:cstheme="minorHAnsi"/>
          <w:highlight w:val="green"/>
        </w:rPr>
        <w:t xml:space="preserve">). </w:t>
      </w:r>
      <w:sdt>
        <w:sdtPr>
          <w:rPr>
            <w:rFonts w:cstheme="minorHAnsi"/>
            <w:color w:val="000000"/>
            <w:highlight w:val="green"/>
          </w:rPr>
          <w:tag w:val="MENDELEY_CITATION_v3_eyJjaXRhdGlvbklEIjoiTUVOREVMRVlfQ0lUQVRJT05fMzI5NjdlMjEtODRjOS00NmE5LTk4ZmQtNTJkZWE4M2ViY2Q5IiwicHJvcGVydGllcyI6eyJub3RlSW5kZXgiOjB9LCJpc0VkaXRlZCI6ZmFsc2UsIm1hbnVhbE92ZXJyaWRlIjp7ImNpdGVwcm9jVGV4dCI6Ils1M1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DefaultPlaceholder_-1854013440"/>
          </w:placeholder>
        </w:sdtPr>
        <w:sdtEndPr>
          <w:rPr>
            <w:rFonts w:cstheme="minorBidi"/>
          </w:rPr>
        </w:sdtEndPr>
        <w:sdtContent>
          <w:ins w:id="133" w:author="Martin Novák" w:date="2023-03-22T19:29:00Z">
            <w:r w:rsidR="00C20D2C" w:rsidRPr="00926265">
              <w:rPr>
                <w:color w:val="000000"/>
                <w:highlight w:val="green"/>
              </w:rPr>
              <w:t>[53]</w:t>
            </w:r>
          </w:ins>
          <w:del w:id="134" w:author="Martin Novák" w:date="2023-03-20T17:48:00Z">
            <w:r w:rsidR="0053001E" w:rsidRPr="00926265" w:rsidDel="00DE5A44">
              <w:rPr>
                <w:color w:val="000000"/>
                <w:highlight w:val="green"/>
              </w:rPr>
              <w:delText>[53]</w:delText>
            </w:r>
          </w:del>
        </w:sdtContent>
      </w:sdt>
    </w:p>
    <w:tbl>
      <w:tblPr>
        <w:tblStyle w:val="Mkatabulky"/>
        <w:tblW w:w="10212" w:type="dxa"/>
        <w:tblInd w:w="-289" w:type="dxa"/>
        <w:tblLook w:val="04A0" w:firstRow="1" w:lastRow="0" w:firstColumn="1" w:lastColumn="0" w:noHBand="0" w:noVBand="1"/>
      </w:tblPr>
      <w:tblGrid>
        <w:gridCol w:w="2694"/>
        <w:gridCol w:w="2552"/>
        <w:gridCol w:w="1559"/>
        <w:gridCol w:w="1559"/>
        <w:gridCol w:w="1848"/>
      </w:tblGrid>
      <w:tr w:rsidR="00F67031" w:rsidRPr="00F7533D" w14:paraId="7FC56B58" w14:textId="77777777" w:rsidTr="00154303">
        <w:tc>
          <w:tcPr>
            <w:tcW w:w="2694" w:type="dxa"/>
          </w:tcPr>
          <w:p w14:paraId="00E80DEA" w14:textId="77777777" w:rsidR="00F67031" w:rsidRPr="00F7533D" w:rsidRDefault="00F67031" w:rsidP="00A63640">
            <w:pPr>
              <w:jc w:val="both"/>
              <w:rPr>
                <w:rFonts w:cstheme="minorHAnsi"/>
                <w:b/>
                <w:bCs/>
              </w:rPr>
            </w:pPr>
            <w:r w:rsidRPr="00F7533D">
              <w:rPr>
                <w:rFonts w:cstheme="minorHAnsi"/>
                <w:b/>
                <w:bCs/>
              </w:rPr>
              <w:lastRenderedPageBreak/>
              <w:t>hra</w:t>
            </w:r>
          </w:p>
        </w:tc>
        <w:tc>
          <w:tcPr>
            <w:tcW w:w="2552" w:type="dxa"/>
          </w:tcPr>
          <w:p w14:paraId="616A6DAC" w14:textId="77777777" w:rsidR="00F67031" w:rsidRPr="00F7533D" w:rsidRDefault="00F67031" w:rsidP="00A63640">
            <w:pPr>
              <w:jc w:val="both"/>
              <w:rPr>
                <w:rFonts w:cstheme="minorHAnsi"/>
                <w:b/>
                <w:bCs/>
              </w:rPr>
            </w:pPr>
            <w:proofErr w:type="spellStart"/>
            <w:r w:rsidRPr="00F7533D">
              <w:rPr>
                <w:rFonts w:cstheme="minorHAnsi"/>
                <w:b/>
                <w:bCs/>
              </w:rPr>
              <w:t>steam</w:t>
            </w:r>
            <w:proofErr w:type="spellEnd"/>
          </w:p>
        </w:tc>
        <w:tc>
          <w:tcPr>
            <w:tcW w:w="1559" w:type="dxa"/>
          </w:tcPr>
          <w:p w14:paraId="4AFE4B02" w14:textId="77777777" w:rsidR="00F67031" w:rsidRPr="00F7533D" w:rsidRDefault="00F67031" w:rsidP="00A63640">
            <w:pPr>
              <w:jc w:val="both"/>
              <w:rPr>
                <w:rFonts w:cstheme="minorHAnsi"/>
                <w:b/>
                <w:bCs/>
              </w:rPr>
            </w:pPr>
            <w:proofErr w:type="spellStart"/>
            <w:r w:rsidRPr="00F7533D">
              <w:rPr>
                <w:rFonts w:cstheme="minorHAnsi"/>
                <w:b/>
                <w:bCs/>
              </w:rPr>
              <w:t>Epic</w:t>
            </w:r>
            <w:proofErr w:type="spellEnd"/>
            <w:r w:rsidRPr="00F7533D">
              <w:rPr>
                <w:rFonts w:cstheme="minorHAnsi"/>
                <w:b/>
                <w:bCs/>
              </w:rPr>
              <w:t xml:space="preserve"> </w:t>
            </w:r>
            <w:proofErr w:type="spellStart"/>
            <w:r w:rsidRPr="00F7533D">
              <w:rPr>
                <w:rFonts w:cstheme="minorHAnsi"/>
                <w:b/>
                <w:bCs/>
              </w:rPr>
              <w:t>games</w:t>
            </w:r>
            <w:proofErr w:type="spellEnd"/>
          </w:p>
        </w:tc>
        <w:tc>
          <w:tcPr>
            <w:tcW w:w="1559" w:type="dxa"/>
          </w:tcPr>
          <w:p w14:paraId="189063C5" w14:textId="77777777" w:rsidR="00F67031" w:rsidRPr="00F7533D" w:rsidRDefault="00F67031" w:rsidP="00A63640">
            <w:pPr>
              <w:jc w:val="both"/>
              <w:rPr>
                <w:rFonts w:cstheme="minorHAnsi"/>
                <w:b/>
                <w:bCs/>
              </w:rPr>
            </w:pPr>
            <w:proofErr w:type="spellStart"/>
            <w:r w:rsidRPr="00F7533D">
              <w:rPr>
                <w:rFonts w:cstheme="minorHAnsi"/>
                <w:b/>
                <w:bCs/>
              </w:rPr>
              <w:t>Ubisoft</w:t>
            </w:r>
            <w:proofErr w:type="spellEnd"/>
          </w:p>
        </w:tc>
        <w:tc>
          <w:tcPr>
            <w:tcW w:w="1848" w:type="dxa"/>
          </w:tcPr>
          <w:p w14:paraId="76504073" w14:textId="77777777" w:rsidR="00F67031" w:rsidRPr="00F7533D" w:rsidRDefault="00F67031" w:rsidP="00A63640">
            <w:pPr>
              <w:jc w:val="both"/>
              <w:rPr>
                <w:rFonts w:cstheme="minorHAnsi"/>
                <w:b/>
                <w:bCs/>
              </w:rPr>
            </w:pPr>
            <w:r w:rsidRPr="00F7533D">
              <w:rPr>
                <w:rFonts w:cstheme="minorHAnsi"/>
                <w:b/>
                <w:bCs/>
              </w:rPr>
              <w:t>Alza</w:t>
            </w:r>
          </w:p>
        </w:tc>
      </w:tr>
      <w:tr w:rsidR="00F67031" w:rsidRPr="00F7533D" w14:paraId="1B478BBF" w14:textId="77777777" w:rsidTr="00154303">
        <w:tc>
          <w:tcPr>
            <w:tcW w:w="2694" w:type="dxa"/>
          </w:tcPr>
          <w:p w14:paraId="53B3FAA4" w14:textId="77777777" w:rsidR="00F67031" w:rsidRPr="00F7533D" w:rsidRDefault="00F67031" w:rsidP="00A63640">
            <w:pPr>
              <w:jc w:val="both"/>
              <w:rPr>
                <w:rFonts w:cstheme="minorHAnsi"/>
              </w:rPr>
            </w:pPr>
            <w:proofErr w:type="spellStart"/>
            <w:r w:rsidRPr="00F7533D">
              <w:rPr>
                <w:rFonts w:cstheme="minorHAnsi"/>
              </w:rPr>
              <w:t>Assassins</w:t>
            </w:r>
            <w:proofErr w:type="spellEnd"/>
            <w:r w:rsidRPr="00F7533D">
              <w:rPr>
                <w:rFonts w:cstheme="minorHAnsi"/>
              </w:rPr>
              <w:t xml:space="preserve"> </w:t>
            </w:r>
            <w:proofErr w:type="spellStart"/>
            <w:r w:rsidRPr="00F7533D">
              <w:rPr>
                <w:rFonts w:cstheme="minorHAnsi"/>
              </w:rPr>
              <w:t>Creed</w:t>
            </w:r>
            <w:proofErr w:type="spellEnd"/>
            <w:r w:rsidRPr="00F7533D">
              <w:rPr>
                <w:rFonts w:cstheme="minorHAnsi"/>
              </w:rPr>
              <w:t xml:space="preserve"> Odyssey</w:t>
            </w:r>
          </w:p>
        </w:tc>
        <w:tc>
          <w:tcPr>
            <w:tcW w:w="2552" w:type="dxa"/>
          </w:tcPr>
          <w:p w14:paraId="3AA3402B" w14:textId="77777777" w:rsidR="00F67031" w:rsidRPr="00F7533D" w:rsidRDefault="00F67031" w:rsidP="00A63640">
            <w:pPr>
              <w:jc w:val="both"/>
              <w:rPr>
                <w:rFonts w:cstheme="minorHAnsi"/>
              </w:rPr>
            </w:pPr>
            <w:r w:rsidRPr="00F7533D">
              <w:rPr>
                <w:rFonts w:cstheme="minorHAnsi"/>
              </w:rPr>
              <w:t>S otevřeným světem, RPG, S asasíny, Akční</w:t>
            </w:r>
          </w:p>
        </w:tc>
        <w:tc>
          <w:tcPr>
            <w:tcW w:w="1559" w:type="dxa"/>
          </w:tcPr>
          <w:p w14:paraId="23E17C40" w14:textId="77777777" w:rsidR="00F67031" w:rsidRPr="00F7533D" w:rsidRDefault="00F67031" w:rsidP="00AC5009">
            <w:pPr>
              <w:jc w:val="both"/>
              <w:rPr>
                <w:rFonts w:cstheme="minorHAnsi"/>
              </w:rPr>
            </w:pPr>
            <w:r w:rsidRPr="00F7533D">
              <w:rPr>
                <w:rFonts w:cstheme="minorHAnsi"/>
              </w:rPr>
              <w:t>Akční, RPG</w:t>
            </w:r>
          </w:p>
        </w:tc>
        <w:tc>
          <w:tcPr>
            <w:tcW w:w="1559" w:type="dxa"/>
          </w:tcPr>
          <w:p w14:paraId="1C6879CB" w14:textId="77777777" w:rsidR="00F67031" w:rsidRPr="00F7533D" w:rsidRDefault="00F67031" w:rsidP="00A63640">
            <w:pPr>
              <w:jc w:val="both"/>
              <w:rPr>
                <w:rFonts w:cstheme="minorHAnsi"/>
              </w:rPr>
            </w:pPr>
            <w:r w:rsidRPr="00F7533D">
              <w:rPr>
                <w:rFonts w:cstheme="minorHAnsi"/>
              </w:rPr>
              <w:t xml:space="preserve">akční, </w:t>
            </w:r>
            <w:proofErr w:type="spellStart"/>
            <w:r w:rsidRPr="00F7533D">
              <w:rPr>
                <w:rFonts w:cstheme="minorHAnsi"/>
              </w:rPr>
              <w:t>adventura</w:t>
            </w:r>
            <w:proofErr w:type="spellEnd"/>
          </w:p>
        </w:tc>
        <w:tc>
          <w:tcPr>
            <w:tcW w:w="1848" w:type="dxa"/>
          </w:tcPr>
          <w:p w14:paraId="6F1532B7" w14:textId="77777777" w:rsidR="00F67031" w:rsidRPr="00F7533D" w:rsidRDefault="00F67031" w:rsidP="00A63640">
            <w:pPr>
              <w:jc w:val="both"/>
              <w:rPr>
                <w:rFonts w:cstheme="minorHAnsi"/>
              </w:rPr>
            </w:pPr>
            <w:r w:rsidRPr="00F7533D">
              <w:rPr>
                <w:rFonts w:cstheme="minorHAnsi"/>
              </w:rPr>
              <w:t xml:space="preserve">akční, </w:t>
            </w:r>
            <w:proofErr w:type="spellStart"/>
            <w:r w:rsidRPr="00F7533D">
              <w:rPr>
                <w:rFonts w:cstheme="minorHAnsi"/>
              </w:rPr>
              <w:t>adventura</w:t>
            </w:r>
            <w:proofErr w:type="spellEnd"/>
            <w:r w:rsidRPr="00F7533D">
              <w:rPr>
                <w:rFonts w:cstheme="minorHAnsi"/>
              </w:rPr>
              <w:t>, dobrodružná</w:t>
            </w:r>
          </w:p>
        </w:tc>
      </w:tr>
      <w:tr w:rsidR="00F67031" w:rsidRPr="00F7533D" w14:paraId="53BA9BB1" w14:textId="77777777" w:rsidTr="00154303">
        <w:tc>
          <w:tcPr>
            <w:tcW w:w="2694" w:type="dxa"/>
          </w:tcPr>
          <w:p w14:paraId="22C8DC34" w14:textId="77777777" w:rsidR="00F67031" w:rsidRPr="00F7533D" w:rsidRDefault="00F67031" w:rsidP="00A63640">
            <w:pPr>
              <w:jc w:val="both"/>
              <w:rPr>
                <w:rFonts w:cstheme="minorHAnsi"/>
              </w:rPr>
            </w:pPr>
            <w:proofErr w:type="spellStart"/>
            <w:r w:rsidRPr="00F7533D">
              <w:rPr>
                <w:rFonts w:cstheme="minorHAnsi"/>
              </w:rPr>
              <w:t>Baldur's</w:t>
            </w:r>
            <w:proofErr w:type="spellEnd"/>
            <w:r w:rsidRPr="00F7533D">
              <w:rPr>
                <w:rFonts w:cstheme="minorHAnsi"/>
              </w:rPr>
              <w:t xml:space="preserve"> </w:t>
            </w:r>
            <w:proofErr w:type="spellStart"/>
            <w:r w:rsidRPr="00F7533D">
              <w:rPr>
                <w:rFonts w:cstheme="minorHAnsi"/>
              </w:rPr>
              <w:t>Gate</w:t>
            </w:r>
            <w:proofErr w:type="spellEnd"/>
            <w:r w:rsidRPr="00F7533D">
              <w:rPr>
                <w:rFonts w:cstheme="minorHAnsi"/>
              </w:rPr>
              <w:t xml:space="preserve"> II</w:t>
            </w:r>
          </w:p>
        </w:tc>
        <w:tc>
          <w:tcPr>
            <w:tcW w:w="2552" w:type="dxa"/>
          </w:tcPr>
          <w:p w14:paraId="0EB48B1D" w14:textId="77777777" w:rsidR="00F67031" w:rsidRPr="00F7533D" w:rsidRDefault="00F67031" w:rsidP="00A63640">
            <w:pPr>
              <w:jc w:val="both"/>
              <w:rPr>
                <w:rFonts w:cstheme="minorHAnsi"/>
                <w:lang w:val="en-US"/>
              </w:rPr>
            </w:pPr>
            <w:r w:rsidRPr="00F7533D">
              <w:rPr>
                <w:rFonts w:cstheme="minorHAnsi"/>
                <w:lang w:val="en-US"/>
              </w:rPr>
              <w:t xml:space="preserve">RPG, </w:t>
            </w:r>
            <w:proofErr w:type="spellStart"/>
            <w:r w:rsidRPr="00F7533D">
              <w:rPr>
                <w:rFonts w:cstheme="minorHAnsi"/>
                <w:lang w:val="en-US"/>
              </w:rPr>
              <w:t>Klasické</w:t>
            </w:r>
            <w:proofErr w:type="spellEnd"/>
            <w:r w:rsidRPr="00F7533D">
              <w:rPr>
                <w:rFonts w:cstheme="minorHAnsi"/>
                <w:lang w:val="en-US"/>
              </w:rPr>
              <w:t>, Fantasy, Dungeons &amp; Dragons</w:t>
            </w:r>
          </w:p>
        </w:tc>
        <w:tc>
          <w:tcPr>
            <w:tcW w:w="1559" w:type="dxa"/>
          </w:tcPr>
          <w:p w14:paraId="3F49914E" w14:textId="77777777" w:rsidR="00F67031" w:rsidRPr="00F7533D" w:rsidRDefault="00F67031" w:rsidP="00A63640">
            <w:pPr>
              <w:jc w:val="both"/>
              <w:rPr>
                <w:rFonts w:cstheme="minorHAnsi"/>
              </w:rPr>
            </w:pPr>
            <w:r w:rsidRPr="00F7533D">
              <w:rPr>
                <w:rFonts w:cstheme="minorHAnsi"/>
              </w:rPr>
              <w:t>-</w:t>
            </w:r>
          </w:p>
        </w:tc>
        <w:tc>
          <w:tcPr>
            <w:tcW w:w="1559" w:type="dxa"/>
          </w:tcPr>
          <w:p w14:paraId="045838E7" w14:textId="77777777" w:rsidR="00F67031" w:rsidRPr="00F7533D" w:rsidRDefault="00F67031" w:rsidP="00A63640">
            <w:pPr>
              <w:jc w:val="both"/>
              <w:rPr>
                <w:rFonts w:cstheme="minorHAnsi"/>
              </w:rPr>
            </w:pPr>
            <w:r w:rsidRPr="00F7533D">
              <w:rPr>
                <w:rFonts w:cstheme="minorHAnsi"/>
              </w:rPr>
              <w:t>-</w:t>
            </w:r>
          </w:p>
        </w:tc>
        <w:tc>
          <w:tcPr>
            <w:tcW w:w="1848" w:type="dxa"/>
          </w:tcPr>
          <w:p w14:paraId="478BA80B" w14:textId="77777777" w:rsidR="00F67031" w:rsidRPr="00F7533D" w:rsidRDefault="00F67031" w:rsidP="00A9403B">
            <w:pPr>
              <w:keepNext/>
              <w:jc w:val="both"/>
              <w:rPr>
                <w:rFonts w:cstheme="minorHAnsi"/>
              </w:rPr>
            </w:pPr>
            <w:r w:rsidRPr="00F7533D">
              <w:rPr>
                <w:rFonts w:cstheme="minorHAnsi"/>
                <w:color w:val="222222"/>
                <w:shd w:val="clear" w:color="auto" w:fill="F8F8F8"/>
              </w:rPr>
              <w:t>RPG, Strategie</w:t>
            </w:r>
          </w:p>
        </w:tc>
      </w:tr>
      <w:tr w:rsidR="00F67031" w:rsidRPr="00F7533D" w14:paraId="58577EF7" w14:textId="77777777" w:rsidTr="00154303">
        <w:tc>
          <w:tcPr>
            <w:tcW w:w="2694" w:type="dxa"/>
          </w:tcPr>
          <w:p w14:paraId="38F3AC25" w14:textId="77777777" w:rsidR="00F67031" w:rsidRPr="00F7533D" w:rsidRDefault="00F67031" w:rsidP="00A63640">
            <w:pPr>
              <w:jc w:val="both"/>
              <w:rPr>
                <w:rFonts w:cstheme="minorHAnsi"/>
              </w:rPr>
            </w:pPr>
            <w:proofErr w:type="spellStart"/>
            <w:r w:rsidRPr="00F7533D">
              <w:rPr>
                <w:rFonts w:cstheme="minorHAnsi"/>
              </w:rPr>
              <w:t>Heroes</w:t>
            </w:r>
            <w:proofErr w:type="spellEnd"/>
            <w:r w:rsidRPr="00F7533D">
              <w:rPr>
                <w:rFonts w:cstheme="minorHAnsi"/>
              </w:rPr>
              <w:t xml:space="preserve"> </w:t>
            </w:r>
            <w:proofErr w:type="spellStart"/>
            <w:r w:rsidRPr="00F7533D">
              <w:rPr>
                <w:rFonts w:cstheme="minorHAnsi"/>
              </w:rPr>
              <w:t>of</w:t>
            </w:r>
            <w:proofErr w:type="spellEnd"/>
            <w:r w:rsidRPr="00F7533D">
              <w:rPr>
                <w:rFonts w:cstheme="minorHAnsi"/>
              </w:rPr>
              <w:t xml:space="preserve"> </w:t>
            </w:r>
            <w:proofErr w:type="spellStart"/>
            <w:r w:rsidRPr="00F7533D">
              <w:rPr>
                <w:rFonts w:cstheme="minorHAnsi"/>
              </w:rPr>
              <w:t>Might</w:t>
            </w:r>
            <w:proofErr w:type="spellEnd"/>
            <w:r w:rsidRPr="00F7533D">
              <w:rPr>
                <w:rFonts w:cstheme="minorHAnsi"/>
              </w:rPr>
              <w:t xml:space="preserve"> &amp; </w:t>
            </w:r>
            <w:proofErr w:type="spellStart"/>
            <w:r w:rsidRPr="00F7533D">
              <w:rPr>
                <w:rFonts w:cstheme="minorHAnsi"/>
              </w:rPr>
              <w:t>Magic</w:t>
            </w:r>
            <w:proofErr w:type="spellEnd"/>
            <w:r w:rsidRPr="00F7533D">
              <w:rPr>
                <w:rFonts w:cstheme="minorHAnsi"/>
              </w:rPr>
              <w:t xml:space="preserve"> III</w:t>
            </w:r>
          </w:p>
        </w:tc>
        <w:tc>
          <w:tcPr>
            <w:tcW w:w="2552" w:type="dxa"/>
          </w:tcPr>
          <w:p w14:paraId="771FCEEC" w14:textId="77777777" w:rsidR="00F67031" w:rsidRPr="00F7533D" w:rsidRDefault="00F67031" w:rsidP="00EF63AA">
            <w:pPr>
              <w:jc w:val="center"/>
              <w:rPr>
                <w:rFonts w:cstheme="minorHAnsi"/>
                <w:lang w:val="en-US"/>
              </w:rPr>
            </w:pPr>
            <w:proofErr w:type="spellStart"/>
            <w:r w:rsidRPr="00F7533D">
              <w:rPr>
                <w:rFonts w:cstheme="minorHAnsi"/>
                <w:lang w:val="en-US"/>
              </w:rPr>
              <w:t>Strategické</w:t>
            </w:r>
            <w:proofErr w:type="spellEnd"/>
            <w:r w:rsidRPr="00F7533D">
              <w:rPr>
                <w:rFonts w:cstheme="minorHAnsi"/>
                <w:lang w:val="en-US"/>
              </w:rPr>
              <w:t xml:space="preserve">, </w:t>
            </w:r>
            <w:proofErr w:type="spellStart"/>
            <w:r w:rsidRPr="00F7533D">
              <w:rPr>
                <w:rFonts w:cstheme="minorHAnsi"/>
                <w:lang w:val="en-US"/>
              </w:rPr>
              <w:t>Klasické</w:t>
            </w:r>
            <w:proofErr w:type="spellEnd"/>
            <w:r w:rsidRPr="00F7533D">
              <w:rPr>
                <w:rFonts w:cstheme="minorHAnsi"/>
                <w:lang w:val="en-US"/>
              </w:rPr>
              <w:t xml:space="preserve">, </w:t>
            </w:r>
            <w:proofErr w:type="spellStart"/>
            <w:r w:rsidRPr="00F7533D">
              <w:rPr>
                <w:rFonts w:cstheme="minorHAnsi"/>
                <w:lang w:val="en-US"/>
              </w:rPr>
              <w:t>Tahové</w:t>
            </w:r>
            <w:proofErr w:type="spellEnd"/>
            <w:r w:rsidRPr="00F7533D">
              <w:rPr>
                <w:rFonts w:cstheme="minorHAnsi"/>
                <w:lang w:val="en-US"/>
              </w:rPr>
              <w:t xml:space="preserve"> </w:t>
            </w:r>
            <w:proofErr w:type="spellStart"/>
            <w:r w:rsidRPr="00F7533D">
              <w:rPr>
                <w:rFonts w:cstheme="minorHAnsi"/>
                <w:lang w:val="en-US"/>
              </w:rPr>
              <w:t>strategie</w:t>
            </w:r>
            <w:proofErr w:type="spellEnd"/>
            <w:r w:rsidRPr="00F7533D">
              <w:rPr>
                <w:rFonts w:cstheme="minorHAnsi"/>
                <w:lang w:val="en-US"/>
              </w:rPr>
              <w:t>, Fantasy</w:t>
            </w:r>
          </w:p>
        </w:tc>
        <w:tc>
          <w:tcPr>
            <w:tcW w:w="1559" w:type="dxa"/>
          </w:tcPr>
          <w:p w14:paraId="1A521884" w14:textId="77777777" w:rsidR="00F67031" w:rsidRPr="00F7533D" w:rsidRDefault="00F67031" w:rsidP="0053141C">
            <w:pPr>
              <w:jc w:val="both"/>
              <w:rPr>
                <w:rFonts w:cstheme="minorHAnsi"/>
              </w:rPr>
            </w:pPr>
            <w:r w:rsidRPr="00F7533D">
              <w:rPr>
                <w:rFonts w:cstheme="minorHAnsi"/>
              </w:rPr>
              <w:t>RPG, strategie</w:t>
            </w:r>
          </w:p>
        </w:tc>
        <w:tc>
          <w:tcPr>
            <w:tcW w:w="1559" w:type="dxa"/>
          </w:tcPr>
          <w:p w14:paraId="5A833F44" w14:textId="77777777" w:rsidR="00F67031" w:rsidRPr="00F7533D" w:rsidRDefault="00F67031" w:rsidP="00A63640">
            <w:pPr>
              <w:jc w:val="both"/>
              <w:rPr>
                <w:rFonts w:cstheme="minorHAnsi"/>
              </w:rPr>
            </w:pPr>
            <w:r w:rsidRPr="00F7533D">
              <w:rPr>
                <w:rFonts w:cstheme="minorHAnsi"/>
              </w:rPr>
              <w:t>strategie, RTS</w:t>
            </w:r>
          </w:p>
        </w:tc>
        <w:tc>
          <w:tcPr>
            <w:tcW w:w="1848" w:type="dxa"/>
          </w:tcPr>
          <w:p w14:paraId="781F0032" w14:textId="77777777" w:rsidR="00F67031" w:rsidRPr="00F7533D" w:rsidRDefault="00F67031" w:rsidP="00A9403B">
            <w:pPr>
              <w:keepNext/>
              <w:jc w:val="both"/>
              <w:rPr>
                <w:rFonts w:cstheme="minorHAnsi"/>
                <w:color w:val="222222"/>
                <w:shd w:val="clear" w:color="auto" w:fill="F8F8F8"/>
              </w:rPr>
            </w:pPr>
            <w:r w:rsidRPr="00F7533D">
              <w:rPr>
                <w:rFonts w:cstheme="minorHAnsi"/>
                <w:color w:val="222222"/>
                <w:shd w:val="clear" w:color="auto" w:fill="F8F8F8"/>
              </w:rPr>
              <w:t>Akční, Strategie</w:t>
            </w:r>
          </w:p>
        </w:tc>
      </w:tr>
    </w:tbl>
    <w:p w14:paraId="2FAEACDD" w14:textId="2D27BAC7" w:rsidR="00F67031" w:rsidRPr="001B0812" w:rsidRDefault="00F67031" w:rsidP="00A9403B">
      <w:pPr>
        <w:pStyle w:val="Titulek"/>
        <w:rPr>
          <w:rFonts w:cstheme="minorHAnsi"/>
          <w:color w:val="00B050"/>
        </w:rPr>
      </w:pPr>
      <w:bookmarkStart w:id="135" w:name="_Ref80703811"/>
      <w:r w:rsidRPr="003052F2">
        <w:rPr>
          <w:highlight w:val="green"/>
        </w:rPr>
        <w:t xml:space="preserve">Tab. </w:t>
      </w:r>
      <w:r w:rsidRPr="003052F2">
        <w:rPr>
          <w:highlight w:val="green"/>
        </w:rPr>
        <w:fldChar w:fldCharType="begin"/>
      </w:r>
      <w:r w:rsidRPr="003052F2">
        <w:rPr>
          <w:highlight w:val="green"/>
        </w:rPr>
        <w:instrText xml:space="preserve"> SEQ Tabulka \* ARABIC </w:instrText>
      </w:r>
      <w:r w:rsidRPr="003052F2">
        <w:rPr>
          <w:highlight w:val="green"/>
        </w:rPr>
        <w:fldChar w:fldCharType="separate"/>
      </w:r>
      <w:r w:rsidR="00E3778F" w:rsidRPr="003052F2">
        <w:rPr>
          <w:noProof/>
          <w:highlight w:val="green"/>
        </w:rPr>
        <w:t>2</w:t>
      </w:r>
      <w:r w:rsidRPr="003052F2">
        <w:rPr>
          <w:noProof/>
          <w:highlight w:val="green"/>
        </w:rPr>
        <w:fldChar w:fldCharType="end"/>
      </w:r>
      <w:bookmarkEnd w:id="135"/>
      <w:r w:rsidRPr="003052F2">
        <w:rPr>
          <w:highlight w:val="green"/>
        </w:rPr>
        <w:t xml:space="preserve"> </w:t>
      </w:r>
      <w:bookmarkStart w:id="136" w:name="_Hlk129949326"/>
      <w:r w:rsidRPr="003052F2">
        <w:rPr>
          <w:highlight w:val="green"/>
        </w:rPr>
        <w:t>odlišné značení her</w:t>
      </w:r>
      <w:sdt>
        <w:sdtPr>
          <w:rPr>
            <w:i w:val="0"/>
            <w:color w:val="000000"/>
            <w:highlight w:val="green"/>
          </w:rPr>
          <w:tag w:val="MENDELEY_CITATION_v3_eyJjaXRhdGlvbklEIjoiTUVOREVMRVlfQ0lUQVRJT05fZjgxOWUyZmEtM2IxNi00MjdlLWEyN2EtYWMxZTBmNzdjZGRjIiwicHJvcGVydGllcyI6eyJub3RlSW5kZXgiOjB9LCJpc0VkaXRlZCI6ZmFsc2UsIm1hbnVhbE92ZXJyaWRlIjp7ImNpdGVwcm9jVGV4dCI6Ils1NOKAkzU3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DefaultPlaceholder_-1854013440"/>
          </w:placeholder>
        </w:sdtPr>
        <w:sdtContent>
          <w:ins w:id="137" w:author="Martin Novák" w:date="2023-03-22T19:29:00Z">
            <w:r w:rsidR="00C20D2C" w:rsidRPr="00926265">
              <w:rPr>
                <w:i w:val="0"/>
                <w:color w:val="000000"/>
                <w:highlight w:val="green"/>
              </w:rPr>
              <w:t>[54–57]</w:t>
            </w:r>
          </w:ins>
          <w:del w:id="138" w:author="Martin Novák" w:date="2023-03-20T17:48:00Z">
            <w:r w:rsidR="0053001E" w:rsidRPr="00926265" w:rsidDel="00DE5A44">
              <w:rPr>
                <w:i w:val="0"/>
                <w:color w:val="000000"/>
                <w:highlight w:val="green"/>
              </w:rPr>
              <w:delText>[54–57]</w:delText>
            </w:r>
          </w:del>
        </w:sdtContent>
      </w:sdt>
      <w:sdt>
        <w:sdtPr>
          <w:rPr>
            <w:i w:val="0"/>
            <w:color w:val="000000"/>
            <w:highlight w:val="green"/>
          </w:rPr>
          <w:tag w:val="MENDELEY_CITATION_v3_eyJjaXRhdGlvbklEIjoiTUVOREVMRVlfQ0lUQVRJT05fNGI5NDU5MDMtM2JmNS00MGI3LTk1YjItMDBkNTViMjEyN2JjIiwicHJvcGVydGllcyI6eyJub3RlSW5kZXgiOjB9LCJpc0VkaXRlZCI6ZmFsc2UsIm1hbnVhbE92ZXJyaWRlIjp7ImNpdGVwcm9jVGV4dCI6Ils1OCwgNTl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DefaultPlaceholder_-1854013440"/>
          </w:placeholder>
        </w:sdtPr>
        <w:sdtContent>
          <w:ins w:id="139" w:author="Martin Novák" w:date="2023-03-22T19:29:00Z">
            <w:r w:rsidR="00C20D2C" w:rsidRPr="00926265">
              <w:rPr>
                <w:i w:val="0"/>
                <w:color w:val="000000"/>
                <w:highlight w:val="green"/>
              </w:rPr>
              <w:t>[58, 59]</w:t>
            </w:r>
          </w:ins>
          <w:del w:id="140" w:author="Martin Novák" w:date="2023-03-20T17:48:00Z">
            <w:r w:rsidR="0053001E" w:rsidRPr="00926265" w:rsidDel="00DE5A44">
              <w:rPr>
                <w:i w:val="0"/>
                <w:color w:val="000000"/>
                <w:highlight w:val="green"/>
              </w:rPr>
              <w:delText>[58, 59]</w:delText>
            </w:r>
          </w:del>
        </w:sdtContent>
      </w:sdt>
      <w:sdt>
        <w:sdtPr>
          <w:rPr>
            <w:i w:val="0"/>
            <w:color w:val="000000"/>
            <w:highlight w:val="green"/>
          </w:rPr>
          <w:tag w:val="MENDELEY_CITATION_v3_eyJjaXRhdGlvbklEIjoiTUVOREVMRVlfQ0lUQVRJT05fYTc1NzVjY2EtNDg2My00MzEzLWJhYTItZDY3ZDQ0ZWJlMzg4IiwicHJvcGVydGllcyI6eyJub3RlSW5kZXgiOjB9LCJpc0VkaXRlZCI6ZmFsc2UsIm1hbnVhbE92ZXJyaWRlIjp7ImNpdGVwcm9jVGV4dCI6Ils2MOKAkzYz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DefaultPlaceholder_-1854013440"/>
          </w:placeholder>
        </w:sdtPr>
        <w:sdtContent>
          <w:ins w:id="141" w:author="Martin Novák" w:date="2023-03-22T19:29:00Z">
            <w:r w:rsidR="00C20D2C" w:rsidRPr="00926265">
              <w:rPr>
                <w:i w:val="0"/>
                <w:color w:val="000000"/>
                <w:highlight w:val="green"/>
              </w:rPr>
              <w:t>[60–63]</w:t>
            </w:r>
          </w:ins>
          <w:del w:id="142" w:author="Martin Novák" w:date="2023-03-20T17:48:00Z">
            <w:r w:rsidR="0053001E" w:rsidRPr="00926265" w:rsidDel="00DE5A44">
              <w:rPr>
                <w:i w:val="0"/>
                <w:color w:val="000000"/>
                <w:highlight w:val="green"/>
              </w:rPr>
              <w:delText>[60–63]</w:delText>
            </w:r>
          </w:del>
        </w:sdtContent>
      </w:sdt>
    </w:p>
    <w:bookmarkEnd w:id="136"/>
    <w:p w14:paraId="5B2A59AC" w14:textId="2997274E" w:rsidR="00F67031" w:rsidRPr="00621687" w:rsidRDefault="00F67031" w:rsidP="00C45205">
      <w:pPr>
        <w:rPr>
          <w:rFonts w:cstheme="minorHAnsi"/>
          <w:color w:val="00B050"/>
          <w:sz w:val="20"/>
          <w:szCs w:val="20"/>
        </w:rPr>
      </w:pPr>
      <w:r w:rsidRPr="00621687">
        <w:rPr>
          <w:rFonts w:cstheme="minorHAnsi"/>
          <w:color w:val="00B050"/>
          <w:sz w:val="20"/>
          <w:szCs w:val="20"/>
        </w:rPr>
        <w:t>//</w:t>
      </w:r>
      <w:r w:rsidR="00566877">
        <w:rPr>
          <w:rFonts w:cstheme="minorHAnsi"/>
          <w:color w:val="00B050"/>
          <w:sz w:val="20"/>
          <w:szCs w:val="20"/>
        </w:rPr>
        <w:t>více technicky</w:t>
      </w:r>
    </w:p>
    <w:p w14:paraId="72DFE8A6" w14:textId="4E32ABD1" w:rsidR="00F67031" w:rsidRPr="00106F19" w:rsidRDefault="00F67031" w:rsidP="00106F19">
      <w:pPr>
        <w:pStyle w:val="Odstavecseseznamem"/>
        <w:ind w:firstLine="696"/>
        <w:rPr>
          <w:rFonts w:eastAsiaTheme="majorEastAsia" w:cstheme="minorHAnsi"/>
          <w:color w:val="2F5496" w:themeColor="accent1" w:themeShade="BF"/>
          <w:sz w:val="26"/>
          <w:szCs w:val="26"/>
        </w:rPr>
      </w:pPr>
      <w:bookmarkStart w:id="143" w:name="_Hlk76031890"/>
      <w:bookmarkStart w:id="144" w:name="_Toc129100418"/>
      <w:r w:rsidRPr="00E952E8">
        <w:rPr>
          <w:rStyle w:val="Nadpis2Char"/>
          <w:rFonts w:asciiTheme="minorHAnsi" w:hAnsiTheme="minorHAnsi" w:cstheme="minorHAnsi"/>
          <w:highlight w:val="green"/>
          <w:rPrChange w:id="145" w:author="Martin Novák" w:date="2023-03-22T19:12:00Z">
            <w:rPr>
              <w:rStyle w:val="Nadpis2Char"/>
              <w:rFonts w:asciiTheme="minorHAnsi" w:hAnsiTheme="minorHAnsi" w:cstheme="minorHAnsi"/>
            </w:rPr>
          </w:rPrChange>
        </w:rPr>
        <w:t>4.1 RPG</w:t>
      </w:r>
      <w:bookmarkEnd w:id="143"/>
      <w:bookmarkEnd w:id="144"/>
    </w:p>
    <w:p w14:paraId="3C2FBA8B" w14:textId="15257CE2" w:rsidR="005A34DB" w:rsidRDefault="00F67031" w:rsidP="00810BE2">
      <w:pPr>
        <w:pStyle w:val="Odstavecseseznamem"/>
        <w:ind w:left="1416" w:firstLine="696"/>
        <w:jc w:val="both"/>
        <w:rPr>
          <w:rFonts w:cstheme="minorHAnsi"/>
          <w:color w:val="000000"/>
          <w:shd w:val="clear" w:color="auto" w:fill="FFFFFF"/>
        </w:rPr>
      </w:pPr>
      <w:r w:rsidRPr="00084E6B">
        <w:rPr>
          <w:rFonts w:cstheme="minorHAnsi"/>
          <w:color w:val="000000"/>
          <w:highlight w:val="green"/>
          <w:shd w:val="clear" w:color="auto" w:fill="FFFFFF"/>
          <w:rPrChange w:id="146" w:author="Martin Novák" w:date="2023-03-22T19:04:00Z">
            <w:rPr>
              <w:rFonts w:cstheme="minorHAnsi"/>
              <w:color w:val="000000"/>
              <w:shd w:val="clear" w:color="auto" w:fill="FFFFFF"/>
            </w:rPr>
          </w:rPrChange>
        </w:rPr>
        <w:t xml:space="preserve">Tento žánr vychází z deskových her jako jsou </w:t>
      </w:r>
      <w:r w:rsidRPr="00084E6B">
        <w:rPr>
          <w:rFonts w:cstheme="minorHAnsi"/>
          <w:color w:val="000000"/>
          <w:highlight w:val="green"/>
          <w:shd w:val="clear" w:color="auto" w:fill="FFFFFF"/>
          <w:lang w:val="en-US"/>
          <w:rPrChange w:id="147" w:author="Martin Novák" w:date="2023-03-22T19:04:00Z">
            <w:rPr>
              <w:rFonts w:cstheme="minorHAnsi"/>
              <w:color w:val="000000"/>
              <w:highlight w:val="darkCyan"/>
              <w:shd w:val="clear" w:color="auto" w:fill="FFFFFF"/>
              <w:lang w:val="en-US"/>
            </w:rPr>
          </w:rPrChange>
        </w:rPr>
        <w:t>Dungeons &amp; Dragons</w:t>
      </w:r>
      <w:sdt>
        <w:sdtPr>
          <w:rPr>
            <w:rFonts w:cstheme="minorHAnsi"/>
            <w:color w:val="000000"/>
            <w:highlight w:val="green"/>
            <w:shd w:val="clear" w:color="auto" w:fill="FFFFFF"/>
            <w:lang w:val="en-US"/>
            <w:rPrChange w:id="148" w:author="Martin Novák" w:date="2023-03-22T19:29:00Z">
              <w:rPr>
                <w:rFonts w:cstheme="minorHAnsi"/>
                <w:color w:val="000000"/>
                <w:highlight w:val="darkCyan"/>
                <w:shd w:val="clear" w:color="auto" w:fill="FFFFFF"/>
                <w:lang w:val="en-US"/>
              </w:rPr>
            </w:rPrChange>
          </w:rPr>
          <w:tag w:val="MENDELEY_CITATION_v3_eyJjaXRhdGlvbklEIjoiTUVOREVMRVlfQ0lUQVRJT05fMjM1ZjA1YTktOGQ1MC00NjUyLTk3NTktMTkzOThmOWUzYjMwIiwicHJvcGVydGllcyI6eyJub3RlSW5kZXgiOjB9LCJpc0VkaXRlZCI6ZmFsc2UsIm1hbnVhbE92ZXJyaWRlIjp7ImlzTWFudWFsbHlPdmVycmlkZGVuIjpmYWxzZSwiY2l0ZXByb2NUZXh0IjoiWzY0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efaultPlaceholder_-1854013440"/>
          </w:placeholder>
        </w:sdtPr>
        <w:sdtContent>
          <w:ins w:id="149" w:author="Martin Novák" w:date="2023-03-22T19:29:00Z">
            <w:r w:rsidR="00C20D2C" w:rsidRPr="00926265">
              <w:rPr>
                <w:rFonts w:cstheme="minorHAnsi"/>
                <w:color w:val="000000"/>
                <w:highlight w:val="green"/>
                <w:shd w:val="clear" w:color="auto" w:fill="FFFFFF"/>
                <w:lang w:val="en-US"/>
              </w:rPr>
              <w:t>[64]</w:t>
            </w:r>
          </w:ins>
          <w:del w:id="150" w:author="Martin Novák" w:date="2023-03-20T17:48:00Z">
            <w:r w:rsidR="0053001E" w:rsidRPr="00C20D2C" w:rsidDel="00DE5A44">
              <w:rPr>
                <w:rFonts w:cstheme="minorHAnsi"/>
                <w:color w:val="000000"/>
                <w:highlight w:val="green"/>
                <w:shd w:val="clear" w:color="auto" w:fill="FFFFFF"/>
                <w:lang w:val="en-US"/>
                <w:rPrChange w:id="151" w:author="Martin Novák" w:date="2023-03-22T19:29:00Z">
                  <w:rPr>
                    <w:rFonts w:cstheme="minorHAnsi"/>
                    <w:color w:val="000000"/>
                    <w:highlight w:val="darkCyan"/>
                    <w:shd w:val="clear" w:color="auto" w:fill="FFFFFF"/>
                    <w:lang w:val="en-US"/>
                  </w:rPr>
                </w:rPrChange>
              </w:rPr>
              <w:delText>[64]</w:delText>
            </w:r>
          </w:del>
        </w:sdtContent>
      </w:sdt>
      <w:r w:rsidRPr="00084E6B">
        <w:rPr>
          <w:rFonts w:cstheme="minorHAnsi"/>
          <w:color w:val="000000"/>
          <w:highlight w:val="green"/>
          <w:shd w:val="clear" w:color="auto" w:fill="FFFFFF"/>
          <w:rPrChange w:id="152" w:author="Martin Novák" w:date="2023-03-22T19:04:00Z">
            <w:rPr>
              <w:rFonts w:cstheme="minorHAnsi"/>
              <w:color w:val="000000"/>
              <w:shd w:val="clear" w:color="auto" w:fill="FFFFFF"/>
            </w:rPr>
          </w:rPrChange>
        </w:rPr>
        <w:t xml:space="preserve"> (zkráceně D&amp;D nebo </w:t>
      </w:r>
      <w:proofErr w:type="spellStart"/>
      <w:r w:rsidRPr="00084E6B">
        <w:rPr>
          <w:rFonts w:cstheme="minorHAnsi"/>
          <w:color w:val="000000"/>
          <w:highlight w:val="green"/>
          <w:shd w:val="clear" w:color="auto" w:fill="FFFFFF"/>
          <w:lang w:val="en-US"/>
          <w:rPrChange w:id="153" w:author="Martin Novák" w:date="2023-03-22T19:04:00Z">
            <w:rPr>
              <w:rFonts w:cstheme="minorHAnsi"/>
              <w:color w:val="000000"/>
              <w:shd w:val="clear" w:color="auto" w:fill="FFFFFF"/>
              <w:lang w:val="en-US"/>
            </w:rPr>
          </w:rPrChange>
        </w:rPr>
        <w:t>DnD</w:t>
      </w:r>
      <w:proofErr w:type="spellEnd"/>
      <w:r w:rsidRPr="00084E6B">
        <w:rPr>
          <w:rFonts w:cstheme="minorHAnsi"/>
          <w:color w:val="000000"/>
          <w:highlight w:val="green"/>
          <w:shd w:val="clear" w:color="auto" w:fill="FFFFFF"/>
          <w:rPrChange w:id="154" w:author="Martin Novák" w:date="2023-03-22T19:04:00Z">
            <w:rPr>
              <w:rFonts w:cstheme="minorHAnsi"/>
              <w:color w:val="000000"/>
              <w:shd w:val="clear" w:color="auto" w:fill="FFFFFF"/>
            </w:rPr>
          </w:rPrChange>
        </w:rPr>
        <w:t xml:space="preserve">) nebo české </w:t>
      </w:r>
      <w:r w:rsidRPr="00084E6B">
        <w:rPr>
          <w:rFonts w:cstheme="minorHAnsi"/>
          <w:color w:val="FF0000"/>
          <w:highlight w:val="green"/>
          <w:shd w:val="clear" w:color="auto" w:fill="FFFFFF"/>
          <w:rPrChange w:id="155" w:author="Martin Novák" w:date="2023-03-22T19:04:00Z">
            <w:rPr>
              <w:rFonts w:cstheme="minorHAnsi"/>
              <w:color w:val="FF0000"/>
              <w:shd w:val="clear" w:color="auto" w:fill="FFFFFF"/>
            </w:rPr>
          </w:rPrChange>
        </w:rPr>
        <w:t>Dračí doupě</w:t>
      </w:r>
      <w:r w:rsidRPr="00084E6B">
        <w:rPr>
          <w:rFonts w:cstheme="minorHAnsi"/>
          <w:color w:val="000000"/>
          <w:highlight w:val="green"/>
          <w:shd w:val="clear" w:color="auto" w:fill="FFFFFF"/>
          <w:rPrChange w:id="156" w:author="Martin Novák" w:date="2023-03-22T19:04:00Z">
            <w:rPr>
              <w:rFonts w:cstheme="minorHAnsi"/>
              <w:color w:val="000000"/>
              <w:shd w:val="clear" w:color="auto" w:fill="FFFFFF"/>
            </w:rPr>
          </w:rPrChange>
        </w:rPr>
        <w:t>, kde hráč nebo skupina hráčů hraje za postavy, které mají různé rasy (např. člověk, elf nebo trpaslík), třídy (např. válečník, mág nebo zloděj), inventář, statistiky a schopnosti. Většinou plní úkoly zadané NPC, za což dostanou odměnu v podobě zkušeností, peněz a předmětů. Hlavním znakem je získávání zkušenostních bodů (</w:t>
      </w:r>
      <w:proofErr w:type="spellStart"/>
      <w:r w:rsidRPr="00084E6B">
        <w:rPr>
          <w:rFonts w:cstheme="minorHAnsi"/>
          <w:color w:val="000000"/>
          <w:highlight w:val="green"/>
          <w:shd w:val="clear" w:color="auto" w:fill="FFFFFF"/>
          <w:rPrChange w:id="157" w:author="Martin Novák" w:date="2023-03-22T19:04:00Z">
            <w:rPr>
              <w:rFonts w:cstheme="minorHAnsi"/>
              <w:color w:val="000000"/>
              <w:shd w:val="clear" w:color="auto" w:fill="FFFFFF"/>
            </w:rPr>
          </w:rPrChange>
        </w:rPr>
        <w:t>exp</w:t>
      </w:r>
      <w:proofErr w:type="spellEnd"/>
      <w:r w:rsidRPr="00084E6B">
        <w:rPr>
          <w:rFonts w:cstheme="minorHAnsi"/>
          <w:color w:val="000000"/>
          <w:highlight w:val="green"/>
          <w:shd w:val="clear" w:color="auto" w:fill="FFFFFF"/>
          <w:rPrChange w:id="158" w:author="Martin Novák" w:date="2023-03-22T19:04:00Z">
            <w:rPr>
              <w:rFonts w:cstheme="minorHAnsi"/>
              <w:color w:val="000000"/>
              <w:shd w:val="clear" w:color="auto" w:fill="FFFFFF"/>
            </w:rPr>
          </w:rPrChange>
        </w:rPr>
        <w:t>) a vylepšování postav. Nejčastěji je hra zasazena do fantasy světa. Většinou m</w:t>
      </w:r>
      <w:r w:rsidR="00E907A4" w:rsidRPr="00084E6B">
        <w:rPr>
          <w:rFonts w:cstheme="minorHAnsi"/>
          <w:color w:val="000000"/>
          <w:highlight w:val="green"/>
          <w:shd w:val="clear" w:color="auto" w:fill="FFFFFF"/>
          <w:rPrChange w:id="159" w:author="Martin Novák" w:date="2023-03-22T19:04:00Z">
            <w:rPr>
              <w:rFonts w:cstheme="minorHAnsi"/>
              <w:color w:val="000000"/>
              <w:shd w:val="clear" w:color="auto" w:fill="FFFFFF"/>
            </w:rPr>
          </w:rPrChange>
        </w:rPr>
        <w:t>ají</w:t>
      </w:r>
      <w:r w:rsidRPr="00084E6B">
        <w:rPr>
          <w:rFonts w:cstheme="minorHAnsi"/>
          <w:color w:val="000000"/>
          <w:highlight w:val="green"/>
          <w:shd w:val="clear" w:color="auto" w:fill="FFFFFF"/>
          <w:rPrChange w:id="160" w:author="Martin Novák" w:date="2023-03-22T19:04:00Z">
            <w:rPr>
              <w:rFonts w:cstheme="minorHAnsi"/>
              <w:color w:val="000000"/>
              <w:shd w:val="clear" w:color="auto" w:fill="FFFFFF"/>
            </w:rPr>
          </w:rPrChange>
        </w:rPr>
        <w:t xml:space="preserve"> RPG propracovanější a delší příběh než ostatní žánry. V deskové verzi se hází kostkami, zda se 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w:t>
      </w:r>
      <w:r w:rsidRPr="00084E6B">
        <w:rPr>
          <w:rFonts w:cstheme="minorHAnsi"/>
          <w:highlight w:val="green"/>
          <w:shd w:val="clear" w:color="auto" w:fill="FFFFFF"/>
          <w:rPrChange w:id="161" w:author="Martin Novák" w:date="2023-03-22T19:04:00Z">
            <w:rPr>
              <w:rFonts w:cstheme="minorHAnsi"/>
              <w:shd w:val="clear" w:color="auto" w:fill="FFFFFF"/>
            </w:rPr>
          </w:rPrChange>
        </w:rPr>
        <w:t xml:space="preserve">RPG má několik </w:t>
      </w:r>
      <w:proofErr w:type="spellStart"/>
      <w:r w:rsidRPr="00084E6B">
        <w:rPr>
          <w:rFonts w:cstheme="minorHAnsi"/>
          <w:highlight w:val="green"/>
          <w:shd w:val="clear" w:color="auto" w:fill="FFFFFF"/>
          <w:rPrChange w:id="162" w:author="Martin Novák" w:date="2023-03-22T19:04:00Z">
            <w:rPr>
              <w:rFonts w:cstheme="minorHAnsi"/>
              <w:shd w:val="clear" w:color="auto" w:fill="FFFFFF"/>
            </w:rPr>
          </w:rPrChange>
        </w:rPr>
        <w:t>subžánrů</w:t>
      </w:r>
      <w:proofErr w:type="spellEnd"/>
      <w:r w:rsidRPr="00084E6B">
        <w:rPr>
          <w:rFonts w:cstheme="minorHAnsi"/>
          <w:highlight w:val="green"/>
          <w:shd w:val="clear" w:color="auto" w:fill="FFFFFF"/>
          <w:rPrChange w:id="163" w:author="Martin Novák" w:date="2023-03-22T19:04:00Z">
            <w:rPr>
              <w:rFonts w:cstheme="minorHAnsi"/>
              <w:shd w:val="clear" w:color="auto" w:fill="FFFFFF"/>
            </w:rPr>
          </w:rPrChange>
        </w:rPr>
        <w:t xml:space="preserve">, které ne všechny stránky </w:t>
      </w:r>
      <w:r w:rsidR="003861ED" w:rsidRPr="00084E6B">
        <w:rPr>
          <w:rFonts w:cstheme="minorHAnsi"/>
          <w:highlight w:val="green"/>
          <w:shd w:val="clear" w:color="auto" w:fill="FFFFFF"/>
          <w:rPrChange w:id="164" w:author="Martin Novák" w:date="2023-03-22T19:04:00Z">
            <w:rPr>
              <w:rFonts w:cstheme="minorHAnsi"/>
              <w:shd w:val="clear" w:color="auto" w:fill="FFFFFF"/>
            </w:rPr>
          </w:rPrChange>
        </w:rPr>
        <w:t xml:space="preserve">a obchody </w:t>
      </w:r>
      <w:r w:rsidRPr="00084E6B">
        <w:rPr>
          <w:rFonts w:cstheme="minorHAnsi"/>
          <w:highlight w:val="green"/>
          <w:shd w:val="clear" w:color="auto" w:fill="FFFFFF"/>
          <w:rPrChange w:id="165" w:author="Martin Novák" w:date="2023-03-22T19:04:00Z">
            <w:rPr>
              <w:rFonts w:cstheme="minorHAnsi"/>
              <w:shd w:val="clear" w:color="auto" w:fill="FFFFFF"/>
            </w:rPr>
          </w:rPrChange>
        </w:rPr>
        <w:t>rozlišují a z RPG samostatně vyčleňují jen některé</w:t>
      </w:r>
      <w:r w:rsidR="00DA2E24" w:rsidRPr="00084E6B">
        <w:rPr>
          <w:rFonts w:cstheme="minorHAnsi"/>
          <w:highlight w:val="green"/>
          <w:shd w:val="clear" w:color="auto" w:fill="FFFFFF"/>
          <w:rPrChange w:id="166" w:author="Martin Novák" w:date="2023-03-22T19:04:00Z">
            <w:rPr>
              <w:rFonts w:cstheme="minorHAnsi"/>
              <w:shd w:val="clear" w:color="auto" w:fill="FFFFFF"/>
            </w:rPr>
          </w:rPrChange>
        </w:rPr>
        <w:t xml:space="preserve"> (viz </w:t>
      </w:r>
      <w:r w:rsidR="00DA2E24" w:rsidRPr="00084E6B">
        <w:rPr>
          <w:rFonts w:cstheme="minorHAnsi"/>
          <w:highlight w:val="green"/>
          <w:shd w:val="clear" w:color="auto" w:fill="FFFFFF"/>
          <w:rPrChange w:id="167" w:author="Martin Novák" w:date="2023-03-22T19:04:00Z">
            <w:rPr>
              <w:rFonts w:cstheme="minorHAnsi"/>
              <w:shd w:val="clear" w:color="auto" w:fill="FFFFFF"/>
            </w:rPr>
          </w:rPrChange>
        </w:rPr>
        <w:fldChar w:fldCharType="begin"/>
      </w:r>
      <w:r w:rsidR="00DA2E24" w:rsidRPr="00084E6B">
        <w:rPr>
          <w:rFonts w:cstheme="minorHAnsi"/>
          <w:highlight w:val="green"/>
          <w:shd w:val="clear" w:color="auto" w:fill="FFFFFF"/>
          <w:rPrChange w:id="168" w:author="Martin Novák" w:date="2023-03-22T19:04:00Z">
            <w:rPr>
              <w:rFonts w:cstheme="minorHAnsi"/>
              <w:shd w:val="clear" w:color="auto" w:fill="FFFFFF"/>
            </w:rPr>
          </w:rPrChange>
        </w:rPr>
        <w:instrText xml:space="preserve"> REF _Ref80703811 \h  \* MERGEFORMAT </w:instrText>
      </w:r>
      <w:r w:rsidR="00DA2E24" w:rsidRPr="00084E6B">
        <w:rPr>
          <w:rFonts w:cstheme="minorHAnsi"/>
          <w:highlight w:val="green"/>
          <w:shd w:val="clear" w:color="auto" w:fill="FFFFFF"/>
          <w:rPrChange w:id="169" w:author="Martin Novák" w:date="2023-03-22T19:04:00Z">
            <w:rPr>
              <w:rFonts w:cstheme="minorHAnsi"/>
              <w:shd w:val="clear" w:color="auto" w:fill="FFFFFF"/>
            </w:rPr>
          </w:rPrChange>
        </w:rPr>
      </w:r>
      <w:r w:rsidR="00DA2E24" w:rsidRPr="00084E6B">
        <w:rPr>
          <w:rFonts w:cstheme="minorHAnsi"/>
          <w:highlight w:val="green"/>
          <w:shd w:val="clear" w:color="auto" w:fill="FFFFFF"/>
          <w:rPrChange w:id="170" w:author="Martin Novák" w:date="2023-03-22T19:04:00Z">
            <w:rPr>
              <w:rFonts w:cstheme="minorHAnsi"/>
              <w:shd w:val="clear" w:color="auto" w:fill="FFFFFF"/>
            </w:rPr>
          </w:rPrChange>
        </w:rPr>
        <w:fldChar w:fldCharType="separate"/>
      </w:r>
      <w:r w:rsidR="00E3778F" w:rsidRPr="00084E6B">
        <w:rPr>
          <w:highlight w:val="green"/>
          <w:rPrChange w:id="171" w:author="Martin Novák" w:date="2023-03-22T19:04:00Z">
            <w:rPr/>
          </w:rPrChange>
        </w:rPr>
        <w:t xml:space="preserve">Tab. </w:t>
      </w:r>
      <w:r w:rsidR="00E3778F" w:rsidRPr="00084E6B">
        <w:rPr>
          <w:noProof/>
          <w:highlight w:val="green"/>
          <w:rPrChange w:id="172" w:author="Martin Novák" w:date="2023-03-22T19:04:00Z">
            <w:rPr>
              <w:noProof/>
            </w:rPr>
          </w:rPrChange>
        </w:rPr>
        <w:t>2</w:t>
      </w:r>
      <w:r w:rsidR="00DA2E24" w:rsidRPr="00084E6B">
        <w:rPr>
          <w:rFonts w:cstheme="minorHAnsi"/>
          <w:highlight w:val="green"/>
          <w:shd w:val="clear" w:color="auto" w:fill="FFFFFF"/>
          <w:rPrChange w:id="173" w:author="Martin Novák" w:date="2023-03-22T19:04:00Z">
            <w:rPr>
              <w:rFonts w:cstheme="minorHAnsi"/>
              <w:shd w:val="clear" w:color="auto" w:fill="FFFFFF"/>
            </w:rPr>
          </w:rPrChange>
        </w:rPr>
        <w:fldChar w:fldCharType="end"/>
      </w:r>
      <w:r w:rsidR="00DA2E24" w:rsidRPr="00084E6B">
        <w:rPr>
          <w:rFonts w:cstheme="minorHAnsi"/>
          <w:highlight w:val="green"/>
          <w:shd w:val="clear" w:color="auto" w:fill="FFFFFF"/>
          <w:rPrChange w:id="174" w:author="Martin Novák" w:date="2023-03-22T19:04:00Z">
            <w:rPr>
              <w:rFonts w:cstheme="minorHAnsi"/>
              <w:shd w:val="clear" w:color="auto" w:fill="FFFFFF"/>
            </w:rPr>
          </w:rPrChange>
        </w:rPr>
        <w:t>)</w:t>
      </w:r>
      <w:r w:rsidRPr="00084E6B">
        <w:rPr>
          <w:rFonts w:cstheme="minorHAnsi"/>
          <w:color w:val="000000"/>
          <w:highlight w:val="green"/>
          <w:shd w:val="clear" w:color="auto" w:fill="FFFFFF"/>
          <w:rPrChange w:id="175" w:author="Martin Novák" w:date="2023-03-22T19:04:00Z">
            <w:rPr>
              <w:rFonts w:cstheme="minorHAnsi"/>
              <w:color w:val="000000"/>
              <w:shd w:val="clear" w:color="auto" w:fill="FFFFFF"/>
            </w:rPr>
          </w:rPrChange>
        </w:rPr>
        <w:t>.</w:t>
      </w:r>
      <w:r w:rsidRPr="00D20F7B">
        <w:rPr>
          <w:rFonts w:cstheme="minorHAnsi"/>
          <w:color w:val="000000"/>
          <w:shd w:val="clear" w:color="auto" w:fill="FFFFFF"/>
        </w:rPr>
        <w:t xml:space="preserve"> </w:t>
      </w:r>
    </w:p>
    <w:p w14:paraId="39681A48" w14:textId="1C7CF1AA" w:rsidR="00727EEB" w:rsidRDefault="00F67031" w:rsidP="00810BE2">
      <w:pPr>
        <w:pStyle w:val="Odstavecseseznamem"/>
        <w:ind w:left="1416" w:firstLine="696"/>
        <w:jc w:val="both"/>
        <w:rPr>
          <w:rFonts w:cstheme="minorHAnsi"/>
          <w:shd w:val="clear" w:color="auto" w:fill="FFFFFF"/>
        </w:rPr>
      </w:pPr>
      <w:bookmarkStart w:id="176" w:name="_Hlk130404320"/>
      <w:r w:rsidRPr="00084E6B">
        <w:rPr>
          <w:rFonts w:cstheme="minorHAnsi"/>
          <w:highlight w:val="green"/>
          <w:shd w:val="clear" w:color="auto" w:fill="FFFFFF"/>
          <w:rPrChange w:id="177" w:author="Martin Novák" w:date="2023-03-22T19:05:00Z">
            <w:rPr>
              <w:rFonts w:cstheme="minorHAnsi"/>
              <w:shd w:val="clear" w:color="auto" w:fill="FFFFFF"/>
            </w:rPr>
          </w:rPrChange>
        </w:rPr>
        <w:t xml:space="preserve">První a nejstarší kategorie je již zmíněná digitalizovaná verze deskových her, či jejich slovní podoby (např. </w:t>
      </w:r>
      <w:r w:rsidRPr="00084E6B">
        <w:rPr>
          <w:rFonts w:cstheme="minorHAnsi"/>
          <w:highlight w:val="green"/>
          <w:shd w:val="clear" w:color="auto" w:fill="FFFFFF"/>
          <w:lang w:val="en-US"/>
          <w:rPrChange w:id="178" w:author="Martin Novák" w:date="2023-03-22T19:05:00Z">
            <w:rPr>
              <w:rFonts w:cstheme="minorHAnsi"/>
              <w:highlight w:val="darkCyan"/>
              <w:shd w:val="clear" w:color="auto" w:fill="FFFFFF"/>
              <w:lang w:val="en-US"/>
            </w:rPr>
          </w:rPrChange>
        </w:rPr>
        <w:t>Baldur's Gate</w:t>
      </w:r>
      <w:sdt>
        <w:sdtPr>
          <w:rPr>
            <w:rFonts w:cstheme="minorHAnsi"/>
            <w:color w:val="000000"/>
            <w:highlight w:val="green"/>
            <w:shd w:val="clear" w:color="auto" w:fill="FFFFFF"/>
            <w:lang w:val="en-US"/>
            <w:rPrChange w:id="179" w:author="Martin Novák" w:date="2023-03-22T19:29:00Z">
              <w:rPr>
                <w:rFonts w:cstheme="minorHAnsi"/>
                <w:color w:val="000000"/>
                <w:highlight w:val="darkCyan"/>
                <w:shd w:val="clear" w:color="auto" w:fill="FFFFFF"/>
                <w:lang w:val="en-US"/>
              </w:rPr>
            </w:rPrChange>
          </w:rPr>
          <w:tag w:val="MENDELEY_CITATION_v3_eyJjaXRhdGlvbklEIjoiTUVOREVMRVlfQ0lUQVRJT05fZGE0ZTAyZTgtZDQ4My00Y2UwLWFhN2EtZTc4MzQ2ZWU0NzEzIiwicHJvcGVydGllcyI6eyJub3RlSW5kZXgiOjB9LCJpc0VkaXRlZCI6ZmFsc2UsIm1hbnVhbE92ZXJyaWRlIjp7ImlzTWFudWFsbHlPdmVycmlkZGVuIjpmYWxzZSwiY2l0ZXByb2NUZXh0IjoiWzY1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DefaultPlaceholder_-1854013440"/>
          </w:placeholder>
        </w:sdtPr>
        <w:sdtContent>
          <w:ins w:id="180" w:author="Martin Novák" w:date="2023-03-22T19:29:00Z">
            <w:r w:rsidR="00C20D2C" w:rsidRPr="00926265">
              <w:rPr>
                <w:rFonts w:cstheme="minorHAnsi"/>
                <w:color w:val="000000"/>
                <w:highlight w:val="green"/>
                <w:shd w:val="clear" w:color="auto" w:fill="FFFFFF"/>
                <w:lang w:val="en-US"/>
              </w:rPr>
              <w:t>[65]</w:t>
            </w:r>
          </w:ins>
          <w:del w:id="181" w:author="Martin Novák" w:date="2023-03-20T17:48:00Z">
            <w:r w:rsidR="0053001E" w:rsidRPr="00C20D2C" w:rsidDel="00DE5A44">
              <w:rPr>
                <w:rFonts w:cstheme="minorHAnsi"/>
                <w:color w:val="000000"/>
                <w:highlight w:val="green"/>
                <w:shd w:val="clear" w:color="auto" w:fill="FFFFFF"/>
                <w:lang w:val="en-US"/>
                <w:rPrChange w:id="182" w:author="Martin Novák" w:date="2023-03-22T19:29:00Z">
                  <w:rPr>
                    <w:rFonts w:cstheme="minorHAnsi"/>
                    <w:color w:val="000000"/>
                    <w:highlight w:val="darkCyan"/>
                    <w:shd w:val="clear" w:color="auto" w:fill="FFFFFF"/>
                    <w:lang w:val="en-US"/>
                  </w:rPr>
                </w:rPrChange>
              </w:rPr>
              <w:delText>[65]</w:delText>
            </w:r>
          </w:del>
        </w:sdtContent>
      </w:sdt>
      <w:r w:rsidRPr="00084E6B">
        <w:rPr>
          <w:rFonts w:cstheme="minorHAnsi"/>
          <w:highlight w:val="green"/>
          <w:shd w:val="clear" w:color="auto" w:fill="FFFFFF"/>
          <w:rPrChange w:id="183" w:author="Martin Novák" w:date="2023-03-22T19:05:00Z">
            <w:rPr>
              <w:rFonts w:cstheme="minorHAnsi"/>
              <w:shd w:val="clear" w:color="auto" w:fill="FFFFFF"/>
            </w:rPr>
          </w:rPrChange>
        </w:rPr>
        <w:t>), která je na tahy a hráč má čas promyslet si své další kroky. Původně byly pouze textové, kde hráč vybíral z možností a později se začaly objevovat i grafické verze.</w:t>
      </w:r>
      <w:r w:rsidRPr="00F7533D">
        <w:rPr>
          <w:rFonts w:cstheme="minorHAnsi"/>
          <w:shd w:val="clear" w:color="auto" w:fill="FFFFFF"/>
        </w:rPr>
        <w:t xml:space="preserve"> </w:t>
      </w:r>
      <w:bookmarkEnd w:id="176"/>
    </w:p>
    <w:p w14:paraId="333186DE" w14:textId="7C4F1828" w:rsidR="00B61C33" w:rsidRPr="00084E6B" w:rsidRDefault="00F67031" w:rsidP="00810BE2">
      <w:pPr>
        <w:pStyle w:val="Odstavecseseznamem"/>
        <w:ind w:left="1416" w:firstLine="696"/>
        <w:jc w:val="both"/>
        <w:rPr>
          <w:rFonts w:cstheme="minorHAnsi"/>
          <w:shd w:val="clear" w:color="auto" w:fill="FFFFFF"/>
        </w:rPr>
      </w:pPr>
      <w:bookmarkStart w:id="184" w:name="_Hlk130404348"/>
      <w:r w:rsidRPr="00084E6B">
        <w:rPr>
          <w:rFonts w:cstheme="minorHAnsi"/>
          <w:highlight w:val="green"/>
          <w:shd w:val="clear" w:color="auto" w:fill="FFFFFF"/>
          <w:rPrChange w:id="185" w:author="Martin Novák" w:date="2023-03-22T19:07:00Z">
            <w:rPr>
              <w:rFonts w:cstheme="minorHAnsi"/>
              <w:shd w:val="clear" w:color="auto" w:fill="FFFFFF"/>
            </w:rPr>
          </w:rPrChange>
        </w:rPr>
        <w:t>Druhá a dnes nejrozšířenější kategorie jsou akční RPG (ARPG) odehrávající se v reálném čase a hráč musí rychle reagovat na akce nepřátel</w:t>
      </w:r>
      <w:r w:rsidRPr="00084E6B">
        <w:rPr>
          <w:rFonts w:cstheme="minorHAnsi"/>
          <w:highlight w:val="green"/>
          <w:shd w:val="clear" w:color="auto" w:fill="FFFFFF"/>
          <w:rPrChange w:id="186" w:author="Martin Novák" w:date="2023-03-22T19:07:00Z">
            <w:rPr>
              <w:rFonts w:cstheme="minorHAnsi"/>
              <w:color w:val="FF0000"/>
              <w:shd w:val="clear" w:color="auto" w:fill="FFFFFF"/>
            </w:rPr>
          </w:rPrChange>
        </w:rPr>
        <w:t>. Hráč hraje za jednu postavu, která v některých titulech může mít společníky, nad kterými hráč nemá kontrolu (</w:t>
      </w:r>
      <w:r w:rsidRPr="00084E6B">
        <w:rPr>
          <w:rFonts w:cstheme="minorHAnsi"/>
          <w:highlight w:val="green"/>
          <w:shd w:val="clear" w:color="auto" w:fill="FFFFFF"/>
          <w:rPrChange w:id="187" w:author="Martin Novák" w:date="2023-03-22T19:07:00Z">
            <w:rPr>
              <w:rFonts w:cstheme="minorHAnsi"/>
              <w:shd w:val="clear" w:color="auto" w:fill="FFFFFF"/>
            </w:rPr>
          </w:rPrChange>
        </w:rPr>
        <w:t xml:space="preserve">např. </w:t>
      </w:r>
      <w:r w:rsidRPr="00084E6B">
        <w:rPr>
          <w:rFonts w:cstheme="minorHAnsi"/>
          <w:highlight w:val="green"/>
          <w:shd w:val="clear" w:color="auto" w:fill="FFFFFF"/>
          <w:lang w:val="en-US"/>
          <w:rPrChange w:id="188" w:author="Martin Novák" w:date="2023-03-22T19:07:00Z">
            <w:rPr>
              <w:rFonts w:cstheme="minorHAnsi"/>
              <w:highlight w:val="darkCyan"/>
              <w:shd w:val="clear" w:color="auto" w:fill="FFFFFF"/>
              <w:lang w:val="en-US"/>
            </w:rPr>
          </w:rPrChange>
        </w:rPr>
        <w:t>The Elder Scrolls V: Skyrim</w:t>
      </w:r>
      <w:sdt>
        <w:sdtPr>
          <w:rPr>
            <w:rFonts w:cstheme="minorHAnsi"/>
            <w:color w:val="000000"/>
            <w:highlight w:val="green"/>
            <w:shd w:val="clear" w:color="auto" w:fill="FFFFFF"/>
            <w:lang w:val="en-US"/>
            <w:rPrChange w:id="189" w:author="Martin Novák" w:date="2023-03-22T19:29:00Z">
              <w:rPr>
                <w:rFonts w:cstheme="minorHAnsi"/>
                <w:color w:val="000000"/>
                <w:highlight w:val="darkCyan"/>
                <w:shd w:val="clear" w:color="auto" w:fill="FFFFFF"/>
                <w:lang w:val="en-US"/>
              </w:rPr>
            </w:rPrChange>
          </w:rPr>
          <w:tag w:val="MENDELEY_CITATION_v3_eyJjaXRhdGlvbklEIjoiTUVOREVMRVlfQ0lUQVRJT05fNDY1MGIxODgtOTkyMC00ODk5LTlmNWQtNGMzYWZlNDE0OTRkIiwicHJvcGVydGllcyI6eyJub3RlSW5kZXgiOjB9LCJpc0VkaXRlZCI6ZmFsc2UsIm1hbnVhbE92ZXJyaWRlIjp7ImlzTWFudWFsbHlPdmVycmlkZGVuIjpmYWxzZSwiY2l0ZXByb2NUZXh0IjoiWzY2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DefaultPlaceholder_-1854013440"/>
          </w:placeholder>
        </w:sdtPr>
        <w:sdtContent>
          <w:ins w:id="190" w:author="Martin Novák" w:date="2023-03-22T19:29:00Z">
            <w:r w:rsidR="00C20D2C" w:rsidRPr="00926265">
              <w:rPr>
                <w:rFonts w:cstheme="minorHAnsi"/>
                <w:color w:val="000000"/>
                <w:highlight w:val="green"/>
                <w:shd w:val="clear" w:color="auto" w:fill="FFFFFF"/>
                <w:lang w:val="en-US"/>
              </w:rPr>
              <w:t>[66]</w:t>
            </w:r>
          </w:ins>
          <w:del w:id="191" w:author="Martin Novák" w:date="2023-03-20T17:48:00Z">
            <w:r w:rsidR="0053001E" w:rsidRPr="00C20D2C" w:rsidDel="00DE5A44">
              <w:rPr>
                <w:rFonts w:cstheme="minorHAnsi"/>
                <w:color w:val="000000"/>
                <w:highlight w:val="green"/>
                <w:shd w:val="clear" w:color="auto" w:fill="FFFFFF"/>
                <w:lang w:val="en-US"/>
                <w:rPrChange w:id="192" w:author="Martin Novák" w:date="2023-03-22T19:29:00Z">
                  <w:rPr>
                    <w:rFonts w:cstheme="minorHAnsi"/>
                    <w:color w:val="000000"/>
                    <w:highlight w:val="darkCyan"/>
                    <w:shd w:val="clear" w:color="auto" w:fill="FFFFFF"/>
                    <w:lang w:val="en-US"/>
                  </w:rPr>
                </w:rPrChange>
              </w:rPr>
              <w:delText>[66]</w:delText>
            </w:r>
          </w:del>
        </w:sdtContent>
      </w:sdt>
      <w:r w:rsidRPr="00084E6B">
        <w:rPr>
          <w:rFonts w:cstheme="minorHAnsi"/>
          <w:highlight w:val="green"/>
          <w:shd w:val="clear" w:color="auto" w:fill="FFFFFF"/>
          <w:rPrChange w:id="193" w:author="Martin Novák" w:date="2023-03-22T19:07:00Z">
            <w:rPr>
              <w:rFonts w:cstheme="minorHAnsi"/>
              <w:color w:val="FF0000"/>
              <w:shd w:val="clear" w:color="auto" w:fill="FFFFFF"/>
            </w:rPr>
          </w:rPrChange>
        </w:rPr>
        <w:t>) nebo může přepnout ovládání ze své postavy na společníka (</w:t>
      </w:r>
      <w:r w:rsidRPr="00084E6B">
        <w:rPr>
          <w:rFonts w:cstheme="minorHAnsi"/>
          <w:highlight w:val="green"/>
          <w:shd w:val="clear" w:color="auto" w:fill="FFFFFF"/>
          <w:rPrChange w:id="194" w:author="Martin Novák" w:date="2023-03-22T19:07:00Z">
            <w:rPr>
              <w:rFonts w:cstheme="minorHAnsi"/>
              <w:shd w:val="clear" w:color="auto" w:fill="FFFFFF"/>
            </w:rPr>
          </w:rPrChange>
        </w:rPr>
        <w:t xml:space="preserve">např. </w:t>
      </w:r>
      <w:r w:rsidRPr="00084E6B">
        <w:rPr>
          <w:rFonts w:cstheme="minorHAnsi"/>
          <w:highlight w:val="green"/>
          <w:shd w:val="clear" w:color="auto" w:fill="FFFFFF"/>
          <w:lang w:val="en-US"/>
          <w:rPrChange w:id="195" w:author="Martin Novák" w:date="2023-03-22T19:07:00Z">
            <w:rPr>
              <w:rFonts w:cstheme="minorHAnsi"/>
              <w:highlight w:val="darkCyan"/>
              <w:shd w:val="clear" w:color="auto" w:fill="FFFFFF"/>
              <w:lang w:val="en-US"/>
            </w:rPr>
          </w:rPrChange>
        </w:rPr>
        <w:t>Star Wars: Knights of the Old Republic</w:t>
      </w:r>
      <w:sdt>
        <w:sdtPr>
          <w:rPr>
            <w:rFonts w:cstheme="minorHAnsi"/>
            <w:color w:val="000000"/>
            <w:highlight w:val="green"/>
            <w:shd w:val="clear" w:color="auto" w:fill="FFFFFF"/>
            <w:lang w:val="en-US"/>
            <w:rPrChange w:id="196" w:author="Martin Novák" w:date="2023-03-22T19:29:00Z">
              <w:rPr>
                <w:rFonts w:cstheme="minorHAnsi"/>
                <w:color w:val="000000"/>
                <w:highlight w:val="darkCyan"/>
                <w:shd w:val="clear" w:color="auto" w:fill="FFFFFF"/>
                <w:lang w:val="en-US"/>
              </w:rPr>
            </w:rPrChange>
          </w:rPr>
          <w:tag w:val="MENDELEY_CITATION_v3_eyJjaXRhdGlvbklEIjoiTUVOREVMRVlfQ0lUQVRJT05fMTM4NmEwYWItNjFkOC00M2FmLTg3YzAtNWQ3NGJmZmRiOGUyIiwicHJvcGVydGllcyI6eyJub3RlSW5kZXgiOjB9LCJpc0VkaXRlZCI6ZmFsc2UsIm1hbnVhbE92ZXJyaWRlIjp7ImlzTWFudWFsbHlPdmVycmlkZGVuIjpmYWxzZSwiY2l0ZXByb2NUZXh0IjoiWzY3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DefaultPlaceholder_-1854013440"/>
          </w:placeholder>
        </w:sdtPr>
        <w:sdtContent>
          <w:ins w:id="197" w:author="Martin Novák" w:date="2023-03-22T19:29:00Z">
            <w:r w:rsidR="00C20D2C" w:rsidRPr="00926265">
              <w:rPr>
                <w:rFonts w:cstheme="minorHAnsi"/>
                <w:color w:val="000000"/>
                <w:highlight w:val="green"/>
                <w:shd w:val="clear" w:color="auto" w:fill="FFFFFF"/>
                <w:lang w:val="en-US"/>
              </w:rPr>
              <w:t>[67]</w:t>
            </w:r>
          </w:ins>
          <w:del w:id="198" w:author="Martin Novák" w:date="2023-03-20T17:48:00Z">
            <w:r w:rsidR="0053001E" w:rsidRPr="00C20D2C" w:rsidDel="00DE5A44">
              <w:rPr>
                <w:rFonts w:cstheme="minorHAnsi"/>
                <w:color w:val="000000"/>
                <w:highlight w:val="green"/>
                <w:shd w:val="clear" w:color="auto" w:fill="FFFFFF"/>
                <w:lang w:val="en-US"/>
                <w:rPrChange w:id="199" w:author="Martin Novák" w:date="2023-03-22T19:29:00Z">
                  <w:rPr>
                    <w:rFonts w:cstheme="minorHAnsi"/>
                    <w:color w:val="000000"/>
                    <w:highlight w:val="darkCyan"/>
                    <w:shd w:val="clear" w:color="auto" w:fill="FFFFFF"/>
                    <w:lang w:val="en-US"/>
                  </w:rPr>
                </w:rPrChange>
              </w:rPr>
              <w:delText>[67]</w:delText>
            </w:r>
          </w:del>
        </w:sdtContent>
      </w:sdt>
      <w:r w:rsidRPr="00084E6B">
        <w:rPr>
          <w:rFonts w:cstheme="minorHAnsi"/>
          <w:highlight w:val="green"/>
          <w:shd w:val="clear" w:color="auto" w:fill="FFFFFF"/>
          <w:rPrChange w:id="200" w:author="Martin Novák" w:date="2023-03-22T19:07:00Z">
            <w:rPr>
              <w:rFonts w:cstheme="minorHAnsi"/>
              <w:color w:val="FF0000"/>
              <w:shd w:val="clear" w:color="auto" w:fill="FFFFFF"/>
            </w:rPr>
          </w:rPrChange>
        </w:rPr>
        <w:t>)</w:t>
      </w:r>
      <w:r w:rsidRPr="00084E6B">
        <w:rPr>
          <w:rFonts w:cstheme="minorHAnsi"/>
          <w:highlight w:val="green"/>
          <w:shd w:val="clear" w:color="auto" w:fill="FFFFFF"/>
          <w:rPrChange w:id="201" w:author="Martin Novák" w:date="2023-03-22T19:07:00Z">
            <w:rPr>
              <w:rFonts w:cstheme="minorHAnsi"/>
              <w:shd w:val="clear" w:color="auto" w:fill="FFFFFF"/>
            </w:rPr>
          </w:rPrChange>
        </w:rPr>
        <w:t xml:space="preserve">. Tyto hry mají často otevřený svět, což umožňuje hráči volně se pohybovat po celé mapě, prozkoumávat ji a plnit hlavní i vedlejší úkoly v libovolném pořadí. Většinou hráč svými rozhodnutími v dialozích ovlivní příběh, nebo jak na něj ostatní postavy reagují. Hry využívající tyto dva prvky se označují jako nelineární, nebo západní RPG, což je opak JRPG (Japan RPG), které jsou lineární a kladou důraz hlavně na vyprávění předem daného příběhu (např. </w:t>
      </w:r>
      <w:r w:rsidRPr="00084E6B">
        <w:rPr>
          <w:rFonts w:cstheme="minorHAnsi"/>
          <w:highlight w:val="green"/>
          <w:shd w:val="clear" w:color="auto" w:fill="FFFFFF"/>
          <w:lang w:val="en-US"/>
          <w:rPrChange w:id="202" w:author="Martin Novák" w:date="2023-03-22T19:07:00Z">
            <w:rPr>
              <w:rFonts w:cstheme="minorHAnsi"/>
              <w:highlight w:val="darkCyan"/>
              <w:shd w:val="clear" w:color="auto" w:fill="FFFFFF"/>
              <w:lang w:val="en-US"/>
            </w:rPr>
          </w:rPrChange>
        </w:rPr>
        <w:t>Final Fantasy</w:t>
      </w:r>
      <w:sdt>
        <w:sdtPr>
          <w:rPr>
            <w:rFonts w:cstheme="minorHAnsi"/>
            <w:color w:val="000000"/>
            <w:highlight w:val="green"/>
            <w:shd w:val="clear" w:color="auto" w:fill="FFFFFF"/>
            <w:lang w:val="en-US"/>
            <w:rPrChange w:id="203" w:author="Martin Novák" w:date="2023-03-22T19:29:00Z">
              <w:rPr>
                <w:rFonts w:cstheme="minorHAnsi"/>
                <w:color w:val="000000"/>
                <w:highlight w:val="darkCyan"/>
                <w:shd w:val="clear" w:color="auto" w:fill="FFFFFF"/>
                <w:lang w:val="en-US"/>
              </w:rPr>
            </w:rPrChange>
          </w:rPr>
          <w:tag w:val="MENDELEY_CITATION_v3_eyJjaXRhdGlvbklEIjoiTUVOREVMRVlfQ0lUQVRJT05fYTY1MjVhNWItN2U4Yy00MzFiLTg3OTUtZTIzMGJmZDE1OWI4IiwicHJvcGVydGllcyI6eyJub3RlSW5kZXgiOjB9LCJpc0VkaXRlZCI6ZmFsc2UsIm1hbnVhbE92ZXJyaWRlIjp7ImlzTWFudWFsbHlPdmVycmlkZGVuIjpmYWxzZSwiY2l0ZXByb2NUZXh0IjoiWzY4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DefaultPlaceholder_-1854013440"/>
          </w:placeholder>
        </w:sdtPr>
        <w:sdtContent>
          <w:ins w:id="204" w:author="Martin Novák" w:date="2023-03-22T19:29:00Z">
            <w:r w:rsidR="00C20D2C" w:rsidRPr="00926265">
              <w:rPr>
                <w:rFonts w:cstheme="minorHAnsi"/>
                <w:color w:val="000000"/>
                <w:highlight w:val="green"/>
                <w:shd w:val="clear" w:color="auto" w:fill="FFFFFF"/>
                <w:lang w:val="en-US"/>
              </w:rPr>
              <w:t>[68]</w:t>
            </w:r>
          </w:ins>
          <w:del w:id="205" w:author="Martin Novák" w:date="2023-03-20T17:48:00Z">
            <w:r w:rsidR="0053001E" w:rsidRPr="00C20D2C" w:rsidDel="00DE5A44">
              <w:rPr>
                <w:rFonts w:cstheme="minorHAnsi"/>
                <w:color w:val="000000"/>
                <w:highlight w:val="green"/>
                <w:shd w:val="clear" w:color="auto" w:fill="FFFFFF"/>
                <w:lang w:val="en-US"/>
                <w:rPrChange w:id="206" w:author="Martin Novák" w:date="2023-03-22T19:29:00Z">
                  <w:rPr>
                    <w:rFonts w:cstheme="minorHAnsi"/>
                    <w:color w:val="000000"/>
                    <w:highlight w:val="darkCyan"/>
                    <w:shd w:val="clear" w:color="auto" w:fill="FFFFFF"/>
                    <w:lang w:val="en-US"/>
                  </w:rPr>
                </w:rPrChange>
              </w:rPr>
              <w:delText>[68]</w:delText>
            </w:r>
          </w:del>
        </w:sdtContent>
      </w:sdt>
      <w:r w:rsidRPr="00084E6B">
        <w:rPr>
          <w:rFonts w:cstheme="minorHAnsi"/>
          <w:highlight w:val="green"/>
          <w:shd w:val="clear" w:color="auto" w:fill="FFFFFF"/>
          <w:rPrChange w:id="207" w:author="Martin Novák" w:date="2023-03-22T19:07:00Z">
            <w:rPr>
              <w:rFonts w:cstheme="minorHAnsi"/>
              <w:shd w:val="clear" w:color="auto" w:fill="FFFFFF"/>
            </w:rPr>
          </w:rPrChange>
        </w:rPr>
        <w:t>).</w:t>
      </w:r>
    </w:p>
    <w:bookmarkEnd w:id="184"/>
    <w:p w14:paraId="03382107" w14:textId="0F11CD1A" w:rsidR="00117CB0" w:rsidRPr="00084E6B" w:rsidRDefault="00F67031" w:rsidP="00810BE2">
      <w:pPr>
        <w:pStyle w:val="Odstavecseseznamem"/>
        <w:ind w:left="1416" w:firstLine="696"/>
        <w:jc w:val="both"/>
        <w:rPr>
          <w:rFonts w:cstheme="minorHAnsi"/>
          <w:highlight w:val="green"/>
          <w:shd w:val="clear" w:color="auto" w:fill="FFFFFF"/>
          <w:rPrChange w:id="208" w:author="Martin Novák" w:date="2023-03-22T19:10:00Z">
            <w:rPr>
              <w:rFonts w:cstheme="minorHAnsi"/>
              <w:shd w:val="clear" w:color="auto" w:fill="FFFFFF"/>
            </w:rPr>
          </w:rPrChange>
        </w:rPr>
      </w:pPr>
      <w:r w:rsidRPr="00F7533D">
        <w:rPr>
          <w:rFonts w:cstheme="minorHAnsi"/>
          <w:shd w:val="clear" w:color="auto" w:fill="FFFFFF"/>
        </w:rPr>
        <w:t xml:space="preserve"> </w:t>
      </w:r>
      <w:bookmarkStart w:id="209" w:name="_Hlk130404460"/>
      <w:r w:rsidRPr="00084E6B">
        <w:rPr>
          <w:rFonts w:cstheme="minorHAnsi"/>
          <w:highlight w:val="green"/>
          <w:shd w:val="clear" w:color="auto" w:fill="FFFFFF"/>
          <w:rPrChange w:id="210" w:author="Martin Novák" w:date="2023-03-22T19:10:00Z">
            <w:rPr>
              <w:rFonts w:cstheme="minorHAnsi"/>
              <w:shd w:val="clear" w:color="auto" w:fill="FFFFFF"/>
            </w:rPr>
          </w:rPrChange>
        </w:rPr>
        <w:t>Další kategorie je MMORPG (</w:t>
      </w:r>
      <w:r w:rsidRPr="00084E6B">
        <w:rPr>
          <w:rFonts w:cstheme="minorHAnsi"/>
          <w:highlight w:val="green"/>
          <w:shd w:val="clear" w:color="auto" w:fill="FFFFFF"/>
          <w:lang w:val="en-US"/>
          <w:rPrChange w:id="211" w:author="Martin Novák" w:date="2023-03-22T19:10:00Z">
            <w:rPr>
              <w:rFonts w:cstheme="minorHAnsi"/>
              <w:shd w:val="clear" w:color="auto" w:fill="FFFFFF"/>
              <w:lang w:val="en-US"/>
            </w:rPr>
          </w:rPrChange>
        </w:rPr>
        <w:t>Massively</w:t>
      </w:r>
      <w:r w:rsidRPr="00084E6B">
        <w:rPr>
          <w:rFonts w:cstheme="minorHAnsi"/>
          <w:highlight w:val="green"/>
          <w:shd w:val="clear" w:color="auto" w:fill="FFFFFF"/>
          <w:rPrChange w:id="212" w:author="Martin Novák" w:date="2023-03-22T19:10:00Z">
            <w:rPr>
              <w:rFonts w:cstheme="minorHAnsi"/>
              <w:shd w:val="clear" w:color="auto" w:fill="FFFFFF"/>
            </w:rPr>
          </w:rPrChange>
        </w:rPr>
        <w:t xml:space="preserve"> Multiplayer Online RPG), kde na velkých mapách hraj</w:t>
      </w:r>
      <w:r w:rsidR="00036F31" w:rsidRPr="00084E6B">
        <w:rPr>
          <w:rFonts w:cstheme="minorHAnsi"/>
          <w:highlight w:val="green"/>
          <w:shd w:val="clear" w:color="auto" w:fill="FFFFFF"/>
          <w:rPrChange w:id="213" w:author="Martin Novák" w:date="2023-03-22T19:10:00Z">
            <w:rPr>
              <w:rFonts w:cstheme="minorHAnsi"/>
              <w:shd w:val="clear" w:color="auto" w:fill="FFFFFF"/>
            </w:rPr>
          </w:rPrChange>
        </w:rPr>
        <w:t>e současně</w:t>
      </w:r>
      <w:r w:rsidRPr="00084E6B">
        <w:rPr>
          <w:rFonts w:cstheme="minorHAnsi"/>
          <w:highlight w:val="green"/>
          <w:shd w:val="clear" w:color="auto" w:fill="FFFFFF"/>
          <w:rPrChange w:id="214" w:author="Martin Novák" w:date="2023-03-22T19:10:00Z">
            <w:rPr>
              <w:rFonts w:cstheme="minorHAnsi"/>
              <w:shd w:val="clear" w:color="auto" w:fill="FFFFFF"/>
            </w:rPr>
          </w:rPrChange>
        </w:rPr>
        <w:t xml:space="preserve"> tisíce hráčů, kteří mohou navzájem komunikovat, pomáhat si, obchodovat, bojovat v</w:t>
      </w:r>
      <w:r w:rsidR="00D03187" w:rsidRPr="00084E6B">
        <w:rPr>
          <w:rFonts w:cstheme="minorHAnsi"/>
          <w:highlight w:val="green"/>
          <w:shd w:val="clear" w:color="auto" w:fill="FFFFFF"/>
          <w:rPrChange w:id="215" w:author="Martin Novák" w:date="2023-03-22T19:10:00Z">
            <w:rPr>
              <w:rFonts w:cstheme="minorHAnsi"/>
              <w:shd w:val="clear" w:color="auto" w:fill="FFFFFF"/>
            </w:rPr>
          </w:rPrChange>
        </w:rPr>
        <w:t> </w:t>
      </w:r>
      <w:proofErr w:type="spellStart"/>
      <w:r w:rsidRPr="00084E6B">
        <w:rPr>
          <w:rFonts w:cstheme="minorHAnsi"/>
          <w:highlight w:val="green"/>
          <w:shd w:val="clear" w:color="auto" w:fill="FFFFFF"/>
          <w:rPrChange w:id="216" w:author="Martin Novák" w:date="2023-03-22T19:10:00Z">
            <w:rPr>
              <w:rFonts w:cstheme="minorHAnsi"/>
              <w:shd w:val="clear" w:color="auto" w:fill="FFFFFF"/>
            </w:rPr>
          </w:rPrChange>
        </w:rPr>
        <w:t>PvP</w:t>
      </w:r>
      <w:proofErr w:type="spellEnd"/>
      <w:r w:rsidR="00D03187" w:rsidRPr="00084E6B">
        <w:rPr>
          <w:rFonts w:cstheme="minorHAnsi"/>
          <w:highlight w:val="green"/>
          <w:shd w:val="clear" w:color="auto" w:fill="FFFFFF"/>
          <w:rPrChange w:id="217" w:author="Martin Novák" w:date="2023-03-22T19:10:00Z">
            <w:rPr>
              <w:rFonts w:cstheme="minorHAnsi"/>
              <w:shd w:val="clear" w:color="auto" w:fill="FFFFFF"/>
            </w:rPr>
          </w:rPrChange>
        </w:rPr>
        <w:t xml:space="preserve"> (</w:t>
      </w:r>
      <w:r w:rsidR="00D03187" w:rsidRPr="00084E6B">
        <w:rPr>
          <w:rFonts w:cstheme="minorHAnsi"/>
          <w:highlight w:val="green"/>
          <w:shd w:val="clear" w:color="auto" w:fill="FFFFFF"/>
          <w:lang w:val="en-US"/>
          <w:rPrChange w:id="218" w:author="Martin Novák" w:date="2023-03-22T19:10:00Z">
            <w:rPr>
              <w:rFonts w:cstheme="minorHAnsi"/>
              <w:shd w:val="clear" w:color="auto" w:fill="FFFFFF"/>
              <w:lang w:val="en-US"/>
            </w:rPr>
          </w:rPrChange>
        </w:rPr>
        <w:t>Player</w:t>
      </w:r>
      <w:r w:rsidR="00D03187" w:rsidRPr="00084E6B">
        <w:rPr>
          <w:rFonts w:cstheme="minorHAnsi"/>
          <w:highlight w:val="green"/>
          <w:shd w:val="clear" w:color="auto" w:fill="FFFFFF"/>
          <w:rPrChange w:id="219" w:author="Martin Novák" w:date="2023-03-22T19:10:00Z">
            <w:rPr>
              <w:rFonts w:cstheme="minorHAnsi"/>
              <w:shd w:val="clear" w:color="auto" w:fill="FFFFFF"/>
            </w:rPr>
          </w:rPrChange>
        </w:rPr>
        <w:t xml:space="preserve"> vs </w:t>
      </w:r>
      <w:r w:rsidR="00D03187" w:rsidRPr="00084E6B">
        <w:rPr>
          <w:rFonts w:cstheme="minorHAnsi"/>
          <w:highlight w:val="green"/>
          <w:shd w:val="clear" w:color="auto" w:fill="FFFFFF"/>
          <w:lang w:val="en-US"/>
          <w:rPrChange w:id="220" w:author="Martin Novák" w:date="2023-03-22T19:10:00Z">
            <w:rPr>
              <w:rFonts w:cstheme="minorHAnsi"/>
              <w:shd w:val="clear" w:color="auto" w:fill="FFFFFF"/>
              <w:lang w:val="en-US"/>
            </w:rPr>
          </w:rPrChange>
        </w:rPr>
        <w:t>Player</w:t>
      </w:r>
      <w:r w:rsidR="00D03187" w:rsidRPr="00084E6B">
        <w:rPr>
          <w:rFonts w:cstheme="minorHAnsi"/>
          <w:highlight w:val="green"/>
          <w:shd w:val="clear" w:color="auto" w:fill="FFFFFF"/>
          <w:rPrChange w:id="221" w:author="Martin Novák" w:date="2023-03-22T19:10:00Z">
            <w:rPr>
              <w:rFonts w:cstheme="minorHAnsi"/>
              <w:shd w:val="clear" w:color="auto" w:fill="FFFFFF"/>
            </w:rPr>
          </w:rPrChange>
        </w:rPr>
        <w:t>)</w:t>
      </w:r>
      <w:r w:rsidRPr="00084E6B">
        <w:rPr>
          <w:rFonts w:cstheme="minorHAnsi"/>
          <w:highlight w:val="green"/>
          <w:shd w:val="clear" w:color="auto" w:fill="FFFFFF"/>
          <w:rPrChange w:id="222" w:author="Martin Novák" w:date="2023-03-22T19:10:00Z">
            <w:rPr>
              <w:rFonts w:cstheme="minorHAnsi"/>
              <w:shd w:val="clear" w:color="auto" w:fill="FFFFFF"/>
            </w:rPr>
          </w:rPrChange>
        </w:rPr>
        <w:t xml:space="preserve"> arénách a spojovat se do aliancí (např. </w:t>
      </w:r>
      <w:r w:rsidRPr="00084E6B">
        <w:rPr>
          <w:rFonts w:cstheme="minorHAnsi"/>
          <w:highlight w:val="green"/>
          <w:shd w:val="clear" w:color="auto" w:fill="FFFFFF"/>
          <w:lang w:val="en-US"/>
          <w:rPrChange w:id="223" w:author="Martin Novák" w:date="2023-03-22T19:10:00Z">
            <w:rPr>
              <w:rFonts w:cstheme="minorHAnsi"/>
              <w:highlight w:val="darkCyan"/>
              <w:shd w:val="clear" w:color="auto" w:fill="FFFFFF"/>
              <w:lang w:val="en-US"/>
            </w:rPr>
          </w:rPrChange>
        </w:rPr>
        <w:t>World of Warcraft</w:t>
      </w:r>
      <w:sdt>
        <w:sdtPr>
          <w:rPr>
            <w:rFonts w:cstheme="minorHAnsi"/>
            <w:color w:val="000000"/>
            <w:highlight w:val="green"/>
            <w:shd w:val="clear" w:color="auto" w:fill="FFFFFF"/>
            <w:lang w:val="en-US"/>
            <w:rPrChange w:id="224" w:author="Martin Novák" w:date="2023-03-22T19:29:00Z">
              <w:rPr>
                <w:rFonts w:cstheme="minorHAnsi"/>
                <w:color w:val="000000"/>
                <w:highlight w:val="darkCyan"/>
                <w:shd w:val="clear" w:color="auto" w:fill="FFFFFF"/>
                <w:lang w:val="en-US"/>
              </w:rPr>
            </w:rPrChange>
          </w:rPr>
          <w:tag w:val="MENDELEY_CITATION_v3_eyJjaXRhdGlvbklEIjoiTUVOREVMRVlfQ0lUQVRJT05fZTMwOWJiMDUtMjZhZS00NjQ1LTliYjktMmQ3ZTJkY2RkOGVhIiwicHJvcGVydGllcyI6eyJub3RlSW5kZXgiOjB9LCJpc0VkaXRlZCI6ZmFsc2UsIm1hbnVhbE92ZXJyaWRlIjp7ImlzTWFudWFsbHlPdmVycmlkZGVuIjpmYWxzZSwiY2l0ZXByb2NUZXh0IjoiWzY5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DefaultPlaceholder_-1854013440"/>
          </w:placeholder>
        </w:sdtPr>
        <w:sdtContent>
          <w:ins w:id="225" w:author="Martin Novák" w:date="2023-03-22T19:29:00Z">
            <w:r w:rsidR="00C20D2C" w:rsidRPr="00926265">
              <w:rPr>
                <w:rFonts w:cstheme="minorHAnsi"/>
                <w:color w:val="000000"/>
                <w:highlight w:val="green"/>
                <w:shd w:val="clear" w:color="auto" w:fill="FFFFFF"/>
                <w:lang w:val="en-US"/>
              </w:rPr>
              <w:t>[69]</w:t>
            </w:r>
          </w:ins>
          <w:del w:id="226" w:author="Martin Novák" w:date="2023-03-20T17:48:00Z">
            <w:r w:rsidR="0053001E" w:rsidRPr="00C20D2C" w:rsidDel="00DE5A44">
              <w:rPr>
                <w:rFonts w:cstheme="minorHAnsi"/>
                <w:color w:val="000000"/>
                <w:highlight w:val="green"/>
                <w:shd w:val="clear" w:color="auto" w:fill="FFFFFF"/>
                <w:lang w:val="en-US"/>
                <w:rPrChange w:id="227" w:author="Martin Novák" w:date="2023-03-22T19:29:00Z">
                  <w:rPr>
                    <w:rFonts w:cstheme="minorHAnsi"/>
                    <w:color w:val="000000"/>
                    <w:highlight w:val="darkCyan"/>
                    <w:shd w:val="clear" w:color="auto" w:fill="FFFFFF"/>
                    <w:lang w:val="en-US"/>
                  </w:rPr>
                </w:rPrChange>
              </w:rPr>
              <w:delText>[69]</w:delText>
            </w:r>
          </w:del>
        </w:sdtContent>
      </w:sdt>
      <w:r w:rsidRPr="00084E6B">
        <w:rPr>
          <w:rFonts w:cstheme="minorHAnsi"/>
          <w:highlight w:val="green"/>
          <w:shd w:val="clear" w:color="auto" w:fill="FFFFFF"/>
          <w:rPrChange w:id="228" w:author="Martin Novák" w:date="2023-03-22T19:10:00Z">
            <w:rPr>
              <w:rFonts w:cstheme="minorHAnsi"/>
              <w:shd w:val="clear" w:color="auto" w:fill="FFFFFF"/>
            </w:rPr>
          </w:rPrChange>
        </w:rPr>
        <w:t>).</w:t>
      </w:r>
    </w:p>
    <w:bookmarkEnd w:id="209"/>
    <w:p w14:paraId="2D212D08" w14:textId="7B2F520B" w:rsidR="00F67031" w:rsidRPr="00084E6B" w:rsidRDefault="00F67031" w:rsidP="00810BE2">
      <w:pPr>
        <w:pStyle w:val="Odstavecseseznamem"/>
        <w:ind w:left="1416" w:firstLine="696"/>
        <w:jc w:val="both"/>
        <w:rPr>
          <w:rFonts w:cstheme="minorHAnsi"/>
          <w:shd w:val="clear" w:color="auto" w:fill="FFFFFF"/>
        </w:rPr>
      </w:pPr>
      <w:r w:rsidRPr="00084E6B">
        <w:rPr>
          <w:rFonts w:cstheme="minorHAnsi"/>
          <w:highlight w:val="green"/>
          <w:shd w:val="clear" w:color="auto" w:fill="FFFFFF"/>
          <w:rPrChange w:id="229" w:author="Martin Novák" w:date="2023-03-22T19:10:00Z">
            <w:rPr>
              <w:rFonts w:cstheme="minorHAnsi"/>
              <w:shd w:val="clear" w:color="auto" w:fill="FFFFFF"/>
            </w:rPr>
          </w:rPrChange>
        </w:rPr>
        <w:t xml:space="preserve"> </w:t>
      </w:r>
      <w:bookmarkStart w:id="230" w:name="_Hlk130404475"/>
      <w:r w:rsidRPr="00084E6B">
        <w:rPr>
          <w:rFonts w:cstheme="minorHAnsi"/>
          <w:highlight w:val="green"/>
          <w:shd w:val="clear" w:color="auto" w:fill="FFFFFF"/>
          <w:rPrChange w:id="231" w:author="Martin Novák" w:date="2023-03-22T19:10:00Z">
            <w:rPr>
              <w:rFonts w:cstheme="minorHAnsi"/>
              <w:shd w:val="clear" w:color="auto" w:fill="FFFFFF"/>
            </w:rPr>
          </w:rPrChange>
        </w:rPr>
        <w:t xml:space="preserve">Poslední jsou taktická RPG (TRPG), která kombinují vylepšování postav a strategii (např. </w:t>
      </w:r>
      <w:r w:rsidRPr="00084E6B">
        <w:rPr>
          <w:rFonts w:cstheme="minorHAnsi"/>
          <w:highlight w:val="green"/>
          <w:shd w:val="clear" w:color="auto" w:fill="FFFFFF"/>
          <w:rPrChange w:id="232" w:author="Martin Novák" w:date="2023-03-22T19:10:00Z">
            <w:rPr>
              <w:rFonts w:cstheme="minorHAnsi"/>
              <w:highlight w:val="darkCyan"/>
              <w:shd w:val="clear" w:color="auto" w:fill="FFFFFF"/>
            </w:rPr>
          </w:rPrChange>
        </w:rPr>
        <w:t>XCOM</w:t>
      </w:r>
      <w:sdt>
        <w:sdtPr>
          <w:rPr>
            <w:rFonts w:cstheme="minorHAnsi"/>
            <w:color w:val="000000"/>
            <w:highlight w:val="green"/>
            <w:shd w:val="clear" w:color="auto" w:fill="FFFFFF"/>
            <w:rPrChange w:id="233" w:author="Martin Novák" w:date="2023-03-22T19:29:00Z">
              <w:rPr>
                <w:rFonts w:cstheme="minorHAnsi"/>
                <w:color w:val="000000"/>
                <w:highlight w:val="darkCyan"/>
                <w:shd w:val="clear" w:color="auto" w:fill="FFFFFF"/>
              </w:rPr>
            </w:rPrChange>
          </w:rPr>
          <w:tag w:val="MENDELEY_CITATION_v3_eyJjaXRhdGlvbklEIjoiTUVOREVMRVlfQ0lUQVRJT05fODczZGMwNmYtOTkzYi00YjhhLWJjMGQtNmYxMzRkNGIxYmY5IiwicHJvcGVydGllcyI6eyJub3RlSW5kZXgiOjB9LCJpc0VkaXRlZCI6ZmFsc2UsIm1hbnVhbE92ZXJyaWRlIjp7ImlzTWFudWFsbHlPdmVycmlkZGVuIjpmYWxzZSwiY2l0ZXByb2NUZXh0IjoiWzcw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DefaultPlaceholder_-1854013440"/>
          </w:placeholder>
        </w:sdtPr>
        <w:sdtContent>
          <w:ins w:id="234" w:author="Martin Novák" w:date="2023-03-22T19:29:00Z">
            <w:r w:rsidR="00C20D2C" w:rsidRPr="00926265">
              <w:rPr>
                <w:rFonts w:cstheme="minorHAnsi"/>
                <w:color w:val="000000"/>
                <w:highlight w:val="green"/>
                <w:shd w:val="clear" w:color="auto" w:fill="FFFFFF"/>
              </w:rPr>
              <w:t>[70]</w:t>
            </w:r>
          </w:ins>
          <w:del w:id="235" w:author="Martin Novák" w:date="2023-03-20T17:48:00Z">
            <w:r w:rsidR="0053001E" w:rsidRPr="00C20D2C" w:rsidDel="00DE5A44">
              <w:rPr>
                <w:rFonts w:cstheme="minorHAnsi"/>
                <w:color w:val="000000"/>
                <w:highlight w:val="green"/>
                <w:shd w:val="clear" w:color="auto" w:fill="FFFFFF"/>
                <w:rPrChange w:id="236" w:author="Martin Novák" w:date="2023-03-22T19:29:00Z">
                  <w:rPr>
                    <w:rFonts w:cstheme="minorHAnsi"/>
                    <w:color w:val="000000"/>
                    <w:highlight w:val="darkCyan"/>
                    <w:shd w:val="clear" w:color="auto" w:fill="FFFFFF"/>
                  </w:rPr>
                </w:rPrChange>
              </w:rPr>
              <w:delText>[70]</w:delText>
            </w:r>
          </w:del>
        </w:sdtContent>
      </w:sdt>
      <w:r w:rsidRPr="00084E6B">
        <w:rPr>
          <w:rFonts w:cstheme="minorHAnsi"/>
          <w:highlight w:val="green"/>
          <w:shd w:val="clear" w:color="auto" w:fill="FFFFFF"/>
          <w:rPrChange w:id="237" w:author="Martin Novák" w:date="2023-03-22T19:10:00Z">
            <w:rPr>
              <w:rFonts w:cstheme="minorHAnsi"/>
              <w:shd w:val="clear" w:color="auto" w:fill="FFFFFF"/>
            </w:rPr>
          </w:rPrChange>
        </w:rPr>
        <w:t>). T</w:t>
      </w:r>
      <w:r w:rsidRPr="00084E6B">
        <w:rPr>
          <w:rFonts w:cstheme="minorHAnsi"/>
          <w:highlight w:val="green"/>
          <w:shd w:val="clear" w:color="auto" w:fill="FFFFFF"/>
          <w:rPrChange w:id="238" w:author="Martin Novák" w:date="2023-03-22T19:10:00Z">
            <w:rPr>
              <w:rFonts w:cstheme="minorHAnsi"/>
              <w:color w:val="FF0000"/>
              <w:shd w:val="clear" w:color="auto" w:fill="FFFFFF"/>
            </w:rPr>
          </w:rPrChange>
        </w:rPr>
        <w:t xml:space="preserve">ento </w:t>
      </w:r>
      <w:proofErr w:type="spellStart"/>
      <w:r w:rsidRPr="00084E6B">
        <w:rPr>
          <w:rFonts w:cstheme="minorHAnsi"/>
          <w:highlight w:val="green"/>
          <w:shd w:val="clear" w:color="auto" w:fill="FFFFFF"/>
          <w:rPrChange w:id="239" w:author="Martin Novák" w:date="2023-03-22T19:10:00Z">
            <w:rPr>
              <w:rFonts w:cstheme="minorHAnsi"/>
              <w:color w:val="FF0000"/>
              <w:shd w:val="clear" w:color="auto" w:fill="FFFFFF"/>
            </w:rPr>
          </w:rPrChange>
        </w:rPr>
        <w:t>subžánr</w:t>
      </w:r>
      <w:proofErr w:type="spellEnd"/>
      <w:r w:rsidRPr="00084E6B">
        <w:rPr>
          <w:rFonts w:cstheme="minorHAnsi"/>
          <w:highlight w:val="green"/>
          <w:shd w:val="clear" w:color="auto" w:fill="FFFFFF"/>
          <w:rPrChange w:id="240" w:author="Martin Novák" w:date="2023-03-22T19:10:00Z">
            <w:rPr>
              <w:rFonts w:cstheme="minorHAnsi"/>
              <w:color w:val="FF0000"/>
              <w:shd w:val="clear" w:color="auto" w:fill="FFFFFF"/>
            </w:rPr>
          </w:rPrChange>
        </w:rPr>
        <w:t xml:space="preserve"> je často řazen mezi strategie.</w:t>
      </w:r>
      <w:r w:rsidRPr="00084E6B">
        <w:rPr>
          <w:rFonts w:cstheme="minorHAnsi"/>
          <w:highlight w:val="green"/>
          <w:shd w:val="clear" w:color="auto" w:fill="FFFFFF"/>
          <w:rPrChange w:id="241" w:author="Martin Novák" w:date="2023-03-22T19:10:00Z">
            <w:rPr>
              <w:rFonts w:cstheme="minorHAnsi"/>
              <w:shd w:val="clear" w:color="auto" w:fill="FFFFFF"/>
            </w:rPr>
          </w:rPrChange>
        </w:rPr>
        <w:t xml:space="preserve"> </w:t>
      </w:r>
      <w:sdt>
        <w:sdtPr>
          <w:rPr>
            <w:rFonts w:cstheme="minorHAnsi"/>
            <w:color w:val="000000"/>
            <w:highlight w:val="green"/>
            <w:shd w:val="clear" w:color="auto" w:fill="FFFFFF"/>
            <w:rPrChange w:id="242" w:author="Martin Novák" w:date="2023-03-22T19:29:00Z">
              <w:rPr>
                <w:rFonts w:cstheme="minorHAnsi"/>
                <w:color w:val="000000"/>
                <w:shd w:val="clear" w:color="auto" w:fill="FFFFFF"/>
              </w:rPr>
            </w:rPrChange>
          </w:rPr>
          <w:tag w:val="MENDELEY_CITATION_v3_eyJjaXRhdGlvbklEIjoiTUVOREVMRVlfQ0lUQVRJT05fZWRiOWQ1Y2YtMjFkNy00MDllLWFkZjgtNzM2MjZjOGM4MGMwIiwicHJvcGVydGllcyI6eyJub3RlSW5kZXgiOjB9LCJpc0VkaXRlZCI6ZmFsc2UsIm1hbnVhbE92ZXJyaWRlIjp7ImNpdGVwcm9jVGV4dCI6Ils1MywgNzHigJM3N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
          <w:id w:val="1361711275"/>
          <w:placeholder>
            <w:docPart w:val="DefaultPlaceholder_-1854013440"/>
          </w:placeholder>
        </w:sdtPr>
        <w:sdtEndPr>
          <w:rPr>
            <w:rFonts w:cstheme="minorBidi"/>
            <w:shd w:val="clear" w:color="auto" w:fill="auto"/>
            <w:rPrChange w:id="243" w:author="Martin Novák" w:date="2023-03-22T19:29:00Z">
              <w:rPr/>
            </w:rPrChange>
          </w:rPr>
        </w:sdtEndPr>
        <w:sdtContent>
          <w:ins w:id="244" w:author="Martin Novák" w:date="2023-03-22T19:29:00Z">
            <w:r w:rsidR="00C20D2C" w:rsidRPr="00926265">
              <w:rPr>
                <w:color w:val="000000"/>
                <w:highlight w:val="green"/>
              </w:rPr>
              <w:t>[53, 71–74]</w:t>
            </w:r>
          </w:ins>
          <w:del w:id="245" w:author="Martin Novák" w:date="2023-03-20T17:48:00Z">
            <w:r w:rsidR="0053001E" w:rsidRPr="00C20D2C" w:rsidDel="00DE5A44">
              <w:rPr>
                <w:color w:val="000000"/>
                <w:highlight w:val="green"/>
                <w:rPrChange w:id="246" w:author="Martin Novák" w:date="2023-03-22T19:29:00Z">
                  <w:rPr>
                    <w:color w:val="000000"/>
                  </w:rPr>
                </w:rPrChange>
              </w:rPr>
              <w:delText>[53, 71–74]</w:delText>
            </w:r>
          </w:del>
        </w:sdtContent>
      </w:sdt>
      <w:sdt>
        <w:sdtPr>
          <w:rPr>
            <w:color w:val="000000"/>
            <w:highlight w:val="green"/>
            <w:rPrChange w:id="247" w:author="Martin Novák" w:date="2023-03-22T19:29:00Z">
              <w:rPr>
                <w:color w:val="000000"/>
              </w:rPr>
            </w:rPrChange>
          </w:rPr>
          <w:tag w:val="MENDELEY_CITATION_v3_eyJjaXRhdGlvbklEIjoiTUVOREVMRVlfQ0lUQVRJT05fZWU2YThmYTItMzc5Zi00MmY0LWE4MGMtNGY0YmM4NmYwOWYzIiwicHJvcGVydGllcyI6eyJub3RlSW5kZXgiOjB9LCJpc0VkaXRlZCI6ZmFsc2UsIm1hbnVhbE92ZXJyaWRlIjp7ImNpdGVwcm9jVGV4dCI6Ils3N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
          <w:id w:val="2022513546"/>
          <w:placeholder>
            <w:docPart w:val="DefaultPlaceholder_-1854013440"/>
          </w:placeholder>
        </w:sdtPr>
        <w:sdtContent>
          <w:ins w:id="248" w:author="Martin Novák" w:date="2023-03-22T19:29:00Z">
            <w:r w:rsidR="00C20D2C" w:rsidRPr="00926265">
              <w:rPr>
                <w:color w:val="000000"/>
                <w:highlight w:val="green"/>
              </w:rPr>
              <w:t>[75]</w:t>
            </w:r>
          </w:ins>
          <w:del w:id="249" w:author="Martin Novák" w:date="2023-03-20T17:48:00Z">
            <w:r w:rsidR="0053001E" w:rsidRPr="00C20D2C" w:rsidDel="00DE5A44">
              <w:rPr>
                <w:color w:val="000000"/>
                <w:highlight w:val="green"/>
                <w:rPrChange w:id="250" w:author="Martin Novák" w:date="2023-03-22T19:29:00Z">
                  <w:rPr>
                    <w:color w:val="000000"/>
                  </w:rPr>
                </w:rPrChange>
              </w:rPr>
              <w:delText>[75]</w:delText>
            </w:r>
          </w:del>
        </w:sdtContent>
      </w:sdt>
      <w:r w:rsidRPr="00084E6B">
        <w:rPr>
          <w:rFonts w:cstheme="minorHAnsi"/>
          <w:highlight w:val="green"/>
          <w:shd w:val="clear" w:color="auto" w:fill="FFFFFF"/>
          <w:rPrChange w:id="251" w:author="Martin Novák" w:date="2023-03-22T19:10:00Z">
            <w:rPr>
              <w:rFonts w:cstheme="minorHAnsi"/>
              <w:shd w:val="clear" w:color="auto" w:fill="FFFFFF"/>
            </w:rPr>
          </w:rPrChange>
        </w:rPr>
        <w:t xml:space="preserve"> </w:t>
      </w:r>
      <w:r w:rsidRPr="00084E6B">
        <w:rPr>
          <w:rFonts w:cstheme="minorHAnsi"/>
          <w:highlight w:val="green"/>
          <w:shd w:val="clear" w:color="auto" w:fill="FFFFFF"/>
          <w:rPrChange w:id="252" w:author="Martin Novák" w:date="2023-03-22T19:10:00Z">
            <w:rPr>
              <w:rFonts w:cstheme="minorHAnsi"/>
              <w:color w:val="FF0000"/>
              <w:shd w:val="clear" w:color="auto" w:fill="FFFFFF"/>
            </w:rPr>
          </w:rPrChange>
        </w:rPr>
        <w:t xml:space="preserve">Především na mobilních zařízeních je možné se setkat s TRPG, </w:t>
      </w:r>
      <w:r w:rsidRPr="00084E6B">
        <w:rPr>
          <w:rFonts w:cstheme="minorHAnsi"/>
          <w:highlight w:val="green"/>
          <w:shd w:val="clear" w:color="auto" w:fill="FFFFFF"/>
          <w:rPrChange w:id="253" w:author="Martin Novák" w:date="2023-03-22T19:10:00Z">
            <w:rPr>
              <w:rFonts w:cstheme="minorHAnsi"/>
              <w:shd w:val="clear" w:color="auto" w:fill="FFFFFF"/>
            </w:rPr>
          </w:rPrChange>
        </w:rPr>
        <w:t>kde hráč sbírá postavy s různými schopnostmi, které vylepšuje a následně v </w:t>
      </w:r>
      <w:r w:rsidR="001960E6" w:rsidRPr="00084E6B">
        <w:rPr>
          <w:rFonts w:cstheme="minorHAnsi"/>
          <w:highlight w:val="green"/>
          <w:shd w:val="clear" w:color="auto" w:fill="FFFFFF"/>
          <w:rPrChange w:id="254" w:author="Martin Novák" w:date="2023-03-22T19:10:00Z">
            <w:rPr>
              <w:rFonts w:cstheme="minorHAnsi"/>
              <w:shd w:val="clear" w:color="auto" w:fill="FFFFFF"/>
            </w:rPr>
          </w:rPrChange>
        </w:rPr>
        <w:t>pěti</w:t>
      </w:r>
      <w:r w:rsidRPr="00084E6B">
        <w:rPr>
          <w:rFonts w:cstheme="minorHAnsi"/>
          <w:highlight w:val="green"/>
          <w:shd w:val="clear" w:color="auto" w:fill="FFFFFF"/>
          <w:rPrChange w:id="255" w:author="Martin Novák" w:date="2023-03-22T19:10:00Z">
            <w:rPr>
              <w:rFonts w:cstheme="minorHAnsi"/>
              <w:shd w:val="clear" w:color="auto" w:fill="FFFFFF"/>
            </w:rPr>
          </w:rPrChange>
        </w:rPr>
        <w:t xml:space="preserve">členných týmech </w:t>
      </w:r>
      <w:r w:rsidRPr="00084E6B">
        <w:rPr>
          <w:rFonts w:cstheme="minorHAnsi"/>
          <w:highlight w:val="green"/>
          <w:shd w:val="clear" w:color="auto" w:fill="FFFFFF"/>
          <w:rPrChange w:id="256" w:author="Martin Novák" w:date="2023-03-22T19:10:00Z">
            <w:rPr>
              <w:rFonts w:cstheme="minorHAnsi"/>
              <w:shd w:val="clear" w:color="auto" w:fill="FFFFFF"/>
            </w:rPr>
          </w:rPrChange>
        </w:rPr>
        <w:lastRenderedPageBreak/>
        <w:t xml:space="preserve">bojuje proti jiným týmům, kde jich je v kampani v rámci jedné úrovně více za sebou (např. </w:t>
      </w:r>
      <w:r w:rsidRPr="00084E6B">
        <w:rPr>
          <w:rFonts w:cstheme="minorHAnsi"/>
          <w:highlight w:val="green"/>
          <w:shd w:val="clear" w:color="auto" w:fill="FFFFFF"/>
          <w:rPrChange w:id="257" w:author="Martin Novák" w:date="2023-03-22T19:10:00Z">
            <w:rPr>
              <w:rFonts w:cstheme="minorHAnsi"/>
              <w:highlight w:val="darkCyan"/>
              <w:shd w:val="clear" w:color="auto" w:fill="FFFFFF"/>
            </w:rPr>
          </w:rPrChange>
        </w:rPr>
        <w:t xml:space="preserve">Star </w:t>
      </w:r>
      <w:proofErr w:type="spellStart"/>
      <w:r w:rsidRPr="00084E6B">
        <w:rPr>
          <w:rFonts w:cstheme="minorHAnsi"/>
          <w:highlight w:val="green"/>
          <w:shd w:val="clear" w:color="auto" w:fill="FFFFFF"/>
          <w:rPrChange w:id="258" w:author="Martin Novák" w:date="2023-03-22T19:10:00Z">
            <w:rPr>
              <w:rFonts w:cstheme="minorHAnsi"/>
              <w:highlight w:val="darkCyan"/>
              <w:shd w:val="clear" w:color="auto" w:fill="FFFFFF"/>
            </w:rPr>
          </w:rPrChange>
        </w:rPr>
        <w:t>Wars</w:t>
      </w:r>
      <w:proofErr w:type="spellEnd"/>
      <w:r w:rsidRPr="00084E6B">
        <w:rPr>
          <w:rFonts w:cstheme="minorHAnsi"/>
          <w:highlight w:val="green"/>
          <w:shd w:val="clear" w:color="auto" w:fill="FFFFFF"/>
          <w:rPrChange w:id="259" w:author="Martin Novák" w:date="2023-03-22T19:10:00Z">
            <w:rPr>
              <w:rFonts w:cstheme="minorHAnsi"/>
              <w:highlight w:val="darkCyan"/>
              <w:shd w:val="clear" w:color="auto" w:fill="FFFFFF"/>
            </w:rPr>
          </w:rPrChange>
        </w:rPr>
        <w:t xml:space="preserve">: </w:t>
      </w:r>
      <w:r w:rsidRPr="00084E6B">
        <w:rPr>
          <w:rFonts w:cstheme="minorHAnsi"/>
          <w:highlight w:val="green"/>
          <w:shd w:val="clear" w:color="auto" w:fill="FFFFFF"/>
          <w:lang w:val="en-US"/>
          <w:rPrChange w:id="260" w:author="Martin Novák" w:date="2023-03-22T19:10:00Z">
            <w:rPr>
              <w:rFonts w:cstheme="minorHAnsi"/>
              <w:highlight w:val="darkCyan"/>
              <w:shd w:val="clear" w:color="auto" w:fill="FFFFFF"/>
              <w:lang w:val="en-US"/>
            </w:rPr>
          </w:rPrChange>
        </w:rPr>
        <w:t>Galaxy of Heroes</w:t>
      </w:r>
      <w:sdt>
        <w:sdtPr>
          <w:rPr>
            <w:rFonts w:cstheme="minorHAnsi"/>
            <w:color w:val="000000"/>
            <w:highlight w:val="green"/>
            <w:shd w:val="clear" w:color="auto" w:fill="FFFFFF"/>
            <w:lang w:val="en-US"/>
            <w:rPrChange w:id="261" w:author="Martin Novák" w:date="2023-03-22T19:29:00Z">
              <w:rPr>
                <w:rFonts w:cstheme="minorHAnsi"/>
                <w:color w:val="000000"/>
                <w:highlight w:val="darkCyan"/>
                <w:shd w:val="clear" w:color="auto" w:fill="FFFFFF"/>
                <w:lang w:val="en-US"/>
              </w:rPr>
            </w:rPrChange>
          </w:rPr>
          <w:tag w:val="MENDELEY_CITATION_v3_eyJjaXRhdGlvbklEIjoiTUVOREVMRVlfQ0lUQVRJT05fNjc5ZmM0MjEtZmRhYi00ZDI3LTgwNDMtYmQ1Y2E5ZTNmOThjIiwicHJvcGVydGllcyI6eyJub3RlSW5kZXgiOjB9LCJpc0VkaXRlZCI6ZmFsc2UsIm1hbnVhbE92ZXJyaWRlIjp7ImlzTWFudWFsbHlPdmVycmlkZGVuIjpmYWxzZSwiY2l0ZXByb2NUZXh0IjoiWzc2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DefaultPlaceholder_-1854013440"/>
          </w:placeholder>
        </w:sdtPr>
        <w:sdtContent>
          <w:ins w:id="262" w:author="Martin Novák" w:date="2023-03-22T19:29:00Z">
            <w:r w:rsidR="00C20D2C" w:rsidRPr="00926265">
              <w:rPr>
                <w:rFonts w:cstheme="minorHAnsi"/>
                <w:color w:val="000000"/>
                <w:highlight w:val="green"/>
                <w:shd w:val="clear" w:color="auto" w:fill="FFFFFF"/>
                <w:lang w:val="en-US"/>
              </w:rPr>
              <w:t>[76]</w:t>
            </w:r>
          </w:ins>
          <w:del w:id="263" w:author="Martin Novák" w:date="2023-03-20T17:48:00Z">
            <w:r w:rsidR="0053001E" w:rsidRPr="00C20D2C" w:rsidDel="00DE5A44">
              <w:rPr>
                <w:rFonts w:cstheme="minorHAnsi"/>
                <w:color w:val="000000"/>
                <w:highlight w:val="green"/>
                <w:shd w:val="clear" w:color="auto" w:fill="FFFFFF"/>
                <w:lang w:val="en-US"/>
                <w:rPrChange w:id="264" w:author="Martin Novák" w:date="2023-03-22T19:29:00Z">
                  <w:rPr>
                    <w:rFonts w:cstheme="minorHAnsi"/>
                    <w:color w:val="000000"/>
                    <w:highlight w:val="darkCyan"/>
                    <w:shd w:val="clear" w:color="auto" w:fill="FFFFFF"/>
                    <w:lang w:val="en-US"/>
                  </w:rPr>
                </w:rPrChange>
              </w:rPr>
              <w:delText>[76]</w:delText>
            </w:r>
          </w:del>
        </w:sdtContent>
      </w:sdt>
      <w:r w:rsidRPr="00084E6B">
        <w:rPr>
          <w:rFonts w:cstheme="minorHAnsi"/>
          <w:highlight w:val="green"/>
          <w:shd w:val="clear" w:color="auto" w:fill="FFFFFF"/>
          <w:rPrChange w:id="265" w:author="Martin Novák" w:date="2023-03-22T19:10:00Z">
            <w:rPr>
              <w:rFonts w:cstheme="minorHAnsi"/>
              <w:shd w:val="clear" w:color="auto" w:fill="FFFFFF"/>
            </w:rPr>
          </w:rPrChange>
        </w:rPr>
        <w:t>).</w:t>
      </w:r>
    </w:p>
    <w:p w14:paraId="006EBA52" w14:textId="77777777" w:rsidR="00F67031" w:rsidRPr="00E952E8" w:rsidRDefault="00F67031" w:rsidP="00B15661">
      <w:pPr>
        <w:ind w:left="708" w:firstLine="708"/>
        <w:rPr>
          <w:rFonts w:cstheme="minorHAnsi"/>
          <w:color w:val="000000"/>
          <w:sz w:val="20"/>
          <w:szCs w:val="20"/>
          <w:highlight w:val="green"/>
          <w:shd w:val="clear" w:color="auto" w:fill="FFFFFF"/>
          <w:rPrChange w:id="266" w:author="Martin Novák" w:date="2023-03-22T19:12:00Z">
            <w:rPr>
              <w:rFonts w:cstheme="minorHAnsi"/>
              <w:color w:val="000000"/>
              <w:sz w:val="20"/>
              <w:szCs w:val="20"/>
              <w:shd w:val="clear" w:color="auto" w:fill="FFFFFF"/>
            </w:rPr>
          </w:rPrChange>
        </w:rPr>
      </w:pPr>
      <w:bookmarkStart w:id="267" w:name="_Toc129100419"/>
      <w:bookmarkStart w:id="268" w:name="_Hlk76031907"/>
      <w:bookmarkEnd w:id="230"/>
      <w:r w:rsidRPr="00E952E8">
        <w:rPr>
          <w:rStyle w:val="Nadpis2Char"/>
          <w:rFonts w:asciiTheme="minorHAnsi" w:hAnsiTheme="minorHAnsi" w:cstheme="minorHAnsi"/>
          <w:highlight w:val="green"/>
          <w:rPrChange w:id="269" w:author="Martin Novák" w:date="2023-03-22T19:12:00Z">
            <w:rPr>
              <w:rStyle w:val="Nadpis2Char"/>
              <w:rFonts w:asciiTheme="minorHAnsi" w:hAnsiTheme="minorHAnsi" w:cstheme="minorHAnsi"/>
            </w:rPr>
          </w:rPrChange>
        </w:rPr>
        <w:t>4.2 akční</w:t>
      </w:r>
      <w:bookmarkEnd w:id="267"/>
      <w:r w:rsidRPr="00E952E8">
        <w:rPr>
          <w:rFonts w:cstheme="minorHAnsi"/>
          <w:color w:val="000000"/>
          <w:sz w:val="20"/>
          <w:szCs w:val="20"/>
          <w:highlight w:val="green"/>
          <w:shd w:val="clear" w:color="auto" w:fill="FFFFFF"/>
          <w:rPrChange w:id="270" w:author="Martin Novák" w:date="2023-03-22T19:12:00Z">
            <w:rPr>
              <w:rFonts w:cstheme="minorHAnsi"/>
              <w:color w:val="000000"/>
              <w:sz w:val="20"/>
              <w:szCs w:val="20"/>
              <w:shd w:val="clear" w:color="auto" w:fill="FFFFFF"/>
            </w:rPr>
          </w:rPrChange>
        </w:rPr>
        <w:t xml:space="preserve"> </w:t>
      </w:r>
    </w:p>
    <w:bookmarkEnd w:id="268"/>
    <w:p w14:paraId="32EE847A" w14:textId="3D809563" w:rsidR="00F67031" w:rsidRPr="005B25CD" w:rsidDel="00E952E8" w:rsidRDefault="00F67031" w:rsidP="00A63D9B">
      <w:pPr>
        <w:ind w:left="1416" w:firstLine="708"/>
        <w:jc w:val="both"/>
        <w:rPr>
          <w:del w:id="271" w:author="Martin Novák" w:date="2023-03-22T19:12:00Z"/>
          <w:rFonts w:cstheme="minorHAnsi"/>
          <w:shd w:val="clear" w:color="auto" w:fill="FFFFFF"/>
        </w:rPr>
      </w:pPr>
      <w:r w:rsidRPr="00E952E8">
        <w:rPr>
          <w:rFonts w:cstheme="minorHAnsi"/>
          <w:color w:val="000000"/>
          <w:highlight w:val="green"/>
          <w:shd w:val="clear" w:color="auto" w:fill="FFFFFF"/>
          <w:rPrChange w:id="272" w:author="Martin Novák" w:date="2023-03-22T19:12:00Z">
            <w:rPr>
              <w:rFonts w:cstheme="minorHAnsi"/>
              <w:color w:val="000000"/>
              <w:shd w:val="clear" w:color="auto" w:fill="FFFFFF"/>
            </w:rPr>
          </w:rPrChange>
        </w:rPr>
        <w:t xml:space="preserve">Akční hry je souhrnné označení bojových her, stříleček, </w:t>
      </w:r>
      <w:proofErr w:type="spellStart"/>
      <w:r w:rsidRPr="00E952E8">
        <w:rPr>
          <w:rFonts w:cstheme="minorHAnsi"/>
          <w:color w:val="000000"/>
          <w:highlight w:val="green"/>
          <w:shd w:val="clear" w:color="auto" w:fill="FFFFFF"/>
          <w:rPrChange w:id="273" w:author="Martin Novák" w:date="2023-03-22T19:12:00Z">
            <w:rPr>
              <w:rFonts w:cstheme="minorHAnsi"/>
              <w:color w:val="000000"/>
              <w:shd w:val="clear" w:color="auto" w:fill="FFFFFF"/>
            </w:rPr>
          </w:rPrChange>
        </w:rPr>
        <w:t>plošinovek</w:t>
      </w:r>
      <w:proofErr w:type="spellEnd"/>
      <w:r w:rsidRPr="00E952E8">
        <w:rPr>
          <w:rFonts w:cstheme="minorHAnsi"/>
          <w:color w:val="000000"/>
          <w:highlight w:val="green"/>
          <w:shd w:val="clear" w:color="auto" w:fill="FFFFFF"/>
          <w:rPrChange w:id="274" w:author="Martin Novák" w:date="2023-03-22T19:12:00Z">
            <w:rPr>
              <w:rFonts w:cstheme="minorHAnsi"/>
              <w:color w:val="000000"/>
              <w:shd w:val="clear" w:color="auto" w:fill="FFFFFF"/>
            </w:rPr>
          </w:rPrChange>
        </w:rPr>
        <w:t xml:space="preserve"> a ostatních her s rychlým tempem, které nemají vlastní žánr. </w:t>
      </w:r>
      <w:sdt>
        <w:sdtPr>
          <w:rPr>
            <w:rFonts w:cstheme="minorHAnsi"/>
            <w:color w:val="000000"/>
            <w:highlight w:val="green"/>
            <w:shd w:val="clear" w:color="auto" w:fill="FFFFFF"/>
            <w:rPrChange w:id="275" w:author="Martin Novák" w:date="2023-03-22T19:29:00Z">
              <w:rPr>
                <w:rFonts w:cstheme="minorHAnsi"/>
                <w:color w:val="000000"/>
                <w:shd w:val="clear" w:color="auto" w:fill="FFFFFF"/>
              </w:rPr>
            </w:rPrChange>
          </w:rPr>
          <w:tag w:val="MENDELEY_CITATION_v3_eyJjaXRhdGlvbklEIjoiTUVOREVMRVlfQ0lUQVRJT05fYTExZTlkOTQtMDA2OC00ZDQ4LTk3OGUtM2JlOGFmYjVkNmZhIiwicHJvcGVydGllcyI6eyJub3RlSW5kZXgiOjB9LCJpc0VkaXRlZCI6ZmFsc2UsIm1hbnVhbE92ZXJyaWRlIjp7ImNpdGVwcm9jVGV4dCI6Ils3N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
          <w:id w:val="721402613"/>
          <w:placeholder>
            <w:docPart w:val="DefaultPlaceholder_-1854013440"/>
          </w:placeholder>
        </w:sdtPr>
        <w:sdtEndPr>
          <w:rPr>
            <w:rFonts w:cstheme="minorBidi"/>
            <w:shd w:val="clear" w:color="auto" w:fill="auto"/>
            <w:rPrChange w:id="276" w:author="Martin Novák" w:date="2023-03-22T19:29:00Z">
              <w:rPr/>
            </w:rPrChange>
          </w:rPr>
        </w:sdtEndPr>
        <w:sdtContent>
          <w:ins w:id="277" w:author="Martin Novák" w:date="2023-03-22T19:29:00Z">
            <w:r w:rsidR="00C20D2C" w:rsidRPr="00926265">
              <w:rPr>
                <w:color w:val="000000"/>
                <w:highlight w:val="green"/>
              </w:rPr>
              <w:t>[77]</w:t>
            </w:r>
          </w:ins>
          <w:del w:id="278" w:author="Martin Novák" w:date="2023-03-20T17:48:00Z">
            <w:r w:rsidR="0053001E" w:rsidRPr="00C20D2C" w:rsidDel="00DE5A44">
              <w:rPr>
                <w:color w:val="000000"/>
                <w:highlight w:val="green"/>
                <w:rPrChange w:id="279" w:author="Martin Novák" w:date="2023-03-22T19:29:00Z">
                  <w:rPr>
                    <w:color w:val="000000"/>
                  </w:rPr>
                </w:rPrChange>
              </w:rPr>
              <w:delText>[77]</w:delText>
            </w:r>
          </w:del>
        </w:sdtContent>
      </w:sdt>
      <w:r w:rsidRPr="00E952E8">
        <w:rPr>
          <w:rFonts w:cstheme="minorHAnsi"/>
          <w:color w:val="000000"/>
          <w:highlight w:val="green"/>
          <w:shd w:val="clear" w:color="auto" w:fill="FFFFFF"/>
          <w:rPrChange w:id="280" w:author="Martin Novák" w:date="2023-03-22T19:12:00Z">
            <w:rPr>
              <w:rFonts w:cstheme="minorHAnsi"/>
              <w:color w:val="000000"/>
              <w:shd w:val="clear" w:color="auto" w:fill="FFFFFF"/>
            </w:rPr>
          </w:rPrChange>
        </w:rPr>
        <w:t xml:space="preserve"> V bojových hrách si </w:t>
      </w:r>
      <w:r w:rsidR="00340F7B" w:rsidRPr="00E952E8">
        <w:rPr>
          <w:rFonts w:cstheme="minorHAnsi"/>
          <w:color w:val="000000"/>
          <w:highlight w:val="green"/>
          <w:shd w:val="clear" w:color="auto" w:fill="FFFFFF"/>
          <w:rPrChange w:id="281" w:author="Martin Novák" w:date="2023-03-22T19:12:00Z">
            <w:rPr>
              <w:rFonts w:cstheme="minorHAnsi"/>
              <w:color w:val="000000"/>
              <w:shd w:val="clear" w:color="auto" w:fill="FFFFFF"/>
            </w:rPr>
          </w:rPrChange>
        </w:rPr>
        <w:t>hráč typicky volí</w:t>
      </w:r>
      <w:r w:rsidRPr="00E952E8">
        <w:rPr>
          <w:rFonts w:cstheme="minorHAnsi"/>
          <w:color w:val="000000"/>
          <w:highlight w:val="green"/>
          <w:shd w:val="clear" w:color="auto" w:fill="FFFFFF"/>
          <w:rPrChange w:id="282" w:author="Martin Novák" w:date="2023-03-22T19:12:00Z">
            <w:rPr>
              <w:rFonts w:cstheme="minorHAnsi"/>
              <w:color w:val="000000"/>
              <w:shd w:val="clear" w:color="auto" w:fill="FFFFFF"/>
            </w:rPr>
          </w:rPrChange>
        </w:rPr>
        <w:t xml:space="preserve"> postavu ze seznamu a následně s ní bojujete proti soupeři (např. </w:t>
      </w:r>
      <w:r w:rsidRPr="00E952E8">
        <w:rPr>
          <w:rFonts w:cstheme="minorHAnsi"/>
          <w:color w:val="000000"/>
          <w:highlight w:val="green"/>
          <w:shd w:val="clear" w:color="auto" w:fill="FFFFFF"/>
          <w:lang w:val="en-US"/>
          <w:rPrChange w:id="283" w:author="Martin Novák" w:date="2023-03-22T19:12:00Z">
            <w:rPr>
              <w:rFonts w:cstheme="minorHAnsi"/>
              <w:color w:val="000000"/>
              <w:highlight w:val="darkCyan"/>
              <w:shd w:val="clear" w:color="auto" w:fill="FFFFFF"/>
              <w:lang w:val="en-US"/>
            </w:rPr>
          </w:rPrChange>
        </w:rPr>
        <w:t>Mortal Kombat</w:t>
      </w:r>
      <w:sdt>
        <w:sdtPr>
          <w:rPr>
            <w:rFonts w:cstheme="minorHAnsi"/>
            <w:color w:val="000000"/>
            <w:highlight w:val="green"/>
            <w:shd w:val="clear" w:color="auto" w:fill="FFFFFF"/>
            <w:lang w:val="en-US"/>
            <w:rPrChange w:id="284" w:author="Martin Novák" w:date="2023-03-22T19:29:00Z">
              <w:rPr>
                <w:rFonts w:cstheme="minorHAnsi"/>
                <w:color w:val="000000"/>
                <w:highlight w:val="darkCyan"/>
                <w:shd w:val="clear" w:color="auto" w:fill="FFFFFF"/>
                <w:lang w:val="en-US"/>
              </w:rPr>
            </w:rPrChange>
          </w:rPr>
          <w:tag w:val="MENDELEY_CITATION_v3_eyJjaXRhdGlvbklEIjoiTUVOREVMRVlfQ0lUQVRJT05fOGM3OTYxMzktNTQ3YS00YTQxLTg1ODQtNWM1YmI5NzM5OGQwIiwicHJvcGVydGllcyI6eyJub3RlSW5kZXgiOjB9LCJpc0VkaXRlZCI6ZmFsc2UsIm1hbnVhbE92ZXJyaWRlIjp7ImlzTWFudWFsbHlPdmVycmlkZGVuIjpmYWxzZSwiY2l0ZXByb2NUZXh0IjoiWzc4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DefaultPlaceholder_-1854013440"/>
          </w:placeholder>
        </w:sdtPr>
        <w:sdtContent>
          <w:ins w:id="285" w:author="Martin Novák" w:date="2023-03-22T19:29:00Z">
            <w:r w:rsidR="00C20D2C" w:rsidRPr="00926265">
              <w:rPr>
                <w:rFonts w:cstheme="minorHAnsi"/>
                <w:color w:val="000000"/>
                <w:highlight w:val="green"/>
                <w:shd w:val="clear" w:color="auto" w:fill="FFFFFF"/>
                <w:lang w:val="en-US"/>
              </w:rPr>
              <w:t>[78]</w:t>
            </w:r>
          </w:ins>
          <w:del w:id="286" w:author="Martin Novák" w:date="2023-03-20T17:48:00Z">
            <w:r w:rsidR="0053001E" w:rsidRPr="00C20D2C" w:rsidDel="00DE5A44">
              <w:rPr>
                <w:rFonts w:cstheme="minorHAnsi"/>
                <w:color w:val="000000"/>
                <w:highlight w:val="green"/>
                <w:shd w:val="clear" w:color="auto" w:fill="FFFFFF"/>
                <w:lang w:val="en-US"/>
                <w:rPrChange w:id="287" w:author="Martin Novák" w:date="2023-03-22T19:29:00Z">
                  <w:rPr>
                    <w:rFonts w:cstheme="minorHAnsi"/>
                    <w:color w:val="000000"/>
                    <w:highlight w:val="darkCyan"/>
                    <w:shd w:val="clear" w:color="auto" w:fill="FFFFFF"/>
                    <w:lang w:val="en-US"/>
                  </w:rPr>
                </w:rPrChange>
              </w:rPr>
              <w:delText>[78]</w:delText>
            </w:r>
          </w:del>
        </w:sdtContent>
      </w:sdt>
      <w:r w:rsidRPr="00E952E8">
        <w:rPr>
          <w:rFonts w:cstheme="minorHAnsi"/>
          <w:color w:val="000000"/>
          <w:highlight w:val="green"/>
          <w:shd w:val="clear" w:color="auto" w:fill="FFFFFF"/>
          <w:rPrChange w:id="288" w:author="Martin Novák" w:date="2023-03-22T19:12:00Z">
            <w:rPr>
              <w:rFonts w:cstheme="minorHAnsi"/>
              <w:color w:val="000000"/>
              <w:shd w:val="clear" w:color="auto" w:fill="FFFFFF"/>
            </w:rPr>
          </w:rPrChange>
        </w:rPr>
        <w:t>). Ačkoliv se střílečky řadí mezi akční</w:t>
      </w:r>
      <w:r w:rsidR="00053E2D" w:rsidRPr="00E952E8">
        <w:rPr>
          <w:rFonts w:cstheme="minorHAnsi"/>
          <w:color w:val="000000"/>
          <w:highlight w:val="green"/>
          <w:shd w:val="clear" w:color="auto" w:fill="FFFFFF"/>
          <w:rPrChange w:id="289" w:author="Martin Novák" w:date="2023-03-22T19:12:00Z">
            <w:rPr>
              <w:rFonts w:cstheme="minorHAnsi"/>
              <w:color w:val="000000"/>
              <w:shd w:val="clear" w:color="auto" w:fill="FFFFFF"/>
            </w:rPr>
          </w:rPrChange>
        </w:rPr>
        <w:t xml:space="preserve"> hry</w:t>
      </w:r>
      <w:r w:rsidRPr="00E952E8">
        <w:rPr>
          <w:rFonts w:cstheme="minorHAnsi"/>
          <w:color w:val="000000"/>
          <w:highlight w:val="green"/>
          <w:shd w:val="clear" w:color="auto" w:fill="FFFFFF"/>
          <w:rPrChange w:id="290" w:author="Martin Novák" w:date="2023-03-22T19:12:00Z">
            <w:rPr>
              <w:rFonts w:cstheme="minorHAnsi"/>
              <w:color w:val="000000"/>
              <w:shd w:val="clear" w:color="auto" w:fill="FFFFFF"/>
            </w:rPr>
          </w:rPrChange>
        </w:rPr>
        <w:t>, většinou jsou</w:t>
      </w:r>
      <w:r w:rsidR="00B204A9" w:rsidRPr="00E952E8">
        <w:rPr>
          <w:rFonts w:cstheme="minorHAnsi"/>
          <w:color w:val="000000"/>
          <w:highlight w:val="green"/>
          <w:shd w:val="clear" w:color="auto" w:fill="FFFFFF"/>
          <w:rPrChange w:id="291" w:author="Martin Novák" w:date="2023-03-22T19:12:00Z">
            <w:rPr>
              <w:rFonts w:cstheme="minorHAnsi"/>
              <w:color w:val="000000"/>
              <w:shd w:val="clear" w:color="auto" w:fill="FFFFFF"/>
            </w:rPr>
          </w:rPrChange>
        </w:rPr>
        <w:t xml:space="preserve"> brány</w:t>
      </w:r>
      <w:r w:rsidRPr="00E952E8">
        <w:rPr>
          <w:rFonts w:cstheme="minorHAnsi"/>
          <w:color w:val="000000"/>
          <w:highlight w:val="green"/>
          <w:shd w:val="clear" w:color="auto" w:fill="FFFFFF"/>
          <w:rPrChange w:id="292" w:author="Martin Novák" w:date="2023-03-22T19:12:00Z">
            <w:rPr>
              <w:rFonts w:cstheme="minorHAnsi"/>
              <w:color w:val="000000"/>
              <w:shd w:val="clear" w:color="auto" w:fill="FFFFFF"/>
            </w:rPr>
          </w:rPrChange>
        </w:rPr>
        <w:t xml:space="preserve"> jako samostatný žánr. Střílečky dělíme podle umístění kamery na FPS (</w:t>
      </w:r>
      <w:r w:rsidRPr="00E952E8">
        <w:rPr>
          <w:rFonts w:cstheme="minorHAnsi"/>
          <w:color w:val="000000"/>
          <w:highlight w:val="green"/>
          <w:shd w:val="clear" w:color="auto" w:fill="FFFFFF"/>
          <w:lang w:val="en-US"/>
          <w:rPrChange w:id="293" w:author="Martin Novák" w:date="2023-03-22T19:12:00Z">
            <w:rPr>
              <w:rFonts w:cstheme="minorHAnsi"/>
              <w:color w:val="000000"/>
              <w:shd w:val="clear" w:color="auto" w:fill="FFFFFF"/>
              <w:lang w:val="en-US"/>
            </w:rPr>
          </w:rPrChange>
        </w:rPr>
        <w:t>First Person Shooter</w:t>
      </w:r>
      <w:r w:rsidRPr="00E952E8">
        <w:rPr>
          <w:rFonts w:cstheme="minorHAnsi"/>
          <w:color w:val="000000"/>
          <w:highlight w:val="green"/>
          <w:shd w:val="clear" w:color="auto" w:fill="FFFFFF"/>
          <w:rPrChange w:id="294" w:author="Martin Novák" w:date="2023-03-22T19:12:00Z">
            <w:rPr>
              <w:rFonts w:cstheme="minorHAnsi"/>
              <w:color w:val="000000"/>
              <w:shd w:val="clear" w:color="auto" w:fill="FFFFFF"/>
            </w:rPr>
          </w:rPrChange>
        </w:rPr>
        <w:t xml:space="preserve">), která je z pohledu postavy (např. </w:t>
      </w:r>
      <w:r w:rsidRPr="00E952E8">
        <w:rPr>
          <w:rFonts w:cstheme="minorHAnsi"/>
          <w:color w:val="000000"/>
          <w:highlight w:val="green"/>
          <w:shd w:val="clear" w:color="auto" w:fill="FFFFFF"/>
          <w:lang w:val="en-US"/>
          <w:rPrChange w:id="295" w:author="Martin Novák" w:date="2023-03-22T19:12:00Z">
            <w:rPr>
              <w:rFonts w:cstheme="minorHAnsi"/>
              <w:color w:val="000000"/>
              <w:highlight w:val="darkCyan"/>
              <w:shd w:val="clear" w:color="auto" w:fill="FFFFFF"/>
              <w:lang w:val="en-US"/>
            </w:rPr>
          </w:rPrChange>
        </w:rPr>
        <w:t>Doom</w:t>
      </w:r>
      <w:sdt>
        <w:sdtPr>
          <w:rPr>
            <w:rFonts w:cstheme="minorHAnsi"/>
            <w:color w:val="000000"/>
            <w:highlight w:val="green"/>
            <w:shd w:val="clear" w:color="auto" w:fill="FFFFFF"/>
            <w:lang w:val="en-US"/>
            <w:rPrChange w:id="296" w:author="Martin Novák" w:date="2023-03-22T19:29:00Z">
              <w:rPr>
                <w:rFonts w:cstheme="minorHAnsi"/>
                <w:color w:val="000000"/>
                <w:highlight w:val="darkCyan"/>
                <w:shd w:val="clear" w:color="auto" w:fill="FFFFFF"/>
                <w:lang w:val="en-US"/>
              </w:rPr>
            </w:rPrChange>
          </w:rPr>
          <w:tag w:val="MENDELEY_CITATION_v3_eyJjaXRhdGlvbklEIjoiTUVOREVMRVlfQ0lUQVRJT05fMjBiNTM2MGItM2RiMi00YWRiLTg4YTktNDU4M2Y1MGRhMGIyIiwicHJvcGVydGllcyI6eyJub3RlSW5kZXgiOjB9LCJpc0VkaXRlZCI6ZmFsc2UsIm1hbnVhbE92ZXJyaWRlIjp7ImlzTWFudWFsbHlPdmVycmlkZGVuIjpmYWxzZSwiY2l0ZXByb2NUZXh0IjoiWzc5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DefaultPlaceholder_-1854013440"/>
          </w:placeholder>
        </w:sdtPr>
        <w:sdtContent>
          <w:ins w:id="297" w:author="Martin Novák" w:date="2023-03-22T19:29:00Z">
            <w:r w:rsidR="00C20D2C" w:rsidRPr="00926265">
              <w:rPr>
                <w:rFonts w:cstheme="minorHAnsi"/>
                <w:color w:val="000000"/>
                <w:highlight w:val="green"/>
                <w:shd w:val="clear" w:color="auto" w:fill="FFFFFF"/>
                <w:lang w:val="en-US"/>
              </w:rPr>
              <w:t>[79]</w:t>
            </w:r>
          </w:ins>
          <w:del w:id="298" w:author="Martin Novák" w:date="2023-03-20T17:48:00Z">
            <w:r w:rsidR="0053001E" w:rsidRPr="00C20D2C" w:rsidDel="00DE5A44">
              <w:rPr>
                <w:rFonts w:cstheme="minorHAnsi"/>
                <w:color w:val="000000"/>
                <w:highlight w:val="green"/>
                <w:shd w:val="clear" w:color="auto" w:fill="FFFFFF"/>
                <w:lang w:val="en-US"/>
                <w:rPrChange w:id="299" w:author="Martin Novák" w:date="2023-03-22T19:29:00Z">
                  <w:rPr>
                    <w:rFonts w:cstheme="minorHAnsi"/>
                    <w:color w:val="000000"/>
                    <w:highlight w:val="darkCyan"/>
                    <w:shd w:val="clear" w:color="auto" w:fill="FFFFFF"/>
                    <w:lang w:val="en-US"/>
                  </w:rPr>
                </w:rPrChange>
              </w:rPr>
              <w:delText>[79]</w:delText>
            </w:r>
          </w:del>
        </w:sdtContent>
      </w:sdt>
      <w:r w:rsidRPr="00E952E8">
        <w:rPr>
          <w:rFonts w:cstheme="minorHAnsi"/>
          <w:color w:val="000000"/>
          <w:highlight w:val="green"/>
          <w:shd w:val="clear" w:color="auto" w:fill="FFFFFF"/>
          <w:rPrChange w:id="300" w:author="Martin Novák" w:date="2023-03-22T19:12:00Z">
            <w:rPr>
              <w:rFonts w:cstheme="minorHAnsi"/>
              <w:color w:val="000000"/>
              <w:shd w:val="clear" w:color="auto" w:fill="FFFFFF"/>
            </w:rPr>
          </w:rPrChange>
        </w:rPr>
        <w:t>) a TPS (</w:t>
      </w:r>
      <w:r w:rsidRPr="00E952E8">
        <w:rPr>
          <w:rFonts w:cstheme="minorHAnsi"/>
          <w:color w:val="000000"/>
          <w:highlight w:val="green"/>
          <w:shd w:val="clear" w:color="auto" w:fill="FFFFFF"/>
          <w:lang w:val="en-US"/>
          <w:rPrChange w:id="301" w:author="Martin Novák" w:date="2023-03-22T19:12:00Z">
            <w:rPr>
              <w:rFonts w:cstheme="minorHAnsi"/>
              <w:color w:val="000000"/>
              <w:shd w:val="clear" w:color="auto" w:fill="FFFFFF"/>
              <w:lang w:val="en-US"/>
            </w:rPr>
          </w:rPrChange>
        </w:rPr>
        <w:t>Third Person Shooter</w:t>
      </w:r>
      <w:r w:rsidRPr="00E952E8">
        <w:rPr>
          <w:rFonts w:cstheme="minorHAnsi"/>
          <w:color w:val="000000"/>
          <w:highlight w:val="green"/>
          <w:shd w:val="clear" w:color="auto" w:fill="FFFFFF"/>
          <w:rPrChange w:id="302" w:author="Martin Novák" w:date="2023-03-22T19:12:00Z">
            <w:rPr>
              <w:rFonts w:cstheme="minorHAnsi"/>
              <w:color w:val="000000"/>
              <w:shd w:val="clear" w:color="auto" w:fill="FFFFFF"/>
            </w:rPr>
          </w:rPrChange>
        </w:rPr>
        <w:t xml:space="preserve">), kde je v záběru kamery i postava (např. </w:t>
      </w:r>
      <w:r w:rsidRPr="00E952E8">
        <w:rPr>
          <w:rFonts w:cstheme="minorHAnsi"/>
          <w:color w:val="000000"/>
          <w:highlight w:val="green"/>
          <w:shd w:val="clear" w:color="auto" w:fill="FFFFFF"/>
          <w:rPrChange w:id="303" w:author="Martin Novák" w:date="2023-03-22T19:12:00Z">
            <w:rPr>
              <w:rFonts w:cstheme="minorHAnsi"/>
              <w:color w:val="000000"/>
              <w:highlight w:val="darkCyan"/>
              <w:shd w:val="clear" w:color="auto" w:fill="FFFFFF"/>
            </w:rPr>
          </w:rPrChange>
        </w:rPr>
        <w:t>Mafia</w:t>
      </w:r>
      <w:sdt>
        <w:sdtPr>
          <w:rPr>
            <w:rFonts w:cstheme="minorHAnsi"/>
            <w:color w:val="000000"/>
            <w:highlight w:val="green"/>
            <w:shd w:val="clear" w:color="auto" w:fill="FFFFFF"/>
            <w:rPrChange w:id="304" w:author="Martin Novák" w:date="2023-03-22T19:29:00Z">
              <w:rPr>
                <w:rFonts w:cstheme="minorHAnsi"/>
                <w:color w:val="000000"/>
                <w:highlight w:val="darkCyan"/>
                <w:shd w:val="clear" w:color="auto" w:fill="FFFFFF"/>
              </w:rPr>
            </w:rPrChange>
          </w:rPr>
          <w:tag w:val="MENDELEY_CITATION_v3_eyJjaXRhdGlvbklEIjoiTUVOREVMRVlfQ0lUQVRJT05fNjNlMjY5ZTItZGU3OC00YzQxLWFkZDktMDkxZTY3MjdlNTJkIiwicHJvcGVydGllcyI6eyJub3RlSW5kZXgiOjB9LCJpc0VkaXRlZCI6ZmFsc2UsIm1hbnVhbE92ZXJyaWRlIjp7ImlzTWFudWFsbHlPdmVycmlkZGVuIjpmYWxzZSwiY2l0ZXByb2NUZXh0IjoiWzgw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DefaultPlaceholder_-1854013440"/>
          </w:placeholder>
        </w:sdtPr>
        <w:sdtContent>
          <w:ins w:id="305" w:author="Martin Novák" w:date="2023-03-22T19:29:00Z">
            <w:r w:rsidR="00C20D2C" w:rsidRPr="00926265">
              <w:rPr>
                <w:rFonts w:cstheme="minorHAnsi"/>
                <w:color w:val="000000"/>
                <w:highlight w:val="green"/>
                <w:shd w:val="clear" w:color="auto" w:fill="FFFFFF"/>
              </w:rPr>
              <w:t>[80]</w:t>
            </w:r>
          </w:ins>
          <w:del w:id="306" w:author="Martin Novák" w:date="2023-03-20T17:48:00Z">
            <w:r w:rsidR="0053001E" w:rsidRPr="00C20D2C" w:rsidDel="00DE5A44">
              <w:rPr>
                <w:rFonts w:cstheme="minorHAnsi"/>
                <w:color w:val="000000"/>
                <w:highlight w:val="green"/>
                <w:shd w:val="clear" w:color="auto" w:fill="FFFFFF"/>
                <w:rPrChange w:id="307" w:author="Martin Novák" w:date="2023-03-22T19:29:00Z">
                  <w:rPr>
                    <w:rFonts w:cstheme="minorHAnsi"/>
                    <w:color w:val="000000"/>
                    <w:highlight w:val="darkCyan"/>
                    <w:shd w:val="clear" w:color="auto" w:fill="FFFFFF"/>
                  </w:rPr>
                </w:rPrChange>
              </w:rPr>
              <w:delText>[80]</w:delText>
            </w:r>
          </w:del>
        </w:sdtContent>
      </w:sdt>
      <w:r w:rsidRPr="00E952E8">
        <w:rPr>
          <w:rFonts w:cstheme="minorHAnsi"/>
          <w:color w:val="000000"/>
          <w:highlight w:val="green"/>
          <w:shd w:val="clear" w:color="auto" w:fill="FFFFFF"/>
          <w:rPrChange w:id="308" w:author="Martin Novák" w:date="2023-03-22T19:12:00Z">
            <w:rPr>
              <w:rFonts w:cstheme="minorHAnsi"/>
              <w:color w:val="000000"/>
              <w:shd w:val="clear" w:color="auto" w:fill="FFFFFF"/>
            </w:rPr>
          </w:rPrChange>
        </w:rPr>
        <w:t xml:space="preserve">). Pod pojmem </w:t>
      </w:r>
      <w:proofErr w:type="spellStart"/>
      <w:r w:rsidRPr="00E952E8">
        <w:rPr>
          <w:rFonts w:cstheme="minorHAnsi"/>
          <w:color w:val="000000"/>
          <w:highlight w:val="green"/>
          <w:shd w:val="clear" w:color="auto" w:fill="FFFFFF"/>
          <w:rPrChange w:id="309" w:author="Martin Novák" w:date="2023-03-22T19:12:00Z">
            <w:rPr>
              <w:rFonts w:cstheme="minorHAnsi"/>
              <w:color w:val="000000"/>
              <w:shd w:val="clear" w:color="auto" w:fill="FFFFFF"/>
            </w:rPr>
          </w:rPrChange>
        </w:rPr>
        <w:t>plošinovka</w:t>
      </w:r>
      <w:proofErr w:type="spellEnd"/>
      <w:r w:rsidRPr="00E952E8">
        <w:rPr>
          <w:rFonts w:cstheme="minorHAnsi"/>
          <w:color w:val="000000"/>
          <w:highlight w:val="green"/>
          <w:shd w:val="clear" w:color="auto" w:fill="FFFFFF"/>
          <w:rPrChange w:id="310" w:author="Martin Novák" w:date="2023-03-22T19:12:00Z">
            <w:rPr>
              <w:rFonts w:cstheme="minorHAnsi"/>
              <w:color w:val="000000"/>
              <w:shd w:val="clear" w:color="auto" w:fill="FFFFFF"/>
            </w:rPr>
          </w:rPrChange>
        </w:rPr>
        <w:t xml:space="preserve"> si většina </w:t>
      </w:r>
      <w:r w:rsidR="007E2526" w:rsidRPr="00E952E8">
        <w:rPr>
          <w:rFonts w:cstheme="minorHAnsi"/>
          <w:color w:val="000000"/>
          <w:highlight w:val="green"/>
          <w:shd w:val="clear" w:color="auto" w:fill="FFFFFF"/>
          <w:rPrChange w:id="311" w:author="Martin Novák" w:date="2023-03-22T19:12:00Z">
            <w:rPr>
              <w:rFonts w:cstheme="minorHAnsi"/>
              <w:color w:val="000000"/>
              <w:shd w:val="clear" w:color="auto" w:fill="FFFFFF"/>
            </w:rPr>
          </w:rPrChange>
        </w:rPr>
        <w:t>lidí</w:t>
      </w:r>
      <w:r w:rsidR="00A17CAE" w:rsidRPr="00E952E8">
        <w:rPr>
          <w:rFonts w:cstheme="minorHAnsi"/>
          <w:color w:val="000000"/>
          <w:highlight w:val="green"/>
          <w:shd w:val="clear" w:color="auto" w:fill="FFFFFF"/>
          <w:rPrChange w:id="312" w:author="Martin Novák" w:date="2023-03-22T19:12:00Z">
            <w:rPr>
              <w:rFonts w:cstheme="minorHAnsi"/>
              <w:color w:val="000000"/>
              <w:shd w:val="clear" w:color="auto" w:fill="FFFFFF"/>
            </w:rPr>
          </w:rPrChange>
        </w:rPr>
        <w:t xml:space="preserve"> </w:t>
      </w:r>
      <w:r w:rsidRPr="00E952E8">
        <w:rPr>
          <w:rFonts w:cstheme="minorHAnsi"/>
          <w:color w:val="000000"/>
          <w:highlight w:val="green"/>
          <w:shd w:val="clear" w:color="auto" w:fill="FFFFFF"/>
          <w:rPrChange w:id="313" w:author="Martin Novák" w:date="2023-03-22T19:12:00Z">
            <w:rPr>
              <w:rFonts w:cstheme="minorHAnsi"/>
              <w:color w:val="000000"/>
              <w:shd w:val="clear" w:color="auto" w:fill="FFFFFF"/>
            </w:rPr>
          </w:rPrChange>
        </w:rPr>
        <w:t xml:space="preserve">představí 2D hry jako </w:t>
      </w:r>
      <w:r w:rsidRPr="00E952E8">
        <w:rPr>
          <w:rFonts w:cstheme="minorHAnsi"/>
          <w:color w:val="000000"/>
          <w:highlight w:val="green"/>
          <w:shd w:val="clear" w:color="auto" w:fill="FFFFFF"/>
          <w:rPrChange w:id="314" w:author="Martin Novák" w:date="2023-03-22T19:12:00Z">
            <w:rPr>
              <w:rFonts w:cstheme="minorHAnsi"/>
              <w:color w:val="000000"/>
              <w:highlight w:val="darkCyan"/>
              <w:shd w:val="clear" w:color="auto" w:fill="FFFFFF"/>
            </w:rPr>
          </w:rPrChange>
        </w:rPr>
        <w:t>Mario</w:t>
      </w:r>
      <w:sdt>
        <w:sdtPr>
          <w:rPr>
            <w:rFonts w:cstheme="minorHAnsi"/>
            <w:color w:val="000000"/>
            <w:highlight w:val="green"/>
            <w:shd w:val="clear" w:color="auto" w:fill="FFFFFF"/>
            <w:rPrChange w:id="315" w:author="Martin Novák" w:date="2023-03-22T19:29:00Z">
              <w:rPr>
                <w:rFonts w:cstheme="minorHAnsi"/>
                <w:color w:val="000000"/>
                <w:highlight w:val="darkCyan"/>
                <w:shd w:val="clear" w:color="auto" w:fill="FFFFFF"/>
              </w:rPr>
            </w:rPrChange>
          </w:rPr>
          <w:tag w:val="MENDELEY_CITATION_v3_eyJjaXRhdGlvbklEIjoiTUVOREVMRVlfQ0lUQVRJT05fMWI3NDA0ZjctOTc0NS00NGFjLTkzMjctYTNiNjc5NWVmYjU2IiwicHJvcGVydGllcyI6eyJub3RlSW5kZXgiOjB9LCJpc0VkaXRlZCI6ZmFsc2UsIm1hbnVhbE92ZXJyaWRlIjp7ImlzTWFudWFsbHlPdmVycmlkZGVuIjpmYWxzZSwiY2l0ZXByb2NUZXh0IjoiWzgx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DefaultPlaceholder_-1854013440"/>
          </w:placeholder>
        </w:sdtPr>
        <w:sdtContent>
          <w:ins w:id="316" w:author="Martin Novák" w:date="2023-03-22T19:29:00Z">
            <w:r w:rsidR="00C20D2C" w:rsidRPr="00926265">
              <w:rPr>
                <w:rFonts w:cstheme="minorHAnsi"/>
                <w:color w:val="000000"/>
                <w:highlight w:val="green"/>
                <w:shd w:val="clear" w:color="auto" w:fill="FFFFFF"/>
              </w:rPr>
              <w:t>[81]</w:t>
            </w:r>
          </w:ins>
          <w:del w:id="317" w:author="Martin Novák" w:date="2023-03-20T17:48:00Z">
            <w:r w:rsidR="0053001E" w:rsidRPr="00C20D2C" w:rsidDel="00DE5A44">
              <w:rPr>
                <w:rFonts w:cstheme="minorHAnsi"/>
                <w:color w:val="000000"/>
                <w:highlight w:val="green"/>
                <w:shd w:val="clear" w:color="auto" w:fill="FFFFFF"/>
                <w:rPrChange w:id="318" w:author="Martin Novák" w:date="2023-03-22T19:29:00Z">
                  <w:rPr>
                    <w:rFonts w:cstheme="minorHAnsi"/>
                    <w:color w:val="000000"/>
                    <w:highlight w:val="darkCyan"/>
                    <w:shd w:val="clear" w:color="auto" w:fill="FFFFFF"/>
                  </w:rPr>
                </w:rPrChange>
              </w:rPr>
              <w:delText>[81]</w:delText>
            </w:r>
          </w:del>
        </w:sdtContent>
      </w:sdt>
      <w:r w:rsidRPr="00E952E8">
        <w:rPr>
          <w:rFonts w:cstheme="minorHAnsi"/>
          <w:color w:val="000000"/>
          <w:highlight w:val="green"/>
          <w:shd w:val="clear" w:color="auto" w:fill="FFFFFF"/>
          <w:rPrChange w:id="319" w:author="Martin Novák" w:date="2023-03-22T19:12:00Z">
            <w:rPr>
              <w:rFonts w:cstheme="minorHAnsi"/>
              <w:color w:val="000000"/>
              <w:shd w:val="clear" w:color="auto" w:fill="FFFFFF"/>
            </w:rPr>
          </w:rPrChange>
        </w:rPr>
        <w:t xml:space="preserve">, kde se hráč </w:t>
      </w:r>
      <w:r w:rsidR="00A17CAE" w:rsidRPr="00E952E8">
        <w:rPr>
          <w:rFonts w:cstheme="minorHAnsi"/>
          <w:color w:val="000000"/>
          <w:highlight w:val="green"/>
          <w:shd w:val="clear" w:color="auto" w:fill="FFFFFF"/>
          <w:rPrChange w:id="320" w:author="Martin Novák" w:date="2023-03-22T19:12:00Z">
            <w:rPr>
              <w:rFonts w:cstheme="minorHAnsi"/>
              <w:color w:val="000000"/>
              <w:shd w:val="clear" w:color="auto" w:fill="FFFFFF"/>
            </w:rPr>
          </w:rPrChange>
        </w:rPr>
        <w:t xml:space="preserve">pohybuje </w:t>
      </w:r>
      <w:r w:rsidRPr="00E952E8">
        <w:rPr>
          <w:rFonts w:cstheme="minorHAnsi"/>
          <w:color w:val="000000"/>
          <w:highlight w:val="green"/>
          <w:shd w:val="clear" w:color="auto" w:fill="FFFFFF"/>
          <w:rPrChange w:id="321" w:author="Martin Novák" w:date="2023-03-22T19:12:00Z">
            <w:rPr>
              <w:rFonts w:cstheme="minorHAnsi"/>
              <w:color w:val="000000"/>
              <w:shd w:val="clear" w:color="auto" w:fill="FFFFFF"/>
            </w:rPr>
          </w:rPrChange>
        </w:rPr>
        <w:t xml:space="preserve">po platformách </w:t>
      </w:r>
      <w:r w:rsidR="004308CD" w:rsidRPr="00E952E8">
        <w:rPr>
          <w:rFonts w:cstheme="minorHAnsi"/>
          <w:color w:val="000000"/>
          <w:highlight w:val="green"/>
          <w:shd w:val="clear" w:color="auto" w:fill="FFFFFF"/>
          <w:rPrChange w:id="322" w:author="Martin Novák" w:date="2023-03-22T19:12:00Z">
            <w:rPr>
              <w:rFonts w:cstheme="minorHAnsi"/>
              <w:color w:val="000000"/>
              <w:shd w:val="clear" w:color="auto" w:fill="FFFFFF"/>
            </w:rPr>
          </w:rPrChange>
        </w:rPr>
        <w:t xml:space="preserve">a </w:t>
      </w:r>
      <w:r w:rsidRPr="00E952E8">
        <w:rPr>
          <w:rFonts w:cstheme="minorHAnsi"/>
          <w:color w:val="000000"/>
          <w:highlight w:val="green"/>
          <w:shd w:val="clear" w:color="auto" w:fill="FFFFFF"/>
          <w:rPrChange w:id="323" w:author="Martin Novák" w:date="2023-03-22T19:12:00Z">
            <w:rPr>
              <w:rFonts w:cstheme="minorHAnsi"/>
              <w:color w:val="000000"/>
              <w:shd w:val="clear" w:color="auto" w:fill="FFFFFF"/>
            </w:rPr>
          </w:rPrChange>
        </w:rPr>
        <w:t>musí</w:t>
      </w:r>
      <w:r w:rsidR="004308CD" w:rsidRPr="00E952E8">
        <w:rPr>
          <w:rFonts w:cstheme="minorHAnsi"/>
          <w:color w:val="000000"/>
          <w:highlight w:val="green"/>
          <w:shd w:val="clear" w:color="auto" w:fill="FFFFFF"/>
          <w:rPrChange w:id="324" w:author="Martin Novák" w:date="2023-03-22T19:12:00Z">
            <w:rPr>
              <w:rFonts w:cstheme="minorHAnsi"/>
              <w:color w:val="000000"/>
              <w:shd w:val="clear" w:color="auto" w:fill="FFFFFF"/>
            </w:rPr>
          </w:rPrChange>
        </w:rPr>
        <w:t xml:space="preserve"> se</w:t>
      </w:r>
      <w:r w:rsidRPr="00E952E8">
        <w:rPr>
          <w:rFonts w:cstheme="minorHAnsi"/>
          <w:color w:val="000000"/>
          <w:highlight w:val="green"/>
          <w:shd w:val="clear" w:color="auto" w:fill="FFFFFF"/>
          <w:rPrChange w:id="325" w:author="Martin Novák" w:date="2023-03-22T19:12:00Z">
            <w:rPr>
              <w:rFonts w:cstheme="minorHAnsi"/>
              <w:color w:val="000000"/>
              <w:shd w:val="clear" w:color="auto" w:fill="FFFFFF"/>
            </w:rPr>
          </w:rPrChange>
        </w:rPr>
        <w:t xml:space="preserve"> dostat na konec úrovně</w:t>
      </w:r>
      <w:r w:rsidR="004308CD" w:rsidRPr="00E952E8">
        <w:rPr>
          <w:rFonts w:cstheme="minorHAnsi"/>
          <w:color w:val="000000"/>
          <w:highlight w:val="green"/>
          <w:shd w:val="clear" w:color="auto" w:fill="FFFFFF"/>
          <w:rPrChange w:id="326" w:author="Martin Novák" w:date="2023-03-22T19:12:00Z">
            <w:rPr>
              <w:rFonts w:cstheme="minorHAnsi"/>
              <w:color w:val="000000"/>
              <w:shd w:val="clear" w:color="auto" w:fill="FFFFFF"/>
            </w:rPr>
          </w:rPrChange>
        </w:rPr>
        <w:t>.</w:t>
      </w:r>
      <w:r w:rsidR="00256D67" w:rsidRPr="00E952E8">
        <w:rPr>
          <w:rFonts w:cstheme="minorHAnsi"/>
          <w:highlight w:val="green"/>
          <w:shd w:val="clear" w:color="auto" w:fill="FFFFFF"/>
          <w:rPrChange w:id="327" w:author="Martin Novák" w:date="2023-03-22T19:12:00Z">
            <w:rPr>
              <w:rFonts w:cstheme="minorHAnsi"/>
              <w:shd w:val="clear" w:color="auto" w:fill="FFFFFF"/>
            </w:rPr>
          </w:rPrChange>
        </w:rPr>
        <w:t xml:space="preserve"> P</w:t>
      </w:r>
      <w:r w:rsidRPr="00E952E8">
        <w:rPr>
          <w:rFonts w:cstheme="minorHAnsi"/>
          <w:highlight w:val="green"/>
          <w:shd w:val="clear" w:color="auto" w:fill="FFFFFF"/>
          <w:rPrChange w:id="328" w:author="Martin Novák" w:date="2023-03-22T19:12:00Z">
            <w:rPr>
              <w:rFonts w:cstheme="minorHAnsi"/>
              <w:shd w:val="clear" w:color="auto" w:fill="FFFFFF"/>
            </w:rPr>
          </w:rPrChange>
        </w:rPr>
        <w:t xml:space="preserve">atří sem i akčnější tituly jako </w:t>
      </w:r>
      <w:proofErr w:type="spellStart"/>
      <w:r w:rsidR="005B25CD" w:rsidRPr="00E952E8">
        <w:rPr>
          <w:rFonts w:cstheme="minorHAnsi"/>
          <w:highlight w:val="green"/>
          <w:shd w:val="clear" w:color="auto" w:fill="FFFFFF"/>
          <w:rPrChange w:id="329" w:author="Martin Novák" w:date="2023-03-22T19:12:00Z">
            <w:rPr>
              <w:rFonts w:cstheme="minorHAnsi"/>
              <w:highlight w:val="darkCyan"/>
              <w:shd w:val="clear" w:color="auto" w:fill="FFFFFF"/>
            </w:rPr>
          </w:rPrChange>
        </w:rPr>
        <w:t>Tomb</w:t>
      </w:r>
      <w:proofErr w:type="spellEnd"/>
      <w:r w:rsidR="005B25CD" w:rsidRPr="00E952E8">
        <w:rPr>
          <w:rFonts w:cstheme="minorHAnsi"/>
          <w:highlight w:val="green"/>
          <w:shd w:val="clear" w:color="auto" w:fill="FFFFFF"/>
          <w:rPrChange w:id="330" w:author="Martin Novák" w:date="2023-03-22T19:12:00Z">
            <w:rPr>
              <w:rFonts w:cstheme="minorHAnsi"/>
              <w:highlight w:val="darkCyan"/>
              <w:shd w:val="clear" w:color="auto" w:fill="FFFFFF"/>
            </w:rPr>
          </w:rPrChange>
        </w:rPr>
        <w:t xml:space="preserve"> </w:t>
      </w:r>
      <w:proofErr w:type="spellStart"/>
      <w:r w:rsidR="005B25CD" w:rsidRPr="00E952E8">
        <w:rPr>
          <w:rFonts w:cstheme="minorHAnsi"/>
          <w:highlight w:val="green"/>
          <w:shd w:val="clear" w:color="auto" w:fill="FFFFFF"/>
          <w:rPrChange w:id="331" w:author="Martin Novák" w:date="2023-03-22T19:12:00Z">
            <w:rPr>
              <w:rFonts w:cstheme="minorHAnsi"/>
              <w:highlight w:val="darkCyan"/>
              <w:shd w:val="clear" w:color="auto" w:fill="FFFFFF"/>
            </w:rPr>
          </w:rPrChange>
        </w:rPr>
        <w:t>Raider</w:t>
      </w:r>
      <w:proofErr w:type="spellEnd"/>
      <w:sdt>
        <w:sdtPr>
          <w:rPr>
            <w:rFonts w:cstheme="minorHAnsi"/>
            <w:color w:val="000000"/>
            <w:highlight w:val="green"/>
            <w:shd w:val="clear" w:color="auto" w:fill="FFFFFF"/>
            <w:rPrChange w:id="332" w:author="Martin Novák" w:date="2023-03-22T19:29:00Z">
              <w:rPr>
                <w:rFonts w:cstheme="minorHAnsi"/>
                <w:color w:val="000000"/>
                <w:highlight w:val="darkCyan"/>
                <w:shd w:val="clear" w:color="auto" w:fill="FFFFFF"/>
              </w:rPr>
            </w:rPrChange>
          </w:rPr>
          <w:tag w:val="MENDELEY_CITATION_v3_eyJjaXRhdGlvbklEIjoiTUVOREVMRVlfQ0lUQVRJT05fZTgzZjk0MTMtMzA2OS00NDA5LWI3YmItNDAyMzNhMDEyMjc5IiwicHJvcGVydGllcyI6eyJub3RlSW5kZXgiOjB9LCJpc0VkaXRlZCI6ZmFsc2UsIm1hbnVhbE92ZXJyaWRlIjp7ImlzTWFudWFsbHlPdmVycmlkZGVuIjpmYWxzZSwiY2l0ZXByb2NUZXh0IjoiWzgy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DefaultPlaceholder_-1854013440"/>
          </w:placeholder>
        </w:sdtPr>
        <w:sdtContent>
          <w:ins w:id="333" w:author="Martin Novák" w:date="2023-03-22T19:29:00Z">
            <w:r w:rsidR="00C20D2C" w:rsidRPr="00926265">
              <w:rPr>
                <w:rFonts w:cstheme="minorHAnsi"/>
                <w:color w:val="000000"/>
                <w:highlight w:val="green"/>
                <w:shd w:val="clear" w:color="auto" w:fill="FFFFFF"/>
              </w:rPr>
              <w:t>[82]</w:t>
            </w:r>
          </w:ins>
          <w:del w:id="334" w:author="Martin Novák" w:date="2023-03-20T17:48:00Z">
            <w:r w:rsidR="0053001E" w:rsidRPr="00C20D2C" w:rsidDel="00DE5A44">
              <w:rPr>
                <w:rFonts w:cstheme="minorHAnsi"/>
                <w:color w:val="000000"/>
                <w:highlight w:val="green"/>
                <w:shd w:val="clear" w:color="auto" w:fill="FFFFFF"/>
                <w:rPrChange w:id="335" w:author="Martin Novák" w:date="2023-03-22T19:29:00Z">
                  <w:rPr>
                    <w:rFonts w:cstheme="minorHAnsi"/>
                    <w:color w:val="000000"/>
                    <w:highlight w:val="darkCyan"/>
                    <w:shd w:val="clear" w:color="auto" w:fill="FFFFFF"/>
                  </w:rPr>
                </w:rPrChange>
              </w:rPr>
              <w:delText>[82]</w:delText>
            </w:r>
          </w:del>
        </w:sdtContent>
      </w:sdt>
      <w:r w:rsidR="005B25CD" w:rsidRPr="00E952E8">
        <w:rPr>
          <w:rFonts w:cstheme="minorHAnsi"/>
          <w:highlight w:val="green"/>
          <w:shd w:val="clear" w:color="auto" w:fill="FFFFFF"/>
          <w:rPrChange w:id="336" w:author="Martin Novák" w:date="2023-03-22T19:12:00Z">
            <w:rPr>
              <w:rFonts w:cstheme="minorHAnsi"/>
              <w:shd w:val="clear" w:color="auto" w:fill="FFFFFF"/>
            </w:rPr>
          </w:rPrChange>
        </w:rPr>
        <w:t xml:space="preserve"> a </w:t>
      </w:r>
      <w:r w:rsidRPr="00E952E8">
        <w:rPr>
          <w:rFonts w:cstheme="minorHAnsi"/>
          <w:highlight w:val="green"/>
          <w:shd w:val="clear" w:color="auto" w:fill="FFFFFF"/>
          <w:lang w:val="en-US"/>
          <w:rPrChange w:id="337" w:author="Martin Novák" w:date="2023-03-22T19:12:00Z">
            <w:rPr>
              <w:rFonts w:cstheme="minorHAnsi"/>
              <w:highlight w:val="darkCyan"/>
              <w:shd w:val="clear" w:color="auto" w:fill="FFFFFF"/>
              <w:lang w:val="en-US"/>
            </w:rPr>
          </w:rPrChange>
        </w:rPr>
        <w:t>Prince of Persia</w:t>
      </w:r>
      <w:sdt>
        <w:sdtPr>
          <w:rPr>
            <w:rFonts w:cstheme="minorHAnsi"/>
            <w:color w:val="000000"/>
            <w:highlight w:val="green"/>
            <w:shd w:val="clear" w:color="auto" w:fill="FFFFFF"/>
            <w:lang w:val="en-US"/>
            <w:rPrChange w:id="338" w:author="Martin Novák" w:date="2023-03-22T19:29:00Z">
              <w:rPr>
                <w:rFonts w:cstheme="minorHAnsi"/>
                <w:color w:val="000000"/>
                <w:highlight w:val="darkCyan"/>
                <w:shd w:val="clear" w:color="auto" w:fill="FFFFFF"/>
                <w:lang w:val="en-US"/>
              </w:rPr>
            </w:rPrChange>
          </w:rPr>
          <w:tag w:val="MENDELEY_CITATION_v3_eyJjaXRhdGlvbklEIjoiTUVOREVMRVlfQ0lUQVRJT05fOTRlMTgwODUtYmU3YS00ZTBlLWJjZDAtNjg0OTVmNWNmYWJjIiwicHJvcGVydGllcyI6eyJub3RlSW5kZXgiOjB9LCJpc0VkaXRlZCI6ZmFsc2UsIm1hbnVhbE92ZXJyaWRlIjp7ImlzTWFudWFsbHlPdmVycmlkZGVuIjpmYWxzZSwiY2l0ZXByb2NUZXh0IjoiWzgz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DefaultPlaceholder_-1854013440"/>
          </w:placeholder>
        </w:sdtPr>
        <w:sdtContent>
          <w:ins w:id="339" w:author="Martin Novák" w:date="2023-03-22T19:29:00Z">
            <w:r w:rsidR="00C20D2C" w:rsidRPr="00926265">
              <w:rPr>
                <w:rFonts w:cstheme="minorHAnsi"/>
                <w:color w:val="000000"/>
                <w:highlight w:val="green"/>
                <w:shd w:val="clear" w:color="auto" w:fill="FFFFFF"/>
                <w:lang w:val="en-US"/>
              </w:rPr>
              <w:t>[83]</w:t>
            </w:r>
          </w:ins>
          <w:del w:id="340" w:author="Martin Novák" w:date="2023-03-20T17:48:00Z">
            <w:r w:rsidR="0053001E" w:rsidRPr="00C20D2C" w:rsidDel="00DE5A44">
              <w:rPr>
                <w:rFonts w:cstheme="minorHAnsi"/>
                <w:color w:val="000000"/>
                <w:highlight w:val="green"/>
                <w:shd w:val="clear" w:color="auto" w:fill="FFFFFF"/>
                <w:lang w:val="en-US"/>
                <w:rPrChange w:id="341" w:author="Martin Novák" w:date="2023-03-22T19:29:00Z">
                  <w:rPr>
                    <w:rFonts w:cstheme="minorHAnsi"/>
                    <w:color w:val="000000"/>
                    <w:highlight w:val="darkCyan"/>
                    <w:shd w:val="clear" w:color="auto" w:fill="FFFFFF"/>
                    <w:lang w:val="en-US"/>
                  </w:rPr>
                </w:rPrChange>
              </w:rPr>
              <w:delText>[83]</w:delText>
            </w:r>
          </w:del>
        </w:sdtContent>
      </w:sdt>
      <w:r w:rsidRPr="00E952E8">
        <w:rPr>
          <w:rFonts w:cstheme="minorHAnsi"/>
          <w:highlight w:val="green"/>
          <w:shd w:val="clear" w:color="auto" w:fill="FFFFFF"/>
          <w:rPrChange w:id="342" w:author="Martin Novák" w:date="2023-03-22T19:12:00Z">
            <w:rPr>
              <w:rFonts w:cstheme="minorHAnsi"/>
              <w:shd w:val="clear" w:color="auto" w:fill="FFFFFF"/>
            </w:rPr>
          </w:rPrChange>
        </w:rPr>
        <w:t>, které obsahují i souboj</w:t>
      </w:r>
      <w:r w:rsidR="005D623F" w:rsidRPr="00E952E8">
        <w:rPr>
          <w:rFonts w:cstheme="minorHAnsi"/>
          <w:highlight w:val="green"/>
          <w:shd w:val="clear" w:color="auto" w:fill="FFFFFF"/>
          <w:rPrChange w:id="343" w:author="Martin Novák" w:date="2023-03-22T19:12:00Z">
            <w:rPr>
              <w:rFonts w:cstheme="minorHAnsi"/>
              <w:shd w:val="clear" w:color="auto" w:fill="FFFFFF"/>
            </w:rPr>
          </w:rPrChange>
        </w:rPr>
        <w:t>ový systém</w:t>
      </w:r>
      <w:r w:rsidRPr="00E952E8">
        <w:rPr>
          <w:rFonts w:cstheme="minorHAnsi"/>
          <w:highlight w:val="green"/>
          <w:shd w:val="clear" w:color="auto" w:fill="FFFFFF"/>
          <w:rPrChange w:id="344" w:author="Martin Novák" w:date="2023-03-22T19:12:00Z">
            <w:rPr>
              <w:rFonts w:cstheme="minorHAnsi"/>
              <w:shd w:val="clear" w:color="auto" w:fill="FFFFFF"/>
            </w:rPr>
          </w:rPrChange>
        </w:rPr>
        <w:t xml:space="preserve"> s</w:t>
      </w:r>
      <w:r w:rsidR="005B25CD" w:rsidRPr="00E952E8">
        <w:rPr>
          <w:rFonts w:cstheme="minorHAnsi"/>
          <w:highlight w:val="green"/>
          <w:shd w:val="clear" w:color="auto" w:fill="FFFFFF"/>
          <w:rPrChange w:id="345" w:author="Martin Novák" w:date="2023-03-22T19:12:00Z">
            <w:rPr>
              <w:rFonts w:cstheme="minorHAnsi"/>
              <w:shd w:val="clear" w:color="auto" w:fill="FFFFFF"/>
            </w:rPr>
          </w:rPrChange>
        </w:rPr>
        <w:t xml:space="preserve">e </w:t>
      </w:r>
      <w:r w:rsidR="0039715B" w:rsidRPr="00E952E8">
        <w:rPr>
          <w:rFonts w:cstheme="minorHAnsi"/>
          <w:highlight w:val="green"/>
          <w:shd w:val="clear" w:color="auto" w:fill="FFFFFF"/>
          <w:rPrChange w:id="346" w:author="Martin Novák" w:date="2023-03-22T19:12:00Z">
            <w:rPr>
              <w:rFonts w:cstheme="minorHAnsi"/>
              <w:shd w:val="clear" w:color="auto" w:fill="FFFFFF"/>
            </w:rPr>
          </w:rPrChange>
        </w:rPr>
        <w:t>zbraněmi.</w:t>
      </w:r>
      <w:sdt>
        <w:sdtPr>
          <w:rPr>
            <w:rFonts w:cstheme="minorHAnsi"/>
            <w:color w:val="000000"/>
            <w:highlight w:val="green"/>
            <w:shd w:val="clear" w:color="auto" w:fill="FFFFFF"/>
            <w:rPrChange w:id="347" w:author="Martin Novák" w:date="2023-03-22T19:29:00Z">
              <w:rPr>
                <w:rFonts w:cstheme="minorHAnsi"/>
                <w:color w:val="000000"/>
                <w:shd w:val="clear" w:color="auto" w:fill="FFFFFF"/>
              </w:rPr>
            </w:rPrChange>
          </w:rPr>
          <w:tag w:val="MENDELEY_CITATION_v3_eyJjaXRhdGlvbklEIjoiTUVOREVMRVlfQ0lUQVRJT05fYmYwMTY3OTctMTIwMi00YWQ2LTkyNGItMDRjNjZlM2I4MjkwIiwicHJvcGVydGllcyI6eyJub3RlSW5kZXgiOjB9LCJpc0VkaXRlZCI6ZmFsc2UsIm1hbnVhbE92ZXJyaWRlIjp7ImNpdGVwcm9jVGV4dCI6Ils4NCwgODV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
          <w:id w:val="766974079"/>
          <w:placeholder>
            <w:docPart w:val="DefaultPlaceholder_-1854013440"/>
          </w:placeholder>
        </w:sdtPr>
        <w:sdtEndPr>
          <w:rPr>
            <w:rFonts w:cstheme="minorBidi"/>
            <w:shd w:val="clear" w:color="auto" w:fill="auto"/>
            <w:rPrChange w:id="348" w:author="Martin Novák" w:date="2023-03-22T19:29:00Z">
              <w:rPr/>
            </w:rPrChange>
          </w:rPr>
        </w:sdtEndPr>
        <w:sdtContent>
          <w:ins w:id="349" w:author="Martin Novák" w:date="2023-03-22T19:29:00Z">
            <w:r w:rsidR="00C20D2C" w:rsidRPr="00926265">
              <w:rPr>
                <w:color w:val="000000"/>
                <w:highlight w:val="green"/>
              </w:rPr>
              <w:t>[84, 85]</w:t>
            </w:r>
          </w:ins>
          <w:del w:id="350" w:author="Martin Novák" w:date="2023-03-20T17:48:00Z">
            <w:r w:rsidR="0053001E" w:rsidRPr="00C20D2C" w:rsidDel="00DE5A44">
              <w:rPr>
                <w:color w:val="000000"/>
                <w:highlight w:val="green"/>
                <w:rPrChange w:id="351" w:author="Martin Novák" w:date="2023-03-22T19:29:00Z">
                  <w:rPr>
                    <w:color w:val="000000"/>
                  </w:rPr>
                </w:rPrChange>
              </w:rPr>
              <w:delText>[84, 85]</w:delText>
            </w:r>
          </w:del>
        </w:sdtContent>
      </w:sdt>
    </w:p>
    <w:p w14:paraId="7FFAFA4B" w14:textId="7CD83F8F" w:rsidR="00F67031" w:rsidRPr="00E952E8" w:rsidRDefault="00F67031" w:rsidP="00E952E8">
      <w:pPr>
        <w:ind w:left="1416" w:firstLine="708"/>
        <w:jc w:val="both"/>
        <w:rPr>
          <w:rFonts w:cstheme="minorHAnsi"/>
          <w:color w:val="00B050"/>
          <w:shd w:val="clear" w:color="auto" w:fill="FFFFFF"/>
          <w:rPrChange w:id="352" w:author="Martin Novák" w:date="2023-03-22T19:12:00Z">
            <w:rPr>
              <w:shd w:val="clear" w:color="auto" w:fill="FFFFFF"/>
            </w:rPr>
          </w:rPrChange>
        </w:rPr>
        <w:pPrChange w:id="353" w:author="Martin Novák" w:date="2023-03-22T19:12:00Z">
          <w:pPr>
            <w:pStyle w:val="Odstavecseseznamem"/>
            <w:ind w:left="1428"/>
          </w:pPr>
        </w:pPrChange>
      </w:pPr>
      <w:del w:id="354" w:author="Martin Novák" w:date="2023-03-22T19:12:00Z">
        <w:r w:rsidRPr="00E952E8" w:rsidDel="00E952E8">
          <w:rPr>
            <w:rFonts w:cstheme="minorHAnsi"/>
            <w:color w:val="00B050"/>
            <w:shd w:val="clear" w:color="auto" w:fill="FFFFFF"/>
            <w:rPrChange w:id="355" w:author="Martin Novák" w:date="2023-03-22T19:12:00Z">
              <w:rPr>
                <w:shd w:val="clear" w:color="auto" w:fill="FFFFFF"/>
              </w:rPr>
            </w:rPrChange>
          </w:rPr>
          <w:delText xml:space="preserve">// </w:delText>
        </w:r>
      </w:del>
    </w:p>
    <w:p w14:paraId="559F52D2" w14:textId="77777777" w:rsidR="00F67031" w:rsidRPr="00621687" w:rsidRDefault="00F67031" w:rsidP="00B15661">
      <w:pPr>
        <w:pStyle w:val="Nadpis2"/>
        <w:ind w:left="708" w:firstLine="708"/>
        <w:rPr>
          <w:rFonts w:asciiTheme="minorHAnsi" w:hAnsiTheme="minorHAnsi" w:cstheme="minorHAnsi"/>
        </w:rPr>
      </w:pPr>
      <w:bookmarkStart w:id="356" w:name="_Toc129100420"/>
      <w:bookmarkStart w:id="357" w:name="_Hlk76031922"/>
      <w:r w:rsidRPr="00F65D4E">
        <w:rPr>
          <w:rFonts w:asciiTheme="minorHAnsi" w:hAnsiTheme="minorHAnsi" w:cstheme="minorHAnsi"/>
          <w:highlight w:val="green"/>
          <w:rPrChange w:id="358" w:author="Martin Novák" w:date="2023-03-22T19:14:00Z">
            <w:rPr>
              <w:rFonts w:asciiTheme="minorHAnsi" w:hAnsiTheme="minorHAnsi" w:cstheme="minorHAnsi"/>
            </w:rPr>
          </w:rPrChange>
        </w:rPr>
        <w:t>4.3 strategie</w:t>
      </w:r>
      <w:bookmarkEnd w:id="356"/>
    </w:p>
    <w:bookmarkEnd w:id="357"/>
    <w:p w14:paraId="5C393321" w14:textId="39928890" w:rsidR="00F67031" w:rsidRPr="00F7533D" w:rsidRDefault="00F67031" w:rsidP="002E1297">
      <w:pPr>
        <w:ind w:left="1416" w:firstLine="708"/>
        <w:jc w:val="both"/>
        <w:rPr>
          <w:rFonts w:cstheme="minorHAnsi"/>
          <w:lang w:val="en-US"/>
        </w:rPr>
      </w:pPr>
      <w:r w:rsidRPr="00F65D4E">
        <w:rPr>
          <w:rFonts w:cstheme="minorHAnsi"/>
          <w:highlight w:val="green"/>
          <w:rPrChange w:id="359" w:author="Martin Novák" w:date="2023-03-22T19:14:00Z">
            <w:rPr>
              <w:rFonts w:cstheme="minorHAnsi"/>
            </w:rPr>
          </w:rPrChange>
        </w:rPr>
        <w:t xml:space="preserve">Podobně jako RPG, mají i strategie předlohu ve stolních hrách (např. </w:t>
      </w:r>
      <w:r w:rsidRPr="00F65D4E">
        <w:rPr>
          <w:rFonts w:cstheme="minorHAnsi"/>
          <w:highlight w:val="green"/>
          <w:lang w:val="en-US"/>
          <w:rPrChange w:id="360" w:author="Martin Novák" w:date="2023-03-22T19:14:00Z">
            <w:rPr>
              <w:rFonts w:cstheme="minorHAnsi"/>
              <w:highlight w:val="darkCyan"/>
              <w:lang w:val="en-US"/>
            </w:rPr>
          </w:rPrChange>
        </w:rPr>
        <w:t>Warhammer</w:t>
      </w:r>
      <w:r w:rsidRPr="00F65D4E">
        <w:rPr>
          <w:rFonts w:cstheme="minorHAnsi"/>
          <w:highlight w:val="green"/>
          <w:rPrChange w:id="361" w:author="Martin Novák" w:date="2023-03-22T19:14:00Z">
            <w:rPr>
              <w:rFonts w:cstheme="minorHAnsi"/>
              <w:highlight w:val="darkCyan"/>
            </w:rPr>
          </w:rPrChange>
        </w:rPr>
        <w:t xml:space="preserve"> 40 000</w:t>
      </w:r>
      <w:sdt>
        <w:sdtPr>
          <w:rPr>
            <w:rFonts w:cstheme="minorHAnsi"/>
            <w:color w:val="000000"/>
            <w:highlight w:val="green"/>
            <w:rPrChange w:id="362" w:author="Martin Novák" w:date="2023-03-22T19:29:00Z">
              <w:rPr>
                <w:rFonts w:cstheme="minorHAnsi"/>
                <w:color w:val="000000"/>
                <w:highlight w:val="darkCyan"/>
              </w:rPr>
            </w:rPrChange>
          </w:rPr>
          <w:tag w:val="MENDELEY_CITATION_v3_eyJjaXRhdGlvbklEIjoiTUVOREVMRVlfQ0lUQVRJT05fMDRmZjgzOTAtNTg5Mi00NzQxLWE5YmMtZDgxOWFhYWE3MTNmIiwicHJvcGVydGllcyI6eyJub3RlSW5kZXgiOjB9LCJpc0VkaXRlZCI6ZmFsc2UsIm1hbnVhbE92ZXJyaWRlIjp7ImlzTWFudWFsbHlPdmVycmlkZGVuIjpmYWxzZSwiY2l0ZXByb2NUZXh0IjoiWzg2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DefaultPlaceholder_-1854013440"/>
          </w:placeholder>
        </w:sdtPr>
        <w:sdtContent>
          <w:ins w:id="363" w:author="Martin Novák" w:date="2023-03-22T19:29:00Z">
            <w:r w:rsidR="00C20D2C" w:rsidRPr="00926265">
              <w:rPr>
                <w:rFonts w:cstheme="minorHAnsi"/>
                <w:color w:val="000000"/>
                <w:highlight w:val="green"/>
              </w:rPr>
              <w:t>[86]</w:t>
            </w:r>
          </w:ins>
          <w:del w:id="364" w:author="Martin Novák" w:date="2023-03-20T17:48:00Z">
            <w:r w:rsidR="0053001E" w:rsidRPr="00C20D2C" w:rsidDel="00DE5A44">
              <w:rPr>
                <w:rFonts w:cstheme="minorHAnsi"/>
                <w:color w:val="000000"/>
                <w:highlight w:val="green"/>
                <w:rPrChange w:id="365" w:author="Martin Novák" w:date="2023-03-22T19:29:00Z">
                  <w:rPr>
                    <w:rFonts w:cstheme="minorHAnsi"/>
                    <w:color w:val="000000"/>
                    <w:highlight w:val="darkCyan"/>
                  </w:rPr>
                </w:rPrChange>
              </w:rPr>
              <w:delText>[86]</w:delText>
            </w:r>
          </w:del>
        </w:sdtContent>
      </w:sdt>
      <w:r w:rsidRPr="00F65D4E">
        <w:rPr>
          <w:rFonts w:cstheme="minorHAnsi"/>
          <w:highlight w:val="green"/>
          <w:rPrChange w:id="366" w:author="Martin Novák" w:date="2023-03-22T19:14:00Z">
            <w:rPr>
              <w:rFonts w:cstheme="minorHAnsi"/>
            </w:rPr>
          </w:rPrChange>
        </w:rPr>
        <w:t>). Existují dva způsoby členění. První je podle toho, zda je hra na kola (tahová</w:t>
      </w:r>
      <w:r w:rsidR="00C65889" w:rsidRPr="00F65D4E">
        <w:rPr>
          <w:rFonts w:cstheme="minorHAnsi"/>
          <w:highlight w:val="green"/>
          <w:rPrChange w:id="367" w:author="Martin Novák" w:date="2023-03-22T19:14:00Z">
            <w:rPr>
              <w:rFonts w:cstheme="minorHAnsi"/>
            </w:rPr>
          </w:rPrChange>
        </w:rPr>
        <w:t xml:space="preserve"> neboli </w:t>
      </w:r>
      <w:r w:rsidRPr="00F65D4E">
        <w:rPr>
          <w:rFonts w:cstheme="minorHAnsi"/>
          <w:highlight w:val="green"/>
          <w:lang w:val="en-US"/>
          <w:rPrChange w:id="368" w:author="Martin Novák" w:date="2023-03-22T19:14:00Z">
            <w:rPr>
              <w:rFonts w:cstheme="minorHAnsi"/>
              <w:lang w:val="en-US"/>
            </w:rPr>
          </w:rPrChange>
        </w:rPr>
        <w:t>turn-based</w:t>
      </w:r>
      <w:r w:rsidRPr="00F65D4E">
        <w:rPr>
          <w:rFonts w:cstheme="minorHAnsi"/>
          <w:highlight w:val="green"/>
          <w:rPrChange w:id="369" w:author="Martin Novák" w:date="2023-03-22T19:14:00Z">
            <w:rPr>
              <w:rFonts w:cstheme="minorHAnsi"/>
            </w:rPr>
          </w:rPrChange>
        </w:rPr>
        <w:t>) a hráči se střídají</w:t>
      </w:r>
      <w:r w:rsidR="0032084A" w:rsidRPr="00F65D4E">
        <w:rPr>
          <w:rFonts w:cstheme="minorHAnsi"/>
          <w:highlight w:val="green"/>
          <w:rPrChange w:id="370" w:author="Martin Novák" w:date="2023-03-22T19:14:00Z">
            <w:rPr>
              <w:rFonts w:cstheme="minorHAnsi"/>
            </w:rPr>
          </w:rPrChange>
        </w:rPr>
        <w:t xml:space="preserve"> (např. </w:t>
      </w:r>
      <w:r w:rsidR="0032084A" w:rsidRPr="00F65D4E">
        <w:rPr>
          <w:rFonts w:cstheme="minorHAnsi"/>
          <w:highlight w:val="green"/>
          <w:lang w:val="en-US"/>
          <w:rPrChange w:id="371" w:author="Martin Novák" w:date="2023-03-22T19:14:00Z">
            <w:rPr>
              <w:rFonts w:cstheme="minorHAnsi"/>
              <w:lang w:val="en-US"/>
            </w:rPr>
          </w:rPrChange>
        </w:rPr>
        <w:t>Civilization</w:t>
      </w:r>
      <w:r w:rsidR="0032084A" w:rsidRPr="00F65D4E">
        <w:rPr>
          <w:rFonts w:cstheme="minorHAnsi"/>
          <w:highlight w:val="green"/>
          <w:rPrChange w:id="372" w:author="Martin Novák" w:date="2023-03-22T19:14:00Z">
            <w:rPr>
              <w:rFonts w:cstheme="minorHAnsi"/>
            </w:rPr>
          </w:rPrChange>
        </w:rPr>
        <w:t xml:space="preserve"> V</w:t>
      </w:r>
      <w:sdt>
        <w:sdtPr>
          <w:rPr>
            <w:rFonts w:cstheme="minorHAnsi"/>
            <w:color w:val="000000"/>
            <w:highlight w:val="green"/>
            <w:rPrChange w:id="373" w:author="Martin Novák" w:date="2023-03-22T19:29:00Z">
              <w:rPr>
                <w:rFonts w:cstheme="minorHAnsi"/>
                <w:color w:val="000000"/>
              </w:rPr>
            </w:rPrChange>
          </w:rPr>
          <w:tag w:val="MENDELEY_CITATION_v3_eyJjaXRhdGlvbklEIjoiTUVOREVMRVlfQ0lUQVRJT05fNTdlZWNiMzItMjAzNy00MmI3LTgwZjYtY2Y1MzIzOTU2NTk0IiwicHJvcGVydGllcyI6eyJub3RlSW5kZXgiOjB9LCJpc0VkaXRlZCI6ZmFsc2UsIm1hbnVhbE92ZXJyaWRlIjp7ImlzTWFudWFsbHlPdmVycmlkZGVuIjpmYWxzZSwiY2l0ZXByb2NUZXh0IjoiWzg3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
          <w:id w:val="2053805677"/>
          <w:placeholder>
            <w:docPart w:val="DefaultPlaceholder_-1854013440"/>
          </w:placeholder>
        </w:sdtPr>
        <w:sdtContent>
          <w:ins w:id="374" w:author="Martin Novák" w:date="2023-03-22T19:29:00Z">
            <w:r w:rsidR="00C20D2C" w:rsidRPr="00926265">
              <w:rPr>
                <w:rFonts w:cstheme="minorHAnsi"/>
                <w:color w:val="000000"/>
                <w:highlight w:val="green"/>
              </w:rPr>
              <w:t>[87]</w:t>
            </w:r>
          </w:ins>
          <w:del w:id="375" w:author="Martin Novák" w:date="2023-03-20T17:48:00Z">
            <w:r w:rsidR="0053001E" w:rsidRPr="00C20D2C" w:rsidDel="00DE5A44">
              <w:rPr>
                <w:rFonts w:cstheme="minorHAnsi"/>
                <w:color w:val="000000"/>
                <w:highlight w:val="green"/>
                <w:rPrChange w:id="376" w:author="Martin Novák" w:date="2023-03-22T19:29:00Z">
                  <w:rPr>
                    <w:rFonts w:cstheme="minorHAnsi"/>
                    <w:color w:val="000000"/>
                  </w:rPr>
                </w:rPrChange>
              </w:rPr>
              <w:delText>[87]</w:delText>
            </w:r>
          </w:del>
        </w:sdtContent>
      </w:sdt>
      <w:r w:rsidR="0032084A" w:rsidRPr="00F65D4E">
        <w:rPr>
          <w:rFonts w:cstheme="minorHAnsi"/>
          <w:highlight w:val="green"/>
          <w:rPrChange w:id="377" w:author="Martin Novák" w:date="2023-03-22T19:14:00Z">
            <w:rPr>
              <w:rFonts w:cstheme="minorHAnsi"/>
            </w:rPr>
          </w:rPrChange>
        </w:rPr>
        <w:t>)</w:t>
      </w:r>
      <w:r w:rsidRPr="00F65D4E">
        <w:rPr>
          <w:rFonts w:cstheme="minorHAnsi"/>
          <w:highlight w:val="green"/>
          <w:rPrChange w:id="378" w:author="Martin Novák" w:date="2023-03-22T19:14:00Z">
            <w:rPr>
              <w:rFonts w:cstheme="minorHAnsi"/>
            </w:rPr>
          </w:rPrChange>
        </w:rPr>
        <w:t>, nebo vše probíhá v reálném čase (RTS)</w:t>
      </w:r>
      <w:r w:rsidR="001931CD" w:rsidRPr="00F65D4E">
        <w:rPr>
          <w:rFonts w:cstheme="minorHAnsi"/>
          <w:highlight w:val="green"/>
          <w:rPrChange w:id="379" w:author="Martin Novák" w:date="2023-03-22T19:14:00Z">
            <w:rPr>
              <w:rFonts w:cstheme="minorHAnsi"/>
            </w:rPr>
          </w:rPrChange>
        </w:rPr>
        <w:t xml:space="preserve"> jako například </w:t>
      </w:r>
      <w:r w:rsidR="001931CD" w:rsidRPr="00F65D4E">
        <w:rPr>
          <w:rFonts w:cstheme="minorHAnsi"/>
          <w:highlight w:val="green"/>
          <w:lang w:val="en-US"/>
          <w:rPrChange w:id="380" w:author="Martin Novák" w:date="2023-03-22T19:14:00Z">
            <w:rPr>
              <w:rFonts w:cstheme="minorHAnsi"/>
              <w:lang w:val="en-US"/>
            </w:rPr>
          </w:rPrChange>
        </w:rPr>
        <w:t>Age of Empires</w:t>
      </w:r>
      <w:sdt>
        <w:sdtPr>
          <w:rPr>
            <w:rFonts w:cstheme="minorHAnsi"/>
            <w:color w:val="000000"/>
            <w:highlight w:val="green"/>
            <w:lang w:val="en-US"/>
            <w:rPrChange w:id="381" w:author="Martin Novák" w:date="2023-03-22T19:29:00Z">
              <w:rPr>
                <w:rFonts w:cstheme="minorHAnsi"/>
                <w:color w:val="000000"/>
                <w:lang w:val="en-US"/>
              </w:rPr>
            </w:rPrChange>
          </w:rPr>
          <w:tag w:val="MENDELEY_CITATION_v3_eyJjaXRhdGlvbklEIjoiTUVOREVMRVlfQ0lUQVRJT05fYzcxZDA3MzUtMmY0ZC00ZmVhLWFjZDYtMGQ3OWE5YTRlZjA1IiwicHJvcGVydGllcyI6eyJub3RlSW5kZXgiOjB9LCJpc0VkaXRlZCI6ZmFsc2UsIm1hbnVhbE92ZXJyaWRlIjp7ImlzTWFudWFsbHlPdmVycmlkZGVuIjpmYWxzZSwiY2l0ZXByb2NUZXh0IjoiWzg4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
          <w:id w:val="-476377166"/>
          <w:placeholder>
            <w:docPart w:val="DefaultPlaceholder_-1854013440"/>
          </w:placeholder>
        </w:sdtPr>
        <w:sdtContent>
          <w:ins w:id="382" w:author="Martin Novák" w:date="2023-03-22T19:29:00Z">
            <w:r w:rsidR="00C20D2C" w:rsidRPr="00926265">
              <w:rPr>
                <w:rFonts w:cstheme="minorHAnsi"/>
                <w:color w:val="000000"/>
                <w:highlight w:val="green"/>
                <w:lang w:val="en-US"/>
              </w:rPr>
              <w:t>[88]</w:t>
            </w:r>
          </w:ins>
          <w:del w:id="383" w:author="Martin Novák" w:date="2023-03-20T17:48:00Z">
            <w:r w:rsidR="0053001E" w:rsidRPr="00C20D2C" w:rsidDel="00DE5A44">
              <w:rPr>
                <w:rFonts w:cstheme="minorHAnsi"/>
                <w:color w:val="000000"/>
                <w:highlight w:val="green"/>
                <w:lang w:val="en-US"/>
                <w:rPrChange w:id="384" w:author="Martin Novák" w:date="2023-03-22T19:29:00Z">
                  <w:rPr>
                    <w:rFonts w:cstheme="minorHAnsi"/>
                    <w:color w:val="000000"/>
                    <w:lang w:val="en-US"/>
                  </w:rPr>
                </w:rPrChange>
              </w:rPr>
              <w:delText>[88]</w:delText>
            </w:r>
          </w:del>
        </w:sdtContent>
      </w:sdt>
      <w:r w:rsidRPr="00F65D4E">
        <w:rPr>
          <w:rFonts w:cstheme="minorHAnsi"/>
          <w:highlight w:val="green"/>
          <w:rPrChange w:id="385" w:author="Martin Novák" w:date="2023-03-22T19:14:00Z">
            <w:rPr>
              <w:rFonts w:cstheme="minorHAnsi"/>
            </w:rPr>
          </w:rPrChange>
        </w:rPr>
        <w:t xml:space="preserve">. Druhé je podle zaměření, jako jsou </w:t>
      </w:r>
      <w:r w:rsidR="00646A56" w:rsidRPr="00F65D4E">
        <w:rPr>
          <w:rFonts w:cstheme="minorHAnsi"/>
          <w:highlight w:val="green"/>
          <w:rPrChange w:id="386" w:author="Martin Novák" w:date="2023-03-22T19:14:00Z">
            <w:rPr>
              <w:rFonts w:cstheme="minorHAnsi"/>
            </w:rPr>
          </w:rPrChange>
        </w:rPr>
        <w:t xml:space="preserve">například </w:t>
      </w:r>
      <w:r w:rsidRPr="00F65D4E">
        <w:rPr>
          <w:rFonts w:cstheme="minorHAnsi"/>
          <w:highlight w:val="green"/>
          <w:rPrChange w:id="387" w:author="Martin Novák" w:date="2023-03-22T19:14:00Z">
            <w:rPr>
              <w:rFonts w:cstheme="minorHAnsi"/>
            </w:rPr>
          </w:rPrChange>
        </w:rPr>
        <w:t>válečn</w:t>
      </w:r>
      <w:r w:rsidR="007537FC" w:rsidRPr="00F65D4E">
        <w:rPr>
          <w:rFonts w:cstheme="minorHAnsi"/>
          <w:highlight w:val="green"/>
          <w:rPrChange w:id="388" w:author="Martin Novák" w:date="2023-03-22T19:14:00Z">
            <w:rPr>
              <w:rFonts w:cstheme="minorHAnsi"/>
            </w:rPr>
          </w:rPrChange>
        </w:rPr>
        <w:t>é</w:t>
      </w:r>
      <w:r w:rsidR="00A771E6" w:rsidRPr="00F65D4E">
        <w:rPr>
          <w:rFonts w:cstheme="minorHAnsi"/>
          <w:highlight w:val="green"/>
          <w:rPrChange w:id="389" w:author="Martin Novák" w:date="2023-03-22T19:14:00Z">
            <w:rPr>
              <w:rFonts w:cstheme="minorHAnsi"/>
            </w:rPr>
          </w:rPrChange>
        </w:rPr>
        <w:t xml:space="preserve"> či</w:t>
      </w:r>
      <w:r w:rsidR="00646A56" w:rsidRPr="00F65D4E">
        <w:rPr>
          <w:rFonts w:cstheme="minorHAnsi"/>
          <w:highlight w:val="green"/>
          <w:rPrChange w:id="390" w:author="Martin Novák" w:date="2023-03-22T19:14:00Z">
            <w:rPr>
              <w:rFonts w:cstheme="minorHAnsi"/>
            </w:rPr>
          </w:rPrChange>
        </w:rPr>
        <w:t xml:space="preserve"> </w:t>
      </w:r>
      <w:r w:rsidRPr="00F65D4E">
        <w:rPr>
          <w:rFonts w:cstheme="minorHAnsi"/>
          <w:highlight w:val="green"/>
          <w:rPrChange w:id="391" w:author="Martin Novák" w:date="2023-03-22T19:14:00Z">
            <w:rPr>
              <w:rFonts w:cstheme="minorHAnsi"/>
            </w:rPr>
          </w:rPrChange>
        </w:rPr>
        <w:t>budovatelsk</w:t>
      </w:r>
      <w:r w:rsidR="007537FC" w:rsidRPr="00F65D4E">
        <w:rPr>
          <w:rFonts w:cstheme="minorHAnsi"/>
          <w:highlight w:val="green"/>
          <w:rPrChange w:id="392" w:author="Martin Novák" w:date="2023-03-22T19:14:00Z">
            <w:rPr>
              <w:rFonts w:cstheme="minorHAnsi"/>
            </w:rPr>
          </w:rPrChange>
        </w:rPr>
        <w:t>é</w:t>
      </w:r>
      <w:r w:rsidRPr="00F65D4E">
        <w:rPr>
          <w:rFonts w:cstheme="minorHAnsi"/>
          <w:highlight w:val="green"/>
          <w:rPrChange w:id="393" w:author="Martin Novák" w:date="2023-03-22T19:14:00Z">
            <w:rPr>
              <w:rFonts w:cstheme="minorHAnsi"/>
            </w:rPr>
          </w:rPrChange>
        </w:rPr>
        <w:t xml:space="preserve">. Když se řekne strategie většina lidí si vybaví válečnou, kde hráč těží suroviny na stavbu budov a výrobu jednotek, kterými se snaží porazit </w:t>
      </w:r>
      <w:r w:rsidR="006366C1" w:rsidRPr="00F65D4E">
        <w:rPr>
          <w:rFonts w:cstheme="minorHAnsi"/>
          <w:highlight w:val="green"/>
          <w:rPrChange w:id="394" w:author="Martin Novák" w:date="2023-03-22T19:14:00Z">
            <w:rPr>
              <w:rFonts w:cstheme="minorHAnsi"/>
            </w:rPr>
          </w:rPrChange>
        </w:rPr>
        <w:t>protivník</w:t>
      </w:r>
      <w:r w:rsidR="0089578E" w:rsidRPr="00F65D4E">
        <w:rPr>
          <w:rFonts w:cstheme="minorHAnsi"/>
          <w:highlight w:val="green"/>
          <w:rPrChange w:id="395" w:author="Martin Novák" w:date="2023-03-22T19:14:00Z">
            <w:rPr>
              <w:rFonts w:cstheme="minorHAnsi"/>
            </w:rPr>
          </w:rPrChange>
        </w:rPr>
        <w:t>a</w:t>
      </w:r>
      <w:r w:rsidRPr="00F65D4E">
        <w:rPr>
          <w:rFonts w:cstheme="minorHAnsi"/>
          <w:highlight w:val="green"/>
          <w:rPrChange w:id="396" w:author="Martin Novák" w:date="2023-03-22T19:14:00Z">
            <w:rPr>
              <w:rFonts w:cstheme="minorHAnsi"/>
            </w:rPr>
          </w:rPrChange>
        </w:rPr>
        <w:t xml:space="preserve">. V budovatelských </w:t>
      </w:r>
      <w:r w:rsidR="00A771E6" w:rsidRPr="00F65D4E">
        <w:rPr>
          <w:rFonts w:cstheme="minorHAnsi"/>
          <w:highlight w:val="green"/>
          <w:rPrChange w:id="397" w:author="Martin Novák" w:date="2023-03-22T19:14:00Z">
            <w:rPr>
              <w:rFonts w:cstheme="minorHAnsi"/>
            </w:rPr>
          </w:rPrChange>
        </w:rPr>
        <w:t>se hráč stává starostou města či manažerem (např. zábavního parku, přepravní společnosti či nemocnice) a jeho úkolem je</w:t>
      </w:r>
      <w:r w:rsidR="002E1297" w:rsidRPr="00F65D4E">
        <w:rPr>
          <w:rFonts w:cstheme="minorHAnsi"/>
          <w:highlight w:val="green"/>
          <w:rPrChange w:id="398" w:author="Martin Novák" w:date="2023-03-22T19:14:00Z">
            <w:rPr>
              <w:rFonts w:cstheme="minorHAnsi"/>
            </w:rPr>
          </w:rPrChange>
        </w:rPr>
        <w:t xml:space="preserve"> </w:t>
      </w:r>
      <w:r w:rsidRPr="00F65D4E">
        <w:rPr>
          <w:rFonts w:cstheme="minorHAnsi"/>
          <w:highlight w:val="green"/>
          <w:rPrChange w:id="399" w:author="Martin Novák" w:date="2023-03-22T19:14:00Z">
            <w:rPr>
              <w:rFonts w:cstheme="minorHAnsi"/>
            </w:rPr>
          </w:rPrChange>
        </w:rPr>
        <w:t>vyřešit logistiku, zajistit zisk na další rozvoj a starat se o spokojenost lidí</w:t>
      </w:r>
      <w:r w:rsidR="0016786F" w:rsidRPr="00F65D4E">
        <w:rPr>
          <w:rFonts w:cstheme="minorHAnsi"/>
          <w:color w:val="FF0000"/>
          <w:highlight w:val="green"/>
          <w:rPrChange w:id="400" w:author="Martin Novák" w:date="2023-03-22T19:14:00Z">
            <w:rPr>
              <w:rFonts w:cstheme="minorHAnsi"/>
              <w:color w:val="FF0000"/>
            </w:rPr>
          </w:rPrChange>
        </w:rPr>
        <w:t xml:space="preserve"> </w:t>
      </w:r>
      <w:r w:rsidR="0016786F" w:rsidRPr="00F65D4E">
        <w:rPr>
          <w:rFonts w:cstheme="minorHAnsi"/>
          <w:highlight w:val="green"/>
          <w:rPrChange w:id="401" w:author="Martin Novák" w:date="2023-03-22T19:14:00Z">
            <w:rPr>
              <w:rFonts w:cstheme="minorHAnsi"/>
            </w:rPr>
          </w:rPrChange>
        </w:rPr>
        <w:t xml:space="preserve">(např. </w:t>
      </w:r>
      <w:r w:rsidR="0016786F" w:rsidRPr="00F65D4E">
        <w:rPr>
          <w:rFonts w:cstheme="minorHAnsi"/>
          <w:highlight w:val="green"/>
          <w:lang w:val="en-US"/>
          <w:rPrChange w:id="402" w:author="Martin Novák" w:date="2023-03-22T19:14:00Z">
            <w:rPr>
              <w:rFonts w:cstheme="minorHAnsi"/>
              <w:lang w:val="en-US"/>
            </w:rPr>
          </w:rPrChange>
        </w:rPr>
        <w:t>Citie</w:t>
      </w:r>
      <w:r w:rsidR="002926CB" w:rsidRPr="00F65D4E">
        <w:rPr>
          <w:rFonts w:cstheme="minorHAnsi"/>
          <w:highlight w:val="green"/>
          <w:lang w:val="en-US"/>
          <w:rPrChange w:id="403" w:author="Martin Novák" w:date="2023-03-22T19:14:00Z">
            <w:rPr>
              <w:rFonts w:cstheme="minorHAnsi"/>
              <w:lang w:val="en-US"/>
            </w:rPr>
          </w:rPrChange>
        </w:rPr>
        <w:t>s</w:t>
      </w:r>
      <w:r w:rsidR="0016786F" w:rsidRPr="00F65D4E">
        <w:rPr>
          <w:rFonts w:cstheme="minorHAnsi"/>
          <w:highlight w:val="green"/>
          <w:lang w:val="en-US"/>
          <w:rPrChange w:id="404" w:author="Martin Novák" w:date="2023-03-22T19:14:00Z">
            <w:rPr>
              <w:rFonts w:cstheme="minorHAnsi"/>
              <w:lang w:val="en-US"/>
            </w:rPr>
          </w:rPrChange>
        </w:rPr>
        <w:t>: Skylines</w:t>
      </w:r>
      <w:sdt>
        <w:sdtPr>
          <w:rPr>
            <w:rFonts w:cstheme="minorHAnsi"/>
            <w:color w:val="000000"/>
            <w:highlight w:val="green"/>
            <w:rPrChange w:id="405" w:author="Martin Novák" w:date="2023-03-22T19:29:00Z">
              <w:rPr>
                <w:rFonts w:cstheme="minorHAnsi"/>
                <w:color w:val="000000"/>
              </w:rPr>
            </w:rPrChange>
          </w:rPr>
          <w:tag w:val="MENDELEY_CITATION_v3_eyJjaXRhdGlvbklEIjoiTUVOREVMRVlfQ0lUQVRJT05fZjU1YzVlOTEtYjEzZi00NDk3LThhMzgtMzEzYzkzYTMyNzE4IiwicHJvcGVydGllcyI6eyJub3RlSW5kZXgiOjB9LCJpc0VkaXRlZCI6ZmFsc2UsIm1hbnVhbE92ZXJyaWRlIjp7ImlzTWFudWFsbHlPdmVycmlkZGVuIjpmYWxzZSwiY2l0ZXByb2NUZXh0IjoiWzg5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
          <w:id w:val="1620565878"/>
          <w:placeholder>
            <w:docPart w:val="DefaultPlaceholder_-1854013440"/>
          </w:placeholder>
        </w:sdtPr>
        <w:sdtContent>
          <w:ins w:id="406" w:author="Martin Novák" w:date="2023-03-22T19:29:00Z">
            <w:r w:rsidR="00C20D2C" w:rsidRPr="00926265">
              <w:rPr>
                <w:rFonts w:cstheme="minorHAnsi"/>
                <w:color w:val="000000"/>
                <w:highlight w:val="green"/>
              </w:rPr>
              <w:t>[89]</w:t>
            </w:r>
          </w:ins>
          <w:del w:id="407" w:author="Martin Novák" w:date="2023-03-20T17:48:00Z">
            <w:r w:rsidR="0053001E" w:rsidRPr="00926265" w:rsidDel="00DE5A44">
              <w:rPr>
                <w:rFonts w:cstheme="minorHAnsi"/>
                <w:color w:val="000000"/>
                <w:highlight w:val="green"/>
                <w:rPrChange w:id="408" w:author="Martin Novák" w:date="2023-03-22T19:29:00Z">
                  <w:rPr>
                    <w:rFonts w:cstheme="minorHAnsi"/>
                    <w:color w:val="000000"/>
                  </w:rPr>
                </w:rPrChange>
              </w:rPr>
              <w:delText>[89]</w:delText>
            </w:r>
          </w:del>
        </w:sdtContent>
      </w:sdt>
      <w:r w:rsidR="0016786F" w:rsidRPr="00F65D4E">
        <w:rPr>
          <w:rFonts w:cstheme="minorHAnsi"/>
          <w:highlight w:val="green"/>
          <w:rPrChange w:id="409" w:author="Martin Novák" w:date="2023-03-22T19:14:00Z">
            <w:rPr>
              <w:rFonts w:cstheme="minorHAnsi"/>
            </w:rPr>
          </w:rPrChange>
        </w:rPr>
        <w:t xml:space="preserve"> a </w:t>
      </w:r>
      <w:proofErr w:type="spellStart"/>
      <w:r w:rsidR="0016786F" w:rsidRPr="00F65D4E">
        <w:rPr>
          <w:rFonts w:cstheme="minorHAnsi"/>
          <w:highlight w:val="green"/>
          <w:lang w:val="en-US"/>
          <w:rPrChange w:id="410" w:author="Martin Novák" w:date="2023-03-22T19:14:00Z">
            <w:rPr>
              <w:rFonts w:cstheme="minorHAnsi"/>
              <w:lang w:val="en-US"/>
            </w:rPr>
          </w:rPrChange>
        </w:rPr>
        <w:t>RollerCoaster</w:t>
      </w:r>
      <w:proofErr w:type="spellEnd"/>
      <w:r w:rsidR="0016786F" w:rsidRPr="00F65D4E">
        <w:rPr>
          <w:rFonts w:cstheme="minorHAnsi"/>
          <w:highlight w:val="green"/>
          <w:lang w:val="en-US"/>
          <w:rPrChange w:id="411" w:author="Martin Novák" w:date="2023-03-22T19:14:00Z">
            <w:rPr>
              <w:rFonts w:cstheme="minorHAnsi"/>
              <w:lang w:val="en-US"/>
            </w:rPr>
          </w:rPrChange>
        </w:rPr>
        <w:t xml:space="preserve"> Tycoon</w:t>
      </w:r>
      <w:sdt>
        <w:sdtPr>
          <w:rPr>
            <w:rFonts w:cstheme="minorHAnsi"/>
            <w:color w:val="000000"/>
            <w:highlight w:val="green"/>
            <w:rPrChange w:id="412" w:author="Martin Novák" w:date="2023-03-22T19:29:00Z">
              <w:rPr>
                <w:rFonts w:cstheme="minorHAnsi"/>
                <w:color w:val="000000"/>
              </w:rPr>
            </w:rPrChange>
          </w:rPr>
          <w:tag w:val="MENDELEY_CITATION_v3_eyJjaXRhdGlvbklEIjoiTUVOREVMRVlfQ0lUQVRJT05fOTFiYWUwZDYtNjAxYi00OGMwLTg1M2QtN2FjNjY3NWRlZDllIiwicHJvcGVydGllcyI6eyJub3RlSW5kZXgiOjB9LCJpc0VkaXRlZCI6ZmFsc2UsIm1hbnVhbE92ZXJyaWRlIjp7ImlzTWFudWFsbHlPdmVycmlkZGVuIjpmYWxzZSwiY2l0ZXByb2NUZXh0IjoiWzkw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
          <w:id w:val="430550687"/>
          <w:placeholder>
            <w:docPart w:val="DefaultPlaceholder_-1854013440"/>
          </w:placeholder>
        </w:sdtPr>
        <w:sdtContent>
          <w:ins w:id="413" w:author="Martin Novák" w:date="2023-03-22T19:29:00Z">
            <w:r w:rsidR="00926265" w:rsidRPr="00926265">
              <w:rPr>
                <w:rFonts w:cstheme="minorHAnsi"/>
                <w:color w:val="000000"/>
                <w:highlight w:val="green"/>
              </w:rPr>
              <w:t>[90]</w:t>
            </w:r>
          </w:ins>
          <w:del w:id="414" w:author="Martin Novák" w:date="2023-03-20T17:48:00Z">
            <w:r w:rsidR="0053001E" w:rsidRPr="00926265" w:rsidDel="00DE5A44">
              <w:rPr>
                <w:rFonts w:cstheme="minorHAnsi"/>
                <w:color w:val="000000"/>
                <w:highlight w:val="green"/>
                <w:rPrChange w:id="415" w:author="Martin Novák" w:date="2023-03-22T19:29:00Z">
                  <w:rPr>
                    <w:rFonts w:cstheme="minorHAnsi"/>
                    <w:color w:val="000000"/>
                  </w:rPr>
                </w:rPrChange>
              </w:rPr>
              <w:delText>[90]</w:delText>
            </w:r>
          </w:del>
        </w:sdtContent>
      </w:sdt>
      <w:r w:rsidR="0016786F" w:rsidRPr="00F65D4E">
        <w:rPr>
          <w:rFonts w:cstheme="minorHAnsi"/>
          <w:highlight w:val="green"/>
          <w:rPrChange w:id="416" w:author="Martin Novák" w:date="2023-03-22T19:14:00Z">
            <w:rPr>
              <w:rFonts w:cstheme="minorHAnsi"/>
            </w:rPr>
          </w:rPrChange>
        </w:rPr>
        <w:t>)</w:t>
      </w:r>
      <w:r w:rsidRPr="00F65D4E">
        <w:rPr>
          <w:rFonts w:cstheme="minorHAnsi"/>
          <w:highlight w:val="green"/>
          <w:rPrChange w:id="417" w:author="Martin Novák" w:date="2023-03-22T19:14:00Z">
            <w:rPr>
              <w:rFonts w:cstheme="minorHAnsi"/>
            </w:rPr>
          </w:rPrChange>
        </w:rPr>
        <w:t>.</w:t>
      </w:r>
      <w:sdt>
        <w:sdtPr>
          <w:rPr>
            <w:rFonts w:cstheme="minorHAnsi"/>
            <w:color w:val="000000"/>
            <w:highlight w:val="green"/>
            <w:rPrChange w:id="418" w:author="Martin Novák" w:date="2023-03-22T19:29:00Z">
              <w:rPr>
                <w:rFonts w:cstheme="minorHAnsi"/>
                <w:color w:val="000000"/>
              </w:rPr>
            </w:rPrChange>
          </w:rPr>
          <w:tag w:val="MENDELEY_CITATION_v3_eyJjaXRhdGlvbklEIjoiTUVOREVMRVlfQ0lUQVRJT05fMzU5MWU2ZjUtZTIxOS00YjM2LWJiMmItMzBjYjIwMTZmZDBhIiwicHJvcGVydGllcyI6eyJub3RlSW5kZXgiOjB9LCJpc0VkaXRlZCI6ZmFsc2UsIm1hbnVhbE92ZXJyaWRlIjp7ImNpdGVwcm9jVGV4dCI6Ils3MiwgNzQsIDkx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
          <w:id w:val="1083729346"/>
          <w:placeholder>
            <w:docPart w:val="DefaultPlaceholder_-1854013440"/>
          </w:placeholder>
        </w:sdtPr>
        <w:sdtEndPr>
          <w:rPr>
            <w:rFonts w:cstheme="minorBidi"/>
            <w:rPrChange w:id="419" w:author="Martin Novák" w:date="2023-03-22T19:29:00Z">
              <w:rPr/>
            </w:rPrChange>
          </w:rPr>
        </w:sdtEndPr>
        <w:sdtContent>
          <w:ins w:id="420" w:author="Martin Novák" w:date="2023-03-22T19:29:00Z">
            <w:r w:rsidR="00926265" w:rsidRPr="00926265">
              <w:rPr>
                <w:color w:val="000000"/>
                <w:highlight w:val="green"/>
              </w:rPr>
              <w:t>[72, 74, 91]</w:t>
            </w:r>
          </w:ins>
          <w:del w:id="421" w:author="Martin Novák" w:date="2023-03-20T17:48:00Z">
            <w:r w:rsidR="0053001E" w:rsidRPr="00926265" w:rsidDel="00DE5A44">
              <w:rPr>
                <w:color w:val="000000"/>
                <w:highlight w:val="green"/>
                <w:rPrChange w:id="422" w:author="Martin Novák" w:date="2023-03-22T19:29:00Z">
                  <w:rPr>
                    <w:color w:val="000000"/>
                  </w:rPr>
                </w:rPrChange>
              </w:rPr>
              <w:delText>[72, 74, 91]</w:delText>
            </w:r>
          </w:del>
        </w:sdtContent>
      </w:sdt>
      <w:r w:rsidRPr="00F7533D">
        <w:rPr>
          <w:rFonts w:cstheme="minorHAnsi"/>
          <w:color w:val="FF0000"/>
        </w:rPr>
        <w:t xml:space="preserve"> </w:t>
      </w:r>
    </w:p>
    <w:p w14:paraId="70FBBE7E" w14:textId="77777777" w:rsidR="00F67031" w:rsidRPr="00621687" w:rsidRDefault="00F67031" w:rsidP="00B423DF">
      <w:pPr>
        <w:pStyle w:val="Nadpis2"/>
        <w:rPr>
          <w:rFonts w:asciiTheme="minorHAnsi" w:hAnsiTheme="minorHAnsi" w:cstheme="minorHAnsi"/>
          <w:shd w:val="clear" w:color="auto" w:fill="FFFFFF"/>
        </w:rPr>
      </w:pPr>
      <w:r w:rsidRPr="00621687">
        <w:rPr>
          <w:rFonts w:asciiTheme="minorHAnsi" w:hAnsiTheme="minorHAnsi" w:cstheme="minorHAnsi"/>
          <w:shd w:val="clear" w:color="auto" w:fill="FFFFFF"/>
        </w:rPr>
        <w:tab/>
      </w:r>
      <w:r w:rsidRPr="00621687">
        <w:rPr>
          <w:rFonts w:asciiTheme="minorHAnsi" w:hAnsiTheme="minorHAnsi" w:cstheme="minorHAnsi"/>
          <w:shd w:val="clear" w:color="auto" w:fill="FFFFFF"/>
        </w:rPr>
        <w:tab/>
      </w:r>
      <w:bookmarkStart w:id="423" w:name="_Toc129100421"/>
      <w:r w:rsidRPr="00AF5F60">
        <w:rPr>
          <w:rFonts w:asciiTheme="minorHAnsi" w:hAnsiTheme="minorHAnsi" w:cstheme="minorHAnsi"/>
          <w:highlight w:val="green"/>
          <w:shd w:val="clear" w:color="auto" w:fill="FFFFFF"/>
          <w:rPrChange w:id="424" w:author="Martin Novák" w:date="2023-03-22T19:37:00Z">
            <w:rPr>
              <w:rFonts w:asciiTheme="minorHAnsi" w:hAnsiTheme="minorHAnsi" w:cstheme="minorHAnsi"/>
              <w:shd w:val="clear" w:color="auto" w:fill="FFFFFF"/>
            </w:rPr>
          </w:rPrChange>
        </w:rPr>
        <w:t>4.4 závodní</w:t>
      </w:r>
      <w:bookmarkEnd w:id="423"/>
    </w:p>
    <w:p w14:paraId="14B00349" w14:textId="56324B1C" w:rsidR="0074038A" w:rsidRDefault="0074038A" w:rsidP="00DF4197">
      <w:pPr>
        <w:ind w:left="1416" w:firstLine="708"/>
        <w:jc w:val="both"/>
        <w:rPr>
          <w:rFonts w:cstheme="minorHAnsi"/>
        </w:rPr>
      </w:pPr>
      <w:r w:rsidRPr="001C4483">
        <w:rPr>
          <w:rFonts w:cstheme="minorHAnsi"/>
          <w:highlight w:val="green"/>
          <w:rPrChange w:id="425" w:author="Martin Novák" w:date="2023-03-22T19:14:00Z">
            <w:rPr>
              <w:rFonts w:cstheme="minorHAnsi"/>
            </w:rPr>
          </w:rPrChange>
        </w:rPr>
        <w:t xml:space="preserve">Jedním z možných dělení závodních her je podle jízdního modelu. Realistický (např. </w:t>
      </w:r>
      <w:proofErr w:type="spellStart"/>
      <w:r w:rsidR="00831BEF" w:rsidRPr="001C4483">
        <w:rPr>
          <w:rFonts w:cstheme="minorHAnsi"/>
          <w:highlight w:val="green"/>
          <w:lang w:val="en-US"/>
          <w:rPrChange w:id="426" w:author="Martin Novák" w:date="2023-03-22T19:14:00Z">
            <w:rPr>
              <w:rFonts w:cstheme="minorHAnsi"/>
              <w:lang w:val="en-US"/>
            </w:rPr>
          </w:rPrChange>
        </w:rPr>
        <w:t>D</w:t>
      </w:r>
      <w:r w:rsidR="00256384" w:rsidRPr="001C4483">
        <w:rPr>
          <w:rFonts w:cstheme="minorHAnsi"/>
          <w:highlight w:val="green"/>
          <w:lang w:val="en-US"/>
          <w:rPrChange w:id="427" w:author="Martin Novák" w:date="2023-03-22T19:14:00Z">
            <w:rPr>
              <w:rFonts w:cstheme="minorHAnsi"/>
              <w:lang w:val="en-US"/>
            </w:rPr>
          </w:rPrChange>
        </w:rPr>
        <w:t>i</w:t>
      </w:r>
      <w:r w:rsidR="00831BEF" w:rsidRPr="001C4483">
        <w:rPr>
          <w:rFonts w:cstheme="minorHAnsi"/>
          <w:highlight w:val="green"/>
          <w:lang w:val="en-US"/>
          <w:rPrChange w:id="428" w:author="Martin Novák" w:date="2023-03-22T19:14:00Z">
            <w:rPr>
              <w:rFonts w:cstheme="minorHAnsi"/>
              <w:lang w:val="en-US"/>
            </w:rPr>
          </w:rPrChange>
        </w:rPr>
        <w:t>RT</w:t>
      </w:r>
      <w:proofErr w:type="spellEnd"/>
      <w:r w:rsidR="00831BEF" w:rsidRPr="001C4483">
        <w:rPr>
          <w:rFonts w:cstheme="minorHAnsi"/>
          <w:highlight w:val="green"/>
          <w:lang w:val="en-US"/>
          <w:rPrChange w:id="429" w:author="Martin Novák" w:date="2023-03-22T19:14:00Z">
            <w:rPr>
              <w:rFonts w:cstheme="minorHAnsi"/>
              <w:lang w:val="en-US"/>
            </w:rPr>
          </w:rPrChange>
        </w:rPr>
        <w:t xml:space="preserve"> Rally</w:t>
      </w:r>
      <w:sdt>
        <w:sdtPr>
          <w:rPr>
            <w:rFonts w:cstheme="minorHAnsi"/>
            <w:color w:val="000000"/>
            <w:highlight w:val="green"/>
            <w:rPrChange w:id="430" w:author="Martin Novák" w:date="2023-03-22T19:29:00Z">
              <w:rPr>
                <w:rFonts w:cstheme="minorHAnsi"/>
                <w:color w:val="000000"/>
              </w:rPr>
            </w:rPrChange>
          </w:rPr>
          <w:tag w:val="MENDELEY_CITATION_v3_eyJjaXRhdGlvbklEIjoiTUVOREVMRVlfQ0lUQVRJT05fZjc3MWM0ZjItYzQxMy00M2Q3LWE3ZjktMGMzMzNjNjE4OTc2IiwicHJvcGVydGllcyI6eyJub3RlSW5kZXgiOjB9LCJpc0VkaXRlZCI6ZmFsc2UsIm1hbnVhbE92ZXJyaWRlIjp7ImlzTWFudWFsbHlPdmVycmlkZGVuIjpmYWxzZSwiY2l0ZXByb2NUZXh0IjoiWzky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
          <w:id w:val="467094297"/>
          <w:placeholder>
            <w:docPart w:val="DefaultPlaceholder_-1854013440"/>
          </w:placeholder>
        </w:sdtPr>
        <w:sdtContent>
          <w:ins w:id="431" w:author="Martin Novák" w:date="2023-03-22T19:29:00Z">
            <w:r w:rsidR="00926265" w:rsidRPr="00926265">
              <w:rPr>
                <w:rFonts w:cstheme="minorHAnsi"/>
                <w:color w:val="000000"/>
                <w:highlight w:val="green"/>
              </w:rPr>
              <w:t>[92]</w:t>
            </w:r>
          </w:ins>
          <w:del w:id="432" w:author="Martin Novák" w:date="2023-03-20T17:48:00Z">
            <w:r w:rsidR="0053001E" w:rsidRPr="00926265" w:rsidDel="00DE5A44">
              <w:rPr>
                <w:rFonts w:cstheme="minorHAnsi"/>
                <w:color w:val="000000"/>
                <w:highlight w:val="green"/>
                <w:rPrChange w:id="433" w:author="Martin Novák" w:date="2023-03-22T19:29:00Z">
                  <w:rPr>
                    <w:rFonts w:cstheme="minorHAnsi"/>
                    <w:color w:val="000000"/>
                  </w:rPr>
                </w:rPrChange>
              </w:rPr>
              <w:delText>[92]</w:delText>
            </w:r>
          </w:del>
        </w:sdtContent>
      </w:sdt>
      <w:r w:rsidRPr="001C4483">
        <w:rPr>
          <w:rFonts w:cstheme="minorHAnsi"/>
          <w:highlight w:val="green"/>
          <w:rPrChange w:id="434" w:author="Martin Novák" w:date="2023-03-22T19:14:00Z">
            <w:rPr>
              <w:rFonts w:cstheme="minorHAnsi"/>
            </w:rPr>
          </w:rPrChange>
        </w:rPr>
        <w:t xml:space="preserve">) se snaží co nejvíce napodobit chování skutečných vozů. Arkádový (např. </w:t>
      </w:r>
      <w:r w:rsidR="00D67D2B" w:rsidRPr="001C4483">
        <w:rPr>
          <w:rFonts w:cstheme="minorHAnsi"/>
          <w:highlight w:val="green"/>
          <w:lang w:val="en-US"/>
          <w:rPrChange w:id="435" w:author="Martin Novák" w:date="2023-03-22T19:14:00Z">
            <w:rPr>
              <w:rFonts w:cstheme="minorHAnsi"/>
              <w:lang w:val="en-US"/>
            </w:rPr>
          </w:rPrChange>
        </w:rPr>
        <w:t>Need For Speed</w:t>
      </w:r>
      <w:sdt>
        <w:sdtPr>
          <w:rPr>
            <w:rFonts w:cstheme="minorHAnsi"/>
            <w:color w:val="000000"/>
            <w:highlight w:val="green"/>
            <w:rPrChange w:id="436" w:author="Martin Novák" w:date="2023-03-22T19:29:00Z">
              <w:rPr>
                <w:rFonts w:cstheme="minorHAnsi"/>
                <w:color w:val="000000"/>
              </w:rPr>
            </w:rPrChange>
          </w:rPr>
          <w:tag w:val="MENDELEY_CITATION_v3_eyJjaXRhdGlvbklEIjoiTUVOREVMRVlfQ0lUQVRJT05fOTlmNmYyZmQtMmQ5MS00NDRlLTkwYmYtODBiOGMxZGQ0NDkxIiwicHJvcGVydGllcyI6eyJub3RlSW5kZXgiOjB9LCJpc0VkaXRlZCI6ZmFsc2UsIm1hbnVhbE92ZXJyaWRlIjp7ImlzTWFudWFsbHlPdmVycmlkZGVuIjpmYWxzZSwiY2l0ZXByb2NUZXh0IjoiWzkz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
          <w:id w:val="-1016149681"/>
          <w:placeholder>
            <w:docPart w:val="DefaultPlaceholder_-1854013440"/>
          </w:placeholder>
        </w:sdtPr>
        <w:sdtContent>
          <w:ins w:id="437" w:author="Martin Novák" w:date="2023-03-22T19:29:00Z">
            <w:r w:rsidR="00926265" w:rsidRPr="00926265">
              <w:rPr>
                <w:rFonts w:cstheme="minorHAnsi"/>
                <w:color w:val="000000"/>
                <w:highlight w:val="green"/>
              </w:rPr>
              <w:t>[93]</w:t>
            </w:r>
          </w:ins>
          <w:del w:id="438" w:author="Martin Novák" w:date="2023-03-20T17:48:00Z">
            <w:r w:rsidR="0053001E" w:rsidRPr="00926265" w:rsidDel="00DE5A44">
              <w:rPr>
                <w:rFonts w:cstheme="minorHAnsi"/>
                <w:color w:val="000000"/>
                <w:highlight w:val="green"/>
                <w:rPrChange w:id="439" w:author="Martin Novák" w:date="2023-03-22T19:29:00Z">
                  <w:rPr>
                    <w:rFonts w:cstheme="minorHAnsi"/>
                    <w:color w:val="000000"/>
                  </w:rPr>
                </w:rPrChange>
              </w:rPr>
              <w:delText>[93]</w:delText>
            </w:r>
          </w:del>
        </w:sdtContent>
      </w:sdt>
      <w:r w:rsidRPr="001C4483">
        <w:rPr>
          <w:rFonts w:cstheme="minorHAnsi"/>
          <w:highlight w:val="green"/>
          <w:rPrChange w:id="440" w:author="Martin Novák" w:date="2023-03-22T19:14:00Z">
            <w:rPr>
              <w:rFonts w:cstheme="minorHAnsi"/>
            </w:rPr>
          </w:rPrChange>
        </w:rPr>
        <w:t xml:space="preserve">) ubírá realističnost ve prospěch </w:t>
      </w:r>
      <w:r w:rsidR="002347AB" w:rsidRPr="001C4483">
        <w:rPr>
          <w:rFonts w:cstheme="minorHAnsi"/>
          <w:highlight w:val="green"/>
          <w:rPrChange w:id="441" w:author="Martin Novák" w:date="2023-03-22T19:14:00Z">
            <w:rPr>
              <w:rFonts w:cstheme="minorHAnsi"/>
            </w:rPr>
          </w:rPrChange>
        </w:rPr>
        <w:t xml:space="preserve">jednodušší </w:t>
      </w:r>
      <w:r w:rsidRPr="001C4483">
        <w:rPr>
          <w:rFonts w:cstheme="minorHAnsi"/>
          <w:highlight w:val="green"/>
          <w:rPrChange w:id="442" w:author="Martin Novák" w:date="2023-03-22T19:14:00Z">
            <w:rPr>
              <w:rFonts w:cstheme="minorHAnsi"/>
            </w:rPr>
          </w:rPrChange>
        </w:rPr>
        <w:t>hratelnosti</w:t>
      </w:r>
      <w:r w:rsidR="00BF4095" w:rsidRPr="001C4483">
        <w:rPr>
          <w:rFonts w:cstheme="minorHAnsi"/>
          <w:color w:val="000000"/>
          <w:highlight w:val="green"/>
          <w:rPrChange w:id="443" w:author="Martin Novák" w:date="2023-03-22T19:14:00Z">
            <w:rPr>
              <w:rFonts w:cstheme="minorHAnsi"/>
              <w:color w:val="000000"/>
            </w:rPr>
          </w:rPrChange>
        </w:rPr>
        <w:t>.</w:t>
      </w:r>
      <w:r w:rsidR="00E5767D" w:rsidRPr="001C4483">
        <w:rPr>
          <w:rFonts w:cstheme="minorHAnsi"/>
          <w:color w:val="000000"/>
          <w:highlight w:val="green"/>
          <w:rPrChange w:id="444" w:author="Martin Novák" w:date="2023-03-22T19:14:00Z">
            <w:rPr>
              <w:rFonts w:cstheme="minorHAnsi"/>
              <w:color w:val="000000"/>
            </w:rPr>
          </w:rPrChange>
        </w:rPr>
        <w:t xml:space="preserve"> Dalším dělením je</w:t>
      </w:r>
      <w:r w:rsidR="00460BAF" w:rsidRPr="001C4483">
        <w:rPr>
          <w:rFonts w:cstheme="minorHAnsi"/>
          <w:color w:val="000000"/>
          <w:highlight w:val="green"/>
          <w:rPrChange w:id="445" w:author="Martin Novák" w:date="2023-03-22T19:14:00Z">
            <w:rPr>
              <w:rFonts w:cstheme="minorHAnsi"/>
              <w:color w:val="000000"/>
            </w:rPr>
          </w:rPrChange>
        </w:rPr>
        <w:t>,</w:t>
      </w:r>
      <w:r w:rsidR="00E5767D" w:rsidRPr="001C4483">
        <w:rPr>
          <w:rFonts w:cstheme="minorHAnsi"/>
          <w:color w:val="000000"/>
          <w:highlight w:val="green"/>
          <w:rPrChange w:id="446" w:author="Martin Novák" w:date="2023-03-22T19:14:00Z">
            <w:rPr>
              <w:rFonts w:cstheme="minorHAnsi"/>
              <w:color w:val="000000"/>
            </w:rPr>
          </w:rPrChange>
        </w:rPr>
        <w:t xml:space="preserve"> zda se závodí v autech či jiných dopravních prostředcích (např. </w:t>
      </w:r>
      <w:r w:rsidR="00B326BD" w:rsidRPr="001C4483">
        <w:rPr>
          <w:rFonts w:cstheme="minorHAnsi"/>
          <w:color w:val="000000"/>
          <w:highlight w:val="green"/>
          <w:rPrChange w:id="447" w:author="Martin Novák" w:date="2023-03-22T19:14:00Z">
            <w:rPr>
              <w:rFonts w:cstheme="minorHAnsi"/>
              <w:color w:val="000000"/>
            </w:rPr>
          </w:rPrChange>
        </w:rPr>
        <w:t>vesmírné lodě v </w:t>
      </w:r>
      <w:proofErr w:type="spellStart"/>
      <w:r w:rsidR="00B326BD" w:rsidRPr="001C4483">
        <w:rPr>
          <w:rFonts w:cstheme="minorHAnsi"/>
          <w:color w:val="000000"/>
          <w:highlight w:val="green"/>
          <w:rPrChange w:id="448" w:author="Martin Novák" w:date="2023-03-22T19:14:00Z">
            <w:rPr>
              <w:rFonts w:cstheme="minorHAnsi"/>
              <w:color w:val="000000"/>
            </w:rPr>
          </w:rPrChange>
        </w:rPr>
        <w:t>Redout</w:t>
      </w:r>
      <w:proofErr w:type="spellEnd"/>
      <w:r w:rsidR="00B326BD" w:rsidRPr="001C4483">
        <w:rPr>
          <w:rFonts w:cstheme="minorHAnsi"/>
          <w:color w:val="000000"/>
          <w:highlight w:val="green"/>
          <w:rPrChange w:id="449" w:author="Martin Novák" w:date="2023-03-22T19:14:00Z">
            <w:rPr>
              <w:rFonts w:cstheme="minorHAnsi"/>
              <w:color w:val="000000"/>
            </w:rPr>
          </w:rPrChange>
        </w:rPr>
        <w:t xml:space="preserve"> 2</w:t>
      </w:r>
      <w:sdt>
        <w:sdtPr>
          <w:rPr>
            <w:rFonts w:cstheme="minorHAnsi"/>
            <w:color w:val="000000"/>
            <w:highlight w:val="green"/>
            <w:rPrChange w:id="450" w:author="Martin Novák" w:date="2023-03-22T19:29:00Z">
              <w:rPr>
                <w:rFonts w:cstheme="minorHAnsi"/>
                <w:color w:val="000000"/>
              </w:rPr>
            </w:rPrChange>
          </w:rPr>
          <w:tag w:val="MENDELEY_CITATION_v3_eyJjaXRhdGlvbklEIjoiTUVOREVMRVlfQ0lUQVRJT05fMzNlYTc1NTEtOWExZS00YmM4LWFlNDAtMDk1OWVhMDdkZTFlIiwicHJvcGVydGllcyI6eyJub3RlSW5kZXgiOjB9LCJpc0VkaXRlZCI6ZmFsc2UsIm1hbnVhbE92ZXJyaWRlIjp7ImlzTWFudWFsbHlPdmVycmlkZGVuIjpmYWxzZSwiY2l0ZXByb2NUZXh0IjoiWzk0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
          <w:id w:val="1768046613"/>
          <w:placeholder>
            <w:docPart w:val="DefaultPlaceholder_-1854013440"/>
          </w:placeholder>
        </w:sdtPr>
        <w:sdtContent>
          <w:ins w:id="451" w:author="Martin Novák" w:date="2023-03-22T19:29:00Z">
            <w:r w:rsidR="00926265" w:rsidRPr="00926265">
              <w:rPr>
                <w:rFonts w:cstheme="minorHAnsi"/>
                <w:color w:val="000000"/>
                <w:highlight w:val="green"/>
              </w:rPr>
              <w:t>[94]</w:t>
            </w:r>
          </w:ins>
          <w:del w:id="452" w:author="Martin Novák" w:date="2023-03-20T17:48:00Z">
            <w:r w:rsidR="0053001E" w:rsidRPr="00926265" w:rsidDel="00DE5A44">
              <w:rPr>
                <w:rFonts w:cstheme="minorHAnsi"/>
                <w:color w:val="000000"/>
                <w:highlight w:val="green"/>
                <w:rPrChange w:id="453" w:author="Martin Novák" w:date="2023-03-22T19:29:00Z">
                  <w:rPr>
                    <w:rFonts w:cstheme="minorHAnsi"/>
                    <w:color w:val="000000"/>
                  </w:rPr>
                </w:rPrChange>
              </w:rPr>
              <w:delText>[94]</w:delText>
            </w:r>
          </w:del>
        </w:sdtContent>
      </w:sdt>
      <w:r w:rsidR="00E5767D" w:rsidRPr="001C4483">
        <w:rPr>
          <w:rFonts w:cstheme="minorHAnsi"/>
          <w:color w:val="000000"/>
          <w:highlight w:val="green"/>
          <w:rPrChange w:id="454" w:author="Martin Novák" w:date="2023-03-22T19:14:00Z">
            <w:rPr>
              <w:rFonts w:cstheme="minorHAnsi"/>
              <w:color w:val="000000"/>
            </w:rPr>
          </w:rPrChange>
        </w:rPr>
        <w:t>). Ačkoliv většina her hráče za narážení do soupeřů penalizuje, existují</w:t>
      </w:r>
      <w:r w:rsidR="00B326BD" w:rsidRPr="001C4483">
        <w:rPr>
          <w:rFonts w:cstheme="minorHAnsi"/>
          <w:color w:val="000000"/>
          <w:highlight w:val="green"/>
          <w:rPrChange w:id="455" w:author="Martin Novák" w:date="2023-03-22T19:14:00Z">
            <w:rPr>
              <w:rFonts w:cstheme="minorHAnsi"/>
              <w:color w:val="000000"/>
            </w:rPr>
          </w:rPrChange>
        </w:rPr>
        <w:t xml:space="preserve"> také</w:t>
      </w:r>
      <w:r w:rsidR="00E5767D" w:rsidRPr="001C4483">
        <w:rPr>
          <w:rFonts w:cstheme="minorHAnsi"/>
          <w:color w:val="000000"/>
          <w:highlight w:val="green"/>
          <w:rPrChange w:id="456" w:author="Martin Novák" w:date="2023-03-22T19:14:00Z">
            <w:rPr>
              <w:rFonts w:cstheme="minorHAnsi"/>
              <w:color w:val="000000"/>
            </w:rPr>
          </w:rPrChange>
        </w:rPr>
        <w:t xml:space="preserve"> série jako například </w:t>
      </w:r>
      <w:proofErr w:type="spellStart"/>
      <w:r w:rsidR="00E5767D" w:rsidRPr="001C4483">
        <w:rPr>
          <w:rFonts w:cstheme="minorHAnsi"/>
          <w:highlight w:val="green"/>
          <w:rPrChange w:id="457" w:author="Martin Novák" w:date="2023-03-22T19:14:00Z">
            <w:rPr>
              <w:rFonts w:cstheme="minorHAnsi"/>
              <w:color w:val="FF0000"/>
              <w:highlight w:val="darkCyan"/>
            </w:rPr>
          </w:rPrChange>
        </w:rPr>
        <w:t>FlatOut</w:t>
      </w:r>
      <w:proofErr w:type="spellEnd"/>
      <w:sdt>
        <w:sdtPr>
          <w:rPr>
            <w:rFonts w:cstheme="minorHAnsi"/>
            <w:color w:val="000000"/>
            <w:highlight w:val="green"/>
            <w:rPrChange w:id="458" w:author="Martin Novák" w:date="2023-03-22T19:29:00Z">
              <w:rPr>
                <w:rFonts w:cstheme="minorHAnsi"/>
                <w:color w:val="000000"/>
                <w:highlight w:val="darkCyan"/>
              </w:rPr>
            </w:rPrChange>
          </w:rPr>
          <w:tag w:val="MENDELEY_CITATION_v3_eyJjaXRhdGlvbklEIjoiTUVOREVMRVlfQ0lUQVRJT05fOTkwNDI4ZTQtOGRiYi00NzVjLTgyOTQtMDc4ZTE0MDI1ZGFhIiwicHJvcGVydGllcyI6eyJub3RlSW5kZXgiOjB9LCJpc0VkaXRlZCI6ZmFsc2UsIm1hbnVhbE92ZXJyaWRlIjp7ImlzTWFudWFsbHlPdmVycmlkZGVuIjpmYWxzZSwiY2l0ZXByb2NUZXh0IjoiWzk1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
          <w:id w:val="1279612317"/>
          <w:placeholder>
            <w:docPart w:val="18B42B81A459458597320E29161D132D"/>
          </w:placeholder>
        </w:sdtPr>
        <w:sdtContent>
          <w:ins w:id="459" w:author="Martin Novák" w:date="2023-03-22T19:29:00Z">
            <w:r w:rsidR="00926265" w:rsidRPr="00926265">
              <w:rPr>
                <w:rFonts w:cstheme="minorHAnsi"/>
                <w:color w:val="000000"/>
                <w:highlight w:val="green"/>
              </w:rPr>
              <w:t>[95]</w:t>
            </w:r>
          </w:ins>
          <w:del w:id="460" w:author="Martin Novák" w:date="2023-03-20T17:48:00Z">
            <w:r w:rsidR="0053001E" w:rsidRPr="00926265" w:rsidDel="00DE5A44">
              <w:rPr>
                <w:rFonts w:cstheme="minorHAnsi"/>
                <w:color w:val="000000"/>
                <w:highlight w:val="green"/>
                <w:rPrChange w:id="461" w:author="Martin Novák" w:date="2023-03-22T19:29:00Z">
                  <w:rPr>
                    <w:rFonts w:cstheme="minorHAnsi"/>
                    <w:color w:val="000000"/>
                    <w:highlight w:val="darkCyan"/>
                  </w:rPr>
                </w:rPrChange>
              </w:rPr>
              <w:delText>[95]</w:delText>
            </w:r>
          </w:del>
        </w:sdtContent>
      </w:sdt>
      <w:r w:rsidR="00E5767D" w:rsidRPr="001C4483">
        <w:rPr>
          <w:rFonts w:cstheme="minorHAnsi"/>
          <w:color w:val="000000"/>
          <w:highlight w:val="green"/>
          <w:rPrChange w:id="462" w:author="Martin Novák" w:date="2023-03-22T19:14:00Z">
            <w:rPr>
              <w:rFonts w:cstheme="minorHAnsi"/>
              <w:color w:val="000000"/>
            </w:rPr>
          </w:rPrChange>
        </w:rPr>
        <w:t xml:space="preserve"> a </w:t>
      </w:r>
      <w:r w:rsidR="00E5767D" w:rsidRPr="001C4483">
        <w:rPr>
          <w:rFonts w:cstheme="minorHAnsi"/>
          <w:color w:val="000000"/>
          <w:highlight w:val="green"/>
          <w:lang w:val="en-US"/>
          <w:rPrChange w:id="463" w:author="Martin Novák" w:date="2023-03-22T19:14:00Z">
            <w:rPr>
              <w:rFonts w:cstheme="minorHAnsi"/>
              <w:color w:val="000000"/>
              <w:lang w:val="en-US"/>
            </w:rPr>
          </w:rPrChange>
        </w:rPr>
        <w:t>Asphalt</w:t>
      </w:r>
      <w:sdt>
        <w:sdtPr>
          <w:rPr>
            <w:rFonts w:cstheme="minorHAnsi"/>
            <w:color w:val="000000"/>
            <w:highlight w:val="green"/>
            <w:rPrChange w:id="464" w:author="Martin Novák" w:date="2023-03-22T19:29:00Z">
              <w:rPr>
                <w:rFonts w:cstheme="minorHAnsi"/>
                <w:color w:val="000000"/>
              </w:rPr>
            </w:rPrChange>
          </w:rPr>
          <w:tag w:val="MENDELEY_CITATION_v3_eyJjaXRhdGlvbklEIjoiTUVOREVMRVlfQ0lUQVRJT05fNzE0ZTFlOWYtZGVmNi00ODQ4LTgzNWItYzU0N2I0ODZhMTg5IiwicHJvcGVydGllcyI6eyJub3RlSW5kZXgiOjB9LCJpc0VkaXRlZCI6ZmFsc2UsIm1hbnVhbE92ZXJyaWRlIjp7ImlzTWFudWFsbHlPdmVycmlkZGVuIjpmYWxzZSwiY2l0ZXByb2NUZXh0IjoiWzk2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
          <w:id w:val="796714697"/>
          <w:placeholder>
            <w:docPart w:val="DefaultPlaceholder_-1854013440"/>
          </w:placeholder>
        </w:sdtPr>
        <w:sdtContent>
          <w:ins w:id="465" w:author="Martin Novák" w:date="2023-03-22T19:29:00Z">
            <w:r w:rsidR="00926265" w:rsidRPr="00926265">
              <w:rPr>
                <w:rFonts w:cstheme="minorHAnsi"/>
                <w:color w:val="000000"/>
                <w:highlight w:val="green"/>
              </w:rPr>
              <w:t>[96]</w:t>
            </w:r>
          </w:ins>
          <w:del w:id="466" w:author="Martin Novák" w:date="2023-03-20T17:48:00Z">
            <w:r w:rsidR="0053001E" w:rsidRPr="00926265" w:rsidDel="00DE5A44">
              <w:rPr>
                <w:rFonts w:cstheme="minorHAnsi"/>
                <w:color w:val="000000"/>
                <w:highlight w:val="green"/>
                <w:rPrChange w:id="467" w:author="Martin Novák" w:date="2023-03-22T19:29:00Z">
                  <w:rPr>
                    <w:rFonts w:cstheme="minorHAnsi"/>
                    <w:color w:val="000000"/>
                  </w:rPr>
                </w:rPrChange>
              </w:rPr>
              <w:delText>[96]</w:delText>
            </w:r>
          </w:del>
        </w:sdtContent>
      </w:sdt>
      <w:r w:rsidR="00E5767D" w:rsidRPr="001C4483">
        <w:rPr>
          <w:rFonts w:cstheme="minorHAnsi"/>
          <w:color w:val="000000"/>
          <w:highlight w:val="green"/>
          <w:rPrChange w:id="468" w:author="Martin Novák" w:date="2023-03-22T19:14:00Z">
            <w:rPr>
              <w:rFonts w:cstheme="minorHAnsi"/>
              <w:color w:val="000000"/>
            </w:rPr>
          </w:rPrChange>
        </w:rPr>
        <w:t xml:space="preserve">, které </w:t>
      </w:r>
      <w:r w:rsidR="00414FD5" w:rsidRPr="001C4483">
        <w:rPr>
          <w:rFonts w:cstheme="minorHAnsi"/>
          <w:color w:val="000000"/>
          <w:highlight w:val="green"/>
          <w:rPrChange w:id="469" w:author="Martin Novák" w:date="2023-03-22T19:14:00Z">
            <w:rPr>
              <w:rFonts w:cstheme="minorHAnsi"/>
              <w:color w:val="000000"/>
            </w:rPr>
          </w:rPrChange>
        </w:rPr>
        <w:t>za to</w:t>
      </w:r>
      <w:r w:rsidR="00E5767D" w:rsidRPr="001C4483">
        <w:rPr>
          <w:rFonts w:cstheme="minorHAnsi"/>
          <w:color w:val="000000"/>
          <w:highlight w:val="green"/>
          <w:rPrChange w:id="470" w:author="Martin Novák" w:date="2023-03-22T19:14:00Z">
            <w:rPr>
              <w:rFonts w:cstheme="minorHAnsi"/>
              <w:color w:val="000000"/>
            </w:rPr>
          </w:rPrChange>
        </w:rPr>
        <w:t xml:space="preserve"> naopak hráče odměňují</w:t>
      </w:r>
      <w:r w:rsidR="00001C43" w:rsidRPr="001C4483">
        <w:rPr>
          <w:rFonts w:cstheme="minorHAnsi"/>
          <w:color w:val="000000"/>
          <w:highlight w:val="green"/>
          <w:rPrChange w:id="471" w:author="Martin Novák" w:date="2023-03-22T19:14:00Z">
            <w:rPr>
              <w:rFonts w:cstheme="minorHAnsi"/>
              <w:color w:val="000000"/>
            </w:rPr>
          </w:rPrChange>
        </w:rPr>
        <w:t xml:space="preserve"> </w:t>
      </w:r>
      <w:r w:rsidR="008D0D01" w:rsidRPr="001C4483">
        <w:rPr>
          <w:rFonts w:cstheme="minorHAnsi"/>
          <w:color w:val="000000"/>
          <w:highlight w:val="green"/>
          <w:rPrChange w:id="472" w:author="Martin Novák" w:date="2023-03-22T19:14:00Z">
            <w:rPr>
              <w:rFonts w:cstheme="minorHAnsi"/>
              <w:color w:val="000000"/>
            </w:rPr>
          </w:rPrChange>
        </w:rPr>
        <w:t xml:space="preserve">a umožňují </w:t>
      </w:r>
      <w:r w:rsidR="00001C43" w:rsidRPr="001C4483">
        <w:rPr>
          <w:rFonts w:cstheme="minorHAnsi"/>
          <w:color w:val="000000"/>
          <w:highlight w:val="green"/>
          <w:rPrChange w:id="473" w:author="Martin Novák" w:date="2023-03-22T19:14:00Z">
            <w:rPr>
              <w:rFonts w:cstheme="minorHAnsi"/>
              <w:color w:val="000000"/>
            </w:rPr>
          </w:rPrChange>
        </w:rPr>
        <w:t>soupeře zpomalit či úplně vyřadit ze závodu</w:t>
      </w:r>
      <w:r w:rsidR="0053001E" w:rsidRPr="001C4483">
        <w:rPr>
          <w:rFonts w:cstheme="minorHAnsi"/>
          <w:color w:val="000000"/>
          <w:highlight w:val="green"/>
          <w:rPrChange w:id="474" w:author="Martin Novák" w:date="2023-03-22T19:14:00Z">
            <w:rPr>
              <w:rFonts w:cstheme="minorHAnsi"/>
              <w:color w:val="000000"/>
            </w:rPr>
          </w:rPrChange>
        </w:rPr>
        <w:t xml:space="preserve"> </w:t>
      </w:r>
      <w:sdt>
        <w:sdtPr>
          <w:rPr>
            <w:rFonts w:cstheme="minorHAnsi"/>
            <w:color w:val="000000"/>
            <w:highlight w:val="green"/>
            <w:rPrChange w:id="475" w:author="Martin Novák" w:date="2023-03-22T19:29:00Z">
              <w:rPr>
                <w:rFonts w:cstheme="minorHAnsi"/>
                <w:color w:val="000000"/>
              </w:rPr>
            </w:rPrChange>
          </w:rPr>
          <w:tag w:val="MENDELEY_CITATION_v3_eyJjaXRhdGlvbklEIjoiTUVOREVMRVlfQ0lUQVRJT05fMTMyM2FhYmItMTBkMi00YWUyLWIzNzYtNDlkOGM5NjViNjg3IiwicHJvcGVydGllcyI6eyJub3RlSW5kZXgiOjB9LCJpc0VkaXRlZCI6ZmFsc2UsIm1hbnVhbE92ZXJyaWRlIjp7ImlzTWFudWFsbHlPdmVycmlkZGVuIjpmYWxzZSwiY2l0ZXByb2NUZXh0IjoiWzc0LCA5N1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
          <w:id w:val="-525487477"/>
          <w:placeholder>
            <w:docPart w:val="B5AEECBB2F394B65AD8F72491631F96D"/>
          </w:placeholder>
        </w:sdtPr>
        <w:sdtContent>
          <w:ins w:id="476" w:author="Martin Novák" w:date="2023-03-22T19:29:00Z">
            <w:r w:rsidR="00926265" w:rsidRPr="00926265">
              <w:rPr>
                <w:rFonts w:cstheme="minorHAnsi"/>
                <w:color w:val="000000"/>
                <w:highlight w:val="green"/>
              </w:rPr>
              <w:t>[74, 97]</w:t>
            </w:r>
          </w:ins>
          <w:del w:id="477" w:author="Martin Novák" w:date="2023-03-20T17:48:00Z">
            <w:r w:rsidR="00016564" w:rsidRPr="00926265" w:rsidDel="00DE5A44">
              <w:rPr>
                <w:rFonts w:cstheme="minorHAnsi"/>
                <w:color w:val="000000"/>
                <w:highlight w:val="green"/>
                <w:rPrChange w:id="478" w:author="Martin Novák" w:date="2023-03-22T19:29:00Z">
                  <w:rPr>
                    <w:rFonts w:cstheme="minorHAnsi"/>
                    <w:color w:val="000000"/>
                  </w:rPr>
                </w:rPrChange>
              </w:rPr>
              <w:delText>[74, 98]</w:delText>
            </w:r>
          </w:del>
        </w:sdtContent>
      </w:sdt>
      <w:r w:rsidR="00E5767D" w:rsidRPr="001C4483">
        <w:rPr>
          <w:rFonts w:cstheme="minorHAnsi"/>
          <w:color w:val="000000"/>
          <w:highlight w:val="green"/>
          <w:rPrChange w:id="479" w:author="Martin Novák" w:date="2023-03-22T19:14:00Z">
            <w:rPr>
              <w:rFonts w:cstheme="minorHAnsi"/>
              <w:color w:val="000000"/>
            </w:rPr>
          </w:rPrChange>
        </w:rPr>
        <w:t>.</w:t>
      </w:r>
    </w:p>
    <w:p w14:paraId="1C7F5AFF" w14:textId="69556AF6" w:rsidR="00E5767D" w:rsidRPr="00D2156A" w:rsidDel="001C4483" w:rsidRDefault="00E5767D" w:rsidP="00DF4197">
      <w:pPr>
        <w:ind w:left="1416" w:firstLine="708"/>
        <w:jc w:val="both"/>
        <w:rPr>
          <w:del w:id="480" w:author="Martin Novák" w:date="2023-03-22T19:14:00Z"/>
          <w:rFonts w:cstheme="minorHAnsi"/>
          <w:color w:val="92D050"/>
        </w:rPr>
      </w:pPr>
      <w:del w:id="481" w:author="Martin Novák" w:date="2023-03-22T19:14:00Z">
        <w:r w:rsidRPr="00D2156A" w:rsidDel="001C4483">
          <w:rPr>
            <w:rFonts w:cstheme="minorHAnsi"/>
            <w:color w:val="92D050"/>
          </w:rPr>
          <w:delText>/*</w:delText>
        </w:r>
      </w:del>
    </w:p>
    <w:p w14:paraId="04C7D2ED" w14:textId="3752348A" w:rsidR="00F67031" w:rsidRPr="00D2156A" w:rsidDel="001C4483" w:rsidRDefault="00F67031" w:rsidP="00DF4197">
      <w:pPr>
        <w:ind w:left="1416" w:firstLine="708"/>
        <w:jc w:val="both"/>
        <w:rPr>
          <w:del w:id="482" w:author="Martin Novák" w:date="2023-03-22T19:14:00Z"/>
          <w:rFonts w:cstheme="minorHAnsi"/>
          <w:color w:val="92D050"/>
        </w:rPr>
      </w:pPr>
      <w:del w:id="483" w:author="Martin Novák" w:date="2023-03-22T19:14:00Z">
        <w:r w:rsidRPr="00D2156A" w:rsidDel="001C4483">
          <w:rPr>
            <w:rFonts w:cstheme="minorHAnsi"/>
            <w:color w:val="92D050"/>
          </w:rPr>
          <w:delText>Jak již název napovídá, tyto hry jsou o závodění v autech, či jim podobných strojích. Především u starších a dětských her si pouze vyberete vozidlo a všichni závodníci tak mají stejné podmínky, ale ve většině her za závod získáváte peníze, za které si svůj vůz vylepšujete nebo kupujete lepší, čímž se postupem hrou stávají vozidla rychlejší a hra náročnější. Dále zde jsou hry jako série FlatOut</w:delText>
        </w:r>
      </w:del>
      <w:customXmlDelRangeStart w:id="484" w:author="Martin Novák" w:date="2023-03-22T19:14:00Z"/>
      <w:sdt>
        <w:sdtPr>
          <w:rPr>
            <w:rFonts w:cstheme="minorHAnsi"/>
            <w:color w:val="000000"/>
          </w:rPr>
          <w:tag w:val="MENDELEY_CITATION_v3_eyJjaXRhdGlvbklEIjoiTUVOREVMRVlfQ0lUQVRJT05fMzYwZjdkZjgtZmU5Ni00N2M0LThiZjMtN2Q0MGI1NDI4Y2Q4IiwicHJvcGVydGllcyI6eyJub3RlSW5kZXgiOjB9LCJpc0VkaXRlZCI6ZmFsc2UsIm1hbnVhbE92ZXJyaWRlIjp7ImlzTWFudWFsbHlPdmVycmlkZGVuIjpmYWxzZSwiY2l0ZXByb2NUZXh0IjoiWzk1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
          <w:id w:val="1433406693"/>
          <w:placeholder>
            <w:docPart w:val="DefaultPlaceholder_-1854013440"/>
          </w:placeholder>
        </w:sdtPr>
        <w:sdtContent>
          <w:customXmlDelRangeEnd w:id="484"/>
          <w:del w:id="485" w:author="Martin Novák" w:date="2023-03-20T17:48:00Z">
            <w:r w:rsidR="0053001E" w:rsidRPr="00926265" w:rsidDel="00DE5A44">
              <w:rPr>
                <w:rFonts w:cstheme="minorHAnsi"/>
                <w:color w:val="000000"/>
              </w:rPr>
              <w:delText>[95]</w:delText>
            </w:r>
          </w:del>
          <w:customXmlDelRangeStart w:id="486" w:author="Martin Novák" w:date="2023-03-22T19:14:00Z"/>
        </w:sdtContent>
      </w:sdt>
      <w:customXmlDelRangeEnd w:id="486"/>
      <w:del w:id="487" w:author="Martin Novák" w:date="2023-03-22T19:14:00Z">
        <w:r w:rsidRPr="00D2156A" w:rsidDel="001C4483">
          <w:rPr>
            <w:rFonts w:cstheme="minorHAnsi"/>
            <w:color w:val="92D050"/>
          </w:rPr>
          <w:delText>, kde je možné nárazy soupeřovo auto poškodit či úplně zničit a vyřadit ho tak ze závodu.</w:delText>
        </w:r>
      </w:del>
    </w:p>
    <w:p w14:paraId="35F9ED89" w14:textId="44423B7D" w:rsidR="00E5767D" w:rsidRPr="00D2156A" w:rsidDel="001C4483" w:rsidRDefault="00E5767D" w:rsidP="00DF4197">
      <w:pPr>
        <w:ind w:left="1416" w:firstLine="708"/>
        <w:jc w:val="both"/>
        <w:rPr>
          <w:del w:id="488" w:author="Martin Novák" w:date="2023-03-22T19:14:00Z"/>
          <w:rFonts w:cstheme="minorHAnsi"/>
          <w:color w:val="92D050"/>
        </w:rPr>
      </w:pPr>
      <w:del w:id="489" w:author="Martin Novák" w:date="2023-03-22T19:14:00Z">
        <w:r w:rsidRPr="00D2156A" w:rsidDel="001C4483">
          <w:rPr>
            <w:rFonts w:cstheme="minorHAnsi"/>
            <w:color w:val="92D050"/>
          </w:rPr>
          <w:delText>*/</w:delText>
        </w:r>
      </w:del>
    </w:p>
    <w:p w14:paraId="35E722E3" w14:textId="2B1850F4" w:rsidR="003E05E7" w:rsidRPr="00FD4AB2" w:rsidRDefault="003E05E7" w:rsidP="003E05E7">
      <w:pPr>
        <w:pStyle w:val="Nadpis2"/>
        <w:ind w:left="708" w:firstLine="708"/>
        <w:rPr>
          <w:rFonts w:asciiTheme="minorHAnsi" w:hAnsiTheme="minorHAnsi" w:cstheme="minorHAnsi"/>
        </w:rPr>
      </w:pPr>
      <w:bookmarkStart w:id="490" w:name="_Toc129100422"/>
      <w:r w:rsidRPr="00C70CD3">
        <w:rPr>
          <w:rFonts w:asciiTheme="minorHAnsi" w:hAnsiTheme="minorHAnsi" w:cstheme="minorHAnsi"/>
          <w:highlight w:val="green"/>
          <w:rPrChange w:id="491" w:author="Martin Novák" w:date="2023-03-22T19:18:00Z">
            <w:rPr>
              <w:rFonts w:asciiTheme="minorHAnsi" w:hAnsiTheme="minorHAnsi" w:cstheme="minorHAnsi"/>
            </w:rPr>
          </w:rPrChange>
        </w:rPr>
        <w:t>4.5 shrnutí</w:t>
      </w:r>
      <w:bookmarkEnd w:id="490"/>
    </w:p>
    <w:p w14:paraId="40BE8703" w14:textId="474D3371" w:rsidR="003E05E7" w:rsidRPr="00621687" w:rsidRDefault="00FE7D1B" w:rsidP="002A7AB3">
      <w:pPr>
        <w:pStyle w:val="Odstavecseseznamem"/>
        <w:ind w:left="1416" w:firstLine="696"/>
        <w:jc w:val="both"/>
        <w:rPr>
          <w:rFonts w:cstheme="minorHAnsi"/>
        </w:rPr>
      </w:pPr>
      <w:r w:rsidRPr="00C70CD3">
        <w:rPr>
          <w:rFonts w:cstheme="minorHAnsi"/>
          <w:color w:val="000000"/>
          <w:highlight w:val="green"/>
          <w:shd w:val="clear" w:color="auto" w:fill="FFFFFF"/>
          <w:rPrChange w:id="492" w:author="Martin Novák" w:date="2023-03-22T19:18:00Z">
            <w:rPr>
              <w:rFonts w:cstheme="minorHAnsi"/>
              <w:color w:val="000000"/>
              <w:shd w:val="clear" w:color="auto" w:fill="FFFFFF"/>
            </w:rPr>
          </w:rPrChange>
        </w:rPr>
        <w:t>Toto byl</w:t>
      </w:r>
      <w:r w:rsidR="00113620" w:rsidRPr="00C70CD3">
        <w:rPr>
          <w:rFonts w:cstheme="minorHAnsi"/>
          <w:color w:val="000000"/>
          <w:highlight w:val="green"/>
          <w:shd w:val="clear" w:color="auto" w:fill="FFFFFF"/>
          <w:rPrChange w:id="493" w:author="Martin Novák" w:date="2023-03-22T19:18:00Z">
            <w:rPr>
              <w:rFonts w:cstheme="minorHAnsi"/>
              <w:color w:val="000000"/>
              <w:shd w:val="clear" w:color="auto" w:fill="FFFFFF"/>
            </w:rPr>
          </w:rPrChange>
        </w:rPr>
        <w:t>o</w:t>
      </w:r>
      <w:r w:rsidRPr="00C70CD3">
        <w:rPr>
          <w:rFonts w:cstheme="minorHAnsi"/>
          <w:color w:val="000000"/>
          <w:highlight w:val="green"/>
          <w:shd w:val="clear" w:color="auto" w:fill="FFFFFF"/>
          <w:rPrChange w:id="494" w:author="Martin Novák" w:date="2023-03-22T19:18:00Z">
            <w:rPr>
              <w:rFonts w:cstheme="minorHAnsi"/>
              <w:color w:val="000000"/>
              <w:shd w:val="clear" w:color="auto" w:fill="FFFFFF"/>
            </w:rPr>
          </w:rPrChange>
        </w:rPr>
        <w:t xml:space="preserve"> jen </w:t>
      </w:r>
      <w:r w:rsidR="00113620" w:rsidRPr="00C70CD3">
        <w:rPr>
          <w:rFonts w:cstheme="minorHAnsi"/>
          <w:color w:val="000000"/>
          <w:highlight w:val="green"/>
          <w:shd w:val="clear" w:color="auto" w:fill="FFFFFF"/>
          <w:rPrChange w:id="495" w:author="Martin Novák" w:date="2023-03-22T19:18:00Z">
            <w:rPr>
              <w:rFonts w:cstheme="minorHAnsi"/>
              <w:color w:val="000000"/>
              <w:shd w:val="clear" w:color="auto" w:fill="FFFFFF"/>
            </w:rPr>
          </w:rPrChange>
        </w:rPr>
        <w:t xml:space="preserve">stručné seznámení s nejvíce zastoupenými žánry, ale </w:t>
      </w:r>
      <w:r w:rsidR="00A26CB4" w:rsidRPr="00C70CD3">
        <w:rPr>
          <w:rFonts w:cstheme="minorHAnsi"/>
          <w:color w:val="000000"/>
          <w:highlight w:val="green"/>
          <w:shd w:val="clear" w:color="auto" w:fill="FFFFFF"/>
          <w:rPrChange w:id="496" w:author="Martin Novák" w:date="2023-03-22T19:18:00Z">
            <w:rPr>
              <w:rFonts w:cstheme="minorHAnsi"/>
              <w:color w:val="000000"/>
              <w:shd w:val="clear" w:color="auto" w:fill="FFFFFF"/>
            </w:rPr>
          </w:rPrChange>
        </w:rPr>
        <w:t>existuje mnoho dalších, které vnikají například kombinací, či rozšiřováním těchto základních.</w:t>
      </w:r>
      <w:r w:rsidR="00DE075E" w:rsidRPr="00C70CD3">
        <w:rPr>
          <w:rFonts w:cstheme="minorHAnsi"/>
          <w:color w:val="000000"/>
          <w:highlight w:val="green"/>
          <w:shd w:val="clear" w:color="auto" w:fill="FFFFFF"/>
          <w:rPrChange w:id="497" w:author="Martin Novák" w:date="2023-03-22T19:18:00Z">
            <w:rPr>
              <w:rFonts w:cstheme="minorHAnsi"/>
              <w:color w:val="000000"/>
              <w:shd w:val="clear" w:color="auto" w:fill="FFFFFF"/>
            </w:rPr>
          </w:rPrChange>
        </w:rPr>
        <w:t xml:space="preserve"> </w:t>
      </w:r>
      <w:r w:rsidR="003E05E7" w:rsidRPr="00C70CD3">
        <w:rPr>
          <w:rFonts w:cstheme="minorHAnsi"/>
          <w:color w:val="000000"/>
          <w:highlight w:val="green"/>
          <w:shd w:val="clear" w:color="auto" w:fill="FFFFFF"/>
          <w:rPrChange w:id="498" w:author="Martin Novák" w:date="2023-03-22T19:18:00Z">
            <w:rPr>
              <w:rFonts w:cstheme="minorHAnsi"/>
              <w:color w:val="000000"/>
              <w:shd w:val="clear" w:color="auto" w:fill="FFFFFF"/>
            </w:rPr>
          </w:rPrChange>
        </w:rPr>
        <w:t>Jelikož je tato práce zaměřena na RPG, je knihovna plně implementovatelná a neměla by být žádná část, která není pokryta a programátor musí dělat pouze grafickou část, reakce na Eventy</w:t>
      </w:r>
      <w:r w:rsidR="00703738" w:rsidRPr="00C70CD3">
        <w:rPr>
          <w:rFonts w:cstheme="minorHAnsi"/>
          <w:color w:val="000000"/>
          <w:highlight w:val="green"/>
          <w:shd w:val="clear" w:color="auto" w:fill="FFFFFF"/>
          <w:rPrChange w:id="499" w:author="Martin Novák" w:date="2023-03-22T19:18:00Z">
            <w:rPr>
              <w:rFonts w:cstheme="minorHAnsi"/>
              <w:color w:val="000000"/>
              <w:shd w:val="clear" w:color="auto" w:fill="FFFFFF"/>
            </w:rPr>
          </w:rPrChange>
        </w:rPr>
        <w:t xml:space="preserve"> a vstupy od hráče</w:t>
      </w:r>
      <w:r w:rsidR="003E05E7" w:rsidRPr="00C70CD3">
        <w:rPr>
          <w:rFonts w:cstheme="minorHAnsi"/>
          <w:color w:val="000000"/>
          <w:highlight w:val="green"/>
          <w:shd w:val="clear" w:color="auto" w:fill="FFFFFF"/>
          <w:rPrChange w:id="500" w:author="Martin Novák" w:date="2023-03-22T19:18:00Z">
            <w:rPr>
              <w:rFonts w:cstheme="minorHAnsi"/>
              <w:color w:val="000000"/>
              <w:shd w:val="clear" w:color="auto" w:fill="FFFFFF"/>
            </w:rPr>
          </w:rPrChange>
        </w:rPr>
        <w:t>, nastavení hodnot a umělou inteligenci NPC.</w:t>
      </w:r>
      <w:r w:rsidR="00A26CB4" w:rsidRPr="00C70CD3">
        <w:rPr>
          <w:rFonts w:cstheme="minorHAnsi"/>
          <w:color w:val="000000"/>
          <w:highlight w:val="green"/>
          <w:shd w:val="clear" w:color="auto" w:fill="FFFFFF"/>
          <w:rPrChange w:id="501" w:author="Martin Novák" w:date="2023-03-22T19:18:00Z">
            <w:rPr>
              <w:rFonts w:cstheme="minorHAnsi"/>
              <w:color w:val="000000"/>
              <w:shd w:val="clear" w:color="auto" w:fill="FFFFFF"/>
            </w:rPr>
          </w:rPrChange>
        </w:rPr>
        <w:t xml:space="preserve"> Jelikož většina RPG je současně akční hrou</w:t>
      </w:r>
      <w:r w:rsidR="007637BB" w:rsidRPr="00C70CD3">
        <w:rPr>
          <w:rFonts w:cstheme="minorHAnsi"/>
          <w:color w:val="000000"/>
          <w:highlight w:val="green"/>
          <w:shd w:val="clear" w:color="auto" w:fill="FFFFFF"/>
          <w:rPrChange w:id="502" w:author="Martin Novák" w:date="2023-03-22T19:18:00Z">
            <w:rPr>
              <w:rFonts w:cstheme="minorHAnsi"/>
              <w:color w:val="000000"/>
              <w:shd w:val="clear" w:color="auto" w:fill="FFFFFF"/>
            </w:rPr>
          </w:rPrChange>
        </w:rPr>
        <w:t xml:space="preserve"> je i pro tento žánr možné využít téměř celou knihovnu bez výrazných úprav logiky. Výjimkou jsou akční hry </w:t>
      </w:r>
      <w:r w:rsidR="006151C6" w:rsidRPr="00C70CD3">
        <w:rPr>
          <w:rFonts w:cstheme="minorHAnsi"/>
          <w:color w:val="000000"/>
          <w:highlight w:val="green"/>
          <w:shd w:val="clear" w:color="auto" w:fill="FFFFFF"/>
          <w:rPrChange w:id="503" w:author="Martin Novák" w:date="2023-03-22T19:18:00Z">
            <w:rPr>
              <w:rFonts w:cstheme="minorHAnsi"/>
              <w:color w:val="000000"/>
              <w:shd w:val="clear" w:color="auto" w:fill="FFFFFF"/>
            </w:rPr>
          </w:rPrChange>
        </w:rPr>
        <w:t xml:space="preserve">mezi jejich mechaniky nepatří souboj (např. </w:t>
      </w:r>
      <w:proofErr w:type="spellStart"/>
      <w:r w:rsidR="006151C6" w:rsidRPr="00C70CD3">
        <w:rPr>
          <w:rFonts w:cstheme="minorHAnsi"/>
          <w:color w:val="000000"/>
          <w:highlight w:val="green"/>
          <w:shd w:val="clear" w:color="auto" w:fill="FFFFFF"/>
          <w:rPrChange w:id="504" w:author="Martin Novák" w:date="2023-03-22T19:18:00Z">
            <w:rPr>
              <w:rFonts w:cstheme="minorHAnsi"/>
              <w:color w:val="000000"/>
              <w:highlight w:val="darkCyan"/>
              <w:shd w:val="clear" w:color="auto" w:fill="FFFFFF"/>
            </w:rPr>
          </w:rPrChange>
        </w:rPr>
        <w:t>Blackhole</w:t>
      </w:r>
      <w:proofErr w:type="spellEnd"/>
      <w:sdt>
        <w:sdtPr>
          <w:rPr>
            <w:rFonts w:cstheme="minorHAnsi"/>
            <w:color w:val="000000"/>
            <w:highlight w:val="green"/>
            <w:shd w:val="clear" w:color="auto" w:fill="FFFFFF"/>
            <w:rPrChange w:id="505" w:author="Martin Novák" w:date="2023-03-22T19:29:00Z">
              <w:rPr>
                <w:rFonts w:cstheme="minorHAnsi"/>
                <w:color w:val="000000"/>
                <w:highlight w:val="darkCyan"/>
                <w:shd w:val="clear" w:color="auto" w:fill="FFFFFF"/>
              </w:rPr>
            </w:rPrChange>
          </w:rPr>
          <w:tag w:val="MENDELEY_CITATION_v3_eyJjaXRhdGlvbklEIjoiTUVOREVMRVlfQ0lUQVRJT05fMTlkNDU4YTEtZTQ3NC00MzYwLTg3MjUtN2FlN2UyMTk3MzViIiwicHJvcGVydGllcyI6eyJub3RlSW5kZXgiOjB9LCJpc0VkaXRlZCI6ZmFsc2UsIm1hbnVhbE92ZXJyaWRlIjp7ImlzTWFudWFsbHlPdmVycmlkZGVuIjpmYWxzZSwiY2l0ZXByb2NUZXh0IjoiWzk4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
          <w:id w:val="-68194738"/>
          <w:placeholder>
            <w:docPart w:val="DefaultPlaceholder_-1854013440"/>
          </w:placeholder>
        </w:sdtPr>
        <w:sdtContent>
          <w:ins w:id="506" w:author="Martin Novák" w:date="2023-03-22T19:29:00Z">
            <w:r w:rsidR="00926265" w:rsidRPr="00926265">
              <w:rPr>
                <w:rFonts w:cstheme="minorHAnsi"/>
                <w:color w:val="000000"/>
                <w:highlight w:val="green"/>
                <w:shd w:val="clear" w:color="auto" w:fill="FFFFFF"/>
              </w:rPr>
              <w:t>[98]</w:t>
            </w:r>
          </w:ins>
          <w:del w:id="507" w:author="Martin Novák" w:date="2023-03-20T17:48:00Z">
            <w:r w:rsidR="0053001E" w:rsidRPr="00926265" w:rsidDel="00DE5A44">
              <w:rPr>
                <w:rFonts w:cstheme="minorHAnsi"/>
                <w:color w:val="000000"/>
                <w:highlight w:val="green"/>
                <w:shd w:val="clear" w:color="auto" w:fill="FFFFFF"/>
                <w:rPrChange w:id="508" w:author="Martin Novák" w:date="2023-03-22T19:29:00Z">
                  <w:rPr>
                    <w:rFonts w:cstheme="minorHAnsi"/>
                    <w:color w:val="000000"/>
                    <w:highlight w:val="darkCyan"/>
                    <w:shd w:val="clear" w:color="auto" w:fill="FFFFFF"/>
                  </w:rPr>
                </w:rPrChange>
              </w:rPr>
              <w:delText>[97]</w:delText>
            </w:r>
          </w:del>
        </w:sdtContent>
      </w:sdt>
      <w:r w:rsidR="006151C6" w:rsidRPr="00C70CD3">
        <w:rPr>
          <w:rFonts w:cstheme="minorHAnsi"/>
          <w:color w:val="000000"/>
          <w:highlight w:val="green"/>
          <w:shd w:val="clear" w:color="auto" w:fill="FFFFFF"/>
          <w:rPrChange w:id="509" w:author="Martin Novák" w:date="2023-03-22T19:18:00Z">
            <w:rPr>
              <w:rFonts w:cstheme="minorHAnsi"/>
              <w:color w:val="000000"/>
              <w:shd w:val="clear" w:color="auto" w:fill="FFFFFF"/>
            </w:rPr>
          </w:rPrChange>
        </w:rPr>
        <w:t xml:space="preserve">) nebo </w:t>
      </w:r>
      <w:r w:rsidR="00E07FEF" w:rsidRPr="00C70CD3">
        <w:rPr>
          <w:rFonts w:cstheme="minorHAnsi"/>
          <w:color w:val="000000"/>
          <w:highlight w:val="green"/>
          <w:shd w:val="clear" w:color="auto" w:fill="FFFFFF"/>
          <w:rPrChange w:id="510" w:author="Martin Novák" w:date="2023-03-22T19:18:00Z">
            <w:rPr>
              <w:rFonts w:cstheme="minorHAnsi"/>
              <w:color w:val="000000"/>
              <w:shd w:val="clear" w:color="auto" w:fill="FFFFFF"/>
            </w:rPr>
          </w:rPrChange>
        </w:rPr>
        <w:t xml:space="preserve">neobsahují </w:t>
      </w:r>
      <w:r w:rsidR="006151C6" w:rsidRPr="00C70CD3">
        <w:rPr>
          <w:rFonts w:cstheme="minorHAnsi"/>
          <w:color w:val="000000"/>
          <w:highlight w:val="green"/>
          <w:shd w:val="clear" w:color="auto" w:fill="FFFFFF"/>
          <w:rPrChange w:id="511" w:author="Martin Novák" w:date="2023-03-22T19:18:00Z">
            <w:rPr>
              <w:rFonts w:cstheme="minorHAnsi"/>
              <w:color w:val="000000"/>
              <w:shd w:val="clear" w:color="auto" w:fill="FFFFFF"/>
            </w:rPr>
          </w:rPrChange>
        </w:rPr>
        <w:t>předmět</w:t>
      </w:r>
      <w:r w:rsidR="00E07FEF" w:rsidRPr="00C70CD3">
        <w:rPr>
          <w:rFonts w:cstheme="minorHAnsi"/>
          <w:color w:val="000000"/>
          <w:highlight w:val="green"/>
          <w:shd w:val="clear" w:color="auto" w:fill="FFFFFF"/>
          <w:rPrChange w:id="512" w:author="Martin Novák" w:date="2023-03-22T19:18:00Z">
            <w:rPr>
              <w:rFonts w:cstheme="minorHAnsi"/>
              <w:color w:val="000000"/>
              <w:shd w:val="clear" w:color="auto" w:fill="FFFFFF"/>
            </w:rPr>
          </w:rPrChange>
        </w:rPr>
        <w:t>y</w:t>
      </w:r>
      <w:r w:rsidR="006151C6" w:rsidRPr="00C70CD3">
        <w:rPr>
          <w:rFonts w:cstheme="minorHAnsi"/>
          <w:color w:val="000000"/>
          <w:highlight w:val="green"/>
          <w:shd w:val="clear" w:color="auto" w:fill="FFFFFF"/>
          <w:rPrChange w:id="513" w:author="Martin Novák" w:date="2023-03-22T19:18:00Z">
            <w:rPr>
              <w:rFonts w:cstheme="minorHAnsi"/>
              <w:color w:val="000000"/>
              <w:shd w:val="clear" w:color="auto" w:fill="FFFFFF"/>
            </w:rPr>
          </w:rPrChange>
        </w:rPr>
        <w:t>, protože v takovém případě zůstane velká část knihovny nevyužita.</w:t>
      </w:r>
      <w:r w:rsidR="00DE1145" w:rsidRPr="00C70CD3">
        <w:rPr>
          <w:rFonts w:cstheme="minorHAnsi"/>
          <w:color w:val="000000"/>
          <w:highlight w:val="green"/>
          <w:shd w:val="clear" w:color="auto" w:fill="FFFFFF"/>
          <w:rPrChange w:id="514" w:author="Martin Novák" w:date="2023-03-22T19:18:00Z">
            <w:rPr>
              <w:rFonts w:cstheme="minorHAnsi"/>
              <w:color w:val="000000"/>
              <w:shd w:val="clear" w:color="auto" w:fill="FFFFFF"/>
            </w:rPr>
          </w:rPrChange>
        </w:rPr>
        <w:t xml:space="preserve"> </w:t>
      </w:r>
      <w:r w:rsidR="001A4873" w:rsidRPr="00C70CD3">
        <w:rPr>
          <w:rFonts w:cstheme="minorHAnsi"/>
          <w:highlight w:val="green"/>
          <w:rPrChange w:id="515" w:author="Martin Novák" w:date="2023-03-22T19:18:00Z">
            <w:rPr>
              <w:rFonts w:cstheme="minorHAnsi"/>
            </w:rPr>
          </w:rPrChange>
        </w:rPr>
        <w:t xml:space="preserve">Pro strategie je z knihovny možné využít třídu </w:t>
      </w:r>
      <w:r w:rsidR="001A4873" w:rsidRPr="00C70CD3">
        <w:rPr>
          <w:rFonts w:cstheme="minorHAnsi"/>
          <w:i/>
          <w:iCs/>
          <w:highlight w:val="green"/>
          <w:rPrChange w:id="516" w:author="Martin Novák" w:date="2023-03-22T19:18:00Z">
            <w:rPr>
              <w:rFonts w:cstheme="minorHAnsi"/>
              <w:i/>
              <w:iCs/>
            </w:rPr>
          </w:rPrChange>
        </w:rPr>
        <w:t>Postava</w:t>
      </w:r>
      <w:r w:rsidR="001A4873" w:rsidRPr="00C70CD3">
        <w:rPr>
          <w:rFonts w:cstheme="minorHAnsi"/>
          <w:highlight w:val="green"/>
          <w:rPrChange w:id="517" w:author="Martin Novák" w:date="2023-03-22T19:18:00Z">
            <w:rPr>
              <w:rFonts w:cstheme="minorHAnsi"/>
            </w:rPr>
          </w:rPrChange>
        </w:rPr>
        <w:t xml:space="preserve"> na jednotky a budovy nebo </w:t>
      </w:r>
      <w:proofErr w:type="spellStart"/>
      <w:r w:rsidR="001A4873" w:rsidRPr="00C70CD3">
        <w:rPr>
          <w:rFonts w:cstheme="minorHAnsi"/>
          <w:i/>
          <w:iCs/>
          <w:highlight w:val="green"/>
          <w:rPrChange w:id="518" w:author="Martin Novák" w:date="2023-03-22T19:18:00Z">
            <w:rPr>
              <w:rFonts w:cstheme="minorHAnsi"/>
              <w:i/>
              <w:iCs/>
            </w:rPr>
          </w:rPrChange>
        </w:rPr>
        <w:t>GameManager</w:t>
      </w:r>
      <w:proofErr w:type="spellEnd"/>
      <w:r w:rsidR="00DE1145" w:rsidRPr="00C70CD3">
        <w:rPr>
          <w:rFonts w:cstheme="minorHAnsi"/>
          <w:i/>
          <w:iCs/>
          <w:highlight w:val="green"/>
          <w:rPrChange w:id="519" w:author="Martin Novák" w:date="2023-03-22T19:18:00Z">
            <w:rPr>
              <w:rFonts w:cstheme="minorHAnsi"/>
              <w:i/>
              <w:iCs/>
            </w:rPr>
          </w:rPrChange>
        </w:rPr>
        <w:t xml:space="preserve"> </w:t>
      </w:r>
      <w:r w:rsidR="00DE1145" w:rsidRPr="00C70CD3">
        <w:rPr>
          <w:rFonts w:cstheme="minorHAnsi"/>
          <w:highlight w:val="green"/>
          <w:rPrChange w:id="520" w:author="Martin Novák" w:date="2023-03-22T19:18:00Z">
            <w:rPr>
              <w:rFonts w:cstheme="minorHAnsi"/>
            </w:rPr>
          </w:rPrChange>
        </w:rPr>
        <w:t>a</w:t>
      </w:r>
      <w:r w:rsidR="00DE1145" w:rsidRPr="00C70CD3">
        <w:rPr>
          <w:rFonts w:cstheme="minorHAnsi"/>
          <w:i/>
          <w:iCs/>
          <w:highlight w:val="green"/>
          <w:rPrChange w:id="521" w:author="Martin Novák" w:date="2023-03-22T19:18:00Z">
            <w:rPr>
              <w:rFonts w:cstheme="minorHAnsi"/>
              <w:i/>
              <w:iCs/>
            </w:rPr>
          </w:rPrChange>
        </w:rPr>
        <w:t xml:space="preserve"> </w:t>
      </w:r>
      <w:proofErr w:type="spellStart"/>
      <w:r w:rsidR="00DE1145" w:rsidRPr="00C70CD3">
        <w:rPr>
          <w:rFonts w:cstheme="minorHAnsi"/>
          <w:i/>
          <w:iCs/>
          <w:highlight w:val="green"/>
          <w:rPrChange w:id="522" w:author="Martin Novák" w:date="2023-03-22T19:18:00Z">
            <w:rPr>
              <w:rFonts w:cstheme="minorHAnsi"/>
              <w:i/>
              <w:iCs/>
            </w:rPr>
          </w:rPrChange>
        </w:rPr>
        <w:t>Chunk</w:t>
      </w:r>
      <w:proofErr w:type="spellEnd"/>
      <w:r w:rsidR="001A4873" w:rsidRPr="00C70CD3">
        <w:rPr>
          <w:rFonts w:cstheme="minorHAnsi"/>
          <w:highlight w:val="green"/>
          <w:rPrChange w:id="523" w:author="Martin Novák" w:date="2023-03-22T19:18:00Z">
            <w:rPr>
              <w:rFonts w:cstheme="minorHAnsi"/>
            </w:rPr>
          </w:rPrChange>
        </w:rPr>
        <w:t xml:space="preserve"> na </w:t>
      </w:r>
      <w:r w:rsidR="001A4873" w:rsidRPr="00C70CD3">
        <w:rPr>
          <w:rFonts w:cstheme="minorHAnsi"/>
          <w:highlight w:val="green"/>
          <w:rPrChange w:id="524" w:author="Martin Novák" w:date="2023-03-22T19:18:00Z">
            <w:rPr>
              <w:rFonts w:cstheme="minorHAnsi"/>
            </w:rPr>
          </w:rPrChange>
        </w:rPr>
        <w:lastRenderedPageBreak/>
        <w:t>generování náhodné mapy.</w:t>
      </w:r>
      <w:r w:rsidR="002A7AB3" w:rsidRPr="00C70CD3">
        <w:rPr>
          <w:rFonts w:cstheme="minorHAnsi"/>
          <w:highlight w:val="green"/>
          <w:rPrChange w:id="525" w:author="Martin Novák" w:date="2023-03-22T19:18:00Z">
            <w:rPr>
              <w:rFonts w:cstheme="minorHAnsi"/>
            </w:rPr>
          </w:rPrChange>
        </w:rPr>
        <w:t xml:space="preserve"> </w:t>
      </w:r>
      <w:r w:rsidR="001A4873" w:rsidRPr="00C70CD3">
        <w:rPr>
          <w:rFonts w:cstheme="minorHAnsi"/>
          <w:highlight w:val="green"/>
          <w:rPrChange w:id="526" w:author="Martin Novák" w:date="2023-03-22T19:18:00Z">
            <w:rPr>
              <w:rFonts w:cstheme="minorHAnsi"/>
            </w:rPr>
          </w:rPrChange>
        </w:rPr>
        <w:t xml:space="preserve">U závodních her lze z knihovny využít </w:t>
      </w:r>
      <w:proofErr w:type="spellStart"/>
      <w:r w:rsidR="001A4873" w:rsidRPr="00C70CD3">
        <w:rPr>
          <w:rFonts w:cstheme="minorHAnsi"/>
          <w:i/>
          <w:iCs/>
          <w:highlight w:val="green"/>
          <w:rPrChange w:id="527" w:author="Martin Novák" w:date="2023-03-22T19:18:00Z">
            <w:rPr>
              <w:rFonts w:cstheme="minorHAnsi"/>
              <w:i/>
              <w:iCs/>
            </w:rPr>
          </w:rPrChange>
        </w:rPr>
        <w:t>StatList</w:t>
      </w:r>
      <w:proofErr w:type="spellEnd"/>
      <w:r w:rsidR="001A4873" w:rsidRPr="00C70CD3">
        <w:rPr>
          <w:rFonts w:cstheme="minorHAnsi"/>
          <w:highlight w:val="green"/>
          <w:rPrChange w:id="528" w:author="Martin Novák" w:date="2023-03-22T19:18:00Z">
            <w:rPr>
              <w:rFonts w:cstheme="minorHAnsi"/>
            </w:rPr>
          </w:rPrChange>
        </w:rPr>
        <w:t xml:space="preserve"> na vlastnosti vozidla (rychlost, akcelerace</w:t>
      </w:r>
      <w:r w:rsidR="002A7AB3" w:rsidRPr="00C70CD3">
        <w:rPr>
          <w:rFonts w:cstheme="minorHAnsi"/>
          <w:highlight w:val="green"/>
          <w:rPrChange w:id="529" w:author="Martin Novák" w:date="2023-03-22T19:18:00Z">
            <w:rPr>
              <w:rFonts w:cstheme="minorHAnsi"/>
            </w:rPr>
          </w:rPrChange>
        </w:rPr>
        <w:t xml:space="preserve">, </w:t>
      </w:r>
      <w:r w:rsidR="001A4873" w:rsidRPr="00C70CD3">
        <w:rPr>
          <w:rFonts w:cstheme="minorHAnsi"/>
          <w:highlight w:val="green"/>
          <w:rPrChange w:id="530" w:author="Martin Novák" w:date="2023-03-22T19:18:00Z">
            <w:rPr>
              <w:rFonts w:cstheme="minorHAnsi"/>
            </w:rPr>
          </w:rPrChange>
        </w:rPr>
        <w:t xml:space="preserve">…) a </w:t>
      </w:r>
      <w:proofErr w:type="spellStart"/>
      <w:r w:rsidR="001A4873" w:rsidRPr="00C70CD3">
        <w:rPr>
          <w:rFonts w:cstheme="minorHAnsi"/>
          <w:i/>
          <w:iCs/>
          <w:highlight w:val="green"/>
          <w:rPrChange w:id="531" w:author="Martin Novák" w:date="2023-03-22T19:18:00Z">
            <w:rPr>
              <w:rFonts w:cstheme="minorHAnsi"/>
              <w:i/>
              <w:iCs/>
            </w:rPr>
          </w:rPrChange>
        </w:rPr>
        <w:t>Predmet</w:t>
      </w:r>
      <w:proofErr w:type="spellEnd"/>
      <w:r w:rsidR="001A4873" w:rsidRPr="00C70CD3">
        <w:rPr>
          <w:rFonts w:cstheme="minorHAnsi"/>
          <w:highlight w:val="green"/>
          <w:rPrChange w:id="532" w:author="Martin Novák" w:date="2023-03-22T19:18:00Z">
            <w:rPr>
              <w:rFonts w:cstheme="minorHAnsi"/>
            </w:rPr>
          </w:rPrChange>
        </w:rPr>
        <w:t xml:space="preserve"> na vylepšení. V přídě her, kde se dá poškodit soupeřův vůz lze použít také </w:t>
      </w:r>
      <w:r w:rsidR="001A4873" w:rsidRPr="00C70CD3">
        <w:rPr>
          <w:rFonts w:cstheme="minorHAnsi"/>
          <w:i/>
          <w:iCs/>
          <w:highlight w:val="green"/>
          <w:rPrChange w:id="533" w:author="Martin Novák" w:date="2023-03-22T19:18:00Z">
            <w:rPr>
              <w:rFonts w:cstheme="minorHAnsi"/>
              <w:i/>
              <w:iCs/>
            </w:rPr>
          </w:rPrChange>
        </w:rPr>
        <w:t>Postava</w:t>
      </w:r>
      <w:r w:rsidR="001A4873" w:rsidRPr="00C70CD3">
        <w:rPr>
          <w:rFonts w:cstheme="minorHAnsi"/>
          <w:highlight w:val="green"/>
          <w:rPrChange w:id="534" w:author="Martin Novák" w:date="2023-03-22T19:18:00Z">
            <w:rPr>
              <w:rFonts w:cstheme="minorHAnsi"/>
            </w:rPr>
          </w:rPrChange>
        </w:rPr>
        <w:t>. Jelikož třídy nejsou určeny na toto využití, obsahují velké množství dat na víc, která budou zbytečně zabírat paměť a je proto lepší vytvořit si vlastní třídy.</w:t>
      </w:r>
    </w:p>
    <w:p w14:paraId="174EC6A1" w14:textId="77777777" w:rsidR="00F67031" w:rsidRPr="00D1323A" w:rsidRDefault="00F67031" w:rsidP="00390376">
      <w:pPr>
        <w:ind w:left="360"/>
        <w:rPr>
          <w:rStyle w:val="Nadpis1Char"/>
          <w:rFonts w:asciiTheme="minorHAnsi" w:hAnsiTheme="minorHAnsi" w:cstheme="minorHAnsi"/>
          <w:highlight w:val="green"/>
          <w:rPrChange w:id="535" w:author="Martin Novák" w:date="2023-03-22T19:22:00Z">
            <w:rPr>
              <w:rStyle w:val="Nadpis1Char"/>
              <w:rFonts w:asciiTheme="minorHAnsi" w:hAnsiTheme="minorHAnsi" w:cstheme="minorHAnsi"/>
            </w:rPr>
          </w:rPrChange>
        </w:rPr>
      </w:pPr>
      <w:bookmarkStart w:id="536" w:name="_Toc129100423"/>
      <w:bookmarkStart w:id="537" w:name="_Hlk76031975"/>
      <w:r w:rsidRPr="00D1323A">
        <w:rPr>
          <w:rStyle w:val="Nadpis1Char"/>
          <w:rFonts w:asciiTheme="minorHAnsi" w:hAnsiTheme="minorHAnsi" w:cstheme="minorHAnsi"/>
          <w:highlight w:val="green"/>
          <w:rPrChange w:id="538" w:author="Martin Novák" w:date="2023-03-22T19:22:00Z">
            <w:rPr>
              <w:rStyle w:val="Nadpis1Char"/>
              <w:rFonts w:asciiTheme="minorHAnsi" w:hAnsiTheme="minorHAnsi" w:cstheme="minorHAnsi"/>
            </w:rPr>
          </w:rPrChange>
        </w:rPr>
        <w:t>5. Grafické výstupy aplikací</w:t>
      </w:r>
      <w:bookmarkEnd w:id="536"/>
    </w:p>
    <w:bookmarkEnd w:id="537"/>
    <w:p w14:paraId="4426DE4A" w14:textId="0B9A0607" w:rsidR="00F67031" w:rsidRDefault="00F67031" w:rsidP="00DC1351">
      <w:pPr>
        <w:ind w:left="360" w:firstLine="348"/>
        <w:jc w:val="both"/>
      </w:pPr>
      <w:r w:rsidRPr="00D1323A">
        <w:rPr>
          <w:highlight w:val="green"/>
          <w:rPrChange w:id="539" w:author="Martin Novák" w:date="2023-03-22T19:22:00Z">
            <w:rPr/>
          </w:rPrChange>
        </w:rPr>
        <w:t xml:space="preserve">Programy ke komunikaci s uživateli potřebují uživatelské rozhraní. U nejjednodušších her se může jednat o konzoli, ale pro většinu her pouhé psaní nestačí a potřebují grafické prostředí neboli GUI. Na </w:t>
      </w:r>
      <w:r w:rsidR="00621EB4" w:rsidRPr="00D1323A">
        <w:rPr>
          <w:highlight w:val="green"/>
          <w:rPrChange w:id="540" w:author="Martin Novák" w:date="2023-03-22T19:22:00Z">
            <w:rPr/>
          </w:rPrChange>
        </w:rPr>
        <w:fldChar w:fldCharType="begin"/>
      </w:r>
      <w:r w:rsidR="00621EB4" w:rsidRPr="00D1323A">
        <w:rPr>
          <w:highlight w:val="green"/>
          <w:rPrChange w:id="541" w:author="Martin Novák" w:date="2023-03-22T19:22:00Z">
            <w:rPr/>
          </w:rPrChange>
        </w:rPr>
        <w:instrText xml:space="preserve"> REF _Ref86178372 \h </w:instrText>
      </w:r>
      <w:r w:rsidR="00621EB4" w:rsidRPr="00D1323A">
        <w:rPr>
          <w:highlight w:val="green"/>
          <w:rPrChange w:id="542" w:author="Martin Novák" w:date="2023-03-22T19:22:00Z">
            <w:rPr/>
          </w:rPrChange>
        </w:rPr>
      </w:r>
      <w:r w:rsidR="00D1323A">
        <w:rPr>
          <w:highlight w:val="green"/>
        </w:rPr>
        <w:instrText xml:space="preserve"> \* MERGEFORMAT </w:instrText>
      </w:r>
      <w:r w:rsidR="00621EB4" w:rsidRPr="00D1323A">
        <w:rPr>
          <w:highlight w:val="green"/>
          <w:rPrChange w:id="543" w:author="Martin Novák" w:date="2023-03-22T19:22:00Z">
            <w:rPr/>
          </w:rPrChange>
        </w:rPr>
        <w:fldChar w:fldCharType="separate"/>
      </w:r>
      <w:r w:rsidR="00E3778F" w:rsidRPr="00D1323A">
        <w:rPr>
          <w:highlight w:val="green"/>
          <w:rPrChange w:id="544" w:author="Martin Novák" w:date="2023-03-22T19:22:00Z">
            <w:rPr/>
          </w:rPrChange>
        </w:rPr>
        <w:t xml:space="preserve">Obr. </w:t>
      </w:r>
      <w:r w:rsidR="00E3778F" w:rsidRPr="00D1323A">
        <w:rPr>
          <w:noProof/>
          <w:highlight w:val="green"/>
          <w:rPrChange w:id="545" w:author="Martin Novák" w:date="2023-03-22T19:22:00Z">
            <w:rPr>
              <w:noProof/>
            </w:rPr>
          </w:rPrChange>
        </w:rPr>
        <w:t>3</w:t>
      </w:r>
      <w:r w:rsidR="00621EB4" w:rsidRPr="00D1323A">
        <w:rPr>
          <w:highlight w:val="green"/>
          <w:rPrChange w:id="546" w:author="Martin Novák" w:date="2023-03-22T19:22:00Z">
            <w:rPr/>
          </w:rPrChange>
        </w:rPr>
        <w:fldChar w:fldCharType="end"/>
      </w:r>
      <w:r w:rsidR="00621EB4" w:rsidRPr="00D1323A">
        <w:rPr>
          <w:highlight w:val="green"/>
          <w:rPrChange w:id="547" w:author="Martin Novák" w:date="2023-03-22T19:22:00Z">
            <w:rPr/>
          </w:rPrChange>
        </w:rPr>
        <w:t xml:space="preserve"> </w:t>
      </w:r>
      <w:r w:rsidRPr="00D1323A">
        <w:rPr>
          <w:highlight w:val="green"/>
          <w:rPrChange w:id="548" w:author="Martin Novák" w:date="2023-03-22T19:22:00Z">
            <w:rPr/>
          </w:rPrChange>
        </w:rPr>
        <w:t xml:space="preserve">jsou v několika bodech shrnuté rozdíly </w:t>
      </w:r>
      <w:r w:rsidR="00AE7602" w:rsidRPr="00D1323A">
        <w:rPr>
          <w:highlight w:val="green"/>
          <w:rPrChange w:id="549" w:author="Martin Novák" w:date="2023-03-22T19:22:00Z">
            <w:rPr/>
          </w:rPrChange>
        </w:rPr>
        <w:t xml:space="preserve">UI pro </w:t>
      </w:r>
      <w:r w:rsidRPr="00D1323A">
        <w:rPr>
          <w:highlight w:val="green"/>
          <w:rPrChange w:id="550" w:author="Martin Novák" w:date="2023-03-22T19:22:00Z">
            <w:rPr/>
          </w:rPrChange>
        </w:rPr>
        <w:t>.NET, které jsou níže rozvinuty.</w:t>
      </w:r>
    </w:p>
    <w:p w14:paraId="665DCD96" w14:textId="77777777" w:rsidR="00621EB4" w:rsidRDefault="00621EB4" w:rsidP="00621EB4">
      <w:pPr>
        <w:keepNext/>
        <w:ind w:left="360" w:firstLine="348"/>
        <w:jc w:val="both"/>
      </w:pPr>
      <w:r w:rsidRPr="00621EB4">
        <w:rPr>
          <w:noProof/>
        </w:rPr>
        <w:drawing>
          <wp:inline distT="0" distB="0" distL="0" distR="0" wp14:anchorId="6B767C64" wp14:editId="7E9DC584">
            <wp:extent cx="5760720" cy="323850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5570C997" w14:textId="232D3B56" w:rsidR="00F67031" w:rsidRDefault="00621EB4" w:rsidP="00621EB4">
      <w:pPr>
        <w:pStyle w:val="Titulek"/>
        <w:ind w:left="1416" w:firstLine="708"/>
        <w:jc w:val="both"/>
      </w:pPr>
      <w:bookmarkStart w:id="551" w:name="_Ref86178372"/>
      <w:r w:rsidRPr="00D1323A">
        <w:rPr>
          <w:highlight w:val="green"/>
          <w:rPrChange w:id="552" w:author="Martin Novák" w:date="2023-03-22T19:22:00Z">
            <w:rPr/>
          </w:rPrChange>
        </w:rPr>
        <w:t xml:space="preserve">Obr. </w:t>
      </w:r>
      <w:r w:rsidR="00000000" w:rsidRPr="00D1323A">
        <w:rPr>
          <w:highlight w:val="green"/>
          <w:rPrChange w:id="553" w:author="Martin Novák" w:date="2023-03-22T19:22:00Z">
            <w:rPr/>
          </w:rPrChange>
        </w:rPr>
        <w:fldChar w:fldCharType="begin"/>
      </w:r>
      <w:r w:rsidR="00000000" w:rsidRPr="00D1323A">
        <w:rPr>
          <w:highlight w:val="green"/>
          <w:rPrChange w:id="554" w:author="Martin Novák" w:date="2023-03-22T19:22:00Z">
            <w:rPr/>
          </w:rPrChange>
        </w:rPr>
        <w:instrText xml:space="preserve"> SEQ Obrázek \* ARABIC </w:instrText>
      </w:r>
      <w:r w:rsidR="00000000" w:rsidRPr="00D1323A">
        <w:rPr>
          <w:highlight w:val="green"/>
          <w:rPrChange w:id="555" w:author="Martin Novák" w:date="2023-03-22T19:22:00Z">
            <w:rPr/>
          </w:rPrChange>
        </w:rPr>
        <w:fldChar w:fldCharType="separate"/>
      </w:r>
      <w:r w:rsidR="004B0EF4" w:rsidRPr="00D1323A">
        <w:rPr>
          <w:noProof/>
          <w:highlight w:val="green"/>
          <w:rPrChange w:id="556" w:author="Martin Novák" w:date="2023-03-22T19:22:00Z">
            <w:rPr>
              <w:noProof/>
            </w:rPr>
          </w:rPrChange>
        </w:rPr>
        <w:t>3</w:t>
      </w:r>
      <w:r w:rsidR="00000000" w:rsidRPr="00D1323A">
        <w:rPr>
          <w:noProof/>
          <w:highlight w:val="green"/>
          <w:rPrChange w:id="557" w:author="Martin Novák" w:date="2023-03-22T19:22:00Z">
            <w:rPr>
              <w:noProof/>
            </w:rPr>
          </w:rPrChange>
        </w:rPr>
        <w:fldChar w:fldCharType="end"/>
      </w:r>
      <w:bookmarkEnd w:id="551"/>
      <w:r w:rsidRPr="00D1323A">
        <w:rPr>
          <w:highlight w:val="green"/>
          <w:rPrChange w:id="558" w:author="Martin Novák" w:date="2023-03-22T19:22:00Z">
            <w:rPr/>
          </w:rPrChange>
        </w:rPr>
        <w:t xml:space="preserve"> srovnání </w:t>
      </w:r>
      <w:r w:rsidR="00932E49" w:rsidRPr="00D1323A">
        <w:rPr>
          <w:highlight w:val="green"/>
          <w:rPrChange w:id="559" w:author="Martin Novák" w:date="2023-03-22T19:22:00Z">
            <w:rPr/>
          </w:rPrChange>
        </w:rPr>
        <w:t xml:space="preserve">Windows </w:t>
      </w:r>
      <w:r w:rsidRPr="00D1323A">
        <w:rPr>
          <w:highlight w:val="green"/>
          <w:rPrChange w:id="560" w:author="Martin Novák" w:date="2023-03-22T19:22:00Z">
            <w:rPr/>
          </w:rPrChange>
        </w:rPr>
        <w:t>UI</w:t>
      </w:r>
      <w:sdt>
        <w:sdtPr>
          <w:rPr>
            <w:i w:val="0"/>
            <w:color w:val="000000"/>
            <w:highlight w:val="green"/>
            <w:rPrChange w:id="561" w:author="Martin Novák" w:date="2023-03-22T19:29:00Z">
              <w:rPr>
                <w:i w:val="0"/>
                <w:color w:val="000000"/>
              </w:rPr>
            </w:rPrChange>
          </w:rPr>
          <w:tag w:val="MENDELEY_CITATION_v3_eyJjaXRhdGlvbklEIjoiTUVOREVMRVlfQ0lUQVRJT05fYjIzMGM4Y2MtMzYyZC00NjMyLThkNzMtNDdhMDRiZGU3NGRmIiwicHJvcGVydGllcyI6eyJub3RlSW5kZXgiOjB9LCJpc0VkaXRlZCI6ZmFsc2UsIm1hbnVhbE92ZXJyaWRlIjp7ImlzTWFudWFsbHlPdmVycmlkZGVuIjpmYWxzZSwiY2l0ZXByb2NUZXh0IjoiWzk5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
          <w:id w:val="645089753"/>
          <w:placeholder>
            <w:docPart w:val="DefaultPlaceholder_-1854013440"/>
          </w:placeholder>
        </w:sdtPr>
        <w:sdtContent>
          <w:ins w:id="562" w:author="Martin Novák" w:date="2023-03-22T19:29:00Z">
            <w:r w:rsidR="00926265" w:rsidRPr="00926265">
              <w:rPr>
                <w:i w:val="0"/>
                <w:color w:val="000000"/>
                <w:highlight w:val="green"/>
              </w:rPr>
              <w:t>[99]</w:t>
            </w:r>
          </w:ins>
          <w:del w:id="563" w:author="Martin Novák" w:date="2023-03-20T17:48:00Z">
            <w:r w:rsidR="00016564" w:rsidRPr="00926265" w:rsidDel="00DE5A44">
              <w:rPr>
                <w:i w:val="0"/>
                <w:color w:val="000000"/>
                <w:highlight w:val="green"/>
                <w:rPrChange w:id="564" w:author="Martin Novák" w:date="2023-03-22T19:29:00Z">
                  <w:rPr>
                    <w:i w:val="0"/>
                    <w:color w:val="000000"/>
                  </w:rPr>
                </w:rPrChange>
              </w:rPr>
              <w:delText>[99]</w:delText>
            </w:r>
          </w:del>
        </w:sdtContent>
      </w:sdt>
    </w:p>
    <w:p w14:paraId="62F2785A" w14:textId="77777777" w:rsidR="00F67031" w:rsidRPr="00120484" w:rsidRDefault="00F67031" w:rsidP="00B15661">
      <w:pPr>
        <w:pStyle w:val="Nadpis2"/>
        <w:ind w:left="1416"/>
        <w:rPr>
          <w:rFonts w:asciiTheme="minorHAnsi" w:hAnsiTheme="minorHAnsi" w:cstheme="minorHAnsi"/>
          <w:highlight w:val="green"/>
          <w:shd w:val="clear" w:color="auto" w:fill="FFFFFF"/>
          <w:rPrChange w:id="565" w:author="Martin Novák" w:date="2023-03-22T19:38:00Z">
            <w:rPr>
              <w:rFonts w:asciiTheme="minorHAnsi" w:hAnsiTheme="minorHAnsi" w:cstheme="minorHAnsi"/>
              <w:shd w:val="clear" w:color="auto" w:fill="FFFFFF"/>
            </w:rPr>
          </w:rPrChange>
        </w:rPr>
      </w:pPr>
      <w:bookmarkStart w:id="566" w:name="_Toc129100424"/>
      <w:r w:rsidRPr="00120484">
        <w:rPr>
          <w:rFonts w:asciiTheme="minorHAnsi" w:hAnsiTheme="minorHAnsi" w:cstheme="minorHAnsi"/>
          <w:highlight w:val="green"/>
          <w:shd w:val="clear" w:color="auto" w:fill="FFFFFF"/>
          <w:rPrChange w:id="567" w:author="Martin Novák" w:date="2023-03-22T19:38:00Z">
            <w:rPr>
              <w:rFonts w:asciiTheme="minorHAnsi" w:hAnsiTheme="minorHAnsi" w:cstheme="minorHAnsi"/>
              <w:shd w:val="clear" w:color="auto" w:fill="FFFFFF"/>
            </w:rPr>
          </w:rPrChange>
        </w:rPr>
        <w:t>5.1 konzolová aplikace</w:t>
      </w:r>
      <w:bookmarkEnd w:id="566"/>
    </w:p>
    <w:p w14:paraId="0AFFEE03" w14:textId="6A8D206F" w:rsidR="00F67031" w:rsidRPr="00DB634C" w:rsidRDefault="00F67031" w:rsidP="00DF4197">
      <w:pPr>
        <w:ind w:left="1416" w:firstLine="708"/>
        <w:jc w:val="both"/>
        <w:rPr>
          <w:rFonts w:cstheme="minorHAnsi"/>
          <w:lang w:val="en-US"/>
        </w:rPr>
      </w:pPr>
      <w:bookmarkStart w:id="568" w:name="_Hlk130406230"/>
      <w:r w:rsidRPr="00120484">
        <w:rPr>
          <w:rFonts w:cstheme="minorHAnsi"/>
          <w:highlight w:val="green"/>
          <w:rPrChange w:id="569" w:author="Martin Novák" w:date="2023-03-22T19:38:00Z">
            <w:rPr>
              <w:rFonts w:cstheme="minorHAnsi"/>
            </w:rPr>
          </w:rPrChange>
        </w:rPr>
        <w:t>Nejjednodušší UI je konzole, která jako vstup a výstup používá příkazový řádek. Dnes se s ní běžný uživatel obvykle nesetká, protože kvůli textovým vstupům není tak příjemná na ovládání jako GUI. Využívá se především pro automatizované úkoly</w:t>
      </w:r>
      <w:r w:rsidR="00086767" w:rsidRPr="00120484">
        <w:rPr>
          <w:rFonts w:cstheme="minorHAnsi"/>
          <w:highlight w:val="green"/>
          <w:rPrChange w:id="570" w:author="Martin Novák" w:date="2023-03-22T19:38:00Z">
            <w:rPr>
              <w:rFonts w:cstheme="minorHAnsi"/>
            </w:rPr>
          </w:rPrChange>
        </w:rPr>
        <w:t xml:space="preserve"> a na programy s důrazem na co nejnižší zátěž </w:t>
      </w:r>
      <w:r w:rsidR="00F30285" w:rsidRPr="00120484">
        <w:rPr>
          <w:rFonts w:cstheme="minorHAnsi"/>
          <w:highlight w:val="green"/>
          <w:rPrChange w:id="571" w:author="Martin Novák" w:date="2023-03-22T19:38:00Z">
            <w:rPr>
              <w:rFonts w:cstheme="minorHAnsi"/>
            </w:rPr>
          </w:rPrChange>
        </w:rPr>
        <w:t>hardwaru využívané administrátory</w:t>
      </w:r>
      <w:r w:rsidRPr="00120484">
        <w:rPr>
          <w:rFonts w:cstheme="minorHAnsi"/>
          <w:highlight w:val="green"/>
          <w:rPrChange w:id="572" w:author="Martin Novák" w:date="2023-03-22T19:38:00Z">
            <w:rPr>
              <w:rFonts w:cstheme="minorHAnsi"/>
            </w:rPr>
          </w:rPrChange>
        </w:rPr>
        <w:t>. Je možné mít aplikaci s GUI, která spouští konzolové aplikace a následně zobrazuje jejich návratovou hodnotu.</w:t>
      </w:r>
      <w:sdt>
        <w:sdtPr>
          <w:rPr>
            <w:rFonts w:cstheme="minorHAnsi"/>
            <w:color w:val="000000"/>
            <w:highlight w:val="green"/>
            <w:rPrChange w:id="573" w:author="Martin Novák" w:date="2023-03-22T19:38:00Z">
              <w:rPr>
                <w:rFonts w:cstheme="minorHAnsi"/>
                <w:color w:val="000000"/>
              </w:rPr>
            </w:rPrChange>
          </w:rPr>
          <w:tag w:val="MENDELEY_CITATION_v3_eyJjaXRhdGlvbklEIjoiTUVOREVMRVlfQ0lUQVRJT05fNmFiMjhhYjktZDk1NS00MDI1LWFjZjEtZDRkOWQ4MTI0ZmQ1IiwicHJvcGVydGllcyI6eyJub3RlSW5kZXgiOjB9LCJpc0VkaXRlZCI6ZmFsc2UsIm1hbnVhbE92ZXJyaWRlIjp7ImNpdGVwcm9jVGV4dCI6Ils5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516922609"/>
          <w:placeholder>
            <w:docPart w:val="DefaultPlaceholder_-1854013440"/>
          </w:placeholder>
        </w:sdtPr>
        <w:sdtEndPr>
          <w:rPr>
            <w:rFonts w:cstheme="minorBidi"/>
            <w:rPrChange w:id="574" w:author="Martin Novák" w:date="2023-03-22T19:38:00Z">
              <w:rPr/>
            </w:rPrChange>
          </w:rPr>
        </w:sdtEndPr>
        <w:sdtContent>
          <w:ins w:id="575" w:author="Martin Novák" w:date="2023-03-22T19:29:00Z">
            <w:r w:rsidR="00926265" w:rsidRPr="00120484">
              <w:rPr>
                <w:color w:val="000000"/>
                <w:highlight w:val="green"/>
                <w:rPrChange w:id="576" w:author="Martin Novák" w:date="2023-03-22T19:38:00Z">
                  <w:rPr>
                    <w:color w:val="000000"/>
                  </w:rPr>
                </w:rPrChange>
              </w:rPr>
              <w:t>[99]</w:t>
            </w:r>
          </w:ins>
          <w:del w:id="577" w:author="Martin Novák" w:date="2023-03-20T17:48:00Z">
            <w:r w:rsidR="00016564" w:rsidRPr="00120484" w:rsidDel="00DE5A44">
              <w:rPr>
                <w:color w:val="000000"/>
                <w:highlight w:val="green"/>
                <w:rPrChange w:id="578" w:author="Martin Novák" w:date="2023-03-22T19:38:00Z">
                  <w:rPr>
                    <w:color w:val="000000"/>
                  </w:rPr>
                </w:rPrChange>
              </w:rPr>
              <w:delText>[99]</w:delText>
            </w:r>
          </w:del>
        </w:sdtContent>
      </w:sdt>
    </w:p>
    <w:p w14:paraId="175AB059" w14:textId="77777777" w:rsidR="00F67031" w:rsidRPr="00621687" w:rsidRDefault="00F67031" w:rsidP="00944D4B">
      <w:pPr>
        <w:pStyle w:val="Nadpis2"/>
        <w:ind w:left="708" w:firstLine="708"/>
        <w:rPr>
          <w:rFonts w:asciiTheme="minorHAnsi" w:hAnsiTheme="minorHAnsi" w:cstheme="minorHAnsi"/>
        </w:rPr>
      </w:pPr>
      <w:bookmarkStart w:id="579" w:name="_Toc129100425"/>
      <w:bookmarkEnd w:id="568"/>
      <w:r w:rsidRPr="00621687">
        <w:rPr>
          <w:rFonts w:asciiTheme="minorHAnsi" w:hAnsiTheme="minorHAnsi" w:cstheme="minorHAnsi"/>
        </w:rPr>
        <w:t>5.2 okenní aplikace</w:t>
      </w:r>
      <w:bookmarkEnd w:id="579"/>
    </w:p>
    <w:p w14:paraId="0D2C1636" w14:textId="43585962" w:rsidR="00F67031" w:rsidRPr="00F7533D" w:rsidRDefault="00F67031" w:rsidP="00B21EB6">
      <w:pPr>
        <w:ind w:left="1416" w:firstLine="708"/>
        <w:jc w:val="both"/>
      </w:pPr>
      <w:r w:rsidRPr="00F7533D">
        <w:t>Dnes se většinou setká</w:t>
      </w:r>
      <w:r w:rsidR="00D15685">
        <w:t>vá</w:t>
      </w:r>
      <w:r w:rsidRPr="00F7533D">
        <w:t xml:space="preserve">me s programy s GUI, které mají tlačítka, textová pole, rozbalovací menu a další grafické prvky. Takovéto programy nazýváme okenní aplikace. Jelikož byl jako jazyk zvolen C#, budou nyní blíže </w:t>
      </w:r>
      <w:r w:rsidR="00311203">
        <w:t>rozebrány</w:t>
      </w:r>
      <w:r w:rsidR="00311203" w:rsidRPr="00F7533D">
        <w:t xml:space="preserve"> </w:t>
      </w:r>
      <w:r w:rsidRPr="00F7533D">
        <w:t>typy okenních aplikací, které .NET nabízí.</w:t>
      </w:r>
    </w:p>
    <w:p w14:paraId="6F5CBADB" w14:textId="77777777" w:rsidR="00F67031" w:rsidRPr="00F7533D" w:rsidRDefault="00F67031" w:rsidP="009C5274">
      <w:pPr>
        <w:pStyle w:val="Nadpis3"/>
        <w:ind w:left="1416" w:firstLine="708"/>
        <w:rPr>
          <w:rFonts w:asciiTheme="minorHAnsi" w:hAnsiTheme="minorHAnsi" w:cstheme="minorHAnsi"/>
          <w:shd w:val="clear" w:color="auto" w:fill="FFFFFF"/>
        </w:rPr>
      </w:pPr>
      <w:bookmarkStart w:id="580" w:name="_Toc129100426"/>
      <w:r w:rsidRPr="00F7533D">
        <w:rPr>
          <w:rFonts w:asciiTheme="minorHAnsi" w:hAnsiTheme="minorHAnsi" w:cstheme="minorHAnsi"/>
          <w:shd w:val="clear" w:color="auto" w:fill="FFFFFF"/>
        </w:rPr>
        <w:t>5.2.1 WinForm</w:t>
      </w:r>
      <w:bookmarkEnd w:id="580"/>
    </w:p>
    <w:p w14:paraId="537947F6" w14:textId="461EC432" w:rsidR="00F67031" w:rsidRPr="00621687" w:rsidRDefault="00F67031" w:rsidP="00944D4B">
      <w:pPr>
        <w:pStyle w:val="Odstavecseseznamem"/>
        <w:ind w:left="2124" w:firstLine="696"/>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w:t>
      </w:r>
      <w:r w:rsidRPr="00F7533D">
        <w:rPr>
          <w:rFonts w:cstheme="minorHAnsi"/>
        </w:rPr>
        <w:lastRenderedPageBreak/>
        <w:t>technologii</w:t>
      </w:r>
      <w:r w:rsidR="00DB4E84">
        <w:rPr>
          <w:rFonts w:cstheme="minorHAnsi"/>
        </w:rPr>
        <w:t>,</w:t>
      </w:r>
      <w:r w:rsidRPr="00F7533D">
        <w:rPr>
          <w:rFonts w:cstheme="minorHAnsi"/>
        </w:rPr>
        <w:t xml:space="preserve"> je stále využívána kvůli svému rychlému a jednoduchému vývoji. Vykreslování</w:t>
      </w:r>
      <w:r w:rsidRPr="00D20F7B">
        <w:rPr>
          <w:rFonts w:cstheme="minorHAnsi"/>
        </w:rPr>
        <w:t xml:space="preserve"> zde provádí pouze CPU, což má za následek pomalejší změny a vyšší výpočetní náročnost</w:t>
      </w:r>
      <w:r w:rsidR="005B101F">
        <w:rPr>
          <w:rFonts w:cstheme="minorHAnsi"/>
        </w:rPr>
        <w:t>. N</w:t>
      </w:r>
      <w:r w:rsidRPr="00D20F7B">
        <w:rPr>
          <w:rFonts w:cstheme="minorHAnsi"/>
        </w:rPr>
        <w:t xml:space="preserve">epotřebuje grafické ovladače a okno je viditelné i </w:t>
      </w:r>
      <w:r w:rsidRPr="00D20F7B">
        <w:rPr>
          <w:rFonts w:cstheme="minorHAnsi"/>
          <w:color w:val="FF0000"/>
        </w:rPr>
        <w:t>při použití vzdálené plochy, kterou není možné přenášet obraz vykreslovaný pomocí GPU</w:t>
      </w:r>
      <w:r w:rsidRPr="00D20F7B">
        <w:rPr>
          <w:rFonts w:cstheme="minorHAnsi"/>
        </w:rPr>
        <w:t>. Výraznou nevýhodou jsou absolutní rozměry a poloha prvků, které zůstávají při změně velikosti okna neměnné</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5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496225071"/>
          <w:placeholder>
            <w:docPart w:val="DefaultPlaceholder_-1854013440"/>
          </w:placeholder>
        </w:sdtPr>
        <w:sdtEndPr>
          <w:rPr>
            <w:rFonts w:cstheme="minorBidi"/>
          </w:rPr>
        </w:sdtEndPr>
        <w:sdtContent>
          <w:ins w:id="581" w:author="Martin Novák" w:date="2023-03-22T19:29:00Z">
            <w:r w:rsidR="00926265" w:rsidRPr="00926265">
              <w:rPr>
                <w:color w:val="000000"/>
              </w:rPr>
              <w:t>[99]</w:t>
            </w:r>
          </w:ins>
          <w:del w:id="582" w:author="Martin Novák" w:date="2023-03-20T17:48:00Z">
            <w:r w:rsidR="00016564" w:rsidRPr="00926265" w:rsidDel="00DE5A44">
              <w:rPr>
                <w:color w:val="000000"/>
              </w:rPr>
              <w:delText>[99]</w:delText>
            </w:r>
          </w:del>
        </w:sdtContent>
      </w:sdt>
      <w:r w:rsidRPr="00D20F7B">
        <w:rPr>
          <w:rFonts w:cstheme="minorHAnsi"/>
        </w:rPr>
        <w:t>.</w:t>
      </w:r>
    </w:p>
    <w:p w14:paraId="6ECA917D" w14:textId="77777777" w:rsidR="00F67031" w:rsidRPr="00621687" w:rsidRDefault="00F67031" w:rsidP="009C5274">
      <w:pPr>
        <w:pStyle w:val="Nadpis3"/>
        <w:ind w:left="1416" w:firstLine="708"/>
        <w:rPr>
          <w:rFonts w:asciiTheme="minorHAnsi" w:hAnsiTheme="minorHAnsi" w:cstheme="minorHAnsi"/>
          <w:shd w:val="clear" w:color="auto" w:fill="FFFFFF"/>
        </w:rPr>
      </w:pPr>
      <w:bookmarkStart w:id="583" w:name="_Toc129100427"/>
      <w:r w:rsidRPr="00621687">
        <w:rPr>
          <w:rFonts w:asciiTheme="minorHAnsi" w:hAnsiTheme="minorHAnsi" w:cstheme="minorHAnsi"/>
          <w:shd w:val="clear" w:color="auto" w:fill="FFFFFF"/>
        </w:rPr>
        <w:t>5.2.2 WPF</w:t>
      </w:r>
      <w:bookmarkEnd w:id="583"/>
    </w:p>
    <w:p w14:paraId="6C3C628A" w14:textId="16A0EDCA" w:rsidR="00F67031" w:rsidRDefault="00F67031" w:rsidP="00877A27">
      <w:pPr>
        <w:ind w:left="2124" w:firstLine="708"/>
        <w:jc w:val="both"/>
        <w:rPr>
          <w:color w:val="000000"/>
        </w:rPr>
      </w:pPr>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FF1726">
        <w:rPr>
          <w:rFonts w:cstheme="minorHAnsi"/>
          <w:highlight w:val="darkCyan"/>
        </w:rPr>
        <w:t>DirectX</w:t>
      </w:r>
      <w:sdt>
        <w:sdtPr>
          <w:rPr>
            <w:rFonts w:cstheme="minorHAnsi"/>
            <w:color w:val="000000"/>
            <w:highlight w:val="darkCyan"/>
          </w:rPr>
          <w:tag w:val="MENDELEY_CITATION_v3_eyJjaXRhdGlvbklEIjoiTUVOREVMRVlfQ0lUQVRJT05fMDE1MjZmZjUtMzFiZS00ZjBiLTk1NWUtNzNlNDNhNDNiNTRjIiwicHJvcGVydGllcyI6eyJub3RlSW5kZXgiOjB9LCJpc0VkaXRlZCI6ZmFsc2UsIm1hbnVhbE92ZXJyaWRlIjp7ImlzTWFudWFsbHlPdmVycmlkZGVuIjpmYWxzZSwiY2l0ZXByb2NUZXh0IjoiWzEwMF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
          <w:id w:val="101467167"/>
          <w:placeholder>
            <w:docPart w:val="DefaultPlaceholder_-1854013440"/>
          </w:placeholder>
        </w:sdtPr>
        <w:sdtContent>
          <w:ins w:id="584" w:author="Martin Novák" w:date="2023-03-22T19:29:00Z">
            <w:r w:rsidR="00926265" w:rsidRPr="00926265">
              <w:rPr>
                <w:rFonts w:cstheme="minorHAnsi"/>
                <w:color w:val="000000"/>
                <w:highlight w:val="darkCyan"/>
              </w:rPr>
              <w:t>[100]</w:t>
            </w:r>
          </w:ins>
          <w:del w:id="585" w:author="Martin Novák" w:date="2023-03-20T17:48:00Z">
            <w:r w:rsidR="00016564" w:rsidRPr="00926265" w:rsidDel="00DE5A44">
              <w:rPr>
                <w:rFonts w:cstheme="minorHAnsi"/>
                <w:color w:val="000000"/>
                <w:highlight w:val="darkCyan"/>
              </w:rPr>
              <w:delText>[100]</w:delText>
            </w:r>
          </w:del>
        </w:sdtContent>
      </w:sdt>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5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1912037968"/>
          <w:placeholder>
            <w:docPart w:val="DefaultPlaceholder_-1854013440"/>
          </w:placeholder>
        </w:sdtPr>
        <w:sdtEndPr>
          <w:rPr>
            <w:rFonts w:cstheme="minorBidi"/>
          </w:rPr>
        </w:sdtEndPr>
        <w:sdtContent>
          <w:ins w:id="586" w:author="Martin Novák" w:date="2023-03-22T19:29:00Z">
            <w:r w:rsidR="00926265" w:rsidRPr="00926265">
              <w:rPr>
                <w:color w:val="000000"/>
              </w:rPr>
              <w:t>[99]</w:t>
            </w:r>
          </w:ins>
          <w:del w:id="587" w:author="Martin Novák" w:date="2023-03-20T17:48:00Z">
            <w:r w:rsidR="00016564" w:rsidRPr="00926265" w:rsidDel="00DE5A44">
              <w:rPr>
                <w:color w:val="000000"/>
              </w:rPr>
              <w:delText>[99]</w:delText>
            </w:r>
          </w:del>
        </w:sdtContent>
      </w:sdt>
    </w:p>
    <w:p w14:paraId="2274372C" w14:textId="67FCA928" w:rsidR="005E6382" w:rsidRPr="005E6382" w:rsidRDefault="005E6382" w:rsidP="00877A27">
      <w:pPr>
        <w:ind w:left="2124" w:firstLine="708"/>
        <w:jc w:val="both"/>
        <w:rPr>
          <w:color w:val="000000"/>
        </w:rPr>
      </w:pPr>
      <w:r w:rsidRPr="00FD4AB2">
        <w:rPr>
          <w:rFonts w:cstheme="minorHAnsi"/>
        </w:rPr>
        <w:t>XAML (</w:t>
      </w:r>
      <w:proofErr w:type="spellStart"/>
      <w:r w:rsidRPr="00FD4AB2">
        <w:rPr>
          <w:rFonts w:cstheme="minorHAnsi"/>
          <w:lang w:val="en-US"/>
        </w:rPr>
        <w:t>eXtensible</w:t>
      </w:r>
      <w:proofErr w:type="spellEnd"/>
      <w:r w:rsidRPr="00FD4AB2">
        <w:rPr>
          <w:rFonts w:cstheme="minorHAnsi"/>
          <w:lang w:val="en-US"/>
        </w:rPr>
        <w:t xml:space="preserve"> Application Markup Language</w:t>
      </w:r>
      <w:r w:rsidRPr="00FD4AB2">
        <w:rPr>
          <w:rFonts w:cstheme="minorHAnsi"/>
        </w:rPr>
        <w:t>)</w:t>
      </w:r>
      <w:r w:rsidR="003A45F9" w:rsidRPr="00FD4AB2">
        <w:rPr>
          <w:rFonts w:cstheme="minorHAnsi"/>
        </w:rPr>
        <w:t xml:space="preserve"> je deklarativní jazyk vycházející z XML, ale je navržen k reprezentaci objektů v OOP.</w:t>
      </w:r>
      <w:r w:rsidRPr="00FD4AB2">
        <w:rPr>
          <w:rFonts w:cstheme="minorHAnsi"/>
        </w:rPr>
        <w:t xml:space="preserve"> </w:t>
      </w:r>
      <w:r w:rsidR="003A45F9" w:rsidRPr="00FD4AB2">
        <w:rPr>
          <w:rFonts w:cstheme="minorHAnsi"/>
        </w:rPr>
        <w:t xml:space="preserve">XAML </w:t>
      </w:r>
      <w:r w:rsidRPr="00FD4AB2">
        <w:rPr>
          <w:rFonts w:cstheme="minorHAnsi"/>
        </w:rPr>
        <w:t>je nejčastěji uložen jako XML dokument. Seznam klíčových slov není pevně daný, ale záleží na implementaci.</w:t>
      </w:r>
      <w:r w:rsidR="000B4A03" w:rsidRPr="00FD4AB2">
        <w:rPr>
          <w:rFonts w:cstheme="minorHAnsi"/>
        </w:rPr>
        <w:t xml:space="preserve"> </w:t>
      </w:r>
      <w:r w:rsidR="006433A0" w:rsidRPr="00FD4AB2">
        <w:rPr>
          <w:rFonts w:cstheme="minorHAnsi"/>
        </w:rPr>
        <w:t>Na rozdíl od XML, XAML nevyžaduje uložení jako formátovaný text, ale je možné použít jakýkoliv reprezentaci s odpovídající logikou struktur</w:t>
      </w:r>
      <w:r w:rsidR="00E43C0D" w:rsidRPr="00FD4AB2">
        <w:rPr>
          <w:rFonts w:cstheme="minorHAnsi"/>
        </w:rPr>
        <w:t>y</w:t>
      </w:r>
      <w:r w:rsidR="006433A0" w:rsidRPr="00FD4AB2">
        <w:rPr>
          <w:rFonts w:cstheme="minorHAnsi"/>
        </w:rPr>
        <w:t xml:space="preserve"> (např. binární soubor, nebo objekty v paměti).</w:t>
      </w:r>
      <w:r w:rsidR="00894C07" w:rsidRPr="00FD4AB2">
        <w:rPr>
          <w:rFonts w:cstheme="minorHAnsi"/>
        </w:rPr>
        <w:t xml:space="preserve"> Na </w:t>
      </w:r>
      <w:r w:rsidR="00894C07" w:rsidRPr="00FD4AB2">
        <w:rPr>
          <w:rFonts w:cstheme="minorHAnsi"/>
        </w:rPr>
        <w:fldChar w:fldCharType="begin"/>
      </w:r>
      <w:r w:rsidR="00894C07" w:rsidRPr="00FD4AB2">
        <w:rPr>
          <w:rFonts w:cstheme="minorHAnsi"/>
        </w:rPr>
        <w:instrText xml:space="preserve"> REF _Ref85442384 \h </w:instrText>
      </w:r>
      <w:r w:rsidR="00272101" w:rsidRPr="00FD4AB2">
        <w:rPr>
          <w:rFonts w:cstheme="minorHAnsi"/>
        </w:rPr>
        <w:instrText xml:space="preserve"> \* MERGEFORMAT </w:instrText>
      </w:r>
      <w:r w:rsidR="00894C07" w:rsidRPr="00FD4AB2">
        <w:rPr>
          <w:rFonts w:cstheme="minorHAnsi"/>
        </w:rPr>
      </w:r>
      <w:r w:rsidR="00894C07" w:rsidRPr="00FD4AB2">
        <w:rPr>
          <w:rFonts w:cstheme="minorHAnsi"/>
        </w:rPr>
        <w:fldChar w:fldCharType="separate"/>
      </w:r>
      <w:r w:rsidR="00E3778F">
        <w:t xml:space="preserve">Obr. </w:t>
      </w:r>
      <w:r w:rsidR="00E3778F">
        <w:rPr>
          <w:noProof/>
        </w:rPr>
        <w:t>4</w:t>
      </w:r>
      <w:r w:rsidR="00894C07" w:rsidRPr="00FD4AB2">
        <w:rPr>
          <w:rFonts w:cstheme="minorHAnsi"/>
        </w:rPr>
        <w:fldChar w:fldCharType="end"/>
      </w:r>
      <w:r w:rsidR="00894C07" w:rsidRPr="00FD4AB2">
        <w:rPr>
          <w:rFonts w:cstheme="minorHAnsi"/>
        </w:rPr>
        <w:t xml:space="preserve"> je vidět</w:t>
      </w:r>
      <w:r w:rsidR="00272101" w:rsidRPr="00FD4AB2">
        <w:rPr>
          <w:rFonts w:cstheme="minorHAnsi"/>
        </w:rPr>
        <w:t xml:space="preserve">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EwMV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242761590"/>
          <w:placeholder>
            <w:docPart w:val="DefaultPlaceholder_-1854013440"/>
          </w:placeholder>
        </w:sdtPr>
        <w:sdtContent>
          <w:ins w:id="588" w:author="Martin Novák" w:date="2023-03-22T19:29:00Z">
            <w:r w:rsidR="00926265" w:rsidRPr="00926265">
              <w:rPr>
                <w:rFonts w:cstheme="minorHAnsi"/>
                <w:color w:val="000000"/>
              </w:rPr>
              <w:t>[101]</w:t>
            </w:r>
          </w:ins>
          <w:del w:id="589" w:author="Martin Novák" w:date="2023-03-20T17:48:00Z">
            <w:r w:rsidR="00016564" w:rsidRPr="00926265" w:rsidDel="00DE5A44">
              <w:rPr>
                <w:rFonts w:cstheme="minorHAnsi"/>
                <w:color w:val="000000"/>
              </w:rPr>
              <w:delText>[101]</w:delText>
            </w:r>
          </w:del>
        </w:sdtContent>
      </w:sdt>
    </w:p>
    <w:p w14:paraId="6A572923" w14:textId="5F922191" w:rsidR="00CA1A0F" w:rsidRDefault="00CA1A0F" w:rsidP="00877A27">
      <w:pPr>
        <w:ind w:left="2124" w:firstLine="708"/>
        <w:jc w:val="both"/>
        <w:rPr>
          <w:rFonts w:cstheme="minorHAnsi"/>
          <w:color w:val="00B050"/>
        </w:rPr>
      </w:pPr>
      <w:r w:rsidRPr="0093775A">
        <w:rPr>
          <w:rFonts w:cstheme="minorHAnsi"/>
          <w:color w:val="00B050"/>
        </w:rPr>
        <w:t>//</w:t>
      </w:r>
      <w:r w:rsidR="003236F7">
        <w:rPr>
          <w:rFonts w:cstheme="minorHAnsi"/>
          <w:color w:val="00B050"/>
        </w:rPr>
        <w:t xml:space="preserve">použito </w:t>
      </w:r>
      <w:proofErr w:type="spellStart"/>
      <w:r w:rsidR="0093775A" w:rsidRPr="0093775A">
        <w:rPr>
          <w:rFonts w:cstheme="minorHAnsi"/>
          <w:color w:val="00B050"/>
        </w:rPr>
        <w:t>info</w:t>
      </w:r>
      <w:proofErr w:type="spellEnd"/>
      <w:r w:rsidR="00A53F2B">
        <w:rPr>
          <w:rFonts w:cstheme="minorHAnsi"/>
          <w:color w:val="00B050"/>
        </w:rPr>
        <w:t xml:space="preserve"> </w:t>
      </w:r>
      <w:r w:rsidR="0093775A" w:rsidRPr="0093775A">
        <w:rPr>
          <w:rFonts w:cstheme="minorHAnsi"/>
          <w:color w:val="00B050"/>
        </w:rPr>
        <w:t>ze specifikace str7-8</w:t>
      </w:r>
    </w:p>
    <w:p w14:paraId="5AA4C39A" w14:textId="77777777" w:rsidR="008F5331" w:rsidRDefault="008F5331" w:rsidP="008F5331">
      <w:pPr>
        <w:keepNext/>
        <w:ind w:left="2124" w:firstLine="708"/>
        <w:jc w:val="both"/>
      </w:pPr>
      <w:r>
        <w:rPr>
          <w:rFonts w:cstheme="minorHAnsi"/>
          <w:noProof/>
          <w:color w:val="00B050"/>
        </w:rPr>
        <w:drawing>
          <wp:inline distT="0" distB="0" distL="0" distR="0" wp14:anchorId="79A6A24D" wp14:editId="5B569F35">
            <wp:extent cx="3147060" cy="2299222"/>
            <wp:effectExtent l="0" t="0" r="0" b="635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2B20B03D" w14:textId="76A3C2FC" w:rsidR="008F5331" w:rsidRDefault="008F5331" w:rsidP="008F5331">
      <w:pPr>
        <w:pStyle w:val="Titulek"/>
        <w:ind w:left="2832" w:firstLine="708"/>
        <w:jc w:val="both"/>
        <w:rPr>
          <w:rFonts w:cstheme="minorHAnsi"/>
          <w:color w:val="00B050"/>
        </w:rPr>
      </w:pPr>
      <w:bookmarkStart w:id="590" w:name="_Ref85442384"/>
      <w:r>
        <w:t xml:space="preserve">Obr. </w:t>
      </w:r>
      <w:fldSimple w:instr=" SEQ Obrázek \* ARABIC ">
        <w:r w:rsidR="004B0EF4">
          <w:rPr>
            <w:noProof/>
          </w:rPr>
          <w:t>4</w:t>
        </w:r>
      </w:fldSimple>
      <w:bookmarkEnd w:id="590"/>
      <w:r>
        <w:t xml:space="preserve"> 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EwMV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643923835"/>
          <w:placeholder>
            <w:docPart w:val="DefaultPlaceholder_-1854013440"/>
          </w:placeholder>
        </w:sdtPr>
        <w:sdtContent>
          <w:ins w:id="591" w:author="Martin Novák" w:date="2023-03-22T19:29:00Z">
            <w:r w:rsidR="00926265" w:rsidRPr="00926265">
              <w:rPr>
                <w:i w:val="0"/>
                <w:color w:val="000000"/>
              </w:rPr>
              <w:t>[101]</w:t>
            </w:r>
          </w:ins>
          <w:del w:id="592" w:author="Martin Novák" w:date="2023-03-20T17:48:00Z">
            <w:r w:rsidR="00016564" w:rsidRPr="00926265" w:rsidDel="00DE5A44">
              <w:rPr>
                <w:i w:val="0"/>
                <w:color w:val="000000"/>
              </w:rPr>
              <w:delText>[101]</w:delText>
            </w:r>
          </w:del>
        </w:sdtContent>
      </w:sdt>
    </w:p>
    <w:p w14:paraId="1EE3A748" w14:textId="3B9C4A92" w:rsidR="008F5331" w:rsidRDefault="008F5331" w:rsidP="00877A27">
      <w:pPr>
        <w:ind w:left="2124" w:firstLine="708"/>
        <w:jc w:val="both"/>
        <w:rPr>
          <w:rFonts w:cstheme="minorHAnsi"/>
          <w:color w:val="00B050"/>
        </w:rPr>
      </w:pPr>
    </w:p>
    <w:p w14:paraId="75E59D40" w14:textId="77777777" w:rsidR="008F5331" w:rsidRPr="0093775A" w:rsidRDefault="008F5331" w:rsidP="00877A27">
      <w:pPr>
        <w:ind w:left="2124" w:firstLine="708"/>
        <w:jc w:val="both"/>
        <w:rPr>
          <w:rFonts w:cstheme="minorHAnsi"/>
          <w:color w:val="00B050"/>
        </w:rPr>
      </w:pPr>
    </w:p>
    <w:p w14:paraId="639D4B55" w14:textId="77777777" w:rsidR="00F67031" w:rsidRPr="00FD4AB2" w:rsidRDefault="00F67031" w:rsidP="00203F25">
      <w:pPr>
        <w:pStyle w:val="Nadpis2"/>
        <w:ind w:left="708" w:firstLine="708"/>
        <w:rPr>
          <w:rFonts w:asciiTheme="minorHAnsi" w:hAnsiTheme="minorHAnsi" w:cstheme="minorHAnsi"/>
        </w:rPr>
      </w:pPr>
      <w:bookmarkStart w:id="593" w:name="_Toc129100428"/>
      <w:r w:rsidRPr="00FD4AB2">
        <w:rPr>
          <w:rFonts w:asciiTheme="minorHAnsi" w:hAnsiTheme="minorHAnsi" w:cstheme="minorHAnsi"/>
        </w:rPr>
        <w:t>5.3 mobilní aplikace</w:t>
      </w:r>
      <w:bookmarkEnd w:id="593"/>
    </w:p>
    <w:p w14:paraId="245FD7D1" w14:textId="4FA3969B" w:rsidR="00F67031" w:rsidRPr="00FD4AB2" w:rsidRDefault="00F67031" w:rsidP="005E0D08">
      <w:pPr>
        <w:ind w:firstLine="708"/>
        <w:jc w:val="both"/>
        <w:rPr>
          <w:rFonts w:cstheme="minorHAnsi"/>
        </w:rPr>
      </w:pPr>
      <w:r w:rsidRPr="00FD4AB2">
        <w:rPr>
          <w:rFonts w:cstheme="minorHAnsi"/>
        </w:rPr>
        <w:t>Jelikož je trh s mobilními aplikacemi srovnatelný s těmi počítačovými</w:t>
      </w:r>
      <w:r w:rsidR="00D87455">
        <w:rPr>
          <w:rFonts w:cstheme="minorHAnsi"/>
        </w:rPr>
        <w:t>,</w:t>
      </w:r>
      <w:r w:rsidRPr="00FD4AB2">
        <w:rPr>
          <w:rFonts w:cstheme="minorHAnsi"/>
        </w:rPr>
        <w:t xml:space="preserve"> nesmí být opomenut. Oproti aplikacím určeným pro počítače</w:t>
      </w:r>
      <w:r w:rsidR="000F0FBC">
        <w:rPr>
          <w:rFonts w:cstheme="minorHAnsi"/>
        </w:rPr>
        <w:t>,</w:t>
      </w:r>
      <w:r w:rsidRPr="00FD4AB2">
        <w:rPr>
          <w:rFonts w:cstheme="minorHAnsi"/>
        </w:rPr>
        <w:t xml:space="preserve"> </w:t>
      </w:r>
      <w:r w:rsidR="000F0FBC" w:rsidRPr="00383178">
        <w:rPr>
          <w:rFonts w:cstheme="minorHAnsi"/>
        </w:rPr>
        <w:t xml:space="preserve">mobilní operační systémy vyžadují, aby se </w:t>
      </w:r>
      <w:r w:rsidR="005C4AAE" w:rsidRPr="00383178">
        <w:rPr>
          <w:rFonts w:cstheme="minorHAnsi"/>
        </w:rPr>
        <w:t xml:space="preserve">aplikace </w:t>
      </w:r>
      <w:r w:rsidR="000F0FBC" w:rsidRPr="00383178">
        <w:rPr>
          <w:rFonts w:cstheme="minorHAnsi"/>
        </w:rPr>
        <w:t>stahoval</w:t>
      </w:r>
      <w:r w:rsidR="00A4356B">
        <w:rPr>
          <w:rFonts w:cstheme="minorHAnsi"/>
        </w:rPr>
        <w:t>y</w:t>
      </w:r>
      <w:r w:rsidR="000F0FBC" w:rsidRPr="00383178">
        <w:rPr>
          <w:rFonts w:cstheme="minorHAnsi"/>
        </w:rPr>
        <w:t xml:space="preserve"> </w:t>
      </w:r>
      <w:r w:rsidRPr="00383178">
        <w:rPr>
          <w:rFonts w:cstheme="minorHAnsi"/>
        </w:rPr>
        <w:t>pomocí obchodů,</w:t>
      </w:r>
      <w:r w:rsidR="005C4AAE" w:rsidRPr="00383178">
        <w:rPr>
          <w:rFonts w:cstheme="minorHAnsi"/>
        </w:rPr>
        <w:t xml:space="preserve"> kde je možné </w:t>
      </w:r>
      <w:r w:rsidR="001D2CCF" w:rsidRPr="00383178">
        <w:rPr>
          <w:rFonts w:cstheme="minorHAnsi"/>
        </w:rPr>
        <w:t>ověřit</w:t>
      </w:r>
      <w:r w:rsidR="005C4AAE" w:rsidRPr="00383178">
        <w:rPr>
          <w:rFonts w:cstheme="minorHAnsi"/>
        </w:rPr>
        <w:t xml:space="preserve"> jejich bezpečnost. Pro vývojáře má toto řešení výhodu snazších </w:t>
      </w:r>
      <w:r w:rsidR="005C4AAE" w:rsidRPr="00383178">
        <w:rPr>
          <w:rFonts w:cstheme="minorHAnsi"/>
        </w:rPr>
        <w:lastRenderedPageBreak/>
        <w:t>aktualizací</w:t>
      </w:r>
      <w:r w:rsidR="001D2CCF" w:rsidRPr="00383178">
        <w:rPr>
          <w:rFonts w:cstheme="minorHAnsi"/>
        </w:rPr>
        <w:t xml:space="preserve">, </w:t>
      </w:r>
      <w:r w:rsidR="005E0D08" w:rsidRPr="00383178">
        <w:rPr>
          <w:rFonts w:cstheme="minorHAnsi"/>
        </w:rPr>
        <w:t>neboť obchody umožňují automatické aktualizování. Nevýhodou je nutnost</w:t>
      </w:r>
      <w:r w:rsidR="005B0A58" w:rsidRPr="00FD4AB2">
        <w:rPr>
          <w:rFonts w:cstheme="minorHAnsi"/>
        </w:rPr>
        <w:t xml:space="preserve"> získat od uživatele oprávnění k některým funkcím (např. fotoaparát</w:t>
      </w:r>
      <w:r w:rsidR="00852417" w:rsidRPr="00FD4AB2">
        <w:rPr>
          <w:rFonts w:cstheme="minorHAnsi"/>
        </w:rPr>
        <w:t xml:space="preserve"> a přistup k souborům</w:t>
      </w:r>
      <w:r w:rsidR="005B0A58" w:rsidRPr="00FD4AB2">
        <w:rPr>
          <w:rFonts w:cstheme="minorHAnsi"/>
        </w:rPr>
        <w:t>)</w:t>
      </w:r>
      <w:r w:rsidRPr="00FD4AB2">
        <w:rPr>
          <w:rFonts w:cstheme="minorHAnsi"/>
        </w:rPr>
        <w:t>.</w:t>
      </w:r>
    </w:p>
    <w:p w14:paraId="0BE741E6" w14:textId="77777777" w:rsidR="00F67031" w:rsidRPr="00FD4AB2" w:rsidRDefault="00F67031" w:rsidP="00203F25">
      <w:pPr>
        <w:pStyle w:val="Nadpis3"/>
        <w:ind w:left="1416" w:firstLine="708"/>
        <w:rPr>
          <w:rFonts w:asciiTheme="minorHAnsi" w:hAnsiTheme="minorHAnsi" w:cstheme="minorHAnsi"/>
        </w:rPr>
      </w:pPr>
      <w:bookmarkStart w:id="594" w:name="_Toc129100429"/>
      <w:r w:rsidRPr="00FD4AB2">
        <w:rPr>
          <w:rFonts w:asciiTheme="minorHAnsi" w:hAnsiTheme="minorHAnsi" w:cstheme="minorHAnsi"/>
        </w:rPr>
        <w:t xml:space="preserve">5.3.1 </w:t>
      </w:r>
      <w:proofErr w:type="spellStart"/>
      <w:r w:rsidRPr="00FD4AB2">
        <w:rPr>
          <w:rFonts w:asciiTheme="minorHAnsi" w:hAnsiTheme="minorHAnsi" w:cstheme="minorHAnsi"/>
        </w:rPr>
        <w:t>Xamarin</w:t>
      </w:r>
      <w:bookmarkEnd w:id="594"/>
      <w:proofErr w:type="spellEnd"/>
    </w:p>
    <w:p w14:paraId="0ED6474E" w14:textId="434102BF" w:rsidR="005347CB" w:rsidRPr="00555FAC" w:rsidRDefault="00F67031" w:rsidP="00555FAC">
      <w:pPr>
        <w:ind w:firstLine="708"/>
        <w:jc w:val="both"/>
        <w:rPr>
          <w:rFonts w:cstheme="minorHAnsi"/>
        </w:rPr>
      </w:pPr>
      <w:proofErr w:type="spellStart"/>
      <w:r w:rsidRPr="00FD4AB2">
        <w:rPr>
          <w:rFonts w:cstheme="minorHAnsi"/>
        </w:rPr>
        <w:t>Xamarin</w:t>
      </w:r>
      <w:proofErr w:type="spellEnd"/>
      <w:r w:rsidRPr="00FD4AB2">
        <w:rPr>
          <w:rFonts w:cstheme="minorHAnsi"/>
        </w:rPr>
        <w:t xml:space="preserve"> je </w:t>
      </w:r>
      <w:r w:rsidR="00EE5876" w:rsidRPr="00FD4AB2">
        <w:rPr>
          <w:rFonts w:cstheme="minorHAnsi"/>
        </w:rPr>
        <w:t xml:space="preserve">open source </w:t>
      </w:r>
      <w:r w:rsidRPr="00FD4AB2">
        <w:rPr>
          <w:rFonts w:cstheme="minorHAnsi"/>
        </w:rPr>
        <w:t>technologie od Microsoftu umožňující pomocí C# a XAML vytvořit aplikace pro zařízení se systémy Android, Windows</w:t>
      </w:r>
      <w:r w:rsidR="007B71C4">
        <w:rPr>
          <w:rFonts w:cstheme="minorHAnsi"/>
        </w:rPr>
        <w:t xml:space="preserve"> a</w:t>
      </w:r>
      <w:r w:rsidR="00AF545D">
        <w:rPr>
          <w:rFonts w:cstheme="minorHAnsi"/>
        </w:rPr>
        <w:t xml:space="preserve"> </w:t>
      </w:r>
      <w:r w:rsidR="00893B42" w:rsidRPr="001C6C49">
        <w:rPr>
          <w:rFonts w:cstheme="minorHAnsi"/>
        </w:rPr>
        <w:t>systémy</w:t>
      </w:r>
      <w:r w:rsidR="00AF545D" w:rsidRPr="001C6C49">
        <w:rPr>
          <w:rFonts w:cstheme="minorHAnsi"/>
        </w:rPr>
        <w:t xml:space="preserve"> od Apple</w:t>
      </w:r>
      <w:r w:rsidR="005B2346">
        <w:rPr>
          <w:rFonts w:cstheme="minorHAnsi"/>
        </w:rPr>
        <w:t xml:space="preserve"> </w:t>
      </w:r>
      <w:r w:rsidR="00AF545D">
        <w:rPr>
          <w:rFonts w:cstheme="minorHAnsi"/>
        </w:rPr>
        <w:t>(</w:t>
      </w:r>
      <w:r w:rsidR="000103BF">
        <w:rPr>
          <w:rFonts w:cstheme="minorHAnsi"/>
        </w:rPr>
        <w:t xml:space="preserve">např. </w:t>
      </w:r>
      <w:r w:rsidRPr="00FD4AB2">
        <w:rPr>
          <w:rFonts w:cstheme="minorHAnsi"/>
        </w:rPr>
        <w:t>iOS</w:t>
      </w:r>
      <w:r w:rsidR="00344E53">
        <w:rPr>
          <w:rFonts w:cstheme="minorHAnsi"/>
        </w:rPr>
        <w:t xml:space="preserve"> a</w:t>
      </w:r>
      <w:r w:rsidRPr="00FD4AB2">
        <w:rPr>
          <w:rFonts w:cstheme="minorHAnsi"/>
        </w:rPr>
        <w:t xml:space="preserve"> macOS</w:t>
      </w:r>
      <w:r w:rsidR="000103BF">
        <w:rPr>
          <w:rFonts w:cstheme="minorHAnsi"/>
        </w:rPr>
        <w:t>)</w:t>
      </w:r>
      <w:sdt>
        <w:sdtPr>
          <w:rPr>
            <w:rFonts w:cstheme="minorHAnsi"/>
            <w:color w:val="000000"/>
          </w:rPr>
          <w:tag w:val="MENDELEY_CITATION_v3_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"/>
          <w:id w:val="-1606875278"/>
          <w:placeholder>
            <w:docPart w:val="DefaultPlaceholder_-1854013440"/>
          </w:placeholder>
        </w:sdtPr>
        <w:sdtContent>
          <w:ins w:id="595" w:author="Martin Novák" w:date="2023-03-22T19:29:00Z">
            <w:r w:rsidR="00926265" w:rsidRPr="00926265">
              <w:rPr>
                <w:rFonts w:cstheme="minorHAnsi"/>
                <w:color w:val="000000"/>
              </w:rPr>
              <w:t>[102]</w:t>
            </w:r>
          </w:ins>
          <w:del w:id="596" w:author="Martin Novák" w:date="2023-03-20T17:48:00Z">
            <w:r w:rsidR="00016564" w:rsidRPr="00926265" w:rsidDel="00DE5A44">
              <w:rPr>
                <w:rFonts w:cstheme="minorHAnsi"/>
                <w:color w:val="000000"/>
              </w:rPr>
              <w:delText>[102]</w:delText>
            </w:r>
          </w:del>
        </w:sdtContent>
      </w:sdt>
      <w:r w:rsidRPr="00FD4AB2">
        <w:rPr>
          <w:rFonts w:cstheme="minorHAnsi"/>
        </w:rPr>
        <w:t xml:space="preserve">. Aplikaci je možné vytvořit nativně pro konkrétní platformu nebo </w:t>
      </w:r>
      <w:proofErr w:type="spellStart"/>
      <w:r w:rsidRPr="00FD4AB2">
        <w:rPr>
          <w:rFonts w:cstheme="minorHAnsi"/>
        </w:rPr>
        <w:t>cross-platform</w:t>
      </w:r>
      <w:proofErr w:type="spellEnd"/>
      <w:r w:rsidRPr="00FD4AB2">
        <w:rPr>
          <w:rFonts w:cstheme="minorHAnsi"/>
        </w:rPr>
        <w:t xml:space="preserve"> pomocí </w:t>
      </w:r>
      <w:proofErr w:type="spellStart"/>
      <w:r w:rsidRPr="00FD4AB2">
        <w:rPr>
          <w:rFonts w:cstheme="minorHAnsi"/>
          <w:i/>
          <w:iCs/>
        </w:rPr>
        <w:t>Xamarin.Forms</w:t>
      </w:r>
      <w:proofErr w:type="spellEnd"/>
      <w:sdt>
        <w:sdtPr>
          <w:rPr>
            <w:rFonts w:cstheme="minorHAnsi"/>
            <w:iCs/>
            <w:color w:val="000000"/>
          </w:rPr>
          <w:tag w:val="MENDELEY_CITATION_v3_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"/>
          <w:id w:val="-925413406"/>
          <w:placeholder>
            <w:docPart w:val="DefaultPlaceholder_-1854013440"/>
          </w:placeholder>
        </w:sdtPr>
        <w:sdtContent>
          <w:ins w:id="597" w:author="Martin Novák" w:date="2023-03-22T19:29:00Z">
            <w:r w:rsidR="00926265" w:rsidRPr="00926265">
              <w:rPr>
                <w:rFonts w:cstheme="minorHAnsi"/>
                <w:iCs/>
                <w:color w:val="000000"/>
              </w:rPr>
              <w:t>[102]</w:t>
            </w:r>
          </w:ins>
          <w:del w:id="598" w:author="Martin Novák" w:date="2023-03-20T17:48:00Z">
            <w:r w:rsidR="00016564" w:rsidRPr="00926265" w:rsidDel="00DE5A44">
              <w:rPr>
                <w:rFonts w:cstheme="minorHAnsi"/>
                <w:iCs/>
                <w:color w:val="000000"/>
              </w:rPr>
              <w:delText>[102]</w:delText>
            </w:r>
          </w:del>
        </w:sdtContent>
      </w:sdt>
      <w:r w:rsidRPr="00FD4AB2">
        <w:rPr>
          <w:rFonts w:cstheme="minorHAnsi"/>
        </w:rPr>
        <w:t>.</w:t>
      </w:r>
      <w:r w:rsidR="00595CFA" w:rsidRPr="00FD4AB2">
        <w:rPr>
          <w:rFonts w:cstheme="minorHAnsi"/>
        </w:rPr>
        <w:t xml:space="preserve"> API </w:t>
      </w:r>
      <w:proofErr w:type="spellStart"/>
      <w:r w:rsidR="00595CFA" w:rsidRPr="00FD4AB2">
        <w:rPr>
          <w:rFonts w:cstheme="minorHAnsi"/>
          <w:i/>
          <w:iCs/>
        </w:rPr>
        <w:t>Xamarin.Essentials</w:t>
      </w:r>
      <w:proofErr w:type="spellEnd"/>
      <w:r w:rsidR="00595CFA" w:rsidRPr="00FD4AB2">
        <w:rPr>
          <w:rFonts w:cstheme="minorHAnsi"/>
          <w:i/>
          <w:iCs/>
        </w:rPr>
        <w:t xml:space="preserve"> </w:t>
      </w:r>
      <w:r w:rsidR="00595CFA" w:rsidRPr="00FD4AB2">
        <w:rPr>
          <w:rFonts w:cstheme="minorHAnsi"/>
        </w:rPr>
        <w:t xml:space="preserve">umožňuje pracovat s funkcemi jako </w:t>
      </w:r>
      <w:r w:rsidR="006F2CBC" w:rsidRPr="00FD4AB2">
        <w:rPr>
          <w:rFonts w:cstheme="minorHAnsi"/>
        </w:rPr>
        <w:t xml:space="preserve">jsou </w:t>
      </w:r>
      <w:r w:rsidR="00595CFA" w:rsidRPr="00FD4AB2">
        <w:rPr>
          <w:rFonts w:cstheme="minorHAnsi"/>
        </w:rPr>
        <w:t>poloha a fotoaparát nezávisle na cílové platformě</w:t>
      </w:r>
      <w:sdt>
        <w:sdtPr>
          <w:rPr>
            <w:rFonts w:cstheme="minorHAnsi"/>
            <w:color w:val="000000"/>
          </w:rPr>
          <w:tag w:val="MENDELEY_CITATION_v3_eyJjaXRhdGlvbklEIjoiTUVOREVMRVlfQ0lUQVRJT05fNTNlM2FjZDMtZTYxYS00Y2YyLWFjYjktNTBlODRiOGRmNTBmIiwicHJvcGVydGllcyI6eyJub3RlSW5kZXgiOjB9LCJpc0VkaXRlZCI6ZmFsc2UsIm1hbnVhbE92ZXJyaWRlIjp7ImlzTWFudWFsbHlPdmVycmlkZGVuIjpmYWxzZSwiY2l0ZXByb2NUZXh0IjoiWzEwM10iLCJtYW51YWxPdmVycmlkZVRleHQiOiIifSwiY2l0YXRpb25JdGVtcyI6W3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V19"/>
          <w:id w:val="1734584569"/>
          <w:placeholder>
            <w:docPart w:val="DefaultPlaceholder_-1854013440"/>
          </w:placeholder>
        </w:sdtPr>
        <w:sdtContent>
          <w:ins w:id="599" w:author="Martin Novák" w:date="2023-03-22T19:29:00Z">
            <w:r w:rsidR="00926265" w:rsidRPr="00926265">
              <w:rPr>
                <w:rFonts w:cstheme="minorHAnsi"/>
                <w:color w:val="000000"/>
              </w:rPr>
              <w:t>[103]</w:t>
            </w:r>
          </w:ins>
          <w:del w:id="600" w:author="Martin Novák" w:date="2023-03-20T17:48:00Z">
            <w:r w:rsidR="00016564" w:rsidRPr="00926265" w:rsidDel="00DE5A44">
              <w:rPr>
                <w:rFonts w:cstheme="minorHAnsi"/>
                <w:color w:val="000000"/>
              </w:rPr>
              <w:delText>[103]</w:delText>
            </w:r>
          </w:del>
        </w:sdtContent>
      </w:sdt>
      <w:r w:rsidR="00595CFA" w:rsidRPr="00FD4AB2">
        <w:rPr>
          <w:rFonts w:cstheme="minorHAnsi"/>
        </w:rPr>
        <w:t>.</w:t>
      </w:r>
      <w:r w:rsidR="00370AC2" w:rsidRPr="00FD4AB2">
        <w:rPr>
          <w:rFonts w:cstheme="minorHAnsi"/>
        </w:rPr>
        <w:t xml:space="preserve"> Grafické rozhraní je možné místo v XAML vytvořit pomocí C#</w:t>
      </w:r>
      <w:sdt>
        <w:sdtPr>
          <w:rPr>
            <w:rFonts w:cstheme="minorHAnsi"/>
            <w:color w:val="000000"/>
          </w:rPr>
          <w:tag w:val="MENDELEY_CITATION_v3_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"/>
          <w:id w:val="-1098015343"/>
          <w:placeholder>
            <w:docPart w:val="DefaultPlaceholder_-1854013440"/>
          </w:placeholder>
        </w:sdtPr>
        <w:sdtContent>
          <w:ins w:id="601" w:author="Martin Novák" w:date="2023-03-22T19:29:00Z">
            <w:r w:rsidR="00926265" w:rsidRPr="00926265">
              <w:rPr>
                <w:rFonts w:cstheme="minorHAnsi"/>
                <w:color w:val="000000"/>
              </w:rPr>
              <w:t>[104]</w:t>
            </w:r>
          </w:ins>
          <w:del w:id="602" w:author="Martin Novák" w:date="2023-03-20T17:48:00Z">
            <w:r w:rsidR="00016564" w:rsidRPr="00926265" w:rsidDel="00DE5A44">
              <w:rPr>
                <w:rFonts w:cstheme="minorHAnsi"/>
                <w:color w:val="000000"/>
              </w:rPr>
              <w:delText>[104]</w:delText>
            </w:r>
          </w:del>
        </w:sdtContent>
      </w:sdt>
      <w:r w:rsidR="00370AC2" w:rsidRPr="00FD4AB2">
        <w:rPr>
          <w:rFonts w:cstheme="minorHAnsi"/>
        </w:rPr>
        <w:t>,</w:t>
      </w:r>
      <w:r w:rsidR="00370AC2" w:rsidRPr="00F40AC6">
        <w:rPr>
          <w:rFonts w:cstheme="minorHAnsi"/>
        </w:rPr>
        <w:t xml:space="preserve"> ale takto vytvořené či upravené prvky se nezobrazí v náhledu a projeví se až po spuštění aplikace.</w:t>
      </w:r>
      <w:r w:rsidR="00A311E1" w:rsidRPr="00F40AC6">
        <w:rPr>
          <w:rFonts w:cstheme="minorHAnsi"/>
        </w:rPr>
        <w:t xml:space="preserve"> </w:t>
      </w:r>
      <w:proofErr w:type="spellStart"/>
      <w:r w:rsidR="00A311E1" w:rsidRPr="00FD4AB2">
        <w:rPr>
          <w:rFonts w:cstheme="minorHAnsi"/>
        </w:rPr>
        <w:t>Xamarin</w:t>
      </w:r>
      <w:proofErr w:type="spellEnd"/>
      <w:r w:rsidR="00A311E1" w:rsidRPr="00FD4AB2">
        <w:rPr>
          <w:rFonts w:cstheme="minorHAnsi"/>
        </w:rPr>
        <w:t xml:space="preserve"> </w:t>
      </w:r>
      <w:r w:rsidR="00AD16D5" w:rsidRPr="00FD4AB2">
        <w:rPr>
          <w:rFonts w:cstheme="minorHAnsi"/>
        </w:rPr>
        <w:t xml:space="preserve">podporuje velké množství </w:t>
      </w:r>
      <w:r w:rsidR="00B20A59" w:rsidRPr="00FD4AB2">
        <w:rPr>
          <w:rFonts w:cstheme="minorHAnsi"/>
        </w:rPr>
        <w:t>knihoven</w:t>
      </w:r>
      <w:r w:rsidR="00AD16D5" w:rsidRPr="00FD4AB2">
        <w:rPr>
          <w:rFonts w:cstheme="minorHAnsi"/>
        </w:rPr>
        <w:t xml:space="preserve"> přímo od Microsoftu, nebo dalších společností zapojených do projektu .NET </w:t>
      </w:r>
      <w:proofErr w:type="spellStart"/>
      <w:r w:rsidR="00AD16D5" w:rsidRPr="00FD4AB2">
        <w:rPr>
          <w:rFonts w:cstheme="minorHAnsi"/>
        </w:rPr>
        <w:t>Foundation</w:t>
      </w:r>
      <w:proofErr w:type="spellEnd"/>
      <w:r w:rsidR="003C729A" w:rsidRPr="00FD4AB2">
        <w:rPr>
          <w:rFonts w:cstheme="minorHAnsi"/>
        </w:rPr>
        <w:t xml:space="preserve">. Mezi tyto </w:t>
      </w:r>
      <w:r w:rsidR="00B20A59" w:rsidRPr="00FD4AB2">
        <w:rPr>
          <w:rFonts w:cstheme="minorHAnsi"/>
        </w:rPr>
        <w:t>knihovny</w:t>
      </w:r>
      <w:r w:rsidR="003C729A" w:rsidRPr="00FD4AB2">
        <w:rPr>
          <w:rFonts w:cstheme="minorHAnsi"/>
        </w:rPr>
        <w:t xml:space="preserve"> patří například </w:t>
      </w:r>
      <w:proofErr w:type="spellStart"/>
      <w:r w:rsidR="003C729A" w:rsidRPr="00FD4AB2">
        <w:rPr>
          <w:rFonts w:cstheme="minorHAnsi"/>
        </w:rPr>
        <w:t>SkiaSharp</w:t>
      </w:r>
      <w:proofErr w:type="spellEnd"/>
      <w:r w:rsidR="003C729A" w:rsidRPr="00FD4AB2">
        <w:rPr>
          <w:rFonts w:cstheme="minorHAnsi"/>
        </w:rPr>
        <w:t xml:space="preserve"> pro </w:t>
      </w:r>
      <w:proofErr w:type="gramStart"/>
      <w:r w:rsidR="003C729A" w:rsidRPr="00FD4AB2">
        <w:rPr>
          <w:rFonts w:cstheme="minorHAnsi"/>
        </w:rPr>
        <w:t>2D</w:t>
      </w:r>
      <w:proofErr w:type="gramEnd"/>
      <w:r w:rsidR="003C729A" w:rsidRPr="00FD4AB2">
        <w:rPr>
          <w:rFonts w:cstheme="minorHAnsi"/>
        </w:rPr>
        <w:t xml:space="preserve"> grafiku nebo herní </w:t>
      </w:r>
      <w:proofErr w:type="spellStart"/>
      <w:r w:rsidR="003C729A" w:rsidRPr="00FD4AB2">
        <w:rPr>
          <w:rFonts w:cstheme="minorHAnsi"/>
        </w:rPr>
        <w:t>enginy</w:t>
      </w:r>
      <w:proofErr w:type="spellEnd"/>
      <w:r w:rsidR="003C729A" w:rsidRPr="00FD4AB2">
        <w:rPr>
          <w:rFonts w:cstheme="minorHAnsi"/>
        </w:rPr>
        <w:t xml:space="preserve"> </w:t>
      </w:r>
      <w:proofErr w:type="spellStart"/>
      <w:r w:rsidR="003C729A" w:rsidRPr="00FD4AB2">
        <w:rPr>
          <w:rFonts w:cstheme="minorHAnsi"/>
        </w:rPr>
        <w:t>MonoGames</w:t>
      </w:r>
      <w:proofErr w:type="spellEnd"/>
      <w:r w:rsidR="003C729A" w:rsidRPr="00FD4AB2">
        <w:rPr>
          <w:rFonts w:cstheme="minorHAnsi"/>
        </w:rPr>
        <w:t xml:space="preserve">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EwNV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
          <w:id w:val="-1601332962"/>
          <w:placeholder>
            <w:docPart w:val="DefaultPlaceholder_-1854013440"/>
          </w:placeholder>
        </w:sdtPr>
        <w:sdtContent>
          <w:ins w:id="603" w:author="Martin Novák" w:date="2023-03-22T19:29:00Z">
            <w:r w:rsidR="00926265" w:rsidRPr="00926265">
              <w:rPr>
                <w:rFonts w:cstheme="minorHAnsi"/>
                <w:color w:val="000000"/>
              </w:rPr>
              <w:t>[105]</w:t>
            </w:r>
          </w:ins>
          <w:del w:id="604" w:author="Martin Novák" w:date="2023-03-20T17:48:00Z">
            <w:r w:rsidR="00016564" w:rsidRPr="00926265" w:rsidDel="00DE5A44">
              <w:rPr>
                <w:rFonts w:cstheme="minorHAnsi"/>
                <w:color w:val="000000"/>
              </w:rPr>
              <w:delText>[105]</w:delText>
            </w:r>
          </w:del>
        </w:sdtContent>
      </w:sdt>
      <w:r w:rsidR="003C729A" w:rsidRPr="00FD4AB2">
        <w:rPr>
          <w:rFonts w:cstheme="minorHAnsi"/>
        </w:rPr>
        <w:t xml:space="preserve"> a </w:t>
      </w:r>
      <w:proofErr w:type="spellStart"/>
      <w:r w:rsidR="003C729A" w:rsidRPr="00FD4AB2">
        <w:rPr>
          <w:rFonts w:cstheme="minorHAnsi"/>
        </w:rPr>
        <w:t>Stride</w:t>
      </w:r>
      <w:proofErr w:type="spellEnd"/>
      <w:r w:rsidR="005B2346">
        <w:rPr>
          <w:rFonts w:cstheme="minorHAnsi"/>
        </w:rPr>
        <w:t xml:space="preserve"> </w:t>
      </w:r>
      <w:r w:rsidR="003C729A" w:rsidRPr="00FD4AB2">
        <w:rPr>
          <w:rFonts w:cstheme="minorHAnsi"/>
        </w:rPr>
        <w:t xml:space="preserve">(dříve </w:t>
      </w:r>
      <w:proofErr w:type="spellStart"/>
      <w:r w:rsidR="003C729A" w:rsidRPr="00FD4AB2">
        <w:rPr>
          <w:rFonts w:cstheme="minorHAnsi"/>
        </w:rPr>
        <w:t>Xenko</w:t>
      </w:r>
      <w:proofErr w:type="spellEnd"/>
      <w:r w:rsidR="003C729A" w:rsidRPr="00FD4AB2">
        <w:rPr>
          <w:rFonts w:cstheme="minorHAnsi"/>
        </w:rPr>
        <w:t>)</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EwNl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
          <w:id w:val="288103528"/>
          <w:placeholder>
            <w:docPart w:val="DefaultPlaceholder_-1854013440"/>
          </w:placeholder>
        </w:sdtPr>
        <w:sdtContent>
          <w:ins w:id="605" w:author="Martin Novák" w:date="2023-03-22T19:29:00Z">
            <w:r w:rsidR="00926265" w:rsidRPr="00926265">
              <w:rPr>
                <w:rFonts w:cstheme="minorHAnsi"/>
                <w:color w:val="000000"/>
              </w:rPr>
              <w:t>[106]</w:t>
            </w:r>
          </w:ins>
          <w:del w:id="606" w:author="Martin Novák" w:date="2023-03-20T17:48:00Z">
            <w:r w:rsidR="00016564" w:rsidRPr="00926265" w:rsidDel="00DE5A44">
              <w:rPr>
                <w:rFonts w:cstheme="minorHAnsi"/>
                <w:color w:val="000000"/>
              </w:rPr>
              <w:delText>[106]</w:delText>
            </w:r>
          </w:del>
        </w:sdtContent>
      </w:sdt>
      <w:r w:rsidR="003663E2" w:rsidRPr="00FD4AB2">
        <w:rPr>
          <w:rFonts w:cstheme="minorHAnsi"/>
        </w:rPr>
        <w:t xml:space="preserve">. Kromě </w:t>
      </w:r>
      <w:r w:rsidR="00B20A59" w:rsidRPr="00FD4AB2">
        <w:rPr>
          <w:rFonts w:cstheme="minorHAnsi"/>
        </w:rPr>
        <w:t xml:space="preserve">knihoven určených pro .NET je možné využít i </w:t>
      </w:r>
      <w:r w:rsidR="00A311E1" w:rsidRPr="00FD4AB2">
        <w:rPr>
          <w:rFonts w:cstheme="minorHAnsi"/>
        </w:rPr>
        <w:t xml:space="preserve">knihovny napsané </w:t>
      </w:r>
      <w:proofErr w:type="spellStart"/>
      <w:r w:rsidR="00A311E1" w:rsidRPr="00FD4AB2">
        <w:rPr>
          <w:rFonts w:cstheme="minorHAnsi"/>
        </w:rPr>
        <w:t>Objective</w:t>
      </w:r>
      <w:proofErr w:type="spellEnd"/>
      <w:r w:rsidR="00A311E1" w:rsidRPr="00FD4AB2">
        <w:rPr>
          <w:rFonts w:cstheme="minorHAnsi"/>
        </w:rPr>
        <w:t>-C, C/C++ nebo Java</w:t>
      </w:r>
      <w:sdt>
        <w:sdtPr>
          <w:rPr>
            <w:rFonts w:cstheme="minorHAnsi"/>
            <w:color w:val="000000"/>
          </w:rPr>
          <w:tag w:val="MENDELEY_CITATION_v3_eyJjaXRhdGlvbklEIjoiTUVOREVMRVlfQ0lUQVRJT05fZWJhNzg4YWYtM2UzZS00MzY4LThjYzAtNmYyNWNiMzZiNWIxIiwicHJvcGVydGllcyI6eyJub3RlSW5kZXgiOjB9LCJpc0VkaXRlZCI6ZmFsc2UsIm1hbnVhbE92ZXJyaWRlIjp7ImlzTWFudWFsbHlPdmVycmlkZGVuIjpmYWxzZSwiY2l0ZXByb2NUZXh0IjoiWzEwN10iLCJtYW51YWxPdmVycmlkZVRleHQiOiIifSwiY2l0YXRpb25JdGVtcyI6W3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
          <w:id w:val="-35739735"/>
          <w:placeholder>
            <w:docPart w:val="DefaultPlaceholder_-1854013440"/>
          </w:placeholder>
        </w:sdtPr>
        <w:sdtContent>
          <w:ins w:id="607" w:author="Martin Novák" w:date="2023-03-22T19:29:00Z">
            <w:r w:rsidR="00926265" w:rsidRPr="00926265">
              <w:rPr>
                <w:rFonts w:cstheme="minorHAnsi"/>
                <w:color w:val="000000"/>
              </w:rPr>
              <w:t>[107]</w:t>
            </w:r>
          </w:ins>
          <w:del w:id="608" w:author="Martin Novák" w:date="2023-03-20T17:48:00Z">
            <w:r w:rsidR="00016564" w:rsidRPr="00926265" w:rsidDel="00DE5A44">
              <w:rPr>
                <w:rFonts w:cstheme="minorHAnsi"/>
                <w:color w:val="000000"/>
              </w:rPr>
              <w:delText>[107]</w:delText>
            </w:r>
          </w:del>
        </w:sdtContent>
      </w:sdt>
      <w:r w:rsidR="00A311E1" w:rsidRPr="00FD4AB2">
        <w:rPr>
          <w:rFonts w:cstheme="minorHAnsi"/>
        </w:rPr>
        <w:t>.</w:t>
      </w:r>
      <w:r w:rsidR="006C0C16" w:rsidRPr="00FD4AB2">
        <w:rPr>
          <w:rFonts w:cstheme="minorHAnsi"/>
        </w:rPr>
        <w:t xml:space="preserve"> </w:t>
      </w:r>
      <w:r w:rsidR="00E96094" w:rsidRPr="00FD4AB2">
        <w:rPr>
          <w:rFonts w:cstheme="minorHAnsi"/>
        </w:rPr>
        <w:t>součástí SDK je i emulátor umožňující otestovat aplikaci na různých konfiguracích a bez nutnosti neustálého nahrávání nové verze do fyzického zařízení.</w:t>
      </w:r>
      <w:r w:rsidR="009423F7">
        <w:rPr>
          <w:rFonts w:cstheme="minorHAnsi"/>
        </w:rPr>
        <w:t xml:space="preserve"> </w:t>
      </w:r>
      <w:r w:rsidR="009423F7" w:rsidRPr="001C6C49">
        <w:rPr>
          <w:rFonts w:cstheme="minorHAnsi"/>
        </w:rPr>
        <w:t xml:space="preserve">Mezi výstupy </w:t>
      </w:r>
      <w:proofErr w:type="spellStart"/>
      <w:r w:rsidR="009423F7" w:rsidRPr="001C6C49">
        <w:rPr>
          <w:rFonts w:cstheme="minorHAnsi"/>
        </w:rPr>
        <w:t>Xamarin</w:t>
      </w:r>
      <w:proofErr w:type="spellEnd"/>
      <w:r w:rsidR="009423F7" w:rsidRPr="001C6C49">
        <w:rPr>
          <w:rFonts w:cstheme="minorHAnsi"/>
        </w:rPr>
        <w:t xml:space="preserve"> patří UWP (</w:t>
      </w:r>
      <w:r w:rsidR="009423F7" w:rsidRPr="001C6C49">
        <w:rPr>
          <w:rFonts w:cstheme="minorHAnsi"/>
          <w:lang w:val="en-US"/>
        </w:rPr>
        <w:t>Universal Windows Platform</w:t>
      </w:r>
      <w:r w:rsidR="009423F7" w:rsidRPr="001C6C49">
        <w:rPr>
          <w:rFonts w:cstheme="minorHAnsi"/>
        </w:rPr>
        <w:t>), což je aplikace spustitelná na všech zařízeních s</w:t>
      </w:r>
      <w:r w:rsidR="009F0310" w:rsidRPr="001C6C49">
        <w:rPr>
          <w:rFonts w:cstheme="minorHAnsi"/>
        </w:rPr>
        <w:t> </w:t>
      </w:r>
      <w:r w:rsidR="009423F7" w:rsidRPr="001C6C49">
        <w:rPr>
          <w:rFonts w:cstheme="minorHAnsi"/>
        </w:rPr>
        <w:t>Windows</w:t>
      </w:r>
      <w:r w:rsidR="009F0310" w:rsidRPr="001C6C49">
        <w:rPr>
          <w:rFonts w:cstheme="minorHAnsi"/>
        </w:rPr>
        <w:t xml:space="preserve"> </w:t>
      </w:r>
      <w:r w:rsidR="009423F7" w:rsidRPr="001C6C49">
        <w:rPr>
          <w:rFonts w:cstheme="minorHAnsi"/>
        </w:rPr>
        <w:t>10</w:t>
      </w:r>
      <w:r w:rsidR="009F0310" w:rsidRPr="001C6C49">
        <w:rPr>
          <w:rFonts w:cstheme="minorHAnsi"/>
        </w:rPr>
        <w:t xml:space="preserve"> (PC, Xbox, telefon a další)</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EwOF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XX0="/>
          <w:id w:val="430180163"/>
          <w:placeholder>
            <w:docPart w:val="DefaultPlaceholder_-1854013440"/>
          </w:placeholder>
        </w:sdtPr>
        <w:sdtContent>
          <w:ins w:id="609" w:author="Martin Novák" w:date="2023-03-22T19:29:00Z">
            <w:r w:rsidR="00926265" w:rsidRPr="00926265">
              <w:rPr>
                <w:rFonts w:cstheme="minorHAnsi"/>
                <w:color w:val="000000"/>
              </w:rPr>
              <w:t>[108]</w:t>
            </w:r>
          </w:ins>
          <w:del w:id="610" w:author="Martin Novák" w:date="2023-03-20T17:48:00Z">
            <w:r w:rsidR="00016564" w:rsidRPr="00926265" w:rsidDel="00DE5A44">
              <w:rPr>
                <w:rFonts w:cstheme="minorHAnsi"/>
                <w:color w:val="000000"/>
              </w:rPr>
              <w:delText>[108]</w:delText>
            </w:r>
          </w:del>
        </w:sdtContent>
      </w:sdt>
    </w:p>
    <w:p w14:paraId="0E04EDE0" w14:textId="77777777" w:rsidR="00F67031" w:rsidRPr="00FD4AB2" w:rsidRDefault="00F67031" w:rsidP="00203F25">
      <w:pPr>
        <w:pStyle w:val="Nadpis3"/>
        <w:ind w:left="1416" w:firstLine="708"/>
        <w:rPr>
          <w:rFonts w:asciiTheme="minorHAnsi" w:hAnsiTheme="minorHAnsi" w:cstheme="minorHAnsi"/>
        </w:rPr>
      </w:pPr>
      <w:bookmarkStart w:id="611" w:name="_Toc129100430"/>
      <w:r w:rsidRPr="00FD4AB2">
        <w:rPr>
          <w:rFonts w:asciiTheme="minorHAnsi" w:hAnsiTheme="minorHAnsi" w:cstheme="minorHAnsi"/>
        </w:rPr>
        <w:t>5.3.2 Android Studio</w:t>
      </w:r>
      <w:bookmarkEnd w:id="611"/>
    </w:p>
    <w:p w14:paraId="514741BA" w14:textId="06FE294D" w:rsidR="00F67031" w:rsidRPr="00583536" w:rsidRDefault="00A20037" w:rsidP="00583536">
      <w:pPr>
        <w:jc w:val="both"/>
        <w:rPr>
          <w:rFonts w:cstheme="minorHAnsi"/>
        </w:rPr>
      </w:pPr>
      <w:r w:rsidRPr="00FD4AB2">
        <w:rPr>
          <w:rFonts w:cstheme="minorHAnsi"/>
        </w:rPr>
        <w:t xml:space="preserve">Android studio je oficiální IDE a </w:t>
      </w:r>
      <w:r w:rsidR="004C1CDA">
        <w:rPr>
          <w:rFonts w:cstheme="minorHAnsi"/>
          <w:color w:val="FF0000"/>
        </w:rPr>
        <w:t>SDK</w:t>
      </w:r>
      <w:r w:rsidRPr="00FD4AB2">
        <w:rPr>
          <w:rFonts w:cstheme="minorHAnsi"/>
          <w:color w:val="FF0000"/>
        </w:rPr>
        <w:t xml:space="preserve"> </w:t>
      </w:r>
      <w:r w:rsidRPr="00FD4AB2">
        <w:rPr>
          <w:rFonts w:cstheme="minorHAnsi"/>
        </w:rPr>
        <w:t>pro vývoj aplikací pro Android od Googlu</w:t>
      </w:r>
      <w:sdt>
        <w:sdtPr>
          <w:rPr>
            <w:rFonts w:cstheme="minorHAnsi"/>
            <w:color w:val="000000"/>
          </w:rPr>
          <w:tag w:val="MENDELEY_CITATION_v3_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N0dWRpby9pbnRybyIsImNvbnRhaW5lci10aXRsZS1zaG9ydCI6IiJ9LCJpc1RlbXBvcmFyeSI6ZmFsc2V9XX0="/>
          <w:id w:val="-81690751"/>
          <w:placeholder>
            <w:docPart w:val="DefaultPlaceholder_-1854013440"/>
          </w:placeholder>
        </w:sdtPr>
        <w:sdtContent>
          <w:ins w:id="612" w:author="Martin Novák" w:date="2023-03-22T19:29:00Z">
            <w:r w:rsidR="00926265" w:rsidRPr="00926265">
              <w:rPr>
                <w:rFonts w:cstheme="minorHAnsi"/>
                <w:color w:val="000000"/>
              </w:rPr>
              <w:t>[109]</w:t>
            </w:r>
          </w:ins>
          <w:del w:id="613" w:author="Martin Novák" w:date="2023-03-20T17:48:00Z">
            <w:r w:rsidR="00016564" w:rsidRPr="00926265" w:rsidDel="00DE5A44">
              <w:rPr>
                <w:rFonts w:cstheme="minorHAnsi"/>
                <w:color w:val="000000"/>
              </w:rPr>
              <w:delText>[109]</w:delText>
            </w:r>
          </w:del>
        </w:sdtContent>
      </w:sdt>
      <w:r w:rsidRPr="00FD4AB2">
        <w:rPr>
          <w:rFonts w:cstheme="minorHAnsi"/>
        </w:rPr>
        <w:t>.</w:t>
      </w:r>
      <w:r w:rsidR="003411D4" w:rsidRPr="00FD4AB2">
        <w:rPr>
          <w:rFonts w:cstheme="minorHAnsi"/>
        </w:rPr>
        <w:t xml:space="preserve"> K dispozici jsou jazyky Java a Kotlin. Podobně jako </w:t>
      </w:r>
      <w:r w:rsidR="009127CB">
        <w:rPr>
          <w:rFonts w:cstheme="minorHAnsi"/>
        </w:rPr>
        <w:t xml:space="preserve">v případě </w:t>
      </w:r>
      <w:proofErr w:type="spellStart"/>
      <w:r w:rsidR="003411D4" w:rsidRPr="00FD4AB2">
        <w:rPr>
          <w:rFonts w:cstheme="minorHAnsi"/>
        </w:rPr>
        <w:t>Xamarin</w:t>
      </w:r>
      <w:proofErr w:type="spellEnd"/>
      <w:r w:rsidR="003411D4" w:rsidRPr="00FD4AB2">
        <w:rPr>
          <w:rFonts w:cstheme="minorHAnsi"/>
        </w:rPr>
        <w:t xml:space="preserve"> </w:t>
      </w:r>
      <w:r w:rsidR="009127CB">
        <w:rPr>
          <w:rFonts w:cstheme="minorHAnsi"/>
        </w:rPr>
        <w:t>s</w:t>
      </w:r>
      <w:r w:rsidR="003411D4" w:rsidRPr="00FD4AB2">
        <w:rPr>
          <w:rFonts w:cstheme="minorHAnsi"/>
        </w:rPr>
        <w:t>e k definici grafického rozhraní využívá značkovací jazyk, kterým je XML</w:t>
      </w:r>
      <w:sdt>
        <w:sdtPr>
          <w:rPr>
            <w:rFonts w:cstheme="minorHAnsi"/>
            <w:color w:val="000000"/>
          </w:rPr>
          <w:tag w:val="MENDELEY_CITATION_v3_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RyYWluaW5nL2Jhc2ljcy9maXJzdGFwcC9jcmVhdGluZy1wcm9qZWN0IiwiY29udGFpbmVyLXRpdGxlLXNob3J0IjoiIn0sImlzVGVtcG9yYXJ5IjpmYWxzZX1dfQ=="/>
          <w:id w:val="1514808226"/>
          <w:placeholder>
            <w:docPart w:val="DefaultPlaceholder_-1854013440"/>
          </w:placeholder>
        </w:sdtPr>
        <w:sdtContent>
          <w:ins w:id="614" w:author="Martin Novák" w:date="2023-03-22T19:29:00Z">
            <w:r w:rsidR="00926265" w:rsidRPr="00926265">
              <w:rPr>
                <w:rFonts w:cstheme="minorHAnsi"/>
                <w:color w:val="000000"/>
              </w:rPr>
              <w:t>[110]</w:t>
            </w:r>
          </w:ins>
          <w:del w:id="615" w:author="Martin Novák" w:date="2023-03-20T17:48:00Z">
            <w:r w:rsidR="00016564" w:rsidRPr="00926265" w:rsidDel="00DE5A44">
              <w:rPr>
                <w:rFonts w:cstheme="minorHAnsi"/>
                <w:color w:val="000000"/>
              </w:rPr>
              <w:delText>[110]</w:delText>
            </w:r>
          </w:del>
        </w:sdtContent>
      </w:sdt>
      <w:r w:rsidR="003411D4" w:rsidRPr="00FD4AB2">
        <w:rPr>
          <w:rFonts w:cstheme="minorHAnsi"/>
        </w:rPr>
        <w:t>.</w:t>
      </w:r>
      <w:r w:rsidR="00CB2FE3" w:rsidRPr="00FD4AB2">
        <w:rPr>
          <w:rFonts w:cstheme="minorHAnsi"/>
        </w:rPr>
        <w:t xml:space="preserve"> Hlavní nevýhodou Android Studia je možnost vývoje pouze pro Android a pokud chce vývojář vytvořit aplikaci i pro jinou platformu musí vytvořit projekt v jiném IDE</w:t>
      </w:r>
      <w:r w:rsidR="00FC7764" w:rsidRPr="00FD4AB2">
        <w:rPr>
          <w:rFonts w:cstheme="minorHAnsi"/>
        </w:rPr>
        <w:t>, podporující vývoj pro tuto platformu</w:t>
      </w:r>
      <w:r w:rsidR="00CB2FE3" w:rsidRPr="00FD4AB2">
        <w:rPr>
          <w:rFonts w:cstheme="minorHAnsi"/>
        </w:rPr>
        <w:t xml:space="preserve"> a spravovat více projektů současně</w:t>
      </w:r>
      <w:r w:rsidR="00B6605E" w:rsidRPr="00FD4AB2">
        <w:rPr>
          <w:rFonts w:cstheme="minorHAnsi"/>
        </w:rPr>
        <w:t xml:space="preserve">. </w:t>
      </w:r>
      <w:r w:rsidR="0041340E" w:rsidRPr="00FD4AB2">
        <w:rPr>
          <w:rFonts w:cstheme="minorHAnsi"/>
        </w:rPr>
        <w:t xml:space="preserve">Stejně jako </w:t>
      </w:r>
      <w:proofErr w:type="spellStart"/>
      <w:r w:rsidR="0041340E" w:rsidRPr="00FD4AB2">
        <w:rPr>
          <w:rFonts w:cstheme="minorHAnsi"/>
        </w:rPr>
        <w:t>Xamarin</w:t>
      </w:r>
      <w:proofErr w:type="spellEnd"/>
      <w:r w:rsidR="0041340E" w:rsidRPr="00FD4AB2">
        <w:rPr>
          <w:rFonts w:cstheme="minorHAnsi"/>
        </w:rPr>
        <w:t xml:space="preserve"> disponuje Android Studio emulátor umožňující testovat aplikaci na počítači</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xM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1dfQ=="/>
          <w:id w:val="-647663893"/>
          <w:placeholder>
            <w:docPart w:val="DefaultPlaceholder_-1854013440"/>
          </w:placeholder>
        </w:sdtPr>
        <w:sdtContent>
          <w:ins w:id="616" w:author="Martin Novák" w:date="2023-03-22T19:29:00Z">
            <w:r w:rsidR="00926265" w:rsidRPr="00926265">
              <w:rPr>
                <w:rFonts w:cstheme="minorHAnsi"/>
                <w:color w:val="000000"/>
              </w:rPr>
              <w:t>[111]</w:t>
            </w:r>
          </w:ins>
          <w:del w:id="617" w:author="Martin Novák" w:date="2023-03-20T17:48:00Z">
            <w:r w:rsidR="00016564" w:rsidRPr="00926265" w:rsidDel="00DE5A44">
              <w:rPr>
                <w:rFonts w:cstheme="minorHAnsi"/>
                <w:color w:val="000000"/>
              </w:rPr>
              <w:delText>[111]</w:delText>
            </w:r>
          </w:del>
        </w:sdtContent>
      </w:sdt>
      <w:r w:rsidR="0041340E" w:rsidRPr="00FD4AB2">
        <w:rPr>
          <w:rFonts w:cstheme="minorHAnsi"/>
        </w:rPr>
        <w:t>.</w:t>
      </w:r>
    </w:p>
    <w:p w14:paraId="35B16BB1" w14:textId="780B9E46" w:rsidR="00F67031" w:rsidRPr="007D500E" w:rsidRDefault="00650F7B" w:rsidP="00650F7B">
      <w:pPr>
        <w:pStyle w:val="Nadpis3"/>
        <w:ind w:left="1416" w:firstLine="708"/>
        <w:rPr>
          <w:rFonts w:asciiTheme="minorHAnsi" w:hAnsiTheme="minorHAnsi" w:cstheme="minorHAnsi"/>
        </w:rPr>
      </w:pPr>
      <w:bookmarkStart w:id="618" w:name="_Toc129100431"/>
      <w:r w:rsidRPr="007D500E">
        <w:rPr>
          <w:rFonts w:asciiTheme="minorHAnsi" w:hAnsiTheme="minorHAnsi" w:cstheme="minorHAnsi"/>
        </w:rPr>
        <w:t xml:space="preserve">5.3.3 </w:t>
      </w:r>
      <w:r w:rsidR="0025157D" w:rsidRPr="007D500E">
        <w:rPr>
          <w:rFonts w:asciiTheme="minorHAnsi" w:hAnsiTheme="minorHAnsi" w:cstheme="minorHAnsi"/>
        </w:rPr>
        <w:t xml:space="preserve">.NET </w:t>
      </w:r>
      <w:r w:rsidRPr="007D500E">
        <w:rPr>
          <w:rFonts w:asciiTheme="minorHAnsi" w:hAnsiTheme="minorHAnsi" w:cstheme="minorHAnsi"/>
        </w:rPr>
        <w:t>MAUI (</w:t>
      </w:r>
      <w:proofErr w:type="spellStart"/>
      <w:r w:rsidRPr="007D500E">
        <w:rPr>
          <w:rFonts w:asciiTheme="minorHAnsi" w:hAnsiTheme="minorHAnsi" w:cstheme="minorHAnsi"/>
        </w:rPr>
        <w:t>Multi-platform</w:t>
      </w:r>
      <w:proofErr w:type="spellEnd"/>
      <w:r w:rsidRPr="007D500E">
        <w:rPr>
          <w:rFonts w:asciiTheme="minorHAnsi" w:hAnsiTheme="minorHAnsi" w:cstheme="minorHAnsi"/>
        </w:rPr>
        <w:t xml:space="preserve"> </w:t>
      </w:r>
      <w:proofErr w:type="spellStart"/>
      <w:r w:rsidRPr="007D500E">
        <w:rPr>
          <w:rFonts w:asciiTheme="minorHAnsi" w:hAnsiTheme="minorHAnsi" w:cstheme="minorHAnsi"/>
        </w:rPr>
        <w:t>App</w:t>
      </w:r>
      <w:proofErr w:type="spellEnd"/>
      <w:r w:rsidRPr="007D500E">
        <w:rPr>
          <w:rFonts w:asciiTheme="minorHAnsi" w:hAnsiTheme="minorHAnsi" w:cstheme="minorHAnsi"/>
        </w:rPr>
        <w:t xml:space="preserve"> UI)</w:t>
      </w:r>
      <w:bookmarkEnd w:id="618"/>
    </w:p>
    <w:p w14:paraId="77FD17D8" w14:textId="4CD5A4C7" w:rsidR="00650F7B" w:rsidRPr="00650F7B" w:rsidRDefault="00650F7B" w:rsidP="00650F7B">
      <w:r w:rsidRPr="007D500E">
        <w:t xml:space="preserve">Jedná se o nástupce </w:t>
      </w:r>
      <w:proofErr w:type="spellStart"/>
      <w:r w:rsidRPr="007D500E">
        <w:t>Xamarin</w:t>
      </w:r>
      <w:proofErr w:type="spellEnd"/>
      <w:r w:rsidR="008A4FB8">
        <w:t xml:space="preserve"> </w:t>
      </w:r>
      <w:r w:rsidR="008A4FB8" w:rsidRPr="00735B26">
        <w:t>umožňující vytvořit jeden projekt společný pro Windows, Android, iOS a macOS</w:t>
      </w:r>
      <w:r w:rsidR="000208AE" w:rsidRPr="00735B26">
        <w:t>. Původně bylo datum vydání oznámeno na září 2021</w:t>
      </w:r>
      <w:sdt>
        <w:sdtPr>
          <w:rPr>
            <w:color w:val="000000"/>
          </w:rPr>
          <w:tag w:val="MENDELEY_CITATION_v3_eyJjaXRhdGlvbklEIjoiTUVOREVMRVlfQ0lUQVRJT05fYzBlYzI0YzYtNTI5OS00NTAwLTliNjEtNzJjNTM3YTc4Mzk0IiwicHJvcGVydGllcyI6eyJub3RlSW5kZXgiOjB9LCJpc0VkaXRlZCI6ZmFsc2UsIm1hbnVhbE92ZXJyaWRlIjp7ImlzTWFudWFsbHlPdmVycmlkZGVuIjpmYWxzZSwiY2l0ZXByb2NUZXh0IjoiWzM2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2039337373"/>
          <w:placeholder>
            <w:docPart w:val="DefaultPlaceholder_-1854013440"/>
          </w:placeholder>
        </w:sdtPr>
        <w:sdtContent>
          <w:ins w:id="619" w:author="Martin Novák" w:date="2023-03-22T19:29:00Z">
            <w:r w:rsidR="00926265" w:rsidRPr="00926265">
              <w:rPr>
                <w:color w:val="000000"/>
              </w:rPr>
              <w:t>[36]</w:t>
            </w:r>
          </w:ins>
          <w:del w:id="620" w:author="Martin Novák" w:date="2023-03-20T17:48:00Z">
            <w:r w:rsidR="0053001E" w:rsidRPr="00926265" w:rsidDel="00DE5A44">
              <w:rPr>
                <w:color w:val="000000"/>
              </w:rPr>
              <w:delText>[36]</w:delText>
            </w:r>
          </w:del>
        </w:sdtContent>
      </w:sdt>
      <w:r w:rsidR="00993BA4" w:rsidRPr="00735B26">
        <w:t xml:space="preserve">, </w:t>
      </w:r>
      <w:r w:rsidR="00993BA4" w:rsidRPr="00735B26">
        <w:rPr>
          <w:color w:val="FF0000"/>
        </w:rPr>
        <w:t>ale kvůli technickým problémům bylo odloženo na leden 2022</w:t>
      </w:r>
      <w:r w:rsidR="00993BA4" w:rsidRPr="00735B26">
        <w:t xml:space="preserve"> a nakonec</w:t>
      </w:r>
      <w:r w:rsidR="007B0710" w:rsidRPr="00735B26">
        <w:t xml:space="preserve"> po dalších odkladech</w:t>
      </w:r>
      <w:sdt>
        <w:sdtPr>
          <w:rPr>
            <w:color w:val="000000"/>
          </w:rPr>
          <w:tag w:val="MENDELEY_CITATION_v3_eyJjaXRhdGlvbklEIjoiTUVOREVMRVlfQ0lUQVRJT05fODc3OWQ0YjktYTg2NC00NmE5LThmZDgtMzhkMjE0MjBiOTE2IiwicHJvcGVydGllcyI6eyJub3RlSW5kZXgiOjB9LCJpc0VkaXRlZCI6ZmFsc2UsIm1hbnVhbE92ZXJyaWRlIjp7ImlzTWFudWFsbHlPdmVycmlkZGVuIjpmYWxzZSwiY2l0ZXByb2NUZXh0IjoiWzEx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
          <w:id w:val="-1150051420"/>
          <w:placeholder>
            <w:docPart w:val="DefaultPlaceholder_-1854013440"/>
          </w:placeholder>
        </w:sdtPr>
        <w:sdtContent>
          <w:ins w:id="621" w:author="Martin Novák" w:date="2023-03-22T19:29:00Z">
            <w:r w:rsidR="00926265" w:rsidRPr="00926265">
              <w:rPr>
                <w:color w:val="000000"/>
              </w:rPr>
              <w:t>[112]</w:t>
            </w:r>
          </w:ins>
          <w:del w:id="622" w:author="Martin Novák" w:date="2023-03-20T17:48:00Z">
            <w:r w:rsidR="00016564" w:rsidRPr="00926265" w:rsidDel="00DE5A44">
              <w:rPr>
                <w:color w:val="000000"/>
              </w:rPr>
              <w:delText>[112]</w:delText>
            </w:r>
          </w:del>
        </w:sdtContent>
      </w:sdt>
      <w:r w:rsidR="00993BA4" w:rsidRPr="00735B26">
        <w:t xml:space="preserve"> bylo oficiálně vydáno jako součást </w:t>
      </w:r>
      <w:proofErr w:type="spellStart"/>
      <w:r w:rsidR="00993BA4" w:rsidRPr="00735B26">
        <w:t>Visual</w:t>
      </w:r>
      <w:proofErr w:type="spellEnd"/>
      <w:r w:rsidR="00993BA4" w:rsidRPr="00735B26">
        <w:t xml:space="preserve"> Studio 2022 verze 17.3 v srpnu 2022</w:t>
      </w:r>
      <w:sdt>
        <w:sdtPr>
          <w:rPr>
            <w:color w:val="000000"/>
          </w:rPr>
          <w:tag w:val="MENDELEY_CITATION_v3_eyJjaXRhdGlvbklEIjoiTUVOREVMRVlfQ0lUQVRJT05fYjI4OTQzZTctMGY3MS00YjY3LTgwNzMtMmE5MDU4ZDBhODZlIiwicHJvcGVydGllcyI6eyJub3RlSW5kZXgiOjB9LCJpc0VkaXRlZCI6ZmFsc2UsIm1hbnVhbE92ZXJyaWRlIjp7ImlzTWFudWFsbHlPdmVycmlkZGVuIjpmYWxzZSwiY2l0ZXByb2NUZXh0IjoiWzExM1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
          <w:id w:val="1435859595"/>
          <w:placeholder>
            <w:docPart w:val="DefaultPlaceholder_-1854013440"/>
          </w:placeholder>
        </w:sdtPr>
        <w:sdtContent>
          <w:ins w:id="623" w:author="Martin Novák" w:date="2023-03-22T19:29:00Z">
            <w:r w:rsidR="00926265" w:rsidRPr="00926265">
              <w:rPr>
                <w:color w:val="000000"/>
              </w:rPr>
              <w:t>[113]</w:t>
            </w:r>
          </w:ins>
          <w:del w:id="624" w:author="Martin Novák" w:date="2023-03-20T17:48:00Z">
            <w:r w:rsidR="00016564" w:rsidRPr="00926265" w:rsidDel="00DE5A44">
              <w:rPr>
                <w:color w:val="000000"/>
              </w:rPr>
              <w:delText>[113]</w:delText>
            </w:r>
          </w:del>
        </w:sdtContent>
      </w:sdt>
      <w:r w:rsidR="00867431" w:rsidRPr="00735B26">
        <w:t>.</w:t>
      </w:r>
      <w:r w:rsidR="004C4433" w:rsidRPr="00735B26">
        <w:t xml:space="preserve"> </w:t>
      </w:r>
      <w:r w:rsidR="004C4433" w:rsidRPr="00735B26">
        <w:rPr>
          <w:color w:val="FF0000"/>
        </w:rPr>
        <w:t>Avšak i po vydání trpělo mnoha nedostatky, které byli opravovány aktualizacemi vycházejících v krátkých intervalech.</w:t>
      </w:r>
      <w:r w:rsidR="00D26C2D" w:rsidRPr="00735B26">
        <w:rPr>
          <w:color w:val="FF0000"/>
        </w:rPr>
        <w:t xml:space="preserve"> </w:t>
      </w:r>
      <w:r w:rsidR="007B71C4" w:rsidRPr="00735B26">
        <w:rPr>
          <w:color w:val="FF0000"/>
        </w:rPr>
        <w:t xml:space="preserve">Dále v době psaní této práce mnoho knihoven pro </w:t>
      </w:r>
      <w:proofErr w:type="spellStart"/>
      <w:r w:rsidR="007B71C4" w:rsidRPr="00735B26">
        <w:rPr>
          <w:color w:val="FF0000"/>
        </w:rPr>
        <w:t>Xamarin</w:t>
      </w:r>
      <w:proofErr w:type="spellEnd"/>
      <w:r w:rsidR="007B71C4" w:rsidRPr="00735B26">
        <w:rPr>
          <w:color w:val="FF0000"/>
        </w:rPr>
        <w:t xml:space="preserve"> nemělo verzi pro MAUI, či podporovali jen některé platformy.</w:t>
      </w:r>
      <w:r w:rsidR="007B71C4" w:rsidRPr="00735B26">
        <w:t xml:space="preserve"> </w:t>
      </w:r>
      <w:r w:rsidR="00D26C2D" w:rsidRPr="00735B26">
        <w:t xml:space="preserve">Mezi nevýhody patří velikost, protože </w:t>
      </w:r>
      <w:r w:rsidR="007A59DB" w:rsidRPr="00735B26">
        <w:t xml:space="preserve">jednoduchá </w:t>
      </w:r>
      <w:r w:rsidR="00D26C2D" w:rsidRPr="00735B26">
        <w:t xml:space="preserve">Android </w:t>
      </w:r>
      <w:r w:rsidR="007A59DB" w:rsidRPr="00735B26">
        <w:t>aplikace</w:t>
      </w:r>
      <w:r w:rsidR="00D26C2D" w:rsidRPr="00735B26">
        <w:t xml:space="preserve"> napsaná v </w:t>
      </w:r>
      <w:proofErr w:type="spellStart"/>
      <w:r w:rsidR="00D26C2D" w:rsidRPr="00735B26">
        <w:t>Xamarin</w:t>
      </w:r>
      <w:proofErr w:type="spellEnd"/>
      <w:r w:rsidR="00D26C2D" w:rsidRPr="00735B26">
        <w:t xml:space="preserve"> </w:t>
      </w:r>
      <w:r w:rsidR="007A59DB" w:rsidRPr="00735B26">
        <w:t>má</w:t>
      </w:r>
      <w:r w:rsidR="00D26C2D" w:rsidRPr="00735B26">
        <w:t xml:space="preserve"> kolem deseti mega</w:t>
      </w:r>
      <w:r w:rsidR="00BC4A10" w:rsidRPr="00735B26">
        <w:t>b</w:t>
      </w:r>
      <w:r w:rsidR="00D26C2D" w:rsidRPr="00735B26">
        <w:t xml:space="preserve">ytů, zatímco MAUI </w:t>
      </w:r>
      <w:r w:rsidR="007A59DB" w:rsidRPr="00735B26">
        <w:t xml:space="preserve">verze </w:t>
      </w:r>
      <w:r w:rsidR="00D26C2D" w:rsidRPr="00735B26">
        <w:t>má kolem sta megabytů</w:t>
      </w:r>
      <w:r w:rsidR="007B4CC1" w:rsidRPr="00735B26">
        <w:t>.</w:t>
      </w:r>
    </w:p>
    <w:p w14:paraId="240C6674" w14:textId="77777777" w:rsidR="00650F7B" w:rsidRPr="00650F7B" w:rsidRDefault="00650F7B" w:rsidP="00650F7B"/>
    <w:p w14:paraId="727D2716" w14:textId="77777777" w:rsidR="00F67031" w:rsidRPr="00621687" w:rsidRDefault="00F67031" w:rsidP="00A64991">
      <w:pPr>
        <w:pStyle w:val="Nadpis2"/>
        <w:ind w:left="1404"/>
        <w:rPr>
          <w:rFonts w:asciiTheme="minorHAnsi" w:hAnsiTheme="minorHAnsi" w:cstheme="minorHAnsi"/>
          <w:shd w:val="clear" w:color="auto" w:fill="FFFFFF"/>
        </w:rPr>
      </w:pPr>
      <w:bookmarkStart w:id="625" w:name="_Toc129100432"/>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 </w:t>
      </w:r>
      <w:r w:rsidRPr="000026FE">
        <w:rPr>
          <w:rFonts w:asciiTheme="minorHAnsi" w:hAnsiTheme="minorHAnsi" w:cstheme="minorHAnsi"/>
          <w:shd w:val="clear" w:color="auto" w:fill="FFFFFF"/>
        </w:rPr>
        <w:t xml:space="preserve">herní </w:t>
      </w:r>
      <w:r w:rsidRPr="000026FE">
        <w:rPr>
          <w:rFonts w:asciiTheme="minorHAnsi" w:hAnsiTheme="minorHAnsi" w:cstheme="minorHAnsi"/>
          <w:shd w:val="clear" w:color="auto" w:fill="FFFFFF"/>
          <w:lang w:val="en-US"/>
        </w:rPr>
        <w:t>engine</w:t>
      </w:r>
      <w:bookmarkEnd w:id="625"/>
    </w:p>
    <w:p w14:paraId="748A3563" w14:textId="098D5E57" w:rsidR="002250B0" w:rsidRPr="00FD4AB2" w:rsidRDefault="00F67031" w:rsidP="00FD4AB2">
      <w:pPr>
        <w:pStyle w:val="Odstavecseseznamem"/>
        <w:ind w:left="1428"/>
        <w:rPr>
          <w:rFonts w:cstheme="minorHAnsi"/>
          <w:color w:val="00B050"/>
        </w:rPr>
      </w:pPr>
      <w:r w:rsidRPr="00BB40A9">
        <w:rPr>
          <w:rFonts w:cstheme="minorHAnsi"/>
          <w:color w:val="00B050"/>
        </w:rPr>
        <w:t>//lepší název?</w:t>
      </w:r>
    </w:p>
    <w:p w14:paraId="478AC667" w14:textId="51BA0467" w:rsidR="00817E35" w:rsidRDefault="002250B0" w:rsidP="00817E35">
      <w:pPr>
        <w:pStyle w:val="Odstavecseseznamem"/>
        <w:ind w:left="1428" w:firstLine="696"/>
        <w:jc w:val="both"/>
        <w:rPr>
          <w:rFonts w:cstheme="minorHAnsi"/>
        </w:rPr>
      </w:pPr>
      <w:r w:rsidRPr="00FD4AB2">
        <w:rPr>
          <w:rFonts w:cstheme="minorHAnsi"/>
        </w:rPr>
        <w:t xml:space="preserve">Oproti výše popisovaným typům aplikací, které jsou </w:t>
      </w:r>
      <w:r w:rsidR="005D6040" w:rsidRPr="00FD4AB2">
        <w:rPr>
          <w:rFonts w:cstheme="minorHAnsi"/>
        </w:rPr>
        <w:t>vytvořeny pro obecné aplikace</w:t>
      </w:r>
      <w:r w:rsidR="002F0423" w:rsidRPr="00FD4AB2">
        <w:rPr>
          <w:rFonts w:cstheme="minorHAnsi"/>
        </w:rPr>
        <w:t xml:space="preserve">, jsou herní </w:t>
      </w:r>
      <w:proofErr w:type="spellStart"/>
      <w:r w:rsidR="002F0423" w:rsidRPr="00FD4AB2">
        <w:rPr>
          <w:rFonts w:cstheme="minorHAnsi"/>
        </w:rPr>
        <w:t>enginy</w:t>
      </w:r>
      <w:proofErr w:type="spellEnd"/>
      <w:r w:rsidR="002F0423" w:rsidRPr="00FD4AB2">
        <w:rPr>
          <w:rFonts w:cstheme="minorHAnsi"/>
        </w:rPr>
        <w:t xml:space="preserve"> specializovány na hry</w:t>
      </w:r>
      <w:r w:rsidR="005D56CC" w:rsidRPr="00FD4AB2">
        <w:rPr>
          <w:rFonts w:cstheme="minorHAnsi"/>
        </w:rPr>
        <w:t xml:space="preserve"> a aplikace s podobnými požadavky (např. virtuální realita)</w:t>
      </w:r>
      <w:r w:rsidR="002F0423" w:rsidRPr="00FD4AB2">
        <w:rPr>
          <w:rFonts w:cstheme="minorHAnsi"/>
        </w:rPr>
        <w:t xml:space="preserve">. Ačkoliv se od sebe jednotlivé </w:t>
      </w:r>
      <w:proofErr w:type="spellStart"/>
      <w:r w:rsidR="002F0423" w:rsidRPr="00FD4AB2">
        <w:rPr>
          <w:rFonts w:cstheme="minorHAnsi"/>
        </w:rPr>
        <w:t>enginy</w:t>
      </w:r>
      <w:proofErr w:type="spellEnd"/>
      <w:r w:rsidR="002F0423" w:rsidRPr="00FD4AB2">
        <w:rPr>
          <w:rFonts w:cstheme="minorHAnsi"/>
        </w:rPr>
        <w:t xml:space="preserve"> liší, všechny</w:t>
      </w:r>
      <w:r w:rsidR="00CC328B" w:rsidRPr="00FD4AB2">
        <w:rPr>
          <w:rFonts w:cstheme="minorHAnsi"/>
        </w:rPr>
        <w:t xml:space="preserve"> obsahují podobné podsystémy, které řeší fyziku, kolize, světlo a </w:t>
      </w:r>
      <w:r w:rsidR="00B31CA3" w:rsidRPr="00FD4AB2">
        <w:rPr>
          <w:rFonts w:cstheme="minorHAnsi"/>
        </w:rPr>
        <w:t>renderování výsledného obrazu</w:t>
      </w:r>
      <w:sdt>
        <w:sdtPr>
          <w:rPr>
            <w:rFonts w:cstheme="minorHAnsi"/>
            <w:color w:val="000000"/>
          </w:rPr>
          <w:tag w:val="MENDELEY_CITATION_v3_eyJjaXRhdGlvbklEIjoiTUVOREVMRVlfQ0lUQVRJT05fYjY3MTg0NzYtMDFhOS00ZDliLWI3MjMtZDI4ZjI4NGIyZTAw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878308802"/>
          <w:placeholder>
            <w:docPart w:val="DefaultPlaceholder_-1854013440"/>
          </w:placeholder>
        </w:sdtPr>
        <w:sdtContent>
          <w:ins w:id="626" w:author="Martin Novák" w:date="2023-03-22T19:29:00Z">
            <w:r w:rsidR="00926265" w:rsidRPr="00926265">
              <w:rPr>
                <w:rFonts w:cstheme="minorHAnsi"/>
                <w:color w:val="000000"/>
              </w:rPr>
              <w:t>[114]</w:t>
            </w:r>
          </w:ins>
          <w:del w:id="627" w:author="Martin Novák" w:date="2023-03-20T17:48:00Z">
            <w:r w:rsidR="00016564" w:rsidRPr="00926265" w:rsidDel="00DE5A44">
              <w:rPr>
                <w:rFonts w:cstheme="minorHAnsi"/>
                <w:color w:val="000000"/>
              </w:rPr>
              <w:delText>[114]</w:delText>
            </w:r>
          </w:del>
        </w:sdtContent>
      </w:sdt>
      <w:r w:rsidR="00EB4BB9" w:rsidRPr="00FD4AB2">
        <w:rPr>
          <w:rFonts w:cstheme="minorHAnsi"/>
          <w:color w:val="000000"/>
        </w:rPr>
        <w:t xml:space="preserve">. </w:t>
      </w:r>
      <w:r w:rsidR="00EB4BB9" w:rsidRPr="00FD4AB2">
        <w:rPr>
          <w:rFonts w:cstheme="minorHAnsi"/>
        </w:rPr>
        <w:t>Některé</w:t>
      </w:r>
      <w:r w:rsidR="00B31CA3" w:rsidRPr="00FD4AB2">
        <w:rPr>
          <w:rFonts w:cstheme="minorHAnsi"/>
        </w:rPr>
        <w:t xml:space="preserve"> společnosti si často pro své hry vytváří vlastní </w:t>
      </w:r>
      <w:proofErr w:type="spellStart"/>
      <w:r w:rsidR="00B31CA3" w:rsidRPr="00FD4AB2">
        <w:rPr>
          <w:rFonts w:cstheme="minorHAnsi"/>
        </w:rPr>
        <w:t>engine</w:t>
      </w:r>
      <w:proofErr w:type="spellEnd"/>
      <w:r w:rsidR="00B31CA3" w:rsidRPr="00FD4AB2">
        <w:rPr>
          <w:rFonts w:cstheme="minorHAnsi"/>
        </w:rPr>
        <w:t>, který je využíván pouze interně (</w:t>
      </w:r>
      <w:r w:rsidR="00EB4BB9" w:rsidRPr="00FD4AB2">
        <w:rPr>
          <w:rFonts w:cstheme="minorHAnsi"/>
        </w:rPr>
        <w:t xml:space="preserve">např. </w:t>
      </w:r>
      <w:proofErr w:type="spellStart"/>
      <w:r w:rsidR="00EB4BB9" w:rsidRPr="00FD4AB2">
        <w:rPr>
          <w:rFonts w:cstheme="minorHAnsi"/>
          <w:color w:val="FF0000"/>
        </w:rPr>
        <w:t>Ubisoft</w:t>
      </w:r>
      <w:proofErr w:type="spellEnd"/>
      <w:r w:rsidR="005D6040" w:rsidRPr="00FD4AB2">
        <w:rPr>
          <w:rFonts w:cstheme="minorHAnsi"/>
          <w:color w:val="FF0000"/>
        </w:rPr>
        <w:t xml:space="preserve"> a </w:t>
      </w:r>
      <w:proofErr w:type="spellStart"/>
      <w:r w:rsidR="005D6040" w:rsidRPr="00FD4AB2">
        <w:rPr>
          <w:rFonts w:cstheme="minorHAnsi"/>
        </w:rPr>
        <w:t>N</w:t>
      </w:r>
      <w:r w:rsidR="00EB4BB9" w:rsidRPr="00FD4AB2">
        <w:rPr>
          <w:rFonts w:cstheme="minorHAnsi"/>
        </w:rPr>
        <w:t>aughty</w:t>
      </w:r>
      <w:proofErr w:type="spellEnd"/>
      <w:r w:rsidR="005D6040" w:rsidRPr="00FD4AB2">
        <w:rPr>
          <w:rFonts w:cstheme="minorHAnsi"/>
        </w:rPr>
        <w:t xml:space="preserve"> D</w:t>
      </w:r>
      <w:r w:rsidR="00EB4BB9" w:rsidRPr="00FD4AB2">
        <w:rPr>
          <w:rFonts w:cstheme="minorHAnsi"/>
        </w:rPr>
        <w:t>og</w:t>
      </w:r>
      <w:r w:rsidR="00B31CA3" w:rsidRPr="00FD4AB2">
        <w:rPr>
          <w:rFonts w:cstheme="minorHAnsi"/>
        </w:rPr>
        <w:t>)</w:t>
      </w:r>
      <w:r w:rsidR="00EB4BB9" w:rsidRPr="00FD4AB2">
        <w:rPr>
          <w:rFonts w:cstheme="minorHAnsi"/>
        </w:rPr>
        <w:t>, nebo je většinou za poplatek poskytnut i ostatním vývojářům (</w:t>
      </w:r>
      <w:r w:rsidR="00EB4BB9" w:rsidRPr="00F40AC6">
        <w:rPr>
          <w:rFonts w:cstheme="minorHAnsi"/>
        </w:rPr>
        <w:t xml:space="preserve">např. CRYENGINE od </w:t>
      </w:r>
      <w:proofErr w:type="spellStart"/>
      <w:r w:rsidR="00EB4BB9" w:rsidRPr="00F40AC6">
        <w:rPr>
          <w:rFonts w:cstheme="minorHAnsi"/>
        </w:rPr>
        <w:t>Crytek</w:t>
      </w:r>
      <w:proofErr w:type="spellEnd"/>
      <w:r w:rsidR="00EB4BB9" w:rsidRPr="00FD4AB2">
        <w:rPr>
          <w:rFonts w:cstheme="minorHAnsi"/>
        </w:rPr>
        <w:t>)</w:t>
      </w:r>
      <w:r w:rsidR="005D6040" w:rsidRPr="00FD4AB2">
        <w:rPr>
          <w:rFonts w:cstheme="minorHAnsi"/>
        </w:rPr>
        <w:t>, čímž vzniká vedlejší zdroj příjmů</w:t>
      </w:r>
      <w:sdt>
        <w:sdtPr>
          <w:rPr>
            <w:rFonts w:cstheme="minorHAnsi"/>
            <w:color w:val="000000"/>
          </w:rPr>
          <w:tag w:val="MENDELEY_CITATION_v3_eyJjaXRhdGlvbklEIjoiTUVOREVMRVlfQ0lUQVRJT05fOGE3OGJlZGEtZjkwYy00N2YwLTgzYzYtMDFiOWZlMGY1ZWE1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030310381"/>
          <w:placeholder>
            <w:docPart w:val="DefaultPlaceholder_-1854013440"/>
          </w:placeholder>
        </w:sdtPr>
        <w:sdtContent>
          <w:ins w:id="628" w:author="Martin Novák" w:date="2023-03-22T19:29:00Z">
            <w:r w:rsidR="00926265" w:rsidRPr="00926265">
              <w:rPr>
                <w:rFonts w:cstheme="minorHAnsi"/>
                <w:color w:val="000000"/>
              </w:rPr>
              <w:t>[114]</w:t>
            </w:r>
          </w:ins>
          <w:del w:id="629" w:author="Martin Novák" w:date="2023-03-20T17:48:00Z">
            <w:r w:rsidR="00016564" w:rsidRPr="00926265" w:rsidDel="00DE5A44">
              <w:rPr>
                <w:rFonts w:cstheme="minorHAnsi"/>
                <w:color w:val="000000"/>
              </w:rPr>
              <w:delText>[114]</w:delText>
            </w:r>
          </w:del>
        </w:sdtContent>
      </w:sdt>
      <w:r w:rsidR="005D6040" w:rsidRPr="00FD4AB2">
        <w:rPr>
          <w:rFonts w:cstheme="minorHAnsi"/>
        </w:rPr>
        <w:t>.</w:t>
      </w:r>
      <w:r w:rsidR="00754F31" w:rsidRPr="00FD4AB2">
        <w:rPr>
          <w:rFonts w:cstheme="minorHAnsi"/>
        </w:rPr>
        <w:t xml:space="preserve"> Také existují společnosti, kde je </w:t>
      </w:r>
      <w:proofErr w:type="spellStart"/>
      <w:r w:rsidR="00754F31" w:rsidRPr="00FD4AB2">
        <w:rPr>
          <w:rFonts w:cstheme="minorHAnsi"/>
        </w:rPr>
        <w:t>engine</w:t>
      </w:r>
      <w:proofErr w:type="spellEnd"/>
      <w:r w:rsidR="00754F31" w:rsidRPr="00FD4AB2">
        <w:rPr>
          <w:rFonts w:cstheme="minorHAnsi"/>
        </w:rPr>
        <w:t xml:space="preserve"> hlavním produktem nikoliv vedlejším </w:t>
      </w:r>
      <w:r w:rsidR="00754F31" w:rsidRPr="00F40AC6">
        <w:rPr>
          <w:rFonts w:cstheme="minorHAnsi"/>
        </w:rPr>
        <w:t>(např. Unity).</w:t>
      </w:r>
      <w:r w:rsidR="00EA2BD8" w:rsidRPr="00F40AC6">
        <w:rPr>
          <w:rFonts w:cstheme="minorHAnsi"/>
        </w:rPr>
        <w:t xml:space="preserve"> </w:t>
      </w:r>
      <w:proofErr w:type="spellStart"/>
      <w:r w:rsidR="00EA2BD8" w:rsidRPr="00F40AC6">
        <w:rPr>
          <w:rFonts w:cstheme="minorHAnsi"/>
        </w:rPr>
        <w:t>Enginy</w:t>
      </w:r>
      <w:proofErr w:type="spellEnd"/>
      <w:r w:rsidR="00EA2BD8" w:rsidRPr="00FD4AB2">
        <w:rPr>
          <w:rFonts w:cstheme="minorHAnsi"/>
        </w:rPr>
        <w:t xml:space="preserve"> jsou často cíleny pro konkrétní žánr a </w:t>
      </w:r>
      <w:r w:rsidR="006E6D7F" w:rsidRPr="00FD4AB2">
        <w:rPr>
          <w:rFonts w:cstheme="minorHAnsi"/>
        </w:rPr>
        <w:t xml:space="preserve">jeho využití pro </w:t>
      </w:r>
      <w:r w:rsidR="006E6D7F" w:rsidRPr="00FD4AB2">
        <w:rPr>
          <w:rFonts w:cstheme="minorHAnsi"/>
        </w:rPr>
        <w:lastRenderedPageBreak/>
        <w:t>zcela odlišný žánr je obtížné či nemožné.</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174541223"/>
          <w:placeholder>
            <w:docPart w:val="DefaultPlaceholder_-1854013440"/>
          </w:placeholder>
        </w:sdtPr>
        <w:sdtContent>
          <w:ins w:id="630" w:author="Martin Novák" w:date="2023-03-22T19:29:00Z">
            <w:r w:rsidR="00926265" w:rsidRPr="00926265">
              <w:rPr>
                <w:rFonts w:cstheme="minorHAnsi"/>
                <w:color w:val="000000"/>
              </w:rPr>
              <w:t>[114]</w:t>
            </w:r>
          </w:ins>
          <w:del w:id="631" w:author="Martin Novák" w:date="2023-03-20T17:48:00Z">
            <w:r w:rsidR="00016564" w:rsidRPr="00926265" w:rsidDel="00DE5A44">
              <w:rPr>
                <w:rFonts w:cstheme="minorHAnsi"/>
                <w:color w:val="000000"/>
              </w:rPr>
              <w:delText>[114]</w:delText>
            </w:r>
          </w:del>
        </w:sdtContent>
      </w:sdt>
      <w:r w:rsidR="006E6D7F" w:rsidRPr="00FD4AB2">
        <w:rPr>
          <w:rFonts w:cstheme="minorHAnsi"/>
          <w:color w:val="000000"/>
        </w:rPr>
        <w:t xml:space="preserve"> </w:t>
      </w:r>
      <w:r w:rsidR="006E6D7F" w:rsidRPr="00FD4AB2">
        <w:rPr>
          <w:rFonts w:cstheme="minorHAnsi"/>
          <w:color w:val="FF0000"/>
        </w:rPr>
        <w:t>Renderování je téměř vždy prováděno pomocí GPU.</w:t>
      </w:r>
    </w:p>
    <w:p w14:paraId="13403E62" w14:textId="77777777" w:rsidR="008455A2" w:rsidRDefault="008455A2" w:rsidP="00817E35">
      <w:pPr>
        <w:pStyle w:val="Odstavecseseznamem"/>
        <w:ind w:left="1428" w:firstLine="696"/>
        <w:jc w:val="both"/>
        <w:rPr>
          <w:rFonts w:cstheme="minorHAnsi"/>
        </w:rPr>
      </w:pPr>
    </w:p>
    <w:p w14:paraId="03F1E617" w14:textId="7852958D" w:rsidR="00F67031" w:rsidRPr="00817E35" w:rsidRDefault="00F67031" w:rsidP="00817E35">
      <w:pPr>
        <w:pStyle w:val="Odstavecseseznamem"/>
        <w:ind w:left="1428" w:firstLine="696"/>
        <w:jc w:val="both"/>
        <w:rPr>
          <w:rFonts w:cstheme="minorHAnsi"/>
        </w:rPr>
      </w:pPr>
      <w:r w:rsidRPr="00817E35">
        <w:rPr>
          <w:rFonts w:cstheme="minorHAnsi"/>
        </w:rPr>
        <w:t xml:space="preserve">Při výběru </w:t>
      </w:r>
      <w:proofErr w:type="spellStart"/>
      <w:r w:rsidRPr="00817E35">
        <w:rPr>
          <w:rFonts w:cstheme="minorHAnsi"/>
        </w:rPr>
        <w:t>enginu</w:t>
      </w:r>
      <w:proofErr w:type="spellEnd"/>
      <w:r w:rsidRPr="00817E35">
        <w:rPr>
          <w:rFonts w:cstheme="minorHAnsi"/>
        </w:rPr>
        <w:t xml:space="preserve"> je nejprve potřeba zvolit si jaký jazyk bude použit a vzít v úvahu potencionální velikost zisků, kvůli limitu do kdy je licence zdarma a v případě Unity i její ceně. Nyní se podíváme na 3 nejpoužívanější </w:t>
      </w:r>
      <w:proofErr w:type="spellStart"/>
      <w:r w:rsidRPr="00817E35">
        <w:rPr>
          <w:rFonts w:cstheme="minorHAnsi"/>
        </w:rPr>
        <w:t>enginy</w:t>
      </w:r>
      <w:proofErr w:type="spellEnd"/>
      <w:r w:rsidRPr="00817E35">
        <w:rPr>
          <w:rFonts w:cstheme="minorHAnsi"/>
        </w:rPr>
        <w:t xml:space="preserve"> jejichž licence je zdarma, případně se odvíjí od zisku.</w:t>
      </w:r>
    </w:p>
    <w:p w14:paraId="7214B387" w14:textId="77777777" w:rsidR="00F67031" w:rsidRDefault="00F67031" w:rsidP="006A20D0">
      <w:pPr>
        <w:pStyle w:val="Odstavecseseznamem"/>
        <w:ind w:left="1428"/>
        <w:rPr>
          <w:rFonts w:cstheme="minorHAnsi"/>
        </w:rPr>
      </w:pPr>
    </w:p>
    <w:p w14:paraId="6476A5B0" w14:textId="22A5E855" w:rsidR="00F67031" w:rsidRPr="00F7759D" w:rsidRDefault="00F67031" w:rsidP="008455A2">
      <w:pPr>
        <w:pStyle w:val="Odstavecseseznamem"/>
        <w:ind w:left="1428"/>
        <w:rPr>
          <w:rFonts w:cstheme="minorHAnsi"/>
          <w:color w:val="00B050"/>
        </w:rPr>
      </w:pPr>
      <w:r w:rsidRPr="00F7759D">
        <w:rPr>
          <w:rFonts w:cstheme="minorHAnsi"/>
          <w:color w:val="00B050"/>
        </w:rPr>
        <w:t>//</w:t>
      </w:r>
    </w:p>
    <w:p w14:paraId="36BF48E6" w14:textId="77777777" w:rsidR="00F67031" w:rsidRPr="00621687" w:rsidRDefault="00F67031" w:rsidP="00DC1351">
      <w:pPr>
        <w:pStyle w:val="Nadpis3"/>
        <w:ind w:left="1416" w:firstLine="708"/>
        <w:rPr>
          <w:rFonts w:asciiTheme="minorHAnsi" w:hAnsiTheme="minorHAnsi" w:cstheme="minorHAnsi"/>
          <w:shd w:val="clear" w:color="auto" w:fill="FFFFFF"/>
        </w:rPr>
      </w:pPr>
      <w:bookmarkStart w:id="632" w:name="_Toc129100433"/>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.1 </w:t>
      </w:r>
      <w:r>
        <w:rPr>
          <w:rFonts w:asciiTheme="minorHAnsi" w:hAnsiTheme="minorHAnsi" w:cstheme="minorHAnsi"/>
          <w:shd w:val="clear" w:color="auto" w:fill="FFFFFF"/>
        </w:rPr>
        <w:t>U</w:t>
      </w:r>
      <w:r w:rsidRPr="00621687">
        <w:rPr>
          <w:rFonts w:asciiTheme="minorHAnsi" w:hAnsiTheme="minorHAnsi" w:cstheme="minorHAnsi"/>
          <w:shd w:val="clear" w:color="auto" w:fill="FFFFFF"/>
        </w:rPr>
        <w:t>nity</w:t>
      </w:r>
      <w:bookmarkEnd w:id="632"/>
    </w:p>
    <w:p w14:paraId="635C71F9" w14:textId="5C99ACCF" w:rsidR="00F67031" w:rsidRPr="001A72A6" w:rsidRDefault="00F67031" w:rsidP="00DC1351">
      <w:pPr>
        <w:ind w:left="708" w:firstLine="708"/>
        <w:jc w:val="both"/>
        <w:rPr>
          <w:shd w:val="clear" w:color="auto" w:fill="FFFFFF"/>
        </w:rPr>
      </w:pPr>
      <w:r w:rsidRPr="00D20F7B">
        <w:rPr>
          <w:shd w:val="clear" w:color="auto" w:fill="FFFFFF"/>
        </w:rPr>
        <w:t xml:space="preserve">Unity </w:t>
      </w:r>
      <w:proofErr w:type="gramStart"/>
      <w:r w:rsidRPr="00D20F7B">
        <w:rPr>
          <w:shd w:val="clear" w:color="auto" w:fill="FFFFFF"/>
        </w:rPr>
        <w:t>3D</w:t>
      </w:r>
      <w:proofErr w:type="gramEnd"/>
      <w:r w:rsidRPr="00D20F7B">
        <w:rPr>
          <w:shd w:val="clear" w:color="auto" w:fill="FFFFFF"/>
        </w:rPr>
        <w:t xml:space="preserve"> později přejmenováno jen na Unity od společnosti Unity Technologies je jedním ze dvou největších herních </w:t>
      </w:r>
      <w:proofErr w:type="spellStart"/>
      <w:r w:rsidRPr="00D20F7B">
        <w:rPr>
          <w:shd w:val="clear" w:color="auto" w:fill="FFFFFF"/>
        </w:rPr>
        <w:t>enginů</w:t>
      </w:r>
      <w:proofErr w:type="spellEnd"/>
      <w:r w:rsidRPr="00D20F7B">
        <w:rPr>
          <w:shd w:val="clear" w:color="auto" w:fill="FFFFFF"/>
        </w:rPr>
        <w:t>, který pohání přes 50 % her na více než 20 platformách včetně webu. Na mobilních zařízeních z 1000 nejstahovanějších her je 71 % vytvořeno právě v Unity</w:t>
      </w:r>
      <w:sdt>
        <w:sdtPr>
          <w:rPr>
            <w:color w:val="000000"/>
            <w:shd w:val="clear" w:color="auto" w:fill="FFFFFF"/>
          </w:rPr>
          <w:tag w:val="MENDELEY_CITATION_v3_eyJjaXRhdGlvbklEIjoiTUVOREVMRVlfQ0lUQVRJT05fMTZiMzk1OGItZDJkNy00NmY5LWE3ZWYtYTQ0NTU0YzdlZDFkIiwicHJvcGVydGllcyI6eyJub3RlSW5kZXgiOjB9LCJpc0VkaXRlZCI6ZmFsc2UsIm1hbnVhbE92ZXJyaWRlIjp7ImNpdGVwcm9jVGV4dCI6IlsxMTV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
          <w:id w:val="310913851"/>
          <w:placeholder>
            <w:docPart w:val="DefaultPlaceholder_-1854013440"/>
          </w:placeholder>
        </w:sdtPr>
        <w:sdtEndPr>
          <w:rPr>
            <w:shd w:val="clear" w:color="auto" w:fill="auto"/>
          </w:rPr>
        </w:sdtEndPr>
        <w:sdtContent>
          <w:ins w:id="633" w:author="Martin Novák" w:date="2023-03-22T19:29:00Z">
            <w:r w:rsidR="00926265" w:rsidRPr="00926265">
              <w:rPr>
                <w:color w:val="000000"/>
              </w:rPr>
              <w:t>[115]</w:t>
            </w:r>
          </w:ins>
          <w:del w:id="634" w:author="Martin Novák" w:date="2023-03-20T17:48:00Z">
            <w:r w:rsidR="00016564" w:rsidRPr="00926265" w:rsidDel="00DE5A44">
              <w:rPr>
                <w:color w:val="000000"/>
              </w:rPr>
              <w:delText>[115]</w:delText>
            </w:r>
          </w:del>
        </w:sdtContent>
      </w:sdt>
      <w:r w:rsidRPr="00D20F7B">
        <w:rPr>
          <w:shd w:val="clear" w:color="auto" w:fill="FFFFFF"/>
        </w:rPr>
        <w:t>. Kromě her je možné Unity využít i v průmyslu k vizualizaci modelů vytvořených v CAD programech ve virtuální nebo rozšířené realitě</w:t>
      </w:r>
      <w:sdt>
        <w:sdtPr>
          <w:rPr>
            <w:color w:val="000000"/>
            <w:shd w:val="clear" w:color="auto" w:fill="FFFFFF"/>
          </w:rPr>
          <w:tag w:val="MENDELEY_CITATION_v3_eyJjaXRhdGlvbklEIjoiTUVOREVMRVlfQ0lUQVRJT05fZWQyZjVkOWQtM2Y2Yi00NTAwLWJjOTUtNTIyYjU3OTAxNWM3IiwicHJvcGVydGllcyI6eyJub3RlSW5kZXgiOjB9LCJpc0VkaXRlZCI6ZmFsc2UsIm1hbnVhbE92ZXJyaWRlIjp7ImNpdGVwcm9jVGV4dCI6IlsxMTZ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
          <w:id w:val="-852571518"/>
          <w:placeholder>
            <w:docPart w:val="DefaultPlaceholder_-1854013440"/>
          </w:placeholder>
        </w:sdtPr>
        <w:sdtEndPr>
          <w:rPr>
            <w:shd w:val="clear" w:color="auto" w:fill="auto"/>
          </w:rPr>
        </w:sdtEndPr>
        <w:sdtContent>
          <w:ins w:id="635" w:author="Martin Novák" w:date="2023-03-22T19:29:00Z">
            <w:r w:rsidR="00926265" w:rsidRPr="00926265">
              <w:rPr>
                <w:color w:val="000000"/>
              </w:rPr>
              <w:t>[116]</w:t>
            </w:r>
          </w:ins>
          <w:del w:id="636" w:author="Martin Novák" w:date="2023-03-20T17:48:00Z">
            <w:r w:rsidR="00016564" w:rsidRPr="00926265" w:rsidDel="00DE5A44">
              <w:rPr>
                <w:color w:val="000000"/>
              </w:rPr>
              <w:delText>[116]</w:delText>
            </w:r>
          </w:del>
        </w:sdtContent>
      </w:sdt>
      <w:r w:rsidRPr="00D20F7B">
        <w:rPr>
          <w:shd w:val="clear" w:color="auto" w:fill="FFFFFF"/>
        </w:rPr>
        <w:t>. Dále je Unity využíváno v architektuře, kde usnadňuje návrh budov</w:t>
      </w:r>
      <w:sdt>
        <w:sdtPr>
          <w:rPr>
            <w:color w:val="000000"/>
            <w:shd w:val="clear" w:color="auto" w:fill="FFFFFF"/>
          </w:rPr>
          <w:tag w:val="MENDELEY_CITATION_v3_eyJjaXRhdGlvbklEIjoiTUVOREVMRVlfQ0lUQVRJT05fMDM5MTExZDAtYmUwNC00NzVkLTllNTktZjU4MjgyNTAyMWJjIiwicHJvcGVydGllcyI6eyJub3RlSW5kZXgiOjB9LCJpc0VkaXRlZCI6ZmFsc2UsIm1hbnVhbE92ZXJyaWRlIjp7ImNpdGVwcm9jVGV4dCI6IlsxMTd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
          <w:id w:val="-508751107"/>
          <w:placeholder>
            <w:docPart w:val="DefaultPlaceholder_-1854013440"/>
          </w:placeholder>
        </w:sdtPr>
        <w:sdtEndPr>
          <w:rPr>
            <w:shd w:val="clear" w:color="auto" w:fill="auto"/>
          </w:rPr>
        </w:sdtEndPr>
        <w:sdtContent>
          <w:ins w:id="637" w:author="Martin Novák" w:date="2023-03-22T19:29:00Z">
            <w:r w:rsidR="00926265" w:rsidRPr="00926265">
              <w:rPr>
                <w:color w:val="000000"/>
              </w:rPr>
              <w:t>[117]</w:t>
            </w:r>
          </w:ins>
          <w:del w:id="638" w:author="Martin Novák" w:date="2023-03-20T17:48:00Z">
            <w:r w:rsidR="00016564" w:rsidRPr="00926265" w:rsidDel="00DE5A44">
              <w:rPr>
                <w:color w:val="000000"/>
              </w:rPr>
              <w:delText>[117]</w:delText>
            </w:r>
          </w:del>
        </w:sdtContent>
      </w:sdt>
      <w:r w:rsidRPr="00D20F7B">
        <w:rPr>
          <w:shd w:val="clear" w:color="auto" w:fill="FFFFFF"/>
        </w:rPr>
        <w:t xml:space="preserve"> nebo u tvorby filmů</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T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
          <w:id w:val="1327246669"/>
          <w:placeholder>
            <w:docPart w:val="DefaultPlaceholder_-1854013440"/>
          </w:placeholder>
        </w:sdtPr>
        <w:sdtEndPr>
          <w:rPr>
            <w:shd w:val="clear" w:color="auto" w:fill="auto"/>
          </w:rPr>
        </w:sdtEndPr>
        <w:sdtContent>
          <w:ins w:id="639" w:author="Martin Novák" w:date="2023-03-22T19:29:00Z">
            <w:r w:rsidR="00926265" w:rsidRPr="00926265">
              <w:rPr>
                <w:color w:val="000000"/>
              </w:rPr>
              <w:t>[118]</w:t>
            </w:r>
          </w:ins>
          <w:del w:id="640" w:author="Martin Novák" w:date="2023-03-20T17:48:00Z">
            <w:r w:rsidR="00016564" w:rsidRPr="00926265" w:rsidDel="00DE5A44">
              <w:rPr>
                <w:color w:val="000000"/>
              </w:rPr>
              <w:delText>[118]</w:delText>
            </w:r>
          </w:del>
        </w:sdtContent>
      </w:sdt>
      <w:r w:rsidRPr="00D20F7B">
        <w:rPr>
          <w:shd w:val="clear" w:color="auto" w:fill="FFFFFF"/>
        </w:rPr>
        <w:t>. Pokud zisk za předešlých 12 měsíců nepřekročil 100 000 amerických dolarů, je licence zcela zdarma, poté se platí měsíční nebo roční poplatek za každý počítač, jehož výše se odvíjejí od zisku</w:t>
      </w:r>
      <w:sdt>
        <w:sdtPr>
          <w:rPr>
            <w:color w:val="000000"/>
            <w:shd w:val="clear" w:color="auto" w:fill="FFFFFF"/>
          </w:rPr>
          <w:tag w:val="MENDELEY_CITATION_v3_eyJjaXRhdGlvbklEIjoiTUVOREVMRVlfQ0lUQVRJT05fZjJhOWE0ODctYmIzOC00OGI0LTkzNWMtM2ZlNWI0MzhhYjM2IiwicHJvcGVydGllcyI6eyJub3RlSW5kZXgiOjB9LCJpc0VkaXRlZCI6ZmFsc2UsIm1hbnVhbE92ZXJyaWRlIjp7ImNpdGVwcm9jVGV4dCI6IlsxMT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1005870734"/>
          <w:placeholder>
            <w:docPart w:val="DefaultPlaceholder_-1854013440"/>
          </w:placeholder>
        </w:sdtPr>
        <w:sdtEndPr>
          <w:rPr>
            <w:shd w:val="clear" w:color="auto" w:fill="auto"/>
          </w:rPr>
        </w:sdtEndPr>
        <w:sdtContent>
          <w:ins w:id="641" w:author="Martin Novák" w:date="2023-03-22T19:29:00Z">
            <w:r w:rsidR="00926265" w:rsidRPr="00926265">
              <w:rPr>
                <w:color w:val="000000"/>
              </w:rPr>
              <w:t>[119]</w:t>
            </w:r>
          </w:ins>
          <w:del w:id="642" w:author="Martin Novák" w:date="2023-03-20T17:48:00Z">
            <w:r w:rsidR="00016564" w:rsidRPr="00926265" w:rsidDel="00DE5A44">
              <w:rPr>
                <w:color w:val="000000"/>
              </w:rPr>
              <w:delText>[119]</w:delText>
            </w:r>
          </w:del>
        </w:sdtContent>
      </w:sdt>
      <w:r w:rsidRPr="00D20F7B">
        <w:rPr>
          <w:shd w:val="clear" w:color="auto" w:fill="FFFFFF"/>
        </w:rPr>
        <w:t xml:space="preserve">. K programování v Unity se využívají jazyky C#, JavaScript nebo </w:t>
      </w:r>
      <w:proofErr w:type="spellStart"/>
      <w:r w:rsidRPr="00D20F7B">
        <w:rPr>
          <w:shd w:val="clear" w:color="auto" w:fill="FFFFFF"/>
        </w:rPr>
        <w:t>Boo</w:t>
      </w:r>
      <w:proofErr w:type="spellEnd"/>
      <w:r w:rsidRPr="00D20F7B">
        <w:rPr>
          <w:shd w:val="clear" w:color="auto" w:fill="FFFFFF"/>
        </w:rPr>
        <w:t xml:space="preserve">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w:t>
      </w:r>
      <w:sdt>
        <w:sdtPr>
          <w:rPr>
            <w:color w:val="000000"/>
            <w:shd w:val="clear" w:color="auto" w:fill="FFFFFF"/>
          </w:rPr>
          <w:tag w:val="MENDELEY_CITATION_v3_eyJjaXRhdGlvbklEIjoiTUVOREVMRVlfQ0lUQVRJT05fMTA2NWE0MjYtNDBhZi00NzFhLTkyNTYtNDYyYTk0MGYxMWYxIiwicHJvcGVydGllcyI6eyJub3RlSW5kZXgiOjB9LCJpc0VkaXRlZCI6ZmFsc2UsIm1hbnVhbE92ZXJyaWRlIjp7ImNpdGVwcm9jVGV4dCI6IlsxMjB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
          <w:id w:val="-1419862400"/>
          <w:placeholder>
            <w:docPart w:val="DefaultPlaceholder_-1854013440"/>
          </w:placeholder>
        </w:sdtPr>
        <w:sdtEndPr>
          <w:rPr>
            <w:shd w:val="clear" w:color="auto" w:fill="auto"/>
          </w:rPr>
        </w:sdtEndPr>
        <w:sdtContent>
          <w:ins w:id="643" w:author="Martin Novák" w:date="2023-03-22T19:29:00Z">
            <w:r w:rsidR="00926265" w:rsidRPr="00926265">
              <w:rPr>
                <w:color w:val="000000"/>
              </w:rPr>
              <w:t>[120]</w:t>
            </w:r>
          </w:ins>
          <w:del w:id="644" w:author="Martin Novák" w:date="2023-03-20T17:48:00Z">
            <w:r w:rsidR="00016564" w:rsidRPr="00926265" w:rsidDel="00DE5A44">
              <w:rPr>
                <w:color w:val="000000"/>
              </w:rPr>
              <w:delText>[120]</w:delText>
            </w:r>
          </w:del>
        </w:sdtContent>
      </w:sdt>
      <w:r w:rsidRPr="00D20F7B">
        <w:rPr>
          <w:shd w:val="clear" w:color="auto" w:fill="FFFFFF"/>
        </w:rPr>
        <w:t>.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můžete za běhu měnit hodnoty a v reálném čase vidíte změny</w:t>
      </w:r>
      <w:sdt>
        <w:sdtPr>
          <w:rPr>
            <w:color w:val="000000"/>
            <w:shd w:val="clear" w:color="auto" w:fill="FFFFFF"/>
          </w:rPr>
          <w:tag w:val="MENDELEY_CITATION_v3_eyJjaXRhdGlvbklEIjoiTUVOREVMRVlfQ0lUQVRJT05fNGEzYmQwYWUtNDQ4Zi00ZjBhLWI4ZDMtZjVjNjAxNGE4NTI4IiwicHJvcGVydGllcyI6eyJub3RlSW5kZXgiOjB9LCJpc0VkaXRlZCI6ZmFsc2UsIm1hbnVhbE92ZXJyaWRlIjp7ImNpdGVwcm9jVGV4dCI6IlsxMjF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
          <w:id w:val="1559816715"/>
          <w:placeholder>
            <w:docPart w:val="DefaultPlaceholder_-1854013440"/>
          </w:placeholder>
        </w:sdtPr>
        <w:sdtEndPr>
          <w:rPr>
            <w:shd w:val="clear" w:color="auto" w:fill="auto"/>
          </w:rPr>
        </w:sdtEndPr>
        <w:sdtContent>
          <w:ins w:id="645" w:author="Martin Novák" w:date="2023-03-22T19:29:00Z">
            <w:r w:rsidR="00926265" w:rsidRPr="00926265">
              <w:rPr>
                <w:color w:val="000000"/>
              </w:rPr>
              <w:t>[121]</w:t>
            </w:r>
          </w:ins>
          <w:del w:id="646" w:author="Martin Novák" w:date="2023-03-20T17:48:00Z">
            <w:r w:rsidR="00016564" w:rsidRPr="00926265" w:rsidDel="00DE5A44">
              <w:rPr>
                <w:color w:val="000000"/>
              </w:rPr>
              <w:delText>[121]</w:delText>
            </w:r>
          </w:del>
        </w:sdtContent>
      </w:sdt>
      <w:r w:rsidRPr="00D20F7B">
        <w:rPr>
          <w:shd w:val="clear" w:color="auto" w:fill="FFFFFF"/>
        </w:rPr>
        <w:t xml:space="preserve">. Příkladem her vytvořených v Unity jsou </w:t>
      </w:r>
      <w:r w:rsidRPr="00D20F7B">
        <w:rPr>
          <w:shd w:val="clear" w:color="auto" w:fill="FFFFFF"/>
          <w:lang w:val="en-US"/>
        </w:rPr>
        <w:t>Cuphead</w:t>
      </w:r>
      <w:r w:rsidRPr="00D20F7B">
        <w:rPr>
          <w:shd w:val="clear" w:color="auto" w:fill="FFFFFF"/>
        </w:rPr>
        <w:t xml:space="preserve"> a </w:t>
      </w:r>
      <w:r w:rsidRPr="00D20F7B">
        <w:rPr>
          <w:shd w:val="clear" w:color="auto" w:fill="FFFFFF"/>
          <w:lang w:val="en-US"/>
        </w:rPr>
        <w:t>Hollow Knight</w:t>
      </w:r>
      <w:sdt>
        <w:sdtPr>
          <w:rPr>
            <w:color w:val="000000"/>
            <w:shd w:val="clear" w:color="auto" w:fill="FFFFFF"/>
            <w:lang w:val="en-US"/>
          </w:rPr>
          <w:tag w:val="MENDELEY_CITATION_v3_eyJjaXRhdGlvbklEIjoiTUVOREVMRVlfQ0lUQVRJT05fMWE0MTI5Y2MtM2VjZC00NmJlLTljZmMtODllNTNmZDEwN2RjIiwicHJvcGVydGllcyI6eyJub3RlSW5kZXgiOjB9LCJpc0VkaXRlZCI6ZmFsc2UsIm1hbnVhbE92ZXJyaWRlIjp7ImNpdGVwcm9jVGV4dCI6IlsxMjJ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
          <w:id w:val="-1327660234"/>
          <w:placeholder>
            <w:docPart w:val="DefaultPlaceholder_-1854013440"/>
          </w:placeholder>
        </w:sdtPr>
        <w:sdtEndPr>
          <w:rPr>
            <w:shd w:val="clear" w:color="auto" w:fill="auto"/>
            <w:lang w:val="cs-CZ"/>
          </w:rPr>
        </w:sdtEndPr>
        <w:sdtContent>
          <w:ins w:id="647" w:author="Martin Novák" w:date="2023-03-22T19:29:00Z">
            <w:r w:rsidR="00926265" w:rsidRPr="00926265">
              <w:rPr>
                <w:color w:val="000000"/>
              </w:rPr>
              <w:t>[122]</w:t>
            </w:r>
          </w:ins>
          <w:del w:id="648" w:author="Martin Novák" w:date="2023-03-20T17:48:00Z">
            <w:r w:rsidR="00016564" w:rsidRPr="00926265" w:rsidDel="00DE5A44">
              <w:rPr>
                <w:color w:val="000000"/>
              </w:rPr>
              <w:delText>[122]</w:delText>
            </w:r>
          </w:del>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jN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
          <w:id w:val="-1231606536"/>
          <w:placeholder>
            <w:docPart w:val="DefaultPlaceholder_-1854013440"/>
          </w:placeholder>
        </w:sdtPr>
        <w:sdtEndPr>
          <w:rPr>
            <w:shd w:val="clear" w:color="auto" w:fill="auto"/>
          </w:rPr>
        </w:sdtEndPr>
        <w:sdtContent>
          <w:ins w:id="649" w:author="Martin Novák" w:date="2023-03-22T19:29:00Z">
            <w:r w:rsidR="00926265" w:rsidRPr="00926265">
              <w:rPr>
                <w:color w:val="000000"/>
              </w:rPr>
              <w:t>[123]</w:t>
            </w:r>
          </w:ins>
          <w:del w:id="650" w:author="Martin Novák" w:date="2023-03-20T17:48:00Z">
            <w:r w:rsidR="00016564" w:rsidRPr="00926265" w:rsidDel="00DE5A44">
              <w:rPr>
                <w:color w:val="000000"/>
              </w:rPr>
              <w:delText>[123]</w:delText>
            </w:r>
          </w:del>
        </w:sdtContent>
      </w:sdt>
      <w:r w:rsidRPr="00D20F7B">
        <w:rPr>
          <w:shd w:val="clear" w:color="auto" w:fill="FFFFFF"/>
        </w:rPr>
        <w:t>.</w:t>
      </w:r>
    </w:p>
    <w:p w14:paraId="6C8D562A" w14:textId="3B42716C" w:rsidR="00F67031" w:rsidRDefault="00F67031" w:rsidP="00877A27">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proofErr w:type="spellStart"/>
      <w:r w:rsidRPr="00EF52A4">
        <w:rPr>
          <w:i/>
          <w:iCs/>
          <w:shd w:val="clear" w:color="auto" w:fill="FFFFFF"/>
        </w:rPr>
        <w:t>GameObjectů</w:t>
      </w:r>
      <w:proofErr w:type="spellEnd"/>
      <w:r w:rsidRPr="00EF52A4">
        <w:rPr>
          <w:shd w:val="clear" w:color="auto" w:fill="FFFFFF"/>
        </w:rPr>
        <w:t xml:space="preserve">, které se v ní nachází. </w:t>
      </w:r>
      <w:proofErr w:type="spellStart"/>
      <w:r w:rsidRPr="00EF52A4">
        <w:rPr>
          <w:i/>
          <w:iCs/>
          <w:shd w:val="clear" w:color="auto" w:fill="FFFFFF"/>
        </w:rPr>
        <w:t>GameObject</w:t>
      </w:r>
      <w:proofErr w:type="spellEnd"/>
      <w:r w:rsidRPr="00EF52A4">
        <w:rPr>
          <w:shd w:val="clear" w:color="auto" w:fill="FFFFFF"/>
        </w:rPr>
        <w:t xml:space="preserve"> má své komponenty, které určují jeho vlastnosti (např. vzhled, umístění a gravitace). Povinný komponent je </w:t>
      </w:r>
      <w:proofErr w:type="spellStart"/>
      <w:r w:rsidRPr="00EF52A4">
        <w:rPr>
          <w:i/>
          <w:iCs/>
          <w:shd w:val="clear" w:color="auto" w:fill="FFFFFF"/>
        </w:rPr>
        <w:t>Transform</w:t>
      </w:r>
      <w:proofErr w:type="spellEnd"/>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proofErr w:type="spellStart"/>
      <w:r w:rsidRPr="00EF52A4">
        <w:rPr>
          <w:i/>
          <w:iCs/>
          <w:shd w:val="clear" w:color="auto" w:fill="FFFFFF"/>
        </w:rPr>
        <w:t>GameObjectu</w:t>
      </w:r>
      <w:proofErr w:type="spellEnd"/>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proofErr w:type="spellStart"/>
      <w:r w:rsidRPr="00EF52A4">
        <w:rPr>
          <w:i/>
          <w:iCs/>
          <w:shd w:val="clear" w:color="auto" w:fill="FFFFFF"/>
        </w:rPr>
        <w:t>GameObjectu</w:t>
      </w:r>
      <w:proofErr w:type="spellEnd"/>
      <w:r w:rsidRPr="00EF52A4">
        <w:rPr>
          <w:shd w:val="clear" w:color="auto" w:fill="FFFFFF"/>
        </w:rPr>
        <w:t xml:space="preserve"> je možné vytvořit </w:t>
      </w:r>
      <w:proofErr w:type="spellStart"/>
      <w:r w:rsidRPr="00EF52A4">
        <w:rPr>
          <w:i/>
          <w:iCs/>
          <w:shd w:val="clear" w:color="auto" w:fill="FFFFFF"/>
        </w:rPr>
        <w:t>Prefab</w:t>
      </w:r>
      <w:proofErr w:type="spellEnd"/>
      <w:r w:rsidRPr="00EF52A4">
        <w:rPr>
          <w:shd w:val="clear" w:color="auto" w:fill="FFFFFF"/>
        </w:rPr>
        <w:t xml:space="preserve">, který obsahuje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proofErr w:type="spellStart"/>
      <w:r w:rsidRPr="00EF52A4">
        <w:rPr>
          <w:i/>
          <w:iCs/>
          <w:shd w:val="clear" w:color="auto" w:fill="FFFFFF"/>
        </w:rPr>
        <w:t>MonoBehaviour</w:t>
      </w:r>
      <w:proofErr w:type="spellEnd"/>
      <w:r w:rsidRPr="00EF52A4">
        <w:rPr>
          <w:shd w:val="clear" w:color="auto" w:fill="FFFFFF"/>
        </w:rPr>
        <w:t xml:space="preserve">, čímž zdědí metody jako jsou </w:t>
      </w:r>
      <w:r w:rsidRPr="00EF52A4">
        <w:rPr>
          <w:i/>
          <w:iCs/>
          <w:shd w:val="clear" w:color="auto" w:fill="FFFFFF"/>
        </w:rPr>
        <w:t xml:space="preserve">Start, Update a </w:t>
      </w:r>
      <w:proofErr w:type="spellStart"/>
      <w:r w:rsidRPr="00EF52A4">
        <w:rPr>
          <w:i/>
          <w:iCs/>
          <w:shd w:val="clear" w:color="auto" w:fill="FFFFFF"/>
        </w:rPr>
        <w:t>FixedUpdate</w:t>
      </w:r>
      <w:proofErr w:type="spellEnd"/>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intervaly se využívá </w:t>
      </w:r>
      <w:proofErr w:type="spellStart"/>
      <w:r w:rsidRPr="00EF52A4">
        <w:rPr>
          <w:i/>
          <w:iCs/>
          <w:shd w:val="clear" w:color="auto" w:fill="FFFFFF"/>
        </w:rPr>
        <w:t>FixedUpdate</w:t>
      </w:r>
      <w:proofErr w:type="spellEnd"/>
      <w:r w:rsidRPr="00EF52A4">
        <w:rPr>
          <w:shd w:val="clear" w:color="auto" w:fill="FFFFFF"/>
        </w:rPr>
        <w:t>, který je defaultně volán padesátkrát za vteřinu</w:t>
      </w:r>
      <w:sdt>
        <w:sdtPr>
          <w:rPr>
            <w:color w:val="000000"/>
            <w:shd w:val="clear" w:color="auto" w:fill="FFFFFF"/>
          </w:rPr>
          <w:tag w:val="MENDELEY_CITATION_v3_eyJjaXRhdGlvbklEIjoiTUVOREVMRVlfQ0lUQVRJT05fM2ZlYWQwZDMtMmQ2ZC00ZmEzLWJjODYtYTlmYzhmYzczMmY3IiwicHJvcGVydGllcyI6eyJub3RlSW5kZXgiOjB9LCJpc0VkaXRlZCI6ZmFsc2UsIm1hbnVhbE92ZXJyaWRlIjp7ImNpdGVwcm9jVGV4dCI6IlsxMjR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
          <w:id w:val="-721130353"/>
          <w:placeholder>
            <w:docPart w:val="DefaultPlaceholder_-1854013440"/>
          </w:placeholder>
        </w:sdtPr>
        <w:sdtEndPr>
          <w:rPr>
            <w:shd w:val="clear" w:color="auto" w:fill="auto"/>
          </w:rPr>
        </w:sdtEndPr>
        <w:sdtContent>
          <w:ins w:id="651" w:author="Martin Novák" w:date="2023-03-22T19:29:00Z">
            <w:r w:rsidR="00926265" w:rsidRPr="00926265">
              <w:rPr>
                <w:color w:val="000000"/>
              </w:rPr>
              <w:t>[124]</w:t>
            </w:r>
          </w:ins>
          <w:del w:id="652" w:author="Martin Novák" w:date="2023-03-20T17:48:00Z">
            <w:r w:rsidR="00016564" w:rsidRPr="00926265" w:rsidDel="00DE5A44">
              <w:rPr>
                <w:color w:val="000000"/>
              </w:rPr>
              <w:delText>[124]</w:delText>
            </w:r>
          </w:del>
        </w:sdtContent>
      </w:sdt>
      <w:r w:rsidRPr="00EF52A4">
        <w:rPr>
          <w:shd w:val="clear" w:color="auto" w:fill="FFFFFF"/>
        </w:rPr>
        <w:t xml:space="preserve">. Na práci s časem má Unity třídu Time, kde pomocí hodnoty </w:t>
      </w:r>
      <w:proofErr w:type="spellStart"/>
      <w:r w:rsidRPr="00EF52A4">
        <w:rPr>
          <w:i/>
          <w:iCs/>
          <w:shd w:val="clear" w:color="auto" w:fill="FFFFFF"/>
        </w:rPr>
        <w:t>timeScale</w:t>
      </w:r>
      <w:proofErr w:type="spellEnd"/>
      <w:r w:rsidRPr="00EF52A4">
        <w:rPr>
          <w:shd w:val="clear" w:color="auto" w:fill="FFFFFF"/>
        </w:rPr>
        <w:t xml:space="preserve"> je možné změnit kolikanásobkem standartní rychlosti hra poběží a pomocí </w:t>
      </w:r>
      <w:proofErr w:type="spellStart"/>
      <w:r w:rsidRPr="00EF52A4">
        <w:rPr>
          <w:i/>
          <w:iCs/>
          <w:shd w:val="clear" w:color="auto" w:fill="FFFFFF"/>
        </w:rPr>
        <w:t>deltaTime</w:t>
      </w:r>
      <w:proofErr w:type="spellEnd"/>
      <w:r w:rsidRPr="00EF52A4">
        <w:rPr>
          <w:shd w:val="clear" w:color="auto" w:fill="FFFFFF"/>
        </w:rPr>
        <w:t xml:space="preserve"> je možné zjistit kolik času uplynulo mezi jednotlivými snímky. Ve skriptech je možné využívat statické třídy </w:t>
      </w:r>
      <w:proofErr w:type="spellStart"/>
      <w:r w:rsidRPr="00EF52A4">
        <w:rPr>
          <w:i/>
          <w:iCs/>
          <w:shd w:val="clear" w:color="auto" w:fill="FFFFFF"/>
        </w:rPr>
        <w:t>Debug</w:t>
      </w:r>
      <w:proofErr w:type="spellEnd"/>
      <w:r w:rsidRPr="00EF52A4">
        <w:rPr>
          <w:shd w:val="clear" w:color="auto" w:fill="FFFFFF"/>
        </w:rPr>
        <w:t xml:space="preserve"> (konzole a čáry) a </w:t>
      </w:r>
      <w:proofErr w:type="spellStart"/>
      <w:r w:rsidRPr="00EF52A4">
        <w:rPr>
          <w:i/>
          <w:iCs/>
          <w:shd w:val="clear" w:color="auto" w:fill="FFFFFF"/>
        </w:rPr>
        <w:t>Gizmo</w:t>
      </w:r>
      <w:proofErr w:type="spellEnd"/>
      <w:r w:rsidRPr="00EF52A4">
        <w:rPr>
          <w:shd w:val="clear" w:color="auto" w:fill="FFFFFF"/>
        </w:rPr>
        <w:t xml:space="preserve"> (geometrické tvary), které umožňují do scény dokreslovat pomocnou grafiku, kterou hráč neuvidí</w:t>
      </w:r>
      <w:sdt>
        <w:sdtPr>
          <w:rPr>
            <w:color w:val="000000"/>
            <w:shd w:val="clear" w:color="auto" w:fill="FFFFFF"/>
          </w:rPr>
          <w:tag w:val="MENDELEY_CITATION_v3_eyJjaXRhdGlvbklEIjoiTUVOREVMRVlfQ0lUQVRJT05fMGQyOTBmOGEtZDc3YS00ZTkyLWJhMTgtNDZjOTA3ZmY3ZjY5IiwicHJvcGVydGllcyI6eyJub3RlSW5kZXgiOjB9LCJpc0VkaXRlZCI6ZmFsc2UsIm1hbnVhbE92ZXJyaWRlIjp7ImNpdGVwcm9jVGV4dCI6IlsxMjV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
          <w:id w:val="-295840991"/>
          <w:placeholder>
            <w:docPart w:val="DefaultPlaceholder_-1854013440"/>
          </w:placeholder>
        </w:sdtPr>
        <w:sdtEndPr>
          <w:rPr>
            <w:shd w:val="clear" w:color="auto" w:fill="auto"/>
          </w:rPr>
        </w:sdtEndPr>
        <w:sdtContent>
          <w:ins w:id="653" w:author="Martin Novák" w:date="2023-03-22T19:29:00Z">
            <w:r w:rsidR="00926265" w:rsidRPr="00926265">
              <w:rPr>
                <w:color w:val="000000"/>
              </w:rPr>
              <w:t>[125]</w:t>
            </w:r>
          </w:ins>
          <w:del w:id="654" w:author="Martin Novák" w:date="2023-03-20T17:48:00Z">
            <w:r w:rsidR="00016564" w:rsidRPr="00926265" w:rsidDel="00DE5A44">
              <w:rPr>
                <w:color w:val="000000"/>
              </w:rPr>
              <w:delText>[125]</w:delText>
            </w:r>
          </w:del>
        </w:sdtContent>
      </w:sdt>
      <w:sdt>
        <w:sdtPr>
          <w:rPr>
            <w:color w:val="000000"/>
          </w:rPr>
          <w:tag w:val="MENDELEY_CITATION_v3_eyJjaXRhdGlvbklEIjoiTUVOREVMRVlfQ0lUQVRJT05fODMzZmY4ZmUtYjY1ZS00NzNlLTgwNmMtYWY2ZjNiYTNjMDgwIiwicHJvcGVydGllcyI6eyJub3RlSW5kZXgiOjB9LCJpc0VkaXRlZCI6ZmFsc2UsIm1hbnVhbE92ZXJyaWRlIjp7ImNpdGVwcm9jVGV4dCI6IlsxMjZ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
          <w:id w:val="-304942443"/>
          <w:placeholder>
            <w:docPart w:val="DefaultPlaceholder_-1854013440"/>
          </w:placeholder>
        </w:sdtPr>
        <w:sdtContent>
          <w:ins w:id="655" w:author="Martin Novák" w:date="2023-03-22T19:29:00Z">
            <w:r w:rsidR="00926265" w:rsidRPr="00926265">
              <w:rPr>
                <w:color w:val="000000"/>
              </w:rPr>
              <w:t>[126]</w:t>
            </w:r>
          </w:ins>
          <w:del w:id="656" w:author="Martin Novák" w:date="2023-03-20T17:48:00Z">
            <w:r w:rsidR="00016564" w:rsidRPr="00926265" w:rsidDel="00DE5A44">
              <w:rPr>
                <w:color w:val="000000"/>
              </w:rPr>
              <w:delText>[126]</w:delText>
            </w:r>
          </w:del>
        </w:sdtContent>
      </w:sdt>
      <w:r w:rsidRPr="00EF52A4">
        <w:rPr>
          <w:shd w:val="clear" w:color="auto" w:fill="FFFFFF"/>
        </w:rPr>
        <w:t xml:space="preserve">. Pro zvýšení přehlednosti inspektora skriptu je možné pomocí klíčových slov </w:t>
      </w:r>
      <w:r w:rsidRPr="00EF52A4">
        <w:rPr>
          <w:shd w:val="clear" w:color="auto" w:fill="FFFFFF"/>
        </w:rPr>
        <w:lastRenderedPageBreak/>
        <w:t xml:space="preserve">umístěných do hranatých závorek možné přidat nadpisy nebo </w:t>
      </w:r>
      <w:proofErr w:type="spellStart"/>
      <w:r w:rsidRPr="00EF52A4">
        <w:rPr>
          <w:i/>
          <w:iCs/>
          <w:shd w:val="clear" w:color="auto" w:fill="FFFFFF"/>
        </w:rPr>
        <w:t>slidery</w:t>
      </w:r>
      <w:proofErr w:type="spellEnd"/>
      <w:r w:rsidRPr="00EF52A4">
        <w:rPr>
          <w:shd w:val="clear" w:color="auto" w:fill="FFFFFF"/>
        </w:rPr>
        <w:t xml:space="preserve"> a skrýt či zobrazit proměnné. Pro výpočet natočení objektu Unity využívá </w:t>
      </w:r>
      <w:proofErr w:type="spellStart"/>
      <w:r w:rsidRPr="00EF52A4">
        <w:rPr>
          <w:i/>
          <w:iCs/>
          <w:shd w:val="clear" w:color="auto" w:fill="FFFFFF"/>
        </w:rPr>
        <w:t>Quaternion</w:t>
      </w:r>
      <w:proofErr w:type="spellEnd"/>
      <w:r w:rsidRPr="00EF52A4">
        <w:rPr>
          <w:shd w:val="clear" w:color="auto" w:fill="FFFFFF"/>
        </w:rPr>
        <w:t xml:space="preserve"> (čtyřrozměrný vektor) </w:t>
      </w:r>
      <w:sdt>
        <w:sdtPr>
          <w:rPr>
            <w:color w:val="000000"/>
            <w:shd w:val="clear" w:color="auto" w:fill="FFFFFF"/>
          </w:rPr>
          <w:tag w:val="MENDELEY_CITATION_v3_eyJjaXRhdGlvbklEIjoiTUVOREVMRVlfQ0lUQVRJT05fMmI1MmNlNWYtZWUxOC00MDNmLWFhZDAtMzRiMDljYWQwNTU5IiwicHJvcGVydGllcyI6eyJub3RlSW5kZXgiOjB9LCJpc0VkaXRlZCI6ZmFsc2UsIm1hbnVhbE92ZXJyaWRlIjp7ImNpdGVwcm9jVGV4dCI6IlsxMjcsIDEyO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
          <w:id w:val="1571999912"/>
          <w:placeholder>
            <w:docPart w:val="DefaultPlaceholder_-1854013440"/>
          </w:placeholder>
        </w:sdtPr>
        <w:sdtEndPr>
          <w:rPr>
            <w:shd w:val="clear" w:color="auto" w:fill="auto"/>
          </w:rPr>
        </w:sdtEndPr>
        <w:sdtContent>
          <w:ins w:id="657" w:author="Martin Novák" w:date="2023-03-22T19:29:00Z">
            <w:r w:rsidR="00926265" w:rsidRPr="00926265">
              <w:rPr>
                <w:color w:val="000000"/>
              </w:rPr>
              <w:t>[127, 128]</w:t>
            </w:r>
          </w:ins>
          <w:del w:id="658" w:author="Martin Novák" w:date="2023-03-20T17:48:00Z">
            <w:r w:rsidR="00016564" w:rsidRPr="00926265" w:rsidDel="00DE5A44">
              <w:rPr>
                <w:color w:val="000000"/>
              </w:rPr>
              <w:delText>[127, 128]</w:delText>
            </w:r>
          </w:del>
        </w:sdtContent>
      </w:sdt>
      <w:r w:rsidRPr="00EF52A4">
        <w:rPr>
          <w:shd w:val="clear" w:color="auto" w:fill="FFFFFF"/>
        </w:rPr>
        <w:t>. Objekty 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proofErr w:type="spellStart"/>
      <w:r w:rsidRPr="00EF52A4">
        <w:rPr>
          <w:i/>
          <w:iCs/>
          <w:shd w:val="clear" w:color="auto" w:fill="FFFFFF"/>
        </w:rPr>
        <w:t>singleton</w:t>
      </w:r>
      <w:proofErr w:type="spellEnd"/>
      <w:r w:rsidRPr="00EF52A4">
        <w:rPr>
          <w:shd w:val="clear" w:color="auto" w:fill="FFFFFF"/>
        </w:rPr>
        <w:t xml:space="preserve">, aby se zabránilo situaci, kde je omylem vytvořena více než jedna instance. </w:t>
      </w:r>
      <w:r w:rsidRPr="00EF52A4">
        <w:t>Unity disponuje vlastní umělou inteligencí pro hledání cesty (</w:t>
      </w:r>
      <w:proofErr w:type="spellStart"/>
      <w:r w:rsidRPr="00EF52A4">
        <w:t>pathfinding</w:t>
      </w:r>
      <w:proofErr w:type="spellEnd"/>
      <w:r w:rsidRPr="00EF52A4">
        <w:t xml:space="preserve">) využívající </w:t>
      </w:r>
      <w:proofErr w:type="spellStart"/>
      <w:r w:rsidRPr="00EF52A4">
        <w:rPr>
          <w:i/>
          <w:iCs/>
        </w:rPr>
        <w:t>NavMash</w:t>
      </w:r>
      <w:proofErr w:type="spellEnd"/>
      <w:r w:rsidRPr="00EF52A4">
        <w:t>, což je mřížka určující kudy je možné projít.</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jksIDEzMF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
          <w:id w:val="369190452"/>
          <w:placeholder>
            <w:docPart w:val="DefaultPlaceholder_-1854013440"/>
          </w:placeholder>
        </w:sdtPr>
        <w:sdtContent>
          <w:ins w:id="659" w:author="Martin Novák" w:date="2023-03-22T19:29:00Z">
            <w:r w:rsidR="00926265" w:rsidRPr="00926265">
              <w:rPr>
                <w:color w:val="000000"/>
              </w:rPr>
              <w:t>[129, 130]</w:t>
            </w:r>
          </w:ins>
          <w:del w:id="660" w:author="Martin Novák" w:date="2023-03-20T17:48:00Z">
            <w:r w:rsidR="00016564" w:rsidRPr="00926265" w:rsidDel="00DE5A44">
              <w:rPr>
                <w:color w:val="000000"/>
              </w:rPr>
              <w:delText>[129, 130]</w:delText>
            </w:r>
          </w:del>
        </w:sdtContent>
      </w:sdt>
    </w:p>
    <w:p w14:paraId="052F7B01" w14:textId="77777777" w:rsidR="00F67031" w:rsidRPr="001A72A6" w:rsidRDefault="00F67031" w:rsidP="00DC1351">
      <w:pPr>
        <w:pStyle w:val="Nadpis3"/>
        <w:ind w:left="1416" w:firstLine="708"/>
        <w:rPr>
          <w:rFonts w:asciiTheme="minorHAnsi" w:hAnsiTheme="minorHAnsi" w:cstheme="minorHAnsi"/>
          <w:shd w:val="clear" w:color="auto" w:fill="FFFFFF"/>
        </w:rPr>
      </w:pPr>
      <w:bookmarkStart w:id="661" w:name="_Toc129100434"/>
      <w:r w:rsidRPr="001A72A6">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1A72A6">
        <w:rPr>
          <w:rFonts w:asciiTheme="minorHAnsi" w:hAnsiTheme="minorHAnsi" w:cstheme="minorHAnsi"/>
          <w:shd w:val="clear" w:color="auto" w:fill="FFFFFF"/>
        </w:rPr>
        <w:t xml:space="preserve">.2 </w:t>
      </w:r>
      <w:r w:rsidRPr="001A72A6">
        <w:rPr>
          <w:rFonts w:asciiTheme="minorHAnsi" w:hAnsiTheme="minorHAnsi" w:cstheme="minorHAnsi"/>
          <w:shd w:val="clear" w:color="auto" w:fill="FFFFFF"/>
          <w:lang w:val="en-US"/>
        </w:rPr>
        <w:t>Unreal Engine</w:t>
      </w:r>
      <w:bookmarkEnd w:id="661"/>
    </w:p>
    <w:p w14:paraId="098E7EA7" w14:textId="71B370D2" w:rsidR="00F67031" w:rsidRDefault="00F67031" w:rsidP="00241BB6">
      <w:pPr>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w:t>
      </w:r>
      <w:proofErr w:type="spellStart"/>
      <w:r w:rsidRPr="00D20F7B">
        <w:rPr>
          <w:rFonts w:cstheme="minorHAnsi"/>
        </w:rPr>
        <w:t>enginem</w:t>
      </w:r>
      <w:proofErr w:type="spellEnd"/>
      <w:r w:rsidRPr="00D20F7B">
        <w:rPr>
          <w:rFonts w:cstheme="minorHAnsi"/>
        </w:rPr>
        <w:t xml:space="preserve">,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t>
      </w:r>
      <w:proofErr w:type="spellStart"/>
      <w:r w:rsidRPr="00D20F7B">
        <w:rPr>
          <w:rFonts w:cstheme="minorHAnsi"/>
        </w:rPr>
        <w:t>Wars</w:t>
      </w:r>
      <w:proofErr w:type="spellEnd"/>
      <w:r w:rsidRPr="00D20F7B">
        <w:rPr>
          <w:rFonts w:cstheme="minorHAnsi"/>
        </w:rPr>
        <w:t xml:space="preserve"> seriálu </w:t>
      </w:r>
      <w:r w:rsidRPr="00D20F7B">
        <w:rPr>
          <w:rFonts w:cstheme="minorHAnsi"/>
          <w:lang w:val="en-US"/>
        </w:rPr>
        <w:t>The Mandalorian</w:t>
      </w:r>
      <w:sdt>
        <w:sdtPr>
          <w:rPr>
            <w:rFonts w:cstheme="minorHAnsi"/>
            <w:color w:val="000000"/>
            <w:lang w:val="en-US"/>
          </w:rPr>
          <w:tag w:val="MENDELEY_CITATION_v3_eyJjaXRhdGlvbklEIjoiTUVOREVMRVlfQ0lUQVRJT05fYWMxZTBlNzQtM2FhZi00YmFkLTk2ZDYtZmNkOGI3NzAzYzRhIiwicHJvcGVydGllcyI6eyJub3RlSW5kZXgiOjB9LCJpc0VkaXRlZCI6ZmFsc2UsIm1hbnVhbE92ZXJyaWRlIjp7ImNpdGVwcm9jVGV4dCI6IlsxMzEsIDEzMl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
          <w:id w:val="-955255352"/>
          <w:placeholder>
            <w:docPart w:val="DefaultPlaceholder_-1854013440"/>
          </w:placeholder>
        </w:sdtPr>
        <w:sdtEndPr>
          <w:rPr>
            <w:rFonts w:cstheme="minorBidi"/>
            <w:lang w:val="cs-CZ"/>
          </w:rPr>
        </w:sdtEndPr>
        <w:sdtContent>
          <w:ins w:id="662" w:author="Martin Novák" w:date="2023-03-22T19:29:00Z">
            <w:r w:rsidR="00926265" w:rsidRPr="00926265">
              <w:rPr>
                <w:color w:val="000000"/>
              </w:rPr>
              <w:t>[131, 132]</w:t>
            </w:r>
          </w:ins>
          <w:del w:id="663" w:author="Martin Novák" w:date="2023-03-20T17:48:00Z">
            <w:r w:rsidR="00016564" w:rsidRPr="00926265" w:rsidDel="00DE5A44">
              <w:rPr>
                <w:color w:val="000000"/>
              </w:rPr>
              <w:delText>[131, 132]</w:delText>
            </w:r>
          </w:del>
        </w:sdtContent>
      </w:sdt>
      <w:r w:rsidRPr="00D20F7B">
        <w:rPr>
          <w:rFonts w:cstheme="minorHAnsi"/>
        </w:rPr>
        <w:t>. Pokud zisk produktu nepřekročí 1 000 000 amerických dolarů je licence zdarma,</w:t>
      </w:r>
      <w:r w:rsidRPr="00D20F7B">
        <w:rPr>
          <w:rFonts w:cstheme="minorHAnsi"/>
          <w:color w:val="FF0000"/>
        </w:rPr>
        <w:t xml:space="preserve"> </w:t>
      </w:r>
      <w:r w:rsidRPr="00D20F7B">
        <w:rPr>
          <w:rFonts w:cstheme="minorHAnsi"/>
        </w:rPr>
        <w:t xml:space="preserve">poté se platí 5%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w:t>
      </w:r>
      <w:proofErr w:type="spellStart"/>
      <w:r w:rsidRPr="00D20F7B">
        <w:rPr>
          <w:rFonts w:cstheme="minorHAnsi"/>
        </w:rPr>
        <w:t>Fornite</w:t>
      </w:r>
      <w:proofErr w:type="spellEnd"/>
      <w:r w:rsidRPr="00D20F7B">
        <w:rPr>
          <w:rFonts w:cstheme="minorHAnsi"/>
        </w:rPr>
        <w:t xml:space="preserv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Mz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506871761"/>
          <w:placeholder>
            <w:docPart w:val="DefaultPlaceholder_-1854013440"/>
          </w:placeholder>
        </w:sdtPr>
        <w:sdtEndPr>
          <w:rPr>
            <w:rFonts w:cstheme="minorBidi"/>
            <w:lang w:val="cs-CZ"/>
          </w:rPr>
        </w:sdtEndPr>
        <w:sdtContent>
          <w:ins w:id="664" w:author="Martin Novák" w:date="2023-03-22T19:29:00Z">
            <w:r w:rsidR="00926265" w:rsidRPr="00926265">
              <w:rPr>
                <w:color w:val="000000"/>
              </w:rPr>
              <w:t>[133]</w:t>
            </w:r>
          </w:ins>
          <w:del w:id="665" w:author="Martin Novák" w:date="2023-03-20T17:48:00Z">
            <w:r w:rsidR="00016564" w:rsidRPr="00926265" w:rsidDel="00DE5A44">
              <w:rPr>
                <w:color w:val="000000"/>
              </w:rPr>
              <w:delText>[133]</w:delText>
            </w:r>
          </w:del>
        </w:sdtContent>
      </w:sdt>
      <w:r w:rsidRPr="00D20F7B">
        <w:rPr>
          <w:rFonts w:cstheme="minorHAnsi"/>
        </w:rPr>
        <w:t>.</w:t>
      </w:r>
    </w:p>
    <w:p w14:paraId="11F3951E" w14:textId="770E71A3" w:rsidR="00EC47F4" w:rsidRPr="00D20F7B" w:rsidRDefault="00EC47F4" w:rsidP="00241BB6">
      <w:pPr>
        <w:jc w:val="both"/>
        <w:rPr>
          <w:rFonts w:cstheme="minorHAnsi"/>
        </w:rPr>
      </w:pPr>
      <w:r w:rsidRPr="00FD4AB2">
        <w:rPr>
          <w:rFonts w:cstheme="minorHAnsi"/>
        </w:rPr>
        <w:t>V </w:t>
      </w:r>
      <w:proofErr w:type="spellStart"/>
      <w:r w:rsidRPr="00FD4AB2">
        <w:rPr>
          <w:rFonts w:cstheme="minorHAnsi"/>
        </w:rPr>
        <w:t>Unreal</w:t>
      </w:r>
      <w:proofErr w:type="spellEnd"/>
      <w:r w:rsidRPr="00FD4AB2">
        <w:rPr>
          <w:rFonts w:cstheme="minorHAnsi"/>
        </w:rPr>
        <w:t xml:space="preserve"> se o správu všech zdrojů (např. modely a textury) stará </w:t>
      </w:r>
      <w:proofErr w:type="spellStart"/>
      <w:r w:rsidRPr="00FD4AB2">
        <w:rPr>
          <w:rFonts w:cstheme="minorHAnsi"/>
        </w:rPr>
        <w:t>UnrealEd</w:t>
      </w:r>
      <w:proofErr w:type="spellEnd"/>
      <w:r w:rsidR="00646C9D" w:rsidRPr="00FD4AB2">
        <w:rPr>
          <w:rFonts w:cstheme="minorHAnsi"/>
        </w:rPr>
        <w:t xml:space="preserve">, který dokáže zobrazit model přesně tak, jak bude vidět ve hře a vše je unifikováno. </w:t>
      </w:r>
      <w:r w:rsidR="00B05A80" w:rsidRPr="00FD4AB2">
        <w:rPr>
          <w:rFonts w:cstheme="minorHAnsi"/>
        </w:rPr>
        <w:t xml:space="preserve">Zdroje jsou přidávány do databáze, což usnadňuje vyhledávání a umožňuje ověřit validitu a zabránit tak chybám. </w:t>
      </w:r>
      <w:proofErr w:type="spellStart"/>
      <w:r w:rsidR="00981F68" w:rsidRPr="00FD4AB2">
        <w:rPr>
          <w:rFonts w:cstheme="minorHAnsi"/>
        </w:rPr>
        <w:t>UnrealEd</w:t>
      </w:r>
      <w:proofErr w:type="spellEnd"/>
      <w:r w:rsidR="00981F68" w:rsidRPr="00FD4AB2">
        <w:rPr>
          <w:rFonts w:cstheme="minorHAnsi"/>
        </w:rPr>
        <w:t xml:space="preserve"> data ukládá do balíčků reprezentovaných binárními soubory, což ovšem znamená, že není možné využít </w:t>
      </w:r>
      <w:proofErr w:type="spellStart"/>
      <w:r w:rsidR="00981F68" w:rsidRPr="00FD4AB2">
        <w:rPr>
          <w:rFonts w:cstheme="minorHAnsi"/>
        </w:rPr>
        <w:t>verzovací</w:t>
      </w:r>
      <w:proofErr w:type="spellEnd"/>
      <w:r w:rsidR="00981F68" w:rsidRPr="00FD4AB2">
        <w:rPr>
          <w:rFonts w:cstheme="minorHAnsi"/>
        </w:rPr>
        <w:t xml:space="preserve"> systémy (např. GitHub)</w:t>
      </w:r>
      <w:r w:rsidR="00403817" w:rsidRPr="00FD4AB2">
        <w:rPr>
          <w:rFonts w:cstheme="minorHAnsi"/>
        </w:rPr>
        <w:t xml:space="preserve"> a jeden balíček může současně editovat jen jeden uživatel.</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DefaultPlaceholder_-1854013440"/>
          </w:placeholder>
        </w:sdtPr>
        <w:sdtContent>
          <w:ins w:id="666" w:author="Martin Novák" w:date="2023-03-22T19:29:00Z">
            <w:r w:rsidR="00926265" w:rsidRPr="00926265">
              <w:rPr>
                <w:rFonts w:cstheme="minorHAnsi"/>
                <w:color w:val="000000"/>
              </w:rPr>
              <w:t>[114]</w:t>
            </w:r>
          </w:ins>
          <w:del w:id="667" w:author="Martin Novák" w:date="2023-03-20T17:48:00Z">
            <w:r w:rsidR="00016564" w:rsidRPr="00926265" w:rsidDel="00DE5A44">
              <w:rPr>
                <w:rFonts w:cstheme="minorHAnsi"/>
                <w:color w:val="000000"/>
              </w:rPr>
              <w:delText>[114]</w:delText>
            </w:r>
          </w:del>
        </w:sdtContent>
      </w:sdt>
    </w:p>
    <w:p w14:paraId="3A9D835E" w14:textId="77777777" w:rsidR="00F67031" w:rsidRPr="00D20F7B" w:rsidRDefault="00F67031" w:rsidP="00DC1351">
      <w:pPr>
        <w:pStyle w:val="Nadpis3"/>
        <w:ind w:left="1416" w:firstLine="708"/>
        <w:rPr>
          <w:rFonts w:asciiTheme="minorHAnsi" w:hAnsiTheme="minorHAnsi" w:cstheme="minorHAnsi"/>
        </w:rPr>
      </w:pPr>
      <w:bookmarkStart w:id="668" w:name="_Toc129100435"/>
      <w:r w:rsidRPr="00D20F7B">
        <w:rPr>
          <w:rFonts w:asciiTheme="minorHAnsi" w:hAnsiTheme="minorHAnsi" w:cstheme="minorHAnsi"/>
        </w:rPr>
        <w:t>5.</w:t>
      </w:r>
      <w:r w:rsidRPr="00FD4AB2">
        <w:rPr>
          <w:rFonts w:asciiTheme="minorHAnsi" w:hAnsiTheme="minorHAnsi" w:cstheme="minorHAnsi"/>
        </w:rPr>
        <w:t>4</w:t>
      </w:r>
      <w:r w:rsidRPr="00D20F7B">
        <w:rPr>
          <w:rFonts w:asciiTheme="minorHAnsi" w:hAnsiTheme="minorHAnsi" w:cstheme="minorHAnsi"/>
        </w:rPr>
        <w:t xml:space="preserve">.3 </w:t>
      </w:r>
      <w:r w:rsidRPr="00F54B2B">
        <w:rPr>
          <w:rFonts w:asciiTheme="minorHAnsi" w:hAnsiTheme="minorHAnsi" w:cstheme="minorHAnsi"/>
        </w:rPr>
        <w:t>CRYENGINE</w:t>
      </w:r>
      <w:bookmarkEnd w:id="668"/>
    </w:p>
    <w:p w14:paraId="47C5778D" w14:textId="2636EE79" w:rsidR="00F67031" w:rsidRPr="001A72A6" w:rsidRDefault="00F67031" w:rsidP="00035976">
      <w:pPr>
        <w:jc w:val="both"/>
        <w:rPr>
          <w:lang w:val="en-US"/>
        </w:rPr>
      </w:pPr>
      <w:r w:rsidRPr="00F54B2B">
        <w:t>CRYENGINE</w:t>
      </w:r>
      <w:r>
        <w:t xml:space="preserve"> </w:t>
      </w:r>
      <w:r w:rsidRPr="00D20F7B">
        <w:t xml:space="preserve">je společnosti </w:t>
      </w:r>
      <w:proofErr w:type="spellStart"/>
      <w:r w:rsidRPr="00D20F7B">
        <w:t>Crytek</w:t>
      </w:r>
      <w:proofErr w:type="spellEnd"/>
      <w:r w:rsidRPr="00D20F7B">
        <w:t xml:space="preserve">, kterou proslavila herní série </w:t>
      </w:r>
      <w:proofErr w:type="spellStart"/>
      <w:proofErr w:type="gramStart"/>
      <w:r w:rsidRPr="00D20F7B">
        <w:t>Crysis</w:t>
      </w:r>
      <w:proofErr w:type="spellEnd"/>
      <w:proofErr w:type="gramEnd"/>
      <w:r w:rsidRPr="00D20F7B">
        <w:t xml:space="preserve"> na níž předvádí schopnosti svého </w:t>
      </w:r>
      <w:proofErr w:type="spellStart"/>
      <w:r w:rsidRPr="00D20F7B">
        <w:t>enginu</w:t>
      </w:r>
      <w:proofErr w:type="spellEnd"/>
      <w:r w:rsidRPr="00D20F7B">
        <w:t xml:space="preserve">. Stejně jako </w:t>
      </w:r>
      <w:r w:rsidRPr="00D20F7B">
        <w:rPr>
          <w:lang w:val="en-US"/>
        </w:rPr>
        <w:t>Unreal Engine</w:t>
      </w:r>
      <w:r w:rsidRPr="00D20F7B">
        <w:t xml:space="preserve"> je orientován především na AAA tituly, ale není tolik využíván. Na rozdíl od zbylých 2 porovnávaných </w:t>
      </w:r>
      <w:proofErr w:type="spellStart"/>
      <w:r w:rsidRPr="00D20F7B">
        <w:t>enginů</w:t>
      </w:r>
      <w:proofErr w:type="spellEnd"/>
      <w:r w:rsidRPr="00D20F7B">
        <w:t xml:space="preserve"> není využíván v průmyslu a podporuje méně platforem. U prvních 5 000 amerických dolarů ze zisku za rok je poplatek odpuštěn ze zbytku se platí 5% podíl.</w:t>
      </w:r>
      <w:sdt>
        <w:sdtPr>
          <w:rPr>
            <w:color w:val="000000"/>
          </w:rPr>
          <w:tag w:val="MENDELEY_CITATION_v3_eyJjaXRhdGlvbklEIjoiTUVOREVMRVlfQ0lUQVRJT05fNTRhNjQwMGItMmQ1MS00Nzk5LWEzZjAtY2Y4MWI4OTI0ZDdiIiwicHJvcGVydGllcyI6eyJub3RlSW5kZXgiOjB9LCJpc0VkaXRlZCI6ZmFsc2UsIm1hbnVhbE92ZXJyaWRlIjp7ImNpdGVwcm9jVGV4dCI6IlsxMz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368718421"/>
          <w:placeholder>
            <w:docPart w:val="DefaultPlaceholder_-1854013440"/>
          </w:placeholder>
        </w:sdtPr>
        <w:sdtContent>
          <w:ins w:id="669" w:author="Martin Novák" w:date="2023-03-22T19:29:00Z">
            <w:r w:rsidR="00926265" w:rsidRPr="00926265">
              <w:rPr>
                <w:color w:val="000000"/>
              </w:rPr>
              <w:t>[134]</w:t>
            </w:r>
          </w:ins>
          <w:del w:id="670" w:author="Martin Novák" w:date="2023-03-20T17:48:00Z">
            <w:r w:rsidR="00016564" w:rsidRPr="00926265" w:rsidDel="00DE5A44">
              <w:rPr>
                <w:color w:val="000000"/>
              </w:rPr>
              <w:delText>[134]</w:delText>
            </w:r>
          </w:del>
        </w:sdtContent>
      </w:sdt>
      <w:r w:rsidRPr="00D20F7B">
        <w:rPr>
          <w:lang w:val="en-US"/>
        </w:rPr>
        <w:t xml:space="preserve"> </w:t>
      </w:r>
      <w:r w:rsidRPr="00D20F7B">
        <w:t>Jako programovací jazyk je možné použít C++ nebo C#.</w:t>
      </w:r>
    </w:p>
    <w:p w14:paraId="7D884438" w14:textId="77777777" w:rsidR="00F67031" w:rsidRPr="001A72A6" w:rsidRDefault="00F67031" w:rsidP="00DC1351">
      <w:pPr>
        <w:pStyle w:val="Nadpis3"/>
        <w:ind w:left="1416" w:firstLine="708"/>
        <w:rPr>
          <w:rFonts w:asciiTheme="minorHAnsi" w:hAnsiTheme="minorHAnsi" w:cstheme="minorHAnsi"/>
        </w:rPr>
      </w:pPr>
      <w:bookmarkStart w:id="671" w:name="_Toc129100436"/>
      <w:r w:rsidRPr="001A72A6">
        <w:rPr>
          <w:rFonts w:asciiTheme="minorHAnsi" w:hAnsiTheme="minorHAnsi" w:cstheme="minorHAnsi"/>
        </w:rPr>
        <w:t>5.</w:t>
      </w:r>
      <w:r w:rsidRPr="00FD4AB2">
        <w:rPr>
          <w:rFonts w:asciiTheme="minorHAnsi" w:hAnsiTheme="minorHAnsi" w:cstheme="minorHAnsi"/>
        </w:rPr>
        <w:t>4</w:t>
      </w:r>
      <w:r w:rsidRPr="001A72A6">
        <w:rPr>
          <w:rFonts w:asciiTheme="minorHAnsi" w:hAnsiTheme="minorHAnsi" w:cstheme="minorHAnsi"/>
        </w:rPr>
        <w:t>.4 shrnutí</w:t>
      </w:r>
      <w:bookmarkEnd w:id="671"/>
    </w:p>
    <w:p w14:paraId="6FAE1D0A" w14:textId="64C58152" w:rsidR="00F67031" w:rsidRPr="001A72A6" w:rsidRDefault="00F67031" w:rsidP="007C74AE">
      <w:pPr>
        <w:jc w:val="both"/>
        <w:rPr>
          <w:highlight w:val="yellow"/>
        </w:rPr>
      </w:pPr>
      <w:r w:rsidRPr="001A72A6">
        <w:t xml:space="preserve">V </w:t>
      </w:r>
      <w:r w:rsidRPr="001A72A6">
        <w:fldChar w:fldCharType="begin"/>
      </w:r>
      <w:r w:rsidRPr="001A72A6">
        <w:instrText xml:space="preserve"> REF _Ref75370800 \h  \* MERGEFORMAT </w:instrText>
      </w:r>
      <w:r w:rsidRPr="001A72A6">
        <w:fldChar w:fldCharType="separate"/>
      </w:r>
      <w:r w:rsidR="00E3778F">
        <w:t xml:space="preserve">Tab. </w:t>
      </w:r>
      <w:r w:rsidR="00E3778F">
        <w:rPr>
          <w:noProof/>
        </w:rPr>
        <w:t>3</w:t>
      </w:r>
      <w:r w:rsidRPr="001A72A6">
        <w:fldChar w:fldCharType="end"/>
      </w:r>
      <w:r w:rsidRPr="001A72A6">
        <w:t xml:space="preserve"> je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sto tisíc amerických dolarů je cena licence Unity tři sta devadesát devět dolarů za každý počítač a čtyři tisíce sedm set padesát dolarů za CRYENGINE (z prvních pěti tisíc se neplatí). Z tohoto příkladu je vidět, že se Unity vyplatí především menším studiím, protože za cenu licence CRYENGINE budou mít licenci na 12 počítačů. Je však třeba vzít v úvahu, že v případě Unity se na rozdíl od CRYENGINE příjem nepočítá pro každou hru zvlášť, ale za všechny.</w:t>
      </w:r>
    </w:p>
    <w:tbl>
      <w:tblPr>
        <w:tblStyle w:val="Mkatabulky"/>
        <w:tblW w:w="10065" w:type="dxa"/>
        <w:tblInd w:w="-431" w:type="dxa"/>
        <w:tblLook w:val="04A0" w:firstRow="1" w:lastRow="0" w:firstColumn="1" w:lastColumn="0" w:noHBand="0" w:noVBand="1"/>
      </w:tblPr>
      <w:tblGrid>
        <w:gridCol w:w="2770"/>
        <w:gridCol w:w="2502"/>
        <w:gridCol w:w="2006"/>
        <w:gridCol w:w="2787"/>
      </w:tblGrid>
      <w:tr w:rsidR="00F67031" w:rsidRPr="001A72A6" w14:paraId="58A21450" w14:textId="77777777" w:rsidTr="00E93782">
        <w:tc>
          <w:tcPr>
            <w:tcW w:w="2770" w:type="dxa"/>
          </w:tcPr>
          <w:p w14:paraId="059CFCDA" w14:textId="77777777" w:rsidR="00F67031" w:rsidRPr="001A72A6" w:rsidRDefault="00F67031" w:rsidP="00443509">
            <w:pPr>
              <w:rPr>
                <w:rFonts w:cstheme="minorHAnsi"/>
                <w:highlight w:val="yellow"/>
              </w:rPr>
            </w:pPr>
          </w:p>
        </w:tc>
        <w:tc>
          <w:tcPr>
            <w:tcW w:w="2502" w:type="dxa"/>
          </w:tcPr>
          <w:p w14:paraId="729CE02E" w14:textId="77777777" w:rsidR="00F67031" w:rsidRPr="001A72A6" w:rsidRDefault="00F67031" w:rsidP="00443509">
            <w:pPr>
              <w:rPr>
                <w:rFonts w:cstheme="minorHAnsi"/>
              </w:rPr>
            </w:pPr>
            <w:r w:rsidRPr="001A72A6">
              <w:rPr>
                <w:rFonts w:cstheme="minorHAnsi"/>
              </w:rPr>
              <w:t>Unity</w:t>
            </w:r>
          </w:p>
        </w:tc>
        <w:tc>
          <w:tcPr>
            <w:tcW w:w="2006" w:type="dxa"/>
          </w:tcPr>
          <w:p w14:paraId="07512C44" w14:textId="77777777" w:rsidR="00F67031" w:rsidRPr="001A72A6" w:rsidRDefault="00F67031" w:rsidP="00443509">
            <w:pPr>
              <w:rPr>
                <w:rFonts w:cstheme="minorHAnsi"/>
                <w:lang w:val="en-US"/>
              </w:rPr>
            </w:pPr>
            <w:r w:rsidRPr="001A72A6">
              <w:rPr>
                <w:rFonts w:cstheme="minorHAnsi"/>
                <w:lang w:val="en-US"/>
              </w:rPr>
              <w:t>Unreal Engine</w:t>
            </w:r>
          </w:p>
        </w:tc>
        <w:tc>
          <w:tcPr>
            <w:tcW w:w="2787" w:type="dxa"/>
          </w:tcPr>
          <w:p w14:paraId="501BE161" w14:textId="77777777" w:rsidR="00F67031" w:rsidRPr="001A72A6" w:rsidRDefault="00F67031" w:rsidP="00443509">
            <w:pPr>
              <w:rPr>
                <w:rFonts w:cstheme="minorHAnsi"/>
              </w:rPr>
            </w:pPr>
            <w:r w:rsidRPr="00F54B2B">
              <w:rPr>
                <w:rFonts w:cstheme="minorHAnsi"/>
              </w:rPr>
              <w:t>CRYENGINE</w:t>
            </w:r>
          </w:p>
        </w:tc>
      </w:tr>
      <w:tr w:rsidR="00F67031" w:rsidRPr="001A72A6" w14:paraId="75E34F35" w14:textId="77777777" w:rsidTr="00E93782">
        <w:tc>
          <w:tcPr>
            <w:tcW w:w="2770" w:type="dxa"/>
          </w:tcPr>
          <w:p w14:paraId="5CF2253D" w14:textId="77777777" w:rsidR="00F67031" w:rsidRPr="001A72A6" w:rsidRDefault="00F67031" w:rsidP="00443509">
            <w:pPr>
              <w:rPr>
                <w:rFonts w:cstheme="minorHAnsi"/>
              </w:rPr>
            </w:pPr>
            <w:r w:rsidRPr="001A72A6">
              <w:rPr>
                <w:rFonts w:cstheme="minorHAnsi"/>
              </w:rPr>
              <w:t>Využíván převážně pro</w:t>
            </w:r>
          </w:p>
        </w:tc>
        <w:tc>
          <w:tcPr>
            <w:tcW w:w="2502" w:type="dxa"/>
          </w:tcPr>
          <w:p w14:paraId="508B8FBE" w14:textId="77777777" w:rsidR="00F67031" w:rsidRPr="001A72A6" w:rsidRDefault="00F67031" w:rsidP="00443509">
            <w:pPr>
              <w:rPr>
                <w:rFonts w:cstheme="minorHAnsi"/>
              </w:rPr>
            </w:pPr>
            <w:proofErr w:type="spellStart"/>
            <w:r w:rsidRPr="001A72A6">
              <w:rPr>
                <w:rFonts w:cstheme="minorHAnsi"/>
              </w:rPr>
              <w:t>indie</w:t>
            </w:r>
            <w:proofErr w:type="spellEnd"/>
          </w:p>
        </w:tc>
        <w:tc>
          <w:tcPr>
            <w:tcW w:w="2006" w:type="dxa"/>
          </w:tcPr>
          <w:p w14:paraId="15164C29" w14:textId="77777777" w:rsidR="00F67031" w:rsidRPr="001A72A6" w:rsidRDefault="00F67031" w:rsidP="00443509">
            <w:pPr>
              <w:rPr>
                <w:rFonts w:cstheme="minorHAnsi"/>
                <w:lang w:val="en-US"/>
              </w:rPr>
            </w:pPr>
            <w:r w:rsidRPr="001A72A6">
              <w:rPr>
                <w:rFonts w:cstheme="minorHAnsi"/>
                <w:lang w:val="en-US"/>
              </w:rPr>
              <w:t>AAA</w:t>
            </w:r>
          </w:p>
        </w:tc>
        <w:tc>
          <w:tcPr>
            <w:tcW w:w="2787" w:type="dxa"/>
          </w:tcPr>
          <w:p w14:paraId="13747619" w14:textId="77777777" w:rsidR="00F67031" w:rsidRPr="001A72A6" w:rsidRDefault="00F67031" w:rsidP="00443509">
            <w:pPr>
              <w:rPr>
                <w:rFonts w:cstheme="minorHAnsi"/>
              </w:rPr>
            </w:pPr>
            <w:r w:rsidRPr="001A72A6">
              <w:rPr>
                <w:rFonts w:cstheme="minorHAnsi"/>
              </w:rPr>
              <w:t>AAA</w:t>
            </w:r>
          </w:p>
        </w:tc>
      </w:tr>
      <w:tr w:rsidR="00F67031" w:rsidRPr="001A72A6" w14:paraId="68F7D913" w14:textId="77777777" w:rsidTr="00224123">
        <w:tc>
          <w:tcPr>
            <w:tcW w:w="2770" w:type="dxa"/>
          </w:tcPr>
          <w:p w14:paraId="2C6291F3" w14:textId="77777777" w:rsidR="00F67031" w:rsidRPr="001A72A6" w:rsidRDefault="00F67031" w:rsidP="00443509">
            <w:pPr>
              <w:rPr>
                <w:rFonts w:cstheme="minorHAnsi"/>
              </w:rPr>
            </w:pPr>
            <w:r w:rsidRPr="001A72A6">
              <w:rPr>
                <w:rFonts w:cstheme="minorHAnsi"/>
              </w:rPr>
              <w:t>Windows, Linux</w:t>
            </w:r>
          </w:p>
        </w:tc>
        <w:tc>
          <w:tcPr>
            <w:tcW w:w="2502" w:type="dxa"/>
            <w:shd w:val="clear" w:color="auto" w:fill="92D050"/>
          </w:tcPr>
          <w:p w14:paraId="5C85EE1E"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190CE2BF"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1E6377CE" w14:textId="77777777" w:rsidR="00F67031" w:rsidRPr="001A72A6" w:rsidRDefault="00F67031" w:rsidP="00443509">
            <w:pPr>
              <w:rPr>
                <w:rFonts w:cstheme="minorHAnsi"/>
              </w:rPr>
            </w:pPr>
            <w:r w:rsidRPr="001A72A6">
              <w:rPr>
                <w:rFonts w:cstheme="minorHAnsi"/>
              </w:rPr>
              <w:t>ano</w:t>
            </w:r>
          </w:p>
        </w:tc>
      </w:tr>
      <w:tr w:rsidR="00F67031" w:rsidRPr="001A72A6" w14:paraId="48A2D061" w14:textId="77777777" w:rsidTr="00224123">
        <w:tc>
          <w:tcPr>
            <w:tcW w:w="2770" w:type="dxa"/>
          </w:tcPr>
          <w:p w14:paraId="074F936F" w14:textId="77777777" w:rsidR="00F67031" w:rsidRPr="001A72A6" w:rsidRDefault="00F67031" w:rsidP="00443509">
            <w:pPr>
              <w:rPr>
                <w:rFonts w:cstheme="minorHAnsi"/>
              </w:rPr>
            </w:pPr>
            <w:r w:rsidRPr="001A72A6">
              <w:rPr>
                <w:rFonts w:cstheme="minorHAnsi"/>
              </w:rPr>
              <w:t>MacOS</w:t>
            </w:r>
          </w:p>
        </w:tc>
        <w:tc>
          <w:tcPr>
            <w:tcW w:w="2502" w:type="dxa"/>
            <w:shd w:val="clear" w:color="auto" w:fill="92D050"/>
          </w:tcPr>
          <w:p w14:paraId="12D7C186"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7A27EDFE"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68E231F1" w14:textId="77777777" w:rsidR="00F67031" w:rsidRPr="001A72A6" w:rsidRDefault="00F67031" w:rsidP="00443509">
            <w:pPr>
              <w:rPr>
                <w:rFonts w:cstheme="minorHAnsi"/>
              </w:rPr>
            </w:pPr>
            <w:r w:rsidRPr="001A72A6">
              <w:rPr>
                <w:rFonts w:cstheme="minorHAnsi"/>
              </w:rPr>
              <w:t>ne</w:t>
            </w:r>
          </w:p>
        </w:tc>
      </w:tr>
      <w:tr w:rsidR="00F67031" w:rsidRPr="001A72A6" w14:paraId="4427069D" w14:textId="77777777" w:rsidTr="00224123">
        <w:tc>
          <w:tcPr>
            <w:tcW w:w="2770" w:type="dxa"/>
          </w:tcPr>
          <w:p w14:paraId="2920ED4F" w14:textId="77777777" w:rsidR="00F67031" w:rsidRPr="001A72A6" w:rsidRDefault="00F67031" w:rsidP="00443509">
            <w:pPr>
              <w:rPr>
                <w:rFonts w:cstheme="minorHAnsi"/>
              </w:rPr>
            </w:pPr>
            <w:r w:rsidRPr="001A72A6">
              <w:rPr>
                <w:rFonts w:cstheme="minorHAnsi"/>
              </w:rPr>
              <w:t xml:space="preserve">PS4, Xbox </w:t>
            </w:r>
            <w:proofErr w:type="spellStart"/>
            <w:r w:rsidRPr="001A72A6">
              <w:rPr>
                <w:rFonts w:cstheme="minorHAnsi"/>
              </w:rPr>
              <w:t>One</w:t>
            </w:r>
            <w:proofErr w:type="spellEnd"/>
          </w:p>
        </w:tc>
        <w:tc>
          <w:tcPr>
            <w:tcW w:w="2502" w:type="dxa"/>
            <w:shd w:val="clear" w:color="auto" w:fill="92D050"/>
          </w:tcPr>
          <w:p w14:paraId="6F3CC1E5"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8E75200"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2D417B61" w14:textId="77777777" w:rsidR="00F67031" w:rsidRPr="001A72A6" w:rsidRDefault="00F67031" w:rsidP="00443509">
            <w:pPr>
              <w:rPr>
                <w:rFonts w:cstheme="minorHAnsi"/>
              </w:rPr>
            </w:pPr>
            <w:r w:rsidRPr="001A72A6">
              <w:rPr>
                <w:rFonts w:cstheme="minorHAnsi"/>
              </w:rPr>
              <w:t>ano</w:t>
            </w:r>
          </w:p>
        </w:tc>
      </w:tr>
      <w:tr w:rsidR="00F67031" w:rsidRPr="001A72A6" w14:paraId="3F4864D6" w14:textId="77777777" w:rsidTr="00224123">
        <w:tc>
          <w:tcPr>
            <w:tcW w:w="2770" w:type="dxa"/>
          </w:tcPr>
          <w:p w14:paraId="28358EBA" w14:textId="77777777" w:rsidR="00F67031" w:rsidRPr="001A72A6" w:rsidRDefault="00F67031" w:rsidP="00443509">
            <w:pPr>
              <w:rPr>
                <w:rFonts w:cstheme="minorHAnsi"/>
              </w:rPr>
            </w:pPr>
            <w:r w:rsidRPr="001A72A6">
              <w:rPr>
                <w:rFonts w:cstheme="minorHAnsi"/>
              </w:rPr>
              <w:t>PS5, Xbox X</w:t>
            </w:r>
          </w:p>
        </w:tc>
        <w:tc>
          <w:tcPr>
            <w:tcW w:w="2502" w:type="dxa"/>
            <w:shd w:val="clear" w:color="auto" w:fill="92D050"/>
          </w:tcPr>
          <w:p w14:paraId="29B1394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EF046F9"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32DF6592" w14:textId="77777777" w:rsidR="00F67031" w:rsidRPr="001A72A6" w:rsidRDefault="00F67031" w:rsidP="00443509">
            <w:pPr>
              <w:rPr>
                <w:rFonts w:cstheme="minorHAnsi"/>
              </w:rPr>
            </w:pPr>
            <w:r w:rsidRPr="001A72A6">
              <w:rPr>
                <w:rFonts w:cstheme="minorHAnsi"/>
              </w:rPr>
              <w:t>ne</w:t>
            </w:r>
          </w:p>
        </w:tc>
      </w:tr>
      <w:tr w:rsidR="00F67031" w:rsidRPr="001A72A6" w14:paraId="01027F1B" w14:textId="77777777" w:rsidTr="00224123">
        <w:tc>
          <w:tcPr>
            <w:tcW w:w="2770" w:type="dxa"/>
          </w:tcPr>
          <w:p w14:paraId="57513491" w14:textId="77777777" w:rsidR="00F67031" w:rsidRPr="001A72A6" w:rsidRDefault="00F67031" w:rsidP="00443509">
            <w:pPr>
              <w:rPr>
                <w:rFonts w:cstheme="minorHAnsi"/>
              </w:rPr>
            </w:pPr>
            <w:r w:rsidRPr="001A72A6">
              <w:rPr>
                <w:rFonts w:cstheme="minorHAnsi"/>
              </w:rPr>
              <w:t>iOS a Android.</w:t>
            </w:r>
          </w:p>
        </w:tc>
        <w:tc>
          <w:tcPr>
            <w:tcW w:w="2502" w:type="dxa"/>
            <w:shd w:val="clear" w:color="auto" w:fill="92D050"/>
          </w:tcPr>
          <w:p w14:paraId="615A7BC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674CABEF"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036CD3B5" w14:textId="77777777" w:rsidR="00F67031" w:rsidRPr="001A72A6" w:rsidRDefault="00F67031" w:rsidP="00443509">
            <w:pPr>
              <w:rPr>
                <w:rFonts w:cstheme="minorHAnsi"/>
              </w:rPr>
            </w:pPr>
            <w:r w:rsidRPr="001A72A6">
              <w:rPr>
                <w:rFonts w:cstheme="minorHAnsi"/>
              </w:rPr>
              <w:t>ne</w:t>
            </w:r>
          </w:p>
        </w:tc>
      </w:tr>
      <w:tr w:rsidR="00F67031" w:rsidRPr="001A72A6" w14:paraId="7790B7D0" w14:textId="77777777" w:rsidTr="00224123">
        <w:tc>
          <w:tcPr>
            <w:tcW w:w="2770" w:type="dxa"/>
          </w:tcPr>
          <w:p w14:paraId="57D2D2B3" w14:textId="77777777" w:rsidR="00F67031" w:rsidRPr="001A72A6" w:rsidRDefault="00F67031" w:rsidP="00443509">
            <w:pPr>
              <w:rPr>
                <w:rFonts w:cstheme="minorHAnsi"/>
              </w:rPr>
            </w:pPr>
            <w:r w:rsidRPr="001A72A6">
              <w:rPr>
                <w:rFonts w:cstheme="minorHAnsi"/>
              </w:rPr>
              <w:t>web</w:t>
            </w:r>
          </w:p>
        </w:tc>
        <w:tc>
          <w:tcPr>
            <w:tcW w:w="2502" w:type="dxa"/>
            <w:shd w:val="clear" w:color="auto" w:fill="92D050"/>
          </w:tcPr>
          <w:p w14:paraId="4DE9F717" w14:textId="77777777" w:rsidR="00F67031" w:rsidRPr="001A72A6" w:rsidRDefault="00F67031" w:rsidP="00443509">
            <w:pPr>
              <w:rPr>
                <w:rFonts w:cstheme="minorHAnsi"/>
              </w:rPr>
            </w:pPr>
            <w:r w:rsidRPr="001A72A6">
              <w:rPr>
                <w:rFonts w:cstheme="minorHAnsi"/>
              </w:rPr>
              <w:t>ano</w:t>
            </w:r>
          </w:p>
        </w:tc>
        <w:tc>
          <w:tcPr>
            <w:tcW w:w="2006" w:type="dxa"/>
            <w:shd w:val="clear" w:color="auto" w:fill="FF0000"/>
          </w:tcPr>
          <w:p w14:paraId="23B91F66" w14:textId="77777777" w:rsidR="00F67031" w:rsidRPr="001A72A6" w:rsidRDefault="00F67031" w:rsidP="00443509">
            <w:pPr>
              <w:rPr>
                <w:rFonts w:cstheme="minorHAnsi"/>
              </w:rPr>
            </w:pPr>
            <w:r w:rsidRPr="001A72A6">
              <w:rPr>
                <w:rFonts w:cstheme="minorHAnsi"/>
              </w:rPr>
              <w:t>ne</w:t>
            </w:r>
          </w:p>
        </w:tc>
        <w:tc>
          <w:tcPr>
            <w:tcW w:w="2787" w:type="dxa"/>
            <w:shd w:val="clear" w:color="auto" w:fill="FF0000"/>
          </w:tcPr>
          <w:p w14:paraId="0FF65111" w14:textId="77777777" w:rsidR="00F67031" w:rsidRPr="001A72A6" w:rsidRDefault="00F67031" w:rsidP="00443509">
            <w:pPr>
              <w:rPr>
                <w:rFonts w:cstheme="minorHAnsi"/>
              </w:rPr>
            </w:pPr>
            <w:r w:rsidRPr="001A72A6">
              <w:rPr>
                <w:rFonts w:cstheme="minorHAnsi"/>
              </w:rPr>
              <w:t>ne</w:t>
            </w:r>
          </w:p>
        </w:tc>
      </w:tr>
      <w:tr w:rsidR="00F67031" w:rsidRPr="001A72A6" w14:paraId="3469B0E0" w14:textId="77777777" w:rsidTr="00E93782">
        <w:tc>
          <w:tcPr>
            <w:tcW w:w="2770" w:type="dxa"/>
          </w:tcPr>
          <w:p w14:paraId="05E8A113" w14:textId="77777777" w:rsidR="00F67031" w:rsidRPr="001A72A6" w:rsidRDefault="00F67031" w:rsidP="00443509">
            <w:pPr>
              <w:rPr>
                <w:rFonts w:cstheme="minorHAnsi"/>
              </w:rPr>
            </w:pPr>
            <w:r w:rsidRPr="001A72A6">
              <w:rPr>
                <w:rFonts w:cstheme="minorHAnsi"/>
              </w:rPr>
              <w:lastRenderedPageBreak/>
              <w:t>Zdarma při zisku pod</w:t>
            </w:r>
          </w:p>
        </w:tc>
        <w:tc>
          <w:tcPr>
            <w:tcW w:w="2502" w:type="dxa"/>
          </w:tcPr>
          <w:p w14:paraId="487808C7" w14:textId="77777777" w:rsidR="00F67031" w:rsidRPr="001A72A6" w:rsidRDefault="00F67031" w:rsidP="00443509">
            <w:pPr>
              <w:rPr>
                <w:rFonts w:cstheme="minorHAnsi"/>
              </w:rPr>
            </w:pPr>
            <w:r w:rsidRPr="001A72A6">
              <w:rPr>
                <w:rFonts w:cstheme="minorHAnsi"/>
              </w:rPr>
              <w:t>$100 000/12 měsíců</w:t>
            </w:r>
          </w:p>
        </w:tc>
        <w:tc>
          <w:tcPr>
            <w:tcW w:w="2006" w:type="dxa"/>
          </w:tcPr>
          <w:p w14:paraId="3FF5A0F2" w14:textId="77777777" w:rsidR="00F67031" w:rsidRPr="001A72A6" w:rsidRDefault="00F67031" w:rsidP="00443509">
            <w:pPr>
              <w:rPr>
                <w:rFonts w:cstheme="minorHAnsi"/>
              </w:rPr>
            </w:pPr>
            <w:r w:rsidRPr="001A72A6">
              <w:rPr>
                <w:rFonts w:cstheme="minorHAnsi"/>
              </w:rPr>
              <w:t>$1 000 000/produkt</w:t>
            </w:r>
          </w:p>
        </w:tc>
        <w:tc>
          <w:tcPr>
            <w:tcW w:w="2787" w:type="dxa"/>
          </w:tcPr>
          <w:p w14:paraId="4D2C37E8" w14:textId="77777777" w:rsidR="00F67031" w:rsidRPr="001A72A6" w:rsidRDefault="00F67031" w:rsidP="00443509">
            <w:pPr>
              <w:rPr>
                <w:rFonts w:cstheme="minorHAnsi"/>
              </w:rPr>
            </w:pPr>
            <w:r w:rsidRPr="001A72A6">
              <w:rPr>
                <w:rFonts w:cstheme="minorHAnsi"/>
              </w:rPr>
              <w:t>$5 000/rok</w:t>
            </w:r>
          </w:p>
        </w:tc>
      </w:tr>
      <w:tr w:rsidR="00F67031" w:rsidRPr="001A72A6" w14:paraId="40591D3C" w14:textId="77777777" w:rsidTr="00E93782">
        <w:tc>
          <w:tcPr>
            <w:tcW w:w="2770" w:type="dxa"/>
          </w:tcPr>
          <w:p w14:paraId="55B342F0" w14:textId="77777777" w:rsidR="00F67031" w:rsidRPr="001A72A6" w:rsidRDefault="00F67031" w:rsidP="00443509">
            <w:pPr>
              <w:rPr>
                <w:rFonts w:cstheme="minorHAnsi"/>
              </w:rPr>
            </w:pPr>
            <w:r w:rsidRPr="001A72A6">
              <w:rPr>
                <w:rFonts w:cstheme="minorHAnsi"/>
              </w:rPr>
              <w:t>Cena licence</w:t>
            </w:r>
          </w:p>
        </w:tc>
        <w:tc>
          <w:tcPr>
            <w:tcW w:w="2502" w:type="dxa"/>
          </w:tcPr>
          <w:p w14:paraId="591BC88D" w14:textId="77777777" w:rsidR="00F67031" w:rsidRPr="001A72A6" w:rsidRDefault="00F67031" w:rsidP="00443509">
            <w:pPr>
              <w:rPr>
                <w:rFonts w:cstheme="minorHAnsi"/>
              </w:rPr>
            </w:pPr>
            <w:r w:rsidRPr="001A72A6">
              <w:rPr>
                <w:rFonts w:cstheme="minorHAnsi"/>
              </w:rPr>
              <w:t>$399 (zisk pod $200 000)</w:t>
            </w:r>
          </w:p>
          <w:p w14:paraId="19E9C17C" w14:textId="77777777" w:rsidR="00F67031" w:rsidRPr="001A72A6" w:rsidRDefault="00F67031" w:rsidP="00443509">
            <w:pPr>
              <w:rPr>
                <w:rFonts w:cstheme="minorHAnsi"/>
              </w:rPr>
            </w:pPr>
            <w:r w:rsidRPr="001A72A6">
              <w:rPr>
                <w:rFonts w:cstheme="minorHAnsi"/>
              </w:rPr>
              <w:t>/$1 800 ročně za počítač</w:t>
            </w:r>
          </w:p>
        </w:tc>
        <w:tc>
          <w:tcPr>
            <w:tcW w:w="2006" w:type="dxa"/>
          </w:tcPr>
          <w:p w14:paraId="37B079FB" w14:textId="77777777" w:rsidR="00F67031" w:rsidRPr="001A72A6" w:rsidRDefault="00F67031" w:rsidP="00443509">
            <w:pPr>
              <w:rPr>
                <w:rFonts w:cstheme="minorHAnsi"/>
              </w:rPr>
            </w:pPr>
            <w:proofErr w:type="gramStart"/>
            <w:r w:rsidRPr="001A72A6">
              <w:rPr>
                <w:rFonts w:cstheme="minorHAnsi"/>
              </w:rPr>
              <w:t>5%</w:t>
            </w:r>
            <w:proofErr w:type="gramEnd"/>
            <w:r w:rsidRPr="001A72A6">
              <w:rPr>
                <w:rFonts w:cstheme="minorHAnsi"/>
              </w:rPr>
              <w:t xml:space="preserve"> ze zisku</w:t>
            </w:r>
          </w:p>
        </w:tc>
        <w:tc>
          <w:tcPr>
            <w:tcW w:w="2787" w:type="dxa"/>
          </w:tcPr>
          <w:p w14:paraId="0844540D" w14:textId="77777777" w:rsidR="00F67031" w:rsidRPr="001A72A6" w:rsidRDefault="00F67031" w:rsidP="00443509">
            <w:pPr>
              <w:rPr>
                <w:rFonts w:cstheme="minorHAnsi"/>
              </w:rPr>
            </w:pPr>
            <w:proofErr w:type="gramStart"/>
            <w:r w:rsidRPr="001A72A6">
              <w:rPr>
                <w:rFonts w:cstheme="minorHAnsi"/>
              </w:rPr>
              <w:t>5%</w:t>
            </w:r>
            <w:proofErr w:type="gramEnd"/>
            <w:r w:rsidRPr="001A72A6">
              <w:rPr>
                <w:rFonts w:cstheme="minorHAnsi"/>
              </w:rPr>
              <w:t xml:space="preserve"> ze zisku</w:t>
            </w:r>
          </w:p>
        </w:tc>
      </w:tr>
      <w:tr w:rsidR="00F67031" w:rsidRPr="001A72A6" w14:paraId="1F744368" w14:textId="77777777" w:rsidTr="00E93782">
        <w:tc>
          <w:tcPr>
            <w:tcW w:w="2770" w:type="dxa"/>
          </w:tcPr>
          <w:p w14:paraId="35C36E93" w14:textId="77777777" w:rsidR="00F67031" w:rsidRPr="001A72A6" w:rsidRDefault="00F67031" w:rsidP="00443509">
            <w:pPr>
              <w:rPr>
                <w:rFonts w:cstheme="minorHAnsi"/>
                <w:highlight w:val="yellow"/>
              </w:rPr>
            </w:pPr>
          </w:p>
        </w:tc>
        <w:tc>
          <w:tcPr>
            <w:tcW w:w="2502" w:type="dxa"/>
          </w:tcPr>
          <w:p w14:paraId="2575C6D6" w14:textId="77777777" w:rsidR="00F67031" w:rsidRPr="001A72A6" w:rsidRDefault="00F67031" w:rsidP="00443509">
            <w:pPr>
              <w:rPr>
                <w:rFonts w:cstheme="minorHAnsi"/>
                <w:highlight w:val="yellow"/>
              </w:rPr>
            </w:pPr>
          </w:p>
        </w:tc>
        <w:tc>
          <w:tcPr>
            <w:tcW w:w="2006" w:type="dxa"/>
          </w:tcPr>
          <w:p w14:paraId="3259B385" w14:textId="77777777" w:rsidR="00F67031" w:rsidRPr="001A72A6" w:rsidRDefault="00F67031" w:rsidP="00443509">
            <w:pPr>
              <w:rPr>
                <w:rFonts w:cstheme="minorHAnsi"/>
                <w:highlight w:val="yellow"/>
              </w:rPr>
            </w:pPr>
          </w:p>
        </w:tc>
        <w:tc>
          <w:tcPr>
            <w:tcW w:w="2787" w:type="dxa"/>
          </w:tcPr>
          <w:p w14:paraId="3648BC80" w14:textId="77777777" w:rsidR="00F67031" w:rsidRPr="001A72A6" w:rsidRDefault="00F67031" w:rsidP="00443509">
            <w:pPr>
              <w:rPr>
                <w:rFonts w:cstheme="minorHAnsi"/>
                <w:highlight w:val="yellow"/>
              </w:rPr>
            </w:pPr>
          </w:p>
        </w:tc>
      </w:tr>
      <w:tr w:rsidR="00F67031" w:rsidRPr="001A72A6" w14:paraId="69D8DCB1" w14:textId="77777777" w:rsidTr="00E93782">
        <w:tc>
          <w:tcPr>
            <w:tcW w:w="2770" w:type="dxa"/>
          </w:tcPr>
          <w:p w14:paraId="4A4ABC81" w14:textId="77777777" w:rsidR="00F67031" w:rsidRPr="001A72A6" w:rsidRDefault="00F67031" w:rsidP="00443509">
            <w:pPr>
              <w:rPr>
                <w:rFonts w:cstheme="minorHAnsi"/>
              </w:rPr>
            </w:pPr>
            <w:r w:rsidRPr="001A72A6">
              <w:rPr>
                <w:rFonts w:cstheme="minorHAnsi"/>
              </w:rPr>
              <w:t>jazyky</w:t>
            </w:r>
          </w:p>
        </w:tc>
        <w:tc>
          <w:tcPr>
            <w:tcW w:w="2502" w:type="dxa"/>
          </w:tcPr>
          <w:p w14:paraId="302E84E5" w14:textId="77777777" w:rsidR="00F67031" w:rsidRPr="001A72A6" w:rsidRDefault="00F67031" w:rsidP="00443509">
            <w:pPr>
              <w:rPr>
                <w:rFonts w:cstheme="minorHAnsi"/>
              </w:rPr>
            </w:pPr>
            <w:r w:rsidRPr="001A72A6">
              <w:rPr>
                <w:rFonts w:cstheme="minorHAnsi"/>
              </w:rPr>
              <w:t xml:space="preserve">C#, JavaScript, </w:t>
            </w:r>
            <w:proofErr w:type="spellStart"/>
            <w:r w:rsidRPr="001A72A6">
              <w:rPr>
                <w:rFonts w:cstheme="minorHAnsi"/>
              </w:rPr>
              <w:t>Boo</w:t>
            </w:r>
            <w:proofErr w:type="spellEnd"/>
          </w:p>
        </w:tc>
        <w:tc>
          <w:tcPr>
            <w:tcW w:w="2006" w:type="dxa"/>
          </w:tcPr>
          <w:p w14:paraId="03AD0B7A" w14:textId="77777777" w:rsidR="00F67031" w:rsidRPr="001A72A6" w:rsidRDefault="00F67031" w:rsidP="00443509">
            <w:pPr>
              <w:rPr>
                <w:rFonts w:cstheme="minorHAnsi"/>
              </w:rPr>
            </w:pPr>
            <w:r w:rsidRPr="001A72A6">
              <w:rPr>
                <w:rFonts w:cstheme="minorHAnsi"/>
              </w:rPr>
              <w:t>C++</w:t>
            </w:r>
          </w:p>
        </w:tc>
        <w:tc>
          <w:tcPr>
            <w:tcW w:w="2787" w:type="dxa"/>
          </w:tcPr>
          <w:p w14:paraId="209E0956" w14:textId="77777777" w:rsidR="00F67031" w:rsidRPr="001A72A6" w:rsidRDefault="00F67031" w:rsidP="00443509">
            <w:pPr>
              <w:rPr>
                <w:rFonts w:cstheme="minorHAnsi"/>
              </w:rPr>
            </w:pPr>
            <w:r w:rsidRPr="001A72A6">
              <w:rPr>
                <w:rFonts w:cstheme="minorHAnsi"/>
              </w:rPr>
              <w:t>C++, C#</w:t>
            </w:r>
          </w:p>
        </w:tc>
      </w:tr>
      <w:tr w:rsidR="00F67031" w14:paraId="607FDE83" w14:textId="77777777" w:rsidTr="00E93782">
        <w:tc>
          <w:tcPr>
            <w:tcW w:w="2770" w:type="dxa"/>
          </w:tcPr>
          <w:p w14:paraId="3F9751D6" w14:textId="77777777" w:rsidR="00F67031" w:rsidRPr="001A72A6" w:rsidRDefault="00F67031" w:rsidP="00443509">
            <w:pPr>
              <w:rPr>
                <w:rFonts w:cstheme="minorHAnsi"/>
              </w:rPr>
            </w:pPr>
            <w:r w:rsidRPr="001A72A6">
              <w:rPr>
                <w:rFonts w:cstheme="minorHAnsi"/>
              </w:rPr>
              <w:t>Příklady her</w:t>
            </w:r>
          </w:p>
        </w:tc>
        <w:tc>
          <w:tcPr>
            <w:tcW w:w="2502" w:type="dxa"/>
          </w:tcPr>
          <w:p w14:paraId="2B2B48EC" w14:textId="77777777" w:rsidR="00F67031" w:rsidRPr="001A72A6" w:rsidRDefault="00F67031" w:rsidP="00443509">
            <w:pPr>
              <w:rPr>
                <w:shd w:val="clear" w:color="auto" w:fill="FFFFFF"/>
                <w:lang w:val="en-US"/>
              </w:rPr>
            </w:pPr>
            <w:r w:rsidRPr="001A72A6">
              <w:rPr>
                <w:shd w:val="clear" w:color="auto" w:fill="FFFFFF"/>
                <w:lang w:val="en-US"/>
              </w:rPr>
              <w:t>Cuphead</w:t>
            </w:r>
          </w:p>
          <w:p w14:paraId="369958D5" w14:textId="77777777" w:rsidR="00F67031" w:rsidRPr="001A72A6" w:rsidRDefault="00F67031" w:rsidP="00443509">
            <w:pPr>
              <w:rPr>
                <w:rFonts w:cstheme="minorHAnsi"/>
              </w:rPr>
            </w:pPr>
            <w:r w:rsidRPr="001A72A6">
              <w:rPr>
                <w:shd w:val="clear" w:color="auto" w:fill="FFFFFF"/>
                <w:lang w:val="en-US"/>
              </w:rPr>
              <w:t>Hollow Knight</w:t>
            </w:r>
          </w:p>
        </w:tc>
        <w:tc>
          <w:tcPr>
            <w:tcW w:w="2006" w:type="dxa"/>
          </w:tcPr>
          <w:p w14:paraId="33F1A7B7" w14:textId="77777777" w:rsidR="00F67031" w:rsidRPr="001A72A6" w:rsidRDefault="00F67031" w:rsidP="00443509">
            <w:pPr>
              <w:rPr>
                <w:rFonts w:cstheme="minorHAnsi"/>
                <w:lang w:val="en-US"/>
              </w:rPr>
            </w:pPr>
            <w:r w:rsidRPr="001A72A6">
              <w:rPr>
                <w:rFonts w:cstheme="minorHAnsi"/>
                <w:lang w:val="en-US"/>
              </w:rPr>
              <w:t>Fortnite</w:t>
            </w:r>
          </w:p>
          <w:p w14:paraId="58BBE422" w14:textId="77777777" w:rsidR="00F67031" w:rsidRPr="001A72A6" w:rsidRDefault="00F67031" w:rsidP="00443509">
            <w:pPr>
              <w:rPr>
                <w:rFonts w:cstheme="minorHAnsi"/>
                <w:lang w:val="en-US"/>
              </w:rPr>
            </w:pPr>
            <w:r w:rsidRPr="001A72A6">
              <w:rPr>
                <w:rFonts w:cstheme="minorHAnsi"/>
                <w:lang w:val="en-US"/>
              </w:rPr>
              <w:t>Borderlands</w:t>
            </w:r>
          </w:p>
        </w:tc>
        <w:tc>
          <w:tcPr>
            <w:tcW w:w="2787" w:type="dxa"/>
          </w:tcPr>
          <w:p w14:paraId="3B2BBF39" w14:textId="77777777" w:rsidR="00F67031" w:rsidRPr="001A72A6" w:rsidRDefault="00F67031" w:rsidP="00427107">
            <w:pPr>
              <w:keepNext/>
              <w:rPr>
                <w:rFonts w:cstheme="minorHAnsi"/>
                <w:lang w:val="en-US"/>
              </w:rPr>
            </w:pPr>
            <w:r w:rsidRPr="001A72A6">
              <w:rPr>
                <w:rFonts w:cstheme="minorHAnsi"/>
                <w:lang w:val="en-US"/>
              </w:rPr>
              <w:t>Crysis</w:t>
            </w:r>
          </w:p>
          <w:p w14:paraId="1853C381" w14:textId="77777777" w:rsidR="00F67031" w:rsidRPr="001A72A6" w:rsidRDefault="00F67031" w:rsidP="00427107">
            <w:pPr>
              <w:keepNext/>
              <w:rPr>
                <w:rFonts w:cstheme="minorHAnsi"/>
              </w:rPr>
            </w:pPr>
            <w:r w:rsidRPr="001A72A6">
              <w:rPr>
                <w:rFonts w:cstheme="minorHAnsi"/>
                <w:lang w:val="en-US"/>
              </w:rPr>
              <w:t>Kingdom Come: Deliverance</w:t>
            </w:r>
          </w:p>
        </w:tc>
      </w:tr>
    </w:tbl>
    <w:p w14:paraId="24883FB4" w14:textId="73052573" w:rsidR="00F67031" w:rsidRPr="00621687" w:rsidRDefault="00F67031" w:rsidP="00427107">
      <w:pPr>
        <w:pStyle w:val="Titulek"/>
        <w:rPr>
          <w:rFonts w:cstheme="minorHAnsi"/>
        </w:rPr>
      </w:pPr>
      <w:bookmarkStart w:id="672" w:name="_Ref75370800"/>
      <w:r>
        <w:t xml:space="preserve">Tab. </w:t>
      </w:r>
      <w:fldSimple w:instr=" SEQ Tabulka \* ARABIC ">
        <w:r w:rsidR="00E3778F">
          <w:rPr>
            <w:noProof/>
          </w:rPr>
          <w:t>3</w:t>
        </w:r>
      </w:fldSimple>
      <w:bookmarkEnd w:id="672"/>
      <w:r>
        <w:t xml:space="preserve"> srovnání </w:t>
      </w:r>
      <w:proofErr w:type="spellStart"/>
      <w:r>
        <w:t>enginů</w:t>
      </w:r>
      <w:proofErr w:type="spellEnd"/>
      <w:sdt>
        <w:sdtPr>
          <w:rPr>
            <w:i w:val="0"/>
            <w:color w:val="000000"/>
          </w:rPr>
          <w:tag w:val="MENDELEY_CITATION_v3_eyJjaXRhdGlvbklEIjoiTUVOREVMRVlfQ0lUQVRJT05fZDJjOWMzNzAtNWZmOC00MDUxLWJkNjctNGRkOTMxY2IxMjgxIiwicHJvcGVydGllcyI6eyJub3RlSW5kZXgiOjB9LCJpc0VkaXRlZCI6ZmFsc2UsIm1hbnVhbE92ZXJyaWRlIjp7ImNpdGVwcm9jVGV4dCI6IlsxMzUsIDEzN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
          <w:id w:val="-1119372980"/>
          <w:placeholder>
            <w:docPart w:val="DefaultPlaceholder_-1854013440"/>
          </w:placeholder>
        </w:sdtPr>
        <w:sdtContent>
          <w:ins w:id="673" w:author="Martin Novák" w:date="2023-03-22T19:29:00Z">
            <w:r w:rsidR="00926265" w:rsidRPr="00926265">
              <w:rPr>
                <w:i w:val="0"/>
                <w:color w:val="000000"/>
              </w:rPr>
              <w:t>[135, 136]</w:t>
            </w:r>
          </w:ins>
          <w:del w:id="674" w:author="Martin Novák" w:date="2023-03-20T17:48:00Z">
            <w:r w:rsidR="00016564" w:rsidRPr="00926265" w:rsidDel="00DE5A44">
              <w:rPr>
                <w:i w:val="0"/>
                <w:color w:val="000000"/>
              </w:rPr>
              <w:delText>[135, 136]</w:delText>
            </w:r>
          </w:del>
        </w:sdtContent>
      </w:sdt>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TksIDEzN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
          <w:id w:val="-153602451"/>
          <w:placeholder>
            <w:docPart w:val="DefaultPlaceholder_-1854013440"/>
          </w:placeholder>
        </w:sdtPr>
        <w:sdtContent>
          <w:ins w:id="675" w:author="Martin Novák" w:date="2023-03-22T19:29:00Z">
            <w:r w:rsidR="00926265" w:rsidRPr="00926265">
              <w:rPr>
                <w:i w:val="0"/>
                <w:color w:val="000000"/>
              </w:rPr>
              <w:t>[119, 137]</w:t>
            </w:r>
          </w:ins>
          <w:del w:id="676" w:author="Martin Novák" w:date="2023-03-20T17:48:00Z">
            <w:r w:rsidR="00016564" w:rsidRPr="00926265" w:rsidDel="00DE5A44">
              <w:rPr>
                <w:i w:val="0"/>
                <w:color w:val="000000"/>
              </w:rPr>
              <w:delText>[119, 137]</w:delText>
            </w:r>
          </w:del>
        </w:sdtContent>
      </w:sdt>
      <w:sdt>
        <w:sdtPr>
          <w:rPr>
            <w:i w:val="0"/>
            <w:color w:val="000000"/>
          </w:rPr>
          <w:tag w:val="MENDELEY_CITATION_v3_eyJjaXRhdGlvbklEIjoiTUVOREVMRVlfQ0lUQVRJT05fMTRiMTJiMWItOTc3ZS00YmM2LThmMTYtNTBiMmMxNzIwMGY2IiwicHJvcGVydGllcyI6eyJub3RlSW5kZXgiOjB9LCJpc0VkaXRlZCI6ZmFsc2UsIm1hbnVhbE92ZXJyaWRlIjp7ImNpdGVwcm9jVGV4dCI6IlsxMz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548866502"/>
          <w:placeholder>
            <w:docPart w:val="DefaultPlaceholder_-1854013440"/>
          </w:placeholder>
        </w:sdtPr>
        <w:sdtContent>
          <w:ins w:id="677" w:author="Martin Novák" w:date="2023-03-22T19:29:00Z">
            <w:r w:rsidR="00926265" w:rsidRPr="00926265">
              <w:rPr>
                <w:i w:val="0"/>
                <w:color w:val="000000"/>
              </w:rPr>
              <w:t>[134]</w:t>
            </w:r>
          </w:ins>
          <w:del w:id="678" w:author="Martin Novák" w:date="2023-03-20T17:48:00Z">
            <w:r w:rsidR="00016564" w:rsidRPr="00926265" w:rsidDel="00DE5A44">
              <w:rPr>
                <w:i w:val="0"/>
                <w:color w:val="000000"/>
              </w:rPr>
              <w:delText>[134]</w:delText>
            </w:r>
          </w:del>
        </w:sdtContent>
      </w:sdt>
      <w:sdt>
        <w:sdtPr>
          <w:rPr>
            <w:i w:val="0"/>
            <w:color w:val="000000"/>
          </w:rPr>
          <w:tag w:val="MENDELEY_CITATION_v3_eyJjaXRhdGlvbklEIjoiTUVOREVMRVlfQ0lUQVRJT05fMmEwNTkzZjktZmNhYi00OTZkLTg0YTEtMzU5OTUzNDM3M2ZiIiwicHJvcGVydGllcyI6eyJub3RlSW5kZXgiOjB9LCJpc0VkaXRlZCI6ZmFsc2UsIm1hbnVhbE92ZXJyaWRlIjp7ImNpdGVwcm9jVGV4dCI6IlsxMT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2092075497"/>
          <w:placeholder>
            <w:docPart w:val="DefaultPlaceholder_-1854013440"/>
          </w:placeholder>
        </w:sdtPr>
        <w:sdtContent>
          <w:ins w:id="679" w:author="Martin Novák" w:date="2023-03-22T19:29:00Z">
            <w:r w:rsidR="00926265" w:rsidRPr="00926265">
              <w:rPr>
                <w:i w:val="0"/>
                <w:color w:val="000000"/>
              </w:rPr>
              <w:t>[119]</w:t>
            </w:r>
          </w:ins>
          <w:del w:id="680" w:author="Martin Novák" w:date="2023-03-20T17:48:00Z">
            <w:r w:rsidR="00016564" w:rsidRPr="00926265" w:rsidDel="00DE5A44">
              <w:rPr>
                <w:i w:val="0"/>
                <w:color w:val="000000"/>
              </w:rPr>
              <w:delText>[119]</w:delText>
            </w:r>
          </w:del>
        </w:sdtContent>
      </w:sdt>
      <w:sdt>
        <w:sdtPr>
          <w:rPr>
            <w:i w:val="0"/>
            <w:color w:val="000000"/>
          </w:rPr>
          <w:tag w:val="MENDELEY_CITATION_v3_eyJjaXRhdGlvbklEIjoiTUVOREVMRVlfQ0lUQVRJT05fMjVjNjYxODctNzcwMi00MWU3LWExODAtNzkyYTNlMWMyNmE5IiwicHJvcGVydGllcyI6eyJub3RlSW5kZXgiOjB9LCJpc0VkaXRlZCI6ZmFsc2UsIm1hbnVhbE92ZXJyaWRlIjp7ImNpdGVwcm9jVGV4dCI6IlsxMzh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
          <w:id w:val="1328024354"/>
          <w:placeholder>
            <w:docPart w:val="DefaultPlaceholder_-1854013440"/>
          </w:placeholder>
        </w:sdtPr>
        <w:sdtContent>
          <w:ins w:id="681" w:author="Martin Novák" w:date="2023-03-22T19:29:00Z">
            <w:r w:rsidR="00926265" w:rsidRPr="00926265">
              <w:rPr>
                <w:i w:val="0"/>
                <w:color w:val="000000"/>
              </w:rPr>
              <w:t>[138]</w:t>
            </w:r>
          </w:ins>
          <w:del w:id="682" w:author="Martin Novák" w:date="2023-03-20T17:48:00Z">
            <w:r w:rsidR="00016564" w:rsidRPr="00926265" w:rsidDel="00DE5A44">
              <w:rPr>
                <w:i w:val="0"/>
                <w:color w:val="000000"/>
              </w:rPr>
              <w:delText>[138]</w:delText>
            </w:r>
          </w:del>
        </w:sdtContent>
      </w:sdt>
      <w:sdt>
        <w:sdtPr>
          <w:rPr>
            <w:i w:val="0"/>
            <w:color w:val="000000"/>
          </w:rPr>
          <w:tag w:val="MENDELEY_CITATION_v3_eyJjaXRhdGlvbklEIjoiTUVOREVMRVlfQ0lUQVRJT05fY2NkNjUwMTItZjBmZC00NDk5LThkYjEtZjdlNjc3ZDdiNTBlIiwicHJvcGVydGllcyI6eyJub3RlSW5kZXgiOjB9LCJpc0VkaXRlZCI6ZmFsc2UsIm1hbnVhbE92ZXJyaWRlIjp7ImNpdGVwcm9jVGV4dCI6IlsxMz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86767263"/>
          <w:placeholder>
            <w:docPart w:val="DefaultPlaceholder_-1854013440"/>
          </w:placeholder>
        </w:sdtPr>
        <w:sdtContent>
          <w:ins w:id="683" w:author="Martin Novák" w:date="2023-03-22T19:29:00Z">
            <w:r w:rsidR="00926265" w:rsidRPr="00926265">
              <w:rPr>
                <w:i w:val="0"/>
                <w:color w:val="000000"/>
              </w:rPr>
              <w:t>[133]</w:t>
            </w:r>
          </w:ins>
          <w:del w:id="684" w:author="Martin Novák" w:date="2023-03-20T17:48:00Z">
            <w:r w:rsidR="00016564" w:rsidRPr="00926265" w:rsidDel="00DE5A44">
              <w:rPr>
                <w:i w:val="0"/>
                <w:color w:val="000000"/>
              </w:rPr>
              <w:delText>[133]</w:delText>
            </w:r>
          </w:del>
        </w:sdtContent>
      </w:sdt>
    </w:p>
    <w:p w14:paraId="1A009663" w14:textId="77777777" w:rsidR="00F67031" w:rsidRPr="00621687" w:rsidRDefault="00F67031" w:rsidP="00EF21F2">
      <w:pPr>
        <w:rPr>
          <w:rFonts w:cstheme="minorHAnsi"/>
        </w:rPr>
      </w:pPr>
    </w:p>
    <w:p w14:paraId="45B1A7D4" w14:textId="7019C180" w:rsidR="00D00025" w:rsidRDefault="00F67031" w:rsidP="00C85D30">
      <w:pPr>
        <w:ind w:left="360"/>
        <w:rPr>
          <w:rStyle w:val="Nadpis1Char"/>
          <w:rFonts w:asciiTheme="minorHAnsi" w:hAnsiTheme="minorHAnsi" w:cstheme="minorHAnsi"/>
        </w:rPr>
      </w:pPr>
      <w:bookmarkStart w:id="685" w:name="_Toc129100437"/>
      <w:r w:rsidRPr="00621687">
        <w:rPr>
          <w:rStyle w:val="Nadpis1Char"/>
          <w:rFonts w:asciiTheme="minorHAnsi" w:hAnsiTheme="minorHAnsi" w:cstheme="minorHAnsi"/>
        </w:rPr>
        <w:t>6. Návrh aplikačního modelu</w:t>
      </w:r>
      <w:bookmarkEnd w:id="685"/>
    </w:p>
    <w:p w14:paraId="21569E0E" w14:textId="550ED7E1" w:rsidR="00B0343B" w:rsidRPr="00026347" w:rsidRDefault="00823683" w:rsidP="005B0942">
      <w:pPr>
        <w:jc w:val="both"/>
        <w:rPr>
          <w:shd w:val="clear" w:color="auto" w:fill="FFFFFF"/>
        </w:rPr>
      </w:pPr>
      <w:r w:rsidRPr="00026347">
        <w:rPr>
          <w:shd w:val="clear" w:color="auto" w:fill="FFFFFF"/>
        </w:rPr>
        <w:t xml:space="preserve">Hry využívající DLL vytvořenou v této práci tvoří dvě části. První je </w:t>
      </w:r>
      <w:r w:rsidR="00681CF9" w:rsidRPr="00026347">
        <w:rPr>
          <w:shd w:val="clear" w:color="auto" w:fill="FFFFFF"/>
        </w:rPr>
        <w:t xml:space="preserve">obecná </w:t>
      </w:r>
      <w:r w:rsidRPr="00026347">
        <w:rPr>
          <w:shd w:val="clear" w:color="auto" w:fill="FFFFFF"/>
        </w:rPr>
        <w:t>logika obsažená v té</w:t>
      </w:r>
      <w:r w:rsidR="00681CF9" w:rsidRPr="00026347">
        <w:rPr>
          <w:shd w:val="clear" w:color="auto" w:fill="FFFFFF"/>
        </w:rPr>
        <w:t>to</w:t>
      </w:r>
      <w:r w:rsidRPr="00026347">
        <w:rPr>
          <w:shd w:val="clear" w:color="auto" w:fill="FFFFFF"/>
        </w:rPr>
        <w:t xml:space="preserve"> knihovně</w:t>
      </w:r>
      <w:r w:rsidR="00681CF9" w:rsidRPr="00026347">
        <w:rPr>
          <w:shd w:val="clear" w:color="auto" w:fill="FFFFFF"/>
        </w:rPr>
        <w:t>.</w:t>
      </w:r>
      <w:r w:rsidRPr="00026347">
        <w:rPr>
          <w:shd w:val="clear" w:color="auto" w:fill="FFFFFF"/>
        </w:rPr>
        <w:t xml:space="preserve"> </w:t>
      </w:r>
      <w:r w:rsidR="00681CF9" w:rsidRPr="00026347">
        <w:rPr>
          <w:shd w:val="clear" w:color="auto" w:fill="FFFFFF"/>
        </w:rPr>
        <w:t>D</w:t>
      </w:r>
      <w:r w:rsidRPr="00026347">
        <w:rPr>
          <w:shd w:val="clear" w:color="auto" w:fill="FFFFFF"/>
        </w:rPr>
        <w:t xml:space="preserve">ruhá </w:t>
      </w:r>
      <w:r w:rsidR="00681CF9" w:rsidRPr="00026347">
        <w:rPr>
          <w:shd w:val="clear" w:color="auto" w:fill="FFFFFF"/>
        </w:rPr>
        <w:t xml:space="preserve">část </w:t>
      </w:r>
      <w:r w:rsidRPr="00026347">
        <w:rPr>
          <w:shd w:val="clear" w:color="auto" w:fill="FFFFFF"/>
        </w:rPr>
        <w:t>je uživatelské rozhraní</w:t>
      </w:r>
      <w:r w:rsidR="00681CF9" w:rsidRPr="00026347">
        <w:rPr>
          <w:shd w:val="clear" w:color="auto" w:fill="FFFFFF"/>
        </w:rPr>
        <w:t xml:space="preserve"> a upřesnění chování</w:t>
      </w:r>
      <w:r w:rsidR="00ED79A5" w:rsidRPr="00026347">
        <w:rPr>
          <w:shd w:val="clear" w:color="auto" w:fill="FFFFFF"/>
        </w:rPr>
        <w:t xml:space="preserve">, aby odpovídalo mechanikám </w:t>
      </w:r>
      <w:r w:rsidR="004B28B4" w:rsidRPr="00026347">
        <w:rPr>
          <w:shd w:val="clear" w:color="auto" w:fill="FFFFFF"/>
        </w:rPr>
        <w:t xml:space="preserve">konkrétní </w:t>
      </w:r>
      <w:r w:rsidR="00ED79A5" w:rsidRPr="00026347">
        <w:rPr>
          <w:shd w:val="clear" w:color="auto" w:fill="FFFFFF"/>
        </w:rPr>
        <w:t>hry.</w:t>
      </w:r>
      <w:r w:rsidR="005B0942" w:rsidRPr="00026347">
        <w:rPr>
          <w:shd w:val="clear" w:color="auto" w:fill="FFFFFF"/>
        </w:rPr>
        <w:t xml:space="preserve"> Na </w:t>
      </w:r>
      <w:r w:rsidR="005B0942" w:rsidRPr="00026347">
        <w:rPr>
          <w:shd w:val="clear" w:color="auto" w:fill="FFFFFF"/>
        </w:rPr>
        <w:fldChar w:fldCharType="begin"/>
      </w:r>
      <w:r w:rsidR="005B0942" w:rsidRPr="00026347">
        <w:rPr>
          <w:shd w:val="clear" w:color="auto" w:fill="FFFFFF"/>
        </w:rPr>
        <w:instrText xml:space="preserve"> REF _Ref127987606 \h </w:instrText>
      </w:r>
      <w:r w:rsidR="00642E3B" w:rsidRPr="00026347">
        <w:rPr>
          <w:shd w:val="clear" w:color="auto" w:fill="FFFFFF"/>
        </w:rPr>
        <w:instrText xml:space="preserve"> \* MERGEFORMAT </w:instrText>
      </w:r>
      <w:r w:rsidR="005B0942" w:rsidRPr="00026347">
        <w:rPr>
          <w:shd w:val="clear" w:color="auto" w:fill="FFFFFF"/>
        </w:rPr>
      </w:r>
      <w:r w:rsidR="005B0942" w:rsidRPr="00026347">
        <w:rPr>
          <w:shd w:val="clear" w:color="auto" w:fill="FFFFFF"/>
        </w:rPr>
        <w:fldChar w:fldCharType="separate"/>
      </w:r>
      <w:r w:rsidR="00E3778F">
        <w:t xml:space="preserve">Obr. </w:t>
      </w:r>
      <w:r w:rsidR="00E3778F">
        <w:rPr>
          <w:noProof/>
        </w:rPr>
        <w:t>5</w:t>
      </w:r>
      <w:r w:rsidR="005B0942" w:rsidRPr="00026347">
        <w:rPr>
          <w:shd w:val="clear" w:color="auto" w:fill="FFFFFF"/>
        </w:rPr>
        <w:fldChar w:fldCharType="end"/>
      </w:r>
      <w:r w:rsidR="005B0942" w:rsidRPr="00026347">
        <w:rPr>
          <w:shd w:val="clear" w:color="auto" w:fill="FFFFFF"/>
        </w:rPr>
        <w:t xml:space="preserve"> je vyobrazeno předpokládané použití knihovny. </w:t>
      </w:r>
      <w:r w:rsidR="00726372" w:rsidRPr="00026347">
        <w:rPr>
          <w:shd w:val="clear" w:color="auto" w:fill="FFFFFF"/>
        </w:rPr>
        <w:t>Objekty reprezentující postavy budou obsahovat instanci třídy obsahující logiku, svou reprezentaci, kterou uvidí hráč, a případně také inventář s předměty. Tyto předměty také budou obsahovat instanci třídy z knihovny a svou reprezentaci.</w:t>
      </w:r>
      <w:r w:rsidR="00450953" w:rsidRPr="00026347">
        <w:rPr>
          <w:shd w:val="clear" w:color="auto" w:fill="FFFFFF"/>
        </w:rPr>
        <w:t xml:space="preserve"> Dále postavy i předměty obsahují list instancí třídy vyjadřující například útok a obranu.</w:t>
      </w:r>
    </w:p>
    <w:p w14:paraId="4F84F5D2" w14:textId="77777777" w:rsidR="00112F07" w:rsidRDefault="004F5D29" w:rsidP="00112F07">
      <w:pPr>
        <w:keepNext/>
      </w:pPr>
      <w:r w:rsidRPr="004F5D29">
        <w:rPr>
          <w:noProof/>
          <w:shd w:val="clear" w:color="auto" w:fill="FFFFFF"/>
        </w:rPr>
        <w:drawing>
          <wp:inline distT="0" distB="0" distL="0" distR="0" wp14:anchorId="042F7631" wp14:editId="19545C1C">
            <wp:extent cx="2933700" cy="2788602"/>
            <wp:effectExtent l="0" t="0" r="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pic:cNvPicPr/>
                  </pic:nvPicPr>
                  <pic:blipFill>
                    <a:blip r:embed="rId13">
                      <a:extLst>
                        <a:ext uri="{28A0092B-C50C-407E-A947-70E740481C1C}">
                          <a14:useLocalDpi xmlns:a14="http://schemas.microsoft.com/office/drawing/2010/main" val="0"/>
                        </a:ext>
                      </a:extLst>
                    </a:blip>
                    <a:stretch>
                      <a:fillRect/>
                    </a:stretch>
                  </pic:blipFill>
                  <pic:spPr>
                    <a:xfrm>
                      <a:off x="0" y="0"/>
                      <a:ext cx="2933700" cy="2788602"/>
                    </a:xfrm>
                    <a:prstGeom prst="rect">
                      <a:avLst/>
                    </a:prstGeom>
                  </pic:spPr>
                </pic:pic>
              </a:graphicData>
            </a:graphic>
          </wp:inline>
        </w:drawing>
      </w:r>
    </w:p>
    <w:p w14:paraId="6E4EA3DA" w14:textId="51BFD32C" w:rsidR="00326B51" w:rsidRDefault="00112F07" w:rsidP="00112F07">
      <w:pPr>
        <w:pStyle w:val="Titulek"/>
      </w:pPr>
      <w:bookmarkStart w:id="686" w:name="_Ref127987606"/>
      <w:r>
        <w:t xml:space="preserve">Obr. </w:t>
      </w:r>
      <w:fldSimple w:instr=" SEQ Obrázek \* ARABIC ">
        <w:r w:rsidR="004B0EF4">
          <w:rPr>
            <w:noProof/>
          </w:rPr>
          <w:t>5</w:t>
        </w:r>
      </w:fldSimple>
      <w:bookmarkEnd w:id="686"/>
      <w:r>
        <w:t xml:space="preserve"> relační diagram </w:t>
      </w:r>
      <w:r w:rsidR="005B0942">
        <w:t>postavy – vlastní</w:t>
      </w:r>
    </w:p>
    <w:p w14:paraId="34043BB6" w14:textId="7E3425E0" w:rsidR="00C22C72" w:rsidRPr="00D2156A" w:rsidRDefault="00C22C72" w:rsidP="00C22C72">
      <w:r>
        <w:t xml:space="preserve">Za účelem snížení spotřeby operační paměti je využit </w:t>
      </w:r>
      <w:proofErr w:type="spellStart"/>
      <w:r>
        <w:t>GameManager</w:t>
      </w:r>
      <w:proofErr w:type="spellEnd"/>
      <w:r>
        <w:t xml:space="preserve"> obsahující veškerá data, která nejsou unikátní pro každou instanci nebo je možné, že budou potřeba i mimo svůj objekt (např. polohy postav).</w:t>
      </w:r>
      <w:r w:rsidR="004A5690">
        <w:t xml:space="preserve"> Toto má za následek, že objekt nemá více kopií, než je potřeba</w:t>
      </w:r>
      <w:r w:rsidR="002D7EAF">
        <w:t xml:space="preserve"> a veškeré metody pracují se stejnou hodnotou</w:t>
      </w:r>
      <w:r w:rsidR="004A5690">
        <w:t>.</w:t>
      </w:r>
      <w:r w:rsidR="004B0EF4">
        <w:t xml:space="preserve"> Na </w:t>
      </w:r>
      <w:r w:rsidR="00DD04AA">
        <w:fldChar w:fldCharType="begin"/>
      </w:r>
      <w:r w:rsidR="00DD04AA">
        <w:instrText xml:space="preserve"> REF _Ref130125708 \h </w:instrText>
      </w:r>
      <w:r w:rsidR="00DD04AA">
        <w:fldChar w:fldCharType="separate"/>
      </w:r>
      <w:r w:rsidR="00DD04AA">
        <w:t xml:space="preserve">Obr. </w:t>
      </w:r>
      <w:r w:rsidR="00DD04AA">
        <w:rPr>
          <w:noProof/>
        </w:rPr>
        <w:t>6</w:t>
      </w:r>
      <w:r w:rsidR="00DD04AA">
        <w:fldChar w:fldCharType="end"/>
      </w:r>
      <w:r w:rsidR="00280A48">
        <w:t xml:space="preserve"> je nakreslen diagram znázorňující volání </w:t>
      </w:r>
      <w:proofErr w:type="spellStart"/>
      <w:r w:rsidR="00280A48">
        <w:t>GameManagera</w:t>
      </w:r>
      <w:proofErr w:type="spellEnd"/>
      <w:r w:rsidR="00280A48">
        <w:t>. Zelenou barvou jsou označeny stavy, kdy je volání provedeno. Prováděné aktivity jsou vyobrazeny fialově. Modrá reprezentuje kolekce poskytující hodnoty potřebné k zpracování těchto požadavků.</w:t>
      </w:r>
    </w:p>
    <w:p w14:paraId="223D0D4B" w14:textId="77777777" w:rsidR="004B0EF4" w:rsidRDefault="00C22C72" w:rsidP="00D2156A">
      <w:pPr>
        <w:keepNext/>
      </w:pPr>
      <w:r w:rsidRPr="00C22C72">
        <w:rPr>
          <w:noProof/>
        </w:rPr>
        <w:lastRenderedPageBreak/>
        <w:drawing>
          <wp:inline distT="0" distB="0" distL="0" distR="0" wp14:anchorId="1C93DD69" wp14:editId="3D44A12D">
            <wp:extent cx="5760720" cy="2310765"/>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310765"/>
                    </a:xfrm>
                    <a:prstGeom prst="rect">
                      <a:avLst/>
                    </a:prstGeom>
                  </pic:spPr>
                </pic:pic>
              </a:graphicData>
            </a:graphic>
          </wp:inline>
        </w:drawing>
      </w:r>
    </w:p>
    <w:p w14:paraId="609EBA90" w14:textId="171F86C9" w:rsidR="00C22C72" w:rsidRDefault="004B0EF4" w:rsidP="004B0EF4">
      <w:pPr>
        <w:pStyle w:val="Titulek"/>
        <w:rPr>
          <w:ins w:id="687" w:author="Martin Novák" w:date="2023-03-20T12:37:00Z"/>
        </w:rPr>
      </w:pPr>
      <w:bookmarkStart w:id="688" w:name="_Ref130125708"/>
      <w:r>
        <w:t xml:space="preserve">Obr. </w:t>
      </w:r>
      <w:fldSimple w:instr=" SEQ Obrázek \* ARABIC ">
        <w:r>
          <w:rPr>
            <w:noProof/>
          </w:rPr>
          <w:t>6</w:t>
        </w:r>
      </w:fldSimple>
      <w:bookmarkEnd w:id="688"/>
      <w:r>
        <w:t xml:space="preserve"> diagram </w:t>
      </w:r>
      <w:proofErr w:type="spellStart"/>
      <w:r>
        <w:t>GameManeger</w:t>
      </w:r>
      <w:proofErr w:type="spellEnd"/>
      <w:r>
        <w:t>-vlastní</w:t>
      </w:r>
    </w:p>
    <w:p w14:paraId="2F8298B3" w14:textId="3131FF75" w:rsidR="00EF56C2" w:rsidRDefault="00EF56C2" w:rsidP="00EF56C2">
      <w:pPr>
        <w:pStyle w:val="Nadpis2"/>
        <w:rPr>
          <w:ins w:id="689" w:author="Martin Novák" w:date="2023-03-20T12:38:00Z"/>
        </w:rPr>
      </w:pPr>
      <w:ins w:id="690" w:author="Martin Novák" w:date="2023-03-20T12:37:00Z">
        <w:r w:rsidRPr="00EF56C2">
          <w:rPr>
            <w:rPrChange w:id="691" w:author="Martin Novák" w:date="2023-03-20T12:38:00Z">
              <w:rPr>
                <w:highlight w:val="yellow"/>
              </w:rPr>
            </w:rPrChange>
          </w:rPr>
          <w:t xml:space="preserve">6.1 Návrhové </w:t>
        </w:r>
      </w:ins>
      <w:ins w:id="692" w:author="Martin Novák" w:date="2023-03-20T12:38:00Z">
        <w:r w:rsidRPr="00EF56C2">
          <w:rPr>
            <w:rPrChange w:id="693" w:author="Martin Novák" w:date="2023-03-20T12:38:00Z">
              <w:rPr>
                <w:highlight w:val="yellow"/>
              </w:rPr>
            </w:rPrChange>
          </w:rPr>
          <w:t>vzory</w:t>
        </w:r>
      </w:ins>
      <w:ins w:id="694" w:author="Martin Novák" w:date="2023-03-21T09:35:00Z">
        <w:r w:rsidR="00C571C5">
          <w:t xml:space="preserve"> (</w:t>
        </w:r>
        <w:r w:rsidR="00C571C5" w:rsidRPr="00C571C5">
          <w:rPr>
            <w:lang w:val="en-US"/>
            <w:rPrChange w:id="695" w:author="Martin Novák" w:date="2023-03-21T09:36:00Z">
              <w:rPr/>
            </w:rPrChange>
          </w:rPr>
          <w:t>design patterns</w:t>
        </w:r>
        <w:r w:rsidR="00C571C5">
          <w:t>)</w:t>
        </w:r>
      </w:ins>
    </w:p>
    <w:p w14:paraId="4DEB4110" w14:textId="2CAC81DB" w:rsidR="00EF56C2" w:rsidRDefault="00784E59" w:rsidP="00FB137F">
      <w:pPr>
        <w:ind w:firstLine="708"/>
        <w:jc w:val="both"/>
        <w:rPr>
          <w:ins w:id="696" w:author="Martin Novák" w:date="2023-03-21T09:27:00Z"/>
        </w:rPr>
      </w:pPr>
      <w:ins w:id="697" w:author="Martin Novák" w:date="2023-03-21T09:26:00Z">
        <w:r>
          <w:t>N</w:t>
        </w:r>
      </w:ins>
      <w:ins w:id="698" w:author="Martin Novák" w:date="2023-03-20T12:40:00Z">
        <w:r w:rsidR="00EF56C2">
          <w:t>ávrhov</w:t>
        </w:r>
      </w:ins>
      <w:ins w:id="699" w:author="Martin Novák" w:date="2023-03-21T09:26:00Z">
        <w:r>
          <w:t>é</w:t>
        </w:r>
      </w:ins>
      <w:ins w:id="700" w:author="Martin Novák" w:date="2023-03-20T12:40:00Z">
        <w:r w:rsidR="00EF56C2">
          <w:t xml:space="preserve"> vzor</w:t>
        </w:r>
      </w:ins>
      <w:ins w:id="701" w:author="Martin Novák" w:date="2023-03-21T09:25:00Z">
        <w:r>
          <w:t>y</w:t>
        </w:r>
      </w:ins>
      <w:ins w:id="702" w:author="Martin Novák" w:date="2023-03-20T12:40:00Z">
        <w:r w:rsidR="00EF56C2">
          <w:t xml:space="preserve"> jsou léty ověřené techniky</w:t>
        </w:r>
      </w:ins>
      <w:ins w:id="703" w:author="Martin Novák" w:date="2023-03-20T13:07:00Z">
        <w:r w:rsidR="003F016B">
          <w:t xml:space="preserve"> pro řešení problémů v objektově orientovaných jazycích</w:t>
        </w:r>
      </w:ins>
      <w:ins w:id="704" w:author="Martin Novák" w:date="2023-03-20T12:40:00Z">
        <w:r w:rsidR="00EF56C2">
          <w:t>.</w:t>
        </w:r>
      </w:ins>
      <w:ins w:id="705" w:author="Martin Novák" w:date="2023-03-20T13:19:00Z">
        <w:r w:rsidR="00940719">
          <w:t xml:space="preserve"> Výhodou návrhových vzorů je, že je zn</w:t>
        </w:r>
      </w:ins>
      <w:ins w:id="706" w:author="Martin Novák" w:date="2023-03-21T09:26:00Z">
        <w:r w:rsidR="00263E5F">
          <w:t xml:space="preserve">á většina </w:t>
        </w:r>
      </w:ins>
      <w:ins w:id="707" w:author="Martin Novák" w:date="2023-03-20T13:20:00Z">
        <w:r w:rsidR="00940719">
          <w:t>vývojář</w:t>
        </w:r>
      </w:ins>
      <w:ins w:id="708" w:author="Martin Novák" w:date="2023-03-21T09:26:00Z">
        <w:r w:rsidR="00263E5F">
          <w:t>ů</w:t>
        </w:r>
      </w:ins>
      <w:ins w:id="709" w:author="Martin Novák" w:date="2023-03-20T13:20:00Z">
        <w:r w:rsidR="00940719">
          <w:t xml:space="preserve"> po celém světě a nejsou limitovány konkrétní technologií</w:t>
        </w:r>
      </w:ins>
      <w:ins w:id="710" w:author="Martin Novák" w:date="2023-03-20T13:26:00Z">
        <w:r w:rsidR="00940719">
          <w:t xml:space="preserve">, což usnadňuje komunikaci. Jsou děleny do tří skupin. </w:t>
        </w:r>
      </w:ins>
      <w:ins w:id="711" w:author="Martin Novák" w:date="2023-03-20T13:27:00Z">
        <w:r w:rsidR="00940719">
          <w:t>První skupiny řeší vytváření nových instancí.</w:t>
        </w:r>
      </w:ins>
      <w:ins w:id="712" w:author="Martin Novák" w:date="2023-03-20T13:28:00Z">
        <w:r w:rsidR="00B56F86">
          <w:t xml:space="preserve"> Druhá skupina </w:t>
        </w:r>
      </w:ins>
      <w:ins w:id="713" w:author="Martin Novák" w:date="2023-03-20T13:29:00Z">
        <w:r w:rsidR="00B56F86">
          <w:t>určuje strukturu objektů a komunikace mezi nimi.</w:t>
        </w:r>
      </w:ins>
      <w:ins w:id="714" w:author="Martin Novák" w:date="2023-03-20T13:30:00Z">
        <w:r w:rsidR="00B56F86">
          <w:t xml:space="preserve"> Třetí skupina umožňuje úpravu chování</w:t>
        </w:r>
      </w:ins>
      <w:ins w:id="715" w:author="Martin Novák" w:date="2023-03-20T13:32:00Z">
        <w:r w:rsidR="00B56F86">
          <w:t xml:space="preserve"> a v některých případech ho i měnit za běhu aplikace</w:t>
        </w:r>
      </w:ins>
      <w:customXmlInsRangeStart w:id="716" w:author="Martin Novák" w:date="2023-03-20T17:50:00Z"/>
      <w:sdt>
        <w:sdtPr>
          <w:rPr>
            <w:color w:val="000000"/>
            <w:rPrChange w:id="717" w:author="Martin Novák" w:date="2023-03-22T19:29:00Z">
              <w:rPr/>
            </w:rPrChange>
          </w:rPr>
          <w:tag w:val="MENDELEY_CITATION_v3_eyJjaXRhdGlvbklEIjoiTUVOREVMRVlfQ0lUQVRJT05fNTQ5ZDUwNDMtZjY0Mi00OWQ3LTg1YzUtM2M4OWQ5Yjg5Nzc3IiwicHJvcGVydGllcyI6eyJub3RlSW5kZXgiOjB9LCJpc0VkaXRlZCI6ZmFsc2UsIm1hbnVhbE92ZXJyaWRlIjp7ImlzTWFudWFsbHlPdmVycmlkZGVuIjpmYWxzZSwiY2l0ZXByb2NUZXh0IjoiWzEzOeKAkzE0M1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
          <w:id w:val="1756550303"/>
          <w:placeholder>
            <w:docPart w:val="DefaultPlaceholder_-1854013440"/>
          </w:placeholder>
        </w:sdtPr>
        <w:sdtContent>
          <w:customXmlInsRangeEnd w:id="716"/>
          <w:ins w:id="718" w:author="Martin Novák" w:date="2023-03-22T19:29:00Z">
            <w:r w:rsidR="00926265" w:rsidRPr="00926265">
              <w:rPr>
                <w:color w:val="000000"/>
              </w:rPr>
              <w:t>[139–143]</w:t>
            </w:r>
          </w:ins>
          <w:customXmlInsRangeStart w:id="719" w:author="Martin Novák" w:date="2023-03-20T17:50:00Z"/>
        </w:sdtContent>
      </w:sdt>
      <w:customXmlInsRangeEnd w:id="719"/>
      <w:ins w:id="720" w:author="Martin Novák" w:date="2023-03-20T13:32:00Z">
        <w:r w:rsidR="00B56F86">
          <w:t>.</w:t>
        </w:r>
      </w:ins>
    </w:p>
    <w:p w14:paraId="74072FF6" w14:textId="68466315" w:rsidR="00B20E93" w:rsidRDefault="00B20E93" w:rsidP="00FB137F">
      <w:pPr>
        <w:ind w:firstLine="708"/>
        <w:jc w:val="both"/>
        <w:rPr>
          <w:ins w:id="721" w:author="Martin Novák" w:date="2023-03-20T17:50:00Z"/>
        </w:rPr>
        <w:pPrChange w:id="722" w:author="Martin Novák" w:date="2023-03-21T09:27:00Z">
          <w:pPr/>
        </w:pPrChange>
      </w:pPr>
      <w:ins w:id="723" w:author="Martin Novák" w:date="2023-03-21T09:27:00Z">
        <w:r>
          <w:t>V návrhu je vidět několik</w:t>
        </w:r>
      </w:ins>
      <w:ins w:id="724" w:author="Martin Novák" w:date="2023-03-21T09:28:00Z">
        <w:r>
          <w:t xml:space="preserve"> situací, kde je vhodné použít návrhový vzor. </w:t>
        </w:r>
      </w:ins>
      <w:ins w:id="725" w:author="Martin Novák" w:date="2023-03-21T09:38:00Z">
        <w:r w:rsidR="00C571C5">
          <w:t>Proto nyní budou vysvětleny vzory vhodné k realizaci tohoto náv</w:t>
        </w:r>
      </w:ins>
      <w:ins w:id="726" w:author="Martin Novák" w:date="2023-03-21T09:39:00Z">
        <w:r w:rsidR="00C571C5">
          <w:t>rhu.</w:t>
        </w:r>
      </w:ins>
    </w:p>
    <w:p w14:paraId="50E1B292" w14:textId="455B3FE1" w:rsidR="00D9619D" w:rsidRDefault="00D9619D" w:rsidP="00D9619D">
      <w:pPr>
        <w:pStyle w:val="Nadpis3"/>
        <w:rPr>
          <w:ins w:id="727" w:author="Martin Novák" w:date="2023-03-20T17:50:00Z"/>
        </w:rPr>
      </w:pPr>
      <w:ins w:id="728" w:author="Martin Novák" w:date="2023-03-20T17:50:00Z">
        <w:r>
          <w:t xml:space="preserve">6.1.1 </w:t>
        </w:r>
        <w:proofErr w:type="spellStart"/>
        <w:r>
          <w:t>Factory</w:t>
        </w:r>
      </w:ins>
      <w:proofErr w:type="spellEnd"/>
      <w:ins w:id="729" w:author="Martin Novák" w:date="2023-03-20T17:51:00Z">
        <w:r>
          <w:t xml:space="preserve"> metoda</w:t>
        </w:r>
      </w:ins>
    </w:p>
    <w:p w14:paraId="3F6C1D32" w14:textId="56EB8B11" w:rsidR="00D9619D" w:rsidRDefault="00D9619D" w:rsidP="00D9619D">
      <w:pPr>
        <w:rPr>
          <w:ins w:id="730" w:author="Martin Novák" w:date="2023-03-20T18:21:00Z"/>
          <w:color w:val="000000"/>
        </w:rPr>
      </w:pPr>
      <w:ins w:id="731" w:author="Martin Novák" w:date="2023-03-20T17:52:00Z">
        <w:r>
          <w:t>Při použití toho</w:t>
        </w:r>
      </w:ins>
      <w:ins w:id="732" w:author="Martin Novák" w:date="2023-03-20T17:53:00Z">
        <w:r>
          <w:t>to návrhového vzoru při vytváření nového objektu není volán přímo konstruktor, ale metoda, která ověří vstupy a pří</w:t>
        </w:r>
      </w:ins>
      <w:ins w:id="733" w:author="Martin Novák" w:date="2023-03-20T17:54:00Z">
        <w:r>
          <w:t>padně rozhodne, jaký z konstruktorů bude zavolán.</w:t>
        </w:r>
      </w:ins>
      <w:ins w:id="734" w:author="Martin Novák" w:date="2023-03-20T18:02:00Z">
        <w:r w:rsidR="0080125A">
          <w:t xml:space="preserve"> </w:t>
        </w:r>
      </w:ins>
      <w:ins w:id="735" w:author="Martin Novák" w:date="2023-03-20T18:12:00Z">
        <w:r w:rsidR="00E346FB">
          <w:t>Tento postup je často využíván při dědičnosti</w:t>
        </w:r>
      </w:ins>
      <w:ins w:id="736" w:author="Martin Novák" w:date="2023-03-20T18:13:00Z">
        <w:r w:rsidR="00E346FB">
          <w:t xml:space="preserve">, kdy potomci mají stejné metody, ale jiné chování. </w:t>
        </w:r>
      </w:ins>
      <w:ins w:id="737" w:author="Martin Novák" w:date="2023-03-20T18:02:00Z">
        <w:r w:rsidR="0080125A">
          <w:t>Dalším možným využ</w:t>
        </w:r>
      </w:ins>
      <w:ins w:id="738" w:author="Martin Novák" w:date="2023-03-20T18:03:00Z">
        <w:r w:rsidR="0080125A">
          <w:t xml:space="preserve">itím je načítání z databáze, kdy </w:t>
        </w:r>
      </w:ins>
      <w:ins w:id="739" w:author="Martin Novák" w:date="2023-03-20T18:06:00Z">
        <w:r w:rsidR="0080125A">
          <w:t>objekt</w:t>
        </w:r>
      </w:ins>
      <w:ins w:id="740" w:author="Martin Novák" w:date="2023-03-20T18:03:00Z">
        <w:r w:rsidR="0080125A">
          <w:t xml:space="preserve"> </w:t>
        </w:r>
      </w:ins>
      <w:ins w:id="741" w:author="Martin Novák" w:date="2023-03-20T18:04:00Z">
        <w:r w:rsidR="0080125A">
          <w:t>obsahuje již načtená data</w:t>
        </w:r>
      </w:ins>
      <w:ins w:id="742" w:author="Martin Novák" w:date="2023-03-20T18:10:00Z">
        <w:r w:rsidR="000569F7">
          <w:t xml:space="preserve"> a pokud požadovaný údaj obsahuje, </w:t>
        </w:r>
      </w:ins>
      <w:ins w:id="743" w:author="Martin Novák" w:date="2023-03-20T18:11:00Z">
        <w:r w:rsidR="000569F7">
          <w:t>metoda vrátí již načtená data. V opačném případě je poslán dotaz do databáze a vrácena nová inst</w:t>
        </w:r>
      </w:ins>
      <w:ins w:id="744" w:author="Martin Novák" w:date="2023-03-20T18:12:00Z">
        <w:r w:rsidR="000569F7">
          <w:t>ance</w:t>
        </w:r>
      </w:ins>
      <w:ins w:id="745" w:author="Martin Novák" w:date="2023-03-20T18:21:00Z">
        <w:r w:rsidR="00D31E75">
          <w:t>.</w:t>
        </w:r>
      </w:ins>
      <w:customXmlInsRangeStart w:id="746" w:author="Martin Novák" w:date="2023-03-20T18:21:00Z"/>
      <w:sdt>
        <w:sdtPr>
          <w:rPr>
            <w:color w:val="000000"/>
            <w:rPrChange w:id="747" w:author="Martin Novák" w:date="2023-03-22T19:29:00Z">
              <w:rPr/>
            </w:rPrChange>
          </w:rPr>
          <w:tag w:val="MENDELEY_CITATION_v3_eyJjaXRhdGlvbklEIjoiTUVOREVMRVlfQ0lUQVRJT05fNGRmOWQwNjEtN2ZiYS00MmZkLWI5ZWQtOGVhNTg4MmYwZTJmIiwicHJvcGVydGllcyI6eyJub3RlSW5kZXgiOjB9LCJpc0VkaXRlZCI6ZmFsc2UsIm1hbnVhbE92ZXJyaWRlIjp7ImlzTWFudWFsbHlPdmVycmlkZGVuIjpmYWxzZSwiY2l0ZXByb2NUZXh0IjoiWzE0NF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
          <w:id w:val="912117569"/>
          <w:placeholder>
            <w:docPart w:val="DefaultPlaceholder_-1854013440"/>
          </w:placeholder>
        </w:sdtPr>
        <w:sdtContent>
          <w:customXmlInsRangeEnd w:id="746"/>
          <w:ins w:id="748" w:author="Martin Novák" w:date="2023-03-22T19:29:00Z">
            <w:r w:rsidR="00926265" w:rsidRPr="00926265">
              <w:rPr>
                <w:color w:val="000000"/>
              </w:rPr>
              <w:t>[144]</w:t>
            </w:r>
          </w:ins>
          <w:customXmlInsRangeStart w:id="749" w:author="Martin Novák" w:date="2023-03-20T18:21:00Z"/>
        </w:sdtContent>
      </w:sdt>
      <w:customXmlInsRangeEnd w:id="749"/>
    </w:p>
    <w:p w14:paraId="059FA652" w14:textId="0EE2CEF1" w:rsidR="009A34E7" w:rsidRDefault="009A34E7" w:rsidP="001E3DC5">
      <w:pPr>
        <w:pStyle w:val="Nadpis3"/>
        <w:rPr>
          <w:ins w:id="750" w:author="Martin Novák" w:date="2023-03-20T18:22:00Z"/>
        </w:rPr>
        <w:pPrChange w:id="751" w:author="Martin Novák" w:date="2023-03-21T18:22:00Z">
          <w:pPr>
            <w:pStyle w:val="Nadpis2"/>
          </w:pPr>
        </w:pPrChange>
      </w:pPr>
      <w:ins w:id="752" w:author="Martin Novák" w:date="2023-03-20T18:21:00Z">
        <w:r>
          <w:t xml:space="preserve">6.1.2 </w:t>
        </w:r>
        <w:proofErr w:type="spellStart"/>
        <w:r>
          <w:t>Singleton</w:t>
        </w:r>
      </w:ins>
      <w:proofErr w:type="spellEnd"/>
    </w:p>
    <w:p w14:paraId="2E29A72E" w14:textId="0E1E93E1" w:rsidR="009A34E7" w:rsidRDefault="00000138" w:rsidP="009A34E7">
      <w:pPr>
        <w:rPr>
          <w:ins w:id="753" w:author="Martin Novák" w:date="2023-03-20T18:55:00Z"/>
          <w:color w:val="000000"/>
        </w:rPr>
      </w:pPr>
      <w:ins w:id="754" w:author="Martin Novák" w:date="2023-03-20T18:22:00Z">
        <w:r>
          <w:t xml:space="preserve">Účelem </w:t>
        </w:r>
        <w:proofErr w:type="spellStart"/>
        <w:r>
          <w:t>Singletonu</w:t>
        </w:r>
        <w:proofErr w:type="spellEnd"/>
        <w:r>
          <w:t xml:space="preserve"> je zajistit, </w:t>
        </w:r>
      </w:ins>
      <w:ins w:id="755" w:author="Martin Novák" w:date="2023-03-20T18:38:00Z">
        <w:r w:rsidR="00454C6F">
          <w:t>aby</w:t>
        </w:r>
      </w:ins>
      <w:ins w:id="756" w:author="Martin Novák" w:date="2023-03-20T18:22:00Z">
        <w:r>
          <w:t xml:space="preserve"> třida </w:t>
        </w:r>
      </w:ins>
      <w:ins w:id="757" w:author="Martin Novák" w:date="2023-03-20T18:39:00Z">
        <w:r w:rsidR="00454C6F">
          <w:t>měla pouze</w:t>
        </w:r>
      </w:ins>
      <w:ins w:id="758" w:author="Martin Novák" w:date="2023-03-20T18:22:00Z">
        <w:r>
          <w:t xml:space="preserve"> jednu jedinou instanci.</w:t>
        </w:r>
      </w:ins>
      <w:ins w:id="759" w:author="Martin Novák" w:date="2023-03-20T18:24:00Z">
        <w:r w:rsidR="00BF5562">
          <w:t xml:space="preserve"> Toho je </w:t>
        </w:r>
      </w:ins>
      <w:ins w:id="760" w:author="Martin Novák" w:date="2023-03-20T18:25:00Z">
        <w:r w:rsidR="00BF5562">
          <w:t xml:space="preserve">většinou dosaženo tím, že </w:t>
        </w:r>
      </w:ins>
      <w:ins w:id="761" w:author="Martin Novák" w:date="2023-03-20T18:26:00Z">
        <w:r w:rsidR="00BF5562">
          <w:t xml:space="preserve">konstruktor není možné zavolat mimo třídu a místo něj je volána statická </w:t>
        </w:r>
      </w:ins>
      <w:proofErr w:type="spellStart"/>
      <w:ins w:id="762" w:author="Martin Novák" w:date="2023-03-20T18:27:00Z">
        <w:r w:rsidR="00BF5562" w:rsidRPr="00454C6F">
          <w:rPr>
            <w:i/>
            <w:iCs/>
            <w:rPrChange w:id="763" w:author="Martin Novák" w:date="2023-03-20T18:36:00Z">
              <w:rPr/>
            </w:rPrChange>
          </w:rPr>
          <w:t>F</w:t>
        </w:r>
      </w:ins>
      <w:ins w:id="764" w:author="Martin Novák" w:date="2023-03-20T18:26:00Z">
        <w:r w:rsidR="00BF5562" w:rsidRPr="00454C6F">
          <w:rPr>
            <w:i/>
            <w:iCs/>
            <w:rPrChange w:id="765" w:author="Martin Novák" w:date="2023-03-20T18:36:00Z">
              <w:rPr/>
            </w:rPrChange>
          </w:rPr>
          <w:t>actory</w:t>
        </w:r>
        <w:proofErr w:type="spellEnd"/>
        <w:r w:rsidR="00BF5562">
          <w:t xml:space="preserve"> metoda. </w:t>
        </w:r>
      </w:ins>
      <w:ins w:id="766" w:author="Martin Novák" w:date="2023-03-20T18:30:00Z">
        <w:r w:rsidR="00BF5562">
          <w:t xml:space="preserve">Ta </w:t>
        </w:r>
      </w:ins>
      <w:ins w:id="767" w:author="Martin Novák" w:date="2023-03-20T18:32:00Z">
        <w:r w:rsidR="00BF5562">
          <w:t>vrací obsah</w:t>
        </w:r>
      </w:ins>
      <w:ins w:id="768" w:author="Martin Novák" w:date="2023-03-20T18:30:00Z">
        <w:r w:rsidR="00BF5562">
          <w:t> </w:t>
        </w:r>
        <w:proofErr w:type="spellStart"/>
        <w:r w:rsidR="00BF5562" w:rsidRPr="00454C6F">
          <w:rPr>
            <w:i/>
            <w:iCs/>
            <w:rPrChange w:id="769" w:author="Martin Novák" w:date="2023-03-20T18:36:00Z">
              <w:rPr/>
            </w:rPrChange>
          </w:rPr>
          <w:t>private</w:t>
        </w:r>
        <w:proofErr w:type="spellEnd"/>
        <w:r w:rsidR="00BF5562" w:rsidRPr="00454C6F">
          <w:rPr>
            <w:i/>
            <w:iCs/>
            <w:rPrChange w:id="770" w:author="Martin Novák" w:date="2023-03-20T18:36:00Z">
              <w:rPr/>
            </w:rPrChange>
          </w:rPr>
          <w:t xml:space="preserve"> static</w:t>
        </w:r>
        <w:r w:rsidR="00BF5562">
          <w:t xml:space="preserve"> proměnn</w:t>
        </w:r>
      </w:ins>
      <w:ins w:id="771" w:author="Martin Novák" w:date="2023-03-20T18:32:00Z">
        <w:r w:rsidR="00BF5562">
          <w:t>é</w:t>
        </w:r>
      </w:ins>
      <w:ins w:id="772" w:author="Martin Novák" w:date="2023-03-20T18:30:00Z">
        <w:r w:rsidR="00BF5562">
          <w:t xml:space="preserve"> </w:t>
        </w:r>
      </w:ins>
      <w:ins w:id="773" w:author="Martin Novák" w:date="2023-03-20T18:31:00Z">
        <w:r w:rsidR="00BF5562">
          <w:t xml:space="preserve">obsahující instanci této třídy. Jeli proměnná prázdná, je </w:t>
        </w:r>
      </w:ins>
      <w:ins w:id="774" w:author="Martin Novák" w:date="2023-03-20T18:32:00Z">
        <w:r w:rsidR="00BF5562">
          <w:t xml:space="preserve">předtím </w:t>
        </w:r>
      </w:ins>
      <w:ins w:id="775" w:author="Martin Novák" w:date="2023-03-20T18:31:00Z">
        <w:r w:rsidR="00BF5562">
          <w:t xml:space="preserve">zavolán konstruktor a </w:t>
        </w:r>
      </w:ins>
      <w:ins w:id="776" w:author="Martin Novák" w:date="2023-03-20T18:33:00Z">
        <w:r w:rsidR="00BF5562">
          <w:t>vrácený objekt je vložen do této proměnné.</w:t>
        </w:r>
      </w:ins>
      <w:ins w:id="777" w:author="Martin Novák" w:date="2023-03-20T18:35:00Z">
        <w:r w:rsidR="00454C6F">
          <w:t xml:space="preserve"> </w:t>
        </w:r>
      </w:ins>
      <w:proofErr w:type="spellStart"/>
      <w:ins w:id="778" w:author="Martin Novák" w:date="2023-03-20T18:41:00Z">
        <w:r w:rsidR="00294EDD">
          <w:t>Singleton</w:t>
        </w:r>
        <w:proofErr w:type="spellEnd"/>
        <w:r w:rsidR="00294EDD">
          <w:t xml:space="preserve"> je využíván pro komunikaci s externím zdrojem dat, či pro uchování dat dostupných pro celou aplikaci.</w:t>
        </w:r>
      </w:ins>
      <w:customXmlInsRangeStart w:id="779" w:author="Martin Novák" w:date="2023-03-20T18:42:00Z"/>
      <w:sdt>
        <w:sdtPr>
          <w:rPr>
            <w:color w:val="000000"/>
            <w:rPrChange w:id="780" w:author="Martin Novák" w:date="2023-03-22T19:29:00Z">
              <w:rPr/>
            </w:rPrChange>
          </w:rPr>
          <w:tag w:val="MENDELEY_CITATION_v3_eyJjaXRhdGlvbklEIjoiTUVOREVMRVlfQ0lUQVRJT05fYzA0ODJkOTktZTAyNi00Yzk3LThkZmYtMGZlMzFkOTljNzFkIiwicHJvcGVydGllcyI6eyJub3RlSW5kZXgiOjB9LCJpc0VkaXRlZCI6ZmFsc2UsIm1hbnVhbE92ZXJyaWRlIjp7ImlzTWFudWFsbHlPdmVycmlkZGVuIjpmYWxzZSwiY2l0ZXByb2NUZXh0IjoiWzE0NV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
          <w:id w:val="-1473357379"/>
          <w:placeholder>
            <w:docPart w:val="DefaultPlaceholder_-1854013440"/>
          </w:placeholder>
        </w:sdtPr>
        <w:sdtContent>
          <w:customXmlInsRangeEnd w:id="779"/>
          <w:ins w:id="781" w:author="Martin Novák" w:date="2023-03-22T19:29:00Z">
            <w:r w:rsidR="00926265" w:rsidRPr="00926265">
              <w:rPr>
                <w:color w:val="000000"/>
              </w:rPr>
              <w:t>[145]</w:t>
            </w:r>
          </w:ins>
          <w:customXmlInsRangeStart w:id="782" w:author="Martin Novák" w:date="2023-03-20T18:42:00Z"/>
        </w:sdtContent>
      </w:sdt>
      <w:customXmlInsRangeEnd w:id="782"/>
    </w:p>
    <w:p w14:paraId="551F0189" w14:textId="31689FDF" w:rsidR="008F451E" w:rsidRDefault="008F451E" w:rsidP="001E3DC5">
      <w:pPr>
        <w:pStyle w:val="Nadpis3"/>
        <w:rPr>
          <w:ins w:id="783" w:author="Martin Novák" w:date="2023-03-20T18:55:00Z"/>
        </w:rPr>
        <w:pPrChange w:id="784" w:author="Martin Novák" w:date="2023-03-21T18:22:00Z">
          <w:pPr>
            <w:pStyle w:val="Nadpis2"/>
          </w:pPr>
        </w:pPrChange>
      </w:pPr>
      <w:ins w:id="785" w:author="Martin Novák" w:date="2023-03-20T18:55:00Z">
        <w:r>
          <w:t xml:space="preserve">6.1.3 </w:t>
        </w:r>
        <w:proofErr w:type="spellStart"/>
        <w:r>
          <w:t>FlyWeight</w:t>
        </w:r>
        <w:proofErr w:type="spellEnd"/>
      </w:ins>
    </w:p>
    <w:p w14:paraId="15C9F9FE" w14:textId="4CF88736" w:rsidR="008F451E" w:rsidRDefault="008F451E" w:rsidP="008F451E">
      <w:pPr>
        <w:rPr>
          <w:ins w:id="786" w:author="Martin Novák" w:date="2023-03-21T18:14:00Z"/>
          <w:color w:val="000000"/>
        </w:rPr>
      </w:pPr>
      <w:ins w:id="787" w:author="Martin Novák" w:date="2023-03-20T18:55:00Z">
        <w:r>
          <w:t>Tento návrhový vzor slouží k snížení spotřeby op</w:t>
        </w:r>
      </w:ins>
      <w:ins w:id="788" w:author="Martin Novák" w:date="2023-03-20T18:56:00Z">
        <w:r>
          <w:t>erační paměti počítače. Aby toho docílil</w:t>
        </w:r>
      </w:ins>
      <w:ins w:id="789" w:author="Martin Novák" w:date="2023-03-20T18:57:00Z">
        <w:r>
          <w:t xml:space="preserve">, </w:t>
        </w:r>
      </w:ins>
      <w:ins w:id="790" w:author="Martin Novák" w:date="2023-03-20T18:58:00Z">
        <w:r>
          <w:t xml:space="preserve">jsou hodnoty, které </w:t>
        </w:r>
      </w:ins>
      <w:ins w:id="791" w:author="Martin Novák" w:date="2023-03-20T19:00:00Z">
        <w:r>
          <w:t xml:space="preserve">jsou společné pro několik objektů, ale slouží pouze ke čtení, </w:t>
        </w:r>
      </w:ins>
      <w:ins w:id="792" w:author="Martin Novák" w:date="2023-03-20T19:01:00Z">
        <w:r>
          <w:t xml:space="preserve">umístěny do samostatné </w:t>
        </w:r>
      </w:ins>
      <w:ins w:id="793" w:author="Martin Novák" w:date="2023-03-20T19:14:00Z">
        <w:r w:rsidR="00DF1F16">
          <w:t>třídy</w:t>
        </w:r>
      </w:ins>
      <w:ins w:id="794" w:author="Martin Novák" w:date="2023-03-20T19:01:00Z">
        <w:r>
          <w:t xml:space="preserve">. </w:t>
        </w:r>
      </w:ins>
      <w:ins w:id="795" w:author="Martin Novák" w:date="2023-03-20T19:03:00Z">
        <w:r w:rsidR="00045F64">
          <w:t>Aplikace vytvoří instance jen pro unikátní kombinace a do původních objektů je vložena po</w:t>
        </w:r>
      </w:ins>
      <w:ins w:id="796" w:author="Martin Novák" w:date="2023-03-20T19:04:00Z">
        <w:r w:rsidR="00045F64">
          <w:t xml:space="preserve">uze reference. </w:t>
        </w:r>
      </w:ins>
      <w:ins w:id="797" w:author="Martin Novák" w:date="2023-03-20T19:05:00Z">
        <w:r w:rsidR="00045F64">
          <w:t>Toto řešení je často využíváno pro grafické elementy, j</w:t>
        </w:r>
      </w:ins>
      <w:ins w:id="798" w:author="Martin Novák" w:date="2023-03-20T19:06:00Z">
        <w:r w:rsidR="00045F64">
          <w:t>ejichž velikost se často pohybuje od jednotek do desítek Megabytů</w:t>
        </w:r>
      </w:ins>
      <w:ins w:id="799" w:author="Martin Novák" w:date="2023-03-20T19:08:00Z">
        <w:r w:rsidR="00045F64">
          <w:t>.</w:t>
        </w:r>
      </w:ins>
      <w:ins w:id="800" w:author="Martin Novák" w:date="2023-03-20T19:09:00Z">
        <w:r w:rsidR="00045F64">
          <w:t xml:space="preserve"> Oproti tomu reference má </w:t>
        </w:r>
      </w:ins>
      <w:ins w:id="801" w:author="Martin Novák" w:date="2023-03-20T19:10:00Z">
        <w:r w:rsidR="00045F64">
          <w:t>třicet dva</w:t>
        </w:r>
      </w:ins>
      <w:ins w:id="802" w:author="Martin Novák" w:date="2023-03-20T19:09:00Z">
        <w:r w:rsidR="00045F64">
          <w:t xml:space="preserve"> nebo šedesát </w:t>
        </w:r>
      </w:ins>
      <w:ins w:id="803" w:author="Martin Novák" w:date="2023-03-20T19:14:00Z">
        <w:r w:rsidR="00DF1F16">
          <w:t>čtyři bitů</w:t>
        </w:r>
      </w:ins>
      <w:ins w:id="804" w:author="Martin Novák" w:date="2023-03-20T19:10:00Z">
        <w:r w:rsidR="00045F64">
          <w:t>.</w:t>
        </w:r>
      </w:ins>
      <w:customXmlInsRangeStart w:id="805" w:author="Martin Novák" w:date="2023-03-20T19:15:00Z"/>
      <w:sdt>
        <w:sdtPr>
          <w:rPr>
            <w:color w:val="000000"/>
            <w:rPrChange w:id="806" w:author="Martin Novák" w:date="2023-03-22T19:29:00Z">
              <w:rPr/>
            </w:rPrChange>
          </w:rPr>
          <w:tag w:val="MENDELEY_CITATION_v3_eyJjaXRhdGlvbklEIjoiTUVOREVMRVlfQ0lUQVRJT05fODU4YTc0N2ItYzM1Zi00YWJjLTgyYmEtOGQ3MjIzNTk1ZjM5IiwicHJvcGVydGllcyI6eyJub3RlSW5kZXgiOjB9LCJpc0VkaXRlZCI6ZmFsc2UsIm1hbnVhbE92ZXJyaWRlIjp7ImlzTWFudWFsbHlPdmVycmlkZGVuIjpmYWxzZSwiY2l0ZXByb2NUZXh0IjoiWzE0Nl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
          <w:id w:val="-1666231270"/>
          <w:placeholder>
            <w:docPart w:val="DefaultPlaceholder_-1854013440"/>
          </w:placeholder>
        </w:sdtPr>
        <w:sdtContent>
          <w:customXmlInsRangeEnd w:id="805"/>
          <w:ins w:id="807" w:author="Martin Novák" w:date="2023-03-22T19:29:00Z">
            <w:r w:rsidR="00926265" w:rsidRPr="00926265">
              <w:rPr>
                <w:color w:val="000000"/>
              </w:rPr>
              <w:t>[146]</w:t>
            </w:r>
          </w:ins>
          <w:customXmlInsRangeStart w:id="808" w:author="Martin Novák" w:date="2023-03-20T19:15:00Z"/>
        </w:sdtContent>
      </w:sdt>
      <w:customXmlInsRangeEnd w:id="808"/>
    </w:p>
    <w:p w14:paraId="7CD73CEE" w14:textId="654A38D7" w:rsidR="00170C27" w:rsidRDefault="00170C27" w:rsidP="00170C27">
      <w:pPr>
        <w:pStyle w:val="Nadpis3"/>
        <w:rPr>
          <w:ins w:id="809" w:author="Martin Novák" w:date="2023-03-21T18:14:00Z"/>
        </w:rPr>
      </w:pPr>
      <w:ins w:id="810" w:author="Martin Novák" w:date="2023-03-21T18:14:00Z">
        <w:r>
          <w:t xml:space="preserve">6.1.4 </w:t>
        </w:r>
        <w:proofErr w:type="spellStart"/>
        <w:r>
          <w:t>Observer</w:t>
        </w:r>
        <w:proofErr w:type="spellEnd"/>
      </w:ins>
    </w:p>
    <w:p w14:paraId="6B737435" w14:textId="5F590469" w:rsidR="00170C27" w:rsidRPr="00170C27" w:rsidRDefault="00AA1312" w:rsidP="00170C27">
      <w:pPr>
        <w:rPr>
          <w:rPrChange w:id="811" w:author="Martin Novák" w:date="2023-03-21T18:14:00Z">
            <w:rPr>
              <w:highlight w:val="yellow"/>
            </w:rPr>
          </w:rPrChange>
        </w:rPr>
        <w:pPrChange w:id="812" w:author="Martin Novák" w:date="2023-03-21T18:14:00Z">
          <w:pPr>
            <w:pStyle w:val="Titulek"/>
          </w:pPr>
        </w:pPrChange>
      </w:pPr>
      <w:proofErr w:type="spellStart"/>
      <w:ins w:id="813" w:author="Martin Novák" w:date="2023-03-21T18:34:00Z">
        <w:r>
          <w:t>Observer</w:t>
        </w:r>
        <w:proofErr w:type="spellEnd"/>
        <w:r>
          <w:t xml:space="preserve"> je využíván v případech, kdy o</w:t>
        </w:r>
      </w:ins>
      <w:ins w:id="814" w:author="Martin Novák" w:date="2023-03-21T18:35:00Z">
        <w:r>
          <w:t xml:space="preserve">bjekty potřebují dostat informaci o změně stavu jiného objektu. </w:t>
        </w:r>
      </w:ins>
      <w:ins w:id="815" w:author="Martin Novák" w:date="2023-03-21T18:42:00Z">
        <w:r>
          <w:t xml:space="preserve">K realizaci se využívá kolekce odběratelů, </w:t>
        </w:r>
      </w:ins>
      <w:ins w:id="816" w:author="Martin Novák" w:date="2023-03-21T18:44:00Z">
        <w:r w:rsidR="00CF1429">
          <w:t xml:space="preserve">ve které všechny prvky musí mít </w:t>
        </w:r>
      </w:ins>
      <w:ins w:id="817" w:author="Martin Novák" w:date="2023-03-21T18:45:00Z">
        <w:r w:rsidR="00CF1429">
          <w:t xml:space="preserve">metodu, která </w:t>
        </w:r>
        <w:r w:rsidR="00CF1429">
          <w:lastRenderedPageBreak/>
          <w:t>slouží k</w:t>
        </w:r>
      </w:ins>
      <w:ins w:id="818" w:author="Martin Novák" w:date="2023-03-21T18:46:00Z">
        <w:r w:rsidR="00CF1429">
          <w:t> </w:t>
        </w:r>
      </w:ins>
      <w:ins w:id="819" w:author="Martin Novák" w:date="2023-03-21T18:45:00Z">
        <w:r w:rsidR="00CF1429">
          <w:t>aktua</w:t>
        </w:r>
      </w:ins>
      <w:ins w:id="820" w:author="Martin Novák" w:date="2023-03-21T18:46:00Z">
        <w:r w:rsidR="00CF1429">
          <w:t>lizaci. V</w:t>
        </w:r>
      </w:ins>
      <w:ins w:id="821" w:author="Martin Novák" w:date="2023-03-21T18:47:00Z">
        <w:r w:rsidR="00CF1429">
          <w:t> </w:t>
        </w:r>
      </w:ins>
      <w:ins w:id="822" w:author="Martin Novák" w:date="2023-03-21T18:49:00Z">
        <w:r w:rsidR="00CF1429">
          <w:t>okamžiku,</w:t>
        </w:r>
      </w:ins>
      <w:ins w:id="823" w:author="Martin Novák" w:date="2023-03-21T18:47:00Z">
        <w:r w:rsidR="00CF1429">
          <w:t xml:space="preserve"> kdy nastane změna</w:t>
        </w:r>
      </w:ins>
      <w:ins w:id="824" w:author="Martin Novák" w:date="2023-03-21T18:49:00Z">
        <w:r w:rsidR="00CF1429">
          <w:t xml:space="preserve"> na sledovaném objektu</w:t>
        </w:r>
      </w:ins>
      <w:ins w:id="825" w:author="Martin Novák" w:date="2023-03-21T18:47:00Z">
        <w:r w:rsidR="00CF1429">
          <w:t>, je</w:t>
        </w:r>
      </w:ins>
      <w:ins w:id="826" w:author="Martin Novák" w:date="2023-03-21T18:48:00Z">
        <w:r w:rsidR="00CF1429">
          <w:t xml:space="preserve"> </w:t>
        </w:r>
      </w:ins>
      <w:ins w:id="827" w:author="Martin Novák" w:date="2023-03-21T18:51:00Z">
        <w:r w:rsidR="00CF1429">
          <w:t xml:space="preserve">na ni </w:t>
        </w:r>
      </w:ins>
      <w:ins w:id="828" w:author="Martin Novák" w:date="2023-03-21T18:48:00Z">
        <w:r w:rsidR="00CF1429">
          <w:t>pomocí cykl</w:t>
        </w:r>
      </w:ins>
      <w:ins w:id="829" w:author="Martin Novák" w:date="2023-03-21T18:49:00Z">
        <w:r w:rsidR="00CF1429">
          <w:t>u</w:t>
        </w:r>
      </w:ins>
      <w:ins w:id="830" w:author="Martin Novák" w:date="2023-03-21T18:50:00Z">
        <w:r w:rsidR="00CF1429">
          <w:t xml:space="preserve"> upozorněn každý odběratel</w:t>
        </w:r>
      </w:ins>
      <w:ins w:id="831" w:author="Martin Novák" w:date="2023-03-21T18:51:00Z">
        <w:r w:rsidR="00CF1429">
          <w:t>. Některé jazyky</w:t>
        </w:r>
      </w:ins>
      <w:ins w:id="832" w:author="Martin Novák" w:date="2023-03-21T18:52:00Z">
        <w:r w:rsidR="00CF1429">
          <w:t xml:space="preserve"> (např. C#)</w:t>
        </w:r>
      </w:ins>
      <w:ins w:id="833" w:author="Martin Novák" w:date="2023-03-21T18:51:00Z">
        <w:r w:rsidR="00CF1429">
          <w:t xml:space="preserve"> mají tento mechanismus </w:t>
        </w:r>
      </w:ins>
      <w:ins w:id="834" w:author="Martin Novák" w:date="2023-03-21T18:52:00Z">
        <w:r w:rsidR="00CF1429">
          <w:t>v sobě již zabudován</w:t>
        </w:r>
      </w:ins>
      <w:ins w:id="835" w:author="Martin Novák" w:date="2023-03-21T18:53:00Z">
        <w:r w:rsidR="00CF1429">
          <w:t>, čímž šetří p</w:t>
        </w:r>
      </w:ins>
      <w:ins w:id="836" w:author="Martin Novák" w:date="2023-03-21T18:54:00Z">
        <w:r w:rsidR="00CF1429">
          <w:t xml:space="preserve">rogramátorův čas a </w:t>
        </w:r>
      </w:ins>
      <w:ins w:id="837" w:author="Martin Novák" w:date="2023-03-21T18:55:00Z">
        <w:r w:rsidR="00A6566C">
          <w:t>zpřehledňují</w:t>
        </w:r>
      </w:ins>
      <w:ins w:id="838" w:author="Martin Novák" w:date="2023-03-21T18:54:00Z">
        <w:r w:rsidR="00A6566C">
          <w:t xml:space="preserve"> projekt, neboť není potřeba při</w:t>
        </w:r>
      </w:ins>
      <w:ins w:id="839" w:author="Martin Novák" w:date="2023-03-21T18:55:00Z">
        <w:r w:rsidR="00A6566C">
          <w:t>dávat nové třídy. Typickým použitím je</w:t>
        </w:r>
      </w:ins>
      <w:ins w:id="840" w:author="Martin Novák" w:date="2023-03-21T18:57:00Z">
        <w:r w:rsidR="00A6566C">
          <w:t xml:space="preserve"> interakce</w:t>
        </w:r>
      </w:ins>
      <w:ins w:id="841" w:author="Martin Novák" w:date="2023-03-21T18:59:00Z">
        <w:r w:rsidR="00A6566C">
          <w:t xml:space="preserve"> uživatele</w:t>
        </w:r>
      </w:ins>
      <w:ins w:id="842" w:author="Martin Novák" w:date="2023-03-21T18:57:00Z">
        <w:r w:rsidR="00A6566C">
          <w:t xml:space="preserve"> s</w:t>
        </w:r>
      </w:ins>
      <w:ins w:id="843" w:author="Martin Novák" w:date="2023-03-21T18:55:00Z">
        <w:r w:rsidR="00A6566C">
          <w:t xml:space="preserve"> grafick</w:t>
        </w:r>
      </w:ins>
      <w:ins w:id="844" w:author="Martin Novák" w:date="2023-03-21T18:57:00Z">
        <w:r w:rsidR="00A6566C">
          <w:t>ým</w:t>
        </w:r>
      </w:ins>
      <w:ins w:id="845" w:author="Martin Novák" w:date="2023-03-21T18:55:00Z">
        <w:r w:rsidR="00A6566C">
          <w:t xml:space="preserve"> rozhraní</w:t>
        </w:r>
      </w:ins>
      <w:ins w:id="846" w:author="Martin Novák" w:date="2023-03-21T18:57:00Z">
        <w:r w:rsidR="00A6566C">
          <w:t>m</w:t>
        </w:r>
      </w:ins>
      <w:ins w:id="847" w:author="Martin Novák" w:date="2023-03-21T18:56:00Z">
        <w:r w:rsidR="00A6566C">
          <w:t>, kdy</w:t>
        </w:r>
      </w:ins>
      <w:ins w:id="848" w:author="Martin Novák" w:date="2023-03-21T18:59:00Z">
        <w:r w:rsidR="00A6566C">
          <w:t xml:space="preserve"> jsou volá</w:t>
        </w:r>
      </w:ins>
      <w:ins w:id="849" w:author="Martin Novák" w:date="2023-03-21T19:00:00Z">
        <w:r w:rsidR="00A6566C">
          <w:t>ny metody uvnitř třídy okna</w:t>
        </w:r>
      </w:ins>
      <w:customXmlInsRangeStart w:id="850" w:author="Martin Novák" w:date="2023-03-21T18:55:00Z"/>
      <w:sdt>
        <w:sdtPr>
          <w:rPr>
            <w:color w:val="000000"/>
            <w:rPrChange w:id="851" w:author="Martin Novák" w:date="2023-03-22T19:29:00Z">
              <w:rPr/>
            </w:rPrChange>
          </w:rPr>
          <w:tag w:val="MENDELEY_CITATION_v3_eyJjaXRhdGlvbklEIjoiTUVOREVMRVlfQ0lUQVRJT05fZjQyMzAyNmQtNTVkYi00OWYwLTkyMDktZDhjMTI5ZDBiYzFiIiwicHJvcGVydGllcyI6eyJub3RlSW5kZXgiOjB9LCJpc0VkaXRlZCI6ZmFsc2UsIm1hbnVhbE92ZXJyaWRlIjp7ImlzTWFudWFsbHlPdmVycmlkZGVuIjpmYWxzZSwiY2l0ZXByb2NUZXh0IjoiWzE0N1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
          <w:id w:val="2091198984"/>
          <w:placeholder>
            <w:docPart w:val="DefaultPlaceholder_-1854013440"/>
          </w:placeholder>
        </w:sdtPr>
        <w:sdtContent>
          <w:customXmlInsRangeEnd w:id="850"/>
          <w:ins w:id="852" w:author="Martin Novák" w:date="2023-03-22T19:29:00Z">
            <w:r w:rsidR="00926265" w:rsidRPr="00926265">
              <w:rPr>
                <w:color w:val="000000"/>
              </w:rPr>
              <w:t>[147]</w:t>
            </w:r>
          </w:ins>
          <w:customXmlInsRangeStart w:id="853" w:author="Martin Novák" w:date="2023-03-21T18:55:00Z"/>
        </w:sdtContent>
      </w:sdt>
      <w:customXmlInsRangeEnd w:id="853"/>
    </w:p>
    <w:p w14:paraId="55CD4A78" w14:textId="2E3FDAA9" w:rsidR="001C55A0" w:rsidRDefault="00561C65" w:rsidP="00561C65">
      <w:pPr>
        <w:pStyle w:val="Nadpis1"/>
        <w:rPr>
          <w:shd w:val="clear" w:color="auto" w:fill="FFFFFF"/>
        </w:rPr>
      </w:pPr>
      <w:bookmarkStart w:id="854" w:name="_Toc129100438"/>
      <w:r w:rsidRPr="00026347">
        <w:rPr>
          <w:shd w:val="clear" w:color="auto" w:fill="FFFFFF"/>
        </w:rPr>
        <w:t>7.</w:t>
      </w:r>
      <w:r>
        <w:rPr>
          <w:shd w:val="clear" w:color="auto" w:fill="FFFFFF"/>
        </w:rPr>
        <w:t xml:space="preserve"> </w:t>
      </w:r>
      <w:r w:rsidRPr="00561C65">
        <w:rPr>
          <w:shd w:val="clear" w:color="auto" w:fill="FFFFFF"/>
        </w:rPr>
        <w:t>Návrh vzorového řešení</w:t>
      </w:r>
      <w:bookmarkEnd w:id="854"/>
    </w:p>
    <w:p w14:paraId="2242A603" w14:textId="05B2EB55" w:rsidR="00A14853" w:rsidRDefault="00A14853" w:rsidP="00A14853">
      <w:pPr>
        <w:ind w:left="360" w:firstLine="348"/>
        <w:jc w:val="both"/>
        <w:rPr>
          <w:rFonts w:cstheme="minorHAnsi"/>
          <w:color w:val="000000"/>
          <w:shd w:val="clear" w:color="auto" w:fill="FFFFFF"/>
        </w:rPr>
      </w:pPr>
      <w:r w:rsidRPr="001D3DBA">
        <w:rPr>
          <w:rFonts w:cstheme="minorHAnsi"/>
          <w:color w:val="000000"/>
          <w:shd w:val="clear" w:color="auto" w:fill="FFFFFF"/>
        </w:rPr>
        <w:t xml:space="preserve">Aplikaci tvoří dva projekty. První je DLL knihovna </w:t>
      </w:r>
      <w:proofErr w:type="spellStart"/>
      <w:r w:rsidRPr="001D3DBA">
        <w:rPr>
          <w:rFonts w:cstheme="minorHAnsi"/>
          <w:i/>
          <w:iCs/>
          <w:color w:val="000000"/>
          <w:shd w:val="clear" w:color="auto" w:fill="FFFFFF"/>
        </w:rPr>
        <w:t>KnihovnaRPG</w:t>
      </w:r>
      <w:proofErr w:type="spellEnd"/>
      <w:r w:rsidRPr="001D3DBA">
        <w:rPr>
          <w:rFonts w:cstheme="minorHAnsi"/>
          <w:color w:val="000000"/>
          <w:shd w:val="clear" w:color="auto" w:fill="FFFFFF"/>
        </w:rPr>
        <w:t xml:space="preserve">, obsahující logiku a je výstupem praktické části této bakalářské práce. Druhý je Windows </w:t>
      </w:r>
      <w:proofErr w:type="spellStart"/>
      <w:r w:rsidRPr="001D3DBA">
        <w:rPr>
          <w:rFonts w:cstheme="minorHAnsi"/>
          <w:color w:val="000000"/>
          <w:shd w:val="clear" w:color="auto" w:fill="FFFFFF"/>
        </w:rPr>
        <w:t>Forms</w:t>
      </w:r>
      <w:proofErr w:type="spellEnd"/>
      <w:r w:rsidRPr="001D3DBA">
        <w:rPr>
          <w:rFonts w:cstheme="minorHAnsi"/>
          <w:color w:val="000000"/>
          <w:shd w:val="clear" w:color="auto" w:fill="FFFFFF"/>
        </w:rPr>
        <w:t xml:space="preserve"> aplikace</w:t>
      </w:r>
      <w:r w:rsidRPr="001D3DBA">
        <w:rPr>
          <w:rFonts w:cstheme="minorHAnsi"/>
          <w:i/>
          <w:iCs/>
          <w:color w:val="000000"/>
          <w:shd w:val="clear" w:color="auto" w:fill="FFFFFF"/>
        </w:rPr>
        <w:t xml:space="preserve"> </w:t>
      </w:r>
      <w:proofErr w:type="spellStart"/>
      <w:r w:rsidRPr="001D3DBA">
        <w:rPr>
          <w:rFonts w:cstheme="minorHAnsi"/>
          <w:i/>
          <w:iCs/>
          <w:color w:val="000000"/>
          <w:shd w:val="clear" w:color="auto" w:fill="FFFFFF"/>
        </w:rPr>
        <w:t>TestovaniCastiKnihovny</w:t>
      </w:r>
      <w:proofErr w:type="spellEnd"/>
      <w:r w:rsidRPr="001D3DBA">
        <w:rPr>
          <w:rFonts w:cstheme="minorHAnsi"/>
          <w:color w:val="000000"/>
          <w:shd w:val="clear" w:color="auto" w:fill="FFFFFF"/>
        </w:rPr>
        <w:t>, sloužící jako příklad implementace a testování základní funkčnosti jednotlivých tříd. Testovací projekt má pouze ověřit funkčnost částí knihovny a nejedná se o plnohodnotnou hru. Tomuto účelu odpovídá i uživatelské rozhraní, které není určeno uživatelům, ale slouží programátorovi jako spouštěč jeho testovacích metod a grafická reprezentace jejich výsledků</w:t>
      </w:r>
      <w:r w:rsidRPr="00383178">
        <w:rPr>
          <w:rFonts w:cstheme="minorHAnsi"/>
          <w:color w:val="000000"/>
          <w:shd w:val="clear" w:color="auto" w:fill="FFFFFF"/>
        </w:rPr>
        <w:t>.</w:t>
      </w:r>
      <w:r w:rsidRPr="005B2346">
        <w:rPr>
          <w:rFonts w:cstheme="minorHAnsi"/>
          <w:color w:val="000000"/>
          <w:shd w:val="clear" w:color="auto" w:fill="FFFFFF"/>
        </w:rPr>
        <w:t xml:space="preserve"> </w:t>
      </w:r>
    </w:p>
    <w:p w14:paraId="709529AD" w14:textId="71E79468" w:rsidR="00561C65" w:rsidRDefault="00561C65" w:rsidP="00561C65"/>
    <w:p w14:paraId="67CD4ABA" w14:textId="77777777" w:rsidR="00CE58F8" w:rsidRPr="00805307" w:rsidRDefault="00200256" w:rsidP="00805307">
      <w:pPr>
        <w:rPr>
          <w:color w:val="00B050"/>
        </w:rPr>
      </w:pPr>
      <w:r w:rsidRPr="00805307">
        <w:rPr>
          <w:color w:val="00B050"/>
        </w:rPr>
        <w:t>//</w:t>
      </w:r>
      <w:proofErr w:type="spellStart"/>
      <w:r w:rsidRPr="00805307">
        <w:rPr>
          <w:color w:val="00B050"/>
        </w:rPr>
        <w:t>kod</w:t>
      </w:r>
      <w:proofErr w:type="spellEnd"/>
    </w:p>
    <w:p w14:paraId="57D43A35" w14:textId="4CE95D64" w:rsidR="00CE58F8" w:rsidRDefault="00CE58F8" w:rsidP="00CE58F8">
      <w:pPr>
        <w:pStyle w:val="Nadpis2"/>
        <w:ind w:firstLine="708"/>
        <w:rPr>
          <w:shd w:val="clear" w:color="auto" w:fill="FFFFFF"/>
        </w:rPr>
      </w:pPr>
      <w:bookmarkStart w:id="855" w:name="_Toc129100439"/>
      <w:r w:rsidRPr="00026347">
        <w:rPr>
          <w:shd w:val="clear" w:color="auto" w:fill="FFFFFF"/>
        </w:rPr>
        <w:t>7.</w:t>
      </w:r>
      <w:r>
        <w:rPr>
          <w:shd w:val="clear" w:color="auto" w:fill="FFFFFF"/>
        </w:rPr>
        <w:t>1 knihovna</w:t>
      </w:r>
      <w:bookmarkEnd w:id="855"/>
    </w:p>
    <w:p w14:paraId="03C9F9CB" w14:textId="77777777" w:rsidR="00CE58F8" w:rsidRDefault="00CE58F8" w:rsidP="00CE58F8">
      <w:pPr>
        <w:ind w:left="708" w:firstLine="708"/>
        <w:jc w:val="both"/>
      </w:pPr>
      <w:r w:rsidRPr="004646F7">
        <w:t xml:space="preserve">Knihovna obsahuje třídy obsahující logiku, která je shodná v téměř všech RPG hrách. </w:t>
      </w:r>
      <w:r w:rsidRPr="001D3DBA">
        <w:t xml:space="preserve">Při návrhu bylo bráno v úvahu, že hra může být v konzoli, okně s dvourozměrnou grafikou, či trojrozměrném prostředí herního </w:t>
      </w:r>
      <w:proofErr w:type="spellStart"/>
      <w:r w:rsidRPr="001D3DBA">
        <w:t>enginu</w:t>
      </w:r>
      <w:proofErr w:type="spellEnd"/>
      <w:r w:rsidRPr="001D3DBA">
        <w:t xml:space="preserve"> a k reprezentaci jednotlivých herních objektů musí být přistupováno abstraktně.</w:t>
      </w:r>
      <w:r>
        <w:t xml:space="preserve"> </w:t>
      </w:r>
      <w:r w:rsidRPr="004646F7">
        <w:t xml:space="preserve">Metody, u kterých se očekává že se v některých hrách mohou chovat jinak, jsou nastaveny jako </w:t>
      </w:r>
      <w:r w:rsidRPr="004646F7">
        <w:rPr>
          <w:i/>
          <w:iCs/>
          <w:lang w:val="en-US"/>
        </w:rPr>
        <w:t>virtual</w:t>
      </w:r>
      <w:r w:rsidRPr="004646F7">
        <w:t>, což umožňuje jejich nahrazení v implementaci, bez výrazného ovlivnění chování zbytku knihovny. Tyto třídy by se dali rozdělit na několik skupin podle toho, jakou část logiky pokrývají.</w:t>
      </w:r>
    </w:p>
    <w:p w14:paraId="357A13BB" w14:textId="7680A1DB" w:rsidR="00200256" w:rsidRPr="00200256" w:rsidRDefault="00200256" w:rsidP="00561C65">
      <w:pPr>
        <w:rPr>
          <w:color w:val="00B050"/>
        </w:rPr>
      </w:pPr>
    </w:p>
    <w:p w14:paraId="0EC72D99" w14:textId="09F04FD5" w:rsidR="00AB4BCD" w:rsidRDefault="00561C65" w:rsidP="00AB4BCD">
      <w:pPr>
        <w:pStyle w:val="Nadpis3"/>
      </w:pPr>
      <w:bookmarkStart w:id="856" w:name="_Ref103770918"/>
      <w:bookmarkStart w:id="857" w:name="_Toc129100440"/>
      <w:r w:rsidRPr="00026347">
        <w:t>7</w:t>
      </w:r>
      <w:r w:rsidR="00AB4BCD" w:rsidRPr="00026347">
        <w:t xml:space="preserve">.1.1 </w:t>
      </w:r>
      <w:r w:rsidR="00E9240E" w:rsidRPr="00026347">
        <w:t>atributy</w:t>
      </w:r>
      <w:bookmarkEnd w:id="856"/>
      <w:bookmarkEnd w:id="857"/>
    </w:p>
    <w:p w14:paraId="54BE85BC" w14:textId="0AAD3E95" w:rsidR="00EA28B6" w:rsidRPr="00EA28B6" w:rsidRDefault="00EA28B6" w:rsidP="00AD6CA9">
      <w:pPr>
        <w:ind w:firstLine="708"/>
        <w:jc w:val="both"/>
      </w:pPr>
      <w:r w:rsidRPr="004646F7">
        <w:t>První skupina</w:t>
      </w:r>
      <w:r w:rsidR="00DE0860">
        <w:t xml:space="preserve"> </w:t>
      </w:r>
      <w:r w:rsidR="00325779" w:rsidRPr="004646F7">
        <w:t>se zabývá</w:t>
      </w:r>
      <w:r w:rsidR="00E9240E" w:rsidRPr="004646F7">
        <w:t xml:space="preserve"> atributy</w:t>
      </w:r>
      <w:r w:rsidR="000E3B73" w:rsidRPr="004646F7">
        <w:t xml:space="preserve"> či statistikami</w:t>
      </w:r>
      <w:r w:rsidR="00E9240E" w:rsidRPr="004646F7">
        <w:t>, které jsou častěji nazývány jako</w:t>
      </w:r>
      <w:r w:rsidR="00325779" w:rsidRPr="004646F7">
        <w:t xml:space="preserve"> </w:t>
      </w:r>
      <w:proofErr w:type="spellStart"/>
      <w:r w:rsidR="00A93BC6" w:rsidRPr="004646F7">
        <w:t>staty</w:t>
      </w:r>
      <w:proofErr w:type="spellEnd"/>
      <w:r w:rsidR="00E2483E" w:rsidRPr="004646F7">
        <w:t xml:space="preserve"> z anglického </w:t>
      </w:r>
      <w:r w:rsidR="00E2483E" w:rsidRPr="004646F7">
        <w:rPr>
          <w:lang w:val="en-US"/>
        </w:rPr>
        <w:t>stats</w:t>
      </w:r>
      <w:r w:rsidR="00E2483E" w:rsidRPr="004646F7">
        <w:t xml:space="preserve">. </w:t>
      </w:r>
      <w:r w:rsidR="00E9240E" w:rsidRPr="004646F7">
        <w:t>Jedná se o</w:t>
      </w:r>
      <w:r w:rsidR="00325779" w:rsidRPr="004646F7">
        <w:t xml:space="preserve"> vlastnosti postavy</w:t>
      </w:r>
      <w:r w:rsidR="00DA52DF" w:rsidRPr="004646F7">
        <w:t xml:space="preserve"> a vybavení, které určují například jak velké poškození způsobí, o kolik sníží poškození způsobené nepřítelem, či jak úspěšné bude vyjednávání.</w:t>
      </w:r>
      <w:r w:rsidR="00DC53E4" w:rsidRPr="004646F7">
        <w:t xml:space="preserve"> </w:t>
      </w:r>
      <w:r w:rsidR="00E9240E" w:rsidRPr="004646F7">
        <w:t xml:space="preserve">Jednotlivé atributy </w:t>
      </w:r>
      <w:r w:rsidR="007B1E57" w:rsidRPr="004646F7">
        <w:t xml:space="preserve">jsou reprezentovány </w:t>
      </w:r>
      <w:r w:rsidR="00E9240E" w:rsidRPr="004646F7">
        <w:t>objekt</w:t>
      </w:r>
      <w:r w:rsidR="00AD6CA9" w:rsidRPr="004646F7">
        <w:t>y</w:t>
      </w:r>
      <w:r w:rsidR="00E9240E" w:rsidRPr="004646F7">
        <w:t xml:space="preserve"> typu </w:t>
      </w:r>
      <w:proofErr w:type="spellStart"/>
      <w:r w:rsidR="00E9240E" w:rsidRPr="004646F7">
        <w:rPr>
          <w:i/>
          <w:iCs/>
        </w:rPr>
        <w:t>Stat</w:t>
      </w:r>
      <w:proofErr w:type="spellEnd"/>
      <w:r w:rsidR="00E2483E" w:rsidRPr="004646F7">
        <w:t xml:space="preserve">, které obsahují </w:t>
      </w:r>
      <w:r w:rsidR="007B1E57" w:rsidRPr="004646F7">
        <w:t>název a zkratku, základní hodnoty a o kolik je navýšena. Navýšení je možné o konstantní hodnotu, či procenta.</w:t>
      </w:r>
      <w:r w:rsidR="00D0458A" w:rsidRPr="004646F7">
        <w:t xml:space="preserve"> Tyto objekty jsou uloženy v objektu typu </w:t>
      </w:r>
      <w:proofErr w:type="spellStart"/>
      <w:r w:rsidR="00D0458A" w:rsidRPr="004646F7">
        <w:rPr>
          <w:i/>
          <w:iCs/>
        </w:rPr>
        <w:t>StatList</w:t>
      </w:r>
      <w:proofErr w:type="spellEnd"/>
      <w:r w:rsidR="00D0458A" w:rsidRPr="004646F7">
        <w:t>, který umožňuje vyhledávání a kontroluje, že každý atribut se bude vyskytovat nejvýše jednou.</w:t>
      </w:r>
    </w:p>
    <w:p w14:paraId="7C145103" w14:textId="6CDFDE16" w:rsidR="00AB4BCD" w:rsidRDefault="00C03E59" w:rsidP="00CB6506">
      <w:pPr>
        <w:pStyle w:val="Nadpis3"/>
      </w:pPr>
      <w:bookmarkStart w:id="858" w:name="_Toc129100441"/>
      <w:r w:rsidRPr="00026347">
        <w:t>7</w:t>
      </w:r>
      <w:r w:rsidR="00CB6506" w:rsidRPr="00026347">
        <w:t xml:space="preserve">.1.2 </w:t>
      </w:r>
      <w:proofErr w:type="spellStart"/>
      <w:r w:rsidR="00CB6506" w:rsidRPr="00026347">
        <w:t>buffy</w:t>
      </w:r>
      <w:bookmarkEnd w:id="858"/>
      <w:proofErr w:type="spellEnd"/>
    </w:p>
    <w:p w14:paraId="675B776A" w14:textId="23FE4FEE" w:rsidR="00CB6506" w:rsidRDefault="001031FB" w:rsidP="00D610F0">
      <w:pPr>
        <w:jc w:val="both"/>
      </w:pPr>
      <w:r w:rsidRPr="004646F7">
        <w:t xml:space="preserve">Tuto skupinu tvoří třída </w:t>
      </w:r>
      <w:r w:rsidRPr="004646F7">
        <w:rPr>
          <w:i/>
          <w:iCs/>
          <w:lang w:val="en-US"/>
        </w:rPr>
        <w:t>Buff</w:t>
      </w:r>
      <w:r w:rsidRPr="004646F7">
        <w:t xml:space="preserve"> a </w:t>
      </w:r>
      <w:r w:rsidR="000205A6" w:rsidRPr="004646F7">
        <w:t>výčty (</w:t>
      </w:r>
      <w:r w:rsidR="006A3694" w:rsidRPr="004646F7">
        <w:rPr>
          <w:i/>
          <w:iCs/>
          <w:lang w:val="en-US"/>
        </w:rPr>
        <w:t>Enum</w:t>
      </w:r>
      <w:r w:rsidR="000205A6" w:rsidRPr="004646F7">
        <w:rPr>
          <w:i/>
          <w:iCs/>
          <w:lang w:val="en-US"/>
        </w:rPr>
        <w:t>)</w:t>
      </w:r>
      <w:r w:rsidR="00956A68" w:rsidRPr="004646F7">
        <w:rPr>
          <w:i/>
          <w:iCs/>
          <w:lang w:val="en-US"/>
        </w:rPr>
        <w:t xml:space="preserve"> </w:t>
      </w:r>
      <w:proofErr w:type="spellStart"/>
      <w:r w:rsidR="00956A68" w:rsidRPr="004646F7">
        <w:rPr>
          <w:i/>
          <w:iCs/>
          <w:lang w:val="en-US"/>
        </w:rPr>
        <w:t>BuffType</w:t>
      </w:r>
      <w:proofErr w:type="spellEnd"/>
      <w:r w:rsidR="00956A68" w:rsidRPr="004646F7">
        <w:rPr>
          <w:lang w:val="en-US"/>
        </w:rPr>
        <w:t xml:space="preserve"> a </w:t>
      </w:r>
      <w:proofErr w:type="spellStart"/>
      <w:r w:rsidR="00956A68" w:rsidRPr="004646F7">
        <w:rPr>
          <w:i/>
          <w:iCs/>
          <w:lang w:val="en-US"/>
        </w:rPr>
        <w:t>BuffZpusobZmeny</w:t>
      </w:r>
      <w:proofErr w:type="spellEnd"/>
      <w:r w:rsidRPr="004646F7">
        <w:t xml:space="preserve">, které udávají kontext použití.  </w:t>
      </w:r>
      <w:proofErr w:type="spellStart"/>
      <w:r w:rsidR="00D936AC" w:rsidRPr="004646F7">
        <w:rPr>
          <w:i/>
          <w:iCs/>
        </w:rPr>
        <w:t>Buff</w:t>
      </w:r>
      <w:proofErr w:type="spellEnd"/>
      <w:r w:rsidR="00D936AC" w:rsidRPr="004646F7">
        <w:t xml:space="preserve"> slouží ke krátkodobému vylepšení</w:t>
      </w:r>
      <w:r w:rsidR="002E3F04" w:rsidRPr="004646F7">
        <w:t xml:space="preserve">, či </w:t>
      </w:r>
      <w:r w:rsidR="00485EF4" w:rsidRPr="004646F7">
        <w:t xml:space="preserve">v případě </w:t>
      </w:r>
      <w:proofErr w:type="spellStart"/>
      <w:r w:rsidR="00485EF4" w:rsidRPr="004646F7">
        <w:rPr>
          <w:i/>
          <w:iCs/>
        </w:rPr>
        <w:t>Debuff</w:t>
      </w:r>
      <w:proofErr w:type="spellEnd"/>
      <w:r w:rsidR="00485EF4" w:rsidRPr="004646F7">
        <w:t xml:space="preserve"> </w:t>
      </w:r>
      <w:r w:rsidR="002E3F04" w:rsidRPr="004646F7">
        <w:t xml:space="preserve">zhoršení </w:t>
      </w:r>
      <w:r w:rsidR="00D936AC" w:rsidRPr="004646F7">
        <w:t xml:space="preserve">atributů. </w:t>
      </w:r>
      <w:proofErr w:type="spellStart"/>
      <w:r w:rsidR="00485EF4" w:rsidRPr="004646F7">
        <w:rPr>
          <w:i/>
          <w:iCs/>
        </w:rPr>
        <w:t>Zraneni</w:t>
      </w:r>
      <w:proofErr w:type="spellEnd"/>
      <w:r w:rsidR="00485EF4" w:rsidRPr="004646F7">
        <w:t xml:space="preserve"> je využito v případě přetrvávající poškození, jako je </w:t>
      </w:r>
      <w:r w:rsidR="00D610F0" w:rsidRPr="004646F7">
        <w:t xml:space="preserve">například </w:t>
      </w:r>
      <w:r w:rsidR="00485EF4" w:rsidRPr="004646F7">
        <w:t xml:space="preserve">zapálení či otrava. Pokud by v implementaci bylo třeba třídu využít i v jiné situaci je </w:t>
      </w:r>
      <w:r w:rsidR="005E313F" w:rsidRPr="004646F7">
        <w:t xml:space="preserve">připravena hodnota </w:t>
      </w:r>
      <w:r w:rsidR="005E313F" w:rsidRPr="004646F7">
        <w:rPr>
          <w:i/>
          <w:iCs/>
        </w:rPr>
        <w:t>Jiny</w:t>
      </w:r>
      <w:r w:rsidR="005E313F" w:rsidRPr="004646F7">
        <w:t xml:space="preserve">, ale toto chování není definováno knihovnou. </w:t>
      </w:r>
      <w:r w:rsidR="00205AB2" w:rsidRPr="004646F7">
        <w:t xml:space="preserve">Vlastnost </w:t>
      </w:r>
      <w:r w:rsidR="00205AB2" w:rsidRPr="004646F7">
        <w:rPr>
          <w:i/>
          <w:iCs/>
        </w:rPr>
        <w:t>Doba</w:t>
      </w:r>
      <w:r w:rsidR="00205AB2" w:rsidRPr="004646F7">
        <w:t xml:space="preserve"> určuje, jak dlouho efekt trvá (např. počet kol nebo vteřin). </w:t>
      </w:r>
      <w:r w:rsidR="00205AB2" w:rsidRPr="004646F7">
        <w:rPr>
          <w:i/>
          <w:iCs/>
        </w:rPr>
        <w:t>Efekt</w:t>
      </w:r>
      <w:r w:rsidR="00205AB2" w:rsidRPr="004646F7">
        <w:t xml:space="preserve"> obsahuje hodnoty, o které se atribut postavy změní. </w:t>
      </w:r>
      <w:r w:rsidR="00205AB2" w:rsidRPr="004646F7">
        <w:rPr>
          <w:i/>
          <w:iCs/>
        </w:rPr>
        <w:t>Obrana</w:t>
      </w:r>
      <w:r w:rsidR="00205AB2" w:rsidRPr="004646F7">
        <w:t xml:space="preserve"> je zkratka atributu, kterým je možné </w:t>
      </w:r>
      <w:r w:rsidR="00357142" w:rsidRPr="004646F7">
        <w:t xml:space="preserve">snížit negativní efekt. </w:t>
      </w:r>
      <w:proofErr w:type="spellStart"/>
      <w:r w:rsidR="00357142" w:rsidRPr="004646F7">
        <w:rPr>
          <w:i/>
          <w:iCs/>
        </w:rPr>
        <w:t>Sesilatel</w:t>
      </w:r>
      <w:proofErr w:type="spellEnd"/>
      <w:r w:rsidR="00357142" w:rsidRPr="004646F7">
        <w:t xml:space="preserve"> je využit v</w:t>
      </w:r>
      <w:r w:rsidR="00813822" w:rsidRPr="004646F7">
        <w:t> </w:t>
      </w:r>
      <w:r w:rsidR="00357142" w:rsidRPr="004646F7">
        <w:t>případě</w:t>
      </w:r>
      <w:r w:rsidR="00813822" w:rsidRPr="004646F7">
        <w:t>,</w:t>
      </w:r>
      <w:r w:rsidR="00357142" w:rsidRPr="004646F7">
        <w:t xml:space="preserve"> že efekt způsobí </w:t>
      </w:r>
      <w:r w:rsidR="00813822" w:rsidRPr="004646F7">
        <w:t xml:space="preserve">smrt a hra mohla </w:t>
      </w:r>
      <w:r w:rsidR="007C155A" w:rsidRPr="004646F7">
        <w:t xml:space="preserve">tuto informaci </w:t>
      </w:r>
      <w:r w:rsidR="00813822" w:rsidRPr="004646F7">
        <w:t>vypsat a přidělit odměnu.</w:t>
      </w:r>
      <w:r w:rsidR="00502602" w:rsidRPr="004646F7">
        <w:t xml:space="preserve"> </w:t>
      </w:r>
      <w:proofErr w:type="spellStart"/>
      <w:r w:rsidR="00502602" w:rsidRPr="004646F7">
        <w:rPr>
          <w:i/>
          <w:iCs/>
        </w:rPr>
        <w:t>Plati</w:t>
      </w:r>
      <w:proofErr w:type="spellEnd"/>
      <w:r w:rsidR="00502602" w:rsidRPr="004646F7">
        <w:t xml:space="preserve"> slouží k zjednodušení určení, zda efekt již skončil a má být odstraněn ze seznamu.</w:t>
      </w:r>
      <w:r w:rsidR="00CD6AF6" w:rsidRPr="004646F7">
        <w:t xml:space="preserve"> Metoda </w:t>
      </w:r>
      <w:proofErr w:type="spellStart"/>
      <w:r w:rsidR="00CD6AF6" w:rsidRPr="004646F7">
        <w:rPr>
          <w:i/>
          <w:iCs/>
        </w:rPr>
        <w:t>Pouzij</w:t>
      </w:r>
      <w:proofErr w:type="spellEnd"/>
      <w:r w:rsidR="00CD6AF6" w:rsidRPr="004646F7">
        <w:t xml:space="preserve"> má jako parametry atribut postavy, který bude měněn a znaménko </w:t>
      </w:r>
      <w:r w:rsidR="00CD6AF6" w:rsidRPr="001D3DBA">
        <w:t>(</w:t>
      </w:r>
      <w:r w:rsidR="00097762" w:rsidRPr="001D3DBA">
        <w:t>jedna</w:t>
      </w:r>
      <w:r w:rsidR="00CD6AF6" w:rsidRPr="001D3DBA">
        <w:t xml:space="preserve"> pro aktivaci efektu a </w:t>
      </w:r>
      <w:r w:rsidR="00097762" w:rsidRPr="001D3DBA">
        <w:t>mínus jedna</w:t>
      </w:r>
      <w:r w:rsidR="00CD6AF6" w:rsidRPr="004646F7">
        <w:t xml:space="preserve"> pro jeho zrušení). </w:t>
      </w:r>
      <w:proofErr w:type="spellStart"/>
      <w:r w:rsidR="00CD6AF6" w:rsidRPr="004646F7">
        <w:t>ZkratDobu</w:t>
      </w:r>
      <w:proofErr w:type="spellEnd"/>
      <w:r w:rsidR="00553607" w:rsidRPr="004646F7">
        <w:t xml:space="preserve"> krátí dobu zbývající </w:t>
      </w:r>
      <w:r w:rsidR="00553607" w:rsidRPr="004646F7">
        <w:lastRenderedPageBreak/>
        <w:t>do konce trvání efektu o jedna</w:t>
      </w:r>
      <w:r w:rsidR="009629DD" w:rsidRPr="004646F7">
        <w:t>. Snížením hodnoty pomocí metody místo přímou úpravou hodnoty je zabráněno nečekanému chování vlivem záporné hodnoty.</w:t>
      </w:r>
    </w:p>
    <w:p w14:paraId="343C9B7B" w14:textId="3C13869B" w:rsidR="002B5D06" w:rsidRDefault="00C03E59" w:rsidP="002B5D06">
      <w:pPr>
        <w:pStyle w:val="Nadpis3"/>
        <w:ind w:left="708" w:firstLine="708"/>
      </w:pPr>
      <w:bookmarkStart w:id="859" w:name="_Toc129100442"/>
      <w:r w:rsidRPr="00026347">
        <w:t>7</w:t>
      </w:r>
      <w:r w:rsidR="002B5D06" w:rsidRPr="00026347">
        <w:t>.1.</w:t>
      </w:r>
      <w:r w:rsidR="00D936AC" w:rsidRPr="00026347">
        <w:t>3</w:t>
      </w:r>
      <w:r w:rsidR="002B5D06" w:rsidRPr="00026347">
        <w:t xml:space="preserve"> Postavy</w:t>
      </w:r>
      <w:bookmarkEnd w:id="859"/>
    </w:p>
    <w:p w14:paraId="73B46D25" w14:textId="6630D0C7" w:rsidR="002B5D06" w:rsidRDefault="00D646A7" w:rsidP="00F01F62">
      <w:pPr>
        <w:jc w:val="both"/>
      </w:pPr>
      <w:r w:rsidRPr="001D3DBA">
        <w:t xml:space="preserve">Logiku kolem postav zajišťují třída </w:t>
      </w:r>
      <w:r w:rsidRPr="001D3DBA">
        <w:rPr>
          <w:i/>
          <w:iCs/>
        </w:rPr>
        <w:t>Postava</w:t>
      </w:r>
      <w:r w:rsidRPr="001D3DBA">
        <w:t xml:space="preserve"> a její poto</w:t>
      </w:r>
      <w:r w:rsidR="00470701" w:rsidRPr="001D3DBA">
        <w:t>me</w:t>
      </w:r>
      <w:r w:rsidRPr="001D3DBA">
        <w:t xml:space="preserve">k </w:t>
      </w:r>
      <w:proofErr w:type="spellStart"/>
      <w:r w:rsidRPr="001D3DBA">
        <w:rPr>
          <w:i/>
          <w:iCs/>
        </w:rPr>
        <w:t>Hrac</w:t>
      </w:r>
      <w:proofErr w:type="spellEnd"/>
      <w:r w:rsidRPr="001D3DBA">
        <w:t>, který má navíc zkušenosti a peníze.</w:t>
      </w:r>
      <w:r w:rsidR="00DB19A8" w:rsidRPr="001D3DBA">
        <w:t xml:space="preserve"> </w:t>
      </w:r>
      <w:r w:rsidR="00C0069B" w:rsidRPr="001D3DBA">
        <w:t>Postavy mají své jméno, aktuální stav životů (</w:t>
      </w:r>
      <w:r w:rsidR="00470701" w:rsidRPr="001D3DBA">
        <w:t xml:space="preserve">často označované jako </w:t>
      </w:r>
      <w:r w:rsidR="00C0069B" w:rsidRPr="001D3DBA">
        <w:t xml:space="preserve">HP z anglického </w:t>
      </w:r>
      <w:r w:rsidR="00C0069B" w:rsidRPr="001D3DBA">
        <w:rPr>
          <w:lang w:val="en-US"/>
        </w:rPr>
        <w:t>health</w:t>
      </w:r>
      <w:r w:rsidR="00C0069B" w:rsidRPr="001D3DBA">
        <w:t xml:space="preserve"> </w:t>
      </w:r>
      <w:r w:rsidR="00C0069B" w:rsidRPr="001D3DBA">
        <w:rPr>
          <w:lang w:val="en-US"/>
        </w:rPr>
        <w:t>points</w:t>
      </w:r>
      <w:r w:rsidR="00C0069B" w:rsidRPr="001D3DBA">
        <w:t xml:space="preserve">) a maximální počet životů, který není možné překročit. </w:t>
      </w:r>
      <w:r w:rsidR="00DB19A8" w:rsidRPr="001D3DBA">
        <w:t>Postavy je možné vytvořit nezranitelné a zabránit tak hráči ublížit NPC.</w:t>
      </w:r>
      <w:r w:rsidR="00C0069B" w:rsidRPr="001D3DBA">
        <w:t xml:space="preserve"> </w:t>
      </w:r>
      <w:r w:rsidR="00797267" w:rsidRPr="001D3DBA">
        <w:t>Pokud se nejedná o prostého vesničana, který se ve hře nachází</w:t>
      </w:r>
      <w:r w:rsidR="00965E8D" w:rsidRPr="001D3DBA">
        <w:t>,</w:t>
      </w:r>
      <w:r w:rsidR="00797267" w:rsidRPr="001D3DBA">
        <w:t xml:space="preserve"> aby svět nepůsobil prázdně, ale o obchodníka či nepřítele má postava </w:t>
      </w:r>
      <w:proofErr w:type="spellStart"/>
      <w:r w:rsidR="00797267" w:rsidRPr="001D3DBA">
        <w:t>StatList</w:t>
      </w:r>
      <w:proofErr w:type="spellEnd"/>
      <w:r w:rsidR="00797267" w:rsidRPr="001D3DBA">
        <w:t xml:space="preserve"> (viz kap</w:t>
      </w:r>
      <w:r w:rsidR="0033312C" w:rsidRPr="001D3DBA">
        <w:t>.</w:t>
      </w:r>
      <w:r w:rsidR="00797267" w:rsidRPr="001D3DBA">
        <w:t xml:space="preserve"> 6.1.1)</w:t>
      </w:r>
      <w:r w:rsidR="00965E8D" w:rsidRPr="001D3DBA">
        <w:t xml:space="preserve">. K výpočtu hodnot je využívána úroveň postavy uložená ve vlastnosti </w:t>
      </w:r>
      <w:r w:rsidR="00965E8D" w:rsidRPr="001D3DBA">
        <w:rPr>
          <w:i/>
          <w:iCs/>
        </w:rPr>
        <w:t>LV</w:t>
      </w:r>
      <w:r w:rsidR="00965E8D" w:rsidRPr="001D3DBA">
        <w:t xml:space="preserve"> (z anglického level)</w:t>
      </w:r>
      <w:r w:rsidR="00021655" w:rsidRPr="001D3DBA">
        <w:t xml:space="preserve">. </w:t>
      </w:r>
      <w:r w:rsidR="00B52D52" w:rsidRPr="001D3DBA">
        <w:t xml:space="preserve">Během souboje je volána metoda </w:t>
      </w:r>
      <w:proofErr w:type="spellStart"/>
      <w:r w:rsidR="00B52D52" w:rsidRPr="001D3DBA">
        <w:rPr>
          <w:i/>
          <w:iCs/>
        </w:rPr>
        <w:t>Zraneni</w:t>
      </w:r>
      <w:proofErr w:type="spellEnd"/>
      <w:r w:rsidR="00B52D52" w:rsidRPr="001D3DBA">
        <w:t xml:space="preserve">, která má jako parametry útočníka, velikost působeného poškození, a kterým atributem se toto poškození dá snížit. </w:t>
      </w:r>
      <w:r w:rsidR="00F60C5F" w:rsidRPr="001D3DBA">
        <w:t>Po výpočtu nového stavu životů je vyvolán</w:t>
      </w:r>
      <w:r w:rsidR="007555AC" w:rsidRPr="001D3DBA">
        <w:t>a</w:t>
      </w:r>
      <w:r w:rsidR="00F60C5F" w:rsidRPr="001D3DBA">
        <w:t xml:space="preserve"> </w:t>
      </w:r>
      <w:r w:rsidR="007555AC" w:rsidRPr="001D3DBA">
        <w:t>událost</w:t>
      </w:r>
      <w:r w:rsidR="00F60C5F" w:rsidRPr="001D3DBA">
        <w:t xml:space="preserve"> </w:t>
      </w:r>
      <w:proofErr w:type="spellStart"/>
      <w:r w:rsidR="00F60C5F" w:rsidRPr="001D3DBA">
        <w:rPr>
          <w:i/>
          <w:iCs/>
        </w:rPr>
        <w:t>Zranen</w:t>
      </w:r>
      <w:proofErr w:type="spellEnd"/>
      <w:r w:rsidR="00F60C5F" w:rsidRPr="001D3DBA">
        <w:t xml:space="preserve">, který slouží k aktualizaci zobrazení stavu životu v uživatelském rozhraní. V případě že životy postavy klesnou na nulu, jsou vyvolány </w:t>
      </w:r>
      <w:r w:rsidR="007555AC" w:rsidRPr="001D3DBA">
        <w:t>události</w:t>
      </w:r>
      <w:r w:rsidR="00F60C5F" w:rsidRPr="001D3DBA">
        <w:t xml:space="preserve"> </w:t>
      </w:r>
      <w:r w:rsidR="00F60C5F" w:rsidRPr="001D3DBA">
        <w:rPr>
          <w:i/>
          <w:iCs/>
        </w:rPr>
        <w:t>Zabil</w:t>
      </w:r>
      <w:r w:rsidR="00F60C5F" w:rsidRPr="001D3DBA">
        <w:t xml:space="preserve"> a </w:t>
      </w:r>
      <w:r w:rsidR="00F60C5F" w:rsidRPr="001D3DBA">
        <w:rPr>
          <w:i/>
          <w:iCs/>
        </w:rPr>
        <w:t>Smrt</w:t>
      </w:r>
      <w:r w:rsidR="00F60C5F" w:rsidRPr="001D3DBA">
        <w:t xml:space="preserve">. </w:t>
      </w:r>
      <w:r w:rsidR="00F60C5F" w:rsidRPr="001D3DBA">
        <w:rPr>
          <w:i/>
          <w:iCs/>
        </w:rPr>
        <w:t>Zabil</w:t>
      </w:r>
      <w:r w:rsidR="009E570C" w:rsidRPr="001D3DBA">
        <w:t xml:space="preserve"> slouží k výpisu a přidělení odměny útočníkovi. </w:t>
      </w:r>
      <w:r w:rsidR="009E570C" w:rsidRPr="001D3DBA">
        <w:rPr>
          <w:i/>
          <w:iCs/>
        </w:rPr>
        <w:t>Smrt</w:t>
      </w:r>
      <w:r w:rsidR="009E570C" w:rsidRPr="001D3DBA">
        <w:t xml:space="preserve"> je určena k reakci grafické reprezentace postavy, jako je například přehrání animace.</w:t>
      </w:r>
      <w:r w:rsidR="00847421" w:rsidRPr="001D3DBA">
        <w:t xml:space="preserve"> Pomocí metody </w:t>
      </w:r>
      <w:proofErr w:type="spellStart"/>
      <w:r w:rsidR="00847421" w:rsidRPr="001D3DBA">
        <w:t>PridejBuff</w:t>
      </w:r>
      <w:proofErr w:type="spellEnd"/>
      <w:r w:rsidR="00C746DF" w:rsidRPr="001D3DBA">
        <w:t xml:space="preserve"> jsou </w:t>
      </w:r>
      <w:proofErr w:type="spellStart"/>
      <w:r w:rsidR="00C746DF" w:rsidRPr="001D3DBA">
        <w:t>buffy</w:t>
      </w:r>
      <w:proofErr w:type="spellEnd"/>
      <w:r w:rsidR="00C746DF" w:rsidRPr="001D3DBA">
        <w:t xml:space="preserve"> (viz kap. 6.1.2) přidávány do listu, který není mimo objekt viditelný.</w:t>
      </w:r>
      <w:r w:rsidR="001E466F" w:rsidRPr="001D3DBA">
        <w:t xml:space="preserve"> </w:t>
      </w:r>
      <w:r w:rsidR="00844E3E" w:rsidRPr="001D3DBA">
        <w:t xml:space="preserve">Metoda </w:t>
      </w:r>
      <w:proofErr w:type="spellStart"/>
      <w:r w:rsidR="00844E3E" w:rsidRPr="001D3DBA">
        <w:rPr>
          <w:i/>
          <w:iCs/>
        </w:rPr>
        <w:t>EfektyBuffu</w:t>
      </w:r>
      <w:proofErr w:type="spellEnd"/>
      <w:r w:rsidR="00844E3E" w:rsidRPr="001D3DBA">
        <w:t xml:space="preserve"> je volána každé nové kolo, či v časových intervalech. Projde seznam a zjistí, zda je efekt stále platný. Pokud efekt vyprchal, je odstraněn ze seznamu</w:t>
      </w:r>
      <w:r w:rsidR="00276208" w:rsidRPr="001D3DBA">
        <w:t xml:space="preserve"> a změněná hodnota je navrácena do původního stavu</w:t>
      </w:r>
      <w:r w:rsidR="00844E3E" w:rsidRPr="001D3DBA">
        <w:t>. Jedná-li se o přetrvávající zranění</w:t>
      </w:r>
      <w:r w:rsidR="00276208" w:rsidRPr="001D3DBA">
        <w:t xml:space="preserve"> je zavolána metoda </w:t>
      </w:r>
      <w:proofErr w:type="spellStart"/>
      <w:r w:rsidR="00276208" w:rsidRPr="001D3DBA">
        <w:rPr>
          <w:i/>
          <w:iCs/>
        </w:rPr>
        <w:t>Zraneni</w:t>
      </w:r>
      <w:proofErr w:type="spellEnd"/>
      <w:r w:rsidR="004111D1" w:rsidRPr="001D3DBA">
        <w:t>, které jsou předány příslušné hodnoty</w:t>
      </w:r>
      <w:r w:rsidR="00276208" w:rsidRPr="001D3DBA">
        <w:t>.</w:t>
      </w:r>
    </w:p>
    <w:p w14:paraId="0624B4F9" w14:textId="5E06C467" w:rsidR="00213B7D" w:rsidRDefault="00C03E59" w:rsidP="00925157">
      <w:pPr>
        <w:pStyle w:val="Nadpis3"/>
      </w:pPr>
      <w:bookmarkStart w:id="860" w:name="_Toc129100443"/>
      <w:r w:rsidRPr="00026347">
        <w:t>7</w:t>
      </w:r>
      <w:r w:rsidR="00925157" w:rsidRPr="00026347">
        <w:t>.1.4 Předměty</w:t>
      </w:r>
      <w:bookmarkEnd w:id="860"/>
    </w:p>
    <w:p w14:paraId="5DFED302" w14:textId="00F4440C" w:rsidR="00925157" w:rsidRDefault="00925157" w:rsidP="00F01F62">
      <w:pPr>
        <w:jc w:val="both"/>
      </w:pPr>
      <w:r w:rsidRPr="001D3DBA">
        <w:t>Skupinu předmět</w:t>
      </w:r>
      <w:r w:rsidR="0097042A" w:rsidRPr="001D3DBA">
        <w:t xml:space="preserve">ů </w:t>
      </w:r>
      <w:r w:rsidRPr="001D3DBA">
        <w:t xml:space="preserve">tvoří rozhraní </w:t>
      </w:r>
      <w:proofErr w:type="spellStart"/>
      <w:r w:rsidRPr="001D3DBA">
        <w:rPr>
          <w:i/>
          <w:iCs/>
        </w:rPr>
        <w:t>IPredmet</w:t>
      </w:r>
      <w:proofErr w:type="spellEnd"/>
      <w:r w:rsidR="00EF7E8F" w:rsidRPr="001D3DBA">
        <w:t>,</w:t>
      </w:r>
      <w:r w:rsidR="0097042A" w:rsidRPr="001D3DBA">
        <w:t xml:space="preserve"> třída </w:t>
      </w:r>
      <w:proofErr w:type="spellStart"/>
      <w:r w:rsidR="0097042A" w:rsidRPr="001D3DBA">
        <w:rPr>
          <w:i/>
          <w:iCs/>
        </w:rPr>
        <w:t>Predmet</w:t>
      </w:r>
      <w:proofErr w:type="spellEnd"/>
      <w:r w:rsidR="0097042A" w:rsidRPr="001D3DBA">
        <w:t xml:space="preserve"> a její potomci </w:t>
      </w:r>
      <w:proofErr w:type="spellStart"/>
      <w:r w:rsidR="0097042A" w:rsidRPr="001D3DBA">
        <w:rPr>
          <w:i/>
          <w:iCs/>
        </w:rPr>
        <w:t>Konzumovatelne</w:t>
      </w:r>
      <w:proofErr w:type="spellEnd"/>
      <w:r w:rsidR="0097042A" w:rsidRPr="001D3DBA">
        <w:t xml:space="preserve"> a </w:t>
      </w:r>
      <w:r w:rsidR="0097042A" w:rsidRPr="001D3DBA">
        <w:rPr>
          <w:i/>
          <w:iCs/>
        </w:rPr>
        <w:t>Vybaveni</w:t>
      </w:r>
      <w:r w:rsidR="0097042A" w:rsidRPr="001D3DBA">
        <w:t>. Rozhraní umožňuje do inventáře</w:t>
      </w:r>
      <w:r w:rsidR="00EF7E8F" w:rsidRPr="001D3DBA">
        <w:t xml:space="preserve"> (viz kap. 6.1.5)</w:t>
      </w:r>
      <w:r w:rsidR="0097042A" w:rsidRPr="001D3DBA">
        <w:t xml:space="preserve"> vkládat jak instance</w:t>
      </w:r>
      <w:r w:rsidR="00F66254" w:rsidRPr="001D3DBA">
        <w:t xml:space="preserve"> a potomky</w:t>
      </w:r>
      <w:r w:rsidR="0097042A" w:rsidRPr="001D3DBA">
        <w:t xml:space="preserve"> tříd knihovny</w:t>
      </w:r>
      <w:r w:rsidR="00F66254" w:rsidRPr="001D3DBA">
        <w:t xml:space="preserve"> (implementace typu </w:t>
      </w:r>
      <w:r w:rsidR="00DA3289" w:rsidRPr="001D3DBA">
        <w:t>je</w:t>
      </w:r>
      <w:r w:rsidR="00AD7589" w:rsidRPr="001D3DBA">
        <w:t>, která je v anglické</w:t>
      </w:r>
      <w:r w:rsidR="00470701" w:rsidRPr="001D3DBA">
        <w:t xml:space="preserve"> literatuře</w:t>
      </w:r>
      <w:r w:rsidR="00AD7589" w:rsidRPr="001D3DBA">
        <w:t xml:space="preserve"> označována</w:t>
      </w:r>
      <w:r w:rsidR="007D1B9E" w:rsidRPr="001D3DBA">
        <w:t xml:space="preserve"> jako</w:t>
      </w:r>
      <w:r w:rsidR="00AD7589" w:rsidRPr="001D3DBA">
        <w:t xml:space="preserve"> </w:t>
      </w:r>
      <w:r w:rsidR="00F66254" w:rsidRPr="001D3DBA">
        <w:rPr>
          <w:lang w:val="en-US"/>
        </w:rPr>
        <w:t>is</w:t>
      </w:r>
      <w:r w:rsidR="00F66254" w:rsidRPr="001D3DBA">
        <w:t>)</w:t>
      </w:r>
      <w:r w:rsidR="0097042A" w:rsidRPr="001D3DBA">
        <w:t xml:space="preserve"> z této skupiny, tak jejich </w:t>
      </w:r>
      <w:r w:rsidR="00EF7E8F" w:rsidRPr="001D3DBA">
        <w:t>grafické verze</w:t>
      </w:r>
      <w:r w:rsidR="00D823AE" w:rsidRPr="001D3DBA">
        <w:t xml:space="preserve"> (</w:t>
      </w:r>
      <w:r w:rsidR="00EF7E8F" w:rsidRPr="001D3DBA">
        <w:t>implementace</w:t>
      </w:r>
      <w:r w:rsidR="00D823AE" w:rsidRPr="001D3DBA">
        <w:t xml:space="preserve"> typu </w:t>
      </w:r>
      <w:r w:rsidR="00DA3289" w:rsidRPr="001D3DBA">
        <w:t>má</w:t>
      </w:r>
      <w:r w:rsidR="00AD7589" w:rsidRPr="001D3DBA">
        <w:t>, která je v anglické literatuře označována</w:t>
      </w:r>
      <w:r w:rsidR="007D1B9E" w:rsidRPr="001D3DBA">
        <w:t xml:space="preserve"> jako</w:t>
      </w:r>
      <w:r w:rsidR="00AD7589" w:rsidRPr="001D3DBA">
        <w:t xml:space="preserve"> </w:t>
      </w:r>
      <w:r w:rsidR="00D823AE" w:rsidRPr="001D3DBA">
        <w:t>has)</w:t>
      </w:r>
      <w:r w:rsidR="00EF7E8F" w:rsidRPr="001D3DBA">
        <w:t>. Každý objekt</w:t>
      </w:r>
      <w:r w:rsidR="0001063D" w:rsidRPr="001D3DBA">
        <w:t xml:space="preserve"> reprezentující předmět má jméno a základní cenu před tím, než se započtou atributy a bonusy</w:t>
      </w:r>
      <w:r w:rsidR="007D1B9E" w:rsidRPr="001D3DBA">
        <w:t xml:space="preserve"> ovlivňující vyjednávání</w:t>
      </w:r>
      <w:r w:rsidR="0001063D" w:rsidRPr="001D3DBA">
        <w:t>, čímž vznikne výsledná cena. Dále mají předměty svou hmotnost, která se projeví u inventářů, jejich</w:t>
      </w:r>
      <w:r w:rsidR="00BF1725" w:rsidRPr="001D3DBA">
        <w:t>ž</w:t>
      </w:r>
      <w:r w:rsidR="0001063D" w:rsidRPr="001D3DBA">
        <w:t xml:space="preserve"> kapacita je </w:t>
      </w:r>
      <w:r w:rsidR="00BF1725" w:rsidRPr="001D3DBA">
        <w:t>určena</w:t>
      </w:r>
      <w:r w:rsidR="0001063D" w:rsidRPr="001D3DBA">
        <w:t xml:space="preserve"> nosností. Vlastnost </w:t>
      </w:r>
      <w:proofErr w:type="spellStart"/>
      <w:r w:rsidR="0001063D" w:rsidRPr="001D3DBA">
        <w:rPr>
          <w:i/>
          <w:iCs/>
        </w:rPr>
        <w:t>Stackovatelne</w:t>
      </w:r>
      <w:proofErr w:type="spellEnd"/>
      <w:r w:rsidR="0001063D" w:rsidRPr="001D3DBA">
        <w:t xml:space="preserve"> vyjadřuje, zda je možné umístit na jednu pozici </w:t>
      </w:r>
      <w:r w:rsidR="00F01F62" w:rsidRPr="001D3DBA">
        <w:t xml:space="preserve">v inventáři </w:t>
      </w:r>
      <w:r w:rsidR="0001063D" w:rsidRPr="001D3DBA">
        <w:t>více stejných předmětů</w:t>
      </w:r>
      <w:r w:rsidR="00BF1725" w:rsidRPr="001D3DBA">
        <w:t>, což se projeví při výpisu a u inventářů s omezeným počtem pozic.</w:t>
      </w:r>
      <w:r w:rsidR="004A4275" w:rsidRPr="001D3DBA">
        <w:t xml:space="preserve"> Třída </w:t>
      </w:r>
      <w:proofErr w:type="spellStart"/>
      <w:r w:rsidR="004A4275" w:rsidRPr="001D3DBA">
        <w:rPr>
          <w:i/>
          <w:iCs/>
        </w:rPr>
        <w:t>konzumovatelne</w:t>
      </w:r>
      <w:proofErr w:type="spellEnd"/>
      <w:r w:rsidR="004A4275" w:rsidRPr="001D3DBA">
        <w:t xml:space="preserve"> reprezentuje spotřební předměty, jakou jsou lektvary, jichž použití přidává bonusy. Třída </w:t>
      </w:r>
      <w:r w:rsidR="004A4275" w:rsidRPr="001D3DBA">
        <w:rPr>
          <w:i/>
          <w:iCs/>
        </w:rPr>
        <w:t>Vybaveni</w:t>
      </w:r>
      <w:r w:rsidR="004A4275" w:rsidRPr="001D3DBA">
        <w:t xml:space="preserve"> je určena pro předměty, které si postava může nasadit (např. zbroj a zbraně)</w:t>
      </w:r>
      <w:r w:rsidR="00A871AF" w:rsidRPr="001D3DBA">
        <w:t>.</w:t>
      </w:r>
      <w:r w:rsidR="004A4275">
        <w:t xml:space="preserve"> </w:t>
      </w:r>
    </w:p>
    <w:p w14:paraId="1C4902EC" w14:textId="3711694F" w:rsidR="00925157" w:rsidRDefault="00C03E59" w:rsidP="00B4160F">
      <w:pPr>
        <w:pStyle w:val="Nadpis3"/>
      </w:pPr>
      <w:bookmarkStart w:id="861" w:name="_Toc129100444"/>
      <w:r w:rsidRPr="00026347">
        <w:t>7</w:t>
      </w:r>
      <w:r w:rsidR="00B4160F" w:rsidRPr="00026347">
        <w:t>.1.5 inventáře</w:t>
      </w:r>
      <w:bookmarkEnd w:id="861"/>
    </w:p>
    <w:p w14:paraId="7BE9DC62" w14:textId="68AD05E3" w:rsidR="00B4160F" w:rsidRPr="004646F7" w:rsidRDefault="00834CD5" w:rsidP="00D823AE">
      <w:pPr>
        <w:jc w:val="both"/>
      </w:pPr>
      <w:r w:rsidRPr="001D3DBA">
        <w:t xml:space="preserve">Logiku inventářů mají na starosti třída </w:t>
      </w:r>
      <w:proofErr w:type="spellStart"/>
      <w:r w:rsidRPr="001D3DBA">
        <w:rPr>
          <w:i/>
          <w:iCs/>
        </w:rPr>
        <w:t>Inventar</w:t>
      </w:r>
      <w:proofErr w:type="spellEnd"/>
      <w:r w:rsidRPr="001D3DBA">
        <w:t xml:space="preserve"> a její potomci </w:t>
      </w:r>
      <w:proofErr w:type="spellStart"/>
      <w:r w:rsidRPr="001D3DBA">
        <w:rPr>
          <w:i/>
          <w:iCs/>
        </w:rPr>
        <w:t>InventarHmotnost</w:t>
      </w:r>
      <w:proofErr w:type="spellEnd"/>
      <w:r w:rsidRPr="001D3DBA">
        <w:t xml:space="preserve"> a </w:t>
      </w:r>
      <w:proofErr w:type="spellStart"/>
      <w:r w:rsidRPr="001D3DBA">
        <w:rPr>
          <w:i/>
          <w:iCs/>
        </w:rPr>
        <w:t>InventarPocet</w:t>
      </w:r>
      <w:proofErr w:type="spellEnd"/>
      <w:r w:rsidR="00F66254" w:rsidRPr="001D3DBA">
        <w:t xml:space="preserve">. </w:t>
      </w:r>
      <w:proofErr w:type="spellStart"/>
      <w:r w:rsidR="004D2468" w:rsidRPr="001D3DBA">
        <w:rPr>
          <w:i/>
          <w:iCs/>
        </w:rPr>
        <w:t>Inventar</w:t>
      </w:r>
      <w:proofErr w:type="spellEnd"/>
      <w:r w:rsidR="004D2468" w:rsidRPr="001D3DBA">
        <w:t xml:space="preserve"> slouží jako neomezený inventář</w:t>
      </w:r>
      <w:r w:rsidR="001F6CE6" w:rsidRPr="001D3DBA">
        <w:t>, zatímco jeho potomci mají omezenou kapacitu</w:t>
      </w:r>
      <w:r w:rsidR="00D6665A" w:rsidRPr="001D3DBA">
        <w:t>. V inventářích je možné hledat předměty podle indexů, či naopak zjistit index předmětu.</w:t>
      </w:r>
      <w:r w:rsidR="006755CE" w:rsidRPr="001D3DBA">
        <w:t xml:space="preserve"> Metoda </w:t>
      </w:r>
      <w:r w:rsidR="006755CE" w:rsidRPr="001D3DBA">
        <w:rPr>
          <w:i/>
          <w:iCs/>
        </w:rPr>
        <w:t>Stav</w:t>
      </w:r>
      <w:r w:rsidR="006755CE" w:rsidRPr="001D3DBA">
        <w:t xml:space="preserve"> vrací </w:t>
      </w:r>
      <w:proofErr w:type="spellStart"/>
      <w:proofErr w:type="gramStart"/>
      <w:r w:rsidR="006755CE" w:rsidRPr="001D3DBA">
        <w:t>string</w:t>
      </w:r>
      <w:proofErr w:type="spellEnd"/>
      <w:proofErr w:type="gramEnd"/>
      <w:r w:rsidR="006755CE" w:rsidRPr="001D3DBA">
        <w:t xml:space="preserve"> kolik je již zaplněno, a jaká je kapacita. Tento údaj může být využít samostatně, či jako součást </w:t>
      </w:r>
      <w:proofErr w:type="spellStart"/>
      <w:r w:rsidR="006755CE" w:rsidRPr="001D3DBA">
        <w:rPr>
          <w:i/>
          <w:iCs/>
        </w:rPr>
        <w:t>ToString</w:t>
      </w:r>
      <w:proofErr w:type="spellEnd"/>
      <w:r w:rsidR="006755CE" w:rsidRPr="001D3DBA">
        <w:t>, kde následuje obsah inventáře.</w:t>
      </w:r>
      <w:r w:rsidR="00651793" w:rsidRPr="001D3DBA">
        <w:t xml:space="preserve"> Inventáře dále mají události sloužící </w:t>
      </w:r>
      <w:r w:rsidR="00A07E28" w:rsidRPr="001D3DBA">
        <w:t>ke</w:t>
      </w:r>
      <w:r w:rsidR="00651793" w:rsidRPr="001D3DBA">
        <w:t> grafickému zobrazení přidání a odebrání předmětu a zobrazení informace, že inventář je plný a není možné přidat další předmět.</w:t>
      </w:r>
      <w:r w:rsidR="00471C0E" w:rsidRPr="001D3DBA">
        <w:t xml:space="preserve"> </w:t>
      </w:r>
      <w:proofErr w:type="spellStart"/>
      <w:r w:rsidR="00471C0E" w:rsidRPr="001D3DBA">
        <w:rPr>
          <w:i/>
          <w:iCs/>
        </w:rPr>
        <w:t>InventarPocet</w:t>
      </w:r>
      <w:proofErr w:type="spellEnd"/>
      <w:r w:rsidR="00471C0E" w:rsidRPr="001D3DBA">
        <w:t xml:space="preserve"> má svou kapacitu omezenou počtem předmětů, </w:t>
      </w:r>
      <w:r w:rsidR="00A07E28" w:rsidRPr="001D3DBA">
        <w:t>ale stejné předměty s</w:t>
      </w:r>
      <w:r w:rsidR="007555AC" w:rsidRPr="001D3DBA">
        <w:t xml:space="preserve"> vlastností</w:t>
      </w:r>
      <w:r w:rsidR="00A07E28" w:rsidRPr="001D3DBA">
        <w:t xml:space="preserve"> </w:t>
      </w:r>
      <w:proofErr w:type="spellStart"/>
      <w:r w:rsidR="00A07E28" w:rsidRPr="001D3DBA">
        <w:rPr>
          <w:i/>
          <w:iCs/>
        </w:rPr>
        <w:t>Stackovatelne</w:t>
      </w:r>
      <w:proofErr w:type="spellEnd"/>
      <w:r w:rsidR="00A07E28" w:rsidRPr="001D3DBA">
        <w:t xml:space="preserve"> </w:t>
      </w:r>
      <w:r w:rsidR="007555AC" w:rsidRPr="001D3DBA">
        <w:t>nastavenou na hodnotu</w:t>
      </w:r>
      <w:r w:rsidR="00A07E28" w:rsidRPr="001D3DBA">
        <w:t xml:space="preserve"> </w:t>
      </w:r>
      <w:proofErr w:type="spellStart"/>
      <w:r w:rsidR="00A07E28" w:rsidRPr="001D3DBA">
        <w:rPr>
          <w:i/>
          <w:iCs/>
        </w:rPr>
        <w:t>true</w:t>
      </w:r>
      <w:proofErr w:type="spellEnd"/>
      <w:r w:rsidR="00A07E28" w:rsidRPr="001D3DBA">
        <w:t xml:space="preserve"> se počítají jako jeden. </w:t>
      </w:r>
      <w:proofErr w:type="spellStart"/>
      <w:r w:rsidR="00A07E28" w:rsidRPr="001D3DBA">
        <w:t>InventarHmotnost</w:t>
      </w:r>
      <w:proofErr w:type="spellEnd"/>
      <w:r w:rsidR="00A07E28" w:rsidRPr="001D3DBA">
        <w:t xml:space="preserve"> má počet předmětů omezený součtem </w:t>
      </w:r>
      <w:r w:rsidR="00022A80" w:rsidRPr="001D3DBA">
        <w:t xml:space="preserve">jejich </w:t>
      </w:r>
      <w:r w:rsidR="00A07E28" w:rsidRPr="001D3DBA">
        <w:t>Hmotností</w:t>
      </w:r>
      <w:r w:rsidR="00022A80" w:rsidRPr="001D3DBA">
        <w:t>.</w:t>
      </w:r>
    </w:p>
    <w:p w14:paraId="42F8F650" w14:textId="0CEDEF59" w:rsidR="00B4160F" w:rsidRDefault="00C03E59" w:rsidP="00803C7A">
      <w:pPr>
        <w:pStyle w:val="Nadpis3"/>
      </w:pPr>
      <w:bookmarkStart w:id="862" w:name="_Toc129100445"/>
      <w:r w:rsidRPr="00026347">
        <w:t>7</w:t>
      </w:r>
      <w:r w:rsidR="00803C7A" w:rsidRPr="00026347">
        <w:t>.1.6 kouzla</w:t>
      </w:r>
      <w:bookmarkEnd w:id="862"/>
    </w:p>
    <w:p w14:paraId="1091262D" w14:textId="1AA53218" w:rsidR="00803C7A" w:rsidRPr="001D3DBA" w:rsidRDefault="002944FF" w:rsidP="0083748F">
      <w:pPr>
        <w:jc w:val="both"/>
      </w:pPr>
      <w:r w:rsidRPr="001D3DBA">
        <w:t>Jelikož je většina RPG her zasazena do fantasy světa, s vysokou pravděpodobností bude potřeba logika řešící kouzla</w:t>
      </w:r>
      <w:r w:rsidR="00C063D8">
        <w:t>.</w:t>
      </w:r>
      <w:r w:rsidR="00E22A93" w:rsidRPr="001D3DBA">
        <w:t xml:space="preserve"> </w:t>
      </w:r>
      <w:r w:rsidRPr="001D3DBA">
        <w:t>Základem je abstraktní třída Kouzlo, obsahující název, množství many potřebné k seslání kouzla</w:t>
      </w:r>
      <w:r w:rsidR="000E4241" w:rsidRPr="001D3DBA">
        <w:t xml:space="preserve">, dobu nabíjení, která určuje, za jak dlouho bude možné kouzlo znovu seslat, a kolik </w:t>
      </w:r>
      <w:r w:rsidR="000E4241" w:rsidRPr="001D3DBA">
        <w:lastRenderedPageBreak/>
        <w:t>z tohoto času zbývá.</w:t>
      </w:r>
      <w:r w:rsidR="00FB5BEC" w:rsidRPr="001D3DBA">
        <w:t xml:space="preserve"> </w:t>
      </w:r>
      <w:r w:rsidR="00CE75E2" w:rsidRPr="001D3DBA">
        <w:t xml:space="preserve">Metoda </w:t>
      </w:r>
      <w:proofErr w:type="spellStart"/>
      <w:r w:rsidR="00CE75E2" w:rsidRPr="001D3DBA">
        <w:rPr>
          <w:i/>
          <w:iCs/>
        </w:rPr>
        <w:t>DalsiKolo</w:t>
      </w:r>
      <w:proofErr w:type="spellEnd"/>
      <w:r w:rsidR="00124B1C" w:rsidRPr="001D3DBA">
        <w:t xml:space="preserve"> snižuje </w:t>
      </w:r>
      <w:proofErr w:type="spellStart"/>
      <w:r w:rsidR="00124B1C" w:rsidRPr="001D3DBA">
        <w:rPr>
          <w:i/>
          <w:iCs/>
        </w:rPr>
        <w:t>ZbyvaDoNabiti</w:t>
      </w:r>
      <w:proofErr w:type="spellEnd"/>
      <w:r w:rsidR="00124B1C" w:rsidRPr="001D3DBA">
        <w:t xml:space="preserve"> a brání dosáhnout záporné hodnoty.</w:t>
      </w:r>
      <w:r w:rsidR="001A1C76" w:rsidRPr="001D3DBA">
        <w:t xml:space="preserve"> </w:t>
      </w:r>
      <w:proofErr w:type="spellStart"/>
      <w:r w:rsidR="00FB5BEC" w:rsidRPr="001D3DBA">
        <w:rPr>
          <w:i/>
          <w:iCs/>
        </w:rPr>
        <w:t>KouzloUtok</w:t>
      </w:r>
      <w:proofErr w:type="spellEnd"/>
      <w:r w:rsidR="00C1215F" w:rsidRPr="001D3DBA">
        <w:t xml:space="preserve"> slouží k zranění nepřítele</w:t>
      </w:r>
      <w:r w:rsidR="009651B8" w:rsidRPr="001D3DBA">
        <w:t xml:space="preserve"> a </w:t>
      </w:r>
      <w:r w:rsidR="00BD53F4" w:rsidRPr="001D3DBA">
        <w:t xml:space="preserve">má DMG říkající hodnotu poškození, které způsobí. Obrana je zkratka </w:t>
      </w:r>
      <w:proofErr w:type="spellStart"/>
      <w:r w:rsidR="00BD53F4" w:rsidRPr="001D3DBA">
        <w:rPr>
          <w:i/>
          <w:iCs/>
        </w:rPr>
        <w:t>St</w:t>
      </w:r>
      <w:r w:rsidR="001B7C1B" w:rsidRPr="001D3DBA">
        <w:rPr>
          <w:i/>
          <w:iCs/>
        </w:rPr>
        <w:t>a</w:t>
      </w:r>
      <w:r w:rsidR="00BD53F4" w:rsidRPr="001D3DBA">
        <w:rPr>
          <w:i/>
          <w:iCs/>
        </w:rPr>
        <w:t>tu</w:t>
      </w:r>
      <w:proofErr w:type="spellEnd"/>
      <w:r w:rsidR="00BD53F4" w:rsidRPr="001D3DBA">
        <w:t xml:space="preserve">, kterým je možné </w:t>
      </w:r>
      <w:r w:rsidR="00022DED" w:rsidRPr="001D3DBA">
        <w:t>tuto hodnotu snížit.</w:t>
      </w:r>
      <w:r w:rsidR="00352299" w:rsidRPr="001D3DBA">
        <w:t xml:space="preserve"> Typ </w:t>
      </w:r>
      <w:r w:rsidR="002B587C" w:rsidRPr="001D3DBA">
        <w:t>je využíván při výpisu, aby hráč věděl</w:t>
      </w:r>
      <w:r w:rsidR="00BC0990" w:rsidRPr="001D3DBA">
        <w:t>,</w:t>
      </w:r>
      <w:r w:rsidR="002B587C" w:rsidRPr="001D3DBA">
        <w:t xml:space="preserve"> jaký druh poškození působí.</w:t>
      </w:r>
      <w:r w:rsidR="00C73856" w:rsidRPr="001D3DBA">
        <w:t xml:space="preserve"> </w:t>
      </w:r>
      <w:proofErr w:type="spellStart"/>
      <w:r w:rsidR="00C73856" w:rsidRPr="001D3DBA">
        <w:rPr>
          <w:i/>
          <w:iCs/>
        </w:rPr>
        <w:t>KouzloBuff</w:t>
      </w:r>
      <w:proofErr w:type="spellEnd"/>
      <w:r w:rsidR="00C73856" w:rsidRPr="001D3DBA">
        <w:t xml:space="preserve"> přidá vybrané postavě </w:t>
      </w:r>
      <w:proofErr w:type="spellStart"/>
      <w:r w:rsidR="00C73856" w:rsidRPr="001D3DBA">
        <w:rPr>
          <w:i/>
          <w:iCs/>
        </w:rPr>
        <w:t>Buff</w:t>
      </w:r>
      <w:proofErr w:type="spellEnd"/>
      <w:r w:rsidR="00C73856" w:rsidRPr="001D3DBA">
        <w:t xml:space="preserve"> (viz Kap. 6.1.2) a </w:t>
      </w:r>
      <w:proofErr w:type="spellStart"/>
      <w:r w:rsidR="00C73856" w:rsidRPr="001D3DBA">
        <w:rPr>
          <w:i/>
          <w:iCs/>
        </w:rPr>
        <w:t>KouzloLeceni</w:t>
      </w:r>
      <w:proofErr w:type="spellEnd"/>
      <w:r w:rsidR="00C73856" w:rsidRPr="001D3DBA">
        <w:t xml:space="preserve"> po dobu efektu kouzla doplňuje vybrané postavě životy.</w:t>
      </w:r>
    </w:p>
    <w:p w14:paraId="7DEAC236" w14:textId="750682AA" w:rsidR="00A21C2C" w:rsidRPr="00A21C2C" w:rsidRDefault="00C03E59" w:rsidP="00A21C2C">
      <w:pPr>
        <w:pStyle w:val="Nadpis3"/>
      </w:pPr>
      <w:bookmarkStart w:id="863" w:name="_Toc129100446"/>
      <w:r w:rsidRPr="00026347">
        <w:t>7</w:t>
      </w:r>
      <w:r w:rsidR="00A21C2C" w:rsidRPr="00026347">
        <w:t>.1.7 mapa</w:t>
      </w:r>
      <w:bookmarkEnd w:id="863"/>
    </w:p>
    <w:p w14:paraId="4B356609" w14:textId="1BD518F5" w:rsidR="00ED1883" w:rsidRPr="003818AE" w:rsidRDefault="00411162" w:rsidP="00CB237E">
      <w:pPr>
        <w:jc w:val="both"/>
        <w:rPr>
          <w:i/>
          <w:iCs/>
        </w:rPr>
      </w:pPr>
      <w:r w:rsidRPr="001D3DBA">
        <w:t xml:space="preserve">Během hry je třeba vědět, </w:t>
      </w:r>
      <w:r w:rsidR="002465A4" w:rsidRPr="001D3DBA">
        <w:t>jaké postavy</w:t>
      </w:r>
      <w:r w:rsidRPr="001D3DBA">
        <w:t xml:space="preserve"> se kde v herním světě nachází</w:t>
      </w:r>
      <w:r w:rsidR="006D621C" w:rsidRPr="001D3DBA">
        <w:t xml:space="preserve">. Tuto logiku zajišťují třídy </w:t>
      </w:r>
      <w:r w:rsidR="006D621C" w:rsidRPr="001D3DBA">
        <w:rPr>
          <w:i/>
          <w:iCs/>
        </w:rPr>
        <w:t>Mapa</w:t>
      </w:r>
      <w:r w:rsidR="006D621C" w:rsidRPr="001D3DBA">
        <w:t xml:space="preserve">, </w:t>
      </w:r>
      <w:proofErr w:type="spellStart"/>
      <w:r w:rsidR="006D621C" w:rsidRPr="001D3DBA">
        <w:rPr>
          <w:i/>
          <w:iCs/>
        </w:rPr>
        <w:t>Chunk</w:t>
      </w:r>
      <w:proofErr w:type="spellEnd"/>
      <w:r w:rsidR="006D621C" w:rsidRPr="001D3DBA">
        <w:t xml:space="preserve"> a </w:t>
      </w:r>
      <w:r w:rsidR="006D621C" w:rsidRPr="001D3DBA">
        <w:rPr>
          <w:i/>
          <w:iCs/>
        </w:rPr>
        <w:t>Lokace</w:t>
      </w:r>
      <w:r w:rsidR="00C063D8">
        <w:rPr>
          <w:i/>
          <w:iCs/>
        </w:rPr>
        <w:t xml:space="preserve">. </w:t>
      </w:r>
      <w:r w:rsidR="007C5323" w:rsidRPr="001D3DBA">
        <w:t xml:space="preserve">Základním stavebním kamenem jsou instance třídy </w:t>
      </w:r>
      <w:r w:rsidR="007C5323" w:rsidRPr="001D3DBA">
        <w:rPr>
          <w:i/>
          <w:iCs/>
        </w:rPr>
        <w:t>Lokace</w:t>
      </w:r>
      <w:r w:rsidR="007C5323" w:rsidRPr="001D3DBA">
        <w:t xml:space="preserve"> reprezentující prostředí, která se ve hře mohou nacházet</w:t>
      </w:r>
      <w:r w:rsidR="00875139" w:rsidRPr="001D3DBA">
        <w:t xml:space="preserve"> (např. les a vesnice)</w:t>
      </w:r>
      <w:r w:rsidR="007C5323" w:rsidRPr="001D3DBA">
        <w:t>.</w:t>
      </w:r>
      <w:r w:rsidR="00CB32F2" w:rsidRPr="001D3DBA">
        <w:t xml:space="preserve"> Každ</w:t>
      </w:r>
      <w:r w:rsidR="00D339C2" w:rsidRPr="001D3DBA">
        <w:t xml:space="preserve">ý objekt </w:t>
      </w:r>
      <w:r w:rsidR="00CB32F2" w:rsidRPr="001D3DBA">
        <w:t>obsahuje seznam lokací, se kterými může sousedit, což je využíváno při náhodném generování mapy.</w:t>
      </w:r>
      <w:r w:rsidR="008F1652" w:rsidRPr="001D3DBA">
        <w:t xml:space="preserve"> Pro práci s lokacemi je využíván návrhový vzor </w:t>
      </w:r>
      <w:proofErr w:type="spellStart"/>
      <w:r w:rsidR="008F1652" w:rsidRPr="001D3DBA">
        <w:t>fly</w:t>
      </w:r>
      <w:proofErr w:type="spellEnd"/>
      <w:r w:rsidR="008F1652" w:rsidRPr="001D3DBA">
        <w:t xml:space="preserve"> </w:t>
      </w:r>
      <w:proofErr w:type="spellStart"/>
      <w:r w:rsidR="008F1652" w:rsidRPr="001D3DBA">
        <w:t>weight</w:t>
      </w:r>
      <w:proofErr w:type="spellEnd"/>
      <w:r w:rsidR="008F1652" w:rsidRPr="001D3DBA">
        <w:t>, kdy není vytvářena nová instance pro každé použití, ale</w:t>
      </w:r>
      <w:r w:rsidR="00CB237E" w:rsidRPr="001D3DBA">
        <w:t xml:space="preserve"> </w:t>
      </w:r>
      <w:r w:rsidR="00A97911" w:rsidRPr="001D3DBA">
        <w:t xml:space="preserve">jsou vytvořeny jen instance unikátních </w:t>
      </w:r>
      <w:r w:rsidR="000C7EE4" w:rsidRPr="001D3DBA">
        <w:t>objektů, na něž je odkazováno</w:t>
      </w:r>
      <w:r w:rsidR="00277527" w:rsidRPr="001D3DBA">
        <w:t xml:space="preserve">, čímž je výrazně sníženo potřebné </w:t>
      </w:r>
      <w:r w:rsidR="006B706D" w:rsidRPr="001D3DBA">
        <w:t xml:space="preserve">místo </w:t>
      </w:r>
      <w:r w:rsidR="00277527" w:rsidRPr="001D3DBA">
        <w:t>v paměti.</w:t>
      </w:r>
      <w:r w:rsidR="00E260D2" w:rsidRPr="001D3DBA">
        <w:t xml:space="preserve"> </w:t>
      </w:r>
      <w:r w:rsidR="00343707" w:rsidRPr="001D3DBA">
        <w:t xml:space="preserve">Dalším způsobem minimalizace potřebné paměti je rozdělení mapy na menší bloky zvané </w:t>
      </w:r>
      <w:proofErr w:type="spellStart"/>
      <w:r w:rsidR="00932D56" w:rsidRPr="001D3DBA">
        <w:rPr>
          <w:i/>
          <w:iCs/>
        </w:rPr>
        <w:t>chunky</w:t>
      </w:r>
      <w:proofErr w:type="spellEnd"/>
      <w:r w:rsidR="00932D56" w:rsidRPr="001D3DBA">
        <w:t>.</w:t>
      </w:r>
      <w:r w:rsidR="00C01E7A" w:rsidRPr="001D3DBA">
        <w:t xml:space="preserve"> Ty umožňují uchovávat v paměti jen aktuálně vykreslovanou část mapy a její </w:t>
      </w:r>
      <w:r w:rsidR="00BE6DE1" w:rsidRPr="001D3DBA">
        <w:t>nejbližší okolí, kam hráč pravděpodobně brzy dorazí.</w:t>
      </w:r>
      <w:r w:rsidR="00B50158" w:rsidRPr="001D3DBA">
        <w:t xml:space="preserve"> Pro účely generování těchto bloků </w:t>
      </w:r>
      <w:r w:rsidR="0065706A" w:rsidRPr="001D3DBA">
        <w:t>obsahuje třída</w:t>
      </w:r>
      <w:r w:rsidR="00B50158" w:rsidRPr="001D3DBA">
        <w:t xml:space="preserve"> několik metod schopných </w:t>
      </w:r>
      <w:r w:rsidR="00755C04" w:rsidRPr="001D3DBA">
        <w:t xml:space="preserve">vygenerovat nový </w:t>
      </w:r>
      <w:proofErr w:type="spellStart"/>
      <w:r w:rsidR="00755C04" w:rsidRPr="001D3DBA">
        <w:t>chunk</w:t>
      </w:r>
      <w:proofErr w:type="spellEnd"/>
      <w:r w:rsidR="00755C04" w:rsidRPr="001D3DBA">
        <w:t xml:space="preserve"> na základě startovní </w:t>
      </w:r>
      <w:r w:rsidR="00454928" w:rsidRPr="001D3DBA">
        <w:t>lokace a její polohy</w:t>
      </w:r>
      <w:r w:rsidR="00755C04" w:rsidRPr="001D3DBA">
        <w:t xml:space="preserve">, či podle sousedních </w:t>
      </w:r>
      <w:proofErr w:type="spellStart"/>
      <w:r w:rsidR="00755C04" w:rsidRPr="001D3DBA">
        <w:t>chunků</w:t>
      </w:r>
      <w:proofErr w:type="spellEnd"/>
      <w:r w:rsidR="00755C04" w:rsidRPr="001D3DBA">
        <w:t>.</w:t>
      </w:r>
      <w:r w:rsidR="00C63D9E" w:rsidRPr="001D3DBA">
        <w:t xml:space="preserve"> </w:t>
      </w:r>
      <w:r w:rsidR="00BC1A02" w:rsidRPr="001D3DBA">
        <w:t xml:space="preserve">Rozmístění </w:t>
      </w:r>
      <w:proofErr w:type="spellStart"/>
      <w:r w:rsidR="00BC1A02" w:rsidRPr="001D3DBA">
        <w:t>chunků</w:t>
      </w:r>
      <w:proofErr w:type="spellEnd"/>
      <w:r w:rsidR="00BC1A02" w:rsidRPr="001D3DBA">
        <w:t xml:space="preserve"> a informac</w:t>
      </w:r>
      <w:r w:rsidR="00BF18BA" w:rsidRPr="001D3DBA">
        <w:t>e</w:t>
      </w:r>
      <w:r w:rsidR="00BC1A02" w:rsidRPr="001D3DBA">
        <w:t xml:space="preserve"> o tom, </w:t>
      </w:r>
      <w:r w:rsidR="00BF18BA" w:rsidRPr="001D3DBA">
        <w:t>které již byli vygenerovány</w:t>
      </w:r>
      <w:r w:rsidR="00E81A3D" w:rsidRPr="001D3DBA">
        <w:t xml:space="preserve"> </w:t>
      </w:r>
      <w:r w:rsidR="00BF18BA" w:rsidRPr="001D3DBA">
        <w:t xml:space="preserve">se nachází v objektu </w:t>
      </w:r>
      <w:r w:rsidR="00BF18BA" w:rsidRPr="001D3DBA">
        <w:rPr>
          <w:i/>
          <w:iCs/>
        </w:rPr>
        <w:t>Mapa</w:t>
      </w:r>
      <w:r w:rsidR="003818AE" w:rsidRPr="001D3DBA">
        <w:t>, kde se také pr</w:t>
      </w:r>
      <w:r w:rsidR="006C3F9D" w:rsidRPr="001D3DBA">
        <w:t xml:space="preserve">ovádí volání </w:t>
      </w:r>
      <w:r w:rsidR="00DF4242" w:rsidRPr="001D3DBA">
        <w:t>příslušných metod</w:t>
      </w:r>
      <w:r w:rsidR="00DC150A" w:rsidRPr="001D3DBA">
        <w:t xml:space="preserve">. Pro předání potřebných souřadnic při načítání a uvolňování </w:t>
      </w:r>
      <w:proofErr w:type="spellStart"/>
      <w:r w:rsidR="00DC150A" w:rsidRPr="001D3DBA">
        <w:t>chunku</w:t>
      </w:r>
      <w:proofErr w:type="spellEnd"/>
      <w:r w:rsidR="00DC150A" w:rsidRPr="001D3DBA">
        <w:t xml:space="preserve"> z paměti slouží třída </w:t>
      </w:r>
      <w:proofErr w:type="spellStart"/>
      <w:r w:rsidR="00DC150A" w:rsidRPr="001D3DBA">
        <w:rPr>
          <w:i/>
          <w:iCs/>
        </w:rPr>
        <w:t>LoadUnloadEventArg</w:t>
      </w:r>
      <w:proofErr w:type="spellEnd"/>
      <w:r w:rsidR="00DC150A" w:rsidRPr="001D3DBA">
        <w:t xml:space="preserve">, </w:t>
      </w:r>
      <w:r w:rsidR="00136D84" w:rsidRPr="001D3DBA">
        <w:t>jejíž</w:t>
      </w:r>
      <w:r w:rsidR="00DC150A" w:rsidRPr="001D3DBA">
        <w:t xml:space="preserve"> instance se </w:t>
      </w:r>
      <w:r w:rsidR="00136D84" w:rsidRPr="001D3DBA">
        <w:t>předává jako argument události.</w:t>
      </w:r>
    </w:p>
    <w:p w14:paraId="3285092E" w14:textId="77777777" w:rsidR="00BD6C97" w:rsidRDefault="00BD6C97" w:rsidP="00803C7A"/>
    <w:p w14:paraId="2E08E8DE" w14:textId="5D994648" w:rsidR="00A21C2C" w:rsidRDefault="00C03E59" w:rsidP="00BD6C97">
      <w:pPr>
        <w:pStyle w:val="Nadpis3"/>
      </w:pPr>
      <w:bookmarkStart w:id="864" w:name="_Toc129100447"/>
      <w:r w:rsidRPr="00026347">
        <w:t>7</w:t>
      </w:r>
      <w:r w:rsidR="00BD6C97" w:rsidRPr="00026347">
        <w:t>.6.8 úkoly</w:t>
      </w:r>
      <w:bookmarkEnd w:id="864"/>
    </w:p>
    <w:p w14:paraId="64011BA3" w14:textId="64DEB13A" w:rsidR="00BD6C97" w:rsidRDefault="00664C09" w:rsidP="0083748F">
      <w:pPr>
        <w:jc w:val="both"/>
      </w:pPr>
      <w:r w:rsidRPr="001D3DBA">
        <w:t>K</w:t>
      </w:r>
      <w:r w:rsidR="005C10B6" w:rsidRPr="001D3DBA">
        <w:t xml:space="preserve"> </w:t>
      </w:r>
      <w:r w:rsidRPr="001D3DBA">
        <w:t xml:space="preserve">RPG hrám neodmyslitelně patří </w:t>
      </w:r>
      <w:r w:rsidR="00240FB8" w:rsidRPr="001D3DBA">
        <w:t xml:space="preserve">plnění </w:t>
      </w:r>
      <w:r w:rsidRPr="001D3DBA">
        <w:t>úkol</w:t>
      </w:r>
      <w:r w:rsidR="00240FB8" w:rsidRPr="001D3DBA">
        <w:t>ů.</w:t>
      </w:r>
      <w:r w:rsidR="001A6251" w:rsidRPr="001D3DBA">
        <w:t xml:space="preserve"> Ty jsou reprezentovány objekty typu Úkol, který má své jméno</w:t>
      </w:r>
      <w:r w:rsidR="00FB7522" w:rsidRPr="001D3DBA">
        <w:t>,</w:t>
      </w:r>
      <w:r w:rsidR="001A6251" w:rsidRPr="001D3DBA">
        <w:t xml:space="preserve"> popis</w:t>
      </w:r>
      <w:r w:rsidR="00FB7522" w:rsidRPr="001D3DBA">
        <w:t xml:space="preserve"> a informaci</w:t>
      </w:r>
      <w:r w:rsidR="0056751B" w:rsidRPr="001D3DBA">
        <w:t>,</w:t>
      </w:r>
      <w:r w:rsidR="00FB7522" w:rsidRPr="001D3DBA">
        <w:t xml:space="preserve"> zda byl již hráčem splněn</w:t>
      </w:r>
      <w:r w:rsidR="001A6251" w:rsidRPr="001D3DBA">
        <w:t xml:space="preserve">. </w:t>
      </w:r>
      <w:r w:rsidR="00192E71" w:rsidRPr="001D3DBA">
        <w:t>Jednotlivé části úkolu</w:t>
      </w:r>
      <w:r w:rsidR="007C55D3" w:rsidRPr="001D3DBA">
        <w:t>, potřebné k jeho dokončení,</w:t>
      </w:r>
      <w:r w:rsidR="00192E71" w:rsidRPr="001D3DBA">
        <w:t xml:space="preserve"> jsou uloženy v listu objektů </w:t>
      </w:r>
      <w:proofErr w:type="spellStart"/>
      <w:r w:rsidR="00192E71" w:rsidRPr="001D3DBA">
        <w:rPr>
          <w:i/>
          <w:iCs/>
        </w:rPr>
        <w:t>UkolPolozka</w:t>
      </w:r>
      <w:proofErr w:type="spellEnd"/>
      <w:r w:rsidR="007C55D3" w:rsidRPr="001D3DBA">
        <w:t xml:space="preserve"> a odměn</w:t>
      </w:r>
      <w:r w:rsidR="0050619F" w:rsidRPr="001D3DBA">
        <w:t>u</w:t>
      </w:r>
      <w:r w:rsidR="007C55D3" w:rsidRPr="001D3DBA">
        <w:t>, kterou hráč získá</w:t>
      </w:r>
      <w:r w:rsidR="0050619F" w:rsidRPr="001D3DBA">
        <w:t xml:space="preserve"> reprezentuje třída implementující rozhraní </w:t>
      </w:r>
      <w:proofErr w:type="spellStart"/>
      <w:r w:rsidR="0050619F" w:rsidRPr="001D3DBA">
        <w:rPr>
          <w:i/>
          <w:iCs/>
        </w:rPr>
        <w:t>IUkolOdmena</w:t>
      </w:r>
      <w:proofErr w:type="spellEnd"/>
      <w:r w:rsidR="0050619F" w:rsidRPr="001D3DBA">
        <w:t>.</w:t>
      </w:r>
      <w:r w:rsidR="001D255B" w:rsidRPr="001D3DBA">
        <w:t xml:space="preserve"> Po splnění je vyvolána událost </w:t>
      </w:r>
      <w:proofErr w:type="spellStart"/>
      <w:r w:rsidR="001D255B" w:rsidRPr="001D3DBA">
        <w:rPr>
          <w:i/>
          <w:iCs/>
        </w:rPr>
        <w:t>Dokoncen</w:t>
      </w:r>
      <w:proofErr w:type="spellEnd"/>
      <w:r w:rsidR="001D255B" w:rsidRPr="001D3DBA">
        <w:t xml:space="preserve"> určený k</w:t>
      </w:r>
      <w:r w:rsidR="003C32CE" w:rsidRPr="001D3DBA">
        <w:t> předání odměny hráči.</w:t>
      </w:r>
      <w:r w:rsidR="00E855B9" w:rsidRPr="001D3DBA">
        <w:t xml:space="preserve"> </w:t>
      </w:r>
      <w:proofErr w:type="spellStart"/>
      <w:r w:rsidR="00FD2D47" w:rsidRPr="001D3DBA">
        <w:rPr>
          <w:i/>
          <w:iCs/>
        </w:rPr>
        <w:t>UkolPolozka</w:t>
      </w:r>
      <w:proofErr w:type="spellEnd"/>
      <w:r w:rsidR="00256024" w:rsidRPr="001D3DBA">
        <w:t xml:space="preserve"> </w:t>
      </w:r>
      <w:r w:rsidR="00DA001F" w:rsidRPr="001D3DBA">
        <w:t>obsahuj</w:t>
      </w:r>
      <w:r w:rsidR="000645CB" w:rsidRPr="001D3DBA">
        <w:t>e</w:t>
      </w:r>
      <w:r w:rsidR="00DA001F" w:rsidRPr="001D3DBA">
        <w:t xml:space="preserve"> výčet (</w:t>
      </w:r>
      <w:proofErr w:type="spellStart"/>
      <w:r w:rsidR="00DA001F" w:rsidRPr="001D3DBA">
        <w:t>enum</w:t>
      </w:r>
      <w:proofErr w:type="spellEnd"/>
      <w:r w:rsidR="00DA001F" w:rsidRPr="001D3DBA">
        <w:t xml:space="preserve">) </w:t>
      </w:r>
      <w:proofErr w:type="spellStart"/>
      <w:r w:rsidR="00DA001F" w:rsidRPr="001D3DBA">
        <w:rPr>
          <w:i/>
          <w:iCs/>
        </w:rPr>
        <w:t>UkolTyp</w:t>
      </w:r>
      <w:proofErr w:type="spellEnd"/>
      <w:r w:rsidR="00DA001F" w:rsidRPr="001D3DBA">
        <w:t xml:space="preserve"> říkající jakou akci musí hráč provést s</w:t>
      </w:r>
      <w:r w:rsidR="000645CB" w:rsidRPr="001D3DBA">
        <w:t xml:space="preserve"> objektem </w:t>
      </w:r>
      <w:r w:rsidR="004D32A5" w:rsidRPr="001D3DBA">
        <w:t xml:space="preserve">ve vlastnosti </w:t>
      </w:r>
      <w:proofErr w:type="spellStart"/>
      <w:r w:rsidR="004D32A5" w:rsidRPr="001D3DBA">
        <w:rPr>
          <w:i/>
          <w:iCs/>
        </w:rPr>
        <w:t>Polozka</w:t>
      </w:r>
      <w:proofErr w:type="spellEnd"/>
      <w:r w:rsidR="00F57091" w:rsidRPr="001D3DBA">
        <w:t xml:space="preserve">, kde v závislosti na implementaci může být reference či hodnota jenž vyjadřuje, že se jedná o stejný </w:t>
      </w:r>
      <w:r w:rsidR="00BC48E1" w:rsidRPr="001D3DBA">
        <w:t>objekt (například jméno nebo výpis)</w:t>
      </w:r>
      <w:r w:rsidR="004D32A5" w:rsidRPr="001D3DBA">
        <w:t xml:space="preserve">. </w:t>
      </w:r>
      <w:r w:rsidR="004D32A5" w:rsidRPr="001D3DBA">
        <w:rPr>
          <w:i/>
          <w:iCs/>
        </w:rPr>
        <w:t>Hodnota</w:t>
      </w:r>
      <w:r w:rsidR="004D32A5" w:rsidRPr="001D3DBA">
        <w:t xml:space="preserve"> Počet udává kolikrát je tato akce vyžadována a Hotovo</w:t>
      </w:r>
      <w:r w:rsidR="001F738B" w:rsidRPr="001D3DBA">
        <w:t xml:space="preserve"> je kolikrát se tak již stalo.</w:t>
      </w:r>
      <w:r w:rsidR="001607FE" w:rsidRPr="001D3DBA">
        <w:t xml:space="preserve"> </w:t>
      </w:r>
      <w:r w:rsidR="00BB0934" w:rsidRPr="001D3DBA">
        <w:t xml:space="preserve">Došlo-li k splnění požadavku je vyhodnocováno metodou </w:t>
      </w:r>
      <w:proofErr w:type="spellStart"/>
      <w:r w:rsidR="00BB0934" w:rsidRPr="001D3DBA">
        <w:rPr>
          <w:i/>
          <w:iCs/>
        </w:rPr>
        <w:t>UpdateStav</w:t>
      </w:r>
      <w:proofErr w:type="spellEnd"/>
      <w:r w:rsidR="00BB0934" w:rsidRPr="001D3DBA">
        <w:t>.</w:t>
      </w:r>
      <w:r w:rsidR="00BE2437" w:rsidRPr="001D3DBA">
        <w:t xml:space="preserve"> Pro odměny je kromě třídy </w:t>
      </w:r>
      <w:proofErr w:type="spellStart"/>
      <w:r w:rsidR="00BE2437" w:rsidRPr="001D3DBA">
        <w:rPr>
          <w:i/>
          <w:iCs/>
        </w:rPr>
        <w:t>UkolOdmena</w:t>
      </w:r>
      <w:proofErr w:type="spellEnd"/>
      <w:r w:rsidR="00BE2437" w:rsidRPr="001D3DBA">
        <w:t xml:space="preserve"> připraveno také rozhraní </w:t>
      </w:r>
      <w:proofErr w:type="spellStart"/>
      <w:r w:rsidR="00BE2437" w:rsidRPr="001D3DBA">
        <w:rPr>
          <w:i/>
          <w:iCs/>
        </w:rPr>
        <w:t>IUkolOdmena</w:t>
      </w:r>
      <w:proofErr w:type="spellEnd"/>
      <w:r w:rsidR="00BE2437" w:rsidRPr="001D3DBA">
        <w:t xml:space="preserve"> pro případ, že by toto řešení nebylo pro konkrétní hru vhodné.</w:t>
      </w:r>
    </w:p>
    <w:p w14:paraId="3A8F2744" w14:textId="55CD4C20" w:rsidR="00882C40" w:rsidRDefault="00C03E59" w:rsidP="002D4783">
      <w:pPr>
        <w:pStyle w:val="Nadpis3"/>
      </w:pPr>
      <w:bookmarkStart w:id="865" w:name="_Toc129100448"/>
      <w:r w:rsidRPr="00026347">
        <w:t>7</w:t>
      </w:r>
      <w:r w:rsidR="002D4783" w:rsidRPr="00026347">
        <w:t>.1.</w:t>
      </w:r>
      <w:r w:rsidR="00BE0C3C" w:rsidRPr="00026347">
        <w:t>9</w:t>
      </w:r>
      <w:r w:rsidR="002D4783" w:rsidRPr="00026347">
        <w:t xml:space="preserve"> </w:t>
      </w:r>
      <w:proofErr w:type="spellStart"/>
      <w:r w:rsidR="002D4783" w:rsidRPr="00026347">
        <w:t>GameManager</w:t>
      </w:r>
      <w:bookmarkEnd w:id="865"/>
      <w:proofErr w:type="spellEnd"/>
    </w:p>
    <w:p w14:paraId="52687ED2" w14:textId="4A9B325B" w:rsidR="00962582" w:rsidRDefault="001D3DBA" w:rsidP="00920E9C">
      <w:pPr>
        <w:jc w:val="both"/>
      </w:pPr>
      <w:r w:rsidRPr="00BA3AC6">
        <w:t>Aby bylo možné veškeré změny provádět na jednom místě a eliminovat tak nežádoucí situaci, že je hodnota zapsána na více místech, ale změna je provedena jen</w:t>
      </w:r>
      <w:r w:rsidR="00DB5380" w:rsidRPr="00BA3AC6">
        <w:t xml:space="preserve"> na některých a hra v některých situacích použije novou hodnotu, ale v ostatních případech stále využívá starou, je použita třída </w:t>
      </w:r>
      <w:proofErr w:type="spellStart"/>
      <w:r w:rsidR="00DB5380" w:rsidRPr="00BA3AC6">
        <w:rPr>
          <w:i/>
          <w:iCs/>
        </w:rPr>
        <w:t>GameManagerDLL</w:t>
      </w:r>
      <w:proofErr w:type="spellEnd"/>
      <w:r w:rsidR="00DB5380" w:rsidRPr="00BA3AC6">
        <w:t>.</w:t>
      </w:r>
      <w:r w:rsidR="00BC61A8" w:rsidRPr="00BA3AC6">
        <w:t xml:space="preserve"> Další výhodou je</w:t>
      </w:r>
      <w:r w:rsidR="00920E9C" w:rsidRPr="00BA3AC6">
        <w:t xml:space="preserve"> vyšší přehlednost a snazší balancování hodnot. </w:t>
      </w:r>
      <w:r w:rsidR="00BD398B" w:rsidRPr="00BA3AC6">
        <w:t>Jelikož má každá hra jiné lokace, postavy, předměty a jejich statistiky není možné tyto údaje vytvořit univerzální pro všechny. Proto je třída vytvořena jako abstraktní, což znamená, že není možné vytvořit její instanci</w:t>
      </w:r>
      <w:r w:rsidR="003D4A95" w:rsidRPr="00BA3AC6">
        <w:t xml:space="preserve"> a je třeba vytvořit jejího potomka.</w:t>
      </w:r>
      <w:r w:rsidR="004C3E8B" w:rsidRPr="00BA3AC6">
        <w:t xml:space="preserve"> Třída obsahuje abstraktní metody, které mají jen hlavičku a potomek musí obsahovat jejich přetížení.</w:t>
      </w:r>
      <w:r w:rsidR="00962582" w:rsidRPr="00BA3AC6">
        <w:t xml:space="preserve"> </w:t>
      </w:r>
      <w:r w:rsidR="00C61FF2" w:rsidRPr="00BA3AC6">
        <w:t xml:space="preserve">Jelikož je </w:t>
      </w:r>
      <w:proofErr w:type="spellStart"/>
      <w:r w:rsidR="00C61FF2" w:rsidRPr="00BA3AC6">
        <w:t>GameManage</w:t>
      </w:r>
      <w:proofErr w:type="spellEnd"/>
      <w:r w:rsidR="00C61FF2" w:rsidRPr="00BA3AC6">
        <w:t xml:space="preserve"> běžně využívaný název, byla třída v knihovně nazvána </w:t>
      </w:r>
      <w:proofErr w:type="spellStart"/>
      <w:r w:rsidR="00C61FF2" w:rsidRPr="00BA3AC6">
        <w:rPr>
          <w:i/>
          <w:iCs/>
        </w:rPr>
        <w:t>GameManagerDLL</w:t>
      </w:r>
      <w:proofErr w:type="spellEnd"/>
      <w:r w:rsidR="00C61FF2" w:rsidRPr="00BA3AC6">
        <w:t>, aby nevznikl konflikt v</w:t>
      </w:r>
      <w:r w:rsidR="00D51D5B" w:rsidRPr="00BA3AC6">
        <w:t> </w:t>
      </w:r>
      <w:r w:rsidR="00C61FF2" w:rsidRPr="00BA3AC6">
        <w:t>názvech</w:t>
      </w:r>
      <w:r w:rsidR="00D51D5B" w:rsidRPr="00BA3AC6">
        <w:t xml:space="preserve">, jelikož </w:t>
      </w:r>
      <w:r w:rsidR="00A45EAB" w:rsidRPr="00BA3AC6">
        <w:t>třídy rozšiřující knihovnu</w:t>
      </w:r>
      <w:r w:rsidR="0043349A" w:rsidRPr="00BA3AC6">
        <w:t xml:space="preserve"> mají odkaz na </w:t>
      </w:r>
      <w:proofErr w:type="spellStart"/>
      <w:r w:rsidR="0043349A" w:rsidRPr="00BA3AC6">
        <w:rPr>
          <w:i/>
          <w:iCs/>
        </w:rPr>
        <w:t>namespace</w:t>
      </w:r>
      <w:proofErr w:type="spellEnd"/>
      <w:r w:rsidR="0043349A" w:rsidRPr="00BA3AC6">
        <w:t xml:space="preserve"> knihovny.</w:t>
      </w:r>
      <w:r w:rsidR="00196170" w:rsidRPr="00BA3AC6">
        <w:t xml:space="preserve"> Na </w:t>
      </w:r>
      <w:r w:rsidR="009C1F9A" w:rsidRPr="00BA3AC6">
        <w:t>potomka</w:t>
      </w:r>
      <w:r w:rsidR="00196170" w:rsidRPr="00BA3AC6">
        <w:t xml:space="preserve"> třídu by</w:t>
      </w:r>
      <w:r w:rsidR="009C1F9A" w:rsidRPr="00BA3AC6">
        <w:t xml:space="preserve"> měl</w:t>
      </w:r>
      <w:r w:rsidR="00196170" w:rsidRPr="00BA3AC6">
        <w:t xml:space="preserve"> použit návrhový vzor </w:t>
      </w:r>
      <w:proofErr w:type="spellStart"/>
      <w:r w:rsidR="00196170" w:rsidRPr="00BA3AC6">
        <w:rPr>
          <w:i/>
          <w:iCs/>
        </w:rPr>
        <w:t>singleton</w:t>
      </w:r>
      <w:proofErr w:type="spellEnd"/>
      <w:r w:rsidR="00196170" w:rsidRPr="00BA3AC6">
        <w:t xml:space="preserve">, aby </w:t>
      </w:r>
      <w:r w:rsidR="00543E34" w:rsidRPr="00BA3AC6">
        <w:t xml:space="preserve">bylo zajištěno, že </w:t>
      </w:r>
      <w:r w:rsidR="00196170" w:rsidRPr="00BA3AC6">
        <w:t xml:space="preserve">v programu </w:t>
      </w:r>
      <w:r w:rsidR="00543E34" w:rsidRPr="00BA3AC6">
        <w:t>existuje</w:t>
      </w:r>
      <w:r w:rsidR="00196170" w:rsidRPr="00BA3AC6">
        <w:t xml:space="preserve"> jen jedna instance</w:t>
      </w:r>
      <w:r w:rsidR="004806E7" w:rsidRPr="00BA3AC6">
        <w:t xml:space="preserve">. Toho je docíleno tak, že pokud je </w:t>
      </w:r>
      <w:r w:rsidR="008B5F1D" w:rsidRPr="00BA3AC6">
        <w:t>potřeba</w:t>
      </w:r>
      <w:r w:rsidR="004806E7" w:rsidRPr="00BA3AC6">
        <w:t xml:space="preserve"> instance, je zavolána metoda či vlastnost</w:t>
      </w:r>
      <w:r w:rsidR="00B92044" w:rsidRPr="00BA3AC6">
        <w:t>, ověřující, zda v</w:t>
      </w:r>
      <w:r w:rsidR="00B6010F" w:rsidRPr="00BA3AC6">
        <w:t xml:space="preserve"> privátní statické </w:t>
      </w:r>
      <w:r w:rsidR="00B6010F" w:rsidRPr="00BA3AC6">
        <w:lastRenderedPageBreak/>
        <w:t>proměnné již není instance. Pokud ano, je vrácena. V opačném případě je zavolán privátní konstruktor</w:t>
      </w:r>
      <w:r w:rsidR="00543E34" w:rsidRPr="00BA3AC6">
        <w:t xml:space="preserve">, </w:t>
      </w:r>
      <w:r w:rsidR="00222C6B" w:rsidRPr="00BA3AC6">
        <w:t>jehož výsledek je vložen do této proměnné a vrácen.</w:t>
      </w:r>
      <w:r w:rsidR="00477BA5" w:rsidRPr="00BA3AC6">
        <w:t xml:space="preserve"> </w:t>
      </w:r>
      <w:proofErr w:type="spellStart"/>
      <w:r w:rsidR="00477BA5" w:rsidRPr="00BA3AC6">
        <w:rPr>
          <w:i/>
          <w:iCs/>
        </w:rPr>
        <w:t>Staty</w:t>
      </w:r>
      <w:proofErr w:type="spellEnd"/>
      <w:r w:rsidR="00477BA5" w:rsidRPr="00BA3AC6">
        <w:t xml:space="preserve"> jsou rozděleny do skupin, což usnadňuje přidávání k postavám a předmětům, jelikož je možné </w:t>
      </w:r>
      <w:r w:rsidR="00173CB0" w:rsidRPr="00BA3AC6">
        <w:t xml:space="preserve">například </w:t>
      </w:r>
      <w:r w:rsidR="00477BA5" w:rsidRPr="00BA3AC6">
        <w:t xml:space="preserve">přiřadit obchodníkovi pouze </w:t>
      </w:r>
      <w:r w:rsidR="00184BFE" w:rsidRPr="00BA3AC6">
        <w:t>atributy</w:t>
      </w:r>
      <w:r w:rsidR="00477BA5" w:rsidRPr="00BA3AC6">
        <w:t xml:space="preserve"> </w:t>
      </w:r>
      <w:r w:rsidR="00173CB0" w:rsidRPr="00BA3AC6">
        <w:t>související s obchodem, nebo zbrani jen ty, co souvisí s poškozením.</w:t>
      </w:r>
      <w:r w:rsidR="005053A4" w:rsidRPr="00BA3AC6">
        <w:t xml:space="preserve"> </w:t>
      </w:r>
      <w:r w:rsidR="009758A1" w:rsidRPr="00BA3AC6">
        <w:t xml:space="preserve">Dále objekt obsahuje seznam všech použitých zkratek, aby bylo zajištěno, že se ve hře neobjeví jeden </w:t>
      </w:r>
      <w:proofErr w:type="spellStart"/>
      <w:r w:rsidR="009758A1" w:rsidRPr="00BA3AC6">
        <w:t>stat</w:t>
      </w:r>
      <w:proofErr w:type="spellEnd"/>
      <w:r w:rsidR="009758A1" w:rsidRPr="00BA3AC6">
        <w:t xml:space="preserve"> s více zkratkami.</w:t>
      </w:r>
      <w:r w:rsidR="00283CE2" w:rsidRPr="00BA3AC6">
        <w:t xml:space="preserve"> Knihovna počítá s tím, že ve hře bude více než jeden hráč, ale pro jednodušší práci </w:t>
      </w:r>
      <w:proofErr w:type="spellStart"/>
      <w:r w:rsidR="00283CE2" w:rsidRPr="00BA3AC6">
        <w:rPr>
          <w:i/>
          <w:iCs/>
        </w:rPr>
        <w:t>GameManager</w:t>
      </w:r>
      <w:proofErr w:type="spellEnd"/>
      <w:r w:rsidR="00283CE2" w:rsidRPr="00BA3AC6">
        <w:t xml:space="preserve"> obsahuje kromě vlastnosti </w:t>
      </w:r>
      <w:proofErr w:type="spellStart"/>
      <w:r w:rsidR="00283CE2" w:rsidRPr="00BA3AC6">
        <w:rPr>
          <w:i/>
          <w:iCs/>
        </w:rPr>
        <w:t>PolohaHracu</w:t>
      </w:r>
      <w:proofErr w:type="spellEnd"/>
      <w:r w:rsidR="00F276F7" w:rsidRPr="00BA3AC6">
        <w:t xml:space="preserve"> vracející pole, také </w:t>
      </w:r>
      <w:proofErr w:type="spellStart"/>
      <w:r w:rsidR="00F276F7" w:rsidRPr="00BA3AC6">
        <w:rPr>
          <w:i/>
          <w:iCs/>
        </w:rPr>
        <w:t>PolohaHrac</w:t>
      </w:r>
      <w:proofErr w:type="spellEnd"/>
      <w:r w:rsidR="00F276F7" w:rsidRPr="00BA3AC6">
        <w:t xml:space="preserve"> vracející první prvek tohoto pole.</w:t>
      </w:r>
      <w:r w:rsidR="0082772E" w:rsidRPr="00BA3AC6">
        <w:t xml:space="preserve"> Poloha hráčů a počítačem ovládaných postav je reprezentována instancemi třídy Point4D</w:t>
      </w:r>
      <w:r w:rsidR="008A2FC3" w:rsidRPr="00BA3AC6">
        <w:t xml:space="preserve"> obsahující X a Y souřadnici uvnitř </w:t>
      </w:r>
      <w:proofErr w:type="spellStart"/>
      <w:r w:rsidR="008A2FC3" w:rsidRPr="00BA3AC6">
        <w:t>chunku</w:t>
      </w:r>
      <w:proofErr w:type="spellEnd"/>
      <w:r w:rsidR="008A2FC3" w:rsidRPr="00BA3AC6">
        <w:t xml:space="preserve"> a jeho polohu v mapě.</w:t>
      </w:r>
      <w:r w:rsidR="009858AF" w:rsidRPr="00BA3AC6">
        <w:t xml:space="preserve"> Posouvání po mapě je řešeno metodou Pohyb, který má jako parametry změnu v souřadnicí a </w:t>
      </w:r>
      <w:r w:rsidR="005C5D94" w:rsidRPr="00BA3AC6">
        <w:t xml:space="preserve">objekt </w:t>
      </w:r>
      <w:proofErr w:type="spellStart"/>
      <w:r w:rsidR="005C5D94" w:rsidRPr="00BA3AC6">
        <w:rPr>
          <w:i/>
          <w:iCs/>
        </w:rPr>
        <w:t>MapaConfig</w:t>
      </w:r>
      <w:proofErr w:type="spellEnd"/>
      <w:r w:rsidR="005C5D94" w:rsidRPr="00BA3AC6">
        <w:t xml:space="preserve"> (viz kap. 6.1.10)</w:t>
      </w:r>
      <w:r w:rsidR="0035046F" w:rsidRPr="00BA3AC6">
        <w:t xml:space="preserve"> obsahující informaci o rozměrech. </w:t>
      </w:r>
      <w:r w:rsidR="00313620" w:rsidRPr="00BA3AC6">
        <w:t xml:space="preserve">Je-li překročena hranice </w:t>
      </w:r>
      <w:proofErr w:type="spellStart"/>
      <w:r w:rsidR="00313620" w:rsidRPr="00BA3AC6">
        <w:t>chunku</w:t>
      </w:r>
      <w:proofErr w:type="spellEnd"/>
      <w:r w:rsidR="00313620" w:rsidRPr="00BA3AC6">
        <w:t xml:space="preserve">, je </w:t>
      </w:r>
      <w:proofErr w:type="spellStart"/>
      <w:r w:rsidR="00313620" w:rsidRPr="00BA3AC6">
        <w:rPr>
          <w:i/>
          <w:iCs/>
        </w:rPr>
        <w:t>DalsiChunk</w:t>
      </w:r>
      <w:proofErr w:type="spellEnd"/>
      <w:r w:rsidR="00313620" w:rsidRPr="00BA3AC6">
        <w:t xml:space="preserve"> nastaven na </w:t>
      </w:r>
      <w:proofErr w:type="spellStart"/>
      <w:r w:rsidR="00313620" w:rsidRPr="00BA3AC6">
        <w:t>true</w:t>
      </w:r>
      <w:proofErr w:type="spellEnd"/>
      <w:r w:rsidR="002138DC" w:rsidRPr="00BA3AC6">
        <w:t>. Tato hodnota je</w:t>
      </w:r>
      <w:r w:rsidR="00BA28E2" w:rsidRPr="00BA3AC6">
        <w:t xml:space="preserve"> </w:t>
      </w:r>
      <w:r w:rsidR="00BA28E2" w:rsidRPr="00BA3AC6">
        <w:rPr>
          <w:rFonts w:cstheme="minorHAnsi"/>
        </w:rPr>
        <w:t>kontrolována v </w:t>
      </w:r>
      <w:proofErr w:type="spellStart"/>
      <w:r w:rsidR="00BA28E2" w:rsidRPr="00BA3AC6">
        <w:rPr>
          <w:rFonts w:cstheme="minorHAnsi"/>
          <w:i/>
          <w:iCs/>
          <w:color w:val="000000"/>
        </w:rPr>
        <w:t>KrokHnadler</w:t>
      </w:r>
      <w:proofErr w:type="spellEnd"/>
      <w:r w:rsidR="00BA28E2" w:rsidRPr="00BA3AC6">
        <w:rPr>
          <w:rFonts w:cstheme="minorHAnsi"/>
          <w:color w:val="000000"/>
        </w:rPr>
        <w:t xml:space="preserve"> vyhodnocující, zda je třeba načíst nový </w:t>
      </w:r>
      <w:proofErr w:type="spellStart"/>
      <w:r w:rsidR="00BA28E2" w:rsidRPr="00BA3AC6">
        <w:rPr>
          <w:rFonts w:cstheme="minorHAnsi"/>
          <w:color w:val="000000"/>
        </w:rPr>
        <w:t>chunk</w:t>
      </w:r>
      <w:proofErr w:type="spellEnd"/>
      <w:r w:rsidR="00BA28E2" w:rsidRPr="00BA3AC6">
        <w:rPr>
          <w:rFonts w:cstheme="minorHAnsi"/>
          <w:color w:val="000000"/>
        </w:rPr>
        <w:t>.</w:t>
      </w:r>
      <w:r w:rsidR="00A50366" w:rsidRPr="00BA3AC6">
        <w:rPr>
          <w:rFonts w:cstheme="minorHAnsi"/>
          <w:color w:val="000000"/>
        </w:rPr>
        <w:t xml:space="preserve"> </w:t>
      </w:r>
      <w:proofErr w:type="spellStart"/>
      <w:r w:rsidR="00A50366" w:rsidRPr="00BA3AC6">
        <w:rPr>
          <w:rFonts w:cstheme="minorHAnsi"/>
          <w:color w:val="000000"/>
        </w:rPr>
        <w:t>GameManager</w:t>
      </w:r>
      <w:proofErr w:type="spellEnd"/>
      <w:r w:rsidR="00A50366" w:rsidRPr="00BA3AC6">
        <w:rPr>
          <w:rFonts w:cstheme="minorHAnsi"/>
          <w:color w:val="000000"/>
        </w:rPr>
        <w:t xml:space="preserve"> také obsahuje seznam všech nastavení (viz kap. 6.1.10), což jsou třídy implementující rozhraní </w:t>
      </w:r>
      <w:proofErr w:type="spellStart"/>
      <w:r w:rsidR="00A50366" w:rsidRPr="00BA3AC6">
        <w:rPr>
          <w:rFonts w:cstheme="minorHAnsi"/>
          <w:color w:val="000000"/>
        </w:rPr>
        <w:t>INastaveni</w:t>
      </w:r>
      <w:proofErr w:type="spellEnd"/>
      <w:r w:rsidR="00A50366" w:rsidRPr="00BA3AC6">
        <w:rPr>
          <w:rFonts w:cstheme="minorHAnsi"/>
          <w:color w:val="000000"/>
        </w:rPr>
        <w:t>.</w:t>
      </w:r>
      <w:r w:rsidR="00EF0FEB">
        <w:rPr>
          <w:rFonts w:cstheme="minorHAnsi"/>
          <w:color w:val="000000"/>
        </w:rPr>
        <w:t xml:space="preserve"> </w:t>
      </w:r>
    </w:p>
    <w:p w14:paraId="3B8AFBE6" w14:textId="10A399C5" w:rsidR="002D4783" w:rsidRDefault="002D4783" w:rsidP="002D4783"/>
    <w:p w14:paraId="6298B442" w14:textId="34660BFA" w:rsidR="00BE0C3C" w:rsidRDefault="00C03E59" w:rsidP="00BE0C3C">
      <w:pPr>
        <w:pStyle w:val="Nadpis3"/>
      </w:pPr>
      <w:bookmarkStart w:id="866" w:name="_Toc129100449"/>
      <w:r w:rsidRPr="00026347">
        <w:t>7</w:t>
      </w:r>
      <w:r w:rsidR="00BE0C3C" w:rsidRPr="00026347">
        <w:t>.1.10 nastavení</w:t>
      </w:r>
      <w:bookmarkEnd w:id="866"/>
    </w:p>
    <w:p w14:paraId="7E012F01" w14:textId="2F21B9EE" w:rsidR="00BE0C3C" w:rsidRDefault="00EF0FEB" w:rsidP="00BE0C3C">
      <w:r w:rsidRPr="00BA3AC6">
        <w:t>Aby bylo možné veškerá nastavení vkládat do jedné kolekce je třeba mít společného rodiče</w:t>
      </w:r>
      <w:r w:rsidR="00BE5EE2" w:rsidRPr="00BA3AC6">
        <w:t>. Tuto roli má</w:t>
      </w:r>
      <w:r w:rsidRPr="00BA3AC6">
        <w:t xml:space="preserve"> rozhraní </w:t>
      </w:r>
      <w:proofErr w:type="spellStart"/>
      <w:r w:rsidRPr="00BA3AC6">
        <w:t>INastaveni</w:t>
      </w:r>
      <w:proofErr w:type="spellEnd"/>
      <w:r w:rsidRPr="00BA3AC6">
        <w:t>.</w:t>
      </w:r>
      <w:r w:rsidR="00BE5EE2" w:rsidRPr="00BA3AC6">
        <w:t xml:space="preserve"> Jediný povinný člen třídy implementující rozhraní je </w:t>
      </w:r>
      <w:proofErr w:type="spellStart"/>
      <w:r w:rsidR="00BE5EE2" w:rsidRPr="00BA3AC6">
        <w:rPr>
          <w:i/>
          <w:iCs/>
        </w:rPr>
        <w:t>vypis</w:t>
      </w:r>
      <w:proofErr w:type="spellEnd"/>
      <w:r w:rsidR="00BE5EE2" w:rsidRPr="00BA3AC6">
        <w:t xml:space="preserve"> sloužící</w:t>
      </w:r>
      <w:r w:rsidR="00AD0827" w:rsidRPr="00BA3AC6">
        <w:t xml:space="preserve"> k přehledu </w:t>
      </w:r>
      <w:r w:rsidR="007E25EF" w:rsidRPr="00BA3AC6">
        <w:t xml:space="preserve">hodnot. V knihovně se nachází pouze </w:t>
      </w:r>
      <w:r w:rsidR="00956294" w:rsidRPr="00BA3AC6">
        <w:t xml:space="preserve">třída </w:t>
      </w:r>
      <w:proofErr w:type="spellStart"/>
      <w:r w:rsidR="00956294" w:rsidRPr="00BA3AC6">
        <w:t>MapaConfig</w:t>
      </w:r>
      <w:proofErr w:type="spellEnd"/>
      <w:r w:rsidR="00956294" w:rsidRPr="00BA3AC6">
        <w:t xml:space="preserve"> obsahující informace o rozměrech mapy, do jaké vzdálenosti bude hra zobrazovat okolí hráče a startovací pozici</w:t>
      </w:r>
      <w:r w:rsidR="00956294">
        <w:t xml:space="preserve"> hráče.</w:t>
      </w:r>
    </w:p>
    <w:p w14:paraId="043836DC" w14:textId="6F4ECA25" w:rsidR="00BE0C3C" w:rsidRPr="00BE0C3C" w:rsidRDefault="00BE0C3C" w:rsidP="00BE0C3C"/>
    <w:p w14:paraId="5EBB63C1" w14:textId="15CBA5F9" w:rsidR="002D4783" w:rsidRDefault="00C03E59" w:rsidP="0069559A">
      <w:pPr>
        <w:pStyle w:val="Nadpis2"/>
        <w:ind w:firstLine="708"/>
      </w:pPr>
      <w:bookmarkStart w:id="867" w:name="_Toc129100450"/>
      <w:r w:rsidRPr="00026347">
        <w:t>7</w:t>
      </w:r>
      <w:r w:rsidR="00AB30A6" w:rsidRPr="00026347">
        <w:t xml:space="preserve">.2 </w:t>
      </w:r>
      <w:proofErr w:type="spellStart"/>
      <w:r w:rsidR="00C44197" w:rsidRPr="00026347">
        <w:t>TestovaniCastiKnihovny</w:t>
      </w:r>
      <w:bookmarkEnd w:id="867"/>
      <w:proofErr w:type="spellEnd"/>
    </w:p>
    <w:p w14:paraId="5F92CC72" w14:textId="77777777" w:rsidR="00E03243" w:rsidRDefault="00E03243" w:rsidP="00E03243">
      <w:pPr>
        <w:ind w:firstLine="708"/>
        <w:jc w:val="both"/>
      </w:pPr>
      <w:r w:rsidRPr="00735B26">
        <w:t xml:space="preserve">Tato část řešení slouží k ověření základní funkcionality knihovny. Je zde ukázáno vzorové použití knihovny. Nejedná se funkční hru, ale ukázku pro programátory, kteří by chtěli knihovnu použít ve svém projektu. Pro tento účel byla zvolena Windows </w:t>
      </w:r>
      <w:proofErr w:type="spellStart"/>
      <w:r w:rsidRPr="00735B26">
        <w:t>Forms</w:t>
      </w:r>
      <w:proofErr w:type="spellEnd"/>
      <w:r w:rsidRPr="00735B26">
        <w:t xml:space="preserve"> aplikace, neboť je rychlá a snadná na vývoj. Další výhoda je, že k pochopení činnosti této ukázky nemusí programátor, který tento projekt bude prohlížet, znát konkrétní technologii a jazyk či knihovnu použitou pro tvorbu uživatelského prostředí.</w:t>
      </w:r>
    </w:p>
    <w:p w14:paraId="6F4517F9" w14:textId="1475E225" w:rsidR="0069559A" w:rsidRDefault="00C77786" w:rsidP="0069559A">
      <w:pPr>
        <w:pStyle w:val="Nadpis3"/>
        <w:ind w:left="708" w:firstLine="708"/>
      </w:pPr>
      <w:bookmarkStart w:id="868" w:name="_Toc129100451"/>
      <w:r w:rsidRPr="00026347">
        <w:t>7</w:t>
      </w:r>
      <w:r w:rsidR="0069559A" w:rsidRPr="00026347">
        <w:t>.2.1</w:t>
      </w:r>
      <w:r w:rsidR="00555477" w:rsidRPr="00026347">
        <w:t xml:space="preserve"> okno</w:t>
      </w:r>
      <w:r w:rsidR="0069559A" w:rsidRPr="00026347">
        <w:t xml:space="preserve"> Form1</w:t>
      </w:r>
      <w:bookmarkEnd w:id="868"/>
    </w:p>
    <w:p w14:paraId="49140DA0" w14:textId="1F44D97D" w:rsidR="0069559A" w:rsidRDefault="0069559A" w:rsidP="0069559A">
      <w:pPr>
        <w:ind w:left="708" w:firstLine="708"/>
        <w:jc w:val="both"/>
      </w:pPr>
      <w:r w:rsidRPr="00735B26">
        <w:t xml:space="preserve">Na </w:t>
      </w:r>
      <w:r w:rsidRPr="00735B26">
        <w:fldChar w:fldCharType="begin"/>
      </w:r>
      <w:r w:rsidRPr="00735B26">
        <w:instrText xml:space="preserve"> REF _Ref124797379 \h </w:instrText>
      </w:r>
      <w:r w:rsidR="00133D64" w:rsidRPr="00735B26">
        <w:instrText xml:space="preserve"> \* MERGEFORMAT </w:instrText>
      </w:r>
      <w:r w:rsidRPr="00735B26">
        <w:fldChar w:fldCharType="separate"/>
      </w:r>
      <w:r w:rsidR="00E3778F">
        <w:t xml:space="preserve">Obr. </w:t>
      </w:r>
      <w:r w:rsidR="00E3778F">
        <w:rPr>
          <w:noProof/>
        </w:rPr>
        <w:t>6</w:t>
      </w:r>
      <w:r w:rsidRPr="00735B26">
        <w:fldChar w:fldCharType="end"/>
      </w:r>
      <w:r w:rsidRPr="00735B26">
        <w:t xml:space="preserve"> je úvodní obrazovka odkazující na testy konkrétních částí. Tlačítka jsou rozdělena do sloupců podle oblastí, které pokrývají. </w:t>
      </w:r>
      <w:r w:rsidR="00133D64" w:rsidRPr="00735B26">
        <w:t xml:space="preserve">Blok tlačítek vlevo při každém kliknutí vytvoří nová okna, jejichž data nejsou nikde uložena a po zavření okna jsou smazána. </w:t>
      </w:r>
      <w:r w:rsidRPr="00735B26">
        <w:t>V prvním sloupci jsou funkce týkající se postav.</w:t>
      </w:r>
      <w:r w:rsidR="00133D64" w:rsidRPr="00735B26">
        <w:t xml:space="preserve"> Dále je zde test funkce inventáře, generování mapy a plnění úkolů. Blok vpravo testuje </w:t>
      </w:r>
      <w:r w:rsidR="00F81C8E" w:rsidRPr="008A5FCF">
        <w:t>funkčnost</w:t>
      </w:r>
      <w:r w:rsidR="00F81C8E">
        <w:t xml:space="preserve"> </w:t>
      </w:r>
      <w:proofErr w:type="spellStart"/>
      <w:r w:rsidR="00133D64" w:rsidRPr="00735B26">
        <w:t>GameManagera</w:t>
      </w:r>
      <w:proofErr w:type="spellEnd"/>
      <w:r w:rsidR="00133D64" w:rsidRPr="00735B26">
        <w:t>, jehož účelem je držet data po celou dobu běhu aplikace.</w:t>
      </w:r>
    </w:p>
    <w:p w14:paraId="13831A0F" w14:textId="77777777" w:rsidR="0069559A" w:rsidRDefault="0069559A" w:rsidP="0069559A">
      <w:pPr>
        <w:keepNext/>
      </w:pPr>
      <w:r>
        <w:rPr>
          <w:noProof/>
        </w:rPr>
        <w:lastRenderedPageBreak/>
        <w:drawing>
          <wp:inline distT="0" distB="0" distL="0" distR="0" wp14:anchorId="4B7B27C6" wp14:editId="77B30304">
            <wp:extent cx="3493324" cy="230886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93679" cy="2309095"/>
                    </a:xfrm>
                    <a:prstGeom prst="rect">
                      <a:avLst/>
                    </a:prstGeom>
                  </pic:spPr>
                </pic:pic>
              </a:graphicData>
            </a:graphic>
          </wp:inline>
        </w:drawing>
      </w:r>
    </w:p>
    <w:p w14:paraId="4D7B251F" w14:textId="256717B3" w:rsidR="0069559A" w:rsidRPr="0069559A" w:rsidRDefault="0069559A" w:rsidP="0069559A">
      <w:pPr>
        <w:pStyle w:val="Titulek"/>
      </w:pPr>
      <w:bookmarkStart w:id="869" w:name="_Ref124797379"/>
      <w:bookmarkStart w:id="870" w:name="_Ref124797370"/>
      <w:r>
        <w:t xml:space="preserve">Obr. </w:t>
      </w:r>
      <w:fldSimple w:instr=" SEQ Obrázek \* ARABIC ">
        <w:r w:rsidR="004B0EF4">
          <w:rPr>
            <w:noProof/>
          </w:rPr>
          <w:t>7</w:t>
        </w:r>
      </w:fldSimple>
      <w:bookmarkEnd w:id="869"/>
      <w:r>
        <w:t xml:space="preserve"> </w:t>
      </w:r>
      <w:r w:rsidR="008D047E">
        <w:t xml:space="preserve">okno </w:t>
      </w:r>
      <w:r>
        <w:t>Form1-vlastní</w:t>
      </w:r>
      <w:bookmarkEnd w:id="870"/>
    </w:p>
    <w:p w14:paraId="659485D2" w14:textId="5CE8A6FB" w:rsidR="0069559A" w:rsidRDefault="00C77786" w:rsidP="00237525">
      <w:pPr>
        <w:pStyle w:val="Nadpis3"/>
      </w:pPr>
      <w:bookmarkStart w:id="871" w:name="_Toc129100452"/>
      <w:r w:rsidRPr="00026347">
        <w:t>7</w:t>
      </w:r>
      <w:r w:rsidR="00237525" w:rsidRPr="00026347">
        <w:t>.2.2</w:t>
      </w:r>
      <w:r w:rsidR="00D62635" w:rsidRPr="00026347">
        <w:t xml:space="preserve"> okno </w:t>
      </w:r>
      <w:proofErr w:type="spellStart"/>
      <w:r w:rsidR="00D62635" w:rsidRPr="00026347">
        <w:t>VypisPostava</w:t>
      </w:r>
      <w:bookmarkEnd w:id="871"/>
      <w:proofErr w:type="spellEnd"/>
    </w:p>
    <w:p w14:paraId="594E4DC1" w14:textId="40226EEF" w:rsidR="00237525" w:rsidRDefault="00D62635" w:rsidP="00D62635">
      <w:pPr>
        <w:ind w:firstLine="708"/>
      </w:pPr>
      <w:r w:rsidRPr="00735B26">
        <w:fldChar w:fldCharType="begin"/>
      </w:r>
      <w:r w:rsidRPr="00735B26">
        <w:instrText xml:space="preserve"> REF _Ref124798461 \h </w:instrText>
      </w:r>
      <w:r w:rsidR="00E37067" w:rsidRPr="00735B26">
        <w:instrText xml:space="preserve"> \* MERGEFORMAT </w:instrText>
      </w:r>
      <w:r w:rsidRPr="00735B26">
        <w:fldChar w:fldCharType="separate"/>
      </w:r>
      <w:r w:rsidR="00E3778F">
        <w:t xml:space="preserve">Obr. </w:t>
      </w:r>
      <w:r w:rsidR="00E3778F">
        <w:rPr>
          <w:noProof/>
        </w:rPr>
        <w:t>7</w:t>
      </w:r>
      <w:r w:rsidRPr="00735B26">
        <w:fldChar w:fldCharType="end"/>
      </w:r>
      <w:r w:rsidRPr="00735B26">
        <w:t xml:space="preserve"> ukazuje okno sloužící k výpisu informací o postav</w:t>
      </w:r>
      <w:r w:rsidR="00E37067" w:rsidRPr="00735B26">
        <w:t xml:space="preserve">ách jež jsou instance třídy </w:t>
      </w:r>
      <w:proofErr w:type="spellStart"/>
      <w:r w:rsidR="00E37067" w:rsidRPr="00735B26">
        <w:rPr>
          <w:i/>
          <w:iCs/>
        </w:rPr>
        <w:t>PostavaKomp</w:t>
      </w:r>
      <w:proofErr w:type="spellEnd"/>
      <w:r w:rsidR="0050703C" w:rsidRPr="00735B26">
        <w:t xml:space="preserve"> (komponentní neboli implementace typu má)</w:t>
      </w:r>
      <w:r w:rsidRPr="00735B26">
        <w:t xml:space="preserve">. Vlevo je nezranitelná postava, která nemá žádné </w:t>
      </w:r>
      <w:r w:rsidR="007F5B7E" w:rsidRPr="00735B26">
        <w:t>atributy</w:t>
      </w:r>
      <w:r w:rsidRPr="00735B26">
        <w:t>.</w:t>
      </w:r>
      <w:r w:rsidR="00E37067" w:rsidRPr="00735B26">
        <w:t xml:space="preserve"> Uprostřed je zranitelná postava, která reprezentuje nepřítele, s nímž bude hráč bojovat. </w:t>
      </w:r>
      <w:r w:rsidR="007F5B7E" w:rsidRPr="00735B26">
        <w:t xml:space="preserve">Tento objekt má navíc </w:t>
      </w:r>
      <w:r w:rsidR="0050703C" w:rsidRPr="00735B26">
        <w:t xml:space="preserve">seznam atributů, úroveň a počet životů. Vpravo je </w:t>
      </w:r>
      <w:r w:rsidR="0040306F" w:rsidRPr="00735B26">
        <w:t xml:space="preserve">hráč, který má navíc počet zkušeností a peněz. Hráč je instancí </w:t>
      </w:r>
      <w:proofErr w:type="spellStart"/>
      <w:r w:rsidR="0040306F" w:rsidRPr="00735B26">
        <w:rPr>
          <w:i/>
          <w:iCs/>
        </w:rPr>
        <w:t>HracKomp</w:t>
      </w:r>
      <w:proofErr w:type="spellEnd"/>
      <w:r w:rsidR="0040306F" w:rsidRPr="00735B26">
        <w:t xml:space="preserve">, což je potomek </w:t>
      </w:r>
      <w:proofErr w:type="spellStart"/>
      <w:r w:rsidR="0040306F" w:rsidRPr="00735B26">
        <w:rPr>
          <w:i/>
          <w:iCs/>
        </w:rPr>
        <w:t>PostavaKomp</w:t>
      </w:r>
      <w:proofErr w:type="spellEnd"/>
      <w:r w:rsidR="0040306F" w:rsidRPr="00735B26">
        <w:t xml:space="preserve">. Ačkoliv zde </w:t>
      </w:r>
      <w:r w:rsidR="00296FD1" w:rsidRPr="00735B26">
        <w:t xml:space="preserve">oproti své rodičovské třídě </w:t>
      </w:r>
      <w:r w:rsidR="0040306F" w:rsidRPr="00735B26">
        <w:t>nic nového nepřináší, v reálném použití by obsahoval ovládání postavy, které je zde nepotřebné.</w:t>
      </w:r>
    </w:p>
    <w:p w14:paraId="6D3E99C3" w14:textId="77777777" w:rsidR="00237525" w:rsidRDefault="00237525" w:rsidP="00237525">
      <w:pPr>
        <w:keepNext/>
      </w:pPr>
      <w:r>
        <w:rPr>
          <w:noProof/>
        </w:rPr>
        <w:drawing>
          <wp:inline distT="0" distB="0" distL="0" distR="0" wp14:anchorId="1CA3151A" wp14:editId="3FDFB645">
            <wp:extent cx="2705100" cy="1787896"/>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5557" cy="1788198"/>
                    </a:xfrm>
                    <a:prstGeom prst="rect">
                      <a:avLst/>
                    </a:prstGeom>
                  </pic:spPr>
                </pic:pic>
              </a:graphicData>
            </a:graphic>
          </wp:inline>
        </w:drawing>
      </w:r>
    </w:p>
    <w:p w14:paraId="286093A4" w14:textId="0134FA59" w:rsidR="00237525" w:rsidRDefault="00237525" w:rsidP="00237525">
      <w:pPr>
        <w:pStyle w:val="Titulek"/>
      </w:pPr>
      <w:bookmarkStart w:id="872" w:name="_Ref124798461"/>
      <w:r>
        <w:t xml:space="preserve">Obr. </w:t>
      </w:r>
      <w:fldSimple w:instr=" SEQ Obrázek \* ARABIC ">
        <w:r w:rsidR="004B0EF4">
          <w:rPr>
            <w:noProof/>
          </w:rPr>
          <w:t>8</w:t>
        </w:r>
      </w:fldSimple>
      <w:bookmarkEnd w:id="872"/>
      <w:r>
        <w:t xml:space="preserve"> </w:t>
      </w:r>
      <w:r w:rsidR="008D047E">
        <w:t xml:space="preserve">okno </w:t>
      </w:r>
      <w:proofErr w:type="spellStart"/>
      <w:r>
        <w:t>VypisPostava</w:t>
      </w:r>
      <w:proofErr w:type="spellEnd"/>
      <w:r>
        <w:t>-vlastní</w:t>
      </w:r>
    </w:p>
    <w:p w14:paraId="0A856BFA" w14:textId="0D968717" w:rsidR="00237525" w:rsidRDefault="00C77786" w:rsidP="007F1C5C">
      <w:pPr>
        <w:pStyle w:val="Nadpis3"/>
      </w:pPr>
      <w:bookmarkStart w:id="873" w:name="_Toc129100453"/>
      <w:r w:rsidRPr="00026347">
        <w:t>7</w:t>
      </w:r>
      <w:r w:rsidR="007F1C5C" w:rsidRPr="00026347">
        <w:t xml:space="preserve">.2.3 okno </w:t>
      </w:r>
      <w:proofErr w:type="spellStart"/>
      <w:r w:rsidR="007F1C5C" w:rsidRPr="00026347">
        <w:t>Combat</w:t>
      </w:r>
      <w:bookmarkEnd w:id="873"/>
      <w:proofErr w:type="spellEnd"/>
    </w:p>
    <w:p w14:paraId="24D35D43" w14:textId="39F01B14" w:rsidR="007F1C5C" w:rsidRPr="007F1C5C" w:rsidRDefault="008D047E" w:rsidP="003F2077">
      <w:pPr>
        <w:ind w:firstLine="708"/>
      </w:pPr>
      <w:r w:rsidRPr="00735B26">
        <w:t xml:space="preserve">Okno </w:t>
      </w:r>
      <w:proofErr w:type="spellStart"/>
      <w:r w:rsidRPr="00735B26">
        <w:t>Combat</w:t>
      </w:r>
      <w:proofErr w:type="spellEnd"/>
      <w:r w:rsidRPr="00735B26">
        <w:t xml:space="preserve"> (</w:t>
      </w:r>
      <w:r w:rsidRPr="00735B26">
        <w:fldChar w:fldCharType="begin"/>
      </w:r>
      <w:r w:rsidRPr="00735B26">
        <w:instrText xml:space="preserve"> REF _Ref124799884 \h </w:instrText>
      </w:r>
      <w:r w:rsidR="00A5240B" w:rsidRPr="00735B26">
        <w:instrText xml:space="preserve"> \* MERGEFORMAT </w:instrText>
      </w:r>
      <w:r w:rsidRPr="00735B26">
        <w:fldChar w:fldCharType="separate"/>
      </w:r>
      <w:r w:rsidR="00E3778F">
        <w:t xml:space="preserve">Obr. </w:t>
      </w:r>
      <w:r w:rsidR="00E3778F">
        <w:rPr>
          <w:noProof/>
        </w:rPr>
        <w:t>8</w:t>
      </w:r>
      <w:r w:rsidRPr="00735B26">
        <w:fldChar w:fldCharType="end"/>
      </w:r>
      <w:r w:rsidRPr="00735B26">
        <w:t>) simuluje souboj hráče, jenž se nachází vlevo, s jinou postavou</w:t>
      </w:r>
      <w:r w:rsidR="003F2077" w:rsidRPr="00735B26">
        <w:t>. Obě postavy mají tlačítko, kterým způsobí té druhé poškození. Stav životů je zobrazen ukazatelem upravovaným metod</w:t>
      </w:r>
      <w:r w:rsidR="00B346A2" w:rsidRPr="00735B26">
        <w:t>ami</w:t>
      </w:r>
      <w:r w:rsidR="007B5562" w:rsidRPr="00735B26">
        <w:t xml:space="preserve"> naslouchající vyvolání událost</w:t>
      </w:r>
      <w:r w:rsidR="00B346A2" w:rsidRPr="00735B26">
        <w:t>í</w:t>
      </w:r>
      <w:r w:rsidR="007B5562" w:rsidRPr="00735B26">
        <w:t xml:space="preserve"> </w:t>
      </w:r>
      <w:proofErr w:type="spellStart"/>
      <w:r w:rsidR="007B5562" w:rsidRPr="00735B26">
        <w:t>Zranen</w:t>
      </w:r>
      <w:proofErr w:type="spellEnd"/>
      <w:r w:rsidR="00B346A2" w:rsidRPr="00735B26">
        <w:t xml:space="preserve"> a </w:t>
      </w:r>
      <w:r w:rsidR="00B346A2" w:rsidRPr="00735B26">
        <w:rPr>
          <w:i/>
          <w:iCs/>
        </w:rPr>
        <w:t>Uzdraven</w:t>
      </w:r>
      <w:r w:rsidR="00B346A2" w:rsidRPr="00735B26">
        <w:t>.</w:t>
      </w:r>
      <w:r w:rsidR="009B4E99" w:rsidRPr="00735B26">
        <w:t xml:space="preserve"> Hráč má navíc k dispozici kouzla, jejichž doba trvání je dána počtem kol. začátek dalšího kola je simulován tlačítkem.</w:t>
      </w:r>
      <w:r w:rsidR="00A5240B" w:rsidRPr="00735B26">
        <w:t xml:space="preserve"> Prvním kouzlem je ohnivá koule způsobující zranění. Další je léčení obnovující hráčovi životy. Posledním kouzlem je zvýšení poškození.</w:t>
      </w:r>
    </w:p>
    <w:p w14:paraId="635424AA" w14:textId="77777777" w:rsidR="007F1C5C" w:rsidRDefault="007F1C5C" w:rsidP="007F1C5C">
      <w:pPr>
        <w:keepNext/>
      </w:pPr>
      <w:r>
        <w:rPr>
          <w:noProof/>
        </w:rPr>
        <w:lastRenderedPageBreak/>
        <w:drawing>
          <wp:inline distT="0" distB="0" distL="0" distR="0" wp14:anchorId="1F65CD32" wp14:editId="2DF86104">
            <wp:extent cx="3022600" cy="1997742"/>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23461" cy="1998311"/>
                    </a:xfrm>
                    <a:prstGeom prst="rect">
                      <a:avLst/>
                    </a:prstGeom>
                  </pic:spPr>
                </pic:pic>
              </a:graphicData>
            </a:graphic>
          </wp:inline>
        </w:drawing>
      </w:r>
    </w:p>
    <w:p w14:paraId="17DA3AB7" w14:textId="54BBEE20" w:rsidR="007F1C5C" w:rsidRPr="007F1C5C" w:rsidRDefault="007F1C5C" w:rsidP="007F1C5C">
      <w:pPr>
        <w:pStyle w:val="Titulek"/>
      </w:pPr>
      <w:bookmarkStart w:id="874" w:name="_Ref124799884"/>
      <w:r>
        <w:t xml:space="preserve">Obr. </w:t>
      </w:r>
      <w:fldSimple w:instr=" SEQ Obrázek \* ARABIC ">
        <w:r w:rsidR="004B0EF4">
          <w:rPr>
            <w:noProof/>
          </w:rPr>
          <w:t>9</w:t>
        </w:r>
      </w:fldSimple>
      <w:bookmarkEnd w:id="874"/>
      <w:r>
        <w:t xml:space="preserve"> </w:t>
      </w:r>
      <w:r w:rsidR="008D047E">
        <w:t xml:space="preserve">okno </w:t>
      </w:r>
      <w:proofErr w:type="spellStart"/>
      <w:r>
        <w:t>Combat</w:t>
      </w:r>
      <w:proofErr w:type="spellEnd"/>
      <w:r>
        <w:t>-vlastní</w:t>
      </w:r>
    </w:p>
    <w:p w14:paraId="05B80103" w14:textId="5ECD05BC" w:rsidR="00237525" w:rsidRDefault="00C77786" w:rsidP="00185E5F">
      <w:pPr>
        <w:pStyle w:val="Nadpis3"/>
      </w:pPr>
      <w:bookmarkStart w:id="875" w:name="_Toc129100454"/>
      <w:r w:rsidRPr="00026347">
        <w:t>7</w:t>
      </w:r>
      <w:r w:rsidR="00185E5F" w:rsidRPr="00026347">
        <w:t xml:space="preserve">.2.4 okno </w:t>
      </w:r>
      <w:proofErr w:type="spellStart"/>
      <w:r w:rsidR="00185E5F" w:rsidRPr="00026347">
        <w:t>BuffForm</w:t>
      </w:r>
      <w:bookmarkEnd w:id="875"/>
      <w:proofErr w:type="spellEnd"/>
    </w:p>
    <w:p w14:paraId="620BAD4B" w14:textId="643E017B" w:rsidR="00185E5F" w:rsidRPr="00185E5F" w:rsidRDefault="00C07201" w:rsidP="00965C00">
      <w:pPr>
        <w:jc w:val="both"/>
      </w:pPr>
      <w:r w:rsidRPr="00275F66">
        <w:t xml:space="preserve">Okno </w:t>
      </w:r>
      <w:proofErr w:type="spellStart"/>
      <w:r w:rsidRPr="00275F66">
        <w:t>BuffForm</w:t>
      </w:r>
      <w:proofErr w:type="spellEnd"/>
      <w:r w:rsidRPr="00275F66">
        <w:t xml:space="preserve"> (</w:t>
      </w:r>
      <w:r w:rsidR="00E3778F">
        <w:fldChar w:fldCharType="begin"/>
      </w:r>
      <w:r w:rsidR="00E3778F">
        <w:instrText xml:space="preserve"> REF _Ref128410514 \h </w:instrText>
      </w:r>
      <w:r w:rsidR="00E3778F">
        <w:fldChar w:fldCharType="separate"/>
      </w:r>
      <w:r w:rsidR="00E3778F">
        <w:t xml:space="preserve">Obr. </w:t>
      </w:r>
      <w:r w:rsidR="00E3778F">
        <w:rPr>
          <w:noProof/>
        </w:rPr>
        <w:t>9</w:t>
      </w:r>
      <w:r w:rsidR="00E3778F">
        <w:fldChar w:fldCharType="end"/>
      </w:r>
      <w:r w:rsidRPr="00275F66">
        <w:t xml:space="preserve">) slouží k otestování přetrvávajících efektů. Stejně jako v případě </w:t>
      </w:r>
      <w:proofErr w:type="spellStart"/>
      <w:r w:rsidRPr="00275F66">
        <w:t>Combat</w:t>
      </w:r>
      <w:proofErr w:type="spellEnd"/>
      <w:r w:rsidRPr="00275F66">
        <w:t xml:space="preserve"> se vlevo nachází výpis postavy a další kolo je spouštěno tlačítkem. Vpravo je seznam aktuálně působících efektů</w:t>
      </w:r>
      <w:r w:rsidR="00965C00" w:rsidRPr="00275F66">
        <w:t>, kde je u každého napsán jeho typ, ovlivňovaný atribut, hodnota změny a jak dlouh</w:t>
      </w:r>
      <w:r w:rsidR="0059530C" w:rsidRPr="00275F66">
        <w:t>o</w:t>
      </w:r>
      <w:r w:rsidR="00965C00" w:rsidRPr="00275F66">
        <w:t xml:space="preserve"> bude ještě působit.</w:t>
      </w:r>
    </w:p>
    <w:p w14:paraId="73F8A27C" w14:textId="77777777" w:rsidR="00185E5F" w:rsidRDefault="00185E5F" w:rsidP="00185E5F">
      <w:pPr>
        <w:keepNext/>
      </w:pPr>
      <w:r>
        <w:rPr>
          <w:noProof/>
        </w:rPr>
        <w:drawing>
          <wp:inline distT="0" distB="0" distL="0" distR="0" wp14:anchorId="41FE112F" wp14:editId="113887EB">
            <wp:extent cx="2920712" cy="193040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20824" cy="1930474"/>
                    </a:xfrm>
                    <a:prstGeom prst="rect">
                      <a:avLst/>
                    </a:prstGeom>
                  </pic:spPr>
                </pic:pic>
              </a:graphicData>
            </a:graphic>
          </wp:inline>
        </w:drawing>
      </w:r>
    </w:p>
    <w:p w14:paraId="3C503958" w14:textId="54E574CF" w:rsidR="00185E5F" w:rsidRPr="00185E5F" w:rsidRDefault="00185E5F" w:rsidP="00185E5F">
      <w:pPr>
        <w:pStyle w:val="Titulek"/>
      </w:pPr>
      <w:bookmarkStart w:id="876" w:name="_Ref128410514"/>
      <w:r>
        <w:t xml:space="preserve">Obr. </w:t>
      </w:r>
      <w:fldSimple w:instr=" SEQ Obrázek \* ARABIC ">
        <w:r w:rsidR="004B0EF4">
          <w:rPr>
            <w:noProof/>
          </w:rPr>
          <w:t>10</w:t>
        </w:r>
      </w:fldSimple>
      <w:bookmarkEnd w:id="876"/>
      <w:r>
        <w:t xml:space="preserve"> okno </w:t>
      </w:r>
      <w:proofErr w:type="spellStart"/>
      <w:r>
        <w:t>BuffForm</w:t>
      </w:r>
      <w:proofErr w:type="spellEnd"/>
      <w:r>
        <w:t>-vlastní</w:t>
      </w:r>
    </w:p>
    <w:p w14:paraId="3DB6C94E" w14:textId="186FD567" w:rsidR="00237525" w:rsidRPr="00026347" w:rsidRDefault="00C77786" w:rsidP="00417082">
      <w:pPr>
        <w:pStyle w:val="Nadpis3"/>
      </w:pPr>
      <w:bookmarkStart w:id="877" w:name="_Toc129100455"/>
      <w:r w:rsidRPr="00026347">
        <w:t>7</w:t>
      </w:r>
      <w:r w:rsidR="00417082" w:rsidRPr="00026347">
        <w:t xml:space="preserve">.2.5 okno </w:t>
      </w:r>
      <w:proofErr w:type="spellStart"/>
      <w:r w:rsidR="00417082" w:rsidRPr="00026347">
        <w:t>InventarForm</w:t>
      </w:r>
      <w:bookmarkEnd w:id="877"/>
      <w:proofErr w:type="spellEnd"/>
    </w:p>
    <w:p w14:paraId="46BC392E" w14:textId="52DC6AD3" w:rsidR="00417082" w:rsidRDefault="005A7027" w:rsidP="00287973">
      <w:pPr>
        <w:jc w:val="both"/>
      </w:pPr>
      <w:r w:rsidRPr="00756220">
        <w:t xml:space="preserve">Na </w:t>
      </w:r>
      <w:r w:rsidRPr="00756220">
        <w:fldChar w:fldCharType="begin"/>
      </w:r>
      <w:r w:rsidRPr="00756220">
        <w:instrText xml:space="preserve"> REF _Ref128413124 \h </w:instrText>
      </w:r>
      <w:r w:rsidR="00B55257" w:rsidRPr="00756220">
        <w:instrText xml:space="preserve"> \* MERGEFORMAT </w:instrText>
      </w:r>
      <w:r w:rsidRPr="00756220">
        <w:fldChar w:fldCharType="separate"/>
      </w:r>
      <w:r w:rsidR="00E3778F">
        <w:t xml:space="preserve">Obr. </w:t>
      </w:r>
      <w:r w:rsidR="00E3778F">
        <w:rPr>
          <w:noProof/>
        </w:rPr>
        <w:t>10</w:t>
      </w:r>
      <w:r w:rsidRPr="00756220">
        <w:fldChar w:fldCharType="end"/>
      </w:r>
      <w:r w:rsidRPr="00756220">
        <w:t xml:space="preserve"> jsou ukázány dvě možné varianty okna </w:t>
      </w:r>
      <w:proofErr w:type="spellStart"/>
      <w:r w:rsidRPr="00756220">
        <w:t>InventarForm</w:t>
      </w:r>
      <w:proofErr w:type="spellEnd"/>
      <w:r w:rsidRPr="00756220">
        <w:t>.</w:t>
      </w:r>
      <w:r w:rsidR="00EF2F21" w:rsidRPr="00756220">
        <w:t xml:space="preserve"> </w:t>
      </w:r>
      <w:r w:rsidR="00287973" w:rsidRPr="00756220">
        <w:t>V levé části okna se nachází tři předměty, které je možné do inventáře</w:t>
      </w:r>
      <w:r w:rsidR="000368ED" w:rsidRPr="00756220">
        <w:t xml:space="preserve"> přidat</w:t>
      </w:r>
      <w:r w:rsidR="00287973" w:rsidRPr="00756220">
        <w:t xml:space="preserve">, a v pravé se je vyobrazení těch, které již byli sebrány. </w:t>
      </w:r>
      <w:r w:rsidR="00EF2F21" w:rsidRPr="00756220">
        <w:t>Obrázek a) představuje variantu, kdy je kapacita i</w:t>
      </w:r>
      <w:r w:rsidR="00287973" w:rsidRPr="00756220">
        <w:t>nventáře omezena počtem předmětů</w:t>
      </w:r>
      <w:r w:rsidR="004541E9" w:rsidRPr="00756220">
        <w:t>.</w:t>
      </w:r>
      <w:r w:rsidR="00287973" w:rsidRPr="00756220">
        <w:t xml:space="preserve"> </w:t>
      </w:r>
      <w:r w:rsidR="004541E9" w:rsidRPr="00756220">
        <w:t>Některých předmětů je možné sebrat více, aniž by to mělo vliv zbývající kapacitu. Tyto předměty se přidávají do stejného políčka</w:t>
      </w:r>
      <w:r w:rsidR="00080012" w:rsidRPr="00756220">
        <w:t xml:space="preserve"> a velikost této hromady je ukázána číslem v levém horním rohu. </w:t>
      </w:r>
      <w:r w:rsidR="004541E9" w:rsidRPr="00756220">
        <w:t>N</w:t>
      </w:r>
      <w:r w:rsidR="00287973" w:rsidRPr="00756220">
        <w:t xml:space="preserve">a obrázku b) je </w:t>
      </w:r>
      <w:r w:rsidR="000368ED" w:rsidRPr="00756220">
        <w:t>výsek obrazovky, jak se liší pravá část okna, v případě omezení kapacity pomocí celkové hmotnosti sebraných předmětů.</w:t>
      </w:r>
      <w:r w:rsidR="0081024C" w:rsidRPr="00756220">
        <w:t xml:space="preserve"> Zaplněnost inventáře je napsána v</w:t>
      </w:r>
      <w:r w:rsidR="00425808">
        <w:t>e</w:t>
      </w:r>
      <w:r w:rsidR="0081024C" w:rsidRPr="00756220">
        <w:t> vrcholu panelu, kde se nachází výpis.</w:t>
      </w:r>
    </w:p>
    <w:p w14:paraId="210F8BE2" w14:textId="77777777" w:rsidR="005A7027" w:rsidRDefault="005A7027" w:rsidP="005A7027">
      <w:pPr>
        <w:keepNext/>
      </w:pPr>
      <w:r>
        <w:rPr>
          <w:noProof/>
        </w:rPr>
        <w:lastRenderedPageBreak/>
        <w:drawing>
          <wp:inline distT="0" distB="0" distL="0" distR="0" wp14:anchorId="0C7AF664" wp14:editId="46B2FDF9">
            <wp:extent cx="4397980" cy="2027412"/>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397980" cy="2027412"/>
                    </a:xfrm>
                    <a:prstGeom prst="rect">
                      <a:avLst/>
                    </a:prstGeom>
                    <a:noFill/>
                    <a:ln>
                      <a:noFill/>
                    </a:ln>
                  </pic:spPr>
                </pic:pic>
              </a:graphicData>
            </a:graphic>
          </wp:inline>
        </w:drawing>
      </w:r>
    </w:p>
    <w:p w14:paraId="6729BECD" w14:textId="6B0FD3C9" w:rsidR="0012288F" w:rsidRDefault="005A7027" w:rsidP="005A7027">
      <w:pPr>
        <w:pStyle w:val="Titulek"/>
      </w:pPr>
      <w:bookmarkStart w:id="878" w:name="_Ref128413124"/>
      <w:r>
        <w:t xml:space="preserve">Obr. </w:t>
      </w:r>
      <w:fldSimple w:instr=" SEQ Obrázek \* ARABIC ">
        <w:r w:rsidR="004B0EF4">
          <w:rPr>
            <w:noProof/>
          </w:rPr>
          <w:t>11</w:t>
        </w:r>
      </w:fldSimple>
      <w:bookmarkEnd w:id="878"/>
      <w:r>
        <w:t xml:space="preserve"> okno </w:t>
      </w:r>
      <w:proofErr w:type="spellStart"/>
      <w:r>
        <w:t>InventarForm</w:t>
      </w:r>
      <w:proofErr w:type="spellEnd"/>
      <w:r>
        <w:t xml:space="preserve"> v početní a hmotnostní variantě-vlastní</w:t>
      </w:r>
    </w:p>
    <w:p w14:paraId="66685981" w14:textId="6A3A7293" w:rsidR="00417082" w:rsidRDefault="00C77786" w:rsidP="00417082">
      <w:pPr>
        <w:pStyle w:val="Nadpis3"/>
      </w:pPr>
      <w:bookmarkStart w:id="879" w:name="_Toc129100456"/>
      <w:r w:rsidRPr="00026347">
        <w:t>7</w:t>
      </w:r>
      <w:r w:rsidR="00417082" w:rsidRPr="00026347">
        <w:t>.2.6 okn</w:t>
      </w:r>
      <w:r w:rsidR="00C31739">
        <w:t>a</w:t>
      </w:r>
      <w:r w:rsidR="00417082" w:rsidRPr="00026347">
        <w:t xml:space="preserve"> </w:t>
      </w:r>
      <w:proofErr w:type="spellStart"/>
      <w:r w:rsidR="00417082" w:rsidRPr="00026347">
        <w:t>ChunkForm</w:t>
      </w:r>
      <w:proofErr w:type="spellEnd"/>
      <w:r w:rsidR="00C31739">
        <w:t xml:space="preserve"> a </w:t>
      </w:r>
      <w:proofErr w:type="spellStart"/>
      <w:r w:rsidR="00C31739">
        <w:t>MapaForm</w:t>
      </w:r>
      <w:bookmarkEnd w:id="879"/>
      <w:proofErr w:type="spellEnd"/>
    </w:p>
    <w:p w14:paraId="5F6F82D3" w14:textId="5581F4FD" w:rsidR="007E3A5C" w:rsidRPr="00CD0B32" w:rsidRDefault="00471789" w:rsidP="00471789">
      <w:pPr>
        <w:jc w:val="both"/>
      </w:pPr>
      <w:r w:rsidRPr="00CD0B32">
        <w:fldChar w:fldCharType="begin"/>
      </w:r>
      <w:r w:rsidRPr="00CD0B32">
        <w:instrText xml:space="preserve"> REF _Ref128417280 \h </w:instrText>
      </w:r>
      <w:r w:rsidR="00467315" w:rsidRPr="00CD0B32">
        <w:instrText xml:space="preserve"> \* MERGEFORMAT </w:instrText>
      </w:r>
      <w:r w:rsidRPr="00CD0B32">
        <w:fldChar w:fldCharType="separate"/>
      </w:r>
      <w:r w:rsidR="00E3778F">
        <w:t xml:space="preserve">Obr. </w:t>
      </w:r>
      <w:r w:rsidR="00E3778F">
        <w:rPr>
          <w:noProof/>
        </w:rPr>
        <w:t>11</w:t>
      </w:r>
      <w:r w:rsidRPr="00CD0B32">
        <w:fldChar w:fldCharType="end"/>
      </w:r>
      <w:r w:rsidRPr="00CD0B32">
        <w:t xml:space="preserve"> ukazuje </w:t>
      </w:r>
      <w:proofErr w:type="spellStart"/>
      <w:r w:rsidRPr="00CD0B32">
        <w:t>ChunkForm</w:t>
      </w:r>
      <w:proofErr w:type="spellEnd"/>
      <w:r w:rsidRPr="00CD0B32">
        <w:t xml:space="preserve"> sloužící k otestování náhodného generování jednoho bloku mapy. Každá lokace má omezeny lokace, se kterými může sousedit. V tomto ukázkovém případě mohou les a vesnice sousedit jen s cestou, nebo lokací stejného typu.  </w:t>
      </w:r>
    </w:p>
    <w:p w14:paraId="66413B7D" w14:textId="72DC1885" w:rsidR="007600E8" w:rsidRPr="007E3A5C" w:rsidRDefault="007600E8" w:rsidP="00471789">
      <w:pPr>
        <w:jc w:val="both"/>
      </w:pPr>
      <w:r w:rsidRPr="00CD0B32">
        <w:t xml:space="preserve">Podobnou funkci má také </w:t>
      </w:r>
      <w:proofErr w:type="spellStart"/>
      <w:r w:rsidRPr="00CD0B32">
        <w:t>MapaForm</w:t>
      </w:r>
      <w:proofErr w:type="spellEnd"/>
      <w:r w:rsidRPr="00CD0B32">
        <w:t xml:space="preserve">, avšak s tím rozdílem, že negeneruje pouze jeden blok, ale mřížku pět na pět, což znamená šest set dvacet pět </w:t>
      </w:r>
      <w:r w:rsidR="00AB65B7" w:rsidRPr="00CD0B32">
        <w:t>lokací.</w:t>
      </w:r>
    </w:p>
    <w:p w14:paraId="313CAA1B" w14:textId="77777777" w:rsidR="007E3A5C" w:rsidRDefault="007E3A5C" w:rsidP="007E3A5C">
      <w:pPr>
        <w:keepNext/>
      </w:pPr>
      <w:r>
        <w:rPr>
          <w:noProof/>
        </w:rPr>
        <w:drawing>
          <wp:inline distT="0" distB="0" distL="0" distR="0" wp14:anchorId="559014BC" wp14:editId="31944C94">
            <wp:extent cx="1755822" cy="1534602"/>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56627" cy="1535305"/>
                    </a:xfrm>
                    <a:prstGeom prst="rect">
                      <a:avLst/>
                    </a:prstGeom>
                  </pic:spPr>
                </pic:pic>
              </a:graphicData>
            </a:graphic>
          </wp:inline>
        </w:drawing>
      </w:r>
    </w:p>
    <w:p w14:paraId="0B11F9F2" w14:textId="397C124A" w:rsidR="00417082" w:rsidRPr="00026347" w:rsidRDefault="007E3A5C" w:rsidP="00C31739">
      <w:pPr>
        <w:pStyle w:val="Titulek"/>
      </w:pPr>
      <w:bookmarkStart w:id="880" w:name="_Ref128417280"/>
      <w:r>
        <w:t xml:space="preserve">Obr. </w:t>
      </w:r>
      <w:fldSimple w:instr=" SEQ Obrázek \* ARABIC ">
        <w:r w:rsidR="004B0EF4">
          <w:rPr>
            <w:noProof/>
          </w:rPr>
          <w:t>12</w:t>
        </w:r>
      </w:fldSimple>
      <w:bookmarkEnd w:id="880"/>
      <w:r>
        <w:t xml:space="preserve"> okno </w:t>
      </w:r>
      <w:proofErr w:type="spellStart"/>
      <w:r>
        <w:t>ChunkForm</w:t>
      </w:r>
      <w:proofErr w:type="spellEnd"/>
      <w:r>
        <w:t>-vlastní</w:t>
      </w:r>
    </w:p>
    <w:p w14:paraId="7FAEB0E8" w14:textId="1A437535" w:rsidR="00417082" w:rsidRPr="00026347" w:rsidRDefault="00C77786" w:rsidP="00417082">
      <w:pPr>
        <w:pStyle w:val="Nadpis3"/>
      </w:pPr>
      <w:bookmarkStart w:id="881" w:name="_Toc129100457"/>
      <w:r w:rsidRPr="00026347">
        <w:t>7</w:t>
      </w:r>
      <w:r w:rsidR="00417082" w:rsidRPr="00026347">
        <w:t xml:space="preserve">.2.7 okno </w:t>
      </w:r>
      <w:proofErr w:type="spellStart"/>
      <w:r w:rsidR="00417082" w:rsidRPr="00026347">
        <w:t>UkolForm</w:t>
      </w:r>
      <w:bookmarkEnd w:id="881"/>
      <w:proofErr w:type="spellEnd"/>
    </w:p>
    <w:p w14:paraId="733A18E2" w14:textId="7B90E036" w:rsidR="00417082" w:rsidRDefault="00757705" w:rsidP="00E06608">
      <w:pPr>
        <w:jc w:val="both"/>
      </w:pPr>
      <w:r w:rsidRPr="00525F39">
        <w:fldChar w:fldCharType="begin"/>
      </w:r>
      <w:r w:rsidRPr="00525F39">
        <w:instrText xml:space="preserve"> REF _Ref128418537 \h </w:instrText>
      </w:r>
      <w:r w:rsidR="00E06608" w:rsidRPr="00525F39">
        <w:instrText xml:space="preserve"> \* MERGEFORMAT </w:instrText>
      </w:r>
      <w:r w:rsidRPr="00525F39">
        <w:fldChar w:fldCharType="separate"/>
      </w:r>
      <w:r w:rsidR="00E3778F">
        <w:t xml:space="preserve">Obr. </w:t>
      </w:r>
      <w:r w:rsidR="00E3778F">
        <w:rPr>
          <w:noProof/>
        </w:rPr>
        <w:t>12</w:t>
      </w:r>
      <w:r w:rsidRPr="00525F39">
        <w:fldChar w:fldCharType="end"/>
      </w:r>
      <w:r w:rsidRPr="00525F39">
        <w:t xml:space="preserve"> vyobrazuje okno </w:t>
      </w:r>
      <w:proofErr w:type="spellStart"/>
      <w:r w:rsidRPr="00525F39">
        <w:t>UkolForm</w:t>
      </w:r>
      <w:proofErr w:type="spellEnd"/>
      <w:r w:rsidRPr="00525F39">
        <w:t xml:space="preserve"> sloužící k ověření funkčnosti logiky při plnění úkolů. V levé části je zadání úkolu, který má svůj název, popis a stav splnění. Napravo se nachází výpis inventáře. Uprostřed jsou tlačítka reprezentující vyhraný souboj a sebrané předměty. Pod tlačítky je umístěn výpis hráče</w:t>
      </w:r>
      <w:r w:rsidR="00E06608" w:rsidRPr="00525F39">
        <w:t>, který po splnění úkolu dostane odměnu v podobě zkušeností, zlata a předmětu.</w:t>
      </w:r>
    </w:p>
    <w:p w14:paraId="453F6FAA" w14:textId="77777777" w:rsidR="00A9126E" w:rsidRDefault="00467315" w:rsidP="00A9126E">
      <w:pPr>
        <w:keepNext/>
      </w:pPr>
      <w:r>
        <w:rPr>
          <w:noProof/>
        </w:rPr>
        <w:lastRenderedPageBreak/>
        <w:drawing>
          <wp:inline distT="0" distB="0" distL="0" distR="0" wp14:anchorId="4C1A5E60" wp14:editId="2B30F4C6">
            <wp:extent cx="2520000" cy="2160000"/>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20000" cy="2160000"/>
                    </a:xfrm>
                    <a:prstGeom prst="rect">
                      <a:avLst/>
                    </a:prstGeom>
                  </pic:spPr>
                </pic:pic>
              </a:graphicData>
            </a:graphic>
          </wp:inline>
        </w:drawing>
      </w:r>
    </w:p>
    <w:p w14:paraId="6DB5E4CC" w14:textId="5A52C459" w:rsidR="00467315" w:rsidRPr="00026347" w:rsidRDefault="00A9126E" w:rsidP="00A9126E">
      <w:pPr>
        <w:pStyle w:val="Titulek"/>
      </w:pPr>
      <w:bookmarkStart w:id="882" w:name="_Ref128418537"/>
      <w:r>
        <w:t xml:space="preserve">Obr. </w:t>
      </w:r>
      <w:fldSimple w:instr=" SEQ Obrázek \* ARABIC ">
        <w:r w:rsidR="004B0EF4">
          <w:rPr>
            <w:noProof/>
          </w:rPr>
          <w:t>13</w:t>
        </w:r>
      </w:fldSimple>
      <w:bookmarkEnd w:id="882"/>
      <w:r w:rsidR="00F01FF8">
        <w:t xml:space="preserve"> okno</w:t>
      </w:r>
      <w:r>
        <w:t xml:space="preserve"> </w:t>
      </w:r>
      <w:proofErr w:type="spellStart"/>
      <w:r>
        <w:t>UkolForm</w:t>
      </w:r>
      <w:proofErr w:type="spellEnd"/>
      <w:r>
        <w:t>-vlastní</w:t>
      </w:r>
    </w:p>
    <w:p w14:paraId="343CE1F3" w14:textId="4958CE7C" w:rsidR="00417082" w:rsidRDefault="00C77786" w:rsidP="00417082">
      <w:pPr>
        <w:pStyle w:val="Nadpis3"/>
      </w:pPr>
      <w:bookmarkStart w:id="883" w:name="_Toc129100458"/>
      <w:r w:rsidRPr="00026347">
        <w:t>7</w:t>
      </w:r>
      <w:r w:rsidR="00417082" w:rsidRPr="00026347">
        <w:t xml:space="preserve">.2.8 okno </w:t>
      </w:r>
      <w:proofErr w:type="spellStart"/>
      <w:r w:rsidR="00417082" w:rsidRPr="00026347">
        <w:t>NastaveniForm</w:t>
      </w:r>
      <w:bookmarkEnd w:id="883"/>
      <w:proofErr w:type="spellEnd"/>
    </w:p>
    <w:p w14:paraId="6EF63C1E" w14:textId="0095A5BA" w:rsidR="00F01FF8" w:rsidRPr="00F01FF8" w:rsidRDefault="00675849" w:rsidP="00F01FF8">
      <w:r w:rsidRPr="00AB6BED">
        <w:t xml:space="preserve">Okno </w:t>
      </w:r>
      <w:proofErr w:type="spellStart"/>
      <w:r w:rsidRPr="00AB6BED">
        <w:t>NastaveniForm</w:t>
      </w:r>
      <w:proofErr w:type="spellEnd"/>
      <w:r w:rsidRPr="00AB6BED">
        <w:t xml:space="preserve"> (</w:t>
      </w:r>
      <w:r w:rsidR="00551A1B" w:rsidRPr="00AB6BED">
        <w:fldChar w:fldCharType="begin"/>
      </w:r>
      <w:r w:rsidR="00551A1B" w:rsidRPr="00AB6BED">
        <w:instrText xml:space="preserve"> REF _Ref128468001 \h </w:instrText>
      </w:r>
      <w:r w:rsidR="00F11833" w:rsidRPr="00AB6BED">
        <w:instrText xml:space="preserve"> \* MERGEFORMAT </w:instrText>
      </w:r>
      <w:r w:rsidR="00551A1B" w:rsidRPr="00AB6BED">
        <w:fldChar w:fldCharType="separate"/>
      </w:r>
      <w:r w:rsidR="00E3778F">
        <w:t xml:space="preserve">Obr. </w:t>
      </w:r>
      <w:r w:rsidR="00E3778F">
        <w:rPr>
          <w:noProof/>
        </w:rPr>
        <w:t>13</w:t>
      </w:r>
      <w:r w:rsidR="00551A1B" w:rsidRPr="00AB6BED">
        <w:fldChar w:fldCharType="end"/>
      </w:r>
      <w:r w:rsidRPr="00AB6BED">
        <w:t>) slo</w:t>
      </w:r>
      <w:r w:rsidR="00551A1B" w:rsidRPr="00AB6BED">
        <w:t>u</w:t>
      </w:r>
      <w:r w:rsidRPr="00AB6BED">
        <w:t>ží k výpisu a otestování globálního nastavení</w:t>
      </w:r>
      <w:r w:rsidR="00944E00" w:rsidRPr="00AB6BED">
        <w:t xml:space="preserve"> obsaženém v </w:t>
      </w:r>
      <w:proofErr w:type="spellStart"/>
      <w:r w:rsidR="00944E00" w:rsidRPr="00AB6BED">
        <w:t>sigleton</w:t>
      </w:r>
      <w:proofErr w:type="spellEnd"/>
      <w:r w:rsidR="00944E00" w:rsidRPr="00AB6BED">
        <w:t xml:space="preserve"> instanci potomka třídy </w:t>
      </w:r>
      <w:proofErr w:type="spellStart"/>
      <w:r w:rsidR="00944E00" w:rsidRPr="00AB6BED">
        <w:t>GameManager</w:t>
      </w:r>
      <w:proofErr w:type="spellEnd"/>
      <w:r w:rsidR="00551A1B" w:rsidRPr="00AB6BED">
        <w:t>, které využívají všechna okna otevíraná pomocí tlačítek v pravém bloku úvodní obrazovky.</w:t>
      </w:r>
      <w:r w:rsidR="00930407" w:rsidRPr="00AB6BED">
        <w:t xml:space="preserve"> Nastavení ovládání a grafiky je možné vyzkoušet na obrázku </w:t>
      </w:r>
      <w:r w:rsidR="00C855F4" w:rsidRPr="00AB6BED">
        <w:t>vpravo</w:t>
      </w:r>
      <w:r w:rsidR="00930407" w:rsidRPr="00AB6BED">
        <w:t>, který má stanovený rozměr a příslušnými klávesami je možné s ním pohybovat.</w:t>
      </w:r>
      <w:r w:rsidR="00076F7F" w:rsidRPr="00AB6BED">
        <w:t xml:space="preserve"> Nastavení mapy je využito při generování v okně </w:t>
      </w:r>
      <w:proofErr w:type="spellStart"/>
      <w:r w:rsidR="00076F7F" w:rsidRPr="00AB6BED">
        <w:t>GMMapaForm</w:t>
      </w:r>
      <w:proofErr w:type="spellEnd"/>
      <w:r w:rsidR="00076F7F" w:rsidRPr="00AB6BED">
        <w:t xml:space="preserve"> a určuje rozměry mřížky bloků, které tvoří mapu, a lokací v každém tomto bloku. Dále určuje</w:t>
      </w:r>
      <w:r w:rsidR="005A2FA8" w:rsidRPr="00AB6BED">
        <w:t>,</w:t>
      </w:r>
      <w:r w:rsidR="00076F7F" w:rsidRPr="00AB6BED">
        <w:t xml:space="preserve"> do jaké polohy je umístěna startovní lokace, podle které je generován zbytek mapy.</w:t>
      </w:r>
    </w:p>
    <w:p w14:paraId="206BA0F9" w14:textId="77777777" w:rsidR="00F01FF8" w:rsidRDefault="00F01FF8" w:rsidP="00F01FF8">
      <w:pPr>
        <w:keepNext/>
      </w:pPr>
      <w:r>
        <w:rPr>
          <w:noProof/>
        </w:rPr>
        <w:drawing>
          <wp:inline distT="0" distB="0" distL="0" distR="0" wp14:anchorId="6AD41A31" wp14:editId="35FE99EE">
            <wp:extent cx="2497497" cy="191135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97919" cy="1911673"/>
                    </a:xfrm>
                    <a:prstGeom prst="rect">
                      <a:avLst/>
                    </a:prstGeom>
                  </pic:spPr>
                </pic:pic>
              </a:graphicData>
            </a:graphic>
          </wp:inline>
        </w:drawing>
      </w:r>
    </w:p>
    <w:p w14:paraId="45DB76BE" w14:textId="108181C2" w:rsidR="00417082" w:rsidRPr="00026347" w:rsidRDefault="00F01FF8" w:rsidP="00F01FF8">
      <w:pPr>
        <w:pStyle w:val="Titulek"/>
      </w:pPr>
      <w:bookmarkStart w:id="884" w:name="_Ref128468001"/>
      <w:r>
        <w:t>Obr</w:t>
      </w:r>
      <w:r w:rsidR="00675849">
        <w:t>.</w:t>
      </w:r>
      <w:r>
        <w:t xml:space="preserve"> </w:t>
      </w:r>
      <w:fldSimple w:instr=" SEQ Obrázek \* ARABIC ">
        <w:r w:rsidR="004B0EF4">
          <w:rPr>
            <w:noProof/>
          </w:rPr>
          <w:t>14</w:t>
        </w:r>
      </w:fldSimple>
      <w:bookmarkEnd w:id="884"/>
      <w:r>
        <w:t xml:space="preserve"> okno </w:t>
      </w:r>
      <w:proofErr w:type="spellStart"/>
      <w:r>
        <w:t>NastaveniForm</w:t>
      </w:r>
      <w:proofErr w:type="spellEnd"/>
      <w:r>
        <w:t>-vlastní</w:t>
      </w:r>
    </w:p>
    <w:p w14:paraId="4EEF6293" w14:textId="37C8A479" w:rsidR="00E02B9D" w:rsidRPr="00026347" w:rsidRDefault="00C77786" w:rsidP="00E02B9D">
      <w:pPr>
        <w:pStyle w:val="Nadpis3"/>
      </w:pPr>
      <w:bookmarkStart w:id="885" w:name="_Toc129100459"/>
      <w:r w:rsidRPr="00026347">
        <w:t>7</w:t>
      </w:r>
      <w:r w:rsidR="00E02B9D" w:rsidRPr="00026347">
        <w:t xml:space="preserve">.2.9 okno </w:t>
      </w:r>
      <w:proofErr w:type="spellStart"/>
      <w:r w:rsidR="003F6983" w:rsidRPr="00026347">
        <w:t>GMMapaForm</w:t>
      </w:r>
      <w:bookmarkEnd w:id="885"/>
      <w:proofErr w:type="spellEnd"/>
    </w:p>
    <w:p w14:paraId="6370B8EF" w14:textId="60480345" w:rsidR="00E02B9D" w:rsidRDefault="005A2FA8" w:rsidP="00E02B9D">
      <w:r w:rsidRPr="000B4A8E">
        <w:t xml:space="preserve">Na </w:t>
      </w:r>
      <w:r w:rsidRPr="000B4A8E">
        <w:fldChar w:fldCharType="begin"/>
      </w:r>
      <w:r w:rsidRPr="000B4A8E">
        <w:instrText xml:space="preserve"> REF _Ref128488987 \h </w:instrText>
      </w:r>
      <w:r w:rsidR="001A0502" w:rsidRPr="000B4A8E">
        <w:instrText xml:space="preserve"> \* MERGEFORMAT </w:instrText>
      </w:r>
      <w:r w:rsidRPr="000B4A8E">
        <w:fldChar w:fldCharType="separate"/>
      </w:r>
      <w:r w:rsidR="00E3778F">
        <w:t xml:space="preserve">Obr. </w:t>
      </w:r>
      <w:r w:rsidR="00E3778F">
        <w:rPr>
          <w:noProof/>
        </w:rPr>
        <w:t>14</w:t>
      </w:r>
      <w:r w:rsidRPr="000B4A8E">
        <w:fldChar w:fldCharType="end"/>
      </w:r>
      <w:r w:rsidRPr="000B4A8E">
        <w:t xml:space="preserve"> je ukázáno okno </w:t>
      </w:r>
      <w:proofErr w:type="spellStart"/>
      <w:r w:rsidRPr="000B4A8E">
        <w:t>GMMapaForm</w:t>
      </w:r>
      <w:proofErr w:type="spellEnd"/>
      <w:r w:rsidR="003F6983" w:rsidRPr="000B4A8E">
        <w:t>,</w:t>
      </w:r>
      <w:r w:rsidRPr="000B4A8E">
        <w:t xml:space="preserve"> které</w:t>
      </w:r>
      <w:r w:rsidR="003F6983" w:rsidRPr="000B4A8E">
        <w:t xml:space="preserve"> obdobně jako </w:t>
      </w:r>
      <w:proofErr w:type="spellStart"/>
      <w:r w:rsidR="003F6983" w:rsidRPr="000B4A8E">
        <w:t>MapaForm</w:t>
      </w:r>
      <w:proofErr w:type="spellEnd"/>
      <w:r w:rsidR="003F6983" w:rsidRPr="000B4A8E">
        <w:t xml:space="preserve"> generuje mapu, avšak </w:t>
      </w:r>
      <w:r w:rsidR="00696144" w:rsidRPr="000B4A8E">
        <w:t>v tomto případě se více podobá skutečnému použ</w:t>
      </w:r>
      <w:r w:rsidR="00944E00" w:rsidRPr="000B4A8E">
        <w:t>i</w:t>
      </w:r>
      <w:r w:rsidR="00696144" w:rsidRPr="000B4A8E">
        <w:t>tí.</w:t>
      </w:r>
      <w:r w:rsidR="00944E00" w:rsidRPr="000B4A8E">
        <w:t xml:space="preserve"> Jak již bylo zmíněno v kapitole 7.2.8 rozměry nejsou dány napevno kódem, ale jsou nastaveny v</w:t>
      </w:r>
      <w:r w:rsidR="00FF07E7" w:rsidRPr="000B4A8E">
        <w:t> </w:t>
      </w:r>
      <w:proofErr w:type="spellStart"/>
      <w:r w:rsidR="00944E00" w:rsidRPr="000B4A8E">
        <w:t>GameManegerovi</w:t>
      </w:r>
      <w:proofErr w:type="spellEnd"/>
      <w:r w:rsidR="00FF07E7" w:rsidRPr="000B4A8E">
        <w:t>. Hlavním a na první pohled viditelným rozdílem je, že po otevření okna mapa není vygenerována celá, ale jsou zobrazeny jen bloky v okruhu startovní pozice. Na této pozice se také nachází červený čtverec reprezentující hráče. Ten se pohybuje pomocí kláves nastavených pro pohyb (viz kap</w:t>
      </w:r>
      <w:r w:rsidR="007964D6" w:rsidRPr="000B4A8E">
        <w:t>.</w:t>
      </w:r>
      <w:r w:rsidR="00FF07E7" w:rsidRPr="000B4A8E">
        <w:t xml:space="preserve"> 7.2.8) a přejde-li do sousedního bloku, j</w:t>
      </w:r>
      <w:r w:rsidR="00D52F0F" w:rsidRPr="000B4A8E">
        <w:t>sou</w:t>
      </w:r>
      <w:r w:rsidR="00FF07E7" w:rsidRPr="000B4A8E">
        <w:t xml:space="preserve"> vygenerován</w:t>
      </w:r>
      <w:r w:rsidR="00D52F0F" w:rsidRPr="000B4A8E">
        <w:t>y sousední bloky.</w:t>
      </w:r>
    </w:p>
    <w:p w14:paraId="70A52163" w14:textId="77777777" w:rsidR="005A2FA8" w:rsidRDefault="005A2FA8" w:rsidP="000B4A8E">
      <w:pPr>
        <w:keepNext/>
      </w:pPr>
      <w:r>
        <w:rPr>
          <w:noProof/>
        </w:rPr>
        <w:lastRenderedPageBreak/>
        <w:drawing>
          <wp:inline distT="0" distB="0" distL="0" distR="0" wp14:anchorId="6E2330F8" wp14:editId="2ADBA7DB">
            <wp:extent cx="2425148" cy="2516038"/>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25528" cy="2516432"/>
                    </a:xfrm>
                    <a:prstGeom prst="rect">
                      <a:avLst/>
                    </a:prstGeom>
                  </pic:spPr>
                </pic:pic>
              </a:graphicData>
            </a:graphic>
          </wp:inline>
        </w:drawing>
      </w:r>
    </w:p>
    <w:p w14:paraId="44F964CB" w14:textId="584B1A4C" w:rsidR="005A2FA8" w:rsidRPr="00026347" w:rsidRDefault="005A2FA8" w:rsidP="000B4A8E">
      <w:pPr>
        <w:pStyle w:val="Titulek"/>
      </w:pPr>
      <w:bookmarkStart w:id="886" w:name="_Ref128488987"/>
      <w:r>
        <w:t xml:space="preserve">Obr. </w:t>
      </w:r>
      <w:fldSimple w:instr=" SEQ Obrázek \* ARABIC ">
        <w:r w:rsidR="004B0EF4">
          <w:rPr>
            <w:noProof/>
          </w:rPr>
          <w:t>15</w:t>
        </w:r>
      </w:fldSimple>
      <w:bookmarkEnd w:id="886"/>
      <w:r>
        <w:t xml:space="preserve"> okno </w:t>
      </w:r>
      <w:proofErr w:type="spellStart"/>
      <w:r>
        <w:t>GMMapaForm</w:t>
      </w:r>
      <w:proofErr w:type="spellEnd"/>
      <w:r>
        <w:t>-vlastní</w:t>
      </w:r>
    </w:p>
    <w:p w14:paraId="4B9600D4" w14:textId="17FA3D3D" w:rsidR="00E02B9D" w:rsidRPr="00026347" w:rsidRDefault="00C77786" w:rsidP="00E02B9D">
      <w:pPr>
        <w:pStyle w:val="Nadpis3"/>
      </w:pPr>
      <w:bookmarkStart w:id="887" w:name="_Toc129100460"/>
      <w:r w:rsidRPr="00026347">
        <w:t>7</w:t>
      </w:r>
      <w:r w:rsidR="00E02B9D" w:rsidRPr="00026347">
        <w:t xml:space="preserve">.2.10 okno </w:t>
      </w:r>
      <w:proofErr w:type="spellStart"/>
      <w:r w:rsidR="003F6983">
        <w:t>GMPostavyForm</w:t>
      </w:r>
      <w:bookmarkEnd w:id="887"/>
      <w:proofErr w:type="spellEnd"/>
      <w:r w:rsidR="003F6983">
        <w:t xml:space="preserve"> </w:t>
      </w:r>
    </w:p>
    <w:p w14:paraId="0F05CA46" w14:textId="19A1D3C8" w:rsidR="00E02B9D" w:rsidRPr="00026347" w:rsidRDefault="00B33767" w:rsidP="00B831C5">
      <w:pPr>
        <w:jc w:val="both"/>
      </w:pPr>
      <w:r>
        <w:t xml:space="preserve">Ačkoliv na první pohled toto okno vypadá stejně jako </w:t>
      </w:r>
      <w:proofErr w:type="spellStart"/>
      <w:r w:rsidRPr="00B831C5">
        <w:rPr>
          <w:i/>
          <w:iCs/>
        </w:rPr>
        <w:t>VypisPostava</w:t>
      </w:r>
      <w:proofErr w:type="spellEnd"/>
      <w:r>
        <w:t>, tak logika na pozadí je odlišná.</w:t>
      </w:r>
      <w:r w:rsidR="00CF7FCA">
        <w:t xml:space="preserve"> Postavy nejsou vytvářeny přímo kódem na pozadí tohoto okna, ale je zavolána</w:t>
      </w:r>
      <w:r w:rsidR="0021250C">
        <w:t xml:space="preserve"> metoda v </w:t>
      </w:r>
      <w:proofErr w:type="spellStart"/>
      <w:r w:rsidR="0021250C">
        <w:t>gamemanegeru</w:t>
      </w:r>
      <w:proofErr w:type="spellEnd"/>
      <w:r w:rsidR="0021250C">
        <w:t xml:space="preserve">, již je předán seznam skupin </w:t>
      </w:r>
      <w:proofErr w:type="spellStart"/>
      <w:r w:rsidR="0021250C">
        <w:t>Statů</w:t>
      </w:r>
      <w:proofErr w:type="spellEnd"/>
      <w:r w:rsidR="0021250C">
        <w:t>, které má nově vytvořená postava mít.</w:t>
      </w:r>
    </w:p>
    <w:p w14:paraId="2E749CE8" w14:textId="7C2DAB64" w:rsidR="00E02B9D" w:rsidRDefault="00C77786" w:rsidP="00E02B9D">
      <w:pPr>
        <w:pStyle w:val="Nadpis3"/>
      </w:pPr>
      <w:bookmarkStart w:id="888" w:name="_Toc129100461"/>
      <w:r w:rsidRPr="00026347">
        <w:t>7</w:t>
      </w:r>
      <w:r w:rsidR="00E02B9D" w:rsidRPr="00026347">
        <w:t xml:space="preserve">.2.11 okno </w:t>
      </w:r>
      <w:proofErr w:type="spellStart"/>
      <w:r w:rsidR="00E02B9D" w:rsidRPr="00026347">
        <w:t>GMUkl</w:t>
      </w:r>
      <w:r w:rsidR="00EF5148">
        <w:t>a</w:t>
      </w:r>
      <w:r w:rsidR="00E02B9D" w:rsidRPr="00026347">
        <w:t>daniForm</w:t>
      </w:r>
      <w:bookmarkEnd w:id="888"/>
      <w:proofErr w:type="spellEnd"/>
    </w:p>
    <w:p w14:paraId="2E97579E" w14:textId="7625E511" w:rsidR="0039715B" w:rsidRDefault="00EF5148" w:rsidP="00B831C5">
      <w:pPr>
        <w:jc w:val="both"/>
        <w:rPr>
          <w:rFonts w:cstheme="minorHAnsi"/>
          <w:color w:val="000000"/>
          <w:sz w:val="20"/>
          <w:szCs w:val="20"/>
          <w:shd w:val="clear" w:color="auto" w:fill="FFFFFF"/>
        </w:rPr>
      </w:pPr>
      <w:r>
        <w:rPr>
          <w:rFonts w:cstheme="minorHAnsi"/>
          <w:color w:val="000000"/>
          <w:sz w:val="20"/>
          <w:szCs w:val="20"/>
          <w:shd w:val="clear" w:color="auto" w:fill="FFFFFF"/>
        </w:rPr>
        <w:t xml:space="preserve">Na </w:t>
      </w:r>
      <w:r>
        <w:rPr>
          <w:rFonts w:cstheme="minorHAnsi"/>
          <w:color w:val="000000"/>
          <w:sz w:val="20"/>
          <w:szCs w:val="20"/>
          <w:shd w:val="clear" w:color="auto" w:fill="FFFFFF"/>
        </w:rPr>
        <w:fldChar w:fldCharType="begin"/>
      </w:r>
      <w:r>
        <w:rPr>
          <w:rFonts w:cstheme="minorHAnsi"/>
          <w:color w:val="000000"/>
          <w:sz w:val="20"/>
          <w:szCs w:val="20"/>
          <w:shd w:val="clear" w:color="auto" w:fill="FFFFFF"/>
        </w:rPr>
        <w:instrText xml:space="preserve"> REF _Ref129108504 \h </w:instrText>
      </w:r>
      <w:r>
        <w:rPr>
          <w:rFonts w:cstheme="minorHAnsi"/>
          <w:color w:val="000000"/>
          <w:sz w:val="20"/>
          <w:szCs w:val="20"/>
          <w:shd w:val="clear" w:color="auto" w:fill="FFFFFF"/>
        </w:rPr>
      </w:r>
      <w:r>
        <w:rPr>
          <w:rFonts w:cstheme="minorHAnsi"/>
          <w:color w:val="000000"/>
          <w:sz w:val="20"/>
          <w:szCs w:val="20"/>
          <w:shd w:val="clear" w:color="auto" w:fill="FFFFFF"/>
        </w:rPr>
        <w:fldChar w:fldCharType="separate"/>
      </w:r>
      <w:r>
        <w:t xml:space="preserve">Obr. </w:t>
      </w:r>
      <w:r>
        <w:rPr>
          <w:noProof/>
        </w:rPr>
        <w:t>15</w:t>
      </w:r>
      <w:r>
        <w:rPr>
          <w:rFonts w:cstheme="minorHAnsi"/>
          <w:color w:val="000000"/>
          <w:sz w:val="20"/>
          <w:szCs w:val="20"/>
          <w:shd w:val="clear" w:color="auto" w:fill="FFFFFF"/>
        </w:rPr>
        <w:fldChar w:fldCharType="end"/>
      </w:r>
      <w:r>
        <w:rPr>
          <w:rFonts w:cstheme="minorHAnsi"/>
          <w:color w:val="000000"/>
          <w:sz w:val="20"/>
          <w:szCs w:val="20"/>
          <w:shd w:val="clear" w:color="auto" w:fill="FFFFFF"/>
        </w:rPr>
        <w:t xml:space="preserve"> je vidět</w:t>
      </w:r>
      <w:r w:rsidR="00A0006B">
        <w:rPr>
          <w:rFonts w:cstheme="minorHAnsi"/>
          <w:color w:val="000000"/>
          <w:sz w:val="20"/>
          <w:szCs w:val="20"/>
          <w:shd w:val="clear" w:color="auto" w:fill="FFFFFF"/>
        </w:rPr>
        <w:t xml:space="preserve"> okno sloužící k otestování funkčnosti ukládání a načítání rozehrané hry. Při kliknutí na tlačítko </w:t>
      </w:r>
      <w:proofErr w:type="spellStart"/>
      <w:r w:rsidR="00A0006B" w:rsidRPr="00B831C5">
        <w:rPr>
          <w:rFonts w:cstheme="minorHAnsi"/>
          <w:i/>
          <w:iCs/>
          <w:color w:val="000000"/>
          <w:sz w:val="20"/>
          <w:szCs w:val="20"/>
          <w:shd w:val="clear" w:color="auto" w:fill="FFFFFF"/>
        </w:rPr>
        <w:t>uloz</w:t>
      </w:r>
      <w:proofErr w:type="spellEnd"/>
      <w:r w:rsidR="00A0006B">
        <w:rPr>
          <w:rFonts w:cstheme="minorHAnsi"/>
          <w:color w:val="000000"/>
          <w:sz w:val="20"/>
          <w:szCs w:val="20"/>
          <w:shd w:val="clear" w:color="auto" w:fill="FFFFFF"/>
        </w:rPr>
        <w:t xml:space="preserve"> je vytvořena nová hra obsahující vygenerovanou mapu, dvě hráčovi a jednu nehratelnou postavu</w:t>
      </w:r>
      <w:r w:rsidR="003B306A">
        <w:rPr>
          <w:rFonts w:cstheme="minorHAnsi"/>
          <w:color w:val="000000"/>
          <w:sz w:val="20"/>
          <w:szCs w:val="20"/>
          <w:shd w:val="clear" w:color="auto" w:fill="FFFFFF"/>
        </w:rPr>
        <w:t>.</w:t>
      </w:r>
      <w:r w:rsidR="006E2214">
        <w:rPr>
          <w:rFonts w:cstheme="minorHAnsi"/>
          <w:color w:val="000000"/>
          <w:sz w:val="20"/>
          <w:szCs w:val="20"/>
          <w:shd w:val="clear" w:color="auto" w:fill="FFFFFF"/>
        </w:rPr>
        <w:t xml:space="preserve"> Po uložení či načtení jsou tyto údaje zobrazeny, čímž je umožněno překontrolovat jejich shodnost.  </w:t>
      </w:r>
      <w:r w:rsidR="00194C78">
        <w:rPr>
          <w:rFonts w:cstheme="minorHAnsi"/>
          <w:color w:val="000000"/>
          <w:sz w:val="20"/>
          <w:szCs w:val="20"/>
          <w:shd w:val="clear" w:color="auto" w:fill="FFFFFF"/>
        </w:rPr>
        <w:t xml:space="preserve">Aby šlo tuto operaci opakovat bez neustálého zavírání a </w:t>
      </w:r>
      <w:r w:rsidR="00D515A1">
        <w:rPr>
          <w:rFonts w:cstheme="minorHAnsi"/>
          <w:color w:val="000000"/>
          <w:sz w:val="20"/>
          <w:szCs w:val="20"/>
          <w:shd w:val="clear" w:color="auto" w:fill="FFFFFF"/>
        </w:rPr>
        <w:t xml:space="preserve">znovu </w:t>
      </w:r>
      <w:r w:rsidR="00194C78">
        <w:rPr>
          <w:rFonts w:cstheme="minorHAnsi"/>
          <w:color w:val="000000"/>
          <w:sz w:val="20"/>
          <w:szCs w:val="20"/>
          <w:shd w:val="clear" w:color="auto" w:fill="FFFFFF"/>
        </w:rPr>
        <w:t>otevírání okna</w:t>
      </w:r>
      <w:r w:rsidR="00D515A1">
        <w:rPr>
          <w:rFonts w:cstheme="minorHAnsi"/>
          <w:color w:val="000000"/>
          <w:sz w:val="20"/>
          <w:szCs w:val="20"/>
          <w:shd w:val="clear" w:color="auto" w:fill="FFFFFF"/>
        </w:rPr>
        <w:t xml:space="preserve"> jsou pro každé uložení vytvořeny nové údaje místo využití již existujících.</w:t>
      </w:r>
    </w:p>
    <w:p w14:paraId="53AF9FC7" w14:textId="77777777" w:rsidR="00D907AA" w:rsidRDefault="00D907AA" w:rsidP="00B831C5">
      <w:pPr>
        <w:keepNext/>
      </w:pPr>
      <w:r>
        <w:rPr>
          <w:noProof/>
        </w:rPr>
        <w:drawing>
          <wp:inline distT="0" distB="0" distL="0" distR="0" wp14:anchorId="14BF73B4" wp14:editId="404E69EA">
            <wp:extent cx="2647950" cy="1750122"/>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48061" cy="1750196"/>
                    </a:xfrm>
                    <a:prstGeom prst="rect">
                      <a:avLst/>
                    </a:prstGeom>
                  </pic:spPr>
                </pic:pic>
              </a:graphicData>
            </a:graphic>
          </wp:inline>
        </w:drawing>
      </w:r>
    </w:p>
    <w:p w14:paraId="2107C9DC" w14:textId="099825D2" w:rsidR="00D907AA" w:rsidRPr="00621687" w:rsidRDefault="00D907AA" w:rsidP="00B831C5">
      <w:pPr>
        <w:pStyle w:val="Titulek"/>
        <w:rPr>
          <w:rFonts w:cstheme="minorHAnsi"/>
          <w:color w:val="000000"/>
          <w:sz w:val="20"/>
          <w:szCs w:val="20"/>
          <w:shd w:val="clear" w:color="auto" w:fill="FFFFFF"/>
        </w:rPr>
      </w:pPr>
      <w:bookmarkStart w:id="889" w:name="_Ref129108504"/>
      <w:r>
        <w:t>Obr</w:t>
      </w:r>
      <w:r w:rsidR="007B1788">
        <w:t>.</w:t>
      </w:r>
      <w:r>
        <w:t xml:space="preserve"> </w:t>
      </w:r>
      <w:fldSimple w:instr=" SEQ Obrázek \* ARABIC ">
        <w:r w:rsidR="004B0EF4">
          <w:rPr>
            <w:noProof/>
          </w:rPr>
          <w:t>16</w:t>
        </w:r>
      </w:fldSimple>
      <w:bookmarkEnd w:id="889"/>
      <w:r>
        <w:t xml:space="preserve"> okno </w:t>
      </w:r>
      <w:proofErr w:type="spellStart"/>
      <w:r w:rsidR="00455CB2">
        <w:t>GMUkladaniForm</w:t>
      </w:r>
      <w:proofErr w:type="spellEnd"/>
      <w:r w:rsidR="00455CB2">
        <w:t xml:space="preserve"> – vlastní</w:t>
      </w:r>
    </w:p>
    <w:p w14:paraId="74AE5E83" w14:textId="716F197D" w:rsidR="00FB4E78" w:rsidRDefault="00F67031" w:rsidP="00C85D30">
      <w:pPr>
        <w:ind w:left="360"/>
        <w:rPr>
          <w:rFonts w:cstheme="minorHAnsi"/>
          <w:color w:val="000000"/>
          <w:sz w:val="20"/>
          <w:szCs w:val="20"/>
          <w:shd w:val="clear" w:color="auto" w:fill="FFFFFF"/>
        </w:rPr>
      </w:pPr>
      <w:bookmarkStart w:id="890" w:name="_Toc129100462"/>
      <w:r w:rsidRPr="00621687">
        <w:rPr>
          <w:rStyle w:val="Nadpis1Char"/>
          <w:rFonts w:asciiTheme="minorHAnsi" w:hAnsiTheme="minorHAnsi" w:cstheme="minorHAnsi"/>
        </w:rPr>
        <w:t>8. Zhodnocení realizace aplikace</w:t>
      </w:r>
      <w:bookmarkEnd w:id="890"/>
    </w:p>
    <w:p w14:paraId="637EBC93" w14:textId="1C2280CC" w:rsidR="00F67031" w:rsidRPr="005B2346" w:rsidRDefault="00F67031" w:rsidP="00FB4E78">
      <w:pPr>
        <w:ind w:left="360"/>
        <w:jc w:val="both"/>
        <w:rPr>
          <w:rFonts w:cstheme="minorHAnsi"/>
          <w:color w:val="000000"/>
          <w:shd w:val="clear" w:color="auto" w:fill="FFFFFF"/>
        </w:rPr>
      </w:pPr>
      <w:r w:rsidRPr="005B2346">
        <w:rPr>
          <w:rFonts w:cstheme="minorHAnsi"/>
          <w:color w:val="000000"/>
          <w:shd w:val="clear" w:color="auto" w:fill="FFFFFF"/>
        </w:rPr>
        <w:t>Při odhadu času potřebného k vypracování práce jsem podcenil hledání zdrojů pro rešeršní část.</w:t>
      </w:r>
      <w:r w:rsidR="00FB4E78" w:rsidRPr="005B2346">
        <w:rPr>
          <w:rFonts w:cstheme="minorHAnsi"/>
          <w:color w:val="000000"/>
          <w:shd w:val="clear" w:color="auto" w:fill="FFFFFF"/>
        </w:rPr>
        <w:t xml:space="preserve"> </w:t>
      </w:r>
      <w:r w:rsidR="00FB4E78" w:rsidRPr="00383178">
        <w:rPr>
          <w:rFonts w:cstheme="minorHAnsi"/>
          <w:color w:val="000000"/>
          <w:shd w:val="clear" w:color="auto" w:fill="FFFFFF"/>
        </w:rPr>
        <w:t>Do budoucna je v plánu udělat plnohodnotnou implementaci do různých technologií a odhalit případné chyby návrhu.</w:t>
      </w:r>
      <w:r w:rsidR="00E51C33" w:rsidRPr="00383178">
        <w:rPr>
          <w:rFonts w:cstheme="minorHAnsi"/>
          <w:color w:val="000000"/>
          <w:shd w:val="clear" w:color="auto" w:fill="FFFFFF"/>
        </w:rPr>
        <w:t xml:space="preserve"> Dále je plánováno přidat gramatiku, která umožní nastavit hodnoty pro </w:t>
      </w:r>
      <w:proofErr w:type="spellStart"/>
      <w:r w:rsidR="00E51C33" w:rsidRPr="00383178">
        <w:rPr>
          <w:rFonts w:cstheme="minorHAnsi"/>
          <w:i/>
          <w:iCs/>
          <w:color w:val="000000"/>
          <w:shd w:val="clear" w:color="auto" w:fill="FFFFFF"/>
        </w:rPr>
        <w:t>GameManager</w:t>
      </w:r>
      <w:proofErr w:type="spellEnd"/>
      <w:r w:rsidR="00E51C33" w:rsidRPr="00383178">
        <w:rPr>
          <w:rFonts w:cstheme="minorHAnsi"/>
          <w:color w:val="000000"/>
          <w:shd w:val="clear" w:color="auto" w:fill="FFFFFF"/>
        </w:rPr>
        <w:t xml:space="preserve"> pomocí čitelných souborů bez nutnosti zásahu do zdrojového kódu.</w:t>
      </w:r>
      <w:r w:rsidR="007762C6" w:rsidRPr="00383178">
        <w:rPr>
          <w:rFonts w:cstheme="minorHAnsi"/>
          <w:color w:val="000000"/>
          <w:shd w:val="clear" w:color="auto" w:fill="FFFFFF"/>
        </w:rPr>
        <w:t xml:space="preserve"> Při návrhu bylo zapomenuto na trojrozměrnou mapu. jelikož tato chyba byla odhalena až na konci vývoje a její oprava by vyžadovala změnu velké části kódu, byla její oprava odložena na </w:t>
      </w:r>
      <w:proofErr w:type="spellStart"/>
      <w:r w:rsidR="007762C6" w:rsidRPr="00383178">
        <w:rPr>
          <w:rFonts w:cstheme="minorHAnsi"/>
          <w:color w:val="000000"/>
          <w:shd w:val="clear" w:color="auto" w:fill="FFFFFF"/>
        </w:rPr>
        <w:t>refaktorizaci</w:t>
      </w:r>
      <w:proofErr w:type="spellEnd"/>
      <w:r w:rsidR="007762C6" w:rsidRPr="00383178">
        <w:rPr>
          <w:rFonts w:cstheme="minorHAnsi"/>
          <w:color w:val="000000"/>
          <w:shd w:val="clear" w:color="auto" w:fill="FFFFFF"/>
        </w:rPr>
        <w:t>, která bude provedena společně s opravou chyb, které budou nalezeny</w:t>
      </w:r>
      <w:r w:rsidR="00D063FE" w:rsidRPr="00383178">
        <w:rPr>
          <w:rFonts w:cstheme="minorHAnsi"/>
          <w:color w:val="000000"/>
          <w:shd w:val="clear" w:color="auto" w:fill="FFFFFF"/>
        </w:rPr>
        <w:t xml:space="preserve"> během implementace.</w:t>
      </w:r>
      <w:r w:rsidR="00CF1ED2" w:rsidRPr="00383178">
        <w:rPr>
          <w:rFonts w:cstheme="minorHAnsi"/>
          <w:color w:val="000000"/>
          <w:shd w:val="clear" w:color="auto" w:fill="FFFFFF"/>
        </w:rPr>
        <w:t xml:space="preserve"> Dále je třeba vymyslet praktičtější určení polohy na mapě.</w:t>
      </w:r>
    </w:p>
    <w:p w14:paraId="1015460C" w14:textId="77777777" w:rsidR="00F67031" w:rsidRPr="00B26BD1" w:rsidRDefault="00F67031" w:rsidP="00CD4182">
      <w:pPr>
        <w:rPr>
          <w:color w:val="00B050"/>
          <w:shd w:val="clear" w:color="auto" w:fill="FFFFFF"/>
        </w:rPr>
      </w:pPr>
      <w:r w:rsidRPr="00B26BD1">
        <w:rPr>
          <w:color w:val="00B050"/>
          <w:shd w:val="clear" w:color="auto" w:fill="FFFFFF"/>
        </w:rPr>
        <w:lastRenderedPageBreak/>
        <w:t>//</w:t>
      </w:r>
    </w:p>
    <w:p w14:paraId="1B2CEA64" w14:textId="77777777" w:rsidR="00F67031" w:rsidRPr="00621687" w:rsidRDefault="00F67031" w:rsidP="00C85D30">
      <w:pPr>
        <w:pStyle w:val="Nadpis1"/>
        <w:ind w:firstLine="360"/>
        <w:rPr>
          <w:rFonts w:asciiTheme="minorHAnsi" w:hAnsiTheme="minorHAnsi" w:cstheme="minorHAnsi"/>
          <w:shd w:val="clear" w:color="auto" w:fill="FFFFFF"/>
        </w:rPr>
      </w:pPr>
      <w:bookmarkStart w:id="891" w:name="_Toc129100463"/>
      <w:r w:rsidRPr="00621687">
        <w:rPr>
          <w:rFonts w:asciiTheme="minorHAnsi" w:hAnsiTheme="minorHAnsi" w:cstheme="minorHAnsi"/>
          <w:shd w:val="clear" w:color="auto" w:fill="FFFFFF"/>
        </w:rPr>
        <w:t>9. Závěr</w:t>
      </w:r>
      <w:bookmarkEnd w:id="891"/>
    </w:p>
    <w:p w14:paraId="2528C25D" w14:textId="2289DA52" w:rsidR="00F67031" w:rsidRDefault="004F0CEF" w:rsidP="00201C98">
      <w:pPr>
        <w:rPr>
          <w:rFonts w:cstheme="minorHAnsi"/>
        </w:rPr>
      </w:pPr>
      <w:r>
        <w:rPr>
          <w:rFonts w:cstheme="minorHAnsi"/>
        </w:rPr>
        <w:t>//</w:t>
      </w:r>
    </w:p>
    <w:p w14:paraId="47F0E8CF" w14:textId="77777777" w:rsidR="004F0CEF" w:rsidRDefault="004F0CEF" w:rsidP="00201C98">
      <w:pPr>
        <w:rPr>
          <w:rFonts w:cstheme="minorHAnsi"/>
        </w:rPr>
        <w:sectPr w:rsidR="004F0CEF" w:rsidSect="00891BAF">
          <w:footerReference w:type="default" r:id="rId25"/>
          <w:pgSz w:w="11906" w:h="16838"/>
          <w:pgMar w:top="1417" w:right="1417" w:bottom="1417" w:left="1417" w:header="708" w:footer="708" w:gutter="0"/>
          <w:pgNumType w:start="1"/>
          <w:cols w:space="708"/>
          <w:docGrid w:linePitch="360"/>
        </w:sectPr>
      </w:pPr>
    </w:p>
    <w:p w14:paraId="1D894AFE" w14:textId="1667B24B" w:rsidR="004F0CEF" w:rsidRDefault="004F0CEF" w:rsidP="004F0CEF">
      <w:pPr>
        <w:pStyle w:val="Nadpis1"/>
      </w:pPr>
      <w:bookmarkStart w:id="892" w:name="_Toc129100464"/>
      <w:r>
        <w:lastRenderedPageBreak/>
        <w:t>Použité zdroje</w:t>
      </w:r>
      <w:bookmarkEnd w:id="892"/>
    </w:p>
    <w:p w14:paraId="232FB7DF" w14:textId="77777777" w:rsidR="004F0CEF" w:rsidRPr="004F0CEF" w:rsidRDefault="004F0CEF" w:rsidP="004F0CEF"/>
    <w:sdt>
      <w:sdtPr>
        <w:tag w:val="MENDELEY_BIBLIOGRAPHY"/>
        <w:id w:val="650411180"/>
        <w:placeholder>
          <w:docPart w:val="DefaultPlaceholder_-1854013440"/>
        </w:placeholder>
      </w:sdtPr>
      <w:sdtContent>
        <w:p w14:paraId="5EFF640C" w14:textId="77777777" w:rsidR="00926265" w:rsidRDefault="00926265">
          <w:pPr>
            <w:autoSpaceDE w:val="0"/>
            <w:autoSpaceDN w:val="0"/>
            <w:ind w:hanging="640"/>
            <w:divId w:val="1963607035"/>
            <w:rPr>
              <w:ins w:id="893" w:author="Martin Novák" w:date="2023-03-22T19:29:00Z"/>
              <w:rFonts w:eastAsia="Times New Roman"/>
              <w:sz w:val="24"/>
              <w:szCs w:val="24"/>
            </w:rPr>
          </w:pPr>
          <w:ins w:id="894" w:author="Martin Novák" w:date="2023-03-22T19:29:00Z">
            <w:r>
              <w:rPr>
                <w:rFonts w:eastAsia="Times New Roman"/>
              </w:rPr>
              <w:t xml:space="preserve">[1] </w:t>
            </w:r>
            <w:r>
              <w:rPr>
                <w:rFonts w:eastAsia="Times New Roman"/>
              </w:rPr>
              <w:tab/>
            </w:r>
            <w:r>
              <w:rPr>
                <w:rFonts w:eastAsia="Times New Roman"/>
                <w:i/>
                <w:iCs/>
              </w:rPr>
              <w:t xml:space="preserve">imperative </w:t>
            </w:r>
            <w:proofErr w:type="spellStart"/>
            <w:r>
              <w:rPr>
                <w:rFonts w:eastAsia="Times New Roman"/>
                <w:i/>
                <w:iCs/>
              </w:rPr>
              <w:t>programming</w:t>
            </w:r>
            <w:proofErr w:type="spellEnd"/>
            <w:r>
              <w:rPr>
                <w:rFonts w:eastAsia="Times New Roman"/>
              </w:rPr>
              <w:t xml:space="preserve"> [online]. [vid. 2021-03-16]. Dostupné z: https://whatis.techtarget.com/definition/imperative-programming</w:t>
            </w:r>
          </w:ins>
        </w:p>
        <w:p w14:paraId="06ADFA80" w14:textId="77777777" w:rsidR="00926265" w:rsidRDefault="00926265">
          <w:pPr>
            <w:autoSpaceDE w:val="0"/>
            <w:autoSpaceDN w:val="0"/>
            <w:ind w:hanging="640"/>
            <w:divId w:val="228346504"/>
            <w:rPr>
              <w:ins w:id="895" w:author="Martin Novák" w:date="2023-03-22T19:29:00Z"/>
              <w:rFonts w:eastAsia="Times New Roman"/>
            </w:rPr>
          </w:pPr>
          <w:ins w:id="896" w:author="Martin Novák" w:date="2023-03-22T19:29:00Z">
            <w:r>
              <w:rPr>
                <w:rFonts w:eastAsia="Times New Roman"/>
              </w:rPr>
              <w:t xml:space="preserve">[2] </w:t>
            </w:r>
            <w:r>
              <w:rPr>
                <w:rFonts w:eastAsia="Times New Roman"/>
              </w:rPr>
              <w:tab/>
              <w:t xml:space="preserve">COMPUTERPHILE. </w:t>
            </w:r>
            <w:proofErr w:type="spellStart"/>
            <w:r>
              <w:rPr>
                <w:rFonts w:eastAsia="Times New Roman"/>
                <w:i/>
                <w:iCs/>
              </w:rPr>
              <w:t>Programming</w:t>
            </w:r>
            <w:proofErr w:type="spellEnd"/>
            <w:r>
              <w:rPr>
                <w:rFonts w:eastAsia="Times New Roman"/>
                <w:i/>
                <w:iCs/>
              </w:rPr>
              <w:t xml:space="preserve"> </w:t>
            </w:r>
            <w:proofErr w:type="spellStart"/>
            <w:proofErr w:type="gramStart"/>
            <w:r>
              <w:rPr>
                <w:rFonts w:eastAsia="Times New Roman"/>
                <w:i/>
                <w:iCs/>
              </w:rPr>
              <w:t>Paradigms</w:t>
            </w:r>
            <w:proofErr w:type="spellEnd"/>
            <w:r>
              <w:rPr>
                <w:rFonts w:eastAsia="Times New Roman"/>
                <w:i/>
                <w:iCs/>
              </w:rPr>
              <w:t xml:space="preserve"> - </w:t>
            </w:r>
            <w:proofErr w:type="spellStart"/>
            <w:r>
              <w:rPr>
                <w:rFonts w:eastAsia="Times New Roman"/>
                <w:i/>
                <w:iCs/>
              </w:rPr>
              <w:t>Computerphile</w:t>
            </w:r>
            <w:proofErr w:type="spellEnd"/>
            <w:proofErr w:type="gramEnd"/>
            <w:r>
              <w:rPr>
                <w:rFonts w:eastAsia="Times New Roman"/>
              </w:rPr>
              <w:t xml:space="preserve"> [online]. 2013 [vid. 2021-03-29]. Dostupné z: https://www.youtube.com/watch?v=sqV3pL5x8PI</w:t>
            </w:r>
          </w:ins>
        </w:p>
        <w:p w14:paraId="5B6FC7AE" w14:textId="77777777" w:rsidR="00926265" w:rsidRDefault="00926265">
          <w:pPr>
            <w:autoSpaceDE w:val="0"/>
            <w:autoSpaceDN w:val="0"/>
            <w:ind w:hanging="640"/>
            <w:divId w:val="1839342610"/>
            <w:rPr>
              <w:ins w:id="897" w:author="Martin Novák" w:date="2023-03-22T19:29:00Z"/>
              <w:rFonts w:eastAsia="Times New Roman"/>
            </w:rPr>
          </w:pPr>
          <w:ins w:id="898" w:author="Martin Novák" w:date="2023-03-22T19:29:00Z">
            <w:r>
              <w:rPr>
                <w:rFonts w:eastAsia="Times New Roman"/>
              </w:rPr>
              <w:t xml:space="preserve">[3] </w:t>
            </w:r>
            <w:r>
              <w:rPr>
                <w:rFonts w:eastAsia="Times New Roman"/>
              </w:rPr>
              <w:tab/>
            </w:r>
            <w:proofErr w:type="spellStart"/>
            <w:r>
              <w:rPr>
                <w:rFonts w:eastAsia="Times New Roman"/>
                <w:i/>
                <w:iCs/>
              </w:rPr>
              <w:t>procedural</w:t>
            </w:r>
            <w:proofErr w:type="spellEnd"/>
            <w:r>
              <w:rPr>
                <w:rFonts w:eastAsia="Times New Roman"/>
                <w:i/>
                <w:iCs/>
              </w:rPr>
              <w:t xml:space="preserve"> and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oriented</w:t>
            </w:r>
            <w:proofErr w:type="spellEnd"/>
            <w:r>
              <w:rPr>
                <w:rFonts w:eastAsia="Times New Roman"/>
                <w:i/>
                <w:iCs/>
              </w:rPr>
              <w:t xml:space="preserve"> </w:t>
            </w:r>
            <w:proofErr w:type="spellStart"/>
            <w:r>
              <w:rPr>
                <w:rFonts w:eastAsia="Times New Roman"/>
                <w:i/>
                <w:iCs/>
              </w:rPr>
              <w:t>programming</w:t>
            </w:r>
            <w:proofErr w:type="spellEnd"/>
            <w:r>
              <w:rPr>
                <w:rFonts w:eastAsia="Times New Roman"/>
              </w:rPr>
              <w:t xml:space="preserve"> [online]. [vid. 2021-03-29]. Dostupné z: https://www.geeksforgeeks.org/differences-between-procedural-and-object-oriented-programming/</w:t>
            </w:r>
          </w:ins>
        </w:p>
        <w:p w14:paraId="6A4C4D7A" w14:textId="77777777" w:rsidR="00926265" w:rsidRDefault="00926265">
          <w:pPr>
            <w:autoSpaceDE w:val="0"/>
            <w:autoSpaceDN w:val="0"/>
            <w:ind w:hanging="640"/>
            <w:divId w:val="1488547260"/>
            <w:rPr>
              <w:ins w:id="899" w:author="Martin Novák" w:date="2023-03-22T19:29:00Z"/>
              <w:rFonts w:eastAsia="Times New Roman"/>
            </w:rPr>
          </w:pPr>
          <w:ins w:id="900" w:author="Martin Novák" w:date="2023-03-22T19:29:00Z">
            <w:r>
              <w:rPr>
                <w:rFonts w:eastAsia="Times New Roman"/>
              </w:rPr>
              <w:t xml:space="preserve">[4] </w:t>
            </w:r>
            <w:r>
              <w:rPr>
                <w:rFonts w:eastAsia="Times New Roman"/>
              </w:rPr>
              <w:tab/>
              <w:t xml:space="preserve">FREECODECAMP.ORG. </w:t>
            </w:r>
            <w:r>
              <w:rPr>
                <w:rFonts w:eastAsia="Times New Roman"/>
                <w:i/>
                <w:iCs/>
              </w:rPr>
              <w:t xml:space="preserve">Intro to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Oriented</w:t>
            </w:r>
            <w:proofErr w:type="spellEnd"/>
            <w:r>
              <w:rPr>
                <w:rFonts w:eastAsia="Times New Roman"/>
                <w:i/>
                <w:iCs/>
              </w:rPr>
              <w:t xml:space="preserve"> </w:t>
            </w:r>
            <w:proofErr w:type="spellStart"/>
            <w:proofErr w:type="gramStart"/>
            <w:r>
              <w:rPr>
                <w:rFonts w:eastAsia="Times New Roman"/>
                <w:i/>
                <w:iCs/>
              </w:rPr>
              <w:t>Programming</w:t>
            </w:r>
            <w:proofErr w:type="spellEnd"/>
            <w:r>
              <w:rPr>
                <w:rFonts w:eastAsia="Times New Roman"/>
                <w:i/>
                <w:iCs/>
              </w:rPr>
              <w:t xml:space="preserve"> - </w:t>
            </w:r>
            <w:proofErr w:type="spellStart"/>
            <w:r>
              <w:rPr>
                <w:rFonts w:eastAsia="Times New Roman"/>
                <w:i/>
                <w:iCs/>
              </w:rPr>
              <w:t>Crash</w:t>
            </w:r>
            <w:proofErr w:type="spellEnd"/>
            <w:proofErr w:type="gramEnd"/>
            <w:r>
              <w:rPr>
                <w:rFonts w:eastAsia="Times New Roman"/>
                <w:i/>
                <w:iCs/>
              </w:rPr>
              <w:t xml:space="preserve"> </w:t>
            </w:r>
            <w:proofErr w:type="spellStart"/>
            <w:r>
              <w:rPr>
                <w:rFonts w:eastAsia="Times New Roman"/>
                <w:i/>
                <w:iCs/>
              </w:rPr>
              <w:t>Course</w:t>
            </w:r>
            <w:proofErr w:type="spellEnd"/>
            <w:r>
              <w:rPr>
                <w:rFonts w:eastAsia="Times New Roman"/>
                <w:i/>
                <w:iCs/>
              </w:rPr>
              <w:t xml:space="preserve"> - YouTube</w:t>
            </w:r>
            <w:r>
              <w:rPr>
                <w:rFonts w:eastAsia="Times New Roman"/>
              </w:rPr>
              <w:t xml:space="preserve"> [online]. 2020 [vid. 2021-07-04]. Dostupné z: https://www.youtube.com/watch?v=SiBw7os-_zI</w:t>
            </w:r>
          </w:ins>
        </w:p>
        <w:p w14:paraId="0C453769" w14:textId="77777777" w:rsidR="00926265" w:rsidRDefault="00926265">
          <w:pPr>
            <w:autoSpaceDE w:val="0"/>
            <w:autoSpaceDN w:val="0"/>
            <w:ind w:hanging="640"/>
            <w:divId w:val="1691103592"/>
            <w:rPr>
              <w:ins w:id="901" w:author="Martin Novák" w:date="2023-03-22T19:29:00Z"/>
              <w:rFonts w:eastAsia="Times New Roman"/>
            </w:rPr>
          </w:pPr>
          <w:ins w:id="902" w:author="Martin Novák" w:date="2023-03-22T19:29:00Z">
            <w:r>
              <w:rPr>
                <w:rFonts w:eastAsia="Times New Roman"/>
              </w:rPr>
              <w:t xml:space="preserve">[5]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multiparadigm</w:t>
            </w:r>
            <w:proofErr w:type="spellEnd"/>
            <w:r>
              <w:rPr>
                <w:rFonts w:eastAsia="Times New Roman"/>
              </w:rPr>
              <w:t xml:space="preserve"> [online]. [vid. 2021-07-22]. Dostupné z: https://www.stroustrup.com/bs_faq.html#multiparadigm</w:t>
            </w:r>
          </w:ins>
        </w:p>
        <w:p w14:paraId="566B74CF" w14:textId="77777777" w:rsidR="00926265" w:rsidRDefault="00926265">
          <w:pPr>
            <w:autoSpaceDE w:val="0"/>
            <w:autoSpaceDN w:val="0"/>
            <w:ind w:hanging="640"/>
            <w:divId w:val="146287897"/>
            <w:rPr>
              <w:ins w:id="903" w:author="Martin Novák" w:date="2023-03-22T19:29:00Z"/>
              <w:rFonts w:eastAsia="Times New Roman"/>
            </w:rPr>
          </w:pPr>
          <w:ins w:id="904" w:author="Martin Novák" w:date="2023-03-22T19:29:00Z">
            <w:r>
              <w:rPr>
                <w:rFonts w:eastAsia="Times New Roman"/>
              </w:rPr>
              <w:t xml:space="preserve">[6]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rPr>
              <w:t>From</w:t>
            </w:r>
            <w:proofErr w:type="spellEnd"/>
            <w:r>
              <w:rPr>
                <w:rFonts w:eastAsia="Times New Roman"/>
              </w:rPr>
              <w:t xml:space="preserve"> </w:t>
            </w:r>
            <w:proofErr w:type="spellStart"/>
            <w:r>
              <w:rPr>
                <w:rFonts w:eastAsia="Times New Roman"/>
              </w:rPr>
              <w:t>The</w:t>
            </w:r>
            <w:proofErr w:type="spellEnd"/>
            <w:r>
              <w:rPr>
                <w:rFonts w:eastAsia="Times New Roman"/>
              </w:rPr>
              <w:t xml:space="preserve"> Handbook </w:t>
            </w:r>
            <w:proofErr w:type="spellStart"/>
            <w:r>
              <w:rPr>
                <w:rFonts w:eastAsia="Times New Roman"/>
              </w:rPr>
              <w:t>of</w:t>
            </w:r>
            <w:proofErr w:type="spellEnd"/>
            <w:r>
              <w:rPr>
                <w:rFonts w:eastAsia="Times New Roman"/>
              </w:rPr>
              <w:t xml:space="preserve"> </w:t>
            </w:r>
            <w:proofErr w:type="spellStart"/>
            <w:r>
              <w:rPr>
                <w:rFonts w:eastAsia="Times New Roman"/>
              </w:rPr>
              <w:t>Object</w:t>
            </w:r>
            <w:proofErr w:type="spellEnd"/>
            <w:r>
              <w:rPr>
                <w:rFonts w:eastAsia="Times New Roman"/>
              </w:rPr>
              <w:t xml:space="preserve"> Technology (Editor: Saba </w:t>
            </w:r>
            <w:proofErr w:type="spellStart"/>
            <w:r>
              <w:rPr>
                <w:rFonts w:eastAsia="Times New Roman"/>
              </w:rPr>
              <w:t>Zamir</w:t>
            </w:r>
            <w:proofErr w:type="spellEnd"/>
            <w:r>
              <w:rPr>
                <w:rFonts w:eastAsia="Times New Roman"/>
              </w:rPr>
              <w:t>) [online]. 1999 [vid. 2021-07-18]. Dostupné z: https://www.stroustrup.com/crc.pdf</w:t>
            </w:r>
          </w:ins>
        </w:p>
        <w:p w14:paraId="736D15D8" w14:textId="77777777" w:rsidR="00926265" w:rsidRDefault="00926265">
          <w:pPr>
            <w:autoSpaceDE w:val="0"/>
            <w:autoSpaceDN w:val="0"/>
            <w:ind w:hanging="640"/>
            <w:divId w:val="918949057"/>
            <w:rPr>
              <w:ins w:id="905" w:author="Martin Novák" w:date="2023-03-22T19:29:00Z"/>
              <w:rFonts w:eastAsia="Times New Roman"/>
            </w:rPr>
          </w:pPr>
          <w:ins w:id="906" w:author="Martin Novák" w:date="2023-03-22T19:29:00Z">
            <w:r>
              <w:rPr>
                <w:rFonts w:eastAsia="Times New Roman"/>
              </w:rPr>
              <w:t xml:space="preserve">[7]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xml:space="preserve">: FAQ-C </w:t>
            </w:r>
            <w:proofErr w:type="spellStart"/>
            <w:r>
              <w:rPr>
                <w:rFonts w:eastAsia="Times New Roman"/>
                <w:i/>
                <w:iCs/>
              </w:rPr>
              <w:t>subset</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C++</w:t>
            </w:r>
            <w:r>
              <w:rPr>
                <w:rFonts w:eastAsia="Times New Roman"/>
              </w:rPr>
              <w:t xml:space="preserve"> [online]. [vid. 2021-07-20]. Dostupné z: https://www.stroustrup.com/bs_faq.html#C-is-subset</w:t>
            </w:r>
          </w:ins>
        </w:p>
        <w:p w14:paraId="3AEBE7D8" w14:textId="77777777" w:rsidR="00926265" w:rsidRDefault="00926265">
          <w:pPr>
            <w:autoSpaceDE w:val="0"/>
            <w:autoSpaceDN w:val="0"/>
            <w:ind w:hanging="640"/>
            <w:divId w:val="1548301436"/>
            <w:rPr>
              <w:ins w:id="907" w:author="Martin Novák" w:date="2023-03-22T19:29:00Z"/>
              <w:rFonts w:eastAsia="Times New Roman"/>
            </w:rPr>
          </w:pPr>
          <w:ins w:id="908" w:author="Martin Novák" w:date="2023-03-22T19:29:00Z">
            <w:r>
              <w:rPr>
                <w:rFonts w:eastAsia="Times New Roman"/>
              </w:rPr>
              <w:t xml:space="preserve">[8] </w:t>
            </w:r>
            <w:r>
              <w:rPr>
                <w:rFonts w:eastAsia="Times New Roman"/>
              </w:rPr>
              <w:tab/>
              <w:t xml:space="preserve">PRATA, Stephen. </w:t>
            </w:r>
            <w:r>
              <w:rPr>
                <w:rFonts w:eastAsia="Times New Roman"/>
                <w:i/>
                <w:iCs/>
              </w:rPr>
              <w:t>Mistrovství v C++</w:t>
            </w:r>
            <w:r>
              <w:rPr>
                <w:rFonts w:eastAsia="Times New Roman"/>
              </w:rPr>
              <w:t xml:space="preserve">. 1. vyd. Praha: </w:t>
            </w:r>
            <w:proofErr w:type="spellStart"/>
            <w:r>
              <w:rPr>
                <w:rFonts w:eastAsia="Times New Roman"/>
              </w:rPr>
              <w:t>Computer</w:t>
            </w:r>
            <w:proofErr w:type="spellEnd"/>
            <w:r>
              <w:rPr>
                <w:rFonts w:eastAsia="Times New Roman"/>
              </w:rPr>
              <w:t xml:space="preserve"> </w:t>
            </w:r>
            <w:proofErr w:type="spellStart"/>
            <w:r>
              <w:rPr>
                <w:rFonts w:eastAsia="Times New Roman"/>
              </w:rPr>
              <w:t>Press</w:t>
            </w:r>
            <w:proofErr w:type="spellEnd"/>
            <w:r>
              <w:rPr>
                <w:rFonts w:eastAsia="Times New Roman"/>
              </w:rPr>
              <w:t xml:space="preserve">, 2001. ISBN 80-7226-339-0. </w:t>
            </w:r>
          </w:ins>
        </w:p>
        <w:p w14:paraId="072A245C" w14:textId="77777777" w:rsidR="00926265" w:rsidRDefault="00926265">
          <w:pPr>
            <w:autoSpaceDE w:val="0"/>
            <w:autoSpaceDN w:val="0"/>
            <w:ind w:hanging="640"/>
            <w:divId w:val="160239936"/>
            <w:rPr>
              <w:ins w:id="909" w:author="Martin Novák" w:date="2023-03-22T19:29:00Z"/>
              <w:rFonts w:eastAsia="Times New Roman"/>
            </w:rPr>
          </w:pPr>
          <w:ins w:id="910" w:author="Martin Novák" w:date="2023-03-22T19:29:00Z">
            <w:r>
              <w:rPr>
                <w:rFonts w:eastAsia="Times New Roman"/>
              </w:rPr>
              <w:t xml:space="preserve">[9] </w:t>
            </w:r>
            <w:r>
              <w:rPr>
                <w:rFonts w:eastAsia="Times New Roman"/>
              </w:rPr>
              <w:tab/>
            </w:r>
            <w:proofErr w:type="spellStart"/>
            <w:r>
              <w:rPr>
                <w:rFonts w:eastAsia="Times New Roman"/>
                <w:i/>
                <w:iCs/>
              </w:rPr>
              <w:t>Why</w:t>
            </w:r>
            <w:proofErr w:type="spellEnd"/>
            <w:r>
              <w:rPr>
                <w:rFonts w:eastAsia="Times New Roman"/>
                <w:i/>
                <w:iCs/>
              </w:rPr>
              <w:t xml:space="preserve"> Java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Platform</w:t>
            </w:r>
            <w:proofErr w:type="spellEnd"/>
            <w:r>
              <w:rPr>
                <w:rFonts w:eastAsia="Times New Roman"/>
                <w:i/>
                <w:iCs/>
              </w:rPr>
              <w:t xml:space="preserve"> Independent? | by Neil </w:t>
            </w:r>
            <w:proofErr w:type="spellStart"/>
            <w:r>
              <w:rPr>
                <w:rFonts w:eastAsia="Times New Roman"/>
                <w:i/>
                <w:iCs/>
              </w:rPr>
              <w:t>Wilston</w:t>
            </w:r>
            <w:proofErr w:type="spellEnd"/>
            <w:r>
              <w:rPr>
                <w:rFonts w:eastAsia="Times New Roman"/>
                <w:i/>
                <w:iCs/>
              </w:rPr>
              <w:t xml:space="preserve"> | Medium</w:t>
            </w:r>
            <w:r>
              <w:rPr>
                <w:rFonts w:eastAsia="Times New Roman"/>
              </w:rPr>
              <w:t xml:space="preserve"> [online]. [vid. 2021-07-21]. Dostupné z: https://medium.com/@neil.wilston123/why-java-is-platform-independent-1d82c2249a69</w:t>
            </w:r>
          </w:ins>
        </w:p>
        <w:p w14:paraId="76C19D8F" w14:textId="77777777" w:rsidR="00926265" w:rsidRDefault="00926265">
          <w:pPr>
            <w:autoSpaceDE w:val="0"/>
            <w:autoSpaceDN w:val="0"/>
            <w:ind w:hanging="640"/>
            <w:divId w:val="1088189936"/>
            <w:rPr>
              <w:ins w:id="911" w:author="Martin Novák" w:date="2023-03-22T19:29:00Z"/>
              <w:rFonts w:eastAsia="Times New Roman"/>
            </w:rPr>
          </w:pPr>
          <w:ins w:id="912" w:author="Martin Novák" w:date="2023-03-22T19:29:00Z">
            <w:r>
              <w:rPr>
                <w:rFonts w:eastAsia="Times New Roman"/>
              </w:rPr>
              <w:t xml:space="preserve">[10] </w:t>
            </w:r>
            <w:r>
              <w:rPr>
                <w:rFonts w:eastAsia="Times New Roman"/>
              </w:rPr>
              <w:tab/>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x86 </w:t>
            </w:r>
            <w:proofErr w:type="spellStart"/>
            <w:r>
              <w:rPr>
                <w:rFonts w:eastAsia="Times New Roman"/>
                <w:i/>
                <w:iCs/>
              </w:rPr>
              <w:t>Architecture</w:t>
            </w:r>
            <w:proofErr w:type="spellEnd"/>
            <w:r>
              <w:rPr>
                <w:rFonts w:eastAsia="Times New Roman"/>
                <w:i/>
                <w:iCs/>
              </w:rPr>
              <w:t xml:space="preserve"> and </w:t>
            </w:r>
            <w:proofErr w:type="spellStart"/>
            <w:r>
              <w:rPr>
                <w:rFonts w:eastAsia="Times New Roman"/>
                <w:i/>
                <w:iCs/>
              </w:rPr>
              <w:t>its</w:t>
            </w:r>
            <w:proofErr w:type="spellEnd"/>
            <w:r>
              <w:rPr>
                <w:rFonts w:eastAsia="Times New Roman"/>
                <w:i/>
                <w:iCs/>
              </w:rPr>
              <w:t xml:space="preserve"> </w:t>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x64? - </w:t>
            </w:r>
            <w:proofErr w:type="spellStart"/>
            <w:r>
              <w:rPr>
                <w:rFonts w:eastAsia="Times New Roman"/>
                <w:i/>
                <w:iCs/>
              </w:rPr>
              <w:t>Latest</w:t>
            </w:r>
            <w:proofErr w:type="spellEnd"/>
            <w:r>
              <w:rPr>
                <w:rFonts w:eastAsia="Times New Roman"/>
                <w:i/>
                <w:iCs/>
              </w:rPr>
              <w:t xml:space="preserve"> open tech </w:t>
            </w:r>
            <w:proofErr w:type="spellStart"/>
            <w:r>
              <w:rPr>
                <w:rFonts w:eastAsia="Times New Roman"/>
                <w:i/>
                <w:iCs/>
              </w:rPr>
              <w:t>from</w:t>
            </w:r>
            <w:proofErr w:type="spellEnd"/>
            <w:r>
              <w:rPr>
                <w:rFonts w:eastAsia="Times New Roman"/>
                <w:i/>
                <w:iCs/>
              </w:rPr>
              <w:t xml:space="preserve"> </w:t>
            </w:r>
            <w:proofErr w:type="spellStart"/>
            <w:r>
              <w:rPr>
                <w:rFonts w:eastAsia="Times New Roman"/>
                <w:i/>
                <w:iCs/>
              </w:rPr>
              <w:t>seeed</w:t>
            </w:r>
            <w:proofErr w:type="spellEnd"/>
            <w:r>
              <w:rPr>
                <w:rFonts w:eastAsia="Times New Roman"/>
                <w:i/>
                <w:iCs/>
              </w:rPr>
              <w:t xml:space="preserve"> studio</w:t>
            </w:r>
            <w:r>
              <w:rPr>
                <w:rFonts w:eastAsia="Times New Roman"/>
              </w:rPr>
              <w:t xml:space="preserve"> [online]. [vid. 2021-07-21]. Dostupné z: https://www.seeedstudio.com/blog/2020/02/24/what-is-x86-architecture-and-its-difference-between-x64/</w:t>
            </w:r>
          </w:ins>
        </w:p>
        <w:p w14:paraId="7CC6635E" w14:textId="77777777" w:rsidR="00926265" w:rsidRDefault="00926265">
          <w:pPr>
            <w:autoSpaceDE w:val="0"/>
            <w:autoSpaceDN w:val="0"/>
            <w:ind w:hanging="640"/>
            <w:divId w:val="706418404"/>
            <w:rPr>
              <w:ins w:id="913" w:author="Martin Novák" w:date="2023-03-22T19:29:00Z"/>
              <w:rFonts w:eastAsia="Times New Roman"/>
            </w:rPr>
          </w:pPr>
          <w:ins w:id="914" w:author="Martin Novák" w:date="2023-03-22T19:29:00Z">
            <w:r>
              <w:rPr>
                <w:rFonts w:eastAsia="Times New Roman"/>
              </w:rPr>
              <w:t xml:space="preserve">[11] </w:t>
            </w:r>
            <w:r>
              <w:rPr>
                <w:rFonts w:eastAsia="Times New Roman"/>
              </w:rPr>
              <w:tab/>
              <w:t xml:space="preserve">HANÁK, Ján. </w:t>
            </w:r>
            <w:r>
              <w:rPr>
                <w:rFonts w:eastAsia="Times New Roman"/>
                <w:i/>
                <w:iCs/>
              </w:rPr>
              <w:t>C++/CLI začínáme programovat</w:t>
            </w:r>
            <w:r>
              <w:rPr>
                <w:rFonts w:eastAsia="Times New Roman"/>
              </w:rPr>
              <w:t xml:space="preserve">. Brno: </w:t>
            </w:r>
            <w:proofErr w:type="spellStart"/>
            <w:r>
              <w:rPr>
                <w:rFonts w:eastAsia="Times New Roman"/>
              </w:rPr>
              <w:t>artax</w:t>
            </w:r>
            <w:proofErr w:type="spellEnd"/>
            <w:r>
              <w:rPr>
                <w:rFonts w:eastAsia="Times New Roman"/>
              </w:rPr>
              <w:t xml:space="preserve"> a.s., 2009. ISBN 978-80-87017-04-3. </w:t>
            </w:r>
          </w:ins>
        </w:p>
        <w:p w14:paraId="61DF070E" w14:textId="77777777" w:rsidR="00926265" w:rsidRDefault="00926265">
          <w:pPr>
            <w:autoSpaceDE w:val="0"/>
            <w:autoSpaceDN w:val="0"/>
            <w:ind w:hanging="640"/>
            <w:divId w:val="618142748"/>
            <w:rPr>
              <w:ins w:id="915" w:author="Martin Novák" w:date="2023-03-22T19:29:00Z"/>
              <w:rFonts w:eastAsia="Times New Roman"/>
            </w:rPr>
          </w:pPr>
          <w:ins w:id="916" w:author="Martin Novák" w:date="2023-03-22T19:29:00Z">
            <w:r>
              <w:rPr>
                <w:rFonts w:eastAsia="Times New Roman"/>
              </w:rPr>
              <w:t xml:space="preserve">[12] </w:t>
            </w:r>
            <w:r>
              <w:rPr>
                <w:rFonts w:eastAsia="Times New Roman"/>
              </w:rPr>
              <w:tab/>
              <w:t xml:space="preserve">STROUSTRUP, </w:t>
            </w:r>
            <w:proofErr w:type="spellStart"/>
            <w:r>
              <w:rPr>
                <w:rFonts w:eastAsia="Times New Roman"/>
              </w:rPr>
              <w:t>Bjarne</w:t>
            </w:r>
            <w:proofErr w:type="spellEnd"/>
            <w:r>
              <w:rPr>
                <w:rFonts w:eastAsia="Times New Roman"/>
              </w:rPr>
              <w:t xml:space="preserve">. </w:t>
            </w:r>
            <w:r>
              <w:rPr>
                <w:rFonts w:eastAsia="Times New Roman"/>
                <w:i/>
                <w:iCs/>
              </w:rPr>
              <w:t xml:space="preserve">C++ </w:t>
            </w:r>
            <w:proofErr w:type="spellStart"/>
            <w:r>
              <w:rPr>
                <w:rFonts w:eastAsia="Times New Roman"/>
                <w:i/>
                <w:iCs/>
              </w:rPr>
              <w:t>Applications</w:t>
            </w:r>
            <w:proofErr w:type="spellEnd"/>
            <w:r>
              <w:rPr>
                <w:rFonts w:eastAsia="Times New Roman"/>
              </w:rPr>
              <w:t xml:space="preserve"> [online]. [vid. 2021-07-20]. Dostupné z: https://www.stroustrup.com/applications.html</w:t>
            </w:r>
          </w:ins>
        </w:p>
        <w:p w14:paraId="441E924E" w14:textId="77777777" w:rsidR="00926265" w:rsidRDefault="00926265">
          <w:pPr>
            <w:autoSpaceDE w:val="0"/>
            <w:autoSpaceDN w:val="0"/>
            <w:ind w:hanging="640"/>
            <w:divId w:val="2107261227"/>
            <w:rPr>
              <w:ins w:id="917" w:author="Martin Novák" w:date="2023-03-22T19:29:00Z"/>
              <w:rFonts w:eastAsia="Times New Roman"/>
            </w:rPr>
          </w:pPr>
          <w:ins w:id="918" w:author="Martin Novák" w:date="2023-03-22T19:29:00Z">
            <w:r>
              <w:rPr>
                <w:rFonts w:eastAsia="Times New Roman"/>
              </w:rPr>
              <w:t xml:space="preserve">[13]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r>
              <w:rPr>
                <w:rFonts w:eastAsia="Times New Roman"/>
              </w:rPr>
              <w:t xml:space="preserve"> [online]. [vid. 2021-07-20]. Dostupné z: https://www.stroustrup.com/bs_faq.html#true</w:t>
            </w:r>
          </w:ins>
        </w:p>
        <w:p w14:paraId="63DF9B97" w14:textId="77777777" w:rsidR="00926265" w:rsidRDefault="00926265">
          <w:pPr>
            <w:autoSpaceDE w:val="0"/>
            <w:autoSpaceDN w:val="0"/>
            <w:ind w:hanging="640"/>
            <w:divId w:val="567037857"/>
            <w:rPr>
              <w:ins w:id="919" w:author="Martin Novák" w:date="2023-03-22T19:29:00Z"/>
              <w:rFonts w:eastAsia="Times New Roman"/>
            </w:rPr>
          </w:pPr>
          <w:ins w:id="920" w:author="Martin Novák" w:date="2023-03-22T19:29:00Z">
            <w:r>
              <w:rPr>
                <w:rFonts w:eastAsia="Times New Roman"/>
              </w:rPr>
              <w:t xml:space="preserve">[14]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unsafe</w:t>
            </w:r>
            <w:proofErr w:type="spellEnd"/>
            <w:r>
              <w:rPr>
                <w:rFonts w:eastAsia="Times New Roman"/>
              </w:rPr>
              <w:t xml:space="preserve"> [online]. [vid. 2021-07-20]. Dostupné z: https://www.stroustrup.com/bs_faq.html#unsafe</w:t>
            </w:r>
          </w:ins>
        </w:p>
        <w:p w14:paraId="1460E738" w14:textId="77777777" w:rsidR="00926265" w:rsidRDefault="00926265">
          <w:pPr>
            <w:autoSpaceDE w:val="0"/>
            <w:autoSpaceDN w:val="0"/>
            <w:ind w:hanging="640"/>
            <w:divId w:val="1876186840"/>
            <w:rPr>
              <w:ins w:id="921" w:author="Martin Novák" w:date="2023-03-22T19:29:00Z"/>
              <w:rFonts w:eastAsia="Times New Roman"/>
            </w:rPr>
          </w:pPr>
          <w:ins w:id="922" w:author="Martin Novák" w:date="2023-03-22T19:29:00Z">
            <w:r>
              <w:rPr>
                <w:rFonts w:eastAsia="Times New Roman"/>
              </w:rPr>
              <w:t xml:space="preserve">[15]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garbage</w:t>
            </w:r>
            <w:proofErr w:type="spellEnd"/>
            <w:r>
              <w:rPr>
                <w:rFonts w:eastAsia="Times New Roman"/>
                <w:i/>
                <w:iCs/>
              </w:rPr>
              <w:t>-</w:t>
            </w:r>
            <w:proofErr w:type="spellStart"/>
            <w:r>
              <w:rPr>
                <w:rFonts w:eastAsia="Times New Roman"/>
                <w:i/>
                <w:iCs/>
              </w:rPr>
              <w:t>collection</w:t>
            </w:r>
            <w:proofErr w:type="spellEnd"/>
            <w:r>
              <w:rPr>
                <w:rFonts w:eastAsia="Times New Roman"/>
              </w:rPr>
              <w:t xml:space="preserve"> [online]. [vid. 2021-07-20]. Dostupné z: https://www.stroustrup.com/bs_faq.html#garbage-collection</w:t>
            </w:r>
          </w:ins>
        </w:p>
        <w:p w14:paraId="64931061" w14:textId="77777777" w:rsidR="00926265" w:rsidRDefault="00926265">
          <w:pPr>
            <w:autoSpaceDE w:val="0"/>
            <w:autoSpaceDN w:val="0"/>
            <w:ind w:hanging="640"/>
            <w:divId w:val="1365669087"/>
            <w:rPr>
              <w:ins w:id="923" w:author="Martin Novák" w:date="2023-03-22T19:29:00Z"/>
              <w:rFonts w:eastAsia="Times New Roman"/>
            </w:rPr>
          </w:pPr>
          <w:ins w:id="924" w:author="Martin Novák" w:date="2023-03-22T19:29:00Z">
            <w:r>
              <w:rPr>
                <w:rFonts w:eastAsia="Times New Roman"/>
              </w:rPr>
              <w:t xml:space="preserve">[16]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FAQ-GUI</w:t>
            </w:r>
            <w:r>
              <w:rPr>
                <w:rFonts w:eastAsia="Times New Roman"/>
              </w:rPr>
              <w:t xml:space="preserve"> [online]. [vid. 2021-07-20]. Dostupné z: https://www.stroustrup.com/bs_faq.html#gui</w:t>
            </w:r>
          </w:ins>
        </w:p>
        <w:p w14:paraId="78E84C8D" w14:textId="77777777" w:rsidR="00926265" w:rsidRDefault="00926265">
          <w:pPr>
            <w:autoSpaceDE w:val="0"/>
            <w:autoSpaceDN w:val="0"/>
            <w:ind w:hanging="640"/>
            <w:divId w:val="888952590"/>
            <w:rPr>
              <w:ins w:id="925" w:author="Martin Novák" w:date="2023-03-22T19:29:00Z"/>
              <w:rFonts w:eastAsia="Times New Roman"/>
            </w:rPr>
          </w:pPr>
          <w:ins w:id="926" w:author="Martin Novák" w:date="2023-03-22T19:29:00Z">
            <w:r>
              <w:rPr>
                <w:rFonts w:eastAsia="Times New Roman"/>
              </w:rPr>
              <w:lastRenderedPageBreak/>
              <w:t xml:space="preserve">[17] </w:t>
            </w:r>
            <w:r>
              <w:rPr>
                <w:rFonts w:eastAsia="Times New Roman"/>
              </w:rPr>
              <w:tab/>
              <w:t xml:space="preserve">ORACLE. </w:t>
            </w:r>
            <w:proofErr w:type="spellStart"/>
            <w:r>
              <w:rPr>
                <w:rFonts w:eastAsia="Times New Roman"/>
                <w:i/>
                <w:iCs/>
              </w:rPr>
              <w:t>The</w:t>
            </w:r>
            <w:proofErr w:type="spellEnd"/>
            <w:r>
              <w:rPr>
                <w:rFonts w:eastAsia="Times New Roman"/>
                <w:i/>
                <w:iCs/>
              </w:rPr>
              <w:t xml:space="preserve"> Java </w:t>
            </w:r>
            <w:proofErr w:type="spellStart"/>
            <w:r>
              <w:rPr>
                <w:rFonts w:eastAsia="Times New Roman"/>
                <w:i/>
                <w:iCs/>
              </w:rPr>
              <w:t>Language</w:t>
            </w:r>
            <w:proofErr w:type="spellEnd"/>
            <w:r>
              <w:rPr>
                <w:rFonts w:eastAsia="Times New Roman"/>
                <w:i/>
                <w:iCs/>
              </w:rPr>
              <w:t xml:space="preserve"> Environment</w:t>
            </w:r>
            <w:r>
              <w:rPr>
                <w:rFonts w:eastAsia="Times New Roman"/>
              </w:rPr>
              <w:t xml:space="preserve"> [online]. [vid. 2023-02-10]. Dostupné z: https://www.oracle.com/java/technologies/introduction-to-java.html</w:t>
            </w:r>
          </w:ins>
        </w:p>
        <w:p w14:paraId="02CDABF9" w14:textId="77777777" w:rsidR="00926265" w:rsidRDefault="00926265">
          <w:pPr>
            <w:autoSpaceDE w:val="0"/>
            <w:autoSpaceDN w:val="0"/>
            <w:ind w:hanging="640"/>
            <w:divId w:val="1687974063"/>
            <w:rPr>
              <w:ins w:id="927" w:author="Martin Novák" w:date="2023-03-22T19:29:00Z"/>
              <w:rFonts w:eastAsia="Times New Roman"/>
            </w:rPr>
          </w:pPr>
          <w:ins w:id="928" w:author="Martin Novák" w:date="2023-03-22T19:29:00Z">
            <w:r>
              <w:rPr>
                <w:rFonts w:eastAsia="Times New Roman"/>
              </w:rPr>
              <w:t xml:space="preserve">[18] </w:t>
            </w:r>
            <w:r>
              <w:rPr>
                <w:rFonts w:eastAsia="Times New Roman"/>
              </w:rPr>
              <w:tab/>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w:t>
            </w:r>
            <w:proofErr w:type="spellStart"/>
            <w:r>
              <w:rPr>
                <w:rFonts w:eastAsia="Times New Roman"/>
                <w:i/>
                <w:iCs/>
              </w:rPr>
              <w:t>Methods</w:t>
            </w:r>
            <w:proofErr w:type="spellEnd"/>
            <w:r>
              <w:rPr>
                <w:rFonts w:eastAsia="Times New Roman"/>
                <w:i/>
                <w:iCs/>
              </w:rPr>
              <w:t xml:space="preserve"> and </w:t>
            </w:r>
            <w:proofErr w:type="spellStart"/>
            <w:r>
              <w:rPr>
                <w:rFonts w:eastAsia="Times New Roman"/>
                <w:i/>
                <w:iCs/>
              </w:rPr>
              <w:t>Functions</w:t>
            </w:r>
            <w:proofErr w:type="spellEnd"/>
            <w:r>
              <w:rPr>
                <w:rFonts w:eastAsia="Times New Roman"/>
                <w:i/>
                <w:iCs/>
              </w:rPr>
              <w:t xml:space="preserve"> in </w:t>
            </w:r>
            <w:proofErr w:type="gramStart"/>
            <w:r>
              <w:rPr>
                <w:rFonts w:eastAsia="Times New Roman"/>
                <w:i/>
                <w:iCs/>
              </w:rPr>
              <w:t xml:space="preserve">JavaScript - </w:t>
            </w:r>
            <w:proofErr w:type="spellStart"/>
            <w:r>
              <w:rPr>
                <w:rFonts w:eastAsia="Times New Roman"/>
                <w:i/>
                <w:iCs/>
              </w:rPr>
              <w:t>GeeksforGeeks</w:t>
            </w:r>
            <w:proofErr w:type="spellEnd"/>
            <w:proofErr w:type="gramEnd"/>
            <w:r>
              <w:rPr>
                <w:rFonts w:eastAsia="Times New Roman"/>
              </w:rPr>
              <w:t xml:space="preserve"> [online]. [vid. 2021-07-22]. Dostupné z: https://www.geeksforgeeks.org/difference-between-methods-and-functions-in-javascript/</w:t>
            </w:r>
          </w:ins>
        </w:p>
        <w:p w14:paraId="274B0E8E" w14:textId="77777777" w:rsidR="00926265" w:rsidRDefault="00926265">
          <w:pPr>
            <w:autoSpaceDE w:val="0"/>
            <w:autoSpaceDN w:val="0"/>
            <w:ind w:hanging="640"/>
            <w:divId w:val="211886902"/>
            <w:rPr>
              <w:ins w:id="929" w:author="Martin Novák" w:date="2023-03-22T19:29:00Z"/>
              <w:rFonts w:eastAsia="Times New Roman"/>
            </w:rPr>
          </w:pPr>
          <w:ins w:id="930" w:author="Martin Novák" w:date="2023-03-22T19:29:00Z">
            <w:r>
              <w:rPr>
                <w:rFonts w:eastAsia="Times New Roman"/>
              </w:rPr>
              <w:t xml:space="preserve">[19] </w:t>
            </w:r>
            <w:r>
              <w:rPr>
                <w:rFonts w:eastAsia="Times New Roman"/>
              </w:rPr>
              <w:tab/>
              <w:t xml:space="preserve">ORACLE. </w:t>
            </w:r>
            <w:proofErr w:type="spellStart"/>
            <w:r>
              <w:rPr>
                <w:rFonts w:eastAsia="Times New Roman"/>
                <w:i/>
                <w:iCs/>
              </w:rPr>
              <w:t>The</w:t>
            </w:r>
            <w:proofErr w:type="spellEnd"/>
            <w:r>
              <w:rPr>
                <w:rFonts w:eastAsia="Times New Roman"/>
                <w:i/>
                <w:iCs/>
              </w:rPr>
              <w:t xml:space="preserve"> Java </w:t>
            </w:r>
            <w:proofErr w:type="spellStart"/>
            <w:r>
              <w:rPr>
                <w:rFonts w:eastAsia="Times New Roman"/>
                <w:i/>
                <w:iCs/>
              </w:rPr>
              <w:t>Language</w:t>
            </w:r>
            <w:proofErr w:type="spellEnd"/>
            <w:r>
              <w:rPr>
                <w:rFonts w:eastAsia="Times New Roman"/>
                <w:i/>
                <w:iCs/>
              </w:rPr>
              <w:t xml:space="preserve"> Environment</w:t>
            </w:r>
            <w:r>
              <w:rPr>
                <w:rFonts w:eastAsia="Times New Roman"/>
              </w:rPr>
              <w:t xml:space="preserve"> [online]. [vid. 2021-07-22]. Dostupné z: https://www.oracle.com/java/technologies/simple-familiar.html</w:t>
            </w:r>
          </w:ins>
        </w:p>
        <w:p w14:paraId="057A1FAE" w14:textId="77777777" w:rsidR="00926265" w:rsidRDefault="00926265">
          <w:pPr>
            <w:autoSpaceDE w:val="0"/>
            <w:autoSpaceDN w:val="0"/>
            <w:ind w:hanging="640"/>
            <w:divId w:val="1868565917"/>
            <w:rPr>
              <w:ins w:id="931" w:author="Martin Novák" w:date="2023-03-22T19:29:00Z"/>
              <w:rFonts w:eastAsia="Times New Roman"/>
            </w:rPr>
          </w:pPr>
          <w:ins w:id="932" w:author="Martin Novák" w:date="2023-03-22T19:29:00Z">
            <w:r>
              <w:rPr>
                <w:rFonts w:eastAsia="Times New Roman"/>
              </w:rPr>
              <w:t xml:space="preserve">[20] </w:t>
            </w:r>
            <w:r>
              <w:rPr>
                <w:rFonts w:eastAsia="Times New Roman"/>
              </w:rPr>
              <w:tab/>
            </w:r>
            <w:proofErr w:type="spellStart"/>
            <w:r>
              <w:rPr>
                <w:rFonts w:eastAsia="Times New Roman"/>
                <w:i/>
                <w:iCs/>
              </w:rPr>
              <w:t>Is</w:t>
            </w:r>
            <w:proofErr w:type="spellEnd"/>
            <w:r>
              <w:rPr>
                <w:rFonts w:eastAsia="Times New Roman"/>
                <w:i/>
                <w:iCs/>
              </w:rPr>
              <w:t xml:space="preserve"> Java </w:t>
            </w:r>
            <w:proofErr w:type="spellStart"/>
            <w:r>
              <w:rPr>
                <w:rFonts w:eastAsia="Times New Roman"/>
                <w:i/>
                <w:iCs/>
              </w:rPr>
              <w:t>slow</w:t>
            </w:r>
            <w:proofErr w:type="spellEnd"/>
            <w:r>
              <w:rPr>
                <w:rFonts w:eastAsia="Times New Roman"/>
                <w:i/>
                <w:iCs/>
              </w:rPr>
              <w:t xml:space="preserve">? </w:t>
            </w:r>
            <w:proofErr w:type="spellStart"/>
            <w:r>
              <w:rPr>
                <w:rFonts w:eastAsia="Times New Roman"/>
                <w:i/>
                <w:iCs/>
              </w:rPr>
              <w:t>Compared</w:t>
            </w:r>
            <w:proofErr w:type="spellEnd"/>
            <w:r>
              <w:rPr>
                <w:rFonts w:eastAsia="Times New Roman"/>
                <w:i/>
                <w:iCs/>
              </w:rPr>
              <w:t xml:space="preserve"> to C++, </w:t>
            </w:r>
            <w:proofErr w:type="spellStart"/>
            <w:r>
              <w:rPr>
                <w:rFonts w:eastAsia="Times New Roman"/>
                <w:i/>
                <w:iCs/>
              </w:rPr>
              <w:t>it’s</w:t>
            </w:r>
            <w:proofErr w:type="spellEnd"/>
            <w:r>
              <w:rPr>
                <w:rFonts w:eastAsia="Times New Roman"/>
                <w:i/>
                <w:iCs/>
              </w:rPr>
              <w:t xml:space="preserve"> </w:t>
            </w:r>
            <w:proofErr w:type="spellStart"/>
            <w:r>
              <w:rPr>
                <w:rFonts w:eastAsia="Times New Roman"/>
                <w:i/>
                <w:iCs/>
              </w:rPr>
              <w:t>faster</w:t>
            </w:r>
            <w:proofErr w:type="spellEnd"/>
            <w:r>
              <w:rPr>
                <w:rFonts w:eastAsia="Times New Roman"/>
                <w:i/>
                <w:iCs/>
              </w:rPr>
              <w:t xml:space="preserve"> </w:t>
            </w:r>
            <w:proofErr w:type="spellStart"/>
            <w:r>
              <w:rPr>
                <w:rFonts w:eastAsia="Times New Roman"/>
                <w:i/>
                <w:iCs/>
              </w:rPr>
              <w:t>than</w:t>
            </w:r>
            <w:proofErr w:type="spellEnd"/>
            <w:r>
              <w:rPr>
                <w:rFonts w:eastAsia="Times New Roman"/>
                <w:i/>
                <w:iCs/>
              </w:rPr>
              <w:t xml:space="preserve"> </w:t>
            </w:r>
            <w:proofErr w:type="spellStart"/>
            <w:r>
              <w:rPr>
                <w:rFonts w:eastAsia="Times New Roman"/>
                <w:i/>
                <w:iCs/>
              </w:rPr>
              <w:t>you</w:t>
            </w:r>
            <w:proofErr w:type="spellEnd"/>
            <w:r>
              <w:rPr>
                <w:rFonts w:eastAsia="Times New Roman"/>
                <w:i/>
                <w:iCs/>
              </w:rPr>
              <w:t xml:space="preserve"> </w:t>
            </w:r>
            <w:proofErr w:type="spellStart"/>
            <w:r>
              <w:rPr>
                <w:rFonts w:eastAsia="Times New Roman"/>
                <w:i/>
                <w:iCs/>
              </w:rPr>
              <w:t>think</w:t>
            </w:r>
            <w:proofErr w:type="spellEnd"/>
            <w:r>
              <w:rPr>
                <w:rFonts w:eastAsia="Times New Roman"/>
              </w:rPr>
              <w:t xml:space="preserve"> [online]. [vid. 2021-07-22]. Dostupné z: https://www.theserverside.com/opinion/Is-Java-slow-Compared-to-C-its-faster-than-you-think</w:t>
            </w:r>
          </w:ins>
        </w:p>
        <w:p w14:paraId="391E0245" w14:textId="77777777" w:rsidR="00926265" w:rsidRDefault="00926265">
          <w:pPr>
            <w:autoSpaceDE w:val="0"/>
            <w:autoSpaceDN w:val="0"/>
            <w:ind w:hanging="640"/>
            <w:divId w:val="1095902882"/>
            <w:rPr>
              <w:ins w:id="933" w:author="Martin Novák" w:date="2023-03-22T19:29:00Z"/>
              <w:rFonts w:eastAsia="Times New Roman"/>
            </w:rPr>
          </w:pPr>
          <w:ins w:id="934" w:author="Martin Novák" w:date="2023-03-22T19:29:00Z">
            <w:r>
              <w:rPr>
                <w:rFonts w:eastAsia="Times New Roman"/>
              </w:rPr>
              <w:t xml:space="preserve">[21] </w:t>
            </w:r>
            <w:r>
              <w:rPr>
                <w:rFonts w:eastAsia="Times New Roman"/>
              </w:rPr>
              <w:tab/>
              <w:t xml:space="preserve">EGGES, </w:t>
            </w:r>
            <w:proofErr w:type="spellStart"/>
            <w:r>
              <w:rPr>
                <w:rFonts w:eastAsia="Times New Roman"/>
              </w:rPr>
              <w:t>Arjan</w:t>
            </w:r>
            <w:proofErr w:type="spellEnd"/>
            <w:r>
              <w:rPr>
                <w:rFonts w:eastAsia="Times New Roman"/>
              </w:rPr>
              <w:t xml:space="preserve">, </w:t>
            </w:r>
            <w:proofErr w:type="spellStart"/>
            <w:r>
              <w:rPr>
                <w:rFonts w:eastAsia="Times New Roman"/>
              </w:rPr>
              <w:t>Jeroen</w:t>
            </w:r>
            <w:proofErr w:type="spellEnd"/>
            <w:r>
              <w:rPr>
                <w:rFonts w:eastAsia="Times New Roman"/>
              </w:rPr>
              <w:t xml:space="preserve"> D. FOKKER a Mark H. OVERMARS. </w:t>
            </w:r>
            <w:r>
              <w:rPr>
                <w:rFonts w:eastAsia="Times New Roman"/>
                <w:i/>
                <w:iCs/>
              </w:rPr>
              <w:t xml:space="preserve">Learning C# by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Games</w:t>
            </w:r>
            <w:proofErr w:type="spellEnd"/>
            <w:r>
              <w:rPr>
                <w:rFonts w:eastAsia="Times New Roman"/>
              </w:rPr>
              <w:t xml:space="preserve"> [online]. 2013. ISBN 3642365795. Dostupné z: doi:10.1007/978-3-642-36580-5</w:t>
            </w:r>
          </w:ins>
        </w:p>
        <w:p w14:paraId="4F49E369" w14:textId="77777777" w:rsidR="00926265" w:rsidRDefault="00926265">
          <w:pPr>
            <w:autoSpaceDE w:val="0"/>
            <w:autoSpaceDN w:val="0"/>
            <w:ind w:hanging="640"/>
            <w:divId w:val="399911709"/>
            <w:rPr>
              <w:ins w:id="935" w:author="Martin Novák" w:date="2023-03-22T19:29:00Z"/>
              <w:rFonts w:eastAsia="Times New Roman"/>
            </w:rPr>
          </w:pPr>
          <w:ins w:id="936" w:author="Martin Novák" w:date="2023-03-22T19:29:00Z">
            <w:r>
              <w:rPr>
                <w:rFonts w:eastAsia="Times New Roman"/>
              </w:rPr>
              <w:t xml:space="preserve">[22] </w:t>
            </w:r>
            <w:r>
              <w:rPr>
                <w:rFonts w:eastAsia="Times New Roman"/>
              </w:rPr>
              <w:tab/>
              <w:t xml:space="preserve">ORACLE. </w:t>
            </w:r>
            <w:r>
              <w:rPr>
                <w:rFonts w:eastAsia="Times New Roman"/>
                <w:i/>
                <w:iCs/>
              </w:rPr>
              <w:t xml:space="preserve">Oracle Java ME </w:t>
            </w:r>
            <w:proofErr w:type="spellStart"/>
            <w:r>
              <w:rPr>
                <w:rFonts w:eastAsia="Times New Roman"/>
                <w:i/>
                <w:iCs/>
              </w:rPr>
              <w:t>Embedded</w:t>
            </w:r>
            <w:proofErr w:type="spellEnd"/>
            <w:r>
              <w:rPr>
                <w:rFonts w:eastAsia="Times New Roman"/>
                <w:i/>
                <w:iCs/>
              </w:rPr>
              <w:t xml:space="preserve"> </w:t>
            </w:r>
            <w:proofErr w:type="spellStart"/>
            <w:r>
              <w:rPr>
                <w:rFonts w:eastAsia="Times New Roman"/>
                <w:i/>
                <w:iCs/>
              </w:rPr>
              <w:t>Getting</w:t>
            </w:r>
            <w:proofErr w:type="spellEnd"/>
            <w:r>
              <w:rPr>
                <w:rFonts w:eastAsia="Times New Roman"/>
                <w:i/>
                <w:iCs/>
              </w:rPr>
              <w:t xml:space="preserve"> </w:t>
            </w:r>
            <w:proofErr w:type="spellStart"/>
            <w:r>
              <w:rPr>
                <w:rFonts w:eastAsia="Times New Roman"/>
                <w:i/>
                <w:iCs/>
              </w:rPr>
              <w:t>Started</w:t>
            </w:r>
            <w:proofErr w:type="spellEnd"/>
            <w:r>
              <w:rPr>
                <w:rFonts w:eastAsia="Times New Roman"/>
              </w:rPr>
              <w:t xml:space="preserve"> [online]. [vid. 2021-07-22]. Dostupné z: https://www.oracle.com/java/technologies/javame-embedded/javame-embedded-getstarted.html</w:t>
            </w:r>
          </w:ins>
        </w:p>
        <w:p w14:paraId="60A624E2" w14:textId="77777777" w:rsidR="00926265" w:rsidRDefault="00926265">
          <w:pPr>
            <w:autoSpaceDE w:val="0"/>
            <w:autoSpaceDN w:val="0"/>
            <w:ind w:hanging="640"/>
            <w:divId w:val="2060858070"/>
            <w:rPr>
              <w:ins w:id="937" w:author="Martin Novák" w:date="2023-03-22T19:29:00Z"/>
              <w:rFonts w:eastAsia="Times New Roman"/>
            </w:rPr>
          </w:pPr>
          <w:ins w:id="938" w:author="Martin Novák" w:date="2023-03-22T19:29:00Z">
            <w:r>
              <w:rPr>
                <w:rFonts w:eastAsia="Times New Roman"/>
              </w:rPr>
              <w:t xml:space="preserve">[23] </w:t>
            </w:r>
            <w:r>
              <w:rPr>
                <w:rFonts w:eastAsia="Times New Roman"/>
              </w:rPr>
              <w:tab/>
              <w:t xml:space="preserve">FREECODECAMP.ORG.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in Java –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GC and </w:t>
            </w:r>
            <w:proofErr w:type="spellStart"/>
            <w:r>
              <w:rPr>
                <w:rFonts w:eastAsia="Times New Roman"/>
                <w:i/>
                <w:iCs/>
              </w:rPr>
              <w:t>How</w:t>
            </w:r>
            <w:proofErr w:type="spellEnd"/>
            <w:r>
              <w:rPr>
                <w:rFonts w:eastAsia="Times New Roman"/>
                <w:i/>
                <w:iCs/>
              </w:rPr>
              <w:t xml:space="preserve"> </w:t>
            </w:r>
            <w:proofErr w:type="spellStart"/>
            <w:r>
              <w:rPr>
                <w:rFonts w:eastAsia="Times New Roman"/>
                <w:i/>
                <w:iCs/>
              </w:rPr>
              <w:t>it</w:t>
            </w:r>
            <w:proofErr w:type="spellEnd"/>
            <w:r>
              <w:rPr>
                <w:rFonts w:eastAsia="Times New Roman"/>
                <w:i/>
                <w:iCs/>
              </w:rPr>
              <w:t xml:space="preserve"> Works in </w:t>
            </w:r>
            <w:proofErr w:type="spellStart"/>
            <w:r>
              <w:rPr>
                <w:rFonts w:eastAsia="Times New Roman"/>
                <w:i/>
                <w:iCs/>
              </w:rPr>
              <w:t>the</w:t>
            </w:r>
            <w:proofErr w:type="spellEnd"/>
            <w:r>
              <w:rPr>
                <w:rFonts w:eastAsia="Times New Roman"/>
                <w:i/>
                <w:iCs/>
              </w:rPr>
              <w:t xml:space="preserve"> JVM</w:t>
            </w:r>
            <w:r>
              <w:rPr>
                <w:rFonts w:eastAsia="Times New Roman"/>
              </w:rPr>
              <w:t xml:space="preserve"> [online]. [vid. 2021-07-21]. Dostupné z: https://www.freecodecamp.org/news/garbage-collection-in-java-what-is-gc-and-how-it-works-in-the-jvm/</w:t>
            </w:r>
          </w:ins>
        </w:p>
        <w:p w14:paraId="60E1E7F6" w14:textId="77777777" w:rsidR="00926265" w:rsidRDefault="00926265">
          <w:pPr>
            <w:autoSpaceDE w:val="0"/>
            <w:autoSpaceDN w:val="0"/>
            <w:ind w:hanging="640"/>
            <w:divId w:val="1181311865"/>
            <w:rPr>
              <w:ins w:id="939" w:author="Martin Novák" w:date="2023-03-22T19:29:00Z"/>
              <w:rFonts w:eastAsia="Times New Roman"/>
            </w:rPr>
          </w:pPr>
          <w:ins w:id="940" w:author="Martin Novák" w:date="2023-03-22T19:29:00Z">
            <w:r>
              <w:rPr>
                <w:rFonts w:eastAsia="Times New Roman"/>
              </w:rPr>
              <w:t xml:space="preserve">[24] </w:t>
            </w:r>
            <w:r>
              <w:rPr>
                <w:rFonts w:eastAsia="Times New Roman"/>
              </w:rPr>
              <w:tab/>
              <w:t xml:space="preserve">IBM.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w:t>
            </w:r>
            <w:proofErr w:type="spellStart"/>
            <w:r>
              <w:rPr>
                <w:rFonts w:eastAsia="Times New Roman"/>
                <w:i/>
                <w:iCs/>
              </w:rPr>
              <w:t>impacts</w:t>
            </w:r>
            <w:proofErr w:type="spellEnd"/>
            <w:r>
              <w:rPr>
                <w:rFonts w:eastAsia="Times New Roman"/>
                <w:i/>
                <w:iCs/>
              </w:rPr>
              <w:t xml:space="preserve"> to Java </w:t>
            </w:r>
            <w:proofErr w:type="gramStart"/>
            <w:r>
              <w:rPr>
                <w:rFonts w:eastAsia="Times New Roman"/>
                <w:i/>
                <w:iCs/>
              </w:rPr>
              <w:t>performance - IBM</w:t>
            </w:r>
            <w:proofErr w:type="gramEnd"/>
            <w:r>
              <w:rPr>
                <w:rFonts w:eastAsia="Times New Roman"/>
                <w:i/>
                <w:iCs/>
              </w:rPr>
              <w:t xml:space="preserve"> </w:t>
            </w:r>
            <w:proofErr w:type="spellStart"/>
            <w:r>
              <w:rPr>
                <w:rFonts w:eastAsia="Times New Roman"/>
                <w:i/>
                <w:iCs/>
              </w:rPr>
              <w:t>Documentation</w:t>
            </w:r>
            <w:proofErr w:type="spellEnd"/>
            <w:r>
              <w:rPr>
                <w:rFonts w:eastAsia="Times New Roman"/>
              </w:rPr>
              <w:t xml:space="preserve"> [online]. [vid. 2021-07-21]. Dostupné z: https://www.ibm.com/docs/en/aix/7.1?topic=monitoring-garbage-collection-impacts-java-performance</w:t>
            </w:r>
          </w:ins>
        </w:p>
        <w:p w14:paraId="558CBDDB" w14:textId="77777777" w:rsidR="00926265" w:rsidRDefault="00926265">
          <w:pPr>
            <w:autoSpaceDE w:val="0"/>
            <w:autoSpaceDN w:val="0"/>
            <w:ind w:hanging="640"/>
            <w:divId w:val="920795749"/>
            <w:rPr>
              <w:ins w:id="941" w:author="Martin Novák" w:date="2023-03-22T19:29:00Z"/>
              <w:rFonts w:eastAsia="Times New Roman"/>
            </w:rPr>
          </w:pPr>
          <w:ins w:id="942" w:author="Martin Novák" w:date="2023-03-22T19:29:00Z">
            <w:r>
              <w:rPr>
                <w:rFonts w:eastAsia="Times New Roman"/>
              </w:rPr>
              <w:t xml:space="preserve">[25] </w:t>
            </w:r>
            <w:r>
              <w:rPr>
                <w:rFonts w:eastAsia="Times New Roman"/>
              </w:rPr>
              <w:tab/>
              <w:t xml:space="preserve">ORACLE. </w:t>
            </w:r>
            <w:r>
              <w:rPr>
                <w:rFonts w:eastAsia="Times New Roman"/>
                <w:i/>
                <w:iCs/>
              </w:rPr>
              <w:t xml:space="preserve">Java SE 6 </w:t>
            </w:r>
            <w:proofErr w:type="spellStart"/>
            <w:r>
              <w:rPr>
                <w:rFonts w:eastAsia="Times New Roman"/>
                <w:i/>
                <w:iCs/>
              </w:rPr>
              <w:t>HotSpot</w:t>
            </w:r>
            <w:proofErr w:type="spellEnd"/>
            <w:r>
              <w:rPr>
                <w:rFonts w:eastAsia="Times New Roman"/>
                <w:i/>
                <w:iCs/>
              </w:rPr>
              <w:t>[</w:t>
            </w:r>
            <w:proofErr w:type="spellStart"/>
            <w:r>
              <w:rPr>
                <w:rFonts w:eastAsia="Times New Roman"/>
                <w:i/>
                <w:iCs/>
              </w:rPr>
              <w:t>tm</w:t>
            </w:r>
            <w:proofErr w:type="spellEnd"/>
            <w:r>
              <w:rPr>
                <w:rFonts w:eastAsia="Times New Roman"/>
                <w:i/>
                <w:iCs/>
              </w:rPr>
              <w:t xml:space="preserve">] </w:t>
            </w:r>
            <w:proofErr w:type="spellStart"/>
            <w:r>
              <w:rPr>
                <w:rFonts w:eastAsia="Times New Roman"/>
                <w:i/>
                <w:iCs/>
              </w:rPr>
              <w:t>Virtual</w:t>
            </w:r>
            <w:proofErr w:type="spellEnd"/>
            <w:r>
              <w:rPr>
                <w:rFonts w:eastAsia="Times New Roman"/>
                <w:i/>
                <w:iCs/>
              </w:rPr>
              <w:t xml:space="preserve"> </w:t>
            </w:r>
            <w:proofErr w:type="spellStart"/>
            <w:r>
              <w:rPr>
                <w:rFonts w:eastAsia="Times New Roman"/>
                <w:i/>
                <w:iCs/>
              </w:rPr>
              <w:t>Machine</w:t>
            </w:r>
            <w:proofErr w:type="spellEnd"/>
            <w:r>
              <w:rPr>
                <w:rFonts w:eastAsia="Times New Roman"/>
                <w:i/>
                <w:iCs/>
              </w:rPr>
              <w:t xml:space="preserve">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w:t>
            </w:r>
            <w:proofErr w:type="spellStart"/>
            <w:r>
              <w:rPr>
                <w:rFonts w:eastAsia="Times New Roman"/>
                <w:i/>
                <w:iCs/>
              </w:rPr>
              <w:t>Tuning</w:t>
            </w:r>
            <w:proofErr w:type="spellEnd"/>
            <w:r>
              <w:rPr>
                <w:rFonts w:eastAsia="Times New Roman"/>
              </w:rPr>
              <w:t xml:space="preserve"> [online]. [vid. 2021-07-22]. Dostupné z: https://www.oracle.com/java/technologies/javase/gc-tuning-6.html</w:t>
            </w:r>
          </w:ins>
        </w:p>
        <w:p w14:paraId="135C4D35" w14:textId="77777777" w:rsidR="00926265" w:rsidRDefault="00926265">
          <w:pPr>
            <w:autoSpaceDE w:val="0"/>
            <w:autoSpaceDN w:val="0"/>
            <w:ind w:hanging="640"/>
            <w:divId w:val="1623998124"/>
            <w:rPr>
              <w:ins w:id="943" w:author="Martin Novák" w:date="2023-03-22T19:29:00Z"/>
              <w:rFonts w:eastAsia="Times New Roman"/>
            </w:rPr>
          </w:pPr>
          <w:ins w:id="944" w:author="Martin Novák" w:date="2023-03-22T19:29:00Z">
            <w:r>
              <w:rPr>
                <w:rFonts w:eastAsia="Times New Roman"/>
              </w:rPr>
              <w:t xml:space="preserve">[26] </w:t>
            </w:r>
            <w:r>
              <w:rPr>
                <w:rFonts w:eastAsia="Times New Roman"/>
              </w:rPr>
              <w:tab/>
              <w:t xml:space="preserve">DOCS.ORACLE.COM. </w:t>
            </w:r>
            <w:proofErr w:type="spellStart"/>
            <w:r>
              <w:rPr>
                <w:rFonts w:eastAsia="Times New Roman"/>
                <w:i/>
                <w:iCs/>
              </w:rPr>
              <w:t>java.awt</w:t>
            </w:r>
            <w:proofErr w:type="spellEnd"/>
            <w:r>
              <w:rPr>
                <w:rFonts w:eastAsia="Times New Roman"/>
                <w:i/>
                <w:iCs/>
              </w:rPr>
              <w:t xml:space="preserve"> (Java </w:t>
            </w:r>
            <w:proofErr w:type="spellStart"/>
            <w:r>
              <w:rPr>
                <w:rFonts w:eastAsia="Times New Roman"/>
                <w:i/>
                <w:iCs/>
              </w:rPr>
              <w:t>Platform</w:t>
            </w:r>
            <w:proofErr w:type="spellEnd"/>
            <w:r>
              <w:rPr>
                <w:rFonts w:eastAsia="Times New Roman"/>
                <w:i/>
                <w:iCs/>
              </w:rPr>
              <w:t xml:space="preserve"> SE </w:t>
            </w:r>
            <w:proofErr w:type="gramStart"/>
            <w:r>
              <w:rPr>
                <w:rFonts w:eastAsia="Times New Roman"/>
                <w:i/>
                <w:iCs/>
              </w:rPr>
              <w:t>7 )</w:t>
            </w:r>
            <w:proofErr w:type="gramEnd"/>
            <w:r>
              <w:rPr>
                <w:rFonts w:eastAsia="Times New Roman"/>
              </w:rPr>
              <w:t xml:space="preserve"> [online]. [vid. 2021-07-26]. Dostupné z: https://docs.oracle.com/javase/7/docs/api/java/awt/package-summary.html</w:t>
            </w:r>
          </w:ins>
        </w:p>
        <w:p w14:paraId="570AAB24" w14:textId="77777777" w:rsidR="00926265" w:rsidRDefault="00926265">
          <w:pPr>
            <w:autoSpaceDE w:val="0"/>
            <w:autoSpaceDN w:val="0"/>
            <w:ind w:hanging="640"/>
            <w:divId w:val="1859079352"/>
            <w:rPr>
              <w:ins w:id="945" w:author="Martin Novák" w:date="2023-03-22T19:29:00Z"/>
              <w:rFonts w:eastAsia="Times New Roman"/>
            </w:rPr>
          </w:pPr>
          <w:ins w:id="946" w:author="Martin Novák" w:date="2023-03-22T19:29:00Z">
            <w:r>
              <w:rPr>
                <w:rFonts w:eastAsia="Times New Roman"/>
              </w:rPr>
              <w:t xml:space="preserve">[27] </w:t>
            </w:r>
            <w:r>
              <w:rPr>
                <w:rFonts w:eastAsia="Times New Roman"/>
              </w:rPr>
              <w:tab/>
              <w:t xml:space="preserve">DOCS.ORACLE.COM. </w:t>
            </w:r>
            <w:proofErr w:type="spellStart"/>
            <w:proofErr w:type="gramStart"/>
            <w:r>
              <w:rPr>
                <w:rFonts w:eastAsia="Times New Roman"/>
                <w:i/>
                <w:iCs/>
              </w:rPr>
              <w:t>javax.swing</w:t>
            </w:r>
            <w:proofErr w:type="spellEnd"/>
            <w:proofErr w:type="gramEnd"/>
            <w:r>
              <w:rPr>
                <w:rFonts w:eastAsia="Times New Roman"/>
                <w:i/>
                <w:iCs/>
              </w:rPr>
              <w:t xml:space="preserve"> (Java </w:t>
            </w:r>
            <w:proofErr w:type="spellStart"/>
            <w:r>
              <w:rPr>
                <w:rFonts w:eastAsia="Times New Roman"/>
                <w:i/>
                <w:iCs/>
              </w:rPr>
              <w:t>Platform</w:t>
            </w:r>
            <w:proofErr w:type="spellEnd"/>
            <w:r>
              <w:rPr>
                <w:rFonts w:eastAsia="Times New Roman"/>
                <w:i/>
                <w:iCs/>
              </w:rPr>
              <w:t xml:space="preserve"> SE 7 )</w:t>
            </w:r>
            <w:r>
              <w:rPr>
                <w:rFonts w:eastAsia="Times New Roman"/>
              </w:rPr>
              <w:t xml:space="preserve"> [online]. [vid. 2021-07-26]. Dostupné z: https://docs.oracle.com/javase/7/docs/api/javax/swing/package-summary.html</w:t>
            </w:r>
          </w:ins>
        </w:p>
        <w:p w14:paraId="4F546975" w14:textId="77777777" w:rsidR="00926265" w:rsidRDefault="00926265">
          <w:pPr>
            <w:autoSpaceDE w:val="0"/>
            <w:autoSpaceDN w:val="0"/>
            <w:ind w:hanging="640"/>
            <w:divId w:val="988094503"/>
            <w:rPr>
              <w:ins w:id="947" w:author="Martin Novák" w:date="2023-03-22T19:29:00Z"/>
              <w:rFonts w:eastAsia="Times New Roman"/>
            </w:rPr>
          </w:pPr>
          <w:ins w:id="948" w:author="Martin Novák" w:date="2023-03-22T19:29:00Z">
            <w:r>
              <w:rPr>
                <w:rFonts w:eastAsia="Times New Roman"/>
              </w:rPr>
              <w:t xml:space="preserve">[28] </w:t>
            </w:r>
            <w:r>
              <w:rPr>
                <w:rFonts w:eastAsia="Times New Roman"/>
              </w:rPr>
              <w:tab/>
              <w:t xml:space="preserve">ITNETWORK.CZ. </w:t>
            </w:r>
            <w:r>
              <w:rPr>
                <w:rFonts w:eastAsia="Times New Roman"/>
                <w:i/>
                <w:iCs/>
              </w:rPr>
              <w:t>Lekce 3 - Seznam (List) pomocí pole v Javě</w:t>
            </w:r>
            <w:r>
              <w:rPr>
                <w:rFonts w:eastAsia="Times New Roman"/>
              </w:rPr>
              <w:t xml:space="preserve"> [online]. [vid. 2021-07-22]. Dostupné z: https://www.itnetwork.cz/java/kolekce-a-proudy/java-tutorial-seznamy-kolekce-list</w:t>
            </w:r>
          </w:ins>
        </w:p>
        <w:p w14:paraId="745E7E20" w14:textId="77777777" w:rsidR="00926265" w:rsidRDefault="00926265">
          <w:pPr>
            <w:autoSpaceDE w:val="0"/>
            <w:autoSpaceDN w:val="0"/>
            <w:ind w:hanging="640"/>
            <w:divId w:val="264004052"/>
            <w:rPr>
              <w:ins w:id="949" w:author="Martin Novák" w:date="2023-03-22T19:29:00Z"/>
              <w:rFonts w:eastAsia="Times New Roman"/>
            </w:rPr>
          </w:pPr>
          <w:ins w:id="950" w:author="Martin Novák" w:date="2023-03-22T19:29:00Z">
            <w:r>
              <w:rPr>
                <w:rFonts w:eastAsia="Times New Roman"/>
              </w:rPr>
              <w:t xml:space="preserve">[29] </w:t>
            </w:r>
            <w:r>
              <w:rPr>
                <w:rFonts w:eastAsia="Times New Roman"/>
              </w:rPr>
              <w:tab/>
              <w:t xml:space="preserve">DOCS.MICROSOFT.COM. </w:t>
            </w:r>
            <w:r>
              <w:rPr>
                <w:rFonts w:eastAsia="Times New Roman"/>
                <w:i/>
                <w:iCs/>
              </w:rPr>
              <w:t xml:space="preserve">A Tour </w:t>
            </w:r>
            <w:proofErr w:type="spellStart"/>
            <w:r>
              <w:rPr>
                <w:rFonts w:eastAsia="Times New Roman"/>
                <w:i/>
                <w:iCs/>
              </w:rPr>
              <w:t>of</w:t>
            </w:r>
            <w:proofErr w:type="spellEnd"/>
            <w:r>
              <w:rPr>
                <w:rFonts w:eastAsia="Times New Roman"/>
                <w:i/>
                <w:iCs/>
              </w:rPr>
              <w:t xml:space="preserve"> </w:t>
            </w:r>
            <w:proofErr w:type="gramStart"/>
            <w:r>
              <w:rPr>
                <w:rFonts w:eastAsia="Times New Roman"/>
                <w:i/>
                <w:iCs/>
              </w:rPr>
              <w:t>C# - C#</w:t>
            </w:r>
            <w:proofErr w:type="gram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https://docs.microsoft.com/en-us/dotnet/csharp/tour-of-csharp/</w:t>
            </w:r>
          </w:ins>
        </w:p>
        <w:p w14:paraId="68197C8C" w14:textId="77777777" w:rsidR="00926265" w:rsidRDefault="00926265">
          <w:pPr>
            <w:autoSpaceDE w:val="0"/>
            <w:autoSpaceDN w:val="0"/>
            <w:ind w:hanging="640"/>
            <w:divId w:val="599877255"/>
            <w:rPr>
              <w:ins w:id="951" w:author="Martin Novák" w:date="2023-03-22T19:29:00Z"/>
              <w:rFonts w:eastAsia="Times New Roman"/>
            </w:rPr>
          </w:pPr>
          <w:ins w:id="952" w:author="Martin Novák" w:date="2023-03-22T19:29:00Z">
            <w:r>
              <w:rPr>
                <w:rFonts w:eastAsia="Times New Roman"/>
              </w:rPr>
              <w:t>[30</w:t>
            </w:r>
            <w:proofErr w:type="gramStart"/>
            <w:r>
              <w:rPr>
                <w:rFonts w:eastAsia="Times New Roman"/>
              </w:rPr>
              <w:t>] .</w:t>
            </w:r>
            <w:proofErr w:type="gramEnd"/>
            <w:r>
              <w:rPr>
                <w:rFonts w:eastAsia="Times New Roman"/>
              </w:rPr>
              <w:tab/>
            </w:r>
            <w:r>
              <w:rPr>
                <w:rFonts w:eastAsia="Times New Roman"/>
                <w:i/>
                <w:iCs/>
              </w:rPr>
              <w:t xml:space="preserve">NET (and .NET </w:t>
            </w:r>
            <w:proofErr w:type="spellStart"/>
            <w:r>
              <w:rPr>
                <w:rFonts w:eastAsia="Times New Roman"/>
                <w:i/>
                <w:iCs/>
              </w:rPr>
              <w:t>Core</w:t>
            </w:r>
            <w:proofErr w:type="spellEnd"/>
            <w:r>
              <w:rPr>
                <w:rFonts w:eastAsia="Times New Roman"/>
                <w:i/>
                <w:iCs/>
              </w:rPr>
              <w:t xml:space="preserve">) - </w:t>
            </w:r>
            <w:proofErr w:type="spellStart"/>
            <w:r>
              <w:rPr>
                <w:rFonts w:eastAsia="Times New Roman"/>
                <w:i/>
                <w:iCs/>
              </w:rPr>
              <w:t>introduction</w:t>
            </w:r>
            <w:proofErr w:type="spellEnd"/>
            <w:r>
              <w:rPr>
                <w:rFonts w:eastAsia="Times New Roman"/>
                <w:i/>
                <w:iCs/>
              </w:rPr>
              <w:t xml:space="preserve"> and </w:t>
            </w:r>
            <w:proofErr w:type="spellStart"/>
            <w:r>
              <w:rPr>
                <w:rFonts w:eastAsia="Times New Roman"/>
                <w:i/>
                <w:iCs/>
              </w:rPr>
              <w:t>overview</w:t>
            </w:r>
            <w:proofErr w:type="spell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2023-02-05]. Dostupné z: https://learn.microsoft.com/en-us/dotnet/core/introduction</w:t>
            </w:r>
          </w:ins>
        </w:p>
        <w:p w14:paraId="34CBE87E" w14:textId="77777777" w:rsidR="00926265" w:rsidRDefault="00926265">
          <w:pPr>
            <w:autoSpaceDE w:val="0"/>
            <w:autoSpaceDN w:val="0"/>
            <w:ind w:hanging="640"/>
            <w:divId w:val="1932081854"/>
            <w:rPr>
              <w:ins w:id="953" w:author="Martin Novák" w:date="2023-03-22T19:29:00Z"/>
              <w:rFonts w:eastAsia="Times New Roman"/>
            </w:rPr>
          </w:pPr>
          <w:ins w:id="954" w:author="Martin Novák" w:date="2023-03-22T19:29:00Z">
            <w:r>
              <w:rPr>
                <w:rFonts w:eastAsia="Times New Roman"/>
              </w:rPr>
              <w:t xml:space="preserve">[31] </w:t>
            </w:r>
            <w:r>
              <w:rPr>
                <w:rFonts w:eastAsia="Times New Roman"/>
              </w:rPr>
              <w:tab/>
            </w:r>
            <w:proofErr w:type="spellStart"/>
            <w:r>
              <w:rPr>
                <w:rFonts w:eastAsia="Times New Roman"/>
                <w:i/>
                <w:iCs/>
              </w:rPr>
              <w:t>ReadyToRun</w:t>
            </w:r>
            <w:proofErr w:type="spellEnd"/>
            <w:r>
              <w:rPr>
                <w:rFonts w:eastAsia="Times New Roman"/>
                <w:i/>
                <w:iCs/>
              </w:rPr>
              <w:t xml:space="preserve"> </w:t>
            </w:r>
            <w:proofErr w:type="spellStart"/>
            <w:r>
              <w:rPr>
                <w:rFonts w:eastAsia="Times New Roman"/>
                <w:i/>
                <w:iCs/>
              </w:rPr>
              <w:t>deployment</w:t>
            </w:r>
            <w:proofErr w:type="spellEnd"/>
            <w:r>
              <w:rPr>
                <w:rFonts w:eastAsia="Times New Roman"/>
                <w:i/>
                <w:iCs/>
              </w:rPr>
              <w:t xml:space="preserve"> </w:t>
            </w:r>
            <w:proofErr w:type="spellStart"/>
            <w:proofErr w:type="gramStart"/>
            <w:r>
              <w:rPr>
                <w:rFonts w:eastAsia="Times New Roman"/>
                <w:i/>
                <w:iCs/>
              </w:rPr>
              <w:t>overview</w:t>
            </w:r>
            <w:proofErr w:type="spellEnd"/>
            <w:r>
              <w:rPr>
                <w:rFonts w:eastAsia="Times New Roman"/>
                <w:i/>
                <w:iCs/>
              </w:rPr>
              <w:t xml:space="preserve"> - .NET</w:t>
            </w:r>
            <w:proofErr w:type="gram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2023-02-07]. Dostupné z: https://learn.microsoft.com/en-us/dotnet/core/deploying/ready-to-run</w:t>
            </w:r>
          </w:ins>
        </w:p>
        <w:p w14:paraId="0DA2F741" w14:textId="77777777" w:rsidR="00926265" w:rsidRDefault="00926265">
          <w:pPr>
            <w:autoSpaceDE w:val="0"/>
            <w:autoSpaceDN w:val="0"/>
            <w:ind w:hanging="640"/>
            <w:divId w:val="875895955"/>
            <w:rPr>
              <w:ins w:id="955" w:author="Martin Novák" w:date="2023-03-22T19:29:00Z"/>
              <w:rFonts w:eastAsia="Times New Roman"/>
            </w:rPr>
          </w:pPr>
          <w:ins w:id="956" w:author="Martin Novák" w:date="2023-03-22T19:29:00Z">
            <w:r>
              <w:rPr>
                <w:rFonts w:eastAsia="Times New Roman"/>
              </w:rPr>
              <w:t xml:space="preserve">[32] </w:t>
            </w:r>
            <w:r>
              <w:rPr>
                <w:rFonts w:eastAsia="Times New Roman"/>
              </w:rPr>
              <w:tab/>
              <w:t xml:space="preserve">RICHARD LANDER. </w:t>
            </w:r>
            <w:proofErr w:type="spellStart"/>
            <w:r>
              <w:rPr>
                <w:rFonts w:eastAsia="Times New Roman"/>
              </w:rPr>
              <w:t>Conversation</w:t>
            </w:r>
            <w:proofErr w:type="spellEnd"/>
            <w:r>
              <w:rPr>
                <w:rFonts w:eastAsia="Times New Roman"/>
              </w:rPr>
              <w:t xml:space="preserve"> </w:t>
            </w:r>
            <w:proofErr w:type="spellStart"/>
            <w:r>
              <w:rPr>
                <w:rFonts w:eastAsia="Times New Roman"/>
              </w:rPr>
              <w:t>about</w:t>
            </w:r>
            <w:proofErr w:type="spellEnd"/>
            <w:r>
              <w:rPr>
                <w:rFonts w:eastAsia="Times New Roman"/>
              </w:rPr>
              <w:t xml:space="preserve"> </w:t>
            </w:r>
            <w:proofErr w:type="gramStart"/>
            <w:r>
              <w:rPr>
                <w:rFonts w:eastAsia="Times New Roman"/>
              </w:rPr>
              <w:t>crossgen2 - .NET</w:t>
            </w:r>
            <w:proofErr w:type="gramEnd"/>
            <w:r>
              <w:rPr>
                <w:rFonts w:eastAsia="Times New Roman"/>
              </w:rPr>
              <w:t xml:space="preserve"> Blog. .</w:t>
            </w:r>
            <w:r>
              <w:rPr>
                <w:rFonts w:eastAsia="Times New Roman"/>
                <w:i/>
                <w:iCs/>
              </w:rPr>
              <w:t>NET Blog</w:t>
            </w:r>
            <w:r>
              <w:rPr>
                <w:rFonts w:eastAsia="Times New Roman"/>
              </w:rPr>
              <w:t xml:space="preserve"> [online]. 2021 [vid. 2023-02-07]. Dostupné z: https://devblogs.microsoft.com/dotnet/conversation-about-crossgen2/</w:t>
            </w:r>
          </w:ins>
        </w:p>
        <w:p w14:paraId="3FF4250C" w14:textId="77777777" w:rsidR="00926265" w:rsidRDefault="00926265">
          <w:pPr>
            <w:autoSpaceDE w:val="0"/>
            <w:autoSpaceDN w:val="0"/>
            <w:ind w:hanging="640"/>
            <w:divId w:val="1296915152"/>
            <w:rPr>
              <w:ins w:id="957" w:author="Martin Novák" w:date="2023-03-22T19:29:00Z"/>
              <w:rFonts w:eastAsia="Times New Roman"/>
            </w:rPr>
          </w:pPr>
          <w:ins w:id="958" w:author="Martin Novák" w:date="2023-03-22T19:29:00Z">
            <w:r>
              <w:rPr>
                <w:rFonts w:eastAsia="Times New Roman"/>
              </w:rPr>
              <w:lastRenderedPageBreak/>
              <w:t xml:space="preserve">[33] </w:t>
            </w:r>
            <w:r>
              <w:rPr>
                <w:rFonts w:eastAsia="Times New Roman"/>
              </w:rPr>
              <w:tab/>
              <w:t xml:space="preserve">DOCS.MICROSOFT.COM. </w:t>
            </w:r>
            <w:r>
              <w:rPr>
                <w:rFonts w:eastAsia="Times New Roman"/>
                <w:i/>
                <w:iCs/>
              </w:rPr>
              <w:t>Ngen.exe (</w:t>
            </w:r>
            <w:proofErr w:type="spellStart"/>
            <w:r>
              <w:rPr>
                <w:rFonts w:eastAsia="Times New Roman"/>
                <w:i/>
                <w:iCs/>
              </w:rPr>
              <w:t>Native</w:t>
            </w:r>
            <w:proofErr w:type="spellEnd"/>
            <w:r>
              <w:rPr>
                <w:rFonts w:eastAsia="Times New Roman"/>
                <w:i/>
                <w:iCs/>
              </w:rPr>
              <w:t xml:space="preserve"> Image </w:t>
            </w:r>
            <w:proofErr w:type="spellStart"/>
            <w:r>
              <w:rPr>
                <w:rFonts w:eastAsia="Times New Roman"/>
                <w:i/>
                <w:iCs/>
              </w:rPr>
              <w:t>Generator</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2021-08-06]. Dostupné z: https://docs.microsoft.com/en-us/dotnet/framework/tools/ngen-exe-native-image-generator</w:t>
            </w:r>
          </w:ins>
        </w:p>
        <w:p w14:paraId="143E0C30" w14:textId="77777777" w:rsidR="00926265" w:rsidRDefault="00926265">
          <w:pPr>
            <w:autoSpaceDE w:val="0"/>
            <w:autoSpaceDN w:val="0"/>
            <w:ind w:hanging="640"/>
            <w:divId w:val="1892573079"/>
            <w:rPr>
              <w:ins w:id="959" w:author="Martin Novák" w:date="2023-03-22T19:29:00Z"/>
              <w:rFonts w:eastAsia="Times New Roman"/>
            </w:rPr>
          </w:pPr>
          <w:ins w:id="960" w:author="Martin Novák" w:date="2023-03-22T19:29:00Z">
            <w:r>
              <w:rPr>
                <w:rFonts w:eastAsia="Times New Roman"/>
              </w:rPr>
              <w:t xml:space="preserve">[34] </w:t>
            </w:r>
            <w:r>
              <w:rPr>
                <w:rFonts w:eastAsia="Times New Roman"/>
              </w:rPr>
              <w:tab/>
              <w:t>MICROSOFT. .</w:t>
            </w:r>
            <w:r>
              <w:rPr>
                <w:rFonts w:eastAsia="Times New Roman"/>
                <w:i/>
                <w:iCs/>
              </w:rPr>
              <w:t xml:space="preserve">NET </w:t>
            </w:r>
            <w:proofErr w:type="spellStart"/>
            <w:r>
              <w:rPr>
                <w:rFonts w:eastAsia="Times New Roman"/>
                <w:i/>
                <w:iCs/>
              </w:rPr>
              <w:t>Glossary</w:t>
            </w:r>
            <w:proofErr w:type="spell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2023-01-29]. Dostupné z: https://learn.microsoft.com/en-us/dotnet/standard/glossary#implementation-of-net</w:t>
            </w:r>
          </w:ins>
        </w:p>
        <w:p w14:paraId="2B664436" w14:textId="77777777" w:rsidR="00926265" w:rsidRDefault="00926265">
          <w:pPr>
            <w:autoSpaceDE w:val="0"/>
            <w:autoSpaceDN w:val="0"/>
            <w:ind w:hanging="640"/>
            <w:divId w:val="1030492877"/>
            <w:rPr>
              <w:ins w:id="961" w:author="Martin Novák" w:date="2023-03-22T19:29:00Z"/>
              <w:rFonts w:eastAsia="Times New Roman"/>
            </w:rPr>
          </w:pPr>
          <w:ins w:id="962" w:author="Martin Novák" w:date="2023-03-22T19:29:00Z">
            <w:r>
              <w:rPr>
                <w:rFonts w:eastAsia="Times New Roman"/>
              </w:rPr>
              <w:t xml:space="preserve">[35] </w:t>
            </w:r>
            <w:r>
              <w:rPr>
                <w:rFonts w:eastAsia="Times New Roman"/>
              </w:rPr>
              <w:tab/>
              <w:t>DOCS.MICROSOFT.COM. .</w:t>
            </w:r>
            <w:r>
              <w:rPr>
                <w:rFonts w:eastAsia="Times New Roman"/>
                <w:i/>
                <w:iCs/>
              </w:rPr>
              <w:t xml:space="preserve">NET Framework </w:t>
            </w:r>
            <w:proofErr w:type="spellStart"/>
            <w:r>
              <w:rPr>
                <w:rFonts w:eastAsia="Times New Roman"/>
                <w:i/>
                <w:iCs/>
              </w:rPr>
              <w:t>versions</w:t>
            </w:r>
            <w:proofErr w:type="spellEnd"/>
            <w:r>
              <w:rPr>
                <w:rFonts w:eastAsia="Times New Roman"/>
                <w:i/>
                <w:iCs/>
              </w:rPr>
              <w:t xml:space="preserve"> and </w:t>
            </w:r>
            <w:proofErr w:type="spellStart"/>
            <w:r>
              <w:rPr>
                <w:rFonts w:eastAsia="Times New Roman"/>
                <w:i/>
                <w:iCs/>
              </w:rPr>
              <w:t>dependencies</w:t>
            </w:r>
            <w:proofErr w:type="spellEnd"/>
            <w:r>
              <w:rPr>
                <w:rFonts w:eastAsia="Times New Roman"/>
              </w:rPr>
              <w:t xml:space="preserve"> [online]. [vid. 2021-06-05]. Dostupné z: https://docs.microsoft.com/en-us/dotnet/framework/migration-guide/versions-and-dependencies?redirectedfrom=MSDN#net-framework-30</w:t>
            </w:r>
          </w:ins>
        </w:p>
        <w:p w14:paraId="0D539CFE" w14:textId="77777777" w:rsidR="00926265" w:rsidRDefault="00926265">
          <w:pPr>
            <w:autoSpaceDE w:val="0"/>
            <w:autoSpaceDN w:val="0"/>
            <w:ind w:hanging="640"/>
            <w:divId w:val="1616129931"/>
            <w:rPr>
              <w:ins w:id="963" w:author="Martin Novák" w:date="2023-03-22T19:29:00Z"/>
              <w:rFonts w:eastAsia="Times New Roman"/>
            </w:rPr>
          </w:pPr>
          <w:ins w:id="964" w:author="Martin Novák" w:date="2023-03-22T19:29:00Z">
            <w:r>
              <w:rPr>
                <w:rFonts w:eastAsia="Times New Roman"/>
              </w:rPr>
              <w:t xml:space="preserve">[36] </w:t>
            </w:r>
            <w:r>
              <w:rPr>
                <w:rFonts w:eastAsia="Times New Roman"/>
              </w:rPr>
              <w:tab/>
              <w:t xml:space="preserve">DOCS.MICROSOFT.COM.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.NET MAUI? - .NET MAUI | Microsoft </w:t>
            </w:r>
            <w:proofErr w:type="spellStart"/>
            <w:r>
              <w:rPr>
                <w:rFonts w:eastAsia="Times New Roman"/>
                <w:i/>
                <w:iCs/>
              </w:rPr>
              <w:t>Docs</w:t>
            </w:r>
            <w:proofErr w:type="spellEnd"/>
            <w:r>
              <w:rPr>
                <w:rFonts w:eastAsia="Times New Roman"/>
              </w:rPr>
              <w:t xml:space="preserve"> [online]. [vid. 2021-09-23]. Dostupné z: https://docs.microsoft.com/cs-cz/dotnet/maui/what-is-maui</w:t>
            </w:r>
          </w:ins>
        </w:p>
        <w:p w14:paraId="5BBA79CA" w14:textId="77777777" w:rsidR="00926265" w:rsidRDefault="00926265">
          <w:pPr>
            <w:autoSpaceDE w:val="0"/>
            <w:autoSpaceDN w:val="0"/>
            <w:ind w:hanging="640"/>
            <w:divId w:val="2029016490"/>
            <w:rPr>
              <w:ins w:id="965" w:author="Martin Novák" w:date="2023-03-22T19:29:00Z"/>
              <w:rFonts w:eastAsia="Times New Roman"/>
            </w:rPr>
          </w:pPr>
          <w:ins w:id="966" w:author="Martin Novák" w:date="2023-03-22T19:29:00Z">
            <w:r>
              <w:rPr>
                <w:rFonts w:eastAsia="Times New Roman"/>
              </w:rPr>
              <w:t xml:space="preserve">[37] </w:t>
            </w:r>
            <w:r>
              <w:rPr>
                <w:rFonts w:eastAsia="Times New Roman"/>
              </w:rPr>
              <w:tab/>
              <w:t xml:space="preserve">DOCS.MICROSOFT.COM. </w:t>
            </w:r>
            <w:proofErr w:type="spellStart"/>
            <w:r>
              <w:rPr>
                <w:rFonts w:eastAsia="Times New Roman"/>
                <w:i/>
                <w:iCs/>
              </w:rPr>
              <w:t>Unsafe</w:t>
            </w:r>
            <w:proofErr w:type="spellEnd"/>
            <w:r>
              <w:rPr>
                <w:rFonts w:eastAsia="Times New Roman"/>
                <w:i/>
                <w:iCs/>
              </w:rPr>
              <w:t xml:space="preserve"> </w:t>
            </w:r>
            <w:proofErr w:type="spellStart"/>
            <w:r>
              <w:rPr>
                <w:rFonts w:eastAsia="Times New Roman"/>
                <w:i/>
                <w:iCs/>
              </w:rPr>
              <w:t>code</w:t>
            </w:r>
            <w:proofErr w:type="spellEnd"/>
            <w:r>
              <w:rPr>
                <w:rFonts w:eastAsia="Times New Roman"/>
                <w:i/>
                <w:iCs/>
              </w:rPr>
              <w:t xml:space="preserve">, </w:t>
            </w:r>
            <w:proofErr w:type="spellStart"/>
            <w:r>
              <w:rPr>
                <w:rFonts w:eastAsia="Times New Roman"/>
                <w:i/>
                <w:iCs/>
              </w:rPr>
              <w:t>pointers</w:t>
            </w:r>
            <w:proofErr w:type="spellEnd"/>
            <w:r>
              <w:rPr>
                <w:rFonts w:eastAsia="Times New Roman"/>
                <w:i/>
                <w:iCs/>
              </w:rPr>
              <w:t xml:space="preserve"> to data, and </w:t>
            </w:r>
            <w:proofErr w:type="spellStart"/>
            <w:r>
              <w:rPr>
                <w:rFonts w:eastAsia="Times New Roman"/>
                <w:i/>
                <w:iCs/>
              </w:rPr>
              <w:t>function</w:t>
            </w:r>
            <w:proofErr w:type="spellEnd"/>
            <w:r>
              <w:rPr>
                <w:rFonts w:eastAsia="Times New Roman"/>
                <w:i/>
                <w:iCs/>
              </w:rPr>
              <w:t xml:space="preserve"> </w:t>
            </w:r>
            <w:proofErr w:type="spellStart"/>
            <w:r>
              <w:rPr>
                <w:rFonts w:eastAsia="Times New Roman"/>
                <w:i/>
                <w:iCs/>
              </w:rPr>
              <w:t>pointers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https://docs.microsoft.com/en-us/dotnet/csharp/language-reference/unsafe-code</w:t>
            </w:r>
          </w:ins>
        </w:p>
        <w:p w14:paraId="1BDF1918" w14:textId="77777777" w:rsidR="00926265" w:rsidRDefault="00926265">
          <w:pPr>
            <w:autoSpaceDE w:val="0"/>
            <w:autoSpaceDN w:val="0"/>
            <w:ind w:hanging="640"/>
            <w:divId w:val="2045672013"/>
            <w:rPr>
              <w:ins w:id="967" w:author="Martin Novák" w:date="2023-03-22T19:29:00Z"/>
              <w:rFonts w:eastAsia="Times New Roman"/>
            </w:rPr>
          </w:pPr>
          <w:ins w:id="968" w:author="Martin Novák" w:date="2023-03-22T19:29:00Z">
            <w:r>
              <w:rPr>
                <w:rFonts w:eastAsia="Times New Roman"/>
              </w:rPr>
              <w:t xml:space="preserve">[38] </w:t>
            </w:r>
            <w:r>
              <w:rPr>
                <w:rFonts w:eastAsia="Times New Roman"/>
              </w:rPr>
              <w:tab/>
            </w:r>
            <w:proofErr w:type="spellStart"/>
            <w:proofErr w:type="gramStart"/>
            <w:r>
              <w:rPr>
                <w:rFonts w:eastAsia="Times New Roman"/>
                <w:i/>
                <w:iCs/>
              </w:rPr>
              <w:t>VisualMicro</w:t>
            </w:r>
            <w:proofErr w:type="spellEnd"/>
            <w:r>
              <w:rPr>
                <w:rFonts w:eastAsia="Times New Roman"/>
                <w:i/>
                <w:iCs/>
              </w:rPr>
              <w:t xml:space="preserve"> - </w:t>
            </w:r>
            <w:proofErr w:type="spellStart"/>
            <w:r>
              <w:rPr>
                <w:rFonts w:eastAsia="Times New Roman"/>
                <w:i/>
                <w:iCs/>
              </w:rPr>
              <w:t>Arduino</w:t>
            </w:r>
            <w:proofErr w:type="spellEnd"/>
            <w:proofErr w:type="gramEnd"/>
            <w:r>
              <w:rPr>
                <w:rFonts w:eastAsia="Times New Roman"/>
                <w:i/>
                <w:iCs/>
              </w:rPr>
              <w:t xml:space="preserve"> IDE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Visual</w:t>
            </w:r>
            <w:proofErr w:type="spellEnd"/>
            <w:r>
              <w:rPr>
                <w:rFonts w:eastAsia="Times New Roman"/>
                <w:i/>
                <w:iCs/>
              </w:rPr>
              <w:t xml:space="preserve"> Studio</w:t>
            </w:r>
            <w:r>
              <w:rPr>
                <w:rFonts w:eastAsia="Times New Roman"/>
              </w:rPr>
              <w:t xml:space="preserve"> [online]. [vid. 2021-07-23]. Dostupné z: https://www.visualmicro.com/#</w:t>
            </w:r>
          </w:ins>
        </w:p>
        <w:p w14:paraId="58D277F9" w14:textId="77777777" w:rsidR="00926265" w:rsidRDefault="00926265">
          <w:pPr>
            <w:autoSpaceDE w:val="0"/>
            <w:autoSpaceDN w:val="0"/>
            <w:ind w:hanging="640"/>
            <w:divId w:val="375736359"/>
            <w:rPr>
              <w:ins w:id="969" w:author="Martin Novák" w:date="2023-03-22T19:29:00Z"/>
              <w:rFonts w:eastAsia="Times New Roman"/>
            </w:rPr>
          </w:pPr>
          <w:ins w:id="970" w:author="Martin Novák" w:date="2023-03-22T19:29:00Z">
            <w:r>
              <w:rPr>
                <w:rFonts w:eastAsia="Times New Roman"/>
              </w:rPr>
              <w:t>[39</w:t>
            </w:r>
            <w:proofErr w:type="gramStart"/>
            <w:r>
              <w:rPr>
                <w:rFonts w:eastAsia="Times New Roman"/>
              </w:rPr>
              <w:t>] .</w:t>
            </w:r>
            <w:proofErr w:type="gramEnd"/>
            <w:r>
              <w:rPr>
                <w:rFonts w:eastAsia="Times New Roman"/>
              </w:rPr>
              <w:tab/>
            </w:r>
            <w:r>
              <w:rPr>
                <w:rFonts w:eastAsia="Times New Roman"/>
                <w:i/>
                <w:iCs/>
              </w:rPr>
              <w:t xml:space="preserve">NET </w:t>
            </w:r>
            <w:proofErr w:type="spellStart"/>
            <w:r>
              <w:rPr>
                <w:rFonts w:eastAsia="Times New Roman"/>
                <w:i/>
                <w:iCs/>
              </w:rPr>
              <w:t>nanoFramework</w:t>
            </w:r>
            <w:proofErr w:type="spellEnd"/>
            <w:r>
              <w:rPr>
                <w:rFonts w:eastAsia="Times New Roman"/>
                <w:i/>
                <w:iCs/>
              </w:rPr>
              <w:t xml:space="preserve"> VS2019 </w:t>
            </w:r>
            <w:proofErr w:type="spellStart"/>
            <w:proofErr w:type="gramStart"/>
            <w:r>
              <w:rPr>
                <w:rFonts w:eastAsia="Times New Roman"/>
                <w:i/>
                <w:iCs/>
              </w:rPr>
              <w:t>Extension</w:t>
            </w:r>
            <w:proofErr w:type="spellEnd"/>
            <w:r>
              <w:rPr>
                <w:rFonts w:eastAsia="Times New Roman"/>
                <w:i/>
                <w:iCs/>
              </w:rPr>
              <w:t xml:space="preserve"> - </w:t>
            </w:r>
            <w:proofErr w:type="spellStart"/>
            <w:r>
              <w:rPr>
                <w:rFonts w:eastAsia="Times New Roman"/>
                <w:i/>
                <w:iCs/>
              </w:rPr>
              <w:t>Visual</w:t>
            </w:r>
            <w:proofErr w:type="spellEnd"/>
            <w:proofErr w:type="gramEnd"/>
            <w:r>
              <w:rPr>
                <w:rFonts w:eastAsia="Times New Roman"/>
                <w:i/>
                <w:iCs/>
              </w:rPr>
              <w:t xml:space="preserve"> Studio Marketplace</w:t>
            </w:r>
            <w:r>
              <w:rPr>
                <w:rFonts w:eastAsia="Times New Roman"/>
              </w:rPr>
              <w:t xml:space="preserve"> [online]. [vid. 2021-07-23]. Dostupné z: https://marketplace.visualstudio.com/items?itemName=nanoframework.nanoFramework-VS2019-Extension</w:t>
            </w:r>
          </w:ins>
        </w:p>
        <w:p w14:paraId="1D516586" w14:textId="77777777" w:rsidR="00926265" w:rsidRDefault="00926265">
          <w:pPr>
            <w:autoSpaceDE w:val="0"/>
            <w:autoSpaceDN w:val="0"/>
            <w:ind w:hanging="640"/>
            <w:divId w:val="512231404"/>
            <w:rPr>
              <w:ins w:id="971" w:author="Martin Novák" w:date="2023-03-22T19:29:00Z"/>
              <w:rFonts w:eastAsia="Times New Roman"/>
            </w:rPr>
          </w:pPr>
          <w:ins w:id="972" w:author="Martin Novák" w:date="2023-03-22T19:29:00Z">
            <w:r>
              <w:rPr>
                <w:rFonts w:eastAsia="Times New Roman"/>
              </w:rPr>
              <w:t xml:space="preserve">[40] </w:t>
            </w:r>
            <w:r>
              <w:rPr>
                <w:rFonts w:eastAsia="Times New Roman"/>
              </w:rPr>
              <w:tab/>
            </w:r>
            <w:r>
              <w:rPr>
                <w:rFonts w:eastAsia="Times New Roman"/>
                <w:i/>
                <w:iCs/>
              </w:rPr>
              <w:t xml:space="preserve">C# | </w:t>
            </w:r>
            <w:proofErr w:type="spellStart"/>
            <w:r>
              <w:rPr>
                <w:rFonts w:eastAsia="Times New Roman"/>
                <w:i/>
                <w:iCs/>
              </w:rPr>
              <w:t>Method</w:t>
            </w:r>
            <w:proofErr w:type="spellEnd"/>
            <w:r>
              <w:rPr>
                <w:rFonts w:eastAsia="Times New Roman"/>
                <w:i/>
                <w:iCs/>
              </w:rPr>
              <w:t xml:space="preserve"> </w:t>
            </w:r>
            <w:proofErr w:type="spellStart"/>
            <w:proofErr w:type="gramStart"/>
            <w:r>
              <w:rPr>
                <w:rFonts w:eastAsia="Times New Roman"/>
                <w:i/>
                <w:iCs/>
              </w:rPr>
              <w:t>Overloading</w:t>
            </w:r>
            <w:proofErr w:type="spellEnd"/>
            <w:r>
              <w:rPr>
                <w:rFonts w:eastAsia="Times New Roman"/>
                <w:i/>
                <w:iCs/>
              </w:rPr>
              <w:t xml:space="preserve"> - </w:t>
            </w:r>
            <w:proofErr w:type="spellStart"/>
            <w:r>
              <w:rPr>
                <w:rFonts w:eastAsia="Times New Roman"/>
                <w:i/>
                <w:iCs/>
              </w:rPr>
              <w:t>GeeksforGeeks</w:t>
            </w:r>
            <w:proofErr w:type="spellEnd"/>
            <w:proofErr w:type="gramEnd"/>
            <w:r>
              <w:rPr>
                <w:rFonts w:eastAsia="Times New Roman"/>
              </w:rPr>
              <w:t xml:space="preserve"> [online]. [vid. 2021-07-23]. Dostupné z: https://www.geeksforgeeks.org/c-sharp-method-overloading/</w:t>
            </w:r>
          </w:ins>
        </w:p>
        <w:p w14:paraId="56B085E4" w14:textId="77777777" w:rsidR="00926265" w:rsidRDefault="00926265">
          <w:pPr>
            <w:autoSpaceDE w:val="0"/>
            <w:autoSpaceDN w:val="0"/>
            <w:ind w:hanging="640"/>
            <w:divId w:val="4480752"/>
            <w:rPr>
              <w:ins w:id="973" w:author="Martin Novák" w:date="2023-03-22T19:29:00Z"/>
              <w:rFonts w:eastAsia="Times New Roman"/>
            </w:rPr>
          </w:pPr>
          <w:ins w:id="974" w:author="Martin Novák" w:date="2023-03-22T19:29:00Z">
            <w:r>
              <w:rPr>
                <w:rFonts w:eastAsia="Times New Roman"/>
              </w:rPr>
              <w:t xml:space="preserve">[41] </w:t>
            </w:r>
            <w:r>
              <w:rPr>
                <w:rFonts w:eastAsia="Times New Roman"/>
              </w:rPr>
              <w:tab/>
              <w:t xml:space="preserve">DOCS.MICROSOFT.COM. </w:t>
            </w:r>
            <w:r>
              <w:rPr>
                <w:rFonts w:eastAsia="Times New Roman"/>
                <w:i/>
                <w:iCs/>
              </w:rPr>
              <w:t xml:space="preserve">Fundamentals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https://docs.microsoft.com/en-us/dotnet/standard/garbage-collection/fundamentals</w:t>
            </w:r>
          </w:ins>
        </w:p>
        <w:p w14:paraId="4D0D6F38" w14:textId="77777777" w:rsidR="00926265" w:rsidRDefault="00926265">
          <w:pPr>
            <w:autoSpaceDE w:val="0"/>
            <w:autoSpaceDN w:val="0"/>
            <w:ind w:hanging="640"/>
            <w:divId w:val="1102147880"/>
            <w:rPr>
              <w:ins w:id="975" w:author="Martin Novák" w:date="2023-03-22T19:29:00Z"/>
              <w:rFonts w:eastAsia="Times New Roman"/>
            </w:rPr>
          </w:pPr>
          <w:ins w:id="976" w:author="Martin Novák" w:date="2023-03-22T19:29:00Z">
            <w:r>
              <w:rPr>
                <w:rFonts w:eastAsia="Times New Roman"/>
              </w:rPr>
              <w:t xml:space="preserve">[42] </w:t>
            </w:r>
            <w:r>
              <w:rPr>
                <w:rFonts w:eastAsia="Times New Roman"/>
              </w:rPr>
              <w:tab/>
              <w:t>DOCS.MICROSOFT.COM. .</w:t>
            </w:r>
            <w:r>
              <w:rPr>
                <w:rFonts w:eastAsia="Times New Roman"/>
                <w:i/>
                <w:iCs/>
              </w:rPr>
              <w:t xml:space="preserve">NET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https://docs.microsoft.com/en-us/dotnet/standard/garbage-collection/</w:t>
            </w:r>
          </w:ins>
        </w:p>
        <w:p w14:paraId="177086B2" w14:textId="77777777" w:rsidR="00926265" w:rsidRDefault="00926265">
          <w:pPr>
            <w:autoSpaceDE w:val="0"/>
            <w:autoSpaceDN w:val="0"/>
            <w:ind w:hanging="640"/>
            <w:divId w:val="1033186464"/>
            <w:rPr>
              <w:ins w:id="977" w:author="Martin Novák" w:date="2023-03-22T19:29:00Z"/>
              <w:rFonts w:eastAsia="Times New Roman"/>
            </w:rPr>
          </w:pPr>
          <w:ins w:id="978" w:author="Martin Novák" w:date="2023-03-22T19:29:00Z">
            <w:r>
              <w:rPr>
                <w:rFonts w:eastAsia="Times New Roman"/>
              </w:rPr>
              <w:t xml:space="preserve">[43] </w:t>
            </w:r>
            <w:r>
              <w:rPr>
                <w:rFonts w:eastAsia="Times New Roman"/>
              </w:rPr>
              <w:tab/>
              <w:t xml:space="preserve">DOCS.MICROSOFT.COM. </w:t>
            </w:r>
            <w:proofErr w:type="spellStart"/>
            <w:r>
              <w:rPr>
                <w:rFonts w:eastAsia="Times New Roman"/>
                <w:i/>
                <w:iCs/>
              </w:rPr>
              <w:t>MulticastDelegate</w:t>
            </w:r>
            <w:proofErr w:type="spellEnd"/>
            <w:r>
              <w:rPr>
                <w:rFonts w:eastAsia="Times New Roman"/>
                <w:i/>
                <w:iCs/>
              </w:rPr>
              <w:t xml:space="preserve"> </w:t>
            </w:r>
            <w:proofErr w:type="spellStart"/>
            <w:r>
              <w:rPr>
                <w:rFonts w:eastAsia="Times New Roman"/>
                <w:i/>
                <w:iCs/>
              </w:rPr>
              <w:t>Class</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https://docs.microsoft.com/en-us/dotnet/api/system.multicastdelegate?view=net-5.0#code-try-3</w:t>
            </w:r>
          </w:ins>
        </w:p>
        <w:p w14:paraId="52EC1BDA" w14:textId="77777777" w:rsidR="00926265" w:rsidRDefault="00926265">
          <w:pPr>
            <w:autoSpaceDE w:val="0"/>
            <w:autoSpaceDN w:val="0"/>
            <w:ind w:hanging="640"/>
            <w:divId w:val="228661135"/>
            <w:rPr>
              <w:ins w:id="979" w:author="Martin Novák" w:date="2023-03-22T19:29:00Z"/>
              <w:rFonts w:eastAsia="Times New Roman"/>
            </w:rPr>
          </w:pPr>
          <w:ins w:id="980" w:author="Martin Novák" w:date="2023-03-22T19:29:00Z">
            <w:r>
              <w:rPr>
                <w:rFonts w:eastAsia="Times New Roman"/>
              </w:rPr>
              <w:t xml:space="preserve">[44] </w:t>
            </w:r>
            <w:r>
              <w:rPr>
                <w:rFonts w:eastAsia="Times New Roman"/>
              </w:rPr>
              <w:tab/>
              <w:t xml:space="preserve">ŽIVĚ.CZ. </w:t>
            </w:r>
            <w:r>
              <w:rPr>
                <w:rFonts w:eastAsia="Times New Roman"/>
                <w:i/>
                <w:iCs/>
              </w:rPr>
              <w:t>Poznáváme C# a Microsoft.NET 15. díl – delegáty – Živě.cz</w:t>
            </w:r>
            <w:r>
              <w:rPr>
                <w:rFonts w:eastAsia="Times New Roman"/>
              </w:rPr>
              <w:t xml:space="preserve"> [online]. [vid. 2021-07-25]. Dostupné z: https://www.zive.cz/clanky/poznavame-c-a-microsoftnet-15-dil--</w:t>
            </w:r>
            <w:proofErr w:type="spellStart"/>
            <w:r>
              <w:rPr>
                <w:rFonts w:eastAsia="Times New Roman"/>
              </w:rPr>
              <w:t>delegaty</w:t>
            </w:r>
            <w:proofErr w:type="spellEnd"/>
            <w:r>
              <w:rPr>
                <w:rFonts w:eastAsia="Times New Roman"/>
              </w:rPr>
              <w:t>/sc-3-a-123479/default.aspx</w:t>
            </w:r>
          </w:ins>
        </w:p>
        <w:p w14:paraId="46F55515" w14:textId="77777777" w:rsidR="00926265" w:rsidRDefault="00926265">
          <w:pPr>
            <w:autoSpaceDE w:val="0"/>
            <w:autoSpaceDN w:val="0"/>
            <w:ind w:hanging="640"/>
            <w:divId w:val="1591501081"/>
            <w:rPr>
              <w:ins w:id="981" w:author="Martin Novák" w:date="2023-03-22T19:29:00Z"/>
              <w:rFonts w:eastAsia="Times New Roman"/>
            </w:rPr>
          </w:pPr>
          <w:ins w:id="982" w:author="Martin Novák" w:date="2023-03-22T19:29:00Z">
            <w:r>
              <w:rPr>
                <w:rFonts w:eastAsia="Times New Roman"/>
              </w:rPr>
              <w:t xml:space="preserve">[45] </w:t>
            </w:r>
            <w:r>
              <w:rPr>
                <w:rFonts w:eastAsia="Times New Roman"/>
              </w:rPr>
              <w:tab/>
              <w:t xml:space="preserve">DOCS.MICROSOFT.COM. </w:t>
            </w:r>
            <w:proofErr w:type="spellStart"/>
            <w:proofErr w:type="gramStart"/>
            <w:r>
              <w:rPr>
                <w:rFonts w:eastAsia="Times New Roman"/>
                <w:i/>
                <w:iCs/>
              </w:rPr>
              <w:t>Delegates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https://docs.microsoft.com/en-us/dotnet/csharp/programming-guide/delegates/</w:t>
            </w:r>
          </w:ins>
        </w:p>
        <w:p w14:paraId="4CCDED21" w14:textId="77777777" w:rsidR="00926265" w:rsidRDefault="00926265">
          <w:pPr>
            <w:autoSpaceDE w:val="0"/>
            <w:autoSpaceDN w:val="0"/>
            <w:ind w:hanging="640"/>
            <w:divId w:val="769351470"/>
            <w:rPr>
              <w:ins w:id="983" w:author="Martin Novák" w:date="2023-03-22T19:29:00Z"/>
              <w:rFonts w:eastAsia="Times New Roman"/>
            </w:rPr>
          </w:pPr>
          <w:ins w:id="984" w:author="Martin Novák" w:date="2023-03-22T19:29:00Z">
            <w:r>
              <w:rPr>
                <w:rFonts w:eastAsia="Times New Roman"/>
              </w:rPr>
              <w:t xml:space="preserve">[46] </w:t>
            </w:r>
            <w:r>
              <w:rPr>
                <w:rFonts w:eastAsia="Times New Roman"/>
              </w:rPr>
              <w:tab/>
              <w:t xml:space="preserve">DOCS.MICROSOFT.COM. </w:t>
            </w:r>
            <w:proofErr w:type="spellStart"/>
            <w:r>
              <w:rPr>
                <w:rFonts w:eastAsia="Times New Roman"/>
                <w:i/>
                <w:iCs/>
              </w:rPr>
              <w:t>Handling</w:t>
            </w:r>
            <w:proofErr w:type="spellEnd"/>
            <w:r>
              <w:rPr>
                <w:rFonts w:eastAsia="Times New Roman"/>
                <w:i/>
                <w:iCs/>
              </w:rPr>
              <w:t xml:space="preserve"> and </w:t>
            </w:r>
            <w:proofErr w:type="spellStart"/>
            <w:r>
              <w:rPr>
                <w:rFonts w:eastAsia="Times New Roman"/>
                <w:i/>
                <w:iCs/>
              </w:rPr>
              <w:t>Raising</w:t>
            </w:r>
            <w:proofErr w:type="spellEnd"/>
            <w:r>
              <w:rPr>
                <w:rFonts w:eastAsia="Times New Roman"/>
                <w:i/>
                <w:iCs/>
              </w:rPr>
              <w:t xml:space="preserve"> </w:t>
            </w:r>
            <w:proofErr w:type="spellStart"/>
            <w:r>
              <w:rPr>
                <w:rFonts w:eastAsia="Times New Roman"/>
                <w:i/>
                <w:iCs/>
              </w:rPr>
              <w:t>Events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https://docs.microsoft.com/en-us/dotnet/standard/events/</w:t>
            </w:r>
          </w:ins>
        </w:p>
        <w:p w14:paraId="130EF76A" w14:textId="77777777" w:rsidR="00926265" w:rsidRDefault="00926265">
          <w:pPr>
            <w:autoSpaceDE w:val="0"/>
            <w:autoSpaceDN w:val="0"/>
            <w:ind w:hanging="640"/>
            <w:divId w:val="350495753"/>
            <w:rPr>
              <w:ins w:id="985" w:author="Martin Novák" w:date="2023-03-22T19:29:00Z"/>
              <w:rFonts w:eastAsia="Times New Roman"/>
            </w:rPr>
          </w:pPr>
          <w:ins w:id="986" w:author="Martin Novák" w:date="2023-03-22T19:29:00Z">
            <w:r>
              <w:rPr>
                <w:rFonts w:eastAsia="Times New Roman"/>
              </w:rPr>
              <w:t xml:space="preserve">[47] </w:t>
            </w:r>
            <w:r>
              <w:rPr>
                <w:rFonts w:eastAsia="Times New Roman"/>
              </w:rPr>
              <w:tab/>
              <w:t xml:space="preserve">DOCS.MICROSOFT.COM. </w:t>
            </w:r>
            <w:proofErr w:type="spellStart"/>
            <w:r>
              <w:rPr>
                <w:rFonts w:eastAsia="Times New Roman"/>
                <w:i/>
                <w:iCs/>
              </w:rPr>
              <w:t>EventHandler</w:t>
            </w:r>
            <w:proofErr w:type="spellEnd"/>
            <w:r>
              <w:rPr>
                <w:rFonts w:eastAsia="Times New Roman"/>
                <w:i/>
                <w:iCs/>
              </w:rPr>
              <w:t xml:space="preserve"> </w:t>
            </w:r>
            <w:proofErr w:type="spellStart"/>
            <w:r>
              <w:rPr>
                <w:rFonts w:eastAsia="Times New Roman"/>
                <w:i/>
                <w:iCs/>
              </w:rPr>
              <w:t>Delegate</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https://docs.microsoft.com/en-us/dotnet/api/system.eventhandler?view=net-5.0</w:t>
            </w:r>
          </w:ins>
        </w:p>
        <w:p w14:paraId="40364A9D" w14:textId="77777777" w:rsidR="00926265" w:rsidRDefault="00926265">
          <w:pPr>
            <w:autoSpaceDE w:val="0"/>
            <w:autoSpaceDN w:val="0"/>
            <w:ind w:hanging="640"/>
            <w:divId w:val="118227448"/>
            <w:rPr>
              <w:ins w:id="987" w:author="Martin Novák" w:date="2023-03-22T19:29:00Z"/>
              <w:rFonts w:eastAsia="Times New Roman"/>
            </w:rPr>
          </w:pPr>
          <w:ins w:id="988" w:author="Martin Novák" w:date="2023-03-22T19:29:00Z">
            <w:r>
              <w:rPr>
                <w:rFonts w:eastAsia="Times New Roman"/>
              </w:rPr>
              <w:lastRenderedPageBreak/>
              <w:t xml:space="preserve">[48] </w:t>
            </w:r>
            <w:r>
              <w:rPr>
                <w:rFonts w:eastAsia="Times New Roman"/>
              </w:rPr>
              <w:tab/>
              <w:t xml:space="preserve">DOCS.MICROSOFT.COM. </w:t>
            </w:r>
            <w:r>
              <w:rPr>
                <w:rFonts w:eastAsia="Times New Roman"/>
                <w:i/>
                <w:iCs/>
              </w:rPr>
              <w:t xml:space="preserve">out </w:t>
            </w:r>
            <w:proofErr w:type="spellStart"/>
            <w:r>
              <w:rPr>
                <w:rFonts w:eastAsia="Times New Roman"/>
                <w:i/>
                <w:iCs/>
              </w:rPr>
              <w:t>parameter</w:t>
            </w:r>
            <w:proofErr w:type="spellEnd"/>
            <w:r>
              <w:rPr>
                <w:rFonts w:eastAsia="Times New Roman"/>
                <w:i/>
                <w:iCs/>
              </w:rPr>
              <w:t xml:space="preserve"> </w:t>
            </w:r>
            <w:proofErr w:type="spellStart"/>
            <w:proofErr w:type="gramStart"/>
            <w:r>
              <w:rPr>
                <w:rFonts w:eastAsia="Times New Roman"/>
                <w:i/>
                <w:iCs/>
              </w:rPr>
              <w:t>modifier</w:t>
            </w:r>
            <w:proofErr w:type="spellEnd"/>
            <w:r>
              <w:rPr>
                <w:rFonts w:eastAsia="Times New Roman"/>
                <w:i/>
                <w:iCs/>
              </w:rPr>
              <w:t xml:space="preserve"> - C#</w:t>
            </w:r>
            <w:proofErr w:type="gramEnd"/>
            <w:r>
              <w:rPr>
                <w:rFonts w:eastAsia="Times New Roman"/>
                <w:i/>
                <w:iCs/>
              </w:rPr>
              <w:t xml:space="preserve"> Reference | Microsoft </w:t>
            </w:r>
            <w:proofErr w:type="spellStart"/>
            <w:r>
              <w:rPr>
                <w:rFonts w:eastAsia="Times New Roman"/>
                <w:i/>
                <w:iCs/>
              </w:rPr>
              <w:t>Docs</w:t>
            </w:r>
            <w:proofErr w:type="spellEnd"/>
            <w:r>
              <w:rPr>
                <w:rFonts w:eastAsia="Times New Roman"/>
              </w:rPr>
              <w:t xml:space="preserve"> [online]. [vid. 2021-07-23]. Dostupné z: https://docs.microsoft.com/en-us/dotnet/csharp/language-reference/keywords/out-parameter-modifier</w:t>
            </w:r>
          </w:ins>
        </w:p>
        <w:p w14:paraId="7DD95035" w14:textId="77777777" w:rsidR="00926265" w:rsidRDefault="00926265">
          <w:pPr>
            <w:autoSpaceDE w:val="0"/>
            <w:autoSpaceDN w:val="0"/>
            <w:ind w:hanging="640"/>
            <w:divId w:val="65996301"/>
            <w:rPr>
              <w:ins w:id="989" w:author="Martin Novák" w:date="2023-03-22T19:29:00Z"/>
              <w:rFonts w:eastAsia="Times New Roman"/>
            </w:rPr>
          </w:pPr>
          <w:ins w:id="990" w:author="Martin Novák" w:date="2023-03-22T19:29:00Z">
            <w:r>
              <w:rPr>
                <w:rFonts w:eastAsia="Times New Roman"/>
              </w:rPr>
              <w:t xml:space="preserve">[49] </w:t>
            </w:r>
            <w:r>
              <w:rPr>
                <w:rFonts w:eastAsia="Times New Roman"/>
              </w:rPr>
              <w:tab/>
              <w:t xml:space="preserve">DOCS.MICROSOFT.COM. </w:t>
            </w:r>
            <w:proofErr w:type="spellStart"/>
            <w:proofErr w:type="gramStart"/>
            <w:r>
              <w:rPr>
                <w:rFonts w:eastAsia="Times New Roman"/>
                <w:i/>
                <w:iCs/>
              </w:rPr>
              <w:t>Properties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https://docs.microsoft.com/en-us/dotnet/csharp/programming-guide/classes-and-structs/properties</w:t>
            </w:r>
          </w:ins>
        </w:p>
        <w:p w14:paraId="14E70608" w14:textId="77777777" w:rsidR="00926265" w:rsidRDefault="00926265">
          <w:pPr>
            <w:autoSpaceDE w:val="0"/>
            <w:autoSpaceDN w:val="0"/>
            <w:ind w:hanging="640"/>
            <w:divId w:val="805120792"/>
            <w:rPr>
              <w:ins w:id="991" w:author="Martin Novák" w:date="2023-03-22T19:29:00Z"/>
              <w:rFonts w:eastAsia="Times New Roman"/>
            </w:rPr>
          </w:pPr>
          <w:ins w:id="992" w:author="Martin Novák" w:date="2023-03-22T19:29:00Z">
            <w:r>
              <w:rPr>
                <w:rFonts w:eastAsia="Times New Roman"/>
              </w:rPr>
              <w:t xml:space="preserve">[50] </w:t>
            </w:r>
            <w:r>
              <w:rPr>
                <w:rFonts w:eastAsia="Times New Roman"/>
              </w:rPr>
              <w:tab/>
              <w:t xml:space="preserve">DOCS.MICROSOFT.COM. </w:t>
            </w:r>
            <w:proofErr w:type="spellStart"/>
            <w:r>
              <w:rPr>
                <w:rFonts w:eastAsia="Times New Roman"/>
                <w:i/>
                <w:iCs/>
              </w:rPr>
              <w:t>Partial</w:t>
            </w:r>
            <w:proofErr w:type="spellEnd"/>
            <w:r>
              <w:rPr>
                <w:rFonts w:eastAsia="Times New Roman"/>
                <w:i/>
                <w:iCs/>
              </w:rPr>
              <w:t xml:space="preserve"> </w:t>
            </w:r>
            <w:proofErr w:type="spellStart"/>
            <w:r>
              <w:rPr>
                <w:rFonts w:eastAsia="Times New Roman"/>
                <w:i/>
                <w:iCs/>
              </w:rPr>
              <w:t>Classes</w:t>
            </w:r>
            <w:proofErr w:type="spellEnd"/>
            <w:r>
              <w:rPr>
                <w:rFonts w:eastAsia="Times New Roman"/>
                <w:i/>
                <w:iCs/>
              </w:rPr>
              <w:t xml:space="preserve"> and </w:t>
            </w:r>
            <w:proofErr w:type="spellStart"/>
            <w:proofErr w:type="gramStart"/>
            <w:r>
              <w:rPr>
                <w:rFonts w:eastAsia="Times New Roman"/>
                <w:i/>
                <w:iCs/>
              </w:rPr>
              <w:t>Methods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2021-07-24]. Dostupné z: https://docs.microsoft.com/en-us/dotnet/csharp/programming-guide/classes-and-structs/partial-classes-and-methods</w:t>
            </w:r>
          </w:ins>
        </w:p>
        <w:p w14:paraId="7DDF0F49" w14:textId="77777777" w:rsidR="00926265" w:rsidRDefault="00926265">
          <w:pPr>
            <w:autoSpaceDE w:val="0"/>
            <w:autoSpaceDN w:val="0"/>
            <w:ind w:hanging="640"/>
            <w:divId w:val="1047946545"/>
            <w:rPr>
              <w:ins w:id="993" w:author="Martin Novák" w:date="2023-03-22T19:29:00Z"/>
              <w:rFonts w:eastAsia="Times New Roman"/>
            </w:rPr>
          </w:pPr>
          <w:ins w:id="994" w:author="Martin Novák" w:date="2023-03-22T19:29:00Z">
            <w:r>
              <w:rPr>
                <w:rFonts w:eastAsia="Times New Roman"/>
              </w:rPr>
              <w:t xml:space="preserve">[51] </w:t>
            </w:r>
            <w:r>
              <w:rPr>
                <w:rFonts w:eastAsia="Times New Roman"/>
              </w:rPr>
              <w:tab/>
              <w:t xml:space="preserve">DOCS.MICROSOFT.COM. </w:t>
            </w:r>
            <w:r>
              <w:rPr>
                <w:rFonts w:eastAsia="Times New Roman"/>
                <w:i/>
                <w:iCs/>
              </w:rPr>
              <w:t xml:space="preserve">Event </w:t>
            </w:r>
            <w:proofErr w:type="spellStart"/>
            <w:r>
              <w:rPr>
                <w:rFonts w:eastAsia="Times New Roman"/>
                <w:i/>
                <w:iCs/>
              </w:rPr>
              <w:t>handling</w:t>
            </w:r>
            <w:proofErr w:type="spellEnd"/>
            <w:r>
              <w:rPr>
                <w:rFonts w:eastAsia="Times New Roman"/>
                <w:i/>
                <w:iCs/>
              </w:rPr>
              <w:t xml:space="preserve"> in </w:t>
            </w:r>
            <w:proofErr w:type="spellStart"/>
            <w:r>
              <w:rPr>
                <w:rFonts w:eastAsia="Times New Roman"/>
                <w:i/>
                <w:iCs/>
              </w:rPr>
              <w:t>native</w:t>
            </w:r>
            <w:proofErr w:type="spellEnd"/>
            <w:r>
              <w:rPr>
                <w:rFonts w:eastAsia="Times New Roman"/>
                <w:i/>
                <w:iCs/>
              </w:rPr>
              <w:t xml:space="preserve"> C++</w:t>
            </w:r>
            <w:r>
              <w:rPr>
                <w:rFonts w:eastAsia="Times New Roman"/>
              </w:rPr>
              <w:t xml:space="preserve"> [online]. [vid. 2021-06-06]. Dostupné z: https://docs.microsoft.com/en-us/cpp/cpp/event-handling-in-native-cpp?view=msvc-160#:~:text= Event </w:t>
            </w:r>
            <w:proofErr w:type="spellStart"/>
            <w:r>
              <w:rPr>
                <w:rFonts w:eastAsia="Times New Roman"/>
              </w:rPr>
              <w:t>handling</w:t>
            </w:r>
            <w:proofErr w:type="spellEnd"/>
            <w:r>
              <w:rPr>
                <w:rFonts w:eastAsia="Times New Roman"/>
              </w:rPr>
              <w:t xml:space="preserve"> in </w:t>
            </w:r>
            <w:proofErr w:type="spellStart"/>
            <w:r>
              <w:rPr>
                <w:rFonts w:eastAsia="Times New Roman"/>
              </w:rPr>
              <w:t>native</w:t>
            </w:r>
            <w:proofErr w:type="spellEnd"/>
            <w:r>
              <w:rPr>
                <w:rFonts w:eastAsia="Times New Roman"/>
              </w:rPr>
              <w:t xml:space="preserve"> C%2B%2</w:t>
            </w:r>
            <w:proofErr w:type="gramStart"/>
            <w:r>
              <w:rPr>
                <w:rFonts w:eastAsia="Times New Roman"/>
              </w:rPr>
              <w:t>B  1</w:t>
            </w:r>
            <w:proofErr w:type="gramEnd"/>
            <w:r>
              <w:rPr>
                <w:rFonts w:eastAsia="Times New Roman"/>
              </w:rPr>
              <w:t xml:space="preserve">,you use </w:t>
            </w:r>
            <w:proofErr w:type="spellStart"/>
            <w:r>
              <w:rPr>
                <w:rFonts w:eastAsia="Times New Roman"/>
              </w:rPr>
              <w:t>the</w:t>
            </w:r>
            <w:proofErr w:type="spellEnd"/>
            <w:r>
              <w:rPr>
                <w:rFonts w:eastAsia="Times New Roman"/>
              </w:rPr>
              <w:t xml:space="preserve"> </w:t>
            </w:r>
            <w:proofErr w:type="spellStart"/>
            <w:r>
              <w:rPr>
                <w:rFonts w:eastAsia="Times New Roman"/>
              </w:rPr>
              <w:t>intrinsic</w:t>
            </w:r>
            <w:proofErr w:type="spellEnd"/>
            <w:r>
              <w:rPr>
                <w:rFonts w:eastAsia="Times New Roman"/>
              </w:rPr>
              <w:t xml:space="preserve"> </w:t>
            </w:r>
            <w:proofErr w:type="spellStart"/>
            <w:r>
              <w:rPr>
                <w:rFonts w:eastAsia="Times New Roman"/>
              </w:rPr>
              <w:t>function</w:t>
            </w:r>
            <w:proofErr w:type="spellEnd"/>
            <w:r>
              <w:rPr>
                <w:rFonts w:eastAsia="Times New Roman"/>
              </w:rPr>
              <w:t xml:space="preserve"> __</w:t>
            </w:r>
            <w:proofErr w:type="spellStart"/>
            <w:r>
              <w:rPr>
                <w:rFonts w:eastAsia="Times New Roman"/>
              </w:rPr>
              <w:t>hook</w:t>
            </w:r>
            <w:proofErr w:type="spellEnd"/>
            <w:r>
              <w:rPr>
                <w:rFonts w:eastAsia="Times New Roman"/>
              </w:rPr>
              <w:t>... More</w:t>
            </w:r>
          </w:ins>
        </w:p>
        <w:p w14:paraId="715A4E11" w14:textId="77777777" w:rsidR="00926265" w:rsidRDefault="00926265">
          <w:pPr>
            <w:autoSpaceDE w:val="0"/>
            <w:autoSpaceDN w:val="0"/>
            <w:ind w:hanging="640"/>
            <w:divId w:val="1071468398"/>
            <w:rPr>
              <w:ins w:id="995" w:author="Martin Novák" w:date="2023-03-22T19:29:00Z"/>
              <w:rFonts w:eastAsia="Times New Roman"/>
            </w:rPr>
          </w:pPr>
          <w:ins w:id="996" w:author="Martin Novák" w:date="2023-03-22T19:29:00Z">
            <w:r>
              <w:rPr>
                <w:rFonts w:eastAsia="Times New Roman"/>
              </w:rPr>
              <w:t xml:space="preserve">[52] </w:t>
            </w:r>
            <w:r>
              <w:rPr>
                <w:rFonts w:eastAsia="Times New Roman"/>
              </w:rPr>
              <w:tab/>
              <w:t xml:space="preserve">LIBGDX. </w:t>
            </w:r>
            <w:proofErr w:type="spellStart"/>
            <w:r>
              <w:rPr>
                <w:rFonts w:eastAsia="Times New Roman"/>
                <w:i/>
                <w:iCs/>
              </w:rPr>
              <w:t>libGDX</w:t>
            </w:r>
            <w:proofErr w:type="spellEnd"/>
            <w:r>
              <w:rPr>
                <w:rFonts w:eastAsia="Times New Roman"/>
                <w:i/>
                <w:iCs/>
              </w:rPr>
              <w:t xml:space="preserve"> </w:t>
            </w:r>
            <w:proofErr w:type="spellStart"/>
            <w:r>
              <w:rPr>
                <w:rFonts w:eastAsia="Times New Roman"/>
                <w:i/>
                <w:iCs/>
              </w:rPr>
              <w:t>features</w:t>
            </w:r>
            <w:proofErr w:type="spellEnd"/>
            <w:r>
              <w:rPr>
                <w:rFonts w:eastAsia="Times New Roman"/>
              </w:rPr>
              <w:t xml:space="preserve"> [online]. [vid. 2021-06-05]. Dostupné z: https://libgdx.com/features/</w:t>
            </w:r>
          </w:ins>
        </w:p>
        <w:p w14:paraId="3071C768" w14:textId="77777777" w:rsidR="00926265" w:rsidRDefault="00926265">
          <w:pPr>
            <w:autoSpaceDE w:val="0"/>
            <w:autoSpaceDN w:val="0"/>
            <w:ind w:hanging="640"/>
            <w:divId w:val="1612781363"/>
            <w:rPr>
              <w:ins w:id="997" w:author="Martin Novák" w:date="2023-03-22T19:29:00Z"/>
              <w:rFonts w:eastAsia="Times New Roman"/>
            </w:rPr>
          </w:pPr>
          <w:ins w:id="998" w:author="Martin Novák" w:date="2023-03-22T19:29:00Z">
            <w:r>
              <w:rPr>
                <w:rFonts w:eastAsia="Times New Roman"/>
              </w:rPr>
              <w:t xml:space="preserve">[53] </w:t>
            </w:r>
            <w:r>
              <w:rPr>
                <w:rFonts w:eastAsia="Times New Roman"/>
              </w:rPr>
              <w:tab/>
              <w:t xml:space="preserve">SLÁMA, David. Průvodce herními žánry – </w:t>
            </w:r>
            <w:proofErr w:type="spellStart"/>
            <w:r>
              <w:rPr>
                <w:rFonts w:eastAsia="Times New Roman"/>
              </w:rPr>
              <w:t>dungeony</w:t>
            </w:r>
            <w:proofErr w:type="spellEnd"/>
            <w:r>
              <w:rPr>
                <w:rFonts w:eastAsia="Times New Roman"/>
              </w:rPr>
              <w:t xml:space="preserve"> a </w:t>
            </w:r>
            <w:proofErr w:type="spellStart"/>
            <w:r>
              <w:rPr>
                <w:rFonts w:eastAsia="Times New Roman"/>
              </w:rPr>
              <w:t>rpg</w:t>
            </w:r>
            <w:proofErr w:type="spellEnd"/>
            <w:r>
              <w:rPr>
                <w:rFonts w:eastAsia="Times New Roman"/>
              </w:rPr>
              <w:t xml:space="preserve"> – Doupě.cz. </w:t>
            </w:r>
            <w:proofErr w:type="spellStart"/>
            <w:r>
              <w:rPr>
                <w:rFonts w:eastAsia="Times New Roman"/>
                <w:i/>
                <w:iCs/>
              </w:rPr>
              <w:t>Computer</w:t>
            </w:r>
            <w:proofErr w:type="spellEnd"/>
            <w:r>
              <w:rPr>
                <w:rFonts w:eastAsia="Times New Roman"/>
              </w:rPr>
              <w:t xml:space="preserve"> [online]. 2010 [vid. 2021-08-14]. Dostupné z: https://doupe.zive.cz/clanek/pruvodce-hernimi-zanry--</w:t>
            </w:r>
            <w:proofErr w:type="spellStart"/>
            <w:r>
              <w:rPr>
                <w:rFonts w:eastAsia="Times New Roman"/>
              </w:rPr>
              <w:t>dungeony</w:t>
            </w:r>
            <w:proofErr w:type="spellEnd"/>
            <w:r>
              <w:rPr>
                <w:rFonts w:eastAsia="Times New Roman"/>
              </w:rPr>
              <w:t>-a-</w:t>
            </w:r>
            <w:proofErr w:type="spellStart"/>
            <w:r>
              <w:rPr>
                <w:rFonts w:eastAsia="Times New Roman"/>
              </w:rPr>
              <w:t>rpg</w:t>
            </w:r>
            <w:proofErr w:type="spellEnd"/>
          </w:ins>
        </w:p>
        <w:p w14:paraId="17FBA38C" w14:textId="77777777" w:rsidR="00926265" w:rsidRDefault="00926265">
          <w:pPr>
            <w:autoSpaceDE w:val="0"/>
            <w:autoSpaceDN w:val="0"/>
            <w:ind w:hanging="640"/>
            <w:divId w:val="2114279845"/>
            <w:rPr>
              <w:ins w:id="999" w:author="Martin Novák" w:date="2023-03-22T19:29:00Z"/>
              <w:rFonts w:eastAsia="Times New Roman"/>
            </w:rPr>
          </w:pPr>
          <w:ins w:id="1000" w:author="Martin Novák" w:date="2023-03-22T19:29:00Z">
            <w:r>
              <w:rPr>
                <w:rFonts w:eastAsia="Times New Roman"/>
              </w:rPr>
              <w:t xml:space="preserve">[54] </w:t>
            </w:r>
            <w:r>
              <w:rPr>
                <w:rFonts w:eastAsia="Times New Roman"/>
              </w:rPr>
              <w:tab/>
            </w:r>
            <w:r>
              <w:rPr>
                <w:rFonts w:eastAsia="Times New Roman"/>
                <w:i/>
                <w:iCs/>
              </w:rPr>
              <w:t xml:space="preserve">Hra na PC </w:t>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w:t>
            </w:r>
            <w:proofErr w:type="gramStart"/>
            <w:r>
              <w:rPr>
                <w:rFonts w:eastAsia="Times New Roman"/>
                <w:i/>
                <w:iCs/>
              </w:rPr>
              <w:t>Odyssey - PC</w:t>
            </w:r>
            <w:proofErr w:type="gramEnd"/>
            <w:r>
              <w:rPr>
                <w:rFonts w:eastAsia="Times New Roman"/>
                <w:i/>
                <w:iCs/>
              </w:rPr>
              <w:t xml:space="preserve"> DIGITAL | Hra na PC na Alza.cz</w:t>
            </w:r>
            <w:r>
              <w:rPr>
                <w:rFonts w:eastAsia="Times New Roman"/>
              </w:rPr>
              <w:t xml:space="preserve"> [online]. [vid. 2021-08-24]. Dostupné z: https://www.alza.cz/media/assassins-creed-odyssey-pc-digital-d6222907.htm?o=3</w:t>
            </w:r>
          </w:ins>
        </w:p>
        <w:p w14:paraId="2BBDDF44" w14:textId="77777777" w:rsidR="00926265" w:rsidRDefault="00926265">
          <w:pPr>
            <w:autoSpaceDE w:val="0"/>
            <w:autoSpaceDN w:val="0"/>
            <w:ind w:hanging="640"/>
            <w:divId w:val="1145393123"/>
            <w:rPr>
              <w:ins w:id="1001" w:author="Martin Novák" w:date="2023-03-22T19:29:00Z"/>
              <w:rFonts w:eastAsia="Times New Roman"/>
            </w:rPr>
          </w:pPr>
          <w:ins w:id="1002" w:author="Martin Novák" w:date="2023-03-22T19:29:00Z">
            <w:r>
              <w:rPr>
                <w:rFonts w:eastAsia="Times New Roman"/>
              </w:rPr>
              <w:t xml:space="preserve">[55] </w:t>
            </w:r>
            <w:r>
              <w:rPr>
                <w:rFonts w:eastAsia="Times New Roman"/>
              </w:rPr>
              <w:tab/>
            </w:r>
            <w:r>
              <w:rPr>
                <w:rFonts w:eastAsia="Times New Roman"/>
                <w:i/>
                <w:iCs/>
              </w:rPr>
              <w:t xml:space="preserve">Ušetřete </w:t>
            </w:r>
            <w:proofErr w:type="gramStart"/>
            <w:r>
              <w:rPr>
                <w:rFonts w:eastAsia="Times New Roman"/>
                <w:i/>
                <w:iCs/>
              </w:rPr>
              <w:t>75%</w:t>
            </w:r>
            <w:proofErr w:type="gramEnd"/>
            <w:r>
              <w:rPr>
                <w:rFonts w:eastAsia="Times New Roman"/>
                <w:i/>
                <w:iCs/>
              </w:rPr>
              <w:t xml:space="preserve"> na produktu </w:t>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ve službě </w:t>
            </w:r>
            <w:proofErr w:type="spellStart"/>
            <w:r>
              <w:rPr>
                <w:rFonts w:eastAsia="Times New Roman"/>
                <w:i/>
                <w:iCs/>
              </w:rPr>
              <w:t>Steam</w:t>
            </w:r>
            <w:proofErr w:type="spellEnd"/>
            <w:r>
              <w:rPr>
                <w:rFonts w:eastAsia="Times New Roman"/>
              </w:rPr>
              <w:t xml:space="preserve"> [online]. [vid. 2021-08-24]. Dostupné z: https://store.steampowered.com/app/812140/Assassins_Creed_Odyssey/</w:t>
            </w:r>
          </w:ins>
        </w:p>
        <w:p w14:paraId="2E2B1064" w14:textId="77777777" w:rsidR="00926265" w:rsidRDefault="00926265">
          <w:pPr>
            <w:autoSpaceDE w:val="0"/>
            <w:autoSpaceDN w:val="0"/>
            <w:ind w:hanging="640"/>
            <w:divId w:val="1682388031"/>
            <w:rPr>
              <w:ins w:id="1003" w:author="Martin Novák" w:date="2023-03-22T19:29:00Z"/>
              <w:rFonts w:eastAsia="Times New Roman"/>
            </w:rPr>
          </w:pPr>
          <w:ins w:id="1004" w:author="Martin Novák" w:date="2023-03-22T19:29:00Z">
            <w:r>
              <w:rPr>
                <w:rFonts w:eastAsia="Times New Roman"/>
              </w:rPr>
              <w:t xml:space="preserve">[56] </w:t>
            </w:r>
            <w:r>
              <w:rPr>
                <w:rFonts w:eastAsia="Times New Roman"/>
              </w:rPr>
              <w:tab/>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 </w:t>
            </w:r>
            <w:proofErr w:type="spellStart"/>
            <w:r>
              <w:rPr>
                <w:rFonts w:eastAsia="Times New Roman"/>
                <w:i/>
                <w:iCs/>
              </w:rPr>
              <w:t>Download</w:t>
            </w:r>
            <w:proofErr w:type="spellEnd"/>
            <w:r>
              <w:rPr>
                <w:rFonts w:eastAsia="Times New Roman"/>
                <w:i/>
                <w:iCs/>
              </w:rPr>
              <w:t xml:space="preserve"> and Buy </w:t>
            </w:r>
            <w:proofErr w:type="spellStart"/>
            <w:proofErr w:type="gramStart"/>
            <w:r>
              <w:rPr>
                <w:rFonts w:eastAsia="Times New Roman"/>
                <w:i/>
                <w:iCs/>
              </w:rPr>
              <w:t>Today</w:t>
            </w:r>
            <w:proofErr w:type="spellEnd"/>
            <w:r>
              <w:rPr>
                <w:rFonts w:eastAsia="Times New Roman"/>
                <w:i/>
                <w:iCs/>
              </w:rPr>
              <w:t xml:space="preserve"> - </w:t>
            </w:r>
            <w:proofErr w:type="spellStart"/>
            <w:r>
              <w:rPr>
                <w:rFonts w:eastAsia="Times New Roman"/>
                <w:i/>
                <w:iCs/>
              </w:rPr>
              <w:t>Epic</w:t>
            </w:r>
            <w:proofErr w:type="spellEnd"/>
            <w:proofErr w:type="gramEnd"/>
            <w:r>
              <w:rPr>
                <w:rFonts w:eastAsia="Times New Roman"/>
                <w:i/>
                <w:iCs/>
              </w:rPr>
              <w:t xml:space="preserve">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Store</w:t>
            </w:r>
            <w:proofErr w:type="spellEnd"/>
            <w:r>
              <w:rPr>
                <w:rFonts w:eastAsia="Times New Roman"/>
              </w:rPr>
              <w:t xml:space="preserve"> [online]. [vid. 2021-08-24]. Dostupné z: https://www.epicgames.com/store/en-US/p/assassins-creed-odyssey</w:t>
            </w:r>
          </w:ins>
        </w:p>
        <w:p w14:paraId="45209A41" w14:textId="77777777" w:rsidR="00926265" w:rsidRDefault="00926265">
          <w:pPr>
            <w:autoSpaceDE w:val="0"/>
            <w:autoSpaceDN w:val="0"/>
            <w:ind w:hanging="640"/>
            <w:divId w:val="2044860058"/>
            <w:rPr>
              <w:ins w:id="1005" w:author="Martin Novák" w:date="2023-03-22T19:29:00Z"/>
              <w:rFonts w:eastAsia="Times New Roman"/>
            </w:rPr>
          </w:pPr>
          <w:ins w:id="1006" w:author="Martin Novák" w:date="2023-03-22T19:29:00Z">
            <w:r>
              <w:rPr>
                <w:rFonts w:eastAsia="Times New Roman"/>
              </w:rPr>
              <w:t xml:space="preserve">[57] </w:t>
            </w:r>
            <w:r>
              <w:rPr>
                <w:rFonts w:eastAsia="Times New Roman"/>
              </w:rPr>
              <w:tab/>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on PS4, Xbox </w:t>
            </w:r>
            <w:proofErr w:type="spellStart"/>
            <w:r>
              <w:rPr>
                <w:rFonts w:eastAsia="Times New Roman"/>
                <w:i/>
                <w:iCs/>
              </w:rPr>
              <w:t>One</w:t>
            </w:r>
            <w:proofErr w:type="spellEnd"/>
            <w:r>
              <w:rPr>
                <w:rFonts w:eastAsia="Times New Roman"/>
                <w:i/>
                <w:iCs/>
              </w:rPr>
              <w:t xml:space="preserve">, PC | </w:t>
            </w:r>
            <w:proofErr w:type="spellStart"/>
            <w:r>
              <w:rPr>
                <w:rFonts w:eastAsia="Times New Roman"/>
                <w:i/>
                <w:iCs/>
              </w:rPr>
              <w:t>Ubisoft</w:t>
            </w:r>
            <w:proofErr w:type="spellEnd"/>
            <w:r>
              <w:rPr>
                <w:rFonts w:eastAsia="Times New Roman"/>
                <w:i/>
                <w:iCs/>
              </w:rPr>
              <w:t xml:space="preserve"> (UK)</w:t>
            </w:r>
            <w:r>
              <w:rPr>
                <w:rFonts w:eastAsia="Times New Roman"/>
              </w:rPr>
              <w:t xml:space="preserve"> [online]. [vid. 2021-08-24]. Dostupné z: https://www.ubisoft.com/en-gb/game/assassins-creed/odyssey</w:t>
            </w:r>
          </w:ins>
        </w:p>
        <w:p w14:paraId="0ECA85DC" w14:textId="77777777" w:rsidR="00926265" w:rsidRDefault="00926265">
          <w:pPr>
            <w:autoSpaceDE w:val="0"/>
            <w:autoSpaceDN w:val="0"/>
            <w:ind w:hanging="640"/>
            <w:divId w:val="374546262"/>
            <w:rPr>
              <w:ins w:id="1007" w:author="Martin Novák" w:date="2023-03-22T19:29:00Z"/>
              <w:rFonts w:eastAsia="Times New Roman"/>
            </w:rPr>
          </w:pPr>
          <w:ins w:id="1008" w:author="Martin Novák" w:date="2023-03-22T19:29:00Z">
            <w:r>
              <w:rPr>
                <w:rFonts w:eastAsia="Times New Roman"/>
              </w:rPr>
              <w:t xml:space="preserve">[58] </w:t>
            </w:r>
            <w:r>
              <w:rPr>
                <w:rFonts w:eastAsia="Times New Roman"/>
              </w:rPr>
              <w:tab/>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II: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i/>
                <w:iCs/>
              </w:rPr>
              <w:t xml:space="preserve"> ve službě </w:t>
            </w:r>
            <w:proofErr w:type="spellStart"/>
            <w:r>
              <w:rPr>
                <w:rFonts w:eastAsia="Times New Roman"/>
                <w:i/>
                <w:iCs/>
              </w:rPr>
              <w:t>Steam</w:t>
            </w:r>
            <w:proofErr w:type="spellEnd"/>
            <w:r>
              <w:rPr>
                <w:rFonts w:eastAsia="Times New Roman"/>
              </w:rPr>
              <w:t xml:space="preserve"> [online]. [vid. 2021-08-26]. Dostupné z: https://store.steampowered.com/app/257350/Baldurs_Gate_II_Enhanced_Edition/</w:t>
            </w:r>
          </w:ins>
        </w:p>
        <w:p w14:paraId="0A7DFF06" w14:textId="77777777" w:rsidR="00926265" w:rsidRDefault="00926265">
          <w:pPr>
            <w:autoSpaceDE w:val="0"/>
            <w:autoSpaceDN w:val="0"/>
            <w:ind w:hanging="640"/>
            <w:divId w:val="962805040"/>
            <w:rPr>
              <w:ins w:id="1009" w:author="Martin Novák" w:date="2023-03-22T19:29:00Z"/>
              <w:rFonts w:eastAsia="Times New Roman"/>
            </w:rPr>
          </w:pPr>
          <w:ins w:id="1010" w:author="Martin Novák" w:date="2023-03-22T19:29:00Z">
            <w:r>
              <w:rPr>
                <w:rFonts w:eastAsia="Times New Roman"/>
              </w:rPr>
              <w:t xml:space="preserve">[59] </w:t>
            </w:r>
            <w:r>
              <w:rPr>
                <w:rFonts w:eastAsia="Times New Roman"/>
              </w:rPr>
              <w:tab/>
            </w:r>
            <w:r>
              <w:rPr>
                <w:rFonts w:eastAsia="Times New Roman"/>
                <w:i/>
                <w:iCs/>
              </w:rPr>
              <w:t xml:space="preserve">Hra na PC </w:t>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II </w:t>
            </w:r>
            <w:proofErr w:type="spellStart"/>
            <w:r>
              <w:rPr>
                <w:rFonts w:eastAsia="Times New Roman"/>
                <w:i/>
                <w:iCs/>
              </w:rPr>
              <w:t>Enhanced</w:t>
            </w:r>
            <w:proofErr w:type="spellEnd"/>
            <w:r>
              <w:rPr>
                <w:rFonts w:eastAsia="Times New Roman"/>
                <w:i/>
                <w:iCs/>
              </w:rPr>
              <w:t xml:space="preserve"> </w:t>
            </w:r>
            <w:proofErr w:type="spellStart"/>
            <w:proofErr w:type="gramStart"/>
            <w:r>
              <w:rPr>
                <w:rFonts w:eastAsia="Times New Roman"/>
                <w:i/>
                <w:iCs/>
              </w:rPr>
              <w:t>Edition</w:t>
            </w:r>
            <w:proofErr w:type="spellEnd"/>
            <w:r>
              <w:rPr>
                <w:rFonts w:eastAsia="Times New Roman"/>
                <w:i/>
                <w:iCs/>
              </w:rPr>
              <w:t xml:space="preserve"> - PC</w:t>
            </w:r>
            <w:proofErr w:type="gramEnd"/>
            <w:r>
              <w:rPr>
                <w:rFonts w:eastAsia="Times New Roman"/>
                <w:i/>
                <w:iCs/>
              </w:rPr>
              <w:t xml:space="preserve"> DIGITAL | Hra na PC na Alza.cz</w:t>
            </w:r>
            <w:r>
              <w:rPr>
                <w:rFonts w:eastAsia="Times New Roman"/>
              </w:rPr>
              <w:t xml:space="preserve"> [online]. [vid. 2021-08-26]. Dostupné z: https://www.alza.cz/media/baldurs-gate-ii-enhanced-edition-pc-digital-d5866684.htm</w:t>
            </w:r>
          </w:ins>
        </w:p>
        <w:p w14:paraId="1EAD4234" w14:textId="77777777" w:rsidR="00926265" w:rsidRDefault="00926265">
          <w:pPr>
            <w:autoSpaceDE w:val="0"/>
            <w:autoSpaceDN w:val="0"/>
            <w:ind w:hanging="640"/>
            <w:divId w:val="2122218377"/>
            <w:rPr>
              <w:ins w:id="1011" w:author="Martin Novák" w:date="2023-03-22T19:29:00Z"/>
              <w:rFonts w:eastAsia="Times New Roman"/>
            </w:rPr>
          </w:pPr>
          <w:ins w:id="1012" w:author="Martin Novák" w:date="2023-03-22T19:29:00Z">
            <w:r>
              <w:rPr>
                <w:rFonts w:eastAsia="Times New Roman"/>
              </w:rPr>
              <w:t xml:space="preserve">[60] </w:t>
            </w:r>
            <w:r>
              <w:rPr>
                <w:rFonts w:eastAsia="Times New Roman"/>
              </w:rPr>
              <w:tab/>
            </w:r>
            <w:r>
              <w:rPr>
                <w:rFonts w:eastAsia="Times New Roman"/>
                <w:i/>
                <w:iCs/>
              </w:rPr>
              <w:t xml:space="preserve">Hra na PC </w:t>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gramStart"/>
            <w:r>
              <w:rPr>
                <w:rFonts w:eastAsia="Times New Roman"/>
                <w:i/>
                <w:iCs/>
              </w:rPr>
              <w:t>III - HD</w:t>
            </w:r>
            <w:proofErr w:type="gramEnd"/>
            <w:r>
              <w:rPr>
                <w:rFonts w:eastAsia="Times New Roman"/>
                <w:i/>
                <w:iCs/>
              </w:rPr>
              <w:t xml:space="preserve"> </w:t>
            </w:r>
            <w:proofErr w:type="spellStart"/>
            <w:r>
              <w:rPr>
                <w:rFonts w:eastAsia="Times New Roman"/>
                <w:i/>
                <w:iCs/>
              </w:rPr>
              <w:t>Edtion</w:t>
            </w:r>
            <w:proofErr w:type="spellEnd"/>
            <w:r>
              <w:rPr>
                <w:rFonts w:eastAsia="Times New Roman"/>
                <w:i/>
                <w:iCs/>
              </w:rPr>
              <w:t xml:space="preserve"> (PC) DIGITAL | Hra na PC na Alza.cz</w:t>
            </w:r>
            <w:r>
              <w:rPr>
                <w:rFonts w:eastAsia="Times New Roman"/>
              </w:rPr>
              <w:t xml:space="preserve"> [online]. [vid. 2021-08-26]. Dostupné z: https://www.alza.cz/media/heroes-of-might-magic-iii-hd-edtion-pc-digital-d5346604.htm</w:t>
            </w:r>
          </w:ins>
        </w:p>
        <w:p w14:paraId="77D18121" w14:textId="77777777" w:rsidR="00926265" w:rsidRDefault="00926265">
          <w:pPr>
            <w:autoSpaceDE w:val="0"/>
            <w:autoSpaceDN w:val="0"/>
            <w:ind w:hanging="640"/>
            <w:divId w:val="1785922608"/>
            <w:rPr>
              <w:ins w:id="1013" w:author="Martin Novák" w:date="2023-03-22T19:29:00Z"/>
              <w:rFonts w:eastAsia="Times New Roman"/>
            </w:rPr>
          </w:pPr>
          <w:ins w:id="1014" w:author="Martin Novák" w:date="2023-03-22T19:29:00Z">
            <w:r>
              <w:rPr>
                <w:rFonts w:eastAsia="Times New Roman"/>
              </w:rPr>
              <w:t xml:space="preserve">[61] </w:t>
            </w:r>
            <w:r>
              <w:rPr>
                <w:rFonts w:eastAsia="Times New Roman"/>
              </w:rPr>
              <w:tab/>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spellStart"/>
            <w:r>
              <w:rPr>
                <w:rFonts w:eastAsia="Times New Roman"/>
                <w:i/>
                <w:iCs/>
              </w:rPr>
              <w:t>Heroes</w:t>
            </w:r>
            <w:proofErr w:type="spellEnd"/>
            <w:r>
              <w:rPr>
                <w:rFonts w:eastAsia="Times New Roman"/>
                <w:i/>
                <w:iCs/>
              </w:rPr>
              <w:t xml:space="preserve"> 3 | </w:t>
            </w:r>
            <w:proofErr w:type="spellStart"/>
            <w:r>
              <w:rPr>
                <w:rFonts w:eastAsia="Times New Roman"/>
                <w:i/>
                <w:iCs/>
              </w:rPr>
              <w:t>Download</w:t>
            </w:r>
            <w:proofErr w:type="spellEnd"/>
            <w:r>
              <w:rPr>
                <w:rFonts w:eastAsia="Times New Roman"/>
                <w:i/>
                <w:iCs/>
              </w:rPr>
              <w:t xml:space="preserve"> and Buy </w:t>
            </w:r>
            <w:proofErr w:type="spellStart"/>
            <w:proofErr w:type="gramStart"/>
            <w:r>
              <w:rPr>
                <w:rFonts w:eastAsia="Times New Roman"/>
                <w:i/>
                <w:iCs/>
              </w:rPr>
              <w:t>Today</w:t>
            </w:r>
            <w:proofErr w:type="spellEnd"/>
            <w:r>
              <w:rPr>
                <w:rFonts w:eastAsia="Times New Roman"/>
                <w:i/>
                <w:iCs/>
              </w:rPr>
              <w:t xml:space="preserve"> - </w:t>
            </w:r>
            <w:proofErr w:type="spellStart"/>
            <w:r>
              <w:rPr>
                <w:rFonts w:eastAsia="Times New Roman"/>
                <w:i/>
                <w:iCs/>
              </w:rPr>
              <w:t>Epic</w:t>
            </w:r>
            <w:proofErr w:type="spellEnd"/>
            <w:proofErr w:type="gramEnd"/>
            <w:r>
              <w:rPr>
                <w:rFonts w:eastAsia="Times New Roman"/>
                <w:i/>
                <w:iCs/>
              </w:rPr>
              <w:t xml:space="preserve">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Store</w:t>
            </w:r>
            <w:proofErr w:type="spellEnd"/>
            <w:r>
              <w:rPr>
                <w:rFonts w:eastAsia="Times New Roman"/>
              </w:rPr>
              <w:t xml:space="preserve"> [online]. [vid. 2021-08-26]. Dostupné z: https://www.epicgames.com/store/en-US/p/might-and-magic-heroes-3</w:t>
            </w:r>
          </w:ins>
        </w:p>
        <w:p w14:paraId="3B53D0B1" w14:textId="77777777" w:rsidR="00926265" w:rsidRDefault="00926265">
          <w:pPr>
            <w:autoSpaceDE w:val="0"/>
            <w:autoSpaceDN w:val="0"/>
            <w:ind w:hanging="640"/>
            <w:divId w:val="928729948"/>
            <w:rPr>
              <w:ins w:id="1015" w:author="Martin Novák" w:date="2023-03-22T19:29:00Z"/>
              <w:rFonts w:eastAsia="Times New Roman"/>
            </w:rPr>
          </w:pPr>
          <w:ins w:id="1016" w:author="Martin Novák" w:date="2023-03-22T19:29:00Z">
            <w:r>
              <w:rPr>
                <w:rFonts w:eastAsia="Times New Roman"/>
              </w:rPr>
              <w:t xml:space="preserve">[62] </w:t>
            </w:r>
            <w:r>
              <w:rPr>
                <w:rFonts w:eastAsia="Times New Roman"/>
              </w:rPr>
              <w:tab/>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gramStart"/>
            <w:r>
              <w:rPr>
                <w:rFonts w:eastAsia="Times New Roman"/>
                <w:i/>
                <w:iCs/>
              </w:rPr>
              <w:t>III - HD</w:t>
            </w:r>
            <w:proofErr w:type="gramEnd"/>
            <w:r>
              <w:rPr>
                <w:rFonts w:eastAsia="Times New Roman"/>
                <w:i/>
                <w:iCs/>
              </w:rPr>
              <w:t xml:space="preserve"> </w:t>
            </w:r>
            <w:proofErr w:type="spellStart"/>
            <w:r>
              <w:rPr>
                <w:rFonts w:eastAsia="Times New Roman"/>
                <w:i/>
                <w:iCs/>
              </w:rPr>
              <w:t>Edition</w:t>
            </w:r>
            <w:proofErr w:type="spellEnd"/>
            <w:r>
              <w:rPr>
                <w:rFonts w:eastAsia="Times New Roman"/>
                <w:i/>
                <w:iCs/>
              </w:rPr>
              <w:t xml:space="preserve"> ve službě </w:t>
            </w:r>
            <w:proofErr w:type="spellStart"/>
            <w:r>
              <w:rPr>
                <w:rFonts w:eastAsia="Times New Roman"/>
                <w:i/>
                <w:iCs/>
              </w:rPr>
              <w:t>Steam</w:t>
            </w:r>
            <w:proofErr w:type="spellEnd"/>
            <w:r>
              <w:rPr>
                <w:rFonts w:eastAsia="Times New Roman"/>
              </w:rPr>
              <w:t xml:space="preserve"> [online]. [vid. 2021-08-26]. Dostupné z: https://store.steampowered.com/app/297000/Heroes_of_Might__Magic_III__HD_Edition/</w:t>
            </w:r>
          </w:ins>
        </w:p>
        <w:p w14:paraId="1979D9F7" w14:textId="77777777" w:rsidR="00926265" w:rsidRDefault="00926265">
          <w:pPr>
            <w:autoSpaceDE w:val="0"/>
            <w:autoSpaceDN w:val="0"/>
            <w:ind w:hanging="640"/>
            <w:divId w:val="462430127"/>
            <w:rPr>
              <w:ins w:id="1017" w:author="Martin Novák" w:date="2023-03-22T19:29:00Z"/>
              <w:rFonts w:eastAsia="Times New Roman"/>
            </w:rPr>
          </w:pPr>
          <w:ins w:id="1018" w:author="Martin Novák" w:date="2023-03-22T19:29:00Z">
            <w:r>
              <w:rPr>
                <w:rFonts w:eastAsia="Times New Roman"/>
              </w:rPr>
              <w:lastRenderedPageBreak/>
              <w:t xml:space="preserve">[63] </w:t>
            </w:r>
            <w:r>
              <w:rPr>
                <w:rFonts w:eastAsia="Times New Roman"/>
              </w:rPr>
              <w:tab/>
            </w:r>
            <w:r>
              <w:rPr>
                <w:rFonts w:eastAsia="Times New Roman"/>
                <w:i/>
                <w:iCs/>
              </w:rPr>
              <w:t xml:space="preserve">Buy </w:t>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and </w:t>
            </w:r>
            <w:proofErr w:type="spellStart"/>
            <w:r>
              <w:rPr>
                <w:rFonts w:eastAsia="Times New Roman"/>
                <w:i/>
                <w:iCs/>
              </w:rPr>
              <w:t>Magic</w:t>
            </w:r>
            <w:proofErr w:type="spellEnd"/>
            <w:r>
              <w:rPr>
                <w:rFonts w:eastAsia="Times New Roman"/>
                <w:i/>
                <w:iCs/>
              </w:rPr>
              <w:t xml:space="preserve"> III: </w:t>
            </w:r>
            <w:proofErr w:type="spellStart"/>
            <w:r>
              <w:rPr>
                <w:rFonts w:eastAsia="Times New Roman"/>
                <w:i/>
                <w:iCs/>
              </w:rPr>
              <w:t>Complete</w:t>
            </w:r>
            <w:proofErr w:type="spellEnd"/>
            <w:r>
              <w:rPr>
                <w:rFonts w:eastAsia="Times New Roman"/>
                <w:i/>
                <w:iCs/>
              </w:rPr>
              <w:t xml:space="preserve"> PC (</w:t>
            </w:r>
            <w:proofErr w:type="spellStart"/>
            <w:r>
              <w:rPr>
                <w:rFonts w:eastAsia="Times New Roman"/>
                <w:i/>
                <w:iCs/>
              </w:rPr>
              <w:t>Download</w:t>
            </w:r>
            <w:proofErr w:type="spellEnd"/>
            <w:r>
              <w:rPr>
                <w:rFonts w:eastAsia="Times New Roman"/>
                <w:i/>
                <w:iCs/>
              </w:rPr>
              <w:t>)</w:t>
            </w:r>
            <w:r>
              <w:rPr>
                <w:rFonts w:eastAsia="Times New Roman"/>
              </w:rPr>
              <w:t xml:space="preserve"> [online]. [vid. 2021-08-26]. Dostupné z: https://store.ubi.com/uk/game?pid=575ffd9ba3be1633568b4d8c&amp;dwvar_575ffd9ba3be1633568b4d8c_Platform=pcdl&amp;edition=Complete%20Edition&amp;source=detail</w:t>
            </w:r>
          </w:ins>
        </w:p>
        <w:p w14:paraId="72AB8D07" w14:textId="77777777" w:rsidR="00926265" w:rsidRDefault="00926265">
          <w:pPr>
            <w:autoSpaceDE w:val="0"/>
            <w:autoSpaceDN w:val="0"/>
            <w:ind w:hanging="640"/>
            <w:divId w:val="157775440"/>
            <w:rPr>
              <w:ins w:id="1019" w:author="Martin Novák" w:date="2023-03-22T19:29:00Z"/>
              <w:rFonts w:eastAsia="Times New Roman"/>
            </w:rPr>
          </w:pPr>
          <w:ins w:id="1020" w:author="Martin Novák" w:date="2023-03-22T19:29:00Z">
            <w:r>
              <w:rPr>
                <w:rFonts w:eastAsia="Times New Roman"/>
              </w:rPr>
              <w:t xml:space="preserve">[64] </w:t>
            </w:r>
            <w:r>
              <w:rPr>
                <w:rFonts w:eastAsia="Times New Roman"/>
              </w:rPr>
              <w:tab/>
            </w:r>
            <w:r>
              <w:rPr>
                <w:rFonts w:eastAsia="Times New Roman"/>
                <w:i/>
                <w:iCs/>
              </w:rPr>
              <w:t xml:space="preserve">D&amp;D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Homepage</w:t>
            </w:r>
            <w:proofErr w:type="spellEnd"/>
            <w:r>
              <w:rPr>
                <w:rFonts w:eastAsia="Times New Roman"/>
                <w:i/>
                <w:iCs/>
              </w:rPr>
              <w:t xml:space="preserve"> | </w:t>
            </w:r>
            <w:proofErr w:type="spellStart"/>
            <w:r>
              <w:rPr>
                <w:rFonts w:eastAsia="Times New Roman"/>
                <w:i/>
                <w:iCs/>
              </w:rPr>
              <w:t>Dungeons</w:t>
            </w:r>
            <w:proofErr w:type="spellEnd"/>
            <w:r>
              <w:rPr>
                <w:rFonts w:eastAsia="Times New Roman"/>
                <w:i/>
                <w:iCs/>
              </w:rPr>
              <w:t xml:space="preserve"> &amp; </w:t>
            </w:r>
            <w:proofErr w:type="spellStart"/>
            <w:r>
              <w:rPr>
                <w:rFonts w:eastAsia="Times New Roman"/>
                <w:i/>
                <w:iCs/>
              </w:rPr>
              <w:t>Dragons</w:t>
            </w:r>
            <w:proofErr w:type="spellEnd"/>
            <w:r>
              <w:rPr>
                <w:rFonts w:eastAsia="Times New Roman"/>
              </w:rPr>
              <w:t xml:space="preserve"> [online]. [vid. 2021-11-12]. Dostupné z: https://dnd.wizards.com/</w:t>
            </w:r>
          </w:ins>
        </w:p>
        <w:p w14:paraId="3A4E3D81" w14:textId="77777777" w:rsidR="00926265" w:rsidRDefault="00926265">
          <w:pPr>
            <w:autoSpaceDE w:val="0"/>
            <w:autoSpaceDN w:val="0"/>
            <w:ind w:hanging="640"/>
            <w:divId w:val="52395241"/>
            <w:rPr>
              <w:ins w:id="1021" w:author="Martin Novák" w:date="2023-03-22T19:29:00Z"/>
              <w:rFonts w:eastAsia="Times New Roman"/>
            </w:rPr>
          </w:pPr>
          <w:ins w:id="1022" w:author="Martin Novák" w:date="2023-03-22T19:29:00Z">
            <w:r>
              <w:rPr>
                <w:rFonts w:eastAsia="Times New Roman"/>
              </w:rPr>
              <w:t xml:space="preserve">[65] </w:t>
            </w:r>
            <w:r>
              <w:rPr>
                <w:rFonts w:eastAsia="Times New Roman"/>
              </w:rPr>
              <w:tab/>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rPr>
              <w:t xml:space="preserve"> [online]. [vid. 2021-11-12]. Dostupné z: https://www.baldursgate.com/</w:t>
            </w:r>
          </w:ins>
        </w:p>
        <w:p w14:paraId="669A505B" w14:textId="77777777" w:rsidR="00926265" w:rsidRDefault="00926265">
          <w:pPr>
            <w:autoSpaceDE w:val="0"/>
            <w:autoSpaceDN w:val="0"/>
            <w:ind w:hanging="640"/>
            <w:divId w:val="446120290"/>
            <w:rPr>
              <w:ins w:id="1023" w:author="Martin Novák" w:date="2023-03-22T19:29:00Z"/>
              <w:rFonts w:eastAsia="Times New Roman"/>
            </w:rPr>
          </w:pPr>
          <w:ins w:id="1024" w:author="Martin Novák" w:date="2023-03-22T19:29:00Z">
            <w:r>
              <w:rPr>
                <w:rFonts w:eastAsia="Times New Roman"/>
              </w:rPr>
              <w:t xml:space="preserve">[66] </w:t>
            </w:r>
            <w:r>
              <w:rPr>
                <w:rFonts w:eastAsia="Times New Roman"/>
              </w:rPr>
              <w:tab/>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Elder</w:t>
            </w:r>
            <w:proofErr w:type="spellEnd"/>
            <w:r>
              <w:rPr>
                <w:rFonts w:eastAsia="Times New Roman"/>
                <w:i/>
                <w:iCs/>
              </w:rPr>
              <w:t xml:space="preserve"> </w:t>
            </w:r>
            <w:proofErr w:type="spellStart"/>
            <w:r>
              <w:rPr>
                <w:rFonts w:eastAsia="Times New Roman"/>
                <w:i/>
                <w:iCs/>
              </w:rPr>
              <w:t>Scrolls</w:t>
            </w:r>
            <w:proofErr w:type="spellEnd"/>
            <w:r>
              <w:rPr>
                <w:rFonts w:eastAsia="Times New Roman"/>
                <w:i/>
                <w:iCs/>
              </w:rPr>
              <w:t xml:space="preserve"> | </w:t>
            </w:r>
            <w:proofErr w:type="spellStart"/>
            <w:r>
              <w:rPr>
                <w:rFonts w:eastAsia="Times New Roman"/>
                <w:i/>
                <w:iCs/>
              </w:rPr>
              <w:t>Skyrim</w:t>
            </w:r>
            <w:proofErr w:type="spellEnd"/>
            <w:r>
              <w:rPr>
                <w:rFonts w:eastAsia="Times New Roman"/>
              </w:rPr>
              <w:t xml:space="preserve"> [online]. [vid. 2021-11-12]. Dostupné z: https://elderscrolls.bethesda.net/en/skyrim</w:t>
            </w:r>
          </w:ins>
        </w:p>
        <w:p w14:paraId="4909B2BC" w14:textId="77777777" w:rsidR="00926265" w:rsidRDefault="00926265">
          <w:pPr>
            <w:autoSpaceDE w:val="0"/>
            <w:autoSpaceDN w:val="0"/>
            <w:ind w:hanging="640"/>
            <w:divId w:val="1970894028"/>
            <w:rPr>
              <w:ins w:id="1025" w:author="Martin Novák" w:date="2023-03-22T19:29:00Z"/>
              <w:rFonts w:eastAsia="Times New Roman"/>
            </w:rPr>
          </w:pPr>
          <w:ins w:id="1026" w:author="Martin Novák" w:date="2023-03-22T19:29:00Z">
            <w:r>
              <w:rPr>
                <w:rFonts w:eastAsia="Times New Roman"/>
              </w:rPr>
              <w:t xml:space="preserve">[67] </w:t>
            </w:r>
            <w:r>
              <w:rPr>
                <w:rFonts w:eastAsia="Times New Roman"/>
              </w:rPr>
              <w:tab/>
            </w:r>
            <w:proofErr w:type="spellStart"/>
            <w:r>
              <w:rPr>
                <w:rFonts w:eastAsia="Times New Roman"/>
                <w:i/>
                <w:iCs/>
              </w:rPr>
              <w:t>Knights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Old</w:t>
            </w:r>
            <w:proofErr w:type="spellEnd"/>
            <w:r>
              <w:rPr>
                <w:rFonts w:eastAsia="Times New Roman"/>
                <w:i/>
                <w:iCs/>
              </w:rPr>
              <w:t xml:space="preserve"> Republic | StarWars.com</w:t>
            </w:r>
            <w:r>
              <w:rPr>
                <w:rFonts w:eastAsia="Times New Roman"/>
              </w:rPr>
              <w:t xml:space="preserve"> [online]. [vid. 2021-12-20]. Dostupné z: https://www.starwars.com/games-apps/knights-of-the-old-republic</w:t>
            </w:r>
          </w:ins>
        </w:p>
        <w:p w14:paraId="141AC3EC" w14:textId="77777777" w:rsidR="00926265" w:rsidRDefault="00926265">
          <w:pPr>
            <w:autoSpaceDE w:val="0"/>
            <w:autoSpaceDN w:val="0"/>
            <w:ind w:hanging="640"/>
            <w:divId w:val="1652129352"/>
            <w:rPr>
              <w:ins w:id="1027" w:author="Martin Novák" w:date="2023-03-22T19:29:00Z"/>
              <w:rFonts w:eastAsia="Times New Roman"/>
            </w:rPr>
          </w:pPr>
          <w:ins w:id="1028" w:author="Martin Novák" w:date="2023-03-22T19:29:00Z">
            <w:r>
              <w:rPr>
                <w:rFonts w:eastAsia="Times New Roman"/>
              </w:rPr>
              <w:t xml:space="preserve">[68] </w:t>
            </w:r>
            <w:r>
              <w:rPr>
                <w:rFonts w:eastAsia="Times New Roman"/>
              </w:rPr>
              <w:tab/>
            </w:r>
            <w:r>
              <w:rPr>
                <w:rFonts w:eastAsia="Times New Roman"/>
                <w:i/>
                <w:iCs/>
              </w:rPr>
              <w:t>FINAL FANTASY PORTAL SITE | SQUARE ENIX</w:t>
            </w:r>
            <w:r>
              <w:rPr>
                <w:rFonts w:eastAsia="Times New Roman"/>
              </w:rPr>
              <w:t xml:space="preserve"> [online]. [vid. 2021-11-12]. Dostupné z: https://na.finalfantasy.com/</w:t>
            </w:r>
          </w:ins>
        </w:p>
        <w:p w14:paraId="61DADE3E" w14:textId="77777777" w:rsidR="00926265" w:rsidRDefault="00926265">
          <w:pPr>
            <w:autoSpaceDE w:val="0"/>
            <w:autoSpaceDN w:val="0"/>
            <w:ind w:hanging="640"/>
            <w:divId w:val="1197815373"/>
            <w:rPr>
              <w:ins w:id="1029" w:author="Martin Novák" w:date="2023-03-22T19:29:00Z"/>
              <w:rFonts w:eastAsia="Times New Roman"/>
            </w:rPr>
          </w:pPr>
          <w:ins w:id="1030" w:author="Martin Novák" w:date="2023-03-22T19:29:00Z">
            <w:r>
              <w:rPr>
                <w:rFonts w:eastAsia="Times New Roman"/>
              </w:rPr>
              <w:t xml:space="preserve">[69] </w:t>
            </w:r>
            <w:r>
              <w:rPr>
                <w:rFonts w:eastAsia="Times New Roman"/>
              </w:rPr>
              <w:tab/>
            </w:r>
            <w:proofErr w:type="spellStart"/>
            <w:r>
              <w:rPr>
                <w:rFonts w:eastAsia="Times New Roman"/>
                <w:i/>
                <w:iCs/>
              </w:rPr>
              <w:t>World</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Warcraft</w:t>
            </w:r>
            <w:r>
              <w:rPr>
                <w:rFonts w:eastAsia="Times New Roman"/>
              </w:rPr>
              <w:t xml:space="preserve"> [online]. [vid. 2021-11-12]. Dostupné z: https://worldofwarcraft.com/en-gb/</w:t>
            </w:r>
          </w:ins>
        </w:p>
        <w:p w14:paraId="248CE27E" w14:textId="77777777" w:rsidR="00926265" w:rsidRDefault="00926265">
          <w:pPr>
            <w:autoSpaceDE w:val="0"/>
            <w:autoSpaceDN w:val="0"/>
            <w:ind w:hanging="640"/>
            <w:divId w:val="1386026844"/>
            <w:rPr>
              <w:ins w:id="1031" w:author="Martin Novák" w:date="2023-03-22T19:29:00Z"/>
              <w:rFonts w:eastAsia="Times New Roman"/>
            </w:rPr>
          </w:pPr>
          <w:ins w:id="1032" w:author="Martin Novák" w:date="2023-03-22T19:29:00Z">
            <w:r>
              <w:rPr>
                <w:rFonts w:eastAsia="Times New Roman"/>
              </w:rPr>
              <w:t xml:space="preserve">[70] </w:t>
            </w:r>
            <w:r>
              <w:rPr>
                <w:rFonts w:eastAsia="Times New Roman"/>
              </w:rPr>
              <w:tab/>
            </w:r>
            <w:r>
              <w:rPr>
                <w:rFonts w:eastAsia="Times New Roman"/>
                <w:i/>
                <w:iCs/>
              </w:rPr>
              <w:t>XCOM 2</w:t>
            </w:r>
            <w:r>
              <w:rPr>
                <w:rFonts w:eastAsia="Times New Roman"/>
              </w:rPr>
              <w:t xml:space="preserve"> [online]. [vid. 2021-12-20]. Dostupné z: https://xcom.com/</w:t>
            </w:r>
          </w:ins>
        </w:p>
        <w:p w14:paraId="4BD9B9D0" w14:textId="77777777" w:rsidR="00926265" w:rsidRDefault="00926265">
          <w:pPr>
            <w:autoSpaceDE w:val="0"/>
            <w:autoSpaceDN w:val="0"/>
            <w:ind w:hanging="640"/>
            <w:divId w:val="642538688"/>
            <w:rPr>
              <w:ins w:id="1033" w:author="Martin Novák" w:date="2023-03-22T19:29:00Z"/>
              <w:rFonts w:eastAsia="Times New Roman"/>
            </w:rPr>
          </w:pPr>
          <w:ins w:id="1034" w:author="Martin Novák" w:date="2023-03-22T19:29:00Z">
            <w:r>
              <w:rPr>
                <w:rFonts w:eastAsia="Times New Roman"/>
              </w:rPr>
              <w:t xml:space="preserve">[71] </w:t>
            </w:r>
            <w:r>
              <w:rPr>
                <w:rFonts w:eastAsia="Times New Roman"/>
              </w:rPr>
              <w:tab/>
              <w:t xml:space="preserve">Fantasy světy – historie počítačových her na hrdiny díl I. </w:t>
            </w:r>
            <w:r>
              <w:rPr>
                <w:rFonts w:eastAsia="Times New Roman"/>
                <w:i/>
                <w:iCs/>
              </w:rPr>
              <w:t>Fantasymag.cz</w:t>
            </w:r>
            <w:r>
              <w:rPr>
                <w:rFonts w:eastAsia="Times New Roman"/>
              </w:rPr>
              <w:t xml:space="preserve"> [online]. 2017. Dostupné z: https://www.fantasymag.cz/fantasy-svety-historie-pocitacovych-her-hrdiny-dil-i/</w:t>
            </w:r>
          </w:ins>
        </w:p>
        <w:p w14:paraId="7ABA49AF" w14:textId="77777777" w:rsidR="00926265" w:rsidRDefault="00926265">
          <w:pPr>
            <w:autoSpaceDE w:val="0"/>
            <w:autoSpaceDN w:val="0"/>
            <w:ind w:hanging="640"/>
            <w:divId w:val="1162231707"/>
            <w:rPr>
              <w:ins w:id="1035" w:author="Martin Novák" w:date="2023-03-22T19:29:00Z"/>
              <w:rFonts w:eastAsia="Times New Roman"/>
            </w:rPr>
          </w:pPr>
          <w:ins w:id="1036" w:author="Martin Novák" w:date="2023-03-22T19:29:00Z">
            <w:r>
              <w:rPr>
                <w:rFonts w:eastAsia="Times New Roman"/>
              </w:rPr>
              <w:t xml:space="preserve">[72] </w:t>
            </w:r>
            <w:r>
              <w:rPr>
                <w:rFonts w:eastAsia="Times New Roman"/>
              </w:rPr>
              <w:tab/>
              <w:t xml:space="preserve">GAMEDESIGNING.ORG. </w:t>
            </w:r>
            <w:r>
              <w:rPr>
                <w:rFonts w:eastAsia="Times New Roman"/>
                <w:i/>
                <w:iCs/>
              </w:rPr>
              <w:t xml:space="preserve">34 </w:t>
            </w:r>
            <w:proofErr w:type="spellStart"/>
            <w:r>
              <w:rPr>
                <w:rFonts w:eastAsia="Times New Roman"/>
                <w:i/>
                <w:iCs/>
              </w:rPr>
              <w:t>Popular</w:t>
            </w:r>
            <w:proofErr w:type="spellEnd"/>
            <w:r>
              <w:rPr>
                <w:rFonts w:eastAsia="Times New Roman"/>
                <w:i/>
                <w:iCs/>
              </w:rPr>
              <w:t xml:space="preserve"> </w:t>
            </w:r>
            <w:proofErr w:type="spellStart"/>
            <w:r>
              <w:rPr>
                <w:rFonts w:eastAsia="Times New Roman"/>
                <w:i/>
                <w:iCs/>
              </w:rPr>
              <w:t>Types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Video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Explained</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Examples</w:t>
            </w:r>
            <w:proofErr w:type="spellEnd"/>
            <w:r>
              <w:rPr>
                <w:rFonts w:eastAsia="Times New Roman"/>
                <w:i/>
                <w:iCs/>
              </w:rPr>
              <w:t xml:space="preserve"> and </w:t>
            </w:r>
            <w:proofErr w:type="spellStart"/>
            <w:r>
              <w:rPr>
                <w:rFonts w:eastAsia="Times New Roman"/>
                <w:i/>
                <w:iCs/>
              </w:rPr>
              <w:t>Fun</w:t>
            </w:r>
            <w:proofErr w:type="spellEnd"/>
            <w:r>
              <w:rPr>
                <w:rFonts w:eastAsia="Times New Roman"/>
                <w:i/>
                <w:iCs/>
              </w:rPr>
              <w:t xml:space="preserve"> </w:t>
            </w:r>
            <w:proofErr w:type="spellStart"/>
            <w:r>
              <w:rPr>
                <w:rFonts w:eastAsia="Times New Roman"/>
                <w:i/>
                <w:iCs/>
              </w:rPr>
              <w:t>Graphics</w:t>
            </w:r>
            <w:proofErr w:type="spellEnd"/>
            <w:r>
              <w:rPr>
                <w:rFonts w:eastAsia="Times New Roman"/>
                <w:i/>
                <w:iCs/>
              </w:rPr>
              <w:t>)</w:t>
            </w:r>
            <w:r>
              <w:rPr>
                <w:rFonts w:eastAsia="Times New Roman"/>
              </w:rPr>
              <w:t xml:space="preserve"> [online]. [vid. 2021-07-27]. Dostupné z: https://www.gamedesigning.org/gaming/video-game-genres/</w:t>
            </w:r>
          </w:ins>
        </w:p>
        <w:p w14:paraId="57A9B8B5" w14:textId="77777777" w:rsidR="00926265" w:rsidRDefault="00926265">
          <w:pPr>
            <w:autoSpaceDE w:val="0"/>
            <w:autoSpaceDN w:val="0"/>
            <w:ind w:hanging="640"/>
            <w:divId w:val="1097019719"/>
            <w:rPr>
              <w:ins w:id="1037" w:author="Martin Novák" w:date="2023-03-22T19:29:00Z"/>
              <w:rFonts w:eastAsia="Times New Roman"/>
            </w:rPr>
          </w:pPr>
          <w:ins w:id="1038" w:author="Martin Novák" w:date="2023-03-22T19:29:00Z">
            <w:r>
              <w:rPr>
                <w:rFonts w:eastAsia="Times New Roman"/>
              </w:rPr>
              <w:t xml:space="preserve">[73] </w:t>
            </w:r>
            <w:r>
              <w:rPr>
                <w:rFonts w:eastAsia="Times New Roman"/>
              </w:rPr>
              <w:tab/>
              <w:t xml:space="preserve">Fantasy světy díl II. - čtverečkové </w:t>
            </w:r>
            <w:proofErr w:type="spellStart"/>
            <w:r>
              <w:rPr>
                <w:rFonts w:eastAsia="Times New Roman"/>
              </w:rPr>
              <w:t>dungeony</w:t>
            </w:r>
            <w:proofErr w:type="spellEnd"/>
            <w:r>
              <w:rPr>
                <w:rFonts w:eastAsia="Times New Roman"/>
              </w:rPr>
              <w:t xml:space="preserve"> na PC | Fantasymag.cz. </w:t>
            </w:r>
            <w:r>
              <w:rPr>
                <w:rFonts w:eastAsia="Times New Roman"/>
                <w:i/>
                <w:iCs/>
              </w:rPr>
              <w:t>Fantasymag.cz</w:t>
            </w:r>
            <w:r>
              <w:rPr>
                <w:rFonts w:eastAsia="Times New Roman"/>
              </w:rPr>
              <w:t xml:space="preserve"> [online]. 2018 [vid. 2021-07-29]. Dostupné z: https://www.fantasymag.cz/fantasy-svety-dil-ii-ctvereckove-dungeony-pc/</w:t>
            </w:r>
          </w:ins>
        </w:p>
        <w:p w14:paraId="251FD498" w14:textId="77777777" w:rsidR="00926265" w:rsidRDefault="00926265">
          <w:pPr>
            <w:autoSpaceDE w:val="0"/>
            <w:autoSpaceDN w:val="0"/>
            <w:ind w:hanging="640"/>
            <w:divId w:val="2105607905"/>
            <w:rPr>
              <w:ins w:id="1039" w:author="Martin Novák" w:date="2023-03-22T19:29:00Z"/>
              <w:rFonts w:eastAsia="Times New Roman"/>
            </w:rPr>
          </w:pPr>
          <w:ins w:id="1040" w:author="Martin Novák" w:date="2023-03-22T19:29:00Z">
            <w:r>
              <w:rPr>
                <w:rFonts w:eastAsia="Times New Roman"/>
              </w:rPr>
              <w:t xml:space="preserve">[74] </w:t>
            </w:r>
            <w:r>
              <w:rPr>
                <w:rFonts w:eastAsia="Times New Roman"/>
              </w:rPr>
              <w:tab/>
            </w:r>
            <w:r>
              <w:rPr>
                <w:rFonts w:eastAsia="Times New Roman"/>
                <w:i/>
                <w:iCs/>
              </w:rPr>
              <w:t>Herní žánry na Databázi her – Nápověda – Databáze-her.cz</w:t>
            </w:r>
            <w:r>
              <w:rPr>
                <w:rFonts w:eastAsia="Times New Roman"/>
              </w:rPr>
              <w:t xml:space="preserve"> [online]. [vid. 2021-08-14]. Dostupné z: https://www.databaze-her.cz/napoveda/herni-zanry-na-databazi-her/</w:t>
            </w:r>
          </w:ins>
        </w:p>
        <w:p w14:paraId="512B80B8" w14:textId="77777777" w:rsidR="00926265" w:rsidRDefault="00926265">
          <w:pPr>
            <w:autoSpaceDE w:val="0"/>
            <w:autoSpaceDN w:val="0"/>
            <w:ind w:hanging="640"/>
            <w:divId w:val="2031103099"/>
            <w:rPr>
              <w:ins w:id="1041" w:author="Martin Novák" w:date="2023-03-22T19:29:00Z"/>
              <w:rFonts w:eastAsia="Times New Roman"/>
            </w:rPr>
          </w:pPr>
          <w:ins w:id="1042" w:author="Martin Novák" w:date="2023-03-22T19:29:00Z">
            <w:r>
              <w:rPr>
                <w:rFonts w:eastAsia="Times New Roman"/>
              </w:rPr>
              <w:t xml:space="preserve">[75] </w:t>
            </w:r>
            <w:r>
              <w:rPr>
                <w:rFonts w:eastAsia="Times New Roman"/>
              </w:rPr>
              <w:tab/>
              <w:t xml:space="preserve">TECHRAPTOR.NET. </w:t>
            </w:r>
            <w:proofErr w:type="spellStart"/>
            <w:r>
              <w:rPr>
                <w:rFonts w:eastAsia="Times New Roman"/>
                <w:i/>
                <w:iCs/>
              </w:rPr>
              <w:t>Playing</w:t>
            </w:r>
            <w:proofErr w:type="spellEnd"/>
            <w:r>
              <w:rPr>
                <w:rFonts w:eastAsia="Times New Roman"/>
                <w:i/>
                <w:iCs/>
              </w:rPr>
              <w:t xml:space="preserve"> </w:t>
            </w:r>
            <w:proofErr w:type="spellStart"/>
            <w:r>
              <w:rPr>
                <w:rFonts w:eastAsia="Times New Roman"/>
                <w:i/>
                <w:iCs/>
              </w:rPr>
              <w:t>Roles</w:t>
            </w:r>
            <w:proofErr w:type="spellEnd"/>
            <w:r>
              <w:rPr>
                <w:rFonts w:eastAsia="Times New Roman"/>
                <w:i/>
                <w:iCs/>
              </w:rPr>
              <w:t xml:space="preserve">: On </w:t>
            </w:r>
            <w:proofErr w:type="spellStart"/>
            <w:r>
              <w:rPr>
                <w:rFonts w:eastAsia="Times New Roman"/>
                <w:i/>
                <w:iCs/>
              </w:rPr>
              <w:t>Tactical-RPGs</w:t>
            </w:r>
            <w:proofErr w:type="spellEnd"/>
            <w:r>
              <w:rPr>
                <w:rFonts w:eastAsia="Times New Roman"/>
                <w:i/>
                <w:iCs/>
              </w:rPr>
              <w:t xml:space="preserve"> | </w:t>
            </w:r>
            <w:proofErr w:type="spellStart"/>
            <w:r>
              <w:rPr>
                <w:rFonts w:eastAsia="Times New Roman"/>
                <w:i/>
                <w:iCs/>
              </w:rPr>
              <w:t>TechRaptor</w:t>
            </w:r>
            <w:proofErr w:type="spellEnd"/>
            <w:r>
              <w:rPr>
                <w:rFonts w:eastAsia="Times New Roman"/>
              </w:rPr>
              <w:t xml:space="preserve"> [online]. [vid. 2021-08-16]. Dostupné z: https://techraptor.net/originals/playing-roles-on-tactical-rpgs</w:t>
            </w:r>
          </w:ins>
        </w:p>
        <w:p w14:paraId="0CF5E0D9" w14:textId="77777777" w:rsidR="00926265" w:rsidRDefault="00926265">
          <w:pPr>
            <w:autoSpaceDE w:val="0"/>
            <w:autoSpaceDN w:val="0"/>
            <w:ind w:hanging="640"/>
            <w:divId w:val="47532568"/>
            <w:rPr>
              <w:ins w:id="1043" w:author="Martin Novák" w:date="2023-03-22T19:29:00Z"/>
              <w:rFonts w:eastAsia="Times New Roman"/>
            </w:rPr>
          </w:pPr>
          <w:ins w:id="1044" w:author="Martin Novák" w:date="2023-03-22T19:29:00Z">
            <w:r>
              <w:rPr>
                <w:rFonts w:eastAsia="Times New Roman"/>
              </w:rPr>
              <w:t xml:space="preserve">[76] </w:t>
            </w:r>
            <w:r>
              <w:rPr>
                <w:rFonts w:eastAsia="Times New Roman"/>
              </w:rPr>
              <w:tab/>
            </w:r>
            <w:r>
              <w:rPr>
                <w:rFonts w:eastAsia="Times New Roman"/>
                <w:i/>
                <w:iCs/>
              </w:rPr>
              <w:t xml:space="preserve">Star </w:t>
            </w:r>
            <w:proofErr w:type="spellStart"/>
            <w:r>
              <w:rPr>
                <w:rFonts w:eastAsia="Times New Roman"/>
                <w:i/>
                <w:iCs/>
              </w:rPr>
              <w:t>Wars</w:t>
            </w:r>
            <w:r>
              <w:rPr>
                <w:rFonts w:eastAsia="Times New Roman"/>
                <w:i/>
                <w:iCs/>
                <w:vertAlign w:val="superscript"/>
              </w:rPr>
              <w:t>TM</w:t>
            </w:r>
            <w:proofErr w:type="spellEnd"/>
            <w:r>
              <w:rPr>
                <w:rFonts w:eastAsia="Times New Roman"/>
                <w:i/>
                <w:iCs/>
              </w:rPr>
              <w:t xml:space="preserve"> </w:t>
            </w:r>
            <w:proofErr w:type="spellStart"/>
            <w:r>
              <w:rPr>
                <w:rFonts w:eastAsia="Times New Roman"/>
                <w:i/>
                <w:iCs/>
              </w:rPr>
              <w:t>Galaxy</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proofErr w:type="gramStart"/>
            <w:r>
              <w:rPr>
                <w:rFonts w:eastAsia="Times New Roman"/>
                <w:i/>
                <w:iCs/>
              </w:rPr>
              <w:t>Heroes</w:t>
            </w:r>
            <w:proofErr w:type="spellEnd"/>
            <w:r>
              <w:rPr>
                <w:rFonts w:eastAsia="Times New Roman"/>
                <w:i/>
                <w:iCs/>
              </w:rPr>
              <w:t xml:space="preserve"> - Free</w:t>
            </w:r>
            <w:proofErr w:type="gramEnd"/>
            <w:r>
              <w:rPr>
                <w:rFonts w:eastAsia="Times New Roman"/>
                <w:i/>
                <w:iCs/>
              </w:rPr>
              <w:t xml:space="preserve"> Mobile Game - EA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Site</w:t>
            </w:r>
            <w:proofErr w:type="spellEnd"/>
            <w:r>
              <w:rPr>
                <w:rFonts w:eastAsia="Times New Roman"/>
              </w:rPr>
              <w:t xml:space="preserve"> [online]. [vid. 2021-11-12]. Dostupné z: https://www.ea.com/games/starwars/galaxy-of-heroes</w:t>
            </w:r>
          </w:ins>
        </w:p>
        <w:p w14:paraId="4FBF9BAE" w14:textId="77777777" w:rsidR="00926265" w:rsidRDefault="00926265">
          <w:pPr>
            <w:autoSpaceDE w:val="0"/>
            <w:autoSpaceDN w:val="0"/>
            <w:ind w:hanging="640"/>
            <w:divId w:val="424807349"/>
            <w:rPr>
              <w:ins w:id="1045" w:author="Martin Novák" w:date="2023-03-22T19:29:00Z"/>
              <w:rFonts w:eastAsia="Times New Roman"/>
            </w:rPr>
          </w:pPr>
          <w:ins w:id="1046" w:author="Martin Novák" w:date="2023-03-22T19:29:00Z">
            <w:r>
              <w:rPr>
                <w:rFonts w:eastAsia="Times New Roman"/>
              </w:rPr>
              <w:t xml:space="preserve">[77] </w:t>
            </w:r>
            <w:r>
              <w:rPr>
                <w:rFonts w:eastAsia="Times New Roman"/>
              </w:rPr>
              <w:tab/>
            </w:r>
            <w:proofErr w:type="spellStart"/>
            <w:r>
              <w:rPr>
                <w:rFonts w:eastAsia="Times New Roman"/>
              </w:rPr>
              <w:t>What</w:t>
            </w:r>
            <w:proofErr w:type="spellEnd"/>
            <w:r>
              <w:rPr>
                <w:rFonts w:eastAsia="Times New Roman"/>
              </w:rPr>
              <w:t xml:space="preserve"> </w:t>
            </w:r>
            <w:proofErr w:type="spellStart"/>
            <w:r>
              <w:rPr>
                <w:rFonts w:eastAsia="Times New Roman"/>
              </w:rPr>
              <w:t>is</w:t>
            </w:r>
            <w:proofErr w:type="spellEnd"/>
            <w:r>
              <w:rPr>
                <w:rFonts w:eastAsia="Times New Roman"/>
              </w:rPr>
              <w:t xml:space="preserve"> </w:t>
            </w:r>
            <w:proofErr w:type="spellStart"/>
            <w:r>
              <w:rPr>
                <w:rFonts w:eastAsia="Times New Roman"/>
              </w:rPr>
              <w:t>an</w:t>
            </w:r>
            <w:proofErr w:type="spellEnd"/>
            <w:r>
              <w:rPr>
                <w:rFonts w:eastAsia="Times New Roman"/>
              </w:rPr>
              <w:t xml:space="preserve"> </w:t>
            </w:r>
            <w:proofErr w:type="spellStart"/>
            <w:r>
              <w:rPr>
                <w:rFonts w:eastAsia="Times New Roman"/>
              </w:rPr>
              <w:t>Action</w:t>
            </w:r>
            <w:proofErr w:type="spellEnd"/>
            <w:r>
              <w:rPr>
                <w:rFonts w:eastAsia="Times New Roman"/>
              </w:rPr>
              <w:t>/</w:t>
            </w:r>
            <w:proofErr w:type="spellStart"/>
            <w:r>
              <w:rPr>
                <w:rFonts w:eastAsia="Times New Roman"/>
              </w:rPr>
              <w:t>Adventure</w:t>
            </w:r>
            <w:proofErr w:type="spellEnd"/>
            <w:r>
              <w:rPr>
                <w:rFonts w:eastAsia="Times New Roman"/>
              </w:rPr>
              <w:t xml:space="preserve"> Game? - </w:t>
            </w:r>
            <w:proofErr w:type="spellStart"/>
            <w:r>
              <w:rPr>
                <w:rFonts w:eastAsia="Times New Roman"/>
              </w:rPr>
              <w:t>Gameranx</w:t>
            </w:r>
            <w:proofErr w:type="spellEnd"/>
            <w:r>
              <w:rPr>
                <w:rFonts w:eastAsia="Times New Roman"/>
              </w:rPr>
              <w:t xml:space="preserve">. </w:t>
            </w:r>
            <w:proofErr w:type="spellStart"/>
            <w:r>
              <w:rPr>
                <w:rFonts w:eastAsia="Times New Roman"/>
                <w:i/>
                <w:iCs/>
              </w:rPr>
              <w:t>Gameranx</w:t>
            </w:r>
            <w:proofErr w:type="spellEnd"/>
            <w:r>
              <w:rPr>
                <w:rFonts w:eastAsia="Times New Roman"/>
              </w:rPr>
              <w:t xml:space="preserve"> [online]. 2011 [vid. 2021-08-30]. Dostupné z: https://gameranx.com/features/id/3350/article/what-is-an-action-adventure-game/</w:t>
            </w:r>
          </w:ins>
        </w:p>
        <w:p w14:paraId="04C43A8E" w14:textId="77777777" w:rsidR="00926265" w:rsidRDefault="00926265">
          <w:pPr>
            <w:autoSpaceDE w:val="0"/>
            <w:autoSpaceDN w:val="0"/>
            <w:ind w:hanging="640"/>
            <w:divId w:val="467284561"/>
            <w:rPr>
              <w:ins w:id="1047" w:author="Martin Novák" w:date="2023-03-22T19:29:00Z"/>
              <w:rFonts w:eastAsia="Times New Roman"/>
            </w:rPr>
          </w:pPr>
          <w:ins w:id="1048" w:author="Martin Novák" w:date="2023-03-22T19:29:00Z">
            <w:r>
              <w:rPr>
                <w:rFonts w:eastAsia="Times New Roman"/>
              </w:rPr>
              <w:t xml:space="preserve">[78] </w:t>
            </w:r>
            <w:r>
              <w:rPr>
                <w:rFonts w:eastAsia="Times New Roman"/>
              </w:rPr>
              <w:tab/>
            </w:r>
            <w:proofErr w:type="spellStart"/>
            <w:r>
              <w:rPr>
                <w:rFonts w:eastAsia="Times New Roman"/>
                <w:i/>
                <w:iCs/>
              </w:rPr>
              <w:t>Mortal</w:t>
            </w:r>
            <w:proofErr w:type="spellEnd"/>
            <w:r>
              <w:rPr>
                <w:rFonts w:eastAsia="Times New Roman"/>
                <w:i/>
                <w:iCs/>
              </w:rPr>
              <w:t xml:space="preserve"> </w:t>
            </w:r>
            <w:proofErr w:type="spellStart"/>
            <w:r>
              <w:rPr>
                <w:rFonts w:eastAsia="Times New Roman"/>
                <w:i/>
                <w:iCs/>
              </w:rPr>
              <w:t>Kombat</w:t>
            </w:r>
            <w:proofErr w:type="spellEnd"/>
            <w:r>
              <w:rPr>
                <w:rFonts w:eastAsia="Times New Roman"/>
                <w:i/>
                <w:iCs/>
              </w:rPr>
              <w:t xml:space="preserve"> 11 </w:t>
            </w:r>
            <w:proofErr w:type="spellStart"/>
            <w:r>
              <w:rPr>
                <w:rFonts w:eastAsia="Times New Roman"/>
                <w:i/>
                <w:iCs/>
              </w:rPr>
              <w:t>Ultimate</w:t>
            </w:r>
            <w:proofErr w:type="spellEnd"/>
            <w:r>
              <w:rPr>
                <w:rFonts w:eastAsia="Times New Roman"/>
              </w:rPr>
              <w:t xml:space="preserve"> [online]. [vid. 2021-11-12]. Dostupné z: https://www.mortalkombat.com/</w:t>
            </w:r>
          </w:ins>
        </w:p>
        <w:p w14:paraId="770712FA" w14:textId="77777777" w:rsidR="00926265" w:rsidRDefault="00926265">
          <w:pPr>
            <w:autoSpaceDE w:val="0"/>
            <w:autoSpaceDN w:val="0"/>
            <w:ind w:hanging="640"/>
            <w:divId w:val="1985771378"/>
            <w:rPr>
              <w:ins w:id="1049" w:author="Martin Novák" w:date="2023-03-22T19:29:00Z"/>
              <w:rFonts w:eastAsia="Times New Roman"/>
            </w:rPr>
          </w:pPr>
          <w:ins w:id="1050" w:author="Martin Novák" w:date="2023-03-22T19:29:00Z">
            <w:r>
              <w:rPr>
                <w:rFonts w:eastAsia="Times New Roman"/>
              </w:rPr>
              <w:t xml:space="preserve">[79] </w:t>
            </w:r>
            <w:r>
              <w:rPr>
                <w:rFonts w:eastAsia="Times New Roman"/>
              </w:rPr>
              <w:tab/>
            </w:r>
            <w:r>
              <w:rPr>
                <w:rFonts w:eastAsia="Times New Roman"/>
                <w:i/>
                <w:iCs/>
              </w:rPr>
              <w:t xml:space="preserve">DOOM </w:t>
            </w:r>
            <w:proofErr w:type="spellStart"/>
            <w:r>
              <w:rPr>
                <w:rFonts w:eastAsia="Times New Roman"/>
                <w:i/>
                <w:iCs/>
              </w:rPr>
              <w:t>Eternal</w:t>
            </w:r>
            <w:proofErr w:type="spellEnd"/>
            <w:r>
              <w:rPr>
                <w:rFonts w:eastAsia="Times New Roman"/>
                <w:i/>
                <w:iCs/>
              </w:rPr>
              <w:t xml:space="preserve"> | Bethesda.net</w:t>
            </w:r>
            <w:r>
              <w:rPr>
                <w:rFonts w:eastAsia="Times New Roman"/>
              </w:rPr>
              <w:t xml:space="preserve"> [online]. [vid. 2021-11-12]. Dostupné z: https://bethesda.net/en/game/doom</w:t>
            </w:r>
          </w:ins>
        </w:p>
        <w:p w14:paraId="65700644" w14:textId="77777777" w:rsidR="00926265" w:rsidRDefault="00926265">
          <w:pPr>
            <w:autoSpaceDE w:val="0"/>
            <w:autoSpaceDN w:val="0"/>
            <w:ind w:hanging="640"/>
            <w:divId w:val="245697020"/>
            <w:rPr>
              <w:ins w:id="1051" w:author="Martin Novák" w:date="2023-03-22T19:29:00Z"/>
              <w:rFonts w:eastAsia="Times New Roman"/>
            </w:rPr>
          </w:pPr>
          <w:ins w:id="1052" w:author="Martin Novák" w:date="2023-03-22T19:29:00Z">
            <w:r>
              <w:rPr>
                <w:rFonts w:eastAsia="Times New Roman"/>
              </w:rPr>
              <w:t xml:space="preserve">[80] </w:t>
            </w:r>
            <w:r>
              <w:rPr>
                <w:rFonts w:eastAsia="Times New Roman"/>
              </w:rPr>
              <w:tab/>
            </w:r>
            <w:r>
              <w:rPr>
                <w:rFonts w:eastAsia="Times New Roman"/>
                <w:i/>
                <w:iCs/>
              </w:rPr>
              <w:t xml:space="preserve">Mafia: </w:t>
            </w:r>
            <w:proofErr w:type="spellStart"/>
            <w:proofErr w:type="gramStart"/>
            <w:r>
              <w:rPr>
                <w:rFonts w:eastAsia="Times New Roman"/>
                <w:i/>
                <w:iCs/>
              </w:rPr>
              <w:t>Trilogy</w:t>
            </w:r>
            <w:proofErr w:type="spellEnd"/>
            <w:r>
              <w:rPr>
                <w:rFonts w:eastAsia="Times New Roman"/>
                <w:i/>
                <w:iCs/>
              </w:rPr>
              <w:t xml:space="preserve"> - </w:t>
            </w:r>
            <w:proofErr w:type="spellStart"/>
            <w:r>
              <w:rPr>
                <w:rFonts w:eastAsia="Times New Roman"/>
                <w:i/>
                <w:iCs/>
              </w:rPr>
              <w:t>Home</w:t>
            </w:r>
            <w:proofErr w:type="spellEnd"/>
            <w:proofErr w:type="gramEnd"/>
            <w:r>
              <w:rPr>
                <w:rFonts w:eastAsia="Times New Roman"/>
              </w:rPr>
              <w:t xml:space="preserve"> [online]. [vid. 2021-12-20]. Dostupné z: https://mafiagame.com/cs-CZ/</w:t>
            </w:r>
          </w:ins>
        </w:p>
        <w:p w14:paraId="15AD4BE0" w14:textId="77777777" w:rsidR="00926265" w:rsidRDefault="00926265">
          <w:pPr>
            <w:autoSpaceDE w:val="0"/>
            <w:autoSpaceDN w:val="0"/>
            <w:ind w:hanging="640"/>
            <w:divId w:val="214317497"/>
            <w:rPr>
              <w:ins w:id="1053" w:author="Martin Novák" w:date="2023-03-22T19:29:00Z"/>
              <w:rFonts w:eastAsia="Times New Roman"/>
            </w:rPr>
          </w:pPr>
          <w:ins w:id="1054" w:author="Martin Novák" w:date="2023-03-22T19:29:00Z">
            <w:r>
              <w:rPr>
                <w:rFonts w:eastAsia="Times New Roman"/>
              </w:rPr>
              <w:lastRenderedPageBreak/>
              <w:t xml:space="preserve">[81] </w:t>
            </w:r>
            <w:r>
              <w:rPr>
                <w:rFonts w:eastAsia="Times New Roman"/>
              </w:rPr>
              <w:tab/>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home</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Super </w:t>
            </w:r>
            <w:proofErr w:type="spellStart"/>
            <w:r>
              <w:rPr>
                <w:rFonts w:eastAsia="Times New Roman"/>
                <w:i/>
                <w:iCs/>
              </w:rPr>
              <w:t>Mario</w:t>
            </w:r>
            <w:r>
              <w:rPr>
                <w:rFonts w:eastAsia="Times New Roman"/>
                <w:i/>
                <w:iCs/>
                <w:vertAlign w:val="superscript"/>
              </w:rPr>
              <w:t>TM</w:t>
            </w:r>
            <w:proofErr w:type="spellEnd"/>
            <w:r>
              <w:rPr>
                <w:rFonts w:eastAsia="Times New Roman"/>
                <w:i/>
                <w:iCs/>
              </w:rPr>
              <w:t xml:space="preserve"> – </w:t>
            </w:r>
            <w:proofErr w:type="spellStart"/>
            <w:r>
              <w:rPr>
                <w:rFonts w:eastAsia="Times New Roman"/>
                <w:i/>
                <w:iCs/>
              </w:rPr>
              <w:t>History</w:t>
            </w:r>
            <w:proofErr w:type="spellEnd"/>
            <w:r>
              <w:rPr>
                <w:rFonts w:eastAsia="Times New Roman"/>
              </w:rPr>
              <w:t xml:space="preserve"> [online]. [vid. 2021-12-20]. Dostupné z: https://mario.nintendo.com/history/</w:t>
            </w:r>
          </w:ins>
        </w:p>
        <w:p w14:paraId="34449CCE" w14:textId="77777777" w:rsidR="00926265" w:rsidRDefault="00926265">
          <w:pPr>
            <w:autoSpaceDE w:val="0"/>
            <w:autoSpaceDN w:val="0"/>
            <w:ind w:hanging="640"/>
            <w:divId w:val="287468166"/>
            <w:rPr>
              <w:ins w:id="1055" w:author="Martin Novák" w:date="2023-03-22T19:29:00Z"/>
              <w:rFonts w:eastAsia="Times New Roman"/>
            </w:rPr>
          </w:pPr>
          <w:ins w:id="1056" w:author="Martin Novák" w:date="2023-03-22T19:29:00Z">
            <w:r>
              <w:rPr>
                <w:rFonts w:eastAsia="Times New Roman"/>
              </w:rPr>
              <w:t xml:space="preserve">[82] </w:t>
            </w:r>
            <w:r>
              <w:rPr>
                <w:rFonts w:eastAsia="Times New Roman"/>
              </w:rPr>
              <w:tab/>
            </w:r>
            <w:proofErr w:type="spellStart"/>
            <w:r>
              <w:rPr>
                <w:rFonts w:eastAsia="Times New Roman"/>
                <w:i/>
                <w:iCs/>
              </w:rPr>
              <w:t>Shadow</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Tomb</w:t>
            </w:r>
            <w:proofErr w:type="spellEnd"/>
            <w:r>
              <w:rPr>
                <w:rFonts w:eastAsia="Times New Roman"/>
                <w:i/>
                <w:iCs/>
              </w:rPr>
              <w:t xml:space="preserve"> </w:t>
            </w:r>
            <w:proofErr w:type="spellStart"/>
            <w:r>
              <w:rPr>
                <w:rFonts w:eastAsia="Times New Roman"/>
                <w:i/>
                <w:iCs/>
              </w:rPr>
              <w:t>Raider</w:t>
            </w:r>
            <w:proofErr w:type="spellEnd"/>
            <w:r>
              <w:rPr>
                <w:rFonts w:eastAsia="Times New Roman"/>
                <w:i/>
                <w:iCs/>
              </w:rPr>
              <w:t xml:space="preserve"> | SQUARE ENIX</w:t>
            </w:r>
            <w:r>
              <w:rPr>
                <w:rFonts w:eastAsia="Times New Roman"/>
              </w:rPr>
              <w:t xml:space="preserve"> [online]. [vid. 2021-12-20]. Dostupné z: https://tombraider.square-enix-games.com/en-us</w:t>
            </w:r>
          </w:ins>
        </w:p>
        <w:p w14:paraId="474048CD" w14:textId="77777777" w:rsidR="00926265" w:rsidRDefault="00926265">
          <w:pPr>
            <w:autoSpaceDE w:val="0"/>
            <w:autoSpaceDN w:val="0"/>
            <w:ind w:hanging="640"/>
            <w:divId w:val="786629388"/>
            <w:rPr>
              <w:ins w:id="1057" w:author="Martin Novák" w:date="2023-03-22T19:29:00Z"/>
              <w:rFonts w:eastAsia="Times New Roman"/>
            </w:rPr>
          </w:pPr>
          <w:ins w:id="1058" w:author="Martin Novák" w:date="2023-03-22T19:29:00Z">
            <w:r>
              <w:rPr>
                <w:rFonts w:eastAsia="Times New Roman"/>
              </w:rPr>
              <w:t xml:space="preserve">[83] </w:t>
            </w:r>
            <w:r>
              <w:rPr>
                <w:rFonts w:eastAsia="Times New Roman"/>
              </w:rPr>
              <w:tab/>
            </w:r>
            <w:r>
              <w:rPr>
                <w:rFonts w:eastAsia="Times New Roman"/>
                <w:i/>
                <w:iCs/>
              </w:rPr>
              <w:t xml:space="preserve">Prince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Persia</w:t>
            </w:r>
            <w:proofErr w:type="spellEnd"/>
            <w:r>
              <w:rPr>
                <w:rFonts w:eastAsia="Times New Roman"/>
                <w:i/>
                <w:iCs/>
              </w:rPr>
              <w:t xml:space="preserve"> | </w:t>
            </w:r>
            <w:proofErr w:type="spellStart"/>
            <w:r>
              <w:rPr>
                <w:rFonts w:eastAsia="Times New Roman"/>
                <w:i/>
                <w:iCs/>
              </w:rPr>
              <w:t>Ubisoft</w:t>
            </w:r>
            <w:proofErr w:type="spellEnd"/>
            <w:r>
              <w:rPr>
                <w:rFonts w:eastAsia="Times New Roman"/>
                <w:i/>
                <w:iCs/>
              </w:rPr>
              <w:t xml:space="preserve"> (US)</w:t>
            </w:r>
            <w:r>
              <w:rPr>
                <w:rFonts w:eastAsia="Times New Roman"/>
              </w:rPr>
              <w:t xml:space="preserve"> [online]. [vid. 2021-12-20]. Dostupné z: https://www.ubisoft.com/en-us/game/prince-of-persia/prince-of-persia</w:t>
            </w:r>
          </w:ins>
        </w:p>
        <w:p w14:paraId="0835C2A2" w14:textId="77777777" w:rsidR="00926265" w:rsidRDefault="00926265">
          <w:pPr>
            <w:autoSpaceDE w:val="0"/>
            <w:autoSpaceDN w:val="0"/>
            <w:ind w:hanging="640"/>
            <w:divId w:val="1614939668"/>
            <w:rPr>
              <w:ins w:id="1059" w:author="Martin Novák" w:date="2023-03-22T19:29:00Z"/>
              <w:rFonts w:eastAsia="Times New Roman"/>
            </w:rPr>
          </w:pPr>
          <w:ins w:id="1060" w:author="Martin Novák" w:date="2023-03-22T19:29:00Z">
            <w:r>
              <w:rPr>
                <w:rFonts w:eastAsia="Times New Roman"/>
              </w:rPr>
              <w:t xml:space="preserve">[84] </w:t>
            </w:r>
            <w:r>
              <w:rPr>
                <w:rFonts w:eastAsia="Times New Roman"/>
              </w:rPr>
              <w:tab/>
              <w:t xml:space="preserve">IDTECH.COM. </w:t>
            </w:r>
            <w:proofErr w:type="spellStart"/>
            <w:r>
              <w:rPr>
                <w:rFonts w:eastAsia="Times New Roman"/>
                <w:i/>
                <w:iCs/>
              </w:rPr>
              <w:t>Ultimate</w:t>
            </w:r>
            <w:proofErr w:type="spellEnd"/>
            <w:r>
              <w:rPr>
                <w:rFonts w:eastAsia="Times New Roman"/>
                <w:i/>
                <w:iCs/>
              </w:rPr>
              <w:t xml:space="preserve"> List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Different</w:t>
            </w:r>
            <w:proofErr w:type="spellEnd"/>
            <w:r>
              <w:rPr>
                <w:rFonts w:eastAsia="Times New Roman"/>
                <w:i/>
                <w:iCs/>
              </w:rPr>
              <w:t xml:space="preserve"> </w:t>
            </w:r>
            <w:proofErr w:type="spellStart"/>
            <w:r>
              <w:rPr>
                <w:rFonts w:eastAsia="Times New Roman"/>
                <w:i/>
                <w:iCs/>
              </w:rPr>
              <w:t>Types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Video </w:t>
            </w:r>
            <w:proofErr w:type="spellStart"/>
            <w:r>
              <w:rPr>
                <w:rFonts w:eastAsia="Times New Roman"/>
                <w:i/>
                <w:iCs/>
              </w:rPr>
              <w:t>Games</w:t>
            </w:r>
            <w:proofErr w:type="spellEnd"/>
            <w:r>
              <w:rPr>
                <w:rFonts w:eastAsia="Times New Roman"/>
                <w:i/>
                <w:iCs/>
              </w:rPr>
              <w:t xml:space="preserve"> | 49 </w:t>
            </w:r>
            <w:proofErr w:type="spellStart"/>
            <w:r>
              <w:rPr>
                <w:rFonts w:eastAsia="Times New Roman"/>
                <w:i/>
                <w:iCs/>
              </w:rPr>
              <w:t>Genres</w:t>
            </w:r>
            <w:proofErr w:type="spellEnd"/>
            <w:r>
              <w:rPr>
                <w:rFonts w:eastAsia="Times New Roman"/>
                <w:i/>
                <w:iCs/>
              </w:rPr>
              <w:t xml:space="preserve"> &amp; </w:t>
            </w:r>
            <w:proofErr w:type="spellStart"/>
            <w:r>
              <w:rPr>
                <w:rFonts w:eastAsia="Times New Roman"/>
                <w:i/>
                <w:iCs/>
              </w:rPr>
              <w:t>Subcategories</w:t>
            </w:r>
            <w:proofErr w:type="spellEnd"/>
            <w:r>
              <w:rPr>
                <w:rFonts w:eastAsia="Times New Roman"/>
              </w:rPr>
              <w:t xml:space="preserve"> [online]. [vid. 2021-08-31]. Dostupné z: https://www.idtech.com/blog/different-types-of-video-game-genres</w:t>
            </w:r>
          </w:ins>
        </w:p>
        <w:p w14:paraId="11787262" w14:textId="77777777" w:rsidR="00926265" w:rsidRDefault="00926265">
          <w:pPr>
            <w:autoSpaceDE w:val="0"/>
            <w:autoSpaceDN w:val="0"/>
            <w:ind w:hanging="640"/>
            <w:divId w:val="1012924957"/>
            <w:rPr>
              <w:ins w:id="1061" w:author="Martin Novák" w:date="2023-03-22T19:29:00Z"/>
              <w:rFonts w:eastAsia="Times New Roman"/>
            </w:rPr>
          </w:pPr>
          <w:ins w:id="1062" w:author="Martin Novák" w:date="2023-03-22T19:29:00Z">
            <w:r>
              <w:rPr>
                <w:rFonts w:eastAsia="Times New Roman"/>
              </w:rPr>
              <w:t xml:space="preserve">[85] </w:t>
            </w:r>
            <w:r>
              <w:rPr>
                <w:rFonts w:eastAsia="Times New Roman"/>
              </w:rPr>
              <w:tab/>
              <w:t xml:space="preserve">DESPAIN, Wendy. </w:t>
            </w:r>
            <w:proofErr w:type="spellStart"/>
            <w:r>
              <w:rPr>
                <w:rFonts w:eastAsia="Times New Roman"/>
                <w:i/>
                <w:iCs/>
              </w:rPr>
              <w:t>Writing</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Video Game </w:t>
            </w:r>
            <w:proofErr w:type="spellStart"/>
            <w:r>
              <w:rPr>
                <w:rFonts w:eastAsia="Times New Roman"/>
                <w:i/>
                <w:iCs/>
              </w:rPr>
              <w:t>Genres</w:t>
            </w:r>
            <w:proofErr w:type="spellEnd"/>
            <w:r>
              <w:rPr>
                <w:rFonts w:eastAsia="Times New Roman"/>
              </w:rPr>
              <w:t xml:space="preserve"> [online]. </w:t>
            </w:r>
            <w:proofErr w:type="spellStart"/>
            <w:r>
              <w:rPr>
                <w:rFonts w:eastAsia="Times New Roman"/>
              </w:rPr>
              <w:t>B.m</w:t>
            </w:r>
            <w:proofErr w:type="spellEnd"/>
            <w:r>
              <w:rPr>
                <w:rFonts w:eastAsia="Times New Roman"/>
              </w:rPr>
              <w:t xml:space="preserve">.: A K </w:t>
            </w:r>
            <w:proofErr w:type="spellStart"/>
            <w:r>
              <w:rPr>
                <w:rFonts w:eastAsia="Times New Roman"/>
              </w:rPr>
              <w:t>Peters</w:t>
            </w:r>
            <w:proofErr w:type="spellEnd"/>
            <w:r>
              <w:rPr>
                <w:rFonts w:eastAsia="Times New Roman"/>
              </w:rPr>
              <w:t xml:space="preserve">/CRC </w:t>
            </w:r>
            <w:proofErr w:type="spellStart"/>
            <w:r>
              <w:rPr>
                <w:rFonts w:eastAsia="Times New Roman"/>
              </w:rPr>
              <w:t>Press</w:t>
            </w:r>
            <w:proofErr w:type="spellEnd"/>
            <w:r>
              <w:rPr>
                <w:rFonts w:eastAsia="Times New Roman"/>
              </w:rPr>
              <w:t>, 2009. ISBN 9780429063343. Dostupné z: doi:10.1201/b10641</w:t>
            </w:r>
          </w:ins>
        </w:p>
        <w:p w14:paraId="54C8CF8D" w14:textId="77777777" w:rsidR="00926265" w:rsidRDefault="00926265">
          <w:pPr>
            <w:autoSpaceDE w:val="0"/>
            <w:autoSpaceDN w:val="0"/>
            <w:ind w:hanging="640"/>
            <w:divId w:val="573465772"/>
            <w:rPr>
              <w:ins w:id="1063" w:author="Martin Novák" w:date="2023-03-22T19:29:00Z"/>
              <w:rFonts w:eastAsia="Times New Roman"/>
            </w:rPr>
          </w:pPr>
          <w:ins w:id="1064" w:author="Martin Novák" w:date="2023-03-22T19:29:00Z">
            <w:r>
              <w:rPr>
                <w:rFonts w:eastAsia="Times New Roman"/>
              </w:rPr>
              <w:t xml:space="preserve">[86] </w:t>
            </w:r>
            <w:r>
              <w:rPr>
                <w:rFonts w:eastAsia="Times New Roman"/>
              </w:rPr>
              <w:tab/>
            </w:r>
            <w:proofErr w:type="spellStart"/>
            <w:r>
              <w:rPr>
                <w:rFonts w:eastAsia="Times New Roman"/>
                <w:i/>
                <w:iCs/>
              </w:rPr>
              <w:t>Warhammer</w:t>
            </w:r>
            <w:proofErr w:type="spellEnd"/>
            <w:r>
              <w:rPr>
                <w:rFonts w:eastAsia="Times New Roman"/>
                <w:i/>
                <w:iCs/>
              </w:rPr>
              <w:t xml:space="preserve"> 40,000 - </w:t>
            </w:r>
            <w:proofErr w:type="spellStart"/>
            <w:r>
              <w:rPr>
                <w:rFonts w:eastAsia="Times New Roman"/>
                <w:i/>
                <w:iCs/>
              </w:rPr>
              <w:t>Warhammer</w:t>
            </w:r>
            <w:proofErr w:type="spellEnd"/>
            <w:r>
              <w:rPr>
                <w:rFonts w:eastAsia="Times New Roman"/>
                <w:i/>
                <w:iCs/>
              </w:rPr>
              <w:t xml:space="preserve"> 40,000</w:t>
            </w:r>
            <w:r>
              <w:rPr>
                <w:rFonts w:eastAsia="Times New Roman"/>
              </w:rPr>
              <w:t xml:space="preserve"> [online]. [vid. 2021-11-12]. Dostupné z: https://warhammer40000.com/</w:t>
            </w:r>
          </w:ins>
        </w:p>
        <w:p w14:paraId="36CF25AC" w14:textId="77777777" w:rsidR="00926265" w:rsidRDefault="00926265">
          <w:pPr>
            <w:autoSpaceDE w:val="0"/>
            <w:autoSpaceDN w:val="0"/>
            <w:ind w:hanging="640"/>
            <w:divId w:val="916398804"/>
            <w:rPr>
              <w:ins w:id="1065" w:author="Martin Novák" w:date="2023-03-22T19:29:00Z"/>
              <w:rFonts w:eastAsia="Times New Roman"/>
            </w:rPr>
          </w:pPr>
          <w:ins w:id="1066" w:author="Martin Novák" w:date="2023-03-22T19:29:00Z">
            <w:r>
              <w:rPr>
                <w:rFonts w:eastAsia="Times New Roman"/>
              </w:rPr>
              <w:t xml:space="preserve">[87] </w:t>
            </w:r>
            <w:r>
              <w:rPr>
                <w:rFonts w:eastAsia="Times New Roman"/>
              </w:rPr>
              <w:tab/>
            </w:r>
            <w:proofErr w:type="spellStart"/>
            <w:r>
              <w:rPr>
                <w:rFonts w:eastAsia="Times New Roman"/>
                <w:i/>
                <w:iCs/>
              </w:rPr>
              <w:t>Civilization</w:t>
            </w:r>
            <w:proofErr w:type="spellEnd"/>
            <w:r>
              <w:rPr>
                <w:rFonts w:eastAsia="Times New Roman"/>
                <w:i/>
                <w:iCs/>
              </w:rPr>
              <w:t xml:space="preserve"> V | </w:t>
            </w:r>
            <w:proofErr w:type="spellStart"/>
            <w:r>
              <w:rPr>
                <w:rFonts w:eastAsia="Times New Roman"/>
                <w:i/>
                <w:iCs/>
              </w:rPr>
              <w:t>Homepage</w:t>
            </w:r>
            <w:proofErr w:type="spellEnd"/>
            <w:r>
              <w:rPr>
                <w:rFonts w:eastAsia="Times New Roman"/>
              </w:rPr>
              <w:t xml:space="preserve"> [online]. [vid. 2023-03-17]. Dostupné z: https://civilization.com/civilization-5/</w:t>
            </w:r>
          </w:ins>
        </w:p>
        <w:p w14:paraId="43E4FBF8" w14:textId="77777777" w:rsidR="00926265" w:rsidRDefault="00926265">
          <w:pPr>
            <w:autoSpaceDE w:val="0"/>
            <w:autoSpaceDN w:val="0"/>
            <w:ind w:hanging="640"/>
            <w:divId w:val="1083991617"/>
            <w:rPr>
              <w:ins w:id="1067" w:author="Martin Novák" w:date="2023-03-22T19:29:00Z"/>
              <w:rFonts w:eastAsia="Times New Roman"/>
            </w:rPr>
          </w:pPr>
          <w:ins w:id="1068" w:author="Martin Novák" w:date="2023-03-22T19:29:00Z">
            <w:r>
              <w:rPr>
                <w:rFonts w:eastAsia="Times New Roman"/>
              </w:rPr>
              <w:t xml:space="preserve">[88] </w:t>
            </w:r>
            <w:r>
              <w:rPr>
                <w:rFonts w:eastAsia="Times New Roman"/>
              </w:rPr>
              <w:tab/>
            </w:r>
            <w:r>
              <w:rPr>
                <w:rFonts w:eastAsia="Times New Roman"/>
                <w:i/>
                <w:iCs/>
              </w:rPr>
              <w:t xml:space="preserve">Age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Empires</w:t>
            </w:r>
            <w:proofErr w:type="spellEnd"/>
            <w:r>
              <w:rPr>
                <w:rFonts w:eastAsia="Times New Roman"/>
                <w:i/>
                <w:iCs/>
              </w:rPr>
              <w:t xml:space="preserve"> </w:t>
            </w:r>
            <w:proofErr w:type="spellStart"/>
            <w:proofErr w:type="gramStart"/>
            <w:r>
              <w:rPr>
                <w:rFonts w:eastAsia="Times New Roman"/>
                <w:i/>
                <w:iCs/>
              </w:rPr>
              <w:t>Franchise</w:t>
            </w:r>
            <w:proofErr w:type="spellEnd"/>
            <w:r>
              <w:rPr>
                <w:rFonts w:eastAsia="Times New Roman"/>
                <w:i/>
                <w:iCs/>
              </w:rPr>
              <w:t xml:space="preserve"> - </w:t>
            </w:r>
            <w:proofErr w:type="spellStart"/>
            <w:r>
              <w:rPr>
                <w:rFonts w:eastAsia="Times New Roman"/>
                <w:i/>
                <w:iCs/>
              </w:rPr>
              <w:t>Official</w:t>
            </w:r>
            <w:proofErr w:type="spellEnd"/>
            <w:proofErr w:type="gramEnd"/>
            <w:r>
              <w:rPr>
                <w:rFonts w:eastAsia="Times New Roman"/>
                <w:i/>
                <w:iCs/>
              </w:rPr>
              <w:t xml:space="preserve"> Web </w:t>
            </w:r>
            <w:proofErr w:type="spellStart"/>
            <w:r>
              <w:rPr>
                <w:rFonts w:eastAsia="Times New Roman"/>
                <w:i/>
                <w:iCs/>
              </w:rPr>
              <w:t>Site</w:t>
            </w:r>
            <w:proofErr w:type="spellEnd"/>
            <w:r>
              <w:rPr>
                <w:rFonts w:eastAsia="Times New Roman"/>
              </w:rPr>
              <w:t xml:space="preserve"> [online]. [vid. 2023-03-17]. Dostupné z: https://www.ageofempires.com/</w:t>
            </w:r>
          </w:ins>
        </w:p>
        <w:p w14:paraId="42A333AF" w14:textId="77777777" w:rsidR="00926265" w:rsidRDefault="00926265">
          <w:pPr>
            <w:autoSpaceDE w:val="0"/>
            <w:autoSpaceDN w:val="0"/>
            <w:ind w:hanging="640"/>
            <w:divId w:val="78260843"/>
            <w:rPr>
              <w:ins w:id="1069" w:author="Martin Novák" w:date="2023-03-22T19:29:00Z"/>
              <w:rFonts w:eastAsia="Times New Roman"/>
            </w:rPr>
          </w:pPr>
          <w:ins w:id="1070" w:author="Martin Novák" w:date="2023-03-22T19:29:00Z">
            <w:r>
              <w:rPr>
                <w:rFonts w:eastAsia="Times New Roman"/>
              </w:rPr>
              <w:t xml:space="preserve">[89] </w:t>
            </w:r>
            <w:r>
              <w:rPr>
                <w:rFonts w:eastAsia="Times New Roman"/>
              </w:rPr>
              <w:tab/>
            </w:r>
            <w:proofErr w:type="spellStart"/>
            <w:r>
              <w:rPr>
                <w:rFonts w:eastAsia="Times New Roman"/>
                <w:i/>
                <w:iCs/>
              </w:rPr>
              <w:t>Cities</w:t>
            </w:r>
            <w:proofErr w:type="spellEnd"/>
            <w:r>
              <w:rPr>
                <w:rFonts w:eastAsia="Times New Roman"/>
                <w:i/>
                <w:iCs/>
              </w:rPr>
              <w:t xml:space="preserve">: </w:t>
            </w:r>
            <w:proofErr w:type="spellStart"/>
            <w:proofErr w:type="gramStart"/>
            <w:r>
              <w:rPr>
                <w:rFonts w:eastAsia="Times New Roman"/>
                <w:i/>
                <w:iCs/>
              </w:rPr>
              <w:t>Skylines</w:t>
            </w:r>
            <w:proofErr w:type="spellEnd"/>
            <w:r>
              <w:rPr>
                <w:rFonts w:eastAsia="Times New Roman"/>
                <w:i/>
                <w:iCs/>
              </w:rPr>
              <w:t xml:space="preserve"> - Paradox</w:t>
            </w:r>
            <w:proofErr w:type="gramEnd"/>
            <w:r>
              <w:rPr>
                <w:rFonts w:eastAsia="Times New Roman"/>
                <w:i/>
                <w:iCs/>
              </w:rPr>
              <w:t xml:space="preserve"> </w:t>
            </w:r>
            <w:proofErr w:type="spellStart"/>
            <w:r>
              <w:rPr>
                <w:rFonts w:eastAsia="Times New Roman"/>
                <w:i/>
                <w:iCs/>
              </w:rPr>
              <w:t>Interactive</w:t>
            </w:r>
            <w:proofErr w:type="spellEnd"/>
            <w:r>
              <w:rPr>
                <w:rFonts w:eastAsia="Times New Roman"/>
              </w:rPr>
              <w:t xml:space="preserve"> [online]. [vid. 2023-03-17]. Dostupné z: https://www.paradoxinteractive.com/games/cities-skylines/about</w:t>
            </w:r>
          </w:ins>
        </w:p>
        <w:p w14:paraId="0A028B35" w14:textId="77777777" w:rsidR="00926265" w:rsidRDefault="00926265">
          <w:pPr>
            <w:autoSpaceDE w:val="0"/>
            <w:autoSpaceDN w:val="0"/>
            <w:ind w:hanging="640"/>
            <w:divId w:val="1279875464"/>
            <w:rPr>
              <w:ins w:id="1071" w:author="Martin Novák" w:date="2023-03-22T19:29:00Z"/>
              <w:rFonts w:eastAsia="Times New Roman"/>
            </w:rPr>
          </w:pPr>
          <w:ins w:id="1072" w:author="Martin Novák" w:date="2023-03-22T19:29:00Z">
            <w:r>
              <w:rPr>
                <w:rFonts w:eastAsia="Times New Roman"/>
              </w:rPr>
              <w:t xml:space="preserve">[90] </w:t>
            </w:r>
            <w:r>
              <w:rPr>
                <w:rFonts w:eastAsia="Times New Roman"/>
              </w:rPr>
              <w:tab/>
            </w:r>
            <w:proofErr w:type="spellStart"/>
            <w:r>
              <w:rPr>
                <w:rFonts w:eastAsia="Times New Roman"/>
                <w:i/>
                <w:iCs/>
              </w:rPr>
              <w:t>RollerCoaster</w:t>
            </w:r>
            <w:proofErr w:type="spellEnd"/>
            <w:r>
              <w:rPr>
                <w:rFonts w:eastAsia="Times New Roman"/>
                <w:i/>
                <w:iCs/>
              </w:rPr>
              <w:t xml:space="preserve"> </w:t>
            </w:r>
            <w:proofErr w:type="spellStart"/>
            <w:r>
              <w:rPr>
                <w:rFonts w:eastAsia="Times New Roman"/>
                <w:i/>
                <w:iCs/>
              </w:rPr>
              <w:t>Tycoon</w:t>
            </w:r>
            <w:proofErr w:type="spellEnd"/>
            <w:r>
              <w:rPr>
                <w:rFonts w:eastAsia="Times New Roman"/>
                <w:i/>
                <w:iCs/>
              </w:rPr>
              <w:t xml:space="preserve">: </w:t>
            </w:r>
            <w:proofErr w:type="spellStart"/>
            <w:proofErr w:type="gramStart"/>
            <w:r>
              <w:rPr>
                <w:rFonts w:eastAsia="Times New Roman"/>
                <w:i/>
                <w:iCs/>
              </w:rPr>
              <w:t>Deluxe</w:t>
            </w:r>
            <w:proofErr w:type="spellEnd"/>
            <w:r>
              <w:rPr>
                <w:rFonts w:eastAsia="Times New Roman"/>
                <w:i/>
                <w:iCs/>
              </w:rPr>
              <w:t xml:space="preserve"> - </w:t>
            </w:r>
            <w:proofErr w:type="spellStart"/>
            <w:r>
              <w:rPr>
                <w:rFonts w:eastAsia="Times New Roman"/>
                <w:i/>
                <w:iCs/>
              </w:rPr>
              <w:t>RollerCoaster</w:t>
            </w:r>
            <w:proofErr w:type="spellEnd"/>
            <w:proofErr w:type="gramEnd"/>
            <w:r>
              <w:rPr>
                <w:rFonts w:eastAsia="Times New Roman"/>
                <w:i/>
                <w:iCs/>
              </w:rPr>
              <w:t xml:space="preserve"> </w:t>
            </w:r>
            <w:proofErr w:type="spellStart"/>
            <w:r>
              <w:rPr>
                <w:rFonts w:eastAsia="Times New Roman"/>
                <w:i/>
                <w:iCs/>
              </w:rPr>
              <w:t>Tycoon</w:t>
            </w:r>
            <w:proofErr w:type="spellEnd"/>
            <w:r>
              <w:rPr>
                <w:rFonts w:eastAsia="Times New Roman"/>
                <w:i/>
                <w:iCs/>
              </w:rPr>
              <w:t xml:space="preserve"> -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Ultimate</w:t>
            </w:r>
            <w:proofErr w:type="spellEnd"/>
            <w:r>
              <w:rPr>
                <w:rFonts w:eastAsia="Times New Roman"/>
                <w:i/>
                <w:iCs/>
              </w:rPr>
              <w:t xml:space="preserve"> </w:t>
            </w:r>
            <w:proofErr w:type="spellStart"/>
            <w:r>
              <w:rPr>
                <w:rFonts w:eastAsia="Times New Roman"/>
                <w:i/>
                <w:iCs/>
              </w:rPr>
              <w:t>Theme</w:t>
            </w:r>
            <w:proofErr w:type="spellEnd"/>
            <w:r>
              <w:rPr>
                <w:rFonts w:eastAsia="Times New Roman"/>
                <w:i/>
                <w:iCs/>
              </w:rPr>
              <w:t xml:space="preserve"> park Sim</w:t>
            </w:r>
            <w:r>
              <w:rPr>
                <w:rFonts w:eastAsia="Times New Roman"/>
              </w:rPr>
              <w:t xml:space="preserve"> [online]. [vid. 2023-03-17]. Dostupné z: https://www.rollercoastertycoon.com/rollercoaster-tycoon-deluxe/</w:t>
            </w:r>
          </w:ins>
        </w:p>
        <w:p w14:paraId="1EA3206F" w14:textId="77777777" w:rsidR="00926265" w:rsidRDefault="00926265">
          <w:pPr>
            <w:autoSpaceDE w:val="0"/>
            <w:autoSpaceDN w:val="0"/>
            <w:ind w:hanging="640"/>
            <w:divId w:val="1815297025"/>
            <w:rPr>
              <w:ins w:id="1073" w:author="Martin Novák" w:date="2023-03-22T19:29:00Z"/>
              <w:rFonts w:eastAsia="Times New Roman"/>
            </w:rPr>
          </w:pPr>
          <w:ins w:id="1074" w:author="Martin Novák" w:date="2023-03-22T19:29:00Z">
            <w:r>
              <w:rPr>
                <w:rFonts w:eastAsia="Times New Roman"/>
              </w:rPr>
              <w:t xml:space="preserve">[91] </w:t>
            </w:r>
            <w:r>
              <w:rPr>
                <w:rFonts w:eastAsia="Times New Roman"/>
              </w:rPr>
              <w:tab/>
              <w:t xml:space="preserve">KOŠŤÁL, Filip. Průvodce herními </w:t>
            </w:r>
            <w:proofErr w:type="gramStart"/>
            <w:r>
              <w:rPr>
                <w:rFonts w:eastAsia="Times New Roman"/>
              </w:rPr>
              <w:t>žánry - válečné</w:t>
            </w:r>
            <w:proofErr w:type="gramEnd"/>
            <w:r>
              <w:rPr>
                <w:rFonts w:eastAsia="Times New Roman"/>
              </w:rPr>
              <w:t xml:space="preserve"> strategie – Doupě.cz. </w:t>
            </w:r>
            <w:proofErr w:type="spellStart"/>
            <w:r>
              <w:rPr>
                <w:rFonts w:eastAsia="Times New Roman"/>
                <w:i/>
                <w:iCs/>
              </w:rPr>
              <w:t>Computer</w:t>
            </w:r>
            <w:proofErr w:type="spellEnd"/>
            <w:r>
              <w:rPr>
                <w:rFonts w:eastAsia="Times New Roman"/>
              </w:rPr>
              <w:t xml:space="preserve"> [online]. 2011 [vid. 2021-08-23]. Dostupné z: https://doupe.zive.cz/clanek/pruvodce-hernimi-zanry---</w:t>
            </w:r>
            <w:proofErr w:type="spellStart"/>
            <w:r>
              <w:rPr>
                <w:rFonts w:eastAsia="Times New Roman"/>
              </w:rPr>
              <w:t>valecne</w:t>
            </w:r>
            <w:proofErr w:type="spellEnd"/>
            <w:r>
              <w:rPr>
                <w:rFonts w:eastAsia="Times New Roman"/>
              </w:rPr>
              <w:t>-strategie</w:t>
            </w:r>
          </w:ins>
        </w:p>
        <w:p w14:paraId="7320144B" w14:textId="77777777" w:rsidR="00926265" w:rsidRDefault="00926265">
          <w:pPr>
            <w:autoSpaceDE w:val="0"/>
            <w:autoSpaceDN w:val="0"/>
            <w:ind w:hanging="640"/>
            <w:divId w:val="177040810"/>
            <w:rPr>
              <w:ins w:id="1075" w:author="Martin Novák" w:date="2023-03-22T19:29:00Z"/>
              <w:rFonts w:eastAsia="Times New Roman"/>
            </w:rPr>
          </w:pPr>
          <w:ins w:id="1076" w:author="Martin Novák" w:date="2023-03-22T19:29:00Z">
            <w:r>
              <w:rPr>
                <w:rFonts w:eastAsia="Times New Roman"/>
              </w:rPr>
              <w:t xml:space="preserve">[92] </w:t>
            </w:r>
            <w:r>
              <w:rPr>
                <w:rFonts w:eastAsia="Times New Roman"/>
              </w:rPr>
              <w:tab/>
            </w:r>
            <w:proofErr w:type="spellStart"/>
            <w:r>
              <w:rPr>
                <w:rFonts w:eastAsia="Times New Roman"/>
                <w:i/>
                <w:iCs/>
              </w:rPr>
              <w:t>DiRT</w:t>
            </w:r>
            <w:proofErr w:type="spellEnd"/>
            <w:r>
              <w:rPr>
                <w:rFonts w:eastAsia="Times New Roman"/>
                <w:i/>
                <w:iCs/>
              </w:rPr>
              <w:t xml:space="preserve"> </w:t>
            </w:r>
            <w:proofErr w:type="spellStart"/>
            <w:proofErr w:type="gramStart"/>
            <w:r>
              <w:rPr>
                <w:rFonts w:eastAsia="Times New Roman"/>
                <w:i/>
                <w:iCs/>
              </w:rPr>
              <w:t>Rally</w:t>
            </w:r>
            <w:proofErr w:type="spellEnd"/>
            <w:r>
              <w:rPr>
                <w:rFonts w:eastAsia="Times New Roman"/>
                <w:i/>
                <w:iCs/>
              </w:rPr>
              <w:t xml:space="preserve"> - </w:t>
            </w:r>
            <w:proofErr w:type="spellStart"/>
            <w:r>
              <w:rPr>
                <w:rFonts w:eastAsia="Times New Roman"/>
                <w:i/>
                <w:iCs/>
              </w:rPr>
              <w:t>The</w:t>
            </w:r>
            <w:proofErr w:type="spellEnd"/>
            <w:proofErr w:type="gramEnd"/>
            <w:r>
              <w:rPr>
                <w:rFonts w:eastAsia="Times New Roman"/>
                <w:i/>
                <w:iCs/>
              </w:rPr>
              <w:t xml:space="preserve"> </w:t>
            </w:r>
            <w:proofErr w:type="spellStart"/>
            <w:r>
              <w:rPr>
                <w:rFonts w:eastAsia="Times New Roman"/>
                <w:i/>
                <w:iCs/>
              </w:rPr>
              <w:t>official</w:t>
            </w:r>
            <w:proofErr w:type="spellEnd"/>
            <w:r>
              <w:rPr>
                <w:rFonts w:eastAsia="Times New Roman"/>
                <w:i/>
                <w:iCs/>
              </w:rPr>
              <w:t xml:space="preserve"> game </w:t>
            </w:r>
            <w:proofErr w:type="spellStart"/>
            <w:r>
              <w:rPr>
                <w:rFonts w:eastAsia="Times New Roman"/>
                <w:i/>
                <w:iCs/>
              </w:rPr>
              <w:t>site</w:t>
            </w:r>
            <w:proofErr w:type="spellEnd"/>
            <w:r>
              <w:rPr>
                <w:rFonts w:eastAsia="Times New Roman"/>
              </w:rPr>
              <w:t xml:space="preserve"> [online]. [vid. 2023-03-18]. Dostupné z: https://dirtgame.com/dirtrally/us/home</w:t>
            </w:r>
          </w:ins>
        </w:p>
        <w:p w14:paraId="30B77683" w14:textId="77777777" w:rsidR="00926265" w:rsidRDefault="00926265">
          <w:pPr>
            <w:autoSpaceDE w:val="0"/>
            <w:autoSpaceDN w:val="0"/>
            <w:ind w:hanging="640"/>
            <w:divId w:val="816799482"/>
            <w:rPr>
              <w:ins w:id="1077" w:author="Martin Novák" w:date="2023-03-22T19:29:00Z"/>
              <w:rFonts w:eastAsia="Times New Roman"/>
            </w:rPr>
          </w:pPr>
          <w:ins w:id="1078" w:author="Martin Novák" w:date="2023-03-22T19:29:00Z">
            <w:r>
              <w:rPr>
                <w:rFonts w:eastAsia="Times New Roman"/>
              </w:rPr>
              <w:t xml:space="preserve">[93] </w:t>
            </w:r>
            <w:r>
              <w:rPr>
                <w:rFonts w:eastAsia="Times New Roman"/>
              </w:rPr>
              <w:tab/>
            </w:r>
            <w:proofErr w:type="spellStart"/>
            <w:r>
              <w:rPr>
                <w:rFonts w:eastAsia="Times New Roman"/>
                <w:i/>
                <w:iCs/>
              </w:rPr>
              <w:t>Need</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Speed Video </w:t>
            </w:r>
            <w:proofErr w:type="spellStart"/>
            <w:proofErr w:type="gramStart"/>
            <w:r>
              <w:rPr>
                <w:rFonts w:eastAsia="Times New Roman"/>
                <w:i/>
                <w:iCs/>
              </w:rPr>
              <w:t>Games</w:t>
            </w:r>
            <w:proofErr w:type="spellEnd"/>
            <w:r>
              <w:rPr>
                <w:rFonts w:eastAsia="Times New Roman"/>
                <w:i/>
                <w:iCs/>
              </w:rPr>
              <w:t xml:space="preserve"> - </w:t>
            </w:r>
            <w:proofErr w:type="spellStart"/>
            <w:r>
              <w:rPr>
                <w:rFonts w:eastAsia="Times New Roman"/>
                <w:i/>
                <w:iCs/>
              </w:rPr>
              <w:t>Official</w:t>
            </w:r>
            <w:proofErr w:type="spellEnd"/>
            <w:proofErr w:type="gramEnd"/>
            <w:r>
              <w:rPr>
                <w:rFonts w:eastAsia="Times New Roman"/>
                <w:i/>
                <w:iCs/>
              </w:rPr>
              <w:t xml:space="preserve"> EA </w:t>
            </w:r>
            <w:proofErr w:type="spellStart"/>
            <w:r>
              <w:rPr>
                <w:rFonts w:eastAsia="Times New Roman"/>
                <w:i/>
                <w:iCs/>
              </w:rPr>
              <w:t>Site</w:t>
            </w:r>
            <w:proofErr w:type="spellEnd"/>
            <w:r>
              <w:rPr>
                <w:rFonts w:eastAsia="Times New Roman"/>
              </w:rPr>
              <w:t xml:space="preserve"> [online]. [vid. 2023-03-18]. Dostupné z: https://www.ea.com/games/need-for-speed</w:t>
            </w:r>
          </w:ins>
        </w:p>
        <w:p w14:paraId="094A3D69" w14:textId="77777777" w:rsidR="00926265" w:rsidRDefault="00926265">
          <w:pPr>
            <w:autoSpaceDE w:val="0"/>
            <w:autoSpaceDN w:val="0"/>
            <w:ind w:hanging="640"/>
            <w:divId w:val="837616092"/>
            <w:rPr>
              <w:ins w:id="1079" w:author="Martin Novák" w:date="2023-03-22T19:29:00Z"/>
              <w:rFonts w:eastAsia="Times New Roman"/>
            </w:rPr>
          </w:pPr>
          <w:ins w:id="1080" w:author="Martin Novák" w:date="2023-03-22T19:29:00Z">
            <w:r>
              <w:rPr>
                <w:rFonts w:eastAsia="Times New Roman"/>
              </w:rPr>
              <w:t xml:space="preserve">[94] </w:t>
            </w:r>
            <w:r>
              <w:rPr>
                <w:rFonts w:eastAsia="Times New Roman"/>
              </w:rPr>
              <w:tab/>
            </w:r>
            <w:proofErr w:type="spellStart"/>
            <w:proofErr w:type="gramStart"/>
            <w:r>
              <w:rPr>
                <w:rFonts w:eastAsia="Times New Roman"/>
                <w:i/>
                <w:iCs/>
              </w:rPr>
              <w:t>Home</w:t>
            </w:r>
            <w:proofErr w:type="spellEnd"/>
            <w:r>
              <w:rPr>
                <w:rFonts w:eastAsia="Times New Roman"/>
                <w:i/>
                <w:iCs/>
              </w:rPr>
              <w:t xml:space="preserve"> - </w:t>
            </w:r>
            <w:proofErr w:type="spellStart"/>
            <w:r>
              <w:rPr>
                <w:rFonts w:eastAsia="Times New Roman"/>
                <w:i/>
                <w:iCs/>
              </w:rPr>
              <w:t>Redout</w:t>
            </w:r>
            <w:proofErr w:type="spellEnd"/>
            <w:proofErr w:type="gramEnd"/>
            <w:r>
              <w:rPr>
                <w:rFonts w:eastAsia="Times New Roman"/>
                <w:i/>
                <w:iCs/>
              </w:rPr>
              <w:t xml:space="preserve"> 2 -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Fastest</w:t>
            </w:r>
            <w:proofErr w:type="spellEnd"/>
            <w:r>
              <w:rPr>
                <w:rFonts w:eastAsia="Times New Roman"/>
                <w:i/>
                <w:iCs/>
              </w:rPr>
              <w:t xml:space="preserve"> </w:t>
            </w:r>
            <w:proofErr w:type="spellStart"/>
            <w:r>
              <w:rPr>
                <w:rFonts w:eastAsia="Times New Roman"/>
                <w:i/>
                <w:iCs/>
              </w:rPr>
              <w:t>Racing</w:t>
            </w:r>
            <w:proofErr w:type="spellEnd"/>
            <w:r>
              <w:rPr>
                <w:rFonts w:eastAsia="Times New Roman"/>
                <w:i/>
                <w:iCs/>
              </w:rPr>
              <w:t xml:space="preserve"> Game in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Universe</w:t>
            </w:r>
            <w:proofErr w:type="spellEnd"/>
            <w:r>
              <w:rPr>
                <w:rFonts w:eastAsia="Times New Roman"/>
              </w:rPr>
              <w:t xml:space="preserve"> [online]. [vid. 2023-03-18]. Dostupné z: https://redout.games/redout2/</w:t>
            </w:r>
          </w:ins>
        </w:p>
        <w:p w14:paraId="00229301" w14:textId="77777777" w:rsidR="00926265" w:rsidRDefault="00926265">
          <w:pPr>
            <w:autoSpaceDE w:val="0"/>
            <w:autoSpaceDN w:val="0"/>
            <w:ind w:hanging="640"/>
            <w:divId w:val="1541285315"/>
            <w:rPr>
              <w:ins w:id="1081" w:author="Martin Novák" w:date="2023-03-22T19:29:00Z"/>
              <w:rFonts w:eastAsia="Times New Roman"/>
            </w:rPr>
          </w:pPr>
          <w:ins w:id="1082" w:author="Martin Novák" w:date="2023-03-22T19:29:00Z">
            <w:r>
              <w:rPr>
                <w:rFonts w:eastAsia="Times New Roman"/>
              </w:rPr>
              <w:t xml:space="preserve">[95] </w:t>
            </w:r>
            <w:r>
              <w:rPr>
                <w:rFonts w:eastAsia="Times New Roman"/>
              </w:rPr>
              <w:tab/>
            </w:r>
            <w:proofErr w:type="spellStart"/>
            <w:r>
              <w:rPr>
                <w:rFonts w:eastAsia="Times New Roman"/>
                <w:i/>
                <w:iCs/>
              </w:rPr>
              <w:t>Bugbear</w:t>
            </w:r>
            <w:proofErr w:type="spellEnd"/>
            <w:r>
              <w:rPr>
                <w:rFonts w:eastAsia="Times New Roman"/>
                <w:i/>
                <w:iCs/>
              </w:rPr>
              <w:t xml:space="preserve"> </w:t>
            </w:r>
            <w:proofErr w:type="spellStart"/>
            <w:r>
              <w:rPr>
                <w:rFonts w:eastAsia="Times New Roman"/>
                <w:i/>
                <w:iCs/>
              </w:rPr>
              <w:t>Entertainment</w:t>
            </w:r>
            <w:proofErr w:type="spellEnd"/>
            <w:r>
              <w:rPr>
                <w:rFonts w:eastAsia="Times New Roman"/>
                <w:i/>
                <w:iCs/>
              </w:rPr>
              <w:t xml:space="preserve"> | Drive hard</w:t>
            </w:r>
            <w:r>
              <w:rPr>
                <w:rFonts w:eastAsia="Times New Roman"/>
              </w:rPr>
              <w:t xml:space="preserve"> [online]. [vid. 2023-03-18]. Dostupné z: https://bugbeargames.com/</w:t>
            </w:r>
          </w:ins>
        </w:p>
        <w:p w14:paraId="496E4722" w14:textId="77777777" w:rsidR="00926265" w:rsidRDefault="00926265">
          <w:pPr>
            <w:autoSpaceDE w:val="0"/>
            <w:autoSpaceDN w:val="0"/>
            <w:ind w:hanging="640"/>
            <w:divId w:val="807282432"/>
            <w:rPr>
              <w:ins w:id="1083" w:author="Martin Novák" w:date="2023-03-22T19:29:00Z"/>
              <w:rFonts w:eastAsia="Times New Roman"/>
            </w:rPr>
          </w:pPr>
          <w:ins w:id="1084" w:author="Martin Novák" w:date="2023-03-22T19:29:00Z">
            <w:r>
              <w:rPr>
                <w:rFonts w:eastAsia="Times New Roman"/>
              </w:rPr>
              <w:t xml:space="preserve">[96] </w:t>
            </w:r>
            <w:r>
              <w:rPr>
                <w:rFonts w:eastAsia="Times New Roman"/>
              </w:rPr>
              <w:tab/>
            </w:r>
            <w:proofErr w:type="spellStart"/>
            <w:r>
              <w:rPr>
                <w:rFonts w:eastAsia="Times New Roman"/>
                <w:i/>
                <w:iCs/>
              </w:rPr>
              <w:t>Asphalt</w:t>
            </w:r>
            <w:proofErr w:type="spellEnd"/>
            <w:r>
              <w:rPr>
                <w:rFonts w:eastAsia="Times New Roman"/>
                <w:i/>
                <w:iCs/>
              </w:rPr>
              <w:t xml:space="preserve"> 9: </w:t>
            </w:r>
            <w:proofErr w:type="spellStart"/>
            <w:proofErr w:type="gramStart"/>
            <w:r>
              <w:rPr>
                <w:rFonts w:eastAsia="Times New Roman"/>
                <w:i/>
                <w:iCs/>
              </w:rPr>
              <w:t>Legends</w:t>
            </w:r>
            <w:proofErr w:type="spellEnd"/>
            <w:r>
              <w:rPr>
                <w:rFonts w:eastAsia="Times New Roman"/>
                <w:i/>
                <w:iCs/>
              </w:rPr>
              <w:t xml:space="preserve"> - </w:t>
            </w:r>
            <w:proofErr w:type="spellStart"/>
            <w:r>
              <w:rPr>
                <w:rFonts w:eastAsia="Times New Roman"/>
                <w:i/>
                <w:iCs/>
              </w:rPr>
              <w:t>Arcade</w:t>
            </w:r>
            <w:proofErr w:type="spellEnd"/>
            <w:proofErr w:type="gramEnd"/>
            <w:r>
              <w:rPr>
                <w:rFonts w:eastAsia="Times New Roman"/>
                <w:i/>
                <w:iCs/>
              </w:rPr>
              <w:t xml:space="preserve"> </w:t>
            </w:r>
            <w:proofErr w:type="spellStart"/>
            <w:r>
              <w:rPr>
                <w:rFonts w:eastAsia="Times New Roman"/>
                <w:i/>
                <w:iCs/>
              </w:rPr>
              <w:t>Racing</w:t>
            </w:r>
            <w:proofErr w:type="spellEnd"/>
            <w:r>
              <w:rPr>
                <w:rFonts w:eastAsia="Times New Roman"/>
                <w:i/>
                <w:iCs/>
              </w:rPr>
              <w:t xml:space="preserve"> | </w:t>
            </w:r>
            <w:proofErr w:type="spellStart"/>
            <w:r>
              <w:rPr>
                <w:rFonts w:eastAsia="Times New Roman"/>
                <w:i/>
                <w:iCs/>
              </w:rPr>
              <w:t>Asphalt</w:t>
            </w:r>
            <w:proofErr w:type="spellEnd"/>
            <w:r>
              <w:rPr>
                <w:rFonts w:eastAsia="Times New Roman"/>
                <w:i/>
                <w:iCs/>
              </w:rPr>
              <w:t xml:space="preserve"> </w:t>
            </w:r>
            <w:proofErr w:type="spellStart"/>
            <w:r>
              <w:rPr>
                <w:rFonts w:eastAsia="Times New Roman"/>
                <w:i/>
                <w:iCs/>
              </w:rPr>
              <w:t>Legends</w:t>
            </w:r>
            <w:proofErr w:type="spellEnd"/>
            <w:r>
              <w:rPr>
                <w:rFonts w:eastAsia="Times New Roman"/>
              </w:rPr>
              <w:t xml:space="preserve"> [online]. [vid. 2023-03-18]. Dostupné z: https://asphaltlegends.com/</w:t>
            </w:r>
          </w:ins>
        </w:p>
        <w:p w14:paraId="26ABBEEB" w14:textId="77777777" w:rsidR="00926265" w:rsidRDefault="00926265">
          <w:pPr>
            <w:autoSpaceDE w:val="0"/>
            <w:autoSpaceDN w:val="0"/>
            <w:ind w:hanging="640"/>
            <w:divId w:val="1271082958"/>
            <w:rPr>
              <w:ins w:id="1085" w:author="Martin Novák" w:date="2023-03-22T19:29:00Z"/>
              <w:rFonts w:eastAsia="Times New Roman"/>
            </w:rPr>
          </w:pPr>
          <w:ins w:id="1086" w:author="Martin Novák" w:date="2023-03-22T19:29:00Z">
            <w:r>
              <w:rPr>
                <w:rFonts w:eastAsia="Times New Roman"/>
              </w:rPr>
              <w:t xml:space="preserve">[97] </w:t>
            </w:r>
            <w:r>
              <w:rPr>
                <w:rFonts w:eastAsia="Times New Roman"/>
              </w:rPr>
              <w:tab/>
              <w:t xml:space="preserve">INDIAN. </w:t>
            </w:r>
            <w:proofErr w:type="spellStart"/>
            <w:proofErr w:type="gramStart"/>
            <w:r>
              <w:rPr>
                <w:rFonts w:eastAsia="Times New Roman"/>
                <w:i/>
                <w:iCs/>
              </w:rPr>
              <w:t>Wreckfest</w:t>
            </w:r>
            <w:proofErr w:type="spellEnd"/>
            <w:r>
              <w:rPr>
                <w:rFonts w:eastAsia="Times New Roman"/>
                <w:i/>
                <w:iCs/>
              </w:rPr>
              <w:t xml:space="preserve"> - Recenze</w:t>
            </w:r>
            <w:proofErr w:type="gramEnd"/>
            <w:r>
              <w:rPr>
                <w:rFonts w:eastAsia="Times New Roman"/>
                <w:i/>
                <w:iCs/>
              </w:rPr>
              <w:t xml:space="preserve"> - YouTube</w:t>
            </w:r>
            <w:r>
              <w:rPr>
                <w:rFonts w:eastAsia="Times New Roman"/>
              </w:rPr>
              <w:t xml:space="preserve"> [online]. [vid. 2023-03-18]. Dostupné z: https://www.youtube.com/watch?v=3_3nvi1vsZ4</w:t>
            </w:r>
          </w:ins>
        </w:p>
        <w:p w14:paraId="25C7FDE3" w14:textId="77777777" w:rsidR="00926265" w:rsidRDefault="00926265">
          <w:pPr>
            <w:autoSpaceDE w:val="0"/>
            <w:autoSpaceDN w:val="0"/>
            <w:ind w:hanging="640"/>
            <w:divId w:val="2142770309"/>
            <w:rPr>
              <w:ins w:id="1087" w:author="Martin Novák" w:date="2023-03-22T19:29:00Z"/>
              <w:rFonts w:eastAsia="Times New Roman"/>
            </w:rPr>
          </w:pPr>
          <w:ins w:id="1088" w:author="Martin Novák" w:date="2023-03-22T19:29:00Z">
            <w:r>
              <w:rPr>
                <w:rFonts w:eastAsia="Times New Roman"/>
              </w:rPr>
              <w:t xml:space="preserve">[98] </w:t>
            </w:r>
            <w:r>
              <w:rPr>
                <w:rFonts w:eastAsia="Times New Roman"/>
              </w:rPr>
              <w:tab/>
            </w:r>
            <w:r>
              <w:rPr>
                <w:rFonts w:eastAsia="Times New Roman"/>
                <w:i/>
                <w:iCs/>
              </w:rPr>
              <w:t xml:space="preserve">O HŘE | </w:t>
            </w:r>
            <w:proofErr w:type="gramStart"/>
            <w:r>
              <w:rPr>
                <w:rFonts w:eastAsia="Times New Roman"/>
                <w:i/>
                <w:iCs/>
              </w:rPr>
              <w:t>BLACKHOLE :</w:t>
            </w:r>
            <w:proofErr w:type="gramEnd"/>
            <w:r>
              <w:rPr>
                <w:rFonts w:eastAsia="Times New Roman"/>
                <w:i/>
                <w:iCs/>
              </w:rPr>
              <w:t xml:space="preserve">: PC, MAC, LINUX :: 2D </w:t>
            </w:r>
            <w:proofErr w:type="spellStart"/>
            <w:r>
              <w:rPr>
                <w:rFonts w:eastAsia="Times New Roman"/>
                <w:i/>
                <w:iCs/>
              </w:rPr>
              <w:t>Platfomer</w:t>
            </w:r>
            <w:proofErr w:type="spellEnd"/>
            <w:r>
              <w:rPr>
                <w:rFonts w:eastAsia="Times New Roman"/>
              </w:rPr>
              <w:t xml:space="preserve"> [online]. [vid. 2021-12-03]. Dostupné z: https://blackhole-game.com/cs/o-hre</w:t>
            </w:r>
          </w:ins>
        </w:p>
        <w:p w14:paraId="0463B001" w14:textId="77777777" w:rsidR="00926265" w:rsidRDefault="00926265">
          <w:pPr>
            <w:autoSpaceDE w:val="0"/>
            <w:autoSpaceDN w:val="0"/>
            <w:ind w:hanging="640"/>
            <w:divId w:val="912206091"/>
            <w:rPr>
              <w:ins w:id="1089" w:author="Martin Novák" w:date="2023-03-22T19:29:00Z"/>
              <w:rFonts w:eastAsia="Times New Roman"/>
            </w:rPr>
          </w:pPr>
          <w:ins w:id="1090" w:author="Martin Novák" w:date="2023-03-22T19:29:00Z">
            <w:r>
              <w:rPr>
                <w:rFonts w:eastAsia="Times New Roman"/>
              </w:rPr>
              <w:lastRenderedPageBreak/>
              <w:t xml:space="preserve">[99] </w:t>
            </w:r>
            <w:r>
              <w:rPr>
                <w:rFonts w:eastAsia="Times New Roman"/>
              </w:rPr>
              <w:tab/>
              <w:t xml:space="preserve">IAMTIMCOREY. </w:t>
            </w:r>
            <w:r>
              <w:rPr>
                <w:rFonts w:eastAsia="Times New Roman"/>
                <w:i/>
                <w:iCs/>
              </w:rPr>
              <w:t xml:space="preserve">WinForm vs WPF vs UWP vs </w:t>
            </w:r>
            <w:proofErr w:type="spellStart"/>
            <w:proofErr w:type="gramStart"/>
            <w:r>
              <w:rPr>
                <w:rFonts w:eastAsia="Times New Roman"/>
                <w:i/>
                <w:iCs/>
              </w:rPr>
              <w:t>Console</w:t>
            </w:r>
            <w:proofErr w:type="spellEnd"/>
            <w:r>
              <w:rPr>
                <w:rFonts w:eastAsia="Times New Roman"/>
                <w:i/>
                <w:iCs/>
              </w:rPr>
              <w:t xml:space="preserve"> - </w:t>
            </w:r>
            <w:proofErr w:type="spellStart"/>
            <w:r>
              <w:rPr>
                <w:rFonts w:eastAsia="Times New Roman"/>
                <w:i/>
                <w:iCs/>
              </w:rPr>
              <w:t>The</w:t>
            </w:r>
            <w:proofErr w:type="spellEnd"/>
            <w:proofErr w:type="gramEnd"/>
            <w:r>
              <w:rPr>
                <w:rFonts w:eastAsia="Times New Roman"/>
                <w:i/>
                <w:iCs/>
              </w:rPr>
              <w:t xml:space="preserve"> C# Desktop UI </w:t>
            </w:r>
            <w:proofErr w:type="spellStart"/>
            <w:r>
              <w:rPr>
                <w:rFonts w:eastAsia="Times New Roman"/>
                <w:i/>
                <w:iCs/>
              </w:rPr>
              <w:t>Showdown</w:t>
            </w:r>
            <w:proofErr w:type="spellEnd"/>
            <w:r>
              <w:rPr>
                <w:rFonts w:eastAsia="Times New Roman"/>
                <w:i/>
                <w:iCs/>
              </w:rPr>
              <w:t xml:space="preserve"> (and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future</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.NET 5)</w:t>
            </w:r>
            <w:r>
              <w:rPr>
                <w:rFonts w:eastAsia="Times New Roman"/>
              </w:rPr>
              <w:t xml:space="preserve"> [online]. 2019 [vid. 2021-05-03]. Dostupné z: https://www.youtube.com/watch?v=yq0dSkA1vpM</w:t>
            </w:r>
          </w:ins>
        </w:p>
        <w:p w14:paraId="7F63D539" w14:textId="77777777" w:rsidR="00926265" w:rsidRDefault="00926265">
          <w:pPr>
            <w:autoSpaceDE w:val="0"/>
            <w:autoSpaceDN w:val="0"/>
            <w:ind w:hanging="640"/>
            <w:divId w:val="787046403"/>
            <w:rPr>
              <w:ins w:id="1091" w:author="Martin Novák" w:date="2023-03-22T19:29:00Z"/>
              <w:rFonts w:eastAsia="Times New Roman"/>
            </w:rPr>
          </w:pPr>
          <w:ins w:id="1092" w:author="Martin Novák" w:date="2023-03-22T19:29:00Z">
            <w:r>
              <w:rPr>
                <w:rFonts w:eastAsia="Times New Roman"/>
              </w:rPr>
              <w:t xml:space="preserve">[100] </w:t>
            </w:r>
            <w:r>
              <w:rPr>
                <w:rFonts w:eastAsia="Times New Roman"/>
              </w:rPr>
              <w:tab/>
            </w:r>
            <w:r>
              <w:rPr>
                <w:rFonts w:eastAsia="Times New Roman"/>
                <w:i/>
                <w:iCs/>
              </w:rPr>
              <w:t xml:space="preserve">DirectX </w:t>
            </w:r>
            <w:proofErr w:type="spellStart"/>
            <w:r>
              <w:rPr>
                <w:rFonts w:eastAsia="Times New Roman"/>
                <w:i/>
                <w:iCs/>
              </w:rPr>
              <w:t>graphics</w:t>
            </w:r>
            <w:proofErr w:type="spellEnd"/>
            <w:r>
              <w:rPr>
                <w:rFonts w:eastAsia="Times New Roman"/>
                <w:i/>
                <w:iCs/>
              </w:rPr>
              <w:t xml:space="preserve"> and </w:t>
            </w:r>
            <w:proofErr w:type="gramStart"/>
            <w:r>
              <w:rPr>
                <w:rFonts w:eastAsia="Times New Roman"/>
                <w:i/>
                <w:iCs/>
              </w:rPr>
              <w:t>gaming - Win32</w:t>
            </w:r>
            <w:proofErr w:type="gramEnd"/>
            <w:r>
              <w:rPr>
                <w:rFonts w:eastAsia="Times New Roman"/>
                <w:i/>
                <w:iCs/>
              </w:rPr>
              <w:t xml:space="preserve"> </w:t>
            </w:r>
            <w:proofErr w:type="spellStart"/>
            <w:r>
              <w:rPr>
                <w:rFonts w:eastAsia="Times New Roman"/>
                <w:i/>
                <w:iCs/>
              </w:rPr>
              <w:t>apps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2021-11-12]. Dostupné z: https://docs.microsoft.com/en-us/windows/win32/directx</w:t>
            </w:r>
          </w:ins>
        </w:p>
        <w:p w14:paraId="33F7FB1F" w14:textId="77777777" w:rsidR="00926265" w:rsidRDefault="00926265">
          <w:pPr>
            <w:autoSpaceDE w:val="0"/>
            <w:autoSpaceDN w:val="0"/>
            <w:ind w:hanging="640"/>
            <w:divId w:val="2134519310"/>
            <w:rPr>
              <w:ins w:id="1093" w:author="Martin Novák" w:date="2023-03-22T19:29:00Z"/>
              <w:rFonts w:eastAsia="Times New Roman"/>
            </w:rPr>
          </w:pPr>
          <w:ins w:id="1094" w:author="Martin Novák" w:date="2023-03-22T19:29:00Z">
            <w:r>
              <w:rPr>
                <w:rFonts w:eastAsia="Times New Roman"/>
              </w:rPr>
              <w:t xml:space="preserve">[101] </w:t>
            </w:r>
            <w:r>
              <w:rPr>
                <w:rFonts w:eastAsia="Times New Roman"/>
              </w:rPr>
              <w:tab/>
            </w:r>
            <w:r>
              <w:rPr>
                <w:rFonts w:eastAsia="Times New Roman"/>
                <w:i/>
                <w:iCs/>
              </w:rPr>
              <w:t xml:space="preserve">[MS-XAML]: </w:t>
            </w:r>
            <w:proofErr w:type="spellStart"/>
            <w:r>
              <w:rPr>
                <w:rFonts w:eastAsia="Times New Roman"/>
                <w:i/>
                <w:iCs/>
              </w:rPr>
              <w:t>Xaml</w:t>
            </w:r>
            <w:proofErr w:type="spellEnd"/>
            <w:r>
              <w:rPr>
                <w:rFonts w:eastAsia="Times New Roman"/>
                <w:i/>
                <w:iCs/>
              </w:rPr>
              <w:t xml:space="preserve">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Mapping</w:t>
            </w:r>
            <w:proofErr w:type="spellEnd"/>
            <w:r>
              <w:rPr>
                <w:rFonts w:eastAsia="Times New Roman"/>
                <w:i/>
                <w:iCs/>
              </w:rPr>
              <w:t xml:space="preserve"> </w:t>
            </w:r>
            <w:proofErr w:type="spellStart"/>
            <w:r>
              <w:rPr>
                <w:rFonts w:eastAsia="Times New Roman"/>
                <w:i/>
                <w:iCs/>
              </w:rPr>
              <w:t>Specification</w:t>
            </w:r>
            <w:proofErr w:type="spellEnd"/>
            <w:r>
              <w:rPr>
                <w:rFonts w:eastAsia="Times New Roman"/>
                <w:i/>
                <w:iCs/>
              </w:rPr>
              <w:t xml:space="preserve"> 2006 </w:t>
            </w:r>
            <w:proofErr w:type="spellStart"/>
            <w:r>
              <w:rPr>
                <w:rFonts w:eastAsia="Times New Roman"/>
                <w:i/>
                <w:iCs/>
              </w:rPr>
              <w:t>Intellectual</w:t>
            </w:r>
            <w:proofErr w:type="spellEnd"/>
            <w:r>
              <w:rPr>
                <w:rFonts w:eastAsia="Times New Roman"/>
                <w:i/>
                <w:iCs/>
              </w:rPr>
              <w:t xml:space="preserve"> </w:t>
            </w:r>
            <w:proofErr w:type="spellStart"/>
            <w:r>
              <w:rPr>
                <w:rFonts w:eastAsia="Times New Roman"/>
                <w:i/>
                <w:iCs/>
              </w:rPr>
              <w:t>Property</w:t>
            </w:r>
            <w:proofErr w:type="spellEnd"/>
            <w:r>
              <w:rPr>
                <w:rFonts w:eastAsia="Times New Roman"/>
                <w:i/>
                <w:iCs/>
              </w:rPr>
              <w:t xml:space="preserve"> </w:t>
            </w:r>
            <w:proofErr w:type="spellStart"/>
            <w:r>
              <w:rPr>
                <w:rFonts w:eastAsia="Times New Roman"/>
                <w:i/>
                <w:iCs/>
              </w:rPr>
              <w:t>Rights</w:t>
            </w:r>
            <w:proofErr w:type="spellEnd"/>
            <w:r>
              <w:rPr>
                <w:rFonts w:eastAsia="Times New Roman"/>
                <w:i/>
                <w:iCs/>
              </w:rPr>
              <w:t xml:space="preserve"> </w:t>
            </w:r>
            <w:proofErr w:type="spellStart"/>
            <w:r>
              <w:rPr>
                <w:rFonts w:eastAsia="Times New Roman"/>
                <w:i/>
                <w:iCs/>
              </w:rPr>
              <w:t>Notice</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Open </w:t>
            </w:r>
            <w:proofErr w:type="spellStart"/>
            <w:r>
              <w:rPr>
                <w:rFonts w:eastAsia="Times New Roman"/>
                <w:i/>
                <w:iCs/>
              </w:rPr>
              <w:t>Specifications</w:t>
            </w:r>
            <w:proofErr w:type="spellEnd"/>
            <w:r>
              <w:rPr>
                <w:rFonts w:eastAsia="Times New Roman"/>
                <w:i/>
                <w:iCs/>
              </w:rPr>
              <w:t xml:space="preserve"> </w:t>
            </w:r>
            <w:proofErr w:type="spellStart"/>
            <w:r>
              <w:rPr>
                <w:rFonts w:eastAsia="Times New Roman"/>
                <w:i/>
                <w:iCs/>
              </w:rPr>
              <w:t>Documentation</w:t>
            </w:r>
            <w:proofErr w:type="spellEnd"/>
            <w:r>
              <w:rPr>
                <w:rFonts w:eastAsia="Times New Roman"/>
              </w:rPr>
              <w:t xml:space="preserve"> [online]. 2008 [vid. 2021-10-16]. Dostupné z: http://download.microsoft.com/download/0/A/6/0A6F7755-9AF5-448B-907D-13985ACCF53E/%5BMS-XAML%5D.pdf</w:t>
            </w:r>
          </w:ins>
        </w:p>
        <w:p w14:paraId="4B69A136" w14:textId="77777777" w:rsidR="00926265" w:rsidRDefault="00926265">
          <w:pPr>
            <w:autoSpaceDE w:val="0"/>
            <w:autoSpaceDN w:val="0"/>
            <w:ind w:hanging="640"/>
            <w:divId w:val="1637686501"/>
            <w:rPr>
              <w:ins w:id="1095" w:author="Martin Novák" w:date="2023-03-22T19:29:00Z"/>
              <w:rFonts w:eastAsia="Times New Roman"/>
            </w:rPr>
          </w:pPr>
          <w:ins w:id="1096" w:author="Martin Novák" w:date="2023-03-22T19:29:00Z">
            <w:r>
              <w:rPr>
                <w:rFonts w:eastAsia="Times New Roman"/>
              </w:rPr>
              <w:t xml:space="preserve">[102] </w:t>
            </w:r>
            <w:r>
              <w:rPr>
                <w:rFonts w:eastAsia="Times New Roman"/>
              </w:rPr>
              <w:tab/>
              <w:t xml:space="preserve">MICROSOFT. </w:t>
            </w:r>
            <w:proofErr w:type="spellStart"/>
            <w:r>
              <w:rPr>
                <w:rFonts w:eastAsia="Times New Roman"/>
                <w:i/>
                <w:iCs/>
              </w:rPr>
              <w:t>Xamarin</w:t>
            </w:r>
            <w:proofErr w:type="spellEnd"/>
            <w:r>
              <w:rPr>
                <w:rFonts w:eastAsia="Times New Roman"/>
                <w:i/>
                <w:iCs/>
              </w:rPr>
              <w:t xml:space="preserve"> | Open-source mobile </w:t>
            </w:r>
            <w:proofErr w:type="spellStart"/>
            <w:r>
              <w:rPr>
                <w:rFonts w:eastAsia="Times New Roman"/>
                <w:i/>
                <w:iCs/>
              </w:rPr>
              <w:t>app</w:t>
            </w:r>
            <w:proofErr w:type="spellEnd"/>
            <w:r>
              <w:rPr>
                <w:rFonts w:eastAsia="Times New Roman"/>
                <w:i/>
                <w:iCs/>
              </w:rPr>
              <w:t xml:space="preserve"> </w:t>
            </w:r>
            <w:proofErr w:type="spellStart"/>
            <w:r>
              <w:rPr>
                <w:rFonts w:eastAsia="Times New Roman"/>
                <w:i/>
                <w:iCs/>
              </w:rPr>
              <w:t>platform</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.NET</w:t>
            </w:r>
            <w:r>
              <w:rPr>
                <w:rFonts w:eastAsia="Times New Roman"/>
              </w:rPr>
              <w:t xml:space="preserve"> [online]. [vid. 2021-10-03]. Dostupné z: https://dotnet.microsoft.com/apps/xamarin</w:t>
            </w:r>
          </w:ins>
        </w:p>
        <w:p w14:paraId="2E5A835D" w14:textId="77777777" w:rsidR="00926265" w:rsidRDefault="00926265">
          <w:pPr>
            <w:autoSpaceDE w:val="0"/>
            <w:autoSpaceDN w:val="0"/>
            <w:ind w:hanging="640"/>
            <w:divId w:val="376977133"/>
            <w:rPr>
              <w:ins w:id="1097" w:author="Martin Novák" w:date="2023-03-22T19:29:00Z"/>
              <w:rFonts w:eastAsia="Times New Roman"/>
            </w:rPr>
          </w:pPr>
          <w:ins w:id="1098" w:author="Martin Novák" w:date="2023-03-22T19:29:00Z">
            <w:r>
              <w:rPr>
                <w:rFonts w:eastAsia="Times New Roman"/>
              </w:rPr>
              <w:t xml:space="preserve">[103] </w:t>
            </w:r>
            <w:r>
              <w:rPr>
                <w:rFonts w:eastAsia="Times New Roman"/>
              </w:rPr>
              <w:tab/>
              <w:t xml:space="preserve">DOCS.MICROSOFT.COM. </w:t>
            </w:r>
            <w:proofErr w:type="spellStart"/>
            <w:r>
              <w:rPr>
                <w:rFonts w:eastAsia="Times New Roman"/>
                <w:i/>
                <w:iCs/>
              </w:rPr>
              <w:t>Xamarin.</w:t>
            </w:r>
            <w:proofErr w:type="gramStart"/>
            <w:r>
              <w:rPr>
                <w:rFonts w:eastAsia="Times New Roman"/>
                <w:i/>
                <w:iCs/>
              </w:rPr>
              <w:t>Essentials</w:t>
            </w:r>
            <w:proofErr w:type="spellEnd"/>
            <w:r>
              <w:rPr>
                <w:rFonts w:eastAsia="Times New Roman"/>
                <w:i/>
                <w:iCs/>
              </w:rPr>
              <w:t xml:space="preserve"> - </w:t>
            </w:r>
            <w:proofErr w:type="spellStart"/>
            <w:r>
              <w:rPr>
                <w:rFonts w:eastAsia="Times New Roman"/>
                <w:i/>
                <w:iCs/>
              </w:rPr>
              <w:t>Xamarin</w:t>
            </w:r>
            <w:proofErr w:type="spellEnd"/>
            <w:proofErr w:type="gram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2021-10-05]. Dostupné z: https://docs.microsoft.com/en-us/xamarin/essentials/?WT.mc_id=dotnet-35129-website</w:t>
            </w:r>
          </w:ins>
        </w:p>
        <w:p w14:paraId="616E4C18" w14:textId="77777777" w:rsidR="00926265" w:rsidRDefault="00926265">
          <w:pPr>
            <w:autoSpaceDE w:val="0"/>
            <w:autoSpaceDN w:val="0"/>
            <w:ind w:hanging="640"/>
            <w:divId w:val="1297681877"/>
            <w:rPr>
              <w:ins w:id="1099" w:author="Martin Novák" w:date="2023-03-22T19:29:00Z"/>
              <w:rFonts w:eastAsia="Times New Roman"/>
            </w:rPr>
          </w:pPr>
          <w:ins w:id="1100" w:author="Martin Novák" w:date="2023-03-22T19:29:00Z">
            <w:r>
              <w:rPr>
                <w:rFonts w:eastAsia="Times New Roman"/>
              </w:rPr>
              <w:t xml:space="preserve">[104] </w:t>
            </w:r>
            <w:r>
              <w:rPr>
                <w:rFonts w:eastAsia="Times New Roman"/>
              </w:rPr>
              <w:tab/>
              <w:t xml:space="preserve">DOCS.MICROSOFT.COM. </w:t>
            </w:r>
            <w:proofErr w:type="spellStart"/>
            <w:r>
              <w:rPr>
                <w:rFonts w:eastAsia="Times New Roman"/>
                <w:i/>
                <w:iCs/>
              </w:rPr>
              <w:t>Xamarin.Forms</w:t>
            </w:r>
            <w:proofErr w:type="spellEnd"/>
            <w:r>
              <w:rPr>
                <w:rFonts w:eastAsia="Times New Roman"/>
                <w:i/>
                <w:iCs/>
              </w:rPr>
              <w:t xml:space="preserve"> </w:t>
            </w:r>
            <w:proofErr w:type="spellStart"/>
            <w:proofErr w:type="gramStart"/>
            <w:r>
              <w:rPr>
                <w:rFonts w:eastAsia="Times New Roman"/>
                <w:i/>
                <w:iCs/>
              </w:rPr>
              <w:t>Views</w:t>
            </w:r>
            <w:proofErr w:type="spellEnd"/>
            <w:r>
              <w:rPr>
                <w:rFonts w:eastAsia="Times New Roman"/>
                <w:i/>
                <w:iCs/>
              </w:rPr>
              <w:t xml:space="preserve"> - </w:t>
            </w:r>
            <w:proofErr w:type="spellStart"/>
            <w:r>
              <w:rPr>
                <w:rFonts w:eastAsia="Times New Roman"/>
                <w:i/>
                <w:iCs/>
              </w:rPr>
              <w:t>Xamarin</w:t>
            </w:r>
            <w:proofErr w:type="spellEnd"/>
            <w:proofErr w:type="gram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2021-10-04]. Dostupné z: https://docs.microsoft.com/en-us/xamarin/xamarin-forms/user-interface/controls/views?WT.mc_id=dotnet-35129-website</w:t>
            </w:r>
          </w:ins>
        </w:p>
        <w:p w14:paraId="5F6A0F3B" w14:textId="77777777" w:rsidR="00926265" w:rsidRDefault="00926265">
          <w:pPr>
            <w:autoSpaceDE w:val="0"/>
            <w:autoSpaceDN w:val="0"/>
            <w:ind w:hanging="640"/>
            <w:divId w:val="945381959"/>
            <w:rPr>
              <w:ins w:id="1101" w:author="Martin Novák" w:date="2023-03-22T19:29:00Z"/>
              <w:rFonts w:eastAsia="Times New Roman"/>
            </w:rPr>
          </w:pPr>
          <w:ins w:id="1102" w:author="Martin Novák" w:date="2023-03-22T19:29:00Z">
            <w:r>
              <w:rPr>
                <w:rFonts w:eastAsia="Times New Roman"/>
              </w:rPr>
              <w:t xml:space="preserve">[105] </w:t>
            </w:r>
            <w:r>
              <w:rPr>
                <w:rFonts w:eastAsia="Times New Roman"/>
              </w:rPr>
              <w:tab/>
              <w:t xml:space="preserve">MONOGAMES. </w:t>
            </w:r>
            <w:proofErr w:type="spellStart"/>
            <w:r>
              <w:rPr>
                <w:rFonts w:eastAsia="Times New Roman"/>
                <w:i/>
                <w:iCs/>
              </w:rPr>
              <w:t>About</w:t>
            </w:r>
            <w:proofErr w:type="spellEnd"/>
            <w:r>
              <w:rPr>
                <w:rFonts w:eastAsia="Times New Roman"/>
                <w:i/>
                <w:iCs/>
              </w:rPr>
              <w:t xml:space="preserve"> | </w:t>
            </w:r>
            <w:proofErr w:type="spellStart"/>
            <w:r>
              <w:rPr>
                <w:rFonts w:eastAsia="Times New Roman"/>
                <w:i/>
                <w:iCs/>
              </w:rPr>
              <w:t>MonoGame</w:t>
            </w:r>
            <w:proofErr w:type="spellEnd"/>
            <w:r>
              <w:rPr>
                <w:rFonts w:eastAsia="Times New Roman"/>
              </w:rPr>
              <w:t xml:space="preserve"> [online]. [vid. 2021-10-05]. Dostupné z: https://www.monogame.net/about/</w:t>
            </w:r>
          </w:ins>
        </w:p>
        <w:p w14:paraId="02D73476" w14:textId="77777777" w:rsidR="00926265" w:rsidRDefault="00926265">
          <w:pPr>
            <w:autoSpaceDE w:val="0"/>
            <w:autoSpaceDN w:val="0"/>
            <w:ind w:hanging="640"/>
            <w:divId w:val="1472744486"/>
            <w:rPr>
              <w:ins w:id="1103" w:author="Martin Novák" w:date="2023-03-22T19:29:00Z"/>
              <w:rFonts w:eastAsia="Times New Roman"/>
            </w:rPr>
          </w:pPr>
          <w:ins w:id="1104" w:author="Martin Novák" w:date="2023-03-22T19:29:00Z">
            <w:r>
              <w:rPr>
                <w:rFonts w:eastAsia="Times New Roman"/>
              </w:rPr>
              <w:t xml:space="preserve">[106] </w:t>
            </w:r>
            <w:r>
              <w:rPr>
                <w:rFonts w:eastAsia="Times New Roman"/>
              </w:rPr>
              <w:tab/>
              <w:t xml:space="preserve">STRIDE. </w:t>
            </w:r>
            <w:proofErr w:type="spellStart"/>
            <w:r>
              <w:rPr>
                <w:rFonts w:eastAsia="Times New Roman"/>
                <w:i/>
                <w:iCs/>
              </w:rPr>
              <w:t>Stride</w:t>
            </w:r>
            <w:proofErr w:type="spellEnd"/>
            <w:r>
              <w:rPr>
                <w:rFonts w:eastAsia="Times New Roman"/>
                <w:i/>
                <w:iCs/>
              </w:rPr>
              <w:t xml:space="preserve"> Game </w:t>
            </w:r>
            <w:proofErr w:type="spellStart"/>
            <w:r>
              <w:rPr>
                <w:rFonts w:eastAsia="Times New Roman"/>
                <w:i/>
                <w:iCs/>
              </w:rPr>
              <w:t>Engine</w:t>
            </w:r>
            <w:proofErr w:type="spellEnd"/>
            <w:r>
              <w:rPr>
                <w:rFonts w:eastAsia="Times New Roman"/>
              </w:rPr>
              <w:t xml:space="preserve"> [online]. [vid. 2021-10-08]. Dostupné z: https://www.stride3d.net/</w:t>
            </w:r>
          </w:ins>
        </w:p>
        <w:p w14:paraId="1504472C" w14:textId="77777777" w:rsidR="00926265" w:rsidRDefault="00926265">
          <w:pPr>
            <w:autoSpaceDE w:val="0"/>
            <w:autoSpaceDN w:val="0"/>
            <w:ind w:hanging="640"/>
            <w:divId w:val="1604066932"/>
            <w:rPr>
              <w:ins w:id="1105" w:author="Martin Novák" w:date="2023-03-22T19:29:00Z"/>
              <w:rFonts w:eastAsia="Times New Roman"/>
            </w:rPr>
          </w:pPr>
          <w:ins w:id="1106" w:author="Martin Novák" w:date="2023-03-22T19:29:00Z">
            <w:r>
              <w:rPr>
                <w:rFonts w:eastAsia="Times New Roman"/>
              </w:rPr>
              <w:t xml:space="preserve">[107] </w:t>
            </w:r>
            <w:r>
              <w:rPr>
                <w:rFonts w:eastAsia="Times New Roman"/>
              </w:rPr>
              <w:tab/>
              <w:t xml:space="preserve">DOCS.MICROSOFT.COM.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Xamarin</w:t>
            </w:r>
            <w:proofErr w:type="spellEnd"/>
            <w:r>
              <w:rPr>
                <w:rFonts w:eastAsia="Times New Roman"/>
                <w:i/>
                <w:iCs/>
              </w:rPr>
              <w:t xml:space="preserve">? - </w:t>
            </w:r>
            <w:proofErr w:type="spellStart"/>
            <w:r>
              <w:rPr>
                <w:rFonts w:eastAsia="Times New Roman"/>
                <w:i/>
                <w:iCs/>
              </w:rPr>
              <w:t>Xamarin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2021-10-07]. Dostupné z: https://docs.microsoft.com/en-us/xamarin/get-started/what-is-xamarin</w:t>
            </w:r>
          </w:ins>
        </w:p>
        <w:p w14:paraId="602B0E38" w14:textId="77777777" w:rsidR="00926265" w:rsidRDefault="00926265">
          <w:pPr>
            <w:autoSpaceDE w:val="0"/>
            <w:autoSpaceDN w:val="0"/>
            <w:ind w:hanging="640"/>
            <w:divId w:val="1256281167"/>
            <w:rPr>
              <w:ins w:id="1107" w:author="Martin Novák" w:date="2023-03-22T19:29:00Z"/>
              <w:rFonts w:eastAsia="Times New Roman"/>
            </w:rPr>
          </w:pPr>
          <w:ins w:id="1108" w:author="Martin Novák" w:date="2023-03-22T19:29:00Z">
            <w:r>
              <w:rPr>
                <w:rFonts w:eastAsia="Times New Roman"/>
              </w:rPr>
              <w:t xml:space="preserve">[108] </w:t>
            </w:r>
            <w:r>
              <w:rPr>
                <w:rFonts w:eastAsia="Times New Roman"/>
              </w:rPr>
              <w:tab/>
            </w:r>
            <w:proofErr w:type="spellStart"/>
            <w:r>
              <w:rPr>
                <w:rFonts w:eastAsia="Times New Roman"/>
                <w:i/>
                <w:iCs/>
              </w:rPr>
              <w:t>What’s</w:t>
            </w:r>
            <w:proofErr w:type="spellEnd"/>
            <w:r>
              <w:rPr>
                <w:rFonts w:eastAsia="Times New Roman"/>
                <w:i/>
                <w:iCs/>
              </w:rPr>
              <w:t xml:space="preserve"> a Universal Windows </w:t>
            </w:r>
            <w:proofErr w:type="spellStart"/>
            <w:r>
              <w:rPr>
                <w:rFonts w:eastAsia="Times New Roman"/>
                <w:i/>
                <w:iCs/>
              </w:rPr>
              <w:t>Platform</w:t>
            </w:r>
            <w:proofErr w:type="spellEnd"/>
            <w:r>
              <w:rPr>
                <w:rFonts w:eastAsia="Times New Roman"/>
                <w:i/>
                <w:iCs/>
              </w:rPr>
              <w:t xml:space="preserve"> (UWP) </w:t>
            </w:r>
            <w:proofErr w:type="spellStart"/>
            <w:r>
              <w:rPr>
                <w:rFonts w:eastAsia="Times New Roman"/>
                <w:i/>
                <w:iCs/>
              </w:rPr>
              <w:t>app</w:t>
            </w:r>
            <w:proofErr w:type="spellEnd"/>
            <w:r>
              <w:rPr>
                <w:rFonts w:eastAsia="Times New Roman"/>
                <w:i/>
                <w:iCs/>
              </w:rPr>
              <w:t xml:space="preserve">? - UWP </w:t>
            </w:r>
            <w:proofErr w:type="spellStart"/>
            <w:r>
              <w:rPr>
                <w:rFonts w:eastAsia="Times New Roman"/>
                <w:i/>
                <w:iCs/>
              </w:rPr>
              <w:t>applications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2021-12-03]. Dostupné z: https://docs.microsoft.com/en-us/windows/uwp/get-started/universal-application-platform-guide</w:t>
            </w:r>
          </w:ins>
        </w:p>
        <w:p w14:paraId="6ECD63C4" w14:textId="77777777" w:rsidR="00926265" w:rsidRDefault="00926265">
          <w:pPr>
            <w:autoSpaceDE w:val="0"/>
            <w:autoSpaceDN w:val="0"/>
            <w:ind w:hanging="640"/>
            <w:divId w:val="14424563"/>
            <w:rPr>
              <w:ins w:id="1109" w:author="Martin Novák" w:date="2023-03-22T19:29:00Z"/>
              <w:rFonts w:eastAsia="Times New Roman"/>
            </w:rPr>
          </w:pPr>
          <w:ins w:id="1110" w:author="Martin Novák" w:date="2023-03-22T19:29:00Z">
            <w:r>
              <w:rPr>
                <w:rFonts w:eastAsia="Times New Roman"/>
              </w:rPr>
              <w:t xml:space="preserve">[109] </w:t>
            </w:r>
            <w:r>
              <w:rPr>
                <w:rFonts w:eastAsia="Times New Roman"/>
              </w:rPr>
              <w:tab/>
              <w:t xml:space="preserve">DEVELOPER.ANDROID.COM. </w:t>
            </w:r>
            <w:r>
              <w:rPr>
                <w:rFonts w:eastAsia="Times New Roman"/>
                <w:i/>
                <w:iCs/>
              </w:rPr>
              <w:t xml:space="preserve">Meet Android </w:t>
            </w:r>
            <w:proofErr w:type="gramStart"/>
            <w:r>
              <w:rPr>
                <w:rFonts w:eastAsia="Times New Roman"/>
                <w:i/>
                <w:iCs/>
              </w:rPr>
              <w:t>Studio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https://developer.android.com/studio/intro</w:t>
            </w:r>
          </w:ins>
        </w:p>
        <w:p w14:paraId="587945D8" w14:textId="77777777" w:rsidR="00926265" w:rsidRDefault="00926265">
          <w:pPr>
            <w:autoSpaceDE w:val="0"/>
            <w:autoSpaceDN w:val="0"/>
            <w:ind w:hanging="640"/>
            <w:divId w:val="324817443"/>
            <w:rPr>
              <w:ins w:id="1111" w:author="Martin Novák" w:date="2023-03-22T19:29:00Z"/>
              <w:rFonts w:eastAsia="Times New Roman"/>
            </w:rPr>
          </w:pPr>
          <w:ins w:id="1112" w:author="Martin Novák" w:date="2023-03-22T19:29:00Z">
            <w:r>
              <w:rPr>
                <w:rFonts w:eastAsia="Times New Roman"/>
              </w:rPr>
              <w:t xml:space="preserve">[110] </w:t>
            </w:r>
            <w:r>
              <w:rPr>
                <w:rFonts w:eastAsia="Times New Roman"/>
              </w:rPr>
              <w:tab/>
              <w:t xml:space="preserve">DEVELOPER.ANDROID.COM. </w:t>
            </w:r>
            <w:proofErr w:type="spellStart"/>
            <w:r>
              <w:rPr>
                <w:rFonts w:eastAsia="Times New Roman"/>
                <w:i/>
                <w:iCs/>
              </w:rPr>
              <w:t>Create</w:t>
            </w:r>
            <w:proofErr w:type="spellEnd"/>
            <w:r>
              <w:rPr>
                <w:rFonts w:eastAsia="Times New Roman"/>
                <w:i/>
                <w:iCs/>
              </w:rPr>
              <w:t xml:space="preserve"> </w:t>
            </w:r>
            <w:proofErr w:type="spellStart"/>
            <w:r>
              <w:rPr>
                <w:rFonts w:eastAsia="Times New Roman"/>
                <w:i/>
                <w:iCs/>
              </w:rPr>
              <w:t>an</w:t>
            </w:r>
            <w:proofErr w:type="spellEnd"/>
            <w:r>
              <w:rPr>
                <w:rFonts w:eastAsia="Times New Roman"/>
                <w:i/>
                <w:iCs/>
              </w:rPr>
              <w:t xml:space="preserve"> Android </w:t>
            </w:r>
            <w:proofErr w:type="spellStart"/>
            <w:proofErr w:type="gramStart"/>
            <w:r>
              <w:rPr>
                <w:rFonts w:eastAsia="Times New Roman"/>
                <w:i/>
                <w:iCs/>
              </w:rPr>
              <w:t>project</w:t>
            </w:r>
            <w:proofErr w:type="spellEnd"/>
            <w:r>
              <w:rPr>
                <w:rFonts w:eastAsia="Times New Roman"/>
                <w:i/>
                <w:iCs/>
              </w:rPr>
              <w:t>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https://developer.android.com/training/basics/firstapp/creating-project</w:t>
            </w:r>
          </w:ins>
        </w:p>
        <w:p w14:paraId="3F79622F" w14:textId="77777777" w:rsidR="00926265" w:rsidRDefault="00926265">
          <w:pPr>
            <w:autoSpaceDE w:val="0"/>
            <w:autoSpaceDN w:val="0"/>
            <w:ind w:hanging="640"/>
            <w:divId w:val="943420409"/>
            <w:rPr>
              <w:ins w:id="1113" w:author="Martin Novák" w:date="2023-03-22T19:29:00Z"/>
              <w:rFonts w:eastAsia="Times New Roman"/>
            </w:rPr>
          </w:pPr>
          <w:ins w:id="1114" w:author="Martin Novák" w:date="2023-03-22T19:29:00Z">
            <w:r>
              <w:rPr>
                <w:rFonts w:eastAsia="Times New Roman"/>
              </w:rPr>
              <w:t xml:space="preserve">[111] </w:t>
            </w:r>
            <w:r>
              <w:rPr>
                <w:rFonts w:eastAsia="Times New Roman"/>
              </w:rPr>
              <w:tab/>
              <w:t xml:space="preserve">DEVELOPER.ANDROID.COM. </w:t>
            </w:r>
            <w:r>
              <w:rPr>
                <w:rFonts w:eastAsia="Times New Roman"/>
                <w:i/>
                <w:iCs/>
              </w:rPr>
              <w:t xml:space="preserve">Run </w:t>
            </w:r>
            <w:proofErr w:type="spellStart"/>
            <w:r>
              <w:rPr>
                <w:rFonts w:eastAsia="Times New Roman"/>
                <w:i/>
                <w:iCs/>
              </w:rPr>
              <w:t>apps</w:t>
            </w:r>
            <w:proofErr w:type="spellEnd"/>
            <w:r>
              <w:rPr>
                <w:rFonts w:eastAsia="Times New Roman"/>
                <w:i/>
                <w:iCs/>
              </w:rPr>
              <w:t xml:space="preserve"> on </w:t>
            </w:r>
            <w:proofErr w:type="spellStart"/>
            <w:r>
              <w:rPr>
                <w:rFonts w:eastAsia="Times New Roman"/>
                <w:i/>
                <w:iCs/>
              </w:rPr>
              <w:t>the</w:t>
            </w:r>
            <w:proofErr w:type="spellEnd"/>
            <w:r>
              <w:rPr>
                <w:rFonts w:eastAsia="Times New Roman"/>
                <w:i/>
                <w:iCs/>
              </w:rPr>
              <w:t xml:space="preserve"> Android </w:t>
            </w:r>
            <w:proofErr w:type="spellStart"/>
            <w:proofErr w:type="gramStart"/>
            <w:r>
              <w:rPr>
                <w:rFonts w:eastAsia="Times New Roman"/>
                <w:i/>
                <w:iCs/>
              </w:rPr>
              <w:t>Emulator</w:t>
            </w:r>
            <w:proofErr w:type="spellEnd"/>
            <w:r>
              <w:rPr>
                <w:rFonts w:eastAsia="Times New Roman"/>
                <w:i/>
                <w:iCs/>
              </w:rPr>
              <w:t>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https://developer.android.com/studio/run/emulator</w:t>
            </w:r>
          </w:ins>
        </w:p>
        <w:p w14:paraId="2EB88270" w14:textId="77777777" w:rsidR="00926265" w:rsidRDefault="00926265">
          <w:pPr>
            <w:autoSpaceDE w:val="0"/>
            <w:autoSpaceDN w:val="0"/>
            <w:ind w:hanging="640"/>
            <w:divId w:val="892010593"/>
            <w:rPr>
              <w:ins w:id="1115" w:author="Martin Novák" w:date="2023-03-22T19:29:00Z"/>
              <w:rFonts w:eastAsia="Times New Roman"/>
            </w:rPr>
          </w:pPr>
          <w:ins w:id="1116" w:author="Martin Novák" w:date="2023-03-22T19:29:00Z">
            <w:r>
              <w:rPr>
                <w:rFonts w:eastAsia="Times New Roman"/>
              </w:rPr>
              <w:t>[112</w:t>
            </w:r>
            <w:proofErr w:type="gramStart"/>
            <w:r>
              <w:rPr>
                <w:rFonts w:eastAsia="Times New Roman"/>
              </w:rPr>
              <w:t>] .</w:t>
            </w:r>
            <w:proofErr w:type="gramEnd"/>
            <w:r>
              <w:rPr>
                <w:rFonts w:eastAsia="Times New Roman"/>
              </w:rPr>
              <w:tab/>
            </w:r>
            <w:r>
              <w:rPr>
                <w:rFonts w:eastAsia="Times New Roman"/>
                <w:i/>
                <w:iCs/>
              </w:rPr>
              <w:t xml:space="preserve">NET MAUI </w:t>
            </w:r>
            <w:proofErr w:type="spellStart"/>
            <w:r>
              <w:rPr>
                <w:rFonts w:eastAsia="Times New Roman"/>
                <w:i/>
                <w:iCs/>
              </w:rPr>
              <w:t>Release</w:t>
            </w:r>
            <w:proofErr w:type="spellEnd"/>
            <w:r>
              <w:rPr>
                <w:rFonts w:eastAsia="Times New Roman"/>
                <w:i/>
                <w:iCs/>
              </w:rPr>
              <w:t xml:space="preserve"> </w:t>
            </w:r>
            <w:proofErr w:type="spellStart"/>
            <w:proofErr w:type="gramStart"/>
            <w:r>
              <w:rPr>
                <w:rFonts w:eastAsia="Times New Roman"/>
                <w:i/>
                <w:iCs/>
              </w:rPr>
              <w:t>Candidate</w:t>
            </w:r>
            <w:proofErr w:type="spellEnd"/>
            <w:r>
              <w:rPr>
                <w:rFonts w:eastAsia="Times New Roman"/>
                <w:i/>
                <w:iCs/>
              </w:rPr>
              <w:t xml:space="preserve"> - </w:t>
            </w:r>
            <w:proofErr w:type="spellStart"/>
            <w:r>
              <w:rPr>
                <w:rFonts w:eastAsia="Times New Roman"/>
                <w:i/>
                <w:iCs/>
              </w:rPr>
              <w:t>Ready</w:t>
            </w:r>
            <w:proofErr w:type="spellEnd"/>
            <w:proofErr w:type="gram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cross-platform</w:t>
            </w:r>
            <w:proofErr w:type="spellEnd"/>
            <w:r>
              <w:rPr>
                <w:rFonts w:eastAsia="Times New Roman"/>
                <w:i/>
                <w:iCs/>
              </w:rPr>
              <w:t xml:space="preserve"> </w:t>
            </w:r>
            <w:proofErr w:type="spellStart"/>
            <w:r>
              <w:rPr>
                <w:rFonts w:eastAsia="Times New Roman"/>
                <w:i/>
                <w:iCs/>
              </w:rPr>
              <w:t>app</w:t>
            </w:r>
            <w:proofErr w:type="spellEnd"/>
            <w:r>
              <w:rPr>
                <w:rFonts w:eastAsia="Times New Roman"/>
                <w:i/>
                <w:iCs/>
              </w:rPr>
              <w:t xml:space="preserve"> development - .NET Blog</w:t>
            </w:r>
            <w:r>
              <w:rPr>
                <w:rFonts w:eastAsia="Times New Roman"/>
              </w:rPr>
              <w:t xml:space="preserve"> [online]. [vid. 2022-10-14]. Dostupné z: https://devblogs.microsoft.com/dotnet/dotnet-maui-rc-1/</w:t>
            </w:r>
          </w:ins>
        </w:p>
        <w:p w14:paraId="7770C299" w14:textId="77777777" w:rsidR="00926265" w:rsidRDefault="00926265">
          <w:pPr>
            <w:autoSpaceDE w:val="0"/>
            <w:autoSpaceDN w:val="0"/>
            <w:ind w:hanging="640"/>
            <w:divId w:val="402290506"/>
            <w:rPr>
              <w:ins w:id="1117" w:author="Martin Novák" w:date="2023-03-22T19:29:00Z"/>
              <w:rFonts w:eastAsia="Times New Roman"/>
            </w:rPr>
          </w:pPr>
          <w:ins w:id="1118" w:author="Martin Novák" w:date="2023-03-22T19:29:00Z">
            <w:r>
              <w:rPr>
                <w:rFonts w:eastAsia="Times New Roman"/>
              </w:rPr>
              <w:t xml:space="preserve">[113] </w:t>
            </w:r>
            <w:r>
              <w:rPr>
                <w:rFonts w:eastAsia="Times New Roman"/>
              </w:rPr>
              <w:tab/>
            </w:r>
            <w:proofErr w:type="spellStart"/>
            <w:r>
              <w:rPr>
                <w:rFonts w:eastAsia="Times New Roman"/>
                <w:i/>
                <w:iCs/>
              </w:rPr>
              <w:t>Visual</w:t>
            </w:r>
            <w:proofErr w:type="spellEnd"/>
            <w:r>
              <w:rPr>
                <w:rFonts w:eastAsia="Times New Roman"/>
                <w:i/>
                <w:iCs/>
              </w:rPr>
              <w:t xml:space="preserve"> Studio 2022 </w:t>
            </w:r>
            <w:proofErr w:type="spellStart"/>
            <w:r>
              <w:rPr>
                <w:rFonts w:eastAsia="Times New Roman"/>
                <w:i/>
                <w:iCs/>
              </w:rPr>
              <w:t>version</w:t>
            </w:r>
            <w:proofErr w:type="spellEnd"/>
            <w:r>
              <w:rPr>
                <w:rFonts w:eastAsia="Times New Roman"/>
                <w:i/>
                <w:iCs/>
              </w:rPr>
              <w:t xml:space="preserve"> 17.3 </w:t>
            </w:r>
            <w:proofErr w:type="spellStart"/>
            <w:r>
              <w:rPr>
                <w:rFonts w:eastAsia="Times New Roman"/>
                <w:i/>
                <w:iCs/>
              </w:rPr>
              <w:t>Release</w:t>
            </w:r>
            <w:proofErr w:type="spellEnd"/>
            <w:r>
              <w:rPr>
                <w:rFonts w:eastAsia="Times New Roman"/>
                <w:i/>
                <w:iCs/>
              </w:rPr>
              <w:t xml:space="preserve"> Notes | Microsoft </w:t>
            </w:r>
            <w:proofErr w:type="spellStart"/>
            <w:r>
              <w:rPr>
                <w:rFonts w:eastAsia="Times New Roman"/>
                <w:i/>
                <w:iCs/>
              </w:rPr>
              <w:t>Learn</w:t>
            </w:r>
            <w:proofErr w:type="spellEnd"/>
            <w:r>
              <w:rPr>
                <w:rFonts w:eastAsia="Times New Roman"/>
              </w:rPr>
              <w:t xml:space="preserve"> [online]. [vid. 2023-01-04]. Dostupné z: https://learn.microsoft.com/en-us/visualstudio/releases/2022/release-notes-v17.3</w:t>
            </w:r>
          </w:ins>
        </w:p>
        <w:p w14:paraId="3BE66576" w14:textId="77777777" w:rsidR="00926265" w:rsidRDefault="00926265">
          <w:pPr>
            <w:autoSpaceDE w:val="0"/>
            <w:autoSpaceDN w:val="0"/>
            <w:ind w:hanging="640"/>
            <w:divId w:val="2056855712"/>
            <w:rPr>
              <w:ins w:id="1119" w:author="Martin Novák" w:date="2023-03-22T19:29:00Z"/>
              <w:rFonts w:eastAsia="Times New Roman"/>
            </w:rPr>
          </w:pPr>
          <w:ins w:id="1120" w:author="Martin Novák" w:date="2023-03-22T19:29:00Z">
            <w:r>
              <w:rPr>
                <w:rFonts w:eastAsia="Times New Roman"/>
              </w:rPr>
              <w:t xml:space="preserve">[114] </w:t>
            </w:r>
            <w:r>
              <w:rPr>
                <w:rFonts w:eastAsia="Times New Roman"/>
              </w:rPr>
              <w:tab/>
              <w:t xml:space="preserve">GREGORY, Jason. </w:t>
            </w:r>
            <w:r>
              <w:rPr>
                <w:rFonts w:eastAsia="Times New Roman"/>
                <w:i/>
                <w:iCs/>
              </w:rPr>
              <w:t xml:space="preserve">Game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Architecture</w:t>
            </w:r>
            <w:proofErr w:type="spellEnd"/>
            <w:r>
              <w:rPr>
                <w:rFonts w:eastAsia="Times New Roman"/>
                <w:i/>
                <w:iCs/>
              </w:rPr>
              <w:t xml:space="preserve">, </w:t>
            </w:r>
            <w:proofErr w:type="spellStart"/>
            <w:r>
              <w:rPr>
                <w:rFonts w:eastAsia="Times New Roman"/>
                <w:i/>
                <w:iCs/>
              </w:rPr>
              <w:t>Third</w:t>
            </w:r>
            <w:proofErr w:type="spellEnd"/>
            <w:r>
              <w:rPr>
                <w:rFonts w:eastAsia="Times New Roman"/>
                <w:i/>
                <w:iCs/>
              </w:rPr>
              <w:t xml:space="preserve"> </w:t>
            </w:r>
            <w:proofErr w:type="spellStart"/>
            <w:r>
              <w:rPr>
                <w:rFonts w:eastAsia="Times New Roman"/>
                <w:i/>
                <w:iCs/>
              </w:rPr>
              <w:t>Edition</w:t>
            </w:r>
            <w:proofErr w:type="spellEnd"/>
            <w:r>
              <w:rPr>
                <w:rFonts w:eastAsia="Times New Roman"/>
              </w:rPr>
              <w:t xml:space="preserve"> [online]. 2018. ISBN 9781138035454. Dostupné z: doi:10.1201/9781315267845</w:t>
            </w:r>
          </w:ins>
        </w:p>
        <w:p w14:paraId="10CF3FB4" w14:textId="77777777" w:rsidR="00926265" w:rsidRDefault="00926265">
          <w:pPr>
            <w:autoSpaceDE w:val="0"/>
            <w:autoSpaceDN w:val="0"/>
            <w:ind w:hanging="640"/>
            <w:divId w:val="788400119"/>
            <w:rPr>
              <w:ins w:id="1121" w:author="Martin Novák" w:date="2023-03-22T19:29:00Z"/>
              <w:rFonts w:eastAsia="Times New Roman"/>
            </w:rPr>
          </w:pPr>
          <w:ins w:id="1122" w:author="Martin Novák" w:date="2023-03-22T19:29:00Z">
            <w:r>
              <w:rPr>
                <w:rFonts w:eastAsia="Times New Roman"/>
              </w:rPr>
              <w:lastRenderedPageBreak/>
              <w:t xml:space="preserve">[115] </w:t>
            </w:r>
            <w:r>
              <w:rPr>
                <w:rFonts w:eastAsia="Times New Roman"/>
              </w:rPr>
              <w:tab/>
              <w:t xml:space="preserve">UNITY TECHNOLOGIES. </w:t>
            </w:r>
            <w:proofErr w:type="spellStart"/>
            <w:r>
              <w:rPr>
                <w:rFonts w:eastAsia="Times New Roman"/>
                <w:i/>
                <w:iCs/>
              </w:rPr>
              <w:t>Wondering</w:t>
            </w:r>
            <w:proofErr w:type="spellEnd"/>
            <w:r>
              <w:rPr>
                <w:rFonts w:eastAsia="Times New Roman"/>
                <w:i/>
                <w:iCs/>
              </w:rPr>
              <w:t xml:space="preserve"> </w:t>
            </w:r>
            <w:proofErr w:type="spellStart"/>
            <w:r>
              <w:rPr>
                <w:rFonts w:eastAsia="Times New Roman"/>
                <w:i/>
                <w:iCs/>
              </w:rPr>
              <w:t>what</w:t>
            </w:r>
            <w:proofErr w:type="spellEnd"/>
            <w:r>
              <w:rPr>
                <w:rFonts w:eastAsia="Times New Roman"/>
                <w:i/>
                <w:iCs/>
              </w:rPr>
              <w:t xml:space="preserve"> Unity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Find</w:t>
            </w:r>
            <w:proofErr w:type="spellEnd"/>
            <w:r>
              <w:rPr>
                <w:rFonts w:eastAsia="Times New Roman"/>
                <w:i/>
                <w:iCs/>
              </w:rPr>
              <w:t xml:space="preserve"> out </w:t>
            </w:r>
            <w:proofErr w:type="spellStart"/>
            <w:r>
              <w:rPr>
                <w:rFonts w:eastAsia="Times New Roman"/>
                <w:i/>
                <w:iCs/>
              </w:rPr>
              <w:t>who</w:t>
            </w:r>
            <w:proofErr w:type="spellEnd"/>
            <w:r>
              <w:rPr>
                <w:rFonts w:eastAsia="Times New Roman"/>
                <w:i/>
                <w:iCs/>
              </w:rPr>
              <w:t xml:space="preserve"> </w:t>
            </w:r>
            <w:proofErr w:type="spellStart"/>
            <w:r>
              <w:rPr>
                <w:rFonts w:eastAsia="Times New Roman"/>
                <w:i/>
                <w:iCs/>
              </w:rPr>
              <w:t>we</w:t>
            </w:r>
            <w:proofErr w:type="spellEnd"/>
            <w:r>
              <w:rPr>
                <w:rFonts w:eastAsia="Times New Roman"/>
                <w:i/>
                <w:iCs/>
              </w:rPr>
              <w:t xml:space="preserve"> are, </w:t>
            </w:r>
            <w:proofErr w:type="spellStart"/>
            <w:r>
              <w:rPr>
                <w:rFonts w:eastAsia="Times New Roman"/>
                <w:i/>
                <w:iCs/>
              </w:rPr>
              <w:t>where</w:t>
            </w:r>
            <w:proofErr w:type="spellEnd"/>
            <w:r>
              <w:rPr>
                <w:rFonts w:eastAsia="Times New Roman"/>
                <w:i/>
                <w:iCs/>
              </w:rPr>
              <w:t xml:space="preserve"> </w:t>
            </w:r>
            <w:proofErr w:type="spellStart"/>
            <w:r>
              <w:rPr>
                <w:rFonts w:eastAsia="Times New Roman"/>
                <w:i/>
                <w:iCs/>
              </w:rPr>
              <w:t>we’ve</w:t>
            </w:r>
            <w:proofErr w:type="spellEnd"/>
            <w:r>
              <w:rPr>
                <w:rFonts w:eastAsia="Times New Roman"/>
                <w:i/>
                <w:iCs/>
              </w:rPr>
              <w:t xml:space="preserve"> </w:t>
            </w:r>
            <w:proofErr w:type="spellStart"/>
            <w:r>
              <w:rPr>
                <w:rFonts w:eastAsia="Times New Roman"/>
                <w:i/>
                <w:iCs/>
              </w:rPr>
              <w:t>been</w:t>
            </w:r>
            <w:proofErr w:type="spellEnd"/>
            <w:r>
              <w:rPr>
                <w:rFonts w:eastAsia="Times New Roman"/>
                <w:i/>
                <w:iCs/>
              </w:rPr>
              <w:t xml:space="preserve"> and </w:t>
            </w:r>
            <w:proofErr w:type="spellStart"/>
            <w:r>
              <w:rPr>
                <w:rFonts w:eastAsia="Times New Roman"/>
                <w:i/>
                <w:iCs/>
              </w:rPr>
              <w:t>where</w:t>
            </w:r>
            <w:proofErr w:type="spellEnd"/>
            <w:r>
              <w:rPr>
                <w:rFonts w:eastAsia="Times New Roman"/>
                <w:i/>
                <w:iCs/>
              </w:rPr>
              <w:t xml:space="preserve"> </w:t>
            </w:r>
            <w:proofErr w:type="spellStart"/>
            <w:r>
              <w:rPr>
                <w:rFonts w:eastAsia="Times New Roman"/>
                <w:i/>
                <w:iCs/>
              </w:rPr>
              <w:t>we’re</w:t>
            </w:r>
            <w:proofErr w:type="spellEnd"/>
            <w:r>
              <w:rPr>
                <w:rFonts w:eastAsia="Times New Roman"/>
                <w:i/>
                <w:iCs/>
              </w:rPr>
              <w:t xml:space="preserve"> </w:t>
            </w:r>
            <w:proofErr w:type="spellStart"/>
            <w:r>
              <w:rPr>
                <w:rFonts w:eastAsia="Times New Roman"/>
                <w:i/>
                <w:iCs/>
              </w:rPr>
              <w:t>going</w:t>
            </w:r>
            <w:proofErr w:type="spellEnd"/>
            <w:r>
              <w:rPr>
                <w:rFonts w:eastAsia="Times New Roman"/>
                <w:i/>
                <w:iCs/>
              </w:rPr>
              <w:t xml:space="preserve"> | Unity</w:t>
            </w:r>
            <w:r>
              <w:rPr>
                <w:rFonts w:eastAsia="Times New Roman"/>
              </w:rPr>
              <w:t xml:space="preserve"> [online]. [vid. 2021-06-21]. Dostupné z: https://unity.com/our-company</w:t>
            </w:r>
          </w:ins>
        </w:p>
        <w:p w14:paraId="79CB9C14" w14:textId="77777777" w:rsidR="00926265" w:rsidRDefault="00926265">
          <w:pPr>
            <w:autoSpaceDE w:val="0"/>
            <w:autoSpaceDN w:val="0"/>
            <w:ind w:hanging="640"/>
            <w:divId w:val="137916198"/>
            <w:rPr>
              <w:ins w:id="1123" w:author="Martin Novák" w:date="2023-03-22T19:29:00Z"/>
              <w:rFonts w:eastAsia="Times New Roman"/>
            </w:rPr>
          </w:pPr>
          <w:ins w:id="1124" w:author="Martin Novák" w:date="2023-03-22T19:29:00Z">
            <w:r>
              <w:rPr>
                <w:rFonts w:eastAsia="Times New Roman"/>
              </w:rPr>
              <w:t xml:space="preserve">[116] </w:t>
            </w:r>
            <w:r>
              <w:rPr>
                <w:rFonts w:eastAsia="Times New Roman"/>
              </w:rPr>
              <w:tab/>
              <w:t xml:space="preserve">UNITY TECHNOLOGIES. </w:t>
            </w:r>
            <w:proofErr w:type="spellStart"/>
            <w:r>
              <w:rPr>
                <w:rFonts w:eastAsia="Times New Roman"/>
                <w:i/>
                <w:iCs/>
              </w:rPr>
              <w:t>Reimagine</w:t>
            </w:r>
            <w:proofErr w:type="spellEnd"/>
            <w:r>
              <w:rPr>
                <w:rFonts w:eastAsia="Times New Roman"/>
                <w:i/>
                <w:iCs/>
              </w:rPr>
              <w:t xml:space="preserve"> </w:t>
            </w:r>
            <w:proofErr w:type="spellStart"/>
            <w:r>
              <w:rPr>
                <w:rFonts w:eastAsia="Times New Roman"/>
                <w:i/>
                <w:iCs/>
              </w:rPr>
              <w:t>product</w:t>
            </w:r>
            <w:proofErr w:type="spellEnd"/>
            <w:r>
              <w:rPr>
                <w:rFonts w:eastAsia="Times New Roman"/>
                <w:i/>
                <w:iCs/>
              </w:rPr>
              <w:t xml:space="preserve"> design and </w:t>
            </w:r>
            <w:proofErr w:type="gramStart"/>
            <w:r>
              <w:rPr>
                <w:rFonts w:eastAsia="Times New Roman"/>
                <w:i/>
                <w:iCs/>
              </w:rPr>
              <w:t>development - YouTube</w:t>
            </w:r>
            <w:proofErr w:type="gramEnd"/>
            <w:r>
              <w:rPr>
                <w:rFonts w:eastAsia="Times New Roman"/>
              </w:rPr>
              <w:t xml:space="preserve"> [online]. [vid. 2021-06-21]. Dostupné z: https://www.youtube.com/watch?v=j_bQf0InYHM</w:t>
            </w:r>
          </w:ins>
        </w:p>
        <w:p w14:paraId="132F943E" w14:textId="77777777" w:rsidR="00926265" w:rsidRDefault="00926265">
          <w:pPr>
            <w:autoSpaceDE w:val="0"/>
            <w:autoSpaceDN w:val="0"/>
            <w:ind w:hanging="640"/>
            <w:divId w:val="1027214035"/>
            <w:rPr>
              <w:ins w:id="1125" w:author="Martin Novák" w:date="2023-03-22T19:29:00Z"/>
              <w:rFonts w:eastAsia="Times New Roman"/>
            </w:rPr>
          </w:pPr>
          <w:ins w:id="1126" w:author="Martin Novák" w:date="2023-03-22T19:29:00Z">
            <w:r>
              <w:rPr>
                <w:rFonts w:eastAsia="Times New Roman"/>
              </w:rPr>
              <w:t xml:space="preserve">[117] </w:t>
            </w:r>
            <w:r>
              <w:rPr>
                <w:rFonts w:eastAsia="Times New Roman"/>
              </w:rPr>
              <w:tab/>
              <w:t xml:space="preserve">UNITY TECHNOLOGIES. </w:t>
            </w:r>
            <w:proofErr w:type="spellStart"/>
            <w:r>
              <w:rPr>
                <w:rFonts w:eastAsia="Times New Roman"/>
                <w:i/>
                <w:iCs/>
              </w:rPr>
              <w:t>Create</w:t>
            </w:r>
            <w:proofErr w:type="spellEnd"/>
            <w:r>
              <w:rPr>
                <w:rFonts w:eastAsia="Times New Roman"/>
                <w:i/>
                <w:iCs/>
              </w:rPr>
              <w:t xml:space="preserve"> </w:t>
            </w:r>
            <w:proofErr w:type="spellStart"/>
            <w:r>
              <w:rPr>
                <w:rFonts w:eastAsia="Times New Roman"/>
                <w:i/>
                <w:iCs/>
              </w:rPr>
              <w:t>immersive</w:t>
            </w:r>
            <w:proofErr w:type="spellEnd"/>
            <w:r>
              <w:rPr>
                <w:rFonts w:eastAsia="Times New Roman"/>
                <w:i/>
                <w:iCs/>
              </w:rPr>
              <w:t xml:space="preserve"> </w:t>
            </w:r>
            <w:proofErr w:type="spellStart"/>
            <w:r>
              <w:rPr>
                <w:rFonts w:eastAsia="Times New Roman"/>
                <w:i/>
                <w:iCs/>
              </w:rPr>
              <w:t>experiences</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real-world</w:t>
            </w:r>
            <w:proofErr w:type="spellEnd"/>
            <w:r>
              <w:rPr>
                <w:rFonts w:eastAsia="Times New Roman"/>
                <w:i/>
                <w:iCs/>
              </w:rPr>
              <w:t xml:space="preserve"> </w:t>
            </w:r>
            <w:proofErr w:type="spellStart"/>
            <w:r>
              <w:rPr>
                <w:rFonts w:eastAsia="Times New Roman"/>
                <w:i/>
                <w:iCs/>
              </w:rPr>
              <w:t>applications</w:t>
            </w:r>
            <w:proofErr w:type="spellEnd"/>
            <w:r>
              <w:rPr>
                <w:rFonts w:eastAsia="Times New Roman"/>
                <w:i/>
                <w:iCs/>
              </w:rPr>
              <w:t xml:space="preserve"> </w:t>
            </w:r>
            <w:proofErr w:type="spellStart"/>
            <w:r>
              <w:rPr>
                <w:rFonts w:eastAsia="Times New Roman"/>
                <w:i/>
                <w:iCs/>
              </w:rPr>
              <w:t>at</w:t>
            </w:r>
            <w:proofErr w:type="spellEnd"/>
            <w:r>
              <w:rPr>
                <w:rFonts w:eastAsia="Times New Roman"/>
                <w:i/>
                <w:iCs/>
              </w:rPr>
              <w:t xml:space="preserve"> </w:t>
            </w:r>
            <w:proofErr w:type="spellStart"/>
            <w:r>
              <w:rPr>
                <w:rFonts w:eastAsia="Times New Roman"/>
                <w:i/>
                <w:iCs/>
              </w:rPr>
              <w:t>scale</w:t>
            </w:r>
            <w:proofErr w:type="spellEnd"/>
            <w:r>
              <w:rPr>
                <w:rFonts w:eastAsia="Times New Roman"/>
                <w:i/>
                <w:iCs/>
              </w:rPr>
              <w:t xml:space="preserve"> | </w:t>
            </w:r>
            <w:proofErr w:type="gramStart"/>
            <w:r>
              <w:rPr>
                <w:rFonts w:eastAsia="Times New Roman"/>
                <w:i/>
                <w:iCs/>
              </w:rPr>
              <w:t>Unity - YouTube</w:t>
            </w:r>
            <w:proofErr w:type="gramEnd"/>
            <w:r>
              <w:rPr>
                <w:rFonts w:eastAsia="Times New Roman"/>
              </w:rPr>
              <w:t xml:space="preserve"> [online]. [vid. 2021-06-21]. Dostupné z: https://www.youtube.com/watch?v=5VRxVVOIoJs</w:t>
            </w:r>
          </w:ins>
        </w:p>
        <w:p w14:paraId="2356D46F" w14:textId="77777777" w:rsidR="00926265" w:rsidRDefault="00926265">
          <w:pPr>
            <w:autoSpaceDE w:val="0"/>
            <w:autoSpaceDN w:val="0"/>
            <w:ind w:hanging="640"/>
            <w:divId w:val="1138184878"/>
            <w:rPr>
              <w:ins w:id="1127" w:author="Martin Novák" w:date="2023-03-22T19:29:00Z"/>
              <w:rFonts w:eastAsia="Times New Roman"/>
            </w:rPr>
          </w:pPr>
          <w:ins w:id="1128" w:author="Martin Novák" w:date="2023-03-22T19:29:00Z">
            <w:r>
              <w:rPr>
                <w:rFonts w:eastAsia="Times New Roman"/>
              </w:rPr>
              <w:t xml:space="preserve">[118] </w:t>
            </w:r>
            <w:r>
              <w:rPr>
                <w:rFonts w:eastAsia="Times New Roman"/>
              </w:rPr>
              <w:tab/>
              <w:t xml:space="preserve">UNITY TECHNOLOGIES. </w:t>
            </w:r>
            <w:r>
              <w:rPr>
                <w:rFonts w:eastAsia="Times New Roman"/>
                <w:i/>
                <w:iCs/>
              </w:rPr>
              <w:t xml:space="preserve">Real Time </w:t>
            </w:r>
            <w:proofErr w:type="spellStart"/>
            <w:r>
              <w:rPr>
                <w:rFonts w:eastAsia="Times New Roman"/>
                <w:i/>
                <w:iCs/>
              </w:rPr>
              <w:t>Animation</w:t>
            </w:r>
            <w:proofErr w:type="spellEnd"/>
            <w:r>
              <w:rPr>
                <w:rFonts w:eastAsia="Times New Roman"/>
                <w:i/>
                <w:iCs/>
              </w:rPr>
              <w:t xml:space="preserve">: Unity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Look</w:t>
            </w:r>
            <w:proofErr w:type="spellEnd"/>
            <w:r>
              <w:rPr>
                <w:rFonts w:eastAsia="Times New Roman"/>
                <w:i/>
                <w:iCs/>
              </w:rPr>
              <w:t xml:space="preserve"> </w:t>
            </w:r>
            <w:proofErr w:type="gramStart"/>
            <w:r>
              <w:rPr>
                <w:rFonts w:eastAsia="Times New Roman"/>
                <w:i/>
                <w:iCs/>
              </w:rPr>
              <w:t>Development - YouTube</w:t>
            </w:r>
            <w:proofErr w:type="gramEnd"/>
            <w:r>
              <w:rPr>
                <w:rFonts w:eastAsia="Times New Roman"/>
              </w:rPr>
              <w:t xml:space="preserve"> [online]. [vid. 2021-06-21]. Dostupné z: https://www.youtube.com/watch?v=urew479-Wlw</w:t>
            </w:r>
          </w:ins>
        </w:p>
        <w:p w14:paraId="55206BDB" w14:textId="77777777" w:rsidR="00926265" w:rsidRDefault="00926265">
          <w:pPr>
            <w:autoSpaceDE w:val="0"/>
            <w:autoSpaceDN w:val="0"/>
            <w:ind w:hanging="640"/>
            <w:divId w:val="204803657"/>
            <w:rPr>
              <w:ins w:id="1129" w:author="Martin Novák" w:date="2023-03-22T19:29:00Z"/>
              <w:rFonts w:eastAsia="Times New Roman"/>
            </w:rPr>
          </w:pPr>
          <w:ins w:id="1130" w:author="Martin Novák" w:date="2023-03-22T19:29:00Z">
            <w:r>
              <w:rPr>
                <w:rFonts w:eastAsia="Times New Roman"/>
              </w:rPr>
              <w:t xml:space="preserve">[119] </w:t>
            </w:r>
            <w:r>
              <w:rPr>
                <w:rFonts w:eastAsia="Times New Roman"/>
              </w:rPr>
              <w:tab/>
              <w:t xml:space="preserve">UNITY TECHNOLOGIE. </w:t>
            </w:r>
            <w:proofErr w:type="spellStart"/>
            <w:r>
              <w:rPr>
                <w:rFonts w:eastAsia="Times New Roman"/>
                <w:i/>
                <w:iCs/>
              </w:rPr>
              <w:t>Compare</w:t>
            </w:r>
            <w:proofErr w:type="spellEnd"/>
            <w:r>
              <w:rPr>
                <w:rFonts w:eastAsia="Times New Roman"/>
                <w:i/>
                <w:iCs/>
              </w:rPr>
              <w:t xml:space="preserve"> Unity </w:t>
            </w:r>
            <w:proofErr w:type="spellStart"/>
            <w:r>
              <w:rPr>
                <w:rFonts w:eastAsia="Times New Roman"/>
                <w:i/>
                <w:iCs/>
              </w:rPr>
              <w:t>plans</w:t>
            </w:r>
            <w:proofErr w:type="spellEnd"/>
            <w:r>
              <w:rPr>
                <w:rFonts w:eastAsia="Times New Roman"/>
                <w:i/>
                <w:iCs/>
              </w:rPr>
              <w:t xml:space="preserve">: Pro vs Plus vs Free. </w:t>
            </w:r>
            <w:proofErr w:type="spellStart"/>
            <w:r>
              <w:rPr>
                <w:rFonts w:eastAsia="Times New Roman"/>
                <w:i/>
                <w:iCs/>
              </w:rPr>
              <w:t>Choose</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w:t>
            </w:r>
            <w:proofErr w:type="gramStart"/>
            <w:r>
              <w:rPr>
                <w:rFonts w:eastAsia="Times New Roman"/>
                <w:i/>
                <w:iCs/>
              </w:rPr>
              <w:t>2D - 3D</w:t>
            </w:r>
            <w:proofErr w:type="gramEnd"/>
            <w:r>
              <w:rPr>
                <w:rFonts w:eastAsia="Times New Roman"/>
                <w:i/>
                <w:iCs/>
              </w:rPr>
              <w:t xml:space="preserv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your</w:t>
            </w:r>
            <w:proofErr w:type="spellEnd"/>
            <w:r>
              <w:rPr>
                <w:rFonts w:eastAsia="Times New Roman"/>
                <w:i/>
                <w:iCs/>
              </w:rPr>
              <w:t xml:space="preserve"> </w:t>
            </w:r>
            <w:proofErr w:type="spellStart"/>
            <w:r>
              <w:rPr>
                <w:rFonts w:eastAsia="Times New Roman"/>
                <w:i/>
                <w:iCs/>
              </w:rPr>
              <w:t>project</w:t>
            </w:r>
            <w:proofErr w:type="spellEnd"/>
            <w:r>
              <w:rPr>
                <w:rFonts w:eastAsia="Times New Roman"/>
                <w:i/>
                <w:iCs/>
              </w:rPr>
              <w:t xml:space="preserve">! - Unity </w:t>
            </w:r>
            <w:proofErr w:type="spellStart"/>
            <w:r>
              <w:rPr>
                <w:rFonts w:eastAsia="Times New Roman"/>
                <w:i/>
                <w:iCs/>
              </w:rPr>
              <w:t>Store</w:t>
            </w:r>
            <w:proofErr w:type="spellEnd"/>
            <w:r>
              <w:rPr>
                <w:rFonts w:eastAsia="Times New Roman"/>
              </w:rPr>
              <w:t xml:space="preserve"> [online]. [vid. 2021-06-23]. Dostupné z: https://store.unity.com/compare-plans?currency=USD</w:t>
            </w:r>
          </w:ins>
        </w:p>
        <w:p w14:paraId="57D69FFA" w14:textId="77777777" w:rsidR="00926265" w:rsidRDefault="00926265">
          <w:pPr>
            <w:autoSpaceDE w:val="0"/>
            <w:autoSpaceDN w:val="0"/>
            <w:ind w:hanging="640"/>
            <w:divId w:val="143009430"/>
            <w:rPr>
              <w:ins w:id="1131" w:author="Martin Novák" w:date="2023-03-22T19:29:00Z"/>
              <w:rFonts w:eastAsia="Times New Roman"/>
            </w:rPr>
          </w:pPr>
          <w:ins w:id="1132" w:author="Martin Novák" w:date="2023-03-22T19:29:00Z">
            <w:r>
              <w:rPr>
                <w:rFonts w:eastAsia="Times New Roman"/>
              </w:rPr>
              <w:t xml:space="preserve">[120] </w:t>
            </w:r>
            <w:r>
              <w:rPr>
                <w:rFonts w:eastAsia="Times New Roman"/>
              </w:rPr>
              <w:tab/>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game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Unity </w:t>
            </w:r>
            <w:proofErr w:type="spellStart"/>
            <w:r>
              <w:rPr>
                <w:rFonts w:eastAsia="Times New Roman"/>
                <w:i/>
                <w:iCs/>
              </w:rPr>
              <w:t>right</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you</w:t>
            </w:r>
            <w:proofErr w:type="spellEnd"/>
            <w:r>
              <w:rPr>
                <w:rFonts w:eastAsia="Times New Roman"/>
                <w:i/>
                <w:iCs/>
              </w:rPr>
              <w:t>? | GamesIndustry.biz</w:t>
            </w:r>
            <w:r>
              <w:rPr>
                <w:rFonts w:eastAsia="Times New Roman"/>
              </w:rPr>
              <w:t xml:space="preserve"> [online]. [vid. 2021-06-20]. Dostupné z: https://www.gamesindustry.biz/articles/2020-01-16-what-is-the-best-game-engine-is-unity-the-right-game-engine-for-you</w:t>
            </w:r>
          </w:ins>
        </w:p>
        <w:p w14:paraId="5FC4177B" w14:textId="77777777" w:rsidR="00926265" w:rsidRDefault="00926265">
          <w:pPr>
            <w:autoSpaceDE w:val="0"/>
            <w:autoSpaceDN w:val="0"/>
            <w:ind w:hanging="640"/>
            <w:divId w:val="1767462233"/>
            <w:rPr>
              <w:ins w:id="1133" w:author="Martin Novák" w:date="2023-03-22T19:29:00Z"/>
              <w:rFonts w:eastAsia="Times New Roman"/>
            </w:rPr>
          </w:pPr>
          <w:ins w:id="1134" w:author="Martin Novák" w:date="2023-03-22T19:29:00Z">
            <w:r>
              <w:rPr>
                <w:rFonts w:eastAsia="Times New Roman"/>
              </w:rPr>
              <w:t xml:space="preserve">[121] </w:t>
            </w:r>
            <w:r>
              <w:rPr>
                <w:rFonts w:eastAsia="Times New Roman"/>
              </w:rPr>
              <w:tab/>
              <w:t xml:space="preserve">BRACKEYS. </w:t>
            </w:r>
            <w:proofErr w:type="spellStart"/>
            <w:r>
              <w:rPr>
                <w:rFonts w:eastAsia="Times New Roman"/>
                <w:i/>
                <w:iCs/>
              </w:rPr>
              <w:t>How</w:t>
            </w:r>
            <w:proofErr w:type="spellEnd"/>
            <w:r>
              <w:rPr>
                <w:rFonts w:eastAsia="Times New Roman"/>
                <w:i/>
                <w:iCs/>
              </w:rPr>
              <w:t xml:space="preserve"> to make a CUSTOM INSPECTOR in </w:t>
            </w:r>
            <w:proofErr w:type="gramStart"/>
            <w:r>
              <w:rPr>
                <w:rFonts w:eastAsia="Times New Roman"/>
                <w:i/>
                <w:iCs/>
              </w:rPr>
              <w:t>Unity - YouTube</w:t>
            </w:r>
            <w:proofErr w:type="gramEnd"/>
            <w:r>
              <w:rPr>
                <w:rFonts w:eastAsia="Times New Roman"/>
              </w:rPr>
              <w:t xml:space="preserve"> [online]. [vid. 2021-06-21]. Dostupné z: https://www.youtube.com/watch?v=RInUu1_8aGw</w:t>
            </w:r>
          </w:ins>
        </w:p>
        <w:p w14:paraId="00C5A57A" w14:textId="77777777" w:rsidR="00926265" w:rsidRDefault="00926265">
          <w:pPr>
            <w:autoSpaceDE w:val="0"/>
            <w:autoSpaceDN w:val="0"/>
            <w:ind w:hanging="640"/>
            <w:divId w:val="1270157470"/>
            <w:rPr>
              <w:ins w:id="1135" w:author="Martin Novák" w:date="2023-03-22T19:29:00Z"/>
              <w:rFonts w:eastAsia="Times New Roman"/>
            </w:rPr>
          </w:pPr>
          <w:ins w:id="1136" w:author="Martin Novák" w:date="2023-03-22T19:29:00Z">
            <w:r>
              <w:rPr>
                <w:rFonts w:eastAsia="Times New Roman"/>
              </w:rPr>
              <w:t xml:space="preserve">[122] </w:t>
            </w:r>
            <w:r>
              <w:rPr>
                <w:rFonts w:eastAsia="Times New Roman"/>
              </w:rPr>
              <w:tab/>
              <w:t xml:space="preserve">UNITY TECHNOLOGIES. </w:t>
            </w:r>
            <w:r>
              <w:rPr>
                <w:rFonts w:eastAsia="Times New Roman"/>
                <w:i/>
                <w:iCs/>
              </w:rPr>
              <w:t xml:space="preserve">Made </w:t>
            </w:r>
            <w:proofErr w:type="spellStart"/>
            <w:r>
              <w:rPr>
                <w:rFonts w:eastAsia="Times New Roman"/>
                <w:i/>
                <w:iCs/>
              </w:rPr>
              <w:t>With</w:t>
            </w:r>
            <w:proofErr w:type="spellEnd"/>
            <w:r>
              <w:rPr>
                <w:rFonts w:eastAsia="Times New Roman"/>
                <w:i/>
                <w:iCs/>
              </w:rPr>
              <w:t xml:space="preserve"> Unity | Unity</w:t>
            </w:r>
            <w:r>
              <w:rPr>
                <w:rFonts w:eastAsia="Times New Roman"/>
              </w:rPr>
              <w:t xml:space="preserve"> [online]. [vid. 2021-06-21]. Dostupné z: https://unity.com/madewith</w:t>
            </w:r>
          </w:ins>
        </w:p>
        <w:p w14:paraId="3969D9FD" w14:textId="77777777" w:rsidR="00926265" w:rsidRDefault="00926265">
          <w:pPr>
            <w:autoSpaceDE w:val="0"/>
            <w:autoSpaceDN w:val="0"/>
            <w:ind w:hanging="640"/>
            <w:divId w:val="369960197"/>
            <w:rPr>
              <w:ins w:id="1137" w:author="Martin Novák" w:date="2023-03-22T19:29:00Z"/>
              <w:rFonts w:eastAsia="Times New Roman"/>
            </w:rPr>
          </w:pPr>
          <w:ins w:id="1138" w:author="Martin Novák" w:date="2023-03-22T19:29:00Z">
            <w:r>
              <w:rPr>
                <w:rFonts w:eastAsia="Times New Roman"/>
              </w:rPr>
              <w:t xml:space="preserve">[123] </w:t>
            </w:r>
            <w:r>
              <w:rPr>
                <w:rFonts w:eastAsia="Times New Roman"/>
              </w:rPr>
              <w:tab/>
              <w:t xml:space="preserve">DICKINSON, </w:t>
            </w:r>
            <w:proofErr w:type="spellStart"/>
            <w:r>
              <w:rPr>
                <w:rFonts w:eastAsia="Times New Roman"/>
              </w:rPr>
              <w:t>Brendan</w:t>
            </w:r>
            <w:proofErr w:type="spellEnd"/>
            <w:r>
              <w:rPr>
                <w:rFonts w:eastAsia="Times New Roman"/>
              </w:rPr>
              <w:t xml:space="preserve">. </w:t>
            </w:r>
            <w:r>
              <w:rPr>
                <w:rFonts w:eastAsia="Times New Roman"/>
                <w:i/>
                <w:iCs/>
              </w:rPr>
              <w:t xml:space="preserve">Unity VS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in 2021 |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Game </w:t>
            </w:r>
            <w:proofErr w:type="spellStart"/>
            <w:r>
              <w:rPr>
                <w:rFonts w:eastAsia="Times New Roman"/>
                <w:i/>
                <w:iCs/>
              </w:rPr>
              <w:t>Engine</w:t>
            </w:r>
            <w:proofErr w:type="spellEnd"/>
            <w:r>
              <w:rPr>
                <w:rFonts w:eastAsia="Times New Roman"/>
                <w:i/>
                <w:iCs/>
              </w:rPr>
              <w:t>?</w:t>
            </w:r>
            <w:r>
              <w:rPr>
                <w:rFonts w:eastAsia="Times New Roman"/>
              </w:rPr>
              <w:t xml:space="preserve"> [online]. 2021. Dostupné z: https://www.youtube.com/watch?v=jjUsSL4T3ig</w:t>
            </w:r>
          </w:ins>
        </w:p>
        <w:p w14:paraId="2CDCA03F" w14:textId="77777777" w:rsidR="00926265" w:rsidRDefault="00926265">
          <w:pPr>
            <w:autoSpaceDE w:val="0"/>
            <w:autoSpaceDN w:val="0"/>
            <w:ind w:hanging="640"/>
            <w:divId w:val="1023896166"/>
            <w:rPr>
              <w:ins w:id="1139" w:author="Martin Novák" w:date="2023-03-22T19:29:00Z"/>
              <w:rFonts w:eastAsia="Times New Roman"/>
            </w:rPr>
          </w:pPr>
          <w:ins w:id="1140" w:author="Martin Novák" w:date="2023-03-22T19:29:00Z">
            <w:r>
              <w:rPr>
                <w:rFonts w:eastAsia="Times New Roman"/>
              </w:rPr>
              <w:t xml:space="preserve">[124]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Scripting</w:t>
            </w:r>
            <w:proofErr w:type="spellEnd"/>
            <w:proofErr w:type="gramEnd"/>
            <w:r>
              <w:rPr>
                <w:rFonts w:eastAsia="Times New Roman"/>
                <w:i/>
                <w:iCs/>
              </w:rPr>
              <w:t xml:space="preserve"> API: </w:t>
            </w:r>
            <w:proofErr w:type="spellStart"/>
            <w:r>
              <w:rPr>
                <w:rFonts w:eastAsia="Times New Roman"/>
                <w:i/>
                <w:iCs/>
              </w:rPr>
              <w:t>MonoBehaviour.FixedUpdate</w:t>
            </w:r>
            <w:proofErr w:type="spellEnd"/>
            <w:r>
              <w:rPr>
                <w:rFonts w:eastAsia="Times New Roman"/>
                <w:i/>
                <w:iCs/>
              </w:rPr>
              <w:t>()</w:t>
            </w:r>
            <w:r>
              <w:rPr>
                <w:rFonts w:eastAsia="Times New Roman"/>
              </w:rPr>
              <w:t xml:space="preserve"> [online]. [vid. 2021-09-04]. Dostupné z: https://docs.unity3d.com/ScriptReference/MonoBehaviour.FixedUpdate.html</w:t>
            </w:r>
          </w:ins>
        </w:p>
        <w:p w14:paraId="26FC4DF5" w14:textId="77777777" w:rsidR="00926265" w:rsidRDefault="00926265">
          <w:pPr>
            <w:autoSpaceDE w:val="0"/>
            <w:autoSpaceDN w:val="0"/>
            <w:ind w:hanging="640"/>
            <w:divId w:val="2120374129"/>
            <w:rPr>
              <w:ins w:id="1141" w:author="Martin Novák" w:date="2023-03-22T19:29:00Z"/>
              <w:rFonts w:eastAsia="Times New Roman"/>
            </w:rPr>
          </w:pPr>
          <w:ins w:id="1142" w:author="Martin Novák" w:date="2023-03-22T19:29:00Z">
            <w:r>
              <w:rPr>
                <w:rFonts w:eastAsia="Times New Roman"/>
              </w:rPr>
              <w:t xml:space="preserve">[125]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Scripting</w:t>
            </w:r>
            <w:proofErr w:type="spellEnd"/>
            <w:proofErr w:type="gramEnd"/>
            <w:r>
              <w:rPr>
                <w:rFonts w:eastAsia="Times New Roman"/>
                <w:i/>
                <w:iCs/>
              </w:rPr>
              <w:t xml:space="preserve"> API: </w:t>
            </w:r>
            <w:proofErr w:type="spellStart"/>
            <w:r>
              <w:rPr>
                <w:rFonts w:eastAsia="Times New Roman"/>
                <w:i/>
                <w:iCs/>
              </w:rPr>
              <w:t>Debug</w:t>
            </w:r>
            <w:proofErr w:type="spellEnd"/>
            <w:r>
              <w:rPr>
                <w:rFonts w:eastAsia="Times New Roman"/>
              </w:rPr>
              <w:t xml:space="preserve"> [online]. [vid. 2021-09-19]. Dostupné z: https://docs.unity3d.com/ScriptReference/Debug.html</w:t>
            </w:r>
          </w:ins>
        </w:p>
        <w:p w14:paraId="384764E7" w14:textId="77777777" w:rsidR="00926265" w:rsidRDefault="00926265">
          <w:pPr>
            <w:autoSpaceDE w:val="0"/>
            <w:autoSpaceDN w:val="0"/>
            <w:ind w:hanging="640"/>
            <w:divId w:val="778256943"/>
            <w:rPr>
              <w:ins w:id="1143" w:author="Martin Novák" w:date="2023-03-22T19:29:00Z"/>
              <w:rFonts w:eastAsia="Times New Roman"/>
            </w:rPr>
          </w:pPr>
          <w:ins w:id="1144" w:author="Martin Novák" w:date="2023-03-22T19:29:00Z">
            <w:r>
              <w:rPr>
                <w:rFonts w:eastAsia="Times New Roman"/>
              </w:rPr>
              <w:t xml:space="preserve">[126]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Manual</w:t>
            </w:r>
            <w:proofErr w:type="spellEnd"/>
            <w:proofErr w:type="gramEnd"/>
            <w:r>
              <w:rPr>
                <w:rFonts w:eastAsia="Times New Roman"/>
                <w:i/>
                <w:iCs/>
              </w:rPr>
              <w:t xml:space="preserve">: </w:t>
            </w:r>
            <w:proofErr w:type="spellStart"/>
            <w:r>
              <w:rPr>
                <w:rFonts w:eastAsia="Times New Roman"/>
                <w:i/>
                <w:iCs/>
              </w:rPr>
              <w:t>Prefabs</w:t>
            </w:r>
            <w:proofErr w:type="spellEnd"/>
            <w:r>
              <w:rPr>
                <w:rFonts w:eastAsia="Times New Roman"/>
              </w:rPr>
              <w:t xml:space="preserve"> [online]. [vid. 2021-09-04]. Dostupné z: https://docs.unity3d.com/Manual/Prefabs.html</w:t>
            </w:r>
          </w:ins>
        </w:p>
        <w:p w14:paraId="25F6D4E6" w14:textId="77777777" w:rsidR="00926265" w:rsidRDefault="00926265">
          <w:pPr>
            <w:autoSpaceDE w:val="0"/>
            <w:autoSpaceDN w:val="0"/>
            <w:ind w:hanging="640"/>
            <w:divId w:val="667445439"/>
            <w:rPr>
              <w:ins w:id="1145" w:author="Martin Novák" w:date="2023-03-22T19:29:00Z"/>
              <w:rFonts w:eastAsia="Times New Roman"/>
            </w:rPr>
          </w:pPr>
          <w:ins w:id="1146" w:author="Martin Novák" w:date="2023-03-22T19:29:00Z">
            <w:r>
              <w:rPr>
                <w:rFonts w:eastAsia="Times New Roman"/>
              </w:rPr>
              <w:t xml:space="preserve">[127] </w:t>
            </w:r>
            <w:r>
              <w:rPr>
                <w:rFonts w:eastAsia="Times New Roman"/>
              </w:rPr>
              <w:tab/>
              <w:t xml:space="preserve">SOCIAMIX. </w:t>
            </w:r>
            <w:r>
              <w:rPr>
                <w:rFonts w:eastAsia="Times New Roman"/>
                <w:i/>
                <w:iCs/>
              </w:rPr>
              <w:t xml:space="preserve">10 </w:t>
            </w:r>
            <w:proofErr w:type="spellStart"/>
            <w:r>
              <w:rPr>
                <w:rFonts w:eastAsia="Times New Roman"/>
                <w:i/>
                <w:iCs/>
              </w:rPr>
              <w:t>mins</w:t>
            </w:r>
            <w:proofErr w:type="spellEnd"/>
            <w:r>
              <w:rPr>
                <w:rFonts w:eastAsia="Times New Roman"/>
                <w:i/>
                <w:iCs/>
              </w:rPr>
              <w:t xml:space="preserve"> </w:t>
            </w:r>
            <w:proofErr w:type="spellStart"/>
            <w:r>
              <w:rPr>
                <w:rFonts w:eastAsia="Times New Roman"/>
                <w:i/>
                <w:iCs/>
              </w:rPr>
              <w:t>GameDev</w:t>
            </w:r>
            <w:proofErr w:type="spellEnd"/>
            <w:r>
              <w:rPr>
                <w:rFonts w:eastAsia="Times New Roman"/>
                <w:i/>
                <w:iCs/>
              </w:rPr>
              <w:t xml:space="preserve"> </w:t>
            </w:r>
            <w:proofErr w:type="spellStart"/>
            <w:proofErr w:type="gramStart"/>
            <w:r>
              <w:rPr>
                <w:rFonts w:eastAsia="Times New Roman"/>
                <w:i/>
                <w:iCs/>
              </w:rPr>
              <w:t>tips</w:t>
            </w:r>
            <w:proofErr w:type="spellEnd"/>
            <w:r>
              <w:rPr>
                <w:rFonts w:eastAsia="Times New Roman"/>
                <w:i/>
                <w:iCs/>
              </w:rPr>
              <w:t xml:space="preserve"> - </w:t>
            </w:r>
            <w:proofErr w:type="spellStart"/>
            <w:r>
              <w:rPr>
                <w:rFonts w:eastAsia="Times New Roman"/>
                <w:i/>
                <w:iCs/>
              </w:rPr>
              <w:t>Quaternions</w:t>
            </w:r>
            <w:proofErr w:type="spellEnd"/>
            <w:proofErr w:type="gramEnd"/>
            <w:r>
              <w:rPr>
                <w:rFonts w:eastAsia="Times New Roman"/>
                <w:i/>
                <w:iCs/>
              </w:rPr>
              <w:t xml:space="preserve"> - YouTube</w:t>
            </w:r>
            <w:r>
              <w:rPr>
                <w:rFonts w:eastAsia="Times New Roman"/>
              </w:rPr>
              <w:t xml:space="preserve"> [online]. [vid. 2021-09-20]. Dostupné z: https://www.youtube.com/watch?v=1yoFjjJRnLY</w:t>
            </w:r>
          </w:ins>
        </w:p>
        <w:p w14:paraId="09525360" w14:textId="77777777" w:rsidR="00926265" w:rsidRDefault="00926265">
          <w:pPr>
            <w:autoSpaceDE w:val="0"/>
            <w:autoSpaceDN w:val="0"/>
            <w:ind w:hanging="640"/>
            <w:divId w:val="54203554"/>
            <w:rPr>
              <w:ins w:id="1147" w:author="Martin Novák" w:date="2023-03-22T19:29:00Z"/>
              <w:rFonts w:eastAsia="Times New Roman"/>
            </w:rPr>
          </w:pPr>
          <w:ins w:id="1148" w:author="Martin Novák" w:date="2023-03-22T19:29:00Z">
            <w:r>
              <w:rPr>
                <w:rFonts w:eastAsia="Times New Roman"/>
              </w:rPr>
              <w:t xml:space="preserve">[128] </w:t>
            </w:r>
            <w:r>
              <w:rPr>
                <w:rFonts w:eastAsia="Times New Roman"/>
              </w:rPr>
              <w:tab/>
              <w:t xml:space="preserve">3BLUE1BROWN. </w:t>
            </w:r>
            <w:proofErr w:type="spellStart"/>
            <w:r>
              <w:rPr>
                <w:rFonts w:eastAsia="Times New Roman"/>
                <w:i/>
                <w:iCs/>
              </w:rPr>
              <w:t>Quaternions</w:t>
            </w:r>
            <w:proofErr w:type="spellEnd"/>
            <w:r>
              <w:rPr>
                <w:rFonts w:eastAsia="Times New Roman"/>
                <w:i/>
                <w:iCs/>
              </w:rPr>
              <w:t xml:space="preserve"> and </w:t>
            </w:r>
            <w:proofErr w:type="gramStart"/>
            <w:r>
              <w:rPr>
                <w:rFonts w:eastAsia="Times New Roman"/>
                <w:i/>
                <w:iCs/>
              </w:rPr>
              <w:t>3d</w:t>
            </w:r>
            <w:proofErr w:type="gramEnd"/>
            <w:r>
              <w:rPr>
                <w:rFonts w:eastAsia="Times New Roman"/>
                <w:i/>
                <w:iCs/>
              </w:rPr>
              <w:t xml:space="preserve"> </w:t>
            </w:r>
            <w:proofErr w:type="spellStart"/>
            <w:r>
              <w:rPr>
                <w:rFonts w:eastAsia="Times New Roman"/>
                <w:i/>
                <w:iCs/>
              </w:rPr>
              <w:t>rotation</w:t>
            </w:r>
            <w:proofErr w:type="spellEnd"/>
            <w:r>
              <w:rPr>
                <w:rFonts w:eastAsia="Times New Roman"/>
                <w:i/>
                <w:iCs/>
              </w:rPr>
              <w:t xml:space="preserve">, </w:t>
            </w:r>
            <w:proofErr w:type="spellStart"/>
            <w:r>
              <w:rPr>
                <w:rFonts w:eastAsia="Times New Roman"/>
                <w:i/>
                <w:iCs/>
              </w:rPr>
              <w:t>explained</w:t>
            </w:r>
            <w:proofErr w:type="spellEnd"/>
            <w:r>
              <w:rPr>
                <w:rFonts w:eastAsia="Times New Roman"/>
                <w:i/>
                <w:iCs/>
              </w:rPr>
              <w:t xml:space="preserve"> </w:t>
            </w:r>
            <w:proofErr w:type="spellStart"/>
            <w:r>
              <w:rPr>
                <w:rFonts w:eastAsia="Times New Roman"/>
                <w:i/>
                <w:iCs/>
              </w:rPr>
              <w:t>interactively</w:t>
            </w:r>
            <w:proofErr w:type="spellEnd"/>
            <w:r>
              <w:rPr>
                <w:rFonts w:eastAsia="Times New Roman"/>
                <w:i/>
                <w:iCs/>
              </w:rPr>
              <w:t xml:space="preserve"> - YouTube</w:t>
            </w:r>
            <w:r>
              <w:rPr>
                <w:rFonts w:eastAsia="Times New Roman"/>
              </w:rPr>
              <w:t xml:space="preserve"> [online]. 2018 [vid. 2021-09-20]. Dostupné z: https://www.youtube.com/watch?v=zjMuIxRvygQ</w:t>
            </w:r>
          </w:ins>
        </w:p>
        <w:p w14:paraId="365538DB" w14:textId="77777777" w:rsidR="00926265" w:rsidRDefault="00926265">
          <w:pPr>
            <w:autoSpaceDE w:val="0"/>
            <w:autoSpaceDN w:val="0"/>
            <w:ind w:hanging="640"/>
            <w:divId w:val="464856290"/>
            <w:rPr>
              <w:ins w:id="1149" w:author="Martin Novák" w:date="2023-03-22T19:29:00Z"/>
              <w:rFonts w:eastAsia="Times New Roman"/>
            </w:rPr>
          </w:pPr>
          <w:ins w:id="1150" w:author="Martin Novák" w:date="2023-03-22T19:29:00Z">
            <w:r>
              <w:rPr>
                <w:rFonts w:eastAsia="Times New Roman"/>
              </w:rPr>
              <w:t xml:space="preserve">[129] </w:t>
            </w:r>
            <w:r>
              <w:rPr>
                <w:rFonts w:eastAsia="Times New Roman"/>
              </w:rPr>
              <w:tab/>
              <w:t xml:space="preserve">MURRAY, </w:t>
            </w:r>
            <w:proofErr w:type="spellStart"/>
            <w:r>
              <w:rPr>
                <w:rFonts w:eastAsia="Times New Roman"/>
              </w:rPr>
              <w:t>Jeff</w:t>
            </w:r>
            <w:proofErr w:type="spellEnd"/>
            <w:r>
              <w:rPr>
                <w:rFonts w:eastAsia="Times New Roman"/>
              </w:rPr>
              <w:t xml:space="preserve"> W. </w:t>
            </w:r>
            <w:r>
              <w:rPr>
                <w:rFonts w:eastAsia="Times New Roman"/>
                <w:i/>
                <w:iCs/>
              </w:rPr>
              <w:t xml:space="preserve">C# Game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Cookbook</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Unity </w:t>
            </w:r>
            <w:proofErr w:type="gramStart"/>
            <w:r>
              <w:rPr>
                <w:rFonts w:eastAsia="Times New Roman"/>
                <w:i/>
                <w:iCs/>
              </w:rPr>
              <w:t>3D</w:t>
            </w:r>
            <w:proofErr w:type="gramEnd"/>
            <w:r>
              <w:rPr>
                <w:rFonts w:eastAsia="Times New Roman"/>
              </w:rPr>
              <w:t xml:space="preserve"> [online]. 2. vyd. 2014. ISBN 9781466581401. Dostupné z: doi:10.1201/b17100</w:t>
            </w:r>
          </w:ins>
        </w:p>
        <w:p w14:paraId="7E72FF20" w14:textId="77777777" w:rsidR="00926265" w:rsidRDefault="00926265">
          <w:pPr>
            <w:autoSpaceDE w:val="0"/>
            <w:autoSpaceDN w:val="0"/>
            <w:ind w:hanging="640"/>
            <w:divId w:val="273562833"/>
            <w:rPr>
              <w:ins w:id="1151" w:author="Martin Novák" w:date="2023-03-22T19:29:00Z"/>
              <w:rFonts w:eastAsia="Times New Roman"/>
            </w:rPr>
          </w:pPr>
          <w:ins w:id="1152" w:author="Martin Novák" w:date="2023-03-22T19:29:00Z">
            <w:r>
              <w:rPr>
                <w:rFonts w:eastAsia="Times New Roman"/>
              </w:rPr>
              <w:t xml:space="preserve">[130] </w:t>
            </w:r>
            <w:r>
              <w:rPr>
                <w:rFonts w:eastAsia="Times New Roman"/>
              </w:rPr>
              <w:tab/>
              <w:t xml:space="preserve">HARDMAN, </w:t>
            </w:r>
            <w:proofErr w:type="spellStart"/>
            <w:r>
              <w:rPr>
                <w:rFonts w:eastAsia="Times New Roman"/>
              </w:rPr>
              <w:t>Casey</w:t>
            </w:r>
            <w:proofErr w:type="spellEnd"/>
            <w:r>
              <w:rPr>
                <w:rFonts w:eastAsia="Times New Roman"/>
              </w:rPr>
              <w:t xml:space="preserve">. </w:t>
            </w:r>
            <w:r>
              <w:rPr>
                <w:rFonts w:eastAsia="Times New Roman"/>
                <w:i/>
                <w:iCs/>
              </w:rPr>
              <w:t xml:space="preserve">Game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Unity and C#</w:t>
            </w:r>
            <w:r>
              <w:rPr>
                <w:rFonts w:eastAsia="Times New Roman"/>
              </w:rPr>
              <w:t xml:space="preserve"> [online]. 2020. ISBN 1484256557. Dostupné z: doi:10.1007/978-1-4842-5656-5</w:t>
            </w:r>
          </w:ins>
        </w:p>
        <w:p w14:paraId="1CB2591A" w14:textId="77777777" w:rsidR="00926265" w:rsidRDefault="00926265">
          <w:pPr>
            <w:autoSpaceDE w:val="0"/>
            <w:autoSpaceDN w:val="0"/>
            <w:ind w:hanging="640"/>
            <w:divId w:val="863010716"/>
            <w:rPr>
              <w:ins w:id="1153" w:author="Martin Novák" w:date="2023-03-22T19:29:00Z"/>
              <w:rFonts w:eastAsia="Times New Roman"/>
            </w:rPr>
          </w:pPr>
          <w:ins w:id="1154" w:author="Martin Novák" w:date="2023-03-22T19:29:00Z">
            <w:r>
              <w:rPr>
                <w:rFonts w:eastAsia="Times New Roman"/>
              </w:rPr>
              <w:lastRenderedPageBreak/>
              <w:t xml:space="preserve">[131] </w:t>
            </w:r>
            <w:r>
              <w:rPr>
                <w:rFonts w:eastAsia="Times New Roman"/>
              </w:rPr>
              <w:tab/>
              <w:t xml:space="preserve">INSIDER. </w:t>
            </w:r>
            <w:proofErr w:type="spellStart"/>
            <w:r>
              <w:rPr>
                <w:rFonts w:eastAsia="Times New Roman"/>
                <w:i/>
                <w:iCs/>
              </w:rPr>
              <w:t>Why</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Mandalorian</w:t>
            </w:r>
            <w:proofErr w:type="spellEnd"/>
            <w:r>
              <w:rPr>
                <w:rFonts w:eastAsia="Times New Roman"/>
                <w:i/>
                <w:iCs/>
              </w:rPr>
              <w:t xml:space="preserve">" </w:t>
            </w:r>
            <w:proofErr w:type="spellStart"/>
            <w:r>
              <w:rPr>
                <w:rFonts w:eastAsia="Times New Roman"/>
                <w:i/>
                <w:iCs/>
              </w:rPr>
              <w:t>Uses</w:t>
            </w:r>
            <w:proofErr w:type="spellEnd"/>
            <w:r>
              <w:rPr>
                <w:rFonts w:eastAsia="Times New Roman"/>
                <w:i/>
                <w:iCs/>
              </w:rPr>
              <w:t xml:space="preserve"> </w:t>
            </w:r>
            <w:proofErr w:type="spellStart"/>
            <w:r>
              <w:rPr>
                <w:rFonts w:eastAsia="Times New Roman"/>
                <w:i/>
                <w:iCs/>
              </w:rPr>
              <w:t>Virtual</w:t>
            </w:r>
            <w:proofErr w:type="spellEnd"/>
            <w:r>
              <w:rPr>
                <w:rFonts w:eastAsia="Times New Roman"/>
                <w:i/>
                <w:iCs/>
              </w:rPr>
              <w:t xml:space="preserve"> </w:t>
            </w:r>
            <w:proofErr w:type="spellStart"/>
            <w:r>
              <w:rPr>
                <w:rFonts w:eastAsia="Times New Roman"/>
                <w:i/>
                <w:iCs/>
              </w:rPr>
              <w:t>Sets</w:t>
            </w:r>
            <w:proofErr w:type="spellEnd"/>
            <w:r>
              <w:rPr>
                <w:rFonts w:eastAsia="Times New Roman"/>
                <w:i/>
                <w:iCs/>
              </w:rPr>
              <w:t xml:space="preserve"> </w:t>
            </w:r>
            <w:proofErr w:type="spellStart"/>
            <w:r>
              <w:rPr>
                <w:rFonts w:eastAsia="Times New Roman"/>
                <w:i/>
                <w:iCs/>
              </w:rPr>
              <w:t>Over</w:t>
            </w:r>
            <w:proofErr w:type="spellEnd"/>
            <w:r>
              <w:rPr>
                <w:rFonts w:eastAsia="Times New Roman"/>
                <w:i/>
                <w:iCs/>
              </w:rPr>
              <w:t xml:space="preserve"> Green </w:t>
            </w:r>
            <w:proofErr w:type="spellStart"/>
            <w:r>
              <w:rPr>
                <w:rFonts w:eastAsia="Times New Roman"/>
                <w:i/>
                <w:iCs/>
              </w:rPr>
              <w:t>Screen</w:t>
            </w:r>
            <w:proofErr w:type="spellEnd"/>
            <w:r>
              <w:rPr>
                <w:rFonts w:eastAsia="Times New Roman"/>
                <w:i/>
                <w:iCs/>
              </w:rPr>
              <w:t xml:space="preserve"> | </w:t>
            </w:r>
            <w:proofErr w:type="spellStart"/>
            <w:r>
              <w:rPr>
                <w:rFonts w:eastAsia="Times New Roman"/>
                <w:i/>
                <w:iCs/>
              </w:rPr>
              <w:t>Movies</w:t>
            </w:r>
            <w:proofErr w:type="spellEnd"/>
            <w:r>
              <w:rPr>
                <w:rFonts w:eastAsia="Times New Roman"/>
                <w:i/>
                <w:iCs/>
              </w:rPr>
              <w:t xml:space="preserve"> </w:t>
            </w:r>
            <w:proofErr w:type="gramStart"/>
            <w:r>
              <w:rPr>
                <w:rFonts w:eastAsia="Times New Roman"/>
                <w:i/>
                <w:iCs/>
              </w:rPr>
              <w:t>Insider - YouTube</w:t>
            </w:r>
            <w:proofErr w:type="gramEnd"/>
            <w:r>
              <w:rPr>
                <w:rFonts w:eastAsia="Times New Roman"/>
              </w:rPr>
              <w:t xml:space="preserve"> [online]. [vid. 2021-06-24]. Dostupné z: https://www.youtube.com/watch?v=Ufp8weYYDE8</w:t>
            </w:r>
          </w:ins>
        </w:p>
        <w:p w14:paraId="0110F245" w14:textId="77777777" w:rsidR="00926265" w:rsidRDefault="00926265">
          <w:pPr>
            <w:autoSpaceDE w:val="0"/>
            <w:autoSpaceDN w:val="0"/>
            <w:ind w:hanging="640"/>
            <w:divId w:val="843713403"/>
            <w:rPr>
              <w:ins w:id="1155" w:author="Martin Novák" w:date="2023-03-22T19:29:00Z"/>
              <w:rFonts w:eastAsia="Times New Roman"/>
            </w:rPr>
          </w:pPr>
          <w:ins w:id="1156" w:author="Martin Novák" w:date="2023-03-22T19:29:00Z">
            <w:r>
              <w:rPr>
                <w:rFonts w:eastAsia="Times New Roman"/>
              </w:rPr>
              <w:t xml:space="preserve">[132] </w:t>
            </w:r>
            <w:r>
              <w:rPr>
                <w:rFonts w:eastAsia="Times New Roman"/>
              </w:rPr>
              <w:tab/>
              <w:t xml:space="preserve">EPIC GAMES. </w:t>
            </w:r>
            <w:r>
              <w:rPr>
                <w:rFonts w:eastAsia="Times New Roman"/>
                <w:i/>
                <w:iCs/>
              </w:rPr>
              <w:t>Real-Time In-</w:t>
            </w:r>
            <w:proofErr w:type="spellStart"/>
            <w:r>
              <w:rPr>
                <w:rFonts w:eastAsia="Times New Roman"/>
                <w:i/>
                <w:iCs/>
              </w:rPr>
              <w:t>Camera</w:t>
            </w:r>
            <w:proofErr w:type="spellEnd"/>
            <w:r>
              <w:rPr>
                <w:rFonts w:eastAsia="Times New Roman"/>
                <w:i/>
                <w:iCs/>
              </w:rPr>
              <w:t xml:space="preserve"> VFX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Next</w:t>
            </w:r>
            <w:proofErr w:type="spellEnd"/>
            <w:r>
              <w:rPr>
                <w:rFonts w:eastAsia="Times New Roman"/>
                <w:i/>
                <w:iCs/>
              </w:rPr>
              <w:t xml:space="preserve">-Gen </w:t>
            </w:r>
            <w:proofErr w:type="spellStart"/>
            <w:r>
              <w:rPr>
                <w:rFonts w:eastAsia="Times New Roman"/>
                <w:i/>
                <w:iCs/>
              </w:rPr>
              <w:t>Filmmaking</w:t>
            </w:r>
            <w:proofErr w:type="spellEnd"/>
            <w:r>
              <w:rPr>
                <w:rFonts w:eastAsia="Times New Roman"/>
                <w:i/>
                <w:iCs/>
              </w:rPr>
              <w:t xml:space="preserve"> | Project </w:t>
            </w:r>
            <w:proofErr w:type="spellStart"/>
            <w:r>
              <w:rPr>
                <w:rFonts w:eastAsia="Times New Roman"/>
                <w:i/>
                <w:iCs/>
              </w:rPr>
              <w:t>Spotlight</w:t>
            </w:r>
            <w:proofErr w:type="spellEnd"/>
            <w:r>
              <w:rPr>
                <w:rFonts w:eastAsia="Times New Roman"/>
                <w:i/>
                <w:iCs/>
              </w:rPr>
              <w:t xml:space="preserve"> | </w:t>
            </w:r>
            <w:proofErr w:type="spellStart"/>
            <w:r>
              <w:rPr>
                <w:rFonts w:eastAsia="Times New Roman"/>
                <w:i/>
                <w:iCs/>
              </w:rPr>
              <w:t>Unreal</w:t>
            </w:r>
            <w:proofErr w:type="spellEnd"/>
            <w:r>
              <w:rPr>
                <w:rFonts w:eastAsia="Times New Roman"/>
                <w:i/>
                <w:iCs/>
              </w:rPr>
              <w:t xml:space="preserve"> </w:t>
            </w:r>
            <w:proofErr w:type="spellStart"/>
            <w:proofErr w:type="gramStart"/>
            <w:r>
              <w:rPr>
                <w:rFonts w:eastAsia="Times New Roman"/>
                <w:i/>
                <w:iCs/>
              </w:rPr>
              <w:t>Engine</w:t>
            </w:r>
            <w:proofErr w:type="spellEnd"/>
            <w:r>
              <w:rPr>
                <w:rFonts w:eastAsia="Times New Roman"/>
                <w:i/>
                <w:iCs/>
              </w:rPr>
              <w:t xml:space="preserve"> - YouTube</w:t>
            </w:r>
            <w:proofErr w:type="gramEnd"/>
            <w:r>
              <w:rPr>
                <w:rFonts w:eastAsia="Times New Roman"/>
              </w:rPr>
              <w:t xml:space="preserve"> [online]. [vid. 2021-06-24]. Dostupné z: https://www.youtube.com/watch?v=bErPsq5kPzE</w:t>
            </w:r>
          </w:ins>
        </w:p>
        <w:p w14:paraId="022B00E9" w14:textId="77777777" w:rsidR="00926265" w:rsidRDefault="00926265">
          <w:pPr>
            <w:autoSpaceDE w:val="0"/>
            <w:autoSpaceDN w:val="0"/>
            <w:ind w:hanging="640"/>
            <w:divId w:val="203640448"/>
            <w:rPr>
              <w:ins w:id="1157" w:author="Martin Novák" w:date="2023-03-22T19:29:00Z"/>
              <w:rFonts w:eastAsia="Times New Roman"/>
            </w:rPr>
          </w:pPr>
          <w:ins w:id="1158" w:author="Martin Novák" w:date="2023-03-22T19:29:00Z">
            <w:r>
              <w:rPr>
                <w:rFonts w:eastAsia="Times New Roman"/>
              </w:rPr>
              <w:t xml:space="preserve">[133] </w:t>
            </w:r>
            <w:r>
              <w:rPr>
                <w:rFonts w:eastAsia="Times New Roman"/>
              </w:rPr>
              <w:tab/>
            </w:r>
            <w:proofErr w:type="spellStart"/>
            <w:r>
              <w:rPr>
                <w:rFonts w:eastAsia="Times New Roman"/>
                <w:i/>
                <w:iCs/>
              </w:rPr>
              <w:t>Gearbox</w:t>
            </w:r>
            <w:proofErr w:type="spellEnd"/>
            <w:r>
              <w:rPr>
                <w:rFonts w:eastAsia="Times New Roman"/>
                <w:i/>
                <w:iCs/>
              </w:rPr>
              <w:t xml:space="preserve"> </w:t>
            </w:r>
            <w:proofErr w:type="spellStart"/>
            <w:r>
              <w:rPr>
                <w:rFonts w:eastAsia="Times New Roman"/>
                <w:i/>
                <w:iCs/>
              </w:rPr>
              <w:t>Software’s</w:t>
            </w:r>
            <w:proofErr w:type="spellEnd"/>
            <w:r>
              <w:rPr>
                <w:rFonts w:eastAsia="Times New Roman"/>
                <w:i/>
                <w:iCs/>
              </w:rPr>
              <w:t xml:space="preserve"> </w:t>
            </w:r>
            <w:proofErr w:type="spellStart"/>
            <w:r>
              <w:rPr>
                <w:rFonts w:eastAsia="Times New Roman"/>
                <w:i/>
                <w:iCs/>
              </w:rPr>
              <w:t>Borderlands</w:t>
            </w:r>
            <w:proofErr w:type="spellEnd"/>
            <w:r>
              <w:rPr>
                <w:rFonts w:eastAsia="Times New Roman"/>
                <w:i/>
                <w:iCs/>
              </w:rPr>
              <w:t xml:space="preserve"> More </w:t>
            </w:r>
            <w:proofErr w:type="spellStart"/>
            <w:r>
              <w:rPr>
                <w:rFonts w:eastAsia="Times New Roman"/>
                <w:i/>
                <w:iCs/>
              </w:rPr>
              <w:t>Awesome</w:t>
            </w:r>
            <w:proofErr w:type="spellEnd"/>
            <w:r>
              <w:rPr>
                <w:rFonts w:eastAsia="Times New Roman"/>
                <w:i/>
                <w:iCs/>
              </w:rPr>
              <w:t xml:space="preserve"> </w:t>
            </w:r>
            <w:proofErr w:type="spellStart"/>
            <w:r>
              <w:rPr>
                <w:rFonts w:eastAsia="Times New Roman"/>
                <w:i/>
                <w:iCs/>
              </w:rPr>
              <w:t>Than</w:t>
            </w:r>
            <w:proofErr w:type="spellEnd"/>
            <w:r>
              <w:rPr>
                <w:rFonts w:eastAsia="Times New Roman"/>
                <w:i/>
                <w:iCs/>
              </w:rPr>
              <w:t xml:space="preserve"> </w:t>
            </w:r>
            <w:proofErr w:type="spellStart"/>
            <w:r>
              <w:rPr>
                <w:rFonts w:eastAsia="Times New Roman"/>
                <w:i/>
                <w:iCs/>
              </w:rPr>
              <w:t>Ever</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3</w:t>
            </w:r>
            <w:r>
              <w:rPr>
                <w:rFonts w:eastAsia="Times New Roman"/>
              </w:rPr>
              <w:t xml:space="preserve"> [online]. [vid. 2021-07-01]. Dostupné z: https://www.unrealengine.com/en-US/blog/borderlands</w:t>
            </w:r>
          </w:ins>
        </w:p>
        <w:p w14:paraId="46CE94D5" w14:textId="77777777" w:rsidR="00926265" w:rsidRDefault="00926265">
          <w:pPr>
            <w:autoSpaceDE w:val="0"/>
            <w:autoSpaceDN w:val="0"/>
            <w:ind w:hanging="640"/>
            <w:divId w:val="389769644"/>
            <w:rPr>
              <w:ins w:id="1159" w:author="Martin Novák" w:date="2023-03-22T19:29:00Z"/>
              <w:rFonts w:eastAsia="Times New Roman"/>
            </w:rPr>
          </w:pPr>
          <w:ins w:id="1160" w:author="Martin Novák" w:date="2023-03-22T19:29:00Z">
            <w:r>
              <w:rPr>
                <w:rFonts w:eastAsia="Times New Roman"/>
              </w:rPr>
              <w:t xml:space="preserve">[134] </w:t>
            </w:r>
            <w:r>
              <w:rPr>
                <w:rFonts w:eastAsia="Times New Roman"/>
              </w:rPr>
              <w:tab/>
            </w:r>
            <w:r>
              <w:rPr>
                <w:rFonts w:eastAsia="Times New Roman"/>
                <w:i/>
                <w:iCs/>
              </w:rPr>
              <w:t xml:space="preserve">CRYENGINE | Support: </w:t>
            </w:r>
            <w:proofErr w:type="spellStart"/>
            <w:r>
              <w:rPr>
                <w:rFonts w:eastAsia="Times New Roman"/>
                <w:i/>
                <w:iCs/>
              </w:rPr>
              <w:t>Licensing</w:t>
            </w:r>
            <w:proofErr w:type="spellEnd"/>
            <w:r>
              <w:rPr>
                <w:rFonts w:eastAsia="Times New Roman"/>
              </w:rPr>
              <w:t xml:space="preserve"> [online]. [vid. 2021-06-24]. Dostupné z: https://www.cryengine.com/support/view/licensing</w:t>
            </w:r>
          </w:ins>
        </w:p>
        <w:p w14:paraId="7E307877" w14:textId="77777777" w:rsidR="00926265" w:rsidRDefault="00926265">
          <w:pPr>
            <w:autoSpaceDE w:val="0"/>
            <w:autoSpaceDN w:val="0"/>
            <w:ind w:hanging="640"/>
            <w:divId w:val="167402910"/>
            <w:rPr>
              <w:ins w:id="1161" w:author="Martin Novák" w:date="2023-03-22T19:29:00Z"/>
              <w:rFonts w:eastAsia="Times New Roman"/>
            </w:rPr>
          </w:pPr>
          <w:ins w:id="1162" w:author="Martin Novák" w:date="2023-03-22T19:29:00Z">
            <w:r>
              <w:rPr>
                <w:rFonts w:eastAsia="Times New Roman"/>
              </w:rPr>
              <w:t xml:space="preserve">[135] </w:t>
            </w:r>
            <w:r>
              <w:rPr>
                <w:rFonts w:eastAsia="Times New Roman"/>
              </w:rPr>
              <w:tab/>
              <w:t xml:space="preserve">TECHNOLOGIES, Unity.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platforms</w:t>
            </w:r>
            <w:proofErr w:type="spellEnd"/>
            <w:r>
              <w:rPr>
                <w:rFonts w:eastAsia="Times New Roman"/>
                <w:i/>
                <w:iCs/>
              </w:rPr>
              <w:t xml:space="preserve"> are </w:t>
            </w:r>
            <w:proofErr w:type="spellStart"/>
            <w:r>
              <w:rPr>
                <w:rFonts w:eastAsia="Times New Roman"/>
                <w:i/>
                <w:iCs/>
              </w:rPr>
              <w:t>supported</w:t>
            </w:r>
            <w:proofErr w:type="spellEnd"/>
            <w:r>
              <w:rPr>
                <w:rFonts w:eastAsia="Times New Roman"/>
                <w:i/>
                <w:iCs/>
              </w:rPr>
              <w:t xml:space="preserve"> by Unity? – Unity</w:t>
            </w:r>
            <w:r>
              <w:rPr>
                <w:rFonts w:eastAsia="Times New Roman"/>
              </w:rPr>
              <w:t xml:space="preserve"> [online]. [vid. 2021-06-23]. Dostupné z: https://support.unity.com/hc/en-us/articles/206336795-What-platforms-are-supported-by-Unity-</w:t>
            </w:r>
          </w:ins>
        </w:p>
        <w:p w14:paraId="248A70F5" w14:textId="77777777" w:rsidR="00926265" w:rsidRDefault="00926265">
          <w:pPr>
            <w:autoSpaceDE w:val="0"/>
            <w:autoSpaceDN w:val="0"/>
            <w:ind w:hanging="640"/>
            <w:divId w:val="184946168"/>
            <w:rPr>
              <w:ins w:id="1163" w:author="Martin Novák" w:date="2023-03-22T19:29:00Z"/>
              <w:rFonts w:eastAsia="Times New Roman"/>
            </w:rPr>
          </w:pPr>
          <w:ins w:id="1164" w:author="Martin Novák" w:date="2023-03-22T19:29:00Z">
            <w:r>
              <w:rPr>
                <w:rFonts w:eastAsia="Times New Roman"/>
              </w:rPr>
              <w:t xml:space="preserve">[136] </w:t>
            </w:r>
            <w:r>
              <w:rPr>
                <w:rFonts w:eastAsia="Times New Roman"/>
              </w:rPr>
              <w:tab/>
              <w:t xml:space="preserve">EPIC GAMES. </w:t>
            </w:r>
            <w:proofErr w:type="spellStart"/>
            <w:r>
              <w:rPr>
                <w:rFonts w:eastAsia="Times New Roman"/>
                <w:i/>
                <w:iCs/>
              </w:rPr>
              <w:t>Multi-platform</w:t>
            </w:r>
            <w:proofErr w:type="spellEnd"/>
            <w:r>
              <w:rPr>
                <w:rFonts w:eastAsia="Times New Roman"/>
                <w:i/>
                <w:iCs/>
              </w:rPr>
              <w:t xml:space="preserve"> development</w:t>
            </w:r>
            <w:r>
              <w:rPr>
                <w:rFonts w:eastAsia="Times New Roman"/>
              </w:rPr>
              <w:t xml:space="preserve"> [online]. [vid. 2021-06-23]. Dostupné z: https://www.unrealengine.com/en-US/features/multi-platform-development</w:t>
            </w:r>
          </w:ins>
        </w:p>
        <w:p w14:paraId="6E1C2711" w14:textId="77777777" w:rsidR="00926265" w:rsidRDefault="00926265">
          <w:pPr>
            <w:autoSpaceDE w:val="0"/>
            <w:autoSpaceDN w:val="0"/>
            <w:ind w:hanging="640"/>
            <w:divId w:val="1557811293"/>
            <w:rPr>
              <w:ins w:id="1165" w:author="Martin Novák" w:date="2023-03-22T19:29:00Z"/>
              <w:rFonts w:eastAsia="Times New Roman"/>
            </w:rPr>
          </w:pPr>
          <w:ins w:id="1166" w:author="Martin Novák" w:date="2023-03-22T19:29:00Z">
            <w:r>
              <w:rPr>
                <w:rFonts w:eastAsia="Times New Roman"/>
              </w:rPr>
              <w:t xml:space="preserve">[137] </w:t>
            </w:r>
            <w:r>
              <w:rPr>
                <w:rFonts w:eastAsia="Times New Roman"/>
              </w:rPr>
              <w:tab/>
              <w:t xml:space="preserve">EPIC GAMES. </w:t>
            </w:r>
            <w:proofErr w:type="spellStart"/>
            <w:proofErr w:type="gramStart"/>
            <w:r>
              <w:rPr>
                <w:rFonts w:eastAsia="Times New Roman"/>
                <w:i/>
                <w:iCs/>
              </w:rPr>
              <w:t>Download</w:t>
            </w:r>
            <w:proofErr w:type="spellEnd"/>
            <w:r>
              <w:rPr>
                <w:rFonts w:eastAsia="Times New Roman"/>
                <w:i/>
                <w:iCs/>
              </w:rPr>
              <w:t xml:space="preserve"> - </w:t>
            </w:r>
            <w:proofErr w:type="spellStart"/>
            <w:r>
              <w:rPr>
                <w:rFonts w:eastAsia="Times New Roman"/>
                <w:i/>
                <w:iCs/>
              </w:rPr>
              <w:t>Unreal</w:t>
            </w:r>
            <w:proofErr w:type="spellEnd"/>
            <w:proofErr w:type="gramEnd"/>
            <w:r>
              <w:rPr>
                <w:rFonts w:eastAsia="Times New Roman"/>
                <w:i/>
                <w:iCs/>
              </w:rPr>
              <w:t xml:space="preserve"> </w:t>
            </w:r>
            <w:proofErr w:type="spellStart"/>
            <w:r>
              <w:rPr>
                <w:rFonts w:eastAsia="Times New Roman"/>
                <w:i/>
                <w:iCs/>
              </w:rPr>
              <w:t>Engine</w:t>
            </w:r>
            <w:proofErr w:type="spellEnd"/>
            <w:r>
              <w:rPr>
                <w:rFonts w:eastAsia="Times New Roman"/>
              </w:rPr>
              <w:t xml:space="preserve"> [online]. [vid. 2021-06-22]. Dostupné z: https://www.unrealengine.com/en-US/download</w:t>
            </w:r>
          </w:ins>
        </w:p>
        <w:p w14:paraId="49139CA1" w14:textId="77777777" w:rsidR="00926265" w:rsidRDefault="00926265">
          <w:pPr>
            <w:autoSpaceDE w:val="0"/>
            <w:autoSpaceDN w:val="0"/>
            <w:ind w:hanging="640"/>
            <w:divId w:val="798304449"/>
            <w:rPr>
              <w:ins w:id="1167" w:author="Martin Novák" w:date="2023-03-22T19:29:00Z"/>
              <w:rFonts w:eastAsia="Times New Roman"/>
            </w:rPr>
          </w:pPr>
          <w:ins w:id="1168" w:author="Martin Novák" w:date="2023-03-22T19:29:00Z">
            <w:r>
              <w:rPr>
                <w:rFonts w:eastAsia="Times New Roman"/>
              </w:rPr>
              <w:t xml:space="preserve">[138] </w:t>
            </w:r>
            <w:r>
              <w:rPr>
                <w:rFonts w:eastAsia="Times New Roman"/>
              </w:rPr>
              <w:tab/>
            </w:r>
            <w:r>
              <w:rPr>
                <w:rFonts w:eastAsia="Times New Roman"/>
                <w:i/>
                <w:iCs/>
              </w:rPr>
              <w:t>CRYENGINE | Support: General</w:t>
            </w:r>
            <w:r>
              <w:rPr>
                <w:rFonts w:eastAsia="Times New Roman"/>
              </w:rPr>
              <w:t xml:space="preserve"> [online]. [vid. 2021-06-24]. Dostupné z: https://www.cryengine.com/support/view/general#platform-support</w:t>
            </w:r>
          </w:ins>
        </w:p>
        <w:p w14:paraId="106CA43C" w14:textId="77777777" w:rsidR="00926265" w:rsidRDefault="00926265">
          <w:pPr>
            <w:autoSpaceDE w:val="0"/>
            <w:autoSpaceDN w:val="0"/>
            <w:ind w:hanging="640"/>
            <w:divId w:val="2074429580"/>
            <w:rPr>
              <w:ins w:id="1169" w:author="Martin Novák" w:date="2023-03-22T19:29:00Z"/>
              <w:rFonts w:eastAsia="Times New Roman"/>
            </w:rPr>
          </w:pPr>
          <w:ins w:id="1170" w:author="Martin Novák" w:date="2023-03-22T19:29:00Z">
            <w:r>
              <w:rPr>
                <w:rFonts w:eastAsia="Times New Roman"/>
              </w:rPr>
              <w:t xml:space="preserve">[139] </w:t>
            </w:r>
            <w:r>
              <w:rPr>
                <w:rFonts w:eastAsia="Times New Roman"/>
              </w:rPr>
              <w:tab/>
            </w:r>
            <w:r>
              <w:rPr>
                <w:rFonts w:eastAsia="Times New Roman"/>
                <w:i/>
                <w:iCs/>
              </w:rPr>
              <w:t xml:space="preserve">Design </w:t>
            </w:r>
            <w:proofErr w:type="spellStart"/>
            <w:r>
              <w:rPr>
                <w:rFonts w:eastAsia="Times New Roman"/>
                <w:i/>
                <w:iCs/>
              </w:rPr>
              <w:t>Patterns</w:t>
            </w:r>
            <w:proofErr w:type="spellEnd"/>
            <w:r>
              <w:rPr>
                <w:rFonts w:eastAsia="Times New Roman"/>
              </w:rPr>
              <w:t xml:space="preserve"> [online]. [vid. 2023-03-20]. Dostupné z: https://refactoring.guru/design-patterns</w:t>
            </w:r>
          </w:ins>
        </w:p>
        <w:p w14:paraId="32E539CF" w14:textId="77777777" w:rsidR="00926265" w:rsidRDefault="00926265">
          <w:pPr>
            <w:autoSpaceDE w:val="0"/>
            <w:autoSpaceDN w:val="0"/>
            <w:ind w:hanging="640"/>
            <w:divId w:val="1329596030"/>
            <w:rPr>
              <w:ins w:id="1171" w:author="Martin Novák" w:date="2023-03-22T19:29:00Z"/>
              <w:rFonts w:eastAsia="Times New Roman"/>
            </w:rPr>
          </w:pPr>
          <w:ins w:id="1172" w:author="Martin Novák" w:date="2023-03-22T19:29:00Z">
            <w:r>
              <w:rPr>
                <w:rFonts w:eastAsia="Times New Roman"/>
              </w:rPr>
              <w:t xml:space="preserve">[140] </w:t>
            </w:r>
            <w:r>
              <w:rPr>
                <w:rFonts w:eastAsia="Times New Roman"/>
              </w:rPr>
              <w:tab/>
            </w:r>
            <w:proofErr w:type="spellStart"/>
            <w:r>
              <w:rPr>
                <w:rFonts w:eastAsia="Times New Roman"/>
                <w:i/>
                <w:iCs/>
              </w:rPr>
              <w:t>History</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patterns</w:t>
            </w:r>
            <w:proofErr w:type="spellEnd"/>
            <w:r>
              <w:rPr>
                <w:rFonts w:eastAsia="Times New Roman"/>
              </w:rPr>
              <w:t xml:space="preserve"> [online]. [vid. 2023-03-20]. Dostupné z: https://refactoring.guru/design-patterns/history</w:t>
            </w:r>
          </w:ins>
        </w:p>
        <w:p w14:paraId="1EE793E4" w14:textId="77777777" w:rsidR="00926265" w:rsidRDefault="00926265">
          <w:pPr>
            <w:autoSpaceDE w:val="0"/>
            <w:autoSpaceDN w:val="0"/>
            <w:ind w:hanging="640"/>
            <w:divId w:val="188418442"/>
            <w:rPr>
              <w:ins w:id="1173" w:author="Martin Novák" w:date="2023-03-22T19:29:00Z"/>
              <w:rFonts w:eastAsia="Times New Roman"/>
            </w:rPr>
          </w:pPr>
          <w:ins w:id="1174" w:author="Martin Novák" w:date="2023-03-22T19:29:00Z">
            <w:r>
              <w:rPr>
                <w:rFonts w:eastAsia="Times New Roman"/>
              </w:rPr>
              <w:t xml:space="preserve">[141] </w:t>
            </w:r>
            <w:r>
              <w:rPr>
                <w:rFonts w:eastAsia="Times New Roman"/>
              </w:rPr>
              <w:tab/>
            </w:r>
            <w:proofErr w:type="spellStart"/>
            <w:r>
              <w:rPr>
                <w:rFonts w:eastAsia="Times New Roman"/>
                <w:i/>
                <w:iCs/>
              </w:rPr>
              <w:t>Creational</w:t>
            </w:r>
            <w:proofErr w:type="spellEnd"/>
            <w:r>
              <w:rPr>
                <w:rFonts w:eastAsia="Times New Roman"/>
                <w:i/>
                <w:iCs/>
              </w:rPr>
              <w:t xml:space="preserve"> Design </w:t>
            </w:r>
            <w:proofErr w:type="spellStart"/>
            <w:r>
              <w:rPr>
                <w:rFonts w:eastAsia="Times New Roman"/>
                <w:i/>
                <w:iCs/>
              </w:rPr>
              <w:t>Patterns</w:t>
            </w:r>
            <w:proofErr w:type="spellEnd"/>
            <w:r>
              <w:rPr>
                <w:rFonts w:eastAsia="Times New Roman"/>
              </w:rPr>
              <w:t xml:space="preserve"> [online]. [vid. 2023-03-20]. Dostupné z: https://refactoring.guru/design-patterns/creational-patterns</w:t>
            </w:r>
          </w:ins>
        </w:p>
        <w:p w14:paraId="35215590" w14:textId="77777777" w:rsidR="00926265" w:rsidRDefault="00926265">
          <w:pPr>
            <w:autoSpaceDE w:val="0"/>
            <w:autoSpaceDN w:val="0"/>
            <w:ind w:hanging="640"/>
            <w:divId w:val="161237726"/>
            <w:rPr>
              <w:ins w:id="1175" w:author="Martin Novák" w:date="2023-03-22T19:29:00Z"/>
              <w:rFonts w:eastAsia="Times New Roman"/>
            </w:rPr>
          </w:pPr>
          <w:ins w:id="1176" w:author="Martin Novák" w:date="2023-03-22T19:29:00Z">
            <w:r>
              <w:rPr>
                <w:rFonts w:eastAsia="Times New Roman"/>
              </w:rPr>
              <w:t xml:space="preserve">[142] </w:t>
            </w:r>
            <w:r>
              <w:rPr>
                <w:rFonts w:eastAsia="Times New Roman"/>
              </w:rPr>
              <w:tab/>
            </w:r>
            <w:proofErr w:type="spellStart"/>
            <w:r>
              <w:rPr>
                <w:rFonts w:eastAsia="Times New Roman"/>
                <w:i/>
                <w:iCs/>
              </w:rPr>
              <w:t>Structural</w:t>
            </w:r>
            <w:proofErr w:type="spellEnd"/>
            <w:r>
              <w:rPr>
                <w:rFonts w:eastAsia="Times New Roman"/>
                <w:i/>
                <w:iCs/>
              </w:rPr>
              <w:t xml:space="preserve"> Design </w:t>
            </w:r>
            <w:proofErr w:type="spellStart"/>
            <w:r>
              <w:rPr>
                <w:rFonts w:eastAsia="Times New Roman"/>
                <w:i/>
                <w:iCs/>
              </w:rPr>
              <w:t>Patterns</w:t>
            </w:r>
            <w:proofErr w:type="spellEnd"/>
            <w:r>
              <w:rPr>
                <w:rFonts w:eastAsia="Times New Roman"/>
              </w:rPr>
              <w:t xml:space="preserve"> [online]. [vid. 2023-03-20]. Dostupné z: https://refactoring.guru/design-patterns/structural-patterns</w:t>
            </w:r>
          </w:ins>
        </w:p>
        <w:p w14:paraId="5ADC56F1" w14:textId="77777777" w:rsidR="00926265" w:rsidRDefault="00926265">
          <w:pPr>
            <w:autoSpaceDE w:val="0"/>
            <w:autoSpaceDN w:val="0"/>
            <w:ind w:hanging="640"/>
            <w:divId w:val="1454207336"/>
            <w:rPr>
              <w:ins w:id="1177" w:author="Martin Novák" w:date="2023-03-22T19:29:00Z"/>
              <w:rFonts w:eastAsia="Times New Roman"/>
            </w:rPr>
          </w:pPr>
          <w:ins w:id="1178" w:author="Martin Novák" w:date="2023-03-22T19:29:00Z">
            <w:r>
              <w:rPr>
                <w:rFonts w:eastAsia="Times New Roman"/>
              </w:rPr>
              <w:t xml:space="preserve">[143] </w:t>
            </w:r>
            <w:r>
              <w:rPr>
                <w:rFonts w:eastAsia="Times New Roman"/>
              </w:rPr>
              <w:tab/>
            </w:r>
            <w:proofErr w:type="spellStart"/>
            <w:r>
              <w:rPr>
                <w:rFonts w:eastAsia="Times New Roman"/>
                <w:i/>
                <w:iCs/>
              </w:rPr>
              <w:t>Behavioral</w:t>
            </w:r>
            <w:proofErr w:type="spellEnd"/>
            <w:r>
              <w:rPr>
                <w:rFonts w:eastAsia="Times New Roman"/>
                <w:i/>
                <w:iCs/>
              </w:rPr>
              <w:t xml:space="preserve"> Design </w:t>
            </w:r>
            <w:proofErr w:type="spellStart"/>
            <w:r>
              <w:rPr>
                <w:rFonts w:eastAsia="Times New Roman"/>
                <w:i/>
                <w:iCs/>
              </w:rPr>
              <w:t>Patterns</w:t>
            </w:r>
            <w:proofErr w:type="spellEnd"/>
            <w:r>
              <w:rPr>
                <w:rFonts w:eastAsia="Times New Roman"/>
              </w:rPr>
              <w:t xml:space="preserve"> [online]. [vid. 2023-03-20]. Dostupné z: https://refactoring.guru/design-patterns/behavioral-patterns</w:t>
            </w:r>
          </w:ins>
        </w:p>
        <w:p w14:paraId="52004F64" w14:textId="77777777" w:rsidR="00926265" w:rsidRDefault="00926265">
          <w:pPr>
            <w:autoSpaceDE w:val="0"/>
            <w:autoSpaceDN w:val="0"/>
            <w:ind w:hanging="640"/>
            <w:divId w:val="1076320636"/>
            <w:rPr>
              <w:ins w:id="1179" w:author="Martin Novák" w:date="2023-03-22T19:29:00Z"/>
              <w:rFonts w:eastAsia="Times New Roman"/>
            </w:rPr>
          </w:pPr>
          <w:ins w:id="1180" w:author="Martin Novák" w:date="2023-03-22T19:29:00Z">
            <w:r>
              <w:rPr>
                <w:rFonts w:eastAsia="Times New Roman"/>
              </w:rPr>
              <w:t xml:space="preserve">[144] </w:t>
            </w:r>
            <w:r>
              <w:rPr>
                <w:rFonts w:eastAsia="Times New Roman"/>
              </w:rPr>
              <w:tab/>
            </w:r>
            <w:proofErr w:type="spellStart"/>
            <w:r>
              <w:rPr>
                <w:rFonts w:eastAsia="Times New Roman"/>
                <w:i/>
                <w:iCs/>
              </w:rPr>
              <w:t>Factory</w:t>
            </w:r>
            <w:proofErr w:type="spellEnd"/>
            <w:r>
              <w:rPr>
                <w:rFonts w:eastAsia="Times New Roman"/>
                <w:i/>
                <w:iCs/>
              </w:rPr>
              <w:t xml:space="preserve"> </w:t>
            </w:r>
            <w:proofErr w:type="spellStart"/>
            <w:r>
              <w:rPr>
                <w:rFonts w:eastAsia="Times New Roman"/>
                <w:i/>
                <w:iCs/>
              </w:rPr>
              <w:t>Method</w:t>
            </w:r>
            <w:proofErr w:type="spellEnd"/>
            <w:r>
              <w:rPr>
                <w:rFonts w:eastAsia="Times New Roman"/>
              </w:rPr>
              <w:t xml:space="preserve"> [online]. [vid. 2023-03-20]. Dostupné z: https://refactoring.guru/design-patterns/factory-method</w:t>
            </w:r>
          </w:ins>
        </w:p>
        <w:p w14:paraId="70F2821F" w14:textId="77777777" w:rsidR="00926265" w:rsidRDefault="00926265">
          <w:pPr>
            <w:autoSpaceDE w:val="0"/>
            <w:autoSpaceDN w:val="0"/>
            <w:ind w:hanging="640"/>
            <w:divId w:val="343166346"/>
            <w:rPr>
              <w:ins w:id="1181" w:author="Martin Novák" w:date="2023-03-22T19:29:00Z"/>
              <w:rFonts w:eastAsia="Times New Roman"/>
            </w:rPr>
          </w:pPr>
          <w:ins w:id="1182" w:author="Martin Novák" w:date="2023-03-22T19:29:00Z">
            <w:r>
              <w:rPr>
                <w:rFonts w:eastAsia="Times New Roman"/>
              </w:rPr>
              <w:t xml:space="preserve">[145] </w:t>
            </w:r>
            <w:r>
              <w:rPr>
                <w:rFonts w:eastAsia="Times New Roman"/>
              </w:rPr>
              <w:tab/>
            </w:r>
            <w:proofErr w:type="spellStart"/>
            <w:r>
              <w:rPr>
                <w:rFonts w:eastAsia="Times New Roman"/>
                <w:i/>
                <w:iCs/>
              </w:rPr>
              <w:t>Singleton</w:t>
            </w:r>
            <w:proofErr w:type="spellEnd"/>
            <w:r>
              <w:rPr>
                <w:rFonts w:eastAsia="Times New Roman"/>
              </w:rPr>
              <w:t xml:space="preserve"> [online]. [vid. 2023-03-20]. Dostupné z: https://refactoring.guru/design-patterns/singleton</w:t>
            </w:r>
          </w:ins>
        </w:p>
        <w:p w14:paraId="2276D474" w14:textId="77777777" w:rsidR="00926265" w:rsidRDefault="00926265">
          <w:pPr>
            <w:autoSpaceDE w:val="0"/>
            <w:autoSpaceDN w:val="0"/>
            <w:ind w:hanging="640"/>
            <w:divId w:val="1139147545"/>
            <w:rPr>
              <w:ins w:id="1183" w:author="Martin Novák" w:date="2023-03-22T19:29:00Z"/>
              <w:rFonts w:eastAsia="Times New Roman"/>
            </w:rPr>
          </w:pPr>
          <w:ins w:id="1184" w:author="Martin Novák" w:date="2023-03-22T19:29:00Z">
            <w:r>
              <w:rPr>
                <w:rFonts w:eastAsia="Times New Roman"/>
              </w:rPr>
              <w:t xml:space="preserve">[146] </w:t>
            </w:r>
            <w:r>
              <w:rPr>
                <w:rFonts w:eastAsia="Times New Roman"/>
              </w:rPr>
              <w:tab/>
            </w:r>
            <w:proofErr w:type="spellStart"/>
            <w:r>
              <w:rPr>
                <w:rFonts w:eastAsia="Times New Roman"/>
                <w:i/>
                <w:iCs/>
              </w:rPr>
              <w:t>Flyweight</w:t>
            </w:r>
            <w:proofErr w:type="spellEnd"/>
            <w:r>
              <w:rPr>
                <w:rFonts w:eastAsia="Times New Roman"/>
              </w:rPr>
              <w:t xml:space="preserve"> [online]. [vid. 2023-03-20]. Dostupné z: https://refactoring.guru/design-patterns/flyweight</w:t>
            </w:r>
          </w:ins>
        </w:p>
        <w:p w14:paraId="43C11CEA" w14:textId="77777777" w:rsidR="00926265" w:rsidRDefault="00926265">
          <w:pPr>
            <w:autoSpaceDE w:val="0"/>
            <w:autoSpaceDN w:val="0"/>
            <w:ind w:hanging="640"/>
            <w:divId w:val="1498350519"/>
            <w:rPr>
              <w:ins w:id="1185" w:author="Martin Novák" w:date="2023-03-22T19:29:00Z"/>
              <w:rFonts w:eastAsia="Times New Roman"/>
            </w:rPr>
          </w:pPr>
          <w:ins w:id="1186" w:author="Martin Novák" w:date="2023-03-22T19:29:00Z">
            <w:r>
              <w:rPr>
                <w:rFonts w:eastAsia="Times New Roman"/>
              </w:rPr>
              <w:t xml:space="preserve">[147] </w:t>
            </w:r>
            <w:r>
              <w:rPr>
                <w:rFonts w:eastAsia="Times New Roman"/>
              </w:rPr>
              <w:tab/>
            </w:r>
            <w:proofErr w:type="spellStart"/>
            <w:r>
              <w:rPr>
                <w:rFonts w:eastAsia="Times New Roman"/>
                <w:i/>
                <w:iCs/>
              </w:rPr>
              <w:t>Observer</w:t>
            </w:r>
            <w:proofErr w:type="spellEnd"/>
            <w:r>
              <w:rPr>
                <w:rFonts w:eastAsia="Times New Roman"/>
              </w:rPr>
              <w:t xml:space="preserve"> [online]. [vid. 2023-03-21]. Dostupné z: https://refactoring.guru/design-patterns/observer</w:t>
            </w:r>
          </w:ins>
        </w:p>
        <w:p w14:paraId="133BF363" w14:textId="627F0E61" w:rsidR="00016564" w:rsidDel="00DE5A44" w:rsidRDefault="00926265">
          <w:pPr>
            <w:autoSpaceDE w:val="0"/>
            <w:autoSpaceDN w:val="0"/>
            <w:ind w:hanging="640"/>
            <w:divId w:val="538976575"/>
            <w:rPr>
              <w:del w:id="1187" w:author="Martin Novák" w:date="2023-03-20T17:48:00Z"/>
              <w:rFonts w:eastAsia="Times New Roman"/>
              <w:sz w:val="24"/>
              <w:szCs w:val="24"/>
            </w:rPr>
          </w:pPr>
          <w:ins w:id="1188" w:author="Martin Novák" w:date="2023-03-22T19:29:00Z">
            <w:r>
              <w:rPr>
                <w:rFonts w:eastAsia="Times New Roman"/>
              </w:rPr>
              <w:t> </w:t>
            </w:r>
          </w:ins>
          <w:del w:id="1189" w:author="Martin Novák" w:date="2023-03-20T17:48:00Z">
            <w:r w:rsidR="00016564" w:rsidDel="00DE5A44">
              <w:rPr>
                <w:rFonts w:eastAsia="Times New Roman"/>
              </w:rPr>
              <w:delText xml:space="preserve">[1] </w:delText>
            </w:r>
            <w:r w:rsidR="00016564" w:rsidDel="00DE5A44">
              <w:rPr>
                <w:rFonts w:eastAsia="Times New Roman"/>
              </w:rPr>
              <w:tab/>
            </w:r>
            <w:r w:rsidR="00016564" w:rsidDel="00DE5A44">
              <w:rPr>
                <w:rFonts w:eastAsia="Times New Roman"/>
                <w:i/>
                <w:iCs/>
              </w:rPr>
              <w:delText>imperative programming</w:delText>
            </w:r>
            <w:r w:rsidR="00016564" w:rsidDel="00DE5A44">
              <w:rPr>
                <w:rFonts w:eastAsia="Times New Roman"/>
              </w:rPr>
              <w:delText xml:space="preserve"> [online]. [vid. 2021-03-16]. Dostupné z: https://whatis.techtarget.com/definition/imperative-programming</w:delText>
            </w:r>
          </w:del>
        </w:p>
        <w:p w14:paraId="7DF4E9C3" w14:textId="2DBE3679" w:rsidR="00016564" w:rsidDel="00DE5A44" w:rsidRDefault="00016564">
          <w:pPr>
            <w:autoSpaceDE w:val="0"/>
            <w:autoSpaceDN w:val="0"/>
            <w:ind w:hanging="640"/>
            <w:divId w:val="2009358835"/>
            <w:rPr>
              <w:del w:id="1190" w:author="Martin Novák" w:date="2023-03-20T17:48:00Z"/>
              <w:rFonts w:eastAsia="Times New Roman"/>
            </w:rPr>
          </w:pPr>
          <w:del w:id="1191" w:author="Martin Novák" w:date="2023-03-20T17:48:00Z">
            <w:r w:rsidDel="00DE5A44">
              <w:rPr>
                <w:rFonts w:eastAsia="Times New Roman"/>
              </w:rPr>
              <w:delText xml:space="preserve">[2] </w:delText>
            </w:r>
            <w:r w:rsidDel="00DE5A44">
              <w:rPr>
                <w:rFonts w:eastAsia="Times New Roman"/>
              </w:rPr>
              <w:tab/>
              <w:delText xml:space="preserve">COMPUTERPHILE. </w:delText>
            </w:r>
            <w:r w:rsidDel="00DE5A44">
              <w:rPr>
                <w:rFonts w:eastAsia="Times New Roman"/>
                <w:i/>
                <w:iCs/>
              </w:rPr>
              <w:delText>Programming Paradigms - Computerphile</w:delText>
            </w:r>
            <w:r w:rsidDel="00DE5A44">
              <w:rPr>
                <w:rFonts w:eastAsia="Times New Roman"/>
              </w:rPr>
              <w:delText xml:space="preserve"> [online]. 2013 [vid. 2021-03-29]. Dostupné z: https://www.youtube.com/watch?v=sqV3pL5x8PI</w:delText>
            </w:r>
          </w:del>
        </w:p>
        <w:p w14:paraId="37B8E503" w14:textId="6C309F3C" w:rsidR="00016564" w:rsidDel="00DE5A44" w:rsidRDefault="00016564">
          <w:pPr>
            <w:autoSpaceDE w:val="0"/>
            <w:autoSpaceDN w:val="0"/>
            <w:ind w:hanging="640"/>
            <w:divId w:val="1564755740"/>
            <w:rPr>
              <w:del w:id="1192" w:author="Martin Novák" w:date="2023-03-20T17:48:00Z"/>
              <w:rFonts w:eastAsia="Times New Roman"/>
            </w:rPr>
          </w:pPr>
          <w:del w:id="1193" w:author="Martin Novák" w:date="2023-03-20T17:48:00Z">
            <w:r w:rsidDel="00DE5A44">
              <w:rPr>
                <w:rFonts w:eastAsia="Times New Roman"/>
              </w:rPr>
              <w:delText xml:space="preserve">[3] </w:delText>
            </w:r>
            <w:r w:rsidDel="00DE5A44">
              <w:rPr>
                <w:rFonts w:eastAsia="Times New Roman"/>
              </w:rPr>
              <w:tab/>
            </w:r>
            <w:r w:rsidDel="00DE5A44">
              <w:rPr>
                <w:rFonts w:eastAsia="Times New Roman"/>
                <w:i/>
                <w:iCs/>
              </w:rPr>
              <w:delText>procedural and object oriented programming</w:delText>
            </w:r>
            <w:r w:rsidDel="00DE5A44">
              <w:rPr>
                <w:rFonts w:eastAsia="Times New Roman"/>
              </w:rPr>
              <w:delText xml:space="preserve"> [online]. [vid. 2021-03-29]. Dostupné z: https://www.geeksforgeeks.org/differences-between-procedural-and-object-oriented-programming/</w:delText>
            </w:r>
          </w:del>
        </w:p>
        <w:p w14:paraId="4B3671A4" w14:textId="3C4C812A" w:rsidR="00016564" w:rsidDel="00DE5A44" w:rsidRDefault="00016564">
          <w:pPr>
            <w:autoSpaceDE w:val="0"/>
            <w:autoSpaceDN w:val="0"/>
            <w:ind w:hanging="640"/>
            <w:divId w:val="492374966"/>
            <w:rPr>
              <w:del w:id="1194" w:author="Martin Novák" w:date="2023-03-20T17:48:00Z"/>
              <w:rFonts w:eastAsia="Times New Roman"/>
            </w:rPr>
          </w:pPr>
          <w:del w:id="1195" w:author="Martin Novák" w:date="2023-03-20T17:48:00Z">
            <w:r w:rsidDel="00DE5A44">
              <w:rPr>
                <w:rFonts w:eastAsia="Times New Roman"/>
              </w:rPr>
              <w:delText xml:space="preserve">[4] </w:delText>
            </w:r>
            <w:r w:rsidDel="00DE5A44">
              <w:rPr>
                <w:rFonts w:eastAsia="Times New Roman"/>
              </w:rPr>
              <w:tab/>
              <w:delText xml:space="preserve">FREECODECAMP.ORG. </w:delText>
            </w:r>
            <w:r w:rsidDel="00DE5A44">
              <w:rPr>
                <w:rFonts w:eastAsia="Times New Roman"/>
                <w:i/>
                <w:iCs/>
              </w:rPr>
              <w:delText>Intro to Object Oriented Programming - Crash Course - YouTube</w:delText>
            </w:r>
            <w:r w:rsidDel="00DE5A44">
              <w:rPr>
                <w:rFonts w:eastAsia="Times New Roman"/>
              </w:rPr>
              <w:delText xml:space="preserve"> [online]. 2020 [vid. 2021-07-04]. Dostupné z: https://www.youtube.com/watch?v=SiBw7os-_zI</w:delText>
            </w:r>
          </w:del>
        </w:p>
        <w:p w14:paraId="02B27A59" w14:textId="202EDE86" w:rsidR="00016564" w:rsidDel="00DE5A44" w:rsidRDefault="00016564">
          <w:pPr>
            <w:autoSpaceDE w:val="0"/>
            <w:autoSpaceDN w:val="0"/>
            <w:ind w:hanging="640"/>
            <w:divId w:val="1180582166"/>
            <w:rPr>
              <w:del w:id="1196" w:author="Martin Novák" w:date="2023-03-20T17:48:00Z"/>
              <w:rFonts w:eastAsia="Times New Roman"/>
            </w:rPr>
          </w:pPr>
          <w:del w:id="1197" w:author="Martin Novák" w:date="2023-03-20T17:48:00Z">
            <w:r w:rsidDel="00DE5A44">
              <w:rPr>
                <w:rFonts w:eastAsia="Times New Roman"/>
              </w:rPr>
              <w:delText xml:space="preserve">[5] </w:delText>
            </w:r>
            <w:r w:rsidDel="00DE5A44">
              <w:rPr>
                <w:rFonts w:eastAsia="Times New Roman"/>
              </w:rPr>
              <w:tab/>
              <w:delText xml:space="preserve">STROUSTRUP, Bjarne. </w:delText>
            </w:r>
            <w:r w:rsidDel="00DE5A44">
              <w:rPr>
                <w:rFonts w:eastAsia="Times New Roman"/>
                <w:i/>
                <w:iCs/>
              </w:rPr>
              <w:delText>Stroustrup: FAQ-multiparadigm</w:delText>
            </w:r>
            <w:r w:rsidDel="00DE5A44">
              <w:rPr>
                <w:rFonts w:eastAsia="Times New Roman"/>
              </w:rPr>
              <w:delText xml:space="preserve"> [online]. [vid. 2021-07-22]. Dostupné z: https://www.stroustrup.com/bs_faq.html#multiparadigm</w:delText>
            </w:r>
          </w:del>
        </w:p>
        <w:p w14:paraId="140C4CAD" w14:textId="592EEEB9" w:rsidR="00016564" w:rsidDel="00DE5A44" w:rsidRDefault="00016564">
          <w:pPr>
            <w:autoSpaceDE w:val="0"/>
            <w:autoSpaceDN w:val="0"/>
            <w:ind w:hanging="640"/>
            <w:divId w:val="91828499"/>
            <w:rPr>
              <w:del w:id="1198" w:author="Martin Novák" w:date="2023-03-20T17:48:00Z"/>
              <w:rFonts w:eastAsia="Times New Roman"/>
            </w:rPr>
          </w:pPr>
          <w:del w:id="1199" w:author="Martin Novák" w:date="2023-03-20T17:48:00Z">
            <w:r w:rsidDel="00DE5A44">
              <w:rPr>
                <w:rFonts w:eastAsia="Times New Roman"/>
              </w:rPr>
              <w:delText xml:space="preserve">[6] </w:delText>
            </w:r>
            <w:r w:rsidDel="00DE5A44">
              <w:rPr>
                <w:rFonts w:eastAsia="Times New Roman"/>
              </w:rPr>
              <w:tab/>
              <w:delText>STROUSTRUP, Bjarne. From The Handbook of Object Technology (Editor: Saba Zamir) [online]. 1999 [vid. 2021-07-18]. Dostupné z: https://www.stroustrup.com/crc.pdf</w:delText>
            </w:r>
          </w:del>
        </w:p>
        <w:p w14:paraId="36E64000" w14:textId="1BD5B64F" w:rsidR="00016564" w:rsidDel="00DE5A44" w:rsidRDefault="00016564">
          <w:pPr>
            <w:autoSpaceDE w:val="0"/>
            <w:autoSpaceDN w:val="0"/>
            <w:ind w:hanging="640"/>
            <w:divId w:val="974483678"/>
            <w:rPr>
              <w:del w:id="1200" w:author="Martin Novák" w:date="2023-03-20T17:48:00Z"/>
              <w:rFonts w:eastAsia="Times New Roman"/>
            </w:rPr>
          </w:pPr>
          <w:del w:id="1201" w:author="Martin Novák" w:date="2023-03-20T17:48:00Z">
            <w:r w:rsidDel="00DE5A44">
              <w:rPr>
                <w:rFonts w:eastAsia="Times New Roman"/>
              </w:rPr>
              <w:delText xml:space="preserve">[7] </w:delText>
            </w:r>
            <w:r w:rsidDel="00DE5A44">
              <w:rPr>
                <w:rFonts w:eastAsia="Times New Roman"/>
              </w:rPr>
              <w:tab/>
              <w:delText xml:space="preserve">STROUSTRUP, Bjarne. </w:delText>
            </w:r>
            <w:r w:rsidDel="00DE5A44">
              <w:rPr>
                <w:rFonts w:eastAsia="Times New Roman"/>
                <w:i/>
                <w:iCs/>
              </w:rPr>
              <w:delText>Stroustrup: FAQ-C subset of C++</w:delText>
            </w:r>
            <w:r w:rsidDel="00DE5A44">
              <w:rPr>
                <w:rFonts w:eastAsia="Times New Roman"/>
              </w:rPr>
              <w:delText xml:space="preserve"> [online]. [vid. 2021-07-20]. Dostupné z: https://www.stroustrup.com/bs_faq.html#C-is-subset</w:delText>
            </w:r>
          </w:del>
        </w:p>
        <w:p w14:paraId="3A31FE7E" w14:textId="465738E7" w:rsidR="00016564" w:rsidDel="00DE5A44" w:rsidRDefault="00016564">
          <w:pPr>
            <w:autoSpaceDE w:val="0"/>
            <w:autoSpaceDN w:val="0"/>
            <w:ind w:hanging="640"/>
            <w:divId w:val="604733056"/>
            <w:rPr>
              <w:del w:id="1202" w:author="Martin Novák" w:date="2023-03-20T17:48:00Z"/>
              <w:rFonts w:eastAsia="Times New Roman"/>
            </w:rPr>
          </w:pPr>
          <w:del w:id="1203" w:author="Martin Novák" w:date="2023-03-20T17:48:00Z">
            <w:r w:rsidDel="00DE5A44">
              <w:rPr>
                <w:rFonts w:eastAsia="Times New Roman"/>
              </w:rPr>
              <w:delText xml:space="preserve">[8] </w:delText>
            </w:r>
            <w:r w:rsidDel="00DE5A44">
              <w:rPr>
                <w:rFonts w:eastAsia="Times New Roman"/>
              </w:rPr>
              <w:tab/>
              <w:delText xml:space="preserve">PRATA, Stephen. </w:delText>
            </w:r>
            <w:r w:rsidDel="00DE5A44">
              <w:rPr>
                <w:rFonts w:eastAsia="Times New Roman"/>
                <w:i/>
                <w:iCs/>
              </w:rPr>
              <w:delText>Mistrovství v C++</w:delText>
            </w:r>
            <w:r w:rsidDel="00DE5A44">
              <w:rPr>
                <w:rFonts w:eastAsia="Times New Roman"/>
              </w:rPr>
              <w:delText xml:space="preserve">. 1. vyd. Praha: Computer Press, 2001. ISBN 80-7226-339-0. </w:delText>
            </w:r>
          </w:del>
        </w:p>
        <w:p w14:paraId="2AFCEDFC" w14:textId="540ADE43" w:rsidR="00016564" w:rsidDel="00DE5A44" w:rsidRDefault="00016564">
          <w:pPr>
            <w:autoSpaceDE w:val="0"/>
            <w:autoSpaceDN w:val="0"/>
            <w:ind w:hanging="640"/>
            <w:divId w:val="752893134"/>
            <w:rPr>
              <w:del w:id="1204" w:author="Martin Novák" w:date="2023-03-20T17:48:00Z"/>
              <w:rFonts w:eastAsia="Times New Roman"/>
            </w:rPr>
          </w:pPr>
          <w:del w:id="1205" w:author="Martin Novák" w:date="2023-03-20T17:48:00Z">
            <w:r w:rsidDel="00DE5A44">
              <w:rPr>
                <w:rFonts w:eastAsia="Times New Roman"/>
              </w:rPr>
              <w:delText xml:space="preserve">[9] </w:delText>
            </w:r>
            <w:r w:rsidDel="00DE5A44">
              <w:rPr>
                <w:rFonts w:eastAsia="Times New Roman"/>
              </w:rPr>
              <w:tab/>
            </w:r>
            <w:r w:rsidDel="00DE5A44">
              <w:rPr>
                <w:rFonts w:eastAsia="Times New Roman"/>
                <w:i/>
                <w:iCs/>
              </w:rPr>
              <w:delText>Why Java is Platform Independent? | by Neil Wilston | Medium</w:delText>
            </w:r>
            <w:r w:rsidDel="00DE5A44">
              <w:rPr>
                <w:rFonts w:eastAsia="Times New Roman"/>
              </w:rPr>
              <w:delText xml:space="preserve"> [online]. [vid. 2021-07-21]. Dostupné z: https://medium.com/@neil.wilston123/why-java-is-platform-independent-1d82c2249a69</w:delText>
            </w:r>
          </w:del>
        </w:p>
        <w:p w14:paraId="44429797" w14:textId="1D72DE20" w:rsidR="00016564" w:rsidDel="00DE5A44" w:rsidRDefault="00016564">
          <w:pPr>
            <w:autoSpaceDE w:val="0"/>
            <w:autoSpaceDN w:val="0"/>
            <w:ind w:hanging="640"/>
            <w:divId w:val="1027557249"/>
            <w:rPr>
              <w:del w:id="1206" w:author="Martin Novák" w:date="2023-03-20T17:48:00Z"/>
              <w:rFonts w:eastAsia="Times New Roman"/>
            </w:rPr>
          </w:pPr>
          <w:del w:id="1207" w:author="Martin Novák" w:date="2023-03-20T17:48:00Z">
            <w:r w:rsidDel="00DE5A44">
              <w:rPr>
                <w:rFonts w:eastAsia="Times New Roman"/>
              </w:rPr>
              <w:delText xml:space="preserve">[10] </w:delText>
            </w:r>
            <w:r w:rsidDel="00DE5A44">
              <w:rPr>
                <w:rFonts w:eastAsia="Times New Roman"/>
              </w:rPr>
              <w:tab/>
            </w:r>
            <w:r w:rsidDel="00DE5A44">
              <w:rPr>
                <w:rFonts w:eastAsia="Times New Roman"/>
                <w:i/>
                <w:iCs/>
              </w:rPr>
              <w:delText>What is x86 Architecture and its difference between x64? - Latest open tech from seeed studio</w:delText>
            </w:r>
            <w:r w:rsidDel="00DE5A44">
              <w:rPr>
                <w:rFonts w:eastAsia="Times New Roman"/>
              </w:rPr>
              <w:delText xml:space="preserve"> [online]. [vid. 2021-07-21]. Dostupné z: https://www.seeedstudio.com/blog/2020/02/24/what-is-x86-architecture-and-its-difference-between-x64/</w:delText>
            </w:r>
          </w:del>
        </w:p>
        <w:p w14:paraId="49BE5ACA" w14:textId="2CC0CEE1" w:rsidR="00016564" w:rsidDel="00DE5A44" w:rsidRDefault="00016564">
          <w:pPr>
            <w:autoSpaceDE w:val="0"/>
            <w:autoSpaceDN w:val="0"/>
            <w:ind w:hanging="640"/>
            <w:divId w:val="1184130091"/>
            <w:rPr>
              <w:del w:id="1208" w:author="Martin Novák" w:date="2023-03-20T17:48:00Z"/>
              <w:rFonts w:eastAsia="Times New Roman"/>
            </w:rPr>
          </w:pPr>
          <w:del w:id="1209" w:author="Martin Novák" w:date="2023-03-20T17:48:00Z">
            <w:r w:rsidDel="00DE5A44">
              <w:rPr>
                <w:rFonts w:eastAsia="Times New Roman"/>
              </w:rPr>
              <w:delText xml:space="preserve">[11] </w:delText>
            </w:r>
            <w:r w:rsidDel="00DE5A44">
              <w:rPr>
                <w:rFonts w:eastAsia="Times New Roman"/>
              </w:rPr>
              <w:tab/>
              <w:delText xml:space="preserve">HANÁK, Ján. </w:delText>
            </w:r>
            <w:r w:rsidDel="00DE5A44">
              <w:rPr>
                <w:rFonts w:eastAsia="Times New Roman"/>
                <w:i/>
                <w:iCs/>
              </w:rPr>
              <w:delText>C++/CLI začínáme programovat</w:delText>
            </w:r>
            <w:r w:rsidDel="00DE5A44">
              <w:rPr>
                <w:rFonts w:eastAsia="Times New Roman"/>
              </w:rPr>
              <w:delText xml:space="preserve">. Brno: artax a.s., 2009. ISBN 978-80-87017-04-3. </w:delText>
            </w:r>
          </w:del>
        </w:p>
        <w:p w14:paraId="26ADD68B" w14:textId="46FAF421" w:rsidR="00016564" w:rsidDel="00DE5A44" w:rsidRDefault="00016564">
          <w:pPr>
            <w:autoSpaceDE w:val="0"/>
            <w:autoSpaceDN w:val="0"/>
            <w:ind w:hanging="640"/>
            <w:divId w:val="1702585492"/>
            <w:rPr>
              <w:del w:id="1210" w:author="Martin Novák" w:date="2023-03-20T17:48:00Z"/>
              <w:rFonts w:eastAsia="Times New Roman"/>
            </w:rPr>
          </w:pPr>
          <w:del w:id="1211" w:author="Martin Novák" w:date="2023-03-20T17:48:00Z">
            <w:r w:rsidDel="00DE5A44">
              <w:rPr>
                <w:rFonts w:eastAsia="Times New Roman"/>
              </w:rPr>
              <w:delText xml:space="preserve">[12] </w:delText>
            </w:r>
            <w:r w:rsidDel="00DE5A44">
              <w:rPr>
                <w:rFonts w:eastAsia="Times New Roman"/>
              </w:rPr>
              <w:tab/>
              <w:delText xml:space="preserve">STROUSTRUP, Bjarne. </w:delText>
            </w:r>
            <w:r w:rsidDel="00DE5A44">
              <w:rPr>
                <w:rFonts w:eastAsia="Times New Roman"/>
                <w:i/>
                <w:iCs/>
              </w:rPr>
              <w:delText>C++ Applications</w:delText>
            </w:r>
            <w:r w:rsidDel="00DE5A44">
              <w:rPr>
                <w:rFonts w:eastAsia="Times New Roman"/>
              </w:rPr>
              <w:delText xml:space="preserve"> [online]. [vid. 2021-07-20]. Dostupné z: https://www.stroustrup.com/applications.html</w:delText>
            </w:r>
          </w:del>
        </w:p>
        <w:p w14:paraId="760C6032" w14:textId="048A5137" w:rsidR="00016564" w:rsidDel="00DE5A44" w:rsidRDefault="00016564">
          <w:pPr>
            <w:autoSpaceDE w:val="0"/>
            <w:autoSpaceDN w:val="0"/>
            <w:ind w:hanging="640"/>
            <w:divId w:val="583223815"/>
            <w:rPr>
              <w:del w:id="1212" w:author="Martin Novák" w:date="2023-03-20T17:48:00Z"/>
              <w:rFonts w:eastAsia="Times New Roman"/>
            </w:rPr>
          </w:pPr>
          <w:del w:id="1213" w:author="Martin Novák" w:date="2023-03-20T17:48:00Z">
            <w:r w:rsidDel="00DE5A44">
              <w:rPr>
                <w:rFonts w:eastAsia="Times New Roman"/>
              </w:rPr>
              <w:delText xml:space="preserve">[13] </w:delText>
            </w:r>
            <w:r w:rsidDel="00DE5A44">
              <w:rPr>
                <w:rFonts w:eastAsia="Times New Roman"/>
              </w:rPr>
              <w:tab/>
              <w:delText xml:space="preserve">STROUSTRUP, Bjarne. </w:delText>
            </w:r>
            <w:r w:rsidDel="00DE5A44">
              <w:rPr>
                <w:rFonts w:eastAsia="Times New Roman"/>
                <w:i/>
                <w:iCs/>
              </w:rPr>
              <w:delText>Stroustrup: FAQ</w:delText>
            </w:r>
            <w:r w:rsidDel="00DE5A44">
              <w:rPr>
                <w:rFonts w:eastAsia="Times New Roman"/>
              </w:rPr>
              <w:delText xml:space="preserve"> [online]. [vid. 2021-07-20]. Dostupné z: https://www.stroustrup.com/bs_faq.html#true</w:delText>
            </w:r>
          </w:del>
        </w:p>
        <w:p w14:paraId="53D345DD" w14:textId="2D45C842" w:rsidR="00016564" w:rsidDel="00DE5A44" w:rsidRDefault="00016564">
          <w:pPr>
            <w:autoSpaceDE w:val="0"/>
            <w:autoSpaceDN w:val="0"/>
            <w:ind w:hanging="640"/>
            <w:divId w:val="326370263"/>
            <w:rPr>
              <w:del w:id="1214" w:author="Martin Novák" w:date="2023-03-20T17:48:00Z"/>
              <w:rFonts w:eastAsia="Times New Roman"/>
            </w:rPr>
          </w:pPr>
          <w:del w:id="1215" w:author="Martin Novák" w:date="2023-03-20T17:48:00Z">
            <w:r w:rsidDel="00DE5A44">
              <w:rPr>
                <w:rFonts w:eastAsia="Times New Roman"/>
              </w:rPr>
              <w:delText xml:space="preserve">[14] </w:delText>
            </w:r>
            <w:r w:rsidDel="00DE5A44">
              <w:rPr>
                <w:rFonts w:eastAsia="Times New Roman"/>
              </w:rPr>
              <w:tab/>
              <w:delText xml:space="preserve">STROUSTRUP, Bjarne. </w:delText>
            </w:r>
            <w:r w:rsidDel="00DE5A44">
              <w:rPr>
                <w:rFonts w:eastAsia="Times New Roman"/>
                <w:i/>
                <w:iCs/>
              </w:rPr>
              <w:delText>Stroustrup: FAQ-unsafe</w:delText>
            </w:r>
            <w:r w:rsidDel="00DE5A44">
              <w:rPr>
                <w:rFonts w:eastAsia="Times New Roman"/>
              </w:rPr>
              <w:delText xml:space="preserve"> [online]. [vid. 2021-07-20]. Dostupné z: https://www.stroustrup.com/bs_faq.html#unsafe</w:delText>
            </w:r>
          </w:del>
        </w:p>
        <w:p w14:paraId="6B2C181C" w14:textId="3F73A777" w:rsidR="00016564" w:rsidDel="00DE5A44" w:rsidRDefault="00016564">
          <w:pPr>
            <w:autoSpaceDE w:val="0"/>
            <w:autoSpaceDN w:val="0"/>
            <w:ind w:hanging="640"/>
            <w:divId w:val="1396009034"/>
            <w:rPr>
              <w:del w:id="1216" w:author="Martin Novák" w:date="2023-03-20T17:48:00Z"/>
              <w:rFonts w:eastAsia="Times New Roman"/>
            </w:rPr>
          </w:pPr>
          <w:del w:id="1217" w:author="Martin Novák" w:date="2023-03-20T17:48:00Z">
            <w:r w:rsidDel="00DE5A44">
              <w:rPr>
                <w:rFonts w:eastAsia="Times New Roman"/>
              </w:rPr>
              <w:delText xml:space="preserve">[15] </w:delText>
            </w:r>
            <w:r w:rsidDel="00DE5A44">
              <w:rPr>
                <w:rFonts w:eastAsia="Times New Roman"/>
              </w:rPr>
              <w:tab/>
              <w:delText xml:space="preserve">STROUSTRUP, Bjarne. </w:delText>
            </w:r>
            <w:r w:rsidDel="00DE5A44">
              <w:rPr>
                <w:rFonts w:eastAsia="Times New Roman"/>
                <w:i/>
                <w:iCs/>
              </w:rPr>
              <w:delText>Stroustrup: FAQ-garbage-collection</w:delText>
            </w:r>
            <w:r w:rsidDel="00DE5A44">
              <w:rPr>
                <w:rFonts w:eastAsia="Times New Roman"/>
              </w:rPr>
              <w:delText xml:space="preserve"> [online]. [vid. 2021-07-20]. Dostupné z: https://www.stroustrup.com/bs_faq.html#garbage-collection</w:delText>
            </w:r>
          </w:del>
        </w:p>
        <w:p w14:paraId="15A5C86F" w14:textId="36512DD2" w:rsidR="00016564" w:rsidDel="00DE5A44" w:rsidRDefault="00016564">
          <w:pPr>
            <w:autoSpaceDE w:val="0"/>
            <w:autoSpaceDN w:val="0"/>
            <w:ind w:hanging="640"/>
            <w:divId w:val="1934044328"/>
            <w:rPr>
              <w:del w:id="1218" w:author="Martin Novák" w:date="2023-03-20T17:48:00Z"/>
              <w:rFonts w:eastAsia="Times New Roman"/>
            </w:rPr>
          </w:pPr>
          <w:del w:id="1219" w:author="Martin Novák" w:date="2023-03-20T17:48:00Z">
            <w:r w:rsidDel="00DE5A44">
              <w:rPr>
                <w:rFonts w:eastAsia="Times New Roman"/>
              </w:rPr>
              <w:delText xml:space="preserve">[16] </w:delText>
            </w:r>
            <w:r w:rsidDel="00DE5A44">
              <w:rPr>
                <w:rFonts w:eastAsia="Times New Roman"/>
              </w:rPr>
              <w:tab/>
              <w:delText xml:space="preserve">STROUSTRUP, Bjarne. </w:delText>
            </w:r>
            <w:r w:rsidDel="00DE5A44">
              <w:rPr>
                <w:rFonts w:eastAsia="Times New Roman"/>
                <w:i/>
                <w:iCs/>
              </w:rPr>
              <w:delText>Stroustrup: FAQ-GUI</w:delText>
            </w:r>
            <w:r w:rsidDel="00DE5A44">
              <w:rPr>
                <w:rFonts w:eastAsia="Times New Roman"/>
              </w:rPr>
              <w:delText xml:space="preserve"> [online]. [vid. 2021-07-20]. Dostupné z: https://www.stroustrup.com/bs_faq.html#gui</w:delText>
            </w:r>
          </w:del>
        </w:p>
        <w:p w14:paraId="14071149" w14:textId="1D94952C" w:rsidR="00016564" w:rsidDel="00DE5A44" w:rsidRDefault="00016564">
          <w:pPr>
            <w:autoSpaceDE w:val="0"/>
            <w:autoSpaceDN w:val="0"/>
            <w:ind w:hanging="640"/>
            <w:divId w:val="1198588927"/>
            <w:rPr>
              <w:del w:id="1220" w:author="Martin Novák" w:date="2023-03-20T17:48:00Z"/>
              <w:rFonts w:eastAsia="Times New Roman"/>
            </w:rPr>
          </w:pPr>
          <w:del w:id="1221" w:author="Martin Novák" w:date="2023-03-20T17:48:00Z">
            <w:r w:rsidDel="00DE5A44">
              <w:rPr>
                <w:rFonts w:eastAsia="Times New Roman"/>
              </w:rPr>
              <w:delText xml:space="preserve">[17] </w:delText>
            </w:r>
            <w:r w:rsidDel="00DE5A44">
              <w:rPr>
                <w:rFonts w:eastAsia="Times New Roman"/>
              </w:rPr>
              <w:tab/>
              <w:delText xml:space="preserve">ORACLE. </w:delText>
            </w:r>
            <w:r w:rsidDel="00DE5A44">
              <w:rPr>
                <w:rFonts w:eastAsia="Times New Roman"/>
                <w:i/>
                <w:iCs/>
              </w:rPr>
              <w:delText>The Java Language Environment</w:delText>
            </w:r>
            <w:r w:rsidDel="00DE5A44">
              <w:rPr>
                <w:rFonts w:eastAsia="Times New Roman"/>
              </w:rPr>
              <w:delText xml:space="preserve"> [online]. [vid. 2023-02-10]. Dostupné z: https://www.oracle.com/java/technologies/introduction-to-java.html</w:delText>
            </w:r>
          </w:del>
        </w:p>
        <w:p w14:paraId="6E2ED184" w14:textId="49F71A2A" w:rsidR="00016564" w:rsidDel="00DE5A44" w:rsidRDefault="00016564">
          <w:pPr>
            <w:autoSpaceDE w:val="0"/>
            <w:autoSpaceDN w:val="0"/>
            <w:ind w:hanging="640"/>
            <w:divId w:val="1690065001"/>
            <w:rPr>
              <w:del w:id="1222" w:author="Martin Novák" w:date="2023-03-20T17:48:00Z"/>
              <w:rFonts w:eastAsia="Times New Roman"/>
            </w:rPr>
          </w:pPr>
          <w:del w:id="1223" w:author="Martin Novák" w:date="2023-03-20T17:48:00Z">
            <w:r w:rsidDel="00DE5A44">
              <w:rPr>
                <w:rFonts w:eastAsia="Times New Roman"/>
              </w:rPr>
              <w:delText xml:space="preserve">[18] </w:delText>
            </w:r>
            <w:r w:rsidDel="00DE5A44">
              <w:rPr>
                <w:rFonts w:eastAsia="Times New Roman"/>
              </w:rPr>
              <w:tab/>
            </w:r>
            <w:r w:rsidDel="00DE5A44">
              <w:rPr>
                <w:rFonts w:eastAsia="Times New Roman"/>
                <w:i/>
                <w:iCs/>
              </w:rPr>
              <w:delText>Difference between Methods and Functions in JavaScript - GeeksforGeeks</w:delText>
            </w:r>
            <w:r w:rsidDel="00DE5A44">
              <w:rPr>
                <w:rFonts w:eastAsia="Times New Roman"/>
              </w:rPr>
              <w:delText xml:space="preserve"> [online]. [vid. 2021-07-22]. Dostupné z: https://www.geeksforgeeks.org/difference-between-methods-and-functions-in-javascript/</w:delText>
            </w:r>
          </w:del>
        </w:p>
        <w:p w14:paraId="1528B768" w14:textId="4782DD42" w:rsidR="00016564" w:rsidDel="00DE5A44" w:rsidRDefault="00016564">
          <w:pPr>
            <w:autoSpaceDE w:val="0"/>
            <w:autoSpaceDN w:val="0"/>
            <w:ind w:hanging="640"/>
            <w:divId w:val="1375539891"/>
            <w:rPr>
              <w:del w:id="1224" w:author="Martin Novák" w:date="2023-03-20T17:48:00Z"/>
              <w:rFonts w:eastAsia="Times New Roman"/>
            </w:rPr>
          </w:pPr>
          <w:del w:id="1225" w:author="Martin Novák" w:date="2023-03-20T17:48:00Z">
            <w:r w:rsidDel="00DE5A44">
              <w:rPr>
                <w:rFonts w:eastAsia="Times New Roman"/>
              </w:rPr>
              <w:delText xml:space="preserve">[19] </w:delText>
            </w:r>
            <w:r w:rsidDel="00DE5A44">
              <w:rPr>
                <w:rFonts w:eastAsia="Times New Roman"/>
              </w:rPr>
              <w:tab/>
              <w:delText xml:space="preserve">ORACLE. </w:delText>
            </w:r>
            <w:r w:rsidDel="00DE5A44">
              <w:rPr>
                <w:rFonts w:eastAsia="Times New Roman"/>
                <w:i/>
                <w:iCs/>
              </w:rPr>
              <w:delText>The Java Language Environment</w:delText>
            </w:r>
            <w:r w:rsidDel="00DE5A44">
              <w:rPr>
                <w:rFonts w:eastAsia="Times New Roman"/>
              </w:rPr>
              <w:delText xml:space="preserve"> [online]. [vid. 2021-07-22]. Dostupné z: https://www.oracle.com/java/technologies/simple-familiar.html</w:delText>
            </w:r>
          </w:del>
        </w:p>
        <w:p w14:paraId="5610CD66" w14:textId="771408B4" w:rsidR="00016564" w:rsidDel="00DE5A44" w:rsidRDefault="00016564">
          <w:pPr>
            <w:autoSpaceDE w:val="0"/>
            <w:autoSpaceDN w:val="0"/>
            <w:ind w:hanging="640"/>
            <w:divId w:val="1566182360"/>
            <w:rPr>
              <w:del w:id="1226" w:author="Martin Novák" w:date="2023-03-20T17:48:00Z"/>
              <w:rFonts w:eastAsia="Times New Roman"/>
            </w:rPr>
          </w:pPr>
          <w:del w:id="1227" w:author="Martin Novák" w:date="2023-03-20T17:48:00Z">
            <w:r w:rsidDel="00DE5A44">
              <w:rPr>
                <w:rFonts w:eastAsia="Times New Roman"/>
              </w:rPr>
              <w:delText xml:space="preserve">[20] </w:delText>
            </w:r>
            <w:r w:rsidDel="00DE5A44">
              <w:rPr>
                <w:rFonts w:eastAsia="Times New Roman"/>
              </w:rPr>
              <w:tab/>
            </w:r>
            <w:r w:rsidDel="00DE5A44">
              <w:rPr>
                <w:rFonts w:eastAsia="Times New Roman"/>
                <w:i/>
                <w:iCs/>
              </w:rPr>
              <w:delText>Is Java slow? Compared to C++, it’s faster than you think</w:delText>
            </w:r>
            <w:r w:rsidDel="00DE5A44">
              <w:rPr>
                <w:rFonts w:eastAsia="Times New Roman"/>
              </w:rPr>
              <w:delText xml:space="preserve"> [online]. [vid. 2021-07-22]. Dostupné z: https://www.theserverside.com/opinion/Is-Java-slow-Compared-to-C-its-faster-than-you-think</w:delText>
            </w:r>
          </w:del>
        </w:p>
        <w:p w14:paraId="5DA499DF" w14:textId="20E7D589" w:rsidR="00016564" w:rsidDel="00DE5A44" w:rsidRDefault="00016564">
          <w:pPr>
            <w:autoSpaceDE w:val="0"/>
            <w:autoSpaceDN w:val="0"/>
            <w:ind w:hanging="640"/>
            <w:divId w:val="1979337301"/>
            <w:rPr>
              <w:del w:id="1228" w:author="Martin Novák" w:date="2023-03-20T17:48:00Z"/>
              <w:rFonts w:eastAsia="Times New Roman"/>
            </w:rPr>
          </w:pPr>
          <w:del w:id="1229" w:author="Martin Novák" w:date="2023-03-20T17:48:00Z">
            <w:r w:rsidDel="00DE5A44">
              <w:rPr>
                <w:rFonts w:eastAsia="Times New Roman"/>
              </w:rPr>
              <w:delText xml:space="preserve">[21] </w:delText>
            </w:r>
            <w:r w:rsidDel="00DE5A44">
              <w:rPr>
                <w:rFonts w:eastAsia="Times New Roman"/>
              </w:rPr>
              <w:tab/>
              <w:delText xml:space="preserve">EGGES, Arjan, Jeroen D. FOKKER a Mark H. OVERMARS. </w:delText>
            </w:r>
            <w:r w:rsidDel="00DE5A44">
              <w:rPr>
                <w:rFonts w:eastAsia="Times New Roman"/>
                <w:i/>
                <w:iCs/>
              </w:rPr>
              <w:delText>Learning C# by Programming Games</w:delText>
            </w:r>
            <w:r w:rsidDel="00DE5A44">
              <w:rPr>
                <w:rFonts w:eastAsia="Times New Roman"/>
              </w:rPr>
              <w:delText xml:space="preserve"> [online]. 2013. ISBN 3642365795. Dostupné z: doi:10.1007/978-3-642-36580-5</w:delText>
            </w:r>
          </w:del>
        </w:p>
        <w:p w14:paraId="0EAFD55C" w14:textId="4AAB0FB0" w:rsidR="00016564" w:rsidDel="00DE5A44" w:rsidRDefault="00016564">
          <w:pPr>
            <w:autoSpaceDE w:val="0"/>
            <w:autoSpaceDN w:val="0"/>
            <w:ind w:hanging="640"/>
            <w:divId w:val="1287546899"/>
            <w:rPr>
              <w:del w:id="1230" w:author="Martin Novák" w:date="2023-03-20T17:48:00Z"/>
              <w:rFonts w:eastAsia="Times New Roman"/>
            </w:rPr>
          </w:pPr>
          <w:del w:id="1231" w:author="Martin Novák" w:date="2023-03-20T17:48:00Z">
            <w:r w:rsidDel="00DE5A44">
              <w:rPr>
                <w:rFonts w:eastAsia="Times New Roman"/>
              </w:rPr>
              <w:delText xml:space="preserve">[22] </w:delText>
            </w:r>
            <w:r w:rsidDel="00DE5A44">
              <w:rPr>
                <w:rFonts w:eastAsia="Times New Roman"/>
              </w:rPr>
              <w:tab/>
              <w:delText xml:space="preserve">ORACLE. </w:delText>
            </w:r>
            <w:r w:rsidDel="00DE5A44">
              <w:rPr>
                <w:rFonts w:eastAsia="Times New Roman"/>
                <w:i/>
                <w:iCs/>
              </w:rPr>
              <w:delText>Oracle Java ME Embedded Getting Started</w:delText>
            </w:r>
            <w:r w:rsidDel="00DE5A44">
              <w:rPr>
                <w:rFonts w:eastAsia="Times New Roman"/>
              </w:rPr>
              <w:delText xml:space="preserve"> [online]. [vid. 2021-07-22]. Dostupné z: https://www.oracle.com/java/technologies/javame-embedded/javame-embedded-getstarted.html</w:delText>
            </w:r>
          </w:del>
        </w:p>
        <w:p w14:paraId="0A98D9A1" w14:textId="79F6FA48" w:rsidR="00016564" w:rsidDel="00DE5A44" w:rsidRDefault="00016564">
          <w:pPr>
            <w:autoSpaceDE w:val="0"/>
            <w:autoSpaceDN w:val="0"/>
            <w:ind w:hanging="640"/>
            <w:divId w:val="1134451178"/>
            <w:rPr>
              <w:del w:id="1232" w:author="Martin Novák" w:date="2023-03-20T17:48:00Z"/>
              <w:rFonts w:eastAsia="Times New Roman"/>
            </w:rPr>
          </w:pPr>
          <w:del w:id="1233" w:author="Martin Novák" w:date="2023-03-20T17:48:00Z">
            <w:r w:rsidDel="00DE5A44">
              <w:rPr>
                <w:rFonts w:eastAsia="Times New Roman"/>
              </w:rPr>
              <w:delText xml:space="preserve">[23] </w:delText>
            </w:r>
            <w:r w:rsidDel="00DE5A44">
              <w:rPr>
                <w:rFonts w:eastAsia="Times New Roman"/>
              </w:rPr>
              <w:tab/>
              <w:delText xml:space="preserve">FREECODECAMP.ORG. </w:delText>
            </w:r>
            <w:r w:rsidDel="00DE5A44">
              <w:rPr>
                <w:rFonts w:eastAsia="Times New Roman"/>
                <w:i/>
                <w:iCs/>
              </w:rPr>
              <w:delText>Garbage Collection in Java – What is GC and How it Works in the JVM</w:delText>
            </w:r>
            <w:r w:rsidDel="00DE5A44">
              <w:rPr>
                <w:rFonts w:eastAsia="Times New Roman"/>
              </w:rPr>
              <w:delText xml:space="preserve"> [online]. [vid. 2021-07-21]. Dostupné z: https://www.freecodecamp.org/news/garbage-collection-in-java-what-is-gc-and-how-it-works-in-the-jvm/</w:delText>
            </w:r>
          </w:del>
        </w:p>
        <w:p w14:paraId="24E1B99A" w14:textId="731A17D8" w:rsidR="00016564" w:rsidDel="00DE5A44" w:rsidRDefault="00016564">
          <w:pPr>
            <w:autoSpaceDE w:val="0"/>
            <w:autoSpaceDN w:val="0"/>
            <w:ind w:hanging="640"/>
            <w:divId w:val="2055545037"/>
            <w:rPr>
              <w:del w:id="1234" w:author="Martin Novák" w:date="2023-03-20T17:48:00Z"/>
              <w:rFonts w:eastAsia="Times New Roman"/>
            </w:rPr>
          </w:pPr>
          <w:del w:id="1235" w:author="Martin Novák" w:date="2023-03-20T17:48:00Z">
            <w:r w:rsidDel="00DE5A44">
              <w:rPr>
                <w:rFonts w:eastAsia="Times New Roman"/>
              </w:rPr>
              <w:delText xml:space="preserve">[24] </w:delText>
            </w:r>
            <w:r w:rsidDel="00DE5A44">
              <w:rPr>
                <w:rFonts w:eastAsia="Times New Roman"/>
              </w:rPr>
              <w:tab/>
              <w:delText xml:space="preserve">IBM. </w:delText>
            </w:r>
            <w:r w:rsidDel="00DE5A44">
              <w:rPr>
                <w:rFonts w:eastAsia="Times New Roman"/>
                <w:i/>
                <w:iCs/>
              </w:rPr>
              <w:delText>Garbage collection impacts to Java performance - IBM Documentation</w:delText>
            </w:r>
            <w:r w:rsidDel="00DE5A44">
              <w:rPr>
                <w:rFonts w:eastAsia="Times New Roman"/>
              </w:rPr>
              <w:delText xml:space="preserve"> [online]. [vid. 2021-07-21]. Dostupné z: https://www.ibm.com/docs/en/aix/7.1?topic=monitoring-garbage-collection-impacts-java-performance</w:delText>
            </w:r>
          </w:del>
        </w:p>
        <w:p w14:paraId="029A00B2" w14:textId="1EB47A0A" w:rsidR="00016564" w:rsidDel="00DE5A44" w:rsidRDefault="00016564">
          <w:pPr>
            <w:autoSpaceDE w:val="0"/>
            <w:autoSpaceDN w:val="0"/>
            <w:ind w:hanging="640"/>
            <w:divId w:val="1812744724"/>
            <w:rPr>
              <w:del w:id="1236" w:author="Martin Novák" w:date="2023-03-20T17:48:00Z"/>
              <w:rFonts w:eastAsia="Times New Roman"/>
            </w:rPr>
          </w:pPr>
          <w:del w:id="1237" w:author="Martin Novák" w:date="2023-03-20T17:48:00Z">
            <w:r w:rsidDel="00DE5A44">
              <w:rPr>
                <w:rFonts w:eastAsia="Times New Roman"/>
              </w:rPr>
              <w:delText xml:space="preserve">[25] </w:delText>
            </w:r>
            <w:r w:rsidDel="00DE5A44">
              <w:rPr>
                <w:rFonts w:eastAsia="Times New Roman"/>
              </w:rPr>
              <w:tab/>
              <w:delText xml:space="preserve">ORACLE. </w:delText>
            </w:r>
            <w:r w:rsidDel="00DE5A44">
              <w:rPr>
                <w:rFonts w:eastAsia="Times New Roman"/>
                <w:i/>
                <w:iCs/>
              </w:rPr>
              <w:delText>Java SE 6 HotSpot[tm] Virtual Machine Garbage Collection Tuning</w:delText>
            </w:r>
            <w:r w:rsidDel="00DE5A44">
              <w:rPr>
                <w:rFonts w:eastAsia="Times New Roman"/>
              </w:rPr>
              <w:delText xml:space="preserve"> [online]. [vid. 2021-07-22]. Dostupné z: https://www.oracle.com/java/technologies/javase/gc-tuning-6.html</w:delText>
            </w:r>
          </w:del>
        </w:p>
        <w:p w14:paraId="69196588" w14:textId="44A69419" w:rsidR="00016564" w:rsidDel="00DE5A44" w:rsidRDefault="00016564">
          <w:pPr>
            <w:autoSpaceDE w:val="0"/>
            <w:autoSpaceDN w:val="0"/>
            <w:ind w:hanging="640"/>
            <w:divId w:val="2039426398"/>
            <w:rPr>
              <w:del w:id="1238" w:author="Martin Novák" w:date="2023-03-20T17:48:00Z"/>
              <w:rFonts w:eastAsia="Times New Roman"/>
            </w:rPr>
          </w:pPr>
          <w:del w:id="1239" w:author="Martin Novák" w:date="2023-03-20T17:48:00Z">
            <w:r w:rsidDel="00DE5A44">
              <w:rPr>
                <w:rFonts w:eastAsia="Times New Roman"/>
              </w:rPr>
              <w:delText xml:space="preserve">[26] </w:delText>
            </w:r>
            <w:r w:rsidDel="00DE5A44">
              <w:rPr>
                <w:rFonts w:eastAsia="Times New Roman"/>
              </w:rPr>
              <w:tab/>
              <w:delText xml:space="preserve">DOCS.ORACLE.COM. </w:delText>
            </w:r>
            <w:r w:rsidDel="00DE5A44">
              <w:rPr>
                <w:rFonts w:eastAsia="Times New Roman"/>
                <w:i/>
                <w:iCs/>
              </w:rPr>
              <w:delText>java.awt (Java Platform SE 7 )</w:delText>
            </w:r>
            <w:r w:rsidDel="00DE5A44">
              <w:rPr>
                <w:rFonts w:eastAsia="Times New Roman"/>
              </w:rPr>
              <w:delText xml:space="preserve"> [online]. [vid. 2021-07-26]. Dostupné z: https://docs.oracle.com/javase/7/docs/api/java/awt/package-summary.html</w:delText>
            </w:r>
          </w:del>
        </w:p>
        <w:p w14:paraId="0E590D72" w14:textId="7DAE2816" w:rsidR="00016564" w:rsidDel="00DE5A44" w:rsidRDefault="00016564">
          <w:pPr>
            <w:autoSpaceDE w:val="0"/>
            <w:autoSpaceDN w:val="0"/>
            <w:ind w:hanging="640"/>
            <w:divId w:val="193275268"/>
            <w:rPr>
              <w:del w:id="1240" w:author="Martin Novák" w:date="2023-03-20T17:48:00Z"/>
              <w:rFonts w:eastAsia="Times New Roman"/>
            </w:rPr>
          </w:pPr>
          <w:del w:id="1241" w:author="Martin Novák" w:date="2023-03-20T17:48:00Z">
            <w:r w:rsidDel="00DE5A44">
              <w:rPr>
                <w:rFonts w:eastAsia="Times New Roman"/>
              </w:rPr>
              <w:delText xml:space="preserve">[27] </w:delText>
            </w:r>
            <w:r w:rsidDel="00DE5A44">
              <w:rPr>
                <w:rFonts w:eastAsia="Times New Roman"/>
              </w:rPr>
              <w:tab/>
              <w:delText xml:space="preserve">DOCS.ORACLE.COM. </w:delText>
            </w:r>
            <w:r w:rsidDel="00DE5A44">
              <w:rPr>
                <w:rFonts w:eastAsia="Times New Roman"/>
                <w:i/>
                <w:iCs/>
              </w:rPr>
              <w:delText>javax.swing (Java Platform SE 7 )</w:delText>
            </w:r>
            <w:r w:rsidDel="00DE5A44">
              <w:rPr>
                <w:rFonts w:eastAsia="Times New Roman"/>
              </w:rPr>
              <w:delText xml:space="preserve"> [online]. [vid. 2021-07-26]. Dostupné z: https://docs.oracle.com/javase/7/docs/api/javax/swing/package-summary.html</w:delText>
            </w:r>
          </w:del>
        </w:p>
        <w:p w14:paraId="09657C46" w14:textId="4F6EEAC4" w:rsidR="00016564" w:rsidDel="00DE5A44" w:rsidRDefault="00016564">
          <w:pPr>
            <w:autoSpaceDE w:val="0"/>
            <w:autoSpaceDN w:val="0"/>
            <w:ind w:hanging="640"/>
            <w:divId w:val="1032850671"/>
            <w:rPr>
              <w:del w:id="1242" w:author="Martin Novák" w:date="2023-03-20T17:48:00Z"/>
              <w:rFonts w:eastAsia="Times New Roman"/>
            </w:rPr>
          </w:pPr>
          <w:del w:id="1243" w:author="Martin Novák" w:date="2023-03-20T17:48:00Z">
            <w:r w:rsidDel="00DE5A44">
              <w:rPr>
                <w:rFonts w:eastAsia="Times New Roman"/>
              </w:rPr>
              <w:delText xml:space="preserve">[28] </w:delText>
            </w:r>
            <w:r w:rsidDel="00DE5A44">
              <w:rPr>
                <w:rFonts w:eastAsia="Times New Roman"/>
              </w:rPr>
              <w:tab/>
              <w:delText xml:space="preserve">ITNETWORK.CZ. </w:delText>
            </w:r>
            <w:r w:rsidDel="00DE5A44">
              <w:rPr>
                <w:rFonts w:eastAsia="Times New Roman"/>
                <w:i/>
                <w:iCs/>
              </w:rPr>
              <w:delText>Lekce 3 - Seznam (List) pomocí pole v Javě</w:delText>
            </w:r>
            <w:r w:rsidDel="00DE5A44">
              <w:rPr>
                <w:rFonts w:eastAsia="Times New Roman"/>
              </w:rPr>
              <w:delText xml:space="preserve"> [online]. [vid. 2021-07-22]. Dostupné z: https://www.itnetwork.cz/java/kolekce-a-proudy/java-tutorial-seznamy-kolekce-list</w:delText>
            </w:r>
          </w:del>
        </w:p>
        <w:p w14:paraId="155D4334" w14:textId="113F2C36" w:rsidR="00016564" w:rsidDel="00DE5A44" w:rsidRDefault="00016564">
          <w:pPr>
            <w:autoSpaceDE w:val="0"/>
            <w:autoSpaceDN w:val="0"/>
            <w:ind w:hanging="640"/>
            <w:divId w:val="781613268"/>
            <w:rPr>
              <w:del w:id="1244" w:author="Martin Novák" w:date="2023-03-20T17:48:00Z"/>
              <w:rFonts w:eastAsia="Times New Roman"/>
            </w:rPr>
          </w:pPr>
          <w:del w:id="1245" w:author="Martin Novák" w:date="2023-03-20T17:48:00Z">
            <w:r w:rsidDel="00DE5A44">
              <w:rPr>
                <w:rFonts w:eastAsia="Times New Roman"/>
              </w:rPr>
              <w:delText xml:space="preserve">[29] </w:delText>
            </w:r>
            <w:r w:rsidDel="00DE5A44">
              <w:rPr>
                <w:rFonts w:eastAsia="Times New Roman"/>
              </w:rPr>
              <w:tab/>
              <w:delText xml:space="preserve">DOCS.MICROSOFT.COM. </w:delText>
            </w:r>
            <w:r w:rsidDel="00DE5A44">
              <w:rPr>
                <w:rFonts w:eastAsia="Times New Roman"/>
                <w:i/>
                <w:iCs/>
              </w:rPr>
              <w:delText>A Tour of C# - C# Guide | Microsoft Docs</w:delText>
            </w:r>
            <w:r w:rsidDel="00DE5A44">
              <w:rPr>
                <w:rFonts w:eastAsia="Times New Roman"/>
              </w:rPr>
              <w:delText xml:space="preserve"> [online]. [vid. 2021-07-23]. Dostupné z: https://docs.microsoft.com/en-us/dotnet/csharp/tour-of-csharp/</w:delText>
            </w:r>
          </w:del>
        </w:p>
        <w:p w14:paraId="35E7D717" w14:textId="68B28ADD" w:rsidR="00016564" w:rsidDel="00DE5A44" w:rsidRDefault="00016564">
          <w:pPr>
            <w:autoSpaceDE w:val="0"/>
            <w:autoSpaceDN w:val="0"/>
            <w:ind w:hanging="640"/>
            <w:divId w:val="297493951"/>
            <w:rPr>
              <w:del w:id="1246" w:author="Martin Novák" w:date="2023-03-20T17:48:00Z"/>
              <w:rFonts w:eastAsia="Times New Roman"/>
            </w:rPr>
          </w:pPr>
          <w:del w:id="1247" w:author="Martin Novák" w:date="2023-03-20T17:48:00Z">
            <w:r w:rsidDel="00DE5A44">
              <w:rPr>
                <w:rFonts w:eastAsia="Times New Roman"/>
              </w:rPr>
              <w:delText>[30] .</w:delText>
            </w:r>
            <w:r w:rsidDel="00DE5A44">
              <w:rPr>
                <w:rFonts w:eastAsia="Times New Roman"/>
              </w:rPr>
              <w:tab/>
            </w:r>
            <w:r w:rsidDel="00DE5A44">
              <w:rPr>
                <w:rFonts w:eastAsia="Times New Roman"/>
                <w:i/>
                <w:iCs/>
              </w:rPr>
              <w:delText>NET (and .NET Core) - introduction and overview | Microsoft Learn</w:delText>
            </w:r>
            <w:r w:rsidDel="00DE5A44">
              <w:rPr>
                <w:rFonts w:eastAsia="Times New Roman"/>
              </w:rPr>
              <w:delText xml:space="preserve"> [online]. [vid. 2023-02-05]. Dostupné z: https://learn.microsoft.com/en-us/dotnet/core/introduction</w:delText>
            </w:r>
          </w:del>
        </w:p>
        <w:p w14:paraId="1A3365D9" w14:textId="652D1ED9" w:rsidR="00016564" w:rsidDel="00DE5A44" w:rsidRDefault="00016564">
          <w:pPr>
            <w:autoSpaceDE w:val="0"/>
            <w:autoSpaceDN w:val="0"/>
            <w:ind w:hanging="640"/>
            <w:divId w:val="2127312578"/>
            <w:rPr>
              <w:del w:id="1248" w:author="Martin Novák" w:date="2023-03-20T17:48:00Z"/>
              <w:rFonts w:eastAsia="Times New Roman"/>
            </w:rPr>
          </w:pPr>
          <w:del w:id="1249" w:author="Martin Novák" w:date="2023-03-20T17:48:00Z">
            <w:r w:rsidDel="00DE5A44">
              <w:rPr>
                <w:rFonts w:eastAsia="Times New Roman"/>
              </w:rPr>
              <w:delText xml:space="preserve">[31] </w:delText>
            </w:r>
            <w:r w:rsidDel="00DE5A44">
              <w:rPr>
                <w:rFonts w:eastAsia="Times New Roman"/>
              </w:rPr>
              <w:tab/>
            </w:r>
            <w:r w:rsidDel="00DE5A44">
              <w:rPr>
                <w:rFonts w:eastAsia="Times New Roman"/>
                <w:i/>
                <w:iCs/>
              </w:rPr>
              <w:delText>ReadyToRun deployment overview - .NET | Microsoft Learn</w:delText>
            </w:r>
            <w:r w:rsidDel="00DE5A44">
              <w:rPr>
                <w:rFonts w:eastAsia="Times New Roman"/>
              </w:rPr>
              <w:delText xml:space="preserve"> [online]. [vid. 2023-02-07]. Dostupné z: https://learn.microsoft.com/en-us/dotnet/core/deploying/ready-to-run</w:delText>
            </w:r>
          </w:del>
        </w:p>
        <w:p w14:paraId="40D6FD2A" w14:textId="30392A2C" w:rsidR="00016564" w:rsidDel="00DE5A44" w:rsidRDefault="00016564">
          <w:pPr>
            <w:autoSpaceDE w:val="0"/>
            <w:autoSpaceDN w:val="0"/>
            <w:ind w:hanging="640"/>
            <w:divId w:val="1533347894"/>
            <w:rPr>
              <w:del w:id="1250" w:author="Martin Novák" w:date="2023-03-20T17:48:00Z"/>
              <w:rFonts w:eastAsia="Times New Roman"/>
            </w:rPr>
          </w:pPr>
          <w:del w:id="1251" w:author="Martin Novák" w:date="2023-03-20T17:48:00Z">
            <w:r w:rsidDel="00DE5A44">
              <w:rPr>
                <w:rFonts w:eastAsia="Times New Roman"/>
              </w:rPr>
              <w:delText xml:space="preserve">[32] </w:delText>
            </w:r>
            <w:r w:rsidDel="00DE5A44">
              <w:rPr>
                <w:rFonts w:eastAsia="Times New Roman"/>
              </w:rPr>
              <w:tab/>
              <w:delText>RICHARD LANDER. Conversation about crossgen2 - .NET Blog. .</w:delText>
            </w:r>
            <w:r w:rsidDel="00DE5A44">
              <w:rPr>
                <w:rFonts w:eastAsia="Times New Roman"/>
                <w:i/>
                <w:iCs/>
              </w:rPr>
              <w:delText>NET Blog</w:delText>
            </w:r>
            <w:r w:rsidDel="00DE5A44">
              <w:rPr>
                <w:rFonts w:eastAsia="Times New Roman"/>
              </w:rPr>
              <w:delText xml:space="preserve"> [online]. 2021 [vid. 2023-02-07]. Dostupné z: https://devblogs.microsoft.com/dotnet/conversation-about-crossgen2/</w:delText>
            </w:r>
          </w:del>
        </w:p>
        <w:p w14:paraId="12BB0B1A" w14:textId="778AF5C1" w:rsidR="00016564" w:rsidDel="00DE5A44" w:rsidRDefault="00016564">
          <w:pPr>
            <w:autoSpaceDE w:val="0"/>
            <w:autoSpaceDN w:val="0"/>
            <w:ind w:hanging="640"/>
            <w:divId w:val="89855139"/>
            <w:rPr>
              <w:del w:id="1252" w:author="Martin Novák" w:date="2023-03-20T17:48:00Z"/>
              <w:rFonts w:eastAsia="Times New Roman"/>
            </w:rPr>
          </w:pPr>
          <w:del w:id="1253" w:author="Martin Novák" w:date="2023-03-20T17:48:00Z">
            <w:r w:rsidDel="00DE5A44">
              <w:rPr>
                <w:rFonts w:eastAsia="Times New Roman"/>
              </w:rPr>
              <w:delText xml:space="preserve">[33] </w:delText>
            </w:r>
            <w:r w:rsidDel="00DE5A44">
              <w:rPr>
                <w:rFonts w:eastAsia="Times New Roman"/>
              </w:rPr>
              <w:tab/>
              <w:delText xml:space="preserve">DOCS.MICROSOFT.COM. </w:delText>
            </w:r>
            <w:r w:rsidDel="00DE5A44">
              <w:rPr>
                <w:rFonts w:eastAsia="Times New Roman"/>
                <w:i/>
                <w:iCs/>
              </w:rPr>
              <w:delText>Ngen.exe (Native Image Generator) | Microsoft Docs</w:delText>
            </w:r>
            <w:r w:rsidDel="00DE5A44">
              <w:rPr>
                <w:rFonts w:eastAsia="Times New Roman"/>
              </w:rPr>
              <w:delText xml:space="preserve"> [online]. [vid. 2021-08-06]. Dostupné z: https://docs.microsoft.com/en-us/dotnet/framework/tools/ngen-exe-native-image-generator</w:delText>
            </w:r>
          </w:del>
        </w:p>
        <w:p w14:paraId="2CA5ABEE" w14:textId="39E44C6F" w:rsidR="00016564" w:rsidDel="00DE5A44" w:rsidRDefault="00016564">
          <w:pPr>
            <w:autoSpaceDE w:val="0"/>
            <w:autoSpaceDN w:val="0"/>
            <w:ind w:hanging="640"/>
            <w:divId w:val="1050806086"/>
            <w:rPr>
              <w:del w:id="1254" w:author="Martin Novák" w:date="2023-03-20T17:48:00Z"/>
              <w:rFonts w:eastAsia="Times New Roman"/>
            </w:rPr>
          </w:pPr>
          <w:del w:id="1255" w:author="Martin Novák" w:date="2023-03-20T17:48:00Z">
            <w:r w:rsidDel="00DE5A44">
              <w:rPr>
                <w:rFonts w:eastAsia="Times New Roman"/>
              </w:rPr>
              <w:delText xml:space="preserve">[34] </w:delText>
            </w:r>
            <w:r w:rsidDel="00DE5A44">
              <w:rPr>
                <w:rFonts w:eastAsia="Times New Roman"/>
              </w:rPr>
              <w:tab/>
              <w:delText>MICROSOFT. .</w:delText>
            </w:r>
            <w:r w:rsidDel="00DE5A44">
              <w:rPr>
                <w:rFonts w:eastAsia="Times New Roman"/>
                <w:i/>
                <w:iCs/>
              </w:rPr>
              <w:delText>NET Glossary | Microsoft Learn</w:delText>
            </w:r>
            <w:r w:rsidDel="00DE5A44">
              <w:rPr>
                <w:rFonts w:eastAsia="Times New Roman"/>
              </w:rPr>
              <w:delText xml:space="preserve"> [online]. [vid. 2023-01-29]. Dostupné z: https://learn.microsoft.com/en-us/dotnet/standard/glossary#implementation-of-net</w:delText>
            </w:r>
          </w:del>
        </w:p>
        <w:p w14:paraId="6AC187E0" w14:textId="71A1BA24" w:rsidR="00016564" w:rsidDel="00DE5A44" w:rsidRDefault="00016564">
          <w:pPr>
            <w:autoSpaceDE w:val="0"/>
            <w:autoSpaceDN w:val="0"/>
            <w:ind w:hanging="640"/>
            <w:divId w:val="547035094"/>
            <w:rPr>
              <w:del w:id="1256" w:author="Martin Novák" w:date="2023-03-20T17:48:00Z"/>
              <w:rFonts w:eastAsia="Times New Roman"/>
            </w:rPr>
          </w:pPr>
          <w:del w:id="1257" w:author="Martin Novák" w:date="2023-03-20T17:48:00Z">
            <w:r w:rsidDel="00DE5A44">
              <w:rPr>
                <w:rFonts w:eastAsia="Times New Roman"/>
              </w:rPr>
              <w:delText xml:space="preserve">[35] </w:delText>
            </w:r>
            <w:r w:rsidDel="00DE5A44">
              <w:rPr>
                <w:rFonts w:eastAsia="Times New Roman"/>
              </w:rPr>
              <w:tab/>
              <w:delText>DOCS.MICROSOFT.COM. .</w:delText>
            </w:r>
            <w:r w:rsidDel="00DE5A44">
              <w:rPr>
                <w:rFonts w:eastAsia="Times New Roman"/>
                <w:i/>
                <w:iCs/>
              </w:rPr>
              <w:delText>NET Framework versions and dependencies</w:delText>
            </w:r>
            <w:r w:rsidDel="00DE5A44">
              <w:rPr>
                <w:rFonts w:eastAsia="Times New Roman"/>
              </w:rPr>
              <w:delText xml:space="preserve"> [online]. [vid. 2021-06-05]. Dostupné z: https://docs.microsoft.com/en-us/dotnet/framework/migration-guide/versions-and-dependencies?redirectedfrom=MSDN#net-framework-30</w:delText>
            </w:r>
          </w:del>
        </w:p>
        <w:p w14:paraId="1D8681FB" w14:textId="1F536316" w:rsidR="00016564" w:rsidDel="00DE5A44" w:rsidRDefault="00016564">
          <w:pPr>
            <w:autoSpaceDE w:val="0"/>
            <w:autoSpaceDN w:val="0"/>
            <w:ind w:hanging="640"/>
            <w:divId w:val="223637136"/>
            <w:rPr>
              <w:del w:id="1258" w:author="Martin Novák" w:date="2023-03-20T17:48:00Z"/>
              <w:rFonts w:eastAsia="Times New Roman"/>
            </w:rPr>
          </w:pPr>
          <w:del w:id="1259" w:author="Martin Novák" w:date="2023-03-20T17:48:00Z">
            <w:r w:rsidDel="00DE5A44">
              <w:rPr>
                <w:rFonts w:eastAsia="Times New Roman"/>
              </w:rPr>
              <w:delText xml:space="preserve">[36] </w:delText>
            </w:r>
            <w:r w:rsidDel="00DE5A44">
              <w:rPr>
                <w:rFonts w:eastAsia="Times New Roman"/>
              </w:rPr>
              <w:tab/>
              <w:delText xml:space="preserve">DOCS.MICROSOFT.COM. </w:delText>
            </w:r>
            <w:r w:rsidDel="00DE5A44">
              <w:rPr>
                <w:rFonts w:eastAsia="Times New Roman"/>
                <w:i/>
                <w:iCs/>
              </w:rPr>
              <w:delText>What is .NET MAUI? - .NET MAUI | Microsoft Docs</w:delText>
            </w:r>
            <w:r w:rsidDel="00DE5A44">
              <w:rPr>
                <w:rFonts w:eastAsia="Times New Roman"/>
              </w:rPr>
              <w:delText xml:space="preserve"> [online]. [vid. 2021-09-23]. Dostupné z: https://docs.microsoft.com/cs-cz/dotnet/maui/what-is-maui</w:delText>
            </w:r>
          </w:del>
        </w:p>
        <w:p w14:paraId="4C353959" w14:textId="22E89F0C" w:rsidR="00016564" w:rsidDel="00DE5A44" w:rsidRDefault="00016564">
          <w:pPr>
            <w:autoSpaceDE w:val="0"/>
            <w:autoSpaceDN w:val="0"/>
            <w:ind w:hanging="640"/>
            <w:divId w:val="754087411"/>
            <w:rPr>
              <w:del w:id="1260" w:author="Martin Novák" w:date="2023-03-20T17:48:00Z"/>
              <w:rFonts w:eastAsia="Times New Roman"/>
            </w:rPr>
          </w:pPr>
          <w:del w:id="1261" w:author="Martin Novák" w:date="2023-03-20T17:48:00Z">
            <w:r w:rsidDel="00DE5A44">
              <w:rPr>
                <w:rFonts w:eastAsia="Times New Roman"/>
              </w:rPr>
              <w:delText xml:space="preserve">[37] </w:delText>
            </w:r>
            <w:r w:rsidDel="00DE5A44">
              <w:rPr>
                <w:rFonts w:eastAsia="Times New Roman"/>
              </w:rPr>
              <w:tab/>
              <w:delText xml:space="preserve">DOCS.MICROSOFT.COM. </w:delText>
            </w:r>
            <w:r w:rsidDel="00DE5A44">
              <w:rPr>
                <w:rFonts w:eastAsia="Times New Roman"/>
                <w:i/>
                <w:iCs/>
              </w:rPr>
              <w:delText>Unsafe code, pointers to data, and function pointers | Microsoft Docs</w:delText>
            </w:r>
            <w:r w:rsidDel="00DE5A44">
              <w:rPr>
                <w:rFonts w:eastAsia="Times New Roman"/>
              </w:rPr>
              <w:delText xml:space="preserve"> [online]. [vid. 2021-07-23]. Dostupné z: https://docs.microsoft.com/en-us/dotnet/csharp/language-reference/unsafe-code</w:delText>
            </w:r>
          </w:del>
        </w:p>
        <w:p w14:paraId="30E5E9E5" w14:textId="4C783D10" w:rsidR="00016564" w:rsidDel="00DE5A44" w:rsidRDefault="00016564">
          <w:pPr>
            <w:autoSpaceDE w:val="0"/>
            <w:autoSpaceDN w:val="0"/>
            <w:ind w:hanging="640"/>
            <w:divId w:val="422915652"/>
            <w:rPr>
              <w:del w:id="1262" w:author="Martin Novák" w:date="2023-03-20T17:48:00Z"/>
              <w:rFonts w:eastAsia="Times New Roman"/>
            </w:rPr>
          </w:pPr>
          <w:del w:id="1263" w:author="Martin Novák" w:date="2023-03-20T17:48:00Z">
            <w:r w:rsidDel="00DE5A44">
              <w:rPr>
                <w:rFonts w:eastAsia="Times New Roman"/>
              </w:rPr>
              <w:delText xml:space="preserve">[38] </w:delText>
            </w:r>
            <w:r w:rsidDel="00DE5A44">
              <w:rPr>
                <w:rFonts w:eastAsia="Times New Roman"/>
              </w:rPr>
              <w:tab/>
            </w:r>
            <w:r w:rsidDel="00DE5A44">
              <w:rPr>
                <w:rFonts w:eastAsia="Times New Roman"/>
                <w:i/>
                <w:iCs/>
              </w:rPr>
              <w:delText>VisualMicro - Arduino IDE For Visual Studio</w:delText>
            </w:r>
            <w:r w:rsidDel="00DE5A44">
              <w:rPr>
                <w:rFonts w:eastAsia="Times New Roman"/>
              </w:rPr>
              <w:delText xml:space="preserve"> [online]. [vid. 2021-07-23]. Dostupné z: https://www.visualmicro.com/#</w:delText>
            </w:r>
          </w:del>
        </w:p>
        <w:p w14:paraId="7F4AB281" w14:textId="578D8DD5" w:rsidR="00016564" w:rsidDel="00DE5A44" w:rsidRDefault="00016564">
          <w:pPr>
            <w:autoSpaceDE w:val="0"/>
            <w:autoSpaceDN w:val="0"/>
            <w:ind w:hanging="640"/>
            <w:divId w:val="1964076663"/>
            <w:rPr>
              <w:del w:id="1264" w:author="Martin Novák" w:date="2023-03-20T17:48:00Z"/>
              <w:rFonts w:eastAsia="Times New Roman"/>
            </w:rPr>
          </w:pPr>
          <w:del w:id="1265" w:author="Martin Novák" w:date="2023-03-20T17:48:00Z">
            <w:r w:rsidDel="00DE5A44">
              <w:rPr>
                <w:rFonts w:eastAsia="Times New Roman"/>
              </w:rPr>
              <w:delText>[39] .</w:delText>
            </w:r>
            <w:r w:rsidDel="00DE5A44">
              <w:rPr>
                <w:rFonts w:eastAsia="Times New Roman"/>
              </w:rPr>
              <w:tab/>
            </w:r>
            <w:r w:rsidDel="00DE5A44">
              <w:rPr>
                <w:rFonts w:eastAsia="Times New Roman"/>
                <w:i/>
                <w:iCs/>
              </w:rPr>
              <w:delText>NET nanoFramework VS2019 Extension - Visual Studio Marketplace</w:delText>
            </w:r>
            <w:r w:rsidDel="00DE5A44">
              <w:rPr>
                <w:rFonts w:eastAsia="Times New Roman"/>
              </w:rPr>
              <w:delText xml:space="preserve"> [online]. [vid. 2021-07-23]. Dostupné z: https://marketplace.visualstudio.com/items?itemName=nanoframework.nanoFramework-VS2019-Extension</w:delText>
            </w:r>
          </w:del>
        </w:p>
        <w:p w14:paraId="6FAF0788" w14:textId="35322C80" w:rsidR="00016564" w:rsidDel="00DE5A44" w:rsidRDefault="00016564">
          <w:pPr>
            <w:autoSpaceDE w:val="0"/>
            <w:autoSpaceDN w:val="0"/>
            <w:ind w:hanging="640"/>
            <w:divId w:val="2108846453"/>
            <w:rPr>
              <w:del w:id="1266" w:author="Martin Novák" w:date="2023-03-20T17:48:00Z"/>
              <w:rFonts w:eastAsia="Times New Roman"/>
            </w:rPr>
          </w:pPr>
          <w:del w:id="1267" w:author="Martin Novák" w:date="2023-03-20T17:48:00Z">
            <w:r w:rsidDel="00DE5A44">
              <w:rPr>
                <w:rFonts w:eastAsia="Times New Roman"/>
              </w:rPr>
              <w:delText xml:space="preserve">[40] </w:delText>
            </w:r>
            <w:r w:rsidDel="00DE5A44">
              <w:rPr>
                <w:rFonts w:eastAsia="Times New Roman"/>
              </w:rPr>
              <w:tab/>
            </w:r>
            <w:r w:rsidDel="00DE5A44">
              <w:rPr>
                <w:rFonts w:eastAsia="Times New Roman"/>
                <w:i/>
                <w:iCs/>
              </w:rPr>
              <w:delText>C# | Method Overloading - GeeksforGeeks</w:delText>
            </w:r>
            <w:r w:rsidDel="00DE5A44">
              <w:rPr>
                <w:rFonts w:eastAsia="Times New Roman"/>
              </w:rPr>
              <w:delText xml:space="preserve"> [online]. [vid. 2021-07-23]. Dostupné z: https://www.geeksforgeeks.org/c-sharp-method-overloading/</w:delText>
            </w:r>
          </w:del>
        </w:p>
        <w:p w14:paraId="28C0D23C" w14:textId="23DCAC24" w:rsidR="00016564" w:rsidDel="00DE5A44" w:rsidRDefault="00016564">
          <w:pPr>
            <w:autoSpaceDE w:val="0"/>
            <w:autoSpaceDN w:val="0"/>
            <w:ind w:hanging="640"/>
            <w:divId w:val="1351562957"/>
            <w:rPr>
              <w:del w:id="1268" w:author="Martin Novák" w:date="2023-03-20T17:48:00Z"/>
              <w:rFonts w:eastAsia="Times New Roman"/>
            </w:rPr>
          </w:pPr>
          <w:del w:id="1269" w:author="Martin Novák" w:date="2023-03-20T17:48:00Z">
            <w:r w:rsidDel="00DE5A44">
              <w:rPr>
                <w:rFonts w:eastAsia="Times New Roman"/>
              </w:rPr>
              <w:delText xml:space="preserve">[41] </w:delText>
            </w:r>
            <w:r w:rsidDel="00DE5A44">
              <w:rPr>
                <w:rFonts w:eastAsia="Times New Roman"/>
              </w:rPr>
              <w:tab/>
              <w:delText xml:space="preserve">DOCS.MICROSOFT.COM. </w:delText>
            </w:r>
            <w:r w:rsidDel="00DE5A44">
              <w:rPr>
                <w:rFonts w:eastAsia="Times New Roman"/>
                <w:i/>
                <w:iCs/>
              </w:rPr>
              <w:delText>Fundamentals of garbage collection | Microsoft Docs</w:delText>
            </w:r>
            <w:r w:rsidDel="00DE5A44">
              <w:rPr>
                <w:rFonts w:eastAsia="Times New Roman"/>
              </w:rPr>
              <w:delText xml:space="preserve"> [online]. [vid. 2021-07-23]. Dostupné z: https://docs.microsoft.com/en-us/dotnet/standard/garbage-collection/fundamentals</w:delText>
            </w:r>
          </w:del>
        </w:p>
        <w:p w14:paraId="084E1BF2" w14:textId="702C784E" w:rsidR="00016564" w:rsidDel="00DE5A44" w:rsidRDefault="00016564">
          <w:pPr>
            <w:autoSpaceDE w:val="0"/>
            <w:autoSpaceDN w:val="0"/>
            <w:ind w:hanging="640"/>
            <w:divId w:val="1867715005"/>
            <w:rPr>
              <w:del w:id="1270" w:author="Martin Novák" w:date="2023-03-20T17:48:00Z"/>
              <w:rFonts w:eastAsia="Times New Roman"/>
            </w:rPr>
          </w:pPr>
          <w:del w:id="1271" w:author="Martin Novák" w:date="2023-03-20T17:48:00Z">
            <w:r w:rsidDel="00DE5A44">
              <w:rPr>
                <w:rFonts w:eastAsia="Times New Roman"/>
              </w:rPr>
              <w:delText xml:space="preserve">[42] </w:delText>
            </w:r>
            <w:r w:rsidDel="00DE5A44">
              <w:rPr>
                <w:rFonts w:eastAsia="Times New Roman"/>
              </w:rPr>
              <w:tab/>
              <w:delText>DOCS.MICROSOFT.COM. .</w:delText>
            </w:r>
            <w:r w:rsidDel="00DE5A44">
              <w:rPr>
                <w:rFonts w:eastAsia="Times New Roman"/>
                <w:i/>
                <w:iCs/>
              </w:rPr>
              <w:delText>NET garbage collection | Microsoft Docs</w:delText>
            </w:r>
            <w:r w:rsidDel="00DE5A44">
              <w:rPr>
                <w:rFonts w:eastAsia="Times New Roman"/>
              </w:rPr>
              <w:delText xml:space="preserve"> [online]. [vid. 2021-07-23]. Dostupné z: https://docs.microsoft.com/en-us/dotnet/standard/garbage-collection/</w:delText>
            </w:r>
          </w:del>
        </w:p>
        <w:p w14:paraId="3792C5B7" w14:textId="51FCA99D" w:rsidR="00016564" w:rsidDel="00DE5A44" w:rsidRDefault="00016564">
          <w:pPr>
            <w:autoSpaceDE w:val="0"/>
            <w:autoSpaceDN w:val="0"/>
            <w:ind w:hanging="640"/>
            <w:divId w:val="386729077"/>
            <w:rPr>
              <w:del w:id="1272" w:author="Martin Novák" w:date="2023-03-20T17:48:00Z"/>
              <w:rFonts w:eastAsia="Times New Roman"/>
            </w:rPr>
          </w:pPr>
          <w:del w:id="1273" w:author="Martin Novák" w:date="2023-03-20T17:48:00Z">
            <w:r w:rsidDel="00DE5A44">
              <w:rPr>
                <w:rFonts w:eastAsia="Times New Roman"/>
              </w:rPr>
              <w:delText xml:space="preserve">[43] </w:delText>
            </w:r>
            <w:r w:rsidDel="00DE5A44">
              <w:rPr>
                <w:rFonts w:eastAsia="Times New Roman"/>
              </w:rPr>
              <w:tab/>
              <w:delText xml:space="preserve">DOCS.MICROSOFT.COM. </w:delText>
            </w:r>
            <w:r w:rsidDel="00DE5A44">
              <w:rPr>
                <w:rFonts w:eastAsia="Times New Roman"/>
                <w:i/>
                <w:iCs/>
              </w:rPr>
              <w:delText>MulticastDelegate Class (System) | Microsoft Docs</w:delText>
            </w:r>
            <w:r w:rsidDel="00DE5A44">
              <w:rPr>
                <w:rFonts w:eastAsia="Times New Roman"/>
              </w:rPr>
              <w:delText xml:space="preserve"> [online]. [vid. 2021-07-25]. Dostupné z: https://docs.microsoft.com/en-us/dotnet/api/system.multicastdelegate?view=net-5.0#code-try-3</w:delText>
            </w:r>
          </w:del>
        </w:p>
        <w:p w14:paraId="14B7DD2B" w14:textId="51B6D5EE" w:rsidR="00016564" w:rsidDel="00DE5A44" w:rsidRDefault="00016564">
          <w:pPr>
            <w:autoSpaceDE w:val="0"/>
            <w:autoSpaceDN w:val="0"/>
            <w:ind w:hanging="640"/>
            <w:divId w:val="1979527397"/>
            <w:rPr>
              <w:del w:id="1274" w:author="Martin Novák" w:date="2023-03-20T17:48:00Z"/>
              <w:rFonts w:eastAsia="Times New Roman"/>
            </w:rPr>
          </w:pPr>
          <w:del w:id="1275" w:author="Martin Novák" w:date="2023-03-20T17:48:00Z">
            <w:r w:rsidDel="00DE5A44">
              <w:rPr>
                <w:rFonts w:eastAsia="Times New Roman"/>
              </w:rPr>
              <w:delText xml:space="preserve">[44] </w:delText>
            </w:r>
            <w:r w:rsidDel="00DE5A44">
              <w:rPr>
                <w:rFonts w:eastAsia="Times New Roman"/>
              </w:rPr>
              <w:tab/>
              <w:delText xml:space="preserve">ŽIVĚ.CZ. </w:delText>
            </w:r>
            <w:r w:rsidDel="00DE5A44">
              <w:rPr>
                <w:rFonts w:eastAsia="Times New Roman"/>
                <w:i/>
                <w:iCs/>
              </w:rPr>
              <w:delText>Poznáváme C# a Microsoft.NET 15. díl – delegáty – Živě.cz</w:delText>
            </w:r>
            <w:r w:rsidDel="00DE5A44">
              <w:rPr>
                <w:rFonts w:eastAsia="Times New Roman"/>
              </w:rPr>
              <w:delText xml:space="preserve"> [online]. [vid. 2021-07-25]. Dostupné z: https://www.zive.cz/clanky/poznavame-c-a-microsoftnet-15-dil--delegaty/sc-3-a-123479/default.aspx</w:delText>
            </w:r>
          </w:del>
        </w:p>
        <w:p w14:paraId="6CAC6C5F" w14:textId="6FE4FC62" w:rsidR="00016564" w:rsidDel="00DE5A44" w:rsidRDefault="00016564">
          <w:pPr>
            <w:autoSpaceDE w:val="0"/>
            <w:autoSpaceDN w:val="0"/>
            <w:ind w:hanging="640"/>
            <w:divId w:val="1167210247"/>
            <w:rPr>
              <w:del w:id="1276" w:author="Martin Novák" w:date="2023-03-20T17:48:00Z"/>
              <w:rFonts w:eastAsia="Times New Roman"/>
            </w:rPr>
          </w:pPr>
          <w:del w:id="1277" w:author="Martin Novák" w:date="2023-03-20T17:48:00Z">
            <w:r w:rsidDel="00DE5A44">
              <w:rPr>
                <w:rFonts w:eastAsia="Times New Roman"/>
              </w:rPr>
              <w:delText xml:space="preserve">[45] </w:delText>
            </w:r>
            <w:r w:rsidDel="00DE5A44">
              <w:rPr>
                <w:rFonts w:eastAsia="Times New Roman"/>
              </w:rPr>
              <w:tab/>
              <w:delText xml:space="preserve">DOCS.MICROSOFT.COM. </w:delText>
            </w:r>
            <w:r w:rsidDel="00DE5A44">
              <w:rPr>
                <w:rFonts w:eastAsia="Times New Roman"/>
                <w:i/>
                <w:iCs/>
              </w:rPr>
              <w:delText>Delegates - C# Programming Guide | Microsoft Docs</w:delText>
            </w:r>
            <w:r w:rsidDel="00DE5A44">
              <w:rPr>
                <w:rFonts w:eastAsia="Times New Roman"/>
              </w:rPr>
              <w:delText xml:space="preserve"> [online]. [vid. 2021-07-25]. Dostupné z: https://docs.microsoft.com/en-us/dotnet/csharp/programming-guide/delegates/</w:delText>
            </w:r>
          </w:del>
        </w:p>
        <w:p w14:paraId="2DC669BB" w14:textId="2279D694" w:rsidR="00016564" w:rsidDel="00DE5A44" w:rsidRDefault="00016564">
          <w:pPr>
            <w:autoSpaceDE w:val="0"/>
            <w:autoSpaceDN w:val="0"/>
            <w:ind w:hanging="640"/>
            <w:divId w:val="839588676"/>
            <w:rPr>
              <w:del w:id="1278" w:author="Martin Novák" w:date="2023-03-20T17:48:00Z"/>
              <w:rFonts w:eastAsia="Times New Roman"/>
            </w:rPr>
          </w:pPr>
          <w:del w:id="1279" w:author="Martin Novák" w:date="2023-03-20T17:48:00Z">
            <w:r w:rsidDel="00DE5A44">
              <w:rPr>
                <w:rFonts w:eastAsia="Times New Roman"/>
              </w:rPr>
              <w:delText xml:space="preserve">[46] </w:delText>
            </w:r>
            <w:r w:rsidDel="00DE5A44">
              <w:rPr>
                <w:rFonts w:eastAsia="Times New Roman"/>
              </w:rPr>
              <w:tab/>
              <w:delText xml:space="preserve">DOCS.MICROSOFT.COM. </w:delText>
            </w:r>
            <w:r w:rsidDel="00DE5A44">
              <w:rPr>
                <w:rFonts w:eastAsia="Times New Roman"/>
                <w:i/>
                <w:iCs/>
              </w:rPr>
              <w:delText>Handling and Raising Events | Microsoft Docs</w:delText>
            </w:r>
            <w:r w:rsidDel="00DE5A44">
              <w:rPr>
                <w:rFonts w:eastAsia="Times New Roman"/>
              </w:rPr>
              <w:delText xml:space="preserve"> [online]. [vid. 2021-07-25]. Dostupné z: https://docs.microsoft.com/en-us/dotnet/standard/events/</w:delText>
            </w:r>
          </w:del>
        </w:p>
        <w:p w14:paraId="2FD2F018" w14:textId="5EB83AF2" w:rsidR="00016564" w:rsidDel="00DE5A44" w:rsidRDefault="00016564">
          <w:pPr>
            <w:autoSpaceDE w:val="0"/>
            <w:autoSpaceDN w:val="0"/>
            <w:ind w:hanging="640"/>
            <w:divId w:val="372923777"/>
            <w:rPr>
              <w:del w:id="1280" w:author="Martin Novák" w:date="2023-03-20T17:48:00Z"/>
              <w:rFonts w:eastAsia="Times New Roman"/>
            </w:rPr>
          </w:pPr>
          <w:del w:id="1281" w:author="Martin Novák" w:date="2023-03-20T17:48:00Z">
            <w:r w:rsidDel="00DE5A44">
              <w:rPr>
                <w:rFonts w:eastAsia="Times New Roman"/>
              </w:rPr>
              <w:delText xml:space="preserve">[47] </w:delText>
            </w:r>
            <w:r w:rsidDel="00DE5A44">
              <w:rPr>
                <w:rFonts w:eastAsia="Times New Roman"/>
              </w:rPr>
              <w:tab/>
              <w:delText xml:space="preserve">DOCS.MICROSOFT.COM. </w:delText>
            </w:r>
            <w:r w:rsidDel="00DE5A44">
              <w:rPr>
                <w:rFonts w:eastAsia="Times New Roman"/>
                <w:i/>
                <w:iCs/>
              </w:rPr>
              <w:delText>EventHandler Delegate (System) | Microsoft Docs</w:delText>
            </w:r>
            <w:r w:rsidDel="00DE5A44">
              <w:rPr>
                <w:rFonts w:eastAsia="Times New Roman"/>
              </w:rPr>
              <w:delText xml:space="preserve"> [online]. [vid. 2021-07-25]. Dostupné z: https://docs.microsoft.com/en-us/dotnet/api/system.eventhandler?view=net-5.0</w:delText>
            </w:r>
          </w:del>
        </w:p>
        <w:p w14:paraId="4A51954C" w14:textId="15743185" w:rsidR="00016564" w:rsidDel="00DE5A44" w:rsidRDefault="00016564">
          <w:pPr>
            <w:autoSpaceDE w:val="0"/>
            <w:autoSpaceDN w:val="0"/>
            <w:ind w:hanging="640"/>
            <w:divId w:val="1385565529"/>
            <w:rPr>
              <w:del w:id="1282" w:author="Martin Novák" w:date="2023-03-20T17:48:00Z"/>
              <w:rFonts w:eastAsia="Times New Roman"/>
            </w:rPr>
          </w:pPr>
          <w:del w:id="1283" w:author="Martin Novák" w:date="2023-03-20T17:48:00Z">
            <w:r w:rsidDel="00DE5A44">
              <w:rPr>
                <w:rFonts w:eastAsia="Times New Roman"/>
              </w:rPr>
              <w:delText xml:space="preserve">[48] </w:delText>
            </w:r>
            <w:r w:rsidDel="00DE5A44">
              <w:rPr>
                <w:rFonts w:eastAsia="Times New Roman"/>
              </w:rPr>
              <w:tab/>
              <w:delText xml:space="preserve">DOCS.MICROSOFT.COM. </w:delText>
            </w:r>
            <w:r w:rsidDel="00DE5A44">
              <w:rPr>
                <w:rFonts w:eastAsia="Times New Roman"/>
                <w:i/>
                <w:iCs/>
              </w:rPr>
              <w:delText>out parameter modifier - C# Reference | Microsoft Docs</w:delText>
            </w:r>
            <w:r w:rsidDel="00DE5A44">
              <w:rPr>
                <w:rFonts w:eastAsia="Times New Roman"/>
              </w:rPr>
              <w:delText xml:space="preserve"> [online]. [vid. 2021-07-23]. Dostupné z: https://docs.microsoft.com/en-us/dotnet/csharp/language-reference/keywords/out-parameter-modifier</w:delText>
            </w:r>
          </w:del>
        </w:p>
        <w:p w14:paraId="36D95083" w14:textId="3E499914" w:rsidR="00016564" w:rsidDel="00DE5A44" w:rsidRDefault="00016564">
          <w:pPr>
            <w:autoSpaceDE w:val="0"/>
            <w:autoSpaceDN w:val="0"/>
            <w:ind w:hanging="640"/>
            <w:divId w:val="428500684"/>
            <w:rPr>
              <w:del w:id="1284" w:author="Martin Novák" w:date="2023-03-20T17:48:00Z"/>
              <w:rFonts w:eastAsia="Times New Roman"/>
            </w:rPr>
          </w:pPr>
          <w:del w:id="1285" w:author="Martin Novák" w:date="2023-03-20T17:48:00Z">
            <w:r w:rsidDel="00DE5A44">
              <w:rPr>
                <w:rFonts w:eastAsia="Times New Roman"/>
              </w:rPr>
              <w:delText xml:space="preserve">[49] </w:delText>
            </w:r>
            <w:r w:rsidDel="00DE5A44">
              <w:rPr>
                <w:rFonts w:eastAsia="Times New Roman"/>
              </w:rPr>
              <w:tab/>
              <w:delText xml:space="preserve">DOCS.MICROSOFT.COM. </w:delText>
            </w:r>
            <w:r w:rsidDel="00DE5A44">
              <w:rPr>
                <w:rFonts w:eastAsia="Times New Roman"/>
                <w:i/>
                <w:iCs/>
              </w:rPr>
              <w:delText>Properties - C# Programming Guide | Microsoft Docs</w:delText>
            </w:r>
            <w:r w:rsidDel="00DE5A44">
              <w:rPr>
                <w:rFonts w:eastAsia="Times New Roman"/>
              </w:rPr>
              <w:delText xml:space="preserve"> [online]. [vid. 2021-07-23]. Dostupné z: https://docs.microsoft.com/en-us/dotnet/csharp/programming-guide/classes-and-structs/properties</w:delText>
            </w:r>
          </w:del>
        </w:p>
        <w:p w14:paraId="49F28B81" w14:textId="276E1AF8" w:rsidR="00016564" w:rsidDel="00DE5A44" w:rsidRDefault="00016564">
          <w:pPr>
            <w:autoSpaceDE w:val="0"/>
            <w:autoSpaceDN w:val="0"/>
            <w:ind w:hanging="640"/>
            <w:divId w:val="1453981722"/>
            <w:rPr>
              <w:del w:id="1286" w:author="Martin Novák" w:date="2023-03-20T17:48:00Z"/>
              <w:rFonts w:eastAsia="Times New Roman"/>
            </w:rPr>
          </w:pPr>
          <w:del w:id="1287" w:author="Martin Novák" w:date="2023-03-20T17:48:00Z">
            <w:r w:rsidDel="00DE5A44">
              <w:rPr>
                <w:rFonts w:eastAsia="Times New Roman"/>
              </w:rPr>
              <w:delText xml:space="preserve">[50] </w:delText>
            </w:r>
            <w:r w:rsidDel="00DE5A44">
              <w:rPr>
                <w:rFonts w:eastAsia="Times New Roman"/>
              </w:rPr>
              <w:tab/>
              <w:delText xml:space="preserve">DOCS.MICROSOFT.COM. </w:delText>
            </w:r>
            <w:r w:rsidDel="00DE5A44">
              <w:rPr>
                <w:rFonts w:eastAsia="Times New Roman"/>
                <w:i/>
                <w:iCs/>
              </w:rPr>
              <w:delText>Partial Classes and Methods - C# Programming Guide | Microsoft Docs</w:delText>
            </w:r>
            <w:r w:rsidDel="00DE5A44">
              <w:rPr>
                <w:rFonts w:eastAsia="Times New Roman"/>
              </w:rPr>
              <w:delText xml:space="preserve"> [online]. [vid. 2021-07-24]. Dostupné z: https://docs.microsoft.com/en-us/dotnet/csharp/programming-guide/classes-and-structs/partial-classes-and-methods</w:delText>
            </w:r>
          </w:del>
        </w:p>
        <w:p w14:paraId="78DEAC80" w14:textId="4460A2E9" w:rsidR="00016564" w:rsidDel="00DE5A44" w:rsidRDefault="00016564">
          <w:pPr>
            <w:autoSpaceDE w:val="0"/>
            <w:autoSpaceDN w:val="0"/>
            <w:ind w:hanging="640"/>
            <w:divId w:val="1893232040"/>
            <w:rPr>
              <w:del w:id="1288" w:author="Martin Novák" w:date="2023-03-20T17:48:00Z"/>
              <w:rFonts w:eastAsia="Times New Roman"/>
            </w:rPr>
          </w:pPr>
          <w:del w:id="1289" w:author="Martin Novák" w:date="2023-03-20T17:48:00Z">
            <w:r w:rsidDel="00DE5A44">
              <w:rPr>
                <w:rFonts w:eastAsia="Times New Roman"/>
              </w:rPr>
              <w:delText xml:space="preserve">[51] </w:delText>
            </w:r>
            <w:r w:rsidDel="00DE5A44">
              <w:rPr>
                <w:rFonts w:eastAsia="Times New Roman"/>
              </w:rPr>
              <w:tab/>
              <w:delText xml:space="preserve">DOCS.MICROSOFT.COM. </w:delText>
            </w:r>
            <w:r w:rsidDel="00DE5A44">
              <w:rPr>
                <w:rFonts w:eastAsia="Times New Roman"/>
                <w:i/>
                <w:iCs/>
              </w:rPr>
              <w:delText>Event handling in native C++</w:delText>
            </w:r>
            <w:r w:rsidDel="00DE5A44">
              <w:rPr>
                <w:rFonts w:eastAsia="Times New Roman"/>
              </w:rPr>
              <w:delText xml:space="preserve"> [online]. [vid. 2021-06-06]. Dostupné z: https://docs.microsoft.com/en-us/cpp/cpp/event-handling-in-native-cpp?view=msvc-160#:~:text= Event handling in native C%2B%2B  1,you use the intrinsic function __hook... More</w:delText>
            </w:r>
          </w:del>
        </w:p>
        <w:p w14:paraId="118CA623" w14:textId="75EBC5DD" w:rsidR="00016564" w:rsidDel="00DE5A44" w:rsidRDefault="00016564">
          <w:pPr>
            <w:autoSpaceDE w:val="0"/>
            <w:autoSpaceDN w:val="0"/>
            <w:ind w:hanging="640"/>
            <w:divId w:val="1699888814"/>
            <w:rPr>
              <w:del w:id="1290" w:author="Martin Novák" w:date="2023-03-20T17:48:00Z"/>
              <w:rFonts w:eastAsia="Times New Roman"/>
            </w:rPr>
          </w:pPr>
          <w:del w:id="1291" w:author="Martin Novák" w:date="2023-03-20T17:48:00Z">
            <w:r w:rsidDel="00DE5A44">
              <w:rPr>
                <w:rFonts w:eastAsia="Times New Roman"/>
              </w:rPr>
              <w:delText xml:space="preserve">[52] </w:delText>
            </w:r>
            <w:r w:rsidDel="00DE5A44">
              <w:rPr>
                <w:rFonts w:eastAsia="Times New Roman"/>
              </w:rPr>
              <w:tab/>
              <w:delText xml:space="preserve">LIBGDX. </w:delText>
            </w:r>
            <w:r w:rsidDel="00DE5A44">
              <w:rPr>
                <w:rFonts w:eastAsia="Times New Roman"/>
                <w:i/>
                <w:iCs/>
              </w:rPr>
              <w:delText>libGDX features</w:delText>
            </w:r>
            <w:r w:rsidDel="00DE5A44">
              <w:rPr>
                <w:rFonts w:eastAsia="Times New Roman"/>
              </w:rPr>
              <w:delText xml:space="preserve"> [online]. [vid. 2021-06-05]. Dostupné z: https://libgdx.com/features/</w:delText>
            </w:r>
          </w:del>
        </w:p>
        <w:p w14:paraId="5BCE351A" w14:textId="654BF32B" w:rsidR="00016564" w:rsidDel="00DE5A44" w:rsidRDefault="00016564">
          <w:pPr>
            <w:autoSpaceDE w:val="0"/>
            <w:autoSpaceDN w:val="0"/>
            <w:ind w:hanging="640"/>
            <w:divId w:val="1083255293"/>
            <w:rPr>
              <w:del w:id="1292" w:author="Martin Novák" w:date="2023-03-20T17:48:00Z"/>
              <w:rFonts w:eastAsia="Times New Roman"/>
            </w:rPr>
          </w:pPr>
          <w:del w:id="1293" w:author="Martin Novák" w:date="2023-03-20T17:48:00Z">
            <w:r w:rsidDel="00DE5A44">
              <w:rPr>
                <w:rFonts w:eastAsia="Times New Roman"/>
              </w:rPr>
              <w:delText xml:space="preserve">[53] </w:delText>
            </w:r>
            <w:r w:rsidDel="00DE5A44">
              <w:rPr>
                <w:rFonts w:eastAsia="Times New Roman"/>
              </w:rPr>
              <w:tab/>
              <w:delText xml:space="preserve">SLÁMA, David. Průvodce herními žánry – dungeony a rpg – Doupě.cz. </w:delText>
            </w:r>
            <w:r w:rsidDel="00DE5A44">
              <w:rPr>
                <w:rFonts w:eastAsia="Times New Roman"/>
                <w:i/>
                <w:iCs/>
              </w:rPr>
              <w:delText>Computer</w:delText>
            </w:r>
            <w:r w:rsidDel="00DE5A44">
              <w:rPr>
                <w:rFonts w:eastAsia="Times New Roman"/>
              </w:rPr>
              <w:delText xml:space="preserve"> [online]. 2010 [vid. 2021-08-14]. Dostupné z: https://doupe.zive.cz/clanek/pruvodce-hernimi-zanry--dungeony-a-rpg</w:delText>
            </w:r>
          </w:del>
        </w:p>
        <w:p w14:paraId="10D7FC9E" w14:textId="46DBA5FD" w:rsidR="00016564" w:rsidDel="00DE5A44" w:rsidRDefault="00016564">
          <w:pPr>
            <w:autoSpaceDE w:val="0"/>
            <w:autoSpaceDN w:val="0"/>
            <w:ind w:hanging="640"/>
            <w:divId w:val="1900626094"/>
            <w:rPr>
              <w:del w:id="1294" w:author="Martin Novák" w:date="2023-03-20T17:48:00Z"/>
              <w:rFonts w:eastAsia="Times New Roman"/>
            </w:rPr>
          </w:pPr>
          <w:del w:id="1295" w:author="Martin Novák" w:date="2023-03-20T17:48:00Z">
            <w:r w:rsidDel="00DE5A44">
              <w:rPr>
                <w:rFonts w:eastAsia="Times New Roman"/>
              </w:rPr>
              <w:delText xml:space="preserve">[54] </w:delText>
            </w:r>
            <w:r w:rsidDel="00DE5A44">
              <w:rPr>
                <w:rFonts w:eastAsia="Times New Roman"/>
              </w:rPr>
              <w:tab/>
            </w:r>
            <w:r w:rsidDel="00DE5A44">
              <w:rPr>
                <w:rFonts w:eastAsia="Times New Roman"/>
                <w:i/>
                <w:iCs/>
              </w:rPr>
              <w:delText>Hra na PC Assassins Creed Odyssey - PC DIGITAL | Hra na PC na Alza.cz</w:delText>
            </w:r>
            <w:r w:rsidDel="00DE5A44">
              <w:rPr>
                <w:rFonts w:eastAsia="Times New Roman"/>
              </w:rPr>
              <w:delText xml:space="preserve"> [online]. [vid. 2021-08-24]. Dostupné z: https://www.alza.cz/media/assassins-creed-odyssey-pc-digital-d6222907.htm?o=3</w:delText>
            </w:r>
          </w:del>
        </w:p>
        <w:p w14:paraId="4902E887" w14:textId="072CA67C" w:rsidR="00016564" w:rsidDel="00DE5A44" w:rsidRDefault="00016564">
          <w:pPr>
            <w:autoSpaceDE w:val="0"/>
            <w:autoSpaceDN w:val="0"/>
            <w:ind w:hanging="640"/>
            <w:divId w:val="1651708514"/>
            <w:rPr>
              <w:del w:id="1296" w:author="Martin Novák" w:date="2023-03-20T17:48:00Z"/>
              <w:rFonts w:eastAsia="Times New Roman"/>
            </w:rPr>
          </w:pPr>
          <w:del w:id="1297" w:author="Martin Novák" w:date="2023-03-20T17:48:00Z">
            <w:r w:rsidDel="00DE5A44">
              <w:rPr>
                <w:rFonts w:eastAsia="Times New Roman"/>
              </w:rPr>
              <w:delText xml:space="preserve">[55] </w:delText>
            </w:r>
            <w:r w:rsidDel="00DE5A44">
              <w:rPr>
                <w:rFonts w:eastAsia="Times New Roman"/>
              </w:rPr>
              <w:tab/>
            </w:r>
            <w:r w:rsidDel="00DE5A44">
              <w:rPr>
                <w:rFonts w:eastAsia="Times New Roman"/>
                <w:i/>
                <w:iCs/>
              </w:rPr>
              <w:delText>Ušetřete 75% na produktu Assassin’s Creed® Odyssey ve službě Steam</w:delText>
            </w:r>
            <w:r w:rsidDel="00DE5A44">
              <w:rPr>
                <w:rFonts w:eastAsia="Times New Roman"/>
              </w:rPr>
              <w:delText xml:space="preserve"> [online]. [vid. 2021-08-24]. Dostupné z: https://store.steampowered.com/app/812140/Assassins_Creed_Odyssey/</w:delText>
            </w:r>
          </w:del>
        </w:p>
        <w:p w14:paraId="0F9F668D" w14:textId="04B958AD" w:rsidR="00016564" w:rsidDel="00DE5A44" w:rsidRDefault="00016564">
          <w:pPr>
            <w:autoSpaceDE w:val="0"/>
            <w:autoSpaceDN w:val="0"/>
            <w:ind w:hanging="640"/>
            <w:divId w:val="945964921"/>
            <w:rPr>
              <w:del w:id="1298" w:author="Martin Novák" w:date="2023-03-20T17:48:00Z"/>
              <w:rFonts w:eastAsia="Times New Roman"/>
            </w:rPr>
          </w:pPr>
          <w:del w:id="1299" w:author="Martin Novák" w:date="2023-03-20T17:48:00Z">
            <w:r w:rsidDel="00DE5A44">
              <w:rPr>
                <w:rFonts w:eastAsia="Times New Roman"/>
              </w:rPr>
              <w:delText xml:space="preserve">[56] </w:delText>
            </w:r>
            <w:r w:rsidDel="00DE5A44">
              <w:rPr>
                <w:rFonts w:eastAsia="Times New Roman"/>
              </w:rPr>
              <w:tab/>
            </w:r>
            <w:r w:rsidDel="00DE5A44">
              <w:rPr>
                <w:rFonts w:eastAsia="Times New Roman"/>
                <w:i/>
                <w:iCs/>
              </w:rPr>
              <w:delText>Assassin’s Creed Odyssey | Download and Buy Today - Epic Games Store</w:delText>
            </w:r>
            <w:r w:rsidDel="00DE5A44">
              <w:rPr>
                <w:rFonts w:eastAsia="Times New Roman"/>
              </w:rPr>
              <w:delText xml:space="preserve"> [online]. [vid. 2021-08-24]. Dostupné z: https://www.epicgames.com/store/en-US/p/assassins-creed-odyssey</w:delText>
            </w:r>
          </w:del>
        </w:p>
        <w:p w14:paraId="712DEB16" w14:textId="5505521B" w:rsidR="00016564" w:rsidDel="00DE5A44" w:rsidRDefault="00016564">
          <w:pPr>
            <w:autoSpaceDE w:val="0"/>
            <w:autoSpaceDN w:val="0"/>
            <w:ind w:hanging="640"/>
            <w:divId w:val="446046528"/>
            <w:rPr>
              <w:del w:id="1300" w:author="Martin Novák" w:date="2023-03-20T17:48:00Z"/>
              <w:rFonts w:eastAsia="Times New Roman"/>
            </w:rPr>
          </w:pPr>
          <w:del w:id="1301" w:author="Martin Novák" w:date="2023-03-20T17:48:00Z">
            <w:r w:rsidDel="00DE5A44">
              <w:rPr>
                <w:rFonts w:eastAsia="Times New Roman"/>
              </w:rPr>
              <w:delText xml:space="preserve">[57] </w:delText>
            </w:r>
            <w:r w:rsidDel="00DE5A44">
              <w:rPr>
                <w:rFonts w:eastAsia="Times New Roman"/>
              </w:rPr>
              <w:tab/>
            </w:r>
            <w:r w:rsidDel="00DE5A44">
              <w:rPr>
                <w:rFonts w:eastAsia="Times New Roman"/>
                <w:i/>
                <w:iCs/>
              </w:rPr>
              <w:delText>Assassin’s Creed Odyssey on PS4, Xbox One, PC | Ubisoft (UK)</w:delText>
            </w:r>
            <w:r w:rsidDel="00DE5A44">
              <w:rPr>
                <w:rFonts w:eastAsia="Times New Roman"/>
              </w:rPr>
              <w:delText xml:space="preserve"> [online]. [vid. 2021-08-24]. Dostupné z: https://www.ubisoft.com/en-gb/game/assassins-creed/odyssey</w:delText>
            </w:r>
          </w:del>
        </w:p>
        <w:p w14:paraId="09A0B038" w14:textId="52970DCD" w:rsidR="00016564" w:rsidDel="00DE5A44" w:rsidRDefault="00016564">
          <w:pPr>
            <w:autoSpaceDE w:val="0"/>
            <w:autoSpaceDN w:val="0"/>
            <w:ind w:hanging="640"/>
            <w:divId w:val="711539961"/>
            <w:rPr>
              <w:del w:id="1302" w:author="Martin Novák" w:date="2023-03-20T17:48:00Z"/>
              <w:rFonts w:eastAsia="Times New Roman"/>
            </w:rPr>
          </w:pPr>
          <w:del w:id="1303" w:author="Martin Novák" w:date="2023-03-20T17:48:00Z">
            <w:r w:rsidDel="00DE5A44">
              <w:rPr>
                <w:rFonts w:eastAsia="Times New Roman"/>
              </w:rPr>
              <w:delText xml:space="preserve">[58] </w:delText>
            </w:r>
            <w:r w:rsidDel="00DE5A44">
              <w:rPr>
                <w:rFonts w:eastAsia="Times New Roman"/>
              </w:rPr>
              <w:tab/>
            </w:r>
            <w:r w:rsidDel="00DE5A44">
              <w:rPr>
                <w:rFonts w:eastAsia="Times New Roman"/>
                <w:i/>
                <w:iCs/>
              </w:rPr>
              <w:delText>Baldur’s Gate II: Enhanced Edition ve službě Steam</w:delText>
            </w:r>
            <w:r w:rsidDel="00DE5A44">
              <w:rPr>
                <w:rFonts w:eastAsia="Times New Roman"/>
              </w:rPr>
              <w:delText xml:space="preserve"> [online]. [vid. 2021-08-26]. Dostupné z: https://store.steampowered.com/app/257350/Baldurs_Gate_II_Enhanced_Edition/</w:delText>
            </w:r>
          </w:del>
        </w:p>
        <w:p w14:paraId="74950651" w14:textId="59816375" w:rsidR="00016564" w:rsidDel="00DE5A44" w:rsidRDefault="00016564">
          <w:pPr>
            <w:autoSpaceDE w:val="0"/>
            <w:autoSpaceDN w:val="0"/>
            <w:ind w:hanging="640"/>
            <w:divId w:val="898634804"/>
            <w:rPr>
              <w:del w:id="1304" w:author="Martin Novák" w:date="2023-03-20T17:48:00Z"/>
              <w:rFonts w:eastAsia="Times New Roman"/>
            </w:rPr>
          </w:pPr>
          <w:del w:id="1305" w:author="Martin Novák" w:date="2023-03-20T17:48:00Z">
            <w:r w:rsidDel="00DE5A44">
              <w:rPr>
                <w:rFonts w:eastAsia="Times New Roman"/>
              </w:rPr>
              <w:delText xml:space="preserve">[59] </w:delText>
            </w:r>
            <w:r w:rsidDel="00DE5A44">
              <w:rPr>
                <w:rFonts w:eastAsia="Times New Roman"/>
              </w:rPr>
              <w:tab/>
            </w:r>
            <w:r w:rsidDel="00DE5A44">
              <w:rPr>
                <w:rFonts w:eastAsia="Times New Roman"/>
                <w:i/>
                <w:iCs/>
              </w:rPr>
              <w:delText>Hra na PC Baldur’s Gate II Enhanced Edition - PC DIGITAL | Hra na PC na Alza.cz</w:delText>
            </w:r>
            <w:r w:rsidDel="00DE5A44">
              <w:rPr>
                <w:rFonts w:eastAsia="Times New Roman"/>
              </w:rPr>
              <w:delText xml:space="preserve"> [online]. [vid. 2021-08-26]. Dostupné z: https://www.alza.cz/media/baldurs-gate-ii-enhanced-edition-pc-digital-d5866684.htm</w:delText>
            </w:r>
          </w:del>
        </w:p>
        <w:p w14:paraId="1420578D" w14:textId="46FA1472" w:rsidR="00016564" w:rsidDel="00DE5A44" w:rsidRDefault="00016564">
          <w:pPr>
            <w:autoSpaceDE w:val="0"/>
            <w:autoSpaceDN w:val="0"/>
            <w:ind w:hanging="640"/>
            <w:divId w:val="250697243"/>
            <w:rPr>
              <w:del w:id="1306" w:author="Martin Novák" w:date="2023-03-20T17:48:00Z"/>
              <w:rFonts w:eastAsia="Times New Roman"/>
            </w:rPr>
          </w:pPr>
          <w:del w:id="1307" w:author="Martin Novák" w:date="2023-03-20T17:48:00Z">
            <w:r w:rsidDel="00DE5A44">
              <w:rPr>
                <w:rFonts w:eastAsia="Times New Roman"/>
              </w:rPr>
              <w:delText xml:space="preserve">[60] </w:delText>
            </w:r>
            <w:r w:rsidDel="00DE5A44">
              <w:rPr>
                <w:rFonts w:eastAsia="Times New Roman"/>
              </w:rPr>
              <w:tab/>
            </w:r>
            <w:r w:rsidDel="00DE5A44">
              <w:rPr>
                <w:rFonts w:eastAsia="Times New Roman"/>
                <w:i/>
                <w:iCs/>
              </w:rPr>
              <w:delText>Hra na PC Heroes of Might &amp; Magic III - HD Edtion (PC) DIGITAL | Hra na PC na Alza.cz</w:delText>
            </w:r>
            <w:r w:rsidDel="00DE5A44">
              <w:rPr>
                <w:rFonts w:eastAsia="Times New Roman"/>
              </w:rPr>
              <w:delText xml:space="preserve"> [online]. [vid. 2021-08-26]. Dostupné z: https://www.alza.cz/media/heroes-of-might-magic-iii-hd-edtion-pc-digital-d5346604.htm</w:delText>
            </w:r>
          </w:del>
        </w:p>
        <w:p w14:paraId="37CB7518" w14:textId="4410E574" w:rsidR="00016564" w:rsidDel="00DE5A44" w:rsidRDefault="00016564">
          <w:pPr>
            <w:autoSpaceDE w:val="0"/>
            <w:autoSpaceDN w:val="0"/>
            <w:ind w:hanging="640"/>
            <w:divId w:val="1598712005"/>
            <w:rPr>
              <w:del w:id="1308" w:author="Martin Novák" w:date="2023-03-20T17:48:00Z"/>
              <w:rFonts w:eastAsia="Times New Roman"/>
            </w:rPr>
          </w:pPr>
          <w:del w:id="1309" w:author="Martin Novák" w:date="2023-03-20T17:48:00Z">
            <w:r w:rsidDel="00DE5A44">
              <w:rPr>
                <w:rFonts w:eastAsia="Times New Roman"/>
              </w:rPr>
              <w:delText xml:space="preserve">[61] </w:delText>
            </w:r>
            <w:r w:rsidDel="00DE5A44">
              <w:rPr>
                <w:rFonts w:eastAsia="Times New Roman"/>
              </w:rPr>
              <w:tab/>
            </w:r>
            <w:r w:rsidDel="00DE5A44">
              <w:rPr>
                <w:rFonts w:eastAsia="Times New Roman"/>
                <w:i/>
                <w:iCs/>
              </w:rPr>
              <w:delText>Might &amp; Magic Heroes 3 | Download and Buy Today - Epic Games Store</w:delText>
            </w:r>
            <w:r w:rsidDel="00DE5A44">
              <w:rPr>
                <w:rFonts w:eastAsia="Times New Roman"/>
              </w:rPr>
              <w:delText xml:space="preserve"> [online]. [vid. 2021-08-26]. Dostupné z: https://www.epicgames.com/store/en-US/p/might-and-magic-heroes-3</w:delText>
            </w:r>
          </w:del>
        </w:p>
        <w:p w14:paraId="1357EE64" w14:textId="19289621" w:rsidR="00016564" w:rsidDel="00DE5A44" w:rsidRDefault="00016564">
          <w:pPr>
            <w:autoSpaceDE w:val="0"/>
            <w:autoSpaceDN w:val="0"/>
            <w:ind w:hanging="640"/>
            <w:divId w:val="122575902"/>
            <w:rPr>
              <w:del w:id="1310" w:author="Martin Novák" w:date="2023-03-20T17:48:00Z"/>
              <w:rFonts w:eastAsia="Times New Roman"/>
            </w:rPr>
          </w:pPr>
          <w:del w:id="1311" w:author="Martin Novák" w:date="2023-03-20T17:48:00Z">
            <w:r w:rsidDel="00DE5A44">
              <w:rPr>
                <w:rFonts w:eastAsia="Times New Roman"/>
              </w:rPr>
              <w:delText xml:space="preserve">[62] </w:delText>
            </w:r>
            <w:r w:rsidDel="00DE5A44">
              <w:rPr>
                <w:rFonts w:eastAsia="Times New Roman"/>
              </w:rPr>
              <w:tab/>
            </w:r>
            <w:r w:rsidDel="00DE5A44">
              <w:rPr>
                <w:rFonts w:eastAsia="Times New Roman"/>
                <w:i/>
                <w:iCs/>
              </w:rPr>
              <w:delText>Heroes® of Might &amp; Magic® III - HD Edition ve službě Steam</w:delText>
            </w:r>
            <w:r w:rsidDel="00DE5A44">
              <w:rPr>
                <w:rFonts w:eastAsia="Times New Roman"/>
              </w:rPr>
              <w:delText xml:space="preserve"> [online]. [vid. 2021-08-26]. Dostupné z: https://store.steampowered.com/app/297000/Heroes_of_Might__Magic_III__HD_Edition/</w:delText>
            </w:r>
          </w:del>
        </w:p>
        <w:p w14:paraId="2F612F8C" w14:textId="4A344C3C" w:rsidR="00016564" w:rsidDel="00DE5A44" w:rsidRDefault="00016564">
          <w:pPr>
            <w:autoSpaceDE w:val="0"/>
            <w:autoSpaceDN w:val="0"/>
            <w:ind w:hanging="640"/>
            <w:divId w:val="58554748"/>
            <w:rPr>
              <w:del w:id="1312" w:author="Martin Novák" w:date="2023-03-20T17:48:00Z"/>
              <w:rFonts w:eastAsia="Times New Roman"/>
            </w:rPr>
          </w:pPr>
          <w:del w:id="1313" w:author="Martin Novák" w:date="2023-03-20T17:48:00Z">
            <w:r w:rsidDel="00DE5A44">
              <w:rPr>
                <w:rFonts w:eastAsia="Times New Roman"/>
              </w:rPr>
              <w:delText xml:space="preserve">[63] </w:delText>
            </w:r>
            <w:r w:rsidDel="00DE5A44">
              <w:rPr>
                <w:rFonts w:eastAsia="Times New Roman"/>
              </w:rPr>
              <w:tab/>
            </w:r>
            <w:r w:rsidDel="00DE5A44">
              <w:rPr>
                <w:rFonts w:eastAsia="Times New Roman"/>
                <w:i/>
                <w:iCs/>
              </w:rPr>
              <w:delText>Buy Heroes of Might and Magic III: Complete PC (Download)</w:delText>
            </w:r>
            <w:r w:rsidDel="00DE5A44">
              <w:rPr>
                <w:rFonts w:eastAsia="Times New Roman"/>
              </w:rPr>
              <w:delText xml:space="preserve"> [online]. [vid. 2021-08-26]. Dostupné z: https://store.ubi.com/uk/game?pid=575ffd9ba3be1633568b4d8c&amp;dwvar_575ffd9ba3be1633568b4d8c_Platform=pcdl&amp;edition=Complete%20Edition&amp;source=detail</w:delText>
            </w:r>
          </w:del>
        </w:p>
        <w:p w14:paraId="3E69D0B2" w14:textId="03C70735" w:rsidR="00016564" w:rsidDel="00DE5A44" w:rsidRDefault="00016564">
          <w:pPr>
            <w:autoSpaceDE w:val="0"/>
            <w:autoSpaceDN w:val="0"/>
            <w:ind w:hanging="640"/>
            <w:divId w:val="750394924"/>
            <w:rPr>
              <w:del w:id="1314" w:author="Martin Novák" w:date="2023-03-20T17:48:00Z"/>
              <w:rFonts w:eastAsia="Times New Roman"/>
            </w:rPr>
          </w:pPr>
          <w:del w:id="1315" w:author="Martin Novák" w:date="2023-03-20T17:48:00Z">
            <w:r w:rsidDel="00DE5A44">
              <w:rPr>
                <w:rFonts w:eastAsia="Times New Roman"/>
              </w:rPr>
              <w:delText xml:space="preserve">[64] </w:delText>
            </w:r>
            <w:r w:rsidDel="00DE5A44">
              <w:rPr>
                <w:rFonts w:eastAsia="Times New Roman"/>
              </w:rPr>
              <w:tab/>
            </w:r>
            <w:r w:rsidDel="00DE5A44">
              <w:rPr>
                <w:rFonts w:eastAsia="Times New Roman"/>
                <w:i/>
                <w:iCs/>
              </w:rPr>
              <w:delText>D&amp;D Official Homepage | Dungeons &amp; Dragons</w:delText>
            </w:r>
            <w:r w:rsidDel="00DE5A44">
              <w:rPr>
                <w:rFonts w:eastAsia="Times New Roman"/>
              </w:rPr>
              <w:delText xml:space="preserve"> [online]. [vid. 2021-11-12]. Dostupné z: https://dnd.wizards.com/</w:delText>
            </w:r>
          </w:del>
        </w:p>
        <w:p w14:paraId="7C781766" w14:textId="0137B13E" w:rsidR="00016564" w:rsidDel="00DE5A44" w:rsidRDefault="00016564">
          <w:pPr>
            <w:autoSpaceDE w:val="0"/>
            <w:autoSpaceDN w:val="0"/>
            <w:ind w:hanging="640"/>
            <w:divId w:val="75639363"/>
            <w:rPr>
              <w:del w:id="1316" w:author="Martin Novák" w:date="2023-03-20T17:48:00Z"/>
              <w:rFonts w:eastAsia="Times New Roman"/>
            </w:rPr>
          </w:pPr>
          <w:del w:id="1317" w:author="Martin Novák" w:date="2023-03-20T17:48:00Z">
            <w:r w:rsidDel="00DE5A44">
              <w:rPr>
                <w:rFonts w:eastAsia="Times New Roman"/>
              </w:rPr>
              <w:delText xml:space="preserve">[65] </w:delText>
            </w:r>
            <w:r w:rsidDel="00DE5A44">
              <w:rPr>
                <w:rFonts w:eastAsia="Times New Roman"/>
              </w:rPr>
              <w:tab/>
            </w:r>
            <w:r w:rsidDel="00DE5A44">
              <w:rPr>
                <w:rFonts w:eastAsia="Times New Roman"/>
                <w:i/>
                <w:iCs/>
              </w:rPr>
              <w:delText>Baldur’s Gate: Enhanced Edition</w:delText>
            </w:r>
            <w:r w:rsidDel="00DE5A44">
              <w:rPr>
                <w:rFonts w:eastAsia="Times New Roman"/>
              </w:rPr>
              <w:delText xml:space="preserve"> [online]. [vid. 2021-11-12]. Dostupné z: https://www.baldursgate.com/</w:delText>
            </w:r>
          </w:del>
        </w:p>
        <w:p w14:paraId="2626A2FC" w14:textId="4AA25D50" w:rsidR="00016564" w:rsidDel="00DE5A44" w:rsidRDefault="00016564">
          <w:pPr>
            <w:autoSpaceDE w:val="0"/>
            <w:autoSpaceDN w:val="0"/>
            <w:ind w:hanging="640"/>
            <w:divId w:val="1672947687"/>
            <w:rPr>
              <w:del w:id="1318" w:author="Martin Novák" w:date="2023-03-20T17:48:00Z"/>
              <w:rFonts w:eastAsia="Times New Roman"/>
            </w:rPr>
          </w:pPr>
          <w:del w:id="1319" w:author="Martin Novák" w:date="2023-03-20T17:48:00Z">
            <w:r w:rsidDel="00DE5A44">
              <w:rPr>
                <w:rFonts w:eastAsia="Times New Roman"/>
              </w:rPr>
              <w:delText xml:space="preserve">[66] </w:delText>
            </w:r>
            <w:r w:rsidDel="00DE5A44">
              <w:rPr>
                <w:rFonts w:eastAsia="Times New Roman"/>
              </w:rPr>
              <w:tab/>
            </w:r>
            <w:r w:rsidDel="00DE5A44">
              <w:rPr>
                <w:rFonts w:eastAsia="Times New Roman"/>
                <w:i/>
                <w:iCs/>
              </w:rPr>
              <w:delText>The Elder Scrolls | Skyrim</w:delText>
            </w:r>
            <w:r w:rsidDel="00DE5A44">
              <w:rPr>
                <w:rFonts w:eastAsia="Times New Roman"/>
              </w:rPr>
              <w:delText xml:space="preserve"> [online]. [vid. 2021-11-12]. Dostupné z: https://elderscrolls.bethesda.net/en/skyrim</w:delText>
            </w:r>
          </w:del>
        </w:p>
        <w:p w14:paraId="33476BFF" w14:textId="5AAE3412" w:rsidR="00016564" w:rsidDel="00DE5A44" w:rsidRDefault="00016564">
          <w:pPr>
            <w:autoSpaceDE w:val="0"/>
            <w:autoSpaceDN w:val="0"/>
            <w:ind w:hanging="640"/>
            <w:divId w:val="1862550747"/>
            <w:rPr>
              <w:del w:id="1320" w:author="Martin Novák" w:date="2023-03-20T17:48:00Z"/>
              <w:rFonts w:eastAsia="Times New Roman"/>
            </w:rPr>
          </w:pPr>
          <w:del w:id="1321" w:author="Martin Novák" w:date="2023-03-20T17:48:00Z">
            <w:r w:rsidDel="00DE5A44">
              <w:rPr>
                <w:rFonts w:eastAsia="Times New Roman"/>
              </w:rPr>
              <w:delText xml:space="preserve">[67] </w:delText>
            </w:r>
            <w:r w:rsidDel="00DE5A44">
              <w:rPr>
                <w:rFonts w:eastAsia="Times New Roman"/>
              </w:rPr>
              <w:tab/>
            </w:r>
            <w:r w:rsidDel="00DE5A44">
              <w:rPr>
                <w:rFonts w:eastAsia="Times New Roman"/>
                <w:i/>
                <w:iCs/>
              </w:rPr>
              <w:delText>Knights of the Old Republic | StarWars.com</w:delText>
            </w:r>
            <w:r w:rsidDel="00DE5A44">
              <w:rPr>
                <w:rFonts w:eastAsia="Times New Roman"/>
              </w:rPr>
              <w:delText xml:space="preserve"> [online]. [vid. 2021-12-20]. Dostupné z: https://www.starwars.com/games-apps/knights-of-the-old-republic</w:delText>
            </w:r>
          </w:del>
        </w:p>
        <w:p w14:paraId="5606F64B" w14:textId="6672E00B" w:rsidR="00016564" w:rsidDel="00DE5A44" w:rsidRDefault="00016564">
          <w:pPr>
            <w:autoSpaceDE w:val="0"/>
            <w:autoSpaceDN w:val="0"/>
            <w:ind w:hanging="640"/>
            <w:divId w:val="458840081"/>
            <w:rPr>
              <w:del w:id="1322" w:author="Martin Novák" w:date="2023-03-20T17:48:00Z"/>
              <w:rFonts w:eastAsia="Times New Roman"/>
            </w:rPr>
          </w:pPr>
          <w:del w:id="1323" w:author="Martin Novák" w:date="2023-03-20T17:48:00Z">
            <w:r w:rsidDel="00DE5A44">
              <w:rPr>
                <w:rFonts w:eastAsia="Times New Roman"/>
              </w:rPr>
              <w:delText xml:space="preserve">[68] </w:delText>
            </w:r>
            <w:r w:rsidDel="00DE5A44">
              <w:rPr>
                <w:rFonts w:eastAsia="Times New Roman"/>
              </w:rPr>
              <w:tab/>
            </w:r>
            <w:r w:rsidDel="00DE5A44">
              <w:rPr>
                <w:rFonts w:eastAsia="Times New Roman"/>
                <w:i/>
                <w:iCs/>
              </w:rPr>
              <w:delText>FINAL FANTASY PORTAL SITE | SQUARE ENIX</w:delText>
            </w:r>
            <w:r w:rsidDel="00DE5A44">
              <w:rPr>
                <w:rFonts w:eastAsia="Times New Roman"/>
              </w:rPr>
              <w:delText xml:space="preserve"> [online]. [vid. 2021-11-12]. Dostupné z: https://na.finalfantasy.com/</w:delText>
            </w:r>
          </w:del>
        </w:p>
        <w:p w14:paraId="64238139" w14:textId="161BCC84" w:rsidR="00016564" w:rsidDel="00DE5A44" w:rsidRDefault="00016564">
          <w:pPr>
            <w:autoSpaceDE w:val="0"/>
            <w:autoSpaceDN w:val="0"/>
            <w:ind w:hanging="640"/>
            <w:divId w:val="660933550"/>
            <w:rPr>
              <w:del w:id="1324" w:author="Martin Novák" w:date="2023-03-20T17:48:00Z"/>
              <w:rFonts w:eastAsia="Times New Roman"/>
            </w:rPr>
          </w:pPr>
          <w:del w:id="1325" w:author="Martin Novák" w:date="2023-03-20T17:48:00Z">
            <w:r w:rsidDel="00DE5A44">
              <w:rPr>
                <w:rFonts w:eastAsia="Times New Roman"/>
              </w:rPr>
              <w:delText xml:space="preserve">[69] </w:delText>
            </w:r>
            <w:r w:rsidDel="00DE5A44">
              <w:rPr>
                <w:rFonts w:eastAsia="Times New Roman"/>
              </w:rPr>
              <w:tab/>
            </w:r>
            <w:r w:rsidDel="00DE5A44">
              <w:rPr>
                <w:rFonts w:eastAsia="Times New Roman"/>
                <w:i/>
                <w:iCs/>
              </w:rPr>
              <w:delText>World of Warcraft</w:delText>
            </w:r>
            <w:r w:rsidDel="00DE5A44">
              <w:rPr>
                <w:rFonts w:eastAsia="Times New Roman"/>
              </w:rPr>
              <w:delText xml:space="preserve"> [online]. [vid. 2021-11-12]. Dostupné z: https://worldofwarcraft.com/en-gb/</w:delText>
            </w:r>
          </w:del>
        </w:p>
        <w:p w14:paraId="412149B7" w14:textId="2A9D8C91" w:rsidR="00016564" w:rsidDel="00DE5A44" w:rsidRDefault="00016564">
          <w:pPr>
            <w:autoSpaceDE w:val="0"/>
            <w:autoSpaceDN w:val="0"/>
            <w:ind w:hanging="640"/>
            <w:divId w:val="427846403"/>
            <w:rPr>
              <w:del w:id="1326" w:author="Martin Novák" w:date="2023-03-20T17:48:00Z"/>
              <w:rFonts w:eastAsia="Times New Roman"/>
            </w:rPr>
          </w:pPr>
          <w:del w:id="1327" w:author="Martin Novák" w:date="2023-03-20T17:48:00Z">
            <w:r w:rsidDel="00DE5A44">
              <w:rPr>
                <w:rFonts w:eastAsia="Times New Roman"/>
              </w:rPr>
              <w:delText xml:space="preserve">[70] </w:delText>
            </w:r>
            <w:r w:rsidDel="00DE5A44">
              <w:rPr>
                <w:rFonts w:eastAsia="Times New Roman"/>
              </w:rPr>
              <w:tab/>
            </w:r>
            <w:r w:rsidDel="00DE5A44">
              <w:rPr>
                <w:rFonts w:eastAsia="Times New Roman"/>
                <w:i/>
                <w:iCs/>
              </w:rPr>
              <w:delText>XCOM 2</w:delText>
            </w:r>
            <w:r w:rsidDel="00DE5A44">
              <w:rPr>
                <w:rFonts w:eastAsia="Times New Roman"/>
              </w:rPr>
              <w:delText xml:space="preserve"> [online]. [vid. 2021-12-20]. Dostupné z: https://xcom.com/</w:delText>
            </w:r>
          </w:del>
        </w:p>
        <w:p w14:paraId="3515BB70" w14:textId="32E108DB" w:rsidR="00016564" w:rsidDel="00DE5A44" w:rsidRDefault="00016564">
          <w:pPr>
            <w:autoSpaceDE w:val="0"/>
            <w:autoSpaceDN w:val="0"/>
            <w:ind w:hanging="640"/>
            <w:divId w:val="1903443634"/>
            <w:rPr>
              <w:del w:id="1328" w:author="Martin Novák" w:date="2023-03-20T17:48:00Z"/>
              <w:rFonts w:eastAsia="Times New Roman"/>
            </w:rPr>
          </w:pPr>
          <w:del w:id="1329" w:author="Martin Novák" w:date="2023-03-20T17:48:00Z">
            <w:r w:rsidDel="00DE5A44">
              <w:rPr>
                <w:rFonts w:eastAsia="Times New Roman"/>
              </w:rPr>
              <w:delText xml:space="preserve">[71] </w:delText>
            </w:r>
            <w:r w:rsidDel="00DE5A44">
              <w:rPr>
                <w:rFonts w:eastAsia="Times New Roman"/>
              </w:rPr>
              <w:tab/>
              <w:delText xml:space="preserve">Fantasy světy – historie počítačových her na hrdiny díl I. </w:delText>
            </w:r>
            <w:r w:rsidDel="00DE5A44">
              <w:rPr>
                <w:rFonts w:eastAsia="Times New Roman"/>
                <w:i/>
                <w:iCs/>
              </w:rPr>
              <w:delText>Fantasymag.cz</w:delText>
            </w:r>
            <w:r w:rsidDel="00DE5A44">
              <w:rPr>
                <w:rFonts w:eastAsia="Times New Roman"/>
              </w:rPr>
              <w:delText xml:space="preserve"> [online]. 2017. Dostupné z: https://www.fantasymag.cz/fantasy-svety-historie-pocitacovych-her-hrdiny-dil-i/</w:delText>
            </w:r>
          </w:del>
        </w:p>
        <w:p w14:paraId="1DC475E1" w14:textId="6B15D312" w:rsidR="00016564" w:rsidDel="00DE5A44" w:rsidRDefault="00016564">
          <w:pPr>
            <w:autoSpaceDE w:val="0"/>
            <w:autoSpaceDN w:val="0"/>
            <w:ind w:hanging="640"/>
            <w:divId w:val="1144279322"/>
            <w:rPr>
              <w:del w:id="1330" w:author="Martin Novák" w:date="2023-03-20T17:48:00Z"/>
              <w:rFonts w:eastAsia="Times New Roman"/>
            </w:rPr>
          </w:pPr>
          <w:del w:id="1331" w:author="Martin Novák" w:date="2023-03-20T17:48:00Z">
            <w:r w:rsidDel="00DE5A44">
              <w:rPr>
                <w:rFonts w:eastAsia="Times New Roman"/>
              </w:rPr>
              <w:delText xml:space="preserve">[72] </w:delText>
            </w:r>
            <w:r w:rsidDel="00DE5A44">
              <w:rPr>
                <w:rFonts w:eastAsia="Times New Roman"/>
              </w:rPr>
              <w:tab/>
              <w:delText xml:space="preserve">GAMEDESIGNING.ORG. </w:delText>
            </w:r>
            <w:r w:rsidDel="00DE5A44">
              <w:rPr>
                <w:rFonts w:eastAsia="Times New Roman"/>
                <w:i/>
                <w:iCs/>
              </w:rPr>
              <w:delText>34 Popular Types of Video Games, Explained (With Examples and Fun Graphics)</w:delText>
            </w:r>
            <w:r w:rsidDel="00DE5A44">
              <w:rPr>
                <w:rFonts w:eastAsia="Times New Roman"/>
              </w:rPr>
              <w:delText xml:space="preserve"> [online]. [vid. 2021-07-27]. Dostupné z: https://www.gamedesigning.org/gaming/video-game-genres/</w:delText>
            </w:r>
          </w:del>
        </w:p>
        <w:p w14:paraId="14EB0970" w14:textId="613698C2" w:rsidR="00016564" w:rsidDel="00DE5A44" w:rsidRDefault="00016564">
          <w:pPr>
            <w:autoSpaceDE w:val="0"/>
            <w:autoSpaceDN w:val="0"/>
            <w:ind w:hanging="640"/>
            <w:divId w:val="1791781822"/>
            <w:rPr>
              <w:del w:id="1332" w:author="Martin Novák" w:date="2023-03-20T17:48:00Z"/>
              <w:rFonts w:eastAsia="Times New Roman"/>
            </w:rPr>
          </w:pPr>
          <w:del w:id="1333" w:author="Martin Novák" w:date="2023-03-20T17:48:00Z">
            <w:r w:rsidDel="00DE5A44">
              <w:rPr>
                <w:rFonts w:eastAsia="Times New Roman"/>
              </w:rPr>
              <w:delText xml:space="preserve">[73] </w:delText>
            </w:r>
            <w:r w:rsidDel="00DE5A44">
              <w:rPr>
                <w:rFonts w:eastAsia="Times New Roman"/>
              </w:rPr>
              <w:tab/>
              <w:delText xml:space="preserve">Fantasy světy díl II. - čtverečkové dungeony na PC | Fantasymag.cz. </w:delText>
            </w:r>
            <w:r w:rsidDel="00DE5A44">
              <w:rPr>
                <w:rFonts w:eastAsia="Times New Roman"/>
                <w:i/>
                <w:iCs/>
              </w:rPr>
              <w:delText>Fantasymag.cz</w:delText>
            </w:r>
            <w:r w:rsidDel="00DE5A44">
              <w:rPr>
                <w:rFonts w:eastAsia="Times New Roman"/>
              </w:rPr>
              <w:delText xml:space="preserve"> [online]. 2018 [vid. 2021-07-29]. Dostupné z: https://www.fantasymag.cz/fantasy-svety-dil-ii-ctvereckove-dungeony-pc/</w:delText>
            </w:r>
          </w:del>
        </w:p>
        <w:p w14:paraId="17D5D938" w14:textId="6CCDEEB6" w:rsidR="00016564" w:rsidDel="00DE5A44" w:rsidRDefault="00016564">
          <w:pPr>
            <w:autoSpaceDE w:val="0"/>
            <w:autoSpaceDN w:val="0"/>
            <w:ind w:hanging="640"/>
            <w:divId w:val="2123642244"/>
            <w:rPr>
              <w:del w:id="1334" w:author="Martin Novák" w:date="2023-03-20T17:48:00Z"/>
              <w:rFonts w:eastAsia="Times New Roman"/>
            </w:rPr>
          </w:pPr>
          <w:del w:id="1335" w:author="Martin Novák" w:date="2023-03-20T17:48:00Z">
            <w:r w:rsidDel="00DE5A44">
              <w:rPr>
                <w:rFonts w:eastAsia="Times New Roman"/>
              </w:rPr>
              <w:delText xml:space="preserve">[74] </w:delText>
            </w:r>
            <w:r w:rsidDel="00DE5A44">
              <w:rPr>
                <w:rFonts w:eastAsia="Times New Roman"/>
              </w:rPr>
              <w:tab/>
            </w:r>
            <w:r w:rsidDel="00DE5A44">
              <w:rPr>
                <w:rFonts w:eastAsia="Times New Roman"/>
                <w:i/>
                <w:iCs/>
              </w:rPr>
              <w:delText>Herní žánry na Databázi her – Nápověda – Databáze-her.cz</w:delText>
            </w:r>
            <w:r w:rsidDel="00DE5A44">
              <w:rPr>
                <w:rFonts w:eastAsia="Times New Roman"/>
              </w:rPr>
              <w:delText xml:space="preserve"> [online]. [vid. 2021-08-14]. Dostupné z: https://www.databaze-her.cz/napoveda/herni-zanry-na-databazi-her/</w:delText>
            </w:r>
          </w:del>
        </w:p>
        <w:p w14:paraId="01FAF06C" w14:textId="66FCFE02" w:rsidR="00016564" w:rsidDel="00DE5A44" w:rsidRDefault="00016564">
          <w:pPr>
            <w:autoSpaceDE w:val="0"/>
            <w:autoSpaceDN w:val="0"/>
            <w:ind w:hanging="640"/>
            <w:divId w:val="807281207"/>
            <w:rPr>
              <w:del w:id="1336" w:author="Martin Novák" w:date="2023-03-20T17:48:00Z"/>
              <w:rFonts w:eastAsia="Times New Roman"/>
            </w:rPr>
          </w:pPr>
          <w:del w:id="1337" w:author="Martin Novák" w:date="2023-03-20T17:48:00Z">
            <w:r w:rsidDel="00DE5A44">
              <w:rPr>
                <w:rFonts w:eastAsia="Times New Roman"/>
              </w:rPr>
              <w:delText xml:space="preserve">[75] </w:delText>
            </w:r>
            <w:r w:rsidDel="00DE5A44">
              <w:rPr>
                <w:rFonts w:eastAsia="Times New Roman"/>
              </w:rPr>
              <w:tab/>
              <w:delText xml:space="preserve">TECHRAPTOR.NET. </w:delText>
            </w:r>
            <w:r w:rsidDel="00DE5A44">
              <w:rPr>
                <w:rFonts w:eastAsia="Times New Roman"/>
                <w:i/>
                <w:iCs/>
              </w:rPr>
              <w:delText>Playing Roles: On Tactical-RPGs | TechRaptor</w:delText>
            </w:r>
            <w:r w:rsidDel="00DE5A44">
              <w:rPr>
                <w:rFonts w:eastAsia="Times New Roman"/>
              </w:rPr>
              <w:delText xml:space="preserve"> [online]. [vid. 2021-08-16]. Dostupné z: https://techraptor.net/originals/playing-roles-on-tactical-rpgs</w:delText>
            </w:r>
          </w:del>
        </w:p>
        <w:p w14:paraId="12E5FFC2" w14:textId="44710EED" w:rsidR="00016564" w:rsidDel="00DE5A44" w:rsidRDefault="00016564">
          <w:pPr>
            <w:autoSpaceDE w:val="0"/>
            <w:autoSpaceDN w:val="0"/>
            <w:ind w:hanging="640"/>
            <w:divId w:val="669328614"/>
            <w:rPr>
              <w:del w:id="1338" w:author="Martin Novák" w:date="2023-03-20T17:48:00Z"/>
              <w:rFonts w:eastAsia="Times New Roman"/>
            </w:rPr>
          </w:pPr>
          <w:del w:id="1339" w:author="Martin Novák" w:date="2023-03-20T17:48:00Z">
            <w:r w:rsidDel="00DE5A44">
              <w:rPr>
                <w:rFonts w:eastAsia="Times New Roman"/>
              </w:rPr>
              <w:delText xml:space="preserve">[76] </w:delText>
            </w:r>
            <w:r w:rsidDel="00DE5A44">
              <w:rPr>
                <w:rFonts w:eastAsia="Times New Roman"/>
              </w:rPr>
              <w:tab/>
            </w:r>
            <w:r w:rsidDel="00DE5A44">
              <w:rPr>
                <w:rFonts w:eastAsia="Times New Roman"/>
                <w:i/>
                <w:iCs/>
              </w:rPr>
              <w:delText>Star Wars</w:delText>
            </w:r>
            <w:r w:rsidDel="00DE5A44">
              <w:rPr>
                <w:rFonts w:eastAsia="Times New Roman"/>
                <w:i/>
                <w:iCs/>
                <w:vertAlign w:val="superscript"/>
              </w:rPr>
              <w:delText>TM</w:delText>
            </w:r>
            <w:r w:rsidDel="00DE5A44">
              <w:rPr>
                <w:rFonts w:eastAsia="Times New Roman"/>
                <w:i/>
                <w:iCs/>
              </w:rPr>
              <w:delText xml:space="preserve"> Galaxy of Heroes - Free Mobile Game - EA Official Site</w:delText>
            </w:r>
            <w:r w:rsidDel="00DE5A44">
              <w:rPr>
                <w:rFonts w:eastAsia="Times New Roman"/>
              </w:rPr>
              <w:delText xml:space="preserve"> [online]. [vid. 2021-11-12]. Dostupné z: https://www.ea.com/games/starwars/galaxy-of-heroes</w:delText>
            </w:r>
          </w:del>
        </w:p>
        <w:p w14:paraId="1C916283" w14:textId="717DD22A" w:rsidR="00016564" w:rsidDel="00DE5A44" w:rsidRDefault="00016564">
          <w:pPr>
            <w:autoSpaceDE w:val="0"/>
            <w:autoSpaceDN w:val="0"/>
            <w:ind w:hanging="640"/>
            <w:divId w:val="686954738"/>
            <w:rPr>
              <w:del w:id="1340" w:author="Martin Novák" w:date="2023-03-20T17:48:00Z"/>
              <w:rFonts w:eastAsia="Times New Roman"/>
            </w:rPr>
          </w:pPr>
          <w:del w:id="1341" w:author="Martin Novák" w:date="2023-03-20T17:48:00Z">
            <w:r w:rsidDel="00DE5A44">
              <w:rPr>
                <w:rFonts w:eastAsia="Times New Roman"/>
              </w:rPr>
              <w:delText xml:space="preserve">[77] </w:delText>
            </w:r>
            <w:r w:rsidDel="00DE5A44">
              <w:rPr>
                <w:rFonts w:eastAsia="Times New Roman"/>
              </w:rPr>
              <w:tab/>
              <w:delText xml:space="preserve">What is an Action/Adventure Game? - Gameranx. </w:delText>
            </w:r>
            <w:r w:rsidDel="00DE5A44">
              <w:rPr>
                <w:rFonts w:eastAsia="Times New Roman"/>
                <w:i/>
                <w:iCs/>
              </w:rPr>
              <w:delText>Gameranx</w:delText>
            </w:r>
            <w:r w:rsidDel="00DE5A44">
              <w:rPr>
                <w:rFonts w:eastAsia="Times New Roman"/>
              </w:rPr>
              <w:delText xml:space="preserve"> [online]. 2011 [vid. 2021-08-30]. Dostupné z: https://gameranx.com/features/id/3350/article/what-is-an-action-adventure-game/</w:delText>
            </w:r>
          </w:del>
        </w:p>
        <w:p w14:paraId="107D0C71" w14:textId="32CEB3FF" w:rsidR="00016564" w:rsidDel="00DE5A44" w:rsidRDefault="00016564">
          <w:pPr>
            <w:autoSpaceDE w:val="0"/>
            <w:autoSpaceDN w:val="0"/>
            <w:ind w:hanging="640"/>
            <w:divId w:val="58990713"/>
            <w:rPr>
              <w:del w:id="1342" w:author="Martin Novák" w:date="2023-03-20T17:48:00Z"/>
              <w:rFonts w:eastAsia="Times New Roman"/>
            </w:rPr>
          </w:pPr>
          <w:del w:id="1343" w:author="Martin Novák" w:date="2023-03-20T17:48:00Z">
            <w:r w:rsidDel="00DE5A44">
              <w:rPr>
                <w:rFonts w:eastAsia="Times New Roman"/>
              </w:rPr>
              <w:delText xml:space="preserve">[78] </w:delText>
            </w:r>
            <w:r w:rsidDel="00DE5A44">
              <w:rPr>
                <w:rFonts w:eastAsia="Times New Roman"/>
              </w:rPr>
              <w:tab/>
            </w:r>
            <w:r w:rsidDel="00DE5A44">
              <w:rPr>
                <w:rFonts w:eastAsia="Times New Roman"/>
                <w:i/>
                <w:iCs/>
              </w:rPr>
              <w:delText>Mortal Kombat 11 Ultimate</w:delText>
            </w:r>
            <w:r w:rsidDel="00DE5A44">
              <w:rPr>
                <w:rFonts w:eastAsia="Times New Roman"/>
              </w:rPr>
              <w:delText xml:space="preserve"> [online]. [vid. 2021-11-12]. Dostupné z: https://www.mortalkombat.com/</w:delText>
            </w:r>
          </w:del>
        </w:p>
        <w:p w14:paraId="2852FE27" w14:textId="25240C71" w:rsidR="00016564" w:rsidDel="00DE5A44" w:rsidRDefault="00016564">
          <w:pPr>
            <w:autoSpaceDE w:val="0"/>
            <w:autoSpaceDN w:val="0"/>
            <w:ind w:hanging="640"/>
            <w:divId w:val="1150295131"/>
            <w:rPr>
              <w:del w:id="1344" w:author="Martin Novák" w:date="2023-03-20T17:48:00Z"/>
              <w:rFonts w:eastAsia="Times New Roman"/>
            </w:rPr>
          </w:pPr>
          <w:del w:id="1345" w:author="Martin Novák" w:date="2023-03-20T17:48:00Z">
            <w:r w:rsidDel="00DE5A44">
              <w:rPr>
                <w:rFonts w:eastAsia="Times New Roman"/>
              </w:rPr>
              <w:delText xml:space="preserve">[79] </w:delText>
            </w:r>
            <w:r w:rsidDel="00DE5A44">
              <w:rPr>
                <w:rFonts w:eastAsia="Times New Roman"/>
              </w:rPr>
              <w:tab/>
            </w:r>
            <w:r w:rsidDel="00DE5A44">
              <w:rPr>
                <w:rFonts w:eastAsia="Times New Roman"/>
                <w:i/>
                <w:iCs/>
              </w:rPr>
              <w:delText>DOOM Eternal | Bethesda.net</w:delText>
            </w:r>
            <w:r w:rsidDel="00DE5A44">
              <w:rPr>
                <w:rFonts w:eastAsia="Times New Roman"/>
              </w:rPr>
              <w:delText xml:space="preserve"> [online]. [vid. 2021-11-12]. Dostupné z: https://bethesda.net/en/game/doom</w:delText>
            </w:r>
          </w:del>
        </w:p>
        <w:p w14:paraId="12ECF35D" w14:textId="0522D08E" w:rsidR="00016564" w:rsidDel="00DE5A44" w:rsidRDefault="00016564">
          <w:pPr>
            <w:autoSpaceDE w:val="0"/>
            <w:autoSpaceDN w:val="0"/>
            <w:ind w:hanging="640"/>
            <w:divId w:val="1669098181"/>
            <w:rPr>
              <w:del w:id="1346" w:author="Martin Novák" w:date="2023-03-20T17:48:00Z"/>
              <w:rFonts w:eastAsia="Times New Roman"/>
            </w:rPr>
          </w:pPr>
          <w:del w:id="1347" w:author="Martin Novák" w:date="2023-03-20T17:48:00Z">
            <w:r w:rsidDel="00DE5A44">
              <w:rPr>
                <w:rFonts w:eastAsia="Times New Roman"/>
              </w:rPr>
              <w:delText xml:space="preserve">[80] </w:delText>
            </w:r>
            <w:r w:rsidDel="00DE5A44">
              <w:rPr>
                <w:rFonts w:eastAsia="Times New Roman"/>
              </w:rPr>
              <w:tab/>
            </w:r>
            <w:r w:rsidDel="00DE5A44">
              <w:rPr>
                <w:rFonts w:eastAsia="Times New Roman"/>
                <w:i/>
                <w:iCs/>
              </w:rPr>
              <w:delText>Mafia: Trilogy - Home</w:delText>
            </w:r>
            <w:r w:rsidDel="00DE5A44">
              <w:rPr>
                <w:rFonts w:eastAsia="Times New Roman"/>
              </w:rPr>
              <w:delText xml:space="preserve"> [online]. [vid. 2021-12-20]. Dostupné z: https://mafiagame.com/cs-CZ/</w:delText>
            </w:r>
          </w:del>
        </w:p>
        <w:p w14:paraId="2740FE6B" w14:textId="6815640D" w:rsidR="00016564" w:rsidDel="00DE5A44" w:rsidRDefault="00016564">
          <w:pPr>
            <w:autoSpaceDE w:val="0"/>
            <w:autoSpaceDN w:val="0"/>
            <w:ind w:hanging="640"/>
            <w:divId w:val="649141226"/>
            <w:rPr>
              <w:del w:id="1348" w:author="Martin Novák" w:date="2023-03-20T17:48:00Z"/>
              <w:rFonts w:eastAsia="Times New Roman"/>
            </w:rPr>
          </w:pPr>
          <w:del w:id="1349" w:author="Martin Novák" w:date="2023-03-20T17:48:00Z">
            <w:r w:rsidDel="00DE5A44">
              <w:rPr>
                <w:rFonts w:eastAsia="Times New Roman"/>
              </w:rPr>
              <w:delText xml:space="preserve">[81] </w:delText>
            </w:r>
            <w:r w:rsidDel="00DE5A44">
              <w:rPr>
                <w:rFonts w:eastAsia="Times New Roman"/>
              </w:rPr>
              <w:tab/>
            </w:r>
            <w:r w:rsidDel="00DE5A44">
              <w:rPr>
                <w:rFonts w:eastAsia="Times New Roman"/>
                <w:i/>
                <w:iCs/>
              </w:rPr>
              <w:delText>The official home of Super Mario</w:delText>
            </w:r>
            <w:r w:rsidDel="00DE5A44">
              <w:rPr>
                <w:rFonts w:eastAsia="Times New Roman"/>
                <w:i/>
                <w:iCs/>
                <w:vertAlign w:val="superscript"/>
              </w:rPr>
              <w:delText>TM</w:delText>
            </w:r>
            <w:r w:rsidDel="00DE5A44">
              <w:rPr>
                <w:rFonts w:eastAsia="Times New Roman"/>
                <w:i/>
                <w:iCs/>
              </w:rPr>
              <w:delText xml:space="preserve"> – History</w:delText>
            </w:r>
            <w:r w:rsidDel="00DE5A44">
              <w:rPr>
                <w:rFonts w:eastAsia="Times New Roman"/>
              </w:rPr>
              <w:delText xml:space="preserve"> [online]. [vid. 2021-12-20]. Dostupné z: https://mario.nintendo.com/history/</w:delText>
            </w:r>
          </w:del>
        </w:p>
        <w:p w14:paraId="036D1B3A" w14:textId="704906F7" w:rsidR="00016564" w:rsidDel="00DE5A44" w:rsidRDefault="00016564">
          <w:pPr>
            <w:autoSpaceDE w:val="0"/>
            <w:autoSpaceDN w:val="0"/>
            <w:ind w:hanging="640"/>
            <w:divId w:val="1675299342"/>
            <w:rPr>
              <w:del w:id="1350" w:author="Martin Novák" w:date="2023-03-20T17:48:00Z"/>
              <w:rFonts w:eastAsia="Times New Roman"/>
            </w:rPr>
          </w:pPr>
          <w:del w:id="1351" w:author="Martin Novák" w:date="2023-03-20T17:48:00Z">
            <w:r w:rsidDel="00DE5A44">
              <w:rPr>
                <w:rFonts w:eastAsia="Times New Roman"/>
              </w:rPr>
              <w:delText xml:space="preserve">[82] </w:delText>
            </w:r>
            <w:r w:rsidDel="00DE5A44">
              <w:rPr>
                <w:rFonts w:eastAsia="Times New Roman"/>
              </w:rPr>
              <w:tab/>
            </w:r>
            <w:r w:rsidDel="00DE5A44">
              <w:rPr>
                <w:rFonts w:eastAsia="Times New Roman"/>
                <w:i/>
                <w:iCs/>
              </w:rPr>
              <w:delText>Shadow Of The Tomb Raider | SQUARE ENIX</w:delText>
            </w:r>
            <w:r w:rsidDel="00DE5A44">
              <w:rPr>
                <w:rFonts w:eastAsia="Times New Roman"/>
              </w:rPr>
              <w:delText xml:space="preserve"> [online]. [vid. 2021-12-20]. Dostupné z: https://tombraider.square-enix-games.com/en-us</w:delText>
            </w:r>
          </w:del>
        </w:p>
        <w:p w14:paraId="0BBA3712" w14:textId="5ABA567F" w:rsidR="00016564" w:rsidDel="00DE5A44" w:rsidRDefault="00016564">
          <w:pPr>
            <w:autoSpaceDE w:val="0"/>
            <w:autoSpaceDN w:val="0"/>
            <w:ind w:hanging="640"/>
            <w:divId w:val="1072116646"/>
            <w:rPr>
              <w:del w:id="1352" w:author="Martin Novák" w:date="2023-03-20T17:48:00Z"/>
              <w:rFonts w:eastAsia="Times New Roman"/>
            </w:rPr>
          </w:pPr>
          <w:del w:id="1353" w:author="Martin Novák" w:date="2023-03-20T17:48:00Z">
            <w:r w:rsidDel="00DE5A44">
              <w:rPr>
                <w:rFonts w:eastAsia="Times New Roman"/>
              </w:rPr>
              <w:delText xml:space="preserve">[83] </w:delText>
            </w:r>
            <w:r w:rsidDel="00DE5A44">
              <w:rPr>
                <w:rFonts w:eastAsia="Times New Roman"/>
              </w:rPr>
              <w:tab/>
            </w:r>
            <w:r w:rsidDel="00DE5A44">
              <w:rPr>
                <w:rFonts w:eastAsia="Times New Roman"/>
                <w:i/>
                <w:iCs/>
              </w:rPr>
              <w:delText>Prince of Persia | Ubisoft (US)</w:delText>
            </w:r>
            <w:r w:rsidDel="00DE5A44">
              <w:rPr>
                <w:rFonts w:eastAsia="Times New Roman"/>
              </w:rPr>
              <w:delText xml:space="preserve"> [online]. [vid. 2021-12-20]. Dostupné z: https://www.ubisoft.com/en-us/game/prince-of-persia/prince-of-persia</w:delText>
            </w:r>
          </w:del>
        </w:p>
        <w:p w14:paraId="01DF6D75" w14:textId="70FE19AD" w:rsidR="00016564" w:rsidDel="00DE5A44" w:rsidRDefault="00016564">
          <w:pPr>
            <w:autoSpaceDE w:val="0"/>
            <w:autoSpaceDN w:val="0"/>
            <w:ind w:hanging="640"/>
            <w:divId w:val="2050445623"/>
            <w:rPr>
              <w:del w:id="1354" w:author="Martin Novák" w:date="2023-03-20T17:48:00Z"/>
              <w:rFonts w:eastAsia="Times New Roman"/>
            </w:rPr>
          </w:pPr>
          <w:del w:id="1355" w:author="Martin Novák" w:date="2023-03-20T17:48:00Z">
            <w:r w:rsidDel="00DE5A44">
              <w:rPr>
                <w:rFonts w:eastAsia="Times New Roman"/>
              </w:rPr>
              <w:delText xml:space="preserve">[84] </w:delText>
            </w:r>
            <w:r w:rsidDel="00DE5A44">
              <w:rPr>
                <w:rFonts w:eastAsia="Times New Roman"/>
              </w:rPr>
              <w:tab/>
              <w:delText xml:space="preserve">IDTECH.COM. </w:delText>
            </w:r>
            <w:r w:rsidDel="00DE5A44">
              <w:rPr>
                <w:rFonts w:eastAsia="Times New Roman"/>
                <w:i/>
                <w:iCs/>
              </w:rPr>
              <w:delText>Ultimate List of Different Types of Video Games | 49 Genres &amp; Subcategories</w:delText>
            </w:r>
            <w:r w:rsidDel="00DE5A44">
              <w:rPr>
                <w:rFonts w:eastAsia="Times New Roman"/>
              </w:rPr>
              <w:delText xml:space="preserve"> [online]. [vid. 2021-08-31]. Dostupné z: https://www.idtech.com/blog/different-types-of-video-game-genres</w:delText>
            </w:r>
          </w:del>
        </w:p>
        <w:p w14:paraId="7376D2A7" w14:textId="086BF6C8" w:rsidR="00016564" w:rsidDel="00DE5A44" w:rsidRDefault="00016564">
          <w:pPr>
            <w:autoSpaceDE w:val="0"/>
            <w:autoSpaceDN w:val="0"/>
            <w:ind w:hanging="640"/>
            <w:divId w:val="1492941147"/>
            <w:rPr>
              <w:del w:id="1356" w:author="Martin Novák" w:date="2023-03-20T17:48:00Z"/>
              <w:rFonts w:eastAsia="Times New Roman"/>
            </w:rPr>
          </w:pPr>
          <w:del w:id="1357" w:author="Martin Novák" w:date="2023-03-20T17:48:00Z">
            <w:r w:rsidDel="00DE5A44">
              <w:rPr>
                <w:rFonts w:eastAsia="Times New Roman"/>
              </w:rPr>
              <w:delText xml:space="preserve">[85] </w:delText>
            </w:r>
            <w:r w:rsidDel="00DE5A44">
              <w:rPr>
                <w:rFonts w:eastAsia="Times New Roman"/>
              </w:rPr>
              <w:tab/>
              <w:delText xml:space="preserve">DESPAIN, Wendy. </w:delText>
            </w:r>
            <w:r w:rsidDel="00DE5A44">
              <w:rPr>
                <w:rFonts w:eastAsia="Times New Roman"/>
                <w:i/>
                <w:iCs/>
              </w:rPr>
              <w:delText>Writing for Video Game Genres</w:delText>
            </w:r>
            <w:r w:rsidDel="00DE5A44">
              <w:rPr>
                <w:rFonts w:eastAsia="Times New Roman"/>
              </w:rPr>
              <w:delText xml:space="preserve"> [online]. B.m.: A K Peters/CRC Press, 2009. ISBN 9780429063343. Dostupné z: doi:10.1201/b10641</w:delText>
            </w:r>
          </w:del>
        </w:p>
        <w:p w14:paraId="307C56DE" w14:textId="625418F9" w:rsidR="00016564" w:rsidDel="00DE5A44" w:rsidRDefault="00016564">
          <w:pPr>
            <w:autoSpaceDE w:val="0"/>
            <w:autoSpaceDN w:val="0"/>
            <w:ind w:hanging="640"/>
            <w:divId w:val="1352802810"/>
            <w:rPr>
              <w:del w:id="1358" w:author="Martin Novák" w:date="2023-03-20T17:48:00Z"/>
              <w:rFonts w:eastAsia="Times New Roman"/>
            </w:rPr>
          </w:pPr>
          <w:del w:id="1359" w:author="Martin Novák" w:date="2023-03-20T17:48:00Z">
            <w:r w:rsidDel="00DE5A44">
              <w:rPr>
                <w:rFonts w:eastAsia="Times New Roman"/>
              </w:rPr>
              <w:delText xml:space="preserve">[86] </w:delText>
            </w:r>
            <w:r w:rsidDel="00DE5A44">
              <w:rPr>
                <w:rFonts w:eastAsia="Times New Roman"/>
              </w:rPr>
              <w:tab/>
            </w:r>
            <w:r w:rsidDel="00DE5A44">
              <w:rPr>
                <w:rFonts w:eastAsia="Times New Roman"/>
                <w:i/>
                <w:iCs/>
              </w:rPr>
              <w:delText>Warhammer 40,000 - Warhammer 40,000</w:delText>
            </w:r>
            <w:r w:rsidDel="00DE5A44">
              <w:rPr>
                <w:rFonts w:eastAsia="Times New Roman"/>
              </w:rPr>
              <w:delText xml:space="preserve"> [online]. [vid. 2021-11-12]. Dostupné z: https://warhammer40000.com/</w:delText>
            </w:r>
          </w:del>
        </w:p>
        <w:p w14:paraId="2D1D5958" w14:textId="459C9309" w:rsidR="00016564" w:rsidDel="00DE5A44" w:rsidRDefault="00016564">
          <w:pPr>
            <w:autoSpaceDE w:val="0"/>
            <w:autoSpaceDN w:val="0"/>
            <w:ind w:hanging="640"/>
            <w:divId w:val="1996448756"/>
            <w:rPr>
              <w:del w:id="1360" w:author="Martin Novák" w:date="2023-03-20T17:48:00Z"/>
              <w:rFonts w:eastAsia="Times New Roman"/>
            </w:rPr>
          </w:pPr>
          <w:del w:id="1361" w:author="Martin Novák" w:date="2023-03-20T17:48:00Z">
            <w:r w:rsidDel="00DE5A44">
              <w:rPr>
                <w:rFonts w:eastAsia="Times New Roman"/>
              </w:rPr>
              <w:delText xml:space="preserve">[87] </w:delText>
            </w:r>
            <w:r w:rsidDel="00DE5A44">
              <w:rPr>
                <w:rFonts w:eastAsia="Times New Roman"/>
              </w:rPr>
              <w:tab/>
            </w:r>
            <w:r w:rsidDel="00DE5A44">
              <w:rPr>
                <w:rFonts w:eastAsia="Times New Roman"/>
                <w:i/>
                <w:iCs/>
              </w:rPr>
              <w:delText>Civilization V | Homepage</w:delText>
            </w:r>
            <w:r w:rsidDel="00DE5A44">
              <w:rPr>
                <w:rFonts w:eastAsia="Times New Roman"/>
              </w:rPr>
              <w:delText xml:space="preserve"> [online]. [vid. 2023-03-17]. Dostupné z: https://civilization.com/civilization-5/</w:delText>
            </w:r>
          </w:del>
        </w:p>
        <w:p w14:paraId="59F93E83" w14:textId="7873FC31" w:rsidR="00016564" w:rsidDel="00DE5A44" w:rsidRDefault="00016564">
          <w:pPr>
            <w:autoSpaceDE w:val="0"/>
            <w:autoSpaceDN w:val="0"/>
            <w:ind w:hanging="640"/>
            <w:divId w:val="1012994671"/>
            <w:rPr>
              <w:del w:id="1362" w:author="Martin Novák" w:date="2023-03-20T17:48:00Z"/>
              <w:rFonts w:eastAsia="Times New Roman"/>
            </w:rPr>
          </w:pPr>
          <w:del w:id="1363" w:author="Martin Novák" w:date="2023-03-20T17:48:00Z">
            <w:r w:rsidDel="00DE5A44">
              <w:rPr>
                <w:rFonts w:eastAsia="Times New Roman"/>
              </w:rPr>
              <w:delText xml:space="preserve">[88] </w:delText>
            </w:r>
            <w:r w:rsidDel="00DE5A44">
              <w:rPr>
                <w:rFonts w:eastAsia="Times New Roman"/>
              </w:rPr>
              <w:tab/>
            </w:r>
            <w:r w:rsidDel="00DE5A44">
              <w:rPr>
                <w:rFonts w:eastAsia="Times New Roman"/>
                <w:i/>
                <w:iCs/>
              </w:rPr>
              <w:delText>Age of Empires Franchise - Official Web Site</w:delText>
            </w:r>
            <w:r w:rsidDel="00DE5A44">
              <w:rPr>
                <w:rFonts w:eastAsia="Times New Roman"/>
              </w:rPr>
              <w:delText xml:space="preserve"> [online]. [vid. 2023-03-17]. Dostupné z: https://www.ageofempires.com/</w:delText>
            </w:r>
          </w:del>
        </w:p>
        <w:p w14:paraId="49E0149C" w14:textId="70F15F9F" w:rsidR="00016564" w:rsidDel="00DE5A44" w:rsidRDefault="00016564">
          <w:pPr>
            <w:autoSpaceDE w:val="0"/>
            <w:autoSpaceDN w:val="0"/>
            <w:ind w:hanging="640"/>
            <w:divId w:val="992485396"/>
            <w:rPr>
              <w:del w:id="1364" w:author="Martin Novák" w:date="2023-03-20T17:48:00Z"/>
              <w:rFonts w:eastAsia="Times New Roman"/>
            </w:rPr>
          </w:pPr>
          <w:del w:id="1365" w:author="Martin Novák" w:date="2023-03-20T17:48:00Z">
            <w:r w:rsidDel="00DE5A44">
              <w:rPr>
                <w:rFonts w:eastAsia="Times New Roman"/>
              </w:rPr>
              <w:delText xml:space="preserve">[89] </w:delText>
            </w:r>
            <w:r w:rsidDel="00DE5A44">
              <w:rPr>
                <w:rFonts w:eastAsia="Times New Roman"/>
              </w:rPr>
              <w:tab/>
            </w:r>
            <w:r w:rsidDel="00DE5A44">
              <w:rPr>
                <w:rFonts w:eastAsia="Times New Roman"/>
                <w:i/>
                <w:iCs/>
              </w:rPr>
              <w:delText>Cities: Skylines - Paradox Interactive</w:delText>
            </w:r>
            <w:r w:rsidDel="00DE5A44">
              <w:rPr>
                <w:rFonts w:eastAsia="Times New Roman"/>
              </w:rPr>
              <w:delText xml:space="preserve"> [online]. [vid. 2023-03-17]. Dostupné z: https://www.paradoxinteractive.com/games/cities-skylines/about</w:delText>
            </w:r>
          </w:del>
        </w:p>
        <w:p w14:paraId="34838987" w14:textId="5E4DF20F" w:rsidR="00016564" w:rsidDel="00DE5A44" w:rsidRDefault="00016564">
          <w:pPr>
            <w:autoSpaceDE w:val="0"/>
            <w:autoSpaceDN w:val="0"/>
            <w:ind w:hanging="640"/>
            <w:divId w:val="958490033"/>
            <w:rPr>
              <w:del w:id="1366" w:author="Martin Novák" w:date="2023-03-20T17:48:00Z"/>
              <w:rFonts w:eastAsia="Times New Roman"/>
            </w:rPr>
          </w:pPr>
          <w:del w:id="1367" w:author="Martin Novák" w:date="2023-03-20T17:48:00Z">
            <w:r w:rsidDel="00DE5A44">
              <w:rPr>
                <w:rFonts w:eastAsia="Times New Roman"/>
              </w:rPr>
              <w:delText xml:space="preserve">[90] </w:delText>
            </w:r>
            <w:r w:rsidDel="00DE5A44">
              <w:rPr>
                <w:rFonts w:eastAsia="Times New Roman"/>
              </w:rPr>
              <w:tab/>
            </w:r>
            <w:r w:rsidDel="00DE5A44">
              <w:rPr>
                <w:rFonts w:eastAsia="Times New Roman"/>
                <w:i/>
                <w:iCs/>
              </w:rPr>
              <w:delText>RollerCoaster Tycoon: Deluxe - RollerCoaster Tycoon - The Ultimate Theme park Sim</w:delText>
            </w:r>
            <w:r w:rsidDel="00DE5A44">
              <w:rPr>
                <w:rFonts w:eastAsia="Times New Roman"/>
              </w:rPr>
              <w:delText xml:space="preserve"> [online]. [vid. 2023-03-17]. Dostupné z: https://www.rollercoastertycoon.com/rollercoaster-tycoon-deluxe/</w:delText>
            </w:r>
          </w:del>
        </w:p>
        <w:p w14:paraId="353FC640" w14:textId="4F4FFDD7" w:rsidR="00016564" w:rsidDel="00DE5A44" w:rsidRDefault="00016564">
          <w:pPr>
            <w:autoSpaceDE w:val="0"/>
            <w:autoSpaceDN w:val="0"/>
            <w:ind w:hanging="640"/>
            <w:divId w:val="1356735801"/>
            <w:rPr>
              <w:del w:id="1368" w:author="Martin Novák" w:date="2023-03-20T17:48:00Z"/>
              <w:rFonts w:eastAsia="Times New Roman"/>
            </w:rPr>
          </w:pPr>
          <w:del w:id="1369" w:author="Martin Novák" w:date="2023-03-20T17:48:00Z">
            <w:r w:rsidDel="00DE5A44">
              <w:rPr>
                <w:rFonts w:eastAsia="Times New Roman"/>
              </w:rPr>
              <w:delText xml:space="preserve">[91] </w:delText>
            </w:r>
            <w:r w:rsidDel="00DE5A44">
              <w:rPr>
                <w:rFonts w:eastAsia="Times New Roman"/>
              </w:rPr>
              <w:tab/>
              <w:delText xml:space="preserve">KOŠŤÁL, Filip. Průvodce herními žánry - válečné strategie – Doupě.cz. </w:delText>
            </w:r>
            <w:r w:rsidDel="00DE5A44">
              <w:rPr>
                <w:rFonts w:eastAsia="Times New Roman"/>
                <w:i/>
                <w:iCs/>
              </w:rPr>
              <w:delText>Computer</w:delText>
            </w:r>
            <w:r w:rsidDel="00DE5A44">
              <w:rPr>
                <w:rFonts w:eastAsia="Times New Roman"/>
              </w:rPr>
              <w:delText xml:space="preserve"> [online]. 2011 [vid. 2021-08-23]. Dostupné z: https://doupe.zive.cz/clanek/pruvodce-hernimi-zanry---valecne-strategie</w:delText>
            </w:r>
          </w:del>
        </w:p>
        <w:p w14:paraId="6AA566A8" w14:textId="61E55BAC" w:rsidR="00016564" w:rsidDel="00DE5A44" w:rsidRDefault="00016564">
          <w:pPr>
            <w:autoSpaceDE w:val="0"/>
            <w:autoSpaceDN w:val="0"/>
            <w:ind w:hanging="640"/>
            <w:divId w:val="435249419"/>
            <w:rPr>
              <w:del w:id="1370" w:author="Martin Novák" w:date="2023-03-20T17:48:00Z"/>
              <w:rFonts w:eastAsia="Times New Roman"/>
            </w:rPr>
          </w:pPr>
          <w:del w:id="1371" w:author="Martin Novák" w:date="2023-03-20T17:48:00Z">
            <w:r w:rsidDel="00DE5A44">
              <w:rPr>
                <w:rFonts w:eastAsia="Times New Roman"/>
              </w:rPr>
              <w:delText xml:space="preserve">[92] </w:delText>
            </w:r>
            <w:r w:rsidDel="00DE5A44">
              <w:rPr>
                <w:rFonts w:eastAsia="Times New Roman"/>
              </w:rPr>
              <w:tab/>
            </w:r>
            <w:r w:rsidDel="00DE5A44">
              <w:rPr>
                <w:rFonts w:eastAsia="Times New Roman"/>
                <w:i/>
                <w:iCs/>
              </w:rPr>
              <w:delText>DiRT Rally - The official game site</w:delText>
            </w:r>
            <w:r w:rsidDel="00DE5A44">
              <w:rPr>
                <w:rFonts w:eastAsia="Times New Roman"/>
              </w:rPr>
              <w:delText xml:space="preserve"> [online]. [vid. 2023-03-18]. Dostupné z: https://dirtgame.com/dirtrally/us/home</w:delText>
            </w:r>
          </w:del>
        </w:p>
        <w:p w14:paraId="666019F7" w14:textId="5AECD2B7" w:rsidR="00016564" w:rsidDel="00DE5A44" w:rsidRDefault="00016564">
          <w:pPr>
            <w:autoSpaceDE w:val="0"/>
            <w:autoSpaceDN w:val="0"/>
            <w:ind w:hanging="640"/>
            <w:divId w:val="1987271972"/>
            <w:rPr>
              <w:del w:id="1372" w:author="Martin Novák" w:date="2023-03-20T17:48:00Z"/>
              <w:rFonts w:eastAsia="Times New Roman"/>
            </w:rPr>
          </w:pPr>
          <w:del w:id="1373" w:author="Martin Novák" w:date="2023-03-20T17:48:00Z">
            <w:r w:rsidDel="00DE5A44">
              <w:rPr>
                <w:rFonts w:eastAsia="Times New Roman"/>
              </w:rPr>
              <w:delText xml:space="preserve">[93] </w:delText>
            </w:r>
            <w:r w:rsidDel="00DE5A44">
              <w:rPr>
                <w:rFonts w:eastAsia="Times New Roman"/>
              </w:rPr>
              <w:tab/>
            </w:r>
            <w:r w:rsidDel="00DE5A44">
              <w:rPr>
                <w:rFonts w:eastAsia="Times New Roman"/>
                <w:i/>
                <w:iCs/>
              </w:rPr>
              <w:delText>Need for Speed Video Games - Official EA Site</w:delText>
            </w:r>
            <w:r w:rsidDel="00DE5A44">
              <w:rPr>
                <w:rFonts w:eastAsia="Times New Roman"/>
              </w:rPr>
              <w:delText xml:space="preserve"> [online]. [vid. 2023-03-18]. Dostupné z: https://www.ea.com/games/need-for-speed</w:delText>
            </w:r>
          </w:del>
        </w:p>
        <w:p w14:paraId="0FD0F7E5" w14:textId="543DAB0B" w:rsidR="00016564" w:rsidDel="00DE5A44" w:rsidRDefault="00016564">
          <w:pPr>
            <w:autoSpaceDE w:val="0"/>
            <w:autoSpaceDN w:val="0"/>
            <w:ind w:hanging="640"/>
            <w:divId w:val="1458598059"/>
            <w:rPr>
              <w:del w:id="1374" w:author="Martin Novák" w:date="2023-03-20T17:48:00Z"/>
              <w:rFonts w:eastAsia="Times New Roman"/>
            </w:rPr>
          </w:pPr>
          <w:del w:id="1375" w:author="Martin Novák" w:date="2023-03-20T17:48:00Z">
            <w:r w:rsidDel="00DE5A44">
              <w:rPr>
                <w:rFonts w:eastAsia="Times New Roman"/>
              </w:rPr>
              <w:delText xml:space="preserve">[94] </w:delText>
            </w:r>
            <w:r w:rsidDel="00DE5A44">
              <w:rPr>
                <w:rFonts w:eastAsia="Times New Roman"/>
              </w:rPr>
              <w:tab/>
            </w:r>
            <w:r w:rsidDel="00DE5A44">
              <w:rPr>
                <w:rFonts w:eastAsia="Times New Roman"/>
                <w:i/>
                <w:iCs/>
              </w:rPr>
              <w:delText>Home - Redout 2 - The Fastest Racing Game in the Universe</w:delText>
            </w:r>
            <w:r w:rsidDel="00DE5A44">
              <w:rPr>
                <w:rFonts w:eastAsia="Times New Roman"/>
              </w:rPr>
              <w:delText xml:space="preserve"> [online]. [vid. 2023-03-18]. Dostupné z: https://redout.games/redout2/</w:delText>
            </w:r>
          </w:del>
        </w:p>
        <w:p w14:paraId="5EC2B387" w14:textId="6D368054" w:rsidR="00016564" w:rsidDel="00DE5A44" w:rsidRDefault="00016564">
          <w:pPr>
            <w:autoSpaceDE w:val="0"/>
            <w:autoSpaceDN w:val="0"/>
            <w:ind w:hanging="640"/>
            <w:divId w:val="139854241"/>
            <w:rPr>
              <w:del w:id="1376" w:author="Martin Novák" w:date="2023-03-20T17:48:00Z"/>
              <w:rFonts w:eastAsia="Times New Roman"/>
            </w:rPr>
          </w:pPr>
          <w:del w:id="1377" w:author="Martin Novák" w:date="2023-03-20T17:48:00Z">
            <w:r w:rsidDel="00DE5A44">
              <w:rPr>
                <w:rFonts w:eastAsia="Times New Roman"/>
              </w:rPr>
              <w:delText xml:space="preserve">[95] </w:delText>
            </w:r>
            <w:r w:rsidDel="00DE5A44">
              <w:rPr>
                <w:rFonts w:eastAsia="Times New Roman"/>
              </w:rPr>
              <w:tab/>
            </w:r>
            <w:r w:rsidDel="00DE5A44">
              <w:rPr>
                <w:rFonts w:eastAsia="Times New Roman"/>
                <w:i/>
                <w:iCs/>
              </w:rPr>
              <w:delText>Bugbear Entertainment | Drive hard</w:delText>
            </w:r>
            <w:r w:rsidDel="00DE5A44">
              <w:rPr>
                <w:rFonts w:eastAsia="Times New Roman"/>
              </w:rPr>
              <w:delText xml:space="preserve"> [online]. [vid. 2023-03-18]. Dostupné z: https://bugbeargames.com/</w:delText>
            </w:r>
          </w:del>
        </w:p>
        <w:p w14:paraId="6E6E29BE" w14:textId="3E465F32" w:rsidR="00016564" w:rsidDel="00DE5A44" w:rsidRDefault="00016564">
          <w:pPr>
            <w:autoSpaceDE w:val="0"/>
            <w:autoSpaceDN w:val="0"/>
            <w:ind w:hanging="640"/>
            <w:divId w:val="316614446"/>
            <w:rPr>
              <w:del w:id="1378" w:author="Martin Novák" w:date="2023-03-20T17:48:00Z"/>
              <w:rFonts w:eastAsia="Times New Roman"/>
            </w:rPr>
          </w:pPr>
          <w:del w:id="1379" w:author="Martin Novák" w:date="2023-03-20T17:48:00Z">
            <w:r w:rsidDel="00DE5A44">
              <w:rPr>
                <w:rFonts w:eastAsia="Times New Roman"/>
              </w:rPr>
              <w:delText xml:space="preserve">[96] </w:delText>
            </w:r>
            <w:r w:rsidDel="00DE5A44">
              <w:rPr>
                <w:rFonts w:eastAsia="Times New Roman"/>
              </w:rPr>
              <w:tab/>
            </w:r>
            <w:r w:rsidDel="00DE5A44">
              <w:rPr>
                <w:rFonts w:eastAsia="Times New Roman"/>
                <w:i/>
                <w:iCs/>
              </w:rPr>
              <w:delText>Asphalt 9: Legends - Arcade Racing | Asphalt Legends</w:delText>
            </w:r>
            <w:r w:rsidDel="00DE5A44">
              <w:rPr>
                <w:rFonts w:eastAsia="Times New Roman"/>
              </w:rPr>
              <w:delText xml:space="preserve"> [online]. [vid. 2023-03-18]. Dostupné z: https://asphaltlegends.com/</w:delText>
            </w:r>
          </w:del>
        </w:p>
        <w:p w14:paraId="134446DA" w14:textId="0E16BA5A" w:rsidR="00016564" w:rsidDel="00DE5A44" w:rsidRDefault="00016564">
          <w:pPr>
            <w:autoSpaceDE w:val="0"/>
            <w:autoSpaceDN w:val="0"/>
            <w:ind w:hanging="640"/>
            <w:divId w:val="631861400"/>
            <w:rPr>
              <w:del w:id="1380" w:author="Martin Novák" w:date="2023-03-20T17:48:00Z"/>
              <w:rFonts w:eastAsia="Times New Roman"/>
            </w:rPr>
          </w:pPr>
          <w:del w:id="1381" w:author="Martin Novák" w:date="2023-03-20T17:48:00Z">
            <w:r w:rsidDel="00DE5A44">
              <w:rPr>
                <w:rFonts w:eastAsia="Times New Roman"/>
              </w:rPr>
              <w:delText xml:space="preserve">[97] </w:delText>
            </w:r>
            <w:r w:rsidDel="00DE5A44">
              <w:rPr>
                <w:rFonts w:eastAsia="Times New Roman"/>
              </w:rPr>
              <w:tab/>
            </w:r>
            <w:r w:rsidDel="00DE5A44">
              <w:rPr>
                <w:rFonts w:eastAsia="Times New Roman"/>
                <w:i/>
                <w:iCs/>
              </w:rPr>
              <w:delText>O HŘE | BLACKHOLE :: PC, MAC, LINUX :: 2D Platfomer</w:delText>
            </w:r>
            <w:r w:rsidDel="00DE5A44">
              <w:rPr>
                <w:rFonts w:eastAsia="Times New Roman"/>
              </w:rPr>
              <w:delText xml:space="preserve"> [online]. [vid. 2021-12-03]. Dostupné z: https://blackhole-game.com/cs/o-hre</w:delText>
            </w:r>
          </w:del>
        </w:p>
        <w:p w14:paraId="3D5ED12B" w14:textId="081FC70A" w:rsidR="00016564" w:rsidDel="00DE5A44" w:rsidRDefault="00016564">
          <w:pPr>
            <w:autoSpaceDE w:val="0"/>
            <w:autoSpaceDN w:val="0"/>
            <w:ind w:hanging="640"/>
            <w:divId w:val="260646470"/>
            <w:rPr>
              <w:del w:id="1382" w:author="Martin Novák" w:date="2023-03-20T17:48:00Z"/>
              <w:rFonts w:eastAsia="Times New Roman"/>
            </w:rPr>
          </w:pPr>
          <w:del w:id="1383" w:author="Martin Novák" w:date="2023-03-20T17:48:00Z">
            <w:r w:rsidDel="00DE5A44">
              <w:rPr>
                <w:rFonts w:eastAsia="Times New Roman"/>
              </w:rPr>
              <w:delText xml:space="preserve">[98] </w:delText>
            </w:r>
            <w:r w:rsidDel="00DE5A44">
              <w:rPr>
                <w:rFonts w:eastAsia="Times New Roman"/>
              </w:rPr>
              <w:tab/>
              <w:delText xml:space="preserve">INDIAN. </w:delText>
            </w:r>
            <w:r w:rsidDel="00DE5A44">
              <w:rPr>
                <w:rFonts w:eastAsia="Times New Roman"/>
                <w:i/>
                <w:iCs/>
              </w:rPr>
              <w:delText>Wreckfest - Recenze - YouTube</w:delText>
            </w:r>
            <w:r w:rsidDel="00DE5A44">
              <w:rPr>
                <w:rFonts w:eastAsia="Times New Roman"/>
              </w:rPr>
              <w:delText xml:space="preserve"> [online]. [vid. 2023-03-18]. Dostupné z: https://www.youtube.com/watch?v=3_3nvi1vsZ4</w:delText>
            </w:r>
          </w:del>
        </w:p>
        <w:p w14:paraId="798B2C65" w14:textId="4FCF14E7" w:rsidR="00016564" w:rsidDel="00DE5A44" w:rsidRDefault="00016564">
          <w:pPr>
            <w:autoSpaceDE w:val="0"/>
            <w:autoSpaceDN w:val="0"/>
            <w:ind w:hanging="640"/>
            <w:divId w:val="1884638235"/>
            <w:rPr>
              <w:del w:id="1384" w:author="Martin Novák" w:date="2023-03-20T17:48:00Z"/>
              <w:rFonts w:eastAsia="Times New Roman"/>
            </w:rPr>
          </w:pPr>
          <w:del w:id="1385" w:author="Martin Novák" w:date="2023-03-20T17:48:00Z">
            <w:r w:rsidDel="00DE5A44">
              <w:rPr>
                <w:rFonts w:eastAsia="Times New Roman"/>
              </w:rPr>
              <w:delText xml:space="preserve">[99] </w:delText>
            </w:r>
            <w:r w:rsidDel="00DE5A44">
              <w:rPr>
                <w:rFonts w:eastAsia="Times New Roman"/>
              </w:rPr>
              <w:tab/>
              <w:delText xml:space="preserve">IAMTIMCOREY. </w:delText>
            </w:r>
            <w:r w:rsidDel="00DE5A44">
              <w:rPr>
                <w:rFonts w:eastAsia="Times New Roman"/>
                <w:i/>
                <w:iCs/>
              </w:rPr>
              <w:delText>WinForm vs WPF vs UWP vs Console - The C# Desktop UI Showdown (and the future with .NET 5)</w:delText>
            </w:r>
            <w:r w:rsidDel="00DE5A44">
              <w:rPr>
                <w:rFonts w:eastAsia="Times New Roman"/>
              </w:rPr>
              <w:delText xml:space="preserve"> [online]. 2019 [vid. 2021-05-03]. Dostupné z: https://www.youtube.com/watch?v=yq0dSkA1vpM</w:delText>
            </w:r>
          </w:del>
        </w:p>
        <w:p w14:paraId="6B330D5C" w14:textId="6737A151" w:rsidR="00016564" w:rsidDel="00DE5A44" w:rsidRDefault="00016564">
          <w:pPr>
            <w:autoSpaceDE w:val="0"/>
            <w:autoSpaceDN w:val="0"/>
            <w:ind w:hanging="640"/>
            <w:divId w:val="935358858"/>
            <w:rPr>
              <w:del w:id="1386" w:author="Martin Novák" w:date="2023-03-20T17:48:00Z"/>
              <w:rFonts w:eastAsia="Times New Roman"/>
            </w:rPr>
          </w:pPr>
          <w:del w:id="1387" w:author="Martin Novák" w:date="2023-03-20T17:48:00Z">
            <w:r w:rsidDel="00DE5A44">
              <w:rPr>
                <w:rFonts w:eastAsia="Times New Roman"/>
              </w:rPr>
              <w:delText xml:space="preserve">[100] </w:delText>
            </w:r>
            <w:r w:rsidDel="00DE5A44">
              <w:rPr>
                <w:rFonts w:eastAsia="Times New Roman"/>
              </w:rPr>
              <w:tab/>
            </w:r>
            <w:r w:rsidDel="00DE5A44">
              <w:rPr>
                <w:rFonts w:eastAsia="Times New Roman"/>
                <w:i/>
                <w:iCs/>
              </w:rPr>
              <w:delText>DirectX graphics and gaming - Win32 apps | Microsoft Docs</w:delText>
            </w:r>
            <w:r w:rsidDel="00DE5A44">
              <w:rPr>
                <w:rFonts w:eastAsia="Times New Roman"/>
              </w:rPr>
              <w:delText xml:space="preserve"> [online]. [vid. 2021-11-12]. Dostupné z: https://docs.microsoft.com/en-us/windows/win32/directx</w:delText>
            </w:r>
          </w:del>
        </w:p>
        <w:p w14:paraId="20946734" w14:textId="21EDEFDC" w:rsidR="00016564" w:rsidDel="00DE5A44" w:rsidRDefault="00016564">
          <w:pPr>
            <w:autoSpaceDE w:val="0"/>
            <w:autoSpaceDN w:val="0"/>
            <w:ind w:hanging="640"/>
            <w:divId w:val="1520200715"/>
            <w:rPr>
              <w:del w:id="1388" w:author="Martin Novák" w:date="2023-03-20T17:48:00Z"/>
              <w:rFonts w:eastAsia="Times New Roman"/>
            </w:rPr>
          </w:pPr>
          <w:del w:id="1389" w:author="Martin Novák" w:date="2023-03-20T17:48:00Z">
            <w:r w:rsidDel="00DE5A44">
              <w:rPr>
                <w:rFonts w:eastAsia="Times New Roman"/>
              </w:rPr>
              <w:delText xml:space="preserve">[101] </w:delText>
            </w:r>
            <w:r w:rsidDel="00DE5A44">
              <w:rPr>
                <w:rFonts w:eastAsia="Times New Roman"/>
              </w:rPr>
              <w:tab/>
            </w:r>
            <w:r w:rsidDel="00DE5A44">
              <w:rPr>
                <w:rFonts w:eastAsia="Times New Roman"/>
                <w:i/>
                <w:iCs/>
              </w:rPr>
              <w:delText>[MS-XAML]: Xaml Object Mapping Specification 2006 Intellectual Property Rights Notice for Open Specifications Documentation</w:delText>
            </w:r>
            <w:r w:rsidDel="00DE5A44">
              <w:rPr>
                <w:rFonts w:eastAsia="Times New Roman"/>
              </w:rPr>
              <w:delText xml:space="preserve"> [online]. 2008 [vid. 2021-10-16]. Dostupné z: http://download.microsoft.com/download/0/A/6/0A6F7755-9AF5-448B-907D-13985ACCF53E/%5BMS-XAML%5D.pdf</w:delText>
            </w:r>
          </w:del>
        </w:p>
        <w:p w14:paraId="7847F534" w14:textId="20F29A2D" w:rsidR="00016564" w:rsidDel="00DE5A44" w:rsidRDefault="00016564">
          <w:pPr>
            <w:autoSpaceDE w:val="0"/>
            <w:autoSpaceDN w:val="0"/>
            <w:ind w:hanging="640"/>
            <w:divId w:val="437335826"/>
            <w:rPr>
              <w:del w:id="1390" w:author="Martin Novák" w:date="2023-03-20T17:48:00Z"/>
              <w:rFonts w:eastAsia="Times New Roman"/>
            </w:rPr>
          </w:pPr>
          <w:del w:id="1391" w:author="Martin Novák" w:date="2023-03-20T17:48:00Z">
            <w:r w:rsidDel="00DE5A44">
              <w:rPr>
                <w:rFonts w:eastAsia="Times New Roman"/>
              </w:rPr>
              <w:delText xml:space="preserve">[102] </w:delText>
            </w:r>
            <w:r w:rsidDel="00DE5A44">
              <w:rPr>
                <w:rFonts w:eastAsia="Times New Roman"/>
              </w:rPr>
              <w:tab/>
              <w:delText xml:space="preserve">MICROSOFT. </w:delText>
            </w:r>
            <w:r w:rsidDel="00DE5A44">
              <w:rPr>
                <w:rFonts w:eastAsia="Times New Roman"/>
                <w:i/>
                <w:iCs/>
              </w:rPr>
              <w:delText>Xamarin | Open-source mobile app platform for .NET</w:delText>
            </w:r>
            <w:r w:rsidDel="00DE5A44">
              <w:rPr>
                <w:rFonts w:eastAsia="Times New Roman"/>
              </w:rPr>
              <w:delText xml:space="preserve"> [online]. [vid. 2021-10-03]. Dostupné z: https://dotnet.microsoft.com/apps/xamarin</w:delText>
            </w:r>
          </w:del>
        </w:p>
        <w:p w14:paraId="7B96B862" w14:textId="1E35A734" w:rsidR="00016564" w:rsidDel="00DE5A44" w:rsidRDefault="00016564">
          <w:pPr>
            <w:autoSpaceDE w:val="0"/>
            <w:autoSpaceDN w:val="0"/>
            <w:ind w:hanging="640"/>
            <w:divId w:val="881012850"/>
            <w:rPr>
              <w:del w:id="1392" w:author="Martin Novák" w:date="2023-03-20T17:48:00Z"/>
              <w:rFonts w:eastAsia="Times New Roman"/>
            </w:rPr>
          </w:pPr>
          <w:del w:id="1393" w:author="Martin Novák" w:date="2023-03-20T17:48:00Z">
            <w:r w:rsidDel="00DE5A44">
              <w:rPr>
                <w:rFonts w:eastAsia="Times New Roman"/>
              </w:rPr>
              <w:delText xml:space="preserve">[103] </w:delText>
            </w:r>
            <w:r w:rsidDel="00DE5A44">
              <w:rPr>
                <w:rFonts w:eastAsia="Times New Roman"/>
              </w:rPr>
              <w:tab/>
              <w:delText xml:space="preserve">DOCS.MICROSOFT.COM. </w:delText>
            </w:r>
            <w:r w:rsidDel="00DE5A44">
              <w:rPr>
                <w:rFonts w:eastAsia="Times New Roman"/>
                <w:i/>
                <w:iCs/>
              </w:rPr>
              <w:delText>Xamarin.Essentials - Xamarin | Microsoft Docs</w:delText>
            </w:r>
            <w:r w:rsidDel="00DE5A44">
              <w:rPr>
                <w:rFonts w:eastAsia="Times New Roman"/>
              </w:rPr>
              <w:delText xml:space="preserve"> [online]. [vid. 2021-10-05]. Dostupné z: https://docs.microsoft.com/en-us/xamarin/essentials/?WT.mc_id=dotnet-35129-website</w:delText>
            </w:r>
          </w:del>
        </w:p>
        <w:p w14:paraId="602C8867" w14:textId="7FF7E7B3" w:rsidR="00016564" w:rsidDel="00DE5A44" w:rsidRDefault="00016564">
          <w:pPr>
            <w:autoSpaceDE w:val="0"/>
            <w:autoSpaceDN w:val="0"/>
            <w:ind w:hanging="640"/>
            <w:divId w:val="314728913"/>
            <w:rPr>
              <w:del w:id="1394" w:author="Martin Novák" w:date="2023-03-20T17:48:00Z"/>
              <w:rFonts w:eastAsia="Times New Roman"/>
            </w:rPr>
          </w:pPr>
          <w:del w:id="1395" w:author="Martin Novák" w:date="2023-03-20T17:48:00Z">
            <w:r w:rsidDel="00DE5A44">
              <w:rPr>
                <w:rFonts w:eastAsia="Times New Roman"/>
              </w:rPr>
              <w:delText xml:space="preserve">[104] </w:delText>
            </w:r>
            <w:r w:rsidDel="00DE5A44">
              <w:rPr>
                <w:rFonts w:eastAsia="Times New Roman"/>
              </w:rPr>
              <w:tab/>
              <w:delText xml:space="preserve">DOCS.MICROSOFT.COM. </w:delText>
            </w:r>
            <w:r w:rsidDel="00DE5A44">
              <w:rPr>
                <w:rFonts w:eastAsia="Times New Roman"/>
                <w:i/>
                <w:iCs/>
              </w:rPr>
              <w:delText>Xamarin.Forms Views - Xamarin | Microsoft Docs</w:delText>
            </w:r>
            <w:r w:rsidDel="00DE5A44">
              <w:rPr>
                <w:rFonts w:eastAsia="Times New Roman"/>
              </w:rPr>
              <w:delText xml:space="preserve"> [online]. [vid. 2021-10-04]. Dostupné z: https://docs.microsoft.com/en-us/xamarin/xamarin-forms/user-interface/controls/views?WT.mc_id=dotnet-35129-website</w:delText>
            </w:r>
          </w:del>
        </w:p>
        <w:p w14:paraId="2779BA8D" w14:textId="61E59A1C" w:rsidR="00016564" w:rsidDel="00DE5A44" w:rsidRDefault="00016564">
          <w:pPr>
            <w:autoSpaceDE w:val="0"/>
            <w:autoSpaceDN w:val="0"/>
            <w:ind w:hanging="640"/>
            <w:divId w:val="770394752"/>
            <w:rPr>
              <w:del w:id="1396" w:author="Martin Novák" w:date="2023-03-20T17:48:00Z"/>
              <w:rFonts w:eastAsia="Times New Roman"/>
            </w:rPr>
          </w:pPr>
          <w:del w:id="1397" w:author="Martin Novák" w:date="2023-03-20T17:48:00Z">
            <w:r w:rsidDel="00DE5A44">
              <w:rPr>
                <w:rFonts w:eastAsia="Times New Roman"/>
              </w:rPr>
              <w:delText xml:space="preserve">[105] </w:delText>
            </w:r>
            <w:r w:rsidDel="00DE5A44">
              <w:rPr>
                <w:rFonts w:eastAsia="Times New Roman"/>
              </w:rPr>
              <w:tab/>
              <w:delText xml:space="preserve">MONOGAMES. </w:delText>
            </w:r>
            <w:r w:rsidDel="00DE5A44">
              <w:rPr>
                <w:rFonts w:eastAsia="Times New Roman"/>
                <w:i/>
                <w:iCs/>
              </w:rPr>
              <w:delText>About | MonoGame</w:delText>
            </w:r>
            <w:r w:rsidDel="00DE5A44">
              <w:rPr>
                <w:rFonts w:eastAsia="Times New Roman"/>
              </w:rPr>
              <w:delText xml:space="preserve"> [online]. [vid. 2021-10-05]. Dostupné z: https://www.monogame.net/about/</w:delText>
            </w:r>
          </w:del>
        </w:p>
        <w:p w14:paraId="03F6729E" w14:textId="11AB1517" w:rsidR="00016564" w:rsidDel="00DE5A44" w:rsidRDefault="00016564">
          <w:pPr>
            <w:autoSpaceDE w:val="0"/>
            <w:autoSpaceDN w:val="0"/>
            <w:ind w:hanging="640"/>
            <w:divId w:val="930354998"/>
            <w:rPr>
              <w:del w:id="1398" w:author="Martin Novák" w:date="2023-03-20T17:48:00Z"/>
              <w:rFonts w:eastAsia="Times New Roman"/>
            </w:rPr>
          </w:pPr>
          <w:del w:id="1399" w:author="Martin Novák" w:date="2023-03-20T17:48:00Z">
            <w:r w:rsidDel="00DE5A44">
              <w:rPr>
                <w:rFonts w:eastAsia="Times New Roman"/>
              </w:rPr>
              <w:delText xml:space="preserve">[106] </w:delText>
            </w:r>
            <w:r w:rsidDel="00DE5A44">
              <w:rPr>
                <w:rFonts w:eastAsia="Times New Roman"/>
              </w:rPr>
              <w:tab/>
              <w:delText xml:space="preserve">STRIDE. </w:delText>
            </w:r>
            <w:r w:rsidDel="00DE5A44">
              <w:rPr>
                <w:rFonts w:eastAsia="Times New Roman"/>
                <w:i/>
                <w:iCs/>
              </w:rPr>
              <w:delText>Stride Game Engine</w:delText>
            </w:r>
            <w:r w:rsidDel="00DE5A44">
              <w:rPr>
                <w:rFonts w:eastAsia="Times New Roman"/>
              </w:rPr>
              <w:delText xml:space="preserve"> [online]. [vid. 2021-10-08]. Dostupné z: https://www.stride3d.net/</w:delText>
            </w:r>
          </w:del>
        </w:p>
        <w:p w14:paraId="2097BE23" w14:textId="6207CCE2" w:rsidR="00016564" w:rsidDel="00DE5A44" w:rsidRDefault="00016564">
          <w:pPr>
            <w:autoSpaceDE w:val="0"/>
            <w:autoSpaceDN w:val="0"/>
            <w:ind w:hanging="640"/>
            <w:divId w:val="2044986050"/>
            <w:rPr>
              <w:del w:id="1400" w:author="Martin Novák" w:date="2023-03-20T17:48:00Z"/>
              <w:rFonts w:eastAsia="Times New Roman"/>
            </w:rPr>
          </w:pPr>
          <w:del w:id="1401" w:author="Martin Novák" w:date="2023-03-20T17:48:00Z">
            <w:r w:rsidDel="00DE5A44">
              <w:rPr>
                <w:rFonts w:eastAsia="Times New Roman"/>
              </w:rPr>
              <w:delText xml:space="preserve">[107] </w:delText>
            </w:r>
            <w:r w:rsidDel="00DE5A44">
              <w:rPr>
                <w:rFonts w:eastAsia="Times New Roman"/>
              </w:rPr>
              <w:tab/>
              <w:delText xml:space="preserve">DOCS.MICROSOFT.COM. </w:delText>
            </w:r>
            <w:r w:rsidDel="00DE5A44">
              <w:rPr>
                <w:rFonts w:eastAsia="Times New Roman"/>
                <w:i/>
                <w:iCs/>
              </w:rPr>
              <w:delText>What is Xamarin? - Xamarin | Microsoft Docs</w:delText>
            </w:r>
            <w:r w:rsidDel="00DE5A44">
              <w:rPr>
                <w:rFonts w:eastAsia="Times New Roman"/>
              </w:rPr>
              <w:delText xml:space="preserve"> [online]. [vid. 2021-10-07]. Dostupné z: https://docs.microsoft.com/en-us/xamarin/get-started/what-is-xamarin</w:delText>
            </w:r>
          </w:del>
        </w:p>
        <w:p w14:paraId="78661B07" w14:textId="5786526D" w:rsidR="00016564" w:rsidDel="00DE5A44" w:rsidRDefault="00016564">
          <w:pPr>
            <w:autoSpaceDE w:val="0"/>
            <w:autoSpaceDN w:val="0"/>
            <w:ind w:hanging="640"/>
            <w:divId w:val="1233812264"/>
            <w:rPr>
              <w:del w:id="1402" w:author="Martin Novák" w:date="2023-03-20T17:48:00Z"/>
              <w:rFonts w:eastAsia="Times New Roman"/>
            </w:rPr>
          </w:pPr>
          <w:del w:id="1403" w:author="Martin Novák" w:date="2023-03-20T17:48:00Z">
            <w:r w:rsidDel="00DE5A44">
              <w:rPr>
                <w:rFonts w:eastAsia="Times New Roman"/>
              </w:rPr>
              <w:delText xml:space="preserve">[108] </w:delText>
            </w:r>
            <w:r w:rsidDel="00DE5A44">
              <w:rPr>
                <w:rFonts w:eastAsia="Times New Roman"/>
              </w:rPr>
              <w:tab/>
            </w:r>
            <w:r w:rsidDel="00DE5A44">
              <w:rPr>
                <w:rFonts w:eastAsia="Times New Roman"/>
                <w:i/>
                <w:iCs/>
              </w:rPr>
              <w:delText>What’s a Universal Windows Platform (UWP) app? - UWP applications | Microsoft Docs</w:delText>
            </w:r>
            <w:r w:rsidDel="00DE5A44">
              <w:rPr>
                <w:rFonts w:eastAsia="Times New Roman"/>
              </w:rPr>
              <w:delText xml:space="preserve"> [online]. [vid. 2021-12-03]. Dostupné z: https://docs.microsoft.com/en-us/windows/uwp/get-started/universal-application-platform-guide</w:delText>
            </w:r>
          </w:del>
        </w:p>
        <w:p w14:paraId="0027E557" w14:textId="02E48DE4" w:rsidR="00016564" w:rsidDel="00DE5A44" w:rsidRDefault="00016564">
          <w:pPr>
            <w:autoSpaceDE w:val="0"/>
            <w:autoSpaceDN w:val="0"/>
            <w:ind w:hanging="640"/>
            <w:divId w:val="1736048737"/>
            <w:rPr>
              <w:del w:id="1404" w:author="Martin Novák" w:date="2023-03-20T17:48:00Z"/>
              <w:rFonts w:eastAsia="Times New Roman"/>
            </w:rPr>
          </w:pPr>
          <w:del w:id="1405" w:author="Martin Novák" w:date="2023-03-20T17:48:00Z">
            <w:r w:rsidDel="00DE5A44">
              <w:rPr>
                <w:rFonts w:eastAsia="Times New Roman"/>
              </w:rPr>
              <w:delText xml:space="preserve">[109] </w:delText>
            </w:r>
            <w:r w:rsidDel="00DE5A44">
              <w:rPr>
                <w:rFonts w:eastAsia="Times New Roman"/>
              </w:rPr>
              <w:tab/>
              <w:delText xml:space="preserve">DEVELOPER.ANDROID.COM. </w:delText>
            </w:r>
            <w:r w:rsidDel="00DE5A44">
              <w:rPr>
                <w:rFonts w:eastAsia="Times New Roman"/>
                <w:i/>
                <w:iCs/>
              </w:rPr>
              <w:delText>Meet Android Studio  |  Android Developers</w:delText>
            </w:r>
            <w:r w:rsidDel="00DE5A44">
              <w:rPr>
                <w:rFonts w:eastAsia="Times New Roman"/>
              </w:rPr>
              <w:delText xml:space="preserve"> [online]. [vid. 2021-10-16]. Dostupné z: https://developer.android.com/studio/intro</w:delText>
            </w:r>
          </w:del>
        </w:p>
        <w:p w14:paraId="1595EF95" w14:textId="66855559" w:rsidR="00016564" w:rsidDel="00DE5A44" w:rsidRDefault="00016564">
          <w:pPr>
            <w:autoSpaceDE w:val="0"/>
            <w:autoSpaceDN w:val="0"/>
            <w:ind w:hanging="640"/>
            <w:divId w:val="345988606"/>
            <w:rPr>
              <w:del w:id="1406" w:author="Martin Novák" w:date="2023-03-20T17:48:00Z"/>
              <w:rFonts w:eastAsia="Times New Roman"/>
            </w:rPr>
          </w:pPr>
          <w:del w:id="1407" w:author="Martin Novák" w:date="2023-03-20T17:48:00Z">
            <w:r w:rsidDel="00DE5A44">
              <w:rPr>
                <w:rFonts w:eastAsia="Times New Roman"/>
              </w:rPr>
              <w:delText xml:space="preserve">[110] </w:delText>
            </w:r>
            <w:r w:rsidDel="00DE5A44">
              <w:rPr>
                <w:rFonts w:eastAsia="Times New Roman"/>
              </w:rPr>
              <w:tab/>
              <w:delText xml:space="preserve">DEVELOPER.ANDROID.COM. </w:delText>
            </w:r>
            <w:r w:rsidDel="00DE5A44">
              <w:rPr>
                <w:rFonts w:eastAsia="Times New Roman"/>
                <w:i/>
                <w:iCs/>
              </w:rPr>
              <w:delText>Create an Android project  |  Android Developers</w:delText>
            </w:r>
            <w:r w:rsidDel="00DE5A44">
              <w:rPr>
                <w:rFonts w:eastAsia="Times New Roman"/>
              </w:rPr>
              <w:delText xml:space="preserve"> [online]. [vid. 2021-10-16]. Dostupné z: https://developer.android.com/training/basics/firstapp/creating-project</w:delText>
            </w:r>
          </w:del>
        </w:p>
        <w:p w14:paraId="3414EAB7" w14:textId="6F6DEB72" w:rsidR="00016564" w:rsidDel="00DE5A44" w:rsidRDefault="00016564">
          <w:pPr>
            <w:autoSpaceDE w:val="0"/>
            <w:autoSpaceDN w:val="0"/>
            <w:ind w:hanging="640"/>
            <w:divId w:val="2120373822"/>
            <w:rPr>
              <w:del w:id="1408" w:author="Martin Novák" w:date="2023-03-20T17:48:00Z"/>
              <w:rFonts w:eastAsia="Times New Roman"/>
            </w:rPr>
          </w:pPr>
          <w:del w:id="1409" w:author="Martin Novák" w:date="2023-03-20T17:48:00Z">
            <w:r w:rsidDel="00DE5A44">
              <w:rPr>
                <w:rFonts w:eastAsia="Times New Roman"/>
              </w:rPr>
              <w:delText xml:space="preserve">[111] </w:delText>
            </w:r>
            <w:r w:rsidDel="00DE5A44">
              <w:rPr>
                <w:rFonts w:eastAsia="Times New Roman"/>
              </w:rPr>
              <w:tab/>
              <w:delText xml:space="preserve">DEVELOPER.ANDROID.COM. </w:delText>
            </w:r>
            <w:r w:rsidDel="00DE5A44">
              <w:rPr>
                <w:rFonts w:eastAsia="Times New Roman"/>
                <w:i/>
                <w:iCs/>
              </w:rPr>
              <w:delText>Run apps on the Android Emulator  |  Android Developers</w:delText>
            </w:r>
            <w:r w:rsidDel="00DE5A44">
              <w:rPr>
                <w:rFonts w:eastAsia="Times New Roman"/>
              </w:rPr>
              <w:delText xml:space="preserve"> [online]. [vid. 2021-10-16]. Dostupné z: https://developer.android.com/studio/run/emulator</w:delText>
            </w:r>
          </w:del>
        </w:p>
        <w:p w14:paraId="217D508C" w14:textId="61004109" w:rsidR="00016564" w:rsidDel="00DE5A44" w:rsidRDefault="00016564">
          <w:pPr>
            <w:autoSpaceDE w:val="0"/>
            <w:autoSpaceDN w:val="0"/>
            <w:ind w:hanging="640"/>
            <w:divId w:val="403993800"/>
            <w:rPr>
              <w:del w:id="1410" w:author="Martin Novák" w:date="2023-03-20T17:48:00Z"/>
              <w:rFonts w:eastAsia="Times New Roman"/>
            </w:rPr>
          </w:pPr>
          <w:del w:id="1411" w:author="Martin Novák" w:date="2023-03-20T17:48:00Z">
            <w:r w:rsidDel="00DE5A44">
              <w:rPr>
                <w:rFonts w:eastAsia="Times New Roman"/>
              </w:rPr>
              <w:delText>[112] .</w:delText>
            </w:r>
            <w:r w:rsidDel="00DE5A44">
              <w:rPr>
                <w:rFonts w:eastAsia="Times New Roman"/>
              </w:rPr>
              <w:tab/>
            </w:r>
            <w:r w:rsidDel="00DE5A44">
              <w:rPr>
                <w:rFonts w:eastAsia="Times New Roman"/>
                <w:i/>
                <w:iCs/>
              </w:rPr>
              <w:delText>NET MAUI Release Candidate - Ready for cross-platform app development - .NET Blog</w:delText>
            </w:r>
            <w:r w:rsidDel="00DE5A44">
              <w:rPr>
                <w:rFonts w:eastAsia="Times New Roman"/>
              </w:rPr>
              <w:delText xml:space="preserve"> [online]. [vid. 2022-10-14]. Dostupné z: https://devblogs.microsoft.com/dotnet/dotnet-maui-rc-1/</w:delText>
            </w:r>
          </w:del>
        </w:p>
        <w:p w14:paraId="5F87BD49" w14:textId="6C60D844" w:rsidR="00016564" w:rsidDel="00DE5A44" w:rsidRDefault="00016564">
          <w:pPr>
            <w:autoSpaceDE w:val="0"/>
            <w:autoSpaceDN w:val="0"/>
            <w:ind w:hanging="640"/>
            <w:divId w:val="1041709449"/>
            <w:rPr>
              <w:del w:id="1412" w:author="Martin Novák" w:date="2023-03-20T17:48:00Z"/>
              <w:rFonts w:eastAsia="Times New Roman"/>
            </w:rPr>
          </w:pPr>
          <w:del w:id="1413" w:author="Martin Novák" w:date="2023-03-20T17:48:00Z">
            <w:r w:rsidDel="00DE5A44">
              <w:rPr>
                <w:rFonts w:eastAsia="Times New Roman"/>
              </w:rPr>
              <w:delText xml:space="preserve">[113] </w:delText>
            </w:r>
            <w:r w:rsidDel="00DE5A44">
              <w:rPr>
                <w:rFonts w:eastAsia="Times New Roman"/>
              </w:rPr>
              <w:tab/>
            </w:r>
            <w:r w:rsidDel="00DE5A44">
              <w:rPr>
                <w:rFonts w:eastAsia="Times New Roman"/>
                <w:i/>
                <w:iCs/>
              </w:rPr>
              <w:delText>Visual Studio 2022 version 17.3 Release Notes | Microsoft Learn</w:delText>
            </w:r>
            <w:r w:rsidDel="00DE5A44">
              <w:rPr>
                <w:rFonts w:eastAsia="Times New Roman"/>
              </w:rPr>
              <w:delText xml:space="preserve"> [online]. [vid. 2023-01-04]. Dostupné z: https://learn.microsoft.com/en-us/visualstudio/releases/2022/release-notes-v17.3</w:delText>
            </w:r>
          </w:del>
        </w:p>
        <w:p w14:paraId="75757CB9" w14:textId="752DA9D6" w:rsidR="00016564" w:rsidDel="00DE5A44" w:rsidRDefault="00016564">
          <w:pPr>
            <w:autoSpaceDE w:val="0"/>
            <w:autoSpaceDN w:val="0"/>
            <w:ind w:hanging="640"/>
            <w:divId w:val="1390571279"/>
            <w:rPr>
              <w:del w:id="1414" w:author="Martin Novák" w:date="2023-03-20T17:48:00Z"/>
              <w:rFonts w:eastAsia="Times New Roman"/>
            </w:rPr>
          </w:pPr>
          <w:del w:id="1415" w:author="Martin Novák" w:date="2023-03-20T17:48:00Z">
            <w:r w:rsidDel="00DE5A44">
              <w:rPr>
                <w:rFonts w:eastAsia="Times New Roman"/>
              </w:rPr>
              <w:delText xml:space="preserve">[114] </w:delText>
            </w:r>
            <w:r w:rsidDel="00DE5A44">
              <w:rPr>
                <w:rFonts w:eastAsia="Times New Roman"/>
              </w:rPr>
              <w:tab/>
              <w:delText xml:space="preserve">GREGORY, Jason. </w:delText>
            </w:r>
            <w:r w:rsidDel="00DE5A44">
              <w:rPr>
                <w:rFonts w:eastAsia="Times New Roman"/>
                <w:i/>
                <w:iCs/>
              </w:rPr>
              <w:delText>Game Engine Architecture, Third Edition</w:delText>
            </w:r>
            <w:r w:rsidDel="00DE5A44">
              <w:rPr>
                <w:rFonts w:eastAsia="Times New Roman"/>
              </w:rPr>
              <w:delText xml:space="preserve"> [online]. 2018. ISBN 9781138035454. Dostupné z: doi:10.1201/9781315267845</w:delText>
            </w:r>
          </w:del>
        </w:p>
        <w:p w14:paraId="373EB1EE" w14:textId="2D3F24FD" w:rsidR="00016564" w:rsidDel="00DE5A44" w:rsidRDefault="00016564">
          <w:pPr>
            <w:autoSpaceDE w:val="0"/>
            <w:autoSpaceDN w:val="0"/>
            <w:ind w:hanging="640"/>
            <w:divId w:val="1194878942"/>
            <w:rPr>
              <w:del w:id="1416" w:author="Martin Novák" w:date="2023-03-20T17:48:00Z"/>
              <w:rFonts w:eastAsia="Times New Roman"/>
            </w:rPr>
          </w:pPr>
          <w:del w:id="1417" w:author="Martin Novák" w:date="2023-03-20T17:48:00Z">
            <w:r w:rsidDel="00DE5A44">
              <w:rPr>
                <w:rFonts w:eastAsia="Times New Roman"/>
              </w:rPr>
              <w:delText xml:space="preserve">[115] </w:delText>
            </w:r>
            <w:r w:rsidDel="00DE5A44">
              <w:rPr>
                <w:rFonts w:eastAsia="Times New Roman"/>
              </w:rPr>
              <w:tab/>
              <w:delText xml:space="preserve">UNITY TECHNOLOGIES. </w:delText>
            </w:r>
            <w:r w:rsidDel="00DE5A44">
              <w:rPr>
                <w:rFonts w:eastAsia="Times New Roman"/>
                <w:i/>
                <w:iCs/>
              </w:rPr>
              <w:delText>Wondering what Unity is? Find out who we are, where we’ve been and where we’re going | Unity</w:delText>
            </w:r>
            <w:r w:rsidDel="00DE5A44">
              <w:rPr>
                <w:rFonts w:eastAsia="Times New Roman"/>
              </w:rPr>
              <w:delText xml:space="preserve"> [online]. [vid. 2021-06-21]. Dostupné z: https://unity.com/our-company</w:delText>
            </w:r>
          </w:del>
        </w:p>
        <w:p w14:paraId="7B3CC083" w14:textId="3D095CF3" w:rsidR="00016564" w:rsidDel="00DE5A44" w:rsidRDefault="00016564">
          <w:pPr>
            <w:autoSpaceDE w:val="0"/>
            <w:autoSpaceDN w:val="0"/>
            <w:ind w:hanging="640"/>
            <w:divId w:val="1548759449"/>
            <w:rPr>
              <w:del w:id="1418" w:author="Martin Novák" w:date="2023-03-20T17:48:00Z"/>
              <w:rFonts w:eastAsia="Times New Roman"/>
            </w:rPr>
          </w:pPr>
          <w:del w:id="1419" w:author="Martin Novák" w:date="2023-03-20T17:48:00Z">
            <w:r w:rsidDel="00DE5A44">
              <w:rPr>
                <w:rFonts w:eastAsia="Times New Roman"/>
              </w:rPr>
              <w:delText xml:space="preserve">[116] </w:delText>
            </w:r>
            <w:r w:rsidDel="00DE5A44">
              <w:rPr>
                <w:rFonts w:eastAsia="Times New Roman"/>
              </w:rPr>
              <w:tab/>
              <w:delText xml:space="preserve">UNITY TECHNOLOGIES. </w:delText>
            </w:r>
            <w:r w:rsidDel="00DE5A44">
              <w:rPr>
                <w:rFonts w:eastAsia="Times New Roman"/>
                <w:i/>
                <w:iCs/>
              </w:rPr>
              <w:delText>Reimagine product design and development - YouTube</w:delText>
            </w:r>
            <w:r w:rsidDel="00DE5A44">
              <w:rPr>
                <w:rFonts w:eastAsia="Times New Roman"/>
              </w:rPr>
              <w:delText xml:space="preserve"> [online]. [vid. 2021-06-21]. Dostupné z: https://www.youtube.com/watch?v=j_bQf0InYHM</w:delText>
            </w:r>
          </w:del>
        </w:p>
        <w:p w14:paraId="64B2659D" w14:textId="4DD8C0AA" w:rsidR="00016564" w:rsidDel="00DE5A44" w:rsidRDefault="00016564">
          <w:pPr>
            <w:autoSpaceDE w:val="0"/>
            <w:autoSpaceDN w:val="0"/>
            <w:ind w:hanging="640"/>
            <w:divId w:val="1229807822"/>
            <w:rPr>
              <w:del w:id="1420" w:author="Martin Novák" w:date="2023-03-20T17:48:00Z"/>
              <w:rFonts w:eastAsia="Times New Roman"/>
            </w:rPr>
          </w:pPr>
          <w:del w:id="1421" w:author="Martin Novák" w:date="2023-03-20T17:48:00Z">
            <w:r w:rsidDel="00DE5A44">
              <w:rPr>
                <w:rFonts w:eastAsia="Times New Roman"/>
              </w:rPr>
              <w:delText xml:space="preserve">[117] </w:delText>
            </w:r>
            <w:r w:rsidDel="00DE5A44">
              <w:rPr>
                <w:rFonts w:eastAsia="Times New Roman"/>
              </w:rPr>
              <w:tab/>
              <w:delText xml:space="preserve">UNITY TECHNOLOGIES. </w:delText>
            </w:r>
            <w:r w:rsidDel="00DE5A44">
              <w:rPr>
                <w:rFonts w:eastAsia="Times New Roman"/>
                <w:i/>
                <w:iCs/>
              </w:rPr>
              <w:delText>Create immersive experiences for real-world applications at scale | Unity - YouTube</w:delText>
            </w:r>
            <w:r w:rsidDel="00DE5A44">
              <w:rPr>
                <w:rFonts w:eastAsia="Times New Roman"/>
              </w:rPr>
              <w:delText xml:space="preserve"> [online]. [vid. 2021-06-21]. Dostupné z: https://www.youtube.com/watch?v=5VRxVVOIoJs</w:delText>
            </w:r>
          </w:del>
        </w:p>
        <w:p w14:paraId="2AF113F9" w14:textId="56C680DF" w:rsidR="00016564" w:rsidDel="00DE5A44" w:rsidRDefault="00016564">
          <w:pPr>
            <w:autoSpaceDE w:val="0"/>
            <w:autoSpaceDN w:val="0"/>
            <w:ind w:hanging="640"/>
            <w:divId w:val="1823614607"/>
            <w:rPr>
              <w:del w:id="1422" w:author="Martin Novák" w:date="2023-03-20T17:48:00Z"/>
              <w:rFonts w:eastAsia="Times New Roman"/>
            </w:rPr>
          </w:pPr>
          <w:del w:id="1423" w:author="Martin Novák" w:date="2023-03-20T17:48:00Z">
            <w:r w:rsidDel="00DE5A44">
              <w:rPr>
                <w:rFonts w:eastAsia="Times New Roman"/>
              </w:rPr>
              <w:delText xml:space="preserve">[118] </w:delText>
            </w:r>
            <w:r w:rsidDel="00DE5A44">
              <w:rPr>
                <w:rFonts w:eastAsia="Times New Roman"/>
              </w:rPr>
              <w:tab/>
              <w:delText xml:space="preserve">UNITY TECHNOLOGIES. </w:delText>
            </w:r>
            <w:r w:rsidDel="00DE5A44">
              <w:rPr>
                <w:rFonts w:eastAsia="Times New Roman"/>
                <w:i/>
                <w:iCs/>
              </w:rPr>
              <w:delText>Real Time Animation: Unity for Look Development - YouTube</w:delText>
            </w:r>
            <w:r w:rsidDel="00DE5A44">
              <w:rPr>
                <w:rFonts w:eastAsia="Times New Roman"/>
              </w:rPr>
              <w:delText xml:space="preserve"> [online]. [vid. 2021-06-21]. Dostupné z: https://www.youtube.com/watch?v=urew479-Wlw</w:delText>
            </w:r>
          </w:del>
        </w:p>
        <w:p w14:paraId="7D980C6C" w14:textId="22C88256" w:rsidR="00016564" w:rsidDel="00DE5A44" w:rsidRDefault="00016564">
          <w:pPr>
            <w:autoSpaceDE w:val="0"/>
            <w:autoSpaceDN w:val="0"/>
            <w:ind w:hanging="640"/>
            <w:divId w:val="1139611261"/>
            <w:rPr>
              <w:del w:id="1424" w:author="Martin Novák" w:date="2023-03-20T17:48:00Z"/>
              <w:rFonts w:eastAsia="Times New Roman"/>
            </w:rPr>
          </w:pPr>
          <w:del w:id="1425" w:author="Martin Novák" w:date="2023-03-20T17:48:00Z">
            <w:r w:rsidDel="00DE5A44">
              <w:rPr>
                <w:rFonts w:eastAsia="Times New Roman"/>
              </w:rPr>
              <w:delText xml:space="preserve">[119] </w:delText>
            </w:r>
            <w:r w:rsidDel="00DE5A44">
              <w:rPr>
                <w:rFonts w:eastAsia="Times New Roman"/>
              </w:rPr>
              <w:tab/>
              <w:delText xml:space="preserve">UNITY TECHNOLOGIE. </w:delText>
            </w:r>
            <w:r w:rsidDel="00DE5A44">
              <w:rPr>
                <w:rFonts w:eastAsia="Times New Roman"/>
                <w:i/>
                <w:iCs/>
              </w:rPr>
              <w:delText>Compare Unity plans: Pro vs Plus vs Free. Choose the best 2D - 3D engine for your project! - Unity Store</w:delText>
            </w:r>
            <w:r w:rsidDel="00DE5A44">
              <w:rPr>
                <w:rFonts w:eastAsia="Times New Roman"/>
              </w:rPr>
              <w:delText xml:space="preserve"> [online]. [vid. 2021-06-23]. Dostupné z: https://store.unity.com/compare-plans?currency=USD</w:delText>
            </w:r>
          </w:del>
        </w:p>
        <w:p w14:paraId="4D218AB0" w14:textId="36EDC929" w:rsidR="00016564" w:rsidDel="00DE5A44" w:rsidRDefault="00016564">
          <w:pPr>
            <w:autoSpaceDE w:val="0"/>
            <w:autoSpaceDN w:val="0"/>
            <w:ind w:hanging="640"/>
            <w:divId w:val="1380284514"/>
            <w:rPr>
              <w:del w:id="1426" w:author="Martin Novák" w:date="2023-03-20T17:48:00Z"/>
              <w:rFonts w:eastAsia="Times New Roman"/>
            </w:rPr>
          </w:pPr>
          <w:del w:id="1427" w:author="Martin Novák" w:date="2023-03-20T17:48:00Z">
            <w:r w:rsidDel="00DE5A44">
              <w:rPr>
                <w:rFonts w:eastAsia="Times New Roman"/>
              </w:rPr>
              <w:delText xml:space="preserve">[120] </w:delText>
            </w:r>
            <w:r w:rsidDel="00DE5A44">
              <w:rPr>
                <w:rFonts w:eastAsia="Times New Roman"/>
              </w:rPr>
              <w:tab/>
            </w:r>
            <w:r w:rsidDel="00DE5A44">
              <w:rPr>
                <w:rFonts w:eastAsia="Times New Roman"/>
                <w:i/>
                <w:iCs/>
              </w:rPr>
              <w:delText>What is the best game engine: is Unity right for you? | GamesIndustry.biz</w:delText>
            </w:r>
            <w:r w:rsidDel="00DE5A44">
              <w:rPr>
                <w:rFonts w:eastAsia="Times New Roman"/>
              </w:rPr>
              <w:delText xml:space="preserve"> [online]. [vid. 2021-06-20]. Dostupné z: https://www.gamesindustry.biz/articles/2020-01-16-what-is-the-best-game-engine-is-unity-the-right-game-engine-for-you</w:delText>
            </w:r>
          </w:del>
        </w:p>
        <w:p w14:paraId="1AD25ABB" w14:textId="7CB344E7" w:rsidR="00016564" w:rsidDel="00DE5A44" w:rsidRDefault="00016564">
          <w:pPr>
            <w:autoSpaceDE w:val="0"/>
            <w:autoSpaceDN w:val="0"/>
            <w:ind w:hanging="640"/>
            <w:divId w:val="2095710454"/>
            <w:rPr>
              <w:del w:id="1428" w:author="Martin Novák" w:date="2023-03-20T17:48:00Z"/>
              <w:rFonts w:eastAsia="Times New Roman"/>
            </w:rPr>
          </w:pPr>
          <w:del w:id="1429" w:author="Martin Novák" w:date="2023-03-20T17:48:00Z">
            <w:r w:rsidDel="00DE5A44">
              <w:rPr>
                <w:rFonts w:eastAsia="Times New Roman"/>
              </w:rPr>
              <w:delText xml:space="preserve">[121] </w:delText>
            </w:r>
            <w:r w:rsidDel="00DE5A44">
              <w:rPr>
                <w:rFonts w:eastAsia="Times New Roman"/>
              </w:rPr>
              <w:tab/>
              <w:delText xml:space="preserve">BRACKEYS. </w:delText>
            </w:r>
            <w:r w:rsidDel="00DE5A44">
              <w:rPr>
                <w:rFonts w:eastAsia="Times New Roman"/>
                <w:i/>
                <w:iCs/>
              </w:rPr>
              <w:delText>How to make a CUSTOM INSPECTOR in Unity - YouTube</w:delText>
            </w:r>
            <w:r w:rsidDel="00DE5A44">
              <w:rPr>
                <w:rFonts w:eastAsia="Times New Roman"/>
              </w:rPr>
              <w:delText xml:space="preserve"> [online]. [vid. 2021-06-21]. Dostupné z: https://www.youtube.com/watch?v=RInUu1_8aGw</w:delText>
            </w:r>
          </w:del>
        </w:p>
        <w:p w14:paraId="12EF74C7" w14:textId="4CFFEF1B" w:rsidR="00016564" w:rsidDel="00DE5A44" w:rsidRDefault="00016564">
          <w:pPr>
            <w:autoSpaceDE w:val="0"/>
            <w:autoSpaceDN w:val="0"/>
            <w:ind w:hanging="640"/>
            <w:divId w:val="1837919320"/>
            <w:rPr>
              <w:del w:id="1430" w:author="Martin Novák" w:date="2023-03-20T17:48:00Z"/>
              <w:rFonts w:eastAsia="Times New Roman"/>
            </w:rPr>
          </w:pPr>
          <w:del w:id="1431" w:author="Martin Novák" w:date="2023-03-20T17:48:00Z">
            <w:r w:rsidDel="00DE5A44">
              <w:rPr>
                <w:rFonts w:eastAsia="Times New Roman"/>
              </w:rPr>
              <w:delText xml:space="preserve">[122] </w:delText>
            </w:r>
            <w:r w:rsidDel="00DE5A44">
              <w:rPr>
                <w:rFonts w:eastAsia="Times New Roman"/>
              </w:rPr>
              <w:tab/>
              <w:delText xml:space="preserve">UNITY TECHNOLOGIES. </w:delText>
            </w:r>
            <w:r w:rsidDel="00DE5A44">
              <w:rPr>
                <w:rFonts w:eastAsia="Times New Roman"/>
                <w:i/>
                <w:iCs/>
              </w:rPr>
              <w:delText>Made With Unity | Unity</w:delText>
            </w:r>
            <w:r w:rsidDel="00DE5A44">
              <w:rPr>
                <w:rFonts w:eastAsia="Times New Roman"/>
              </w:rPr>
              <w:delText xml:space="preserve"> [online]. [vid. 2021-06-21]. Dostupné z: https://unity.com/madewith</w:delText>
            </w:r>
          </w:del>
        </w:p>
        <w:p w14:paraId="075FBCA8" w14:textId="7BEB69A4" w:rsidR="00016564" w:rsidDel="00DE5A44" w:rsidRDefault="00016564">
          <w:pPr>
            <w:autoSpaceDE w:val="0"/>
            <w:autoSpaceDN w:val="0"/>
            <w:ind w:hanging="640"/>
            <w:divId w:val="467747587"/>
            <w:rPr>
              <w:del w:id="1432" w:author="Martin Novák" w:date="2023-03-20T17:48:00Z"/>
              <w:rFonts w:eastAsia="Times New Roman"/>
            </w:rPr>
          </w:pPr>
          <w:del w:id="1433" w:author="Martin Novák" w:date="2023-03-20T17:48:00Z">
            <w:r w:rsidDel="00DE5A44">
              <w:rPr>
                <w:rFonts w:eastAsia="Times New Roman"/>
              </w:rPr>
              <w:delText xml:space="preserve">[123] </w:delText>
            </w:r>
            <w:r w:rsidDel="00DE5A44">
              <w:rPr>
                <w:rFonts w:eastAsia="Times New Roman"/>
              </w:rPr>
              <w:tab/>
              <w:delText xml:space="preserve">DICKINSON, Brendan. </w:delText>
            </w:r>
            <w:r w:rsidDel="00DE5A44">
              <w:rPr>
                <w:rFonts w:eastAsia="Times New Roman"/>
                <w:i/>
                <w:iCs/>
              </w:rPr>
              <w:delText>Unity VS Unreal Engine in 2021 | What is the best Game Engine?</w:delText>
            </w:r>
            <w:r w:rsidDel="00DE5A44">
              <w:rPr>
                <w:rFonts w:eastAsia="Times New Roman"/>
              </w:rPr>
              <w:delText xml:space="preserve"> [online]. 2021. Dostupné z: https://www.youtube.com/watch?v=jjUsSL4T3ig</w:delText>
            </w:r>
          </w:del>
        </w:p>
        <w:p w14:paraId="7ED51BA5" w14:textId="5D43B223" w:rsidR="00016564" w:rsidDel="00DE5A44" w:rsidRDefault="00016564">
          <w:pPr>
            <w:autoSpaceDE w:val="0"/>
            <w:autoSpaceDN w:val="0"/>
            <w:ind w:hanging="640"/>
            <w:divId w:val="1731224774"/>
            <w:rPr>
              <w:del w:id="1434" w:author="Martin Novák" w:date="2023-03-20T17:48:00Z"/>
              <w:rFonts w:eastAsia="Times New Roman"/>
            </w:rPr>
          </w:pPr>
          <w:del w:id="1435" w:author="Martin Novák" w:date="2023-03-20T17:48:00Z">
            <w:r w:rsidDel="00DE5A44">
              <w:rPr>
                <w:rFonts w:eastAsia="Times New Roman"/>
              </w:rPr>
              <w:delText xml:space="preserve">[124] </w:delText>
            </w:r>
            <w:r w:rsidDel="00DE5A44">
              <w:rPr>
                <w:rFonts w:eastAsia="Times New Roman"/>
              </w:rPr>
              <w:tab/>
              <w:delText xml:space="preserve">DOCS.UNITY3D.COM. </w:delText>
            </w:r>
            <w:r w:rsidDel="00DE5A44">
              <w:rPr>
                <w:rFonts w:eastAsia="Times New Roman"/>
                <w:i/>
                <w:iCs/>
              </w:rPr>
              <w:delText>Unity - Scripting API: MonoBehaviour.FixedUpdate()</w:delText>
            </w:r>
            <w:r w:rsidDel="00DE5A44">
              <w:rPr>
                <w:rFonts w:eastAsia="Times New Roman"/>
              </w:rPr>
              <w:delText xml:space="preserve"> [online]. [vid. 2021-09-04]. Dostupné z: https://docs.unity3d.com/ScriptReference/MonoBehaviour.FixedUpdate.html</w:delText>
            </w:r>
          </w:del>
        </w:p>
        <w:p w14:paraId="509285FF" w14:textId="7977B44E" w:rsidR="00016564" w:rsidDel="00DE5A44" w:rsidRDefault="00016564">
          <w:pPr>
            <w:autoSpaceDE w:val="0"/>
            <w:autoSpaceDN w:val="0"/>
            <w:ind w:hanging="640"/>
            <w:divId w:val="471219511"/>
            <w:rPr>
              <w:del w:id="1436" w:author="Martin Novák" w:date="2023-03-20T17:48:00Z"/>
              <w:rFonts w:eastAsia="Times New Roman"/>
            </w:rPr>
          </w:pPr>
          <w:del w:id="1437" w:author="Martin Novák" w:date="2023-03-20T17:48:00Z">
            <w:r w:rsidDel="00DE5A44">
              <w:rPr>
                <w:rFonts w:eastAsia="Times New Roman"/>
              </w:rPr>
              <w:delText xml:space="preserve">[125] </w:delText>
            </w:r>
            <w:r w:rsidDel="00DE5A44">
              <w:rPr>
                <w:rFonts w:eastAsia="Times New Roman"/>
              </w:rPr>
              <w:tab/>
              <w:delText xml:space="preserve">DOCS.UNITY3D.COM. </w:delText>
            </w:r>
            <w:r w:rsidDel="00DE5A44">
              <w:rPr>
                <w:rFonts w:eastAsia="Times New Roman"/>
                <w:i/>
                <w:iCs/>
              </w:rPr>
              <w:delText>Unity - Scripting API: Debug</w:delText>
            </w:r>
            <w:r w:rsidDel="00DE5A44">
              <w:rPr>
                <w:rFonts w:eastAsia="Times New Roman"/>
              </w:rPr>
              <w:delText xml:space="preserve"> [online]. [vid. 2021-09-19]. Dostupné z: https://docs.unity3d.com/ScriptReference/Debug.html</w:delText>
            </w:r>
          </w:del>
        </w:p>
        <w:p w14:paraId="202B679F" w14:textId="694253D3" w:rsidR="00016564" w:rsidDel="00DE5A44" w:rsidRDefault="00016564">
          <w:pPr>
            <w:autoSpaceDE w:val="0"/>
            <w:autoSpaceDN w:val="0"/>
            <w:ind w:hanging="640"/>
            <w:divId w:val="2106730238"/>
            <w:rPr>
              <w:del w:id="1438" w:author="Martin Novák" w:date="2023-03-20T17:48:00Z"/>
              <w:rFonts w:eastAsia="Times New Roman"/>
            </w:rPr>
          </w:pPr>
          <w:del w:id="1439" w:author="Martin Novák" w:date="2023-03-20T17:48:00Z">
            <w:r w:rsidDel="00DE5A44">
              <w:rPr>
                <w:rFonts w:eastAsia="Times New Roman"/>
              </w:rPr>
              <w:delText xml:space="preserve">[126] </w:delText>
            </w:r>
            <w:r w:rsidDel="00DE5A44">
              <w:rPr>
                <w:rFonts w:eastAsia="Times New Roman"/>
              </w:rPr>
              <w:tab/>
              <w:delText xml:space="preserve">DOCS.UNITY3D.COM. </w:delText>
            </w:r>
            <w:r w:rsidDel="00DE5A44">
              <w:rPr>
                <w:rFonts w:eastAsia="Times New Roman"/>
                <w:i/>
                <w:iCs/>
              </w:rPr>
              <w:delText>Unity - Manual: Prefabs</w:delText>
            </w:r>
            <w:r w:rsidDel="00DE5A44">
              <w:rPr>
                <w:rFonts w:eastAsia="Times New Roman"/>
              </w:rPr>
              <w:delText xml:space="preserve"> [online]. [vid. 2021-09-04]. Dostupné z: https://docs.unity3d.com/Manual/Prefabs.html</w:delText>
            </w:r>
          </w:del>
        </w:p>
        <w:p w14:paraId="3C330C63" w14:textId="679A9CC2" w:rsidR="00016564" w:rsidDel="00DE5A44" w:rsidRDefault="00016564">
          <w:pPr>
            <w:autoSpaceDE w:val="0"/>
            <w:autoSpaceDN w:val="0"/>
            <w:ind w:hanging="640"/>
            <w:divId w:val="2105881073"/>
            <w:rPr>
              <w:del w:id="1440" w:author="Martin Novák" w:date="2023-03-20T17:48:00Z"/>
              <w:rFonts w:eastAsia="Times New Roman"/>
            </w:rPr>
          </w:pPr>
          <w:del w:id="1441" w:author="Martin Novák" w:date="2023-03-20T17:48:00Z">
            <w:r w:rsidDel="00DE5A44">
              <w:rPr>
                <w:rFonts w:eastAsia="Times New Roman"/>
              </w:rPr>
              <w:delText xml:space="preserve">[127] </w:delText>
            </w:r>
            <w:r w:rsidDel="00DE5A44">
              <w:rPr>
                <w:rFonts w:eastAsia="Times New Roman"/>
              </w:rPr>
              <w:tab/>
              <w:delText xml:space="preserve">SOCIAMIX. </w:delText>
            </w:r>
            <w:r w:rsidDel="00DE5A44">
              <w:rPr>
                <w:rFonts w:eastAsia="Times New Roman"/>
                <w:i/>
                <w:iCs/>
              </w:rPr>
              <w:delText>10 mins GameDev tips - Quaternions - YouTube</w:delText>
            </w:r>
            <w:r w:rsidDel="00DE5A44">
              <w:rPr>
                <w:rFonts w:eastAsia="Times New Roman"/>
              </w:rPr>
              <w:delText xml:space="preserve"> [online]. [vid. 2021-09-20]. Dostupné z: https://www.youtube.com/watch?v=1yoFjjJRnLY</w:delText>
            </w:r>
          </w:del>
        </w:p>
        <w:p w14:paraId="0D6F12B3" w14:textId="135BD2E4" w:rsidR="00016564" w:rsidDel="00DE5A44" w:rsidRDefault="00016564">
          <w:pPr>
            <w:autoSpaceDE w:val="0"/>
            <w:autoSpaceDN w:val="0"/>
            <w:ind w:hanging="640"/>
            <w:divId w:val="115608359"/>
            <w:rPr>
              <w:del w:id="1442" w:author="Martin Novák" w:date="2023-03-20T17:48:00Z"/>
              <w:rFonts w:eastAsia="Times New Roman"/>
            </w:rPr>
          </w:pPr>
          <w:del w:id="1443" w:author="Martin Novák" w:date="2023-03-20T17:48:00Z">
            <w:r w:rsidDel="00DE5A44">
              <w:rPr>
                <w:rFonts w:eastAsia="Times New Roman"/>
              </w:rPr>
              <w:delText xml:space="preserve">[128] </w:delText>
            </w:r>
            <w:r w:rsidDel="00DE5A44">
              <w:rPr>
                <w:rFonts w:eastAsia="Times New Roman"/>
              </w:rPr>
              <w:tab/>
              <w:delText xml:space="preserve">3BLUE1BROWN. </w:delText>
            </w:r>
            <w:r w:rsidDel="00DE5A44">
              <w:rPr>
                <w:rFonts w:eastAsia="Times New Roman"/>
                <w:i/>
                <w:iCs/>
              </w:rPr>
              <w:delText>Quaternions and 3d rotation, explained interactively - YouTube</w:delText>
            </w:r>
            <w:r w:rsidDel="00DE5A44">
              <w:rPr>
                <w:rFonts w:eastAsia="Times New Roman"/>
              </w:rPr>
              <w:delText xml:space="preserve"> [online]. 2018 [vid. 2021-09-20]. Dostupné z: https://www.youtube.com/watch?v=zjMuIxRvygQ</w:delText>
            </w:r>
          </w:del>
        </w:p>
        <w:p w14:paraId="792D239B" w14:textId="48EDA356" w:rsidR="00016564" w:rsidDel="00DE5A44" w:rsidRDefault="00016564">
          <w:pPr>
            <w:autoSpaceDE w:val="0"/>
            <w:autoSpaceDN w:val="0"/>
            <w:ind w:hanging="640"/>
            <w:divId w:val="1586302491"/>
            <w:rPr>
              <w:del w:id="1444" w:author="Martin Novák" w:date="2023-03-20T17:48:00Z"/>
              <w:rFonts w:eastAsia="Times New Roman"/>
            </w:rPr>
          </w:pPr>
          <w:del w:id="1445" w:author="Martin Novák" w:date="2023-03-20T17:48:00Z">
            <w:r w:rsidDel="00DE5A44">
              <w:rPr>
                <w:rFonts w:eastAsia="Times New Roman"/>
              </w:rPr>
              <w:delText xml:space="preserve">[129] </w:delText>
            </w:r>
            <w:r w:rsidDel="00DE5A44">
              <w:rPr>
                <w:rFonts w:eastAsia="Times New Roman"/>
              </w:rPr>
              <w:tab/>
              <w:delText xml:space="preserve">MURRAY, Jeff W. </w:delText>
            </w:r>
            <w:r w:rsidDel="00DE5A44">
              <w:rPr>
                <w:rFonts w:eastAsia="Times New Roman"/>
                <w:i/>
                <w:iCs/>
              </w:rPr>
              <w:delText>C# Game Programming Cookbook for Unity 3D</w:delText>
            </w:r>
            <w:r w:rsidDel="00DE5A44">
              <w:rPr>
                <w:rFonts w:eastAsia="Times New Roman"/>
              </w:rPr>
              <w:delText xml:space="preserve"> [online]. 2. vyd. 2014. ISBN 9781466581401. Dostupné z: doi:10.1201/b17100</w:delText>
            </w:r>
          </w:del>
        </w:p>
        <w:p w14:paraId="53BBF58E" w14:textId="79CBAD5A" w:rsidR="00016564" w:rsidDel="00DE5A44" w:rsidRDefault="00016564">
          <w:pPr>
            <w:autoSpaceDE w:val="0"/>
            <w:autoSpaceDN w:val="0"/>
            <w:ind w:hanging="640"/>
            <w:divId w:val="555967455"/>
            <w:rPr>
              <w:del w:id="1446" w:author="Martin Novák" w:date="2023-03-20T17:48:00Z"/>
              <w:rFonts w:eastAsia="Times New Roman"/>
            </w:rPr>
          </w:pPr>
          <w:del w:id="1447" w:author="Martin Novák" w:date="2023-03-20T17:48:00Z">
            <w:r w:rsidDel="00DE5A44">
              <w:rPr>
                <w:rFonts w:eastAsia="Times New Roman"/>
              </w:rPr>
              <w:delText xml:space="preserve">[130] </w:delText>
            </w:r>
            <w:r w:rsidDel="00DE5A44">
              <w:rPr>
                <w:rFonts w:eastAsia="Times New Roman"/>
              </w:rPr>
              <w:tab/>
              <w:delText xml:space="preserve">HARDMAN, Casey. </w:delText>
            </w:r>
            <w:r w:rsidDel="00DE5A44">
              <w:rPr>
                <w:rFonts w:eastAsia="Times New Roman"/>
                <w:i/>
                <w:iCs/>
              </w:rPr>
              <w:delText>Game Programming with Unity and C#</w:delText>
            </w:r>
            <w:r w:rsidDel="00DE5A44">
              <w:rPr>
                <w:rFonts w:eastAsia="Times New Roman"/>
              </w:rPr>
              <w:delText xml:space="preserve"> [online]. 2020. ISBN 1484256557. Dostupné z: doi:10.1007/978-1-4842-5656-5</w:delText>
            </w:r>
          </w:del>
        </w:p>
        <w:p w14:paraId="6CC8395A" w14:textId="2BCFC253" w:rsidR="00016564" w:rsidDel="00DE5A44" w:rsidRDefault="00016564">
          <w:pPr>
            <w:autoSpaceDE w:val="0"/>
            <w:autoSpaceDN w:val="0"/>
            <w:ind w:hanging="640"/>
            <w:divId w:val="215823490"/>
            <w:rPr>
              <w:del w:id="1448" w:author="Martin Novák" w:date="2023-03-20T17:48:00Z"/>
              <w:rFonts w:eastAsia="Times New Roman"/>
            </w:rPr>
          </w:pPr>
          <w:del w:id="1449" w:author="Martin Novák" w:date="2023-03-20T17:48:00Z">
            <w:r w:rsidDel="00DE5A44">
              <w:rPr>
                <w:rFonts w:eastAsia="Times New Roman"/>
              </w:rPr>
              <w:delText xml:space="preserve">[131] </w:delText>
            </w:r>
            <w:r w:rsidDel="00DE5A44">
              <w:rPr>
                <w:rFonts w:eastAsia="Times New Roman"/>
              </w:rPr>
              <w:tab/>
              <w:delText xml:space="preserve">INSIDER. </w:delText>
            </w:r>
            <w:r w:rsidDel="00DE5A44">
              <w:rPr>
                <w:rFonts w:eastAsia="Times New Roman"/>
                <w:i/>
                <w:iCs/>
              </w:rPr>
              <w:delText>Why „The Mandalorian" Uses Virtual Sets Over Green Screen | Movies Insider - YouTube</w:delText>
            </w:r>
            <w:r w:rsidDel="00DE5A44">
              <w:rPr>
                <w:rFonts w:eastAsia="Times New Roman"/>
              </w:rPr>
              <w:delText xml:space="preserve"> [online]. [vid. 2021-06-24]. Dostupné z: https://www.youtube.com/watch?v=Ufp8weYYDE8</w:delText>
            </w:r>
          </w:del>
        </w:p>
        <w:p w14:paraId="584D19B2" w14:textId="299F759E" w:rsidR="00016564" w:rsidDel="00DE5A44" w:rsidRDefault="00016564">
          <w:pPr>
            <w:autoSpaceDE w:val="0"/>
            <w:autoSpaceDN w:val="0"/>
            <w:ind w:hanging="640"/>
            <w:divId w:val="103044333"/>
            <w:rPr>
              <w:del w:id="1450" w:author="Martin Novák" w:date="2023-03-20T17:48:00Z"/>
              <w:rFonts w:eastAsia="Times New Roman"/>
            </w:rPr>
          </w:pPr>
          <w:del w:id="1451" w:author="Martin Novák" w:date="2023-03-20T17:48:00Z">
            <w:r w:rsidDel="00DE5A44">
              <w:rPr>
                <w:rFonts w:eastAsia="Times New Roman"/>
              </w:rPr>
              <w:delText xml:space="preserve">[132] </w:delText>
            </w:r>
            <w:r w:rsidDel="00DE5A44">
              <w:rPr>
                <w:rFonts w:eastAsia="Times New Roman"/>
              </w:rPr>
              <w:tab/>
              <w:delText xml:space="preserve">EPIC GAMES. </w:delText>
            </w:r>
            <w:r w:rsidDel="00DE5A44">
              <w:rPr>
                <w:rFonts w:eastAsia="Times New Roman"/>
                <w:i/>
                <w:iCs/>
              </w:rPr>
              <w:delText>Real-Time In-Camera VFX for Next-Gen Filmmaking | Project Spotlight | Unreal Engine - YouTube</w:delText>
            </w:r>
            <w:r w:rsidDel="00DE5A44">
              <w:rPr>
                <w:rFonts w:eastAsia="Times New Roman"/>
              </w:rPr>
              <w:delText xml:space="preserve"> [online]. [vid. 2021-06-24]. Dostupné z: https://www.youtube.com/watch?v=bErPsq5kPzE</w:delText>
            </w:r>
          </w:del>
        </w:p>
        <w:p w14:paraId="20DFA000" w14:textId="1BD321D5" w:rsidR="00016564" w:rsidDel="00DE5A44" w:rsidRDefault="00016564">
          <w:pPr>
            <w:autoSpaceDE w:val="0"/>
            <w:autoSpaceDN w:val="0"/>
            <w:ind w:hanging="640"/>
            <w:divId w:val="924000033"/>
            <w:rPr>
              <w:del w:id="1452" w:author="Martin Novák" w:date="2023-03-20T17:48:00Z"/>
              <w:rFonts w:eastAsia="Times New Roman"/>
            </w:rPr>
          </w:pPr>
          <w:del w:id="1453" w:author="Martin Novák" w:date="2023-03-20T17:48:00Z">
            <w:r w:rsidDel="00DE5A44">
              <w:rPr>
                <w:rFonts w:eastAsia="Times New Roman"/>
              </w:rPr>
              <w:delText xml:space="preserve">[133] </w:delText>
            </w:r>
            <w:r w:rsidDel="00DE5A44">
              <w:rPr>
                <w:rFonts w:eastAsia="Times New Roman"/>
              </w:rPr>
              <w:tab/>
            </w:r>
            <w:r w:rsidDel="00DE5A44">
              <w:rPr>
                <w:rFonts w:eastAsia="Times New Roman"/>
                <w:i/>
                <w:iCs/>
              </w:rPr>
              <w:delText>Gearbox Software’s Borderlands More Awesome Than Ever with Unreal Engine 3</w:delText>
            </w:r>
            <w:r w:rsidDel="00DE5A44">
              <w:rPr>
                <w:rFonts w:eastAsia="Times New Roman"/>
              </w:rPr>
              <w:delText xml:space="preserve"> [online]. [vid. 2021-07-01]. Dostupné z: https://www.unrealengine.com/en-US/blog/borderlands</w:delText>
            </w:r>
          </w:del>
        </w:p>
        <w:p w14:paraId="3E09EDC7" w14:textId="2AD18D21" w:rsidR="00016564" w:rsidDel="00DE5A44" w:rsidRDefault="00016564">
          <w:pPr>
            <w:autoSpaceDE w:val="0"/>
            <w:autoSpaceDN w:val="0"/>
            <w:ind w:hanging="640"/>
            <w:divId w:val="952398405"/>
            <w:rPr>
              <w:del w:id="1454" w:author="Martin Novák" w:date="2023-03-20T17:48:00Z"/>
              <w:rFonts w:eastAsia="Times New Roman"/>
            </w:rPr>
          </w:pPr>
          <w:del w:id="1455" w:author="Martin Novák" w:date="2023-03-20T17:48:00Z">
            <w:r w:rsidDel="00DE5A44">
              <w:rPr>
                <w:rFonts w:eastAsia="Times New Roman"/>
              </w:rPr>
              <w:delText xml:space="preserve">[134] </w:delText>
            </w:r>
            <w:r w:rsidDel="00DE5A44">
              <w:rPr>
                <w:rFonts w:eastAsia="Times New Roman"/>
              </w:rPr>
              <w:tab/>
            </w:r>
            <w:r w:rsidDel="00DE5A44">
              <w:rPr>
                <w:rFonts w:eastAsia="Times New Roman"/>
                <w:i/>
                <w:iCs/>
              </w:rPr>
              <w:delText>CRYENGINE | Support: Licensing</w:delText>
            </w:r>
            <w:r w:rsidDel="00DE5A44">
              <w:rPr>
                <w:rFonts w:eastAsia="Times New Roman"/>
              </w:rPr>
              <w:delText xml:space="preserve"> [online]. [vid. 2021-06-24]. Dostupné z: https://www.cryengine.com/support/view/licensing</w:delText>
            </w:r>
          </w:del>
        </w:p>
        <w:p w14:paraId="1DF3B39A" w14:textId="3E5D2517" w:rsidR="00016564" w:rsidDel="00DE5A44" w:rsidRDefault="00016564">
          <w:pPr>
            <w:autoSpaceDE w:val="0"/>
            <w:autoSpaceDN w:val="0"/>
            <w:ind w:hanging="640"/>
            <w:divId w:val="1965312066"/>
            <w:rPr>
              <w:del w:id="1456" w:author="Martin Novák" w:date="2023-03-20T17:48:00Z"/>
              <w:rFonts w:eastAsia="Times New Roman"/>
            </w:rPr>
          </w:pPr>
          <w:del w:id="1457" w:author="Martin Novák" w:date="2023-03-20T17:48:00Z">
            <w:r w:rsidDel="00DE5A44">
              <w:rPr>
                <w:rFonts w:eastAsia="Times New Roman"/>
              </w:rPr>
              <w:delText xml:space="preserve">[135] </w:delText>
            </w:r>
            <w:r w:rsidDel="00DE5A44">
              <w:rPr>
                <w:rFonts w:eastAsia="Times New Roman"/>
              </w:rPr>
              <w:tab/>
              <w:delText xml:space="preserve">TECHNOLOGIES, Unity. </w:delText>
            </w:r>
            <w:r w:rsidDel="00DE5A44">
              <w:rPr>
                <w:rFonts w:eastAsia="Times New Roman"/>
                <w:i/>
                <w:iCs/>
              </w:rPr>
              <w:delText>What platforms are supported by Unity? – Unity</w:delText>
            </w:r>
            <w:r w:rsidDel="00DE5A44">
              <w:rPr>
                <w:rFonts w:eastAsia="Times New Roman"/>
              </w:rPr>
              <w:delText xml:space="preserve"> [online]. [vid. 2021-06-23]. Dostupné z: https://support.unity.com/hc/en-us/articles/206336795-What-platforms-are-supported-by-Unity-</w:delText>
            </w:r>
          </w:del>
        </w:p>
        <w:p w14:paraId="293DD94A" w14:textId="6C9510F7" w:rsidR="00016564" w:rsidDel="00DE5A44" w:rsidRDefault="00016564">
          <w:pPr>
            <w:autoSpaceDE w:val="0"/>
            <w:autoSpaceDN w:val="0"/>
            <w:ind w:hanging="640"/>
            <w:divId w:val="936013079"/>
            <w:rPr>
              <w:del w:id="1458" w:author="Martin Novák" w:date="2023-03-20T17:48:00Z"/>
              <w:rFonts w:eastAsia="Times New Roman"/>
            </w:rPr>
          </w:pPr>
          <w:del w:id="1459" w:author="Martin Novák" w:date="2023-03-20T17:48:00Z">
            <w:r w:rsidDel="00DE5A44">
              <w:rPr>
                <w:rFonts w:eastAsia="Times New Roman"/>
              </w:rPr>
              <w:delText xml:space="preserve">[136] </w:delText>
            </w:r>
            <w:r w:rsidDel="00DE5A44">
              <w:rPr>
                <w:rFonts w:eastAsia="Times New Roman"/>
              </w:rPr>
              <w:tab/>
              <w:delText xml:space="preserve">EPIC GAMES. </w:delText>
            </w:r>
            <w:r w:rsidDel="00DE5A44">
              <w:rPr>
                <w:rFonts w:eastAsia="Times New Roman"/>
                <w:i/>
                <w:iCs/>
              </w:rPr>
              <w:delText>Multi-platform development</w:delText>
            </w:r>
            <w:r w:rsidDel="00DE5A44">
              <w:rPr>
                <w:rFonts w:eastAsia="Times New Roman"/>
              </w:rPr>
              <w:delText xml:space="preserve"> [online]. [vid. 2021-06-23]. Dostupné z: https://www.unrealengine.com/en-US/features/multi-platform-development</w:delText>
            </w:r>
          </w:del>
        </w:p>
        <w:p w14:paraId="44C5A427" w14:textId="4E63EF51" w:rsidR="00016564" w:rsidDel="00DE5A44" w:rsidRDefault="00016564">
          <w:pPr>
            <w:autoSpaceDE w:val="0"/>
            <w:autoSpaceDN w:val="0"/>
            <w:ind w:hanging="640"/>
            <w:divId w:val="851917596"/>
            <w:rPr>
              <w:del w:id="1460" w:author="Martin Novák" w:date="2023-03-20T17:48:00Z"/>
              <w:rFonts w:eastAsia="Times New Roman"/>
            </w:rPr>
          </w:pPr>
          <w:del w:id="1461" w:author="Martin Novák" w:date="2023-03-20T17:48:00Z">
            <w:r w:rsidDel="00DE5A44">
              <w:rPr>
                <w:rFonts w:eastAsia="Times New Roman"/>
              </w:rPr>
              <w:delText xml:space="preserve">[137] </w:delText>
            </w:r>
            <w:r w:rsidDel="00DE5A44">
              <w:rPr>
                <w:rFonts w:eastAsia="Times New Roman"/>
              </w:rPr>
              <w:tab/>
              <w:delText xml:space="preserve">EPIC GAMES. </w:delText>
            </w:r>
            <w:r w:rsidDel="00DE5A44">
              <w:rPr>
                <w:rFonts w:eastAsia="Times New Roman"/>
                <w:i/>
                <w:iCs/>
              </w:rPr>
              <w:delText>Download - Unreal Engine</w:delText>
            </w:r>
            <w:r w:rsidDel="00DE5A44">
              <w:rPr>
                <w:rFonts w:eastAsia="Times New Roman"/>
              </w:rPr>
              <w:delText xml:space="preserve"> [online]. [vid. 2021-06-22]. Dostupné z: https://www.unrealengine.com/en-US/download</w:delText>
            </w:r>
          </w:del>
        </w:p>
        <w:p w14:paraId="6D3755D0" w14:textId="1A97CE57" w:rsidR="00016564" w:rsidDel="00DE5A44" w:rsidRDefault="00016564">
          <w:pPr>
            <w:autoSpaceDE w:val="0"/>
            <w:autoSpaceDN w:val="0"/>
            <w:ind w:hanging="640"/>
            <w:divId w:val="1188521094"/>
            <w:rPr>
              <w:del w:id="1462" w:author="Martin Novák" w:date="2023-03-20T17:48:00Z"/>
              <w:rFonts w:eastAsia="Times New Roman"/>
            </w:rPr>
          </w:pPr>
          <w:del w:id="1463" w:author="Martin Novák" w:date="2023-03-20T17:48:00Z">
            <w:r w:rsidDel="00DE5A44">
              <w:rPr>
                <w:rFonts w:eastAsia="Times New Roman"/>
              </w:rPr>
              <w:delText xml:space="preserve">[138] </w:delText>
            </w:r>
            <w:r w:rsidDel="00DE5A44">
              <w:rPr>
                <w:rFonts w:eastAsia="Times New Roman"/>
              </w:rPr>
              <w:tab/>
            </w:r>
            <w:r w:rsidDel="00DE5A44">
              <w:rPr>
                <w:rFonts w:eastAsia="Times New Roman"/>
                <w:i/>
                <w:iCs/>
              </w:rPr>
              <w:delText>CRYENGINE | Support: General</w:delText>
            </w:r>
            <w:r w:rsidDel="00DE5A44">
              <w:rPr>
                <w:rFonts w:eastAsia="Times New Roman"/>
              </w:rPr>
              <w:delText xml:space="preserve"> [online]. [vid. 2021-06-24]. Dostupné z: https://www.cryengine.com/support/view/general#platform-support</w:delText>
            </w:r>
          </w:del>
        </w:p>
        <w:p w14:paraId="27B540EE" w14:textId="4CD3A48A" w:rsidR="00F67031" w:rsidRDefault="00016564">
          <w:del w:id="1464" w:author="Martin Novák" w:date="2023-03-20T17:48:00Z">
            <w:r w:rsidDel="00DE5A44">
              <w:rPr>
                <w:rFonts w:eastAsia="Times New Roman"/>
              </w:rPr>
              <w:delText> </w:delText>
            </w:r>
          </w:del>
        </w:p>
      </w:sdtContent>
    </w:sdt>
    <w:sectPr w:rsidR="00F67031" w:rsidSect="00891BAF">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AAF431" w14:textId="77777777" w:rsidR="000470C2" w:rsidRDefault="000470C2" w:rsidP="00891BAF">
      <w:pPr>
        <w:spacing w:after="0" w:line="240" w:lineRule="auto"/>
      </w:pPr>
      <w:r>
        <w:separator/>
      </w:r>
    </w:p>
  </w:endnote>
  <w:endnote w:type="continuationSeparator" w:id="0">
    <w:p w14:paraId="528E07BB" w14:textId="77777777" w:rsidR="000470C2" w:rsidRDefault="000470C2" w:rsidP="00891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214320"/>
      <w:docPartObj>
        <w:docPartGallery w:val="Page Numbers (Bottom of Page)"/>
        <w:docPartUnique/>
      </w:docPartObj>
    </w:sdtPr>
    <w:sdtContent>
      <w:p w14:paraId="7E237A64" w14:textId="3A39EFB9" w:rsidR="00891BAF" w:rsidRDefault="00891BAF">
        <w:pPr>
          <w:pStyle w:val="Zpat"/>
          <w:jc w:val="center"/>
        </w:pPr>
        <w:r>
          <w:fldChar w:fldCharType="begin"/>
        </w:r>
        <w:r>
          <w:instrText>PAGE   \* MERGEFORMAT</w:instrText>
        </w:r>
        <w:r>
          <w:fldChar w:fldCharType="separate"/>
        </w:r>
        <w:r>
          <w:t>2</w:t>
        </w:r>
        <w:r>
          <w:fldChar w:fldCharType="end"/>
        </w:r>
      </w:p>
    </w:sdtContent>
  </w:sdt>
  <w:p w14:paraId="7CFBC811" w14:textId="77777777" w:rsidR="00891BAF" w:rsidRDefault="00891BA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649DAC37" w14:textId="77777777" w:rsidR="00891BAF" w:rsidRDefault="00891BAF">
        <w:pPr>
          <w:pStyle w:val="Zpat"/>
          <w:jc w:val="center"/>
        </w:pPr>
        <w:r>
          <w:fldChar w:fldCharType="begin"/>
        </w:r>
        <w:r>
          <w:instrText>PAGE   \* MERGEFORMAT</w:instrText>
        </w:r>
        <w:r>
          <w:fldChar w:fldCharType="separate"/>
        </w:r>
        <w:r>
          <w:t>2</w:t>
        </w:r>
        <w:r>
          <w:fldChar w:fldCharType="end"/>
        </w:r>
      </w:p>
    </w:sdtContent>
  </w:sdt>
  <w:p w14:paraId="0FE4B4F1" w14:textId="77777777" w:rsidR="00891BAF" w:rsidRDefault="00891BA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3F60B5" w14:textId="77777777" w:rsidR="000470C2" w:rsidRDefault="000470C2" w:rsidP="00891BAF">
      <w:pPr>
        <w:spacing w:after="0" w:line="240" w:lineRule="auto"/>
      </w:pPr>
      <w:r>
        <w:separator/>
      </w:r>
    </w:p>
  </w:footnote>
  <w:footnote w:type="continuationSeparator" w:id="0">
    <w:p w14:paraId="104D9B6B" w14:textId="77777777" w:rsidR="000470C2" w:rsidRDefault="000470C2" w:rsidP="00891B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D0C5A"/>
    <w:multiLevelType w:val="multilevel"/>
    <w:tmpl w:val="01D6CF7E"/>
    <w:lvl w:ilvl="0">
      <w:start w:val="4"/>
      <w:numFmt w:val="decimal"/>
      <w:lvlText w:val="%1."/>
      <w:lvlJc w:val="left"/>
      <w:pPr>
        <w:ind w:left="720" w:hanging="360"/>
      </w:pPr>
      <w:rPr>
        <w:rFonts w:hint="default"/>
      </w:rPr>
    </w:lvl>
    <w:lvl w:ilvl="1">
      <w:start w:val="2"/>
      <w:numFmt w:val="decimal"/>
      <w:isLgl/>
      <w:lvlText w:val="%1.%2"/>
      <w:lvlJc w:val="left"/>
      <w:pPr>
        <w:ind w:left="1428" w:hanging="720"/>
      </w:pPr>
      <w:rPr>
        <w:rFonts w:asciiTheme="majorHAnsi" w:eastAsiaTheme="majorEastAsia" w:hAnsiTheme="majorHAnsi" w:cstheme="majorBidi" w:hint="default"/>
        <w:color w:val="2F5496" w:themeColor="accent1" w:themeShade="BF"/>
        <w:sz w:val="26"/>
      </w:rPr>
    </w:lvl>
    <w:lvl w:ilvl="2">
      <w:start w:val="1"/>
      <w:numFmt w:val="decimal"/>
      <w:isLgl/>
      <w:lvlText w:val="%1.%2.%3"/>
      <w:lvlJc w:val="left"/>
      <w:pPr>
        <w:ind w:left="1776" w:hanging="720"/>
      </w:pPr>
      <w:rPr>
        <w:rFonts w:asciiTheme="majorHAnsi" w:eastAsiaTheme="majorEastAsia" w:hAnsiTheme="majorHAnsi" w:cstheme="majorBidi" w:hint="default"/>
        <w:color w:val="2F5496" w:themeColor="accent1" w:themeShade="BF"/>
        <w:sz w:val="26"/>
      </w:rPr>
    </w:lvl>
    <w:lvl w:ilvl="3">
      <w:start w:val="1"/>
      <w:numFmt w:val="decimal"/>
      <w:isLgl/>
      <w:lvlText w:val="%1.%2.%3.%4"/>
      <w:lvlJc w:val="left"/>
      <w:pPr>
        <w:ind w:left="2484" w:hanging="1080"/>
      </w:pPr>
      <w:rPr>
        <w:rFonts w:asciiTheme="majorHAnsi" w:eastAsiaTheme="majorEastAsia" w:hAnsiTheme="majorHAnsi" w:cstheme="majorBidi" w:hint="default"/>
        <w:color w:val="2F5496" w:themeColor="accent1" w:themeShade="BF"/>
        <w:sz w:val="26"/>
      </w:rPr>
    </w:lvl>
    <w:lvl w:ilvl="4">
      <w:start w:val="1"/>
      <w:numFmt w:val="decimal"/>
      <w:isLgl/>
      <w:lvlText w:val="%1.%2.%3.%4.%5"/>
      <w:lvlJc w:val="left"/>
      <w:pPr>
        <w:ind w:left="3192" w:hanging="1440"/>
      </w:pPr>
      <w:rPr>
        <w:rFonts w:asciiTheme="majorHAnsi" w:eastAsiaTheme="majorEastAsia" w:hAnsiTheme="majorHAnsi" w:cstheme="majorBidi" w:hint="default"/>
        <w:color w:val="2F5496" w:themeColor="accent1" w:themeShade="BF"/>
        <w:sz w:val="26"/>
      </w:rPr>
    </w:lvl>
    <w:lvl w:ilvl="5">
      <w:start w:val="1"/>
      <w:numFmt w:val="decimal"/>
      <w:isLgl/>
      <w:lvlText w:val="%1.%2.%3.%4.%5.%6"/>
      <w:lvlJc w:val="left"/>
      <w:pPr>
        <w:ind w:left="3540" w:hanging="1440"/>
      </w:pPr>
      <w:rPr>
        <w:rFonts w:asciiTheme="majorHAnsi" w:eastAsiaTheme="majorEastAsia" w:hAnsiTheme="majorHAnsi" w:cstheme="majorBidi" w:hint="default"/>
        <w:color w:val="2F5496" w:themeColor="accent1" w:themeShade="BF"/>
        <w:sz w:val="26"/>
      </w:rPr>
    </w:lvl>
    <w:lvl w:ilvl="6">
      <w:start w:val="1"/>
      <w:numFmt w:val="decimal"/>
      <w:isLgl/>
      <w:lvlText w:val="%1.%2.%3.%4.%5.%6.%7"/>
      <w:lvlJc w:val="left"/>
      <w:pPr>
        <w:ind w:left="4248" w:hanging="1800"/>
      </w:pPr>
      <w:rPr>
        <w:rFonts w:asciiTheme="majorHAnsi" w:eastAsiaTheme="majorEastAsia" w:hAnsiTheme="majorHAnsi" w:cstheme="majorBidi" w:hint="default"/>
        <w:color w:val="2F5496" w:themeColor="accent1" w:themeShade="BF"/>
        <w:sz w:val="26"/>
      </w:rPr>
    </w:lvl>
    <w:lvl w:ilvl="7">
      <w:start w:val="1"/>
      <w:numFmt w:val="decimal"/>
      <w:isLgl/>
      <w:lvlText w:val="%1.%2.%3.%4.%5.%6.%7.%8"/>
      <w:lvlJc w:val="left"/>
      <w:pPr>
        <w:ind w:left="4956" w:hanging="2160"/>
      </w:pPr>
      <w:rPr>
        <w:rFonts w:asciiTheme="majorHAnsi" w:eastAsiaTheme="majorEastAsia" w:hAnsiTheme="majorHAnsi" w:cstheme="majorBidi" w:hint="default"/>
        <w:color w:val="2F5496" w:themeColor="accent1" w:themeShade="BF"/>
        <w:sz w:val="26"/>
      </w:rPr>
    </w:lvl>
    <w:lvl w:ilvl="8">
      <w:start w:val="1"/>
      <w:numFmt w:val="decimal"/>
      <w:isLgl/>
      <w:lvlText w:val="%1.%2.%3.%4.%5.%6.%7.%8.%9"/>
      <w:lvlJc w:val="left"/>
      <w:pPr>
        <w:ind w:left="5304" w:hanging="2160"/>
      </w:pPr>
      <w:rPr>
        <w:rFonts w:asciiTheme="majorHAnsi" w:eastAsiaTheme="majorEastAsia" w:hAnsiTheme="majorHAnsi" w:cstheme="majorBidi" w:hint="default"/>
        <w:color w:val="2F5496" w:themeColor="accent1" w:themeShade="BF"/>
        <w:sz w:val="26"/>
      </w:rPr>
    </w:lvl>
  </w:abstractNum>
  <w:abstractNum w:abstractNumId="1" w15:restartNumberingAfterBreak="0">
    <w:nsid w:val="632604B2"/>
    <w:multiLevelType w:val="multilevel"/>
    <w:tmpl w:val="F5A2D03C"/>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6A1451FB"/>
    <w:multiLevelType w:val="multilevel"/>
    <w:tmpl w:val="C2A60822"/>
    <w:lvl w:ilvl="0">
      <w:start w:val="5"/>
      <w:numFmt w:val="decimal"/>
      <w:lvlText w:val="%1"/>
      <w:lvlJc w:val="left"/>
      <w:pPr>
        <w:ind w:left="360" w:hanging="360"/>
      </w:pPr>
      <w:rPr>
        <w:rFonts w:hint="default"/>
      </w:rPr>
    </w:lvl>
    <w:lvl w:ilvl="1">
      <w:start w:val="3"/>
      <w:numFmt w:val="decimal"/>
      <w:lvlText w:val="%1.%2"/>
      <w:lvlJc w:val="left"/>
      <w:pPr>
        <w:ind w:left="1764" w:hanging="360"/>
      </w:pPr>
      <w:rPr>
        <w:rFonts w:hint="default"/>
      </w:rPr>
    </w:lvl>
    <w:lvl w:ilvl="2">
      <w:start w:val="1"/>
      <w:numFmt w:val="decimal"/>
      <w:lvlText w:val="%1.%2.%3"/>
      <w:lvlJc w:val="left"/>
      <w:pPr>
        <w:ind w:left="3528" w:hanging="720"/>
      </w:pPr>
      <w:rPr>
        <w:rFonts w:hint="default"/>
      </w:rPr>
    </w:lvl>
    <w:lvl w:ilvl="3">
      <w:start w:val="1"/>
      <w:numFmt w:val="decimal"/>
      <w:lvlText w:val="%1.%2.%3.%4"/>
      <w:lvlJc w:val="left"/>
      <w:pPr>
        <w:ind w:left="4932" w:hanging="720"/>
      </w:pPr>
      <w:rPr>
        <w:rFonts w:hint="default"/>
      </w:rPr>
    </w:lvl>
    <w:lvl w:ilvl="4">
      <w:start w:val="1"/>
      <w:numFmt w:val="decimal"/>
      <w:lvlText w:val="%1.%2.%3.%4.%5"/>
      <w:lvlJc w:val="left"/>
      <w:pPr>
        <w:ind w:left="6696" w:hanging="1080"/>
      </w:pPr>
      <w:rPr>
        <w:rFonts w:hint="default"/>
      </w:rPr>
    </w:lvl>
    <w:lvl w:ilvl="5">
      <w:start w:val="1"/>
      <w:numFmt w:val="decimal"/>
      <w:lvlText w:val="%1.%2.%3.%4.%5.%6"/>
      <w:lvlJc w:val="left"/>
      <w:pPr>
        <w:ind w:left="8460" w:hanging="1440"/>
      </w:pPr>
      <w:rPr>
        <w:rFonts w:hint="default"/>
      </w:rPr>
    </w:lvl>
    <w:lvl w:ilvl="6">
      <w:start w:val="1"/>
      <w:numFmt w:val="decimal"/>
      <w:lvlText w:val="%1.%2.%3.%4.%5.%6.%7"/>
      <w:lvlJc w:val="left"/>
      <w:pPr>
        <w:ind w:left="9864" w:hanging="1440"/>
      </w:pPr>
      <w:rPr>
        <w:rFonts w:hint="default"/>
      </w:rPr>
    </w:lvl>
    <w:lvl w:ilvl="7">
      <w:start w:val="1"/>
      <w:numFmt w:val="decimal"/>
      <w:lvlText w:val="%1.%2.%3.%4.%5.%6.%7.%8"/>
      <w:lvlJc w:val="left"/>
      <w:pPr>
        <w:ind w:left="11628" w:hanging="1800"/>
      </w:pPr>
      <w:rPr>
        <w:rFonts w:hint="default"/>
      </w:rPr>
    </w:lvl>
    <w:lvl w:ilvl="8">
      <w:start w:val="1"/>
      <w:numFmt w:val="decimal"/>
      <w:lvlText w:val="%1.%2.%3.%4.%5.%6.%7.%8.%9"/>
      <w:lvlJc w:val="left"/>
      <w:pPr>
        <w:ind w:left="13032" w:hanging="1800"/>
      </w:pPr>
      <w:rPr>
        <w:rFonts w:hint="default"/>
      </w:rPr>
    </w:lvl>
  </w:abstractNum>
  <w:abstractNum w:abstractNumId="3" w15:restartNumberingAfterBreak="0">
    <w:nsid w:val="73362360"/>
    <w:multiLevelType w:val="multilevel"/>
    <w:tmpl w:val="A9F47616"/>
    <w:lvl w:ilvl="0">
      <w:start w:val="3"/>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16cid:durableId="400835119">
    <w:abstractNumId w:val="1"/>
  </w:num>
  <w:num w:numId="2" w16cid:durableId="1515075094">
    <w:abstractNumId w:val="3"/>
  </w:num>
  <w:num w:numId="3" w16cid:durableId="1714619022">
    <w:abstractNumId w:val="0"/>
  </w:num>
  <w:num w:numId="4" w16cid:durableId="165506270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tin Novák">
    <w15:presenceInfo w15:providerId="Windows Live" w15:userId="a4206c9e486ccc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85D30"/>
    <w:rsid w:val="00000038"/>
    <w:rsid w:val="00000138"/>
    <w:rsid w:val="00000CB8"/>
    <w:rsid w:val="00001C43"/>
    <w:rsid w:val="000026FE"/>
    <w:rsid w:val="00003D66"/>
    <w:rsid w:val="00006C90"/>
    <w:rsid w:val="00007E69"/>
    <w:rsid w:val="000101B9"/>
    <w:rsid w:val="000103BF"/>
    <w:rsid w:val="0001063D"/>
    <w:rsid w:val="00013200"/>
    <w:rsid w:val="00013516"/>
    <w:rsid w:val="0001501F"/>
    <w:rsid w:val="0001511A"/>
    <w:rsid w:val="000156CD"/>
    <w:rsid w:val="00016564"/>
    <w:rsid w:val="000170B1"/>
    <w:rsid w:val="00017308"/>
    <w:rsid w:val="000176B8"/>
    <w:rsid w:val="000205A6"/>
    <w:rsid w:val="000208AE"/>
    <w:rsid w:val="00021655"/>
    <w:rsid w:val="00022A80"/>
    <w:rsid w:val="00022DED"/>
    <w:rsid w:val="00026347"/>
    <w:rsid w:val="000343BA"/>
    <w:rsid w:val="000344BE"/>
    <w:rsid w:val="000348AD"/>
    <w:rsid w:val="00035976"/>
    <w:rsid w:val="00035D9C"/>
    <w:rsid w:val="000368ED"/>
    <w:rsid w:val="00036B1F"/>
    <w:rsid w:val="00036F31"/>
    <w:rsid w:val="00037D57"/>
    <w:rsid w:val="000407F5"/>
    <w:rsid w:val="00041243"/>
    <w:rsid w:val="00042F38"/>
    <w:rsid w:val="000448DF"/>
    <w:rsid w:val="000452F9"/>
    <w:rsid w:val="00045607"/>
    <w:rsid w:val="00045F64"/>
    <w:rsid w:val="000470C2"/>
    <w:rsid w:val="000474BA"/>
    <w:rsid w:val="00050C7F"/>
    <w:rsid w:val="00052A95"/>
    <w:rsid w:val="00053849"/>
    <w:rsid w:val="00053E2D"/>
    <w:rsid w:val="000543FF"/>
    <w:rsid w:val="00054794"/>
    <w:rsid w:val="00055410"/>
    <w:rsid w:val="000569F7"/>
    <w:rsid w:val="00061721"/>
    <w:rsid w:val="0006350C"/>
    <w:rsid w:val="00063A48"/>
    <w:rsid w:val="000645CB"/>
    <w:rsid w:val="00065AD7"/>
    <w:rsid w:val="00067673"/>
    <w:rsid w:val="00070DD8"/>
    <w:rsid w:val="00076F7F"/>
    <w:rsid w:val="00077CC9"/>
    <w:rsid w:val="00080012"/>
    <w:rsid w:val="000815A6"/>
    <w:rsid w:val="00081763"/>
    <w:rsid w:val="00084E6B"/>
    <w:rsid w:val="00085222"/>
    <w:rsid w:val="00086180"/>
    <w:rsid w:val="00086767"/>
    <w:rsid w:val="0008722E"/>
    <w:rsid w:val="0009013B"/>
    <w:rsid w:val="00092593"/>
    <w:rsid w:val="0009293A"/>
    <w:rsid w:val="00092AB8"/>
    <w:rsid w:val="000947BA"/>
    <w:rsid w:val="00095F58"/>
    <w:rsid w:val="00097762"/>
    <w:rsid w:val="000A0CCB"/>
    <w:rsid w:val="000A1D8D"/>
    <w:rsid w:val="000A1F80"/>
    <w:rsid w:val="000A226E"/>
    <w:rsid w:val="000A4770"/>
    <w:rsid w:val="000A74F0"/>
    <w:rsid w:val="000A7D06"/>
    <w:rsid w:val="000B1594"/>
    <w:rsid w:val="000B21ED"/>
    <w:rsid w:val="000B3187"/>
    <w:rsid w:val="000B4A03"/>
    <w:rsid w:val="000B4A8E"/>
    <w:rsid w:val="000B4CEC"/>
    <w:rsid w:val="000B6D86"/>
    <w:rsid w:val="000B7F2B"/>
    <w:rsid w:val="000C0045"/>
    <w:rsid w:val="000C39B9"/>
    <w:rsid w:val="000C4519"/>
    <w:rsid w:val="000C6410"/>
    <w:rsid w:val="000C7EE4"/>
    <w:rsid w:val="000D0665"/>
    <w:rsid w:val="000D0996"/>
    <w:rsid w:val="000D37B4"/>
    <w:rsid w:val="000D45B1"/>
    <w:rsid w:val="000D45CD"/>
    <w:rsid w:val="000D6D8F"/>
    <w:rsid w:val="000E1817"/>
    <w:rsid w:val="000E3B73"/>
    <w:rsid w:val="000E4241"/>
    <w:rsid w:val="000E74BC"/>
    <w:rsid w:val="000F0037"/>
    <w:rsid w:val="000F0FBC"/>
    <w:rsid w:val="000F5488"/>
    <w:rsid w:val="000F6216"/>
    <w:rsid w:val="000F745C"/>
    <w:rsid w:val="00102352"/>
    <w:rsid w:val="001031FB"/>
    <w:rsid w:val="001032B2"/>
    <w:rsid w:val="001033EF"/>
    <w:rsid w:val="00103568"/>
    <w:rsid w:val="00104355"/>
    <w:rsid w:val="00105513"/>
    <w:rsid w:val="001066A6"/>
    <w:rsid w:val="00106F19"/>
    <w:rsid w:val="00107964"/>
    <w:rsid w:val="00107A97"/>
    <w:rsid w:val="001127D9"/>
    <w:rsid w:val="00112F07"/>
    <w:rsid w:val="0011357E"/>
    <w:rsid w:val="00113620"/>
    <w:rsid w:val="00114707"/>
    <w:rsid w:val="001154D7"/>
    <w:rsid w:val="00117056"/>
    <w:rsid w:val="00117CB0"/>
    <w:rsid w:val="00120484"/>
    <w:rsid w:val="001219EC"/>
    <w:rsid w:val="0012288F"/>
    <w:rsid w:val="00124AA9"/>
    <w:rsid w:val="00124B1C"/>
    <w:rsid w:val="0012554E"/>
    <w:rsid w:val="00127E76"/>
    <w:rsid w:val="00131709"/>
    <w:rsid w:val="00131F33"/>
    <w:rsid w:val="00133D64"/>
    <w:rsid w:val="00134372"/>
    <w:rsid w:val="001361CF"/>
    <w:rsid w:val="001361E4"/>
    <w:rsid w:val="00136AE0"/>
    <w:rsid w:val="00136D84"/>
    <w:rsid w:val="00142055"/>
    <w:rsid w:val="00143C29"/>
    <w:rsid w:val="0014539E"/>
    <w:rsid w:val="001453D9"/>
    <w:rsid w:val="001454A1"/>
    <w:rsid w:val="00151124"/>
    <w:rsid w:val="0015202E"/>
    <w:rsid w:val="00154303"/>
    <w:rsid w:val="001547A9"/>
    <w:rsid w:val="001550EF"/>
    <w:rsid w:val="001607FE"/>
    <w:rsid w:val="00165991"/>
    <w:rsid w:val="00165D28"/>
    <w:rsid w:val="00167312"/>
    <w:rsid w:val="0016786F"/>
    <w:rsid w:val="00170C27"/>
    <w:rsid w:val="00172D55"/>
    <w:rsid w:val="00173CB0"/>
    <w:rsid w:val="001750A6"/>
    <w:rsid w:val="001758D3"/>
    <w:rsid w:val="0017598C"/>
    <w:rsid w:val="00176F63"/>
    <w:rsid w:val="00180E51"/>
    <w:rsid w:val="00181C32"/>
    <w:rsid w:val="001832A7"/>
    <w:rsid w:val="00184933"/>
    <w:rsid w:val="00184BFE"/>
    <w:rsid w:val="00185E5F"/>
    <w:rsid w:val="0018653A"/>
    <w:rsid w:val="00191467"/>
    <w:rsid w:val="00192E71"/>
    <w:rsid w:val="001931CD"/>
    <w:rsid w:val="00193D7C"/>
    <w:rsid w:val="001946D2"/>
    <w:rsid w:val="00194C78"/>
    <w:rsid w:val="001960E6"/>
    <w:rsid w:val="00196170"/>
    <w:rsid w:val="00196358"/>
    <w:rsid w:val="00196BFF"/>
    <w:rsid w:val="00197546"/>
    <w:rsid w:val="001A0502"/>
    <w:rsid w:val="001A1522"/>
    <w:rsid w:val="001A1C76"/>
    <w:rsid w:val="001A1D9F"/>
    <w:rsid w:val="001A2C51"/>
    <w:rsid w:val="001A2EF3"/>
    <w:rsid w:val="001A43B8"/>
    <w:rsid w:val="001A4873"/>
    <w:rsid w:val="001A6251"/>
    <w:rsid w:val="001A636D"/>
    <w:rsid w:val="001A72A6"/>
    <w:rsid w:val="001B0240"/>
    <w:rsid w:val="001B0812"/>
    <w:rsid w:val="001B3AFD"/>
    <w:rsid w:val="001B3D2F"/>
    <w:rsid w:val="001B4E6A"/>
    <w:rsid w:val="001B5109"/>
    <w:rsid w:val="001B573A"/>
    <w:rsid w:val="001B7C1B"/>
    <w:rsid w:val="001C017F"/>
    <w:rsid w:val="001C070B"/>
    <w:rsid w:val="001C29E2"/>
    <w:rsid w:val="001C2DBA"/>
    <w:rsid w:val="001C4483"/>
    <w:rsid w:val="001C44DF"/>
    <w:rsid w:val="001C55A0"/>
    <w:rsid w:val="001C66FA"/>
    <w:rsid w:val="001C6756"/>
    <w:rsid w:val="001C6C49"/>
    <w:rsid w:val="001C6D8D"/>
    <w:rsid w:val="001C72A9"/>
    <w:rsid w:val="001D02CD"/>
    <w:rsid w:val="001D03F4"/>
    <w:rsid w:val="001D255B"/>
    <w:rsid w:val="001D2CCF"/>
    <w:rsid w:val="001D2E56"/>
    <w:rsid w:val="001D3DBA"/>
    <w:rsid w:val="001D6CFE"/>
    <w:rsid w:val="001D7067"/>
    <w:rsid w:val="001E2C11"/>
    <w:rsid w:val="001E3DC5"/>
    <w:rsid w:val="001E466F"/>
    <w:rsid w:val="001E52B4"/>
    <w:rsid w:val="001E714E"/>
    <w:rsid w:val="001E73E7"/>
    <w:rsid w:val="001E7F3F"/>
    <w:rsid w:val="001F04D9"/>
    <w:rsid w:val="001F08F4"/>
    <w:rsid w:val="001F1124"/>
    <w:rsid w:val="001F299A"/>
    <w:rsid w:val="001F32E5"/>
    <w:rsid w:val="001F4DAC"/>
    <w:rsid w:val="001F5706"/>
    <w:rsid w:val="001F5777"/>
    <w:rsid w:val="001F5D6D"/>
    <w:rsid w:val="001F6CE6"/>
    <w:rsid w:val="001F738B"/>
    <w:rsid w:val="00200256"/>
    <w:rsid w:val="00201C98"/>
    <w:rsid w:val="0020260D"/>
    <w:rsid w:val="00203F25"/>
    <w:rsid w:val="00204935"/>
    <w:rsid w:val="00205158"/>
    <w:rsid w:val="00205822"/>
    <w:rsid w:val="00205AB2"/>
    <w:rsid w:val="002070E6"/>
    <w:rsid w:val="002074B0"/>
    <w:rsid w:val="00207FF3"/>
    <w:rsid w:val="0021003F"/>
    <w:rsid w:val="002113E6"/>
    <w:rsid w:val="0021215C"/>
    <w:rsid w:val="00212287"/>
    <w:rsid w:val="0021250C"/>
    <w:rsid w:val="002132DD"/>
    <w:rsid w:val="002138DC"/>
    <w:rsid w:val="00213B7D"/>
    <w:rsid w:val="00213C83"/>
    <w:rsid w:val="002156F7"/>
    <w:rsid w:val="0021640D"/>
    <w:rsid w:val="00217D48"/>
    <w:rsid w:val="00217E04"/>
    <w:rsid w:val="00221685"/>
    <w:rsid w:val="00222C6B"/>
    <w:rsid w:val="00224123"/>
    <w:rsid w:val="002250B0"/>
    <w:rsid w:val="00225888"/>
    <w:rsid w:val="00225F69"/>
    <w:rsid w:val="0022610B"/>
    <w:rsid w:val="00230A47"/>
    <w:rsid w:val="00230E26"/>
    <w:rsid w:val="00232FDA"/>
    <w:rsid w:val="002333D8"/>
    <w:rsid w:val="002347AB"/>
    <w:rsid w:val="00234988"/>
    <w:rsid w:val="00235290"/>
    <w:rsid w:val="00236813"/>
    <w:rsid w:val="00236925"/>
    <w:rsid w:val="00237525"/>
    <w:rsid w:val="002377F0"/>
    <w:rsid w:val="002407A8"/>
    <w:rsid w:val="00240FB8"/>
    <w:rsid w:val="002414C4"/>
    <w:rsid w:val="00241A30"/>
    <w:rsid w:val="00241BB6"/>
    <w:rsid w:val="00242F0D"/>
    <w:rsid w:val="0024414F"/>
    <w:rsid w:val="0024533D"/>
    <w:rsid w:val="002465A4"/>
    <w:rsid w:val="0025157D"/>
    <w:rsid w:val="00251C2A"/>
    <w:rsid w:val="002529C0"/>
    <w:rsid w:val="002536C4"/>
    <w:rsid w:val="002537EC"/>
    <w:rsid w:val="00255726"/>
    <w:rsid w:val="00256024"/>
    <w:rsid w:val="00256384"/>
    <w:rsid w:val="00256D67"/>
    <w:rsid w:val="0025731D"/>
    <w:rsid w:val="00263E5F"/>
    <w:rsid w:val="002645F8"/>
    <w:rsid w:val="00265C90"/>
    <w:rsid w:val="002663CB"/>
    <w:rsid w:val="00267B86"/>
    <w:rsid w:val="00267CDD"/>
    <w:rsid w:val="00272101"/>
    <w:rsid w:val="00275A3A"/>
    <w:rsid w:val="00275F66"/>
    <w:rsid w:val="00276208"/>
    <w:rsid w:val="00277527"/>
    <w:rsid w:val="00277765"/>
    <w:rsid w:val="00280A48"/>
    <w:rsid w:val="0028125E"/>
    <w:rsid w:val="00282088"/>
    <w:rsid w:val="002820E7"/>
    <w:rsid w:val="002834BC"/>
    <w:rsid w:val="002835FE"/>
    <w:rsid w:val="00283CE2"/>
    <w:rsid w:val="00285588"/>
    <w:rsid w:val="00286AB8"/>
    <w:rsid w:val="00287973"/>
    <w:rsid w:val="0029219C"/>
    <w:rsid w:val="002926CB"/>
    <w:rsid w:val="00292D0F"/>
    <w:rsid w:val="00293760"/>
    <w:rsid w:val="00293872"/>
    <w:rsid w:val="0029402D"/>
    <w:rsid w:val="002944FF"/>
    <w:rsid w:val="00294EDD"/>
    <w:rsid w:val="00296619"/>
    <w:rsid w:val="002966E9"/>
    <w:rsid w:val="00296FD1"/>
    <w:rsid w:val="00297CBD"/>
    <w:rsid w:val="002A406D"/>
    <w:rsid w:val="002A4D33"/>
    <w:rsid w:val="002A6215"/>
    <w:rsid w:val="002A6A74"/>
    <w:rsid w:val="002A772E"/>
    <w:rsid w:val="002A7AB3"/>
    <w:rsid w:val="002B06C6"/>
    <w:rsid w:val="002B2A10"/>
    <w:rsid w:val="002B3D66"/>
    <w:rsid w:val="002B48A5"/>
    <w:rsid w:val="002B587C"/>
    <w:rsid w:val="002B5D06"/>
    <w:rsid w:val="002B653B"/>
    <w:rsid w:val="002B70F9"/>
    <w:rsid w:val="002B76CF"/>
    <w:rsid w:val="002C0C10"/>
    <w:rsid w:val="002C10D4"/>
    <w:rsid w:val="002C32FD"/>
    <w:rsid w:val="002C3C47"/>
    <w:rsid w:val="002C4E7C"/>
    <w:rsid w:val="002D2496"/>
    <w:rsid w:val="002D2884"/>
    <w:rsid w:val="002D371E"/>
    <w:rsid w:val="002D3754"/>
    <w:rsid w:val="002D39BA"/>
    <w:rsid w:val="002D4783"/>
    <w:rsid w:val="002D50CA"/>
    <w:rsid w:val="002D7109"/>
    <w:rsid w:val="002D73B3"/>
    <w:rsid w:val="002D7ADF"/>
    <w:rsid w:val="002D7EAF"/>
    <w:rsid w:val="002E04FB"/>
    <w:rsid w:val="002E1297"/>
    <w:rsid w:val="002E1D80"/>
    <w:rsid w:val="002E1F9A"/>
    <w:rsid w:val="002E3F04"/>
    <w:rsid w:val="002E44FA"/>
    <w:rsid w:val="002E5EF2"/>
    <w:rsid w:val="002E6800"/>
    <w:rsid w:val="002E7001"/>
    <w:rsid w:val="002E712E"/>
    <w:rsid w:val="002E7F98"/>
    <w:rsid w:val="002F0423"/>
    <w:rsid w:val="002F0602"/>
    <w:rsid w:val="002F15A5"/>
    <w:rsid w:val="002F2D60"/>
    <w:rsid w:val="002F4FE2"/>
    <w:rsid w:val="002F5A06"/>
    <w:rsid w:val="002F6EE0"/>
    <w:rsid w:val="002F77BA"/>
    <w:rsid w:val="00300C37"/>
    <w:rsid w:val="003019CF"/>
    <w:rsid w:val="003044FF"/>
    <w:rsid w:val="003052F2"/>
    <w:rsid w:val="00306725"/>
    <w:rsid w:val="00307BB8"/>
    <w:rsid w:val="0031059A"/>
    <w:rsid w:val="0031079E"/>
    <w:rsid w:val="00311203"/>
    <w:rsid w:val="00311746"/>
    <w:rsid w:val="00313620"/>
    <w:rsid w:val="00315605"/>
    <w:rsid w:val="00316967"/>
    <w:rsid w:val="0031794E"/>
    <w:rsid w:val="00317D7C"/>
    <w:rsid w:val="0032084A"/>
    <w:rsid w:val="003236F7"/>
    <w:rsid w:val="00325170"/>
    <w:rsid w:val="00325779"/>
    <w:rsid w:val="00326B51"/>
    <w:rsid w:val="0032761B"/>
    <w:rsid w:val="00327977"/>
    <w:rsid w:val="00330CB5"/>
    <w:rsid w:val="00331B22"/>
    <w:rsid w:val="0033312C"/>
    <w:rsid w:val="003372CB"/>
    <w:rsid w:val="00337752"/>
    <w:rsid w:val="00337E41"/>
    <w:rsid w:val="003403A5"/>
    <w:rsid w:val="0034098E"/>
    <w:rsid w:val="00340F7B"/>
    <w:rsid w:val="003411D4"/>
    <w:rsid w:val="00341523"/>
    <w:rsid w:val="003422FC"/>
    <w:rsid w:val="00342684"/>
    <w:rsid w:val="0034309A"/>
    <w:rsid w:val="003430CB"/>
    <w:rsid w:val="00343707"/>
    <w:rsid w:val="00344513"/>
    <w:rsid w:val="00344D3F"/>
    <w:rsid w:val="00344E53"/>
    <w:rsid w:val="0035037A"/>
    <w:rsid w:val="0035046F"/>
    <w:rsid w:val="00350555"/>
    <w:rsid w:val="003506AA"/>
    <w:rsid w:val="00351175"/>
    <w:rsid w:val="00351FBB"/>
    <w:rsid w:val="00352299"/>
    <w:rsid w:val="003563FD"/>
    <w:rsid w:val="00357142"/>
    <w:rsid w:val="00360334"/>
    <w:rsid w:val="0036057F"/>
    <w:rsid w:val="00360D3E"/>
    <w:rsid w:val="00361458"/>
    <w:rsid w:val="0036239A"/>
    <w:rsid w:val="00364604"/>
    <w:rsid w:val="00364ABD"/>
    <w:rsid w:val="003663E2"/>
    <w:rsid w:val="003670FA"/>
    <w:rsid w:val="003671D6"/>
    <w:rsid w:val="00367815"/>
    <w:rsid w:val="00367BEC"/>
    <w:rsid w:val="00370AC2"/>
    <w:rsid w:val="00371F0C"/>
    <w:rsid w:val="0037283A"/>
    <w:rsid w:val="00372FFF"/>
    <w:rsid w:val="003744EA"/>
    <w:rsid w:val="003747C4"/>
    <w:rsid w:val="00374BAF"/>
    <w:rsid w:val="00375009"/>
    <w:rsid w:val="0037671C"/>
    <w:rsid w:val="00376A28"/>
    <w:rsid w:val="00376B03"/>
    <w:rsid w:val="00377264"/>
    <w:rsid w:val="0038027F"/>
    <w:rsid w:val="00380BF4"/>
    <w:rsid w:val="003818AE"/>
    <w:rsid w:val="0038267A"/>
    <w:rsid w:val="00383178"/>
    <w:rsid w:val="00384C1B"/>
    <w:rsid w:val="00385C2A"/>
    <w:rsid w:val="00386034"/>
    <w:rsid w:val="003861ED"/>
    <w:rsid w:val="003868D3"/>
    <w:rsid w:val="00386A64"/>
    <w:rsid w:val="00387C43"/>
    <w:rsid w:val="00390376"/>
    <w:rsid w:val="00392203"/>
    <w:rsid w:val="003934E3"/>
    <w:rsid w:val="0039715B"/>
    <w:rsid w:val="00397986"/>
    <w:rsid w:val="003A0501"/>
    <w:rsid w:val="003A08E1"/>
    <w:rsid w:val="003A210E"/>
    <w:rsid w:val="003A24CC"/>
    <w:rsid w:val="003A39D7"/>
    <w:rsid w:val="003A45F9"/>
    <w:rsid w:val="003A5D1B"/>
    <w:rsid w:val="003A6382"/>
    <w:rsid w:val="003A780F"/>
    <w:rsid w:val="003A7E36"/>
    <w:rsid w:val="003B24E3"/>
    <w:rsid w:val="003B2984"/>
    <w:rsid w:val="003B2E8D"/>
    <w:rsid w:val="003B306A"/>
    <w:rsid w:val="003B33DC"/>
    <w:rsid w:val="003B4844"/>
    <w:rsid w:val="003B5889"/>
    <w:rsid w:val="003B6310"/>
    <w:rsid w:val="003C0BF4"/>
    <w:rsid w:val="003C26E3"/>
    <w:rsid w:val="003C32CE"/>
    <w:rsid w:val="003C5601"/>
    <w:rsid w:val="003C5637"/>
    <w:rsid w:val="003C6C0A"/>
    <w:rsid w:val="003C729A"/>
    <w:rsid w:val="003D0DCD"/>
    <w:rsid w:val="003D0E1E"/>
    <w:rsid w:val="003D29F0"/>
    <w:rsid w:val="003D4A95"/>
    <w:rsid w:val="003D4E46"/>
    <w:rsid w:val="003D6517"/>
    <w:rsid w:val="003E05E7"/>
    <w:rsid w:val="003E0B49"/>
    <w:rsid w:val="003E1674"/>
    <w:rsid w:val="003E1819"/>
    <w:rsid w:val="003E21FE"/>
    <w:rsid w:val="003E2F3D"/>
    <w:rsid w:val="003E43CF"/>
    <w:rsid w:val="003E4B5F"/>
    <w:rsid w:val="003E4FB1"/>
    <w:rsid w:val="003E52DD"/>
    <w:rsid w:val="003E6F0E"/>
    <w:rsid w:val="003F016B"/>
    <w:rsid w:val="003F0A92"/>
    <w:rsid w:val="003F119D"/>
    <w:rsid w:val="003F2077"/>
    <w:rsid w:val="003F2360"/>
    <w:rsid w:val="003F5C29"/>
    <w:rsid w:val="003F6983"/>
    <w:rsid w:val="0040025D"/>
    <w:rsid w:val="0040306F"/>
    <w:rsid w:val="00403817"/>
    <w:rsid w:val="00404D1F"/>
    <w:rsid w:val="0040586E"/>
    <w:rsid w:val="004061D8"/>
    <w:rsid w:val="004064F0"/>
    <w:rsid w:val="00407DE5"/>
    <w:rsid w:val="00411162"/>
    <w:rsid w:val="004111D1"/>
    <w:rsid w:val="0041340E"/>
    <w:rsid w:val="004140C1"/>
    <w:rsid w:val="00414562"/>
    <w:rsid w:val="00414718"/>
    <w:rsid w:val="00414AA4"/>
    <w:rsid w:val="00414FD5"/>
    <w:rsid w:val="00416A66"/>
    <w:rsid w:val="00417082"/>
    <w:rsid w:val="0041708F"/>
    <w:rsid w:val="004211B6"/>
    <w:rsid w:val="004216C8"/>
    <w:rsid w:val="00422282"/>
    <w:rsid w:val="00423A67"/>
    <w:rsid w:val="00424C2A"/>
    <w:rsid w:val="004254D9"/>
    <w:rsid w:val="00425808"/>
    <w:rsid w:val="00425AAA"/>
    <w:rsid w:val="00426661"/>
    <w:rsid w:val="00426D06"/>
    <w:rsid w:val="00427107"/>
    <w:rsid w:val="00427A6D"/>
    <w:rsid w:val="004308CD"/>
    <w:rsid w:val="00431415"/>
    <w:rsid w:val="00431B78"/>
    <w:rsid w:val="0043349A"/>
    <w:rsid w:val="004334D7"/>
    <w:rsid w:val="00433E02"/>
    <w:rsid w:val="00433EF9"/>
    <w:rsid w:val="00434D64"/>
    <w:rsid w:val="004404E6"/>
    <w:rsid w:val="0044070A"/>
    <w:rsid w:val="00440DAF"/>
    <w:rsid w:val="0044240B"/>
    <w:rsid w:val="00442947"/>
    <w:rsid w:val="00443509"/>
    <w:rsid w:val="00443B3A"/>
    <w:rsid w:val="0044421D"/>
    <w:rsid w:val="004471AF"/>
    <w:rsid w:val="00447B76"/>
    <w:rsid w:val="00447EB1"/>
    <w:rsid w:val="00450953"/>
    <w:rsid w:val="00450ECA"/>
    <w:rsid w:val="00451234"/>
    <w:rsid w:val="00451B75"/>
    <w:rsid w:val="00451D2F"/>
    <w:rsid w:val="004541E9"/>
    <w:rsid w:val="00454928"/>
    <w:rsid w:val="00454C6F"/>
    <w:rsid w:val="00455C67"/>
    <w:rsid w:val="00455CB2"/>
    <w:rsid w:val="00456105"/>
    <w:rsid w:val="00456239"/>
    <w:rsid w:val="00456C62"/>
    <w:rsid w:val="00457DDA"/>
    <w:rsid w:val="004605B9"/>
    <w:rsid w:val="00460BAF"/>
    <w:rsid w:val="00460E55"/>
    <w:rsid w:val="004646F7"/>
    <w:rsid w:val="00464BCA"/>
    <w:rsid w:val="00465A9A"/>
    <w:rsid w:val="00467244"/>
    <w:rsid w:val="00467315"/>
    <w:rsid w:val="0046768F"/>
    <w:rsid w:val="00470701"/>
    <w:rsid w:val="00471789"/>
    <w:rsid w:val="00471C0E"/>
    <w:rsid w:val="00471C25"/>
    <w:rsid w:val="00473822"/>
    <w:rsid w:val="00477417"/>
    <w:rsid w:val="00477BA5"/>
    <w:rsid w:val="00477DA3"/>
    <w:rsid w:val="004806E7"/>
    <w:rsid w:val="00481211"/>
    <w:rsid w:val="0048248E"/>
    <w:rsid w:val="00483D10"/>
    <w:rsid w:val="0048557D"/>
    <w:rsid w:val="004856AB"/>
    <w:rsid w:val="00485EF4"/>
    <w:rsid w:val="00487602"/>
    <w:rsid w:val="00490EB1"/>
    <w:rsid w:val="00491901"/>
    <w:rsid w:val="004919B8"/>
    <w:rsid w:val="004931BA"/>
    <w:rsid w:val="004958F8"/>
    <w:rsid w:val="004A0EE0"/>
    <w:rsid w:val="004A0F93"/>
    <w:rsid w:val="004A137E"/>
    <w:rsid w:val="004A3AA3"/>
    <w:rsid w:val="004A4275"/>
    <w:rsid w:val="004A5690"/>
    <w:rsid w:val="004A5E20"/>
    <w:rsid w:val="004A6534"/>
    <w:rsid w:val="004A7511"/>
    <w:rsid w:val="004A7F6F"/>
    <w:rsid w:val="004B004C"/>
    <w:rsid w:val="004B078C"/>
    <w:rsid w:val="004B0EF4"/>
    <w:rsid w:val="004B128D"/>
    <w:rsid w:val="004B28B4"/>
    <w:rsid w:val="004B33BB"/>
    <w:rsid w:val="004B5120"/>
    <w:rsid w:val="004B515B"/>
    <w:rsid w:val="004B77A6"/>
    <w:rsid w:val="004C112C"/>
    <w:rsid w:val="004C1174"/>
    <w:rsid w:val="004C1CDA"/>
    <w:rsid w:val="004C2634"/>
    <w:rsid w:val="004C3E8B"/>
    <w:rsid w:val="004C4433"/>
    <w:rsid w:val="004C67FA"/>
    <w:rsid w:val="004C6B7A"/>
    <w:rsid w:val="004C6EC7"/>
    <w:rsid w:val="004C7113"/>
    <w:rsid w:val="004C7F7F"/>
    <w:rsid w:val="004D0076"/>
    <w:rsid w:val="004D09F6"/>
    <w:rsid w:val="004D2468"/>
    <w:rsid w:val="004D32A5"/>
    <w:rsid w:val="004D6AAE"/>
    <w:rsid w:val="004E2A30"/>
    <w:rsid w:val="004E52FB"/>
    <w:rsid w:val="004E6408"/>
    <w:rsid w:val="004E6FB2"/>
    <w:rsid w:val="004F0057"/>
    <w:rsid w:val="004F0CEF"/>
    <w:rsid w:val="004F2486"/>
    <w:rsid w:val="004F352F"/>
    <w:rsid w:val="004F3DBC"/>
    <w:rsid w:val="004F4BCC"/>
    <w:rsid w:val="004F5D29"/>
    <w:rsid w:val="004F773F"/>
    <w:rsid w:val="004F797D"/>
    <w:rsid w:val="005019B7"/>
    <w:rsid w:val="00502602"/>
    <w:rsid w:val="00503E6C"/>
    <w:rsid w:val="005053A4"/>
    <w:rsid w:val="0050619F"/>
    <w:rsid w:val="0050703C"/>
    <w:rsid w:val="0050761A"/>
    <w:rsid w:val="005076FF"/>
    <w:rsid w:val="0050791D"/>
    <w:rsid w:val="00507D17"/>
    <w:rsid w:val="00514BD0"/>
    <w:rsid w:val="005155AE"/>
    <w:rsid w:val="0051575C"/>
    <w:rsid w:val="00515F04"/>
    <w:rsid w:val="00521656"/>
    <w:rsid w:val="00521D04"/>
    <w:rsid w:val="005239BE"/>
    <w:rsid w:val="0052417B"/>
    <w:rsid w:val="005249C8"/>
    <w:rsid w:val="00525EAF"/>
    <w:rsid w:val="00525F39"/>
    <w:rsid w:val="005270D6"/>
    <w:rsid w:val="005271A0"/>
    <w:rsid w:val="0053001E"/>
    <w:rsid w:val="0053141C"/>
    <w:rsid w:val="00531771"/>
    <w:rsid w:val="00533646"/>
    <w:rsid w:val="005347CB"/>
    <w:rsid w:val="00536F03"/>
    <w:rsid w:val="005378F8"/>
    <w:rsid w:val="00541151"/>
    <w:rsid w:val="005421BA"/>
    <w:rsid w:val="00543B10"/>
    <w:rsid w:val="00543E34"/>
    <w:rsid w:val="005465CE"/>
    <w:rsid w:val="00546803"/>
    <w:rsid w:val="005468DF"/>
    <w:rsid w:val="0054725E"/>
    <w:rsid w:val="00550138"/>
    <w:rsid w:val="00551A1B"/>
    <w:rsid w:val="00551FA9"/>
    <w:rsid w:val="00553607"/>
    <w:rsid w:val="00554450"/>
    <w:rsid w:val="00554A09"/>
    <w:rsid w:val="00555194"/>
    <w:rsid w:val="00555477"/>
    <w:rsid w:val="00555FAC"/>
    <w:rsid w:val="00557BEB"/>
    <w:rsid w:val="00557C92"/>
    <w:rsid w:val="00561C65"/>
    <w:rsid w:val="0056450A"/>
    <w:rsid w:val="00564A5C"/>
    <w:rsid w:val="00564A93"/>
    <w:rsid w:val="00565F24"/>
    <w:rsid w:val="005663AA"/>
    <w:rsid w:val="00566877"/>
    <w:rsid w:val="0056751B"/>
    <w:rsid w:val="00571D11"/>
    <w:rsid w:val="00572513"/>
    <w:rsid w:val="00574BC2"/>
    <w:rsid w:val="00574E50"/>
    <w:rsid w:val="005754AB"/>
    <w:rsid w:val="00580D08"/>
    <w:rsid w:val="0058285E"/>
    <w:rsid w:val="005834AD"/>
    <w:rsid w:val="00583536"/>
    <w:rsid w:val="005849EC"/>
    <w:rsid w:val="005854C4"/>
    <w:rsid w:val="00585DD5"/>
    <w:rsid w:val="0058749B"/>
    <w:rsid w:val="00590319"/>
    <w:rsid w:val="00590F86"/>
    <w:rsid w:val="0059530C"/>
    <w:rsid w:val="00595B8B"/>
    <w:rsid w:val="00595CFA"/>
    <w:rsid w:val="00596F08"/>
    <w:rsid w:val="00597453"/>
    <w:rsid w:val="005A103F"/>
    <w:rsid w:val="005A10AB"/>
    <w:rsid w:val="005A1621"/>
    <w:rsid w:val="005A1840"/>
    <w:rsid w:val="005A1865"/>
    <w:rsid w:val="005A2FA8"/>
    <w:rsid w:val="005A34DB"/>
    <w:rsid w:val="005A7027"/>
    <w:rsid w:val="005B0942"/>
    <w:rsid w:val="005B0A58"/>
    <w:rsid w:val="005B101F"/>
    <w:rsid w:val="005B11EE"/>
    <w:rsid w:val="005B2346"/>
    <w:rsid w:val="005B25CD"/>
    <w:rsid w:val="005B3A45"/>
    <w:rsid w:val="005B4ABE"/>
    <w:rsid w:val="005C05C9"/>
    <w:rsid w:val="005C0646"/>
    <w:rsid w:val="005C0A96"/>
    <w:rsid w:val="005C10B6"/>
    <w:rsid w:val="005C2424"/>
    <w:rsid w:val="005C453E"/>
    <w:rsid w:val="005C4AAE"/>
    <w:rsid w:val="005C5D94"/>
    <w:rsid w:val="005C6DD2"/>
    <w:rsid w:val="005C773C"/>
    <w:rsid w:val="005D0079"/>
    <w:rsid w:val="005D15B5"/>
    <w:rsid w:val="005D1784"/>
    <w:rsid w:val="005D2559"/>
    <w:rsid w:val="005D494A"/>
    <w:rsid w:val="005D56CC"/>
    <w:rsid w:val="005D6040"/>
    <w:rsid w:val="005D623F"/>
    <w:rsid w:val="005D6626"/>
    <w:rsid w:val="005E0D08"/>
    <w:rsid w:val="005E313F"/>
    <w:rsid w:val="005E412C"/>
    <w:rsid w:val="005E5863"/>
    <w:rsid w:val="005E5B7D"/>
    <w:rsid w:val="005E5CDC"/>
    <w:rsid w:val="005E6382"/>
    <w:rsid w:val="005E74DA"/>
    <w:rsid w:val="005F0341"/>
    <w:rsid w:val="005F0640"/>
    <w:rsid w:val="005F2828"/>
    <w:rsid w:val="005F2C0F"/>
    <w:rsid w:val="005F5030"/>
    <w:rsid w:val="005F5F90"/>
    <w:rsid w:val="005F730D"/>
    <w:rsid w:val="006001F3"/>
    <w:rsid w:val="00603E49"/>
    <w:rsid w:val="006044F5"/>
    <w:rsid w:val="0060531A"/>
    <w:rsid w:val="00605810"/>
    <w:rsid w:val="00605CFA"/>
    <w:rsid w:val="00607D51"/>
    <w:rsid w:val="006151C6"/>
    <w:rsid w:val="006153B1"/>
    <w:rsid w:val="00621250"/>
    <w:rsid w:val="00621687"/>
    <w:rsid w:val="00621EB4"/>
    <w:rsid w:val="00625E26"/>
    <w:rsid w:val="00625E44"/>
    <w:rsid w:val="00626F2D"/>
    <w:rsid w:val="006271A1"/>
    <w:rsid w:val="00632CDA"/>
    <w:rsid w:val="00635056"/>
    <w:rsid w:val="006366C1"/>
    <w:rsid w:val="006368D3"/>
    <w:rsid w:val="00640309"/>
    <w:rsid w:val="006404D6"/>
    <w:rsid w:val="00640F1A"/>
    <w:rsid w:val="00642E3B"/>
    <w:rsid w:val="00642E69"/>
    <w:rsid w:val="006433A0"/>
    <w:rsid w:val="00644368"/>
    <w:rsid w:val="00644E90"/>
    <w:rsid w:val="00646A56"/>
    <w:rsid w:val="00646C9D"/>
    <w:rsid w:val="0064770A"/>
    <w:rsid w:val="00647862"/>
    <w:rsid w:val="00650A6A"/>
    <w:rsid w:val="00650F7B"/>
    <w:rsid w:val="00651793"/>
    <w:rsid w:val="0065181C"/>
    <w:rsid w:val="0065342F"/>
    <w:rsid w:val="006536BF"/>
    <w:rsid w:val="00654A51"/>
    <w:rsid w:val="00654B36"/>
    <w:rsid w:val="00655675"/>
    <w:rsid w:val="00656854"/>
    <w:rsid w:val="0065706A"/>
    <w:rsid w:val="0066088F"/>
    <w:rsid w:val="00661C8E"/>
    <w:rsid w:val="006646AA"/>
    <w:rsid w:val="00664C09"/>
    <w:rsid w:val="00670FEE"/>
    <w:rsid w:val="006731A0"/>
    <w:rsid w:val="006755CE"/>
    <w:rsid w:val="00675849"/>
    <w:rsid w:val="006811F6"/>
    <w:rsid w:val="00681CF9"/>
    <w:rsid w:val="00682A62"/>
    <w:rsid w:val="00683FED"/>
    <w:rsid w:val="00685809"/>
    <w:rsid w:val="00685E08"/>
    <w:rsid w:val="00686600"/>
    <w:rsid w:val="00687800"/>
    <w:rsid w:val="00687D19"/>
    <w:rsid w:val="00690AF6"/>
    <w:rsid w:val="006923BC"/>
    <w:rsid w:val="0069259D"/>
    <w:rsid w:val="006949E6"/>
    <w:rsid w:val="006950E4"/>
    <w:rsid w:val="0069559A"/>
    <w:rsid w:val="00695AC3"/>
    <w:rsid w:val="00696144"/>
    <w:rsid w:val="006A084E"/>
    <w:rsid w:val="006A0906"/>
    <w:rsid w:val="006A15AD"/>
    <w:rsid w:val="006A20D0"/>
    <w:rsid w:val="006A3694"/>
    <w:rsid w:val="006A3939"/>
    <w:rsid w:val="006A4D87"/>
    <w:rsid w:val="006A5137"/>
    <w:rsid w:val="006A5522"/>
    <w:rsid w:val="006A6DFD"/>
    <w:rsid w:val="006B0077"/>
    <w:rsid w:val="006B0A5B"/>
    <w:rsid w:val="006B2000"/>
    <w:rsid w:val="006B3362"/>
    <w:rsid w:val="006B3658"/>
    <w:rsid w:val="006B669D"/>
    <w:rsid w:val="006B706D"/>
    <w:rsid w:val="006B7320"/>
    <w:rsid w:val="006B76E6"/>
    <w:rsid w:val="006C0C16"/>
    <w:rsid w:val="006C3F9D"/>
    <w:rsid w:val="006C6569"/>
    <w:rsid w:val="006C6B1A"/>
    <w:rsid w:val="006C6CB8"/>
    <w:rsid w:val="006C6EA8"/>
    <w:rsid w:val="006D2F0D"/>
    <w:rsid w:val="006D480F"/>
    <w:rsid w:val="006D621C"/>
    <w:rsid w:val="006D72B6"/>
    <w:rsid w:val="006E2145"/>
    <w:rsid w:val="006E2214"/>
    <w:rsid w:val="006E2225"/>
    <w:rsid w:val="006E3099"/>
    <w:rsid w:val="006E523C"/>
    <w:rsid w:val="006E5B8A"/>
    <w:rsid w:val="006E6D7F"/>
    <w:rsid w:val="006E6F3B"/>
    <w:rsid w:val="006F1124"/>
    <w:rsid w:val="006F2CBC"/>
    <w:rsid w:val="006F2CCB"/>
    <w:rsid w:val="006F36EF"/>
    <w:rsid w:val="006F46BC"/>
    <w:rsid w:val="006F6CEF"/>
    <w:rsid w:val="00702610"/>
    <w:rsid w:val="00703738"/>
    <w:rsid w:val="00703998"/>
    <w:rsid w:val="00704DA0"/>
    <w:rsid w:val="00707F02"/>
    <w:rsid w:val="0071077C"/>
    <w:rsid w:val="00710C66"/>
    <w:rsid w:val="007141EE"/>
    <w:rsid w:val="00715CEA"/>
    <w:rsid w:val="007231A5"/>
    <w:rsid w:val="00724227"/>
    <w:rsid w:val="007262AB"/>
    <w:rsid w:val="00726372"/>
    <w:rsid w:val="00726683"/>
    <w:rsid w:val="00727EEB"/>
    <w:rsid w:val="00730FF6"/>
    <w:rsid w:val="007323A3"/>
    <w:rsid w:val="00734742"/>
    <w:rsid w:val="00734A50"/>
    <w:rsid w:val="00735319"/>
    <w:rsid w:val="00735B26"/>
    <w:rsid w:val="007362FB"/>
    <w:rsid w:val="0074038A"/>
    <w:rsid w:val="00741D98"/>
    <w:rsid w:val="0074488A"/>
    <w:rsid w:val="007449CD"/>
    <w:rsid w:val="00747417"/>
    <w:rsid w:val="00750193"/>
    <w:rsid w:val="00751548"/>
    <w:rsid w:val="00751ABE"/>
    <w:rsid w:val="0075278A"/>
    <w:rsid w:val="00752B33"/>
    <w:rsid w:val="007537FC"/>
    <w:rsid w:val="00754F31"/>
    <w:rsid w:val="007555AC"/>
    <w:rsid w:val="00755B8D"/>
    <w:rsid w:val="00755C04"/>
    <w:rsid w:val="00756220"/>
    <w:rsid w:val="00757705"/>
    <w:rsid w:val="007600E8"/>
    <w:rsid w:val="00760AA3"/>
    <w:rsid w:val="00760D9F"/>
    <w:rsid w:val="00760F3A"/>
    <w:rsid w:val="00761834"/>
    <w:rsid w:val="007634A1"/>
    <w:rsid w:val="007637BB"/>
    <w:rsid w:val="00766381"/>
    <w:rsid w:val="007663F0"/>
    <w:rsid w:val="00766D81"/>
    <w:rsid w:val="00766F7C"/>
    <w:rsid w:val="00772B8D"/>
    <w:rsid w:val="007762C6"/>
    <w:rsid w:val="00776E8C"/>
    <w:rsid w:val="007774D6"/>
    <w:rsid w:val="00780179"/>
    <w:rsid w:val="007817D6"/>
    <w:rsid w:val="00782859"/>
    <w:rsid w:val="00783A83"/>
    <w:rsid w:val="00783D72"/>
    <w:rsid w:val="007842FC"/>
    <w:rsid w:val="00784B2C"/>
    <w:rsid w:val="00784E59"/>
    <w:rsid w:val="007857AA"/>
    <w:rsid w:val="00785A68"/>
    <w:rsid w:val="0078643A"/>
    <w:rsid w:val="00787163"/>
    <w:rsid w:val="0079035E"/>
    <w:rsid w:val="00792800"/>
    <w:rsid w:val="00793099"/>
    <w:rsid w:val="007934C3"/>
    <w:rsid w:val="0079357B"/>
    <w:rsid w:val="00793BAB"/>
    <w:rsid w:val="00794356"/>
    <w:rsid w:val="007958A8"/>
    <w:rsid w:val="007964D6"/>
    <w:rsid w:val="00796D32"/>
    <w:rsid w:val="00797267"/>
    <w:rsid w:val="007A0F5F"/>
    <w:rsid w:val="007A3399"/>
    <w:rsid w:val="007A432F"/>
    <w:rsid w:val="007A59DB"/>
    <w:rsid w:val="007B0710"/>
    <w:rsid w:val="007B16C7"/>
    <w:rsid w:val="007B1788"/>
    <w:rsid w:val="007B1E57"/>
    <w:rsid w:val="007B3D41"/>
    <w:rsid w:val="007B463D"/>
    <w:rsid w:val="007B4765"/>
    <w:rsid w:val="007B4CC1"/>
    <w:rsid w:val="007B5562"/>
    <w:rsid w:val="007B69B7"/>
    <w:rsid w:val="007B71C4"/>
    <w:rsid w:val="007B76F6"/>
    <w:rsid w:val="007B7BA4"/>
    <w:rsid w:val="007C0578"/>
    <w:rsid w:val="007C155A"/>
    <w:rsid w:val="007C1650"/>
    <w:rsid w:val="007C4527"/>
    <w:rsid w:val="007C4D77"/>
    <w:rsid w:val="007C5323"/>
    <w:rsid w:val="007C55D3"/>
    <w:rsid w:val="007C61FD"/>
    <w:rsid w:val="007C74AE"/>
    <w:rsid w:val="007D1B9E"/>
    <w:rsid w:val="007D2205"/>
    <w:rsid w:val="007D231A"/>
    <w:rsid w:val="007D2734"/>
    <w:rsid w:val="007D2A77"/>
    <w:rsid w:val="007D2D78"/>
    <w:rsid w:val="007D500E"/>
    <w:rsid w:val="007D5059"/>
    <w:rsid w:val="007E003E"/>
    <w:rsid w:val="007E2526"/>
    <w:rsid w:val="007E25EF"/>
    <w:rsid w:val="007E39A0"/>
    <w:rsid w:val="007E3A5C"/>
    <w:rsid w:val="007E6320"/>
    <w:rsid w:val="007E7187"/>
    <w:rsid w:val="007F01BE"/>
    <w:rsid w:val="007F0CFE"/>
    <w:rsid w:val="007F1C5C"/>
    <w:rsid w:val="007F3DF2"/>
    <w:rsid w:val="007F5B7E"/>
    <w:rsid w:val="007F6CFE"/>
    <w:rsid w:val="007F7A22"/>
    <w:rsid w:val="00800199"/>
    <w:rsid w:val="008008AB"/>
    <w:rsid w:val="008009F3"/>
    <w:rsid w:val="00800DCB"/>
    <w:rsid w:val="00800FA4"/>
    <w:rsid w:val="0080125A"/>
    <w:rsid w:val="00801E1B"/>
    <w:rsid w:val="00803C7A"/>
    <w:rsid w:val="0080488E"/>
    <w:rsid w:val="00805307"/>
    <w:rsid w:val="008057D5"/>
    <w:rsid w:val="00806273"/>
    <w:rsid w:val="0081024C"/>
    <w:rsid w:val="00810ADD"/>
    <w:rsid w:val="00810BE2"/>
    <w:rsid w:val="00812557"/>
    <w:rsid w:val="00813741"/>
    <w:rsid w:val="00813822"/>
    <w:rsid w:val="00814C95"/>
    <w:rsid w:val="00817E35"/>
    <w:rsid w:val="00821FA6"/>
    <w:rsid w:val="00822EC9"/>
    <w:rsid w:val="00823683"/>
    <w:rsid w:val="00823B6D"/>
    <w:rsid w:val="00823C6F"/>
    <w:rsid w:val="00823F59"/>
    <w:rsid w:val="00824E3E"/>
    <w:rsid w:val="00825A9C"/>
    <w:rsid w:val="00827583"/>
    <w:rsid w:val="0082772E"/>
    <w:rsid w:val="00830B7D"/>
    <w:rsid w:val="00831BEF"/>
    <w:rsid w:val="0083253B"/>
    <w:rsid w:val="0083269C"/>
    <w:rsid w:val="00832CA6"/>
    <w:rsid w:val="00833530"/>
    <w:rsid w:val="00834CD5"/>
    <w:rsid w:val="00835AF6"/>
    <w:rsid w:val="00835E74"/>
    <w:rsid w:val="0083748F"/>
    <w:rsid w:val="0084346C"/>
    <w:rsid w:val="00844330"/>
    <w:rsid w:val="00844E3E"/>
    <w:rsid w:val="00844F2F"/>
    <w:rsid w:val="008455A2"/>
    <w:rsid w:val="00847421"/>
    <w:rsid w:val="00847913"/>
    <w:rsid w:val="008501B2"/>
    <w:rsid w:val="008522D6"/>
    <w:rsid w:val="00852417"/>
    <w:rsid w:val="00852734"/>
    <w:rsid w:val="00852CB0"/>
    <w:rsid w:val="00855879"/>
    <w:rsid w:val="00857804"/>
    <w:rsid w:val="00860424"/>
    <w:rsid w:val="008605EC"/>
    <w:rsid w:val="008621CC"/>
    <w:rsid w:val="008654C3"/>
    <w:rsid w:val="00865E28"/>
    <w:rsid w:val="00867431"/>
    <w:rsid w:val="008713D5"/>
    <w:rsid w:val="008720A4"/>
    <w:rsid w:val="008726E8"/>
    <w:rsid w:val="00873BD8"/>
    <w:rsid w:val="00875139"/>
    <w:rsid w:val="008777CC"/>
    <w:rsid w:val="00877A27"/>
    <w:rsid w:val="008801E7"/>
    <w:rsid w:val="0088116E"/>
    <w:rsid w:val="00882C40"/>
    <w:rsid w:val="00884620"/>
    <w:rsid w:val="00886096"/>
    <w:rsid w:val="0088721F"/>
    <w:rsid w:val="008876FF"/>
    <w:rsid w:val="00891BAF"/>
    <w:rsid w:val="00893B42"/>
    <w:rsid w:val="00894C07"/>
    <w:rsid w:val="00894F34"/>
    <w:rsid w:val="0089578E"/>
    <w:rsid w:val="0089719C"/>
    <w:rsid w:val="00897319"/>
    <w:rsid w:val="008A0616"/>
    <w:rsid w:val="008A293B"/>
    <w:rsid w:val="008A2966"/>
    <w:rsid w:val="008A2FC3"/>
    <w:rsid w:val="008A31C1"/>
    <w:rsid w:val="008A3BAE"/>
    <w:rsid w:val="008A3C3E"/>
    <w:rsid w:val="008A410F"/>
    <w:rsid w:val="008A4FB8"/>
    <w:rsid w:val="008A4FC9"/>
    <w:rsid w:val="008A5E87"/>
    <w:rsid w:val="008A5FCF"/>
    <w:rsid w:val="008A6EA8"/>
    <w:rsid w:val="008B12A6"/>
    <w:rsid w:val="008B3118"/>
    <w:rsid w:val="008B3DAE"/>
    <w:rsid w:val="008B40A3"/>
    <w:rsid w:val="008B5F1D"/>
    <w:rsid w:val="008C308A"/>
    <w:rsid w:val="008C4D80"/>
    <w:rsid w:val="008C7A63"/>
    <w:rsid w:val="008C7E50"/>
    <w:rsid w:val="008D047E"/>
    <w:rsid w:val="008D0D01"/>
    <w:rsid w:val="008D0F73"/>
    <w:rsid w:val="008D19C3"/>
    <w:rsid w:val="008D353C"/>
    <w:rsid w:val="008D5C56"/>
    <w:rsid w:val="008D6046"/>
    <w:rsid w:val="008D6BB6"/>
    <w:rsid w:val="008E0C43"/>
    <w:rsid w:val="008E4692"/>
    <w:rsid w:val="008F1652"/>
    <w:rsid w:val="008F451E"/>
    <w:rsid w:val="008F518D"/>
    <w:rsid w:val="008F5331"/>
    <w:rsid w:val="008F5FDC"/>
    <w:rsid w:val="00900330"/>
    <w:rsid w:val="0090122D"/>
    <w:rsid w:val="00903483"/>
    <w:rsid w:val="009059ED"/>
    <w:rsid w:val="0090635E"/>
    <w:rsid w:val="00907685"/>
    <w:rsid w:val="00907992"/>
    <w:rsid w:val="00910660"/>
    <w:rsid w:val="00910D1E"/>
    <w:rsid w:val="009127CB"/>
    <w:rsid w:val="00913B12"/>
    <w:rsid w:val="00916A36"/>
    <w:rsid w:val="00917DEF"/>
    <w:rsid w:val="009204B9"/>
    <w:rsid w:val="00920E9C"/>
    <w:rsid w:val="00922606"/>
    <w:rsid w:val="00923031"/>
    <w:rsid w:val="00925157"/>
    <w:rsid w:val="00926265"/>
    <w:rsid w:val="009262EE"/>
    <w:rsid w:val="00927F13"/>
    <w:rsid w:val="00930407"/>
    <w:rsid w:val="00932D56"/>
    <w:rsid w:val="00932E49"/>
    <w:rsid w:val="00934BD4"/>
    <w:rsid w:val="00935245"/>
    <w:rsid w:val="00935858"/>
    <w:rsid w:val="00936CE8"/>
    <w:rsid w:val="0093775A"/>
    <w:rsid w:val="0094008E"/>
    <w:rsid w:val="00940719"/>
    <w:rsid w:val="009415E9"/>
    <w:rsid w:val="009423F7"/>
    <w:rsid w:val="00942AB5"/>
    <w:rsid w:val="00944D4B"/>
    <w:rsid w:val="00944E00"/>
    <w:rsid w:val="00951264"/>
    <w:rsid w:val="00956294"/>
    <w:rsid w:val="00956A68"/>
    <w:rsid w:val="00957AA9"/>
    <w:rsid w:val="00960FD3"/>
    <w:rsid w:val="00962582"/>
    <w:rsid w:val="009628DE"/>
    <w:rsid w:val="009629DD"/>
    <w:rsid w:val="00964D64"/>
    <w:rsid w:val="009651B8"/>
    <w:rsid w:val="00965C00"/>
    <w:rsid w:val="00965E8D"/>
    <w:rsid w:val="0097042A"/>
    <w:rsid w:val="00970BCE"/>
    <w:rsid w:val="0097283D"/>
    <w:rsid w:val="00972CEB"/>
    <w:rsid w:val="00973ABF"/>
    <w:rsid w:val="00974BBA"/>
    <w:rsid w:val="00974C87"/>
    <w:rsid w:val="00975744"/>
    <w:rsid w:val="009758A1"/>
    <w:rsid w:val="00977492"/>
    <w:rsid w:val="00977A17"/>
    <w:rsid w:val="009808C1"/>
    <w:rsid w:val="009811A0"/>
    <w:rsid w:val="00981F47"/>
    <w:rsid w:val="00981F68"/>
    <w:rsid w:val="00982E27"/>
    <w:rsid w:val="009839C8"/>
    <w:rsid w:val="009858AF"/>
    <w:rsid w:val="00987C00"/>
    <w:rsid w:val="00990609"/>
    <w:rsid w:val="0099195B"/>
    <w:rsid w:val="00992B9A"/>
    <w:rsid w:val="00993BA4"/>
    <w:rsid w:val="00993E82"/>
    <w:rsid w:val="00994485"/>
    <w:rsid w:val="009947EB"/>
    <w:rsid w:val="00994BB4"/>
    <w:rsid w:val="009A0064"/>
    <w:rsid w:val="009A0182"/>
    <w:rsid w:val="009A1406"/>
    <w:rsid w:val="009A31E7"/>
    <w:rsid w:val="009A34E7"/>
    <w:rsid w:val="009A3ED4"/>
    <w:rsid w:val="009A4211"/>
    <w:rsid w:val="009A475F"/>
    <w:rsid w:val="009A7414"/>
    <w:rsid w:val="009B39F8"/>
    <w:rsid w:val="009B4BB9"/>
    <w:rsid w:val="009B4E99"/>
    <w:rsid w:val="009C04B4"/>
    <w:rsid w:val="009C1F9A"/>
    <w:rsid w:val="009C223E"/>
    <w:rsid w:val="009C33E8"/>
    <w:rsid w:val="009C3AD3"/>
    <w:rsid w:val="009C3D7B"/>
    <w:rsid w:val="009C5274"/>
    <w:rsid w:val="009C6419"/>
    <w:rsid w:val="009C6430"/>
    <w:rsid w:val="009D074D"/>
    <w:rsid w:val="009D13ED"/>
    <w:rsid w:val="009D419F"/>
    <w:rsid w:val="009D76FA"/>
    <w:rsid w:val="009E087F"/>
    <w:rsid w:val="009E19B0"/>
    <w:rsid w:val="009E27D5"/>
    <w:rsid w:val="009E2957"/>
    <w:rsid w:val="009E2BD1"/>
    <w:rsid w:val="009E31F7"/>
    <w:rsid w:val="009E3447"/>
    <w:rsid w:val="009E570C"/>
    <w:rsid w:val="009E7A8B"/>
    <w:rsid w:val="009F0310"/>
    <w:rsid w:val="009F10B1"/>
    <w:rsid w:val="009F3721"/>
    <w:rsid w:val="009F41D6"/>
    <w:rsid w:val="009F5FD1"/>
    <w:rsid w:val="009F6EB3"/>
    <w:rsid w:val="009F78F5"/>
    <w:rsid w:val="00A0006B"/>
    <w:rsid w:val="00A01251"/>
    <w:rsid w:val="00A03A5D"/>
    <w:rsid w:val="00A03CB1"/>
    <w:rsid w:val="00A04576"/>
    <w:rsid w:val="00A0644C"/>
    <w:rsid w:val="00A07031"/>
    <w:rsid w:val="00A07E28"/>
    <w:rsid w:val="00A10730"/>
    <w:rsid w:val="00A10A6A"/>
    <w:rsid w:val="00A12A8B"/>
    <w:rsid w:val="00A14853"/>
    <w:rsid w:val="00A165C2"/>
    <w:rsid w:val="00A16D9F"/>
    <w:rsid w:val="00A176FE"/>
    <w:rsid w:val="00A17CAE"/>
    <w:rsid w:val="00A20037"/>
    <w:rsid w:val="00A20AC9"/>
    <w:rsid w:val="00A21C2C"/>
    <w:rsid w:val="00A224CD"/>
    <w:rsid w:val="00A22BB3"/>
    <w:rsid w:val="00A26084"/>
    <w:rsid w:val="00A26CB4"/>
    <w:rsid w:val="00A300DD"/>
    <w:rsid w:val="00A301AA"/>
    <w:rsid w:val="00A30856"/>
    <w:rsid w:val="00A311E1"/>
    <w:rsid w:val="00A31AA3"/>
    <w:rsid w:val="00A32D4A"/>
    <w:rsid w:val="00A33984"/>
    <w:rsid w:val="00A33E93"/>
    <w:rsid w:val="00A37784"/>
    <w:rsid w:val="00A40BD9"/>
    <w:rsid w:val="00A4115A"/>
    <w:rsid w:val="00A413BC"/>
    <w:rsid w:val="00A41E0E"/>
    <w:rsid w:val="00A42068"/>
    <w:rsid w:val="00A4211E"/>
    <w:rsid w:val="00A4356B"/>
    <w:rsid w:val="00A450F3"/>
    <w:rsid w:val="00A45EAB"/>
    <w:rsid w:val="00A47030"/>
    <w:rsid w:val="00A50366"/>
    <w:rsid w:val="00A51BC4"/>
    <w:rsid w:val="00A5225F"/>
    <w:rsid w:val="00A5240B"/>
    <w:rsid w:val="00A53F2B"/>
    <w:rsid w:val="00A55DF6"/>
    <w:rsid w:val="00A574D6"/>
    <w:rsid w:val="00A600EA"/>
    <w:rsid w:val="00A63640"/>
    <w:rsid w:val="00A6375F"/>
    <w:rsid w:val="00A63D9B"/>
    <w:rsid w:val="00A64991"/>
    <w:rsid w:val="00A6566C"/>
    <w:rsid w:val="00A66430"/>
    <w:rsid w:val="00A66457"/>
    <w:rsid w:val="00A71E5A"/>
    <w:rsid w:val="00A7201C"/>
    <w:rsid w:val="00A749A9"/>
    <w:rsid w:val="00A757BF"/>
    <w:rsid w:val="00A771B4"/>
    <w:rsid w:val="00A771E6"/>
    <w:rsid w:val="00A80EB8"/>
    <w:rsid w:val="00A8148E"/>
    <w:rsid w:val="00A81F99"/>
    <w:rsid w:val="00A8381D"/>
    <w:rsid w:val="00A8398C"/>
    <w:rsid w:val="00A83EAB"/>
    <w:rsid w:val="00A844A3"/>
    <w:rsid w:val="00A84D19"/>
    <w:rsid w:val="00A871AF"/>
    <w:rsid w:val="00A87280"/>
    <w:rsid w:val="00A9016D"/>
    <w:rsid w:val="00A90BA1"/>
    <w:rsid w:val="00A9126E"/>
    <w:rsid w:val="00A9261F"/>
    <w:rsid w:val="00A93BC6"/>
    <w:rsid w:val="00A9403B"/>
    <w:rsid w:val="00A94B1F"/>
    <w:rsid w:val="00A96D64"/>
    <w:rsid w:val="00A97911"/>
    <w:rsid w:val="00AA1312"/>
    <w:rsid w:val="00AA1F15"/>
    <w:rsid w:val="00AA226C"/>
    <w:rsid w:val="00AA460C"/>
    <w:rsid w:val="00AA54EB"/>
    <w:rsid w:val="00AA76F5"/>
    <w:rsid w:val="00AB30A6"/>
    <w:rsid w:val="00AB43AF"/>
    <w:rsid w:val="00AB4BCD"/>
    <w:rsid w:val="00AB575A"/>
    <w:rsid w:val="00AB5CCE"/>
    <w:rsid w:val="00AB5D60"/>
    <w:rsid w:val="00AB65B7"/>
    <w:rsid w:val="00AB6BED"/>
    <w:rsid w:val="00AB79D4"/>
    <w:rsid w:val="00AC0174"/>
    <w:rsid w:val="00AC2899"/>
    <w:rsid w:val="00AC3571"/>
    <w:rsid w:val="00AC3D2D"/>
    <w:rsid w:val="00AC4A93"/>
    <w:rsid w:val="00AC5009"/>
    <w:rsid w:val="00AC5258"/>
    <w:rsid w:val="00AC7838"/>
    <w:rsid w:val="00AC783D"/>
    <w:rsid w:val="00AC7A56"/>
    <w:rsid w:val="00AC7EC7"/>
    <w:rsid w:val="00AD0827"/>
    <w:rsid w:val="00AD16D5"/>
    <w:rsid w:val="00AD489C"/>
    <w:rsid w:val="00AD600F"/>
    <w:rsid w:val="00AD6CA9"/>
    <w:rsid w:val="00AD6FF6"/>
    <w:rsid w:val="00AD7589"/>
    <w:rsid w:val="00AE05EA"/>
    <w:rsid w:val="00AE0FC3"/>
    <w:rsid w:val="00AE1043"/>
    <w:rsid w:val="00AE1A6C"/>
    <w:rsid w:val="00AE3886"/>
    <w:rsid w:val="00AE4429"/>
    <w:rsid w:val="00AE44C5"/>
    <w:rsid w:val="00AE4A7C"/>
    <w:rsid w:val="00AE538D"/>
    <w:rsid w:val="00AE73C2"/>
    <w:rsid w:val="00AE7602"/>
    <w:rsid w:val="00AF1712"/>
    <w:rsid w:val="00AF17BD"/>
    <w:rsid w:val="00AF2976"/>
    <w:rsid w:val="00AF3996"/>
    <w:rsid w:val="00AF40A2"/>
    <w:rsid w:val="00AF40E8"/>
    <w:rsid w:val="00AF545D"/>
    <w:rsid w:val="00AF550B"/>
    <w:rsid w:val="00AF562E"/>
    <w:rsid w:val="00AF5DF4"/>
    <w:rsid w:val="00AF5F60"/>
    <w:rsid w:val="00AF7CE1"/>
    <w:rsid w:val="00B00535"/>
    <w:rsid w:val="00B00C0A"/>
    <w:rsid w:val="00B0107F"/>
    <w:rsid w:val="00B01D79"/>
    <w:rsid w:val="00B02C5C"/>
    <w:rsid w:val="00B02EB5"/>
    <w:rsid w:val="00B0343B"/>
    <w:rsid w:val="00B05229"/>
    <w:rsid w:val="00B05A80"/>
    <w:rsid w:val="00B05C86"/>
    <w:rsid w:val="00B12240"/>
    <w:rsid w:val="00B13873"/>
    <w:rsid w:val="00B14943"/>
    <w:rsid w:val="00B14F17"/>
    <w:rsid w:val="00B153C0"/>
    <w:rsid w:val="00B15424"/>
    <w:rsid w:val="00B15661"/>
    <w:rsid w:val="00B204A9"/>
    <w:rsid w:val="00B20954"/>
    <w:rsid w:val="00B20A59"/>
    <w:rsid w:val="00B20E93"/>
    <w:rsid w:val="00B21EB6"/>
    <w:rsid w:val="00B22A2B"/>
    <w:rsid w:val="00B23F43"/>
    <w:rsid w:val="00B24257"/>
    <w:rsid w:val="00B25067"/>
    <w:rsid w:val="00B26BD1"/>
    <w:rsid w:val="00B26C16"/>
    <w:rsid w:val="00B27939"/>
    <w:rsid w:val="00B301CA"/>
    <w:rsid w:val="00B30C05"/>
    <w:rsid w:val="00B31CA3"/>
    <w:rsid w:val="00B326BD"/>
    <w:rsid w:val="00B334F0"/>
    <w:rsid w:val="00B33767"/>
    <w:rsid w:val="00B346A2"/>
    <w:rsid w:val="00B35814"/>
    <w:rsid w:val="00B3601F"/>
    <w:rsid w:val="00B36C98"/>
    <w:rsid w:val="00B4005D"/>
    <w:rsid w:val="00B4128D"/>
    <w:rsid w:val="00B415AB"/>
    <w:rsid w:val="00B4160F"/>
    <w:rsid w:val="00B41D19"/>
    <w:rsid w:val="00B422B6"/>
    <w:rsid w:val="00B423DF"/>
    <w:rsid w:val="00B4561E"/>
    <w:rsid w:val="00B465FA"/>
    <w:rsid w:val="00B47362"/>
    <w:rsid w:val="00B50158"/>
    <w:rsid w:val="00B50D2F"/>
    <w:rsid w:val="00B50DCC"/>
    <w:rsid w:val="00B52D52"/>
    <w:rsid w:val="00B5331C"/>
    <w:rsid w:val="00B55257"/>
    <w:rsid w:val="00B56F86"/>
    <w:rsid w:val="00B6010F"/>
    <w:rsid w:val="00B6160C"/>
    <w:rsid w:val="00B61C33"/>
    <w:rsid w:val="00B61D60"/>
    <w:rsid w:val="00B6453A"/>
    <w:rsid w:val="00B64E4C"/>
    <w:rsid w:val="00B64E5F"/>
    <w:rsid w:val="00B65101"/>
    <w:rsid w:val="00B65120"/>
    <w:rsid w:val="00B65F98"/>
    <w:rsid w:val="00B6605E"/>
    <w:rsid w:val="00B66466"/>
    <w:rsid w:val="00B6655D"/>
    <w:rsid w:val="00B700AE"/>
    <w:rsid w:val="00B70C7D"/>
    <w:rsid w:val="00B70DC0"/>
    <w:rsid w:val="00B7176D"/>
    <w:rsid w:val="00B71B79"/>
    <w:rsid w:val="00B747A2"/>
    <w:rsid w:val="00B77B03"/>
    <w:rsid w:val="00B81395"/>
    <w:rsid w:val="00B831C5"/>
    <w:rsid w:val="00B83D39"/>
    <w:rsid w:val="00B83F6A"/>
    <w:rsid w:val="00B842D5"/>
    <w:rsid w:val="00B84366"/>
    <w:rsid w:val="00B845D6"/>
    <w:rsid w:val="00B84747"/>
    <w:rsid w:val="00B86DD3"/>
    <w:rsid w:val="00B87C5F"/>
    <w:rsid w:val="00B92044"/>
    <w:rsid w:val="00B922A2"/>
    <w:rsid w:val="00B93A1E"/>
    <w:rsid w:val="00B95D60"/>
    <w:rsid w:val="00B96EF0"/>
    <w:rsid w:val="00BA250C"/>
    <w:rsid w:val="00BA28E2"/>
    <w:rsid w:val="00BA3AC6"/>
    <w:rsid w:val="00BA6618"/>
    <w:rsid w:val="00BA7198"/>
    <w:rsid w:val="00BA7EB6"/>
    <w:rsid w:val="00BB069A"/>
    <w:rsid w:val="00BB0934"/>
    <w:rsid w:val="00BB2E69"/>
    <w:rsid w:val="00BB40A9"/>
    <w:rsid w:val="00BB42B5"/>
    <w:rsid w:val="00BB5751"/>
    <w:rsid w:val="00BB7623"/>
    <w:rsid w:val="00BC0756"/>
    <w:rsid w:val="00BC0915"/>
    <w:rsid w:val="00BC0990"/>
    <w:rsid w:val="00BC0FCE"/>
    <w:rsid w:val="00BC1A02"/>
    <w:rsid w:val="00BC25B2"/>
    <w:rsid w:val="00BC269E"/>
    <w:rsid w:val="00BC28CC"/>
    <w:rsid w:val="00BC48E1"/>
    <w:rsid w:val="00BC4A10"/>
    <w:rsid w:val="00BC61A8"/>
    <w:rsid w:val="00BD18CB"/>
    <w:rsid w:val="00BD1C90"/>
    <w:rsid w:val="00BD3003"/>
    <w:rsid w:val="00BD398B"/>
    <w:rsid w:val="00BD3FC3"/>
    <w:rsid w:val="00BD53F4"/>
    <w:rsid w:val="00BD6C97"/>
    <w:rsid w:val="00BD6F46"/>
    <w:rsid w:val="00BD7260"/>
    <w:rsid w:val="00BD7692"/>
    <w:rsid w:val="00BE0C3C"/>
    <w:rsid w:val="00BE2437"/>
    <w:rsid w:val="00BE3A67"/>
    <w:rsid w:val="00BE4F83"/>
    <w:rsid w:val="00BE5CA7"/>
    <w:rsid w:val="00BE5EE2"/>
    <w:rsid w:val="00BE6DE1"/>
    <w:rsid w:val="00BF1472"/>
    <w:rsid w:val="00BF1725"/>
    <w:rsid w:val="00BF18BA"/>
    <w:rsid w:val="00BF4095"/>
    <w:rsid w:val="00BF5562"/>
    <w:rsid w:val="00BF5981"/>
    <w:rsid w:val="00BF5EF7"/>
    <w:rsid w:val="00C0069B"/>
    <w:rsid w:val="00C00EA8"/>
    <w:rsid w:val="00C01E7A"/>
    <w:rsid w:val="00C03556"/>
    <w:rsid w:val="00C03E59"/>
    <w:rsid w:val="00C0405E"/>
    <w:rsid w:val="00C061C9"/>
    <w:rsid w:val="00C063D8"/>
    <w:rsid w:val="00C07201"/>
    <w:rsid w:val="00C11166"/>
    <w:rsid w:val="00C117CD"/>
    <w:rsid w:val="00C1215F"/>
    <w:rsid w:val="00C15447"/>
    <w:rsid w:val="00C16370"/>
    <w:rsid w:val="00C174B0"/>
    <w:rsid w:val="00C20D2C"/>
    <w:rsid w:val="00C2101F"/>
    <w:rsid w:val="00C2150F"/>
    <w:rsid w:val="00C2168E"/>
    <w:rsid w:val="00C22C72"/>
    <w:rsid w:val="00C2313B"/>
    <w:rsid w:val="00C24BE6"/>
    <w:rsid w:val="00C24E18"/>
    <w:rsid w:val="00C2592F"/>
    <w:rsid w:val="00C27BF7"/>
    <w:rsid w:val="00C31739"/>
    <w:rsid w:val="00C321E9"/>
    <w:rsid w:val="00C32867"/>
    <w:rsid w:val="00C34E38"/>
    <w:rsid w:val="00C352AE"/>
    <w:rsid w:val="00C3655E"/>
    <w:rsid w:val="00C3694A"/>
    <w:rsid w:val="00C37E04"/>
    <w:rsid w:val="00C408DB"/>
    <w:rsid w:val="00C42993"/>
    <w:rsid w:val="00C43587"/>
    <w:rsid w:val="00C43A0E"/>
    <w:rsid w:val="00C44197"/>
    <w:rsid w:val="00C441A3"/>
    <w:rsid w:val="00C44F12"/>
    <w:rsid w:val="00C45205"/>
    <w:rsid w:val="00C45E28"/>
    <w:rsid w:val="00C467A5"/>
    <w:rsid w:val="00C52E59"/>
    <w:rsid w:val="00C565BA"/>
    <w:rsid w:val="00C571C5"/>
    <w:rsid w:val="00C5740F"/>
    <w:rsid w:val="00C57D78"/>
    <w:rsid w:val="00C61E58"/>
    <w:rsid w:val="00C61FF2"/>
    <w:rsid w:val="00C622A9"/>
    <w:rsid w:val="00C63D9E"/>
    <w:rsid w:val="00C63E1A"/>
    <w:rsid w:val="00C64262"/>
    <w:rsid w:val="00C65242"/>
    <w:rsid w:val="00C65889"/>
    <w:rsid w:val="00C66383"/>
    <w:rsid w:val="00C709D0"/>
    <w:rsid w:val="00C70CD3"/>
    <w:rsid w:val="00C7373A"/>
    <w:rsid w:val="00C73856"/>
    <w:rsid w:val="00C746DF"/>
    <w:rsid w:val="00C75BDB"/>
    <w:rsid w:val="00C761C7"/>
    <w:rsid w:val="00C77786"/>
    <w:rsid w:val="00C80A91"/>
    <w:rsid w:val="00C8137B"/>
    <w:rsid w:val="00C81604"/>
    <w:rsid w:val="00C82049"/>
    <w:rsid w:val="00C82278"/>
    <w:rsid w:val="00C831D6"/>
    <w:rsid w:val="00C84E8F"/>
    <w:rsid w:val="00C855F4"/>
    <w:rsid w:val="00C85D30"/>
    <w:rsid w:val="00C86021"/>
    <w:rsid w:val="00C8787D"/>
    <w:rsid w:val="00C87FE7"/>
    <w:rsid w:val="00C90244"/>
    <w:rsid w:val="00C91041"/>
    <w:rsid w:val="00C9225B"/>
    <w:rsid w:val="00C923DC"/>
    <w:rsid w:val="00C9524A"/>
    <w:rsid w:val="00C958CE"/>
    <w:rsid w:val="00C97C86"/>
    <w:rsid w:val="00CA0C1F"/>
    <w:rsid w:val="00CA1A0F"/>
    <w:rsid w:val="00CA24C4"/>
    <w:rsid w:val="00CA3EF1"/>
    <w:rsid w:val="00CA4031"/>
    <w:rsid w:val="00CA659E"/>
    <w:rsid w:val="00CA738D"/>
    <w:rsid w:val="00CB1C3E"/>
    <w:rsid w:val="00CB237E"/>
    <w:rsid w:val="00CB2FE3"/>
    <w:rsid w:val="00CB32F2"/>
    <w:rsid w:val="00CB541B"/>
    <w:rsid w:val="00CB6506"/>
    <w:rsid w:val="00CB6A0D"/>
    <w:rsid w:val="00CB714E"/>
    <w:rsid w:val="00CC0438"/>
    <w:rsid w:val="00CC0906"/>
    <w:rsid w:val="00CC1599"/>
    <w:rsid w:val="00CC1A93"/>
    <w:rsid w:val="00CC1D05"/>
    <w:rsid w:val="00CC328B"/>
    <w:rsid w:val="00CC3C24"/>
    <w:rsid w:val="00CC6295"/>
    <w:rsid w:val="00CC65B8"/>
    <w:rsid w:val="00CD0B32"/>
    <w:rsid w:val="00CD0EB4"/>
    <w:rsid w:val="00CD1802"/>
    <w:rsid w:val="00CD1D1B"/>
    <w:rsid w:val="00CD1EB0"/>
    <w:rsid w:val="00CD2639"/>
    <w:rsid w:val="00CD2D83"/>
    <w:rsid w:val="00CD402D"/>
    <w:rsid w:val="00CD411E"/>
    <w:rsid w:val="00CD4182"/>
    <w:rsid w:val="00CD6AF6"/>
    <w:rsid w:val="00CE1487"/>
    <w:rsid w:val="00CE1586"/>
    <w:rsid w:val="00CE3465"/>
    <w:rsid w:val="00CE39BE"/>
    <w:rsid w:val="00CE485E"/>
    <w:rsid w:val="00CE5774"/>
    <w:rsid w:val="00CE58F8"/>
    <w:rsid w:val="00CE5F48"/>
    <w:rsid w:val="00CE7284"/>
    <w:rsid w:val="00CE75E2"/>
    <w:rsid w:val="00CF1429"/>
    <w:rsid w:val="00CF1A4C"/>
    <w:rsid w:val="00CF1D09"/>
    <w:rsid w:val="00CF1ED2"/>
    <w:rsid w:val="00CF55FF"/>
    <w:rsid w:val="00CF5CC9"/>
    <w:rsid w:val="00CF6877"/>
    <w:rsid w:val="00CF6A48"/>
    <w:rsid w:val="00CF7D47"/>
    <w:rsid w:val="00CF7FCA"/>
    <w:rsid w:val="00D00025"/>
    <w:rsid w:val="00D001E8"/>
    <w:rsid w:val="00D01719"/>
    <w:rsid w:val="00D03187"/>
    <w:rsid w:val="00D0458A"/>
    <w:rsid w:val="00D05D1C"/>
    <w:rsid w:val="00D063FE"/>
    <w:rsid w:val="00D06435"/>
    <w:rsid w:val="00D101F0"/>
    <w:rsid w:val="00D10BDB"/>
    <w:rsid w:val="00D1134B"/>
    <w:rsid w:val="00D11C6D"/>
    <w:rsid w:val="00D12B0F"/>
    <w:rsid w:val="00D12D48"/>
    <w:rsid w:val="00D1323A"/>
    <w:rsid w:val="00D13717"/>
    <w:rsid w:val="00D13F47"/>
    <w:rsid w:val="00D14C9B"/>
    <w:rsid w:val="00D14E51"/>
    <w:rsid w:val="00D15685"/>
    <w:rsid w:val="00D20A25"/>
    <w:rsid w:val="00D20F7B"/>
    <w:rsid w:val="00D211D3"/>
    <w:rsid w:val="00D2156A"/>
    <w:rsid w:val="00D216F8"/>
    <w:rsid w:val="00D22399"/>
    <w:rsid w:val="00D22DAC"/>
    <w:rsid w:val="00D248A8"/>
    <w:rsid w:val="00D2498B"/>
    <w:rsid w:val="00D25ABA"/>
    <w:rsid w:val="00D26C2D"/>
    <w:rsid w:val="00D317CC"/>
    <w:rsid w:val="00D31E75"/>
    <w:rsid w:val="00D339C2"/>
    <w:rsid w:val="00D34C9C"/>
    <w:rsid w:val="00D36A82"/>
    <w:rsid w:val="00D401F1"/>
    <w:rsid w:val="00D4056D"/>
    <w:rsid w:val="00D41255"/>
    <w:rsid w:val="00D429F5"/>
    <w:rsid w:val="00D42A76"/>
    <w:rsid w:val="00D43378"/>
    <w:rsid w:val="00D4717E"/>
    <w:rsid w:val="00D47A58"/>
    <w:rsid w:val="00D515A1"/>
    <w:rsid w:val="00D51D5B"/>
    <w:rsid w:val="00D52F0F"/>
    <w:rsid w:val="00D53ED7"/>
    <w:rsid w:val="00D57B86"/>
    <w:rsid w:val="00D57C94"/>
    <w:rsid w:val="00D60944"/>
    <w:rsid w:val="00D60995"/>
    <w:rsid w:val="00D610F0"/>
    <w:rsid w:val="00D61E63"/>
    <w:rsid w:val="00D62635"/>
    <w:rsid w:val="00D63288"/>
    <w:rsid w:val="00D632A8"/>
    <w:rsid w:val="00D635C9"/>
    <w:rsid w:val="00D646A7"/>
    <w:rsid w:val="00D654C3"/>
    <w:rsid w:val="00D6665A"/>
    <w:rsid w:val="00D67D2B"/>
    <w:rsid w:val="00D70425"/>
    <w:rsid w:val="00D71D94"/>
    <w:rsid w:val="00D7426C"/>
    <w:rsid w:val="00D748F3"/>
    <w:rsid w:val="00D7711D"/>
    <w:rsid w:val="00D77ADE"/>
    <w:rsid w:val="00D80083"/>
    <w:rsid w:val="00D823AE"/>
    <w:rsid w:val="00D84F0E"/>
    <w:rsid w:val="00D84F99"/>
    <w:rsid w:val="00D854D7"/>
    <w:rsid w:val="00D859D8"/>
    <w:rsid w:val="00D86D8B"/>
    <w:rsid w:val="00D87455"/>
    <w:rsid w:val="00D907AA"/>
    <w:rsid w:val="00D913AA"/>
    <w:rsid w:val="00D9268C"/>
    <w:rsid w:val="00D936AC"/>
    <w:rsid w:val="00D942DB"/>
    <w:rsid w:val="00D947C1"/>
    <w:rsid w:val="00D9619D"/>
    <w:rsid w:val="00D96569"/>
    <w:rsid w:val="00D976FB"/>
    <w:rsid w:val="00D9773C"/>
    <w:rsid w:val="00DA001F"/>
    <w:rsid w:val="00DA0787"/>
    <w:rsid w:val="00DA0AE2"/>
    <w:rsid w:val="00DA2D92"/>
    <w:rsid w:val="00DA2E24"/>
    <w:rsid w:val="00DA3289"/>
    <w:rsid w:val="00DA37EA"/>
    <w:rsid w:val="00DA52DF"/>
    <w:rsid w:val="00DB063C"/>
    <w:rsid w:val="00DB068D"/>
    <w:rsid w:val="00DB0820"/>
    <w:rsid w:val="00DB12BD"/>
    <w:rsid w:val="00DB19A8"/>
    <w:rsid w:val="00DB3575"/>
    <w:rsid w:val="00DB4E84"/>
    <w:rsid w:val="00DB5380"/>
    <w:rsid w:val="00DB634C"/>
    <w:rsid w:val="00DB7980"/>
    <w:rsid w:val="00DC12F4"/>
    <w:rsid w:val="00DC1351"/>
    <w:rsid w:val="00DC150A"/>
    <w:rsid w:val="00DC2FF6"/>
    <w:rsid w:val="00DC4817"/>
    <w:rsid w:val="00DC53E4"/>
    <w:rsid w:val="00DC6B43"/>
    <w:rsid w:val="00DD04AA"/>
    <w:rsid w:val="00DD1577"/>
    <w:rsid w:val="00DD18D9"/>
    <w:rsid w:val="00DD1F46"/>
    <w:rsid w:val="00DD3302"/>
    <w:rsid w:val="00DD5010"/>
    <w:rsid w:val="00DD5445"/>
    <w:rsid w:val="00DD5CD8"/>
    <w:rsid w:val="00DD5FFD"/>
    <w:rsid w:val="00DE075E"/>
    <w:rsid w:val="00DE0860"/>
    <w:rsid w:val="00DE0FE0"/>
    <w:rsid w:val="00DE1145"/>
    <w:rsid w:val="00DE1566"/>
    <w:rsid w:val="00DE194A"/>
    <w:rsid w:val="00DE2E67"/>
    <w:rsid w:val="00DE3805"/>
    <w:rsid w:val="00DE3A66"/>
    <w:rsid w:val="00DE4946"/>
    <w:rsid w:val="00DE5233"/>
    <w:rsid w:val="00DE5A44"/>
    <w:rsid w:val="00DE5BFB"/>
    <w:rsid w:val="00DE69AE"/>
    <w:rsid w:val="00DE72C1"/>
    <w:rsid w:val="00DF15CE"/>
    <w:rsid w:val="00DF1F16"/>
    <w:rsid w:val="00DF23AB"/>
    <w:rsid w:val="00DF33B7"/>
    <w:rsid w:val="00DF4197"/>
    <w:rsid w:val="00DF4242"/>
    <w:rsid w:val="00DF42D2"/>
    <w:rsid w:val="00DF6C3B"/>
    <w:rsid w:val="00E01D48"/>
    <w:rsid w:val="00E02B9D"/>
    <w:rsid w:val="00E030E3"/>
    <w:rsid w:val="00E03243"/>
    <w:rsid w:val="00E040E8"/>
    <w:rsid w:val="00E0433D"/>
    <w:rsid w:val="00E050F9"/>
    <w:rsid w:val="00E06608"/>
    <w:rsid w:val="00E06F70"/>
    <w:rsid w:val="00E070A2"/>
    <w:rsid w:val="00E07B60"/>
    <w:rsid w:val="00E07F33"/>
    <w:rsid w:val="00E07FEF"/>
    <w:rsid w:val="00E11909"/>
    <w:rsid w:val="00E12C63"/>
    <w:rsid w:val="00E12D2A"/>
    <w:rsid w:val="00E12DD3"/>
    <w:rsid w:val="00E14DAA"/>
    <w:rsid w:val="00E15DBB"/>
    <w:rsid w:val="00E17C7D"/>
    <w:rsid w:val="00E20AD8"/>
    <w:rsid w:val="00E21E87"/>
    <w:rsid w:val="00E22A93"/>
    <w:rsid w:val="00E22E63"/>
    <w:rsid w:val="00E232CC"/>
    <w:rsid w:val="00E2483E"/>
    <w:rsid w:val="00E24A31"/>
    <w:rsid w:val="00E24AAE"/>
    <w:rsid w:val="00E25D2E"/>
    <w:rsid w:val="00E260D2"/>
    <w:rsid w:val="00E2622F"/>
    <w:rsid w:val="00E30D43"/>
    <w:rsid w:val="00E34214"/>
    <w:rsid w:val="00E346FB"/>
    <w:rsid w:val="00E35125"/>
    <w:rsid w:val="00E3580C"/>
    <w:rsid w:val="00E36B52"/>
    <w:rsid w:val="00E37067"/>
    <w:rsid w:val="00E3778F"/>
    <w:rsid w:val="00E4281C"/>
    <w:rsid w:val="00E42882"/>
    <w:rsid w:val="00E42EAD"/>
    <w:rsid w:val="00E43842"/>
    <w:rsid w:val="00E43C0D"/>
    <w:rsid w:val="00E44976"/>
    <w:rsid w:val="00E45E07"/>
    <w:rsid w:val="00E4661C"/>
    <w:rsid w:val="00E472C1"/>
    <w:rsid w:val="00E5179E"/>
    <w:rsid w:val="00E51C33"/>
    <w:rsid w:val="00E52062"/>
    <w:rsid w:val="00E53B88"/>
    <w:rsid w:val="00E55D84"/>
    <w:rsid w:val="00E570C7"/>
    <w:rsid w:val="00E5767D"/>
    <w:rsid w:val="00E6596F"/>
    <w:rsid w:val="00E66DC9"/>
    <w:rsid w:val="00E672DC"/>
    <w:rsid w:val="00E7001C"/>
    <w:rsid w:val="00E716E2"/>
    <w:rsid w:val="00E7527B"/>
    <w:rsid w:val="00E772DE"/>
    <w:rsid w:val="00E80210"/>
    <w:rsid w:val="00E8046B"/>
    <w:rsid w:val="00E81A3D"/>
    <w:rsid w:val="00E836D0"/>
    <w:rsid w:val="00E84A54"/>
    <w:rsid w:val="00E84C5F"/>
    <w:rsid w:val="00E855B9"/>
    <w:rsid w:val="00E86104"/>
    <w:rsid w:val="00E8772E"/>
    <w:rsid w:val="00E907A4"/>
    <w:rsid w:val="00E9240E"/>
    <w:rsid w:val="00E927FA"/>
    <w:rsid w:val="00E929D1"/>
    <w:rsid w:val="00E9301E"/>
    <w:rsid w:val="00E93020"/>
    <w:rsid w:val="00E9359F"/>
    <w:rsid w:val="00E93782"/>
    <w:rsid w:val="00E94CE2"/>
    <w:rsid w:val="00E952E8"/>
    <w:rsid w:val="00E96094"/>
    <w:rsid w:val="00E97B40"/>
    <w:rsid w:val="00EA2012"/>
    <w:rsid w:val="00EA2176"/>
    <w:rsid w:val="00EA28B6"/>
    <w:rsid w:val="00EA2BD8"/>
    <w:rsid w:val="00EA2F6C"/>
    <w:rsid w:val="00EA3947"/>
    <w:rsid w:val="00EA3A56"/>
    <w:rsid w:val="00EA44B2"/>
    <w:rsid w:val="00EA46C8"/>
    <w:rsid w:val="00EA4711"/>
    <w:rsid w:val="00EA4A02"/>
    <w:rsid w:val="00EA6BE3"/>
    <w:rsid w:val="00EB3CED"/>
    <w:rsid w:val="00EB4B2D"/>
    <w:rsid w:val="00EB4BB9"/>
    <w:rsid w:val="00EB4E51"/>
    <w:rsid w:val="00EB71AA"/>
    <w:rsid w:val="00EC2668"/>
    <w:rsid w:val="00EC36FC"/>
    <w:rsid w:val="00EC47F4"/>
    <w:rsid w:val="00EC5CA7"/>
    <w:rsid w:val="00EC5F51"/>
    <w:rsid w:val="00EC747A"/>
    <w:rsid w:val="00EC766D"/>
    <w:rsid w:val="00ED1883"/>
    <w:rsid w:val="00ED2068"/>
    <w:rsid w:val="00ED3C7C"/>
    <w:rsid w:val="00ED56FF"/>
    <w:rsid w:val="00ED79A5"/>
    <w:rsid w:val="00EE0981"/>
    <w:rsid w:val="00EE2BF3"/>
    <w:rsid w:val="00EE2DA3"/>
    <w:rsid w:val="00EE31B8"/>
    <w:rsid w:val="00EE5876"/>
    <w:rsid w:val="00EE5D49"/>
    <w:rsid w:val="00EE6B54"/>
    <w:rsid w:val="00EF0FEB"/>
    <w:rsid w:val="00EF21F2"/>
    <w:rsid w:val="00EF25DD"/>
    <w:rsid w:val="00EF2F21"/>
    <w:rsid w:val="00EF4C49"/>
    <w:rsid w:val="00EF4D9B"/>
    <w:rsid w:val="00EF5148"/>
    <w:rsid w:val="00EF5246"/>
    <w:rsid w:val="00EF52A4"/>
    <w:rsid w:val="00EF56C2"/>
    <w:rsid w:val="00EF63AA"/>
    <w:rsid w:val="00EF7E8F"/>
    <w:rsid w:val="00F0099A"/>
    <w:rsid w:val="00F01F62"/>
    <w:rsid w:val="00F01FF8"/>
    <w:rsid w:val="00F0476F"/>
    <w:rsid w:val="00F06B35"/>
    <w:rsid w:val="00F10E39"/>
    <w:rsid w:val="00F10E79"/>
    <w:rsid w:val="00F11833"/>
    <w:rsid w:val="00F11A08"/>
    <w:rsid w:val="00F11A56"/>
    <w:rsid w:val="00F13E8E"/>
    <w:rsid w:val="00F150AD"/>
    <w:rsid w:val="00F1717B"/>
    <w:rsid w:val="00F209A6"/>
    <w:rsid w:val="00F22BF7"/>
    <w:rsid w:val="00F22DFA"/>
    <w:rsid w:val="00F22FEC"/>
    <w:rsid w:val="00F239F0"/>
    <w:rsid w:val="00F26F08"/>
    <w:rsid w:val="00F270F8"/>
    <w:rsid w:val="00F276F7"/>
    <w:rsid w:val="00F30285"/>
    <w:rsid w:val="00F338ED"/>
    <w:rsid w:val="00F40AC6"/>
    <w:rsid w:val="00F46C23"/>
    <w:rsid w:val="00F47482"/>
    <w:rsid w:val="00F4767E"/>
    <w:rsid w:val="00F5094F"/>
    <w:rsid w:val="00F5119E"/>
    <w:rsid w:val="00F514E6"/>
    <w:rsid w:val="00F54B2B"/>
    <w:rsid w:val="00F57091"/>
    <w:rsid w:val="00F57292"/>
    <w:rsid w:val="00F60C5F"/>
    <w:rsid w:val="00F618EB"/>
    <w:rsid w:val="00F62047"/>
    <w:rsid w:val="00F65D4E"/>
    <w:rsid w:val="00F66254"/>
    <w:rsid w:val="00F67031"/>
    <w:rsid w:val="00F724DE"/>
    <w:rsid w:val="00F72548"/>
    <w:rsid w:val="00F74715"/>
    <w:rsid w:val="00F74D9D"/>
    <w:rsid w:val="00F7533D"/>
    <w:rsid w:val="00F76B8C"/>
    <w:rsid w:val="00F76F7D"/>
    <w:rsid w:val="00F7742E"/>
    <w:rsid w:val="00F7759D"/>
    <w:rsid w:val="00F800A5"/>
    <w:rsid w:val="00F80442"/>
    <w:rsid w:val="00F81344"/>
    <w:rsid w:val="00F81C8E"/>
    <w:rsid w:val="00F8275E"/>
    <w:rsid w:val="00F82C1B"/>
    <w:rsid w:val="00F83F3E"/>
    <w:rsid w:val="00F84601"/>
    <w:rsid w:val="00F84EE9"/>
    <w:rsid w:val="00F87DCE"/>
    <w:rsid w:val="00F90C05"/>
    <w:rsid w:val="00F90DAE"/>
    <w:rsid w:val="00F957BB"/>
    <w:rsid w:val="00F96A80"/>
    <w:rsid w:val="00F96C88"/>
    <w:rsid w:val="00F97E81"/>
    <w:rsid w:val="00FA0FA8"/>
    <w:rsid w:val="00FA558F"/>
    <w:rsid w:val="00FA6348"/>
    <w:rsid w:val="00FB0E03"/>
    <w:rsid w:val="00FB137F"/>
    <w:rsid w:val="00FB16A3"/>
    <w:rsid w:val="00FB2031"/>
    <w:rsid w:val="00FB25F9"/>
    <w:rsid w:val="00FB4E78"/>
    <w:rsid w:val="00FB5662"/>
    <w:rsid w:val="00FB5BEC"/>
    <w:rsid w:val="00FB7522"/>
    <w:rsid w:val="00FB7896"/>
    <w:rsid w:val="00FC02A3"/>
    <w:rsid w:val="00FC0301"/>
    <w:rsid w:val="00FC1627"/>
    <w:rsid w:val="00FC176B"/>
    <w:rsid w:val="00FC7764"/>
    <w:rsid w:val="00FD0829"/>
    <w:rsid w:val="00FD2D47"/>
    <w:rsid w:val="00FD30B3"/>
    <w:rsid w:val="00FD4AB2"/>
    <w:rsid w:val="00FD7238"/>
    <w:rsid w:val="00FD7BF6"/>
    <w:rsid w:val="00FE00EB"/>
    <w:rsid w:val="00FE0EF1"/>
    <w:rsid w:val="00FE148E"/>
    <w:rsid w:val="00FE1709"/>
    <w:rsid w:val="00FE436D"/>
    <w:rsid w:val="00FE4C21"/>
    <w:rsid w:val="00FE52DC"/>
    <w:rsid w:val="00FE6022"/>
    <w:rsid w:val="00FE7661"/>
    <w:rsid w:val="00FE7D1B"/>
    <w:rsid w:val="00FF0381"/>
    <w:rsid w:val="00FF07E7"/>
    <w:rsid w:val="00FF11A8"/>
    <w:rsid w:val="00FF1726"/>
    <w:rsid w:val="00FF1FC5"/>
    <w:rsid w:val="00FF21AA"/>
    <w:rsid w:val="00FF33F2"/>
    <w:rsid w:val="00FF3E9A"/>
    <w:rsid w:val="00FF48D5"/>
    <w:rsid w:val="00FF519F"/>
    <w:rsid w:val="00FF56E8"/>
    <w:rsid w:val="00FF583F"/>
    <w:rsid w:val="00FF5F7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EF18"/>
  <w15:docId w15:val="{29B29482-1AC9-4617-BA1E-21E7BF986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E03243"/>
  </w:style>
  <w:style w:type="paragraph" w:styleId="Nadpis1">
    <w:name w:val="heading 1"/>
    <w:basedOn w:val="Normln"/>
    <w:next w:val="Normln"/>
    <w:link w:val="Nadpis1Char"/>
    <w:uiPriority w:val="9"/>
    <w:qFormat/>
    <w:rsid w:val="00C85D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C85D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unhideWhenUsed/>
    <w:qFormat/>
    <w:rsid w:val="006A20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C85D30"/>
    <w:rPr>
      <w:rFonts w:asciiTheme="majorHAnsi" w:eastAsiaTheme="majorEastAsia" w:hAnsiTheme="majorHAnsi" w:cstheme="majorBidi"/>
      <w:color w:val="2F5496" w:themeColor="accent1" w:themeShade="BF"/>
      <w:sz w:val="32"/>
      <w:szCs w:val="32"/>
    </w:rPr>
  </w:style>
  <w:style w:type="paragraph" w:styleId="Odstavecseseznamem">
    <w:name w:val="List Paragraph"/>
    <w:basedOn w:val="Normln"/>
    <w:uiPriority w:val="34"/>
    <w:qFormat/>
    <w:rsid w:val="00C85D30"/>
    <w:pPr>
      <w:ind w:left="720"/>
      <w:contextualSpacing/>
    </w:pPr>
  </w:style>
  <w:style w:type="character" w:customStyle="1" w:styleId="Nadpis2Char">
    <w:name w:val="Nadpis 2 Char"/>
    <w:basedOn w:val="Standardnpsmoodstavce"/>
    <w:link w:val="Nadpis2"/>
    <w:uiPriority w:val="9"/>
    <w:rsid w:val="00C85D30"/>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Standardnpsmoodstavce"/>
    <w:link w:val="Nadpis3"/>
    <w:uiPriority w:val="9"/>
    <w:rsid w:val="006A20D0"/>
    <w:rPr>
      <w:rFonts w:asciiTheme="majorHAnsi" w:eastAsiaTheme="majorEastAsia" w:hAnsiTheme="majorHAnsi" w:cstheme="majorBidi"/>
      <w:color w:val="1F3763" w:themeColor="accent1" w:themeShade="7F"/>
      <w:sz w:val="24"/>
      <w:szCs w:val="24"/>
    </w:rPr>
  </w:style>
  <w:style w:type="table" w:styleId="Mkatabulky">
    <w:name w:val="Table Grid"/>
    <w:basedOn w:val="Normlntabulka"/>
    <w:uiPriority w:val="39"/>
    <w:rsid w:val="00537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ulek">
    <w:name w:val="caption"/>
    <w:basedOn w:val="Normln"/>
    <w:next w:val="Normln"/>
    <w:uiPriority w:val="35"/>
    <w:unhideWhenUsed/>
    <w:qFormat/>
    <w:rsid w:val="00FB7896"/>
    <w:pPr>
      <w:spacing w:after="200" w:line="240" w:lineRule="auto"/>
    </w:pPr>
    <w:rPr>
      <w:i/>
      <w:iCs/>
      <w:color w:val="44546A" w:themeColor="text2"/>
      <w:sz w:val="18"/>
      <w:szCs w:val="18"/>
    </w:rPr>
  </w:style>
  <w:style w:type="paragraph" w:styleId="Nadpisobsahu">
    <w:name w:val="TOC Heading"/>
    <w:basedOn w:val="Nadpis1"/>
    <w:next w:val="Normln"/>
    <w:uiPriority w:val="39"/>
    <w:unhideWhenUsed/>
    <w:qFormat/>
    <w:rsid w:val="009C5274"/>
    <w:pPr>
      <w:outlineLvl w:val="9"/>
    </w:pPr>
    <w:rPr>
      <w:lang w:eastAsia="cs-CZ"/>
    </w:rPr>
  </w:style>
  <w:style w:type="paragraph" w:styleId="Obsah1">
    <w:name w:val="toc 1"/>
    <w:basedOn w:val="Normln"/>
    <w:next w:val="Normln"/>
    <w:autoRedefine/>
    <w:uiPriority w:val="39"/>
    <w:unhideWhenUsed/>
    <w:rsid w:val="009C5274"/>
    <w:pPr>
      <w:spacing w:after="100"/>
    </w:pPr>
  </w:style>
  <w:style w:type="paragraph" w:styleId="Obsah2">
    <w:name w:val="toc 2"/>
    <w:basedOn w:val="Normln"/>
    <w:next w:val="Normln"/>
    <w:autoRedefine/>
    <w:uiPriority w:val="39"/>
    <w:unhideWhenUsed/>
    <w:rsid w:val="009C5274"/>
    <w:pPr>
      <w:spacing w:after="100"/>
      <w:ind w:left="220"/>
    </w:pPr>
  </w:style>
  <w:style w:type="paragraph" w:styleId="Obsah3">
    <w:name w:val="toc 3"/>
    <w:basedOn w:val="Normln"/>
    <w:next w:val="Normln"/>
    <w:autoRedefine/>
    <w:uiPriority w:val="39"/>
    <w:unhideWhenUsed/>
    <w:rsid w:val="009C5274"/>
    <w:pPr>
      <w:spacing w:after="100"/>
      <w:ind w:left="440"/>
    </w:pPr>
  </w:style>
  <w:style w:type="character" w:styleId="Hypertextovodkaz">
    <w:name w:val="Hyperlink"/>
    <w:basedOn w:val="Standardnpsmoodstavce"/>
    <w:uiPriority w:val="99"/>
    <w:unhideWhenUsed/>
    <w:rsid w:val="009C5274"/>
    <w:rPr>
      <w:color w:val="0563C1" w:themeColor="hyperlink"/>
      <w:u w:val="single"/>
    </w:rPr>
  </w:style>
  <w:style w:type="paragraph" w:styleId="Textbubliny">
    <w:name w:val="Balloon Text"/>
    <w:basedOn w:val="Normln"/>
    <w:link w:val="TextbublinyChar"/>
    <w:uiPriority w:val="99"/>
    <w:semiHidden/>
    <w:unhideWhenUsed/>
    <w:rsid w:val="00D12D48"/>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D12D48"/>
    <w:rPr>
      <w:rFonts w:ascii="Segoe UI" w:hAnsi="Segoe UI" w:cs="Segoe UI"/>
      <w:sz w:val="18"/>
      <w:szCs w:val="18"/>
    </w:rPr>
  </w:style>
  <w:style w:type="character" w:styleId="Zstupntext">
    <w:name w:val="Placeholder Text"/>
    <w:basedOn w:val="Standardnpsmoodstavce"/>
    <w:uiPriority w:val="99"/>
    <w:semiHidden/>
    <w:rsid w:val="00F67031"/>
    <w:rPr>
      <w:color w:val="808080"/>
    </w:rPr>
  </w:style>
  <w:style w:type="paragraph" w:styleId="Textkomente">
    <w:name w:val="annotation text"/>
    <w:basedOn w:val="Normln"/>
    <w:link w:val="TextkomenteChar"/>
    <w:uiPriority w:val="99"/>
    <w:semiHidden/>
    <w:unhideWhenUsed/>
    <w:rsid w:val="006B3362"/>
    <w:pPr>
      <w:spacing w:line="240" w:lineRule="auto"/>
    </w:pPr>
    <w:rPr>
      <w:sz w:val="20"/>
      <w:szCs w:val="20"/>
    </w:rPr>
  </w:style>
  <w:style w:type="character" w:customStyle="1" w:styleId="TextkomenteChar">
    <w:name w:val="Text komentáře Char"/>
    <w:basedOn w:val="Standardnpsmoodstavce"/>
    <w:link w:val="Textkomente"/>
    <w:uiPriority w:val="99"/>
    <w:semiHidden/>
    <w:rsid w:val="006B3362"/>
    <w:rPr>
      <w:sz w:val="20"/>
      <w:szCs w:val="20"/>
    </w:rPr>
  </w:style>
  <w:style w:type="paragraph" w:styleId="Zhlav">
    <w:name w:val="header"/>
    <w:basedOn w:val="Normln"/>
    <w:link w:val="ZhlavChar"/>
    <w:uiPriority w:val="99"/>
    <w:unhideWhenUsed/>
    <w:rsid w:val="00891BAF"/>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891BAF"/>
  </w:style>
  <w:style w:type="paragraph" w:styleId="Zpat">
    <w:name w:val="footer"/>
    <w:basedOn w:val="Normln"/>
    <w:link w:val="ZpatChar"/>
    <w:uiPriority w:val="99"/>
    <w:unhideWhenUsed/>
    <w:rsid w:val="00891BAF"/>
    <w:pPr>
      <w:tabs>
        <w:tab w:val="center" w:pos="4536"/>
        <w:tab w:val="right" w:pos="9072"/>
      </w:tabs>
      <w:spacing w:after="0" w:line="240" w:lineRule="auto"/>
    </w:pPr>
  </w:style>
  <w:style w:type="character" w:customStyle="1" w:styleId="ZpatChar">
    <w:name w:val="Zápatí Char"/>
    <w:basedOn w:val="Standardnpsmoodstavce"/>
    <w:link w:val="Zpat"/>
    <w:uiPriority w:val="99"/>
    <w:rsid w:val="00891BAF"/>
  </w:style>
  <w:style w:type="paragraph" w:styleId="Revize">
    <w:name w:val="Revision"/>
    <w:hidden/>
    <w:uiPriority w:val="99"/>
    <w:semiHidden/>
    <w:rsid w:val="006E3099"/>
    <w:pPr>
      <w:spacing w:after="0" w:line="240" w:lineRule="auto"/>
    </w:pPr>
  </w:style>
  <w:style w:type="character" w:styleId="Odkaznakoment">
    <w:name w:val="annotation reference"/>
    <w:basedOn w:val="Standardnpsmoodstavce"/>
    <w:uiPriority w:val="99"/>
    <w:semiHidden/>
    <w:unhideWhenUsed/>
    <w:rsid w:val="003052F2"/>
    <w:rPr>
      <w:sz w:val="16"/>
      <w:szCs w:val="16"/>
    </w:rPr>
  </w:style>
  <w:style w:type="paragraph" w:styleId="Pedmtkomente">
    <w:name w:val="annotation subject"/>
    <w:basedOn w:val="Textkomente"/>
    <w:next w:val="Textkomente"/>
    <w:link w:val="PedmtkomenteChar"/>
    <w:uiPriority w:val="99"/>
    <w:semiHidden/>
    <w:unhideWhenUsed/>
    <w:rsid w:val="003052F2"/>
    <w:rPr>
      <w:b/>
      <w:bCs/>
    </w:rPr>
  </w:style>
  <w:style w:type="character" w:customStyle="1" w:styleId="PedmtkomenteChar">
    <w:name w:val="Předmět komentáře Char"/>
    <w:basedOn w:val="TextkomenteChar"/>
    <w:link w:val="Pedmtkomente"/>
    <w:uiPriority w:val="99"/>
    <w:semiHidden/>
    <w:rsid w:val="003052F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4267">
      <w:bodyDiv w:val="1"/>
      <w:marLeft w:val="0"/>
      <w:marRight w:val="0"/>
      <w:marTop w:val="0"/>
      <w:marBottom w:val="0"/>
      <w:divBdr>
        <w:top w:val="none" w:sz="0" w:space="0" w:color="auto"/>
        <w:left w:val="none" w:sz="0" w:space="0" w:color="auto"/>
        <w:bottom w:val="none" w:sz="0" w:space="0" w:color="auto"/>
        <w:right w:val="none" w:sz="0" w:space="0" w:color="auto"/>
      </w:divBdr>
      <w:divsChild>
        <w:div w:id="2131052265">
          <w:marLeft w:val="640"/>
          <w:marRight w:val="0"/>
          <w:marTop w:val="0"/>
          <w:marBottom w:val="0"/>
          <w:divBdr>
            <w:top w:val="none" w:sz="0" w:space="0" w:color="auto"/>
            <w:left w:val="none" w:sz="0" w:space="0" w:color="auto"/>
            <w:bottom w:val="none" w:sz="0" w:space="0" w:color="auto"/>
            <w:right w:val="none" w:sz="0" w:space="0" w:color="auto"/>
          </w:divBdr>
        </w:div>
        <w:div w:id="145366954">
          <w:marLeft w:val="640"/>
          <w:marRight w:val="0"/>
          <w:marTop w:val="0"/>
          <w:marBottom w:val="0"/>
          <w:divBdr>
            <w:top w:val="none" w:sz="0" w:space="0" w:color="auto"/>
            <w:left w:val="none" w:sz="0" w:space="0" w:color="auto"/>
            <w:bottom w:val="none" w:sz="0" w:space="0" w:color="auto"/>
            <w:right w:val="none" w:sz="0" w:space="0" w:color="auto"/>
          </w:divBdr>
        </w:div>
        <w:div w:id="1088230585">
          <w:marLeft w:val="640"/>
          <w:marRight w:val="0"/>
          <w:marTop w:val="0"/>
          <w:marBottom w:val="0"/>
          <w:divBdr>
            <w:top w:val="none" w:sz="0" w:space="0" w:color="auto"/>
            <w:left w:val="none" w:sz="0" w:space="0" w:color="auto"/>
            <w:bottom w:val="none" w:sz="0" w:space="0" w:color="auto"/>
            <w:right w:val="none" w:sz="0" w:space="0" w:color="auto"/>
          </w:divBdr>
        </w:div>
        <w:div w:id="488861403">
          <w:marLeft w:val="640"/>
          <w:marRight w:val="0"/>
          <w:marTop w:val="0"/>
          <w:marBottom w:val="0"/>
          <w:divBdr>
            <w:top w:val="none" w:sz="0" w:space="0" w:color="auto"/>
            <w:left w:val="none" w:sz="0" w:space="0" w:color="auto"/>
            <w:bottom w:val="none" w:sz="0" w:space="0" w:color="auto"/>
            <w:right w:val="none" w:sz="0" w:space="0" w:color="auto"/>
          </w:divBdr>
        </w:div>
        <w:div w:id="1847867846">
          <w:marLeft w:val="640"/>
          <w:marRight w:val="0"/>
          <w:marTop w:val="0"/>
          <w:marBottom w:val="0"/>
          <w:divBdr>
            <w:top w:val="none" w:sz="0" w:space="0" w:color="auto"/>
            <w:left w:val="none" w:sz="0" w:space="0" w:color="auto"/>
            <w:bottom w:val="none" w:sz="0" w:space="0" w:color="auto"/>
            <w:right w:val="none" w:sz="0" w:space="0" w:color="auto"/>
          </w:divBdr>
        </w:div>
        <w:div w:id="49425336">
          <w:marLeft w:val="640"/>
          <w:marRight w:val="0"/>
          <w:marTop w:val="0"/>
          <w:marBottom w:val="0"/>
          <w:divBdr>
            <w:top w:val="none" w:sz="0" w:space="0" w:color="auto"/>
            <w:left w:val="none" w:sz="0" w:space="0" w:color="auto"/>
            <w:bottom w:val="none" w:sz="0" w:space="0" w:color="auto"/>
            <w:right w:val="none" w:sz="0" w:space="0" w:color="auto"/>
          </w:divBdr>
        </w:div>
        <w:div w:id="1334725115">
          <w:marLeft w:val="640"/>
          <w:marRight w:val="0"/>
          <w:marTop w:val="0"/>
          <w:marBottom w:val="0"/>
          <w:divBdr>
            <w:top w:val="none" w:sz="0" w:space="0" w:color="auto"/>
            <w:left w:val="none" w:sz="0" w:space="0" w:color="auto"/>
            <w:bottom w:val="none" w:sz="0" w:space="0" w:color="auto"/>
            <w:right w:val="none" w:sz="0" w:space="0" w:color="auto"/>
          </w:divBdr>
        </w:div>
        <w:div w:id="1313604842">
          <w:marLeft w:val="640"/>
          <w:marRight w:val="0"/>
          <w:marTop w:val="0"/>
          <w:marBottom w:val="0"/>
          <w:divBdr>
            <w:top w:val="none" w:sz="0" w:space="0" w:color="auto"/>
            <w:left w:val="none" w:sz="0" w:space="0" w:color="auto"/>
            <w:bottom w:val="none" w:sz="0" w:space="0" w:color="auto"/>
            <w:right w:val="none" w:sz="0" w:space="0" w:color="auto"/>
          </w:divBdr>
        </w:div>
        <w:div w:id="325088947">
          <w:marLeft w:val="640"/>
          <w:marRight w:val="0"/>
          <w:marTop w:val="0"/>
          <w:marBottom w:val="0"/>
          <w:divBdr>
            <w:top w:val="none" w:sz="0" w:space="0" w:color="auto"/>
            <w:left w:val="none" w:sz="0" w:space="0" w:color="auto"/>
            <w:bottom w:val="none" w:sz="0" w:space="0" w:color="auto"/>
            <w:right w:val="none" w:sz="0" w:space="0" w:color="auto"/>
          </w:divBdr>
        </w:div>
        <w:div w:id="1434012303">
          <w:marLeft w:val="640"/>
          <w:marRight w:val="0"/>
          <w:marTop w:val="0"/>
          <w:marBottom w:val="0"/>
          <w:divBdr>
            <w:top w:val="none" w:sz="0" w:space="0" w:color="auto"/>
            <w:left w:val="none" w:sz="0" w:space="0" w:color="auto"/>
            <w:bottom w:val="none" w:sz="0" w:space="0" w:color="auto"/>
            <w:right w:val="none" w:sz="0" w:space="0" w:color="auto"/>
          </w:divBdr>
        </w:div>
        <w:div w:id="2094163381">
          <w:marLeft w:val="640"/>
          <w:marRight w:val="0"/>
          <w:marTop w:val="0"/>
          <w:marBottom w:val="0"/>
          <w:divBdr>
            <w:top w:val="none" w:sz="0" w:space="0" w:color="auto"/>
            <w:left w:val="none" w:sz="0" w:space="0" w:color="auto"/>
            <w:bottom w:val="none" w:sz="0" w:space="0" w:color="auto"/>
            <w:right w:val="none" w:sz="0" w:space="0" w:color="auto"/>
          </w:divBdr>
        </w:div>
        <w:div w:id="1860967076">
          <w:marLeft w:val="640"/>
          <w:marRight w:val="0"/>
          <w:marTop w:val="0"/>
          <w:marBottom w:val="0"/>
          <w:divBdr>
            <w:top w:val="none" w:sz="0" w:space="0" w:color="auto"/>
            <w:left w:val="none" w:sz="0" w:space="0" w:color="auto"/>
            <w:bottom w:val="none" w:sz="0" w:space="0" w:color="auto"/>
            <w:right w:val="none" w:sz="0" w:space="0" w:color="auto"/>
          </w:divBdr>
        </w:div>
        <w:div w:id="254943301">
          <w:marLeft w:val="640"/>
          <w:marRight w:val="0"/>
          <w:marTop w:val="0"/>
          <w:marBottom w:val="0"/>
          <w:divBdr>
            <w:top w:val="none" w:sz="0" w:space="0" w:color="auto"/>
            <w:left w:val="none" w:sz="0" w:space="0" w:color="auto"/>
            <w:bottom w:val="none" w:sz="0" w:space="0" w:color="auto"/>
            <w:right w:val="none" w:sz="0" w:space="0" w:color="auto"/>
          </w:divBdr>
        </w:div>
        <w:div w:id="193077207">
          <w:marLeft w:val="640"/>
          <w:marRight w:val="0"/>
          <w:marTop w:val="0"/>
          <w:marBottom w:val="0"/>
          <w:divBdr>
            <w:top w:val="none" w:sz="0" w:space="0" w:color="auto"/>
            <w:left w:val="none" w:sz="0" w:space="0" w:color="auto"/>
            <w:bottom w:val="none" w:sz="0" w:space="0" w:color="auto"/>
            <w:right w:val="none" w:sz="0" w:space="0" w:color="auto"/>
          </w:divBdr>
        </w:div>
        <w:div w:id="2050522531">
          <w:marLeft w:val="640"/>
          <w:marRight w:val="0"/>
          <w:marTop w:val="0"/>
          <w:marBottom w:val="0"/>
          <w:divBdr>
            <w:top w:val="none" w:sz="0" w:space="0" w:color="auto"/>
            <w:left w:val="none" w:sz="0" w:space="0" w:color="auto"/>
            <w:bottom w:val="none" w:sz="0" w:space="0" w:color="auto"/>
            <w:right w:val="none" w:sz="0" w:space="0" w:color="auto"/>
          </w:divBdr>
        </w:div>
        <w:div w:id="36512001">
          <w:marLeft w:val="640"/>
          <w:marRight w:val="0"/>
          <w:marTop w:val="0"/>
          <w:marBottom w:val="0"/>
          <w:divBdr>
            <w:top w:val="none" w:sz="0" w:space="0" w:color="auto"/>
            <w:left w:val="none" w:sz="0" w:space="0" w:color="auto"/>
            <w:bottom w:val="none" w:sz="0" w:space="0" w:color="auto"/>
            <w:right w:val="none" w:sz="0" w:space="0" w:color="auto"/>
          </w:divBdr>
        </w:div>
        <w:div w:id="1154761070">
          <w:marLeft w:val="640"/>
          <w:marRight w:val="0"/>
          <w:marTop w:val="0"/>
          <w:marBottom w:val="0"/>
          <w:divBdr>
            <w:top w:val="none" w:sz="0" w:space="0" w:color="auto"/>
            <w:left w:val="none" w:sz="0" w:space="0" w:color="auto"/>
            <w:bottom w:val="none" w:sz="0" w:space="0" w:color="auto"/>
            <w:right w:val="none" w:sz="0" w:space="0" w:color="auto"/>
          </w:divBdr>
        </w:div>
        <w:div w:id="681129900">
          <w:marLeft w:val="640"/>
          <w:marRight w:val="0"/>
          <w:marTop w:val="0"/>
          <w:marBottom w:val="0"/>
          <w:divBdr>
            <w:top w:val="none" w:sz="0" w:space="0" w:color="auto"/>
            <w:left w:val="none" w:sz="0" w:space="0" w:color="auto"/>
            <w:bottom w:val="none" w:sz="0" w:space="0" w:color="auto"/>
            <w:right w:val="none" w:sz="0" w:space="0" w:color="auto"/>
          </w:divBdr>
        </w:div>
        <w:div w:id="1690641751">
          <w:marLeft w:val="640"/>
          <w:marRight w:val="0"/>
          <w:marTop w:val="0"/>
          <w:marBottom w:val="0"/>
          <w:divBdr>
            <w:top w:val="none" w:sz="0" w:space="0" w:color="auto"/>
            <w:left w:val="none" w:sz="0" w:space="0" w:color="auto"/>
            <w:bottom w:val="none" w:sz="0" w:space="0" w:color="auto"/>
            <w:right w:val="none" w:sz="0" w:space="0" w:color="auto"/>
          </w:divBdr>
        </w:div>
        <w:div w:id="217018315">
          <w:marLeft w:val="640"/>
          <w:marRight w:val="0"/>
          <w:marTop w:val="0"/>
          <w:marBottom w:val="0"/>
          <w:divBdr>
            <w:top w:val="none" w:sz="0" w:space="0" w:color="auto"/>
            <w:left w:val="none" w:sz="0" w:space="0" w:color="auto"/>
            <w:bottom w:val="none" w:sz="0" w:space="0" w:color="auto"/>
            <w:right w:val="none" w:sz="0" w:space="0" w:color="auto"/>
          </w:divBdr>
        </w:div>
        <w:div w:id="1805385910">
          <w:marLeft w:val="640"/>
          <w:marRight w:val="0"/>
          <w:marTop w:val="0"/>
          <w:marBottom w:val="0"/>
          <w:divBdr>
            <w:top w:val="none" w:sz="0" w:space="0" w:color="auto"/>
            <w:left w:val="none" w:sz="0" w:space="0" w:color="auto"/>
            <w:bottom w:val="none" w:sz="0" w:space="0" w:color="auto"/>
            <w:right w:val="none" w:sz="0" w:space="0" w:color="auto"/>
          </w:divBdr>
        </w:div>
        <w:div w:id="1382703941">
          <w:marLeft w:val="640"/>
          <w:marRight w:val="0"/>
          <w:marTop w:val="0"/>
          <w:marBottom w:val="0"/>
          <w:divBdr>
            <w:top w:val="none" w:sz="0" w:space="0" w:color="auto"/>
            <w:left w:val="none" w:sz="0" w:space="0" w:color="auto"/>
            <w:bottom w:val="none" w:sz="0" w:space="0" w:color="auto"/>
            <w:right w:val="none" w:sz="0" w:space="0" w:color="auto"/>
          </w:divBdr>
        </w:div>
        <w:div w:id="66877935">
          <w:marLeft w:val="640"/>
          <w:marRight w:val="0"/>
          <w:marTop w:val="0"/>
          <w:marBottom w:val="0"/>
          <w:divBdr>
            <w:top w:val="none" w:sz="0" w:space="0" w:color="auto"/>
            <w:left w:val="none" w:sz="0" w:space="0" w:color="auto"/>
            <w:bottom w:val="none" w:sz="0" w:space="0" w:color="auto"/>
            <w:right w:val="none" w:sz="0" w:space="0" w:color="auto"/>
          </w:divBdr>
        </w:div>
        <w:div w:id="55051333">
          <w:marLeft w:val="640"/>
          <w:marRight w:val="0"/>
          <w:marTop w:val="0"/>
          <w:marBottom w:val="0"/>
          <w:divBdr>
            <w:top w:val="none" w:sz="0" w:space="0" w:color="auto"/>
            <w:left w:val="none" w:sz="0" w:space="0" w:color="auto"/>
            <w:bottom w:val="none" w:sz="0" w:space="0" w:color="auto"/>
            <w:right w:val="none" w:sz="0" w:space="0" w:color="auto"/>
          </w:divBdr>
        </w:div>
        <w:div w:id="1268538207">
          <w:marLeft w:val="640"/>
          <w:marRight w:val="0"/>
          <w:marTop w:val="0"/>
          <w:marBottom w:val="0"/>
          <w:divBdr>
            <w:top w:val="none" w:sz="0" w:space="0" w:color="auto"/>
            <w:left w:val="none" w:sz="0" w:space="0" w:color="auto"/>
            <w:bottom w:val="none" w:sz="0" w:space="0" w:color="auto"/>
            <w:right w:val="none" w:sz="0" w:space="0" w:color="auto"/>
          </w:divBdr>
        </w:div>
        <w:div w:id="1696883685">
          <w:marLeft w:val="640"/>
          <w:marRight w:val="0"/>
          <w:marTop w:val="0"/>
          <w:marBottom w:val="0"/>
          <w:divBdr>
            <w:top w:val="none" w:sz="0" w:space="0" w:color="auto"/>
            <w:left w:val="none" w:sz="0" w:space="0" w:color="auto"/>
            <w:bottom w:val="none" w:sz="0" w:space="0" w:color="auto"/>
            <w:right w:val="none" w:sz="0" w:space="0" w:color="auto"/>
          </w:divBdr>
        </w:div>
        <w:div w:id="1723601059">
          <w:marLeft w:val="640"/>
          <w:marRight w:val="0"/>
          <w:marTop w:val="0"/>
          <w:marBottom w:val="0"/>
          <w:divBdr>
            <w:top w:val="none" w:sz="0" w:space="0" w:color="auto"/>
            <w:left w:val="none" w:sz="0" w:space="0" w:color="auto"/>
            <w:bottom w:val="none" w:sz="0" w:space="0" w:color="auto"/>
            <w:right w:val="none" w:sz="0" w:space="0" w:color="auto"/>
          </w:divBdr>
        </w:div>
        <w:div w:id="937444777">
          <w:marLeft w:val="640"/>
          <w:marRight w:val="0"/>
          <w:marTop w:val="0"/>
          <w:marBottom w:val="0"/>
          <w:divBdr>
            <w:top w:val="none" w:sz="0" w:space="0" w:color="auto"/>
            <w:left w:val="none" w:sz="0" w:space="0" w:color="auto"/>
            <w:bottom w:val="none" w:sz="0" w:space="0" w:color="auto"/>
            <w:right w:val="none" w:sz="0" w:space="0" w:color="auto"/>
          </w:divBdr>
        </w:div>
        <w:div w:id="123085656">
          <w:marLeft w:val="640"/>
          <w:marRight w:val="0"/>
          <w:marTop w:val="0"/>
          <w:marBottom w:val="0"/>
          <w:divBdr>
            <w:top w:val="none" w:sz="0" w:space="0" w:color="auto"/>
            <w:left w:val="none" w:sz="0" w:space="0" w:color="auto"/>
            <w:bottom w:val="none" w:sz="0" w:space="0" w:color="auto"/>
            <w:right w:val="none" w:sz="0" w:space="0" w:color="auto"/>
          </w:divBdr>
        </w:div>
        <w:div w:id="1975527885">
          <w:marLeft w:val="640"/>
          <w:marRight w:val="0"/>
          <w:marTop w:val="0"/>
          <w:marBottom w:val="0"/>
          <w:divBdr>
            <w:top w:val="none" w:sz="0" w:space="0" w:color="auto"/>
            <w:left w:val="none" w:sz="0" w:space="0" w:color="auto"/>
            <w:bottom w:val="none" w:sz="0" w:space="0" w:color="auto"/>
            <w:right w:val="none" w:sz="0" w:space="0" w:color="auto"/>
          </w:divBdr>
        </w:div>
        <w:div w:id="1092969054">
          <w:marLeft w:val="640"/>
          <w:marRight w:val="0"/>
          <w:marTop w:val="0"/>
          <w:marBottom w:val="0"/>
          <w:divBdr>
            <w:top w:val="none" w:sz="0" w:space="0" w:color="auto"/>
            <w:left w:val="none" w:sz="0" w:space="0" w:color="auto"/>
            <w:bottom w:val="none" w:sz="0" w:space="0" w:color="auto"/>
            <w:right w:val="none" w:sz="0" w:space="0" w:color="auto"/>
          </w:divBdr>
        </w:div>
        <w:div w:id="1230770660">
          <w:marLeft w:val="640"/>
          <w:marRight w:val="0"/>
          <w:marTop w:val="0"/>
          <w:marBottom w:val="0"/>
          <w:divBdr>
            <w:top w:val="none" w:sz="0" w:space="0" w:color="auto"/>
            <w:left w:val="none" w:sz="0" w:space="0" w:color="auto"/>
            <w:bottom w:val="none" w:sz="0" w:space="0" w:color="auto"/>
            <w:right w:val="none" w:sz="0" w:space="0" w:color="auto"/>
          </w:divBdr>
        </w:div>
        <w:div w:id="1597977908">
          <w:marLeft w:val="640"/>
          <w:marRight w:val="0"/>
          <w:marTop w:val="0"/>
          <w:marBottom w:val="0"/>
          <w:divBdr>
            <w:top w:val="none" w:sz="0" w:space="0" w:color="auto"/>
            <w:left w:val="none" w:sz="0" w:space="0" w:color="auto"/>
            <w:bottom w:val="none" w:sz="0" w:space="0" w:color="auto"/>
            <w:right w:val="none" w:sz="0" w:space="0" w:color="auto"/>
          </w:divBdr>
        </w:div>
        <w:div w:id="810169307">
          <w:marLeft w:val="640"/>
          <w:marRight w:val="0"/>
          <w:marTop w:val="0"/>
          <w:marBottom w:val="0"/>
          <w:divBdr>
            <w:top w:val="none" w:sz="0" w:space="0" w:color="auto"/>
            <w:left w:val="none" w:sz="0" w:space="0" w:color="auto"/>
            <w:bottom w:val="none" w:sz="0" w:space="0" w:color="auto"/>
            <w:right w:val="none" w:sz="0" w:space="0" w:color="auto"/>
          </w:divBdr>
        </w:div>
        <w:div w:id="1778520623">
          <w:marLeft w:val="640"/>
          <w:marRight w:val="0"/>
          <w:marTop w:val="0"/>
          <w:marBottom w:val="0"/>
          <w:divBdr>
            <w:top w:val="none" w:sz="0" w:space="0" w:color="auto"/>
            <w:left w:val="none" w:sz="0" w:space="0" w:color="auto"/>
            <w:bottom w:val="none" w:sz="0" w:space="0" w:color="auto"/>
            <w:right w:val="none" w:sz="0" w:space="0" w:color="auto"/>
          </w:divBdr>
        </w:div>
        <w:div w:id="351420497">
          <w:marLeft w:val="640"/>
          <w:marRight w:val="0"/>
          <w:marTop w:val="0"/>
          <w:marBottom w:val="0"/>
          <w:divBdr>
            <w:top w:val="none" w:sz="0" w:space="0" w:color="auto"/>
            <w:left w:val="none" w:sz="0" w:space="0" w:color="auto"/>
            <w:bottom w:val="none" w:sz="0" w:space="0" w:color="auto"/>
            <w:right w:val="none" w:sz="0" w:space="0" w:color="auto"/>
          </w:divBdr>
        </w:div>
        <w:div w:id="1811483493">
          <w:marLeft w:val="640"/>
          <w:marRight w:val="0"/>
          <w:marTop w:val="0"/>
          <w:marBottom w:val="0"/>
          <w:divBdr>
            <w:top w:val="none" w:sz="0" w:space="0" w:color="auto"/>
            <w:left w:val="none" w:sz="0" w:space="0" w:color="auto"/>
            <w:bottom w:val="none" w:sz="0" w:space="0" w:color="auto"/>
            <w:right w:val="none" w:sz="0" w:space="0" w:color="auto"/>
          </w:divBdr>
        </w:div>
        <w:div w:id="525751940">
          <w:marLeft w:val="640"/>
          <w:marRight w:val="0"/>
          <w:marTop w:val="0"/>
          <w:marBottom w:val="0"/>
          <w:divBdr>
            <w:top w:val="none" w:sz="0" w:space="0" w:color="auto"/>
            <w:left w:val="none" w:sz="0" w:space="0" w:color="auto"/>
            <w:bottom w:val="none" w:sz="0" w:space="0" w:color="auto"/>
            <w:right w:val="none" w:sz="0" w:space="0" w:color="auto"/>
          </w:divBdr>
        </w:div>
        <w:div w:id="522017939">
          <w:marLeft w:val="640"/>
          <w:marRight w:val="0"/>
          <w:marTop w:val="0"/>
          <w:marBottom w:val="0"/>
          <w:divBdr>
            <w:top w:val="none" w:sz="0" w:space="0" w:color="auto"/>
            <w:left w:val="none" w:sz="0" w:space="0" w:color="auto"/>
            <w:bottom w:val="none" w:sz="0" w:space="0" w:color="auto"/>
            <w:right w:val="none" w:sz="0" w:space="0" w:color="auto"/>
          </w:divBdr>
        </w:div>
        <w:div w:id="265310587">
          <w:marLeft w:val="640"/>
          <w:marRight w:val="0"/>
          <w:marTop w:val="0"/>
          <w:marBottom w:val="0"/>
          <w:divBdr>
            <w:top w:val="none" w:sz="0" w:space="0" w:color="auto"/>
            <w:left w:val="none" w:sz="0" w:space="0" w:color="auto"/>
            <w:bottom w:val="none" w:sz="0" w:space="0" w:color="auto"/>
            <w:right w:val="none" w:sz="0" w:space="0" w:color="auto"/>
          </w:divBdr>
        </w:div>
        <w:div w:id="97257200">
          <w:marLeft w:val="640"/>
          <w:marRight w:val="0"/>
          <w:marTop w:val="0"/>
          <w:marBottom w:val="0"/>
          <w:divBdr>
            <w:top w:val="none" w:sz="0" w:space="0" w:color="auto"/>
            <w:left w:val="none" w:sz="0" w:space="0" w:color="auto"/>
            <w:bottom w:val="none" w:sz="0" w:space="0" w:color="auto"/>
            <w:right w:val="none" w:sz="0" w:space="0" w:color="auto"/>
          </w:divBdr>
        </w:div>
        <w:div w:id="1097021736">
          <w:marLeft w:val="640"/>
          <w:marRight w:val="0"/>
          <w:marTop w:val="0"/>
          <w:marBottom w:val="0"/>
          <w:divBdr>
            <w:top w:val="none" w:sz="0" w:space="0" w:color="auto"/>
            <w:left w:val="none" w:sz="0" w:space="0" w:color="auto"/>
            <w:bottom w:val="none" w:sz="0" w:space="0" w:color="auto"/>
            <w:right w:val="none" w:sz="0" w:space="0" w:color="auto"/>
          </w:divBdr>
        </w:div>
        <w:div w:id="1465924958">
          <w:marLeft w:val="640"/>
          <w:marRight w:val="0"/>
          <w:marTop w:val="0"/>
          <w:marBottom w:val="0"/>
          <w:divBdr>
            <w:top w:val="none" w:sz="0" w:space="0" w:color="auto"/>
            <w:left w:val="none" w:sz="0" w:space="0" w:color="auto"/>
            <w:bottom w:val="none" w:sz="0" w:space="0" w:color="auto"/>
            <w:right w:val="none" w:sz="0" w:space="0" w:color="auto"/>
          </w:divBdr>
        </w:div>
        <w:div w:id="1196578619">
          <w:marLeft w:val="640"/>
          <w:marRight w:val="0"/>
          <w:marTop w:val="0"/>
          <w:marBottom w:val="0"/>
          <w:divBdr>
            <w:top w:val="none" w:sz="0" w:space="0" w:color="auto"/>
            <w:left w:val="none" w:sz="0" w:space="0" w:color="auto"/>
            <w:bottom w:val="none" w:sz="0" w:space="0" w:color="auto"/>
            <w:right w:val="none" w:sz="0" w:space="0" w:color="auto"/>
          </w:divBdr>
        </w:div>
        <w:div w:id="275140046">
          <w:marLeft w:val="640"/>
          <w:marRight w:val="0"/>
          <w:marTop w:val="0"/>
          <w:marBottom w:val="0"/>
          <w:divBdr>
            <w:top w:val="none" w:sz="0" w:space="0" w:color="auto"/>
            <w:left w:val="none" w:sz="0" w:space="0" w:color="auto"/>
            <w:bottom w:val="none" w:sz="0" w:space="0" w:color="auto"/>
            <w:right w:val="none" w:sz="0" w:space="0" w:color="auto"/>
          </w:divBdr>
        </w:div>
        <w:div w:id="2000881028">
          <w:marLeft w:val="640"/>
          <w:marRight w:val="0"/>
          <w:marTop w:val="0"/>
          <w:marBottom w:val="0"/>
          <w:divBdr>
            <w:top w:val="none" w:sz="0" w:space="0" w:color="auto"/>
            <w:left w:val="none" w:sz="0" w:space="0" w:color="auto"/>
            <w:bottom w:val="none" w:sz="0" w:space="0" w:color="auto"/>
            <w:right w:val="none" w:sz="0" w:space="0" w:color="auto"/>
          </w:divBdr>
        </w:div>
        <w:div w:id="761681674">
          <w:marLeft w:val="640"/>
          <w:marRight w:val="0"/>
          <w:marTop w:val="0"/>
          <w:marBottom w:val="0"/>
          <w:divBdr>
            <w:top w:val="none" w:sz="0" w:space="0" w:color="auto"/>
            <w:left w:val="none" w:sz="0" w:space="0" w:color="auto"/>
            <w:bottom w:val="none" w:sz="0" w:space="0" w:color="auto"/>
            <w:right w:val="none" w:sz="0" w:space="0" w:color="auto"/>
          </w:divBdr>
        </w:div>
        <w:div w:id="1289430982">
          <w:marLeft w:val="640"/>
          <w:marRight w:val="0"/>
          <w:marTop w:val="0"/>
          <w:marBottom w:val="0"/>
          <w:divBdr>
            <w:top w:val="none" w:sz="0" w:space="0" w:color="auto"/>
            <w:left w:val="none" w:sz="0" w:space="0" w:color="auto"/>
            <w:bottom w:val="none" w:sz="0" w:space="0" w:color="auto"/>
            <w:right w:val="none" w:sz="0" w:space="0" w:color="auto"/>
          </w:divBdr>
        </w:div>
        <w:div w:id="1819884529">
          <w:marLeft w:val="640"/>
          <w:marRight w:val="0"/>
          <w:marTop w:val="0"/>
          <w:marBottom w:val="0"/>
          <w:divBdr>
            <w:top w:val="none" w:sz="0" w:space="0" w:color="auto"/>
            <w:left w:val="none" w:sz="0" w:space="0" w:color="auto"/>
            <w:bottom w:val="none" w:sz="0" w:space="0" w:color="auto"/>
            <w:right w:val="none" w:sz="0" w:space="0" w:color="auto"/>
          </w:divBdr>
        </w:div>
        <w:div w:id="828402754">
          <w:marLeft w:val="640"/>
          <w:marRight w:val="0"/>
          <w:marTop w:val="0"/>
          <w:marBottom w:val="0"/>
          <w:divBdr>
            <w:top w:val="none" w:sz="0" w:space="0" w:color="auto"/>
            <w:left w:val="none" w:sz="0" w:space="0" w:color="auto"/>
            <w:bottom w:val="none" w:sz="0" w:space="0" w:color="auto"/>
            <w:right w:val="none" w:sz="0" w:space="0" w:color="auto"/>
          </w:divBdr>
        </w:div>
        <w:div w:id="1101602674">
          <w:marLeft w:val="640"/>
          <w:marRight w:val="0"/>
          <w:marTop w:val="0"/>
          <w:marBottom w:val="0"/>
          <w:divBdr>
            <w:top w:val="none" w:sz="0" w:space="0" w:color="auto"/>
            <w:left w:val="none" w:sz="0" w:space="0" w:color="auto"/>
            <w:bottom w:val="none" w:sz="0" w:space="0" w:color="auto"/>
            <w:right w:val="none" w:sz="0" w:space="0" w:color="auto"/>
          </w:divBdr>
        </w:div>
        <w:div w:id="2080789865">
          <w:marLeft w:val="640"/>
          <w:marRight w:val="0"/>
          <w:marTop w:val="0"/>
          <w:marBottom w:val="0"/>
          <w:divBdr>
            <w:top w:val="none" w:sz="0" w:space="0" w:color="auto"/>
            <w:left w:val="none" w:sz="0" w:space="0" w:color="auto"/>
            <w:bottom w:val="none" w:sz="0" w:space="0" w:color="auto"/>
            <w:right w:val="none" w:sz="0" w:space="0" w:color="auto"/>
          </w:divBdr>
        </w:div>
        <w:div w:id="997269618">
          <w:marLeft w:val="640"/>
          <w:marRight w:val="0"/>
          <w:marTop w:val="0"/>
          <w:marBottom w:val="0"/>
          <w:divBdr>
            <w:top w:val="none" w:sz="0" w:space="0" w:color="auto"/>
            <w:left w:val="none" w:sz="0" w:space="0" w:color="auto"/>
            <w:bottom w:val="none" w:sz="0" w:space="0" w:color="auto"/>
            <w:right w:val="none" w:sz="0" w:space="0" w:color="auto"/>
          </w:divBdr>
        </w:div>
        <w:div w:id="1054350958">
          <w:marLeft w:val="640"/>
          <w:marRight w:val="0"/>
          <w:marTop w:val="0"/>
          <w:marBottom w:val="0"/>
          <w:divBdr>
            <w:top w:val="none" w:sz="0" w:space="0" w:color="auto"/>
            <w:left w:val="none" w:sz="0" w:space="0" w:color="auto"/>
            <w:bottom w:val="none" w:sz="0" w:space="0" w:color="auto"/>
            <w:right w:val="none" w:sz="0" w:space="0" w:color="auto"/>
          </w:divBdr>
        </w:div>
        <w:div w:id="2056807928">
          <w:marLeft w:val="640"/>
          <w:marRight w:val="0"/>
          <w:marTop w:val="0"/>
          <w:marBottom w:val="0"/>
          <w:divBdr>
            <w:top w:val="none" w:sz="0" w:space="0" w:color="auto"/>
            <w:left w:val="none" w:sz="0" w:space="0" w:color="auto"/>
            <w:bottom w:val="none" w:sz="0" w:space="0" w:color="auto"/>
            <w:right w:val="none" w:sz="0" w:space="0" w:color="auto"/>
          </w:divBdr>
        </w:div>
        <w:div w:id="7101203">
          <w:marLeft w:val="640"/>
          <w:marRight w:val="0"/>
          <w:marTop w:val="0"/>
          <w:marBottom w:val="0"/>
          <w:divBdr>
            <w:top w:val="none" w:sz="0" w:space="0" w:color="auto"/>
            <w:left w:val="none" w:sz="0" w:space="0" w:color="auto"/>
            <w:bottom w:val="none" w:sz="0" w:space="0" w:color="auto"/>
            <w:right w:val="none" w:sz="0" w:space="0" w:color="auto"/>
          </w:divBdr>
        </w:div>
        <w:div w:id="2045013356">
          <w:marLeft w:val="640"/>
          <w:marRight w:val="0"/>
          <w:marTop w:val="0"/>
          <w:marBottom w:val="0"/>
          <w:divBdr>
            <w:top w:val="none" w:sz="0" w:space="0" w:color="auto"/>
            <w:left w:val="none" w:sz="0" w:space="0" w:color="auto"/>
            <w:bottom w:val="none" w:sz="0" w:space="0" w:color="auto"/>
            <w:right w:val="none" w:sz="0" w:space="0" w:color="auto"/>
          </w:divBdr>
        </w:div>
        <w:div w:id="1950623542">
          <w:marLeft w:val="640"/>
          <w:marRight w:val="0"/>
          <w:marTop w:val="0"/>
          <w:marBottom w:val="0"/>
          <w:divBdr>
            <w:top w:val="none" w:sz="0" w:space="0" w:color="auto"/>
            <w:left w:val="none" w:sz="0" w:space="0" w:color="auto"/>
            <w:bottom w:val="none" w:sz="0" w:space="0" w:color="auto"/>
            <w:right w:val="none" w:sz="0" w:space="0" w:color="auto"/>
          </w:divBdr>
        </w:div>
        <w:div w:id="1549874516">
          <w:marLeft w:val="640"/>
          <w:marRight w:val="0"/>
          <w:marTop w:val="0"/>
          <w:marBottom w:val="0"/>
          <w:divBdr>
            <w:top w:val="none" w:sz="0" w:space="0" w:color="auto"/>
            <w:left w:val="none" w:sz="0" w:space="0" w:color="auto"/>
            <w:bottom w:val="none" w:sz="0" w:space="0" w:color="auto"/>
            <w:right w:val="none" w:sz="0" w:space="0" w:color="auto"/>
          </w:divBdr>
        </w:div>
        <w:div w:id="2098941499">
          <w:marLeft w:val="640"/>
          <w:marRight w:val="0"/>
          <w:marTop w:val="0"/>
          <w:marBottom w:val="0"/>
          <w:divBdr>
            <w:top w:val="none" w:sz="0" w:space="0" w:color="auto"/>
            <w:left w:val="none" w:sz="0" w:space="0" w:color="auto"/>
            <w:bottom w:val="none" w:sz="0" w:space="0" w:color="auto"/>
            <w:right w:val="none" w:sz="0" w:space="0" w:color="auto"/>
          </w:divBdr>
        </w:div>
        <w:div w:id="1583753275">
          <w:marLeft w:val="640"/>
          <w:marRight w:val="0"/>
          <w:marTop w:val="0"/>
          <w:marBottom w:val="0"/>
          <w:divBdr>
            <w:top w:val="none" w:sz="0" w:space="0" w:color="auto"/>
            <w:left w:val="none" w:sz="0" w:space="0" w:color="auto"/>
            <w:bottom w:val="none" w:sz="0" w:space="0" w:color="auto"/>
            <w:right w:val="none" w:sz="0" w:space="0" w:color="auto"/>
          </w:divBdr>
        </w:div>
        <w:div w:id="1684089939">
          <w:marLeft w:val="640"/>
          <w:marRight w:val="0"/>
          <w:marTop w:val="0"/>
          <w:marBottom w:val="0"/>
          <w:divBdr>
            <w:top w:val="none" w:sz="0" w:space="0" w:color="auto"/>
            <w:left w:val="none" w:sz="0" w:space="0" w:color="auto"/>
            <w:bottom w:val="none" w:sz="0" w:space="0" w:color="auto"/>
            <w:right w:val="none" w:sz="0" w:space="0" w:color="auto"/>
          </w:divBdr>
        </w:div>
        <w:div w:id="1901012147">
          <w:marLeft w:val="640"/>
          <w:marRight w:val="0"/>
          <w:marTop w:val="0"/>
          <w:marBottom w:val="0"/>
          <w:divBdr>
            <w:top w:val="none" w:sz="0" w:space="0" w:color="auto"/>
            <w:left w:val="none" w:sz="0" w:space="0" w:color="auto"/>
            <w:bottom w:val="none" w:sz="0" w:space="0" w:color="auto"/>
            <w:right w:val="none" w:sz="0" w:space="0" w:color="auto"/>
          </w:divBdr>
        </w:div>
        <w:div w:id="1930846856">
          <w:marLeft w:val="640"/>
          <w:marRight w:val="0"/>
          <w:marTop w:val="0"/>
          <w:marBottom w:val="0"/>
          <w:divBdr>
            <w:top w:val="none" w:sz="0" w:space="0" w:color="auto"/>
            <w:left w:val="none" w:sz="0" w:space="0" w:color="auto"/>
            <w:bottom w:val="none" w:sz="0" w:space="0" w:color="auto"/>
            <w:right w:val="none" w:sz="0" w:space="0" w:color="auto"/>
          </w:divBdr>
        </w:div>
        <w:div w:id="776604937">
          <w:marLeft w:val="640"/>
          <w:marRight w:val="0"/>
          <w:marTop w:val="0"/>
          <w:marBottom w:val="0"/>
          <w:divBdr>
            <w:top w:val="none" w:sz="0" w:space="0" w:color="auto"/>
            <w:left w:val="none" w:sz="0" w:space="0" w:color="auto"/>
            <w:bottom w:val="none" w:sz="0" w:space="0" w:color="auto"/>
            <w:right w:val="none" w:sz="0" w:space="0" w:color="auto"/>
          </w:divBdr>
        </w:div>
        <w:div w:id="210924349">
          <w:marLeft w:val="640"/>
          <w:marRight w:val="0"/>
          <w:marTop w:val="0"/>
          <w:marBottom w:val="0"/>
          <w:divBdr>
            <w:top w:val="none" w:sz="0" w:space="0" w:color="auto"/>
            <w:left w:val="none" w:sz="0" w:space="0" w:color="auto"/>
            <w:bottom w:val="none" w:sz="0" w:space="0" w:color="auto"/>
            <w:right w:val="none" w:sz="0" w:space="0" w:color="auto"/>
          </w:divBdr>
        </w:div>
        <w:div w:id="352659492">
          <w:marLeft w:val="640"/>
          <w:marRight w:val="0"/>
          <w:marTop w:val="0"/>
          <w:marBottom w:val="0"/>
          <w:divBdr>
            <w:top w:val="none" w:sz="0" w:space="0" w:color="auto"/>
            <w:left w:val="none" w:sz="0" w:space="0" w:color="auto"/>
            <w:bottom w:val="none" w:sz="0" w:space="0" w:color="auto"/>
            <w:right w:val="none" w:sz="0" w:space="0" w:color="auto"/>
          </w:divBdr>
        </w:div>
        <w:div w:id="1880319903">
          <w:marLeft w:val="640"/>
          <w:marRight w:val="0"/>
          <w:marTop w:val="0"/>
          <w:marBottom w:val="0"/>
          <w:divBdr>
            <w:top w:val="none" w:sz="0" w:space="0" w:color="auto"/>
            <w:left w:val="none" w:sz="0" w:space="0" w:color="auto"/>
            <w:bottom w:val="none" w:sz="0" w:space="0" w:color="auto"/>
            <w:right w:val="none" w:sz="0" w:space="0" w:color="auto"/>
          </w:divBdr>
        </w:div>
        <w:div w:id="1746495312">
          <w:marLeft w:val="640"/>
          <w:marRight w:val="0"/>
          <w:marTop w:val="0"/>
          <w:marBottom w:val="0"/>
          <w:divBdr>
            <w:top w:val="none" w:sz="0" w:space="0" w:color="auto"/>
            <w:left w:val="none" w:sz="0" w:space="0" w:color="auto"/>
            <w:bottom w:val="none" w:sz="0" w:space="0" w:color="auto"/>
            <w:right w:val="none" w:sz="0" w:space="0" w:color="auto"/>
          </w:divBdr>
        </w:div>
        <w:div w:id="236011969">
          <w:marLeft w:val="640"/>
          <w:marRight w:val="0"/>
          <w:marTop w:val="0"/>
          <w:marBottom w:val="0"/>
          <w:divBdr>
            <w:top w:val="none" w:sz="0" w:space="0" w:color="auto"/>
            <w:left w:val="none" w:sz="0" w:space="0" w:color="auto"/>
            <w:bottom w:val="none" w:sz="0" w:space="0" w:color="auto"/>
            <w:right w:val="none" w:sz="0" w:space="0" w:color="auto"/>
          </w:divBdr>
        </w:div>
        <w:div w:id="747192984">
          <w:marLeft w:val="640"/>
          <w:marRight w:val="0"/>
          <w:marTop w:val="0"/>
          <w:marBottom w:val="0"/>
          <w:divBdr>
            <w:top w:val="none" w:sz="0" w:space="0" w:color="auto"/>
            <w:left w:val="none" w:sz="0" w:space="0" w:color="auto"/>
            <w:bottom w:val="none" w:sz="0" w:space="0" w:color="auto"/>
            <w:right w:val="none" w:sz="0" w:space="0" w:color="auto"/>
          </w:divBdr>
        </w:div>
        <w:div w:id="1834637615">
          <w:marLeft w:val="640"/>
          <w:marRight w:val="0"/>
          <w:marTop w:val="0"/>
          <w:marBottom w:val="0"/>
          <w:divBdr>
            <w:top w:val="none" w:sz="0" w:space="0" w:color="auto"/>
            <w:left w:val="none" w:sz="0" w:space="0" w:color="auto"/>
            <w:bottom w:val="none" w:sz="0" w:space="0" w:color="auto"/>
            <w:right w:val="none" w:sz="0" w:space="0" w:color="auto"/>
          </w:divBdr>
        </w:div>
        <w:div w:id="2075932632">
          <w:marLeft w:val="640"/>
          <w:marRight w:val="0"/>
          <w:marTop w:val="0"/>
          <w:marBottom w:val="0"/>
          <w:divBdr>
            <w:top w:val="none" w:sz="0" w:space="0" w:color="auto"/>
            <w:left w:val="none" w:sz="0" w:space="0" w:color="auto"/>
            <w:bottom w:val="none" w:sz="0" w:space="0" w:color="auto"/>
            <w:right w:val="none" w:sz="0" w:space="0" w:color="auto"/>
          </w:divBdr>
        </w:div>
        <w:div w:id="1897468528">
          <w:marLeft w:val="640"/>
          <w:marRight w:val="0"/>
          <w:marTop w:val="0"/>
          <w:marBottom w:val="0"/>
          <w:divBdr>
            <w:top w:val="none" w:sz="0" w:space="0" w:color="auto"/>
            <w:left w:val="none" w:sz="0" w:space="0" w:color="auto"/>
            <w:bottom w:val="none" w:sz="0" w:space="0" w:color="auto"/>
            <w:right w:val="none" w:sz="0" w:space="0" w:color="auto"/>
          </w:divBdr>
        </w:div>
        <w:div w:id="1607081031">
          <w:marLeft w:val="640"/>
          <w:marRight w:val="0"/>
          <w:marTop w:val="0"/>
          <w:marBottom w:val="0"/>
          <w:divBdr>
            <w:top w:val="none" w:sz="0" w:space="0" w:color="auto"/>
            <w:left w:val="none" w:sz="0" w:space="0" w:color="auto"/>
            <w:bottom w:val="none" w:sz="0" w:space="0" w:color="auto"/>
            <w:right w:val="none" w:sz="0" w:space="0" w:color="auto"/>
          </w:divBdr>
        </w:div>
        <w:div w:id="1847010876">
          <w:marLeft w:val="640"/>
          <w:marRight w:val="0"/>
          <w:marTop w:val="0"/>
          <w:marBottom w:val="0"/>
          <w:divBdr>
            <w:top w:val="none" w:sz="0" w:space="0" w:color="auto"/>
            <w:left w:val="none" w:sz="0" w:space="0" w:color="auto"/>
            <w:bottom w:val="none" w:sz="0" w:space="0" w:color="auto"/>
            <w:right w:val="none" w:sz="0" w:space="0" w:color="auto"/>
          </w:divBdr>
        </w:div>
        <w:div w:id="1721441750">
          <w:marLeft w:val="640"/>
          <w:marRight w:val="0"/>
          <w:marTop w:val="0"/>
          <w:marBottom w:val="0"/>
          <w:divBdr>
            <w:top w:val="none" w:sz="0" w:space="0" w:color="auto"/>
            <w:left w:val="none" w:sz="0" w:space="0" w:color="auto"/>
            <w:bottom w:val="none" w:sz="0" w:space="0" w:color="auto"/>
            <w:right w:val="none" w:sz="0" w:space="0" w:color="auto"/>
          </w:divBdr>
        </w:div>
        <w:div w:id="898367762">
          <w:marLeft w:val="640"/>
          <w:marRight w:val="0"/>
          <w:marTop w:val="0"/>
          <w:marBottom w:val="0"/>
          <w:divBdr>
            <w:top w:val="none" w:sz="0" w:space="0" w:color="auto"/>
            <w:left w:val="none" w:sz="0" w:space="0" w:color="auto"/>
            <w:bottom w:val="none" w:sz="0" w:space="0" w:color="auto"/>
            <w:right w:val="none" w:sz="0" w:space="0" w:color="auto"/>
          </w:divBdr>
        </w:div>
        <w:div w:id="202137101">
          <w:marLeft w:val="640"/>
          <w:marRight w:val="0"/>
          <w:marTop w:val="0"/>
          <w:marBottom w:val="0"/>
          <w:divBdr>
            <w:top w:val="none" w:sz="0" w:space="0" w:color="auto"/>
            <w:left w:val="none" w:sz="0" w:space="0" w:color="auto"/>
            <w:bottom w:val="none" w:sz="0" w:space="0" w:color="auto"/>
            <w:right w:val="none" w:sz="0" w:space="0" w:color="auto"/>
          </w:divBdr>
        </w:div>
        <w:div w:id="1172137076">
          <w:marLeft w:val="640"/>
          <w:marRight w:val="0"/>
          <w:marTop w:val="0"/>
          <w:marBottom w:val="0"/>
          <w:divBdr>
            <w:top w:val="none" w:sz="0" w:space="0" w:color="auto"/>
            <w:left w:val="none" w:sz="0" w:space="0" w:color="auto"/>
            <w:bottom w:val="none" w:sz="0" w:space="0" w:color="auto"/>
            <w:right w:val="none" w:sz="0" w:space="0" w:color="auto"/>
          </w:divBdr>
        </w:div>
        <w:div w:id="1308168135">
          <w:marLeft w:val="640"/>
          <w:marRight w:val="0"/>
          <w:marTop w:val="0"/>
          <w:marBottom w:val="0"/>
          <w:divBdr>
            <w:top w:val="none" w:sz="0" w:space="0" w:color="auto"/>
            <w:left w:val="none" w:sz="0" w:space="0" w:color="auto"/>
            <w:bottom w:val="none" w:sz="0" w:space="0" w:color="auto"/>
            <w:right w:val="none" w:sz="0" w:space="0" w:color="auto"/>
          </w:divBdr>
        </w:div>
        <w:div w:id="1221402585">
          <w:marLeft w:val="640"/>
          <w:marRight w:val="0"/>
          <w:marTop w:val="0"/>
          <w:marBottom w:val="0"/>
          <w:divBdr>
            <w:top w:val="none" w:sz="0" w:space="0" w:color="auto"/>
            <w:left w:val="none" w:sz="0" w:space="0" w:color="auto"/>
            <w:bottom w:val="none" w:sz="0" w:space="0" w:color="auto"/>
            <w:right w:val="none" w:sz="0" w:space="0" w:color="auto"/>
          </w:divBdr>
        </w:div>
        <w:div w:id="1531794087">
          <w:marLeft w:val="640"/>
          <w:marRight w:val="0"/>
          <w:marTop w:val="0"/>
          <w:marBottom w:val="0"/>
          <w:divBdr>
            <w:top w:val="none" w:sz="0" w:space="0" w:color="auto"/>
            <w:left w:val="none" w:sz="0" w:space="0" w:color="auto"/>
            <w:bottom w:val="none" w:sz="0" w:space="0" w:color="auto"/>
            <w:right w:val="none" w:sz="0" w:space="0" w:color="auto"/>
          </w:divBdr>
        </w:div>
        <w:div w:id="2059275696">
          <w:marLeft w:val="640"/>
          <w:marRight w:val="0"/>
          <w:marTop w:val="0"/>
          <w:marBottom w:val="0"/>
          <w:divBdr>
            <w:top w:val="none" w:sz="0" w:space="0" w:color="auto"/>
            <w:left w:val="none" w:sz="0" w:space="0" w:color="auto"/>
            <w:bottom w:val="none" w:sz="0" w:space="0" w:color="auto"/>
            <w:right w:val="none" w:sz="0" w:space="0" w:color="auto"/>
          </w:divBdr>
        </w:div>
        <w:div w:id="487790545">
          <w:marLeft w:val="640"/>
          <w:marRight w:val="0"/>
          <w:marTop w:val="0"/>
          <w:marBottom w:val="0"/>
          <w:divBdr>
            <w:top w:val="none" w:sz="0" w:space="0" w:color="auto"/>
            <w:left w:val="none" w:sz="0" w:space="0" w:color="auto"/>
            <w:bottom w:val="none" w:sz="0" w:space="0" w:color="auto"/>
            <w:right w:val="none" w:sz="0" w:space="0" w:color="auto"/>
          </w:divBdr>
        </w:div>
        <w:div w:id="945501102">
          <w:marLeft w:val="640"/>
          <w:marRight w:val="0"/>
          <w:marTop w:val="0"/>
          <w:marBottom w:val="0"/>
          <w:divBdr>
            <w:top w:val="none" w:sz="0" w:space="0" w:color="auto"/>
            <w:left w:val="none" w:sz="0" w:space="0" w:color="auto"/>
            <w:bottom w:val="none" w:sz="0" w:space="0" w:color="auto"/>
            <w:right w:val="none" w:sz="0" w:space="0" w:color="auto"/>
          </w:divBdr>
        </w:div>
        <w:div w:id="756947964">
          <w:marLeft w:val="640"/>
          <w:marRight w:val="0"/>
          <w:marTop w:val="0"/>
          <w:marBottom w:val="0"/>
          <w:divBdr>
            <w:top w:val="none" w:sz="0" w:space="0" w:color="auto"/>
            <w:left w:val="none" w:sz="0" w:space="0" w:color="auto"/>
            <w:bottom w:val="none" w:sz="0" w:space="0" w:color="auto"/>
            <w:right w:val="none" w:sz="0" w:space="0" w:color="auto"/>
          </w:divBdr>
        </w:div>
        <w:div w:id="421951486">
          <w:marLeft w:val="640"/>
          <w:marRight w:val="0"/>
          <w:marTop w:val="0"/>
          <w:marBottom w:val="0"/>
          <w:divBdr>
            <w:top w:val="none" w:sz="0" w:space="0" w:color="auto"/>
            <w:left w:val="none" w:sz="0" w:space="0" w:color="auto"/>
            <w:bottom w:val="none" w:sz="0" w:space="0" w:color="auto"/>
            <w:right w:val="none" w:sz="0" w:space="0" w:color="auto"/>
          </w:divBdr>
        </w:div>
        <w:div w:id="1686050809">
          <w:marLeft w:val="640"/>
          <w:marRight w:val="0"/>
          <w:marTop w:val="0"/>
          <w:marBottom w:val="0"/>
          <w:divBdr>
            <w:top w:val="none" w:sz="0" w:space="0" w:color="auto"/>
            <w:left w:val="none" w:sz="0" w:space="0" w:color="auto"/>
            <w:bottom w:val="none" w:sz="0" w:space="0" w:color="auto"/>
            <w:right w:val="none" w:sz="0" w:space="0" w:color="auto"/>
          </w:divBdr>
        </w:div>
        <w:div w:id="799307240">
          <w:marLeft w:val="640"/>
          <w:marRight w:val="0"/>
          <w:marTop w:val="0"/>
          <w:marBottom w:val="0"/>
          <w:divBdr>
            <w:top w:val="none" w:sz="0" w:space="0" w:color="auto"/>
            <w:left w:val="none" w:sz="0" w:space="0" w:color="auto"/>
            <w:bottom w:val="none" w:sz="0" w:space="0" w:color="auto"/>
            <w:right w:val="none" w:sz="0" w:space="0" w:color="auto"/>
          </w:divBdr>
        </w:div>
        <w:div w:id="23680493">
          <w:marLeft w:val="640"/>
          <w:marRight w:val="0"/>
          <w:marTop w:val="0"/>
          <w:marBottom w:val="0"/>
          <w:divBdr>
            <w:top w:val="none" w:sz="0" w:space="0" w:color="auto"/>
            <w:left w:val="none" w:sz="0" w:space="0" w:color="auto"/>
            <w:bottom w:val="none" w:sz="0" w:space="0" w:color="auto"/>
            <w:right w:val="none" w:sz="0" w:space="0" w:color="auto"/>
          </w:divBdr>
        </w:div>
        <w:div w:id="1983850210">
          <w:marLeft w:val="640"/>
          <w:marRight w:val="0"/>
          <w:marTop w:val="0"/>
          <w:marBottom w:val="0"/>
          <w:divBdr>
            <w:top w:val="none" w:sz="0" w:space="0" w:color="auto"/>
            <w:left w:val="none" w:sz="0" w:space="0" w:color="auto"/>
            <w:bottom w:val="none" w:sz="0" w:space="0" w:color="auto"/>
            <w:right w:val="none" w:sz="0" w:space="0" w:color="auto"/>
          </w:divBdr>
        </w:div>
        <w:div w:id="832601626">
          <w:marLeft w:val="640"/>
          <w:marRight w:val="0"/>
          <w:marTop w:val="0"/>
          <w:marBottom w:val="0"/>
          <w:divBdr>
            <w:top w:val="none" w:sz="0" w:space="0" w:color="auto"/>
            <w:left w:val="none" w:sz="0" w:space="0" w:color="auto"/>
            <w:bottom w:val="none" w:sz="0" w:space="0" w:color="auto"/>
            <w:right w:val="none" w:sz="0" w:space="0" w:color="auto"/>
          </w:divBdr>
        </w:div>
        <w:div w:id="1386417604">
          <w:marLeft w:val="640"/>
          <w:marRight w:val="0"/>
          <w:marTop w:val="0"/>
          <w:marBottom w:val="0"/>
          <w:divBdr>
            <w:top w:val="none" w:sz="0" w:space="0" w:color="auto"/>
            <w:left w:val="none" w:sz="0" w:space="0" w:color="auto"/>
            <w:bottom w:val="none" w:sz="0" w:space="0" w:color="auto"/>
            <w:right w:val="none" w:sz="0" w:space="0" w:color="auto"/>
          </w:divBdr>
        </w:div>
        <w:div w:id="404765286">
          <w:marLeft w:val="640"/>
          <w:marRight w:val="0"/>
          <w:marTop w:val="0"/>
          <w:marBottom w:val="0"/>
          <w:divBdr>
            <w:top w:val="none" w:sz="0" w:space="0" w:color="auto"/>
            <w:left w:val="none" w:sz="0" w:space="0" w:color="auto"/>
            <w:bottom w:val="none" w:sz="0" w:space="0" w:color="auto"/>
            <w:right w:val="none" w:sz="0" w:space="0" w:color="auto"/>
          </w:divBdr>
        </w:div>
        <w:div w:id="12926251">
          <w:marLeft w:val="640"/>
          <w:marRight w:val="0"/>
          <w:marTop w:val="0"/>
          <w:marBottom w:val="0"/>
          <w:divBdr>
            <w:top w:val="none" w:sz="0" w:space="0" w:color="auto"/>
            <w:left w:val="none" w:sz="0" w:space="0" w:color="auto"/>
            <w:bottom w:val="none" w:sz="0" w:space="0" w:color="auto"/>
            <w:right w:val="none" w:sz="0" w:space="0" w:color="auto"/>
          </w:divBdr>
        </w:div>
        <w:div w:id="891503736">
          <w:marLeft w:val="640"/>
          <w:marRight w:val="0"/>
          <w:marTop w:val="0"/>
          <w:marBottom w:val="0"/>
          <w:divBdr>
            <w:top w:val="none" w:sz="0" w:space="0" w:color="auto"/>
            <w:left w:val="none" w:sz="0" w:space="0" w:color="auto"/>
            <w:bottom w:val="none" w:sz="0" w:space="0" w:color="auto"/>
            <w:right w:val="none" w:sz="0" w:space="0" w:color="auto"/>
          </w:divBdr>
        </w:div>
        <w:div w:id="1006324374">
          <w:marLeft w:val="640"/>
          <w:marRight w:val="0"/>
          <w:marTop w:val="0"/>
          <w:marBottom w:val="0"/>
          <w:divBdr>
            <w:top w:val="none" w:sz="0" w:space="0" w:color="auto"/>
            <w:left w:val="none" w:sz="0" w:space="0" w:color="auto"/>
            <w:bottom w:val="none" w:sz="0" w:space="0" w:color="auto"/>
            <w:right w:val="none" w:sz="0" w:space="0" w:color="auto"/>
          </w:divBdr>
        </w:div>
        <w:div w:id="1946844546">
          <w:marLeft w:val="640"/>
          <w:marRight w:val="0"/>
          <w:marTop w:val="0"/>
          <w:marBottom w:val="0"/>
          <w:divBdr>
            <w:top w:val="none" w:sz="0" w:space="0" w:color="auto"/>
            <w:left w:val="none" w:sz="0" w:space="0" w:color="auto"/>
            <w:bottom w:val="none" w:sz="0" w:space="0" w:color="auto"/>
            <w:right w:val="none" w:sz="0" w:space="0" w:color="auto"/>
          </w:divBdr>
        </w:div>
        <w:div w:id="151414649">
          <w:marLeft w:val="640"/>
          <w:marRight w:val="0"/>
          <w:marTop w:val="0"/>
          <w:marBottom w:val="0"/>
          <w:divBdr>
            <w:top w:val="none" w:sz="0" w:space="0" w:color="auto"/>
            <w:left w:val="none" w:sz="0" w:space="0" w:color="auto"/>
            <w:bottom w:val="none" w:sz="0" w:space="0" w:color="auto"/>
            <w:right w:val="none" w:sz="0" w:space="0" w:color="auto"/>
          </w:divBdr>
        </w:div>
        <w:div w:id="1159804003">
          <w:marLeft w:val="640"/>
          <w:marRight w:val="0"/>
          <w:marTop w:val="0"/>
          <w:marBottom w:val="0"/>
          <w:divBdr>
            <w:top w:val="none" w:sz="0" w:space="0" w:color="auto"/>
            <w:left w:val="none" w:sz="0" w:space="0" w:color="auto"/>
            <w:bottom w:val="none" w:sz="0" w:space="0" w:color="auto"/>
            <w:right w:val="none" w:sz="0" w:space="0" w:color="auto"/>
          </w:divBdr>
        </w:div>
        <w:div w:id="1064185928">
          <w:marLeft w:val="640"/>
          <w:marRight w:val="0"/>
          <w:marTop w:val="0"/>
          <w:marBottom w:val="0"/>
          <w:divBdr>
            <w:top w:val="none" w:sz="0" w:space="0" w:color="auto"/>
            <w:left w:val="none" w:sz="0" w:space="0" w:color="auto"/>
            <w:bottom w:val="none" w:sz="0" w:space="0" w:color="auto"/>
            <w:right w:val="none" w:sz="0" w:space="0" w:color="auto"/>
          </w:divBdr>
        </w:div>
        <w:div w:id="1362785319">
          <w:marLeft w:val="640"/>
          <w:marRight w:val="0"/>
          <w:marTop w:val="0"/>
          <w:marBottom w:val="0"/>
          <w:divBdr>
            <w:top w:val="none" w:sz="0" w:space="0" w:color="auto"/>
            <w:left w:val="none" w:sz="0" w:space="0" w:color="auto"/>
            <w:bottom w:val="none" w:sz="0" w:space="0" w:color="auto"/>
            <w:right w:val="none" w:sz="0" w:space="0" w:color="auto"/>
          </w:divBdr>
        </w:div>
        <w:div w:id="628434690">
          <w:marLeft w:val="640"/>
          <w:marRight w:val="0"/>
          <w:marTop w:val="0"/>
          <w:marBottom w:val="0"/>
          <w:divBdr>
            <w:top w:val="none" w:sz="0" w:space="0" w:color="auto"/>
            <w:left w:val="none" w:sz="0" w:space="0" w:color="auto"/>
            <w:bottom w:val="none" w:sz="0" w:space="0" w:color="auto"/>
            <w:right w:val="none" w:sz="0" w:space="0" w:color="auto"/>
          </w:divBdr>
        </w:div>
        <w:div w:id="253709625">
          <w:marLeft w:val="640"/>
          <w:marRight w:val="0"/>
          <w:marTop w:val="0"/>
          <w:marBottom w:val="0"/>
          <w:divBdr>
            <w:top w:val="none" w:sz="0" w:space="0" w:color="auto"/>
            <w:left w:val="none" w:sz="0" w:space="0" w:color="auto"/>
            <w:bottom w:val="none" w:sz="0" w:space="0" w:color="auto"/>
            <w:right w:val="none" w:sz="0" w:space="0" w:color="auto"/>
          </w:divBdr>
        </w:div>
        <w:div w:id="582766010">
          <w:marLeft w:val="640"/>
          <w:marRight w:val="0"/>
          <w:marTop w:val="0"/>
          <w:marBottom w:val="0"/>
          <w:divBdr>
            <w:top w:val="none" w:sz="0" w:space="0" w:color="auto"/>
            <w:left w:val="none" w:sz="0" w:space="0" w:color="auto"/>
            <w:bottom w:val="none" w:sz="0" w:space="0" w:color="auto"/>
            <w:right w:val="none" w:sz="0" w:space="0" w:color="auto"/>
          </w:divBdr>
        </w:div>
        <w:div w:id="67700891">
          <w:marLeft w:val="640"/>
          <w:marRight w:val="0"/>
          <w:marTop w:val="0"/>
          <w:marBottom w:val="0"/>
          <w:divBdr>
            <w:top w:val="none" w:sz="0" w:space="0" w:color="auto"/>
            <w:left w:val="none" w:sz="0" w:space="0" w:color="auto"/>
            <w:bottom w:val="none" w:sz="0" w:space="0" w:color="auto"/>
            <w:right w:val="none" w:sz="0" w:space="0" w:color="auto"/>
          </w:divBdr>
        </w:div>
        <w:div w:id="484394039">
          <w:marLeft w:val="640"/>
          <w:marRight w:val="0"/>
          <w:marTop w:val="0"/>
          <w:marBottom w:val="0"/>
          <w:divBdr>
            <w:top w:val="none" w:sz="0" w:space="0" w:color="auto"/>
            <w:left w:val="none" w:sz="0" w:space="0" w:color="auto"/>
            <w:bottom w:val="none" w:sz="0" w:space="0" w:color="auto"/>
            <w:right w:val="none" w:sz="0" w:space="0" w:color="auto"/>
          </w:divBdr>
        </w:div>
        <w:div w:id="395056371">
          <w:marLeft w:val="640"/>
          <w:marRight w:val="0"/>
          <w:marTop w:val="0"/>
          <w:marBottom w:val="0"/>
          <w:divBdr>
            <w:top w:val="none" w:sz="0" w:space="0" w:color="auto"/>
            <w:left w:val="none" w:sz="0" w:space="0" w:color="auto"/>
            <w:bottom w:val="none" w:sz="0" w:space="0" w:color="auto"/>
            <w:right w:val="none" w:sz="0" w:space="0" w:color="auto"/>
          </w:divBdr>
        </w:div>
        <w:div w:id="1060983670">
          <w:marLeft w:val="640"/>
          <w:marRight w:val="0"/>
          <w:marTop w:val="0"/>
          <w:marBottom w:val="0"/>
          <w:divBdr>
            <w:top w:val="none" w:sz="0" w:space="0" w:color="auto"/>
            <w:left w:val="none" w:sz="0" w:space="0" w:color="auto"/>
            <w:bottom w:val="none" w:sz="0" w:space="0" w:color="auto"/>
            <w:right w:val="none" w:sz="0" w:space="0" w:color="auto"/>
          </w:divBdr>
        </w:div>
        <w:div w:id="80297028">
          <w:marLeft w:val="640"/>
          <w:marRight w:val="0"/>
          <w:marTop w:val="0"/>
          <w:marBottom w:val="0"/>
          <w:divBdr>
            <w:top w:val="none" w:sz="0" w:space="0" w:color="auto"/>
            <w:left w:val="none" w:sz="0" w:space="0" w:color="auto"/>
            <w:bottom w:val="none" w:sz="0" w:space="0" w:color="auto"/>
            <w:right w:val="none" w:sz="0" w:space="0" w:color="auto"/>
          </w:divBdr>
        </w:div>
        <w:div w:id="518857423">
          <w:marLeft w:val="640"/>
          <w:marRight w:val="0"/>
          <w:marTop w:val="0"/>
          <w:marBottom w:val="0"/>
          <w:divBdr>
            <w:top w:val="none" w:sz="0" w:space="0" w:color="auto"/>
            <w:left w:val="none" w:sz="0" w:space="0" w:color="auto"/>
            <w:bottom w:val="none" w:sz="0" w:space="0" w:color="auto"/>
            <w:right w:val="none" w:sz="0" w:space="0" w:color="auto"/>
          </w:divBdr>
        </w:div>
        <w:div w:id="1874684680">
          <w:marLeft w:val="640"/>
          <w:marRight w:val="0"/>
          <w:marTop w:val="0"/>
          <w:marBottom w:val="0"/>
          <w:divBdr>
            <w:top w:val="none" w:sz="0" w:space="0" w:color="auto"/>
            <w:left w:val="none" w:sz="0" w:space="0" w:color="auto"/>
            <w:bottom w:val="none" w:sz="0" w:space="0" w:color="auto"/>
            <w:right w:val="none" w:sz="0" w:space="0" w:color="auto"/>
          </w:divBdr>
        </w:div>
        <w:div w:id="1067798167">
          <w:marLeft w:val="640"/>
          <w:marRight w:val="0"/>
          <w:marTop w:val="0"/>
          <w:marBottom w:val="0"/>
          <w:divBdr>
            <w:top w:val="none" w:sz="0" w:space="0" w:color="auto"/>
            <w:left w:val="none" w:sz="0" w:space="0" w:color="auto"/>
            <w:bottom w:val="none" w:sz="0" w:space="0" w:color="auto"/>
            <w:right w:val="none" w:sz="0" w:space="0" w:color="auto"/>
          </w:divBdr>
        </w:div>
        <w:div w:id="419373835">
          <w:marLeft w:val="640"/>
          <w:marRight w:val="0"/>
          <w:marTop w:val="0"/>
          <w:marBottom w:val="0"/>
          <w:divBdr>
            <w:top w:val="none" w:sz="0" w:space="0" w:color="auto"/>
            <w:left w:val="none" w:sz="0" w:space="0" w:color="auto"/>
            <w:bottom w:val="none" w:sz="0" w:space="0" w:color="auto"/>
            <w:right w:val="none" w:sz="0" w:space="0" w:color="auto"/>
          </w:divBdr>
        </w:div>
        <w:div w:id="1798798165">
          <w:marLeft w:val="640"/>
          <w:marRight w:val="0"/>
          <w:marTop w:val="0"/>
          <w:marBottom w:val="0"/>
          <w:divBdr>
            <w:top w:val="none" w:sz="0" w:space="0" w:color="auto"/>
            <w:left w:val="none" w:sz="0" w:space="0" w:color="auto"/>
            <w:bottom w:val="none" w:sz="0" w:space="0" w:color="auto"/>
            <w:right w:val="none" w:sz="0" w:space="0" w:color="auto"/>
          </w:divBdr>
        </w:div>
        <w:div w:id="183524086">
          <w:marLeft w:val="640"/>
          <w:marRight w:val="0"/>
          <w:marTop w:val="0"/>
          <w:marBottom w:val="0"/>
          <w:divBdr>
            <w:top w:val="none" w:sz="0" w:space="0" w:color="auto"/>
            <w:left w:val="none" w:sz="0" w:space="0" w:color="auto"/>
            <w:bottom w:val="none" w:sz="0" w:space="0" w:color="auto"/>
            <w:right w:val="none" w:sz="0" w:space="0" w:color="auto"/>
          </w:divBdr>
        </w:div>
        <w:div w:id="872350830">
          <w:marLeft w:val="640"/>
          <w:marRight w:val="0"/>
          <w:marTop w:val="0"/>
          <w:marBottom w:val="0"/>
          <w:divBdr>
            <w:top w:val="none" w:sz="0" w:space="0" w:color="auto"/>
            <w:left w:val="none" w:sz="0" w:space="0" w:color="auto"/>
            <w:bottom w:val="none" w:sz="0" w:space="0" w:color="auto"/>
            <w:right w:val="none" w:sz="0" w:space="0" w:color="auto"/>
          </w:divBdr>
        </w:div>
        <w:div w:id="107090086">
          <w:marLeft w:val="640"/>
          <w:marRight w:val="0"/>
          <w:marTop w:val="0"/>
          <w:marBottom w:val="0"/>
          <w:divBdr>
            <w:top w:val="none" w:sz="0" w:space="0" w:color="auto"/>
            <w:left w:val="none" w:sz="0" w:space="0" w:color="auto"/>
            <w:bottom w:val="none" w:sz="0" w:space="0" w:color="auto"/>
            <w:right w:val="none" w:sz="0" w:space="0" w:color="auto"/>
          </w:divBdr>
        </w:div>
        <w:div w:id="1240213873">
          <w:marLeft w:val="640"/>
          <w:marRight w:val="0"/>
          <w:marTop w:val="0"/>
          <w:marBottom w:val="0"/>
          <w:divBdr>
            <w:top w:val="none" w:sz="0" w:space="0" w:color="auto"/>
            <w:left w:val="none" w:sz="0" w:space="0" w:color="auto"/>
            <w:bottom w:val="none" w:sz="0" w:space="0" w:color="auto"/>
            <w:right w:val="none" w:sz="0" w:space="0" w:color="auto"/>
          </w:divBdr>
        </w:div>
        <w:div w:id="1840802659">
          <w:marLeft w:val="640"/>
          <w:marRight w:val="0"/>
          <w:marTop w:val="0"/>
          <w:marBottom w:val="0"/>
          <w:divBdr>
            <w:top w:val="none" w:sz="0" w:space="0" w:color="auto"/>
            <w:left w:val="none" w:sz="0" w:space="0" w:color="auto"/>
            <w:bottom w:val="none" w:sz="0" w:space="0" w:color="auto"/>
            <w:right w:val="none" w:sz="0" w:space="0" w:color="auto"/>
          </w:divBdr>
        </w:div>
        <w:div w:id="1727485517">
          <w:marLeft w:val="640"/>
          <w:marRight w:val="0"/>
          <w:marTop w:val="0"/>
          <w:marBottom w:val="0"/>
          <w:divBdr>
            <w:top w:val="none" w:sz="0" w:space="0" w:color="auto"/>
            <w:left w:val="none" w:sz="0" w:space="0" w:color="auto"/>
            <w:bottom w:val="none" w:sz="0" w:space="0" w:color="auto"/>
            <w:right w:val="none" w:sz="0" w:space="0" w:color="auto"/>
          </w:divBdr>
        </w:div>
        <w:div w:id="1514996526">
          <w:marLeft w:val="640"/>
          <w:marRight w:val="0"/>
          <w:marTop w:val="0"/>
          <w:marBottom w:val="0"/>
          <w:divBdr>
            <w:top w:val="none" w:sz="0" w:space="0" w:color="auto"/>
            <w:left w:val="none" w:sz="0" w:space="0" w:color="auto"/>
            <w:bottom w:val="none" w:sz="0" w:space="0" w:color="auto"/>
            <w:right w:val="none" w:sz="0" w:space="0" w:color="auto"/>
          </w:divBdr>
        </w:div>
        <w:div w:id="1981566702">
          <w:marLeft w:val="640"/>
          <w:marRight w:val="0"/>
          <w:marTop w:val="0"/>
          <w:marBottom w:val="0"/>
          <w:divBdr>
            <w:top w:val="none" w:sz="0" w:space="0" w:color="auto"/>
            <w:left w:val="none" w:sz="0" w:space="0" w:color="auto"/>
            <w:bottom w:val="none" w:sz="0" w:space="0" w:color="auto"/>
            <w:right w:val="none" w:sz="0" w:space="0" w:color="auto"/>
          </w:divBdr>
        </w:div>
        <w:div w:id="285359885">
          <w:marLeft w:val="640"/>
          <w:marRight w:val="0"/>
          <w:marTop w:val="0"/>
          <w:marBottom w:val="0"/>
          <w:divBdr>
            <w:top w:val="none" w:sz="0" w:space="0" w:color="auto"/>
            <w:left w:val="none" w:sz="0" w:space="0" w:color="auto"/>
            <w:bottom w:val="none" w:sz="0" w:space="0" w:color="auto"/>
            <w:right w:val="none" w:sz="0" w:space="0" w:color="auto"/>
          </w:divBdr>
        </w:div>
      </w:divsChild>
    </w:div>
    <w:div w:id="62922164">
      <w:bodyDiv w:val="1"/>
      <w:marLeft w:val="0"/>
      <w:marRight w:val="0"/>
      <w:marTop w:val="0"/>
      <w:marBottom w:val="0"/>
      <w:divBdr>
        <w:top w:val="none" w:sz="0" w:space="0" w:color="auto"/>
        <w:left w:val="none" w:sz="0" w:space="0" w:color="auto"/>
        <w:bottom w:val="none" w:sz="0" w:space="0" w:color="auto"/>
        <w:right w:val="none" w:sz="0" w:space="0" w:color="auto"/>
      </w:divBdr>
      <w:divsChild>
        <w:div w:id="1851873044">
          <w:marLeft w:val="640"/>
          <w:marRight w:val="0"/>
          <w:marTop w:val="0"/>
          <w:marBottom w:val="0"/>
          <w:divBdr>
            <w:top w:val="none" w:sz="0" w:space="0" w:color="auto"/>
            <w:left w:val="none" w:sz="0" w:space="0" w:color="auto"/>
            <w:bottom w:val="none" w:sz="0" w:space="0" w:color="auto"/>
            <w:right w:val="none" w:sz="0" w:space="0" w:color="auto"/>
          </w:divBdr>
        </w:div>
        <w:div w:id="979581562">
          <w:marLeft w:val="640"/>
          <w:marRight w:val="0"/>
          <w:marTop w:val="0"/>
          <w:marBottom w:val="0"/>
          <w:divBdr>
            <w:top w:val="none" w:sz="0" w:space="0" w:color="auto"/>
            <w:left w:val="none" w:sz="0" w:space="0" w:color="auto"/>
            <w:bottom w:val="none" w:sz="0" w:space="0" w:color="auto"/>
            <w:right w:val="none" w:sz="0" w:space="0" w:color="auto"/>
          </w:divBdr>
        </w:div>
        <w:div w:id="2146506813">
          <w:marLeft w:val="640"/>
          <w:marRight w:val="0"/>
          <w:marTop w:val="0"/>
          <w:marBottom w:val="0"/>
          <w:divBdr>
            <w:top w:val="none" w:sz="0" w:space="0" w:color="auto"/>
            <w:left w:val="none" w:sz="0" w:space="0" w:color="auto"/>
            <w:bottom w:val="none" w:sz="0" w:space="0" w:color="auto"/>
            <w:right w:val="none" w:sz="0" w:space="0" w:color="auto"/>
          </w:divBdr>
        </w:div>
        <w:div w:id="1737050613">
          <w:marLeft w:val="640"/>
          <w:marRight w:val="0"/>
          <w:marTop w:val="0"/>
          <w:marBottom w:val="0"/>
          <w:divBdr>
            <w:top w:val="none" w:sz="0" w:space="0" w:color="auto"/>
            <w:left w:val="none" w:sz="0" w:space="0" w:color="auto"/>
            <w:bottom w:val="none" w:sz="0" w:space="0" w:color="auto"/>
            <w:right w:val="none" w:sz="0" w:space="0" w:color="auto"/>
          </w:divBdr>
        </w:div>
        <w:div w:id="1670594283">
          <w:marLeft w:val="640"/>
          <w:marRight w:val="0"/>
          <w:marTop w:val="0"/>
          <w:marBottom w:val="0"/>
          <w:divBdr>
            <w:top w:val="none" w:sz="0" w:space="0" w:color="auto"/>
            <w:left w:val="none" w:sz="0" w:space="0" w:color="auto"/>
            <w:bottom w:val="none" w:sz="0" w:space="0" w:color="auto"/>
            <w:right w:val="none" w:sz="0" w:space="0" w:color="auto"/>
          </w:divBdr>
        </w:div>
        <w:div w:id="1394814712">
          <w:marLeft w:val="640"/>
          <w:marRight w:val="0"/>
          <w:marTop w:val="0"/>
          <w:marBottom w:val="0"/>
          <w:divBdr>
            <w:top w:val="none" w:sz="0" w:space="0" w:color="auto"/>
            <w:left w:val="none" w:sz="0" w:space="0" w:color="auto"/>
            <w:bottom w:val="none" w:sz="0" w:space="0" w:color="auto"/>
            <w:right w:val="none" w:sz="0" w:space="0" w:color="auto"/>
          </w:divBdr>
        </w:div>
        <w:div w:id="115367859">
          <w:marLeft w:val="640"/>
          <w:marRight w:val="0"/>
          <w:marTop w:val="0"/>
          <w:marBottom w:val="0"/>
          <w:divBdr>
            <w:top w:val="none" w:sz="0" w:space="0" w:color="auto"/>
            <w:left w:val="none" w:sz="0" w:space="0" w:color="auto"/>
            <w:bottom w:val="none" w:sz="0" w:space="0" w:color="auto"/>
            <w:right w:val="none" w:sz="0" w:space="0" w:color="auto"/>
          </w:divBdr>
        </w:div>
        <w:div w:id="46729982">
          <w:marLeft w:val="640"/>
          <w:marRight w:val="0"/>
          <w:marTop w:val="0"/>
          <w:marBottom w:val="0"/>
          <w:divBdr>
            <w:top w:val="none" w:sz="0" w:space="0" w:color="auto"/>
            <w:left w:val="none" w:sz="0" w:space="0" w:color="auto"/>
            <w:bottom w:val="none" w:sz="0" w:space="0" w:color="auto"/>
            <w:right w:val="none" w:sz="0" w:space="0" w:color="auto"/>
          </w:divBdr>
        </w:div>
        <w:div w:id="1068723283">
          <w:marLeft w:val="640"/>
          <w:marRight w:val="0"/>
          <w:marTop w:val="0"/>
          <w:marBottom w:val="0"/>
          <w:divBdr>
            <w:top w:val="none" w:sz="0" w:space="0" w:color="auto"/>
            <w:left w:val="none" w:sz="0" w:space="0" w:color="auto"/>
            <w:bottom w:val="none" w:sz="0" w:space="0" w:color="auto"/>
            <w:right w:val="none" w:sz="0" w:space="0" w:color="auto"/>
          </w:divBdr>
        </w:div>
        <w:div w:id="1515344714">
          <w:marLeft w:val="640"/>
          <w:marRight w:val="0"/>
          <w:marTop w:val="0"/>
          <w:marBottom w:val="0"/>
          <w:divBdr>
            <w:top w:val="none" w:sz="0" w:space="0" w:color="auto"/>
            <w:left w:val="none" w:sz="0" w:space="0" w:color="auto"/>
            <w:bottom w:val="none" w:sz="0" w:space="0" w:color="auto"/>
            <w:right w:val="none" w:sz="0" w:space="0" w:color="auto"/>
          </w:divBdr>
        </w:div>
        <w:div w:id="1490555320">
          <w:marLeft w:val="640"/>
          <w:marRight w:val="0"/>
          <w:marTop w:val="0"/>
          <w:marBottom w:val="0"/>
          <w:divBdr>
            <w:top w:val="none" w:sz="0" w:space="0" w:color="auto"/>
            <w:left w:val="none" w:sz="0" w:space="0" w:color="auto"/>
            <w:bottom w:val="none" w:sz="0" w:space="0" w:color="auto"/>
            <w:right w:val="none" w:sz="0" w:space="0" w:color="auto"/>
          </w:divBdr>
        </w:div>
        <w:div w:id="1194879927">
          <w:marLeft w:val="640"/>
          <w:marRight w:val="0"/>
          <w:marTop w:val="0"/>
          <w:marBottom w:val="0"/>
          <w:divBdr>
            <w:top w:val="none" w:sz="0" w:space="0" w:color="auto"/>
            <w:left w:val="none" w:sz="0" w:space="0" w:color="auto"/>
            <w:bottom w:val="none" w:sz="0" w:space="0" w:color="auto"/>
            <w:right w:val="none" w:sz="0" w:space="0" w:color="auto"/>
          </w:divBdr>
        </w:div>
        <w:div w:id="1930625107">
          <w:marLeft w:val="640"/>
          <w:marRight w:val="0"/>
          <w:marTop w:val="0"/>
          <w:marBottom w:val="0"/>
          <w:divBdr>
            <w:top w:val="none" w:sz="0" w:space="0" w:color="auto"/>
            <w:left w:val="none" w:sz="0" w:space="0" w:color="auto"/>
            <w:bottom w:val="none" w:sz="0" w:space="0" w:color="auto"/>
            <w:right w:val="none" w:sz="0" w:space="0" w:color="auto"/>
          </w:divBdr>
        </w:div>
        <w:div w:id="1979145686">
          <w:marLeft w:val="640"/>
          <w:marRight w:val="0"/>
          <w:marTop w:val="0"/>
          <w:marBottom w:val="0"/>
          <w:divBdr>
            <w:top w:val="none" w:sz="0" w:space="0" w:color="auto"/>
            <w:left w:val="none" w:sz="0" w:space="0" w:color="auto"/>
            <w:bottom w:val="none" w:sz="0" w:space="0" w:color="auto"/>
            <w:right w:val="none" w:sz="0" w:space="0" w:color="auto"/>
          </w:divBdr>
        </w:div>
        <w:div w:id="187527709">
          <w:marLeft w:val="640"/>
          <w:marRight w:val="0"/>
          <w:marTop w:val="0"/>
          <w:marBottom w:val="0"/>
          <w:divBdr>
            <w:top w:val="none" w:sz="0" w:space="0" w:color="auto"/>
            <w:left w:val="none" w:sz="0" w:space="0" w:color="auto"/>
            <w:bottom w:val="none" w:sz="0" w:space="0" w:color="auto"/>
            <w:right w:val="none" w:sz="0" w:space="0" w:color="auto"/>
          </w:divBdr>
        </w:div>
        <w:div w:id="1961062917">
          <w:marLeft w:val="640"/>
          <w:marRight w:val="0"/>
          <w:marTop w:val="0"/>
          <w:marBottom w:val="0"/>
          <w:divBdr>
            <w:top w:val="none" w:sz="0" w:space="0" w:color="auto"/>
            <w:left w:val="none" w:sz="0" w:space="0" w:color="auto"/>
            <w:bottom w:val="none" w:sz="0" w:space="0" w:color="auto"/>
            <w:right w:val="none" w:sz="0" w:space="0" w:color="auto"/>
          </w:divBdr>
        </w:div>
        <w:div w:id="1128861949">
          <w:marLeft w:val="640"/>
          <w:marRight w:val="0"/>
          <w:marTop w:val="0"/>
          <w:marBottom w:val="0"/>
          <w:divBdr>
            <w:top w:val="none" w:sz="0" w:space="0" w:color="auto"/>
            <w:left w:val="none" w:sz="0" w:space="0" w:color="auto"/>
            <w:bottom w:val="none" w:sz="0" w:space="0" w:color="auto"/>
            <w:right w:val="none" w:sz="0" w:space="0" w:color="auto"/>
          </w:divBdr>
        </w:div>
        <w:div w:id="1137645847">
          <w:marLeft w:val="640"/>
          <w:marRight w:val="0"/>
          <w:marTop w:val="0"/>
          <w:marBottom w:val="0"/>
          <w:divBdr>
            <w:top w:val="none" w:sz="0" w:space="0" w:color="auto"/>
            <w:left w:val="none" w:sz="0" w:space="0" w:color="auto"/>
            <w:bottom w:val="none" w:sz="0" w:space="0" w:color="auto"/>
            <w:right w:val="none" w:sz="0" w:space="0" w:color="auto"/>
          </w:divBdr>
        </w:div>
        <w:div w:id="616371041">
          <w:marLeft w:val="640"/>
          <w:marRight w:val="0"/>
          <w:marTop w:val="0"/>
          <w:marBottom w:val="0"/>
          <w:divBdr>
            <w:top w:val="none" w:sz="0" w:space="0" w:color="auto"/>
            <w:left w:val="none" w:sz="0" w:space="0" w:color="auto"/>
            <w:bottom w:val="none" w:sz="0" w:space="0" w:color="auto"/>
            <w:right w:val="none" w:sz="0" w:space="0" w:color="auto"/>
          </w:divBdr>
        </w:div>
        <w:div w:id="1869485987">
          <w:marLeft w:val="640"/>
          <w:marRight w:val="0"/>
          <w:marTop w:val="0"/>
          <w:marBottom w:val="0"/>
          <w:divBdr>
            <w:top w:val="none" w:sz="0" w:space="0" w:color="auto"/>
            <w:left w:val="none" w:sz="0" w:space="0" w:color="auto"/>
            <w:bottom w:val="none" w:sz="0" w:space="0" w:color="auto"/>
            <w:right w:val="none" w:sz="0" w:space="0" w:color="auto"/>
          </w:divBdr>
        </w:div>
        <w:div w:id="1654875650">
          <w:marLeft w:val="640"/>
          <w:marRight w:val="0"/>
          <w:marTop w:val="0"/>
          <w:marBottom w:val="0"/>
          <w:divBdr>
            <w:top w:val="none" w:sz="0" w:space="0" w:color="auto"/>
            <w:left w:val="none" w:sz="0" w:space="0" w:color="auto"/>
            <w:bottom w:val="none" w:sz="0" w:space="0" w:color="auto"/>
            <w:right w:val="none" w:sz="0" w:space="0" w:color="auto"/>
          </w:divBdr>
        </w:div>
        <w:div w:id="279118146">
          <w:marLeft w:val="640"/>
          <w:marRight w:val="0"/>
          <w:marTop w:val="0"/>
          <w:marBottom w:val="0"/>
          <w:divBdr>
            <w:top w:val="none" w:sz="0" w:space="0" w:color="auto"/>
            <w:left w:val="none" w:sz="0" w:space="0" w:color="auto"/>
            <w:bottom w:val="none" w:sz="0" w:space="0" w:color="auto"/>
            <w:right w:val="none" w:sz="0" w:space="0" w:color="auto"/>
          </w:divBdr>
        </w:div>
        <w:div w:id="1431195815">
          <w:marLeft w:val="640"/>
          <w:marRight w:val="0"/>
          <w:marTop w:val="0"/>
          <w:marBottom w:val="0"/>
          <w:divBdr>
            <w:top w:val="none" w:sz="0" w:space="0" w:color="auto"/>
            <w:left w:val="none" w:sz="0" w:space="0" w:color="auto"/>
            <w:bottom w:val="none" w:sz="0" w:space="0" w:color="auto"/>
            <w:right w:val="none" w:sz="0" w:space="0" w:color="auto"/>
          </w:divBdr>
        </w:div>
        <w:div w:id="943029076">
          <w:marLeft w:val="640"/>
          <w:marRight w:val="0"/>
          <w:marTop w:val="0"/>
          <w:marBottom w:val="0"/>
          <w:divBdr>
            <w:top w:val="none" w:sz="0" w:space="0" w:color="auto"/>
            <w:left w:val="none" w:sz="0" w:space="0" w:color="auto"/>
            <w:bottom w:val="none" w:sz="0" w:space="0" w:color="auto"/>
            <w:right w:val="none" w:sz="0" w:space="0" w:color="auto"/>
          </w:divBdr>
        </w:div>
        <w:div w:id="1667586539">
          <w:marLeft w:val="640"/>
          <w:marRight w:val="0"/>
          <w:marTop w:val="0"/>
          <w:marBottom w:val="0"/>
          <w:divBdr>
            <w:top w:val="none" w:sz="0" w:space="0" w:color="auto"/>
            <w:left w:val="none" w:sz="0" w:space="0" w:color="auto"/>
            <w:bottom w:val="none" w:sz="0" w:space="0" w:color="auto"/>
            <w:right w:val="none" w:sz="0" w:space="0" w:color="auto"/>
          </w:divBdr>
        </w:div>
        <w:div w:id="947926665">
          <w:marLeft w:val="640"/>
          <w:marRight w:val="0"/>
          <w:marTop w:val="0"/>
          <w:marBottom w:val="0"/>
          <w:divBdr>
            <w:top w:val="none" w:sz="0" w:space="0" w:color="auto"/>
            <w:left w:val="none" w:sz="0" w:space="0" w:color="auto"/>
            <w:bottom w:val="none" w:sz="0" w:space="0" w:color="auto"/>
            <w:right w:val="none" w:sz="0" w:space="0" w:color="auto"/>
          </w:divBdr>
        </w:div>
        <w:div w:id="1243369900">
          <w:marLeft w:val="640"/>
          <w:marRight w:val="0"/>
          <w:marTop w:val="0"/>
          <w:marBottom w:val="0"/>
          <w:divBdr>
            <w:top w:val="none" w:sz="0" w:space="0" w:color="auto"/>
            <w:left w:val="none" w:sz="0" w:space="0" w:color="auto"/>
            <w:bottom w:val="none" w:sz="0" w:space="0" w:color="auto"/>
            <w:right w:val="none" w:sz="0" w:space="0" w:color="auto"/>
          </w:divBdr>
        </w:div>
        <w:div w:id="1331106333">
          <w:marLeft w:val="640"/>
          <w:marRight w:val="0"/>
          <w:marTop w:val="0"/>
          <w:marBottom w:val="0"/>
          <w:divBdr>
            <w:top w:val="none" w:sz="0" w:space="0" w:color="auto"/>
            <w:left w:val="none" w:sz="0" w:space="0" w:color="auto"/>
            <w:bottom w:val="none" w:sz="0" w:space="0" w:color="auto"/>
            <w:right w:val="none" w:sz="0" w:space="0" w:color="auto"/>
          </w:divBdr>
        </w:div>
        <w:div w:id="1819180486">
          <w:marLeft w:val="640"/>
          <w:marRight w:val="0"/>
          <w:marTop w:val="0"/>
          <w:marBottom w:val="0"/>
          <w:divBdr>
            <w:top w:val="none" w:sz="0" w:space="0" w:color="auto"/>
            <w:left w:val="none" w:sz="0" w:space="0" w:color="auto"/>
            <w:bottom w:val="none" w:sz="0" w:space="0" w:color="auto"/>
            <w:right w:val="none" w:sz="0" w:space="0" w:color="auto"/>
          </w:divBdr>
        </w:div>
        <w:div w:id="892081894">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1168711578">
          <w:marLeft w:val="640"/>
          <w:marRight w:val="0"/>
          <w:marTop w:val="0"/>
          <w:marBottom w:val="0"/>
          <w:divBdr>
            <w:top w:val="none" w:sz="0" w:space="0" w:color="auto"/>
            <w:left w:val="none" w:sz="0" w:space="0" w:color="auto"/>
            <w:bottom w:val="none" w:sz="0" w:space="0" w:color="auto"/>
            <w:right w:val="none" w:sz="0" w:space="0" w:color="auto"/>
          </w:divBdr>
        </w:div>
        <w:div w:id="1795052801">
          <w:marLeft w:val="640"/>
          <w:marRight w:val="0"/>
          <w:marTop w:val="0"/>
          <w:marBottom w:val="0"/>
          <w:divBdr>
            <w:top w:val="none" w:sz="0" w:space="0" w:color="auto"/>
            <w:left w:val="none" w:sz="0" w:space="0" w:color="auto"/>
            <w:bottom w:val="none" w:sz="0" w:space="0" w:color="auto"/>
            <w:right w:val="none" w:sz="0" w:space="0" w:color="auto"/>
          </w:divBdr>
        </w:div>
        <w:div w:id="1003511366">
          <w:marLeft w:val="640"/>
          <w:marRight w:val="0"/>
          <w:marTop w:val="0"/>
          <w:marBottom w:val="0"/>
          <w:divBdr>
            <w:top w:val="none" w:sz="0" w:space="0" w:color="auto"/>
            <w:left w:val="none" w:sz="0" w:space="0" w:color="auto"/>
            <w:bottom w:val="none" w:sz="0" w:space="0" w:color="auto"/>
            <w:right w:val="none" w:sz="0" w:space="0" w:color="auto"/>
          </w:divBdr>
        </w:div>
        <w:div w:id="1120297949">
          <w:marLeft w:val="640"/>
          <w:marRight w:val="0"/>
          <w:marTop w:val="0"/>
          <w:marBottom w:val="0"/>
          <w:divBdr>
            <w:top w:val="none" w:sz="0" w:space="0" w:color="auto"/>
            <w:left w:val="none" w:sz="0" w:space="0" w:color="auto"/>
            <w:bottom w:val="none" w:sz="0" w:space="0" w:color="auto"/>
            <w:right w:val="none" w:sz="0" w:space="0" w:color="auto"/>
          </w:divBdr>
        </w:div>
        <w:div w:id="1244996960">
          <w:marLeft w:val="640"/>
          <w:marRight w:val="0"/>
          <w:marTop w:val="0"/>
          <w:marBottom w:val="0"/>
          <w:divBdr>
            <w:top w:val="none" w:sz="0" w:space="0" w:color="auto"/>
            <w:left w:val="none" w:sz="0" w:space="0" w:color="auto"/>
            <w:bottom w:val="none" w:sz="0" w:space="0" w:color="auto"/>
            <w:right w:val="none" w:sz="0" w:space="0" w:color="auto"/>
          </w:divBdr>
        </w:div>
        <w:div w:id="1937053866">
          <w:marLeft w:val="640"/>
          <w:marRight w:val="0"/>
          <w:marTop w:val="0"/>
          <w:marBottom w:val="0"/>
          <w:divBdr>
            <w:top w:val="none" w:sz="0" w:space="0" w:color="auto"/>
            <w:left w:val="none" w:sz="0" w:space="0" w:color="auto"/>
            <w:bottom w:val="none" w:sz="0" w:space="0" w:color="auto"/>
            <w:right w:val="none" w:sz="0" w:space="0" w:color="auto"/>
          </w:divBdr>
        </w:div>
        <w:div w:id="892079383">
          <w:marLeft w:val="640"/>
          <w:marRight w:val="0"/>
          <w:marTop w:val="0"/>
          <w:marBottom w:val="0"/>
          <w:divBdr>
            <w:top w:val="none" w:sz="0" w:space="0" w:color="auto"/>
            <w:left w:val="none" w:sz="0" w:space="0" w:color="auto"/>
            <w:bottom w:val="none" w:sz="0" w:space="0" w:color="auto"/>
            <w:right w:val="none" w:sz="0" w:space="0" w:color="auto"/>
          </w:divBdr>
        </w:div>
        <w:div w:id="1170412591">
          <w:marLeft w:val="640"/>
          <w:marRight w:val="0"/>
          <w:marTop w:val="0"/>
          <w:marBottom w:val="0"/>
          <w:divBdr>
            <w:top w:val="none" w:sz="0" w:space="0" w:color="auto"/>
            <w:left w:val="none" w:sz="0" w:space="0" w:color="auto"/>
            <w:bottom w:val="none" w:sz="0" w:space="0" w:color="auto"/>
            <w:right w:val="none" w:sz="0" w:space="0" w:color="auto"/>
          </w:divBdr>
        </w:div>
        <w:div w:id="1474299906">
          <w:marLeft w:val="640"/>
          <w:marRight w:val="0"/>
          <w:marTop w:val="0"/>
          <w:marBottom w:val="0"/>
          <w:divBdr>
            <w:top w:val="none" w:sz="0" w:space="0" w:color="auto"/>
            <w:left w:val="none" w:sz="0" w:space="0" w:color="auto"/>
            <w:bottom w:val="none" w:sz="0" w:space="0" w:color="auto"/>
            <w:right w:val="none" w:sz="0" w:space="0" w:color="auto"/>
          </w:divBdr>
        </w:div>
        <w:div w:id="1053580843">
          <w:marLeft w:val="640"/>
          <w:marRight w:val="0"/>
          <w:marTop w:val="0"/>
          <w:marBottom w:val="0"/>
          <w:divBdr>
            <w:top w:val="none" w:sz="0" w:space="0" w:color="auto"/>
            <w:left w:val="none" w:sz="0" w:space="0" w:color="auto"/>
            <w:bottom w:val="none" w:sz="0" w:space="0" w:color="auto"/>
            <w:right w:val="none" w:sz="0" w:space="0" w:color="auto"/>
          </w:divBdr>
        </w:div>
        <w:div w:id="1062142771">
          <w:marLeft w:val="640"/>
          <w:marRight w:val="0"/>
          <w:marTop w:val="0"/>
          <w:marBottom w:val="0"/>
          <w:divBdr>
            <w:top w:val="none" w:sz="0" w:space="0" w:color="auto"/>
            <w:left w:val="none" w:sz="0" w:space="0" w:color="auto"/>
            <w:bottom w:val="none" w:sz="0" w:space="0" w:color="auto"/>
            <w:right w:val="none" w:sz="0" w:space="0" w:color="auto"/>
          </w:divBdr>
        </w:div>
        <w:div w:id="1084569617">
          <w:marLeft w:val="640"/>
          <w:marRight w:val="0"/>
          <w:marTop w:val="0"/>
          <w:marBottom w:val="0"/>
          <w:divBdr>
            <w:top w:val="none" w:sz="0" w:space="0" w:color="auto"/>
            <w:left w:val="none" w:sz="0" w:space="0" w:color="auto"/>
            <w:bottom w:val="none" w:sz="0" w:space="0" w:color="auto"/>
            <w:right w:val="none" w:sz="0" w:space="0" w:color="auto"/>
          </w:divBdr>
        </w:div>
        <w:div w:id="1972665261">
          <w:marLeft w:val="640"/>
          <w:marRight w:val="0"/>
          <w:marTop w:val="0"/>
          <w:marBottom w:val="0"/>
          <w:divBdr>
            <w:top w:val="none" w:sz="0" w:space="0" w:color="auto"/>
            <w:left w:val="none" w:sz="0" w:space="0" w:color="auto"/>
            <w:bottom w:val="none" w:sz="0" w:space="0" w:color="auto"/>
            <w:right w:val="none" w:sz="0" w:space="0" w:color="auto"/>
          </w:divBdr>
        </w:div>
        <w:div w:id="1051660457">
          <w:marLeft w:val="640"/>
          <w:marRight w:val="0"/>
          <w:marTop w:val="0"/>
          <w:marBottom w:val="0"/>
          <w:divBdr>
            <w:top w:val="none" w:sz="0" w:space="0" w:color="auto"/>
            <w:left w:val="none" w:sz="0" w:space="0" w:color="auto"/>
            <w:bottom w:val="none" w:sz="0" w:space="0" w:color="auto"/>
            <w:right w:val="none" w:sz="0" w:space="0" w:color="auto"/>
          </w:divBdr>
        </w:div>
        <w:div w:id="740980015">
          <w:marLeft w:val="640"/>
          <w:marRight w:val="0"/>
          <w:marTop w:val="0"/>
          <w:marBottom w:val="0"/>
          <w:divBdr>
            <w:top w:val="none" w:sz="0" w:space="0" w:color="auto"/>
            <w:left w:val="none" w:sz="0" w:space="0" w:color="auto"/>
            <w:bottom w:val="none" w:sz="0" w:space="0" w:color="auto"/>
            <w:right w:val="none" w:sz="0" w:space="0" w:color="auto"/>
          </w:divBdr>
        </w:div>
        <w:div w:id="1169097108">
          <w:marLeft w:val="640"/>
          <w:marRight w:val="0"/>
          <w:marTop w:val="0"/>
          <w:marBottom w:val="0"/>
          <w:divBdr>
            <w:top w:val="none" w:sz="0" w:space="0" w:color="auto"/>
            <w:left w:val="none" w:sz="0" w:space="0" w:color="auto"/>
            <w:bottom w:val="none" w:sz="0" w:space="0" w:color="auto"/>
            <w:right w:val="none" w:sz="0" w:space="0" w:color="auto"/>
          </w:divBdr>
        </w:div>
        <w:div w:id="3477368">
          <w:marLeft w:val="640"/>
          <w:marRight w:val="0"/>
          <w:marTop w:val="0"/>
          <w:marBottom w:val="0"/>
          <w:divBdr>
            <w:top w:val="none" w:sz="0" w:space="0" w:color="auto"/>
            <w:left w:val="none" w:sz="0" w:space="0" w:color="auto"/>
            <w:bottom w:val="none" w:sz="0" w:space="0" w:color="auto"/>
            <w:right w:val="none" w:sz="0" w:space="0" w:color="auto"/>
          </w:divBdr>
        </w:div>
        <w:div w:id="147940324">
          <w:marLeft w:val="640"/>
          <w:marRight w:val="0"/>
          <w:marTop w:val="0"/>
          <w:marBottom w:val="0"/>
          <w:divBdr>
            <w:top w:val="none" w:sz="0" w:space="0" w:color="auto"/>
            <w:left w:val="none" w:sz="0" w:space="0" w:color="auto"/>
            <w:bottom w:val="none" w:sz="0" w:space="0" w:color="auto"/>
            <w:right w:val="none" w:sz="0" w:space="0" w:color="auto"/>
          </w:divBdr>
        </w:div>
        <w:div w:id="1318463635">
          <w:marLeft w:val="640"/>
          <w:marRight w:val="0"/>
          <w:marTop w:val="0"/>
          <w:marBottom w:val="0"/>
          <w:divBdr>
            <w:top w:val="none" w:sz="0" w:space="0" w:color="auto"/>
            <w:left w:val="none" w:sz="0" w:space="0" w:color="auto"/>
            <w:bottom w:val="none" w:sz="0" w:space="0" w:color="auto"/>
            <w:right w:val="none" w:sz="0" w:space="0" w:color="auto"/>
          </w:divBdr>
        </w:div>
        <w:div w:id="506480916">
          <w:marLeft w:val="640"/>
          <w:marRight w:val="0"/>
          <w:marTop w:val="0"/>
          <w:marBottom w:val="0"/>
          <w:divBdr>
            <w:top w:val="none" w:sz="0" w:space="0" w:color="auto"/>
            <w:left w:val="none" w:sz="0" w:space="0" w:color="auto"/>
            <w:bottom w:val="none" w:sz="0" w:space="0" w:color="auto"/>
            <w:right w:val="none" w:sz="0" w:space="0" w:color="auto"/>
          </w:divBdr>
        </w:div>
        <w:div w:id="346371887">
          <w:marLeft w:val="640"/>
          <w:marRight w:val="0"/>
          <w:marTop w:val="0"/>
          <w:marBottom w:val="0"/>
          <w:divBdr>
            <w:top w:val="none" w:sz="0" w:space="0" w:color="auto"/>
            <w:left w:val="none" w:sz="0" w:space="0" w:color="auto"/>
            <w:bottom w:val="none" w:sz="0" w:space="0" w:color="auto"/>
            <w:right w:val="none" w:sz="0" w:space="0" w:color="auto"/>
          </w:divBdr>
        </w:div>
        <w:div w:id="506672381">
          <w:marLeft w:val="640"/>
          <w:marRight w:val="0"/>
          <w:marTop w:val="0"/>
          <w:marBottom w:val="0"/>
          <w:divBdr>
            <w:top w:val="none" w:sz="0" w:space="0" w:color="auto"/>
            <w:left w:val="none" w:sz="0" w:space="0" w:color="auto"/>
            <w:bottom w:val="none" w:sz="0" w:space="0" w:color="auto"/>
            <w:right w:val="none" w:sz="0" w:space="0" w:color="auto"/>
          </w:divBdr>
        </w:div>
        <w:div w:id="1561408066">
          <w:marLeft w:val="640"/>
          <w:marRight w:val="0"/>
          <w:marTop w:val="0"/>
          <w:marBottom w:val="0"/>
          <w:divBdr>
            <w:top w:val="none" w:sz="0" w:space="0" w:color="auto"/>
            <w:left w:val="none" w:sz="0" w:space="0" w:color="auto"/>
            <w:bottom w:val="none" w:sz="0" w:space="0" w:color="auto"/>
            <w:right w:val="none" w:sz="0" w:space="0" w:color="auto"/>
          </w:divBdr>
        </w:div>
        <w:div w:id="719089428">
          <w:marLeft w:val="640"/>
          <w:marRight w:val="0"/>
          <w:marTop w:val="0"/>
          <w:marBottom w:val="0"/>
          <w:divBdr>
            <w:top w:val="none" w:sz="0" w:space="0" w:color="auto"/>
            <w:left w:val="none" w:sz="0" w:space="0" w:color="auto"/>
            <w:bottom w:val="none" w:sz="0" w:space="0" w:color="auto"/>
            <w:right w:val="none" w:sz="0" w:space="0" w:color="auto"/>
          </w:divBdr>
        </w:div>
        <w:div w:id="2121366491">
          <w:marLeft w:val="640"/>
          <w:marRight w:val="0"/>
          <w:marTop w:val="0"/>
          <w:marBottom w:val="0"/>
          <w:divBdr>
            <w:top w:val="none" w:sz="0" w:space="0" w:color="auto"/>
            <w:left w:val="none" w:sz="0" w:space="0" w:color="auto"/>
            <w:bottom w:val="none" w:sz="0" w:space="0" w:color="auto"/>
            <w:right w:val="none" w:sz="0" w:space="0" w:color="auto"/>
          </w:divBdr>
        </w:div>
        <w:div w:id="547641530">
          <w:marLeft w:val="640"/>
          <w:marRight w:val="0"/>
          <w:marTop w:val="0"/>
          <w:marBottom w:val="0"/>
          <w:divBdr>
            <w:top w:val="none" w:sz="0" w:space="0" w:color="auto"/>
            <w:left w:val="none" w:sz="0" w:space="0" w:color="auto"/>
            <w:bottom w:val="none" w:sz="0" w:space="0" w:color="auto"/>
            <w:right w:val="none" w:sz="0" w:space="0" w:color="auto"/>
          </w:divBdr>
        </w:div>
        <w:div w:id="2133354192">
          <w:marLeft w:val="640"/>
          <w:marRight w:val="0"/>
          <w:marTop w:val="0"/>
          <w:marBottom w:val="0"/>
          <w:divBdr>
            <w:top w:val="none" w:sz="0" w:space="0" w:color="auto"/>
            <w:left w:val="none" w:sz="0" w:space="0" w:color="auto"/>
            <w:bottom w:val="none" w:sz="0" w:space="0" w:color="auto"/>
            <w:right w:val="none" w:sz="0" w:space="0" w:color="auto"/>
          </w:divBdr>
        </w:div>
        <w:div w:id="1656883795">
          <w:marLeft w:val="640"/>
          <w:marRight w:val="0"/>
          <w:marTop w:val="0"/>
          <w:marBottom w:val="0"/>
          <w:divBdr>
            <w:top w:val="none" w:sz="0" w:space="0" w:color="auto"/>
            <w:left w:val="none" w:sz="0" w:space="0" w:color="auto"/>
            <w:bottom w:val="none" w:sz="0" w:space="0" w:color="auto"/>
            <w:right w:val="none" w:sz="0" w:space="0" w:color="auto"/>
          </w:divBdr>
        </w:div>
        <w:div w:id="615872769">
          <w:marLeft w:val="640"/>
          <w:marRight w:val="0"/>
          <w:marTop w:val="0"/>
          <w:marBottom w:val="0"/>
          <w:divBdr>
            <w:top w:val="none" w:sz="0" w:space="0" w:color="auto"/>
            <w:left w:val="none" w:sz="0" w:space="0" w:color="auto"/>
            <w:bottom w:val="none" w:sz="0" w:space="0" w:color="auto"/>
            <w:right w:val="none" w:sz="0" w:space="0" w:color="auto"/>
          </w:divBdr>
        </w:div>
        <w:div w:id="1237282076">
          <w:marLeft w:val="640"/>
          <w:marRight w:val="0"/>
          <w:marTop w:val="0"/>
          <w:marBottom w:val="0"/>
          <w:divBdr>
            <w:top w:val="none" w:sz="0" w:space="0" w:color="auto"/>
            <w:left w:val="none" w:sz="0" w:space="0" w:color="auto"/>
            <w:bottom w:val="none" w:sz="0" w:space="0" w:color="auto"/>
            <w:right w:val="none" w:sz="0" w:space="0" w:color="auto"/>
          </w:divBdr>
        </w:div>
        <w:div w:id="1784182486">
          <w:marLeft w:val="640"/>
          <w:marRight w:val="0"/>
          <w:marTop w:val="0"/>
          <w:marBottom w:val="0"/>
          <w:divBdr>
            <w:top w:val="none" w:sz="0" w:space="0" w:color="auto"/>
            <w:left w:val="none" w:sz="0" w:space="0" w:color="auto"/>
            <w:bottom w:val="none" w:sz="0" w:space="0" w:color="auto"/>
            <w:right w:val="none" w:sz="0" w:space="0" w:color="auto"/>
          </w:divBdr>
        </w:div>
        <w:div w:id="459108447">
          <w:marLeft w:val="640"/>
          <w:marRight w:val="0"/>
          <w:marTop w:val="0"/>
          <w:marBottom w:val="0"/>
          <w:divBdr>
            <w:top w:val="none" w:sz="0" w:space="0" w:color="auto"/>
            <w:left w:val="none" w:sz="0" w:space="0" w:color="auto"/>
            <w:bottom w:val="none" w:sz="0" w:space="0" w:color="auto"/>
            <w:right w:val="none" w:sz="0" w:space="0" w:color="auto"/>
          </w:divBdr>
        </w:div>
        <w:div w:id="160657728">
          <w:marLeft w:val="640"/>
          <w:marRight w:val="0"/>
          <w:marTop w:val="0"/>
          <w:marBottom w:val="0"/>
          <w:divBdr>
            <w:top w:val="none" w:sz="0" w:space="0" w:color="auto"/>
            <w:left w:val="none" w:sz="0" w:space="0" w:color="auto"/>
            <w:bottom w:val="none" w:sz="0" w:space="0" w:color="auto"/>
            <w:right w:val="none" w:sz="0" w:space="0" w:color="auto"/>
          </w:divBdr>
        </w:div>
        <w:div w:id="1004160856">
          <w:marLeft w:val="640"/>
          <w:marRight w:val="0"/>
          <w:marTop w:val="0"/>
          <w:marBottom w:val="0"/>
          <w:divBdr>
            <w:top w:val="none" w:sz="0" w:space="0" w:color="auto"/>
            <w:left w:val="none" w:sz="0" w:space="0" w:color="auto"/>
            <w:bottom w:val="none" w:sz="0" w:space="0" w:color="auto"/>
            <w:right w:val="none" w:sz="0" w:space="0" w:color="auto"/>
          </w:divBdr>
        </w:div>
        <w:div w:id="355280166">
          <w:marLeft w:val="640"/>
          <w:marRight w:val="0"/>
          <w:marTop w:val="0"/>
          <w:marBottom w:val="0"/>
          <w:divBdr>
            <w:top w:val="none" w:sz="0" w:space="0" w:color="auto"/>
            <w:left w:val="none" w:sz="0" w:space="0" w:color="auto"/>
            <w:bottom w:val="none" w:sz="0" w:space="0" w:color="auto"/>
            <w:right w:val="none" w:sz="0" w:space="0" w:color="auto"/>
          </w:divBdr>
        </w:div>
        <w:div w:id="1121070546">
          <w:marLeft w:val="640"/>
          <w:marRight w:val="0"/>
          <w:marTop w:val="0"/>
          <w:marBottom w:val="0"/>
          <w:divBdr>
            <w:top w:val="none" w:sz="0" w:space="0" w:color="auto"/>
            <w:left w:val="none" w:sz="0" w:space="0" w:color="auto"/>
            <w:bottom w:val="none" w:sz="0" w:space="0" w:color="auto"/>
            <w:right w:val="none" w:sz="0" w:space="0" w:color="auto"/>
          </w:divBdr>
        </w:div>
        <w:div w:id="1680228533">
          <w:marLeft w:val="640"/>
          <w:marRight w:val="0"/>
          <w:marTop w:val="0"/>
          <w:marBottom w:val="0"/>
          <w:divBdr>
            <w:top w:val="none" w:sz="0" w:space="0" w:color="auto"/>
            <w:left w:val="none" w:sz="0" w:space="0" w:color="auto"/>
            <w:bottom w:val="none" w:sz="0" w:space="0" w:color="auto"/>
            <w:right w:val="none" w:sz="0" w:space="0" w:color="auto"/>
          </w:divBdr>
        </w:div>
        <w:div w:id="1878159049">
          <w:marLeft w:val="640"/>
          <w:marRight w:val="0"/>
          <w:marTop w:val="0"/>
          <w:marBottom w:val="0"/>
          <w:divBdr>
            <w:top w:val="none" w:sz="0" w:space="0" w:color="auto"/>
            <w:left w:val="none" w:sz="0" w:space="0" w:color="auto"/>
            <w:bottom w:val="none" w:sz="0" w:space="0" w:color="auto"/>
            <w:right w:val="none" w:sz="0" w:space="0" w:color="auto"/>
          </w:divBdr>
        </w:div>
        <w:div w:id="818380120">
          <w:marLeft w:val="640"/>
          <w:marRight w:val="0"/>
          <w:marTop w:val="0"/>
          <w:marBottom w:val="0"/>
          <w:divBdr>
            <w:top w:val="none" w:sz="0" w:space="0" w:color="auto"/>
            <w:left w:val="none" w:sz="0" w:space="0" w:color="auto"/>
            <w:bottom w:val="none" w:sz="0" w:space="0" w:color="auto"/>
            <w:right w:val="none" w:sz="0" w:space="0" w:color="auto"/>
          </w:divBdr>
        </w:div>
        <w:div w:id="1045370444">
          <w:marLeft w:val="640"/>
          <w:marRight w:val="0"/>
          <w:marTop w:val="0"/>
          <w:marBottom w:val="0"/>
          <w:divBdr>
            <w:top w:val="none" w:sz="0" w:space="0" w:color="auto"/>
            <w:left w:val="none" w:sz="0" w:space="0" w:color="auto"/>
            <w:bottom w:val="none" w:sz="0" w:space="0" w:color="auto"/>
            <w:right w:val="none" w:sz="0" w:space="0" w:color="auto"/>
          </w:divBdr>
        </w:div>
        <w:div w:id="1829131528">
          <w:marLeft w:val="640"/>
          <w:marRight w:val="0"/>
          <w:marTop w:val="0"/>
          <w:marBottom w:val="0"/>
          <w:divBdr>
            <w:top w:val="none" w:sz="0" w:space="0" w:color="auto"/>
            <w:left w:val="none" w:sz="0" w:space="0" w:color="auto"/>
            <w:bottom w:val="none" w:sz="0" w:space="0" w:color="auto"/>
            <w:right w:val="none" w:sz="0" w:space="0" w:color="auto"/>
          </w:divBdr>
        </w:div>
        <w:div w:id="949703819">
          <w:marLeft w:val="640"/>
          <w:marRight w:val="0"/>
          <w:marTop w:val="0"/>
          <w:marBottom w:val="0"/>
          <w:divBdr>
            <w:top w:val="none" w:sz="0" w:space="0" w:color="auto"/>
            <w:left w:val="none" w:sz="0" w:space="0" w:color="auto"/>
            <w:bottom w:val="none" w:sz="0" w:space="0" w:color="auto"/>
            <w:right w:val="none" w:sz="0" w:space="0" w:color="auto"/>
          </w:divBdr>
        </w:div>
        <w:div w:id="42994200">
          <w:marLeft w:val="640"/>
          <w:marRight w:val="0"/>
          <w:marTop w:val="0"/>
          <w:marBottom w:val="0"/>
          <w:divBdr>
            <w:top w:val="none" w:sz="0" w:space="0" w:color="auto"/>
            <w:left w:val="none" w:sz="0" w:space="0" w:color="auto"/>
            <w:bottom w:val="none" w:sz="0" w:space="0" w:color="auto"/>
            <w:right w:val="none" w:sz="0" w:space="0" w:color="auto"/>
          </w:divBdr>
        </w:div>
        <w:div w:id="1383821648">
          <w:marLeft w:val="640"/>
          <w:marRight w:val="0"/>
          <w:marTop w:val="0"/>
          <w:marBottom w:val="0"/>
          <w:divBdr>
            <w:top w:val="none" w:sz="0" w:space="0" w:color="auto"/>
            <w:left w:val="none" w:sz="0" w:space="0" w:color="auto"/>
            <w:bottom w:val="none" w:sz="0" w:space="0" w:color="auto"/>
            <w:right w:val="none" w:sz="0" w:space="0" w:color="auto"/>
          </w:divBdr>
        </w:div>
        <w:div w:id="564725051">
          <w:marLeft w:val="640"/>
          <w:marRight w:val="0"/>
          <w:marTop w:val="0"/>
          <w:marBottom w:val="0"/>
          <w:divBdr>
            <w:top w:val="none" w:sz="0" w:space="0" w:color="auto"/>
            <w:left w:val="none" w:sz="0" w:space="0" w:color="auto"/>
            <w:bottom w:val="none" w:sz="0" w:space="0" w:color="auto"/>
            <w:right w:val="none" w:sz="0" w:space="0" w:color="auto"/>
          </w:divBdr>
        </w:div>
        <w:div w:id="1040936910">
          <w:marLeft w:val="640"/>
          <w:marRight w:val="0"/>
          <w:marTop w:val="0"/>
          <w:marBottom w:val="0"/>
          <w:divBdr>
            <w:top w:val="none" w:sz="0" w:space="0" w:color="auto"/>
            <w:left w:val="none" w:sz="0" w:space="0" w:color="auto"/>
            <w:bottom w:val="none" w:sz="0" w:space="0" w:color="auto"/>
            <w:right w:val="none" w:sz="0" w:space="0" w:color="auto"/>
          </w:divBdr>
        </w:div>
        <w:div w:id="1428622352">
          <w:marLeft w:val="640"/>
          <w:marRight w:val="0"/>
          <w:marTop w:val="0"/>
          <w:marBottom w:val="0"/>
          <w:divBdr>
            <w:top w:val="none" w:sz="0" w:space="0" w:color="auto"/>
            <w:left w:val="none" w:sz="0" w:space="0" w:color="auto"/>
            <w:bottom w:val="none" w:sz="0" w:space="0" w:color="auto"/>
            <w:right w:val="none" w:sz="0" w:space="0" w:color="auto"/>
          </w:divBdr>
        </w:div>
        <w:div w:id="1409499003">
          <w:marLeft w:val="640"/>
          <w:marRight w:val="0"/>
          <w:marTop w:val="0"/>
          <w:marBottom w:val="0"/>
          <w:divBdr>
            <w:top w:val="none" w:sz="0" w:space="0" w:color="auto"/>
            <w:left w:val="none" w:sz="0" w:space="0" w:color="auto"/>
            <w:bottom w:val="none" w:sz="0" w:space="0" w:color="auto"/>
            <w:right w:val="none" w:sz="0" w:space="0" w:color="auto"/>
          </w:divBdr>
        </w:div>
        <w:div w:id="2019456942">
          <w:marLeft w:val="640"/>
          <w:marRight w:val="0"/>
          <w:marTop w:val="0"/>
          <w:marBottom w:val="0"/>
          <w:divBdr>
            <w:top w:val="none" w:sz="0" w:space="0" w:color="auto"/>
            <w:left w:val="none" w:sz="0" w:space="0" w:color="auto"/>
            <w:bottom w:val="none" w:sz="0" w:space="0" w:color="auto"/>
            <w:right w:val="none" w:sz="0" w:space="0" w:color="auto"/>
          </w:divBdr>
        </w:div>
        <w:div w:id="186456030">
          <w:marLeft w:val="640"/>
          <w:marRight w:val="0"/>
          <w:marTop w:val="0"/>
          <w:marBottom w:val="0"/>
          <w:divBdr>
            <w:top w:val="none" w:sz="0" w:space="0" w:color="auto"/>
            <w:left w:val="none" w:sz="0" w:space="0" w:color="auto"/>
            <w:bottom w:val="none" w:sz="0" w:space="0" w:color="auto"/>
            <w:right w:val="none" w:sz="0" w:space="0" w:color="auto"/>
          </w:divBdr>
        </w:div>
        <w:div w:id="637539575">
          <w:marLeft w:val="640"/>
          <w:marRight w:val="0"/>
          <w:marTop w:val="0"/>
          <w:marBottom w:val="0"/>
          <w:divBdr>
            <w:top w:val="none" w:sz="0" w:space="0" w:color="auto"/>
            <w:left w:val="none" w:sz="0" w:space="0" w:color="auto"/>
            <w:bottom w:val="none" w:sz="0" w:space="0" w:color="auto"/>
            <w:right w:val="none" w:sz="0" w:space="0" w:color="auto"/>
          </w:divBdr>
        </w:div>
        <w:div w:id="1535775645">
          <w:marLeft w:val="640"/>
          <w:marRight w:val="0"/>
          <w:marTop w:val="0"/>
          <w:marBottom w:val="0"/>
          <w:divBdr>
            <w:top w:val="none" w:sz="0" w:space="0" w:color="auto"/>
            <w:left w:val="none" w:sz="0" w:space="0" w:color="auto"/>
            <w:bottom w:val="none" w:sz="0" w:space="0" w:color="auto"/>
            <w:right w:val="none" w:sz="0" w:space="0" w:color="auto"/>
          </w:divBdr>
        </w:div>
        <w:div w:id="29768929">
          <w:marLeft w:val="640"/>
          <w:marRight w:val="0"/>
          <w:marTop w:val="0"/>
          <w:marBottom w:val="0"/>
          <w:divBdr>
            <w:top w:val="none" w:sz="0" w:space="0" w:color="auto"/>
            <w:left w:val="none" w:sz="0" w:space="0" w:color="auto"/>
            <w:bottom w:val="none" w:sz="0" w:space="0" w:color="auto"/>
            <w:right w:val="none" w:sz="0" w:space="0" w:color="auto"/>
          </w:divBdr>
        </w:div>
        <w:div w:id="632946937">
          <w:marLeft w:val="640"/>
          <w:marRight w:val="0"/>
          <w:marTop w:val="0"/>
          <w:marBottom w:val="0"/>
          <w:divBdr>
            <w:top w:val="none" w:sz="0" w:space="0" w:color="auto"/>
            <w:left w:val="none" w:sz="0" w:space="0" w:color="auto"/>
            <w:bottom w:val="none" w:sz="0" w:space="0" w:color="auto"/>
            <w:right w:val="none" w:sz="0" w:space="0" w:color="auto"/>
          </w:divBdr>
        </w:div>
        <w:div w:id="1642416895">
          <w:marLeft w:val="640"/>
          <w:marRight w:val="0"/>
          <w:marTop w:val="0"/>
          <w:marBottom w:val="0"/>
          <w:divBdr>
            <w:top w:val="none" w:sz="0" w:space="0" w:color="auto"/>
            <w:left w:val="none" w:sz="0" w:space="0" w:color="auto"/>
            <w:bottom w:val="none" w:sz="0" w:space="0" w:color="auto"/>
            <w:right w:val="none" w:sz="0" w:space="0" w:color="auto"/>
          </w:divBdr>
        </w:div>
        <w:div w:id="879172490">
          <w:marLeft w:val="640"/>
          <w:marRight w:val="0"/>
          <w:marTop w:val="0"/>
          <w:marBottom w:val="0"/>
          <w:divBdr>
            <w:top w:val="none" w:sz="0" w:space="0" w:color="auto"/>
            <w:left w:val="none" w:sz="0" w:space="0" w:color="auto"/>
            <w:bottom w:val="none" w:sz="0" w:space="0" w:color="auto"/>
            <w:right w:val="none" w:sz="0" w:space="0" w:color="auto"/>
          </w:divBdr>
        </w:div>
        <w:div w:id="150221057">
          <w:marLeft w:val="640"/>
          <w:marRight w:val="0"/>
          <w:marTop w:val="0"/>
          <w:marBottom w:val="0"/>
          <w:divBdr>
            <w:top w:val="none" w:sz="0" w:space="0" w:color="auto"/>
            <w:left w:val="none" w:sz="0" w:space="0" w:color="auto"/>
            <w:bottom w:val="none" w:sz="0" w:space="0" w:color="auto"/>
            <w:right w:val="none" w:sz="0" w:space="0" w:color="auto"/>
          </w:divBdr>
        </w:div>
        <w:div w:id="2115663256">
          <w:marLeft w:val="640"/>
          <w:marRight w:val="0"/>
          <w:marTop w:val="0"/>
          <w:marBottom w:val="0"/>
          <w:divBdr>
            <w:top w:val="none" w:sz="0" w:space="0" w:color="auto"/>
            <w:left w:val="none" w:sz="0" w:space="0" w:color="auto"/>
            <w:bottom w:val="none" w:sz="0" w:space="0" w:color="auto"/>
            <w:right w:val="none" w:sz="0" w:space="0" w:color="auto"/>
          </w:divBdr>
        </w:div>
        <w:div w:id="2067800792">
          <w:marLeft w:val="640"/>
          <w:marRight w:val="0"/>
          <w:marTop w:val="0"/>
          <w:marBottom w:val="0"/>
          <w:divBdr>
            <w:top w:val="none" w:sz="0" w:space="0" w:color="auto"/>
            <w:left w:val="none" w:sz="0" w:space="0" w:color="auto"/>
            <w:bottom w:val="none" w:sz="0" w:space="0" w:color="auto"/>
            <w:right w:val="none" w:sz="0" w:space="0" w:color="auto"/>
          </w:divBdr>
        </w:div>
        <w:div w:id="1259022115">
          <w:marLeft w:val="640"/>
          <w:marRight w:val="0"/>
          <w:marTop w:val="0"/>
          <w:marBottom w:val="0"/>
          <w:divBdr>
            <w:top w:val="none" w:sz="0" w:space="0" w:color="auto"/>
            <w:left w:val="none" w:sz="0" w:space="0" w:color="auto"/>
            <w:bottom w:val="none" w:sz="0" w:space="0" w:color="auto"/>
            <w:right w:val="none" w:sz="0" w:space="0" w:color="auto"/>
          </w:divBdr>
        </w:div>
        <w:div w:id="249854090">
          <w:marLeft w:val="640"/>
          <w:marRight w:val="0"/>
          <w:marTop w:val="0"/>
          <w:marBottom w:val="0"/>
          <w:divBdr>
            <w:top w:val="none" w:sz="0" w:space="0" w:color="auto"/>
            <w:left w:val="none" w:sz="0" w:space="0" w:color="auto"/>
            <w:bottom w:val="none" w:sz="0" w:space="0" w:color="auto"/>
            <w:right w:val="none" w:sz="0" w:space="0" w:color="auto"/>
          </w:divBdr>
        </w:div>
        <w:div w:id="1819371225">
          <w:marLeft w:val="640"/>
          <w:marRight w:val="0"/>
          <w:marTop w:val="0"/>
          <w:marBottom w:val="0"/>
          <w:divBdr>
            <w:top w:val="none" w:sz="0" w:space="0" w:color="auto"/>
            <w:left w:val="none" w:sz="0" w:space="0" w:color="auto"/>
            <w:bottom w:val="none" w:sz="0" w:space="0" w:color="auto"/>
            <w:right w:val="none" w:sz="0" w:space="0" w:color="auto"/>
          </w:divBdr>
        </w:div>
        <w:div w:id="976569906">
          <w:marLeft w:val="640"/>
          <w:marRight w:val="0"/>
          <w:marTop w:val="0"/>
          <w:marBottom w:val="0"/>
          <w:divBdr>
            <w:top w:val="none" w:sz="0" w:space="0" w:color="auto"/>
            <w:left w:val="none" w:sz="0" w:space="0" w:color="auto"/>
            <w:bottom w:val="none" w:sz="0" w:space="0" w:color="auto"/>
            <w:right w:val="none" w:sz="0" w:space="0" w:color="auto"/>
          </w:divBdr>
        </w:div>
        <w:div w:id="2141680456">
          <w:marLeft w:val="640"/>
          <w:marRight w:val="0"/>
          <w:marTop w:val="0"/>
          <w:marBottom w:val="0"/>
          <w:divBdr>
            <w:top w:val="none" w:sz="0" w:space="0" w:color="auto"/>
            <w:left w:val="none" w:sz="0" w:space="0" w:color="auto"/>
            <w:bottom w:val="none" w:sz="0" w:space="0" w:color="auto"/>
            <w:right w:val="none" w:sz="0" w:space="0" w:color="auto"/>
          </w:divBdr>
        </w:div>
        <w:div w:id="931399877">
          <w:marLeft w:val="640"/>
          <w:marRight w:val="0"/>
          <w:marTop w:val="0"/>
          <w:marBottom w:val="0"/>
          <w:divBdr>
            <w:top w:val="none" w:sz="0" w:space="0" w:color="auto"/>
            <w:left w:val="none" w:sz="0" w:space="0" w:color="auto"/>
            <w:bottom w:val="none" w:sz="0" w:space="0" w:color="auto"/>
            <w:right w:val="none" w:sz="0" w:space="0" w:color="auto"/>
          </w:divBdr>
        </w:div>
        <w:div w:id="101196688">
          <w:marLeft w:val="640"/>
          <w:marRight w:val="0"/>
          <w:marTop w:val="0"/>
          <w:marBottom w:val="0"/>
          <w:divBdr>
            <w:top w:val="none" w:sz="0" w:space="0" w:color="auto"/>
            <w:left w:val="none" w:sz="0" w:space="0" w:color="auto"/>
            <w:bottom w:val="none" w:sz="0" w:space="0" w:color="auto"/>
            <w:right w:val="none" w:sz="0" w:space="0" w:color="auto"/>
          </w:divBdr>
        </w:div>
        <w:div w:id="1437359923">
          <w:marLeft w:val="640"/>
          <w:marRight w:val="0"/>
          <w:marTop w:val="0"/>
          <w:marBottom w:val="0"/>
          <w:divBdr>
            <w:top w:val="none" w:sz="0" w:space="0" w:color="auto"/>
            <w:left w:val="none" w:sz="0" w:space="0" w:color="auto"/>
            <w:bottom w:val="none" w:sz="0" w:space="0" w:color="auto"/>
            <w:right w:val="none" w:sz="0" w:space="0" w:color="auto"/>
          </w:divBdr>
        </w:div>
        <w:div w:id="1359047725">
          <w:marLeft w:val="640"/>
          <w:marRight w:val="0"/>
          <w:marTop w:val="0"/>
          <w:marBottom w:val="0"/>
          <w:divBdr>
            <w:top w:val="none" w:sz="0" w:space="0" w:color="auto"/>
            <w:left w:val="none" w:sz="0" w:space="0" w:color="auto"/>
            <w:bottom w:val="none" w:sz="0" w:space="0" w:color="auto"/>
            <w:right w:val="none" w:sz="0" w:space="0" w:color="auto"/>
          </w:divBdr>
        </w:div>
        <w:div w:id="589628697">
          <w:marLeft w:val="640"/>
          <w:marRight w:val="0"/>
          <w:marTop w:val="0"/>
          <w:marBottom w:val="0"/>
          <w:divBdr>
            <w:top w:val="none" w:sz="0" w:space="0" w:color="auto"/>
            <w:left w:val="none" w:sz="0" w:space="0" w:color="auto"/>
            <w:bottom w:val="none" w:sz="0" w:space="0" w:color="auto"/>
            <w:right w:val="none" w:sz="0" w:space="0" w:color="auto"/>
          </w:divBdr>
        </w:div>
        <w:div w:id="355884183">
          <w:marLeft w:val="640"/>
          <w:marRight w:val="0"/>
          <w:marTop w:val="0"/>
          <w:marBottom w:val="0"/>
          <w:divBdr>
            <w:top w:val="none" w:sz="0" w:space="0" w:color="auto"/>
            <w:left w:val="none" w:sz="0" w:space="0" w:color="auto"/>
            <w:bottom w:val="none" w:sz="0" w:space="0" w:color="auto"/>
            <w:right w:val="none" w:sz="0" w:space="0" w:color="auto"/>
          </w:divBdr>
        </w:div>
        <w:div w:id="1069882175">
          <w:marLeft w:val="640"/>
          <w:marRight w:val="0"/>
          <w:marTop w:val="0"/>
          <w:marBottom w:val="0"/>
          <w:divBdr>
            <w:top w:val="none" w:sz="0" w:space="0" w:color="auto"/>
            <w:left w:val="none" w:sz="0" w:space="0" w:color="auto"/>
            <w:bottom w:val="none" w:sz="0" w:space="0" w:color="auto"/>
            <w:right w:val="none" w:sz="0" w:space="0" w:color="auto"/>
          </w:divBdr>
        </w:div>
        <w:div w:id="1087655860">
          <w:marLeft w:val="640"/>
          <w:marRight w:val="0"/>
          <w:marTop w:val="0"/>
          <w:marBottom w:val="0"/>
          <w:divBdr>
            <w:top w:val="none" w:sz="0" w:space="0" w:color="auto"/>
            <w:left w:val="none" w:sz="0" w:space="0" w:color="auto"/>
            <w:bottom w:val="none" w:sz="0" w:space="0" w:color="auto"/>
            <w:right w:val="none" w:sz="0" w:space="0" w:color="auto"/>
          </w:divBdr>
        </w:div>
        <w:div w:id="971666086">
          <w:marLeft w:val="640"/>
          <w:marRight w:val="0"/>
          <w:marTop w:val="0"/>
          <w:marBottom w:val="0"/>
          <w:divBdr>
            <w:top w:val="none" w:sz="0" w:space="0" w:color="auto"/>
            <w:left w:val="none" w:sz="0" w:space="0" w:color="auto"/>
            <w:bottom w:val="none" w:sz="0" w:space="0" w:color="auto"/>
            <w:right w:val="none" w:sz="0" w:space="0" w:color="auto"/>
          </w:divBdr>
        </w:div>
        <w:div w:id="1905216503">
          <w:marLeft w:val="640"/>
          <w:marRight w:val="0"/>
          <w:marTop w:val="0"/>
          <w:marBottom w:val="0"/>
          <w:divBdr>
            <w:top w:val="none" w:sz="0" w:space="0" w:color="auto"/>
            <w:left w:val="none" w:sz="0" w:space="0" w:color="auto"/>
            <w:bottom w:val="none" w:sz="0" w:space="0" w:color="auto"/>
            <w:right w:val="none" w:sz="0" w:space="0" w:color="auto"/>
          </w:divBdr>
        </w:div>
        <w:div w:id="1767116516">
          <w:marLeft w:val="640"/>
          <w:marRight w:val="0"/>
          <w:marTop w:val="0"/>
          <w:marBottom w:val="0"/>
          <w:divBdr>
            <w:top w:val="none" w:sz="0" w:space="0" w:color="auto"/>
            <w:left w:val="none" w:sz="0" w:space="0" w:color="auto"/>
            <w:bottom w:val="none" w:sz="0" w:space="0" w:color="auto"/>
            <w:right w:val="none" w:sz="0" w:space="0" w:color="auto"/>
          </w:divBdr>
        </w:div>
        <w:div w:id="1243224225">
          <w:marLeft w:val="640"/>
          <w:marRight w:val="0"/>
          <w:marTop w:val="0"/>
          <w:marBottom w:val="0"/>
          <w:divBdr>
            <w:top w:val="none" w:sz="0" w:space="0" w:color="auto"/>
            <w:left w:val="none" w:sz="0" w:space="0" w:color="auto"/>
            <w:bottom w:val="none" w:sz="0" w:space="0" w:color="auto"/>
            <w:right w:val="none" w:sz="0" w:space="0" w:color="auto"/>
          </w:divBdr>
        </w:div>
        <w:div w:id="1572890658">
          <w:marLeft w:val="640"/>
          <w:marRight w:val="0"/>
          <w:marTop w:val="0"/>
          <w:marBottom w:val="0"/>
          <w:divBdr>
            <w:top w:val="none" w:sz="0" w:space="0" w:color="auto"/>
            <w:left w:val="none" w:sz="0" w:space="0" w:color="auto"/>
            <w:bottom w:val="none" w:sz="0" w:space="0" w:color="auto"/>
            <w:right w:val="none" w:sz="0" w:space="0" w:color="auto"/>
          </w:divBdr>
        </w:div>
        <w:div w:id="186916526">
          <w:marLeft w:val="640"/>
          <w:marRight w:val="0"/>
          <w:marTop w:val="0"/>
          <w:marBottom w:val="0"/>
          <w:divBdr>
            <w:top w:val="none" w:sz="0" w:space="0" w:color="auto"/>
            <w:left w:val="none" w:sz="0" w:space="0" w:color="auto"/>
            <w:bottom w:val="none" w:sz="0" w:space="0" w:color="auto"/>
            <w:right w:val="none" w:sz="0" w:space="0" w:color="auto"/>
          </w:divBdr>
        </w:div>
        <w:div w:id="280915684">
          <w:marLeft w:val="640"/>
          <w:marRight w:val="0"/>
          <w:marTop w:val="0"/>
          <w:marBottom w:val="0"/>
          <w:divBdr>
            <w:top w:val="none" w:sz="0" w:space="0" w:color="auto"/>
            <w:left w:val="none" w:sz="0" w:space="0" w:color="auto"/>
            <w:bottom w:val="none" w:sz="0" w:space="0" w:color="auto"/>
            <w:right w:val="none" w:sz="0" w:space="0" w:color="auto"/>
          </w:divBdr>
        </w:div>
        <w:div w:id="1485929077">
          <w:marLeft w:val="640"/>
          <w:marRight w:val="0"/>
          <w:marTop w:val="0"/>
          <w:marBottom w:val="0"/>
          <w:divBdr>
            <w:top w:val="none" w:sz="0" w:space="0" w:color="auto"/>
            <w:left w:val="none" w:sz="0" w:space="0" w:color="auto"/>
            <w:bottom w:val="none" w:sz="0" w:space="0" w:color="auto"/>
            <w:right w:val="none" w:sz="0" w:space="0" w:color="auto"/>
          </w:divBdr>
        </w:div>
        <w:div w:id="2062945649">
          <w:marLeft w:val="640"/>
          <w:marRight w:val="0"/>
          <w:marTop w:val="0"/>
          <w:marBottom w:val="0"/>
          <w:divBdr>
            <w:top w:val="none" w:sz="0" w:space="0" w:color="auto"/>
            <w:left w:val="none" w:sz="0" w:space="0" w:color="auto"/>
            <w:bottom w:val="none" w:sz="0" w:space="0" w:color="auto"/>
            <w:right w:val="none" w:sz="0" w:space="0" w:color="auto"/>
          </w:divBdr>
        </w:div>
        <w:div w:id="607663349">
          <w:marLeft w:val="640"/>
          <w:marRight w:val="0"/>
          <w:marTop w:val="0"/>
          <w:marBottom w:val="0"/>
          <w:divBdr>
            <w:top w:val="none" w:sz="0" w:space="0" w:color="auto"/>
            <w:left w:val="none" w:sz="0" w:space="0" w:color="auto"/>
            <w:bottom w:val="none" w:sz="0" w:space="0" w:color="auto"/>
            <w:right w:val="none" w:sz="0" w:space="0" w:color="auto"/>
          </w:divBdr>
        </w:div>
        <w:div w:id="792211671">
          <w:marLeft w:val="640"/>
          <w:marRight w:val="0"/>
          <w:marTop w:val="0"/>
          <w:marBottom w:val="0"/>
          <w:divBdr>
            <w:top w:val="none" w:sz="0" w:space="0" w:color="auto"/>
            <w:left w:val="none" w:sz="0" w:space="0" w:color="auto"/>
            <w:bottom w:val="none" w:sz="0" w:space="0" w:color="auto"/>
            <w:right w:val="none" w:sz="0" w:space="0" w:color="auto"/>
          </w:divBdr>
        </w:div>
        <w:div w:id="795216156">
          <w:marLeft w:val="640"/>
          <w:marRight w:val="0"/>
          <w:marTop w:val="0"/>
          <w:marBottom w:val="0"/>
          <w:divBdr>
            <w:top w:val="none" w:sz="0" w:space="0" w:color="auto"/>
            <w:left w:val="none" w:sz="0" w:space="0" w:color="auto"/>
            <w:bottom w:val="none" w:sz="0" w:space="0" w:color="auto"/>
            <w:right w:val="none" w:sz="0" w:space="0" w:color="auto"/>
          </w:divBdr>
        </w:div>
        <w:div w:id="2058777531">
          <w:marLeft w:val="640"/>
          <w:marRight w:val="0"/>
          <w:marTop w:val="0"/>
          <w:marBottom w:val="0"/>
          <w:divBdr>
            <w:top w:val="none" w:sz="0" w:space="0" w:color="auto"/>
            <w:left w:val="none" w:sz="0" w:space="0" w:color="auto"/>
            <w:bottom w:val="none" w:sz="0" w:space="0" w:color="auto"/>
            <w:right w:val="none" w:sz="0" w:space="0" w:color="auto"/>
          </w:divBdr>
        </w:div>
      </w:divsChild>
    </w:div>
    <w:div w:id="65763001">
      <w:bodyDiv w:val="1"/>
      <w:marLeft w:val="0"/>
      <w:marRight w:val="0"/>
      <w:marTop w:val="0"/>
      <w:marBottom w:val="0"/>
      <w:divBdr>
        <w:top w:val="none" w:sz="0" w:space="0" w:color="auto"/>
        <w:left w:val="none" w:sz="0" w:space="0" w:color="auto"/>
        <w:bottom w:val="none" w:sz="0" w:space="0" w:color="auto"/>
        <w:right w:val="none" w:sz="0" w:space="0" w:color="auto"/>
      </w:divBdr>
      <w:divsChild>
        <w:div w:id="874587565">
          <w:marLeft w:val="640"/>
          <w:marRight w:val="0"/>
          <w:marTop w:val="0"/>
          <w:marBottom w:val="0"/>
          <w:divBdr>
            <w:top w:val="none" w:sz="0" w:space="0" w:color="auto"/>
            <w:left w:val="none" w:sz="0" w:space="0" w:color="auto"/>
            <w:bottom w:val="none" w:sz="0" w:space="0" w:color="auto"/>
            <w:right w:val="none" w:sz="0" w:space="0" w:color="auto"/>
          </w:divBdr>
        </w:div>
        <w:div w:id="1808814666">
          <w:marLeft w:val="640"/>
          <w:marRight w:val="0"/>
          <w:marTop w:val="0"/>
          <w:marBottom w:val="0"/>
          <w:divBdr>
            <w:top w:val="none" w:sz="0" w:space="0" w:color="auto"/>
            <w:left w:val="none" w:sz="0" w:space="0" w:color="auto"/>
            <w:bottom w:val="none" w:sz="0" w:space="0" w:color="auto"/>
            <w:right w:val="none" w:sz="0" w:space="0" w:color="auto"/>
          </w:divBdr>
        </w:div>
        <w:div w:id="2119181074">
          <w:marLeft w:val="640"/>
          <w:marRight w:val="0"/>
          <w:marTop w:val="0"/>
          <w:marBottom w:val="0"/>
          <w:divBdr>
            <w:top w:val="none" w:sz="0" w:space="0" w:color="auto"/>
            <w:left w:val="none" w:sz="0" w:space="0" w:color="auto"/>
            <w:bottom w:val="none" w:sz="0" w:space="0" w:color="auto"/>
            <w:right w:val="none" w:sz="0" w:space="0" w:color="auto"/>
          </w:divBdr>
        </w:div>
        <w:div w:id="1825004483">
          <w:marLeft w:val="640"/>
          <w:marRight w:val="0"/>
          <w:marTop w:val="0"/>
          <w:marBottom w:val="0"/>
          <w:divBdr>
            <w:top w:val="none" w:sz="0" w:space="0" w:color="auto"/>
            <w:left w:val="none" w:sz="0" w:space="0" w:color="auto"/>
            <w:bottom w:val="none" w:sz="0" w:space="0" w:color="auto"/>
            <w:right w:val="none" w:sz="0" w:space="0" w:color="auto"/>
          </w:divBdr>
        </w:div>
        <w:div w:id="1988510904">
          <w:marLeft w:val="640"/>
          <w:marRight w:val="0"/>
          <w:marTop w:val="0"/>
          <w:marBottom w:val="0"/>
          <w:divBdr>
            <w:top w:val="none" w:sz="0" w:space="0" w:color="auto"/>
            <w:left w:val="none" w:sz="0" w:space="0" w:color="auto"/>
            <w:bottom w:val="none" w:sz="0" w:space="0" w:color="auto"/>
            <w:right w:val="none" w:sz="0" w:space="0" w:color="auto"/>
          </w:divBdr>
        </w:div>
        <w:div w:id="1826697632">
          <w:marLeft w:val="640"/>
          <w:marRight w:val="0"/>
          <w:marTop w:val="0"/>
          <w:marBottom w:val="0"/>
          <w:divBdr>
            <w:top w:val="none" w:sz="0" w:space="0" w:color="auto"/>
            <w:left w:val="none" w:sz="0" w:space="0" w:color="auto"/>
            <w:bottom w:val="none" w:sz="0" w:space="0" w:color="auto"/>
            <w:right w:val="none" w:sz="0" w:space="0" w:color="auto"/>
          </w:divBdr>
        </w:div>
        <w:div w:id="1677149447">
          <w:marLeft w:val="640"/>
          <w:marRight w:val="0"/>
          <w:marTop w:val="0"/>
          <w:marBottom w:val="0"/>
          <w:divBdr>
            <w:top w:val="none" w:sz="0" w:space="0" w:color="auto"/>
            <w:left w:val="none" w:sz="0" w:space="0" w:color="auto"/>
            <w:bottom w:val="none" w:sz="0" w:space="0" w:color="auto"/>
            <w:right w:val="none" w:sz="0" w:space="0" w:color="auto"/>
          </w:divBdr>
        </w:div>
        <w:div w:id="937450360">
          <w:marLeft w:val="640"/>
          <w:marRight w:val="0"/>
          <w:marTop w:val="0"/>
          <w:marBottom w:val="0"/>
          <w:divBdr>
            <w:top w:val="none" w:sz="0" w:space="0" w:color="auto"/>
            <w:left w:val="none" w:sz="0" w:space="0" w:color="auto"/>
            <w:bottom w:val="none" w:sz="0" w:space="0" w:color="auto"/>
            <w:right w:val="none" w:sz="0" w:space="0" w:color="auto"/>
          </w:divBdr>
        </w:div>
        <w:div w:id="1020618228">
          <w:marLeft w:val="640"/>
          <w:marRight w:val="0"/>
          <w:marTop w:val="0"/>
          <w:marBottom w:val="0"/>
          <w:divBdr>
            <w:top w:val="none" w:sz="0" w:space="0" w:color="auto"/>
            <w:left w:val="none" w:sz="0" w:space="0" w:color="auto"/>
            <w:bottom w:val="none" w:sz="0" w:space="0" w:color="auto"/>
            <w:right w:val="none" w:sz="0" w:space="0" w:color="auto"/>
          </w:divBdr>
        </w:div>
        <w:div w:id="2022462140">
          <w:marLeft w:val="640"/>
          <w:marRight w:val="0"/>
          <w:marTop w:val="0"/>
          <w:marBottom w:val="0"/>
          <w:divBdr>
            <w:top w:val="none" w:sz="0" w:space="0" w:color="auto"/>
            <w:left w:val="none" w:sz="0" w:space="0" w:color="auto"/>
            <w:bottom w:val="none" w:sz="0" w:space="0" w:color="auto"/>
            <w:right w:val="none" w:sz="0" w:space="0" w:color="auto"/>
          </w:divBdr>
        </w:div>
        <w:div w:id="376971300">
          <w:marLeft w:val="640"/>
          <w:marRight w:val="0"/>
          <w:marTop w:val="0"/>
          <w:marBottom w:val="0"/>
          <w:divBdr>
            <w:top w:val="none" w:sz="0" w:space="0" w:color="auto"/>
            <w:left w:val="none" w:sz="0" w:space="0" w:color="auto"/>
            <w:bottom w:val="none" w:sz="0" w:space="0" w:color="auto"/>
            <w:right w:val="none" w:sz="0" w:space="0" w:color="auto"/>
          </w:divBdr>
        </w:div>
        <w:div w:id="98724197">
          <w:marLeft w:val="640"/>
          <w:marRight w:val="0"/>
          <w:marTop w:val="0"/>
          <w:marBottom w:val="0"/>
          <w:divBdr>
            <w:top w:val="none" w:sz="0" w:space="0" w:color="auto"/>
            <w:left w:val="none" w:sz="0" w:space="0" w:color="auto"/>
            <w:bottom w:val="none" w:sz="0" w:space="0" w:color="auto"/>
            <w:right w:val="none" w:sz="0" w:space="0" w:color="auto"/>
          </w:divBdr>
        </w:div>
        <w:div w:id="1604923246">
          <w:marLeft w:val="640"/>
          <w:marRight w:val="0"/>
          <w:marTop w:val="0"/>
          <w:marBottom w:val="0"/>
          <w:divBdr>
            <w:top w:val="none" w:sz="0" w:space="0" w:color="auto"/>
            <w:left w:val="none" w:sz="0" w:space="0" w:color="auto"/>
            <w:bottom w:val="none" w:sz="0" w:space="0" w:color="auto"/>
            <w:right w:val="none" w:sz="0" w:space="0" w:color="auto"/>
          </w:divBdr>
        </w:div>
        <w:div w:id="791359356">
          <w:marLeft w:val="640"/>
          <w:marRight w:val="0"/>
          <w:marTop w:val="0"/>
          <w:marBottom w:val="0"/>
          <w:divBdr>
            <w:top w:val="none" w:sz="0" w:space="0" w:color="auto"/>
            <w:left w:val="none" w:sz="0" w:space="0" w:color="auto"/>
            <w:bottom w:val="none" w:sz="0" w:space="0" w:color="auto"/>
            <w:right w:val="none" w:sz="0" w:space="0" w:color="auto"/>
          </w:divBdr>
        </w:div>
        <w:div w:id="1021202361">
          <w:marLeft w:val="640"/>
          <w:marRight w:val="0"/>
          <w:marTop w:val="0"/>
          <w:marBottom w:val="0"/>
          <w:divBdr>
            <w:top w:val="none" w:sz="0" w:space="0" w:color="auto"/>
            <w:left w:val="none" w:sz="0" w:space="0" w:color="auto"/>
            <w:bottom w:val="none" w:sz="0" w:space="0" w:color="auto"/>
            <w:right w:val="none" w:sz="0" w:space="0" w:color="auto"/>
          </w:divBdr>
        </w:div>
        <w:div w:id="92627341">
          <w:marLeft w:val="640"/>
          <w:marRight w:val="0"/>
          <w:marTop w:val="0"/>
          <w:marBottom w:val="0"/>
          <w:divBdr>
            <w:top w:val="none" w:sz="0" w:space="0" w:color="auto"/>
            <w:left w:val="none" w:sz="0" w:space="0" w:color="auto"/>
            <w:bottom w:val="none" w:sz="0" w:space="0" w:color="auto"/>
            <w:right w:val="none" w:sz="0" w:space="0" w:color="auto"/>
          </w:divBdr>
        </w:div>
        <w:div w:id="2103797718">
          <w:marLeft w:val="640"/>
          <w:marRight w:val="0"/>
          <w:marTop w:val="0"/>
          <w:marBottom w:val="0"/>
          <w:divBdr>
            <w:top w:val="none" w:sz="0" w:space="0" w:color="auto"/>
            <w:left w:val="none" w:sz="0" w:space="0" w:color="auto"/>
            <w:bottom w:val="none" w:sz="0" w:space="0" w:color="auto"/>
            <w:right w:val="none" w:sz="0" w:space="0" w:color="auto"/>
          </w:divBdr>
        </w:div>
        <w:div w:id="565989390">
          <w:marLeft w:val="640"/>
          <w:marRight w:val="0"/>
          <w:marTop w:val="0"/>
          <w:marBottom w:val="0"/>
          <w:divBdr>
            <w:top w:val="none" w:sz="0" w:space="0" w:color="auto"/>
            <w:left w:val="none" w:sz="0" w:space="0" w:color="auto"/>
            <w:bottom w:val="none" w:sz="0" w:space="0" w:color="auto"/>
            <w:right w:val="none" w:sz="0" w:space="0" w:color="auto"/>
          </w:divBdr>
        </w:div>
        <w:div w:id="1418592551">
          <w:marLeft w:val="640"/>
          <w:marRight w:val="0"/>
          <w:marTop w:val="0"/>
          <w:marBottom w:val="0"/>
          <w:divBdr>
            <w:top w:val="none" w:sz="0" w:space="0" w:color="auto"/>
            <w:left w:val="none" w:sz="0" w:space="0" w:color="auto"/>
            <w:bottom w:val="none" w:sz="0" w:space="0" w:color="auto"/>
            <w:right w:val="none" w:sz="0" w:space="0" w:color="auto"/>
          </w:divBdr>
        </w:div>
        <w:div w:id="1224564013">
          <w:marLeft w:val="640"/>
          <w:marRight w:val="0"/>
          <w:marTop w:val="0"/>
          <w:marBottom w:val="0"/>
          <w:divBdr>
            <w:top w:val="none" w:sz="0" w:space="0" w:color="auto"/>
            <w:left w:val="none" w:sz="0" w:space="0" w:color="auto"/>
            <w:bottom w:val="none" w:sz="0" w:space="0" w:color="auto"/>
            <w:right w:val="none" w:sz="0" w:space="0" w:color="auto"/>
          </w:divBdr>
        </w:div>
        <w:div w:id="423301248">
          <w:marLeft w:val="640"/>
          <w:marRight w:val="0"/>
          <w:marTop w:val="0"/>
          <w:marBottom w:val="0"/>
          <w:divBdr>
            <w:top w:val="none" w:sz="0" w:space="0" w:color="auto"/>
            <w:left w:val="none" w:sz="0" w:space="0" w:color="auto"/>
            <w:bottom w:val="none" w:sz="0" w:space="0" w:color="auto"/>
            <w:right w:val="none" w:sz="0" w:space="0" w:color="auto"/>
          </w:divBdr>
        </w:div>
        <w:div w:id="2089111976">
          <w:marLeft w:val="640"/>
          <w:marRight w:val="0"/>
          <w:marTop w:val="0"/>
          <w:marBottom w:val="0"/>
          <w:divBdr>
            <w:top w:val="none" w:sz="0" w:space="0" w:color="auto"/>
            <w:left w:val="none" w:sz="0" w:space="0" w:color="auto"/>
            <w:bottom w:val="none" w:sz="0" w:space="0" w:color="auto"/>
            <w:right w:val="none" w:sz="0" w:space="0" w:color="auto"/>
          </w:divBdr>
        </w:div>
        <w:div w:id="1130320725">
          <w:marLeft w:val="640"/>
          <w:marRight w:val="0"/>
          <w:marTop w:val="0"/>
          <w:marBottom w:val="0"/>
          <w:divBdr>
            <w:top w:val="none" w:sz="0" w:space="0" w:color="auto"/>
            <w:left w:val="none" w:sz="0" w:space="0" w:color="auto"/>
            <w:bottom w:val="none" w:sz="0" w:space="0" w:color="auto"/>
            <w:right w:val="none" w:sz="0" w:space="0" w:color="auto"/>
          </w:divBdr>
        </w:div>
        <w:div w:id="1979991576">
          <w:marLeft w:val="640"/>
          <w:marRight w:val="0"/>
          <w:marTop w:val="0"/>
          <w:marBottom w:val="0"/>
          <w:divBdr>
            <w:top w:val="none" w:sz="0" w:space="0" w:color="auto"/>
            <w:left w:val="none" w:sz="0" w:space="0" w:color="auto"/>
            <w:bottom w:val="none" w:sz="0" w:space="0" w:color="auto"/>
            <w:right w:val="none" w:sz="0" w:space="0" w:color="auto"/>
          </w:divBdr>
        </w:div>
        <w:div w:id="735858992">
          <w:marLeft w:val="640"/>
          <w:marRight w:val="0"/>
          <w:marTop w:val="0"/>
          <w:marBottom w:val="0"/>
          <w:divBdr>
            <w:top w:val="none" w:sz="0" w:space="0" w:color="auto"/>
            <w:left w:val="none" w:sz="0" w:space="0" w:color="auto"/>
            <w:bottom w:val="none" w:sz="0" w:space="0" w:color="auto"/>
            <w:right w:val="none" w:sz="0" w:space="0" w:color="auto"/>
          </w:divBdr>
        </w:div>
        <w:div w:id="940377932">
          <w:marLeft w:val="640"/>
          <w:marRight w:val="0"/>
          <w:marTop w:val="0"/>
          <w:marBottom w:val="0"/>
          <w:divBdr>
            <w:top w:val="none" w:sz="0" w:space="0" w:color="auto"/>
            <w:left w:val="none" w:sz="0" w:space="0" w:color="auto"/>
            <w:bottom w:val="none" w:sz="0" w:space="0" w:color="auto"/>
            <w:right w:val="none" w:sz="0" w:space="0" w:color="auto"/>
          </w:divBdr>
        </w:div>
        <w:div w:id="175537552">
          <w:marLeft w:val="640"/>
          <w:marRight w:val="0"/>
          <w:marTop w:val="0"/>
          <w:marBottom w:val="0"/>
          <w:divBdr>
            <w:top w:val="none" w:sz="0" w:space="0" w:color="auto"/>
            <w:left w:val="none" w:sz="0" w:space="0" w:color="auto"/>
            <w:bottom w:val="none" w:sz="0" w:space="0" w:color="auto"/>
            <w:right w:val="none" w:sz="0" w:space="0" w:color="auto"/>
          </w:divBdr>
        </w:div>
        <w:div w:id="724061825">
          <w:marLeft w:val="640"/>
          <w:marRight w:val="0"/>
          <w:marTop w:val="0"/>
          <w:marBottom w:val="0"/>
          <w:divBdr>
            <w:top w:val="none" w:sz="0" w:space="0" w:color="auto"/>
            <w:left w:val="none" w:sz="0" w:space="0" w:color="auto"/>
            <w:bottom w:val="none" w:sz="0" w:space="0" w:color="auto"/>
            <w:right w:val="none" w:sz="0" w:space="0" w:color="auto"/>
          </w:divBdr>
        </w:div>
        <w:div w:id="1245915445">
          <w:marLeft w:val="640"/>
          <w:marRight w:val="0"/>
          <w:marTop w:val="0"/>
          <w:marBottom w:val="0"/>
          <w:divBdr>
            <w:top w:val="none" w:sz="0" w:space="0" w:color="auto"/>
            <w:left w:val="none" w:sz="0" w:space="0" w:color="auto"/>
            <w:bottom w:val="none" w:sz="0" w:space="0" w:color="auto"/>
            <w:right w:val="none" w:sz="0" w:space="0" w:color="auto"/>
          </w:divBdr>
        </w:div>
        <w:div w:id="1536426979">
          <w:marLeft w:val="640"/>
          <w:marRight w:val="0"/>
          <w:marTop w:val="0"/>
          <w:marBottom w:val="0"/>
          <w:divBdr>
            <w:top w:val="none" w:sz="0" w:space="0" w:color="auto"/>
            <w:left w:val="none" w:sz="0" w:space="0" w:color="auto"/>
            <w:bottom w:val="none" w:sz="0" w:space="0" w:color="auto"/>
            <w:right w:val="none" w:sz="0" w:space="0" w:color="auto"/>
          </w:divBdr>
        </w:div>
        <w:div w:id="747963231">
          <w:marLeft w:val="640"/>
          <w:marRight w:val="0"/>
          <w:marTop w:val="0"/>
          <w:marBottom w:val="0"/>
          <w:divBdr>
            <w:top w:val="none" w:sz="0" w:space="0" w:color="auto"/>
            <w:left w:val="none" w:sz="0" w:space="0" w:color="auto"/>
            <w:bottom w:val="none" w:sz="0" w:space="0" w:color="auto"/>
            <w:right w:val="none" w:sz="0" w:space="0" w:color="auto"/>
          </w:divBdr>
        </w:div>
        <w:div w:id="1601062969">
          <w:marLeft w:val="640"/>
          <w:marRight w:val="0"/>
          <w:marTop w:val="0"/>
          <w:marBottom w:val="0"/>
          <w:divBdr>
            <w:top w:val="none" w:sz="0" w:space="0" w:color="auto"/>
            <w:left w:val="none" w:sz="0" w:space="0" w:color="auto"/>
            <w:bottom w:val="none" w:sz="0" w:space="0" w:color="auto"/>
            <w:right w:val="none" w:sz="0" w:space="0" w:color="auto"/>
          </w:divBdr>
        </w:div>
        <w:div w:id="1088699453">
          <w:marLeft w:val="640"/>
          <w:marRight w:val="0"/>
          <w:marTop w:val="0"/>
          <w:marBottom w:val="0"/>
          <w:divBdr>
            <w:top w:val="none" w:sz="0" w:space="0" w:color="auto"/>
            <w:left w:val="none" w:sz="0" w:space="0" w:color="auto"/>
            <w:bottom w:val="none" w:sz="0" w:space="0" w:color="auto"/>
            <w:right w:val="none" w:sz="0" w:space="0" w:color="auto"/>
          </w:divBdr>
        </w:div>
        <w:div w:id="169293711">
          <w:marLeft w:val="640"/>
          <w:marRight w:val="0"/>
          <w:marTop w:val="0"/>
          <w:marBottom w:val="0"/>
          <w:divBdr>
            <w:top w:val="none" w:sz="0" w:space="0" w:color="auto"/>
            <w:left w:val="none" w:sz="0" w:space="0" w:color="auto"/>
            <w:bottom w:val="none" w:sz="0" w:space="0" w:color="auto"/>
            <w:right w:val="none" w:sz="0" w:space="0" w:color="auto"/>
          </w:divBdr>
        </w:div>
        <w:div w:id="2041928915">
          <w:marLeft w:val="640"/>
          <w:marRight w:val="0"/>
          <w:marTop w:val="0"/>
          <w:marBottom w:val="0"/>
          <w:divBdr>
            <w:top w:val="none" w:sz="0" w:space="0" w:color="auto"/>
            <w:left w:val="none" w:sz="0" w:space="0" w:color="auto"/>
            <w:bottom w:val="none" w:sz="0" w:space="0" w:color="auto"/>
            <w:right w:val="none" w:sz="0" w:space="0" w:color="auto"/>
          </w:divBdr>
        </w:div>
        <w:div w:id="928581665">
          <w:marLeft w:val="640"/>
          <w:marRight w:val="0"/>
          <w:marTop w:val="0"/>
          <w:marBottom w:val="0"/>
          <w:divBdr>
            <w:top w:val="none" w:sz="0" w:space="0" w:color="auto"/>
            <w:left w:val="none" w:sz="0" w:space="0" w:color="auto"/>
            <w:bottom w:val="none" w:sz="0" w:space="0" w:color="auto"/>
            <w:right w:val="none" w:sz="0" w:space="0" w:color="auto"/>
          </w:divBdr>
        </w:div>
        <w:div w:id="1669937092">
          <w:marLeft w:val="640"/>
          <w:marRight w:val="0"/>
          <w:marTop w:val="0"/>
          <w:marBottom w:val="0"/>
          <w:divBdr>
            <w:top w:val="none" w:sz="0" w:space="0" w:color="auto"/>
            <w:left w:val="none" w:sz="0" w:space="0" w:color="auto"/>
            <w:bottom w:val="none" w:sz="0" w:space="0" w:color="auto"/>
            <w:right w:val="none" w:sz="0" w:space="0" w:color="auto"/>
          </w:divBdr>
        </w:div>
        <w:div w:id="1774475708">
          <w:marLeft w:val="640"/>
          <w:marRight w:val="0"/>
          <w:marTop w:val="0"/>
          <w:marBottom w:val="0"/>
          <w:divBdr>
            <w:top w:val="none" w:sz="0" w:space="0" w:color="auto"/>
            <w:left w:val="none" w:sz="0" w:space="0" w:color="auto"/>
            <w:bottom w:val="none" w:sz="0" w:space="0" w:color="auto"/>
            <w:right w:val="none" w:sz="0" w:space="0" w:color="auto"/>
          </w:divBdr>
        </w:div>
        <w:div w:id="561797242">
          <w:marLeft w:val="640"/>
          <w:marRight w:val="0"/>
          <w:marTop w:val="0"/>
          <w:marBottom w:val="0"/>
          <w:divBdr>
            <w:top w:val="none" w:sz="0" w:space="0" w:color="auto"/>
            <w:left w:val="none" w:sz="0" w:space="0" w:color="auto"/>
            <w:bottom w:val="none" w:sz="0" w:space="0" w:color="auto"/>
            <w:right w:val="none" w:sz="0" w:space="0" w:color="auto"/>
          </w:divBdr>
        </w:div>
        <w:div w:id="1357465296">
          <w:marLeft w:val="640"/>
          <w:marRight w:val="0"/>
          <w:marTop w:val="0"/>
          <w:marBottom w:val="0"/>
          <w:divBdr>
            <w:top w:val="none" w:sz="0" w:space="0" w:color="auto"/>
            <w:left w:val="none" w:sz="0" w:space="0" w:color="auto"/>
            <w:bottom w:val="none" w:sz="0" w:space="0" w:color="auto"/>
            <w:right w:val="none" w:sz="0" w:space="0" w:color="auto"/>
          </w:divBdr>
        </w:div>
        <w:div w:id="958951396">
          <w:marLeft w:val="640"/>
          <w:marRight w:val="0"/>
          <w:marTop w:val="0"/>
          <w:marBottom w:val="0"/>
          <w:divBdr>
            <w:top w:val="none" w:sz="0" w:space="0" w:color="auto"/>
            <w:left w:val="none" w:sz="0" w:space="0" w:color="auto"/>
            <w:bottom w:val="none" w:sz="0" w:space="0" w:color="auto"/>
            <w:right w:val="none" w:sz="0" w:space="0" w:color="auto"/>
          </w:divBdr>
        </w:div>
        <w:div w:id="437798703">
          <w:marLeft w:val="640"/>
          <w:marRight w:val="0"/>
          <w:marTop w:val="0"/>
          <w:marBottom w:val="0"/>
          <w:divBdr>
            <w:top w:val="none" w:sz="0" w:space="0" w:color="auto"/>
            <w:left w:val="none" w:sz="0" w:space="0" w:color="auto"/>
            <w:bottom w:val="none" w:sz="0" w:space="0" w:color="auto"/>
            <w:right w:val="none" w:sz="0" w:space="0" w:color="auto"/>
          </w:divBdr>
        </w:div>
        <w:div w:id="2107188957">
          <w:marLeft w:val="640"/>
          <w:marRight w:val="0"/>
          <w:marTop w:val="0"/>
          <w:marBottom w:val="0"/>
          <w:divBdr>
            <w:top w:val="none" w:sz="0" w:space="0" w:color="auto"/>
            <w:left w:val="none" w:sz="0" w:space="0" w:color="auto"/>
            <w:bottom w:val="none" w:sz="0" w:space="0" w:color="auto"/>
            <w:right w:val="none" w:sz="0" w:space="0" w:color="auto"/>
          </w:divBdr>
        </w:div>
        <w:div w:id="277488925">
          <w:marLeft w:val="640"/>
          <w:marRight w:val="0"/>
          <w:marTop w:val="0"/>
          <w:marBottom w:val="0"/>
          <w:divBdr>
            <w:top w:val="none" w:sz="0" w:space="0" w:color="auto"/>
            <w:left w:val="none" w:sz="0" w:space="0" w:color="auto"/>
            <w:bottom w:val="none" w:sz="0" w:space="0" w:color="auto"/>
            <w:right w:val="none" w:sz="0" w:space="0" w:color="auto"/>
          </w:divBdr>
        </w:div>
        <w:div w:id="1289313563">
          <w:marLeft w:val="640"/>
          <w:marRight w:val="0"/>
          <w:marTop w:val="0"/>
          <w:marBottom w:val="0"/>
          <w:divBdr>
            <w:top w:val="none" w:sz="0" w:space="0" w:color="auto"/>
            <w:left w:val="none" w:sz="0" w:space="0" w:color="auto"/>
            <w:bottom w:val="none" w:sz="0" w:space="0" w:color="auto"/>
            <w:right w:val="none" w:sz="0" w:space="0" w:color="auto"/>
          </w:divBdr>
        </w:div>
        <w:div w:id="45642591">
          <w:marLeft w:val="640"/>
          <w:marRight w:val="0"/>
          <w:marTop w:val="0"/>
          <w:marBottom w:val="0"/>
          <w:divBdr>
            <w:top w:val="none" w:sz="0" w:space="0" w:color="auto"/>
            <w:left w:val="none" w:sz="0" w:space="0" w:color="auto"/>
            <w:bottom w:val="none" w:sz="0" w:space="0" w:color="auto"/>
            <w:right w:val="none" w:sz="0" w:space="0" w:color="auto"/>
          </w:divBdr>
        </w:div>
        <w:div w:id="667907418">
          <w:marLeft w:val="640"/>
          <w:marRight w:val="0"/>
          <w:marTop w:val="0"/>
          <w:marBottom w:val="0"/>
          <w:divBdr>
            <w:top w:val="none" w:sz="0" w:space="0" w:color="auto"/>
            <w:left w:val="none" w:sz="0" w:space="0" w:color="auto"/>
            <w:bottom w:val="none" w:sz="0" w:space="0" w:color="auto"/>
            <w:right w:val="none" w:sz="0" w:space="0" w:color="auto"/>
          </w:divBdr>
        </w:div>
        <w:div w:id="658189855">
          <w:marLeft w:val="640"/>
          <w:marRight w:val="0"/>
          <w:marTop w:val="0"/>
          <w:marBottom w:val="0"/>
          <w:divBdr>
            <w:top w:val="none" w:sz="0" w:space="0" w:color="auto"/>
            <w:left w:val="none" w:sz="0" w:space="0" w:color="auto"/>
            <w:bottom w:val="none" w:sz="0" w:space="0" w:color="auto"/>
            <w:right w:val="none" w:sz="0" w:space="0" w:color="auto"/>
          </w:divBdr>
        </w:div>
        <w:div w:id="1823229220">
          <w:marLeft w:val="640"/>
          <w:marRight w:val="0"/>
          <w:marTop w:val="0"/>
          <w:marBottom w:val="0"/>
          <w:divBdr>
            <w:top w:val="none" w:sz="0" w:space="0" w:color="auto"/>
            <w:left w:val="none" w:sz="0" w:space="0" w:color="auto"/>
            <w:bottom w:val="none" w:sz="0" w:space="0" w:color="auto"/>
            <w:right w:val="none" w:sz="0" w:space="0" w:color="auto"/>
          </w:divBdr>
        </w:div>
        <w:div w:id="424040661">
          <w:marLeft w:val="640"/>
          <w:marRight w:val="0"/>
          <w:marTop w:val="0"/>
          <w:marBottom w:val="0"/>
          <w:divBdr>
            <w:top w:val="none" w:sz="0" w:space="0" w:color="auto"/>
            <w:left w:val="none" w:sz="0" w:space="0" w:color="auto"/>
            <w:bottom w:val="none" w:sz="0" w:space="0" w:color="auto"/>
            <w:right w:val="none" w:sz="0" w:space="0" w:color="auto"/>
          </w:divBdr>
        </w:div>
        <w:div w:id="110177043">
          <w:marLeft w:val="640"/>
          <w:marRight w:val="0"/>
          <w:marTop w:val="0"/>
          <w:marBottom w:val="0"/>
          <w:divBdr>
            <w:top w:val="none" w:sz="0" w:space="0" w:color="auto"/>
            <w:left w:val="none" w:sz="0" w:space="0" w:color="auto"/>
            <w:bottom w:val="none" w:sz="0" w:space="0" w:color="auto"/>
            <w:right w:val="none" w:sz="0" w:space="0" w:color="auto"/>
          </w:divBdr>
        </w:div>
        <w:div w:id="56906815">
          <w:marLeft w:val="640"/>
          <w:marRight w:val="0"/>
          <w:marTop w:val="0"/>
          <w:marBottom w:val="0"/>
          <w:divBdr>
            <w:top w:val="none" w:sz="0" w:space="0" w:color="auto"/>
            <w:left w:val="none" w:sz="0" w:space="0" w:color="auto"/>
            <w:bottom w:val="none" w:sz="0" w:space="0" w:color="auto"/>
            <w:right w:val="none" w:sz="0" w:space="0" w:color="auto"/>
          </w:divBdr>
        </w:div>
        <w:div w:id="283191405">
          <w:marLeft w:val="640"/>
          <w:marRight w:val="0"/>
          <w:marTop w:val="0"/>
          <w:marBottom w:val="0"/>
          <w:divBdr>
            <w:top w:val="none" w:sz="0" w:space="0" w:color="auto"/>
            <w:left w:val="none" w:sz="0" w:space="0" w:color="auto"/>
            <w:bottom w:val="none" w:sz="0" w:space="0" w:color="auto"/>
            <w:right w:val="none" w:sz="0" w:space="0" w:color="auto"/>
          </w:divBdr>
        </w:div>
        <w:div w:id="1956132987">
          <w:marLeft w:val="640"/>
          <w:marRight w:val="0"/>
          <w:marTop w:val="0"/>
          <w:marBottom w:val="0"/>
          <w:divBdr>
            <w:top w:val="none" w:sz="0" w:space="0" w:color="auto"/>
            <w:left w:val="none" w:sz="0" w:space="0" w:color="auto"/>
            <w:bottom w:val="none" w:sz="0" w:space="0" w:color="auto"/>
            <w:right w:val="none" w:sz="0" w:space="0" w:color="auto"/>
          </w:divBdr>
        </w:div>
        <w:div w:id="1759981523">
          <w:marLeft w:val="640"/>
          <w:marRight w:val="0"/>
          <w:marTop w:val="0"/>
          <w:marBottom w:val="0"/>
          <w:divBdr>
            <w:top w:val="none" w:sz="0" w:space="0" w:color="auto"/>
            <w:left w:val="none" w:sz="0" w:space="0" w:color="auto"/>
            <w:bottom w:val="none" w:sz="0" w:space="0" w:color="auto"/>
            <w:right w:val="none" w:sz="0" w:space="0" w:color="auto"/>
          </w:divBdr>
        </w:div>
        <w:div w:id="1482042373">
          <w:marLeft w:val="640"/>
          <w:marRight w:val="0"/>
          <w:marTop w:val="0"/>
          <w:marBottom w:val="0"/>
          <w:divBdr>
            <w:top w:val="none" w:sz="0" w:space="0" w:color="auto"/>
            <w:left w:val="none" w:sz="0" w:space="0" w:color="auto"/>
            <w:bottom w:val="none" w:sz="0" w:space="0" w:color="auto"/>
            <w:right w:val="none" w:sz="0" w:space="0" w:color="auto"/>
          </w:divBdr>
        </w:div>
        <w:div w:id="1413351161">
          <w:marLeft w:val="640"/>
          <w:marRight w:val="0"/>
          <w:marTop w:val="0"/>
          <w:marBottom w:val="0"/>
          <w:divBdr>
            <w:top w:val="none" w:sz="0" w:space="0" w:color="auto"/>
            <w:left w:val="none" w:sz="0" w:space="0" w:color="auto"/>
            <w:bottom w:val="none" w:sz="0" w:space="0" w:color="auto"/>
            <w:right w:val="none" w:sz="0" w:space="0" w:color="auto"/>
          </w:divBdr>
        </w:div>
        <w:div w:id="208536995">
          <w:marLeft w:val="640"/>
          <w:marRight w:val="0"/>
          <w:marTop w:val="0"/>
          <w:marBottom w:val="0"/>
          <w:divBdr>
            <w:top w:val="none" w:sz="0" w:space="0" w:color="auto"/>
            <w:left w:val="none" w:sz="0" w:space="0" w:color="auto"/>
            <w:bottom w:val="none" w:sz="0" w:space="0" w:color="auto"/>
            <w:right w:val="none" w:sz="0" w:space="0" w:color="auto"/>
          </w:divBdr>
        </w:div>
        <w:div w:id="1276988012">
          <w:marLeft w:val="640"/>
          <w:marRight w:val="0"/>
          <w:marTop w:val="0"/>
          <w:marBottom w:val="0"/>
          <w:divBdr>
            <w:top w:val="none" w:sz="0" w:space="0" w:color="auto"/>
            <w:left w:val="none" w:sz="0" w:space="0" w:color="auto"/>
            <w:bottom w:val="none" w:sz="0" w:space="0" w:color="auto"/>
            <w:right w:val="none" w:sz="0" w:space="0" w:color="auto"/>
          </w:divBdr>
        </w:div>
        <w:div w:id="995257247">
          <w:marLeft w:val="640"/>
          <w:marRight w:val="0"/>
          <w:marTop w:val="0"/>
          <w:marBottom w:val="0"/>
          <w:divBdr>
            <w:top w:val="none" w:sz="0" w:space="0" w:color="auto"/>
            <w:left w:val="none" w:sz="0" w:space="0" w:color="auto"/>
            <w:bottom w:val="none" w:sz="0" w:space="0" w:color="auto"/>
            <w:right w:val="none" w:sz="0" w:space="0" w:color="auto"/>
          </w:divBdr>
        </w:div>
        <w:div w:id="1264846296">
          <w:marLeft w:val="640"/>
          <w:marRight w:val="0"/>
          <w:marTop w:val="0"/>
          <w:marBottom w:val="0"/>
          <w:divBdr>
            <w:top w:val="none" w:sz="0" w:space="0" w:color="auto"/>
            <w:left w:val="none" w:sz="0" w:space="0" w:color="auto"/>
            <w:bottom w:val="none" w:sz="0" w:space="0" w:color="auto"/>
            <w:right w:val="none" w:sz="0" w:space="0" w:color="auto"/>
          </w:divBdr>
        </w:div>
        <w:div w:id="667709287">
          <w:marLeft w:val="640"/>
          <w:marRight w:val="0"/>
          <w:marTop w:val="0"/>
          <w:marBottom w:val="0"/>
          <w:divBdr>
            <w:top w:val="none" w:sz="0" w:space="0" w:color="auto"/>
            <w:left w:val="none" w:sz="0" w:space="0" w:color="auto"/>
            <w:bottom w:val="none" w:sz="0" w:space="0" w:color="auto"/>
            <w:right w:val="none" w:sz="0" w:space="0" w:color="auto"/>
          </w:divBdr>
        </w:div>
        <w:div w:id="1931354829">
          <w:marLeft w:val="640"/>
          <w:marRight w:val="0"/>
          <w:marTop w:val="0"/>
          <w:marBottom w:val="0"/>
          <w:divBdr>
            <w:top w:val="none" w:sz="0" w:space="0" w:color="auto"/>
            <w:left w:val="none" w:sz="0" w:space="0" w:color="auto"/>
            <w:bottom w:val="none" w:sz="0" w:space="0" w:color="auto"/>
            <w:right w:val="none" w:sz="0" w:space="0" w:color="auto"/>
          </w:divBdr>
        </w:div>
        <w:div w:id="480006095">
          <w:marLeft w:val="640"/>
          <w:marRight w:val="0"/>
          <w:marTop w:val="0"/>
          <w:marBottom w:val="0"/>
          <w:divBdr>
            <w:top w:val="none" w:sz="0" w:space="0" w:color="auto"/>
            <w:left w:val="none" w:sz="0" w:space="0" w:color="auto"/>
            <w:bottom w:val="none" w:sz="0" w:space="0" w:color="auto"/>
            <w:right w:val="none" w:sz="0" w:space="0" w:color="auto"/>
          </w:divBdr>
        </w:div>
        <w:div w:id="1634172568">
          <w:marLeft w:val="640"/>
          <w:marRight w:val="0"/>
          <w:marTop w:val="0"/>
          <w:marBottom w:val="0"/>
          <w:divBdr>
            <w:top w:val="none" w:sz="0" w:space="0" w:color="auto"/>
            <w:left w:val="none" w:sz="0" w:space="0" w:color="auto"/>
            <w:bottom w:val="none" w:sz="0" w:space="0" w:color="auto"/>
            <w:right w:val="none" w:sz="0" w:space="0" w:color="auto"/>
          </w:divBdr>
        </w:div>
        <w:div w:id="1062825823">
          <w:marLeft w:val="640"/>
          <w:marRight w:val="0"/>
          <w:marTop w:val="0"/>
          <w:marBottom w:val="0"/>
          <w:divBdr>
            <w:top w:val="none" w:sz="0" w:space="0" w:color="auto"/>
            <w:left w:val="none" w:sz="0" w:space="0" w:color="auto"/>
            <w:bottom w:val="none" w:sz="0" w:space="0" w:color="auto"/>
            <w:right w:val="none" w:sz="0" w:space="0" w:color="auto"/>
          </w:divBdr>
        </w:div>
        <w:div w:id="1176463039">
          <w:marLeft w:val="640"/>
          <w:marRight w:val="0"/>
          <w:marTop w:val="0"/>
          <w:marBottom w:val="0"/>
          <w:divBdr>
            <w:top w:val="none" w:sz="0" w:space="0" w:color="auto"/>
            <w:left w:val="none" w:sz="0" w:space="0" w:color="auto"/>
            <w:bottom w:val="none" w:sz="0" w:space="0" w:color="auto"/>
            <w:right w:val="none" w:sz="0" w:space="0" w:color="auto"/>
          </w:divBdr>
        </w:div>
        <w:div w:id="1731687652">
          <w:marLeft w:val="640"/>
          <w:marRight w:val="0"/>
          <w:marTop w:val="0"/>
          <w:marBottom w:val="0"/>
          <w:divBdr>
            <w:top w:val="none" w:sz="0" w:space="0" w:color="auto"/>
            <w:left w:val="none" w:sz="0" w:space="0" w:color="auto"/>
            <w:bottom w:val="none" w:sz="0" w:space="0" w:color="auto"/>
            <w:right w:val="none" w:sz="0" w:space="0" w:color="auto"/>
          </w:divBdr>
        </w:div>
        <w:div w:id="2048214985">
          <w:marLeft w:val="640"/>
          <w:marRight w:val="0"/>
          <w:marTop w:val="0"/>
          <w:marBottom w:val="0"/>
          <w:divBdr>
            <w:top w:val="none" w:sz="0" w:space="0" w:color="auto"/>
            <w:left w:val="none" w:sz="0" w:space="0" w:color="auto"/>
            <w:bottom w:val="none" w:sz="0" w:space="0" w:color="auto"/>
            <w:right w:val="none" w:sz="0" w:space="0" w:color="auto"/>
          </w:divBdr>
        </w:div>
        <w:div w:id="2020155432">
          <w:marLeft w:val="640"/>
          <w:marRight w:val="0"/>
          <w:marTop w:val="0"/>
          <w:marBottom w:val="0"/>
          <w:divBdr>
            <w:top w:val="none" w:sz="0" w:space="0" w:color="auto"/>
            <w:left w:val="none" w:sz="0" w:space="0" w:color="auto"/>
            <w:bottom w:val="none" w:sz="0" w:space="0" w:color="auto"/>
            <w:right w:val="none" w:sz="0" w:space="0" w:color="auto"/>
          </w:divBdr>
        </w:div>
        <w:div w:id="876510588">
          <w:marLeft w:val="640"/>
          <w:marRight w:val="0"/>
          <w:marTop w:val="0"/>
          <w:marBottom w:val="0"/>
          <w:divBdr>
            <w:top w:val="none" w:sz="0" w:space="0" w:color="auto"/>
            <w:left w:val="none" w:sz="0" w:space="0" w:color="auto"/>
            <w:bottom w:val="none" w:sz="0" w:space="0" w:color="auto"/>
            <w:right w:val="none" w:sz="0" w:space="0" w:color="auto"/>
          </w:divBdr>
        </w:div>
        <w:div w:id="879828550">
          <w:marLeft w:val="640"/>
          <w:marRight w:val="0"/>
          <w:marTop w:val="0"/>
          <w:marBottom w:val="0"/>
          <w:divBdr>
            <w:top w:val="none" w:sz="0" w:space="0" w:color="auto"/>
            <w:left w:val="none" w:sz="0" w:space="0" w:color="auto"/>
            <w:bottom w:val="none" w:sz="0" w:space="0" w:color="auto"/>
            <w:right w:val="none" w:sz="0" w:space="0" w:color="auto"/>
          </w:divBdr>
        </w:div>
        <w:div w:id="121655361">
          <w:marLeft w:val="640"/>
          <w:marRight w:val="0"/>
          <w:marTop w:val="0"/>
          <w:marBottom w:val="0"/>
          <w:divBdr>
            <w:top w:val="none" w:sz="0" w:space="0" w:color="auto"/>
            <w:left w:val="none" w:sz="0" w:space="0" w:color="auto"/>
            <w:bottom w:val="none" w:sz="0" w:space="0" w:color="auto"/>
            <w:right w:val="none" w:sz="0" w:space="0" w:color="auto"/>
          </w:divBdr>
        </w:div>
        <w:div w:id="1611549839">
          <w:marLeft w:val="640"/>
          <w:marRight w:val="0"/>
          <w:marTop w:val="0"/>
          <w:marBottom w:val="0"/>
          <w:divBdr>
            <w:top w:val="none" w:sz="0" w:space="0" w:color="auto"/>
            <w:left w:val="none" w:sz="0" w:space="0" w:color="auto"/>
            <w:bottom w:val="none" w:sz="0" w:space="0" w:color="auto"/>
            <w:right w:val="none" w:sz="0" w:space="0" w:color="auto"/>
          </w:divBdr>
        </w:div>
        <w:div w:id="487594722">
          <w:marLeft w:val="640"/>
          <w:marRight w:val="0"/>
          <w:marTop w:val="0"/>
          <w:marBottom w:val="0"/>
          <w:divBdr>
            <w:top w:val="none" w:sz="0" w:space="0" w:color="auto"/>
            <w:left w:val="none" w:sz="0" w:space="0" w:color="auto"/>
            <w:bottom w:val="none" w:sz="0" w:space="0" w:color="auto"/>
            <w:right w:val="none" w:sz="0" w:space="0" w:color="auto"/>
          </w:divBdr>
        </w:div>
        <w:div w:id="1440293832">
          <w:marLeft w:val="640"/>
          <w:marRight w:val="0"/>
          <w:marTop w:val="0"/>
          <w:marBottom w:val="0"/>
          <w:divBdr>
            <w:top w:val="none" w:sz="0" w:space="0" w:color="auto"/>
            <w:left w:val="none" w:sz="0" w:space="0" w:color="auto"/>
            <w:bottom w:val="none" w:sz="0" w:space="0" w:color="auto"/>
            <w:right w:val="none" w:sz="0" w:space="0" w:color="auto"/>
          </w:divBdr>
        </w:div>
        <w:div w:id="1090008430">
          <w:marLeft w:val="640"/>
          <w:marRight w:val="0"/>
          <w:marTop w:val="0"/>
          <w:marBottom w:val="0"/>
          <w:divBdr>
            <w:top w:val="none" w:sz="0" w:space="0" w:color="auto"/>
            <w:left w:val="none" w:sz="0" w:space="0" w:color="auto"/>
            <w:bottom w:val="none" w:sz="0" w:space="0" w:color="auto"/>
            <w:right w:val="none" w:sz="0" w:space="0" w:color="auto"/>
          </w:divBdr>
        </w:div>
        <w:div w:id="1619292445">
          <w:marLeft w:val="640"/>
          <w:marRight w:val="0"/>
          <w:marTop w:val="0"/>
          <w:marBottom w:val="0"/>
          <w:divBdr>
            <w:top w:val="none" w:sz="0" w:space="0" w:color="auto"/>
            <w:left w:val="none" w:sz="0" w:space="0" w:color="auto"/>
            <w:bottom w:val="none" w:sz="0" w:space="0" w:color="auto"/>
            <w:right w:val="none" w:sz="0" w:space="0" w:color="auto"/>
          </w:divBdr>
        </w:div>
        <w:div w:id="441995858">
          <w:marLeft w:val="640"/>
          <w:marRight w:val="0"/>
          <w:marTop w:val="0"/>
          <w:marBottom w:val="0"/>
          <w:divBdr>
            <w:top w:val="none" w:sz="0" w:space="0" w:color="auto"/>
            <w:left w:val="none" w:sz="0" w:space="0" w:color="auto"/>
            <w:bottom w:val="none" w:sz="0" w:space="0" w:color="auto"/>
            <w:right w:val="none" w:sz="0" w:space="0" w:color="auto"/>
          </w:divBdr>
        </w:div>
        <w:div w:id="667709005">
          <w:marLeft w:val="640"/>
          <w:marRight w:val="0"/>
          <w:marTop w:val="0"/>
          <w:marBottom w:val="0"/>
          <w:divBdr>
            <w:top w:val="none" w:sz="0" w:space="0" w:color="auto"/>
            <w:left w:val="none" w:sz="0" w:space="0" w:color="auto"/>
            <w:bottom w:val="none" w:sz="0" w:space="0" w:color="auto"/>
            <w:right w:val="none" w:sz="0" w:space="0" w:color="auto"/>
          </w:divBdr>
        </w:div>
        <w:div w:id="911082498">
          <w:marLeft w:val="640"/>
          <w:marRight w:val="0"/>
          <w:marTop w:val="0"/>
          <w:marBottom w:val="0"/>
          <w:divBdr>
            <w:top w:val="none" w:sz="0" w:space="0" w:color="auto"/>
            <w:left w:val="none" w:sz="0" w:space="0" w:color="auto"/>
            <w:bottom w:val="none" w:sz="0" w:space="0" w:color="auto"/>
            <w:right w:val="none" w:sz="0" w:space="0" w:color="auto"/>
          </w:divBdr>
        </w:div>
        <w:div w:id="1500386480">
          <w:marLeft w:val="640"/>
          <w:marRight w:val="0"/>
          <w:marTop w:val="0"/>
          <w:marBottom w:val="0"/>
          <w:divBdr>
            <w:top w:val="none" w:sz="0" w:space="0" w:color="auto"/>
            <w:left w:val="none" w:sz="0" w:space="0" w:color="auto"/>
            <w:bottom w:val="none" w:sz="0" w:space="0" w:color="auto"/>
            <w:right w:val="none" w:sz="0" w:space="0" w:color="auto"/>
          </w:divBdr>
        </w:div>
        <w:div w:id="883640060">
          <w:marLeft w:val="640"/>
          <w:marRight w:val="0"/>
          <w:marTop w:val="0"/>
          <w:marBottom w:val="0"/>
          <w:divBdr>
            <w:top w:val="none" w:sz="0" w:space="0" w:color="auto"/>
            <w:left w:val="none" w:sz="0" w:space="0" w:color="auto"/>
            <w:bottom w:val="none" w:sz="0" w:space="0" w:color="auto"/>
            <w:right w:val="none" w:sz="0" w:space="0" w:color="auto"/>
          </w:divBdr>
        </w:div>
        <w:div w:id="1462845289">
          <w:marLeft w:val="640"/>
          <w:marRight w:val="0"/>
          <w:marTop w:val="0"/>
          <w:marBottom w:val="0"/>
          <w:divBdr>
            <w:top w:val="none" w:sz="0" w:space="0" w:color="auto"/>
            <w:left w:val="none" w:sz="0" w:space="0" w:color="auto"/>
            <w:bottom w:val="none" w:sz="0" w:space="0" w:color="auto"/>
            <w:right w:val="none" w:sz="0" w:space="0" w:color="auto"/>
          </w:divBdr>
        </w:div>
        <w:div w:id="724644325">
          <w:marLeft w:val="640"/>
          <w:marRight w:val="0"/>
          <w:marTop w:val="0"/>
          <w:marBottom w:val="0"/>
          <w:divBdr>
            <w:top w:val="none" w:sz="0" w:space="0" w:color="auto"/>
            <w:left w:val="none" w:sz="0" w:space="0" w:color="auto"/>
            <w:bottom w:val="none" w:sz="0" w:space="0" w:color="auto"/>
            <w:right w:val="none" w:sz="0" w:space="0" w:color="auto"/>
          </w:divBdr>
        </w:div>
        <w:div w:id="699208255">
          <w:marLeft w:val="640"/>
          <w:marRight w:val="0"/>
          <w:marTop w:val="0"/>
          <w:marBottom w:val="0"/>
          <w:divBdr>
            <w:top w:val="none" w:sz="0" w:space="0" w:color="auto"/>
            <w:left w:val="none" w:sz="0" w:space="0" w:color="auto"/>
            <w:bottom w:val="none" w:sz="0" w:space="0" w:color="auto"/>
            <w:right w:val="none" w:sz="0" w:space="0" w:color="auto"/>
          </w:divBdr>
        </w:div>
        <w:div w:id="142088846">
          <w:marLeft w:val="640"/>
          <w:marRight w:val="0"/>
          <w:marTop w:val="0"/>
          <w:marBottom w:val="0"/>
          <w:divBdr>
            <w:top w:val="none" w:sz="0" w:space="0" w:color="auto"/>
            <w:left w:val="none" w:sz="0" w:space="0" w:color="auto"/>
            <w:bottom w:val="none" w:sz="0" w:space="0" w:color="auto"/>
            <w:right w:val="none" w:sz="0" w:space="0" w:color="auto"/>
          </w:divBdr>
        </w:div>
        <w:div w:id="1396777898">
          <w:marLeft w:val="640"/>
          <w:marRight w:val="0"/>
          <w:marTop w:val="0"/>
          <w:marBottom w:val="0"/>
          <w:divBdr>
            <w:top w:val="none" w:sz="0" w:space="0" w:color="auto"/>
            <w:left w:val="none" w:sz="0" w:space="0" w:color="auto"/>
            <w:bottom w:val="none" w:sz="0" w:space="0" w:color="auto"/>
            <w:right w:val="none" w:sz="0" w:space="0" w:color="auto"/>
          </w:divBdr>
        </w:div>
        <w:div w:id="1349404889">
          <w:marLeft w:val="640"/>
          <w:marRight w:val="0"/>
          <w:marTop w:val="0"/>
          <w:marBottom w:val="0"/>
          <w:divBdr>
            <w:top w:val="none" w:sz="0" w:space="0" w:color="auto"/>
            <w:left w:val="none" w:sz="0" w:space="0" w:color="auto"/>
            <w:bottom w:val="none" w:sz="0" w:space="0" w:color="auto"/>
            <w:right w:val="none" w:sz="0" w:space="0" w:color="auto"/>
          </w:divBdr>
        </w:div>
        <w:div w:id="1278753756">
          <w:marLeft w:val="640"/>
          <w:marRight w:val="0"/>
          <w:marTop w:val="0"/>
          <w:marBottom w:val="0"/>
          <w:divBdr>
            <w:top w:val="none" w:sz="0" w:space="0" w:color="auto"/>
            <w:left w:val="none" w:sz="0" w:space="0" w:color="auto"/>
            <w:bottom w:val="none" w:sz="0" w:space="0" w:color="auto"/>
            <w:right w:val="none" w:sz="0" w:space="0" w:color="auto"/>
          </w:divBdr>
        </w:div>
        <w:div w:id="2130588786">
          <w:marLeft w:val="640"/>
          <w:marRight w:val="0"/>
          <w:marTop w:val="0"/>
          <w:marBottom w:val="0"/>
          <w:divBdr>
            <w:top w:val="none" w:sz="0" w:space="0" w:color="auto"/>
            <w:left w:val="none" w:sz="0" w:space="0" w:color="auto"/>
            <w:bottom w:val="none" w:sz="0" w:space="0" w:color="auto"/>
            <w:right w:val="none" w:sz="0" w:space="0" w:color="auto"/>
          </w:divBdr>
        </w:div>
        <w:div w:id="280573847">
          <w:marLeft w:val="640"/>
          <w:marRight w:val="0"/>
          <w:marTop w:val="0"/>
          <w:marBottom w:val="0"/>
          <w:divBdr>
            <w:top w:val="none" w:sz="0" w:space="0" w:color="auto"/>
            <w:left w:val="none" w:sz="0" w:space="0" w:color="auto"/>
            <w:bottom w:val="none" w:sz="0" w:space="0" w:color="auto"/>
            <w:right w:val="none" w:sz="0" w:space="0" w:color="auto"/>
          </w:divBdr>
        </w:div>
        <w:div w:id="1079864290">
          <w:marLeft w:val="640"/>
          <w:marRight w:val="0"/>
          <w:marTop w:val="0"/>
          <w:marBottom w:val="0"/>
          <w:divBdr>
            <w:top w:val="none" w:sz="0" w:space="0" w:color="auto"/>
            <w:left w:val="none" w:sz="0" w:space="0" w:color="auto"/>
            <w:bottom w:val="none" w:sz="0" w:space="0" w:color="auto"/>
            <w:right w:val="none" w:sz="0" w:space="0" w:color="auto"/>
          </w:divBdr>
        </w:div>
        <w:div w:id="1634217259">
          <w:marLeft w:val="640"/>
          <w:marRight w:val="0"/>
          <w:marTop w:val="0"/>
          <w:marBottom w:val="0"/>
          <w:divBdr>
            <w:top w:val="none" w:sz="0" w:space="0" w:color="auto"/>
            <w:left w:val="none" w:sz="0" w:space="0" w:color="auto"/>
            <w:bottom w:val="none" w:sz="0" w:space="0" w:color="auto"/>
            <w:right w:val="none" w:sz="0" w:space="0" w:color="auto"/>
          </w:divBdr>
        </w:div>
        <w:div w:id="1307204228">
          <w:marLeft w:val="640"/>
          <w:marRight w:val="0"/>
          <w:marTop w:val="0"/>
          <w:marBottom w:val="0"/>
          <w:divBdr>
            <w:top w:val="none" w:sz="0" w:space="0" w:color="auto"/>
            <w:left w:val="none" w:sz="0" w:space="0" w:color="auto"/>
            <w:bottom w:val="none" w:sz="0" w:space="0" w:color="auto"/>
            <w:right w:val="none" w:sz="0" w:space="0" w:color="auto"/>
          </w:divBdr>
        </w:div>
        <w:div w:id="568806030">
          <w:marLeft w:val="640"/>
          <w:marRight w:val="0"/>
          <w:marTop w:val="0"/>
          <w:marBottom w:val="0"/>
          <w:divBdr>
            <w:top w:val="none" w:sz="0" w:space="0" w:color="auto"/>
            <w:left w:val="none" w:sz="0" w:space="0" w:color="auto"/>
            <w:bottom w:val="none" w:sz="0" w:space="0" w:color="auto"/>
            <w:right w:val="none" w:sz="0" w:space="0" w:color="auto"/>
          </w:divBdr>
        </w:div>
        <w:div w:id="1038974616">
          <w:marLeft w:val="640"/>
          <w:marRight w:val="0"/>
          <w:marTop w:val="0"/>
          <w:marBottom w:val="0"/>
          <w:divBdr>
            <w:top w:val="none" w:sz="0" w:space="0" w:color="auto"/>
            <w:left w:val="none" w:sz="0" w:space="0" w:color="auto"/>
            <w:bottom w:val="none" w:sz="0" w:space="0" w:color="auto"/>
            <w:right w:val="none" w:sz="0" w:space="0" w:color="auto"/>
          </w:divBdr>
        </w:div>
        <w:div w:id="1028410827">
          <w:marLeft w:val="640"/>
          <w:marRight w:val="0"/>
          <w:marTop w:val="0"/>
          <w:marBottom w:val="0"/>
          <w:divBdr>
            <w:top w:val="none" w:sz="0" w:space="0" w:color="auto"/>
            <w:left w:val="none" w:sz="0" w:space="0" w:color="auto"/>
            <w:bottom w:val="none" w:sz="0" w:space="0" w:color="auto"/>
            <w:right w:val="none" w:sz="0" w:space="0" w:color="auto"/>
          </w:divBdr>
        </w:div>
        <w:div w:id="1976334055">
          <w:marLeft w:val="640"/>
          <w:marRight w:val="0"/>
          <w:marTop w:val="0"/>
          <w:marBottom w:val="0"/>
          <w:divBdr>
            <w:top w:val="none" w:sz="0" w:space="0" w:color="auto"/>
            <w:left w:val="none" w:sz="0" w:space="0" w:color="auto"/>
            <w:bottom w:val="none" w:sz="0" w:space="0" w:color="auto"/>
            <w:right w:val="none" w:sz="0" w:space="0" w:color="auto"/>
          </w:divBdr>
        </w:div>
        <w:div w:id="715547505">
          <w:marLeft w:val="640"/>
          <w:marRight w:val="0"/>
          <w:marTop w:val="0"/>
          <w:marBottom w:val="0"/>
          <w:divBdr>
            <w:top w:val="none" w:sz="0" w:space="0" w:color="auto"/>
            <w:left w:val="none" w:sz="0" w:space="0" w:color="auto"/>
            <w:bottom w:val="none" w:sz="0" w:space="0" w:color="auto"/>
            <w:right w:val="none" w:sz="0" w:space="0" w:color="auto"/>
          </w:divBdr>
        </w:div>
        <w:div w:id="395055970">
          <w:marLeft w:val="640"/>
          <w:marRight w:val="0"/>
          <w:marTop w:val="0"/>
          <w:marBottom w:val="0"/>
          <w:divBdr>
            <w:top w:val="none" w:sz="0" w:space="0" w:color="auto"/>
            <w:left w:val="none" w:sz="0" w:space="0" w:color="auto"/>
            <w:bottom w:val="none" w:sz="0" w:space="0" w:color="auto"/>
            <w:right w:val="none" w:sz="0" w:space="0" w:color="auto"/>
          </w:divBdr>
        </w:div>
        <w:div w:id="747994051">
          <w:marLeft w:val="640"/>
          <w:marRight w:val="0"/>
          <w:marTop w:val="0"/>
          <w:marBottom w:val="0"/>
          <w:divBdr>
            <w:top w:val="none" w:sz="0" w:space="0" w:color="auto"/>
            <w:left w:val="none" w:sz="0" w:space="0" w:color="auto"/>
            <w:bottom w:val="none" w:sz="0" w:space="0" w:color="auto"/>
            <w:right w:val="none" w:sz="0" w:space="0" w:color="auto"/>
          </w:divBdr>
        </w:div>
        <w:div w:id="263267612">
          <w:marLeft w:val="640"/>
          <w:marRight w:val="0"/>
          <w:marTop w:val="0"/>
          <w:marBottom w:val="0"/>
          <w:divBdr>
            <w:top w:val="none" w:sz="0" w:space="0" w:color="auto"/>
            <w:left w:val="none" w:sz="0" w:space="0" w:color="auto"/>
            <w:bottom w:val="none" w:sz="0" w:space="0" w:color="auto"/>
            <w:right w:val="none" w:sz="0" w:space="0" w:color="auto"/>
          </w:divBdr>
        </w:div>
        <w:div w:id="816917573">
          <w:marLeft w:val="640"/>
          <w:marRight w:val="0"/>
          <w:marTop w:val="0"/>
          <w:marBottom w:val="0"/>
          <w:divBdr>
            <w:top w:val="none" w:sz="0" w:space="0" w:color="auto"/>
            <w:left w:val="none" w:sz="0" w:space="0" w:color="auto"/>
            <w:bottom w:val="none" w:sz="0" w:space="0" w:color="auto"/>
            <w:right w:val="none" w:sz="0" w:space="0" w:color="auto"/>
          </w:divBdr>
        </w:div>
        <w:div w:id="1766657278">
          <w:marLeft w:val="640"/>
          <w:marRight w:val="0"/>
          <w:marTop w:val="0"/>
          <w:marBottom w:val="0"/>
          <w:divBdr>
            <w:top w:val="none" w:sz="0" w:space="0" w:color="auto"/>
            <w:left w:val="none" w:sz="0" w:space="0" w:color="auto"/>
            <w:bottom w:val="none" w:sz="0" w:space="0" w:color="auto"/>
            <w:right w:val="none" w:sz="0" w:space="0" w:color="auto"/>
          </w:divBdr>
        </w:div>
        <w:div w:id="1708601468">
          <w:marLeft w:val="640"/>
          <w:marRight w:val="0"/>
          <w:marTop w:val="0"/>
          <w:marBottom w:val="0"/>
          <w:divBdr>
            <w:top w:val="none" w:sz="0" w:space="0" w:color="auto"/>
            <w:left w:val="none" w:sz="0" w:space="0" w:color="auto"/>
            <w:bottom w:val="none" w:sz="0" w:space="0" w:color="auto"/>
            <w:right w:val="none" w:sz="0" w:space="0" w:color="auto"/>
          </w:divBdr>
        </w:div>
        <w:div w:id="522666530">
          <w:marLeft w:val="640"/>
          <w:marRight w:val="0"/>
          <w:marTop w:val="0"/>
          <w:marBottom w:val="0"/>
          <w:divBdr>
            <w:top w:val="none" w:sz="0" w:space="0" w:color="auto"/>
            <w:left w:val="none" w:sz="0" w:space="0" w:color="auto"/>
            <w:bottom w:val="none" w:sz="0" w:space="0" w:color="auto"/>
            <w:right w:val="none" w:sz="0" w:space="0" w:color="auto"/>
          </w:divBdr>
        </w:div>
        <w:div w:id="531771115">
          <w:marLeft w:val="640"/>
          <w:marRight w:val="0"/>
          <w:marTop w:val="0"/>
          <w:marBottom w:val="0"/>
          <w:divBdr>
            <w:top w:val="none" w:sz="0" w:space="0" w:color="auto"/>
            <w:left w:val="none" w:sz="0" w:space="0" w:color="auto"/>
            <w:bottom w:val="none" w:sz="0" w:space="0" w:color="auto"/>
            <w:right w:val="none" w:sz="0" w:space="0" w:color="auto"/>
          </w:divBdr>
        </w:div>
        <w:div w:id="222760863">
          <w:marLeft w:val="640"/>
          <w:marRight w:val="0"/>
          <w:marTop w:val="0"/>
          <w:marBottom w:val="0"/>
          <w:divBdr>
            <w:top w:val="none" w:sz="0" w:space="0" w:color="auto"/>
            <w:left w:val="none" w:sz="0" w:space="0" w:color="auto"/>
            <w:bottom w:val="none" w:sz="0" w:space="0" w:color="auto"/>
            <w:right w:val="none" w:sz="0" w:space="0" w:color="auto"/>
          </w:divBdr>
        </w:div>
        <w:div w:id="1323043044">
          <w:marLeft w:val="640"/>
          <w:marRight w:val="0"/>
          <w:marTop w:val="0"/>
          <w:marBottom w:val="0"/>
          <w:divBdr>
            <w:top w:val="none" w:sz="0" w:space="0" w:color="auto"/>
            <w:left w:val="none" w:sz="0" w:space="0" w:color="auto"/>
            <w:bottom w:val="none" w:sz="0" w:space="0" w:color="auto"/>
            <w:right w:val="none" w:sz="0" w:space="0" w:color="auto"/>
          </w:divBdr>
        </w:div>
        <w:div w:id="661010241">
          <w:marLeft w:val="640"/>
          <w:marRight w:val="0"/>
          <w:marTop w:val="0"/>
          <w:marBottom w:val="0"/>
          <w:divBdr>
            <w:top w:val="none" w:sz="0" w:space="0" w:color="auto"/>
            <w:left w:val="none" w:sz="0" w:space="0" w:color="auto"/>
            <w:bottom w:val="none" w:sz="0" w:space="0" w:color="auto"/>
            <w:right w:val="none" w:sz="0" w:space="0" w:color="auto"/>
          </w:divBdr>
        </w:div>
        <w:div w:id="1472946427">
          <w:marLeft w:val="640"/>
          <w:marRight w:val="0"/>
          <w:marTop w:val="0"/>
          <w:marBottom w:val="0"/>
          <w:divBdr>
            <w:top w:val="none" w:sz="0" w:space="0" w:color="auto"/>
            <w:left w:val="none" w:sz="0" w:space="0" w:color="auto"/>
            <w:bottom w:val="none" w:sz="0" w:space="0" w:color="auto"/>
            <w:right w:val="none" w:sz="0" w:space="0" w:color="auto"/>
          </w:divBdr>
        </w:div>
        <w:div w:id="418253625">
          <w:marLeft w:val="640"/>
          <w:marRight w:val="0"/>
          <w:marTop w:val="0"/>
          <w:marBottom w:val="0"/>
          <w:divBdr>
            <w:top w:val="none" w:sz="0" w:space="0" w:color="auto"/>
            <w:left w:val="none" w:sz="0" w:space="0" w:color="auto"/>
            <w:bottom w:val="none" w:sz="0" w:space="0" w:color="auto"/>
            <w:right w:val="none" w:sz="0" w:space="0" w:color="auto"/>
          </w:divBdr>
        </w:div>
      </w:divsChild>
    </w:div>
    <w:div w:id="79565392">
      <w:bodyDiv w:val="1"/>
      <w:marLeft w:val="0"/>
      <w:marRight w:val="0"/>
      <w:marTop w:val="0"/>
      <w:marBottom w:val="0"/>
      <w:divBdr>
        <w:top w:val="none" w:sz="0" w:space="0" w:color="auto"/>
        <w:left w:val="none" w:sz="0" w:space="0" w:color="auto"/>
        <w:bottom w:val="none" w:sz="0" w:space="0" w:color="auto"/>
        <w:right w:val="none" w:sz="0" w:space="0" w:color="auto"/>
      </w:divBdr>
      <w:divsChild>
        <w:div w:id="150414142">
          <w:marLeft w:val="640"/>
          <w:marRight w:val="0"/>
          <w:marTop w:val="0"/>
          <w:marBottom w:val="0"/>
          <w:divBdr>
            <w:top w:val="none" w:sz="0" w:space="0" w:color="auto"/>
            <w:left w:val="none" w:sz="0" w:space="0" w:color="auto"/>
            <w:bottom w:val="none" w:sz="0" w:space="0" w:color="auto"/>
            <w:right w:val="none" w:sz="0" w:space="0" w:color="auto"/>
          </w:divBdr>
        </w:div>
        <w:div w:id="491334589">
          <w:marLeft w:val="640"/>
          <w:marRight w:val="0"/>
          <w:marTop w:val="0"/>
          <w:marBottom w:val="0"/>
          <w:divBdr>
            <w:top w:val="none" w:sz="0" w:space="0" w:color="auto"/>
            <w:left w:val="none" w:sz="0" w:space="0" w:color="auto"/>
            <w:bottom w:val="none" w:sz="0" w:space="0" w:color="auto"/>
            <w:right w:val="none" w:sz="0" w:space="0" w:color="auto"/>
          </w:divBdr>
        </w:div>
        <w:div w:id="335114378">
          <w:marLeft w:val="640"/>
          <w:marRight w:val="0"/>
          <w:marTop w:val="0"/>
          <w:marBottom w:val="0"/>
          <w:divBdr>
            <w:top w:val="none" w:sz="0" w:space="0" w:color="auto"/>
            <w:left w:val="none" w:sz="0" w:space="0" w:color="auto"/>
            <w:bottom w:val="none" w:sz="0" w:space="0" w:color="auto"/>
            <w:right w:val="none" w:sz="0" w:space="0" w:color="auto"/>
          </w:divBdr>
        </w:div>
        <w:div w:id="2120903643">
          <w:marLeft w:val="640"/>
          <w:marRight w:val="0"/>
          <w:marTop w:val="0"/>
          <w:marBottom w:val="0"/>
          <w:divBdr>
            <w:top w:val="none" w:sz="0" w:space="0" w:color="auto"/>
            <w:left w:val="none" w:sz="0" w:space="0" w:color="auto"/>
            <w:bottom w:val="none" w:sz="0" w:space="0" w:color="auto"/>
            <w:right w:val="none" w:sz="0" w:space="0" w:color="auto"/>
          </w:divBdr>
        </w:div>
        <w:div w:id="1231426331">
          <w:marLeft w:val="640"/>
          <w:marRight w:val="0"/>
          <w:marTop w:val="0"/>
          <w:marBottom w:val="0"/>
          <w:divBdr>
            <w:top w:val="none" w:sz="0" w:space="0" w:color="auto"/>
            <w:left w:val="none" w:sz="0" w:space="0" w:color="auto"/>
            <w:bottom w:val="none" w:sz="0" w:space="0" w:color="auto"/>
            <w:right w:val="none" w:sz="0" w:space="0" w:color="auto"/>
          </w:divBdr>
        </w:div>
        <w:div w:id="159737740">
          <w:marLeft w:val="640"/>
          <w:marRight w:val="0"/>
          <w:marTop w:val="0"/>
          <w:marBottom w:val="0"/>
          <w:divBdr>
            <w:top w:val="none" w:sz="0" w:space="0" w:color="auto"/>
            <w:left w:val="none" w:sz="0" w:space="0" w:color="auto"/>
            <w:bottom w:val="none" w:sz="0" w:space="0" w:color="auto"/>
            <w:right w:val="none" w:sz="0" w:space="0" w:color="auto"/>
          </w:divBdr>
        </w:div>
        <w:div w:id="295721216">
          <w:marLeft w:val="640"/>
          <w:marRight w:val="0"/>
          <w:marTop w:val="0"/>
          <w:marBottom w:val="0"/>
          <w:divBdr>
            <w:top w:val="none" w:sz="0" w:space="0" w:color="auto"/>
            <w:left w:val="none" w:sz="0" w:space="0" w:color="auto"/>
            <w:bottom w:val="none" w:sz="0" w:space="0" w:color="auto"/>
            <w:right w:val="none" w:sz="0" w:space="0" w:color="auto"/>
          </w:divBdr>
        </w:div>
        <w:div w:id="1993754342">
          <w:marLeft w:val="640"/>
          <w:marRight w:val="0"/>
          <w:marTop w:val="0"/>
          <w:marBottom w:val="0"/>
          <w:divBdr>
            <w:top w:val="none" w:sz="0" w:space="0" w:color="auto"/>
            <w:left w:val="none" w:sz="0" w:space="0" w:color="auto"/>
            <w:bottom w:val="none" w:sz="0" w:space="0" w:color="auto"/>
            <w:right w:val="none" w:sz="0" w:space="0" w:color="auto"/>
          </w:divBdr>
        </w:div>
        <w:div w:id="1983728344">
          <w:marLeft w:val="640"/>
          <w:marRight w:val="0"/>
          <w:marTop w:val="0"/>
          <w:marBottom w:val="0"/>
          <w:divBdr>
            <w:top w:val="none" w:sz="0" w:space="0" w:color="auto"/>
            <w:left w:val="none" w:sz="0" w:space="0" w:color="auto"/>
            <w:bottom w:val="none" w:sz="0" w:space="0" w:color="auto"/>
            <w:right w:val="none" w:sz="0" w:space="0" w:color="auto"/>
          </w:divBdr>
        </w:div>
        <w:div w:id="1439789358">
          <w:marLeft w:val="640"/>
          <w:marRight w:val="0"/>
          <w:marTop w:val="0"/>
          <w:marBottom w:val="0"/>
          <w:divBdr>
            <w:top w:val="none" w:sz="0" w:space="0" w:color="auto"/>
            <w:left w:val="none" w:sz="0" w:space="0" w:color="auto"/>
            <w:bottom w:val="none" w:sz="0" w:space="0" w:color="auto"/>
            <w:right w:val="none" w:sz="0" w:space="0" w:color="auto"/>
          </w:divBdr>
        </w:div>
        <w:div w:id="202640714">
          <w:marLeft w:val="640"/>
          <w:marRight w:val="0"/>
          <w:marTop w:val="0"/>
          <w:marBottom w:val="0"/>
          <w:divBdr>
            <w:top w:val="none" w:sz="0" w:space="0" w:color="auto"/>
            <w:left w:val="none" w:sz="0" w:space="0" w:color="auto"/>
            <w:bottom w:val="none" w:sz="0" w:space="0" w:color="auto"/>
            <w:right w:val="none" w:sz="0" w:space="0" w:color="auto"/>
          </w:divBdr>
        </w:div>
        <w:div w:id="1394236296">
          <w:marLeft w:val="640"/>
          <w:marRight w:val="0"/>
          <w:marTop w:val="0"/>
          <w:marBottom w:val="0"/>
          <w:divBdr>
            <w:top w:val="none" w:sz="0" w:space="0" w:color="auto"/>
            <w:left w:val="none" w:sz="0" w:space="0" w:color="auto"/>
            <w:bottom w:val="none" w:sz="0" w:space="0" w:color="auto"/>
            <w:right w:val="none" w:sz="0" w:space="0" w:color="auto"/>
          </w:divBdr>
        </w:div>
        <w:div w:id="478038508">
          <w:marLeft w:val="640"/>
          <w:marRight w:val="0"/>
          <w:marTop w:val="0"/>
          <w:marBottom w:val="0"/>
          <w:divBdr>
            <w:top w:val="none" w:sz="0" w:space="0" w:color="auto"/>
            <w:left w:val="none" w:sz="0" w:space="0" w:color="auto"/>
            <w:bottom w:val="none" w:sz="0" w:space="0" w:color="auto"/>
            <w:right w:val="none" w:sz="0" w:space="0" w:color="auto"/>
          </w:divBdr>
        </w:div>
        <w:div w:id="1906377741">
          <w:marLeft w:val="640"/>
          <w:marRight w:val="0"/>
          <w:marTop w:val="0"/>
          <w:marBottom w:val="0"/>
          <w:divBdr>
            <w:top w:val="none" w:sz="0" w:space="0" w:color="auto"/>
            <w:left w:val="none" w:sz="0" w:space="0" w:color="auto"/>
            <w:bottom w:val="none" w:sz="0" w:space="0" w:color="auto"/>
            <w:right w:val="none" w:sz="0" w:space="0" w:color="auto"/>
          </w:divBdr>
        </w:div>
        <w:div w:id="1924797600">
          <w:marLeft w:val="640"/>
          <w:marRight w:val="0"/>
          <w:marTop w:val="0"/>
          <w:marBottom w:val="0"/>
          <w:divBdr>
            <w:top w:val="none" w:sz="0" w:space="0" w:color="auto"/>
            <w:left w:val="none" w:sz="0" w:space="0" w:color="auto"/>
            <w:bottom w:val="none" w:sz="0" w:space="0" w:color="auto"/>
            <w:right w:val="none" w:sz="0" w:space="0" w:color="auto"/>
          </w:divBdr>
        </w:div>
        <w:div w:id="1487747483">
          <w:marLeft w:val="640"/>
          <w:marRight w:val="0"/>
          <w:marTop w:val="0"/>
          <w:marBottom w:val="0"/>
          <w:divBdr>
            <w:top w:val="none" w:sz="0" w:space="0" w:color="auto"/>
            <w:left w:val="none" w:sz="0" w:space="0" w:color="auto"/>
            <w:bottom w:val="none" w:sz="0" w:space="0" w:color="auto"/>
            <w:right w:val="none" w:sz="0" w:space="0" w:color="auto"/>
          </w:divBdr>
        </w:div>
        <w:div w:id="459497562">
          <w:marLeft w:val="640"/>
          <w:marRight w:val="0"/>
          <w:marTop w:val="0"/>
          <w:marBottom w:val="0"/>
          <w:divBdr>
            <w:top w:val="none" w:sz="0" w:space="0" w:color="auto"/>
            <w:left w:val="none" w:sz="0" w:space="0" w:color="auto"/>
            <w:bottom w:val="none" w:sz="0" w:space="0" w:color="auto"/>
            <w:right w:val="none" w:sz="0" w:space="0" w:color="auto"/>
          </w:divBdr>
        </w:div>
        <w:div w:id="1876692578">
          <w:marLeft w:val="640"/>
          <w:marRight w:val="0"/>
          <w:marTop w:val="0"/>
          <w:marBottom w:val="0"/>
          <w:divBdr>
            <w:top w:val="none" w:sz="0" w:space="0" w:color="auto"/>
            <w:left w:val="none" w:sz="0" w:space="0" w:color="auto"/>
            <w:bottom w:val="none" w:sz="0" w:space="0" w:color="auto"/>
            <w:right w:val="none" w:sz="0" w:space="0" w:color="auto"/>
          </w:divBdr>
        </w:div>
        <w:div w:id="1350764501">
          <w:marLeft w:val="640"/>
          <w:marRight w:val="0"/>
          <w:marTop w:val="0"/>
          <w:marBottom w:val="0"/>
          <w:divBdr>
            <w:top w:val="none" w:sz="0" w:space="0" w:color="auto"/>
            <w:left w:val="none" w:sz="0" w:space="0" w:color="auto"/>
            <w:bottom w:val="none" w:sz="0" w:space="0" w:color="auto"/>
            <w:right w:val="none" w:sz="0" w:space="0" w:color="auto"/>
          </w:divBdr>
        </w:div>
        <w:div w:id="1965228357">
          <w:marLeft w:val="640"/>
          <w:marRight w:val="0"/>
          <w:marTop w:val="0"/>
          <w:marBottom w:val="0"/>
          <w:divBdr>
            <w:top w:val="none" w:sz="0" w:space="0" w:color="auto"/>
            <w:left w:val="none" w:sz="0" w:space="0" w:color="auto"/>
            <w:bottom w:val="none" w:sz="0" w:space="0" w:color="auto"/>
            <w:right w:val="none" w:sz="0" w:space="0" w:color="auto"/>
          </w:divBdr>
        </w:div>
        <w:div w:id="1014963412">
          <w:marLeft w:val="640"/>
          <w:marRight w:val="0"/>
          <w:marTop w:val="0"/>
          <w:marBottom w:val="0"/>
          <w:divBdr>
            <w:top w:val="none" w:sz="0" w:space="0" w:color="auto"/>
            <w:left w:val="none" w:sz="0" w:space="0" w:color="auto"/>
            <w:bottom w:val="none" w:sz="0" w:space="0" w:color="auto"/>
            <w:right w:val="none" w:sz="0" w:space="0" w:color="auto"/>
          </w:divBdr>
        </w:div>
        <w:div w:id="1950316017">
          <w:marLeft w:val="640"/>
          <w:marRight w:val="0"/>
          <w:marTop w:val="0"/>
          <w:marBottom w:val="0"/>
          <w:divBdr>
            <w:top w:val="none" w:sz="0" w:space="0" w:color="auto"/>
            <w:left w:val="none" w:sz="0" w:space="0" w:color="auto"/>
            <w:bottom w:val="none" w:sz="0" w:space="0" w:color="auto"/>
            <w:right w:val="none" w:sz="0" w:space="0" w:color="auto"/>
          </w:divBdr>
        </w:div>
        <w:div w:id="1100032529">
          <w:marLeft w:val="640"/>
          <w:marRight w:val="0"/>
          <w:marTop w:val="0"/>
          <w:marBottom w:val="0"/>
          <w:divBdr>
            <w:top w:val="none" w:sz="0" w:space="0" w:color="auto"/>
            <w:left w:val="none" w:sz="0" w:space="0" w:color="auto"/>
            <w:bottom w:val="none" w:sz="0" w:space="0" w:color="auto"/>
            <w:right w:val="none" w:sz="0" w:space="0" w:color="auto"/>
          </w:divBdr>
        </w:div>
        <w:div w:id="1809737646">
          <w:marLeft w:val="640"/>
          <w:marRight w:val="0"/>
          <w:marTop w:val="0"/>
          <w:marBottom w:val="0"/>
          <w:divBdr>
            <w:top w:val="none" w:sz="0" w:space="0" w:color="auto"/>
            <w:left w:val="none" w:sz="0" w:space="0" w:color="auto"/>
            <w:bottom w:val="none" w:sz="0" w:space="0" w:color="auto"/>
            <w:right w:val="none" w:sz="0" w:space="0" w:color="auto"/>
          </w:divBdr>
        </w:div>
        <w:div w:id="662707468">
          <w:marLeft w:val="640"/>
          <w:marRight w:val="0"/>
          <w:marTop w:val="0"/>
          <w:marBottom w:val="0"/>
          <w:divBdr>
            <w:top w:val="none" w:sz="0" w:space="0" w:color="auto"/>
            <w:left w:val="none" w:sz="0" w:space="0" w:color="auto"/>
            <w:bottom w:val="none" w:sz="0" w:space="0" w:color="auto"/>
            <w:right w:val="none" w:sz="0" w:space="0" w:color="auto"/>
          </w:divBdr>
        </w:div>
        <w:div w:id="1588541851">
          <w:marLeft w:val="640"/>
          <w:marRight w:val="0"/>
          <w:marTop w:val="0"/>
          <w:marBottom w:val="0"/>
          <w:divBdr>
            <w:top w:val="none" w:sz="0" w:space="0" w:color="auto"/>
            <w:left w:val="none" w:sz="0" w:space="0" w:color="auto"/>
            <w:bottom w:val="none" w:sz="0" w:space="0" w:color="auto"/>
            <w:right w:val="none" w:sz="0" w:space="0" w:color="auto"/>
          </w:divBdr>
        </w:div>
        <w:div w:id="235630092">
          <w:marLeft w:val="640"/>
          <w:marRight w:val="0"/>
          <w:marTop w:val="0"/>
          <w:marBottom w:val="0"/>
          <w:divBdr>
            <w:top w:val="none" w:sz="0" w:space="0" w:color="auto"/>
            <w:left w:val="none" w:sz="0" w:space="0" w:color="auto"/>
            <w:bottom w:val="none" w:sz="0" w:space="0" w:color="auto"/>
            <w:right w:val="none" w:sz="0" w:space="0" w:color="auto"/>
          </w:divBdr>
        </w:div>
        <w:div w:id="1866017204">
          <w:marLeft w:val="640"/>
          <w:marRight w:val="0"/>
          <w:marTop w:val="0"/>
          <w:marBottom w:val="0"/>
          <w:divBdr>
            <w:top w:val="none" w:sz="0" w:space="0" w:color="auto"/>
            <w:left w:val="none" w:sz="0" w:space="0" w:color="auto"/>
            <w:bottom w:val="none" w:sz="0" w:space="0" w:color="auto"/>
            <w:right w:val="none" w:sz="0" w:space="0" w:color="auto"/>
          </w:divBdr>
        </w:div>
        <w:div w:id="2116169801">
          <w:marLeft w:val="640"/>
          <w:marRight w:val="0"/>
          <w:marTop w:val="0"/>
          <w:marBottom w:val="0"/>
          <w:divBdr>
            <w:top w:val="none" w:sz="0" w:space="0" w:color="auto"/>
            <w:left w:val="none" w:sz="0" w:space="0" w:color="auto"/>
            <w:bottom w:val="none" w:sz="0" w:space="0" w:color="auto"/>
            <w:right w:val="none" w:sz="0" w:space="0" w:color="auto"/>
          </w:divBdr>
        </w:div>
        <w:div w:id="1734156912">
          <w:marLeft w:val="640"/>
          <w:marRight w:val="0"/>
          <w:marTop w:val="0"/>
          <w:marBottom w:val="0"/>
          <w:divBdr>
            <w:top w:val="none" w:sz="0" w:space="0" w:color="auto"/>
            <w:left w:val="none" w:sz="0" w:space="0" w:color="auto"/>
            <w:bottom w:val="none" w:sz="0" w:space="0" w:color="auto"/>
            <w:right w:val="none" w:sz="0" w:space="0" w:color="auto"/>
          </w:divBdr>
        </w:div>
        <w:div w:id="1151563340">
          <w:marLeft w:val="640"/>
          <w:marRight w:val="0"/>
          <w:marTop w:val="0"/>
          <w:marBottom w:val="0"/>
          <w:divBdr>
            <w:top w:val="none" w:sz="0" w:space="0" w:color="auto"/>
            <w:left w:val="none" w:sz="0" w:space="0" w:color="auto"/>
            <w:bottom w:val="none" w:sz="0" w:space="0" w:color="auto"/>
            <w:right w:val="none" w:sz="0" w:space="0" w:color="auto"/>
          </w:divBdr>
        </w:div>
        <w:div w:id="1969122136">
          <w:marLeft w:val="640"/>
          <w:marRight w:val="0"/>
          <w:marTop w:val="0"/>
          <w:marBottom w:val="0"/>
          <w:divBdr>
            <w:top w:val="none" w:sz="0" w:space="0" w:color="auto"/>
            <w:left w:val="none" w:sz="0" w:space="0" w:color="auto"/>
            <w:bottom w:val="none" w:sz="0" w:space="0" w:color="auto"/>
            <w:right w:val="none" w:sz="0" w:space="0" w:color="auto"/>
          </w:divBdr>
        </w:div>
        <w:div w:id="1105076563">
          <w:marLeft w:val="640"/>
          <w:marRight w:val="0"/>
          <w:marTop w:val="0"/>
          <w:marBottom w:val="0"/>
          <w:divBdr>
            <w:top w:val="none" w:sz="0" w:space="0" w:color="auto"/>
            <w:left w:val="none" w:sz="0" w:space="0" w:color="auto"/>
            <w:bottom w:val="none" w:sz="0" w:space="0" w:color="auto"/>
            <w:right w:val="none" w:sz="0" w:space="0" w:color="auto"/>
          </w:divBdr>
        </w:div>
        <w:div w:id="1811433632">
          <w:marLeft w:val="640"/>
          <w:marRight w:val="0"/>
          <w:marTop w:val="0"/>
          <w:marBottom w:val="0"/>
          <w:divBdr>
            <w:top w:val="none" w:sz="0" w:space="0" w:color="auto"/>
            <w:left w:val="none" w:sz="0" w:space="0" w:color="auto"/>
            <w:bottom w:val="none" w:sz="0" w:space="0" w:color="auto"/>
            <w:right w:val="none" w:sz="0" w:space="0" w:color="auto"/>
          </w:divBdr>
        </w:div>
        <w:div w:id="1084689744">
          <w:marLeft w:val="640"/>
          <w:marRight w:val="0"/>
          <w:marTop w:val="0"/>
          <w:marBottom w:val="0"/>
          <w:divBdr>
            <w:top w:val="none" w:sz="0" w:space="0" w:color="auto"/>
            <w:left w:val="none" w:sz="0" w:space="0" w:color="auto"/>
            <w:bottom w:val="none" w:sz="0" w:space="0" w:color="auto"/>
            <w:right w:val="none" w:sz="0" w:space="0" w:color="auto"/>
          </w:divBdr>
        </w:div>
        <w:div w:id="1210068165">
          <w:marLeft w:val="640"/>
          <w:marRight w:val="0"/>
          <w:marTop w:val="0"/>
          <w:marBottom w:val="0"/>
          <w:divBdr>
            <w:top w:val="none" w:sz="0" w:space="0" w:color="auto"/>
            <w:left w:val="none" w:sz="0" w:space="0" w:color="auto"/>
            <w:bottom w:val="none" w:sz="0" w:space="0" w:color="auto"/>
            <w:right w:val="none" w:sz="0" w:space="0" w:color="auto"/>
          </w:divBdr>
        </w:div>
        <w:div w:id="334768170">
          <w:marLeft w:val="640"/>
          <w:marRight w:val="0"/>
          <w:marTop w:val="0"/>
          <w:marBottom w:val="0"/>
          <w:divBdr>
            <w:top w:val="none" w:sz="0" w:space="0" w:color="auto"/>
            <w:left w:val="none" w:sz="0" w:space="0" w:color="auto"/>
            <w:bottom w:val="none" w:sz="0" w:space="0" w:color="auto"/>
            <w:right w:val="none" w:sz="0" w:space="0" w:color="auto"/>
          </w:divBdr>
        </w:div>
        <w:div w:id="1628268800">
          <w:marLeft w:val="640"/>
          <w:marRight w:val="0"/>
          <w:marTop w:val="0"/>
          <w:marBottom w:val="0"/>
          <w:divBdr>
            <w:top w:val="none" w:sz="0" w:space="0" w:color="auto"/>
            <w:left w:val="none" w:sz="0" w:space="0" w:color="auto"/>
            <w:bottom w:val="none" w:sz="0" w:space="0" w:color="auto"/>
            <w:right w:val="none" w:sz="0" w:space="0" w:color="auto"/>
          </w:divBdr>
        </w:div>
        <w:div w:id="1577133635">
          <w:marLeft w:val="640"/>
          <w:marRight w:val="0"/>
          <w:marTop w:val="0"/>
          <w:marBottom w:val="0"/>
          <w:divBdr>
            <w:top w:val="none" w:sz="0" w:space="0" w:color="auto"/>
            <w:left w:val="none" w:sz="0" w:space="0" w:color="auto"/>
            <w:bottom w:val="none" w:sz="0" w:space="0" w:color="auto"/>
            <w:right w:val="none" w:sz="0" w:space="0" w:color="auto"/>
          </w:divBdr>
        </w:div>
        <w:div w:id="2002274807">
          <w:marLeft w:val="640"/>
          <w:marRight w:val="0"/>
          <w:marTop w:val="0"/>
          <w:marBottom w:val="0"/>
          <w:divBdr>
            <w:top w:val="none" w:sz="0" w:space="0" w:color="auto"/>
            <w:left w:val="none" w:sz="0" w:space="0" w:color="auto"/>
            <w:bottom w:val="none" w:sz="0" w:space="0" w:color="auto"/>
            <w:right w:val="none" w:sz="0" w:space="0" w:color="auto"/>
          </w:divBdr>
        </w:div>
        <w:div w:id="502935417">
          <w:marLeft w:val="640"/>
          <w:marRight w:val="0"/>
          <w:marTop w:val="0"/>
          <w:marBottom w:val="0"/>
          <w:divBdr>
            <w:top w:val="none" w:sz="0" w:space="0" w:color="auto"/>
            <w:left w:val="none" w:sz="0" w:space="0" w:color="auto"/>
            <w:bottom w:val="none" w:sz="0" w:space="0" w:color="auto"/>
            <w:right w:val="none" w:sz="0" w:space="0" w:color="auto"/>
          </w:divBdr>
        </w:div>
        <w:div w:id="1351949915">
          <w:marLeft w:val="640"/>
          <w:marRight w:val="0"/>
          <w:marTop w:val="0"/>
          <w:marBottom w:val="0"/>
          <w:divBdr>
            <w:top w:val="none" w:sz="0" w:space="0" w:color="auto"/>
            <w:left w:val="none" w:sz="0" w:space="0" w:color="auto"/>
            <w:bottom w:val="none" w:sz="0" w:space="0" w:color="auto"/>
            <w:right w:val="none" w:sz="0" w:space="0" w:color="auto"/>
          </w:divBdr>
        </w:div>
        <w:div w:id="437797709">
          <w:marLeft w:val="640"/>
          <w:marRight w:val="0"/>
          <w:marTop w:val="0"/>
          <w:marBottom w:val="0"/>
          <w:divBdr>
            <w:top w:val="none" w:sz="0" w:space="0" w:color="auto"/>
            <w:left w:val="none" w:sz="0" w:space="0" w:color="auto"/>
            <w:bottom w:val="none" w:sz="0" w:space="0" w:color="auto"/>
            <w:right w:val="none" w:sz="0" w:space="0" w:color="auto"/>
          </w:divBdr>
        </w:div>
        <w:div w:id="1910993611">
          <w:marLeft w:val="640"/>
          <w:marRight w:val="0"/>
          <w:marTop w:val="0"/>
          <w:marBottom w:val="0"/>
          <w:divBdr>
            <w:top w:val="none" w:sz="0" w:space="0" w:color="auto"/>
            <w:left w:val="none" w:sz="0" w:space="0" w:color="auto"/>
            <w:bottom w:val="none" w:sz="0" w:space="0" w:color="auto"/>
            <w:right w:val="none" w:sz="0" w:space="0" w:color="auto"/>
          </w:divBdr>
        </w:div>
        <w:div w:id="2364252">
          <w:marLeft w:val="640"/>
          <w:marRight w:val="0"/>
          <w:marTop w:val="0"/>
          <w:marBottom w:val="0"/>
          <w:divBdr>
            <w:top w:val="none" w:sz="0" w:space="0" w:color="auto"/>
            <w:left w:val="none" w:sz="0" w:space="0" w:color="auto"/>
            <w:bottom w:val="none" w:sz="0" w:space="0" w:color="auto"/>
            <w:right w:val="none" w:sz="0" w:space="0" w:color="auto"/>
          </w:divBdr>
        </w:div>
        <w:div w:id="969096215">
          <w:marLeft w:val="640"/>
          <w:marRight w:val="0"/>
          <w:marTop w:val="0"/>
          <w:marBottom w:val="0"/>
          <w:divBdr>
            <w:top w:val="none" w:sz="0" w:space="0" w:color="auto"/>
            <w:left w:val="none" w:sz="0" w:space="0" w:color="auto"/>
            <w:bottom w:val="none" w:sz="0" w:space="0" w:color="auto"/>
            <w:right w:val="none" w:sz="0" w:space="0" w:color="auto"/>
          </w:divBdr>
        </w:div>
        <w:div w:id="1276861112">
          <w:marLeft w:val="640"/>
          <w:marRight w:val="0"/>
          <w:marTop w:val="0"/>
          <w:marBottom w:val="0"/>
          <w:divBdr>
            <w:top w:val="none" w:sz="0" w:space="0" w:color="auto"/>
            <w:left w:val="none" w:sz="0" w:space="0" w:color="auto"/>
            <w:bottom w:val="none" w:sz="0" w:space="0" w:color="auto"/>
            <w:right w:val="none" w:sz="0" w:space="0" w:color="auto"/>
          </w:divBdr>
        </w:div>
        <w:div w:id="1482311496">
          <w:marLeft w:val="640"/>
          <w:marRight w:val="0"/>
          <w:marTop w:val="0"/>
          <w:marBottom w:val="0"/>
          <w:divBdr>
            <w:top w:val="none" w:sz="0" w:space="0" w:color="auto"/>
            <w:left w:val="none" w:sz="0" w:space="0" w:color="auto"/>
            <w:bottom w:val="none" w:sz="0" w:space="0" w:color="auto"/>
            <w:right w:val="none" w:sz="0" w:space="0" w:color="auto"/>
          </w:divBdr>
        </w:div>
        <w:div w:id="815994054">
          <w:marLeft w:val="640"/>
          <w:marRight w:val="0"/>
          <w:marTop w:val="0"/>
          <w:marBottom w:val="0"/>
          <w:divBdr>
            <w:top w:val="none" w:sz="0" w:space="0" w:color="auto"/>
            <w:left w:val="none" w:sz="0" w:space="0" w:color="auto"/>
            <w:bottom w:val="none" w:sz="0" w:space="0" w:color="auto"/>
            <w:right w:val="none" w:sz="0" w:space="0" w:color="auto"/>
          </w:divBdr>
        </w:div>
        <w:div w:id="1830243709">
          <w:marLeft w:val="640"/>
          <w:marRight w:val="0"/>
          <w:marTop w:val="0"/>
          <w:marBottom w:val="0"/>
          <w:divBdr>
            <w:top w:val="none" w:sz="0" w:space="0" w:color="auto"/>
            <w:left w:val="none" w:sz="0" w:space="0" w:color="auto"/>
            <w:bottom w:val="none" w:sz="0" w:space="0" w:color="auto"/>
            <w:right w:val="none" w:sz="0" w:space="0" w:color="auto"/>
          </w:divBdr>
        </w:div>
        <w:div w:id="1121220051">
          <w:marLeft w:val="640"/>
          <w:marRight w:val="0"/>
          <w:marTop w:val="0"/>
          <w:marBottom w:val="0"/>
          <w:divBdr>
            <w:top w:val="none" w:sz="0" w:space="0" w:color="auto"/>
            <w:left w:val="none" w:sz="0" w:space="0" w:color="auto"/>
            <w:bottom w:val="none" w:sz="0" w:space="0" w:color="auto"/>
            <w:right w:val="none" w:sz="0" w:space="0" w:color="auto"/>
          </w:divBdr>
        </w:div>
        <w:div w:id="1134713840">
          <w:marLeft w:val="640"/>
          <w:marRight w:val="0"/>
          <w:marTop w:val="0"/>
          <w:marBottom w:val="0"/>
          <w:divBdr>
            <w:top w:val="none" w:sz="0" w:space="0" w:color="auto"/>
            <w:left w:val="none" w:sz="0" w:space="0" w:color="auto"/>
            <w:bottom w:val="none" w:sz="0" w:space="0" w:color="auto"/>
            <w:right w:val="none" w:sz="0" w:space="0" w:color="auto"/>
          </w:divBdr>
        </w:div>
        <w:div w:id="661590989">
          <w:marLeft w:val="640"/>
          <w:marRight w:val="0"/>
          <w:marTop w:val="0"/>
          <w:marBottom w:val="0"/>
          <w:divBdr>
            <w:top w:val="none" w:sz="0" w:space="0" w:color="auto"/>
            <w:left w:val="none" w:sz="0" w:space="0" w:color="auto"/>
            <w:bottom w:val="none" w:sz="0" w:space="0" w:color="auto"/>
            <w:right w:val="none" w:sz="0" w:space="0" w:color="auto"/>
          </w:divBdr>
        </w:div>
        <w:div w:id="1049761494">
          <w:marLeft w:val="640"/>
          <w:marRight w:val="0"/>
          <w:marTop w:val="0"/>
          <w:marBottom w:val="0"/>
          <w:divBdr>
            <w:top w:val="none" w:sz="0" w:space="0" w:color="auto"/>
            <w:left w:val="none" w:sz="0" w:space="0" w:color="auto"/>
            <w:bottom w:val="none" w:sz="0" w:space="0" w:color="auto"/>
            <w:right w:val="none" w:sz="0" w:space="0" w:color="auto"/>
          </w:divBdr>
        </w:div>
        <w:div w:id="829448886">
          <w:marLeft w:val="640"/>
          <w:marRight w:val="0"/>
          <w:marTop w:val="0"/>
          <w:marBottom w:val="0"/>
          <w:divBdr>
            <w:top w:val="none" w:sz="0" w:space="0" w:color="auto"/>
            <w:left w:val="none" w:sz="0" w:space="0" w:color="auto"/>
            <w:bottom w:val="none" w:sz="0" w:space="0" w:color="auto"/>
            <w:right w:val="none" w:sz="0" w:space="0" w:color="auto"/>
          </w:divBdr>
        </w:div>
        <w:div w:id="1951475226">
          <w:marLeft w:val="640"/>
          <w:marRight w:val="0"/>
          <w:marTop w:val="0"/>
          <w:marBottom w:val="0"/>
          <w:divBdr>
            <w:top w:val="none" w:sz="0" w:space="0" w:color="auto"/>
            <w:left w:val="none" w:sz="0" w:space="0" w:color="auto"/>
            <w:bottom w:val="none" w:sz="0" w:space="0" w:color="auto"/>
            <w:right w:val="none" w:sz="0" w:space="0" w:color="auto"/>
          </w:divBdr>
        </w:div>
        <w:div w:id="1375544031">
          <w:marLeft w:val="640"/>
          <w:marRight w:val="0"/>
          <w:marTop w:val="0"/>
          <w:marBottom w:val="0"/>
          <w:divBdr>
            <w:top w:val="none" w:sz="0" w:space="0" w:color="auto"/>
            <w:left w:val="none" w:sz="0" w:space="0" w:color="auto"/>
            <w:bottom w:val="none" w:sz="0" w:space="0" w:color="auto"/>
            <w:right w:val="none" w:sz="0" w:space="0" w:color="auto"/>
          </w:divBdr>
        </w:div>
        <w:div w:id="1690451581">
          <w:marLeft w:val="640"/>
          <w:marRight w:val="0"/>
          <w:marTop w:val="0"/>
          <w:marBottom w:val="0"/>
          <w:divBdr>
            <w:top w:val="none" w:sz="0" w:space="0" w:color="auto"/>
            <w:left w:val="none" w:sz="0" w:space="0" w:color="auto"/>
            <w:bottom w:val="none" w:sz="0" w:space="0" w:color="auto"/>
            <w:right w:val="none" w:sz="0" w:space="0" w:color="auto"/>
          </w:divBdr>
        </w:div>
        <w:div w:id="1373460843">
          <w:marLeft w:val="640"/>
          <w:marRight w:val="0"/>
          <w:marTop w:val="0"/>
          <w:marBottom w:val="0"/>
          <w:divBdr>
            <w:top w:val="none" w:sz="0" w:space="0" w:color="auto"/>
            <w:left w:val="none" w:sz="0" w:space="0" w:color="auto"/>
            <w:bottom w:val="none" w:sz="0" w:space="0" w:color="auto"/>
            <w:right w:val="none" w:sz="0" w:space="0" w:color="auto"/>
          </w:divBdr>
        </w:div>
        <w:div w:id="3479694">
          <w:marLeft w:val="640"/>
          <w:marRight w:val="0"/>
          <w:marTop w:val="0"/>
          <w:marBottom w:val="0"/>
          <w:divBdr>
            <w:top w:val="none" w:sz="0" w:space="0" w:color="auto"/>
            <w:left w:val="none" w:sz="0" w:space="0" w:color="auto"/>
            <w:bottom w:val="none" w:sz="0" w:space="0" w:color="auto"/>
            <w:right w:val="none" w:sz="0" w:space="0" w:color="auto"/>
          </w:divBdr>
        </w:div>
        <w:div w:id="498691007">
          <w:marLeft w:val="640"/>
          <w:marRight w:val="0"/>
          <w:marTop w:val="0"/>
          <w:marBottom w:val="0"/>
          <w:divBdr>
            <w:top w:val="none" w:sz="0" w:space="0" w:color="auto"/>
            <w:left w:val="none" w:sz="0" w:space="0" w:color="auto"/>
            <w:bottom w:val="none" w:sz="0" w:space="0" w:color="auto"/>
            <w:right w:val="none" w:sz="0" w:space="0" w:color="auto"/>
          </w:divBdr>
        </w:div>
        <w:div w:id="575289398">
          <w:marLeft w:val="640"/>
          <w:marRight w:val="0"/>
          <w:marTop w:val="0"/>
          <w:marBottom w:val="0"/>
          <w:divBdr>
            <w:top w:val="none" w:sz="0" w:space="0" w:color="auto"/>
            <w:left w:val="none" w:sz="0" w:space="0" w:color="auto"/>
            <w:bottom w:val="none" w:sz="0" w:space="0" w:color="auto"/>
            <w:right w:val="none" w:sz="0" w:space="0" w:color="auto"/>
          </w:divBdr>
        </w:div>
        <w:div w:id="108471257">
          <w:marLeft w:val="640"/>
          <w:marRight w:val="0"/>
          <w:marTop w:val="0"/>
          <w:marBottom w:val="0"/>
          <w:divBdr>
            <w:top w:val="none" w:sz="0" w:space="0" w:color="auto"/>
            <w:left w:val="none" w:sz="0" w:space="0" w:color="auto"/>
            <w:bottom w:val="none" w:sz="0" w:space="0" w:color="auto"/>
            <w:right w:val="none" w:sz="0" w:space="0" w:color="auto"/>
          </w:divBdr>
        </w:div>
        <w:div w:id="1237783864">
          <w:marLeft w:val="640"/>
          <w:marRight w:val="0"/>
          <w:marTop w:val="0"/>
          <w:marBottom w:val="0"/>
          <w:divBdr>
            <w:top w:val="none" w:sz="0" w:space="0" w:color="auto"/>
            <w:left w:val="none" w:sz="0" w:space="0" w:color="auto"/>
            <w:bottom w:val="none" w:sz="0" w:space="0" w:color="auto"/>
            <w:right w:val="none" w:sz="0" w:space="0" w:color="auto"/>
          </w:divBdr>
        </w:div>
        <w:div w:id="307364945">
          <w:marLeft w:val="640"/>
          <w:marRight w:val="0"/>
          <w:marTop w:val="0"/>
          <w:marBottom w:val="0"/>
          <w:divBdr>
            <w:top w:val="none" w:sz="0" w:space="0" w:color="auto"/>
            <w:left w:val="none" w:sz="0" w:space="0" w:color="auto"/>
            <w:bottom w:val="none" w:sz="0" w:space="0" w:color="auto"/>
            <w:right w:val="none" w:sz="0" w:space="0" w:color="auto"/>
          </w:divBdr>
        </w:div>
        <w:div w:id="867911185">
          <w:marLeft w:val="640"/>
          <w:marRight w:val="0"/>
          <w:marTop w:val="0"/>
          <w:marBottom w:val="0"/>
          <w:divBdr>
            <w:top w:val="none" w:sz="0" w:space="0" w:color="auto"/>
            <w:left w:val="none" w:sz="0" w:space="0" w:color="auto"/>
            <w:bottom w:val="none" w:sz="0" w:space="0" w:color="auto"/>
            <w:right w:val="none" w:sz="0" w:space="0" w:color="auto"/>
          </w:divBdr>
        </w:div>
        <w:div w:id="92215267">
          <w:marLeft w:val="640"/>
          <w:marRight w:val="0"/>
          <w:marTop w:val="0"/>
          <w:marBottom w:val="0"/>
          <w:divBdr>
            <w:top w:val="none" w:sz="0" w:space="0" w:color="auto"/>
            <w:left w:val="none" w:sz="0" w:space="0" w:color="auto"/>
            <w:bottom w:val="none" w:sz="0" w:space="0" w:color="auto"/>
            <w:right w:val="none" w:sz="0" w:space="0" w:color="auto"/>
          </w:divBdr>
        </w:div>
        <w:div w:id="1871916640">
          <w:marLeft w:val="640"/>
          <w:marRight w:val="0"/>
          <w:marTop w:val="0"/>
          <w:marBottom w:val="0"/>
          <w:divBdr>
            <w:top w:val="none" w:sz="0" w:space="0" w:color="auto"/>
            <w:left w:val="none" w:sz="0" w:space="0" w:color="auto"/>
            <w:bottom w:val="none" w:sz="0" w:space="0" w:color="auto"/>
            <w:right w:val="none" w:sz="0" w:space="0" w:color="auto"/>
          </w:divBdr>
        </w:div>
        <w:div w:id="510679083">
          <w:marLeft w:val="640"/>
          <w:marRight w:val="0"/>
          <w:marTop w:val="0"/>
          <w:marBottom w:val="0"/>
          <w:divBdr>
            <w:top w:val="none" w:sz="0" w:space="0" w:color="auto"/>
            <w:left w:val="none" w:sz="0" w:space="0" w:color="auto"/>
            <w:bottom w:val="none" w:sz="0" w:space="0" w:color="auto"/>
            <w:right w:val="none" w:sz="0" w:space="0" w:color="auto"/>
          </w:divBdr>
        </w:div>
        <w:div w:id="183831593">
          <w:marLeft w:val="640"/>
          <w:marRight w:val="0"/>
          <w:marTop w:val="0"/>
          <w:marBottom w:val="0"/>
          <w:divBdr>
            <w:top w:val="none" w:sz="0" w:space="0" w:color="auto"/>
            <w:left w:val="none" w:sz="0" w:space="0" w:color="auto"/>
            <w:bottom w:val="none" w:sz="0" w:space="0" w:color="auto"/>
            <w:right w:val="none" w:sz="0" w:space="0" w:color="auto"/>
          </w:divBdr>
        </w:div>
        <w:div w:id="244807469">
          <w:marLeft w:val="640"/>
          <w:marRight w:val="0"/>
          <w:marTop w:val="0"/>
          <w:marBottom w:val="0"/>
          <w:divBdr>
            <w:top w:val="none" w:sz="0" w:space="0" w:color="auto"/>
            <w:left w:val="none" w:sz="0" w:space="0" w:color="auto"/>
            <w:bottom w:val="none" w:sz="0" w:space="0" w:color="auto"/>
            <w:right w:val="none" w:sz="0" w:space="0" w:color="auto"/>
          </w:divBdr>
        </w:div>
        <w:div w:id="415632191">
          <w:marLeft w:val="640"/>
          <w:marRight w:val="0"/>
          <w:marTop w:val="0"/>
          <w:marBottom w:val="0"/>
          <w:divBdr>
            <w:top w:val="none" w:sz="0" w:space="0" w:color="auto"/>
            <w:left w:val="none" w:sz="0" w:space="0" w:color="auto"/>
            <w:bottom w:val="none" w:sz="0" w:space="0" w:color="auto"/>
            <w:right w:val="none" w:sz="0" w:space="0" w:color="auto"/>
          </w:divBdr>
        </w:div>
        <w:div w:id="2135637725">
          <w:marLeft w:val="640"/>
          <w:marRight w:val="0"/>
          <w:marTop w:val="0"/>
          <w:marBottom w:val="0"/>
          <w:divBdr>
            <w:top w:val="none" w:sz="0" w:space="0" w:color="auto"/>
            <w:left w:val="none" w:sz="0" w:space="0" w:color="auto"/>
            <w:bottom w:val="none" w:sz="0" w:space="0" w:color="auto"/>
            <w:right w:val="none" w:sz="0" w:space="0" w:color="auto"/>
          </w:divBdr>
        </w:div>
        <w:div w:id="830946737">
          <w:marLeft w:val="640"/>
          <w:marRight w:val="0"/>
          <w:marTop w:val="0"/>
          <w:marBottom w:val="0"/>
          <w:divBdr>
            <w:top w:val="none" w:sz="0" w:space="0" w:color="auto"/>
            <w:left w:val="none" w:sz="0" w:space="0" w:color="auto"/>
            <w:bottom w:val="none" w:sz="0" w:space="0" w:color="auto"/>
            <w:right w:val="none" w:sz="0" w:space="0" w:color="auto"/>
          </w:divBdr>
        </w:div>
        <w:div w:id="1446653107">
          <w:marLeft w:val="640"/>
          <w:marRight w:val="0"/>
          <w:marTop w:val="0"/>
          <w:marBottom w:val="0"/>
          <w:divBdr>
            <w:top w:val="none" w:sz="0" w:space="0" w:color="auto"/>
            <w:left w:val="none" w:sz="0" w:space="0" w:color="auto"/>
            <w:bottom w:val="none" w:sz="0" w:space="0" w:color="auto"/>
            <w:right w:val="none" w:sz="0" w:space="0" w:color="auto"/>
          </w:divBdr>
        </w:div>
        <w:div w:id="1960721645">
          <w:marLeft w:val="640"/>
          <w:marRight w:val="0"/>
          <w:marTop w:val="0"/>
          <w:marBottom w:val="0"/>
          <w:divBdr>
            <w:top w:val="none" w:sz="0" w:space="0" w:color="auto"/>
            <w:left w:val="none" w:sz="0" w:space="0" w:color="auto"/>
            <w:bottom w:val="none" w:sz="0" w:space="0" w:color="auto"/>
            <w:right w:val="none" w:sz="0" w:space="0" w:color="auto"/>
          </w:divBdr>
        </w:div>
        <w:div w:id="1694040100">
          <w:marLeft w:val="640"/>
          <w:marRight w:val="0"/>
          <w:marTop w:val="0"/>
          <w:marBottom w:val="0"/>
          <w:divBdr>
            <w:top w:val="none" w:sz="0" w:space="0" w:color="auto"/>
            <w:left w:val="none" w:sz="0" w:space="0" w:color="auto"/>
            <w:bottom w:val="none" w:sz="0" w:space="0" w:color="auto"/>
            <w:right w:val="none" w:sz="0" w:space="0" w:color="auto"/>
          </w:divBdr>
        </w:div>
        <w:div w:id="1508401158">
          <w:marLeft w:val="640"/>
          <w:marRight w:val="0"/>
          <w:marTop w:val="0"/>
          <w:marBottom w:val="0"/>
          <w:divBdr>
            <w:top w:val="none" w:sz="0" w:space="0" w:color="auto"/>
            <w:left w:val="none" w:sz="0" w:space="0" w:color="auto"/>
            <w:bottom w:val="none" w:sz="0" w:space="0" w:color="auto"/>
            <w:right w:val="none" w:sz="0" w:space="0" w:color="auto"/>
          </w:divBdr>
        </w:div>
        <w:div w:id="1477641919">
          <w:marLeft w:val="640"/>
          <w:marRight w:val="0"/>
          <w:marTop w:val="0"/>
          <w:marBottom w:val="0"/>
          <w:divBdr>
            <w:top w:val="none" w:sz="0" w:space="0" w:color="auto"/>
            <w:left w:val="none" w:sz="0" w:space="0" w:color="auto"/>
            <w:bottom w:val="none" w:sz="0" w:space="0" w:color="auto"/>
            <w:right w:val="none" w:sz="0" w:space="0" w:color="auto"/>
          </w:divBdr>
        </w:div>
        <w:div w:id="1199007288">
          <w:marLeft w:val="640"/>
          <w:marRight w:val="0"/>
          <w:marTop w:val="0"/>
          <w:marBottom w:val="0"/>
          <w:divBdr>
            <w:top w:val="none" w:sz="0" w:space="0" w:color="auto"/>
            <w:left w:val="none" w:sz="0" w:space="0" w:color="auto"/>
            <w:bottom w:val="none" w:sz="0" w:space="0" w:color="auto"/>
            <w:right w:val="none" w:sz="0" w:space="0" w:color="auto"/>
          </w:divBdr>
        </w:div>
        <w:div w:id="583493965">
          <w:marLeft w:val="640"/>
          <w:marRight w:val="0"/>
          <w:marTop w:val="0"/>
          <w:marBottom w:val="0"/>
          <w:divBdr>
            <w:top w:val="none" w:sz="0" w:space="0" w:color="auto"/>
            <w:left w:val="none" w:sz="0" w:space="0" w:color="auto"/>
            <w:bottom w:val="none" w:sz="0" w:space="0" w:color="auto"/>
            <w:right w:val="none" w:sz="0" w:space="0" w:color="auto"/>
          </w:divBdr>
        </w:div>
        <w:div w:id="1555115221">
          <w:marLeft w:val="640"/>
          <w:marRight w:val="0"/>
          <w:marTop w:val="0"/>
          <w:marBottom w:val="0"/>
          <w:divBdr>
            <w:top w:val="none" w:sz="0" w:space="0" w:color="auto"/>
            <w:left w:val="none" w:sz="0" w:space="0" w:color="auto"/>
            <w:bottom w:val="none" w:sz="0" w:space="0" w:color="auto"/>
            <w:right w:val="none" w:sz="0" w:space="0" w:color="auto"/>
          </w:divBdr>
        </w:div>
        <w:div w:id="2133404025">
          <w:marLeft w:val="640"/>
          <w:marRight w:val="0"/>
          <w:marTop w:val="0"/>
          <w:marBottom w:val="0"/>
          <w:divBdr>
            <w:top w:val="none" w:sz="0" w:space="0" w:color="auto"/>
            <w:left w:val="none" w:sz="0" w:space="0" w:color="auto"/>
            <w:bottom w:val="none" w:sz="0" w:space="0" w:color="auto"/>
            <w:right w:val="none" w:sz="0" w:space="0" w:color="auto"/>
          </w:divBdr>
        </w:div>
        <w:div w:id="633490813">
          <w:marLeft w:val="640"/>
          <w:marRight w:val="0"/>
          <w:marTop w:val="0"/>
          <w:marBottom w:val="0"/>
          <w:divBdr>
            <w:top w:val="none" w:sz="0" w:space="0" w:color="auto"/>
            <w:left w:val="none" w:sz="0" w:space="0" w:color="auto"/>
            <w:bottom w:val="none" w:sz="0" w:space="0" w:color="auto"/>
            <w:right w:val="none" w:sz="0" w:space="0" w:color="auto"/>
          </w:divBdr>
        </w:div>
        <w:div w:id="1361778244">
          <w:marLeft w:val="640"/>
          <w:marRight w:val="0"/>
          <w:marTop w:val="0"/>
          <w:marBottom w:val="0"/>
          <w:divBdr>
            <w:top w:val="none" w:sz="0" w:space="0" w:color="auto"/>
            <w:left w:val="none" w:sz="0" w:space="0" w:color="auto"/>
            <w:bottom w:val="none" w:sz="0" w:space="0" w:color="auto"/>
            <w:right w:val="none" w:sz="0" w:space="0" w:color="auto"/>
          </w:divBdr>
        </w:div>
        <w:div w:id="797525111">
          <w:marLeft w:val="640"/>
          <w:marRight w:val="0"/>
          <w:marTop w:val="0"/>
          <w:marBottom w:val="0"/>
          <w:divBdr>
            <w:top w:val="none" w:sz="0" w:space="0" w:color="auto"/>
            <w:left w:val="none" w:sz="0" w:space="0" w:color="auto"/>
            <w:bottom w:val="none" w:sz="0" w:space="0" w:color="auto"/>
            <w:right w:val="none" w:sz="0" w:space="0" w:color="auto"/>
          </w:divBdr>
        </w:div>
        <w:div w:id="502207052">
          <w:marLeft w:val="640"/>
          <w:marRight w:val="0"/>
          <w:marTop w:val="0"/>
          <w:marBottom w:val="0"/>
          <w:divBdr>
            <w:top w:val="none" w:sz="0" w:space="0" w:color="auto"/>
            <w:left w:val="none" w:sz="0" w:space="0" w:color="auto"/>
            <w:bottom w:val="none" w:sz="0" w:space="0" w:color="auto"/>
            <w:right w:val="none" w:sz="0" w:space="0" w:color="auto"/>
          </w:divBdr>
        </w:div>
        <w:div w:id="4746152">
          <w:marLeft w:val="640"/>
          <w:marRight w:val="0"/>
          <w:marTop w:val="0"/>
          <w:marBottom w:val="0"/>
          <w:divBdr>
            <w:top w:val="none" w:sz="0" w:space="0" w:color="auto"/>
            <w:left w:val="none" w:sz="0" w:space="0" w:color="auto"/>
            <w:bottom w:val="none" w:sz="0" w:space="0" w:color="auto"/>
            <w:right w:val="none" w:sz="0" w:space="0" w:color="auto"/>
          </w:divBdr>
        </w:div>
        <w:div w:id="708843976">
          <w:marLeft w:val="640"/>
          <w:marRight w:val="0"/>
          <w:marTop w:val="0"/>
          <w:marBottom w:val="0"/>
          <w:divBdr>
            <w:top w:val="none" w:sz="0" w:space="0" w:color="auto"/>
            <w:left w:val="none" w:sz="0" w:space="0" w:color="auto"/>
            <w:bottom w:val="none" w:sz="0" w:space="0" w:color="auto"/>
            <w:right w:val="none" w:sz="0" w:space="0" w:color="auto"/>
          </w:divBdr>
        </w:div>
        <w:div w:id="329599687">
          <w:marLeft w:val="640"/>
          <w:marRight w:val="0"/>
          <w:marTop w:val="0"/>
          <w:marBottom w:val="0"/>
          <w:divBdr>
            <w:top w:val="none" w:sz="0" w:space="0" w:color="auto"/>
            <w:left w:val="none" w:sz="0" w:space="0" w:color="auto"/>
            <w:bottom w:val="none" w:sz="0" w:space="0" w:color="auto"/>
            <w:right w:val="none" w:sz="0" w:space="0" w:color="auto"/>
          </w:divBdr>
        </w:div>
        <w:div w:id="1259949895">
          <w:marLeft w:val="640"/>
          <w:marRight w:val="0"/>
          <w:marTop w:val="0"/>
          <w:marBottom w:val="0"/>
          <w:divBdr>
            <w:top w:val="none" w:sz="0" w:space="0" w:color="auto"/>
            <w:left w:val="none" w:sz="0" w:space="0" w:color="auto"/>
            <w:bottom w:val="none" w:sz="0" w:space="0" w:color="auto"/>
            <w:right w:val="none" w:sz="0" w:space="0" w:color="auto"/>
          </w:divBdr>
        </w:div>
        <w:div w:id="57746182">
          <w:marLeft w:val="640"/>
          <w:marRight w:val="0"/>
          <w:marTop w:val="0"/>
          <w:marBottom w:val="0"/>
          <w:divBdr>
            <w:top w:val="none" w:sz="0" w:space="0" w:color="auto"/>
            <w:left w:val="none" w:sz="0" w:space="0" w:color="auto"/>
            <w:bottom w:val="none" w:sz="0" w:space="0" w:color="auto"/>
            <w:right w:val="none" w:sz="0" w:space="0" w:color="auto"/>
          </w:divBdr>
        </w:div>
        <w:div w:id="809828375">
          <w:marLeft w:val="640"/>
          <w:marRight w:val="0"/>
          <w:marTop w:val="0"/>
          <w:marBottom w:val="0"/>
          <w:divBdr>
            <w:top w:val="none" w:sz="0" w:space="0" w:color="auto"/>
            <w:left w:val="none" w:sz="0" w:space="0" w:color="auto"/>
            <w:bottom w:val="none" w:sz="0" w:space="0" w:color="auto"/>
            <w:right w:val="none" w:sz="0" w:space="0" w:color="auto"/>
          </w:divBdr>
        </w:div>
        <w:div w:id="2029870826">
          <w:marLeft w:val="640"/>
          <w:marRight w:val="0"/>
          <w:marTop w:val="0"/>
          <w:marBottom w:val="0"/>
          <w:divBdr>
            <w:top w:val="none" w:sz="0" w:space="0" w:color="auto"/>
            <w:left w:val="none" w:sz="0" w:space="0" w:color="auto"/>
            <w:bottom w:val="none" w:sz="0" w:space="0" w:color="auto"/>
            <w:right w:val="none" w:sz="0" w:space="0" w:color="auto"/>
          </w:divBdr>
        </w:div>
        <w:div w:id="1246763311">
          <w:marLeft w:val="640"/>
          <w:marRight w:val="0"/>
          <w:marTop w:val="0"/>
          <w:marBottom w:val="0"/>
          <w:divBdr>
            <w:top w:val="none" w:sz="0" w:space="0" w:color="auto"/>
            <w:left w:val="none" w:sz="0" w:space="0" w:color="auto"/>
            <w:bottom w:val="none" w:sz="0" w:space="0" w:color="auto"/>
            <w:right w:val="none" w:sz="0" w:space="0" w:color="auto"/>
          </w:divBdr>
        </w:div>
        <w:div w:id="1065103080">
          <w:marLeft w:val="640"/>
          <w:marRight w:val="0"/>
          <w:marTop w:val="0"/>
          <w:marBottom w:val="0"/>
          <w:divBdr>
            <w:top w:val="none" w:sz="0" w:space="0" w:color="auto"/>
            <w:left w:val="none" w:sz="0" w:space="0" w:color="auto"/>
            <w:bottom w:val="none" w:sz="0" w:space="0" w:color="auto"/>
            <w:right w:val="none" w:sz="0" w:space="0" w:color="auto"/>
          </w:divBdr>
        </w:div>
        <w:div w:id="455026425">
          <w:marLeft w:val="640"/>
          <w:marRight w:val="0"/>
          <w:marTop w:val="0"/>
          <w:marBottom w:val="0"/>
          <w:divBdr>
            <w:top w:val="none" w:sz="0" w:space="0" w:color="auto"/>
            <w:left w:val="none" w:sz="0" w:space="0" w:color="auto"/>
            <w:bottom w:val="none" w:sz="0" w:space="0" w:color="auto"/>
            <w:right w:val="none" w:sz="0" w:space="0" w:color="auto"/>
          </w:divBdr>
        </w:div>
        <w:div w:id="561524506">
          <w:marLeft w:val="640"/>
          <w:marRight w:val="0"/>
          <w:marTop w:val="0"/>
          <w:marBottom w:val="0"/>
          <w:divBdr>
            <w:top w:val="none" w:sz="0" w:space="0" w:color="auto"/>
            <w:left w:val="none" w:sz="0" w:space="0" w:color="auto"/>
            <w:bottom w:val="none" w:sz="0" w:space="0" w:color="auto"/>
            <w:right w:val="none" w:sz="0" w:space="0" w:color="auto"/>
          </w:divBdr>
        </w:div>
        <w:div w:id="103617414">
          <w:marLeft w:val="640"/>
          <w:marRight w:val="0"/>
          <w:marTop w:val="0"/>
          <w:marBottom w:val="0"/>
          <w:divBdr>
            <w:top w:val="none" w:sz="0" w:space="0" w:color="auto"/>
            <w:left w:val="none" w:sz="0" w:space="0" w:color="auto"/>
            <w:bottom w:val="none" w:sz="0" w:space="0" w:color="auto"/>
            <w:right w:val="none" w:sz="0" w:space="0" w:color="auto"/>
          </w:divBdr>
        </w:div>
        <w:div w:id="356472267">
          <w:marLeft w:val="640"/>
          <w:marRight w:val="0"/>
          <w:marTop w:val="0"/>
          <w:marBottom w:val="0"/>
          <w:divBdr>
            <w:top w:val="none" w:sz="0" w:space="0" w:color="auto"/>
            <w:left w:val="none" w:sz="0" w:space="0" w:color="auto"/>
            <w:bottom w:val="none" w:sz="0" w:space="0" w:color="auto"/>
            <w:right w:val="none" w:sz="0" w:space="0" w:color="auto"/>
          </w:divBdr>
        </w:div>
        <w:div w:id="14120622">
          <w:marLeft w:val="640"/>
          <w:marRight w:val="0"/>
          <w:marTop w:val="0"/>
          <w:marBottom w:val="0"/>
          <w:divBdr>
            <w:top w:val="none" w:sz="0" w:space="0" w:color="auto"/>
            <w:left w:val="none" w:sz="0" w:space="0" w:color="auto"/>
            <w:bottom w:val="none" w:sz="0" w:space="0" w:color="auto"/>
            <w:right w:val="none" w:sz="0" w:space="0" w:color="auto"/>
          </w:divBdr>
        </w:div>
        <w:div w:id="468673626">
          <w:marLeft w:val="640"/>
          <w:marRight w:val="0"/>
          <w:marTop w:val="0"/>
          <w:marBottom w:val="0"/>
          <w:divBdr>
            <w:top w:val="none" w:sz="0" w:space="0" w:color="auto"/>
            <w:left w:val="none" w:sz="0" w:space="0" w:color="auto"/>
            <w:bottom w:val="none" w:sz="0" w:space="0" w:color="auto"/>
            <w:right w:val="none" w:sz="0" w:space="0" w:color="auto"/>
          </w:divBdr>
        </w:div>
        <w:div w:id="45613868">
          <w:marLeft w:val="640"/>
          <w:marRight w:val="0"/>
          <w:marTop w:val="0"/>
          <w:marBottom w:val="0"/>
          <w:divBdr>
            <w:top w:val="none" w:sz="0" w:space="0" w:color="auto"/>
            <w:left w:val="none" w:sz="0" w:space="0" w:color="auto"/>
            <w:bottom w:val="none" w:sz="0" w:space="0" w:color="auto"/>
            <w:right w:val="none" w:sz="0" w:space="0" w:color="auto"/>
          </w:divBdr>
        </w:div>
        <w:div w:id="715815242">
          <w:marLeft w:val="640"/>
          <w:marRight w:val="0"/>
          <w:marTop w:val="0"/>
          <w:marBottom w:val="0"/>
          <w:divBdr>
            <w:top w:val="none" w:sz="0" w:space="0" w:color="auto"/>
            <w:left w:val="none" w:sz="0" w:space="0" w:color="auto"/>
            <w:bottom w:val="none" w:sz="0" w:space="0" w:color="auto"/>
            <w:right w:val="none" w:sz="0" w:space="0" w:color="auto"/>
          </w:divBdr>
        </w:div>
        <w:div w:id="1132476916">
          <w:marLeft w:val="640"/>
          <w:marRight w:val="0"/>
          <w:marTop w:val="0"/>
          <w:marBottom w:val="0"/>
          <w:divBdr>
            <w:top w:val="none" w:sz="0" w:space="0" w:color="auto"/>
            <w:left w:val="none" w:sz="0" w:space="0" w:color="auto"/>
            <w:bottom w:val="none" w:sz="0" w:space="0" w:color="auto"/>
            <w:right w:val="none" w:sz="0" w:space="0" w:color="auto"/>
          </w:divBdr>
        </w:div>
        <w:div w:id="1632789132">
          <w:marLeft w:val="640"/>
          <w:marRight w:val="0"/>
          <w:marTop w:val="0"/>
          <w:marBottom w:val="0"/>
          <w:divBdr>
            <w:top w:val="none" w:sz="0" w:space="0" w:color="auto"/>
            <w:left w:val="none" w:sz="0" w:space="0" w:color="auto"/>
            <w:bottom w:val="none" w:sz="0" w:space="0" w:color="auto"/>
            <w:right w:val="none" w:sz="0" w:space="0" w:color="auto"/>
          </w:divBdr>
        </w:div>
        <w:div w:id="1248658637">
          <w:marLeft w:val="640"/>
          <w:marRight w:val="0"/>
          <w:marTop w:val="0"/>
          <w:marBottom w:val="0"/>
          <w:divBdr>
            <w:top w:val="none" w:sz="0" w:space="0" w:color="auto"/>
            <w:left w:val="none" w:sz="0" w:space="0" w:color="auto"/>
            <w:bottom w:val="none" w:sz="0" w:space="0" w:color="auto"/>
            <w:right w:val="none" w:sz="0" w:space="0" w:color="auto"/>
          </w:divBdr>
        </w:div>
        <w:div w:id="1151798499">
          <w:marLeft w:val="640"/>
          <w:marRight w:val="0"/>
          <w:marTop w:val="0"/>
          <w:marBottom w:val="0"/>
          <w:divBdr>
            <w:top w:val="none" w:sz="0" w:space="0" w:color="auto"/>
            <w:left w:val="none" w:sz="0" w:space="0" w:color="auto"/>
            <w:bottom w:val="none" w:sz="0" w:space="0" w:color="auto"/>
            <w:right w:val="none" w:sz="0" w:space="0" w:color="auto"/>
          </w:divBdr>
        </w:div>
        <w:div w:id="1501002618">
          <w:marLeft w:val="640"/>
          <w:marRight w:val="0"/>
          <w:marTop w:val="0"/>
          <w:marBottom w:val="0"/>
          <w:divBdr>
            <w:top w:val="none" w:sz="0" w:space="0" w:color="auto"/>
            <w:left w:val="none" w:sz="0" w:space="0" w:color="auto"/>
            <w:bottom w:val="none" w:sz="0" w:space="0" w:color="auto"/>
            <w:right w:val="none" w:sz="0" w:space="0" w:color="auto"/>
          </w:divBdr>
        </w:div>
        <w:div w:id="823473379">
          <w:marLeft w:val="640"/>
          <w:marRight w:val="0"/>
          <w:marTop w:val="0"/>
          <w:marBottom w:val="0"/>
          <w:divBdr>
            <w:top w:val="none" w:sz="0" w:space="0" w:color="auto"/>
            <w:left w:val="none" w:sz="0" w:space="0" w:color="auto"/>
            <w:bottom w:val="none" w:sz="0" w:space="0" w:color="auto"/>
            <w:right w:val="none" w:sz="0" w:space="0" w:color="auto"/>
          </w:divBdr>
        </w:div>
        <w:div w:id="25957610">
          <w:marLeft w:val="640"/>
          <w:marRight w:val="0"/>
          <w:marTop w:val="0"/>
          <w:marBottom w:val="0"/>
          <w:divBdr>
            <w:top w:val="none" w:sz="0" w:space="0" w:color="auto"/>
            <w:left w:val="none" w:sz="0" w:space="0" w:color="auto"/>
            <w:bottom w:val="none" w:sz="0" w:space="0" w:color="auto"/>
            <w:right w:val="none" w:sz="0" w:space="0" w:color="auto"/>
          </w:divBdr>
        </w:div>
        <w:div w:id="1628777863">
          <w:marLeft w:val="640"/>
          <w:marRight w:val="0"/>
          <w:marTop w:val="0"/>
          <w:marBottom w:val="0"/>
          <w:divBdr>
            <w:top w:val="none" w:sz="0" w:space="0" w:color="auto"/>
            <w:left w:val="none" w:sz="0" w:space="0" w:color="auto"/>
            <w:bottom w:val="none" w:sz="0" w:space="0" w:color="auto"/>
            <w:right w:val="none" w:sz="0" w:space="0" w:color="auto"/>
          </w:divBdr>
        </w:div>
        <w:div w:id="1012803544">
          <w:marLeft w:val="640"/>
          <w:marRight w:val="0"/>
          <w:marTop w:val="0"/>
          <w:marBottom w:val="0"/>
          <w:divBdr>
            <w:top w:val="none" w:sz="0" w:space="0" w:color="auto"/>
            <w:left w:val="none" w:sz="0" w:space="0" w:color="auto"/>
            <w:bottom w:val="none" w:sz="0" w:space="0" w:color="auto"/>
            <w:right w:val="none" w:sz="0" w:space="0" w:color="auto"/>
          </w:divBdr>
        </w:div>
        <w:div w:id="218325792">
          <w:marLeft w:val="640"/>
          <w:marRight w:val="0"/>
          <w:marTop w:val="0"/>
          <w:marBottom w:val="0"/>
          <w:divBdr>
            <w:top w:val="none" w:sz="0" w:space="0" w:color="auto"/>
            <w:left w:val="none" w:sz="0" w:space="0" w:color="auto"/>
            <w:bottom w:val="none" w:sz="0" w:space="0" w:color="auto"/>
            <w:right w:val="none" w:sz="0" w:space="0" w:color="auto"/>
          </w:divBdr>
        </w:div>
        <w:div w:id="2066179477">
          <w:marLeft w:val="640"/>
          <w:marRight w:val="0"/>
          <w:marTop w:val="0"/>
          <w:marBottom w:val="0"/>
          <w:divBdr>
            <w:top w:val="none" w:sz="0" w:space="0" w:color="auto"/>
            <w:left w:val="none" w:sz="0" w:space="0" w:color="auto"/>
            <w:bottom w:val="none" w:sz="0" w:space="0" w:color="auto"/>
            <w:right w:val="none" w:sz="0" w:space="0" w:color="auto"/>
          </w:divBdr>
        </w:div>
        <w:div w:id="762839528">
          <w:marLeft w:val="640"/>
          <w:marRight w:val="0"/>
          <w:marTop w:val="0"/>
          <w:marBottom w:val="0"/>
          <w:divBdr>
            <w:top w:val="none" w:sz="0" w:space="0" w:color="auto"/>
            <w:left w:val="none" w:sz="0" w:space="0" w:color="auto"/>
            <w:bottom w:val="none" w:sz="0" w:space="0" w:color="auto"/>
            <w:right w:val="none" w:sz="0" w:space="0" w:color="auto"/>
          </w:divBdr>
        </w:div>
        <w:div w:id="822501428">
          <w:marLeft w:val="640"/>
          <w:marRight w:val="0"/>
          <w:marTop w:val="0"/>
          <w:marBottom w:val="0"/>
          <w:divBdr>
            <w:top w:val="none" w:sz="0" w:space="0" w:color="auto"/>
            <w:left w:val="none" w:sz="0" w:space="0" w:color="auto"/>
            <w:bottom w:val="none" w:sz="0" w:space="0" w:color="auto"/>
            <w:right w:val="none" w:sz="0" w:space="0" w:color="auto"/>
          </w:divBdr>
        </w:div>
        <w:div w:id="1212426796">
          <w:marLeft w:val="640"/>
          <w:marRight w:val="0"/>
          <w:marTop w:val="0"/>
          <w:marBottom w:val="0"/>
          <w:divBdr>
            <w:top w:val="none" w:sz="0" w:space="0" w:color="auto"/>
            <w:left w:val="none" w:sz="0" w:space="0" w:color="auto"/>
            <w:bottom w:val="none" w:sz="0" w:space="0" w:color="auto"/>
            <w:right w:val="none" w:sz="0" w:space="0" w:color="auto"/>
          </w:divBdr>
        </w:div>
        <w:div w:id="2010018836">
          <w:marLeft w:val="640"/>
          <w:marRight w:val="0"/>
          <w:marTop w:val="0"/>
          <w:marBottom w:val="0"/>
          <w:divBdr>
            <w:top w:val="none" w:sz="0" w:space="0" w:color="auto"/>
            <w:left w:val="none" w:sz="0" w:space="0" w:color="auto"/>
            <w:bottom w:val="none" w:sz="0" w:space="0" w:color="auto"/>
            <w:right w:val="none" w:sz="0" w:space="0" w:color="auto"/>
          </w:divBdr>
        </w:div>
        <w:div w:id="1472862662">
          <w:marLeft w:val="640"/>
          <w:marRight w:val="0"/>
          <w:marTop w:val="0"/>
          <w:marBottom w:val="0"/>
          <w:divBdr>
            <w:top w:val="none" w:sz="0" w:space="0" w:color="auto"/>
            <w:left w:val="none" w:sz="0" w:space="0" w:color="auto"/>
            <w:bottom w:val="none" w:sz="0" w:space="0" w:color="auto"/>
            <w:right w:val="none" w:sz="0" w:space="0" w:color="auto"/>
          </w:divBdr>
        </w:div>
        <w:div w:id="1081560776">
          <w:marLeft w:val="640"/>
          <w:marRight w:val="0"/>
          <w:marTop w:val="0"/>
          <w:marBottom w:val="0"/>
          <w:divBdr>
            <w:top w:val="none" w:sz="0" w:space="0" w:color="auto"/>
            <w:left w:val="none" w:sz="0" w:space="0" w:color="auto"/>
            <w:bottom w:val="none" w:sz="0" w:space="0" w:color="auto"/>
            <w:right w:val="none" w:sz="0" w:space="0" w:color="auto"/>
          </w:divBdr>
        </w:div>
        <w:div w:id="2112315545">
          <w:marLeft w:val="640"/>
          <w:marRight w:val="0"/>
          <w:marTop w:val="0"/>
          <w:marBottom w:val="0"/>
          <w:divBdr>
            <w:top w:val="none" w:sz="0" w:space="0" w:color="auto"/>
            <w:left w:val="none" w:sz="0" w:space="0" w:color="auto"/>
            <w:bottom w:val="none" w:sz="0" w:space="0" w:color="auto"/>
            <w:right w:val="none" w:sz="0" w:space="0" w:color="auto"/>
          </w:divBdr>
        </w:div>
        <w:div w:id="2092845396">
          <w:marLeft w:val="640"/>
          <w:marRight w:val="0"/>
          <w:marTop w:val="0"/>
          <w:marBottom w:val="0"/>
          <w:divBdr>
            <w:top w:val="none" w:sz="0" w:space="0" w:color="auto"/>
            <w:left w:val="none" w:sz="0" w:space="0" w:color="auto"/>
            <w:bottom w:val="none" w:sz="0" w:space="0" w:color="auto"/>
            <w:right w:val="none" w:sz="0" w:space="0" w:color="auto"/>
          </w:divBdr>
        </w:div>
        <w:div w:id="968820422">
          <w:marLeft w:val="640"/>
          <w:marRight w:val="0"/>
          <w:marTop w:val="0"/>
          <w:marBottom w:val="0"/>
          <w:divBdr>
            <w:top w:val="none" w:sz="0" w:space="0" w:color="auto"/>
            <w:left w:val="none" w:sz="0" w:space="0" w:color="auto"/>
            <w:bottom w:val="none" w:sz="0" w:space="0" w:color="auto"/>
            <w:right w:val="none" w:sz="0" w:space="0" w:color="auto"/>
          </w:divBdr>
        </w:div>
        <w:div w:id="1385178886">
          <w:marLeft w:val="640"/>
          <w:marRight w:val="0"/>
          <w:marTop w:val="0"/>
          <w:marBottom w:val="0"/>
          <w:divBdr>
            <w:top w:val="none" w:sz="0" w:space="0" w:color="auto"/>
            <w:left w:val="none" w:sz="0" w:space="0" w:color="auto"/>
            <w:bottom w:val="none" w:sz="0" w:space="0" w:color="auto"/>
            <w:right w:val="none" w:sz="0" w:space="0" w:color="auto"/>
          </w:divBdr>
        </w:div>
        <w:div w:id="454569203">
          <w:marLeft w:val="640"/>
          <w:marRight w:val="0"/>
          <w:marTop w:val="0"/>
          <w:marBottom w:val="0"/>
          <w:divBdr>
            <w:top w:val="none" w:sz="0" w:space="0" w:color="auto"/>
            <w:left w:val="none" w:sz="0" w:space="0" w:color="auto"/>
            <w:bottom w:val="none" w:sz="0" w:space="0" w:color="auto"/>
            <w:right w:val="none" w:sz="0" w:space="0" w:color="auto"/>
          </w:divBdr>
        </w:div>
        <w:div w:id="1948733959">
          <w:marLeft w:val="640"/>
          <w:marRight w:val="0"/>
          <w:marTop w:val="0"/>
          <w:marBottom w:val="0"/>
          <w:divBdr>
            <w:top w:val="none" w:sz="0" w:space="0" w:color="auto"/>
            <w:left w:val="none" w:sz="0" w:space="0" w:color="auto"/>
            <w:bottom w:val="none" w:sz="0" w:space="0" w:color="auto"/>
            <w:right w:val="none" w:sz="0" w:space="0" w:color="auto"/>
          </w:divBdr>
        </w:div>
      </w:divsChild>
    </w:div>
    <w:div w:id="95096629">
      <w:bodyDiv w:val="1"/>
      <w:marLeft w:val="0"/>
      <w:marRight w:val="0"/>
      <w:marTop w:val="0"/>
      <w:marBottom w:val="0"/>
      <w:divBdr>
        <w:top w:val="none" w:sz="0" w:space="0" w:color="auto"/>
        <w:left w:val="none" w:sz="0" w:space="0" w:color="auto"/>
        <w:bottom w:val="none" w:sz="0" w:space="0" w:color="auto"/>
        <w:right w:val="none" w:sz="0" w:space="0" w:color="auto"/>
      </w:divBdr>
      <w:divsChild>
        <w:div w:id="1373116191">
          <w:marLeft w:val="640"/>
          <w:marRight w:val="0"/>
          <w:marTop w:val="0"/>
          <w:marBottom w:val="0"/>
          <w:divBdr>
            <w:top w:val="none" w:sz="0" w:space="0" w:color="auto"/>
            <w:left w:val="none" w:sz="0" w:space="0" w:color="auto"/>
            <w:bottom w:val="none" w:sz="0" w:space="0" w:color="auto"/>
            <w:right w:val="none" w:sz="0" w:space="0" w:color="auto"/>
          </w:divBdr>
        </w:div>
        <w:div w:id="260066626">
          <w:marLeft w:val="640"/>
          <w:marRight w:val="0"/>
          <w:marTop w:val="0"/>
          <w:marBottom w:val="0"/>
          <w:divBdr>
            <w:top w:val="none" w:sz="0" w:space="0" w:color="auto"/>
            <w:left w:val="none" w:sz="0" w:space="0" w:color="auto"/>
            <w:bottom w:val="none" w:sz="0" w:space="0" w:color="auto"/>
            <w:right w:val="none" w:sz="0" w:space="0" w:color="auto"/>
          </w:divBdr>
        </w:div>
        <w:div w:id="201555348">
          <w:marLeft w:val="640"/>
          <w:marRight w:val="0"/>
          <w:marTop w:val="0"/>
          <w:marBottom w:val="0"/>
          <w:divBdr>
            <w:top w:val="none" w:sz="0" w:space="0" w:color="auto"/>
            <w:left w:val="none" w:sz="0" w:space="0" w:color="auto"/>
            <w:bottom w:val="none" w:sz="0" w:space="0" w:color="auto"/>
            <w:right w:val="none" w:sz="0" w:space="0" w:color="auto"/>
          </w:divBdr>
        </w:div>
        <w:div w:id="1187326745">
          <w:marLeft w:val="640"/>
          <w:marRight w:val="0"/>
          <w:marTop w:val="0"/>
          <w:marBottom w:val="0"/>
          <w:divBdr>
            <w:top w:val="none" w:sz="0" w:space="0" w:color="auto"/>
            <w:left w:val="none" w:sz="0" w:space="0" w:color="auto"/>
            <w:bottom w:val="none" w:sz="0" w:space="0" w:color="auto"/>
            <w:right w:val="none" w:sz="0" w:space="0" w:color="auto"/>
          </w:divBdr>
        </w:div>
        <w:div w:id="1931153528">
          <w:marLeft w:val="640"/>
          <w:marRight w:val="0"/>
          <w:marTop w:val="0"/>
          <w:marBottom w:val="0"/>
          <w:divBdr>
            <w:top w:val="none" w:sz="0" w:space="0" w:color="auto"/>
            <w:left w:val="none" w:sz="0" w:space="0" w:color="auto"/>
            <w:bottom w:val="none" w:sz="0" w:space="0" w:color="auto"/>
            <w:right w:val="none" w:sz="0" w:space="0" w:color="auto"/>
          </w:divBdr>
        </w:div>
        <w:div w:id="1169634894">
          <w:marLeft w:val="640"/>
          <w:marRight w:val="0"/>
          <w:marTop w:val="0"/>
          <w:marBottom w:val="0"/>
          <w:divBdr>
            <w:top w:val="none" w:sz="0" w:space="0" w:color="auto"/>
            <w:left w:val="none" w:sz="0" w:space="0" w:color="auto"/>
            <w:bottom w:val="none" w:sz="0" w:space="0" w:color="auto"/>
            <w:right w:val="none" w:sz="0" w:space="0" w:color="auto"/>
          </w:divBdr>
        </w:div>
        <w:div w:id="1712610333">
          <w:marLeft w:val="640"/>
          <w:marRight w:val="0"/>
          <w:marTop w:val="0"/>
          <w:marBottom w:val="0"/>
          <w:divBdr>
            <w:top w:val="none" w:sz="0" w:space="0" w:color="auto"/>
            <w:left w:val="none" w:sz="0" w:space="0" w:color="auto"/>
            <w:bottom w:val="none" w:sz="0" w:space="0" w:color="auto"/>
            <w:right w:val="none" w:sz="0" w:space="0" w:color="auto"/>
          </w:divBdr>
        </w:div>
        <w:div w:id="1893535790">
          <w:marLeft w:val="640"/>
          <w:marRight w:val="0"/>
          <w:marTop w:val="0"/>
          <w:marBottom w:val="0"/>
          <w:divBdr>
            <w:top w:val="none" w:sz="0" w:space="0" w:color="auto"/>
            <w:left w:val="none" w:sz="0" w:space="0" w:color="auto"/>
            <w:bottom w:val="none" w:sz="0" w:space="0" w:color="auto"/>
            <w:right w:val="none" w:sz="0" w:space="0" w:color="auto"/>
          </w:divBdr>
        </w:div>
        <w:div w:id="1201672784">
          <w:marLeft w:val="640"/>
          <w:marRight w:val="0"/>
          <w:marTop w:val="0"/>
          <w:marBottom w:val="0"/>
          <w:divBdr>
            <w:top w:val="none" w:sz="0" w:space="0" w:color="auto"/>
            <w:left w:val="none" w:sz="0" w:space="0" w:color="auto"/>
            <w:bottom w:val="none" w:sz="0" w:space="0" w:color="auto"/>
            <w:right w:val="none" w:sz="0" w:space="0" w:color="auto"/>
          </w:divBdr>
        </w:div>
        <w:div w:id="640186152">
          <w:marLeft w:val="640"/>
          <w:marRight w:val="0"/>
          <w:marTop w:val="0"/>
          <w:marBottom w:val="0"/>
          <w:divBdr>
            <w:top w:val="none" w:sz="0" w:space="0" w:color="auto"/>
            <w:left w:val="none" w:sz="0" w:space="0" w:color="auto"/>
            <w:bottom w:val="none" w:sz="0" w:space="0" w:color="auto"/>
            <w:right w:val="none" w:sz="0" w:space="0" w:color="auto"/>
          </w:divBdr>
        </w:div>
        <w:div w:id="1906142702">
          <w:marLeft w:val="640"/>
          <w:marRight w:val="0"/>
          <w:marTop w:val="0"/>
          <w:marBottom w:val="0"/>
          <w:divBdr>
            <w:top w:val="none" w:sz="0" w:space="0" w:color="auto"/>
            <w:left w:val="none" w:sz="0" w:space="0" w:color="auto"/>
            <w:bottom w:val="none" w:sz="0" w:space="0" w:color="auto"/>
            <w:right w:val="none" w:sz="0" w:space="0" w:color="auto"/>
          </w:divBdr>
        </w:div>
        <w:div w:id="1706977915">
          <w:marLeft w:val="640"/>
          <w:marRight w:val="0"/>
          <w:marTop w:val="0"/>
          <w:marBottom w:val="0"/>
          <w:divBdr>
            <w:top w:val="none" w:sz="0" w:space="0" w:color="auto"/>
            <w:left w:val="none" w:sz="0" w:space="0" w:color="auto"/>
            <w:bottom w:val="none" w:sz="0" w:space="0" w:color="auto"/>
            <w:right w:val="none" w:sz="0" w:space="0" w:color="auto"/>
          </w:divBdr>
        </w:div>
        <w:div w:id="269512461">
          <w:marLeft w:val="640"/>
          <w:marRight w:val="0"/>
          <w:marTop w:val="0"/>
          <w:marBottom w:val="0"/>
          <w:divBdr>
            <w:top w:val="none" w:sz="0" w:space="0" w:color="auto"/>
            <w:left w:val="none" w:sz="0" w:space="0" w:color="auto"/>
            <w:bottom w:val="none" w:sz="0" w:space="0" w:color="auto"/>
            <w:right w:val="none" w:sz="0" w:space="0" w:color="auto"/>
          </w:divBdr>
        </w:div>
        <w:div w:id="1608659528">
          <w:marLeft w:val="640"/>
          <w:marRight w:val="0"/>
          <w:marTop w:val="0"/>
          <w:marBottom w:val="0"/>
          <w:divBdr>
            <w:top w:val="none" w:sz="0" w:space="0" w:color="auto"/>
            <w:left w:val="none" w:sz="0" w:space="0" w:color="auto"/>
            <w:bottom w:val="none" w:sz="0" w:space="0" w:color="auto"/>
            <w:right w:val="none" w:sz="0" w:space="0" w:color="auto"/>
          </w:divBdr>
        </w:div>
        <w:div w:id="2131969487">
          <w:marLeft w:val="640"/>
          <w:marRight w:val="0"/>
          <w:marTop w:val="0"/>
          <w:marBottom w:val="0"/>
          <w:divBdr>
            <w:top w:val="none" w:sz="0" w:space="0" w:color="auto"/>
            <w:left w:val="none" w:sz="0" w:space="0" w:color="auto"/>
            <w:bottom w:val="none" w:sz="0" w:space="0" w:color="auto"/>
            <w:right w:val="none" w:sz="0" w:space="0" w:color="auto"/>
          </w:divBdr>
        </w:div>
        <w:div w:id="1141849254">
          <w:marLeft w:val="640"/>
          <w:marRight w:val="0"/>
          <w:marTop w:val="0"/>
          <w:marBottom w:val="0"/>
          <w:divBdr>
            <w:top w:val="none" w:sz="0" w:space="0" w:color="auto"/>
            <w:left w:val="none" w:sz="0" w:space="0" w:color="auto"/>
            <w:bottom w:val="none" w:sz="0" w:space="0" w:color="auto"/>
            <w:right w:val="none" w:sz="0" w:space="0" w:color="auto"/>
          </w:divBdr>
        </w:div>
        <w:div w:id="1273785466">
          <w:marLeft w:val="640"/>
          <w:marRight w:val="0"/>
          <w:marTop w:val="0"/>
          <w:marBottom w:val="0"/>
          <w:divBdr>
            <w:top w:val="none" w:sz="0" w:space="0" w:color="auto"/>
            <w:left w:val="none" w:sz="0" w:space="0" w:color="auto"/>
            <w:bottom w:val="none" w:sz="0" w:space="0" w:color="auto"/>
            <w:right w:val="none" w:sz="0" w:space="0" w:color="auto"/>
          </w:divBdr>
        </w:div>
        <w:div w:id="882601072">
          <w:marLeft w:val="640"/>
          <w:marRight w:val="0"/>
          <w:marTop w:val="0"/>
          <w:marBottom w:val="0"/>
          <w:divBdr>
            <w:top w:val="none" w:sz="0" w:space="0" w:color="auto"/>
            <w:left w:val="none" w:sz="0" w:space="0" w:color="auto"/>
            <w:bottom w:val="none" w:sz="0" w:space="0" w:color="auto"/>
            <w:right w:val="none" w:sz="0" w:space="0" w:color="auto"/>
          </w:divBdr>
        </w:div>
        <w:div w:id="889341728">
          <w:marLeft w:val="640"/>
          <w:marRight w:val="0"/>
          <w:marTop w:val="0"/>
          <w:marBottom w:val="0"/>
          <w:divBdr>
            <w:top w:val="none" w:sz="0" w:space="0" w:color="auto"/>
            <w:left w:val="none" w:sz="0" w:space="0" w:color="auto"/>
            <w:bottom w:val="none" w:sz="0" w:space="0" w:color="auto"/>
            <w:right w:val="none" w:sz="0" w:space="0" w:color="auto"/>
          </w:divBdr>
        </w:div>
        <w:div w:id="883566499">
          <w:marLeft w:val="640"/>
          <w:marRight w:val="0"/>
          <w:marTop w:val="0"/>
          <w:marBottom w:val="0"/>
          <w:divBdr>
            <w:top w:val="none" w:sz="0" w:space="0" w:color="auto"/>
            <w:left w:val="none" w:sz="0" w:space="0" w:color="auto"/>
            <w:bottom w:val="none" w:sz="0" w:space="0" w:color="auto"/>
            <w:right w:val="none" w:sz="0" w:space="0" w:color="auto"/>
          </w:divBdr>
        </w:div>
        <w:div w:id="695734676">
          <w:marLeft w:val="640"/>
          <w:marRight w:val="0"/>
          <w:marTop w:val="0"/>
          <w:marBottom w:val="0"/>
          <w:divBdr>
            <w:top w:val="none" w:sz="0" w:space="0" w:color="auto"/>
            <w:left w:val="none" w:sz="0" w:space="0" w:color="auto"/>
            <w:bottom w:val="none" w:sz="0" w:space="0" w:color="auto"/>
            <w:right w:val="none" w:sz="0" w:space="0" w:color="auto"/>
          </w:divBdr>
        </w:div>
        <w:div w:id="1846163202">
          <w:marLeft w:val="640"/>
          <w:marRight w:val="0"/>
          <w:marTop w:val="0"/>
          <w:marBottom w:val="0"/>
          <w:divBdr>
            <w:top w:val="none" w:sz="0" w:space="0" w:color="auto"/>
            <w:left w:val="none" w:sz="0" w:space="0" w:color="auto"/>
            <w:bottom w:val="none" w:sz="0" w:space="0" w:color="auto"/>
            <w:right w:val="none" w:sz="0" w:space="0" w:color="auto"/>
          </w:divBdr>
        </w:div>
        <w:div w:id="1316299096">
          <w:marLeft w:val="640"/>
          <w:marRight w:val="0"/>
          <w:marTop w:val="0"/>
          <w:marBottom w:val="0"/>
          <w:divBdr>
            <w:top w:val="none" w:sz="0" w:space="0" w:color="auto"/>
            <w:left w:val="none" w:sz="0" w:space="0" w:color="auto"/>
            <w:bottom w:val="none" w:sz="0" w:space="0" w:color="auto"/>
            <w:right w:val="none" w:sz="0" w:space="0" w:color="auto"/>
          </w:divBdr>
        </w:div>
        <w:div w:id="1337221254">
          <w:marLeft w:val="640"/>
          <w:marRight w:val="0"/>
          <w:marTop w:val="0"/>
          <w:marBottom w:val="0"/>
          <w:divBdr>
            <w:top w:val="none" w:sz="0" w:space="0" w:color="auto"/>
            <w:left w:val="none" w:sz="0" w:space="0" w:color="auto"/>
            <w:bottom w:val="none" w:sz="0" w:space="0" w:color="auto"/>
            <w:right w:val="none" w:sz="0" w:space="0" w:color="auto"/>
          </w:divBdr>
        </w:div>
        <w:div w:id="232811854">
          <w:marLeft w:val="640"/>
          <w:marRight w:val="0"/>
          <w:marTop w:val="0"/>
          <w:marBottom w:val="0"/>
          <w:divBdr>
            <w:top w:val="none" w:sz="0" w:space="0" w:color="auto"/>
            <w:left w:val="none" w:sz="0" w:space="0" w:color="auto"/>
            <w:bottom w:val="none" w:sz="0" w:space="0" w:color="auto"/>
            <w:right w:val="none" w:sz="0" w:space="0" w:color="auto"/>
          </w:divBdr>
        </w:div>
        <w:div w:id="1913349671">
          <w:marLeft w:val="640"/>
          <w:marRight w:val="0"/>
          <w:marTop w:val="0"/>
          <w:marBottom w:val="0"/>
          <w:divBdr>
            <w:top w:val="none" w:sz="0" w:space="0" w:color="auto"/>
            <w:left w:val="none" w:sz="0" w:space="0" w:color="auto"/>
            <w:bottom w:val="none" w:sz="0" w:space="0" w:color="auto"/>
            <w:right w:val="none" w:sz="0" w:space="0" w:color="auto"/>
          </w:divBdr>
        </w:div>
        <w:div w:id="2087025515">
          <w:marLeft w:val="640"/>
          <w:marRight w:val="0"/>
          <w:marTop w:val="0"/>
          <w:marBottom w:val="0"/>
          <w:divBdr>
            <w:top w:val="none" w:sz="0" w:space="0" w:color="auto"/>
            <w:left w:val="none" w:sz="0" w:space="0" w:color="auto"/>
            <w:bottom w:val="none" w:sz="0" w:space="0" w:color="auto"/>
            <w:right w:val="none" w:sz="0" w:space="0" w:color="auto"/>
          </w:divBdr>
        </w:div>
        <w:div w:id="1379664137">
          <w:marLeft w:val="640"/>
          <w:marRight w:val="0"/>
          <w:marTop w:val="0"/>
          <w:marBottom w:val="0"/>
          <w:divBdr>
            <w:top w:val="none" w:sz="0" w:space="0" w:color="auto"/>
            <w:left w:val="none" w:sz="0" w:space="0" w:color="auto"/>
            <w:bottom w:val="none" w:sz="0" w:space="0" w:color="auto"/>
            <w:right w:val="none" w:sz="0" w:space="0" w:color="auto"/>
          </w:divBdr>
        </w:div>
        <w:div w:id="1061946729">
          <w:marLeft w:val="640"/>
          <w:marRight w:val="0"/>
          <w:marTop w:val="0"/>
          <w:marBottom w:val="0"/>
          <w:divBdr>
            <w:top w:val="none" w:sz="0" w:space="0" w:color="auto"/>
            <w:left w:val="none" w:sz="0" w:space="0" w:color="auto"/>
            <w:bottom w:val="none" w:sz="0" w:space="0" w:color="auto"/>
            <w:right w:val="none" w:sz="0" w:space="0" w:color="auto"/>
          </w:divBdr>
        </w:div>
        <w:div w:id="270161791">
          <w:marLeft w:val="640"/>
          <w:marRight w:val="0"/>
          <w:marTop w:val="0"/>
          <w:marBottom w:val="0"/>
          <w:divBdr>
            <w:top w:val="none" w:sz="0" w:space="0" w:color="auto"/>
            <w:left w:val="none" w:sz="0" w:space="0" w:color="auto"/>
            <w:bottom w:val="none" w:sz="0" w:space="0" w:color="auto"/>
            <w:right w:val="none" w:sz="0" w:space="0" w:color="auto"/>
          </w:divBdr>
        </w:div>
        <w:div w:id="1356728618">
          <w:marLeft w:val="640"/>
          <w:marRight w:val="0"/>
          <w:marTop w:val="0"/>
          <w:marBottom w:val="0"/>
          <w:divBdr>
            <w:top w:val="none" w:sz="0" w:space="0" w:color="auto"/>
            <w:left w:val="none" w:sz="0" w:space="0" w:color="auto"/>
            <w:bottom w:val="none" w:sz="0" w:space="0" w:color="auto"/>
            <w:right w:val="none" w:sz="0" w:space="0" w:color="auto"/>
          </w:divBdr>
        </w:div>
        <w:div w:id="570582022">
          <w:marLeft w:val="640"/>
          <w:marRight w:val="0"/>
          <w:marTop w:val="0"/>
          <w:marBottom w:val="0"/>
          <w:divBdr>
            <w:top w:val="none" w:sz="0" w:space="0" w:color="auto"/>
            <w:left w:val="none" w:sz="0" w:space="0" w:color="auto"/>
            <w:bottom w:val="none" w:sz="0" w:space="0" w:color="auto"/>
            <w:right w:val="none" w:sz="0" w:space="0" w:color="auto"/>
          </w:divBdr>
        </w:div>
        <w:div w:id="1698195632">
          <w:marLeft w:val="640"/>
          <w:marRight w:val="0"/>
          <w:marTop w:val="0"/>
          <w:marBottom w:val="0"/>
          <w:divBdr>
            <w:top w:val="none" w:sz="0" w:space="0" w:color="auto"/>
            <w:left w:val="none" w:sz="0" w:space="0" w:color="auto"/>
            <w:bottom w:val="none" w:sz="0" w:space="0" w:color="auto"/>
            <w:right w:val="none" w:sz="0" w:space="0" w:color="auto"/>
          </w:divBdr>
        </w:div>
        <w:div w:id="1176192492">
          <w:marLeft w:val="640"/>
          <w:marRight w:val="0"/>
          <w:marTop w:val="0"/>
          <w:marBottom w:val="0"/>
          <w:divBdr>
            <w:top w:val="none" w:sz="0" w:space="0" w:color="auto"/>
            <w:left w:val="none" w:sz="0" w:space="0" w:color="auto"/>
            <w:bottom w:val="none" w:sz="0" w:space="0" w:color="auto"/>
            <w:right w:val="none" w:sz="0" w:space="0" w:color="auto"/>
          </w:divBdr>
        </w:div>
        <w:div w:id="364447362">
          <w:marLeft w:val="640"/>
          <w:marRight w:val="0"/>
          <w:marTop w:val="0"/>
          <w:marBottom w:val="0"/>
          <w:divBdr>
            <w:top w:val="none" w:sz="0" w:space="0" w:color="auto"/>
            <w:left w:val="none" w:sz="0" w:space="0" w:color="auto"/>
            <w:bottom w:val="none" w:sz="0" w:space="0" w:color="auto"/>
            <w:right w:val="none" w:sz="0" w:space="0" w:color="auto"/>
          </w:divBdr>
        </w:div>
        <w:div w:id="627512243">
          <w:marLeft w:val="640"/>
          <w:marRight w:val="0"/>
          <w:marTop w:val="0"/>
          <w:marBottom w:val="0"/>
          <w:divBdr>
            <w:top w:val="none" w:sz="0" w:space="0" w:color="auto"/>
            <w:left w:val="none" w:sz="0" w:space="0" w:color="auto"/>
            <w:bottom w:val="none" w:sz="0" w:space="0" w:color="auto"/>
            <w:right w:val="none" w:sz="0" w:space="0" w:color="auto"/>
          </w:divBdr>
        </w:div>
        <w:div w:id="1131098600">
          <w:marLeft w:val="640"/>
          <w:marRight w:val="0"/>
          <w:marTop w:val="0"/>
          <w:marBottom w:val="0"/>
          <w:divBdr>
            <w:top w:val="none" w:sz="0" w:space="0" w:color="auto"/>
            <w:left w:val="none" w:sz="0" w:space="0" w:color="auto"/>
            <w:bottom w:val="none" w:sz="0" w:space="0" w:color="auto"/>
            <w:right w:val="none" w:sz="0" w:space="0" w:color="auto"/>
          </w:divBdr>
        </w:div>
        <w:div w:id="656152913">
          <w:marLeft w:val="640"/>
          <w:marRight w:val="0"/>
          <w:marTop w:val="0"/>
          <w:marBottom w:val="0"/>
          <w:divBdr>
            <w:top w:val="none" w:sz="0" w:space="0" w:color="auto"/>
            <w:left w:val="none" w:sz="0" w:space="0" w:color="auto"/>
            <w:bottom w:val="none" w:sz="0" w:space="0" w:color="auto"/>
            <w:right w:val="none" w:sz="0" w:space="0" w:color="auto"/>
          </w:divBdr>
        </w:div>
        <w:div w:id="1419592945">
          <w:marLeft w:val="640"/>
          <w:marRight w:val="0"/>
          <w:marTop w:val="0"/>
          <w:marBottom w:val="0"/>
          <w:divBdr>
            <w:top w:val="none" w:sz="0" w:space="0" w:color="auto"/>
            <w:left w:val="none" w:sz="0" w:space="0" w:color="auto"/>
            <w:bottom w:val="none" w:sz="0" w:space="0" w:color="auto"/>
            <w:right w:val="none" w:sz="0" w:space="0" w:color="auto"/>
          </w:divBdr>
        </w:div>
        <w:div w:id="1796218861">
          <w:marLeft w:val="640"/>
          <w:marRight w:val="0"/>
          <w:marTop w:val="0"/>
          <w:marBottom w:val="0"/>
          <w:divBdr>
            <w:top w:val="none" w:sz="0" w:space="0" w:color="auto"/>
            <w:left w:val="none" w:sz="0" w:space="0" w:color="auto"/>
            <w:bottom w:val="none" w:sz="0" w:space="0" w:color="auto"/>
            <w:right w:val="none" w:sz="0" w:space="0" w:color="auto"/>
          </w:divBdr>
        </w:div>
        <w:div w:id="1339506495">
          <w:marLeft w:val="640"/>
          <w:marRight w:val="0"/>
          <w:marTop w:val="0"/>
          <w:marBottom w:val="0"/>
          <w:divBdr>
            <w:top w:val="none" w:sz="0" w:space="0" w:color="auto"/>
            <w:left w:val="none" w:sz="0" w:space="0" w:color="auto"/>
            <w:bottom w:val="none" w:sz="0" w:space="0" w:color="auto"/>
            <w:right w:val="none" w:sz="0" w:space="0" w:color="auto"/>
          </w:divBdr>
        </w:div>
        <w:div w:id="2044137009">
          <w:marLeft w:val="640"/>
          <w:marRight w:val="0"/>
          <w:marTop w:val="0"/>
          <w:marBottom w:val="0"/>
          <w:divBdr>
            <w:top w:val="none" w:sz="0" w:space="0" w:color="auto"/>
            <w:left w:val="none" w:sz="0" w:space="0" w:color="auto"/>
            <w:bottom w:val="none" w:sz="0" w:space="0" w:color="auto"/>
            <w:right w:val="none" w:sz="0" w:space="0" w:color="auto"/>
          </w:divBdr>
        </w:div>
        <w:div w:id="1947805304">
          <w:marLeft w:val="640"/>
          <w:marRight w:val="0"/>
          <w:marTop w:val="0"/>
          <w:marBottom w:val="0"/>
          <w:divBdr>
            <w:top w:val="none" w:sz="0" w:space="0" w:color="auto"/>
            <w:left w:val="none" w:sz="0" w:space="0" w:color="auto"/>
            <w:bottom w:val="none" w:sz="0" w:space="0" w:color="auto"/>
            <w:right w:val="none" w:sz="0" w:space="0" w:color="auto"/>
          </w:divBdr>
        </w:div>
        <w:div w:id="1695693732">
          <w:marLeft w:val="640"/>
          <w:marRight w:val="0"/>
          <w:marTop w:val="0"/>
          <w:marBottom w:val="0"/>
          <w:divBdr>
            <w:top w:val="none" w:sz="0" w:space="0" w:color="auto"/>
            <w:left w:val="none" w:sz="0" w:space="0" w:color="auto"/>
            <w:bottom w:val="none" w:sz="0" w:space="0" w:color="auto"/>
            <w:right w:val="none" w:sz="0" w:space="0" w:color="auto"/>
          </w:divBdr>
        </w:div>
        <w:div w:id="646784835">
          <w:marLeft w:val="640"/>
          <w:marRight w:val="0"/>
          <w:marTop w:val="0"/>
          <w:marBottom w:val="0"/>
          <w:divBdr>
            <w:top w:val="none" w:sz="0" w:space="0" w:color="auto"/>
            <w:left w:val="none" w:sz="0" w:space="0" w:color="auto"/>
            <w:bottom w:val="none" w:sz="0" w:space="0" w:color="auto"/>
            <w:right w:val="none" w:sz="0" w:space="0" w:color="auto"/>
          </w:divBdr>
        </w:div>
        <w:div w:id="953172626">
          <w:marLeft w:val="640"/>
          <w:marRight w:val="0"/>
          <w:marTop w:val="0"/>
          <w:marBottom w:val="0"/>
          <w:divBdr>
            <w:top w:val="none" w:sz="0" w:space="0" w:color="auto"/>
            <w:left w:val="none" w:sz="0" w:space="0" w:color="auto"/>
            <w:bottom w:val="none" w:sz="0" w:space="0" w:color="auto"/>
            <w:right w:val="none" w:sz="0" w:space="0" w:color="auto"/>
          </w:divBdr>
        </w:div>
        <w:div w:id="2047365328">
          <w:marLeft w:val="640"/>
          <w:marRight w:val="0"/>
          <w:marTop w:val="0"/>
          <w:marBottom w:val="0"/>
          <w:divBdr>
            <w:top w:val="none" w:sz="0" w:space="0" w:color="auto"/>
            <w:left w:val="none" w:sz="0" w:space="0" w:color="auto"/>
            <w:bottom w:val="none" w:sz="0" w:space="0" w:color="auto"/>
            <w:right w:val="none" w:sz="0" w:space="0" w:color="auto"/>
          </w:divBdr>
        </w:div>
        <w:div w:id="1218584747">
          <w:marLeft w:val="640"/>
          <w:marRight w:val="0"/>
          <w:marTop w:val="0"/>
          <w:marBottom w:val="0"/>
          <w:divBdr>
            <w:top w:val="none" w:sz="0" w:space="0" w:color="auto"/>
            <w:left w:val="none" w:sz="0" w:space="0" w:color="auto"/>
            <w:bottom w:val="none" w:sz="0" w:space="0" w:color="auto"/>
            <w:right w:val="none" w:sz="0" w:space="0" w:color="auto"/>
          </w:divBdr>
        </w:div>
        <w:div w:id="1160148466">
          <w:marLeft w:val="640"/>
          <w:marRight w:val="0"/>
          <w:marTop w:val="0"/>
          <w:marBottom w:val="0"/>
          <w:divBdr>
            <w:top w:val="none" w:sz="0" w:space="0" w:color="auto"/>
            <w:left w:val="none" w:sz="0" w:space="0" w:color="auto"/>
            <w:bottom w:val="none" w:sz="0" w:space="0" w:color="auto"/>
            <w:right w:val="none" w:sz="0" w:space="0" w:color="auto"/>
          </w:divBdr>
        </w:div>
        <w:div w:id="1571770997">
          <w:marLeft w:val="640"/>
          <w:marRight w:val="0"/>
          <w:marTop w:val="0"/>
          <w:marBottom w:val="0"/>
          <w:divBdr>
            <w:top w:val="none" w:sz="0" w:space="0" w:color="auto"/>
            <w:left w:val="none" w:sz="0" w:space="0" w:color="auto"/>
            <w:bottom w:val="none" w:sz="0" w:space="0" w:color="auto"/>
            <w:right w:val="none" w:sz="0" w:space="0" w:color="auto"/>
          </w:divBdr>
        </w:div>
        <w:div w:id="1977878071">
          <w:marLeft w:val="640"/>
          <w:marRight w:val="0"/>
          <w:marTop w:val="0"/>
          <w:marBottom w:val="0"/>
          <w:divBdr>
            <w:top w:val="none" w:sz="0" w:space="0" w:color="auto"/>
            <w:left w:val="none" w:sz="0" w:space="0" w:color="auto"/>
            <w:bottom w:val="none" w:sz="0" w:space="0" w:color="auto"/>
            <w:right w:val="none" w:sz="0" w:space="0" w:color="auto"/>
          </w:divBdr>
        </w:div>
        <w:div w:id="2017222769">
          <w:marLeft w:val="640"/>
          <w:marRight w:val="0"/>
          <w:marTop w:val="0"/>
          <w:marBottom w:val="0"/>
          <w:divBdr>
            <w:top w:val="none" w:sz="0" w:space="0" w:color="auto"/>
            <w:left w:val="none" w:sz="0" w:space="0" w:color="auto"/>
            <w:bottom w:val="none" w:sz="0" w:space="0" w:color="auto"/>
            <w:right w:val="none" w:sz="0" w:space="0" w:color="auto"/>
          </w:divBdr>
        </w:div>
        <w:div w:id="1967881733">
          <w:marLeft w:val="640"/>
          <w:marRight w:val="0"/>
          <w:marTop w:val="0"/>
          <w:marBottom w:val="0"/>
          <w:divBdr>
            <w:top w:val="none" w:sz="0" w:space="0" w:color="auto"/>
            <w:left w:val="none" w:sz="0" w:space="0" w:color="auto"/>
            <w:bottom w:val="none" w:sz="0" w:space="0" w:color="auto"/>
            <w:right w:val="none" w:sz="0" w:space="0" w:color="auto"/>
          </w:divBdr>
        </w:div>
        <w:div w:id="862938079">
          <w:marLeft w:val="640"/>
          <w:marRight w:val="0"/>
          <w:marTop w:val="0"/>
          <w:marBottom w:val="0"/>
          <w:divBdr>
            <w:top w:val="none" w:sz="0" w:space="0" w:color="auto"/>
            <w:left w:val="none" w:sz="0" w:space="0" w:color="auto"/>
            <w:bottom w:val="none" w:sz="0" w:space="0" w:color="auto"/>
            <w:right w:val="none" w:sz="0" w:space="0" w:color="auto"/>
          </w:divBdr>
        </w:div>
        <w:div w:id="298459098">
          <w:marLeft w:val="640"/>
          <w:marRight w:val="0"/>
          <w:marTop w:val="0"/>
          <w:marBottom w:val="0"/>
          <w:divBdr>
            <w:top w:val="none" w:sz="0" w:space="0" w:color="auto"/>
            <w:left w:val="none" w:sz="0" w:space="0" w:color="auto"/>
            <w:bottom w:val="none" w:sz="0" w:space="0" w:color="auto"/>
            <w:right w:val="none" w:sz="0" w:space="0" w:color="auto"/>
          </w:divBdr>
        </w:div>
        <w:div w:id="12340780">
          <w:marLeft w:val="640"/>
          <w:marRight w:val="0"/>
          <w:marTop w:val="0"/>
          <w:marBottom w:val="0"/>
          <w:divBdr>
            <w:top w:val="none" w:sz="0" w:space="0" w:color="auto"/>
            <w:left w:val="none" w:sz="0" w:space="0" w:color="auto"/>
            <w:bottom w:val="none" w:sz="0" w:space="0" w:color="auto"/>
            <w:right w:val="none" w:sz="0" w:space="0" w:color="auto"/>
          </w:divBdr>
        </w:div>
        <w:div w:id="231745843">
          <w:marLeft w:val="640"/>
          <w:marRight w:val="0"/>
          <w:marTop w:val="0"/>
          <w:marBottom w:val="0"/>
          <w:divBdr>
            <w:top w:val="none" w:sz="0" w:space="0" w:color="auto"/>
            <w:left w:val="none" w:sz="0" w:space="0" w:color="auto"/>
            <w:bottom w:val="none" w:sz="0" w:space="0" w:color="auto"/>
            <w:right w:val="none" w:sz="0" w:space="0" w:color="auto"/>
          </w:divBdr>
        </w:div>
        <w:div w:id="304362787">
          <w:marLeft w:val="640"/>
          <w:marRight w:val="0"/>
          <w:marTop w:val="0"/>
          <w:marBottom w:val="0"/>
          <w:divBdr>
            <w:top w:val="none" w:sz="0" w:space="0" w:color="auto"/>
            <w:left w:val="none" w:sz="0" w:space="0" w:color="auto"/>
            <w:bottom w:val="none" w:sz="0" w:space="0" w:color="auto"/>
            <w:right w:val="none" w:sz="0" w:space="0" w:color="auto"/>
          </w:divBdr>
        </w:div>
        <w:div w:id="529994875">
          <w:marLeft w:val="640"/>
          <w:marRight w:val="0"/>
          <w:marTop w:val="0"/>
          <w:marBottom w:val="0"/>
          <w:divBdr>
            <w:top w:val="none" w:sz="0" w:space="0" w:color="auto"/>
            <w:left w:val="none" w:sz="0" w:space="0" w:color="auto"/>
            <w:bottom w:val="none" w:sz="0" w:space="0" w:color="auto"/>
            <w:right w:val="none" w:sz="0" w:space="0" w:color="auto"/>
          </w:divBdr>
        </w:div>
        <w:div w:id="1006861119">
          <w:marLeft w:val="640"/>
          <w:marRight w:val="0"/>
          <w:marTop w:val="0"/>
          <w:marBottom w:val="0"/>
          <w:divBdr>
            <w:top w:val="none" w:sz="0" w:space="0" w:color="auto"/>
            <w:left w:val="none" w:sz="0" w:space="0" w:color="auto"/>
            <w:bottom w:val="none" w:sz="0" w:space="0" w:color="auto"/>
            <w:right w:val="none" w:sz="0" w:space="0" w:color="auto"/>
          </w:divBdr>
        </w:div>
        <w:div w:id="1126585864">
          <w:marLeft w:val="640"/>
          <w:marRight w:val="0"/>
          <w:marTop w:val="0"/>
          <w:marBottom w:val="0"/>
          <w:divBdr>
            <w:top w:val="none" w:sz="0" w:space="0" w:color="auto"/>
            <w:left w:val="none" w:sz="0" w:space="0" w:color="auto"/>
            <w:bottom w:val="none" w:sz="0" w:space="0" w:color="auto"/>
            <w:right w:val="none" w:sz="0" w:space="0" w:color="auto"/>
          </w:divBdr>
        </w:div>
        <w:div w:id="402341839">
          <w:marLeft w:val="640"/>
          <w:marRight w:val="0"/>
          <w:marTop w:val="0"/>
          <w:marBottom w:val="0"/>
          <w:divBdr>
            <w:top w:val="none" w:sz="0" w:space="0" w:color="auto"/>
            <w:left w:val="none" w:sz="0" w:space="0" w:color="auto"/>
            <w:bottom w:val="none" w:sz="0" w:space="0" w:color="auto"/>
            <w:right w:val="none" w:sz="0" w:space="0" w:color="auto"/>
          </w:divBdr>
        </w:div>
        <w:div w:id="131020730">
          <w:marLeft w:val="640"/>
          <w:marRight w:val="0"/>
          <w:marTop w:val="0"/>
          <w:marBottom w:val="0"/>
          <w:divBdr>
            <w:top w:val="none" w:sz="0" w:space="0" w:color="auto"/>
            <w:left w:val="none" w:sz="0" w:space="0" w:color="auto"/>
            <w:bottom w:val="none" w:sz="0" w:space="0" w:color="auto"/>
            <w:right w:val="none" w:sz="0" w:space="0" w:color="auto"/>
          </w:divBdr>
        </w:div>
        <w:div w:id="1773818422">
          <w:marLeft w:val="640"/>
          <w:marRight w:val="0"/>
          <w:marTop w:val="0"/>
          <w:marBottom w:val="0"/>
          <w:divBdr>
            <w:top w:val="none" w:sz="0" w:space="0" w:color="auto"/>
            <w:left w:val="none" w:sz="0" w:space="0" w:color="auto"/>
            <w:bottom w:val="none" w:sz="0" w:space="0" w:color="auto"/>
            <w:right w:val="none" w:sz="0" w:space="0" w:color="auto"/>
          </w:divBdr>
        </w:div>
        <w:div w:id="341475198">
          <w:marLeft w:val="640"/>
          <w:marRight w:val="0"/>
          <w:marTop w:val="0"/>
          <w:marBottom w:val="0"/>
          <w:divBdr>
            <w:top w:val="none" w:sz="0" w:space="0" w:color="auto"/>
            <w:left w:val="none" w:sz="0" w:space="0" w:color="auto"/>
            <w:bottom w:val="none" w:sz="0" w:space="0" w:color="auto"/>
            <w:right w:val="none" w:sz="0" w:space="0" w:color="auto"/>
          </w:divBdr>
        </w:div>
        <w:div w:id="965047054">
          <w:marLeft w:val="640"/>
          <w:marRight w:val="0"/>
          <w:marTop w:val="0"/>
          <w:marBottom w:val="0"/>
          <w:divBdr>
            <w:top w:val="none" w:sz="0" w:space="0" w:color="auto"/>
            <w:left w:val="none" w:sz="0" w:space="0" w:color="auto"/>
            <w:bottom w:val="none" w:sz="0" w:space="0" w:color="auto"/>
            <w:right w:val="none" w:sz="0" w:space="0" w:color="auto"/>
          </w:divBdr>
        </w:div>
        <w:div w:id="414404265">
          <w:marLeft w:val="640"/>
          <w:marRight w:val="0"/>
          <w:marTop w:val="0"/>
          <w:marBottom w:val="0"/>
          <w:divBdr>
            <w:top w:val="none" w:sz="0" w:space="0" w:color="auto"/>
            <w:left w:val="none" w:sz="0" w:space="0" w:color="auto"/>
            <w:bottom w:val="none" w:sz="0" w:space="0" w:color="auto"/>
            <w:right w:val="none" w:sz="0" w:space="0" w:color="auto"/>
          </w:divBdr>
        </w:div>
        <w:div w:id="1199850849">
          <w:marLeft w:val="640"/>
          <w:marRight w:val="0"/>
          <w:marTop w:val="0"/>
          <w:marBottom w:val="0"/>
          <w:divBdr>
            <w:top w:val="none" w:sz="0" w:space="0" w:color="auto"/>
            <w:left w:val="none" w:sz="0" w:space="0" w:color="auto"/>
            <w:bottom w:val="none" w:sz="0" w:space="0" w:color="auto"/>
            <w:right w:val="none" w:sz="0" w:space="0" w:color="auto"/>
          </w:divBdr>
        </w:div>
        <w:div w:id="928663805">
          <w:marLeft w:val="640"/>
          <w:marRight w:val="0"/>
          <w:marTop w:val="0"/>
          <w:marBottom w:val="0"/>
          <w:divBdr>
            <w:top w:val="none" w:sz="0" w:space="0" w:color="auto"/>
            <w:left w:val="none" w:sz="0" w:space="0" w:color="auto"/>
            <w:bottom w:val="none" w:sz="0" w:space="0" w:color="auto"/>
            <w:right w:val="none" w:sz="0" w:space="0" w:color="auto"/>
          </w:divBdr>
        </w:div>
        <w:div w:id="575362472">
          <w:marLeft w:val="640"/>
          <w:marRight w:val="0"/>
          <w:marTop w:val="0"/>
          <w:marBottom w:val="0"/>
          <w:divBdr>
            <w:top w:val="none" w:sz="0" w:space="0" w:color="auto"/>
            <w:left w:val="none" w:sz="0" w:space="0" w:color="auto"/>
            <w:bottom w:val="none" w:sz="0" w:space="0" w:color="auto"/>
            <w:right w:val="none" w:sz="0" w:space="0" w:color="auto"/>
          </w:divBdr>
        </w:div>
        <w:div w:id="908153840">
          <w:marLeft w:val="640"/>
          <w:marRight w:val="0"/>
          <w:marTop w:val="0"/>
          <w:marBottom w:val="0"/>
          <w:divBdr>
            <w:top w:val="none" w:sz="0" w:space="0" w:color="auto"/>
            <w:left w:val="none" w:sz="0" w:space="0" w:color="auto"/>
            <w:bottom w:val="none" w:sz="0" w:space="0" w:color="auto"/>
            <w:right w:val="none" w:sz="0" w:space="0" w:color="auto"/>
          </w:divBdr>
        </w:div>
        <w:div w:id="1168405686">
          <w:marLeft w:val="640"/>
          <w:marRight w:val="0"/>
          <w:marTop w:val="0"/>
          <w:marBottom w:val="0"/>
          <w:divBdr>
            <w:top w:val="none" w:sz="0" w:space="0" w:color="auto"/>
            <w:left w:val="none" w:sz="0" w:space="0" w:color="auto"/>
            <w:bottom w:val="none" w:sz="0" w:space="0" w:color="auto"/>
            <w:right w:val="none" w:sz="0" w:space="0" w:color="auto"/>
          </w:divBdr>
        </w:div>
        <w:div w:id="289094915">
          <w:marLeft w:val="640"/>
          <w:marRight w:val="0"/>
          <w:marTop w:val="0"/>
          <w:marBottom w:val="0"/>
          <w:divBdr>
            <w:top w:val="none" w:sz="0" w:space="0" w:color="auto"/>
            <w:left w:val="none" w:sz="0" w:space="0" w:color="auto"/>
            <w:bottom w:val="none" w:sz="0" w:space="0" w:color="auto"/>
            <w:right w:val="none" w:sz="0" w:space="0" w:color="auto"/>
          </w:divBdr>
        </w:div>
        <w:div w:id="1109011756">
          <w:marLeft w:val="640"/>
          <w:marRight w:val="0"/>
          <w:marTop w:val="0"/>
          <w:marBottom w:val="0"/>
          <w:divBdr>
            <w:top w:val="none" w:sz="0" w:space="0" w:color="auto"/>
            <w:left w:val="none" w:sz="0" w:space="0" w:color="auto"/>
            <w:bottom w:val="none" w:sz="0" w:space="0" w:color="auto"/>
            <w:right w:val="none" w:sz="0" w:space="0" w:color="auto"/>
          </w:divBdr>
        </w:div>
        <w:div w:id="82917844">
          <w:marLeft w:val="640"/>
          <w:marRight w:val="0"/>
          <w:marTop w:val="0"/>
          <w:marBottom w:val="0"/>
          <w:divBdr>
            <w:top w:val="none" w:sz="0" w:space="0" w:color="auto"/>
            <w:left w:val="none" w:sz="0" w:space="0" w:color="auto"/>
            <w:bottom w:val="none" w:sz="0" w:space="0" w:color="auto"/>
            <w:right w:val="none" w:sz="0" w:space="0" w:color="auto"/>
          </w:divBdr>
        </w:div>
        <w:div w:id="224948976">
          <w:marLeft w:val="640"/>
          <w:marRight w:val="0"/>
          <w:marTop w:val="0"/>
          <w:marBottom w:val="0"/>
          <w:divBdr>
            <w:top w:val="none" w:sz="0" w:space="0" w:color="auto"/>
            <w:left w:val="none" w:sz="0" w:space="0" w:color="auto"/>
            <w:bottom w:val="none" w:sz="0" w:space="0" w:color="auto"/>
            <w:right w:val="none" w:sz="0" w:space="0" w:color="auto"/>
          </w:divBdr>
        </w:div>
        <w:div w:id="2087532662">
          <w:marLeft w:val="640"/>
          <w:marRight w:val="0"/>
          <w:marTop w:val="0"/>
          <w:marBottom w:val="0"/>
          <w:divBdr>
            <w:top w:val="none" w:sz="0" w:space="0" w:color="auto"/>
            <w:left w:val="none" w:sz="0" w:space="0" w:color="auto"/>
            <w:bottom w:val="none" w:sz="0" w:space="0" w:color="auto"/>
            <w:right w:val="none" w:sz="0" w:space="0" w:color="auto"/>
          </w:divBdr>
        </w:div>
        <w:div w:id="536308680">
          <w:marLeft w:val="640"/>
          <w:marRight w:val="0"/>
          <w:marTop w:val="0"/>
          <w:marBottom w:val="0"/>
          <w:divBdr>
            <w:top w:val="none" w:sz="0" w:space="0" w:color="auto"/>
            <w:left w:val="none" w:sz="0" w:space="0" w:color="auto"/>
            <w:bottom w:val="none" w:sz="0" w:space="0" w:color="auto"/>
            <w:right w:val="none" w:sz="0" w:space="0" w:color="auto"/>
          </w:divBdr>
        </w:div>
        <w:div w:id="202065234">
          <w:marLeft w:val="640"/>
          <w:marRight w:val="0"/>
          <w:marTop w:val="0"/>
          <w:marBottom w:val="0"/>
          <w:divBdr>
            <w:top w:val="none" w:sz="0" w:space="0" w:color="auto"/>
            <w:left w:val="none" w:sz="0" w:space="0" w:color="auto"/>
            <w:bottom w:val="none" w:sz="0" w:space="0" w:color="auto"/>
            <w:right w:val="none" w:sz="0" w:space="0" w:color="auto"/>
          </w:divBdr>
        </w:div>
        <w:div w:id="2134984090">
          <w:marLeft w:val="640"/>
          <w:marRight w:val="0"/>
          <w:marTop w:val="0"/>
          <w:marBottom w:val="0"/>
          <w:divBdr>
            <w:top w:val="none" w:sz="0" w:space="0" w:color="auto"/>
            <w:left w:val="none" w:sz="0" w:space="0" w:color="auto"/>
            <w:bottom w:val="none" w:sz="0" w:space="0" w:color="auto"/>
            <w:right w:val="none" w:sz="0" w:space="0" w:color="auto"/>
          </w:divBdr>
        </w:div>
        <w:div w:id="1081760531">
          <w:marLeft w:val="640"/>
          <w:marRight w:val="0"/>
          <w:marTop w:val="0"/>
          <w:marBottom w:val="0"/>
          <w:divBdr>
            <w:top w:val="none" w:sz="0" w:space="0" w:color="auto"/>
            <w:left w:val="none" w:sz="0" w:space="0" w:color="auto"/>
            <w:bottom w:val="none" w:sz="0" w:space="0" w:color="auto"/>
            <w:right w:val="none" w:sz="0" w:space="0" w:color="auto"/>
          </w:divBdr>
        </w:div>
        <w:div w:id="2074237128">
          <w:marLeft w:val="640"/>
          <w:marRight w:val="0"/>
          <w:marTop w:val="0"/>
          <w:marBottom w:val="0"/>
          <w:divBdr>
            <w:top w:val="none" w:sz="0" w:space="0" w:color="auto"/>
            <w:left w:val="none" w:sz="0" w:space="0" w:color="auto"/>
            <w:bottom w:val="none" w:sz="0" w:space="0" w:color="auto"/>
            <w:right w:val="none" w:sz="0" w:space="0" w:color="auto"/>
          </w:divBdr>
        </w:div>
        <w:div w:id="610939301">
          <w:marLeft w:val="640"/>
          <w:marRight w:val="0"/>
          <w:marTop w:val="0"/>
          <w:marBottom w:val="0"/>
          <w:divBdr>
            <w:top w:val="none" w:sz="0" w:space="0" w:color="auto"/>
            <w:left w:val="none" w:sz="0" w:space="0" w:color="auto"/>
            <w:bottom w:val="none" w:sz="0" w:space="0" w:color="auto"/>
            <w:right w:val="none" w:sz="0" w:space="0" w:color="auto"/>
          </w:divBdr>
        </w:div>
        <w:div w:id="408698090">
          <w:marLeft w:val="640"/>
          <w:marRight w:val="0"/>
          <w:marTop w:val="0"/>
          <w:marBottom w:val="0"/>
          <w:divBdr>
            <w:top w:val="none" w:sz="0" w:space="0" w:color="auto"/>
            <w:left w:val="none" w:sz="0" w:space="0" w:color="auto"/>
            <w:bottom w:val="none" w:sz="0" w:space="0" w:color="auto"/>
            <w:right w:val="none" w:sz="0" w:space="0" w:color="auto"/>
          </w:divBdr>
        </w:div>
        <w:div w:id="1826124529">
          <w:marLeft w:val="640"/>
          <w:marRight w:val="0"/>
          <w:marTop w:val="0"/>
          <w:marBottom w:val="0"/>
          <w:divBdr>
            <w:top w:val="none" w:sz="0" w:space="0" w:color="auto"/>
            <w:left w:val="none" w:sz="0" w:space="0" w:color="auto"/>
            <w:bottom w:val="none" w:sz="0" w:space="0" w:color="auto"/>
            <w:right w:val="none" w:sz="0" w:space="0" w:color="auto"/>
          </w:divBdr>
        </w:div>
        <w:div w:id="697655943">
          <w:marLeft w:val="640"/>
          <w:marRight w:val="0"/>
          <w:marTop w:val="0"/>
          <w:marBottom w:val="0"/>
          <w:divBdr>
            <w:top w:val="none" w:sz="0" w:space="0" w:color="auto"/>
            <w:left w:val="none" w:sz="0" w:space="0" w:color="auto"/>
            <w:bottom w:val="none" w:sz="0" w:space="0" w:color="auto"/>
            <w:right w:val="none" w:sz="0" w:space="0" w:color="auto"/>
          </w:divBdr>
        </w:div>
        <w:div w:id="1953903699">
          <w:marLeft w:val="640"/>
          <w:marRight w:val="0"/>
          <w:marTop w:val="0"/>
          <w:marBottom w:val="0"/>
          <w:divBdr>
            <w:top w:val="none" w:sz="0" w:space="0" w:color="auto"/>
            <w:left w:val="none" w:sz="0" w:space="0" w:color="auto"/>
            <w:bottom w:val="none" w:sz="0" w:space="0" w:color="auto"/>
            <w:right w:val="none" w:sz="0" w:space="0" w:color="auto"/>
          </w:divBdr>
        </w:div>
        <w:div w:id="2127845560">
          <w:marLeft w:val="640"/>
          <w:marRight w:val="0"/>
          <w:marTop w:val="0"/>
          <w:marBottom w:val="0"/>
          <w:divBdr>
            <w:top w:val="none" w:sz="0" w:space="0" w:color="auto"/>
            <w:left w:val="none" w:sz="0" w:space="0" w:color="auto"/>
            <w:bottom w:val="none" w:sz="0" w:space="0" w:color="auto"/>
            <w:right w:val="none" w:sz="0" w:space="0" w:color="auto"/>
          </w:divBdr>
        </w:div>
        <w:div w:id="1023559945">
          <w:marLeft w:val="640"/>
          <w:marRight w:val="0"/>
          <w:marTop w:val="0"/>
          <w:marBottom w:val="0"/>
          <w:divBdr>
            <w:top w:val="none" w:sz="0" w:space="0" w:color="auto"/>
            <w:left w:val="none" w:sz="0" w:space="0" w:color="auto"/>
            <w:bottom w:val="none" w:sz="0" w:space="0" w:color="auto"/>
            <w:right w:val="none" w:sz="0" w:space="0" w:color="auto"/>
          </w:divBdr>
        </w:div>
        <w:div w:id="124397564">
          <w:marLeft w:val="640"/>
          <w:marRight w:val="0"/>
          <w:marTop w:val="0"/>
          <w:marBottom w:val="0"/>
          <w:divBdr>
            <w:top w:val="none" w:sz="0" w:space="0" w:color="auto"/>
            <w:left w:val="none" w:sz="0" w:space="0" w:color="auto"/>
            <w:bottom w:val="none" w:sz="0" w:space="0" w:color="auto"/>
            <w:right w:val="none" w:sz="0" w:space="0" w:color="auto"/>
          </w:divBdr>
        </w:div>
        <w:div w:id="2023967532">
          <w:marLeft w:val="640"/>
          <w:marRight w:val="0"/>
          <w:marTop w:val="0"/>
          <w:marBottom w:val="0"/>
          <w:divBdr>
            <w:top w:val="none" w:sz="0" w:space="0" w:color="auto"/>
            <w:left w:val="none" w:sz="0" w:space="0" w:color="auto"/>
            <w:bottom w:val="none" w:sz="0" w:space="0" w:color="auto"/>
            <w:right w:val="none" w:sz="0" w:space="0" w:color="auto"/>
          </w:divBdr>
        </w:div>
        <w:div w:id="57945103">
          <w:marLeft w:val="640"/>
          <w:marRight w:val="0"/>
          <w:marTop w:val="0"/>
          <w:marBottom w:val="0"/>
          <w:divBdr>
            <w:top w:val="none" w:sz="0" w:space="0" w:color="auto"/>
            <w:left w:val="none" w:sz="0" w:space="0" w:color="auto"/>
            <w:bottom w:val="none" w:sz="0" w:space="0" w:color="auto"/>
            <w:right w:val="none" w:sz="0" w:space="0" w:color="auto"/>
          </w:divBdr>
        </w:div>
        <w:div w:id="1660957294">
          <w:marLeft w:val="640"/>
          <w:marRight w:val="0"/>
          <w:marTop w:val="0"/>
          <w:marBottom w:val="0"/>
          <w:divBdr>
            <w:top w:val="none" w:sz="0" w:space="0" w:color="auto"/>
            <w:left w:val="none" w:sz="0" w:space="0" w:color="auto"/>
            <w:bottom w:val="none" w:sz="0" w:space="0" w:color="auto"/>
            <w:right w:val="none" w:sz="0" w:space="0" w:color="auto"/>
          </w:divBdr>
        </w:div>
        <w:div w:id="911233212">
          <w:marLeft w:val="640"/>
          <w:marRight w:val="0"/>
          <w:marTop w:val="0"/>
          <w:marBottom w:val="0"/>
          <w:divBdr>
            <w:top w:val="none" w:sz="0" w:space="0" w:color="auto"/>
            <w:left w:val="none" w:sz="0" w:space="0" w:color="auto"/>
            <w:bottom w:val="none" w:sz="0" w:space="0" w:color="auto"/>
            <w:right w:val="none" w:sz="0" w:space="0" w:color="auto"/>
          </w:divBdr>
        </w:div>
        <w:div w:id="1733310294">
          <w:marLeft w:val="640"/>
          <w:marRight w:val="0"/>
          <w:marTop w:val="0"/>
          <w:marBottom w:val="0"/>
          <w:divBdr>
            <w:top w:val="none" w:sz="0" w:space="0" w:color="auto"/>
            <w:left w:val="none" w:sz="0" w:space="0" w:color="auto"/>
            <w:bottom w:val="none" w:sz="0" w:space="0" w:color="auto"/>
            <w:right w:val="none" w:sz="0" w:space="0" w:color="auto"/>
          </w:divBdr>
        </w:div>
        <w:div w:id="125860754">
          <w:marLeft w:val="640"/>
          <w:marRight w:val="0"/>
          <w:marTop w:val="0"/>
          <w:marBottom w:val="0"/>
          <w:divBdr>
            <w:top w:val="none" w:sz="0" w:space="0" w:color="auto"/>
            <w:left w:val="none" w:sz="0" w:space="0" w:color="auto"/>
            <w:bottom w:val="none" w:sz="0" w:space="0" w:color="auto"/>
            <w:right w:val="none" w:sz="0" w:space="0" w:color="auto"/>
          </w:divBdr>
        </w:div>
        <w:div w:id="988284615">
          <w:marLeft w:val="640"/>
          <w:marRight w:val="0"/>
          <w:marTop w:val="0"/>
          <w:marBottom w:val="0"/>
          <w:divBdr>
            <w:top w:val="none" w:sz="0" w:space="0" w:color="auto"/>
            <w:left w:val="none" w:sz="0" w:space="0" w:color="auto"/>
            <w:bottom w:val="none" w:sz="0" w:space="0" w:color="auto"/>
            <w:right w:val="none" w:sz="0" w:space="0" w:color="auto"/>
          </w:divBdr>
        </w:div>
        <w:div w:id="357894402">
          <w:marLeft w:val="640"/>
          <w:marRight w:val="0"/>
          <w:marTop w:val="0"/>
          <w:marBottom w:val="0"/>
          <w:divBdr>
            <w:top w:val="none" w:sz="0" w:space="0" w:color="auto"/>
            <w:left w:val="none" w:sz="0" w:space="0" w:color="auto"/>
            <w:bottom w:val="none" w:sz="0" w:space="0" w:color="auto"/>
            <w:right w:val="none" w:sz="0" w:space="0" w:color="auto"/>
          </w:divBdr>
        </w:div>
        <w:div w:id="153575245">
          <w:marLeft w:val="640"/>
          <w:marRight w:val="0"/>
          <w:marTop w:val="0"/>
          <w:marBottom w:val="0"/>
          <w:divBdr>
            <w:top w:val="none" w:sz="0" w:space="0" w:color="auto"/>
            <w:left w:val="none" w:sz="0" w:space="0" w:color="auto"/>
            <w:bottom w:val="none" w:sz="0" w:space="0" w:color="auto"/>
            <w:right w:val="none" w:sz="0" w:space="0" w:color="auto"/>
          </w:divBdr>
        </w:div>
        <w:div w:id="1029794995">
          <w:marLeft w:val="640"/>
          <w:marRight w:val="0"/>
          <w:marTop w:val="0"/>
          <w:marBottom w:val="0"/>
          <w:divBdr>
            <w:top w:val="none" w:sz="0" w:space="0" w:color="auto"/>
            <w:left w:val="none" w:sz="0" w:space="0" w:color="auto"/>
            <w:bottom w:val="none" w:sz="0" w:space="0" w:color="auto"/>
            <w:right w:val="none" w:sz="0" w:space="0" w:color="auto"/>
          </w:divBdr>
        </w:div>
        <w:div w:id="1065185274">
          <w:marLeft w:val="640"/>
          <w:marRight w:val="0"/>
          <w:marTop w:val="0"/>
          <w:marBottom w:val="0"/>
          <w:divBdr>
            <w:top w:val="none" w:sz="0" w:space="0" w:color="auto"/>
            <w:left w:val="none" w:sz="0" w:space="0" w:color="auto"/>
            <w:bottom w:val="none" w:sz="0" w:space="0" w:color="auto"/>
            <w:right w:val="none" w:sz="0" w:space="0" w:color="auto"/>
          </w:divBdr>
        </w:div>
        <w:div w:id="1760101620">
          <w:marLeft w:val="640"/>
          <w:marRight w:val="0"/>
          <w:marTop w:val="0"/>
          <w:marBottom w:val="0"/>
          <w:divBdr>
            <w:top w:val="none" w:sz="0" w:space="0" w:color="auto"/>
            <w:left w:val="none" w:sz="0" w:space="0" w:color="auto"/>
            <w:bottom w:val="none" w:sz="0" w:space="0" w:color="auto"/>
            <w:right w:val="none" w:sz="0" w:space="0" w:color="auto"/>
          </w:divBdr>
        </w:div>
        <w:div w:id="2082679334">
          <w:marLeft w:val="640"/>
          <w:marRight w:val="0"/>
          <w:marTop w:val="0"/>
          <w:marBottom w:val="0"/>
          <w:divBdr>
            <w:top w:val="none" w:sz="0" w:space="0" w:color="auto"/>
            <w:left w:val="none" w:sz="0" w:space="0" w:color="auto"/>
            <w:bottom w:val="none" w:sz="0" w:space="0" w:color="auto"/>
            <w:right w:val="none" w:sz="0" w:space="0" w:color="auto"/>
          </w:divBdr>
        </w:div>
        <w:div w:id="37316045">
          <w:marLeft w:val="640"/>
          <w:marRight w:val="0"/>
          <w:marTop w:val="0"/>
          <w:marBottom w:val="0"/>
          <w:divBdr>
            <w:top w:val="none" w:sz="0" w:space="0" w:color="auto"/>
            <w:left w:val="none" w:sz="0" w:space="0" w:color="auto"/>
            <w:bottom w:val="none" w:sz="0" w:space="0" w:color="auto"/>
            <w:right w:val="none" w:sz="0" w:space="0" w:color="auto"/>
          </w:divBdr>
        </w:div>
        <w:div w:id="50009700">
          <w:marLeft w:val="640"/>
          <w:marRight w:val="0"/>
          <w:marTop w:val="0"/>
          <w:marBottom w:val="0"/>
          <w:divBdr>
            <w:top w:val="none" w:sz="0" w:space="0" w:color="auto"/>
            <w:left w:val="none" w:sz="0" w:space="0" w:color="auto"/>
            <w:bottom w:val="none" w:sz="0" w:space="0" w:color="auto"/>
            <w:right w:val="none" w:sz="0" w:space="0" w:color="auto"/>
          </w:divBdr>
        </w:div>
        <w:div w:id="2084064235">
          <w:marLeft w:val="640"/>
          <w:marRight w:val="0"/>
          <w:marTop w:val="0"/>
          <w:marBottom w:val="0"/>
          <w:divBdr>
            <w:top w:val="none" w:sz="0" w:space="0" w:color="auto"/>
            <w:left w:val="none" w:sz="0" w:space="0" w:color="auto"/>
            <w:bottom w:val="none" w:sz="0" w:space="0" w:color="auto"/>
            <w:right w:val="none" w:sz="0" w:space="0" w:color="auto"/>
          </w:divBdr>
        </w:div>
        <w:div w:id="492113771">
          <w:marLeft w:val="640"/>
          <w:marRight w:val="0"/>
          <w:marTop w:val="0"/>
          <w:marBottom w:val="0"/>
          <w:divBdr>
            <w:top w:val="none" w:sz="0" w:space="0" w:color="auto"/>
            <w:left w:val="none" w:sz="0" w:space="0" w:color="auto"/>
            <w:bottom w:val="none" w:sz="0" w:space="0" w:color="auto"/>
            <w:right w:val="none" w:sz="0" w:space="0" w:color="auto"/>
          </w:divBdr>
        </w:div>
        <w:div w:id="359858381">
          <w:marLeft w:val="640"/>
          <w:marRight w:val="0"/>
          <w:marTop w:val="0"/>
          <w:marBottom w:val="0"/>
          <w:divBdr>
            <w:top w:val="none" w:sz="0" w:space="0" w:color="auto"/>
            <w:left w:val="none" w:sz="0" w:space="0" w:color="auto"/>
            <w:bottom w:val="none" w:sz="0" w:space="0" w:color="auto"/>
            <w:right w:val="none" w:sz="0" w:space="0" w:color="auto"/>
          </w:divBdr>
        </w:div>
        <w:div w:id="1182086797">
          <w:marLeft w:val="640"/>
          <w:marRight w:val="0"/>
          <w:marTop w:val="0"/>
          <w:marBottom w:val="0"/>
          <w:divBdr>
            <w:top w:val="none" w:sz="0" w:space="0" w:color="auto"/>
            <w:left w:val="none" w:sz="0" w:space="0" w:color="auto"/>
            <w:bottom w:val="none" w:sz="0" w:space="0" w:color="auto"/>
            <w:right w:val="none" w:sz="0" w:space="0" w:color="auto"/>
          </w:divBdr>
        </w:div>
        <w:div w:id="1451896684">
          <w:marLeft w:val="640"/>
          <w:marRight w:val="0"/>
          <w:marTop w:val="0"/>
          <w:marBottom w:val="0"/>
          <w:divBdr>
            <w:top w:val="none" w:sz="0" w:space="0" w:color="auto"/>
            <w:left w:val="none" w:sz="0" w:space="0" w:color="auto"/>
            <w:bottom w:val="none" w:sz="0" w:space="0" w:color="auto"/>
            <w:right w:val="none" w:sz="0" w:space="0" w:color="auto"/>
          </w:divBdr>
        </w:div>
        <w:div w:id="1551500774">
          <w:marLeft w:val="640"/>
          <w:marRight w:val="0"/>
          <w:marTop w:val="0"/>
          <w:marBottom w:val="0"/>
          <w:divBdr>
            <w:top w:val="none" w:sz="0" w:space="0" w:color="auto"/>
            <w:left w:val="none" w:sz="0" w:space="0" w:color="auto"/>
            <w:bottom w:val="none" w:sz="0" w:space="0" w:color="auto"/>
            <w:right w:val="none" w:sz="0" w:space="0" w:color="auto"/>
          </w:divBdr>
        </w:div>
        <w:div w:id="1230723864">
          <w:marLeft w:val="640"/>
          <w:marRight w:val="0"/>
          <w:marTop w:val="0"/>
          <w:marBottom w:val="0"/>
          <w:divBdr>
            <w:top w:val="none" w:sz="0" w:space="0" w:color="auto"/>
            <w:left w:val="none" w:sz="0" w:space="0" w:color="auto"/>
            <w:bottom w:val="none" w:sz="0" w:space="0" w:color="auto"/>
            <w:right w:val="none" w:sz="0" w:space="0" w:color="auto"/>
          </w:divBdr>
        </w:div>
        <w:div w:id="1021933731">
          <w:marLeft w:val="640"/>
          <w:marRight w:val="0"/>
          <w:marTop w:val="0"/>
          <w:marBottom w:val="0"/>
          <w:divBdr>
            <w:top w:val="none" w:sz="0" w:space="0" w:color="auto"/>
            <w:left w:val="none" w:sz="0" w:space="0" w:color="auto"/>
            <w:bottom w:val="none" w:sz="0" w:space="0" w:color="auto"/>
            <w:right w:val="none" w:sz="0" w:space="0" w:color="auto"/>
          </w:divBdr>
        </w:div>
        <w:div w:id="688533614">
          <w:marLeft w:val="640"/>
          <w:marRight w:val="0"/>
          <w:marTop w:val="0"/>
          <w:marBottom w:val="0"/>
          <w:divBdr>
            <w:top w:val="none" w:sz="0" w:space="0" w:color="auto"/>
            <w:left w:val="none" w:sz="0" w:space="0" w:color="auto"/>
            <w:bottom w:val="none" w:sz="0" w:space="0" w:color="auto"/>
            <w:right w:val="none" w:sz="0" w:space="0" w:color="auto"/>
          </w:divBdr>
        </w:div>
        <w:div w:id="91753855">
          <w:marLeft w:val="640"/>
          <w:marRight w:val="0"/>
          <w:marTop w:val="0"/>
          <w:marBottom w:val="0"/>
          <w:divBdr>
            <w:top w:val="none" w:sz="0" w:space="0" w:color="auto"/>
            <w:left w:val="none" w:sz="0" w:space="0" w:color="auto"/>
            <w:bottom w:val="none" w:sz="0" w:space="0" w:color="auto"/>
            <w:right w:val="none" w:sz="0" w:space="0" w:color="auto"/>
          </w:divBdr>
        </w:div>
        <w:div w:id="1098134511">
          <w:marLeft w:val="640"/>
          <w:marRight w:val="0"/>
          <w:marTop w:val="0"/>
          <w:marBottom w:val="0"/>
          <w:divBdr>
            <w:top w:val="none" w:sz="0" w:space="0" w:color="auto"/>
            <w:left w:val="none" w:sz="0" w:space="0" w:color="auto"/>
            <w:bottom w:val="none" w:sz="0" w:space="0" w:color="auto"/>
            <w:right w:val="none" w:sz="0" w:space="0" w:color="auto"/>
          </w:divBdr>
        </w:div>
        <w:div w:id="1632250909">
          <w:marLeft w:val="640"/>
          <w:marRight w:val="0"/>
          <w:marTop w:val="0"/>
          <w:marBottom w:val="0"/>
          <w:divBdr>
            <w:top w:val="none" w:sz="0" w:space="0" w:color="auto"/>
            <w:left w:val="none" w:sz="0" w:space="0" w:color="auto"/>
            <w:bottom w:val="none" w:sz="0" w:space="0" w:color="auto"/>
            <w:right w:val="none" w:sz="0" w:space="0" w:color="auto"/>
          </w:divBdr>
        </w:div>
        <w:div w:id="1496414959">
          <w:marLeft w:val="640"/>
          <w:marRight w:val="0"/>
          <w:marTop w:val="0"/>
          <w:marBottom w:val="0"/>
          <w:divBdr>
            <w:top w:val="none" w:sz="0" w:space="0" w:color="auto"/>
            <w:left w:val="none" w:sz="0" w:space="0" w:color="auto"/>
            <w:bottom w:val="none" w:sz="0" w:space="0" w:color="auto"/>
            <w:right w:val="none" w:sz="0" w:space="0" w:color="auto"/>
          </w:divBdr>
        </w:div>
        <w:div w:id="1244490277">
          <w:marLeft w:val="640"/>
          <w:marRight w:val="0"/>
          <w:marTop w:val="0"/>
          <w:marBottom w:val="0"/>
          <w:divBdr>
            <w:top w:val="none" w:sz="0" w:space="0" w:color="auto"/>
            <w:left w:val="none" w:sz="0" w:space="0" w:color="auto"/>
            <w:bottom w:val="none" w:sz="0" w:space="0" w:color="auto"/>
            <w:right w:val="none" w:sz="0" w:space="0" w:color="auto"/>
          </w:divBdr>
        </w:div>
        <w:div w:id="663901160">
          <w:marLeft w:val="640"/>
          <w:marRight w:val="0"/>
          <w:marTop w:val="0"/>
          <w:marBottom w:val="0"/>
          <w:divBdr>
            <w:top w:val="none" w:sz="0" w:space="0" w:color="auto"/>
            <w:left w:val="none" w:sz="0" w:space="0" w:color="auto"/>
            <w:bottom w:val="none" w:sz="0" w:space="0" w:color="auto"/>
            <w:right w:val="none" w:sz="0" w:space="0" w:color="auto"/>
          </w:divBdr>
        </w:div>
        <w:div w:id="142547801">
          <w:marLeft w:val="640"/>
          <w:marRight w:val="0"/>
          <w:marTop w:val="0"/>
          <w:marBottom w:val="0"/>
          <w:divBdr>
            <w:top w:val="none" w:sz="0" w:space="0" w:color="auto"/>
            <w:left w:val="none" w:sz="0" w:space="0" w:color="auto"/>
            <w:bottom w:val="none" w:sz="0" w:space="0" w:color="auto"/>
            <w:right w:val="none" w:sz="0" w:space="0" w:color="auto"/>
          </w:divBdr>
        </w:div>
        <w:div w:id="796606575">
          <w:marLeft w:val="640"/>
          <w:marRight w:val="0"/>
          <w:marTop w:val="0"/>
          <w:marBottom w:val="0"/>
          <w:divBdr>
            <w:top w:val="none" w:sz="0" w:space="0" w:color="auto"/>
            <w:left w:val="none" w:sz="0" w:space="0" w:color="auto"/>
            <w:bottom w:val="none" w:sz="0" w:space="0" w:color="auto"/>
            <w:right w:val="none" w:sz="0" w:space="0" w:color="auto"/>
          </w:divBdr>
        </w:div>
        <w:div w:id="2112045273">
          <w:marLeft w:val="640"/>
          <w:marRight w:val="0"/>
          <w:marTop w:val="0"/>
          <w:marBottom w:val="0"/>
          <w:divBdr>
            <w:top w:val="none" w:sz="0" w:space="0" w:color="auto"/>
            <w:left w:val="none" w:sz="0" w:space="0" w:color="auto"/>
            <w:bottom w:val="none" w:sz="0" w:space="0" w:color="auto"/>
            <w:right w:val="none" w:sz="0" w:space="0" w:color="auto"/>
          </w:divBdr>
        </w:div>
        <w:div w:id="1832595281">
          <w:marLeft w:val="640"/>
          <w:marRight w:val="0"/>
          <w:marTop w:val="0"/>
          <w:marBottom w:val="0"/>
          <w:divBdr>
            <w:top w:val="none" w:sz="0" w:space="0" w:color="auto"/>
            <w:left w:val="none" w:sz="0" w:space="0" w:color="auto"/>
            <w:bottom w:val="none" w:sz="0" w:space="0" w:color="auto"/>
            <w:right w:val="none" w:sz="0" w:space="0" w:color="auto"/>
          </w:divBdr>
        </w:div>
        <w:div w:id="1543710856">
          <w:marLeft w:val="640"/>
          <w:marRight w:val="0"/>
          <w:marTop w:val="0"/>
          <w:marBottom w:val="0"/>
          <w:divBdr>
            <w:top w:val="none" w:sz="0" w:space="0" w:color="auto"/>
            <w:left w:val="none" w:sz="0" w:space="0" w:color="auto"/>
            <w:bottom w:val="none" w:sz="0" w:space="0" w:color="auto"/>
            <w:right w:val="none" w:sz="0" w:space="0" w:color="auto"/>
          </w:divBdr>
        </w:div>
        <w:div w:id="85274613">
          <w:marLeft w:val="640"/>
          <w:marRight w:val="0"/>
          <w:marTop w:val="0"/>
          <w:marBottom w:val="0"/>
          <w:divBdr>
            <w:top w:val="none" w:sz="0" w:space="0" w:color="auto"/>
            <w:left w:val="none" w:sz="0" w:space="0" w:color="auto"/>
            <w:bottom w:val="none" w:sz="0" w:space="0" w:color="auto"/>
            <w:right w:val="none" w:sz="0" w:space="0" w:color="auto"/>
          </w:divBdr>
        </w:div>
        <w:div w:id="1915048462">
          <w:marLeft w:val="640"/>
          <w:marRight w:val="0"/>
          <w:marTop w:val="0"/>
          <w:marBottom w:val="0"/>
          <w:divBdr>
            <w:top w:val="none" w:sz="0" w:space="0" w:color="auto"/>
            <w:left w:val="none" w:sz="0" w:space="0" w:color="auto"/>
            <w:bottom w:val="none" w:sz="0" w:space="0" w:color="auto"/>
            <w:right w:val="none" w:sz="0" w:space="0" w:color="auto"/>
          </w:divBdr>
        </w:div>
        <w:div w:id="2021467052">
          <w:marLeft w:val="640"/>
          <w:marRight w:val="0"/>
          <w:marTop w:val="0"/>
          <w:marBottom w:val="0"/>
          <w:divBdr>
            <w:top w:val="none" w:sz="0" w:space="0" w:color="auto"/>
            <w:left w:val="none" w:sz="0" w:space="0" w:color="auto"/>
            <w:bottom w:val="none" w:sz="0" w:space="0" w:color="auto"/>
            <w:right w:val="none" w:sz="0" w:space="0" w:color="auto"/>
          </w:divBdr>
        </w:div>
      </w:divsChild>
    </w:div>
    <w:div w:id="95558286">
      <w:bodyDiv w:val="1"/>
      <w:marLeft w:val="0"/>
      <w:marRight w:val="0"/>
      <w:marTop w:val="0"/>
      <w:marBottom w:val="0"/>
      <w:divBdr>
        <w:top w:val="none" w:sz="0" w:space="0" w:color="auto"/>
        <w:left w:val="none" w:sz="0" w:space="0" w:color="auto"/>
        <w:bottom w:val="none" w:sz="0" w:space="0" w:color="auto"/>
        <w:right w:val="none" w:sz="0" w:space="0" w:color="auto"/>
      </w:divBdr>
      <w:divsChild>
        <w:div w:id="1439830050">
          <w:marLeft w:val="640"/>
          <w:marRight w:val="0"/>
          <w:marTop w:val="0"/>
          <w:marBottom w:val="0"/>
          <w:divBdr>
            <w:top w:val="none" w:sz="0" w:space="0" w:color="auto"/>
            <w:left w:val="none" w:sz="0" w:space="0" w:color="auto"/>
            <w:bottom w:val="none" w:sz="0" w:space="0" w:color="auto"/>
            <w:right w:val="none" w:sz="0" w:space="0" w:color="auto"/>
          </w:divBdr>
        </w:div>
        <w:div w:id="2022002001">
          <w:marLeft w:val="640"/>
          <w:marRight w:val="0"/>
          <w:marTop w:val="0"/>
          <w:marBottom w:val="0"/>
          <w:divBdr>
            <w:top w:val="none" w:sz="0" w:space="0" w:color="auto"/>
            <w:left w:val="none" w:sz="0" w:space="0" w:color="auto"/>
            <w:bottom w:val="none" w:sz="0" w:space="0" w:color="auto"/>
            <w:right w:val="none" w:sz="0" w:space="0" w:color="auto"/>
          </w:divBdr>
        </w:div>
        <w:div w:id="1177500560">
          <w:marLeft w:val="640"/>
          <w:marRight w:val="0"/>
          <w:marTop w:val="0"/>
          <w:marBottom w:val="0"/>
          <w:divBdr>
            <w:top w:val="none" w:sz="0" w:space="0" w:color="auto"/>
            <w:left w:val="none" w:sz="0" w:space="0" w:color="auto"/>
            <w:bottom w:val="none" w:sz="0" w:space="0" w:color="auto"/>
            <w:right w:val="none" w:sz="0" w:space="0" w:color="auto"/>
          </w:divBdr>
        </w:div>
        <w:div w:id="648484040">
          <w:marLeft w:val="640"/>
          <w:marRight w:val="0"/>
          <w:marTop w:val="0"/>
          <w:marBottom w:val="0"/>
          <w:divBdr>
            <w:top w:val="none" w:sz="0" w:space="0" w:color="auto"/>
            <w:left w:val="none" w:sz="0" w:space="0" w:color="auto"/>
            <w:bottom w:val="none" w:sz="0" w:space="0" w:color="auto"/>
            <w:right w:val="none" w:sz="0" w:space="0" w:color="auto"/>
          </w:divBdr>
        </w:div>
        <w:div w:id="1396388908">
          <w:marLeft w:val="640"/>
          <w:marRight w:val="0"/>
          <w:marTop w:val="0"/>
          <w:marBottom w:val="0"/>
          <w:divBdr>
            <w:top w:val="none" w:sz="0" w:space="0" w:color="auto"/>
            <w:left w:val="none" w:sz="0" w:space="0" w:color="auto"/>
            <w:bottom w:val="none" w:sz="0" w:space="0" w:color="auto"/>
            <w:right w:val="none" w:sz="0" w:space="0" w:color="auto"/>
          </w:divBdr>
        </w:div>
        <w:div w:id="163083835">
          <w:marLeft w:val="640"/>
          <w:marRight w:val="0"/>
          <w:marTop w:val="0"/>
          <w:marBottom w:val="0"/>
          <w:divBdr>
            <w:top w:val="none" w:sz="0" w:space="0" w:color="auto"/>
            <w:left w:val="none" w:sz="0" w:space="0" w:color="auto"/>
            <w:bottom w:val="none" w:sz="0" w:space="0" w:color="auto"/>
            <w:right w:val="none" w:sz="0" w:space="0" w:color="auto"/>
          </w:divBdr>
        </w:div>
        <w:div w:id="1595287215">
          <w:marLeft w:val="640"/>
          <w:marRight w:val="0"/>
          <w:marTop w:val="0"/>
          <w:marBottom w:val="0"/>
          <w:divBdr>
            <w:top w:val="none" w:sz="0" w:space="0" w:color="auto"/>
            <w:left w:val="none" w:sz="0" w:space="0" w:color="auto"/>
            <w:bottom w:val="none" w:sz="0" w:space="0" w:color="auto"/>
            <w:right w:val="none" w:sz="0" w:space="0" w:color="auto"/>
          </w:divBdr>
        </w:div>
        <w:div w:id="493645795">
          <w:marLeft w:val="640"/>
          <w:marRight w:val="0"/>
          <w:marTop w:val="0"/>
          <w:marBottom w:val="0"/>
          <w:divBdr>
            <w:top w:val="none" w:sz="0" w:space="0" w:color="auto"/>
            <w:left w:val="none" w:sz="0" w:space="0" w:color="auto"/>
            <w:bottom w:val="none" w:sz="0" w:space="0" w:color="auto"/>
            <w:right w:val="none" w:sz="0" w:space="0" w:color="auto"/>
          </w:divBdr>
        </w:div>
        <w:div w:id="2067143319">
          <w:marLeft w:val="640"/>
          <w:marRight w:val="0"/>
          <w:marTop w:val="0"/>
          <w:marBottom w:val="0"/>
          <w:divBdr>
            <w:top w:val="none" w:sz="0" w:space="0" w:color="auto"/>
            <w:left w:val="none" w:sz="0" w:space="0" w:color="auto"/>
            <w:bottom w:val="none" w:sz="0" w:space="0" w:color="auto"/>
            <w:right w:val="none" w:sz="0" w:space="0" w:color="auto"/>
          </w:divBdr>
        </w:div>
        <w:div w:id="520434709">
          <w:marLeft w:val="640"/>
          <w:marRight w:val="0"/>
          <w:marTop w:val="0"/>
          <w:marBottom w:val="0"/>
          <w:divBdr>
            <w:top w:val="none" w:sz="0" w:space="0" w:color="auto"/>
            <w:left w:val="none" w:sz="0" w:space="0" w:color="auto"/>
            <w:bottom w:val="none" w:sz="0" w:space="0" w:color="auto"/>
            <w:right w:val="none" w:sz="0" w:space="0" w:color="auto"/>
          </w:divBdr>
        </w:div>
        <w:div w:id="860897150">
          <w:marLeft w:val="640"/>
          <w:marRight w:val="0"/>
          <w:marTop w:val="0"/>
          <w:marBottom w:val="0"/>
          <w:divBdr>
            <w:top w:val="none" w:sz="0" w:space="0" w:color="auto"/>
            <w:left w:val="none" w:sz="0" w:space="0" w:color="auto"/>
            <w:bottom w:val="none" w:sz="0" w:space="0" w:color="auto"/>
            <w:right w:val="none" w:sz="0" w:space="0" w:color="auto"/>
          </w:divBdr>
        </w:div>
        <w:div w:id="1818455093">
          <w:marLeft w:val="640"/>
          <w:marRight w:val="0"/>
          <w:marTop w:val="0"/>
          <w:marBottom w:val="0"/>
          <w:divBdr>
            <w:top w:val="none" w:sz="0" w:space="0" w:color="auto"/>
            <w:left w:val="none" w:sz="0" w:space="0" w:color="auto"/>
            <w:bottom w:val="none" w:sz="0" w:space="0" w:color="auto"/>
            <w:right w:val="none" w:sz="0" w:space="0" w:color="auto"/>
          </w:divBdr>
        </w:div>
        <w:div w:id="1514764091">
          <w:marLeft w:val="640"/>
          <w:marRight w:val="0"/>
          <w:marTop w:val="0"/>
          <w:marBottom w:val="0"/>
          <w:divBdr>
            <w:top w:val="none" w:sz="0" w:space="0" w:color="auto"/>
            <w:left w:val="none" w:sz="0" w:space="0" w:color="auto"/>
            <w:bottom w:val="none" w:sz="0" w:space="0" w:color="auto"/>
            <w:right w:val="none" w:sz="0" w:space="0" w:color="auto"/>
          </w:divBdr>
        </w:div>
        <w:div w:id="932013812">
          <w:marLeft w:val="640"/>
          <w:marRight w:val="0"/>
          <w:marTop w:val="0"/>
          <w:marBottom w:val="0"/>
          <w:divBdr>
            <w:top w:val="none" w:sz="0" w:space="0" w:color="auto"/>
            <w:left w:val="none" w:sz="0" w:space="0" w:color="auto"/>
            <w:bottom w:val="none" w:sz="0" w:space="0" w:color="auto"/>
            <w:right w:val="none" w:sz="0" w:space="0" w:color="auto"/>
          </w:divBdr>
        </w:div>
        <w:div w:id="1420517813">
          <w:marLeft w:val="640"/>
          <w:marRight w:val="0"/>
          <w:marTop w:val="0"/>
          <w:marBottom w:val="0"/>
          <w:divBdr>
            <w:top w:val="none" w:sz="0" w:space="0" w:color="auto"/>
            <w:left w:val="none" w:sz="0" w:space="0" w:color="auto"/>
            <w:bottom w:val="none" w:sz="0" w:space="0" w:color="auto"/>
            <w:right w:val="none" w:sz="0" w:space="0" w:color="auto"/>
          </w:divBdr>
        </w:div>
        <w:div w:id="1984433241">
          <w:marLeft w:val="640"/>
          <w:marRight w:val="0"/>
          <w:marTop w:val="0"/>
          <w:marBottom w:val="0"/>
          <w:divBdr>
            <w:top w:val="none" w:sz="0" w:space="0" w:color="auto"/>
            <w:left w:val="none" w:sz="0" w:space="0" w:color="auto"/>
            <w:bottom w:val="none" w:sz="0" w:space="0" w:color="auto"/>
            <w:right w:val="none" w:sz="0" w:space="0" w:color="auto"/>
          </w:divBdr>
        </w:div>
        <w:div w:id="1192301377">
          <w:marLeft w:val="640"/>
          <w:marRight w:val="0"/>
          <w:marTop w:val="0"/>
          <w:marBottom w:val="0"/>
          <w:divBdr>
            <w:top w:val="none" w:sz="0" w:space="0" w:color="auto"/>
            <w:left w:val="none" w:sz="0" w:space="0" w:color="auto"/>
            <w:bottom w:val="none" w:sz="0" w:space="0" w:color="auto"/>
            <w:right w:val="none" w:sz="0" w:space="0" w:color="auto"/>
          </w:divBdr>
        </w:div>
        <w:div w:id="1107578570">
          <w:marLeft w:val="640"/>
          <w:marRight w:val="0"/>
          <w:marTop w:val="0"/>
          <w:marBottom w:val="0"/>
          <w:divBdr>
            <w:top w:val="none" w:sz="0" w:space="0" w:color="auto"/>
            <w:left w:val="none" w:sz="0" w:space="0" w:color="auto"/>
            <w:bottom w:val="none" w:sz="0" w:space="0" w:color="auto"/>
            <w:right w:val="none" w:sz="0" w:space="0" w:color="auto"/>
          </w:divBdr>
        </w:div>
        <w:div w:id="823858553">
          <w:marLeft w:val="640"/>
          <w:marRight w:val="0"/>
          <w:marTop w:val="0"/>
          <w:marBottom w:val="0"/>
          <w:divBdr>
            <w:top w:val="none" w:sz="0" w:space="0" w:color="auto"/>
            <w:left w:val="none" w:sz="0" w:space="0" w:color="auto"/>
            <w:bottom w:val="none" w:sz="0" w:space="0" w:color="auto"/>
            <w:right w:val="none" w:sz="0" w:space="0" w:color="auto"/>
          </w:divBdr>
        </w:div>
        <w:div w:id="1485925412">
          <w:marLeft w:val="640"/>
          <w:marRight w:val="0"/>
          <w:marTop w:val="0"/>
          <w:marBottom w:val="0"/>
          <w:divBdr>
            <w:top w:val="none" w:sz="0" w:space="0" w:color="auto"/>
            <w:left w:val="none" w:sz="0" w:space="0" w:color="auto"/>
            <w:bottom w:val="none" w:sz="0" w:space="0" w:color="auto"/>
            <w:right w:val="none" w:sz="0" w:space="0" w:color="auto"/>
          </w:divBdr>
        </w:div>
        <w:div w:id="1527407393">
          <w:marLeft w:val="640"/>
          <w:marRight w:val="0"/>
          <w:marTop w:val="0"/>
          <w:marBottom w:val="0"/>
          <w:divBdr>
            <w:top w:val="none" w:sz="0" w:space="0" w:color="auto"/>
            <w:left w:val="none" w:sz="0" w:space="0" w:color="auto"/>
            <w:bottom w:val="none" w:sz="0" w:space="0" w:color="auto"/>
            <w:right w:val="none" w:sz="0" w:space="0" w:color="auto"/>
          </w:divBdr>
        </w:div>
        <w:div w:id="214313961">
          <w:marLeft w:val="640"/>
          <w:marRight w:val="0"/>
          <w:marTop w:val="0"/>
          <w:marBottom w:val="0"/>
          <w:divBdr>
            <w:top w:val="none" w:sz="0" w:space="0" w:color="auto"/>
            <w:left w:val="none" w:sz="0" w:space="0" w:color="auto"/>
            <w:bottom w:val="none" w:sz="0" w:space="0" w:color="auto"/>
            <w:right w:val="none" w:sz="0" w:space="0" w:color="auto"/>
          </w:divBdr>
        </w:div>
        <w:div w:id="622426600">
          <w:marLeft w:val="640"/>
          <w:marRight w:val="0"/>
          <w:marTop w:val="0"/>
          <w:marBottom w:val="0"/>
          <w:divBdr>
            <w:top w:val="none" w:sz="0" w:space="0" w:color="auto"/>
            <w:left w:val="none" w:sz="0" w:space="0" w:color="auto"/>
            <w:bottom w:val="none" w:sz="0" w:space="0" w:color="auto"/>
            <w:right w:val="none" w:sz="0" w:space="0" w:color="auto"/>
          </w:divBdr>
        </w:div>
        <w:div w:id="1804735643">
          <w:marLeft w:val="640"/>
          <w:marRight w:val="0"/>
          <w:marTop w:val="0"/>
          <w:marBottom w:val="0"/>
          <w:divBdr>
            <w:top w:val="none" w:sz="0" w:space="0" w:color="auto"/>
            <w:left w:val="none" w:sz="0" w:space="0" w:color="auto"/>
            <w:bottom w:val="none" w:sz="0" w:space="0" w:color="auto"/>
            <w:right w:val="none" w:sz="0" w:space="0" w:color="auto"/>
          </w:divBdr>
        </w:div>
        <w:div w:id="235366031">
          <w:marLeft w:val="640"/>
          <w:marRight w:val="0"/>
          <w:marTop w:val="0"/>
          <w:marBottom w:val="0"/>
          <w:divBdr>
            <w:top w:val="none" w:sz="0" w:space="0" w:color="auto"/>
            <w:left w:val="none" w:sz="0" w:space="0" w:color="auto"/>
            <w:bottom w:val="none" w:sz="0" w:space="0" w:color="auto"/>
            <w:right w:val="none" w:sz="0" w:space="0" w:color="auto"/>
          </w:divBdr>
        </w:div>
        <w:div w:id="310064984">
          <w:marLeft w:val="640"/>
          <w:marRight w:val="0"/>
          <w:marTop w:val="0"/>
          <w:marBottom w:val="0"/>
          <w:divBdr>
            <w:top w:val="none" w:sz="0" w:space="0" w:color="auto"/>
            <w:left w:val="none" w:sz="0" w:space="0" w:color="auto"/>
            <w:bottom w:val="none" w:sz="0" w:space="0" w:color="auto"/>
            <w:right w:val="none" w:sz="0" w:space="0" w:color="auto"/>
          </w:divBdr>
        </w:div>
        <w:div w:id="1005672509">
          <w:marLeft w:val="640"/>
          <w:marRight w:val="0"/>
          <w:marTop w:val="0"/>
          <w:marBottom w:val="0"/>
          <w:divBdr>
            <w:top w:val="none" w:sz="0" w:space="0" w:color="auto"/>
            <w:left w:val="none" w:sz="0" w:space="0" w:color="auto"/>
            <w:bottom w:val="none" w:sz="0" w:space="0" w:color="auto"/>
            <w:right w:val="none" w:sz="0" w:space="0" w:color="auto"/>
          </w:divBdr>
        </w:div>
        <w:div w:id="921455575">
          <w:marLeft w:val="640"/>
          <w:marRight w:val="0"/>
          <w:marTop w:val="0"/>
          <w:marBottom w:val="0"/>
          <w:divBdr>
            <w:top w:val="none" w:sz="0" w:space="0" w:color="auto"/>
            <w:left w:val="none" w:sz="0" w:space="0" w:color="auto"/>
            <w:bottom w:val="none" w:sz="0" w:space="0" w:color="auto"/>
            <w:right w:val="none" w:sz="0" w:space="0" w:color="auto"/>
          </w:divBdr>
        </w:div>
        <w:div w:id="433016614">
          <w:marLeft w:val="640"/>
          <w:marRight w:val="0"/>
          <w:marTop w:val="0"/>
          <w:marBottom w:val="0"/>
          <w:divBdr>
            <w:top w:val="none" w:sz="0" w:space="0" w:color="auto"/>
            <w:left w:val="none" w:sz="0" w:space="0" w:color="auto"/>
            <w:bottom w:val="none" w:sz="0" w:space="0" w:color="auto"/>
            <w:right w:val="none" w:sz="0" w:space="0" w:color="auto"/>
          </w:divBdr>
        </w:div>
        <w:div w:id="140969425">
          <w:marLeft w:val="640"/>
          <w:marRight w:val="0"/>
          <w:marTop w:val="0"/>
          <w:marBottom w:val="0"/>
          <w:divBdr>
            <w:top w:val="none" w:sz="0" w:space="0" w:color="auto"/>
            <w:left w:val="none" w:sz="0" w:space="0" w:color="auto"/>
            <w:bottom w:val="none" w:sz="0" w:space="0" w:color="auto"/>
            <w:right w:val="none" w:sz="0" w:space="0" w:color="auto"/>
          </w:divBdr>
        </w:div>
        <w:div w:id="1049187153">
          <w:marLeft w:val="640"/>
          <w:marRight w:val="0"/>
          <w:marTop w:val="0"/>
          <w:marBottom w:val="0"/>
          <w:divBdr>
            <w:top w:val="none" w:sz="0" w:space="0" w:color="auto"/>
            <w:left w:val="none" w:sz="0" w:space="0" w:color="auto"/>
            <w:bottom w:val="none" w:sz="0" w:space="0" w:color="auto"/>
            <w:right w:val="none" w:sz="0" w:space="0" w:color="auto"/>
          </w:divBdr>
        </w:div>
        <w:div w:id="1949308367">
          <w:marLeft w:val="640"/>
          <w:marRight w:val="0"/>
          <w:marTop w:val="0"/>
          <w:marBottom w:val="0"/>
          <w:divBdr>
            <w:top w:val="none" w:sz="0" w:space="0" w:color="auto"/>
            <w:left w:val="none" w:sz="0" w:space="0" w:color="auto"/>
            <w:bottom w:val="none" w:sz="0" w:space="0" w:color="auto"/>
            <w:right w:val="none" w:sz="0" w:space="0" w:color="auto"/>
          </w:divBdr>
        </w:div>
        <w:div w:id="1149636876">
          <w:marLeft w:val="640"/>
          <w:marRight w:val="0"/>
          <w:marTop w:val="0"/>
          <w:marBottom w:val="0"/>
          <w:divBdr>
            <w:top w:val="none" w:sz="0" w:space="0" w:color="auto"/>
            <w:left w:val="none" w:sz="0" w:space="0" w:color="auto"/>
            <w:bottom w:val="none" w:sz="0" w:space="0" w:color="auto"/>
            <w:right w:val="none" w:sz="0" w:space="0" w:color="auto"/>
          </w:divBdr>
        </w:div>
        <w:div w:id="1968583583">
          <w:marLeft w:val="640"/>
          <w:marRight w:val="0"/>
          <w:marTop w:val="0"/>
          <w:marBottom w:val="0"/>
          <w:divBdr>
            <w:top w:val="none" w:sz="0" w:space="0" w:color="auto"/>
            <w:left w:val="none" w:sz="0" w:space="0" w:color="auto"/>
            <w:bottom w:val="none" w:sz="0" w:space="0" w:color="auto"/>
            <w:right w:val="none" w:sz="0" w:space="0" w:color="auto"/>
          </w:divBdr>
        </w:div>
        <w:div w:id="23016932">
          <w:marLeft w:val="640"/>
          <w:marRight w:val="0"/>
          <w:marTop w:val="0"/>
          <w:marBottom w:val="0"/>
          <w:divBdr>
            <w:top w:val="none" w:sz="0" w:space="0" w:color="auto"/>
            <w:left w:val="none" w:sz="0" w:space="0" w:color="auto"/>
            <w:bottom w:val="none" w:sz="0" w:space="0" w:color="auto"/>
            <w:right w:val="none" w:sz="0" w:space="0" w:color="auto"/>
          </w:divBdr>
        </w:div>
        <w:div w:id="7947317">
          <w:marLeft w:val="640"/>
          <w:marRight w:val="0"/>
          <w:marTop w:val="0"/>
          <w:marBottom w:val="0"/>
          <w:divBdr>
            <w:top w:val="none" w:sz="0" w:space="0" w:color="auto"/>
            <w:left w:val="none" w:sz="0" w:space="0" w:color="auto"/>
            <w:bottom w:val="none" w:sz="0" w:space="0" w:color="auto"/>
            <w:right w:val="none" w:sz="0" w:space="0" w:color="auto"/>
          </w:divBdr>
        </w:div>
        <w:div w:id="1217857927">
          <w:marLeft w:val="640"/>
          <w:marRight w:val="0"/>
          <w:marTop w:val="0"/>
          <w:marBottom w:val="0"/>
          <w:divBdr>
            <w:top w:val="none" w:sz="0" w:space="0" w:color="auto"/>
            <w:left w:val="none" w:sz="0" w:space="0" w:color="auto"/>
            <w:bottom w:val="none" w:sz="0" w:space="0" w:color="auto"/>
            <w:right w:val="none" w:sz="0" w:space="0" w:color="auto"/>
          </w:divBdr>
        </w:div>
        <w:div w:id="135343427">
          <w:marLeft w:val="640"/>
          <w:marRight w:val="0"/>
          <w:marTop w:val="0"/>
          <w:marBottom w:val="0"/>
          <w:divBdr>
            <w:top w:val="none" w:sz="0" w:space="0" w:color="auto"/>
            <w:left w:val="none" w:sz="0" w:space="0" w:color="auto"/>
            <w:bottom w:val="none" w:sz="0" w:space="0" w:color="auto"/>
            <w:right w:val="none" w:sz="0" w:space="0" w:color="auto"/>
          </w:divBdr>
        </w:div>
        <w:div w:id="27532159">
          <w:marLeft w:val="640"/>
          <w:marRight w:val="0"/>
          <w:marTop w:val="0"/>
          <w:marBottom w:val="0"/>
          <w:divBdr>
            <w:top w:val="none" w:sz="0" w:space="0" w:color="auto"/>
            <w:left w:val="none" w:sz="0" w:space="0" w:color="auto"/>
            <w:bottom w:val="none" w:sz="0" w:space="0" w:color="auto"/>
            <w:right w:val="none" w:sz="0" w:space="0" w:color="auto"/>
          </w:divBdr>
        </w:div>
        <w:div w:id="1993482928">
          <w:marLeft w:val="640"/>
          <w:marRight w:val="0"/>
          <w:marTop w:val="0"/>
          <w:marBottom w:val="0"/>
          <w:divBdr>
            <w:top w:val="none" w:sz="0" w:space="0" w:color="auto"/>
            <w:left w:val="none" w:sz="0" w:space="0" w:color="auto"/>
            <w:bottom w:val="none" w:sz="0" w:space="0" w:color="auto"/>
            <w:right w:val="none" w:sz="0" w:space="0" w:color="auto"/>
          </w:divBdr>
        </w:div>
        <w:div w:id="1044331307">
          <w:marLeft w:val="640"/>
          <w:marRight w:val="0"/>
          <w:marTop w:val="0"/>
          <w:marBottom w:val="0"/>
          <w:divBdr>
            <w:top w:val="none" w:sz="0" w:space="0" w:color="auto"/>
            <w:left w:val="none" w:sz="0" w:space="0" w:color="auto"/>
            <w:bottom w:val="none" w:sz="0" w:space="0" w:color="auto"/>
            <w:right w:val="none" w:sz="0" w:space="0" w:color="auto"/>
          </w:divBdr>
        </w:div>
        <w:div w:id="1915621744">
          <w:marLeft w:val="640"/>
          <w:marRight w:val="0"/>
          <w:marTop w:val="0"/>
          <w:marBottom w:val="0"/>
          <w:divBdr>
            <w:top w:val="none" w:sz="0" w:space="0" w:color="auto"/>
            <w:left w:val="none" w:sz="0" w:space="0" w:color="auto"/>
            <w:bottom w:val="none" w:sz="0" w:space="0" w:color="auto"/>
            <w:right w:val="none" w:sz="0" w:space="0" w:color="auto"/>
          </w:divBdr>
        </w:div>
        <w:div w:id="278530789">
          <w:marLeft w:val="640"/>
          <w:marRight w:val="0"/>
          <w:marTop w:val="0"/>
          <w:marBottom w:val="0"/>
          <w:divBdr>
            <w:top w:val="none" w:sz="0" w:space="0" w:color="auto"/>
            <w:left w:val="none" w:sz="0" w:space="0" w:color="auto"/>
            <w:bottom w:val="none" w:sz="0" w:space="0" w:color="auto"/>
            <w:right w:val="none" w:sz="0" w:space="0" w:color="auto"/>
          </w:divBdr>
        </w:div>
        <w:div w:id="230847750">
          <w:marLeft w:val="640"/>
          <w:marRight w:val="0"/>
          <w:marTop w:val="0"/>
          <w:marBottom w:val="0"/>
          <w:divBdr>
            <w:top w:val="none" w:sz="0" w:space="0" w:color="auto"/>
            <w:left w:val="none" w:sz="0" w:space="0" w:color="auto"/>
            <w:bottom w:val="none" w:sz="0" w:space="0" w:color="auto"/>
            <w:right w:val="none" w:sz="0" w:space="0" w:color="auto"/>
          </w:divBdr>
        </w:div>
        <w:div w:id="188034667">
          <w:marLeft w:val="640"/>
          <w:marRight w:val="0"/>
          <w:marTop w:val="0"/>
          <w:marBottom w:val="0"/>
          <w:divBdr>
            <w:top w:val="none" w:sz="0" w:space="0" w:color="auto"/>
            <w:left w:val="none" w:sz="0" w:space="0" w:color="auto"/>
            <w:bottom w:val="none" w:sz="0" w:space="0" w:color="auto"/>
            <w:right w:val="none" w:sz="0" w:space="0" w:color="auto"/>
          </w:divBdr>
        </w:div>
        <w:div w:id="1313094471">
          <w:marLeft w:val="640"/>
          <w:marRight w:val="0"/>
          <w:marTop w:val="0"/>
          <w:marBottom w:val="0"/>
          <w:divBdr>
            <w:top w:val="none" w:sz="0" w:space="0" w:color="auto"/>
            <w:left w:val="none" w:sz="0" w:space="0" w:color="auto"/>
            <w:bottom w:val="none" w:sz="0" w:space="0" w:color="auto"/>
            <w:right w:val="none" w:sz="0" w:space="0" w:color="auto"/>
          </w:divBdr>
        </w:div>
        <w:div w:id="743071490">
          <w:marLeft w:val="640"/>
          <w:marRight w:val="0"/>
          <w:marTop w:val="0"/>
          <w:marBottom w:val="0"/>
          <w:divBdr>
            <w:top w:val="none" w:sz="0" w:space="0" w:color="auto"/>
            <w:left w:val="none" w:sz="0" w:space="0" w:color="auto"/>
            <w:bottom w:val="none" w:sz="0" w:space="0" w:color="auto"/>
            <w:right w:val="none" w:sz="0" w:space="0" w:color="auto"/>
          </w:divBdr>
        </w:div>
        <w:div w:id="1936863918">
          <w:marLeft w:val="640"/>
          <w:marRight w:val="0"/>
          <w:marTop w:val="0"/>
          <w:marBottom w:val="0"/>
          <w:divBdr>
            <w:top w:val="none" w:sz="0" w:space="0" w:color="auto"/>
            <w:left w:val="none" w:sz="0" w:space="0" w:color="auto"/>
            <w:bottom w:val="none" w:sz="0" w:space="0" w:color="auto"/>
            <w:right w:val="none" w:sz="0" w:space="0" w:color="auto"/>
          </w:divBdr>
        </w:div>
        <w:div w:id="1217006675">
          <w:marLeft w:val="640"/>
          <w:marRight w:val="0"/>
          <w:marTop w:val="0"/>
          <w:marBottom w:val="0"/>
          <w:divBdr>
            <w:top w:val="none" w:sz="0" w:space="0" w:color="auto"/>
            <w:left w:val="none" w:sz="0" w:space="0" w:color="auto"/>
            <w:bottom w:val="none" w:sz="0" w:space="0" w:color="auto"/>
            <w:right w:val="none" w:sz="0" w:space="0" w:color="auto"/>
          </w:divBdr>
        </w:div>
        <w:div w:id="1585265742">
          <w:marLeft w:val="640"/>
          <w:marRight w:val="0"/>
          <w:marTop w:val="0"/>
          <w:marBottom w:val="0"/>
          <w:divBdr>
            <w:top w:val="none" w:sz="0" w:space="0" w:color="auto"/>
            <w:left w:val="none" w:sz="0" w:space="0" w:color="auto"/>
            <w:bottom w:val="none" w:sz="0" w:space="0" w:color="auto"/>
            <w:right w:val="none" w:sz="0" w:space="0" w:color="auto"/>
          </w:divBdr>
        </w:div>
        <w:div w:id="672953498">
          <w:marLeft w:val="640"/>
          <w:marRight w:val="0"/>
          <w:marTop w:val="0"/>
          <w:marBottom w:val="0"/>
          <w:divBdr>
            <w:top w:val="none" w:sz="0" w:space="0" w:color="auto"/>
            <w:left w:val="none" w:sz="0" w:space="0" w:color="auto"/>
            <w:bottom w:val="none" w:sz="0" w:space="0" w:color="auto"/>
            <w:right w:val="none" w:sz="0" w:space="0" w:color="auto"/>
          </w:divBdr>
        </w:div>
        <w:div w:id="1369989207">
          <w:marLeft w:val="640"/>
          <w:marRight w:val="0"/>
          <w:marTop w:val="0"/>
          <w:marBottom w:val="0"/>
          <w:divBdr>
            <w:top w:val="none" w:sz="0" w:space="0" w:color="auto"/>
            <w:left w:val="none" w:sz="0" w:space="0" w:color="auto"/>
            <w:bottom w:val="none" w:sz="0" w:space="0" w:color="auto"/>
            <w:right w:val="none" w:sz="0" w:space="0" w:color="auto"/>
          </w:divBdr>
        </w:div>
        <w:div w:id="196088305">
          <w:marLeft w:val="640"/>
          <w:marRight w:val="0"/>
          <w:marTop w:val="0"/>
          <w:marBottom w:val="0"/>
          <w:divBdr>
            <w:top w:val="none" w:sz="0" w:space="0" w:color="auto"/>
            <w:left w:val="none" w:sz="0" w:space="0" w:color="auto"/>
            <w:bottom w:val="none" w:sz="0" w:space="0" w:color="auto"/>
            <w:right w:val="none" w:sz="0" w:space="0" w:color="auto"/>
          </w:divBdr>
        </w:div>
        <w:div w:id="1298291854">
          <w:marLeft w:val="640"/>
          <w:marRight w:val="0"/>
          <w:marTop w:val="0"/>
          <w:marBottom w:val="0"/>
          <w:divBdr>
            <w:top w:val="none" w:sz="0" w:space="0" w:color="auto"/>
            <w:left w:val="none" w:sz="0" w:space="0" w:color="auto"/>
            <w:bottom w:val="none" w:sz="0" w:space="0" w:color="auto"/>
            <w:right w:val="none" w:sz="0" w:space="0" w:color="auto"/>
          </w:divBdr>
        </w:div>
        <w:div w:id="1344044268">
          <w:marLeft w:val="640"/>
          <w:marRight w:val="0"/>
          <w:marTop w:val="0"/>
          <w:marBottom w:val="0"/>
          <w:divBdr>
            <w:top w:val="none" w:sz="0" w:space="0" w:color="auto"/>
            <w:left w:val="none" w:sz="0" w:space="0" w:color="auto"/>
            <w:bottom w:val="none" w:sz="0" w:space="0" w:color="auto"/>
            <w:right w:val="none" w:sz="0" w:space="0" w:color="auto"/>
          </w:divBdr>
        </w:div>
        <w:div w:id="473790683">
          <w:marLeft w:val="640"/>
          <w:marRight w:val="0"/>
          <w:marTop w:val="0"/>
          <w:marBottom w:val="0"/>
          <w:divBdr>
            <w:top w:val="none" w:sz="0" w:space="0" w:color="auto"/>
            <w:left w:val="none" w:sz="0" w:space="0" w:color="auto"/>
            <w:bottom w:val="none" w:sz="0" w:space="0" w:color="auto"/>
            <w:right w:val="none" w:sz="0" w:space="0" w:color="auto"/>
          </w:divBdr>
        </w:div>
        <w:div w:id="76100155">
          <w:marLeft w:val="640"/>
          <w:marRight w:val="0"/>
          <w:marTop w:val="0"/>
          <w:marBottom w:val="0"/>
          <w:divBdr>
            <w:top w:val="none" w:sz="0" w:space="0" w:color="auto"/>
            <w:left w:val="none" w:sz="0" w:space="0" w:color="auto"/>
            <w:bottom w:val="none" w:sz="0" w:space="0" w:color="auto"/>
            <w:right w:val="none" w:sz="0" w:space="0" w:color="auto"/>
          </w:divBdr>
        </w:div>
        <w:div w:id="348609913">
          <w:marLeft w:val="640"/>
          <w:marRight w:val="0"/>
          <w:marTop w:val="0"/>
          <w:marBottom w:val="0"/>
          <w:divBdr>
            <w:top w:val="none" w:sz="0" w:space="0" w:color="auto"/>
            <w:left w:val="none" w:sz="0" w:space="0" w:color="auto"/>
            <w:bottom w:val="none" w:sz="0" w:space="0" w:color="auto"/>
            <w:right w:val="none" w:sz="0" w:space="0" w:color="auto"/>
          </w:divBdr>
        </w:div>
        <w:div w:id="191656337">
          <w:marLeft w:val="640"/>
          <w:marRight w:val="0"/>
          <w:marTop w:val="0"/>
          <w:marBottom w:val="0"/>
          <w:divBdr>
            <w:top w:val="none" w:sz="0" w:space="0" w:color="auto"/>
            <w:left w:val="none" w:sz="0" w:space="0" w:color="auto"/>
            <w:bottom w:val="none" w:sz="0" w:space="0" w:color="auto"/>
            <w:right w:val="none" w:sz="0" w:space="0" w:color="auto"/>
          </w:divBdr>
        </w:div>
        <w:div w:id="1943339609">
          <w:marLeft w:val="640"/>
          <w:marRight w:val="0"/>
          <w:marTop w:val="0"/>
          <w:marBottom w:val="0"/>
          <w:divBdr>
            <w:top w:val="none" w:sz="0" w:space="0" w:color="auto"/>
            <w:left w:val="none" w:sz="0" w:space="0" w:color="auto"/>
            <w:bottom w:val="none" w:sz="0" w:space="0" w:color="auto"/>
            <w:right w:val="none" w:sz="0" w:space="0" w:color="auto"/>
          </w:divBdr>
        </w:div>
        <w:div w:id="550307810">
          <w:marLeft w:val="640"/>
          <w:marRight w:val="0"/>
          <w:marTop w:val="0"/>
          <w:marBottom w:val="0"/>
          <w:divBdr>
            <w:top w:val="none" w:sz="0" w:space="0" w:color="auto"/>
            <w:left w:val="none" w:sz="0" w:space="0" w:color="auto"/>
            <w:bottom w:val="none" w:sz="0" w:space="0" w:color="auto"/>
            <w:right w:val="none" w:sz="0" w:space="0" w:color="auto"/>
          </w:divBdr>
        </w:div>
        <w:div w:id="1842697941">
          <w:marLeft w:val="640"/>
          <w:marRight w:val="0"/>
          <w:marTop w:val="0"/>
          <w:marBottom w:val="0"/>
          <w:divBdr>
            <w:top w:val="none" w:sz="0" w:space="0" w:color="auto"/>
            <w:left w:val="none" w:sz="0" w:space="0" w:color="auto"/>
            <w:bottom w:val="none" w:sz="0" w:space="0" w:color="auto"/>
            <w:right w:val="none" w:sz="0" w:space="0" w:color="auto"/>
          </w:divBdr>
        </w:div>
        <w:div w:id="1040277207">
          <w:marLeft w:val="640"/>
          <w:marRight w:val="0"/>
          <w:marTop w:val="0"/>
          <w:marBottom w:val="0"/>
          <w:divBdr>
            <w:top w:val="none" w:sz="0" w:space="0" w:color="auto"/>
            <w:left w:val="none" w:sz="0" w:space="0" w:color="auto"/>
            <w:bottom w:val="none" w:sz="0" w:space="0" w:color="auto"/>
            <w:right w:val="none" w:sz="0" w:space="0" w:color="auto"/>
          </w:divBdr>
        </w:div>
        <w:div w:id="1917519239">
          <w:marLeft w:val="640"/>
          <w:marRight w:val="0"/>
          <w:marTop w:val="0"/>
          <w:marBottom w:val="0"/>
          <w:divBdr>
            <w:top w:val="none" w:sz="0" w:space="0" w:color="auto"/>
            <w:left w:val="none" w:sz="0" w:space="0" w:color="auto"/>
            <w:bottom w:val="none" w:sz="0" w:space="0" w:color="auto"/>
            <w:right w:val="none" w:sz="0" w:space="0" w:color="auto"/>
          </w:divBdr>
        </w:div>
        <w:div w:id="599146459">
          <w:marLeft w:val="640"/>
          <w:marRight w:val="0"/>
          <w:marTop w:val="0"/>
          <w:marBottom w:val="0"/>
          <w:divBdr>
            <w:top w:val="none" w:sz="0" w:space="0" w:color="auto"/>
            <w:left w:val="none" w:sz="0" w:space="0" w:color="auto"/>
            <w:bottom w:val="none" w:sz="0" w:space="0" w:color="auto"/>
            <w:right w:val="none" w:sz="0" w:space="0" w:color="auto"/>
          </w:divBdr>
        </w:div>
        <w:div w:id="1360819707">
          <w:marLeft w:val="640"/>
          <w:marRight w:val="0"/>
          <w:marTop w:val="0"/>
          <w:marBottom w:val="0"/>
          <w:divBdr>
            <w:top w:val="none" w:sz="0" w:space="0" w:color="auto"/>
            <w:left w:val="none" w:sz="0" w:space="0" w:color="auto"/>
            <w:bottom w:val="none" w:sz="0" w:space="0" w:color="auto"/>
            <w:right w:val="none" w:sz="0" w:space="0" w:color="auto"/>
          </w:divBdr>
        </w:div>
        <w:div w:id="1212503295">
          <w:marLeft w:val="640"/>
          <w:marRight w:val="0"/>
          <w:marTop w:val="0"/>
          <w:marBottom w:val="0"/>
          <w:divBdr>
            <w:top w:val="none" w:sz="0" w:space="0" w:color="auto"/>
            <w:left w:val="none" w:sz="0" w:space="0" w:color="auto"/>
            <w:bottom w:val="none" w:sz="0" w:space="0" w:color="auto"/>
            <w:right w:val="none" w:sz="0" w:space="0" w:color="auto"/>
          </w:divBdr>
        </w:div>
        <w:div w:id="1828934328">
          <w:marLeft w:val="640"/>
          <w:marRight w:val="0"/>
          <w:marTop w:val="0"/>
          <w:marBottom w:val="0"/>
          <w:divBdr>
            <w:top w:val="none" w:sz="0" w:space="0" w:color="auto"/>
            <w:left w:val="none" w:sz="0" w:space="0" w:color="auto"/>
            <w:bottom w:val="none" w:sz="0" w:space="0" w:color="auto"/>
            <w:right w:val="none" w:sz="0" w:space="0" w:color="auto"/>
          </w:divBdr>
        </w:div>
        <w:div w:id="1920862577">
          <w:marLeft w:val="640"/>
          <w:marRight w:val="0"/>
          <w:marTop w:val="0"/>
          <w:marBottom w:val="0"/>
          <w:divBdr>
            <w:top w:val="none" w:sz="0" w:space="0" w:color="auto"/>
            <w:left w:val="none" w:sz="0" w:space="0" w:color="auto"/>
            <w:bottom w:val="none" w:sz="0" w:space="0" w:color="auto"/>
            <w:right w:val="none" w:sz="0" w:space="0" w:color="auto"/>
          </w:divBdr>
        </w:div>
        <w:div w:id="1234974949">
          <w:marLeft w:val="640"/>
          <w:marRight w:val="0"/>
          <w:marTop w:val="0"/>
          <w:marBottom w:val="0"/>
          <w:divBdr>
            <w:top w:val="none" w:sz="0" w:space="0" w:color="auto"/>
            <w:left w:val="none" w:sz="0" w:space="0" w:color="auto"/>
            <w:bottom w:val="none" w:sz="0" w:space="0" w:color="auto"/>
            <w:right w:val="none" w:sz="0" w:space="0" w:color="auto"/>
          </w:divBdr>
        </w:div>
        <w:div w:id="1360473621">
          <w:marLeft w:val="640"/>
          <w:marRight w:val="0"/>
          <w:marTop w:val="0"/>
          <w:marBottom w:val="0"/>
          <w:divBdr>
            <w:top w:val="none" w:sz="0" w:space="0" w:color="auto"/>
            <w:left w:val="none" w:sz="0" w:space="0" w:color="auto"/>
            <w:bottom w:val="none" w:sz="0" w:space="0" w:color="auto"/>
            <w:right w:val="none" w:sz="0" w:space="0" w:color="auto"/>
          </w:divBdr>
        </w:div>
        <w:div w:id="1823278814">
          <w:marLeft w:val="640"/>
          <w:marRight w:val="0"/>
          <w:marTop w:val="0"/>
          <w:marBottom w:val="0"/>
          <w:divBdr>
            <w:top w:val="none" w:sz="0" w:space="0" w:color="auto"/>
            <w:left w:val="none" w:sz="0" w:space="0" w:color="auto"/>
            <w:bottom w:val="none" w:sz="0" w:space="0" w:color="auto"/>
            <w:right w:val="none" w:sz="0" w:space="0" w:color="auto"/>
          </w:divBdr>
        </w:div>
        <w:div w:id="148644107">
          <w:marLeft w:val="640"/>
          <w:marRight w:val="0"/>
          <w:marTop w:val="0"/>
          <w:marBottom w:val="0"/>
          <w:divBdr>
            <w:top w:val="none" w:sz="0" w:space="0" w:color="auto"/>
            <w:left w:val="none" w:sz="0" w:space="0" w:color="auto"/>
            <w:bottom w:val="none" w:sz="0" w:space="0" w:color="auto"/>
            <w:right w:val="none" w:sz="0" w:space="0" w:color="auto"/>
          </w:divBdr>
        </w:div>
        <w:div w:id="981890396">
          <w:marLeft w:val="640"/>
          <w:marRight w:val="0"/>
          <w:marTop w:val="0"/>
          <w:marBottom w:val="0"/>
          <w:divBdr>
            <w:top w:val="none" w:sz="0" w:space="0" w:color="auto"/>
            <w:left w:val="none" w:sz="0" w:space="0" w:color="auto"/>
            <w:bottom w:val="none" w:sz="0" w:space="0" w:color="auto"/>
            <w:right w:val="none" w:sz="0" w:space="0" w:color="auto"/>
          </w:divBdr>
        </w:div>
        <w:div w:id="1951933023">
          <w:marLeft w:val="640"/>
          <w:marRight w:val="0"/>
          <w:marTop w:val="0"/>
          <w:marBottom w:val="0"/>
          <w:divBdr>
            <w:top w:val="none" w:sz="0" w:space="0" w:color="auto"/>
            <w:left w:val="none" w:sz="0" w:space="0" w:color="auto"/>
            <w:bottom w:val="none" w:sz="0" w:space="0" w:color="auto"/>
            <w:right w:val="none" w:sz="0" w:space="0" w:color="auto"/>
          </w:divBdr>
        </w:div>
        <w:div w:id="470253469">
          <w:marLeft w:val="640"/>
          <w:marRight w:val="0"/>
          <w:marTop w:val="0"/>
          <w:marBottom w:val="0"/>
          <w:divBdr>
            <w:top w:val="none" w:sz="0" w:space="0" w:color="auto"/>
            <w:left w:val="none" w:sz="0" w:space="0" w:color="auto"/>
            <w:bottom w:val="none" w:sz="0" w:space="0" w:color="auto"/>
            <w:right w:val="none" w:sz="0" w:space="0" w:color="auto"/>
          </w:divBdr>
        </w:div>
        <w:div w:id="1187715093">
          <w:marLeft w:val="640"/>
          <w:marRight w:val="0"/>
          <w:marTop w:val="0"/>
          <w:marBottom w:val="0"/>
          <w:divBdr>
            <w:top w:val="none" w:sz="0" w:space="0" w:color="auto"/>
            <w:left w:val="none" w:sz="0" w:space="0" w:color="auto"/>
            <w:bottom w:val="none" w:sz="0" w:space="0" w:color="auto"/>
            <w:right w:val="none" w:sz="0" w:space="0" w:color="auto"/>
          </w:divBdr>
        </w:div>
        <w:div w:id="1712925832">
          <w:marLeft w:val="640"/>
          <w:marRight w:val="0"/>
          <w:marTop w:val="0"/>
          <w:marBottom w:val="0"/>
          <w:divBdr>
            <w:top w:val="none" w:sz="0" w:space="0" w:color="auto"/>
            <w:left w:val="none" w:sz="0" w:space="0" w:color="auto"/>
            <w:bottom w:val="none" w:sz="0" w:space="0" w:color="auto"/>
            <w:right w:val="none" w:sz="0" w:space="0" w:color="auto"/>
          </w:divBdr>
        </w:div>
        <w:div w:id="2001734689">
          <w:marLeft w:val="640"/>
          <w:marRight w:val="0"/>
          <w:marTop w:val="0"/>
          <w:marBottom w:val="0"/>
          <w:divBdr>
            <w:top w:val="none" w:sz="0" w:space="0" w:color="auto"/>
            <w:left w:val="none" w:sz="0" w:space="0" w:color="auto"/>
            <w:bottom w:val="none" w:sz="0" w:space="0" w:color="auto"/>
            <w:right w:val="none" w:sz="0" w:space="0" w:color="auto"/>
          </w:divBdr>
        </w:div>
        <w:div w:id="1369255262">
          <w:marLeft w:val="640"/>
          <w:marRight w:val="0"/>
          <w:marTop w:val="0"/>
          <w:marBottom w:val="0"/>
          <w:divBdr>
            <w:top w:val="none" w:sz="0" w:space="0" w:color="auto"/>
            <w:left w:val="none" w:sz="0" w:space="0" w:color="auto"/>
            <w:bottom w:val="none" w:sz="0" w:space="0" w:color="auto"/>
            <w:right w:val="none" w:sz="0" w:space="0" w:color="auto"/>
          </w:divBdr>
        </w:div>
        <w:div w:id="360521801">
          <w:marLeft w:val="640"/>
          <w:marRight w:val="0"/>
          <w:marTop w:val="0"/>
          <w:marBottom w:val="0"/>
          <w:divBdr>
            <w:top w:val="none" w:sz="0" w:space="0" w:color="auto"/>
            <w:left w:val="none" w:sz="0" w:space="0" w:color="auto"/>
            <w:bottom w:val="none" w:sz="0" w:space="0" w:color="auto"/>
            <w:right w:val="none" w:sz="0" w:space="0" w:color="auto"/>
          </w:divBdr>
        </w:div>
        <w:div w:id="505555777">
          <w:marLeft w:val="640"/>
          <w:marRight w:val="0"/>
          <w:marTop w:val="0"/>
          <w:marBottom w:val="0"/>
          <w:divBdr>
            <w:top w:val="none" w:sz="0" w:space="0" w:color="auto"/>
            <w:left w:val="none" w:sz="0" w:space="0" w:color="auto"/>
            <w:bottom w:val="none" w:sz="0" w:space="0" w:color="auto"/>
            <w:right w:val="none" w:sz="0" w:space="0" w:color="auto"/>
          </w:divBdr>
        </w:div>
        <w:div w:id="1997027243">
          <w:marLeft w:val="640"/>
          <w:marRight w:val="0"/>
          <w:marTop w:val="0"/>
          <w:marBottom w:val="0"/>
          <w:divBdr>
            <w:top w:val="none" w:sz="0" w:space="0" w:color="auto"/>
            <w:left w:val="none" w:sz="0" w:space="0" w:color="auto"/>
            <w:bottom w:val="none" w:sz="0" w:space="0" w:color="auto"/>
            <w:right w:val="none" w:sz="0" w:space="0" w:color="auto"/>
          </w:divBdr>
        </w:div>
        <w:div w:id="665940052">
          <w:marLeft w:val="640"/>
          <w:marRight w:val="0"/>
          <w:marTop w:val="0"/>
          <w:marBottom w:val="0"/>
          <w:divBdr>
            <w:top w:val="none" w:sz="0" w:space="0" w:color="auto"/>
            <w:left w:val="none" w:sz="0" w:space="0" w:color="auto"/>
            <w:bottom w:val="none" w:sz="0" w:space="0" w:color="auto"/>
            <w:right w:val="none" w:sz="0" w:space="0" w:color="auto"/>
          </w:divBdr>
        </w:div>
        <w:div w:id="1803423884">
          <w:marLeft w:val="640"/>
          <w:marRight w:val="0"/>
          <w:marTop w:val="0"/>
          <w:marBottom w:val="0"/>
          <w:divBdr>
            <w:top w:val="none" w:sz="0" w:space="0" w:color="auto"/>
            <w:left w:val="none" w:sz="0" w:space="0" w:color="auto"/>
            <w:bottom w:val="none" w:sz="0" w:space="0" w:color="auto"/>
            <w:right w:val="none" w:sz="0" w:space="0" w:color="auto"/>
          </w:divBdr>
        </w:div>
        <w:div w:id="1218710821">
          <w:marLeft w:val="640"/>
          <w:marRight w:val="0"/>
          <w:marTop w:val="0"/>
          <w:marBottom w:val="0"/>
          <w:divBdr>
            <w:top w:val="none" w:sz="0" w:space="0" w:color="auto"/>
            <w:left w:val="none" w:sz="0" w:space="0" w:color="auto"/>
            <w:bottom w:val="none" w:sz="0" w:space="0" w:color="auto"/>
            <w:right w:val="none" w:sz="0" w:space="0" w:color="auto"/>
          </w:divBdr>
        </w:div>
        <w:div w:id="1468861243">
          <w:marLeft w:val="640"/>
          <w:marRight w:val="0"/>
          <w:marTop w:val="0"/>
          <w:marBottom w:val="0"/>
          <w:divBdr>
            <w:top w:val="none" w:sz="0" w:space="0" w:color="auto"/>
            <w:left w:val="none" w:sz="0" w:space="0" w:color="auto"/>
            <w:bottom w:val="none" w:sz="0" w:space="0" w:color="auto"/>
            <w:right w:val="none" w:sz="0" w:space="0" w:color="auto"/>
          </w:divBdr>
        </w:div>
        <w:div w:id="1726106194">
          <w:marLeft w:val="640"/>
          <w:marRight w:val="0"/>
          <w:marTop w:val="0"/>
          <w:marBottom w:val="0"/>
          <w:divBdr>
            <w:top w:val="none" w:sz="0" w:space="0" w:color="auto"/>
            <w:left w:val="none" w:sz="0" w:space="0" w:color="auto"/>
            <w:bottom w:val="none" w:sz="0" w:space="0" w:color="auto"/>
            <w:right w:val="none" w:sz="0" w:space="0" w:color="auto"/>
          </w:divBdr>
        </w:div>
        <w:div w:id="1312170559">
          <w:marLeft w:val="640"/>
          <w:marRight w:val="0"/>
          <w:marTop w:val="0"/>
          <w:marBottom w:val="0"/>
          <w:divBdr>
            <w:top w:val="none" w:sz="0" w:space="0" w:color="auto"/>
            <w:left w:val="none" w:sz="0" w:space="0" w:color="auto"/>
            <w:bottom w:val="none" w:sz="0" w:space="0" w:color="auto"/>
            <w:right w:val="none" w:sz="0" w:space="0" w:color="auto"/>
          </w:divBdr>
        </w:div>
        <w:div w:id="1394160071">
          <w:marLeft w:val="640"/>
          <w:marRight w:val="0"/>
          <w:marTop w:val="0"/>
          <w:marBottom w:val="0"/>
          <w:divBdr>
            <w:top w:val="none" w:sz="0" w:space="0" w:color="auto"/>
            <w:left w:val="none" w:sz="0" w:space="0" w:color="auto"/>
            <w:bottom w:val="none" w:sz="0" w:space="0" w:color="auto"/>
            <w:right w:val="none" w:sz="0" w:space="0" w:color="auto"/>
          </w:divBdr>
        </w:div>
        <w:div w:id="753432825">
          <w:marLeft w:val="640"/>
          <w:marRight w:val="0"/>
          <w:marTop w:val="0"/>
          <w:marBottom w:val="0"/>
          <w:divBdr>
            <w:top w:val="none" w:sz="0" w:space="0" w:color="auto"/>
            <w:left w:val="none" w:sz="0" w:space="0" w:color="auto"/>
            <w:bottom w:val="none" w:sz="0" w:space="0" w:color="auto"/>
            <w:right w:val="none" w:sz="0" w:space="0" w:color="auto"/>
          </w:divBdr>
        </w:div>
        <w:div w:id="189610122">
          <w:marLeft w:val="640"/>
          <w:marRight w:val="0"/>
          <w:marTop w:val="0"/>
          <w:marBottom w:val="0"/>
          <w:divBdr>
            <w:top w:val="none" w:sz="0" w:space="0" w:color="auto"/>
            <w:left w:val="none" w:sz="0" w:space="0" w:color="auto"/>
            <w:bottom w:val="none" w:sz="0" w:space="0" w:color="auto"/>
            <w:right w:val="none" w:sz="0" w:space="0" w:color="auto"/>
          </w:divBdr>
        </w:div>
        <w:div w:id="286156625">
          <w:marLeft w:val="640"/>
          <w:marRight w:val="0"/>
          <w:marTop w:val="0"/>
          <w:marBottom w:val="0"/>
          <w:divBdr>
            <w:top w:val="none" w:sz="0" w:space="0" w:color="auto"/>
            <w:left w:val="none" w:sz="0" w:space="0" w:color="auto"/>
            <w:bottom w:val="none" w:sz="0" w:space="0" w:color="auto"/>
            <w:right w:val="none" w:sz="0" w:space="0" w:color="auto"/>
          </w:divBdr>
        </w:div>
        <w:div w:id="917520157">
          <w:marLeft w:val="640"/>
          <w:marRight w:val="0"/>
          <w:marTop w:val="0"/>
          <w:marBottom w:val="0"/>
          <w:divBdr>
            <w:top w:val="none" w:sz="0" w:space="0" w:color="auto"/>
            <w:left w:val="none" w:sz="0" w:space="0" w:color="auto"/>
            <w:bottom w:val="none" w:sz="0" w:space="0" w:color="auto"/>
            <w:right w:val="none" w:sz="0" w:space="0" w:color="auto"/>
          </w:divBdr>
        </w:div>
        <w:div w:id="1263756118">
          <w:marLeft w:val="640"/>
          <w:marRight w:val="0"/>
          <w:marTop w:val="0"/>
          <w:marBottom w:val="0"/>
          <w:divBdr>
            <w:top w:val="none" w:sz="0" w:space="0" w:color="auto"/>
            <w:left w:val="none" w:sz="0" w:space="0" w:color="auto"/>
            <w:bottom w:val="none" w:sz="0" w:space="0" w:color="auto"/>
            <w:right w:val="none" w:sz="0" w:space="0" w:color="auto"/>
          </w:divBdr>
        </w:div>
        <w:div w:id="78798063">
          <w:marLeft w:val="640"/>
          <w:marRight w:val="0"/>
          <w:marTop w:val="0"/>
          <w:marBottom w:val="0"/>
          <w:divBdr>
            <w:top w:val="none" w:sz="0" w:space="0" w:color="auto"/>
            <w:left w:val="none" w:sz="0" w:space="0" w:color="auto"/>
            <w:bottom w:val="none" w:sz="0" w:space="0" w:color="auto"/>
            <w:right w:val="none" w:sz="0" w:space="0" w:color="auto"/>
          </w:divBdr>
        </w:div>
        <w:div w:id="1566796285">
          <w:marLeft w:val="640"/>
          <w:marRight w:val="0"/>
          <w:marTop w:val="0"/>
          <w:marBottom w:val="0"/>
          <w:divBdr>
            <w:top w:val="none" w:sz="0" w:space="0" w:color="auto"/>
            <w:left w:val="none" w:sz="0" w:space="0" w:color="auto"/>
            <w:bottom w:val="none" w:sz="0" w:space="0" w:color="auto"/>
            <w:right w:val="none" w:sz="0" w:space="0" w:color="auto"/>
          </w:divBdr>
        </w:div>
        <w:div w:id="993610237">
          <w:marLeft w:val="640"/>
          <w:marRight w:val="0"/>
          <w:marTop w:val="0"/>
          <w:marBottom w:val="0"/>
          <w:divBdr>
            <w:top w:val="none" w:sz="0" w:space="0" w:color="auto"/>
            <w:left w:val="none" w:sz="0" w:space="0" w:color="auto"/>
            <w:bottom w:val="none" w:sz="0" w:space="0" w:color="auto"/>
            <w:right w:val="none" w:sz="0" w:space="0" w:color="auto"/>
          </w:divBdr>
        </w:div>
        <w:div w:id="276330294">
          <w:marLeft w:val="640"/>
          <w:marRight w:val="0"/>
          <w:marTop w:val="0"/>
          <w:marBottom w:val="0"/>
          <w:divBdr>
            <w:top w:val="none" w:sz="0" w:space="0" w:color="auto"/>
            <w:left w:val="none" w:sz="0" w:space="0" w:color="auto"/>
            <w:bottom w:val="none" w:sz="0" w:space="0" w:color="auto"/>
            <w:right w:val="none" w:sz="0" w:space="0" w:color="auto"/>
          </w:divBdr>
        </w:div>
        <w:div w:id="1990668325">
          <w:marLeft w:val="640"/>
          <w:marRight w:val="0"/>
          <w:marTop w:val="0"/>
          <w:marBottom w:val="0"/>
          <w:divBdr>
            <w:top w:val="none" w:sz="0" w:space="0" w:color="auto"/>
            <w:left w:val="none" w:sz="0" w:space="0" w:color="auto"/>
            <w:bottom w:val="none" w:sz="0" w:space="0" w:color="auto"/>
            <w:right w:val="none" w:sz="0" w:space="0" w:color="auto"/>
          </w:divBdr>
        </w:div>
        <w:div w:id="551424565">
          <w:marLeft w:val="640"/>
          <w:marRight w:val="0"/>
          <w:marTop w:val="0"/>
          <w:marBottom w:val="0"/>
          <w:divBdr>
            <w:top w:val="none" w:sz="0" w:space="0" w:color="auto"/>
            <w:left w:val="none" w:sz="0" w:space="0" w:color="auto"/>
            <w:bottom w:val="none" w:sz="0" w:space="0" w:color="auto"/>
            <w:right w:val="none" w:sz="0" w:space="0" w:color="auto"/>
          </w:divBdr>
        </w:div>
        <w:div w:id="76053217">
          <w:marLeft w:val="640"/>
          <w:marRight w:val="0"/>
          <w:marTop w:val="0"/>
          <w:marBottom w:val="0"/>
          <w:divBdr>
            <w:top w:val="none" w:sz="0" w:space="0" w:color="auto"/>
            <w:left w:val="none" w:sz="0" w:space="0" w:color="auto"/>
            <w:bottom w:val="none" w:sz="0" w:space="0" w:color="auto"/>
            <w:right w:val="none" w:sz="0" w:space="0" w:color="auto"/>
          </w:divBdr>
        </w:div>
        <w:div w:id="728306271">
          <w:marLeft w:val="640"/>
          <w:marRight w:val="0"/>
          <w:marTop w:val="0"/>
          <w:marBottom w:val="0"/>
          <w:divBdr>
            <w:top w:val="none" w:sz="0" w:space="0" w:color="auto"/>
            <w:left w:val="none" w:sz="0" w:space="0" w:color="auto"/>
            <w:bottom w:val="none" w:sz="0" w:space="0" w:color="auto"/>
            <w:right w:val="none" w:sz="0" w:space="0" w:color="auto"/>
          </w:divBdr>
        </w:div>
        <w:div w:id="1175654841">
          <w:marLeft w:val="640"/>
          <w:marRight w:val="0"/>
          <w:marTop w:val="0"/>
          <w:marBottom w:val="0"/>
          <w:divBdr>
            <w:top w:val="none" w:sz="0" w:space="0" w:color="auto"/>
            <w:left w:val="none" w:sz="0" w:space="0" w:color="auto"/>
            <w:bottom w:val="none" w:sz="0" w:space="0" w:color="auto"/>
            <w:right w:val="none" w:sz="0" w:space="0" w:color="auto"/>
          </w:divBdr>
        </w:div>
        <w:div w:id="2115588689">
          <w:marLeft w:val="640"/>
          <w:marRight w:val="0"/>
          <w:marTop w:val="0"/>
          <w:marBottom w:val="0"/>
          <w:divBdr>
            <w:top w:val="none" w:sz="0" w:space="0" w:color="auto"/>
            <w:left w:val="none" w:sz="0" w:space="0" w:color="auto"/>
            <w:bottom w:val="none" w:sz="0" w:space="0" w:color="auto"/>
            <w:right w:val="none" w:sz="0" w:space="0" w:color="auto"/>
          </w:divBdr>
        </w:div>
        <w:div w:id="181012502">
          <w:marLeft w:val="640"/>
          <w:marRight w:val="0"/>
          <w:marTop w:val="0"/>
          <w:marBottom w:val="0"/>
          <w:divBdr>
            <w:top w:val="none" w:sz="0" w:space="0" w:color="auto"/>
            <w:left w:val="none" w:sz="0" w:space="0" w:color="auto"/>
            <w:bottom w:val="none" w:sz="0" w:space="0" w:color="auto"/>
            <w:right w:val="none" w:sz="0" w:space="0" w:color="auto"/>
          </w:divBdr>
        </w:div>
        <w:div w:id="1048922010">
          <w:marLeft w:val="640"/>
          <w:marRight w:val="0"/>
          <w:marTop w:val="0"/>
          <w:marBottom w:val="0"/>
          <w:divBdr>
            <w:top w:val="none" w:sz="0" w:space="0" w:color="auto"/>
            <w:left w:val="none" w:sz="0" w:space="0" w:color="auto"/>
            <w:bottom w:val="none" w:sz="0" w:space="0" w:color="auto"/>
            <w:right w:val="none" w:sz="0" w:space="0" w:color="auto"/>
          </w:divBdr>
        </w:div>
        <w:div w:id="1913536843">
          <w:marLeft w:val="640"/>
          <w:marRight w:val="0"/>
          <w:marTop w:val="0"/>
          <w:marBottom w:val="0"/>
          <w:divBdr>
            <w:top w:val="none" w:sz="0" w:space="0" w:color="auto"/>
            <w:left w:val="none" w:sz="0" w:space="0" w:color="auto"/>
            <w:bottom w:val="none" w:sz="0" w:space="0" w:color="auto"/>
            <w:right w:val="none" w:sz="0" w:space="0" w:color="auto"/>
          </w:divBdr>
        </w:div>
        <w:div w:id="129061096">
          <w:marLeft w:val="640"/>
          <w:marRight w:val="0"/>
          <w:marTop w:val="0"/>
          <w:marBottom w:val="0"/>
          <w:divBdr>
            <w:top w:val="none" w:sz="0" w:space="0" w:color="auto"/>
            <w:left w:val="none" w:sz="0" w:space="0" w:color="auto"/>
            <w:bottom w:val="none" w:sz="0" w:space="0" w:color="auto"/>
            <w:right w:val="none" w:sz="0" w:space="0" w:color="auto"/>
          </w:divBdr>
        </w:div>
        <w:div w:id="2032687277">
          <w:marLeft w:val="640"/>
          <w:marRight w:val="0"/>
          <w:marTop w:val="0"/>
          <w:marBottom w:val="0"/>
          <w:divBdr>
            <w:top w:val="none" w:sz="0" w:space="0" w:color="auto"/>
            <w:left w:val="none" w:sz="0" w:space="0" w:color="auto"/>
            <w:bottom w:val="none" w:sz="0" w:space="0" w:color="auto"/>
            <w:right w:val="none" w:sz="0" w:space="0" w:color="auto"/>
          </w:divBdr>
        </w:div>
      </w:divsChild>
    </w:div>
    <w:div w:id="111100721">
      <w:bodyDiv w:val="1"/>
      <w:marLeft w:val="0"/>
      <w:marRight w:val="0"/>
      <w:marTop w:val="0"/>
      <w:marBottom w:val="0"/>
      <w:divBdr>
        <w:top w:val="none" w:sz="0" w:space="0" w:color="auto"/>
        <w:left w:val="none" w:sz="0" w:space="0" w:color="auto"/>
        <w:bottom w:val="none" w:sz="0" w:space="0" w:color="auto"/>
        <w:right w:val="none" w:sz="0" w:space="0" w:color="auto"/>
      </w:divBdr>
      <w:divsChild>
        <w:div w:id="1105272324">
          <w:marLeft w:val="640"/>
          <w:marRight w:val="0"/>
          <w:marTop w:val="0"/>
          <w:marBottom w:val="0"/>
          <w:divBdr>
            <w:top w:val="none" w:sz="0" w:space="0" w:color="auto"/>
            <w:left w:val="none" w:sz="0" w:space="0" w:color="auto"/>
            <w:bottom w:val="none" w:sz="0" w:space="0" w:color="auto"/>
            <w:right w:val="none" w:sz="0" w:space="0" w:color="auto"/>
          </w:divBdr>
        </w:div>
        <w:div w:id="451024877">
          <w:marLeft w:val="640"/>
          <w:marRight w:val="0"/>
          <w:marTop w:val="0"/>
          <w:marBottom w:val="0"/>
          <w:divBdr>
            <w:top w:val="none" w:sz="0" w:space="0" w:color="auto"/>
            <w:left w:val="none" w:sz="0" w:space="0" w:color="auto"/>
            <w:bottom w:val="none" w:sz="0" w:space="0" w:color="auto"/>
            <w:right w:val="none" w:sz="0" w:space="0" w:color="auto"/>
          </w:divBdr>
        </w:div>
        <w:div w:id="1921790864">
          <w:marLeft w:val="640"/>
          <w:marRight w:val="0"/>
          <w:marTop w:val="0"/>
          <w:marBottom w:val="0"/>
          <w:divBdr>
            <w:top w:val="none" w:sz="0" w:space="0" w:color="auto"/>
            <w:left w:val="none" w:sz="0" w:space="0" w:color="auto"/>
            <w:bottom w:val="none" w:sz="0" w:space="0" w:color="auto"/>
            <w:right w:val="none" w:sz="0" w:space="0" w:color="auto"/>
          </w:divBdr>
        </w:div>
        <w:div w:id="558639781">
          <w:marLeft w:val="640"/>
          <w:marRight w:val="0"/>
          <w:marTop w:val="0"/>
          <w:marBottom w:val="0"/>
          <w:divBdr>
            <w:top w:val="none" w:sz="0" w:space="0" w:color="auto"/>
            <w:left w:val="none" w:sz="0" w:space="0" w:color="auto"/>
            <w:bottom w:val="none" w:sz="0" w:space="0" w:color="auto"/>
            <w:right w:val="none" w:sz="0" w:space="0" w:color="auto"/>
          </w:divBdr>
        </w:div>
        <w:div w:id="251740391">
          <w:marLeft w:val="640"/>
          <w:marRight w:val="0"/>
          <w:marTop w:val="0"/>
          <w:marBottom w:val="0"/>
          <w:divBdr>
            <w:top w:val="none" w:sz="0" w:space="0" w:color="auto"/>
            <w:left w:val="none" w:sz="0" w:space="0" w:color="auto"/>
            <w:bottom w:val="none" w:sz="0" w:space="0" w:color="auto"/>
            <w:right w:val="none" w:sz="0" w:space="0" w:color="auto"/>
          </w:divBdr>
        </w:div>
        <w:div w:id="179004480">
          <w:marLeft w:val="640"/>
          <w:marRight w:val="0"/>
          <w:marTop w:val="0"/>
          <w:marBottom w:val="0"/>
          <w:divBdr>
            <w:top w:val="none" w:sz="0" w:space="0" w:color="auto"/>
            <w:left w:val="none" w:sz="0" w:space="0" w:color="auto"/>
            <w:bottom w:val="none" w:sz="0" w:space="0" w:color="auto"/>
            <w:right w:val="none" w:sz="0" w:space="0" w:color="auto"/>
          </w:divBdr>
        </w:div>
        <w:div w:id="304971328">
          <w:marLeft w:val="640"/>
          <w:marRight w:val="0"/>
          <w:marTop w:val="0"/>
          <w:marBottom w:val="0"/>
          <w:divBdr>
            <w:top w:val="none" w:sz="0" w:space="0" w:color="auto"/>
            <w:left w:val="none" w:sz="0" w:space="0" w:color="auto"/>
            <w:bottom w:val="none" w:sz="0" w:space="0" w:color="auto"/>
            <w:right w:val="none" w:sz="0" w:space="0" w:color="auto"/>
          </w:divBdr>
        </w:div>
        <w:div w:id="275604372">
          <w:marLeft w:val="640"/>
          <w:marRight w:val="0"/>
          <w:marTop w:val="0"/>
          <w:marBottom w:val="0"/>
          <w:divBdr>
            <w:top w:val="none" w:sz="0" w:space="0" w:color="auto"/>
            <w:left w:val="none" w:sz="0" w:space="0" w:color="auto"/>
            <w:bottom w:val="none" w:sz="0" w:space="0" w:color="auto"/>
            <w:right w:val="none" w:sz="0" w:space="0" w:color="auto"/>
          </w:divBdr>
        </w:div>
        <w:div w:id="1260212103">
          <w:marLeft w:val="640"/>
          <w:marRight w:val="0"/>
          <w:marTop w:val="0"/>
          <w:marBottom w:val="0"/>
          <w:divBdr>
            <w:top w:val="none" w:sz="0" w:space="0" w:color="auto"/>
            <w:left w:val="none" w:sz="0" w:space="0" w:color="auto"/>
            <w:bottom w:val="none" w:sz="0" w:space="0" w:color="auto"/>
            <w:right w:val="none" w:sz="0" w:space="0" w:color="auto"/>
          </w:divBdr>
        </w:div>
        <w:div w:id="60755421">
          <w:marLeft w:val="640"/>
          <w:marRight w:val="0"/>
          <w:marTop w:val="0"/>
          <w:marBottom w:val="0"/>
          <w:divBdr>
            <w:top w:val="none" w:sz="0" w:space="0" w:color="auto"/>
            <w:left w:val="none" w:sz="0" w:space="0" w:color="auto"/>
            <w:bottom w:val="none" w:sz="0" w:space="0" w:color="auto"/>
            <w:right w:val="none" w:sz="0" w:space="0" w:color="auto"/>
          </w:divBdr>
        </w:div>
        <w:div w:id="1432362448">
          <w:marLeft w:val="640"/>
          <w:marRight w:val="0"/>
          <w:marTop w:val="0"/>
          <w:marBottom w:val="0"/>
          <w:divBdr>
            <w:top w:val="none" w:sz="0" w:space="0" w:color="auto"/>
            <w:left w:val="none" w:sz="0" w:space="0" w:color="auto"/>
            <w:bottom w:val="none" w:sz="0" w:space="0" w:color="auto"/>
            <w:right w:val="none" w:sz="0" w:space="0" w:color="auto"/>
          </w:divBdr>
        </w:div>
        <w:div w:id="1295671010">
          <w:marLeft w:val="640"/>
          <w:marRight w:val="0"/>
          <w:marTop w:val="0"/>
          <w:marBottom w:val="0"/>
          <w:divBdr>
            <w:top w:val="none" w:sz="0" w:space="0" w:color="auto"/>
            <w:left w:val="none" w:sz="0" w:space="0" w:color="auto"/>
            <w:bottom w:val="none" w:sz="0" w:space="0" w:color="auto"/>
            <w:right w:val="none" w:sz="0" w:space="0" w:color="auto"/>
          </w:divBdr>
        </w:div>
        <w:div w:id="787772274">
          <w:marLeft w:val="640"/>
          <w:marRight w:val="0"/>
          <w:marTop w:val="0"/>
          <w:marBottom w:val="0"/>
          <w:divBdr>
            <w:top w:val="none" w:sz="0" w:space="0" w:color="auto"/>
            <w:left w:val="none" w:sz="0" w:space="0" w:color="auto"/>
            <w:bottom w:val="none" w:sz="0" w:space="0" w:color="auto"/>
            <w:right w:val="none" w:sz="0" w:space="0" w:color="auto"/>
          </w:divBdr>
        </w:div>
        <w:div w:id="42144294">
          <w:marLeft w:val="640"/>
          <w:marRight w:val="0"/>
          <w:marTop w:val="0"/>
          <w:marBottom w:val="0"/>
          <w:divBdr>
            <w:top w:val="none" w:sz="0" w:space="0" w:color="auto"/>
            <w:left w:val="none" w:sz="0" w:space="0" w:color="auto"/>
            <w:bottom w:val="none" w:sz="0" w:space="0" w:color="auto"/>
            <w:right w:val="none" w:sz="0" w:space="0" w:color="auto"/>
          </w:divBdr>
        </w:div>
        <w:div w:id="1544363281">
          <w:marLeft w:val="640"/>
          <w:marRight w:val="0"/>
          <w:marTop w:val="0"/>
          <w:marBottom w:val="0"/>
          <w:divBdr>
            <w:top w:val="none" w:sz="0" w:space="0" w:color="auto"/>
            <w:left w:val="none" w:sz="0" w:space="0" w:color="auto"/>
            <w:bottom w:val="none" w:sz="0" w:space="0" w:color="auto"/>
            <w:right w:val="none" w:sz="0" w:space="0" w:color="auto"/>
          </w:divBdr>
        </w:div>
        <w:div w:id="915944302">
          <w:marLeft w:val="640"/>
          <w:marRight w:val="0"/>
          <w:marTop w:val="0"/>
          <w:marBottom w:val="0"/>
          <w:divBdr>
            <w:top w:val="none" w:sz="0" w:space="0" w:color="auto"/>
            <w:left w:val="none" w:sz="0" w:space="0" w:color="auto"/>
            <w:bottom w:val="none" w:sz="0" w:space="0" w:color="auto"/>
            <w:right w:val="none" w:sz="0" w:space="0" w:color="auto"/>
          </w:divBdr>
        </w:div>
        <w:div w:id="142353756">
          <w:marLeft w:val="640"/>
          <w:marRight w:val="0"/>
          <w:marTop w:val="0"/>
          <w:marBottom w:val="0"/>
          <w:divBdr>
            <w:top w:val="none" w:sz="0" w:space="0" w:color="auto"/>
            <w:left w:val="none" w:sz="0" w:space="0" w:color="auto"/>
            <w:bottom w:val="none" w:sz="0" w:space="0" w:color="auto"/>
            <w:right w:val="none" w:sz="0" w:space="0" w:color="auto"/>
          </w:divBdr>
        </w:div>
        <w:div w:id="1579633854">
          <w:marLeft w:val="640"/>
          <w:marRight w:val="0"/>
          <w:marTop w:val="0"/>
          <w:marBottom w:val="0"/>
          <w:divBdr>
            <w:top w:val="none" w:sz="0" w:space="0" w:color="auto"/>
            <w:left w:val="none" w:sz="0" w:space="0" w:color="auto"/>
            <w:bottom w:val="none" w:sz="0" w:space="0" w:color="auto"/>
            <w:right w:val="none" w:sz="0" w:space="0" w:color="auto"/>
          </w:divBdr>
        </w:div>
        <w:div w:id="892234778">
          <w:marLeft w:val="640"/>
          <w:marRight w:val="0"/>
          <w:marTop w:val="0"/>
          <w:marBottom w:val="0"/>
          <w:divBdr>
            <w:top w:val="none" w:sz="0" w:space="0" w:color="auto"/>
            <w:left w:val="none" w:sz="0" w:space="0" w:color="auto"/>
            <w:bottom w:val="none" w:sz="0" w:space="0" w:color="auto"/>
            <w:right w:val="none" w:sz="0" w:space="0" w:color="auto"/>
          </w:divBdr>
        </w:div>
        <w:div w:id="1360546974">
          <w:marLeft w:val="640"/>
          <w:marRight w:val="0"/>
          <w:marTop w:val="0"/>
          <w:marBottom w:val="0"/>
          <w:divBdr>
            <w:top w:val="none" w:sz="0" w:space="0" w:color="auto"/>
            <w:left w:val="none" w:sz="0" w:space="0" w:color="auto"/>
            <w:bottom w:val="none" w:sz="0" w:space="0" w:color="auto"/>
            <w:right w:val="none" w:sz="0" w:space="0" w:color="auto"/>
          </w:divBdr>
        </w:div>
        <w:div w:id="1664045508">
          <w:marLeft w:val="640"/>
          <w:marRight w:val="0"/>
          <w:marTop w:val="0"/>
          <w:marBottom w:val="0"/>
          <w:divBdr>
            <w:top w:val="none" w:sz="0" w:space="0" w:color="auto"/>
            <w:left w:val="none" w:sz="0" w:space="0" w:color="auto"/>
            <w:bottom w:val="none" w:sz="0" w:space="0" w:color="auto"/>
            <w:right w:val="none" w:sz="0" w:space="0" w:color="auto"/>
          </w:divBdr>
        </w:div>
        <w:div w:id="1791438905">
          <w:marLeft w:val="640"/>
          <w:marRight w:val="0"/>
          <w:marTop w:val="0"/>
          <w:marBottom w:val="0"/>
          <w:divBdr>
            <w:top w:val="none" w:sz="0" w:space="0" w:color="auto"/>
            <w:left w:val="none" w:sz="0" w:space="0" w:color="auto"/>
            <w:bottom w:val="none" w:sz="0" w:space="0" w:color="auto"/>
            <w:right w:val="none" w:sz="0" w:space="0" w:color="auto"/>
          </w:divBdr>
        </w:div>
        <w:div w:id="507330334">
          <w:marLeft w:val="640"/>
          <w:marRight w:val="0"/>
          <w:marTop w:val="0"/>
          <w:marBottom w:val="0"/>
          <w:divBdr>
            <w:top w:val="none" w:sz="0" w:space="0" w:color="auto"/>
            <w:left w:val="none" w:sz="0" w:space="0" w:color="auto"/>
            <w:bottom w:val="none" w:sz="0" w:space="0" w:color="auto"/>
            <w:right w:val="none" w:sz="0" w:space="0" w:color="auto"/>
          </w:divBdr>
        </w:div>
        <w:div w:id="149255870">
          <w:marLeft w:val="640"/>
          <w:marRight w:val="0"/>
          <w:marTop w:val="0"/>
          <w:marBottom w:val="0"/>
          <w:divBdr>
            <w:top w:val="none" w:sz="0" w:space="0" w:color="auto"/>
            <w:left w:val="none" w:sz="0" w:space="0" w:color="auto"/>
            <w:bottom w:val="none" w:sz="0" w:space="0" w:color="auto"/>
            <w:right w:val="none" w:sz="0" w:space="0" w:color="auto"/>
          </w:divBdr>
        </w:div>
        <w:div w:id="227768474">
          <w:marLeft w:val="640"/>
          <w:marRight w:val="0"/>
          <w:marTop w:val="0"/>
          <w:marBottom w:val="0"/>
          <w:divBdr>
            <w:top w:val="none" w:sz="0" w:space="0" w:color="auto"/>
            <w:left w:val="none" w:sz="0" w:space="0" w:color="auto"/>
            <w:bottom w:val="none" w:sz="0" w:space="0" w:color="auto"/>
            <w:right w:val="none" w:sz="0" w:space="0" w:color="auto"/>
          </w:divBdr>
        </w:div>
        <w:div w:id="1702507912">
          <w:marLeft w:val="640"/>
          <w:marRight w:val="0"/>
          <w:marTop w:val="0"/>
          <w:marBottom w:val="0"/>
          <w:divBdr>
            <w:top w:val="none" w:sz="0" w:space="0" w:color="auto"/>
            <w:left w:val="none" w:sz="0" w:space="0" w:color="auto"/>
            <w:bottom w:val="none" w:sz="0" w:space="0" w:color="auto"/>
            <w:right w:val="none" w:sz="0" w:space="0" w:color="auto"/>
          </w:divBdr>
        </w:div>
        <w:div w:id="905644917">
          <w:marLeft w:val="640"/>
          <w:marRight w:val="0"/>
          <w:marTop w:val="0"/>
          <w:marBottom w:val="0"/>
          <w:divBdr>
            <w:top w:val="none" w:sz="0" w:space="0" w:color="auto"/>
            <w:left w:val="none" w:sz="0" w:space="0" w:color="auto"/>
            <w:bottom w:val="none" w:sz="0" w:space="0" w:color="auto"/>
            <w:right w:val="none" w:sz="0" w:space="0" w:color="auto"/>
          </w:divBdr>
        </w:div>
        <w:div w:id="240607533">
          <w:marLeft w:val="640"/>
          <w:marRight w:val="0"/>
          <w:marTop w:val="0"/>
          <w:marBottom w:val="0"/>
          <w:divBdr>
            <w:top w:val="none" w:sz="0" w:space="0" w:color="auto"/>
            <w:left w:val="none" w:sz="0" w:space="0" w:color="auto"/>
            <w:bottom w:val="none" w:sz="0" w:space="0" w:color="auto"/>
            <w:right w:val="none" w:sz="0" w:space="0" w:color="auto"/>
          </w:divBdr>
        </w:div>
        <w:div w:id="234558910">
          <w:marLeft w:val="640"/>
          <w:marRight w:val="0"/>
          <w:marTop w:val="0"/>
          <w:marBottom w:val="0"/>
          <w:divBdr>
            <w:top w:val="none" w:sz="0" w:space="0" w:color="auto"/>
            <w:left w:val="none" w:sz="0" w:space="0" w:color="auto"/>
            <w:bottom w:val="none" w:sz="0" w:space="0" w:color="auto"/>
            <w:right w:val="none" w:sz="0" w:space="0" w:color="auto"/>
          </w:divBdr>
        </w:div>
        <w:div w:id="964581539">
          <w:marLeft w:val="640"/>
          <w:marRight w:val="0"/>
          <w:marTop w:val="0"/>
          <w:marBottom w:val="0"/>
          <w:divBdr>
            <w:top w:val="none" w:sz="0" w:space="0" w:color="auto"/>
            <w:left w:val="none" w:sz="0" w:space="0" w:color="auto"/>
            <w:bottom w:val="none" w:sz="0" w:space="0" w:color="auto"/>
            <w:right w:val="none" w:sz="0" w:space="0" w:color="auto"/>
          </w:divBdr>
        </w:div>
        <w:div w:id="95174942">
          <w:marLeft w:val="640"/>
          <w:marRight w:val="0"/>
          <w:marTop w:val="0"/>
          <w:marBottom w:val="0"/>
          <w:divBdr>
            <w:top w:val="none" w:sz="0" w:space="0" w:color="auto"/>
            <w:left w:val="none" w:sz="0" w:space="0" w:color="auto"/>
            <w:bottom w:val="none" w:sz="0" w:space="0" w:color="auto"/>
            <w:right w:val="none" w:sz="0" w:space="0" w:color="auto"/>
          </w:divBdr>
        </w:div>
        <w:div w:id="1117679712">
          <w:marLeft w:val="640"/>
          <w:marRight w:val="0"/>
          <w:marTop w:val="0"/>
          <w:marBottom w:val="0"/>
          <w:divBdr>
            <w:top w:val="none" w:sz="0" w:space="0" w:color="auto"/>
            <w:left w:val="none" w:sz="0" w:space="0" w:color="auto"/>
            <w:bottom w:val="none" w:sz="0" w:space="0" w:color="auto"/>
            <w:right w:val="none" w:sz="0" w:space="0" w:color="auto"/>
          </w:divBdr>
        </w:div>
        <w:div w:id="1332610704">
          <w:marLeft w:val="640"/>
          <w:marRight w:val="0"/>
          <w:marTop w:val="0"/>
          <w:marBottom w:val="0"/>
          <w:divBdr>
            <w:top w:val="none" w:sz="0" w:space="0" w:color="auto"/>
            <w:left w:val="none" w:sz="0" w:space="0" w:color="auto"/>
            <w:bottom w:val="none" w:sz="0" w:space="0" w:color="auto"/>
            <w:right w:val="none" w:sz="0" w:space="0" w:color="auto"/>
          </w:divBdr>
        </w:div>
        <w:div w:id="1342660667">
          <w:marLeft w:val="640"/>
          <w:marRight w:val="0"/>
          <w:marTop w:val="0"/>
          <w:marBottom w:val="0"/>
          <w:divBdr>
            <w:top w:val="none" w:sz="0" w:space="0" w:color="auto"/>
            <w:left w:val="none" w:sz="0" w:space="0" w:color="auto"/>
            <w:bottom w:val="none" w:sz="0" w:space="0" w:color="auto"/>
            <w:right w:val="none" w:sz="0" w:space="0" w:color="auto"/>
          </w:divBdr>
        </w:div>
        <w:div w:id="1678269743">
          <w:marLeft w:val="640"/>
          <w:marRight w:val="0"/>
          <w:marTop w:val="0"/>
          <w:marBottom w:val="0"/>
          <w:divBdr>
            <w:top w:val="none" w:sz="0" w:space="0" w:color="auto"/>
            <w:left w:val="none" w:sz="0" w:space="0" w:color="auto"/>
            <w:bottom w:val="none" w:sz="0" w:space="0" w:color="auto"/>
            <w:right w:val="none" w:sz="0" w:space="0" w:color="auto"/>
          </w:divBdr>
        </w:div>
        <w:div w:id="136580207">
          <w:marLeft w:val="640"/>
          <w:marRight w:val="0"/>
          <w:marTop w:val="0"/>
          <w:marBottom w:val="0"/>
          <w:divBdr>
            <w:top w:val="none" w:sz="0" w:space="0" w:color="auto"/>
            <w:left w:val="none" w:sz="0" w:space="0" w:color="auto"/>
            <w:bottom w:val="none" w:sz="0" w:space="0" w:color="auto"/>
            <w:right w:val="none" w:sz="0" w:space="0" w:color="auto"/>
          </w:divBdr>
        </w:div>
        <w:div w:id="2142334779">
          <w:marLeft w:val="640"/>
          <w:marRight w:val="0"/>
          <w:marTop w:val="0"/>
          <w:marBottom w:val="0"/>
          <w:divBdr>
            <w:top w:val="none" w:sz="0" w:space="0" w:color="auto"/>
            <w:left w:val="none" w:sz="0" w:space="0" w:color="auto"/>
            <w:bottom w:val="none" w:sz="0" w:space="0" w:color="auto"/>
            <w:right w:val="none" w:sz="0" w:space="0" w:color="auto"/>
          </w:divBdr>
        </w:div>
        <w:div w:id="1473251694">
          <w:marLeft w:val="640"/>
          <w:marRight w:val="0"/>
          <w:marTop w:val="0"/>
          <w:marBottom w:val="0"/>
          <w:divBdr>
            <w:top w:val="none" w:sz="0" w:space="0" w:color="auto"/>
            <w:left w:val="none" w:sz="0" w:space="0" w:color="auto"/>
            <w:bottom w:val="none" w:sz="0" w:space="0" w:color="auto"/>
            <w:right w:val="none" w:sz="0" w:space="0" w:color="auto"/>
          </w:divBdr>
        </w:div>
        <w:div w:id="1190874154">
          <w:marLeft w:val="640"/>
          <w:marRight w:val="0"/>
          <w:marTop w:val="0"/>
          <w:marBottom w:val="0"/>
          <w:divBdr>
            <w:top w:val="none" w:sz="0" w:space="0" w:color="auto"/>
            <w:left w:val="none" w:sz="0" w:space="0" w:color="auto"/>
            <w:bottom w:val="none" w:sz="0" w:space="0" w:color="auto"/>
            <w:right w:val="none" w:sz="0" w:space="0" w:color="auto"/>
          </w:divBdr>
        </w:div>
        <w:div w:id="2051108894">
          <w:marLeft w:val="640"/>
          <w:marRight w:val="0"/>
          <w:marTop w:val="0"/>
          <w:marBottom w:val="0"/>
          <w:divBdr>
            <w:top w:val="none" w:sz="0" w:space="0" w:color="auto"/>
            <w:left w:val="none" w:sz="0" w:space="0" w:color="auto"/>
            <w:bottom w:val="none" w:sz="0" w:space="0" w:color="auto"/>
            <w:right w:val="none" w:sz="0" w:space="0" w:color="auto"/>
          </w:divBdr>
        </w:div>
        <w:div w:id="1475827693">
          <w:marLeft w:val="640"/>
          <w:marRight w:val="0"/>
          <w:marTop w:val="0"/>
          <w:marBottom w:val="0"/>
          <w:divBdr>
            <w:top w:val="none" w:sz="0" w:space="0" w:color="auto"/>
            <w:left w:val="none" w:sz="0" w:space="0" w:color="auto"/>
            <w:bottom w:val="none" w:sz="0" w:space="0" w:color="auto"/>
            <w:right w:val="none" w:sz="0" w:space="0" w:color="auto"/>
          </w:divBdr>
        </w:div>
        <w:div w:id="901990124">
          <w:marLeft w:val="640"/>
          <w:marRight w:val="0"/>
          <w:marTop w:val="0"/>
          <w:marBottom w:val="0"/>
          <w:divBdr>
            <w:top w:val="none" w:sz="0" w:space="0" w:color="auto"/>
            <w:left w:val="none" w:sz="0" w:space="0" w:color="auto"/>
            <w:bottom w:val="none" w:sz="0" w:space="0" w:color="auto"/>
            <w:right w:val="none" w:sz="0" w:space="0" w:color="auto"/>
          </w:divBdr>
        </w:div>
        <w:div w:id="1904367203">
          <w:marLeft w:val="640"/>
          <w:marRight w:val="0"/>
          <w:marTop w:val="0"/>
          <w:marBottom w:val="0"/>
          <w:divBdr>
            <w:top w:val="none" w:sz="0" w:space="0" w:color="auto"/>
            <w:left w:val="none" w:sz="0" w:space="0" w:color="auto"/>
            <w:bottom w:val="none" w:sz="0" w:space="0" w:color="auto"/>
            <w:right w:val="none" w:sz="0" w:space="0" w:color="auto"/>
          </w:divBdr>
        </w:div>
        <w:div w:id="680200710">
          <w:marLeft w:val="640"/>
          <w:marRight w:val="0"/>
          <w:marTop w:val="0"/>
          <w:marBottom w:val="0"/>
          <w:divBdr>
            <w:top w:val="none" w:sz="0" w:space="0" w:color="auto"/>
            <w:left w:val="none" w:sz="0" w:space="0" w:color="auto"/>
            <w:bottom w:val="none" w:sz="0" w:space="0" w:color="auto"/>
            <w:right w:val="none" w:sz="0" w:space="0" w:color="auto"/>
          </w:divBdr>
        </w:div>
        <w:div w:id="433940798">
          <w:marLeft w:val="640"/>
          <w:marRight w:val="0"/>
          <w:marTop w:val="0"/>
          <w:marBottom w:val="0"/>
          <w:divBdr>
            <w:top w:val="none" w:sz="0" w:space="0" w:color="auto"/>
            <w:left w:val="none" w:sz="0" w:space="0" w:color="auto"/>
            <w:bottom w:val="none" w:sz="0" w:space="0" w:color="auto"/>
            <w:right w:val="none" w:sz="0" w:space="0" w:color="auto"/>
          </w:divBdr>
        </w:div>
        <w:div w:id="234777386">
          <w:marLeft w:val="640"/>
          <w:marRight w:val="0"/>
          <w:marTop w:val="0"/>
          <w:marBottom w:val="0"/>
          <w:divBdr>
            <w:top w:val="none" w:sz="0" w:space="0" w:color="auto"/>
            <w:left w:val="none" w:sz="0" w:space="0" w:color="auto"/>
            <w:bottom w:val="none" w:sz="0" w:space="0" w:color="auto"/>
            <w:right w:val="none" w:sz="0" w:space="0" w:color="auto"/>
          </w:divBdr>
        </w:div>
        <w:div w:id="1522627793">
          <w:marLeft w:val="640"/>
          <w:marRight w:val="0"/>
          <w:marTop w:val="0"/>
          <w:marBottom w:val="0"/>
          <w:divBdr>
            <w:top w:val="none" w:sz="0" w:space="0" w:color="auto"/>
            <w:left w:val="none" w:sz="0" w:space="0" w:color="auto"/>
            <w:bottom w:val="none" w:sz="0" w:space="0" w:color="auto"/>
            <w:right w:val="none" w:sz="0" w:space="0" w:color="auto"/>
          </w:divBdr>
        </w:div>
        <w:div w:id="584073881">
          <w:marLeft w:val="640"/>
          <w:marRight w:val="0"/>
          <w:marTop w:val="0"/>
          <w:marBottom w:val="0"/>
          <w:divBdr>
            <w:top w:val="none" w:sz="0" w:space="0" w:color="auto"/>
            <w:left w:val="none" w:sz="0" w:space="0" w:color="auto"/>
            <w:bottom w:val="none" w:sz="0" w:space="0" w:color="auto"/>
            <w:right w:val="none" w:sz="0" w:space="0" w:color="auto"/>
          </w:divBdr>
        </w:div>
        <w:div w:id="1911192189">
          <w:marLeft w:val="640"/>
          <w:marRight w:val="0"/>
          <w:marTop w:val="0"/>
          <w:marBottom w:val="0"/>
          <w:divBdr>
            <w:top w:val="none" w:sz="0" w:space="0" w:color="auto"/>
            <w:left w:val="none" w:sz="0" w:space="0" w:color="auto"/>
            <w:bottom w:val="none" w:sz="0" w:space="0" w:color="auto"/>
            <w:right w:val="none" w:sz="0" w:space="0" w:color="auto"/>
          </w:divBdr>
        </w:div>
        <w:div w:id="713650734">
          <w:marLeft w:val="640"/>
          <w:marRight w:val="0"/>
          <w:marTop w:val="0"/>
          <w:marBottom w:val="0"/>
          <w:divBdr>
            <w:top w:val="none" w:sz="0" w:space="0" w:color="auto"/>
            <w:left w:val="none" w:sz="0" w:space="0" w:color="auto"/>
            <w:bottom w:val="none" w:sz="0" w:space="0" w:color="auto"/>
            <w:right w:val="none" w:sz="0" w:space="0" w:color="auto"/>
          </w:divBdr>
        </w:div>
        <w:div w:id="1940719854">
          <w:marLeft w:val="640"/>
          <w:marRight w:val="0"/>
          <w:marTop w:val="0"/>
          <w:marBottom w:val="0"/>
          <w:divBdr>
            <w:top w:val="none" w:sz="0" w:space="0" w:color="auto"/>
            <w:left w:val="none" w:sz="0" w:space="0" w:color="auto"/>
            <w:bottom w:val="none" w:sz="0" w:space="0" w:color="auto"/>
            <w:right w:val="none" w:sz="0" w:space="0" w:color="auto"/>
          </w:divBdr>
        </w:div>
        <w:div w:id="313680469">
          <w:marLeft w:val="640"/>
          <w:marRight w:val="0"/>
          <w:marTop w:val="0"/>
          <w:marBottom w:val="0"/>
          <w:divBdr>
            <w:top w:val="none" w:sz="0" w:space="0" w:color="auto"/>
            <w:left w:val="none" w:sz="0" w:space="0" w:color="auto"/>
            <w:bottom w:val="none" w:sz="0" w:space="0" w:color="auto"/>
            <w:right w:val="none" w:sz="0" w:space="0" w:color="auto"/>
          </w:divBdr>
        </w:div>
        <w:div w:id="2119256419">
          <w:marLeft w:val="640"/>
          <w:marRight w:val="0"/>
          <w:marTop w:val="0"/>
          <w:marBottom w:val="0"/>
          <w:divBdr>
            <w:top w:val="none" w:sz="0" w:space="0" w:color="auto"/>
            <w:left w:val="none" w:sz="0" w:space="0" w:color="auto"/>
            <w:bottom w:val="none" w:sz="0" w:space="0" w:color="auto"/>
            <w:right w:val="none" w:sz="0" w:space="0" w:color="auto"/>
          </w:divBdr>
        </w:div>
        <w:div w:id="1742747564">
          <w:marLeft w:val="640"/>
          <w:marRight w:val="0"/>
          <w:marTop w:val="0"/>
          <w:marBottom w:val="0"/>
          <w:divBdr>
            <w:top w:val="none" w:sz="0" w:space="0" w:color="auto"/>
            <w:left w:val="none" w:sz="0" w:space="0" w:color="auto"/>
            <w:bottom w:val="none" w:sz="0" w:space="0" w:color="auto"/>
            <w:right w:val="none" w:sz="0" w:space="0" w:color="auto"/>
          </w:divBdr>
        </w:div>
        <w:div w:id="1723022559">
          <w:marLeft w:val="640"/>
          <w:marRight w:val="0"/>
          <w:marTop w:val="0"/>
          <w:marBottom w:val="0"/>
          <w:divBdr>
            <w:top w:val="none" w:sz="0" w:space="0" w:color="auto"/>
            <w:left w:val="none" w:sz="0" w:space="0" w:color="auto"/>
            <w:bottom w:val="none" w:sz="0" w:space="0" w:color="auto"/>
            <w:right w:val="none" w:sz="0" w:space="0" w:color="auto"/>
          </w:divBdr>
        </w:div>
        <w:div w:id="1639261651">
          <w:marLeft w:val="640"/>
          <w:marRight w:val="0"/>
          <w:marTop w:val="0"/>
          <w:marBottom w:val="0"/>
          <w:divBdr>
            <w:top w:val="none" w:sz="0" w:space="0" w:color="auto"/>
            <w:left w:val="none" w:sz="0" w:space="0" w:color="auto"/>
            <w:bottom w:val="none" w:sz="0" w:space="0" w:color="auto"/>
            <w:right w:val="none" w:sz="0" w:space="0" w:color="auto"/>
          </w:divBdr>
        </w:div>
        <w:div w:id="350378660">
          <w:marLeft w:val="640"/>
          <w:marRight w:val="0"/>
          <w:marTop w:val="0"/>
          <w:marBottom w:val="0"/>
          <w:divBdr>
            <w:top w:val="none" w:sz="0" w:space="0" w:color="auto"/>
            <w:left w:val="none" w:sz="0" w:space="0" w:color="auto"/>
            <w:bottom w:val="none" w:sz="0" w:space="0" w:color="auto"/>
            <w:right w:val="none" w:sz="0" w:space="0" w:color="auto"/>
          </w:divBdr>
        </w:div>
        <w:div w:id="1586376864">
          <w:marLeft w:val="640"/>
          <w:marRight w:val="0"/>
          <w:marTop w:val="0"/>
          <w:marBottom w:val="0"/>
          <w:divBdr>
            <w:top w:val="none" w:sz="0" w:space="0" w:color="auto"/>
            <w:left w:val="none" w:sz="0" w:space="0" w:color="auto"/>
            <w:bottom w:val="none" w:sz="0" w:space="0" w:color="auto"/>
            <w:right w:val="none" w:sz="0" w:space="0" w:color="auto"/>
          </w:divBdr>
        </w:div>
        <w:div w:id="290984439">
          <w:marLeft w:val="640"/>
          <w:marRight w:val="0"/>
          <w:marTop w:val="0"/>
          <w:marBottom w:val="0"/>
          <w:divBdr>
            <w:top w:val="none" w:sz="0" w:space="0" w:color="auto"/>
            <w:left w:val="none" w:sz="0" w:space="0" w:color="auto"/>
            <w:bottom w:val="none" w:sz="0" w:space="0" w:color="auto"/>
            <w:right w:val="none" w:sz="0" w:space="0" w:color="auto"/>
          </w:divBdr>
        </w:div>
        <w:div w:id="1091245091">
          <w:marLeft w:val="640"/>
          <w:marRight w:val="0"/>
          <w:marTop w:val="0"/>
          <w:marBottom w:val="0"/>
          <w:divBdr>
            <w:top w:val="none" w:sz="0" w:space="0" w:color="auto"/>
            <w:left w:val="none" w:sz="0" w:space="0" w:color="auto"/>
            <w:bottom w:val="none" w:sz="0" w:space="0" w:color="auto"/>
            <w:right w:val="none" w:sz="0" w:space="0" w:color="auto"/>
          </w:divBdr>
        </w:div>
        <w:div w:id="139275646">
          <w:marLeft w:val="640"/>
          <w:marRight w:val="0"/>
          <w:marTop w:val="0"/>
          <w:marBottom w:val="0"/>
          <w:divBdr>
            <w:top w:val="none" w:sz="0" w:space="0" w:color="auto"/>
            <w:left w:val="none" w:sz="0" w:space="0" w:color="auto"/>
            <w:bottom w:val="none" w:sz="0" w:space="0" w:color="auto"/>
            <w:right w:val="none" w:sz="0" w:space="0" w:color="auto"/>
          </w:divBdr>
        </w:div>
        <w:div w:id="1276600609">
          <w:marLeft w:val="640"/>
          <w:marRight w:val="0"/>
          <w:marTop w:val="0"/>
          <w:marBottom w:val="0"/>
          <w:divBdr>
            <w:top w:val="none" w:sz="0" w:space="0" w:color="auto"/>
            <w:left w:val="none" w:sz="0" w:space="0" w:color="auto"/>
            <w:bottom w:val="none" w:sz="0" w:space="0" w:color="auto"/>
            <w:right w:val="none" w:sz="0" w:space="0" w:color="auto"/>
          </w:divBdr>
        </w:div>
        <w:div w:id="1426269606">
          <w:marLeft w:val="640"/>
          <w:marRight w:val="0"/>
          <w:marTop w:val="0"/>
          <w:marBottom w:val="0"/>
          <w:divBdr>
            <w:top w:val="none" w:sz="0" w:space="0" w:color="auto"/>
            <w:left w:val="none" w:sz="0" w:space="0" w:color="auto"/>
            <w:bottom w:val="none" w:sz="0" w:space="0" w:color="auto"/>
            <w:right w:val="none" w:sz="0" w:space="0" w:color="auto"/>
          </w:divBdr>
        </w:div>
        <w:div w:id="1553807996">
          <w:marLeft w:val="640"/>
          <w:marRight w:val="0"/>
          <w:marTop w:val="0"/>
          <w:marBottom w:val="0"/>
          <w:divBdr>
            <w:top w:val="none" w:sz="0" w:space="0" w:color="auto"/>
            <w:left w:val="none" w:sz="0" w:space="0" w:color="auto"/>
            <w:bottom w:val="none" w:sz="0" w:space="0" w:color="auto"/>
            <w:right w:val="none" w:sz="0" w:space="0" w:color="auto"/>
          </w:divBdr>
        </w:div>
        <w:div w:id="1029380232">
          <w:marLeft w:val="640"/>
          <w:marRight w:val="0"/>
          <w:marTop w:val="0"/>
          <w:marBottom w:val="0"/>
          <w:divBdr>
            <w:top w:val="none" w:sz="0" w:space="0" w:color="auto"/>
            <w:left w:val="none" w:sz="0" w:space="0" w:color="auto"/>
            <w:bottom w:val="none" w:sz="0" w:space="0" w:color="auto"/>
            <w:right w:val="none" w:sz="0" w:space="0" w:color="auto"/>
          </w:divBdr>
        </w:div>
        <w:div w:id="878517463">
          <w:marLeft w:val="640"/>
          <w:marRight w:val="0"/>
          <w:marTop w:val="0"/>
          <w:marBottom w:val="0"/>
          <w:divBdr>
            <w:top w:val="none" w:sz="0" w:space="0" w:color="auto"/>
            <w:left w:val="none" w:sz="0" w:space="0" w:color="auto"/>
            <w:bottom w:val="none" w:sz="0" w:space="0" w:color="auto"/>
            <w:right w:val="none" w:sz="0" w:space="0" w:color="auto"/>
          </w:divBdr>
        </w:div>
        <w:div w:id="2112043108">
          <w:marLeft w:val="640"/>
          <w:marRight w:val="0"/>
          <w:marTop w:val="0"/>
          <w:marBottom w:val="0"/>
          <w:divBdr>
            <w:top w:val="none" w:sz="0" w:space="0" w:color="auto"/>
            <w:left w:val="none" w:sz="0" w:space="0" w:color="auto"/>
            <w:bottom w:val="none" w:sz="0" w:space="0" w:color="auto"/>
            <w:right w:val="none" w:sz="0" w:space="0" w:color="auto"/>
          </w:divBdr>
        </w:div>
        <w:div w:id="1969889731">
          <w:marLeft w:val="640"/>
          <w:marRight w:val="0"/>
          <w:marTop w:val="0"/>
          <w:marBottom w:val="0"/>
          <w:divBdr>
            <w:top w:val="none" w:sz="0" w:space="0" w:color="auto"/>
            <w:left w:val="none" w:sz="0" w:space="0" w:color="auto"/>
            <w:bottom w:val="none" w:sz="0" w:space="0" w:color="auto"/>
            <w:right w:val="none" w:sz="0" w:space="0" w:color="auto"/>
          </w:divBdr>
        </w:div>
        <w:div w:id="1271012961">
          <w:marLeft w:val="640"/>
          <w:marRight w:val="0"/>
          <w:marTop w:val="0"/>
          <w:marBottom w:val="0"/>
          <w:divBdr>
            <w:top w:val="none" w:sz="0" w:space="0" w:color="auto"/>
            <w:left w:val="none" w:sz="0" w:space="0" w:color="auto"/>
            <w:bottom w:val="none" w:sz="0" w:space="0" w:color="auto"/>
            <w:right w:val="none" w:sz="0" w:space="0" w:color="auto"/>
          </w:divBdr>
        </w:div>
        <w:div w:id="1887522738">
          <w:marLeft w:val="640"/>
          <w:marRight w:val="0"/>
          <w:marTop w:val="0"/>
          <w:marBottom w:val="0"/>
          <w:divBdr>
            <w:top w:val="none" w:sz="0" w:space="0" w:color="auto"/>
            <w:left w:val="none" w:sz="0" w:space="0" w:color="auto"/>
            <w:bottom w:val="none" w:sz="0" w:space="0" w:color="auto"/>
            <w:right w:val="none" w:sz="0" w:space="0" w:color="auto"/>
          </w:divBdr>
        </w:div>
        <w:div w:id="238370443">
          <w:marLeft w:val="640"/>
          <w:marRight w:val="0"/>
          <w:marTop w:val="0"/>
          <w:marBottom w:val="0"/>
          <w:divBdr>
            <w:top w:val="none" w:sz="0" w:space="0" w:color="auto"/>
            <w:left w:val="none" w:sz="0" w:space="0" w:color="auto"/>
            <w:bottom w:val="none" w:sz="0" w:space="0" w:color="auto"/>
            <w:right w:val="none" w:sz="0" w:space="0" w:color="auto"/>
          </w:divBdr>
        </w:div>
        <w:div w:id="2052994329">
          <w:marLeft w:val="640"/>
          <w:marRight w:val="0"/>
          <w:marTop w:val="0"/>
          <w:marBottom w:val="0"/>
          <w:divBdr>
            <w:top w:val="none" w:sz="0" w:space="0" w:color="auto"/>
            <w:left w:val="none" w:sz="0" w:space="0" w:color="auto"/>
            <w:bottom w:val="none" w:sz="0" w:space="0" w:color="auto"/>
            <w:right w:val="none" w:sz="0" w:space="0" w:color="auto"/>
          </w:divBdr>
        </w:div>
        <w:div w:id="287669415">
          <w:marLeft w:val="640"/>
          <w:marRight w:val="0"/>
          <w:marTop w:val="0"/>
          <w:marBottom w:val="0"/>
          <w:divBdr>
            <w:top w:val="none" w:sz="0" w:space="0" w:color="auto"/>
            <w:left w:val="none" w:sz="0" w:space="0" w:color="auto"/>
            <w:bottom w:val="none" w:sz="0" w:space="0" w:color="auto"/>
            <w:right w:val="none" w:sz="0" w:space="0" w:color="auto"/>
          </w:divBdr>
        </w:div>
        <w:div w:id="851340306">
          <w:marLeft w:val="640"/>
          <w:marRight w:val="0"/>
          <w:marTop w:val="0"/>
          <w:marBottom w:val="0"/>
          <w:divBdr>
            <w:top w:val="none" w:sz="0" w:space="0" w:color="auto"/>
            <w:left w:val="none" w:sz="0" w:space="0" w:color="auto"/>
            <w:bottom w:val="none" w:sz="0" w:space="0" w:color="auto"/>
            <w:right w:val="none" w:sz="0" w:space="0" w:color="auto"/>
          </w:divBdr>
        </w:div>
        <w:div w:id="588007801">
          <w:marLeft w:val="640"/>
          <w:marRight w:val="0"/>
          <w:marTop w:val="0"/>
          <w:marBottom w:val="0"/>
          <w:divBdr>
            <w:top w:val="none" w:sz="0" w:space="0" w:color="auto"/>
            <w:left w:val="none" w:sz="0" w:space="0" w:color="auto"/>
            <w:bottom w:val="none" w:sz="0" w:space="0" w:color="auto"/>
            <w:right w:val="none" w:sz="0" w:space="0" w:color="auto"/>
          </w:divBdr>
        </w:div>
        <w:div w:id="1261179342">
          <w:marLeft w:val="640"/>
          <w:marRight w:val="0"/>
          <w:marTop w:val="0"/>
          <w:marBottom w:val="0"/>
          <w:divBdr>
            <w:top w:val="none" w:sz="0" w:space="0" w:color="auto"/>
            <w:left w:val="none" w:sz="0" w:space="0" w:color="auto"/>
            <w:bottom w:val="none" w:sz="0" w:space="0" w:color="auto"/>
            <w:right w:val="none" w:sz="0" w:space="0" w:color="auto"/>
          </w:divBdr>
        </w:div>
        <w:div w:id="410155869">
          <w:marLeft w:val="640"/>
          <w:marRight w:val="0"/>
          <w:marTop w:val="0"/>
          <w:marBottom w:val="0"/>
          <w:divBdr>
            <w:top w:val="none" w:sz="0" w:space="0" w:color="auto"/>
            <w:left w:val="none" w:sz="0" w:space="0" w:color="auto"/>
            <w:bottom w:val="none" w:sz="0" w:space="0" w:color="auto"/>
            <w:right w:val="none" w:sz="0" w:space="0" w:color="auto"/>
          </w:divBdr>
        </w:div>
        <w:div w:id="1061899918">
          <w:marLeft w:val="640"/>
          <w:marRight w:val="0"/>
          <w:marTop w:val="0"/>
          <w:marBottom w:val="0"/>
          <w:divBdr>
            <w:top w:val="none" w:sz="0" w:space="0" w:color="auto"/>
            <w:left w:val="none" w:sz="0" w:space="0" w:color="auto"/>
            <w:bottom w:val="none" w:sz="0" w:space="0" w:color="auto"/>
            <w:right w:val="none" w:sz="0" w:space="0" w:color="auto"/>
          </w:divBdr>
        </w:div>
        <w:div w:id="729157926">
          <w:marLeft w:val="640"/>
          <w:marRight w:val="0"/>
          <w:marTop w:val="0"/>
          <w:marBottom w:val="0"/>
          <w:divBdr>
            <w:top w:val="none" w:sz="0" w:space="0" w:color="auto"/>
            <w:left w:val="none" w:sz="0" w:space="0" w:color="auto"/>
            <w:bottom w:val="none" w:sz="0" w:space="0" w:color="auto"/>
            <w:right w:val="none" w:sz="0" w:space="0" w:color="auto"/>
          </w:divBdr>
        </w:div>
        <w:div w:id="1535970433">
          <w:marLeft w:val="640"/>
          <w:marRight w:val="0"/>
          <w:marTop w:val="0"/>
          <w:marBottom w:val="0"/>
          <w:divBdr>
            <w:top w:val="none" w:sz="0" w:space="0" w:color="auto"/>
            <w:left w:val="none" w:sz="0" w:space="0" w:color="auto"/>
            <w:bottom w:val="none" w:sz="0" w:space="0" w:color="auto"/>
            <w:right w:val="none" w:sz="0" w:space="0" w:color="auto"/>
          </w:divBdr>
        </w:div>
        <w:div w:id="839080445">
          <w:marLeft w:val="640"/>
          <w:marRight w:val="0"/>
          <w:marTop w:val="0"/>
          <w:marBottom w:val="0"/>
          <w:divBdr>
            <w:top w:val="none" w:sz="0" w:space="0" w:color="auto"/>
            <w:left w:val="none" w:sz="0" w:space="0" w:color="auto"/>
            <w:bottom w:val="none" w:sz="0" w:space="0" w:color="auto"/>
            <w:right w:val="none" w:sz="0" w:space="0" w:color="auto"/>
          </w:divBdr>
        </w:div>
        <w:div w:id="1695811891">
          <w:marLeft w:val="640"/>
          <w:marRight w:val="0"/>
          <w:marTop w:val="0"/>
          <w:marBottom w:val="0"/>
          <w:divBdr>
            <w:top w:val="none" w:sz="0" w:space="0" w:color="auto"/>
            <w:left w:val="none" w:sz="0" w:space="0" w:color="auto"/>
            <w:bottom w:val="none" w:sz="0" w:space="0" w:color="auto"/>
            <w:right w:val="none" w:sz="0" w:space="0" w:color="auto"/>
          </w:divBdr>
        </w:div>
        <w:div w:id="1916042958">
          <w:marLeft w:val="640"/>
          <w:marRight w:val="0"/>
          <w:marTop w:val="0"/>
          <w:marBottom w:val="0"/>
          <w:divBdr>
            <w:top w:val="none" w:sz="0" w:space="0" w:color="auto"/>
            <w:left w:val="none" w:sz="0" w:space="0" w:color="auto"/>
            <w:bottom w:val="none" w:sz="0" w:space="0" w:color="auto"/>
            <w:right w:val="none" w:sz="0" w:space="0" w:color="auto"/>
          </w:divBdr>
        </w:div>
        <w:div w:id="1207838108">
          <w:marLeft w:val="640"/>
          <w:marRight w:val="0"/>
          <w:marTop w:val="0"/>
          <w:marBottom w:val="0"/>
          <w:divBdr>
            <w:top w:val="none" w:sz="0" w:space="0" w:color="auto"/>
            <w:left w:val="none" w:sz="0" w:space="0" w:color="auto"/>
            <w:bottom w:val="none" w:sz="0" w:space="0" w:color="auto"/>
            <w:right w:val="none" w:sz="0" w:space="0" w:color="auto"/>
          </w:divBdr>
        </w:div>
        <w:div w:id="1370647200">
          <w:marLeft w:val="640"/>
          <w:marRight w:val="0"/>
          <w:marTop w:val="0"/>
          <w:marBottom w:val="0"/>
          <w:divBdr>
            <w:top w:val="none" w:sz="0" w:space="0" w:color="auto"/>
            <w:left w:val="none" w:sz="0" w:space="0" w:color="auto"/>
            <w:bottom w:val="none" w:sz="0" w:space="0" w:color="auto"/>
            <w:right w:val="none" w:sz="0" w:space="0" w:color="auto"/>
          </w:divBdr>
        </w:div>
        <w:div w:id="854726756">
          <w:marLeft w:val="640"/>
          <w:marRight w:val="0"/>
          <w:marTop w:val="0"/>
          <w:marBottom w:val="0"/>
          <w:divBdr>
            <w:top w:val="none" w:sz="0" w:space="0" w:color="auto"/>
            <w:left w:val="none" w:sz="0" w:space="0" w:color="auto"/>
            <w:bottom w:val="none" w:sz="0" w:space="0" w:color="auto"/>
            <w:right w:val="none" w:sz="0" w:space="0" w:color="auto"/>
          </w:divBdr>
        </w:div>
        <w:div w:id="1295136970">
          <w:marLeft w:val="640"/>
          <w:marRight w:val="0"/>
          <w:marTop w:val="0"/>
          <w:marBottom w:val="0"/>
          <w:divBdr>
            <w:top w:val="none" w:sz="0" w:space="0" w:color="auto"/>
            <w:left w:val="none" w:sz="0" w:space="0" w:color="auto"/>
            <w:bottom w:val="none" w:sz="0" w:space="0" w:color="auto"/>
            <w:right w:val="none" w:sz="0" w:space="0" w:color="auto"/>
          </w:divBdr>
        </w:div>
        <w:div w:id="678896520">
          <w:marLeft w:val="640"/>
          <w:marRight w:val="0"/>
          <w:marTop w:val="0"/>
          <w:marBottom w:val="0"/>
          <w:divBdr>
            <w:top w:val="none" w:sz="0" w:space="0" w:color="auto"/>
            <w:left w:val="none" w:sz="0" w:space="0" w:color="auto"/>
            <w:bottom w:val="none" w:sz="0" w:space="0" w:color="auto"/>
            <w:right w:val="none" w:sz="0" w:space="0" w:color="auto"/>
          </w:divBdr>
        </w:div>
        <w:div w:id="966814557">
          <w:marLeft w:val="640"/>
          <w:marRight w:val="0"/>
          <w:marTop w:val="0"/>
          <w:marBottom w:val="0"/>
          <w:divBdr>
            <w:top w:val="none" w:sz="0" w:space="0" w:color="auto"/>
            <w:left w:val="none" w:sz="0" w:space="0" w:color="auto"/>
            <w:bottom w:val="none" w:sz="0" w:space="0" w:color="auto"/>
            <w:right w:val="none" w:sz="0" w:space="0" w:color="auto"/>
          </w:divBdr>
        </w:div>
        <w:div w:id="1870877884">
          <w:marLeft w:val="640"/>
          <w:marRight w:val="0"/>
          <w:marTop w:val="0"/>
          <w:marBottom w:val="0"/>
          <w:divBdr>
            <w:top w:val="none" w:sz="0" w:space="0" w:color="auto"/>
            <w:left w:val="none" w:sz="0" w:space="0" w:color="auto"/>
            <w:bottom w:val="none" w:sz="0" w:space="0" w:color="auto"/>
            <w:right w:val="none" w:sz="0" w:space="0" w:color="auto"/>
          </w:divBdr>
        </w:div>
        <w:div w:id="1108811613">
          <w:marLeft w:val="640"/>
          <w:marRight w:val="0"/>
          <w:marTop w:val="0"/>
          <w:marBottom w:val="0"/>
          <w:divBdr>
            <w:top w:val="none" w:sz="0" w:space="0" w:color="auto"/>
            <w:left w:val="none" w:sz="0" w:space="0" w:color="auto"/>
            <w:bottom w:val="none" w:sz="0" w:space="0" w:color="auto"/>
            <w:right w:val="none" w:sz="0" w:space="0" w:color="auto"/>
          </w:divBdr>
        </w:div>
        <w:div w:id="1076705529">
          <w:marLeft w:val="640"/>
          <w:marRight w:val="0"/>
          <w:marTop w:val="0"/>
          <w:marBottom w:val="0"/>
          <w:divBdr>
            <w:top w:val="none" w:sz="0" w:space="0" w:color="auto"/>
            <w:left w:val="none" w:sz="0" w:space="0" w:color="auto"/>
            <w:bottom w:val="none" w:sz="0" w:space="0" w:color="auto"/>
            <w:right w:val="none" w:sz="0" w:space="0" w:color="auto"/>
          </w:divBdr>
        </w:div>
        <w:div w:id="1292127673">
          <w:marLeft w:val="640"/>
          <w:marRight w:val="0"/>
          <w:marTop w:val="0"/>
          <w:marBottom w:val="0"/>
          <w:divBdr>
            <w:top w:val="none" w:sz="0" w:space="0" w:color="auto"/>
            <w:left w:val="none" w:sz="0" w:space="0" w:color="auto"/>
            <w:bottom w:val="none" w:sz="0" w:space="0" w:color="auto"/>
            <w:right w:val="none" w:sz="0" w:space="0" w:color="auto"/>
          </w:divBdr>
        </w:div>
        <w:div w:id="1354498169">
          <w:marLeft w:val="640"/>
          <w:marRight w:val="0"/>
          <w:marTop w:val="0"/>
          <w:marBottom w:val="0"/>
          <w:divBdr>
            <w:top w:val="none" w:sz="0" w:space="0" w:color="auto"/>
            <w:left w:val="none" w:sz="0" w:space="0" w:color="auto"/>
            <w:bottom w:val="none" w:sz="0" w:space="0" w:color="auto"/>
            <w:right w:val="none" w:sz="0" w:space="0" w:color="auto"/>
          </w:divBdr>
        </w:div>
        <w:div w:id="622464921">
          <w:marLeft w:val="640"/>
          <w:marRight w:val="0"/>
          <w:marTop w:val="0"/>
          <w:marBottom w:val="0"/>
          <w:divBdr>
            <w:top w:val="none" w:sz="0" w:space="0" w:color="auto"/>
            <w:left w:val="none" w:sz="0" w:space="0" w:color="auto"/>
            <w:bottom w:val="none" w:sz="0" w:space="0" w:color="auto"/>
            <w:right w:val="none" w:sz="0" w:space="0" w:color="auto"/>
          </w:divBdr>
        </w:div>
        <w:div w:id="1977565554">
          <w:marLeft w:val="640"/>
          <w:marRight w:val="0"/>
          <w:marTop w:val="0"/>
          <w:marBottom w:val="0"/>
          <w:divBdr>
            <w:top w:val="none" w:sz="0" w:space="0" w:color="auto"/>
            <w:left w:val="none" w:sz="0" w:space="0" w:color="auto"/>
            <w:bottom w:val="none" w:sz="0" w:space="0" w:color="auto"/>
            <w:right w:val="none" w:sz="0" w:space="0" w:color="auto"/>
          </w:divBdr>
        </w:div>
        <w:div w:id="1551724164">
          <w:marLeft w:val="640"/>
          <w:marRight w:val="0"/>
          <w:marTop w:val="0"/>
          <w:marBottom w:val="0"/>
          <w:divBdr>
            <w:top w:val="none" w:sz="0" w:space="0" w:color="auto"/>
            <w:left w:val="none" w:sz="0" w:space="0" w:color="auto"/>
            <w:bottom w:val="none" w:sz="0" w:space="0" w:color="auto"/>
            <w:right w:val="none" w:sz="0" w:space="0" w:color="auto"/>
          </w:divBdr>
        </w:div>
        <w:div w:id="1945457304">
          <w:marLeft w:val="640"/>
          <w:marRight w:val="0"/>
          <w:marTop w:val="0"/>
          <w:marBottom w:val="0"/>
          <w:divBdr>
            <w:top w:val="none" w:sz="0" w:space="0" w:color="auto"/>
            <w:left w:val="none" w:sz="0" w:space="0" w:color="auto"/>
            <w:bottom w:val="none" w:sz="0" w:space="0" w:color="auto"/>
            <w:right w:val="none" w:sz="0" w:space="0" w:color="auto"/>
          </w:divBdr>
        </w:div>
        <w:div w:id="521822713">
          <w:marLeft w:val="640"/>
          <w:marRight w:val="0"/>
          <w:marTop w:val="0"/>
          <w:marBottom w:val="0"/>
          <w:divBdr>
            <w:top w:val="none" w:sz="0" w:space="0" w:color="auto"/>
            <w:left w:val="none" w:sz="0" w:space="0" w:color="auto"/>
            <w:bottom w:val="none" w:sz="0" w:space="0" w:color="auto"/>
            <w:right w:val="none" w:sz="0" w:space="0" w:color="auto"/>
          </w:divBdr>
        </w:div>
        <w:div w:id="1047607251">
          <w:marLeft w:val="640"/>
          <w:marRight w:val="0"/>
          <w:marTop w:val="0"/>
          <w:marBottom w:val="0"/>
          <w:divBdr>
            <w:top w:val="none" w:sz="0" w:space="0" w:color="auto"/>
            <w:left w:val="none" w:sz="0" w:space="0" w:color="auto"/>
            <w:bottom w:val="none" w:sz="0" w:space="0" w:color="auto"/>
            <w:right w:val="none" w:sz="0" w:space="0" w:color="auto"/>
          </w:divBdr>
        </w:div>
        <w:div w:id="956257724">
          <w:marLeft w:val="640"/>
          <w:marRight w:val="0"/>
          <w:marTop w:val="0"/>
          <w:marBottom w:val="0"/>
          <w:divBdr>
            <w:top w:val="none" w:sz="0" w:space="0" w:color="auto"/>
            <w:left w:val="none" w:sz="0" w:space="0" w:color="auto"/>
            <w:bottom w:val="none" w:sz="0" w:space="0" w:color="auto"/>
            <w:right w:val="none" w:sz="0" w:space="0" w:color="auto"/>
          </w:divBdr>
        </w:div>
        <w:div w:id="845709244">
          <w:marLeft w:val="640"/>
          <w:marRight w:val="0"/>
          <w:marTop w:val="0"/>
          <w:marBottom w:val="0"/>
          <w:divBdr>
            <w:top w:val="none" w:sz="0" w:space="0" w:color="auto"/>
            <w:left w:val="none" w:sz="0" w:space="0" w:color="auto"/>
            <w:bottom w:val="none" w:sz="0" w:space="0" w:color="auto"/>
            <w:right w:val="none" w:sz="0" w:space="0" w:color="auto"/>
          </w:divBdr>
        </w:div>
        <w:div w:id="128789860">
          <w:marLeft w:val="640"/>
          <w:marRight w:val="0"/>
          <w:marTop w:val="0"/>
          <w:marBottom w:val="0"/>
          <w:divBdr>
            <w:top w:val="none" w:sz="0" w:space="0" w:color="auto"/>
            <w:left w:val="none" w:sz="0" w:space="0" w:color="auto"/>
            <w:bottom w:val="none" w:sz="0" w:space="0" w:color="auto"/>
            <w:right w:val="none" w:sz="0" w:space="0" w:color="auto"/>
          </w:divBdr>
        </w:div>
        <w:div w:id="1659111164">
          <w:marLeft w:val="640"/>
          <w:marRight w:val="0"/>
          <w:marTop w:val="0"/>
          <w:marBottom w:val="0"/>
          <w:divBdr>
            <w:top w:val="none" w:sz="0" w:space="0" w:color="auto"/>
            <w:left w:val="none" w:sz="0" w:space="0" w:color="auto"/>
            <w:bottom w:val="none" w:sz="0" w:space="0" w:color="auto"/>
            <w:right w:val="none" w:sz="0" w:space="0" w:color="auto"/>
          </w:divBdr>
        </w:div>
        <w:div w:id="108622503">
          <w:marLeft w:val="640"/>
          <w:marRight w:val="0"/>
          <w:marTop w:val="0"/>
          <w:marBottom w:val="0"/>
          <w:divBdr>
            <w:top w:val="none" w:sz="0" w:space="0" w:color="auto"/>
            <w:left w:val="none" w:sz="0" w:space="0" w:color="auto"/>
            <w:bottom w:val="none" w:sz="0" w:space="0" w:color="auto"/>
            <w:right w:val="none" w:sz="0" w:space="0" w:color="auto"/>
          </w:divBdr>
        </w:div>
        <w:div w:id="521287110">
          <w:marLeft w:val="640"/>
          <w:marRight w:val="0"/>
          <w:marTop w:val="0"/>
          <w:marBottom w:val="0"/>
          <w:divBdr>
            <w:top w:val="none" w:sz="0" w:space="0" w:color="auto"/>
            <w:left w:val="none" w:sz="0" w:space="0" w:color="auto"/>
            <w:bottom w:val="none" w:sz="0" w:space="0" w:color="auto"/>
            <w:right w:val="none" w:sz="0" w:space="0" w:color="auto"/>
          </w:divBdr>
        </w:div>
        <w:div w:id="124082098">
          <w:marLeft w:val="640"/>
          <w:marRight w:val="0"/>
          <w:marTop w:val="0"/>
          <w:marBottom w:val="0"/>
          <w:divBdr>
            <w:top w:val="none" w:sz="0" w:space="0" w:color="auto"/>
            <w:left w:val="none" w:sz="0" w:space="0" w:color="auto"/>
            <w:bottom w:val="none" w:sz="0" w:space="0" w:color="auto"/>
            <w:right w:val="none" w:sz="0" w:space="0" w:color="auto"/>
          </w:divBdr>
        </w:div>
        <w:div w:id="1633242526">
          <w:marLeft w:val="640"/>
          <w:marRight w:val="0"/>
          <w:marTop w:val="0"/>
          <w:marBottom w:val="0"/>
          <w:divBdr>
            <w:top w:val="none" w:sz="0" w:space="0" w:color="auto"/>
            <w:left w:val="none" w:sz="0" w:space="0" w:color="auto"/>
            <w:bottom w:val="none" w:sz="0" w:space="0" w:color="auto"/>
            <w:right w:val="none" w:sz="0" w:space="0" w:color="auto"/>
          </w:divBdr>
        </w:div>
        <w:div w:id="1214466218">
          <w:marLeft w:val="640"/>
          <w:marRight w:val="0"/>
          <w:marTop w:val="0"/>
          <w:marBottom w:val="0"/>
          <w:divBdr>
            <w:top w:val="none" w:sz="0" w:space="0" w:color="auto"/>
            <w:left w:val="none" w:sz="0" w:space="0" w:color="auto"/>
            <w:bottom w:val="none" w:sz="0" w:space="0" w:color="auto"/>
            <w:right w:val="none" w:sz="0" w:space="0" w:color="auto"/>
          </w:divBdr>
        </w:div>
        <w:div w:id="844131840">
          <w:marLeft w:val="640"/>
          <w:marRight w:val="0"/>
          <w:marTop w:val="0"/>
          <w:marBottom w:val="0"/>
          <w:divBdr>
            <w:top w:val="none" w:sz="0" w:space="0" w:color="auto"/>
            <w:left w:val="none" w:sz="0" w:space="0" w:color="auto"/>
            <w:bottom w:val="none" w:sz="0" w:space="0" w:color="auto"/>
            <w:right w:val="none" w:sz="0" w:space="0" w:color="auto"/>
          </w:divBdr>
        </w:div>
        <w:div w:id="776876269">
          <w:marLeft w:val="640"/>
          <w:marRight w:val="0"/>
          <w:marTop w:val="0"/>
          <w:marBottom w:val="0"/>
          <w:divBdr>
            <w:top w:val="none" w:sz="0" w:space="0" w:color="auto"/>
            <w:left w:val="none" w:sz="0" w:space="0" w:color="auto"/>
            <w:bottom w:val="none" w:sz="0" w:space="0" w:color="auto"/>
            <w:right w:val="none" w:sz="0" w:space="0" w:color="auto"/>
          </w:divBdr>
        </w:div>
        <w:div w:id="10038100">
          <w:marLeft w:val="640"/>
          <w:marRight w:val="0"/>
          <w:marTop w:val="0"/>
          <w:marBottom w:val="0"/>
          <w:divBdr>
            <w:top w:val="none" w:sz="0" w:space="0" w:color="auto"/>
            <w:left w:val="none" w:sz="0" w:space="0" w:color="auto"/>
            <w:bottom w:val="none" w:sz="0" w:space="0" w:color="auto"/>
            <w:right w:val="none" w:sz="0" w:space="0" w:color="auto"/>
          </w:divBdr>
        </w:div>
        <w:div w:id="1357731754">
          <w:marLeft w:val="640"/>
          <w:marRight w:val="0"/>
          <w:marTop w:val="0"/>
          <w:marBottom w:val="0"/>
          <w:divBdr>
            <w:top w:val="none" w:sz="0" w:space="0" w:color="auto"/>
            <w:left w:val="none" w:sz="0" w:space="0" w:color="auto"/>
            <w:bottom w:val="none" w:sz="0" w:space="0" w:color="auto"/>
            <w:right w:val="none" w:sz="0" w:space="0" w:color="auto"/>
          </w:divBdr>
        </w:div>
        <w:div w:id="1071344050">
          <w:marLeft w:val="640"/>
          <w:marRight w:val="0"/>
          <w:marTop w:val="0"/>
          <w:marBottom w:val="0"/>
          <w:divBdr>
            <w:top w:val="none" w:sz="0" w:space="0" w:color="auto"/>
            <w:left w:val="none" w:sz="0" w:space="0" w:color="auto"/>
            <w:bottom w:val="none" w:sz="0" w:space="0" w:color="auto"/>
            <w:right w:val="none" w:sz="0" w:space="0" w:color="auto"/>
          </w:divBdr>
        </w:div>
      </w:divsChild>
    </w:div>
    <w:div w:id="118644940">
      <w:bodyDiv w:val="1"/>
      <w:marLeft w:val="0"/>
      <w:marRight w:val="0"/>
      <w:marTop w:val="0"/>
      <w:marBottom w:val="0"/>
      <w:divBdr>
        <w:top w:val="none" w:sz="0" w:space="0" w:color="auto"/>
        <w:left w:val="none" w:sz="0" w:space="0" w:color="auto"/>
        <w:bottom w:val="none" w:sz="0" w:space="0" w:color="auto"/>
        <w:right w:val="none" w:sz="0" w:space="0" w:color="auto"/>
      </w:divBdr>
      <w:divsChild>
        <w:div w:id="666320532">
          <w:marLeft w:val="640"/>
          <w:marRight w:val="0"/>
          <w:marTop w:val="0"/>
          <w:marBottom w:val="0"/>
          <w:divBdr>
            <w:top w:val="none" w:sz="0" w:space="0" w:color="auto"/>
            <w:left w:val="none" w:sz="0" w:space="0" w:color="auto"/>
            <w:bottom w:val="none" w:sz="0" w:space="0" w:color="auto"/>
            <w:right w:val="none" w:sz="0" w:space="0" w:color="auto"/>
          </w:divBdr>
        </w:div>
        <w:div w:id="1264457835">
          <w:marLeft w:val="640"/>
          <w:marRight w:val="0"/>
          <w:marTop w:val="0"/>
          <w:marBottom w:val="0"/>
          <w:divBdr>
            <w:top w:val="none" w:sz="0" w:space="0" w:color="auto"/>
            <w:left w:val="none" w:sz="0" w:space="0" w:color="auto"/>
            <w:bottom w:val="none" w:sz="0" w:space="0" w:color="auto"/>
            <w:right w:val="none" w:sz="0" w:space="0" w:color="auto"/>
          </w:divBdr>
        </w:div>
        <w:div w:id="1369839471">
          <w:marLeft w:val="640"/>
          <w:marRight w:val="0"/>
          <w:marTop w:val="0"/>
          <w:marBottom w:val="0"/>
          <w:divBdr>
            <w:top w:val="none" w:sz="0" w:space="0" w:color="auto"/>
            <w:left w:val="none" w:sz="0" w:space="0" w:color="auto"/>
            <w:bottom w:val="none" w:sz="0" w:space="0" w:color="auto"/>
            <w:right w:val="none" w:sz="0" w:space="0" w:color="auto"/>
          </w:divBdr>
        </w:div>
        <w:div w:id="79106227">
          <w:marLeft w:val="640"/>
          <w:marRight w:val="0"/>
          <w:marTop w:val="0"/>
          <w:marBottom w:val="0"/>
          <w:divBdr>
            <w:top w:val="none" w:sz="0" w:space="0" w:color="auto"/>
            <w:left w:val="none" w:sz="0" w:space="0" w:color="auto"/>
            <w:bottom w:val="none" w:sz="0" w:space="0" w:color="auto"/>
            <w:right w:val="none" w:sz="0" w:space="0" w:color="auto"/>
          </w:divBdr>
        </w:div>
        <w:div w:id="1022126848">
          <w:marLeft w:val="640"/>
          <w:marRight w:val="0"/>
          <w:marTop w:val="0"/>
          <w:marBottom w:val="0"/>
          <w:divBdr>
            <w:top w:val="none" w:sz="0" w:space="0" w:color="auto"/>
            <w:left w:val="none" w:sz="0" w:space="0" w:color="auto"/>
            <w:bottom w:val="none" w:sz="0" w:space="0" w:color="auto"/>
            <w:right w:val="none" w:sz="0" w:space="0" w:color="auto"/>
          </w:divBdr>
        </w:div>
        <w:div w:id="1991713519">
          <w:marLeft w:val="640"/>
          <w:marRight w:val="0"/>
          <w:marTop w:val="0"/>
          <w:marBottom w:val="0"/>
          <w:divBdr>
            <w:top w:val="none" w:sz="0" w:space="0" w:color="auto"/>
            <w:left w:val="none" w:sz="0" w:space="0" w:color="auto"/>
            <w:bottom w:val="none" w:sz="0" w:space="0" w:color="auto"/>
            <w:right w:val="none" w:sz="0" w:space="0" w:color="auto"/>
          </w:divBdr>
        </w:div>
        <w:div w:id="995498510">
          <w:marLeft w:val="640"/>
          <w:marRight w:val="0"/>
          <w:marTop w:val="0"/>
          <w:marBottom w:val="0"/>
          <w:divBdr>
            <w:top w:val="none" w:sz="0" w:space="0" w:color="auto"/>
            <w:left w:val="none" w:sz="0" w:space="0" w:color="auto"/>
            <w:bottom w:val="none" w:sz="0" w:space="0" w:color="auto"/>
            <w:right w:val="none" w:sz="0" w:space="0" w:color="auto"/>
          </w:divBdr>
        </w:div>
        <w:div w:id="533231375">
          <w:marLeft w:val="640"/>
          <w:marRight w:val="0"/>
          <w:marTop w:val="0"/>
          <w:marBottom w:val="0"/>
          <w:divBdr>
            <w:top w:val="none" w:sz="0" w:space="0" w:color="auto"/>
            <w:left w:val="none" w:sz="0" w:space="0" w:color="auto"/>
            <w:bottom w:val="none" w:sz="0" w:space="0" w:color="auto"/>
            <w:right w:val="none" w:sz="0" w:space="0" w:color="auto"/>
          </w:divBdr>
        </w:div>
        <w:div w:id="747921876">
          <w:marLeft w:val="640"/>
          <w:marRight w:val="0"/>
          <w:marTop w:val="0"/>
          <w:marBottom w:val="0"/>
          <w:divBdr>
            <w:top w:val="none" w:sz="0" w:space="0" w:color="auto"/>
            <w:left w:val="none" w:sz="0" w:space="0" w:color="auto"/>
            <w:bottom w:val="none" w:sz="0" w:space="0" w:color="auto"/>
            <w:right w:val="none" w:sz="0" w:space="0" w:color="auto"/>
          </w:divBdr>
        </w:div>
        <w:div w:id="569733775">
          <w:marLeft w:val="640"/>
          <w:marRight w:val="0"/>
          <w:marTop w:val="0"/>
          <w:marBottom w:val="0"/>
          <w:divBdr>
            <w:top w:val="none" w:sz="0" w:space="0" w:color="auto"/>
            <w:left w:val="none" w:sz="0" w:space="0" w:color="auto"/>
            <w:bottom w:val="none" w:sz="0" w:space="0" w:color="auto"/>
            <w:right w:val="none" w:sz="0" w:space="0" w:color="auto"/>
          </w:divBdr>
        </w:div>
        <w:div w:id="2054386653">
          <w:marLeft w:val="640"/>
          <w:marRight w:val="0"/>
          <w:marTop w:val="0"/>
          <w:marBottom w:val="0"/>
          <w:divBdr>
            <w:top w:val="none" w:sz="0" w:space="0" w:color="auto"/>
            <w:left w:val="none" w:sz="0" w:space="0" w:color="auto"/>
            <w:bottom w:val="none" w:sz="0" w:space="0" w:color="auto"/>
            <w:right w:val="none" w:sz="0" w:space="0" w:color="auto"/>
          </w:divBdr>
        </w:div>
        <w:div w:id="416754791">
          <w:marLeft w:val="640"/>
          <w:marRight w:val="0"/>
          <w:marTop w:val="0"/>
          <w:marBottom w:val="0"/>
          <w:divBdr>
            <w:top w:val="none" w:sz="0" w:space="0" w:color="auto"/>
            <w:left w:val="none" w:sz="0" w:space="0" w:color="auto"/>
            <w:bottom w:val="none" w:sz="0" w:space="0" w:color="auto"/>
            <w:right w:val="none" w:sz="0" w:space="0" w:color="auto"/>
          </w:divBdr>
        </w:div>
        <w:div w:id="1901211625">
          <w:marLeft w:val="640"/>
          <w:marRight w:val="0"/>
          <w:marTop w:val="0"/>
          <w:marBottom w:val="0"/>
          <w:divBdr>
            <w:top w:val="none" w:sz="0" w:space="0" w:color="auto"/>
            <w:left w:val="none" w:sz="0" w:space="0" w:color="auto"/>
            <w:bottom w:val="none" w:sz="0" w:space="0" w:color="auto"/>
            <w:right w:val="none" w:sz="0" w:space="0" w:color="auto"/>
          </w:divBdr>
        </w:div>
        <w:div w:id="403988172">
          <w:marLeft w:val="640"/>
          <w:marRight w:val="0"/>
          <w:marTop w:val="0"/>
          <w:marBottom w:val="0"/>
          <w:divBdr>
            <w:top w:val="none" w:sz="0" w:space="0" w:color="auto"/>
            <w:left w:val="none" w:sz="0" w:space="0" w:color="auto"/>
            <w:bottom w:val="none" w:sz="0" w:space="0" w:color="auto"/>
            <w:right w:val="none" w:sz="0" w:space="0" w:color="auto"/>
          </w:divBdr>
        </w:div>
        <w:div w:id="1400709293">
          <w:marLeft w:val="640"/>
          <w:marRight w:val="0"/>
          <w:marTop w:val="0"/>
          <w:marBottom w:val="0"/>
          <w:divBdr>
            <w:top w:val="none" w:sz="0" w:space="0" w:color="auto"/>
            <w:left w:val="none" w:sz="0" w:space="0" w:color="auto"/>
            <w:bottom w:val="none" w:sz="0" w:space="0" w:color="auto"/>
            <w:right w:val="none" w:sz="0" w:space="0" w:color="auto"/>
          </w:divBdr>
        </w:div>
        <w:div w:id="698245069">
          <w:marLeft w:val="640"/>
          <w:marRight w:val="0"/>
          <w:marTop w:val="0"/>
          <w:marBottom w:val="0"/>
          <w:divBdr>
            <w:top w:val="none" w:sz="0" w:space="0" w:color="auto"/>
            <w:left w:val="none" w:sz="0" w:space="0" w:color="auto"/>
            <w:bottom w:val="none" w:sz="0" w:space="0" w:color="auto"/>
            <w:right w:val="none" w:sz="0" w:space="0" w:color="auto"/>
          </w:divBdr>
        </w:div>
        <w:div w:id="1875968994">
          <w:marLeft w:val="640"/>
          <w:marRight w:val="0"/>
          <w:marTop w:val="0"/>
          <w:marBottom w:val="0"/>
          <w:divBdr>
            <w:top w:val="none" w:sz="0" w:space="0" w:color="auto"/>
            <w:left w:val="none" w:sz="0" w:space="0" w:color="auto"/>
            <w:bottom w:val="none" w:sz="0" w:space="0" w:color="auto"/>
            <w:right w:val="none" w:sz="0" w:space="0" w:color="auto"/>
          </w:divBdr>
        </w:div>
        <w:div w:id="1928074907">
          <w:marLeft w:val="640"/>
          <w:marRight w:val="0"/>
          <w:marTop w:val="0"/>
          <w:marBottom w:val="0"/>
          <w:divBdr>
            <w:top w:val="none" w:sz="0" w:space="0" w:color="auto"/>
            <w:left w:val="none" w:sz="0" w:space="0" w:color="auto"/>
            <w:bottom w:val="none" w:sz="0" w:space="0" w:color="auto"/>
            <w:right w:val="none" w:sz="0" w:space="0" w:color="auto"/>
          </w:divBdr>
        </w:div>
        <w:div w:id="1336959427">
          <w:marLeft w:val="640"/>
          <w:marRight w:val="0"/>
          <w:marTop w:val="0"/>
          <w:marBottom w:val="0"/>
          <w:divBdr>
            <w:top w:val="none" w:sz="0" w:space="0" w:color="auto"/>
            <w:left w:val="none" w:sz="0" w:space="0" w:color="auto"/>
            <w:bottom w:val="none" w:sz="0" w:space="0" w:color="auto"/>
            <w:right w:val="none" w:sz="0" w:space="0" w:color="auto"/>
          </w:divBdr>
        </w:div>
        <w:div w:id="424350808">
          <w:marLeft w:val="640"/>
          <w:marRight w:val="0"/>
          <w:marTop w:val="0"/>
          <w:marBottom w:val="0"/>
          <w:divBdr>
            <w:top w:val="none" w:sz="0" w:space="0" w:color="auto"/>
            <w:left w:val="none" w:sz="0" w:space="0" w:color="auto"/>
            <w:bottom w:val="none" w:sz="0" w:space="0" w:color="auto"/>
            <w:right w:val="none" w:sz="0" w:space="0" w:color="auto"/>
          </w:divBdr>
        </w:div>
        <w:div w:id="2071341952">
          <w:marLeft w:val="640"/>
          <w:marRight w:val="0"/>
          <w:marTop w:val="0"/>
          <w:marBottom w:val="0"/>
          <w:divBdr>
            <w:top w:val="none" w:sz="0" w:space="0" w:color="auto"/>
            <w:left w:val="none" w:sz="0" w:space="0" w:color="auto"/>
            <w:bottom w:val="none" w:sz="0" w:space="0" w:color="auto"/>
            <w:right w:val="none" w:sz="0" w:space="0" w:color="auto"/>
          </w:divBdr>
        </w:div>
        <w:div w:id="1365136045">
          <w:marLeft w:val="640"/>
          <w:marRight w:val="0"/>
          <w:marTop w:val="0"/>
          <w:marBottom w:val="0"/>
          <w:divBdr>
            <w:top w:val="none" w:sz="0" w:space="0" w:color="auto"/>
            <w:left w:val="none" w:sz="0" w:space="0" w:color="auto"/>
            <w:bottom w:val="none" w:sz="0" w:space="0" w:color="auto"/>
            <w:right w:val="none" w:sz="0" w:space="0" w:color="auto"/>
          </w:divBdr>
        </w:div>
        <w:div w:id="1717663527">
          <w:marLeft w:val="640"/>
          <w:marRight w:val="0"/>
          <w:marTop w:val="0"/>
          <w:marBottom w:val="0"/>
          <w:divBdr>
            <w:top w:val="none" w:sz="0" w:space="0" w:color="auto"/>
            <w:left w:val="none" w:sz="0" w:space="0" w:color="auto"/>
            <w:bottom w:val="none" w:sz="0" w:space="0" w:color="auto"/>
            <w:right w:val="none" w:sz="0" w:space="0" w:color="auto"/>
          </w:divBdr>
        </w:div>
        <w:div w:id="1014266402">
          <w:marLeft w:val="640"/>
          <w:marRight w:val="0"/>
          <w:marTop w:val="0"/>
          <w:marBottom w:val="0"/>
          <w:divBdr>
            <w:top w:val="none" w:sz="0" w:space="0" w:color="auto"/>
            <w:left w:val="none" w:sz="0" w:space="0" w:color="auto"/>
            <w:bottom w:val="none" w:sz="0" w:space="0" w:color="auto"/>
            <w:right w:val="none" w:sz="0" w:space="0" w:color="auto"/>
          </w:divBdr>
        </w:div>
        <w:div w:id="659695240">
          <w:marLeft w:val="640"/>
          <w:marRight w:val="0"/>
          <w:marTop w:val="0"/>
          <w:marBottom w:val="0"/>
          <w:divBdr>
            <w:top w:val="none" w:sz="0" w:space="0" w:color="auto"/>
            <w:left w:val="none" w:sz="0" w:space="0" w:color="auto"/>
            <w:bottom w:val="none" w:sz="0" w:space="0" w:color="auto"/>
            <w:right w:val="none" w:sz="0" w:space="0" w:color="auto"/>
          </w:divBdr>
        </w:div>
        <w:div w:id="1184906211">
          <w:marLeft w:val="640"/>
          <w:marRight w:val="0"/>
          <w:marTop w:val="0"/>
          <w:marBottom w:val="0"/>
          <w:divBdr>
            <w:top w:val="none" w:sz="0" w:space="0" w:color="auto"/>
            <w:left w:val="none" w:sz="0" w:space="0" w:color="auto"/>
            <w:bottom w:val="none" w:sz="0" w:space="0" w:color="auto"/>
            <w:right w:val="none" w:sz="0" w:space="0" w:color="auto"/>
          </w:divBdr>
        </w:div>
        <w:div w:id="171338244">
          <w:marLeft w:val="640"/>
          <w:marRight w:val="0"/>
          <w:marTop w:val="0"/>
          <w:marBottom w:val="0"/>
          <w:divBdr>
            <w:top w:val="none" w:sz="0" w:space="0" w:color="auto"/>
            <w:left w:val="none" w:sz="0" w:space="0" w:color="auto"/>
            <w:bottom w:val="none" w:sz="0" w:space="0" w:color="auto"/>
            <w:right w:val="none" w:sz="0" w:space="0" w:color="auto"/>
          </w:divBdr>
        </w:div>
        <w:div w:id="962157791">
          <w:marLeft w:val="640"/>
          <w:marRight w:val="0"/>
          <w:marTop w:val="0"/>
          <w:marBottom w:val="0"/>
          <w:divBdr>
            <w:top w:val="none" w:sz="0" w:space="0" w:color="auto"/>
            <w:left w:val="none" w:sz="0" w:space="0" w:color="auto"/>
            <w:bottom w:val="none" w:sz="0" w:space="0" w:color="auto"/>
            <w:right w:val="none" w:sz="0" w:space="0" w:color="auto"/>
          </w:divBdr>
        </w:div>
        <w:div w:id="1760326953">
          <w:marLeft w:val="640"/>
          <w:marRight w:val="0"/>
          <w:marTop w:val="0"/>
          <w:marBottom w:val="0"/>
          <w:divBdr>
            <w:top w:val="none" w:sz="0" w:space="0" w:color="auto"/>
            <w:left w:val="none" w:sz="0" w:space="0" w:color="auto"/>
            <w:bottom w:val="none" w:sz="0" w:space="0" w:color="auto"/>
            <w:right w:val="none" w:sz="0" w:space="0" w:color="auto"/>
          </w:divBdr>
        </w:div>
        <w:div w:id="1064177297">
          <w:marLeft w:val="640"/>
          <w:marRight w:val="0"/>
          <w:marTop w:val="0"/>
          <w:marBottom w:val="0"/>
          <w:divBdr>
            <w:top w:val="none" w:sz="0" w:space="0" w:color="auto"/>
            <w:left w:val="none" w:sz="0" w:space="0" w:color="auto"/>
            <w:bottom w:val="none" w:sz="0" w:space="0" w:color="auto"/>
            <w:right w:val="none" w:sz="0" w:space="0" w:color="auto"/>
          </w:divBdr>
        </w:div>
        <w:div w:id="1807233129">
          <w:marLeft w:val="640"/>
          <w:marRight w:val="0"/>
          <w:marTop w:val="0"/>
          <w:marBottom w:val="0"/>
          <w:divBdr>
            <w:top w:val="none" w:sz="0" w:space="0" w:color="auto"/>
            <w:left w:val="none" w:sz="0" w:space="0" w:color="auto"/>
            <w:bottom w:val="none" w:sz="0" w:space="0" w:color="auto"/>
            <w:right w:val="none" w:sz="0" w:space="0" w:color="auto"/>
          </w:divBdr>
        </w:div>
        <w:div w:id="931858924">
          <w:marLeft w:val="640"/>
          <w:marRight w:val="0"/>
          <w:marTop w:val="0"/>
          <w:marBottom w:val="0"/>
          <w:divBdr>
            <w:top w:val="none" w:sz="0" w:space="0" w:color="auto"/>
            <w:left w:val="none" w:sz="0" w:space="0" w:color="auto"/>
            <w:bottom w:val="none" w:sz="0" w:space="0" w:color="auto"/>
            <w:right w:val="none" w:sz="0" w:space="0" w:color="auto"/>
          </w:divBdr>
        </w:div>
        <w:div w:id="1045907491">
          <w:marLeft w:val="640"/>
          <w:marRight w:val="0"/>
          <w:marTop w:val="0"/>
          <w:marBottom w:val="0"/>
          <w:divBdr>
            <w:top w:val="none" w:sz="0" w:space="0" w:color="auto"/>
            <w:left w:val="none" w:sz="0" w:space="0" w:color="auto"/>
            <w:bottom w:val="none" w:sz="0" w:space="0" w:color="auto"/>
            <w:right w:val="none" w:sz="0" w:space="0" w:color="auto"/>
          </w:divBdr>
        </w:div>
        <w:div w:id="1980913856">
          <w:marLeft w:val="640"/>
          <w:marRight w:val="0"/>
          <w:marTop w:val="0"/>
          <w:marBottom w:val="0"/>
          <w:divBdr>
            <w:top w:val="none" w:sz="0" w:space="0" w:color="auto"/>
            <w:left w:val="none" w:sz="0" w:space="0" w:color="auto"/>
            <w:bottom w:val="none" w:sz="0" w:space="0" w:color="auto"/>
            <w:right w:val="none" w:sz="0" w:space="0" w:color="auto"/>
          </w:divBdr>
        </w:div>
        <w:div w:id="1786463170">
          <w:marLeft w:val="640"/>
          <w:marRight w:val="0"/>
          <w:marTop w:val="0"/>
          <w:marBottom w:val="0"/>
          <w:divBdr>
            <w:top w:val="none" w:sz="0" w:space="0" w:color="auto"/>
            <w:left w:val="none" w:sz="0" w:space="0" w:color="auto"/>
            <w:bottom w:val="none" w:sz="0" w:space="0" w:color="auto"/>
            <w:right w:val="none" w:sz="0" w:space="0" w:color="auto"/>
          </w:divBdr>
        </w:div>
        <w:div w:id="228808807">
          <w:marLeft w:val="640"/>
          <w:marRight w:val="0"/>
          <w:marTop w:val="0"/>
          <w:marBottom w:val="0"/>
          <w:divBdr>
            <w:top w:val="none" w:sz="0" w:space="0" w:color="auto"/>
            <w:left w:val="none" w:sz="0" w:space="0" w:color="auto"/>
            <w:bottom w:val="none" w:sz="0" w:space="0" w:color="auto"/>
            <w:right w:val="none" w:sz="0" w:space="0" w:color="auto"/>
          </w:divBdr>
        </w:div>
        <w:div w:id="235015440">
          <w:marLeft w:val="640"/>
          <w:marRight w:val="0"/>
          <w:marTop w:val="0"/>
          <w:marBottom w:val="0"/>
          <w:divBdr>
            <w:top w:val="none" w:sz="0" w:space="0" w:color="auto"/>
            <w:left w:val="none" w:sz="0" w:space="0" w:color="auto"/>
            <w:bottom w:val="none" w:sz="0" w:space="0" w:color="auto"/>
            <w:right w:val="none" w:sz="0" w:space="0" w:color="auto"/>
          </w:divBdr>
        </w:div>
        <w:div w:id="864563611">
          <w:marLeft w:val="640"/>
          <w:marRight w:val="0"/>
          <w:marTop w:val="0"/>
          <w:marBottom w:val="0"/>
          <w:divBdr>
            <w:top w:val="none" w:sz="0" w:space="0" w:color="auto"/>
            <w:left w:val="none" w:sz="0" w:space="0" w:color="auto"/>
            <w:bottom w:val="none" w:sz="0" w:space="0" w:color="auto"/>
            <w:right w:val="none" w:sz="0" w:space="0" w:color="auto"/>
          </w:divBdr>
        </w:div>
        <w:div w:id="335151502">
          <w:marLeft w:val="640"/>
          <w:marRight w:val="0"/>
          <w:marTop w:val="0"/>
          <w:marBottom w:val="0"/>
          <w:divBdr>
            <w:top w:val="none" w:sz="0" w:space="0" w:color="auto"/>
            <w:left w:val="none" w:sz="0" w:space="0" w:color="auto"/>
            <w:bottom w:val="none" w:sz="0" w:space="0" w:color="auto"/>
            <w:right w:val="none" w:sz="0" w:space="0" w:color="auto"/>
          </w:divBdr>
        </w:div>
        <w:div w:id="640960233">
          <w:marLeft w:val="640"/>
          <w:marRight w:val="0"/>
          <w:marTop w:val="0"/>
          <w:marBottom w:val="0"/>
          <w:divBdr>
            <w:top w:val="none" w:sz="0" w:space="0" w:color="auto"/>
            <w:left w:val="none" w:sz="0" w:space="0" w:color="auto"/>
            <w:bottom w:val="none" w:sz="0" w:space="0" w:color="auto"/>
            <w:right w:val="none" w:sz="0" w:space="0" w:color="auto"/>
          </w:divBdr>
        </w:div>
        <w:div w:id="92751277">
          <w:marLeft w:val="640"/>
          <w:marRight w:val="0"/>
          <w:marTop w:val="0"/>
          <w:marBottom w:val="0"/>
          <w:divBdr>
            <w:top w:val="none" w:sz="0" w:space="0" w:color="auto"/>
            <w:left w:val="none" w:sz="0" w:space="0" w:color="auto"/>
            <w:bottom w:val="none" w:sz="0" w:space="0" w:color="auto"/>
            <w:right w:val="none" w:sz="0" w:space="0" w:color="auto"/>
          </w:divBdr>
        </w:div>
        <w:div w:id="341128177">
          <w:marLeft w:val="640"/>
          <w:marRight w:val="0"/>
          <w:marTop w:val="0"/>
          <w:marBottom w:val="0"/>
          <w:divBdr>
            <w:top w:val="none" w:sz="0" w:space="0" w:color="auto"/>
            <w:left w:val="none" w:sz="0" w:space="0" w:color="auto"/>
            <w:bottom w:val="none" w:sz="0" w:space="0" w:color="auto"/>
            <w:right w:val="none" w:sz="0" w:space="0" w:color="auto"/>
          </w:divBdr>
        </w:div>
        <w:div w:id="1048383499">
          <w:marLeft w:val="640"/>
          <w:marRight w:val="0"/>
          <w:marTop w:val="0"/>
          <w:marBottom w:val="0"/>
          <w:divBdr>
            <w:top w:val="none" w:sz="0" w:space="0" w:color="auto"/>
            <w:left w:val="none" w:sz="0" w:space="0" w:color="auto"/>
            <w:bottom w:val="none" w:sz="0" w:space="0" w:color="auto"/>
            <w:right w:val="none" w:sz="0" w:space="0" w:color="auto"/>
          </w:divBdr>
        </w:div>
        <w:div w:id="93478844">
          <w:marLeft w:val="640"/>
          <w:marRight w:val="0"/>
          <w:marTop w:val="0"/>
          <w:marBottom w:val="0"/>
          <w:divBdr>
            <w:top w:val="none" w:sz="0" w:space="0" w:color="auto"/>
            <w:left w:val="none" w:sz="0" w:space="0" w:color="auto"/>
            <w:bottom w:val="none" w:sz="0" w:space="0" w:color="auto"/>
            <w:right w:val="none" w:sz="0" w:space="0" w:color="auto"/>
          </w:divBdr>
        </w:div>
        <w:div w:id="1246188364">
          <w:marLeft w:val="640"/>
          <w:marRight w:val="0"/>
          <w:marTop w:val="0"/>
          <w:marBottom w:val="0"/>
          <w:divBdr>
            <w:top w:val="none" w:sz="0" w:space="0" w:color="auto"/>
            <w:left w:val="none" w:sz="0" w:space="0" w:color="auto"/>
            <w:bottom w:val="none" w:sz="0" w:space="0" w:color="auto"/>
            <w:right w:val="none" w:sz="0" w:space="0" w:color="auto"/>
          </w:divBdr>
        </w:div>
        <w:div w:id="896236266">
          <w:marLeft w:val="640"/>
          <w:marRight w:val="0"/>
          <w:marTop w:val="0"/>
          <w:marBottom w:val="0"/>
          <w:divBdr>
            <w:top w:val="none" w:sz="0" w:space="0" w:color="auto"/>
            <w:left w:val="none" w:sz="0" w:space="0" w:color="auto"/>
            <w:bottom w:val="none" w:sz="0" w:space="0" w:color="auto"/>
            <w:right w:val="none" w:sz="0" w:space="0" w:color="auto"/>
          </w:divBdr>
        </w:div>
        <w:div w:id="423260396">
          <w:marLeft w:val="640"/>
          <w:marRight w:val="0"/>
          <w:marTop w:val="0"/>
          <w:marBottom w:val="0"/>
          <w:divBdr>
            <w:top w:val="none" w:sz="0" w:space="0" w:color="auto"/>
            <w:left w:val="none" w:sz="0" w:space="0" w:color="auto"/>
            <w:bottom w:val="none" w:sz="0" w:space="0" w:color="auto"/>
            <w:right w:val="none" w:sz="0" w:space="0" w:color="auto"/>
          </w:divBdr>
        </w:div>
        <w:div w:id="751703000">
          <w:marLeft w:val="640"/>
          <w:marRight w:val="0"/>
          <w:marTop w:val="0"/>
          <w:marBottom w:val="0"/>
          <w:divBdr>
            <w:top w:val="none" w:sz="0" w:space="0" w:color="auto"/>
            <w:left w:val="none" w:sz="0" w:space="0" w:color="auto"/>
            <w:bottom w:val="none" w:sz="0" w:space="0" w:color="auto"/>
            <w:right w:val="none" w:sz="0" w:space="0" w:color="auto"/>
          </w:divBdr>
        </w:div>
        <w:div w:id="1517302190">
          <w:marLeft w:val="640"/>
          <w:marRight w:val="0"/>
          <w:marTop w:val="0"/>
          <w:marBottom w:val="0"/>
          <w:divBdr>
            <w:top w:val="none" w:sz="0" w:space="0" w:color="auto"/>
            <w:left w:val="none" w:sz="0" w:space="0" w:color="auto"/>
            <w:bottom w:val="none" w:sz="0" w:space="0" w:color="auto"/>
            <w:right w:val="none" w:sz="0" w:space="0" w:color="auto"/>
          </w:divBdr>
        </w:div>
        <w:div w:id="1974940031">
          <w:marLeft w:val="640"/>
          <w:marRight w:val="0"/>
          <w:marTop w:val="0"/>
          <w:marBottom w:val="0"/>
          <w:divBdr>
            <w:top w:val="none" w:sz="0" w:space="0" w:color="auto"/>
            <w:left w:val="none" w:sz="0" w:space="0" w:color="auto"/>
            <w:bottom w:val="none" w:sz="0" w:space="0" w:color="auto"/>
            <w:right w:val="none" w:sz="0" w:space="0" w:color="auto"/>
          </w:divBdr>
        </w:div>
        <w:div w:id="1597858638">
          <w:marLeft w:val="640"/>
          <w:marRight w:val="0"/>
          <w:marTop w:val="0"/>
          <w:marBottom w:val="0"/>
          <w:divBdr>
            <w:top w:val="none" w:sz="0" w:space="0" w:color="auto"/>
            <w:left w:val="none" w:sz="0" w:space="0" w:color="auto"/>
            <w:bottom w:val="none" w:sz="0" w:space="0" w:color="auto"/>
            <w:right w:val="none" w:sz="0" w:space="0" w:color="auto"/>
          </w:divBdr>
        </w:div>
        <w:div w:id="1575579638">
          <w:marLeft w:val="640"/>
          <w:marRight w:val="0"/>
          <w:marTop w:val="0"/>
          <w:marBottom w:val="0"/>
          <w:divBdr>
            <w:top w:val="none" w:sz="0" w:space="0" w:color="auto"/>
            <w:left w:val="none" w:sz="0" w:space="0" w:color="auto"/>
            <w:bottom w:val="none" w:sz="0" w:space="0" w:color="auto"/>
            <w:right w:val="none" w:sz="0" w:space="0" w:color="auto"/>
          </w:divBdr>
        </w:div>
        <w:div w:id="1267346163">
          <w:marLeft w:val="640"/>
          <w:marRight w:val="0"/>
          <w:marTop w:val="0"/>
          <w:marBottom w:val="0"/>
          <w:divBdr>
            <w:top w:val="none" w:sz="0" w:space="0" w:color="auto"/>
            <w:left w:val="none" w:sz="0" w:space="0" w:color="auto"/>
            <w:bottom w:val="none" w:sz="0" w:space="0" w:color="auto"/>
            <w:right w:val="none" w:sz="0" w:space="0" w:color="auto"/>
          </w:divBdr>
        </w:div>
        <w:div w:id="902713270">
          <w:marLeft w:val="640"/>
          <w:marRight w:val="0"/>
          <w:marTop w:val="0"/>
          <w:marBottom w:val="0"/>
          <w:divBdr>
            <w:top w:val="none" w:sz="0" w:space="0" w:color="auto"/>
            <w:left w:val="none" w:sz="0" w:space="0" w:color="auto"/>
            <w:bottom w:val="none" w:sz="0" w:space="0" w:color="auto"/>
            <w:right w:val="none" w:sz="0" w:space="0" w:color="auto"/>
          </w:divBdr>
        </w:div>
        <w:div w:id="734738868">
          <w:marLeft w:val="640"/>
          <w:marRight w:val="0"/>
          <w:marTop w:val="0"/>
          <w:marBottom w:val="0"/>
          <w:divBdr>
            <w:top w:val="none" w:sz="0" w:space="0" w:color="auto"/>
            <w:left w:val="none" w:sz="0" w:space="0" w:color="auto"/>
            <w:bottom w:val="none" w:sz="0" w:space="0" w:color="auto"/>
            <w:right w:val="none" w:sz="0" w:space="0" w:color="auto"/>
          </w:divBdr>
        </w:div>
        <w:div w:id="1085766316">
          <w:marLeft w:val="640"/>
          <w:marRight w:val="0"/>
          <w:marTop w:val="0"/>
          <w:marBottom w:val="0"/>
          <w:divBdr>
            <w:top w:val="none" w:sz="0" w:space="0" w:color="auto"/>
            <w:left w:val="none" w:sz="0" w:space="0" w:color="auto"/>
            <w:bottom w:val="none" w:sz="0" w:space="0" w:color="auto"/>
            <w:right w:val="none" w:sz="0" w:space="0" w:color="auto"/>
          </w:divBdr>
        </w:div>
        <w:div w:id="1386178593">
          <w:marLeft w:val="640"/>
          <w:marRight w:val="0"/>
          <w:marTop w:val="0"/>
          <w:marBottom w:val="0"/>
          <w:divBdr>
            <w:top w:val="none" w:sz="0" w:space="0" w:color="auto"/>
            <w:left w:val="none" w:sz="0" w:space="0" w:color="auto"/>
            <w:bottom w:val="none" w:sz="0" w:space="0" w:color="auto"/>
            <w:right w:val="none" w:sz="0" w:space="0" w:color="auto"/>
          </w:divBdr>
        </w:div>
        <w:div w:id="1676571795">
          <w:marLeft w:val="640"/>
          <w:marRight w:val="0"/>
          <w:marTop w:val="0"/>
          <w:marBottom w:val="0"/>
          <w:divBdr>
            <w:top w:val="none" w:sz="0" w:space="0" w:color="auto"/>
            <w:left w:val="none" w:sz="0" w:space="0" w:color="auto"/>
            <w:bottom w:val="none" w:sz="0" w:space="0" w:color="auto"/>
            <w:right w:val="none" w:sz="0" w:space="0" w:color="auto"/>
          </w:divBdr>
        </w:div>
        <w:div w:id="1646200265">
          <w:marLeft w:val="640"/>
          <w:marRight w:val="0"/>
          <w:marTop w:val="0"/>
          <w:marBottom w:val="0"/>
          <w:divBdr>
            <w:top w:val="none" w:sz="0" w:space="0" w:color="auto"/>
            <w:left w:val="none" w:sz="0" w:space="0" w:color="auto"/>
            <w:bottom w:val="none" w:sz="0" w:space="0" w:color="auto"/>
            <w:right w:val="none" w:sz="0" w:space="0" w:color="auto"/>
          </w:divBdr>
        </w:div>
        <w:div w:id="1887329053">
          <w:marLeft w:val="640"/>
          <w:marRight w:val="0"/>
          <w:marTop w:val="0"/>
          <w:marBottom w:val="0"/>
          <w:divBdr>
            <w:top w:val="none" w:sz="0" w:space="0" w:color="auto"/>
            <w:left w:val="none" w:sz="0" w:space="0" w:color="auto"/>
            <w:bottom w:val="none" w:sz="0" w:space="0" w:color="auto"/>
            <w:right w:val="none" w:sz="0" w:space="0" w:color="auto"/>
          </w:divBdr>
        </w:div>
        <w:div w:id="2079745390">
          <w:marLeft w:val="640"/>
          <w:marRight w:val="0"/>
          <w:marTop w:val="0"/>
          <w:marBottom w:val="0"/>
          <w:divBdr>
            <w:top w:val="none" w:sz="0" w:space="0" w:color="auto"/>
            <w:left w:val="none" w:sz="0" w:space="0" w:color="auto"/>
            <w:bottom w:val="none" w:sz="0" w:space="0" w:color="auto"/>
            <w:right w:val="none" w:sz="0" w:space="0" w:color="auto"/>
          </w:divBdr>
        </w:div>
        <w:div w:id="1440442381">
          <w:marLeft w:val="640"/>
          <w:marRight w:val="0"/>
          <w:marTop w:val="0"/>
          <w:marBottom w:val="0"/>
          <w:divBdr>
            <w:top w:val="none" w:sz="0" w:space="0" w:color="auto"/>
            <w:left w:val="none" w:sz="0" w:space="0" w:color="auto"/>
            <w:bottom w:val="none" w:sz="0" w:space="0" w:color="auto"/>
            <w:right w:val="none" w:sz="0" w:space="0" w:color="auto"/>
          </w:divBdr>
        </w:div>
        <w:div w:id="1758090085">
          <w:marLeft w:val="640"/>
          <w:marRight w:val="0"/>
          <w:marTop w:val="0"/>
          <w:marBottom w:val="0"/>
          <w:divBdr>
            <w:top w:val="none" w:sz="0" w:space="0" w:color="auto"/>
            <w:left w:val="none" w:sz="0" w:space="0" w:color="auto"/>
            <w:bottom w:val="none" w:sz="0" w:space="0" w:color="auto"/>
            <w:right w:val="none" w:sz="0" w:space="0" w:color="auto"/>
          </w:divBdr>
        </w:div>
        <w:div w:id="1873415723">
          <w:marLeft w:val="640"/>
          <w:marRight w:val="0"/>
          <w:marTop w:val="0"/>
          <w:marBottom w:val="0"/>
          <w:divBdr>
            <w:top w:val="none" w:sz="0" w:space="0" w:color="auto"/>
            <w:left w:val="none" w:sz="0" w:space="0" w:color="auto"/>
            <w:bottom w:val="none" w:sz="0" w:space="0" w:color="auto"/>
            <w:right w:val="none" w:sz="0" w:space="0" w:color="auto"/>
          </w:divBdr>
        </w:div>
        <w:div w:id="262611200">
          <w:marLeft w:val="640"/>
          <w:marRight w:val="0"/>
          <w:marTop w:val="0"/>
          <w:marBottom w:val="0"/>
          <w:divBdr>
            <w:top w:val="none" w:sz="0" w:space="0" w:color="auto"/>
            <w:left w:val="none" w:sz="0" w:space="0" w:color="auto"/>
            <w:bottom w:val="none" w:sz="0" w:space="0" w:color="auto"/>
            <w:right w:val="none" w:sz="0" w:space="0" w:color="auto"/>
          </w:divBdr>
        </w:div>
        <w:div w:id="359402241">
          <w:marLeft w:val="640"/>
          <w:marRight w:val="0"/>
          <w:marTop w:val="0"/>
          <w:marBottom w:val="0"/>
          <w:divBdr>
            <w:top w:val="none" w:sz="0" w:space="0" w:color="auto"/>
            <w:left w:val="none" w:sz="0" w:space="0" w:color="auto"/>
            <w:bottom w:val="none" w:sz="0" w:space="0" w:color="auto"/>
            <w:right w:val="none" w:sz="0" w:space="0" w:color="auto"/>
          </w:divBdr>
        </w:div>
        <w:div w:id="778643624">
          <w:marLeft w:val="640"/>
          <w:marRight w:val="0"/>
          <w:marTop w:val="0"/>
          <w:marBottom w:val="0"/>
          <w:divBdr>
            <w:top w:val="none" w:sz="0" w:space="0" w:color="auto"/>
            <w:left w:val="none" w:sz="0" w:space="0" w:color="auto"/>
            <w:bottom w:val="none" w:sz="0" w:space="0" w:color="auto"/>
            <w:right w:val="none" w:sz="0" w:space="0" w:color="auto"/>
          </w:divBdr>
        </w:div>
        <w:div w:id="1336956076">
          <w:marLeft w:val="640"/>
          <w:marRight w:val="0"/>
          <w:marTop w:val="0"/>
          <w:marBottom w:val="0"/>
          <w:divBdr>
            <w:top w:val="none" w:sz="0" w:space="0" w:color="auto"/>
            <w:left w:val="none" w:sz="0" w:space="0" w:color="auto"/>
            <w:bottom w:val="none" w:sz="0" w:space="0" w:color="auto"/>
            <w:right w:val="none" w:sz="0" w:space="0" w:color="auto"/>
          </w:divBdr>
        </w:div>
        <w:div w:id="1991709420">
          <w:marLeft w:val="640"/>
          <w:marRight w:val="0"/>
          <w:marTop w:val="0"/>
          <w:marBottom w:val="0"/>
          <w:divBdr>
            <w:top w:val="none" w:sz="0" w:space="0" w:color="auto"/>
            <w:left w:val="none" w:sz="0" w:space="0" w:color="auto"/>
            <w:bottom w:val="none" w:sz="0" w:space="0" w:color="auto"/>
            <w:right w:val="none" w:sz="0" w:space="0" w:color="auto"/>
          </w:divBdr>
        </w:div>
        <w:div w:id="1964580798">
          <w:marLeft w:val="640"/>
          <w:marRight w:val="0"/>
          <w:marTop w:val="0"/>
          <w:marBottom w:val="0"/>
          <w:divBdr>
            <w:top w:val="none" w:sz="0" w:space="0" w:color="auto"/>
            <w:left w:val="none" w:sz="0" w:space="0" w:color="auto"/>
            <w:bottom w:val="none" w:sz="0" w:space="0" w:color="auto"/>
            <w:right w:val="none" w:sz="0" w:space="0" w:color="auto"/>
          </w:divBdr>
        </w:div>
        <w:div w:id="1405226571">
          <w:marLeft w:val="640"/>
          <w:marRight w:val="0"/>
          <w:marTop w:val="0"/>
          <w:marBottom w:val="0"/>
          <w:divBdr>
            <w:top w:val="none" w:sz="0" w:space="0" w:color="auto"/>
            <w:left w:val="none" w:sz="0" w:space="0" w:color="auto"/>
            <w:bottom w:val="none" w:sz="0" w:space="0" w:color="auto"/>
            <w:right w:val="none" w:sz="0" w:space="0" w:color="auto"/>
          </w:divBdr>
        </w:div>
        <w:div w:id="1453982720">
          <w:marLeft w:val="640"/>
          <w:marRight w:val="0"/>
          <w:marTop w:val="0"/>
          <w:marBottom w:val="0"/>
          <w:divBdr>
            <w:top w:val="none" w:sz="0" w:space="0" w:color="auto"/>
            <w:left w:val="none" w:sz="0" w:space="0" w:color="auto"/>
            <w:bottom w:val="none" w:sz="0" w:space="0" w:color="auto"/>
            <w:right w:val="none" w:sz="0" w:space="0" w:color="auto"/>
          </w:divBdr>
        </w:div>
        <w:div w:id="2027559128">
          <w:marLeft w:val="640"/>
          <w:marRight w:val="0"/>
          <w:marTop w:val="0"/>
          <w:marBottom w:val="0"/>
          <w:divBdr>
            <w:top w:val="none" w:sz="0" w:space="0" w:color="auto"/>
            <w:left w:val="none" w:sz="0" w:space="0" w:color="auto"/>
            <w:bottom w:val="none" w:sz="0" w:space="0" w:color="auto"/>
            <w:right w:val="none" w:sz="0" w:space="0" w:color="auto"/>
          </w:divBdr>
        </w:div>
        <w:div w:id="385446947">
          <w:marLeft w:val="640"/>
          <w:marRight w:val="0"/>
          <w:marTop w:val="0"/>
          <w:marBottom w:val="0"/>
          <w:divBdr>
            <w:top w:val="none" w:sz="0" w:space="0" w:color="auto"/>
            <w:left w:val="none" w:sz="0" w:space="0" w:color="auto"/>
            <w:bottom w:val="none" w:sz="0" w:space="0" w:color="auto"/>
            <w:right w:val="none" w:sz="0" w:space="0" w:color="auto"/>
          </w:divBdr>
        </w:div>
        <w:div w:id="2109158871">
          <w:marLeft w:val="640"/>
          <w:marRight w:val="0"/>
          <w:marTop w:val="0"/>
          <w:marBottom w:val="0"/>
          <w:divBdr>
            <w:top w:val="none" w:sz="0" w:space="0" w:color="auto"/>
            <w:left w:val="none" w:sz="0" w:space="0" w:color="auto"/>
            <w:bottom w:val="none" w:sz="0" w:space="0" w:color="auto"/>
            <w:right w:val="none" w:sz="0" w:space="0" w:color="auto"/>
          </w:divBdr>
        </w:div>
        <w:div w:id="134101305">
          <w:marLeft w:val="640"/>
          <w:marRight w:val="0"/>
          <w:marTop w:val="0"/>
          <w:marBottom w:val="0"/>
          <w:divBdr>
            <w:top w:val="none" w:sz="0" w:space="0" w:color="auto"/>
            <w:left w:val="none" w:sz="0" w:space="0" w:color="auto"/>
            <w:bottom w:val="none" w:sz="0" w:space="0" w:color="auto"/>
            <w:right w:val="none" w:sz="0" w:space="0" w:color="auto"/>
          </w:divBdr>
        </w:div>
        <w:div w:id="1510948748">
          <w:marLeft w:val="640"/>
          <w:marRight w:val="0"/>
          <w:marTop w:val="0"/>
          <w:marBottom w:val="0"/>
          <w:divBdr>
            <w:top w:val="none" w:sz="0" w:space="0" w:color="auto"/>
            <w:left w:val="none" w:sz="0" w:space="0" w:color="auto"/>
            <w:bottom w:val="none" w:sz="0" w:space="0" w:color="auto"/>
            <w:right w:val="none" w:sz="0" w:space="0" w:color="auto"/>
          </w:divBdr>
        </w:div>
        <w:div w:id="1880051883">
          <w:marLeft w:val="640"/>
          <w:marRight w:val="0"/>
          <w:marTop w:val="0"/>
          <w:marBottom w:val="0"/>
          <w:divBdr>
            <w:top w:val="none" w:sz="0" w:space="0" w:color="auto"/>
            <w:left w:val="none" w:sz="0" w:space="0" w:color="auto"/>
            <w:bottom w:val="none" w:sz="0" w:space="0" w:color="auto"/>
            <w:right w:val="none" w:sz="0" w:space="0" w:color="auto"/>
          </w:divBdr>
        </w:div>
        <w:div w:id="1139761155">
          <w:marLeft w:val="640"/>
          <w:marRight w:val="0"/>
          <w:marTop w:val="0"/>
          <w:marBottom w:val="0"/>
          <w:divBdr>
            <w:top w:val="none" w:sz="0" w:space="0" w:color="auto"/>
            <w:left w:val="none" w:sz="0" w:space="0" w:color="auto"/>
            <w:bottom w:val="none" w:sz="0" w:space="0" w:color="auto"/>
            <w:right w:val="none" w:sz="0" w:space="0" w:color="auto"/>
          </w:divBdr>
        </w:div>
        <w:div w:id="68037163">
          <w:marLeft w:val="640"/>
          <w:marRight w:val="0"/>
          <w:marTop w:val="0"/>
          <w:marBottom w:val="0"/>
          <w:divBdr>
            <w:top w:val="none" w:sz="0" w:space="0" w:color="auto"/>
            <w:left w:val="none" w:sz="0" w:space="0" w:color="auto"/>
            <w:bottom w:val="none" w:sz="0" w:space="0" w:color="auto"/>
            <w:right w:val="none" w:sz="0" w:space="0" w:color="auto"/>
          </w:divBdr>
        </w:div>
        <w:div w:id="958033090">
          <w:marLeft w:val="640"/>
          <w:marRight w:val="0"/>
          <w:marTop w:val="0"/>
          <w:marBottom w:val="0"/>
          <w:divBdr>
            <w:top w:val="none" w:sz="0" w:space="0" w:color="auto"/>
            <w:left w:val="none" w:sz="0" w:space="0" w:color="auto"/>
            <w:bottom w:val="none" w:sz="0" w:space="0" w:color="auto"/>
            <w:right w:val="none" w:sz="0" w:space="0" w:color="auto"/>
          </w:divBdr>
        </w:div>
        <w:div w:id="2138982857">
          <w:marLeft w:val="640"/>
          <w:marRight w:val="0"/>
          <w:marTop w:val="0"/>
          <w:marBottom w:val="0"/>
          <w:divBdr>
            <w:top w:val="none" w:sz="0" w:space="0" w:color="auto"/>
            <w:left w:val="none" w:sz="0" w:space="0" w:color="auto"/>
            <w:bottom w:val="none" w:sz="0" w:space="0" w:color="auto"/>
            <w:right w:val="none" w:sz="0" w:space="0" w:color="auto"/>
          </w:divBdr>
        </w:div>
        <w:div w:id="867378272">
          <w:marLeft w:val="640"/>
          <w:marRight w:val="0"/>
          <w:marTop w:val="0"/>
          <w:marBottom w:val="0"/>
          <w:divBdr>
            <w:top w:val="none" w:sz="0" w:space="0" w:color="auto"/>
            <w:left w:val="none" w:sz="0" w:space="0" w:color="auto"/>
            <w:bottom w:val="none" w:sz="0" w:space="0" w:color="auto"/>
            <w:right w:val="none" w:sz="0" w:space="0" w:color="auto"/>
          </w:divBdr>
        </w:div>
        <w:div w:id="369769775">
          <w:marLeft w:val="640"/>
          <w:marRight w:val="0"/>
          <w:marTop w:val="0"/>
          <w:marBottom w:val="0"/>
          <w:divBdr>
            <w:top w:val="none" w:sz="0" w:space="0" w:color="auto"/>
            <w:left w:val="none" w:sz="0" w:space="0" w:color="auto"/>
            <w:bottom w:val="none" w:sz="0" w:space="0" w:color="auto"/>
            <w:right w:val="none" w:sz="0" w:space="0" w:color="auto"/>
          </w:divBdr>
        </w:div>
        <w:div w:id="1004170017">
          <w:marLeft w:val="640"/>
          <w:marRight w:val="0"/>
          <w:marTop w:val="0"/>
          <w:marBottom w:val="0"/>
          <w:divBdr>
            <w:top w:val="none" w:sz="0" w:space="0" w:color="auto"/>
            <w:left w:val="none" w:sz="0" w:space="0" w:color="auto"/>
            <w:bottom w:val="none" w:sz="0" w:space="0" w:color="auto"/>
            <w:right w:val="none" w:sz="0" w:space="0" w:color="auto"/>
          </w:divBdr>
        </w:div>
        <w:div w:id="1812213310">
          <w:marLeft w:val="640"/>
          <w:marRight w:val="0"/>
          <w:marTop w:val="0"/>
          <w:marBottom w:val="0"/>
          <w:divBdr>
            <w:top w:val="none" w:sz="0" w:space="0" w:color="auto"/>
            <w:left w:val="none" w:sz="0" w:space="0" w:color="auto"/>
            <w:bottom w:val="none" w:sz="0" w:space="0" w:color="auto"/>
            <w:right w:val="none" w:sz="0" w:space="0" w:color="auto"/>
          </w:divBdr>
        </w:div>
        <w:div w:id="264077056">
          <w:marLeft w:val="640"/>
          <w:marRight w:val="0"/>
          <w:marTop w:val="0"/>
          <w:marBottom w:val="0"/>
          <w:divBdr>
            <w:top w:val="none" w:sz="0" w:space="0" w:color="auto"/>
            <w:left w:val="none" w:sz="0" w:space="0" w:color="auto"/>
            <w:bottom w:val="none" w:sz="0" w:space="0" w:color="auto"/>
            <w:right w:val="none" w:sz="0" w:space="0" w:color="auto"/>
          </w:divBdr>
        </w:div>
        <w:div w:id="1373000336">
          <w:marLeft w:val="640"/>
          <w:marRight w:val="0"/>
          <w:marTop w:val="0"/>
          <w:marBottom w:val="0"/>
          <w:divBdr>
            <w:top w:val="none" w:sz="0" w:space="0" w:color="auto"/>
            <w:left w:val="none" w:sz="0" w:space="0" w:color="auto"/>
            <w:bottom w:val="none" w:sz="0" w:space="0" w:color="auto"/>
            <w:right w:val="none" w:sz="0" w:space="0" w:color="auto"/>
          </w:divBdr>
        </w:div>
        <w:div w:id="2127962585">
          <w:marLeft w:val="640"/>
          <w:marRight w:val="0"/>
          <w:marTop w:val="0"/>
          <w:marBottom w:val="0"/>
          <w:divBdr>
            <w:top w:val="none" w:sz="0" w:space="0" w:color="auto"/>
            <w:left w:val="none" w:sz="0" w:space="0" w:color="auto"/>
            <w:bottom w:val="none" w:sz="0" w:space="0" w:color="auto"/>
            <w:right w:val="none" w:sz="0" w:space="0" w:color="auto"/>
          </w:divBdr>
        </w:div>
        <w:div w:id="324624423">
          <w:marLeft w:val="640"/>
          <w:marRight w:val="0"/>
          <w:marTop w:val="0"/>
          <w:marBottom w:val="0"/>
          <w:divBdr>
            <w:top w:val="none" w:sz="0" w:space="0" w:color="auto"/>
            <w:left w:val="none" w:sz="0" w:space="0" w:color="auto"/>
            <w:bottom w:val="none" w:sz="0" w:space="0" w:color="auto"/>
            <w:right w:val="none" w:sz="0" w:space="0" w:color="auto"/>
          </w:divBdr>
        </w:div>
        <w:div w:id="1665013397">
          <w:marLeft w:val="640"/>
          <w:marRight w:val="0"/>
          <w:marTop w:val="0"/>
          <w:marBottom w:val="0"/>
          <w:divBdr>
            <w:top w:val="none" w:sz="0" w:space="0" w:color="auto"/>
            <w:left w:val="none" w:sz="0" w:space="0" w:color="auto"/>
            <w:bottom w:val="none" w:sz="0" w:space="0" w:color="auto"/>
            <w:right w:val="none" w:sz="0" w:space="0" w:color="auto"/>
          </w:divBdr>
        </w:div>
        <w:div w:id="1651638711">
          <w:marLeft w:val="640"/>
          <w:marRight w:val="0"/>
          <w:marTop w:val="0"/>
          <w:marBottom w:val="0"/>
          <w:divBdr>
            <w:top w:val="none" w:sz="0" w:space="0" w:color="auto"/>
            <w:left w:val="none" w:sz="0" w:space="0" w:color="auto"/>
            <w:bottom w:val="none" w:sz="0" w:space="0" w:color="auto"/>
            <w:right w:val="none" w:sz="0" w:space="0" w:color="auto"/>
          </w:divBdr>
        </w:div>
        <w:div w:id="1469275594">
          <w:marLeft w:val="640"/>
          <w:marRight w:val="0"/>
          <w:marTop w:val="0"/>
          <w:marBottom w:val="0"/>
          <w:divBdr>
            <w:top w:val="none" w:sz="0" w:space="0" w:color="auto"/>
            <w:left w:val="none" w:sz="0" w:space="0" w:color="auto"/>
            <w:bottom w:val="none" w:sz="0" w:space="0" w:color="auto"/>
            <w:right w:val="none" w:sz="0" w:space="0" w:color="auto"/>
          </w:divBdr>
        </w:div>
        <w:div w:id="1039087130">
          <w:marLeft w:val="640"/>
          <w:marRight w:val="0"/>
          <w:marTop w:val="0"/>
          <w:marBottom w:val="0"/>
          <w:divBdr>
            <w:top w:val="none" w:sz="0" w:space="0" w:color="auto"/>
            <w:left w:val="none" w:sz="0" w:space="0" w:color="auto"/>
            <w:bottom w:val="none" w:sz="0" w:space="0" w:color="auto"/>
            <w:right w:val="none" w:sz="0" w:space="0" w:color="auto"/>
          </w:divBdr>
        </w:div>
        <w:div w:id="331180305">
          <w:marLeft w:val="640"/>
          <w:marRight w:val="0"/>
          <w:marTop w:val="0"/>
          <w:marBottom w:val="0"/>
          <w:divBdr>
            <w:top w:val="none" w:sz="0" w:space="0" w:color="auto"/>
            <w:left w:val="none" w:sz="0" w:space="0" w:color="auto"/>
            <w:bottom w:val="none" w:sz="0" w:space="0" w:color="auto"/>
            <w:right w:val="none" w:sz="0" w:space="0" w:color="auto"/>
          </w:divBdr>
        </w:div>
        <w:div w:id="1576892967">
          <w:marLeft w:val="640"/>
          <w:marRight w:val="0"/>
          <w:marTop w:val="0"/>
          <w:marBottom w:val="0"/>
          <w:divBdr>
            <w:top w:val="none" w:sz="0" w:space="0" w:color="auto"/>
            <w:left w:val="none" w:sz="0" w:space="0" w:color="auto"/>
            <w:bottom w:val="none" w:sz="0" w:space="0" w:color="auto"/>
            <w:right w:val="none" w:sz="0" w:space="0" w:color="auto"/>
          </w:divBdr>
        </w:div>
        <w:div w:id="1578829985">
          <w:marLeft w:val="640"/>
          <w:marRight w:val="0"/>
          <w:marTop w:val="0"/>
          <w:marBottom w:val="0"/>
          <w:divBdr>
            <w:top w:val="none" w:sz="0" w:space="0" w:color="auto"/>
            <w:left w:val="none" w:sz="0" w:space="0" w:color="auto"/>
            <w:bottom w:val="none" w:sz="0" w:space="0" w:color="auto"/>
            <w:right w:val="none" w:sz="0" w:space="0" w:color="auto"/>
          </w:divBdr>
        </w:div>
        <w:div w:id="263273647">
          <w:marLeft w:val="640"/>
          <w:marRight w:val="0"/>
          <w:marTop w:val="0"/>
          <w:marBottom w:val="0"/>
          <w:divBdr>
            <w:top w:val="none" w:sz="0" w:space="0" w:color="auto"/>
            <w:left w:val="none" w:sz="0" w:space="0" w:color="auto"/>
            <w:bottom w:val="none" w:sz="0" w:space="0" w:color="auto"/>
            <w:right w:val="none" w:sz="0" w:space="0" w:color="auto"/>
          </w:divBdr>
        </w:div>
        <w:div w:id="679551582">
          <w:marLeft w:val="640"/>
          <w:marRight w:val="0"/>
          <w:marTop w:val="0"/>
          <w:marBottom w:val="0"/>
          <w:divBdr>
            <w:top w:val="none" w:sz="0" w:space="0" w:color="auto"/>
            <w:left w:val="none" w:sz="0" w:space="0" w:color="auto"/>
            <w:bottom w:val="none" w:sz="0" w:space="0" w:color="auto"/>
            <w:right w:val="none" w:sz="0" w:space="0" w:color="auto"/>
          </w:divBdr>
        </w:div>
        <w:div w:id="23987382">
          <w:marLeft w:val="640"/>
          <w:marRight w:val="0"/>
          <w:marTop w:val="0"/>
          <w:marBottom w:val="0"/>
          <w:divBdr>
            <w:top w:val="none" w:sz="0" w:space="0" w:color="auto"/>
            <w:left w:val="none" w:sz="0" w:space="0" w:color="auto"/>
            <w:bottom w:val="none" w:sz="0" w:space="0" w:color="auto"/>
            <w:right w:val="none" w:sz="0" w:space="0" w:color="auto"/>
          </w:divBdr>
        </w:div>
        <w:div w:id="1236353815">
          <w:marLeft w:val="640"/>
          <w:marRight w:val="0"/>
          <w:marTop w:val="0"/>
          <w:marBottom w:val="0"/>
          <w:divBdr>
            <w:top w:val="none" w:sz="0" w:space="0" w:color="auto"/>
            <w:left w:val="none" w:sz="0" w:space="0" w:color="auto"/>
            <w:bottom w:val="none" w:sz="0" w:space="0" w:color="auto"/>
            <w:right w:val="none" w:sz="0" w:space="0" w:color="auto"/>
          </w:divBdr>
        </w:div>
        <w:div w:id="1822231866">
          <w:marLeft w:val="640"/>
          <w:marRight w:val="0"/>
          <w:marTop w:val="0"/>
          <w:marBottom w:val="0"/>
          <w:divBdr>
            <w:top w:val="none" w:sz="0" w:space="0" w:color="auto"/>
            <w:left w:val="none" w:sz="0" w:space="0" w:color="auto"/>
            <w:bottom w:val="none" w:sz="0" w:space="0" w:color="auto"/>
            <w:right w:val="none" w:sz="0" w:space="0" w:color="auto"/>
          </w:divBdr>
        </w:div>
      </w:divsChild>
    </w:div>
    <w:div w:id="134959181">
      <w:bodyDiv w:val="1"/>
      <w:marLeft w:val="0"/>
      <w:marRight w:val="0"/>
      <w:marTop w:val="0"/>
      <w:marBottom w:val="0"/>
      <w:divBdr>
        <w:top w:val="none" w:sz="0" w:space="0" w:color="auto"/>
        <w:left w:val="none" w:sz="0" w:space="0" w:color="auto"/>
        <w:bottom w:val="none" w:sz="0" w:space="0" w:color="auto"/>
        <w:right w:val="none" w:sz="0" w:space="0" w:color="auto"/>
      </w:divBdr>
      <w:divsChild>
        <w:div w:id="1199734042">
          <w:marLeft w:val="640"/>
          <w:marRight w:val="0"/>
          <w:marTop w:val="0"/>
          <w:marBottom w:val="0"/>
          <w:divBdr>
            <w:top w:val="none" w:sz="0" w:space="0" w:color="auto"/>
            <w:left w:val="none" w:sz="0" w:space="0" w:color="auto"/>
            <w:bottom w:val="none" w:sz="0" w:space="0" w:color="auto"/>
            <w:right w:val="none" w:sz="0" w:space="0" w:color="auto"/>
          </w:divBdr>
        </w:div>
        <w:div w:id="199098945">
          <w:marLeft w:val="640"/>
          <w:marRight w:val="0"/>
          <w:marTop w:val="0"/>
          <w:marBottom w:val="0"/>
          <w:divBdr>
            <w:top w:val="none" w:sz="0" w:space="0" w:color="auto"/>
            <w:left w:val="none" w:sz="0" w:space="0" w:color="auto"/>
            <w:bottom w:val="none" w:sz="0" w:space="0" w:color="auto"/>
            <w:right w:val="none" w:sz="0" w:space="0" w:color="auto"/>
          </w:divBdr>
        </w:div>
        <w:div w:id="1965503669">
          <w:marLeft w:val="640"/>
          <w:marRight w:val="0"/>
          <w:marTop w:val="0"/>
          <w:marBottom w:val="0"/>
          <w:divBdr>
            <w:top w:val="none" w:sz="0" w:space="0" w:color="auto"/>
            <w:left w:val="none" w:sz="0" w:space="0" w:color="auto"/>
            <w:bottom w:val="none" w:sz="0" w:space="0" w:color="auto"/>
            <w:right w:val="none" w:sz="0" w:space="0" w:color="auto"/>
          </w:divBdr>
        </w:div>
        <w:div w:id="504634928">
          <w:marLeft w:val="640"/>
          <w:marRight w:val="0"/>
          <w:marTop w:val="0"/>
          <w:marBottom w:val="0"/>
          <w:divBdr>
            <w:top w:val="none" w:sz="0" w:space="0" w:color="auto"/>
            <w:left w:val="none" w:sz="0" w:space="0" w:color="auto"/>
            <w:bottom w:val="none" w:sz="0" w:space="0" w:color="auto"/>
            <w:right w:val="none" w:sz="0" w:space="0" w:color="auto"/>
          </w:divBdr>
        </w:div>
        <w:div w:id="881793884">
          <w:marLeft w:val="640"/>
          <w:marRight w:val="0"/>
          <w:marTop w:val="0"/>
          <w:marBottom w:val="0"/>
          <w:divBdr>
            <w:top w:val="none" w:sz="0" w:space="0" w:color="auto"/>
            <w:left w:val="none" w:sz="0" w:space="0" w:color="auto"/>
            <w:bottom w:val="none" w:sz="0" w:space="0" w:color="auto"/>
            <w:right w:val="none" w:sz="0" w:space="0" w:color="auto"/>
          </w:divBdr>
        </w:div>
        <w:div w:id="380640332">
          <w:marLeft w:val="640"/>
          <w:marRight w:val="0"/>
          <w:marTop w:val="0"/>
          <w:marBottom w:val="0"/>
          <w:divBdr>
            <w:top w:val="none" w:sz="0" w:space="0" w:color="auto"/>
            <w:left w:val="none" w:sz="0" w:space="0" w:color="auto"/>
            <w:bottom w:val="none" w:sz="0" w:space="0" w:color="auto"/>
            <w:right w:val="none" w:sz="0" w:space="0" w:color="auto"/>
          </w:divBdr>
        </w:div>
        <w:div w:id="801773884">
          <w:marLeft w:val="640"/>
          <w:marRight w:val="0"/>
          <w:marTop w:val="0"/>
          <w:marBottom w:val="0"/>
          <w:divBdr>
            <w:top w:val="none" w:sz="0" w:space="0" w:color="auto"/>
            <w:left w:val="none" w:sz="0" w:space="0" w:color="auto"/>
            <w:bottom w:val="none" w:sz="0" w:space="0" w:color="auto"/>
            <w:right w:val="none" w:sz="0" w:space="0" w:color="auto"/>
          </w:divBdr>
        </w:div>
        <w:div w:id="563486544">
          <w:marLeft w:val="640"/>
          <w:marRight w:val="0"/>
          <w:marTop w:val="0"/>
          <w:marBottom w:val="0"/>
          <w:divBdr>
            <w:top w:val="none" w:sz="0" w:space="0" w:color="auto"/>
            <w:left w:val="none" w:sz="0" w:space="0" w:color="auto"/>
            <w:bottom w:val="none" w:sz="0" w:space="0" w:color="auto"/>
            <w:right w:val="none" w:sz="0" w:space="0" w:color="auto"/>
          </w:divBdr>
        </w:div>
        <w:div w:id="1327591404">
          <w:marLeft w:val="640"/>
          <w:marRight w:val="0"/>
          <w:marTop w:val="0"/>
          <w:marBottom w:val="0"/>
          <w:divBdr>
            <w:top w:val="none" w:sz="0" w:space="0" w:color="auto"/>
            <w:left w:val="none" w:sz="0" w:space="0" w:color="auto"/>
            <w:bottom w:val="none" w:sz="0" w:space="0" w:color="auto"/>
            <w:right w:val="none" w:sz="0" w:space="0" w:color="auto"/>
          </w:divBdr>
        </w:div>
        <w:div w:id="1472359658">
          <w:marLeft w:val="640"/>
          <w:marRight w:val="0"/>
          <w:marTop w:val="0"/>
          <w:marBottom w:val="0"/>
          <w:divBdr>
            <w:top w:val="none" w:sz="0" w:space="0" w:color="auto"/>
            <w:left w:val="none" w:sz="0" w:space="0" w:color="auto"/>
            <w:bottom w:val="none" w:sz="0" w:space="0" w:color="auto"/>
            <w:right w:val="none" w:sz="0" w:space="0" w:color="auto"/>
          </w:divBdr>
        </w:div>
        <w:div w:id="1778215032">
          <w:marLeft w:val="640"/>
          <w:marRight w:val="0"/>
          <w:marTop w:val="0"/>
          <w:marBottom w:val="0"/>
          <w:divBdr>
            <w:top w:val="none" w:sz="0" w:space="0" w:color="auto"/>
            <w:left w:val="none" w:sz="0" w:space="0" w:color="auto"/>
            <w:bottom w:val="none" w:sz="0" w:space="0" w:color="auto"/>
            <w:right w:val="none" w:sz="0" w:space="0" w:color="auto"/>
          </w:divBdr>
        </w:div>
        <w:div w:id="1931355791">
          <w:marLeft w:val="640"/>
          <w:marRight w:val="0"/>
          <w:marTop w:val="0"/>
          <w:marBottom w:val="0"/>
          <w:divBdr>
            <w:top w:val="none" w:sz="0" w:space="0" w:color="auto"/>
            <w:left w:val="none" w:sz="0" w:space="0" w:color="auto"/>
            <w:bottom w:val="none" w:sz="0" w:space="0" w:color="auto"/>
            <w:right w:val="none" w:sz="0" w:space="0" w:color="auto"/>
          </w:divBdr>
        </w:div>
        <w:div w:id="1243759525">
          <w:marLeft w:val="640"/>
          <w:marRight w:val="0"/>
          <w:marTop w:val="0"/>
          <w:marBottom w:val="0"/>
          <w:divBdr>
            <w:top w:val="none" w:sz="0" w:space="0" w:color="auto"/>
            <w:left w:val="none" w:sz="0" w:space="0" w:color="auto"/>
            <w:bottom w:val="none" w:sz="0" w:space="0" w:color="auto"/>
            <w:right w:val="none" w:sz="0" w:space="0" w:color="auto"/>
          </w:divBdr>
        </w:div>
        <w:div w:id="552011071">
          <w:marLeft w:val="640"/>
          <w:marRight w:val="0"/>
          <w:marTop w:val="0"/>
          <w:marBottom w:val="0"/>
          <w:divBdr>
            <w:top w:val="none" w:sz="0" w:space="0" w:color="auto"/>
            <w:left w:val="none" w:sz="0" w:space="0" w:color="auto"/>
            <w:bottom w:val="none" w:sz="0" w:space="0" w:color="auto"/>
            <w:right w:val="none" w:sz="0" w:space="0" w:color="auto"/>
          </w:divBdr>
        </w:div>
        <w:div w:id="1058241130">
          <w:marLeft w:val="640"/>
          <w:marRight w:val="0"/>
          <w:marTop w:val="0"/>
          <w:marBottom w:val="0"/>
          <w:divBdr>
            <w:top w:val="none" w:sz="0" w:space="0" w:color="auto"/>
            <w:left w:val="none" w:sz="0" w:space="0" w:color="auto"/>
            <w:bottom w:val="none" w:sz="0" w:space="0" w:color="auto"/>
            <w:right w:val="none" w:sz="0" w:space="0" w:color="auto"/>
          </w:divBdr>
        </w:div>
        <w:div w:id="1657564910">
          <w:marLeft w:val="640"/>
          <w:marRight w:val="0"/>
          <w:marTop w:val="0"/>
          <w:marBottom w:val="0"/>
          <w:divBdr>
            <w:top w:val="none" w:sz="0" w:space="0" w:color="auto"/>
            <w:left w:val="none" w:sz="0" w:space="0" w:color="auto"/>
            <w:bottom w:val="none" w:sz="0" w:space="0" w:color="auto"/>
            <w:right w:val="none" w:sz="0" w:space="0" w:color="auto"/>
          </w:divBdr>
        </w:div>
        <w:div w:id="1189490753">
          <w:marLeft w:val="640"/>
          <w:marRight w:val="0"/>
          <w:marTop w:val="0"/>
          <w:marBottom w:val="0"/>
          <w:divBdr>
            <w:top w:val="none" w:sz="0" w:space="0" w:color="auto"/>
            <w:left w:val="none" w:sz="0" w:space="0" w:color="auto"/>
            <w:bottom w:val="none" w:sz="0" w:space="0" w:color="auto"/>
            <w:right w:val="none" w:sz="0" w:space="0" w:color="auto"/>
          </w:divBdr>
        </w:div>
        <w:div w:id="1423916728">
          <w:marLeft w:val="640"/>
          <w:marRight w:val="0"/>
          <w:marTop w:val="0"/>
          <w:marBottom w:val="0"/>
          <w:divBdr>
            <w:top w:val="none" w:sz="0" w:space="0" w:color="auto"/>
            <w:left w:val="none" w:sz="0" w:space="0" w:color="auto"/>
            <w:bottom w:val="none" w:sz="0" w:space="0" w:color="auto"/>
            <w:right w:val="none" w:sz="0" w:space="0" w:color="auto"/>
          </w:divBdr>
        </w:div>
        <w:div w:id="956522136">
          <w:marLeft w:val="640"/>
          <w:marRight w:val="0"/>
          <w:marTop w:val="0"/>
          <w:marBottom w:val="0"/>
          <w:divBdr>
            <w:top w:val="none" w:sz="0" w:space="0" w:color="auto"/>
            <w:left w:val="none" w:sz="0" w:space="0" w:color="auto"/>
            <w:bottom w:val="none" w:sz="0" w:space="0" w:color="auto"/>
            <w:right w:val="none" w:sz="0" w:space="0" w:color="auto"/>
          </w:divBdr>
        </w:div>
        <w:div w:id="588464748">
          <w:marLeft w:val="640"/>
          <w:marRight w:val="0"/>
          <w:marTop w:val="0"/>
          <w:marBottom w:val="0"/>
          <w:divBdr>
            <w:top w:val="none" w:sz="0" w:space="0" w:color="auto"/>
            <w:left w:val="none" w:sz="0" w:space="0" w:color="auto"/>
            <w:bottom w:val="none" w:sz="0" w:space="0" w:color="auto"/>
            <w:right w:val="none" w:sz="0" w:space="0" w:color="auto"/>
          </w:divBdr>
        </w:div>
        <w:div w:id="1082607135">
          <w:marLeft w:val="640"/>
          <w:marRight w:val="0"/>
          <w:marTop w:val="0"/>
          <w:marBottom w:val="0"/>
          <w:divBdr>
            <w:top w:val="none" w:sz="0" w:space="0" w:color="auto"/>
            <w:left w:val="none" w:sz="0" w:space="0" w:color="auto"/>
            <w:bottom w:val="none" w:sz="0" w:space="0" w:color="auto"/>
            <w:right w:val="none" w:sz="0" w:space="0" w:color="auto"/>
          </w:divBdr>
        </w:div>
        <w:div w:id="606160335">
          <w:marLeft w:val="640"/>
          <w:marRight w:val="0"/>
          <w:marTop w:val="0"/>
          <w:marBottom w:val="0"/>
          <w:divBdr>
            <w:top w:val="none" w:sz="0" w:space="0" w:color="auto"/>
            <w:left w:val="none" w:sz="0" w:space="0" w:color="auto"/>
            <w:bottom w:val="none" w:sz="0" w:space="0" w:color="auto"/>
            <w:right w:val="none" w:sz="0" w:space="0" w:color="auto"/>
          </w:divBdr>
        </w:div>
        <w:div w:id="989289522">
          <w:marLeft w:val="640"/>
          <w:marRight w:val="0"/>
          <w:marTop w:val="0"/>
          <w:marBottom w:val="0"/>
          <w:divBdr>
            <w:top w:val="none" w:sz="0" w:space="0" w:color="auto"/>
            <w:left w:val="none" w:sz="0" w:space="0" w:color="auto"/>
            <w:bottom w:val="none" w:sz="0" w:space="0" w:color="auto"/>
            <w:right w:val="none" w:sz="0" w:space="0" w:color="auto"/>
          </w:divBdr>
        </w:div>
        <w:div w:id="399135006">
          <w:marLeft w:val="640"/>
          <w:marRight w:val="0"/>
          <w:marTop w:val="0"/>
          <w:marBottom w:val="0"/>
          <w:divBdr>
            <w:top w:val="none" w:sz="0" w:space="0" w:color="auto"/>
            <w:left w:val="none" w:sz="0" w:space="0" w:color="auto"/>
            <w:bottom w:val="none" w:sz="0" w:space="0" w:color="auto"/>
            <w:right w:val="none" w:sz="0" w:space="0" w:color="auto"/>
          </w:divBdr>
        </w:div>
        <w:div w:id="2041738415">
          <w:marLeft w:val="640"/>
          <w:marRight w:val="0"/>
          <w:marTop w:val="0"/>
          <w:marBottom w:val="0"/>
          <w:divBdr>
            <w:top w:val="none" w:sz="0" w:space="0" w:color="auto"/>
            <w:left w:val="none" w:sz="0" w:space="0" w:color="auto"/>
            <w:bottom w:val="none" w:sz="0" w:space="0" w:color="auto"/>
            <w:right w:val="none" w:sz="0" w:space="0" w:color="auto"/>
          </w:divBdr>
        </w:div>
        <w:div w:id="51269202">
          <w:marLeft w:val="640"/>
          <w:marRight w:val="0"/>
          <w:marTop w:val="0"/>
          <w:marBottom w:val="0"/>
          <w:divBdr>
            <w:top w:val="none" w:sz="0" w:space="0" w:color="auto"/>
            <w:left w:val="none" w:sz="0" w:space="0" w:color="auto"/>
            <w:bottom w:val="none" w:sz="0" w:space="0" w:color="auto"/>
            <w:right w:val="none" w:sz="0" w:space="0" w:color="auto"/>
          </w:divBdr>
        </w:div>
        <w:div w:id="1349061600">
          <w:marLeft w:val="640"/>
          <w:marRight w:val="0"/>
          <w:marTop w:val="0"/>
          <w:marBottom w:val="0"/>
          <w:divBdr>
            <w:top w:val="none" w:sz="0" w:space="0" w:color="auto"/>
            <w:left w:val="none" w:sz="0" w:space="0" w:color="auto"/>
            <w:bottom w:val="none" w:sz="0" w:space="0" w:color="auto"/>
            <w:right w:val="none" w:sz="0" w:space="0" w:color="auto"/>
          </w:divBdr>
        </w:div>
        <w:div w:id="555698931">
          <w:marLeft w:val="640"/>
          <w:marRight w:val="0"/>
          <w:marTop w:val="0"/>
          <w:marBottom w:val="0"/>
          <w:divBdr>
            <w:top w:val="none" w:sz="0" w:space="0" w:color="auto"/>
            <w:left w:val="none" w:sz="0" w:space="0" w:color="auto"/>
            <w:bottom w:val="none" w:sz="0" w:space="0" w:color="auto"/>
            <w:right w:val="none" w:sz="0" w:space="0" w:color="auto"/>
          </w:divBdr>
        </w:div>
        <w:div w:id="1524393355">
          <w:marLeft w:val="640"/>
          <w:marRight w:val="0"/>
          <w:marTop w:val="0"/>
          <w:marBottom w:val="0"/>
          <w:divBdr>
            <w:top w:val="none" w:sz="0" w:space="0" w:color="auto"/>
            <w:left w:val="none" w:sz="0" w:space="0" w:color="auto"/>
            <w:bottom w:val="none" w:sz="0" w:space="0" w:color="auto"/>
            <w:right w:val="none" w:sz="0" w:space="0" w:color="auto"/>
          </w:divBdr>
        </w:div>
        <w:div w:id="1044479345">
          <w:marLeft w:val="640"/>
          <w:marRight w:val="0"/>
          <w:marTop w:val="0"/>
          <w:marBottom w:val="0"/>
          <w:divBdr>
            <w:top w:val="none" w:sz="0" w:space="0" w:color="auto"/>
            <w:left w:val="none" w:sz="0" w:space="0" w:color="auto"/>
            <w:bottom w:val="none" w:sz="0" w:space="0" w:color="auto"/>
            <w:right w:val="none" w:sz="0" w:space="0" w:color="auto"/>
          </w:divBdr>
        </w:div>
        <w:div w:id="1952778881">
          <w:marLeft w:val="640"/>
          <w:marRight w:val="0"/>
          <w:marTop w:val="0"/>
          <w:marBottom w:val="0"/>
          <w:divBdr>
            <w:top w:val="none" w:sz="0" w:space="0" w:color="auto"/>
            <w:left w:val="none" w:sz="0" w:space="0" w:color="auto"/>
            <w:bottom w:val="none" w:sz="0" w:space="0" w:color="auto"/>
            <w:right w:val="none" w:sz="0" w:space="0" w:color="auto"/>
          </w:divBdr>
        </w:div>
        <w:div w:id="1949119650">
          <w:marLeft w:val="640"/>
          <w:marRight w:val="0"/>
          <w:marTop w:val="0"/>
          <w:marBottom w:val="0"/>
          <w:divBdr>
            <w:top w:val="none" w:sz="0" w:space="0" w:color="auto"/>
            <w:left w:val="none" w:sz="0" w:space="0" w:color="auto"/>
            <w:bottom w:val="none" w:sz="0" w:space="0" w:color="auto"/>
            <w:right w:val="none" w:sz="0" w:space="0" w:color="auto"/>
          </w:divBdr>
        </w:div>
        <w:div w:id="1095630901">
          <w:marLeft w:val="640"/>
          <w:marRight w:val="0"/>
          <w:marTop w:val="0"/>
          <w:marBottom w:val="0"/>
          <w:divBdr>
            <w:top w:val="none" w:sz="0" w:space="0" w:color="auto"/>
            <w:left w:val="none" w:sz="0" w:space="0" w:color="auto"/>
            <w:bottom w:val="none" w:sz="0" w:space="0" w:color="auto"/>
            <w:right w:val="none" w:sz="0" w:space="0" w:color="auto"/>
          </w:divBdr>
        </w:div>
        <w:div w:id="2056347151">
          <w:marLeft w:val="640"/>
          <w:marRight w:val="0"/>
          <w:marTop w:val="0"/>
          <w:marBottom w:val="0"/>
          <w:divBdr>
            <w:top w:val="none" w:sz="0" w:space="0" w:color="auto"/>
            <w:left w:val="none" w:sz="0" w:space="0" w:color="auto"/>
            <w:bottom w:val="none" w:sz="0" w:space="0" w:color="auto"/>
            <w:right w:val="none" w:sz="0" w:space="0" w:color="auto"/>
          </w:divBdr>
        </w:div>
        <w:div w:id="113404577">
          <w:marLeft w:val="640"/>
          <w:marRight w:val="0"/>
          <w:marTop w:val="0"/>
          <w:marBottom w:val="0"/>
          <w:divBdr>
            <w:top w:val="none" w:sz="0" w:space="0" w:color="auto"/>
            <w:left w:val="none" w:sz="0" w:space="0" w:color="auto"/>
            <w:bottom w:val="none" w:sz="0" w:space="0" w:color="auto"/>
            <w:right w:val="none" w:sz="0" w:space="0" w:color="auto"/>
          </w:divBdr>
        </w:div>
        <w:div w:id="960958442">
          <w:marLeft w:val="640"/>
          <w:marRight w:val="0"/>
          <w:marTop w:val="0"/>
          <w:marBottom w:val="0"/>
          <w:divBdr>
            <w:top w:val="none" w:sz="0" w:space="0" w:color="auto"/>
            <w:left w:val="none" w:sz="0" w:space="0" w:color="auto"/>
            <w:bottom w:val="none" w:sz="0" w:space="0" w:color="auto"/>
            <w:right w:val="none" w:sz="0" w:space="0" w:color="auto"/>
          </w:divBdr>
        </w:div>
        <w:div w:id="2128501938">
          <w:marLeft w:val="640"/>
          <w:marRight w:val="0"/>
          <w:marTop w:val="0"/>
          <w:marBottom w:val="0"/>
          <w:divBdr>
            <w:top w:val="none" w:sz="0" w:space="0" w:color="auto"/>
            <w:left w:val="none" w:sz="0" w:space="0" w:color="auto"/>
            <w:bottom w:val="none" w:sz="0" w:space="0" w:color="auto"/>
            <w:right w:val="none" w:sz="0" w:space="0" w:color="auto"/>
          </w:divBdr>
        </w:div>
        <w:div w:id="1231774069">
          <w:marLeft w:val="640"/>
          <w:marRight w:val="0"/>
          <w:marTop w:val="0"/>
          <w:marBottom w:val="0"/>
          <w:divBdr>
            <w:top w:val="none" w:sz="0" w:space="0" w:color="auto"/>
            <w:left w:val="none" w:sz="0" w:space="0" w:color="auto"/>
            <w:bottom w:val="none" w:sz="0" w:space="0" w:color="auto"/>
            <w:right w:val="none" w:sz="0" w:space="0" w:color="auto"/>
          </w:divBdr>
        </w:div>
        <w:div w:id="1902592913">
          <w:marLeft w:val="640"/>
          <w:marRight w:val="0"/>
          <w:marTop w:val="0"/>
          <w:marBottom w:val="0"/>
          <w:divBdr>
            <w:top w:val="none" w:sz="0" w:space="0" w:color="auto"/>
            <w:left w:val="none" w:sz="0" w:space="0" w:color="auto"/>
            <w:bottom w:val="none" w:sz="0" w:space="0" w:color="auto"/>
            <w:right w:val="none" w:sz="0" w:space="0" w:color="auto"/>
          </w:divBdr>
        </w:div>
        <w:div w:id="854001502">
          <w:marLeft w:val="640"/>
          <w:marRight w:val="0"/>
          <w:marTop w:val="0"/>
          <w:marBottom w:val="0"/>
          <w:divBdr>
            <w:top w:val="none" w:sz="0" w:space="0" w:color="auto"/>
            <w:left w:val="none" w:sz="0" w:space="0" w:color="auto"/>
            <w:bottom w:val="none" w:sz="0" w:space="0" w:color="auto"/>
            <w:right w:val="none" w:sz="0" w:space="0" w:color="auto"/>
          </w:divBdr>
        </w:div>
        <w:div w:id="801919551">
          <w:marLeft w:val="640"/>
          <w:marRight w:val="0"/>
          <w:marTop w:val="0"/>
          <w:marBottom w:val="0"/>
          <w:divBdr>
            <w:top w:val="none" w:sz="0" w:space="0" w:color="auto"/>
            <w:left w:val="none" w:sz="0" w:space="0" w:color="auto"/>
            <w:bottom w:val="none" w:sz="0" w:space="0" w:color="auto"/>
            <w:right w:val="none" w:sz="0" w:space="0" w:color="auto"/>
          </w:divBdr>
        </w:div>
        <w:div w:id="1495992173">
          <w:marLeft w:val="640"/>
          <w:marRight w:val="0"/>
          <w:marTop w:val="0"/>
          <w:marBottom w:val="0"/>
          <w:divBdr>
            <w:top w:val="none" w:sz="0" w:space="0" w:color="auto"/>
            <w:left w:val="none" w:sz="0" w:space="0" w:color="auto"/>
            <w:bottom w:val="none" w:sz="0" w:space="0" w:color="auto"/>
            <w:right w:val="none" w:sz="0" w:space="0" w:color="auto"/>
          </w:divBdr>
        </w:div>
        <w:div w:id="1763065598">
          <w:marLeft w:val="640"/>
          <w:marRight w:val="0"/>
          <w:marTop w:val="0"/>
          <w:marBottom w:val="0"/>
          <w:divBdr>
            <w:top w:val="none" w:sz="0" w:space="0" w:color="auto"/>
            <w:left w:val="none" w:sz="0" w:space="0" w:color="auto"/>
            <w:bottom w:val="none" w:sz="0" w:space="0" w:color="auto"/>
            <w:right w:val="none" w:sz="0" w:space="0" w:color="auto"/>
          </w:divBdr>
        </w:div>
        <w:div w:id="827747109">
          <w:marLeft w:val="640"/>
          <w:marRight w:val="0"/>
          <w:marTop w:val="0"/>
          <w:marBottom w:val="0"/>
          <w:divBdr>
            <w:top w:val="none" w:sz="0" w:space="0" w:color="auto"/>
            <w:left w:val="none" w:sz="0" w:space="0" w:color="auto"/>
            <w:bottom w:val="none" w:sz="0" w:space="0" w:color="auto"/>
            <w:right w:val="none" w:sz="0" w:space="0" w:color="auto"/>
          </w:divBdr>
        </w:div>
        <w:div w:id="415060004">
          <w:marLeft w:val="640"/>
          <w:marRight w:val="0"/>
          <w:marTop w:val="0"/>
          <w:marBottom w:val="0"/>
          <w:divBdr>
            <w:top w:val="none" w:sz="0" w:space="0" w:color="auto"/>
            <w:left w:val="none" w:sz="0" w:space="0" w:color="auto"/>
            <w:bottom w:val="none" w:sz="0" w:space="0" w:color="auto"/>
            <w:right w:val="none" w:sz="0" w:space="0" w:color="auto"/>
          </w:divBdr>
        </w:div>
        <w:div w:id="254675836">
          <w:marLeft w:val="640"/>
          <w:marRight w:val="0"/>
          <w:marTop w:val="0"/>
          <w:marBottom w:val="0"/>
          <w:divBdr>
            <w:top w:val="none" w:sz="0" w:space="0" w:color="auto"/>
            <w:left w:val="none" w:sz="0" w:space="0" w:color="auto"/>
            <w:bottom w:val="none" w:sz="0" w:space="0" w:color="auto"/>
            <w:right w:val="none" w:sz="0" w:space="0" w:color="auto"/>
          </w:divBdr>
        </w:div>
        <w:div w:id="334843034">
          <w:marLeft w:val="640"/>
          <w:marRight w:val="0"/>
          <w:marTop w:val="0"/>
          <w:marBottom w:val="0"/>
          <w:divBdr>
            <w:top w:val="none" w:sz="0" w:space="0" w:color="auto"/>
            <w:left w:val="none" w:sz="0" w:space="0" w:color="auto"/>
            <w:bottom w:val="none" w:sz="0" w:space="0" w:color="auto"/>
            <w:right w:val="none" w:sz="0" w:space="0" w:color="auto"/>
          </w:divBdr>
        </w:div>
        <w:div w:id="1305770459">
          <w:marLeft w:val="640"/>
          <w:marRight w:val="0"/>
          <w:marTop w:val="0"/>
          <w:marBottom w:val="0"/>
          <w:divBdr>
            <w:top w:val="none" w:sz="0" w:space="0" w:color="auto"/>
            <w:left w:val="none" w:sz="0" w:space="0" w:color="auto"/>
            <w:bottom w:val="none" w:sz="0" w:space="0" w:color="auto"/>
            <w:right w:val="none" w:sz="0" w:space="0" w:color="auto"/>
          </w:divBdr>
        </w:div>
        <w:div w:id="2066176558">
          <w:marLeft w:val="640"/>
          <w:marRight w:val="0"/>
          <w:marTop w:val="0"/>
          <w:marBottom w:val="0"/>
          <w:divBdr>
            <w:top w:val="none" w:sz="0" w:space="0" w:color="auto"/>
            <w:left w:val="none" w:sz="0" w:space="0" w:color="auto"/>
            <w:bottom w:val="none" w:sz="0" w:space="0" w:color="auto"/>
            <w:right w:val="none" w:sz="0" w:space="0" w:color="auto"/>
          </w:divBdr>
        </w:div>
        <w:div w:id="1116289427">
          <w:marLeft w:val="640"/>
          <w:marRight w:val="0"/>
          <w:marTop w:val="0"/>
          <w:marBottom w:val="0"/>
          <w:divBdr>
            <w:top w:val="none" w:sz="0" w:space="0" w:color="auto"/>
            <w:left w:val="none" w:sz="0" w:space="0" w:color="auto"/>
            <w:bottom w:val="none" w:sz="0" w:space="0" w:color="auto"/>
            <w:right w:val="none" w:sz="0" w:space="0" w:color="auto"/>
          </w:divBdr>
        </w:div>
        <w:div w:id="1399789777">
          <w:marLeft w:val="640"/>
          <w:marRight w:val="0"/>
          <w:marTop w:val="0"/>
          <w:marBottom w:val="0"/>
          <w:divBdr>
            <w:top w:val="none" w:sz="0" w:space="0" w:color="auto"/>
            <w:left w:val="none" w:sz="0" w:space="0" w:color="auto"/>
            <w:bottom w:val="none" w:sz="0" w:space="0" w:color="auto"/>
            <w:right w:val="none" w:sz="0" w:space="0" w:color="auto"/>
          </w:divBdr>
        </w:div>
        <w:div w:id="654258025">
          <w:marLeft w:val="640"/>
          <w:marRight w:val="0"/>
          <w:marTop w:val="0"/>
          <w:marBottom w:val="0"/>
          <w:divBdr>
            <w:top w:val="none" w:sz="0" w:space="0" w:color="auto"/>
            <w:left w:val="none" w:sz="0" w:space="0" w:color="auto"/>
            <w:bottom w:val="none" w:sz="0" w:space="0" w:color="auto"/>
            <w:right w:val="none" w:sz="0" w:space="0" w:color="auto"/>
          </w:divBdr>
        </w:div>
        <w:div w:id="1824006956">
          <w:marLeft w:val="640"/>
          <w:marRight w:val="0"/>
          <w:marTop w:val="0"/>
          <w:marBottom w:val="0"/>
          <w:divBdr>
            <w:top w:val="none" w:sz="0" w:space="0" w:color="auto"/>
            <w:left w:val="none" w:sz="0" w:space="0" w:color="auto"/>
            <w:bottom w:val="none" w:sz="0" w:space="0" w:color="auto"/>
            <w:right w:val="none" w:sz="0" w:space="0" w:color="auto"/>
          </w:divBdr>
        </w:div>
        <w:div w:id="1323897572">
          <w:marLeft w:val="640"/>
          <w:marRight w:val="0"/>
          <w:marTop w:val="0"/>
          <w:marBottom w:val="0"/>
          <w:divBdr>
            <w:top w:val="none" w:sz="0" w:space="0" w:color="auto"/>
            <w:left w:val="none" w:sz="0" w:space="0" w:color="auto"/>
            <w:bottom w:val="none" w:sz="0" w:space="0" w:color="auto"/>
            <w:right w:val="none" w:sz="0" w:space="0" w:color="auto"/>
          </w:divBdr>
        </w:div>
        <w:div w:id="980424660">
          <w:marLeft w:val="640"/>
          <w:marRight w:val="0"/>
          <w:marTop w:val="0"/>
          <w:marBottom w:val="0"/>
          <w:divBdr>
            <w:top w:val="none" w:sz="0" w:space="0" w:color="auto"/>
            <w:left w:val="none" w:sz="0" w:space="0" w:color="auto"/>
            <w:bottom w:val="none" w:sz="0" w:space="0" w:color="auto"/>
            <w:right w:val="none" w:sz="0" w:space="0" w:color="auto"/>
          </w:divBdr>
        </w:div>
        <w:div w:id="873494949">
          <w:marLeft w:val="640"/>
          <w:marRight w:val="0"/>
          <w:marTop w:val="0"/>
          <w:marBottom w:val="0"/>
          <w:divBdr>
            <w:top w:val="none" w:sz="0" w:space="0" w:color="auto"/>
            <w:left w:val="none" w:sz="0" w:space="0" w:color="auto"/>
            <w:bottom w:val="none" w:sz="0" w:space="0" w:color="auto"/>
            <w:right w:val="none" w:sz="0" w:space="0" w:color="auto"/>
          </w:divBdr>
        </w:div>
        <w:div w:id="1812475114">
          <w:marLeft w:val="640"/>
          <w:marRight w:val="0"/>
          <w:marTop w:val="0"/>
          <w:marBottom w:val="0"/>
          <w:divBdr>
            <w:top w:val="none" w:sz="0" w:space="0" w:color="auto"/>
            <w:left w:val="none" w:sz="0" w:space="0" w:color="auto"/>
            <w:bottom w:val="none" w:sz="0" w:space="0" w:color="auto"/>
            <w:right w:val="none" w:sz="0" w:space="0" w:color="auto"/>
          </w:divBdr>
        </w:div>
        <w:div w:id="650982459">
          <w:marLeft w:val="640"/>
          <w:marRight w:val="0"/>
          <w:marTop w:val="0"/>
          <w:marBottom w:val="0"/>
          <w:divBdr>
            <w:top w:val="none" w:sz="0" w:space="0" w:color="auto"/>
            <w:left w:val="none" w:sz="0" w:space="0" w:color="auto"/>
            <w:bottom w:val="none" w:sz="0" w:space="0" w:color="auto"/>
            <w:right w:val="none" w:sz="0" w:space="0" w:color="auto"/>
          </w:divBdr>
        </w:div>
        <w:div w:id="1316911955">
          <w:marLeft w:val="640"/>
          <w:marRight w:val="0"/>
          <w:marTop w:val="0"/>
          <w:marBottom w:val="0"/>
          <w:divBdr>
            <w:top w:val="none" w:sz="0" w:space="0" w:color="auto"/>
            <w:left w:val="none" w:sz="0" w:space="0" w:color="auto"/>
            <w:bottom w:val="none" w:sz="0" w:space="0" w:color="auto"/>
            <w:right w:val="none" w:sz="0" w:space="0" w:color="auto"/>
          </w:divBdr>
        </w:div>
        <w:div w:id="1090466014">
          <w:marLeft w:val="640"/>
          <w:marRight w:val="0"/>
          <w:marTop w:val="0"/>
          <w:marBottom w:val="0"/>
          <w:divBdr>
            <w:top w:val="none" w:sz="0" w:space="0" w:color="auto"/>
            <w:left w:val="none" w:sz="0" w:space="0" w:color="auto"/>
            <w:bottom w:val="none" w:sz="0" w:space="0" w:color="auto"/>
            <w:right w:val="none" w:sz="0" w:space="0" w:color="auto"/>
          </w:divBdr>
        </w:div>
        <w:div w:id="986086368">
          <w:marLeft w:val="640"/>
          <w:marRight w:val="0"/>
          <w:marTop w:val="0"/>
          <w:marBottom w:val="0"/>
          <w:divBdr>
            <w:top w:val="none" w:sz="0" w:space="0" w:color="auto"/>
            <w:left w:val="none" w:sz="0" w:space="0" w:color="auto"/>
            <w:bottom w:val="none" w:sz="0" w:space="0" w:color="auto"/>
            <w:right w:val="none" w:sz="0" w:space="0" w:color="auto"/>
          </w:divBdr>
        </w:div>
        <w:div w:id="1581984535">
          <w:marLeft w:val="640"/>
          <w:marRight w:val="0"/>
          <w:marTop w:val="0"/>
          <w:marBottom w:val="0"/>
          <w:divBdr>
            <w:top w:val="none" w:sz="0" w:space="0" w:color="auto"/>
            <w:left w:val="none" w:sz="0" w:space="0" w:color="auto"/>
            <w:bottom w:val="none" w:sz="0" w:space="0" w:color="auto"/>
            <w:right w:val="none" w:sz="0" w:space="0" w:color="auto"/>
          </w:divBdr>
        </w:div>
        <w:div w:id="322003913">
          <w:marLeft w:val="640"/>
          <w:marRight w:val="0"/>
          <w:marTop w:val="0"/>
          <w:marBottom w:val="0"/>
          <w:divBdr>
            <w:top w:val="none" w:sz="0" w:space="0" w:color="auto"/>
            <w:left w:val="none" w:sz="0" w:space="0" w:color="auto"/>
            <w:bottom w:val="none" w:sz="0" w:space="0" w:color="auto"/>
            <w:right w:val="none" w:sz="0" w:space="0" w:color="auto"/>
          </w:divBdr>
        </w:div>
        <w:div w:id="1203396114">
          <w:marLeft w:val="640"/>
          <w:marRight w:val="0"/>
          <w:marTop w:val="0"/>
          <w:marBottom w:val="0"/>
          <w:divBdr>
            <w:top w:val="none" w:sz="0" w:space="0" w:color="auto"/>
            <w:left w:val="none" w:sz="0" w:space="0" w:color="auto"/>
            <w:bottom w:val="none" w:sz="0" w:space="0" w:color="auto"/>
            <w:right w:val="none" w:sz="0" w:space="0" w:color="auto"/>
          </w:divBdr>
        </w:div>
        <w:div w:id="187569085">
          <w:marLeft w:val="640"/>
          <w:marRight w:val="0"/>
          <w:marTop w:val="0"/>
          <w:marBottom w:val="0"/>
          <w:divBdr>
            <w:top w:val="none" w:sz="0" w:space="0" w:color="auto"/>
            <w:left w:val="none" w:sz="0" w:space="0" w:color="auto"/>
            <w:bottom w:val="none" w:sz="0" w:space="0" w:color="auto"/>
            <w:right w:val="none" w:sz="0" w:space="0" w:color="auto"/>
          </w:divBdr>
        </w:div>
        <w:div w:id="1426607069">
          <w:marLeft w:val="640"/>
          <w:marRight w:val="0"/>
          <w:marTop w:val="0"/>
          <w:marBottom w:val="0"/>
          <w:divBdr>
            <w:top w:val="none" w:sz="0" w:space="0" w:color="auto"/>
            <w:left w:val="none" w:sz="0" w:space="0" w:color="auto"/>
            <w:bottom w:val="none" w:sz="0" w:space="0" w:color="auto"/>
            <w:right w:val="none" w:sz="0" w:space="0" w:color="auto"/>
          </w:divBdr>
        </w:div>
        <w:div w:id="2119059998">
          <w:marLeft w:val="640"/>
          <w:marRight w:val="0"/>
          <w:marTop w:val="0"/>
          <w:marBottom w:val="0"/>
          <w:divBdr>
            <w:top w:val="none" w:sz="0" w:space="0" w:color="auto"/>
            <w:left w:val="none" w:sz="0" w:space="0" w:color="auto"/>
            <w:bottom w:val="none" w:sz="0" w:space="0" w:color="auto"/>
            <w:right w:val="none" w:sz="0" w:space="0" w:color="auto"/>
          </w:divBdr>
        </w:div>
        <w:div w:id="1992367471">
          <w:marLeft w:val="640"/>
          <w:marRight w:val="0"/>
          <w:marTop w:val="0"/>
          <w:marBottom w:val="0"/>
          <w:divBdr>
            <w:top w:val="none" w:sz="0" w:space="0" w:color="auto"/>
            <w:left w:val="none" w:sz="0" w:space="0" w:color="auto"/>
            <w:bottom w:val="none" w:sz="0" w:space="0" w:color="auto"/>
            <w:right w:val="none" w:sz="0" w:space="0" w:color="auto"/>
          </w:divBdr>
        </w:div>
        <w:div w:id="797800354">
          <w:marLeft w:val="640"/>
          <w:marRight w:val="0"/>
          <w:marTop w:val="0"/>
          <w:marBottom w:val="0"/>
          <w:divBdr>
            <w:top w:val="none" w:sz="0" w:space="0" w:color="auto"/>
            <w:left w:val="none" w:sz="0" w:space="0" w:color="auto"/>
            <w:bottom w:val="none" w:sz="0" w:space="0" w:color="auto"/>
            <w:right w:val="none" w:sz="0" w:space="0" w:color="auto"/>
          </w:divBdr>
        </w:div>
        <w:div w:id="669992736">
          <w:marLeft w:val="640"/>
          <w:marRight w:val="0"/>
          <w:marTop w:val="0"/>
          <w:marBottom w:val="0"/>
          <w:divBdr>
            <w:top w:val="none" w:sz="0" w:space="0" w:color="auto"/>
            <w:left w:val="none" w:sz="0" w:space="0" w:color="auto"/>
            <w:bottom w:val="none" w:sz="0" w:space="0" w:color="auto"/>
            <w:right w:val="none" w:sz="0" w:space="0" w:color="auto"/>
          </w:divBdr>
        </w:div>
        <w:div w:id="1143276109">
          <w:marLeft w:val="640"/>
          <w:marRight w:val="0"/>
          <w:marTop w:val="0"/>
          <w:marBottom w:val="0"/>
          <w:divBdr>
            <w:top w:val="none" w:sz="0" w:space="0" w:color="auto"/>
            <w:left w:val="none" w:sz="0" w:space="0" w:color="auto"/>
            <w:bottom w:val="none" w:sz="0" w:space="0" w:color="auto"/>
            <w:right w:val="none" w:sz="0" w:space="0" w:color="auto"/>
          </w:divBdr>
        </w:div>
        <w:div w:id="1395350298">
          <w:marLeft w:val="640"/>
          <w:marRight w:val="0"/>
          <w:marTop w:val="0"/>
          <w:marBottom w:val="0"/>
          <w:divBdr>
            <w:top w:val="none" w:sz="0" w:space="0" w:color="auto"/>
            <w:left w:val="none" w:sz="0" w:space="0" w:color="auto"/>
            <w:bottom w:val="none" w:sz="0" w:space="0" w:color="auto"/>
            <w:right w:val="none" w:sz="0" w:space="0" w:color="auto"/>
          </w:divBdr>
        </w:div>
        <w:div w:id="491415164">
          <w:marLeft w:val="640"/>
          <w:marRight w:val="0"/>
          <w:marTop w:val="0"/>
          <w:marBottom w:val="0"/>
          <w:divBdr>
            <w:top w:val="none" w:sz="0" w:space="0" w:color="auto"/>
            <w:left w:val="none" w:sz="0" w:space="0" w:color="auto"/>
            <w:bottom w:val="none" w:sz="0" w:space="0" w:color="auto"/>
            <w:right w:val="none" w:sz="0" w:space="0" w:color="auto"/>
          </w:divBdr>
        </w:div>
        <w:div w:id="1469055684">
          <w:marLeft w:val="640"/>
          <w:marRight w:val="0"/>
          <w:marTop w:val="0"/>
          <w:marBottom w:val="0"/>
          <w:divBdr>
            <w:top w:val="none" w:sz="0" w:space="0" w:color="auto"/>
            <w:left w:val="none" w:sz="0" w:space="0" w:color="auto"/>
            <w:bottom w:val="none" w:sz="0" w:space="0" w:color="auto"/>
            <w:right w:val="none" w:sz="0" w:space="0" w:color="auto"/>
          </w:divBdr>
        </w:div>
        <w:div w:id="594706020">
          <w:marLeft w:val="640"/>
          <w:marRight w:val="0"/>
          <w:marTop w:val="0"/>
          <w:marBottom w:val="0"/>
          <w:divBdr>
            <w:top w:val="none" w:sz="0" w:space="0" w:color="auto"/>
            <w:left w:val="none" w:sz="0" w:space="0" w:color="auto"/>
            <w:bottom w:val="none" w:sz="0" w:space="0" w:color="auto"/>
            <w:right w:val="none" w:sz="0" w:space="0" w:color="auto"/>
          </w:divBdr>
        </w:div>
        <w:div w:id="1913618231">
          <w:marLeft w:val="640"/>
          <w:marRight w:val="0"/>
          <w:marTop w:val="0"/>
          <w:marBottom w:val="0"/>
          <w:divBdr>
            <w:top w:val="none" w:sz="0" w:space="0" w:color="auto"/>
            <w:left w:val="none" w:sz="0" w:space="0" w:color="auto"/>
            <w:bottom w:val="none" w:sz="0" w:space="0" w:color="auto"/>
            <w:right w:val="none" w:sz="0" w:space="0" w:color="auto"/>
          </w:divBdr>
        </w:div>
        <w:div w:id="529924580">
          <w:marLeft w:val="640"/>
          <w:marRight w:val="0"/>
          <w:marTop w:val="0"/>
          <w:marBottom w:val="0"/>
          <w:divBdr>
            <w:top w:val="none" w:sz="0" w:space="0" w:color="auto"/>
            <w:left w:val="none" w:sz="0" w:space="0" w:color="auto"/>
            <w:bottom w:val="none" w:sz="0" w:space="0" w:color="auto"/>
            <w:right w:val="none" w:sz="0" w:space="0" w:color="auto"/>
          </w:divBdr>
        </w:div>
        <w:div w:id="420106757">
          <w:marLeft w:val="640"/>
          <w:marRight w:val="0"/>
          <w:marTop w:val="0"/>
          <w:marBottom w:val="0"/>
          <w:divBdr>
            <w:top w:val="none" w:sz="0" w:space="0" w:color="auto"/>
            <w:left w:val="none" w:sz="0" w:space="0" w:color="auto"/>
            <w:bottom w:val="none" w:sz="0" w:space="0" w:color="auto"/>
            <w:right w:val="none" w:sz="0" w:space="0" w:color="auto"/>
          </w:divBdr>
        </w:div>
        <w:div w:id="602610809">
          <w:marLeft w:val="640"/>
          <w:marRight w:val="0"/>
          <w:marTop w:val="0"/>
          <w:marBottom w:val="0"/>
          <w:divBdr>
            <w:top w:val="none" w:sz="0" w:space="0" w:color="auto"/>
            <w:left w:val="none" w:sz="0" w:space="0" w:color="auto"/>
            <w:bottom w:val="none" w:sz="0" w:space="0" w:color="auto"/>
            <w:right w:val="none" w:sz="0" w:space="0" w:color="auto"/>
          </w:divBdr>
        </w:div>
        <w:div w:id="1550998209">
          <w:marLeft w:val="640"/>
          <w:marRight w:val="0"/>
          <w:marTop w:val="0"/>
          <w:marBottom w:val="0"/>
          <w:divBdr>
            <w:top w:val="none" w:sz="0" w:space="0" w:color="auto"/>
            <w:left w:val="none" w:sz="0" w:space="0" w:color="auto"/>
            <w:bottom w:val="none" w:sz="0" w:space="0" w:color="auto"/>
            <w:right w:val="none" w:sz="0" w:space="0" w:color="auto"/>
          </w:divBdr>
        </w:div>
        <w:div w:id="869803803">
          <w:marLeft w:val="640"/>
          <w:marRight w:val="0"/>
          <w:marTop w:val="0"/>
          <w:marBottom w:val="0"/>
          <w:divBdr>
            <w:top w:val="none" w:sz="0" w:space="0" w:color="auto"/>
            <w:left w:val="none" w:sz="0" w:space="0" w:color="auto"/>
            <w:bottom w:val="none" w:sz="0" w:space="0" w:color="auto"/>
            <w:right w:val="none" w:sz="0" w:space="0" w:color="auto"/>
          </w:divBdr>
        </w:div>
        <w:div w:id="1168985795">
          <w:marLeft w:val="640"/>
          <w:marRight w:val="0"/>
          <w:marTop w:val="0"/>
          <w:marBottom w:val="0"/>
          <w:divBdr>
            <w:top w:val="none" w:sz="0" w:space="0" w:color="auto"/>
            <w:left w:val="none" w:sz="0" w:space="0" w:color="auto"/>
            <w:bottom w:val="none" w:sz="0" w:space="0" w:color="auto"/>
            <w:right w:val="none" w:sz="0" w:space="0" w:color="auto"/>
          </w:divBdr>
        </w:div>
        <w:div w:id="908032181">
          <w:marLeft w:val="640"/>
          <w:marRight w:val="0"/>
          <w:marTop w:val="0"/>
          <w:marBottom w:val="0"/>
          <w:divBdr>
            <w:top w:val="none" w:sz="0" w:space="0" w:color="auto"/>
            <w:left w:val="none" w:sz="0" w:space="0" w:color="auto"/>
            <w:bottom w:val="none" w:sz="0" w:space="0" w:color="auto"/>
            <w:right w:val="none" w:sz="0" w:space="0" w:color="auto"/>
          </w:divBdr>
        </w:div>
        <w:div w:id="1925844353">
          <w:marLeft w:val="640"/>
          <w:marRight w:val="0"/>
          <w:marTop w:val="0"/>
          <w:marBottom w:val="0"/>
          <w:divBdr>
            <w:top w:val="none" w:sz="0" w:space="0" w:color="auto"/>
            <w:left w:val="none" w:sz="0" w:space="0" w:color="auto"/>
            <w:bottom w:val="none" w:sz="0" w:space="0" w:color="auto"/>
            <w:right w:val="none" w:sz="0" w:space="0" w:color="auto"/>
          </w:divBdr>
        </w:div>
        <w:div w:id="297691639">
          <w:marLeft w:val="640"/>
          <w:marRight w:val="0"/>
          <w:marTop w:val="0"/>
          <w:marBottom w:val="0"/>
          <w:divBdr>
            <w:top w:val="none" w:sz="0" w:space="0" w:color="auto"/>
            <w:left w:val="none" w:sz="0" w:space="0" w:color="auto"/>
            <w:bottom w:val="none" w:sz="0" w:space="0" w:color="auto"/>
            <w:right w:val="none" w:sz="0" w:space="0" w:color="auto"/>
          </w:divBdr>
        </w:div>
        <w:div w:id="1540825817">
          <w:marLeft w:val="640"/>
          <w:marRight w:val="0"/>
          <w:marTop w:val="0"/>
          <w:marBottom w:val="0"/>
          <w:divBdr>
            <w:top w:val="none" w:sz="0" w:space="0" w:color="auto"/>
            <w:left w:val="none" w:sz="0" w:space="0" w:color="auto"/>
            <w:bottom w:val="none" w:sz="0" w:space="0" w:color="auto"/>
            <w:right w:val="none" w:sz="0" w:space="0" w:color="auto"/>
          </w:divBdr>
        </w:div>
        <w:div w:id="1592544881">
          <w:marLeft w:val="640"/>
          <w:marRight w:val="0"/>
          <w:marTop w:val="0"/>
          <w:marBottom w:val="0"/>
          <w:divBdr>
            <w:top w:val="none" w:sz="0" w:space="0" w:color="auto"/>
            <w:left w:val="none" w:sz="0" w:space="0" w:color="auto"/>
            <w:bottom w:val="none" w:sz="0" w:space="0" w:color="auto"/>
            <w:right w:val="none" w:sz="0" w:space="0" w:color="auto"/>
          </w:divBdr>
        </w:div>
        <w:div w:id="1637055827">
          <w:marLeft w:val="640"/>
          <w:marRight w:val="0"/>
          <w:marTop w:val="0"/>
          <w:marBottom w:val="0"/>
          <w:divBdr>
            <w:top w:val="none" w:sz="0" w:space="0" w:color="auto"/>
            <w:left w:val="none" w:sz="0" w:space="0" w:color="auto"/>
            <w:bottom w:val="none" w:sz="0" w:space="0" w:color="auto"/>
            <w:right w:val="none" w:sz="0" w:space="0" w:color="auto"/>
          </w:divBdr>
        </w:div>
        <w:div w:id="1993748119">
          <w:marLeft w:val="640"/>
          <w:marRight w:val="0"/>
          <w:marTop w:val="0"/>
          <w:marBottom w:val="0"/>
          <w:divBdr>
            <w:top w:val="none" w:sz="0" w:space="0" w:color="auto"/>
            <w:left w:val="none" w:sz="0" w:space="0" w:color="auto"/>
            <w:bottom w:val="none" w:sz="0" w:space="0" w:color="auto"/>
            <w:right w:val="none" w:sz="0" w:space="0" w:color="auto"/>
          </w:divBdr>
        </w:div>
        <w:div w:id="1867060883">
          <w:marLeft w:val="640"/>
          <w:marRight w:val="0"/>
          <w:marTop w:val="0"/>
          <w:marBottom w:val="0"/>
          <w:divBdr>
            <w:top w:val="none" w:sz="0" w:space="0" w:color="auto"/>
            <w:left w:val="none" w:sz="0" w:space="0" w:color="auto"/>
            <w:bottom w:val="none" w:sz="0" w:space="0" w:color="auto"/>
            <w:right w:val="none" w:sz="0" w:space="0" w:color="auto"/>
          </w:divBdr>
        </w:div>
        <w:div w:id="213739425">
          <w:marLeft w:val="640"/>
          <w:marRight w:val="0"/>
          <w:marTop w:val="0"/>
          <w:marBottom w:val="0"/>
          <w:divBdr>
            <w:top w:val="none" w:sz="0" w:space="0" w:color="auto"/>
            <w:left w:val="none" w:sz="0" w:space="0" w:color="auto"/>
            <w:bottom w:val="none" w:sz="0" w:space="0" w:color="auto"/>
            <w:right w:val="none" w:sz="0" w:space="0" w:color="auto"/>
          </w:divBdr>
        </w:div>
        <w:div w:id="881525235">
          <w:marLeft w:val="640"/>
          <w:marRight w:val="0"/>
          <w:marTop w:val="0"/>
          <w:marBottom w:val="0"/>
          <w:divBdr>
            <w:top w:val="none" w:sz="0" w:space="0" w:color="auto"/>
            <w:left w:val="none" w:sz="0" w:space="0" w:color="auto"/>
            <w:bottom w:val="none" w:sz="0" w:space="0" w:color="auto"/>
            <w:right w:val="none" w:sz="0" w:space="0" w:color="auto"/>
          </w:divBdr>
        </w:div>
        <w:div w:id="1380596155">
          <w:marLeft w:val="640"/>
          <w:marRight w:val="0"/>
          <w:marTop w:val="0"/>
          <w:marBottom w:val="0"/>
          <w:divBdr>
            <w:top w:val="none" w:sz="0" w:space="0" w:color="auto"/>
            <w:left w:val="none" w:sz="0" w:space="0" w:color="auto"/>
            <w:bottom w:val="none" w:sz="0" w:space="0" w:color="auto"/>
            <w:right w:val="none" w:sz="0" w:space="0" w:color="auto"/>
          </w:divBdr>
        </w:div>
        <w:div w:id="1615864567">
          <w:marLeft w:val="640"/>
          <w:marRight w:val="0"/>
          <w:marTop w:val="0"/>
          <w:marBottom w:val="0"/>
          <w:divBdr>
            <w:top w:val="none" w:sz="0" w:space="0" w:color="auto"/>
            <w:left w:val="none" w:sz="0" w:space="0" w:color="auto"/>
            <w:bottom w:val="none" w:sz="0" w:space="0" w:color="auto"/>
            <w:right w:val="none" w:sz="0" w:space="0" w:color="auto"/>
          </w:divBdr>
        </w:div>
        <w:div w:id="2044552157">
          <w:marLeft w:val="640"/>
          <w:marRight w:val="0"/>
          <w:marTop w:val="0"/>
          <w:marBottom w:val="0"/>
          <w:divBdr>
            <w:top w:val="none" w:sz="0" w:space="0" w:color="auto"/>
            <w:left w:val="none" w:sz="0" w:space="0" w:color="auto"/>
            <w:bottom w:val="none" w:sz="0" w:space="0" w:color="auto"/>
            <w:right w:val="none" w:sz="0" w:space="0" w:color="auto"/>
          </w:divBdr>
        </w:div>
        <w:div w:id="1279988393">
          <w:marLeft w:val="640"/>
          <w:marRight w:val="0"/>
          <w:marTop w:val="0"/>
          <w:marBottom w:val="0"/>
          <w:divBdr>
            <w:top w:val="none" w:sz="0" w:space="0" w:color="auto"/>
            <w:left w:val="none" w:sz="0" w:space="0" w:color="auto"/>
            <w:bottom w:val="none" w:sz="0" w:space="0" w:color="auto"/>
            <w:right w:val="none" w:sz="0" w:space="0" w:color="auto"/>
          </w:divBdr>
        </w:div>
        <w:div w:id="1730031454">
          <w:marLeft w:val="640"/>
          <w:marRight w:val="0"/>
          <w:marTop w:val="0"/>
          <w:marBottom w:val="0"/>
          <w:divBdr>
            <w:top w:val="none" w:sz="0" w:space="0" w:color="auto"/>
            <w:left w:val="none" w:sz="0" w:space="0" w:color="auto"/>
            <w:bottom w:val="none" w:sz="0" w:space="0" w:color="auto"/>
            <w:right w:val="none" w:sz="0" w:space="0" w:color="auto"/>
          </w:divBdr>
        </w:div>
        <w:div w:id="1285503936">
          <w:marLeft w:val="640"/>
          <w:marRight w:val="0"/>
          <w:marTop w:val="0"/>
          <w:marBottom w:val="0"/>
          <w:divBdr>
            <w:top w:val="none" w:sz="0" w:space="0" w:color="auto"/>
            <w:left w:val="none" w:sz="0" w:space="0" w:color="auto"/>
            <w:bottom w:val="none" w:sz="0" w:space="0" w:color="auto"/>
            <w:right w:val="none" w:sz="0" w:space="0" w:color="auto"/>
          </w:divBdr>
        </w:div>
        <w:div w:id="1284264726">
          <w:marLeft w:val="640"/>
          <w:marRight w:val="0"/>
          <w:marTop w:val="0"/>
          <w:marBottom w:val="0"/>
          <w:divBdr>
            <w:top w:val="none" w:sz="0" w:space="0" w:color="auto"/>
            <w:left w:val="none" w:sz="0" w:space="0" w:color="auto"/>
            <w:bottom w:val="none" w:sz="0" w:space="0" w:color="auto"/>
            <w:right w:val="none" w:sz="0" w:space="0" w:color="auto"/>
          </w:divBdr>
        </w:div>
        <w:div w:id="476462762">
          <w:marLeft w:val="640"/>
          <w:marRight w:val="0"/>
          <w:marTop w:val="0"/>
          <w:marBottom w:val="0"/>
          <w:divBdr>
            <w:top w:val="none" w:sz="0" w:space="0" w:color="auto"/>
            <w:left w:val="none" w:sz="0" w:space="0" w:color="auto"/>
            <w:bottom w:val="none" w:sz="0" w:space="0" w:color="auto"/>
            <w:right w:val="none" w:sz="0" w:space="0" w:color="auto"/>
          </w:divBdr>
        </w:div>
        <w:div w:id="279459588">
          <w:marLeft w:val="640"/>
          <w:marRight w:val="0"/>
          <w:marTop w:val="0"/>
          <w:marBottom w:val="0"/>
          <w:divBdr>
            <w:top w:val="none" w:sz="0" w:space="0" w:color="auto"/>
            <w:left w:val="none" w:sz="0" w:space="0" w:color="auto"/>
            <w:bottom w:val="none" w:sz="0" w:space="0" w:color="auto"/>
            <w:right w:val="none" w:sz="0" w:space="0" w:color="auto"/>
          </w:divBdr>
        </w:div>
        <w:div w:id="850338458">
          <w:marLeft w:val="640"/>
          <w:marRight w:val="0"/>
          <w:marTop w:val="0"/>
          <w:marBottom w:val="0"/>
          <w:divBdr>
            <w:top w:val="none" w:sz="0" w:space="0" w:color="auto"/>
            <w:left w:val="none" w:sz="0" w:space="0" w:color="auto"/>
            <w:bottom w:val="none" w:sz="0" w:space="0" w:color="auto"/>
            <w:right w:val="none" w:sz="0" w:space="0" w:color="auto"/>
          </w:divBdr>
        </w:div>
        <w:div w:id="11928927">
          <w:marLeft w:val="640"/>
          <w:marRight w:val="0"/>
          <w:marTop w:val="0"/>
          <w:marBottom w:val="0"/>
          <w:divBdr>
            <w:top w:val="none" w:sz="0" w:space="0" w:color="auto"/>
            <w:left w:val="none" w:sz="0" w:space="0" w:color="auto"/>
            <w:bottom w:val="none" w:sz="0" w:space="0" w:color="auto"/>
            <w:right w:val="none" w:sz="0" w:space="0" w:color="auto"/>
          </w:divBdr>
        </w:div>
        <w:div w:id="243029229">
          <w:marLeft w:val="640"/>
          <w:marRight w:val="0"/>
          <w:marTop w:val="0"/>
          <w:marBottom w:val="0"/>
          <w:divBdr>
            <w:top w:val="none" w:sz="0" w:space="0" w:color="auto"/>
            <w:left w:val="none" w:sz="0" w:space="0" w:color="auto"/>
            <w:bottom w:val="none" w:sz="0" w:space="0" w:color="auto"/>
            <w:right w:val="none" w:sz="0" w:space="0" w:color="auto"/>
          </w:divBdr>
        </w:div>
        <w:div w:id="580259071">
          <w:marLeft w:val="640"/>
          <w:marRight w:val="0"/>
          <w:marTop w:val="0"/>
          <w:marBottom w:val="0"/>
          <w:divBdr>
            <w:top w:val="none" w:sz="0" w:space="0" w:color="auto"/>
            <w:left w:val="none" w:sz="0" w:space="0" w:color="auto"/>
            <w:bottom w:val="none" w:sz="0" w:space="0" w:color="auto"/>
            <w:right w:val="none" w:sz="0" w:space="0" w:color="auto"/>
          </w:divBdr>
        </w:div>
        <w:div w:id="356197651">
          <w:marLeft w:val="640"/>
          <w:marRight w:val="0"/>
          <w:marTop w:val="0"/>
          <w:marBottom w:val="0"/>
          <w:divBdr>
            <w:top w:val="none" w:sz="0" w:space="0" w:color="auto"/>
            <w:left w:val="none" w:sz="0" w:space="0" w:color="auto"/>
            <w:bottom w:val="none" w:sz="0" w:space="0" w:color="auto"/>
            <w:right w:val="none" w:sz="0" w:space="0" w:color="auto"/>
          </w:divBdr>
        </w:div>
        <w:div w:id="1470442401">
          <w:marLeft w:val="640"/>
          <w:marRight w:val="0"/>
          <w:marTop w:val="0"/>
          <w:marBottom w:val="0"/>
          <w:divBdr>
            <w:top w:val="none" w:sz="0" w:space="0" w:color="auto"/>
            <w:left w:val="none" w:sz="0" w:space="0" w:color="auto"/>
            <w:bottom w:val="none" w:sz="0" w:space="0" w:color="auto"/>
            <w:right w:val="none" w:sz="0" w:space="0" w:color="auto"/>
          </w:divBdr>
        </w:div>
        <w:div w:id="1210606809">
          <w:marLeft w:val="640"/>
          <w:marRight w:val="0"/>
          <w:marTop w:val="0"/>
          <w:marBottom w:val="0"/>
          <w:divBdr>
            <w:top w:val="none" w:sz="0" w:space="0" w:color="auto"/>
            <w:left w:val="none" w:sz="0" w:space="0" w:color="auto"/>
            <w:bottom w:val="none" w:sz="0" w:space="0" w:color="auto"/>
            <w:right w:val="none" w:sz="0" w:space="0" w:color="auto"/>
          </w:divBdr>
        </w:div>
        <w:div w:id="76754062">
          <w:marLeft w:val="640"/>
          <w:marRight w:val="0"/>
          <w:marTop w:val="0"/>
          <w:marBottom w:val="0"/>
          <w:divBdr>
            <w:top w:val="none" w:sz="0" w:space="0" w:color="auto"/>
            <w:left w:val="none" w:sz="0" w:space="0" w:color="auto"/>
            <w:bottom w:val="none" w:sz="0" w:space="0" w:color="auto"/>
            <w:right w:val="none" w:sz="0" w:space="0" w:color="auto"/>
          </w:divBdr>
        </w:div>
        <w:div w:id="1629822888">
          <w:marLeft w:val="640"/>
          <w:marRight w:val="0"/>
          <w:marTop w:val="0"/>
          <w:marBottom w:val="0"/>
          <w:divBdr>
            <w:top w:val="none" w:sz="0" w:space="0" w:color="auto"/>
            <w:left w:val="none" w:sz="0" w:space="0" w:color="auto"/>
            <w:bottom w:val="none" w:sz="0" w:space="0" w:color="auto"/>
            <w:right w:val="none" w:sz="0" w:space="0" w:color="auto"/>
          </w:divBdr>
        </w:div>
        <w:div w:id="309485795">
          <w:marLeft w:val="640"/>
          <w:marRight w:val="0"/>
          <w:marTop w:val="0"/>
          <w:marBottom w:val="0"/>
          <w:divBdr>
            <w:top w:val="none" w:sz="0" w:space="0" w:color="auto"/>
            <w:left w:val="none" w:sz="0" w:space="0" w:color="auto"/>
            <w:bottom w:val="none" w:sz="0" w:space="0" w:color="auto"/>
            <w:right w:val="none" w:sz="0" w:space="0" w:color="auto"/>
          </w:divBdr>
        </w:div>
        <w:div w:id="318778394">
          <w:marLeft w:val="640"/>
          <w:marRight w:val="0"/>
          <w:marTop w:val="0"/>
          <w:marBottom w:val="0"/>
          <w:divBdr>
            <w:top w:val="none" w:sz="0" w:space="0" w:color="auto"/>
            <w:left w:val="none" w:sz="0" w:space="0" w:color="auto"/>
            <w:bottom w:val="none" w:sz="0" w:space="0" w:color="auto"/>
            <w:right w:val="none" w:sz="0" w:space="0" w:color="auto"/>
          </w:divBdr>
        </w:div>
        <w:div w:id="154420698">
          <w:marLeft w:val="640"/>
          <w:marRight w:val="0"/>
          <w:marTop w:val="0"/>
          <w:marBottom w:val="0"/>
          <w:divBdr>
            <w:top w:val="none" w:sz="0" w:space="0" w:color="auto"/>
            <w:left w:val="none" w:sz="0" w:space="0" w:color="auto"/>
            <w:bottom w:val="none" w:sz="0" w:space="0" w:color="auto"/>
            <w:right w:val="none" w:sz="0" w:space="0" w:color="auto"/>
          </w:divBdr>
        </w:div>
        <w:div w:id="1698194501">
          <w:marLeft w:val="640"/>
          <w:marRight w:val="0"/>
          <w:marTop w:val="0"/>
          <w:marBottom w:val="0"/>
          <w:divBdr>
            <w:top w:val="none" w:sz="0" w:space="0" w:color="auto"/>
            <w:left w:val="none" w:sz="0" w:space="0" w:color="auto"/>
            <w:bottom w:val="none" w:sz="0" w:space="0" w:color="auto"/>
            <w:right w:val="none" w:sz="0" w:space="0" w:color="auto"/>
          </w:divBdr>
        </w:div>
        <w:div w:id="1670986702">
          <w:marLeft w:val="640"/>
          <w:marRight w:val="0"/>
          <w:marTop w:val="0"/>
          <w:marBottom w:val="0"/>
          <w:divBdr>
            <w:top w:val="none" w:sz="0" w:space="0" w:color="auto"/>
            <w:left w:val="none" w:sz="0" w:space="0" w:color="auto"/>
            <w:bottom w:val="none" w:sz="0" w:space="0" w:color="auto"/>
            <w:right w:val="none" w:sz="0" w:space="0" w:color="auto"/>
          </w:divBdr>
        </w:div>
        <w:div w:id="1723602848">
          <w:marLeft w:val="640"/>
          <w:marRight w:val="0"/>
          <w:marTop w:val="0"/>
          <w:marBottom w:val="0"/>
          <w:divBdr>
            <w:top w:val="none" w:sz="0" w:space="0" w:color="auto"/>
            <w:left w:val="none" w:sz="0" w:space="0" w:color="auto"/>
            <w:bottom w:val="none" w:sz="0" w:space="0" w:color="auto"/>
            <w:right w:val="none" w:sz="0" w:space="0" w:color="auto"/>
          </w:divBdr>
        </w:div>
        <w:div w:id="1579097707">
          <w:marLeft w:val="640"/>
          <w:marRight w:val="0"/>
          <w:marTop w:val="0"/>
          <w:marBottom w:val="0"/>
          <w:divBdr>
            <w:top w:val="none" w:sz="0" w:space="0" w:color="auto"/>
            <w:left w:val="none" w:sz="0" w:space="0" w:color="auto"/>
            <w:bottom w:val="none" w:sz="0" w:space="0" w:color="auto"/>
            <w:right w:val="none" w:sz="0" w:space="0" w:color="auto"/>
          </w:divBdr>
        </w:div>
        <w:div w:id="1840267411">
          <w:marLeft w:val="640"/>
          <w:marRight w:val="0"/>
          <w:marTop w:val="0"/>
          <w:marBottom w:val="0"/>
          <w:divBdr>
            <w:top w:val="none" w:sz="0" w:space="0" w:color="auto"/>
            <w:left w:val="none" w:sz="0" w:space="0" w:color="auto"/>
            <w:bottom w:val="none" w:sz="0" w:space="0" w:color="auto"/>
            <w:right w:val="none" w:sz="0" w:space="0" w:color="auto"/>
          </w:divBdr>
        </w:div>
        <w:div w:id="1958028066">
          <w:marLeft w:val="640"/>
          <w:marRight w:val="0"/>
          <w:marTop w:val="0"/>
          <w:marBottom w:val="0"/>
          <w:divBdr>
            <w:top w:val="none" w:sz="0" w:space="0" w:color="auto"/>
            <w:left w:val="none" w:sz="0" w:space="0" w:color="auto"/>
            <w:bottom w:val="none" w:sz="0" w:space="0" w:color="auto"/>
            <w:right w:val="none" w:sz="0" w:space="0" w:color="auto"/>
          </w:divBdr>
        </w:div>
        <w:div w:id="1761023116">
          <w:marLeft w:val="640"/>
          <w:marRight w:val="0"/>
          <w:marTop w:val="0"/>
          <w:marBottom w:val="0"/>
          <w:divBdr>
            <w:top w:val="none" w:sz="0" w:space="0" w:color="auto"/>
            <w:left w:val="none" w:sz="0" w:space="0" w:color="auto"/>
            <w:bottom w:val="none" w:sz="0" w:space="0" w:color="auto"/>
            <w:right w:val="none" w:sz="0" w:space="0" w:color="auto"/>
          </w:divBdr>
        </w:div>
        <w:div w:id="1006521616">
          <w:marLeft w:val="640"/>
          <w:marRight w:val="0"/>
          <w:marTop w:val="0"/>
          <w:marBottom w:val="0"/>
          <w:divBdr>
            <w:top w:val="none" w:sz="0" w:space="0" w:color="auto"/>
            <w:left w:val="none" w:sz="0" w:space="0" w:color="auto"/>
            <w:bottom w:val="none" w:sz="0" w:space="0" w:color="auto"/>
            <w:right w:val="none" w:sz="0" w:space="0" w:color="auto"/>
          </w:divBdr>
        </w:div>
        <w:div w:id="2030449292">
          <w:marLeft w:val="640"/>
          <w:marRight w:val="0"/>
          <w:marTop w:val="0"/>
          <w:marBottom w:val="0"/>
          <w:divBdr>
            <w:top w:val="none" w:sz="0" w:space="0" w:color="auto"/>
            <w:left w:val="none" w:sz="0" w:space="0" w:color="auto"/>
            <w:bottom w:val="none" w:sz="0" w:space="0" w:color="auto"/>
            <w:right w:val="none" w:sz="0" w:space="0" w:color="auto"/>
          </w:divBdr>
        </w:div>
        <w:div w:id="1064570084">
          <w:marLeft w:val="640"/>
          <w:marRight w:val="0"/>
          <w:marTop w:val="0"/>
          <w:marBottom w:val="0"/>
          <w:divBdr>
            <w:top w:val="none" w:sz="0" w:space="0" w:color="auto"/>
            <w:left w:val="none" w:sz="0" w:space="0" w:color="auto"/>
            <w:bottom w:val="none" w:sz="0" w:space="0" w:color="auto"/>
            <w:right w:val="none" w:sz="0" w:space="0" w:color="auto"/>
          </w:divBdr>
        </w:div>
        <w:div w:id="596182010">
          <w:marLeft w:val="640"/>
          <w:marRight w:val="0"/>
          <w:marTop w:val="0"/>
          <w:marBottom w:val="0"/>
          <w:divBdr>
            <w:top w:val="none" w:sz="0" w:space="0" w:color="auto"/>
            <w:left w:val="none" w:sz="0" w:space="0" w:color="auto"/>
            <w:bottom w:val="none" w:sz="0" w:space="0" w:color="auto"/>
            <w:right w:val="none" w:sz="0" w:space="0" w:color="auto"/>
          </w:divBdr>
        </w:div>
      </w:divsChild>
    </w:div>
    <w:div w:id="168954688">
      <w:bodyDiv w:val="1"/>
      <w:marLeft w:val="0"/>
      <w:marRight w:val="0"/>
      <w:marTop w:val="0"/>
      <w:marBottom w:val="0"/>
      <w:divBdr>
        <w:top w:val="none" w:sz="0" w:space="0" w:color="auto"/>
        <w:left w:val="none" w:sz="0" w:space="0" w:color="auto"/>
        <w:bottom w:val="none" w:sz="0" w:space="0" w:color="auto"/>
        <w:right w:val="none" w:sz="0" w:space="0" w:color="auto"/>
      </w:divBdr>
      <w:divsChild>
        <w:div w:id="1001204269">
          <w:marLeft w:val="640"/>
          <w:marRight w:val="0"/>
          <w:marTop w:val="0"/>
          <w:marBottom w:val="0"/>
          <w:divBdr>
            <w:top w:val="none" w:sz="0" w:space="0" w:color="auto"/>
            <w:left w:val="none" w:sz="0" w:space="0" w:color="auto"/>
            <w:bottom w:val="none" w:sz="0" w:space="0" w:color="auto"/>
            <w:right w:val="none" w:sz="0" w:space="0" w:color="auto"/>
          </w:divBdr>
        </w:div>
        <w:div w:id="446047399">
          <w:marLeft w:val="640"/>
          <w:marRight w:val="0"/>
          <w:marTop w:val="0"/>
          <w:marBottom w:val="0"/>
          <w:divBdr>
            <w:top w:val="none" w:sz="0" w:space="0" w:color="auto"/>
            <w:left w:val="none" w:sz="0" w:space="0" w:color="auto"/>
            <w:bottom w:val="none" w:sz="0" w:space="0" w:color="auto"/>
            <w:right w:val="none" w:sz="0" w:space="0" w:color="auto"/>
          </w:divBdr>
        </w:div>
        <w:div w:id="1020398710">
          <w:marLeft w:val="640"/>
          <w:marRight w:val="0"/>
          <w:marTop w:val="0"/>
          <w:marBottom w:val="0"/>
          <w:divBdr>
            <w:top w:val="none" w:sz="0" w:space="0" w:color="auto"/>
            <w:left w:val="none" w:sz="0" w:space="0" w:color="auto"/>
            <w:bottom w:val="none" w:sz="0" w:space="0" w:color="auto"/>
            <w:right w:val="none" w:sz="0" w:space="0" w:color="auto"/>
          </w:divBdr>
        </w:div>
        <w:div w:id="216819855">
          <w:marLeft w:val="640"/>
          <w:marRight w:val="0"/>
          <w:marTop w:val="0"/>
          <w:marBottom w:val="0"/>
          <w:divBdr>
            <w:top w:val="none" w:sz="0" w:space="0" w:color="auto"/>
            <w:left w:val="none" w:sz="0" w:space="0" w:color="auto"/>
            <w:bottom w:val="none" w:sz="0" w:space="0" w:color="auto"/>
            <w:right w:val="none" w:sz="0" w:space="0" w:color="auto"/>
          </w:divBdr>
        </w:div>
        <w:div w:id="1836535810">
          <w:marLeft w:val="640"/>
          <w:marRight w:val="0"/>
          <w:marTop w:val="0"/>
          <w:marBottom w:val="0"/>
          <w:divBdr>
            <w:top w:val="none" w:sz="0" w:space="0" w:color="auto"/>
            <w:left w:val="none" w:sz="0" w:space="0" w:color="auto"/>
            <w:bottom w:val="none" w:sz="0" w:space="0" w:color="auto"/>
            <w:right w:val="none" w:sz="0" w:space="0" w:color="auto"/>
          </w:divBdr>
        </w:div>
        <w:div w:id="8724565">
          <w:marLeft w:val="640"/>
          <w:marRight w:val="0"/>
          <w:marTop w:val="0"/>
          <w:marBottom w:val="0"/>
          <w:divBdr>
            <w:top w:val="none" w:sz="0" w:space="0" w:color="auto"/>
            <w:left w:val="none" w:sz="0" w:space="0" w:color="auto"/>
            <w:bottom w:val="none" w:sz="0" w:space="0" w:color="auto"/>
            <w:right w:val="none" w:sz="0" w:space="0" w:color="auto"/>
          </w:divBdr>
        </w:div>
        <w:div w:id="1723795234">
          <w:marLeft w:val="640"/>
          <w:marRight w:val="0"/>
          <w:marTop w:val="0"/>
          <w:marBottom w:val="0"/>
          <w:divBdr>
            <w:top w:val="none" w:sz="0" w:space="0" w:color="auto"/>
            <w:left w:val="none" w:sz="0" w:space="0" w:color="auto"/>
            <w:bottom w:val="none" w:sz="0" w:space="0" w:color="auto"/>
            <w:right w:val="none" w:sz="0" w:space="0" w:color="auto"/>
          </w:divBdr>
        </w:div>
        <w:div w:id="1040784030">
          <w:marLeft w:val="640"/>
          <w:marRight w:val="0"/>
          <w:marTop w:val="0"/>
          <w:marBottom w:val="0"/>
          <w:divBdr>
            <w:top w:val="none" w:sz="0" w:space="0" w:color="auto"/>
            <w:left w:val="none" w:sz="0" w:space="0" w:color="auto"/>
            <w:bottom w:val="none" w:sz="0" w:space="0" w:color="auto"/>
            <w:right w:val="none" w:sz="0" w:space="0" w:color="auto"/>
          </w:divBdr>
        </w:div>
        <w:div w:id="516231996">
          <w:marLeft w:val="640"/>
          <w:marRight w:val="0"/>
          <w:marTop w:val="0"/>
          <w:marBottom w:val="0"/>
          <w:divBdr>
            <w:top w:val="none" w:sz="0" w:space="0" w:color="auto"/>
            <w:left w:val="none" w:sz="0" w:space="0" w:color="auto"/>
            <w:bottom w:val="none" w:sz="0" w:space="0" w:color="auto"/>
            <w:right w:val="none" w:sz="0" w:space="0" w:color="auto"/>
          </w:divBdr>
        </w:div>
        <w:div w:id="44449738">
          <w:marLeft w:val="640"/>
          <w:marRight w:val="0"/>
          <w:marTop w:val="0"/>
          <w:marBottom w:val="0"/>
          <w:divBdr>
            <w:top w:val="none" w:sz="0" w:space="0" w:color="auto"/>
            <w:left w:val="none" w:sz="0" w:space="0" w:color="auto"/>
            <w:bottom w:val="none" w:sz="0" w:space="0" w:color="auto"/>
            <w:right w:val="none" w:sz="0" w:space="0" w:color="auto"/>
          </w:divBdr>
        </w:div>
        <w:div w:id="1118333181">
          <w:marLeft w:val="640"/>
          <w:marRight w:val="0"/>
          <w:marTop w:val="0"/>
          <w:marBottom w:val="0"/>
          <w:divBdr>
            <w:top w:val="none" w:sz="0" w:space="0" w:color="auto"/>
            <w:left w:val="none" w:sz="0" w:space="0" w:color="auto"/>
            <w:bottom w:val="none" w:sz="0" w:space="0" w:color="auto"/>
            <w:right w:val="none" w:sz="0" w:space="0" w:color="auto"/>
          </w:divBdr>
        </w:div>
        <w:div w:id="1645313934">
          <w:marLeft w:val="640"/>
          <w:marRight w:val="0"/>
          <w:marTop w:val="0"/>
          <w:marBottom w:val="0"/>
          <w:divBdr>
            <w:top w:val="none" w:sz="0" w:space="0" w:color="auto"/>
            <w:left w:val="none" w:sz="0" w:space="0" w:color="auto"/>
            <w:bottom w:val="none" w:sz="0" w:space="0" w:color="auto"/>
            <w:right w:val="none" w:sz="0" w:space="0" w:color="auto"/>
          </w:divBdr>
        </w:div>
        <w:div w:id="259264372">
          <w:marLeft w:val="640"/>
          <w:marRight w:val="0"/>
          <w:marTop w:val="0"/>
          <w:marBottom w:val="0"/>
          <w:divBdr>
            <w:top w:val="none" w:sz="0" w:space="0" w:color="auto"/>
            <w:left w:val="none" w:sz="0" w:space="0" w:color="auto"/>
            <w:bottom w:val="none" w:sz="0" w:space="0" w:color="auto"/>
            <w:right w:val="none" w:sz="0" w:space="0" w:color="auto"/>
          </w:divBdr>
        </w:div>
        <w:div w:id="1580022322">
          <w:marLeft w:val="640"/>
          <w:marRight w:val="0"/>
          <w:marTop w:val="0"/>
          <w:marBottom w:val="0"/>
          <w:divBdr>
            <w:top w:val="none" w:sz="0" w:space="0" w:color="auto"/>
            <w:left w:val="none" w:sz="0" w:space="0" w:color="auto"/>
            <w:bottom w:val="none" w:sz="0" w:space="0" w:color="auto"/>
            <w:right w:val="none" w:sz="0" w:space="0" w:color="auto"/>
          </w:divBdr>
        </w:div>
        <w:div w:id="810558219">
          <w:marLeft w:val="640"/>
          <w:marRight w:val="0"/>
          <w:marTop w:val="0"/>
          <w:marBottom w:val="0"/>
          <w:divBdr>
            <w:top w:val="none" w:sz="0" w:space="0" w:color="auto"/>
            <w:left w:val="none" w:sz="0" w:space="0" w:color="auto"/>
            <w:bottom w:val="none" w:sz="0" w:space="0" w:color="auto"/>
            <w:right w:val="none" w:sz="0" w:space="0" w:color="auto"/>
          </w:divBdr>
        </w:div>
        <w:div w:id="1758164631">
          <w:marLeft w:val="640"/>
          <w:marRight w:val="0"/>
          <w:marTop w:val="0"/>
          <w:marBottom w:val="0"/>
          <w:divBdr>
            <w:top w:val="none" w:sz="0" w:space="0" w:color="auto"/>
            <w:left w:val="none" w:sz="0" w:space="0" w:color="auto"/>
            <w:bottom w:val="none" w:sz="0" w:space="0" w:color="auto"/>
            <w:right w:val="none" w:sz="0" w:space="0" w:color="auto"/>
          </w:divBdr>
        </w:div>
        <w:div w:id="569272911">
          <w:marLeft w:val="640"/>
          <w:marRight w:val="0"/>
          <w:marTop w:val="0"/>
          <w:marBottom w:val="0"/>
          <w:divBdr>
            <w:top w:val="none" w:sz="0" w:space="0" w:color="auto"/>
            <w:left w:val="none" w:sz="0" w:space="0" w:color="auto"/>
            <w:bottom w:val="none" w:sz="0" w:space="0" w:color="auto"/>
            <w:right w:val="none" w:sz="0" w:space="0" w:color="auto"/>
          </w:divBdr>
        </w:div>
        <w:div w:id="279384877">
          <w:marLeft w:val="640"/>
          <w:marRight w:val="0"/>
          <w:marTop w:val="0"/>
          <w:marBottom w:val="0"/>
          <w:divBdr>
            <w:top w:val="none" w:sz="0" w:space="0" w:color="auto"/>
            <w:left w:val="none" w:sz="0" w:space="0" w:color="auto"/>
            <w:bottom w:val="none" w:sz="0" w:space="0" w:color="auto"/>
            <w:right w:val="none" w:sz="0" w:space="0" w:color="auto"/>
          </w:divBdr>
        </w:div>
        <w:div w:id="1140419294">
          <w:marLeft w:val="640"/>
          <w:marRight w:val="0"/>
          <w:marTop w:val="0"/>
          <w:marBottom w:val="0"/>
          <w:divBdr>
            <w:top w:val="none" w:sz="0" w:space="0" w:color="auto"/>
            <w:left w:val="none" w:sz="0" w:space="0" w:color="auto"/>
            <w:bottom w:val="none" w:sz="0" w:space="0" w:color="auto"/>
            <w:right w:val="none" w:sz="0" w:space="0" w:color="auto"/>
          </w:divBdr>
        </w:div>
        <w:div w:id="1565948451">
          <w:marLeft w:val="640"/>
          <w:marRight w:val="0"/>
          <w:marTop w:val="0"/>
          <w:marBottom w:val="0"/>
          <w:divBdr>
            <w:top w:val="none" w:sz="0" w:space="0" w:color="auto"/>
            <w:left w:val="none" w:sz="0" w:space="0" w:color="auto"/>
            <w:bottom w:val="none" w:sz="0" w:space="0" w:color="auto"/>
            <w:right w:val="none" w:sz="0" w:space="0" w:color="auto"/>
          </w:divBdr>
        </w:div>
        <w:div w:id="983705902">
          <w:marLeft w:val="640"/>
          <w:marRight w:val="0"/>
          <w:marTop w:val="0"/>
          <w:marBottom w:val="0"/>
          <w:divBdr>
            <w:top w:val="none" w:sz="0" w:space="0" w:color="auto"/>
            <w:left w:val="none" w:sz="0" w:space="0" w:color="auto"/>
            <w:bottom w:val="none" w:sz="0" w:space="0" w:color="auto"/>
            <w:right w:val="none" w:sz="0" w:space="0" w:color="auto"/>
          </w:divBdr>
        </w:div>
        <w:div w:id="1499535107">
          <w:marLeft w:val="640"/>
          <w:marRight w:val="0"/>
          <w:marTop w:val="0"/>
          <w:marBottom w:val="0"/>
          <w:divBdr>
            <w:top w:val="none" w:sz="0" w:space="0" w:color="auto"/>
            <w:left w:val="none" w:sz="0" w:space="0" w:color="auto"/>
            <w:bottom w:val="none" w:sz="0" w:space="0" w:color="auto"/>
            <w:right w:val="none" w:sz="0" w:space="0" w:color="auto"/>
          </w:divBdr>
        </w:div>
        <w:div w:id="1732381338">
          <w:marLeft w:val="640"/>
          <w:marRight w:val="0"/>
          <w:marTop w:val="0"/>
          <w:marBottom w:val="0"/>
          <w:divBdr>
            <w:top w:val="none" w:sz="0" w:space="0" w:color="auto"/>
            <w:left w:val="none" w:sz="0" w:space="0" w:color="auto"/>
            <w:bottom w:val="none" w:sz="0" w:space="0" w:color="auto"/>
            <w:right w:val="none" w:sz="0" w:space="0" w:color="auto"/>
          </w:divBdr>
        </w:div>
        <w:div w:id="1328047204">
          <w:marLeft w:val="640"/>
          <w:marRight w:val="0"/>
          <w:marTop w:val="0"/>
          <w:marBottom w:val="0"/>
          <w:divBdr>
            <w:top w:val="none" w:sz="0" w:space="0" w:color="auto"/>
            <w:left w:val="none" w:sz="0" w:space="0" w:color="auto"/>
            <w:bottom w:val="none" w:sz="0" w:space="0" w:color="auto"/>
            <w:right w:val="none" w:sz="0" w:space="0" w:color="auto"/>
          </w:divBdr>
        </w:div>
        <w:div w:id="1872569421">
          <w:marLeft w:val="640"/>
          <w:marRight w:val="0"/>
          <w:marTop w:val="0"/>
          <w:marBottom w:val="0"/>
          <w:divBdr>
            <w:top w:val="none" w:sz="0" w:space="0" w:color="auto"/>
            <w:left w:val="none" w:sz="0" w:space="0" w:color="auto"/>
            <w:bottom w:val="none" w:sz="0" w:space="0" w:color="auto"/>
            <w:right w:val="none" w:sz="0" w:space="0" w:color="auto"/>
          </w:divBdr>
        </w:div>
        <w:div w:id="882449133">
          <w:marLeft w:val="640"/>
          <w:marRight w:val="0"/>
          <w:marTop w:val="0"/>
          <w:marBottom w:val="0"/>
          <w:divBdr>
            <w:top w:val="none" w:sz="0" w:space="0" w:color="auto"/>
            <w:left w:val="none" w:sz="0" w:space="0" w:color="auto"/>
            <w:bottom w:val="none" w:sz="0" w:space="0" w:color="auto"/>
            <w:right w:val="none" w:sz="0" w:space="0" w:color="auto"/>
          </w:divBdr>
        </w:div>
        <w:div w:id="341007270">
          <w:marLeft w:val="640"/>
          <w:marRight w:val="0"/>
          <w:marTop w:val="0"/>
          <w:marBottom w:val="0"/>
          <w:divBdr>
            <w:top w:val="none" w:sz="0" w:space="0" w:color="auto"/>
            <w:left w:val="none" w:sz="0" w:space="0" w:color="auto"/>
            <w:bottom w:val="none" w:sz="0" w:space="0" w:color="auto"/>
            <w:right w:val="none" w:sz="0" w:space="0" w:color="auto"/>
          </w:divBdr>
        </w:div>
        <w:div w:id="539710072">
          <w:marLeft w:val="640"/>
          <w:marRight w:val="0"/>
          <w:marTop w:val="0"/>
          <w:marBottom w:val="0"/>
          <w:divBdr>
            <w:top w:val="none" w:sz="0" w:space="0" w:color="auto"/>
            <w:left w:val="none" w:sz="0" w:space="0" w:color="auto"/>
            <w:bottom w:val="none" w:sz="0" w:space="0" w:color="auto"/>
            <w:right w:val="none" w:sz="0" w:space="0" w:color="auto"/>
          </w:divBdr>
        </w:div>
        <w:div w:id="1913851102">
          <w:marLeft w:val="640"/>
          <w:marRight w:val="0"/>
          <w:marTop w:val="0"/>
          <w:marBottom w:val="0"/>
          <w:divBdr>
            <w:top w:val="none" w:sz="0" w:space="0" w:color="auto"/>
            <w:left w:val="none" w:sz="0" w:space="0" w:color="auto"/>
            <w:bottom w:val="none" w:sz="0" w:space="0" w:color="auto"/>
            <w:right w:val="none" w:sz="0" w:space="0" w:color="auto"/>
          </w:divBdr>
        </w:div>
        <w:div w:id="590428336">
          <w:marLeft w:val="640"/>
          <w:marRight w:val="0"/>
          <w:marTop w:val="0"/>
          <w:marBottom w:val="0"/>
          <w:divBdr>
            <w:top w:val="none" w:sz="0" w:space="0" w:color="auto"/>
            <w:left w:val="none" w:sz="0" w:space="0" w:color="auto"/>
            <w:bottom w:val="none" w:sz="0" w:space="0" w:color="auto"/>
            <w:right w:val="none" w:sz="0" w:space="0" w:color="auto"/>
          </w:divBdr>
        </w:div>
        <w:div w:id="1289316683">
          <w:marLeft w:val="640"/>
          <w:marRight w:val="0"/>
          <w:marTop w:val="0"/>
          <w:marBottom w:val="0"/>
          <w:divBdr>
            <w:top w:val="none" w:sz="0" w:space="0" w:color="auto"/>
            <w:left w:val="none" w:sz="0" w:space="0" w:color="auto"/>
            <w:bottom w:val="none" w:sz="0" w:space="0" w:color="auto"/>
            <w:right w:val="none" w:sz="0" w:space="0" w:color="auto"/>
          </w:divBdr>
        </w:div>
        <w:div w:id="330791274">
          <w:marLeft w:val="640"/>
          <w:marRight w:val="0"/>
          <w:marTop w:val="0"/>
          <w:marBottom w:val="0"/>
          <w:divBdr>
            <w:top w:val="none" w:sz="0" w:space="0" w:color="auto"/>
            <w:left w:val="none" w:sz="0" w:space="0" w:color="auto"/>
            <w:bottom w:val="none" w:sz="0" w:space="0" w:color="auto"/>
            <w:right w:val="none" w:sz="0" w:space="0" w:color="auto"/>
          </w:divBdr>
        </w:div>
        <w:div w:id="2009483802">
          <w:marLeft w:val="640"/>
          <w:marRight w:val="0"/>
          <w:marTop w:val="0"/>
          <w:marBottom w:val="0"/>
          <w:divBdr>
            <w:top w:val="none" w:sz="0" w:space="0" w:color="auto"/>
            <w:left w:val="none" w:sz="0" w:space="0" w:color="auto"/>
            <w:bottom w:val="none" w:sz="0" w:space="0" w:color="auto"/>
            <w:right w:val="none" w:sz="0" w:space="0" w:color="auto"/>
          </w:divBdr>
        </w:div>
        <w:div w:id="1919247609">
          <w:marLeft w:val="640"/>
          <w:marRight w:val="0"/>
          <w:marTop w:val="0"/>
          <w:marBottom w:val="0"/>
          <w:divBdr>
            <w:top w:val="none" w:sz="0" w:space="0" w:color="auto"/>
            <w:left w:val="none" w:sz="0" w:space="0" w:color="auto"/>
            <w:bottom w:val="none" w:sz="0" w:space="0" w:color="auto"/>
            <w:right w:val="none" w:sz="0" w:space="0" w:color="auto"/>
          </w:divBdr>
        </w:div>
        <w:div w:id="1263104055">
          <w:marLeft w:val="640"/>
          <w:marRight w:val="0"/>
          <w:marTop w:val="0"/>
          <w:marBottom w:val="0"/>
          <w:divBdr>
            <w:top w:val="none" w:sz="0" w:space="0" w:color="auto"/>
            <w:left w:val="none" w:sz="0" w:space="0" w:color="auto"/>
            <w:bottom w:val="none" w:sz="0" w:space="0" w:color="auto"/>
            <w:right w:val="none" w:sz="0" w:space="0" w:color="auto"/>
          </w:divBdr>
        </w:div>
        <w:div w:id="179396602">
          <w:marLeft w:val="640"/>
          <w:marRight w:val="0"/>
          <w:marTop w:val="0"/>
          <w:marBottom w:val="0"/>
          <w:divBdr>
            <w:top w:val="none" w:sz="0" w:space="0" w:color="auto"/>
            <w:left w:val="none" w:sz="0" w:space="0" w:color="auto"/>
            <w:bottom w:val="none" w:sz="0" w:space="0" w:color="auto"/>
            <w:right w:val="none" w:sz="0" w:space="0" w:color="auto"/>
          </w:divBdr>
        </w:div>
        <w:div w:id="689453500">
          <w:marLeft w:val="640"/>
          <w:marRight w:val="0"/>
          <w:marTop w:val="0"/>
          <w:marBottom w:val="0"/>
          <w:divBdr>
            <w:top w:val="none" w:sz="0" w:space="0" w:color="auto"/>
            <w:left w:val="none" w:sz="0" w:space="0" w:color="auto"/>
            <w:bottom w:val="none" w:sz="0" w:space="0" w:color="auto"/>
            <w:right w:val="none" w:sz="0" w:space="0" w:color="auto"/>
          </w:divBdr>
        </w:div>
        <w:div w:id="1781728485">
          <w:marLeft w:val="640"/>
          <w:marRight w:val="0"/>
          <w:marTop w:val="0"/>
          <w:marBottom w:val="0"/>
          <w:divBdr>
            <w:top w:val="none" w:sz="0" w:space="0" w:color="auto"/>
            <w:left w:val="none" w:sz="0" w:space="0" w:color="auto"/>
            <w:bottom w:val="none" w:sz="0" w:space="0" w:color="auto"/>
            <w:right w:val="none" w:sz="0" w:space="0" w:color="auto"/>
          </w:divBdr>
        </w:div>
        <w:div w:id="1089229679">
          <w:marLeft w:val="640"/>
          <w:marRight w:val="0"/>
          <w:marTop w:val="0"/>
          <w:marBottom w:val="0"/>
          <w:divBdr>
            <w:top w:val="none" w:sz="0" w:space="0" w:color="auto"/>
            <w:left w:val="none" w:sz="0" w:space="0" w:color="auto"/>
            <w:bottom w:val="none" w:sz="0" w:space="0" w:color="auto"/>
            <w:right w:val="none" w:sz="0" w:space="0" w:color="auto"/>
          </w:divBdr>
        </w:div>
        <w:div w:id="1567691706">
          <w:marLeft w:val="640"/>
          <w:marRight w:val="0"/>
          <w:marTop w:val="0"/>
          <w:marBottom w:val="0"/>
          <w:divBdr>
            <w:top w:val="none" w:sz="0" w:space="0" w:color="auto"/>
            <w:left w:val="none" w:sz="0" w:space="0" w:color="auto"/>
            <w:bottom w:val="none" w:sz="0" w:space="0" w:color="auto"/>
            <w:right w:val="none" w:sz="0" w:space="0" w:color="auto"/>
          </w:divBdr>
        </w:div>
        <w:div w:id="1298025731">
          <w:marLeft w:val="640"/>
          <w:marRight w:val="0"/>
          <w:marTop w:val="0"/>
          <w:marBottom w:val="0"/>
          <w:divBdr>
            <w:top w:val="none" w:sz="0" w:space="0" w:color="auto"/>
            <w:left w:val="none" w:sz="0" w:space="0" w:color="auto"/>
            <w:bottom w:val="none" w:sz="0" w:space="0" w:color="auto"/>
            <w:right w:val="none" w:sz="0" w:space="0" w:color="auto"/>
          </w:divBdr>
        </w:div>
        <w:div w:id="253242844">
          <w:marLeft w:val="640"/>
          <w:marRight w:val="0"/>
          <w:marTop w:val="0"/>
          <w:marBottom w:val="0"/>
          <w:divBdr>
            <w:top w:val="none" w:sz="0" w:space="0" w:color="auto"/>
            <w:left w:val="none" w:sz="0" w:space="0" w:color="auto"/>
            <w:bottom w:val="none" w:sz="0" w:space="0" w:color="auto"/>
            <w:right w:val="none" w:sz="0" w:space="0" w:color="auto"/>
          </w:divBdr>
        </w:div>
        <w:div w:id="1677878184">
          <w:marLeft w:val="640"/>
          <w:marRight w:val="0"/>
          <w:marTop w:val="0"/>
          <w:marBottom w:val="0"/>
          <w:divBdr>
            <w:top w:val="none" w:sz="0" w:space="0" w:color="auto"/>
            <w:left w:val="none" w:sz="0" w:space="0" w:color="auto"/>
            <w:bottom w:val="none" w:sz="0" w:space="0" w:color="auto"/>
            <w:right w:val="none" w:sz="0" w:space="0" w:color="auto"/>
          </w:divBdr>
        </w:div>
        <w:div w:id="1378823230">
          <w:marLeft w:val="640"/>
          <w:marRight w:val="0"/>
          <w:marTop w:val="0"/>
          <w:marBottom w:val="0"/>
          <w:divBdr>
            <w:top w:val="none" w:sz="0" w:space="0" w:color="auto"/>
            <w:left w:val="none" w:sz="0" w:space="0" w:color="auto"/>
            <w:bottom w:val="none" w:sz="0" w:space="0" w:color="auto"/>
            <w:right w:val="none" w:sz="0" w:space="0" w:color="auto"/>
          </w:divBdr>
        </w:div>
        <w:div w:id="1582981581">
          <w:marLeft w:val="640"/>
          <w:marRight w:val="0"/>
          <w:marTop w:val="0"/>
          <w:marBottom w:val="0"/>
          <w:divBdr>
            <w:top w:val="none" w:sz="0" w:space="0" w:color="auto"/>
            <w:left w:val="none" w:sz="0" w:space="0" w:color="auto"/>
            <w:bottom w:val="none" w:sz="0" w:space="0" w:color="auto"/>
            <w:right w:val="none" w:sz="0" w:space="0" w:color="auto"/>
          </w:divBdr>
        </w:div>
        <w:div w:id="156120775">
          <w:marLeft w:val="640"/>
          <w:marRight w:val="0"/>
          <w:marTop w:val="0"/>
          <w:marBottom w:val="0"/>
          <w:divBdr>
            <w:top w:val="none" w:sz="0" w:space="0" w:color="auto"/>
            <w:left w:val="none" w:sz="0" w:space="0" w:color="auto"/>
            <w:bottom w:val="none" w:sz="0" w:space="0" w:color="auto"/>
            <w:right w:val="none" w:sz="0" w:space="0" w:color="auto"/>
          </w:divBdr>
        </w:div>
        <w:div w:id="286787579">
          <w:marLeft w:val="640"/>
          <w:marRight w:val="0"/>
          <w:marTop w:val="0"/>
          <w:marBottom w:val="0"/>
          <w:divBdr>
            <w:top w:val="none" w:sz="0" w:space="0" w:color="auto"/>
            <w:left w:val="none" w:sz="0" w:space="0" w:color="auto"/>
            <w:bottom w:val="none" w:sz="0" w:space="0" w:color="auto"/>
            <w:right w:val="none" w:sz="0" w:space="0" w:color="auto"/>
          </w:divBdr>
        </w:div>
        <w:div w:id="843907631">
          <w:marLeft w:val="640"/>
          <w:marRight w:val="0"/>
          <w:marTop w:val="0"/>
          <w:marBottom w:val="0"/>
          <w:divBdr>
            <w:top w:val="none" w:sz="0" w:space="0" w:color="auto"/>
            <w:left w:val="none" w:sz="0" w:space="0" w:color="auto"/>
            <w:bottom w:val="none" w:sz="0" w:space="0" w:color="auto"/>
            <w:right w:val="none" w:sz="0" w:space="0" w:color="auto"/>
          </w:divBdr>
        </w:div>
        <w:div w:id="1371879848">
          <w:marLeft w:val="640"/>
          <w:marRight w:val="0"/>
          <w:marTop w:val="0"/>
          <w:marBottom w:val="0"/>
          <w:divBdr>
            <w:top w:val="none" w:sz="0" w:space="0" w:color="auto"/>
            <w:left w:val="none" w:sz="0" w:space="0" w:color="auto"/>
            <w:bottom w:val="none" w:sz="0" w:space="0" w:color="auto"/>
            <w:right w:val="none" w:sz="0" w:space="0" w:color="auto"/>
          </w:divBdr>
        </w:div>
        <w:div w:id="1801997883">
          <w:marLeft w:val="640"/>
          <w:marRight w:val="0"/>
          <w:marTop w:val="0"/>
          <w:marBottom w:val="0"/>
          <w:divBdr>
            <w:top w:val="none" w:sz="0" w:space="0" w:color="auto"/>
            <w:left w:val="none" w:sz="0" w:space="0" w:color="auto"/>
            <w:bottom w:val="none" w:sz="0" w:space="0" w:color="auto"/>
            <w:right w:val="none" w:sz="0" w:space="0" w:color="auto"/>
          </w:divBdr>
        </w:div>
        <w:div w:id="1334647364">
          <w:marLeft w:val="640"/>
          <w:marRight w:val="0"/>
          <w:marTop w:val="0"/>
          <w:marBottom w:val="0"/>
          <w:divBdr>
            <w:top w:val="none" w:sz="0" w:space="0" w:color="auto"/>
            <w:left w:val="none" w:sz="0" w:space="0" w:color="auto"/>
            <w:bottom w:val="none" w:sz="0" w:space="0" w:color="auto"/>
            <w:right w:val="none" w:sz="0" w:space="0" w:color="auto"/>
          </w:divBdr>
        </w:div>
        <w:div w:id="619728515">
          <w:marLeft w:val="640"/>
          <w:marRight w:val="0"/>
          <w:marTop w:val="0"/>
          <w:marBottom w:val="0"/>
          <w:divBdr>
            <w:top w:val="none" w:sz="0" w:space="0" w:color="auto"/>
            <w:left w:val="none" w:sz="0" w:space="0" w:color="auto"/>
            <w:bottom w:val="none" w:sz="0" w:space="0" w:color="auto"/>
            <w:right w:val="none" w:sz="0" w:space="0" w:color="auto"/>
          </w:divBdr>
        </w:div>
        <w:div w:id="183517342">
          <w:marLeft w:val="640"/>
          <w:marRight w:val="0"/>
          <w:marTop w:val="0"/>
          <w:marBottom w:val="0"/>
          <w:divBdr>
            <w:top w:val="none" w:sz="0" w:space="0" w:color="auto"/>
            <w:left w:val="none" w:sz="0" w:space="0" w:color="auto"/>
            <w:bottom w:val="none" w:sz="0" w:space="0" w:color="auto"/>
            <w:right w:val="none" w:sz="0" w:space="0" w:color="auto"/>
          </w:divBdr>
        </w:div>
        <w:div w:id="282466030">
          <w:marLeft w:val="640"/>
          <w:marRight w:val="0"/>
          <w:marTop w:val="0"/>
          <w:marBottom w:val="0"/>
          <w:divBdr>
            <w:top w:val="none" w:sz="0" w:space="0" w:color="auto"/>
            <w:left w:val="none" w:sz="0" w:space="0" w:color="auto"/>
            <w:bottom w:val="none" w:sz="0" w:space="0" w:color="auto"/>
            <w:right w:val="none" w:sz="0" w:space="0" w:color="auto"/>
          </w:divBdr>
        </w:div>
        <w:div w:id="1116559528">
          <w:marLeft w:val="640"/>
          <w:marRight w:val="0"/>
          <w:marTop w:val="0"/>
          <w:marBottom w:val="0"/>
          <w:divBdr>
            <w:top w:val="none" w:sz="0" w:space="0" w:color="auto"/>
            <w:left w:val="none" w:sz="0" w:space="0" w:color="auto"/>
            <w:bottom w:val="none" w:sz="0" w:space="0" w:color="auto"/>
            <w:right w:val="none" w:sz="0" w:space="0" w:color="auto"/>
          </w:divBdr>
        </w:div>
        <w:div w:id="1500342186">
          <w:marLeft w:val="640"/>
          <w:marRight w:val="0"/>
          <w:marTop w:val="0"/>
          <w:marBottom w:val="0"/>
          <w:divBdr>
            <w:top w:val="none" w:sz="0" w:space="0" w:color="auto"/>
            <w:left w:val="none" w:sz="0" w:space="0" w:color="auto"/>
            <w:bottom w:val="none" w:sz="0" w:space="0" w:color="auto"/>
            <w:right w:val="none" w:sz="0" w:space="0" w:color="auto"/>
          </w:divBdr>
        </w:div>
        <w:div w:id="366687506">
          <w:marLeft w:val="640"/>
          <w:marRight w:val="0"/>
          <w:marTop w:val="0"/>
          <w:marBottom w:val="0"/>
          <w:divBdr>
            <w:top w:val="none" w:sz="0" w:space="0" w:color="auto"/>
            <w:left w:val="none" w:sz="0" w:space="0" w:color="auto"/>
            <w:bottom w:val="none" w:sz="0" w:space="0" w:color="auto"/>
            <w:right w:val="none" w:sz="0" w:space="0" w:color="auto"/>
          </w:divBdr>
        </w:div>
        <w:div w:id="128868687">
          <w:marLeft w:val="640"/>
          <w:marRight w:val="0"/>
          <w:marTop w:val="0"/>
          <w:marBottom w:val="0"/>
          <w:divBdr>
            <w:top w:val="none" w:sz="0" w:space="0" w:color="auto"/>
            <w:left w:val="none" w:sz="0" w:space="0" w:color="auto"/>
            <w:bottom w:val="none" w:sz="0" w:space="0" w:color="auto"/>
            <w:right w:val="none" w:sz="0" w:space="0" w:color="auto"/>
          </w:divBdr>
        </w:div>
        <w:div w:id="1007517586">
          <w:marLeft w:val="640"/>
          <w:marRight w:val="0"/>
          <w:marTop w:val="0"/>
          <w:marBottom w:val="0"/>
          <w:divBdr>
            <w:top w:val="none" w:sz="0" w:space="0" w:color="auto"/>
            <w:left w:val="none" w:sz="0" w:space="0" w:color="auto"/>
            <w:bottom w:val="none" w:sz="0" w:space="0" w:color="auto"/>
            <w:right w:val="none" w:sz="0" w:space="0" w:color="auto"/>
          </w:divBdr>
        </w:div>
        <w:div w:id="1099641155">
          <w:marLeft w:val="640"/>
          <w:marRight w:val="0"/>
          <w:marTop w:val="0"/>
          <w:marBottom w:val="0"/>
          <w:divBdr>
            <w:top w:val="none" w:sz="0" w:space="0" w:color="auto"/>
            <w:left w:val="none" w:sz="0" w:space="0" w:color="auto"/>
            <w:bottom w:val="none" w:sz="0" w:space="0" w:color="auto"/>
            <w:right w:val="none" w:sz="0" w:space="0" w:color="auto"/>
          </w:divBdr>
        </w:div>
        <w:div w:id="1554001836">
          <w:marLeft w:val="640"/>
          <w:marRight w:val="0"/>
          <w:marTop w:val="0"/>
          <w:marBottom w:val="0"/>
          <w:divBdr>
            <w:top w:val="none" w:sz="0" w:space="0" w:color="auto"/>
            <w:left w:val="none" w:sz="0" w:space="0" w:color="auto"/>
            <w:bottom w:val="none" w:sz="0" w:space="0" w:color="auto"/>
            <w:right w:val="none" w:sz="0" w:space="0" w:color="auto"/>
          </w:divBdr>
        </w:div>
        <w:div w:id="1724601944">
          <w:marLeft w:val="640"/>
          <w:marRight w:val="0"/>
          <w:marTop w:val="0"/>
          <w:marBottom w:val="0"/>
          <w:divBdr>
            <w:top w:val="none" w:sz="0" w:space="0" w:color="auto"/>
            <w:left w:val="none" w:sz="0" w:space="0" w:color="auto"/>
            <w:bottom w:val="none" w:sz="0" w:space="0" w:color="auto"/>
            <w:right w:val="none" w:sz="0" w:space="0" w:color="auto"/>
          </w:divBdr>
        </w:div>
        <w:div w:id="370345978">
          <w:marLeft w:val="640"/>
          <w:marRight w:val="0"/>
          <w:marTop w:val="0"/>
          <w:marBottom w:val="0"/>
          <w:divBdr>
            <w:top w:val="none" w:sz="0" w:space="0" w:color="auto"/>
            <w:left w:val="none" w:sz="0" w:space="0" w:color="auto"/>
            <w:bottom w:val="none" w:sz="0" w:space="0" w:color="auto"/>
            <w:right w:val="none" w:sz="0" w:space="0" w:color="auto"/>
          </w:divBdr>
        </w:div>
        <w:div w:id="304624692">
          <w:marLeft w:val="640"/>
          <w:marRight w:val="0"/>
          <w:marTop w:val="0"/>
          <w:marBottom w:val="0"/>
          <w:divBdr>
            <w:top w:val="none" w:sz="0" w:space="0" w:color="auto"/>
            <w:left w:val="none" w:sz="0" w:space="0" w:color="auto"/>
            <w:bottom w:val="none" w:sz="0" w:space="0" w:color="auto"/>
            <w:right w:val="none" w:sz="0" w:space="0" w:color="auto"/>
          </w:divBdr>
        </w:div>
        <w:div w:id="1494833206">
          <w:marLeft w:val="640"/>
          <w:marRight w:val="0"/>
          <w:marTop w:val="0"/>
          <w:marBottom w:val="0"/>
          <w:divBdr>
            <w:top w:val="none" w:sz="0" w:space="0" w:color="auto"/>
            <w:left w:val="none" w:sz="0" w:space="0" w:color="auto"/>
            <w:bottom w:val="none" w:sz="0" w:space="0" w:color="auto"/>
            <w:right w:val="none" w:sz="0" w:space="0" w:color="auto"/>
          </w:divBdr>
        </w:div>
        <w:div w:id="572929876">
          <w:marLeft w:val="640"/>
          <w:marRight w:val="0"/>
          <w:marTop w:val="0"/>
          <w:marBottom w:val="0"/>
          <w:divBdr>
            <w:top w:val="none" w:sz="0" w:space="0" w:color="auto"/>
            <w:left w:val="none" w:sz="0" w:space="0" w:color="auto"/>
            <w:bottom w:val="none" w:sz="0" w:space="0" w:color="auto"/>
            <w:right w:val="none" w:sz="0" w:space="0" w:color="auto"/>
          </w:divBdr>
        </w:div>
        <w:div w:id="678508919">
          <w:marLeft w:val="640"/>
          <w:marRight w:val="0"/>
          <w:marTop w:val="0"/>
          <w:marBottom w:val="0"/>
          <w:divBdr>
            <w:top w:val="none" w:sz="0" w:space="0" w:color="auto"/>
            <w:left w:val="none" w:sz="0" w:space="0" w:color="auto"/>
            <w:bottom w:val="none" w:sz="0" w:space="0" w:color="auto"/>
            <w:right w:val="none" w:sz="0" w:space="0" w:color="auto"/>
          </w:divBdr>
        </w:div>
        <w:div w:id="540478381">
          <w:marLeft w:val="640"/>
          <w:marRight w:val="0"/>
          <w:marTop w:val="0"/>
          <w:marBottom w:val="0"/>
          <w:divBdr>
            <w:top w:val="none" w:sz="0" w:space="0" w:color="auto"/>
            <w:left w:val="none" w:sz="0" w:space="0" w:color="auto"/>
            <w:bottom w:val="none" w:sz="0" w:space="0" w:color="auto"/>
            <w:right w:val="none" w:sz="0" w:space="0" w:color="auto"/>
          </w:divBdr>
        </w:div>
        <w:div w:id="1951010921">
          <w:marLeft w:val="640"/>
          <w:marRight w:val="0"/>
          <w:marTop w:val="0"/>
          <w:marBottom w:val="0"/>
          <w:divBdr>
            <w:top w:val="none" w:sz="0" w:space="0" w:color="auto"/>
            <w:left w:val="none" w:sz="0" w:space="0" w:color="auto"/>
            <w:bottom w:val="none" w:sz="0" w:space="0" w:color="auto"/>
            <w:right w:val="none" w:sz="0" w:space="0" w:color="auto"/>
          </w:divBdr>
        </w:div>
        <w:div w:id="334959202">
          <w:marLeft w:val="640"/>
          <w:marRight w:val="0"/>
          <w:marTop w:val="0"/>
          <w:marBottom w:val="0"/>
          <w:divBdr>
            <w:top w:val="none" w:sz="0" w:space="0" w:color="auto"/>
            <w:left w:val="none" w:sz="0" w:space="0" w:color="auto"/>
            <w:bottom w:val="none" w:sz="0" w:space="0" w:color="auto"/>
            <w:right w:val="none" w:sz="0" w:space="0" w:color="auto"/>
          </w:divBdr>
        </w:div>
        <w:div w:id="1176193006">
          <w:marLeft w:val="640"/>
          <w:marRight w:val="0"/>
          <w:marTop w:val="0"/>
          <w:marBottom w:val="0"/>
          <w:divBdr>
            <w:top w:val="none" w:sz="0" w:space="0" w:color="auto"/>
            <w:left w:val="none" w:sz="0" w:space="0" w:color="auto"/>
            <w:bottom w:val="none" w:sz="0" w:space="0" w:color="auto"/>
            <w:right w:val="none" w:sz="0" w:space="0" w:color="auto"/>
          </w:divBdr>
        </w:div>
        <w:div w:id="387533163">
          <w:marLeft w:val="640"/>
          <w:marRight w:val="0"/>
          <w:marTop w:val="0"/>
          <w:marBottom w:val="0"/>
          <w:divBdr>
            <w:top w:val="none" w:sz="0" w:space="0" w:color="auto"/>
            <w:left w:val="none" w:sz="0" w:space="0" w:color="auto"/>
            <w:bottom w:val="none" w:sz="0" w:space="0" w:color="auto"/>
            <w:right w:val="none" w:sz="0" w:space="0" w:color="auto"/>
          </w:divBdr>
        </w:div>
        <w:div w:id="475533890">
          <w:marLeft w:val="640"/>
          <w:marRight w:val="0"/>
          <w:marTop w:val="0"/>
          <w:marBottom w:val="0"/>
          <w:divBdr>
            <w:top w:val="none" w:sz="0" w:space="0" w:color="auto"/>
            <w:left w:val="none" w:sz="0" w:space="0" w:color="auto"/>
            <w:bottom w:val="none" w:sz="0" w:space="0" w:color="auto"/>
            <w:right w:val="none" w:sz="0" w:space="0" w:color="auto"/>
          </w:divBdr>
        </w:div>
        <w:div w:id="49966641">
          <w:marLeft w:val="640"/>
          <w:marRight w:val="0"/>
          <w:marTop w:val="0"/>
          <w:marBottom w:val="0"/>
          <w:divBdr>
            <w:top w:val="none" w:sz="0" w:space="0" w:color="auto"/>
            <w:left w:val="none" w:sz="0" w:space="0" w:color="auto"/>
            <w:bottom w:val="none" w:sz="0" w:space="0" w:color="auto"/>
            <w:right w:val="none" w:sz="0" w:space="0" w:color="auto"/>
          </w:divBdr>
        </w:div>
        <w:div w:id="1846280266">
          <w:marLeft w:val="640"/>
          <w:marRight w:val="0"/>
          <w:marTop w:val="0"/>
          <w:marBottom w:val="0"/>
          <w:divBdr>
            <w:top w:val="none" w:sz="0" w:space="0" w:color="auto"/>
            <w:left w:val="none" w:sz="0" w:space="0" w:color="auto"/>
            <w:bottom w:val="none" w:sz="0" w:space="0" w:color="auto"/>
            <w:right w:val="none" w:sz="0" w:space="0" w:color="auto"/>
          </w:divBdr>
        </w:div>
        <w:div w:id="715279204">
          <w:marLeft w:val="640"/>
          <w:marRight w:val="0"/>
          <w:marTop w:val="0"/>
          <w:marBottom w:val="0"/>
          <w:divBdr>
            <w:top w:val="none" w:sz="0" w:space="0" w:color="auto"/>
            <w:left w:val="none" w:sz="0" w:space="0" w:color="auto"/>
            <w:bottom w:val="none" w:sz="0" w:space="0" w:color="auto"/>
            <w:right w:val="none" w:sz="0" w:space="0" w:color="auto"/>
          </w:divBdr>
        </w:div>
        <w:div w:id="1269965084">
          <w:marLeft w:val="640"/>
          <w:marRight w:val="0"/>
          <w:marTop w:val="0"/>
          <w:marBottom w:val="0"/>
          <w:divBdr>
            <w:top w:val="none" w:sz="0" w:space="0" w:color="auto"/>
            <w:left w:val="none" w:sz="0" w:space="0" w:color="auto"/>
            <w:bottom w:val="none" w:sz="0" w:space="0" w:color="auto"/>
            <w:right w:val="none" w:sz="0" w:space="0" w:color="auto"/>
          </w:divBdr>
        </w:div>
        <w:div w:id="1098866695">
          <w:marLeft w:val="640"/>
          <w:marRight w:val="0"/>
          <w:marTop w:val="0"/>
          <w:marBottom w:val="0"/>
          <w:divBdr>
            <w:top w:val="none" w:sz="0" w:space="0" w:color="auto"/>
            <w:left w:val="none" w:sz="0" w:space="0" w:color="auto"/>
            <w:bottom w:val="none" w:sz="0" w:space="0" w:color="auto"/>
            <w:right w:val="none" w:sz="0" w:space="0" w:color="auto"/>
          </w:divBdr>
        </w:div>
        <w:div w:id="483788443">
          <w:marLeft w:val="640"/>
          <w:marRight w:val="0"/>
          <w:marTop w:val="0"/>
          <w:marBottom w:val="0"/>
          <w:divBdr>
            <w:top w:val="none" w:sz="0" w:space="0" w:color="auto"/>
            <w:left w:val="none" w:sz="0" w:space="0" w:color="auto"/>
            <w:bottom w:val="none" w:sz="0" w:space="0" w:color="auto"/>
            <w:right w:val="none" w:sz="0" w:space="0" w:color="auto"/>
          </w:divBdr>
        </w:div>
        <w:div w:id="2100324112">
          <w:marLeft w:val="640"/>
          <w:marRight w:val="0"/>
          <w:marTop w:val="0"/>
          <w:marBottom w:val="0"/>
          <w:divBdr>
            <w:top w:val="none" w:sz="0" w:space="0" w:color="auto"/>
            <w:left w:val="none" w:sz="0" w:space="0" w:color="auto"/>
            <w:bottom w:val="none" w:sz="0" w:space="0" w:color="auto"/>
            <w:right w:val="none" w:sz="0" w:space="0" w:color="auto"/>
          </w:divBdr>
        </w:div>
        <w:div w:id="2102413300">
          <w:marLeft w:val="640"/>
          <w:marRight w:val="0"/>
          <w:marTop w:val="0"/>
          <w:marBottom w:val="0"/>
          <w:divBdr>
            <w:top w:val="none" w:sz="0" w:space="0" w:color="auto"/>
            <w:left w:val="none" w:sz="0" w:space="0" w:color="auto"/>
            <w:bottom w:val="none" w:sz="0" w:space="0" w:color="auto"/>
            <w:right w:val="none" w:sz="0" w:space="0" w:color="auto"/>
          </w:divBdr>
        </w:div>
        <w:div w:id="1929919097">
          <w:marLeft w:val="640"/>
          <w:marRight w:val="0"/>
          <w:marTop w:val="0"/>
          <w:marBottom w:val="0"/>
          <w:divBdr>
            <w:top w:val="none" w:sz="0" w:space="0" w:color="auto"/>
            <w:left w:val="none" w:sz="0" w:space="0" w:color="auto"/>
            <w:bottom w:val="none" w:sz="0" w:space="0" w:color="auto"/>
            <w:right w:val="none" w:sz="0" w:space="0" w:color="auto"/>
          </w:divBdr>
        </w:div>
        <w:div w:id="1442995699">
          <w:marLeft w:val="640"/>
          <w:marRight w:val="0"/>
          <w:marTop w:val="0"/>
          <w:marBottom w:val="0"/>
          <w:divBdr>
            <w:top w:val="none" w:sz="0" w:space="0" w:color="auto"/>
            <w:left w:val="none" w:sz="0" w:space="0" w:color="auto"/>
            <w:bottom w:val="none" w:sz="0" w:space="0" w:color="auto"/>
            <w:right w:val="none" w:sz="0" w:space="0" w:color="auto"/>
          </w:divBdr>
        </w:div>
        <w:div w:id="1701541612">
          <w:marLeft w:val="640"/>
          <w:marRight w:val="0"/>
          <w:marTop w:val="0"/>
          <w:marBottom w:val="0"/>
          <w:divBdr>
            <w:top w:val="none" w:sz="0" w:space="0" w:color="auto"/>
            <w:left w:val="none" w:sz="0" w:space="0" w:color="auto"/>
            <w:bottom w:val="none" w:sz="0" w:space="0" w:color="auto"/>
            <w:right w:val="none" w:sz="0" w:space="0" w:color="auto"/>
          </w:divBdr>
        </w:div>
        <w:div w:id="1439761996">
          <w:marLeft w:val="640"/>
          <w:marRight w:val="0"/>
          <w:marTop w:val="0"/>
          <w:marBottom w:val="0"/>
          <w:divBdr>
            <w:top w:val="none" w:sz="0" w:space="0" w:color="auto"/>
            <w:left w:val="none" w:sz="0" w:space="0" w:color="auto"/>
            <w:bottom w:val="none" w:sz="0" w:space="0" w:color="auto"/>
            <w:right w:val="none" w:sz="0" w:space="0" w:color="auto"/>
          </w:divBdr>
        </w:div>
        <w:div w:id="186910615">
          <w:marLeft w:val="640"/>
          <w:marRight w:val="0"/>
          <w:marTop w:val="0"/>
          <w:marBottom w:val="0"/>
          <w:divBdr>
            <w:top w:val="none" w:sz="0" w:space="0" w:color="auto"/>
            <w:left w:val="none" w:sz="0" w:space="0" w:color="auto"/>
            <w:bottom w:val="none" w:sz="0" w:space="0" w:color="auto"/>
            <w:right w:val="none" w:sz="0" w:space="0" w:color="auto"/>
          </w:divBdr>
        </w:div>
        <w:div w:id="625237541">
          <w:marLeft w:val="640"/>
          <w:marRight w:val="0"/>
          <w:marTop w:val="0"/>
          <w:marBottom w:val="0"/>
          <w:divBdr>
            <w:top w:val="none" w:sz="0" w:space="0" w:color="auto"/>
            <w:left w:val="none" w:sz="0" w:space="0" w:color="auto"/>
            <w:bottom w:val="none" w:sz="0" w:space="0" w:color="auto"/>
            <w:right w:val="none" w:sz="0" w:space="0" w:color="auto"/>
          </w:divBdr>
        </w:div>
        <w:div w:id="1448816722">
          <w:marLeft w:val="640"/>
          <w:marRight w:val="0"/>
          <w:marTop w:val="0"/>
          <w:marBottom w:val="0"/>
          <w:divBdr>
            <w:top w:val="none" w:sz="0" w:space="0" w:color="auto"/>
            <w:left w:val="none" w:sz="0" w:space="0" w:color="auto"/>
            <w:bottom w:val="none" w:sz="0" w:space="0" w:color="auto"/>
            <w:right w:val="none" w:sz="0" w:space="0" w:color="auto"/>
          </w:divBdr>
        </w:div>
        <w:div w:id="1262879540">
          <w:marLeft w:val="640"/>
          <w:marRight w:val="0"/>
          <w:marTop w:val="0"/>
          <w:marBottom w:val="0"/>
          <w:divBdr>
            <w:top w:val="none" w:sz="0" w:space="0" w:color="auto"/>
            <w:left w:val="none" w:sz="0" w:space="0" w:color="auto"/>
            <w:bottom w:val="none" w:sz="0" w:space="0" w:color="auto"/>
            <w:right w:val="none" w:sz="0" w:space="0" w:color="auto"/>
          </w:divBdr>
        </w:div>
        <w:div w:id="2085368818">
          <w:marLeft w:val="640"/>
          <w:marRight w:val="0"/>
          <w:marTop w:val="0"/>
          <w:marBottom w:val="0"/>
          <w:divBdr>
            <w:top w:val="none" w:sz="0" w:space="0" w:color="auto"/>
            <w:left w:val="none" w:sz="0" w:space="0" w:color="auto"/>
            <w:bottom w:val="none" w:sz="0" w:space="0" w:color="auto"/>
            <w:right w:val="none" w:sz="0" w:space="0" w:color="auto"/>
          </w:divBdr>
        </w:div>
        <w:div w:id="1498038181">
          <w:marLeft w:val="640"/>
          <w:marRight w:val="0"/>
          <w:marTop w:val="0"/>
          <w:marBottom w:val="0"/>
          <w:divBdr>
            <w:top w:val="none" w:sz="0" w:space="0" w:color="auto"/>
            <w:left w:val="none" w:sz="0" w:space="0" w:color="auto"/>
            <w:bottom w:val="none" w:sz="0" w:space="0" w:color="auto"/>
            <w:right w:val="none" w:sz="0" w:space="0" w:color="auto"/>
          </w:divBdr>
        </w:div>
        <w:div w:id="1207180751">
          <w:marLeft w:val="640"/>
          <w:marRight w:val="0"/>
          <w:marTop w:val="0"/>
          <w:marBottom w:val="0"/>
          <w:divBdr>
            <w:top w:val="none" w:sz="0" w:space="0" w:color="auto"/>
            <w:left w:val="none" w:sz="0" w:space="0" w:color="auto"/>
            <w:bottom w:val="none" w:sz="0" w:space="0" w:color="auto"/>
            <w:right w:val="none" w:sz="0" w:space="0" w:color="auto"/>
          </w:divBdr>
        </w:div>
        <w:div w:id="490027087">
          <w:marLeft w:val="640"/>
          <w:marRight w:val="0"/>
          <w:marTop w:val="0"/>
          <w:marBottom w:val="0"/>
          <w:divBdr>
            <w:top w:val="none" w:sz="0" w:space="0" w:color="auto"/>
            <w:left w:val="none" w:sz="0" w:space="0" w:color="auto"/>
            <w:bottom w:val="none" w:sz="0" w:space="0" w:color="auto"/>
            <w:right w:val="none" w:sz="0" w:space="0" w:color="auto"/>
          </w:divBdr>
        </w:div>
        <w:div w:id="1418478698">
          <w:marLeft w:val="640"/>
          <w:marRight w:val="0"/>
          <w:marTop w:val="0"/>
          <w:marBottom w:val="0"/>
          <w:divBdr>
            <w:top w:val="none" w:sz="0" w:space="0" w:color="auto"/>
            <w:left w:val="none" w:sz="0" w:space="0" w:color="auto"/>
            <w:bottom w:val="none" w:sz="0" w:space="0" w:color="auto"/>
            <w:right w:val="none" w:sz="0" w:space="0" w:color="auto"/>
          </w:divBdr>
        </w:div>
        <w:div w:id="702440083">
          <w:marLeft w:val="640"/>
          <w:marRight w:val="0"/>
          <w:marTop w:val="0"/>
          <w:marBottom w:val="0"/>
          <w:divBdr>
            <w:top w:val="none" w:sz="0" w:space="0" w:color="auto"/>
            <w:left w:val="none" w:sz="0" w:space="0" w:color="auto"/>
            <w:bottom w:val="none" w:sz="0" w:space="0" w:color="auto"/>
            <w:right w:val="none" w:sz="0" w:space="0" w:color="auto"/>
          </w:divBdr>
        </w:div>
        <w:div w:id="1177381240">
          <w:marLeft w:val="640"/>
          <w:marRight w:val="0"/>
          <w:marTop w:val="0"/>
          <w:marBottom w:val="0"/>
          <w:divBdr>
            <w:top w:val="none" w:sz="0" w:space="0" w:color="auto"/>
            <w:left w:val="none" w:sz="0" w:space="0" w:color="auto"/>
            <w:bottom w:val="none" w:sz="0" w:space="0" w:color="auto"/>
            <w:right w:val="none" w:sz="0" w:space="0" w:color="auto"/>
          </w:divBdr>
        </w:div>
        <w:div w:id="1211529477">
          <w:marLeft w:val="640"/>
          <w:marRight w:val="0"/>
          <w:marTop w:val="0"/>
          <w:marBottom w:val="0"/>
          <w:divBdr>
            <w:top w:val="none" w:sz="0" w:space="0" w:color="auto"/>
            <w:left w:val="none" w:sz="0" w:space="0" w:color="auto"/>
            <w:bottom w:val="none" w:sz="0" w:space="0" w:color="auto"/>
            <w:right w:val="none" w:sz="0" w:space="0" w:color="auto"/>
          </w:divBdr>
        </w:div>
        <w:div w:id="1803495674">
          <w:marLeft w:val="640"/>
          <w:marRight w:val="0"/>
          <w:marTop w:val="0"/>
          <w:marBottom w:val="0"/>
          <w:divBdr>
            <w:top w:val="none" w:sz="0" w:space="0" w:color="auto"/>
            <w:left w:val="none" w:sz="0" w:space="0" w:color="auto"/>
            <w:bottom w:val="none" w:sz="0" w:space="0" w:color="auto"/>
            <w:right w:val="none" w:sz="0" w:space="0" w:color="auto"/>
          </w:divBdr>
        </w:div>
        <w:div w:id="210845266">
          <w:marLeft w:val="640"/>
          <w:marRight w:val="0"/>
          <w:marTop w:val="0"/>
          <w:marBottom w:val="0"/>
          <w:divBdr>
            <w:top w:val="none" w:sz="0" w:space="0" w:color="auto"/>
            <w:left w:val="none" w:sz="0" w:space="0" w:color="auto"/>
            <w:bottom w:val="none" w:sz="0" w:space="0" w:color="auto"/>
            <w:right w:val="none" w:sz="0" w:space="0" w:color="auto"/>
          </w:divBdr>
        </w:div>
        <w:div w:id="1494028291">
          <w:marLeft w:val="640"/>
          <w:marRight w:val="0"/>
          <w:marTop w:val="0"/>
          <w:marBottom w:val="0"/>
          <w:divBdr>
            <w:top w:val="none" w:sz="0" w:space="0" w:color="auto"/>
            <w:left w:val="none" w:sz="0" w:space="0" w:color="auto"/>
            <w:bottom w:val="none" w:sz="0" w:space="0" w:color="auto"/>
            <w:right w:val="none" w:sz="0" w:space="0" w:color="auto"/>
          </w:divBdr>
        </w:div>
        <w:div w:id="1103307093">
          <w:marLeft w:val="640"/>
          <w:marRight w:val="0"/>
          <w:marTop w:val="0"/>
          <w:marBottom w:val="0"/>
          <w:divBdr>
            <w:top w:val="none" w:sz="0" w:space="0" w:color="auto"/>
            <w:left w:val="none" w:sz="0" w:space="0" w:color="auto"/>
            <w:bottom w:val="none" w:sz="0" w:space="0" w:color="auto"/>
            <w:right w:val="none" w:sz="0" w:space="0" w:color="auto"/>
          </w:divBdr>
        </w:div>
        <w:div w:id="1450202522">
          <w:marLeft w:val="640"/>
          <w:marRight w:val="0"/>
          <w:marTop w:val="0"/>
          <w:marBottom w:val="0"/>
          <w:divBdr>
            <w:top w:val="none" w:sz="0" w:space="0" w:color="auto"/>
            <w:left w:val="none" w:sz="0" w:space="0" w:color="auto"/>
            <w:bottom w:val="none" w:sz="0" w:space="0" w:color="auto"/>
            <w:right w:val="none" w:sz="0" w:space="0" w:color="auto"/>
          </w:divBdr>
        </w:div>
        <w:div w:id="297498866">
          <w:marLeft w:val="640"/>
          <w:marRight w:val="0"/>
          <w:marTop w:val="0"/>
          <w:marBottom w:val="0"/>
          <w:divBdr>
            <w:top w:val="none" w:sz="0" w:space="0" w:color="auto"/>
            <w:left w:val="none" w:sz="0" w:space="0" w:color="auto"/>
            <w:bottom w:val="none" w:sz="0" w:space="0" w:color="auto"/>
            <w:right w:val="none" w:sz="0" w:space="0" w:color="auto"/>
          </w:divBdr>
        </w:div>
        <w:div w:id="2052532746">
          <w:marLeft w:val="640"/>
          <w:marRight w:val="0"/>
          <w:marTop w:val="0"/>
          <w:marBottom w:val="0"/>
          <w:divBdr>
            <w:top w:val="none" w:sz="0" w:space="0" w:color="auto"/>
            <w:left w:val="none" w:sz="0" w:space="0" w:color="auto"/>
            <w:bottom w:val="none" w:sz="0" w:space="0" w:color="auto"/>
            <w:right w:val="none" w:sz="0" w:space="0" w:color="auto"/>
          </w:divBdr>
        </w:div>
        <w:div w:id="1259867180">
          <w:marLeft w:val="640"/>
          <w:marRight w:val="0"/>
          <w:marTop w:val="0"/>
          <w:marBottom w:val="0"/>
          <w:divBdr>
            <w:top w:val="none" w:sz="0" w:space="0" w:color="auto"/>
            <w:left w:val="none" w:sz="0" w:space="0" w:color="auto"/>
            <w:bottom w:val="none" w:sz="0" w:space="0" w:color="auto"/>
            <w:right w:val="none" w:sz="0" w:space="0" w:color="auto"/>
          </w:divBdr>
        </w:div>
        <w:div w:id="1837839010">
          <w:marLeft w:val="640"/>
          <w:marRight w:val="0"/>
          <w:marTop w:val="0"/>
          <w:marBottom w:val="0"/>
          <w:divBdr>
            <w:top w:val="none" w:sz="0" w:space="0" w:color="auto"/>
            <w:left w:val="none" w:sz="0" w:space="0" w:color="auto"/>
            <w:bottom w:val="none" w:sz="0" w:space="0" w:color="auto"/>
            <w:right w:val="none" w:sz="0" w:space="0" w:color="auto"/>
          </w:divBdr>
        </w:div>
        <w:div w:id="2123988264">
          <w:marLeft w:val="640"/>
          <w:marRight w:val="0"/>
          <w:marTop w:val="0"/>
          <w:marBottom w:val="0"/>
          <w:divBdr>
            <w:top w:val="none" w:sz="0" w:space="0" w:color="auto"/>
            <w:left w:val="none" w:sz="0" w:space="0" w:color="auto"/>
            <w:bottom w:val="none" w:sz="0" w:space="0" w:color="auto"/>
            <w:right w:val="none" w:sz="0" w:space="0" w:color="auto"/>
          </w:divBdr>
        </w:div>
        <w:div w:id="210532618">
          <w:marLeft w:val="640"/>
          <w:marRight w:val="0"/>
          <w:marTop w:val="0"/>
          <w:marBottom w:val="0"/>
          <w:divBdr>
            <w:top w:val="none" w:sz="0" w:space="0" w:color="auto"/>
            <w:left w:val="none" w:sz="0" w:space="0" w:color="auto"/>
            <w:bottom w:val="none" w:sz="0" w:space="0" w:color="auto"/>
            <w:right w:val="none" w:sz="0" w:space="0" w:color="auto"/>
          </w:divBdr>
        </w:div>
        <w:div w:id="763965126">
          <w:marLeft w:val="640"/>
          <w:marRight w:val="0"/>
          <w:marTop w:val="0"/>
          <w:marBottom w:val="0"/>
          <w:divBdr>
            <w:top w:val="none" w:sz="0" w:space="0" w:color="auto"/>
            <w:left w:val="none" w:sz="0" w:space="0" w:color="auto"/>
            <w:bottom w:val="none" w:sz="0" w:space="0" w:color="auto"/>
            <w:right w:val="none" w:sz="0" w:space="0" w:color="auto"/>
          </w:divBdr>
        </w:div>
        <w:div w:id="2025860936">
          <w:marLeft w:val="640"/>
          <w:marRight w:val="0"/>
          <w:marTop w:val="0"/>
          <w:marBottom w:val="0"/>
          <w:divBdr>
            <w:top w:val="none" w:sz="0" w:space="0" w:color="auto"/>
            <w:left w:val="none" w:sz="0" w:space="0" w:color="auto"/>
            <w:bottom w:val="none" w:sz="0" w:space="0" w:color="auto"/>
            <w:right w:val="none" w:sz="0" w:space="0" w:color="auto"/>
          </w:divBdr>
        </w:div>
        <w:div w:id="1720472058">
          <w:marLeft w:val="640"/>
          <w:marRight w:val="0"/>
          <w:marTop w:val="0"/>
          <w:marBottom w:val="0"/>
          <w:divBdr>
            <w:top w:val="none" w:sz="0" w:space="0" w:color="auto"/>
            <w:left w:val="none" w:sz="0" w:space="0" w:color="auto"/>
            <w:bottom w:val="none" w:sz="0" w:space="0" w:color="auto"/>
            <w:right w:val="none" w:sz="0" w:space="0" w:color="auto"/>
          </w:divBdr>
        </w:div>
        <w:div w:id="312563269">
          <w:marLeft w:val="640"/>
          <w:marRight w:val="0"/>
          <w:marTop w:val="0"/>
          <w:marBottom w:val="0"/>
          <w:divBdr>
            <w:top w:val="none" w:sz="0" w:space="0" w:color="auto"/>
            <w:left w:val="none" w:sz="0" w:space="0" w:color="auto"/>
            <w:bottom w:val="none" w:sz="0" w:space="0" w:color="auto"/>
            <w:right w:val="none" w:sz="0" w:space="0" w:color="auto"/>
          </w:divBdr>
        </w:div>
        <w:div w:id="984774994">
          <w:marLeft w:val="640"/>
          <w:marRight w:val="0"/>
          <w:marTop w:val="0"/>
          <w:marBottom w:val="0"/>
          <w:divBdr>
            <w:top w:val="none" w:sz="0" w:space="0" w:color="auto"/>
            <w:left w:val="none" w:sz="0" w:space="0" w:color="auto"/>
            <w:bottom w:val="none" w:sz="0" w:space="0" w:color="auto"/>
            <w:right w:val="none" w:sz="0" w:space="0" w:color="auto"/>
          </w:divBdr>
        </w:div>
        <w:div w:id="1793942019">
          <w:marLeft w:val="640"/>
          <w:marRight w:val="0"/>
          <w:marTop w:val="0"/>
          <w:marBottom w:val="0"/>
          <w:divBdr>
            <w:top w:val="none" w:sz="0" w:space="0" w:color="auto"/>
            <w:left w:val="none" w:sz="0" w:space="0" w:color="auto"/>
            <w:bottom w:val="none" w:sz="0" w:space="0" w:color="auto"/>
            <w:right w:val="none" w:sz="0" w:space="0" w:color="auto"/>
          </w:divBdr>
        </w:div>
        <w:div w:id="796603629">
          <w:marLeft w:val="640"/>
          <w:marRight w:val="0"/>
          <w:marTop w:val="0"/>
          <w:marBottom w:val="0"/>
          <w:divBdr>
            <w:top w:val="none" w:sz="0" w:space="0" w:color="auto"/>
            <w:left w:val="none" w:sz="0" w:space="0" w:color="auto"/>
            <w:bottom w:val="none" w:sz="0" w:space="0" w:color="auto"/>
            <w:right w:val="none" w:sz="0" w:space="0" w:color="auto"/>
          </w:divBdr>
        </w:div>
        <w:div w:id="296880046">
          <w:marLeft w:val="640"/>
          <w:marRight w:val="0"/>
          <w:marTop w:val="0"/>
          <w:marBottom w:val="0"/>
          <w:divBdr>
            <w:top w:val="none" w:sz="0" w:space="0" w:color="auto"/>
            <w:left w:val="none" w:sz="0" w:space="0" w:color="auto"/>
            <w:bottom w:val="none" w:sz="0" w:space="0" w:color="auto"/>
            <w:right w:val="none" w:sz="0" w:space="0" w:color="auto"/>
          </w:divBdr>
        </w:div>
        <w:div w:id="898318778">
          <w:marLeft w:val="640"/>
          <w:marRight w:val="0"/>
          <w:marTop w:val="0"/>
          <w:marBottom w:val="0"/>
          <w:divBdr>
            <w:top w:val="none" w:sz="0" w:space="0" w:color="auto"/>
            <w:left w:val="none" w:sz="0" w:space="0" w:color="auto"/>
            <w:bottom w:val="none" w:sz="0" w:space="0" w:color="auto"/>
            <w:right w:val="none" w:sz="0" w:space="0" w:color="auto"/>
          </w:divBdr>
        </w:div>
        <w:div w:id="709961129">
          <w:marLeft w:val="640"/>
          <w:marRight w:val="0"/>
          <w:marTop w:val="0"/>
          <w:marBottom w:val="0"/>
          <w:divBdr>
            <w:top w:val="none" w:sz="0" w:space="0" w:color="auto"/>
            <w:left w:val="none" w:sz="0" w:space="0" w:color="auto"/>
            <w:bottom w:val="none" w:sz="0" w:space="0" w:color="auto"/>
            <w:right w:val="none" w:sz="0" w:space="0" w:color="auto"/>
          </w:divBdr>
        </w:div>
        <w:div w:id="1328635450">
          <w:marLeft w:val="640"/>
          <w:marRight w:val="0"/>
          <w:marTop w:val="0"/>
          <w:marBottom w:val="0"/>
          <w:divBdr>
            <w:top w:val="none" w:sz="0" w:space="0" w:color="auto"/>
            <w:left w:val="none" w:sz="0" w:space="0" w:color="auto"/>
            <w:bottom w:val="none" w:sz="0" w:space="0" w:color="auto"/>
            <w:right w:val="none" w:sz="0" w:space="0" w:color="auto"/>
          </w:divBdr>
        </w:div>
        <w:div w:id="1877892219">
          <w:marLeft w:val="640"/>
          <w:marRight w:val="0"/>
          <w:marTop w:val="0"/>
          <w:marBottom w:val="0"/>
          <w:divBdr>
            <w:top w:val="none" w:sz="0" w:space="0" w:color="auto"/>
            <w:left w:val="none" w:sz="0" w:space="0" w:color="auto"/>
            <w:bottom w:val="none" w:sz="0" w:space="0" w:color="auto"/>
            <w:right w:val="none" w:sz="0" w:space="0" w:color="auto"/>
          </w:divBdr>
        </w:div>
        <w:div w:id="206336961">
          <w:marLeft w:val="640"/>
          <w:marRight w:val="0"/>
          <w:marTop w:val="0"/>
          <w:marBottom w:val="0"/>
          <w:divBdr>
            <w:top w:val="none" w:sz="0" w:space="0" w:color="auto"/>
            <w:left w:val="none" w:sz="0" w:space="0" w:color="auto"/>
            <w:bottom w:val="none" w:sz="0" w:space="0" w:color="auto"/>
            <w:right w:val="none" w:sz="0" w:space="0" w:color="auto"/>
          </w:divBdr>
        </w:div>
        <w:div w:id="1719931276">
          <w:marLeft w:val="640"/>
          <w:marRight w:val="0"/>
          <w:marTop w:val="0"/>
          <w:marBottom w:val="0"/>
          <w:divBdr>
            <w:top w:val="none" w:sz="0" w:space="0" w:color="auto"/>
            <w:left w:val="none" w:sz="0" w:space="0" w:color="auto"/>
            <w:bottom w:val="none" w:sz="0" w:space="0" w:color="auto"/>
            <w:right w:val="none" w:sz="0" w:space="0" w:color="auto"/>
          </w:divBdr>
        </w:div>
        <w:div w:id="829251456">
          <w:marLeft w:val="640"/>
          <w:marRight w:val="0"/>
          <w:marTop w:val="0"/>
          <w:marBottom w:val="0"/>
          <w:divBdr>
            <w:top w:val="none" w:sz="0" w:space="0" w:color="auto"/>
            <w:left w:val="none" w:sz="0" w:space="0" w:color="auto"/>
            <w:bottom w:val="none" w:sz="0" w:space="0" w:color="auto"/>
            <w:right w:val="none" w:sz="0" w:space="0" w:color="auto"/>
          </w:divBdr>
        </w:div>
        <w:div w:id="1297033280">
          <w:marLeft w:val="640"/>
          <w:marRight w:val="0"/>
          <w:marTop w:val="0"/>
          <w:marBottom w:val="0"/>
          <w:divBdr>
            <w:top w:val="none" w:sz="0" w:space="0" w:color="auto"/>
            <w:left w:val="none" w:sz="0" w:space="0" w:color="auto"/>
            <w:bottom w:val="none" w:sz="0" w:space="0" w:color="auto"/>
            <w:right w:val="none" w:sz="0" w:space="0" w:color="auto"/>
          </w:divBdr>
        </w:div>
        <w:div w:id="1060396770">
          <w:marLeft w:val="640"/>
          <w:marRight w:val="0"/>
          <w:marTop w:val="0"/>
          <w:marBottom w:val="0"/>
          <w:divBdr>
            <w:top w:val="none" w:sz="0" w:space="0" w:color="auto"/>
            <w:left w:val="none" w:sz="0" w:space="0" w:color="auto"/>
            <w:bottom w:val="none" w:sz="0" w:space="0" w:color="auto"/>
            <w:right w:val="none" w:sz="0" w:space="0" w:color="auto"/>
          </w:divBdr>
        </w:div>
        <w:div w:id="764961650">
          <w:marLeft w:val="640"/>
          <w:marRight w:val="0"/>
          <w:marTop w:val="0"/>
          <w:marBottom w:val="0"/>
          <w:divBdr>
            <w:top w:val="none" w:sz="0" w:space="0" w:color="auto"/>
            <w:left w:val="none" w:sz="0" w:space="0" w:color="auto"/>
            <w:bottom w:val="none" w:sz="0" w:space="0" w:color="auto"/>
            <w:right w:val="none" w:sz="0" w:space="0" w:color="auto"/>
          </w:divBdr>
        </w:div>
        <w:div w:id="936016086">
          <w:marLeft w:val="640"/>
          <w:marRight w:val="0"/>
          <w:marTop w:val="0"/>
          <w:marBottom w:val="0"/>
          <w:divBdr>
            <w:top w:val="none" w:sz="0" w:space="0" w:color="auto"/>
            <w:left w:val="none" w:sz="0" w:space="0" w:color="auto"/>
            <w:bottom w:val="none" w:sz="0" w:space="0" w:color="auto"/>
            <w:right w:val="none" w:sz="0" w:space="0" w:color="auto"/>
          </w:divBdr>
        </w:div>
        <w:div w:id="1624266732">
          <w:marLeft w:val="640"/>
          <w:marRight w:val="0"/>
          <w:marTop w:val="0"/>
          <w:marBottom w:val="0"/>
          <w:divBdr>
            <w:top w:val="none" w:sz="0" w:space="0" w:color="auto"/>
            <w:left w:val="none" w:sz="0" w:space="0" w:color="auto"/>
            <w:bottom w:val="none" w:sz="0" w:space="0" w:color="auto"/>
            <w:right w:val="none" w:sz="0" w:space="0" w:color="auto"/>
          </w:divBdr>
        </w:div>
        <w:div w:id="303389687">
          <w:marLeft w:val="640"/>
          <w:marRight w:val="0"/>
          <w:marTop w:val="0"/>
          <w:marBottom w:val="0"/>
          <w:divBdr>
            <w:top w:val="none" w:sz="0" w:space="0" w:color="auto"/>
            <w:left w:val="none" w:sz="0" w:space="0" w:color="auto"/>
            <w:bottom w:val="none" w:sz="0" w:space="0" w:color="auto"/>
            <w:right w:val="none" w:sz="0" w:space="0" w:color="auto"/>
          </w:divBdr>
        </w:div>
        <w:div w:id="764304384">
          <w:marLeft w:val="640"/>
          <w:marRight w:val="0"/>
          <w:marTop w:val="0"/>
          <w:marBottom w:val="0"/>
          <w:divBdr>
            <w:top w:val="none" w:sz="0" w:space="0" w:color="auto"/>
            <w:left w:val="none" w:sz="0" w:space="0" w:color="auto"/>
            <w:bottom w:val="none" w:sz="0" w:space="0" w:color="auto"/>
            <w:right w:val="none" w:sz="0" w:space="0" w:color="auto"/>
          </w:divBdr>
        </w:div>
        <w:div w:id="529807225">
          <w:marLeft w:val="640"/>
          <w:marRight w:val="0"/>
          <w:marTop w:val="0"/>
          <w:marBottom w:val="0"/>
          <w:divBdr>
            <w:top w:val="none" w:sz="0" w:space="0" w:color="auto"/>
            <w:left w:val="none" w:sz="0" w:space="0" w:color="auto"/>
            <w:bottom w:val="none" w:sz="0" w:space="0" w:color="auto"/>
            <w:right w:val="none" w:sz="0" w:space="0" w:color="auto"/>
          </w:divBdr>
        </w:div>
        <w:div w:id="1099982738">
          <w:marLeft w:val="640"/>
          <w:marRight w:val="0"/>
          <w:marTop w:val="0"/>
          <w:marBottom w:val="0"/>
          <w:divBdr>
            <w:top w:val="none" w:sz="0" w:space="0" w:color="auto"/>
            <w:left w:val="none" w:sz="0" w:space="0" w:color="auto"/>
            <w:bottom w:val="none" w:sz="0" w:space="0" w:color="auto"/>
            <w:right w:val="none" w:sz="0" w:space="0" w:color="auto"/>
          </w:divBdr>
        </w:div>
        <w:div w:id="2037922501">
          <w:marLeft w:val="640"/>
          <w:marRight w:val="0"/>
          <w:marTop w:val="0"/>
          <w:marBottom w:val="0"/>
          <w:divBdr>
            <w:top w:val="none" w:sz="0" w:space="0" w:color="auto"/>
            <w:left w:val="none" w:sz="0" w:space="0" w:color="auto"/>
            <w:bottom w:val="none" w:sz="0" w:space="0" w:color="auto"/>
            <w:right w:val="none" w:sz="0" w:space="0" w:color="auto"/>
          </w:divBdr>
        </w:div>
        <w:div w:id="1048459608">
          <w:marLeft w:val="640"/>
          <w:marRight w:val="0"/>
          <w:marTop w:val="0"/>
          <w:marBottom w:val="0"/>
          <w:divBdr>
            <w:top w:val="none" w:sz="0" w:space="0" w:color="auto"/>
            <w:left w:val="none" w:sz="0" w:space="0" w:color="auto"/>
            <w:bottom w:val="none" w:sz="0" w:space="0" w:color="auto"/>
            <w:right w:val="none" w:sz="0" w:space="0" w:color="auto"/>
          </w:divBdr>
        </w:div>
        <w:div w:id="247547821">
          <w:marLeft w:val="640"/>
          <w:marRight w:val="0"/>
          <w:marTop w:val="0"/>
          <w:marBottom w:val="0"/>
          <w:divBdr>
            <w:top w:val="none" w:sz="0" w:space="0" w:color="auto"/>
            <w:left w:val="none" w:sz="0" w:space="0" w:color="auto"/>
            <w:bottom w:val="none" w:sz="0" w:space="0" w:color="auto"/>
            <w:right w:val="none" w:sz="0" w:space="0" w:color="auto"/>
          </w:divBdr>
        </w:div>
        <w:div w:id="1549024385">
          <w:marLeft w:val="640"/>
          <w:marRight w:val="0"/>
          <w:marTop w:val="0"/>
          <w:marBottom w:val="0"/>
          <w:divBdr>
            <w:top w:val="none" w:sz="0" w:space="0" w:color="auto"/>
            <w:left w:val="none" w:sz="0" w:space="0" w:color="auto"/>
            <w:bottom w:val="none" w:sz="0" w:space="0" w:color="auto"/>
            <w:right w:val="none" w:sz="0" w:space="0" w:color="auto"/>
          </w:divBdr>
        </w:div>
        <w:div w:id="1274290113">
          <w:marLeft w:val="640"/>
          <w:marRight w:val="0"/>
          <w:marTop w:val="0"/>
          <w:marBottom w:val="0"/>
          <w:divBdr>
            <w:top w:val="none" w:sz="0" w:space="0" w:color="auto"/>
            <w:left w:val="none" w:sz="0" w:space="0" w:color="auto"/>
            <w:bottom w:val="none" w:sz="0" w:space="0" w:color="auto"/>
            <w:right w:val="none" w:sz="0" w:space="0" w:color="auto"/>
          </w:divBdr>
        </w:div>
        <w:div w:id="1108279769">
          <w:marLeft w:val="640"/>
          <w:marRight w:val="0"/>
          <w:marTop w:val="0"/>
          <w:marBottom w:val="0"/>
          <w:divBdr>
            <w:top w:val="none" w:sz="0" w:space="0" w:color="auto"/>
            <w:left w:val="none" w:sz="0" w:space="0" w:color="auto"/>
            <w:bottom w:val="none" w:sz="0" w:space="0" w:color="auto"/>
            <w:right w:val="none" w:sz="0" w:space="0" w:color="auto"/>
          </w:divBdr>
        </w:div>
        <w:div w:id="1620800977">
          <w:marLeft w:val="640"/>
          <w:marRight w:val="0"/>
          <w:marTop w:val="0"/>
          <w:marBottom w:val="0"/>
          <w:divBdr>
            <w:top w:val="none" w:sz="0" w:space="0" w:color="auto"/>
            <w:left w:val="none" w:sz="0" w:space="0" w:color="auto"/>
            <w:bottom w:val="none" w:sz="0" w:space="0" w:color="auto"/>
            <w:right w:val="none" w:sz="0" w:space="0" w:color="auto"/>
          </w:divBdr>
        </w:div>
        <w:div w:id="1969238672">
          <w:marLeft w:val="640"/>
          <w:marRight w:val="0"/>
          <w:marTop w:val="0"/>
          <w:marBottom w:val="0"/>
          <w:divBdr>
            <w:top w:val="none" w:sz="0" w:space="0" w:color="auto"/>
            <w:left w:val="none" w:sz="0" w:space="0" w:color="auto"/>
            <w:bottom w:val="none" w:sz="0" w:space="0" w:color="auto"/>
            <w:right w:val="none" w:sz="0" w:space="0" w:color="auto"/>
          </w:divBdr>
        </w:div>
        <w:div w:id="1260868016">
          <w:marLeft w:val="640"/>
          <w:marRight w:val="0"/>
          <w:marTop w:val="0"/>
          <w:marBottom w:val="0"/>
          <w:divBdr>
            <w:top w:val="none" w:sz="0" w:space="0" w:color="auto"/>
            <w:left w:val="none" w:sz="0" w:space="0" w:color="auto"/>
            <w:bottom w:val="none" w:sz="0" w:space="0" w:color="auto"/>
            <w:right w:val="none" w:sz="0" w:space="0" w:color="auto"/>
          </w:divBdr>
        </w:div>
        <w:div w:id="1981416516">
          <w:marLeft w:val="640"/>
          <w:marRight w:val="0"/>
          <w:marTop w:val="0"/>
          <w:marBottom w:val="0"/>
          <w:divBdr>
            <w:top w:val="none" w:sz="0" w:space="0" w:color="auto"/>
            <w:left w:val="none" w:sz="0" w:space="0" w:color="auto"/>
            <w:bottom w:val="none" w:sz="0" w:space="0" w:color="auto"/>
            <w:right w:val="none" w:sz="0" w:space="0" w:color="auto"/>
          </w:divBdr>
        </w:div>
        <w:div w:id="839543132">
          <w:marLeft w:val="640"/>
          <w:marRight w:val="0"/>
          <w:marTop w:val="0"/>
          <w:marBottom w:val="0"/>
          <w:divBdr>
            <w:top w:val="none" w:sz="0" w:space="0" w:color="auto"/>
            <w:left w:val="none" w:sz="0" w:space="0" w:color="auto"/>
            <w:bottom w:val="none" w:sz="0" w:space="0" w:color="auto"/>
            <w:right w:val="none" w:sz="0" w:space="0" w:color="auto"/>
          </w:divBdr>
        </w:div>
        <w:div w:id="437140989">
          <w:marLeft w:val="640"/>
          <w:marRight w:val="0"/>
          <w:marTop w:val="0"/>
          <w:marBottom w:val="0"/>
          <w:divBdr>
            <w:top w:val="none" w:sz="0" w:space="0" w:color="auto"/>
            <w:left w:val="none" w:sz="0" w:space="0" w:color="auto"/>
            <w:bottom w:val="none" w:sz="0" w:space="0" w:color="auto"/>
            <w:right w:val="none" w:sz="0" w:space="0" w:color="auto"/>
          </w:divBdr>
        </w:div>
        <w:div w:id="732237181">
          <w:marLeft w:val="640"/>
          <w:marRight w:val="0"/>
          <w:marTop w:val="0"/>
          <w:marBottom w:val="0"/>
          <w:divBdr>
            <w:top w:val="none" w:sz="0" w:space="0" w:color="auto"/>
            <w:left w:val="none" w:sz="0" w:space="0" w:color="auto"/>
            <w:bottom w:val="none" w:sz="0" w:space="0" w:color="auto"/>
            <w:right w:val="none" w:sz="0" w:space="0" w:color="auto"/>
          </w:divBdr>
        </w:div>
        <w:div w:id="247157199">
          <w:marLeft w:val="640"/>
          <w:marRight w:val="0"/>
          <w:marTop w:val="0"/>
          <w:marBottom w:val="0"/>
          <w:divBdr>
            <w:top w:val="none" w:sz="0" w:space="0" w:color="auto"/>
            <w:left w:val="none" w:sz="0" w:space="0" w:color="auto"/>
            <w:bottom w:val="none" w:sz="0" w:space="0" w:color="auto"/>
            <w:right w:val="none" w:sz="0" w:space="0" w:color="auto"/>
          </w:divBdr>
        </w:div>
      </w:divsChild>
    </w:div>
    <w:div w:id="172064720">
      <w:bodyDiv w:val="1"/>
      <w:marLeft w:val="0"/>
      <w:marRight w:val="0"/>
      <w:marTop w:val="0"/>
      <w:marBottom w:val="0"/>
      <w:divBdr>
        <w:top w:val="none" w:sz="0" w:space="0" w:color="auto"/>
        <w:left w:val="none" w:sz="0" w:space="0" w:color="auto"/>
        <w:bottom w:val="none" w:sz="0" w:space="0" w:color="auto"/>
        <w:right w:val="none" w:sz="0" w:space="0" w:color="auto"/>
      </w:divBdr>
      <w:divsChild>
        <w:div w:id="466898273">
          <w:marLeft w:val="640"/>
          <w:marRight w:val="0"/>
          <w:marTop w:val="0"/>
          <w:marBottom w:val="0"/>
          <w:divBdr>
            <w:top w:val="none" w:sz="0" w:space="0" w:color="auto"/>
            <w:left w:val="none" w:sz="0" w:space="0" w:color="auto"/>
            <w:bottom w:val="none" w:sz="0" w:space="0" w:color="auto"/>
            <w:right w:val="none" w:sz="0" w:space="0" w:color="auto"/>
          </w:divBdr>
        </w:div>
        <w:div w:id="657850838">
          <w:marLeft w:val="640"/>
          <w:marRight w:val="0"/>
          <w:marTop w:val="0"/>
          <w:marBottom w:val="0"/>
          <w:divBdr>
            <w:top w:val="none" w:sz="0" w:space="0" w:color="auto"/>
            <w:left w:val="none" w:sz="0" w:space="0" w:color="auto"/>
            <w:bottom w:val="none" w:sz="0" w:space="0" w:color="auto"/>
            <w:right w:val="none" w:sz="0" w:space="0" w:color="auto"/>
          </w:divBdr>
        </w:div>
        <w:div w:id="1721323128">
          <w:marLeft w:val="640"/>
          <w:marRight w:val="0"/>
          <w:marTop w:val="0"/>
          <w:marBottom w:val="0"/>
          <w:divBdr>
            <w:top w:val="none" w:sz="0" w:space="0" w:color="auto"/>
            <w:left w:val="none" w:sz="0" w:space="0" w:color="auto"/>
            <w:bottom w:val="none" w:sz="0" w:space="0" w:color="auto"/>
            <w:right w:val="none" w:sz="0" w:space="0" w:color="auto"/>
          </w:divBdr>
        </w:div>
        <w:div w:id="1947300164">
          <w:marLeft w:val="640"/>
          <w:marRight w:val="0"/>
          <w:marTop w:val="0"/>
          <w:marBottom w:val="0"/>
          <w:divBdr>
            <w:top w:val="none" w:sz="0" w:space="0" w:color="auto"/>
            <w:left w:val="none" w:sz="0" w:space="0" w:color="auto"/>
            <w:bottom w:val="none" w:sz="0" w:space="0" w:color="auto"/>
            <w:right w:val="none" w:sz="0" w:space="0" w:color="auto"/>
          </w:divBdr>
        </w:div>
        <w:div w:id="1978295307">
          <w:marLeft w:val="640"/>
          <w:marRight w:val="0"/>
          <w:marTop w:val="0"/>
          <w:marBottom w:val="0"/>
          <w:divBdr>
            <w:top w:val="none" w:sz="0" w:space="0" w:color="auto"/>
            <w:left w:val="none" w:sz="0" w:space="0" w:color="auto"/>
            <w:bottom w:val="none" w:sz="0" w:space="0" w:color="auto"/>
            <w:right w:val="none" w:sz="0" w:space="0" w:color="auto"/>
          </w:divBdr>
        </w:div>
        <w:div w:id="729114807">
          <w:marLeft w:val="640"/>
          <w:marRight w:val="0"/>
          <w:marTop w:val="0"/>
          <w:marBottom w:val="0"/>
          <w:divBdr>
            <w:top w:val="none" w:sz="0" w:space="0" w:color="auto"/>
            <w:left w:val="none" w:sz="0" w:space="0" w:color="auto"/>
            <w:bottom w:val="none" w:sz="0" w:space="0" w:color="auto"/>
            <w:right w:val="none" w:sz="0" w:space="0" w:color="auto"/>
          </w:divBdr>
        </w:div>
        <w:div w:id="1244726279">
          <w:marLeft w:val="640"/>
          <w:marRight w:val="0"/>
          <w:marTop w:val="0"/>
          <w:marBottom w:val="0"/>
          <w:divBdr>
            <w:top w:val="none" w:sz="0" w:space="0" w:color="auto"/>
            <w:left w:val="none" w:sz="0" w:space="0" w:color="auto"/>
            <w:bottom w:val="none" w:sz="0" w:space="0" w:color="auto"/>
            <w:right w:val="none" w:sz="0" w:space="0" w:color="auto"/>
          </w:divBdr>
        </w:div>
        <w:div w:id="254440505">
          <w:marLeft w:val="640"/>
          <w:marRight w:val="0"/>
          <w:marTop w:val="0"/>
          <w:marBottom w:val="0"/>
          <w:divBdr>
            <w:top w:val="none" w:sz="0" w:space="0" w:color="auto"/>
            <w:left w:val="none" w:sz="0" w:space="0" w:color="auto"/>
            <w:bottom w:val="none" w:sz="0" w:space="0" w:color="auto"/>
            <w:right w:val="none" w:sz="0" w:space="0" w:color="auto"/>
          </w:divBdr>
        </w:div>
        <w:div w:id="1249726303">
          <w:marLeft w:val="640"/>
          <w:marRight w:val="0"/>
          <w:marTop w:val="0"/>
          <w:marBottom w:val="0"/>
          <w:divBdr>
            <w:top w:val="none" w:sz="0" w:space="0" w:color="auto"/>
            <w:left w:val="none" w:sz="0" w:space="0" w:color="auto"/>
            <w:bottom w:val="none" w:sz="0" w:space="0" w:color="auto"/>
            <w:right w:val="none" w:sz="0" w:space="0" w:color="auto"/>
          </w:divBdr>
        </w:div>
        <w:div w:id="223101516">
          <w:marLeft w:val="640"/>
          <w:marRight w:val="0"/>
          <w:marTop w:val="0"/>
          <w:marBottom w:val="0"/>
          <w:divBdr>
            <w:top w:val="none" w:sz="0" w:space="0" w:color="auto"/>
            <w:left w:val="none" w:sz="0" w:space="0" w:color="auto"/>
            <w:bottom w:val="none" w:sz="0" w:space="0" w:color="auto"/>
            <w:right w:val="none" w:sz="0" w:space="0" w:color="auto"/>
          </w:divBdr>
        </w:div>
        <w:div w:id="77990338">
          <w:marLeft w:val="640"/>
          <w:marRight w:val="0"/>
          <w:marTop w:val="0"/>
          <w:marBottom w:val="0"/>
          <w:divBdr>
            <w:top w:val="none" w:sz="0" w:space="0" w:color="auto"/>
            <w:left w:val="none" w:sz="0" w:space="0" w:color="auto"/>
            <w:bottom w:val="none" w:sz="0" w:space="0" w:color="auto"/>
            <w:right w:val="none" w:sz="0" w:space="0" w:color="auto"/>
          </w:divBdr>
        </w:div>
        <w:div w:id="1580627553">
          <w:marLeft w:val="640"/>
          <w:marRight w:val="0"/>
          <w:marTop w:val="0"/>
          <w:marBottom w:val="0"/>
          <w:divBdr>
            <w:top w:val="none" w:sz="0" w:space="0" w:color="auto"/>
            <w:left w:val="none" w:sz="0" w:space="0" w:color="auto"/>
            <w:bottom w:val="none" w:sz="0" w:space="0" w:color="auto"/>
            <w:right w:val="none" w:sz="0" w:space="0" w:color="auto"/>
          </w:divBdr>
        </w:div>
        <w:div w:id="72360751">
          <w:marLeft w:val="640"/>
          <w:marRight w:val="0"/>
          <w:marTop w:val="0"/>
          <w:marBottom w:val="0"/>
          <w:divBdr>
            <w:top w:val="none" w:sz="0" w:space="0" w:color="auto"/>
            <w:left w:val="none" w:sz="0" w:space="0" w:color="auto"/>
            <w:bottom w:val="none" w:sz="0" w:space="0" w:color="auto"/>
            <w:right w:val="none" w:sz="0" w:space="0" w:color="auto"/>
          </w:divBdr>
        </w:div>
        <w:div w:id="1649165527">
          <w:marLeft w:val="640"/>
          <w:marRight w:val="0"/>
          <w:marTop w:val="0"/>
          <w:marBottom w:val="0"/>
          <w:divBdr>
            <w:top w:val="none" w:sz="0" w:space="0" w:color="auto"/>
            <w:left w:val="none" w:sz="0" w:space="0" w:color="auto"/>
            <w:bottom w:val="none" w:sz="0" w:space="0" w:color="auto"/>
            <w:right w:val="none" w:sz="0" w:space="0" w:color="auto"/>
          </w:divBdr>
        </w:div>
        <w:div w:id="462624103">
          <w:marLeft w:val="640"/>
          <w:marRight w:val="0"/>
          <w:marTop w:val="0"/>
          <w:marBottom w:val="0"/>
          <w:divBdr>
            <w:top w:val="none" w:sz="0" w:space="0" w:color="auto"/>
            <w:left w:val="none" w:sz="0" w:space="0" w:color="auto"/>
            <w:bottom w:val="none" w:sz="0" w:space="0" w:color="auto"/>
            <w:right w:val="none" w:sz="0" w:space="0" w:color="auto"/>
          </w:divBdr>
        </w:div>
        <w:div w:id="789056469">
          <w:marLeft w:val="640"/>
          <w:marRight w:val="0"/>
          <w:marTop w:val="0"/>
          <w:marBottom w:val="0"/>
          <w:divBdr>
            <w:top w:val="none" w:sz="0" w:space="0" w:color="auto"/>
            <w:left w:val="none" w:sz="0" w:space="0" w:color="auto"/>
            <w:bottom w:val="none" w:sz="0" w:space="0" w:color="auto"/>
            <w:right w:val="none" w:sz="0" w:space="0" w:color="auto"/>
          </w:divBdr>
        </w:div>
        <w:div w:id="1724479168">
          <w:marLeft w:val="640"/>
          <w:marRight w:val="0"/>
          <w:marTop w:val="0"/>
          <w:marBottom w:val="0"/>
          <w:divBdr>
            <w:top w:val="none" w:sz="0" w:space="0" w:color="auto"/>
            <w:left w:val="none" w:sz="0" w:space="0" w:color="auto"/>
            <w:bottom w:val="none" w:sz="0" w:space="0" w:color="auto"/>
            <w:right w:val="none" w:sz="0" w:space="0" w:color="auto"/>
          </w:divBdr>
        </w:div>
        <w:div w:id="1260138323">
          <w:marLeft w:val="640"/>
          <w:marRight w:val="0"/>
          <w:marTop w:val="0"/>
          <w:marBottom w:val="0"/>
          <w:divBdr>
            <w:top w:val="none" w:sz="0" w:space="0" w:color="auto"/>
            <w:left w:val="none" w:sz="0" w:space="0" w:color="auto"/>
            <w:bottom w:val="none" w:sz="0" w:space="0" w:color="auto"/>
            <w:right w:val="none" w:sz="0" w:space="0" w:color="auto"/>
          </w:divBdr>
        </w:div>
        <w:div w:id="215821393">
          <w:marLeft w:val="640"/>
          <w:marRight w:val="0"/>
          <w:marTop w:val="0"/>
          <w:marBottom w:val="0"/>
          <w:divBdr>
            <w:top w:val="none" w:sz="0" w:space="0" w:color="auto"/>
            <w:left w:val="none" w:sz="0" w:space="0" w:color="auto"/>
            <w:bottom w:val="none" w:sz="0" w:space="0" w:color="auto"/>
            <w:right w:val="none" w:sz="0" w:space="0" w:color="auto"/>
          </w:divBdr>
        </w:div>
        <w:div w:id="914894341">
          <w:marLeft w:val="640"/>
          <w:marRight w:val="0"/>
          <w:marTop w:val="0"/>
          <w:marBottom w:val="0"/>
          <w:divBdr>
            <w:top w:val="none" w:sz="0" w:space="0" w:color="auto"/>
            <w:left w:val="none" w:sz="0" w:space="0" w:color="auto"/>
            <w:bottom w:val="none" w:sz="0" w:space="0" w:color="auto"/>
            <w:right w:val="none" w:sz="0" w:space="0" w:color="auto"/>
          </w:divBdr>
        </w:div>
        <w:div w:id="2020500935">
          <w:marLeft w:val="640"/>
          <w:marRight w:val="0"/>
          <w:marTop w:val="0"/>
          <w:marBottom w:val="0"/>
          <w:divBdr>
            <w:top w:val="none" w:sz="0" w:space="0" w:color="auto"/>
            <w:left w:val="none" w:sz="0" w:space="0" w:color="auto"/>
            <w:bottom w:val="none" w:sz="0" w:space="0" w:color="auto"/>
            <w:right w:val="none" w:sz="0" w:space="0" w:color="auto"/>
          </w:divBdr>
        </w:div>
        <w:div w:id="573786359">
          <w:marLeft w:val="640"/>
          <w:marRight w:val="0"/>
          <w:marTop w:val="0"/>
          <w:marBottom w:val="0"/>
          <w:divBdr>
            <w:top w:val="none" w:sz="0" w:space="0" w:color="auto"/>
            <w:left w:val="none" w:sz="0" w:space="0" w:color="auto"/>
            <w:bottom w:val="none" w:sz="0" w:space="0" w:color="auto"/>
            <w:right w:val="none" w:sz="0" w:space="0" w:color="auto"/>
          </w:divBdr>
        </w:div>
        <w:div w:id="977413194">
          <w:marLeft w:val="640"/>
          <w:marRight w:val="0"/>
          <w:marTop w:val="0"/>
          <w:marBottom w:val="0"/>
          <w:divBdr>
            <w:top w:val="none" w:sz="0" w:space="0" w:color="auto"/>
            <w:left w:val="none" w:sz="0" w:space="0" w:color="auto"/>
            <w:bottom w:val="none" w:sz="0" w:space="0" w:color="auto"/>
            <w:right w:val="none" w:sz="0" w:space="0" w:color="auto"/>
          </w:divBdr>
        </w:div>
        <w:div w:id="1036351616">
          <w:marLeft w:val="640"/>
          <w:marRight w:val="0"/>
          <w:marTop w:val="0"/>
          <w:marBottom w:val="0"/>
          <w:divBdr>
            <w:top w:val="none" w:sz="0" w:space="0" w:color="auto"/>
            <w:left w:val="none" w:sz="0" w:space="0" w:color="auto"/>
            <w:bottom w:val="none" w:sz="0" w:space="0" w:color="auto"/>
            <w:right w:val="none" w:sz="0" w:space="0" w:color="auto"/>
          </w:divBdr>
        </w:div>
        <w:div w:id="1690520637">
          <w:marLeft w:val="640"/>
          <w:marRight w:val="0"/>
          <w:marTop w:val="0"/>
          <w:marBottom w:val="0"/>
          <w:divBdr>
            <w:top w:val="none" w:sz="0" w:space="0" w:color="auto"/>
            <w:left w:val="none" w:sz="0" w:space="0" w:color="auto"/>
            <w:bottom w:val="none" w:sz="0" w:space="0" w:color="auto"/>
            <w:right w:val="none" w:sz="0" w:space="0" w:color="auto"/>
          </w:divBdr>
        </w:div>
        <w:div w:id="1665162662">
          <w:marLeft w:val="640"/>
          <w:marRight w:val="0"/>
          <w:marTop w:val="0"/>
          <w:marBottom w:val="0"/>
          <w:divBdr>
            <w:top w:val="none" w:sz="0" w:space="0" w:color="auto"/>
            <w:left w:val="none" w:sz="0" w:space="0" w:color="auto"/>
            <w:bottom w:val="none" w:sz="0" w:space="0" w:color="auto"/>
            <w:right w:val="none" w:sz="0" w:space="0" w:color="auto"/>
          </w:divBdr>
        </w:div>
        <w:div w:id="1329751102">
          <w:marLeft w:val="640"/>
          <w:marRight w:val="0"/>
          <w:marTop w:val="0"/>
          <w:marBottom w:val="0"/>
          <w:divBdr>
            <w:top w:val="none" w:sz="0" w:space="0" w:color="auto"/>
            <w:left w:val="none" w:sz="0" w:space="0" w:color="auto"/>
            <w:bottom w:val="none" w:sz="0" w:space="0" w:color="auto"/>
            <w:right w:val="none" w:sz="0" w:space="0" w:color="auto"/>
          </w:divBdr>
        </w:div>
        <w:div w:id="950283370">
          <w:marLeft w:val="640"/>
          <w:marRight w:val="0"/>
          <w:marTop w:val="0"/>
          <w:marBottom w:val="0"/>
          <w:divBdr>
            <w:top w:val="none" w:sz="0" w:space="0" w:color="auto"/>
            <w:left w:val="none" w:sz="0" w:space="0" w:color="auto"/>
            <w:bottom w:val="none" w:sz="0" w:space="0" w:color="auto"/>
            <w:right w:val="none" w:sz="0" w:space="0" w:color="auto"/>
          </w:divBdr>
        </w:div>
        <w:div w:id="2072001186">
          <w:marLeft w:val="640"/>
          <w:marRight w:val="0"/>
          <w:marTop w:val="0"/>
          <w:marBottom w:val="0"/>
          <w:divBdr>
            <w:top w:val="none" w:sz="0" w:space="0" w:color="auto"/>
            <w:left w:val="none" w:sz="0" w:space="0" w:color="auto"/>
            <w:bottom w:val="none" w:sz="0" w:space="0" w:color="auto"/>
            <w:right w:val="none" w:sz="0" w:space="0" w:color="auto"/>
          </w:divBdr>
        </w:div>
        <w:div w:id="2070029409">
          <w:marLeft w:val="640"/>
          <w:marRight w:val="0"/>
          <w:marTop w:val="0"/>
          <w:marBottom w:val="0"/>
          <w:divBdr>
            <w:top w:val="none" w:sz="0" w:space="0" w:color="auto"/>
            <w:left w:val="none" w:sz="0" w:space="0" w:color="auto"/>
            <w:bottom w:val="none" w:sz="0" w:space="0" w:color="auto"/>
            <w:right w:val="none" w:sz="0" w:space="0" w:color="auto"/>
          </w:divBdr>
        </w:div>
        <w:div w:id="564410350">
          <w:marLeft w:val="640"/>
          <w:marRight w:val="0"/>
          <w:marTop w:val="0"/>
          <w:marBottom w:val="0"/>
          <w:divBdr>
            <w:top w:val="none" w:sz="0" w:space="0" w:color="auto"/>
            <w:left w:val="none" w:sz="0" w:space="0" w:color="auto"/>
            <w:bottom w:val="none" w:sz="0" w:space="0" w:color="auto"/>
            <w:right w:val="none" w:sz="0" w:space="0" w:color="auto"/>
          </w:divBdr>
        </w:div>
        <w:div w:id="1005281163">
          <w:marLeft w:val="640"/>
          <w:marRight w:val="0"/>
          <w:marTop w:val="0"/>
          <w:marBottom w:val="0"/>
          <w:divBdr>
            <w:top w:val="none" w:sz="0" w:space="0" w:color="auto"/>
            <w:left w:val="none" w:sz="0" w:space="0" w:color="auto"/>
            <w:bottom w:val="none" w:sz="0" w:space="0" w:color="auto"/>
            <w:right w:val="none" w:sz="0" w:space="0" w:color="auto"/>
          </w:divBdr>
        </w:div>
        <w:div w:id="2100716273">
          <w:marLeft w:val="640"/>
          <w:marRight w:val="0"/>
          <w:marTop w:val="0"/>
          <w:marBottom w:val="0"/>
          <w:divBdr>
            <w:top w:val="none" w:sz="0" w:space="0" w:color="auto"/>
            <w:left w:val="none" w:sz="0" w:space="0" w:color="auto"/>
            <w:bottom w:val="none" w:sz="0" w:space="0" w:color="auto"/>
            <w:right w:val="none" w:sz="0" w:space="0" w:color="auto"/>
          </w:divBdr>
        </w:div>
        <w:div w:id="1668317174">
          <w:marLeft w:val="640"/>
          <w:marRight w:val="0"/>
          <w:marTop w:val="0"/>
          <w:marBottom w:val="0"/>
          <w:divBdr>
            <w:top w:val="none" w:sz="0" w:space="0" w:color="auto"/>
            <w:left w:val="none" w:sz="0" w:space="0" w:color="auto"/>
            <w:bottom w:val="none" w:sz="0" w:space="0" w:color="auto"/>
            <w:right w:val="none" w:sz="0" w:space="0" w:color="auto"/>
          </w:divBdr>
        </w:div>
        <w:div w:id="716321191">
          <w:marLeft w:val="640"/>
          <w:marRight w:val="0"/>
          <w:marTop w:val="0"/>
          <w:marBottom w:val="0"/>
          <w:divBdr>
            <w:top w:val="none" w:sz="0" w:space="0" w:color="auto"/>
            <w:left w:val="none" w:sz="0" w:space="0" w:color="auto"/>
            <w:bottom w:val="none" w:sz="0" w:space="0" w:color="auto"/>
            <w:right w:val="none" w:sz="0" w:space="0" w:color="auto"/>
          </w:divBdr>
        </w:div>
        <w:div w:id="1663582903">
          <w:marLeft w:val="640"/>
          <w:marRight w:val="0"/>
          <w:marTop w:val="0"/>
          <w:marBottom w:val="0"/>
          <w:divBdr>
            <w:top w:val="none" w:sz="0" w:space="0" w:color="auto"/>
            <w:left w:val="none" w:sz="0" w:space="0" w:color="auto"/>
            <w:bottom w:val="none" w:sz="0" w:space="0" w:color="auto"/>
            <w:right w:val="none" w:sz="0" w:space="0" w:color="auto"/>
          </w:divBdr>
        </w:div>
        <w:div w:id="1966229998">
          <w:marLeft w:val="640"/>
          <w:marRight w:val="0"/>
          <w:marTop w:val="0"/>
          <w:marBottom w:val="0"/>
          <w:divBdr>
            <w:top w:val="none" w:sz="0" w:space="0" w:color="auto"/>
            <w:left w:val="none" w:sz="0" w:space="0" w:color="auto"/>
            <w:bottom w:val="none" w:sz="0" w:space="0" w:color="auto"/>
            <w:right w:val="none" w:sz="0" w:space="0" w:color="auto"/>
          </w:divBdr>
        </w:div>
        <w:div w:id="1433014772">
          <w:marLeft w:val="640"/>
          <w:marRight w:val="0"/>
          <w:marTop w:val="0"/>
          <w:marBottom w:val="0"/>
          <w:divBdr>
            <w:top w:val="none" w:sz="0" w:space="0" w:color="auto"/>
            <w:left w:val="none" w:sz="0" w:space="0" w:color="auto"/>
            <w:bottom w:val="none" w:sz="0" w:space="0" w:color="auto"/>
            <w:right w:val="none" w:sz="0" w:space="0" w:color="auto"/>
          </w:divBdr>
        </w:div>
        <w:div w:id="1357735295">
          <w:marLeft w:val="640"/>
          <w:marRight w:val="0"/>
          <w:marTop w:val="0"/>
          <w:marBottom w:val="0"/>
          <w:divBdr>
            <w:top w:val="none" w:sz="0" w:space="0" w:color="auto"/>
            <w:left w:val="none" w:sz="0" w:space="0" w:color="auto"/>
            <w:bottom w:val="none" w:sz="0" w:space="0" w:color="auto"/>
            <w:right w:val="none" w:sz="0" w:space="0" w:color="auto"/>
          </w:divBdr>
        </w:div>
        <w:div w:id="1377927067">
          <w:marLeft w:val="640"/>
          <w:marRight w:val="0"/>
          <w:marTop w:val="0"/>
          <w:marBottom w:val="0"/>
          <w:divBdr>
            <w:top w:val="none" w:sz="0" w:space="0" w:color="auto"/>
            <w:left w:val="none" w:sz="0" w:space="0" w:color="auto"/>
            <w:bottom w:val="none" w:sz="0" w:space="0" w:color="auto"/>
            <w:right w:val="none" w:sz="0" w:space="0" w:color="auto"/>
          </w:divBdr>
        </w:div>
        <w:div w:id="281888531">
          <w:marLeft w:val="640"/>
          <w:marRight w:val="0"/>
          <w:marTop w:val="0"/>
          <w:marBottom w:val="0"/>
          <w:divBdr>
            <w:top w:val="none" w:sz="0" w:space="0" w:color="auto"/>
            <w:left w:val="none" w:sz="0" w:space="0" w:color="auto"/>
            <w:bottom w:val="none" w:sz="0" w:space="0" w:color="auto"/>
            <w:right w:val="none" w:sz="0" w:space="0" w:color="auto"/>
          </w:divBdr>
        </w:div>
        <w:div w:id="1352800657">
          <w:marLeft w:val="640"/>
          <w:marRight w:val="0"/>
          <w:marTop w:val="0"/>
          <w:marBottom w:val="0"/>
          <w:divBdr>
            <w:top w:val="none" w:sz="0" w:space="0" w:color="auto"/>
            <w:left w:val="none" w:sz="0" w:space="0" w:color="auto"/>
            <w:bottom w:val="none" w:sz="0" w:space="0" w:color="auto"/>
            <w:right w:val="none" w:sz="0" w:space="0" w:color="auto"/>
          </w:divBdr>
        </w:div>
        <w:div w:id="1853950422">
          <w:marLeft w:val="640"/>
          <w:marRight w:val="0"/>
          <w:marTop w:val="0"/>
          <w:marBottom w:val="0"/>
          <w:divBdr>
            <w:top w:val="none" w:sz="0" w:space="0" w:color="auto"/>
            <w:left w:val="none" w:sz="0" w:space="0" w:color="auto"/>
            <w:bottom w:val="none" w:sz="0" w:space="0" w:color="auto"/>
            <w:right w:val="none" w:sz="0" w:space="0" w:color="auto"/>
          </w:divBdr>
        </w:div>
        <w:div w:id="1802384683">
          <w:marLeft w:val="640"/>
          <w:marRight w:val="0"/>
          <w:marTop w:val="0"/>
          <w:marBottom w:val="0"/>
          <w:divBdr>
            <w:top w:val="none" w:sz="0" w:space="0" w:color="auto"/>
            <w:left w:val="none" w:sz="0" w:space="0" w:color="auto"/>
            <w:bottom w:val="none" w:sz="0" w:space="0" w:color="auto"/>
            <w:right w:val="none" w:sz="0" w:space="0" w:color="auto"/>
          </w:divBdr>
        </w:div>
        <w:div w:id="1250192104">
          <w:marLeft w:val="640"/>
          <w:marRight w:val="0"/>
          <w:marTop w:val="0"/>
          <w:marBottom w:val="0"/>
          <w:divBdr>
            <w:top w:val="none" w:sz="0" w:space="0" w:color="auto"/>
            <w:left w:val="none" w:sz="0" w:space="0" w:color="auto"/>
            <w:bottom w:val="none" w:sz="0" w:space="0" w:color="auto"/>
            <w:right w:val="none" w:sz="0" w:space="0" w:color="auto"/>
          </w:divBdr>
        </w:div>
        <w:div w:id="1962296224">
          <w:marLeft w:val="640"/>
          <w:marRight w:val="0"/>
          <w:marTop w:val="0"/>
          <w:marBottom w:val="0"/>
          <w:divBdr>
            <w:top w:val="none" w:sz="0" w:space="0" w:color="auto"/>
            <w:left w:val="none" w:sz="0" w:space="0" w:color="auto"/>
            <w:bottom w:val="none" w:sz="0" w:space="0" w:color="auto"/>
            <w:right w:val="none" w:sz="0" w:space="0" w:color="auto"/>
          </w:divBdr>
        </w:div>
        <w:div w:id="2119057578">
          <w:marLeft w:val="640"/>
          <w:marRight w:val="0"/>
          <w:marTop w:val="0"/>
          <w:marBottom w:val="0"/>
          <w:divBdr>
            <w:top w:val="none" w:sz="0" w:space="0" w:color="auto"/>
            <w:left w:val="none" w:sz="0" w:space="0" w:color="auto"/>
            <w:bottom w:val="none" w:sz="0" w:space="0" w:color="auto"/>
            <w:right w:val="none" w:sz="0" w:space="0" w:color="auto"/>
          </w:divBdr>
        </w:div>
        <w:div w:id="1352998083">
          <w:marLeft w:val="640"/>
          <w:marRight w:val="0"/>
          <w:marTop w:val="0"/>
          <w:marBottom w:val="0"/>
          <w:divBdr>
            <w:top w:val="none" w:sz="0" w:space="0" w:color="auto"/>
            <w:left w:val="none" w:sz="0" w:space="0" w:color="auto"/>
            <w:bottom w:val="none" w:sz="0" w:space="0" w:color="auto"/>
            <w:right w:val="none" w:sz="0" w:space="0" w:color="auto"/>
          </w:divBdr>
        </w:div>
        <w:div w:id="1833331856">
          <w:marLeft w:val="640"/>
          <w:marRight w:val="0"/>
          <w:marTop w:val="0"/>
          <w:marBottom w:val="0"/>
          <w:divBdr>
            <w:top w:val="none" w:sz="0" w:space="0" w:color="auto"/>
            <w:left w:val="none" w:sz="0" w:space="0" w:color="auto"/>
            <w:bottom w:val="none" w:sz="0" w:space="0" w:color="auto"/>
            <w:right w:val="none" w:sz="0" w:space="0" w:color="auto"/>
          </w:divBdr>
        </w:div>
        <w:div w:id="1993214341">
          <w:marLeft w:val="640"/>
          <w:marRight w:val="0"/>
          <w:marTop w:val="0"/>
          <w:marBottom w:val="0"/>
          <w:divBdr>
            <w:top w:val="none" w:sz="0" w:space="0" w:color="auto"/>
            <w:left w:val="none" w:sz="0" w:space="0" w:color="auto"/>
            <w:bottom w:val="none" w:sz="0" w:space="0" w:color="auto"/>
            <w:right w:val="none" w:sz="0" w:space="0" w:color="auto"/>
          </w:divBdr>
        </w:div>
        <w:div w:id="1276056100">
          <w:marLeft w:val="640"/>
          <w:marRight w:val="0"/>
          <w:marTop w:val="0"/>
          <w:marBottom w:val="0"/>
          <w:divBdr>
            <w:top w:val="none" w:sz="0" w:space="0" w:color="auto"/>
            <w:left w:val="none" w:sz="0" w:space="0" w:color="auto"/>
            <w:bottom w:val="none" w:sz="0" w:space="0" w:color="auto"/>
            <w:right w:val="none" w:sz="0" w:space="0" w:color="auto"/>
          </w:divBdr>
        </w:div>
        <w:div w:id="1952199088">
          <w:marLeft w:val="640"/>
          <w:marRight w:val="0"/>
          <w:marTop w:val="0"/>
          <w:marBottom w:val="0"/>
          <w:divBdr>
            <w:top w:val="none" w:sz="0" w:space="0" w:color="auto"/>
            <w:left w:val="none" w:sz="0" w:space="0" w:color="auto"/>
            <w:bottom w:val="none" w:sz="0" w:space="0" w:color="auto"/>
            <w:right w:val="none" w:sz="0" w:space="0" w:color="auto"/>
          </w:divBdr>
        </w:div>
        <w:div w:id="873423187">
          <w:marLeft w:val="640"/>
          <w:marRight w:val="0"/>
          <w:marTop w:val="0"/>
          <w:marBottom w:val="0"/>
          <w:divBdr>
            <w:top w:val="none" w:sz="0" w:space="0" w:color="auto"/>
            <w:left w:val="none" w:sz="0" w:space="0" w:color="auto"/>
            <w:bottom w:val="none" w:sz="0" w:space="0" w:color="auto"/>
            <w:right w:val="none" w:sz="0" w:space="0" w:color="auto"/>
          </w:divBdr>
        </w:div>
        <w:div w:id="1580795201">
          <w:marLeft w:val="640"/>
          <w:marRight w:val="0"/>
          <w:marTop w:val="0"/>
          <w:marBottom w:val="0"/>
          <w:divBdr>
            <w:top w:val="none" w:sz="0" w:space="0" w:color="auto"/>
            <w:left w:val="none" w:sz="0" w:space="0" w:color="auto"/>
            <w:bottom w:val="none" w:sz="0" w:space="0" w:color="auto"/>
            <w:right w:val="none" w:sz="0" w:space="0" w:color="auto"/>
          </w:divBdr>
        </w:div>
        <w:div w:id="596330163">
          <w:marLeft w:val="640"/>
          <w:marRight w:val="0"/>
          <w:marTop w:val="0"/>
          <w:marBottom w:val="0"/>
          <w:divBdr>
            <w:top w:val="none" w:sz="0" w:space="0" w:color="auto"/>
            <w:left w:val="none" w:sz="0" w:space="0" w:color="auto"/>
            <w:bottom w:val="none" w:sz="0" w:space="0" w:color="auto"/>
            <w:right w:val="none" w:sz="0" w:space="0" w:color="auto"/>
          </w:divBdr>
        </w:div>
        <w:div w:id="1416704297">
          <w:marLeft w:val="640"/>
          <w:marRight w:val="0"/>
          <w:marTop w:val="0"/>
          <w:marBottom w:val="0"/>
          <w:divBdr>
            <w:top w:val="none" w:sz="0" w:space="0" w:color="auto"/>
            <w:left w:val="none" w:sz="0" w:space="0" w:color="auto"/>
            <w:bottom w:val="none" w:sz="0" w:space="0" w:color="auto"/>
            <w:right w:val="none" w:sz="0" w:space="0" w:color="auto"/>
          </w:divBdr>
        </w:div>
        <w:div w:id="285627507">
          <w:marLeft w:val="640"/>
          <w:marRight w:val="0"/>
          <w:marTop w:val="0"/>
          <w:marBottom w:val="0"/>
          <w:divBdr>
            <w:top w:val="none" w:sz="0" w:space="0" w:color="auto"/>
            <w:left w:val="none" w:sz="0" w:space="0" w:color="auto"/>
            <w:bottom w:val="none" w:sz="0" w:space="0" w:color="auto"/>
            <w:right w:val="none" w:sz="0" w:space="0" w:color="auto"/>
          </w:divBdr>
        </w:div>
        <w:div w:id="1816071577">
          <w:marLeft w:val="640"/>
          <w:marRight w:val="0"/>
          <w:marTop w:val="0"/>
          <w:marBottom w:val="0"/>
          <w:divBdr>
            <w:top w:val="none" w:sz="0" w:space="0" w:color="auto"/>
            <w:left w:val="none" w:sz="0" w:space="0" w:color="auto"/>
            <w:bottom w:val="none" w:sz="0" w:space="0" w:color="auto"/>
            <w:right w:val="none" w:sz="0" w:space="0" w:color="auto"/>
          </w:divBdr>
        </w:div>
        <w:div w:id="789471242">
          <w:marLeft w:val="640"/>
          <w:marRight w:val="0"/>
          <w:marTop w:val="0"/>
          <w:marBottom w:val="0"/>
          <w:divBdr>
            <w:top w:val="none" w:sz="0" w:space="0" w:color="auto"/>
            <w:left w:val="none" w:sz="0" w:space="0" w:color="auto"/>
            <w:bottom w:val="none" w:sz="0" w:space="0" w:color="auto"/>
            <w:right w:val="none" w:sz="0" w:space="0" w:color="auto"/>
          </w:divBdr>
        </w:div>
        <w:div w:id="120731049">
          <w:marLeft w:val="640"/>
          <w:marRight w:val="0"/>
          <w:marTop w:val="0"/>
          <w:marBottom w:val="0"/>
          <w:divBdr>
            <w:top w:val="none" w:sz="0" w:space="0" w:color="auto"/>
            <w:left w:val="none" w:sz="0" w:space="0" w:color="auto"/>
            <w:bottom w:val="none" w:sz="0" w:space="0" w:color="auto"/>
            <w:right w:val="none" w:sz="0" w:space="0" w:color="auto"/>
          </w:divBdr>
        </w:div>
        <w:div w:id="934291634">
          <w:marLeft w:val="640"/>
          <w:marRight w:val="0"/>
          <w:marTop w:val="0"/>
          <w:marBottom w:val="0"/>
          <w:divBdr>
            <w:top w:val="none" w:sz="0" w:space="0" w:color="auto"/>
            <w:left w:val="none" w:sz="0" w:space="0" w:color="auto"/>
            <w:bottom w:val="none" w:sz="0" w:space="0" w:color="auto"/>
            <w:right w:val="none" w:sz="0" w:space="0" w:color="auto"/>
          </w:divBdr>
        </w:div>
        <w:div w:id="1325426180">
          <w:marLeft w:val="640"/>
          <w:marRight w:val="0"/>
          <w:marTop w:val="0"/>
          <w:marBottom w:val="0"/>
          <w:divBdr>
            <w:top w:val="none" w:sz="0" w:space="0" w:color="auto"/>
            <w:left w:val="none" w:sz="0" w:space="0" w:color="auto"/>
            <w:bottom w:val="none" w:sz="0" w:space="0" w:color="auto"/>
            <w:right w:val="none" w:sz="0" w:space="0" w:color="auto"/>
          </w:divBdr>
        </w:div>
        <w:div w:id="1528716958">
          <w:marLeft w:val="640"/>
          <w:marRight w:val="0"/>
          <w:marTop w:val="0"/>
          <w:marBottom w:val="0"/>
          <w:divBdr>
            <w:top w:val="none" w:sz="0" w:space="0" w:color="auto"/>
            <w:left w:val="none" w:sz="0" w:space="0" w:color="auto"/>
            <w:bottom w:val="none" w:sz="0" w:space="0" w:color="auto"/>
            <w:right w:val="none" w:sz="0" w:space="0" w:color="auto"/>
          </w:divBdr>
        </w:div>
        <w:div w:id="157158487">
          <w:marLeft w:val="640"/>
          <w:marRight w:val="0"/>
          <w:marTop w:val="0"/>
          <w:marBottom w:val="0"/>
          <w:divBdr>
            <w:top w:val="none" w:sz="0" w:space="0" w:color="auto"/>
            <w:left w:val="none" w:sz="0" w:space="0" w:color="auto"/>
            <w:bottom w:val="none" w:sz="0" w:space="0" w:color="auto"/>
            <w:right w:val="none" w:sz="0" w:space="0" w:color="auto"/>
          </w:divBdr>
        </w:div>
        <w:div w:id="1857891013">
          <w:marLeft w:val="640"/>
          <w:marRight w:val="0"/>
          <w:marTop w:val="0"/>
          <w:marBottom w:val="0"/>
          <w:divBdr>
            <w:top w:val="none" w:sz="0" w:space="0" w:color="auto"/>
            <w:left w:val="none" w:sz="0" w:space="0" w:color="auto"/>
            <w:bottom w:val="none" w:sz="0" w:space="0" w:color="auto"/>
            <w:right w:val="none" w:sz="0" w:space="0" w:color="auto"/>
          </w:divBdr>
        </w:div>
        <w:div w:id="1690790405">
          <w:marLeft w:val="640"/>
          <w:marRight w:val="0"/>
          <w:marTop w:val="0"/>
          <w:marBottom w:val="0"/>
          <w:divBdr>
            <w:top w:val="none" w:sz="0" w:space="0" w:color="auto"/>
            <w:left w:val="none" w:sz="0" w:space="0" w:color="auto"/>
            <w:bottom w:val="none" w:sz="0" w:space="0" w:color="auto"/>
            <w:right w:val="none" w:sz="0" w:space="0" w:color="auto"/>
          </w:divBdr>
        </w:div>
        <w:div w:id="1755853646">
          <w:marLeft w:val="640"/>
          <w:marRight w:val="0"/>
          <w:marTop w:val="0"/>
          <w:marBottom w:val="0"/>
          <w:divBdr>
            <w:top w:val="none" w:sz="0" w:space="0" w:color="auto"/>
            <w:left w:val="none" w:sz="0" w:space="0" w:color="auto"/>
            <w:bottom w:val="none" w:sz="0" w:space="0" w:color="auto"/>
            <w:right w:val="none" w:sz="0" w:space="0" w:color="auto"/>
          </w:divBdr>
        </w:div>
        <w:div w:id="1204754406">
          <w:marLeft w:val="640"/>
          <w:marRight w:val="0"/>
          <w:marTop w:val="0"/>
          <w:marBottom w:val="0"/>
          <w:divBdr>
            <w:top w:val="none" w:sz="0" w:space="0" w:color="auto"/>
            <w:left w:val="none" w:sz="0" w:space="0" w:color="auto"/>
            <w:bottom w:val="none" w:sz="0" w:space="0" w:color="auto"/>
            <w:right w:val="none" w:sz="0" w:space="0" w:color="auto"/>
          </w:divBdr>
        </w:div>
        <w:div w:id="1902789068">
          <w:marLeft w:val="640"/>
          <w:marRight w:val="0"/>
          <w:marTop w:val="0"/>
          <w:marBottom w:val="0"/>
          <w:divBdr>
            <w:top w:val="none" w:sz="0" w:space="0" w:color="auto"/>
            <w:left w:val="none" w:sz="0" w:space="0" w:color="auto"/>
            <w:bottom w:val="none" w:sz="0" w:space="0" w:color="auto"/>
            <w:right w:val="none" w:sz="0" w:space="0" w:color="auto"/>
          </w:divBdr>
        </w:div>
        <w:div w:id="943150903">
          <w:marLeft w:val="640"/>
          <w:marRight w:val="0"/>
          <w:marTop w:val="0"/>
          <w:marBottom w:val="0"/>
          <w:divBdr>
            <w:top w:val="none" w:sz="0" w:space="0" w:color="auto"/>
            <w:left w:val="none" w:sz="0" w:space="0" w:color="auto"/>
            <w:bottom w:val="none" w:sz="0" w:space="0" w:color="auto"/>
            <w:right w:val="none" w:sz="0" w:space="0" w:color="auto"/>
          </w:divBdr>
        </w:div>
        <w:div w:id="2022198106">
          <w:marLeft w:val="640"/>
          <w:marRight w:val="0"/>
          <w:marTop w:val="0"/>
          <w:marBottom w:val="0"/>
          <w:divBdr>
            <w:top w:val="none" w:sz="0" w:space="0" w:color="auto"/>
            <w:left w:val="none" w:sz="0" w:space="0" w:color="auto"/>
            <w:bottom w:val="none" w:sz="0" w:space="0" w:color="auto"/>
            <w:right w:val="none" w:sz="0" w:space="0" w:color="auto"/>
          </w:divBdr>
        </w:div>
        <w:div w:id="1806971410">
          <w:marLeft w:val="640"/>
          <w:marRight w:val="0"/>
          <w:marTop w:val="0"/>
          <w:marBottom w:val="0"/>
          <w:divBdr>
            <w:top w:val="none" w:sz="0" w:space="0" w:color="auto"/>
            <w:left w:val="none" w:sz="0" w:space="0" w:color="auto"/>
            <w:bottom w:val="none" w:sz="0" w:space="0" w:color="auto"/>
            <w:right w:val="none" w:sz="0" w:space="0" w:color="auto"/>
          </w:divBdr>
        </w:div>
        <w:div w:id="71466491">
          <w:marLeft w:val="640"/>
          <w:marRight w:val="0"/>
          <w:marTop w:val="0"/>
          <w:marBottom w:val="0"/>
          <w:divBdr>
            <w:top w:val="none" w:sz="0" w:space="0" w:color="auto"/>
            <w:left w:val="none" w:sz="0" w:space="0" w:color="auto"/>
            <w:bottom w:val="none" w:sz="0" w:space="0" w:color="auto"/>
            <w:right w:val="none" w:sz="0" w:space="0" w:color="auto"/>
          </w:divBdr>
        </w:div>
        <w:div w:id="1019089485">
          <w:marLeft w:val="640"/>
          <w:marRight w:val="0"/>
          <w:marTop w:val="0"/>
          <w:marBottom w:val="0"/>
          <w:divBdr>
            <w:top w:val="none" w:sz="0" w:space="0" w:color="auto"/>
            <w:left w:val="none" w:sz="0" w:space="0" w:color="auto"/>
            <w:bottom w:val="none" w:sz="0" w:space="0" w:color="auto"/>
            <w:right w:val="none" w:sz="0" w:space="0" w:color="auto"/>
          </w:divBdr>
        </w:div>
        <w:div w:id="560095173">
          <w:marLeft w:val="640"/>
          <w:marRight w:val="0"/>
          <w:marTop w:val="0"/>
          <w:marBottom w:val="0"/>
          <w:divBdr>
            <w:top w:val="none" w:sz="0" w:space="0" w:color="auto"/>
            <w:left w:val="none" w:sz="0" w:space="0" w:color="auto"/>
            <w:bottom w:val="none" w:sz="0" w:space="0" w:color="auto"/>
            <w:right w:val="none" w:sz="0" w:space="0" w:color="auto"/>
          </w:divBdr>
        </w:div>
        <w:div w:id="969751333">
          <w:marLeft w:val="640"/>
          <w:marRight w:val="0"/>
          <w:marTop w:val="0"/>
          <w:marBottom w:val="0"/>
          <w:divBdr>
            <w:top w:val="none" w:sz="0" w:space="0" w:color="auto"/>
            <w:left w:val="none" w:sz="0" w:space="0" w:color="auto"/>
            <w:bottom w:val="none" w:sz="0" w:space="0" w:color="auto"/>
            <w:right w:val="none" w:sz="0" w:space="0" w:color="auto"/>
          </w:divBdr>
        </w:div>
        <w:div w:id="381759646">
          <w:marLeft w:val="640"/>
          <w:marRight w:val="0"/>
          <w:marTop w:val="0"/>
          <w:marBottom w:val="0"/>
          <w:divBdr>
            <w:top w:val="none" w:sz="0" w:space="0" w:color="auto"/>
            <w:left w:val="none" w:sz="0" w:space="0" w:color="auto"/>
            <w:bottom w:val="none" w:sz="0" w:space="0" w:color="auto"/>
            <w:right w:val="none" w:sz="0" w:space="0" w:color="auto"/>
          </w:divBdr>
        </w:div>
        <w:div w:id="648677097">
          <w:marLeft w:val="640"/>
          <w:marRight w:val="0"/>
          <w:marTop w:val="0"/>
          <w:marBottom w:val="0"/>
          <w:divBdr>
            <w:top w:val="none" w:sz="0" w:space="0" w:color="auto"/>
            <w:left w:val="none" w:sz="0" w:space="0" w:color="auto"/>
            <w:bottom w:val="none" w:sz="0" w:space="0" w:color="auto"/>
            <w:right w:val="none" w:sz="0" w:space="0" w:color="auto"/>
          </w:divBdr>
        </w:div>
        <w:div w:id="590745173">
          <w:marLeft w:val="640"/>
          <w:marRight w:val="0"/>
          <w:marTop w:val="0"/>
          <w:marBottom w:val="0"/>
          <w:divBdr>
            <w:top w:val="none" w:sz="0" w:space="0" w:color="auto"/>
            <w:left w:val="none" w:sz="0" w:space="0" w:color="auto"/>
            <w:bottom w:val="none" w:sz="0" w:space="0" w:color="auto"/>
            <w:right w:val="none" w:sz="0" w:space="0" w:color="auto"/>
          </w:divBdr>
        </w:div>
        <w:div w:id="1547331280">
          <w:marLeft w:val="640"/>
          <w:marRight w:val="0"/>
          <w:marTop w:val="0"/>
          <w:marBottom w:val="0"/>
          <w:divBdr>
            <w:top w:val="none" w:sz="0" w:space="0" w:color="auto"/>
            <w:left w:val="none" w:sz="0" w:space="0" w:color="auto"/>
            <w:bottom w:val="none" w:sz="0" w:space="0" w:color="auto"/>
            <w:right w:val="none" w:sz="0" w:space="0" w:color="auto"/>
          </w:divBdr>
        </w:div>
        <w:div w:id="1643459361">
          <w:marLeft w:val="640"/>
          <w:marRight w:val="0"/>
          <w:marTop w:val="0"/>
          <w:marBottom w:val="0"/>
          <w:divBdr>
            <w:top w:val="none" w:sz="0" w:space="0" w:color="auto"/>
            <w:left w:val="none" w:sz="0" w:space="0" w:color="auto"/>
            <w:bottom w:val="none" w:sz="0" w:space="0" w:color="auto"/>
            <w:right w:val="none" w:sz="0" w:space="0" w:color="auto"/>
          </w:divBdr>
        </w:div>
        <w:div w:id="570968862">
          <w:marLeft w:val="640"/>
          <w:marRight w:val="0"/>
          <w:marTop w:val="0"/>
          <w:marBottom w:val="0"/>
          <w:divBdr>
            <w:top w:val="none" w:sz="0" w:space="0" w:color="auto"/>
            <w:left w:val="none" w:sz="0" w:space="0" w:color="auto"/>
            <w:bottom w:val="none" w:sz="0" w:space="0" w:color="auto"/>
            <w:right w:val="none" w:sz="0" w:space="0" w:color="auto"/>
          </w:divBdr>
        </w:div>
        <w:div w:id="1261136466">
          <w:marLeft w:val="640"/>
          <w:marRight w:val="0"/>
          <w:marTop w:val="0"/>
          <w:marBottom w:val="0"/>
          <w:divBdr>
            <w:top w:val="none" w:sz="0" w:space="0" w:color="auto"/>
            <w:left w:val="none" w:sz="0" w:space="0" w:color="auto"/>
            <w:bottom w:val="none" w:sz="0" w:space="0" w:color="auto"/>
            <w:right w:val="none" w:sz="0" w:space="0" w:color="auto"/>
          </w:divBdr>
        </w:div>
        <w:div w:id="1995839670">
          <w:marLeft w:val="640"/>
          <w:marRight w:val="0"/>
          <w:marTop w:val="0"/>
          <w:marBottom w:val="0"/>
          <w:divBdr>
            <w:top w:val="none" w:sz="0" w:space="0" w:color="auto"/>
            <w:left w:val="none" w:sz="0" w:space="0" w:color="auto"/>
            <w:bottom w:val="none" w:sz="0" w:space="0" w:color="auto"/>
            <w:right w:val="none" w:sz="0" w:space="0" w:color="auto"/>
          </w:divBdr>
        </w:div>
        <w:div w:id="468977904">
          <w:marLeft w:val="640"/>
          <w:marRight w:val="0"/>
          <w:marTop w:val="0"/>
          <w:marBottom w:val="0"/>
          <w:divBdr>
            <w:top w:val="none" w:sz="0" w:space="0" w:color="auto"/>
            <w:left w:val="none" w:sz="0" w:space="0" w:color="auto"/>
            <w:bottom w:val="none" w:sz="0" w:space="0" w:color="auto"/>
            <w:right w:val="none" w:sz="0" w:space="0" w:color="auto"/>
          </w:divBdr>
        </w:div>
        <w:div w:id="1785152980">
          <w:marLeft w:val="640"/>
          <w:marRight w:val="0"/>
          <w:marTop w:val="0"/>
          <w:marBottom w:val="0"/>
          <w:divBdr>
            <w:top w:val="none" w:sz="0" w:space="0" w:color="auto"/>
            <w:left w:val="none" w:sz="0" w:space="0" w:color="auto"/>
            <w:bottom w:val="none" w:sz="0" w:space="0" w:color="auto"/>
            <w:right w:val="none" w:sz="0" w:space="0" w:color="auto"/>
          </w:divBdr>
        </w:div>
        <w:div w:id="2036688498">
          <w:marLeft w:val="640"/>
          <w:marRight w:val="0"/>
          <w:marTop w:val="0"/>
          <w:marBottom w:val="0"/>
          <w:divBdr>
            <w:top w:val="none" w:sz="0" w:space="0" w:color="auto"/>
            <w:left w:val="none" w:sz="0" w:space="0" w:color="auto"/>
            <w:bottom w:val="none" w:sz="0" w:space="0" w:color="auto"/>
            <w:right w:val="none" w:sz="0" w:space="0" w:color="auto"/>
          </w:divBdr>
        </w:div>
        <w:div w:id="1186097472">
          <w:marLeft w:val="640"/>
          <w:marRight w:val="0"/>
          <w:marTop w:val="0"/>
          <w:marBottom w:val="0"/>
          <w:divBdr>
            <w:top w:val="none" w:sz="0" w:space="0" w:color="auto"/>
            <w:left w:val="none" w:sz="0" w:space="0" w:color="auto"/>
            <w:bottom w:val="none" w:sz="0" w:space="0" w:color="auto"/>
            <w:right w:val="none" w:sz="0" w:space="0" w:color="auto"/>
          </w:divBdr>
        </w:div>
        <w:div w:id="1543208873">
          <w:marLeft w:val="640"/>
          <w:marRight w:val="0"/>
          <w:marTop w:val="0"/>
          <w:marBottom w:val="0"/>
          <w:divBdr>
            <w:top w:val="none" w:sz="0" w:space="0" w:color="auto"/>
            <w:left w:val="none" w:sz="0" w:space="0" w:color="auto"/>
            <w:bottom w:val="none" w:sz="0" w:space="0" w:color="auto"/>
            <w:right w:val="none" w:sz="0" w:space="0" w:color="auto"/>
          </w:divBdr>
        </w:div>
        <w:div w:id="667095389">
          <w:marLeft w:val="640"/>
          <w:marRight w:val="0"/>
          <w:marTop w:val="0"/>
          <w:marBottom w:val="0"/>
          <w:divBdr>
            <w:top w:val="none" w:sz="0" w:space="0" w:color="auto"/>
            <w:left w:val="none" w:sz="0" w:space="0" w:color="auto"/>
            <w:bottom w:val="none" w:sz="0" w:space="0" w:color="auto"/>
            <w:right w:val="none" w:sz="0" w:space="0" w:color="auto"/>
          </w:divBdr>
        </w:div>
        <w:div w:id="403182061">
          <w:marLeft w:val="640"/>
          <w:marRight w:val="0"/>
          <w:marTop w:val="0"/>
          <w:marBottom w:val="0"/>
          <w:divBdr>
            <w:top w:val="none" w:sz="0" w:space="0" w:color="auto"/>
            <w:left w:val="none" w:sz="0" w:space="0" w:color="auto"/>
            <w:bottom w:val="none" w:sz="0" w:space="0" w:color="auto"/>
            <w:right w:val="none" w:sz="0" w:space="0" w:color="auto"/>
          </w:divBdr>
        </w:div>
        <w:div w:id="796990935">
          <w:marLeft w:val="640"/>
          <w:marRight w:val="0"/>
          <w:marTop w:val="0"/>
          <w:marBottom w:val="0"/>
          <w:divBdr>
            <w:top w:val="none" w:sz="0" w:space="0" w:color="auto"/>
            <w:left w:val="none" w:sz="0" w:space="0" w:color="auto"/>
            <w:bottom w:val="none" w:sz="0" w:space="0" w:color="auto"/>
            <w:right w:val="none" w:sz="0" w:space="0" w:color="auto"/>
          </w:divBdr>
        </w:div>
        <w:div w:id="1546139773">
          <w:marLeft w:val="640"/>
          <w:marRight w:val="0"/>
          <w:marTop w:val="0"/>
          <w:marBottom w:val="0"/>
          <w:divBdr>
            <w:top w:val="none" w:sz="0" w:space="0" w:color="auto"/>
            <w:left w:val="none" w:sz="0" w:space="0" w:color="auto"/>
            <w:bottom w:val="none" w:sz="0" w:space="0" w:color="auto"/>
            <w:right w:val="none" w:sz="0" w:space="0" w:color="auto"/>
          </w:divBdr>
        </w:div>
        <w:div w:id="745692585">
          <w:marLeft w:val="640"/>
          <w:marRight w:val="0"/>
          <w:marTop w:val="0"/>
          <w:marBottom w:val="0"/>
          <w:divBdr>
            <w:top w:val="none" w:sz="0" w:space="0" w:color="auto"/>
            <w:left w:val="none" w:sz="0" w:space="0" w:color="auto"/>
            <w:bottom w:val="none" w:sz="0" w:space="0" w:color="auto"/>
            <w:right w:val="none" w:sz="0" w:space="0" w:color="auto"/>
          </w:divBdr>
        </w:div>
        <w:div w:id="1179930580">
          <w:marLeft w:val="640"/>
          <w:marRight w:val="0"/>
          <w:marTop w:val="0"/>
          <w:marBottom w:val="0"/>
          <w:divBdr>
            <w:top w:val="none" w:sz="0" w:space="0" w:color="auto"/>
            <w:left w:val="none" w:sz="0" w:space="0" w:color="auto"/>
            <w:bottom w:val="none" w:sz="0" w:space="0" w:color="auto"/>
            <w:right w:val="none" w:sz="0" w:space="0" w:color="auto"/>
          </w:divBdr>
        </w:div>
        <w:div w:id="657274298">
          <w:marLeft w:val="640"/>
          <w:marRight w:val="0"/>
          <w:marTop w:val="0"/>
          <w:marBottom w:val="0"/>
          <w:divBdr>
            <w:top w:val="none" w:sz="0" w:space="0" w:color="auto"/>
            <w:left w:val="none" w:sz="0" w:space="0" w:color="auto"/>
            <w:bottom w:val="none" w:sz="0" w:space="0" w:color="auto"/>
            <w:right w:val="none" w:sz="0" w:space="0" w:color="auto"/>
          </w:divBdr>
        </w:div>
        <w:div w:id="900290117">
          <w:marLeft w:val="640"/>
          <w:marRight w:val="0"/>
          <w:marTop w:val="0"/>
          <w:marBottom w:val="0"/>
          <w:divBdr>
            <w:top w:val="none" w:sz="0" w:space="0" w:color="auto"/>
            <w:left w:val="none" w:sz="0" w:space="0" w:color="auto"/>
            <w:bottom w:val="none" w:sz="0" w:space="0" w:color="auto"/>
            <w:right w:val="none" w:sz="0" w:space="0" w:color="auto"/>
          </w:divBdr>
        </w:div>
        <w:div w:id="1038895870">
          <w:marLeft w:val="640"/>
          <w:marRight w:val="0"/>
          <w:marTop w:val="0"/>
          <w:marBottom w:val="0"/>
          <w:divBdr>
            <w:top w:val="none" w:sz="0" w:space="0" w:color="auto"/>
            <w:left w:val="none" w:sz="0" w:space="0" w:color="auto"/>
            <w:bottom w:val="none" w:sz="0" w:space="0" w:color="auto"/>
            <w:right w:val="none" w:sz="0" w:space="0" w:color="auto"/>
          </w:divBdr>
        </w:div>
        <w:div w:id="523713044">
          <w:marLeft w:val="640"/>
          <w:marRight w:val="0"/>
          <w:marTop w:val="0"/>
          <w:marBottom w:val="0"/>
          <w:divBdr>
            <w:top w:val="none" w:sz="0" w:space="0" w:color="auto"/>
            <w:left w:val="none" w:sz="0" w:space="0" w:color="auto"/>
            <w:bottom w:val="none" w:sz="0" w:space="0" w:color="auto"/>
            <w:right w:val="none" w:sz="0" w:space="0" w:color="auto"/>
          </w:divBdr>
        </w:div>
        <w:div w:id="954214542">
          <w:marLeft w:val="640"/>
          <w:marRight w:val="0"/>
          <w:marTop w:val="0"/>
          <w:marBottom w:val="0"/>
          <w:divBdr>
            <w:top w:val="none" w:sz="0" w:space="0" w:color="auto"/>
            <w:left w:val="none" w:sz="0" w:space="0" w:color="auto"/>
            <w:bottom w:val="none" w:sz="0" w:space="0" w:color="auto"/>
            <w:right w:val="none" w:sz="0" w:space="0" w:color="auto"/>
          </w:divBdr>
        </w:div>
        <w:div w:id="1652249510">
          <w:marLeft w:val="640"/>
          <w:marRight w:val="0"/>
          <w:marTop w:val="0"/>
          <w:marBottom w:val="0"/>
          <w:divBdr>
            <w:top w:val="none" w:sz="0" w:space="0" w:color="auto"/>
            <w:left w:val="none" w:sz="0" w:space="0" w:color="auto"/>
            <w:bottom w:val="none" w:sz="0" w:space="0" w:color="auto"/>
            <w:right w:val="none" w:sz="0" w:space="0" w:color="auto"/>
          </w:divBdr>
        </w:div>
        <w:div w:id="550918935">
          <w:marLeft w:val="640"/>
          <w:marRight w:val="0"/>
          <w:marTop w:val="0"/>
          <w:marBottom w:val="0"/>
          <w:divBdr>
            <w:top w:val="none" w:sz="0" w:space="0" w:color="auto"/>
            <w:left w:val="none" w:sz="0" w:space="0" w:color="auto"/>
            <w:bottom w:val="none" w:sz="0" w:space="0" w:color="auto"/>
            <w:right w:val="none" w:sz="0" w:space="0" w:color="auto"/>
          </w:divBdr>
        </w:div>
        <w:div w:id="320081988">
          <w:marLeft w:val="640"/>
          <w:marRight w:val="0"/>
          <w:marTop w:val="0"/>
          <w:marBottom w:val="0"/>
          <w:divBdr>
            <w:top w:val="none" w:sz="0" w:space="0" w:color="auto"/>
            <w:left w:val="none" w:sz="0" w:space="0" w:color="auto"/>
            <w:bottom w:val="none" w:sz="0" w:space="0" w:color="auto"/>
            <w:right w:val="none" w:sz="0" w:space="0" w:color="auto"/>
          </w:divBdr>
        </w:div>
        <w:div w:id="299656042">
          <w:marLeft w:val="640"/>
          <w:marRight w:val="0"/>
          <w:marTop w:val="0"/>
          <w:marBottom w:val="0"/>
          <w:divBdr>
            <w:top w:val="none" w:sz="0" w:space="0" w:color="auto"/>
            <w:left w:val="none" w:sz="0" w:space="0" w:color="auto"/>
            <w:bottom w:val="none" w:sz="0" w:space="0" w:color="auto"/>
            <w:right w:val="none" w:sz="0" w:space="0" w:color="auto"/>
          </w:divBdr>
        </w:div>
        <w:div w:id="1852210675">
          <w:marLeft w:val="640"/>
          <w:marRight w:val="0"/>
          <w:marTop w:val="0"/>
          <w:marBottom w:val="0"/>
          <w:divBdr>
            <w:top w:val="none" w:sz="0" w:space="0" w:color="auto"/>
            <w:left w:val="none" w:sz="0" w:space="0" w:color="auto"/>
            <w:bottom w:val="none" w:sz="0" w:space="0" w:color="auto"/>
            <w:right w:val="none" w:sz="0" w:space="0" w:color="auto"/>
          </w:divBdr>
        </w:div>
        <w:div w:id="38019552">
          <w:marLeft w:val="640"/>
          <w:marRight w:val="0"/>
          <w:marTop w:val="0"/>
          <w:marBottom w:val="0"/>
          <w:divBdr>
            <w:top w:val="none" w:sz="0" w:space="0" w:color="auto"/>
            <w:left w:val="none" w:sz="0" w:space="0" w:color="auto"/>
            <w:bottom w:val="none" w:sz="0" w:space="0" w:color="auto"/>
            <w:right w:val="none" w:sz="0" w:space="0" w:color="auto"/>
          </w:divBdr>
        </w:div>
        <w:div w:id="770855822">
          <w:marLeft w:val="640"/>
          <w:marRight w:val="0"/>
          <w:marTop w:val="0"/>
          <w:marBottom w:val="0"/>
          <w:divBdr>
            <w:top w:val="none" w:sz="0" w:space="0" w:color="auto"/>
            <w:left w:val="none" w:sz="0" w:space="0" w:color="auto"/>
            <w:bottom w:val="none" w:sz="0" w:space="0" w:color="auto"/>
            <w:right w:val="none" w:sz="0" w:space="0" w:color="auto"/>
          </w:divBdr>
        </w:div>
        <w:div w:id="71508975">
          <w:marLeft w:val="640"/>
          <w:marRight w:val="0"/>
          <w:marTop w:val="0"/>
          <w:marBottom w:val="0"/>
          <w:divBdr>
            <w:top w:val="none" w:sz="0" w:space="0" w:color="auto"/>
            <w:left w:val="none" w:sz="0" w:space="0" w:color="auto"/>
            <w:bottom w:val="none" w:sz="0" w:space="0" w:color="auto"/>
            <w:right w:val="none" w:sz="0" w:space="0" w:color="auto"/>
          </w:divBdr>
        </w:div>
      </w:divsChild>
    </w:div>
    <w:div w:id="177089240">
      <w:bodyDiv w:val="1"/>
      <w:marLeft w:val="0"/>
      <w:marRight w:val="0"/>
      <w:marTop w:val="0"/>
      <w:marBottom w:val="0"/>
      <w:divBdr>
        <w:top w:val="none" w:sz="0" w:space="0" w:color="auto"/>
        <w:left w:val="none" w:sz="0" w:space="0" w:color="auto"/>
        <w:bottom w:val="none" w:sz="0" w:space="0" w:color="auto"/>
        <w:right w:val="none" w:sz="0" w:space="0" w:color="auto"/>
      </w:divBdr>
      <w:divsChild>
        <w:div w:id="27026502">
          <w:marLeft w:val="640"/>
          <w:marRight w:val="0"/>
          <w:marTop w:val="0"/>
          <w:marBottom w:val="0"/>
          <w:divBdr>
            <w:top w:val="none" w:sz="0" w:space="0" w:color="auto"/>
            <w:left w:val="none" w:sz="0" w:space="0" w:color="auto"/>
            <w:bottom w:val="none" w:sz="0" w:space="0" w:color="auto"/>
            <w:right w:val="none" w:sz="0" w:space="0" w:color="auto"/>
          </w:divBdr>
        </w:div>
        <w:div w:id="69736231">
          <w:marLeft w:val="640"/>
          <w:marRight w:val="0"/>
          <w:marTop w:val="0"/>
          <w:marBottom w:val="0"/>
          <w:divBdr>
            <w:top w:val="none" w:sz="0" w:space="0" w:color="auto"/>
            <w:left w:val="none" w:sz="0" w:space="0" w:color="auto"/>
            <w:bottom w:val="none" w:sz="0" w:space="0" w:color="auto"/>
            <w:right w:val="none" w:sz="0" w:space="0" w:color="auto"/>
          </w:divBdr>
        </w:div>
        <w:div w:id="70079626">
          <w:marLeft w:val="640"/>
          <w:marRight w:val="0"/>
          <w:marTop w:val="0"/>
          <w:marBottom w:val="0"/>
          <w:divBdr>
            <w:top w:val="none" w:sz="0" w:space="0" w:color="auto"/>
            <w:left w:val="none" w:sz="0" w:space="0" w:color="auto"/>
            <w:bottom w:val="none" w:sz="0" w:space="0" w:color="auto"/>
            <w:right w:val="none" w:sz="0" w:space="0" w:color="auto"/>
          </w:divBdr>
        </w:div>
        <w:div w:id="79720082">
          <w:marLeft w:val="640"/>
          <w:marRight w:val="0"/>
          <w:marTop w:val="0"/>
          <w:marBottom w:val="0"/>
          <w:divBdr>
            <w:top w:val="none" w:sz="0" w:space="0" w:color="auto"/>
            <w:left w:val="none" w:sz="0" w:space="0" w:color="auto"/>
            <w:bottom w:val="none" w:sz="0" w:space="0" w:color="auto"/>
            <w:right w:val="none" w:sz="0" w:space="0" w:color="auto"/>
          </w:divBdr>
        </w:div>
        <w:div w:id="88236501">
          <w:marLeft w:val="640"/>
          <w:marRight w:val="0"/>
          <w:marTop w:val="0"/>
          <w:marBottom w:val="0"/>
          <w:divBdr>
            <w:top w:val="none" w:sz="0" w:space="0" w:color="auto"/>
            <w:left w:val="none" w:sz="0" w:space="0" w:color="auto"/>
            <w:bottom w:val="none" w:sz="0" w:space="0" w:color="auto"/>
            <w:right w:val="none" w:sz="0" w:space="0" w:color="auto"/>
          </w:divBdr>
        </w:div>
        <w:div w:id="89668565">
          <w:marLeft w:val="640"/>
          <w:marRight w:val="0"/>
          <w:marTop w:val="0"/>
          <w:marBottom w:val="0"/>
          <w:divBdr>
            <w:top w:val="none" w:sz="0" w:space="0" w:color="auto"/>
            <w:left w:val="none" w:sz="0" w:space="0" w:color="auto"/>
            <w:bottom w:val="none" w:sz="0" w:space="0" w:color="auto"/>
            <w:right w:val="none" w:sz="0" w:space="0" w:color="auto"/>
          </w:divBdr>
        </w:div>
        <w:div w:id="101606838">
          <w:marLeft w:val="640"/>
          <w:marRight w:val="0"/>
          <w:marTop w:val="0"/>
          <w:marBottom w:val="0"/>
          <w:divBdr>
            <w:top w:val="none" w:sz="0" w:space="0" w:color="auto"/>
            <w:left w:val="none" w:sz="0" w:space="0" w:color="auto"/>
            <w:bottom w:val="none" w:sz="0" w:space="0" w:color="auto"/>
            <w:right w:val="none" w:sz="0" w:space="0" w:color="auto"/>
          </w:divBdr>
        </w:div>
        <w:div w:id="115301426">
          <w:marLeft w:val="640"/>
          <w:marRight w:val="0"/>
          <w:marTop w:val="0"/>
          <w:marBottom w:val="0"/>
          <w:divBdr>
            <w:top w:val="none" w:sz="0" w:space="0" w:color="auto"/>
            <w:left w:val="none" w:sz="0" w:space="0" w:color="auto"/>
            <w:bottom w:val="none" w:sz="0" w:space="0" w:color="auto"/>
            <w:right w:val="none" w:sz="0" w:space="0" w:color="auto"/>
          </w:divBdr>
        </w:div>
        <w:div w:id="122113246">
          <w:marLeft w:val="640"/>
          <w:marRight w:val="0"/>
          <w:marTop w:val="0"/>
          <w:marBottom w:val="0"/>
          <w:divBdr>
            <w:top w:val="none" w:sz="0" w:space="0" w:color="auto"/>
            <w:left w:val="none" w:sz="0" w:space="0" w:color="auto"/>
            <w:bottom w:val="none" w:sz="0" w:space="0" w:color="auto"/>
            <w:right w:val="none" w:sz="0" w:space="0" w:color="auto"/>
          </w:divBdr>
        </w:div>
        <w:div w:id="159318366">
          <w:marLeft w:val="640"/>
          <w:marRight w:val="0"/>
          <w:marTop w:val="0"/>
          <w:marBottom w:val="0"/>
          <w:divBdr>
            <w:top w:val="none" w:sz="0" w:space="0" w:color="auto"/>
            <w:left w:val="none" w:sz="0" w:space="0" w:color="auto"/>
            <w:bottom w:val="none" w:sz="0" w:space="0" w:color="auto"/>
            <w:right w:val="none" w:sz="0" w:space="0" w:color="auto"/>
          </w:divBdr>
        </w:div>
        <w:div w:id="161547921">
          <w:marLeft w:val="640"/>
          <w:marRight w:val="0"/>
          <w:marTop w:val="0"/>
          <w:marBottom w:val="0"/>
          <w:divBdr>
            <w:top w:val="none" w:sz="0" w:space="0" w:color="auto"/>
            <w:left w:val="none" w:sz="0" w:space="0" w:color="auto"/>
            <w:bottom w:val="none" w:sz="0" w:space="0" w:color="auto"/>
            <w:right w:val="none" w:sz="0" w:space="0" w:color="auto"/>
          </w:divBdr>
        </w:div>
        <w:div w:id="307440630">
          <w:marLeft w:val="640"/>
          <w:marRight w:val="0"/>
          <w:marTop w:val="0"/>
          <w:marBottom w:val="0"/>
          <w:divBdr>
            <w:top w:val="none" w:sz="0" w:space="0" w:color="auto"/>
            <w:left w:val="none" w:sz="0" w:space="0" w:color="auto"/>
            <w:bottom w:val="none" w:sz="0" w:space="0" w:color="auto"/>
            <w:right w:val="none" w:sz="0" w:space="0" w:color="auto"/>
          </w:divBdr>
        </w:div>
        <w:div w:id="348289896">
          <w:marLeft w:val="640"/>
          <w:marRight w:val="0"/>
          <w:marTop w:val="0"/>
          <w:marBottom w:val="0"/>
          <w:divBdr>
            <w:top w:val="none" w:sz="0" w:space="0" w:color="auto"/>
            <w:left w:val="none" w:sz="0" w:space="0" w:color="auto"/>
            <w:bottom w:val="none" w:sz="0" w:space="0" w:color="auto"/>
            <w:right w:val="none" w:sz="0" w:space="0" w:color="auto"/>
          </w:divBdr>
        </w:div>
        <w:div w:id="375131075">
          <w:marLeft w:val="640"/>
          <w:marRight w:val="0"/>
          <w:marTop w:val="0"/>
          <w:marBottom w:val="0"/>
          <w:divBdr>
            <w:top w:val="none" w:sz="0" w:space="0" w:color="auto"/>
            <w:left w:val="none" w:sz="0" w:space="0" w:color="auto"/>
            <w:bottom w:val="none" w:sz="0" w:space="0" w:color="auto"/>
            <w:right w:val="none" w:sz="0" w:space="0" w:color="auto"/>
          </w:divBdr>
        </w:div>
        <w:div w:id="391468238">
          <w:marLeft w:val="640"/>
          <w:marRight w:val="0"/>
          <w:marTop w:val="0"/>
          <w:marBottom w:val="0"/>
          <w:divBdr>
            <w:top w:val="none" w:sz="0" w:space="0" w:color="auto"/>
            <w:left w:val="none" w:sz="0" w:space="0" w:color="auto"/>
            <w:bottom w:val="none" w:sz="0" w:space="0" w:color="auto"/>
            <w:right w:val="none" w:sz="0" w:space="0" w:color="auto"/>
          </w:divBdr>
        </w:div>
        <w:div w:id="393235281">
          <w:marLeft w:val="640"/>
          <w:marRight w:val="0"/>
          <w:marTop w:val="0"/>
          <w:marBottom w:val="0"/>
          <w:divBdr>
            <w:top w:val="none" w:sz="0" w:space="0" w:color="auto"/>
            <w:left w:val="none" w:sz="0" w:space="0" w:color="auto"/>
            <w:bottom w:val="none" w:sz="0" w:space="0" w:color="auto"/>
            <w:right w:val="none" w:sz="0" w:space="0" w:color="auto"/>
          </w:divBdr>
        </w:div>
        <w:div w:id="394158400">
          <w:marLeft w:val="640"/>
          <w:marRight w:val="0"/>
          <w:marTop w:val="0"/>
          <w:marBottom w:val="0"/>
          <w:divBdr>
            <w:top w:val="none" w:sz="0" w:space="0" w:color="auto"/>
            <w:left w:val="none" w:sz="0" w:space="0" w:color="auto"/>
            <w:bottom w:val="none" w:sz="0" w:space="0" w:color="auto"/>
            <w:right w:val="none" w:sz="0" w:space="0" w:color="auto"/>
          </w:divBdr>
        </w:div>
        <w:div w:id="426733648">
          <w:marLeft w:val="640"/>
          <w:marRight w:val="0"/>
          <w:marTop w:val="0"/>
          <w:marBottom w:val="0"/>
          <w:divBdr>
            <w:top w:val="none" w:sz="0" w:space="0" w:color="auto"/>
            <w:left w:val="none" w:sz="0" w:space="0" w:color="auto"/>
            <w:bottom w:val="none" w:sz="0" w:space="0" w:color="auto"/>
            <w:right w:val="none" w:sz="0" w:space="0" w:color="auto"/>
          </w:divBdr>
        </w:div>
        <w:div w:id="434591223">
          <w:marLeft w:val="640"/>
          <w:marRight w:val="0"/>
          <w:marTop w:val="0"/>
          <w:marBottom w:val="0"/>
          <w:divBdr>
            <w:top w:val="none" w:sz="0" w:space="0" w:color="auto"/>
            <w:left w:val="none" w:sz="0" w:space="0" w:color="auto"/>
            <w:bottom w:val="none" w:sz="0" w:space="0" w:color="auto"/>
            <w:right w:val="none" w:sz="0" w:space="0" w:color="auto"/>
          </w:divBdr>
        </w:div>
        <w:div w:id="448164018">
          <w:marLeft w:val="640"/>
          <w:marRight w:val="0"/>
          <w:marTop w:val="0"/>
          <w:marBottom w:val="0"/>
          <w:divBdr>
            <w:top w:val="none" w:sz="0" w:space="0" w:color="auto"/>
            <w:left w:val="none" w:sz="0" w:space="0" w:color="auto"/>
            <w:bottom w:val="none" w:sz="0" w:space="0" w:color="auto"/>
            <w:right w:val="none" w:sz="0" w:space="0" w:color="auto"/>
          </w:divBdr>
        </w:div>
        <w:div w:id="452478108">
          <w:marLeft w:val="640"/>
          <w:marRight w:val="0"/>
          <w:marTop w:val="0"/>
          <w:marBottom w:val="0"/>
          <w:divBdr>
            <w:top w:val="none" w:sz="0" w:space="0" w:color="auto"/>
            <w:left w:val="none" w:sz="0" w:space="0" w:color="auto"/>
            <w:bottom w:val="none" w:sz="0" w:space="0" w:color="auto"/>
            <w:right w:val="none" w:sz="0" w:space="0" w:color="auto"/>
          </w:divBdr>
        </w:div>
        <w:div w:id="468597610">
          <w:marLeft w:val="640"/>
          <w:marRight w:val="0"/>
          <w:marTop w:val="0"/>
          <w:marBottom w:val="0"/>
          <w:divBdr>
            <w:top w:val="none" w:sz="0" w:space="0" w:color="auto"/>
            <w:left w:val="none" w:sz="0" w:space="0" w:color="auto"/>
            <w:bottom w:val="none" w:sz="0" w:space="0" w:color="auto"/>
            <w:right w:val="none" w:sz="0" w:space="0" w:color="auto"/>
          </w:divBdr>
        </w:div>
        <w:div w:id="473834234">
          <w:marLeft w:val="640"/>
          <w:marRight w:val="0"/>
          <w:marTop w:val="0"/>
          <w:marBottom w:val="0"/>
          <w:divBdr>
            <w:top w:val="none" w:sz="0" w:space="0" w:color="auto"/>
            <w:left w:val="none" w:sz="0" w:space="0" w:color="auto"/>
            <w:bottom w:val="none" w:sz="0" w:space="0" w:color="auto"/>
            <w:right w:val="none" w:sz="0" w:space="0" w:color="auto"/>
          </w:divBdr>
        </w:div>
        <w:div w:id="478883184">
          <w:marLeft w:val="640"/>
          <w:marRight w:val="0"/>
          <w:marTop w:val="0"/>
          <w:marBottom w:val="0"/>
          <w:divBdr>
            <w:top w:val="none" w:sz="0" w:space="0" w:color="auto"/>
            <w:left w:val="none" w:sz="0" w:space="0" w:color="auto"/>
            <w:bottom w:val="none" w:sz="0" w:space="0" w:color="auto"/>
            <w:right w:val="none" w:sz="0" w:space="0" w:color="auto"/>
          </w:divBdr>
        </w:div>
        <w:div w:id="483471082">
          <w:marLeft w:val="640"/>
          <w:marRight w:val="0"/>
          <w:marTop w:val="0"/>
          <w:marBottom w:val="0"/>
          <w:divBdr>
            <w:top w:val="none" w:sz="0" w:space="0" w:color="auto"/>
            <w:left w:val="none" w:sz="0" w:space="0" w:color="auto"/>
            <w:bottom w:val="none" w:sz="0" w:space="0" w:color="auto"/>
            <w:right w:val="none" w:sz="0" w:space="0" w:color="auto"/>
          </w:divBdr>
        </w:div>
        <w:div w:id="485631252">
          <w:marLeft w:val="640"/>
          <w:marRight w:val="0"/>
          <w:marTop w:val="0"/>
          <w:marBottom w:val="0"/>
          <w:divBdr>
            <w:top w:val="none" w:sz="0" w:space="0" w:color="auto"/>
            <w:left w:val="none" w:sz="0" w:space="0" w:color="auto"/>
            <w:bottom w:val="none" w:sz="0" w:space="0" w:color="auto"/>
            <w:right w:val="none" w:sz="0" w:space="0" w:color="auto"/>
          </w:divBdr>
        </w:div>
        <w:div w:id="501579456">
          <w:marLeft w:val="640"/>
          <w:marRight w:val="0"/>
          <w:marTop w:val="0"/>
          <w:marBottom w:val="0"/>
          <w:divBdr>
            <w:top w:val="none" w:sz="0" w:space="0" w:color="auto"/>
            <w:left w:val="none" w:sz="0" w:space="0" w:color="auto"/>
            <w:bottom w:val="none" w:sz="0" w:space="0" w:color="auto"/>
            <w:right w:val="none" w:sz="0" w:space="0" w:color="auto"/>
          </w:divBdr>
        </w:div>
        <w:div w:id="510489449">
          <w:marLeft w:val="640"/>
          <w:marRight w:val="0"/>
          <w:marTop w:val="0"/>
          <w:marBottom w:val="0"/>
          <w:divBdr>
            <w:top w:val="none" w:sz="0" w:space="0" w:color="auto"/>
            <w:left w:val="none" w:sz="0" w:space="0" w:color="auto"/>
            <w:bottom w:val="none" w:sz="0" w:space="0" w:color="auto"/>
            <w:right w:val="none" w:sz="0" w:space="0" w:color="auto"/>
          </w:divBdr>
        </w:div>
        <w:div w:id="526984774">
          <w:marLeft w:val="640"/>
          <w:marRight w:val="0"/>
          <w:marTop w:val="0"/>
          <w:marBottom w:val="0"/>
          <w:divBdr>
            <w:top w:val="none" w:sz="0" w:space="0" w:color="auto"/>
            <w:left w:val="none" w:sz="0" w:space="0" w:color="auto"/>
            <w:bottom w:val="none" w:sz="0" w:space="0" w:color="auto"/>
            <w:right w:val="none" w:sz="0" w:space="0" w:color="auto"/>
          </w:divBdr>
        </w:div>
        <w:div w:id="555776376">
          <w:marLeft w:val="640"/>
          <w:marRight w:val="0"/>
          <w:marTop w:val="0"/>
          <w:marBottom w:val="0"/>
          <w:divBdr>
            <w:top w:val="none" w:sz="0" w:space="0" w:color="auto"/>
            <w:left w:val="none" w:sz="0" w:space="0" w:color="auto"/>
            <w:bottom w:val="none" w:sz="0" w:space="0" w:color="auto"/>
            <w:right w:val="none" w:sz="0" w:space="0" w:color="auto"/>
          </w:divBdr>
        </w:div>
        <w:div w:id="576672667">
          <w:marLeft w:val="640"/>
          <w:marRight w:val="0"/>
          <w:marTop w:val="0"/>
          <w:marBottom w:val="0"/>
          <w:divBdr>
            <w:top w:val="none" w:sz="0" w:space="0" w:color="auto"/>
            <w:left w:val="none" w:sz="0" w:space="0" w:color="auto"/>
            <w:bottom w:val="none" w:sz="0" w:space="0" w:color="auto"/>
            <w:right w:val="none" w:sz="0" w:space="0" w:color="auto"/>
          </w:divBdr>
        </w:div>
        <w:div w:id="592125346">
          <w:marLeft w:val="640"/>
          <w:marRight w:val="0"/>
          <w:marTop w:val="0"/>
          <w:marBottom w:val="0"/>
          <w:divBdr>
            <w:top w:val="none" w:sz="0" w:space="0" w:color="auto"/>
            <w:left w:val="none" w:sz="0" w:space="0" w:color="auto"/>
            <w:bottom w:val="none" w:sz="0" w:space="0" w:color="auto"/>
            <w:right w:val="none" w:sz="0" w:space="0" w:color="auto"/>
          </w:divBdr>
        </w:div>
        <w:div w:id="596257536">
          <w:marLeft w:val="640"/>
          <w:marRight w:val="0"/>
          <w:marTop w:val="0"/>
          <w:marBottom w:val="0"/>
          <w:divBdr>
            <w:top w:val="none" w:sz="0" w:space="0" w:color="auto"/>
            <w:left w:val="none" w:sz="0" w:space="0" w:color="auto"/>
            <w:bottom w:val="none" w:sz="0" w:space="0" w:color="auto"/>
            <w:right w:val="none" w:sz="0" w:space="0" w:color="auto"/>
          </w:divBdr>
        </w:div>
        <w:div w:id="599066989">
          <w:marLeft w:val="640"/>
          <w:marRight w:val="0"/>
          <w:marTop w:val="0"/>
          <w:marBottom w:val="0"/>
          <w:divBdr>
            <w:top w:val="none" w:sz="0" w:space="0" w:color="auto"/>
            <w:left w:val="none" w:sz="0" w:space="0" w:color="auto"/>
            <w:bottom w:val="none" w:sz="0" w:space="0" w:color="auto"/>
            <w:right w:val="none" w:sz="0" w:space="0" w:color="auto"/>
          </w:divBdr>
        </w:div>
        <w:div w:id="601030727">
          <w:marLeft w:val="640"/>
          <w:marRight w:val="0"/>
          <w:marTop w:val="0"/>
          <w:marBottom w:val="0"/>
          <w:divBdr>
            <w:top w:val="none" w:sz="0" w:space="0" w:color="auto"/>
            <w:left w:val="none" w:sz="0" w:space="0" w:color="auto"/>
            <w:bottom w:val="none" w:sz="0" w:space="0" w:color="auto"/>
            <w:right w:val="none" w:sz="0" w:space="0" w:color="auto"/>
          </w:divBdr>
        </w:div>
        <w:div w:id="628827209">
          <w:marLeft w:val="640"/>
          <w:marRight w:val="0"/>
          <w:marTop w:val="0"/>
          <w:marBottom w:val="0"/>
          <w:divBdr>
            <w:top w:val="none" w:sz="0" w:space="0" w:color="auto"/>
            <w:left w:val="none" w:sz="0" w:space="0" w:color="auto"/>
            <w:bottom w:val="none" w:sz="0" w:space="0" w:color="auto"/>
            <w:right w:val="none" w:sz="0" w:space="0" w:color="auto"/>
          </w:divBdr>
        </w:div>
        <w:div w:id="640699266">
          <w:marLeft w:val="640"/>
          <w:marRight w:val="0"/>
          <w:marTop w:val="0"/>
          <w:marBottom w:val="0"/>
          <w:divBdr>
            <w:top w:val="none" w:sz="0" w:space="0" w:color="auto"/>
            <w:left w:val="none" w:sz="0" w:space="0" w:color="auto"/>
            <w:bottom w:val="none" w:sz="0" w:space="0" w:color="auto"/>
            <w:right w:val="none" w:sz="0" w:space="0" w:color="auto"/>
          </w:divBdr>
        </w:div>
        <w:div w:id="642124528">
          <w:marLeft w:val="640"/>
          <w:marRight w:val="0"/>
          <w:marTop w:val="0"/>
          <w:marBottom w:val="0"/>
          <w:divBdr>
            <w:top w:val="none" w:sz="0" w:space="0" w:color="auto"/>
            <w:left w:val="none" w:sz="0" w:space="0" w:color="auto"/>
            <w:bottom w:val="none" w:sz="0" w:space="0" w:color="auto"/>
            <w:right w:val="none" w:sz="0" w:space="0" w:color="auto"/>
          </w:divBdr>
        </w:div>
        <w:div w:id="677663172">
          <w:marLeft w:val="640"/>
          <w:marRight w:val="0"/>
          <w:marTop w:val="0"/>
          <w:marBottom w:val="0"/>
          <w:divBdr>
            <w:top w:val="none" w:sz="0" w:space="0" w:color="auto"/>
            <w:left w:val="none" w:sz="0" w:space="0" w:color="auto"/>
            <w:bottom w:val="none" w:sz="0" w:space="0" w:color="auto"/>
            <w:right w:val="none" w:sz="0" w:space="0" w:color="auto"/>
          </w:divBdr>
        </w:div>
        <w:div w:id="732973415">
          <w:marLeft w:val="640"/>
          <w:marRight w:val="0"/>
          <w:marTop w:val="0"/>
          <w:marBottom w:val="0"/>
          <w:divBdr>
            <w:top w:val="none" w:sz="0" w:space="0" w:color="auto"/>
            <w:left w:val="none" w:sz="0" w:space="0" w:color="auto"/>
            <w:bottom w:val="none" w:sz="0" w:space="0" w:color="auto"/>
            <w:right w:val="none" w:sz="0" w:space="0" w:color="auto"/>
          </w:divBdr>
        </w:div>
        <w:div w:id="784622601">
          <w:marLeft w:val="640"/>
          <w:marRight w:val="0"/>
          <w:marTop w:val="0"/>
          <w:marBottom w:val="0"/>
          <w:divBdr>
            <w:top w:val="none" w:sz="0" w:space="0" w:color="auto"/>
            <w:left w:val="none" w:sz="0" w:space="0" w:color="auto"/>
            <w:bottom w:val="none" w:sz="0" w:space="0" w:color="auto"/>
            <w:right w:val="none" w:sz="0" w:space="0" w:color="auto"/>
          </w:divBdr>
        </w:div>
        <w:div w:id="800343052">
          <w:marLeft w:val="640"/>
          <w:marRight w:val="0"/>
          <w:marTop w:val="0"/>
          <w:marBottom w:val="0"/>
          <w:divBdr>
            <w:top w:val="none" w:sz="0" w:space="0" w:color="auto"/>
            <w:left w:val="none" w:sz="0" w:space="0" w:color="auto"/>
            <w:bottom w:val="none" w:sz="0" w:space="0" w:color="auto"/>
            <w:right w:val="none" w:sz="0" w:space="0" w:color="auto"/>
          </w:divBdr>
        </w:div>
        <w:div w:id="836074846">
          <w:marLeft w:val="640"/>
          <w:marRight w:val="0"/>
          <w:marTop w:val="0"/>
          <w:marBottom w:val="0"/>
          <w:divBdr>
            <w:top w:val="none" w:sz="0" w:space="0" w:color="auto"/>
            <w:left w:val="none" w:sz="0" w:space="0" w:color="auto"/>
            <w:bottom w:val="none" w:sz="0" w:space="0" w:color="auto"/>
            <w:right w:val="none" w:sz="0" w:space="0" w:color="auto"/>
          </w:divBdr>
        </w:div>
        <w:div w:id="837354233">
          <w:marLeft w:val="640"/>
          <w:marRight w:val="0"/>
          <w:marTop w:val="0"/>
          <w:marBottom w:val="0"/>
          <w:divBdr>
            <w:top w:val="none" w:sz="0" w:space="0" w:color="auto"/>
            <w:left w:val="none" w:sz="0" w:space="0" w:color="auto"/>
            <w:bottom w:val="none" w:sz="0" w:space="0" w:color="auto"/>
            <w:right w:val="none" w:sz="0" w:space="0" w:color="auto"/>
          </w:divBdr>
        </w:div>
        <w:div w:id="848563428">
          <w:marLeft w:val="640"/>
          <w:marRight w:val="0"/>
          <w:marTop w:val="0"/>
          <w:marBottom w:val="0"/>
          <w:divBdr>
            <w:top w:val="none" w:sz="0" w:space="0" w:color="auto"/>
            <w:left w:val="none" w:sz="0" w:space="0" w:color="auto"/>
            <w:bottom w:val="none" w:sz="0" w:space="0" w:color="auto"/>
            <w:right w:val="none" w:sz="0" w:space="0" w:color="auto"/>
          </w:divBdr>
        </w:div>
        <w:div w:id="867835087">
          <w:marLeft w:val="640"/>
          <w:marRight w:val="0"/>
          <w:marTop w:val="0"/>
          <w:marBottom w:val="0"/>
          <w:divBdr>
            <w:top w:val="none" w:sz="0" w:space="0" w:color="auto"/>
            <w:left w:val="none" w:sz="0" w:space="0" w:color="auto"/>
            <w:bottom w:val="none" w:sz="0" w:space="0" w:color="auto"/>
            <w:right w:val="none" w:sz="0" w:space="0" w:color="auto"/>
          </w:divBdr>
        </w:div>
        <w:div w:id="884215397">
          <w:marLeft w:val="640"/>
          <w:marRight w:val="0"/>
          <w:marTop w:val="0"/>
          <w:marBottom w:val="0"/>
          <w:divBdr>
            <w:top w:val="none" w:sz="0" w:space="0" w:color="auto"/>
            <w:left w:val="none" w:sz="0" w:space="0" w:color="auto"/>
            <w:bottom w:val="none" w:sz="0" w:space="0" w:color="auto"/>
            <w:right w:val="none" w:sz="0" w:space="0" w:color="auto"/>
          </w:divBdr>
        </w:div>
        <w:div w:id="910196369">
          <w:marLeft w:val="640"/>
          <w:marRight w:val="0"/>
          <w:marTop w:val="0"/>
          <w:marBottom w:val="0"/>
          <w:divBdr>
            <w:top w:val="none" w:sz="0" w:space="0" w:color="auto"/>
            <w:left w:val="none" w:sz="0" w:space="0" w:color="auto"/>
            <w:bottom w:val="none" w:sz="0" w:space="0" w:color="auto"/>
            <w:right w:val="none" w:sz="0" w:space="0" w:color="auto"/>
          </w:divBdr>
        </w:div>
        <w:div w:id="922839089">
          <w:marLeft w:val="640"/>
          <w:marRight w:val="0"/>
          <w:marTop w:val="0"/>
          <w:marBottom w:val="0"/>
          <w:divBdr>
            <w:top w:val="none" w:sz="0" w:space="0" w:color="auto"/>
            <w:left w:val="none" w:sz="0" w:space="0" w:color="auto"/>
            <w:bottom w:val="none" w:sz="0" w:space="0" w:color="auto"/>
            <w:right w:val="none" w:sz="0" w:space="0" w:color="auto"/>
          </w:divBdr>
        </w:div>
        <w:div w:id="943610861">
          <w:marLeft w:val="640"/>
          <w:marRight w:val="0"/>
          <w:marTop w:val="0"/>
          <w:marBottom w:val="0"/>
          <w:divBdr>
            <w:top w:val="none" w:sz="0" w:space="0" w:color="auto"/>
            <w:left w:val="none" w:sz="0" w:space="0" w:color="auto"/>
            <w:bottom w:val="none" w:sz="0" w:space="0" w:color="auto"/>
            <w:right w:val="none" w:sz="0" w:space="0" w:color="auto"/>
          </w:divBdr>
        </w:div>
        <w:div w:id="964194272">
          <w:marLeft w:val="640"/>
          <w:marRight w:val="0"/>
          <w:marTop w:val="0"/>
          <w:marBottom w:val="0"/>
          <w:divBdr>
            <w:top w:val="none" w:sz="0" w:space="0" w:color="auto"/>
            <w:left w:val="none" w:sz="0" w:space="0" w:color="auto"/>
            <w:bottom w:val="none" w:sz="0" w:space="0" w:color="auto"/>
            <w:right w:val="none" w:sz="0" w:space="0" w:color="auto"/>
          </w:divBdr>
        </w:div>
        <w:div w:id="1007437502">
          <w:marLeft w:val="640"/>
          <w:marRight w:val="0"/>
          <w:marTop w:val="0"/>
          <w:marBottom w:val="0"/>
          <w:divBdr>
            <w:top w:val="none" w:sz="0" w:space="0" w:color="auto"/>
            <w:left w:val="none" w:sz="0" w:space="0" w:color="auto"/>
            <w:bottom w:val="none" w:sz="0" w:space="0" w:color="auto"/>
            <w:right w:val="none" w:sz="0" w:space="0" w:color="auto"/>
          </w:divBdr>
        </w:div>
        <w:div w:id="1032920087">
          <w:marLeft w:val="640"/>
          <w:marRight w:val="0"/>
          <w:marTop w:val="0"/>
          <w:marBottom w:val="0"/>
          <w:divBdr>
            <w:top w:val="none" w:sz="0" w:space="0" w:color="auto"/>
            <w:left w:val="none" w:sz="0" w:space="0" w:color="auto"/>
            <w:bottom w:val="none" w:sz="0" w:space="0" w:color="auto"/>
            <w:right w:val="none" w:sz="0" w:space="0" w:color="auto"/>
          </w:divBdr>
        </w:div>
        <w:div w:id="1035497400">
          <w:marLeft w:val="640"/>
          <w:marRight w:val="0"/>
          <w:marTop w:val="0"/>
          <w:marBottom w:val="0"/>
          <w:divBdr>
            <w:top w:val="none" w:sz="0" w:space="0" w:color="auto"/>
            <w:left w:val="none" w:sz="0" w:space="0" w:color="auto"/>
            <w:bottom w:val="none" w:sz="0" w:space="0" w:color="auto"/>
            <w:right w:val="none" w:sz="0" w:space="0" w:color="auto"/>
          </w:divBdr>
        </w:div>
        <w:div w:id="1044479454">
          <w:marLeft w:val="640"/>
          <w:marRight w:val="0"/>
          <w:marTop w:val="0"/>
          <w:marBottom w:val="0"/>
          <w:divBdr>
            <w:top w:val="none" w:sz="0" w:space="0" w:color="auto"/>
            <w:left w:val="none" w:sz="0" w:space="0" w:color="auto"/>
            <w:bottom w:val="none" w:sz="0" w:space="0" w:color="auto"/>
            <w:right w:val="none" w:sz="0" w:space="0" w:color="auto"/>
          </w:divBdr>
        </w:div>
        <w:div w:id="1077750352">
          <w:marLeft w:val="640"/>
          <w:marRight w:val="0"/>
          <w:marTop w:val="0"/>
          <w:marBottom w:val="0"/>
          <w:divBdr>
            <w:top w:val="none" w:sz="0" w:space="0" w:color="auto"/>
            <w:left w:val="none" w:sz="0" w:space="0" w:color="auto"/>
            <w:bottom w:val="none" w:sz="0" w:space="0" w:color="auto"/>
            <w:right w:val="none" w:sz="0" w:space="0" w:color="auto"/>
          </w:divBdr>
        </w:div>
        <w:div w:id="1086416361">
          <w:marLeft w:val="640"/>
          <w:marRight w:val="0"/>
          <w:marTop w:val="0"/>
          <w:marBottom w:val="0"/>
          <w:divBdr>
            <w:top w:val="none" w:sz="0" w:space="0" w:color="auto"/>
            <w:left w:val="none" w:sz="0" w:space="0" w:color="auto"/>
            <w:bottom w:val="none" w:sz="0" w:space="0" w:color="auto"/>
            <w:right w:val="none" w:sz="0" w:space="0" w:color="auto"/>
          </w:divBdr>
        </w:div>
        <w:div w:id="1145583981">
          <w:marLeft w:val="640"/>
          <w:marRight w:val="0"/>
          <w:marTop w:val="0"/>
          <w:marBottom w:val="0"/>
          <w:divBdr>
            <w:top w:val="none" w:sz="0" w:space="0" w:color="auto"/>
            <w:left w:val="none" w:sz="0" w:space="0" w:color="auto"/>
            <w:bottom w:val="none" w:sz="0" w:space="0" w:color="auto"/>
            <w:right w:val="none" w:sz="0" w:space="0" w:color="auto"/>
          </w:divBdr>
        </w:div>
        <w:div w:id="1156610348">
          <w:marLeft w:val="640"/>
          <w:marRight w:val="0"/>
          <w:marTop w:val="0"/>
          <w:marBottom w:val="0"/>
          <w:divBdr>
            <w:top w:val="none" w:sz="0" w:space="0" w:color="auto"/>
            <w:left w:val="none" w:sz="0" w:space="0" w:color="auto"/>
            <w:bottom w:val="none" w:sz="0" w:space="0" w:color="auto"/>
            <w:right w:val="none" w:sz="0" w:space="0" w:color="auto"/>
          </w:divBdr>
        </w:div>
        <w:div w:id="1215387017">
          <w:marLeft w:val="640"/>
          <w:marRight w:val="0"/>
          <w:marTop w:val="0"/>
          <w:marBottom w:val="0"/>
          <w:divBdr>
            <w:top w:val="none" w:sz="0" w:space="0" w:color="auto"/>
            <w:left w:val="none" w:sz="0" w:space="0" w:color="auto"/>
            <w:bottom w:val="none" w:sz="0" w:space="0" w:color="auto"/>
            <w:right w:val="none" w:sz="0" w:space="0" w:color="auto"/>
          </w:divBdr>
        </w:div>
        <w:div w:id="1218785210">
          <w:marLeft w:val="640"/>
          <w:marRight w:val="0"/>
          <w:marTop w:val="0"/>
          <w:marBottom w:val="0"/>
          <w:divBdr>
            <w:top w:val="none" w:sz="0" w:space="0" w:color="auto"/>
            <w:left w:val="none" w:sz="0" w:space="0" w:color="auto"/>
            <w:bottom w:val="none" w:sz="0" w:space="0" w:color="auto"/>
            <w:right w:val="none" w:sz="0" w:space="0" w:color="auto"/>
          </w:divBdr>
        </w:div>
        <w:div w:id="1232739420">
          <w:marLeft w:val="640"/>
          <w:marRight w:val="0"/>
          <w:marTop w:val="0"/>
          <w:marBottom w:val="0"/>
          <w:divBdr>
            <w:top w:val="none" w:sz="0" w:space="0" w:color="auto"/>
            <w:left w:val="none" w:sz="0" w:space="0" w:color="auto"/>
            <w:bottom w:val="none" w:sz="0" w:space="0" w:color="auto"/>
            <w:right w:val="none" w:sz="0" w:space="0" w:color="auto"/>
          </w:divBdr>
        </w:div>
        <w:div w:id="1256665806">
          <w:marLeft w:val="640"/>
          <w:marRight w:val="0"/>
          <w:marTop w:val="0"/>
          <w:marBottom w:val="0"/>
          <w:divBdr>
            <w:top w:val="none" w:sz="0" w:space="0" w:color="auto"/>
            <w:left w:val="none" w:sz="0" w:space="0" w:color="auto"/>
            <w:bottom w:val="none" w:sz="0" w:space="0" w:color="auto"/>
            <w:right w:val="none" w:sz="0" w:space="0" w:color="auto"/>
          </w:divBdr>
        </w:div>
        <w:div w:id="1274292145">
          <w:marLeft w:val="640"/>
          <w:marRight w:val="0"/>
          <w:marTop w:val="0"/>
          <w:marBottom w:val="0"/>
          <w:divBdr>
            <w:top w:val="none" w:sz="0" w:space="0" w:color="auto"/>
            <w:left w:val="none" w:sz="0" w:space="0" w:color="auto"/>
            <w:bottom w:val="none" w:sz="0" w:space="0" w:color="auto"/>
            <w:right w:val="none" w:sz="0" w:space="0" w:color="auto"/>
          </w:divBdr>
        </w:div>
        <w:div w:id="1281299451">
          <w:marLeft w:val="640"/>
          <w:marRight w:val="0"/>
          <w:marTop w:val="0"/>
          <w:marBottom w:val="0"/>
          <w:divBdr>
            <w:top w:val="none" w:sz="0" w:space="0" w:color="auto"/>
            <w:left w:val="none" w:sz="0" w:space="0" w:color="auto"/>
            <w:bottom w:val="none" w:sz="0" w:space="0" w:color="auto"/>
            <w:right w:val="none" w:sz="0" w:space="0" w:color="auto"/>
          </w:divBdr>
        </w:div>
        <w:div w:id="1345395773">
          <w:marLeft w:val="640"/>
          <w:marRight w:val="0"/>
          <w:marTop w:val="0"/>
          <w:marBottom w:val="0"/>
          <w:divBdr>
            <w:top w:val="none" w:sz="0" w:space="0" w:color="auto"/>
            <w:left w:val="none" w:sz="0" w:space="0" w:color="auto"/>
            <w:bottom w:val="none" w:sz="0" w:space="0" w:color="auto"/>
            <w:right w:val="none" w:sz="0" w:space="0" w:color="auto"/>
          </w:divBdr>
        </w:div>
        <w:div w:id="1349792848">
          <w:marLeft w:val="640"/>
          <w:marRight w:val="0"/>
          <w:marTop w:val="0"/>
          <w:marBottom w:val="0"/>
          <w:divBdr>
            <w:top w:val="none" w:sz="0" w:space="0" w:color="auto"/>
            <w:left w:val="none" w:sz="0" w:space="0" w:color="auto"/>
            <w:bottom w:val="none" w:sz="0" w:space="0" w:color="auto"/>
            <w:right w:val="none" w:sz="0" w:space="0" w:color="auto"/>
          </w:divBdr>
        </w:div>
        <w:div w:id="1373767390">
          <w:marLeft w:val="640"/>
          <w:marRight w:val="0"/>
          <w:marTop w:val="0"/>
          <w:marBottom w:val="0"/>
          <w:divBdr>
            <w:top w:val="none" w:sz="0" w:space="0" w:color="auto"/>
            <w:left w:val="none" w:sz="0" w:space="0" w:color="auto"/>
            <w:bottom w:val="none" w:sz="0" w:space="0" w:color="auto"/>
            <w:right w:val="none" w:sz="0" w:space="0" w:color="auto"/>
          </w:divBdr>
        </w:div>
        <w:div w:id="1381399751">
          <w:marLeft w:val="640"/>
          <w:marRight w:val="0"/>
          <w:marTop w:val="0"/>
          <w:marBottom w:val="0"/>
          <w:divBdr>
            <w:top w:val="none" w:sz="0" w:space="0" w:color="auto"/>
            <w:left w:val="none" w:sz="0" w:space="0" w:color="auto"/>
            <w:bottom w:val="none" w:sz="0" w:space="0" w:color="auto"/>
            <w:right w:val="none" w:sz="0" w:space="0" w:color="auto"/>
          </w:divBdr>
        </w:div>
        <w:div w:id="1394818715">
          <w:marLeft w:val="640"/>
          <w:marRight w:val="0"/>
          <w:marTop w:val="0"/>
          <w:marBottom w:val="0"/>
          <w:divBdr>
            <w:top w:val="none" w:sz="0" w:space="0" w:color="auto"/>
            <w:left w:val="none" w:sz="0" w:space="0" w:color="auto"/>
            <w:bottom w:val="none" w:sz="0" w:space="0" w:color="auto"/>
            <w:right w:val="none" w:sz="0" w:space="0" w:color="auto"/>
          </w:divBdr>
        </w:div>
        <w:div w:id="1423839356">
          <w:marLeft w:val="640"/>
          <w:marRight w:val="0"/>
          <w:marTop w:val="0"/>
          <w:marBottom w:val="0"/>
          <w:divBdr>
            <w:top w:val="none" w:sz="0" w:space="0" w:color="auto"/>
            <w:left w:val="none" w:sz="0" w:space="0" w:color="auto"/>
            <w:bottom w:val="none" w:sz="0" w:space="0" w:color="auto"/>
            <w:right w:val="none" w:sz="0" w:space="0" w:color="auto"/>
          </w:divBdr>
        </w:div>
        <w:div w:id="1449935882">
          <w:marLeft w:val="640"/>
          <w:marRight w:val="0"/>
          <w:marTop w:val="0"/>
          <w:marBottom w:val="0"/>
          <w:divBdr>
            <w:top w:val="none" w:sz="0" w:space="0" w:color="auto"/>
            <w:left w:val="none" w:sz="0" w:space="0" w:color="auto"/>
            <w:bottom w:val="none" w:sz="0" w:space="0" w:color="auto"/>
            <w:right w:val="none" w:sz="0" w:space="0" w:color="auto"/>
          </w:divBdr>
        </w:div>
        <w:div w:id="1476603986">
          <w:marLeft w:val="640"/>
          <w:marRight w:val="0"/>
          <w:marTop w:val="0"/>
          <w:marBottom w:val="0"/>
          <w:divBdr>
            <w:top w:val="none" w:sz="0" w:space="0" w:color="auto"/>
            <w:left w:val="none" w:sz="0" w:space="0" w:color="auto"/>
            <w:bottom w:val="none" w:sz="0" w:space="0" w:color="auto"/>
            <w:right w:val="none" w:sz="0" w:space="0" w:color="auto"/>
          </w:divBdr>
        </w:div>
        <w:div w:id="1498183993">
          <w:marLeft w:val="640"/>
          <w:marRight w:val="0"/>
          <w:marTop w:val="0"/>
          <w:marBottom w:val="0"/>
          <w:divBdr>
            <w:top w:val="none" w:sz="0" w:space="0" w:color="auto"/>
            <w:left w:val="none" w:sz="0" w:space="0" w:color="auto"/>
            <w:bottom w:val="none" w:sz="0" w:space="0" w:color="auto"/>
            <w:right w:val="none" w:sz="0" w:space="0" w:color="auto"/>
          </w:divBdr>
        </w:div>
        <w:div w:id="1558131718">
          <w:marLeft w:val="640"/>
          <w:marRight w:val="0"/>
          <w:marTop w:val="0"/>
          <w:marBottom w:val="0"/>
          <w:divBdr>
            <w:top w:val="none" w:sz="0" w:space="0" w:color="auto"/>
            <w:left w:val="none" w:sz="0" w:space="0" w:color="auto"/>
            <w:bottom w:val="none" w:sz="0" w:space="0" w:color="auto"/>
            <w:right w:val="none" w:sz="0" w:space="0" w:color="auto"/>
          </w:divBdr>
        </w:div>
        <w:div w:id="1574851416">
          <w:marLeft w:val="640"/>
          <w:marRight w:val="0"/>
          <w:marTop w:val="0"/>
          <w:marBottom w:val="0"/>
          <w:divBdr>
            <w:top w:val="none" w:sz="0" w:space="0" w:color="auto"/>
            <w:left w:val="none" w:sz="0" w:space="0" w:color="auto"/>
            <w:bottom w:val="none" w:sz="0" w:space="0" w:color="auto"/>
            <w:right w:val="none" w:sz="0" w:space="0" w:color="auto"/>
          </w:divBdr>
        </w:div>
        <w:div w:id="1587420256">
          <w:marLeft w:val="640"/>
          <w:marRight w:val="0"/>
          <w:marTop w:val="0"/>
          <w:marBottom w:val="0"/>
          <w:divBdr>
            <w:top w:val="none" w:sz="0" w:space="0" w:color="auto"/>
            <w:left w:val="none" w:sz="0" w:space="0" w:color="auto"/>
            <w:bottom w:val="none" w:sz="0" w:space="0" w:color="auto"/>
            <w:right w:val="none" w:sz="0" w:space="0" w:color="auto"/>
          </w:divBdr>
        </w:div>
        <w:div w:id="1606688556">
          <w:marLeft w:val="640"/>
          <w:marRight w:val="0"/>
          <w:marTop w:val="0"/>
          <w:marBottom w:val="0"/>
          <w:divBdr>
            <w:top w:val="none" w:sz="0" w:space="0" w:color="auto"/>
            <w:left w:val="none" w:sz="0" w:space="0" w:color="auto"/>
            <w:bottom w:val="none" w:sz="0" w:space="0" w:color="auto"/>
            <w:right w:val="none" w:sz="0" w:space="0" w:color="auto"/>
          </w:divBdr>
        </w:div>
        <w:div w:id="1613366027">
          <w:marLeft w:val="640"/>
          <w:marRight w:val="0"/>
          <w:marTop w:val="0"/>
          <w:marBottom w:val="0"/>
          <w:divBdr>
            <w:top w:val="none" w:sz="0" w:space="0" w:color="auto"/>
            <w:left w:val="none" w:sz="0" w:space="0" w:color="auto"/>
            <w:bottom w:val="none" w:sz="0" w:space="0" w:color="auto"/>
            <w:right w:val="none" w:sz="0" w:space="0" w:color="auto"/>
          </w:divBdr>
        </w:div>
        <w:div w:id="1674410792">
          <w:marLeft w:val="640"/>
          <w:marRight w:val="0"/>
          <w:marTop w:val="0"/>
          <w:marBottom w:val="0"/>
          <w:divBdr>
            <w:top w:val="none" w:sz="0" w:space="0" w:color="auto"/>
            <w:left w:val="none" w:sz="0" w:space="0" w:color="auto"/>
            <w:bottom w:val="none" w:sz="0" w:space="0" w:color="auto"/>
            <w:right w:val="none" w:sz="0" w:space="0" w:color="auto"/>
          </w:divBdr>
        </w:div>
        <w:div w:id="1680739460">
          <w:marLeft w:val="640"/>
          <w:marRight w:val="0"/>
          <w:marTop w:val="0"/>
          <w:marBottom w:val="0"/>
          <w:divBdr>
            <w:top w:val="none" w:sz="0" w:space="0" w:color="auto"/>
            <w:left w:val="none" w:sz="0" w:space="0" w:color="auto"/>
            <w:bottom w:val="none" w:sz="0" w:space="0" w:color="auto"/>
            <w:right w:val="none" w:sz="0" w:space="0" w:color="auto"/>
          </w:divBdr>
        </w:div>
        <w:div w:id="1701778581">
          <w:marLeft w:val="640"/>
          <w:marRight w:val="0"/>
          <w:marTop w:val="0"/>
          <w:marBottom w:val="0"/>
          <w:divBdr>
            <w:top w:val="none" w:sz="0" w:space="0" w:color="auto"/>
            <w:left w:val="none" w:sz="0" w:space="0" w:color="auto"/>
            <w:bottom w:val="none" w:sz="0" w:space="0" w:color="auto"/>
            <w:right w:val="none" w:sz="0" w:space="0" w:color="auto"/>
          </w:divBdr>
        </w:div>
        <w:div w:id="1719625433">
          <w:marLeft w:val="640"/>
          <w:marRight w:val="0"/>
          <w:marTop w:val="0"/>
          <w:marBottom w:val="0"/>
          <w:divBdr>
            <w:top w:val="none" w:sz="0" w:space="0" w:color="auto"/>
            <w:left w:val="none" w:sz="0" w:space="0" w:color="auto"/>
            <w:bottom w:val="none" w:sz="0" w:space="0" w:color="auto"/>
            <w:right w:val="none" w:sz="0" w:space="0" w:color="auto"/>
          </w:divBdr>
        </w:div>
        <w:div w:id="1792016898">
          <w:marLeft w:val="640"/>
          <w:marRight w:val="0"/>
          <w:marTop w:val="0"/>
          <w:marBottom w:val="0"/>
          <w:divBdr>
            <w:top w:val="none" w:sz="0" w:space="0" w:color="auto"/>
            <w:left w:val="none" w:sz="0" w:space="0" w:color="auto"/>
            <w:bottom w:val="none" w:sz="0" w:space="0" w:color="auto"/>
            <w:right w:val="none" w:sz="0" w:space="0" w:color="auto"/>
          </w:divBdr>
        </w:div>
        <w:div w:id="1805662502">
          <w:marLeft w:val="640"/>
          <w:marRight w:val="0"/>
          <w:marTop w:val="0"/>
          <w:marBottom w:val="0"/>
          <w:divBdr>
            <w:top w:val="none" w:sz="0" w:space="0" w:color="auto"/>
            <w:left w:val="none" w:sz="0" w:space="0" w:color="auto"/>
            <w:bottom w:val="none" w:sz="0" w:space="0" w:color="auto"/>
            <w:right w:val="none" w:sz="0" w:space="0" w:color="auto"/>
          </w:divBdr>
        </w:div>
        <w:div w:id="1838492538">
          <w:marLeft w:val="640"/>
          <w:marRight w:val="0"/>
          <w:marTop w:val="0"/>
          <w:marBottom w:val="0"/>
          <w:divBdr>
            <w:top w:val="none" w:sz="0" w:space="0" w:color="auto"/>
            <w:left w:val="none" w:sz="0" w:space="0" w:color="auto"/>
            <w:bottom w:val="none" w:sz="0" w:space="0" w:color="auto"/>
            <w:right w:val="none" w:sz="0" w:space="0" w:color="auto"/>
          </w:divBdr>
        </w:div>
        <w:div w:id="1850363631">
          <w:marLeft w:val="640"/>
          <w:marRight w:val="0"/>
          <w:marTop w:val="0"/>
          <w:marBottom w:val="0"/>
          <w:divBdr>
            <w:top w:val="none" w:sz="0" w:space="0" w:color="auto"/>
            <w:left w:val="none" w:sz="0" w:space="0" w:color="auto"/>
            <w:bottom w:val="none" w:sz="0" w:space="0" w:color="auto"/>
            <w:right w:val="none" w:sz="0" w:space="0" w:color="auto"/>
          </w:divBdr>
        </w:div>
        <w:div w:id="1893346168">
          <w:marLeft w:val="640"/>
          <w:marRight w:val="0"/>
          <w:marTop w:val="0"/>
          <w:marBottom w:val="0"/>
          <w:divBdr>
            <w:top w:val="none" w:sz="0" w:space="0" w:color="auto"/>
            <w:left w:val="none" w:sz="0" w:space="0" w:color="auto"/>
            <w:bottom w:val="none" w:sz="0" w:space="0" w:color="auto"/>
            <w:right w:val="none" w:sz="0" w:space="0" w:color="auto"/>
          </w:divBdr>
        </w:div>
        <w:div w:id="1901792888">
          <w:marLeft w:val="640"/>
          <w:marRight w:val="0"/>
          <w:marTop w:val="0"/>
          <w:marBottom w:val="0"/>
          <w:divBdr>
            <w:top w:val="none" w:sz="0" w:space="0" w:color="auto"/>
            <w:left w:val="none" w:sz="0" w:space="0" w:color="auto"/>
            <w:bottom w:val="none" w:sz="0" w:space="0" w:color="auto"/>
            <w:right w:val="none" w:sz="0" w:space="0" w:color="auto"/>
          </w:divBdr>
        </w:div>
        <w:div w:id="1922711180">
          <w:marLeft w:val="640"/>
          <w:marRight w:val="0"/>
          <w:marTop w:val="0"/>
          <w:marBottom w:val="0"/>
          <w:divBdr>
            <w:top w:val="none" w:sz="0" w:space="0" w:color="auto"/>
            <w:left w:val="none" w:sz="0" w:space="0" w:color="auto"/>
            <w:bottom w:val="none" w:sz="0" w:space="0" w:color="auto"/>
            <w:right w:val="none" w:sz="0" w:space="0" w:color="auto"/>
          </w:divBdr>
        </w:div>
        <w:div w:id="1942372778">
          <w:marLeft w:val="640"/>
          <w:marRight w:val="0"/>
          <w:marTop w:val="0"/>
          <w:marBottom w:val="0"/>
          <w:divBdr>
            <w:top w:val="none" w:sz="0" w:space="0" w:color="auto"/>
            <w:left w:val="none" w:sz="0" w:space="0" w:color="auto"/>
            <w:bottom w:val="none" w:sz="0" w:space="0" w:color="auto"/>
            <w:right w:val="none" w:sz="0" w:space="0" w:color="auto"/>
          </w:divBdr>
        </w:div>
        <w:div w:id="2008559262">
          <w:marLeft w:val="640"/>
          <w:marRight w:val="0"/>
          <w:marTop w:val="0"/>
          <w:marBottom w:val="0"/>
          <w:divBdr>
            <w:top w:val="none" w:sz="0" w:space="0" w:color="auto"/>
            <w:left w:val="none" w:sz="0" w:space="0" w:color="auto"/>
            <w:bottom w:val="none" w:sz="0" w:space="0" w:color="auto"/>
            <w:right w:val="none" w:sz="0" w:space="0" w:color="auto"/>
          </w:divBdr>
        </w:div>
        <w:div w:id="2013137639">
          <w:marLeft w:val="640"/>
          <w:marRight w:val="0"/>
          <w:marTop w:val="0"/>
          <w:marBottom w:val="0"/>
          <w:divBdr>
            <w:top w:val="none" w:sz="0" w:space="0" w:color="auto"/>
            <w:left w:val="none" w:sz="0" w:space="0" w:color="auto"/>
            <w:bottom w:val="none" w:sz="0" w:space="0" w:color="auto"/>
            <w:right w:val="none" w:sz="0" w:space="0" w:color="auto"/>
          </w:divBdr>
        </w:div>
        <w:div w:id="2024548629">
          <w:marLeft w:val="640"/>
          <w:marRight w:val="0"/>
          <w:marTop w:val="0"/>
          <w:marBottom w:val="0"/>
          <w:divBdr>
            <w:top w:val="none" w:sz="0" w:space="0" w:color="auto"/>
            <w:left w:val="none" w:sz="0" w:space="0" w:color="auto"/>
            <w:bottom w:val="none" w:sz="0" w:space="0" w:color="auto"/>
            <w:right w:val="none" w:sz="0" w:space="0" w:color="auto"/>
          </w:divBdr>
        </w:div>
        <w:div w:id="2038578443">
          <w:marLeft w:val="640"/>
          <w:marRight w:val="0"/>
          <w:marTop w:val="0"/>
          <w:marBottom w:val="0"/>
          <w:divBdr>
            <w:top w:val="none" w:sz="0" w:space="0" w:color="auto"/>
            <w:left w:val="none" w:sz="0" w:space="0" w:color="auto"/>
            <w:bottom w:val="none" w:sz="0" w:space="0" w:color="auto"/>
            <w:right w:val="none" w:sz="0" w:space="0" w:color="auto"/>
          </w:divBdr>
        </w:div>
        <w:div w:id="2080402749">
          <w:marLeft w:val="640"/>
          <w:marRight w:val="0"/>
          <w:marTop w:val="0"/>
          <w:marBottom w:val="0"/>
          <w:divBdr>
            <w:top w:val="none" w:sz="0" w:space="0" w:color="auto"/>
            <w:left w:val="none" w:sz="0" w:space="0" w:color="auto"/>
            <w:bottom w:val="none" w:sz="0" w:space="0" w:color="auto"/>
            <w:right w:val="none" w:sz="0" w:space="0" w:color="auto"/>
          </w:divBdr>
        </w:div>
        <w:div w:id="2089571185">
          <w:marLeft w:val="640"/>
          <w:marRight w:val="0"/>
          <w:marTop w:val="0"/>
          <w:marBottom w:val="0"/>
          <w:divBdr>
            <w:top w:val="none" w:sz="0" w:space="0" w:color="auto"/>
            <w:left w:val="none" w:sz="0" w:space="0" w:color="auto"/>
            <w:bottom w:val="none" w:sz="0" w:space="0" w:color="auto"/>
            <w:right w:val="none" w:sz="0" w:space="0" w:color="auto"/>
          </w:divBdr>
        </w:div>
        <w:div w:id="2102068286">
          <w:marLeft w:val="640"/>
          <w:marRight w:val="0"/>
          <w:marTop w:val="0"/>
          <w:marBottom w:val="0"/>
          <w:divBdr>
            <w:top w:val="none" w:sz="0" w:space="0" w:color="auto"/>
            <w:left w:val="none" w:sz="0" w:space="0" w:color="auto"/>
            <w:bottom w:val="none" w:sz="0" w:space="0" w:color="auto"/>
            <w:right w:val="none" w:sz="0" w:space="0" w:color="auto"/>
          </w:divBdr>
        </w:div>
        <w:div w:id="2111005106">
          <w:marLeft w:val="640"/>
          <w:marRight w:val="0"/>
          <w:marTop w:val="0"/>
          <w:marBottom w:val="0"/>
          <w:divBdr>
            <w:top w:val="none" w:sz="0" w:space="0" w:color="auto"/>
            <w:left w:val="none" w:sz="0" w:space="0" w:color="auto"/>
            <w:bottom w:val="none" w:sz="0" w:space="0" w:color="auto"/>
            <w:right w:val="none" w:sz="0" w:space="0" w:color="auto"/>
          </w:divBdr>
        </w:div>
        <w:div w:id="2113276929">
          <w:marLeft w:val="640"/>
          <w:marRight w:val="0"/>
          <w:marTop w:val="0"/>
          <w:marBottom w:val="0"/>
          <w:divBdr>
            <w:top w:val="none" w:sz="0" w:space="0" w:color="auto"/>
            <w:left w:val="none" w:sz="0" w:space="0" w:color="auto"/>
            <w:bottom w:val="none" w:sz="0" w:space="0" w:color="auto"/>
            <w:right w:val="none" w:sz="0" w:space="0" w:color="auto"/>
          </w:divBdr>
        </w:div>
        <w:div w:id="2116514118">
          <w:marLeft w:val="640"/>
          <w:marRight w:val="0"/>
          <w:marTop w:val="0"/>
          <w:marBottom w:val="0"/>
          <w:divBdr>
            <w:top w:val="none" w:sz="0" w:space="0" w:color="auto"/>
            <w:left w:val="none" w:sz="0" w:space="0" w:color="auto"/>
            <w:bottom w:val="none" w:sz="0" w:space="0" w:color="auto"/>
            <w:right w:val="none" w:sz="0" w:space="0" w:color="auto"/>
          </w:divBdr>
        </w:div>
      </w:divsChild>
    </w:div>
    <w:div w:id="178475969">
      <w:bodyDiv w:val="1"/>
      <w:marLeft w:val="0"/>
      <w:marRight w:val="0"/>
      <w:marTop w:val="0"/>
      <w:marBottom w:val="0"/>
      <w:divBdr>
        <w:top w:val="none" w:sz="0" w:space="0" w:color="auto"/>
        <w:left w:val="none" w:sz="0" w:space="0" w:color="auto"/>
        <w:bottom w:val="none" w:sz="0" w:space="0" w:color="auto"/>
        <w:right w:val="none" w:sz="0" w:space="0" w:color="auto"/>
      </w:divBdr>
      <w:divsChild>
        <w:div w:id="1933246767">
          <w:marLeft w:val="640"/>
          <w:marRight w:val="0"/>
          <w:marTop w:val="0"/>
          <w:marBottom w:val="0"/>
          <w:divBdr>
            <w:top w:val="none" w:sz="0" w:space="0" w:color="auto"/>
            <w:left w:val="none" w:sz="0" w:space="0" w:color="auto"/>
            <w:bottom w:val="none" w:sz="0" w:space="0" w:color="auto"/>
            <w:right w:val="none" w:sz="0" w:space="0" w:color="auto"/>
          </w:divBdr>
        </w:div>
        <w:div w:id="2038044617">
          <w:marLeft w:val="640"/>
          <w:marRight w:val="0"/>
          <w:marTop w:val="0"/>
          <w:marBottom w:val="0"/>
          <w:divBdr>
            <w:top w:val="none" w:sz="0" w:space="0" w:color="auto"/>
            <w:left w:val="none" w:sz="0" w:space="0" w:color="auto"/>
            <w:bottom w:val="none" w:sz="0" w:space="0" w:color="auto"/>
            <w:right w:val="none" w:sz="0" w:space="0" w:color="auto"/>
          </w:divBdr>
        </w:div>
        <w:div w:id="172188332">
          <w:marLeft w:val="640"/>
          <w:marRight w:val="0"/>
          <w:marTop w:val="0"/>
          <w:marBottom w:val="0"/>
          <w:divBdr>
            <w:top w:val="none" w:sz="0" w:space="0" w:color="auto"/>
            <w:left w:val="none" w:sz="0" w:space="0" w:color="auto"/>
            <w:bottom w:val="none" w:sz="0" w:space="0" w:color="auto"/>
            <w:right w:val="none" w:sz="0" w:space="0" w:color="auto"/>
          </w:divBdr>
        </w:div>
        <w:div w:id="224026009">
          <w:marLeft w:val="640"/>
          <w:marRight w:val="0"/>
          <w:marTop w:val="0"/>
          <w:marBottom w:val="0"/>
          <w:divBdr>
            <w:top w:val="none" w:sz="0" w:space="0" w:color="auto"/>
            <w:left w:val="none" w:sz="0" w:space="0" w:color="auto"/>
            <w:bottom w:val="none" w:sz="0" w:space="0" w:color="auto"/>
            <w:right w:val="none" w:sz="0" w:space="0" w:color="auto"/>
          </w:divBdr>
        </w:div>
        <w:div w:id="1221554902">
          <w:marLeft w:val="640"/>
          <w:marRight w:val="0"/>
          <w:marTop w:val="0"/>
          <w:marBottom w:val="0"/>
          <w:divBdr>
            <w:top w:val="none" w:sz="0" w:space="0" w:color="auto"/>
            <w:left w:val="none" w:sz="0" w:space="0" w:color="auto"/>
            <w:bottom w:val="none" w:sz="0" w:space="0" w:color="auto"/>
            <w:right w:val="none" w:sz="0" w:space="0" w:color="auto"/>
          </w:divBdr>
        </w:div>
        <w:div w:id="685055188">
          <w:marLeft w:val="640"/>
          <w:marRight w:val="0"/>
          <w:marTop w:val="0"/>
          <w:marBottom w:val="0"/>
          <w:divBdr>
            <w:top w:val="none" w:sz="0" w:space="0" w:color="auto"/>
            <w:left w:val="none" w:sz="0" w:space="0" w:color="auto"/>
            <w:bottom w:val="none" w:sz="0" w:space="0" w:color="auto"/>
            <w:right w:val="none" w:sz="0" w:space="0" w:color="auto"/>
          </w:divBdr>
        </w:div>
        <w:div w:id="85931031">
          <w:marLeft w:val="640"/>
          <w:marRight w:val="0"/>
          <w:marTop w:val="0"/>
          <w:marBottom w:val="0"/>
          <w:divBdr>
            <w:top w:val="none" w:sz="0" w:space="0" w:color="auto"/>
            <w:left w:val="none" w:sz="0" w:space="0" w:color="auto"/>
            <w:bottom w:val="none" w:sz="0" w:space="0" w:color="auto"/>
            <w:right w:val="none" w:sz="0" w:space="0" w:color="auto"/>
          </w:divBdr>
        </w:div>
        <w:div w:id="1576210333">
          <w:marLeft w:val="640"/>
          <w:marRight w:val="0"/>
          <w:marTop w:val="0"/>
          <w:marBottom w:val="0"/>
          <w:divBdr>
            <w:top w:val="none" w:sz="0" w:space="0" w:color="auto"/>
            <w:left w:val="none" w:sz="0" w:space="0" w:color="auto"/>
            <w:bottom w:val="none" w:sz="0" w:space="0" w:color="auto"/>
            <w:right w:val="none" w:sz="0" w:space="0" w:color="auto"/>
          </w:divBdr>
        </w:div>
        <w:div w:id="2007786627">
          <w:marLeft w:val="640"/>
          <w:marRight w:val="0"/>
          <w:marTop w:val="0"/>
          <w:marBottom w:val="0"/>
          <w:divBdr>
            <w:top w:val="none" w:sz="0" w:space="0" w:color="auto"/>
            <w:left w:val="none" w:sz="0" w:space="0" w:color="auto"/>
            <w:bottom w:val="none" w:sz="0" w:space="0" w:color="auto"/>
            <w:right w:val="none" w:sz="0" w:space="0" w:color="auto"/>
          </w:divBdr>
        </w:div>
        <w:div w:id="436406734">
          <w:marLeft w:val="640"/>
          <w:marRight w:val="0"/>
          <w:marTop w:val="0"/>
          <w:marBottom w:val="0"/>
          <w:divBdr>
            <w:top w:val="none" w:sz="0" w:space="0" w:color="auto"/>
            <w:left w:val="none" w:sz="0" w:space="0" w:color="auto"/>
            <w:bottom w:val="none" w:sz="0" w:space="0" w:color="auto"/>
            <w:right w:val="none" w:sz="0" w:space="0" w:color="auto"/>
          </w:divBdr>
        </w:div>
        <w:div w:id="582228557">
          <w:marLeft w:val="640"/>
          <w:marRight w:val="0"/>
          <w:marTop w:val="0"/>
          <w:marBottom w:val="0"/>
          <w:divBdr>
            <w:top w:val="none" w:sz="0" w:space="0" w:color="auto"/>
            <w:left w:val="none" w:sz="0" w:space="0" w:color="auto"/>
            <w:bottom w:val="none" w:sz="0" w:space="0" w:color="auto"/>
            <w:right w:val="none" w:sz="0" w:space="0" w:color="auto"/>
          </w:divBdr>
        </w:div>
        <w:div w:id="512230893">
          <w:marLeft w:val="640"/>
          <w:marRight w:val="0"/>
          <w:marTop w:val="0"/>
          <w:marBottom w:val="0"/>
          <w:divBdr>
            <w:top w:val="none" w:sz="0" w:space="0" w:color="auto"/>
            <w:left w:val="none" w:sz="0" w:space="0" w:color="auto"/>
            <w:bottom w:val="none" w:sz="0" w:space="0" w:color="auto"/>
            <w:right w:val="none" w:sz="0" w:space="0" w:color="auto"/>
          </w:divBdr>
        </w:div>
        <w:div w:id="1819765317">
          <w:marLeft w:val="640"/>
          <w:marRight w:val="0"/>
          <w:marTop w:val="0"/>
          <w:marBottom w:val="0"/>
          <w:divBdr>
            <w:top w:val="none" w:sz="0" w:space="0" w:color="auto"/>
            <w:left w:val="none" w:sz="0" w:space="0" w:color="auto"/>
            <w:bottom w:val="none" w:sz="0" w:space="0" w:color="auto"/>
            <w:right w:val="none" w:sz="0" w:space="0" w:color="auto"/>
          </w:divBdr>
        </w:div>
        <w:div w:id="82190353">
          <w:marLeft w:val="640"/>
          <w:marRight w:val="0"/>
          <w:marTop w:val="0"/>
          <w:marBottom w:val="0"/>
          <w:divBdr>
            <w:top w:val="none" w:sz="0" w:space="0" w:color="auto"/>
            <w:left w:val="none" w:sz="0" w:space="0" w:color="auto"/>
            <w:bottom w:val="none" w:sz="0" w:space="0" w:color="auto"/>
            <w:right w:val="none" w:sz="0" w:space="0" w:color="auto"/>
          </w:divBdr>
        </w:div>
        <w:div w:id="1253785129">
          <w:marLeft w:val="640"/>
          <w:marRight w:val="0"/>
          <w:marTop w:val="0"/>
          <w:marBottom w:val="0"/>
          <w:divBdr>
            <w:top w:val="none" w:sz="0" w:space="0" w:color="auto"/>
            <w:left w:val="none" w:sz="0" w:space="0" w:color="auto"/>
            <w:bottom w:val="none" w:sz="0" w:space="0" w:color="auto"/>
            <w:right w:val="none" w:sz="0" w:space="0" w:color="auto"/>
          </w:divBdr>
        </w:div>
        <w:div w:id="1162282526">
          <w:marLeft w:val="640"/>
          <w:marRight w:val="0"/>
          <w:marTop w:val="0"/>
          <w:marBottom w:val="0"/>
          <w:divBdr>
            <w:top w:val="none" w:sz="0" w:space="0" w:color="auto"/>
            <w:left w:val="none" w:sz="0" w:space="0" w:color="auto"/>
            <w:bottom w:val="none" w:sz="0" w:space="0" w:color="auto"/>
            <w:right w:val="none" w:sz="0" w:space="0" w:color="auto"/>
          </w:divBdr>
        </w:div>
        <w:div w:id="767114776">
          <w:marLeft w:val="640"/>
          <w:marRight w:val="0"/>
          <w:marTop w:val="0"/>
          <w:marBottom w:val="0"/>
          <w:divBdr>
            <w:top w:val="none" w:sz="0" w:space="0" w:color="auto"/>
            <w:left w:val="none" w:sz="0" w:space="0" w:color="auto"/>
            <w:bottom w:val="none" w:sz="0" w:space="0" w:color="auto"/>
            <w:right w:val="none" w:sz="0" w:space="0" w:color="auto"/>
          </w:divBdr>
        </w:div>
        <w:div w:id="929240190">
          <w:marLeft w:val="640"/>
          <w:marRight w:val="0"/>
          <w:marTop w:val="0"/>
          <w:marBottom w:val="0"/>
          <w:divBdr>
            <w:top w:val="none" w:sz="0" w:space="0" w:color="auto"/>
            <w:left w:val="none" w:sz="0" w:space="0" w:color="auto"/>
            <w:bottom w:val="none" w:sz="0" w:space="0" w:color="auto"/>
            <w:right w:val="none" w:sz="0" w:space="0" w:color="auto"/>
          </w:divBdr>
        </w:div>
        <w:div w:id="1183394903">
          <w:marLeft w:val="640"/>
          <w:marRight w:val="0"/>
          <w:marTop w:val="0"/>
          <w:marBottom w:val="0"/>
          <w:divBdr>
            <w:top w:val="none" w:sz="0" w:space="0" w:color="auto"/>
            <w:left w:val="none" w:sz="0" w:space="0" w:color="auto"/>
            <w:bottom w:val="none" w:sz="0" w:space="0" w:color="auto"/>
            <w:right w:val="none" w:sz="0" w:space="0" w:color="auto"/>
          </w:divBdr>
        </w:div>
        <w:div w:id="689181036">
          <w:marLeft w:val="640"/>
          <w:marRight w:val="0"/>
          <w:marTop w:val="0"/>
          <w:marBottom w:val="0"/>
          <w:divBdr>
            <w:top w:val="none" w:sz="0" w:space="0" w:color="auto"/>
            <w:left w:val="none" w:sz="0" w:space="0" w:color="auto"/>
            <w:bottom w:val="none" w:sz="0" w:space="0" w:color="auto"/>
            <w:right w:val="none" w:sz="0" w:space="0" w:color="auto"/>
          </w:divBdr>
        </w:div>
        <w:div w:id="1713187019">
          <w:marLeft w:val="640"/>
          <w:marRight w:val="0"/>
          <w:marTop w:val="0"/>
          <w:marBottom w:val="0"/>
          <w:divBdr>
            <w:top w:val="none" w:sz="0" w:space="0" w:color="auto"/>
            <w:left w:val="none" w:sz="0" w:space="0" w:color="auto"/>
            <w:bottom w:val="none" w:sz="0" w:space="0" w:color="auto"/>
            <w:right w:val="none" w:sz="0" w:space="0" w:color="auto"/>
          </w:divBdr>
        </w:div>
        <w:div w:id="296036881">
          <w:marLeft w:val="640"/>
          <w:marRight w:val="0"/>
          <w:marTop w:val="0"/>
          <w:marBottom w:val="0"/>
          <w:divBdr>
            <w:top w:val="none" w:sz="0" w:space="0" w:color="auto"/>
            <w:left w:val="none" w:sz="0" w:space="0" w:color="auto"/>
            <w:bottom w:val="none" w:sz="0" w:space="0" w:color="auto"/>
            <w:right w:val="none" w:sz="0" w:space="0" w:color="auto"/>
          </w:divBdr>
        </w:div>
        <w:div w:id="1803501944">
          <w:marLeft w:val="640"/>
          <w:marRight w:val="0"/>
          <w:marTop w:val="0"/>
          <w:marBottom w:val="0"/>
          <w:divBdr>
            <w:top w:val="none" w:sz="0" w:space="0" w:color="auto"/>
            <w:left w:val="none" w:sz="0" w:space="0" w:color="auto"/>
            <w:bottom w:val="none" w:sz="0" w:space="0" w:color="auto"/>
            <w:right w:val="none" w:sz="0" w:space="0" w:color="auto"/>
          </w:divBdr>
        </w:div>
        <w:div w:id="1003166732">
          <w:marLeft w:val="640"/>
          <w:marRight w:val="0"/>
          <w:marTop w:val="0"/>
          <w:marBottom w:val="0"/>
          <w:divBdr>
            <w:top w:val="none" w:sz="0" w:space="0" w:color="auto"/>
            <w:left w:val="none" w:sz="0" w:space="0" w:color="auto"/>
            <w:bottom w:val="none" w:sz="0" w:space="0" w:color="auto"/>
            <w:right w:val="none" w:sz="0" w:space="0" w:color="auto"/>
          </w:divBdr>
        </w:div>
        <w:div w:id="2129272991">
          <w:marLeft w:val="640"/>
          <w:marRight w:val="0"/>
          <w:marTop w:val="0"/>
          <w:marBottom w:val="0"/>
          <w:divBdr>
            <w:top w:val="none" w:sz="0" w:space="0" w:color="auto"/>
            <w:left w:val="none" w:sz="0" w:space="0" w:color="auto"/>
            <w:bottom w:val="none" w:sz="0" w:space="0" w:color="auto"/>
            <w:right w:val="none" w:sz="0" w:space="0" w:color="auto"/>
          </w:divBdr>
        </w:div>
        <w:div w:id="2116249509">
          <w:marLeft w:val="640"/>
          <w:marRight w:val="0"/>
          <w:marTop w:val="0"/>
          <w:marBottom w:val="0"/>
          <w:divBdr>
            <w:top w:val="none" w:sz="0" w:space="0" w:color="auto"/>
            <w:left w:val="none" w:sz="0" w:space="0" w:color="auto"/>
            <w:bottom w:val="none" w:sz="0" w:space="0" w:color="auto"/>
            <w:right w:val="none" w:sz="0" w:space="0" w:color="auto"/>
          </w:divBdr>
        </w:div>
        <w:div w:id="1171993766">
          <w:marLeft w:val="640"/>
          <w:marRight w:val="0"/>
          <w:marTop w:val="0"/>
          <w:marBottom w:val="0"/>
          <w:divBdr>
            <w:top w:val="none" w:sz="0" w:space="0" w:color="auto"/>
            <w:left w:val="none" w:sz="0" w:space="0" w:color="auto"/>
            <w:bottom w:val="none" w:sz="0" w:space="0" w:color="auto"/>
            <w:right w:val="none" w:sz="0" w:space="0" w:color="auto"/>
          </w:divBdr>
        </w:div>
        <w:div w:id="1225023147">
          <w:marLeft w:val="640"/>
          <w:marRight w:val="0"/>
          <w:marTop w:val="0"/>
          <w:marBottom w:val="0"/>
          <w:divBdr>
            <w:top w:val="none" w:sz="0" w:space="0" w:color="auto"/>
            <w:left w:val="none" w:sz="0" w:space="0" w:color="auto"/>
            <w:bottom w:val="none" w:sz="0" w:space="0" w:color="auto"/>
            <w:right w:val="none" w:sz="0" w:space="0" w:color="auto"/>
          </w:divBdr>
        </w:div>
        <w:div w:id="2053653839">
          <w:marLeft w:val="640"/>
          <w:marRight w:val="0"/>
          <w:marTop w:val="0"/>
          <w:marBottom w:val="0"/>
          <w:divBdr>
            <w:top w:val="none" w:sz="0" w:space="0" w:color="auto"/>
            <w:left w:val="none" w:sz="0" w:space="0" w:color="auto"/>
            <w:bottom w:val="none" w:sz="0" w:space="0" w:color="auto"/>
            <w:right w:val="none" w:sz="0" w:space="0" w:color="auto"/>
          </w:divBdr>
        </w:div>
        <w:div w:id="169875642">
          <w:marLeft w:val="640"/>
          <w:marRight w:val="0"/>
          <w:marTop w:val="0"/>
          <w:marBottom w:val="0"/>
          <w:divBdr>
            <w:top w:val="none" w:sz="0" w:space="0" w:color="auto"/>
            <w:left w:val="none" w:sz="0" w:space="0" w:color="auto"/>
            <w:bottom w:val="none" w:sz="0" w:space="0" w:color="auto"/>
            <w:right w:val="none" w:sz="0" w:space="0" w:color="auto"/>
          </w:divBdr>
        </w:div>
        <w:div w:id="341932760">
          <w:marLeft w:val="640"/>
          <w:marRight w:val="0"/>
          <w:marTop w:val="0"/>
          <w:marBottom w:val="0"/>
          <w:divBdr>
            <w:top w:val="none" w:sz="0" w:space="0" w:color="auto"/>
            <w:left w:val="none" w:sz="0" w:space="0" w:color="auto"/>
            <w:bottom w:val="none" w:sz="0" w:space="0" w:color="auto"/>
            <w:right w:val="none" w:sz="0" w:space="0" w:color="auto"/>
          </w:divBdr>
        </w:div>
        <w:div w:id="1385254269">
          <w:marLeft w:val="640"/>
          <w:marRight w:val="0"/>
          <w:marTop w:val="0"/>
          <w:marBottom w:val="0"/>
          <w:divBdr>
            <w:top w:val="none" w:sz="0" w:space="0" w:color="auto"/>
            <w:left w:val="none" w:sz="0" w:space="0" w:color="auto"/>
            <w:bottom w:val="none" w:sz="0" w:space="0" w:color="auto"/>
            <w:right w:val="none" w:sz="0" w:space="0" w:color="auto"/>
          </w:divBdr>
        </w:div>
        <w:div w:id="1563979051">
          <w:marLeft w:val="640"/>
          <w:marRight w:val="0"/>
          <w:marTop w:val="0"/>
          <w:marBottom w:val="0"/>
          <w:divBdr>
            <w:top w:val="none" w:sz="0" w:space="0" w:color="auto"/>
            <w:left w:val="none" w:sz="0" w:space="0" w:color="auto"/>
            <w:bottom w:val="none" w:sz="0" w:space="0" w:color="auto"/>
            <w:right w:val="none" w:sz="0" w:space="0" w:color="auto"/>
          </w:divBdr>
        </w:div>
        <w:div w:id="1036078412">
          <w:marLeft w:val="640"/>
          <w:marRight w:val="0"/>
          <w:marTop w:val="0"/>
          <w:marBottom w:val="0"/>
          <w:divBdr>
            <w:top w:val="none" w:sz="0" w:space="0" w:color="auto"/>
            <w:left w:val="none" w:sz="0" w:space="0" w:color="auto"/>
            <w:bottom w:val="none" w:sz="0" w:space="0" w:color="auto"/>
            <w:right w:val="none" w:sz="0" w:space="0" w:color="auto"/>
          </w:divBdr>
        </w:div>
        <w:div w:id="1953441240">
          <w:marLeft w:val="640"/>
          <w:marRight w:val="0"/>
          <w:marTop w:val="0"/>
          <w:marBottom w:val="0"/>
          <w:divBdr>
            <w:top w:val="none" w:sz="0" w:space="0" w:color="auto"/>
            <w:left w:val="none" w:sz="0" w:space="0" w:color="auto"/>
            <w:bottom w:val="none" w:sz="0" w:space="0" w:color="auto"/>
            <w:right w:val="none" w:sz="0" w:space="0" w:color="auto"/>
          </w:divBdr>
        </w:div>
        <w:div w:id="1355612474">
          <w:marLeft w:val="640"/>
          <w:marRight w:val="0"/>
          <w:marTop w:val="0"/>
          <w:marBottom w:val="0"/>
          <w:divBdr>
            <w:top w:val="none" w:sz="0" w:space="0" w:color="auto"/>
            <w:left w:val="none" w:sz="0" w:space="0" w:color="auto"/>
            <w:bottom w:val="none" w:sz="0" w:space="0" w:color="auto"/>
            <w:right w:val="none" w:sz="0" w:space="0" w:color="auto"/>
          </w:divBdr>
        </w:div>
        <w:div w:id="676807150">
          <w:marLeft w:val="640"/>
          <w:marRight w:val="0"/>
          <w:marTop w:val="0"/>
          <w:marBottom w:val="0"/>
          <w:divBdr>
            <w:top w:val="none" w:sz="0" w:space="0" w:color="auto"/>
            <w:left w:val="none" w:sz="0" w:space="0" w:color="auto"/>
            <w:bottom w:val="none" w:sz="0" w:space="0" w:color="auto"/>
            <w:right w:val="none" w:sz="0" w:space="0" w:color="auto"/>
          </w:divBdr>
        </w:div>
        <w:div w:id="1881046952">
          <w:marLeft w:val="640"/>
          <w:marRight w:val="0"/>
          <w:marTop w:val="0"/>
          <w:marBottom w:val="0"/>
          <w:divBdr>
            <w:top w:val="none" w:sz="0" w:space="0" w:color="auto"/>
            <w:left w:val="none" w:sz="0" w:space="0" w:color="auto"/>
            <w:bottom w:val="none" w:sz="0" w:space="0" w:color="auto"/>
            <w:right w:val="none" w:sz="0" w:space="0" w:color="auto"/>
          </w:divBdr>
        </w:div>
        <w:div w:id="1872105934">
          <w:marLeft w:val="640"/>
          <w:marRight w:val="0"/>
          <w:marTop w:val="0"/>
          <w:marBottom w:val="0"/>
          <w:divBdr>
            <w:top w:val="none" w:sz="0" w:space="0" w:color="auto"/>
            <w:left w:val="none" w:sz="0" w:space="0" w:color="auto"/>
            <w:bottom w:val="none" w:sz="0" w:space="0" w:color="auto"/>
            <w:right w:val="none" w:sz="0" w:space="0" w:color="auto"/>
          </w:divBdr>
        </w:div>
        <w:div w:id="127433222">
          <w:marLeft w:val="640"/>
          <w:marRight w:val="0"/>
          <w:marTop w:val="0"/>
          <w:marBottom w:val="0"/>
          <w:divBdr>
            <w:top w:val="none" w:sz="0" w:space="0" w:color="auto"/>
            <w:left w:val="none" w:sz="0" w:space="0" w:color="auto"/>
            <w:bottom w:val="none" w:sz="0" w:space="0" w:color="auto"/>
            <w:right w:val="none" w:sz="0" w:space="0" w:color="auto"/>
          </w:divBdr>
        </w:div>
        <w:div w:id="1710033544">
          <w:marLeft w:val="640"/>
          <w:marRight w:val="0"/>
          <w:marTop w:val="0"/>
          <w:marBottom w:val="0"/>
          <w:divBdr>
            <w:top w:val="none" w:sz="0" w:space="0" w:color="auto"/>
            <w:left w:val="none" w:sz="0" w:space="0" w:color="auto"/>
            <w:bottom w:val="none" w:sz="0" w:space="0" w:color="auto"/>
            <w:right w:val="none" w:sz="0" w:space="0" w:color="auto"/>
          </w:divBdr>
        </w:div>
        <w:div w:id="268314972">
          <w:marLeft w:val="640"/>
          <w:marRight w:val="0"/>
          <w:marTop w:val="0"/>
          <w:marBottom w:val="0"/>
          <w:divBdr>
            <w:top w:val="none" w:sz="0" w:space="0" w:color="auto"/>
            <w:left w:val="none" w:sz="0" w:space="0" w:color="auto"/>
            <w:bottom w:val="none" w:sz="0" w:space="0" w:color="auto"/>
            <w:right w:val="none" w:sz="0" w:space="0" w:color="auto"/>
          </w:divBdr>
        </w:div>
        <w:div w:id="1137382582">
          <w:marLeft w:val="640"/>
          <w:marRight w:val="0"/>
          <w:marTop w:val="0"/>
          <w:marBottom w:val="0"/>
          <w:divBdr>
            <w:top w:val="none" w:sz="0" w:space="0" w:color="auto"/>
            <w:left w:val="none" w:sz="0" w:space="0" w:color="auto"/>
            <w:bottom w:val="none" w:sz="0" w:space="0" w:color="auto"/>
            <w:right w:val="none" w:sz="0" w:space="0" w:color="auto"/>
          </w:divBdr>
        </w:div>
        <w:div w:id="536283710">
          <w:marLeft w:val="640"/>
          <w:marRight w:val="0"/>
          <w:marTop w:val="0"/>
          <w:marBottom w:val="0"/>
          <w:divBdr>
            <w:top w:val="none" w:sz="0" w:space="0" w:color="auto"/>
            <w:left w:val="none" w:sz="0" w:space="0" w:color="auto"/>
            <w:bottom w:val="none" w:sz="0" w:space="0" w:color="auto"/>
            <w:right w:val="none" w:sz="0" w:space="0" w:color="auto"/>
          </w:divBdr>
        </w:div>
        <w:div w:id="2077121048">
          <w:marLeft w:val="640"/>
          <w:marRight w:val="0"/>
          <w:marTop w:val="0"/>
          <w:marBottom w:val="0"/>
          <w:divBdr>
            <w:top w:val="none" w:sz="0" w:space="0" w:color="auto"/>
            <w:left w:val="none" w:sz="0" w:space="0" w:color="auto"/>
            <w:bottom w:val="none" w:sz="0" w:space="0" w:color="auto"/>
            <w:right w:val="none" w:sz="0" w:space="0" w:color="auto"/>
          </w:divBdr>
        </w:div>
        <w:div w:id="1995598859">
          <w:marLeft w:val="640"/>
          <w:marRight w:val="0"/>
          <w:marTop w:val="0"/>
          <w:marBottom w:val="0"/>
          <w:divBdr>
            <w:top w:val="none" w:sz="0" w:space="0" w:color="auto"/>
            <w:left w:val="none" w:sz="0" w:space="0" w:color="auto"/>
            <w:bottom w:val="none" w:sz="0" w:space="0" w:color="auto"/>
            <w:right w:val="none" w:sz="0" w:space="0" w:color="auto"/>
          </w:divBdr>
        </w:div>
        <w:div w:id="300117325">
          <w:marLeft w:val="640"/>
          <w:marRight w:val="0"/>
          <w:marTop w:val="0"/>
          <w:marBottom w:val="0"/>
          <w:divBdr>
            <w:top w:val="none" w:sz="0" w:space="0" w:color="auto"/>
            <w:left w:val="none" w:sz="0" w:space="0" w:color="auto"/>
            <w:bottom w:val="none" w:sz="0" w:space="0" w:color="auto"/>
            <w:right w:val="none" w:sz="0" w:space="0" w:color="auto"/>
          </w:divBdr>
        </w:div>
        <w:div w:id="1010373853">
          <w:marLeft w:val="640"/>
          <w:marRight w:val="0"/>
          <w:marTop w:val="0"/>
          <w:marBottom w:val="0"/>
          <w:divBdr>
            <w:top w:val="none" w:sz="0" w:space="0" w:color="auto"/>
            <w:left w:val="none" w:sz="0" w:space="0" w:color="auto"/>
            <w:bottom w:val="none" w:sz="0" w:space="0" w:color="auto"/>
            <w:right w:val="none" w:sz="0" w:space="0" w:color="auto"/>
          </w:divBdr>
        </w:div>
        <w:div w:id="2001615544">
          <w:marLeft w:val="640"/>
          <w:marRight w:val="0"/>
          <w:marTop w:val="0"/>
          <w:marBottom w:val="0"/>
          <w:divBdr>
            <w:top w:val="none" w:sz="0" w:space="0" w:color="auto"/>
            <w:left w:val="none" w:sz="0" w:space="0" w:color="auto"/>
            <w:bottom w:val="none" w:sz="0" w:space="0" w:color="auto"/>
            <w:right w:val="none" w:sz="0" w:space="0" w:color="auto"/>
          </w:divBdr>
        </w:div>
        <w:div w:id="956251498">
          <w:marLeft w:val="640"/>
          <w:marRight w:val="0"/>
          <w:marTop w:val="0"/>
          <w:marBottom w:val="0"/>
          <w:divBdr>
            <w:top w:val="none" w:sz="0" w:space="0" w:color="auto"/>
            <w:left w:val="none" w:sz="0" w:space="0" w:color="auto"/>
            <w:bottom w:val="none" w:sz="0" w:space="0" w:color="auto"/>
            <w:right w:val="none" w:sz="0" w:space="0" w:color="auto"/>
          </w:divBdr>
        </w:div>
        <w:div w:id="700326413">
          <w:marLeft w:val="640"/>
          <w:marRight w:val="0"/>
          <w:marTop w:val="0"/>
          <w:marBottom w:val="0"/>
          <w:divBdr>
            <w:top w:val="none" w:sz="0" w:space="0" w:color="auto"/>
            <w:left w:val="none" w:sz="0" w:space="0" w:color="auto"/>
            <w:bottom w:val="none" w:sz="0" w:space="0" w:color="auto"/>
            <w:right w:val="none" w:sz="0" w:space="0" w:color="auto"/>
          </w:divBdr>
        </w:div>
        <w:div w:id="1794443751">
          <w:marLeft w:val="640"/>
          <w:marRight w:val="0"/>
          <w:marTop w:val="0"/>
          <w:marBottom w:val="0"/>
          <w:divBdr>
            <w:top w:val="none" w:sz="0" w:space="0" w:color="auto"/>
            <w:left w:val="none" w:sz="0" w:space="0" w:color="auto"/>
            <w:bottom w:val="none" w:sz="0" w:space="0" w:color="auto"/>
            <w:right w:val="none" w:sz="0" w:space="0" w:color="auto"/>
          </w:divBdr>
        </w:div>
        <w:div w:id="1633291161">
          <w:marLeft w:val="640"/>
          <w:marRight w:val="0"/>
          <w:marTop w:val="0"/>
          <w:marBottom w:val="0"/>
          <w:divBdr>
            <w:top w:val="none" w:sz="0" w:space="0" w:color="auto"/>
            <w:left w:val="none" w:sz="0" w:space="0" w:color="auto"/>
            <w:bottom w:val="none" w:sz="0" w:space="0" w:color="auto"/>
            <w:right w:val="none" w:sz="0" w:space="0" w:color="auto"/>
          </w:divBdr>
        </w:div>
        <w:div w:id="1816488266">
          <w:marLeft w:val="640"/>
          <w:marRight w:val="0"/>
          <w:marTop w:val="0"/>
          <w:marBottom w:val="0"/>
          <w:divBdr>
            <w:top w:val="none" w:sz="0" w:space="0" w:color="auto"/>
            <w:left w:val="none" w:sz="0" w:space="0" w:color="auto"/>
            <w:bottom w:val="none" w:sz="0" w:space="0" w:color="auto"/>
            <w:right w:val="none" w:sz="0" w:space="0" w:color="auto"/>
          </w:divBdr>
        </w:div>
        <w:div w:id="1971863546">
          <w:marLeft w:val="640"/>
          <w:marRight w:val="0"/>
          <w:marTop w:val="0"/>
          <w:marBottom w:val="0"/>
          <w:divBdr>
            <w:top w:val="none" w:sz="0" w:space="0" w:color="auto"/>
            <w:left w:val="none" w:sz="0" w:space="0" w:color="auto"/>
            <w:bottom w:val="none" w:sz="0" w:space="0" w:color="auto"/>
            <w:right w:val="none" w:sz="0" w:space="0" w:color="auto"/>
          </w:divBdr>
        </w:div>
        <w:div w:id="1895581132">
          <w:marLeft w:val="640"/>
          <w:marRight w:val="0"/>
          <w:marTop w:val="0"/>
          <w:marBottom w:val="0"/>
          <w:divBdr>
            <w:top w:val="none" w:sz="0" w:space="0" w:color="auto"/>
            <w:left w:val="none" w:sz="0" w:space="0" w:color="auto"/>
            <w:bottom w:val="none" w:sz="0" w:space="0" w:color="auto"/>
            <w:right w:val="none" w:sz="0" w:space="0" w:color="auto"/>
          </w:divBdr>
        </w:div>
        <w:div w:id="1039472180">
          <w:marLeft w:val="640"/>
          <w:marRight w:val="0"/>
          <w:marTop w:val="0"/>
          <w:marBottom w:val="0"/>
          <w:divBdr>
            <w:top w:val="none" w:sz="0" w:space="0" w:color="auto"/>
            <w:left w:val="none" w:sz="0" w:space="0" w:color="auto"/>
            <w:bottom w:val="none" w:sz="0" w:space="0" w:color="auto"/>
            <w:right w:val="none" w:sz="0" w:space="0" w:color="auto"/>
          </w:divBdr>
        </w:div>
        <w:div w:id="1768844999">
          <w:marLeft w:val="640"/>
          <w:marRight w:val="0"/>
          <w:marTop w:val="0"/>
          <w:marBottom w:val="0"/>
          <w:divBdr>
            <w:top w:val="none" w:sz="0" w:space="0" w:color="auto"/>
            <w:left w:val="none" w:sz="0" w:space="0" w:color="auto"/>
            <w:bottom w:val="none" w:sz="0" w:space="0" w:color="auto"/>
            <w:right w:val="none" w:sz="0" w:space="0" w:color="auto"/>
          </w:divBdr>
        </w:div>
        <w:div w:id="1702389893">
          <w:marLeft w:val="640"/>
          <w:marRight w:val="0"/>
          <w:marTop w:val="0"/>
          <w:marBottom w:val="0"/>
          <w:divBdr>
            <w:top w:val="none" w:sz="0" w:space="0" w:color="auto"/>
            <w:left w:val="none" w:sz="0" w:space="0" w:color="auto"/>
            <w:bottom w:val="none" w:sz="0" w:space="0" w:color="auto"/>
            <w:right w:val="none" w:sz="0" w:space="0" w:color="auto"/>
          </w:divBdr>
        </w:div>
        <w:div w:id="1810783179">
          <w:marLeft w:val="640"/>
          <w:marRight w:val="0"/>
          <w:marTop w:val="0"/>
          <w:marBottom w:val="0"/>
          <w:divBdr>
            <w:top w:val="none" w:sz="0" w:space="0" w:color="auto"/>
            <w:left w:val="none" w:sz="0" w:space="0" w:color="auto"/>
            <w:bottom w:val="none" w:sz="0" w:space="0" w:color="auto"/>
            <w:right w:val="none" w:sz="0" w:space="0" w:color="auto"/>
          </w:divBdr>
        </w:div>
        <w:div w:id="354431530">
          <w:marLeft w:val="640"/>
          <w:marRight w:val="0"/>
          <w:marTop w:val="0"/>
          <w:marBottom w:val="0"/>
          <w:divBdr>
            <w:top w:val="none" w:sz="0" w:space="0" w:color="auto"/>
            <w:left w:val="none" w:sz="0" w:space="0" w:color="auto"/>
            <w:bottom w:val="none" w:sz="0" w:space="0" w:color="auto"/>
            <w:right w:val="none" w:sz="0" w:space="0" w:color="auto"/>
          </w:divBdr>
        </w:div>
        <w:div w:id="159388683">
          <w:marLeft w:val="640"/>
          <w:marRight w:val="0"/>
          <w:marTop w:val="0"/>
          <w:marBottom w:val="0"/>
          <w:divBdr>
            <w:top w:val="none" w:sz="0" w:space="0" w:color="auto"/>
            <w:left w:val="none" w:sz="0" w:space="0" w:color="auto"/>
            <w:bottom w:val="none" w:sz="0" w:space="0" w:color="auto"/>
            <w:right w:val="none" w:sz="0" w:space="0" w:color="auto"/>
          </w:divBdr>
        </w:div>
        <w:div w:id="2087653717">
          <w:marLeft w:val="640"/>
          <w:marRight w:val="0"/>
          <w:marTop w:val="0"/>
          <w:marBottom w:val="0"/>
          <w:divBdr>
            <w:top w:val="none" w:sz="0" w:space="0" w:color="auto"/>
            <w:left w:val="none" w:sz="0" w:space="0" w:color="auto"/>
            <w:bottom w:val="none" w:sz="0" w:space="0" w:color="auto"/>
            <w:right w:val="none" w:sz="0" w:space="0" w:color="auto"/>
          </w:divBdr>
        </w:div>
        <w:div w:id="47384515">
          <w:marLeft w:val="640"/>
          <w:marRight w:val="0"/>
          <w:marTop w:val="0"/>
          <w:marBottom w:val="0"/>
          <w:divBdr>
            <w:top w:val="none" w:sz="0" w:space="0" w:color="auto"/>
            <w:left w:val="none" w:sz="0" w:space="0" w:color="auto"/>
            <w:bottom w:val="none" w:sz="0" w:space="0" w:color="auto"/>
            <w:right w:val="none" w:sz="0" w:space="0" w:color="auto"/>
          </w:divBdr>
        </w:div>
        <w:div w:id="1284271720">
          <w:marLeft w:val="640"/>
          <w:marRight w:val="0"/>
          <w:marTop w:val="0"/>
          <w:marBottom w:val="0"/>
          <w:divBdr>
            <w:top w:val="none" w:sz="0" w:space="0" w:color="auto"/>
            <w:left w:val="none" w:sz="0" w:space="0" w:color="auto"/>
            <w:bottom w:val="none" w:sz="0" w:space="0" w:color="auto"/>
            <w:right w:val="none" w:sz="0" w:space="0" w:color="auto"/>
          </w:divBdr>
        </w:div>
        <w:div w:id="976380067">
          <w:marLeft w:val="640"/>
          <w:marRight w:val="0"/>
          <w:marTop w:val="0"/>
          <w:marBottom w:val="0"/>
          <w:divBdr>
            <w:top w:val="none" w:sz="0" w:space="0" w:color="auto"/>
            <w:left w:val="none" w:sz="0" w:space="0" w:color="auto"/>
            <w:bottom w:val="none" w:sz="0" w:space="0" w:color="auto"/>
            <w:right w:val="none" w:sz="0" w:space="0" w:color="auto"/>
          </w:divBdr>
        </w:div>
        <w:div w:id="1798256083">
          <w:marLeft w:val="640"/>
          <w:marRight w:val="0"/>
          <w:marTop w:val="0"/>
          <w:marBottom w:val="0"/>
          <w:divBdr>
            <w:top w:val="none" w:sz="0" w:space="0" w:color="auto"/>
            <w:left w:val="none" w:sz="0" w:space="0" w:color="auto"/>
            <w:bottom w:val="none" w:sz="0" w:space="0" w:color="auto"/>
            <w:right w:val="none" w:sz="0" w:space="0" w:color="auto"/>
          </w:divBdr>
        </w:div>
        <w:div w:id="58094474">
          <w:marLeft w:val="640"/>
          <w:marRight w:val="0"/>
          <w:marTop w:val="0"/>
          <w:marBottom w:val="0"/>
          <w:divBdr>
            <w:top w:val="none" w:sz="0" w:space="0" w:color="auto"/>
            <w:left w:val="none" w:sz="0" w:space="0" w:color="auto"/>
            <w:bottom w:val="none" w:sz="0" w:space="0" w:color="auto"/>
            <w:right w:val="none" w:sz="0" w:space="0" w:color="auto"/>
          </w:divBdr>
        </w:div>
        <w:div w:id="814371971">
          <w:marLeft w:val="640"/>
          <w:marRight w:val="0"/>
          <w:marTop w:val="0"/>
          <w:marBottom w:val="0"/>
          <w:divBdr>
            <w:top w:val="none" w:sz="0" w:space="0" w:color="auto"/>
            <w:left w:val="none" w:sz="0" w:space="0" w:color="auto"/>
            <w:bottom w:val="none" w:sz="0" w:space="0" w:color="auto"/>
            <w:right w:val="none" w:sz="0" w:space="0" w:color="auto"/>
          </w:divBdr>
        </w:div>
        <w:div w:id="1383359460">
          <w:marLeft w:val="640"/>
          <w:marRight w:val="0"/>
          <w:marTop w:val="0"/>
          <w:marBottom w:val="0"/>
          <w:divBdr>
            <w:top w:val="none" w:sz="0" w:space="0" w:color="auto"/>
            <w:left w:val="none" w:sz="0" w:space="0" w:color="auto"/>
            <w:bottom w:val="none" w:sz="0" w:space="0" w:color="auto"/>
            <w:right w:val="none" w:sz="0" w:space="0" w:color="auto"/>
          </w:divBdr>
        </w:div>
        <w:div w:id="1283919790">
          <w:marLeft w:val="640"/>
          <w:marRight w:val="0"/>
          <w:marTop w:val="0"/>
          <w:marBottom w:val="0"/>
          <w:divBdr>
            <w:top w:val="none" w:sz="0" w:space="0" w:color="auto"/>
            <w:left w:val="none" w:sz="0" w:space="0" w:color="auto"/>
            <w:bottom w:val="none" w:sz="0" w:space="0" w:color="auto"/>
            <w:right w:val="none" w:sz="0" w:space="0" w:color="auto"/>
          </w:divBdr>
        </w:div>
        <w:div w:id="120152553">
          <w:marLeft w:val="640"/>
          <w:marRight w:val="0"/>
          <w:marTop w:val="0"/>
          <w:marBottom w:val="0"/>
          <w:divBdr>
            <w:top w:val="none" w:sz="0" w:space="0" w:color="auto"/>
            <w:left w:val="none" w:sz="0" w:space="0" w:color="auto"/>
            <w:bottom w:val="none" w:sz="0" w:space="0" w:color="auto"/>
            <w:right w:val="none" w:sz="0" w:space="0" w:color="auto"/>
          </w:divBdr>
        </w:div>
        <w:div w:id="993682497">
          <w:marLeft w:val="640"/>
          <w:marRight w:val="0"/>
          <w:marTop w:val="0"/>
          <w:marBottom w:val="0"/>
          <w:divBdr>
            <w:top w:val="none" w:sz="0" w:space="0" w:color="auto"/>
            <w:left w:val="none" w:sz="0" w:space="0" w:color="auto"/>
            <w:bottom w:val="none" w:sz="0" w:space="0" w:color="auto"/>
            <w:right w:val="none" w:sz="0" w:space="0" w:color="auto"/>
          </w:divBdr>
        </w:div>
        <w:div w:id="1225750194">
          <w:marLeft w:val="640"/>
          <w:marRight w:val="0"/>
          <w:marTop w:val="0"/>
          <w:marBottom w:val="0"/>
          <w:divBdr>
            <w:top w:val="none" w:sz="0" w:space="0" w:color="auto"/>
            <w:left w:val="none" w:sz="0" w:space="0" w:color="auto"/>
            <w:bottom w:val="none" w:sz="0" w:space="0" w:color="auto"/>
            <w:right w:val="none" w:sz="0" w:space="0" w:color="auto"/>
          </w:divBdr>
        </w:div>
        <w:div w:id="590504962">
          <w:marLeft w:val="640"/>
          <w:marRight w:val="0"/>
          <w:marTop w:val="0"/>
          <w:marBottom w:val="0"/>
          <w:divBdr>
            <w:top w:val="none" w:sz="0" w:space="0" w:color="auto"/>
            <w:left w:val="none" w:sz="0" w:space="0" w:color="auto"/>
            <w:bottom w:val="none" w:sz="0" w:space="0" w:color="auto"/>
            <w:right w:val="none" w:sz="0" w:space="0" w:color="auto"/>
          </w:divBdr>
        </w:div>
        <w:div w:id="1237321477">
          <w:marLeft w:val="640"/>
          <w:marRight w:val="0"/>
          <w:marTop w:val="0"/>
          <w:marBottom w:val="0"/>
          <w:divBdr>
            <w:top w:val="none" w:sz="0" w:space="0" w:color="auto"/>
            <w:left w:val="none" w:sz="0" w:space="0" w:color="auto"/>
            <w:bottom w:val="none" w:sz="0" w:space="0" w:color="auto"/>
            <w:right w:val="none" w:sz="0" w:space="0" w:color="auto"/>
          </w:divBdr>
        </w:div>
        <w:div w:id="1295911174">
          <w:marLeft w:val="640"/>
          <w:marRight w:val="0"/>
          <w:marTop w:val="0"/>
          <w:marBottom w:val="0"/>
          <w:divBdr>
            <w:top w:val="none" w:sz="0" w:space="0" w:color="auto"/>
            <w:left w:val="none" w:sz="0" w:space="0" w:color="auto"/>
            <w:bottom w:val="none" w:sz="0" w:space="0" w:color="auto"/>
            <w:right w:val="none" w:sz="0" w:space="0" w:color="auto"/>
          </w:divBdr>
        </w:div>
        <w:div w:id="697237922">
          <w:marLeft w:val="640"/>
          <w:marRight w:val="0"/>
          <w:marTop w:val="0"/>
          <w:marBottom w:val="0"/>
          <w:divBdr>
            <w:top w:val="none" w:sz="0" w:space="0" w:color="auto"/>
            <w:left w:val="none" w:sz="0" w:space="0" w:color="auto"/>
            <w:bottom w:val="none" w:sz="0" w:space="0" w:color="auto"/>
            <w:right w:val="none" w:sz="0" w:space="0" w:color="auto"/>
          </w:divBdr>
        </w:div>
        <w:div w:id="514852302">
          <w:marLeft w:val="640"/>
          <w:marRight w:val="0"/>
          <w:marTop w:val="0"/>
          <w:marBottom w:val="0"/>
          <w:divBdr>
            <w:top w:val="none" w:sz="0" w:space="0" w:color="auto"/>
            <w:left w:val="none" w:sz="0" w:space="0" w:color="auto"/>
            <w:bottom w:val="none" w:sz="0" w:space="0" w:color="auto"/>
            <w:right w:val="none" w:sz="0" w:space="0" w:color="auto"/>
          </w:divBdr>
        </w:div>
        <w:div w:id="1008487355">
          <w:marLeft w:val="640"/>
          <w:marRight w:val="0"/>
          <w:marTop w:val="0"/>
          <w:marBottom w:val="0"/>
          <w:divBdr>
            <w:top w:val="none" w:sz="0" w:space="0" w:color="auto"/>
            <w:left w:val="none" w:sz="0" w:space="0" w:color="auto"/>
            <w:bottom w:val="none" w:sz="0" w:space="0" w:color="auto"/>
            <w:right w:val="none" w:sz="0" w:space="0" w:color="auto"/>
          </w:divBdr>
        </w:div>
        <w:div w:id="1750734486">
          <w:marLeft w:val="640"/>
          <w:marRight w:val="0"/>
          <w:marTop w:val="0"/>
          <w:marBottom w:val="0"/>
          <w:divBdr>
            <w:top w:val="none" w:sz="0" w:space="0" w:color="auto"/>
            <w:left w:val="none" w:sz="0" w:space="0" w:color="auto"/>
            <w:bottom w:val="none" w:sz="0" w:space="0" w:color="auto"/>
            <w:right w:val="none" w:sz="0" w:space="0" w:color="auto"/>
          </w:divBdr>
        </w:div>
        <w:div w:id="1953197786">
          <w:marLeft w:val="640"/>
          <w:marRight w:val="0"/>
          <w:marTop w:val="0"/>
          <w:marBottom w:val="0"/>
          <w:divBdr>
            <w:top w:val="none" w:sz="0" w:space="0" w:color="auto"/>
            <w:left w:val="none" w:sz="0" w:space="0" w:color="auto"/>
            <w:bottom w:val="none" w:sz="0" w:space="0" w:color="auto"/>
            <w:right w:val="none" w:sz="0" w:space="0" w:color="auto"/>
          </w:divBdr>
        </w:div>
        <w:div w:id="1311255188">
          <w:marLeft w:val="640"/>
          <w:marRight w:val="0"/>
          <w:marTop w:val="0"/>
          <w:marBottom w:val="0"/>
          <w:divBdr>
            <w:top w:val="none" w:sz="0" w:space="0" w:color="auto"/>
            <w:left w:val="none" w:sz="0" w:space="0" w:color="auto"/>
            <w:bottom w:val="none" w:sz="0" w:space="0" w:color="auto"/>
            <w:right w:val="none" w:sz="0" w:space="0" w:color="auto"/>
          </w:divBdr>
        </w:div>
        <w:div w:id="33697116">
          <w:marLeft w:val="640"/>
          <w:marRight w:val="0"/>
          <w:marTop w:val="0"/>
          <w:marBottom w:val="0"/>
          <w:divBdr>
            <w:top w:val="none" w:sz="0" w:space="0" w:color="auto"/>
            <w:left w:val="none" w:sz="0" w:space="0" w:color="auto"/>
            <w:bottom w:val="none" w:sz="0" w:space="0" w:color="auto"/>
            <w:right w:val="none" w:sz="0" w:space="0" w:color="auto"/>
          </w:divBdr>
        </w:div>
        <w:div w:id="925921411">
          <w:marLeft w:val="640"/>
          <w:marRight w:val="0"/>
          <w:marTop w:val="0"/>
          <w:marBottom w:val="0"/>
          <w:divBdr>
            <w:top w:val="none" w:sz="0" w:space="0" w:color="auto"/>
            <w:left w:val="none" w:sz="0" w:space="0" w:color="auto"/>
            <w:bottom w:val="none" w:sz="0" w:space="0" w:color="auto"/>
            <w:right w:val="none" w:sz="0" w:space="0" w:color="auto"/>
          </w:divBdr>
        </w:div>
        <w:div w:id="2053309661">
          <w:marLeft w:val="640"/>
          <w:marRight w:val="0"/>
          <w:marTop w:val="0"/>
          <w:marBottom w:val="0"/>
          <w:divBdr>
            <w:top w:val="none" w:sz="0" w:space="0" w:color="auto"/>
            <w:left w:val="none" w:sz="0" w:space="0" w:color="auto"/>
            <w:bottom w:val="none" w:sz="0" w:space="0" w:color="auto"/>
            <w:right w:val="none" w:sz="0" w:space="0" w:color="auto"/>
          </w:divBdr>
        </w:div>
        <w:div w:id="196283071">
          <w:marLeft w:val="640"/>
          <w:marRight w:val="0"/>
          <w:marTop w:val="0"/>
          <w:marBottom w:val="0"/>
          <w:divBdr>
            <w:top w:val="none" w:sz="0" w:space="0" w:color="auto"/>
            <w:left w:val="none" w:sz="0" w:space="0" w:color="auto"/>
            <w:bottom w:val="none" w:sz="0" w:space="0" w:color="auto"/>
            <w:right w:val="none" w:sz="0" w:space="0" w:color="auto"/>
          </w:divBdr>
        </w:div>
        <w:div w:id="1598250778">
          <w:marLeft w:val="640"/>
          <w:marRight w:val="0"/>
          <w:marTop w:val="0"/>
          <w:marBottom w:val="0"/>
          <w:divBdr>
            <w:top w:val="none" w:sz="0" w:space="0" w:color="auto"/>
            <w:left w:val="none" w:sz="0" w:space="0" w:color="auto"/>
            <w:bottom w:val="none" w:sz="0" w:space="0" w:color="auto"/>
            <w:right w:val="none" w:sz="0" w:space="0" w:color="auto"/>
          </w:divBdr>
        </w:div>
        <w:div w:id="223876959">
          <w:marLeft w:val="640"/>
          <w:marRight w:val="0"/>
          <w:marTop w:val="0"/>
          <w:marBottom w:val="0"/>
          <w:divBdr>
            <w:top w:val="none" w:sz="0" w:space="0" w:color="auto"/>
            <w:left w:val="none" w:sz="0" w:space="0" w:color="auto"/>
            <w:bottom w:val="none" w:sz="0" w:space="0" w:color="auto"/>
            <w:right w:val="none" w:sz="0" w:space="0" w:color="auto"/>
          </w:divBdr>
        </w:div>
        <w:div w:id="370809055">
          <w:marLeft w:val="640"/>
          <w:marRight w:val="0"/>
          <w:marTop w:val="0"/>
          <w:marBottom w:val="0"/>
          <w:divBdr>
            <w:top w:val="none" w:sz="0" w:space="0" w:color="auto"/>
            <w:left w:val="none" w:sz="0" w:space="0" w:color="auto"/>
            <w:bottom w:val="none" w:sz="0" w:space="0" w:color="auto"/>
            <w:right w:val="none" w:sz="0" w:space="0" w:color="auto"/>
          </w:divBdr>
        </w:div>
        <w:div w:id="737554344">
          <w:marLeft w:val="640"/>
          <w:marRight w:val="0"/>
          <w:marTop w:val="0"/>
          <w:marBottom w:val="0"/>
          <w:divBdr>
            <w:top w:val="none" w:sz="0" w:space="0" w:color="auto"/>
            <w:left w:val="none" w:sz="0" w:space="0" w:color="auto"/>
            <w:bottom w:val="none" w:sz="0" w:space="0" w:color="auto"/>
            <w:right w:val="none" w:sz="0" w:space="0" w:color="auto"/>
          </w:divBdr>
        </w:div>
        <w:div w:id="1550342976">
          <w:marLeft w:val="640"/>
          <w:marRight w:val="0"/>
          <w:marTop w:val="0"/>
          <w:marBottom w:val="0"/>
          <w:divBdr>
            <w:top w:val="none" w:sz="0" w:space="0" w:color="auto"/>
            <w:left w:val="none" w:sz="0" w:space="0" w:color="auto"/>
            <w:bottom w:val="none" w:sz="0" w:space="0" w:color="auto"/>
            <w:right w:val="none" w:sz="0" w:space="0" w:color="auto"/>
          </w:divBdr>
        </w:div>
        <w:div w:id="1540973367">
          <w:marLeft w:val="640"/>
          <w:marRight w:val="0"/>
          <w:marTop w:val="0"/>
          <w:marBottom w:val="0"/>
          <w:divBdr>
            <w:top w:val="none" w:sz="0" w:space="0" w:color="auto"/>
            <w:left w:val="none" w:sz="0" w:space="0" w:color="auto"/>
            <w:bottom w:val="none" w:sz="0" w:space="0" w:color="auto"/>
            <w:right w:val="none" w:sz="0" w:space="0" w:color="auto"/>
          </w:divBdr>
        </w:div>
        <w:div w:id="1435444890">
          <w:marLeft w:val="640"/>
          <w:marRight w:val="0"/>
          <w:marTop w:val="0"/>
          <w:marBottom w:val="0"/>
          <w:divBdr>
            <w:top w:val="none" w:sz="0" w:space="0" w:color="auto"/>
            <w:left w:val="none" w:sz="0" w:space="0" w:color="auto"/>
            <w:bottom w:val="none" w:sz="0" w:space="0" w:color="auto"/>
            <w:right w:val="none" w:sz="0" w:space="0" w:color="auto"/>
          </w:divBdr>
        </w:div>
        <w:div w:id="15888627">
          <w:marLeft w:val="640"/>
          <w:marRight w:val="0"/>
          <w:marTop w:val="0"/>
          <w:marBottom w:val="0"/>
          <w:divBdr>
            <w:top w:val="none" w:sz="0" w:space="0" w:color="auto"/>
            <w:left w:val="none" w:sz="0" w:space="0" w:color="auto"/>
            <w:bottom w:val="none" w:sz="0" w:space="0" w:color="auto"/>
            <w:right w:val="none" w:sz="0" w:space="0" w:color="auto"/>
          </w:divBdr>
        </w:div>
        <w:div w:id="941301922">
          <w:marLeft w:val="640"/>
          <w:marRight w:val="0"/>
          <w:marTop w:val="0"/>
          <w:marBottom w:val="0"/>
          <w:divBdr>
            <w:top w:val="none" w:sz="0" w:space="0" w:color="auto"/>
            <w:left w:val="none" w:sz="0" w:space="0" w:color="auto"/>
            <w:bottom w:val="none" w:sz="0" w:space="0" w:color="auto"/>
            <w:right w:val="none" w:sz="0" w:space="0" w:color="auto"/>
          </w:divBdr>
        </w:div>
        <w:div w:id="3636927">
          <w:marLeft w:val="640"/>
          <w:marRight w:val="0"/>
          <w:marTop w:val="0"/>
          <w:marBottom w:val="0"/>
          <w:divBdr>
            <w:top w:val="none" w:sz="0" w:space="0" w:color="auto"/>
            <w:left w:val="none" w:sz="0" w:space="0" w:color="auto"/>
            <w:bottom w:val="none" w:sz="0" w:space="0" w:color="auto"/>
            <w:right w:val="none" w:sz="0" w:space="0" w:color="auto"/>
          </w:divBdr>
        </w:div>
        <w:div w:id="278295794">
          <w:marLeft w:val="640"/>
          <w:marRight w:val="0"/>
          <w:marTop w:val="0"/>
          <w:marBottom w:val="0"/>
          <w:divBdr>
            <w:top w:val="none" w:sz="0" w:space="0" w:color="auto"/>
            <w:left w:val="none" w:sz="0" w:space="0" w:color="auto"/>
            <w:bottom w:val="none" w:sz="0" w:space="0" w:color="auto"/>
            <w:right w:val="none" w:sz="0" w:space="0" w:color="auto"/>
          </w:divBdr>
        </w:div>
        <w:div w:id="266272786">
          <w:marLeft w:val="640"/>
          <w:marRight w:val="0"/>
          <w:marTop w:val="0"/>
          <w:marBottom w:val="0"/>
          <w:divBdr>
            <w:top w:val="none" w:sz="0" w:space="0" w:color="auto"/>
            <w:left w:val="none" w:sz="0" w:space="0" w:color="auto"/>
            <w:bottom w:val="none" w:sz="0" w:space="0" w:color="auto"/>
            <w:right w:val="none" w:sz="0" w:space="0" w:color="auto"/>
          </w:divBdr>
        </w:div>
        <w:div w:id="1291471080">
          <w:marLeft w:val="640"/>
          <w:marRight w:val="0"/>
          <w:marTop w:val="0"/>
          <w:marBottom w:val="0"/>
          <w:divBdr>
            <w:top w:val="none" w:sz="0" w:space="0" w:color="auto"/>
            <w:left w:val="none" w:sz="0" w:space="0" w:color="auto"/>
            <w:bottom w:val="none" w:sz="0" w:space="0" w:color="auto"/>
            <w:right w:val="none" w:sz="0" w:space="0" w:color="auto"/>
          </w:divBdr>
        </w:div>
        <w:div w:id="446581538">
          <w:marLeft w:val="640"/>
          <w:marRight w:val="0"/>
          <w:marTop w:val="0"/>
          <w:marBottom w:val="0"/>
          <w:divBdr>
            <w:top w:val="none" w:sz="0" w:space="0" w:color="auto"/>
            <w:left w:val="none" w:sz="0" w:space="0" w:color="auto"/>
            <w:bottom w:val="none" w:sz="0" w:space="0" w:color="auto"/>
            <w:right w:val="none" w:sz="0" w:space="0" w:color="auto"/>
          </w:divBdr>
        </w:div>
        <w:div w:id="1757363893">
          <w:marLeft w:val="640"/>
          <w:marRight w:val="0"/>
          <w:marTop w:val="0"/>
          <w:marBottom w:val="0"/>
          <w:divBdr>
            <w:top w:val="none" w:sz="0" w:space="0" w:color="auto"/>
            <w:left w:val="none" w:sz="0" w:space="0" w:color="auto"/>
            <w:bottom w:val="none" w:sz="0" w:space="0" w:color="auto"/>
            <w:right w:val="none" w:sz="0" w:space="0" w:color="auto"/>
          </w:divBdr>
        </w:div>
        <w:div w:id="1368220148">
          <w:marLeft w:val="640"/>
          <w:marRight w:val="0"/>
          <w:marTop w:val="0"/>
          <w:marBottom w:val="0"/>
          <w:divBdr>
            <w:top w:val="none" w:sz="0" w:space="0" w:color="auto"/>
            <w:left w:val="none" w:sz="0" w:space="0" w:color="auto"/>
            <w:bottom w:val="none" w:sz="0" w:space="0" w:color="auto"/>
            <w:right w:val="none" w:sz="0" w:space="0" w:color="auto"/>
          </w:divBdr>
        </w:div>
        <w:div w:id="1978951954">
          <w:marLeft w:val="640"/>
          <w:marRight w:val="0"/>
          <w:marTop w:val="0"/>
          <w:marBottom w:val="0"/>
          <w:divBdr>
            <w:top w:val="none" w:sz="0" w:space="0" w:color="auto"/>
            <w:left w:val="none" w:sz="0" w:space="0" w:color="auto"/>
            <w:bottom w:val="none" w:sz="0" w:space="0" w:color="auto"/>
            <w:right w:val="none" w:sz="0" w:space="0" w:color="auto"/>
          </w:divBdr>
        </w:div>
        <w:div w:id="107894940">
          <w:marLeft w:val="640"/>
          <w:marRight w:val="0"/>
          <w:marTop w:val="0"/>
          <w:marBottom w:val="0"/>
          <w:divBdr>
            <w:top w:val="none" w:sz="0" w:space="0" w:color="auto"/>
            <w:left w:val="none" w:sz="0" w:space="0" w:color="auto"/>
            <w:bottom w:val="none" w:sz="0" w:space="0" w:color="auto"/>
            <w:right w:val="none" w:sz="0" w:space="0" w:color="auto"/>
          </w:divBdr>
        </w:div>
        <w:div w:id="52043833">
          <w:marLeft w:val="640"/>
          <w:marRight w:val="0"/>
          <w:marTop w:val="0"/>
          <w:marBottom w:val="0"/>
          <w:divBdr>
            <w:top w:val="none" w:sz="0" w:space="0" w:color="auto"/>
            <w:left w:val="none" w:sz="0" w:space="0" w:color="auto"/>
            <w:bottom w:val="none" w:sz="0" w:space="0" w:color="auto"/>
            <w:right w:val="none" w:sz="0" w:space="0" w:color="auto"/>
          </w:divBdr>
        </w:div>
        <w:div w:id="994450934">
          <w:marLeft w:val="640"/>
          <w:marRight w:val="0"/>
          <w:marTop w:val="0"/>
          <w:marBottom w:val="0"/>
          <w:divBdr>
            <w:top w:val="none" w:sz="0" w:space="0" w:color="auto"/>
            <w:left w:val="none" w:sz="0" w:space="0" w:color="auto"/>
            <w:bottom w:val="none" w:sz="0" w:space="0" w:color="auto"/>
            <w:right w:val="none" w:sz="0" w:space="0" w:color="auto"/>
          </w:divBdr>
        </w:div>
        <w:div w:id="2018537510">
          <w:marLeft w:val="640"/>
          <w:marRight w:val="0"/>
          <w:marTop w:val="0"/>
          <w:marBottom w:val="0"/>
          <w:divBdr>
            <w:top w:val="none" w:sz="0" w:space="0" w:color="auto"/>
            <w:left w:val="none" w:sz="0" w:space="0" w:color="auto"/>
            <w:bottom w:val="none" w:sz="0" w:space="0" w:color="auto"/>
            <w:right w:val="none" w:sz="0" w:space="0" w:color="auto"/>
          </w:divBdr>
        </w:div>
        <w:div w:id="205945681">
          <w:marLeft w:val="640"/>
          <w:marRight w:val="0"/>
          <w:marTop w:val="0"/>
          <w:marBottom w:val="0"/>
          <w:divBdr>
            <w:top w:val="none" w:sz="0" w:space="0" w:color="auto"/>
            <w:left w:val="none" w:sz="0" w:space="0" w:color="auto"/>
            <w:bottom w:val="none" w:sz="0" w:space="0" w:color="auto"/>
            <w:right w:val="none" w:sz="0" w:space="0" w:color="auto"/>
          </w:divBdr>
        </w:div>
        <w:div w:id="205408937">
          <w:marLeft w:val="640"/>
          <w:marRight w:val="0"/>
          <w:marTop w:val="0"/>
          <w:marBottom w:val="0"/>
          <w:divBdr>
            <w:top w:val="none" w:sz="0" w:space="0" w:color="auto"/>
            <w:left w:val="none" w:sz="0" w:space="0" w:color="auto"/>
            <w:bottom w:val="none" w:sz="0" w:space="0" w:color="auto"/>
            <w:right w:val="none" w:sz="0" w:space="0" w:color="auto"/>
          </w:divBdr>
        </w:div>
        <w:div w:id="1600945702">
          <w:marLeft w:val="640"/>
          <w:marRight w:val="0"/>
          <w:marTop w:val="0"/>
          <w:marBottom w:val="0"/>
          <w:divBdr>
            <w:top w:val="none" w:sz="0" w:space="0" w:color="auto"/>
            <w:left w:val="none" w:sz="0" w:space="0" w:color="auto"/>
            <w:bottom w:val="none" w:sz="0" w:space="0" w:color="auto"/>
            <w:right w:val="none" w:sz="0" w:space="0" w:color="auto"/>
          </w:divBdr>
        </w:div>
        <w:div w:id="685328980">
          <w:marLeft w:val="640"/>
          <w:marRight w:val="0"/>
          <w:marTop w:val="0"/>
          <w:marBottom w:val="0"/>
          <w:divBdr>
            <w:top w:val="none" w:sz="0" w:space="0" w:color="auto"/>
            <w:left w:val="none" w:sz="0" w:space="0" w:color="auto"/>
            <w:bottom w:val="none" w:sz="0" w:space="0" w:color="auto"/>
            <w:right w:val="none" w:sz="0" w:space="0" w:color="auto"/>
          </w:divBdr>
        </w:div>
        <w:div w:id="382608290">
          <w:marLeft w:val="640"/>
          <w:marRight w:val="0"/>
          <w:marTop w:val="0"/>
          <w:marBottom w:val="0"/>
          <w:divBdr>
            <w:top w:val="none" w:sz="0" w:space="0" w:color="auto"/>
            <w:left w:val="none" w:sz="0" w:space="0" w:color="auto"/>
            <w:bottom w:val="none" w:sz="0" w:space="0" w:color="auto"/>
            <w:right w:val="none" w:sz="0" w:space="0" w:color="auto"/>
          </w:divBdr>
        </w:div>
        <w:div w:id="366027835">
          <w:marLeft w:val="640"/>
          <w:marRight w:val="0"/>
          <w:marTop w:val="0"/>
          <w:marBottom w:val="0"/>
          <w:divBdr>
            <w:top w:val="none" w:sz="0" w:space="0" w:color="auto"/>
            <w:left w:val="none" w:sz="0" w:space="0" w:color="auto"/>
            <w:bottom w:val="none" w:sz="0" w:space="0" w:color="auto"/>
            <w:right w:val="none" w:sz="0" w:space="0" w:color="auto"/>
          </w:divBdr>
        </w:div>
        <w:div w:id="123546626">
          <w:marLeft w:val="640"/>
          <w:marRight w:val="0"/>
          <w:marTop w:val="0"/>
          <w:marBottom w:val="0"/>
          <w:divBdr>
            <w:top w:val="none" w:sz="0" w:space="0" w:color="auto"/>
            <w:left w:val="none" w:sz="0" w:space="0" w:color="auto"/>
            <w:bottom w:val="none" w:sz="0" w:space="0" w:color="auto"/>
            <w:right w:val="none" w:sz="0" w:space="0" w:color="auto"/>
          </w:divBdr>
        </w:div>
        <w:div w:id="1604066675">
          <w:marLeft w:val="640"/>
          <w:marRight w:val="0"/>
          <w:marTop w:val="0"/>
          <w:marBottom w:val="0"/>
          <w:divBdr>
            <w:top w:val="none" w:sz="0" w:space="0" w:color="auto"/>
            <w:left w:val="none" w:sz="0" w:space="0" w:color="auto"/>
            <w:bottom w:val="none" w:sz="0" w:space="0" w:color="auto"/>
            <w:right w:val="none" w:sz="0" w:space="0" w:color="auto"/>
          </w:divBdr>
        </w:div>
        <w:div w:id="1120220939">
          <w:marLeft w:val="640"/>
          <w:marRight w:val="0"/>
          <w:marTop w:val="0"/>
          <w:marBottom w:val="0"/>
          <w:divBdr>
            <w:top w:val="none" w:sz="0" w:space="0" w:color="auto"/>
            <w:left w:val="none" w:sz="0" w:space="0" w:color="auto"/>
            <w:bottom w:val="none" w:sz="0" w:space="0" w:color="auto"/>
            <w:right w:val="none" w:sz="0" w:space="0" w:color="auto"/>
          </w:divBdr>
        </w:div>
        <w:div w:id="1096318303">
          <w:marLeft w:val="640"/>
          <w:marRight w:val="0"/>
          <w:marTop w:val="0"/>
          <w:marBottom w:val="0"/>
          <w:divBdr>
            <w:top w:val="none" w:sz="0" w:space="0" w:color="auto"/>
            <w:left w:val="none" w:sz="0" w:space="0" w:color="auto"/>
            <w:bottom w:val="none" w:sz="0" w:space="0" w:color="auto"/>
            <w:right w:val="none" w:sz="0" w:space="0" w:color="auto"/>
          </w:divBdr>
        </w:div>
        <w:div w:id="1133061995">
          <w:marLeft w:val="640"/>
          <w:marRight w:val="0"/>
          <w:marTop w:val="0"/>
          <w:marBottom w:val="0"/>
          <w:divBdr>
            <w:top w:val="none" w:sz="0" w:space="0" w:color="auto"/>
            <w:left w:val="none" w:sz="0" w:space="0" w:color="auto"/>
            <w:bottom w:val="none" w:sz="0" w:space="0" w:color="auto"/>
            <w:right w:val="none" w:sz="0" w:space="0" w:color="auto"/>
          </w:divBdr>
        </w:div>
        <w:div w:id="1133909492">
          <w:marLeft w:val="640"/>
          <w:marRight w:val="0"/>
          <w:marTop w:val="0"/>
          <w:marBottom w:val="0"/>
          <w:divBdr>
            <w:top w:val="none" w:sz="0" w:space="0" w:color="auto"/>
            <w:left w:val="none" w:sz="0" w:space="0" w:color="auto"/>
            <w:bottom w:val="none" w:sz="0" w:space="0" w:color="auto"/>
            <w:right w:val="none" w:sz="0" w:space="0" w:color="auto"/>
          </w:divBdr>
        </w:div>
        <w:div w:id="1102070138">
          <w:marLeft w:val="640"/>
          <w:marRight w:val="0"/>
          <w:marTop w:val="0"/>
          <w:marBottom w:val="0"/>
          <w:divBdr>
            <w:top w:val="none" w:sz="0" w:space="0" w:color="auto"/>
            <w:left w:val="none" w:sz="0" w:space="0" w:color="auto"/>
            <w:bottom w:val="none" w:sz="0" w:space="0" w:color="auto"/>
            <w:right w:val="none" w:sz="0" w:space="0" w:color="auto"/>
          </w:divBdr>
        </w:div>
        <w:div w:id="1992827285">
          <w:marLeft w:val="640"/>
          <w:marRight w:val="0"/>
          <w:marTop w:val="0"/>
          <w:marBottom w:val="0"/>
          <w:divBdr>
            <w:top w:val="none" w:sz="0" w:space="0" w:color="auto"/>
            <w:left w:val="none" w:sz="0" w:space="0" w:color="auto"/>
            <w:bottom w:val="none" w:sz="0" w:space="0" w:color="auto"/>
            <w:right w:val="none" w:sz="0" w:space="0" w:color="auto"/>
          </w:divBdr>
        </w:div>
        <w:div w:id="1430353634">
          <w:marLeft w:val="640"/>
          <w:marRight w:val="0"/>
          <w:marTop w:val="0"/>
          <w:marBottom w:val="0"/>
          <w:divBdr>
            <w:top w:val="none" w:sz="0" w:space="0" w:color="auto"/>
            <w:left w:val="none" w:sz="0" w:space="0" w:color="auto"/>
            <w:bottom w:val="none" w:sz="0" w:space="0" w:color="auto"/>
            <w:right w:val="none" w:sz="0" w:space="0" w:color="auto"/>
          </w:divBdr>
        </w:div>
        <w:div w:id="1446146894">
          <w:marLeft w:val="640"/>
          <w:marRight w:val="0"/>
          <w:marTop w:val="0"/>
          <w:marBottom w:val="0"/>
          <w:divBdr>
            <w:top w:val="none" w:sz="0" w:space="0" w:color="auto"/>
            <w:left w:val="none" w:sz="0" w:space="0" w:color="auto"/>
            <w:bottom w:val="none" w:sz="0" w:space="0" w:color="auto"/>
            <w:right w:val="none" w:sz="0" w:space="0" w:color="auto"/>
          </w:divBdr>
        </w:div>
        <w:div w:id="448865156">
          <w:marLeft w:val="640"/>
          <w:marRight w:val="0"/>
          <w:marTop w:val="0"/>
          <w:marBottom w:val="0"/>
          <w:divBdr>
            <w:top w:val="none" w:sz="0" w:space="0" w:color="auto"/>
            <w:left w:val="none" w:sz="0" w:space="0" w:color="auto"/>
            <w:bottom w:val="none" w:sz="0" w:space="0" w:color="auto"/>
            <w:right w:val="none" w:sz="0" w:space="0" w:color="auto"/>
          </w:divBdr>
        </w:div>
        <w:div w:id="276065262">
          <w:marLeft w:val="640"/>
          <w:marRight w:val="0"/>
          <w:marTop w:val="0"/>
          <w:marBottom w:val="0"/>
          <w:divBdr>
            <w:top w:val="none" w:sz="0" w:space="0" w:color="auto"/>
            <w:left w:val="none" w:sz="0" w:space="0" w:color="auto"/>
            <w:bottom w:val="none" w:sz="0" w:space="0" w:color="auto"/>
            <w:right w:val="none" w:sz="0" w:space="0" w:color="auto"/>
          </w:divBdr>
        </w:div>
        <w:div w:id="556861691">
          <w:marLeft w:val="640"/>
          <w:marRight w:val="0"/>
          <w:marTop w:val="0"/>
          <w:marBottom w:val="0"/>
          <w:divBdr>
            <w:top w:val="none" w:sz="0" w:space="0" w:color="auto"/>
            <w:left w:val="none" w:sz="0" w:space="0" w:color="auto"/>
            <w:bottom w:val="none" w:sz="0" w:space="0" w:color="auto"/>
            <w:right w:val="none" w:sz="0" w:space="0" w:color="auto"/>
          </w:divBdr>
        </w:div>
        <w:div w:id="510726479">
          <w:marLeft w:val="640"/>
          <w:marRight w:val="0"/>
          <w:marTop w:val="0"/>
          <w:marBottom w:val="0"/>
          <w:divBdr>
            <w:top w:val="none" w:sz="0" w:space="0" w:color="auto"/>
            <w:left w:val="none" w:sz="0" w:space="0" w:color="auto"/>
            <w:bottom w:val="none" w:sz="0" w:space="0" w:color="auto"/>
            <w:right w:val="none" w:sz="0" w:space="0" w:color="auto"/>
          </w:divBdr>
        </w:div>
      </w:divsChild>
    </w:div>
    <w:div w:id="184755845">
      <w:bodyDiv w:val="1"/>
      <w:marLeft w:val="0"/>
      <w:marRight w:val="0"/>
      <w:marTop w:val="0"/>
      <w:marBottom w:val="0"/>
      <w:divBdr>
        <w:top w:val="none" w:sz="0" w:space="0" w:color="auto"/>
        <w:left w:val="none" w:sz="0" w:space="0" w:color="auto"/>
        <w:bottom w:val="none" w:sz="0" w:space="0" w:color="auto"/>
        <w:right w:val="none" w:sz="0" w:space="0" w:color="auto"/>
      </w:divBdr>
      <w:divsChild>
        <w:div w:id="1082407804">
          <w:marLeft w:val="640"/>
          <w:marRight w:val="0"/>
          <w:marTop w:val="0"/>
          <w:marBottom w:val="0"/>
          <w:divBdr>
            <w:top w:val="none" w:sz="0" w:space="0" w:color="auto"/>
            <w:left w:val="none" w:sz="0" w:space="0" w:color="auto"/>
            <w:bottom w:val="none" w:sz="0" w:space="0" w:color="auto"/>
            <w:right w:val="none" w:sz="0" w:space="0" w:color="auto"/>
          </w:divBdr>
        </w:div>
        <w:div w:id="577134769">
          <w:marLeft w:val="640"/>
          <w:marRight w:val="0"/>
          <w:marTop w:val="0"/>
          <w:marBottom w:val="0"/>
          <w:divBdr>
            <w:top w:val="none" w:sz="0" w:space="0" w:color="auto"/>
            <w:left w:val="none" w:sz="0" w:space="0" w:color="auto"/>
            <w:bottom w:val="none" w:sz="0" w:space="0" w:color="auto"/>
            <w:right w:val="none" w:sz="0" w:space="0" w:color="auto"/>
          </w:divBdr>
        </w:div>
        <w:div w:id="322396290">
          <w:marLeft w:val="640"/>
          <w:marRight w:val="0"/>
          <w:marTop w:val="0"/>
          <w:marBottom w:val="0"/>
          <w:divBdr>
            <w:top w:val="none" w:sz="0" w:space="0" w:color="auto"/>
            <w:left w:val="none" w:sz="0" w:space="0" w:color="auto"/>
            <w:bottom w:val="none" w:sz="0" w:space="0" w:color="auto"/>
            <w:right w:val="none" w:sz="0" w:space="0" w:color="auto"/>
          </w:divBdr>
        </w:div>
        <w:div w:id="1855655872">
          <w:marLeft w:val="640"/>
          <w:marRight w:val="0"/>
          <w:marTop w:val="0"/>
          <w:marBottom w:val="0"/>
          <w:divBdr>
            <w:top w:val="none" w:sz="0" w:space="0" w:color="auto"/>
            <w:left w:val="none" w:sz="0" w:space="0" w:color="auto"/>
            <w:bottom w:val="none" w:sz="0" w:space="0" w:color="auto"/>
            <w:right w:val="none" w:sz="0" w:space="0" w:color="auto"/>
          </w:divBdr>
        </w:div>
        <w:div w:id="1255163642">
          <w:marLeft w:val="640"/>
          <w:marRight w:val="0"/>
          <w:marTop w:val="0"/>
          <w:marBottom w:val="0"/>
          <w:divBdr>
            <w:top w:val="none" w:sz="0" w:space="0" w:color="auto"/>
            <w:left w:val="none" w:sz="0" w:space="0" w:color="auto"/>
            <w:bottom w:val="none" w:sz="0" w:space="0" w:color="auto"/>
            <w:right w:val="none" w:sz="0" w:space="0" w:color="auto"/>
          </w:divBdr>
        </w:div>
        <w:div w:id="1992099010">
          <w:marLeft w:val="640"/>
          <w:marRight w:val="0"/>
          <w:marTop w:val="0"/>
          <w:marBottom w:val="0"/>
          <w:divBdr>
            <w:top w:val="none" w:sz="0" w:space="0" w:color="auto"/>
            <w:left w:val="none" w:sz="0" w:space="0" w:color="auto"/>
            <w:bottom w:val="none" w:sz="0" w:space="0" w:color="auto"/>
            <w:right w:val="none" w:sz="0" w:space="0" w:color="auto"/>
          </w:divBdr>
        </w:div>
        <w:div w:id="30502791">
          <w:marLeft w:val="640"/>
          <w:marRight w:val="0"/>
          <w:marTop w:val="0"/>
          <w:marBottom w:val="0"/>
          <w:divBdr>
            <w:top w:val="none" w:sz="0" w:space="0" w:color="auto"/>
            <w:left w:val="none" w:sz="0" w:space="0" w:color="auto"/>
            <w:bottom w:val="none" w:sz="0" w:space="0" w:color="auto"/>
            <w:right w:val="none" w:sz="0" w:space="0" w:color="auto"/>
          </w:divBdr>
        </w:div>
        <w:div w:id="723793963">
          <w:marLeft w:val="640"/>
          <w:marRight w:val="0"/>
          <w:marTop w:val="0"/>
          <w:marBottom w:val="0"/>
          <w:divBdr>
            <w:top w:val="none" w:sz="0" w:space="0" w:color="auto"/>
            <w:left w:val="none" w:sz="0" w:space="0" w:color="auto"/>
            <w:bottom w:val="none" w:sz="0" w:space="0" w:color="auto"/>
            <w:right w:val="none" w:sz="0" w:space="0" w:color="auto"/>
          </w:divBdr>
        </w:div>
        <w:div w:id="1949316339">
          <w:marLeft w:val="640"/>
          <w:marRight w:val="0"/>
          <w:marTop w:val="0"/>
          <w:marBottom w:val="0"/>
          <w:divBdr>
            <w:top w:val="none" w:sz="0" w:space="0" w:color="auto"/>
            <w:left w:val="none" w:sz="0" w:space="0" w:color="auto"/>
            <w:bottom w:val="none" w:sz="0" w:space="0" w:color="auto"/>
            <w:right w:val="none" w:sz="0" w:space="0" w:color="auto"/>
          </w:divBdr>
        </w:div>
        <w:div w:id="1769884302">
          <w:marLeft w:val="640"/>
          <w:marRight w:val="0"/>
          <w:marTop w:val="0"/>
          <w:marBottom w:val="0"/>
          <w:divBdr>
            <w:top w:val="none" w:sz="0" w:space="0" w:color="auto"/>
            <w:left w:val="none" w:sz="0" w:space="0" w:color="auto"/>
            <w:bottom w:val="none" w:sz="0" w:space="0" w:color="auto"/>
            <w:right w:val="none" w:sz="0" w:space="0" w:color="auto"/>
          </w:divBdr>
        </w:div>
        <w:div w:id="1176307386">
          <w:marLeft w:val="640"/>
          <w:marRight w:val="0"/>
          <w:marTop w:val="0"/>
          <w:marBottom w:val="0"/>
          <w:divBdr>
            <w:top w:val="none" w:sz="0" w:space="0" w:color="auto"/>
            <w:left w:val="none" w:sz="0" w:space="0" w:color="auto"/>
            <w:bottom w:val="none" w:sz="0" w:space="0" w:color="auto"/>
            <w:right w:val="none" w:sz="0" w:space="0" w:color="auto"/>
          </w:divBdr>
        </w:div>
        <w:div w:id="691538110">
          <w:marLeft w:val="640"/>
          <w:marRight w:val="0"/>
          <w:marTop w:val="0"/>
          <w:marBottom w:val="0"/>
          <w:divBdr>
            <w:top w:val="none" w:sz="0" w:space="0" w:color="auto"/>
            <w:left w:val="none" w:sz="0" w:space="0" w:color="auto"/>
            <w:bottom w:val="none" w:sz="0" w:space="0" w:color="auto"/>
            <w:right w:val="none" w:sz="0" w:space="0" w:color="auto"/>
          </w:divBdr>
        </w:div>
        <w:div w:id="1534733956">
          <w:marLeft w:val="640"/>
          <w:marRight w:val="0"/>
          <w:marTop w:val="0"/>
          <w:marBottom w:val="0"/>
          <w:divBdr>
            <w:top w:val="none" w:sz="0" w:space="0" w:color="auto"/>
            <w:left w:val="none" w:sz="0" w:space="0" w:color="auto"/>
            <w:bottom w:val="none" w:sz="0" w:space="0" w:color="auto"/>
            <w:right w:val="none" w:sz="0" w:space="0" w:color="auto"/>
          </w:divBdr>
        </w:div>
        <w:div w:id="636910794">
          <w:marLeft w:val="640"/>
          <w:marRight w:val="0"/>
          <w:marTop w:val="0"/>
          <w:marBottom w:val="0"/>
          <w:divBdr>
            <w:top w:val="none" w:sz="0" w:space="0" w:color="auto"/>
            <w:left w:val="none" w:sz="0" w:space="0" w:color="auto"/>
            <w:bottom w:val="none" w:sz="0" w:space="0" w:color="auto"/>
            <w:right w:val="none" w:sz="0" w:space="0" w:color="auto"/>
          </w:divBdr>
        </w:div>
        <w:div w:id="2053992106">
          <w:marLeft w:val="640"/>
          <w:marRight w:val="0"/>
          <w:marTop w:val="0"/>
          <w:marBottom w:val="0"/>
          <w:divBdr>
            <w:top w:val="none" w:sz="0" w:space="0" w:color="auto"/>
            <w:left w:val="none" w:sz="0" w:space="0" w:color="auto"/>
            <w:bottom w:val="none" w:sz="0" w:space="0" w:color="auto"/>
            <w:right w:val="none" w:sz="0" w:space="0" w:color="auto"/>
          </w:divBdr>
        </w:div>
        <w:div w:id="578757832">
          <w:marLeft w:val="640"/>
          <w:marRight w:val="0"/>
          <w:marTop w:val="0"/>
          <w:marBottom w:val="0"/>
          <w:divBdr>
            <w:top w:val="none" w:sz="0" w:space="0" w:color="auto"/>
            <w:left w:val="none" w:sz="0" w:space="0" w:color="auto"/>
            <w:bottom w:val="none" w:sz="0" w:space="0" w:color="auto"/>
            <w:right w:val="none" w:sz="0" w:space="0" w:color="auto"/>
          </w:divBdr>
        </w:div>
        <w:div w:id="599340439">
          <w:marLeft w:val="640"/>
          <w:marRight w:val="0"/>
          <w:marTop w:val="0"/>
          <w:marBottom w:val="0"/>
          <w:divBdr>
            <w:top w:val="none" w:sz="0" w:space="0" w:color="auto"/>
            <w:left w:val="none" w:sz="0" w:space="0" w:color="auto"/>
            <w:bottom w:val="none" w:sz="0" w:space="0" w:color="auto"/>
            <w:right w:val="none" w:sz="0" w:space="0" w:color="auto"/>
          </w:divBdr>
        </w:div>
        <w:div w:id="1998067106">
          <w:marLeft w:val="640"/>
          <w:marRight w:val="0"/>
          <w:marTop w:val="0"/>
          <w:marBottom w:val="0"/>
          <w:divBdr>
            <w:top w:val="none" w:sz="0" w:space="0" w:color="auto"/>
            <w:left w:val="none" w:sz="0" w:space="0" w:color="auto"/>
            <w:bottom w:val="none" w:sz="0" w:space="0" w:color="auto"/>
            <w:right w:val="none" w:sz="0" w:space="0" w:color="auto"/>
          </w:divBdr>
        </w:div>
        <w:div w:id="1887520458">
          <w:marLeft w:val="640"/>
          <w:marRight w:val="0"/>
          <w:marTop w:val="0"/>
          <w:marBottom w:val="0"/>
          <w:divBdr>
            <w:top w:val="none" w:sz="0" w:space="0" w:color="auto"/>
            <w:left w:val="none" w:sz="0" w:space="0" w:color="auto"/>
            <w:bottom w:val="none" w:sz="0" w:space="0" w:color="auto"/>
            <w:right w:val="none" w:sz="0" w:space="0" w:color="auto"/>
          </w:divBdr>
        </w:div>
        <w:div w:id="1510027588">
          <w:marLeft w:val="640"/>
          <w:marRight w:val="0"/>
          <w:marTop w:val="0"/>
          <w:marBottom w:val="0"/>
          <w:divBdr>
            <w:top w:val="none" w:sz="0" w:space="0" w:color="auto"/>
            <w:left w:val="none" w:sz="0" w:space="0" w:color="auto"/>
            <w:bottom w:val="none" w:sz="0" w:space="0" w:color="auto"/>
            <w:right w:val="none" w:sz="0" w:space="0" w:color="auto"/>
          </w:divBdr>
        </w:div>
        <w:div w:id="371537300">
          <w:marLeft w:val="640"/>
          <w:marRight w:val="0"/>
          <w:marTop w:val="0"/>
          <w:marBottom w:val="0"/>
          <w:divBdr>
            <w:top w:val="none" w:sz="0" w:space="0" w:color="auto"/>
            <w:left w:val="none" w:sz="0" w:space="0" w:color="auto"/>
            <w:bottom w:val="none" w:sz="0" w:space="0" w:color="auto"/>
            <w:right w:val="none" w:sz="0" w:space="0" w:color="auto"/>
          </w:divBdr>
        </w:div>
        <w:div w:id="202643500">
          <w:marLeft w:val="640"/>
          <w:marRight w:val="0"/>
          <w:marTop w:val="0"/>
          <w:marBottom w:val="0"/>
          <w:divBdr>
            <w:top w:val="none" w:sz="0" w:space="0" w:color="auto"/>
            <w:left w:val="none" w:sz="0" w:space="0" w:color="auto"/>
            <w:bottom w:val="none" w:sz="0" w:space="0" w:color="auto"/>
            <w:right w:val="none" w:sz="0" w:space="0" w:color="auto"/>
          </w:divBdr>
        </w:div>
        <w:div w:id="1627351748">
          <w:marLeft w:val="640"/>
          <w:marRight w:val="0"/>
          <w:marTop w:val="0"/>
          <w:marBottom w:val="0"/>
          <w:divBdr>
            <w:top w:val="none" w:sz="0" w:space="0" w:color="auto"/>
            <w:left w:val="none" w:sz="0" w:space="0" w:color="auto"/>
            <w:bottom w:val="none" w:sz="0" w:space="0" w:color="auto"/>
            <w:right w:val="none" w:sz="0" w:space="0" w:color="auto"/>
          </w:divBdr>
        </w:div>
        <w:div w:id="325091310">
          <w:marLeft w:val="640"/>
          <w:marRight w:val="0"/>
          <w:marTop w:val="0"/>
          <w:marBottom w:val="0"/>
          <w:divBdr>
            <w:top w:val="none" w:sz="0" w:space="0" w:color="auto"/>
            <w:left w:val="none" w:sz="0" w:space="0" w:color="auto"/>
            <w:bottom w:val="none" w:sz="0" w:space="0" w:color="auto"/>
            <w:right w:val="none" w:sz="0" w:space="0" w:color="auto"/>
          </w:divBdr>
        </w:div>
        <w:div w:id="76947051">
          <w:marLeft w:val="640"/>
          <w:marRight w:val="0"/>
          <w:marTop w:val="0"/>
          <w:marBottom w:val="0"/>
          <w:divBdr>
            <w:top w:val="none" w:sz="0" w:space="0" w:color="auto"/>
            <w:left w:val="none" w:sz="0" w:space="0" w:color="auto"/>
            <w:bottom w:val="none" w:sz="0" w:space="0" w:color="auto"/>
            <w:right w:val="none" w:sz="0" w:space="0" w:color="auto"/>
          </w:divBdr>
        </w:div>
        <w:div w:id="2037803631">
          <w:marLeft w:val="640"/>
          <w:marRight w:val="0"/>
          <w:marTop w:val="0"/>
          <w:marBottom w:val="0"/>
          <w:divBdr>
            <w:top w:val="none" w:sz="0" w:space="0" w:color="auto"/>
            <w:left w:val="none" w:sz="0" w:space="0" w:color="auto"/>
            <w:bottom w:val="none" w:sz="0" w:space="0" w:color="auto"/>
            <w:right w:val="none" w:sz="0" w:space="0" w:color="auto"/>
          </w:divBdr>
        </w:div>
        <w:div w:id="1143233747">
          <w:marLeft w:val="640"/>
          <w:marRight w:val="0"/>
          <w:marTop w:val="0"/>
          <w:marBottom w:val="0"/>
          <w:divBdr>
            <w:top w:val="none" w:sz="0" w:space="0" w:color="auto"/>
            <w:left w:val="none" w:sz="0" w:space="0" w:color="auto"/>
            <w:bottom w:val="none" w:sz="0" w:space="0" w:color="auto"/>
            <w:right w:val="none" w:sz="0" w:space="0" w:color="auto"/>
          </w:divBdr>
        </w:div>
        <w:div w:id="515195569">
          <w:marLeft w:val="640"/>
          <w:marRight w:val="0"/>
          <w:marTop w:val="0"/>
          <w:marBottom w:val="0"/>
          <w:divBdr>
            <w:top w:val="none" w:sz="0" w:space="0" w:color="auto"/>
            <w:left w:val="none" w:sz="0" w:space="0" w:color="auto"/>
            <w:bottom w:val="none" w:sz="0" w:space="0" w:color="auto"/>
            <w:right w:val="none" w:sz="0" w:space="0" w:color="auto"/>
          </w:divBdr>
        </w:div>
        <w:div w:id="359672547">
          <w:marLeft w:val="640"/>
          <w:marRight w:val="0"/>
          <w:marTop w:val="0"/>
          <w:marBottom w:val="0"/>
          <w:divBdr>
            <w:top w:val="none" w:sz="0" w:space="0" w:color="auto"/>
            <w:left w:val="none" w:sz="0" w:space="0" w:color="auto"/>
            <w:bottom w:val="none" w:sz="0" w:space="0" w:color="auto"/>
            <w:right w:val="none" w:sz="0" w:space="0" w:color="auto"/>
          </w:divBdr>
        </w:div>
        <w:div w:id="1831284355">
          <w:marLeft w:val="640"/>
          <w:marRight w:val="0"/>
          <w:marTop w:val="0"/>
          <w:marBottom w:val="0"/>
          <w:divBdr>
            <w:top w:val="none" w:sz="0" w:space="0" w:color="auto"/>
            <w:left w:val="none" w:sz="0" w:space="0" w:color="auto"/>
            <w:bottom w:val="none" w:sz="0" w:space="0" w:color="auto"/>
            <w:right w:val="none" w:sz="0" w:space="0" w:color="auto"/>
          </w:divBdr>
        </w:div>
        <w:div w:id="2135631783">
          <w:marLeft w:val="640"/>
          <w:marRight w:val="0"/>
          <w:marTop w:val="0"/>
          <w:marBottom w:val="0"/>
          <w:divBdr>
            <w:top w:val="none" w:sz="0" w:space="0" w:color="auto"/>
            <w:left w:val="none" w:sz="0" w:space="0" w:color="auto"/>
            <w:bottom w:val="none" w:sz="0" w:space="0" w:color="auto"/>
            <w:right w:val="none" w:sz="0" w:space="0" w:color="auto"/>
          </w:divBdr>
        </w:div>
        <w:div w:id="1041588813">
          <w:marLeft w:val="640"/>
          <w:marRight w:val="0"/>
          <w:marTop w:val="0"/>
          <w:marBottom w:val="0"/>
          <w:divBdr>
            <w:top w:val="none" w:sz="0" w:space="0" w:color="auto"/>
            <w:left w:val="none" w:sz="0" w:space="0" w:color="auto"/>
            <w:bottom w:val="none" w:sz="0" w:space="0" w:color="auto"/>
            <w:right w:val="none" w:sz="0" w:space="0" w:color="auto"/>
          </w:divBdr>
        </w:div>
        <w:div w:id="1491410975">
          <w:marLeft w:val="640"/>
          <w:marRight w:val="0"/>
          <w:marTop w:val="0"/>
          <w:marBottom w:val="0"/>
          <w:divBdr>
            <w:top w:val="none" w:sz="0" w:space="0" w:color="auto"/>
            <w:left w:val="none" w:sz="0" w:space="0" w:color="auto"/>
            <w:bottom w:val="none" w:sz="0" w:space="0" w:color="auto"/>
            <w:right w:val="none" w:sz="0" w:space="0" w:color="auto"/>
          </w:divBdr>
        </w:div>
        <w:div w:id="1230923183">
          <w:marLeft w:val="640"/>
          <w:marRight w:val="0"/>
          <w:marTop w:val="0"/>
          <w:marBottom w:val="0"/>
          <w:divBdr>
            <w:top w:val="none" w:sz="0" w:space="0" w:color="auto"/>
            <w:left w:val="none" w:sz="0" w:space="0" w:color="auto"/>
            <w:bottom w:val="none" w:sz="0" w:space="0" w:color="auto"/>
            <w:right w:val="none" w:sz="0" w:space="0" w:color="auto"/>
          </w:divBdr>
        </w:div>
        <w:div w:id="398749945">
          <w:marLeft w:val="640"/>
          <w:marRight w:val="0"/>
          <w:marTop w:val="0"/>
          <w:marBottom w:val="0"/>
          <w:divBdr>
            <w:top w:val="none" w:sz="0" w:space="0" w:color="auto"/>
            <w:left w:val="none" w:sz="0" w:space="0" w:color="auto"/>
            <w:bottom w:val="none" w:sz="0" w:space="0" w:color="auto"/>
            <w:right w:val="none" w:sz="0" w:space="0" w:color="auto"/>
          </w:divBdr>
        </w:div>
        <w:div w:id="521670715">
          <w:marLeft w:val="640"/>
          <w:marRight w:val="0"/>
          <w:marTop w:val="0"/>
          <w:marBottom w:val="0"/>
          <w:divBdr>
            <w:top w:val="none" w:sz="0" w:space="0" w:color="auto"/>
            <w:left w:val="none" w:sz="0" w:space="0" w:color="auto"/>
            <w:bottom w:val="none" w:sz="0" w:space="0" w:color="auto"/>
            <w:right w:val="none" w:sz="0" w:space="0" w:color="auto"/>
          </w:divBdr>
        </w:div>
        <w:div w:id="1117914342">
          <w:marLeft w:val="640"/>
          <w:marRight w:val="0"/>
          <w:marTop w:val="0"/>
          <w:marBottom w:val="0"/>
          <w:divBdr>
            <w:top w:val="none" w:sz="0" w:space="0" w:color="auto"/>
            <w:left w:val="none" w:sz="0" w:space="0" w:color="auto"/>
            <w:bottom w:val="none" w:sz="0" w:space="0" w:color="auto"/>
            <w:right w:val="none" w:sz="0" w:space="0" w:color="auto"/>
          </w:divBdr>
        </w:div>
        <w:div w:id="1811366028">
          <w:marLeft w:val="640"/>
          <w:marRight w:val="0"/>
          <w:marTop w:val="0"/>
          <w:marBottom w:val="0"/>
          <w:divBdr>
            <w:top w:val="none" w:sz="0" w:space="0" w:color="auto"/>
            <w:left w:val="none" w:sz="0" w:space="0" w:color="auto"/>
            <w:bottom w:val="none" w:sz="0" w:space="0" w:color="auto"/>
            <w:right w:val="none" w:sz="0" w:space="0" w:color="auto"/>
          </w:divBdr>
        </w:div>
        <w:div w:id="1294602489">
          <w:marLeft w:val="640"/>
          <w:marRight w:val="0"/>
          <w:marTop w:val="0"/>
          <w:marBottom w:val="0"/>
          <w:divBdr>
            <w:top w:val="none" w:sz="0" w:space="0" w:color="auto"/>
            <w:left w:val="none" w:sz="0" w:space="0" w:color="auto"/>
            <w:bottom w:val="none" w:sz="0" w:space="0" w:color="auto"/>
            <w:right w:val="none" w:sz="0" w:space="0" w:color="auto"/>
          </w:divBdr>
        </w:div>
        <w:div w:id="600645044">
          <w:marLeft w:val="640"/>
          <w:marRight w:val="0"/>
          <w:marTop w:val="0"/>
          <w:marBottom w:val="0"/>
          <w:divBdr>
            <w:top w:val="none" w:sz="0" w:space="0" w:color="auto"/>
            <w:left w:val="none" w:sz="0" w:space="0" w:color="auto"/>
            <w:bottom w:val="none" w:sz="0" w:space="0" w:color="auto"/>
            <w:right w:val="none" w:sz="0" w:space="0" w:color="auto"/>
          </w:divBdr>
        </w:div>
        <w:div w:id="536087295">
          <w:marLeft w:val="640"/>
          <w:marRight w:val="0"/>
          <w:marTop w:val="0"/>
          <w:marBottom w:val="0"/>
          <w:divBdr>
            <w:top w:val="none" w:sz="0" w:space="0" w:color="auto"/>
            <w:left w:val="none" w:sz="0" w:space="0" w:color="auto"/>
            <w:bottom w:val="none" w:sz="0" w:space="0" w:color="auto"/>
            <w:right w:val="none" w:sz="0" w:space="0" w:color="auto"/>
          </w:divBdr>
        </w:div>
        <w:div w:id="1634795651">
          <w:marLeft w:val="640"/>
          <w:marRight w:val="0"/>
          <w:marTop w:val="0"/>
          <w:marBottom w:val="0"/>
          <w:divBdr>
            <w:top w:val="none" w:sz="0" w:space="0" w:color="auto"/>
            <w:left w:val="none" w:sz="0" w:space="0" w:color="auto"/>
            <w:bottom w:val="none" w:sz="0" w:space="0" w:color="auto"/>
            <w:right w:val="none" w:sz="0" w:space="0" w:color="auto"/>
          </w:divBdr>
        </w:div>
        <w:div w:id="955602969">
          <w:marLeft w:val="640"/>
          <w:marRight w:val="0"/>
          <w:marTop w:val="0"/>
          <w:marBottom w:val="0"/>
          <w:divBdr>
            <w:top w:val="none" w:sz="0" w:space="0" w:color="auto"/>
            <w:left w:val="none" w:sz="0" w:space="0" w:color="auto"/>
            <w:bottom w:val="none" w:sz="0" w:space="0" w:color="auto"/>
            <w:right w:val="none" w:sz="0" w:space="0" w:color="auto"/>
          </w:divBdr>
        </w:div>
        <w:div w:id="1799374060">
          <w:marLeft w:val="640"/>
          <w:marRight w:val="0"/>
          <w:marTop w:val="0"/>
          <w:marBottom w:val="0"/>
          <w:divBdr>
            <w:top w:val="none" w:sz="0" w:space="0" w:color="auto"/>
            <w:left w:val="none" w:sz="0" w:space="0" w:color="auto"/>
            <w:bottom w:val="none" w:sz="0" w:space="0" w:color="auto"/>
            <w:right w:val="none" w:sz="0" w:space="0" w:color="auto"/>
          </w:divBdr>
        </w:div>
        <w:div w:id="922186138">
          <w:marLeft w:val="640"/>
          <w:marRight w:val="0"/>
          <w:marTop w:val="0"/>
          <w:marBottom w:val="0"/>
          <w:divBdr>
            <w:top w:val="none" w:sz="0" w:space="0" w:color="auto"/>
            <w:left w:val="none" w:sz="0" w:space="0" w:color="auto"/>
            <w:bottom w:val="none" w:sz="0" w:space="0" w:color="auto"/>
            <w:right w:val="none" w:sz="0" w:space="0" w:color="auto"/>
          </w:divBdr>
        </w:div>
        <w:div w:id="1033964318">
          <w:marLeft w:val="640"/>
          <w:marRight w:val="0"/>
          <w:marTop w:val="0"/>
          <w:marBottom w:val="0"/>
          <w:divBdr>
            <w:top w:val="none" w:sz="0" w:space="0" w:color="auto"/>
            <w:left w:val="none" w:sz="0" w:space="0" w:color="auto"/>
            <w:bottom w:val="none" w:sz="0" w:space="0" w:color="auto"/>
            <w:right w:val="none" w:sz="0" w:space="0" w:color="auto"/>
          </w:divBdr>
        </w:div>
        <w:div w:id="361594199">
          <w:marLeft w:val="640"/>
          <w:marRight w:val="0"/>
          <w:marTop w:val="0"/>
          <w:marBottom w:val="0"/>
          <w:divBdr>
            <w:top w:val="none" w:sz="0" w:space="0" w:color="auto"/>
            <w:left w:val="none" w:sz="0" w:space="0" w:color="auto"/>
            <w:bottom w:val="none" w:sz="0" w:space="0" w:color="auto"/>
            <w:right w:val="none" w:sz="0" w:space="0" w:color="auto"/>
          </w:divBdr>
        </w:div>
        <w:div w:id="493647880">
          <w:marLeft w:val="640"/>
          <w:marRight w:val="0"/>
          <w:marTop w:val="0"/>
          <w:marBottom w:val="0"/>
          <w:divBdr>
            <w:top w:val="none" w:sz="0" w:space="0" w:color="auto"/>
            <w:left w:val="none" w:sz="0" w:space="0" w:color="auto"/>
            <w:bottom w:val="none" w:sz="0" w:space="0" w:color="auto"/>
            <w:right w:val="none" w:sz="0" w:space="0" w:color="auto"/>
          </w:divBdr>
        </w:div>
        <w:div w:id="1850484356">
          <w:marLeft w:val="640"/>
          <w:marRight w:val="0"/>
          <w:marTop w:val="0"/>
          <w:marBottom w:val="0"/>
          <w:divBdr>
            <w:top w:val="none" w:sz="0" w:space="0" w:color="auto"/>
            <w:left w:val="none" w:sz="0" w:space="0" w:color="auto"/>
            <w:bottom w:val="none" w:sz="0" w:space="0" w:color="auto"/>
            <w:right w:val="none" w:sz="0" w:space="0" w:color="auto"/>
          </w:divBdr>
        </w:div>
        <w:div w:id="497425304">
          <w:marLeft w:val="640"/>
          <w:marRight w:val="0"/>
          <w:marTop w:val="0"/>
          <w:marBottom w:val="0"/>
          <w:divBdr>
            <w:top w:val="none" w:sz="0" w:space="0" w:color="auto"/>
            <w:left w:val="none" w:sz="0" w:space="0" w:color="auto"/>
            <w:bottom w:val="none" w:sz="0" w:space="0" w:color="auto"/>
            <w:right w:val="none" w:sz="0" w:space="0" w:color="auto"/>
          </w:divBdr>
        </w:div>
        <w:div w:id="423844821">
          <w:marLeft w:val="640"/>
          <w:marRight w:val="0"/>
          <w:marTop w:val="0"/>
          <w:marBottom w:val="0"/>
          <w:divBdr>
            <w:top w:val="none" w:sz="0" w:space="0" w:color="auto"/>
            <w:left w:val="none" w:sz="0" w:space="0" w:color="auto"/>
            <w:bottom w:val="none" w:sz="0" w:space="0" w:color="auto"/>
            <w:right w:val="none" w:sz="0" w:space="0" w:color="auto"/>
          </w:divBdr>
        </w:div>
        <w:div w:id="569000743">
          <w:marLeft w:val="640"/>
          <w:marRight w:val="0"/>
          <w:marTop w:val="0"/>
          <w:marBottom w:val="0"/>
          <w:divBdr>
            <w:top w:val="none" w:sz="0" w:space="0" w:color="auto"/>
            <w:left w:val="none" w:sz="0" w:space="0" w:color="auto"/>
            <w:bottom w:val="none" w:sz="0" w:space="0" w:color="auto"/>
            <w:right w:val="none" w:sz="0" w:space="0" w:color="auto"/>
          </w:divBdr>
        </w:div>
        <w:div w:id="1346712738">
          <w:marLeft w:val="640"/>
          <w:marRight w:val="0"/>
          <w:marTop w:val="0"/>
          <w:marBottom w:val="0"/>
          <w:divBdr>
            <w:top w:val="none" w:sz="0" w:space="0" w:color="auto"/>
            <w:left w:val="none" w:sz="0" w:space="0" w:color="auto"/>
            <w:bottom w:val="none" w:sz="0" w:space="0" w:color="auto"/>
            <w:right w:val="none" w:sz="0" w:space="0" w:color="auto"/>
          </w:divBdr>
        </w:div>
        <w:div w:id="866025210">
          <w:marLeft w:val="640"/>
          <w:marRight w:val="0"/>
          <w:marTop w:val="0"/>
          <w:marBottom w:val="0"/>
          <w:divBdr>
            <w:top w:val="none" w:sz="0" w:space="0" w:color="auto"/>
            <w:left w:val="none" w:sz="0" w:space="0" w:color="auto"/>
            <w:bottom w:val="none" w:sz="0" w:space="0" w:color="auto"/>
            <w:right w:val="none" w:sz="0" w:space="0" w:color="auto"/>
          </w:divBdr>
        </w:div>
        <w:div w:id="1705011713">
          <w:marLeft w:val="640"/>
          <w:marRight w:val="0"/>
          <w:marTop w:val="0"/>
          <w:marBottom w:val="0"/>
          <w:divBdr>
            <w:top w:val="none" w:sz="0" w:space="0" w:color="auto"/>
            <w:left w:val="none" w:sz="0" w:space="0" w:color="auto"/>
            <w:bottom w:val="none" w:sz="0" w:space="0" w:color="auto"/>
            <w:right w:val="none" w:sz="0" w:space="0" w:color="auto"/>
          </w:divBdr>
        </w:div>
        <w:div w:id="1144935162">
          <w:marLeft w:val="640"/>
          <w:marRight w:val="0"/>
          <w:marTop w:val="0"/>
          <w:marBottom w:val="0"/>
          <w:divBdr>
            <w:top w:val="none" w:sz="0" w:space="0" w:color="auto"/>
            <w:left w:val="none" w:sz="0" w:space="0" w:color="auto"/>
            <w:bottom w:val="none" w:sz="0" w:space="0" w:color="auto"/>
            <w:right w:val="none" w:sz="0" w:space="0" w:color="auto"/>
          </w:divBdr>
        </w:div>
        <w:div w:id="1859351340">
          <w:marLeft w:val="640"/>
          <w:marRight w:val="0"/>
          <w:marTop w:val="0"/>
          <w:marBottom w:val="0"/>
          <w:divBdr>
            <w:top w:val="none" w:sz="0" w:space="0" w:color="auto"/>
            <w:left w:val="none" w:sz="0" w:space="0" w:color="auto"/>
            <w:bottom w:val="none" w:sz="0" w:space="0" w:color="auto"/>
            <w:right w:val="none" w:sz="0" w:space="0" w:color="auto"/>
          </w:divBdr>
        </w:div>
        <w:div w:id="11341452">
          <w:marLeft w:val="640"/>
          <w:marRight w:val="0"/>
          <w:marTop w:val="0"/>
          <w:marBottom w:val="0"/>
          <w:divBdr>
            <w:top w:val="none" w:sz="0" w:space="0" w:color="auto"/>
            <w:left w:val="none" w:sz="0" w:space="0" w:color="auto"/>
            <w:bottom w:val="none" w:sz="0" w:space="0" w:color="auto"/>
            <w:right w:val="none" w:sz="0" w:space="0" w:color="auto"/>
          </w:divBdr>
        </w:div>
        <w:div w:id="654333675">
          <w:marLeft w:val="640"/>
          <w:marRight w:val="0"/>
          <w:marTop w:val="0"/>
          <w:marBottom w:val="0"/>
          <w:divBdr>
            <w:top w:val="none" w:sz="0" w:space="0" w:color="auto"/>
            <w:left w:val="none" w:sz="0" w:space="0" w:color="auto"/>
            <w:bottom w:val="none" w:sz="0" w:space="0" w:color="auto"/>
            <w:right w:val="none" w:sz="0" w:space="0" w:color="auto"/>
          </w:divBdr>
        </w:div>
        <w:div w:id="500775692">
          <w:marLeft w:val="640"/>
          <w:marRight w:val="0"/>
          <w:marTop w:val="0"/>
          <w:marBottom w:val="0"/>
          <w:divBdr>
            <w:top w:val="none" w:sz="0" w:space="0" w:color="auto"/>
            <w:left w:val="none" w:sz="0" w:space="0" w:color="auto"/>
            <w:bottom w:val="none" w:sz="0" w:space="0" w:color="auto"/>
            <w:right w:val="none" w:sz="0" w:space="0" w:color="auto"/>
          </w:divBdr>
        </w:div>
        <w:div w:id="1602225202">
          <w:marLeft w:val="640"/>
          <w:marRight w:val="0"/>
          <w:marTop w:val="0"/>
          <w:marBottom w:val="0"/>
          <w:divBdr>
            <w:top w:val="none" w:sz="0" w:space="0" w:color="auto"/>
            <w:left w:val="none" w:sz="0" w:space="0" w:color="auto"/>
            <w:bottom w:val="none" w:sz="0" w:space="0" w:color="auto"/>
            <w:right w:val="none" w:sz="0" w:space="0" w:color="auto"/>
          </w:divBdr>
        </w:div>
        <w:div w:id="201288972">
          <w:marLeft w:val="640"/>
          <w:marRight w:val="0"/>
          <w:marTop w:val="0"/>
          <w:marBottom w:val="0"/>
          <w:divBdr>
            <w:top w:val="none" w:sz="0" w:space="0" w:color="auto"/>
            <w:left w:val="none" w:sz="0" w:space="0" w:color="auto"/>
            <w:bottom w:val="none" w:sz="0" w:space="0" w:color="auto"/>
            <w:right w:val="none" w:sz="0" w:space="0" w:color="auto"/>
          </w:divBdr>
        </w:div>
        <w:div w:id="552236112">
          <w:marLeft w:val="640"/>
          <w:marRight w:val="0"/>
          <w:marTop w:val="0"/>
          <w:marBottom w:val="0"/>
          <w:divBdr>
            <w:top w:val="none" w:sz="0" w:space="0" w:color="auto"/>
            <w:left w:val="none" w:sz="0" w:space="0" w:color="auto"/>
            <w:bottom w:val="none" w:sz="0" w:space="0" w:color="auto"/>
            <w:right w:val="none" w:sz="0" w:space="0" w:color="auto"/>
          </w:divBdr>
        </w:div>
        <w:div w:id="1359240346">
          <w:marLeft w:val="640"/>
          <w:marRight w:val="0"/>
          <w:marTop w:val="0"/>
          <w:marBottom w:val="0"/>
          <w:divBdr>
            <w:top w:val="none" w:sz="0" w:space="0" w:color="auto"/>
            <w:left w:val="none" w:sz="0" w:space="0" w:color="auto"/>
            <w:bottom w:val="none" w:sz="0" w:space="0" w:color="auto"/>
            <w:right w:val="none" w:sz="0" w:space="0" w:color="auto"/>
          </w:divBdr>
        </w:div>
        <w:div w:id="470949692">
          <w:marLeft w:val="640"/>
          <w:marRight w:val="0"/>
          <w:marTop w:val="0"/>
          <w:marBottom w:val="0"/>
          <w:divBdr>
            <w:top w:val="none" w:sz="0" w:space="0" w:color="auto"/>
            <w:left w:val="none" w:sz="0" w:space="0" w:color="auto"/>
            <w:bottom w:val="none" w:sz="0" w:space="0" w:color="auto"/>
            <w:right w:val="none" w:sz="0" w:space="0" w:color="auto"/>
          </w:divBdr>
        </w:div>
        <w:div w:id="1473671936">
          <w:marLeft w:val="640"/>
          <w:marRight w:val="0"/>
          <w:marTop w:val="0"/>
          <w:marBottom w:val="0"/>
          <w:divBdr>
            <w:top w:val="none" w:sz="0" w:space="0" w:color="auto"/>
            <w:left w:val="none" w:sz="0" w:space="0" w:color="auto"/>
            <w:bottom w:val="none" w:sz="0" w:space="0" w:color="auto"/>
            <w:right w:val="none" w:sz="0" w:space="0" w:color="auto"/>
          </w:divBdr>
        </w:div>
        <w:div w:id="2057510466">
          <w:marLeft w:val="640"/>
          <w:marRight w:val="0"/>
          <w:marTop w:val="0"/>
          <w:marBottom w:val="0"/>
          <w:divBdr>
            <w:top w:val="none" w:sz="0" w:space="0" w:color="auto"/>
            <w:left w:val="none" w:sz="0" w:space="0" w:color="auto"/>
            <w:bottom w:val="none" w:sz="0" w:space="0" w:color="auto"/>
            <w:right w:val="none" w:sz="0" w:space="0" w:color="auto"/>
          </w:divBdr>
        </w:div>
        <w:div w:id="1221867105">
          <w:marLeft w:val="640"/>
          <w:marRight w:val="0"/>
          <w:marTop w:val="0"/>
          <w:marBottom w:val="0"/>
          <w:divBdr>
            <w:top w:val="none" w:sz="0" w:space="0" w:color="auto"/>
            <w:left w:val="none" w:sz="0" w:space="0" w:color="auto"/>
            <w:bottom w:val="none" w:sz="0" w:space="0" w:color="auto"/>
            <w:right w:val="none" w:sz="0" w:space="0" w:color="auto"/>
          </w:divBdr>
        </w:div>
        <w:div w:id="1105273804">
          <w:marLeft w:val="640"/>
          <w:marRight w:val="0"/>
          <w:marTop w:val="0"/>
          <w:marBottom w:val="0"/>
          <w:divBdr>
            <w:top w:val="none" w:sz="0" w:space="0" w:color="auto"/>
            <w:left w:val="none" w:sz="0" w:space="0" w:color="auto"/>
            <w:bottom w:val="none" w:sz="0" w:space="0" w:color="auto"/>
            <w:right w:val="none" w:sz="0" w:space="0" w:color="auto"/>
          </w:divBdr>
        </w:div>
        <w:div w:id="1521118638">
          <w:marLeft w:val="640"/>
          <w:marRight w:val="0"/>
          <w:marTop w:val="0"/>
          <w:marBottom w:val="0"/>
          <w:divBdr>
            <w:top w:val="none" w:sz="0" w:space="0" w:color="auto"/>
            <w:left w:val="none" w:sz="0" w:space="0" w:color="auto"/>
            <w:bottom w:val="none" w:sz="0" w:space="0" w:color="auto"/>
            <w:right w:val="none" w:sz="0" w:space="0" w:color="auto"/>
          </w:divBdr>
        </w:div>
        <w:div w:id="1683705227">
          <w:marLeft w:val="640"/>
          <w:marRight w:val="0"/>
          <w:marTop w:val="0"/>
          <w:marBottom w:val="0"/>
          <w:divBdr>
            <w:top w:val="none" w:sz="0" w:space="0" w:color="auto"/>
            <w:left w:val="none" w:sz="0" w:space="0" w:color="auto"/>
            <w:bottom w:val="none" w:sz="0" w:space="0" w:color="auto"/>
            <w:right w:val="none" w:sz="0" w:space="0" w:color="auto"/>
          </w:divBdr>
        </w:div>
        <w:div w:id="2060350237">
          <w:marLeft w:val="640"/>
          <w:marRight w:val="0"/>
          <w:marTop w:val="0"/>
          <w:marBottom w:val="0"/>
          <w:divBdr>
            <w:top w:val="none" w:sz="0" w:space="0" w:color="auto"/>
            <w:left w:val="none" w:sz="0" w:space="0" w:color="auto"/>
            <w:bottom w:val="none" w:sz="0" w:space="0" w:color="auto"/>
            <w:right w:val="none" w:sz="0" w:space="0" w:color="auto"/>
          </w:divBdr>
        </w:div>
        <w:div w:id="1253708783">
          <w:marLeft w:val="640"/>
          <w:marRight w:val="0"/>
          <w:marTop w:val="0"/>
          <w:marBottom w:val="0"/>
          <w:divBdr>
            <w:top w:val="none" w:sz="0" w:space="0" w:color="auto"/>
            <w:left w:val="none" w:sz="0" w:space="0" w:color="auto"/>
            <w:bottom w:val="none" w:sz="0" w:space="0" w:color="auto"/>
            <w:right w:val="none" w:sz="0" w:space="0" w:color="auto"/>
          </w:divBdr>
        </w:div>
        <w:div w:id="1269386704">
          <w:marLeft w:val="640"/>
          <w:marRight w:val="0"/>
          <w:marTop w:val="0"/>
          <w:marBottom w:val="0"/>
          <w:divBdr>
            <w:top w:val="none" w:sz="0" w:space="0" w:color="auto"/>
            <w:left w:val="none" w:sz="0" w:space="0" w:color="auto"/>
            <w:bottom w:val="none" w:sz="0" w:space="0" w:color="auto"/>
            <w:right w:val="none" w:sz="0" w:space="0" w:color="auto"/>
          </w:divBdr>
        </w:div>
        <w:div w:id="870923843">
          <w:marLeft w:val="640"/>
          <w:marRight w:val="0"/>
          <w:marTop w:val="0"/>
          <w:marBottom w:val="0"/>
          <w:divBdr>
            <w:top w:val="none" w:sz="0" w:space="0" w:color="auto"/>
            <w:left w:val="none" w:sz="0" w:space="0" w:color="auto"/>
            <w:bottom w:val="none" w:sz="0" w:space="0" w:color="auto"/>
            <w:right w:val="none" w:sz="0" w:space="0" w:color="auto"/>
          </w:divBdr>
        </w:div>
        <w:div w:id="624821746">
          <w:marLeft w:val="640"/>
          <w:marRight w:val="0"/>
          <w:marTop w:val="0"/>
          <w:marBottom w:val="0"/>
          <w:divBdr>
            <w:top w:val="none" w:sz="0" w:space="0" w:color="auto"/>
            <w:left w:val="none" w:sz="0" w:space="0" w:color="auto"/>
            <w:bottom w:val="none" w:sz="0" w:space="0" w:color="auto"/>
            <w:right w:val="none" w:sz="0" w:space="0" w:color="auto"/>
          </w:divBdr>
        </w:div>
        <w:div w:id="369189219">
          <w:marLeft w:val="640"/>
          <w:marRight w:val="0"/>
          <w:marTop w:val="0"/>
          <w:marBottom w:val="0"/>
          <w:divBdr>
            <w:top w:val="none" w:sz="0" w:space="0" w:color="auto"/>
            <w:left w:val="none" w:sz="0" w:space="0" w:color="auto"/>
            <w:bottom w:val="none" w:sz="0" w:space="0" w:color="auto"/>
            <w:right w:val="none" w:sz="0" w:space="0" w:color="auto"/>
          </w:divBdr>
        </w:div>
        <w:div w:id="723257719">
          <w:marLeft w:val="640"/>
          <w:marRight w:val="0"/>
          <w:marTop w:val="0"/>
          <w:marBottom w:val="0"/>
          <w:divBdr>
            <w:top w:val="none" w:sz="0" w:space="0" w:color="auto"/>
            <w:left w:val="none" w:sz="0" w:space="0" w:color="auto"/>
            <w:bottom w:val="none" w:sz="0" w:space="0" w:color="auto"/>
            <w:right w:val="none" w:sz="0" w:space="0" w:color="auto"/>
          </w:divBdr>
        </w:div>
        <w:div w:id="934283108">
          <w:marLeft w:val="640"/>
          <w:marRight w:val="0"/>
          <w:marTop w:val="0"/>
          <w:marBottom w:val="0"/>
          <w:divBdr>
            <w:top w:val="none" w:sz="0" w:space="0" w:color="auto"/>
            <w:left w:val="none" w:sz="0" w:space="0" w:color="auto"/>
            <w:bottom w:val="none" w:sz="0" w:space="0" w:color="auto"/>
            <w:right w:val="none" w:sz="0" w:space="0" w:color="auto"/>
          </w:divBdr>
        </w:div>
        <w:div w:id="571505213">
          <w:marLeft w:val="640"/>
          <w:marRight w:val="0"/>
          <w:marTop w:val="0"/>
          <w:marBottom w:val="0"/>
          <w:divBdr>
            <w:top w:val="none" w:sz="0" w:space="0" w:color="auto"/>
            <w:left w:val="none" w:sz="0" w:space="0" w:color="auto"/>
            <w:bottom w:val="none" w:sz="0" w:space="0" w:color="auto"/>
            <w:right w:val="none" w:sz="0" w:space="0" w:color="auto"/>
          </w:divBdr>
        </w:div>
        <w:div w:id="373621000">
          <w:marLeft w:val="640"/>
          <w:marRight w:val="0"/>
          <w:marTop w:val="0"/>
          <w:marBottom w:val="0"/>
          <w:divBdr>
            <w:top w:val="none" w:sz="0" w:space="0" w:color="auto"/>
            <w:left w:val="none" w:sz="0" w:space="0" w:color="auto"/>
            <w:bottom w:val="none" w:sz="0" w:space="0" w:color="auto"/>
            <w:right w:val="none" w:sz="0" w:space="0" w:color="auto"/>
          </w:divBdr>
        </w:div>
        <w:div w:id="439419859">
          <w:marLeft w:val="640"/>
          <w:marRight w:val="0"/>
          <w:marTop w:val="0"/>
          <w:marBottom w:val="0"/>
          <w:divBdr>
            <w:top w:val="none" w:sz="0" w:space="0" w:color="auto"/>
            <w:left w:val="none" w:sz="0" w:space="0" w:color="auto"/>
            <w:bottom w:val="none" w:sz="0" w:space="0" w:color="auto"/>
            <w:right w:val="none" w:sz="0" w:space="0" w:color="auto"/>
          </w:divBdr>
        </w:div>
        <w:div w:id="1235704037">
          <w:marLeft w:val="640"/>
          <w:marRight w:val="0"/>
          <w:marTop w:val="0"/>
          <w:marBottom w:val="0"/>
          <w:divBdr>
            <w:top w:val="none" w:sz="0" w:space="0" w:color="auto"/>
            <w:left w:val="none" w:sz="0" w:space="0" w:color="auto"/>
            <w:bottom w:val="none" w:sz="0" w:space="0" w:color="auto"/>
            <w:right w:val="none" w:sz="0" w:space="0" w:color="auto"/>
          </w:divBdr>
        </w:div>
        <w:div w:id="1980643104">
          <w:marLeft w:val="640"/>
          <w:marRight w:val="0"/>
          <w:marTop w:val="0"/>
          <w:marBottom w:val="0"/>
          <w:divBdr>
            <w:top w:val="none" w:sz="0" w:space="0" w:color="auto"/>
            <w:left w:val="none" w:sz="0" w:space="0" w:color="auto"/>
            <w:bottom w:val="none" w:sz="0" w:space="0" w:color="auto"/>
            <w:right w:val="none" w:sz="0" w:space="0" w:color="auto"/>
          </w:divBdr>
        </w:div>
        <w:div w:id="1500386226">
          <w:marLeft w:val="640"/>
          <w:marRight w:val="0"/>
          <w:marTop w:val="0"/>
          <w:marBottom w:val="0"/>
          <w:divBdr>
            <w:top w:val="none" w:sz="0" w:space="0" w:color="auto"/>
            <w:left w:val="none" w:sz="0" w:space="0" w:color="auto"/>
            <w:bottom w:val="none" w:sz="0" w:space="0" w:color="auto"/>
            <w:right w:val="none" w:sz="0" w:space="0" w:color="auto"/>
          </w:divBdr>
        </w:div>
        <w:div w:id="399911316">
          <w:marLeft w:val="640"/>
          <w:marRight w:val="0"/>
          <w:marTop w:val="0"/>
          <w:marBottom w:val="0"/>
          <w:divBdr>
            <w:top w:val="none" w:sz="0" w:space="0" w:color="auto"/>
            <w:left w:val="none" w:sz="0" w:space="0" w:color="auto"/>
            <w:bottom w:val="none" w:sz="0" w:space="0" w:color="auto"/>
            <w:right w:val="none" w:sz="0" w:space="0" w:color="auto"/>
          </w:divBdr>
        </w:div>
        <w:div w:id="766968187">
          <w:marLeft w:val="640"/>
          <w:marRight w:val="0"/>
          <w:marTop w:val="0"/>
          <w:marBottom w:val="0"/>
          <w:divBdr>
            <w:top w:val="none" w:sz="0" w:space="0" w:color="auto"/>
            <w:left w:val="none" w:sz="0" w:space="0" w:color="auto"/>
            <w:bottom w:val="none" w:sz="0" w:space="0" w:color="auto"/>
            <w:right w:val="none" w:sz="0" w:space="0" w:color="auto"/>
          </w:divBdr>
        </w:div>
        <w:div w:id="1405907863">
          <w:marLeft w:val="640"/>
          <w:marRight w:val="0"/>
          <w:marTop w:val="0"/>
          <w:marBottom w:val="0"/>
          <w:divBdr>
            <w:top w:val="none" w:sz="0" w:space="0" w:color="auto"/>
            <w:left w:val="none" w:sz="0" w:space="0" w:color="auto"/>
            <w:bottom w:val="none" w:sz="0" w:space="0" w:color="auto"/>
            <w:right w:val="none" w:sz="0" w:space="0" w:color="auto"/>
          </w:divBdr>
        </w:div>
        <w:div w:id="96482197">
          <w:marLeft w:val="640"/>
          <w:marRight w:val="0"/>
          <w:marTop w:val="0"/>
          <w:marBottom w:val="0"/>
          <w:divBdr>
            <w:top w:val="none" w:sz="0" w:space="0" w:color="auto"/>
            <w:left w:val="none" w:sz="0" w:space="0" w:color="auto"/>
            <w:bottom w:val="none" w:sz="0" w:space="0" w:color="auto"/>
            <w:right w:val="none" w:sz="0" w:space="0" w:color="auto"/>
          </w:divBdr>
        </w:div>
        <w:div w:id="1907454437">
          <w:marLeft w:val="640"/>
          <w:marRight w:val="0"/>
          <w:marTop w:val="0"/>
          <w:marBottom w:val="0"/>
          <w:divBdr>
            <w:top w:val="none" w:sz="0" w:space="0" w:color="auto"/>
            <w:left w:val="none" w:sz="0" w:space="0" w:color="auto"/>
            <w:bottom w:val="none" w:sz="0" w:space="0" w:color="auto"/>
            <w:right w:val="none" w:sz="0" w:space="0" w:color="auto"/>
          </w:divBdr>
        </w:div>
        <w:div w:id="123235040">
          <w:marLeft w:val="640"/>
          <w:marRight w:val="0"/>
          <w:marTop w:val="0"/>
          <w:marBottom w:val="0"/>
          <w:divBdr>
            <w:top w:val="none" w:sz="0" w:space="0" w:color="auto"/>
            <w:left w:val="none" w:sz="0" w:space="0" w:color="auto"/>
            <w:bottom w:val="none" w:sz="0" w:space="0" w:color="auto"/>
            <w:right w:val="none" w:sz="0" w:space="0" w:color="auto"/>
          </w:divBdr>
        </w:div>
        <w:div w:id="831455605">
          <w:marLeft w:val="640"/>
          <w:marRight w:val="0"/>
          <w:marTop w:val="0"/>
          <w:marBottom w:val="0"/>
          <w:divBdr>
            <w:top w:val="none" w:sz="0" w:space="0" w:color="auto"/>
            <w:left w:val="none" w:sz="0" w:space="0" w:color="auto"/>
            <w:bottom w:val="none" w:sz="0" w:space="0" w:color="auto"/>
            <w:right w:val="none" w:sz="0" w:space="0" w:color="auto"/>
          </w:divBdr>
        </w:div>
        <w:div w:id="2018001346">
          <w:marLeft w:val="640"/>
          <w:marRight w:val="0"/>
          <w:marTop w:val="0"/>
          <w:marBottom w:val="0"/>
          <w:divBdr>
            <w:top w:val="none" w:sz="0" w:space="0" w:color="auto"/>
            <w:left w:val="none" w:sz="0" w:space="0" w:color="auto"/>
            <w:bottom w:val="none" w:sz="0" w:space="0" w:color="auto"/>
            <w:right w:val="none" w:sz="0" w:space="0" w:color="auto"/>
          </w:divBdr>
        </w:div>
        <w:div w:id="1450971084">
          <w:marLeft w:val="640"/>
          <w:marRight w:val="0"/>
          <w:marTop w:val="0"/>
          <w:marBottom w:val="0"/>
          <w:divBdr>
            <w:top w:val="none" w:sz="0" w:space="0" w:color="auto"/>
            <w:left w:val="none" w:sz="0" w:space="0" w:color="auto"/>
            <w:bottom w:val="none" w:sz="0" w:space="0" w:color="auto"/>
            <w:right w:val="none" w:sz="0" w:space="0" w:color="auto"/>
          </w:divBdr>
        </w:div>
        <w:div w:id="105200780">
          <w:marLeft w:val="640"/>
          <w:marRight w:val="0"/>
          <w:marTop w:val="0"/>
          <w:marBottom w:val="0"/>
          <w:divBdr>
            <w:top w:val="none" w:sz="0" w:space="0" w:color="auto"/>
            <w:left w:val="none" w:sz="0" w:space="0" w:color="auto"/>
            <w:bottom w:val="none" w:sz="0" w:space="0" w:color="auto"/>
            <w:right w:val="none" w:sz="0" w:space="0" w:color="auto"/>
          </w:divBdr>
        </w:div>
        <w:div w:id="1308441333">
          <w:marLeft w:val="640"/>
          <w:marRight w:val="0"/>
          <w:marTop w:val="0"/>
          <w:marBottom w:val="0"/>
          <w:divBdr>
            <w:top w:val="none" w:sz="0" w:space="0" w:color="auto"/>
            <w:left w:val="none" w:sz="0" w:space="0" w:color="auto"/>
            <w:bottom w:val="none" w:sz="0" w:space="0" w:color="auto"/>
            <w:right w:val="none" w:sz="0" w:space="0" w:color="auto"/>
          </w:divBdr>
        </w:div>
        <w:div w:id="1964799651">
          <w:marLeft w:val="640"/>
          <w:marRight w:val="0"/>
          <w:marTop w:val="0"/>
          <w:marBottom w:val="0"/>
          <w:divBdr>
            <w:top w:val="none" w:sz="0" w:space="0" w:color="auto"/>
            <w:left w:val="none" w:sz="0" w:space="0" w:color="auto"/>
            <w:bottom w:val="none" w:sz="0" w:space="0" w:color="auto"/>
            <w:right w:val="none" w:sz="0" w:space="0" w:color="auto"/>
          </w:divBdr>
        </w:div>
        <w:div w:id="114639570">
          <w:marLeft w:val="640"/>
          <w:marRight w:val="0"/>
          <w:marTop w:val="0"/>
          <w:marBottom w:val="0"/>
          <w:divBdr>
            <w:top w:val="none" w:sz="0" w:space="0" w:color="auto"/>
            <w:left w:val="none" w:sz="0" w:space="0" w:color="auto"/>
            <w:bottom w:val="none" w:sz="0" w:space="0" w:color="auto"/>
            <w:right w:val="none" w:sz="0" w:space="0" w:color="auto"/>
          </w:divBdr>
        </w:div>
        <w:div w:id="122620142">
          <w:marLeft w:val="640"/>
          <w:marRight w:val="0"/>
          <w:marTop w:val="0"/>
          <w:marBottom w:val="0"/>
          <w:divBdr>
            <w:top w:val="none" w:sz="0" w:space="0" w:color="auto"/>
            <w:left w:val="none" w:sz="0" w:space="0" w:color="auto"/>
            <w:bottom w:val="none" w:sz="0" w:space="0" w:color="auto"/>
            <w:right w:val="none" w:sz="0" w:space="0" w:color="auto"/>
          </w:divBdr>
        </w:div>
        <w:div w:id="523322220">
          <w:marLeft w:val="640"/>
          <w:marRight w:val="0"/>
          <w:marTop w:val="0"/>
          <w:marBottom w:val="0"/>
          <w:divBdr>
            <w:top w:val="none" w:sz="0" w:space="0" w:color="auto"/>
            <w:left w:val="none" w:sz="0" w:space="0" w:color="auto"/>
            <w:bottom w:val="none" w:sz="0" w:space="0" w:color="auto"/>
            <w:right w:val="none" w:sz="0" w:space="0" w:color="auto"/>
          </w:divBdr>
        </w:div>
        <w:div w:id="478697271">
          <w:marLeft w:val="640"/>
          <w:marRight w:val="0"/>
          <w:marTop w:val="0"/>
          <w:marBottom w:val="0"/>
          <w:divBdr>
            <w:top w:val="none" w:sz="0" w:space="0" w:color="auto"/>
            <w:left w:val="none" w:sz="0" w:space="0" w:color="auto"/>
            <w:bottom w:val="none" w:sz="0" w:space="0" w:color="auto"/>
            <w:right w:val="none" w:sz="0" w:space="0" w:color="auto"/>
          </w:divBdr>
        </w:div>
        <w:div w:id="2056347037">
          <w:marLeft w:val="640"/>
          <w:marRight w:val="0"/>
          <w:marTop w:val="0"/>
          <w:marBottom w:val="0"/>
          <w:divBdr>
            <w:top w:val="none" w:sz="0" w:space="0" w:color="auto"/>
            <w:left w:val="none" w:sz="0" w:space="0" w:color="auto"/>
            <w:bottom w:val="none" w:sz="0" w:space="0" w:color="auto"/>
            <w:right w:val="none" w:sz="0" w:space="0" w:color="auto"/>
          </w:divBdr>
        </w:div>
        <w:div w:id="2101101240">
          <w:marLeft w:val="640"/>
          <w:marRight w:val="0"/>
          <w:marTop w:val="0"/>
          <w:marBottom w:val="0"/>
          <w:divBdr>
            <w:top w:val="none" w:sz="0" w:space="0" w:color="auto"/>
            <w:left w:val="none" w:sz="0" w:space="0" w:color="auto"/>
            <w:bottom w:val="none" w:sz="0" w:space="0" w:color="auto"/>
            <w:right w:val="none" w:sz="0" w:space="0" w:color="auto"/>
          </w:divBdr>
        </w:div>
        <w:div w:id="810902752">
          <w:marLeft w:val="640"/>
          <w:marRight w:val="0"/>
          <w:marTop w:val="0"/>
          <w:marBottom w:val="0"/>
          <w:divBdr>
            <w:top w:val="none" w:sz="0" w:space="0" w:color="auto"/>
            <w:left w:val="none" w:sz="0" w:space="0" w:color="auto"/>
            <w:bottom w:val="none" w:sz="0" w:space="0" w:color="auto"/>
            <w:right w:val="none" w:sz="0" w:space="0" w:color="auto"/>
          </w:divBdr>
        </w:div>
        <w:div w:id="110589636">
          <w:marLeft w:val="640"/>
          <w:marRight w:val="0"/>
          <w:marTop w:val="0"/>
          <w:marBottom w:val="0"/>
          <w:divBdr>
            <w:top w:val="none" w:sz="0" w:space="0" w:color="auto"/>
            <w:left w:val="none" w:sz="0" w:space="0" w:color="auto"/>
            <w:bottom w:val="none" w:sz="0" w:space="0" w:color="auto"/>
            <w:right w:val="none" w:sz="0" w:space="0" w:color="auto"/>
          </w:divBdr>
        </w:div>
        <w:div w:id="1585921642">
          <w:marLeft w:val="640"/>
          <w:marRight w:val="0"/>
          <w:marTop w:val="0"/>
          <w:marBottom w:val="0"/>
          <w:divBdr>
            <w:top w:val="none" w:sz="0" w:space="0" w:color="auto"/>
            <w:left w:val="none" w:sz="0" w:space="0" w:color="auto"/>
            <w:bottom w:val="none" w:sz="0" w:space="0" w:color="auto"/>
            <w:right w:val="none" w:sz="0" w:space="0" w:color="auto"/>
          </w:divBdr>
        </w:div>
        <w:div w:id="176116403">
          <w:marLeft w:val="640"/>
          <w:marRight w:val="0"/>
          <w:marTop w:val="0"/>
          <w:marBottom w:val="0"/>
          <w:divBdr>
            <w:top w:val="none" w:sz="0" w:space="0" w:color="auto"/>
            <w:left w:val="none" w:sz="0" w:space="0" w:color="auto"/>
            <w:bottom w:val="none" w:sz="0" w:space="0" w:color="auto"/>
            <w:right w:val="none" w:sz="0" w:space="0" w:color="auto"/>
          </w:divBdr>
        </w:div>
        <w:div w:id="1109618260">
          <w:marLeft w:val="640"/>
          <w:marRight w:val="0"/>
          <w:marTop w:val="0"/>
          <w:marBottom w:val="0"/>
          <w:divBdr>
            <w:top w:val="none" w:sz="0" w:space="0" w:color="auto"/>
            <w:left w:val="none" w:sz="0" w:space="0" w:color="auto"/>
            <w:bottom w:val="none" w:sz="0" w:space="0" w:color="auto"/>
            <w:right w:val="none" w:sz="0" w:space="0" w:color="auto"/>
          </w:divBdr>
        </w:div>
        <w:div w:id="892155518">
          <w:marLeft w:val="640"/>
          <w:marRight w:val="0"/>
          <w:marTop w:val="0"/>
          <w:marBottom w:val="0"/>
          <w:divBdr>
            <w:top w:val="none" w:sz="0" w:space="0" w:color="auto"/>
            <w:left w:val="none" w:sz="0" w:space="0" w:color="auto"/>
            <w:bottom w:val="none" w:sz="0" w:space="0" w:color="auto"/>
            <w:right w:val="none" w:sz="0" w:space="0" w:color="auto"/>
          </w:divBdr>
        </w:div>
        <w:div w:id="518742394">
          <w:marLeft w:val="640"/>
          <w:marRight w:val="0"/>
          <w:marTop w:val="0"/>
          <w:marBottom w:val="0"/>
          <w:divBdr>
            <w:top w:val="none" w:sz="0" w:space="0" w:color="auto"/>
            <w:left w:val="none" w:sz="0" w:space="0" w:color="auto"/>
            <w:bottom w:val="none" w:sz="0" w:space="0" w:color="auto"/>
            <w:right w:val="none" w:sz="0" w:space="0" w:color="auto"/>
          </w:divBdr>
        </w:div>
        <w:div w:id="895511866">
          <w:marLeft w:val="640"/>
          <w:marRight w:val="0"/>
          <w:marTop w:val="0"/>
          <w:marBottom w:val="0"/>
          <w:divBdr>
            <w:top w:val="none" w:sz="0" w:space="0" w:color="auto"/>
            <w:left w:val="none" w:sz="0" w:space="0" w:color="auto"/>
            <w:bottom w:val="none" w:sz="0" w:space="0" w:color="auto"/>
            <w:right w:val="none" w:sz="0" w:space="0" w:color="auto"/>
          </w:divBdr>
        </w:div>
        <w:div w:id="1843160423">
          <w:marLeft w:val="640"/>
          <w:marRight w:val="0"/>
          <w:marTop w:val="0"/>
          <w:marBottom w:val="0"/>
          <w:divBdr>
            <w:top w:val="none" w:sz="0" w:space="0" w:color="auto"/>
            <w:left w:val="none" w:sz="0" w:space="0" w:color="auto"/>
            <w:bottom w:val="none" w:sz="0" w:space="0" w:color="auto"/>
            <w:right w:val="none" w:sz="0" w:space="0" w:color="auto"/>
          </w:divBdr>
        </w:div>
        <w:div w:id="1064062457">
          <w:marLeft w:val="640"/>
          <w:marRight w:val="0"/>
          <w:marTop w:val="0"/>
          <w:marBottom w:val="0"/>
          <w:divBdr>
            <w:top w:val="none" w:sz="0" w:space="0" w:color="auto"/>
            <w:left w:val="none" w:sz="0" w:space="0" w:color="auto"/>
            <w:bottom w:val="none" w:sz="0" w:space="0" w:color="auto"/>
            <w:right w:val="none" w:sz="0" w:space="0" w:color="auto"/>
          </w:divBdr>
        </w:div>
        <w:div w:id="1644315599">
          <w:marLeft w:val="640"/>
          <w:marRight w:val="0"/>
          <w:marTop w:val="0"/>
          <w:marBottom w:val="0"/>
          <w:divBdr>
            <w:top w:val="none" w:sz="0" w:space="0" w:color="auto"/>
            <w:left w:val="none" w:sz="0" w:space="0" w:color="auto"/>
            <w:bottom w:val="none" w:sz="0" w:space="0" w:color="auto"/>
            <w:right w:val="none" w:sz="0" w:space="0" w:color="auto"/>
          </w:divBdr>
        </w:div>
        <w:div w:id="193690617">
          <w:marLeft w:val="640"/>
          <w:marRight w:val="0"/>
          <w:marTop w:val="0"/>
          <w:marBottom w:val="0"/>
          <w:divBdr>
            <w:top w:val="none" w:sz="0" w:space="0" w:color="auto"/>
            <w:left w:val="none" w:sz="0" w:space="0" w:color="auto"/>
            <w:bottom w:val="none" w:sz="0" w:space="0" w:color="auto"/>
            <w:right w:val="none" w:sz="0" w:space="0" w:color="auto"/>
          </w:divBdr>
        </w:div>
        <w:div w:id="742726623">
          <w:marLeft w:val="640"/>
          <w:marRight w:val="0"/>
          <w:marTop w:val="0"/>
          <w:marBottom w:val="0"/>
          <w:divBdr>
            <w:top w:val="none" w:sz="0" w:space="0" w:color="auto"/>
            <w:left w:val="none" w:sz="0" w:space="0" w:color="auto"/>
            <w:bottom w:val="none" w:sz="0" w:space="0" w:color="auto"/>
            <w:right w:val="none" w:sz="0" w:space="0" w:color="auto"/>
          </w:divBdr>
        </w:div>
        <w:div w:id="1558317247">
          <w:marLeft w:val="640"/>
          <w:marRight w:val="0"/>
          <w:marTop w:val="0"/>
          <w:marBottom w:val="0"/>
          <w:divBdr>
            <w:top w:val="none" w:sz="0" w:space="0" w:color="auto"/>
            <w:left w:val="none" w:sz="0" w:space="0" w:color="auto"/>
            <w:bottom w:val="none" w:sz="0" w:space="0" w:color="auto"/>
            <w:right w:val="none" w:sz="0" w:space="0" w:color="auto"/>
          </w:divBdr>
        </w:div>
        <w:div w:id="219900798">
          <w:marLeft w:val="640"/>
          <w:marRight w:val="0"/>
          <w:marTop w:val="0"/>
          <w:marBottom w:val="0"/>
          <w:divBdr>
            <w:top w:val="none" w:sz="0" w:space="0" w:color="auto"/>
            <w:left w:val="none" w:sz="0" w:space="0" w:color="auto"/>
            <w:bottom w:val="none" w:sz="0" w:space="0" w:color="auto"/>
            <w:right w:val="none" w:sz="0" w:space="0" w:color="auto"/>
          </w:divBdr>
        </w:div>
        <w:div w:id="1781727966">
          <w:marLeft w:val="640"/>
          <w:marRight w:val="0"/>
          <w:marTop w:val="0"/>
          <w:marBottom w:val="0"/>
          <w:divBdr>
            <w:top w:val="none" w:sz="0" w:space="0" w:color="auto"/>
            <w:left w:val="none" w:sz="0" w:space="0" w:color="auto"/>
            <w:bottom w:val="none" w:sz="0" w:space="0" w:color="auto"/>
            <w:right w:val="none" w:sz="0" w:space="0" w:color="auto"/>
          </w:divBdr>
        </w:div>
        <w:div w:id="37097107">
          <w:marLeft w:val="640"/>
          <w:marRight w:val="0"/>
          <w:marTop w:val="0"/>
          <w:marBottom w:val="0"/>
          <w:divBdr>
            <w:top w:val="none" w:sz="0" w:space="0" w:color="auto"/>
            <w:left w:val="none" w:sz="0" w:space="0" w:color="auto"/>
            <w:bottom w:val="none" w:sz="0" w:space="0" w:color="auto"/>
            <w:right w:val="none" w:sz="0" w:space="0" w:color="auto"/>
          </w:divBdr>
        </w:div>
        <w:div w:id="703988339">
          <w:marLeft w:val="640"/>
          <w:marRight w:val="0"/>
          <w:marTop w:val="0"/>
          <w:marBottom w:val="0"/>
          <w:divBdr>
            <w:top w:val="none" w:sz="0" w:space="0" w:color="auto"/>
            <w:left w:val="none" w:sz="0" w:space="0" w:color="auto"/>
            <w:bottom w:val="none" w:sz="0" w:space="0" w:color="auto"/>
            <w:right w:val="none" w:sz="0" w:space="0" w:color="auto"/>
          </w:divBdr>
        </w:div>
        <w:div w:id="95560485">
          <w:marLeft w:val="640"/>
          <w:marRight w:val="0"/>
          <w:marTop w:val="0"/>
          <w:marBottom w:val="0"/>
          <w:divBdr>
            <w:top w:val="none" w:sz="0" w:space="0" w:color="auto"/>
            <w:left w:val="none" w:sz="0" w:space="0" w:color="auto"/>
            <w:bottom w:val="none" w:sz="0" w:space="0" w:color="auto"/>
            <w:right w:val="none" w:sz="0" w:space="0" w:color="auto"/>
          </w:divBdr>
        </w:div>
        <w:div w:id="1153638688">
          <w:marLeft w:val="640"/>
          <w:marRight w:val="0"/>
          <w:marTop w:val="0"/>
          <w:marBottom w:val="0"/>
          <w:divBdr>
            <w:top w:val="none" w:sz="0" w:space="0" w:color="auto"/>
            <w:left w:val="none" w:sz="0" w:space="0" w:color="auto"/>
            <w:bottom w:val="none" w:sz="0" w:space="0" w:color="auto"/>
            <w:right w:val="none" w:sz="0" w:space="0" w:color="auto"/>
          </w:divBdr>
        </w:div>
        <w:div w:id="1604411937">
          <w:marLeft w:val="640"/>
          <w:marRight w:val="0"/>
          <w:marTop w:val="0"/>
          <w:marBottom w:val="0"/>
          <w:divBdr>
            <w:top w:val="none" w:sz="0" w:space="0" w:color="auto"/>
            <w:left w:val="none" w:sz="0" w:space="0" w:color="auto"/>
            <w:bottom w:val="none" w:sz="0" w:space="0" w:color="auto"/>
            <w:right w:val="none" w:sz="0" w:space="0" w:color="auto"/>
          </w:divBdr>
        </w:div>
        <w:div w:id="666370240">
          <w:marLeft w:val="640"/>
          <w:marRight w:val="0"/>
          <w:marTop w:val="0"/>
          <w:marBottom w:val="0"/>
          <w:divBdr>
            <w:top w:val="none" w:sz="0" w:space="0" w:color="auto"/>
            <w:left w:val="none" w:sz="0" w:space="0" w:color="auto"/>
            <w:bottom w:val="none" w:sz="0" w:space="0" w:color="auto"/>
            <w:right w:val="none" w:sz="0" w:space="0" w:color="auto"/>
          </w:divBdr>
        </w:div>
        <w:div w:id="1058741992">
          <w:marLeft w:val="640"/>
          <w:marRight w:val="0"/>
          <w:marTop w:val="0"/>
          <w:marBottom w:val="0"/>
          <w:divBdr>
            <w:top w:val="none" w:sz="0" w:space="0" w:color="auto"/>
            <w:left w:val="none" w:sz="0" w:space="0" w:color="auto"/>
            <w:bottom w:val="none" w:sz="0" w:space="0" w:color="auto"/>
            <w:right w:val="none" w:sz="0" w:space="0" w:color="auto"/>
          </w:divBdr>
        </w:div>
        <w:div w:id="826356977">
          <w:marLeft w:val="640"/>
          <w:marRight w:val="0"/>
          <w:marTop w:val="0"/>
          <w:marBottom w:val="0"/>
          <w:divBdr>
            <w:top w:val="none" w:sz="0" w:space="0" w:color="auto"/>
            <w:left w:val="none" w:sz="0" w:space="0" w:color="auto"/>
            <w:bottom w:val="none" w:sz="0" w:space="0" w:color="auto"/>
            <w:right w:val="none" w:sz="0" w:space="0" w:color="auto"/>
          </w:divBdr>
        </w:div>
      </w:divsChild>
    </w:div>
    <w:div w:id="206719299">
      <w:bodyDiv w:val="1"/>
      <w:marLeft w:val="0"/>
      <w:marRight w:val="0"/>
      <w:marTop w:val="0"/>
      <w:marBottom w:val="0"/>
      <w:divBdr>
        <w:top w:val="none" w:sz="0" w:space="0" w:color="auto"/>
        <w:left w:val="none" w:sz="0" w:space="0" w:color="auto"/>
        <w:bottom w:val="none" w:sz="0" w:space="0" w:color="auto"/>
        <w:right w:val="none" w:sz="0" w:space="0" w:color="auto"/>
      </w:divBdr>
      <w:divsChild>
        <w:div w:id="321081119">
          <w:marLeft w:val="640"/>
          <w:marRight w:val="0"/>
          <w:marTop w:val="0"/>
          <w:marBottom w:val="0"/>
          <w:divBdr>
            <w:top w:val="none" w:sz="0" w:space="0" w:color="auto"/>
            <w:left w:val="none" w:sz="0" w:space="0" w:color="auto"/>
            <w:bottom w:val="none" w:sz="0" w:space="0" w:color="auto"/>
            <w:right w:val="none" w:sz="0" w:space="0" w:color="auto"/>
          </w:divBdr>
        </w:div>
        <w:div w:id="2029017176">
          <w:marLeft w:val="640"/>
          <w:marRight w:val="0"/>
          <w:marTop w:val="0"/>
          <w:marBottom w:val="0"/>
          <w:divBdr>
            <w:top w:val="none" w:sz="0" w:space="0" w:color="auto"/>
            <w:left w:val="none" w:sz="0" w:space="0" w:color="auto"/>
            <w:bottom w:val="none" w:sz="0" w:space="0" w:color="auto"/>
            <w:right w:val="none" w:sz="0" w:space="0" w:color="auto"/>
          </w:divBdr>
        </w:div>
        <w:div w:id="1192110756">
          <w:marLeft w:val="640"/>
          <w:marRight w:val="0"/>
          <w:marTop w:val="0"/>
          <w:marBottom w:val="0"/>
          <w:divBdr>
            <w:top w:val="none" w:sz="0" w:space="0" w:color="auto"/>
            <w:left w:val="none" w:sz="0" w:space="0" w:color="auto"/>
            <w:bottom w:val="none" w:sz="0" w:space="0" w:color="auto"/>
            <w:right w:val="none" w:sz="0" w:space="0" w:color="auto"/>
          </w:divBdr>
        </w:div>
        <w:div w:id="2019841260">
          <w:marLeft w:val="640"/>
          <w:marRight w:val="0"/>
          <w:marTop w:val="0"/>
          <w:marBottom w:val="0"/>
          <w:divBdr>
            <w:top w:val="none" w:sz="0" w:space="0" w:color="auto"/>
            <w:left w:val="none" w:sz="0" w:space="0" w:color="auto"/>
            <w:bottom w:val="none" w:sz="0" w:space="0" w:color="auto"/>
            <w:right w:val="none" w:sz="0" w:space="0" w:color="auto"/>
          </w:divBdr>
        </w:div>
        <w:div w:id="345717486">
          <w:marLeft w:val="640"/>
          <w:marRight w:val="0"/>
          <w:marTop w:val="0"/>
          <w:marBottom w:val="0"/>
          <w:divBdr>
            <w:top w:val="none" w:sz="0" w:space="0" w:color="auto"/>
            <w:left w:val="none" w:sz="0" w:space="0" w:color="auto"/>
            <w:bottom w:val="none" w:sz="0" w:space="0" w:color="auto"/>
            <w:right w:val="none" w:sz="0" w:space="0" w:color="auto"/>
          </w:divBdr>
        </w:div>
        <w:div w:id="1457289667">
          <w:marLeft w:val="640"/>
          <w:marRight w:val="0"/>
          <w:marTop w:val="0"/>
          <w:marBottom w:val="0"/>
          <w:divBdr>
            <w:top w:val="none" w:sz="0" w:space="0" w:color="auto"/>
            <w:left w:val="none" w:sz="0" w:space="0" w:color="auto"/>
            <w:bottom w:val="none" w:sz="0" w:space="0" w:color="auto"/>
            <w:right w:val="none" w:sz="0" w:space="0" w:color="auto"/>
          </w:divBdr>
        </w:div>
        <w:div w:id="1717729286">
          <w:marLeft w:val="640"/>
          <w:marRight w:val="0"/>
          <w:marTop w:val="0"/>
          <w:marBottom w:val="0"/>
          <w:divBdr>
            <w:top w:val="none" w:sz="0" w:space="0" w:color="auto"/>
            <w:left w:val="none" w:sz="0" w:space="0" w:color="auto"/>
            <w:bottom w:val="none" w:sz="0" w:space="0" w:color="auto"/>
            <w:right w:val="none" w:sz="0" w:space="0" w:color="auto"/>
          </w:divBdr>
        </w:div>
        <w:div w:id="704595368">
          <w:marLeft w:val="640"/>
          <w:marRight w:val="0"/>
          <w:marTop w:val="0"/>
          <w:marBottom w:val="0"/>
          <w:divBdr>
            <w:top w:val="none" w:sz="0" w:space="0" w:color="auto"/>
            <w:left w:val="none" w:sz="0" w:space="0" w:color="auto"/>
            <w:bottom w:val="none" w:sz="0" w:space="0" w:color="auto"/>
            <w:right w:val="none" w:sz="0" w:space="0" w:color="auto"/>
          </w:divBdr>
        </w:div>
        <w:div w:id="1232691388">
          <w:marLeft w:val="640"/>
          <w:marRight w:val="0"/>
          <w:marTop w:val="0"/>
          <w:marBottom w:val="0"/>
          <w:divBdr>
            <w:top w:val="none" w:sz="0" w:space="0" w:color="auto"/>
            <w:left w:val="none" w:sz="0" w:space="0" w:color="auto"/>
            <w:bottom w:val="none" w:sz="0" w:space="0" w:color="auto"/>
            <w:right w:val="none" w:sz="0" w:space="0" w:color="auto"/>
          </w:divBdr>
        </w:div>
        <w:div w:id="938568378">
          <w:marLeft w:val="640"/>
          <w:marRight w:val="0"/>
          <w:marTop w:val="0"/>
          <w:marBottom w:val="0"/>
          <w:divBdr>
            <w:top w:val="none" w:sz="0" w:space="0" w:color="auto"/>
            <w:left w:val="none" w:sz="0" w:space="0" w:color="auto"/>
            <w:bottom w:val="none" w:sz="0" w:space="0" w:color="auto"/>
            <w:right w:val="none" w:sz="0" w:space="0" w:color="auto"/>
          </w:divBdr>
        </w:div>
        <w:div w:id="2077626773">
          <w:marLeft w:val="640"/>
          <w:marRight w:val="0"/>
          <w:marTop w:val="0"/>
          <w:marBottom w:val="0"/>
          <w:divBdr>
            <w:top w:val="none" w:sz="0" w:space="0" w:color="auto"/>
            <w:left w:val="none" w:sz="0" w:space="0" w:color="auto"/>
            <w:bottom w:val="none" w:sz="0" w:space="0" w:color="auto"/>
            <w:right w:val="none" w:sz="0" w:space="0" w:color="auto"/>
          </w:divBdr>
        </w:div>
        <w:div w:id="307325218">
          <w:marLeft w:val="640"/>
          <w:marRight w:val="0"/>
          <w:marTop w:val="0"/>
          <w:marBottom w:val="0"/>
          <w:divBdr>
            <w:top w:val="none" w:sz="0" w:space="0" w:color="auto"/>
            <w:left w:val="none" w:sz="0" w:space="0" w:color="auto"/>
            <w:bottom w:val="none" w:sz="0" w:space="0" w:color="auto"/>
            <w:right w:val="none" w:sz="0" w:space="0" w:color="auto"/>
          </w:divBdr>
        </w:div>
        <w:div w:id="1825315094">
          <w:marLeft w:val="640"/>
          <w:marRight w:val="0"/>
          <w:marTop w:val="0"/>
          <w:marBottom w:val="0"/>
          <w:divBdr>
            <w:top w:val="none" w:sz="0" w:space="0" w:color="auto"/>
            <w:left w:val="none" w:sz="0" w:space="0" w:color="auto"/>
            <w:bottom w:val="none" w:sz="0" w:space="0" w:color="auto"/>
            <w:right w:val="none" w:sz="0" w:space="0" w:color="auto"/>
          </w:divBdr>
        </w:div>
        <w:div w:id="2103606816">
          <w:marLeft w:val="640"/>
          <w:marRight w:val="0"/>
          <w:marTop w:val="0"/>
          <w:marBottom w:val="0"/>
          <w:divBdr>
            <w:top w:val="none" w:sz="0" w:space="0" w:color="auto"/>
            <w:left w:val="none" w:sz="0" w:space="0" w:color="auto"/>
            <w:bottom w:val="none" w:sz="0" w:space="0" w:color="auto"/>
            <w:right w:val="none" w:sz="0" w:space="0" w:color="auto"/>
          </w:divBdr>
        </w:div>
        <w:div w:id="1229463045">
          <w:marLeft w:val="640"/>
          <w:marRight w:val="0"/>
          <w:marTop w:val="0"/>
          <w:marBottom w:val="0"/>
          <w:divBdr>
            <w:top w:val="none" w:sz="0" w:space="0" w:color="auto"/>
            <w:left w:val="none" w:sz="0" w:space="0" w:color="auto"/>
            <w:bottom w:val="none" w:sz="0" w:space="0" w:color="auto"/>
            <w:right w:val="none" w:sz="0" w:space="0" w:color="auto"/>
          </w:divBdr>
        </w:div>
        <w:div w:id="971401019">
          <w:marLeft w:val="640"/>
          <w:marRight w:val="0"/>
          <w:marTop w:val="0"/>
          <w:marBottom w:val="0"/>
          <w:divBdr>
            <w:top w:val="none" w:sz="0" w:space="0" w:color="auto"/>
            <w:left w:val="none" w:sz="0" w:space="0" w:color="auto"/>
            <w:bottom w:val="none" w:sz="0" w:space="0" w:color="auto"/>
            <w:right w:val="none" w:sz="0" w:space="0" w:color="auto"/>
          </w:divBdr>
        </w:div>
        <w:div w:id="1884096799">
          <w:marLeft w:val="640"/>
          <w:marRight w:val="0"/>
          <w:marTop w:val="0"/>
          <w:marBottom w:val="0"/>
          <w:divBdr>
            <w:top w:val="none" w:sz="0" w:space="0" w:color="auto"/>
            <w:left w:val="none" w:sz="0" w:space="0" w:color="auto"/>
            <w:bottom w:val="none" w:sz="0" w:space="0" w:color="auto"/>
            <w:right w:val="none" w:sz="0" w:space="0" w:color="auto"/>
          </w:divBdr>
        </w:div>
        <w:div w:id="104859025">
          <w:marLeft w:val="640"/>
          <w:marRight w:val="0"/>
          <w:marTop w:val="0"/>
          <w:marBottom w:val="0"/>
          <w:divBdr>
            <w:top w:val="none" w:sz="0" w:space="0" w:color="auto"/>
            <w:left w:val="none" w:sz="0" w:space="0" w:color="auto"/>
            <w:bottom w:val="none" w:sz="0" w:space="0" w:color="auto"/>
            <w:right w:val="none" w:sz="0" w:space="0" w:color="auto"/>
          </w:divBdr>
        </w:div>
        <w:div w:id="133253247">
          <w:marLeft w:val="640"/>
          <w:marRight w:val="0"/>
          <w:marTop w:val="0"/>
          <w:marBottom w:val="0"/>
          <w:divBdr>
            <w:top w:val="none" w:sz="0" w:space="0" w:color="auto"/>
            <w:left w:val="none" w:sz="0" w:space="0" w:color="auto"/>
            <w:bottom w:val="none" w:sz="0" w:space="0" w:color="auto"/>
            <w:right w:val="none" w:sz="0" w:space="0" w:color="auto"/>
          </w:divBdr>
        </w:div>
        <w:div w:id="1397631495">
          <w:marLeft w:val="640"/>
          <w:marRight w:val="0"/>
          <w:marTop w:val="0"/>
          <w:marBottom w:val="0"/>
          <w:divBdr>
            <w:top w:val="none" w:sz="0" w:space="0" w:color="auto"/>
            <w:left w:val="none" w:sz="0" w:space="0" w:color="auto"/>
            <w:bottom w:val="none" w:sz="0" w:space="0" w:color="auto"/>
            <w:right w:val="none" w:sz="0" w:space="0" w:color="auto"/>
          </w:divBdr>
        </w:div>
        <w:div w:id="1444151336">
          <w:marLeft w:val="640"/>
          <w:marRight w:val="0"/>
          <w:marTop w:val="0"/>
          <w:marBottom w:val="0"/>
          <w:divBdr>
            <w:top w:val="none" w:sz="0" w:space="0" w:color="auto"/>
            <w:left w:val="none" w:sz="0" w:space="0" w:color="auto"/>
            <w:bottom w:val="none" w:sz="0" w:space="0" w:color="auto"/>
            <w:right w:val="none" w:sz="0" w:space="0" w:color="auto"/>
          </w:divBdr>
        </w:div>
        <w:div w:id="199510961">
          <w:marLeft w:val="640"/>
          <w:marRight w:val="0"/>
          <w:marTop w:val="0"/>
          <w:marBottom w:val="0"/>
          <w:divBdr>
            <w:top w:val="none" w:sz="0" w:space="0" w:color="auto"/>
            <w:left w:val="none" w:sz="0" w:space="0" w:color="auto"/>
            <w:bottom w:val="none" w:sz="0" w:space="0" w:color="auto"/>
            <w:right w:val="none" w:sz="0" w:space="0" w:color="auto"/>
          </w:divBdr>
        </w:div>
        <w:div w:id="1886746461">
          <w:marLeft w:val="640"/>
          <w:marRight w:val="0"/>
          <w:marTop w:val="0"/>
          <w:marBottom w:val="0"/>
          <w:divBdr>
            <w:top w:val="none" w:sz="0" w:space="0" w:color="auto"/>
            <w:left w:val="none" w:sz="0" w:space="0" w:color="auto"/>
            <w:bottom w:val="none" w:sz="0" w:space="0" w:color="auto"/>
            <w:right w:val="none" w:sz="0" w:space="0" w:color="auto"/>
          </w:divBdr>
        </w:div>
        <w:div w:id="1566522512">
          <w:marLeft w:val="640"/>
          <w:marRight w:val="0"/>
          <w:marTop w:val="0"/>
          <w:marBottom w:val="0"/>
          <w:divBdr>
            <w:top w:val="none" w:sz="0" w:space="0" w:color="auto"/>
            <w:left w:val="none" w:sz="0" w:space="0" w:color="auto"/>
            <w:bottom w:val="none" w:sz="0" w:space="0" w:color="auto"/>
            <w:right w:val="none" w:sz="0" w:space="0" w:color="auto"/>
          </w:divBdr>
        </w:div>
        <w:div w:id="1896964101">
          <w:marLeft w:val="640"/>
          <w:marRight w:val="0"/>
          <w:marTop w:val="0"/>
          <w:marBottom w:val="0"/>
          <w:divBdr>
            <w:top w:val="none" w:sz="0" w:space="0" w:color="auto"/>
            <w:left w:val="none" w:sz="0" w:space="0" w:color="auto"/>
            <w:bottom w:val="none" w:sz="0" w:space="0" w:color="auto"/>
            <w:right w:val="none" w:sz="0" w:space="0" w:color="auto"/>
          </w:divBdr>
        </w:div>
        <w:div w:id="981931993">
          <w:marLeft w:val="640"/>
          <w:marRight w:val="0"/>
          <w:marTop w:val="0"/>
          <w:marBottom w:val="0"/>
          <w:divBdr>
            <w:top w:val="none" w:sz="0" w:space="0" w:color="auto"/>
            <w:left w:val="none" w:sz="0" w:space="0" w:color="auto"/>
            <w:bottom w:val="none" w:sz="0" w:space="0" w:color="auto"/>
            <w:right w:val="none" w:sz="0" w:space="0" w:color="auto"/>
          </w:divBdr>
        </w:div>
        <w:div w:id="1981764703">
          <w:marLeft w:val="640"/>
          <w:marRight w:val="0"/>
          <w:marTop w:val="0"/>
          <w:marBottom w:val="0"/>
          <w:divBdr>
            <w:top w:val="none" w:sz="0" w:space="0" w:color="auto"/>
            <w:left w:val="none" w:sz="0" w:space="0" w:color="auto"/>
            <w:bottom w:val="none" w:sz="0" w:space="0" w:color="auto"/>
            <w:right w:val="none" w:sz="0" w:space="0" w:color="auto"/>
          </w:divBdr>
        </w:div>
        <w:div w:id="1644920187">
          <w:marLeft w:val="640"/>
          <w:marRight w:val="0"/>
          <w:marTop w:val="0"/>
          <w:marBottom w:val="0"/>
          <w:divBdr>
            <w:top w:val="none" w:sz="0" w:space="0" w:color="auto"/>
            <w:left w:val="none" w:sz="0" w:space="0" w:color="auto"/>
            <w:bottom w:val="none" w:sz="0" w:space="0" w:color="auto"/>
            <w:right w:val="none" w:sz="0" w:space="0" w:color="auto"/>
          </w:divBdr>
        </w:div>
        <w:div w:id="2013297177">
          <w:marLeft w:val="640"/>
          <w:marRight w:val="0"/>
          <w:marTop w:val="0"/>
          <w:marBottom w:val="0"/>
          <w:divBdr>
            <w:top w:val="none" w:sz="0" w:space="0" w:color="auto"/>
            <w:left w:val="none" w:sz="0" w:space="0" w:color="auto"/>
            <w:bottom w:val="none" w:sz="0" w:space="0" w:color="auto"/>
            <w:right w:val="none" w:sz="0" w:space="0" w:color="auto"/>
          </w:divBdr>
        </w:div>
        <w:div w:id="756484504">
          <w:marLeft w:val="640"/>
          <w:marRight w:val="0"/>
          <w:marTop w:val="0"/>
          <w:marBottom w:val="0"/>
          <w:divBdr>
            <w:top w:val="none" w:sz="0" w:space="0" w:color="auto"/>
            <w:left w:val="none" w:sz="0" w:space="0" w:color="auto"/>
            <w:bottom w:val="none" w:sz="0" w:space="0" w:color="auto"/>
            <w:right w:val="none" w:sz="0" w:space="0" w:color="auto"/>
          </w:divBdr>
        </w:div>
        <w:div w:id="279919654">
          <w:marLeft w:val="640"/>
          <w:marRight w:val="0"/>
          <w:marTop w:val="0"/>
          <w:marBottom w:val="0"/>
          <w:divBdr>
            <w:top w:val="none" w:sz="0" w:space="0" w:color="auto"/>
            <w:left w:val="none" w:sz="0" w:space="0" w:color="auto"/>
            <w:bottom w:val="none" w:sz="0" w:space="0" w:color="auto"/>
            <w:right w:val="none" w:sz="0" w:space="0" w:color="auto"/>
          </w:divBdr>
        </w:div>
        <w:div w:id="181749534">
          <w:marLeft w:val="640"/>
          <w:marRight w:val="0"/>
          <w:marTop w:val="0"/>
          <w:marBottom w:val="0"/>
          <w:divBdr>
            <w:top w:val="none" w:sz="0" w:space="0" w:color="auto"/>
            <w:left w:val="none" w:sz="0" w:space="0" w:color="auto"/>
            <w:bottom w:val="none" w:sz="0" w:space="0" w:color="auto"/>
            <w:right w:val="none" w:sz="0" w:space="0" w:color="auto"/>
          </w:divBdr>
        </w:div>
        <w:div w:id="1487935787">
          <w:marLeft w:val="640"/>
          <w:marRight w:val="0"/>
          <w:marTop w:val="0"/>
          <w:marBottom w:val="0"/>
          <w:divBdr>
            <w:top w:val="none" w:sz="0" w:space="0" w:color="auto"/>
            <w:left w:val="none" w:sz="0" w:space="0" w:color="auto"/>
            <w:bottom w:val="none" w:sz="0" w:space="0" w:color="auto"/>
            <w:right w:val="none" w:sz="0" w:space="0" w:color="auto"/>
          </w:divBdr>
        </w:div>
        <w:div w:id="352221959">
          <w:marLeft w:val="640"/>
          <w:marRight w:val="0"/>
          <w:marTop w:val="0"/>
          <w:marBottom w:val="0"/>
          <w:divBdr>
            <w:top w:val="none" w:sz="0" w:space="0" w:color="auto"/>
            <w:left w:val="none" w:sz="0" w:space="0" w:color="auto"/>
            <w:bottom w:val="none" w:sz="0" w:space="0" w:color="auto"/>
            <w:right w:val="none" w:sz="0" w:space="0" w:color="auto"/>
          </w:divBdr>
        </w:div>
        <w:div w:id="1640761334">
          <w:marLeft w:val="640"/>
          <w:marRight w:val="0"/>
          <w:marTop w:val="0"/>
          <w:marBottom w:val="0"/>
          <w:divBdr>
            <w:top w:val="none" w:sz="0" w:space="0" w:color="auto"/>
            <w:left w:val="none" w:sz="0" w:space="0" w:color="auto"/>
            <w:bottom w:val="none" w:sz="0" w:space="0" w:color="auto"/>
            <w:right w:val="none" w:sz="0" w:space="0" w:color="auto"/>
          </w:divBdr>
        </w:div>
        <w:div w:id="1878199526">
          <w:marLeft w:val="640"/>
          <w:marRight w:val="0"/>
          <w:marTop w:val="0"/>
          <w:marBottom w:val="0"/>
          <w:divBdr>
            <w:top w:val="none" w:sz="0" w:space="0" w:color="auto"/>
            <w:left w:val="none" w:sz="0" w:space="0" w:color="auto"/>
            <w:bottom w:val="none" w:sz="0" w:space="0" w:color="auto"/>
            <w:right w:val="none" w:sz="0" w:space="0" w:color="auto"/>
          </w:divBdr>
        </w:div>
        <w:div w:id="1684042655">
          <w:marLeft w:val="640"/>
          <w:marRight w:val="0"/>
          <w:marTop w:val="0"/>
          <w:marBottom w:val="0"/>
          <w:divBdr>
            <w:top w:val="none" w:sz="0" w:space="0" w:color="auto"/>
            <w:left w:val="none" w:sz="0" w:space="0" w:color="auto"/>
            <w:bottom w:val="none" w:sz="0" w:space="0" w:color="auto"/>
            <w:right w:val="none" w:sz="0" w:space="0" w:color="auto"/>
          </w:divBdr>
        </w:div>
        <w:div w:id="1049918267">
          <w:marLeft w:val="640"/>
          <w:marRight w:val="0"/>
          <w:marTop w:val="0"/>
          <w:marBottom w:val="0"/>
          <w:divBdr>
            <w:top w:val="none" w:sz="0" w:space="0" w:color="auto"/>
            <w:left w:val="none" w:sz="0" w:space="0" w:color="auto"/>
            <w:bottom w:val="none" w:sz="0" w:space="0" w:color="auto"/>
            <w:right w:val="none" w:sz="0" w:space="0" w:color="auto"/>
          </w:divBdr>
        </w:div>
        <w:div w:id="549808634">
          <w:marLeft w:val="640"/>
          <w:marRight w:val="0"/>
          <w:marTop w:val="0"/>
          <w:marBottom w:val="0"/>
          <w:divBdr>
            <w:top w:val="none" w:sz="0" w:space="0" w:color="auto"/>
            <w:left w:val="none" w:sz="0" w:space="0" w:color="auto"/>
            <w:bottom w:val="none" w:sz="0" w:space="0" w:color="auto"/>
            <w:right w:val="none" w:sz="0" w:space="0" w:color="auto"/>
          </w:divBdr>
        </w:div>
        <w:div w:id="1071657158">
          <w:marLeft w:val="640"/>
          <w:marRight w:val="0"/>
          <w:marTop w:val="0"/>
          <w:marBottom w:val="0"/>
          <w:divBdr>
            <w:top w:val="none" w:sz="0" w:space="0" w:color="auto"/>
            <w:left w:val="none" w:sz="0" w:space="0" w:color="auto"/>
            <w:bottom w:val="none" w:sz="0" w:space="0" w:color="auto"/>
            <w:right w:val="none" w:sz="0" w:space="0" w:color="auto"/>
          </w:divBdr>
        </w:div>
        <w:div w:id="805440444">
          <w:marLeft w:val="640"/>
          <w:marRight w:val="0"/>
          <w:marTop w:val="0"/>
          <w:marBottom w:val="0"/>
          <w:divBdr>
            <w:top w:val="none" w:sz="0" w:space="0" w:color="auto"/>
            <w:left w:val="none" w:sz="0" w:space="0" w:color="auto"/>
            <w:bottom w:val="none" w:sz="0" w:space="0" w:color="auto"/>
            <w:right w:val="none" w:sz="0" w:space="0" w:color="auto"/>
          </w:divBdr>
        </w:div>
        <w:div w:id="1213615857">
          <w:marLeft w:val="640"/>
          <w:marRight w:val="0"/>
          <w:marTop w:val="0"/>
          <w:marBottom w:val="0"/>
          <w:divBdr>
            <w:top w:val="none" w:sz="0" w:space="0" w:color="auto"/>
            <w:left w:val="none" w:sz="0" w:space="0" w:color="auto"/>
            <w:bottom w:val="none" w:sz="0" w:space="0" w:color="auto"/>
            <w:right w:val="none" w:sz="0" w:space="0" w:color="auto"/>
          </w:divBdr>
        </w:div>
        <w:div w:id="166099166">
          <w:marLeft w:val="640"/>
          <w:marRight w:val="0"/>
          <w:marTop w:val="0"/>
          <w:marBottom w:val="0"/>
          <w:divBdr>
            <w:top w:val="none" w:sz="0" w:space="0" w:color="auto"/>
            <w:left w:val="none" w:sz="0" w:space="0" w:color="auto"/>
            <w:bottom w:val="none" w:sz="0" w:space="0" w:color="auto"/>
            <w:right w:val="none" w:sz="0" w:space="0" w:color="auto"/>
          </w:divBdr>
        </w:div>
        <w:div w:id="240256062">
          <w:marLeft w:val="640"/>
          <w:marRight w:val="0"/>
          <w:marTop w:val="0"/>
          <w:marBottom w:val="0"/>
          <w:divBdr>
            <w:top w:val="none" w:sz="0" w:space="0" w:color="auto"/>
            <w:left w:val="none" w:sz="0" w:space="0" w:color="auto"/>
            <w:bottom w:val="none" w:sz="0" w:space="0" w:color="auto"/>
            <w:right w:val="none" w:sz="0" w:space="0" w:color="auto"/>
          </w:divBdr>
        </w:div>
        <w:div w:id="908537201">
          <w:marLeft w:val="640"/>
          <w:marRight w:val="0"/>
          <w:marTop w:val="0"/>
          <w:marBottom w:val="0"/>
          <w:divBdr>
            <w:top w:val="none" w:sz="0" w:space="0" w:color="auto"/>
            <w:left w:val="none" w:sz="0" w:space="0" w:color="auto"/>
            <w:bottom w:val="none" w:sz="0" w:space="0" w:color="auto"/>
            <w:right w:val="none" w:sz="0" w:space="0" w:color="auto"/>
          </w:divBdr>
        </w:div>
        <w:div w:id="1851528589">
          <w:marLeft w:val="640"/>
          <w:marRight w:val="0"/>
          <w:marTop w:val="0"/>
          <w:marBottom w:val="0"/>
          <w:divBdr>
            <w:top w:val="none" w:sz="0" w:space="0" w:color="auto"/>
            <w:left w:val="none" w:sz="0" w:space="0" w:color="auto"/>
            <w:bottom w:val="none" w:sz="0" w:space="0" w:color="auto"/>
            <w:right w:val="none" w:sz="0" w:space="0" w:color="auto"/>
          </w:divBdr>
        </w:div>
        <w:div w:id="1572155277">
          <w:marLeft w:val="640"/>
          <w:marRight w:val="0"/>
          <w:marTop w:val="0"/>
          <w:marBottom w:val="0"/>
          <w:divBdr>
            <w:top w:val="none" w:sz="0" w:space="0" w:color="auto"/>
            <w:left w:val="none" w:sz="0" w:space="0" w:color="auto"/>
            <w:bottom w:val="none" w:sz="0" w:space="0" w:color="auto"/>
            <w:right w:val="none" w:sz="0" w:space="0" w:color="auto"/>
          </w:divBdr>
        </w:div>
        <w:div w:id="1368094705">
          <w:marLeft w:val="640"/>
          <w:marRight w:val="0"/>
          <w:marTop w:val="0"/>
          <w:marBottom w:val="0"/>
          <w:divBdr>
            <w:top w:val="none" w:sz="0" w:space="0" w:color="auto"/>
            <w:left w:val="none" w:sz="0" w:space="0" w:color="auto"/>
            <w:bottom w:val="none" w:sz="0" w:space="0" w:color="auto"/>
            <w:right w:val="none" w:sz="0" w:space="0" w:color="auto"/>
          </w:divBdr>
        </w:div>
        <w:div w:id="2510222">
          <w:marLeft w:val="640"/>
          <w:marRight w:val="0"/>
          <w:marTop w:val="0"/>
          <w:marBottom w:val="0"/>
          <w:divBdr>
            <w:top w:val="none" w:sz="0" w:space="0" w:color="auto"/>
            <w:left w:val="none" w:sz="0" w:space="0" w:color="auto"/>
            <w:bottom w:val="none" w:sz="0" w:space="0" w:color="auto"/>
            <w:right w:val="none" w:sz="0" w:space="0" w:color="auto"/>
          </w:divBdr>
        </w:div>
        <w:div w:id="1656257365">
          <w:marLeft w:val="640"/>
          <w:marRight w:val="0"/>
          <w:marTop w:val="0"/>
          <w:marBottom w:val="0"/>
          <w:divBdr>
            <w:top w:val="none" w:sz="0" w:space="0" w:color="auto"/>
            <w:left w:val="none" w:sz="0" w:space="0" w:color="auto"/>
            <w:bottom w:val="none" w:sz="0" w:space="0" w:color="auto"/>
            <w:right w:val="none" w:sz="0" w:space="0" w:color="auto"/>
          </w:divBdr>
        </w:div>
        <w:div w:id="599072351">
          <w:marLeft w:val="640"/>
          <w:marRight w:val="0"/>
          <w:marTop w:val="0"/>
          <w:marBottom w:val="0"/>
          <w:divBdr>
            <w:top w:val="none" w:sz="0" w:space="0" w:color="auto"/>
            <w:left w:val="none" w:sz="0" w:space="0" w:color="auto"/>
            <w:bottom w:val="none" w:sz="0" w:space="0" w:color="auto"/>
            <w:right w:val="none" w:sz="0" w:space="0" w:color="auto"/>
          </w:divBdr>
        </w:div>
        <w:div w:id="759525413">
          <w:marLeft w:val="640"/>
          <w:marRight w:val="0"/>
          <w:marTop w:val="0"/>
          <w:marBottom w:val="0"/>
          <w:divBdr>
            <w:top w:val="none" w:sz="0" w:space="0" w:color="auto"/>
            <w:left w:val="none" w:sz="0" w:space="0" w:color="auto"/>
            <w:bottom w:val="none" w:sz="0" w:space="0" w:color="auto"/>
            <w:right w:val="none" w:sz="0" w:space="0" w:color="auto"/>
          </w:divBdr>
        </w:div>
        <w:div w:id="1578780058">
          <w:marLeft w:val="640"/>
          <w:marRight w:val="0"/>
          <w:marTop w:val="0"/>
          <w:marBottom w:val="0"/>
          <w:divBdr>
            <w:top w:val="none" w:sz="0" w:space="0" w:color="auto"/>
            <w:left w:val="none" w:sz="0" w:space="0" w:color="auto"/>
            <w:bottom w:val="none" w:sz="0" w:space="0" w:color="auto"/>
            <w:right w:val="none" w:sz="0" w:space="0" w:color="auto"/>
          </w:divBdr>
        </w:div>
        <w:div w:id="976835934">
          <w:marLeft w:val="640"/>
          <w:marRight w:val="0"/>
          <w:marTop w:val="0"/>
          <w:marBottom w:val="0"/>
          <w:divBdr>
            <w:top w:val="none" w:sz="0" w:space="0" w:color="auto"/>
            <w:left w:val="none" w:sz="0" w:space="0" w:color="auto"/>
            <w:bottom w:val="none" w:sz="0" w:space="0" w:color="auto"/>
            <w:right w:val="none" w:sz="0" w:space="0" w:color="auto"/>
          </w:divBdr>
        </w:div>
        <w:div w:id="258218864">
          <w:marLeft w:val="640"/>
          <w:marRight w:val="0"/>
          <w:marTop w:val="0"/>
          <w:marBottom w:val="0"/>
          <w:divBdr>
            <w:top w:val="none" w:sz="0" w:space="0" w:color="auto"/>
            <w:left w:val="none" w:sz="0" w:space="0" w:color="auto"/>
            <w:bottom w:val="none" w:sz="0" w:space="0" w:color="auto"/>
            <w:right w:val="none" w:sz="0" w:space="0" w:color="auto"/>
          </w:divBdr>
        </w:div>
        <w:div w:id="986981627">
          <w:marLeft w:val="640"/>
          <w:marRight w:val="0"/>
          <w:marTop w:val="0"/>
          <w:marBottom w:val="0"/>
          <w:divBdr>
            <w:top w:val="none" w:sz="0" w:space="0" w:color="auto"/>
            <w:left w:val="none" w:sz="0" w:space="0" w:color="auto"/>
            <w:bottom w:val="none" w:sz="0" w:space="0" w:color="auto"/>
            <w:right w:val="none" w:sz="0" w:space="0" w:color="auto"/>
          </w:divBdr>
        </w:div>
        <w:div w:id="1221600276">
          <w:marLeft w:val="640"/>
          <w:marRight w:val="0"/>
          <w:marTop w:val="0"/>
          <w:marBottom w:val="0"/>
          <w:divBdr>
            <w:top w:val="none" w:sz="0" w:space="0" w:color="auto"/>
            <w:left w:val="none" w:sz="0" w:space="0" w:color="auto"/>
            <w:bottom w:val="none" w:sz="0" w:space="0" w:color="auto"/>
            <w:right w:val="none" w:sz="0" w:space="0" w:color="auto"/>
          </w:divBdr>
        </w:div>
        <w:div w:id="812020635">
          <w:marLeft w:val="640"/>
          <w:marRight w:val="0"/>
          <w:marTop w:val="0"/>
          <w:marBottom w:val="0"/>
          <w:divBdr>
            <w:top w:val="none" w:sz="0" w:space="0" w:color="auto"/>
            <w:left w:val="none" w:sz="0" w:space="0" w:color="auto"/>
            <w:bottom w:val="none" w:sz="0" w:space="0" w:color="auto"/>
            <w:right w:val="none" w:sz="0" w:space="0" w:color="auto"/>
          </w:divBdr>
        </w:div>
        <w:div w:id="1032464785">
          <w:marLeft w:val="640"/>
          <w:marRight w:val="0"/>
          <w:marTop w:val="0"/>
          <w:marBottom w:val="0"/>
          <w:divBdr>
            <w:top w:val="none" w:sz="0" w:space="0" w:color="auto"/>
            <w:left w:val="none" w:sz="0" w:space="0" w:color="auto"/>
            <w:bottom w:val="none" w:sz="0" w:space="0" w:color="auto"/>
            <w:right w:val="none" w:sz="0" w:space="0" w:color="auto"/>
          </w:divBdr>
        </w:div>
        <w:div w:id="915673719">
          <w:marLeft w:val="640"/>
          <w:marRight w:val="0"/>
          <w:marTop w:val="0"/>
          <w:marBottom w:val="0"/>
          <w:divBdr>
            <w:top w:val="none" w:sz="0" w:space="0" w:color="auto"/>
            <w:left w:val="none" w:sz="0" w:space="0" w:color="auto"/>
            <w:bottom w:val="none" w:sz="0" w:space="0" w:color="auto"/>
            <w:right w:val="none" w:sz="0" w:space="0" w:color="auto"/>
          </w:divBdr>
        </w:div>
        <w:div w:id="1910647635">
          <w:marLeft w:val="640"/>
          <w:marRight w:val="0"/>
          <w:marTop w:val="0"/>
          <w:marBottom w:val="0"/>
          <w:divBdr>
            <w:top w:val="none" w:sz="0" w:space="0" w:color="auto"/>
            <w:left w:val="none" w:sz="0" w:space="0" w:color="auto"/>
            <w:bottom w:val="none" w:sz="0" w:space="0" w:color="auto"/>
            <w:right w:val="none" w:sz="0" w:space="0" w:color="auto"/>
          </w:divBdr>
        </w:div>
        <w:div w:id="518468627">
          <w:marLeft w:val="640"/>
          <w:marRight w:val="0"/>
          <w:marTop w:val="0"/>
          <w:marBottom w:val="0"/>
          <w:divBdr>
            <w:top w:val="none" w:sz="0" w:space="0" w:color="auto"/>
            <w:left w:val="none" w:sz="0" w:space="0" w:color="auto"/>
            <w:bottom w:val="none" w:sz="0" w:space="0" w:color="auto"/>
            <w:right w:val="none" w:sz="0" w:space="0" w:color="auto"/>
          </w:divBdr>
        </w:div>
        <w:div w:id="1133061161">
          <w:marLeft w:val="640"/>
          <w:marRight w:val="0"/>
          <w:marTop w:val="0"/>
          <w:marBottom w:val="0"/>
          <w:divBdr>
            <w:top w:val="none" w:sz="0" w:space="0" w:color="auto"/>
            <w:left w:val="none" w:sz="0" w:space="0" w:color="auto"/>
            <w:bottom w:val="none" w:sz="0" w:space="0" w:color="auto"/>
            <w:right w:val="none" w:sz="0" w:space="0" w:color="auto"/>
          </w:divBdr>
        </w:div>
        <w:div w:id="1238127606">
          <w:marLeft w:val="640"/>
          <w:marRight w:val="0"/>
          <w:marTop w:val="0"/>
          <w:marBottom w:val="0"/>
          <w:divBdr>
            <w:top w:val="none" w:sz="0" w:space="0" w:color="auto"/>
            <w:left w:val="none" w:sz="0" w:space="0" w:color="auto"/>
            <w:bottom w:val="none" w:sz="0" w:space="0" w:color="auto"/>
            <w:right w:val="none" w:sz="0" w:space="0" w:color="auto"/>
          </w:divBdr>
        </w:div>
        <w:div w:id="673801959">
          <w:marLeft w:val="640"/>
          <w:marRight w:val="0"/>
          <w:marTop w:val="0"/>
          <w:marBottom w:val="0"/>
          <w:divBdr>
            <w:top w:val="none" w:sz="0" w:space="0" w:color="auto"/>
            <w:left w:val="none" w:sz="0" w:space="0" w:color="auto"/>
            <w:bottom w:val="none" w:sz="0" w:space="0" w:color="auto"/>
            <w:right w:val="none" w:sz="0" w:space="0" w:color="auto"/>
          </w:divBdr>
        </w:div>
        <w:div w:id="1314527637">
          <w:marLeft w:val="640"/>
          <w:marRight w:val="0"/>
          <w:marTop w:val="0"/>
          <w:marBottom w:val="0"/>
          <w:divBdr>
            <w:top w:val="none" w:sz="0" w:space="0" w:color="auto"/>
            <w:left w:val="none" w:sz="0" w:space="0" w:color="auto"/>
            <w:bottom w:val="none" w:sz="0" w:space="0" w:color="auto"/>
            <w:right w:val="none" w:sz="0" w:space="0" w:color="auto"/>
          </w:divBdr>
        </w:div>
        <w:div w:id="76249764">
          <w:marLeft w:val="640"/>
          <w:marRight w:val="0"/>
          <w:marTop w:val="0"/>
          <w:marBottom w:val="0"/>
          <w:divBdr>
            <w:top w:val="none" w:sz="0" w:space="0" w:color="auto"/>
            <w:left w:val="none" w:sz="0" w:space="0" w:color="auto"/>
            <w:bottom w:val="none" w:sz="0" w:space="0" w:color="auto"/>
            <w:right w:val="none" w:sz="0" w:space="0" w:color="auto"/>
          </w:divBdr>
        </w:div>
        <w:div w:id="207649662">
          <w:marLeft w:val="640"/>
          <w:marRight w:val="0"/>
          <w:marTop w:val="0"/>
          <w:marBottom w:val="0"/>
          <w:divBdr>
            <w:top w:val="none" w:sz="0" w:space="0" w:color="auto"/>
            <w:left w:val="none" w:sz="0" w:space="0" w:color="auto"/>
            <w:bottom w:val="none" w:sz="0" w:space="0" w:color="auto"/>
            <w:right w:val="none" w:sz="0" w:space="0" w:color="auto"/>
          </w:divBdr>
        </w:div>
        <w:div w:id="757824439">
          <w:marLeft w:val="640"/>
          <w:marRight w:val="0"/>
          <w:marTop w:val="0"/>
          <w:marBottom w:val="0"/>
          <w:divBdr>
            <w:top w:val="none" w:sz="0" w:space="0" w:color="auto"/>
            <w:left w:val="none" w:sz="0" w:space="0" w:color="auto"/>
            <w:bottom w:val="none" w:sz="0" w:space="0" w:color="auto"/>
            <w:right w:val="none" w:sz="0" w:space="0" w:color="auto"/>
          </w:divBdr>
        </w:div>
        <w:div w:id="917636336">
          <w:marLeft w:val="640"/>
          <w:marRight w:val="0"/>
          <w:marTop w:val="0"/>
          <w:marBottom w:val="0"/>
          <w:divBdr>
            <w:top w:val="none" w:sz="0" w:space="0" w:color="auto"/>
            <w:left w:val="none" w:sz="0" w:space="0" w:color="auto"/>
            <w:bottom w:val="none" w:sz="0" w:space="0" w:color="auto"/>
            <w:right w:val="none" w:sz="0" w:space="0" w:color="auto"/>
          </w:divBdr>
        </w:div>
        <w:div w:id="1828592590">
          <w:marLeft w:val="640"/>
          <w:marRight w:val="0"/>
          <w:marTop w:val="0"/>
          <w:marBottom w:val="0"/>
          <w:divBdr>
            <w:top w:val="none" w:sz="0" w:space="0" w:color="auto"/>
            <w:left w:val="none" w:sz="0" w:space="0" w:color="auto"/>
            <w:bottom w:val="none" w:sz="0" w:space="0" w:color="auto"/>
            <w:right w:val="none" w:sz="0" w:space="0" w:color="auto"/>
          </w:divBdr>
        </w:div>
        <w:div w:id="891040974">
          <w:marLeft w:val="640"/>
          <w:marRight w:val="0"/>
          <w:marTop w:val="0"/>
          <w:marBottom w:val="0"/>
          <w:divBdr>
            <w:top w:val="none" w:sz="0" w:space="0" w:color="auto"/>
            <w:left w:val="none" w:sz="0" w:space="0" w:color="auto"/>
            <w:bottom w:val="none" w:sz="0" w:space="0" w:color="auto"/>
            <w:right w:val="none" w:sz="0" w:space="0" w:color="auto"/>
          </w:divBdr>
        </w:div>
        <w:div w:id="1794715745">
          <w:marLeft w:val="640"/>
          <w:marRight w:val="0"/>
          <w:marTop w:val="0"/>
          <w:marBottom w:val="0"/>
          <w:divBdr>
            <w:top w:val="none" w:sz="0" w:space="0" w:color="auto"/>
            <w:left w:val="none" w:sz="0" w:space="0" w:color="auto"/>
            <w:bottom w:val="none" w:sz="0" w:space="0" w:color="auto"/>
            <w:right w:val="none" w:sz="0" w:space="0" w:color="auto"/>
          </w:divBdr>
        </w:div>
        <w:div w:id="353264666">
          <w:marLeft w:val="640"/>
          <w:marRight w:val="0"/>
          <w:marTop w:val="0"/>
          <w:marBottom w:val="0"/>
          <w:divBdr>
            <w:top w:val="none" w:sz="0" w:space="0" w:color="auto"/>
            <w:left w:val="none" w:sz="0" w:space="0" w:color="auto"/>
            <w:bottom w:val="none" w:sz="0" w:space="0" w:color="auto"/>
            <w:right w:val="none" w:sz="0" w:space="0" w:color="auto"/>
          </w:divBdr>
        </w:div>
        <w:div w:id="1832260138">
          <w:marLeft w:val="640"/>
          <w:marRight w:val="0"/>
          <w:marTop w:val="0"/>
          <w:marBottom w:val="0"/>
          <w:divBdr>
            <w:top w:val="none" w:sz="0" w:space="0" w:color="auto"/>
            <w:left w:val="none" w:sz="0" w:space="0" w:color="auto"/>
            <w:bottom w:val="none" w:sz="0" w:space="0" w:color="auto"/>
            <w:right w:val="none" w:sz="0" w:space="0" w:color="auto"/>
          </w:divBdr>
        </w:div>
        <w:div w:id="1767576465">
          <w:marLeft w:val="640"/>
          <w:marRight w:val="0"/>
          <w:marTop w:val="0"/>
          <w:marBottom w:val="0"/>
          <w:divBdr>
            <w:top w:val="none" w:sz="0" w:space="0" w:color="auto"/>
            <w:left w:val="none" w:sz="0" w:space="0" w:color="auto"/>
            <w:bottom w:val="none" w:sz="0" w:space="0" w:color="auto"/>
            <w:right w:val="none" w:sz="0" w:space="0" w:color="auto"/>
          </w:divBdr>
        </w:div>
        <w:div w:id="506797567">
          <w:marLeft w:val="640"/>
          <w:marRight w:val="0"/>
          <w:marTop w:val="0"/>
          <w:marBottom w:val="0"/>
          <w:divBdr>
            <w:top w:val="none" w:sz="0" w:space="0" w:color="auto"/>
            <w:left w:val="none" w:sz="0" w:space="0" w:color="auto"/>
            <w:bottom w:val="none" w:sz="0" w:space="0" w:color="auto"/>
            <w:right w:val="none" w:sz="0" w:space="0" w:color="auto"/>
          </w:divBdr>
        </w:div>
        <w:div w:id="1584873204">
          <w:marLeft w:val="640"/>
          <w:marRight w:val="0"/>
          <w:marTop w:val="0"/>
          <w:marBottom w:val="0"/>
          <w:divBdr>
            <w:top w:val="none" w:sz="0" w:space="0" w:color="auto"/>
            <w:left w:val="none" w:sz="0" w:space="0" w:color="auto"/>
            <w:bottom w:val="none" w:sz="0" w:space="0" w:color="auto"/>
            <w:right w:val="none" w:sz="0" w:space="0" w:color="auto"/>
          </w:divBdr>
        </w:div>
        <w:div w:id="669911055">
          <w:marLeft w:val="640"/>
          <w:marRight w:val="0"/>
          <w:marTop w:val="0"/>
          <w:marBottom w:val="0"/>
          <w:divBdr>
            <w:top w:val="none" w:sz="0" w:space="0" w:color="auto"/>
            <w:left w:val="none" w:sz="0" w:space="0" w:color="auto"/>
            <w:bottom w:val="none" w:sz="0" w:space="0" w:color="auto"/>
            <w:right w:val="none" w:sz="0" w:space="0" w:color="auto"/>
          </w:divBdr>
        </w:div>
        <w:div w:id="836261709">
          <w:marLeft w:val="640"/>
          <w:marRight w:val="0"/>
          <w:marTop w:val="0"/>
          <w:marBottom w:val="0"/>
          <w:divBdr>
            <w:top w:val="none" w:sz="0" w:space="0" w:color="auto"/>
            <w:left w:val="none" w:sz="0" w:space="0" w:color="auto"/>
            <w:bottom w:val="none" w:sz="0" w:space="0" w:color="auto"/>
            <w:right w:val="none" w:sz="0" w:space="0" w:color="auto"/>
          </w:divBdr>
        </w:div>
        <w:div w:id="1075319991">
          <w:marLeft w:val="640"/>
          <w:marRight w:val="0"/>
          <w:marTop w:val="0"/>
          <w:marBottom w:val="0"/>
          <w:divBdr>
            <w:top w:val="none" w:sz="0" w:space="0" w:color="auto"/>
            <w:left w:val="none" w:sz="0" w:space="0" w:color="auto"/>
            <w:bottom w:val="none" w:sz="0" w:space="0" w:color="auto"/>
            <w:right w:val="none" w:sz="0" w:space="0" w:color="auto"/>
          </w:divBdr>
        </w:div>
        <w:div w:id="824930769">
          <w:marLeft w:val="640"/>
          <w:marRight w:val="0"/>
          <w:marTop w:val="0"/>
          <w:marBottom w:val="0"/>
          <w:divBdr>
            <w:top w:val="none" w:sz="0" w:space="0" w:color="auto"/>
            <w:left w:val="none" w:sz="0" w:space="0" w:color="auto"/>
            <w:bottom w:val="none" w:sz="0" w:space="0" w:color="auto"/>
            <w:right w:val="none" w:sz="0" w:space="0" w:color="auto"/>
          </w:divBdr>
        </w:div>
        <w:div w:id="72047491">
          <w:marLeft w:val="640"/>
          <w:marRight w:val="0"/>
          <w:marTop w:val="0"/>
          <w:marBottom w:val="0"/>
          <w:divBdr>
            <w:top w:val="none" w:sz="0" w:space="0" w:color="auto"/>
            <w:left w:val="none" w:sz="0" w:space="0" w:color="auto"/>
            <w:bottom w:val="none" w:sz="0" w:space="0" w:color="auto"/>
            <w:right w:val="none" w:sz="0" w:space="0" w:color="auto"/>
          </w:divBdr>
        </w:div>
        <w:div w:id="1478112248">
          <w:marLeft w:val="640"/>
          <w:marRight w:val="0"/>
          <w:marTop w:val="0"/>
          <w:marBottom w:val="0"/>
          <w:divBdr>
            <w:top w:val="none" w:sz="0" w:space="0" w:color="auto"/>
            <w:left w:val="none" w:sz="0" w:space="0" w:color="auto"/>
            <w:bottom w:val="none" w:sz="0" w:space="0" w:color="auto"/>
            <w:right w:val="none" w:sz="0" w:space="0" w:color="auto"/>
          </w:divBdr>
        </w:div>
        <w:div w:id="1204757993">
          <w:marLeft w:val="640"/>
          <w:marRight w:val="0"/>
          <w:marTop w:val="0"/>
          <w:marBottom w:val="0"/>
          <w:divBdr>
            <w:top w:val="none" w:sz="0" w:space="0" w:color="auto"/>
            <w:left w:val="none" w:sz="0" w:space="0" w:color="auto"/>
            <w:bottom w:val="none" w:sz="0" w:space="0" w:color="auto"/>
            <w:right w:val="none" w:sz="0" w:space="0" w:color="auto"/>
          </w:divBdr>
        </w:div>
        <w:div w:id="1639646634">
          <w:marLeft w:val="640"/>
          <w:marRight w:val="0"/>
          <w:marTop w:val="0"/>
          <w:marBottom w:val="0"/>
          <w:divBdr>
            <w:top w:val="none" w:sz="0" w:space="0" w:color="auto"/>
            <w:left w:val="none" w:sz="0" w:space="0" w:color="auto"/>
            <w:bottom w:val="none" w:sz="0" w:space="0" w:color="auto"/>
            <w:right w:val="none" w:sz="0" w:space="0" w:color="auto"/>
          </w:divBdr>
        </w:div>
        <w:div w:id="1463187510">
          <w:marLeft w:val="640"/>
          <w:marRight w:val="0"/>
          <w:marTop w:val="0"/>
          <w:marBottom w:val="0"/>
          <w:divBdr>
            <w:top w:val="none" w:sz="0" w:space="0" w:color="auto"/>
            <w:left w:val="none" w:sz="0" w:space="0" w:color="auto"/>
            <w:bottom w:val="none" w:sz="0" w:space="0" w:color="auto"/>
            <w:right w:val="none" w:sz="0" w:space="0" w:color="auto"/>
          </w:divBdr>
        </w:div>
        <w:div w:id="1811439509">
          <w:marLeft w:val="640"/>
          <w:marRight w:val="0"/>
          <w:marTop w:val="0"/>
          <w:marBottom w:val="0"/>
          <w:divBdr>
            <w:top w:val="none" w:sz="0" w:space="0" w:color="auto"/>
            <w:left w:val="none" w:sz="0" w:space="0" w:color="auto"/>
            <w:bottom w:val="none" w:sz="0" w:space="0" w:color="auto"/>
            <w:right w:val="none" w:sz="0" w:space="0" w:color="auto"/>
          </w:divBdr>
        </w:div>
        <w:div w:id="220946116">
          <w:marLeft w:val="640"/>
          <w:marRight w:val="0"/>
          <w:marTop w:val="0"/>
          <w:marBottom w:val="0"/>
          <w:divBdr>
            <w:top w:val="none" w:sz="0" w:space="0" w:color="auto"/>
            <w:left w:val="none" w:sz="0" w:space="0" w:color="auto"/>
            <w:bottom w:val="none" w:sz="0" w:space="0" w:color="auto"/>
            <w:right w:val="none" w:sz="0" w:space="0" w:color="auto"/>
          </w:divBdr>
        </w:div>
        <w:div w:id="594019994">
          <w:marLeft w:val="640"/>
          <w:marRight w:val="0"/>
          <w:marTop w:val="0"/>
          <w:marBottom w:val="0"/>
          <w:divBdr>
            <w:top w:val="none" w:sz="0" w:space="0" w:color="auto"/>
            <w:left w:val="none" w:sz="0" w:space="0" w:color="auto"/>
            <w:bottom w:val="none" w:sz="0" w:space="0" w:color="auto"/>
            <w:right w:val="none" w:sz="0" w:space="0" w:color="auto"/>
          </w:divBdr>
        </w:div>
        <w:div w:id="1302929784">
          <w:marLeft w:val="640"/>
          <w:marRight w:val="0"/>
          <w:marTop w:val="0"/>
          <w:marBottom w:val="0"/>
          <w:divBdr>
            <w:top w:val="none" w:sz="0" w:space="0" w:color="auto"/>
            <w:left w:val="none" w:sz="0" w:space="0" w:color="auto"/>
            <w:bottom w:val="none" w:sz="0" w:space="0" w:color="auto"/>
            <w:right w:val="none" w:sz="0" w:space="0" w:color="auto"/>
          </w:divBdr>
        </w:div>
        <w:div w:id="496847841">
          <w:marLeft w:val="640"/>
          <w:marRight w:val="0"/>
          <w:marTop w:val="0"/>
          <w:marBottom w:val="0"/>
          <w:divBdr>
            <w:top w:val="none" w:sz="0" w:space="0" w:color="auto"/>
            <w:left w:val="none" w:sz="0" w:space="0" w:color="auto"/>
            <w:bottom w:val="none" w:sz="0" w:space="0" w:color="auto"/>
            <w:right w:val="none" w:sz="0" w:space="0" w:color="auto"/>
          </w:divBdr>
        </w:div>
        <w:div w:id="393284498">
          <w:marLeft w:val="640"/>
          <w:marRight w:val="0"/>
          <w:marTop w:val="0"/>
          <w:marBottom w:val="0"/>
          <w:divBdr>
            <w:top w:val="none" w:sz="0" w:space="0" w:color="auto"/>
            <w:left w:val="none" w:sz="0" w:space="0" w:color="auto"/>
            <w:bottom w:val="none" w:sz="0" w:space="0" w:color="auto"/>
            <w:right w:val="none" w:sz="0" w:space="0" w:color="auto"/>
          </w:divBdr>
        </w:div>
        <w:div w:id="1979411872">
          <w:marLeft w:val="640"/>
          <w:marRight w:val="0"/>
          <w:marTop w:val="0"/>
          <w:marBottom w:val="0"/>
          <w:divBdr>
            <w:top w:val="none" w:sz="0" w:space="0" w:color="auto"/>
            <w:left w:val="none" w:sz="0" w:space="0" w:color="auto"/>
            <w:bottom w:val="none" w:sz="0" w:space="0" w:color="auto"/>
            <w:right w:val="none" w:sz="0" w:space="0" w:color="auto"/>
          </w:divBdr>
        </w:div>
        <w:div w:id="843939606">
          <w:marLeft w:val="640"/>
          <w:marRight w:val="0"/>
          <w:marTop w:val="0"/>
          <w:marBottom w:val="0"/>
          <w:divBdr>
            <w:top w:val="none" w:sz="0" w:space="0" w:color="auto"/>
            <w:left w:val="none" w:sz="0" w:space="0" w:color="auto"/>
            <w:bottom w:val="none" w:sz="0" w:space="0" w:color="auto"/>
            <w:right w:val="none" w:sz="0" w:space="0" w:color="auto"/>
          </w:divBdr>
        </w:div>
        <w:div w:id="683096373">
          <w:marLeft w:val="640"/>
          <w:marRight w:val="0"/>
          <w:marTop w:val="0"/>
          <w:marBottom w:val="0"/>
          <w:divBdr>
            <w:top w:val="none" w:sz="0" w:space="0" w:color="auto"/>
            <w:left w:val="none" w:sz="0" w:space="0" w:color="auto"/>
            <w:bottom w:val="none" w:sz="0" w:space="0" w:color="auto"/>
            <w:right w:val="none" w:sz="0" w:space="0" w:color="auto"/>
          </w:divBdr>
        </w:div>
        <w:div w:id="1319654031">
          <w:marLeft w:val="640"/>
          <w:marRight w:val="0"/>
          <w:marTop w:val="0"/>
          <w:marBottom w:val="0"/>
          <w:divBdr>
            <w:top w:val="none" w:sz="0" w:space="0" w:color="auto"/>
            <w:left w:val="none" w:sz="0" w:space="0" w:color="auto"/>
            <w:bottom w:val="none" w:sz="0" w:space="0" w:color="auto"/>
            <w:right w:val="none" w:sz="0" w:space="0" w:color="auto"/>
          </w:divBdr>
        </w:div>
        <w:div w:id="1665862913">
          <w:marLeft w:val="640"/>
          <w:marRight w:val="0"/>
          <w:marTop w:val="0"/>
          <w:marBottom w:val="0"/>
          <w:divBdr>
            <w:top w:val="none" w:sz="0" w:space="0" w:color="auto"/>
            <w:left w:val="none" w:sz="0" w:space="0" w:color="auto"/>
            <w:bottom w:val="none" w:sz="0" w:space="0" w:color="auto"/>
            <w:right w:val="none" w:sz="0" w:space="0" w:color="auto"/>
          </w:divBdr>
        </w:div>
        <w:div w:id="2108499787">
          <w:marLeft w:val="640"/>
          <w:marRight w:val="0"/>
          <w:marTop w:val="0"/>
          <w:marBottom w:val="0"/>
          <w:divBdr>
            <w:top w:val="none" w:sz="0" w:space="0" w:color="auto"/>
            <w:left w:val="none" w:sz="0" w:space="0" w:color="auto"/>
            <w:bottom w:val="none" w:sz="0" w:space="0" w:color="auto"/>
            <w:right w:val="none" w:sz="0" w:space="0" w:color="auto"/>
          </w:divBdr>
        </w:div>
        <w:div w:id="109707291">
          <w:marLeft w:val="640"/>
          <w:marRight w:val="0"/>
          <w:marTop w:val="0"/>
          <w:marBottom w:val="0"/>
          <w:divBdr>
            <w:top w:val="none" w:sz="0" w:space="0" w:color="auto"/>
            <w:left w:val="none" w:sz="0" w:space="0" w:color="auto"/>
            <w:bottom w:val="none" w:sz="0" w:space="0" w:color="auto"/>
            <w:right w:val="none" w:sz="0" w:space="0" w:color="auto"/>
          </w:divBdr>
        </w:div>
        <w:div w:id="256408008">
          <w:marLeft w:val="640"/>
          <w:marRight w:val="0"/>
          <w:marTop w:val="0"/>
          <w:marBottom w:val="0"/>
          <w:divBdr>
            <w:top w:val="none" w:sz="0" w:space="0" w:color="auto"/>
            <w:left w:val="none" w:sz="0" w:space="0" w:color="auto"/>
            <w:bottom w:val="none" w:sz="0" w:space="0" w:color="auto"/>
            <w:right w:val="none" w:sz="0" w:space="0" w:color="auto"/>
          </w:divBdr>
        </w:div>
        <w:div w:id="602998813">
          <w:marLeft w:val="640"/>
          <w:marRight w:val="0"/>
          <w:marTop w:val="0"/>
          <w:marBottom w:val="0"/>
          <w:divBdr>
            <w:top w:val="none" w:sz="0" w:space="0" w:color="auto"/>
            <w:left w:val="none" w:sz="0" w:space="0" w:color="auto"/>
            <w:bottom w:val="none" w:sz="0" w:space="0" w:color="auto"/>
            <w:right w:val="none" w:sz="0" w:space="0" w:color="auto"/>
          </w:divBdr>
        </w:div>
        <w:div w:id="1151749390">
          <w:marLeft w:val="640"/>
          <w:marRight w:val="0"/>
          <w:marTop w:val="0"/>
          <w:marBottom w:val="0"/>
          <w:divBdr>
            <w:top w:val="none" w:sz="0" w:space="0" w:color="auto"/>
            <w:left w:val="none" w:sz="0" w:space="0" w:color="auto"/>
            <w:bottom w:val="none" w:sz="0" w:space="0" w:color="auto"/>
            <w:right w:val="none" w:sz="0" w:space="0" w:color="auto"/>
          </w:divBdr>
        </w:div>
        <w:div w:id="561719568">
          <w:marLeft w:val="640"/>
          <w:marRight w:val="0"/>
          <w:marTop w:val="0"/>
          <w:marBottom w:val="0"/>
          <w:divBdr>
            <w:top w:val="none" w:sz="0" w:space="0" w:color="auto"/>
            <w:left w:val="none" w:sz="0" w:space="0" w:color="auto"/>
            <w:bottom w:val="none" w:sz="0" w:space="0" w:color="auto"/>
            <w:right w:val="none" w:sz="0" w:space="0" w:color="auto"/>
          </w:divBdr>
        </w:div>
        <w:div w:id="1427968203">
          <w:marLeft w:val="640"/>
          <w:marRight w:val="0"/>
          <w:marTop w:val="0"/>
          <w:marBottom w:val="0"/>
          <w:divBdr>
            <w:top w:val="none" w:sz="0" w:space="0" w:color="auto"/>
            <w:left w:val="none" w:sz="0" w:space="0" w:color="auto"/>
            <w:bottom w:val="none" w:sz="0" w:space="0" w:color="auto"/>
            <w:right w:val="none" w:sz="0" w:space="0" w:color="auto"/>
          </w:divBdr>
        </w:div>
        <w:div w:id="1357732293">
          <w:marLeft w:val="640"/>
          <w:marRight w:val="0"/>
          <w:marTop w:val="0"/>
          <w:marBottom w:val="0"/>
          <w:divBdr>
            <w:top w:val="none" w:sz="0" w:space="0" w:color="auto"/>
            <w:left w:val="none" w:sz="0" w:space="0" w:color="auto"/>
            <w:bottom w:val="none" w:sz="0" w:space="0" w:color="auto"/>
            <w:right w:val="none" w:sz="0" w:space="0" w:color="auto"/>
          </w:divBdr>
        </w:div>
        <w:div w:id="141965525">
          <w:marLeft w:val="640"/>
          <w:marRight w:val="0"/>
          <w:marTop w:val="0"/>
          <w:marBottom w:val="0"/>
          <w:divBdr>
            <w:top w:val="none" w:sz="0" w:space="0" w:color="auto"/>
            <w:left w:val="none" w:sz="0" w:space="0" w:color="auto"/>
            <w:bottom w:val="none" w:sz="0" w:space="0" w:color="auto"/>
            <w:right w:val="none" w:sz="0" w:space="0" w:color="auto"/>
          </w:divBdr>
        </w:div>
        <w:div w:id="1246647295">
          <w:marLeft w:val="640"/>
          <w:marRight w:val="0"/>
          <w:marTop w:val="0"/>
          <w:marBottom w:val="0"/>
          <w:divBdr>
            <w:top w:val="none" w:sz="0" w:space="0" w:color="auto"/>
            <w:left w:val="none" w:sz="0" w:space="0" w:color="auto"/>
            <w:bottom w:val="none" w:sz="0" w:space="0" w:color="auto"/>
            <w:right w:val="none" w:sz="0" w:space="0" w:color="auto"/>
          </w:divBdr>
        </w:div>
        <w:div w:id="88817332">
          <w:marLeft w:val="640"/>
          <w:marRight w:val="0"/>
          <w:marTop w:val="0"/>
          <w:marBottom w:val="0"/>
          <w:divBdr>
            <w:top w:val="none" w:sz="0" w:space="0" w:color="auto"/>
            <w:left w:val="none" w:sz="0" w:space="0" w:color="auto"/>
            <w:bottom w:val="none" w:sz="0" w:space="0" w:color="auto"/>
            <w:right w:val="none" w:sz="0" w:space="0" w:color="auto"/>
          </w:divBdr>
        </w:div>
        <w:div w:id="274946163">
          <w:marLeft w:val="640"/>
          <w:marRight w:val="0"/>
          <w:marTop w:val="0"/>
          <w:marBottom w:val="0"/>
          <w:divBdr>
            <w:top w:val="none" w:sz="0" w:space="0" w:color="auto"/>
            <w:left w:val="none" w:sz="0" w:space="0" w:color="auto"/>
            <w:bottom w:val="none" w:sz="0" w:space="0" w:color="auto"/>
            <w:right w:val="none" w:sz="0" w:space="0" w:color="auto"/>
          </w:divBdr>
        </w:div>
        <w:div w:id="1255211199">
          <w:marLeft w:val="640"/>
          <w:marRight w:val="0"/>
          <w:marTop w:val="0"/>
          <w:marBottom w:val="0"/>
          <w:divBdr>
            <w:top w:val="none" w:sz="0" w:space="0" w:color="auto"/>
            <w:left w:val="none" w:sz="0" w:space="0" w:color="auto"/>
            <w:bottom w:val="none" w:sz="0" w:space="0" w:color="auto"/>
            <w:right w:val="none" w:sz="0" w:space="0" w:color="auto"/>
          </w:divBdr>
        </w:div>
        <w:div w:id="559512383">
          <w:marLeft w:val="640"/>
          <w:marRight w:val="0"/>
          <w:marTop w:val="0"/>
          <w:marBottom w:val="0"/>
          <w:divBdr>
            <w:top w:val="none" w:sz="0" w:space="0" w:color="auto"/>
            <w:left w:val="none" w:sz="0" w:space="0" w:color="auto"/>
            <w:bottom w:val="none" w:sz="0" w:space="0" w:color="auto"/>
            <w:right w:val="none" w:sz="0" w:space="0" w:color="auto"/>
          </w:divBdr>
        </w:div>
        <w:div w:id="1134906162">
          <w:marLeft w:val="640"/>
          <w:marRight w:val="0"/>
          <w:marTop w:val="0"/>
          <w:marBottom w:val="0"/>
          <w:divBdr>
            <w:top w:val="none" w:sz="0" w:space="0" w:color="auto"/>
            <w:left w:val="none" w:sz="0" w:space="0" w:color="auto"/>
            <w:bottom w:val="none" w:sz="0" w:space="0" w:color="auto"/>
            <w:right w:val="none" w:sz="0" w:space="0" w:color="auto"/>
          </w:divBdr>
        </w:div>
        <w:div w:id="1578443773">
          <w:marLeft w:val="640"/>
          <w:marRight w:val="0"/>
          <w:marTop w:val="0"/>
          <w:marBottom w:val="0"/>
          <w:divBdr>
            <w:top w:val="none" w:sz="0" w:space="0" w:color="auto"/>
            <w:left w:val="none" w:sz="0" w:space="0" w:color="auto"/>
            <w:bottom w:val="none" w:sz="0" w:space="0" w:color="auto"/>
            <w:right w:val="none" w:sz="0" w:space="0" w:color="auto"/>
          </w:divBdr>
        </w:div>
        <w:div w:id="706418106">
          <w:marLeft w:val="640"/>
          <w:marRight w:val="0"/>
          <w:marTop w:val="0"/>
          <w:marBottom w:val="0"/>
          <w:divBdr>
            <w:top w:val="none" w:sz="0" w:space="0" w:color="auto"/>
            <w:left w:val="none" w:sz="0" w:space="0" w:color="auto"/>
            <w:bottom w:val="none" w:sz="0" w:space="0" w:color="auto"/>
            <w:right w:val="none" w:sz="0" w:space="0" w:color="auto"/>
          </w:divBdr>
        </w:div>
        <w:div w:id="459422189">
          <w:marLeft w:val="640"/>
          <w:marRight w:val="0"/>
          <w:marTop w:val="0"/>
          <w:marBottom w:val="0"/>
          <w:divBdr>
            <w:top w:val="none" w:sz="0" w:space="0" w:color="auto"/>
            <w:left w:val="none" w:sz="0" w:space="0" w:color="auto"/>
            <w:bottom w:val="none" w:sz="0" w:space="0" w:color="auto"/>
            <w:right w:val="none" w:sz="0" w:space="0" w:color="auto"/>
          </w:divBdr>
        </w:div>
        <w:div w:id="1457794247">
          <w:marLeft w:val="640"/>
          <w:marRight w:val="0"/>
          <w:marTop w:val="0"/>
          <w:marBottom w:val="0"/>
          <w:divBdr>
            <w:top w:val="none" w:sz="0" w:space="0" w:color="auto"/>
            <w:left w:val="none" w:sz="0" w:space="0" w:color="auto"/>
            <w:bottom w:val="none" w:sz="0" w:space="0" w:color="auto"/>
            <w:right w:val="none" w:sz="0" w:space="0" w:color="auto"/>
          </w:divBdr>
        </w:div>
        <w:div w:id="1445030392">
          <w:marLeft w:val="640"/>
          <w:marRight w:val="0"/>
          <w:marTop w:val="0"/>
          <w:marBottom w:val="0"/>
          <w:divBdr>
            <w:top w:val="none" w:sz="0" w:space="0" w:color="auto"/>
            <w:left w:val="none" w:sz="0" w:space="0" w:color="auto"/>
            <w:bottom w:val="none" w:sz="0" w:space="0" w:color="auto"/>
            <w:right w:val="none" w:sz="0" w:space="0" w:color="auto"/>
          </w:divBdr>
        </w:div>
        <w:div w:id="2113625161">
          <w:marLeft w:val="640"/>
          <w:marRight w:val="0"/>
          <w:marTop w:val="0"/>
          <w:marBottom w:val="0"/>
          <w:divBdr>
            <w:top w:val="none" w:sz="0" w:space="0" w:color="auto"/>
            <w:left w:val="none" w:sz="0" w:space="0" w:color="auto"/>
            <w:bottom w:val="none" w:sz="0" w:space="0" w:color="auto"/>
            <w:right w:val="none" w:sz="0" w:space="0" w:color="auto"/>
          </w:divBdr>
        </w:div>
        <w:div w:id="4597228">
          <w:marLeft w:val="640"/>
          <w:marRight w:val="0"/>
          <w:marTop w:val="0"/>
          <w:marBottom w:val="0"/>
          <w:divBdr>
            <w:top w:val="none" w:sz="0" w:space="0" w:color="auto"/>
            <w:left w:val="none" w:sz="0" w:space="0" w:color="auto"/>
            <w:bottom w:val="none" w:sz="0" w:space="0" w:color="auto"/>
            <w:right w:val="none" w:sz="0" w:space="0" w:color="auto"/>
          </w:divBdr>
        </w:div>
        <w:div w:id="1768621688">
          <w:marLeft w:val="640"/>
          <w:marRight w:val="0"/>
          <w:marTop w:val="0"/>
          <w:marBottom w:val="0"/>
          <w:divBdr>
            <w:top w:val="none" w:sz="0" w:space="0" w:color="auto"/>
            <w:left w:val="none" w:sz="0" w:space="0" w:color="auto"/>
            <w:bottom w:val="none" w:sz="0" w:space="0" w:color="auto"/>
            <w:right w:val="none" w:sz="0" w:space="0" w:color="auto"/>
          </w:divBdr>
        </w:div>
        <w:div w:id="761413762">
          <w:marLeft w:val="640"/>
          <w:marRight w:val="0"/>
          <w:marTop w:val="0"/>
          <w:marBottom w:val="0"/>
          <w:divBdr>
            <w:top w:val="none" w:sz="0" w:space="0" w:color="auto"/>
            <w:left w:val="none" w:sz="0" w:space="0" w:color="auto"/>
            <w:bottom w:val="none" w:sz="0" w:space="0" w:color="auto"/>
            <w:right w:val="none" w:sz="0" w:space="0" w:color="auto"/>
          </w:divBdr>
        </w:div>
        <w:div w:id="1200820925">
          <w:marLeft w:val="640"/>
          <w:marRight w:val="0"/>
          <w:marTop w:val="0"/>
          <w:marBottom w:val="0"/>
          <w:divBdr>
            <w:top w:val="none" w:sz="0" w:space="0" w:color="auto"/>
            <w:left w:val="none" w:sz="0" w:space="0" w:color="auto"/>
            <w:bottom w:val="none" w:sz="0" w:space="0" w:color="auto"/>
            <w:right w:val="none" w:sz="0" w:space="0" w:color="auto"/>
          </w:divBdr>
        </w:div>
        <w:div w:id="1578325018">
          <w:marLeft w:val="640"/>
          <w:marRight w:val="0"/>
          <w:marTop w:val="0"/>
          <w:marBottom w:val="0"/>
          <w:divBdr>
            <w:top w:val="none" w:sz="0" w:space="0" w:color="auto"/>
            <w:left w:val="none" w:sz="0" w:space="0" w:color="auto"/>
            <w:bottom w:val="none" w:sz="0" w:space="0" w:color="auto"/>
            <w:right w:val="none" w:sz="0" w:space="0" w:color="auto"/>
          </w:divBdr>
        </w:div>
      </w:divsChild>
    </w:div>
    <w:div w:id="210310591">
      <w:bodyDiv w:val="1"/>
      <w:marLeft w:val="0"/>
      <w:marRight w:val="0"/>
      <w:marTop w:val="0"/>
      <w:marBottom w:val="0"/>
      <w:divBdr>
        <w:top w:val="none" w:sz="0" w:space="0" w:color="auto"/>
        <w:left w:val="none" w:sz="0" w:space="0" w:color="auto"/>
        <w:bottom w:val="none" w:sz="0" w:space="0" w:color="auto"/>
        <w:right w:val="none" w:sz="0" w:space="0" w:color="auto"/>
      </w:divBdr>
      <w:divsChild>
        <w:div w:id="63602533">
          <w:marLeft w:val="640"/>
          <w:marRight w:val="0"/>
          <w:marTop w:val="0"/>
          <w:marBottom w:val="0"/>
          <w:divBdr>
            <w:top w:val="none" w:sz="0" w:space="0" w:color="auto"/>
            <w:left w:val="none" w:sz="0" w:space="0" w:color="auto"/>
            <w:bottom w:val="none" w:sz="0" w:space="0" w:color="auto"/>
            <w:right w:val="none" w:sz="0" w:space="0" w:color="auto"/>
          </w:divBdr>
        </w:div>
        <w:div w:id="2120877247">
          <w:marLeft w:val="640"/>
          <w:marRight w:val="0"/>
          <w:marTop w:val="0"/>
          <w:marBottom w:val="0"/>
          <w:divBdr>
            <w:top w:val="none" w:sz="0" w:space="0" w:color="auto"/>
            <w:left w:val="none" w:sz="0" w:space="0" w:color="auto"/>
            <w:bottom w:val="none" w:sz="0" w:space="0" w:color="auto"/>
            <w:right w:val="none" w:sz="0" w:space="0" w:color="auto"/>
          </w:divBdr>
        </w:div>
        <w:div w:id="550767661">
          <w:marLeft w:val="640"/>
          <w:marRight w:val="0"/>
          <w:marTop w:val="0"/>
          <w:marBottom w:val="0"/>
          <w:divBdr>
            <w:top w:val="none" w:sz="0" w:space="0" w:color="auto"/>
            <w:left w:val="none" w:sz="0" w:space="0" w:color="auto"/>
            <w:bottom w:val="none" w:sz="0" w:space="0" w:color="auto"/>
            <w:right w:val="none" w:sz="0" w:space="0" w:color="auto"/>
          </w:divBdr>
        </w:div>
        <w:div w:id="532767279">
          <w:marLeft w:val="640"/>
          <w:marRight w:val="0"/>
          <w:marTop w:val="0"/>
          <w:marBottom w:val="0"/>
          <w:divBdr>
            <w:top w:val="none" w:sz="0" w:space="0" w:color="auto"/>
            <w:left w:val="none" w:sz="0" w:space="0" w:color="auto"/>
            <w:bottom w:val="none" w:sz="0" w:space="0" w:color="auto"/>
            <w:right w:val="none" w:sz="0" w:space="0" w:color="auto"/>
          </w:divBdr>
        </w:div>
        <w:div w:id="1090154681">
          <w:marLeft w:val="640"/>
          <w:marRight w:val="0"/>
          <w:marTop w:val="0"/>
          <w:marBottom w:val="0"/>
          <w:divBdr>
            <w:top w:val="none" w:sz="0" w:space="0" w:color="auto"/>
            <w:left w:val="none" w:sz="0" w:space="0" w:color="auto"/>
            <w:bottom w:val="none" w:sz="0" w:space="0" w:color="auto"/>
            <w:right w:val="none" w:sz="0" w:space="0" w:color="auto"/>
          </w:divBdr>
        </w:div>
        <w:div w:id="366032320">
          <w:marLeft w:val="640"/>
          <w:marRight w:val="0"/>
          <w:marTop w:val="0"/>
          <w:marBottom w:val="0"/>
          <w:divBdr>
            <w:top w:val="none" w:sz="0" w:space="0" w:color="auto"/>
            <w:left w:val="none" w:sz="0" w:space="0" w:color="auto"/>
            <w:bottom w:val="none" w:sz="0" w:space="0" w:color="auto"/>
            <w:right w:val="none" w:sz="0" w:space="0" w:color="auto"/>
          </w:divBdr>
        </w:div>
        <w:div w:id="389963131">
          <w:marLeft w:val="640"/>
          <w:marRight w:val="0"/>
          <w:marTop w:val="0"/>
          <w:marBottom w:val="0"/>
          <w:divBdr>
            <w:top w:val="none" w:sz="0" w:space="0" w:color="auto"/>
            <w:left w:val="none" w:sz="0" w:space="0" w:color="auto"/>
            <w:bottom w:val="none" w:sz="0" w:space="0" w:color="auto"/>
            <w:right w:val="none" w:sz="0" w:space="0" w:color="auto"/>
          </w:divBdr>
        </w:div>
        <w:div w:id="1421878362">
          <w:marLeft w:val="640"/>
          <w:marRight w:val="0"/>
          <w:marTop w:val="0"/>
          <w:marBottom w:val="0"/>
          <w:divBdr>
            <w:top w:val="none" w:sz="0" w:space="0" w:color="auto"/>
            <w:left w:val="none" w:sz="0" w:space="0" w:color="auto"/>
            <w:bottom w:val="none" w:sz="0" w:space="0" w:color="auto"/>
            <w:right w:val="none" w:sz="0" w:space="0" w:color="auto"/>
          </w:divBdr>
        </w:div>
        <w:div w:id="904492097">
          <w:marLeft w:val="640"/>
          <w:marRight w:val="0"/>
          <w:marTop w:val="0"/>
          <w:marBottom w:val="0"/>
          <w:divBdr>
            <w:top w:val="none" w:sz="0" w:space="0" w:color="auto"/>
            <w:left w:val="none" w:sz="0" w:space="0" w:color="auto"/>
            <w:bottom w:val="none" w:sz="0" w:space="0" w:color="auto"/>
            <w:right w:val="none" w:sz="0" w:space="0" w:color="auto"/>
          </w:divBdr>
        </w:div>
        <w:div w:id="200364092">
          <w:marLeft w:val="640"/>
          <w:marRight w:val="0"/>
          <w:marTop w:val="0"/>
          <w:marBottom w:val="0"/>
          <w:divBdr>
            <w:top w:val="none" w:sz="0" w:space="0" w:color="auto"/>
            <w:left w:val="none" w:sz="0" w:space="0" w:color="auto"/>
            <w:bottom w:val="none" w:sz="0" w:space="0" w:color="auto"/>
            <w:right w:val="none" w:sz="0" w:space="0" w:color="auto"/>
          </w:divBdr>
        </w:div>
        <w:div w:id="532496361">
          <w:marLeft w:val="640"/>
          <w:marRight w:val="0"/>
          <w:marTop w:val="0"/>
          <w:marBottom w:val="0"/>
          <w:divBdr>
            <w:top w:val="none" w:sz="0" w:space="0" w:color="auto"/>
            <w:left w:val="none" w:sz="0" w:space="0" w:color="auto"/>
            <w:bottom w:val="none" w:sz="0" w:space="0" w:color="auto"/>
            <w:right w:val="none" w:sz="0" w:space="0" w:color="auto"/>
          </w:divBdr>
        </w:div>
        <w:div w:id="1804804972">
          <w:marLeft w:val="640"/>
          <w:marRight w:val="0"/>
          <w:marTop w:val="0"/>
          <w:marBottom w:val="0"/>
          <w:divBdr>
            <w:top w:val="none" w:sz="0" w:space="0" w:color="auto"/>
            <w:left w:val="none" w:sz="0" w:space="0" w:color="auto"/>
            <w:bottom w:val="none" w:sz="0" w:space="0" w:color="auto"/>
            <w:right w:val="none" w:sz="0" w:space="0" w:color="auto"/>
          </w:divBdr>
        </w:div>
        <w:div w:id="2105299902">
          <w:marLeft w:val="640"/>
          <w:marRight w:val="0"/>
          <w:marTop w:val="0"/>
          <w:marBottom w:val="0"/>
          <w:divBdr>
            <w:top w:val="none" w:sz="0" w:space="0" w:color="auto"/>
            <w:left w:val="none" w:sz="0" w:space="0" w:color="auto"/>
            <w:bottom w:val="none" w:sz="0" w:space="0" w:color="auto"/>
            <w:right w:val="none" w:sz="0" w:space="0" w:color="auto"/>
          </w:divBdr>
        </w:div>
        <w:div w:id="906065506">
          <w:marLeft w:val="640"/>
          <w:marRight w:val="0"/>
          <w:marTop w:val="0"/>
          <w:marBottom w:val="0"/>
          <w:divBdr>
            <w:top w:val="none" w:sz="0" w:space="0" w:color="auto"/>
            <w:left w:val="none" w:sz="0" w:space="0" w:color="auto"/>
            <w:bottom w:val="none" w:sz="0" w:space="0" w:color="auto"/>
            <w:right w:val="none" w:sz="0" w:space="0" w:color="auto"/>
          </w:divBdr>
        </w:div>
        <w:div w:id="1274939606">
          <w:marLeft w:val="640"/>
          <w:marRight w:val="0"/>
          <w:marTop w:val="0"/>
          <w:marBottom w:val="0"/>
          <w:divBdr>
            <w:top w:val="none" w:sz="0" w:space="0" w:color="auto"/>
            <w:left w:val="none" w:sz="0" w:space="0" w:color="auto"/>
            <w:bottom w:val="none" w:sz="0" w:space="0" w:color="auto"/>
            <w:right w:val="none" w:sz="0" w:space="0" w:color="auto"/>
          </w:divBdr>
        </w:div>
        <w:div w:id="291442386">
          <w:marLeft w:val="640"/>
          <w:marRight w:val="0"/>
          <w:marTop w:val="0"/>
          <w:marBottom w:val="0"/>
          <w:divBdr>
            <w:top w:val="none" w:sz="0" w:space="0" w:color="auto"/>
            <w:left w:val="none" w:sz="0" w:space="0" w:color="auto"/>
            <w:bottom w:val="none" w:sz="0" w:space="0" w:color="auto"/>
            <w:right w:val="none" w:sz="0" w:space="0" w:color="auto"/>
          </w:divBdr>
        </w:div>
        <w:div w:id="692388690">
          <w:marLeft w:val="640"/>
          <w:marRight w:val="0"/>
          <w:marTop w:val="0"/>
          <w:marBottom w:val="0"/>
          <w:divBdr>
            <w:top w:val="none" w:sz="0" w:space="0" w:color="auto"/>
            <w:left w:val="none" w:sz="0" w:space="0" w:color="auto"/>
            <w:bottom w:val="none" w:sz="0" w:space="0" w:color="auto"/>
            <w:right w:val="none" w:sz="0" w:space="0" w:color="auto"/>
          </w:divBdr>
        </w:div>
        <w:div w:id="1638144215">
          <w:marLeft w:val="640"/>
          <w:marRight w:val="0"/>
          <w:marTop w:val="0"/>
          <w:marBottom w:val="0"/>
          <w:divBdr>
            <w:top w:val="none" w:sz="0" w:space="0" w:color="auto"/>
            <w:left w:val="none" w:sz="0" w:space="0" w:color="auto"/>
            <w:bottom w:val="none" w:sz="0" w:space="0" w:color="auto"/>
            <w:right w:val="none" w:sz="0" w:space="0" w:color="auto"/>
          </w:divBdr>
        </w:div>
        <w:div w:id="1822648069">
          <w:marLeft w:val="640"/>
          <w:marRight w:val="0"/>
          <w:marTop w:val="0"/>
          <w:marBottom w:val="0"/>
          <w:divBdr>
            <w:top w:val="none" w:sz="0" w:space="0" w:color="auto"/>
            <w:left w:val="none" w:sz="0" w:space="0" w:color="auto"/>
            <w:bottom w:val="none" w:sz="0" w:space="0" w:color="auto"/>
            <w:right w:val="none" w:sz="0" w:space="0" w:color="auto"/>
          </w:divBdr>
        </w:div>
        <w:div w:id="1172600272">
          <w:marLeft w:val="640"/>
          <w:marRight w:val="0"/>
          <w:marTop w:val="0"/>
          <w:marBottom w:val="0"/>
          <w:divBdr>
            <w:top w:val="none" w:sz="0" w:space="0" w:color="auto"/>
            <w:left w:val="none" w:sz="0" w:space="0" w:color="auto"/>
            <w:bottom w:val="none" w:sz="0" w:space="0" w:color="auto"/>
            <w:right w:val="none" w:sz="0" w:space="0" w:color="auto"/>
          </w:divBdr>
        </w:div>
        <w:div w:id="1436437996">
          <w:marLeft w:val="640"/>
          <w:marRight w:val="0"/>
          <w:marTop w:val="0"/>
          <w:marBottom w:val="0"/>
          <w:divBdr>
            <w:top w:val="none" w:sz="0" w:space="0" w:color="auto"/>
            <w:left w:val="none" w:sz="0" w:space="0" w:color="auto"/>
            <w:bottom w:val="none" w:sz="0" w:space="0" w:color="auto"/>
            <w:right w:val="none" w:sz="0" w:space="0" w:color="auto"/>
          </w:divBdr>
        </w:div>
        <w:div w:id="101925340">
          <w:marLeft w:val="640"/>
          <w:marRight w:val="0"/>
          <w:marTop w:val="0"/>
          <w:marBottom w:val="0"/>
          <w:divBdr>
            <w:top w:val="none" w:sz="0" w:space="0" w:color="auto"/>
            <w:left w:val="none" w:sz="0" w:space="0" w:color="auto"/>
            <w:bottom w:val="none" w:sz="0" w:space="0" w:color="auto"/>
            <w:right w:val="none" w:sz="0" w:space="0" w:color="auto"/>
          </w:divBdr>
        </w:div>
        <w:div w:id="632829853">
          <w:marLeft w:val="640"/>
          <w:marRight w:val="0"/>
          <w:marTop w:val="0"/>
          <w:marBottom w:val="0"/>
          <w:divBdr>
            <w:top w:val="none" w:sz="0" w:space="0" w:color="auto"/>
            <w:left w:val="none" w:sz="0" w:space="0" w:color="auto"/>
            <w:bottom w:val="none" w:sz="0" w:space="0" w:color="auto"/>
            <w:right w:val="none" w:sz="0" w:space="0" w:color="auto"/>
          </w:divBdr>
        </w:div>
        <w:div w:id="721832924">
          <w:marLeft w:val="640"/>
          <w:marRight w:val="0"/>
          <w:marTop w:val="0"/>
          <w:marBottom w:val="0"/>
          <w:divBdr>
            <w:top w:val="none" w:sz="0" w:space="0" w:color="auto"/>
            <w:left w:val="none" w:sz="0" w:space="0" w:color="auto"/>
            <w:bottom w:val="none" w:sz="0" w:space="0" w:color="auto"/>
            <w:right w:val="none" w:sz="0" w:space="0" w:color="auto"/>
          </w:divBdr>
        </w:div>
        <w:div w:id="1486975913">
          <w:marLeft w:val="640"/>
          <w:marRight w:val="0"/>
          <w:marTop w:val="0"/>
          <w:marBottom w:val="0"/>
          <w:divBdr>
            <w:top w:val="none" w:sz="0" w:space="0" w:color="auto"/>
            <w:left w:val="none" w:sz="0" w:space="0" w:color="auto"/>
            <w:bottom w:val="none" w:sz="0" w:space="0" w:color="auto"/>
            <w:right w:val="none" w:sz="0" w:space="0" w:color="auto"/>
          </w:divBdr>
        </w:div>
        <w:div w:id="1062019870">
          <w:marLeft w:val="640"/>
          <w:marRight w:val="0"/>
          <w:marTop w:val="0"/>
          <w:marBottom w:val="0"/>
          <w:divBdr>
            <w:top w:val="none" w:sz="0" w:space="0" w:color="auto"/>
            <w:left w:val="none" w:sz="0" w:space="0" w:color="auto"/>
            <w:bottom w:val="none" w:sz="0" w:space="0" w:color="auto"/>
            <w:right w:val="none" w:sz="0" w:space="0" w:color="auto"/>
          </w:divBdr>
        </w:div>
        <w:div w:id="1411274294">
          <w:marLeft w:val="640"/>
          <w:marRight w:val="0"/>
          <w:marTop w:val="0"/>
          <w:marBottom w:val="0"/>
          <w:divBdr>
            <w:top w:val="none" w:sz="0" w:space="0" w:color="auto"/>
            <w:left w:val="none" w:sz="0" w:space="0" w:color="auto"/>
            <w:bottom w:val="none" w:sz="0" w:space="0" w:color="auto"/>
            <w:right w:val="none" w:sz="0" w:space="0" w:color="auto"/>
          </w:divBdr>
        </w:div>
        <w:div w:id="15890111">
          <w:marLeft w:val="640"/>
          <w:marRight w:val="0"/>
          <w:marTop w:val="0"/>
          <w:marBottom w:val="0"/>
          <w:divBdr>
            <w:top w:val="none" w:sz="0" w:space="0" w:color="auto"/>
            <w:left w:val="none" w:sz="0" w:space="0" w:color="auto"/>
            <w:bottom w:val="none" w:sz="0" w:space="0" w:color="auto"/>
            <w:right w:val="none" w:sz="0" w:space="0" w:color="auto"/>
          </w:divBdr>
        </w:div>
        <w:div w:id="535772886">
          <w:marLeft w:val="640"/>
          <w:marRight w:val="0"/>
          <w:marTop w:val="0"/>
          <w:marBottom w:val="0"/>
          <w:divBdr>
            <w:top w:val="none" w:sz="0" w:space="0" w:color="auto"/>
            <w:left w:val="none" w:sz="0" w:space="0" w:color="auto"/>
            <w:bottom w:val="none" w:sz="0" w:space="0" w:color="auto"/>
            <w:right w:val="none" w:sz="0" w:space="0" w:color="auto"/>
          </w:divBdr>
        </w:div>
        <w:div w:id="1096558948">
          <w:marLeft w:val="640"/>
          <w:marRight w:val="0"/>
          <w:marTop w:val="0"/>
          <w:marBottom w:val="0"/>
          <w:divBdr>
            <w:top w:val="none" w:sz="0" w:space="0" w:color="auto"/>
            <w:left w:val="none" w:sz="0" w:space="0" w:color="auto"/>
            <w:bottom w:val="none" w:sz="0" w:space="0" w:color="auto"/>
            <w:right w:val="none" w:sz="0" w:space="0" w:color="auto"/>
          </w:divBdr>
        </w:div>
        <w:div w:id="1897084832">
          <w:marLeft w:val="640"/>
          <w:marRight w:val="0"/>
          <w:marTop w:val="0"/>
          <w:marBottom w:val="0"/>
          <w:divBdr>
            <w:top w:val="none" w:sz="0" w:space="0" w:color="auto"/>
            <w:left w:val="none" w:sz="0" w:space="0" w:color="auto"/>
            <w:bottom w:val="none" w:sz="0" w:space="0" w:color="auto"/>
            <w:right w:val="none" w:sz="0" w:space="0" w:color="auto"/>
          </w:divBdr>
        </w:div>
        <w:div w:id="309094083">
          <w:marLeft w:val="640"/>
          <w:marRight w:val="0"/>
          <w:marTop w:val="0"/>
          <w:marBottom w:val="0"/>
          <w:divBdr>
            <w:top w:val="none" w:sz="0" w:space="0" w:color="auto"/>
            <w:left w:val="none" w:sz="0" w:space="0" w:color="auto"/>
            <w:bottom w:val="none" w:sz="0" w:space="0" w:color="auto"/>
            <w:right w:val="none" w:sz="0" w:space="0" w:color="auto"/>
          </w:divBdr>
        </w:div>
        <w:div w:id="1535652954">
          <w:marLeft w:val="640"/>
          <w:marRight w:val="0"/>
          <w:marTop w:val="0"/>
          <w:marBottom w:val="0"/>
          <w:divBdr>
            <w:top w:val="none" w:sz="0" w:space="0" w:color="auto"/>
            <w:left w:val="none" w:sz="0" w:space="0" w:color="auto"/>
            <w:bottom w:val="none" w:sz="0" w:space="0" w:color="auto"/>
            <w:right w:val="none" w:sz="0" w:space="0" w:color="auto"/>
          </w:divBdr>
        </w:div>
        <w:div w:id="2039618777">
          <w:marLeft w:val="640"/>
          <w:marRight w:val="0"/>
          <w:marTop w:val="0"/>
          <w:marBottom w:val="0"/>
          <w:divBdr>
            <w:top w:val="none" w:sz="0" w:space="0" w:color="auto"/>
            <w:left w:val="none" w:sz="0" w:space="0" w:color="auto"/>
            <w:bottom w:val="none" w:sz="0" w:space="0" w:color="auto"/>
            <w:right w:val="none" w:sz="0" w:space="0" w:color="auto"/>
          </w:divBdr>
        </w:div>
        <w:div w:id="1288203525">
          <w:marLeft w:val="640"/>
          <w:marRight w:val="0"/>
          <w:marTop w:val="0"/>
          <w:marBottom w:val="0"/>
          <w:divBdr>
            <w:top w:val="none" w:sz="0" w:space="0" w:color="auto"/>
            <w:left w:val="none" w:sz="0" w:space="0" w:color="auto"/>
            <w:bottom w:val="none" w:sz="0" w:space="0" w:color="auto"/>
            <w:right w:val="none" w:sz="0" w:space="0" w:color="auto"/>
          </w:divBdr>
        </w:div>
        <w:div w:id="38020873">
          <w:marLeft w:val="640"/>
          <w:marRight w:val="0"/>
          <w:marTop w:val="0"/>
          <w:marBottom w:val="0"/>
          <w:divBdr>
            <w:top w:val="none" w:sz="0" w:space="0" w:color="auto"/>
            <w:left w:val="none" w:sz="0" w:space="0" w:color="auto"/>
            <w:bottom w:val="none" w:sz="0" w:space="0" w:color="auto"/>
            <w:right w:val="none" w:sz="0" w:space="0" w:color="auto"/>
          </w:divBdr>
        </w:div>
        <w:div w:id="105278773">
          <w:marLeft w:val="640"/>
          <w:marRight w:val="0"/>
          <w:marTop w:val="0"/>
          <w:marBottom w:val="0"/>
          <w:divBdr>
            <w:top w:val="none" w:sz="0" w:space="0" w:color="auto"/>
            <w:left w:val="none" w:sz="0" w:space="0" w:color="auto"/>
            <w:bottom w:val="none" w:sz="0" w:space="0" w:color="auto"/>
            <w:right w:val="none" w:sz="0" w:space="0" w:color="auto"/>
          </w:divBdr>
        </w:div>
        <w:div w:id="894463052">
          <w:marLeft w:val="640"/>
          <w:marRight w:val="0"/>
          <w:marTop w:val="0"/>
          <w:marBottom w:val="0"/>
          <w:divBdr>
            <w:top w:val="none" w:sz="0" w:space="0" w:color="auto"/>
            <w:left w:val="none" w:sz="0" w:space="0" w:color="auto"/>
            <w:bottom w:val="none" w:sz="0" w:space="0" w:color="auto"/>
            <w:right w:val="none" w:sz="0" w:space="0" w:color="auto"/>
          </w:divBdr>
        </w:div>
        <w:div w:id="901258695">
          <w:marLeft w:val="640"/>
          <w:marRight w:val="0"/>
          <w:marTop w:val="0"/>
          <w:marBottom w:val="0"/>
          <w:divBdr>
            <w:top w:val="none" w:sz="0" w:space="0" w:color="auto"/>
            <w:left w:val="none" w:sz="0" w:space="0" w:color="auto"/>
            <w:bottom w:val="none" w:sz="0" w:space="0" w:color="auto"/>
            <w:right w:val="none" w:sz="0" w:space="0" w:color="auto"/>
          </w:divBdr>
        </w:div>
        <w:div w:id="1510945398">
          <w:marLeft w:val="640"/>
          <w:marRight w:val="0"/>
          <w:marTop w:val="0"/>
          <w:marBottom w:val="0"/>
          <w:divBdr>
            <w:top w:val="none" w:sz="0" w:space="0" w:color="auto"/>
            <w:left w:val="none" w:sz="0" w:space="0" w:color="auto"/>
            <w:bottom w:val="none" w:sz="0" w:space="0" w:color="auto"/>
            <w:right w:val="none" w:sz="0" w:space="0" w:color="auto"/>
          </w:divBdr>
        </w:div>
        <w:div w:id="1920290559">
          <w:marLeft w:val="640"/>
          <w:marRight w:val="0"/>
          <w:marTop w:val="0"/>
          <w:marBottom w:val="0"/>
          <w:divBdr>
            <w:top w:val="none" w:sz="0" w:space="0" w:color="auto"/>
            <w:left w:val="none" w:sz="0" w:space="0" w:color="auto"/>
            <w:bottom w:val="none" w:sz="0" w:space="0" w:color="auto"/>
            <w:right w:val="none" w:sz="0" w:space="0" w:color="auto"/>
          </w:divBdr>
        </w:div>
        <w:div w:id="708187954">
          <w:marLeft w:val="640"/>
          <w:marRight w:val="0"/>
          <w:marTop w:val="0"/>
          <w:marBottom w:val="0"/>
          <w:divBdr>
            <w:top w:val="none" w:sz="0" w:space="0" w:color="auto"/>
            <w:left w:val="none" w:sz="0" w:space="0" w:color="auto"/>
            <w:bottom w:val="none" w:sz="0" w:space="0" w:color="auto"/>
            <w:right w:val="none" w:sz="0" w:space="0" w:color="auto"/>
          </w:divBdr>
        </w:div>
        <w:div w:id="1670716519">
          <w:marLeft w:val="640"/>
          <w:marRight w:val="0"/>
          <w:marTop w:val="0"/>
          <w:marBottom w:val="0"/>
          <w:divBdr>
            <w:top w:val="none" w:sz="0" w:space="0" w:color="auto"/>
            <w:left w:val="none" w:sz="0" w:space="0" w:color="auto"/>
            <w:bottom w:val="none" w:sz="0" w:space="0" w:color="auto"/>
            <w:right w:val="none" w:sz="0" w:space="0" w:color="auto"/>
          </w:divBdr>
        </w:div>
        <w:div w:id="728110125">
          <w:marLeft w:val="640"/>
          <w:marRight w:val="0"/>
          <w:marTop w:val="0"/>
          <w:marBottom w:val="0"/>
          <w:divBdr>
            <w:top w:val="none" w:sz="0" w:space="0" w:color="auto"/>
            <w:left w:val="none" w:sz="0" w:space="0" w:color="auto"/>
            <w:bottom w:val="none" w:sz="0" w:space="0" w:color="auto"/>
            <w:right w:val="none" w:sz="0" w:space="0" w:color="auto"/>
          </w:divBdr>
        </w:div>
        <w:div w:id="52780269">
          <w:marLeft w:val="640"/>
          <w:marRight w:val="0"/>
          <w:marTop w:val="0"/>
          <w:marBottom w:val="0"/>
          <w:divBdr>
            <w:top w:val="none" w:sz="0" w:space="0" w:color="auto"/>
            <w:left w:val="none" w:sz="0" w:space="0" w:color="auto"/>
            <w:bottom w:val="none" w:sz="0" w:space="0" w:color="auto"/>
            <w:right w:val="none" w:sz="0" w:space="0" w:color="auto"/>
          </w:divBdr>
        </w:div>
        <w:div w:id="420755952">
          <w:marLeft w:val="640"/>
          <w:marRight w:val="0"/>
          <w:marTop w:val="0"/>
          <w:marBottom w:val="0"/>
          <w:divBdr>
            <w:top w:val="none" w:sz="0" w:space="0" w:color="auto"/>
            <w:left w:val="none" w:sz="0" w:space="0" w:color="auto"/>
            <w:bottom w:val="none" w:sz="0" w:space="0" w:color="auto"/>
            <w:right w:val="none" w:sz="0" w:space="0" w:color="auto"/>
          </w:divBdr>
        </w:div>
        <w:div w:id="1082945560">
          <w:marLeft w:val="640"/>
          <w:marRight w:val="0"/>
          <w:marTop w:val="0"/>
          <w:marBottom w:val="0"/>
          <w:divBdr>
            <w:top w:val="none" w:sz="0" w:space="0" w:color="auto"/>
            <w:left w:val="none" w:sz="0" w:space="0" w:color="auto"/>
            <w:bottom w:val="none" w:sz="0" w:space="0" w:color="auto"/>
            <w:right w:val="none" w:sz="0" w:space="0" w:color="auto"/>
          </w:divBdr>
        </w:div>
        <w:div w:id="1956860648">
          <w:marLeft w:val="640"/>
          <w:marRight w:val="0"/>
          <w:marTop w:val="0"/>
          <w:marBottom w:val="0"/>
          <w:divBdr>
            <w:top w:val="none" w:sz="0" w:space="0" w:color="auto"/>
            <w:left w:val="none" w:sz="0" w:space="0" w:color="auto"/>
            <w:bottom w:val="none" w:sz="0" w:space="0" w:color="auto"/>
            <w:right w:val="none" w:sz="0" w:space="0" w:color="auto"/>
          </w:divBdr>
        </w:div>
        <w:div w:id="791363212">
          <w:marLeft w:val="640"/>
          <w:marRight w:val="0"/>
          <w:marTop w:val="0"/>
          <w:marBottom w:val="0"/>
          <w:divBdr>
            <w:top w:val="none" w:sz="0" w:space="0" w:color="auto"/>
            <w:left w:val="none" w:sz="0" w:space="0" w:color="auto"/>
            <w:bottom w:val="none" w:sz="0" w:space="0" w:color="auto"/>
            <w:right w:val="none" w:sz="0" w:space="0" w:color="auto"/>
          </w:divBdr>
        </w:div>
        <w:div w:id="524095112">
          <w:marLeft w:val="640"/>
          <w:marRight w:val="0"/>
          <w:marTop w:val="0"/>
          <w:marBottom w:val="0"/>
          <w:divBdr>
            <w:top w:val="none" w:sz="0" w:space="0" w:color="auto"/>
            <w:left w:val="none" w:sz="0" w:space="0" w:color="auto"/>
            <w:bottom w:val="none" w:sz="0" w:space="0" w:color="auto"/>
            <w:right w:val="none" w:sz="0" w:space="0" w:color="auto"/>
          </w:divBdr>
        </w:div>
        <w:div w:id="155607493">
          <w:marLeft w:val="640"/>
          <w:marRight w:val="0"/>
          <w:marTop w:val="0"/>
          <w:marBottom w:val="0"/>
          <w:divBdr>
            <w:top w:val="none" w:sz="0" w:space="0" w:color="auto"/>
            <w:left w:val="none" w:sz="0" w:space="0" w:color="auto"/>
            <w:bottom w:val="none" w:sz="0" w:space="0" w:color="auto"/>
            <w:right w:val="none" w:sz="0" w:space="0" w:color="auto"/>
          </w:divBdr>
        </w:div>
        <w:div w:id="1721712034">
          <w:marLeft w:val="640"/>
          <w:marRight w:val="0"/>
          <w:marTop w:val="0"/>
          <w:marBottom w:val="0"/>
          <w:divBdr>
            <w:top w:val="none" w:sz="0" w:space="0" w:color="auto"/>
            <w:left w:val="none" w:sz="0" w:space="0" w:color="auto"/>
            <w:bottom w:val="none" w:sz="0" w:space="0" w:color="auto"/>
            <w:right w:val="none" w:sz="0" w:space="0" w:color="auto"/>
          </w:divBdr>
        </w:div>
        <w:div w:id="200483337">
          <w:marLeft w:val="640"/>
          <w:marRight w:val="0"/>
          <w:marTop w:val="0"/>
          <w:marBottom w:val="0"/>
          <w:divBdr>
            <w:top w:val="none" w:sz="0" w:space="0" w:color="auto"/>
            <w:left w:val="none" w:sz="0" w:space="0" w:color="auto"/>
            <w:bottom w:val="none" w:sz="0" w:space="0" w:color="auto"/>
            <w:right w:val="none" w:sz="0" w:space="0" w:color="auto"/>
          </w:divBdr>
        </w:div>
        <w:div w:id="1448814963">
          <w:marLeft w:val="640"/>
          <w:marRight w:val="0"/>
          <w:marTop w:val="0"/>
          <w:marBottom w:val="0"/>
          <w:divBdr>
            <w:top w:val="none" w:sz="0" w:space="0" w:color="auto"/>
            <w:left w:val="none" w:sz="0" w:space="0" w:color="auto"/>
            <w:bottom w:val="none" w:sz="0" w:space="0" w:color="auto"/>
            <w:right w:val="none" w:sz="0" w:space="0" w:color="auto"/>
          </w:divBdr>
        </w:div>
        <w:div w:id="650212396">
          <w:marLeft w:val="640"/>
          <w:marRight w:val="0"/>
          <w:marTop w:val="0"/>
          <w:marBottom w:val="0"/>
          <w:divBdr>
            <w:top w:val="none" w:sz="0" w:space="0" w:color="auto"/>
            <w:left w:val="none" w:sz="0" w:space="0" w:color="auto"/>
            <w:bottom w:val="none" w:sz="0" w:space="0" w:color="auto"/>
            <w:right w:val="none" w:sz="0" w:space="0" w:color="auto"/>
          </w:divBdr>
        </w:div>
        <w:div w:id="1436055327">
          <w:marLeft w:val="640"/>
          <w:marRight w:val="0"/>
          <w:marTop w:val="0"/>
          <w:marBottom w:val="0"/>
          <w:divBdr>
            <w:top w:val="none" w:sz="0" w:space="0" w:color="auto"/>
            <w:left w:val="none" w:sz="0" w:space="0" w:color="auto"/>
            <w:bottom w:val="none" w:sz="0" w:space="0" w:color="auto"/>
            <w:right w:val="none" w:sz="0" w:space="0" w:color="auto"/>
          </w:divBdr>
        </w:div>
        <w:div w:id="515072964">
          <w:marLeft w:val="640"/>
          <w:marRight w:val="0"/>
          <w:marTop w:val="0"/>
          <w:marBottom w:val="0"/>
          <w:divBdr>
            <w:top w:val="none" w:sz="0" w:space="0" w:color="auto"/>
            <w:left w:val="none" w:sz="0" w:space="0" w:color="auto"/>
            <w:bottom w:val="none" w:sz="0" w:space="0" w:color="auto"/>
            <w:right w:val="none" w:sz="0" w:space="0" w:color="auto"/>
          </w:divBdr>
        </w:div>
        <w:div w:id="1893955355">
          <w:marLeft w:val="640"/>
          <w:marRight w:val="0"/>
          <w:marTop w:val="0"/>
          <w:marBottom w:val="0"/>
          <w:divBdr>
            <w:top w:val="none" w:sz="0" w:space="0" w:color="auto"/>
            <w:left w:val="none" w:sz="0" w:space="0" w:color="auto"/>
            <w:bottom w:val="none" w:sz="0" w:space="0" w:color="auto"/>
            <w:right w:val="none" w:sz="0" w:space="0" w:color="auto"/>
          </w:divBdr>
        </w:div>
        <w:div w:id="2092384581">
          <w:marLeft w:val="640"/>
          <w:marRight w:val="0"/>
          <w:marTop w:val="0"/>
          <w:marBottom w:val="0"/>
          <w:divBdr>
            <w:top w:val="none" w:sz="0" w:space="0" w:color="auto"/>
            <w:left w:val="none" w:sz="0" w:space="0" w:color="auto"/>
            <w:bottom w:val="none" w:sz="0" w:space="0" w:color="auto"/>
            <w:right w:val="none" w:sz="0" w:space="0" w:color="auto"/>
          </w:divBdr>
        </w:div>
        <w:div w:id="2135634136">
          <w:marLeft w:val="640"/>
          <w:marRight w:val="0"/>
          <w:marTop w:val="0"/>
          <w:marBottom w:val="0"/>
          <w:divBdr>
            <w:top w:val="none" w:sz="0" w:space="0" w:color="auto"/>
            <w:left w:val="none" w:sz="0" w:space="0" w:color="auto"/>
            <w:bottom w:val="none" w:sz="0" w:space="0" w:color="auto"/>
            <w:right w:val="none" w:sz="0" w:space="0" w:color="auto"/>
          </w:divBdr>
        </w:div>
        <w:div w:id="1423262464">
          <w:marLeft w:val="640"/>
          <w:marRight w:val="0"/>
          <w:marTop w:val="0"/>
          <w:marBottom w:val="0"/>
          <w:divBdr>
            <w:top w:val="none" w:sz="0" w:space="0" w:color="auto"/>
            <w:left w:val="none" w:sz="0" w:space="0" w:color="auto"/>
            <w:bottom w:val="none" w:sz="0" w:space="0" w:color="auto"/>
            <w:right w:val="none" w:sz="0" w:space="0" w:color="auto"/>
          </w:divBdr>
        </w:div>
        <w:div w:id="1874075695">
          <w:marLeft w:val="640"/>
          <w:marRight w:val="0"/>
          <w:marTop w:val="0"/>
          <w:marBottom w:val="0"/>
          <w:divBdr>
            <w:top w:val="none" w:sz="0" w:space="0" w:color="auto"/>
            <w:left w:val="none" w:sz="0" w:space="0" w:color="auto"/>
            <w:bottom w:val="none" w:sz="0" w:space="0" w:color="auto"/>
            <w:right w:val="none" w:sz="0" w:space="0" w:color="auto"/>
          </w:divBdr>
        </w:div>
        <w:div w:id="1262179822">
          <w:marLeft w:val="640"/>
          <w:marRight w:val="0"/>
          <w:marTop w:val="0"/>
          <w:marBottom w:val="0"/>
          <w:divBdr>
            <w:top w:val="none" w:sz="0" w:space="0" w:color="auto"/>
            <w:left w:val="none" w:sz="0" w:space="0" w:color="auto"/>
            <w:bottom w:val="none" w:sz="0" w:space="0" w:color="auto"/>
            <w:right w:val="none" w:sz="0" w:space="0" w:color="auto"/>
          </w:divBdr>
        </w:div>
        <w:div w:id="1030453718">
          <w:marLeft w:val="640"/>
          <w:marRight w:val="0"/>
          <w:marTop w:val="0"/>
          <w:marBottom w:val="0"/>
          <w:divBdr>
            <w:top w:val="none" w:sz="0" w:space="0" w:color="auto"/>
            <w:left w:val="none" w:sz="0" w:space="0" w:color="auto"/>
            <w:bottom w:val="none" w:sz="0" w:space="0" w:color="auto"/>
            <w:right w:val="none" w:sz="0" w:space="0" w:color="auto"/>
          </w:divBdr>
        </w:div>
        <w:div w:id="956642370">
          <w:marLeft w:val="640"/>
          <w:marRight w:val="0"/>
          <w:marTop w:val="0"/>
          <w:marBottom w:val="0"/>
          <w:divBdr>
            <w:top w:val="none" w:sz="0" w:space="0" w:color="auto"/>
            <w:left w:val="none" w:sz="0" w:space="0" w:color="auto"/>
            <w:bottom w:val="none" w:sz="0" w:space="0" w:color="auto"/>
            <w:right w:val="none" w:sz="0" w:space="0" w:color="auto"/>
          </w:divBdr>
        </w:div>
        <w:div w:id="1795056215">
          <w:marLeft w:val="640"/>
          <w:marRight w:val="0"/>
          <w:marTop w:val="0"/>
          <w:marBottom w:val="0"/>
          <w:divBdr>
            <w:top w:val="none" w:sz="0" w:space="0" w:color="auto"/>
            <w:left w:val="none" w:sz="0" w:space="0" w:color="auto"/>
            <w:bottom w:val="none" w:sz="0" w:space="0" w:color="auto"/>
            <w:right w:val="none" w:sz="0" w:space="0" w:color="auto"/>
          </w:divBdr>
        </w:div>
        <w:div w:id="1082213847">
          <w:marLeft w:val="640"/>
          <w:marRight w:val="0"/>
          <w:marTop w:val="0"/>
          <w:marBottom w:val="0"/>
          <w:divBdr>
            <w:top w:val="none" w:sz="0" w:space="0" w:color="auto"/>
            <w:left w:val="none" w:sz="0" w:space="0" w:color="auto"/>
            <w:bottom w:val="none" w:sz="0" w:space="0" w:color="auto"/>
            <w:right w:val="none" w:sz="0" w:space="0" w:color="auto"/>
          </w:divBdr>
        </w:div>
        <w:div w:id="1667855597">
          <w:marLeft w:val="640"/>
          <w:marRight w:val="0"/>
          <w:marTop w:val="0"/>
          <w:marBottom w:val="0"/>
          <w:divBdr>
            <w:top w:val="none" w:sz="0" w:space="0" w:color="auto"/>
            <w:left w:val="none" w:sz="0" w:space="0" w:color="auto"/>
            <w:bottom w:val="none" w:sz="0" w:space="0" w:color="auto"/>
            <w:right w:val="none" w:sz="0" w:space="0" w:color="auto"/>
          </w:divBdr>
        </w:div>
        <w:div w:id="1149328100">
          <w:marLeft w:val="640"/>
          <w:marRight w:val="0"/>
          <w:marTop w:val="0"/>
          <w:marBottom w:val="0"/>
          <w:divBdr>
            <w:top w:val="none" w:sz="0" w:space="0" w:color="auto"/>
            <w:left w:val="none" w:sz="0" w:space="0" w:color="auto"/>
            <w:bottom w:val="none" w:sz="0" w:space="0" w:color="auto"/>
            <w:right w:val="none" w:sz="0" w:space="0" w:color="auto"/>
          </w:divBdr>
        </w:div>
        <w:div w:id="165755422">
          <w:marLeft w:val="640"/>
          <w:marRight w:val="0"/>
          <w:marTop w:val="0"/>
          <w:marBottom w:val="0"/>
          <w:divBdr>
            <w:top w:val="none" w:sz="0" w:space="0" w:color="auto"/>
            <w:left w:val="none" w:sz="0" w:space="0" w:color="auto"/>
            <w:bottom w:val="none" w:sz="0" w:space="0" w:color="auto"/>
            <w:right w:val="none" w:sz="0" w:space="0" w:color="auto"/>
          </w:divBdr>
        </w:div>
        <w:div w:id="773983879">
          <w:marLeft w:val="640"/>
          <w:marRight w:val="0"/>
          <w:marTop w:val="0"/>
          <w:marBottom w:val="0"/>
          <w:divBdr>
            <w:top w:val="none" w:sz="0" w:space="0" w:color="auto"/>
            <w:left w:val="none" w:sz="0" w:space="0" w:color="auto"/>
            <w:bottom w:val="none" w:sz="0" w:space="0" w:color="auto"/>
            <w:right w:val="none" w:sz="0" w:space="0" w:color="auto"/>
          </w:divBdr>
        </w:div>
        <w:div w:id="1321930622">
          <w:marLeft w:val="640"/>
          <w:marRight w:val="0"/>
          <w:marTop w:val="0"/>
          <w:marBottom w:val="0"/>
          <w:divBdr>
            <w:top w:val="none" w:sz="0" w:space="0" w:color="auto"/>
            <w:left w:val="none" w:sz="0" w:space="0" w:color="auto"/>
            <w:bottom w:val="none" w:sz="0" w:space="0" w:color="auto"/>
            <w:right w:val="none" w:sz="0" w:space="0" w:color="auto"/>
          </w:divBdr>
        </w:div>
        <w:div w:id="1810324956">
          <w:marLeft w:val="640"/>
          <w:marRight w:val="0"/>
          <w:marTop w:val="0"/>
          <w:marBottom w:val="0"/>
          <w:divBdr>
            <w:top w:val="none" w:sz="0" w:space="0" w:color="auto"/>
            <w:left w:val="none" w:sz="0" w:space="0" w:color="auto"/>
            <w:bottom w:val="none" w:sz="0" w:space="0" w:color="auto"/>
            <w:right w:val="none" w:sz="0" w:space="0" w:color="auto"/>
          </w:divBdr>
        </w:div>
        <w:div w:id="1538347425">
          <w:marLeft w:val="640"/>
          <w:marRight w:val="0"/>
          <w:marTop w:val="0"/>
          <w:marBottom w:val="0"/>
          <w:divBdr>
            <w:top w:val="none" w:sz="0" w:space="0" w:color="auto"/>
            <w:left w:val="none" w:sz="0" w:space="0" w:color="auto"/>
            <w:bottom w:val="none" w:sz="0" w:space="0" w:color="auto"/>
            <w:right w:val="none" w:sz="0" w:space="0" w:color="auto"/>
          </w:divBdr>
        </w:div>
        <w:div w:id="1090270954">
          <w:marLeft w:val="640"/>
          <w:marRight w:val="0"/>
          <w:marTop w:val="0"/>
          <w:marBottom w:val="0"/>
          <w:divBdr>
            <w:top w:val="none" w:sz="0" w:space="0" w:color="auto"/>
            <w:left w:val="none" w:sz="0" w:space="0" w:color="auto"/>
            <w:bottom w:val="none" w:sz="0" w:space="0" w:color="auto"/>
            <w:right w:val="none" w:sz="0" w:space="0" w:color="auto"/>
          </w:divBdr>
        </w:div>
        <w:div w:id="1396976742">
          <w:marLeft w:val="640"/>
          <w:marRight w:val="0"/>
          <w:marTop w:val="0"/>
          <w:marBottom w:val="0"/>
          <w:divBdr>
            <w:top w:val="none" w:sz="0" w:space="0" w:color="auto"/>
            <w:left w:val="none" w:sz="0" w:space="0" w:color="auto"/>
            <w:bottom w:val="none" w:sz="0" w:space="0" w:color="auto"/>
            <w:right w:val="none" w:sz="0" w:space="0" w:color="auto"/>
          </w:divBdr>
        </w:div>
        <w:div w:id="1353919203">
          <w:marLeft w:val="640"/>
          <w:marRight w:val="0"/>
          <w:marTop w:val="0"/>
          <w:marBottom w:val="0"/>
          <w:divBdr>
            <w:top w:val="none" w:sz="0" w:space="0" w:color="auto"/>
            <w:left w:val="none" w:sz="0" w:space="0" w:color="auto"/>
            <w:bottom w:val="none" w:sz="0" w:space="0" w:color="auto"/>
            <w:right w:val="none" w:sz="0" w:space="0" w:color="auto"/>
          </w:divBdr>
        </w:div>
        <w:div w:id="1264337865">
          <w:marLeft w:val="640"/>
          <w:marRight w:val="0"/>
          <w:marTop w:val="0"/>
          <w:marBottom w:val="0"/>
          <w:divBdr>
            <w:top w:val="none" w:sz="0" w:space="0" w:color="auto"/>
            <w:left w:val="none" w:sz="0" w:space="0" w:color="auto"/>
            <w:bottom w:val="none" w:sz="0" w:space="0" w:color="auto"/>
            <w:right w:val="none" w:sz="0" w:space="0" w:color="auto"/>
          </w:divBdr>
        </w:div>
        <w:div w:id="450170890">
          <w:marLeft w:val="640"/>
          <w:marRight w:val="0"/>
          <w:marTop w:val="0"/>
          <w:marBottom w:val="0"/>
          <w:divBdr>
            <w:top w:val="none" w:sz="0" w:space="0" w:color="auto"/>
            <w:left w:val="none" w:sz="0" w:space="0" w:color="auto"/>
            <w:bottom w:val="none" w:sz="0" w:space="0" w:color="auto"/>
            <w:right w:val="none" w:sz="0" w:space="0" w:color="auto"/>
          </w:divBdr>
        </w:div>
        <w:div w:id="1331837216">
          <w:marLeft w:val="640"/>
          <w:marRight w:val="0"/>
          <w:marTop w:val="0"/>
          <w:marBottom w:val="0"/>
          <w:divBdr>
            <w:top w:val="none" w:sz="0" w:space="0" w:color="auto"/>
            <w:left w:val="none" w:sz="0" w:space="0" w:color="auto"/>
            <w:bottom w:val="none" w:sz="0" w:space="0" w:color="auto"/>
            <w:right w:val="none" w:sz="0" w:space="0" w:color="auto"/>
          </w:divBdr>
        </w:div>
        <w:div w:id="250966745">
          <w:marLeft w:val="640"/>
          <w:marRight w:val="0"/>
          <w:marTop w:val="0"/>
          <w:marBottom w:val="0"/>
          <w:divBdr>
            <w:top w:val="none" w:sz="0" w:space="0" w:color="auto"/>
            <w:left w:val="none" w:sz="0" w:space="0" w:color="auto"/>
            <w:bottom w:val="none" w:sz="0" w:space="0" w:color="auto"/>
            <w:right w:val="none" w:sz="0" w:space="0" w:color="auto"/>
          </w:divBdr>
        </w:div>
        <w:div w:id="466975741">
          <w:marLeft w:val="640"/>
          <w:marRight w:val="0"/>
          <w:marTop w:val="0"/>
          <w:marBottom w:val="0"/>
          <w:divBdr>
            <w:top w:val="none" w:sz="0" w:space="0" w:color="auto"/>
            <w:left w:val="none" w:sz="0" w:space="0" w:color="auto"/>
            <w:bottom w:val="none" w:sz="0" w:space="0" w:color="auto"/>
            <w:right w:val="none" w:sz="0" w:space="0" w:color="auto"/>
          </w:divBdr>
        </w:div>
        <w:div w:id="987513305">
          <w:marLeft w:val="640"/>
          <w:marRight w:val="0"/>
          <w:marTop w:val="0"/>
          <w:marBottom w:val="0"/>
          <w:divBdr>
            <w:top w:val="none" w:sz="0" w:space="0" w:color="auto"/>
            <w:left w:val="none" w:sz="0" w:space="0" w:color="auto"/>
            <w:bottom w:val="none" w:sz="0" w:space="0" w:color="auto"/>
            <w:right w:val="none" w:sz="0" w:space="0" w:color="auto"/>
          </w:divBdr>
        </w:div>
        <w:div w:id="751783244">
          <w:marLeft w:val="640"/>
          <w:marRight w:val="0"/>
          <w:marTop w:val="0"/>
          <w:marBottom w:val="0"/>
          <w:divBdr>
            <w:top w:val="none" w:sz="0" w:space="0" w:color="auto"/>
            <w:left w:val="none" w:sz="0" w:space="0" w:color="auto"/>
            <w:bottom w:val="none" w:sz="0" w:space="0" w:color="auto"/>
            <w:right w:val="none" w:sz="0" w:space="0" w:color="auto"/>
          </w:divBdr>
        </w:div>
        <w:div w:id="2008747114">
          <w:marLeft w:val="640"/>
          <w:marRight w:val="0"/>
          <w:marTop w:val="0"/>
          <w:marBottom w:val="0"/>
          <w:divBdr>
            <w:top w:val="none" w:sz="0" w:space="0" w:color="auto"/>
            <w:left w:val="none" w:sz="0" w:space="0" w:color="auto"/>
            <w:bottom w:val="none" w:sz="0" w:space="0" w:color="auto"/>
            <w:right w:val="none" w:sz="0" w:space="0" w:color="auto"/>
          </w:divBdr>
        </w:div>
        <w:div w:id="1014113303">
          <w:marLeft w:val="640"/>
          <w:marRight w:val="0"/>
          <w:marTop w:val="0"/>
          <w:marBottom w:val="0"/>
          <w:divBdr>
            <w:top w:val="none" w:sz="0" w:space="0" w:color="auto"/>
            <w:left w:val="none" w:sz="0" w:space="0" w:color="auto"/>
            <w:bottom w:val="none" w:sz="0" w:space="0" w:color="auto"/>
            <w:right w:val="none" w:sz="0" w:space="0" w:color="auto"/>
          </w:divBdr>
        </w:div>
        <w:div w:id="671880081">
          <w:marLeft w:val="640"/>
          <w:marRight w:val="0"/>
          <w:marTop w:val="0"/>
          <w:marBottom w:val="0"/>
          <w:divBdr>
            <w:top w:val="none" w:sz="0" w:space="0" w:color="auto"/>
            <w:left w:val="none" w:sz="0" w:space="0" w:color="auto"/>
            <w:bottom w:val="none" w:sz="0" w:space="0" w:color="auto"/>
            <w:right w:val="none" w:sz="0" w:space="0" w:color="auto"/>
          </w:divBdr>
        </w:div>
        <w:div w:id="1047216359">
          <w:marLeft w:val="640"/>
          <w:marRight w:val="0"/>
          <w:marTop w:val="0"/>
          <w:marBottom w:val="0"/>
          <w:divBdr>
            <w:top w:val="none" w:sz="0" w:space="0" w:color="auto"/>
            <w:left w:val="none" w:sz="0" w:space="0" w:color="auto"/>
            <w:bottom w:val="none" w:sz="0" w:space="0" w:color="auto"/>
            <w:right w:val="none" w:sz="0" w:space="0" w:color="auto"/>
          </w:divBdr>
        </w:div>
        <w:div w:id="25495021">
          <w:marLeft w:val="640"/>
          <w:marRight w:val="0"/>
          <w:marTop w:val="0"/>
          <w:marBottom w:val="0"/>
          <w:divBdr>
            <w:top w:val="none" w:sz="0" w:space="0" w:color="auto"/>
            <w:left w:val="none" w:sz="0" w:space="0" w:color="auto"/>
            <w:bottom w:val="none" w:sz="0" w:space="0" w:color="auto"/>
            <w:right w:val="none" w:sz="0" w:space="0" w:color="auto"/>
          </w:divBdr>
        </w:div>
        <w:div w:id="1713725317">
          <w:marLeft w:val="640"/>
          <w:marRight w:val="0"/>
          <w:marTop w:val="0"/>
          <w:marBottom w:val="0"/>
          <w:divBdr>
            <w:top w:val="none" w:sz="0" w:space="0" w:color="auto"/>
            <w:left w:val="none" w:sz="0" w:space="0" w:color="auto"/>
            <w:bottom w:val="none" w:sz="0" w:space="0" w:color="auto"/>
            <w:right w:val="none" w:sz="0" w:space="0" w:color="auto"/>
          </w:divBdr>
        </w:div>
        <w:div w:id="526606630">
          <w:marLeft w:val="640"/>
          <w:marRight w:val="0"/>
          <w:marTop w:val="0"/>
          <w:marBottom w:val="0"/>
          <w:divBdr>
            <w:top w:val="none" w:sz="0" w:space="0" w:color="auto"/>
            <w:left w:val="none" w:sz="0" w:space="0" w:color="auto"/>
            <w:bottom w:val="none" w:sz="0" w:space="0" w:color="auto"/>
            <w:right w:val="none" w:sz="0" w:space="0" w:color="auto"/>
          </w:divBdr>
        </w:div>
        <w:div w:id="301228357">
          <w:marLeft w:val="640"/>
          <w:marRight w:val="0"/>
          <w:marTop w:val="0"/>
          <w:marBottom w:val="0"/>
          <w:divBdr>
            <w:top w:val="none" w:sz="0" w:space="0" w:color="auto"/>
            <w:left w:val="none" w:sz="0" w:space="0" w:color="auto"/>
            <w:bottom w:val="none" w:sz="0" w:space="0" w:color="auto"/>
            <w:right w:val="none" w:sz="0" w:space="0" w:color="auto"/>
          </w:divBdr>
        </w:div>
        <w:div w:id="1104887230">
          <w:marLeft w:val="640"/>
          <w:marRight w:val="0"/>
          <w:marTop w:val="0"/>
          <w:marBottom w:val="0"/>
          <w:divBdr>
            <w:top w:val="none" w:sz="0" w:space="0" w:color="auto"/>
            <w:left w:val="none" w:sz="0" w:space="0" w:color="auto"/>
            <w:bottom w:val="none" w:sz="0" w:space="0" w:color="auto"/>
            <w:right w:val="none" w:sz="0" w:space="0" w:color="auto"/>
          </w:divBdr>
        </w:div>
        <w:div w:id="810901996">
          <w:marLeft w:val="640"/>
          <w:marRight w:val="0"/>
          <w:marTop w:val="0"/>
          <w:marBottom w:val="0"/>
          <w:divBdr>
            <w:top w:val="none" w:sz="0" w:space="0" w:color="auto"/>
            <w:left w:val="none" w:sz="0" w:space="0" w:color="auto"/>
            <w:bottom w:val="none" w:sz="0" w:space="0" w:color="auto"/>
            <w:right w:val="none" w:sz="0" w:space="0" w:color="auto"/>
          </w:divBdr>
        </w:div>
        <w:div w:id="1153444245">
          <w:marLeft w:val="640"/>
          <w:marRight w:val="0"/>
          <w:marTop w:val="0"/>
          <w:marBottom w:val="0"/>
          <w:divBdr>
            <w:top w:val="none" w:sz="0" w:space="0" w:color="auto"/>
            <w:left w:val="none" w:sz="0" w:space="0" w:color="auto"/>
            <w:bottom w:val="none" w:sz="0" w:space="0" w:color="auto"/>
            <w:right w:val="none" w:sz="0" w:space="0" w:color="auto"/>
          </w:divBdr>
        </w:div>
        <w:div w:id="1341421304">
          <w:marLeft w:val="640"/>
          <w:marRight w:val="0"/>
          <w:marTop w:val="0"/>
          <w:marBottom w:val="0"/>
          <w:divBdr>
            <w:top w:val="none" w:sz="0" w:space="0" w:color="auto"/>
            <w:left w:val="none" w:sz="0" w:space="0" w:color="auto"/>
            <w:bottom w:val="none" w:sz="0" w:space="0" w:color="auto"/>
            <w:right w:val="none" w:sz="0" w:space="0" w:color="auto"/>
          </w:divBdr>
        </w:div>
        <w:div w:id="781073326">
          <w:marLeft w:val="640"/>
          <w:marRight w:val="0"/>
          <w:marTop w:val="0"/>
          <w:marBottom w:val="0"/>
          <w:divBdr>
            <w:top w:val="none" w:sz="0" w:space="0" w:color="auto"/>
            <w:left w:val="none" w:sz="0" w:space="0" w:color="auto"/>
            <w:bottom w:val="none" w:sz="0" w:space="0" w:color="auto"/>
            <w:right w:val="none" w:sz="0" w:space="0" w:color="auto"/>
          </w:divBdr>
        </w:div>
        <w:div w:id="751045087">
          <w:marLeft w:val="640"/>
          <w:marRight w:val="0"/>
          <w:marTop w:val="0"/>
          <w:marBottom w:val="0"/>
          <w:divBdr>
            <w:top w:val="none" w:sz="0" w:space="0" w:color="auto"/>
            <w:left w:val="none" w:sz="0" w:space="0" w:color="auto"/>
            <w:bottom w:val="none" w:sz="0" w:space="0" w:color="auto"/>
            <w:right w:val="none" w:sz="0" w:space="0" w:color="auto"/>
          </w:divBdr>
        </w:div>
        <w:div w:id="860243264">
          <w:marLeft w:val="640"/>
          <w:marRight w:val="0"/>
          <w:marTop w:val="0"/>
          <w:marBottom w:val="0"/>
          <w:divBdr>
            <w:top w:val="none" w:sz="0" w:space="0" w:color="auto"/>
            <w:left w:val="none" w:sz="0" w:space="0" w:color="auto"/>
            <w:bottom w:val="none" w:sz="0" w:space="0" w:color="auto"/>
            <w:right w:val="none" w:sz="0" w:space="0" w:color="auto"/>
          </w:divBdr>
        </w:div>
        <w:div w:id="1193493281">
          <w:marLeft w:val="640"/>
          <w:marRight w:val="0"/>
          <w:marTop w:val="0"/>
          <w:marBottom w:val="0"/>
          <w:divBdr>
            <w:top w:val="none" w:sz="0" w:space="0" w:color="auto"/>
            <w:left w:val="none" w:sz="0" w:space="0" w:color="auto"/>
            <w:bottom w:val="none" w:sz="0" w:space="0" w:color="auto"/>
            <w:right w:val="none" w:sz="0" w:space="0" w:color="auto"/>
          </w:divBdr>
        </w:div>
        <w:div w:id="1642538940">
          <w:marLeft w:val="640"/>
          <w:marRight w:val="0"/>
          <w:marTop w:val="0"/>
          <w:marBottom w:val="0"/>
          <w:divBdr>
            <w:top w:val="none" w:sz="0" w:space="0" w:color="auto"/>
            <w:left w:val="none" w:sz="0" w:space="0" w:color="auto"/>
            <w:bottom w:val="none" w:sz="0" w:space="0" w:color="auto"/>
            <w:right w:val="none" w:sz="0" w:space="0" w:color="auto"/>
          </w:divBdr>
        </w:div>
        <w:div w:id="1833639370">
          <w:marLeft w:val="640"/>
          <w:marRight w:val="0"/>
          <w:marTop w:val="0"/>
          <w:marBottom w:val="0"/>
          <w:divBdr>
            <w:top w:val="none" w:sz="0" w:space="0" w:color="auto"/>
            <w:left w:val="none" w:sz="0" w:space="0" w:color="auto"/>
            <w:bottom w:val="none" w:sz="0" w:space="0" w:color="auto"/>
            <w:right w:val="none" w:sz="0" w:space="0" w:color="auto"/>
          </w:divBdr>
        </w:div>
        <w:div w:id="1880821629">
          <w:marLeft w:val="640"/>
          <w:marRight w:val="0"/>
          <w:marTop w:val="0"/>
          <w:marBottom w:val="0"/>
          <w:divBdr>
            <w:top w:val="none" w:sz="0" w:space="0" w:color="auto"/>
            <w:left w:val="none" w:sz="0" w:space="0" w:color="auto"/>
            <w:bottom w:val="none" w:sz="0" w:space="0" w:color="auto"/>
            <w:right w:val="none" w:sz="0" w:space="0" w:color="auto"/>
          </w:divBdr>
        </w:div>
        <w:div w:id="1113473129">
          <w:marLeft w:val="640"/>
          <w:marRight w:val="0"/>
          <w:marTop w:val="0"/>
          <w:marBottom w:val="0"/>
          <w:divBdr>
            <w:top w:val="none" w:sz="0" w:space="0" w:color="auto"/>
            <w:left w:val="none" w:sz="0" w:space="0" w:color="auto"/>
            <w:bottom w:val="none" w:sz="0" w:space="0" w:color="auto"/>
            <w:right w:val="none" w:sz="0" w:space="0" w:color="auto"/>
          </w:divBdr>
        </w:div>
        <w:div w:id="109934339">
          <w:marLeft w:val="640"/>
          <w:marRight w:val="0"/>
          <w:marTop w:val="0"/>
          <w:marBottom w:val="0"/>
          <w:divBdr>
            <w:top w:val="none" w:sz="0" w:space="0" w:color="auto"/>
            <w:left w:val="none" w:sz="0" w:space="0" w:color="auto"/>
            <w:bottom w:val="none" w:sz="0" w:space="0" w:color="auto"/>
            <w:right w:val="none" w:sz="0" w:space="0" w:color="auto"/>
          </w:divBdr>
        </w:div>
        <w:div w:id="1713387107">
          <w:marLeft w:val="640"/>
          <w:marRight w:val="0"/>
          <w:marTop w:val="0"/>
          <w:marBottom w:val="0"/>
          <w:divBdr>
            <w:top w:val="none" w:sz="0" w:space="0" w:color="auto"/>
            <w:left w:val="none" w:sz="0" w:space="0" w:color="auto"/>
            <w:bottom w:val="none" w:sz="0" w:space="0" w:color="auto"/>
            <w:right w:val="none" w:sz="0" w:space="0" w:color="auto"/>
          </w:divBdr>
        </w:div>
        <w:div w:id="104890246">
          <w:marLeft w:val="640"/>
          <w:marRight w:val="0"/>
          <w:marTop w:val="0"/>
          <w:marBottom w:val="0"/>
          <w:divBdr>
            <w:top w:val="none" w:sz="0" w:space="0" w:color="auto"/>
            <w:left w:val="none" w:sz="0" w:space="0" w:color="auto"/>
            <w:bottom w:val="none" w:sz="0" w:space="0" w:color="auto"/>
            <w:right w:val="none" w:sz="0" w:space="0" w:color="auto"/>
          </w:divBdr>
        </w:div>
        <w:div w:id="1688213077">
          <w:marLeft w:val="640"/>
          <w:marRight w:val="0"/>
          <w:marTop w:val="0"/>
          <w:marBottom w:val="0"/>
          <w:divBdr>
            <w:top w:val="none" w:sz="0" w:space="0" w:color="auto"/>
            <w:left w:val="none" w:sz="0" w:space="0" w:color="auto"/>
            <w:bottom w:val="none" w:sz="0" w:space="0" w:color="auto"/>
            <w:right w:val="none" w:sz="0" w:space="0" w:color="auto"/>
          </w:divBdr>
        </w:div>
        <w:div w:id="1230380322">
          <w:marLeft w:val="640"/>
          <w:marRight w:val="0"/>
          <w:marTop w:val="0"/>
          <w:marBottom w:val="0"/>
          <w:divBdr>
            <w:top w:val="none" w:sz="0" w:space="0" w:color="auto"/>
            <w:left w:val="none" w:sz="0" w:space="0" w:color="auto"/>
            <w:bottom w:val="none" w:sz="0" w:space="0" w:color="auto"/>
            <w:right w:val="none" w:sz="0" w:space="0" w:color="auto"/>
          </w:divBdr>
        </w:div>
        <w:div w:id="810169127">
          <w:marLeft w:val="640"/>
          <w:marRight w:val="0"/>
          <w:marTop w:val="0"/>
          <w:marBottom w:val="0"/>
          <w:divBdr>
            <w:top w:val="none" w:sz="0" w:space="0" w:color="auto"/>
            <w:left w:val="none" w:sz="0" w:space="0" w:color="auto"/>
            <w:bottom w:val="none" w:sz="0" w:space="0" w:color="auto"/>
            <w:right w:val="none" w:sz="0" w:space="0" w:color="auto"/>
          </w:divBdr>
        </w:div>
        <w:div w:id="1744528949">
          <w:marLeft w:val="640"/>
          <w:marRight w:val="0"/>
          <w:marTop w:val="0"/>
          <w:marBottom w:val="0"/>
          <w:divBdr>
            <w:top w:val="none" w:sz="0" w:space="0" w:color="auto"/>
            <w:left w:val="none" w:sz="0" w:space="0" w:color="auto"/>
            <w:bottom w:val="none" w:sz="0" w:space="0" w:color="auto"/>
            <w:right w:val="none" w:sz="0" w:space="0" w:color="auto"/>
          </w:divBdr>
        </w:div>
        <w:div w:id="696662693">
          <w:marLeft w:val="640"/>
          <w:marRight w:val="0"/>
          <w:marTop w:val="0"/>
          <w:marBottom w:val="0"/>
          <w:divBdr>
            <w:top w:val="none" w:sz="0" w:space="0" w:color="auto"/>
            <w:left w:val="none" w:sz="0" w:space="0" w:color="auto"/>
            <w:bottom w:val="none" w:sz="0" w:space="0" w:color="auto"/>
            <w:right w:val="none" w:sz="0" w:space="0" w:color="auto"/>
          </w:divBdr>
        </w:div>
        <w:div w:id="1923683571">
          <w:marLeft w:val="640"/>
          <w:marRight w:val="0"/>
          <w:marTop w:val="0"/>
          <w:marBottom w:val="0"/>
          <w:divBdr>
            <w:top w:val="none" w:sz="0" w:space="0" w:color="auto"/>
            <w:left w:val="none" w:sz="0" w:space="0" w:color="auto"/>
            <w:bottom w:val="none" w:sz="0" w:space="0" w:color="auto"/>
            <w:right w:val="none" w:sz="0" w:space="0" w:color="auto"/>
          </w:divBdr>
        </w:div>
        <w:div w:id="1209419704">
          <w:marLeft w:val="640"/>
          <w:marRight w:val="0"/>
          <w:marTop w:val="0"/>
          <w:marBottom w:val="0"/>
          <w:divBdr>
            <w:top w:val="none" w:sz="0" w:space="0" w:color="auto"/>
            <w:left w:val="none" w:sz="0" w:space="0" w:color="auto"/>
            <w:bottom w:val="none" w:sz="0" w:space="0" w:color="auto"/>
            <w:right w:val="none" w:sz="0" w:space="0" w:color="auto"/>
          </w:divBdr>
        </w:div>
        <w:div w:id="2143693737">
          <w:marLeft w:val="640"/>
          <w:marRight w:val="0"/>
          <w:marTop w:val="0"/>
          <w:marBottom w:val="0"/>
          <w:divBdr>
            <w:top w:val="none" w:sz="0" w:space="0" w:color="auto"/>
            <w:left w:val="none" w:sz="0" w:space="0" w:color="auto"/>
            <w:bottom w:val="none" w:sz="0" w:space="0" w:color="auto"/>
            <w:right w:val="none" w:sz="0" w:space="0" w:color="auto"/>
          </w:divBdr>
        </w:div>
        <w:div w:id="341443516">
          <w:marLeft w:val="640"/>
          <w:marRight w:val="0"/>
          <w:marTop w:val="0"/>
          <w:marBottom w:val="0"/>
          <w:divBdr>
            <w:top w:val="none" w:sz="0" w:space="0" w:color="auto"/>
            <w:left w:val="none" w:sz="0" w:space="0" w:color="auto"/>
            <w:bottom w:val="none" w:sz="0" w:space="0" w:color="auto"/>
            <w:right w:val="none" w:sz="0" w:space="0" w:color="auto"/>
          </w:divBdr>
        </w:div>
        <w:div w:id="1424569791">
          <w:marLeft w:val="640"/>
          <w:marRight w:val="0"/>
          <w:marTop w:val="0"/>
          <w:marBottom w:val="0"/>
          <w:divBdr>
            <w:top w:val="none" w:sz="0" w:space="0" w:color="auto"/>
            <w:left w:val="none" w:sz="0" w:space="0" w:color="auto"/>
            <w:bottom w:val="none" w:sz="0" w:space="0" w:color="auto"/>
            <w:right w:val="none" w:sz="0" w:space="0" w:color="auto"/>
          </w:divBdr>
        </w:div>
        <w:div w:id="1997300012">
          <w:marLeft w:val="640"/>
          <w:marRight w:val="0"/>
          <w:marTop w:val="0"/>
          <w:marBottom w:val="0"/>
          <w:divBdr>
            <w:top w:val="none" w:sz="0" w:space="0" w:color="auto"/>
            <w:left w:val="none" w:sz="0" w:space="0" w:color="auto"/>
            <w:bottom w:val="none" w:sz="0" w:space="0" w:color="auto"/>
            <w:right w:val="none" w:sz="0" w:space="0" w:color="auto"/>
          </w:divBdr>
        </w:div>
        <w:div w:id="1755972428">
          <w:marLeft w:val="640"/>
          <w:marRight w:val="0"/>
          <w:marTop w:val="0"/>
          <w:marBottom w:val="0"/>
          <w:divBdr>
            <w:top w:val="none" w:sz="0" w:space="0" w:color="auto"/>
            <w:left w:val="none" w:sz="0" w:space="0" w:color="auto"/>
            <w:bottom w:val="none" w:sz="0" w:space="0" w:color="auto"/>
            <w:right w:val="none" w:sz="0" w:space="0" w:color="auto"/>
          </w:divBdr>
        </w:div>
        <w:div w:id="2082484775">
          <w:marLeft w:val="640"/>
          <w:marRight w:val="0"/>
          <w:marTop w:val="0"/>
          <w:marBottom w:val="0"/>
          <w:divBdr>
            <w:top w:val="none" w:sz="0" w:space="0" w:color="auto"/>
            <w:left w:val="none" w:sz="0" w:space="0" w:color="auto"/>
            <w:bottom w:val="none" w:sz="0" w:space="0" w:color="auto"/>
            <w:right w:val="none" w:sz="0" w:space="0" w:color="auto"/>
          </w:divBdr>
        </w:div>
        <w:div w:id="386221690">
          <w:marLeft w:val="640"/>
          <w:marRight w:val="0"/>
          <w:marTop w:val="0"/>
          <w:marBottom w:val="0"/>
          <w:divBdr>
            <w:top w:val="none" w:sz="0" w:space="0" w:color="auto"/>
            <w:left w:val="none" w:sz="0" w:space="0" w:color="auto"/>
            <w:bottom w:val="none" w:sz="0" w:space="0" w:color="auto"/>
            <w:right w:val="none" w:sz="0" w:space="0" w:color="auto"/>
          </w:divBdr>
        </w:div>
        <w:div w:id="1699887278">
          <w:marLeft w:val="640"/>
          <w:marRight w:val="0"/>
          <w:marTop w:val="0"/>
          <w:marBottom w:val="0"/>
          <w:divBdr>
            <w:top w:val="none" w:sz="0" w:space="0" w:color="auto"/>
            <w:left w:val="none" w:sz="0" w:space="0" w:color="auto"/>
            <w:bottom w:val="none" w:sz="0" w:space="0" w:color="auto"/>
            <w:right w:val="none" w:sz="0" w:space="0" w:color="auto"/>
          </w:divBdr>
        </w:div>
        <w:div w:id="2019110469">
          <w:marLeft w:val="640"/>
          <w:marRight w:val="0"/>
          <w:marTop w:val="0"/>
          <w:marBottom w:val="0"/>
          <w:divBdr>
            <w:top w:val="none" w:sz="0" w:space="0" w:color="auto"/>
            <w:left w:val="none" w:sz="0" w:space="0" w:color="auto"/>
            <w:bottom w:val="none" w:sz="0" w:space="0" w:color="auto"/>
            <w:right w:val="none" w:sz="0" w:space="0" w:color="auto"/>
          </w:divBdr>
        </w:div>
        <w:div w:id="639963493">
          <w:marLeft w:val="640"/>
          <w:marRight w:val="0"/>
          <w:marTop w:val="0"/>
          <w:marBottom w:val="0"/>
          <w:divBdr>
            <w:top w:val="none" w:sz="0" w:space="0" w:color="auto"/>
            <w:left w:val="none" w:sz="0" w:space="0" w:color="auto"/>
            <w:bottom w:val="none" w:sz="0" w:space="0" w:color="auto"/>
            <w:right w:val="none" w:sz="0" w:space="0" w:color="auto"/>
          </w:divBdr>
        </w:div>
        <w:div w:id="1430541720">
          <w:marLeft w:val="640"/>
          <w:marRight w:val="0"/>
          <w:marTop w:val="0"/>
          <w:marBottom w:val="0"/>
          <w:divBdr>
            <w:top w:val="none" w:sz="0" w:space="0" w:color="auto"/>
            <w:left w:val="none" w:sz="0" w:space="0" w:color="auto"/>
            <w:bottom w:val="none" w:sz="0" w:space="0" w:color="auto"/>
            <w:right w:val="none" w:sz="0" w:space="0" w:color="auto"/>
          </w:divBdr>
        </w:div>
        <w:div w:id="1480999138">
          <w:marLeft w:val="640"/>
          <w:marRight w:val="0"/>
          <w:marTop w:val="0"/>
          <w:marBottom w:val="0"/>
          <w:divBdr>
            <w:top w:val="none" w:sz="0" w:space="0" w:color="auto"/>
            <w:left w:val="none" w:sz="0" w:space="0" w:color="auto"/>
            <w:bottom w:val="none" w:sz="0" w:space="0" w:color="auto"/>
            <w:right w:val="none" w:sz="0" w:space="0" w:color="auto"/>
          </w:divBdr>
        </w:div>
        <w:div w:id="803351716">
          <w:marLeft w:val="640"/>
          <w:marRight w:val="0"/>
          <w:marTop w:val="0"/>
          <w:marBottom w:val="0"/>
          <w:divBdr>
            <w:top w:val="none" w:sz="0" w:space="0" w:color="auto"/>
            <w:left w:val="none" w:sz="0" w:space="0" w:color="auto"/>
            <w:bottom w:val="none" w:sz="0" w:space="0" w:color="auto"/>
            <w:right w:val="none" w:sz="0" w:space="0" w:color="auto"/>
          </w:divBdr>
        </w:div>
        <w:div w:id="514460427">
          <w:marLeft w:val="640"/>
          <w:marRight w:val="0"/>
          <w:marTop w:val="0"/>
          <w:marBottom w:val="0"/>
          <w:divBdr>
            <w:top w:val="none" w:sz="0" w:space="0" w:color="auto"/>
            <w:left w:val="none" w:sz="0" w:space="0" w:color="auto"/>
            <w:bottom w:val="none" w:sz="0" w:space="0" w:color="auto"/>
            <w:right w:val="none" w:sz="0" w:space="0" w:color="auto"/>
          </w:divBdr>
        </w:div>
        <w:div w:id="499277459">
          <w:marLeft w:val="640"/>
          <w:marRight w:val="0"/>
          <w:marTop w:val="0"/>
          <w:marBottom w:val="0"/>
          <w:divBdr>
            <w:top w:val="none" w:sz="0" w:space="0" w:color="auto"/>
            <w:left w:val="none" w:sz="0" w:space="0" w:color="auto"/>
            <w:bottom w:val="none" w:sz="0" w:space="0" w:color="auto"/>
            <w:right w:val="none" w:sz="0" w:space="0" w:color="auto"/>
          </w:divBdr>
        </w:div>
        <w:div w:id="1117718854">
          <w:marLeft w:val="640"/>
          <w:marRight w:val="0"/>
          <w:marTop w:val="0"/>
          <w:marBottom w:val="0"/>
          <w:divBdr>
            <w:top w:val="none" w:sz="0" w:space="0" w:color="auto"/>
            <w:left w:val="none" w:sz="0" w:space="0" w:color="auto"/>
            <w:bottom w:val="none" w:sz="0" w:space="0" w:color="auto"/>
            <w:right w:val="none" w:sz="0" w:space="0" w:color="auto"/>
          </w:divBdr>
        </w:div>
        <w:div w:id="1609118509">
          <w:marLeft w:val="640"/>
          <w:marRight w:val="0"/>
          <w:marTop w:val="0"/>
          <w:marBottom w:val="0"/>
          <w:divBdr>
            <w:top w:val="none" w:sz="0" w:space="0" w:color="auto"/>
            <w:left w:val="none" w:sz="0" w:space="0" w:color="auto"/>
            <w:bottom w:val="none" w:sz="0" w:space="0" w:color="auto"/>
            <w:right w:val="none" w:sz="0" w:space="0" w:color="auto"/>
          </w:divBdr>
        </w:div>
        <w:div w:id="1541700330">
          <w:marLeft w:val="640"/>
          <w:marRight w:val="0"/>
          <w:marTop w:val="0"/>
          <w:marBottom w:val="0"/>
          <w:divBdr>
            <w:top w:val="none" w:sz="0" w:space="0" w:color="auto"/>
            <w:left w:val="none" w:sz="0" w:space="0" w:color="auto"/>
            <w:bottom w:val="none" w:sz="0" w:space="0" w:color="auto"/>
            <w:right w:val="none" w:sz="0" w:space="0" w:color="auto"/>
          </w:divBdr>
        </w:div>
        <w:div w:id="96292130">
          <w:marLeft w:val="640"/>
          <w:marRight w:val="0"/>
          <w:marTop w:val="0"/>
          <w:marBottom w:val="0"/>
          <w:divBdr>
            <w:top w:val="none" w:sz="0" w:space="0" w:color="auto"/>
            <w:left w:val="none" w:sz="0" w:space="0" w:color="auto"/>
            <w:bottom w:val="none" w:sz="0" w:space="0" w:color="auto"/>
            <w:right w:val="none" w:sz="0" w:space="0" w:color="auto"/>
          </w:divBdr>
        </w:div>
        <w:div w:id="685406790">
          <w:marLeft w:val="640"/>
          <w:marRight w:val="0"/>
          <w:marTop w:val="0"/>
          <w:marBottom w:val="0"/>
          <w:divBdr>
            <w:top w:val="none" w:sz="0" w:space="0" w:color="auto"/>
            <w:left w:val="none" w:sz="0" w:space="0" w:color="auto"/>
            <w:bottom w:val="none" w:sz="0" w:space="0" w:color="auto"/>
            <w:right w:val="none" w:sz="0" w:space="0" w:color="auto"/>
          </w:divBdr>
        </w:div>
        <w:div w:id="241765377">
          <w:marLeft w:val="640"/>
          <w:marRight w:val="0"/>
          <w:marTop w:val="0"/>
          <w:marBottom w:val="0"/>
          <w:divBdr>
            <w:top w:val="none" w:sz="0" w:space="0" w:color="auto"/>
            <w:left w:val="none" w:sz="0" w:space="0" w:color="auto"/>
            <w:bottom w:val="none" w:sz="0" w:space="0" w:color="auto"/>
            <w:right w:val="none" w:sz="0" w:space="0" w:color="auto"/>
          </w:divBdr>
        </w:div>
        <w:div w:id="266617918">
          <w:marLeft w:val="640"/>
          <w:marRight w:val="0"/>
          <w:marTop w:val="0"/>
          <w:marBottom w:val="0"/>
          <w:divBdr>
            <w:top w:val="none" w:sz="0" w:space="0" w:color="auto"/>
            <w:left w:val="none" w:sz="0" w:space="0" w:color="auto"/>
            <w:bottom w:val="none" w:sz="0" w:space="0" w:color="auto"/>
            <w:right w:val="none" w:sz="0" w:space="0" w:color="auto"/>
          </w:divBdr>
        </w:div>
        <w:div w:id="507797757">
          <w:marLeft w:val="640"/>
          <w:marRight w:val="0"/>
          <w:marTop w:val="0"/>
          <w:marBottom w:val="0"/>
          <w:divBdr>
            <w:top w:val="none" w:sz="0" w:space="0" w:color="auto"/>
            <w:left w:val="none" w:sz="0" w:space="0" w:color="auto"/>
            <w:bottom w:val="none" w:sz="0" w:space="0" w:color="auto"/>
            <w:right w:val="none" w:sz="0" w:space="0" w:color="auto"/>
          </w:divBdr>
        </w:div>
        <w:div w:id="1656687897">
          <w:marLeft w:val="640"/>
          <w:marRight w:val="0"/>
          <w:marTop w:val="0"/>
          <w:marBottom w:val="0"/>
          <w:divBdr>
            <w:top w:val="none" w:sz="0" w:space="0" w:color="auto"/>
            <w:left w:val="none" w:sz="0" w:space="0" w:color="auto"/>
            <w:bottom w:val="none" w:sz="0" w:space="0" w:color="auto"/>
            <w:right w:val="none" w:sz="0" w:space="0" w:color="auto"/>
          </w:divBdr>
        </w:div>
      </w:divsChild>
    </w:div>
    <w:div w:id="229972879">
      <w:bodyDiv w:val="1"/>
      <w:marLeft w:val="0"/>
      <w:marRight w:val="0"/>
      <w:marTop w:val="0"/>
      <w:marBottom w:val="0"/>
      <w:divBdr>
        <w:top w:val="none" w:sz="0" w:space="0" w:color="auto"/>
        <w:left w:val="none" w:sz="0" w:space="0" w:color="auto"/>
        <w:bottom w:val="none" w:sz="0" w:space="0" w:color="auto"/>
        <w:right w:val="none" w:sz="0" w:space="0" w:color="auto"/>
      </w:divBdr>
      <w:divsChild>
        <w:div w:id="20206277">
          <w:marLeft w:val="640"/>
          <w:marRight w:val="0"/>
          <w:marTop w:val="0"/>
          <w:marBottom w:val="0"/>
          <w:divBdr>
            <w:top w:val="none" w:sz="0" w:space="0" w:color="auto"/>
            <w:left w:val="none" w:sz="0" w:space="0" w:color="auto"/>
            <w:bottom w:val="none" w:sz="0" w:space="0" w:color="auto"/>
            <w:right w:val="none" w:sz="0" w:space="0" w:color="auto"/>
          </w:divBdr>
        </w:div>
        <w:div w:id="2120952992">
          <w:marLeft w:val="640"/>
          <w:marRight w:val="0"/>
          <w:marTop w:val="0"/>
          <w:marBottom w:val="0"/>
          <w:divBdr>
            <w:top w:val="none" w:sz="0" w:space="0" w:color="auto"/>
            <w:left w:val="none" w:sz="0" w:space="0" w:color="auto"/>
            <w:bottom w:val="none" w:sz="0" w:space="0" w:color="auto"/>
            <w:right w:val="none" w:sz="0" w:space="0" w:color="auto"/>
          </w:divBdr>
        </w:div>
        <w:div w:id="263272735">
          <w:marLeft w:val="640"/>
          <w:marRight w:val="0"/>
          <w:marTop w:val="0"/>
          <w:marBottom w:val="0"/>
          <w:divBdr>
            <w:top w:val="none" w:sz="0" w:space="0" w:color="auto"/>
            <w:left w:val="none" w:sz="0" w:space="0" w:color="auto"/>
            <w:bottom w:val="none" w:sz="0" w:space="0" w:color="auto"/>
            <w:right w:val="none" w:sz="0" w:space="0" w:color="auto"/>
          </w:divBdr>
        </w:div>
        <w:div w:id="37436006">
          <w:marLeft w:val="640"/>
          <w:marRight w:val="0"/>
          <w:marTop w:val="0"/>
          <w:marBottom w:val="0"/>
          <w:divBdr>
            <w:top w:val="none" w:sz="0" w:space="0" w:color="auto"/>
            <w:left w:val="none" w:sz="0" w:space="0" w:color="auto"/>
            <w:bottom w:val="none" w:sz="0" w:space="0" w:color="auto"/>
            <w:right w:val="none" w:sz="0" w:space="0" w:color="auto"/>
          </w:divBdr>
        </w:div>
        <w:div w:id="72287870">
          <w:marLeft w:val="640"/>
          <w:marRight w:val="0"/>
          <w:marTop w:val="0"/>
          <w:marBottom w:val="0"/>
          <w:divBdr>
            <w:top w:val="none" w:sz="0" w:space="0" w:color="auto"/>
            <w:left w:val="none" w:sz="0" w:space="0" w:color="auto"/>
            <w:bottom w:val="none" w:sz="0" w:space="0" w:color="auto"/>
            <w:right w:val="none" w:sz="0" w:space="0" w:color="auto"/>
          </w:divBdr>
        </w:div>
        <w:div w:id="403602442">
          <w:marLeft w:val="640"/>
          <w:marRight w:val="0"/>
          <w:marTop w:val="0"/>
          <w:marBottom w:val="0"/>
          <w:divBdr>
            <w:top w:val="none" w:sz="0" w:space="0" w:color="auto"/>
            <w:left w:val="none" w:sz="0" w:space="0" w:color="auto"/>
            <w:bottom w:val="none" w:sz="0" w:space="0" w:color="auto"/>
            <w:right w:val="none" w:sz="0" w:space="0" w:color="auto"/>
          </w:divBdr>
        </w:div>
        <w:div w:id="764765677">
          <w:marLeft w:val="640"/>
          <w:marRight w:val="0"/>
          <w:marTop w:val="0"/>
          <w:marBottom w:val="0"/>
          <w:divBdr>
            <w:top w:val="none" w:sz="0" w:space="0" w:color="auto"/>
            <w:left w:val="none" w:sz="0" w:space="0" w:color="auto"/>
            <w:bottom w:val="none" w:sz="0" w:space="0" w:color="auto"/>
            <w:right w:val="none" w:sz="0" w:space="0" w:color="auto"/>
          </w:divBdr>
        </w:div>
        <w:div w:id="1854566582">
          <w:marLeft w:val="640"/>
          <w:marRight w:val="0"/>
          <w:marTop w:val="0"/>
          <w:marBottom w:val="0"/>
          <w:divBdr>
            <w:top w:val="none" w:sz="0" w:space="0" w:color="auto"/>
            <w:left w:val="none" w:sz="0" w:space="0" w:color="auto"/>
            <w:bottom w:val="none" w:sz="0" w:space="0" w:color="auto"/>
            <w:right w:val="none" w:sz="0" w:space="0" w:color="auto"/>
          </w:divBdr>
        </w:div>
        <w:div w:id="459225627">
          <w:marLeft w:val="640"/>
          <w:marRight w:val="0"/>
          <w:marTop w:val="0"/>
          <w:marBottom w:val="0"/>
          <w:divBdr>
            <w:top w:val="none" w:sz="0" w:space="0" w:color="auto"/>
            <w:left w:val="none" w:sz="0" w:space="0" w:color="auto"/>
            <w:bottom w:val="none" w:sz="0" w:space="0" w:color="auto"/>
            <w:right w:val="none" w:sz="0" w:space="0" w:color="auto"/>
          </w:divBdr>
        </w:div>
        <w:div w:id="1072392900">
          <w:marLeft w:val="640"/>
          <w:marRight w:val="0"/>
          <w:marTop w:val="0"/>
          <w:marBottom w:val="0"/>
          <w:divBdr>
            <w:top w:val="none" w:sz="0" w:space="0" w:color="auto"/>
            <w:left w:val="none" w:sz="0" w:space="0" w:color="auto"/>
            <w:bottom w:val="none" w:sz="0" w:space="0" w:color="auto"/>
            <w:right w:val="none" w:sz="0" w:space="0" w:color="auto"/>
          </w:divBdr>
        </w:div>
        <w:div w:id="75127123">
          <w:marLeft w:val="640"/>
          <w:marRight w:val="0"/>
          <w:marTop w:val="0"/>
          <w:marBottom w:val="0"/>
          <w:divBdr>
            <w:top w:val="none" w:sz="0" w:space="0" w:color="auto"/>
            <w:left w:val="none" w:sz="0" w:space="0" w:color="auto"/>
            <w:bottom w:val="none" w:sz="0" w:space="0" w:color="auto"/>
            <w:right w:val="none" w:sz="0" w:space="0" w:color="auto"/>
          </w:divBdr>
        </w:div>
        <w:div w:id="1568806988">
          <w:marLeft w:val="640"/>
          <w:marRight w:val="0"/>
          <w:marTop w:val="0"/>
          <w:marBottom w:val="0"/>
          <w:divBdr>
            <w:top w:val="none" w:sz="0" w:space="0" w:color="auto"/>
            <w:left w:val="none" w:sz="0" w:space="0" w:color="auto"/>
            <w:bottom w:val="none" w:sz="0" w:space="0" w:color="auto"/>
            <w:right w:val="none" w:sz="0" w:space="0" w:color="auto"/>
          </w:divBdr>
        </w:div>
        <w:div w:id="504711132">
          <w:marLeft w:val="640"/>
          <w:marRight w:val="0"/>
          <w:marTop w:val="0"/>
          <w:marBottom w:val="0"/>
          <w:divBdr>
            <w:top w:val="none" w:sz="0" w:space="0" w:color="auto"/>
            <w:left w:val="none" w:sz="0" w:space="0" w:color="auto"/>
            <w:bottom w:val="none" w:sz="0" w:space="0" w:color="auto"/>
            <w:right w:val="none" w:sz="0" w:space="0" w:color="auto"/>
          </w:divBdr>
        </w:div>
        <w:div w:id="1710178154">
          <w:marLeft w:val="640"/>
          <w:marRight w:val="0"/>
          <w:marTop w:val="0"/>
          <w:marBottom w:val="0"/>
          <w:divBdr>
            <w:top w:val="none" w:sz="0" w:space="0" w:color="auto"/>
            <w:left w:val="none" w:sz="0" w:space="0" w:color="auto"/>
            <w:bottom w:val="none" w:sz="0" w:space="0" w:color="auto"/>
            <w:right w:val="none" w:sz="0" w:space="0" w:color="auto"/>
          </w:divBdr>
        </w:div>
        <w:div w:id="1848640917">
          <w:marLeft w:val="640"/>
          <w:marRight w:val="0"/>
          <w:marTop w:val="0"/>
          <w:marBottom w:val="0"/>
          <w:divBdr>
            <w:top w:val="none" w:sz="0" w:space="0" w:color="auto"/>
            <w:left w:val="none" w:sz="0" w:space="0" w:color="auto"/>
            <w:bottom w:val="none" w:sz="0" w:space="0" w:color="auto"/>
            <w:right w:val="none" w:sz="0" w:space="0" w:color="auto"/>
          </w:divBdr>
        </w:div>
        <w:div w:id="575825310">
          <w:marLeft w:val="640"/>
          <w:marRight w:val="0"/>
          <w:marTop w:val="0"/>
          <w:marBottom w:val="0"/>
          <w:divBdr>
            <w:top w:val="none" w:sz="0" w:space="0" w:color="auto"/>
            <w:left w:val="none" w:sz="0" w:space="0" w:color="auto"/>
            <w:bottom w:val="none" w:sz="0" w:space="0" w:color="auto"/>
            <w:right w:val="none" w:sz="0" w:space="0" w:color="auto"/>
          </w:divBdr>
        </w:div>
        <w:div w:id="293216687">
          <w:marLeft w:val="640"/>
          <w:marRight w:val="0"/>
          <w:marTop w:val="0"/>
          <w:marBottom w:val="0"/>
          <w:divBdr>
            <w:top w:val="none" w:sz="0" w:space="0" w:color="auto"/>
            <w:left w:val="none" w:sz="0" w:space="0" w:color="auto"/>
            <w:bottom w:val="none" w:sz="0" w:space="0" w:color="auto"/>
            <w:right w:val="none" w:sz="0" w:space="0" w:color="auto"/>
          </w:divBdr>
        </w:div>
        <w:div w:id="1521775915">
          <w:marLeft w:val="640"/>
          <w:marRight w:val="0"/>
          <w:marTop w:val="0"/>
          <w:marBottom w:val="0"/>
          <w:divBdr>
            <w:top w:val="none" w:sz="0" w:space="0" w:color="auto"/>
            <w:left w:val="none" w:sz="0" w:space="0" w:color="auto"/>
            <w:bottom w:val="none" w:sz="0" w:space="0" w:color="auto"/>
            <w:right w:val="none" w:sz="0" w:space="0" w:color="auto"/>
          </w:divBdr>
        </w:div>
        <w:div w:id="259917036">
          <w:marLeft w:val="640"/>
          <w:marRight w:val="0"/>
          <w:marTop w:val="0"/>
          <w:marBottom w:val="0"/>
          <w:divBdr>
            <w:top w:val="none" w:sz="0" w:space="0" w:color="auto"/>
            <w:left w:val="none" w:sz="0" w:space="0" w:color="auto"/>
            <w:bottom w:val="none" w:sz="0" w:space="0" w:color="auto"/>
            <w:right w:val="none" w:sz="0" w:space="0" w:color="auto"/>
          </w:divBdr>
        </w:div>
        <w:div w:id="1728609507">
          <w:marLeft w:val="640"/>
          <w:marRight w:val="0"/>
          <w:marTop w:val="0"/>
          <w:marBottom w:val="0"/>
          <w:divBdr>
            <w:top w:val="none" w:sz="0" w:space="0" w:color="auto"/>
            <w:left w:val="none" w:sz="0" w:space="0" w:color="auto"/>
            <w:bottom w:val="none" w:sz="0" w:space="0" w:color="auto"/>
            <w:right w:val="none" w:sz="0" w:space="0" w:color="auto"/>
          </w:divBdr>
        </w:div>
        <w:div w:id="1098602807">
          <w:marLeft w:val="640"/>
          <w:marRight w:val="0"/>
          <w:marTop w:val="0"/>
          <w:marBottom w:val="0"/>
          <w:divBdr>
            <w:top w:val="none" w:sz="0" w:space="0" w:color="auto"/>
            <w:left w:val="none" w:sz="0" w:space="0" w:color="auto"/>
            <w:bottom w:val="none" w:sz="0" w:space="0" w:color="auto"/>
            <w:right w:val="none" w:sz="0" w:space="0" w:color="auto"/>
          </w:divBdr>
        </w:div>
        <w:div w:id="1058631497">
          <w:marLeft w:val="640"/>
          <w:marRight w:val="0"/>
          <w:marTop w:val="0"/>
          <w:marBottom w:val="0"/>
          <w:divBdr>
            <w:top w:val="none" w:sz="0" w:space="0" w:color="auto"/>
            <w:left w:val="none" w:sz="0" w:space="0" w:color="auto"/>
            <w:bottom w:val="none" w:sz="0" w:space="0" w:color="auto"/>
            <w:right w:val="none" w:sz="0" w:space="0" w:color="auto"/>
          </w:divBdr>
        </w:div>
        <w:div w:id="1977761195">
          <w:marLeft w:val="640"/>
          <w:marRight w:val="0"/>
          <w:marTop w:val="0"/>
          <w:marBottom w:val="0"/>
          <w:divBdr>
            <w:top w:val="none" w:sz="0" w:space="0" w:color="auto"/>
            <w:left w:val="none" w:sz="0" w:space="0" w:color="auto"/>
            <w:bottom w:val="none" w:sz="0" w:space="0" w:color="auto"/>
            <w:right w:val="none" w:sz="0" w:space="0" w:color="auto"/>
          </w:divBdr>
        </w:div>
        <w:div w:id="1494101988">
          <w:marLeft w:val="640"/>
          <w:marRight w:val="0"/>
          <w:marTop w:val="0"/>
          <w:marBottom w:val="0"/>
          <w:divBdr>
            <w:top w:val="none" w:sz="0" w:space="0" w:color="auto"/>
            <w:left w:val="none" w:sz="0" w:space="0" w:color="auto"/>
            <w:bottom w:val="none" w:sz="0" w:space="0" w:color="auto"/>
            <w:right w:val="none" w:sz="0" w:space="0" w:color="auto"/>
          </w:divBdr>
        </w:div>
        <w:div w:id="1202786130">
          <w:marLeft w:val="640"/>
          <w:marRight w:val="0"/>
          <w:marTop w:val="0"/>
          <w:marBottom w:val="0"/>
          <w:divBdr>
            <w:top w:val="none" w:sz="0" w:space="0" w:color="auto"/>
            <w:left w:val="none" w:sz="0" w:space="0" w:color="auto"/>
            <w:bottom w:val="none" w:sz="0" w:space="0" w:color="auto"/>
            <w:right w:val="none" w:sz="0" w:space="0" w:color="auto"/>
          </w:divBdr>
        </w:div>
        <w:div w:id="1260675977">
          <w:marLeft w:val="640"/>
          <w:marRight w:val="0"/>
          <w:marTop w:val="0"/>
          <w:marBottom w:val="0"/>
          <w:divBdr>
            <w:top w:val="none" w:sz="0" w:space="0" w:color="auto"/>
            <w:left w:val="none" w:sz="0" w:space="0" w:color="auto"/>
            <w:bottom w:val="none" w:sz="0" w:space="0" w:color="auto"/>
            <w:right w:val="none" w:sz="0" w:space="0" w:color="auto"/>
          </w:divBdr>
        </w:div>
        <w:div w:id="552694065">
          <w:marLeft w:val="640"/>
          <w:marRight w:val="0"/>
          <w:marTop w:val="0"/>
          <w:marBottom w:val="0"/>
          <w:divBdr>
            <w:top w:val="none" w:sz="0" w:space="0" w:color="auto"/>
            <w:left w:val="none" w:sz="0" w:space="0" w:color="auto"/>
            <w:bottom w:val="none" w:sz="0" w:space="0" w:color="auto"/>
            <w:right w:val="none" w:sz="0" w:space="0" w:color="auto"/>
          </w:divBdr>
        </w:div>
        <w:div w:id="491140497">
          <w:marLeft w:val="640"/>
          <w:marRight w:val="0"/>
          <w:marTop w:val="0"/>
          <w:marBottom w:val="0"/>
          <w:divBdr>
            <w:top w:val="none" w:sz="0" w:space="0" w:color="auto"/>
            <w:left w:val="none" w:sz="0" w:space="0" w:color="auto"/>
            <w:bottom w:val="none" w:sz="0" w:space="0" w:color="auto"/>
            <w:right w:val="none" w:sz="0" w:space="0" w:color="auto"/>
          </w:divBdr>
        </w:div>
        <w:div w:id="389498904">
          <w:marLeft w:val="640"/>
          <w:marRight w:val="0"/>
          <w:marTop w:val="0"/>
          <w:marBottom w:val="0"/>
          <w:divBdr>
            <w:top w:val="none" w:sz="0" w:space="0" w:color="auto"/>
            <w:left w:val="none" w:sz="0" w:space="0" w:color="auto"/>
            <w:bottom w:val="none" w:sz="0" w:space="0" w:color="auto"/>
            <w:right w:val="none" w:sz="0" w:space="0" w:color="auto"/>
          </w:divBdr>
        </w:div>
        <w:div w:id="1273054766">
          <w:marLeft w:val="640"/>
          <w:marRight w:val="0"/>
          <w:marTop w:val="0"/>
          <w:marBottom w:val="0"/>
          <w:divBdr>
            <w:top w:val="none" w:sz="0" w:space="0" w:color="auto"/>
            <w:left w:val="none" w:sz="0" w:space="0" w:color="auto"/>
            <w:bottom w:val="none" w:sz="0" w:space="0" w:color="auto"/>
            <w:right w:val="none" w:sz="0" w:space="0" w:color="auto"/>
          </w:divBdr>
        </w:div>
        <w:div w:id="1828396642">
          <w:marLeft w:val="640"/>
          <w:marRight w:val="0"/>
          <w:marTop w:val="0"/>
          <w:marBottom w:val="0"/>
          <w:divBdr>
            <w:top w:val="none" w:sz="0" w:space="0" w:color="auto"/>
            <w:left w:val="none" w:sz="0" w:space="0" w:color="auto"/>
            <w:bottom w:val="none" w:sz="0" w:space="0" w:color="auto"/>
            <w:right w:val="none" w:sz="0" w:space="0" w:color="auto"/>
          </w:divBdr>
        </w:div>
        <w:div w:id="842360912">
          <w:marLeft w:val="640"/>
          <w:marRight w:val="0"/>
          <w:marTop w:val="0"/>
          <w:marBottom w:val="0"/>
          <w:divBdr>
            <w:top w:val="none" w:sz="0" w:space="0" w:color="auto"/>
            <w:left w:val="none" w:sz="0" w:space="0" w:color="auto"/>
            <w:bottom w:val="none" w:sz="0" w:space="0" w:color="auto"/>
            <w:right w:val="none" w:sz="0" w:space="0" w:color="auto"/>
          </w:divBdr>
        </w:div>
        <w:div w:id="1719819808">
          <w:marLeft w:val="640"/>
          <w:marRight w:val="0"/>
          <w:marTop w:val="0"/>
          <w:marBottom w:val="0"/>
          <w:divBdr>
            <w:top w:val="none" w:sz="0" w:space="0" w:color="auto"/>
            <w:left w:val="none" w:sz="0" w:space="0" w:color="auto"/>
            <w:bottom w:val="none" w:sz="0" w:space="0" w:color="auto"/>
            <w:right w:val="none" w:sz="0" w:space="0" w:color="auto"/>
          </w:divBdr>
        </w:div>
        <w:div w:id="248657867">
          <w:marLeft w:val="640"/>
          <w:marRight w:val="0"/>
          <w:marTop w:val="0"/>
          <w:marBottom w:val="0"/>
          <w:divBdr>
            <w:top w:val="none" w:sz="0" w:space="0" w:color="auto"/>
            <w:left w:val="none" w:sz="0" w:space="0" w:color="auto"/>
            <w:bottom w:val="none" w:sz="0" w:space="0" w:color="auto"/>
            <w:right w:val="none" w:sz="0" w:space="0" w:color="auto"/>
          </w:divBdr>
        </w:div>
        <w:div w:id="1946686828">
          <w:marLeft w:val="640"/>
          <w:marRight w:val="0"/>
          <w:marTop w:val="0"/>
          <w:marBottom w:val="0"/>
          <w:divBdr>
            <w:top w:val="none" w:sz="0" w:space="0" w:color="auto"/>
            <w:left w:val="none" w:sz="0" w:space="0" w:color="auto"/>
            <w:bottom w:val="none" w:sz="0" w:space="0" w:color="auto"/>
            <w:right w:val="none" w:sz="0" w:space="0" w:color="auto"/>
          </w:divBdr>
        </w:div>
        <w:div w:id="1429734317">
          <w:marLeft w:val="640"/>
          <w:marRight w:val="0"/>
          <w:marTop w:val="0"/>
          <w:marBottom w:val="0"/>
          <w:divBdr>
            <w:top w:val="none" w:sz="0" w:space="0" w:color="auto"/>
            <w:left w:val="none" w:sz="0" w:space="0" w:color="auto"/>
            <w:bottom w:val="none" w:sz="0" w:space="0" w:color="auto"/>
            <w:right w:val="none" w:sz="0" w:space="0" w:color="auto"/>
          </w:divBdr>
        </w:div>
        <w:div w:id="307983048">
          <w:marLeft w:val="640"/>
          <w:marRight w:val="0"/>
          <w:marTop w:val="0"/>
          <w:marBottom w:val="0"/>
          <w:divBdr>
            <w:top w:val="none" w:sz="0" w:space="0" w:color="auto"/>
            <w:left w:val="none" w:sz="0" w:space="0" w:color="auto"/>
            <w:bottom w:val="none" w:sz="0" w:space="0" w:color="auto"/>
            <w:right w:val="none" w:sz="0" w:space="0" w:color="auto"/>
          </w:divBdr>
        </w:div>
        <w:div w:id="34891827">
          <w:marLeft w:val="640"/>
          <w:marRight w:val="0"/>
          <w:marTop w:val="0"/>
          <w:marBottom w:val="0"/>
          <w:divBdr>
            <w:top w:val="none" w:sz="0" w:space="0" w:color="auto"/>
            <w:left w:val="none" w:sz="0" w:space="0" w:color="auto"/>
            <w:bottom w:val="none" w:sz="0" w:space="0" w:color="auto"/>
            <w:right w:val="none" w:sz="0" w:space="0" w:color="auto"/>
          </w:divBdr>
        </w:div>
        <w:div w:id="339427126">
          <w:marLeft w:val="640"/>
          <w:marRight w:val="0"/>
          <w:marTop w:val="0"/>
          <w:marBottom w:val="0"/>
          <w:divBdr>
            <w:top w:val="none" w:sz="0" w:space="0" w:color="auto"/>
            <w:left w:val="none" w:sz="0" w:space="0" w:color="auto"/>
            <w:bottom w:val="none" w:sz="0" w:space="0" w:color="auto"/>
            <w:right w:val="none" w:sz="0" w:space="0" w:color="auto"/>
          </w:divBdr>
        </w:div>
        <w:div w:id="322513035">
          <w:marLeft w:val="640"/>
          <w:marRight w:val="0"/>
          <w:marTop w:val="0"/>
          <w:marBottom w:val="0"/>
          <w:divBdr>
            <w:top w:val="none" w:sz="0" w:space="0" w:color="auto"/>
            <w:left w:val="none" w:sz="0" w:space="0" w:color="auto"/>
            <w:bottom w:val="none" w:sz="0" w:space="0" w:color="auto"/>
            <w:right w:val="none" w:sz="0" w:space="0" w:color="auto"/>
          </w:divBdr>
        </w:div>
        <w:div w:id="1899975453">
          <w:marLeft w:val="640"/>
          <w:marRight w:val="0"/>
          <w:marTop w:val="0"/>
          <w:marBottom w:val="0"/>
          <w:divBdr>
            <w:top w:val="none" w:sz="0" w:space="0" w:color="auto"/>
            <w:left w:val="none" w:sz="0" w:space="0" w:color="auto"/>
            <w:bottom w:val="none" w:sz="0" w:space="0" w:color="auto"/>
            <w:right w:val="none" w:sz="0" w:space="0" w:color="auto"/>
          </w:divBdr>
        </w:div>
        <w:div w:id="301817131">
          <w:marLeft w:val="640"/>
          <w:marRight w:val="0"/>
          <w:marTop w:val="0"/>
          <w:marBottom w:val="0"/>
          <w:divBdr>
            <w:top w:val="none" w:sz="0" w:space="0" w:color="auto"/>
            <w:left w:val="none" w:sz="0" w:space="0" w:color="auto"/>
            <w:bottom w:val="none" w:sz="0" w:space="0" w:color="auto"/>
            <w:right w:val="none" w:sz="0" w:space="0" w:color="auto"/>
          </w:divBdr>
        </w:div>
        <w:div w:id="1491752996">
          <w:marLeft w:val="640"/>
          <w:marRight w:val="0"/>
          <w:marTop w:val="0"/>
          <w:marBottom w:val="0"/>
          <w:divBdr>
            <w:top w:val="none" w:sz="0" w:space="0" w:color="auto"/>
            <w:left w:val="none" w:sz="0" w:space="0" w:color="auto"/>
            <w:bottom w:val="none" w:sz="0" w:space="0" w:color="auto"/>
            <w:right w:val="none" w:sz="0" w:space="0" w:color="auto"/>
          </w:divBdr>
        </w:div>
        <w:div w:id="1978997645">
          <w:marLeft w:val="640"/>
          <w:marRight w:val="0"/>
          <w:marTop w:val="0"/>
          <w:marBottom w:val="0"/>
          <w:divBdr>
            <w:top w:val="none" w:sz="0" w:space="0" w:color="auto"/>
            <w:left w:val="none" w:sz="0" w:space="0" w:color="auto"/>
            <w:bottom w:val="none" w:sz="0" w:space="0" w:color="auto"/>
            <w:right w:val="none" w:sz="0" w:space="0" w:color="auto"/>
          </w:divBdr>
        </w:div>
        <w:div w:id="192112735">
          <w:marLeft w:val="640"/>
          <w:marRight w:val="0"/>
          <w:marTop w:val="0"/>
          <w:marBottom w:val="0"/>
          <w:divBdr>
            <w:top w:val="none" w:sz="0" w:space="0" w:color="auto"/>
            <w:left w:val="none" w:sz="0" w:space="0" w:color="auto"/>
            <w:bottom w:val="none" w:sz="0" w:space="0" w:color="auto"/>
            <w:right w:val="none" w:sz="0" w:space="0" w:color="auto"/>
          </w:divBdr>
        </w:div>
        <w:div w:id="921262316">
          <w:marLeft w:val="640"/>
          <w:marRight w:val="0"/>
          <w:marTop w:val="0"/>
          <w:marBottom w:val="0"/>
          <w:divBdr>
            <w:top w:val="none" w:sz="0" w:space="0" w:color="auto"/>
            <w:left w:val="none" w:sz="0" w:space="0" w:color="auto"/>
            <w:bottom w:val="none" w:sz="0" w:space="0" w:color="auto"/>
            <w:right w:val="none" w:sz="0" w:space="0" w:color="auto"/>
          </w:divBdr>
        </w:div>
        <w:div w:id="2017076966">
          <w:marLeft w:val="640"/>
          <w:marRight w:val="0"/>
          <w:marTop w:val="0"/>
          <w:marBottom w:val="0"/>
          <w:divBdr>
            <w:top w:val="none" w:sz="0" w:space="0" w:color="auto"/>
            <w:left w:val="none" w:sz="0" w:space="0" w:color="auto"/>
            <w:bottom w:val="none" w:sz="0" w:space="0" w:color="auto"/>
            <w:right w:val="none" w:sz="0" w:space="0" w:color="auto"/>
          </w:divBdr>
        </w:div>
        <w:div w:id="1355228679">
          <w:marLeft w:val="640"/>
          <w:marRight w:val="0"/>
          <w:marTop w:val="0"/>
          <w:marBottom w:val="0"/>
          <w:divBdr>
            <w:top w:val="none" w:sz="0" w:space="0" w:color="auto"/>
            <w:left w:val="none" w:sz="0" w:space="0" w:color="auto"/>
            <w:bottom w:val="none" w:sz="0" w:space="0" w:color="auto"/>
            <w:right w:val="none" w:sz="0" w:space="0" w:color="auto"/>
          </w:divBdr>
        </w:div>
        <w:div w:id="1982807172">
          <w:marLeft w:val="640"/>
          <w:marRight w:val="0"/>
          <w:marTop w:val="0"/>
          <w:marBottom w:val="0"/>
          <w:divBdr>
            <w:top w:val="none" w:sz="0" w:space="0" w:color="auto"/>
            <w:left w:val="none" w:sz="0" w:space="0" w:color="auto"/>
            <w:bottom w:val="none" w:sz="0" w:space="0" w:color="auto"/>
            <w:right w:val="none" w:sz="0" w:space="0" w:color="auto"/>
          </w:divBdr>
        </w:div>
        <w:div w:id="595865236">
          <w:marLeft w:val="640"/>
          <w:marRight w:val="0"/>
          <w:marTop w:val="0"/>
          <w:marBottom w:val="0"/>
          <w:divBdr>
            <w:top w:val="none" w:sz="0" w:space="0" w:color="auto"/>
            <w:left w:val="none" w:sz="0" w:space="0" w:color="auto"/>
            <w:bottom w:val="none" w:sz="0" w:space="0" w:color="auto"/>
            <w:right w:val="none" w:sz="0" w:space="0" w:color="auto"/>
          </w:divBdr>
        </w:div>
        <w:div w:id="2024241880">
          <w:marLeft w:val="640"/>
          <w:marRight w:val="0"/>
          <w:marTop w:val="0"/>
          <w:marBottom w:val="0"/>
          <w:divBdr>
            <w:top w:val="none" w:sz="0" w:space="0" w:color="auto"/>
            <w:left w:val="none" w:sz="0" w:space="0" w:color="auto"/>
            <w:bottom w:val="none" w:sz="0" w:space="0" w:color="auto"/>
            <w:right w:val="none" w:sz="0" w:space="0" w:color="auto"/>
          </w:divBdr>
        </w:div>
        <w:div w:id="1301379325">
          <w:marLeft w:val="640"/>
          <w:marRight w:val="0"/>
          <w:marTop w:val="0"/>
          <w:marBottom w:val="0"/>
          <w:divBdr>
            <w:top w:val="none" w:sz="0" w:space="0" w:color="auto"/>
            <w:left w:val="none" w:sz="0" w:space="0" w:color="auto"/>
            <w:bottom w:val="none" w:sz="0" w:space="0" w:color="auto"/>
            <w:right w:val="none" w:sz="0" w:space="0" w:color="auto"/>
          </w:divBdr>
        </w:div>
        <w:div w:id="994409522">
          <w:marLeft w:val="640"/>
          <w:marRight w:val="0"/>
          <w:marTop w:val="0"/>
          <w:marBottom w:val="0"/>
          <w:divBdr>
            <w:top w:val="none" w:sz="0" w:space="0" w:color="auto"/>
            <w:left w:val="none" w:sz="0" w:space="0" w:color="auto"/>
            <w:bottom w:val="none" w:sz="0" w:space="0" w:color="auto"/>
            <w:right w:val="none" w:sz="0" w:space="0" w:color="auto"/>
          </w:divBdr>
        </w:div>
        <w:div w:id="638876292">
          <w:marLeft w:val="640"/>
          <w:marRight w:val="0"/>
          <w:marTop w:val="0"/>
          <w:marBottom w:val="0"/>
          <w:divBdr>
            <w:top w:val="none" w:sz="0" w:space="0" w:color="auto"/>
            <w:left w:val="none" w:sz="0" w:space="0" w:color="auto"/>
            <w:bottom w:val="none" w:sz="0" w:space="0" w:color="auto"/>
            <w:right w:val="none" w:sz="0" w:space="0" w:color="auto"/>
          </w:divBdr>
        </w:div>
        <w:div w:id="1194658894">
          <w:marLeft w:val="640"/>
          <w:marRight w:val="0"/>
          <w:marTop w:val="0"/>
          <w:marBottom w:val="0"/>
          <w:divBdr>
            <w:top w:val="none" w:sz="0" w:space="0" w:color="auto"/>
            <w:left w:val="none" w:sz="0" w:space="0" w:color="auto"/>
            <w:bottom w:val="none" w:sz="0" w:space="0" w:color="auto"/>
            <w:right w:val="none" w:sz="0" w:space="0" w:color="auto"/>
          </w:divBdr>
        </w:div>
        <w:div w:id="477915024">
          <w:marLeft w:val="640"/>
          <w:marRight w:val="0"/>
          <w:marTop w:val="0"/>
          <w:marBottom w:val="0"/>
          <w:divBdr>
            <w:top w:val="none" w:sz="0" w:space="0" w:color="auto"/>
            <w:left w:val="none" w:sz="0" w:space="0" w:color="auto"/>
            <w:bottom w:val="none" w:sz="0" w:space="0" w:color="auto"/>
            <w:right w:val="none" w:sz="0" w:space="0" w:color="auto"/>
          </w:divBdr>
        </w:div>
        <w:div w:id="747926695">
          <w:marLeft w:val="640"/>
          <w:marRight w:val="0"/>
          <w:marTop w:val="0"/>
          <w:marBottom w:val="0"/>
          <w:divBdr>
            <w:top w:val="none" w:sz="0" w:space="0" w:color="auto"/>
            <w:left w:val="none" w:sz="0" w:space="0" w:color="auto"/>
            <w:bottom w:val="none" w:sz="0" w:space="0" w:color="auto"/>
            <w:right w:val="none" w:sz="0" w:space="0" w:color="auto"/>
          </w:divBdr>
        </w:div>
        <w:div w:id="1182205491">
          <w:marLeft w:val="640"/>
          <w:marRight w:val="0"/>
          <w:marTop w:val="0"/>
          <w:marBottom w:val="0"/>
          <w:divBdr>
            <w:top w:val="none" w:sz="0" w:space="0" w:color="auto"/>
            <w:left w:val="none" w:sz="0" w:space="0" w:color="auto"/>
            <w:bottom w:val="none" w:sz="0" w:space="0" w:color="auto"/>
            <w:right w:val="none" w:sz="0" w:space="0" w:color="auto"/>
          </w:divBdr>
        </w:div>
        <w:div w:id="1695113425">
          <w:marLeft w:val="640"/>
          <w:marRight w:val="0"/>
          <w:marTop w:val="0"/>
          <w:marBottom w:val="0"/>
          <w:divBdr>
            <w:top w:val="none" w:sz="0" w:space="0" w:color="auto"/>
            <w:left w:val="none" w:sz="0" w:space="0" w:color="auto"/>
            <w:bottom w:val="none" w:sz="0" w:space="0" w:color="auto"/>
            <w:right w:val="none" w:sz="0" w:space="0" w:color="auto"/>
          </w:divBdr>
        </w:div>
        <w:div w:id="1171018574">
          <w:marLeft w:val="640"/>
          <w:marRight w:val="0"/>
          <w:marTop w:val="0"/>
          <w:marBottom w:val="0"/>
          <w:divBdr>
            <w:top w:val="none" w:sz="0" w:space="0" w:color="auto"/>
            <w:left w:val="none" w:sz="0" w:space="0" w:color="auto"/>
            <w:bottom w:val="none" w:sz="0" w:space="0" w:color="auto"/>
            <w:right w:val="none" w:sz="0" w:space="0" w:color="auto"/>
          </w:divBdr>
        </w:div>
        <w:div w:id="1864972085">
          <w:marLeft w:val="640"/>
          <w:marRight w:val="0"/>
          <w:marTop w:val="0"/>
          <w:marBottom w:val="0"/>
          <w:divBdr>
            <w:top w:val="none" w:sz="0" w:space="0" w:color="auto"/>
            <w:left w:val="none" w:sz="0" w:space="0" w:color="auto"/>
            <w:bottom w:val="none" w:sz="0" w:space="0" w:color="auto"/>
            <w:right w:val="none" w:sz="0" w:space="0" w:color="auto"/>
          </w:divBdr>
        </w:div>
        <w:div w:id="301810665">
          <w:marLeft w:val="640"/>
          <w:marRight w:val="0"/>
          <w:marTop w:val="0"/>
          <w:marBottom w:val="0"/>
          <w:divBdr>
            <w:top w:val="none" w:sz="0" w:space="0" w:color="auto"/>
            <w:left w:val="none" w:sz="0" w:space="0" w:color="auto"/>
            <w:bottom w:val="none" w:sz="0" w:space="0" w:color="auto"/>
            <w:right w:val="none" w:sz="0" w:space="0" w:color="auto"/>
          </w:divBdr>
        </w:div>
        <w:div w:id="1849908859">
          <w:marLeft w:val="640"/>
          <w:marRight w:val="0"/>
          <w:marTop w:val="0"/>
          <w:marBottom w:val="0"/>
          <w:divBdr>
            <w:top w:val="none" w:sz="0" w:space="0" w:color="auto"/>
            <w:left w:val="none" w:sz="0" w:space="0" w:color="auto"/>
            <w:bottom w:val="none" w:sz="0" w:space="0" w:color="auto"/>
            <w:right w:val="none" w:sz="0" w:space="0" w:color="auto"/>
          </w:divBdr>
        </w:div>
        <w:div w:id="667945370">
          <w:marLeft w:val="640"/>
          <w:marRight w:val="0"/>
          <w:marTop w:val="0"/>
          <w:marBottom w:val="0"/>
          <w:divBdr>
            <w:top w:val="none" w:sz="0" w:space="0" w:color="auto"/>
            <w:left w:val="none" w:sz="0" w:space="0" w:color="auto"/>
            <w:bottom w:val="none" w:sz="0" w:space="0" w:color="auto"/>
            <w:right w:val="none" w:sz="0" w:space="0" w:color="auto"/>
          </w:divBdr>
        </w:div>
        <w:div w:id="1529104740">
          <w:marLeft w:val="640"/>
          <w:marRight w:val="0"/>
          <w:marTop w:val="0"/>
          <w:marBottom w:val="0"/>
          <w:divBdr>
            <w:top w:val="none" w:sz="0" w:space="0" w:color="auto"/>
            <w:left w:val="none" w:sz="0" w:space="0" w:color="auto"/>
            <w:bottom w:val="none" w:sz="0" w:space="0" w:color="auto"/>
            <w:right w:val="none" w:sz="0" w:space="0" w:color="auto"/>
          </w:divBdr>
        </w:div>
        <w:div w:id="315111562">
          <w:marLeft w:val="640"/>
          <w:marRight w:val="0"/>
          <w:marTop w:val="0"/>
          <w:marBottom w:val="0"/>
          <w:divBdr>
            <w:top w:val="none" w:sz="0" w:space="0" w:color="auto"/>
            <w:left w:val="none" w:sz="0" w:space="0" w:color="auto"/>
            <w:bottom w:val="none" w:sz="0" w:space="0" w:color="auto"/>
            <w:right w:val="none" w:sz="0" w:space="0" w:color="auto"/>
          </w:divBdr>
        </w:div>
        <w:div w:id="670066269">
          <w:marLeft w:val="640"/>
          <w:marRight w:val="0"/>
          <w:marTop w:val="0"/>
          <w:marBottom w:val="0"/>
          <w:divBdr>
            <w:top w:val="none" w:sz="0" w:space="0" w:color="auto"/>
            <w:left w:val="none" w:sz="0" w:space="0" w:color="auto"/>
            <w:bottom w:val="none" w:sz="0" w:space="0" w:color="auto"/>
            <w:right w:val="none" w:sz="0" w:space="0" w:color="auto"/>
          </w:divBdr>
        </w:div>
        <w:div w:id="588277702">
          <w:marLeft w:val="640"/>
          <w:marRight w:val="0"/>
          <w:marTop w:val="0"/>
          <w:marBottom w:val="0"/>
          <w:divBdr>
            <w:top w:val="none" w:sz="0" w:space="0" w:color="auto"/>
            <w:left w:val="none" w:sz="0" w:space="0" w:color="auto"/>
            <w:bottom w:val="none" w:sz="0" w:space="0" w:color="auto"/>
            <w:right w:val="none" w:sz="0" w:space="0" w:color="auto"/>
          </w:divBdr>
        </w:div>
        <w:div w:id="1032610010">
          <w:marLeft w:val="640"/>
          <w:marRight w:val="0"/>
          <w:marTop w:val="0"/>
          <w:marBottom w:val="0"/>
          <w:divBdr>
            <w:top w:val="none" w:sz="0" w:space="0" w:color="auto"/>
            <w:left w:val="none" w:sz="0" w:space="0" w:color="auto"/>
            <w:bottom w:val="none" w:sz="0" w:space="0" w:color="auto"/>
            <w:right w:val="none" w:sz="0" w:space="0" w:color="auto"/>
          </w:divBdr>
        </w:div>
        <w:div w:id="1068727791">
          <w:marLeft w:val="640"/>
          <w:marRight w:val="0"/>
          <w:marTop w:val="0"/>
          <w:marBottom w:val="0"/>
          <w:divBdr>
            <w:top w:val="none" w:sz="0" w:space="0" w:color="auto"/>
            <w:left w:val="none" w:sz="0" w:space="0" w:color="auto"/>
            <w:bottom w:val="none" w:sz="0" w:space="0" w:color="auto"/>
            <w:right w:val="none" w:sz="0" w:space="0" w:color="auto"/>
          </w:divBdr>
        </w:div>
        <w:div w:id="1429891885">
          <w:marLeft w:val="640"/>
          <w:marRight w:val="0"/>
          <w:marTop w:val="0"/>
          <w:marBottom w:val="0"/>
          <w:divBdr>
            <w:top w:val="none" w:sz="0" w:space="0" w:color="auto"/>
            <w:left w:val="none" w:sz="0" w:space="0" w:color="auto"/>
            <w:bottom w:val="none" w:sz="0" w:space="0" w:color="auto"/>
            <w:right w:val="none" w:sz="0" w:space="0" w:color="auto"/>
          </w:divBdr>
        </w:div>
        <w:div w:id="1095250978">
          <w:marLeft w:val="640"/>
          <w:marRight w:val="0"/>
          <w:marTop w:val="0"/>
          <w:marBottom w:val="0"/>
          <w:divBdr>
            <w:top w:val="none" w:sz="0" w:space="0" w:color="auto"/>
            <w:left w:val="none" w:sz="0" w:space="0" w:color="auto"/>
            <w:bottom w:val="none" w:sz="0" w:space="0" w:color="auto"/>
            <w:right w:val="none" w:sz="0" w:space="0" w:color="auto"/>
          </w:divBdr>
        </w:div>
        <w:div w:id="603851912">
          <w:marLeft w:val="640"/>
          <w:marRight w:val="0"/>
          <w:marTop w:val="0"/>
          <w:marBottom w:val="0"/>
          <w:divBdr>
            <w:top w:val="none" w:sz="0" w:space="0" w:color="auto"/>
            <w:left w:val="none" w:sz="0" w:space="0" w:color="auto"/>
            <w:bottom w:val="none" w:sz="0" w:space="0" w:color="auto"/>
            <w:right w:val="none" w:sz="0" w:space="0" w:color="auto"/>
          </w:divBdr>
        </w:div>
        <w:div w:id="1133983305">
          <w:marLeft w:val="640"/>
          <w:marRight w:val="0"/>
          <w:marTop w:val="0"/>
          <w:marBottom w:val="0"/>
          <w:divBdr>
            <w:top w:val="none" w:sz="0" w:space="0" w:color="auto"/>
            <w:left w:val="none" w:sz="0" w:space="0" w:color="auto"/>
            <w:bottom w:val="none" w:sz="0" w:space="0" w:color="auto"/>
            <w:right w:val="none" w:sz="0" w:space="0" w:color="auto"/>
          </w:divBdr>
        </w:div>
        <w:div w:id="480654582">
          <w:marLeft w:val="640"/>
          <w:marRight w:val="0"/>
          <w:marTop w:val="0"/>
          <w:marBottom w:val="0"/>
          <w:divBdr>
            <w:top w:val="none" w:sz="0" w:space="0" w:color="auto"/>
            <w:left w:val="none" w:sz="0" w:space="0" w:color="auto"/>
            <w:bottom w:val="none" w:sz="0" w:space="0" w:color="auto"/>
            <w:right w:val="none" w:sz="0" w:space="0" w:color="auto"/>
          </w:divBdr>
        </w:div>
        <w:div w:id="1369179101">
          <w:marLeft w:val="640"/>
          <w:marRight w:val="0"/>
          <w:marTop w:val="0"/>
          <w:marBottom w:val="0"/>
          <w:divBdr>
            <w:top w:val="none" w:sz="0" w:space="0" w:color="auto"/>
            <w:left w:val="none" w:sz="0" w:space="0" w:color="auto"/>
            <w:bottom w:val="none" w:sz="0" w:space="0" w:color="auto"/>
            <w:right w:val="none" w:sz="0" w:space="0" w:color="auto"/>
          </w:divBdr>
        </w:div>
        <w:div w:id="765927286">
          <w:marLeft w:val="640"/>
          <w:marRight w:val="0"/>
          <w:marTop w:val="0"/>
          <w:marBottom w:val="0"/>
          <w:divBdr>
            <w:top w:val="none" w:sz="0" w:space="0" w:color="auto"/>
            <w:left w:val="none" w:sz="0" w:space="0" w:color="auto"/>
            <w:bottom w:val="none" w:sz="0" w:space="0" w:color="auto"/>
            <w:right w:val="none" w:sz="0" w:space="0" w:color="auto"/>
          </w:divBdr>
        </w:div>
        <w:div w:id="21901066">
          <w:marLeft w:val="640"/>
          <w:marRight w:val="0"/>
          <w:marTop w:val="0"/>
          <w:marBottom w:val="0"/>
          <w:divBdr>
            <w:top w:val="none" w:sz="0" w:space="0" w:color="auto"/>
            <w:left w:val="none" w:sz="0" w:space="0" w:color="auto"/>
            <w:bottom w:val="none" w:sz="0" w:space="0" w:color="auto"/>
            <w:right w:val="none" w:sz="0" w:space="0" w:color="auto"/>
          </w:divBdr>
        </w:div>
        <w:div w:id="813178453">
          <w:marLeft w:val="640"/>
          <w:marRight w:val="0"/>
          <w:marTop w:val="0"/>
          <w:marBottom w:val="0"/>
          <w:divBdr>
            <w:top w:val="none" w:sz="0" w:space="0" w:color="auto"/>
            <w:left w:val="none" w:sz="0" w:space="0" w:color="auto"/>
            <w:bottom w:val="none" w:sz="0" w:space="0" w:color="auto"/>
            <w:right w:val="none" w:sz="0" w:space="0" w:color="auto"/>
          </w:divBdr>
        </w:div>
        <w:div w:id="1092043092">
          <w:marLeft w:val="640"/>
          <w:marRight w:val="0"/>
          <w:marTop w:val="0"/>
          <w:marBottom w:val="0"/>
          <w:divBdr>
            <w:top w:val="none" w:sz="0" w:space="0" w:color="auto"/>
            <w:left w:val="none" w:sz="0" w:space="0" w:color="auto"/>
            <w:bottom w:val="none" w:sz="0" w:space="0" w:color="auto"/>
            <w:right w:val="none" w:sz="0" w:space="0" w:color="auto"/>
          </w:divBdr>
        </w:div>
        <w:div w:id="1439639051">
          <w:marLeft w:val="640"/>
          <w:marRight w:val="0"/>
          <w:marTop w:val="0"/>
          <w:marBottom w:val="0"/>
          <w:divBdr>
            <w:top w:val="none" w:sz="0" w:space="0" w:color="auto"/>
            <w:left w:val="none" w:sz="0" w:space="0" w:color="auto"/>
            <w:bottom w:val="none" w:sz="0" w:space="0" w:color="auto"/>
            <w:right w:val="none" w:sz="0" w:space="0" w:color="auto"/>
          </w:divBdr>
        </w:div>
        <w:div w:id="2134210858">
          <w:marLeft w:val="640"/>
          <w:marRight w:val="0"/>
          <w:marTop w:val="0"/>
          <w:marBottom w:val="0"/>
          <w:divBdr>
            <w:top w:val="none" w:sz="0" w:space="0" w:color="auto"/>
            <w:left w:val="none" w:sz="0" w:space="0" w:color="auto"/>
            <w:bottom w:val="none" w:sz="0" w:space="0" w:color="auto"/>
            <w:right w:val="none" w:sz="0" w:space="0" w:color="auto"/>
          </w:divBdr>
        </w:div>
        <w:div w:id="1902473498">
          <w:marLeft w:val="640"/>
          <w:marRight w:val="0"/>
          <w:marTop w:val="0"/>
          <w:marBottom w:val="0"/>
          <w:divBdr>
            <w:top w:val="none" w:sz="0" w:space="0" w:color="auto"/>
            <w:left w:val="none" w:sz="0" w:space="0" w:color="auto"/>
            <w:bottom w:val="none" w:sz="0" w:space="0" w:color="auto"/>
            <w:right w:val="none" w:sz="0" w:space="0" w:color="auto"/>
          </w:divBdr>
        </w:div>
        <w:div w:id="297074874">
          <w:marLeft w:val="640"/>
          <w:marRight w:val="0"/>
          <w:marTop w:val="0"/>
          <w:marBottom w:val="0"/>
          <w:divBdr>
            <w:top w:val="none" w:sz="0" w:space="0" w:color="auto"/>
            <w:left w:val="none" w:sz="0" w:space="0" w:color="auto"/>
            <w:bottom w:val="none" w:sz="0" w:space="0" w:color="auto"/>
            <w:right w:val="none" w:sz="0" w:space="0" w:color="auto"/>
          </w:divBdr>
        </w:div>
        <w:div w:id="1972860422">
          <w:marLeft w:val="640"/>
          <w:marRight w:val="0"/>
          <w:marTop w:val="0"/>
          <w:marBottom w:val="0"/>
          <w:divBdr>
            <w:top w:val="none" w:sz="0" w:space="0" w:color="auto"/>
            <w:left w:val="none" w:sz="0" w:space="0" w:color="auto"/>
            <w:bottom w:val="none" w:sz="0" w:space="0" w:color="auto"/>
            <w:right w:val="none" w:sz="0" w:space="0" w:color="auto"/>
          </w:divBdr>
        </w:div>
        <w:div w:id="1758593197">
          <w:marLeft w:val="640"/>
          <w:marRight w:val="0"/>
          <w:marTop w:val="0"/>
          <w:marBottom w:val="0"/>
          <w:divBdr>
            <w:top w:val="none" w:sz="0" w:space="0" w:color="auto"/>
            <w:left w:val="none" w:sz="0" w:space="0" w:color="auto"/>
            <w:bottom w:val="none" w:sz="0" w:space="0" w:color="auto"/>
            <w:right w:val="none" w:sz="0" w:space="0" w:color="auto"/>
          </w:divBdr>
        </w:div>
        <w:div w:id="1710373193">
          <w:marLeft w:val="640"/>
          <w:marRight w:val="0"/>
          <w:marTop w:val="0"/>
          <w:marBottom w:val="0"/>
          <w:divBdr>
            <w:top w:val="none" w:sz="0" w:space="0" w:color="auto"/>
            <w:left w:val="none" w:sz="0" w:space="0" w:color="auto"/>
            <w:bottom w:val="none" w:sz="0" w:space="0" w:color="auto"/>
            <w:right w:val="none" w:sz="0" w:space="0" w:color="auto"/>
          </w:divBdr>
        </w:div>
        <w:div w:id="909584565">
          <w:marLeft w:val="640"/>
          <w:marRight w:val="0"/>
          <w:marTop w:val="0"/>
          <w:marBottom w:val="0"/>
          <w:divBdr>
            <w:top w:val="none" w:sz="0" w:space="0" w:color="auto"/>
            <w:left w:val="none" w:sz="0" w:space="0" w:color="auto"/>
            <w:bottom w:val="none" w:sz="0" w:space="0" w:color="auto"/>
            <w:right w:val="none" w:sz="0" w:space="0" w:color="auto"/>
          </w:divBdr>
        </w:div>
        <w:div w:id="1276139983">
          <w:marLeft w:val="640"/>
          <w:marRight w:val="0"/>
          <w:marTop w:val="0"/>
          <w:marBottom w:val="0"/>
          <w:divBdr>
            <w:top w:val="none" w:sz="0" w:space="0" w:color="auto"/>
            <w:left w:val="none" w:sz="0" w:space="0" w:color="auto"/>
            <w:bottom w:val="none" w:sz="0" w:space="0" w:color="auto"/>
            <w:right w:val="none" w:sz="0" w:space="0" w:color="auto"/>
          </w:divBdr>
        </w:div>
        <w:div w:id="2135638173">
          <w:marLeft w:val="640"/>
          <w:marRight w:val="0"/>
          <w:marTop w:val="0"/>
          <w:marBottom w:val="0"/>
          <w:divBdr>
            <w:top w:val="none" w:sz="0" w:space="0" w:color="auto"/>
            <w:left w:val="none" w:sz="0" w:space="0" w:color="auto"/>
            <w:bottom w:val="none" w:sz="0" w:space="0" w:color="auto"/>
            <w:right w:val="none" w:sz="0" w:space="0" w:color="auto"/>
          </w:divBdr>
        </w:div>
        <w:div w:id="1459176549">
          <w:marLeft w:val="640"/>
          <w:marRight w:val="0"/>
          <w:marTop w:val="0"/>
          <w:marBottom w:val="0"/>
          <w:divBdr>
            <w:top w:val="none" w:sz="0" w:space="0" w:color="auto"/>
            <w:left w:val="none" w:sz="0" w:space="0" w:color="auto"/>
            <w:bottom w:val="none" w:sz="0" w:space="0" w:color="auto"/>
            <w:right w:val="none" w:sz="0" w:space="0" w:color="auto"/>
          </w:divBdr>
        </w:div>
        <w:div w:id="2139831399">
          <w:marLeft w:val="640"/>
          <w:marRight w:val="0"/>
          <w:marTop w:val="0"/>
          <w:marBottom w:val="0"/>
          <w:divBdr>
            <w:top w:val="none" w:sz="0" w:space="0" w:color="auto"/>
            <w:left w:val="none" w:sz="0" w:space="0" w:color="auto"/>
            <w:bottom w:val="none" w:sz="0" w:space="0" w:color="auto"/>
            <w:right w:val="none" w:sz="0" w:space="0" w:color="auto"/>
          </w:divBdr>
        </w:div>
        <w:div w:id="1475296228">
          <w:marLeft w:val="640"/>
          <w:marRight w:val="0"/>
          <w:marTop w:val="0"/>
          <w:marBottom w:val="0"/>
          <w:divBdr>
            <w:top w:val="none" w:sz="0" w:space="0" w:color="auto"/>
            <w:left w:val="none" w:sz="0" w:space="0" w:color="auto"/>
            <w:bottom w:val="none" w:sz="0" w:space="0" w:color="auto"/>
            <w:right w:val="none" w:sz="0" w:space="0" w:color="auto"/>
          </w:divBdr>
        </w:div>
        <w:div w:id="873886693">
          <w:marLeft w:val="640"/>
          <w:marRight w:val="0"/>
          <w:marTop w:val="0"/>
          <w:marBottom w:val="0"/>
          <w:divBdr>
            <w:top w:val="none" w:sz="0" w:space="0" w:color="auto"/>
            <w:left w:val="none" w:sz="0" w:space="0" w:color="auto"/>
            <w:bottom w:val="none" w:sz="0" w:space="0" w:color="auto"/>
            <w:right w:val="none" w:sz="0" w:space="0" w:color="auto"/>
          </w:divBdr>
        </w:div>
        <w:div w:id="1440101144">
          <w:marLeft w:val="640"/>
          <w:marRight w:val="0"/>
          <w:marTop w:val="0"/>
          <w:marBottom w:val="0"/>
          <w:divBdr>
            <w:top w:val="none" w:sz="0" w:space="0" w:color="auto"/>
            <w:left w:val="none" w:sz="0" w:space="0" w:color="auto"/>
            <w:bottom w:val="none" w:sz="0" w:space="0" w:color="auto"/>
            <w:right w:val="none" w:sz="0" w:space="0" w:color="auto"/>
          </w:divBdr>
        </w:div>
        <w:div w:id="999117693">
          <w:marLeft w:val="640"/>
          <w:marRight w:val="0"/>
          <w:marTop w:val="0"/>
          <w:marBottom w:val="0"/>
          <w:divBdr>
            <w:top w:val="none" w:sz="0" w:space="0" w:color="auto"/>
            <w:left w:val="none" w:sz="0" w:space="0" w:color="auto"/>
            <w:bottom w:val="none" w:sz="0" w:space="0" w:color="auto"/>
            <w:right w:val="none" w:sz="0" w:space="0" w:color="auto"/>
          </w:divBdr>
        </w:div>
        <w:div w:id="105083854">
          <w:marLeft w:val="640"/>
          <w:marRight w:val="0"/>
          <w:marTop w:val="0"/>
          <w:marBottom w:val="0"/>
          <w:divBdr>
            <w:top w:val="none" w:sz="0" w:space="0" w:color="auto"/>
            <w:left w:val="none" w:sz="0" w:space="0" w:color="auto"/>
            <w:bottom w:val="none" w:sz="0" w:space="0" w:color="auto"/>
            <w:right w:val="none" w:sz="0" w:space="0" w:color="auto"/>
          </w:divBdr>
        </w:div>
        <w:div w:id="1643345104">
          <w:marLeft w:val="640"/>
          <w:marRight w:val="0"/>
          <w:marTop w:val="0"/>
          <w:marBottom w:val="0"/>
          <w:divBdr>
            <w:top w:val="none" w:sz="0" w:space="0" w:color="auto"/>
            <w:left w:val="none" w:sz="0" w:space="0" w:color="auto"/>
            <w:bottom w:val="none" w:sz="0" w:space="0" w:color="auto"/>
            <w:right w:val="none" w:sz="0" w:space="0" w:color="auto"/>
          </w:divBdr>
        </w:div>
        <w:div w:id="54820646">
          <w:marLeft w:val="640"/>
          <w:marRight w:val="0"/>
          <w:marTop w:val="0"/>
          <w:marBottom w:val="0"/>
          <w:divBdr>
            <w:top w:val="none" w:sz="0" w:space="0" w:color="auto"/>
            <w:left w:val="none" w:sz="0" w:space="0" w:color="auto"/>
            <w:bottom w:val="none" w:sz="0" w:space="0" w:color="auto"/>
            <w:right w:val="none" w:sz="0" w:space="0" w:color="auto"/>
          </w:divBdr>
        </w:div>
        <w:div w:id="2008169538">
          <w:marLeft w:val="640"/>
          <w:marRight w:val="0"/>
          <w:marTop w:val="0"/>
          <w:marBottom w:val="0"/>
          <w:divBdr>
            <w:top w:val="none" w:sz="0" w:space="0" w:color="auto"/>
            <w:left w:val="none" w:sz="0" w:space="0" w:color="auto"/>
            <w:bottom w:val="none" w:sz="0" w:space="0" w:color="auto"/>
            <w:right w:val="none" w:sz="0" w:space="0" w:color="auto"/>
          </w:divBdr>
        </w:div>
        <w:div w:id="1365867364">
          <w:marLeft w:val="640"/>
          <w:marRight w:val="0"/>
          <w:marTop w:val="0"/>
          <w:marBottom w:val="0"/>
          <w:divBdr>
            <w:top w:val="none" w:sz="0" w:space="0" w:color="auto"/>
            <w:left w:val="none" w:sz="0" w:space="0" w:color="auto"/>
            <w:bottom w:val="none" w:sz="0" w:space="0" w:color="auto"/>
            <w:right w:val="none" w:sz="0" w:space="0" w:color="auto"/>
          </w:divBdr>
        </w:div>
        <w:div w:id="1247151744">
          <w:marLeft w:val="640"/>
          <w:marRight w:val="0"/>
          <w:marTop w:val="0"/>
          <w:marBottom w:val="0"/>
          <w:divBdr>
            <w:top w:val="none" w:sz="0" w:space="0" w:color="auto"/>
            <w:left w:val="none" w:sz="0" w:space="0" w:color="auto"/>
            <w:bottom w:val="none" w:sz="0" w:space="0" w:color="auto"/>
            <w:right w:val="none" w:sz="0" w:space="0" w:color="auto"/>
          </w:divBdr>
        </w:div>
        <w:div w:id="1658800539">
          <w:marLeft w:val="640"/>
          <w:marRight w:val="0"/>
          <w:marTop w:val="0"/>
          <w:marBottom w:val="0"/>
          <w:divBdr>
            <w:top w:val="none" w:sz="0" w:space="0" w:color="auto"/>
            <w:left w:val="none" w:sz="0" w:space="0" w:color="auto"/>
            <w:bottom w:val="none" w:sz="0" w:space="0" w:color="auto"/>
            <w:right w:val="none" w:sz="0" w:space="0" w:color="auto"/>
          </w:divBdr>
        </w:div>
        <w:div w:id="1701278052">
          <w:marLeft w:val="640"/>
          <w:marRight w:val="0"/>
          <w:marTop w:val="0"/>
          <w:marBottom w:val="0"/>
          <w:divBdr>
            <w:top w:val="none" w:sz="0" w:space="0" w:color="auto"/>
            <w:left w:val="none" w:sz="0" w:space="0" w:color="auto"/>
            <w:bottom w:val="none" w:sz="0" w:space="0" w:color="auto"/>
            <w:right w:val="none" w:sz="0" w:space="0" w:color="auto"/>
          </w:divBdr>
        </w:div>
        <w:div w:id="1043480157">
          <w:marLeft w:val="640"/>
          <w:marRight w:val="0"/>
          <w:marTop w:val="0"/>
          <w:marBottom w:val="0"/>
          <w:divBdr>
            <w:top w:val="none" w:sz="0" w:space="0" w:color="auto"/>
            <w:left w:val="none" w:sz="0" w:space="0" w:color="auto"/>
            <w:bottom w:val="none" w:sz="0" w:space="0" w:color="auto"/>
            <w:right w:val="none" w:sz="0" w:space="0" w:color="auto"/>
          </w:divBdr>
        </w:div>
        <w:div w:id="111288964">
          <w:marLeft w:val="640"/>
          <w:marRight w:val="0"/>
          <w:marTop w:val="0"/>
          <w:marBottom w:val="0"/>
          <w:divBdr>
            <w:top w:val="none" w:sz="0" w:space="0" w:color="auto"/>
            <w:left w:val="none" w:sz="0" w:space="0" w:color="auto"/>
            <w:bottom w:val="none" w:sz="0" w:space="0" w:color="auto"/>
            <w:right w:val="none" w:sz="0" w:space="0" w:color="auto"/>
          </w:divBdr>
        </w:div>
        <w:div w:id="1152257630">
          <w:marLeft w:val="640"/>
          <w:marRight w:val="0"/>
          <w:marTop w:val="0"/>
          <w:marBottom w:val="0"/>
          <w:divBdr>
            <w:top w:val="none" w:sz="0" w:space="0" w:color="auto"/>
            <w:left w:val="none" w:sz="0" w:space="0" w:color="auto"/>
            <w:bottom w:val="none" w:sz="0" w:space="0" w:color="auto"/>
            <w:right w:val="none" w:sz="0" w:space="0" w:color="auto"/>
          </w:divBdr>
        </w:div>
        <w:div w:id="1144807756">
          <w:marLeft w:val="640"/>
          <w:marRight w:val="0"/>
          <w:marTop w:val="0"/>
          <w:marBottom w:val="0"/>
          <w:divBdr>
            <w:top w:val="none" w:sz="0" w:space="0" w:color="auto"/>
            <w:left w:val="none" w:sz="0" w:space="0" w:color="auto"/>
            <w:bottom w:val="none" w:sz="0" w:space="0" w:color="auto"/>
            <w:right w:val="none" w:sz="0" w:space="0" w:color="auto"/>
          </w:divBdr>
        </w:div>
        <w:div w:id="1225025185">
          <w:marLeft w:val="640"/>
          <w:marRight w:val="0"/>
          <w:marTop w:val="0"/>
          <w:marBottom w:val="0"/>
          <w:divBdr>
            <w:top w:val="none" w:sz="0" w:space="0" w:color="auto"/>
            <w:left w:val="none" w:sz="0" w:space="0" w:color="auto"/>
            <w:bottom w:val="none" w:sz="0" w:space="0" w:color="auto"/>
            <w:right w:val="none" w:sz="0" w:space="0" w:color="auto"/>
          </w:divBdr>
        </w:div>
        <w:div w:id="1735466530">
          <w:marLeft w:val="640"/>
          <w:marRight w:val="0"/>
          <w:marTop w:val="0"/>
          <w:marBottom w:val="0"/>
          <w:divBdr>
            <w:top w:val="none" w:sz="0" w:space="0" w:color="auto"/>
            <w:left w:val="none" w:sz="0" w:space="0" w:color="auto"/>
            <w:bottom w:val="none" w:sz="0" w:space="0" w:color="auto"/>
            <w:right w:val="none" w:sz="0" w:space="0" w:color="auto"/>
          </w:divBdr>
        </w:div>
        <w:div w:id="38625496">
          <w:marLeft w:val="640"/>
          <w:marRight w:val="0"/>
          <w:marTop w:val="0"/>
          <w:marBottom w:val="0"/>
          <w:divBdr>
            <w:top w:val="none" w:sz="0" w:space="0" w:color="auto"/>
            <w:left w:val="none" w:sz="0" w:space="0" w:color="auto"/>
            <w:bottom w:val="none" w:sz="0" w:space="0" w:color="auto"/>
            <w:right w:val="none" w:sz="0" w:space="0" w:color="auto"/>
          </w:divBdr>
        </w:div>
        <w:div w:id="1464694190">
          <w:marLeft w:val="640"/>
          <w:marRight w:val="0"/>
          <w:marTop w:val="0"/>
          <w:marBottom w:val="0"/>
          <w:divBdr>
            <w:top w:val="none" w:sz="0" w:space="0" w:color="auto"/>
            <w:left w:val="none" w:sz="0" w:space="0" w:color="auto"/>
            <w:bottom w:val="none" w:sz="0" w:space="0" w:color="auto"/>
            <w:right w:val="none" w:sz="0" w:space="0" w:color="auto"/>
          </w:divBdr>
        </w:div>
        <w:div w:id="972446920">
          <w:marLeft w:val="640"/>
          <w:marRight w:val="0"/>
          <w:marTop w:val="0"/>
          <w:marBottom w:val="0"/>
          <w:divBdr>
            <w:top w:val="none" w:sz="0" w:space="0" w:color="auto"/>
            <w:left w:val="none" w:sz="0" w:space="0" w:color="auto"/>
            <w:bottom w:val="none" w:sz="0" w:space="0" w:color="auto"/>
            <w:right w:val="none" w:sz="0" w:space="0" w:color="auto"/>
          </w:divBdr>
        </w:div>
        <w:div w:id="304631136">
          <w:marLeft w:val="640"/>
          <w:marRight w:val="0"/>
          <w:marTop w:val="0"/>
          <w:marBottom w:val="0"/>
          <w:divBdr>
            <w:top w:val="none" w:sz="0" w:space="0" w:color="auto"/>
            <w:left w:val="none" w:sz="0" w:space="0" w:color="auto"/>
            <w:bottom w:val="none" w:sz="0" w:space="0" w:color="auto"/>
            <w:right w:val="none" w:sz="0" w:space="0" w:color="auto"/>
          </w:divBdr>
        </w:div>
        <w:div w:id="157766554">
          <w:marLeft w:val="640"/>
          <w:marRight w:val="0"/>
          <w:marTop w:val="0"/>
          <w:marBottom w:val="0"/>
          <w:divBdr>
            <w:top w:val="none" w:sz="0" w:space="0" w:color="auto"/>
            <w:left w:val="none" w:sz="0" w:space="0" w:color="auto"/>
            <w:bottom w:val="none" w:sz="0" w:space="0" w:color="auto"/>
            <w:right w:val="none" w:sz="0" w:space="0" w:color="auto"/>
          </w:divBdr>
        </w:div>
        <w:div w:id="1342394164">
          <w:marLeft w:val="640"/>
          <w:marRight w:val="0"/>
          <w:marTop w:val="0"/>
          <w:marBottom w:val="0"/>
          <w:divBdr>
            <w:top w:val="none" w:sz="0" w:space="0" w:color="auto"/>
            <w:left w:val="none" w:sz="0" w:space="0" w:color="auto"/>
            <w:bottom w:val="none" w:sz="0" w:space="0" w:color="auto"/>
            <w:right w:val="none" w:sz="0" w:space="0" w:color="auto"/>
          </w:divBdr>
        </w:div>
        <w:div w:id="260993973">
          <w:marLeft w:val="640"/>
          <w:marRight w:val="0"/>
          <w:marTop w:val="0"/>
          <w:marBottom w:val="0"/>
          <w:divBdr>
            <w:top w:val="none" w:sz="0" w:space="0" w:color="auto"/>
            <w:left w:val="none" w:sz="0" w:space="0" w:color="auto"/>
            <w:bottom w:val="none" w:sz="0" w:space="0" w:color="auto"/>
            <w:right w:val="none" w:sz="0" w:space="0" w:color="auto"/>
          </w:divBdr>
        </w:div>
        <w:div w:id="481850461">
          <w:marLeft w:val="640"/>
          <w:marRight w:val="0"/>
          <w:marTop w:val="0"/>
          <w:marBottom w:val="0"/>
          <w:divBdr>
            <w:top w:val="none" w:sz="0" w:space="0" w:color="auto"/>
            <w:left w:val="none" w:sz="0" w:space="0" w:color="auto"/>
            <w:bottom w:val="none" w:sz="0" w:space="0" w:color="auto"/>
            <w:right w:val="none" w:sz="0" w:space="0" w:color="auto"/>
          </w:divBdr>
        </w:div>
        <w:div w:id="747074447">
          <w:marLeft w:val="640"/>
          <w:marRight w:val="0"/>
          <w:marTop w:val="0"/>
          <w:marBottom w:val="0"/>
          <w:divBdr>
            <w:top w:val="none" w:sz="0" w:space="0" w:color="auto"/>
            <w:left w:val="none" w:sz="0" w:space="0" w:color="auto"/>
            <w:bottom w:val="none" w:sz="0" w:space="0" w:color="auto"/>
            <w:right w:val="none" w:sz="0" w:space="0" w:color="auto"/>
          </w:divBdr>
        </w:div>
        <w:div w:id="1532649547">
          <w:marLeft w:val="640"/>
          <w:marRight w:val="0"/>
          <w:marTop w:val="0"/>
          <w:marBottom w:val="0"/>
          <w:divBdr>
            <w:top w:val="none" w:sz="0" w:space="0" w:color="auto"/>
            <w:left w:val="none" w:sz="0" w:space="0" w:color="auto"/>
            <w:bottom w:val="none" w:sz="0" w:space="0" w:color="auto"/>
            <w:right w:val="none" w:sz="0" w:space="0" w:color="auto"/>
          </w:divBdr>
        </w:div>
        <w:div w:id="884605324">
          <w:marLeft w:val="640"/>
          <w:marRight w:val="0"/>
          <w:marTop w:val="0"/>
          <w:marBottom w:val="0"/>
          <w:divBdr>
            <w:top w:val="none" w:sz="0" w:space="0" w:color="auto"/>
            <w:left w:val="none" w:sz="0" w:space="0" w:color="auto"/>
            <w:bottom w:val="none" w:sz="0" w:space="0" w:color="auto"/>
            <w:right w:val="none" w:sz="0" w:space="0" w:color="auto"/>
          </w:divBdr>
        </w:div>
        <w:div w:id="1751656268">
          <w:marLeft w:val="640"/>
          <w:marRight w:val="0"/>
          <w:marTop w:val="0"/>
          <w:marBottom w:val="0"/>
          <w:divBdr>
            <w:top w:val="none" w:sz="0" w:space="0" w:color="auto"/>
            <w:left w:val="none" w:sz="0" w:space="0" w:color="auto"/>
            <w:bottom w:val="none" w:sz="0" w:space="0" w:color="auto"/>
            <w:right w:val="none" w:sz="0" w:space="0" w:color="auto"/>
          </w:divBdr>
        </w:div>
        <w:div w:id="440761473">
          <w:marLeft w:val="640"/>
          <w:marRight w:val="0"/>
          <w:marTop w:val="0"/>
          <w:marBottom w:val="0"/>
          <w:divBdr>
            <w:top w:val="none" w:sz="0" w:space="0" w:color="auto"/>
            <w:left w:val="none" w:sz="0" w:space="0" w:color="auto"/>
            <w:bottom w:val="none" w:sz="0" w:space="0" w:color="auto"/>
            <w:right w:val="none" w:sz="0" w:space="0" w:color="auto"/>
          </w:divBdr>
        </w:div>
        <w:div w:id="212813679">
          <w:marLeft w:val="640"/>
          <w:marRight w:val="0"/>
          <w:marTop w:val="0"/>
          <w:marBottom w:val="0"/>
          <w:divBdr>
            <w:top w:val="none" w:sz="0" w:space="0" w:color="auto"/>
            <w:left w:val="none" w:sz="0" w:space="0" w:color="auto"/>
            <w:bottom w:val="none" w:sz="0" w:space="0" w:color="auto"/>
            <w:right w:val="none" w:sz="0" w:space="0" w:color="auto"/>
          </w:divBdr>
        </w:div>
      </w:divsChild>
    </w:div>
    <w:div w:id="239368397">
      <w:bodyDiv w:val="1"/>
      <w:marLeft w:val="0"/>
      <w:marRight w:val="0"/>
      <w:marTop w:val="0"/>
      <w:marBottom w:val="0"/>
      <w:divBdr>
        <w:top w:val="none" w:sz="0" w:space="0" w:color="auto"/>
        <w:left w:val="none" w:sz="0" w:space="0" w:color="auto"/>
        <w:bottom w:val="none" w:sz="0" w:space="0" w:color="auto"/>
        <w:right w:val="none" w:sz="0" w:space="0" w:color="auto"/>
      </w:divBdr>
      <w:divsChild>
        <w:div w:id="1264998403">
          <w:marLeft w:val="640"/>
          <w:marRight w:val="0"/>
          <w:marTop w:val="0"/>
          <w:marBottom w:val="0"/>
          <w:divBdr>
            <w:top w:val="none" w:sz="0" w:space="0" w:color="auto"/>
            <w:left w:val="none" w:sz="0" w:space="0" w:color="auto"/>
            <w:bottom w:val="none" w:sz="0" w:space="0" w:color="auto"/>
            <w:right w:val="none" w:sz="0" w:space="0" w:color="auto"/>
          </w:divBdr>
        </w:div>
        <w:div w:id="498889642">
          <w:marLeft w:val="640"/>
          <w:marRight w:val="0"/>
          <w:marTop w:val="0"/>
          <w:marBottom w:val="0"/>
          <w:divBdr>
            <w:top w:val="none" w:sz="0" w:space="0" w:color="auto"/>
            <w:left w:val="none" w:sz="0" w:space="0" w:color="auto"/>
            <w:bottom w:val="none" w:sz="0" w:space="0" w:color="auto"/>
            <w:right w:val="none" w:sz="0" w:space="0" w:color="auto"/>
          </w:divBdr>
        </w:div>
        <w:div w:id="2111195621">
          <w:marLeft w:val="640"/>
          <w:marRight w:val="0"/>
          <w:marTop w:val="0"/>
          <w:marBottom w:val="0"/>
          <w:divBdr>
            <w:top w:val="none" w:sz="0" w:space="0" w:color="auto"/>
            <w:left w:val="none" w:sz="0" w:space="0" w:color="auto"/>
            <w:bottom w:val="none" w:sz="0" w:space="0" w:color="auto"/>
            <w:right w:val="none" w:sz="0" w:space="0" w:color="auto"/>
          </w:divBdr>
        </w:div>
        <w:div w:id="1738433093">
          <w:marLeft w:val="640"/>
          <w:marRight w:val="0"/>
          <w:marTop w:val="0"/>
          <w:marBottom w:val="0"/>
          <w:divBdr>
            <w:top w:val="none" w:sz="0" w:space="0" w:color="auto"/>
            <w:left w:val="none" w:sz="0" w:space="0" w:color="auto"/>
            <w:bottom w:val="none" w:sz="0" w:space="0" w:color="auto"/>
            <w:right w:val="none" w:sz="0" w:space="0" w:color="auto"/>
          </w:divBdr>
        </w:div>
        <w:div w:id="434178040">
          <w:marLeft w:val="640"/>
          <w:marRight w:val="0"/>
          <w:marTop w:val="0"/>
          <w:marBottom w:val="0"/>
          <w:divBdr>
            <w:top w:val="none" w:sz="0" w:space="0" w:color="auto"/>
            <w:left w:val="none" w:sz="0" w:space="0" w:color="auto"/>
            <w:bottom w:val="none" w:sz="0" w:space="0" w:color="auto"/>
            <w:right w:val="none" w:sz="0" w:space="0" w:color="auto"/>
          </w:divBdr>
        </w:div>
        <w:div w:id="851409398">
          <w:marLeft w:val="640"/>
          <w:marRight w:val="0"/>
          <w:marTop w:val="0"/>
          <w:marBottom w:val="0"/>
          <w:divBdr>
            <w:top w:val="none" w:sz="0" w:space="0" w:color="auto"/>
            <w:left w:val="none" w:sz="0" w:space="0" w:color="auto"/>
            <w:bottom w:val="none" w:sz="0" w:space="0" w:color="auto"/>
            <w:right w:val="none" w:sz="0" w:space="0" w:color="auto"/>
          </w:divBdr>
        </w:div>
        <w:div w:id="1826166412">
          <w:marLeft w:val="640"/>
          <w:marRight w:val="0"/>
          <w:marTop w:val="0"/>
          <w:marBottom w:val="0"/>
          <w:divBdr>
            <w:top w:val="none" w:sz="0" w:space="0" w:color="auto"/>
            <w:left w:val="none" w:sz="0" w:space="0" w:color="auto"/>
            <w:bottom w:val="none" w:sz="0" w:space="0" w:color="auto"/>
            <w:right w:val="none" w:sz="0" w:space="0" w:color="auto"/>
          </w:divBdr>
        </w:div>
        <w:div w:id="1978953320">
          <w:marLeft w:val="640"/>
          <w:marRight w:val="0"/>
          <w:marTop w:val="0"/>
          <w:marBottom w:val="0"/>
          <w:divBdr>
            <w:top w:val="none" w:sz="0" w:space="0" w:color="auto"/>
            <w:left w:val="none" w:sz="0" w:space="0" w:color="auto"/>
            <w:bottom w:val="none" w:sz="0" w:space="0" w:color="auto"/>
            <w:right w:val="none" w:sz="0" w:space="0" w:color="auto"/>
          </w:divBdr>
        </w:div>
        <w:div w:id="1014651230">
          <w:marLeft w:val="640"/>
          <w:marRight w:val="0"/>
          <w:marTop w:val="0"/>
          <w:marBottom w:val="0"/>
          <w:divBdr>
            <w:top w:val="none" w:sz="0" w:space="0" w:color="auto"/>
            <w:left w:val="none" w:sz="0" w:space="0" w:color="auto"/>
            <w:bottom w:val="none" w:sz="0" w:space="0" w:color="auto"/>
            <w:right w:val="none" w:sz="0" w:space="0" w:color="auto"/>
          </w:divBdr>
        </w:div>
        <w:div w:id="93483552">
          <w:marLeft w:val="640"/>
          <w:marRight w:val="0"/>
          <w:marTop w:val="0"/>
          <w:marBottom w:val="0"/>
          <w:divBdr>
            <w:top w:val="none" w:sz="0" w:space="0" w:color="auto"/>
            <w:left w:val="none" w:sz="0" w:space="0" w:color="auto"/>
            <w:bottom w:val="none" w:sz="0" w:space="0" w:color="auto"/>
            <w:right w:val="none" w:sz="0" w:space="0" w:color="auto"/>
          </w:divBdr>
        </w:div>
        <w:div w:id="1325738912">
          <w:marLeft w:val="640"/>
          <w:marRight w:val="0"/>
          <w:marTop w:val="0"/>
          <w:marBottom w:val="0"/>
          <w:divBdr>
            <w:top w:val="none" w:sz="0" w:space="0" w:color="auto"/>
            <w:left w:val="none" w:sz="0" w:space="0" w:color="auto"/>
            <w:bottom w:val="none" w:sz="0" w:space="0" w:color="auto"/>
            <w:right w:val="none" w:sz="0" w:space="0" w:color="auto"/>
          </w:divBdr>
        </w:div>
        <w:div w:id="856698725">
          <w:marLeft w:val="640"/>
          <w:marRight w:val="0"/>
          <w:marTop w:val="0"/>
          <w:marBottom w:val="0"/>
          <w:divBdr>
            <w:top w:val="none" w:sz="0" w:space="0" w:color="auto"/>
            <w:left w:val="none" w:sz="0" w:space="0" w:color="auto"/>
            <w:bottom w:val="none" w:sz="0" w:space="0" w:color="auto"/>
            <w:right w:val="none" w:sz="0" w:space="0" w:color="auto"/>
          </w:divBdr>
        </w:div>
        <w:div w:id="1591356351">
          <w:marLeft w:val="640"/>
          <w:marRight w:val="0"/>
          <w:marTop w:val="0"/>
          <w:marBottom w:val="0"/>
          <w:divBdr>
            <w:top w:val="none" w:sz="0" w:space="0" w:color="auto"/>
            <w:left w:val="none" w:sz="0" w:space="0" w:color="auto"/>
            <w:bottom w:val="none" w:sz="0" w:space="0" w:color="auto"/>
            <w:right w:val="none" w:sz="0" w:space="0" w:color="auto"/>
          </w:divBdr>
        </w:div>
        <w:div w:id="1394818757">
          <w:marLeft w:val="640"/>
          <w:marRight w:val="0"/>
          <w:marTop w:val="0"/>
          <w:marBottom w:val="0"/>
          <w:divBdr>
            <w:top w:val="none" w:sz="0" w:space="0" w:color="auto"/>
            <w:left w:val="none" w:sz="0" w:space="0" w:color="auto"/>
            <w:bottom w:val="none" w:sz="0" w:space="0" w:color="auto"/>
            <w:right w:val="none" w:sz="0" w:space="0" w:color="auto"/>
          </w:divBdr>
        </w:div>
        <w:div w:id="634145606">
          <w:marLeft w:val="640"/>
          <w:marRight w:val="0"/>
          <w:marTop w:val="0"/>
          <w:marBottom w:val="0"/>
          <w:divBdr>
            <w:top w:val="none" w:sz="0" w:space="0" w:color="auto"/>
            <w:left w:val="none" w:sz="0" w:space="0" w:color="auto"/>
            <w:bottom w:val="none" w:sz="0" w:space="0" w:color="auto"/>
            <w:right w:val="none" w:sz="0" w:space="0" w:color="auto"/>
          </w:divBdr>
        </w:div>
        <w:div w:id="1414355055">
          <w:marLeft w:val="640"/>
          <w:marRight w:val="0"/>
          <w:marTop w:val="0"/>
          <w:marBottom w:val="0"/>
          <w:divBdr>
            <w:top w:val="none" w:sz="0" w:space="0" w:color="auto"/>
            <w:left w:val="none" w:sz="0" w:space="0" w:color="auto"/>
            <w:bottom w:val="none" w:sz="0" w:space="0" w:color="auto"/>
            <w:right w:val="none" w:sz="0" w:space="0" w:color="auto"/>
          </w:divBdr>
        </w:div>
        <w:div w:id="937327394">
          <w:marLeft w:val="640"/>
          <w:marRight w:val="0"/>
          <w:marTop w:val="0"/>
          <w:marBottom w:val="0"/>
          <w:divBdr>
            <w:top w:val="none" w:sz="0" w:space="0" w:color="auto"/>
            <w:left w:val="none" w:sz="0" w:space="0" w:color="auto"/>
            <w:bottom w:val="none" w:sz="0" w:space="0" w:color="auto"/>
            <w:right w:val="none" w:sz="0" w:space="0" w:color="auto"/>
          </w:divBdr>
        </w:div>
        <w:div w:id="1871992949">
          <w:marLeft w:val="640"/>
          <w:marRight w:val="0"/>
          <w:marTop w:val="0"/>
          <w:marBottom w:val="0"/>
          <w:divBdr>
            <w:top w:val="none" w:sz="0" w:space="0" w:color="auto"/>
            <w:left w:val="none" w:sz="0" w:space="0" w:color="auto"/>
            <w:bottom w:val="none" w:sz="0" w:space="0" w:color="auto"/>
            <w:right w:val="none" w:sz="0" w:space="0" w:color="auto"/>
          </w:divBdr>
        </w:div>
        <w:div w:id="608973818">
          <w:marLeft w:val="640"/>
          <w:marRight w:val="0"/>
          <w:marTop w:val="0"/>
          <w:marBottom w:val="0"/>
          <w:divBdr>
            <w:top w:val="none" w:sz="0" w:space="0" w:color="auto"/>
            <w:left w:val="none" w:sz="0" w:space="0" w:color="auto"/>
            <w:bottom w:val="none" w:sz="0" w:space="0" w:color="auto"/>
            <w:right w:val="none" w:sz="0" w:space="0" w:color="auto"/>
          </w:divBdr>
        </w:div>
        <w:div w:id="311956190">
          <w:marLeft w:val="640"/>
          <w:marRight w:val="0"/>
          <w:marTop w:val="0"/>
          <w:marBottom w:val="0"/>
          <w:divBdr>
            <w:top w:val="none" w:sz="0" w:space="0" w:color="auto"/>
            <w:left w:val="none" w:sz="0" w:space="0" w:color="auto"/>
            <w:bottom w:val="none" w:sz="0" w:space="0" w:color="auto"/>
            <w:right w:val="none" w:sz="0" w:space="0" w:color="auto"/>
          </w:divBdr>
        </w:div>
        <w:div w:id="1645117166">
          <w:marLeft w:val="640"/>
          <w:marRight w:val="0"/>
          <w:marTop w:val="0"/>
          <w:marBottom w:val="0"/>
          <w:divBdr>
            <w:top w:val="none" w:sz="0" w:space="0" w:color="auto"/>
            <w:left w:val="none" w:sz="0" w:space="0" w:color="auto"/>
            <w:bottom w:val="none" w:sz="0" w:space="0" w:color="auto"/>
            <w:right w:val="none" w:sz="0" w:space="0" w:color="auto"/>
          </w:divBdr>
        </w:div>
        <w:div w:id="315689529">
          <w:marLeft w:val="640"/>
          <w:marRight w:val="0"/>
          <w:marTop w:val="0"/>
          <w:marBottom w:val="0"/>
          <w:divBdr>
            <w:top w:val="none" w:sz="0" w:space="0" w:color="auto"/>
            <w:left w:val="none" w:sz="0" w:space="0" w:color="auto"/>
            <w:bottom w:val="none" w:sz="0" w:space="0" w:color="auto"/>
            <w:right w:val="none" w:sz="0" w:space="0" w:color="auto"/>
          </w:divBdr>
        </w:div>
        <w:div w:id="1130515228">
          <w:marLeft w:val="640"/>
          <w:marRight w:val="0"/>
          <w:marTop w:val="0"/>
          <w:marBottom w:val="0"/>
          <w:divBdr>
            <w:top w:val="none" w:sz="0" w:space="0" w:color="auto"/>
            <w:left w:val="none" w:sz="0" w:space="0" w:color="auto"/>
            <w:bottom w:val="none" w:sz="0" w:space="0" w:color="auto"/>
            <w:right w:val="none" w:sz="0" w:space="0" w:color="auto"/>
          </w:divBdr>
        </w:div>
        <w:div w:id="36122675">
          <w:marLeft w:val="640"/>
          <w:marRight w:val="0"/>
          <w:marTop w:val="0"/>
          <w:marBottom w:val="0"/>
          <w:divBdr>
            <w:top w:val="none" w:sz="0" w:space="0" w:color="auto"/>
            <w:left w:val="none" w:sz="0" w:space="0" w:color="auto"/>
            <w:bottom w:val="none" w:sz="0" w:space="0" w:color="auto"/>
            <w:right w:val="none" w:sz="0" w:space="0" w:color="auto"/>
          </w:divBdr>
        </w:div>
        <w:div w:id="617836722">
          <w:marLeft w:val="640"/>
          <w:marRight w:val="0"/>
          <w:marTop w:val="0"/>
          <w:marBottom w:val="0"/>
          <w:divBdr>
            <w:top w:val="none" w:sz="0" w:space="0" w:color="auto"/>
            <w:left w:val="none" w:sz="0" w:space="0" w:color="auto"/>
            <w:bottom w:val="none" w:sz="0" w:space="0" w:color="auto"/>
            <w:right w:val="none" w:sz="0" w:space="0" w:color="auto"/>
          </w:divBdr>
        </w:div>
        <w:div w:id="2116830472">
          <w:marLeft w:val="640"/>
          <w:marRight w:val="0"/>
          <w:marTop w:val="0"/>
          <w:marBottom w:val="0"/>
          <w:divBdr>
            <w:top w:val="none" w:sz="0" w:space="0" w:color="auto"/>
            <w:left w:val="none" w:sz="0" w:space="0" w:color="auto"/>
            <w:bottom w:val="none" w:sz="0" w:space="0" w:color="auto"/>
            <w:right w:val="none" w:sz="0" w:space="0" w:color="auto"/>
          </w:divBdr>
        </w:div>
        <w:div w:id="1833567151">
          <w:marLeft w:val="640"/>
          <w:marRight w:val="0"/>
          <w:marTop w:val="0"/>
          <w:marBottom w:val="0"/>
          <w:divBdr>
            <w:top w:val="none" w:sz="0" w:space="0" w:color="auto"/>
            <w:left w:val="none" w:sz="0" w:space="0" w:color="auto"/>
            <w:bottom w:val="none" w:sz="0" w:space="0" w:color="auto"/>
            <w:right w:val="none" w:sz="0" w:space="0" w:color="auto"/>
          </w:divBdr>
        </w:div>
        <w:div w:id="1569338172">
          <w:marLeft w:val="640"/>
          <w:marRight w:val="0"/>
          <w:marTop w:val="0"/>
          <w:marBottom w:val="0"/>
          <w:divBdr>
            <w:top w:val="none" w:sz="0" w:space="0" w:color="auto"/>
            <w:left w:val="none" w:sz="0" w:space="0" w:color="auto"/>
            <w:bottom w:val="none" w:sz="0" w:space="0" w:color="auto"/>
            <w:right w:val="none" w:sz="0" w:space="0" w:color="auto"/>
          </w:divBdr>
        </w:div>
        <w:div w:id="576131340">
          <w:marLeft w:val="640"/>
          <w:marRight w:val="0"/>
          <w:marTop w:val="0"/>
          <w:marBottom w:val="0"/>
          <w:divBdr>
            <w:top w:val="none" w:sz="0" w:space="0" w:color="auto"/>
            <w:left w:val="none" w:sz="0" w:space="0" w:color="auto"/>
            <w:bottom w:val="none" w:sz="0" w:space="0" w:color="auto"/>
            <w:right w:val="none" w:sz="0" w:space="0" w:color="auto"/>
          </w:divBdr>
        </w:div>
        <w:div w:id="2071877350">
          <w:marLeft w:val="640"/>
          <w:marRight w:val="0"/>
          <w:marTop w:val="0"/>
          <w:marBottom w:val="0"/>
          <w:divBdr>
            <w:top w:val="none" w:sz="0" w:space="0" w:color="auto"/>
            <w:left w:val="none" w:sz="0" w:space="0" w:color="auto"/>
            <w:bottom w:val="none" w:sz="0" w:space="0" w:color="auto"/>
            <w:right w:val="none" w:sz="0" w:space="0" w:color="auto"/>
          </w:divBdr>
        </w:div>
        <w:div w:id="1544714683">
          <w:marLeft w:val="640"/>
          <w:marRight w:val="0"/>
          <w:marTop w:val="0"/>
          <w:marBottom w:val="0"/>
          <w:divBdr>
            <w:top w:val="none" w:sz="0" w:space="0" w:color="auto"/>
            <w:left w:val="none" w:sz="0" w:space="0" w:color="auto"/>
            <w:bottom w:val="none" w:sz="0" w:space="0" w:color="auto"/>
            <w:right w:val="none" w:sz="0" w:space="0" w:color="auto"/>
          </w:divBdr>
        </w:div>
        <w:div w:id="967855675">
          <w:marLeft w:val="640"/>
          <w:marRight w:val="0"/>
          <w:marTop w:val="0"/>
          <w:marBottom w:val="0"/>
          <w:divBdr>
            <w:top w:val="none" w:sz="0" w:space="0" w:color="auto"/>
            <w:left w:val="none" w:sz="0" w:space="0" w:color="auto"/>
            <w:bottom w:val="none" w:sz="0" w:space="0" w:color="auto"/>
            <w:right w:val="none" w:sz="0" w:space="0" w:color="auto"/>
          </w:divBdr>
        </w:div>
        <w:div w:id="1476876654">
          <w:marLeft w:val="640"/>
          <w:marRight w:val="0"/>
          <w:marTop w:val="0"/>
          <w:marBottom w:val="0"/>
          <w:divBdr>
            <w:top w:val="none" w:sz="0" w:space="0" w:color="auto"/>
            <w:left w:val="none" w:sz="0" w:space="0" w:color="auto"/>
            <w:bottom w:val="none" w:sz="0" w:space="0" w:color="auto"/>
            <w:right w:val="none" w:sz="0" w:space="0" w:color="auto"/>
          </w:divBdr>
        </w:div>
        <w:div w:id="1908878064">
          <w:marLeft w:val="640"/>
          <w:marRight w:val="0"/>
          <w:marTop w:val="0"/>
          <w:marBottom w:val="0"/>
          <w:divBdr>
            <w:top w:val="none" w:sz="0" w:space="0" w:color="auto"/>
            <w:left w:val="none" w:sz="0" w:space="0" w:color="auto"/>
            <w:bottom w:val="none" w:sz="0" w:space="0" w:color="auto"/>
            <w:right w:val="none" w:sz="0" w:space="0" w:color="auto"/>
          </w:divBdr>
        </w:div>
        <w:div w:id="1080251024">
          <w:marLeft w:val="640"/>
          <w:marRight w:val="0"/>
          <w:marTop w:val="0"/>
          <w:marBottom w:val="0"/>
          <w:divBdr>
            <w:top w:val="none" w:sz="0" w:space="0" w:color="auto"/>
            <w:left w:val="none" w:sz="0" w:space="0" w:color="auto"/>
            <w:bottom w:val="none" w:sz="0" w:space="0" w:color="auto"/>
            <w:right w:val="none" w:sz="0" w:space="0" w:color="auto"/>
          </w:divBdr>
        </w:div>
        <w:div w:id="1947082805">
          <w:marLeft w:val="640"/>
          <w:marRight w:val="0"/>
          <w:marTop w:val="0"/>
          <w:marBottom w:val="0"/>
          <w:divBdr>
            <w:top w:val="none" w:sz="0" w:space="0" w:color="auto"/>
            <w:left w:val="none" w:sz="0" w:space="0" w:color="auto"/>
            <w:bottom w:val="none" w:sz="0" w:space="0" w:color="auto"/>
            <w:right w:val="none" w:sz="0" w:space="0" w:color="auto"/>
          </w:divBdr>
        </w:div>
        <w:div w:id="742023225">
          <w:marLeft w:val="640"/>
          <w:marRight w:val="0"/>
          <w:marTop w:val="0"/>
          <w:marBottom w:val="0"/>
          <w:divBdr>
            <w:top w:val="none" w:sz="0" w:space="0" w:color="auto"/>
            <w:left w:val="none" w:sz="0" w:space="0" w:color="auto"/>
            <w:bottom w:val="none" w:sz="0" w:space="0" w:color="auto"/>
            <w:right w:val="none" w:sz="0" w:space="0" w:color="auto"/>
          </w:divBdr>
        </w:div>
        <w:div w:id="449513512">
          <w:marLeft w:val="640"/>
          <w:marRight w:val="0"/>
          <w:marTop w:val="0"/>
          <w:marBottom w:val="0"/>
          <w:divBdr>
            <w:top w:val="none" w:sz="0" w:space="0" w:color="auto"/>
            <w:left w:val="none" w:sz="0" w:space="0" w:color="auto"/>
            <w:bottom w:val="none" w:sz="0" w:space="0" w:color="auto"/>
            <w:right w:val="none" w:sz="0" w:space="0" w:color="auto"/>
          </w:divBdr>
        </w:div>
        <w:div w:id="1972591030">
          <w:marLeft w:val="640"/>
          <w:marRight w:val="0"/>
          <w:marTop w:val="0"/>
          <w:marBottom w:val="0"/>
          <w:divBdr>
            <w:top w:val="none" w:sz="0" w:space="0" w:color="auto"/>
            <w:left w:val="none" w:sz="0" w:space="0" w:color="auto"/>
            <w:bottom w:val="none" w:sz="0" w:space="0" w:color="auto"/>
            <w:right w:val="none" w:sz="0" w:space="0" w:color="auto"/>
          </w:divBdr>
        </w:div>
        <w:div w:id="832381843">
          <w:marLeft w:val="640"/>
          <w:marRight w:val="0"/>
          <w:marTop w:val="0"/>
          <w:marBottom w:val="0"/>
          <w:divBdr>
            <w:top w:val="none" w:sz="0" w:space="0" w:color="auto"/>
            <w:left w:val="none" w:sz="0" w:space="0" w:color="auto"/>
            <w:bottom w:val="none" w:sz="0" w:space="0" w:color="auto"/>
            <w:right w:val="none" w:sz="0" w:space="0" w:color="auto"/>
          </w:divBdr>
        </w:div>
        <w:div w:id="1669284833">
          <w:marLeft w:val="640"/>
          <w:marRight w:val="0"/>
          <w:marTop w:val="0"/>
          <w:marBottom w:val="0"/>
          <w:divBdr>
            <w:top w:val="none" w:sz="0" w:space="0" w:color="auto"/>
            <w:left w:val="none" w:sz="0" w:space="0" w:color="auto"/>
            <w:bottom w:val="none" w:sz="0" w:space="0" w:color="auto"/>
            <w:right w:val="none" w:sz="0" w:space="0" w:color="auto"/>
          </w:divBdr>
        </w:div>
        <w:div w:id="992684055">
          <w:marLeft w:val="640"/>
          <w:marRight w:val="0"/>
          <w:marTop w:val="0"/>
          <w:marBottom w:val="0"/>
          <w:divBdr>
            <w:top w:val="none" w:sz="0" w:space="0" w:color="auto"/>
            <w:left w:val="none" w:sz="0" w:space="0" w:color="auto"/>
            <w:bottom w:val="none" w:sz="0" w:space="0" w:color="auto"/>
            <w:right w:val="none" w:sz="0" w:space="0" w:color="auto"/>
          </w:divBdr>
        </w:div>
        <w:div w:id="141195744">
          <w:marLeft w:val="640"/>
          <w:marRight w:val="0"/>
          <w:marTop w:val="0"/>
          <w:marBottom w:val="0"/>
          <w:divBdr>
            <w:top w:val="none" w:sz="0" w:space="0" w:color="auto"/>
            <w:left w:val="none" w:sz="0" w:space="0" w:color="auto"/>
            <w:bottom w:val="none" w:sz="0" w:space="0" w:color="auto"/>
            <w:right w:val="none" w:sz="0" w:space="0" w:color="auto"/>
          </w:divBdr>
        </w:div>
        <w:div w:id="631059846">
          <w:marLeft w:val="640"/>
          <w:marRight w:val="0"/>
          <w:marTop w:val="0"/>
          <w:marBottom w:val="0"/>
          <w:divBdr>
            <w:top w:val="none" w:sz="0" w:space="0" w:color="auto"/>
            <w:left w:val="none" w:sz="0" w:space="0" w:color="auto"/>
            <w:bottom w:val="none" w:sz="0" w:space="0" w:color="auto"/>
            <w:right w:val="none" w:sz="0" w:space="0" w:color="auto"/>
          </w:divBdr>
        </w:div>
        <w:div w:id="2082216816">
          <w:marLeft w:val="640"/>
          <w:marRight w:val="0"/>
          <w:marTop w:val="0"/>
          <w:marBottom w:val="0"/>
          <w:divBdr>
            <w:top w:val="none" w:sz="0" w:space="0" w:color="auto"/>
            <w:left w:val="none" w:sz="0" w:space="0" w:color="auto"/>
            <w:bottom w:val="none" w:sz="0" w:space="0" w:color="auto"/>
            <w:right w:val="none" w:sz="0" w:space="0" w:color="auto"/>
          </w:divBdr>
        </w:div>
        <w:div w:id="487288863">
          <w:marLeft w:val="640"/>
          <w:marRight w:val="0"/>
          <w:marTop w:val="0"/>
          <w:marBottom w:val="0"/>
          <w:divBdr>
            <w:top w:val="none" w:sz="0" w:space="0" w:color="auto"/>
            <w:left w:val="none" w:sz="0" w:space="0" w:color="auto"/>
            <w:bottom w:val="none" w:sz="0" w:space="0" w:color="auto"/>
            <w:right w:val="none" w:sz="0" w:space="0" w:color="auto"/>
          </w:divBdr>
        </w:div>
        <w:div w:id="2095203401">
          <w:marLeft w:val="640"/>
          <w:marRight w:val="0"/>
          <w:marTop w:val="0"/>
          <w:marBottom w:val="0"/>
          <w:divBdr>
            <w:top w:val="none" w:sz="0" w:space="0" w:color="auto"/>
            <w:left w:val="none" w:sz="0" w:space="0" w:color="auto"/>
            <w:bottom w:val="none" w:sz="0" w:space="0" w:color="auto"/>
            <w:right w:val="none" w:sz="0" w:space="0" w:color="auto"/>
          </w:divBdr>
        </w:div>
        <w:div w:id="1401050971">
          <w:marLeft w:val="640"/>
          <w:marRight w:val="0"/>
          <w:marTop w:val="0"/>
          <w:marBottom w:val="0"/>
          <w:divBdr>
            <w:top w:val="none" w:sz="0" w:space="0" w:color="auto"/>
            <w:left w:val="none" w:sz="0" w:space="0" w:color="auto"/>
            <w:bottom w:val="none" w:sz="0" w:space="0" w:color="auto"/>
            <w:right w:val="none" w:sz="0" w:space="0" w:color="auto"/>
          </w:divBdr>
        </w:div>
        <w:div w:id="1468863293">
          <w:marLeft w:val="640"/>
          <w:marRight w:val="0"/>
          <w:marTop w:val="0"/>
          <w:marBottom w:val="0"/>
          <w:divBdr>
            <w:top w:val="none" w:sz="0" w:space="0" w:color="auto"/>
            <w:left w:val="none" w:sz="0" w:space="0" w:color="auto"/>
            <w:bottom w:val="none" w:sz="0" w:space="0" w:color="auto"/>
            <w:right w:val="none" w:sz="0" w:space="0" w:color="auto"/>
          </w:divBdr>
        </w:div>
        <w:div w:id="214508687">
          <w:marLeft w:val="640"/>
          <w:marRight w:val="0"/>
          <w:marTop w:val="0"/>
          <w:marBottom w:val="0"/>
          <w:divBdr>
            <w:top w:val="none" w:sz="0" w:space="0" w:color="auto"/>
            <w:left w:val="none" w:sz="0" w:space="0" w:color="auto"/>
            <w:bottom w:val="none" w:sz="0" w:space="0" w:color="auto"/>
            <w:right w:val="none" w:sz="0" w:space="0" w:color="auto"/>
          </w:divBdr>
        </w:div>
        <w:div w:id="463667403">
          <w:marLeft w:val="640"/>
          <w:marRight w:val="0"/>
          <w:marTop w:val="0"/>
          <w:marBottom w:val="0"/>
          <w:divBdr>
            <w:top w:val="none" w:sz="0" w:space="0" w:color="auto"/>
            <w:left w:val="none" w:sz="0" w:space="0" w:color="auto"/>
            <w:bottom w:val="none" w:sz="0" w:space="0" w:color="auto"/>
            <w:right w:val="none" w:sz="0" w:space="0" w:color="auto"/>
          </w:divBdr>
        </w:div>
        <w:div w:id="1854031552">
          <w:marLeft w:val="640"/>
          <w:marRight w:val="0"/>
          <w:marTop w:val="0"/>
          <w:marBottom w:val="0"/>
          <w:divBdr>
            <w:top w:val="none" w:sz="0" w:space="0" w:color="auto"/>
            <w:left w:val="none" w:sz="0" w:space="0" w:color="auto"/>
            <w:bottom w:val="none" w:sz="0" w:space="0" w:color="auto"/>
            <w:right w:val="none" w:sz="0" w:space="0" w:color="auto"/>
          </w:divBdr>
        </w:div>
        <w:div w:id="1464233003">
          <w:marLeft w:val="640"/>
          <w:marRight w:val="0"/>
          <w:marTop w:val="0"/>
          <w:marBottom w:val="0"/>
          <w:divBdr>
            <w:top w:val="none" w:sz="0" w:space="0" w:color="auto"/>
            <w:left w:val="none" w:sz="0" w:space="0" w:color="auto"/>
            <w:bottom w:val="none" w:sz="0" w:space="0" w:color="auto"/>
            <w:right w:val="none" w:sz="0" w:space="0" w:color="auto"/>
          </w:divBdr>
        </w:div>
        <w:div w:id="1141077027">
          <w:marLeft w:val="640"/>
          <w:marRight w:val="0"/>
          <w:marTop w:val="0"/>
          <w:marBottom w:val="0"/>
          <w:divBdr>
            <w:top w:val="none" w:sz="0" w:space="0" w:color="auto"/>
            <w:left w:val="none" w:sz="0" w:space="0" w:color="auto"/>
            <w:bottom w:val="none" w:sz="0" w:space="0" w:color="auto"/>
            <w:right w:val="none" w:sz="0" w:space="0" w:color="auto"/>
          </w:divBdr>
        </w:div>
        <w:div w:id="429787003">
          <w:marLeft w:val="640"/>
          <w:marRight w:val="0"/>
          <w:marTop w:val="0"/>
          <w:marBottom w:val="0"/>
          <w:divBdr>
            <w:top w:val="none" w:sz="0" w:space="0" w:color="auto"/>
            <w:left w:val="none" w:sz="0" w:space="0" w:color="auto"/>
            <w:bottom w:val="none" w:sz="0" w:space="0" w:color="auto"/>
            <w:right w:val="none" w:sz="0" w:space="0" w:color="auto"/>
          </w:divBdr>
        </w:div>
        <w:div w:id="187109946">
          <w:marLeft w:val="640"/>
          <w:marRight w:val="0"/>
          <w:marTop w:val="0"/>
          <w:marBottom w:val="0"/>
          <w:divBdr>
            <w:top w:val="none" w:sz="0" w:space="0" w:color="auto"/>
            <w:left w:val="none" w:sz="0" w:space="0" w:color="auto"/>
            <w:bottom w:val="none" w:sz="0" w:space="0" w:color="auto"/>
            <w:right w:val="none" w:sz="0" w:space="0" w:color="auto"/>
          </w:divBdr>
        </w:div>
        <w:div w:id="907106402">
          <w:marLeft w:val="640"/>
          <w:marRight w:val="0"/>
          <w:marTop w:val="0"/>
          <w:marBottom w:val="0"/>
          <w:divBdr>
            <w:top w:val="none" w:sz="0" w:space="0" w:color="auto"/>
            <w:left w:val="none" w:sz="0" w:space="0" w:color="auto"/>
            <w:bottom w:val="none" w:sz="0" w:space="0" w:color="auto"/>
            <w:right w:val="none" w:sz="0" w:space="0" w:color="auto"/>
          </w:divBdr>
        </w:div>
        <w:div w:id="1210608427">
          <w:marLeft w:val="640"/>
          <w:marRight w:val="0"/>
          <w:marTop w:val="0"/>
          <w:marBottom w:val="0"/>
          <w:divBdr>
            <w:top w:val="none" w:sz="0" w:space="0" w:color="auto"/>
            <w:left w:val="none" w:sz="0" w:space="0" w:color="auto"/>
            <w:bottom w:val="none" w:sz="0" w:space="0" w:color="auto"/>
            <w:right w:val="none" w:sz="0" w:space="0" w:color="auto"/>
          </w:divBdr>
        </w:div>
        <w:div w:id="2089188185">
          <w:marLeft w:val="640"/>
          <w:marRight w:val="0"/>
          <w:marTop w:val="0"/>
          <w:marBottom w:val="0"/>
          <w:divBdr>
            <w:top w:val="none" w:sz="0" w:space="0" w:color="auto"/>
            <w:left w:val="none" w:sz="0" w:space="0" w:color="auto"/>
            <w:bottom w:val="none" w:sz="0" w:space="0" w:color="auto"/>
            <w:right w:val="none" w:sz="0" w:space="0" w:color="auto"/>
          </w:divBdr>
        </w:div>
        <w:div w:id="660281514">
          <w:marLeft w:val="640"/>
          <w:marRight w:val="0"/>
          <w:marTop w:val="0"/>
          <w:marBottom w:val="0"/>
          <w:divBdr>
            <w:top w:val="none" w:sz="0" w:space="0" w:color="auto"/>
            <w:left w:val="none" w:sz="0" w:space="0" w:color="auto"/>
            <w:bottom w:val="none" w:sz="0" w:space="0" w:color="auto"/>
            <w:right w:val="none" w:sz="0" w:space="0" w:color="auto"/>
          </w:divBdr>
        </w:div>
        <w:div w:id="1013217741">
          <w:marLeft w:val="640"/>
          <w:marRight w:val="0"/>
          <w:marTop w:val="0"/>
          <w:marBottom w:val="0"/>
          <w:divBdr>
            <w:top w:val="none" w:sz="0" w:space="0" w:color="auto"/>
            <w:left w:val="none" w:sz="0" w:space="0" w:color="auto"/>
            <w:bottom w:val="none" w:sz="0" w:space="0" w:color="auto"/>
            <w:right w:val="none" w:sz="0" w:space="0" w:color="auto"/>
          </w:divBdr>
        </w:div>
        <w:div w:id="1272938128">
          <w:marLeft w:val="640"/>
          <w:marRight w:val="0"/>
          <w:marTop w:val="0"/>
          <w:marBottom w:val="0"/>
          <w:divBdr>
            <w:top w:val="none" w:sz="0" w:space="0" w:color="auto"/>
            <w:left w:val="none" w:sz="0" w:space="0" w:color="auto"/>
            <w:bottom w:val="none" w:sz="0" w:space="0" w:color="auto"/>
            <w:right w:val="none" w:sz="0" w:space="0" w:color="auto"/>
          </w:divBdr>
        </w:div>
        <w:div w:id="286741967">
          <w:marLeft w:val="640"/>
          <w:marRight w:val="0"/>
          <w:marTop w:val="0"/>
          <w:marBottom w:val="0"/>
          <w:divBdr>
            <w:top w:val="none" w:sz="0" w:space="0" w:color="auto"/>
            <w:left w:val="none" w:sz="0" w:space="0" w:color="auto"/>
            <w:bottom w:val="none" w:sz="0" w:space="0" w:color="auto"/>
            <w:right w:val="none" w:sz="0" w:space="0" w:color="auto"/>
          </w:divBdr>
        </w:div>
        <w:div w:id="2098166502">
          <w:marLeft w:val="640"/>
          <w:marRight w:val="0"/>
          <w:marTop w:val="0"/>
          <w:marBottom w:val="0"/>
          <w:divBdr>
            <w:top w:val="none" w:sz="0" w:space="0" w:color="auto"/>
            <w:left w:val="none" w:sz="0" w:space="0" w:color="auto"/>
            <w:bottom w:val="none" w:sz="0" w:space="0" w:color="auto"/>
            <w:right w:val="none" w:sz="0" w:space="0" w:color="auto"/>
          </w:divBdr>
        </w:div>
        <w:div w:id="1841236126">
          <w:marLeft w:val="640"/>
          <w:marRight w:val="0"/>
          <w:marTop w:val="0"/>
          <w:marBottom w:val="0"/>
          <w:divBdr>
            <w:top w:val="none" w:sz="0" w:space="0" w:color="auto"/>
            <w:left w:val="none" w:sz="0" w:space="0" w:color="auto"/>
            <w:bottom w:val="none" w:sz="0" w:space="0" w:color="auto"/>
            <w:right w:val="none" w:sz="0" w:space="0" w:color="auto"/>
          </w:divBdr>
        </w:div>
        <w:div w:id="260379927">
          <w:marLeft w:val="640"/>
          <w:marRight w:val="0"/>
          <w:marTop w:val="0"/>
          <w:marBottom w:val="0"/>
          <w:divBdr>
            <w:top w:val="none" w:sz="0" w:space="0" w:color="auto"/>
            <w:left w:val="none" w:sz="0" w:space="0" w:color="auto"/>
            <w:bottom w:val="none" w:sz="0" w:space="0" w:color="auto"/>
            <w:right w:val="none" w:sz="0" w:space="0" w:color="auto"/>
          </w:divBdr>
        </w:div>
        <w:div w:id="386756862">
          <w:marLeft w:val="640"/>
          <w:marRight w:val="0"/>
          <w:marTop w:val="0"/>
          <w:marBottom w:val="0"/>
          <w:divBdr>
            <w:top w:val="none" w:sz="0" w:space="0" w:color="auto"/>
            <w:left w:val="none" w:sz="0" w:space="0" w:color="auto"/>
            <w:bottom w:val="none" w:sz="0" w:space="0" w:color="auto"/>
            <w:right w:val="none" w:sz="0" w:space="0" w:color="auto"/>
          </w:divBdr>
        </w:div>
        <w:div w:id="1833986082">
          <w:marLeft w:val="640"/>
          <w:marRight w:val="0"/>
          <w:marTop w:val="0"/>
          <w:marBottom w:val="0"/>
          <w:divBdr>
            <w:top w:val="none" w:sz="0" w:space="0" w:color="auto"/>
            <w:left w:val="none" w:sz="0" w:space="0" w:color="auto"/>
            <w:bottom w:val="none" w:sz="0" w:space="0" w:color="auto"/>
            <w:right w:val="none" w:sz="0" w:space="0" w:color="auto"/>
          </w:divBdr>
        </w:div>
        <w:div w:id="38285036">
          <w:marLeft w:val="640"/>
          <w:marRight w:val="0"/>
          <w:marTop w:val="0"/>
          <w:marBottom w:val="0"/>
          <w:divBdr>
            <w:top w:val="none" w:sz="0" w:space="0" w:color="auto"/>
            <w:left w:val="none" w:sz="0" w:space="0" w:color="auto"/>
            <w:bottom w:val="none" w:sz="0" w:space="0" w:color="auto"/>
            <w:right w:val="none" w:sz="0" w:space="0" w:color="auto"/>
          </w:divBdr>
        </w:div>
        <w:div w:id="577784758">
          <w:marLeft w:val="640"/>
          <w:marRight w:val="0"/>
          <w:marTop w:val="0"/>
          <w:marBottom w:val="0"/>
          <w:divBdr>
            <w:top w:val="none" w:sz="0" w:space="0" w:color="auto"/>
            <w:left w:val="none" w:sz="0" w:space="0" w:color="auto"/>
            <w:bottom w:val="none" w:sz="0" w:space="0" w:color="auto"/>
            <w:right w:val="none" w:sz="0" w:space="0" w:color="auto"/>
          </w:divBdr>
        </w:div>
        <w:div w:id="504444506">
          <w:marLeft w:val="640"/>
          <w:marRight w:val="0"/>
          <w:marTop w:val="0"/>
          <w:marBottom w:val="0"/>
          <w:divBdr>
            <w:top w:val="none" w:sz="0" w:space="0" w:color="auto"/>
            <w:left w:val="none" w:sz="0" w:space="0" w:color="auto"/>
            <w:bottom w:val="none" w:sz="0" w:space="0" w:color="auto"/>
            <w:right w:val="none" w:sz="0" w:space="0" w:color="auto"/>
          </w:divBdr>
        </w:div>
        <w:div w:id="1045254000">
          <w:marLeft w:val="640"/>
          <w:marRight w:val="0"/>
          <w:marTop w:val="0"/>
          <w:marBottom w:val="0"/>
          <w:divBdr>
            <w:top w:val="none" w:sz="0" w:space="0" w:color="auto"/>
            <w:left w:val="none" w:sz="0" w:space="0" w:color="auto"/>
            <w:bottom w:val="none" w:sz="0" w:space="0" w:color="auto"/>
            <w:right w:val="none" w:sz="0" w:space="0" w:color="auto"/>
          </w:divBdr>
        </w:div>
        <w:div w:id="169024971">
          <w:marLeft w:val="640"/>
          <w:marRight w:val="0"/>
          <w:marTop w:val="0"/>
          <w:marBottom w:val="0"/>
          <w:divBdr>
            <w:top w:val="none" w:sz="0" w:space="0" w:color="auto"/>
            <w:left w:val="none" w:sz="0" w:space="0" w:color="auto"/>
            <w:bottom w:val="none" w:sz="0" w:space="0" w:color="auto"/>
            <w:right w:val="none" w:sz="0" w:space="0" w:color="auto"/>
          </w:divBdr>
        </w:div>
        <w:div w:id="1969699472">
          <w:marLeft w:val="640"/>
          <w:marRight w:val="0"/>
          <w:marTop w:val="0"/>
          <w:marBottom w:val="0"/>
          <w:divBdr>
            <w:top w:val="none" w:sz="0" w:space="0" w:color="auto"/>
            <w:left w:val="none" w:sz="0" w:space="0" w:color="auto"/>
            <w:bottom w:val="none" w:sz="0" w:space="0" w:color="auto"/>
            <w:right w:val="none" w:sz="0" w:space="0" w:color="auto"/>
          </w:divBdr>
        </w:div>
        <w:div w:id="1205601084">
          <w:marLeft w:val="640"/>
          <w:marRight w:val="0"/>
          <w:marTop w:val="0"/>
          <w:marBottom w:val="0"/>
          <w:divBdr>
            <w:top w:val="none" w:sz="0" w:space="0" w:color="auto"/>
            <w:left w:val="none" w:sz="0" w:space="0" w:color="auto"/>
            <w:bottom w:val="none" w:sz="0" w:space="0" w:color="auto"/>
            <w:right w:val="none" w:sz="0" w:space="0" w:color="auto"/>
          </w:divBdr>
        </w:div>
        <w:div w:id="388460042">
          <w:marLeft w:val="640"/>
          <w:marRight w:val="0"/>
          <w:marTop w:val="0"/>
          <w:marBottom w:val="0"/>
          <w:divBdr>
            <w:top w:val="none" w:sz="0" w:space="0" w:color="auto"/>
            <w:left w:val="none" w:sz="0" w:space="0" w:color="auto"/>
            <w:bottom w:val="none" w:sz="0" w:space="0" w:color="auto"/>
            <w:right w:val="none" w:sz="0" w:space="0" w:color="auto"/>
          </w:divBdr>
        </w:div>
        <w:div w:id="552472883">
          <w:marLeft w:val="640"/>
          <w:marRight w:val="0"/>
          <w:marTop w:val="0"/>
          <w:marBottom w:val="0"/>
          <w:divBdr>
            <w:top w:val="none" w:sz="0" w:space="0" w:color="auto"/>
            <w:left w:val="none" w:sz="0" w:space="0" w:color="auto"/>
            <w:bottom w:val="none" w:sz="0" w:space="0" w:color="auto"/>
            <w:right w:val="none" w:sz="0" w:space="0" w:color="auto"/>
          </w:divBdr>
        </w:div>
        <w:div w:id="1890988931">
          <w:marLeft w:val="640"/>
          <w:marRight w:val="0"/>
          <w:marTop w:val="0"/>
          <w:marBottom w:val="0"/>
          <w:divBdr>
            <w:top w:val="none" w:sz="0" w:space="0" w:color="auto"/>
            <w:left w:val="none" w:sz="0" w:space="0" w:color="auto"/>
            <w:bottom w:val="none" w:sz="0" w:space="0" w:color="auto"/>
            <w:right w:val="none" w:sz="0" w:space="0" w:color="auto"/>
          </w:divBdr>
        </w:div>
        <w:div w:id="870728855">
          <w:marLeft w:val="640"/>
          <w:marRight w:val="0"/>
          <w:marTop w:val="0"/>
          <w:marBottom w:val="0"/>
          <w:divBdr>
            <w:top w:val="none" w:sz="0" w:space="0" w:color="auto"/>
            <w:left w:val="none" w:sz="0" w:space="0" w:color="auto"/>
            <w:bottom w:val="none" w:sz="0" w:space="0" w:color="auto"/>
            <w:right w:val="none" w:sz="0" w:space="0" w:color="auto"/>
          </w:divBdr>
        </w:div>
        <w:div w:id="1677997414">
          <w:marLeft w:val="640"/>
          <w:marRight w:val="0"/>
          <w:marTop w:val="0"/>
          <w:marBottom w:val="0"/>
          <w:divBdr>
            <w:top w:val="none" w:sz="0" w:space="0" w:color="auto"/>
            <w:left w:val="none" w:sz="0" w:space="0" w:color="auto"/>
            <w:bottom w:val="none" w:sz="0" w:space="0" w:color="auto"/>
            <w:right w:val="none" w:sz="0" w:space="0" w:color="auto"/>
          </w:divBdr>
        </w:div>
        <w:div w:id="315450647">
          <w:marLeft w:val="640"/>
          <w:marRight w:val="0"/>
          <w:marTop w:val="0"/>
          <w:marBottom w:val="0"/>
          <w:divBdr>
            <w:top w:val="none" w:sz="0" w:space="0" w:color="auto"/>
            <w:left w:val="none" w:sz="0" w:space="0" w:color="auto"/>
            <w:bottom w:val="none" w:sz="0" w:space="0" w:color="auto"/>
            <w:right w:val="none" w:sz="0" w:space="0" w:color="auto"/>
          </w:divBdr>
        </w:div>
        <w:div w:id="1070495402">
          <w:marLeft w:val="640"/>
          <w:marRight w:val="0"/>
          <w:marTop w:val="0"/>
          <w:marBottom w:val="0"/>
          <w:divBdr>
            <w:top w:val="none" w:sz="0" w:space="0" w:color="auto"/>
            <w:left w:val="none" w:sz="0" w:space="0" w:color="auto"/>
            <w:bottom w:val="none" w:sz="0" w:space="0" w:color="auto"/>
            <w:right w:val="none" w:sz="0" w:space="0" w:color="auto"/>
          </w:divBdr>
        </w:div>
        <w:div w:id="1956213305">
          <w:marLeft w:val="640"/>
          <w:marRight w:val="0"/>
          <w:marTop w:val="0"/>
          <w:marBottom w:val="0"/>
          <w:divBdr>
            <w:top w:val="none" w:sz="0" w:space="0" w:color="auto"/>
            <w:left w:val="none" w:sz="0" w:space="0" w:color="auto"/>
            <w:bottom w:val="none" w:sz="0" w:space="0" w:color="auto"/>
            <w:right w:val="none" w:sz="0" w:space="0" w:color="auto"/>
          </w:divBdr>
        </w:div>
        <w:div w:id="410079267">
          <w:marLeft w:val="640"/>
          <w:marRight w:val="0"/>
          <w:marTop w:val="0"/>
          <w:marBottom w:val="0"/>
          <w:divBdr>
            <w:top w:val="none" w:sz="0" w:space="0" w:color="auto"/>
            <w:left w:val="none" w:sz="0" w:space="0" w:color="auto"/>
            <w:bottom w:val="none" w:sz="0" w:space="0" w:color="auto"/>
            <w:right w:val="none" w:sz="0" w:space="0" w:color="auto"/>
          </w:divBdr>
        </w:div>
        <w:div w:id="1995835151">
          <w:marLeft w:val="640"/>
          <w:marRight w:val="0"/>
          <w:marTop w:val="0"/>
          <w:marBottom w:val="0"/>
          <w:divBdr>
            <w:top w:val="none" w:sz="0" w:space="0" w:color="auto"/>
            <w:left w:val="none" w:sz="0" w:space="0" w:color="auto"/>
            <w:bottom w:val="none" w:sz="0" w:space="0" w:color="auto"/>
            <w:right w:val="none" w:sz="0" w:space="0" w:color="auto"/>
          </w:divBdr>
        </w:div>
        <w:div w:id="1308587007">
          <w:marLeft w:val="640"/>
          <w:marRight w:val="0"/>
          <w:marTop w:val="0"/>
          <w:marBottom w:val="0"/>
          <w:divBdr>
            <w:top w:val="none" w:sz="0" w:space="0" w:color="auto"/>
            <w:left w:val="none" w:sz="0" w:space="0" w:color="auto"/>
            <w:bottom w:val="none" w:sz="0" w:space="0" w:color="auto"/>
            <w:right w:val="none" w:sz="0" w:space="0" w:color="auto"/>
          </w:divBdr>
        </w:div>
        <w:div w:id="458035107">
          <w:marLeft w:val="640"/>
          <w:marRight w:val="0"/>
          <w:marTop w:val="0"/>
          <w:marBottom w:val="0"/>
          <w:divBdr>
            <w:top w:val="none" w:sz="0" w:space="0" w:color="auto"/>
            <w:left w:val="none" w:sz="0" w:space="0" w:color="auto"/>
            <w:bottom w:val="none" w:sz="0" w:space="0" w:color="auto"/>
            <w:right w:val="none" w:sz="0" w:space="0" w:color="auto"/>
          </w:divBdr>
        </w:div>
        <w:div w:id="1701131071">
          <w:marLeft w:val="640"/>
          <w:marRight w:val="0"/>
          <w:marTop w:val="0"/>
          <w:marBottom w:val="0"/>
          <w:divBdr>
            <w:top w:val="none" w:sz="0" w:space="0" w:color="auto"/>
            <w:left w:val="none" w:sz="0" w:space="0" w:color="auto"/>
            <w:bottom w:val="none" w:sz="0" w:space="0" w:color="auto"/>
            <w:right w:val="none" w:sz="0" w:space="0" w:color="auto"/>
          </w:divBdr>
        </w:div>
        <w:div w:id="480923642">
          <w:marLeft w:val="640"/>
          <w:marRight w:val="0"/>
          <w:marTop w:val="0"/>
          <w:marBottom w:val="0"/>
          <w:divBdr>
            <w:top w:val="none" w:sz="0" w:space="0" w:color="auto"/>
            <w:left w:val="none" w:sz="0" w:space="0" w:color="auto"/>
            <w:bottom w:val="none" w:sz="0" w:space="0" w:color="auto"/>
            <w:right w:val="none" w:sz="0" w:space="0" w:color="auto"/>
          </w:divBdr>
        </w:div>
        <w:div w:id="1044208908">
          <w:marLeft w:val="640"/>
          <w:marRight w:val="0"/>
          <w:marTop w:val="0"/>
          <w:marBottom w:val="0"/>
          <w:divBdr>
            <w:top w:val="none" w:sz="0" w:space="0" w:color="auto"/>
            <w:left w:val="none" w:sz="0" w:space="0" w:color="auto"/>
            <w:bottom w:val="none" w:sz="0" w:space="0" w:color="auto"/>
            <w:right w:val="none" w:sz="0" w:space="0" w:color="auto"/>
          </w:divBdr>
        </w:div>
        <w:div w:id="1234003464">
          <w:marLeft w:val="640"/>
          <w:marRight w:val="0"/>
          <w:marTop w:val="0"/>
          <w:marBottom w:val="0"/>
          <w:divBdr>
            <w:top w:val="none" w:sz="0" w:space="0" w:color="auto"/>
            <w:left w:val="none" w:sz="0" w:space="0" w:color="auto"/>
            <w:bottom w:val="none" w:sz="0" w:space="0" w:color="auto"/>
            <w:right w:val="none" w:sz="0" w:space="0" w:color="auto"/>
          </w:divBdr>
        </w:div>
        <w:div w:id="1914850642">
          <w:marLeft w:val="640"/>
          <w:marRight w:val="0"/>
          <w:marTop w:val="0"/>
          <w:marBottom w:val="0"/>
          <w:divBdr>
            <w:top w:val="none" w:sz="0" w:space="0" w:color="auto"/>
            <w:left w:val="none" w:sz="0" w:space="0" w:color="auto"/>
            <w:bottom w:val="none" w:sz="0" w:space="0" w:color="auto"/>
            <w:right w:val="none" w:sz="0" w:space="0" w:color="auto"/>
          </w:divBdr>
        </w:div>
        <w:div w:id="1482039187">
          <w:marLeft w:val="640"/>
          <w:marRight w:val="0"/>
          <w:marTop w:val="0"/>
          <w:marBottom w:val="0"/>
          <w:divBdr>
            <w:top w:val="none" w:sz="0" w:space="0" w:color="auto"/>
            <w:left w:val="none" w:sz="0" w:space="0" w:color="auto"/>
            <w:bottom w:val="none" w:sz="0" w:space="0" w:color="auto"/>
            <w:right w:val="none" w:sz="0" w:space="0" w:color="auto"/>
          </w:divBdr>
        </w:div>
        <w:div w:id="1819835643">
          <w:marLeft w:val="640"/>
          <w:marRight w:val="0"/>
          <w:marTop w:val="0"/>
          <w:marBottom w:val="0"/>
          <w:divBdr>
            <w:top w:val="none" w:sz="0" w:space="0" w:color="auto"/>
            <w:left w:val="none" w:sz="0" w:space="0" w:color="auto"/>
            <w:bottom w:val="none" w:sz="0" w:space="0" w:color="auto"/>
            <w:right w:val="none" w:sz="0" w:space="0" w:color="auto"/>
          </w:divBdr>
        </w:div>
        <w:div w:id="1190143926">
          <w:marLeft w:val="640"/>
          <w:marRight w:val="0"/>
          <w:marTop w:val="0"/>
          <w:marBottom w:val="0"/>
          <w:divBdr>
            <w:top w:val="none" w:sz="0" w:space="0" w:color="auto"/>
            <w:left w:val="none" w:sz="0" w:space="0" w:color="auto"/>
            <w:bottom w:val="none" w:sz="0" w:space="0" w:color="auto"/>
            <w:right w:val="none" w:sz="0" w:space="0" w:color="auto"/>
          </w:divBdr>
        </w:div>
        <w:div w:id="1996647161">
          <w:marLeft w:val="640"/>
          <w:marRight w:val="0"/>
          <w:marTop w:val="0"/>
          <w:marBottom w:val="0"/>
          <w:divBdr>
            <w:top w:val="none" w:sz="0" w:space="0" w:color="auto"/>
            <w:left w:val="none" w:sz="0" w:space="0" w:color="auto"/>
            <w:bottom w:val="none" w:sz="0" w:space="0" w:color="auto"/>
            <w:right w:val="none" w:sz="0" w:space="0" w:color="auto"/>
          </w:divBdr>
        </w:div>
        <w:div w:id="1969972394">
          <w:marLeft w:val="640"/>
          <w:marRight w:val="0"/>
          <w:marTop w:val="0"/>
          <w:marBottom w:val="0"/>
          <w:divBdr>
            <w:top w:val="none" w:sz="0" w:space="0" w:color="auto"/>
            <w:left w:val="none" w:sz="0" w:space="0" w:color="auto"/>
            <w:bottom w:val="none" w:sz="0" w:space="0" w:color="auto"/>
            <w:right w:val="none" w:sz="0" w:space="0" w:color="auto"/>
          </w:divBdr>
        </w:div>
        <w:div w:id="1986663307">
          <w:marLeft w:val="640"/>
          <w:marRight w:val="0"/>
          <w:marTop w:val="0"/>
          <w:marBottom w:val="0"/>
          <w:divBdr>
            <w:top w:val="none" w:sz="0" w:space="0" w:color="auto"/>
            <w:left w:val="none" w:sz="0" w:space="0" w:color="auto"/>
            <w:bottom w:val="none" w:sz="0" w:space="0" w:color="auto"/>
            <w:right w:val="none" w:sz="0" w:space="0" w:color="auto"/>
          </w:divBdr>
        </w:div>
        <w:div w:id="938685955">
          <w:marLeft w:val="640"/>
          <w:marRight w:val="0"/>
          <w:marTop w:val="0"/>
          <w:marBottom w:val="0"/>
          <w:divBdr>
            <w:top w:val="none" w:sz="0" w:space="0" w:color="auto"/>
            <w:left w:val="none" w:sz="0" w:space="0" w:color="auto"/>
            <w:bottom w:val="none" w:sz="0" w:space="0" w:color="auto"/>
            <w:right w:val="none" w:sz="0" w:space="0" w:color="auto"/>
          </w:divBdr>
        </w:div>
        <w:div w:id="1010135468">
          <w:marLeft w:val="640"/>
          <w:marRight w:val="0"/>
          <w:marTop w:val="0"/>
          <w:marBottom w:val="0"/>
          <w:divBdr>
            <w:top w:val="none" w:sz="0" w:space="0" w:color="auto"/>
            <w:left w:val="none" w:sz="0" w:space="0" w:color="auto"/>
            <w:bottom w:val="none" w:sz="0" w:space="0" w:color="auto"/>
            <w:right w:val="none" w:sz="0" w:space="0" w:color="auto"/>
          </w:divBdr>
        </w:div>
        <w:div w:id="159275826">
          <w:marLeft w:val="640"/>
          <w:marRight w:val="0"/>
          <w:marTop w:val="0"/>
          <w:marBottom w:val="0"/>
          <w:divBdr>
            <w:top w:val="none" w:sz="0" w:space="0" w:color="auto"/>
            <w:left w:val="none" w:sz="0" w:space="0" w:color="auto"/>
            <w:bottom w:val="none" w:sz="0" w:space="0" w:color="auto"/>
            <w:right w:val="none" w:sz="0" w:space="0" w:color="auto"/>
          </w:divBdr>
        </w:div>
        <w:div w:id="917908012">
          <w:marLeft w:val="640"/>
          <w:marRight w:val="0"/>
          <w:marTop w:val="0"/>
          <w:marBottom w:val="0"/>
          <w:divBdr>
            <w:top w:val="none" w:sz="0" w:space="0" w:color="auto"/>
            <w:left w:val="none" w:sz="0" w:space="0" w:color="auto"/>
            <w:bottom w:val="none" w:sz="0" w:space="0" w:color="auto"/>
            <w:right w:val="none" w:sz="0" w:space="0" w:color="auto"/>
          </w:divBdr>
        </w:div>
        <w:div w:id="1728258031">
          <w:marLeft w:val="640"/>
          <w:marRight w:val="0"/>
          <w:marTop w:val="0"/>
          <w:marBottom w:val="0"/>
          <w:divBdr>
            <w:top w:val="none" w:sz="0" w:space="0" w:color="auto"/>
            <w:left w:val="none" w:sz="0" w:space="0" w:color="auto"/>
            <w:bottom w:val="none" w:sz="0" w:space="0" w:color="auto"/>
            <w:right w:val="none" w:sz="0" w:space="0" w:color="auto"/>
          </w:divBdr>
        </w:div>
        <w:div w:id="828711755">
          <w:marLeft w:val="640"/>
          <w:marRight w:val="0"/>
          <w:marTop w:val="0"/>
          <w:marBottom w:val="0"/>
          <w:divBdr>
            <w:top w:val="none" w:sz="0" w:space="0" w:color="auto"/>
            <w:left w:val="none" w:sz="0" w:space="0" w:color="auto"/>
            <w:bottom w:val="none" w:sz="0" w:space="0" w:color="auto"/>
            <w:right w:val="none" w:sz="0" w:space="0" w:color="auto"/>
          </w:divBdr>
        </w:div>
        <w:div w:id="170609158">
          <w:marLeft w:val="640"/>
          <w:marRight w:val="0"/>
          <w:marTop w:val="0"/>
          <w:marBottom w:val="0"/>
          <w:divBdr>
            <w:top w:val="none" w:sz="0" w:space="0" w:color="auto"/>
            <w:left w:val="none" w:sz="0" w:space="0" w:color="auto"/>
            <w:bottom w:val="none" w:sz="0" w:space="0" w:color="auto"/>
            <w:right w:val="none" w:sz="0" w:space="0" w:color="auto"/>
          </w:divBdr>
        </w:div>
        <w:div w:id="1657764849">
          <w:marLeft w:val="640"/>
          <w:marRight w:val="0"/>
          <w:marTop w:val="0"/>
          <w:marBottom w:val="0"/>
          <w:divBdr>
            <w:top w:val="none" w:sz="0" w:space="0" w:color="auto"/>
            <w:left w:val="none" w:sz="0" w:space="0" w:color="auto"/>
            <w:bottom w:val="none" w:sz="0" w:space="0" w:color="auto"/>
            <w:right w:val="none" w:sz="0" w:space="0" w:color="auto"/>
          </w:divBdr>
        </w:div>
        <w:div w:id="1860239683">
          <w:marLeft w:val="640"/>
          <w:marRight w:val="0"/>
          <w:marTop w:val="0"/>
          <w:marBottom w:val="0"/>
          <w:divBdr>
            <w:top w:val="none" w:sz="0" w:space="0" w:color="auto"/>
            <w:left w:val="none" w:sz="0" w:space="0" w:color="auto"/>
            <w:bottom w:val="none" w:sz="0" w:space="0" w:color="auto"/>
            <w:right w:val="none" w:sz="0" w:space="0" w:color="auto"/>
          </w:divBdr>
        </w:div>
        <w:div w:id="1812937001">
          <w:marLeft w:val="640"/>
          <w:marRight w:val="0"/>
          <w:marTop w:val="0"/>
          <w:marBottom w:val="0"/>
          <w:divBdr>
            <w:top w:val="none" w:sz="0" w:space="0" w:color="auto"/>
            <w:left w:val="none" w:sz="0" w:space="0" w:color="auto"/>
            <w:bottom w:val="none" w:sz="0" w:space="0" w:color="auto"/>
            <w:right w:val="none" w:sz="0" w:space="0" w:color="auto"/>
          </w:divBdr>
        </w:div>
        <w:div w:id="2006132390">
          <w:marLeft w:val="640"/>
          <w:marRight w:val="0"/>
          <w:marTop w:val="0"/>
          <w:marBottom w:val="0"/>
          <w:divBdr>
            <w:top w:val="none" w:sz="0" w:space="0" w:color="auto"/>
            <w:left w:val="none" w:sz="0" w:space="0" w:color="auto"/>
            <w:bottom w:val="none" w:sz="0" w:space="0" w:color="auto"/>
            <w:right w:val="none" w:sz="0" w:space="0" w:color="auto"/>
          </w:divBdr>
        </w:div>
        <w:div w:id="1053622371">
          <w:marLeft w:val="640"/>
          <w:marRight w:val="0"/>
          <w:marTop w:val="0"/>
          <w:marBottom w:val="0"/>
          <w:divBdr>
            <w:top w:val="none" w:sz="0" w:space="0" w:color="auto"/>
            <w:left w:val="none" w:sz="0" w:space="0" w:color="auto"/>
            <w:bottom w:val="none" w:sz="0" w:space="0" w:color="auto"/>
            <w:right w:val="none" w:sz="0" w:space="0" w:color="auto"/>
          </w:divBdr>
        </w:div>
        <w:div w:id="1254902232">
          <w:marLeft w:val="640"/>
          <w:marRight w:val="0"/>
          <w:marTop w:val="0"/>
          <w:marBottom w:val="0"/>
          <w:divBdr>
            <w:top w:val="none" w:sz="0" w:space="0" w:color="auto"/>
            <w:left w:val="none" w:sz="0" w:space="0" w:color="auto"/>
            <w:bottom w:val="none" w:sz="0" w:space="0" w:color="auto"/>
            <w:right w:val="none" w:sz="0" w:space="0" w:color="auto"/>
          </w:divBdr>
        </w:div>
        <w:div w:id="207375294">
          <w:marLeft w:val="640"/>
          <w:marRight w:val="0"/>
          <w:marTop w:val="0"/>
          <w:marBottom w:val="0"/>
          <w:divBdr>
            <w:top w:val="none" w:sz="0" w:space="0" w:color="auto"/>
            <w:left w:val="none" w:sz="0" w:space="0" w:color="auto"/>
            <w:bottom w:val="none" w:sz="0" w:space="0" w:color="auto"/>
            <w:right w:val="none" w:sz="0" w:space="0" w:color="auto"/>
          </w:divBdr>
        </w:div>
        <w:div w:id="1332217498">
          <w:marLeft w:val="640"/>
          <w:marRight w:val="0"/>
          <w:marTop w:val="0"/>
          <w:marBottom w:val="0"/>
          <w:divBdr>
            <w:top w:val="none" w:sz="0" w:space="0" w:color="auto"/>
            <w:left w:val="none" w:sz="0" w:space="0" w:color="auto"/>
            <w:bottom w:val="none" w:sz="0" w:space="0" w:color="auto"/>
            <w:right w:val="none" w:sz="0" w:space="0" w:color="auto"/>
          </w:divBdr>
        </w:div>
        <w:div w:id="1243679719">
          <w:marLeft w:val="640"/>
          <w:marRight w:val="0"/>
          <w:marTop w:val="0"/>
          <w:marBottom w:val="0"/>
          <w:divBdr>
            <w:top w:val="none" w:sz="0" w:space="0" w:color="auto"/>
            <w:left w:val="none" w:sz="0" w:space="0" w:color="auto"/>
            <w:bottom w:val="none" w:sz="0" w:space="0" w:color="auto"/>
            <w:right w:val="none" w:sz="0" w:space="0" w:color="auto"/>
          </w:divBdr>
        </w:div>
        <w:div w:id="534655920">
          <w:marLeft w:val="640"/>
          <w:marRight w:val="0"/>
          <w:marTop w:val="0"/>
          <w:marBottom w:val="0"/>
          <w:divBdr>
            <w:top w:val="none" w:sz="0" w:space="0" w:color="auto"/>
            <w:left w:val="none" w:sz="0" w:space="0" w:color="auto"/>
            <w:bottom w:val="none" w:sz="0" w:space="0" w:color="auto"/>
            <w:right w:val="none" w:sz="0" w:space="0" w:color="auto"/>
          </w:divBdr>
        </w:div>
        <w:div w:id="1852404769">
          <w:marLeft w:val="640"/>
          <w:marRight w:val="0"/>
          <w:marTop w:val="0"/>
          <w:marBottom w:val="0"/>
          <w:divBdr>
            <w:top w:val="none" w:sz="0" w:space="0" w:color="auto"/>
            <w:left w:val="none" w:sz="0" w:space="0" w:color="auto"/>
            <w:bottom w:val="none" w:sz="0" w:space="0" w:color="auto"/>
            <w:right w:val="none" w:sz="0" w:space="0" w:color="auto"/>
          </w:divBdr>
        </w:div>
        <w:div w:id="1176461304">
          <w:marLeft w:val="640"/>
          <w:marRight w:val="0"/>
          <w:marTop w:val="0"/>
          <w:marBottom w:val="0"/>
          <w:divBdr>
            <w:top w:val="none" w:sz="0" w:space="0" w:color="auto"/>
            <w:left w:val="none" w:sz="0" w:space="0" w:color="auto"/>
            <w:bottom w:val="none" w:sz="0" w:space="0" w:color="auto"/>
            <w:right w:val="none" w:sz="0" w:space="0" w:color="auto"/>
          </w:divBdr>
        </w:div>
        <w:div w:id="1649438422">
          <w:marLeft w:val="640"/>
          <w:marRight w:val="0"/>
          <w:marTop w:val="0"/>
          <w:marBottom w:val="0"/>
          <w:divBdr>
            <w:top w:val="none" w:sz="0" w:space="0" w:color="auto"/>
            <w:left w:val="none" w:sz="0" w:space="0" w:color="auto"/>
            <w:bottom w:val="none" w:sz="0" w:space="0" w:color="auto"/>
            <w:right w:val="none" w:sz="0" w:space="0" w:color="auto"/>
          </w:divBdr>
        </w:div>
        <w:div w:id="624429460">
          <w:marLeft w:val="640"/>
          <w:marRight w:val="0"/>
          <w:marTop w:val="0"/>
          <w:marBottom w:val="0"/>
          <w:divBdr>
            <w:top w:val="none" w:sz="0" w:space="0" w:color="auto"/>
            <w:left w:val="none" w:sz="0" w:space="0" w:color="auto"/>
            <w:bottom w:val="none" w:sz="0" w:space="0" w:color="auto"/>
            <w:right w:val="none" w:sz="0" w:space="0" w:color="auto"/>
          </w:divBdr>
        </w:div>
      </w:divsChild>
    </w:div>
    <w:div w:id="264970205">
      <w:bodyDiv w:val="1"/>
      <w:marLeft w:val="0"/>
      <w:marRight w:val="0"/>
      <w:marTop w:val="0"/>
      <w:marBottom w:val="0"/>
      <w:divBdr>
        <w:top w:val="none" w:sz="0" w:space="0" w:color="auto"/>
        <w:left w:val="none" w:sz="0" w:space="0" w:color="auto"/>
        <w:bottom w:val="none" w:sz="0" w:space="0" w:color="auto"/>
        <w:right w:val="none" w:sz="0" w:space="0" w:color="auto"/>
      </w:divBdr>
      <w:divsChild>
        <w:div w:id="188952189">
          <w:marLeft w:val="640"/>
          <w:marRight w:val="0"/>
          <w:marTop w:val="0"/>
          <w:marBottom w:val="0"/>
          <w:divBdr>
            <w:top w:val="none" w:sz="0" w:space="0" w:color="auto"/>
            <w:left w:val="none" w:sz="0" w:space="0" w:color="auto"/>
            <w:bottom w:val="none" w:sz="0" w:space="0" w:color="auto"/>
            <w:right w:val="none" w:sz="0" w:space="0" w:color="auto"/>
          </w:divBdr>
        </w:div>
        <w:div w:id="248737464">
          <w:marLeft w:val="640"/>
          <w:marRight w:val="0"/>
          <w:marTop w:val="0"/>
          <w:marBottom w:val="0"/>
          <w:divBdr>
            <w:top w:val="none" w:sz="0" w:space="0" w:color="auto"/>
            <w:left w:val="none" w:sz="0" w:space="0" w:color="auto"/>
            <w:bottom w:val="none" w:sz="0" w:space="0" w:color="auto"/>
            <w:right w:val="none" w:sz="0" w:space="0" w:color="auto"/>
          </w:divBdr>
        </w:div>
        <w:div w:id="998116937">
          <w:marLeft w:val="640"/>
          <w:marRight w:val="0"/>
          <w:marTop w:val="0"/>
          <w:marBottom w:val="0"/>
          <w:divBdr>
            <w:top w:val="none" w:sz="0" w:space="0" w:color="auto"/>
            <w:left w:val="none" w:sz="0" w:space="0" w:color="auto"/>
            <w:bottom w:val="none" w:sz="0" w:space="0" w:color="auto"/>
            <w:right w:val="none" w:sz="0" w:space="0" w:color="auto"/>
          </w:divBdr>
        </w:div>
        <w:div w:id="369962576">
          <w:marLeft w:val="640"/>
          <w:marRight w:val="0"/>
          <w:marTop w:val="0"/>
          <w:marBottom w:val="0"/>
          <w:divBdr>
            <w:top w:val="none" w:sz="0" w:space="0" w:color="auto"/>
            <w:left w:val="none" w:sz="0" w:space="0" w:color="auto"/>
            <w:bottom w:val="none" w:sz="0" w:space="0" w:color="auto"/>
            <w:right w:val="none" w:sz="0" w:space="0" w:color="auto"/>
          </w:divBdr>
        </w:div>
        <w:div w:id="1403216787">
          <w:marLeft w:val="640"/>
          <w:marRight w:val="0"/>
          <w:marTop w:val="0"/>
          <w:marBottom w:val="0"/>
          <w:divBdr>
            <w:top w:val="none" w:sz="0" w:space="0" w:color="auto"/>
            <w:left w:val="none" w:sz="0" w:space="0" w:color="auto"/>
            <w:bottom w:val="none" w:sz="0" w:space="0" w:color="auto"/>
            <w:right w:val="none" w:sz="0" w:space="0" w:color="auto"/>
          </w:divBdr>
        </w:div>
        <w:div w:id="798377922">
          <w:marLeft w:val="640"/>
          <w:marRight w:val="0"/>
          <w:marTop w:val="0"/>
          <w:marBottom w:val="0"/>
          <w:divBdr>
            <w:top w:val="none" w:sz="0" w:space="0" w:color="auto"/>
            <w:left w:val="none" w:sz="0" w:space="0" w:color="auto"/>
            <w:bottom w:val="none" w:sz="0" w:space="0" w:color="auto"/>
            <w:right w:val="none" w:sz="0" w:space="0" w:color="auto"/>
          </w:divBdr>
        </w:div>
        <w:div w:id="96023123">
          <w:marLeft w:val="640"/>
          <w:marRight w:val="0"/>
          <w:marTop w:val="0"/>
          <w:marBottom w:val="0"/>
          <w:divBdr>
            <w:top w:val="none" w:sz="0" w:space="0" w:color="auto"/>
            <w:left w:val="none" w:sz="0" w:space="0" w:color="auto"/>
            <w:bottom w:val="none" w:sz="0" w:space="0" w:color="auto"/>
            <w:right w:val="none" w:sz="0" w:space="0" w:color="auto"/>
          </w:divBdr>
        </w:div>
        <w:div w:id="884753771">
          <w:marLeft w:val="640"/>
          <w:marRight w:val="0"/>
          <w:marTop w:val="0"/>
          <w:marBottom w:val="0"/>
          <w:divBdr>
            <w:top w:val="none" w:sz="0" w:space="0" w:color="auto"/>
            <w:left w:val="none" w:sz="0" w:space="0" w:color="auto"/>
            <w:bottom w:val="none" w:sz="0" w:space="0" w:color="auto"/>
            <w:right w:val="none" w:sz="0" w:space="0" w:color="auto"/>
          </w:divBdr>
        </w:div>
        <w:div w:id="684751201">
          <w:marLeft w:val="640"/>
          <w:marRight w:val="0"/>
          <w:marTop w:val="0"/>
          <w:marBottom w:val="0"/>
          <w:divBdr>
            <w:top w:val="none" w:sz="0" w:space="0" w:color="auto"/>
            <w:left w:val="none" w:sz="0" w:space="0" w:color="auto"/>
            <w:bottom w:val="none" w:sz="0" w:space="0" w:color="auto"/>
            <w:right w:val="none" w:sz="0" w:space="0" w:color="auto"/>
          </w:divBdr>
        </w:div>
        <w:div w:id="520322453">
          <w:marLeft w:val="640"/>
          <w:marRight w:val="0"/>
          <w:marTop w:val="0"/>
          <w:marBottom w:val="0"/>
          <w:divBdr>
            <w:top w:val="none" w:sz="0" w:space="0" w:color="auto"/>
            <w:left w:val="none" w:sz="0" w:space="0" w:color="auto"/>
            <w:bottom w:val="none" w:sz="0" w:space="0" w:color="auto"/>
            <w:right w:val="none" w:sz="0" w:space="0" w:color="auto"/>
          </w:divBdr>
        </w:div>
        <w:div w:id="1901402123">
          <w:marLeft w:val="640"/>
          <w:marRight w:val="0"/>
          <w:marTop w:val="0"/>
          <w:marBottom w:val="0"/>
          <w:divBdr>
            <w:top w:val="none" w:sz="0" w:space="0" w:color="auto"/>
            <w:left w:val="none" w:sz="0" w:space="0" w:color="auto"/>
            <w:bottom w:val="none" w:sz="0" w:space="0" w:color="auto"/>
            <w:right w:val="none" w:sz="0" w:space="0" w:color="auto"/>
          </w:divBdr>
        </w:div>
        <w:div w:id="1873108278">
          <w:marLeft w:val="640"/>
          <w:marRight w:val="0"/>
          <w:marTop w:val="0"/>
          <w:marBottom w:val="0"/>
          <w:divBdr>
            <w:top w:val="none" w:sz="0" w:space="0" w:color="auto"/>
            <w:left w:val="none" w:sz="0" w:space="0" w:color="auto"/>
            <w:bottom w:val="none" w:sz="0" w:space="0" w:color="auto"/>
            <w:right w:val="none" w:sz="0" w:space="0" w:color="auto"/>
          </w:divBdr>
        </w:div>
        <w:div w:id="49113722">
          <w:marLeft w:val="640"/>
          <w:marRight w:val="0"/>
          <w:marTop w:val="0"/>
          <w:marBottom w:val="0"/>
          <w:divBdr>
            <w:top w:val="none" w:sz="0" w:space="0" w:color="auto"/>
            <w:left w:val="none" w:sz="0" w:space="0" w:color="auto"/>
            <w:bottom w:val="none" w:sz="0" w:space="0" w:color="auto"/>
            <w:right w:val="none" w:sz="0" w:space="0" w:color="auto"/>
          </w:divBdr>
        </w:div>
        <w:div w:id="1658218211">
          <w:marLeft w:val="640"/>
          <w:marRight w:val="0"/>
          <w:marTop w:val="0"/>
          <w:marBottom w:val="0"/>
          <w:divBdr>
            <w:top w:val="none" w:sz="0" w:space="0" w:color="auto"/>
            <w:left w:val="none" w:sz="0" w:space="0" w:color="auto"/>
            <w:bottom w:val="none" w:sz="0" w:space="0" w:color="auto"/>
            <w:right w:val="none" w:sz="0" w:space="0" w:color="auto"/>
          </w:divBdr>
        </w:div>
        <w:div w:id="879316823">
          <w:marLeft w:val="640"/>
          <w:marRight w:val="0"/>
          <w:marTop w:val="0"/>
          <w:marBottom w:val="0"/>
          <w:divBdr>
            <w:top w:val="none" w:sz="0" w:space="0" w:color="auto"/>
            <w:left w:val="none" w:sz="0" w:space="0" w:color="auto"/>
            <w:bottom w:val="none" w:sz="0" w:space="0" w:color="auto"/>
            <w:right w:val="none" w:sz="0" w:space="0" w:color="auto"/>
          </w:divBdr>
        </w:div>
        <w:div w:id="1438258392">
          <w:marLeft w:val="640"/>
          <w:marRight w:val="0"/>
          <w:marTop w:val="0"/>
          <w:marBottom w:val="0"/>
          <w:divBdr>
            <w:top w:val="none" w:sz="0" w:space="0" w:color="auto"/>
            <w:left w:val="none" w:sz="0" w:space="0" w:color="auto"/>
            <w:bottom w:val="none" w:sz="0" w:space="0" w:color="auto"/>
            <w:right w:val="none" w:sz="0" w:space="0" w:color="auto"/>
          </w:divBdr>
        </w:div>
        <w:div w:id="1067532683">
          <w:marLeft w:val="640"/>
          <w:marRight w:val="0"/>
          <w:marTop w:val="0"/>
          <w:marBottom w:val="0"/>
          <w:divBdr>
            <w:top w:val="none" w:sz="0" w:space="0" w:color="auto"/>
            <w:left w:val="none" w:sz="0" w:space="0" w:color="auto"/>
            <w:bottom w:val="none" w:sz="0" w:space="0" w:color="auto"/>
            <w:right w:val="none" w:sz="0" w:space="0" w:color="auto"/>
          </w:divBdr>
        </w:div>
        <w:div w:id="291256299">
          <w:marLeft w:val="640"/>
          <w:marRight w:val="0"/>
          <w:marTop w:val="0"/>
          <w:marBottom w:val="0"/>
          <w:divBdr>
            <w:top w:val="none" w:sz="0" w:space="0" w:color="auto"/>
            <w:left w:val="none" w:sz="0" w:space="0" w:color="auto"/>
            <w:bottom w:val="none" w:sz="0" w:space="0" w:color="auto"/>
            <w:right w:val="none" w:sz="0" w:space="0" w:color="auto"/>
          </w:divBdr>
        </w:div>
        <w:div w:id="1512522671">
          <w:marLeft w:val="640"/>
          <w:marRight w:val="0"/>
          <w:marTop w:val="0"/>
          <w:marBottom w:val="0"/>
          <w:divBdr>
            <w:top w:val="none" w:sz="0" w:space="0" w:color="auto"/>
            <w:left w:val="none" w:sz="0" w:space="0" w:color="auto"/>
            <w:bottom w:val="none" w:sz="0" w:space="0" w:color="auto"/>
            <w:right w:val="none" w:sz="0" w:space="0" w:color="auto"/>
          </w:divBdr>
        </w:div>
        <w:div w:id="634408480">
          <w:marLeft w:val="640"/>
          <w:marRight w:val="0"/>
          <w:marTop w:val="0"/>
          <w:marBottom w:val="0"/>
          <w:divBdr>
            <w:top w:val="none" w:sz="0" w:space="0" w:color="auto"/>
            <w:left w:val="none" w:sz="0" w:space="0" w:color="auto"/>
            <w:bottom w:val="none" w:sz="0" w:space="0" w:color="auto"/>
            <w:right w:val="none" w:sz="0" w:space="0" w:color="auto"/>
          </w:divBdr>
        </w:div>
        <w:div w:id="1182740055">
          <w:marLeft w:val="640"/>
          <w:marRight w:val="0"/>
          <w:marTop w:val="0"/>
          <w:marBottom w:val="0"/>
          <w:divBdr>
            <w:top w:val="none" w:sz="0" w:space="0" w:color="auto"/>
            <w:left w:val="none" w:sz="0" w:space="0" w:color="auto"/>
            <w:bottom w:val="none" w:sz="0" w:space="0" w:color="auto"/>
            <w:right w:val="none" w:sz="0" w:space="0" w:color="auto"/>
          </w:divBdr>
        </w:div>
        <w:div w:id="1697269933">
          <w:marLeft w:val="640"/>
          <w:marRight w:val="0"/>
          <w:marTop w:val="0"/>
          <w:marBottom w:val="0"/>
          <w:divBdr>
            <w:top w:val="none" w:sz="0" w:space="0" w:color="auto"/>
            <w:left w:val="none" w:sz="0" w:space="0" w:color="auto"/>
            <w:bottom w:val="none" w:sz="0" w:space="0" w:color="auto"/>
            <w:right w:val="none" w:sz="0" w:space="0" w:color="auto"/>
          </w:divBdr>
        </w:div>
        <w:div w:id="1021975174">
          <w:marLeft w:val="640"/>
          <w:marRight w:val="0"/>
          <w:marTop w:val="0"/>
          <w:marBottom w:val="0"/>
          <w:divBdr>
            <w:top w:val="none" w:sz="0" w:space="0" w:color="auto"/>
            <w:left w:val="none" w:sz="0" w:space="0" w:color="auto"/>
            <w:bottom w:val="none" w:sz="0" w:space="0" w:color="auto"/>
            <w:right w:val="none" w:sz="0" w:space="0" w:color="auto"/>
          </w:divBdr>
        </w:div>
        <w:div w:id="354114060">
          <w:marLeft w:val="640"/>
          <w:marRight w:val="0"/>
          <w:marTop w:val="0"/>
          <w:marBottom w:val="0"/>
          <w:divBdr>
            <w:top w:val="none" w:sz="0" w:space="0" w:color="auto"/>
            <w:left w:val="none" w:sz="0" w:space="0" w:color="auto"/>
            <w:bottom w:val="none" w:sz="0" w:space="0" w:color="auto"/>
            <w:right w:val="none" w:sz="0" w:space="0" w:color="auto"/>
          </w:divBdr>
        </w:div>
        <w:div w:id="803695927">
          <w:marLeft w:val="640"/>
          <w:marRight w:val="0"/>
          <w:marTop w:val="0"/>
          <w:marBottom w:val="0"/>
          <w:divBdr>
            <w:top w:val="none" w:sz="0" w:space="0" w:color="auto"/>
            <w:left w:val="none" w:sz="0" w:space="0" w:color="auto"/>
            <w:bottom w:val="none" w:sz="0" w:space="0" w:color="auto"/>
            <w:right w:val="none" w:sz="0" w:space="0" w:color="auto"/>
          </w:divBdr>
        </w:div>
        <w:div w:id="1888057488">
          <w:marLeft w:val="640"/>
          <w:marRight w:val="0"/>
          <w:marTop w:val="0"/>
          <w:marBottom w:val="0"/>
          <w:divBdr>
            <w:top w:val="none" w:sz="0" w:space="0" w:color="auto"/>
            <w:left w:val="none" w:sz="0" w:space="0" w:color="auto"/>
            <w:bottom w:val="none" w:sz="0" w:space="0" w:color="auto"/>
            <w:right w:val="none" w:sz="0" w:space="0" w:color="auto"/>
          </w:divBdr>
        </w:div>
        <w:div w:id="1741637660">
          <w:marLeft w:val="640"/>
          <w:marRight w:val="0"/>
          <w:marTop w:val="0"/>
          <w:marBottom w:val="0"/>
          <w:divBdr>
            <w:top w:val="none" w:sz="0" w:space="0" w:color="auto"/>
            <w:left w:val="none" w:sz="0" w:space="0" w:color="auto"/>
            <w:bottom w:val="none" w:sz="0" w:space="0" w:color="auto"/>
            <w:right w:val="none" w:sz="0" w:space="0" w:color="auto"/>
          </w:divBdr>
        </w:div>
        <w:div w:id="2132624157">
          <w:marLeft w:val="640"/>
          <w:marRight w:val="0"/>
          <w:marTop w:val="0"/>
          <w:marBottom w:val="0"/>
          <w:divBdr>
            <w:top w:val="none" w:sz="0" w:space="0" w:color="auto"/>
            <w:left w:val="none" w:sz="0" w:space="0" w:color="auto"/>
            <w:bottom w:val="none" w:sz="0" w:space="0" w:color="auto"/>
            <w:right w:val="none" w:sz="0" w:space="0" w:color="auto"/>
          </w:divBdr>
        </w:div>
        <w:div w:id="1260598348">
          <w:marLeft w:val="640"/>
          <w:marRight w:val="0"/>
          <w:marTop w:val="0"/>
          <w:marBottom w:val="0"/>
          <w:divBdr>
            <w:top w:val="none" w:sz="0" w:space="0" w:color="auto"/>
            <w:left w:val="none" w:sz="0" w:space="0" w:color="auto"/>
            <w:bottom w:val="none" w:sz="0" w:space="0" w:color="auto"/>
            <w:right w:val="none" w:sz="0" w:space="0" w:color="auto"/>
          </w:divBdr>
        </w:div>
        <w:div w:id="1821769877">
          <w:marLeft w:val="640"/>
          <w:marRight w:val="0"/>
          <w:marTop w:val="0"/>
          <w:marBottom w:val="0"/>
          <w:divBdr>
            <w:top w:val="none" w:sz="0" w:space="0" w:color="auto"/>
            <w:left w:val="none" w:sz="0" w:space="0" w:color="auto"/>
            <w:bottom w:val="none" w:sz="0" w:space="0" w:color="auto"/>
            <w:right w:val="none" w:sz="0" w:space="0" w:color="auto"/>
          </w:divBdr>
        </w:div>
        <w:div w:id="1699504002">
          <w:marLeft w:val="640"/>
          <w:marRight w:val="0"/>
          <w:marTop w:val="0"/>
          <w:marBottom w:val="0"/>
          <w:divBdr>
            <w:top w:val="none" w:sz="0" w:space="0" w:color="auto"/>
            <w:left w:val="none" w:sz="0" w:space="0" w:color="auto"/>
            <w:bottom w:val="none" w:sz="0" w:space="0" w:color="auto"/>
            <w:right w:val="none" w:sz="0" w:space="0" w:color="auto"/>
          </w:divBdr>
        </w:div>
        <w:div w:id="892736182">
          <w:marLeft w:val="640"/>
          <w:marRight w:val="0"/>
          <w:marTop w:val="0"/>
          <w:marBottom w:val="0"/>
          <w:divBdr>
            <w:top w:val="none" w:sz="0" w:space="0" w:color="auto"/>
            <w:left w:val="none" w:sz="0" w:space="0" w:color="auto"/>
            <w:bottom w:val="none" w:sz="0" w:space="0" w:color="auto"/>
            <w:right w:val="none" w:sz="0" w:space="0" w:color="auto"/>
          </w:divBdr>
        </w:div>
        <w:div w:id="1636250172">
          <w:marLeft w:val="640"/>
          <w:marRight w:val="0"/>
          <w:marTop w:val="0"/>
          <w:marBottom w:val="0"/>
          <w:divBdr>
            <w:top w:val="none" w:sz="0" w:space="0" w:color="auto"/>
            <w:left w:val="none" w:sz="0" w:space="0" w:color="auto"/>
            <w:bottom w:val="none" w:sz="0" w:space="0" w:color="auto"/>
            <w:right w:val="none" w:sz="0" w:space="0" w:color="auto"/>
          </w:divBdr>
        </w:div>
        <w:div w:id="1020592726">
          <w:marLeft w:val="640"/>
          <w:marRight w:val="0"/>
          <w:marTop w:val="0"/>
          <w:marBottom w:val="0"/>
          <w:divBdr>
            <w:top w:val="none" w:sz="0" w:space="0" w:color="auto"/>
            <w:left w:val="none" w:sz="0" w:space="0" w:color="auto"/>
            <w:bottom w:val="none" w:sz="0" w:space="0" w:color="auto"/>
            <w:right w:val="none" w:sz="0" w:space="0" w:color="auto"/>
          </w:divBdr>
        </w:div>
        <w:div w:id="375156052">
          <w:marLeft w:val="640"/>
          <w:marRight w:val="0"/>
          <w:marTop w:val="0"/>
          <w:marBottom w:val="0"/>
          <w:divBdr>
            <w:top w:val="none" w:sz="0" w:space="0" w:color="auto"/>
            <w:left w:val="none" w:sz="0" w:space="0" w:color="auto"/>
            <w:bottom w:val="none" w:sz="0" w:space="0" w:color="auto"/>
            <w:right w:val="none" w:sz="0" w:space="0" w:color="auto"/>
          </w:divBdr>
        </w:div>
        <w:div w:id="1393042967">
          <w:marLeft w:val="640"/>
          <w:marRight w:val="0"/>
          <w:marTop w:val="0"/>
          <w:marBottom w:val="0"/>
          <w:divBdr>
            <w:top w:val="none" w:sz="0" w:space="0" w:color="auto"/>
            <w:left w:val="none" w:sz="0" w:space="0" w:color="auto"/>
            <w:bottom w:val="none" w:sz="0" w:space="0" w:color="auto"/>
            <w:right w:val="none" w:sz="0" w:space="0" w:color="auto"/>
          </w:divBdr>
        </w:div>
        <w:div w:id="1482504631">
          <w:marLeft w:val="640"/>
          <w:marRight w:val="0"/>
          <w:marTop w:val="0"/>
          <w:marBottom w:val="0"/>
          <w:divBdr>
            <w:top w:val="none" w:sz="0" w:space="0" w:color="auto"/>
            <w:left w:val="none" w:sz="0" w:space="0" w:color="auto"/>
            <w:bottom w:val="none" w:sz="0" w:space="0" w:color="auto"/>
            <w:right w:val="none" w:sz="0" w:space="0" w:color="auto"/>
          </w:divBdr>
        </w:div>
        <w:div w:id="738287091">
          <w:marLeft w:val="640"/>
          <w:marRight w:val="0"/>
          <w:marTop w:val="0"/>
          <w:marBottom w:val="0"/>
          <w:divBdr>
            <w:top w:val="none" w:sz="0" w:space="0" w:color="auto"/>
            <w:left w:val="none" w:sz="0" w:space="0" w:color="auto"/>
            <w:bottom w:val="none" w:sz="0" w:space="0" w:color="auto"/>
            <w:right w:val="none" w:sz="0" w:space="0" w:color="auto"/>
          </w:divBdr>
        </w:div>
        <w:div w:id="1610307621">
          <w:marLeft w:val="640"/>
          <w:marRight w:val="0"/>
          <w:marTop w:val="0"/>
          <w:marBottom w:val="0"/>
          <w:divBdr>
            <w:top w:val="none" w:sz="0" w:space="0" w:color="auto"/>
            <w:left w:val="none" w:sz="0" w:space="0" w:color="auto"/>
            <w:bottom w:val="none" w:sz="0" w:space="0" w:color="auto"/>
            <w:right w:val="none" w:sz="0" w:space="0" w:color="auto"/>
          </w:divBdr>
        </w:div>
        <w:div w:id="456417741">
          <w:marLeft w:val="640"/>
          <w:marRight w:val="0"/>
          <w:marTop w:val="0"/>
          <w:marBottom w:val="0"/>
          <w:divBdr>
            <w:top w:val="none" w:sz="0" w:space="0" w:color="auto"/>
            <w:left w:val="none" w:sz="0" w:space="0" w:color="auto"/>
            <w:bottom w:val="none" w:sz="0" w:space="0" w:color="auto"/>
            <w:right w:val="none" w:sz="0" w:space="0" w:color="auto"/>
          </w:divBdr>
        </w:div>
        <w:div w:id="282153191">
          <w:marLeft w:val="640"/>
          <w:marRight w:val="0"/>
          <w:marTop w:val="0"/>
          <w:marBottom w:val="0"/>
          <w:divBdr>
            <w:top w:val="none" w:sz="0" w:space="0" w:color="auto"/>
            <w:left w:val="none" w:sz="0" w:space="0" w:color="auto"/>
            <w:bottom w:val="none" w:sz="0" w:space="0" w:color="auto"/>
            <w:right w:val="none" w:sz="0" w:space="0" w:color="auto"/>
          </w:divBdr>
        </w:div>
        <w:div w:id="1315375455">
          <w:marLeft w:val="640"/>
          <w:marRight w:val="0"/>
          <w:marTop w:val="0"/>
          <w:marBottom w:val="0"/>
          <w:divBdr>
            <w:top w:val="none" w:sz="0" w:space="0" w:color="auto"/>
            <w:left w:val="none" w:sz="0" w:space="0" w:color="auto"/>
            <w:bottom w:val="none" w:sz="0" w:space="0" w:color="auto"/>
            <w:right w:val="none" w:sz="0" w:space="0" w:color="auto"/>
          </w:divBdr>
        </w:div>
        <w:div w:id="182012920">
          <w:marLeft w:val="640"/>
          <w:marRight w:val="0"/>
          <w:marTop w:val="0"/>
          <w:marBottom w:val="0"/>
          <w:divBdr>
            <w:top w:val="none" w:sz="0" w:space="0" w:color="auto"/>
            <w:left w:val="none" w:sz="0" w:space="0" w:color="auto"/>
            <w:bottom w:val="none" w:sz="0" w:space="0" w:color="auto"/>
            <w:right w:val="none" w:sz="0" w:space="0" w:color="auto"/>
          </w:divBdr>
        </w:div>
        <w:div w:id="19865339">
          <w:marLeft w:val="640"/>
          <w:marRight w:val="0"/>
          <w:marTop w:val="0"/>
          <w:marBottom w:val="0"/>
          <w:divBdr>
            <w:top w:val="none" w:sz="0" w:space="0" w:color="auto"/>
            <w:left w:val="none" w:sz="0" w:space="0" w:color="auto"/>
            <w:bottom w:val="none" w:sz="0" w:space="0" w:color="auto"/>
            <w:right w:val="none" w:sz="0" w:space="0" w:color="auto"/>
          </w:divBdr>
        </w:div>
        <w:div w:id="371468905">
          <w:marLeft w:val="640"/>
          <w:marRight w:val="0"/>
          <w:marTop w:val="0"/>
          <w:marBottom w:val="0"/>
          <w:divBdr>
            <w:top w:val="none" w:sz="0" w:space="0" w:color="auto"/>
            <w:left w:val="none" w:sz="0" w:space="0" w:color="auto"/>
            <w:bottom w:val="none" w:sz="0" w:space="0" w:color="auto"/>
            <w:right w:val="none" w:sz="0" w:space="0" w:color="auto"/>
          </w:divBdr>
        </w:div>
        <w:div w:id="295837077">
          <w:marLeft w:val="640"/>
          <w:marRight w:val="0"/>
          <w:marTop w:val="0"/>
          <w:marBottom w:val="0"/>
          <w:divBdr>
            <w:top w:val="none" w:sz="0" w:space="0" w:color="auto"/>
            <w:left w:val="none" w:sz="0" w:space="0" w:color="auto"/>
            <w:bottom w:val="none" w:sz="0" w:space="0" w:color="auto"/>
            <w:right w:val="none" w:sz="0" w:space="0" w:color="auto"/>
          </w:divBdr>
        </w:div>
        <w:div w:id="2123572665">
          <w:marLeft w:val="640"/>
          <w:marRight w:val="0"/>
          <w:marTop w:val="0"/>
          <w:marBottom w:val="0"/>
          <w:divBdr>
            <w:top w:val="none" w:sz="0" w:space="0" w:color="auto"/>
            <w:left w:val="none" w:sz="0" w:space="0" w:color="auto"/>
            <w:bottom w:val="none" w:sz="0" w:space="0" w:color="auto"/>
            <w:right w:val="none" w:sz="0" w:space="0" w:color="auto"/>
          </w:divBdr>
        </w:div>
        <w:div w:id="736830570">
          <w:marLeft w:val="640"/>
          <w:marRight w:val="0"/>
          <w:marTop w:val="0"/>
          <w:marBottom w:val="0"/>
          <w:divBdr>
            <w:top w:val="none" w:sz="0" w:space="0" w:color="auto"/>
            <w:left w:val="none" w:sz="0" w:space="0" w:color="auto"/>
            <w:bottom w:val="none" w:sz="0" w:space="0" w:color="auto"/>
            <w:right w:val="none" w:sz="0" w:space="0" w:color="auto"/>
          </w:divBdr>
        </w:div>
        <w:div w:id="2023898046">
          <w:marLeft w:val="640"/>
          <w:marRight w:val="0"/>
          <w:marTop w:val="0"/>
          <w:marBottom w:val="0"/>
          <w:divBdr>
            <w:top w:val="none" w:sz="0" w:space="0" w:color="auto"/>
            <w:left w:val="none" w:sz="0" w:space="0" w:color="auto"/>
            <w:bottom w:val="none" w:sz="0" w:space="0" w:color="auto"/>
            <w:right w:val="none" w:sz="0" w:space="0" w:color="auto"/>
          </w:divBdr>
        </w:div>
        <w:div w:id="1862283467">
          <w:marLeft w:val="640"/>
          <w:marRight w:val="0"/>
          <w:marTop w:val="0"/>
          <w:marBottom w:val="0"/>
          <w:divBdr>
            <w:top w:val="none" w:sz="0" w:space="0" w:color="auto"/>
            <w:left w:val="none" w:sz="0" w:space="0" w:color="auto"/>
            <w:bottom w:val="none" w:sz="0" w:space="0" w:color="auto"/>
            <w:right w:val="none" w:sz="0" w:space="0" w:color="auto"/>
          </w:divBdr>
        </w:div>
        <w:div w:id="1671257098">
          <w:marLeft w:val="640"/>
          <w:marRight w:val="0"/>
          <w:marTop w:val="0"/>
          <w:marBottom w:val="0"/>
          <w:divBdr>
            <w:top w:val="none" w:sz="0" w:space="0" w:color="auto"/>
            <w:left w:val="none" w:sz="0" w:space="0" w:color="auto"/>
            <w:bottom w:val="none" w:sz="0" w:space="0" w:color="auto"/>
            <w:right w:val="none" w:sz="0" w:space="0" w:color="auto"/>
          </w:divBdr>
        </w:div>
        <w:div w:id="410465994">
          <w:marLeft w:val="640"/>
          <w:marRight w:val="0"/>
          <w:marTop w:val="0"/>
          <w:marBottom w:val="0"/>
          <w:divBdr>
            <w:top w:val="none" w:sz="0" w:space="0" w:color="auto"/>
            <w:left w:val="none" w:sz="0" w:space="0" w:color="auto"/>
            <w:bottom w:val="none" w:sz="0" w:space="0" w:color="auto"/>
            <w:right w:val="none" w:sz="0" w:space="0" w:color="auto"/>
          </w:divBdr>
        </w:div>
        <w:div w:id="1786190377">
          <w:marLeft w:val="640"/>
          <w:marRight w:val="0"/>
          <w:marTop w:val="0"/>
          <w:marBottom w:val="0"/>
          <w:divBdr>
            <w:top w:val="none" w:sz="0" w:space="0" w:color="auto"/>
            <w:left w:val="none" w:sz="0" w:space="0" w:color="auto"/>
            <w:bottom w:val="none" w:sz="0" w:space="0" w:color="auto"/>
            <w:right w:val="none" w:sz="0" w:space="0" w:color="auto"/>
          </w:divBdr>
        </w:div>
        <w:div w:id="906577608">
          <w:marLeft w:val="640"/>
          <w:marRight w:val="0"/>
          <w:marTop w:val="0"/>
          <w:marBottom w:val="0"/>
          <w:divBdr>
            <w:top w:val="none" w:sz="0" w:space="0" w:color="auto"/>
            <w:left w:val="none" w:sz="0" w:space="0" w:color="auto"/>
            <w:bottom w:val="none" w:sz="0" w:space="0" w:color="auto"/>
            <w:right w:val="none" w:sz="0" w:space="0" w:color="auto"/>
          </w:divBdr>
        </w:div>
        <w:div w:id="2102405657">
          <w:marLeft w:val="640"/>
          <w:marRight w:val="0"/>
          <w:marTop w:val="0"/>
          <w:marBottom w:val="0"/>
          <w:divBdr>
            <w:top w:val="none" w:sz="0" w:space="0" w:color="auto"/>
            <w:left w:val="none" w:sz="0" w:space="0" w:color="auto"/>
            <w:bottom w:val="none" w:sz="0" w:space="0" w:color="auto"/>
            <w:right w:val="none" w:sz="0" w:space="0" w:color="auto"/>
          </w:divBdr>
        </w:div>
        <w:div w:id="480774663">
          <w:marLeft w:val="640"/>
          <w:marRight w:val="0"/>
          <w:marTop w:val="0"/>
          <w:marBottom w:val="0"/>
          <w:divBdr>
            <w:top w:val="none" w:sz="0" w:space="0" w:color="auto"/>
            <w:left w:val="none" w:sz="0" w:space="0" w:color="auto"/>
            <w:bottom w:val="none" w:sz="0" w:space="0" w:color="auto"/>
            <w:right w:val="none" w:sz="0" w:space="0" w:color="auto"/>
          </w:divBdr>
        </w:div>
        <w:div w:id="811364488">
          <w:marLeft w:val="640"/>
          <w:marRight w:val="0"/>
          <w:marTop w:val="0"/>
          <w:marBottom w:val="0"/>
          <w:divBdr>
            <w:top w:val="none" w:sz="0" w:space="0" w:color="auto"/>
            <w:left w:val="none" w:sz="0" w:space="0" w:color="auto"/>
            <w:bottom w:val="none" w:sz="0" w:space="0" w:color="auto"/>
            <w:right w:val="none" w:sz="0" w:space="0" w:color="auto"/>
          </w:divBdr>
        </w:div>
        <w:div w:id="765273529">
          <w:marLeft w:val="640"/>
          <w:marRight w:val="0"/>
          <w:marTop w:val="0"/>
          <w:marBottom w:val="0"/>
          <w:divBdr>
            <w:top w:val="none" w:sz="0" w:space="0" w:color="auto"/>
            <w:left w:val="none" w:sz="0" w:space="0" w:color="auto"/>
            <w:bottom w:val="none" w:sz="0" w:space="0" w:color="auto"/>
            <w:right w:val="none" w:sz="0" w:space="0" w:color="auto"/>
          </w:divBdr>
        </w:div>
        <w:div w:id="711687226">
          <w:marLeft w:val="640"/>
          <w:marRight w:val="0"/>
          <w:marTop w:val="0"/>
          <w:marBottom w:val="0"/>
          <w:divBdr>
            <w:top w:val="none" w:sz="0" w:space="0" w:color="auto"/>
            <w:left w:val="none" w:sz="0" w:space="0" w:color="auto"/>
            <w:bottom w:val="none" w:sz="0" w:space="0" w:color="auto"/>
            <w:right w:val="none" w:sz="0" w:space="0" w:color="auto"/>
          </w:divBdr>
        </w:div>
        <w:div w:id="1831167290">
          <w:marLeft w:val="640"/>
          <w:marRight w:val="0"/>
          <w:marTop w:val="0"/>
          <w:marBottom w:val="0"/>
          <w:divBdr>
            <w:top w:val="none" w:sz="0" w:space="0" w:color="auto"/>
            <w:left w:val="none" w:sz="0" w:space="0" w:color="auto"/>
            <w:bottom w:val="none" w:sz="0" w:space="0" w:color="auto"/>
            <w:right w:val="none" w:sz="0" w:space="0" w:color="auto"/>
          </w:divBdr>
        </w:div>
        <w:div w:id="2088451363">
          <w:marLeft w:val="640"/>
          <w:marRight w:val="0"/>
          <w:marTop w:val="0"/>
          <w:marBottom w:val="0"/>
          <w:divBdr>
            <w:top w:val="none" w:sz="0" w:space="0" w:color="auto"/>
            <w:left w:val="none" w:sz="0" w:space="0" w:color="auto"/>
            <w:bottom w:val="none" w:sz="0" w:space="0" w:color="auto"/>
            <w:right w:val="none" w:sz="0" w:space="0" w:color="auto"/>
          </w:divBdr>
        </w:div>
        <w:div w:id="2131626149">
          <w:marLeft w:val="640"/>
          <w:marRight w:val="0"/>
          <w:marTop w:val="0"/>
          <w:marBottom w:val="0"/>
          <w:divBdr>
            <w:top w:val="none" w:sz="0" w:space="0" w:color="auto"/>
            <w:left w:val="none" w:sz="0" w:space="0" w:color="auto"/>
            <w:bottom w:val="none" w:sz="0" w:space="0" w:color="auto"/>
            <w:right w:val="none" w:sz="0" w:space="0" w:color="auto"/>
          </w:divBdr>
        </w:div>
        <w:div w:id="753630294">
          <w:marLeft w:val="640"/>
          <w:marRight w:val="0"/>
          <w:marTop w:val="0"/>
          <w:marBottom w:val="0"/>
          <w:divBdr>
            <w:top w:val="none" w:sz="0" w:space="0" w:color="auto"/>
            <w:left w:val="none" w:sz="0" w:space="0" w:color="auto"/>
            <w:bottom w:val="none" w:sz="0" w:space="0" w:color="auto"/>
            <w:right w:val="none" w:sz="0" w:space="0" w:color="auto"/>
          </w:divBdr>
        </w:div>
        <w:div w:id="184177866">
          <w:marLeft w:val="640"/>
          <w:marRight w:val="0"/>
          <w:marTop w:val="0"/>
          <w:marBottom w:val="0"/>
          <w:divBdr>
            <w:top w:val="none" w:sz="0" w:space="0" w:color="auto"/>
            <w:left w:val="none" w:sz="0" w:space="0" w:color="auto"/>
            <w:bottom w:val="none" w:sz="0" w:space="0" w:color="auto"/>
            <w:right w:val="none" w:sz="0" w:space="0" w:color="auto"/>
          </w:divBdr>
        </w:div>
        <w:div w:id="1577473236">
          <w:marLeft w:val="640"/>
          <w:marRight w:val="0"/>
          <w:marTop w:val="0"/>
          <w:marBottom w:val="0"/>
          <w:divBdr>
            <w:top w:val="none" w:sz="0" w:space="0" w:color="auto"/>
            <w:left w:val="none" w:sz="0" w:space="0" w:color="auto"/>
            <w:bottom w:val="none" w:sz="0" w:space="0" w:color="auto"/>
            <w:right w:val="none" w:sz="0" w:space="0" w:color="auto"/>
          </w:divBdr>
        </w:div>
        <w:div w:id="1546678044">
          <w:marLeft w:val="640"/>
          <w:marRight w:val="0"/>
          <w:marTop w:val="0"/>
          <w:marBottom w:val="0"/>
          <w:divBdr>
            <w:top w:val="none" w:sz="0" w:space="0" w:color="auto"/>
            <w:left w:val="none" w:sz="0" w:space="0" w:color="auto"/>
            <w:bottom w:val="none" w:sz="0" w:space="0" w:color="auto"/>
            <w:right w:val="none" w:sz="0" w:space="0" w:color="auto"/>
          </w:divBdr>
        </w:div>
        <w:div w:id="613289142">
          <w:marLeft w:val="640"/>
          <w:marRight w:val="0"/>
          <w:marTop w:val="0"/>
          <w:marBottom w:val="0"/>
          <w:divBdr>
            <w:top w:val="none" w:sz="0" w:space="0" w:color="auto"/>
            <w:left w:val="none" w:sz="0" w:space="0" w:color="auto"/>
            <w:bottom w:val="none" w:sz="0" w:space="0" w:color="auto"/>
            <w:right w:val="none" w:sz="0" w:space="0" w:color="auto"/>
          </w:divBdr>
        </w:div>
        <w:div w:id="939947468">
          <w:marLeft w:val="640"/>
          <w:marRight w:val="0"/>
          <w:marTop w:val="0"/>
          <w:marBottom w:val="0"/>
          <w:divBdr>
            <w:top w:val="none" w:sz="0" w:space="0" w:color="auto"/>
            <w:left w:val="none" w:sz="0" w:space="0" w:color="auto"/>
            <w:bottom w:val="none" w:sz="0" w:space="0" w:color="auto"/>
            <w:right w:val="none" w:sz="0" w:space="0" w:color="auto"/>
          </w:divBdr>
        </w:div>
        <w:div w:id="1153133996">
          <w:marLeft w:val="640"/>
          <w:marRight w:val="0"/>
          <w:marTop w:val="0"/>
          <w:marBottom w:val="0"/>
          <w:divBdr>
            <w:top w:val="none" w:sz="0" w:space="0" w:color="auto"/>
            <w:left w:val="none" w:sz="0" w:space="0" w:color="auto"/>
            <w:bottom w:val="none" w:sz="0" w:space="0" w:color="auto"/>
            <w:right w:val="none" w:sz="0" w:space="0" w:color="auto"/>
          </w:divBdr>
        </w:div>
        <w:div w:id="279143642">
          <w:marLeft w:val="640"/>
          <w:marRight w:val="0"/>
          <w:marTop w:val="0"/>
          <w:marBottom w:val="0"/>
          <w:divBdr>
            <w:top w:val="none" w:sz="0" w:space="0" w:color="auto"/>
            <w:left w:val="none" w:sz="0" w:space="0" w:color="auto"/>
            <w:bottom w:val="none" w:sz="0" w:space="0" w:color="auto"/>
            <w:right w:val="none" w:sz="0" w:space="0" w:color="auto"/>
          </w:divBdr>
        </w:div>
        <w:div w:id="434330062">
          <w:marLeft w:val="640"/>
          <w:marRight w:val="0"/>
          <w:marTop w:val="0"/>
          <w:marBottom w:val="0"/>
          <w:divBdr>
            <w:top w:val="none" w:sz="0" w:space="0" w:color="auto"/>
            <w:left w:val="none" w:sz="0" w:space="0" w:color="auto"/>
            <w:bottom w:val="none" w:sz="0" w:space="0" w:color="auto"/>
            <w:right w:val="none" w:sz="0" w:space="0" w:color="auto"/>
          </w:divBdr>
        </w:div>
        <w:div w:id="1228104196">
          <w:marLeft w:val="640"/>
          <w:marRight w:val="0"/>
          <w:marTop w:val="0"/>
          <w:marBottom w:val="0"/>
          <w:divBdr>
            <w:top w:val="none" w:sz="0" w:space="0" w:color="auto"/>
            <w:left w:val="none" w:sz="0" w:space="0" w:color="auto"/>
            <w:bottom w:val="none" w:sz="0" w:space="0" w:color="auto"/>
            <w:right w:val="none" w:sz="0" w:space="0" w:color="auto"/>
          </w:divBdr>
        </w:div>
        <w:div w:id="1453863428">
          <w:marLeft w:val="640"/>
          <w:marRight w:val="0"/>
          <w:marTop w:val="0"/>
          <w:marBottom w:val="0"/>
          <w:divBdr>
            <w:top w:val="none" w:sz="0" w:space="0" w:color="auto"/>
            <w:left w:val="none" w:sz="0" w:space="0" w:color="auto"/>
            <w:bottom w:val="none" w:sz="0" w:space="0" w:color="auto"/>
            <w:right w:val="none" w:sz="0" w:space="0" w:color="auto"/>
          </w:divBdr>
        </w:div>
        <w:div w:id="1655640412">
          <w:marLeft w:val="640"/>
          <w:marRight w:val="0"/>
          <w:marTop w:val="0"/>
          <w:marBottom w:val="0"/>
          <w:divBdr>
            <w:top w:val="none" w:sz="0" w:space="0" w:color="auto"/>
            <w:left w:val="none" w:sz="0" w:space="0" w:color="auto"/>
            <w:bottom w:val="none" w:sz="0" w:space="0" w:color="auto"/>
            <w:right w:val="none" w:sz="0" w:space="0" w:color="auto"/>
          </w:divBdr>
        </w:div>
        <w:div w:id="42290276">
          <w:marLeft w:val="640"/>
          <w:marRight w:val="0"/>
          <w:marTop w:val="0"/>
          <w:marBottom w:val="0"/>
          <w:divBdr>
            <w:top w:val="none" w:sz="0" w:space="0" w:color="auto"/>
            <w:left w:val="none" w:sz="0" w:space="0" w:color="auto"/>
            <w:bottom w:val="none" w:sz="0" w:space="0" w:color="auto"/>
            <w:right w:val="none" w:sz="0" w:space="0" w:color="auto"/>
          </w:divBdr>
        </w:div>
        <w:div w:id="1146359267">
          <w:marLeft w:val="640"/>
          <w:marRight w:val="0"/>
          <w:marTop w:val="0"/>
          <w:marBottom w:val="0"/>
          <w:divBdr>
            <w:top w:val="none" w:sz="0" w:space="0" w:color="auto"/>
            <w:left w:val="none" w:sz="0" w:space="0" w:color="auto"/>
            <w:bottom w:val="none" w:sz="0" w:space="0" w:color="auto"/>
            <w:right w:val="none" w:sz="0" w:space="0" w:color="auto"/>
          </w:divBdr>
        </w:div>
        <w:div w:id="1272665390">
          <w:marLeft w:val="640"/>
          <w:marRight w:val="0"/>
          <w:marTop w:val="0"/>
          <w:marBottom w:val="0"/>
          <w:divBdr>
            <w:top w:val="none" w:sz="0" w:space="0" w:color="auto"/>
            <w:left w:val="none" w:sz="0" w:space="0" w:color="auto"/>
            <w:bottom w:val="none" w:sz="0" w:space="0" w:color="auto"/>
            <w:right w:val="none" w:sz="0" w:space="0" w:color="auto"/>
          </w:divBdr>
        </w:div>
        <w:div w:id="1908683915">
          <w:marLeft w:val="640"/>
          <w:marRight w:val="0"/>
          <w:marTop w:val="0"/>
          <w:marBottom w:val="0"/>
          <w:divBdr>
            <w:top w:val="none" w:sz="0" w:space="0" w:color="auto"/>
            <w:left w:val="none" w:sz="0" w:space="0" w:color="auto"/>
            <w:bottom w:val="none" w:sz="0" w:space="0" w:color="auto"/>
            <w:right w:val="none" w:sz="0" w:space="0" w:color="auto"/>
          </w:divBdr>
        </w:div>
        <w:div w:id="1284340069">
          <w:marLeft w:val="640"/>
          <w:marRight w:val="0"/>
          <w:marTop w:val="0"/>
          <w:marBottom w:val="0"/>
          <w:divBdr>
            <w:top w:val="none" w:sz="0" w:space="0" w:color="auto"/>
            <w:left w:val="none" w:sz="0" w:space="0" w:color="auto"/>
            <w:bottom w:val="none" w:sz="0" w:space="0" w:color="auto"/>
            <w:right w:val="none" w:sz="0" w:space="0" w:color="auto"/>
          </w:divBdr>
        </w:div>
        <w:div w:id="1096052694">
          <w:marLeft w:val="640"/>
          <w:marRight w:val="0"/>
          <w:marTop w:val="0"/>
          <w:marBottom w:val="0"/>
          <w:divBdr>
            <w:top w:val="none" w:sz="0" w:space="0" w:color="auto"/>
            <w:left w:val="none" w:sz="0" w:space="0" w:color="auto"/>
            <w:bottom w:val="none" w:sz="0" w:space="0" w:color="auto"/>
            <w:right w:val="none" w:sz="0" w:space="0" w:color="auto"/>
          </w:divBdr>
        </w:div>
        <w:div w:id="2143842968">
          <w:marLeft w:val="640"/>
          <w:marRight w:val="0"/>
          <w:marTop w:val="0"/>
          <w:marBottom w:val="0"/>
          <w:divBdr>
            <w:top w:val="none" w:sz="0" w:space="0" w:color="auto"/>
            <w:left w:val="none" w:sz="0" w:space="0" w:color="auto"/>
            <w:bottom w:val="none" w:sz="0" w:space="0" w:color="auto"/>
            <w:right w:val="none" w:sz="0" w:space="0" w:color="auto"/>
          </w:divBdr>
        </w:div>
        <w:div w:id="1261185235">
          <w:marLeft w:val="640"/>
          <w:marRight w:val="0"/>
          <w:marTop w:val="0"/>
          <w:marBottom w:val="0"/>
          <w:divBdr>
            <w:top w:val="none" w:sz="0" w:space="0" w:color="auto"/>
            <w:left w:val="none" w:sz="0" w:space="0" w:color="auto"/>
            <w:bottom w:val="none" w:sz="0" w:space="0" w:color="auto"/>
            <w:right w:val="none" w:sz="0" w:space="0" w:color="auto"/>
          </w:divBdr>
        </w:div>
        <w:div w:id="878863468">
          <w:marLeft w:val="640"/>
          <w:marRight w:val="0"/>
          <w:marTop w:val="0"/>
          <w:marBottom w:val="0"/>
          <w:divBdr>
            <w:top w:val="none" w:sz="0" w:space="0" w:color="auto"/>
            <w:left w:val="none" w:sz="0" w:space="0" w:color="auto"/>
            <w:bottom w:val="none" w:sz="0" w:space="0" w:color="auto"/>
            <w:right w:val="none" w:sz="0" w:space="0" w:color="auto"/>
          </w:divBdr>
        </w:div>
        <w:div w:id="805858682">
          <w:marLeft w:val="640"/>
          <w:marRight w:val="0"/>
          <w:marTop w:val="0"/>
          <w:marBottom w:val="0"/>
          <w:divBdr>
            <w:top w:val="none" w:sz="0" w:space="0" w:color="auto"/>
            <w:left w:val="none" w:sz="0" w:space="0" w:color="auto"/>
            <w:bottom w:val="none" w:sz="0" w:space="0" w:color="auto"/>
            <w:right w:val="none" w:sz="0" w:space="0" w:color="auto"/>
          </w:divBdr>
        </w:div>
        <w:div w:id="359471959">
          <w:marLeft w:val="640"/>
          <w:marRight w:val="0"/>
          <w:marTop w:val="0"/>
          <w:marBottom w:val="0"/>
          <w:divBdr>
            <w:top w:val="none" w:sz="0" w:space="0" w:color="auto"/>
            <w:left w:val="none" w:sz="0" w:space="0" w:color="auto"/>
            <w:bottom w:val="none" w:sz="0" w:space="0" w:color="auto"/>
            <w:right w:val="none" w:sz="0" w:space="0" w:color="auto"/>
          </w:divBdr>
        </w:div>
        <w:div w:id="1791322204">
          <w:marLeft w:val="640"/>
          <w:marRight w:val="0"/>
          <w:marTop w:val="0"/>
          <w:marBottom w:val="0"/>
          <w:divBdr>
            <w:top w:val="none" w:sz="0" w:space="0" w:color="auto"/>
            <w:left w:val="none" w:sz="0" w:space="0" w:color="auto"/>
            <w:bottom w:val="none" w:sz="0" w:space="0" w:color="auto"/>
            <w:right w:val="none" w:sz="0" w:space="0" w:color="auto"/>
          </w:divBdr>
        </w:div>
        <w:div w:id="1221942064">
          <w:marLeft w:val="640"/>
          <w:marRight w:val="0"/>
          <w:marTop w:val="0"/>
          <w:marBottom w:val="0"/>
          <w:divBdr>
            <w:top w:val="none" w:sz="0" w:space="0" w:color="auto"/>
            <w:left w:val="none" w:sz="0" w:space="0" w:color="auto"/>
            <w:bottom w:val="none" w:sz="0" w:space="0" w:color="auto"/>
            <w:right w:val="none" w:sz="0" w:space="0" w:color="auto"/>
          </w:divBdr>
        </w:div>
        <w:div w:id="1614164522">
          <w:marLeft w:val="640"/>
          <w:marRight w:val="0"/>
          <w:marTop w:val="0"/>
          <w:marBottom w:val="0"/>
          <w:divBdr>
            <w:top w:val="none" w:sz="0" w:space="0" w:color="auto"/>
            <w:left w:val="none" w:sz="0" w:space="0" w:color="auto"/>
            <w:bottom w:val="none" w:sz="0" w:space="0" w:color="auto"/>
            <w:right w:val="none" w:sz="0" w:space="0" w:color="auto"/>
          </w:divBdr>
        </w:div>
        <w:div w:id="2078357931">
          <w:marLeft w:val="640"/>
          <w:marRight w:val="0"/>
          <w:marTop w:val="0"/>
          <w:marBottom w:val="0"/>
          <w:divBdr>
            <w:top w:val="none" w:sz="0" w:space="0" w:color="auto"/>
            <w:left w:val="none" w:sz="0" w:space="0" w:color="auto"/>
            <w:bottom w:val="none" w:sz="0" w:space="0" w:color="auto"/>
            <w:right w:val="none" w:sz="0" w:space="0" w:color="auto"/>
          </w:divBdr>
        </w:div>
        <w:div w:id="1755972028">
          <w:marLeft w:val="640"/>
          <w:marRight w:val="0"/>
          <w:marTop w:val="0"/>
          <w:marBottom w:val="0"/>
          <w:divBdr>
            <w:top w:val="none" w:sz="0" w:space="0" w:color="auto"/>
            <w:left w:val="none" w:sz="0" w:space="0" w:color="auto"/>
            <w:bottom w:val="none" w:sz="0" w:space="0" w:color="auto"/>
            <w:right w:val="none" w:sz="0" w:space="0" w:color="auto"/>
          </w:divBdr>
        </w:div>
        <w:div w:id="490416755">
          <w:marLeft w:val="640"/>
          <w:marRight w:val="0"/>
          <w:marTop w:val="0"/>
          <w:marBottom w:val="0"/>
          <w:divBdr>
            <w:top w:val="none" w:sz="0" w:space="0" w:color="auto"/>
            <w:left w:val="none" w:sz="0" w:space="0" w:color="auto"/>
            <w:bottom w:val="none" w:sz="0" w:space="0" w:color="auto"/>
            <w:right w:val="none" w:sz="0" w:space="0" w:color="auto"/>
          </w:divBdr>
        </w:div>
        <w:div w:id="103353270">
          <w:marLeft w:val="640"/>
          <w:marRight w:val="0"/>
          <w:marTop w:val="0"/>
          <w:marBottom w:val="0"/>
          <w:divBdr>
            <w:top w:val="none" w:sz="0" w:space="0" w:color="auto"/>
            <w:left w:val="none" w:sz="0" w:space="0" w:color="auto"/>
            <w:bottom w:val="none" w:sz="0" w:space="0" w:color="auto"/>
            <w:right w:val="none" w:sz="0" w:space="0" w:color="auto"/>
          </w:divBdr>
        </w:div>
        <w:div w:id="1246767748">
          <w:marLeft w:val="640"/>
          <w:marRight w:val="0"/>
          <w:marTop w:val="0"/>
          <w:marBottom w:val="0"/>
          <w:divBdr>
            <w:top w:val="none" w:sz="0" w:space="0" w:color="auto"/>
            <w:left w:val="none" w:sz="0" w:space="0" w:color="auto"/>
            <w:bottom w:val="none" w:sz="0" w:space="0" w:color="auto"/>
            <w:right w:val="none" w:sz="0" w:space="0" w:color="auto"/>
          </w:divBdr>
        </w:div>
        <w:div w:id="462504117">
          <w:marLeft w:val="640"/>
          <w:marRight w:val="0"/>
          <w:marTop w:val="0"/>
          <w:marBottom w:val="0"/>
          <w:divBdr>
            <w:top w:val="none" w:sz="0" w:space="0" w:color="auto"/>
            <w:left w:val="none" w:sz="0" w:space="0" w:color="auto"/>
            <w:bottom w:val="none" w:sz="0" w:space="0" w:color="auto"/>
            <w:right w:val="none" w:sz="0" w:space="0" w:color="auto"/>
          </w:divBdr>
        </w:div>
        <w:div w:id="224072416">
          <w:marLeft w:val="640"/>
          <w:marRight w:val="0"/>
          <w:marTop w:val="0"/>
          <w:marBottom w:val="0"/>
          <w:divBdr>
            <w:top w:val="none" w:sz="0" w:space="0" w:color="auto"/>
            <w:left w:val="none" w:sz="0" w:space="0" w:color="auto"/>
            <w:bottom w:val="none" w:sz="0" w:space="0" w:color="auto"/>
            <w:right w:val="none" w:sz="0" w:space="0" w:color="auto"/>
          </w:divBdr>
        </w:div>
        <w:div w:id="582883630">
          <w:marLeft w:val="640"/>
          <w:marRight w:val="0"/>
          <w:marTop w:val="0"/>
          <w:marBottom w:val="0"/>
          <w:divBdr>
            <w:top w:val="none" w:sz="0" w:space="0" w:color="auto"/>
            <w:left w:val="none" w:sz="0" w:space="0" w:color="auto"/>
            <w:bottom w:val="none" w:sz="0" w:space="0" w:color="auto"/>
            <w:right w:val="none" w:sz="0" w:space="0" w:color="auto"/>
          </w:divBdr>
        </w:div>
        <w:div w:id="83770039">
          <w:marLeft w:val="640"/>
          <w:marRight w:val="0"/>
          <w:marTop w:val="0"/>
          <w:marBottom w:val="0"/>
          <w:divBdr>
            <w:top w:val="none" w:sz="0" w:space="0" w:color="auto"/>
            <w:left w:val="none" w:sz="0" w:space="0" w:color="auto"/>
            <w:bottom w:val="none" w:sz="0" w:space="0" w:color="auto"/>
            <w:right w:val="none" w:sz="0" w:space="0" w:color="auto"/>
          </w:divBdr>
        </w:div>
        <w:div w:id="170066077">
          <w:marLeft w:val="640"/>
          <w:marRight w:val="0"/>
          <w:marTop w:val="0"/>
          <w:marBottom w:val="0"/>
          <w:divBdr>
            <w:top w:val="none" w:sz="0" w:space="0" w:color="auto"/>
            <w:left w:val="none" w:sz="0" w:space="0" w:color="auto"/>
            <w:bottom w:val="none" w:sz="0" w:space="0" w:color="auto"/>
            <w:right w:val="none" w:sz="0" w:space="0" w:color="auto"/>
          </w:divBdr>
        </w:div>
        <w:div w:id="357777023">
          <w:marLeft w:val="640"/>
          <w:marRight w:val="0"/>
          <w:marTop w:val="0"/>
          <w:marBottom w:val="0"/>
          <w:divBdr>
            <w:top w:val="none" w:sz="0" w:space="0" w:color="auto"/>
            <w:left w:val="none" w:sz="0" w:space="0" w:color="auto"/>
            <w:bottom w:val="none" w:sz="0" w:space="0" w:color="auto"/>
            <w:right w:val="none" w:sz="0" w:space="0" w:color="auto"/>
          </w:divBdr>
        </w:div>
        <w:div w:id="363794547">
          <w:marLeft w:val="640"/>
          <w:marRight w:val="0"/>
          <w:marTop w:val="0"/>
          <w:marBottom w:val="0"/>
          <w:divBdr>
            <w:top w:val="none" w:sz="0" w:space="0" w:color="auto"/>
            <w:left w:val="none" w:sz="0" w:space="0" w:color="auto"/>
            <w:bottom w:val="none" w:sz="0" w:space="0" w:color="auto"/>
            <w:right w:val="none" w:sz="0" w:space="0" w:color="auto"/>
          </w:divBdr>
        </w:div>
        <w:div w:id="161050596">
          <w:marLeft w:val="640"/>
          <w:marRight w:val="0"/>
          <w:marTop w:val="0"/>
          <w:marBottom w:val="0"/>
          <w:divBdr>
            <w:top w:val="none" w:sz="0" w:space="0" w:color="auto"/>
            <w:left w:val="none" w:sz="0" w:space="0" w:color="auto"/>
            <w:bottom w:val="none" w:sz="0" w:space="0" w:color="auto"/>
            <w:right w:val="none" w:sz="0" w:space="0" w:color="auto"/>
          </w:divBdr>
        </w:div>
        <w:div w:id="542594276">
          <w:marLeft w:val="640"/>
          <w:marRight w:val="0"/>
          <w:marTop w:val="0"/>
          <w:marBottom w:val="0"/>
          <w:divBdr>
            <w:top w:val="none" w:sz="0" w:space="0" w:color="auto"/>
            <w:left w:val="none" w:sz="0" w:space="0" w:color="auto"/>
            <w:bottom w:val="none" w:sz="0" w:space="0" w:color="auto"/>
            <w:right w:val="none" w:sz="0" w:space="0" w:color="auto"/>
          </w:divBdr>
        </w:div>
        <w:div w:id="1549415790">
          <w:marLeft w:val="640"/>
          <w:marRight w:val="0"/>
          <w:marTop w:val="0"/>
          <w:marBottom w:val="0"/>
          <w:divBdr>
            <w:top w:val="none" w:sz="0" w:space="0" w:color="auto"/>
            <w:left w:val="none" w:sz="0" w:space="0" w:color="auto"/>
            <w:bottom w:val="none" w:sz="0" w:space="0" w:color="auto"/>
            <w:right w:val="none" w:sz="0" w:space="0" w:color="auto"/>
          </w:divBdr>
        </w:div>
        <w:div w:id="1168133312">
          <w:marLeft w:val="640"/>
          <w:marRight w:val="0"/>
          <w:marTop w:val="0"/>
          <w:marBottom w:val="0"/>
          <w:divBdr>
            <w:top w:val="none" w:sz="0" w:space="0" w:color="auto"/>
            <w:left w:val="none" w:sz="0" w:space="0" w:color="auto"/>
            <w:bottom w:val="none" w:sz="0" w:space="0" w:color="auto"/>
            <w:right w:val="none" w:sz="0" w:space="0" w:color="auto"/>
          </w:divBdr>
        </w:div>
        <w:div w:id="115175233">
          <w:marLeft w:val="640"/>
          <w:marRight w:val="0"/>
          <w:marTop w:val="0"/>
          <w:marBottom w:val="0"/>
          <w:divBdr>
            <w:top w:val="none" w:sz="0" w:space="0" w:color="auto"/>
            <w:left w:val="none" w:sz="0" w:space="0" w:color="auto"/>
            <w:bottom w:val="none" w:sz="0" w:space="0" w:color="auto"/>
            <w:right w:val="none" w:sz="0" w:space="0" w:color="auto"/>
          </w:divBdr>
        </w:div>
        <w:div w:id="711734673">
          <w:marLeft w:val="640"/>
          <w:marRight w:val="0"/>
          <w:marTop w:val="0"/>
          <w:marBottom w:val="0"/>
          <w:divBdr>
            <w:top w:val="none" w:sz="0" w:space="0" w:color="auto"/>
            <w:left w:val="none" w:sz="0" w:space="0" w:color="auto"/>
            <w:bottom w:val="none" w:sz="0" w:space="0" w:color="auto"/>
            <w:right w:val="none" w:sz="0" w:space="0" w:color="auto"/>
          </w:divBdr>
        </w:div>
        <w:div w:id="540703282">
          <w:marLeft w:val="640"/>
          <w:marRight w:val="0"/>
          <w:marTop w:val="0"/>
          <w:marBottom w:val="0"/>
          <w:divBdr>
            <w:top w:val="none" w:sz="0" w:space="0" w:color="auto"/>
            <w:left w:val="none" w:sz="0" w:space="0" w:color="auto"/>
            <w:bottom w:val="none" w:sz="0" w:space="0" w:color="auto"/>
            <w:right w:val="none" w:sz="0" w:space="0" w:color="auto"/>
          </w:divBdr>
        </w:div>
        <w:div w:id="2110195438">
          <w:marLeft w:val="640"/>
          <w:marRight w:val="0"/>
          <w:marTop w:val="0"/>
          <w:marBottom w:val="0"/>
          <w:divBdr>
            <w:top w:val="none" w:sz="0" w:space="0" w:color="auto"/>
            <w:left w:val="none" w:sz="0" w:space="0" w:color="auto"/>
            <w:bottom w:val="none" w:sz="0" w:space="0" w:color="auto"/>
            <w:right w:val="none" w:sz="0" w:space="0" w:color="auto"/>
          </w:divBdr>
        </w:div>
        <w:div w:id="1533952878">
          <w:marLeft w:val="640"/>
          <w:marRight w:val="0"/>
          <w:marTop w:val="0"/>
          <w:marBottom w:val="0"/>
          <w:divBdr>
            <w:top w:val="none" w:sz="0" w:space="0" w:color="auto"/>
            <w:left w:val="none" w:sz="0" w:space="0" w:color="auto"/>
            <w:bottom w:val="none" w:sz="0" w:space="0" w:color="auto"/>
            <w:right w:val="none" w:sz="0" w:space="0" w:color="auto"/>
          </w:divBdr>
        </w:div>
        <w:div w:id="1556352580">
          <w:marLeft w:val="640"/>
          <w:marRight w:val="0"/>
          <w:marTop w:val="0"/>
          <w:marBottom w:val="0"/>
          <w:divBdr>
            <w:top w:val="none" w:sz="0" w:space="0" w:color="auto"/>
            <w:left w:val="none" w:sz="0" w:space="0" w:color="auto"/>
            <w:bottom w:val="none" w:sz="0" w:space="0" w:color="auto"/>
            <w:right w:val="none" w:sz="0" w:space="0" w:color="auto"/>
          </w:divBdr>
        </w:div>
        <w:div w:id="1210148296">
          <w:marLeft w:val="640"/>
          <w:marRight w:val="0"/>
          <w:marTop w:val="0"/>
          <w:marBottom w:val="0"/>
          <w:divBdr>
            <w:top w:val="none" w:sz="0" w:space="0" w:color="auto"/>
            <w:left w:val="none" w:sz="0" w:space="0" w:color="auto"/>
            <w:bottom w:val="none" w:sz="0" w:space="0" w:color="auto"/>
            <w:right w:val="none" w:sz="0" w:space="0" w:color="auto"/>
          </w:divBdr>
        </w:div>
        <w:div w:id="1119958319">
          <w:marLeft w:val="640"/>
          <w:marRight w:val="0"/>
          <w:marTop w:val="0"/>
          <w:marBottom w:val="0"/>
          <w:divBdr>
            <w:top w:val="none" w:sz="0" w:space="0" w:color="auto"/>
            <w:left w:val="none" w:sz="0" w:space="0" w:color="auto"/>
            <w:bottom w:val="none" w:sz="0" w:space="0" w:color="auto"/>
            <w:right w:val="none" w:sz="0" w:space="0" w:color="auto"/>
          </w:divBdr>
        </w:div>
        <w:div w:id="1743091904">
          <w:marLeft w:val="640"/>
          <w:marRight w:val="0"/>
          <w:marTop w:val="0"/>
          <w:marBottom w:val="0"/>
          <w:divBdr>
            <w:top w:val="none" w:sz="0" w:space="0" w:color="auto"/>
            <w:left w:val="none" w:sz="0" w:space="0" w:color="auto"/>
            <w:bottom w:val="none" w:sz="0" w:space="0" w:color="auto"/>
            <w:right w:val="none" w:sz="0" w:space="0" w:color="auto"/>
          </w:divBdr>
        </w:div>
        <w:div w:id="255208220">
          <w:marLeft w:val="640"/>
          <w:marRight w:val="0"/>
          <w:marTop w:val="0"/>
          <w:marBottom w:val="0"/>
          <w:divBdr>
            <w:top w:val="none" w:sz="0" w:space="0" w:color="auto"/>
            <w:left w:val="none" w:sz="0" w:space="0" w:color="auto"/>
            <w:bottom w:val="none" w:sz="0" w:space="0" w:color="auto"/>
            <w:right w:val="none" w:sz="0" w:space="0" w:color="auto"/>
          </w:divBdr>
        </w:div>
        <w:div w:id="1547444841">
          <w:marLeft w:val="640"/>
          <w:marRight w:val="0"/>
          <w:marTop w:val="0"/>
          <w:marBottom w:val="0"/>
          <w:divBdr>
            <w:top w:val="none" w:sz="0" w:space="0" w:color="auto"/>
            <w:left w:val="none" w:sz="0" w:space="0" w:color="auto"/>
            <w:bottom w:val="none" w:sz="0" w:space="0" w:color="auto"/>
            <w:right w:val="none" w:sz="0" w:space="0" w:color="auto"/>
          </w:divBdr>
        </w:div>
        <w:div w:id="926184577">
          <w:marLeft w:val="640"/>
          <w:marRight w:val="0"/>
          <w:marTop w:val="0"/>
          <w:marBottom w:val="0"/>
          <w:divBdr>
            <w:top w:val="none" w:sz="0" w:space="0" w:color="auto"/>
            <w:left w:val="none" w:sz="0" w:space="0" w:color="auto"/>
            <w:bottom w:val="none" w:sz="0" w:space="0" w:color="auto"/>
            <w:right w:val="none" w:sz="0" w:space="0" w:color="auto"/>
          </w:divBdr>
        </w:div>
        <w:div w:id="512303067">
          <w:marLeft w:val="640"/>
          <w:marRight w:val="0"/>
          <w:marTop w:val="0"/>
          <w:marBottom w:val="0"/>
          <w:divBdr>
            <w:top w:val="none" w:sz="0" w:space="0" w:color="auto"/>
            <w:left w:val="none" w:sz="0" w:space="0" w:color="auto"/>
            <w:bottom w:val="none" w:sz="0" w:space="0" w:color="auto"/>
            <w:right w:val="none" w:sz="0" w:space="0" w:color="auto"/>
          </w:divBdr>
        </w:div>
        <w:div w:id="457838003">
          <w:marLeft w:val="640"/>
          <w:marRight w:val="0"/>
          <w:marTop w:val="0"/>
          <w:marBottom w:val="0"/>
          <w:divBdr>
            <w:top w:val="none" w:sz="0" w:space="0" w:color="auto"/>
            <w:left w:val="none" w:sz="0" w:space="0" w:color="auto"/>
            <w:bottom w:val="none" w:sz="0" w:space="0" w:color="auto"/>
            <w:right w:val="none" w:sz="0" w:space="0" w:color="auto"/>
          </w:divBdr>
        </w:div>
        <w:div w:id="199444009">
          <w:marLeft w:val="640"/>
          <w:marRight w:val="0"/>
          <w:marTop w:val="0"/>
          <w:marBottom w:val="0"/>
          <w:divBdr>
            <w:top w:val="none" w:sz="0" w:space="0" w:color="auto"/>
            <w:left w:val="none" w:sz="0" w:space="0" w:color="auto"/>
            <w:bottom w:val="none" w:sz="0" w:space="0" w:color="auto"/>
            <w:right w:val="none" w:sz="0" w:space="0" w:color="auto"/>
          </w:divBdr>
        </w:div>
        <w:div w:id="679166208">
          <w:marLeft w:val="640"/>
          <w:marRight w:val="0"/>
          <w:marTop w:val="0"/>
          <w:marBottom w:val="0"/>
          <w:divBdr>
            <w:top w:val="none" w:sz="0" w:space="0" w:color="auto"/>
            <w:left w:val="none" w:sz="0" w:space="0" w:color="auto"/>
            <w:bottom w:val="none" w:sz="0" w:space="0" w:color="auto"/>
            <w:right w:val="none" w:sz="0" w:space="0" w:color="auto"/>
          </w:divBdr>
        </w:div>
        <w:div w:id="1119759933">
          <w:marLeft w:val="640"/>
          <w:marRight w:val="0"/>
          <w:marTop w:val="0"/>
          <w:marBottom w:val="0"/>
          <w:divBdr>
            <w:top w:val="none" w:sz="0" w:space="0" w:color="auto"/>
            <w:left w:val="none" w:sz="0" w:space="0" w:color="auto"/>
            <w:bottom w:val="none" w:sz="0" w:space="0" w:color="auto"/>
            <w:right w:val="none" w:sz="0" w:space="0" w:color="auto"/>
          </w:divBdr>
        </w:div>
        <w:div w:id="1960993155">
          <w:marLeft w:val="640"/>
          <w:marRight w:val="0"/>
          <w:marTop w:val="0"/>
          <w:marBottom w:val="0"/>
          <w:divBdr>
            <w:top w:val="none" w:sz="0" w:space="0" w:color="auto"/>
            <w:left w:val="none" w:sz="0" w:space="0" w:color="auto"/>
            <w:bottom w:val="none" w:sz="0" w:space="0" w:color="auto"/>
            <w:right w:val="none" w:sz="0" w:space="0" w:color="auto"/>
          </w:divBdr>
        </w:div>
        <w:div w:id="2134665632">
          <w:marLeft w:val="640"/>
          <w:marRight w:val="0"/>
          <w:marTop w:val="0"/>
          <w:marBottom w:val="0"/>
          <w:divBdr>
            <w:top w:val="none" w:sz="0" w:space="0" w:color="auto"/>
            <w:left w:val="none" w:sz="0" w:space="0" w:color="auto"/>
            <w:bottom w:val="none" w:sz="0" w:space="0" w:color="auto"/>
            <w:right w:val="none" w:sz="0" w:space="0" w:color="auto"/>
          </w:divBdr>
        </w:div>
        <w:div w:id="1090545582">
          <w:marLeft w:val="640"/>
          <w:marRight w:val="0"/>
          <w:marTop w:val="0"/>
          <w:marBottom w:val="0"/>
          <w:divBdr>
            <w:top w:val="none" w:sz="0" w:space="0" w:color="auto"/>
            <w:left w:val="none" w:sz="0" w:space="0" w:color="auto"/>
            <w:bottom w:val="none" w:sz="0" w:space="0" w:color="auto"/>
            <w:right w:val="none" w:sz="0" w:space="0" w:color="auto"/>
          </w:divBdr>
        </w:div>
        <w:div w:id="524294173">
          <w:marLeft w:val="640"/>
          <w:marRight w:val="0"/>
          <w:marTop w:val="0"/>
          <w:marBottom w:val="0"/>
          <w:divBdr>
            <w:top w:val="none" w:sz="0" w:space="0" w:color="auto"/>
            <w:left w:val="none" w:sz="0" w:space="0" w:color="auto"/>
            <w:bottom w:val="none" w:sz="0" w:space="0" w:color="auto"/>
            <w:right w:val="none" w:sz="0" w:space="0" w:color="auto"/>
          </w:divBdr>
        </w:div>
        <w:div w:id="631986581">
          <w:marLeft w:val="640"/>
          <w:marRight w:val="0"/>
          <w:marTop w:val="0"/>
          <w:marBottom w:val="0"/>
          <w:divBdr>
            <w:top w:val="none" w:sz="0" w:space="0" w:color="auto"/>
            <w:left w:val="none" w:sz="0" w:space="0" w:color="auto"/>
            <w:bottom w:val="none" w:sz="0" w:space="0" w:color="auto"/>
            <w:right w:val="none" w:sz="0" w:space="0" w:color="auto"/>
          </w:divBdr>
        </w:div>
        <w:div w:id="1113403380">
          <w:marLeft w:val="640"/>
          <w:marRight w:val="0"/>
          <w:marTop w:val="0"/>
          <w:marBottom w:val="0"/>
          <w:divBdr>
            <w:top w:val="none" w:sz="0" w:space="0" w:color="auto"/>
            <w:left w:val="none" w:sz="0" w:space="0" w:color="auto"/>
            <w:bottom w:val="none" w:sz="0" w:space="0" w:color="auto"/>
            <w:right w:val="none" w:sz="0" w:space="0" w:color="auto"/>
          </w:divBdr>
        </w:div>
        <w:div w:id="736976045">
          <w:marLeft w:val="640"/>
          <w:marRight w:val="0"/>
          <w:marTop w:val="0"/>
          <w:marBottom w:val="0"/>
          <w:divBdr>
            <w:top w:val="none" w:sz="0" w:space="0" w:color="auto"/>
            <w:left w:val="none" w:sz="0" w:space="0" w:color="auto"/>
            <w:bottom w:val="none" w:sz="0" w:space="0" w:color="auto"/>
            <w:right w:val="none" w:sz="0" w:space="0" w:color="auto"/>
          </w:divBdr>
        </w:div>
        <w:div w:id="1893467391">
          <w:marLeft w:val="640"/>
          <w:marRight w:val="0"/>
          <w:marTop w:val="0"/>
          <w:marBottom w:val="0"/>
          <w:divBdr>
            <w:top w:val="none" w:sz="0" w:space="0" w:color="auto"/>
            <w:left w:val="none" w:sz="0" w:space="0" w:color="auto"/>
            <w:bottom w:val="none" w:sz="0" w:space="0" w:color="auto"/>
            <w:right w:val="none" w:sz="0" w:space="0" w:color="auto"/>
          </w:divBdr>
        </w:div>
        <w:div w:id="665130427">
          <w:marLeft w:val="640"/>
          <w:marRight w:val="0"/>
          <w:marTop w:val="0"/>
          <w:marBottom w:val="0"/>
          <w:divBdr>
            <w:top w:val="none" w:sz="0" w:space="0" w:color="auto"/>
            <w:left w:val="none" w:sz="0" w:space="0" w:color="auto"/>
            <w:bottom w:val="none" w:sz="0" w:space="0" w:color="auto"/>
            <w:right w:val="none" w:sz="0" w:space="0" w:color="auto"/>
          </w:divBdr>
        </w:div>
        <w:div w:id="955676161">
          <w:marLeft w:val="640"/>
          <w:marRight w:val="0"/>
          <w:marTop w:val="0"/>
          <w:marBottom w:val="0"/>
          <w:divBdr>
            <w:top w:val="none" w:sz="0" w:space="0" w:color="auto"/>
            <w:left w:val="none" w:sz="0" w:space="0" w:color="auto"/>
            <w:bottom w:val="none" w:sz="0" w:space="0" w:color="auto"/>
            <w:right w:val="none" w:sz="0" w:space="0" w:color="auto"/>
          </w:divBdr>
        </w:div>
        <w:div w:id="669255453">
          <w:marLeft w:val="640"/>
          <w:marRight w:val="0"/>
          <w:marTop w:val="0"/>
          <w:marBottom w:val="0"/>
          <w:divBdr>
            <w:top w:val="none" w:sz="0" w:space="0" w:color="auto"/>
            <w:left w:val="none" w:sz="0" w:space="0" w:color="auto"/>
            <w:bottom w:val="none" w:sz="0" w:space="0" w:color="auto"/>
            <w:right w:val="none" w:sz="0" w:space="0" w:color="auto"/>
          </w:divBdr>
        </w:div>
        <w:div w:id="1610815800">
          <w:marLeft w:val="640"/>
          <w:marRight w:val="0"/>
          <w:marTop w:val="0"/>
          <w:marBottom w:val="0"/>
          <w:divBdr>
            <w:top w:val="none" w:sz="0" w:space="0" w:color="auto"/>
            <w:left w:val="none" w:sz="0" w:space="0" w:color="auto"/>
            <w:bottom w:val="none" w:sz="0" w:space="0" w:color="auto"/>
            <w:right w:val="none" w:sz="0" w:space="0" w:color="auto"/>
          </w:divBdr>
        </w:div>
        <w:div w:id="448428081">
          <w:marLeft w:val="640"/>
          <w:marRight w:val="0"/>
          <w:marTop w:val="0"/>
          <w:marBottom w:val="0"/>
          <w:divBdr>
            <w:top w:val="none" w:sz="0" w:space="0" w:color="auto"/>
            <w:left w:val="none" w:sz="0" w:space="0" w:color="auto"/>
            <w:bottom w:val="none" w:sz="0" w:space="0" w:color="auto"/>
            <w:right w:val="none" w:sz="0" w:space="0" w:color="auto"/>
          </w:divBdr>
        </w:div>
      </w:divsChild>
    </w:div>
    <w:div w:id="267666549">
      <w:bodyDiv w:val="1"/>
      <w:marLeft w:val="0"/>
      <w:marRight w:val="0"/>
      <w:marTop w:val="0"/>
      <w:marBottom w:val="0"/>
      <w:divBdr>
        <w:top w:val="none" w:sz="0" w:space="0" w:color="auto"/>
        <w:left w:val="none" w:sz="0" w:space="0" w:color="auto"/>
        <w:bottom w:val="none" w:sz="0" w:space="0" w:color="auto"/>
        <w:right w:val="none" w:sz="0" w:space="0" w:color="auto"/>
      </w:divBdr>
      <w:divsChild>
        <w:div w:id="1287199776">
          <w:marLeft w:val="640"/>
          <w:marRight w:val="0"/>
          <w:marTop w:val="0"/>
          <w:marBottom w:val="0"/>
          <w:divBdr>
            <w:top w:val="none" w:sz="0" w:space="0" w:color="auto"/>
            <w:left w:val="none" w:sz="0" w:space="0" w:color="auto"/>
            <w:bottom w:val="none" w:sz="0" w:space="0" w:color="auto"/>
            <w:right w:val="none" w:sz="0" w:space="0" w:color="auto"/>
          </w:divBdr>
        </w:div>
        <w:div w:id="2093508959">
          <w:marLeft w:val="640"/>
          <w:marRight w:val="0"/>
          <w:marTop w:val="0"/>
          <w:marBottom w:val="0"/>
          <w:divBdr>
            <w:top w:val="none" w:sz="0" w:space="0" w:color="auto"/>
            <w:left w:val="none" w:sz="0" w:space="0" w:color="auto"/>
            <w:bottom w:val="none" w:sz="0" w:space="0" w:color="auto"/>
            <w:right w:val="none" w:sz="0" w:space="0" w:color="auto"/>
          </w:divBdr>
        </w:div>
        <w:div w:id="185212708">
          <w:marLeft w:val="640"/>
          <w:marRight w:val="0"/>
          <w:marTop w:val="0"/>
          <w:marBottom w:val="0"/>
          <w:divBdr>
            <w:top w:val="none" w:sz="0" w:space="0" w:color="auto"/>
            <w:left w:val="none" w:sz="0" w:space="0" w:color="auto"/>
            <w:bottom w:val="none" w:sz="0" w:space="0" w:color="auto"/>
            <w:right w:val="none" w:sz="0" w:space="0" w:color="auto"/>
          </w:divBdr>
        </w:div>
        <w:div w:id="694231913">
          <w:marLeft w:val="640"/>
          <w:marRight w:val="0"/>
          <w:marTop w:val="0"/>
          <w:marBottom w:val="0"/>
          <w:divBdr>
            <w:top w:val="none" w:sz="0" w:space="0" w:color="auto"/>
            <w:left w:val="none" w:sz="0" w:space="0" w:color="auto"/>
            <w:bottom w:val="none" w:sz="0" w:space="0" w:color="auto"/>
            <w:right w:val="none" w:sz="0" w:space="0" w:color="auto"/>
          </w:divBdr>
        </w:div>
        <w:div w:id="2030837235">
          <w:marLeft w:val="640"/>
          <w:marRight w:val="0"/>
          <w:marTop w:val="0"/>
          <w:marBottom w:val="0"/>
          <w:divBdr>
            <w:top w:val="none" w:sz="0" w:space="0" w:color="auto"/>
            <w:left w:val="none" w:sz="0" w:space="0" w:color="auto"/>
            <w:bottom w:val="none" w:sz="0" w:space="0" w:color="auto"/>
            <w:right w:val="none" w:sz="0" w:space="0" w:color="auto"/>
          </w:divBdr>
        </w:div>
        <w:div w:id="370888846">
          <w:marLeft w:val="640"/>
          <w:marRight w:val="0"/>
          <w:marTop w:val="0"/>
          <w:marBottom w:val="0"/>
          <w:divBdr>
            <w:top w:val="none" w:sz="0" w:space="0" w:color="auto"/>
            <w:left w:val="none" w:sz="0" w:space="0" w:color="auto"/>
            <w:bottom w:val="none" w:sz="0" w:space="0" w:color="auto"/>
            <w:right w:val="none" w:sz="0" w:space="0" w:color="auto"/>
          </w:divBdr>
        </w:div>
        <w:div w:id="1723942554">
          <w:marLeft w:val="640"/>
          <w:marRight w:val="0"/>
          <w:marTop w:val="0"/>
          <w:marBottom w:val="0"/>
          <w:divBdr>
            <w:top w:val="none" w:sz="0" w:space="0" w:color="auto"/>
            <w:left w:val="none" w:sz="0" w:space="0" w:color="auto"/>
            <w:bottom w:val="none" w:sz="0" w:space="0" w:color="auto"/>
            <w:right w:val="none" w:sz="0" w:space="0" w:color="auto"/>
          </w:divBdr>
        </w:div>
        <w:div w:id="561334882">
          <w:marLeft w:val="640"/>
          <w:marRight w:val="0"/>
          <w:marTop w:val="0"/>
          <w:marBottom w:val="0"/>
          <w:divBdr>
            <w:top w:val="none" w:sz="0" w:space="0" w:color="auto"/>
            <w:left w:val="none" w:sz="0" w:space="0" w:color="auto"/>
            <w:bottom w:val="none" w:sz="0" w:space="0" w:color="auto"/>
            <w:right w:val="none" w:sz="0" w:space="0" w:color="auto"/>
          </w:divBdr>
        </w:div>
        <w:div w:id="520244497">
          <w:marLeft w:val="640"/>
          <w:marRight w:val="0"/>
          <w:marTop w:val="0"/>
          <w:marBottom w:val="0"/>
          <w:divBdr>
            <w:top w:val="none" w:sz="0" w:space="0" w:color="auto"/>
            <w:left w:val="none" w:sz="0" w:space="0" w:color="auto"/>
            <w:bottom w:val="none" w:sz="0" w:space="0" w:color="auto"/>
            <w:right w:val="none" w:sz="0" w:space="0" w:color="auto"/>
          </w:divBdr>
        </w:div>
        <w:div w:id="361635268">
          <w:marLeft w:val="640"/>
          <w:marRight w:val="0"/>
          <w:marTop w:val="0"/>
          <w:marBottom w:val="0"/>
          <w:divBdr>
            <w:top w:val="none" w:sz="0" w:space="0" w:color="auto"/>
            <w:left w:val="none" w:sz="0" w:space="0" w:color="auto"/>
            <w:bottom w:val="none" w:sz="0" w:space="0" w:color="auto"/>
            <w:right w:val="none" w:sz="0" w:space="0" w:color="auto"/>
          </w:divBdr>
        </w:div>
        <w:div w:id="1787893665">
          <w:marLeft w:val="640"/>
          <w:marRight w:val="0"/>
          <w:marTop w:val="0"/>
          <w:marBottom w:val="0"/>
          <w:divBdr>
            <w:top w:val="none" w:sz="0" w:space="0" w:color="auto"/>
            <w:left w:val="none" w:sz="0" w:space="0" w:color="auto"/>
            <w:bottom w:val="none" w:sz="0" w:space="0" w:color="auto"/>
            <w:right w:val="none" w:sz="0" w:space="0" w:color="auto"/>
          </w:divBdr>
        </w:div>
        <w:div w:id="2061124956">
          <w:marLeft w:val="640"/>
          <w:marRight w:val="0"/>
          <w:marTop w:val="0"/>
          <w:marBottom w:val="0"/>
          <w:divBdr>
            <w:top w:val="none" w:sz="0" w:space="0" w:color="auto"/>
            <w:left w:val="none" w:sz="0" w:space="0" w:color="auto"/>
            <w:bottom w:val="none" w:sz="0" w:space="0" w:color="auto"/>
            <w:right w:val="none" w:sz="0" w:space="0" w:color="auto"/>
          </w:divBdr>
        </w:div>
        <w:div w:id="105202957">
          <w:marLeft w:val="640"/>
          <w:marRight w:val="0"/>
          <w:marTop w:val="0"/>
          <w:marBottom w:val="0"/>
          <w:divBdr>
            <w:top w:val="none" w:sz="0" w:space="0" w:color="auto"/>
            <w:left w:val="none" w:sz="0" w:space="0" w:color="auto"/>
            <w:bottom w:val="none" w:sz="0" w:space="0" w:color="auto"/>
            <w:right w:val="none" w:sz="0" w:space="0" w:color="auto"/>
          </w:divBdr>
        </w:div>
        <w:div w:id="304748394">
          <w:marLeft w:val="640"/>
          <w:marRight w:val="0"/>
          <w:marTop w:val="0"/>
          <w:marBottom w:val="0"/>
          <w:divBdr>
            <w:top w:val="none" w:sz="0" w:space="0" w:color="auto"/>
            <w:left w:val="none" w:sz="0" w:space="0" w:color="auto"/>
            <w:bottom w:val="none" w:sz="0" w:space="0" w:color="auto"/>
            <w:right w:val="none" w:sz="0" w:space="0" w:color="auto"/>
          </w:divBdr>
        </w:div>
        <w:div w:id="1238828700">
          <w:marLeft w:val="640"/>
          <w:marRight w:val="0"/>
          <w:marTop w:val="0"/>
          <w:marBottom w:val="0"/>
          <w:divBdr>
            <w:top w:val="none" w:sz="0" w:space="0" w:color="auto"/>
            <w:left w:val="none" w:sz="0" w:space="0" w:color="auto"/>
            <w:bottom w:val="none" w:sz="0" w:space="0" w:color="auto"/>
            <w:right w:val="none" w:sz="0" w:space="0" w:color="auto"/>
          </w:divBdr>
        </w:div>
        <w:div w:id="103617265">
          <w:marLeft w:val="640"/>
          <w:marRight w:val="0"/>
          <w:marTop w:val="0"/>
          <w:marBottom w:val="0"/>
          <w:divBdr>
            <w:top w:val="none" w:sz="0" w:space="0" w:color="auto"/>
            <w:left w:val="none" w:sz="0" w:space="0" w:color="auto"/>
            <w:bottom w:val="none" w:sz="0" w:space="0" w:color="auto"/>
            <w:right w:val="none" w:sz="0" w:space="0" w:color="auto"/>
          </w:divBdr>
        </w:div>
        <w:div w:id="731850977">
          <w:marLeft w:val="640"/>
          <w:marRight w:val="0"/>
          <w:marTop w:val="0"/>
          <w:marBottom w:val="0"/>
          <w:divBdr>
            <w:top w:val="none" w:sz="0" w:space="0" w:color="auto"/>
            <w:left w:val="none" w:sz="0" w:space="0" w:color="auto"/>
            <w:bottom w:val="none" w:sz="0" w:space="0" w:color="auto"/>
            <w:right w:val="none" w:sz="0" w:space="0" w:color="auto"/>
          </w:divBdr>
        </w:div>
        <w:div w:id="1475221488">
          <w:marLeft w:val="640"/>
          <w:marRight w:val="0"/>
          <w:marTop w:val="0"/>
          <w:marBottom w:val="0"/>
          <w:divBdr>
            <w:top w:val="none" w:sz="0" w:space="0" w:color="auto"/>
            <w:left w:val="none" w:sz="0" w:space="0" w:color="auto"/>
            <w:bottom w:val="none" w:sz="0" w:space="0" w:color="auto"/>
            <w:right w:val="none" w:sz="0" w:space="0" w:color="auto"/>
          </w:divBdr>
        </w:div>
        <w:div w:id="1702516013">
          <w:marLeft w:val="640"/>
          <w:marRight w:val="0"/>
          <w:marTop w:val="0"/>
          <w:marBottom w:val="0"/>
          <w:divBdr>
            <w:top w:val="none" w:sz="0" w:space="0" w:color="auto"/>
            <w:left w:val="none" w:sz="0" w:space="0" w:color="auto"/>
            <w:bottom w:val="none" w:sz="0" w:space="0" w:color="auto"/>
            <w:right w:val="none" w:sz="0" w:space="0" w:color="auto"/>
          </w:divBdr>
        </w:div>
        <w:div w:id="1140607610">
          <w:marLeft w:val="640"/>
          <w:marRight w:val="0"/>
          <w:marTop w:val="0"/>
          <w:marBottom w:val="0"/>
          <w:divBdr>
            <w:top w:val="none" w:sz="0" w:space="0" w:color="auto"/>
            <w:left w:val="none" w:sz="0" w:space="0" w:color="auto"/>
            <w:bottom w:val="none" w:sz="0" w:space="0" w:color="auto"/>
            <w:right w:val="none" w:sz="0" w:space="0" w:color="auto"/>
          </w:divBdr>
        </w:div>
        <w:div w:id="1055081864">
          <w:marLeft w:val="640"/>
          <w:marRight w:val="0"/>
          <w:marTop w:val="0"/>
          <w:marBottom w:val="0"/>
          <w:divBdr>
            <w:top w:val="none" w:sz="0" w:space="0" w:color="auto"/>
            <w:left w:val="none" w:sz="0" w:space="0" w:color="auto"/>
            <w:bottom w:val="none" w:sz="0" w:space="0" w:color="auto"/>
            <w:right w:val="none" w:sz="0" w:space="0" w:color="auto"/>
          </w:divBdr>
        </w:div>
        <w:div w:id="112946435">
          <w:marLeft w:val="640"/>
          <w:marRight w:val="0"/>
          <w:marTop w:val="0"/>
          <w:marBottom w:val="0"/>
          <w:divBdr>
            <w:top w:val="none" w:sz="0" w:space="0" w:color="auto"/>
            <w:left w:val="none" w:sz="0" w:space="0" w:color="auto"/>
            <w:bottom w:val="none" w:sz="0" w:space="0" w:color="auto"/>
            <w:right w:val="none" w:sz="0" w:space="0" w:color="auto"/>
          </w:divBdr>
        </w:div>
        <w:div w:id="1091581110">
          <w:marLeft w:val="640"/>
          <w:marRight w:val="0"/>
          <w:marTop w:val="0"/>
          <w:marBottom w:val="0"/>
          <w:divBdr>
            <w:top w:val="none" w:sz="0" w:space="0" w:color="auto"/>
            <w:left w:val="none" w:sz="0" w:space="0" w:color="auto"/>
            <w:bottom w:val="none" w:sz="0" w:space="0" w:color="auto"/>
            <w:right w:val="none" w:sz="0" w:space="0" w:color="auto"/>
          </w:divBdr>
        </w:div>
        <w:div w:id="1083377606">
          <w:marLeft w:val="640"/>
          <w:marRight w:val="0"/>
          <w:marTop w:val="0"/>
          <w:marBottom w:val="0"/>
          <w:divBdr>
            <w:top w:val="none" w:sz="0" w:space="0" w:color="auto"/>
            <w:left w:val="none" w:sz="0" w:space="0" w:color="auto"/>
            <w:bottom w:val="none" w:sz="0" w:space="0" w:color="auto"/>
            <w:right w:val="none" w:sz="0" w:space="0" w:color="auto"/>
          </w:divBdr>
        </w:div>
        <w:div w:id="1265531982">
          <w:marLeft w:val="640"/>
          <w:marRight w:val="0"/>
          <w:marTop w:val="0"/>
          <w:marBottom w:val="0"/>
          <w:divBdr>
            <w:top w:val="none" w:sz="0" w:space="0" w:color="auto"/>
            <w:left w:val="none" w:sz="0" w:space="0" w:color="auto"/>
            <w:bottom w:val="none" w:sz="0" w:space="0" w:color="auto"/>
            <w:right w:val="none" w:sz="0" w:space="0" w:color="auto"/>
          </w:divBdr>
        </w:div>
        <w:div w:id="1632860038">
          <w:marLeft w:val="640"/>
          <w:marRight w:val="0"/>
          <w:marTop w:val="0"/>
          <w:marBottom w:val="0"/>
          <w:divBdr>
            <w:top w:val="none" w:sz="0" w:space="0" w:color="auto"/>
            <w:left w:val="none" w:sz="0" w:space="0" w:color="auto"/>
            <w:bottom w:val="none" w:sz="0" w:space="0" w:color="auto"/>
            <w:right w:val="none" w:sz="0" w:space="0" w:color="auto"/>
          </w:divBdr>
        </w:div>
        <w:div w:id="1904751523">
          <w:marLeft w:val="640"/>
          <w:marRight w:val="0"/>
          <w:marTop w:val="0"/>
          <w:marBottom w:val="0"/>
          <w:divBdr>
            <w:top w:val="none" w:sz="0" w:space="0" w:color="auto"/>
            <w:left w:val="none" w:sz="0" w:space="0" w:color="auto"/>
            <w:bottom w:val="none" w:sz="0" w:space="0" w:color="auto"/>
            <w:right w:val="none" w:sz="0" w:space="0" w:color="auto"/>
          </w:divBdr>
        </w:div>
        <w:div w:id="180780248">
          <w:marLeft w:val="640"/>
          <w:marRight w:val="0"/>
          <w:marTop w:val="0"/>
          <w:marBottom w:val="0"/>
          <w:divBdr>
            <w:top w:val="none" w:sz="0" w:space="0" w:color="auto"/>
            <w:left w:val="none" w:sz="0" w:space="0" w:color="auto"/>
            <w:bottom w:val="none" w:sz="0" w:space="0" w:color="auto"/>
            <w:right w:val="none" w:sz="0" w:space="0" w:color="auto"/>
          </w:divBdr>
        </w:div>
        <w:div w:id="165830390">
          <w:marLeft w:val="640"/>
          <w:marRight w:val="0"/>
          <w:marTop w:val="0"/>
          <w:marBottom w:val="0"/>
          <w:divBdr>
            <w:top w:val="none" w:sz="0" w:space="0" w:color="auto"/>
            <w:left w:val="none" w:sz="0" w:space="0" w:color="auto"/>
            <w:bottom w:val="none" w:sz="0" w:space="0" w:color="auto"/>
            <w:right w:val="none" w:sz="0" w:space="0" w:color="auto"/>
          </w:divBdr>
        </w:div>
        <w:div w:id="800076410">
          <w:marLeft w:val="640"/>
          <w:marRight w:val="0"/>
          <w:marTop w:val="0"/>
          <w:marBottom w:val="0"/>
          <w:divBdr>
            <w:top w:val="none" w:sz="0" w:space="0" w:color="auto"/>
            <w:left w:val="none" w:sz="0" w:space="0" w:color="auto"/>
            <w:bottom w:val="none" w:sz="0" w:space="0" w:color="auto"/>
            <w:right w:val="none" w:sz="0" w:space="0" w:color="auto"/>
          </w:divBdr>
        </w:div>
        <w:div w:id="44791792">
          <w:marLeft w:val="640"/>
          <w:marRight w:val="0"/>
          <w:marTop w:val="0"/>
          <w:marBottom w:val="0"/>
          <w:divBdr>
            <w:top w:val="none" w:sz="0" w:space="0" w:color="auto"/>
            <w:left w:val="none" w:sz="0" w:space="0" w:color="auto"/>
            <w:bottom w:val="none" w:sz="0" w:space="0" w:color="auto"/>
            <w:right w:val="none" w:sz="0" w:space="0" w:color="auto"/>
          </w:divBdr>
        </w:div>
        <w:div w:id="1836724831">
          <w:marLeft w:val="640"/>
          <w:marRight w:val="0"/>
          <w:marTop w:val="0"/>
          <w:marBottom w:val="0"/>
          <w:divBdr>
            <w:top w:val="none" w:sz="0" w:space="0" w:color="auto"/>
            <w:left w:val="none" w:sz="0" w:space="0" w:color="auto"/>
            <w:bottom w:val="none" w:sz="0" w:space="0" w:color="auto"/>
            <w:right w:val="none" w:sz="0" w:space="0" w:color="auto"/>
          </w:divBdr>
        </w:div>
        <w:div w:id="1857772562">
          <w:marLeft w:val="640"/>
          <w:marRight w:val="0"/>
          <w:marTop w:val="0"/>
          <w:marBottom w:val="0"/>
          <w:divBdr>
            <w:top w:val="none" w:sz="0" w:space="0" w:color="auto"/>
            <w:left w:val="none" w:sz="0" w:space="0" w:color="auto"/>
            <w:bottom w:val="none" w:sz="0" w:space="0" w:color="auto"/>
            <w:right w:val="none" w:sz="0" w:space="0" w:color="auto"/>
          </w:divBdr>
        </w:div>
        <w:div w:id="1305936095">
          <w:marLeft w:val="640"/>
          <w:marRight w:val="0"/>
          <w:marTop w:val="0"/>
          <w:marBottom w:val="0"/>
          <w:divBdr>
            <w:top w:val="none" w:sz="0" w:space="0" w:color="auto"/>
            <w:left w:val="none" w:sz="0" w:space="0" w:color="auto"/>
            <w:bottom w:val="none" w:sz="0" w:space="0" w:color="auto"/>
            <w:right w:val="none" w:sz="0" w:space="0" w:color="auto"/>
          </w:divBdr>
        </w:div>
        <w:div w:id="1722434348">
          <w:marLeft w:val="640"/>
          <w:marRight w:val="0"/>
          <w:marTop w:val="0"/>
          <w:marBottom w:val="0"/>
          <w:divBdr>
            <w:top w:val="none" w:sz="0" w:space="0" w:color="auto"/>
            <w:left w:val="none" w:sz="0" w:space="0" w:color="auto"/>
            <w:bottom w:val="none" w:sz="0" w:space="0" w:color="auto"/>
            <w:right w:val="none" w:sz="0" w:space="0" w:color="auto"/>
          </w:divBdr>
        </w:div>
        <w:div w:id="140778391">
          <w:marLeft w:val="640"/>
          <w:marRight w:val="0"/>
          <w:marTop w:val="0"/>
          <w:marBottom w:val="0"/>
          <w:divBdr>
            <w:top w:val="none" w:sz="0" w:space="0" w:color="auto"/>
            <w:left w:val="none" w:sz="0" w:space="0" w:color="auto"/>
            <w:bottom w:val="none" w:sz="0" w:space="0" w:color="auto"/>
            <w:right w:val="none" w:sz="0" w:space="0" w:color="auto"/>
          </w:divBdr>
        </w:div>
        <w:div w:id="94598289">
          <w:marLeft w:val="640"/>
          <w:marRight w:val="0"/>
          <w:marTop w:val="0"/>
          <w:marBottom w:val="0"/>
          <w:divBdr>
            <w:top w:val="none" w:sz="0" w:space="0" w:color="auto"/>
            <w:left w:val="none" w:sz="0" w:space="0" w:color="auto"/>
            <w:bottom w:val="none" w:sz="0" w:space="0" w:color="auto"/>
            <w:right w:val="none" w:sz="0" w:space="0" w:color="auto"/>
          </w:divBdr>
        </w:div>
        <w:div w:id="137502014">
          <w:marLeft w:val="640"/>
          <w:marRight w:val="0"/>
          <w:marTop w:val="0"/>
          <w:marBottom w:val="0"/>
          <w:divBdr>
            <w:top w:val="none" w:sz="0" w:space="0" w:color="auto"/>
            <w:left w:val="none" w:sz="0" w:space="0" w:color="auto"/>
            <w:bottom w:val="none" w:sz="0" w:space="0" w:color="auto"/>
            <w:right w:val="none" w:sz="0" w:space="0" w:color="auto"/>
          </w:divBdr>
        </w:div>
        <w:div w:id="1623540351">
          <w:marLeft w:val="640"/>
          <w:marRight w:val="0"/>
          <w:marTop w:val="0"/>
          <w:marBottom w:val="0"/>
          <w:divBdr>
            <w:top w:val="none" w:sz="0" w:space="0" w:color="auto"/>
            <w:left w:val="none" w:sz="0" w:space="0" w:color="auto"/>
            <w:bottom w:val="none" w:sz="0" w:space="0" w:color="auto"/>
            <w:right w:val="none" w:sz="0" w:space="0" w:color="auto"/>
          </w:divBdr>
        </w:div>
        <w:div w:id="773674815">
          <w:marLeft w:val="640"/>
          <w:marRight w:val="0"/>
          <w:marTop w:val="0"/>
          <w:marBottom w:val="0"/>
          <w:divBdr>
            <w:top w:val="none" w:sz="0" w:space="0" w:color="auto"/>
            <w:left w:val="none" w:sz="0" w:space="0" w:color="auto"/>
            <w:bottom w:val="none" w:sz="0" w:space="0" w:color="auto"/>
            <w:right w:val="none" w:sz="0" w:space="0" w:color="auto"/>
          </w:divBdr>
        </w:div>
        <w:div w:id="457533095">
          <w:marLeft w:val="640"/>
          <w:marRight w:val="0"/>
          <w:marTop w:val="0"/>
          <w:marBottom w:val="0"/>
          <w:divBdr>
            <w:top w:val="none" w:sz="0" w:space="0" w:color="auto"/>
            <w:left w:val="none" w:sz="0" w:space="0" w:color="auto"/>
            <w:bottom w:val="none" w:sz="0" w:space="0" w:color="auto"/>
            <w:right w:val="none" w:sz="0" w:space="0" w:color="auto"/>
          </w:divBdr>
        </w:div>
        <w:div w:id="863058826">
          <w:marLeft w:val="640"/>
          <w:marRight w:val="0"/>
          <w:marTop w:val="0"/>
          <w:marBottom w:val="0"/>
          <w:divBdr>
            <w:top w:val="none" w:sz="0" w:space="0" w:color="auto"/>
            <w:left w:val="none" w:sz="0" w:space="0" w:color="auto"/>
            <w:bottom w:val="none" w:sz="0" w:space="0" w:color="auto"/>
            <w:right w:val="none" w:sz="0" w:space="0" w:color="auto"/>
          </w:divBdr>
        </w:div>
        <w:div w:id="1074543706">
          <w:marLeft w:val="640"/>
          <w:marRight w:val="0"/>
          <w:marTop w:val="0"/>
          <w:marBottom w:val="0"/>
          <w:divBdr>
            <w:top w:val="none" w:sz="0" w:space="0" w:color="auto"/>
            <w:left w:val="none" w:sz="0" w:space="0" w:color="auto"/>
            <w:bottom w:val="none" w:sz="0" w:space="0" w:color="auto"/>
            <w:right w:val="none" w:sz="0" w:space="0" w:color="auto"/>
          </w:divBdr>
        </w:div>
        <w:div w:id="1909683079">
          <w:marLeft w:val="640"/>
          <w:marRight w:val="0"/>
          <w:marTop w:val="0"/>
          <w:marBottom w:val="0"/>
          <w:divBdr>
            <w:top w:val="none" w:sz="0" w:space="0" w:color="auto"/>
            <w:left w:val="none" w:sz="0" w:space="0" w:color="auto"/>
            <w:bottom w:val="none" w:sz="0" w:space="0" w:color="auto"/>
            <w:right w:val="none" w:sz="0" w:space="0" w:color="auto"/>
          </w:divBdr>
        </w:div>
        <w:div w:id="477845024">
          <w:marLeft w:val="640"/>
          <w:marRight w:val="0"/>
          <w:marTop w:val="0"/>
          <w:marBottom w:val="0"/>
          <w:divBdr>
            <w:top w:val="none" w:sz="0" w:space="0" w:color="auto"/>
            <w:left w:val="none" w:sz="0" w:space="0" w:color="auto"/>
            <w:bottom w:val="none" w:sz="0" w:space="0" w:color="auto"/>
            <w:right w:val="none" w:sz="0" w:space="0" w:color="auto"/>
          </w:divBdr>
        </w:div>
        <w:div w:id="1025323540">
          <w:marLeft w:val="640"/>
          <w:marRight w:val="0"/>
          <w:marTop w:val="0"/>
          <w:marBottom w:val="0"/>
          <w:divBdr>
            <w:top w:val="none" w:sz="0" w:space="0" w:color="auto"/>
            <w:left w:val="none" w:sz="0" w:space="0" w:color="auto"/>
            <w:bottom w:val="none" w:sz="0" w:space="0" w:color="auto"/>
            <w:right w:val="none" w:sz="0" w:space="0" w:color="auto"/>
          </w:divBdr>
        </w:div>
        <w:div w:id="788474381">
          <w:marLeft w:val="640"/>
          <w:marRight w:val="0"/>
          <w:marTop w:val="0"/>
          <w:marBottom w:val="0"/>
          <w:divBdr>
            <w:top w:val="none" w:sz="0" w:space="0" w:color="auto"/>
            <w:left w:val="none" w:sz="0" w:space="0" w:color="auto"/>
            <w:bottom w:val="none" w:sz="0" w:space="0" w:color="auto"/>
            <w:right w:val="none" w:sz="0" w:space="0" w:color="auto"/>
          </w:divBdr>
        </w:div>
        <w:div w:id="1289622816">
          <w:marLeft w:val="640"/>
          <w:marRight w:val="0"/>
          <w:marTop w:val="0"/>
          <w:marBottom w:val="0"/>
          <w:divBdr>
            <w:top w:val="none" w:sz="0" w:space="0" w:color="auto"/>
            <w:left w:val="none" w:sz="0" w:space="0" w:color="auto"/>
            <w:bottom w:val="none" w:sz="0" w:space="0" w:color="auto"/>
            <w:right w:val="none" w:sz="0" w:space="0" w:color="auto"/>
          </w:divBdr>
        </w:div>
        <w:div w:id="2105302739">
          <w:marLeft w:val="640"/>
          <w:marRight w:val="0"/>
          <w:marTop w:val="0"/>
          <w:marBottom w:val="0"/>
          <w:divBdr>
            <w:top w:val="none" w:sz="0" w:space="0" w:color="auto"/>
            <w:left w:val="none" w:sz="0" w:space="0" w:color="auto"/>
            <w:bottom w:val="none" w:sz="0" w:space="0" w:color="auto"/>
            <w:right w:val="none" w:sz="0" w:space="0" w:color="auto"/>
          </w:divBdr>
        </w:div>
        <w:div w:id="1909656330">
          <w:marLeft w:val="640"/>
          <w:marRight w:val="0"/>
          <w:marTop w:val="0"/>
          <w:marBottom w:val="0"/>
          <w:divBdr>
            <w:top w:val="none" w:sz="0" w:space="0" w:color="auto"/>
            <w:left w:val="none" w:sz="0" w:space="0" w:color="auto"/>
            <w:bottom w:val="none" w:sz="0" w:space="0" w:color="auto"/>
            <w:right w:val="none" w:sz="0" w:space="0" w:color="auto"/>
          </w:divBdr>
        </w:div>
        <w:div w:id="2028828274">
          <w:marLeft w:val="640"/>
          <w:marRight w:val="0"/>
          <w:marTop w:val="0"/>
          <w:marBottom w:val="0"/>
          <w:divBdr>
            <w:top w:val="none" w:sz="0" w:space="0" w:color="auto"/>
            <w:left w:val="none" w:sz="0" w:space="0" w:color="auto"/>
            <w:bottom w:val="none" w:sz="0" w:space="0" w:color="auto"/>
            <w:right w:val="none" w:sz="0" w:space="0" w:color="auto"/>
          </w:divBdr>
        </w:div>
        <w:div w:id="218128038">
          <w:marLeft w:val="640"/>
          <w:marRight w:val="0"/>
          <w:marTop w:val="0"/>
          <w:marBottom w:val="0"/>
          <w:divBdr>
            <w:top w:val="none" w:sz="0" w:space="0" w:color="auto"/>
            <w:left w:val="none" w:sz="0" w:space="0" w:color="auto"/>
            <w:bottom w:val="none" w:sz="0" w:space="0" w:color="auto"/>
            <w:right w:val="none" w:sz="0" w:space="0" w:color="auto"/>
          </w:divBdr>
        </w:div>
        <w:div w:id="485324972">
          <w:marLeft w:val="640"/>
          <w:marRight w:val="0"/>
          <w:marTop w:val="0"/>
          <w:marBottom w:val="0"/>
          <w:divBdr>
            <w:top w:val="none" w:sz="0" w:space="0" w:color="auto"/>
            <w:left w:val="none" w:sz="0" w:space="0" w:color="auto"/>
            <w:bottom w:val="none" w:sz="0" w:space="0" w:color="auto"/>
            <w:right w:val="none" w:sz="0" w:space="0" w:color="auto"/>
          </w:divBdr>
        </w:div>
        <w:div w:id="192964463">
          <w:marLeft w:val="640"/>
          <w:marRight w:val="0"/>
          <w:marTop w:val="0"/>
          <w:marBottom w:val="0"/>
          <w:divBdr>
            <w:top w:val="none" w:sz="0" w:space="0" w:color="auto"/>
            <w:left w:val="none" w:sz="0" w:space="0" w:color="auto"/>
            <w:bottom w:val="none" w:sz="0" w:space="0" w:color="auto"/>
            <w:right w:val="none" w:sz="0" w:space="0" w:color="auto"/>
          </w:divBdr>
        </w:div>
        <w:div w:id="1157381389">
          <w:marLeft w:val="640"/>
          <w:marRight w:val="0"/>
          <w:marTop w:val="0"/>
          <w:marBottom w:val="0"/>
          <w:divBdr>
            <w:top w:val="none" w:sz="0" w:space="0" w:color="auto"/>
            <w:left w:val="none" w:sz="0" w:space="0" w:color="auto"/>
            <w:bottom w:val="none" w:sz="0" w:space="0" w:color="auto"/>
            <w:right w:val="none" w:sz="0" w:space="0" w:color="auto"/>
          </w:divBdr>
        </w:div>
        <w:div w:id="686097010">
          <w:marLeft w:val="640"/>
          <w:marRight w:val="0"/>
          <w:marTop w:val="0"/>
          <w:marBottom w:val="0"/>
          <w:divBdr>
            <w:top w:val="none" w:sz="0" w:space="0" w:color="auto"/>
            <w:left w:val="none" w:sz="0" w:space="0" w:color="auto"/>
            <w:bottom w:val="none" w:sz="0" w:space="0" w:color="auto"/>
            <w:right w:val="none" w:sz="0" w:space="0" w:color="auto"/>
          </w:divBdr>
        </w:div>
        <w:div w:id="1342274306">
          <w:marLeft w:val="640"/>
          <w:marRight w:val="0"/>
          <w:marTop w:val="0"/>
          <w:marBottom w:val="0"/>
          <w:divBdr>
            <w:top w:val="none" w:sz="0" w:space="0" w:color="auto"/>
            <w:left w:val="none" w:sz="0" w:space="0" w:color="auto"/>
            <w:bottom w:val="none" w:sz="0" w:space="0" w:color="auto"/>
            <w:right w:val="none" w:sz="0" w:space="0" w:color="auto"/>
          </w:divBdr>
        </w:div>
        <w:div w:id="548686788">
          <w:marLeft w:val="640"/>
          <w:marRight w:val="0"/>
          <w:marTop w:val="0"/>
          <w:marBottom w:val="0"/>
          <w:divBdr>
            <w:top w:val="none" w:sz="0" w:space="0" w:color="auto"/>
            <w:left w:val="none" w:sz="0" w:space="0" w:color="auto"/>
            <w:bottom w:val="none" w:sz="0" w:space="0" w:color="auto"/>
            <w:right w:val="none" w:sz="0" w:space="0" w:color="auto"/>
          </w:divBdr>
        </w:div>
        <w:div w:id="838077636">
          <w:marLeft w:val="640"/>
          <w:marRight w:val="0"/>
          <w:marTop w:val="0"/>
          <w:marBottom w:val="0"/>
          <w:divBdr>
            <w:top w:val="none" w:sz="0" w:space="0" w:color="auto"/>
            <w:left w:val="none" w:sz="0" w:space="0" w:color="auto"/>
            <w:bottom w:val="none" w:sz="0" w:space="0" w:color="auto"/>
            <w:right w:val="none" w:sz="0" w:space="0" w:color="auto"/>
          </w:divBdr>
        </w:div>
        <w:div w:id="1266814245">
          <w:marLeft w:val="640"/>
          <w:marRight w:val="0"/>
          <w:marTop w:val="0"/>
          <w:marBottom w:val="0"/>
          <w:divBdr>
            <w:top w:val="none" w:sz="0" w:space="0" w:color="auto"/>
            <w:left w:val="none" w:sz="0" w:space="0" w:color="auto"/>
            <w:bottom w:val="none" w:sz="0" w:space="0" w:color="auto"/>
            <w:right w:val="none" w:sz="0" w:space="0" w:color="auto"/>
          </w:divBdr>
        </w:div>
        <w:div w:id="1079208715">
          <w:marLeft w:val="640"/>
          <w:marRight w:val="0"/>
          <w:marTop w:val="0"/>
          <w:marBottom w:val="0"/>
          <w:divBdr>
            <w:top w:val="none" w:sz="0" w:space="0" w:color="auto"/>
            <w:left w:val="none" w:sz="0" w:space="0" w:color="auto"/>
            <w:bottom w:val="none" w:sz="0" w:space="0" w:color="auto"/>
            <w:right w:val="none" w:sz="0" w:space="0" w:color="auto"/>
          </w:divBdr>
        </w:div>
        <w:div w:id="873540804">
          <w:marLeft w:val="640"/>
          <w:marRight w:val="0"/>
          <w:marTop w:val="0"/>
          <w:marBottom w:val="0"/>
          <w:divBdr>
            <w:top w:val="none" w:sz="0" w:space="0" w:color="auto"/>
            <w:left w:val="none" w:sz="0" w:space="0" w:color="auto"/>
            <w:bottom w:val="none" w:sz="0" w:space="0" w:color="auto"/>
            <w:right w:val="none" w:sz="0" w:space="0" w:color="auto"/>
          </w:divBdr>
        </w:div>
        <w:div w:id="1824927449">
          <w:marLeft w:val="640"/>
          <w:marRight w:val="0"/>
          <w:marTop w:val="0"/>
          <w:marBottom w:val="0"/>
          <w:divBdr>
            <w:top w:val="none" w:sz="0" w:space="0" w:color="auto"/>
            <w:left w:val="none" w:sz="0" w:space="0" w:color="auto"/>
            <w:bottom w:val="none" w:sz="0" w:space="0" w:color="auto"/>
            <w:right w:val="none" w:sz="0" w:space="0" w:color="auto"/>
          </w:divBdr>
        </w:div>
        <w:div w:id="1283076991">
          <w:marLeft w:val="640"/>
          <w:marRight w:val="0"/>
          <w:marTop w:val="0"/>
          <w:marBottom w:val="0"/>
          <w:divBdr>
            <w:top w:val="none" w:sz="0" w:space="0" w:color="auto"/>
            <w:left w:val="none" w:sz="0" w:space="0" w:color="auto"/>
            <w:bottom w:val="none" w:sz="0" w:space="0" w:color="auto"/>
            <w:right w:val="none" w:sz="0" w:space="0" w:color="auto"/>
          </w:divBdr>
        </w:div>
        <w:div w:id="845751581">
          <w:marLeft w:val="640"/>
          <w:marRight w:val="0"/>
          <w:marTop w:val="0"/>
          <w:marBottom w:val="0"/>
          <w:divBdr>
            <w:top w:val="none" w:sz="0" w:space="0" w:color="auto"/>
            <w:left w:val="none" w:sz="0" w:space="0" w:color="auto"/>
            <w:bottom w:val="none" w:sz="0" w:space="0" w:color="auto"/>
            <w:right w:val="none" w:sz="0" w:space="0" w:color="auto"/>
          </w:divBdr>
        </w:div>
        <w:div w:id="1865559734">
          <w:marLeft w:val="640"/>
          <w:marRight w:val="0"/>
          <w:marTop w:val="0"/>
          <w:marBottom w:val="0"/>
          <w:divBdr>
            <w:top w:val="none" w:sz="0" w:space="0" w:color="auto"/>
            <w:left w:val="none" w:sz="0" w:space="0" w:color="auto"/>
            <w:bottom w:val="none" w:sz="0" w:space="0" w:color="auto"/>
            <w:right w:val="none" w:sz="0" w:space="0" w:color="auto"/>
          </w:divBdr>
        </w:div>
        <w:div w:id="432362108">
          <w:marLeft w:val="640"/>
          <w:marRight w:val="0"/>
          <w:marTop w:val="0"/>
          <w:marBottom w:val="0"/>
          <w:divBdr>
            <w:top w:val="none" w:sz="0" w:space="0" w:color="auto"/>
            <w:left w:val="none" w:sz="0" w:space="0" w:color="auto"/>
            <w:bottom w:val="none" w:sz="0" w:space="0" w:color="auto"/>
            <w:right w:val="none" w:sz="0" w:space="0" w:color="auto"/>
          </w:divBdr>
        </w:div>
        <w:div w:id="1920481600">
          <w:marLeft w:val="640"/>
          <w:marRight w:val="0"/>
          <w:marTop w:val="0"/>
          <w:marBottom w:val="0"/>
          <w:divBdr>
            <w:top w:val="none" w:sz="0" w:space="0" w:color="auto"/>
            <w:left w:val="none" w:sz="0" w:space="0" w:color="auto"/>
            <w:bottom w:val="none" w:sz="0" w:space="0" w:color="auto"/>
            <w:right w:val="none" w:sz="0" w:space="0" w:color="auto"/>
          </w:divBdr>
        </w:div>
        <w:div w:id="1530336131">
          <w:marLeft w:val="640"/>
          <w:marRight w:val="0"/>
          <w:marTop w:val="0"/>
          <w:marBottom w:val="0"/>
          <w:divBdr>
            <w:top w:val="none" w:sz="0" w:space="0" w:color="auto"/>
            <w:left w:val="none" w:sz="0" w:space="0" w:color="auto"/>
            <w:bottom w:val="none" w:sz="0" w:space="0" w:color="auto"/>
            <w:right w:val="none" w:sz="0" w:space="0" w:color="auto"/>
          </w:divBdr>
        </w:div>
        <w:div w:id="202910793">
          <w:marLeft w:val="640"/>
          <w:marRight w:val="0"/>
          <w:marTop w:val="0"/>
          <w:marBottom w:val="0"/>
          <w:divBdr>
            <w:top w:val="none" w:sz="0" w:space="0" w:color="auto"/>
            <w:left w:val="none" w:sz="0" w:space="0" w:color="auto"/>
            <w:bottom w:val="none" w:sz="0" w:space="0" w:color="auto"/>
            <w:right w:val="none" w:sz="0" w:space="0" w:color="auto"/>
          </w:divBdr>
        </w:div>
        <w:div w:id="49547612">
          <w:marLeft w:val="640"/>
          <w:marRight w:val="0"/>
          <w:marTop w:val="0"/>
          <w:marBottom w:val="0"/>
          <w:divBdr>
            <w:top w:val="none" w:sz="0" w:space="0" w:color="auto"/>
            <w:left w:val="none" w:sz="0" w:space="0" w:color="auto"/>
            <w:bottom w:val="none" w:sz="0" w:space="0" w:color="auto"/>
            <w:right w:val="none" w:sz="0" w:space="0" w:color="auto"/>
          </w:divBdr>
        </w:div>
        <w:div w:id="138887289">
          <w:marLeft w:val="640"/>
          <w:marRight w:val="0"/>
          <w:marTop w:val="0"/>
          <w:marBottom w:val="0"/>
          <w:divBdr>
            <w:top w:val="none" w:sz="0" w:space="0" w:color="auto"/>
            <w:left w:val="none" w:sz="0" w:space="0" w:color="auto"/>
            <w:bottom w:val="none" w:sz="0" w:space="0" w:color="auto"/>
            <w:right w:val="none" w:sz="0" w:space="0" w:color="auto"/>
          </w:divBdr>
        </w:div>
        <w:div w:id="1973556716">
          <w:marLeft w:val="640"/>
          <w:marRight w:val="0"/>
          <w:marTop w:val="0"/>
          <w:marBottom w:val="0"/>
          <w:divBdr>
            <w:top w:val="none" w:sz="0" w:space="0" w:color="auto"/>
            <w:left w:val="none" w:sz="0" w:space="0" w:color="auto"/>
            <w:bottom w:val="none" w:sz="0" w:space="0" w:color="auto"/>
            <w:right w:val="none" w:sz="0" w:space="0" w:color="auto"/>
          </w:divBdr>
        </w:div>
        <w:div w:id="2065061148">
          <w:marLeft w:val="640"/>
          <w:marRight w:val="0"/>
          <w:marTop w:val="0"/>
          <w:marBottom w:val="0"/>
          <w:divBdr>
            <w:top w:val="none" w:sz="0" w:space="0" w:color="auto"/>
            <w:left w:val="none" w:sz="0" w:space="0" w:color="auto"/>
            <w:bottom w:val="none" w:sz="0" w:space="0" w:color="auto"/>
            <w:right w:val="none" w:sz="0" w:space="0" w:color="auto"/>
          </w:divBdr>
        </w:div>
        <w:div w:id="1015234147">
          <w:marLeft w:val="640"/>
          <w:marRight w:val="0"/>
          <w:marTop w:val="0"/>
          <w:marBottom w:val="0"/>
          <w:divBdr>
            <w:top w:val="none" w:sz="0" w:space="0" w:color="auto"/>
            <w:left w:val="none" w:sz="0" w:space="0" w:color="auto"/>
            <w:bottom w:val="none" w:sz="0" w:space="0" w:color="auto"/>
            <w:right w:val="none" w:sz="0" w:space="0" w:color="auto"/>
          </w:divBdr>
        </w:div>
        <w:div w:id="1999191686">
          <w:marLeft w:val="640"/>
          <w:marRight w:val="0"/>
          <w:marTop w:val="0"/>
          <w:marBottom w:val="0"/>
          <w:divBdr>
            <w:top w:val="none" w:sz="0" w:space="0" w:color="auto"/>
            <w:left w:val="none" w:sz="0" w:space="0" w:color="auto"/>
            <w:bottom w:val="none" w:sz="0" w:space="0" w:color="auto"/>
            <w:right w:val="none" w:sz="0" w:space="0" w:color="auto"/>
          </w:divBdr>
        </w:div>
        <w:div w:id="876086144">
          <w:marLeft w:val="640"/>
          <w:marRight w:val="0"/>
          <w:marTop w:val="0"/>
          <w:marBottom w:val="0"/>
          <w:divBdr>
            <w:top w:val="none" w:sz="0" w:space="0" w:color="auto"/>
            <w:left w:val="none" w:sz="0" w:space="0" w:color="auto"/>
            <w:bottom w:val="none" w:sz="0" w:space="0" w:color="auto"/>
            <w:right w:val="none" w:sz="0" w:space="0" w:color="auto"/>
          </w:divBdr>
        </w:div>
        <w:div w:id="1059088341">
          <w:marLeft w:val="640"/>
          <w:marRight w:val="0"/>
          <w:marTop w:val="0"/>
          <w:marBottom w:val="0"/>
          <w:divBdr>
            <w:top w:val="none" w:sz="0" w:space="0" w:color="auto"/>
            <w:left w:val="none" w:sz="0" w:space="0" w:color="auto"/>
            <w:bottom w:val="none" w:sz="0" w:space="0" w:color="auto"/>
            <w:right w:val="none" w:sz="0" w:space="0" w:color="auto"/>
          </w:divBdr>
        </w:div>
        <w:div w:id="2126925396">
          <w:marLeft w:val="640"/>
          <w:marRight w:val="0"/>
          <w:marTop w:val="0"/>
          <w:marBottom w:val="0"/>
          <w:divBdr>
            <w:top w:val="none" w:sz="0" w:space="0" w:color="auto"/>
            <w:left w:val="none" w:sz="0" w:space="0" w:color="auto"/>
            <w:bottom w:val="none" w:sz="0" w:space="0" w:color="auto"/>
            <w:right w:val="none" w:sz="0" w:space="0" w:color="auto"/>
          </w:divBdr>
        </w:div>
        <w:div w:id="238172509">
          <w:marLeft w:val="640"/>
          <w:marRight w:val="0"/>
          <w:marTop w:val="0"/>
          <w:marBottom w:val="0"/>
          <w:divBdr>
            <w:top w:val="none" w:sz="0" w:space="0" w:color="auto"/>
            <w:left w:val="none" w:sz="0" w:space="0" w:color="auto"/>
            <w:bottom w:val="none" w:sz="0" w:space="0" w:color="auto"/>
            <w:right w:val="none" w:sz="0" w:space="0" w:color="auto"/>
          </w:divBdr>
        </w:div>
        <w:div w:id="1162503115">
          <w:marLeft w:val="640"/>
          <w:marRight w:val="0"/>
          <w:marTop w:val="0"/>
          <w:marBottom w:val="0"/>
          <w:divBdr>
            <w:top w:val="none" w:sz="0" w:space="0" w:color="auto"/>
            <w:left w:val="none" w:sz="0" w:space="0" w:color="auto"/>
            <w:bottom w:val="none" w:sz="0" w:space="0" w:color="auto"/>
            <w:right w:val="none" w:sz="0" w:space="0" w:color="auto"/>
          </w:divBdr>
        </w:div>
        <w:div w:id="217279049">
          <w:marLeft w:val="640"/>
          <w:marRight w:val="0"/>
          <w:marTop w:val="0"/>
          <w:marBottom w:val="0"/>
          <w:divBdr>
            <w:top w:val="none" w:sz="0" w:space="0" w:color="auto"/>
            <w:left w:val="none" w:sz="0" w:space="0" w:color="auto"/>
            <w:bottom w:val="none" w:sz="0" w:space="0" w:color="auto"/>
            <w:right w:val="none" w:sz="0" w:space="0" w:color="auto"/>
          </w:divBdr>
        </w:div>
        <w:div w:id="597062768">
          <w:marLeft w:val="640"/>
          <w:marRight w:val="0"/>
          <w:marTop w:val="0"/>
          <w:marBottom w:val="0"/>
          <w:divBdr>
            <w:top w:val="none" w:sz="0" w:space="0" w:color="auto"/>
            <w:left w:val="none" w:sz="0" w:space="0" w:color="auto"/>
            <w:bottom w:val="none" w:sz="0" w:space="0" w:color="auto"/>
            <w:right w:val="none" w:sz="0" w:space="0" w:color="auto"/>
          </w:divBdr>
        </w:div>
        <w:div w:id="360471503">
          <w:marLeft w:val="640"/>
          <w:marRight w:val="0"/>
          <w:marTop w:val="0"/>
          <w:marBottom w:val="0"/>
          <w:divBdr>
            <w:top w:val="none" w:sz="0" w:space="0" w:color="auto"/>
            <w:left w:val="none" w:sz="0" w:space="0" w:color="auto"/>
            <w:bottom w:val="none" w:sz="0" w:space="0" w:color="auto"/>
            <w:right w:val="none" w:sz="0" w:space="0" w:color="auto"/>
          </w:divBdr>
        </w:div>
        <w:div w:id="1020352655">
          <w:marLeft w:val="640"/>
          <w:marRight w:val="0"/>
          <w:marTop w:val="0"/>
          <w:marBottom w:val="0"/>
          <w:divBdr>
            <w:top w:val="none" w:sz="0" w:space="0" w:color="auto"/>
            <w:left w:val="none" w:sz="0" w:space="0" w:color="auto"/>
            <w:bottom w:val="none" w:sz="0" w:space="0" w:color="auto"/>
            <w:right w:val="none" w:sz="0" w:space="0" w:color="auto"/>
          </w:divBdr>
        </w:div>
        <w:div w:id="2122527900">
          <w:marLeft w:val="640"/>
          <w:marRight w:val="0"/>
          <w:marTop w:val="0"/>
          <w:marBottom w:val="0"/>
          <w:divBdr>
            <w:top w:val="none" w:sz="0" w:space="0" w:color="auto"/>
            <w:left w:val="none" w:sz="0" w:space="0" w:color="auto"/>
            <w:bottom w:val="none" w:sz="0" w:space="0" w:color="auto"/>
            <w:right w:val="none" w:sz="0" w:space="0" w:color="auto"/>
          </w:divBdr>
        </w:div>
        <w:div w:id="1412044898">
          <w:marLeft w:val="640"/>
          <w:marRight w:val="0"/>
          <w:marTop w:val="0"/>
          <w:marBottom w:val="0"/>
          <w:divBdr>
            <w:top w:val="none" w:sz="0" w:space="0" w:color="auto"/>
            <w:left w:val="none" w:sz="0" w:space="0" w:color="auto"/>
            <w:bottom w:val="none" w:sz="0" w:space="0" w:color="auto"/>
            <w:right w:val="none" w:sz="0" w:space="0" w:color="auto"/>
          </w:divBdr>
        </w:div>
        <w:div w:id="1715806885">
          <w:marLeft w:val="640"/>
          <w:marRight w:val="0"/>
          <w:marTop w:val="0"/>
          <w:marBottom w:val="0"/>
          <w:divBdr>
            <w:top w:val="none" w:sz="0" w:space="0" w:color="auto"/>
            <w:left w:val="none" w:sz="0" w:space="0" w:color="auto"/>
            <w:bottom w:val="none" w:sz="0" w:space="0" w:color="auto"/>
            <w:right w:val="none" w:sz="0" w:space="0" w:color="auto"/>
          </w:divBdr>
        </w:div>
        <w:div w:id="396781622">
          <w:marLeft w:val="640"/>
          <w:marRight w:val="0"/>
          <w:marTop w:val="0"/>
          <w:marBottom w:val="0"/>
          <w:divBdr>
            <w:top w:val="none" w:sz="0" w:space="0" w:color="auto"/>
            <w:left w:val="none" w:sz="0" w:space="0" w:color="auto"/>
            <w:bottom w:val="none" w:sz="0" w:space="0" w:color="auto"/>
            <w:right w:val="none" w:sz="0" w:space="0" w:color="auto"/>
          </w:divBdr>
        </w:div>
        <w:div w:id="140654168">
          <w:marLeft w:val="640"/>
          <w:marRight w:val="0"/>
          <w:marTop w:val="0"/>
          <w:marBottom w:val="0"/>
          <w:divBdr>
            <w:top w:val="none" w:sz="0" w:space="0" w:color="auto"/>
            <w:left w:val="none" w:sz="0" w:space="0" w:color="auto"/>
            <w:bottom w:val="none" w:sz="0" w:space="0" w:color="auto"/>
            <w:right w:val="none" w:sz="0" w:space="0" w:color="auto"/>
          </w:divBdr>
        </w:div>
        <w:div w:id="1908107439">
          <w:marLeft w:val="640"/>
          <w:marRight w:val="0"/>
          <w:marTop w:val="0"/>
          <w:marBottom w:val="0"/>
          <w:divBdr>
            <w:top w:val="none" w:sz="0" w:space="0" w:color="auto"/>
            <w:left w:val="none" w:sz="0" w:space="0" w:color="auto"/>
            <w:bottom w:val="none" w:sz="0" w:space="0" w:color="auto"/>
            <w:right w:val="none" w:sz="0" w:space="0" w:color="auto"/>
          </w:divBdr>
        </w:div>
        <w:div w:id="803474504">
          <w:marLeft w:val="640"/>
          <w:marRight w:val="0"/>
          <w:marTop w:val="0"/>
          <w:marBottom w:val="0"/>
          <w:divBdr>
            <w:top w:val="none" w:sz="0" w:space="0" w:color="auto"/>
            <w:left w:val="none" w:sz="0" w:space="0" w:color="auto"/>
            <w:bottom w:val="none" w:sz="0" w:space="0" w:color="auto"/>
            <w:right w:val="none" w:sz="0" w:space="0" w:color="auto"/>
          </w:divBdr>
        </w:div>
        <w:div w:id="895287674">
          <w:marLeft w:val="640"/>
          <w:marRight w:val="0"/>
          <w:marTop w:val="0"/>
          <w:marBottom w:val="0"/>
          <w:divBdr>
            <w:top w:val="none" w:sz="0" w:space="0" w:color="auto"/>
            <w:left w:val="none" w:sz="0" w:space="0" w:color="auto"/>
            <w:bottom w:val="none" w:sz="0" w:space="0" w:color="auto"/>
            <w:right w:val="none" w:sz="0" w:space="0" w:color="auto"/>
          </w:divBdr>
        </w:div>
        <w:div w:id="544104337">
          <w:marLeft w:val="640"/>
          <w:marRight w:val="0"/>
          <w:marTop w:val="0"/>
          <w:marBottom w:val="0"/>
          <w:divBdr>
            <w:top w:val="none" w:sz="0" w:space="0" w:color="auto"/>
            <w:left w:val="none" w:sz="0" w:space="0" w:color="auto"/>
            <w:bottom w:val="none" w:sz="0" w:space="0" w:color="auto"/>
            <w:right w:val="none" w:sz="0" w:space="0" w:color="auto"/>
          </w:divBdr>
        </w:div>
        <w:div w:id="1328941376">
          <w:marLeft w:val="640"/>
          <w:marRight w:val="0"/>
          <w:marTop w:val="0"/>
          <w:marBottom w:val="0"/>
          <w:divBdr>
            <w:top w:val="none" w:sz="0" w:space="0" w:color="auto"/>
            <w:left w:val="none" w:sz="0" w:space="0" w:color="auto"/>
            <w:bottom w:val="none" w:sz="0" w:space="0" w:color="auto"/>
            <w:right w:val="none" w:sz="0" w:space="0" w:color="auto"/>
          </w:divBdr>
        </w:div>
        <w:div w:id="1421833753">
          <w:marLeft w:val="640"/>
          <w:marRight w:val="0"/>
          <w:marTop w:val="0"/>
          <w:marBottom w:val="0"/>
          <w:divBdr>
            <w:top w:val="none" w:sz="0" w:space="0" w:color="auto"/>
            <w:left w:val="none" w:sz="0" w:space="0" w:color="auto"/>
            <w:bottom w:val="none" w:sz="0" w:space="0" w:color="auto"/>
            <w:right w:val="none" w:sz="0" w:space="0" w:color="auto"/>
          </w:divBdr>
        </w:div>
        <w:div w:id="1432890676">
          <w:marLeft w:val="640"/>
          <w:marRight w:val="0"/>
          <w:marTop w:val="0"/>
          <w:marBottom w:val="0"/>
          <w:divBdr>
            <w:top w:val="none" w:sz="0" w:space="0" w:color="auto"/>
            <w:left w:val="none" w:sz="0" w:space="0" w:color="auto"/>
            <w:bottom w:val="none" w:sz="0" w:space="0" w:color="auto"/>
            <w:right w:val="none" w:sz="0" w:space="0" w:color="auto"/>
          </w:divBdr>
        </w:div>
        <w:div w:id="1070619264">
          <w:marLeft w:val="640"/>
          <w:marRight w:val="0"/>
          <w:marTop w:val="0"/>
          <w:marBottom w:val="0"/>
          <w:divBdr>
            <w:top w:val="none" w:sz="0" w:space="0" w:color="auto"/>
            <w:left w:val="none" w:sz="0" w:space="0" w:color="auto"/>
            <w:bottom w:val="none" w:sz="0" w:space="0" w:color="auto"/>
            <w:right w:val="none" w:sz="0" w:space="0" w:color="auto"/>
          </w:divBdr>
        </w:div>
        <w:div w:id="2002927104">
          <w:marLeft w:val="640"/>
          <w:marRight w:val="0"/>
          <w:marTop w:val="0"/>
          <w:marBottom w:val="0"/>
          <w:divBdr>
            <w:top w:val="none" w:sz="0" w:space="0" w:color="auto"/>
            <w:left w:val="none" w:sz="0" w:space="0" w:color="auto"/>
            <w:bottom w:val="none" w:sz="0" w:space="0" w:color="auto"/>
            <w:right w:val="none" w:sz="0" w:space="0" w:color="auto"/>
          </w:divBdr>
        </w:div>
        <w:div w:id="451363887">
          <w:marLeft w:val="640"/>
          <w:marRight w:val="0"/>
          <w:marTop w:val="0"/>
          <w:marBottom w:val="0"/>
          <w:divBdr>
            <w:top w:val="none" w:sz="0" w:space="0" w:color="auto"/>
            <w:left w:val="none" w:sz="0" w:space="0" w:color="auto"/>
            <w:bottom w:val="none" w:sz="0" w:space="0" w:color="auto"/>
            <w:right w:val="none" w:sz="0" w:space="0" w:color="auto"/>
          </w:divBdr>
        </w:div>
        <w:div w:id="1476676234">
          <w:marLeft w:val="640"/>
          <w:marRight w:val="0"/>
          <w:marTop w:val="0"/>
          <w:marBottom w:val="0"/>
          <w:divBdr>
            <w:top w:val="none" w:sz="0" w:space="0" w:color="auto"/>
            <w:left w:val="none" w:sz="0" w:space="0" w:color="auto"/>
            <w:bottom w:val="none" w:sz="0" w:space="0" w:color="auto"/>
            <w:right w:val="none" w:sz="0" w:space="0" w:color="auto"/>
          </w:divBdr>
        </w:div>
        <w:div w:id="595138251">
          <w:marLeft w:val="640"/>
          <w:marRight w:val="0"/>
          <w:marTop w:val="0"/>
          <w:marBottom w:val="0"/>
          <w:divBdr>
            <w:top w:val="none" w:sz="0" w:space="0" w:color="auto"/>
            <w:left w:val="none" w:sz="0" w:space="0" w:color="auto"/>
            <w:bottom w:val="none" w:sz="0" w:space="0" w:color="auto"/>
            <w:right w:val="none" w:sz="0" w:space="0" w:color="auto"/>
          </w:divBdr>
        </w:div>
        <w:div w:id="1849906545">
          <w:marLeft w:val="640"/>
          <w:marRight w:val="0"/>
          <w:marTop w:val="0"/>
          <w:marBottom w:val="0"/>
          <w:divBdr>
            <w:top w:val="none" w:sz="0" w:space="0" w:color="auto"/>
            <w:left w:val="none" w:sz="0" w:space="0" w:color="auto"/>
            <w:bottom w:val="none" w:sz="0" w:space="0" w:color="auto"/>
            <w:right w:val="none" w:sz="0" w:space="0" w:color="auto"/>
          </w:divBdr>
        </w:div>
        <w:div w:id="1969318089">
          <w:marLeft w:val="640"/>
          <w:marRight w:val="0"/>
          <w:marTop w:val="0"/>
          <w:marBottom w:val="0"/>
          <w:divBdr>
            <w:top w:val="none" w:sz="0" w:space="0" w:color="auto"/>
            <w:left w:val="none" w:sz="0" w:space="0" w:color="auto"/>
            <w:bottom w:val="none" w:sz="0" w:space="0" w:color="auto"/>
            <w:right w:val="none" w:sz="0" w:space="0" w:color="auto"/>
          </w:divBdr>
        </w:div>
        <w:div w:id="23481458">
          <w:marLeft w:val="640"/>
          <w:marRight w:val="0"/>
          <w:marTop w:val="0"/>
          <w:marBottom w:val="0"/>
          <w:divBdr>
            <w:top w:val="none" w:sz="0" w:space="0" w:color="auto"/>
            <w:left w:val="none" w:sz="0" w:space="0" w:color="auto"/>
            <w:bottom w:val="none" w:sz="0" w:space="0" w:color="auto"/>
            <w:right w:val="none" w:sz="0" w:space="0" w:color="auto"/>
          </w:divBdr>
        </w:div>
        <w:div w:id="1266033788">
          <w:marLeft w:val="640"/>
          <w:marRight w:val="0"/>
          <w:marTop w:val="0"/>
          <w:marBottom w:val="0"/>
          <w:divBdr>
            <w:top w:val="none" w:sz="0" w:space="0" w:color="auto"/>
            <w:left w:val="none" w:sz="0" w:space="0" w:color="auto"/>
            <w:bottom w:val="none" w:sz="0" w:space="0" w:color="auto"/>
            <w:right w:val="none" w:sz="0" w:space="0" w:color="auto"/>
          </w:divBdr>
        </w:div>
        <w:div w:id="980425248">
          <w:marLeft w:val="640"/>
          <w:marRight w:val="0"/>
          <w:marTop w:val="0"/>
          <w:marBottom w:val="0"/>
          <w:divBdr>
            <w:top w:val="none" w:sz="0" w:space="0" w:color="auto"/>
            <w:left w:val="none" w:sz="0" w:space="0" w:color="auto"/>
            <w:bottom w:val="none" w:sz="0" w:space="0" w:color="auto"/>
            <w:right w:val="none" w:sz="0" w:space="0" w:color="auto"/>
          </w:divBdr>
        </w:div>
        <w:div w:id="996810182">
          <w:marLeft w:val="640"/>
          <w:marRight w:val="0"/>
          <w:marTop w:val="0"/>
          <w:marBottom w:val="0"/>
          <w:divBdr>
            <w:top w:val="none" w:sz="0" w:space="0" w:color="auto"/>
            <w:left w:val="none" w:sz="0" w:space="0" w:color="auto"/>
            <w:bottom w:val="none" w:sz="0" w:space="0" w:color="auto"/>
            <w:right w:val="none" w:sz="0" w:space="0" w:color="auto"/>
          </w:divBdr>
        </w:div>
        <w:div w:id="990862403">
          <w:marLeft w:val="640"/>
          <w:marRight w:val="0"/>
          <w:marTop w:val="0"/>
          <w:marBottom w:val="0"/>
          <w:divBdr>
            <w:top w:val="none" w:sz="0" w:space="0" w:color="auto"/>
            <w:left w:val="none" w:sz="0" w:space="0" w:color="auto"/>
            <w:bottom w:val="none" w:sz="0" w:space="0" w:color="auto"/>
            <w:right w:val="none" w:sz="0" w:space="0" w:color="auto"/>
          </w:divBdr>
        </w:div>
        <w:div w:id="661548730">
          <w:marLeft w:val="640"/>
          <w:marRight w:val="0"/>
          <w:marTop w:val="0"/>
          <w:marBottom w:val="0"/>
          <w:divBdr>
            <w:top w:val="none" w:sz="0" w:space="0" w:color="auto"/>
            <w:left w:val="none" w:sz="0" w:space="0" w:color="auto"/>
            <w:bottom w:val="none" w:sz="0" w:space="0" w:color="auto"/>
            <w:right w:val="none" w:sz="0" w:space="0" w:color="auto"/>
          </w:divBdr>
        </w:div>
        <w:div w:id="167059666">
          <w:marLeft w:val="640"/>
          <w:marRight w:val="0"/>
          <w:marTop w:val="0"/>
          <w:marBottom w:val="0"/>
          <w:divBdr>
            <w:top w:val="none" w:sz="0" w:space="0" w:color="auto"/>
            <w:left w:val="none" w:sz="0" w:space="0" w:color="auto"/>
            <w:bottom w:val="none" w:sz="0" w:space="0" w:color="auto"/>
            <w:right w:val="none" w:sz="0" w:space="0" w:color="auto"/>
          </w:divBdr>
        </w:div>
        <w:div w:id="1017584631">
          <w:marLeft w:val="640"/>
          <w:marRight w:val="0"/>
          <w:marTop w:val="0"/>
          <w:marBottom w:val="0"/>
          <w:divBdr>
            <w:top w:val="none" w:sz="0" w:space="0" w:color="auto"/>
            <w:left w:val="none" w:sz="0" w:space="0" w:color="auto"/>
            <w:bottom w:val="none" w:sz="0" w:space="0" w:color="auto"/>
            <w:right w:val="none" w:sz="0" w:space="0" w:color="auto"/>
          </w:divBdr>
        </w:div>
        <w:div w:id="1445615805">
          <w:marLeft w:val="640"/>
          <w:marRight w:val="0"/>
          <w:marTop w:val="0"/>
          <w:marBottom w:val="0"/>
          <w:divBdr>
            <w:top w:val="none" w:sz="0" w:space="0" w:color="auto"/>
            <w:left w:val="none" w:sz="0" w:space="0" w:color="auto"/>
            <w:bottom w:val="none" w:sz="0" w:space="0" w:color="auto"/>
            <w:right w:val="none" w:sz="0" w:space="0" w:color="auto"/>
          </w:divBdr>
        </w:div>
        <w:div w:id="1704279867">
          <w:marLeft w:val="640"/>
          <w:marRight w:val="0"/>
          <w:marTop w:val="0"/>
          <w:marBottom w:val="0"/>
          <w:divBdr>
            <w:top w:val="none" w:sz="0" w:space="0" w:color="auto"/>
            <w:left w:val="none" w:sz="0" w:space="0" w:color="auto"/>
            <w:bottom w:val="none" w:sz="0" w:space="0" w:color="auto"/>
            <w:right w:val="none" w:sz="0" w:space="0" w:color="auto"/>
          </w:divBdr>
        </w:div>
        <w:div w:id="1626351707">
          <w:marLeft w:val="640"/>
          <w:marRight w:val="0"/>
          <w:marTop w:val="0"/>
          <w:marBottom w:val="0"/>
          <w:divBdr>
            <w:top w:val="none" w:sz="0" w:space="0" w:color="auto"/>
            <w:left w:val="none" w:sz="0" w:space="0" w:color="auto"/>
            <w:bottom w:val="none" w:sz="0" w:space="0" w:color="auto"/>
            <w:right w:val="none" w:sz="0" w:space="0" w:color="auto"/>
          </w:divBdr>
        </w:div>
        <w:div w:id="812523498">
          <w:marLeft w:val="640"/>
          <w:marRight w:val="0"/>
          <w:marTop w:val="0"/>
          <w:marBottom w:val="0"/>
          <w:divBdr>
            <w:top w:val="none" w:sz="0" w:space="0" w:color="auto"/>
            <w:left w:val="none" w:sz="0" w:space="0" w:color="auto"/>
            <w:bottom w:val="none" w:sz="0" w:space="0" w:color="auto"/>
            <w:right w:val="none" w:sz="0" w:space="0" w:color="auto"/>
          </w:divBdr>
        </w:div>
        <w:div w:id="1471631434">
          <w:marLeft w:val="640"/>
          <w:marRight w:val="0"/>
          <w:marTop w:val="0"/>
          <w:marBottom w:val="0"/>
          <w:divBdr>
            <w:top w:val="none" w:sz="0" w:space="0" w:color="auto"/>
            <w:left w:val="none" w:sz="0" w:space="0" w:color="auto"/>
            <w:bottom w:val="none" w:sz="0" w:space="0" w:color="auto"/>
            <w:right w:val="none" w:sz="0" w:space="0" w:color="auto"/>
          </w:divBdr>
        </w:div>
        <w:div w:id="1413235316">
          <w:marLeft w:val="640"/>
          <w:marRight w:val="0"/>
          <w:marTop w:val="0"/>
          <w:marBottom w:val="0"/>
          <w:divBdr>
            <w:top w:val="none" w:sz="0" w:space="0" w:color="auto"/>
            <w:left w:val="none" w:sz="0" w:space="0" w:color="auto"/>
            <w:bottom w:val="none" w:sz="0" w:space="0" w:color="auto"/>
            <w:right w:val="none" w:sz="0" w:space="0" w:color="auto"/>
          </w:divBdr>
        </w:div>
        <w:div w:id="1843887379">
          <w:marLeft w:val="640"/>
          <w:marRight w:val="0"/>
          <w:marTop w:val="0"/>
          <w:marBottom w:val="0"/>
          <w:divBdr>
            <w:top w:val="none" w:sz="0" w:space="0" w:color="auto"/>
            <w:left w:val="none" w:sz="0" w:space="0" w:color="auto"/>
            <w:bottom w:val="none" w:sz="0" w:space="0" w:color="auto"/>
            <w:right w:val="none" w:sz="0" w:space="0" w:color="auto"/>
          </w:divBdr>
        </w:div>
        <w:div w:id="33237972">
          <w:marLeft w:val="640"/>
          <w:marRight w:val="0"/>
          <w:marTop w:val="0"/>
          <w:marBottom w:val="0"/>
          <w:divBdr>
            <w:top w:val="none" w:sz="0" w:space="0" w:color="auto"/>
            <w:left w:val="none" w:sz="0" w:space="0" w:color="auto"/>
            <w:bottom w:val="none" w:sz="0" w:space="0" w:color="auto"/>
            <w:right w:val="none" w:sz="0" w:space="0" w:color="auto"/>
          </w:divBdr>
        </w:div>
        <w:div w:id="1737318744">
          <w:marLeft w:val="640"/>
          <w:marRight w:val="0"/>
          <w:marTop w:val="0"/>
          <w:marBottom w:val="0"/>
          <w:divBdr>
            <w:top w:val="none" w:sz="0" w:space="0" w:color="auto"/>
            <w:left w:val="none" w:sz="0" w:space="0" w:color="auto"/>
            <w:bottom w:val="none" w:sz="0" w:space="0" w:color="auto"/>
            <w:right w:val="none" w:sz="0" w:space="0" w:color="auto"/>
          </w:divBdr>
        </w:div>
      </w:divsChild>
    </w:div>
    <w:div w:id="267978116">
      <w:bodyDiv w:val="1"/>
      <w:marLeft w:val="0"/>
      <w:marRight w:val="0"/>
      <w:marTop w:val="0"/>
      <w:marBottom w:val="0"/>
      <w:divBdr>
        <w:top w:val="none" w:sz="0" w:space="0" w:color="auto"/>
        <w:left w:val="none" w:sz="0" w:space="0" w:color="auto"/>
        <w:bottom w:val="none" w:sz="0" w:space="0" w:color="auto"/>
        <w:right w:val="none" w:sz="0" w:space="0" w:color="auto"/>
      </w:divBdr>
      <w:divsChild>
        <w:div w:id="962809510">
          <w:marLeft w:val="640"/>
          <w:marRight w:val="0"/>
          <w:marTop w:val="0"/>
          <w:marBottom w:val="0"/>
          <w:divBdr>
            <w:top w:val="none" w:sz="0" w:space="0" w:color="auto"/>
            <w:left w:val="none" w:sz="0" w:space="0" w:color="auto"/>
            <w:bottom w:val="none" w:sz="0" w:space="0" w:color="auto"/>
            <w:right w:val="none" w:sz="0" w:space="0" w:color="auto"/>
          </w:divBdr>
        </w:div>
        <w:div w:id="1699357367">
          <w:marLeft w:val="640"/>
          <w:marRight w:val="0"/>
          <w:marTop w:val="0"/>
          <w:marBottom w:val="0"/>
          <w:divBdr>
            <w:top w:val="none" w:sz="0" w:space="0" w:color="auto"/>
            <w:left w:val="none" w:sz="0" w:space="0" w:color="auto"/>
            <w:bottom w:val="none" w:sz="0" w:space="0" w:color="auto"/>
            <w:right w:val="none" w:sz="0" w:space="0" w:color="auto"/>
          </w:divBdr>
        </w:div>
        <w:div w:id="1227108755">
          <w:marLeft w:val="640"/>
          <w:marRight w:val="0"/>
          <w:marTop w:val="0"/>
          <w:marBottom w:val="0"/>
          <w:divBdr>
            <w:top w:val="none" w:sz="0" w:space="0" w:color="auto"/>
            <w:left w:val="none" w:sz="0" w:space="0" w:color="auto"/>
            <w:bottom w:val="none" w:sz="0" w:space="0" w:color="auto"/>
            <w:right w:val="none" w:sz="0" w:space="0" w:color="auto"/>
          </w:divBdr>
        </w:div>
        <w:div w:id="1775175699">
          <w:marLeft w:val="640"/>
          <w:marRight w:val="0"/>
          <w:marTop w:val="0"/>
          <w:marBottom w:val="0"/>
          <w:divBdr>
            <w:top w:val="none" w:sz="0" w:space="0" w:color="auto"/>
            <w:left w:val="none" w:sz="0" w:space="0" w:color="auto"/>
            <w:bottom w:val="none" w:sz="0" w:space="0" w:color="auto"/>
            <w:right w:val="none" w:sz="0" w:space="0" w:color="auto"/>
          </w:divBdr>
        </w:div>
        <w:div w:id="1249652907">
          <w:marLeft w:val="640"/>
          <w:marRight w:val="0"/>
          <w:marTop w:val="0"/>
          <w:marBottom w:val="0"/>
          <w:divBdr>
            <w:top w:val="none" w:sz="0" w:space="0" w:color="auto"/>
            <w:left w:val="none" w:sz="0" w:space="0" w:color="auto"/>
            <w:bottom w:val="none" w:sz="0" w:space="0" w:color="auto"/>
            <w:right w:val="none" w:sz="0" w:space="0" w:color="auto"/>
          </w:divBdr>
        </w:div>
        <w:div w:id="411241022">
          <w:marLeft w:val="640"/>
          <w:marRight w:val="0"/>
          <w:marTop w:val="0"/>
          <w:marBottom w:val="0"/>
          <w:divBdr>
            <w:top w:val="none" w:sz="0" w:space="0" w:color="auto"/>
            <w:left w:val="none" w:sz="0" w:space="0" w:color="auto"/>
            <w:bottom w:val="none" w:sz="0" w:space="0" w:color="auto"/>
            <w:right w:val="none" w:sz="0" w:space="0" w:color="auto"/>
          </w:divBdr>
        </w:div>
        <w:div w:id="1692561516">
          <w:marLeft w:val="640"/>
          <w:marRight w:val="0"/>
          <w:marTop w:val="0"/>
          <w:marBottom w:val="0"/>
          <w:divBdr>
            <w:top w:val="none" w:sz="0" w:space="0" w:color="auto"/>
            <w:left w:val="none" w:sz="0" w:space="0" w:color="auto"/>
            <w:bottom w:val="none" w:sz="0" w:space="0" w:color="auto"/>
            <w:right w:val="none" w:sz="0" w:space="0" w:color="auto"/>
          </w:divBdr>
        </w:div>
        <w:div w:id="364524357">
          <w:marLeft w:val="640"/>
          <w:marRight w:val="0"/>
          <w:marTop w:val="0"/>
          <w:marBottom w:val="0"/>
          <w:divBdr>
            <w:top w:val="none" w:sz="0" w:space="0" w:color="auto"/>
            <w:left w:val="none" w:sz="0" w:space="0" w:color="auto"/>
            <w:bottom w:val="none" w:sz="0" w:space="0" w:color="auto"/>
            <w:right w:val="none" w:sz="0" w:space="0" w:color="auto"/>
          </w:divBdr>
        </w:div>
        <w:div w:id="81924090">
          <w:marLeft w:val="640"/>
          <w:marRight w:val="0"/>
          <w:marTop w:val="0"/>
          <w:marBottom w:val="0"/>
          <w:divBdr>
            <w:top w:val="none" w:sz="0" w:space="0" w:color="auto"/>
            <w:left w:val="none" w:sz="0" w:space="0" w:color="auto"/>
            <w:bottom w:val="none" w:sz="0" w:space="0" w:color="auto"/>
            <w:right w:val="none" w:sz="0" w:space="0" w:color="auto"/>
          </w:divBdr>
        </w:div>
        <w:div w:id="64493233">
          <w:marLeft w:val="640"/>
          <w:marRight w:val="0"/>
          <w:marTop w:val="0"/>
          <w:marBottom w:val="0"/>
          <w:divBdr>
            <w:top w:val="none" w:sz="0" w:space="0" w:color="auto"/>
            <w:left w:val="none" w:sz="0" w:space="0" w:color="auto"/>
            <w:bottom w:val="none" w:sz="0" w:space="0" w:color="auto"/>
            <w:right w:val="none" w:sz="0" w:space="0" w:color="auto"/>
          </w:divBdr>
        </w:div>
        <w:div w:id="298804778">
          <w:marLeft w:val="640"/>
          <w:marRight w:val="0"/>
          <w:marTop w:val="0"/>
          <w:marBottom w:val="0"/>
          <w:divBdr>
            <w:top w:val="none" w:sz="0" w:space="0" w:color="auto"/>
            <w:left w:val="none" w:sz="0" w:space="0" w:color="auto"/>
            <w:bottom w:val="none" w:sz="0" w:space="0" w:color="auto"/>
            <w:right w:val="none" w:sz="0" w:space="0" w:color="auto"/>
          </w:divBdr>
        </w:div>
        <w:div w:id="217473551">
          <w:marLeft w:val="640"/>
          <w:marRight w:val="0"/>
          <w:marTop w:val="0"/>
          <w:marBottom w:val="0"/>
          <w:divBdr>
            <w:top w:val="none" w:sz="0" w:space="0" w:color="auto"/>
            <w:left w:val="none" w:sz="0" w:space="0" w:color="auto"/>
            <w:bottom w:val="none" w:sz="0" w:space="0" w:color="auto"/>
            <w:right w:val="none" w:sz="0" w:space="0" w:color="auto"/>
          </w:divBdr>
        </w:div>
        <w:div w:id="2030252668">
          <w:marLeft w:val="640"/>
          <w:marRight w:val="0"/>
          <w:marTop w:val="0"/>
          <w:marBottom w:val="0"/>
          <w:divBdr>
            <w:top w:val="none" w:sz="0" w:space="0" w:color="auto"/>
            <w:left w:val="none" w:sz="0" w:space="0" w:color="auto"/>
            <w:bottom w:val="none" w:sz="0" w:space="0" w:color="auto"/>
            <w:right w:val="none" w:sz="0" w:space="0" w:color="auto"/>
          </w:divBdr>
        </w:div>
        <w:div w:id="1243371089">
          <w:marLeft w:val="640"/>
          <w:marRight w:val="0"/>
          <w:marTop w:val="0"/>
          <w:marBottom w:val="0"/>
          <w:divBdr>
            <w:top w:val="none" w:sz="0" w:space="0" w:color="auto"/>
            <w:left w:val="none" w:sz="0" w:space="0" w:color="auto"/>
            <w:bottom w:val="none" w:sz="0" w:space="0" w:color="auto"/>
            <w:right w:val="none" w:sz="0" w:space="0" w:color="auto"/>
          </w:divBdr>
        </w:div>
        <w:div w:id="328796664">
          <w:marLeft w:val="640"/>
          <w:marRight w:val="0"/>
          <w:marTop w:val="0"/>
          <w:marBottom w:val="0"/>
          <w:divBdr>
            <w:top w:val="none" w:sz="0" w:space="0" w:color="auto"/>
            <w:left w:val="none" w:sz="0" w:space="0" w:color="auto"/>
            <w:bottom w:val="none" w:sz="0" w:space="0" w:color="auto"/>
            <w:right w:val="none" w:sz="0" w:space="0" w:color="auto"/>
          </w:divBdr>
        </w:div>
        <w:div w:id="1842508638">
          <w:marLeft w:val="640"/>
          <w:marRight w:val="0"/>
          <w:marTop w:val="0"/>
          <w:marBottom w:val="0"/>
          <w:divBdr>
            <w:top w:val="none" w:sz="0" w:space="0" w:color="auto"/>
            <w:left w:val="none" w:sz="0" w:space="0" w:color="auto"/>
            <w:bottom w:val="none" w:sz="0" w:space="0" w:color="auto"/>
            <w:right w:val="none" w:sz="0" w:space="0" w:color="auto"/>
          </w:divBdr>
        </w:div>
        <w:div w:id="100343823">
          <w:marLeft w:val="640"/>
          <w:marRight w:val="0"/>
          <w:marTop w:val="0"/>
          <w:marBottom w:val="0"/>
          <w:divBdr>
            <w:top w:val="none" w:sz="0" w:space="0" w:color="auto"/>
            <w:left w:val="none" w:sz="0" w:space="0" w:color="auto"/>
            <w:bottom w:val="none" w:sz="0" w:space="0" w:color="auto"/>
            <w:right w:val="none" w:sz="0" w:space="0" w:color="auto"/>
          </w:divBdr>
        </w:div>
        <w:div w:id="1910261440">
          <w:marLeft w:val="640"/>
          <w:marRight w:val="0"/>
          <w:marTop w:val="0"/>
          <w:marBottom w:val="0"/>
          <w:divBdr>
            <w:top w:val="none" w:sz="0" w:space="0" w:color="auto"/>
            <w:left w:val="none" w:sz="0" w:space="0" w:color="auto"/>
            <w:bottom w:val="none" w:sz="0" w:space="0" w:color="auto"/>
            <w:right w:val="none" w:sz="0" w:space="0" w:color="auto"/>
          </w:divBdr>
        </w:div>
        <w:div w:id="1576092627">
          <w:marLeft w:val="640"/>
          <w:marRight w:val="0"/>
          <w:marTop w:val="0"/>
          <w:marBottom w:val="0"/>
          <w:divBdr>
            <w:top w:val="none" w:sz="0" w:space="0" w:color="auto"/>
            <w:left w:val="none" w:sz="0" w:space="0" w:color="auto"/>
            <w:bottom w:val="none" w:sz="0" w:space="0" w:color="auto"/>
            <w:right w:val="none" w:sz="0" w:space="0" w:color="auto"/>
          </w:divBdr>
        </w:div>
        <w:div w:id="232355903">
          <w:marLeft w:val="640"/>
          <w:marRight w:val="0"/>
          <w:marTop w:val="0"/>
          <w:marBottom w:val="0"/>
          <w:divBdr>
            <w:top w:val="none" w:sz="0" w:space="0" w:color="auto"/>
            <w:left w:val="none" w:sz="0" w:space="0" w:color="auto"/>
            <w:bottom w:val="none" w:sz="0" w:space="0" w:color="auto"/>
            <w:right w:val="none" w:sz="0" w:space="0" w:color="auto"/>
          </w:divBdr>
        </w:div>
        <w:div w:id="1184898183">
          <w:marLeft w:val="640"/>
          <w:marRight w:val="0"/>
          <w:marTop w:val="0"/>
          <w:marBottom w:val="0"/>
          <w:divBdr>
            <w:top w:val="none" w:sz="0" w:space="0" w:color="auto"/>
            <w:left w:val="none" w:sz="0" w:space="0" w:color="auto"/>
            <w:bottom w:val="none" w:sz="0" w:space="0" w:color="auto"/>
            <w:right w:val="none" w:sz="0" w:space="0" w:color="auto"/>
          </w:divBdr>
        </w:div>
        <w:div w:id="1786267467">
          <w:marLeft w:val="640"/>
          <w:marRight w:val="0"/>
          <w:marTop w:val="0"/>
          <w:marBottom w:val="0"/>
          <w:divBdr>
            <w:top w:val="none" w:sz="0" w:space="0" w:color="auto"/>
            <w:left w:val="none" w:sz="0" w:space="0" w:color="auto"/>
            <w:bottom w:val="none" w:sz="0" w:space="0" w:color="auto"/>
            <w:right w:val="none" w:sz="0" w:space="0" w:color="auto"/>
          </w:divBdr>
        </w:div>
        <w:div w:id="726563421">
          <w:marLeft w:val="640"/>
          <w:marRight w:val="0"/>
          <w:marTop w:val="0"/>
          <w:marBottom w:val="0"/>
          <w:divBdr>
            <w:top w:val="none" w:sz="0" w:space="0" w:color="auto"/>
            <w:left w:val="none" w:sz="0" w:space="0" w:color="auto"/>
            <w:bottom w:val="none" w:sz="0" w:space="0" w:color="auto"/>
            <w:right w:val="none" w:sz="0" w:space="0" w:color="auto"/>
          </w:divBdr>
        </w:div>
        <w:div w:id="1704599346">
          <w:marLeft w:val="640"/>
          <w:marRight w:val="0"/>
          <w:marTop w:val="0"/>
          <w:marBottom w:val="0"/>
          <w:divBdr>
            <w:top w:val="none" w:sz="0" w:space="0" w:color="auto"/>
            <w:left w:val="none" w:sz="0" w:space="0" w:color="auto"/>
            <w:bottom w:val="none" w:sz="0" w:space="0" w:color="auto"/>
            <w:right w:val="none" w:sz="0" w:space="0" w:color="auto"/>
          </w:divBdr>
        </w:div>
        <w:div w:id="1554152585">
          <w:marLeft w:val="640"/>
          <w:marRight w:val="0"/>
          <w:marTop w:val="0"/>
          <w:marBottom w:val="0"/>
          <w:divBdr>
            <w:top w:val="none" w:sz="0" w:space="0" w:color="auto"/>
            <w:left w:val="none" w:sz="0" w:space="0" w:color="auto"/>
            <w:bottom w:val="none" w:sz="0" w:space="0" w:color="auto"/>
            <w:right w:val="none" w:sz="0" w:space="0" w:color="auto"/>
          </w:divBdr>
        </w:div>
        <w:div w:id="1402174065">
          <w:marLeft w:val="640"/>
          <w:marRight w:val="0"/>
          <w:marTop w:val="0"/>
          <w:marBottom w:val="0"/>
          <w:divBdr>
            <w:top w:val="none" w:sz="0" w:space="0" w:color="auto"/>
            <w:left w:val="none" w:sz="0" w:space="0" w:color="auto"/>
            <w:bottom w:val="none" w:sz="0" w:space="0" w:color="auto"/>
            <w:right w:val="none" w:sz="0" w:space="0" w:color="auto"/>
          </w:divBdr>
        </w:div>
        <w:div w:id="1798642261">
          <w:marLeft w:val="640"/>
          <w:marRight w:val="0"/>
          <w:marTop w:val="0"/>
          <w:marBottom w:val="0"/>
          <w:divBdr>
            <w:top w:val="none" w:sz="0" w:space="0" w:color="auto"/>
            <w:left w:val="none" w:sz="0" w:space="0" w:color="auto"/>
            <w:bottom w:val="none" w:sz="0" w:space="0" w:color="auto"/>
            <w:right w:val="none" w:sz="0" w:space="0" w:color="auto"/>
          </w:divBdr>
        </w:div>
        <w:div w:id="1046418004">
          <w:marLeft w:val="640"/>
          <w:marRight w:val="0"/>
          <w:marTop w:val="0"/>
          <w:marBottom w:val="0"/>
          <w:divBdr>
            <w:top w:val="none" w:sz="0" w:space="0" w:color="auto"/>
            <w:left w:val="none" w:sz="0" w:space="0" w:color="auto"/>
            <w:bottom w:val="none" w:sz="0" w:space="0" w:color="auto"/>
            <w:right w:val="none" w:sz="0" w:space="0" w:color="auto"/>
          </w:divBdr>
        </w:div>
        <w:div w:id="651250520">
          <w:marLeft w:val="640"/>
          <w:marRight w:val="0"/>
          <w:marTop w:val="0"/>
          <w:marBottom w:val="0"/>
          <w:divBdr>
            <w:top w:val="none" w:sz="0" w:space="0" w:color="auto"/>
            <w:left w:val="none" w:sz="0" w:space="0" w:color="auto"/>
            <w:bottom w:val="none" w:sz="0" w:space="0" w:color="auto"/>
            <w:right w:val="none" w:sz="0" w:space="0" w:color="auto"/>
          </w:divBdr>
        </w:div>
        <w:div w:id="241186139">
          <w:marLeft w:val="640"/>
          <w:marRight w:val="0"/>
          <w:marTop w:val="0"/>
          <w:marBottom w:val="0"/>
          <w:divBdr>
            <w:top w:val="none" w:sz="0" w:space="0" w:color="auto"/>
            <w:left w:val="none" w:sz="0" w:space="0" w:color="auto"/>
            <w:bottom w:val="none" w:sz="0" w:space="0" w:color="auto"/>
            <w:right w:val="none" w:sz="0" w:space="0" w:color="auto"/>
          </w:divBdr>
        </w:div>
        <w:div w:id="64882736">
          <w:marLeft w:val="640"/>
          <w:marRight w:val="0"/>
          <w:marTop w:val="0"/>
          <w:marBottom w:val="0"/>
          <w:divBdr>
            <w:top w:val="none" w:sz="0" w:space="0" w:color="auto"/>
            <w:left w:val="none" w:sz="0" w:space="0" w:color="auto"/>
            <w:bottom w:val="none" w:sz="0" w:space="0" w:color="auto"/>
            <w:right w:val="none" w:sz="0" w:space="0" w:color="auto"/>
          </w:divBdr>
        </w:div>
        <w:div w:id="760756297">
          <w:marLeft w:val="640"/>
          <w:marRight w:val="0"/>
          <w:marTop w:val="0"/>
          <w:marBottom w:val="0"/>
          <w:divBdr>
            <w:top w:val="none" w:sz="0" w:space="0" w:color="auto"/>
            <w:left w:val="none" w:sz="0" w:space="0" w:color="auto"/>
            <w:bottom w:val="none" w:sz="0" w:space="0" w:color="auto"/>
            <w:right w:val="none" w:sz="0" w:space="0" w:color="auto"/>
          </w:divBdr>
        </w:div>
        <w:div w:id="1378629825">
          <w:marLeft w:val="640"/>
          <w:marRight w:val="0"/>
          <w:marTop w:val="0"/>
          <w:marBottom w:val="0"/>
          <w:divBdr>
            <w:top w:val="none" w:sz="0" w:space="0" w:color="auto"/>
            <w:left w:val="none" w:sz="0" w:space="0" w:color="auto"/>
            <w:bottom w:val="none" w:sz="0" w:space="0" w:color="auto"/>
            <w:right w:val="none" w:sz="0" w:space="0" w:color="auto"/>
          </w:divBdr>
        </w:div>
        <w:div w:id="1763336183">
          <w:marLeft w:val="640"/>
          <w:marRight w:val="0"/>
          <w:marTop w:val="0"/>
          <w:marBottom w:val="0"/>
          <w:divBdr>
            <w:top w:val="none" w:sz="0" w:space="0" w:color="auto"/>
            <w:left w:val="none" w:sz="0" w:space="0" w:color="auto"/>
            <w:bottom w:val="none" w:sz="0" w:space="0" w:color="auto"/>
            <w:right w:val="none" w:sz="0" w:space="0" w:color="auto"/>
          </w:divBdr>
        </w:div>
        <w:div w:id="920797436">
          <w:marLeft w:val="640"/>
          <w:marRight w:val="0"/>
          <w:marTop w:val="0"/>
          <w:marBottom w:val="0"/>
          <w:divBdr>
            <w:top w:val="none" w:sz="0" w:space="0" w:color="auto"/>
            <w:left w:val="none" w:sz="0" w:space="0" w:color="auto"/>
            <w:bottom w:val="none" w:sz="0" w:space="0" w:color="auto"/>
            <w:right w:val="none" w:sz="0" w:space="0" w:color="auto"/>
          </w:divBdr>
        </w:div>
        <w:div w:id="612515563">
          <w:marLeft w:val="640"/>
          <w:marRight w:val="0"/>
          <w:marTop w:val="0"/>
          <w:marBottom w:val="0"/>
          <w:divBdr>
            <w:top w:val="none" w:sz="0" w:space="0" w:color="auto"/>
            <w:left w:val="none" w:sz="0" w:space="0" w:color="auto"/>
            <w:bottom w:val="none" w:sz="0" w:space="0" w:color="auto"/>
            <w:right w:val="none" w:sz="0" w:space="0" w:color="auto"/>
          </w:divBdr>
        </w:div>
        <w:div w:id="1646398560">
          <w:marLeft w:val="640"/>
          <w:marRight w:val="0"/>
          <w:marTop w:val="0"/>
          <w:marBottom w:val="0"/>
          <w:divBdr>
            <w:top w:val="none" w:sz="0" w:space="0" w:color="auto"/>
            <w:left w:val="none" w:sz="0" w:space="0" w:color="auto"/>
            <w:bottom w:val="none" w:sz="0" w:space="0" w:color="auto"/>
            <w:right w:val="none" w:sz="0" w:space="0" w:color="auto"/>
          </w:divBdr>
        </w:div>
        <w:div w:id="1319067817">
          <w:marLeft w:val="640"/>
          <w:marRight w:val="0"/>
          <w:marTop w:val="0"/>
          <w:marBottom w:val="0"/>
          <w:divBdr>
            <w:top w:val="none" w:sz="0" w:space="0" w:color="auto"/>
            <w:left w:val="none" w:sz="0" w:space="0" w:color="auto"/>
            <w:bottom w:val="none" w:sz="0" w:space="0" w:color="auto"/>
            <w:right w:val="none" w:sz="0" w:space="0" w:color="auto"/>
          </w:divBdr>
        </w:div>
        <w:div w:id="1245533011">
          <w:marLeft w:val="640"/>
          <w:marRight w:val="0"/>
          <w:marTop w:val="0"/>
          <w:marBottom w:val="0"/>
          <w:divBdr>
            <w:top w:val="none" w:sz="0" w:space="0" w:color="auto"/>
            <w:left w:val="none" w:sz="0" w:space="0" w:color="auto"/>
            <w:bottom w:val="none" w:sz="0" w:space="0" w:color="auto"/>
            <w:right w:val="none" w:sz="0" w:space="0" w:color="auto"/>
          </w:divBdr>
        </w:div>
        <w:div w:id="1167358299">
          <w:marLeft w:val="640"/>
          <w:marRight w:val="0"/>
          <w:marTop w:val="0"/>
          <w:marBottom w:val="0"/>
          <w:divBdr>
            <w:top w:val="none" w:sz="0" w:space="0" w:color="auto"/>
            <w:left w:val="none" w:sz="0" w:space="0" w:color="auto"/>
            <w:bottom w:val="none" w:sz="0" w:space="0" w:color="auto"/>
            <w:right w:val="none" w:sz="0" w:space="0" w:color="auto"/>
          </w:divBdr>
        </w:div>
        <w:div w:id="1022901158">
          <w:marLeft w:val="640"/>
          <w:marRight w:val="0"/>
          <w:marTop w:val="0"/>
          <w:marBottom w:val="0"/>
          <w:divBdr>
            <w:top w:val="none" w:sz="0" w:space="0" w:color="auto"/>
            <w:left w:val="none" w:sz="0" w:space="0" w:color="auto"/>
            <w:bottom w:val="none" w:sz="0" w:space="0" w:color="auto"/>
            <w:right w:val="none" w:sz="0" w:space="0" w:color="auto"/>
          </w:divBdr>
        </w:div>
        <w:div w:id="1809202023">
          <w:marLeft w:val="640"/>
          <w:marRight w:val="0"/>
          <w:marTop w:val="0"/>
          <w:marBottom w:val="0"/>
          <w:divBdr>
            <w:top w:val="none" w:sz="0" w:space="0" w:color="auto"/>
            <w:left w:val="none" w:sz="0" w:space="0" w:color="auto"/>
            <w:bottom w:val="none" w:sz="0" w:space="0" w:color="auto"/>
            <w:right w:val="none" w:sz="0" w:space="0" w:color="auto"/>
          </w:divBdr>
        </w:div>
        <w:div w:id="15011015">
          <w:marLeft w:val="640"/>
          <w:marRight w:val="0"/>
          <w:marTop w:val="0"/>
          <w:marBottom w:val="0"/>
          <w:divBdr>
            <w:top w:val="none" w:sz="0" w:space="0" w:color="auto"/>
            <w:left w:val="none" w:sz="0" w:space="0" w:color="auto"/>
            <w:bottom w:val="none" w:sz="0" w:space="0" w:color="auto"/>
            <w:right w:val="none" w:sz="0" w:space="0" w:color="auto"/>
          </w:divBdr>
        </w:div>
        <w:div w:id="929312359">
          <w:marLeft w:val="640"/>
          <w:marRight w:val="0"/>
          <w:marTop w:val="0"/>
          <w:marBottom w:val="0"/>
          <w:divBdr>
            <w:top w:val="none" w:sz="0" w:space="0" w:color="auto"/>
            <w:left w:val="none" w:sz="0" w:space="0" w:color="auto"/>
            <w:bottom w:val="none" w:sz="0" w:space="0" w:color="auto"/>
            <w:right w:val="none" w:sz="0" w:space="0" w:color="auto"/>
          </w:divBdr>
        </w:div>
        <w:div w:id="1288465868">
          <w:marLeft w:val="640"/>
          <w:marRight w:val="0"/>
          <w:marTop w:val="0"/>
          <w:marBottom w:val="0"/>
          <w:divBdr>
            <w:top w:val="none" w:sz="0" w:space="0" w:color="auto"/>
            <w:left w:val="none" w:sz="0" w:space="0" w:color="auto"/>
            <w:bottom w:val="none" w:sz="0" w:space="0" w:color="auto"/>
            <w:right w:val="none" w:sz="0" w:space="0" w:color="auto"/>
          </w:divBdr>
        </w:div>
        <w:div w:id="1401178462">
          <w:marLeft w:val="640"/>
          <w:marRight w:val="0"/>
          <w:marTop w:val="0"/>
          <w:marBottom w:val="0"/>
          <w:divBdr>
            <w:top w:val="none" w:sz="0" w:space="0" w:color="auto"/>
            <w:left w:val="none" w:sz="0" w:space="0" w:color="auto"/>
            <w:bottom w:val="none" w:sz="0" w:space="0" w:color="auto"/>
            <w:right w:val="none" w:sz="0" w:space="0" w:color="auto"/>
          </w:divBdr>
        </w:div>
        <w:div w:id="882982590">
          <w:marLeft w:val="640"/>
          <w:marRight w:val="0"/>
          <w:marTop w:val="0"/>
          <w:marBottom w:val="0"/>
          <w:divBdr>
            <w:top w:val="none" w:sz="0" w:space="0" w:color="auto"/>
            <w:left w:val="none" w:sz="0" w:space="0" w:color="auto"/>
            <w:bottom w:val="none" w:sz="0" w:space="0" w:color="auto"/>
            <w:right w:val="none" w:sz="0" w:space="0" w:color="auto"/>
          </w:divBdr>
        </w:div>
        <w:div w:id="555966992">
          <w:marLeft w:val="640"/>
          <w:marRight w:val="0"/>
          <w:marTop w:val="0"/>
          <w:marBottom w:val="0"/>
          <w:divBdr>
            <w:top w:val="none" w:sz="0" w:space="0" w:color="auto"/>
            <w:left w:val="none" w:sz="0" w:space="0" w:color="auto"/>
            <w:bottom w:val="none" w:sz="0" w:space="0" w:color="auto"/>
            <w:right w:val="none" w:sz="0" w:space="0" w:color="auto"/>
          </w:divBdr>
        </w:div>
        <w:div w:id="695303583">
          <w:marLeft w:val="640"/>
          <w:marRight w:val="0"/>
          <w:marTop w:val="0"/>
          <w:marBottom w:val="0"/>
          <w:divBdr>
            <w:top w:val="none" w:sz="0" w:space="0" w:color="auto"/>
            <w:left w:val="none" w:sz="0" w:space="0" w:color="auto"/>
            <w:bottom w:val="none" w:sz="0" w:space="0" w:color="auto"/>
            <w:right w:val="none" w:sz="0" w:space="0" w:color="auto"/>
          </w:divBdr>
        </w:div>
        <w:div w:id="1582643505">
          <w:marLeft w:val="640"/>
          <w:marRight w:val="0"/>
          <w:marTop w:val="0"/>
          <w:marBottom w:val="0"/>
          <w:divBdr>
            <w:top w:val="none" w:sz="0" w:space="0" w:color="auto"/>
            <w:left w:val="none" w:sz="0" w:space="0" w:color="auto"/>
            <w:bottom w:val="none" w:sz="0" w:space="0" w:color="auto"/>
            <w:right w:val="none" w:sz="0" w:space="0" w:color="auto"/>
          </w:divBdr>
        </w:div>
        <w:div w:id="433983050">
          <w:marLeft w:val="640"/>
          <w:marRight w:val="0"/>
          <w:marTop w:val="0"/>
          <w:marBottom w:val="0"/>
          <w:divBdr>
            <w:top w:val="none" w:sz="0" w:space="0" w:color="auto"/>
            <w:left w:val="none" w:sz="0" w:space="0" w:color="auto"/>
            <w:bottom w:val="none" w:sz="0" w:space="0" w:color="auto"/>
            <w:right w:val="none" w:sz="0" w:space="0" w:color="auto"/>
          </w:divBdr>
        </w:div>
        <w:div w:id="981495207">
          <w:marLeft w:val="640"/>
          <w:marRight w:val="0"/>
          <w:marTop w:val="0"/>
          <w:marBottom w:val="0"/>
          <w:divBdr>
            <w:top w:val="none" w:sz="0" w:space="0" w:color="auto"/>
            <w:left w:val="none" w:sz="0" w:space="0" w:color="auto"/>
            <w:bottom w:val="none" w:sz="0" w:space="0" w:color="auto"/>
            <w:right w:val="none" w:sz="0" w:space="0" w:color="auto"/>
          </w:divBdr>
        </w:div>
        <w:div w:id="1224096677">
          <w:marLeft w:val="640"/>
          <w:marRight w:val="0"/>
          <w:marTop w:val="0"/>
          <w:marBottom w:val="0"/>
          <w:divBdr>
            <w:top w:val="none" w:sz="0" w:space="0" w:color="auto"/>
            <w:left w:val="none" w:sz="0" w:space="0" w:color="auto"/>
            <w:bottom w:val="none" w:sz="0" w:space="0" w:color="auto"/>
            <w:right w:val="none" w:sz="0" w:space="0" w:color="auto"/>
          </w:divBdr>
        </w:div>
        <w:div w:id="1162965169">
          <w:marLeft w:val="640"/>
          <w:marRight w:val="0"/>
          <w:marTop w:val="0"/>
          <w:marBottom w:val="0"/>
          <w:divBdr>
            <w:top w:val="none" w:sz="0" w:space="0" w:color="auto"/>
            <w:left w:val="none" w:sz="0" w:space="0" w:color="auto"/>
            <w:bottom w:val="none" w:sz="0" w:space="0" w:color="auto"/>
            <w:right w:val="none" w:sz="0" w:space="0" w:color="auto"/>
          </w:divBdr>
        </w:div>
        <w:div w:id="1449162089">
          <w:marLeft w:val="640"/>
          <w:marRight w:val="0"/>
          <w:marTop w:val="0"/>
          <w:marBottom w:val="0"/>
          <w:divBdr>
            <w:top w:val="none" w:sz="0" w:space="0" w:color="auto"/>
            <w:left w:val="none" w:sz="0" w:space="0" w:color="auto"/>
            <w:bottom w:val="none" w:sz="0" w:space="0" w:color="auto"/>
            <w:right w:val="none" w:sz="0" w:space="0" w:color="auto"/>
          </w:divBdr>
        </w:div>
        <w:div w:id="1654410065">
          <w:marLeft w:val="640"/>
          <w:marRight w:val="0"/>
          <w:marTop w:val="0"/>
          <w:marBottom w:val="0"/>
          <w:divBdr>
            <w:top w:val="none" w:sz="0" w:space="0" w:color="auto"/>
            <w:left w:val="none" w:sz="0" w:space="0" w:color="auto"/>
            <w:bottom w:val="none" w:sz="0" w:space="0" w:color="auto"/>
            <w:right w:val="none" w:sz="0" w:space="0" w:color="auto"/>
          </w:divBdr>
        </w:div>
        <w:div w:id="165948761">
          <w:marLeft w:val="640"/>
          <w:marRight w:val="0"/>
          <w:marTop w:val="0"/>
          <w:marBottom w:val="0"/>
          <w:divBdr>
            <w:top w:val="none" w:sz="0" w:space="0" w:color="auto"/>
            <w:left w:val="none" w:sz="0" w:space="0" w:color="auto"/>
            <w:bottom w:val="none" w:sz="0" w:space="0" w:color="auto"/>
            <w:right w:val="none" w:sz="0" w:space="0" w:color="auto"/>
          </w:divBdr>
        </w:div>
        <w:div w:id="1231186808">
          <w:marLeft w:val="640"/>
          <w:marRight w:val="0"/>
          <w:marTop w:val="0"/>
          <w:marBottom w:val="0"/>
          <w:divBdr>
            <w:top w:val="none" w:sz="0" w:space="0" w:color="auto"/>
            <w:left w:val="none" w:sz="0" w:space="0" w:color="auto"/>
            <w:bottom w:val="none" w:sz="0" w:space="0" w:color="auto"/>
            <w:right w:val="none" w:sz="0" w:space="0" w:color="auto"/>
          </w:divBdr>
        </w:div>
        <w:div w:id="2032340427">
          <w:marLeft w:val="640"/>
          <w:marRight w:val="0"/>
          <w:marTop w:val="0"/>
          <w:marBottom w:val="0"/>
          <w:divBdr>
            <w:top w:val="none" w:sz="0" w:space="0" w:color="auto"/>
            <w:left w:val="none" w:sz="0" w:space="0" w:color="auto"/>
            <w:bottom w:val="none" w:sz="0" w:space="0" w:color="auto"/>
            <w:right w:val="none" w:sz="0" w:space="0" w:color="auto"/>
          </w:divBdr>
        </w:div>
        <w:div w:id="660357248">
          <w:marLeft w:val="640"/>
          <w:marRight w:val="0"/>
          <w:marTop w:val="0"/>
          <w:marBottom w:val="0"/>
          <w:divBdr>
            <w:top w:val="none" w:sz="0" w:space="0" w:color="auto"/>
            <w:left w:val="none" w:sz="0" w:space="0" w:color="auto"/>
            <w:bottom w:val="none" w:sz="0" w:space="0" w:color="auto"/>
            <w:right w:val="none" w:sz="0" w:space="0" w:color="auto"/>
          </w:divBdr>
        </w:div>
        <w:div w:id="310644294">
          <w:marLeft w:val="640"/>
          <w:marRight w:val="0"/>
          <w:marTop w:val="0"/>
          <w:marBottom w:val="0"/>
          <w:divBdr>
            <w:top w:val="none" w:sz="0" w:space="0" w:color="auto"/>
            <w:left w:val="none" w:sz="0" w:space="0" w:color="auto"/>
            <w:bottom w:val="none" w:sz="0" w:space="0" w:color="auto"/>
            <w:right w:val="none" w:sz="0" w:space="0" w:color="auto"/>
          </w:divBdr>
        </w:div>
        <w:div w:id="591091508">
          <w:marLeft w:val="640"/>
          <w:marRight w:val="0"/>
          <w:marTop w:val="0"/>
          <w:marBottom w:val="0"/>
          <w:divBdr>
            <w:top w:val="none" w:sz="0" w:space="0" w:color="auto"/>
            <w:left w:val="none" w:sz="0" w:space="0" w:color="auto"/>
            <w:bottom w:val="none" w:sz="0" w:space="0" w:color="auto"/>
            <w:right w:val="none" w:sz="0" w:space="0" w:color="auto"/>
          </w:divBdr>
        </w:div>
        <w:div w:id="2113283926">
          <w:marLeft w:val="640"/>
          <w:marRight w:val="0"/>
          <w:marTop w:val="0"/>
          <w:marBottom w:val="0"/>
          <w:divBdr>
            <w:top w:val="none" w:sz="0" w:space="0" w:color="auto"/>
            <w:left w:val="none" w:sz="0" w:space="0" w:color="auto"/>
            <w:bottom w:val="none" w:sz="0" w:space="0" w:color="auto"/>
            <w:right w:val="none" w:sz="0" w:space="0" w:color="auto"/>
          </w:divBdr>
        </w:div>
        <w:div w:id="468592551">
          <w:marLeft w:val="640"/>
          <w:marRight w:val="0"/>
          <w:marTop w:val="0"/>
          <w:marBottom w:val="0"/>
          <w:divBdr>
            <w:top w:val="none" w:sz="0" w:space="0" w:color="auto"/>
            <w:left w:val="none" w:sz="0" w:space="0" w:color="auto"/>
            <w:bottom w:val="none" w:sz="0" w:space="0" w:color="auto"/>
            <w:right w:val="none" w:sz="0" w:space="0" w:color="auto"/>
          </w:divBdr>
        </w:div>
        <w:div w:id="889225125">
          <w:marLeft w:val="640"/>
          <w:marRight w:val="0"/>
          <w:marTop w:val="0"/>
          <w:marBottom w:val="0"/>
          <w:divBdr>
            <w:top w:val="none" w:sz="0" w:space="0" w:color="auto"/>
            <w:left w:val="none" w:sz="0" w:space="0" w:color="auto"/>
            <w:bottom w:val="none" w:sz="0" w:space="0" w:color="auto"/>
            <w:right w:val="none" w:sz="0" w:space="0" w:color="auto"/>
          </w:divBdr>
        </w:div>
        <w:div w:id="2016303451">
          <w:marLeft w:val="640"/>
          <w:marRight w:val="0"/>
          <w:marTop w:val="0"/>
          <w:marBottom w:val="0"/>
          <w:divBdr>
            <w:top w:val="none" w:sz="0" w:space="0" w:color="auto"/>
            <w:left w:val="none" w:sz="0" w:space="0" w:color="auto"/>
            <w:bottom w:val="none" w:sz="0" w:space="0" w:color="auto"/>
            <w:right w:val="none" w:sz="0" w:space="0" w:color="auto"/>
          </w:divBdr>
        </w:div>
        <w:div w:id="522792794">
          <w:marLeft w:val="640"/>
          <w:marRight w:val="0"/>
          <w:marTop w:val="0"/>
          <w:marBottom w:val="0"/>
          <w:divBdr>
            <w:top w:val="none" w:sz="0" w:space="0" w:color="auto"/>
            <w:left w:val="none" w:sz="0" w:space="0" w:color="auto"/>
            <w:bottom w:val="none" w:sz="0" w:space="0" w:color="auto"/>
            <w:right w:val="none" w:sz="0" w:space="0" w:color="auto"/>
          </w:divBdr>
        </w:div>
        <w:div w:id="343555929">
          <w:marLeft w:val="640"/>
          <w:marRight w:val="0"/>
          <w:marTop w:val="0"/>
          <w:marBottom w:val="0"/>
          <w:divBdr>
            <w:top w:val="none" w:sz="0" w:space="0" w:color="auto"/>
            <w:left w:val="none" w:sz="0" w:space="0" w:color="auto"/>
            <w:bottom w:val="none" w:sz="0" w:space="0" w:color="auto"/>
            <w:right w:val="none" w:sz="0" w:space="0" w:color="auto"/>
          </w:divBdr>
        </w:div>
        <w:div w:id="1211959495">
          <w:marLeft w:val="640"/>
          <w:marRight w:val="0"/>
          <w:marTop w:val="0"/>
          <w:marBottom w:val="0"/>
          <w:divBdr>
            <w:top w:val="none" w:sz="0" w:space="0" w:color="auto"/>
            <w:left w:val="none" w:sz="0" w:space="0" w:color="auto"/>
            <w:bottom w:val="none" w:sz="0" w:space="0" w:color="auto"/>
            <w:right w:val="none" w:sz="0" w:space="0" w:color="auto"/>
          </w:divBdr>
        </w:div>
        <w:div w:id="931206454">
          <w:marLeft w:val="640"/>
          <w:marRight w:val="0"/>
          <w:marTop w:val="0"/>
          <w:marBottom w:val="0"/>
          <w:divBdr>
            <w:top w:val="none" w:sz="0" w:space="0" w:color="auto"/>
            <w:left w:val="none" w:sz="0" w:space="0" w:color="auto"/>
            <w:bottom w:val="none" w:sz="0" w:space="0" w:color="auto"/>
            <w:right w:val="none" w:sz="0" w:space="0" w:color="auto"/>
          </w:divBdr>
        </w:div>
        <w:div w:id="977762619">
          <w:marLeft w:val="640"/>
          <w:marRight w:val="0"/>
          <w:marTop w:val="0"/>
          <w:marBottom w:val="0"/>
          <w:divBdr>
            <w:top w:val="none" w:sz="0" w:space="0" w:color="auto"/>
            <w:left w:val="none" w:sz="0" w:space="0" w:color="auto"/>
            <w:bottom w:val="none" w:sz="0" w:space="0" w:color="auto"/>
            <w:right w:val="none" w:sz="0" w:space="0" w:color="auto"/>
          </w:divBdr>
        </w:div>
        <w:div w:id="1906911752">
          <w:marLeft w:val="640"/>
          <w:marRight w:val="0"/>
          <w:marTop w:val="0"/>
          <w:marBottom w:val="0"/>
          <w:divBdr>
            <w:top w:val="none" w:sz="0" w:space="0" w:color="auto"/>
            <w:left w:val="none" w:sz="0" w:space="0" w:color="auto"/>
            <w:bottom w:val="none" w:sz="0" w:space="0" w:color="auto"/>
            <w:right w:val="none" w:sz="0" w:space="0" w:color="auto"/>
          </w:divBdr>
        </w:div>
        <w:div w:id="2125155034">
          <w:marLeft w:val="640"/>
          <w:marRight w:val="0"/>
          <w:marTop w:val="0"/>
          <w:marBottom w:val="0"/>
          <w:divBdr>
            <w:top w:val="none" w:sz="0" w:space="0" w:color="auto"/>
            <w:left w:val="none" w:sz="0" w:space="0" w:color="auto"/>
            <w:bottom w:val="none" w:sz="0" w:space="0" w:color="auto"/>
            <w:right w:val="none" w:sz="0" w:space="0" w:color="auto"/>
          </w:divBdr>
        </w:div>
        <w:div w:id="548540943">
          <w:marLeft w:val="640"/>
          <w:marRight w:val="0"/>
          <w:marTop w:val="0"/>
          <w:marBottom w:val="0"/>
          <w:divBdr>
            <w:top w:val="none" w:sz="0" w:space="0" w:color="auto"/>
            <w:left w:val="none" w:sz="0" w:space="0" w:color="auto"/>
            <w:bottom w:val="none" w:sz="0" w:space="0" w:color="auto"/>
            <w:right w:val="none" w:sz="0" w:space="0" w:color="auto"/>
          </w:divBdr>
        </w:div>
        <w:div w:id="1722557275">
          <w:marLeft w:val="640"/>
          <w:marRight w:val="0"/>
          <w:marTop w:val="0"/>
          <w:marBottom w:val="0"/>
          <w:divBdr>
            <w:top w:val="none" w:sz="0" w:space="0" w:color="auto"/>
            <w:left w:val="none" w:sz="0" w:space="0" w:color="auto"/>
            <w:bottom w:val="none" w:sz="0" w:space="0" w:color="auto"/>
            <w:right w:val="none" w:sz="0" w:space="0" w:color="auto"/>
          </w:divBdr>
        </w:div>
        <w:div w:id="1564484082">
          <w:marLeft w:val="640"/>
          <w:marRight w:val="0"/>
          <w:marTop w:val="0"/>
          <w:marBottom w:val="0"/>
          <w:divBdr>
            <w:top w:val="none" w:sz="0" w:space="0" w:color="auto"/>
            <w:left w:val="none" w:sz="0" w:space="0" w:color="auto"/>
            <w:bottom w:val="none" w:sz="0" w:space="0" w:color="auto"/>
            <w:right w:val="none" w:sz="0" w:space="0" w:color="auto"/>
          </w:divBdr>
        </w:div>
        <w:div w:id="1384327382">
          <w:marLeft w:val="640"/>
          <w:marRight w:val="0"/>
          <w:marTop w:val="0"/>
          <w:marBottom w:val="0"/>
          <w:divBdr>
            <w:top w:val="none" w:sz="0" w:space="0" w:color="auto"/>
            <w:left w:val="none" w:sz="0" w:space="0" w:color="auto"/>
            <w:bottom w:val="none" w:sz="0" w:space="0" w:color="auto"/>
            <w:right w:val="none" w:sz="0" w:space="0" w:color="auto"/>
          </w:divBdr>
        </w:div>
        <w:div w:id="1035691445">
          <w:marLeft w:val="640"/>
          <w:marRight w:val="0"/>
          <w:marTop w:val="0"/>
          <w:marBottom w:val="0"/>
          <w:divBdr>
            <w:top w:val="none" w:sz="0" w:space="0" w:color="auto"/>
            <w:left w:val="none" w:sz="0" w:space="0" w:color="auto"/>
            <w:bottom w:val="none" w:sz="0" w:space="0" w:color="auto"/>
            <w:right w:val="none" w:sz="0" w:space="0" w:color="auto"/>
          </w:divBdr>
        </w:div>
        <w:div w:id="1994138835">
          <w:marLeft w:val="640"/>
          <w:marRight w:val="0"/>
          <w:marTop w:val="0"/>
          <w:marBottom w:val="0"/>
          <w:divBdr>
            <w:top w:val="none" w:sz="0" w:space="0" w:color="auto"/>
            <w:left w:val="none" w:sz="0" w:space="0" w:color="auto"/>
            <w:bottom w:val="none" w:sz="0" w:space="0" w:color="auto"/>
            <w:right w:val="none" w:sz="0" w:space="0" w:color="auto"/>
          </w:divBdr>
        </w:div>
        <w:div w:id="958222580">
          <w:marLeft w:val="640"/>
          <w:marRight w:val="0"/>
          <w:marTop w:val="0"/>
          <w:marBottom w:val="0"/>
          <w:divBdr>
            <w:top w:val="none" w:sz="0" w:space="0" w:color="auto"/>
            <w:left w:val="none" w:sz="0" w:space="0" w:color="auto"/>
            <w:bottom w:val="none" w:sz="0" w:space="0" w:color="auto"/>
            <w:right w:val="none" w:sz="0" w:space="0" w:color="auto"/>
          </w:divBdr>
        </w:div>
        <w:div w:id="1012998414">
          <w:marLeft w:val="640"/>
          <w:marRight w:val="0"/>
          <w:marTop w:val="0"/>
          <w:marBottom w:val="0"/>
          <w:divBdr>
            <w:top w:val="none" w:sz="0" w:space="0" w:color="auto"/>
            <w:left w:val="none" w:sz="0" w:space="0" w:color="auto"/>
            <w:bottom w:val="none" w:sz="0" w:space="0" w:color="auto"/>
            <w:right w:val="none" w:sz="0" w:space="0" w:color="auto"/>
          </w:divBdr>
        </w:div>
        <w:div w:id="755908804">
          <w:marLeft w:val="640"/>
          <w:marRight w:val="0"/>
          <w:marTop w:val="0"/>
          <w:marBottom w:val="0"/>
          <w:divBdr>
            <w:top w:val="none" w:sz="0" w:space="0" w:color="auto"/>
            <w:left w:val="none" w:sz="0" w:space="0" w:color="auto"/>
            <w:bottom w:val="none" w:sz="0" w:space="0" w:color="auto"/>
            <w:right w:val="none" w:sz="0" w:space="0" w:color="auto"/>
          </w:divBdr>
        </w:div>
        <w:div w:id="948466815">
          <w:marLeft w:val="640"/>
          <w:marRight w:val="0"/>
          <w:marTop w:val="0"/>
          <w:marBottom w:val="0"/>
          <w:divBdr>
            <w:top w:val="none" w:sz="0" w:space="0" w:color="auto"/>
            <w:left w:val="none" w:sz="0" w:space="0" w:color="auto"/>
            <w:bottom w:val="none" w:sz="0" w:space="0" w:color="auto"/>
            <w:right w:val="none" w:sz="0" w:space="0" w:color="auto"/>
          </w:divBdr>
        </w:div>
        <w:div w:id="1249195168">
          <w:marLeft w:val="640"/>
          <w:marRight w:val="0"/>
          <w:marTop w:val="0"/>
          <w:marBottom w:val="0"/>
          <w:divBdr>
            <w:top w:val="none" w:sz="0" w:space="0" w:color="auto"/>
            <w:left w:val="none" w:sz="0" w:space="0" w:color="auto"/>
            <w:bottom w:val="none" w:sz="0" w:space="0" w:color="auto"/>
            <w:right w:val="none" w:sz="0" w:space="0" w:color="auto"/>
          </w:divBdr>
        </w:div>
        <w:div w:id="102580168">
          <w:marLeft w:val="640"/>
          <w:marRight w:val="0"/>
          <w:marTop w:val="0"/>
          <w:marBottom w:val="0"/>
          <w:divBdr>
            <w:top w:val="none" w:sz="0" w:space="0" w:color="auto"/>
            <w:left w:val="none" w:sz="0" w:space="0" w:color="auto"/>
            <w:bottom w:val="none" w:sz="0" w:space="0" w:color="auto"/>
            <w:right w:val="none" w:sz="0" w:space="0" w:color="auto"/>
          </w:divBdr>
        </w:div>
        <w:div w:id="90441081">
          <w:marLeft w:val="640"/>
          <w:marRight w:val="0"/>
          <w:marTop w:val="0"/>
          <w:marBottom w:val="0"/>
          <w:divBdr>
            <w:top w:val="none" w:sz="0" w:space="0" w:color="auto"/>
            <w:left w:val="none" w:sz="0" w:space="0" w:color="auto"/>
            <w:bottom w:val="none" w:sz="0" w:space="0" w:color="auto"/>
            <w:right w:val="none" w:sz="0" w:space="0" w:color="auto"/>
          </w:divBdr>
        </w:div>
        <w:div w:id="17854555">
          <w:marLeft w:val="640"/>
          <w:marRight w:val="0"/>
          <w:marTop w:val="0"/>
          <w:marBottom w:val="0"/>
          <w:divBdr>
            <w:top w:val="none" w:sz="0" w:space="0" w:color="auto"/>
            <w:left w:val="none" w:sz="0" w:space="0" w:color="auto"/>
            <w:bottom w:val="none" w:sz="0" w:space="0" w:color="auto"/>
            <w:right w:val="none" w:sz="0" w:space="0" w:color="auto"/>
          </w:divBdr>
        </w:div>
        <w:div w:id="249658622">
          <w:marLeft w:val="640"/>
          <w:marRight w:val="0"/>
          <w:marTop w:val="0"/>
          <w:marBottom w:val="0"/>
          <w:divBdr>
            <w:top w:val="none" w:sz="0" w:space="0" w:color="auto"/>
            <w:left w:val="none" w:sz="0" w:space="0" w:color="auto"/>
            <w:bottom w:val="none" w:sz="0" w:space="0" w:color="auto"/>
            <w:right w:val="none" w:sz="0" w:space="0" w:color="auto"/>
          </w:divBdr>
        </w:div>
        <w:div w:id="1088578245">
          <w:marLeft w:val="640"/>
          <w:marRight w:val="0"/>
          <w:marTop w:val="0"/>
          <w:marBottom w:val="0"/>
          <w:divBdr>
            <w:top w:val="none" w:sz="0" w:space="0" w:color="auto"/>
            <w:left w:val="none" w:sz="0" w:space="0" w:color="auto"/>
            <w:bottom w:val="none" w:sz="0" w:space="0" w:color="auto"/>
            <w:right w:val="none" w:sz="0" w:space="0" w:color="auto"/>
          </w:divBdr>
        </w:div>
        <w:div w:id="1372654699">
          <w:marLeft w:val="640"/>
          <w:marRight w:val="0"/>
          <w:marTop w:val="0"/>
          <w:marBottom w:val="0"/>
          <w:divBdr>
            <w:top w:val="none" w:sz="0" w:space="0" w:color="auto"/>
            <w:left w:val="none" w:sz="0" w:space="0" w:color="auto"/>
            <w:bottom w:val="none" w:sz="0" w:space="0" w:color="auto"/>
            <w:right w:val="none" w:sz="0" w:space="0" w:color="auto"/>
          </w:divBdr>
        </w:div>
        <w:div w:id="2006010055">
          <w:marLeft w:val="640"/>
          <w:marRight w:val="0"/>
          <w:marTop w:val="0"/>
          <w:marBottom w:val="0"/>
          <w:divBdr>
            <w:top w:val="none" w:sz="0" w:space="0" w:color="auto"/>
            <w:left w:val="none" w:sz="0" w:space="0" w:color="auto"/>
            <w:bottom w:val="none" w:sz="0" w:space="0" w:color="auto"/>
            <w:right w:val="none" w:sz="0" w:space="0" w:color="auto"/>
          </w:divBdr>
        </w:div>
        <w:div w:id="274483411">
          <w:marLeft w:val="640"/>
          <w:marRight w:val="0"/>
          <w:marTop w:val="0"/>
          <w:marBottom w:val="0"/>
          <w:divBdr>
            <w:top w:val="none" w:sz="0" w:space="0" w:color="auto"/>
            <w:left w:val="none" w:sz="0" w:space="0" w:color="auto"/>
            <w:bottom w:val="none" w:sz="0" w:space="0" w:color="auto"/>
            <w:right w:val="none" w:sz="0" w:space="0" w:color="auto"/>
          </w:divBdr>
        </w:div>
        <w:div w:id="2004160851">
          <w:marLeft w:val="640"/>
          <w:marRight w:val="0"/>
          <w:marTop w:val="0"/>
          <w:marBottom w:val="0"/>
          <w:divBdr>
            <w:top w:val="none" w:sz="0" w:space="0" w:color="auto"/>
            <w:left w:val="none" w:sz="0" w:space="0" w:color="auto"/>
            <w:bottom w:val="none" w:sz="0" w:space="0" w:color="auto"/>
            <w:right w:val="none" w:sz="0" w:space="0" w:color="auto"/>
          </w:divBdr>
        </w:div>
        <w:div w:id="628124324">
          <w:marLeft w:val="640"/>
          <w:marRight w:val="0"/>
          <w:marTop w:val="0"/>
          <w:marBottom w:val="0"/>
          <w:divBdr>
            <w:top w:val="none" w:sz="0" w:space="0" w:color="auto"/>
            <w:left w:val="none" w:sz="0" w:space="0" w:color="auto"/>
            <w:bottom w:val="none" w:sz="0" w:space="0" w:color="auto"/>
            <w:right w:val="none" w:sz="0" w:space="0" w:color="auto"/>
          </w:divBdr>
        </w:div>
        <w:div w:id="1014650780">
          <w:marLeft w:val="640"/>
          <w:marRight w:val="0"/>
          <w:marTop w:val="0"/>
          <w:marBottom w:val="0"/>
          <w:divBdr>
            <w:top w:val="none" w:sz="0" w:space="0" w:color="auto"/>
            <w:left w:val="none" w:sz="0" w:space="0" w:color="auto"/>
            <w:bottom w:val="none" w:sz="0" w:space="0" w:color="auto"/>
            <w:right w:val="none" w:sz="0" w:space="0" w:color="auto"/>
          </w:divBdr>
        </w:div>
        <w:div w:id="772937017">
          <w:marLeft w:val="640"/>
          <w:marRight w:val="0"/>
          <w:marTop w:val="0"/>
          <w:marBottom w:val="0"/>
          <w:divBdr>
            <w:top w:val="none" w:sz="0" w:space="0" w:color="auto"/>
            <w:left w:val="none" w:sz="0" w:space="0" w:color="auto"/>
            <w:bottom w:val="none" w:sz="0" w:space="0" w:color="auto"/>
            <w:right w:val="none" w:sz="0" w:space="0" w:color="auto"/>
          </w:divBdr>
        </w:div>
        <w:div w:id="1216359354">
          <w:marLeft w:val="640"/>
          <w:marRight w:val="0"/>
          <w:marTop w:val="0"/>
          <w:marBottom w:val="0"/>
          <w:divBdr>
            <w:top w:val="none" w:sz="0" w:space="0" w:color="auto"/>
            <w:left w:val="none" w:sz="0" w:space="0" w:color="auto"/>
            <w:bottom w:val="none" w:sz="0" w:space="0" w:color="auto"/>
            <w:right w:val="none" w:sz="0" w:space="0" w:color="auto"/>
          </w:divBdr>
        </w:div>
        <w:div w:id="76943534">
          <w:marLeft w:val="640"/>
          <w:marRight w:val="0"/>
          <w:marTop w:val="0"/>
          <w:marBottom w:val="0"/>
          <w:divBdr>
            <w:top w:val="none" w:sz="0" w:space="0" w:color="auto"/>
            <w:left w:val="none" w:sz="0" w:space="0" w:color="auto"/>
            <w:bottom w:val="none" w:sz="0" w:space="0" w:color="auto"/>
            <w:right w:val="none" w:sz="0" w:space="0" w:color="auto"/>
          </w:divBdr>
        </w:div>
        <w:div w:id="1974479661">
          <w:marLeft w:val="640"/>
          <w:marRight w:val="0"/>
          <w:marTop w:val="0"/>
          <w:marBottom w:val="0"/>
          <w:divBdr>
            <w:top w:val="none" w:sz="0" w:space="0" w:color="auto"/>
            <w:left w:val="none" w:sz="0" w:space="0" w:color="auto"/>
            <w:bottom w:val="none" w:sz="0" w:space="0" w:color="auto"/>
            <w:right w:val="none" w:sz="0" w:space="0" w:color="auto"/>
          </w:divBdr>
        </w:div>
        <w:div w:id="1890917651">
          <w:marLeft w:val="640"/>
          <w:marRight w:val="0"/>
          <w:marTop w:val="0"/>
          <w:marBottom w:val="0"/>
          <w:divBdr>
            <w:top w:val="none" w:sz="0" w:space="0" w:color="auto"/>
            <w:left w:val="none" w:sz="0" w:space="0" w:color="auto"/>
            <w:bottom w:val="none" w:sz="0" w:space="0" w:color="auto"/>
            <w:right w:val="none" w:sz="0" w:space="0" w:color="auto"/>
          </w:divBdr>
        </w:div>
        <w:div w:id="1669015818">
          <w:marLeft w:val="640"/>
          <w:marRight w:val="0"/>
          <w:marTop w:val="0"/>
          <w:marBottom w:val="0"/>
          <w:divBdr>
            <w:top w:val="none" w:sz="0" w:space="0" w:color="auto"/>
            <w:left w:val="none" w:sz="0" w:space="0" w:color="auto"/>
            <w:bottom w:val="none" w:sz="0" w:space="0" w:color="auto"/>
            <w:right w:val="none" w:sz="0" w:space="0" w:color="auto"/>
          </w:divBdr>
        </w:div>
        <w:div w:id="4328980">
          <w:marLeft w:val="640"/>
          <w:marRight w:val="0"/>
          <w:marTop w:val="0"/>
          <w:marBottom w:val="0"/>
          <w:divBdr>
            <w:top w:val="none" w:sz="0" w:space="0" w:color="auto"/>
            <w:left w:val="none" w:sz="0" w:space="0" w:color="auto"/>
            <w:bottom w:val="none" w:sz="0" w:space="0" w:color="auto"/>
            <w:right w:val="none" w:sz="0" w:space="0" w:color="auto"/>
          </w:divBdr>
        </w:div>
        <w:div w:id="787700124">
          <w:marLeft w:val="640"/>
          <w:marRight w:val="0"/>
          <w:marTop w:val="0"/>
          <w:marBottom w:val="0"/>
          <w:divBdr>
            <w:top w:val="none" w:sz="0" w:space="0" w:color="auto"/>
            <w:left w:val="none" w:sz="0" w:space="0" w:color="auto"/>
            <w:bottom w:val="none" w:sz="0" w:space="0" w:color="auto"/>
            <w:right w:val="none" w:sz="0" w:space="0" w:color="auto"/>
          </w:divBdr>
        </w:div>
        <w:div w:id="1293098388">
          <w:marLeft w:val="640"/>
          <w:marRight w:val="0"/>
          <w:marTop w:val="0"/>
          <w:marBottom w:val="0"/>
          <w:divBdr>
            <w:top w:val="none" w:sz="0" w:space="0" w:color="auto"/>
            <w:left w:val="none" w:sz="0" w:space="0" w:color="auto"/>
            <w:bottom w:val="none" w:sz="0" w:space="0" w:color="auto"/>
            <w:right w:val="none" w:sz="0" w:space="0" w:color="auto"/>
          </w:divBdr>
        </w:div>
        <w:div w:id="1134373739">
          <w:marLeft w:val="640"/>
          <w:marRight w:val="0"/>
          <w:marTop w:val="0"/>
          <w:marBottom w:val="0"/>
          <w:divBdr>
            <w:top w:val="none" w:sz="0" w:space="0" w:color="auto"/>
            <w:left w:val="none" w:sz="0" w:space="0" w:color="auto"/>
            <w:bottom w:val="none" w:sz="0" w:space="0" w:color="auto"/>
            <w:right w:val="none" w:sz="0" w:space="0" w:color="auto"/>
          </w:divBdr>
        </w:div>
        <w:div w:id="1085614911">
          <w:marLeft w:val="640"/>
          <w:marRight w:val="0"/>
          <w:marTop w:val="0"/>
          <w:marBottom w:val="0"/>
          <w:divBdr>
            <w:top w:val="none" w:sz="0" w:space="0" w:color="auto"/>
            <w:left w:val="none" w:sz="0" w:space="0" w:color="auto"/>
            <w:bottom w:val="none" w:sz="0" w:space="0" w:color="auto"/>
            <w:right w:val="none" w:sz="0" w:space="0" w:color="auto"/>
          </w:divBdr>
        </w:div>
        <w:div w:id="525872471">
          <w:marLeft w:val="640"/>
          <w:marRight w:val="0"/>
          <w:marTop w:val="0"/>
          <w:marBottom w:val="0"/>
          <w:divBdr>
            <w:top w:val="none" w:sz="0" w:space="0" w:color="auto"/>
            <w:left w:val="none" w:sz="0" w:space="0" w:color="auto"/>
            <w:bottom w:val="none" w:sz="0" w:space="0" w:color="auto"/>
            <w:right w:val="none" w:sz="0" w:space="0" w:color="auto"/>
          </w:divBdr>
        </w:div>
        <w:div w:id="174882758">
          <w:marLeft w:val="640"/>
          <w:marRight w:val="0"/>
          <w:marTop w:val="0"/>
          <w:marBottom w:val="0"/>
          <w:divBdr>
            <w:top w:val="none" w:sz="0" w:space="0" w:color="auto"/>
            <w:left w:val="none" w:sz="0" w:space="0" w:color="auto"/>
            <w:bottom w:val="none" w:sz="0" w:space="0" w:color="auto"/>
            <w:right w:val="none" w:sz="0" w:space="0" w:color="auto"/>
          </w:divBdr>
        </w:div>
        <w:div w:id="1976446540">
          <w:marLeft w:val="640"/>
          <w:marRight w:val="0"/>
          <w:marTop w:val="0"/>
          <w:marBottom w:val="0"/>
          <w:divBdr>
            <w:top w:val="none" w:sz="0" w:space="0" w:color="auto"/>
            <w:left w:val="none" w:sz="0" w:space="0" w:color="auto"/>
            <w:bottom w:val="none" w:sz="0" w:space="0" w:color="auto"/>
            <w:right w:val="none" w:sz="0" w:space="0" w:color="auto"/>
          </w:divBdr>
        </w:div>
        <w:div w:id="617757331">
          <w:marLeft w:val="640"/>
          <w:marRight w:val="0"/>
          <w:marTop w:val="0"/>
          <w:marBottom w:val="0"/>
          <w:divBdr>
            <w:top w:val="none" w:sz="0" w:space="0" w:color="auto"/>
            <w:left w:val="none" w:sz="0" w:space="0" w:color="auto"/>
            <w:bottom w:val="none" w:sz="0" w:space="0" w:color="auto"/>
            <w:right w:val="none" w:sz="0" w:space="0" w:color="auto"/>
          </w:divBdr>
        </w:div>
        <w:div w:id="982001640">
          <w:marLeft w:val="640"/>
          <w:marRight w:val="0"/>
          <w:marTop w:val="0"/>
          <w:marBottom w:val="0"/>
          <w:divBdr>
            <w:top w:val="none" w:sz="0" w:space="0" w:color="auto"/>
            <w:left w:val="none" w:sz="0" w:space="0" w:color="auto"/>
            <w:bottom w:val="none" w:sz="0" w:space="0" w:color="auto"/>
            <w:right w:val="none" w:sz="0" w:space="0" w:color="auto"/>
          </w:divBdr>
        </w:div>
        <w:div w:id="217861664">
          <w:marLeft w:val="640"/>
          <w:marRight w:val="0"/>
          <w:marTop w:val="0"/>
          <w:marBottom w:val="0"/>
          <w:divBdr>
            <w:top w:val="none" w:sz="0" w:space="0" w:color="auto"/>
            <w:left w:val="none" w:sz="0" w:space="0" w:color="auto"/>
            <w:bottom w:val="none" w:sz="0" w:space="0" w:color="auto"/>
            <w:right w:val="none" w:sz="0" w:space="0" w:color="auto"/>
          </w:divBdr>
        </w:div>
        <w:div w:id="878594408">
          <w:marLeft w:val="640"/>
          <w:marRight w:val="0"/>
          <w:marTop w:val="0"/>
          <w:marBottom w:val="0"/>
          <w:divBdr>
            <w:top w:val="none" w:sz="0" w:space="0" w:color="auto"/>
            <w:left w:val="none" w:sz="0" w:space="0" w:color="auto"/>
            <w:bottom w:val="none" w:sz="0" w:space="0" w:color="auto"/>
            <w:right w:val="none" w:sz="0" w:space="0" w:color="auto"/>
          </w:divBdr>
        </w:div>
        <w:div w:id="1035733860">
          <w:marLeft w:val="640"/>
          <w:marRight w:val="0"/>
          <w:marTop w:val="0"/>
          <w:marBottom w:val="0"/>
          <w:divBdr>
            <w:top w:val="none" w:sz="0" w:space="0" w:color="auto"/>
            <w:left w:val="none" w:sz="0" w:space="0" w:color="auto"/>
            <w:bottom w:val="none" w:sz="0" w:space="0" w:color="auto"/>
            <w:right w:val="none" w:sz="0" w:space="0" w:color="auto"/>
          </w:divBdr>
        </w:div>
        <w:div w:id="2013020539">
          <w:marLeft w:val="640"/>
          <w:marRight w:val="0"/>
          <w:marTop w:val="0"/>
          <w:marBottom w:val="0"/>
          <w:divBdr>
            <w:top w:val="none" w:sz="0" w:space="0" w:color="auto"/>
            <w:left w:val="none" w:sz="0" w:space="0" w:color="auto"/>
            <w:bottom w:val="none" w:sz="0" w:space="0" w:color="auto"/>
            <w:right w:val="none" w:sz="0" w:space="0" w:color="auto"/>
          </w:divBdr>
        </w:div>
        <w:div w:id="674308505">
          <w:marLeft w:val="640"/>
          <w:marRight w:val="0"/>
          <w:marTop w:val="0"/>
          <w:marBottom w:val="0"/>
          <w:divBdr>
            <w:top w:val="none" w:sz="0" w:space="0" w:color="auto"/>
            <w:left w:val="none" w:sz="0" w:space="0" w:color="auto"/>
            <w:bottom w:val="none" w:sz="0" w:space="0" w:color="auto"/>
            <w:right w:val="none" w:sz="0" w:space="0" w:color="auto"/>
          </w:divBdr>
        </w:div>
        <w:div w:id="141704559">
          <w:marLeft w:val="640"/>
          <w:marRight w:val="0"/>
          <w:marTop w:val="0"/>
          <w:marBottom w:val="0"/>
          <w:divBdr>
            <w:top w:val="none" w:sz="0" w:space="0" w:color="auto"/>
            <w:left w:val="none" w:sz="0" w:space="0" w:color="auto"/>
            <w:bottom w:val="none" w:sz="0" w:space="0" w:color="auto"/>
            <w:right w:val="none" w:sz="0" w:space="0" w:color="auto"/>
          </w:divBdr>
        </w:div>
        <w:div w:id="1706560726">
          <w:marLeft w:val="640"/>
          <w:marRight w:val="0"/>
          <w:marTop w:val="0"/>
          <w:marBottom w:val="0"/>
          <w:divBdr>
            <w:top w:val="none" w:sz="0" w:space="0" w:color="auto"/>
            <w:left w:val="none" w:sz="0" w:space="0" w:color="auto"/>
            <w:bottom w:val="none" w:sz="0" w:space="0" w:color="auto"/>
            <w:right w:val="none" w:sz="0" w:space="0" w:color="auto"/>
          </w:divBdr>
        </w:div>
        <w:div w:id="155995793">
          <w:marLeft w:val="640"/>
          <w:marRight w:val="0"/>
          <w:marTop w:val="0"/>
          <w:marBottom w:val="0"/>
          <w:divBdr>
            <w:top w:val="none" w:sz="0" w:space="0" w:color="auto"/>
            <w:left w:val="none" w:sz="0" w:space="0" w:color="auto"/>
            <w:bottom w:val="none" w:sz="0" w:space="0" w:color="auto"/>
            <w:right w:val="none" w:sz="0" w:space="0" w:color="auto"/>
          </w:divBdr>
        </w:div>
        <w:div w:id="552622177">
          <w:marLeft w:val="640"/>
          <w:marRight w:val="0"/>
          <w:marTop w:val="0"/>
          <w:marBottom w:val="0"/>
          <w:divBdr>
            <w:top w:val="none" w:sz="0" w:space="0" w:color="auto"/>
            <w:left w:val="none" w:sz="0" w:space="0" w:color="auto"/>
            <w:bottom w:val="none" w:sz="0" w:space="0" w:color="auto"/>
            <w:right w:val="none" w:sz="0" w:space="0" w:color="auto"/>
          </w:divBdr>
        </w:div>
        <w:div w:id="536353168">
          <w:marLeft w:val="640"/>
          <w:marRight w:val="0"/>
          <w:marTop w:val="0"/>
          <w:marBottom w:val="0"/>
          <w:divBdr>
            <w:top w:val="none" w:sz="0" w:space="0" w:color="auto"/>
            <w:left w:val="none" w:sz="0" w:space="0" w:color="auto"/>
            <w:bottom w:val="none" w:sz="0" w:space="0" w:color="auto"/>
            <w:right w:val="none" w:sz="0" w:space="0" w:color="auto"/>
          </w:divBdr>
        </w:div>
        <w:div w:id="948438680">
          <w:marLeft w:val="640"/>
          <w:marRight w:val="0"/>
          <w:marTop w:val="0"/>
          <w:marBottom w:val="0"/>
          <w:divBdr>
            <w:top w:val="none" w:sz="0" w:space="0" w:color="auto"/>
            <w:left w:val="none" w:sz="0" w:space="0" w:color="auto"/>
            <w:bottom w:val="none" w:sz="0" w:space="0" w:color="auto"/>
            <w:right w:val="none" w:sz="0" w:space="0" w:color="auto"/>
          </w:divBdr>
        </w:div>
        <w:div w:id="206649306">
          <w:marLeft w:val="640"/>
          <w:marRight w:val="0"/>
          <w:marTop w:val="0"/>
          <w:marBottom w:val="0"/>
          <w:divBdr>
            <w:top w:val="none" w:sz="0" w:space="0" w:color="auto"/>
            <w:left w:val="none" w:sz="0" w:space="0" w:color="auto"/>
            <w:bottom w:val="none" w:sz="0" w:space="0" w:color="auto"/>
            <w:right w:val="none" w:sz="0" w:space="0" w:color="auto"/>
          </w:divBdr>
        </w:div>
        <w:div w:id="1254516063">
          <w:marLeft w:val="640"/>
          <w:marRight w:val="0"/>
          <w:marTop w:val="0"/>
          <w:marBottom w:val="0"/>
          <w:divBdr>
            <w:top w:val="none" w:sz="0" w:space="0" w:color="auto"/>
            <w:left w:val="none" w:sz="0" w:space="0" w:color="auto"/>
            <w:bottom w:val="none" w:sz="0" w:space="0" w:color="auto"/>
            <w:right w:val="none" w:sz="0" w:space="0" w:color="auto"/>
          </w:divBdr>
        </w:div>
      </w:divsChild>
    </w:div>
    <w:div w:id="278726019">
      <w:bodyDiv w:val="1"/>
      <w:marLeft w:val="0"/>
      <w:marRight w:val="0"/>
      <w:marTop w:val="0"/>
      <w:marBottom w:val="0"/>
      <w:divBdr>
        <w:top w:val="none" w:sz="0" w:space="0" w:color="auto"/>
        <w:left w:val="none" w:sz="0" w:space="0" w:color="auto"/>
        <w:bottom w:val="none" w:sz="0" w:space="0" w:color="auto"/>
        <w:right w:val="none" w:sz="0" w:space="0" w:color="auto"/>
      </w:divBdr>
      <w:divsChild>
        <w:div w:id="534270813">
          <w:marLeft w:val="640"/>
          <w:marRight w:val="0"/>
          <w:marTop w:val="0"/>
          <w:marBottom w:val="0"/>
          <w:divBdr>
            <w:top w:val="none" w:sz="0" w:space="0" w:color="auto"/>
            <w:left w:val="none" w:sz="0" w:space="0" w:color="auto"/>
            <w:bottom w:val="none" w:sz="0" w:space="0" w:color="auto"/>
            <w:right w:val="none" w:sz="0" w:space="0" w:color="auto"/>
          </w:divBdr>
        </w:div>
        <w:div w:id="913244952">
          <w:marLeft w:val="640"/>
          <w:marRight w:val="0"/>
          <w:marTop w:val="0"/>
          <w:marBottom w:val="0"/>
          <w:divBdr>
            <w:top w:val="none" w:sz="0" w:space="0" w:color="auto"/>
            <w:left w:val="none" w:sz="0" w:space="0" w:color="auto"/>
            <w:bottom w:val="none" w:sz="0" w:space="0" w:color="auto"/>
            <w:right w:val="none" w:sz="0" w:space="0" w:color="auto"/>
          </w:divBdr>
        </w:div>
        <w:div w:id="742414124">
          <w:marLeft w:val="640"/>
          <w:marRight w:val="0"/>
          <w:marTop w:val="0"/>
          <w:marBottom w:val="0"/>
          <w:divBdr>
            <w:top w:val="none" w:sz="0" w:space="0" w:color="auto"/>
            <w:left w:val="none" w:sz="0" w:space="0" w:color="auto"/>
            <w:bottom w:val="none" w:sz="0" w:space="0" w:color="auto"/>
            <w:right w:val="none" w:sz="0" w:space="0" w:color="auto"/>
          </w:divBdr>
        </w:div>
        <w:div w:id="1695573194">
          <w:marLeft w:val="640"/>
          <w:marRight w:val="0"/>
          <w:marTop w:val="0"/>
          <w:marBottom w:val="0"/>
          <w:divBdr>
            <w:top w:val="none" w:sz="0" w:space="0" w:color="auto"/>
            <w:left w:val="none" w:sz="0" w:space="0" w:color="auto"/>
            <w:bottom w:val="none" w:sz="0" w:space="0" w:color="auto"/>
            <w:right w:val="none" w:sz="0" w:space="0" w:color="auto"/>
          </w:divBdr>
        </w:div>
        <w:div w:id="1252398206">
          <w:marLeft w:val="640"/>
          <w:marRight w:val="0"/>
          <w:marTop w:val="0"/>
          <w:marBottom w:val="0"/>
          <w:divBdr>
            <w:top w:val="none" w:sz="0" w:space="0" w:color="auto"/>
            <w:left w:val="none" w:sz="0" w:space="0" w:color="auto"/>
            <w:bottom w:val="none" w:sz="0" w:space="0" w:color="auto"/>
            <w:right w:val="none" w:sz="0" w:space="0" w:color="auto"/>
          </w:divBdr>
        </w:div>
        <w:div w:id="1182014840">
          <w:marLeft w:val="640"/>
          <w:marRight w:val="0"/>
          <w:marTop w:val="0"/>
          <w:marBottom w:val="0"/>
          <w:divBdr>
            <w:top w:val="none" w:sz="0" w:space="0" w:color="auto"/>
            <w:left w:val="none" w:sz="0" w:space="0" w:color="auto"/>
            <w:bottom w:val="none" w:sz="0" w:space="0" w:color="auto"/>
            <w:right w:val="none" w:sz="0" w:space="0" w:color="auto"/>
          </w:divBdr>
        </w:div>
        <w:div w:id="332419936">
          <w:marLeft w:val="640"/>
          <w:marRight w:val="0"/>
          <w:marTop w:val="0"/>
          <w:marBottom w:val="0"/>
          <w:divBdr>
            <w:top w:val="none" w:sz="0" w:space="0" w:color="auto"/>
            <w:left w:val="none" w:sz="0" w:space="0" w:color="auto"/>
            <w:bottom w:val="none" w:sz="0" w:space="0" w:color="auto"/>
            <w:right w:val="none" w:sz="0" w:space="0" w:color="auto"/>
          </w:divBdr>
        </w:div>
        <w:div w:id="750587329">
          <w:marLeft w:val="640"/>
          <w:marRight w:val="0"/>
          <w:marTop w:val="0"/>
          <w:marBottom w:val="0"/>
          <w:divBdr>
            <w:top w:val="none" w:sz="0" w:space="0" w:color="auto"/>
            <w:left w:val="none" w:sz="0" w:space="0" w:color="auto"/>
            <w:bottom w:val="none" w:sz="0" w:space="0" w:color="auto"/>
            <w:right w:val="none" w:sz="0" w:space="0" w:color="auto"/>
          </w:divBdr>
        </w:div>
        <w:div w:id="1076829907">
          <w:marLeft w:val="640"/>
          <w:marRight w:val="0"/>
          <w:marTop w:val="0"/>
          <w:marBottom w:val="0"/>
          <w:divBdr>
            <w:top w:val="none" w:sz="0" w:space="0" w:color="auto"/>
            <w:left w:val="none" w:sz="0" w:space="0" w:color="auto"/>
            <w:bottom w:val="none" w:sz="0" w:space="0" w:color="auto"/>
            <w:right w:val="none" w:sz="0" w:space="0" w:color="auto"/>
          </w:divBdr>
        </w:div>
        <w:div w:id="648944881">
          <w:marLeft w:val="640"/>
          <w:marRight w:val="0"/>
          <w:marTop w:val="0"/>
          <w:marBottom w:val="0"/>
          <w:divBdr>
            <w:top w:val="none" w:sz="0" w:space="0" w:color="auto"/>
            <w:left w:val="none" w:sz="0" w:space="0" w:color="auto"/>
            <w:bottom w:val="none" w:sz="0" w:space="0" w:color="auto"/>
            <w:right w:val="none" w:sz="0" w:space="0" w:color="auto"/>
          </w:divBdr>
        </w:div>
        <w:div w:id="1697385408">
          <w:marLeft w:val="640"/>
          <w:marRight w:val="0"/>
          <w:marTop w:val="0"/>
          <w:marBottom w:val="0"/>
          <w:divBdr>
            <w:top w:val="none" w:sz="0" w:space="0" w:color="auto"/>
            <w:left w:val="none" w:sz="0" w:space="0" w:color="auto"/>
            <w:bottom w:val="none" w:sz="0" w:space="0" w:color="auto"/>
            <w:right w:val="none" w:sz="0" w:space="0" w:color="auto"/>
          </w:divBdr>
        </w:div>
        <w:div w:id="1659187845">
          <w:marLeft w:val="640"/>
          <w:marRight w:val="0"/>
          <w:marTop w:val="0"/>
          <w:marBottom w:val="0"/>
          <w:divBdr>
            <w:top w:val="none" w:sz="0" w:space="0" w:color="auto"/>
            <w:left w:val="none" w:sz="0" w:space="0" w:color="auto"/>
            <w:bottom w:val="none" w:sz="0" w:space="0" w:color="auto"/>
            <w:right w:val="none" w:sz="0" w:space="0" w:color="auto"/>
          </w:divBdr>
        </w:div>
        <w:div w:id="625311373">
          <w:marLeft w:val="640"/>
          <w:marRight w:val="0"/>
          <w:marTop w:val="0"/>
          <w:marBottom w:val="0"/>
          <w:divBdr>
            <w:top w:val="none" w:sz="0" w:space="0" w:color="auto"/>
            <w:left w:val="none" w:sz="0" w:space="0" w:color="auto"/>
            <w:bottom w:val="none" w:sz="0" w:space="0" w:color="auto"/>
            <w:right w:val="none" w:sz="0" w:space="0" w:color="auto"/>
          </w:divBdr>
        </w:div>
        <w:div w:id="196241713">
          <w:marLeft w:val="640"/>
          <w:marRight w:val="0"/>
          <w:marTop w:val="0"/>
          <w:marBottom w:val="0"/>
          <w:divBdr>
            <w:top w:val="none" w:sz="0" w:space="0" w:color="auto"/>
            <w:left w:val="none" w:sz="0" w:space="0" w:color="auto"/>
            <w:bottom w:val="none" w:sz="0" w:space="0" w:color="auto"/>
            <w:right w:val="none" w:sz="0" w:space="0" w:color="auto"/>
          </w:divBdr>
        </w:div>
        <w:div w:id="696975846">
          <w:marLeft w:val="640"/>
          <w:marRight w:val="0"/>
          <w:marTop w:val="0"/>
          <w:marBottom w:val="0"/>
          <w:divBdr>
            <w:top w:val="none" w:sz="0" w:space="0" w:color="auto"/>
            <w:left w:val="none" w:sz="0" w:space="0" w:color="auto"/>
            <w:bottom w:val="none" w:sz="0" w:space="0" w:color="auto"/>
            <w:right w:val="none" w:sz="0" w:space="0" w:color="auto"/>
          </w:divBdr>
        </w:div>
        <w:div w:id="1334839470">
          <w:marLeft w:val="640"/>
          <w:marRight w:val="0"/>
          <w:marTop w:val="0"/>
          <w:marBottom w:val="0"/>
          <w:divBdr>
            <w:top w:val="none" w:sz="0" w:space="0" w:color="auto"/>
            <w:left w:val="none" w:sz="0" w:space="0" w:color="auto"/>
            <w:bottom w:val="none" w:sz="0" w:space="0" w:color="auto"/>
            <w:right w:val="none" w:sz="0" w:space="0" w:color="auto"/>
          </w:divBdr>
        </w:div>
        <w:div w:id="118380059">
          <w:marLeft w:val="640"/>
          <w:marRight w:val="0"/>
          <w:marTop w:val="0"/>
          <w:marBottom w:val="0"/>
          <w:divBdr>
            <w:top w:val="none" w:sz="0" w:space="0" w:color="auto"/>
            <w:left w:val="none" w:sz="0" w:space="0" w:color="auto"/>
            <w:bottom w:val="none" w:sz="0" w:space="0" w:color="auto"/>
            <w:right w:val="none" w:sz="0" w:space="0" w:color="auto"/>
          </w:divBdr>
        </w:div>
        <w:div w:id="2097045398">
          <w:marLeft w:val="640"/>
          <w:marRight w:val="0"/>
          <w:marTop w:val="0"/>
          <w:marBottom w:val="0"/>
          <w:divBdr>
            <w:top w:val="none" w:sz="0" w:space="0" w:color="auto"/>
            <w:left w:val="none" w:sz="0" w:space="0" w:color="auto"/>
            <w:bottom w:val="none" w:sz="0" w:space="0" w:color="auto"/>
            <w:right w:val="none" w:sz="0" w:space="0" w:color="auto"/>
          </w:divBdr>
        </w:div>
        <w:div w:id="477650578">
          <w:marLeft w:val="640"/>
          <w:marRight w:val="0"/>
          <w:marTop w:val="0"/>
          <w:marBottom w:val="0"/>
          <w:divBdr>
            <w:top w:val="none" w:sz="0" w:space="0" w:color="auto"/>
            <w:left w:val="none" w:sz="0" w:space="0" w:color="auto"/>
            <w:bottom w:val="none" w:sz="0" w:space="0" w:color="auto"/>
            <w:right w:val="none" w:sz="0" w:space="0" w:color="auto"/>
          </w:divBdr>
        </w:div>
        <w:div w:id="1042438517">
          <w:marLeft w:val="640"/>
          <w:marRight w:val="0"/>
          <w:marTop w:val="0"/>
          <w:marBottom w:val="0"/>
          <w:divBdr>
            <w:top w:val="none" w:sz="0" w:space="0" w:color="auto"/>
            <w:left w:val="none" w:sz="0" w:space="0" w:color="auto"/>
            <w:bottom w:val="none" w:sz="0" w:space="0" w:color="auto"/>
            <w:right w:val="none" w:sz="0" w:space="0" w:color="auto"/>
          </w:divBdr>
        </w:div>
        <w:div w:id="2022735807">
          <w:marLeft w:val="640"/>
          <w:marRight w:val="0"/>
          <w:marTop w:val="0"/>
          <w:marBottom w:val="0"/>
          <w:divBdr>
            <w:top w:val="none" w:sz="0" w:space="0" w:color="auto"/>
            <w:left w:val="none" w:sz="0" w:space="0" w:color="auto"/>
            <w:bottom w:val="none" w:sz="0" w:space="0" w:color="auto"/>
            <w:right w:val="none" w:sz="0" w:space="0" w:color="auto"/>
          </w:divBdr>
        </w:div>
        <w:div w:id="1647471886">
          <w:marLeft w:val="640"/>
          <w:marRight w:val="0"/>
          <w:marTop w:val="0"/>
          <w:marBottom w:val="0"/>
          <w:divBdr>
            <w:top w:val="none" w:sz="0" w:space="0" w:color="auto"/>
            <w:left w:val="none" w:sz="0" w:space="0" w:color="auto"/>
            <w:bottom w:val="none" w:sz="0" w:space="0" w:color="auto"/>
            <w:right w:val="none" w:sz="0" w:space="0" w:color="auto"/>
          </w:divBdr>
        </w:div>
        <w:div w:id="1775856529">
          <w:marLeft w:val="640"/>
          <w:marRight w:val="0"/>
          <w:marTop w:val="0"/>
          <w:marBottom w:val="0"/>
          <w:divBdr>
            <w:top w:val="none" w:sz="0" w:space="0" w:color="auto"/>
            <w:left w:val="none" w:sz="0" w:space="0" w:color="auto"/>
            <w:bottom w:val="none" w:sz="0" w:space="0" w:color="auto"/>
            <w:right w:val="none" w:sz="0" w:space="0" w:color="auto"/>
          </w:divBdr>
        </w:div>
        <w:div w:id="841091931">
          <w:marLeft w:val="640"/>
          <w:marRight w:val="0"/>
          <w:marTop w:val="0"/>
          <w:marBottom w:val="0"/>
          <w:divBdr>
            <w:top w:val="none" w:sz="0" w:space="0" w:color="auto"/>
            <w:left w:val="none" w:sz="0" w:space="0" w:color="auto"/>
            <w:bottom w:val="none" w:sz="0" w:space="0" w:color="auto"/>
            <w:right w:val="none" w:sz="0" w:space="0" w:color="auto"/>
          </w:divBdr>
        </w:div>
        <w:div w:id="530921425">
          <w:marLeft w:val="640"/>
          <w:marRight w:val="0"/>
          <w:marTop w:val="0"/>
          <w:marBottom w:val="0"/>
          <w:divBdr>
            <w:top w:val="none" w:sz="0" w:space="0" w:color="auto"/>
            <w:left w:val="none" w:sz="0" w:space="0" w:color="auto"/>
            <w:bottom w:val="none" w:sz="0" w:space="0" w:color="auto"/>
            <w:right w:val="none" w:sz="0" w:space="0" w:color="auto"/>
          </w:divBdr>
        </w:div>
        <w:div w:id="1415395213">
          <w:marLeft w:val="640"/>
          <w:marRight w:val="0"/>
          <w:marTop w:val="0"/>
          <w:marBottom w:val="0"/>
          <w:divBdr>
            <w:top w:val="none" w:sz="0" w:space="0" w:color="auto"/>
            <w:left w:val="none" w:sz="0" w:space="0" w:color="auto"/>
            <w:bottom w:val="none" w:sz="0" w:space="0" w:color="auto"/>
            <w:right w:val="none" w:sz="0" w:space="0" w:color="auto"/>
          </w:divBdr>
        </w:div>
        <w:div w:id="849177024">
          <w:marLeft w:val="640"/>
          <w:marRight w:val="0"/>
          <w:marTop w:val="0"/>
          <w:marBottom w:val="0"/>
          <w:divBdr>
            <w:top w:val="none" w:sz="0" w:space="0" w:color="auto"/>
            <w:left w:val="none" w:sz="0" w:space="0" w:color="auto"/>
            <w:bottom w:val="none" w:sz="0" w:space="0" w:color="auto"/>
            <w:right w:val="none" w:sz="0" w:space="0" w:color="auto"/>
          </w:divBdr>
        </w:div>
        <w:div w:id="107429211">
          <w:marLeft w:val="640"/>
          <w:marRight w:val="0"/>
          <w:marTop w:val="0"/>
          <w:marBottom w:val="0"/>
          <w:divBdr>
            <w:top w:val="none" w:sz="0" w:space="0" w:color="auto"/>
            <w:left w:val="none" w:sz="0" w:space="0" w:color="auto"/>
            <w:bottom w:val="none" w:sz="0" w:space="0" w:color="auto"/>
            <w:right w:val="none" w:sz="0" w:space="0" w:color="auto"/>
          </w:divBdr>
        </w:div>
        <w:div w:id="1707171007">
          <w:marLeft w:val="640"/>
          <w:marRight w:val="0"/>
          <w:marTop w:val="0"/>
          <w:marBottom w:val="0"/>
          <w:divBdr>
            <w:top w:val="none" w:sz="0" w:space="0" w:color="auto"/>
            <w:left w:val="none" w:sz="0" w:space="0" w:color="auto"/>
            <w:bottom w:val="none" w:sz="0" w:space="0" w:color="auto"/>
            <w:right w:val="none" w:sz="0" w:space="0" w:color="auto"/>
          </w:divBdr>
        </w:div>
        <w:div w:id="652834315">
          <w:marLeft w:val="640"/>
          <w:marRight w:val="0"/>
          <w:marTop w:val="0"/>
          <w:marBottom w:val="0"/>
          <w:divBdr>
            <w:top w:val="none" w:sz="0" w:space="0" w:color="auto"/>
            <w:left w:val="none" w:sz="0" w:space="0" w:color="auto"/>
            <w:bottom w:val="none" w:sz="0" w:space="0" w:color="auto"/>
            <w:right w:val="none" w:sz="0" w:space="0" w:color="auto"/>
          </w:divBdr>
        </w:div>
        <w:div w:id="583342105">
          <w:marLeft w:val="640"/>
          <w:marRight w:val="0"/>
          <w:marTop w:val="0"/>
          <w:marBottom w:val="0"/>
          <w:divBdr>
            <w:top w:val="none" w:sz="0" w:space="0" w:color="auto"/>
            <w:left w:val="none" w:sz="0" w:space="0" w:color="auto"/>
            <w:bottom w:val="none" w:sz="0" w:space="0" w:color="auto"/>
            <w:right w:val="none" w:sz="0" w:space="0" w:color="auto"/>
          </w:divBdr>
        </w:div>
        <w:div w:id="328992650">
          <w:marLeft w:val="640"/>
          <w:marRight w:val="0"/>
          <w:marTop w:val="0"/>
          <w:marBottom w:val="0"/>
          <w:divBdr>
            <w:top w:val="none" w:sz="0" w:space="0" w:color="auto"/>
            <w:left w:val="none" w:sz="0" w:space="0" w:color="auto"/>
            <w:bottom w:val="none" w:sz="0" w:space="0" w:color="auto"/>
            <w:right w:val="none" w:sz="0" w:space="0" w:color="auto"/>
          </w:divBdr>
        </w:div>
        <w:div w:id="1190487187">
          <w:marLeft w:val="640"/>
          <w:marRight w:val="0"/>
          <w:marTop w:val="0"/>
          <w:marBottom w:val="0"/>
          <w:divBdr>
            <w:top w:val="none" w:sz="0" w:space="0" w:color="auto"/>
            <w:left w:val="none" w:sz="0" w:space="0" w:color="auto"/>
            <w:bottom w:val="none" w:sz="0" w:space="0" w:color="auto"/>
            <w:right w:val="none" w:sz="0" w:space="0" w:color="auto"/>
          </w:divBdr>
        </w:div>
        <w:div w:id="2029092225">
          <w:marLeft w:val="640"/>
          <w:marRight w:val="0"/>
          <w:marTop w:val="0"/>
          <w:marBottom w:val="0"/>
          <w:divBdr>
            <w:top w:val="none" w:sz="0" w:space="0" w:color="auto"/>
            <w:left w:val="none" w:sz="0" w:space="0" w:color="auto"/>
            <w:bottom w:val="none" w:sz="0" w:space="0" w:color="auto"/>
            <w:right w:val="none" w:sz="0" w:space="0" w:color="auto"/>
          </w:divBdr>
        </w:div>
        <w:div w:id="1979844722">
          <w:marLeft w:val="640"/>
          <w:marRight w:val="0"/>
          <w:marTop w:val="0"/>
          <w:marBottom w:val="0"/>
          <w:divBdr>
            <w:top w:val="none" w:sz="0" w:space="0" w:color="auto"/>
            <w:left w:val="none" w:sz="0" w:space="0" w:color="auto"/>
            <w:bottom w:val="none" w:sz="0" w:space="0" w:color="auto"/>
            <w:right w:val="none" w:sz="0" w:space="0" w:color="auto"/>
          </w:divBdr>
        </w:div>
        <w:div w:id="185601885">
          <w:marLeft w:val="640"/>
          <w:marRight w:val="0"/>
          <w:marTop w:val="0"/>
          <w:marBottom w:val="0"/>
          <w:divBdr>
            <w:top w:val="none" w:sz="0" w:space="0" w:color="auto"/>
            <w:left w:val="none" w:sz="0" w:space="0" w:color="auto"/>
            <w:bottom w:val="none" w:sz="0" w:space="0" w:color="auto"/>
            <w:right w:val="none" w:sz="0" w:space="0" w:color="auto"/>
          </w:divBdr>
        </w:div>
        <w:div w:id="2146776084">
          <w:marLeft w:val="640"/>
          <w:marRight w:val="0"/>
          <w:marTop w:val="0"/>
          <w:marBottom w:val="0"/>
          <w:divBdr>
            <w:top w:val="none" w:sz="0" w:space="0" w:color="auto"/>
            <w:left w:val="none" w:sz="0" w:space="0" w:color="auto"/>
            <w:bottom w:val="none" w:sz="0" w:space="0" w:color="auto"/>
            <w:right w:val="none" w:sz="0" w:space="0" w:color="auto"/>
          </w:divBdr>
        </w:div>
        <w:div w:id="1837265867">
          <w:marLeft w:val="640"/>
          <w:marRight w:val="0"/>
          <w:marTop w:val="0"/>
          <w:marBottom w:val="0"/>
          <w:divBdr>
            <w:top w:val="none" w:sz="0" w:space="0" w:color="auto"/>
            <w:left w:val="none" w:sz="0" w:space="0" w:color="auto"/>
            <w:bottom w:val="none" w:sz="0" w:space="0" w:color="auto"/>
            <w:right w:val="none" w:sz="0" w:space="0" w:color="auto"/>
          </w:divBdr>
        </w:div>
        <w:div w:id="1297562723">
          <w:marLeft w:val="640"/>
          <w:marRight w:val="0"/>
          <w:marTop w:val="0"/>
          <w:marBottom w:val="0"/>
          <w:divBdr>
            <w:top w:val="none" w:sz="0" w:space="0" w:color="auto"/>
            <w:left w:val="none" w:sz="0" w:space="0" w:color="auto"/>
            <w:bottom w:val="none" w:sz="0" w:space="0" w:color="auto"/>
            <w:right w:val="none" w:sz="0" w:space="0" w:color="auto"/>
          </w:divBdr>
        </w:div>
        <w:div w:id="1134299353">
          <w:marLeft w:val="640"/>
          <w:marRight w:val="0"/>
          <w:marTop w:val="0"/>
          <w:marBottom w:val="0"/>
          <w:divBdr>
            <w:top w:val="none" w:sz="0" w:space="0" w:color="auto"/>
            <w:left w:val="none" w:sz="0" w:space="0" w:color="auto"/>
            <w:bottom w:val="none" w:sz="0" w:space="0" w:color="auto"/>
            <w:right w:val="none" w:sz="0" w:space="0" w:color="auto"/>
          </w:divBdr>
        </w:div>
        <w:div w:id="18093352">
          <w:marLeft w:val="640"/>
          <w:marRight w:val="0"/>
          <w:marTop w:val="0"/>
          <w:marBottom w:val="0"/>
          <w:divBdr>
            <w:top w:val="none" w:sz="0" w:space="0" w:color="auto"/>
            <w:left w:val="none" w:sz="0" w:space="0" w:color="auto"/>
            <w:bottom w:val="none" w:sz="0" w:space="0" w:color="auto"/>
            <w:right w:val="none" w:sz="0" w:space="0" w:color="auto"/>
          </w:divBdr>
        </w:div>
        <w:div w:id="872887062">
          <w:marLeft w:val="640"/>
          <w:marRight w:val="0"/>
          <w:marTop w:val="0"/>
          <w:marBottom w:val="0"/>
          <w:divBdr>
            <w:top w:val="none" w:sz="0" w:space="0" w:color="auto"/>
            <w:left w:val="none" w:sz="0" w:space="0" w:color="auto"/>
            <w:bottom w:val="none" w:sz="0" w:space="0" w:color="auto"/>
            <w:right w:val="none" w:sz="0" w:space="0" w:color="auto"/>
          </w:divBdr>
        </w:div>
        <w:div w:id="1669942540">
          <w:marLeft w:val="640"/>
          <w:marRight w:val="0"/>
          <w:marTop w:val="0"/>
          <w:marBottom w:val="0"/>
          <w:divBdr>
            <w:top w:val="none" w:sz="0" w:space="0" w:color="auto"/>
            <w:left w:val="none" w:sz="0" w:space="0" w:color="auto"/>
            <w:bottom w:val="none" w:sz="0" w:space="0" w:color="auto"/>
            <w:right w:val="none" w:sz="0" w:space="0" w:color="auto"/>
          </w:divBdr>
        </w:div>
        <w:div w:id="1407067366">
          <w:marLeft w:val="640"/>
          <w:marRight w:val="0"/>
          <w:marTop w:val="0"/>
          <w:marBottom w:val="0"/>
          <w:divBdr>
            <w:top w:val="none" w:sz="0" w:space="0" w:color="auto"/>
            <w:left w:val="none" w:sz="0" w:space="0" w:color="auto"/>
            <w:bottom w:val="none" w:sz="0" w:space="0" w:color="auto"/>
            <w:right w:val="none" w:sz="0" w:space="0" w:color="auto"/>
          </w:divBdr>
        </w:div>
        <w:div w:id="358168466">
          <w:marLeft w:val="640"/>
          <w:marRight w:val="0"/>
          <w:marTop w:val="0"/>
          <w:marBottom w:val="0"/>
          <w:divBdr>
            <w:top w:val="none" w:sz="0" w:space="0" w:color="auto"/>
            <w:left w:val="none" w:sz="0" w:space="0" w:color="auto"/>
            <w:bottom w:val="none" w:sz="0" w:space="0" w:color="auto"/>
            <w:right w:val="none" w:sz="0" w:space="0" w:color="auto"/>
          </w:divBdr>
        </w:div>
        <w:div w:id="19167082">
          <w:marLeft w:val="640"/>
          <w:marRight w:val="0"/>
          <w:marTop w:val="0"/>
          <w:marBottom w:val="0"/>
          <w:divBdr>
            <w:top w:val="none" w:sz="0" w:space="0" w:color="auto"/>
            <w:left w:val="none" w:sz="0" w:space="0" w:color="auto"/>
            <w:bottom w:val="none" w:sz="0" w:space="0" w:color="auto"/>
            <w:right w:val="none" w:sz="0" w:space="0" w:color="auto"/>
          </w:divBdr>
        </w:div>
        <w:div w:id="993488688">
          <w:marLeft w:val="640"/>
          <w:marRight w:val="0"/>
          <w:marTop w:val="0"/>
          <w:marBottom w:val="0"/>
          <w:divBdr>
            <w:top w:val="none" w:sz="0" w:space="0" w:color="auto"/>
            <w:left w:val="none" w:sz="0" w:space="0" w:color="auto"/>
            <w:bottom w:val="none" w:sz="0" w:space="0" w:color="auto"/>
            <w:right w:val="none" w:sz="0" w:space="0" w:color="auto"/>
          </w:divBdr>
        </w:div>
        <w:div w:id="910844308">
          <w:marLeft w:val="640"/>
          <w:marRight w:val="0"/>
          <w:marTop w:val="0"/>
          <w:marBottom w:val="0"/>
          <w:divBdr>
            <w:top w:val="none" w:sz="0" w:space="0" w:color="auto"/>
            <w:left w:val="none" w:sz="0" w:space="0" w:color="auto"/>
            <w:bottom w:val="none" w:sz="0" w:space="0" w:color="auto"/>
            <w:right w:val="none" w:sz="0" w:space="0" w:color="auto"/>
          </w:divBdr>
        </w:div>
        <w:div w:id="135799563">
          <w:marLeft w:val="640"/>
          <w:marRight w:val="0"/>
          <w:marTop w:val="0"/>
          <w:marBottom w:val="0"/>
          <w:divBdr>
            <w:top w:val="none" w:sz="0" w:space="0" w:color="auto"/>
            <w:left w:val="none" w:sz="0" w:space="0" w:color="auto"/>
            <w:bottom w:val="none" w:sz="0" w:space="0" w:color="auto"/>
            <w:right w:val="none" w:sz="0" w:space="0" w:color="auto"/>
          </w:divBdr>
        </w:div>
        <w:div w:id="1792239612">
          <w:marLeft w:val="640"/>
          <w:marRight w:val="0"/>
          <w:marTop w:val="0"/>
          <w:marBottom w:val="0"/>
          <w:divBdr>
            <w:top w:val="none" w:sz="0" w:space="0" w:color="auto"/>
            <w:left w:val="none" w:sz="0" w:space="0" w:color="auto"/>
            <w:bottom w:val="none" w:sz="0" w:space="0" w:color="auto"/>
            <w:right w:val="none" w:sz="0" w:space="0" w:color="auto"/>
          </w:divBdr>
        </w:div>
        <w:div w:id="1549878637">
          <w:marLeft w:val="640"/>
          <w:marRight w:val="0"/>
          <w:marTop w:val="0"/>
          <w:marBottom w:val="0"/>
          <w:divBdr>
            <w:top w:val="none" w:sz="0" w:space="0" w:color="auto"/>
            <w:left w:val="none" w:sz="0" w:space="0" w:color="auto"/>
            <w:bottom w:val="none" w:sz="0" w:space="0" w:color="auto"/>
            <w:right w:val="none" w:sz="0" w:space="0" w:color="auto"/>
          </w:divBdr>
        </w:div>
        <w:div w:id="1941328974">
          <w:marLeft w:val="640"/>
          <w:marRight w:val="0"/>
          <w:marTop w:val="0"/>
          <w:marBottom w:val="0"/>
          <w:divBdr>
            <w:top w:val="none" w:sz="0" w:space="0" w:color="auto"/>
            <w:left w:val="none" w:sz="0" w:space="0" w:color="auto"/>
            <w:bottom w:val="none" w:sz="0" w:space="0" w:color="auto"/>
            <w:right w:val="none" w:sz="0" w:space="0" w:color="auto"/>
          </w:divBdr>
        </w:div>
        <w:div w:id="1157040602">
          <w:marLeft w:val="640"/>
          <w:marRight w:val="0"/>
          <w:marTop w:val="0"/>
          <w:marBottom w:val="0"/>
          <w:divBdr>
            <w:top w:val="none" w:sz="0" w:space="0" w:color="auto"/>
            <w:left w:val="none" w:sz="0" w:space="0" w:color="auto"/>
            <w:bottom w:val="none" w:sz="0" w:space="0" w:color="auto"/>
            <w:right w:val="none" w:sz="0" w:space="0" w:color="auto"/>
          </w:divBdr>
        </w:div>
        <w:div w:id="2072728270">
          <w:marLeft w:val="640"/>
          <w:marRight w:val="0"/>
          <w:marTop w:val="0"/>
          <w:marBottom w:val="0"/>
          <w:divBdr>
            <w:top w:val="none" w:sz="0" w:space="0" w:color="auto"/>
            <w:left w:val="none" w:sz="0" w:space="0" w:color="auto"/>
            <w:bottom w:val="none" w:sz="0" w:space="0" w:color="auto"/>
            <w:right w:val="none" w:sz="0" w:space="0" w:color="auto"/>
          </w:divBdr>
        </w:div>
        <w:div w:id="1147208320">
          <w:marLeft w:val="640"/>
          <w:marRight w:val="0"/>
          <w:marTop w:val="0"/>
          <w:marBottom w:val="0"/>
          <w:divBdr>
            <w:top w:val="none" w:sz="0" w:space="0" w:color="auto"/>
            <w:left w:val="none" w:sz="0" w:space="0" w:color="auto"/>
            <w:bottom w:val="none" w:sz="0" w:space="0" w:color="auto"/>
            <w:right w:val="none" w:sz="0" w:space="0" w:color="auto"/>
          </w:divBdr>
        </w:div>
        <w:div w:id="1716854128">
          <w:marLeft w:val="640"/>
          <w:marRight w:val="0"/>
          <w:marTop w:val="0"/>
          <w:marBottom w:val="0"/>
          <w:divBdr>
            <w:top w:val="none" w:sz="0" w:space="0" w:color="auto"/>
            <w:left w:val="none" w:sz="0" w:space="0" w:color="auto"/>
            <w:bottom w:val="none" w:sz="0" w:space="0" w:color="auto"/>
            <w:right w:val="none" w:sz="0" w:space="0" w:color="auto"/>
          </w:divBdr>
        </w:div>
        <w:div w:id="1380588920">
          <w:marLeft w:val="640"/>
          <w:marRight w:val="0"/>
          <w:marTop w:val="0"/>
          <w:marBottom w:val="0"/>
          <w:divBdr>
            <w:top w:val="none" w:sz="0" w:space="0" w:color="auto"/>
            <w:left w:val="none" w:sz="0" w:space="0" w:color="auto"/>
            <w:bottom w:val="none" w:sz="0" w:space="0" w:color="auto"/>
            <w:right w:val="none" w:sz="0" w:space="0" w:color="auto"/>
          </w:divBdr>
        </w:div>
        <w:div w:id="494489898">
          <w:marLeft w:val="640"/>
          <w:marRight w:val="0"/>
          <w:marTop w:val="0"/>
          <w:marBottom w:val="0"/>
          <w:divBdr>
            <w:top w:val="none" w:sz="0" w:space="0" w:color="auto"/>
            <w:left w:val="none" w:sz="0" w:space="0" w:color="auto"/>
            <w:bottom w:val="none" w:sz="0" w:space="0" w:color="auto"/>
            <w:right w:val="none" w:sz="0" w:space="0" w:color="auto"/>
          </w:divBdr>
        </w:div>
        <w:div w:id="1165585514">
          <w:marLeft w:val="640"/>
          <w:marRight w:val="0"/>
          <w:marTop w:val="0"/>
          <w:marBottom w:val="0"/>
          <w:divBdr>
            <w:top w:val="none" w:sz="0" w:space="0" w:color="auto"/>
            <w:left w:val="none" w:sz="0" w:space="0" w:color="auto"/>
            <w:bottom w:val="none" w:sz="0" w:space="0" w:color="auto"/>
            <w:right w:val="none" w:sz="0" w:space="0" w:color="auto"/>
          </w:divBdr>
        </w:div>
        <w:div w:id="1187862858">
          <w:marLeft w:val="640"/>
          <w:marRight w:val="0"/>
          <w:marTop w:val="0"/>
          <w:marBottom w:val="0"/>
          <w:divBdr>
            <w:top w:val="none" w:sz="0" w:space="0" w:color="auto"/>
            <w:left w:val="none" w:sz="0" w:space="0" w:color="auto"/>
            <w:bottom w:val="none" w:sz="0" w:space="0" w:color="auto"/>
            <w:right w:val="none" w:sz="0" w:space="0" w:color="auto"/>
          </w:divBdr>
        </w:div>
        <w:div w:id="2131510378">
          <w:marLeft w:val="640"/>
          <w:marRight w:val="0"/>
          <w:marTop w:val="0"/>
          <w:marBottom w:val="0"/>
          <w:divBdr>
            <w:top w:val="none" w:sz="0" w:space="0" w:color="auto"/>
            <w:left w:val="none" w:sz="0" w:space="0" w:color="auto"/>
            <w:bottom w:val="none" w:sz="0" w:space="0" w:color="auto"/>
            <w:right w:val="none" w:sz="0" w:space="0" w:color="auto"/>
          </w:divBdr>
        </w:div>
        <w:div w:id="775291873">
          <w:marLeft w:val="640"/>
          <w:marRight w:val="0"/>
          <w:marTop w:val="0"/>
          <w:marBottom w:val="0"/>
          <w:divBdr>
            <w:top w:val="none" w:sz="0" w:space="0" w:color="auto"/>
            <w:left w:val="none" w:sz="0" w:space="0" w:color="auto"/>
            <w:bottom w:val="none" w:sz="0" w:space="0" w:color="auto"/>
            <w:right w:val="none" w:sz="0" w:space="0" w:color="auto"/>
          </w:divBdr>
        </w:div>
        <w:div w:id="1335064411">
          <w:marLeft w:val="640"/>
          <w:marRight w:val="0"/>
          <w:marTop w:val="0"/>
          <w:marBottom w:val="0"/>
          <w:divBdr>
            <w:top w:val="none" w:sz="0" w:space="0" w:color="auto"/>
            <w:left w:val="none" w:sz="0" w:space="0" w:color="auto"/>
            <w:bottom w:val="none" w:sz="0" w:space="0" w:color="auto"/>
            <w:right w:val="none" w:sz="0" w:space="0" w:color="auto"/>
          </w:divBdr>
        </w:div>
        <w:div w:id="361977936">
          <w:marLeft w:val="640"/>
          <w:marRight w:val="0"/>
          <w:marTop w:val="0"/>
          <w:marBottom w:val="0"/>
          <w:divBdr>
            <w:top w:val="none" w:sz="0" w:space="0" w:color="auto"/>
            <w:left w:val="none" w:sz="0" w:space="0" w:color="auto"/>
            <w:bottom w:val="none" w:sz="0" w:space="0" w:color="auto"/>
            <w:right w:val="none" w:sz="0" w:space="0" w:color="auto"/>
          </w:divBdr>
        </w:div>
        <w:div w:id="654377033">
          <w:marLeft w:val="640"/>
          <w:marRight w:val="0"/>
          <w:marTop w:val="0"/>
          <w:marBottom w:val="0"/>
          <w:divBdr>
            <w:top w:val="none" w:sz="0" w:space="0" w:color="auto"/>
            <w:left w:val="none" w:sz="0" w:space="0" w:color="auto"/>
            <w:bottom w:val="none" w:sz="0" w:space="0" w:color="auto"/>
            <w:right w:val="none" w:sz="0" w:space="0" w:color="auto"/>
          </w:divBdr>
        </w:div>
        <w:div w:id="40519268">
          <w:marLeft w:val="640"/>
          <w:marRight w:val="0"/>
          <w:marTop w:val="0"/>
          <w:marBottom w:val="0"/>
          <w:divBdr>
            <w:top w:val="none" w:sz="0" w:space="0" w:color="auto"/>
            <w:left w:val="none" w:sz="0" w:space="0" w:color="auto"/>
            <w:bottom w:val="none" w:sz="0" w:space="0" w:color="auto"/>
            <w:right w:val="none" w:sz="0" w:space="0" w:color="auto"/>
          </w:divBdr>
        </w:div>
        <w:div w:id="2111273881">
          <w:marLeft w:val="640"/>
          <w:marRight w:val="0"/>
          <w:marTop w:val="0"/>
          <w:marBottom w:val="0"/>
          <w:divBdr>
            <w:top w:val="none" w:sz="0" w:space="0" w:color="auto"/>
            <w:left w:val="none" w:sz="0" w:space="0" w:color="auto"/>
            <w:bottom w:val="none" w:sz="0" w:space="0" w:color="auto"/>
            <w:right w:val="none" w:sz="0" w:space="0" w:color="auto"/>
          </w:divBdr>
        </w:div>
        <w:div w:id="1161891700">
          <w:marLeft w:val="640"/>
          <w:marRight w:val="0"/>
          <w:marTop w:val="0"/>
          <w:marBottom w:val="0"/>
          <w:divBdr>
            <w:top w:val="none" w:sz="0" w:space="0" w:color="auto"/>
            <w:left w:val="none" w:sz="0" w:space="0" w:color="auto"/>
            <w:bottom w:val="none" w:sz="0" w:space="0" w:color="auto"/>
            <w:right w:val="none" w:sz="0" w:space="0" w:color="auto"/>
          </w:divBdr>
        </w:div>
        <w:div w:id="1475098447">
          <w:marLeft w:val="640"/>
          <w:marRight w:val="0"/>
          <w:marTop w:val="0"/>
          <w:marBottom w:val="0"/>
          <w:divBdr>
            <w:top w:val="none" w:sz="0" w:space="0" w:color="auto"/>
            <w:left w:val="none" w:sz="0" w:space="0" w:color="auto"/>
            <w:bottom w:val="none" w:sz="0" w:space="0" w:color="auto"/>
            <w:right w:val="none" w:sz="0" w:space="0" w:color="auto"/>
          </w:divBdr>
        </w:div>
        <w:div w:id="1662656901">
          <w:marLeft w:val="640"/>
          <w:marRight w:val="0"/>
          <w:marTop w:val="0"/>
          <w:marBottom w:val="0"/>
          <w:divBdr>
            <w:top w:val="none" w:sz="0" w:space="0" w:color="auto"/>
            <w:left w:val="none" w:sz="0" w:space="0" w:color="auto"/>
            <w:bottom w:val="none" w:sz="0" w:space="0" w:color="auto"/>
            <w:right w:val="none" w:sz="0" w:space="0" w:color="auto"/>
          </w:divBdr>
        </w:div>
        <w:div w:id="2129159729">
          <w:marLeft w:val="640"/>
          <w:marRight w:val="0"/>
          <w:marTop w:val="0"/>
          <w:marBottom w:val="0"/>
          <w:divBdr>
            <w:top w:val="none" w:sz="0" w:space="0" w:color="auto"/>
            <w:left w:val="none" w:sz="0" w:space="0" w:color="auto"/>
            <w:bottom w:val="none" w:sz="0" w:space="0" w:color="auto"/>
            <w:right w:val="none" w:sz="0" w:space="0" w:color="auto"/>
          </w:divBdr>
        </w:div>
        <w:div w:id="2142923227">
          <w:marLeft w:val="640"/>
          <w:marRight w:val="0"/>
          <w:marTop w:val="0"/>
          <w:marBottom w:val="0"/>
          <w:divBdr>
            <w:top w:val="none" w:sz="0" w:space="0" w:color="auto"/>
            <w:left w:val="none" w:sz="0" w:space="0" w:color="auto"/>
            <w:bottom w:val="none" w:sz="0" w:space="0" w:color="auto"/>
            <w:right w:val="none" w:sz="0" w:space="0" w:color="auto"/>
          </w:divBdr>
        </w:div>
        <w:div w:id="629826328">
          <w:marLeft w:val="640"/>
          <w:marRight w:val="0"/>
          <w:marTop w:val="0"/>
          <w:marBottom w:val="0"/>
          <w:divBdr>
            <w:top w:val="none" w:sz="0" w:space="0" w:color="auto"/>
            <w:left w:val="none" w:sz="0" w:space="0" w:color="auto"/>
            <w:bottom w:val="none" w:sz="0" w:space="0" w:color="auto"/>
            <w:right w:val="none" w:sz="0" w:space="0" w:color="auto"/>
          </w:divBdr>
        </w:div>
        <w:div w:id="1196456527">
          <w:marLeft w:val="640"/>
          <w:marRight w:val="0"/>
          <w:marTop w:val="0"/>
          <w:marBottom w:val="0"/>
          <w:divBdr>
            <w:top w:val="none" w:sz="0" w:space="0" w:color="auto"/>
            <w:left w:val="none" w:sz="0" w:space="0" w:color="auto"/>
            <w:bottom w:val="none" w:sz="0" w:space="0" w:color="auto"/>
            <w:right w:val="none" w:sz="0" w:space="0" w:color="auto"/>
          </w:divBdr>
        </w:div>
        <w:div w:id="1440028161">
          <w:marLeft w:val="640"/>
          <w:marRight w:val="0"/>
          <w:marTop w:val="0"/>
          <w:marBottom w:val="0"/>
          <w:divBdr>
            <w:top w:val="none" w:sz="0" w:space="0" w:color="auto"/>
            <w:left w:val="none" w:sz="0" w:space="0" w:color="auto"/>
            <w:bottom w:val="none" w:sz="0" w:space="0" w:color="auto"/>
            <w:right w:val="none" w:sz="0" w:space="0" w:color="auto"/>
          </w:divBdr>
        </w:div>
        <w:div w:id="668407392">
          <w:marLeft w:val="640"/>
          <w:marRight w:val="0"/>
          <w:marTop w:val="0"/>
          <w:marBottom w:val="0"/>
          <w:divBdr>
            <w:top w:val="none" w:sz="0" w:space="0" w:color="auto"/>
            <w:left w:val="none" w:sz="0" w:space="0" w:color="auto"/>
            <w:bottom w:val="none" w:sz="0" w:space="0" w:color="auto"/>
            <w:right w:val="none" w:sz="0" w:space="0" w:color="auto"/>
          </w:divBdr>
        </w:div>
        <w:div w:id="1776629689">
          <w:marLeft w:val="640"/>
          <w:marRight w:val="0"/>
          <w:marTop w:val="0"/>
          <w:marBottom w:val="0"/>
          <w:divBdr>
            <w:top w:val="none" w:sz="0" w:space="0" w:color="auto"/>
            <w:left w:val="none" w:sz="0" w:space="0" w:color="auto"/>
            <w:bottom w:val="none" w:sz="0" w:space="0" w:color="auto"/>
            <w:right w:val="none" w:sz="0" w:space="0" w:color="auto"/>
          </w:divBdr>
        </w:div>
        <w:div w:id="976378966">
          <w:marLeft w:val="640"/>
          <w:marRight w:val="0"/>
          <w:marTop w:val="0"/>
          <w:marBottom w:val="0"/>
          <w:divBdr>
            <w:top w:val="none" w:sz="0" w:space="0" w:color="auto"/>
            <w:left w:val="none" w:sz="0" w:space="0" w:color="auto"/>
            <w:bottom w:val="none" w:sz="0" w:space="0" w:color="auto"/>
            <w:right w:val="none" w:sz="0" w:space="0" w:color="auto"/>
          </w:divBdr>
        </w:div>
        <w:div w:id="1844125087">
          <w:marLeft w:val="640"/>
          <w:marRight w:val="0"/>
          <w:marTop w:val="0"/>
          <w:marBottom w:val="0"/>
          <w:divBdr>
            <w:top w:val="none" w:sz="0" w:space="0" w:color="auto"/>
            <w:left w:val="none" w:sz="0" w:space="0" w:color="auto"/>
            <w:bottom w:val="none" w:sz="0" w:space="0" w:color="auto"/>
            <w:right w:val="none" w:sz="0" w:space="0" w:color="auto"/>
          </w:divBdr>
        </w:div>
        <w:div w:id="1691956509">
          <w:marLeft w:val="640"/>
          <w:marRight w:val="0"/>
          <w:marTop w:val="0"/>
          <w:marBottom w:val="0"/>
          <w:divBdr>
            <w:top w:val="none" w:sz="0" w:space="0" w:color="auto"/>
            <w:left w:val="none" w:sz="0" w:space="0" w:color="auto"/>
            <w:bottom w:val="none" w:sz="0" w:space="0" w:color="auto"/>
            <w:right w:val="none" w:sz="0" w:space="0" w:color="auto"/>
          </w:divBdr>
        </w:div>
        <w:div w:id="808472883">
          <w:marLeft w:val="640"/>
          <w:marRight w:val="0"/>
          <w:marTop w:val="0"/>
          <w:marBottom w:val="0"/>
          <w:divBdr>
            <w:top w:val="none" w:sz="0" w:space="0" w:color="auto"/>
            <w:left w:val="none" w:sz="0" w:space="0" w:color="auto"/>
            <w:bottom w:val="none" w:sz="0" w:space="0" w:color="auto"/>
            <w:right w:val="none" w:sz="0" w:space="0" w:color="auto"/>
          </w:divBdr>
        </w:div>
        <w:div w:id="1006438842">
          <w:marLeft w:val="640"/>
          <w:marRight w:val="0"/>
          <w:marTop w:val="0"/>
          <w:marBottom w:val="0"/>
          <w:divBdr>
            <w:top w:val="none" w:sz="0" w:space="0" w:color="auto"/>
            <w:left w:val="none" w:sz="0" w:space="0" w:color="auto"/>
            <w:bottom w:val="none" w:sz="0" w:space="0" w:color="auto"/>
            <w:right w:val="none" w:sz="0" w:space="0" w:color="auto"/>
          </w:divBdr>
        </w:div>
        <w:div w:id="798452291">
          <w:marLeft w:val="640"/>
          <w:marRight w:val="0"/>
          <w:marTop w:val="0"/>
          <w:marBottom w:val="0"/>
          <w:divBdr>
            <w:top w:val="none" w:sz="0" w:space="0" w:color="auto"/>
            <w:left w:val="none" w:sz="0" w:space="0" w:color="auto"/>
            <w:bottom w:val="none" w:sz="0" w:space="0" w:color="auto"/>
            <w:right w:val="none" w:sz="0" w:space="0" w:color="auto"/>
          </w:divBdr>
        </w:div>
        <w:div w:id="1057820320">
          <w:marLeft w:val="640"/>
          <w:marRight w:val="0"/>
          <w:marTop w:val="0"/>
          <w:marBottom w:val="0"/>
          <w:divBdr>
            <w:top w:val="none" w:sz="0" w:space="0" w:color="auto"/>
            <w:left w:val="none" w:sz="0" w:space="0" w:color="auto"/>
            <w:bottom w:val="none" w:sz="0" w:space="0" w:color="auto"/>
            <w:right w:val="none" w:sz="0" w:space="0" w:color="auto"/>
          </w:divBdr>
        </w:div>
        <w:div w:id="348680740">
          <w:marLeft w:val="640"/>
          <w:marRight w:val="0"/>
          <w:marTop w:val="0"/>
          <w:marBottom w:val="0"/>
          <w:divBdr>
            <w:top w:val="none" w:sz="0" w:space="0" w:color="auto"/>
            <w:left w:val="none" w:sz="0" w:space="0" w:color="auto"/>
            <w:bottom w:val="none" w:sz="0" w:space="0" w:color="auto"/>
            <w:right w:val="none" w:sz="0" w:space="0" w:color="auto"/>
          </w:divBdr>
        </w:div>
        <w:div w:id="150947012">
          <w:marLeft w:val="640"/>
          <w:marRight w:val="0"/>
          <w:marTop w:val="0"/>
          <w:marBottom w:val="0"/>
          <w:divBdr>
            <w:top w:val="none" w:sz="0" w:space="0" w:color="auto"/>
            <w:left w:val="none" w:sz="0" w:space="0" w:color="auto"/>
            <w:bottom w:val="none" w:sz="0" w:space="0" w:color="auto"/>
            <w:right w:val="none" w:sz="0" w:space="0" w:color="auto"/>
          </w:divBdr>
        </w:div>
        <w:div w:id="968896413">
          <w:marLeft w:val="640"/>
          <w:marRight w:val="0"/>
          <w:marTop w:val="0"/>
          <w:marBottom w:val="0"/>
          <w:divBdr>
            <w:top w:val="none" w:sz="0" w:space="0" w:color="auto"/>
            <w:left w:val="none" w:sz="0" w:space="0" w:color="auto"/>
            <w:bottom w:val="none" w:sz="0" w:space="0" w:color="auto"/>
            <w:right w:val="none" w:sz="0" w:space="0" w:color="auto"/>
          </w:divBdr>
        </w:div>
        <w:div w:id="872839603">
          <w:marLeft w:val="640"/>
          <w:marRight w:val="0"/>
          <w:marTop w:val="0"/>
          <w:marBottom w:val="0"/>
          <w:divBdr>
            <w:top w:val="none" w:sz="0" w:space="0" w:color="auto"/>
            <w:left w:val="none" w:sz="0" w:space="0" w:color="auto"/>
            <w:bottom w:val="none" w:sz="0" w:space="0" w:color="auto"/>
            <w:right w:val="none" w:sz="0" w:space="0" w:color="auto"/>
          </w:divBdr>
        </w:div>
        <w:div w:id="1686442107">
          <w:marLeft w:val="640"/>
          <w:marRight w:val="0"/>
          <w:marTop w:val="0"/>
          <w:marBottom w:val="0"/>
          <w:divBdr>
            <w:top w:val="none" w:sz="0" w:space="0" w:color="auto"/>
            <w:left w:val="none" w:sz="0" w:space="0" w:color="auto"/>
            <w:bottom w:val="none" w:sz="0" w:space="0" w:color="auto"/>
            <w:right w:val="none" w:sz="0" w:space="0" w:color="auto"/>
          </w:divBdr>
        </w:div>
        <w:div w:id="1535387415">
          <w:marLeft w:val="640"/>
          <w:marRight w:val="0"/>
          <w:marTop w:val="0"/>
          <w:marBottom w:val="0"/>
          <w:divBdr>
            <w:top w:val="none" w:sz="0" w:space="0" w:color="auto"/>
            <w:left w:val="none" w:sz="0" w:space="0" w:color="auto"/>
            <w:bottom w:val="none" w:sz="0" w:space="0" w:color="auto"/>
            <w:right w:val="none" w:sz="0" w:space="0" w:color="auto"/>
          </w:divBdr>
        </w:div>
        <w:div w:id="1136530526">
          <w:marLeft w:val="640"/>
          <w:marRight w:val="0"/>
          <w:marTop w:val="0"/>
          <w:marBottom w:val="0"/>
          <w:divBdr>
            <w:top w:val="none" w:sz="0" w:space="0" w:color="auto"/>
            <w:left w:val="none" w:sz="0" w:space="0" w:color="auto"/>
            <w:bottom w:val="none" w:sz="0" w:space="0" w:color="auto"/>
            <w:right w:val="none" w:sz="0" w:space="0" w:color="auto"/>
          </w:divBdr>
        </w:div>
        <w:div w:id="1832138640">
          <w:marLeft w:val="640"/>
          <w:marRight w:val="0"/>
          <w:marTop w:val="0"/>
          <w:marBottom w:val="0"/>
          <w:divBdr>
            <w:top w:val="none" w:sz="0" w:space="0" w:color="auto"/>
            <w:left w:val="none" w:sz="0" w:space="0" w:color="auto"/>
            <w:bottom w:val="none" w:sz="0" w:space="0" w:color="auto"/>
            <w:right w:val="none" w:sz="0" w:space="0" w:color="auto"/>
          </w:divBdr>
        </w:div>
        <w:div w:id="583875819">
          <w:marLeft w:val="640"/>
          <w:marRight w:val="0"/>
          <w:marTop w:val="0"/>
          <w:marBottom w:val="0"/>
          <w:divBdr>
            <w:top w:val="none" w:sz="0" w:space="0" w:color="auto"/>
            <w:left w:val="none" w:sz="0" w:space="0" w:color="auto"/>
            <w:bottom w:val="none" w:sz="0" w:space="0" w:color="auto"/>
            <w:right w:val="none" w:sz="0" w:space="0" w:color="auto"/>
          </w:divBdr>
        </w:div>
        <w:div w:id="315499773">
          <w:marLeft w:val="640"/>
          <w:marRight w:val="0"/>
          <w:marTop w:val="0"/>
          <w:marBottom w:val="0"/>
          <w:divBdr>
            <w:top w:val="none" w:sz="0" w:space="0" w:color="auto"/>
            <w:left w:val="none" w:sz="0" w:space="0" w:color="auto"/>
            <w:bottom w:val="none" w:sz="0" w:space="0" w:color="auto"/>
            <w:right w:val="none" w:sz="0" w:space="0" w:color="auto"/>
          </w:divBdr>
        </w:div>
        <w:div w:id="569119378">
          <w:marLeft w:val="640"/>
          <w:marRight w:val="0"/>
          <w:marTop w:val="0"/>
          <w:marBottom w:val="0"/>
          <w:divBdr>
            <w:top w:val="none" w:sz="0" w:space="0" w:color="auto"/>
            <w:left w:val="none" w:sz="0" w:space="0" w:color="auto"/>
            <w:bottom w:val="none" w:sz="0" w:space="0" w:color="auto"/>
            <w:right w:val="none" w:sz="0" w:space="0" w:color="auto"/>
          </w:divBdr>
        </w:div>
        <w:div w:id="2014380726">
          <w:marLeft w:val="640"/>
          <w:marRight w:val="0"/>
          <w:marTop w:val="0"/>
          <w:marBottom w:val="0"/>
          <w:divBdr>
            <w:top w:val="none" w:sz="0" w:space="0" w:color="auto"/>
            <w:left w:val="none" w:sz="0" w:space="0" w:color="auto"/>
            <w:bottom w:val="none" w:sz="0" w:space="0" w:color="auto"/>
            <w:right w:val="none" w:sz="0" w:space="0" w:color="auto"/>
          </w:divBdr>
        </w:div>
        <w:div w:id="69620539">
          <w:marLeft w:val="640"/>
          <w:marRight w:val="0"/>
          <w:marTop w:val="0"/>
          <w:marBottom w:val="0"/>
          <w:divBdr>
            <w:top w:val="none" w:sz="0" w:space="0" w:color="auto"/>
            <w:left w:val="none" w:sz="0" w:space="0" w:color="auto"/>
            <w:bottom w:val="none" w:sz="0" w:space="0" w:color="auto"/>
            <w:right w:val="none" w:sz="0" w:space="0" w:color="auto"/>
          </w:divBdr>
        </w:div>
        <w:div w:id="476805796">
          <w:marLeft w:val="640"/>
          <w:marRight w:val="0"/>
          <w:marTop w:val="0"/>
          <w:marBottom w:val="0"/>
          <w:divBdr>
            <w:top w:val="none" w:sz="0" w:space="0" w:color="auto"/>
            <w:left w:val="none" w:sz="0" w:space="0" w:color="auto"/>
            <w:bottom w:val="none" w:sz="0" w:space="0" w:color="auto"/>
            <w:right w:val="none" w:sz="0" w:space="0" w:color="auto"/>
          </w:divBdr>
        </w:div>
        <w:div w:id="322004247">
          <w:marLeft w:val="640"/>
          <w:marRight w:val="0"/>
          <w:marTop w:val="0"/>
          <w:marBottom w:val="0"/>
          <w:divBdr>
            <w:top w:val="none" w:sz="0" w:space="0" w:color="auto"/>
            <w:left w:val="none" w:sz="0" w:space="0" w:color="auto"/>
            <w:bottom w:val="none" w:sz="0" w:space="0" w:color="auto"/>
            <w:right w:val="none" w:sz="0" w:space="0" w:color="auto"/>
          </w:divBdr>
        </w:div>
        <w:div w:id="920256912">
          <w:marLeft w:val="640"/>
          <w:marRight w:val="0"/>
          <w:marTop w:val="0"/>
          <w:marBottom w:val="0"/>
          <w:divBdr>
            <w:top w:val="none" w:sz="0" w:space="0" w:color="auto"/>
            <w:left w:val="none" w:sz="0" w:space="0" w:color="auto"/>
            <w:bottom w:val="none" w:sz="0" w:space="0" w:color="auto"/>
            <w:right w:val="none" w:sz="0" w:space="0" w:color="auto"/>
          </w:divBdr>
        </w:div>
        <w:div w:id="2029134530">
          <w:marLeft w:val="640"/>
          <w:marRight w:val="0"/>
          <w:marTop w:val="0"/>
          <w:marBottom w:val="0"/>
          <w:divBdr>
            <w:top w:val="none" w:sz="0" w:space="0" w:color="auto"/>
            <w:left w:val="none" w:sz="0" w:space="0" w:color="auto"/>
            <w:bottom w:val="none" w:sz="0" w:space="0" w:color="auto"/>
            <w:right w:val="none" w:sz="0" w:space="0" w:color="auto"/>
          </w:divBdr>
        </w:div>
        <w:div w:id="1913542482">
          <w:marLeft w:val="640"/>
          <w:marRight w:val="0"/>
          <w:marTop w:val="0"/>
          <w:marBottom w:val="0"/>
          <w:divBdr>
            <w:top w:val="none" w:sz="0" w:space="0" w:color="auto"/>
            <w:left w:val="none" w:sz="0" w:space="0" w:color="auto"/>
            <w:bottom w:val="none" w:sz="0" w:space="0" w:color="auto"/>
            <w:right w:val="none" w:sz="0" w:space="0" w:color="auto"/>
          </w:divBdr>
        </w:div>
        <w:div w:id="52895013">
          <w:marLeft w:val="640"/>
          <w:marRight w:val="0"/>
          <w:marTop w:val="0"/>
          <w:marBottom w:val="0"/>
          <w:divBdr>
            <w:top w:val="none" w:sz="0" w:space="0" w:color="auto"/>
            <w:left w:val="none" w:sz="0" w:space="0" w:color="auto"/>
            <w:bottom w:val="none" w:sz="0" w:space="0" w:color="auto"/>
            <w:right w:val="none" w:sz="0" w:space="0" w:color="auto"/>
          </w:divBdr>
        </w:div>
        <w:div w:id="872302818">
          <w:marLeft w:val="640"/>
          <w:marRight w:val="0"/>
          <w:marTop w:val="0"/>
          <w:marBottom w:val="0"/>
          <w:divBdr>
            <w:top w:val="none" w:sz="0" w:space="0" w:color="auto"/>
            <w:left w:val="none" w:sz="0" w:space="0" w:color="auto"/>
            <w:bottom w:val="none" w:sz="0" w:space="0" w:color="auto"/>
            <w:right w:val="none" w:sz="0" w:space="0" w:color="auto"/>
          </w:divBdr>
        </w:div>
        <w:div w:id="614870859">
          <w:marLeft w:val="640"/>
          <w:marRight w:val="0"/>
          <w:marTop w:val="0"/>
          <w:marBottom w:val="0"/>
          <w:divBdr>
            <w:top w:val="none" w:sz="0" w:space="0" w:color="auto"/>
            <w:left w:val="none" w:sz="0" w:space="0" w:color="auto"/>
            <w:bottom w:val="none" w:sz="0" w:space="0" w:color="auto"/>
            <w:right w:val="none" w:sz="0" w:space="0" w:color="auto"/>
          </w:divBdr>
        </w:div>
        <w:div w:id="1822697126">
          <w:marLeft w:val="640"/>
          <w:marRight w:val="0"/>
          <w:marTop w:val="0"/>
          <w:marBottom w:val="0"/>
          <w:divBdr>
            <w:top w:val="none" w:sz="0" w:space="0" w:color="auto"/>
            <w:left w:val="none" w:sz="0" w:space="0" w:color="auto"/>
            <w:bottom w:val="none" w:sz="0" w:space="0" w:color="auto"/>
            <w:right w:val="none" w:sz="0" w:space="0" w:color="auto"/>
          </w:divBdr>
        </w:div>
        <w:div w:id="937983981">
          <w:marLeft w:val="640"/>
          <w:marRight w:val="0"/>
          <w:marTop w:val="0"/>
          <w:marBottom w:val="0"/>
          <w:divBdr>
            <w:top w:val="none" w:sz="0" w:space="0" w:color="auto"/>
            <w:left w:val="none" w:sz="0" w:space="0" w:color="auto"/>
            <w:bottom w:val="none" w:sz="0" w:space="0" w:color="auto"/>
            <w:right w:val="none" w:sz="0" w:space="0" w:color="auto"/>
          </w:divBdr>
        </w:div>
        <w:div w:id="1716276040">
          <w:marLeft w:val="640"/>
          <w:marRight w:val="0"/>
          <w:marTop w:val="0"/>
          <w:marBottom w:val="0"/>
          <w:divBdr>
            <w:top w:val="none" w:sz="0" w:space="0" w:color="auto"/>
            <w:left w:val="none" w:sz="0" w:space="0" w:color="auto"/>
            <w:bottom w:val="none" w:sz="0" w:space="0" w:color="auto"/>
            <w:right w:val="none" w:sz="0" w:space="0" w:color="auto"/>
          </w:divBdr>
        </w:div>
        <w:div w:id="726537489">
          <w:marLeft w:val="640"/>
          <w:marRight w:val="0"/>
          <w:marTop w:val="0"/>
          <w:marBottom w:val="0"/>
          <w:divBdr>
            <w:top w:val="none" w:sz="0" w:space="0" w:color="auto"/>
            <w:left w:val="none" w:sz="0" w:space="0" w:color="auto"/>
            <w:bottom w:val="none" w:sz="0" w:space="0" w:color="auto"/>
            <w:right w:val="none" w:sz="0" w:space="0" w:color="auto"/>
          </w:divBdr>
        </w:div>
        <w:div w:id="847603638">
          <w:marLeft w:val="640"/>
          <w:marRight w:val="0"/>
          <w:marTop w:val="0"/>
          <w:marBottom w:val="0"/>
          <w:divBdr>
            <w:top w:val="none" w:sz="0" w:space="0" w:color="auto"/>
            <w:left w:val="none" w:sz="0" w:space="0" w:color="auto"/>
            <w:bottom w:val="none" w:sz="0" w:space="0" w:color="auto"/>
            <w:right w:val="none" w:sz="0" w:space="0" w:color="auto"/>
          </w:divBdr>
        </w:div>
        <w:div w:id="1431513626">
          <w:marLeft w:val="640"/>
          <w:marRight w:val="0"/>
          <w:marTop w:val="0"/>
          <w:marBottom w:val="0"/>
          <w:divBdr>
            <w:top w:val="none" w:sz="0" w:space="0" w:color="auto"/>
            <w:left w:val="none" w:sz="0" w:space="0" w:color="auto"/>
            <w:bottom w:val="none" w:sz="0" w:space="0" w:color="auto"/>
            <w:right w:val="none" w:sz="0" w:space="0" w:color="auto"/>
          </w:divBdr>
        </w:div>
        <w:div w:id="774520590">
          <w:marLeft w:val="640"/>
          <w:marRight w:val="0"/>
          <w:marTop w:val="0"/>
          <w:marBottom w:val="0"/>
          <w:divBdr>
            <w:top w:val="none" w:sz="0" w:space="0" w:color="auto"/>
            <w:left w:val="none" w:sz="0" w:space="0" w:color="auto"/>
            <w:bottom w:val="none" w:sz="0" w:space="0" w:color="auto"/>
            <w:right w:val="none" w:sz="0" w:space="0" w:color="auto"/>
          </w:divBdr>
        </w:div>
        <w:div w:id="375400642">
          <w:marLeft w:val="640"/>
          <w:marRight w:val="0"/>
          <w:marTop w:val="0"/>
          <w:marBottom w:val="0"/>
          <w:divBdr>
            <w:top w:val="none" w:sz="0" w:space="0" w:color="auto"/>
            <w:left w:val="none" w:sz="0" w:space="0" w:color="auto"/>
            <w:bottom w:val="none" w:sz="0" w:space="0" w:color="auto"/>
            <w:right w:val="none" w:sz="0" w:space="0" w:color="auto"/>
          </w:divBdr>
        </w:div>
        <w:div w:id="923689176">
          <w:marLeft w:val="640"/>
          <w:marRight w:val="0"/>
          <w:marTop w:val="0"/>
          <w:marBottom w:val="0"/>
          <w:divBdr>
            <w:top w:val="none" w:sz="0" w:space="0" w:color="auto"/>
            <w:left w:val="none" w:sz="0" w:space="0" w:color="auto"/>
            <w:bottom w:val="none" w:sz="0" w:space="0" w:color="auto"/>
            <w:right w:val="none" w:sz="0" w:space="0" w:color="auto"/>
          </w:divBdr>
        </w:div>
        <w:div w:id="1590231071">
          <w:marLeft w:val="640"/>
          <w:marRight w:val="0"/>
          <w:marTop w:val="0"/>
          <w:marBottom w:val="0"/>
          <w:divBdr>
            <w:top w:val="none" w:sz="0" w:space="0" w:color="auto"/>
            <w:left w:val="none" w:sz="0" w:space="0" w:color="auto"/>
            <w:bottom w:val="none" w:sz="0" w:space="0" w:color="auto"/>
            <w:right w:val="none" w:sz="0" w:space="0" w:color="auto"/>
          </w:divBdr>
        </w:div>
        <w:div w:id="1017341679">
          <w:marLeft w:val="640"/>
          <w:marRight w:val="0"/>
          <w:marTop w:val="0"/>
          <w:marBottom w:val="0"/>
          <w:divBdr>
            <w:top w:val="none" w:sz="0" w:space="0" w:color="auto"/>
            <w:left w:val="none" w:sz="0" w:space="0" w:color="auto"/>
            <w:bottom w:val="none" w:sz="0" w:space="0" w:color="auto"/>
            <w:right w:val="none" w:sz="0" w:space="0" w:color="auto"/>
          </w:divBdr>
        </w:div>
        <w:div w:id="2083018461">
          <w:marLeft w:val="640"/>
          <w:marRight w:val="0"/>
          <w:marTop w:val="0"/>
          <w:marBottom w:val="0"/>
          <w:divBdr>
            <w:top w:val="none" w:sz="0" w:space="0" w:color="auto"/>
            <w:left w:val="none" w:sz="0" w:space="0" w:color="auto"/>
            <w:bottom w:val="none" w:sz="0" w:space="0" w:color="auto"/>
            <w:right w:val="none" w:sz="0" w:space="0" w:color="auto"/>
          </w:divBdr>
        </w:div>
        <w:div w:id="40836117">
          <w:marLeft w:val="640"/>
          <w:marRight w:val="0"/>
          <w:marTop w:val="0"/>
          <w:marBottom w:val="0"/>
          <w:divBdr>
            <w:top w:val="none" w:sz="0" w:space="0" w:color="auto"/>
            <w:left w:val="none" w:sz="0" w:space="0" w:color="auto"/>
            <w:bottom w:val="none" w:sz="0" w:space="0" w:color="auto"/>
            <w:right w:val="none" w:sz="0" w:space="0" w:color="auto"/>
          </w:divBdr>
        </w:div>
        <w:div w:id="1764497900">
          <w:marLeft w:val="640"/>
          <w:marRight w:val="0"/>
          <w:marTop w:val="0"/>
          <w:marBottom w:val="0"/>
          <w:divBdr>
            <w:top w:val="none" w:sz="0" w:space="0" w:color="auto"/>
            <w:left w:val="none" w:sz="0" w:space="0" w:color="auto"/>
            <w:bottom w:val="none" w:sz="0" w:space="0" w:color="auto"/>
            <w:right w:val="none" w:sz="0" w:space="0" w:color="auto"/>
          </w:divBdr>
        </w:div>
        <w:div w:id="187647585">
          <w:marLeft w:val="640"/>
          <w:marRight w:val="0"/>
          <w:marTop w:val="0"/>
          <w:marBottom w:val="0"/>
          <w:divBdr>
            <w:top w:val="none" w:sz="0" w:space="0" w:color="auto"/>
            <w:left w:val="none" w:sz="0" w:space="0" w:color="auto"/>
            <w:bottom w:val="none" w:sz="0" w:space="0" w:color="auto"/>
            <w:right w:val="none" w:sz="0" w:space="0" w:color="auto"/>
          </w:divBdr>
        </w:div>
        <w:div w:id="148911744">
          <w:marLeft w:val="640"/>
          <w:marRight w:val="0"/>
          <w:marTop w:val="0"/>
          <w:marBottom w:val="0"/>
          <w:divBdr>
            <w:top w:val="none" w:sz="0" w:space="0" w:color="auto"/>
            <w:left w:val="none" w:sz="0" w:space="0" w:color="auto"/>
            <w:bottom w:val="none" w:sz="0" w:space="0" w:color="auto"/>
            <w:right w:val="none" w:sz="0" w:space="0" w:color="auto"/>
          </w:divBdr>
        </w:div>
        <w:div w:id="1482118117">
          <w:marLeft w:val="640"/>
          <w:marRight w:val="0"/>
          <w:marTop w:val="0"/>
          <w:marBottom w:val="0"/>
          <w:divBdr>
            <w:top w:val="none" w:sz="0" w:space="0" w:color="auto"/>
            <w:left w:val="none" w:sz="0" w:space="0" w:color="auto"/>
            <w:bottom w:val="none" w:sz="0" w:space="0" w:color="auto"/>
            <w:right w:val="none" w:sz="0" w:space="0" w:color="auto"/>
          </w:divBdr>
        </w:div>
        <w:div w:id="180242218">
          <w:marLeft w:val="640"/>
          <w:marRight w:val="0"/>
          <w:marTop w:val="0"/>
          <w:marBottom w:val="0"/>
          <w:divBdr>
            <w:top w:val="none" w:sz="0" w:space="0" w:color="auto"/>
            <w:left w:val="none" w:sz="0" w:space="0" w:color="auto"/>
            <w:bottom w:val="none" w:sz="0" w:space="0" w:color="auto"/>
            <w:right w:val="none" w:sz="0" w:space="0" w:color="auto"/>
          </w:divBdr>
        </w:div>
        <w:div w:id="817456935">
          <w:marLeft w:val="640"/>
          <w:marRight w:val="0"/>
          <w:marTop w:val="0"/>
          <w:marBottom w:val="0"/>
          <w:divBdr>
            <w:top w:val="none" w:sz="0" w:space="0" w:color="auto"/>
            <w:left w:val="none" w:sz="0" w:space="0" w:color="auto"/>
            <w:bottom w:val="none" w:sz="0" w:space="0" w:color="auto"/>
            <w:right w:val="none" w:sz="0" w:space="0" w:color="auto"/>
          </w:divBdr>
        </w:div>
        <w:div w:id="1623924143">
          <w:marLeft w:val="640"/>
          <w:marRight w:val="0"/>
          <w:marTop w:val="0"/>
          <w:marBottom w:val="0"/>
          <w:divBdr>
            <w:top w:val="none" w:sz="0" w:space="0" w:color="auto"/>
            <w:left w:val="none" w:sz="0" w:space="0" w:color="auto"/>
            <w:bottom w:val="none" w:sz="0" w:space="0" w:color="auto"/>
            <w:right w:val="none" w:sz="0" w:space="0" w:color="auto"/>
          </w:divBdr>
        </w:div>
        <w:div w:id="1305280734">
          <w:marLeft w:val="640"/>
          <w:marRight w:val="0"/>
          <w:marTop w:val="0"/>
          <w:marBottom w:val="0"/>
          <w:divBdr>
            <w:top w:val="none" w:sz="0" w:space="0" w:color="auto"/>
            <w:left w:val="none" w:sz="0" w:space="0" w:color="auto"/>
            <w:bottom w:val="none" w:sz="0" w:space="0" w:color="auto"/>
            <w:right w:val="none" w:sz="0" w:space="0" w:color="auto"/>
          </w:divBdr>
        </w:div>
        <w:div w:id="1534687908">
          <w:marLeft w:val="640"/>
          <w:marRight w:val="0"/>
          <w:marTop w:val="0"/>
          <w:marBottom w:val="0"/>
          <w:divBdr>
            <w:top w:val="none" w:sz="0" w:space="0" w:color="auto"/>
            <w:left w:val="none" w:sz="0" w:space="0" w:color="auto"/>
            <w:bottom w:val="none" w:sz="0" w:space="0" w:color="auto"/>
            <w:right w:val="none" w:sz="0" w:space="0" w:color="auto"/>
          </w:divBdr>
        </w:div>
      </w:divsChild>
    </w:div>
    <w:div w:id="283582870">
      <w:bodyDiv w:val="1"/>
      <w:marLeft w:val="0"/>
      <w:marRight w:val="0"/>
      <w:marTop w:val="0"/>
      <w:marBottom w:val="0"/>
      <w:divBdr>
        <w:top w:val="none" w:sz="0" w:space="0" w:color="auto"/>
        <w:left w:val="none" w:sz="0" w:space="0" w:color="auto"/>
        <w:bottom w:val="none" w:sz="0" w:space="0" w:color="auto"/>
        <w:right w:val="none" w:sz="0" w:space="0" w:color="auto"/>
      </w:divBdr>
      <w:divsChild>
        <w:div w:id="591858965">
          <w:marLeft w:val="640"/>
          <w:marRight w:val="0"/>
          <w:marTop w:val="0"/>
          <w:marBottom w:val="0"/>
          <w:divBdr>
            <w:top w:val="none" w:sz="0" w:space="0" w:color="auto"/>
            <w:left w:val="none" w:sz="0" w:space="0" w:color="auto"/>
            <w:bottom w:val="none" w:sz="0" w:space="0" w:color="auto"/>
            <w:right w:val="none" w:sz="0" w:space="0" w:color="auto"/>
          </w:divBdr>
        </w:div>
        <w:div w:id="1825734427">
          <w:marLeft w:val="640"/>
          <w:marRight w:val="0"/>
          <w:marTop w:val="0"/>
          <w:marBottom w:val="0"/>
          <w:divBdr>
            <w:top w:val="none" w:sz="0" w:space="0" w:color="auto"/>
            <w:left w:val="none" w:sz="0" w:space="0" w:color="auto"/>
            <w:bottom w:val="none" w:sz="0" w:space="0" w:color="auto"/>
            <w:right w:val="none" w:sz="0" w:space="0" w:color="auto"/>
          </w:divBdr>
        </w:div>
        <w:div w:id="1281256218">
          <w:marLeft w:val="640"/>
          <w:marRight w:val="0"/>
          <w:marTop w:val="0"/>
          <w:marBottom w:val="0"/>
          <w:divBdr>
            <w:top w:val="none" w:sz="0" w:space="0" w:color="auto"/>
            <w:left w:val="none" w:sz="0" w:space="0" w:color="auto"/>
            <w:bottom w:val="none" w:sz="0" w:space="0" w:color="auto"/>
            <w:right w:val="none" w:sz="0" w:space="0" w:color="auto"/>
          </w:divBdr>
        </w:div>
        <w:div w:id="1878079207">
          <w:marLeft w:val="640"/>
          <w:marRight w:val="0"/>
          <w:marTop w:val="0"/>
          <w:marBottom w:val="0"/>
          <w:divBdr>
            <w:top w:val="none" w:sz="0" w:space="0" w:color="auto"/>
            <w:left w:val="none" w:sz="0" w:space="0" w:color="auto"/>
            <w:bottom w:val="none" w:sz="0" w:space="0" w:color="auto"/>
            <w:right w:val="none" w:sz="0" w:space="0" w:color="auto"/>
          </w:divBdr>
        </w:div>
        <w:div w:id="1201284601">
          <w:marLeft w:val="640"/>
          <w:marRight w:val="0"/>
          <w:marTop w:val="0"/>
          <w:marBottom w:val="0"/>
          <w:divBdr>
            <w:top w:val="none" w:sz="0" w:space="0" w:color="auto"/>
            <w:left w:val="none" w:sz="0" w:space="0" w:color="auto"/>
            <w:bottom w:val="none" w:sz="0" w:space="0" w:color="auto"/>
            <w:right w:val="none" w:sz="0" w:space="0" w:color="auto"/>
          </w:divBdr>
        </w:div>
        <w:div w:id="1358853347">
          <w:marLeft w:val="640"/>
          <w:marRight w:val="0"/>
          <w:marTop w:val="0"/>
          <w:marBottom w:val="0"/>
          <w:divBdr>
            <w:top w:val="none" w:sz="0" w:space="0" w:color="auto"/>
            <w:left w:val="none" w:sz="0" w:space="0" w:color="auto"/>
            <w:bottom w:val="none" w:sz="0" w:space="0" w:color="auto"/>
            <w:right w:val="none" w:sz="0" w:space="0" w:color="auto"/>
          </w:divBdr>
        </w:div>
        <w:div w:id="1137408248">
          <w:marLeft w:val="640"/>
          <w:marRight w:val="0"/>
          <w:marTop w:val="0"/>
          <w:marBottom w:val="0"/>
          <w:divBdr>
            <w:top w:val="none" w:sz="0" w:space="0" w:color="auto"/>
            <w:left w:val="none" w:sz="0" w:space="0" w:color="auto"/>
            <w:bottom w:val="none" w:sz="0" w:space="0" w:color="auto"/>
            <w:right w:val="none" w:sz="0" w:space="0" w:color="auto"/>
          </w:divBdr>
        </w:div>
        <w:div w:id="1784686096">
          <w:marLeft w:val="640"/>
          <w:marRight w:val="0"/>
          <w:marTop w:val="0"/>
          <w:marBottom w:val="0"/>
          <w:divBdr>
            <w:top w:val="none" w:sz="0" w:space="0" w:color="auto"/>
            <w:left w:val="none" w:sz="0" w:space="0" w:color="auto"/>
            <w:bottom w:val="none" w:sz="0" w:space="0" w:color="auto"/>
            <w:right w:val="none" w:sz="0" w:space="0" w:color="auto"/>
          </w:divBdr>
        </w:div>
        <w:div w:id="1050571506">
          <w:marLeft w:val="640"/>
          <w:marRight w:val="0"/>
          <w:marTop w:val="0"/>
          <w:marBottom w:val="0"/>
          <w:divBdr>
            <w:top w:val="none" w:sz="0" w:space="0" w:color="auto"/>
            <w:left w:val="none" w:sz="0" w:space="0" w:color="auto"/>
            <w:bottom w:val="none" w:sz="0" w:space="0" w:color="auto"/>
            <w:right w:val="none" w:sz="0" w:space="0" w:color="auto"/>
          </w:divBdr>
        </w:div>
        <w:div w:id="1552571353">
          <w:marLeft w:val="640"/>
          <w:marRight w:val="0"/>
          <w:marTop w:val="0"/>
          <w:marBottom w:val="0"/>
          <w:divBdr>
            <w:top w:val="none" w:sz="0" w:space="0" w:color="auto"/>
            <w:left w:val="none" w:sz="0" w:space="0" w:color="auto"/>
            <w:bottom w:val="none" w:sz="0" w:space="0" w:color="auto"/>
            <w:right w:val="none" w:sz="0" w:space="0" w:color="auto"/>
          </w:divBdr>
        </w:div>
        <w:div w:id="648678470">
          <w:marLeft w:val="640"/>
          <w:marRight w:val="0"/>
          <w:marTop w:val="0"/>
          <w:marBottom w:val="0"/>
          <w:divBdr>
            <w:top w:val="none" w:sz="0" w:space="0" w:color="auto"/>
            <w:left w:val="none" w:sz="0" w:space="0" w:color="auto"/>
            <w:bottom w:val="none" w:sz="0" w:space="0" w:color="auto"/>
            <w:right w:val="none" w:sz="0" w:space="0" w:color="auto"/>
          </w:divBdr>
        </w:div>
        <w:div w:id="1868250456">
          <w:marLeft w:val="640"/>
          <w:marRight w:val="0"/>
          <w:marTop w:val="0"/>
          <w:marBottom w:val="0"/>
          <w:divBdr>
            <w:top w:val="none" w:sz="0" w:space="0" w:color="auto"/>
            <w:left w:val="none" w:sz="0" w:space="0" w:color="auto"/>
            <w:bottom w:val="none" w:sz="0" w:space="0" w:color="auto"/>
            <w:right w:val="none" w:sz="0" w:space="0" w:color="auto"/>
          </w:divBdr>
        </w:div>
        <w:div w:id="1627000965">
          <w:marLeft w:val="640"/>
          <w:marRight w:val="0"/>
          <w:marTop w:val="0"/>
          <w:marBottom w:val="0"/>
          <w:divBdr>
            <w:top w:val="none" w:sz="0" w:space="0" w:color="auto"/>
            <w:left w:val="none" w:sz="0" w:space="0" w:color="auto"/>
            <w:bottom w:val="none" w:sz="0" w:space="0" w:color="auto"/>
            <w:right w:val="none" w:sz="0" w:space="0" w:color="auto"/>
          </w:divBdr>
        </w:div>
        <w:div w:id="1152524904">
          <w:marLeft w:val="640"/>
          <w:marRight w:val="0"/>
          <w:marTop w:val="0"/>
          <w:marBottom w:val="0"/>
          <w:divBdr>
            <w:top w:val="none" w:sz="0" w:space="0" w:color="auto"/>
            <w:left w:val="none" w:sz="0" w:space="0" w:color="auto"/>
            <w:bottom w:val="none" w:sz="0" w:space="0" w:color="auto"/>
            <w:right w:val="none" w:sz="0" w:space="0" w:color="auto"/>
          </w:divBdr>
        </w:div>
        <w:div w:id="2064868523">
          <w:marLeft w:val="640"/>
          <w:marRight w:val="0"/>
          <w:marTop w:val="0"/>
          <w:marBottom w:val="0"/>
          <w:divBdr>
            <w:top w:val="none" w:sz="0" w:space="0" w:color="auto"/>
            <w:left w:val="none" w:sz="0" w:space="0" w:color="auto"/>
            <w:bottom w:val="none" w:sz="0" w:space="0" w:color="auto"/>
            <w:right w:val="none" w:sz="0" w:space="0" w:color="auto"/>
          </w:divBdr>
        </w:div>
        <w:div w:id="139617513">
          <w:marLeft w:val="640"/>
          <w:marRight w:val="0"/>
          <w:marTop w:val="0"/>
          <w:marBottom w:val="0"/>
          <w:divBdr>
            <w:top w:val="none" w:sz="0" w:space="0" w:color="auto"/>
            <w:left w:val="none" w:sz="0" w:space="0" w:color="auto"/>
            <w:bottom w:val="none" w:sz="0" w:space="0" w:color="auto"/>
            <w:right w:val="none" w:sz="0" w:space="0" w:color="auto"/>
          </w:divBdr>
        </w:div>
        <w:div w:id="1457018254">
          <w:marLeft w:val="640"/>
          <w:marRight w:val="0"/>
          <w:marTop w:val="0"/>
          <w:marBottom w:val="0"/>
          <w:divBdr>
            <w:top w:val="none" w:sz="0" w:space="0" w:color="auto"/>
            <w:left w:val="none" w:sz="0" w:space="0" w:color="auto"/>
            <w:bottom w:val="none" w:sz="0" w:space="0" w:color="auto"/>
            <w:right w:val="none" w:sz="0" w:space="0" w:color="auto"/>
          </w:divBdr>
        </w:div>
        <w:div w:id="1127118493">
          <w:marLeft w:val="640"/>
          <w:marRight w:val="0"/>
          <w:marTop w:val="0"/>
          <w:marBottom w:val="0"/>
          <w:divBdr>
            <w:top w:val="none" w:sz="0" w:space="0" w:color="auto"/>
            <w:left w:val="none" w:sz="0" w:space="0" w:color="auto"/>
            <w:bottom w:val="none" w:sz="0" w:space="0" w:color="auto"/>
            <w:right w:val="none" w:sz="0" w:space="0" w:color="auto"/>
          </w:divBdr>
        </w:div>
        <w:div w:id="401222037">
          <w:marLeft w:val="640"/>
          <w:marRight w:val="0"/>
          <w:marTop w:val="0"/>
          <w:marBottom w:val="0"/>
          <w:divBdr>
            <w:top w:val="none" w:sz="0" w:space="0" w:color="auto"/>
            <w:left w:val="none" w:sz="0" w:space="0" w:color="auto"/>
            <w:bottom w:val="none" w:sz="0" w:space="0" w:color="auto"/>
            <w:right w:val="none" w:sz="0" w:space="0" w:color="auto"/>
          </w:divBdr>
        </w:div>
        <w:div w:id="1243955403">
          <w:marLeft w:val="640"/>
          <w:marRight w:val="0"/>
          <w:marTop w:val="0"/>
          <w:marBottom w:val="0"/>
          <w:divBdr>
            <w:top w:val="none" w:sz="0" w:space="0" w:color="auto"/>
            <w:left w:val="none" w:sz="0" w:space="0" w:color="auto"/>
            <w:bottom w:val="none" w:sz="0" w:space="0" w:color="auto"/>
            <w:right w:val="none" w:sz="0" w:space="0" w:color="auto"/>
          </w:divBdr>
        </w:div>
        <w:div w:id="889656421">
          <w:marLeft w:val="640"/>
          <w:marRight w:val="0"/>
          <w:marTop w:val="0"/>
          <w:marBottom w:val="0"/>
          <w:divBdr>
            <w:top w:val="none" w:sz="0" w:space="0" w:color="auto"/>
            <w:left w:val="none" w:sz="0" w:space="0" w:color="auto"/>
            <w:bottom w:val="none" w:sz="0" w:space="0" w:color="auto"/>
            <w:right w:val="none" w:sz="0" w:space="0" w:color="auto"/>
          </w:divBdr>
        </w:div>
        <w:div w:id="1739015266">
          <w:marLeft w:val="640"/>
          <w:marRight w:val="0"/>
          <w:marTop w:val="0"/>
          <w:marBottom w:val="0"/>
          <w:divBdr>
            <w:top w:val="none" w:sz="0" w:space="0" w:color="auto"/>
            <w:left w:val="none" w:sz="0" w:space="0" w:color="auto"/>
            <w:bottom w:val="none" w:sz="0" w:space="0" w:color="auto"/>
            <w:right w:val="none" w:sz="0" w:space="0" w:color="auto"/>
          </w:divBdr>
        </w:div>
        <w:div w:id="2064478268">
          <w:marLeft w:val="640"/>
          <w:marRight w:val="0"/>
          <w:marTop w:val="0"/>
          <w:marBottom w:val="0"/>
          <w:divBdr>
            <w:top w:val="none" w:sz="0" w:space="0" w:color="auto"/>
            <w:left w:val="none" w:sz="0" w:space="0" w:color="auto"/>
            <w:bottom w:val="none" w:sz="0" w:space="0" w:color="auto"/>
            <w:right w:val="none" w:sz="0" w:space="0" w:color="auto"/>
          </w:divBdr>
        </w:div>
        <w:div w:id="1408923199">
          <w:marLeft w:val="640"/>
          <w:marRight w:val="0"/>
          <w:marTop w:val="0"/>
          <w:marBottom w:val="0"/>
          <w:divBdr>
            <w:top w:val="none" w:sz="0" w:space="0" w:color="auto"/>
            <w:left w:val="none" w:sz="0" w:space="0" w:color="auto"/>
            <w:bottom w:val="none" w:sz="0" w:space="0" w:color="auto"/>
            <w:right w:val="none" w:sz="0" w:space="0" w:color="auto"/>
          </w:divBdr>
        </w:div>
        <w:div w:id="106850460">
          <w:marLeft w:val="640"/>
          <w:marRight w:val="0"/>
          <w:marTop w:val="0"/>
          <w:marBottom w:val="0"/>
          <w:divBdr>
            <w:top w:val="none" w:sz="0" w:space="0" w:color="auto"/>
            <w:left w:val="none" w:sz="0" w:space="0" w:color="auto"/>
            <w:bottom w:val="none" w:sz="0" w:space="0" w:color="auto"/>
            <w:right w:val="none" w:sz="0" w:space="0" w:color="auto"/>
          </w:divBdr>
        </w:div>
        <w:div w:id="1632050394">
          <w:marLeft w:val="640"/>
          <w:marRight w:val="0"/>
          <w:marTop w:val="0"/>
          <w:marBottom w:val="0"/>
          <w:divBdr>
            <w:top w:val="none" w:sz="0" w:space="0" w:color="auto"/>
            <w:left w:val="none" w:sz="0" w:space="0" w:color="auto"/>
            <w:bottom w:val="none" w:sz="0" w:space="0" w:color="auto"/>
            <w:right w:val="none" w:sz="0" w:space="0" w:color="auto"/>
          </w:divBdr>
        </w:div>
        <w:div w:id="1512720802">
          <w:marLeft w:val="640"/>
          <w:marRight w:val="0"/>
          <w:marTop w:val="0"/>
          <w:marBottom w:val="0"/>
          <w:divBdr>
            <w:top w:val="none" w:sz="0" w:space="0" w:color="auto"/>
            <w:left w:val="none" w:sz="0" w:space="0" w:color="auto"/>
            <w:bottom w:val="none" w:sz="0" w:space="0" w:color="auto"/>
            <w:right w:val="none" w:sz="0" w:space="0" w:color="auto"/>
          </w:divBdr>
        </w:div>
        <w:div w:id="1745567607">
          <w:marLeft w:val="640"/>
          <w:marRight w:val="0"/>
          <w:marTop w:val="0"/>
          <w:marBottom w:val="0"/>
          <w:divBdr>
            <w:top w:val="none" w:sz="0" w:space="0" w:color="auto"/>
            <w:left w:val="none" w:sz="0" w:space="0" w:color="auto"/>
            <w:bottom w:val="none" w:sz="0" w:space="0" w:color="auto"/>
            <w:right w:val="none" w:sz="0" w:space="0" w:color="auto"/>
          </w:divBdr>
        </w:div>
        <w:div w:id="1267807761">
          <w:marLeft w:val="640"/>
          <w:marRight w:val="0"/>
          <w:marTop w:val="0"/>
          <w:marBottom w:val="0"/>
          <w:divBdr>
            <w:top w:val="none" w:sz="0" w:space="0" w:color="auto"/>
            <w:left w:val="none" w:sz="0" w:space="0" w:color="auto"/>
            <w:bottom w:val="none" w:sz="0" w:space="0" w:color="auto"/>
            <w:right w:val="none" w:sz="0" w:space="0" w:color="auto"/>
          </w:divBdr>
        </w:div>
        <w:div w:id="1372879403">
          <w:marLeft w:val="640"/>
          <w:marRight w:val="0"/>
          <w:marTop w:val="0"/>
          <w:marBottom w:val="0"/>
          <w:divBdr>
            <w:top w:val="none" w:sz="0" w:space="0" w:color="auto"/>
            <w:left w:val="none" w:sz="0" w:space="0" w:color="auto"/>
            <w:bottom w:val="none" w:sz="0" w:space="0" w:color="auto"/>
            <w:right w:val="none" w:sz="0" w:space="0" w:color="auto"/>
          </w:divBdr>
        </w:div>
        <w:div w:id="2005160916">
          <w:marLeft w:val="640"/>
          <w:marRight w:val="0"/>
          <w:marTop w:val="0"/>
          <w:marBottom w:val="0"/>
          <w:divBdr>
            <w:top w:val="none" w:sz="0" w:space="0" w:color="auto"/>
            <w:left w:val="none" w:sz="0" w:space="0" w:color="auto"/>
            <w:bottom w:val="none" w:sz="0" w:space="0" w:color="auto"/>
            <w:right w:val="none" w:sz="0" w:space="0" w:color="auto"/>
          </w:divBdr>
        </w:div>
        <w:div w:id="2096126674">
          <w:marLeft w:val="640"/>
          <w:marRight w:val="0"/>
          <w:marTop w:val="0"/>
          <w:marBottom w:val="0"/>
          <w:divBdr>
            <w:top w:val="none" w:sz="0" w:space="0" w:color="auto"/>
            <w:left w:val="none" w:sz="0" w:space="0" w:color="auto"/>
            <w:bottom w:val="none" w:sz="0" w:space="0" w:color="auto"/>
            <w:right w:val="none" w:sz="0" w:space="0" w:color="auto"/>
          </w:divBdr>
        </w:div>
        <w:div w:id="1094479339">
          <w:marLeft w:val="640"/>
          <w:marRight w:val="0"/>
          <w:marTop w:val="0"/>
          <w:marBottom w:val="0"/>
          <w:divBdr>
            <w:top w:val="none" w:sz="0" w:space="0" w:color="auto"/>
            <w:left w:val="none" w:sz="0" w:space="0" w:color="auto"/>
            <w:bottom w:val="none" w:sz="0" w:space="0" w:color="auto"/>
            <w:right w:val="none" w:sz="0" w:space="0" w:color="auto"/>
          </w:divBdr>
        </w:div>
        <w:div w:id="1873836168">
          <w:marLeft w:val="640"/>
          <w:marRight w:val="0"/>
          <w:marTop w:val="0"/>
          <w:marBottom w:val="0"/>
          <w:divBdr>
            <w:top w:val="none" w:sz="0" w:space="0" w:color="auto"/>
            <w:left w:val="none" w:sz="0" w:space="0" w:color="auto"/>
            <w:bottom w:val="none" w:sz="0" w:space="0" w:color="auto"/>
            <w:right w:val="none" w:sz="0" w:space="0" w:color="auto"/>
          </w:divBdr>
        </w:div>
        <w:div w:id="769353815">
          <w:marLeft w:val="640"/>
          <w:marRight w:val="0"/>
          <w:marTop w:val="0"/>
          <w:marBottom w:val="0"/>
          <w:divBdr>
            <w:top w:val="none" w:sz="0" w:space="0" w:color="auto"/>
            <w:left w:val="none" w:sz="0" w:space="0" w:color="auto"/>
            <w:bottom w:val="none" w:sz="0" w:space="0" w:color="auto"/>
            <w:right w:val="none" w:sz="0" w:space="0" w:color="auto"/>
          </w:divBdr>
        </w:div>
        <w:div w:id="2066831093">
          <w:marLeft w:val="640"/>
          <w:marRight w:val="0"/>
          <w:marTop w:val="0"/>
          <w:marBottom w:val="0"/>
          <w:divBdr>
            <w:top w:val="none" w:sz="0" w:space="0" w:color="auto"/>
            <w:left w:val="none" w:sz="0" w:space="0" w:color="auto"/>
            <w:bottom w:val="none" w:sz="0" w:space="0" w:color="auto"/>
            <w:right w:val="none" w:sz="0" w:space="0" w:color="auto"/>
          </w:divBdr>
        </w:div>
        <w:div w:id="700514633">
          <w:marLeft w:val="640"/>
          <w:marRight w:val="0"/>
          <w:marTop w:val="0"/>
          <w:marBottom w:val="0"/>
          <w:divBdr>
            <w:top w:val="none" w:sz="0" w:space="0" w:color="auto"/>
            <w:left w:val="none" w:sz="0" w:space="0" w:color="auto"/>
            <w:bottom w:val="none" w:sz="0" w:space="0" w:color="auto"/>
            <w:right w:val="none" w:sz="0" w:space="0" w:color="auto"/>
          </w:divBdr>
        </w:div>
        <w:div w:id="1650984605">
          <w:marLeft w:val="640"/>
          <w:marRight w:val="0"/>
          <w:marTop w:val="0"/>
          <w:marBottom w:val="0"/>
          <w:divBdr>
            <w:top w:val="none" w:sz="0" w:space="0" w:color="auto"/>
            <w:left w:val="none" w:sz="0" w:space="0" w:color="auto"/>
            <w:bottom w:val="none" w:sz="0" w:space="0" w:color="auto"/>
            <w:right w:val="none" w:sz="0" w:space="0" w:color="auto"/>
          </w:divBdr>
        </w:div>
        <w:div w:id="1210921366">
          <w:marLeft w:val="640"/>
          <w:marRight w:val="0"/>
          <w:marTop w:val="0"/>
          <w:marBottom w:val="0"/>
          <w:divBdr>
            <w:top w:val="none" w:sz="0" w:space="0" w:color="auto"/>
            <w:left w:val="none" w:sz="0" w:space="0" w:color="auto"/>
            <w:bottom w:val="none" w:sz="0" w:space="0" w:color="auto"/>
            <w:right w:val="none" w:sz="0" w:space="0" w:color="auto"/>
          </w:divBdr>
        </w:div>
        <w:div w:id="1306004497">
          <w:marLeft w:val="640"/>
          <w:marRight w:val="0"/>
          <w:marTop w:val="0"/>
          <w:marBottom w:val="0"/>
          <w:divBdr>
            <w:top w:val="none" w:sz="0" w:space="0" w:color="auto"/>
            <w:left w:val="none" w:sz="0" w:space="0" w:color="auto"/>
            <w:bottom w:val="none" w:sz="0" w:space="0" w:color="auto"/>
            <w:right w:val="none" w:sz="0" w:space="0" w:color="auto"/>
          </w:divBdr>
        </w:div>
        <w:div w:id="1646659365">
          <w:marLeft w:val="640"/>
          <w:marRight w:val="0"/>
          <w:marTop w:val="0"/>
          <w:marBottom w:val="0"/>
          <w:divBdr>
            <w:top w:val="none" w:sz="0" w:space="0" w:color="auto"/>
            <w:left w:val="none" w:sz="0" w:space="0" w:color="auto"/>
            <w:bottom w:val="none" w:sz="0" w:space="0" w:color="auto"/>
            <w:right w:val="none" w:sz="0" w:space="0" w:color="auto"/>
          </w:divBdr>
        </w:div>
        <w:div w:id="356389462">
          <w:marLeft w:val="640"/>
          <w:marRight w:val="0"/>
          <w:marTop w:val="0"/>
          <w:marBottom w:val="0"/>
          <w:divBdr>
            <w:top w:val="none" w:sz="0" w:space="0" w:color="auto"/>
            <w:left w:val="none" w:sz="0" w:space="0" w:color="auto"/>
            <w:bottom w:val="none" w:sz="0" w:space="0" w:color="auto"/>
            <w:right w:val="none" w:sz="0" w:space="0" w:color="auto"/>
          </w:divBdr>
        </w:div>
        <w:div w:id="2033532292">
          <w:marLeft w:val="640"/>
          <w:marRight w:val="0"/>
          <w:marTop w:val="0"/>
          <w:marBottom w:val="0"/>
          <w:divBdr>
            <w:top w:val="none" w:sz="0" w:space="0" w:color="auto"/>
            <w:left w:val="none" w:sz="0" w:space="0" w:color="auto"/>
            <w:bottom w:val="none" w:sz="0" w:space="0" w:color="auto"/>
            <w:right w:val="none" w:sz="0" w:space="0" w:color="auto"/>
          </w:divBdr>
        </w:div>
        <w:div w:id="2073892962">
          <w:marLeft w:val="640"/>
          <w:marRight w:val="0"/>
          <w:marTop w:val="0"/>
          <w:marBottom w:val="0"/>
          <w:divBdr>
            <w:top w:val="none" w:sz="0" w:space="0" w:color="auto"/>
            <w:left w:val="none" w:sz="0" w:space="0" w:color="auto"/>
            <w:bottom w:val="none" w:sz="0" w:space="0" w:color="auto"/>
            <w:right w:val="none" w:sz="0" w:space="0" w:color="auto"/>
          </w:divBdr>
        </w:div>
        <w:div w:id="161315972">
          <w:marLeft w:val="640"/>
          <w:marRight w:val="0"/>
          <w:marTop w:val="0"/>
          <w:marBottom w:val="0"/>
          <w:divBdr>
            <w:top w:val="none" w:sz="0" w:space="0" w:color="auto"/>
            <w:left w:val="none" w:sz="0" w:space="0" w:color="auto"/>
            <w:bottom w:val="none" w:sz="0" w:space="0" w:color="auto"/>
            <w:right w:val="none" w:sz="0" w:space="0" w:color="auto"/>
          </w:divBdr>
        </w:div>
        <w:div w:id="310139388">
          <w:marLeft w:val="640"/>
          <w:marRight w:val="0"/>
          <w:marTop w:val="0"/>
          <w:marBottom w:val="0"/>
          <w:divBdr>
            <w:top w:val="none" w:sz="0" w:space="0" w:color="auto"/>
            <w:left w:val="none" w:sz="0" w:space="0" w:color="auto"/>
            <w:bottom w:val="none" w:sz="0" w:space="0" w:color="auto"/>
            <w:right w:val="none" w:sz="0" w:space="0" w:color="auto"/>
          </w:divBdr>
        </w:div>
        <w:div w:id="681012352">
          <w:marLeft w:val="640"/>
          <w:marRight w:val="0"/>
          <w:marTop w:val="0"/>
          <w:marBottom w:val="0"/>
          <w:divBdr>
            <w:top w:val="none" w:sz="0" w:space="0" w:color="auto"/>
            <w:left w:val="none" w:sz="0" w:space="0" w:color="auto"/>
            <w:bottom w:val="none" w:sz="0" w:space="0" w:color="auto"/>
            <w:right w:val="none" w:sz="0" w:space="0" w:color="auto"/>
          </w:divBdr>
        </w:div>
        <w:div w:id="425351669">
          <w:marLeft w:val="640"/>
          <w:marRight w:val="0"/>
          <w:marTop w:val="0"/>
          <w:marBottom w:val="0"/>
          <w:divBdr>
            <w:top w:val="none" w:sz="0" w:space="0" w:color="auto"/>
            <w:left w:val="none" w:sz="0" w:space="0" w:color="auto"/>
            <w:bottom w:val="none" w:sz="0" w:space="0" w:color="auto"/>
            <w:right w:val="none" w:sz="0" w:space="0" w:color="auto"/>
          </w:divBdr>
        </w:div>
        <w:div w:id="741491634">
          <w:marLeft w:val="640"/>
          <w:marRight w:val="0"/>
          <w:marTop w:val="0"/>
          <w:marBottom w:val="0"/>
          <w:divBdr>
            <w:top w:val="none" w:sz="0" w:space="0" w:color="auto"/>
            <w:left w:val="none" w:sz="0" w:space="0" w:color="auto"/>
            <w:bottom w:val="none" w:sz="0" w:space="0" w:color="auto"/>
            <w:right w:val="none" w:sz="0" w:space="0" w:color="auto"/>
          </w:divBdr>
        </w:div>
        <w:div w:id="667711546">
          <w:marLeft w:val="640"/>
          <w:marRight w:val="0"/>
          <w:marTop w:val="0"/>
          <w:marBottom w:val="0"/>
          <w:divBdr>
            <w:top w:val="none" w:sz="0" w:space="0" w:color="auto"/>
            <w:left w:val="none" w:sz="0" w:space="0" w:color="auto"/>
            <w:bottom w:val="none" w:sz="0" w:space="0" w:color="auto"/>
            <w:right w:val="none" w:sz="0" w:space="0" w:color="auto"/>
          </w:divBdr>
        </w:div>
        <w:div w:id="1747923112">
          <w:marLeft w:val="640"/>
          <w:marRight w:val="0"/>
          <w:marTop w:val="0"/>
          <w:marBottom w:val="0"/>
          <w:divBdr>
            <w:top w:val="none" w:sz="0" w:space="0" w:color="auto"/>
            <w:left w:val="none" w:sz="0" w:space="0" w:color="auto"/>
            <w:bottom w:val="none" w:sz="0" w:space="0" w:color="auto"/>
            <w:right w:val="none" w:sz="0" w:space="0" w:color="auto"/>
          </w:divBdr>
        </w:div>
        <w:div w:id="1076048055">
          <w:marLeft w:val="640"/>
          <w:marRight w:val="0"/>
          <w:marTop w:val="0"/>
          <w:marBottom w:val="0"/>
          <w:divBdr>
            <w:top w:val="none" w:sz="0" w:space="0" w:color="auto"/>
            <w:left w:val="none" w:sz="0" w:space="0" w:color="auto"/>
            <w:bottom w:val="none" w:sz="0" w:space="0" w:color="auto"/>
            <w:right w:val="none" w:sz="0" w:space="0" w:color="auto"/>
          </w:divBdr>
        </w:div>
        <w:div w:id="1814249982">
          <w:marLeft w:val="640"/>
          <w:marRight w:val="0"/>
          <w:marTop w:val="0"/>
          <w:marBottom w:val="0"/>
          <w:divBdr>
            <w:top w:val="none" w:sz="0" w:space="0" w:color="auto"/>
            <w:left w:val="none" w:sz="0" w:space="0" w:color="auto"/>
            <w:bottom w:val="none" w:sz="0" w:space="0" w:color="auto"/>
            <w:right w:val="none" w:sz="0" w:space="0" w:color="auto"/>
          </w:divBdr>
        </w:div>
        <w:div w:id="1359046679">
          <w:marLeft w:val="640"/>
          <w:marRight w:val="0"/>
          <w:marTop w:val="0"/>
          <w:marBottom w:val="0"/>
          <w:divBdr>
            <w:top w:val="none" w:sz="0" w:space="0" w:color="auto"/>
            <w:left w:val="none" w:sz="0" w:space="0" w:color="auto"/>
            <w:bottom w:val="none" w:sz="0" w:space="0" w:color="auto"/>
            <w:right w:val="none" w:sz="0" w:space="0" w:color="auto"/>
          </w:divBdr>
        </w:div>
        <w:div w:id="1662192057">
          <w:marLeft w:val="640"/>
          <w:marRight w:val="0"/>
          <w:marTop w:val="0"/>
          <w:marBottom w:val="0"/>
          <w:divBdr>
            <w:top w:val="none" w:sz="0" w:space="0" w:color="auto"/>
            <w:left w:val="none" w:sz="0" w:space="0" w:color="auto"/>
            <w:bottom w:val="none" w:sz="0" w:space="0" w:color="auto"/>
            <w:right w:val="none" w:sz="0" w:space="0" w:color="auto"/>
          </w:divBdr>
        </w:div>
        <w:div w:id="2069836631">
          <w:marLeft w:val="640"/>
          <w:marRight w:val="0"/>
          <w:marTop w:val="0"/>
          <w:marBottom w:val="0"/>
          <w:divBdr>
            <w:top w:val="none" w:sz="0" w:space="0" w:color="auto"/>
            <w:left w:val="none" w:sz="0" w:space="0" w:color="auto"/>
            <w:bottom w:val="none" w:sz="0" w:space="0" w:color="auto"/>
            <w:right w:val="none" w:sz="0" w:space="0" w:color="auto"/>
          </w:divBdr>
        </w:div>
        <w:div w:id="853689076">
          <w:marLeft w:val="640"/>
          <w:marRight w:val="0"/>
          <w:marTop w:val="0"/>
          <w:marBottom w:val="0"/>
          <w:divBdr>
            <w:top w:val="none" w:sz="0" w:space="0" w:color="auto"/>
            <w:left w:val="none" w:sz="0" w:space="0" w:color="auto"/>
            <w:bottom w:val="none" w:sz="0" w:space="0" w:color="auto"/>
            <w:right w:val="none" w:sz="0" w:space="0" w:color="auto"/>
          </w:divBdr>
        </w:div>
        <w:div w:id="368998180">
          <w:marLeft w:val="640"/>
          <w:marRight w:val="0"/>
          <w:marTop w:val="0"/>
          <w:marBottom w:val="0"/>
          <w:divBdr>
            <w:top w:val="none" w:sz="0" w:space="0" w:color="auto"/>
            <w:left w:val="none" w:sz="0" w:space="0" w:color="auto"/>
            <w:bottom w:val="none" w:sz="0" w:space="0" w:color="auto"/>
            <w:right w:val="none" w:sz="0" w:space="0" w:color="auto"/>
          </w:divBdr>
        </w:div>
        <w:div w:id="1449936544">
          <w:marLeft w:val="640"/>
          <w:marRight w:val="0"/>
          <w:marTop w:val="0"/>
          <w:marBottom w:val="0"/>
          <w:divBdr>
            <w:top w:val="none" w:sz="0" w:space="0" w:color="auto"/>
            <w:left w:val="none" w:sz="0" w:space="0" w:color="auto"/>
            <w:bottom w:val="none" w:sz="0" w:space="0" w:color="auto"/>
            <w:right w:val="none" w:sz="0" w:space="0" w:color="auto"/>
          </w:divBdr>
        </w:div>
        <w:div w:id="232932417">
          <w:marLeft w:val="640"/>
          <w:marRight w:val="0"/>
          <w:marTop w:val="0"/>
          <w:marBottom w:val="0"/>
          <w:divBdr>
            <w:top w:val="none" w:sz="0" w:space="0" w:color="auto"/>
            <w:left w:val="none" w:sz="0" w:space="0" w:color="auto"/>
            <w:bottom w:val="none" w:sz="0" w:space="0" w:color="auto"/>
            <w:right w:val="none" w:sz="0" w:space="0" w:color="auto"/>
          </w:divBdr>
        </w:div>
        <w:div w:id="193349564">
          <w:marLeft w:val="640"/>
          <w:marRight w:val="0"/>
          <w:marTop w:val="0"/>
          <w:marBottom w:val="0"/>
          <w:divBdr>
            <w:top w:val="none" w:sz="0" w:space="0" w:color="auto"/>
            <w:left w:val="none" w:sz="0" w:space="0" w:color="auto"/>
            <w:bottom w:val="none" w:sz="0" w:space="0" w:color="auto"/>
            <w:right w:val="none" w:sz="0" w:space="0" w:color="auto"/>
          </w:divBdr>
        </w:div>
        <w:div w:id="535315742">
          <w:marLeft w:val="640"/>
          <w:marRight w:val="0"/>
          <w:marTop w:val="0"/>
          <w:marBottom w:val="0"/>
          <w:divBdr>
            <w:top w:val="none" w:sz="0" w:space="0" w:color="auto"/>
            <w:left w:val="none" w:sz="0" w:space="0" w:color="auto"/>
            <w:bottom w:val="none" w:sz="0" w:space="0" w:color="auto"/>
            <w:right w:val="none" w:sz="0" w:space="0" w:color="auto"/>
          </w:divBdr>
        </w:div>
        <w:div w:id="555241509">
          <w:marLeft w:val="640"/>
          <w:marRight w:val="0"/>
          <w:marTop w:val="0"/>
          <w:marBottom w:val="0"/>
          <w:divBdr>
            <w:top w:val="none" w:sz="0" w:space="0" w:color="auto"/>
            <w:left w:val="none" w:sz="0" w:space="0" w:color="auto"/>
            <w:bottom w:val="none" w:sz="0" w:space="0" w:color="auto"/>
            <w:right w:val="none" w:sz="0" w:space="0" w:color="auto"/>
          </w:divBdr>
        </w:div>
        <w:div w:id="1083071196">
          <w:marLeft w:val="640"/>
          <w:marRight w:val="0"/>
          <w:marTop w:val="0"/>
          <w:marBottom w:val="0"/>
          <w:divBdr>
            <w:top w:val="none" w:sz="0" w:space="0" w:color="auto"/>
            <w:left w:val="none" w:sz="0" w:space="0" w:color="auto"/>
            <w:bottom w:val="none" w:sz="0" w:space="0" w:color="auto"/>
            <w:right w:val="none" w:sz="0" w:space="0" w:color="auto"/>
          </w:divBdr>
        </w:div>
        <w:div w:id="1185679986">
          <w:marLeft w:val="640"/>
          <w:marRight w:val="0"/>
          <w:marTop w:val="0"/>
          <w:marBottom w:val="0"/>
          <w:divBdr>
            <w:top w:val="none" w:sz="0" w:space="0" w:color="auto"/>
            <w:left w:val="none" w:sz="0" w:space="0" w:color="auto"/>
            <w:bottom w:val="none" w:sz="0" w:space="0" w:color="auto"/>
            <w:right w:val="none" w:sz="0" w:space="0" w:color="auto"/>
          </w:divBdr>
        </w:div>
        <w:div w:id="1402480891">
          <w:marLeft w:val="640"/>
          <w:marRight w:val="0"/>
          <w:marTop w:val="0"/>
          <w:marBottom w:val="0"/>
          <w:divBdr>
            <w:top w:val="none" w:sz="0" w:space="0" w:color="auto"/>
            <w:left w:val="none" w:sz="0" w:space="0" w:color="auto"/>
            <w:bottom w:val="none" w:sz="0" w:space="0" w:color="auto"/>
            <w:right w:val="none" w:sz="0" w:space="0" w:color="auto"/>
          </w:divBdr>
        </w:div>
        <w:div w:id="1076704669">
          <w:marLeft w:val="640"/>
          <w:marRight w:val="0"/>
          <w:marTop w:val="0"/>
          <w:marBottom w:val="0"/>
          <w:divBdr>
            <w:top w:val="none" w:sz="0" w:space="0" w:color="auto"/>
            <w:left w:val="none" w:sz="0" w:space="0" w:color="auto"/>
            <w:bottom w:val="none" w:sz="0" w:space="0" w:color="auto"/>
            <w:right w:val="none" w:sz="0" w:space="0" w:color="auto"/>
          </w:divBdr>
        </w:div>
        <w:div w:id="1410345045">
          <w:marLeft w:val="640"/>
          <w:marRight w:val="0"/>
          <w:marTop w:val="0"/>
          <w:marBottom w:val="0"/>
          <w:divBdr>
            <w:top w:val="none" w:sz="0" w:space="0" w:color="auto"/>
            <w:left w:val="none" w:sz="0" w:space="0" w:color="auto"/>
            <w:bottom w:val="none" w:sz="0" w:space="0" w:color="auto"/>
            <w:right w:val="none" w:sz="0" w:space="0" w:color="auto"/>
          </w:divBdr>
        </w:div>
        <w:div w:id="1171871538">
          <w:marLeft w:val="640"/>
          <w:marRight w:val="0"/>
          <w:marTop w:val="0"/>
          <w:marBottom w:val="0"/>
          <w:divBdr>
            <w:top w:val="none" w:sz="0" w:space="0" w:color="auto"/>
            <w:left w:val="none" w:sz="0" w:space="0" w:color="auto"/>
            <w:bottom w:val="none" w:sz="0" w:space="0" w:color="auto"/>
            <w:right w:val="none" w:sz="0" w:space="0" w:color="auto"/>
          </w:divBdr>
        </w:div>
        <w:div w:id="1027172229">
          <w:marLeft w:val="640"/>
          <w:marRight w:val="0"/>
          <w:marTop w:val="0"/>
          <w:marBottom w:val="0"/>
          <w:divBdr>
            <w:top w:val="none" w:sz="0" w:space="0" w:color="auto"/>
            <w:left w:val="none" w:sz="0" w:space="0" w:color="auto"/>
            <w:bottom w:val="none" w:sz="0" w:space="0" w:color="auto"/>
            <w:right w:val="none" w:sz="0" w:space="0" w:color="auto"/>
          </w:divBdr>
        </w:div>
        <w:div w:id="1938516227">
          <w:marLeft w:val="640"/>
          <w:marRight w:val="0"/>
          <w:marTop w:val="0"/>
          <w:marBottom w:val="0"/>
          <w:divBdr>
            <w:top w:val="none" w:sz="0" w:space="0" w:color="auto"/>
            <w:left w:val="none" w:sz="0" w:space="0" w:color="auto"/>
            <w:bottom w:val="none" w:sz="0" w:space="0" w:color="auto"/>
            <w:right w:val="none" w:sz="0" w:space="0" w:color="auto"/>
          </w:divBdr>
        </w:div>
        <w:div w:id="795180232">
          <w:marLeft w:val="640"/>
          <w:marRight w:val="0"/>
          <w:marTop w:val="0"/>
          <w:marBottom w:val="0"/>
          <w:divBdr>
            <w:top w:val="none" w:sz="0" w:space="0" w:color="auto"/>
            <w:left w:val="none" w:sz="0" w:space="0" w:color="auto"/>
            <w:bottom w:val="none" w:sz="0" w:space="0" w:color="auto"/>
            <w:right w:val="none" w:sz="0" w:space="0" w:color="auto"/>
          </w:divBdr>
        </w:div>
        <w:div w:id="1085997767">
          <w:marLeft w:val="640"/>
          <w:marRight w:val="0"/>
          <w:marTop w:val="0"/>
          <w:marBottom w:val="0"/>
          <w:divBdr>
            <w:top w:val="none" w:sz="0" w:space="0" w:color="auto"/>
            <w:left w:val="none" w:sz="0" w:space="0" w:color="auto"/>
            <w:bottom w:val="none" w:sz="0" w:space="0" w:color="auto"/>
            <w:right w:val="none" w:sz="0" w:space="0" w:color="auto"/>
          </w:divBdr>
        </w:div>
        <w:div w:id="195700700">
          <w:marLeft w:val="640"/>
          <w:marRight w:val="0"/>
          <w:marTop w:val="0"/>
          <w:marBottom w:val="0"/>
          <w:divBdr>
            <w:top w:val="none" w:sz="0" w:space="0" w:color="auto"/>
            <w:left w:val="none" w:sz="0" w:space="0" w:color="auto"/>
            <w:bottom w:val="none" w:sz="0" w:space="0" w:color="auto"/>
            <w:right w:val="none" w:sz="0" w:space="0" w:color="auto"/>
          </w:divBdr>
        </w:div>
        <w:div w:id="1032344332">
          <w:marLeft w:val="640"/>
          <w:marRight w:val="0"/>
          <w:marTop w:val="0"/>
          <w:marBottom w:val="0"/>
          <w:divBdr>
            <w:top w:val="none" w:sz="0" w:space="0" w:color="auto"/>
            <w:left w:val="none" w:sz="0" w:space="0" w:color="auto"/>
            <w:bottom w:val="none" w:sz="0" w:space="0" w:color="auto"/>
            <w:right w:val="none" w:sz="0" w:space="0" w:color="auto"/>
          </w:divBdr>
        </w:div>
        <w:div w:id="557010772">
          <w:marLeft w:val="640"/>
          <w:marRight w:val="0"/>
          <w:marTop w:val="0"/>
          <w:marBottom w:val="0"/>
          <w:divBdr>
            <w:top w:val="none" w:sz="0" w:space="0" w:color="auto"/>
            <w:left w:val="none" w:sz="0" w:space="0" w:color="auto"/>
            <w:bottom w:val="none" w:sz="0" w:space="0" w:color="auto"/>
            <w:right w:val="none" w:sz="0" w:space="0" w:color="auto"/>
          </w:divBdr>
        </w:div>
        <w:div w:id="1916813695">
          <w:marLeft w:val="640"/>
          <w:marRight w:val="0"/>
          <w:marTop w:val="0"/>
          <w:marBottom w:val="0"/>
          <w:divBdr>
            <w:top w:val="none" w:sz="0" w:space="0" w:color="auto"/>
            <w:left w:val="none" w:sz="0" w:space="0" w:color="auto"/>
            <w:bottom w:val="none" w:sz="0" w:space="0" w:color="auto"/>
            <w:right w:val="none" w:sz="0" w:space="0" w:color="auto"/>
          </w:divBdr>
        </w:div>
        <w:div w:id="1175222472">
          <w:marLeft w:val="640"/>
          <w:marRight w:val="0"/>
          <w:marTop w:val="0"/>
          <w:marBottom w:val="0"/>
          <w:divBdr>
            <w:top w:val="none" w:sz="0" w:space="0" w:color="auto"/>
            <w:left w:val="none" w:sz="0" w:space="0" w:color="auto"/>
            <w:bottom w:val="none" w:sz="0" w:space="0" w:color="auto"/>
            <w:right w:val="none" w:sz="0" w:space="0" w:color="auto"/>
          </w:divBdr>
        </w:div>
        <w:div w:id="751590162">
          <w:marLeft w:val="640"/>
          <w:marRight w:val="0"/>
          <w:marTop w:val="0"/>
          <w:marBottom w:val="0"/>
          <w:divBdr>
            <w:top w:val="none" w:sz="0" w:space="0" w:color="auto"/>
            <w:left w:val="none" w:sz="0" w:space="0" w:color="auto"/>
            <w:bottom w:val="none" w:sz="0" w:space="0" w:color="auto"/>
            <w:right w:val="none" w:sz="0" w:space="0" w:color="auto"/>
          </w:divBdr>
        </w:div>
        <w:div w:id="1916864889">
          <w:marLeft w:val="640"/>
          <w:marRight w:val="0"/>
          <w:marTop w:val="0"/>
          <w:marBottom w:val="0"/>
          <w:divBdr>
            <w:top w:val="none" w:sz="0" w:space="0" w:color="auto"/>
            <w:left w:val="none" w:sz="0" w:space="0" w:color="auto"/>
            <w:bottom w:val="none" w:sz="0" w:space="0" w:color="auto"/>
            <w:right w:val="none" w:sz="0" w:space="0" w:color="auto"/>
          </w:divBdr>
        </w:div>
        <w:div w:id="2137408766">
          <w:marLeft w:val="640"/>
          <w:marRight w:val="0"/>
          <w:marTop w:val="0"/>
          <w:marBottom w:val="0"/>
          <w:divBdr>
            <w:top w:val="none" w:sz="0" w:space="0" w:color="auto"/>
            <w:left w:val="none" w:sz="0" w:space="0" w:color="auto"/>
            <w:bottom w:val="none" w:sz="0" w:space="0" w:color="auto"/>
            <w:right w:val="none" w:sz="0" w:space="0" w:color="auto"/>
          </w:divBdr>
        </w:div>
        <w:div w:id="1788040672">
          <w:marLeft w:val="640"/>
          <w:marRight w:val="0"/>
          <w:marTop w:val="0"/>
          <w:marBottom w:val="0"/>
          <w:divBdr>
            <w:top w:val="none" w:sz="0" w:space="0" w:color="auto"/>
            <w:left w:val="none" w:sz="0" w:space="0" w:color="auto"/>
            <w:bottom w:val="none" w:sz="0" w:space="0" w:color="auto"/>
            <w:right w:val="none" w:sz="0" w:space="0" w:color="auto"/>
          </w:divBdr>
        </w:div>
        <w:div w:id="561645665">
          <w:marLeft w:val="640"/>
          <w:marRight w:val="0"/>
          <w:marTop w:val="0"/>
          <w:marBottom w:val="0"/>
          <w:divBdr>
            <w:top w:val="none" w:sz="0" w:space="0" w:color="auto"/>
            <w:left w:val="none" w:sz="0" w:space="0" w:color="auto"/>
            <w:bottom w:val="none" w:sz="0" w:space="0" w:color="auto"/>
            <w:right w:val="none" w:sz="0" w:space="0" w:color="auto"/>
          </w:divBdr>
        </w:div>
        <w:div w:id="224798818">
          <w:marLeft w:val="640"/>
          <w:marRight w:val="0"/>
          <w:marTop w:val="0"/>
          <w:marBottom w:val="0"/>
          <w:divBdr>
            <w:top w:val="none" w:sz="0" w:space="0" w:color="auto"/>
            <w:left w:val="none" w:sz="0" w:space="0" w:color="auto"/>
            <w:bottom w:val="none" w:sz="0" w:space="0" w:color="auto"/>
            <w:right w:val="none" w:sz="0" w:space="0" w:color="auto"/>
          </w:divBdr>
        </w:div>
        <w:div w:id="1015228102">
          <w:marLeft w:val="640"/>
          <w:marRight w:val="0"/>
          <w:marTop w:val="0"/>
          <w:marBottom w:val="0"/>
          <w:divBdr>
            <w:top w:val="none" w:sz="0" w:space="0" w:color="auto"/>
            <w:left w:val="none" w:sz="0" w:space="0" w:color="auto"/>
            <w:bottom w:val="none" w:sz="0" w:space="0" w:color="auto"/>
            <w:right w:val="none" w:sz="0" w:space="0" w:color="auto"/>
          </w:divBdr>
        </w:div>
        <w:div w:id="2144611765">
          <w:marLeft w:val="640"/>
          <w:marRight w:val="0"/>
          <w:marTop w:val="0"/>
          <w:marBottom w:val="0"/>
          <w:divBdr>
            <w:top w:val="none" w:sz="0" w:space="0" w:color="auto"/>
            <w:left w:val="none" w:sz="0" w:space="0" w:color="auto"/>
            <w:bottom w:val="none" w:sz="0" w:space="0" w:color="auto"/>
            <w:right w:val="none" w:sz="0" w:space="0" w:color="auto"/>
          </w:divBdr>
        </w:div>
        <w:div w:id="305934349">
          <w:marLeft w:val="640"/>
          <w:marRight w:val="0"/>
          <w:marTop w:val="0"/>
          <w:marBottom w:val="0"/>
          <w:divBdr>
            <w:top w:val="none" w:sz="0" w:space="0" w:color="auto"/>
            <w:left w:val="none" w:sz="0" w:space="0" w:color="auto"/>
            <w:bottom w:val="none" w:sz="0" w:space="0" w:color="auto"/>
            <w:right w:val="none" w:sz="0" w:space="0" w:color="auto"/>
          </w:divBdr>
        </w:div>
        <w:div w:id="200091453">
          <w:marLeft w:val="640"/>
          <w:marRight w:val="0"/>
          <w:marTop w:val="0"/>
          <w:marBottom w:val="0"/>
          <w:divBdr>
            <w:top w:val="none" w:sz="0" w:space="0" w:color="auto"/>
            <w:left w:val="none" w:sz="0" w:space="0" w:color="auto"/>
            <w:bottom w:val="none" w:sz="0" w:space="0" w:color="auto"/>
            <w:right w:val="none" w:sz="0" w:space="0" w:color="auto"/>
          </w:divBdr>
        </w:div>
        <w:div w:id="1893081545">
          <w:marLeft w:val="640"/>
          <w:marRight w:val="0"/>
          <w:marTop w:val="0"/>
          <w:marBottom w:val="0"/>
          <w:divBdr>
            <w:top w:val="none" w:sz="0" w:space="0" w:color="auto"/>
            <w:left w:val="none" w:sz="0" w:space="0" w:color="auto"/>
            <w:bottom w:val="none" w:sz="0" w:space="0" w:color="auto"/>
            <w:right w:val="none" w:sz="0" w:space="0" w:color="auto"/>
          </w:divBdr>
        </w:div>
        <w:div w:id="1065957574">
          <w:marLeft w:val="640"/>
          <w:marRight w:val="0"/>
          <w:marTop w:val="0"/>
          <w:marBottom w:val="0"/>
          <w:divBdr>
            <w:top w:val="none" w:sz="0" w:space="0" w:color="auto"/>
            <w:left w:val="none" w:sz="0" w:space="0" w:color="auto"/>
            <w:bottom w:val="none" w:sz="0" w:space="0" w:color="auto"/>
            <w:right w:val="none" w:sz="0" w:space="0" w:color="auto"/>
          </w:divBdr>
        </w:div>
        <w:div w:id="255019072">
          <w:marLeft w:val="640"/>
          <w:marRight w:val="0"/>
          <w:marTop w:val="0"/>
          <w:marBottom w:val="0"/>
          <w:divBdr>
            <w:top w:val="none" w:sz="0" w:space="0" w:color="auto"/>
            <w:left w:val="none" w:sz="0" w:space="0" w:color="auto"/>
            <w:bottom w:val="none" w:sz="0" w:space="0" w:color="auto"/>
            <w:right w:val="none" w:sz="0" w:space="0" w:color="auto"/>
          </w:divBdr>
        </w:div>
        <w:div w:id="1456363382">
          <w:marLeft w:val="640"/>
          <w:marRight w:val="0"/>
          <w:marTop w:val="0"/>
          <w:marBottom w:val="0"/>
          <w:divBdr>
            <w:top w:val="none" w:sz="0" w:space="0" w:color="auto"/>
            <w:left w:val="none" w:sz="0" w:space="0" w:color="auto"/>
            <w:bottom w:val="none" w:sz="0" w:space="0" w:color="auto"/>
            <w:right w:val="none" w:sz="0" w:space="0" w:color="auto"/>
          </w:divBdr>
        </w:div>
        <w:div w:id="1666126481">
          <w:marLeft w:val="640"/>
          <w:marRight w:val="0"/>
          <w:marTop w:val="0"/>
          <w:marBottom w:val="0"/>
          <w:divBdr>
            <w:top w:val="none" w:sz="0" w:space="0" w:color="auto"/>
            <w:left w:val="none" w:sz="0" w:space="0" w:color="auto"/>
            <w:bottom w:val="none" w:sz="0" w:space="0" w:color="auto"/>
            <w:right w:val="none" w:sz="0" w:space="0" w:color="auto"/>
          </w:divBdr>
        </w:div>
        <w:div w:id="1343163781">
          <w:marLeft w:val="640"/>
          <w:marRight w:val="0"/>
          <w:marTop w:val="0"/>
          <w:marBottom w:val="0"/>
          <w:divBdr>
            <w:top w:val="none" w:sz="0" w:space="0" w:color="auto"/>
            <w:left w:val="none" w:sz="0" w:space="0" w:color="auto"/>
            <w:bottom w:val="none" w:sz="0" w:space="0" w:color="auto"/>
            <w:right w:val="none" w:sz="0" w:space="0" w:color="auto"/>
          </w:divBdr>
        </w:div>
        <w:div w:id="794566543">
          <w:marLeft w:val="640"/>
          <w:marRight w:val="0"/>
          <w:marTop w:val="0"/>
          <w:marBottom w:val="0"/>
          <w:divBdr>
            <w:top w:val="none" w:sz="0" w:space="0" w:color="auto"/>
            <w:left w:val="none" w:sz="0" w:space="0" w:color="auto"/>
            <w:bottom w:val="none" w:sz="0" w:space="0" w:color="auto"/>
            <w:right w:val="none" w:sz="0" w:space="0" w:color="auto"/>
          </w:divBdr>
        </w:div>
        <w:div w:id="1115827478">
          <w:marLeft w:val="640"/>
          <w:marRight w:val="0"/>
          <w:marTop w:val="0"/>
          <w:marBottom w:val="0"/>
          <w:divBdr>
            <w:top w:val="none" w:sz="0" w:space="0" w:color="auto"/>
            <w:left w:val="none" w:sz="0" w:space="0" w:color="auto"/>
            <w:bottom w:val="none" w:sz="0" w:space="0" w:color="auto"/>
            <w:right w:val="none" w:sz="0" w:space="0" w:color="auto"/>
          </w:divBdr>
        </w:div>
        <w:div w:id="743261172">
          <w:marLeft w:val="640"/>
          <w:marRight w:val="0"/>
          <w:marTop w:val="0"/>
          <w:marBottom w:val="0"/>
          <w:divBdr>
            <w:top w:val="none" w:sz="0" w:space="0" w:color="auto"/>
            <w:left w:val="none" w:sz="0" w:space="0" w:color="auto"/>
            <w:bottom w:val="none" w:sz="0" w:space="0" w:color="auto"/>
            <w:right w:val="none" w:sz="0" w:space="0" w:color="auto"/>
          </w:divBdr>
        </w:div>
        <w:div w:id="26950021">
          <w:marLeft w:val="640"/>
          <w:marRight w:val="0"/>
          <w:marTop w:val="0"/>
          <w:marBottom w:val="0"/>
          <w:divBdr>
            <w:top w:val="none" w:sz="0" w:space="0" w:color="auto"/>
            <w:left w:val="none" w:sz="0" w:space="0" w:color="auto"/>
            <w:bottom w:val="none" w:sz="0" w:space="0" w:color="auto"/>
            <w:right w:val="none" w:sz="0" w:space="0" w:color="auto"/>
          </w:divBdr>
        </w:div>
        <w:div w:id="800148796">
          <w:marLeft w:val="640"/>
          <w:marRight w:val="0"/>
          <w:marTop w:val="0"/>
          <w:marBottom w:val="0"/>
          <w:divBdr>
            <w:top w:val="none" w:sz="0" w:space="0" w:color="auto"/>
            <w:left w:val="none" w:sz="0" w:space="0" w:color="auto"/>
            <w:bottom w:val="none" w:sz="0" w:space="0" w:color="auto"/>
            <w:right w:val="none" w:sz="0" w:space="0" w:color="auto"/>
          </w:divBdr>
        </w:div>
        <w:div w:id="526262494">
          <w:marLeft w:val="640"/>
          <w:marRight w:val="0"/>
          <w:marTop w:val="0"/>
          <w:marBottom w:val="0"/>
          <w:divBdr>
            <w:top w:val="none" w:sz="0" w:space="0" w:color="auto"/>
            <w:left w:val="none" w:sz="0" w:space="0" w:color="auto"/>
            <w:bottom w:val="none" w:sz="0" w:space="0" w:color="auto"/>
            <w:right w:val="none" w:sz="0" w:space="0" w:color="auto"/>
          </w:divBdr>
        </w:div>
        <w:div w:id="1697347873">
          <w:marLeft w:val="640"/>
          <w:marRight w:val="0"/>
          <w:marTop w:val="0"/>
          <w:marBottom w:val="0"/>
          <w:divBdr>
            <w:top w:val="none" w:sz="0" w:space="0" w:color="auto"/>
            <w:left w:val="none" w:sz="0" w:space="0" w:color="auto"/>
            <w:bottom w:val="none" w:sz="0" w:space="0" w:color="auto"/>
            <w:right w:val="none" w:sz="0" w:space="0" w:color="auto"/>
          </w:divBdr>
        </w:div>
        <w:div w:id="49038333">
          <w:marLeft w:val="640"/>
          <w:marRight w:val="0"/>
          <w:marTop w:val="0"/>
          <w:marBottom w:val="0"/>
          <w:divBdr>
            <w:top w:val="none" w:sz="0" w:space="0" w:color="auto"/>
            <w:left w:val="none" w:sz="0" w:space="0" w:color="auto"/>
            <w:bottom w:val="none" w:sz="0" w:space="0" w:color="auto"/>
            <w:right w:val="none" w:sz="0" w:space="0" w:color="auto"/>
          </w:divBdr>
        </w:div>
        <w:div w:id="1310476228">
          <w:marLeft w:val="640"/>
          <w:marRight w:val="0"/>
          <w:marTop w:val="0"/>
          <w:marBottom w:val="0"/>
          <w:divBdr>
            <w:top w:val="none" w:sz="0" w:space="0" w:color="auto"/>
            <w:left w:val="none" w:sz="0" w:space="0" w:color="auto"/>
            <w:bottom w:val="none" w:sz="0" w:space="0" w:color="auto"/>
            <w:right w:val="none" w:sz="0" w:space="0" w:color="auto"/>
          </w:divBdr>
        </w:div>
        <w:div w:id="1202402287">
          <w:marLeft w:val="640"/>
          <w:marRight w:val="0"/>
          <w:marTop w:val="0"/>
          <w:marBottom w:val="0"/>
          <w:divBdr>
            <w:top w:val="none" w:sz="0" w:space="0" w:color="auto"/>
            <w:left w:val="none" w:sz="0" w:space="0" w:color="auto"/>
            <w:bottom w:val="none" w:sz="0" w:space="0" w:color="auto"/>
            <w:right w:val="none" w:sz="0" w:space="0" w:color="auto"/>
          </w:divBdr>
        </w:div>
        <w:div w:id="30106882">
          <w:marLeft w:val="640"/>
          <w:marRight w:val="0"/>
          <w:marTop w:val="0"/>
          <w:marBottom w:val="0"/>
          <w:divBdr>
            <w:top w:val="none" w:sz="0" w:space="0" w:color="auto"/>
            <w:left w:val="none" w:sz="0" w:space="0" w:color="auto"/>
            <w:bottom w:val="none" w:sz="0" w:space="0" w:color="auto"/>
            <w:right w:val="none" w:sz="0" w:space="0" w:color="auto"/>
          </w:divBdr>
        </w:div>
        <w:div w:id="565147924">
          <w:marLeft w:val="640"/>
          <w:marRight w:val="0"/>
          <w:marTop w:val="0"/>
          <w:marBottom w:val="0"/>
          <w:divBdr>
            <w:top w:val="none" w:sz="0" w:space="0" w:color="auto"/>
            <w:left w:val="none" w:sz="0" w:space="0" w:color="auto"/>
            <w:bottom w:val="none" w:sz="0" w:space="0" w:color="auto"/>
            <w:right w:val="none" w:sz="0" w:space="0" w:color="auto"/>
          </w:divBdr>
        </w:div>
        <w:div w:id="680594116">
          <w:marLeft w:val="640"/>
          <w:marRight w:val="0"/>
          <w:marTop w:val="0"/>
          <w:marBottom w:val="0"/>
          <w:divBdr>
            <w:top w:val="none" w:sz="0" w:space="0" w:color="auto"/>
            <w:left w:val="none" w:sz="0" w:space="0" w:color="auto"/>
            <w:bottom w:val="none" w:sz="0" w:space="0" w:color="auto"/>
            <w:right w:val="none" w:sz="0" w:space="0" w:color="auto"/>
          </w:divBdr>
        </w:div>
        <w:div w:id="234512172">
          <w:marLeft w:val="640"/>
          <w:marRight w:val="0"/>
          <w:marTop w:val="0"/>
          <w:marBottom w:val="0"/>
          <w:divBdr>
            <w:top w:val="none" w:sz="0" w:space="0" w:color="auto"/>
            <w:left w:val="none" w:sz="0" w:space="0" w:color="auto"/>
            <w:bottom w:val="none" w:sz="0" w:space="0" w:color="auto"/>
            <w:right w:val="none" w:sz="0" w:space="0" w:color="auto"/>
          </w:divBdr>
        </w:div>
        <w:div w:id="801921263">
          <w:marLeft w:val="640"/>
          <w:marRight w:val="0"/>
          <w:marTop w:val="0"/>
          <w:marBottom w:val="0"/>
          <w:divBdr>
            <w:top w:val="none" w:sz="0" w:space="0" w:color="auto"/>
            <w:left w:val="none" w:sz="0" w:space="0" w:color="auto"/>
            <w:bottom w:val="none" w:sz="0" w:space="0" w:color="auto"/>
            <w:right w:val="none" w:sz="0" w:space="0" w:color="auto"/>
          </w:divBdr>
        </w:div>
        <w:div w:id="1860775843">
          <w:marLeft w:val="640"/>
          <w:marRight w:val="0"/>
          <w:marTop w:val="0"/>
          <w:marBottom w:val="0"/>
          <w:divBdr>
            <w:top w:val="none" w:sz="0" w:space="0" w:color="auto"/>
            <w:left w:val="none" w:sz="0" w:space="0" w:color="auto"/>
            <w:bottom w:val="none" w:sz="0" w:space="0" w:color="auto"/>
            <w:right w:val="none" w:sz="0" w:space="0" w:color="auto"/>
          </w:divBdr>
        </w:div>
        <w:div w:id="112672327">
          <w:marLeft w:val="640"/>
          <w:marRight w:val="0"/>
          <w:marTop w:val="0"/>
          <w:marBottom w:val="0"/>
          <w:divBdr>
            <w:top w:val="none" w:sz="0" w:space="0" w:color="auto"/>
            <w:left w:val="none" w:sz="0" w:space="0" w:color="auto"/>
            <w:bottom w:val="none" w:sz="0" w:space="0" w:color="auto"/>
            <w:right w:val="none" w:sz="0" w:space="0" w:color="auto"/>
          </w:divBdr>
        </w:div>
        <w:div w:id="1432160324">
          <w:marLeft w:val="640"/>
          <w:marRight w:val="0"/>
          <w:marTop w:val="0"/>
          <w:marBottom w:val="0"/>
          <w:divBdr>
            <w:top w:val="none" w:sz="0" w:space="0" w:color="auto"/>
            <w:left w:val="none" w:sz="0" w:space="0" w:color="auto"/>
            <w:bottom w:val="none" w:sz="0" w:space="0" w:color="auto"/>
            <w:right w:val="none" w:sz="0" w:space="0" w:color="auto"/>
          </w:divBdr>
        </w:div>
        <w:div w:id="610626073">
          <w:marLeft w:val="640"/>
          <w:marRight w:val="0"/>
          <w:marTop w:val="0"/>
          <w:marBottom w:val="0"/>
          <w:divBdr>
            <w:top w:val="none" w:sz="0" w:space="0" w:color="auto"/>
            <w:left w:val="none" w:sz="0" w:space="0" w:color="auto"/>
            <w:bottom w:val="none" w:sz="0" w:space="0" w:color="auto"/>
            <w:right w:val="none" w:sz="0" w:space="0" w:color="auto"/>
          </w:divBdr>
        </w:div>
        <w:div w:id="1790661361">
          <w:marLeft w:val="640"/>
          <w:marRight w:val="0"/>
          <w:marTop w:val="0"/>
          <w:marBottom w:val="0"/>
          <w:divBdr>
            <w:top w:val="none" w:sz="0" w:space="0" w:color="auto"/>
            <w:left w:val="none" w:sz="0" w:space="0" w:color="auto"/>
            <w:bottom w:val="none" w:sz="0" w:space="0" w:color="auto"/>
            <w:right w:val="none" w:sz="0" w:space="0" w:color="auto"/>
          </w:divBdr>
        </w:div>
        <w:div w:id="307976882">
          <w:marLeft w:val="640"/>
          <w:marRight w:val="0"/>
          <w:marTop w:val="0"/>
          <w:marBottom w:val="0"/>
          <w:divBdr>
            <w:top w:val="none" w:sz="0" w:space="0" w:color="auto"/>
            <w:left w:val="none" w:sz="0" w:space="0" w:color="auto"/>
            <w:bottom w:val="none" w:sz="0" w:space="0" w:color="auto"/>
            <w:right w:val="none" w:sz="0" w:space="0" w:color="auto"/>
          </w:divBdr>
        </w:div>
        <w:div w:id="272637108">
          <w:marLeft w:val="640"/>
          <w:marRight w:val="0"/>
          <w:marTop w:val="0"/>
          <w:marBottom w:val="0"/>
          <w:divBdr>
            <w:top w:val="none" w:sz="0" w:space="0" w:color="auto"/>
            <w:left w:val="none" w:sz="0" w:space="0" w:color="auto"/>
            <w:bottom w:val="none" w:sz="0" w:space="0" w:color="auto"/>
            <w:right w:val="none" w:sz="0" w:space="0" w:color="auto"/>
          </w:divBdr>
        </w:div>
        <w:div w:id="861019826">
          <w:marLeft w:val="640"/>
          <w:marRight w:val="0"/>
          <w:marTop w:val="0"/>
          <w:marBottom w:val="0"/>
          <w:divBdr>
            <w:top w:val="none" w:sz="0" w:space="0" w:color="auto"/>
            <w:left w:val="none" w:sz="0" w:space="0" w:color="auto"/>
            <w:bottom w:val="none" w:sz="0" w:space="0" w:color="auto"/>
            <w:right w:val="none" w:sz="0" w:space="0" w:color="auto"/>
          </w:divBdr>
        </w:div>
        <w:div w:id="891228541">
          <w:marLeft w:val="640"/>
          <w:marRight w:val="0"/>
          <w:marTop w:val="0"/>
          <w:marBottom w:val="0"/>
          <w:divBdr>
            <w:top w:val="none" w:sz="0" w:space="0" w:color="auto"/>
            <w:left w:val="none" w:sz="0" w:space="0" w:color="auto"/>
            <w:bottom w:val="none" w:sz="0" w:space="0" w:color="auto"/>
            <w:right w:val="none" w:sz="0" w:space="0" w:color="auto"/>
          </w:divBdr>
        </w:div>
        <w:div w:id="1818104034">
          <w:marLeft w:val="640"/>
          <w:marRight w:val="0"/>
          <w:marTop w:val="0"/>
          <w:marBottom w:val="0"/>
          <w:divBdr>
            <w:top w:val="none" w:sz="0" w:space="0" w:color="auto"/>
            <w:left w:val="none" w:sz="0" w:space="0" w:color="auto"/>
            <w:bottom w:val="none" w:sz="0" w:space="0" w:color="auto"/>
            <w:right w:val="none" w:sz="0" w:space="0" w:color="auto"/>
          </w:divBdr>
        </w:div>
        <w:div w:id="1125393139">
          <w:marLeft w:val="640"/>
          <w:marRight w:val="0"/>
          <w:marTop w:val="0"/>
          <w:marBottom w:val="0"/>
          <w:divBdr>
            <w:top w:val="none" w:sz="0" w:space="0" w:color="auto"/>
            <w:left w:val="none" w:sz="0" w:space="0" w:color="auto"/>
            <w:bottom w:val="none" w:sz="0" w:space="0" w:color="auto"/>
            <w:right w:val="none" w:sz="0" w:space="0" w:color="auto"/>
          </w:divBdr>
        </w:div>
        <w:div w:id="1472215167">
          <w:marLeft w:val="640"/>
          <w:marRight w:val="0"/>
          <w:marTop w:val="0"/>
          <w:marBottom w:val="0"/>
          <w:divBdr>
            <w:top w:val="none" w:sz="0" w:space="0" w:color="auto"/>
            <w:left w:val="none" w:sz="0" w:space="0" w:color="auto"/>
            <w:bottom w:val="none" w:sz="0" w:space="0" w:color="auto"/>
            <w:right w:val="none" w:sz="0" w:space="0" w:color="auto"/>
          </w:divBdr>
        </w:div>
        <w:div w:id="1785466503">
          <w:marLeft w:val="640"/>
          <w:marRight w:val="0"/>
          <w:marTop w:val="0"/>
          <w:marBottom w:val="0"/>
          <w:divBdr>
            <w:top w:val="none" w:sz="0" w:space="0" w:color="auto"/>
            <w:left w:val="none" w:sz="0" w:space="0" w:color="auto"/>
            <w:bottom w:val="none" w:sz="0" w:space="0" w:color="auto"/>
            <w:right w:val="none" w:sz="0" w:space="0" w:color="auto"/>
          </w:divBdr>
        </w:div>
        <w:div w:id="1558935463">
          <w:marLeft w:val="640"/>
          <w:marRight w:val="0"/>
          <w:marTop w:val="0"/>
          <w:marBottom w:val="0"/>
          <w:divBdr>
            <w:top w:val="none" w:sz="0" w:space="0" w:color="auto"/>
            <w:left w:val="none" w:sz="0" w:space="0" w:color="auto"/>
            <w:bottom w:val="none" w:sz="0" w:space="0" w:color="auto"/>
            <w:right w:val="none" w:sz="0" w:space="0" w:color="auto"/>
          </w:divBdr>
        </w:div>
        <w:div w:id="1735616046">
          <w:marLeft w:val="640"/>
          <w:marRight w:val="0"/>
          <w:marTop w:val="0"/>
          <w:marBottom w:val="0"/>
          <w:divBdr>
            <w:top w:val="none" w:sz="0" w:space="0" w:color="auto"/>
            <w:left w:val="none" w:sz="0" w:space="0" w:color="auto"/>
            <w:bottom w:val="none" w:sz="0" w:space="0" w:color="auto"/>
            <w:right w:val="none" w:sz="0" w:space="0" w:color="auto"/>
          </w:divBdr>
        </w:div>
        <w:div w:id="339351594">
          <w:marLeft w:val="640"/>
          <w:marRight w:val="0"/>
          <w:marTop w:val="0"/>
          <w:marBottom w:val="0"/>
          <w:divBdr>
            <w:top w:val="none" w:sz="0" w:space="0" w:color="auto"/>
            <w:left w:val="none" w:sz="0" w:space="0" w:color="auto"/>
            <w:bottom w:val="none" w:sz="0" w:space="0" w:color="auto"/>
            <w:right w:val="none" w:sz="0" w:space="0" w:color="auto"/>
          </w:divBdr>
        </w:div>
        <w:div w:id="92631922">
          <w:marLeft w:val="640"/>
          <w:marRight w:val="0"/>
          <w:marTop w:val="0"/>
          <w:marBottom w:val="0"/>
          <w:divBdr>
            <w:top w:val="none" w:sz="0" w:space="0" w:color="auto"/>
            <w:left w:val="none" w:sz="0" w:space="0" w:color="auto"/>
            <w:bottom w:val="none" w:sz="0" w:space="0" w:color="auto"/>
            <w:right w:val="none" w:sz="0" w:space="0" w:color="auto"/>
          </w:divBdr>
        </w:div>
        <w:div w:id="2020885093">
          <w:marLeft w:val="640"/>
          <w:marRight w:val="0"/>
          <w:marTop w:val="0"/>
          <w:marBottom w:val="0"/>
          <w:divBdr>
            <w:top w:val="none" w:sz="0" w:space="0" w:color="auto"/>
            <w:left w:val="none" w:sz="0" w:space="0" w:color="auto"/>
            <w:bottom w:val="none" w:sz="0" w:space="0" w:color="auto"/>
            <w:right w:val="none" w:sz="0" w:space="0" w:color="auto"/>
          </w:divBdr>
        </w:div>
        <w:div w:id="953101295">
          <w:marLeft w:val="640"/>
          <w:marRight w:val="0"/>
          <w:marTop w:val="0"/>
          <w:marBottom w:val="0"/>
          <w:divBdr>
            <w:top w:val="none" w:sz="0" w:space="0" w:color="auto"/>
            <w:left w:val="none" w:sz="0" w:space="0" w:color="auto"/>
            <w:bottom w:val="none" w:sz="0" w:space="0" w:color="auto"/>
            <w:right w:val="none" w:sz="0" w:space="0" w:color="auto"/>
          </w:divBdr>
        </w:div>
        <w:div w:id="2066566514">
          <w:marLeft w:val="640"/>
          <w:marRight w:val="0"/>
          <w:marTop w:val="0"/>
          <w:marBottom w:val="0"/>
          <w:divBdr>
            <w:top w:val="none" w:sz="0" w:space="0" w:color="auto"/>
            <w:left w:val="none" w:sz="0" w:space="0" w:color="auto"/>
            <w:bottom w:val="none" w:sz="0" w:space="0" w:color="auto"/>
            <w:right w:val="none" w:sz="0" w:space="0" w:color="auto"/>
          </w:divBdr>
        </w:div>
        <w:div w:id="1037701351">
          <w:marLeft w:val="640"/>
          <w:marRight w:val="0"/>
          <w:marTop w:val="0"/>
          <w:marBottom w:val="0"/>
          <w:divBdr>
            <w:top w:val="none" w:sz="0" w:space="0" w:color="auto"/>
            <w:left w:val="none" w:sz="0" w:space="0" w:color="auto"/>
            <w:bottom w:val="none" w:sz="0" w:space="0" w:color="auto"/>
            <w:right w:val="none" w:sz="0" w:space="0" w:color="auto"/>
          </w:divBdr>
        </w:div>
        <w:div w:id="233515936">
          <w:marLeft w:val="640"/>
          <w:marRight w:val="0"/>
          <w:marTop w:val="0"/>
          <w:marBottom w:val="0"/>
          <w:divBdr>
            <w:top w:val="none" w:sz="0" w:space="0" w:color="auto"/>
            <w:left w:val="none" w:sz="0" w:space="0" w:color="auto"/>
            <w:bottom w:val="none" w:sz="0" w:space="0" w:color="auto"/>
            <w:right w:val="none" w:sz="0" w:space="0" w:color="auto"/>
          </w:divBdr>
        </w:div>
        <w:div w:id="925531648">
          <w:marLeft w:val="640"/>
          <w:marRight w:val="0"/>
          <w:marTop w:val="0"/>
          <w:marBottom w:val="0"/>
          <w:divBdr>
            <w:top w:val="none" w:sz="0" w:space="0" w:color="auto"/>
            <w:left w:val="none" w:sz="0" w:space="0" w:color="auto"/>
            <w:bottom w:val="none" w:sz="0" w:space="0" w:color="auto"/>
            <w:right w:val="none" w:sz="0" w:space="0" w:color="auto"/>
          </w:divBdr>
        </w:div>
        <w:div w:id="1908494246">
          <w:marLeft w:val="640"/>
          <w:marRight w:val="0"/>
          <w:marTop w:val="0"/>
          <w:marBottom w:val="0"/>
          <w:divBdr>
            <w:top w:val="none" w:sz="0" w:space="0" w:color="auto"/>
            <w:left w:val="none" w:sz="0" w:space="0" w:color="auto"/>
            <w:bottom w:val="none" w:sz="0" w:space="0" w:color="auto"/>
            <w:right w:val="none" w:sz="0" w:space="0" w:color="auto"/>
          </w:divBdr>
        </w:div>
        <w:div w:id="668874923">
          <w:marLeft w:val="640"/>
          <w:marRight w:val="0"/>
          <w:marTop w:val="0"/>
          <w:marBottom w:val="0"/>
          <w:divBdr>
            <w:top w:val="none" w:sz="0" w:space="0" w:color="auto"/>
            <w:left w:val="none" w:sz="0" w:space="0" w:color="auto"/>
            <w:bottom w:val="none" w:sz="0" w:space="0" w:color="auto"/>
            <w:right w:val="none" w:sz="0" w:space="0" w:color="auto"/>
          </w:divBdr>
        </w:div>
        <w:div w:id="111171550">
          <w:marLeft w:val="640"/>
          <w:marRight w:val="0"/>
          <w:marTop w:val="0"/>
          <w:marBottom w:val="0"/>
          <w:divBdr>
            <w:top w:val="none" w:sz="0" w:space="0" w:color="auto"/>
            <w:left w:val="none" w:sz="0" w:space="0" w:color="auto"/>
            <w:bottom w:val="none" w:sz="0" w:space="0" w:color="auto"/>
            <w:right w:val="none" w:sz="0" w:space="0" w:color="auto"/>
          </w:divBdr>
        </w:div>
      </w:divsChild>
    </w:div>
    <w:div w:id="314454591">
      <w:bodyDiv w:val="1"/>
      <w:marLeft w:val="0"/>
      <w:marRight w:val="0"/>
      <w:marTop w:val="0"/>
      <w:marBottom w:val="0"/>
      <w:divBdr>
        <w:top w:val="none" w:sz="0" w:space="0" w:color="auto"/>
        <w:left w:val="none" w:sz="0" w:space="0" w:color="auto"/>
        <w:bottom w:val="none" w:sz="0" w:space="0" w:color="auto"/>
        <w:right w:val="none" w:sz="0" w:space="0" w:color="auto"/>
      </w:divBdr>
      <w:divsChild>
        <w:div w:id="538976575">
          <w:marLeft w:val="640"/>
          <w:marRight w:val="0"/>
          <w:marTop w:val="0"/>
          <w:marBottom w:val="0"/>
          <w:divBdr>
            <w:top w:val="none" w:sz="0" w:space="0" w:color="auto"/>
            <w:left w:val="none" w:sz="0" w:space="0" w:color="auto"/>
            <w:bottom w:val="none" w:sz="0" w:space="0" w:color="auto"/>
            <w:right w:val="none" w:sz="0" w:space="0" w:color="auto"/>
          </w:divBdr>
        </w:div>
        <w:div w:id="2009358835">
          <w:marLeft w:val="640"/>
          <w:marRight w:val="0"/>
          <w:marTop w:val="0"/>
          <w:marBottom w:val="0"/>
          <w:divBdr>
            <w:top w:val="none" w:sz="0" w:space="0" w:color="auto"/>
            <w:left w:val="none" w:sz="0" w:space="0" w:color="auto"/>
            <w:bottom w:val="none" w:sz="0" w:space="0" w:color="auto"/>
            <w:right w:val="none" w:sz="0" w:space="0" w:color="auto"/>
          </w:divBdr>
        </w:div>
        <w:div w:id="1564755740">
          <w:marLeft w:val="640"/>
          <w:marRight w:val="0"/>
          <w:marTop w:val="0"/>
          <w:marBottom w:val="0"/>
          <w:divBdr>
            <w:top w:val="none" w:sz="0" w:space="0" w:color="auto"/>
            <w:left w:val="none" w:sz="0" w:space="0" w:color="auto"/>
            <w:bottom w:val="none" w:sz="0" w:space="0" w:color="auto"/>
            <w:right w:val="none" w:sz="0" w:space="0" w:color="auto"/>
          </w:divBdr>
        </w:div>
        <w:div w:id="492374966">
          <w:marLeft w:val="640"/>
          <w:marRight w:val="0"/>
          <w:marTop w:val="0"/>
          <w:marBottom w:val="0"/>
          <w:divBdr>
            <w:top w:val="none" w:sz="0" w:space="0" w:color="auto"/>
            <w:left w:val="none" w:sz="0" w:space="0" w:color="auto"/>
            <w:bottom w:val="none" w:sz="0" w:space="0" w:color="auto"/>
            <w:right w:val="none" w:sz="0" w:space="0" w:color="auto"/>
          </w:divBdr>
        </w:div>
        <w:div w:id="91828499">
          <w:marLeft w:val="640"/>
          <w:marRight w:val="0"/>
          <w:marTop w:val="0"/>
          <w:marBottom w:val="0"/>
          <w:divBdr>
            <w:top w:val="none" w:sz="0" w:space="0" w:color="auto"/>
            <w:left w:val="none" w:sz="0" w:space="0" w:color="auto"/>
            <w:bottom w:val="none" w:sz="0" w:space="0" w:color="auto"/>
            <w:right w:val="none" w:sz="0" w:space="0" w:color="auto"/>
          </w:divBdr>
        </w:div>
        <w:div w:id="974483678">
          <w:marLeft w:val="640"/>
          <w:marRight w:val="0"/>
          <w:marTop w:val="0"/>
          <w:marBottom w:val="0"/>
          <w:divBdr>
            <w:top w:val="none" w:sz="0" w:space="0" w:color="auto"/>
            <w:left w:val="none" w:sz="0" w:space="0" w:color="auto"/>
            <w:bottom w:val="none" w:sz="0" w:space="0" w:color="auto"/>
            <w:right w:val="none" w:sz="0" w:space="0" w:color="auto"/>
          </w:divBdr>
        </w:div>
        <w:div w:id="604733056">
          <w:marLeft w:val="640"/>
          <w:marRight w:val="0"/>
          <w:marTop w:val="0"/>
          <w:marBottom w:val="0"/>
          <w:divBdr>
            <w:top w:val="none" w:sz="0" w:space="0" w:color="auto"/>
            <w:left w:val="none" w:sz="0" w:space="0" w:color="auto"/>
            <w:bottom w:val="none" w:sz="0" w:space="0" w:color="auto"/>
            <w:right w:val="none" w:sz="0" w:space="0" w:color="auto"/>
          </w:divBdr>
        </w:div>
        <w:div w:id="752893134">
          <w:marLeft w:val="640"/>
          <w:marRight w:val="0"/>
          <w:marTop w:val="0"/>
          <w:marBottom w:val="0"/>
          <w:divBdr>
            <w:top w:val="none" w:sz="0" w:space="0" w:color="auto"/>
            <w:left w:val="none" w:sz="0" w:space="0" w:color="auto"/>
            <w:bottom w:val="none" w:sz="0" w:space="0" w:color="auto"/>
            <w:right w:val="none" w:sz="0" w:space="0" w:color="auto"/>
          </w:divBdr>
        </w:div>
        <w:div w:id="1027557249">
          <w:marLeft w:val="640"/>
          <w:marRight w:val="0"/>
          <w:marTop w:val="0"/>
          <w:marBottom w:val="0"/>
          <w:divBdr>
            <w:top w:val="none" w:sz="0" w:space="0" w:color="auto"/>
            <w:left w:val="none" w:sz="0" w:space="0" w:color="auto"/>
            <w:bottom w:val="none" w:sz="0" w:space="0" w:color="auto"/>
            <w:right w:val="none" w:sz="0" w:space="0" w:color="auto"/>
          </w:divBdr>
        </w:div>
        <w:div w:id="1184130091">
          <w:marLeft w:val="640"/>
          <w:marRight w:val="0"/>
          <w:marTop w:val="0"/>
          <w:marBottom w:val="0"/>
          <w:divBdr>
            <w:top w:val="none" w:sz="0" w:space="0" w:color="auto"/>
            <w:left w:val="none" w:sz="0" w:space="0" w:color="auto"/>
            <w:bottom w:val="none" w:sz="0" w:space="0" w:color="auto"/>
            <w:right w:val="none" w:sz="0" w:space="0" w:color="auto"/>
          </w:divBdr>
        </w:div>
        <w:div w:id="1702585492">
          <w:marLeft w:val="640"/>
          <w:marRight w:val="0"/>
          <w:marTop w:val="0"/>
          <w:marBottom w:val="0"/>
          <w:divBdr>
            <w:top w:val="none" w:sz="0" w:space="0" w:color="auto"/>
            <w:left w:val="none" w:sz="0" w:space="0" w:color="auto"/>
            <w:bottom w:val="none" w:sz="0" w:space="0" w:color="auto"/>
            <w:right w:val="none" w:sz="0" w:space="0" w:color="auto"/>
          </w:divBdr>
        </w:div>
        <w:div w:id="583223815">
          <w:marLeft w:val="640"/>
          <w:marRight w:val="0"/>
          <w:marTop w:val="0"/>
          <w:marBottom w:val="0"/>
          <w:divBdr>
            <w:top w:val="none" w:sz="0" w:space="0" w:color="auto"/>
            <w:left w:val="none" w:sz="0" w:space="0" w:color="auto"/>
            <w:bottom w:val="none" w:sz="0" w:space="0" w:color="auto"/>
            <w:right w:val="none" w:sz="0" w:space="0" w:color="auto"/>
          </w:divBdr>
        </w:div>
        <w:div w:id="326370263">
          <w:marLeft w:val="640"/>
          <w:marRight w:val="0"/>
          <w:marTop w:val="0"/>
          <w:marBottom w:val="0"/>
          <w:divBdr>
            <w:top w:val="none" w:sz="0" w:space="0" w:color="auto"/>
            <w:left w:val="none" w:sz="0" w:space="0" w:color="auto"/>
            <w:bottom w:val="none" w:sz="0" w:space="0" w:color="auto"/>
            <w:right w:val="none" w:sz="0" w:space="0" w:color="auto"/>
          </w:divBdr>
        </w:div>
        <w:div w:id="1396009034">
          <w:marLeft w:val="640"/>
          <w:marRight w:val="0"/>
          <w:marTop w:val="0"/>
          <w:marBottom w:val="0"/>
          <w:divBdr>
            <w:top w:val="none" w:sz="0" w:space="0" w:color="auto"/>
            <w:left w:val="none" w:sz="0" w:space="0" w:color="auto"/>
            <w:bottom w:val="none" w:sz="0" w:space="0" w:color="auto"/>
            <w:right w:val="none" w:sz="0" w:space="0" w:color="auto"/>
          </w:divBdr>
        </w:div>
        <w:div w:id="1934044328">
          <w:marLeft w:val="640"/>
          <w:marRight w:val="0"/>
          <w:marTop w:val="0"/>
          <w:marBottom w:val="0"/>
          <w:divBdr>
            <w:top w:val="none" w:sz="0" w:space="0" w:color="auto"/>
            <w:left w:val="none" w:sz="0" w:space="0" w:color="auto"/>
            <w:bottom w:val="none" w:sz="0" w:space="0" w:color="auto"/>
            <w:right w:val="none" w:sz="0" w:space="0" w:color="auto"/>
          </w:divBdr>
        </w:div>
        <w:div w:id="1198588927">
          <w:marLeft w:val="640"/>
          <w:marRight w:val="0"/>
          <w:marTop w:val="0"/>
          <w:marBottom w:val="0"/>
          <w:divBdr>
            <w:top w:val="none" w:sz="0" w:space="0" w:color="auto"/>
            <w:left w:val="none" w:sz="0" w:space="0" w:color="auto"/>
            <w:bottom w:val="none" w:sz="0" w:space="0" w:color="auto"/>
            <w:right w:val="none" w:sz="0" w:space="0" w:color="auto"/>
          </w:divBdr>
        </w:div>
        <w:div w:id="1690065001">
          <w:marLeft w:val="640"/>
          <w:marRight w:val="0"/>
          <w:marTop w:val="0"/>
          <w:marBottom w:val="0"/>
          <w:divBdr>
            <w:top w:val="none" w:sz="0" w:space="0" w:color="auto"/>
            <w:left w:val="none" w:sz="0" w:space="0" w:color="auto"/>
            <w:bottom w:val="none" w:sz="0" w:space="0" w:color="auto"/>
            <w:right w:val="none" w:sz="0" w:space="0" w:color="auto"/>
          </w:divBdr>
        </w:div>
        <w:div w:id="1375539891">
          <w:marLeft w:val="640"/>
          <w:marRight w:val="0"/>
          <w:marTop w:val="0"/>
          <w:marBottom w:val="0"/>
          <w:divBdr>
            <w:top w:val="none" w:sz="0" w:space="0" w:color="auto"/>
            <w:left w:val="none" w:sz="0" w:space="0" w:color="auto"/>
            <w:bottom w:val="none" w:sz="0" w:space="0" w:color="auto"/>
            <w:right w:val="none" w:sz="0" w:space="0" w:color="auto"/>
          </w:divBdr>
        </w:div>
        <w:div w:id="1566182360">
          <w:marLeft w:val="640"/>
          <w:marRight w:val="0"/>
          <w:marTop w:val="0"/>
          <w:marBottom w:val="0"/>
          <w:divBdr>
            <w:top w:val="none" w:sz="0" w:space="0" w:color="auto"/>
            <w:left w:val="none" w:sz="0" w:space="0" w:color="auto"/>
            <w:bottom w:val="none" w:sz="0" w:space="0" w:color="auto"/>
            <w:right w:val="none" w:sz="0" w:space="0" w:color="auto"/>
          </w:divBdr>
        </w:div>
        <w:div w:id="1979337301">
          <w:marLeft w:val="640"/>
          <w:marRight w:val="0"/>
          <w:marTop w:val="0"/>
          <w:marBottom w:val="0"/>
          <w:divBdr>
            <w:top w:val="none" w:sz="0" w:space="0" w:color="auto"/>
            <w:left w:val="none" w:sz="0" w:space="0" w:color="auto"/>
            <w:bottom w:val="none" w:sz="0" w:space="0" w:color="auto"/>
            <w:right w:val="none" w:sz="0" w:space="0" w:color="auto"/>
          </w:divBdr>
        </w:div>
        <w:div w:id="1287546899">
          <w:marLeft w:val="640"/>
          <w:marRight w:val="0"/>
          <w:marTop w:val="0"/>
          <w:marBottom w:val="0"/>
          <w:divBdr>
            <w:top w:val="none" w:sz="0" w:space="0" w:color="auto"/>
            <w:left w:val="none" w:sz="0" w:space="0" w:color="auto"/>
            <w:bottom w:val="none" w:sz="0" w:space="0" w:color="auto"/>
            <w:right w:val="none" w:sz="0" w:space="0" w:color="auto"/>
          </w:divBdr>
        </w:div>
        <w:div w:id="1134451178">
          <w:marLeft w:val="640"/>
          <w:marRight w:val="0"/>
          <w:marTop w:val="0"/>
          <w:marBottom w:val="0"/>
          <w:divBdr>
            <w:top w:val="none" w:sz="0" w:space="0" w:color="auto"/>
            <w:left w:val="none" w:sz="0" w:space="0" w:color="auto"/>
            <w:bottom w:val="none" w:sz="0" w:space="0" w:color="auto"/>
            <w:right w:val="none" w:sz="0" w:space="0" w:color="auto"/>
          </w:divBdr>
        </w:div>
        <w:div w:id="2055545037">
          <w:marLeft w:val="640"/>
          <w:marRight w:val="0"/>
          <w:marTop w:val="0"/>
          <w:marBottom w:val="0"/>
          <w:divBdr>
            <w:top w:val="none" w:sz="0" w:space="0" w:color="auto"/>
            <w:left w:val="none" w:sz="0" w:space="0" w:color="auto"/>
            <w:bottom w:val="none" w:sz="0" w:space="0" w:color="auto"/>
            <w:right w:val="none" w:sz="0" w:space="0" w:color="auto"/>
          </w:divBdr>
        </w:div>
        <w:div w:id="1812744724">
          <w:marLeft w:val="640"/>
          <w:marRight w:val="0"/>
          <w:marTop w:val="0"/>
          <w:marBottom w:val="0"/>
          <w:divBdr>
            <w:top w:val="none" w:sz="0" w:space="0" w:color="auto"/>
            <w:left w:val="none" w:sz="0" w:space="0" w:color="auto"/>
            <w:bottom w:val="none" w:sz="0" w:space="0" w:color="auto"/>
            <w:right w:val="none" w:sz="0" w:space="0" w:color="auto"/>
          </w:divBdr>
        </w:div>
        <w:div w:id="2039426398">
          <w:marLeft w:val="640"/>
          <w:marRight w:val="0"/>
          <w:marTop w:val="0"/>
          <w:marBottom w:val="0"/>
          <w:divBdr>
            <w:top w:val="none" w:sz="0" w:space="0" w:color="auto"/>
            <w:left w:val="none" w:sz="0" w:space="0" w:color="auto"/>
            <w:bottom w:val="none" w:sz="0" w:space="0" w:color="auto"/>
            <w:right w:val="none" w:sz="0" w:space="0" w:color="auto"/>
          </w:divBdr>
        </w:div>
        <w:div w:id="193275268">
          <w:marLeft w:val="640"/>
          <w:marRight w:val="0"/>
          <w:marTop w:val="0"/>
          <w:marBottom w:val="0"/>
          <w:divBdr>
            <w:top w:val="none" w:sz="0" w:space="0" w:color="auto"/>
            <w:left w:val="none" w:sz="0" w:space="0" w:color="auto"/>
            <w:bottom w:val="none" w:sz="0" w:space="0" w:color="auto"/>
            <w:right w:val="none" w:sz="0" w:space="0" w:color="auto"/>
          </w:divBdr>
        </w:div>
        <w:div w:id="1032850671">
          <w:marLeft w:val="640"/>
          <w:marRight w:val="0"/>
          <w:marTop w:val="0"/>
          <w:marBottom w:val="0"/>
          <w:divBdr>
            <w:top w:val="none" w:sz="0" w:space="0" w:color="auto"/>
            <w:left w:val="none" w:sz="0" w:space="0" w:color="auto"/>
            <w:bottom w:val="none" w:sz="0" w:space="0" w:color="auto"/>
            <w:right w:val="none" w:sz="0" w:space="0" w:color="auto"/>
          </w:divBdr>
        </w:div>
        <w:div w:id="781613268">
          <w:marLeft w:val="640"/>
          <w:marRight w:val="0"/>
          <w:marTop w:val="0"/>
          <w:marBottom w:val="0"/>
          <w:divBdr>
            <w:top w:val="none" w:sz="0" w:space="0" w:color="auto"/>
            <w:left w:val="none" w:sz="0" w:space="0" w:color="auto"/>
            <w:bottom w:val="none" w:sz="0" w:space="0" w:color="auto"/>
            <w:right w:val="none" w:sz="0" w:space="0" w:color="auto"/>
          </w:divBdr>
        </w:div>
        <w:div w:id="297493951">
          <w:marLeft w:val="640"/>
          <w:marRight w:val="0"/>
          <w:marTop w:val="0"/>
          <w:marBottom w:val="0"/>
          <w:divBdr>
            <w:top w:val="none" w:sz="0" w:space="0" w:color="auto"/>
            <w:left w:val="none" w:sz="0" w:space="0" w:color="auto"/>
            <w:bottom w:val="none" w:sz="0" w:space="0" w:color="auto"/>
            <w:right w:val="none" w:sz="0" w:space="0" w:color="auto"/>
          </w:divBdr>
        </w:div>
        <w:div w:id="2127312578">
          <w:marLeft w:val="640"/>
          <w:marRight w:val="0"/>
          <w:marTop w:val="0"/>
          <w:marBottom w:val="0"/>
          <w:divBdr>
            <w:top w:val="none" w:sz="0" w:space="0" w:color="auto"/>
            <w:left w:val="none" w:sz="0" w:space="0" w:color="auto"/>
            <w:bottom w:val="none" w:sz="0" w:space="0" w:color="auto"/>
            <w:right w:val="none" w:sz="0" w:space="0" w:color="auto"/>
          </w:divBdr>
        </w:div>
        <w:div w:id="1533347894">
          <w:marLeft w:val="640"/>
          <w:marRight w:val="0"/>
          <w:marTop w:val="0"/>
          <w:marBottom w:val="0"/>
          <w:divBdr>
            <w:top w:val="none" w:sz="0" w:space="0" w:color="auto"/>
            <w:left w:val="none" w:sz="0" w:space="0" w:color="auto"/>
            <w:bottom w:val="none" w:sz="0" w:space="0" w:color="auto"/>
            <w:right w:val="none" w:sz="0" w:space="0" w:color="auto"/>
          </w:divBdr>
        </w:div>
        <w:div w:id="89855139">
          <w:marLeft w:val="640"/>
          <w:marRight w:val="0"/>
          <w:marTop w:val="0"/>
          <w:marBottom w:val="0"/>
          <w:divBdr>
            <w:top w:val="none" w:sz="0" w:space="0" w:color="auto"/>
            <w:left w:val="none" w:sz="0" w:space="0" w:color="auto"/>
            <w:bottom w:val="none" w:sz="0" w:space="0" w:color="auto"/>
            <w:right w:val="none" w:sz="0" w:space="0" w:color="auto"/>
          </w:divBdr>
        </w:div>
        <w:div w:id="1050806086">
          <w:marLeft w:val="640"/>
          <w:marRight w:val="0"/>
          <w:marTop w:val="0"/>
          <w:marBottom w:val="0"/>
          <w:divBdr>
            <w:top w:val="none" w:sz="0" w:space="0" w:color="auto"/>
            <w:left w:val="none" w:sz="0" w:space="0" w:color="auto"/>
            <w:bottom w:val="none" w:sz="0" w:space="0" w:color="auto"/>
            <w:right w:val="none" w:sz="0" w:space="0" w:color="auto"/>
          </w:divBdr>
        </w:div>
        <w:div w:id="547035094">
          <w:marLeft w:val="640"/>
          <w:marRight w:val="0"/>
          <w:marTop w:val="0"/>
          <w:marBottom w:val="0"/>
          <w:divBdr>
            <w:top w:val="none" w:sz="0" w:space="0" w:color="auto"/>
            <w:left w:val="none" w:sz="0" w:space="0" w:color="auto"/>
            <w:bottom w:val="none" w:sz="0" w:space="0" w:color="auto"/>
            <w:right w:val="none" w:sz="0" w:space="0" w:color="auto"/>
          </w:divBdr>
        </w:div>
        <w:div w:id="223637136">
          <w:marLeft w:val="640"/>
          <w:marRight w:val="0"/>
          <w:marTop w:val="0"/>
          <w:marBottom w:val="0"/>
          <w:divBdr>
            <w:top w:val="none" w:sz="0" w:space="0" w:color="auto"/>
            <w:left w:val="none" w:sz="0" w:space="0" w:color="auto"/>
            <w:bottom w:val="none" w:sz="0" w:space="0" w:color="auto"/>
            <w:right w:val="none" w:sz="0" w:space="0" w:color="auto"/>
          </w:divBdr>
        </w:div>
        <w:div w:id="754087411">
          <w:marLeft w:val="640"/>
          <w:marRight w:val="0"/>
          <w:marTop w:val="0"/>
          <w:marBottom w:val="0"/>
          <w:divBdr>
            <w:top w:val="none" w:sz="0" w:space="0" w:color="auto"/>
            <w:left w:val="none" w:sz="0" w:space="0" w:color="auto"/>
            <w:bottom w:val="none" w:sz="0" w:space="0" w:color="auto"/>
            <w:right w:val="none" w:sz="0" w:space="0" w:color="auto"/>
          </w:divBdr>
        </w:div>
        <w:div w:id="422915652">
          <w:marLeft w:val="640"/>
          <w:marRight w:val="0"/>
          <w:marTop w:val="0"/>
          <w:marBottom w:val="0"/>
          <w:divBdr>
            <w:top w:val="none" w:sz="0" w:space="0" w:color="auto"/>
            <w:left w:val="none" w:sz="0" w:space="0" w:color="auto"/>
            <w:bottom w:val="none" w:sz="0" w:space="0" w:color="auto"/>
            <w:right w:val="none" w:sz="0" w:space="0" w:color="auto"/>
          </w:divBdr>
        </w:div>
        <w:div w:id="1964076663">
          <w:marLeft w:val="640"/>
          <w:marRight w:val="0"/>
          <w:marTop w:val="0"/>
          <w:marBottom w:val="0"/>
          <w:divBdr>
            <w:top w:val="none" w:sz="0" w:space="0" w:color="auto"/>
            <w:left w:val="none" w:sz="0" w:space="0" w:color="auto"/>
            <w:bottom w:val="none" w:sz="0" w:space="0" w:color="auto"/>
            <w:right w:val="none" w:sz="0" w:space="0" w:color="auto"/>
          </w:divBdr>
        </w:div>
        <w:div w:id="2108846453">
          <w:marLeft w:val="640"/>
          <w:marRight w:val="0"/>
          <w:marTop w:val="0"/>
          <w:marBottom w:val="0"/>
          <w:divBdr>
            <w:top w:val="none" w:sz="0" w:space="0" w:color="auto"/>
            <w:left w:val="none" w:sz="0" w:space="0" w:color="auto"/>
            <w:bottom w:val="none" w:sz="0" w:space="0" w:color="auto"/>
            <w:right w:val="none" w:sz="0" w:space="0" w:color="auto"/>
          </w:divBdr>
        </w:div>
        <w:div w:id="1351562957">
          <w:marLeft w:val="640"/>
          <w:marRight w:val="0"/>
          <w:marTop w:val="0"/>
          <w:marBottom w:val="0"/>
          <w:divBdr>
            <w:top w:val="none" w:sz="0" w:space="0" w:color="auto"/>
            <w:left w:val="none" w:sz="0" w:space="0" w:color="auto"/>
            <w:bottom w:val="none" w:sz="0" w:space="0" w:color="auto"/>
            <w:right w:val="none" w:sz="0" w:space="0" w:color="auto"/>
          </w:divBdr>
        </w:div>
        <w:div w:id="1867715005">
          <w:marLeft w:val="640"/>
          <w:marRight w:val="0"/>
          <w:marTop w:val="0"/>
          <w:marBottom w:val="0"/>
          <w:divBdr>
            <w:top w:val="none" w:sz="0" w:space="0" w:color="auto"/>
            <w:left w:val="none" w:sz="0" w:space="0" w:color="auto"/>
            <w:bottom w:val="none" w:sz="0" w:space="0" w:color="auto"/>
            <w:right w:val="none" w:sz="0" w:space="0" w:color="auto"/>
          </w:divBdr>
        </w:div>
        <w:div w:id="386729077">
          <w:marLeft w:val="640"/>
          <w:marRight w:val="0"/>
          <w:marTop w:val="0"/>
          <w:marBottom w:val="0"/>
          <w:divBdr>
            <w:top w:val="none" w:sz="0" w:space="0" w:color="auto"/>
            <w:left w:val="none" w:sz="0" w:space="0" w:color="auto"/>
            <w:bottom w:val="none" w:sz="0" w:space="0" w:color="auto"/>
            <w:right w:val="none" w:sz="0" w:space="0" w:color="auto"/>
          </w:divBdr>
        </w:div>
        <w:div w:id="1979527397">
          <w:marLeft w:val="640"/>
          <w:marRight w:val="0"/>
          <w:marTop w:val="0"/>
          <w:marBottom w:val="0"/>
          <w:divBdr>
            <w:top w:val="none" w:sz="0" w:space="0" w:color="auto"/>
            <w:left w:val="none" w:sz="0" w:space="0" w:color="auto"/>
            <w:bottom w:val="none" w:sz="0" w:space="0" w:color="auto"/>
            <w:right w:val="none" w:sz="0" w:space="0" w:color="auto"/>
          </w:divBdr>
        </w:div>
        <w:div w:id="1167210247">
          <w:marLeft w:val="640"/>
          <w:marRight w:val="0"/>
          <w:marTop w:val="0"/>
          <w:marBottom w:val="0"/>
          <w:divBdr>
            <w:top w:val="none" w:sz="0" w:space="0" w:color="auto"/>
            <w:left w:val="none" w:sz="0" w:space="0" w:color="auto"/>
            <w:bottom w:val="none" w:sz="0" w:space="0" w:color="auto"/>
            <w:right w:val="none" w:sz="0" w:space="0" w:color="auto"/>
          </w:divBdr>
        </w:div>
        <w:div w:id="839588676">
          <w:marLeft w:val="640"/>
          <w:marRight w:val="0"/>
          <w:marTop w:val="0"/>
          <w:marBottom w:val="0"/>
          <w:divBdr>
            <w:top w:val="none" w:sz="0" w:space="0" w:color="auto"/>
            <w:left w:val="none" w:sz="0" w:space="0" w:color="auto"/>
            <w:bottom w:val="none" w:sz="0" w:space="0" w:color="auto"/>
            <w:right w:val="none" w:sz="0" w:space="0" w:color="auto"/>
          </w:divBdr>
        </w:div>
        <w:div w:id="372923777">
          <w:marLeft w:val="640"/>
          <w:marRight w:val="0"/>
          <w:marTop w:val="0"/>
          <w:marBottom w:val="0"/>
          <w:divBdr>
            <w:top w:val="none" w:sz="0" w:space="0" w:color="auto"/>
            <w:left w:val="none" w:sz="0" w:space="0" w:color="auto"/>
            <w:bottom w:val="none" w:sz="0" w:space="0" w:color="auto"/>
            <w:right w:val="none" w:sz="0" w:space="0" w:color="auto"/>
          </w:divBdr>
        </w:div>
        <w:div w:id="1385565529">
          <w:marLeft w:val="640"/>
          <w:marRight w:val="0"/>
          <w:marTop w:val="0"/>
          <w:marBottom w:val="0"/>
          <w:divBdr>
            <w:top w:val="none" w:sz="0" w:space="0" w:color="auto"/>
            <w:left w:val="none" w:sz="0" w:space="0" w:color="auto"/>
            <w:bottom w:val="none" w:sz="0" w:space="0" w:color="auto"/>
            <w:right w:val="none" w:sz="0" w:space="0" w:color="auto"/>
          </w:divBdr>
        </w:div>
        <w:div w:id="428500684">
          <w:marLeft w:val="640"/>
          <w:marRight w:val="0"/>
          <w:marTop w:val="0"/>
          <w:marBottom w:val="0"/>
          <w:divBdr>
            <w:top w:val="none" w:sz="0" w:space="0" w:color="auto"/>
            <w:left w:val="none" w:sz="0" w:space="0" w:color="auto"/>
            <w:bottom w:val="none" w:sz="0" w:space="0" w:color="auto"/>
            <w:right w:val="none" w:sz="0" w:space="0" w:color="auto"/>
          </w:divBdr>
        </w:div>
        <w:div w:id="1453981722">
          <w:marLeft w:val="640"/>
          <w:marRight w:val="0"/>
          <w:marTop w:val="0"/>
          <w:marBottom w:val="0"/>
          <w:divBdr>
            <w:top w:val="none" w:sz="0" w:space="0" w:color="auto"/>
            <w:left w:val="none" w:sz="0" w:space="0" w:color="auto"/>
            <w:bottom w:val="none" w:sz="0" w:space="0" w:color="auto"/>
            <w:right w:val="none" w:sz="0" w:space="0" w:color="auto"/>
          </w:divBdr>
        </w:div>
        <w:div w:id="1893232040">
          <w:marLeft w:val="640"/>
          <w:marRight w:val="0"/>
          <w:marTop w:val="0"/>
          <w:marBottom w:val="0"/>
          <w:divBdr>
            <w:top w:val="none" w:sz="0" w:space="0" w:color="auto"/>
            <w:left w:val="none" w:sz="0" w:space="0" w:color="auto"/>
            <w:bottom w:val="none" w:sz="0" w:space="0" w:color="auto"/>
            <w:right w:val="none" w:sz="0" w:space="0" w:color="auto"/>
          </w:divBdr>
        </w:div>
        <w:div w:id="1699888814">
          <w:marLeft w:val="640"/>
          <w:marRight w:val="0"/>
          <w:marTop w:val="0"/>
          <w:marBottom w:val="0"/>
          <w:divBdr>
            <w:top w:val="none" w:sz="0" w:space="0" w:color="auto"/>
            <w:left w:val="none" w:sz="0" w:space="0" w:color="auto"/>
            <w:bottom w:val="none" w:sz="0" w:space="0" w:color="auto"/>
            <w:right w:val="none" w:sz="0" w:space="0" w:color="auto"/>
          </w:divBdr>
        </w:div>
        <w:div w:id="1083255293">
          <w:marLeft w:val="640"/>
          <w:marRight w:val="0"/>
          <w:marTop w:val="0"/>
          <w:marBottom w:val="0"/>
          <w:divBdr>
            <w:top w:val="none" w:sz="0" w:space="0" w:color="auto"/>
            <w:left w:val="none" w:sz="0" w:space="0" w:color="auto"/>
            <w:bottom w:val="none" w:sz="0" w:space="0" w:color="auto"/>
            <w:right w:val="none" w:sz="0" w:space="0" w:color="auto"/>
          </w:divBdr>
        </w:div>
        <w:div w:id="1900626094">
          <w:marLeft w:val="640"/>
          <w:marRight w:val="0"/>
          <w:marTop w:val="0"/>
          <w:marBottom w:val="0"/>
          <w:divBdr>
            <w:top w:val="none" w:sz="0" w:space="0" w:color="auto"/>
            <w:left w:val="none" w:sz="0" w:space="0" w:color="auto"/>
            <w:bottom w:val="none" w:sz="0" w:space="0" w:color="auto"/>
            <w:right w:val="none" w:sz="0" w:space="0" w:color="auto"/>
          </w:divBdr>
        </w:div>
        <w:div w:id="1651708514">
          <w:marLeft w:val="640"/>
          <w:marRight w:val="0"/>
          <w:marTop w:val="0"/>
          <w:marBottom w:val="0"/>
          <w:divBdr>
            <w:top w:val="none" w:sz="0" w:space="0" w:color="auto"/>
            <w:left w:val="none" w:sz="0" w:space="0" w:color="auto"/>
            <w:bottom w:val="none" w:sz="0" w:space="0" w:color="auto"/>
            <w:right w:val="none" w:sz="0" w:space="0" w:color="auto"/>
          </w:divBdr>
        </w:div>
        <w:div w:id="945964921">
          <w:marLeft w:val="640"/>
          <w:marRight w:val="0"/>
          <w:marTop w:val="0"/>
          <w:marBottom w:val="0"/>
          <w:divBdr>
            <w:top w:val="none" w:sz="0" w:space="0" w:color="auto"/>
            <w:left w:val="none" w:sz="0" w:space="0" w:color="auto"/>
            <w:bottom w:val="none" w:sz="0" w:space="0" w:color="auto"/>
            <w:right w:val="none" w:sz="0" w:space="0" w:color="auto"/>
          </w:divBdr>
        </w:div>
        <w:div w:id="446046528">
          <w:marLeft w:val="640"/>
          <w:marRight w:val="0"/>
          <w:marTop w:val="0"/>
          <w:marBottom w:val="0"/>
          <w:divBdr>
            <w:top w:val="none" w:sz="0" w:space="0" w:color="auto"/>
            <w:left w:val="none" w:sz="0" w:space="0" w:color="auto"/>
            <w:bottom w:val="none" w:sz="0" w:space="0" w:color="auto"/>
            <w:right w:val="none" w:sz="0" w:space="0" w:color="auto"/>
          </w:divBdr>
        </w:div>
        <w:div w:id="711539961">
          <w:marLeft w:val="640"/>
          <w:marRight w:val="0"/>
          <w:marTop w:val="0"/>
          <w:marBottom w:val="0"/>
          <w:divBdr>
            <w:top w:val="none" w:sz="0" w:space="0" w:color="auto"/>
            <w:left w:val="none" w:sz="0" w:space="0" w:color="auto"/>
            <w:bottom w:val="none" w:sz="0" w:space="0" w:color="auto"/>
            <w:right w:val="none" w:sz="0" w:space="0" w:color="auto"/>
          </w:divBdr>
        </w:div>
        <w:div w:id="898634804">
          <w:marLeft w:val="640"/>
          <w:marRight w:val="0"/>
          <w:marTop w:val="0"/>
          <w:marBottom w:val="0"/>
          <w:divBdr>
            <w:top w:val="none" w:sz="0" w:space="0" w:color="auto"/>
            <w:left w:val="none" w:sz="0" w:space="0" w:color="auto"/>
            <w:bottom w:val="none" w:sz="0" w:space="0" w:color="auto"/>
            <w:right w:val="none" w:sz="0" w:space="0" w:color="auto"/>
          </w:divBdr>
        </w:div>
        <w:div w:id="250697243">
          <w:marLeft w:val="640"/>
          <w:marRight w:val="0"/>
          <w:marTop w:val="0"/>
          <w:marBottom w:val="0"/>
          <w:divBdr>
            <w:top w:val="none" w:sz="0" w:space="0" w:color="auto"/>
            <w:left w:val="none" w:sz="0" w:space="0" w:color="auto"/>
            <w:bottom w:val="none" w:sz="0" w:space="0" w:color="auto"/>
            <w:right w:val="none" w:sz="0" w:space="0" w:color="auto"/>
          </w:divBdr>
        </w:div>
        <w:div w:id="1598712005">
          <w:marLeft w:val="640"/>
          <w:marRight w:val="0"/>
          <w:marTop w:val="0"/>
          <w:marBottom w:val="0"/>
          <w:divBdr>
            <w:top w:val="none" w:sz="0" w:space="0" w:color="auto"/>
            <w:left w:val="none" w:sz="0" w:space="0" w:color="auto"/>
            <w:bottom w:val="none" w:sz="0" w:space="0" w:color="auto"/>
            <w:right w:val="none" w:sz="0" w:space="0" w:color="auto"/>
          </w:divBdr>
        </w:div>
        <w:div w:id="122575902">
          <w:marLeft w:val="640"/>
          <w:marRight w:val="0"/>
          <w:marTop w:val="0"/>
          <w:marBottom w:val="0"/>
          <w:divBdr>
            <w:top w:val="none" w:sz="0" w:space="0" w:color="auto"/>
            <w:left w:val="none" w:sz="0" w:space="0" w:color="auto"/>
            <w:bottom w:val="none" w:sz="0" w:space="0" w:color="auto"/>
            <w:right w:val="none" w:sz="0" w:space="0" w:color="auto"/>
          </w:divBdr>
        </w:div>
        <w:div w:id="58554748">
          <w:marLeft w:val="640"/>
          <w:marRight w:val="0"/>
          <w:marTop w:val="0"/>
          <w:marBottom w:val="0"/>
          <w:divBdr>
            <w:top w:val="none" w:sz="0" w:space="0" w:color="auto"/>
            <w:left w:val="none" w:sz="0" w:space="0" w:color="auto"/>
            <w:bottom w:val="none" w:sz="0" w:space="0" w:color="auto"/>
            <w:right w:val="none" w:sz="0" w:space="0" w:color="auto"/>
          </w:divBdr>
        </w:div>
        <w:div w:id="750394924">
          <w:marLeft w:val="640"/>
          <w:marRight w:val="0"/>
          <w:marTop w:val="0"/>
          <w:marBottom w:val="0"/>
          <w:divBdr>
            <w:top w:val="none" w:sz="0" w:space="0" w:color="auto"/>
            <w:left w:val="none" w:sz="0" w:space="0" w:color="auto"/>
            <w:bottom w:val="none" w:sz="0" w:space="0" w:color="auto"/>
            <w:right w:val="none" w:sz="0" w:space="0" w:color="auto"/>
          </w:divBdr>
        </w:div>
        <w:div w:id="75639363">
          <w:marLeft w:val="640"/>
          <w:marRight w:val="0"/>
          <w:marTop w:val="0"/>
          <w:marBottom w:val="0"/>
          <w:divBdr>
            <w:top w:val="none" w:sz="0" w:space="0" w:color="auto"/>
            <w:left w:val="none" w:sz="0" w:space="0" w:color="auto"/>
            <w:bottom w:val="none" w:sz="0" w:space="0" w:color="auto"/>
            <w:right w:val="none" w:sz="0" w:space="0" w:color="auto"/>
          </w:divBdr>
        </w:div>
        <w:div w:id="1672947687">
          <w:marLeft w:val="640"/>
          <w:marRight w:val="0"/>
          <w:marTop w:val="0"/>
          <w:marBottom w:val="0"/>
          <w:divBdr>
            <w:top w:val="none" w:sz="0" w:space="0" w:color="auto"/>
            <w:left w:val="none" w:sz="0" w:space="0" w:color="auto"/>
            <w:bottom w:val="none" w:sz="0" w:space="0" w:color="auto"/>
            <w:right w:val="none" w:sz="0" w:space="0" w:color="auto"/>
          </w:divBdr>
        </w:div>
        <w:div w:id="1862550747">
          <w:marLeft w:val="640"/>
          <w:marRight w:val="0"/>
          <w:marTop w:val="0"/>
          <w:marBottom w:val="0"/>
          <w:divBdr>
            <w:top w:val="none" w:sz="0" w:space="0" w:color="auto"/>
            <w:left w:val="none" w:sz="0" w:space="0" w:color="auto"/>
            <w:bottom w:val="none" w:sz="0" w:space="0" w:color="auto"/>
            <w:right w:val="none" w:sz="0" w:space="0" w:color="auto"/>
          </w:divBdr>
        </w:div>
        <w:div w:id="458840081">
          <w:marLeft w:val="640"/>
          <w:marRight w:val="0"/>
          <w:marTop w:val="0"/>
          <w:marBottom w:val="0"/>
          <w:divBdr>
            <w:top w:val="none" w:sz="0" w:space="0" w:color="auto"/>
            <w:left w:val="none" w:sz="0" w:space="0" w:color="auto"/>
            <w:bottom w:val="none" w:sz="0" w:space="0" w:color="auto"/>
            <w:right w:val="none" w:sz="0" w:space="0" w:color="auto"/>
          </w:divBdr>
        </w:div>
        <w:div w:id="660933550">
          <w:marLeft w:val="640"/>
          <w:marRight w:val="0"/>
          <w:marTop w:val="0"/>
          <w:marBottom w:val="0"/>
          <w:divBdr>
            <w:top w:val="none" w:sz="0" w:space="0" w:color="auto"/>
            <w:left w:val="none" w:sz="0" w:space="0" w:color="auto"/>
            <w:bottom w:val="none" w:sz="0" w:space="0" w:color="auto"/>
            <w:right w:val="none" w:sz="0" w:space="0" w:color="auto"/>
          </w:divBdr>
        </w:div>
        <w:div w:id="427846403">
          <w:marLeft w:val="640"/>
          <w:marRight w:val="0"/>
          <w:marTop w:val="0"/>
          <w:marBottom w:val="0"/>
          <w:divBdr>
            <w:top w:val="none" w:sz="0" w:space="0" w:color="auto"/>
            <w:left w:val="none" w:sz="0" w:space="0" w:color="auto"/>
            <w:bottom w:val="none" w:sz="0" w:space="0" w:color="auto"/>
            <w:right w:val="none" w:sz="0" w:space="0" w:color="auto"/>
          </w:divBdr>
        </w:div>
        <w:div w:id="1903443634">
          <w:marLeft w:val="640"/>
          <w:marRight w:val="0"/>
          <w:marTop w:val="0"/>
          <w:marBottom w:val="0"/>
          <w:divBdr>
            <w:top w:val="none" w:sz="0" w:space="0" w:color="auto"/>
            <w:left w:val="none" w:sz="0" w:space="0" w:color="auto"/>
            <w:bottom w:val="none" w:sz="0" w:space="0" w:color="auto"/>
            <w:right w:val="none" w:sz="0" w:space="0" w:color="auto"/>
          </w:divBdr>
        </w:div>
        <w:div w:id="1144279322">
          <w:marLeft w:val="640"/>
          <w:marRight w:val="0"/>
          <w:marTop w:val="0"/>
          <w:marBottom w:val="0"/>
          <w:divBdr>
            <w:top w:val="none" w:sz="0" w:space="0" w:color="auto"/>
            <w:left w:val="none" w:sz="0" w:space="0" w:color="auto"/>
            <w:bottom w:val="none" w:sz="0" w:space="0" w:color="auto"/>
            <w:right w:val="none" w:sz="0" w:space="0" w:color="auto"/>
          </w:divBdr>
        </w:div>
        <w:div w:id="1791781822">
          <w:marLeft w:val="640"/>
          <w:marRight w:val="0"/>
          <w:marTop w:val="0"/>
          <w:marBottom w:val="0"/>
          <w:divBdr>
            <w:top w:val="none" w:sz="0" w:space="0" w:color="auto"/>
            <w:left w:val="none" w:sz="0" w:space="0" w:color="auto"/>
            <w:bottom w:val="none" w:sz="0" w:space="0" w:color="auto"/>
            <w:right w:val="none" w:sz="0" w:space="0" w:color="auto"/>
          </w:divBdr>
        </w:div>
        <w:div w:id="2123642244">
          <w:marLeft w:val="640"/>
          <w:marRight w:val="0"/>
          <w:marTop w:val="0"/>
          <w:marBottom w:val="0"/>
          <w:divBdr>
            <w:top w:val="none" w:sz="0" w:space="0" w:color="auto"/>
            <w:left w:val="none" w:sz="0" w:space="0" w:color="auto"/>
            <w:bottom w:val="none" w:sz="0" w:space="0" w:color="auto"/>
            <w:right w:val="none" w:sz="0" w:space="0" w:color="auto"/>
          </w:divBdr>
        </w:div>
        <w:div w:id="807281207">
          <w:marLeft w:val="640"/>
          <w:marRight w:val="0"/>
          <w:marTop w:val="0"/>
          <w:marBottom w:val="0"/>
          <w:divBdr>
            <w:top w:val="none" w:sz="0" w:space="0" w:color="auto"/>
            <w:left w:val="none" w:sz="0" w:space="0" w:color="auto"/>
            <w:bottom w:val="none" w:sz="0" w:space="0" w:color="auto"/>
            <w:right w:val="none" w:sz="0" w:space="0" w:color="auto"/>
          </w:divBdr>
        </w:div>
        <w:div w:id="669328614">
          <w:marLeft w:val="640"/>
          <w:marRight w:val="0"/>
          <w:marTop w:val="0"/>
          <w:marBottom w:val="0"/>
          <w:divBdr>
            <w:top w:val="none" w:sz="0" w:space="0" w:color="auto"/>
            <w:left w:val="none" w:sz="0" w:space="0" w:color="auto"/>
            <w:bottom w:val="none" w:sz="0" w:space="0" w:color="auto"/>
            <w:right w:val="none" w:sz="0" w:space="0" w:color="auto"/>
          </w:divBdr>
        </w:div>
        <w:div w:id="686954738">
          <w:marLeft w:val="640"/>
          <w:marRight w:val="0"/>
          <w:marTop w:val="0"/>
          <w:marBottom w:val="0"/>
          <w:divBdr>
            <w:top w:val="none" w:sz="0" w:space="0" w:color="auto"/>
            <w:left w:val="none" w:sz="0" w:space="0" w:color="auto"/>
            <w:bottom w:val="none" w:sz="0" w:space="0" w:color="auto"/>
            <w:right w:val="none" w:sz="0" w:space="0" w:color="auto"/>
          </w:divBdr>
        </w:div>
        <w:div w:id="58990713">
          <w:marLeft w:val="640"/>
          <w:marRight w:val="0"/>
          <w:marTop w:val="0"/>
          <w:marBottom w:val="0"/>
          <w:divBdr>
            <w:top w:val="none" w:sz="0" w:space="0" w:color="auto"/>
            <w:left w:val="none" w:sz="0" w:space="0" w:color="auto"/>
            <w:bottom w:val="none" w:sz="0" w:space="0" w:color="auto"/>
            <w:right w:val="none" w:sz="0" w:space="0" w:color="auto"/>
          </w:divBdr>
        </w:div>
        <w:div w:id="1150295131">
          <w:marLeft w:val="640"/>
          <w:marRight w:val="0"/>
          <w:marTop w:val="0"/>
          <w:marBottom w:val="0"/>
          <w:divBdr>
            <w:top w:val="none" w:sz="0" w:space="0" w:color="auto"/>
            <w:left w:val="none" w:sz="0" w:space="0" w:color="auto"/>
            <w:bottom w:val="none" w:sz="0" w:space="0" w:color="auto"/>
            <w:right w:val="none" w:sz="0" w:space="0" w:color="auto"/>
          </w:divBdr>
        </w:div>
        <w:div w:id="1669098181">
          <w:marLeft w:val="640"/>
          <w:marRight w:val="0"/>
          <w:marTop w:val="0"/>
          <w:marBottom w:val="0"/>
          <w:divBdr>
            <w:top w:val="none" w:sz="0" w:space="0" w:color="auto"/>
            <w:left w:val="none" w:sz="0" w:space="0" w:color="auto"/>
            <w:bottom w:val="none" w:sz="0" w:space="0" w:color="auto"/>
            <w:right w:val="none" w:sz="0" w:space="0" w:color="auto"/>
          </w:divBdr>
        </w:div>
        <w:div w:id="649141226">
          <w:marLeft w:val="640"/>
          <w:marRight w:val="0"/>
          <w:marTop w:val="0"/>
          <w:marBottom w:val="0"/>
          <w:divBdr>
            <w:top w:val="none" w:sz="0" w:space="0" w:color="auto"/>
            <w:left w:val="none" w:sz="0" w:space="0" w:color="auto"/>
            <w:bottom w:val="none" w:sz="0" w:space="0" w:color="auto"/>
            <w:right w:val="none" w:sz="0" w:space="0" w:color="auto"/>
          </w:divBdr>
        </w:div>
        <w:div w:id="1675299342">
          <w:marLeft w:val="640"/>
          <w:marRight w:val="0"/>
          <w:marTop w:val="0"/>
          <w:marBottom w:val="0"/>
          <w:divBdr>
            <w:top w:val="none" w:sz="0" w:space="0" w:color="auto"/>
            <w:left w:val="none" w:sz="0" w:space="0" w:color="auto"/>
            <w:bottom w:val="none" w:sz="0" w:space="0" w:color="auto"/>
            <w:right w:val="none" w:sz="0" w:space="0" w:color="auto"/>
          </w:divBdr>
        </w:div>
        <w:div w:id="1072116646">
          <w:marLeft w:val="640"/>
          <w:marRight w:val="0"/>
          <w:marTop w:val="0"/>
          <w:marBottom w:val="0"/>
          <w:divBdr>
            <w:top w:val="none" w:sz="0" w:space="0" w:color="auto"/>
            <w:left w:val="none" w:sz="0" w:space="0" w:color="auto"/>
            <w:bottom w:val="none" w:sz="0" w:space="0" w:color="auto"/>
            <w:right w:val="none" w:sz="0" w:space="0" w:color="auto"/>
          </w:divBdr>
        </w:div>
        <w:div w:id="2050445623">
          <w:marLeft w:val="640"/>
          <w:marRight w:val="0"/>
          <w:marTop w:val="0"/>
          <w:marBottom w:val="0"/>
          <w:divBdr>
            <w:top w:val="none" w:sz="0" w:space="0" w:color="auto"/>
            <w:left w:val="none" w:sz="0" w:space="0" w:color="auto"/>
            <w:bottom w:val="none" w:sz="0" w:space="0" w:color="auto"/>
            <w:right w:val="none" w:sz="0" w:space="0" w:color="auto"/>
          </w:divBdr>
        </w:div>
        <w:div w:id="1492941147">
          <w:marLeft w:val="640"/>
          <w:marRight w:val="0"/>
          <w:marTop w:val="0"/>
          <w:marBottom w:val="0"/>
          <w:divBdr>
            <w:top w:val="none" w:sz="0" w:space="0" w:color="auto"/>
            <w:left w:val="none" w:sz="0" w:space="0" w:color="auto"/>
            <w:bottom w:val="none" w:sz="0" w:space="0" w:color="auto"/>
            <w:right w:val="none" w:sz="0" w:space="0" w:color="auto"/>
          </w:divBdr>
        </w:div>
        <w:div w:id="1352802810">
          <w:marLeft w:val="640"/>
          <w:marRight w:val="0"/>
          <w:marTop w:val="0"/>
          <w:marBottom w:val="0"/>
          <w:divBdr>
            <w:top w:val="none" w:sz="0" w:space="0" w:color="auto"/>
            <w:left w:val="none" w:sz="0" w:space="0" w:color="auto"/>
            <w:bottom w:val="none" w:sz="0" w:space="0" w:color="auto"/>
            <w:right w:val="none" w:sz="0" w:space="0" w:color="auto"/>
          </w:divBdr>
        </w:div>
        <w:div w:id="1996448756">
          <w:marLeft w:val="640"/>
          <w:marRight w:val="0"/>
          <w:marTop w:val="0"/>
          <w:marBottom w:val="0"/>
          <w:divBdr>
            <w:top w:val="none" w:sz="0" w:space="0" w:color="auto"/>
            <w:left w:val="none" w:sz="0" w:space="0" w:color="auto"/>
            <w:bottom w:val="none" w:sz="0" w:space="0" w:color="auto"/>
            <w:right w:val="none" w:sz="0" w:space="0" w:color="auto"/>
          </w:divBdr>
        </w:div>
        <w:div w:id="1012994671">
          <w:marLeft w:val="640"/>
          <w:marRight w:val="0"/>
          <w:marTop w:val="0"/>
          <w:marBottom w:val="0"/>
          <w:divBdr>
            <w:top w:val="none" w:sz="0" w:space="0" w:color="auto"/>
            <w:left w:val="none" w:sz="0" w:space="0" w:color="auto"/>
            <w:bottom w:val="none" w:sz="0" w:space="0" w:color="auto"/>
            <w:right w:val="none" w:sz="0" w:space="0" w:color="auto"/>
          </w:divBdr>
        </w:div>
        <w:div w:id="992485396">
          <w:marLeft w:val="640"/>
          <w:marRight w:val="0"/>
          <w:marTop w:val="0"/>
          <w:marBottom w:val="0"/>
          <w:divBdr>
            <w:top w:val="none" w:sz="0" w:space="0" w:color="auto"/>
            <w:left w:val="none" w:sz="0" w:space="0" w:color="auto"/>
            <w:bottom w:val="none" w:sz="0" w:space="0" w:color="auto"/>
            <w:right w:val="none" w:sz="0" w:space="0" w:color="auto"/>
          </w:divBdr>
        </w:div>
        <w:div w:id="958490033">
          <w:marLeft w:val="640"/>
          <w:marRight w:val="0"/>
          <w:marTop w:val="0"/>
          <w:marBottom w:val="0"/>
          <w:divBdr>
            <w:top w:val="none" w:sz="0" w:space="0" w:color="auto"/>
            <w:left w:val="none" w:sz="0" w:space="0" w:color="auto"/>
            <w:bottom w:val="none" w:sz="0" w:space="0" w:color="auto"/>
            <w:right w:val="none" w:sz="0" w:space="0" w:color="auto"/>
          </w:divBdr>
        </w:div>
        <w:div w:id="1356735801">
          <w:marLeft w:val="640"/>
          <w:marRight w:val="0"/>
          <w:marTop w:val="0"/>
          <w:marBottom w:val="0"/>
          <w:divBdr>
            <w:top w:val="none" w:sz="0" w:space="0" w:color="auto"/>
            <w:left w:val="none" w:sz="0" w:space="0" w:color="auto"/>
            <w:bottom w:val="none" w:sz="0" w:space="0" w:color="auto"/>
            <w:right w:val="none" w:sz="0" w:space="0" w:color="auto"/>
          </w:divBdr>
        </w:div>
        <w:div w:id="435249419">
          <w:marLeft w:val="640"/>
          <w:marRight w:val="0"/>
          <w:marTop w:val="0"/>
          <w:marBottom w:val="0"/>
          <w:divBdr>
            <w:top w:val="none" w:sz="0" w:space="0" w:color="auto"/>
            <w:left w:val="none" w:sz="0" w:space="0" w:color="auto"/>
            <w:bottom w:val="none" w:sz="0" w:space="0" w:color="auto"/>
            <w:right w:val="none" w:sz="0" w:space="0" w:color="auto"/>
          </w:divBdr>
        </w:div>
        <w:div w:id="1987271972">
          <w:marLeft w:val="640"/>
          <w:marRight w:val="0"/>
          <w:marTop w:val="0"/>
          <w:marBottom w:val="0"/>
          <w:divBdr>
            <w:top w:val="none" w:sz="0" w:space="0" w:color="auto"/>
            <w:left w:val="none" w:sz="0" w:space="0" w:color="auto"/>
            <w:bottom w:val="none" w:sz="0" w:space="0" w:color="auto"/>
            <w:right w:val="none" w:sz="0" w:space="0" w:color="auto"/>
          </w:divBdr>
        </w:div>
        <w:div w:id="1458598059">
          <w:marLeft w:val="640"/>
          <w:marRight w:val="0"/>
          <w:marTop w:val="0"/>
          <w:marBottom w:val="0"/>
          <w:divBdr>
            <w:top w:val="none" w:sz="0" w:space="0" w:color="auto"/>
            <w:left w:val="none" w:sz="0" w:space="0" w:color="auto"/>
            <w:bottom w:val="none" w:sz="0" w:space="0" w:color="auto"/>
            <w:right w:val="none" w:sz="0" w:space="0" w:color="auto"/>
          </w:divBdr>
        </w:div>
        <w:div w:id="139854241">
          <w:marLeft w:val="640"/>
          <w:marRight w:val="0"/>
          <w:marTop w:val="0"/>
          <w:marBottom w:val="0"/>
          <w:divBdr>
            <w:top w:val="none" w:sz="0" w:space="0" w:color="auto"/>
            <w:left w:val="none" w:sz="0" w:space="0" w:color="auto"/>
            <w:bottom w:val="none" w:sz="0" w:space="0" w:color="auto"/>
            <w:right w:val="none" w:sz="0" w:space="0" w:color="auto"/>
          </w:divBdr>
        </w:div>
        <w:div w:id="316614446">
          <w:marLeft w:val="640"/>
          <w:marRight w:val="0"/>
          <w:marTop w:val="0"/>
          <w:marBottom w:val="0"/>
          <w:divBdr>
            <w:top w:val="none" w:sz="0" w:space="0" w:color="auto"/>
            <w:left w:val="none" w:sz="0" w:space="0" w:color="auto"/>
            <w:bottom w:val="none" w:sz="0" w:space="0" w:color="auto"/>
            <w:right w:val="none" w:sz="0" w:space="0" w:color="auto"/>
          </w:divBdr>
        </w:div>
        <w:div w:id="631861400">
          <w:marLeft w:val="640"/>
          <w:marRight w:val="0"/>
          <w:marTop w:val="0"/>
          <w:marBottom w:val="0"/>
          <w:divBdr>
            <w:top w:val="none" w:sz="0" w:space="0" w:color="auto"/>
            <w:left w:val="none" w:sz="0" w:space="0" w:color="auto"/>
            <w:bottom w:val="none" w:sz="0" w:space="0" w:color="auto"/>
            <w:right w:val="none" w:sz="0" w:space="0" w:color="auto"/>
          </w:divBdr>
        </w:div>
        <w:div w:id="260646470">
          <w:marLeft w:val="640"/>
          <w:marRight w:val="0"/>
          <w:marTop w:val="0"/>
          <w:marBottom w:val="0"/>
          <w:divBdr>
            <w:top w:val="none" w:sz="0" w:space="0" w:color="auto"/>
            <w:left w:val="none" w:sz="0" w:space="0" w:color="auto"/>
            <w:bottom w:val="none" w:sz="0" w:space="0" w:color="auto"/>
            <w:right w:val="none" w:sz="0" w:space="0" w:color="auto"/>
          </w:divBdr>
        </w:div>
        <w:div w:id="1884638235">
          <w:marLeft w:val="640"/>
          <w:marRight w:val="0"/>
          <w:marTop w:val="0"/>
          <w:marBottom w:val="0"/>
          <w:divBdr>
            <w:top w:val="none" w:sz="0" w:space="0" w:color="auto"/>
            <w:left w:val="none" w:sz="0" w:space="0" w:color="auto"/>
            <w:bottom w:val="none" w:sz="0" w:space="0" w:color="auto"/>
            <w:right w:val="none" w:sz="0" w:space="0" w:color="auto"/>
          </w:divBdr>
        </w:div>
        <w:div w:id="935358858">
          <w:marLeft w:val="640"/>
          <w:marRight w:val="0"/>
          <w:marTop w:val="0"/>
          <w:marBottom w:val="0"/>
          <w:divBdr>
            <w:top w:val="none" w:sz="0" w:space="0" w:color="auto"/>
            <w:left w:val="none" w:sz="0" w:space="0" w:color="auto"/>
            <w:bottom w:val="none" w:sz="0" w:space="0" w:color="auto"/>
            <w:right w:val="none" w:sz="0" w:space="0" w:color="auto"/>
          </w:divBdr>
        </w:div>
        <w:div w:id="1520200715">
          <w:marLeft w:val="640"/>
          <w:marRight w:val="0"/>
          <w:marTop w:val="0"/>
          <w:marBottom w:val="0"/>
          <w:divBdr>
            <w:top w:val="none" w:sz="0" w:space="0" w:color="auto"/>
            <w:left w:val="none" w:sz="0" w:space="0" w:color="auto"/>
            <w:bottom w:val="none" w:sz="0" w:space="0" w:color="auto"/>
            <w:right w:val="none" w:sz="0" w:space="0" w:color="auto"/>
          </w:divBdr>
        </w:div>
        <w:div w:id="437335826">
          <w:marLeft w:val="640"/>
          <w:marRight w:val="0"/>
          <w:marTop w:val="0"/>
          <w:marBottom w:val="0"/>
          <w:divBdr>
            <w:top w:val="none" w:sz="0" w:space="0" w:color="auto"/>
            <w:left w:val="none" w:sz="0" w:space="0" w:color="auto"/>
            <w:bottom w:val="none" w:sz="0" w:space="0" w:color="auto"/>
            <w:right w:val="none" w:sz="0" w:space="0" w:color="auto"/>
          </w:divBdr>
        </w:div>
        <w:div w:id="881012850">
          <w:marLeft w:val="640"/>
          <w:marRight w:val="0"/>
          <w:marTop w:val="0"/>
          <w:marBottom w:val="0"/>
          <w:divBdr>
            <w:top w:val="none" w:sz="0" w:space="0" w:color="auto"/>
            <w:left w:val="none" w:sz="0" w:space="0" w:color="auto"/>
            <w:bottom w:val="none" w:sz="0" w:space="0" w:color="auto"/>
            <w:right w:val="none" w:sz="0" w:space="0" w:color="auto"/>
          </w:divBdr>
        </w:div>
        <w:div w:id="314728913">
          <w:marLeft w:val="640"/>
          <w:marRight w:val="0"/>
          <w:marTop w:val="0"/>
          <w:marBottom w:val="0"/>
          <w:divBdr>
            <w:top w:val="none" w:sz="0" w:space="0" w:color="auto"/>
            <w:left w:val="none" w:sz="0" w:space="0" w:color="auto"/>
            <w:bottom w:val="none" w:sz="0" w:space="0" w:color="auto"/>
            <w:right w:val="none" w:sz="0" w:space="0" w:color="auto"/>
          </w:divBdr>
        </w:div>
        <w:div w:id="770394752">
          <w:marLeft w:val="640"/>
          <w:marRight w:val="0"/>
          <w:marTop w:val="0"/>
          <w:marBottom w:val="0"/>
          <w:divBdr>
            <w:top w:val="none" w:sz="0" w:space="0" w:color="auto"/>
            <w:left w:val="none" w:sz="0" w:space="0" w:color="auto"/>
            <w:bottom w:val="none" w:sz="0" w:space="0" w:color="auto"/>
            <w:right w:val="none" w:sz="0" w:space="0" w:color="auto"/>
          </w:divBdr>
        </w:div>
        <w:div w:id="930354998">
          <w:marLeft w:val="640"/>
          <w:marRight w:val="0"/>
          <w:marTop w:val="0"/>
          <w:marBottom w:val="0"/>
          <w:divBdr>
            <w:top w:val="none" w:sz="0" w:space="0" w:color="auto"/>
            <w:left w:val="none" w:sz="0" w:space="0" w:color="auto"/>
            <w:bottom w:val="none" w:sz="0" w:space="0" w:color="auto"/>
            <w:right w:val="none" w:sz="0" w:space="0" w:color="auto"/>
          </w:divBdr>
        </w:div>
        <w:div w:id="2044986050">
          <w:marLeft w:val="640"/>
          <w:marRight w:val="0"/>
          <w:marTop w:val="0"/>
          <w:marBottom w:val="0"/>
          <w:divBdr>
            <w:top w:val="none" w:sz="0" w:space="0" w:color="auto"/>
            <w:left w:val="none" w:sz="0" w:space="0" w:color="auto"/>
            <w:bottom w:val="none" w:sz="0" w:space="0" w:color="auto"/>
            <w:right w:val="none" w:sz="0" w:space="0" w:color="auto"/>
          </w:divBdr>
        </w:div>
        <w:div w:id="1233812264">
          <w:marLeft w:val="640"/>
          <w:marRight w:val="0"/>
          <w:marTop w:val="0"/>
          <w:marBottom w:val="0"/>
          <w:divBdr>
            <w:top w:val="none" w:sz="0" w:space="0" w:color="auto"/>
            <w:left w:val="none" w:sz="0" w:space="0" w:color="auto"/>
            <w:bottom w:val="none" w:sz="0" w:space="0" w:color="auto"/>
            <w:right w:val="none" w:sz="0" w:space="0" w:color="auto"/>
          </w:divBdr>
        </w:div>
        <w:div w:id="1736048737">
          <w:marLeft w:val="640"/>
          <w:marRight w:val="0"/>
          <w:marTop w:val="0"/>
          <w:marBottom w:val="0"/>
          <w:divBdr>
            <w:top w:val="none" w:sz="0" w:space="0" w:color="auto"/>
            <w:left w:val="none" w:sz="0" w:space="0" w:color="auto"/>
            <w:bottom w:val="none" w:sz="0" w:space="0" w:color="auto"/>
            <w:right w:val="none" w:sz="0" w:space="0" w:color="auto"/>
          </w:divBdr>
        </w:div>
        <w:div w:id="345988606">
          <w:marLeft w:val="640"/>
          <w:marRight w:val="0"/>
          <w:marTop w:val="0"/>
          <w:marBottom w:val="0"/>
          <w:divBdr>
            <w:top w:val="none" w:sz="0" w:space="0" w:color="auto"/>
            <w:left w:val="none" w:sz="0" w:space="0" w:color="auto"/>
            <w:bottom w:val="none" w:sz="0" w:space="0" w:color="auto"/>
            <w:right w:val="none" w:sz="0" w:space="0" w:color="auto"/>
          </w:divBdr>
        </w:div>
        <w:div w:id="2120373822">
          <w:marLeft w:val="640"/>
          <w:marRight w:val="0"/>
          <w:marTop w:val="0"/>
          <w:marBottom w:val="0"/>
          <w:divBdr>
            <w:top w:val="none" w:sz="0" w:space="0" w:color="auto"/>
            <w:left w:val="none" w:sz="0" w:space="0" w:color="auto"/>
            <w:bottom w:val="none" w:sz="0" w:space="0" w:color="auto"/>
            <w:right w:val="none" w:sz="0" w:space="0" w:color="auto"/>
          </w:divBdr>
        </w:div>
        <w:div w:id="403993800">
          <w:marLeft w:val="640"/>
          <w:marRight w:val="0"/>
          <w:marTop w:val="0"/>
          <w:marBottom w:val="0"/>
          <w:divBdr>
            <w:top w:val="none" w:sz="0" w:space="0" w:color="auto"/>
            <w:left w:val="none" w:sz="0" w:space="0" w:color="auto"/>
            <w:bottom w:val="none" w:sz="0" w:space="0" w:color="auto"/>
            <w:right w:val="none" w:sz="0" w:space="0" w:color="auto"/>
          </w:divBdr>
        </w:div>
        <w:div w:id="1041709449">
          <w:marLeft w:val="640"/>
          <w:marRight w:val="0"/>
          <w:marTop w:val="0"/>
          <w:marBottom w:val="0"/>
          <w:divBdr>
            <w:top w:val="none" w:sz="0" w:space="0" w:color="auto"/>
            <w:left w:val="none" w:sz="0" w:space="0" w:color="auto"/>
            <w:bottom w:val="none" w:sz="0" w:space="0" w:color="auto"/>
            <w:right w:val="none" w:sz="0" w:space="0" w:color="auto"/>
          </w:divBdr>
        </w:div>
        <w:div w:id="1390571279">
          <w:marLeft w:val="640"/>
          <w:marRight w:val="0"/>
          <w:marTop w:val="0"/>
          <w:marBottom w:val="0"/>
          <w:divBdr>
            <w:top w:val="none" w:sz="0" w:space="0" w:color="auto"/>
            <w:left w:val="none" w:sz="0" w:space="0" w:color="auto"/>
            <w:bottom w:val="none" w:sz="0" w:space="0" w:color="auto"/>
            <w:right w:val="none" w:sz="0" w:space="0" w:color="auto"/>
          </w:divBdr>
        </w:div>
        <w:div w:id="1194878942">
          <w:marLeft w:val="640"/>
          <w:marRight w:val="0"/>
          <w:marTop w:val="0"/>
          <w:marBottom w:val="0"/>
          <w:divBdr>
            <w:top w:val="none" w:sz="0" w:space="0" w:color="auto"/>
            <w:left w:val="none" w:sz="0" w:space="0" w:color="auto"/>
            <w:bottom w:val="none" w:sz="0" w:space="0" w:color="auto"/>
            <w:right w:val="none" w:sz="0" w:space="0" w:color="auto"/>
          </w:divBdr>
        </w:div>
        <w:div w:id="1548759449">
          <w:marLeft w:val="640"/>
          <w:marRight w:val="0"/>
          <w:marTop w:val="0"/>
          <w:marBottom w:val="0"/>
          <w:divBdr>
            <w:top w:val="none" w:sz="0" w:space="0" w:color="auto"/>
            <w:left w:val="none" w:sz="0" w:space="0" w:color="auto"/>
            <w:bottom w:val="none" w:sz="0" w:space="0" w:color="auto"/>
            <w:right w:val="none" w:sz="0" w:space="0" w:color="auto"/>
          </w:divBdr>
        </w:div>
        <w:div w:id="1229807822">
          <w:marLeft w:val="640"/>
          <w:marRight w:val="0"/>
          <w:marTop w:val="0"/>
          <w:marBottom w:val="0"/>
          <w:divBdr>
            <w:top w:val="none" w:sz="0" w:space="0" w:color="auto"/>
            <w:left w:val="none" w:sz="0" w:space="0" w:color="auto"/>
            <w:bottom w:val="none" w:sz="0" w:space="0" w:color="auto"/>
            <w:right w:val="none" w:sz="0" w:space="0" w:color="auto"/>
          </w:divBdr>
        </w:div>
        <w:div w:id="1823614607">
          <w:marLeft w:val="640"/>
          <w:marRight w:val="0"/>
          <w:marTop w:val="0"/>
          <w:marBottom w:val="0"/>
          <w:divBdr>
            <w:top w:val="none" w:sz="0" w:space="0" w:color="auto"/>
            <w:left w:val="none" w:sz="0" w:space="0" w:color="auto"/>
            <w:bottom w:val="none" w:sz="0" w:space="0" w:color="auto"/>
            <w:right w:val="none" w:sz="0" w:space="0" w:color="auto"/>
          </w:divBdr>
        </w:div>
        <w:div w:id="1139611261">
          <w:marLeft w:val="640"/>
          <w:marRight w:val="0"/>
          <w:marTop w:val="0"/>
          <w:marBottom w:val="0"/>
          <w:divBdr>
            <w:top w:val="none" w:sz="0" w:space="0" w:color="auto"/>
            <w:left w:val="none" w:sz="0" w:space="0" w:color="auto"/>
            <w:bottom w:val="none" w:sz="0" w:space="0" w:color="auto"/>
            <w:right w:val="none" w:sz="0" w:space="0" w:color="auto"/>
          </w:divBdr>
        </w:div>
        <w:div w:id="1380284514">
          <w:marLeft w:val="640"/>
          <w:marRight w:val="0"/>
          <w:marTop w:val="0"/>
          <w:marBottom w:val="0"/>
          <w:divBdr>
            <w:top w:val="none" w:sz="0" w:space="0" w:color="auto"/>
            <w:left w:val="none" w:sz="0" w:space="0" w:color="auto"/>
            <w:bottom w:val="none" w:sz="0" w:space="0" w:color="auto"/>
            <w:right w:val="none" w:sz="0" w:space="0" w:color="auto"/>
          </w:divBdr>
        </w:div>
        <w:div w:id="2095710454">
          <w:marLeft w:val="640"/>
          <w:marRight w:val="0"/>
          <w:marTop w:val="0"/>
          <w:marBottom w:val="0"/>
          <w:divBdr>
            <w:top w:val="none" w:sz="0" w:space="0" w:color="auto"/>
            <w:left w:val="none" w:sz="0" w:space="0" w:color="auto"/>
            <w:bottom w:val="none" w:sz="0" w:space="0" w:color="auto"/>
            <w:right w:val="none" w:sz="0" w:space="0" w:color="auto"/>
          </w:divBdr>
        </w:div>
        <w:div w:id="1837919320">
          <w:marLeft w:val="640"/>
          <w:marRight w:val="0"/>
          <w:marTop w:val="0"/>
          <w:marBottom w:val="0"/>
          <w:divBdr>
            <w:top w:val="none" w:sz="0" w:space="0" w:color="auto"/>
            <w:left w:val="none" w:sz="0" w:space="0" w:color="auto"/>
            <w:bottom w:val="none" w:sz="0" w:space="0" w:color="auto"/>
            <w:right w:val="none" w:sz="0" w:space="0" w:color="auto"/>
          </w:divBdr>
        </w:div>
        <w:div w:id="467747587">
          <w:marLeft w:val="640"/>
          <w:marRight w:val="0"/>
          <w:marTop w:val="0"/>
          <w:marBottom w:val="0"/>
          <w:divBdr>
            <w:top w:val="none" w:sz="0" w:space="0" w:color="auto"/>
            <w:left w:val="none" w:sz="0" w:space="0" w:color="auto"/>
            <w:bottom w:val="none" w:sz="0" w:space="0" w:color="auto"/>
            <w:right w:val="none" w:sz="0" w:space="0" w:color="auto"/>
          </w:divBdr>
        </w:div>
        <w:div w:id="1731224774">
          <w:marLeft w:val="640"/>
          <w:marRight w:val="0"/>
          <w:marTop w:val="0"/>
          <w:marBottom w:val="0"/>
          <w:divBdr>
            <w:top w:val="none" w:sz="0" w:space="0" w:color="auto"/>
            <w:left w:val="none" w:sz="0" w:space="0" w:color="auto"/>
            <w:bottom w:val="none" w:sz="0" w:space="0" w:color="auto"/>
            <w:right w:val="none" w:sz="0" w:space="0" w:color="auto"/>
          </w:divBdr>
        </w:div>
        <w:div w:id="471219511">
          <w:marLeft w:val="640"/>
          <w:marRight w:val="0"/>
          <w:marTop w:val="0"/>
          <w:marBottom w:val="0"/>
          <w:divBdr>
            <w:top w:val="none" w:sz="0" w:space="0" w:color="auto"/>
            <w:left w:val="none" w:sz="0" w:space="0" w:color="auto"/>
            <w:bottom w:val="none" w:sz="0" w:space="0" w:color="auto"/>
            <w:right w:val="none" w:sz="0" w:space="0" w:color="auto"/>
          </w:divBdr>
        </w:div>
        <w:div w:id="2106730238">
          <w:marLeft w:val="640"/>
          <w:marRight w:val="0"/>
          <w:marTop w:val="0"/>
          <w:marBottom w:val="0"/>
          <w:divBdr>
            <w:top w:val="none" w:sz="0" w:space="0" w:color="auto"/>
            <w:left w:val="none" w:sz="0" w:space="0" w:color="auto"/>
            <w:bottom w:val="none" w:sz="0" w:space="0" w:color="auto"/>
            <w:right w:val="none" w:sz="0" w:space="0" w:color="auto"/>
          </w:divBdr>
        </w:div>
        <w:div w:id="2105881073">
          <w:marLeft w:val="640"/>
          <w:marRight w:val="0"/>
          <w:marTop w:val="0"/>
          <w:marBottom w:val="0"/>
          <w:divBdr>
            <w:top w:val="none" w:sz="0" w:space="0" w:color="auto"/>
            <w:left w:val="none" w:sz="0" w:space="0" w:color="auto"/>
            <w:bottom w:val="none" w:sz="0" w:space="0" w:color="auto"/>
            <w:right w:val="none" w:sz="0" w:space="0" w:color="auto"/>
          </w:divBdr>
        </w:div>
        <w:div w:id="115608359">
          <w:marLeft w:val="640"/>
          <w:marRight w:val="0"/>
          <w:marTop w:val="0"/>
          <w:marBottom w:val="0"/>
          <w:divBdr>
            <w:top w:val="none" w:sz="0" w:space="0" w:color="auto"/>
            <w:left w:val="none" w:sz="0" w:space="0" w:color="auto"/>
            <w:bottom w:val="none" w:sz="0" w:space="0" w:color="auto"/>
            <w:right w:val="none" w:sz="0" w:space="0" w:color="auto"/>
          </w:divBdr>
        </w:div>
        <w:div w:id="1586302491">
          <w:marLeft w:val="640"/>
          <w:marRight w:val="0"/>
          <w:marTop w:val="0"/>
          <w:marBottom w:val="0"/>
          <w:divBdr>
            <w:top w:val="none" w:sz="0" w:space="0" w:color="auto"/>
            <w:left w:val="none" w:sz="0" w:space="0" w:color="auto"/>
            <w:bottom w:val="none" w:sz="0" w:space="0" w:color="auto"/>
            <w:right w:val="none" w:sz="0" w:space="0" w:color="auto"/>
          </w:divBdr>
        </w:div>
        <w:div w:id="555967455">
          <w:marLeft w:val="640"/>
          <w:marRight w:val="0"/>
          <w:marTop w:val="0"/>
          <w:marBottom w:val="0"/>
          <w:divBdr>
            <w:top w:val="none" w:sz="0" w:space="0" w:color="auto"/>
            <w:left w:val="none" w:sz="0" w:space="0" w:color="auto"/>
            <w:bottom w:val="none" w:sz="0" w:space="0" w:color="auto"/>
            <w:right w:val="none" w:sz="0" w:space="0" w:color="auto"/>
          </w:divBdr>
        </w:div>
        <w:div w:id="215823490">
          <w:marLeft w:val="640"/>
          <w:marRight w:val="0"/>
          <w:marTop w:val="0"/>
          <w:marBottom w:val="0"/>
          <w:divBdr>
            <w:top w:val="none" w:sz="0" w:space="0" w:color="auto"/>
            <w:left w:val="none" w:sz="0" w:space="0" w:color="auto"/>
            <w:bottom w:val="none" w:sz="0" w:space="0" w:color="auto"/>
            <w:right w:val="none" w:sz="0" w:space="0" w:color="auto"/>
          </w:divBdr>
        </w:div>
        <w:div w:id="103044333">
          <w:marLeft w:val="640"/>
          <w:marRight w:val="0"/>
          <w:marTop w:val="0"/>
          <w:marBottom w:val="0"/>
          <w:divBdr>
            <w:top w:val="none" w:sz="0" w:space="0" w:color="auto"/>
            <w:left w:val="none" w:sz="0" w:space="0" w:color="auto"/>
            <w:bottom w:val="none" w:sz="0" w:space="0" w:color="auto"/>
            <w:right w:val="none" w:sz="0" w:space="0" w:color="auto"/>
          </w:divBdr>
        </w:div>
        <w:div w:id="924000033">
          <w:marLeft w:val="640"/>
          <w:marRight w:val="0"/>
          <w:marTop w:val="0"/>
          <w:marBottom w:val="0"/>
          <w:divBdr>
            <w:top w:val="none" w:sz="0" w:space="0" w:color="auto"/>
            <w:left w:val="none" w:sz="0" w:space="0" w:color="auto"/>
            <w:bottom w:val="none" w:sz="0" w:space="0" w:color="auto"/>
            <w:right w:val="none" w:sz="0" w:space="0" w:color="auto"/>
          </w:divBdr>
        </w:div>
        <w:div w:id="952398405">
          <w:marLeft w:val="640"/>
          <w:marRight w:val="0"/>
          <w:marTop w:val="0"/>
          <w:marBottom w:val="0"/>
          <w:divBdr>
            <w:top w:val="none" w:sz="0" w:space="0" w:color="auto"/>
            <w:left w:val="none" w:sz="0" w:space="0" w:color="auto"/>
            <w:bottom w:val="none" w:sz="0" w:space="0" w:color="auto"/>
            <w:right w:val="none" w:sz="0" w:space="0" w:color="auto"/>
          </w:divBdr>
        </w:div>
        <w:div w:id="1965312066">
          <w:marLeft w:val="640"/>
          <w:marRight w:val="0"/>
          <w:marTop w:val="0"/>
          <w:marBottom w:val="0"/>
          <w:divBdr>
            <w:top w:val="none" w:sz="0" w:space="0" w:color="auto"/>
            <w:left w:val="none" w:sz="0" w:space="0" w:color="auto"/>
            <w:bottom w:val="none" w:sz="0" w:space="0" w:color="auto"/>
            <w:right w:val="none" w:sz="0" w:space="0" w:color="auto"/>
          </w:divBdr>
        </w:div>
        <w:div w:id="936013079">
          <w:marLeft w:val="640"/>
          <w:marRight w:val="0"/>
          <w:marTop w:val="0"/>
          <w:marBottom w:val="0"/>
          <w:divBdr>
            <w:top w:val="none" w:sz="0" w:space="0" w:color="auto"/>
            <w:left w:val="none" w:sz="0" w:space="0" w:color="auto"/>
            <w:bottom w:val="none" w:sz="0" w:space="0" w:color="auto"/>
            <w:right w:val="none" w:sz="0" w:space="0" w:color="auto"/>
          </w:divBdr>
        </w:div>
        <w:div w:id="851917596">
          <w:marLeft w:val="640"/>
          <w:marRight w:val="0"/>
          <w:marTop w:val="0"/>
          <w:marBottom w:val="0"/>
          <w:divBdr>
            <w:top w:val="none" w:sz="0" w:space="0" w:color="auto"/>
            <w:left w:val="none" w:sz="0" w:space="0" w:color="auto"/>
            <w:bottom w:val="none" w:sz="0" w:space="0" w:color="auto"/>
            <w:right w:val="none" w:sz="0" w:space="0" w:color="auto"/>
          </w:divBdr>
        </w:div>
        <w:div w:id="1188521094">
          <w:marLeft w:val="640"/>
          <w:marRight w:val="0"/>
          <w:marTop w:val="0"/>
          <w:marBottom w:val="0"/>
          <w:divBdr>
            <w:top w:val="none" w:sz="0" w:space="0" w:color="auto"/>
            <w:left w:val="none" w:sz="0" w:space="0" w:color="auto"/>
            <w:bottom w:val="none" w:sz="0" w:space="0" w:color="auto"/>
            <w:right w:val="none" w:sz="0" w:space="0" w:color="auto"/>
          </w:divBdr>
        </w:div>
      </w:divsChild>
    </w:div>
    <w:div w:id="335235568">
      <w:bodyDiv w:val="1"/>
      <w:marLeft w:val="0"/>
      <w:marRight w:val="0"/>
      <w:marTop w:val="0"/>
      <w:marBottom w:val="0"/>
      <w:divBdr>
        <w:top w:val="none" w:sz="0" w:space="0" w:color="auto"/>
        <w:left w:val="none" w:sz="0" w:space="0" w:color="auto"/>
        <w:bottom w:val="none" w:sz="0" w:space="0" w:color="auto"/>
        <w:right w:val="none" w:sz="0" w:space="0" w:color="auto"/>
      </w:divBdr>
      <w:divsChild>
        <w:div w:id="999694765">
          <w:marLeft w:val="640"/>
          <w:marRight w:val="0"/>
          <w:marTop w:val="0"/>
          <w:marBottom w:val="0"/>
          <w:divBdr>
            <w:top w:val="none" w:sz="0" w:space="0" w:color="auto"/>
            <w:left w:val="none" w:sz="0" w:space="0" w:color="auto"/>
            <w:bottom w:val="none" w:sz="0" w:space="0" w:color="auto"/>
            <w:right w:val="none" w:sz="0" w:space="0" w:color="auto"/>
          </w:divBdr>
        </w:div>
        <w:div w:id="170535665">
          <w:marLeft w:val="640"/>
          <w:marRight w:val="0"/>
          <w:marTop w:val="0"/>
          <w:marBottom w:val="0"/>
          <w:divBdr>
            <w:top w:val="none" w:sz="0" w:space="0" w:color="auto"/>
            <w:left w:val="none" w:sz="0" w:space="0" w:color="auto"/>
            <w:bottom w:val="none" w:sz="0" w:space="0" w:color="auto"/>
            <w:right w:val="none" w:sz="0" w:space="0" w:color="auto"/>
          </w:divBdr>
        </w:div>
        <w:div w:id="2081324644">
          <w:marLeft w:val="640"/>
          <w:marRight w:val="0"/>
          <w:marTop w:val="0"/>
          <w:marBottom w:val="0"/>
          <w:divBdr>
            <w:top w:val="none" w:sz="0" w:space="0" w:color="auto"/>
            <w:left w:val="none" w:sz="0" w:space="0" w:color="auto"/>
            <w:bottom w:val="none" w:sz="0" w:space="0" w:color="auto"/>
            <w:right w:val="none" w:sz="0" w:space="0" w:color="auto"/>
          </w:divBdr>
        </w:div>
        <w:div w:id="1641694565">
          <w:marLeft w:val="640"/>
          <w:marRight w:val="0"/>
          <w:marTop w:val="0"/>
          <w:marBottom w:val="0"/>
          <w:divBdr>
            <w:top w:val="none" w:sz="0" w:space="0" w:color="auto"/>
            <w:left w:val="none" w:sz="0" w:space="0" w:color="auto"/>
            <w:bottom w:val="none" w:sz="0" w:space="0" w:color="auto"/>
            <w:right w:val="none" w:sz="0" w:space="0" w:color="auto"/>
          </w:divBdr>
        </w:div>
        <w:div w:id="1560674931">
          <w:marLeft w:val="640"/>
          <w:marRight w:val="0"/>
          <w:marTop w:val="0"/>
          <w:marBottom w:val="0"/>
          <w:divBdr>
            <w:top w:val="none" w:sz="0" w:space="0" w:color="auto"/>
            <w:left w:val="none" w:sz="0" w:space="0" w:color="auto"/>
            <w:bottom w:val="none" w:sz="0" w:space="0" w:color="auto"/>
            <w:right w:val="none" w:sz="0" w:space="0" w:color="auto"/>
          </w:divBdr>
        </w:div>
        <w:div w:id="262805195">
          <w:marLeft w:val="640"/>
          <w:marRight w:val="0"/>
          <w:marTop w:val="0"/>
          <w:marBottom w:val="0"/>
          <w:divBdr>
            <w:top w:val="none" w:sz="0" w:space="0" w:color="auto"/>
            <w:left w:val="none" w:sz="0" w:space="0" w:color="auto"/>
            <w:bottom w:val="none" w:sz="0" w:space="0" w:color="auto"/>
            <w:right w:val="none" w:sz="0" w:space="0" w:color="auto"/>
          </w:divBdr>
        </w:div>
        <w:div w:id="183637109">
          <w:marLeft w:val="640"/>
          <w:marRight w:val="0"/>
          <w:marTop w:val="0"/>
          <w:marBottom w:val="0"/>
          <w:divBdr>
            <w:top w:val="none" w:sz="0" w:space="0" w:color="auto"/>
            <w:left w:val="none" w:sz="0" w:space="0" w:color="auto"/>
            <w:bottom w:val="none" w:sz="0" w:space="0" w:color="auto"/>
            <w:right w:val="none" w:sz="0" w:space="0" w:color="auto"/>
          </w:divBdr>
        </w:div>
        <w:div w:id="1267078741">
          <w:marLeft w:val="640"/>
          <w:marRight w:val="0"/>
          <w:marTop w:val="0"/>
          <w:marBottom w:val="0"/>
          <w:divBdr>
            <w:top w:val="none" w:sz="0" w:space="0" w:color="auto"/>
            <w:left w:val="none" w:sz="0" w:space="0" w:color="auto"/>
            <w:bottom w:val="none" w:sz="0" w:space="0" w:color="auto"/>
            <w:right w:val="none" w:sz="0" w:space="0" w:color="auto"/>
          </w:divBdr>
        </w:div>
        <w:div w:id="1167207695">
          <w:marLeft w:val="640"/>
          <w:marRight w:val="0"/>
          <w:marTop w:val="0"/>
          <w:marBottom w:val="0"/>
          <w:divBdr>
            <w:top w:val="none" w:sz="0" w:space="0" w:color="auto"/>
            <w:left w:val="none" w:sz="0" w:space="0" w:color="auto"/>
            <w:bottom w:val="none" w:sz="0" w:space="0" w:color="auto"/>
            <w:right w:val="none" w:sz="0" w:space="0" w:color="auto"/>
          </w:divBdr>
        </w:div>
        <w:div w:id="473372626">
          <w:marLeft w:val="640"/>
          <w:marRight w:val="0"/>
          <w:marTop w:val="0"/>
          <w:marBottom w:val="0"/>
          <w:divBdr>
            <w:top w:val="none" w:sz="0" w:space="0" w:color="auto"/>
            <w:left w:val="none" w:sz="0" w:space="0" w:color="auto"/>
            <w:bottom w:val="none" w:sz="0" w:space="0" w:color="auto"/>
            <w:right w:val="none" w:sz="0" w:space="0" w:color="auto"/>
          </w:divBdr>
        </w:div>
        <w:div w:id="1803235044">
          <w:marLeft w:val="640"/>
          <w:marRight w:val="0"/>
          <w:marTop w:val="0"/>
          <w:marBottom w:val="0"/>
          <w:divBdr>
            <w:top w:val="none" w:sz="0" w:space="0" w:color="auto"/>
            <w:left w:val="none" w:sz="0" w:space="0" w:color="auto"/>
            <w:bottom w:val="none" w:sz="0" w:space="0" w:color="auto"/>
            <w:right w:val="none" w:sz="0" w:space="0" w:color="auto"/>
          </w:divBdr>
        </w:div>
        <w:div w:id="17778185">
          <w:marLeft w:val="640"/>
          <w:marRight w:val="0"/>
          <w:marTop w:val="0"/>
          <w:marBottom w:val="0"/>
          <w:divBdr>
            <w:top w:val="none" w:sz="0" w:space="0" w:color="auto"/>
            <w:left w:val="none" w:sz="0" w:space="0" w:color="auto"/>
            <w:bottom w:val="none" w:sz="0" w:space="0" w:color="auto"/>
            <w:right w:val="none" w:sz="0" w:space="0" w:color="auto"/>
          </w:divBdr>
        </w:div>
        <w:div w:id="1835564057">
          <w:marLeft w:val="640"/>
          <w:marRight w:val="0"/>
          <w:marTop w:val="0"/>
          <w:marBottom w:val="0"/>
          <w:divBdr>
            <w:top w:val="none" w:sz="0" w:space="0" w:color="auto"/>
            <w:left w:val="none" w:sz="0" w:space="0" w:color="auto"/>
            <w:bottom w:val="none" w:sz="0" w:space="0" w:color="auto"/>
            <w:right w:val="none" w:sz="0" w:space="0" w:color="auto"/>
          </w:divBdr>
        </w:div>
        <w:div w:id="62487431">
          <w:marLeft w:val="640"/>
          <w:marRight w:val="0"/>
          <w:marTop w:val="0"/>
          <w:marBottom w:val="0"/>
          <w:divBdr>
            <w:top w:val="none" w:sz="0" w:space="0" w:color="auto"/>
            <w:left w:val="none" w:sz="0" w:space="0" w:color="auto"/>
            <w:bottom w:val="none" w:sz="0" w:space="0" w:color="auto"/>
            <w:right w:val="none" w:sz="0" w:space="0" w:color="auto"/>
          </w:divBdr>
        </w:div>
        <w:div w:id="224878344">
          <w:marLeft w:val="640"/>
          <w:marRight w:val="0"/>
          <w:marTop w:val="0"/>
          <w:marBottom w:val="0"/>
          <w:divBdr>
            <w:top w:val="none" w:sz="0" w:space="0" w:color="auto"/>
            <w:left w:val="none" w:sz="0" w:space="0" w:color="auto"/>
            <w:bottom w:val="none" w:sz="0" w:space="0" w:color="auto"/>
            <w:right w:val="none" w:sz="0" w:space="0" w:color="auto"/>
          </w:divBdr>
        </w:div>
        <w:div w:id="1394113805">
          <w:marLeft w:val="640"/>
          <w:marRight w:val="0"/>
          <w:marTop w:val="0"/>
          <w:marBottom w:val="0"/>
          <w:divBdr>
            <w:top w:val="none" w:sz="0" w:space="0" w:color="auto"/>
            <w:left w:val="none" w:sz="0" w:space="0" w:color="auto"/>
            <w:bottom w:val="none" w:sz="0" w:space="0" w:color="auto"/>
            <w:right w:val="none" w:sz="0" w:space="0" w:color="auto"/>
          </w:divBdr>
        </w:div>
        <w:div w:id="215901020">
          <w:marLeft w:val="640"/>
          <w:marRight w:val="0"/>
          <w:marTop w:val="0"/>
          <w:marBottom w:val="0"/>
          <w:divBdr>
            <w:top w:val="none" w:sz="0" w:space="0" w:color="auto"/>
            <w:left w:val="none" w:sz="0" w:space="0" w:color="auto"/>
            <w:bottom w:val="none" w:sz="0" w:space="0" w:color="auto"/>
            <w:right w:val="none" w:sz="0" w:space="0" w:color="auto"/>
          </w:divBdr>
        </w:div>
        <w:div w:id="1517886017">
          <w:marLeft w:val="640"/>
          <w:marRight w:val="0"/>
          <w:marTop w:val="0"/>
          <w:marBottom w:val="0"/>
          <w:divBdr>
            <w:top w:val="none" w:sz="0" w:space="0" w:color="auto"/>
            <w:left w:val="none" w:sz="0" w:space="0" w:color="auto"/>
            <w:bottom w:val="none" w:sz="0" w:space="0" w:color="auto"/>
            <w:right w:val="none" w:sz="0" w:space="0" w:color="auto"/>
          </w:divBdr>
        </w:div>
        <w:div w:id="1025445588">
          <w:marLeft w:val="640"/>
          <w:marRight w:val="0"/>
          <w:marTop w:val="0"/>
          <w:marBottom w:val="0"/>
          <w:divBdr>
            <w:top w:val="none" w:sz="0" w:space="0" w:color="auto"/>
            <w:left w:val="none" w:sz="0" w:space="0" w:color="auto"/>
            <w:bottom w:val="none" w:sz="0" w:space="0" w:color="auto"/>
            <w:right w:val="none" w:sz="0" w:space="0" w:color="auto"/>
          </w:divBdr>
        </w:div>
        <w:div w:id="1868640023">
          <w:marLeft w:val="640"/>
          <w:marRight w:val="0"/>
          <w:marTop w:val="0"/>
          <w:marBottom w:val="0"/>
          <w:divBdr>
            <w:top w:val="none" w:sz="0" w:space="0" w:color="auto"/>
            <w:left w:val="none" w:sz="0" w:space="0" w:color="auto"/>
            <w:bottom w:val="none" w:sz="0" w:space="0" w:color="auto"/>
            <w:right w:val="none" w:sz="0" w:space="0" w:color="auto"/>
          </w:divBdr>
        </w:div>
        <w:div w:id="306469823">
          <w:marLeft w:val="640"/>
          <w:marRight w:val="0"/>
          <w:marTop w:val="0"/>
          <w:marBottom w:val="0"/>
          <w:divBdr>
            <w:top w:val="none" w:sz="0" w:space="0" w:color="auto"/>
            <w:left w:val="none" w:sz="0" w:space="0" w:color="auto"/>
            <w:bottom w:val="none" w:sz="0" w:space="0" w:color="auto"/>
            <w:right w:val="none" w:sz="0" w:space="0" w:color="auto"/>
          </w:divBdr>
        </w:div>
        <w:div w:id="1680085471">
          <w:marLeft w:val="640"/>
          <w:marRight w:val="0"/>
          <w:marTop w:val="0"/>
          <w:marBottom w:val="0"/>
          <w:divBdr>
            <w:top w:val="none" w:sz="0" w:space="0" w:color="auto"/>
            <w:left w:val="none" w:sz="0" w:space="0" w:color="auto"/>
            <w:bottom w:val="none" w:sz="0" w:space="0" w:color="auto"/>
            <w:right w:val="none" w:sz="0" w:space="0" w:color="auto"/>
          </w:divBdr>
        </w:div>
        <w:div w:id="812260984">
          <w:marLeft w:val="640"/>
          <w:marRight w:val="0"/>
          <w:marTop w:val="0"/>
          <w:marBottom w:val="0"/>
          <w:divBdr>
            <w:top w:val="none" w:sz="0" w:space="0" w:color="auto"/>
            <w:left w:val="none" w:sz="0" w:space="0" w:color="auto"/>
            <w:bottom w:val="none" w:sz="0" w:space="0" w:color="auto"/>
            <w:right w:val="none" w:sz="0" w:space="0" w:color="auto"/>
          </w:divBdr>
        </w:div>
        <w:div w:id="1696803759">
          <w:marLeft w:val="640"/>
          <w:marRight w:val="0"/>
          <w:marTop w:val="0"/>
          <w:marBottom w:val="0"/>
          <w:divBdr>
            <w:top w:val="none" w:sz="0" w:space="0" w:color="auto"/>
            <w:left w:val="none" w:sz="0" w:space="0" w:color="auto"/>
            <w:bottom w:val="none" w:sz="0" w:space="0" w:color="auto"/>
            <w:right w:val="none" w:sz="0" w:space="0" w:color="auto"/>
          </w:divBdr>
        </w:div>
        <w:div w:id="1728529939">
          <w:marLeft w:val="640"/>
          <w:marRight w:val="0"/>
          <w:marTop w:val="0"/>
          <w:marBottom w:val="0"/>
          <w:divBdr>
            <w:top w:val="none" w:sz="0" w:space="0" w:color="auto"/>
            <w:left w:val="none" w:sz="0" w:space="0" w:color="auto"/>
            <w:bottom w:val="none" w:sz="0" w:space="0" w:color="auto"/>
            <w:right w:val="none" w:sz="0" w:space="0" w:color="auto"/>
          </w:divBdr>
        </w:div>
        <w:div w:id="1567178466">
          <w:marLeft w:val="640"/>
          <w:marRight w:val="0"/>
          <w:marTop w:val="0"/>
          <w:marBottom w:val="0"/>
          <w:divBdr>
            <w:top w:val="none" w:sz="0" w:space="0" w:color="auto"/>
            <w:left w:val="none" w:sz="0" w:space="0" w:color="auto"/>
            <w:bottom w:val="none" w:sz="0" w:space="0" w:color="auto"/>
            <w:right w:val="none" w:sz="0" w:space="0" w:color="auto"/>
          </w:divBdr>
        </w:div>
        <w:div w:id="1853108073">
          <w:marLeft w:val="640"/>
          <w:marRight w:val="0"/>
          <w:marTop w:val="0"/>
          <w:marBottom w:val="0"/>
          <w:divBdr>
            <w:top w:val="none" w:sz="0" w:space="0" w:color="auto"/>
            <w:left w:val="none" w:sz="0" w:space="0" w:color="auto"/>
            <w:bottom w:val="none" w:sz="0" w:space="0" w:color="auto"/>
            <w:right w:val="none" w:sz="0" w:space="0" w:color="auto"/>
          </w:divBdr>
        </w:div>
        <w:div w:id="1964073951">
          <w:marLeft w:val="640"/>
          <w:marRight w:val="0"/>
          <w:marTop w:val="0"/>
          <w:marBottom w:val="0"/>
          <w:divBdr>
            <w:top w:val="none" w:sz="0" w:space="0" w:color="auto"/>
            <w:left w:val="none" w:sz="0" w:space="0" w:color="auto"/>
            <w:bottom w:val="none" w:sz="0" w:space="0" w:color="auto"/>
            <w:right w:val="none" w:sz="0" w:space="0" w:color="auto"/>
          </w:divBdr>
        </w:div>
        <w:div w:id="2088112411">
          <w:marLeft w:val="640"/>
          <w:marRight w:val="0"/>
          <w:marTop w:val="0"/>
          <w:marBottom w:val="0"/>
          <w:divBdr>
            <w:top w:val="none" w:sz="0" w:space="0" w:color="auto"/>
            <w:left w:val="none" w:sz="0" w:space="0" w:color="auto"/>
            <w:bottom w:val="none" w:sz="0" w:space="0" w:color="auto"/>
            <w:right w:val="none" w:sz="0" w:space="0" w:color="auto"/>
          </w:divBdr>
        </w:div>
        <w:div w:id="1248079474">
          <w:marLeft w:val="640"/>
          <w:marRight w:val="0"/>
          <w:marTop w:val="0"/>
          <w:marBottom w:val="0"/>
          <w:divBdr>
            <w:top w:val="none" w:sz="0" w:space="0" w:color="auto"/>
            <w:left w:val="none" w:sz="0" w:space="0" w:color="auto"/>
            <w:bottom w:val="none" w:sz="0" w:space="0" w:color="auto"/>
            <w:right w:val="none" w:sz="0" w:space="0" w:color="auto"/>
          </w:divBdr>
        </w:div>
        <w:div w:id="1421752875">
          <w:marLeft w:val="640"/>
          <w:marRight w:val="0"/>
          <w:marTop w:val="0"/>
          <w:marBottom w:val="0"/>
          <w:divBdr>
            <w:top w:val="none" w:sz="0" w:space="0" w:color="auto"/>
            <w:left w:val="none" w:sz="0" w:space="0" w:color="auto"/>
            <w:bottom w:val="none" w:sz="0" w:space="0" w:color="auto"/>
            <w:right w:val="none" w:sz="0" w:space="0" w:color="auto"/>
          </w:divBdr>
        </w:div>
        <w:div w:id="623774699">
          <w:marLeft w:val="640"/>
          <w:marRight w:val="0"/>
          <w:marTop w:val="0"/>
          <w:marBottom w:val="0"/>
          <w:divBdr>
            <w:top w:val="none" w:sz="0" w:space="0" w:color="auto"/>
            <w:left w:val="none" w:sz="0" w:space="0" w:color="auto"/>
            <w:bottom w:val="none" w:sz="0" w:space="0" w:color="auto"/>
            <w:right w:val="none" w:sz="0" w:space="0" w:color="auto"/>
          </w:divBdr>
        </w:div>
        <w:div w:id="1290628558">
          <w:marLeft w:val="640"/>
          <w:marRight w:val="0"/>
          <w:marTop w:val="0"/>
          <w:marBottom w:val="0"/>
          <w:divBdr>
            <w:top w:val="none" w:sz="0" w:space="0" w:color="auto"/>
            <w:left w:val="none" w:sz="0" w:space="0" w:color="auto"/>
            <w:bottom w:val="none" w:sz="0" w:space="0" w:color="auto"/>
            <w:right w:val="none" w:sz="0" w:space="0" w:color="auto"/>
          </w:divBdr>
        </w:div>
        <w:div w:id="770128595">
          <w:marLeft w:val="640"/>
          <w:marRight w:val="0"/>
          <w:marTop w:val="0"/>
          <w:marBottom w:val="0"/>
          <w:divBdr>
            <w:top w:val="none" w:sz="0" w:space="0" w:color="auto"/>
            <w:left w:val="none" w:sz="0" w:space="0" w:color="auto"/>
            <w:bottom w:val="none" w:sz="0" w:space="0" w:color="auto"/>
            <w:right w:val="none" w:sz="0" w:space="0" w:color="auto"/>
          </w:divBdr>
        </w:div>
        <w:div w:id="1457599558">
          <w:marLeft w:val="640"/>
          <w:marRight w:val="0"/>
          <w:marTop w:val="0"/>
          <w:marBottom w:val="0"/>
          <w:divBdr>
            <w:top w:val="none" w:sz="0" w:space="0" w:color="auto"/>
            <w:left w:val="none" w:sz="0" w:space="0" w:color="auto"/>
            <w:bottom w:val="none" w:sz="0" w:space="0" w:color="auto"/>
            <w:right w:val="none" w:sz="0" w:space="0" w:color="auto"/>
          </w:divBdr>
        </w:div>
        <w:div w:id="1810898420">
          <w:marLeft w:val="640"/>
          <w:marRight w:val="0"/>
          <w:marTop w:val="0"/>
          <w:marBottom w:val="0"/>
          <w:divBdr>
            <w:top w:val="none" w:sz="0" w:space="0" w:color="auto"/>
            <w:left w:val="none" w:sz="0" w:space="0" w:color="auto"/>
            <w:bottom w:val="none" w:sz="0" w:space="0" w:color="auto"/>
            <w:right w:val="none" w:sz="0" w:space="0" w:color="auto"/>
          </w:divBdr>
        </w:div>
        <w:div w:id="604919609">
          <w:marLeft w:val="640"/>
          <w:marRight w:val="0"/>
          <w:marTop w:val="0"/>
          <w:marBottom w:val="0"/>
          <w:divBdr>
            <w:top w:val="none" w:sz="0" w:space="0" w:color="auto"/>
            <w:left w:val="none" w:sz="0" w:space="0" w:color="auto"/>
            <w:bottom w:val="none" w:sz="0" w:space="0" w:color="auto"/>
            <w:right w:val="none" w:sz="0" w:space="0" w:color="auto"/>
          </w:divBdr>
        </w:div>
        <w:div w:id="1053113108">
          <w:marLeft w:val="640"/>
          <w:marRight w:val="0"/>
          <w:marTop w:val="0"/>
          <w:marBottom w:val="0"/>
          <w:divBdr>
            <w:top w:val="none" w:sz="0" w:space="0" w:color="auto"/>
            <w:left w:val="none" w:sz="0" w:space="0" w:color="auto"/>
            <w:bottom w:val="none" w:sz="0" w:space="0" w:color="auto"/>
            <w:right w:val="none" w:sz="0" w:space="0" w:color="auto"/>
          </w:divBdr>
        </w:div>
        <w:div w:id="139538640">
          <w:marLeft w:val="640"/>
          <w:marRight w:val="0"/>
          <w:marTop w:val="0"/>
          <w:marBottom w:val="0"/>
          <w:divBdr>
            <w:top w:val="none" w:sz="0" w:space="0" w:color="auto"/>
            <w:left w:val="none" w:sz="0" w:space="0" w:color="auto"/>
            <w:bottom w:val="none" w:sz="0" w:space="0" w:color="auto"/>
            <w:right w:val="none" w:sz="0" w:space="0" w:color="auto"/>
          </w:divBdr>
        </w:div>
        <w:div w:id="596210001">
          <w:marLeft w:val="640"/>
          <w:marRight w:val="0"/>
          <w:marTop w:val="0"/>
          <w:marBottom w:val="0"/>
          <w:divBdr>
            <w:top w:val="none" w:sz="0" w:space="0" w:color="auto"/>
            <w:left w:val="none" w:sz="0" w:space="0" w:color="auto"/>
            <w:bottom w:val="none" w:sz="0" w:space="0" w:color="auto"/>
            <w:right w:val="none" w:sz="0" w:space="0" w:color="auto"/>
          </w:divBdr>
        </w:div>
        <w:div w:id="1631016254">
          <w:marLeft w:val="640"/>
          <w:marRight w:val="0"/>
          <w:marTop w:val="0"/>
          <w:marBottom w:val="0"/>
          <w:divBdr>
            <w:top w:val="none" w:sz="0" w:space="0" w:color="auto"/>
            <w:left w:val="none" w:sz="0" w:space="0" w:color="auto"/>
            <w:bottom w:val="none" w:sz="0" w:space="0" w:color="auto"/>
            <w:right w:val="none" w:sz="0" w:space="0" w:color="auto"/>
          </w:divBdr>
        </w:div>
        <w:div w:id="1573539906">
          <w:marLeft w:val="640"/>
          <w:marRight w:val="0"/>
          <w:marTop w:val="0"/>
          <w:marBottom w:val="0"/>
          <w:divBdr>
            <w:top w:val="none" w:sz="0" w:space="0" w:color="auto"/>
            <w:left w:val="none" w:sz="0" w:space="0" w:color="auto"/>
            <w:bottom w:val="none" w:sz="0" w:space="0" w:color="auto"/>
            <w:right w:val="none" w:sz="0" w:space="0" w:color="auto"/>
          </w:divBdr>
        </w:div>
        <w:div w:id="510143014">
          <w:marLeft w:val="640"/>
          <w:marRight w:val="0"/>
          <w:marTop w:val="0"/>
          <w:marBottom w:val="0"/>
          <w:divBdr>
            <w:top w:val="none" w:sz="0" w:space="0" w:color="auto"/>
            <w:left w:val="none" w:sz="0" w:space="0" w:color="auto"/>
            <w:bottom w:val="none" w:sz="0" w:space="0" w:color="auto"/>
            <w:right w:val="none" w:sz="0" w:space="0" w:color="auto"/>
          </w:divBdr>
        </w:div>
        <w:div w:id="1994603671">
          <w:marLeft w:val="640"/>
          <w:marRight w:val="0"/>
          <w:marTop w:val="0"/>
          <w:marBottom w:val="0"/>
          <w:divBdr>
            <w:top w:val="none" w:sz="0" w:space="0" w:color="auto"/>
            <w:left w:val="none" w:sz="0" w:space="0" w:color="auto"/>
            <w:bottom w:val="none" w:sz="0" w:space="0" w:color="auto"/>
            <w:right w:val="none" w:sz="0" w:space="0" w:color="auto"/>
          </w:divBdr>
        </w:div>
        <w:div w:id="201748894">
          <w:marLeft w:val="640"/>
          <w:marRight w:val="0"/>
          <w:marTop w:val="0"/>
          <w:marBottom w:val="0"/>
          <w:divBdr>
            <w:top w:val="none" w:sz="0" w:space="0" w:color="auto"/>
            <w:left w:val="none" w:sz="0" w:space="0" w:color="auto"/>
            <w:bottom w:val="none" w:sz="0" w:space="0" w:color="auto"/>
            <w:right w:val="none" w:sz="0" w:space="0" w:color="auto"/>
          </w:divBdr>
        </w:div>
        <w:div w:id="1914001885">
          <w:marLeft w:val="640"/>
          <w:marRight w:val="0"/>
          <w:marTop w:val="0"/>
          <w:marBottom w:val="0"/>
          <w:divBdr>
            <w:top w:val="none" w:sz="0" w:space="0" w:color="auto"/>
            <w:left w:val="none" w:sz="0" w:space="0" w:color="auto"/>
            <w:bottom w:val="none" w:sz="0" w:space="0" w:color="auto"/>
            <w:right w:val="none" w:sz="0" w:space="0" w:color="auto"/>
          </w:divBdr>
        </w:div>
        <w:div w:id="204878240">
          <w:marLeft w:val="640"/>
          <w:marRight w:val="0"/>
          <w:marTop w:val="0"/>
          <w:marBottom w:val="0"/>
          <w:divBdr>
            <w:top w:val="none" w:sz="0" w:space="0" w:color="auto"/>
            <w:left w:val="none" w:sz="0" w:space="0" w:color="auto"/>
            <w:bottom w:val="none" w:sz="0" w:space="0" w:color="auto"/>
            <w:right w:val="none" w:sz="0" w:space="0" w:color="auto"/>
          </w:divBdr>
        </w:div>
        <w:div w:id="1635213464">
          <w:marLeft w:val="640"/>
          <w:marRight w:val="0"/>
          <w:marTop w:val="0"/>
          <w:marBottom w:val="0"/>
          <w:divBdr>
            <w:top w:val="none" w:sz="0" w:space="0" w:color="auto"/>
            <w:left w:val="none" w:sz="0" w:space="0" w:color="auto"/>
            <w:bottom w:val="none" w:sz="0" w:space="0" w:color="auto"/>
            <w:right w:val="none" w:sz="0" w:space="0" w:color="auto"/>
          </w:divBdr>
        </w:div>
        <w:div w:id="1231114086">
          <w:marLeft w:val="640"/>
          <w:marRight w:val="0"/>
          <w:marTop w:val="0"/>
          <w:marBottom w:val="0"/>
          <w:divBdr>
            <w:top w:val="none" w:sz="0" w:space="0" w:color="auto"/>
            <w:left w:val="none" w:sz="0" w:space="0" w:color="auto"/>
            <w:bottom w:val="none" w:sz="0" w:space="0" w:color="auto"/>
            <w:right w:val="none" w:sz="0" w:space="0" w:color="auto"/>
          </w:divBdr>
        </w:div>
        <w:div w:id="443501878">
          <w:marLeft w:val="640"/>
          <w:marRight w:val="0"/>
          <w:marTop w:val="0"/>
          <w:marBottom w:val="0"/>
          <w:divBdr>
            <w:top w:val="none" w:sz="0" w:space="0" w:color="auto"/>
            <w:left w:val="none" w:sz="0" w:space="0" w:color="auto"/>
            <w:bottom w:val="none" w:sz="0" w:space="0" w:color="auto"/>
            <w:right w:val="none" w:sz="0" w:space="0" w:color="auto"/>
          </w:divBdr>
        </w:div>
        <w:div w:id="714961608">
          <w:marLeft w:val="640"/>
          <w:marRight w:val="0"/>
          <w:marTop w:val="0"/>
          <w:marBottom w:val="0"/>
          <w:divBdr>
            <w:top w:val="none" w:sz="0" w:space="0" w:color="auto"/>
            <w:left w:val="none" w:sz="0" w:space="0" w:color="auto"/>
            <w:bottom w:val="none" w:sz="0" w:space="0" w:color="auto"/>
            <w:right w:val="none" w:sz="0" w:space="0" w:color="auto"/>
          </w:divBdr>
        </w:div>
        <w:div w:id="2089955860">
          <w:marLeft w:val="640"/>
          <w:marRight w:val="0"/>
          <w:marTop w:val="0"/>
          <w:marBottom w:val="0"/>
          <w:divBdr>
            <w:top w:val="none" w:sz="0" w:space="0" w:color="auto"/>
            <w:left w:val="none" w:sz="0" w:space="0" w:color="auto"/>
            <w:bottom w:val="none" w:sz="0" w:space="0" w:color="auto"/>
            <w:right w:val="none" w:sz="0" w:space="0" w:color="auto"/>
          </w:divBdr>
        </w:div>
        <w:div w:id="977993971">
          <w:marLeft w:val="640"/>
          <w:marRight w:val="0"/>
          <w:marTop w:val="0"/>
          <w:marBottom w:val="0"/>
          <w:divBdr>
            <w:top w:val="none" w:sz="0" w:space="0" w:color="auto"/>
            <w:left w:val="none" w:sz="0" w:space="0" w:color="auto"/>
            <w:bottom w:val="none" w:sz="0" w:space="0" w:color="auto"/>
            <w:right w:val="none" w:sz="0" w:space="0" w:color="auto"/>
          </w:divBdr>
        </w:div>
        <w:div w:id="1752698416">
          <w:marLeft w:val="640"/>
          <w:marRight w:val="0"/>
          <w:marTop w:val="0"/>
          <w:marBottom w:val="0"/>
          <w:divBdr>
            <w:top w:val="none" w:sz="0" w:space="0" w:color="auto"/>
            <w:left w:val="none" w:sz="0" w:space="0" w:color="auto"/>
            <w:bottom w:val="none" w:sz="0" w:space="0" w:color="auto"/>
            <w:right w:val="none" w:sz="0" w:space="0" w:color="auto"/>
          </w:divBdr>
        </w:div>
        <w:div w:id="1412432839">
          <w:marLeft w:val="640"/>
          <w:marRight w:val="0"/>
          <w:marTop w:val="0"/>
          <w:marBottom w:val="0"/>
          <w:divBdr>
            <w:top w:val="none" w:sz="0" w:space="0" w:color="auto"/>
            <w:left w:val="none" w:sz="0" w:space="0" w:color="auto"/>
            <w:bottom w:val="none" w:sz="0" w:space="0" w:color="auto"/>
            <w:right w:val="none" w:sz="0" w:space="0" w:color="auto"/>
          </w:divBdr>
        </w:div>
        <w:div w:id="1769278422">
          <w:marLeft w:val="640"/>
          <w:marRight w:val="0"/>
          <w:marTop w:val="0"/>
          <w:marBottom w:val="0"/>
          <w:divBdr>
            <w:top w:val="none" w:sz="0" w:space="0" w:color="auto"/>
            <w:left w:val="none" w:sz="0" w:space="0" w:color="auto"/>
            <w:bottom w:val="none" w:sz="0" w:space="0" w:color="auto"/>
            <w:right w:val="none" w:sz="0" w:space="0" w:color="auto"/>
          </w:divBdr>
        </w:div>
        <w:div w:id="404305610">
          <w:marLeft w:val="640"/>
          <w:marRight w:val="0"/>
          <w:marTop w:val="0"/>
          <w:marBottom w:val="0"/>
          <w:divBdr>
            <w:top w:val="none" w:sz="0" w:space="0" w:color="auto"/>
            <w:left w:val="none" w:sz="0" w:space="0" w:color="auto"/>
            <w:bottom w:val="none" w:sz="0" w:space="0" w:color="auto"/>
            <w:right w:val="none" w:sz="0" w:space="0" w:color="auto"/>
          </w:divBdr>
        </w:div>
        <w:div w:id="10420974">
          <w:marLeft w:val="640"/>
          <w:marRight w:val="0"/>
          <w:marTop w:val="0"/>
          <w:marBottom w:val="0"/>
          <w:divBdr>
            <w:top w:val="none" w:sz="0" w:space="0" w:color="auto"/>
            <w:left w:val="none" w:sz="0" w:space="0" w:color="auto"/>
            <w:bottom w:val="none" w:sz="0" w:space="0" w:color="auto"/>
            <w:right w:val="none" w:sz="0" w:space="0" w:color="auto"/>
          </w:divBdr>
        </w:div>
        <w:div w:id="1833831654">
          <w:marLeft w:val="640"/>
          <w:marRight w:val="0"/>
          <w:marTop w:val="0"/>
          <w:marBottom w:val="0"/>
          <w:divBdr>
            <w:top w:val="none" w:sz="0" w:space="0" w:color="auto"/>
            <w:left w:val="none" w:sz="0" w:space="0" w:color="auto"/>
            <w:bottom w:val="none" w:sz="0" w:space="0" w:color="auto"/>
            <w:right w:val="none" w:sz="0" w:space="0" w:color="auto"/>
          </w:divBdr>
        </w:div>
        <w:div w:id="1742556724">
          <w:marLeft w:val="640"/>
          <w:marRight w:val="0"/>
          <w:marTop w:val="0"/>
          <w:marBottom w:val="0"/>
          <w:divBdr>
            <w:top w:val="none" w:sz="0" w:space="0" w:color="auto"/>
            <w:left w:val="none" w:sz="0" w:space="0" w:color="auto"/>
            <w:bottom w:val="none" w:sz="0" w:space="0" w:color="auto"/>
            <w:right w:val="none" w:sz="0" w:space="0" w:color="auto"/>
          </w:divBdr>
        </w:div>
        <w:div w:id="1357729493">
          <w:marLeft w:val="640"/>
          <w:marRight w:val="0"/>
          <w:marTop w:val="0"/>
          <w:marBottom w:val="0"/>
          <w:divBdr>
            <w:top w:val="none" w:sz="0" w:space="0" w:color="auto"/>
            <w:left w:val="none" w:sz="0" w:space="0" w:color="auto"/>
            <w:bottom w:val="none" w:sz="0" w:space="0" w:color="auto"/>
            <w:right w:val="none" w:sz="0" w:space="0" w:color="auto"/>
          </w:divBdr>
        </w:div>
        <w:div w:id="1319379893">
          <w:marLeft w:val="640"/>
          <w:marRight w:val="0"/>
          <w:marTop w:val="0"/>
          <w:marBottom w:val="0"/>
          <w:divBdr>
            <w:top w:val="none" w:sz="0" w:space="0" w:color="auto"/>
            <w:left w:val="none" w:sz="0" w:space="0" w:color="auto"/>
            <w:bottom w:val="none" w:sz="0" w:space="0" w:color="auto"/>
            <w:right w:val="none" w:sz="0" w:space="0" w:color="auto"/>
          </w:divBdr>
        </w:div>
        <w:div w:id="2056075144">
          <w:marLeft w:val="640"/>
          <w:marRight w:val="0"/>
          <w:marTop w:val="0"/>
          <w:marBottom w:val="0"/>
          <w:divBdr>
            <w:top w:val="none" w:sz="0" w:space="0" w:color="auto"/>
            <w:left w:val="none" w:sz="0" w:space="0" w:color="auto"/>
            <w:bottom w:val="none" w:sz="0" w:space="0" w:color="auto"/>
            <w:right w:val="none" w:sz="0" w:space="0" w:color="auto"/>
          </w:divBdr>
        </w:div>
        <w:div w:id="19555199">
          <w:marLeft w:val="640"/>
          <w:marRight w:val="0"/>
          <w:marTop w:val="0"/>
          <w:marBottom w:val="0"/>
          <w:divBdr>
            <w:top w:val="none" w:sz="0" w:space="0" w:color="auto"/>
            <w:left w:val="none" w:sz="0" w:space="0" w:color="auto"/>
            <w:bottom w:val="none" w:sz="0" w:space="0" w:color="auto"/>
            <w:right w:val="none" w:sz="0" w:space="0" w:color="auto"/>
          </w:divBdr>
        </w:div>
        <w:div w:id="803810853">
          <w:marLeft w:val="640"/>
          <w:marRight w:val="0"/>
          <w:marTop w:val="0"/>
          <w:marBottom w:val="0"/>
          <w:divBdr>
            <w:top w:val="none" w:sz="0" w:space="0" w:color="auto"/>
            <w:left w:val="none" w:sz="0" w:space="0" w:color="auto"/>
            <w:bottom w:val="none" w:sz="0" w:space="0" w:color="auto"/>
            <w:right w:val="none" w:sz="0" w:space="0" w:color="auto"/>
          </w:divBdr>
        </w:div>
        <w:div w:id="1347487457">
          <w:marLeft w:val="640"/>
          <w:marRight w:val="0"/>
          <w:marTop w:val="0"/>
          <w:marBottom w:val="0"/>
          <w:divBdr>
            <w:top w:val="none" w:sz="0" w:space="0" w:color="auto"/>
            <w:left w:val="none" w:sz="0" w:space="0" w:color="auto"/>
            <w:bottom w:val="none" w:sz="0" w:space="0" w:color="auto"/>
            <w:right w:val="none" w:sz="0" w:space="0" w:color="auto"/>
          </w:divBdr>
        </w:div>
        <w:div w:id="1760177959">
          <w:marLeft w:val="640"/>
          <w:marRight w:val="0"/>
          <w:marTop w:val="0"/>
          <w:marBottom w:val="0"/>
          <w:divBdr>
            <w:top w:val="none" w:sz="0" w:space="0" w:color="auto"/>
            <w:left w:val="none" w:sz="0" w:space="0" w:color="auto"/>
            <w:bottom w:val="none" w:sz="0" w:space="0" w:color="auto"/>
            <w:right w:val="none" w:sz="0" w:space="0" w:color="auto"/>
          </w:divBdr>
        </w:div>
        <w:div w:id="337656129">
          <w:marLeft w:val="640"/>
          <w:marRight w:val="0"/>
          <w:marTop w:val="0"/>
          <w:marBottom w:val="0"/>
          <w:divBdr>
            <w:top w:val="none" w:sz="0" w:space="0" w:color="auto"/>
            <w:left w:val="none" w:sz="0" w:space="0" w:color="auto"/>
            <w:bottom w:val="none" w:sz="0" w:space="0" w:color="auto"/>
            <w:right w:val="none" w:sz="0" w:space="0" w:color="auto"/>
          </w:divBdr>
        </w:div>
        <w:div w:id="414980662">
          <w:marLeft w:val="640"/>
          <w:marRight w:val="0"/>
          <w:marTop w:val="0"/>
          <w:marBottom w:val="0"/>
          <w:divBdr>
            <w:top w:val="none" w:sz="0" w:space="0" w:color="auto"/>
            <w:left w:val="none" w:sz="0" w:space="0" w:color="auto"/>
            <w:bottom w:val="none" w:sz="0" w:space="0" w:color="auto"/>
            <w:right w:val="none" w:sz="0" w:space="0" w:color="auto"/>
          </w:divBdr>
        </w:div>
        <w:div w:id="331104204">
          <w:marLeft w:val="640"/>
          <w:marRight w:val="0"/>
          <w:marTop w:val="0"/>
          <w:marBottom w:val="0"/>
          <w:divBdr>
            <w:top w:val="none" w:sz="0" w:space="0" w:color="auto"/>
            <w:left w:val="none" w:sz="0" w:space="0" w:color="auto"/>
            <w:bottom w:val="none" w:sz="0" w:space="0" w:color="auto"/>
            <w:right w:val="none" w:sz="0" w:space="0" w:color="auto"/>
          </w:divBdr>
        </w:div>
        <w:div w:id="523709422">
          <w:marLeft w:val="640"/>
          <w:marRight w:val="0"/>
          <w:marTop w:val="0"/>
          <w:marBottom w:val="0"/>
          <w:divBdr>
            <w:top w:val="none" w:sz="0" w:space="0" w:color="auto"/>
            <w:left w:val="none" w:sz="0" w:space="0" w:color="auto"/>
            <w:bottom w:val="none" w:sz="0" w:space="0" w:color="auto"/>
            <w:right w:val="none" w:sz="0" w:space="0" w:color="auto"/>
          </w:divBdr>
        </w:div>
        <w:div w:id="1709835104">
          <w:marLeft w:val="640"/>
          <w:marRight w:val="0"/>
          <w:marTop w:val="0"/>
          <w:marBottom w:val="0"/>
          <w:divBdr>
            <w:top w:val="none" w:sz="0" w:space="0" w:color="auto"/>
            <w:left w:val="none" w:sz="0" w:space="0" w:color="auto"/>
            <w:bottom w:val="none" w:sz="0" w:space="0" w:color="auto"/>
            <w:right w:val="none" w:sz="0" w:space="0" w:color="auto"/>
          </w:divBdr>
        </w:div>
        <w:div w:id="1939681033">
          <w:marLeft w:val="640"/>
          <w:marRight w:val="0"/>
          <w:marTop w:val="0"/>
          <w:marBottom w:val="0"/>
          <w:divBdr>
            <w:top w:val="none" w:sz="0" w:space="0" w:color="auto"/>
            <w:left w:val="none" w:sz="0" w:space="0" w:color="auto"/>
            <w:bottom w:val="none" w:sz="0" w:space="0" w:color="auto"/>
            <w:right w:val="none" w:sz="0" w:space="0" w:color="auto"/>
          </w:divBdr>
        </w:div>
        <w:div w:id="1870559130">
          <w:marLeft w:val="640"/>
          <w:marRight w:val="0"/>
          <w:marTop w:val="0"/>
          <w:marBottom w:val="0"/>
          <w:divBdr>
            <w:top w:val="none" w:sz="0" w:space="0" w:color="auto"/>
            <w:left w:val="none" w:sz="0" w:space="0" w:color="auto"/>
            <w:bottom w:val="none" w:sz="0" w:space="0" w:color="auto"/>
            <w:right w:val="none" w:sz="0" w:space="0" w:color="auto"/>
          </w:divBdr>
        </w:div>
        <w:div w:id="45687791">
          <w:marLeft w:val="640"/>
          <w:marRight w:val="0"/>
          <w:marTop w:val="0"/>
          <w:marBottom w:val="0"/>
          <w:divBdr>
            <w:top w:val="none" w:sz="0" w:space="0" w:color="auto"/>
            <w:left w:val="none" w:sz="0" w:space="0" w:color="auto"/>
            <w:bottom w:val="none" w:sz="0" w:space="0" w:color="auto"/>
            <w:right w:val="none" w:sz="0" w:space="0" w:color="auto"/>
          </w:divBdr>
        </w:div>
        <w:div w:id="641496759">
          <w:marLeft w:val="640"/>
          <w:marRight w:val="0"/>
          <w:marTop w:val="0"/>
          <w:marBottom w:val="0"/>
          <w:divBdr>
            <w:top w:val="none" w:sz="0" w:space="0" w:color="auto"/>
            <w:left w:val="none" w:sz="0" w:space="0" w:color="auto"/>
            <w:bottom w:val="none" w:sz="0" w:space="0" w:color="auto"/>
            <w:right w:val="none" w:sz="0" w:space="0" w:color="auto"/>
          </w:divBdr>
        </w:div>
        <w:div w:id="43675691">
          <w:marLeft w:val="640"/>
          <w:marRight w:val="0"/>
          <w:marTop w:val="0"/>
          <w:marBottom w:val="0"/>
          <w:divBdr>
            <w:top w:val="none" w:sz="0" w:space="0" w:color="auto"/>
            <w:left w:val="none" w:sz="0" w:space="0" w:color="auto"/>
            <w:bottom w:val="none" w:sz="0" w:space="0" w:color="auto"/>
            <w:right w:val="none" w:sz="0" w:space="0" w:color="auto"/>
          </w:divBdr>
        </w:div>
        <w:div w:id="1296720406">
          <w:marLeft w:val="640"/>
          <w:marRight w:val="0"/>
          <w:marTop w:val="0"/>
          <w:marBottom w:val="0"/>
          <w:divBdr>
            <w:top w:val="none" w:sz="0" w:space="0" w:color="auto"/>
            <w:left w:val="none" w:sz="0" w:space="0" w:color="auto"/>
            <w:bottom w:val="none" w:sz="0" w:space="0" w:color="auto"/>
            <w:right w:val="none" w:sz="0" w:space="0" w:color="auto"/>
          </w:divBdr>
        </w:div>
        <w:div w:id="2140873354">
          <w:marLeft w:val="640"/>
          <w:marRight w:val="0"/>
          <w:marTop w:val="0"/>
          <w:marBottom w:val="0"/>
          <w:divBdr>
            <w:top w:val="none" w:sz="0" w:space="0" w:color="auto"/>
            <w:left w:val="none" w:sz="0" w:space="0" w:color="auto"/>
            <w:bottom w:val="none" w:sz="0" w:space="0" w:color="auto"/>
            <w:right w:val="none" w:sz="0" w:space="0" w:color="auto"/>
          </w:divBdr>
        </w:div>
        <w:div w:id="755319343">
          <w:marLeft w:val="640"/>
          <w:marRight w:val="0"/>
          <w:marTop w:val="0"/>
          <w:marBottom w:val="0"/>
          <w:divBdr>
            <w:top w:val="none" w:sz="0" w:space="0" w:color="auto"/>
            <w:left w:val="none" w:sz="0" w:space="0" w:color="auto"/>
            <w:bottom w:val="none" w:sz="0" w:space="0" w:color="auto"/>
            <w:right w:val="none" w:sz="0" w:space="0" w:color="auto"/>
          </w:divBdr>
        </w:div>
        <w:div w:id="482698303">
          <w:marLeft w:val="640"/>
          <w:marRight w:val="0"/>
          <w:marTop w:val="0"/>
          <w:marBottom w:val="0"/>
          <w:divBdr>
            <w:top w:val="none" w:sz="0" w:space="0" w:color="auto"/>
            <w:left w:val="none" w:sz="0" w:space="0" w:color="auto"/>
            <w:bottom w:val="none" w:sz="0" w:space="0" w:color="auto"/>
            <w:right w:val="none" w:sz="0" w:space="0" w:color="auto"/>
          </w:divBdr>
        </w:div>
        <w:div w:id="1564296240">
          <w:marLeft w:val="640"/>
          <w:marRight w:val="0"/>
          <w:marTop w:val="0"/>
          <w:marBottom w:val="0"/>
          <w:divBdr>
            <w:top w:val="none" w:sz="0" w:space="0" w:color="auto"/>
            <w:left w:val="none" w:sz="0" w:space="0" w:color="auto"/>
            <w:bottom w:val="none" w:sz="0" w:space="0" w:color="auto"/>
            <w:right w:val="none" w:sz="0" w:space="0" w:color="auto"/>
          </w:divBdr>
        </w:div>
        <w:div w:id="57870241">
          <w:marLeft w:val="640"/>
          <w:marRight w:val="0"/>
          <w:marTop w:val="0"/>
          <w:marBottom w:val="0"/>
          <w:divBdr>
            <w:top w:val="none" w:sz="0" w:space="0" w:color="auto"/>
            <w:left w:val="none" w:sz="0" w:space="0" w:color="auto"/>
            <w:bottom w:val="none" w:sz="0" w:space="0" w:color="auto"/>
            <w:right w:val="none" w:sz="0" w:space="0" w:color="auto"/>
          </w:divBdr>
        </w:div>
        <w:div w:id="795761912">
          <w:marLeft w:val="640"/>
          <w:marRight w:val="0"/>
          <w:marTop w:val="0"/>
          <w:marBottom w:val="0"/>
          <w:divBdr>
            <w:top w:val="none" w:sz="0" w:space="0" w:color="auto"/>
            <w:left w:val="none" w:sz="0" w:space="0" w:color="auto"/>
            <w:bottom w:val="none" w:sz="0" w:space="0" w:color="auto"/>
            <w:right w:val="none" w:sz="0" w:space="0" w:color="auto"/>
          </w:divBdr>
        </w:div>
        <w:div w:id="1023018992">
          <w:marLeft w:val="640"/>
          <w:marRight w:val="0"/>
          <w:marTop w:val="0"/>
          <w:marBottom w:val="0"/>
          <w:divBdr>
            <w:top w:val="none" w:sz="0" w:space="0" w:color="auto"/>
            <w:left w:val="none" w:sz="0" w:space="0" w:color="auto"/>
            <w:bottom w:val="none" w:sz="0" w:space="0" w:color="auto"/>
            <w:right w:val="none" w:sz="0" w:space="0" w:color="auto"/>
          </w:divBdr>
        </w:div>
        <w:div w:id="124010054">
          <w:marLeft w:val="640"/>
          <w:marRight w:val="0"/>
          <w:marTop w:val="0"/>
          <w:marBottom w:val="0"/>
          <w:divBdr>
            <w:top w:val="none" w:sz="0" w:space="0" w:color="auto"/>
            <w:left w:val="none" w:sz="0" w:space="0" w:color="auto"/>
            <w:bottom w:val="none" w:sz="0" w:space="0" w:color="auto"/>
            <w:right w:val="none" w:sz="0" w:space="0" w:color="auto"/>
          </w:divBdr>
        </w:div>
        <w:div w:id="736363429">
          <w:marLeft w:val="640"/>
          <w:marRight w:val="0"/>
          <w:marTop w:val="0"/>
          <w:marBottom w:val="0"/>
          <w:divBdr>
            <w:top w:val="none" w:sz="0" w:space="0" w:color="auto"/>
            <w:left w:val="none" w:sz="0" w:space="0" w:color="auto"/>
            <w:bottom w:val="none" w:sz="0" w:space="0" w:color="auto"/>
            <w:right w:val="none" w:sz="0" w:space="0" w:color="auto"/>
          </w:divBdr>
        </w:div>
        <w:div w:id="1256283296">
          <w:marLeft w:val="640"/>
          <w:marRight w:val="0"/>
          <w:marTop w:val="0"/>
          <w:marBottom w:val="0"/>
          <w:divBdr>
            <w:top w:val="none" w:sz="0" w:space="0" w:color="auto"/>
            <w:left w:val="none" w:sz="0" w:space="0" w:color="auto"/>
            <w:bottom w:val="none" w:sz="0" w:space="0" w:color="auto"/>
            <w:right w:val="none" w:sz="0" w:space="0" w:color="auto"/>
          </w:divBdr>
        </w:div>
        <w:div w:id="73089343">
          <w:marLeft w:val="640"/>
          <w:marRight w:val="0"/>
          <w:marTop w:val="0"/>
          <w:marBottom w:val="0"/>
          <w:divBdr>
            <w:top w:val="none" w:sz="0" w:space="0" w:color="auto"/>
            <w:left w:val="none" w:sz="0" w:space="0" w:color="auto"/>
            <w:bottom w:val="none" w:sz="0" w:space="0" w:color="auto"/>
            <w:right w:val="none" w:sz="0" w:space="0" w:color="auto"/>
          </w:divBdr>
        </w:div>
        <w:div w:id="507647093">
          <w:marLeft w:val="640"/>
          <w:marRight w:val="0"/>
          <w:marTop w:val="0"/>
          <w:marBottom w:val="0"/>
          <w:divBdr>
            <w:top w:val="none" w:sz="0" w:space="0" w:color="auto"/>
            <w:left w:val="none" w:sz="0" w:space="0" w:color="auto"/>
            <w:bottom w:val="none" w:sz="0" w:space="0" w:color="auto"/>
            <w:right w:val="none" w:sz="0" w:space="0" w:color="auto"/>
          </w:divBdr>
        </w:div>
        <w:div w:id="1640913860">
          <w:marLeft w:val="640"/>
          <w:marRight w:val="0"/>
          <w:marTop w:val="0"/>
          <w:marBottom w:val="0"/>
          <w:divBdr>
            <w:top w:val="none" w:sz="0" w:space="0" w:color="auto"/>
            <w:left w:val="none" w:sz="0" w:space="0" w:color="auto"/>
            <w:bottom w:val="none" w:sz="0" w:space="0" w:color="auto"/>
            <w:right w:val="none" w:sz="0" w:space="0" w:color="auto"/>
          </w:divBdr>
        </w:div>
        <w:div w:id="70781473">
          <w:marLeft w:val="640"/>
          <w:marRight w:val="0"/>
          <w:marTop w:val="0"/>
          <w:marBottom w:val="0"/>
          <w:divBdr>
            <w:top w:val="none" w:sz="0" w:space="0" w:color="auto"/>
            <w:left w:val="none" w:sz="0" w:space="0" w:color="auto"/>
            <w:bottom w:val="none" w:sz="0" w:space="0" w:color="auto"/>
            <w:right w:val="none" w:sz="0" w:space="0" w:color="auto"/>
          </w:divBdr>
        </w:div>
        <w:div w:id="401760183">
          <w:marLeft w:val="640"/>
          <w:marRight w:val="0"/>
          <w:marTop w:val="0"/>
          <w:marBottom w:val="0"/>
          <w:divBdr>
            <w:top w:val="none" w:sz="0" w:space="0" w:color="auto"/>
            <w:left w:val="none" w:sz="0" w:space="0" w:color="auto"/>
            <w:bottom w:val="none" w:sz="0" w:space="0" w:color="auto"/>
            <w:right w:val="none" w:sz="0" w:space="0" w:color="auto"/>
          </w:divBdr>
        </w:div>
        <w:div w:id="15039408">
          <w:marLeft w:val="640"/>
          <w:marRight w:val="0"/>
          <w:marTop w:val="0"/>
          <w:marBottom w:val="0"/>
          <w:divBdr>
            <w:top w:val="none" w:sz="0" w:space="0" w:color="auto"/>
            <w:left w:val="none" w:sz="0" w:space="0" w:color="auto"/>
            <w:bottom w:val="none" w:sz="0" w:space="0" w:color="auto"/>
            <w:right w:val="none" w:sz="0" w:space="0" w:color="auto"/>
          </w:divBdr>
        </w:div>
        <w:div w:id="992954883">
          <w:marLeft w:val="640"/>
          <w:marRight w:val="0"/>
          <w:marTop w:val="0"/>
          <w:marBottom w:val="0"/>
          <w:divBdr>
            <w:top w:val="none" w:sz="0" w:space="0" w:color="auto"/>
            <w:left w:val="none" w:sz="0" w:space="0" w:color="auto"/>
            <w:bottom w:val="none" w:sz="0" w:space="0" w:color="auto"/>
            <w:right w:val="none" w:sz="0" w:space="0" w:color="auto"/>
          </w:divBdr>
        </w:div>
        <w:div w:id="1686635921">
          <w:marLeft w:val="640"/>
          <w:marRight w:val="0"/>
          <w:marTop w:val="0"/>
          <w:marBottom w:val="0"/>
          <w:divBdr>
            <w:top w:val="none" w:sz="0" w:space="0" w:color="auto"/>
            <w:left w:val="none" w:sz="0" w:space="0" w:color="auto"/>
            <w:bottom w:val="none" w:sz="0" w:space="0" w:color="auto"/>
            <w:right w:val="none" w:sz="0" w:space="0" w:color="auto"/>
          </w:divBdr>
        </w:div>
        <w:div w:id="653879368">
          <w:marLeft w:val="640"/>
          <w:marRight w:val="0"/>
          <w:marTop w:val="0"/>
          <w:marBottom w:val="0"/>
          <w:divBdr>
            <w:top w:val="none" w:sz="0" w:space="0" w:color="auto"/>
            <w:left w:val="none" w:sz="0" w:space="0" w:color="auto"/>
            <w:bottom w:val="none" w:sz="0" w:space="0" w:color="auto"/>
            <w:right w:val="none" w:sz="0" w:space="0" w:color="auto"/>
          </w:divBdr>
        </w:div>
        <w:div w:id="1173959523">
          <w:marLeft w:val="640"/>
          <w:marRight w:val="0"/>
          <w:marTop w:val="0"/>
          <w:marBottom w:val="0"/>
          <w:divBdr>
            <w:top w:val="none" w:sz="0" w:space="0" w:color="auto"/>
            <w:left w:val="none" w:sz="0" w:space="0" w:color="auto"/>
            <w:bottom w:val="none" w:sz="0" w:space="0" w:color="auto"/>
            <w:right w:val="none" w:sz="0" w:space="0" w:color="auto"/>
          </w:divBdr>
        </w:div>
        <w:div w:id="1986808786">
          <w:marLeft w:val="640"/>
          <w:marRight w:val="0"/>
          <w:marTop w:val="0"/>
          <w:marBottom w:val="0"/>
          <w:divBdr>
            <w:top w:val="none" w:sz="0" w:space="0" w:color="auto"/>
            <w:left w:val="none" w:sz="0" w:space="0" w:color="auto"/>
            <w:bottom w:val="none" w:sz="0" w:space="0" w:color="auto"/>
            <w:right w:val="none" w:sz="0" w:space="0" w:color="auto"/>
          </w:divBdr>
        </w:div>
        <w:div w:id="1120882995">
          <w:marLeft w:val="640"/>
          <w:marRight w:val="0"/>
          <w:marTop w:val="0"/>
          <w:marBottom w:val="0"/>
          <w:divBdr>
            <w:top w:val="none" w:sz="0" w:space="0" w:color="auto"/>
            <w:left w:val="none" w:sz="0" w:space="0" w:color="auto"/>
            <w:bottom w:val="none" w:sz="0" w:space="0" w:color="auto"/>
            <w:right w:val="none" w:sz="0" w:space="0" w:color="auto"/>
          </w:divBdr>
        </w:div>
        <w:div w:id="553547955">
          <w:marLeft w:val="640"/>
          <w:marRight w:val="0"/>
          <w:marTop w:val="0"/>
          <w:marBottom w:val="0"/>
          <w:divBdr>
            <w:top w:val="none" w:sz="0" w:space="0" w:color="auto"/>
            <w:left w:val="none" w:sz="0" w:space="0" w:color="auto"/>
            <w:bottom w:val="none" w:sz="0" w:space="0" w:color="auto"/>
            <w:right w:val="none" w:sz="0" w:space="0" w:color="auto"/>
          </w:divBdr>
        </w:div>
        <w:div w:id="503206171">
          <w:marLeft w:val="640"/>
          <w:marRight w:val="0"/>
          <w:marTop w:val="0"/>
          <w:marBottom w:val="0"/>
          <w:divBdr>
            <w:top w:val="none" w:sz="0" w:space="0" w:color="auto"/>
            <w:left w:val="none" w:sz="0" w:space="0" w:color="auto"/>
            <w:bottom w:val="none" w:sz="0" w:space="0" w:color="auto"/>
            <w:right w:val="none" w:sz="0" w:space="0" w:color="auto"/>
          </w:divBdr>
        </w:div>
        <w:div w:id="510072581">
          <w:marLeft w:val="640"/>
          <w:marRight w:val="0"/>
          <w:marTop w:val="0"/>
          <w:marBottom w:val="0"/>
          <w:divBdr>
            <w:top w:val="none" w:sz="0" w:space="0" w:color="auto"/>
            <w:left w:val="none" w:sz="0" w:space="0" w:color="auto"/>
            <w:bottom w:val="none" w:sz="0" w:space="0" w:color="auto"/>
            <w:right w:val="none" w:sz="0" w:space="0" w:color="auto"/>
          </w:divBdr>
        </w:div>
        <w:div w:id="930813366">
          <w:marLeft w:val="640"/>
          <w:marRight w:val="0"/>
          <w:marTop w:val="0"/>
          <w:marBottom w:val="0"/>
          <w:divBdr>
            <w:top w:val="none" w:sz="0" w:space="0" w:color="auto"/>
            <w:left w:val="none" w:sz="0" w:space="0" w:color="auto"/>
            <w:bottom w:val="none" w:sz="0" w:space="0" w:color="auto"/>
            <w:right w:val="none" w:sz="0" w:space="0" w:color="auto"/>
          </w:divBdr>
        </w:div>
        <w:div w:id="1790003573">
          <w:marLeft w:val="640"/>
          <w:marRight w:val="0"/>
          <w:marTop w:val="0"/>
          <w:marBottom w:val="0"/>
          <w:divBdr>
            <w:top w:val="none" w:sz="0" w:space="0" w:color="auto"/>
            <w:left w:val="none" w:sz="0" w:space="0" w:color="auto"/>
            <w:bottom w:val="none" w:sz="0" w:space="0" w:color="auto"/>
            <w:right w:val="none" w:sz="0" w:space="0" w:color="auto"/>
          </w:divBdr>
        </w:div>
        <w:div w:id="844638297">
          <w:marLeft w:val="640"/>
          <w:marRight w:val="0"/>
          <w:marTop w:val="0"/>
          <w:marBottom w:val="0"/>
          <w:divBdr>
            <w:top w:val="none" w:sz="0" w:space="0" w:color="auto"/>
            <w:left w:val="none" w:sz="0" w:space="0" w:color="auto"/>
            <w:bottom w:val="none" w:sz="0" w:space="0" w:color="auto"/>
            <w:right w:val="none" w:sz="0" w:space="0" w:color="auto"/>
          </w:divBdr>
        </w:div>
        <w:div w:id="1929804513">
          <w:marLeft w:val="640"/>
          <w:marRight w:val="0"/>
          <w:marTop w:val="0"/>
          <w:marBottom w:val="0"/>
          <w:divBdr>
            <w:top w:val="none" w:sz="0" w:space="0" w:color="auto"/>
            <w:left w:val="none" w:sz="0" w:space="0" w:color="auto"/>
            <w:bottom w:val="none" w:sz="0" w:space="0" w:color="auto"/>
            <w:right w:val="none" w:sz="0" w:space="0" w:color="auto"/>
          </w:divBdr>
        </w:div>
        <w:div w:id="1183200350">
          <w:marLeft w:val="640"/>
          <w:marRight w:val="0"/>
          <w:marTop w:val="0"/>
          <w:marBottom w:val="0"/>
          <w:divBdr>
            <w:top w:val="none" w:sz="0" w:space="0" w:color="auto"/>
            <w:left w:val="none" w:sz="0" w:space="0" w:color="auto"/>
            <w:bottom w:val="none" w:sz="0" w:space="0" w:color="auto"/>
            <w:right w:val="none" w:sz="0" w:space="0" w:color="auto"/>
          </w:divBdr>
        </w:div>
        <w:div w:id="451635545">
          <w:marLeft w:val="640"/>
          <w:marRight w:val="0"/>
          <w:marTop w:val="0"/>
          <w:marBottom w:val="0"/>
          <w:divBdr>
            <w:top w:val="none" w:sz="0" w:space="0" w:color="auto"/>
            <w:left w:val="none" w:sz="0" w:space="0" w:color="auto"/>
            <w:bottom w:val="none" w:sz="0" w:space="0" w:color="auto"/>
            <w:right w:val="none" w:sz="0" w:space="0" w:color="auto"/>
          </w:divBdr>
        </w:div>
        <w:div w:id="677579523">
          <w:marLeft w:val="640"/>
          <w:marRight w:val="0"/>
          <w:marTop w:val="0"/>
          <w:marBottom w:val="0"/>
          <w:divBdr>
            <w:top w:val="none" w:sz="0" w:space="0" w:color="auto"/>
            <w:left w:val="none" w:sz="0" w:space="0" w:color="auto"/>
            <w:bottom w:val="none" w:sz="0" w:space="0" w:color="auto"/>
            <w:right w:val="none" w:sz="0" w:space="0" w:color="auto"/>
          </w:divBdr>
        </w:div>
        <w:div w:id="101922282">
          <w:marLeft w:val="640"/>
          <w:marRight w:val="0"/>
          <w:marTop w:val="0"/>
          <w:marBottom w:val="0"/>
          <w:divBdr>
            <w:top w:val="none" w:sz="0" w:space="0" w:color="auto"/>
            <w:left w:val="none" w:sz="0" w:space="0" w:color="auto"/>
            <w:bottom w:val="none" w:sz="0" w:space="0" w:color="auto"/>
            <w:right w:val="none" w:sz="0" w:space="0" w:color="auto"/>
          </w:divBdr>
        </w:div>
        <w:div w:id="1775200423">
          <w:marLeft w:val="640"/>
          <w:marRight w:val="0"/>
          <w:marTop w:val="0"/>
          <w:marBottom w:val="0"/>
          <w:divBdr>
            <w:top w:val="none" w:sz="0" w:space="0" w:color="auto"/>
            <w:left w:val="none" w:sz="0" w:space="0" w:color="auto"/>
            <w:bottom w:val="none" w:sz="0" w:space="0" w:color="auto"/>
            <w:right w:val="none" w:sz="0" w:space="0" w:color="auto"/>
          </w:divBdr>
        </w:div>
        <w:div w:id="59405204">
          <w:marLeft w:val="640"/>
          <w:marRight w:val="0"/>
          <w:marTop w:val="0"/>
          <w:marBottom w:val="0"/>
          <w:divBdr>
            <w:top w:val="none" w:sz="0" w:space="0" w:color="auto"/>
            <w:left w:val="none" w:sz="0" w:space="0" w:color="auto"/>
            <w:bottom w:val="none" w:sz="0" w:space="0" w:color="auto"/>
            <w:right w:val="none" w:sz="0" w:space="0" w:color="auto"/>
          </w:divBdr>
        </w:div>
        <w:div w:id="449519913">
          <w:marLeft w:val="640"/>
          <w:marRight w:val="0"/>
          <w:marTop w:val="0"/>
          <w:marBottom w:val="0"/>
          <w:divBdr>
            <w:top w:val="none" w:sz="0" w:space="0" w:color="auto"/>
            <w:left w:val="none" w:sz="0" w:space="0" w:color="auto"/>
            <w:bottom w:val="none" w:sz="0" w:space="0" w:color="auto"/>
            <w:right w:val="none" w:sz="0" w:space="0" w:color="auto"/>
          </w:divBdr>
        </w:div>
        <w:div w:id="942421484">
          <w:marLeft w:val="640"/>
          <w:marRight w:val="0"/>
          <w:marTop w:val="0"/>
          <w:marBottom w:val="0"/>
          <w:divBdr>
            <w:top w:val="none" w:sz="0" w:space="0" w:color="auto"/>
            <w:left w:val="none" w:sz="0" w:space="0" w:color="auto"/>
            <w:bottom w:val="none" w:sz="0" w:space="0" w:color="auto"/>
            <w:right w:val="none" w:sz="0" w:space="0" w:color="auto"/>
          </w:divBdr>
        </w:div>
        <w:div w:id="631400614">
          <w:marLeft w:val="640"/>
          <w:marRight w:val="0"/>
          <w:marTop w:val="0"/>
          <w:marBottom w:val="0"/>
          <w:divBdr>
            <w:top w:val="none" w:sz="0" w:space="0" w:color="auto"/>
            <w:left w:val="none" w:sz="0" w:space="0" w:color="auto"/>
            <w:bottom w:val="none" w:sz="0" w:space="0" w:color="auto"/>
            <w:right w:val="none" w:sz="0" w:space="0" w:color="auto"/>
          </w:divBdr>
        </w:div>
        <w:div w:id="1399859304">
          <w:marLeft w:val="640"/>
          <w:marRight w:val="0"/>
          <w:marTop w:val="0"/>
          <w:marBottom w:val="0"/>
          <w:divBdr>
            <w:top w:val="none" w:sz="0" w:space="0" w:color="auto"/>
            <w:left w:val="none" w:sz="0" w:space="0" w:color="auto"/>
            <w:bottom w:val="none" w:sz="0" w:space="0" w:color="auto"/>
            <w:right w:val="none" w:sz="0" w:space="0" w:color="auto"/>
          </w:divBdr>
        </w:div>
        <w:div w:id="619071043">
          <w:marLeft w:val="640"/>
          <w:marRight w:val="0"/>
          <w:marTop w:val="0"/>
          <w:marBottom w:val="0"/>
          <w:divBdr>
            <w:top w:val="none" w:sz="0" w:space="0" w:color="auto"/>
            <w:left w:val="none" w:sz="0" w:space="0" w:color="auto"/>
            <w:bottom w:val="none" w:sz="0" w:space="0" w:color="auto"/>
            <w:right w:val="none" w:sz="0" w:space="0" w:color="auto"/>
          </w:divBdr>
        </w:div>
        <w:div w:id="208032206">
          <w:marLeft w:val="640"/>
          <w:marRight w:val="0"/>
          <w:marTop w:val="0"/>
          <w:marBottom w:val="0"/>
          <w:divBdr>
            <w:top w:val="none" w:sz="0" w:space="0" w:color="auto"/>
            <w:left w:val="none" w:sz="0" w:space="0" w:color="auto"/>
            <w:bottom w:val="none" w:sz="0" w:space="0" w:color="auto"/>
            <w:right w:val="none" w:sz="0" w:space="0" w:color="auto"/>
          </w:divBdr>
        </w:div>
        <w:div w:id="1708867858">
          <w:marLeft w:val="640"/>
          <w:marRight w:val="0"/>
          <w:marTop w:val="0"/>
          <w:marBottom w:val="0"/>
          <w:divBdr>
            <w:top w:val="none" w:sz="0" w:space="0" w:color="auto"/>
            <w:left w:val="none" w:sz="0" w:space="0" w:color="auto"/>
            <w:bottom w:val="none" w:sz="0" w:space="0" w:color="auto"/>
            <w:right w:val="none" w:sz="0" w:space="0" w:color="auto"/>
          </w:divBdr>
        </w:div>
        <w:div w:id="1823737698">
          <w:marLeft w:val="640"/>
          <w:marRight w:val="0"/>
          <w:marTop w:val="0"/>
          <w:marBottom w:val="0"/>
          <w:divBdr>
            <w:top w:val="none" w:sz="0" w:space="0" w:color="auto"/>
            <w:left w:val="none" w:sz="0" w:space="0" w:color="auto"/>
            <w:bottom w:val="none" w:sz="0" w:space="0" w:color="auto"/>
            <w:right w:val="none" w:sz="0" w:space="0" w:color="auto"/>
          </w:divBdr>
        </w:div>
        <w:div w:id="1116867843">
          <w:marLeft w:val="640"/>
          <w:marRight w:val="0"/>
          <w:marTop w:val="0"/>
          <w:marBottom w:val="0"/>
          <w:divBdr>
            <w:top w:val="none" w:sz="0" w:space="0" w:color="auto"/>
            <w:left w:val="none" w:sz="0" w:space="0" w:color="auto"/>
            <w:bottom w:val="none" w:sz="0" w:space="0" w:color="auto"/>
            <w:right w:val="none" w:sz="0" w:space="0" w:color="auto"/>
          </w:divBdr>
        </w:div>
        <w:div w:id="1076826786">
          <w:marLeft w:val="640"/>
          <w:marRight w:val="0"/>
          <w:marTop w:val="0"/>
          <w:marBottom w:val="0"/>
          <w:divBdr>
            <w:top w:val="none" w:sz="0" w:space="0" w:color="auto"/>
            <w:left w:val="none" w:sz="0" w:space="0" w:color="auto"/>
            <w:bottom w:val="none" w:sz="0" w:space="0" w:color="auto"/>
            <w:right w:val="none" w:sz="0" w:space="0" w:color="auto"/>
          </w:divBdr>
        </w:div>
        <w:div w:id="1879780588">
          <w:marLeft w:val="640"/>
          <w:marRight w:val="0"/>
          <w:marTop w:val="0"/>
          <w:marBottom w:val="0"/>
          <w:divBdr>
            <w:top w:val="none" w:sz="0" w:space="0" w:color="auto"/>
            <w:left w:val="none" w:sz="0" w:space="0" w:color="auto"/>
            <w:bottom w:val="none" w:sz="0" w:space="0" w:color="auto"/>
            <w:right w:val="none" w:sz="0" w:space="0" w:color="auto"/>
          </w:divBdr>
        </w:div>
        <w:div w:id="1710910716">
          <w:marLeft w:val="640"/>
          <w:marRight w:val="0"/>
          <w:marTop w:val="0"/>
          <w:marBottom w:val="0"/>
          <w:divBdr>
            <w:top w:val="none" w:sz="0" w:space="0" w:color="auto"/>
            <w:left w:val="none" w:sz="0" w:space="0" w:color="auto"/>
            <w:bottom w:val="none" w:sz="0" w:space="0" w:color="auto"/>
            <w:right w:val="none" w:sz="0" w:space="0" w:color="auto"/>
          </w:divBdr>
        </w:div>
        <w:div w:id="424612815">
          <w:marLeft w:val="640"/>
          <w:marRight w:val="0"/>
          <w:marTop w:val="0"/>
          <w:marBottom w:val="0"/>
          <w:divBdr>
            <w:top w:val="none" w:sz="0" w:space="0" w:color="auto"/>
            <w:left w:val="none" w:sz="0" w:space="0" w:color="auto"/>
            <w:bottom w:val="none" w:sz="0" w:space="0" w:color="auto"/>
            <w:right w:val="none" w:sz="0" w:space="0" w:color="auto"/>
          </w:divBdr>
        </w:div>
        <w:div w:id="1853446251">
          <w:marLeft w:val="640"/>
          <w:marRight w:val="0"/>
          <w:marTop w:val="0"/>
          <w:marBottom w:val="0"/>
          <w:divBdr>
            <w:top w:val="none" w:sz="0" w:space="0" w:color="auto"/>
            <w:left w:val="none" w:sz="0" w:space="0" w:color="auto"/>
            <w:bottom w:val="none" w:sz="0" w:space="0" w:color="auto"/>
            <w:right w:val="none" w:sz="0" w:space="0" w:color="auto"/>
          </w:divBdr>
        </w:div>
      </w:divsChild>
    </w:div>
    <w:div w:id="340551123">
      <w:bodyDiv w:val="1"/>
      <w:marLeft w:val="0"/>
      <w:marRight w:val="0"/>
      <w:marTop w:val="0"/>
      <w:marBottom w:val="0"/>
      <w:divBdr>
        <w:top w:val="none" w:sz="0" w:space="0" w:color="auto"/>
        <w:left w:val="none" w:sz="0" w:space="0" w:color="auto"/>
        <w:bottom w:val="none" w:sz="0" w:space="0" w:color="auto"/>
        <w:right w:val="none" w:sz="0" w:space="0" w:color="auto"/>
      </w:divBdr>
      <w:divsChild>
        <w:div w:id="1139759099">
          <w:marLeft w:val="640"/>
          <w:marRight w:val="0"/>
          <w:marTop w:val="0"/>
          <w:marBottom w:val="0"/>
          <w:divBdr>
            <w:top w:val="none" w:sz="0" w:space="0" w:color="auto"/>
            <w:left w:val="none" w:sz="0" w:space="0" w:color="auto"/>
            <w:bottom w:val="none" w:sz="0" w:space="0" w:color="auto"/>
            <w:right w:val="none" w:sz="0" w:space="0" w:color="auto"/>
          </w:divBdr>
        </w:div>
        <w:div w:id="1773285823">
          <w:marLeft w:val="640"/>
          <w:marRight w:val="0"/>
          <w:marTop w:val="0"/>
          <w:marBottom w:val="0"/>
          <w:divBdr>
            <w:top w:val="none" w:sz="0" w:space="0" w:color="auto"/>
            <w:left w:val="none" w:sz="0" w:space="0" w:color="auto"/>
            <w:bottom w:val="none" w:sz="0" w:space="0" w:color="auto"/>
            <w:right w:val="none" w:sz="0" w:space="0" w:color="auto"/>
          </w:divBdr>
        </w:div>
        <w:div w:id="1891917259">
          <w:marLeft w:val="640"/>
          <w:marRight w:val="0"/>
          <w:marTop w:val="0"/>
          <w:marBottom w:val="0"/>
          <w:divBdr>
            <w:top w:val="none" w:sz="0" w:space="0" w:color="auto"/>
            <w:left w:val="none" w:sz="0" w:space="0" w:color="auto"/>
            <w:bottom w:val="none" w:sz="0" w:space="0" w:color="auto"/>
            <w:right w:val="none" w:sz="0" w:space="0" w:color="auto"/>
          </w:divBdr>
        </w:div>
        <w:div w:id="1400440609">
          <w:marLeft w:val="640"/>
          <w:marRight w:val="0"/>
          <w:marTop w:val="0"/>
          <w:marBottom w:val="0"/>
          <w:divBdr>
            <w:top w:val="none" w:sz="0" w:space="0" w:color="auto"/>
            <w:left w:val="none" w:sz="0" w:space="0" w:color="auto"/>
            <w:bottom w:val="none" w:sz="0" w:space="0" w:color="auto"/>
            <w:right w:val="none" w:sz="0" w:space="0" w:color="auto"/>
          </w:divBdr>
        </w:div>
        <w:div w:id="159540129">
          <w:marLeft w:val="640"/>
          <w:marRight w:val="0"/>
          <w:marTop w:val="0"/>
          <w:marBottom w:val="0"/>
          <w:divBdr>
            <w:top w:val="none" w:sz="0" w:space="0" w:color="auto"/>
            <w:left w:val="none" w:sz="0" w:space="0" w:color="auto"/>
            <w:bottom w:val="none" w:sz="0" w:space="0" w:color="auto"/>
            <w:right w:val="none" w:sz="0" w:space="0" w:color="auto"/>
          </w:divBdr>
        </w:div>
        <w:div w:id="1130823732">
          <w:marLeft w:val="640"/>
          <w:marRight w:val="0"/>
          <w:marTop w:val="0"/>
          <w:marBottom w:val="0"/>
          <w:divBdr>
            <w:top w:val="none" w:sz="0" w:space="0" w:color="auto"/>
            <w:left w:val="none" w:sz="0" w:space="0" w:color="auto"/>
            <w:bottom w:val="none" w:sz="0" w:space="0" w:color="auto"/>
            <w:right w:val="none" w:sz="0" w:space="0" w:color="auto"/>
          </w:divBdr>
        </w:div>
        <w:div w:id="1297300574">
          <w:marLeft w:val="640"/>
          <w:marRight w:val="0"/>
          <w:marTop w:val="0"/>
          <w:marBottom w:val="0"/>
          <w:divBdr>
            <w:top w:val="none" w:sz="0" w:space="0" w:color="auto"/>
            <w:left w:val="none" w:sz="0" w:space="0" w:color="auto"/>
            <w:bottom w:val="none" w:sz="0" w:space="0" w:color="auto"/>
            <w:right w:val="none" w:sz="0" w:space="0" w:color="auto"/>
          </w:divBdr>
        </w:div>
        <w:div w:id="151528024">
          <w:marLeft w:val="640"/>
          <w:marRight w:val="0"/>
          <w:marTop w:val="0"/>
          <w:marBottom w:val="0"/>
          <w:divBdr>
            <w:top w:val="none" w:sz="0" w:space="0" w:color="auto"/>
            <w:left w:val="none" w:sz="0" w:space="0" w:color="auto"/>
            <w:bottom w:val="none" w:sz="0" w:space="0" w:color="auto"/>
            <w:right w:val="none" w:sz="0" w:space="0" w:color="auto"/>
          </w:divBdr>
        </w:div>
        <w:div w:id="383454788">
          <w:marLeft w:val="640"/>
          <w:marRight w:val="0"/>
          <w:marTop w:val="0"/>
          <w:marBottom w:val="0"/>
          <w:divBdr>
            <w:top w:val="none" w:sz="0" w:space="0" w:color="auto"/>
            <w:left w:val="none" w:sz="0" w:space="0" w:color="auto"/>
            <w:bottom w:val="none" w:sz="0" w:space="0" w:color="auto"/>
            <w:right w:val="none" w:sz="0" w:space="0" w:color="auto"/>
          </w:divBdr>
        </w:div>
        <w:div w:id="1619214205">
          <w:marLeft w:val="640"/>
          <w:marRight w:val="0"/>
          <w:marTop w:val="0"/>
          <w:marBottom w:val="0"/>
          <w:divBdr>
            <w:top w:val="none" w:sz="0" w:space="0" w:color="auto"/>
            <w:left w:val="none" w:sz="0" w:space="0" w:color="auto"/>
            <w:bottom w:val="none" w:sz="0" w:space="0" w:color="auto"/>
            <w:right w:val="none" w:sz="0" w:space="0" w:color="auto"/>
          </w:divBdr>
        </w:div>
        <w:div w:id="1067991625">
          <w:marLeft w:val="640"/>
          <w:marRight w:val="0"/>
          <w:marTop w:val="0"/>
          <w:marBottom w:val="0"/>
          <w:divBdr>
            <w:top w:val="none" w:sz="0" w:space="0" w:color="auto"/>
            <w:left w:val="none" w:sz="0" w:space="0" w:color="auto"/>
            <w:bottom w:val="none" w:sz="0" w:space="0" w:color="auto"/>
            <w:right w:val="none" w:sz="0" w:space="0" w:color="auto"/>
          </w:divBdr>
        </w:div>
        <w:div w:id="183788563">
          <w:marLeft w:val="640"/>
          <w:marRight w:val="0"/>
          <w:marTop w:val="0"/>
          <w:marBottom w:val="0"/>
          <w:divBdr>
            <w:top w:val="none" w:sz="0" w:space="0" w:color="auto"/>
            <w:left w:val="none" w:sz="0" w:space="0" w:color="auto"/>
            <w:bottom w:val="none" w:sz="0" w:space="0" w:color="auto"/>
            <w:right w:val="none" w:sz="0" w:space="0" w:color="auto"/>
          </w:divBdr>
        </w:div>
        <w:div w:id="1164858382">
          <w:marLeft w:val="640"/>
          <w:marRight w:val="0"/>
          <w:marTop w:val="0"/>
          <w:marBottom w:val="0"/>
          <w:divBdr>
            <w:top w:val="none" w:sz="0" w:space="0" w:color="auto"/>
            <w:left w:val="none" w:sz="0" w:space="0" w:color="auto"/>
            <w:bottom w:val="none" w:sz="0" w:space="0" w:color="auto"/>
            <w:right w:val="none" w:sz="0" w:space="0" w:color="auto"/>
          </w:divBdr>
        </w:div>
        <w:div w:id="1021782144">
          <w:marLeft w:val="640"/>
          <w:marRight w:val="0"/>
          <w:marTop w:val="0"/>
          <w:marBottom w:val="0"/>
          <w:divBdr>
            <w:top w:val="none" w:sz="0" w:space="0" w:color="auto"/>
            <w:left w:val="none" w:sz="0" w:space="0" w:color="auto"/>
            <w:bottom w:val="none" w:sz="0" w:space="0" w:color="auto"/>
            <w:right w:val="none" w:sz="0" w:space="0" w:color="auto"/>
          </w:divBdr>
        </w:div>
        <w:div w:id="1078593888">
          <w:marLeft w:val="640"/>
          <w:marRight w:val="0"/>
          <w:marTop w:val="0"/>
          <w:marBottom w:val="0"/>
          <w:divBdr>
            <w:top w:val="none" w:sz="0" w:space="0" w:color="auto"/>
            <w:left w:val="none" w:sz="0" w:space="0" w:color="auto"/>
            <w:bottom w:val="none" w:sz="0" w:space="0" w:color="auto"/>
            <w:right w:val="none" w:sz="0" w:space="0" w:color="auto"/>
          </w:divBdr>
        </w:div>
        <w:div w:id="950014890">
          <w:marLeft w:val="640"/>
          <w:marRight w:val="0"/>
          <w:marTop w:val="0"/>
          <w:marBottom w:val="0"/>
          <w:divBdr>
            <w:top w:val="none" w:sz="0" w:space="0" w:color="auto"/>
            <w:left w:val="none" w:sz="0" w:space="0" w:color="auto"/>
            <w:bottom w:val="none" w:sz="0" w:space="0" w:color="auto"/>
            <w:right w:val="none" w:sz="0" w:space="0" w:color="auto"/>
          </w:divBdr>
        </w:div>
        <w:div w:id="2129158999">
          <w:marLeft w:val="640"/>
          <w:marRight w:val="0"/>
          <w:marTop w:val="0"/>
          <w:marBottom w:val="0"/>
          <w:divBdr>
            <w:top w:val="none" w:sz="0" w:space="0" w:color="auto"/>
            <w:left w:val="none" w:sz="0" w:space="0" w:color="auto"/>
            <w:bottom w:val="none" w:sz="0" w:space="0" w:color="auto"/>
            <w:right w:val="none" w:sz="0" w:space="0" w:color="auto"/>
          </w:divBdr>
        </w:div>
        <w:div w:id="855734250">
          <w:marLeft w:val="640"/>
          <w:marRight w:val="0"/>
          <w:marTop w:val="0"/>
          <w:marBottom w:val="0"/>
          <w:divBdr>
            <w:top w:val="none" w:sz="0" w:space="0" w:color="auto"/>
            <w:left w:val="none" w:sz="0" w:space="0" w:color="auto"/>
            <w:bottom w:val="none" w:sz="0" w:space="0" w:color="auto"/>
            <w:right w:val="none" w:sz="0" w:space="0" w:color="auto"/>
          </w:divBdr>
        </w:div>
        <w:div w:id="1858814294">
          <w:marLeft w:val="640"/>
          <w:marRight w:val="0"/>
          <w:marTop w:val="0"/>
          <w:marBottom w:val="0"/>
          <w:divBdr>
            <w:top w:val="none" w:sz="0" w:space="0" w:color="auto"/>
            <w:left w:val="none" w:sz="0" w:space="0" w:color="auto"/>
            <w:bottom w:val="none" w:sz="0" w:space="0" w:color="auto"/>
            <w:right w:val="none" w:sz="0" w:space="0" w:color="auto"/>
          </w:divBdr>
        </w:div>
        <w:div w:id="334846665">
          <w:marLeft w:val="640"/>
          <w:marRight w:val="0"/>
          <w:marTop w:val="0"/>
          <w:marBottom w:val="0"/>
          <w:divBdr>
            <w:top w:val="none" w:sz="0" w:space="0" w:color="auto"/>
            <w:left w:val="none" w:sz="0" w:space="0" w:color="auto"/>
            <w:bottom w:val="none" w:sz="0" w:space="0" w:color="auto"/>
            <w:right w:val="none" w:sz="0" w:space="0" w:color="auto"/>
          </w:divBdr>
        </w:div>
        <w:div w:id="1983270038">
          <w:marLeft w:val="640"/>
          <w:marRight w:val="0"/>
          <w:marTop w:val="0"/>
          <w:marBottom w:val="0"/>
          <w:divBdr>
            <w:top w:val="none" w:sz="0" w:space="0" w:color="auto"/>
            <w:left w:val="none" w:sz="0" w:space="0" w:color="auto"/>
            <w:bottom w:val="none" w:sz="0" w:space="0" w:color="auto"/>
            <w:right w:val="none" w:sz="0" w:space="0" w:color="auto"/>
          </w:divBdr>
        </w:div>
        <w:div w:id="659507487">
          <w:marLeft w:val="640"/>
          <w:marRight w:val="0"/>
          <w:marTop w:val="0"/>
          <w:marBottom w:val="0"/>
          <w:divBdr>
            <w:top w:val="none" w:sz="0" w:space="0" w:color="auto"/>
            <w:left w:val="none" w:sz="0" w:space="0" w:color="auto"/>
            <w:bottom w:val="none" w:sz="0" w:space="0" w:color="auto"/>
            <w:right w:val="none" w:sz="0" w:space="0" w:color="auto"/>
          </w:divBdr>
        </w:div>
        <w:div w:id="985400527">
          <w:marLeft w:val="640"/>
          <w:marRight w:val="0"/>
          <w:marTop w:val="0"/>
          <w:marBottom w:val="0"/>
          <w:divBdr>
            <w:top w:val="none" w:sz="0" w:space="0" w:color="auto"/>
            <w:left w:val="none" w:sz="0" w:space="0" w:color="auto"/>
            <w:bottom w:val="none" w:sz="0" w:space="0" w:color="auto"/>
            <w:right w:val="none" w:sz="0" w:space="0" w:color="auto"/>
          </w:divBdr>
        </w:div>
        <w:div w:id="2102872787">
          <w:marLeft w:val="640"/>
          <w:marRight w:val="0"/>
          <w:marTop w:val="0"/>
          <w:marBottom w:val="0"/>
          <w:divBdr>
            <w:top w:val="none" w:sz="0" w:space="0" w:color="auto"/>
            <w:left w:val="none" w:sz="0" w:space="0" w:color="auto"/>
            <w:bottom w:val="none" w:sz="0" w:space="0" w:color="auto"/>
            <w:right w:val="none" w:sz="0" w:space="0" w:color="auto"/>
          </w:divBdr>
        </w:div>
        <w:div w:id="672878158">
          <w:marLeft w:val="640"/>
          <w:marRight w:val="0"/>
          <w:marTop w:val="0"/>
          <w:marBottom w:val="0"/>
          <w:divBdr>
            <w:top w:val="none" w:sz="0" w:space="0" w:color="auto"/>
            <w:left w:val="none" w:sz="0" w:space="0" w:color="auto"/>
            <w:bottom w:val="none" w:sz="0" w:space="0" w:color="auto"/>
            <w:right w:val="none" w:sz="0" w:space="0" w:color="auto"/>
          </w:divBdr>
        </w:div>
        <w:div w:id="665013734">
          <w:marLeft w:val="640"/>
          <w:marRight w:val="0"/>
          <w:marTop w:val="0"/>
          <w:marBottom w:val="0"/>
          <w:divBdr>
            <w:top w:val="none" w:sz="0" w:space="0" w:color="auto"/>
            <w:left w:val="none" w:sz="0" w:space="0" w:color="auto"/>
            <w:bottom w:val="none" w:sz="0" w:space="0" w:color="auto"/>
            <w:right w:val="none" w:sz="0" w:space="0" w:color="auto"/>
          </w:divBdr>
        </w:div>
        <w:div w:id="562839445">
          <w:marLeft w:val="640"/>
          <w:marRight w:val="0"/>
          <w:marTop w:val="0"/>
          <w:marBottom w:val="0"/>
          <w:divBdr>
            <w:top w:val="none" w:sz="0" w:space="0" w:color="auto"/>
            <w:left w:val="none" w:sz="0" w:space="0" w:color="auto"/>
            <w:bottom w:val="none" w:sz="0" w:space="0" w:color="auto"/>
            <w:right w:val="none" w:sz="0" w:space="0" w:color="auto"/>
          </w:divBdr>
        </w:div>
        <w:div w:id="1499267993">
          <w:marLeft w:val="640"/>
          <w:marRight w:val="0"/>
          <w:marTop w:val="0"/>
          <w:marBottom w:val="0"/>
          <w:divBdr>
            <w:top w:val="none" w:sz="0" w:space="0" w:color="auto"/>
            <w:left w:val="none" w:sz="0" w:space="0" w:color="auto"/>
            <w:bottom w:val="none" w:sz="0" w:space="0" w:color="auto"/>
            <w:right w:val="none" w:sz="0" w:space="0" w:color="auto"/>
          </w:divBdr>
        </w:div>
        <w:div w:id="2130199435">
          <w:marLeft w:val="640"/>
          <w:marRight w:val="0"/>
          <w:marTop w:val="0"/>
          <w:marBottom w:val="0"/>
          <w:divBdr>
            <w:top w:val="none" w:sz="0" w:space="0" w:color="auto"/>
            <w:left w:val="none" w:sz="0" w:space="0" w:color="auto"/>
            <w:bottom w:val="none" w:sz="0" w:space="0" w:color="auto"/>
            <w:right w:val="none" w:sz="0" w:space="0" w:color="auto"/>
          </w:divBdr>
        </w:div>
        <w:div w:id="1085952222">
          <w:marLeft w:val="640"/>
          <w:marRight w:val="0"/>
          <w:marTop w:val="0"/>
          <w:marBottom w:val="0"/>
          <w:divBdr>
            <w:top w:val="none" w:sz="0" w:space="0" w:color="auto"/>
            <w:left w:val="none" w:sz="0" w:space="0" w:color="auto"/>
            <w:bottom w:val="none" w:sz="0" w:space="0" w:color="auto"/>
            <w:right w:val="none" w:sz="0" w:space="0" w:color="auto"/>
          </w:divBdr>
        </w:div>
        <w:div w:id="1774206435">
          <w:marLeft w:val="640"/>
          <w:marRight w:val="0"/>
          <w:marTop w:val="0"/>
          <w:marBottom w:val="0"/>
          <w:divBdr>
            <w:top w:val="none" w:sz="0" w:space="0" w:color="auto"/>
            <w:left w:val="none" w:sz="0" w:space="0" w:color="auto"/>
            <w:bottom w:val="none" w:sz="0" w:space="0" w:color="auto"/>
            <w:right w:val="none" w:sz="0" w:space="0" w:color="auto"/>
          </w:divBdr>
        </w:div>
        <w:div w:id="1236158995">
          <w:marLeft w:val="640"/>
          <w:marRight w:val="0"/>
          <w:marTop w:val="0"/>
          <w:marBottom w:val="0"/>
          <w:divBdr>
            <w:top w:val="none" w:sz="0" w:space="0" w:color="auto"/>
            <w:left w:val="none" w:sz="0" w:space="0" w:color="auto"/>
            <w:bottom w:val="none" w:sz="0" w:space="0" w:color="auto"/>
            <w:right w:val="none" w:sz="0" w:space="0" w:color="auto"/>
          </w:divBdr>
        </w:div>
        <w:div w:id="1596398851">
          <w:marLeft w:val="640"/>
          <w:marRight w:val="0"/>
          <w:marTop w:val="0"/>
          <w:marBottom w:val="0"/>
          <w:divBdr>
            <w:top w:val="none" w:sz="0" w:space="0" w:color="auto"/>
            <w:left w:val="none" w:sz="0" w:space="0" w:color="auto"/>
            <w:bottom w:val="none" w:sz="0" w:space="0" w:color="auto"/>
            <w:right w:val="none" w:sz="0" w:space="0" w:color="auto"/>
          </w:divBdr>
        </w:div>
        <w:div w:id="322970865">
          <w:marLeft w:val="640"/>
          <w:marRight w:val="0"/>
          <w:marTop w:val="0"/>
          <w:marBottom w:val="0"/>
          <w:divBdr>
            <w:top w:val="none" w:sz="0" w:space="0" w:color="auto"/>
            <w:left w:val="none" w:sz="0" w:space="0" w:color="auto"/>
            <w:bottom w:val="none" w:sz="0" w:space="0" w:color="auto"/>
            <w:right w:val="none" w:sz="0" w:space="0" w:color="auto"/>
          </w:divBdr>
        </w:div>
        <w:div w:id="1079519898">
          <w:marLeft w:val="640"/>
          <w:marRight w:val="0"/>
          <w:marTop w:val="0"/>
          <w:marBottom w:val="0"/>
          <w:divBdr>
            <w:top w:val="none" w:sz="0" w:space="0" w:color="auto"/>
            <w:left w:val="none" w:sz="0" w:space="0" w:color="auto"/>
            <w:bottom w:val="none" w:sz="0" w:space="0" w:color="auto"/>
            <w:right w:val="none" w:sz="0" w:space="0" w:color="auto"/>
          </w:divBdr>
        </w:div>
        <w:div w:id="1648126876">
          <w:marLeft w:val="640"/>
          <w:marRight w:val="0"/>
          <w:marTop w:val="0"/>
          <w:marBottom w:val="0"/>
          <w:divBdr>
            <w:top w:val="none" w:sz="0" w:space="0" w:color="auto"/>
            <w:left w:val="none" w:sz="0" w:space="0" w:color="auto"/>
            <w:bottom w:val="none" w:sz="0" w:space="0" w:color="auto"/>
            <w:right w:val="none" w:sz="0" w:space="0" w:color="auto"/>
          </w:divBdr>
        </w:div>
        <w:div w:id="1905144738">
          <w:marLeft w:val="640"/>
          <w:marRight w:val="0"/>
          <w:marTop w:val="0"/>
          <w:marBottom w:val="0"/>
          <w:divBdr>
            <w:top w:val="none" w:sz="0" w:space="0" w:color="auto"/>
            <w:left w:val="none" w:sz="0" w:space="0" w:color="auto"/>
            <w:bottom w:val="none" w:sz="0" w:space="0" w:color="auto"/>
            <w:right w:val="none" w:sz="0" w:space="0" w:color="auto"/>
          </w:divBdr>
        </w:div>
        <w:div w:id="1670643996">
          <w:marLeft w:val="640"/>
          <w:marRight w:val="0"/>
          <w:marTop w:val="0"/>
          <w:marBottom w:val="0"/>
          <w:divBdr>
            <w:top w:val="none" w:sz="0" w:space="0" w:color="auto"/>
            <w:left w:val="none" w:sz="0" w:space="0" w:color="auto"/>
            <w:bottom w:val="none" w:sz="0" w:space="0" w:color="auto"/>
            <w:right w:val="none" w:sz="0" w:space="0" w:color="auto"/>
          </w:divBdr>
        </w:div>
        <w:div w:id="680592904">
          <w:marLeft w:val="640"/>
          <w:marRight w:val="0"/>
          <w:marTop w:val="0"/>
          <w:marBottom w:val="0"/>
          <w:divBdr>
            <w:top w:val="none" w:sz="0" w:space="0" w:color="auto"/>
            <w:left w:val="none" w:sz="0" w:space="0" w:color="auto"/>
            <w:bottom w:val="none" w:sz="0" w:space="0" w:color="auto"/>
            <w:right w:val="none" w:sz="0" w:space="0" w:color="auto"/>
          </w:divBdr>
        </w:div>
        <w:div w:id="1514301892">
          <w:marLeft w:val="640"/>
          <w:marRight w:val="0"/>
          <w:marTop w:val="0"/>
          <w:marBottom w:val="0"/>
          <w:divBdr>
            <w:top w:val="none" w:sz="0" w:space="0" w:color="auto"/>
            <w:left w:val="none" w:sz="0" w:space="0" w:color="auto"/>
            <w:bottom w:val="none" w:sz="0" w:space="0" w:color="auto"/>
            <w:right w:val="none" w:sz="0" w:space="0" w:color="auto"/>
          </w:divBdr>
        </w:div>
        <w:div w:id="1028991923">
          <w:marLeft w:val="640"/>
          <w:marRight w:val="0"/>
          <w:marTop w:val="0"/>
          <w:marBottom w:val="0"/>
          <w:divBdr>
            <w:top w:val="none" w:sz="0" w:space="0" w:color="auto"/>
            <w:left w:val="none" w:sz="0" w:space="0" w:color="auto"/>
            <w:bottom w:val="none" w:sz="0" w:space="0" w:color="auto"/>
            <w:right w:val="none" w:sz="0" w:space="0" w:color="auto"/>
          </w:divBdr>
        </w:div>
        <w:div w:id="154879339">
          <w:marLeft w:val="640"/>
          <w:marRight w:val="0"/>
          <w:marTop w:val="0"/>
          <w:marBottom w:val="0"/>
          <w:divBdr>
            <w:top w:val="none" w:sz="0" w:space="0" w:color="auto"/>
            <w:left w:val="none" w:sz="0" w:space="0" w:color="auto"/>
            <w:bottom w:val="none" w:sz="0" w:space="0" w:color="auto"/>
            <w:right w:val="none" w:sz="0" w:space="0" w:color="auto"/>
          </w:divBdr>
        </w:div>
        <w:div w:id="1027099020">
          <w:marLeft w:val="640"/>
          <w:marRight w:val="0"/>
          <w:marTop w:val="0"/>
          <w:marBottom w:val="0"/>
          <w:divBdr>
            <w:top w:val="none" w:sz="0" w:space="0" w:color="auto"/>
            <w:left w:val="none" w:sz="0" w:space="0" w:color="auto"/>
            <w:bottom w:val="none" w:sz="0" w:space="0" w:color="auto"/>
            <w:right w:val="none" w:sz="0" w:space="0" w:color="auto"/>
          </w:divBdr>
        </w:div>
        <w:div w:id="440035618">
          <w:marLeft w:val="640"/>
          <w:marRight w:val="0"/>
          <w:marTop w:val="0"/>
          <w:marBottom w:val="0"/>
          <w:divBdr>
            <w:top w:val="none" w:sz="0" w:space="0" w:color="auto"/>
            <w:left w:val="none" w:sz="0" w:space="0" w:color="auto"/>
            <w:bottom w:val="none" w:sz="0" w:space="0" w:color="auto"/>
            <w:right w:val="none" w:sz="0" w:space="0" w:color="auto"/>
          </w:divBdr>
        </w:div>
        <w:div w:id="1709597467">
          <w:marLeft w:val="640"/>
          <w:marRight w:val="0"/>
          <w:marTop w:val="0"/>
          <w:marBottom w:val="0"/>
          <w:divBdr>
            <w:top w:val="none" w:sz="0" w:space="0" w:color="auto"/>
            <w:left w:val="none" w:sz="0" w:space="0" w:color="auto"/>
            <w:bottom w:val="none" w:sz="0" w:space="0" w:color="auto"/>
            <w:right w:val="none" w:sz="0" w:space="0" w:color="auto"/>
          </w:divBdr>
        </w:div>
        <w:div w:id="666178946">
          <w:marLeft w:val="640"/>
          <w:marRight w:val="0"/>
          <w:marTop w:val="0"/>
          <w:marBottom w:val="0"/>
          <w:divBdr>
            <w:top w:val="none" w:sz="0" w:space="0" w:color="auto"/>
            <w:left w:val="none" w:sz="0" w:space="0" w:color="auto"/>
            <w:bottom w:val="none" w:sz="0" w:space="0" w:color="auto"/>
            <w:right w:val="none" w:sz="0" w:space="0" w:color="auto"/>
          </w:divBdr>
        </w:div>
        <w:div w:id="513887330">
          <w:marLeft w:val="640"/>
          <w:marRight w:val="0"/>
          <w:marTop w:val="0"/>
          <w:marBottom w:val="0"/>
          <w:divBdr>
            <w:top w:val="none" w:sz="0" w:space="0" w:color="auto"/>
            <w:left w:val="none" w:sz="0" w:space="0" w:color="auto"/>
            <w:bottom w:val="none" w:sz="0" w:space="0" w:color="auto"/>
            <w:right w:val="none" w:sz="0" w:space="0" w:color="auto"/>
          </w:divBdr>
        </w:div>
        <w:div w:id="2102295650">
          <w:marLeft w:val="640"/>
          <w:marRight w:val="0"/>
          <w:marTop w:val="0"/>
          <w:marBottom w:val="0"/>
          <w:divBdr>
            <w:top w:val="none" w:sz="0" w:space="0" w:color="auto"/>
            <w:left w:val="none" w:sz="0" w:space="0" w:color="auto"/>
            <w:bottom w:val="none" w:sz="0" w:space="0" w:color="auto"/>
            <w:right w:val="none" w:sz="0" w:space="0" w:color="auto"/>
          </w:divBdr>
        </w:div>
        <w:div w:id="2066223490">
          <w:marLeft w:val="640"/>
          <w:marRight w:val="0"/>
          <w:marTop w:val="0"/>
          <w:marBottom w:val="0"/>
          <w:divBdr>
            <w:top w:val="none" w:sz="0" w:space="0" w:color="auto"/>
            <w:left w:val="none" w:sz="0" w:space="0" w:color="auto"/>
            <w:bottom w:val="none" w:sz="0" w:space="0" w:color="auto"/>
            <w:right w:val="none" w:sz="0" w:space="0" w:color="auto"/>
          </w:divBdr>
        </w:div>
        <w:div w:id="585505574">
          <w:marLeft w:val="640"/>
          <w:marRight w:val="0"/>
          <w:marTop w:val="0"/>
          <w:marBottom w:val="0"/>
          <w:divBdr>
            <w:top w:val="none" w:sz="0" w:space="0" w:color="auto"/>
            <w:left w:val="none" w:sz="0" w:space="0" w:color="auto"/>
            <w:bottom w:val="none" w:sz="0" w:space="0" w:color="auto"/>
            <w:right w:val="none" w:sz="0" w:space="0" w:color="auto"/>
          </w:divBdr>
        </w:div>
        <w:div w:id="173888705">
          <w:marLeft w:val="640"/>
          <w:marRight w:val="0"/>
          <w:marTop w:val="0"/>
          <w:marBottom w:val="0"/>
          <w:divBdr>
            <w:top w:val="none" w:sz="0" w:space="0" w:color="auto"/>
            <w:left w:val="none" w:sz="0" w:space="0" w:color="auto"/>
            <w:bottom w:val="none" w:sz="0" w:space="0" w:color="auto"/>
            <w:right w:val="none" w:sz="0" w:space="0" w:color="auto"/>
          </w:divBdr>
        </w:div>
        <w:div w:id="74015242">
          <w:marLeft w:val="640"/>
          <w:marRight w:val="0"/>
          <w:marTop w:val="0"/>
          <w:marBottom w:val="0"/>
          <w:divBdr>
            <w:top w:val="none" w:sz="0" w:space="0" w:color="auto"/>
            <w:left w:val="none" w:sz="0" w:space="0" w:color="auto"/>
            <w:bottom w:val="none" w:sz="0" w:space="0" w:color="auto"/>
            <w:right w:val="none" w:sz="0" w:space="0" w:color="auto"/>
          </w:divBdr>
        </w:div>
        <w:div w:id="1257714978">
          <w:marLeft w:val="640"/>
          <w:marRight w:val="0"/>
          <w:marTop w:val="0"/>
          <w:marBottom w:val="0"/>
          <w:divBdr>
            <w:top w:val="none" w:sz="0" w:space="0" w:color="auto"/>
            <w:left w:val="none" w:sz="0" w:space="0" w:color="auto"/>
            <w:bottom w:val="none" w:sz="0" w:space="0" w:color="auto"/>
            <w:right w:val="none" w:sz="0" w:space="0" w:color="auto"/>
          </w:divBdr>
        </w:div>
        <w:div w:id="1747072247">
          <w:marLeft w:val="640"/>
          <w:marRight w:val="0"/>
          <w:marTop w:val="0"/>
          <w:marBottom w:val="0"/>
          <w:divBdr>
            <w:top w:val="none" w:sz="0" w:space="0" w:color="auto"/>
            <w:left w:val="none" w:sz="0" w:space="0" w:color="auto"/>
            <w:bottom w:val="none" w:sz="0" w:space="0" w:color="auto"/>
            <w:right w:val="none" w:sz="0" w:space="0" w:color="auto"/>
          </w:divBdr>
        </w:div>
        <w:div w:id="1952324840">
          <w:marLeft w:val="640"/>
          <w:marRight w:val="0"/>
          <w:marTop w:val="0"/>
          <w:marBottom w:val="0"/>
          <w:divBdr>
            <w:top w:val="none" w:sz="0" w:space="0" w:color="auto"/>
            <w:left w:val="none" w:sz="0" w:space="0" w:color="auto"/>
            <w:bottom w:val="none" w:sz="0" w:space="0" w:color="auto"/>
            <w:right w:val="none" w:sz="0" w:space="0" w:color="auto"/>
          </w:divBdr>
        </w:div>
        <w:div w:id="1893152343">
          <w:marLeft w:val="640"/>
          <w:marRight w:val="0"/>
          <w:marTop w:val="0"/>
          <w:marBottom w:val="0"/>
          <w:divBdr>
            <w:top w:val="none" w:sz="0" w:space="0" w:color="auto"/>
            <w:left w:val="none" w:sz="0" w:space="0" w:color="auto"/>
            <w:bottom w:val="none" w:sz="0" w:space="0" w:color="auto"/>
            <w:right w:val="none" w:sz="0" w:space="0" w:color="auto"/>
          </w:divBdr>
        </w:div>
        <w:div w:id="803158609">
          <w:marLeft w:val="640"/>
          <w:marRight w:val="0"/>
          <w:marTop w:val="0"/>
          <w:marBottom w:val="0"/>
          <w:divBdr>
            <w:top w:val="none" w:sz="0" w:space="0" w:color="auto"/>
            <w:left w:val="none" w:sz="0" w:space="0" w:color="auto"/>
            <w:bottom w:val="none" w:sz="0" w:space="0" w:color="auto"/>
            <w:right w:val="none" w:sz="0" w:space="0" w:color="auto"/>
          </w:divBdr>
        </w:div>
        <w:div w:id="1625693398">
          <w:marLeft w:val="640"/>
          <w:marRight w:val="0"/>
          <w:marTop w:val="0"/>
          <w:marBottom w:val="0"/>
          <w:divBdr>
            <w:top w:val="none" w:sz="0" w:space="0" w:color="auto"/>
            <w:left w:val="none" w:sz="0" w:space="0" w:color="auto"/>
            <w:bottom w:val="none" w:sz="0" w:space="0" w:color="auto"/>
            <w:right w:val="none" w:sz="0" w:space="0" w:color="auto"/>
          </w:divBdr>
        </w:div>
        <w:div w:id="1089740421">
          <w:marLeft w:val="640"/>
          <w:marRight w:val="0"/>
          <w:marTop w:val="0"/>
          <w:marBottom w:val="0"/>
          <w:divBdr>
            <w:top w:val="none" w:sz="0" w:space="0" w:color="auto"/>
            <w:left w:val="none" w:sz="0" w:space="0" w:color="auto"/>
            <w:bottom w:val="none" w:sz="0" w:space="0" w:color="auto"/>
            <w:right w:val="none" w:sz="0" w:space="0" w:color="auto"/>
          </w:divBdr>
        </w:div>
        <w:div w:id="1595237149">
          <w:marLeft w:val="640"/>
          <w:marRight w:val="0"/>
          <w:marTop w:val="0"/>
          <w:marBottom w:val="0"/>
          <w:divBdr>
            <w:top w:val="none" w:sz="0" w:space="0" w:color="auto"/>
            <w:left w:val="none" w:sz="0" w:space="0" w:color="auto"/>
            <w:bottom w:val="none" w:sz="0" w:space="0" w:color="auto"/>
            <w:right w:val="none" w:sz="0" w:space="0" w:color="auto"/>
          </w:divBdr>
        </w:div>
        <w:div w:id="1867402260">
          <w:marLeft w:val="640"/>
          <w:marRight w:val="0"/>
          <w:marTop w:val="0"/>
          <w:marBottom w:val="0"/>
          <w:divBdr>
            <w:top w:val="none" w:sz="0" w:space="0" w:color="auto"/>
            <w:left w:val="none" w:sz="0" w:space="0" w:color="auto"/>
            <w:bottom w:val="none" w:sz="0" w:space="0" w:color="auto"/>
            <w:right w:val="none" w:sz="0" w:space="0" w:color="auto"/>
          </w:divBdr>
        </w:div>
        <w:div w:id="1268274091">
          <w:marLeft w:val="640"/>
          <w:marRight w:val="0"/>
          <w:marTop w:val="0"/>
          <w:marBottom w:val="0"/>
          <w:divBdr>
            <w:top w:val="none" w:sz="0" w:space="0" w:color="auto"/>
            <w:left w:val="none" w:sz="0" w:space="0" w:color="auto"/>
            <w:bottom w:val="none" w:sz="0" w:space="0" w:color="auto"/>
            <w:right w:val="none" w:sz="0" w:space="0" w:color="auto"/>
          </w:divBdr>
        </w:div>
        <w:div w:id="1871528663">
          <w:marLeft w:val="640"/>
          <w:marRight w:val="0"/>
          <w:marTop w:val="0"/>
          <w:marBottom w:val="0"/>
          <w:divBdr>
            <w:top w:val="none" w:sz="0" w:space="0" w:color="auto"/>
            <w:left w:val="none" w:sz="0" w:space="0" w:color="auto"/>
            <w:bottom w:val="none" w:sz="0" w:space="0" w:color="auto"/>
            <w:right w:val="none" w:sz="0" w:space="0" w:color="auto"/>
          </w:divBdr>
        </w:div>
        <w:div w:id="1300181894">
          <w:marLeft w:val="640"/>
          <w:marRight w:val="0"/>
          <w:marTop w:val="0"/>
          <w:marBottom w:val="0"/>
          <w:divBdr>
            <w:top w:val="none" w:sz="0" w:space="0" w:color="auto"/>
            <w:left w:val="none" w:sz="0" w:space="0" w:color="auto"/>
            <w:bottom w:val="none" w:sz="0" w:space="0" w:color="auto"/>
            <w:right w:val="none" w:sz="0" w:space="0" w:color="auto"/>
          </w:divBdr>
        </w:div>
        <w:div w:id="1176462824">
          <w:marLeft w:val="640"/>
          <w:marRight w:val="0"/>
          <w:marTop w:val="0"/>
          <w:marBottom w:val="0"/>
          <w:divBdr>
            <w:top w:val="none" w:sz="0" w:space="0" w:color="auto"/>
            <w:left w:val="none" w:sz="0" w:space="0" w:color="auto"/>
            <w:bottom w:val="none" w:sz="0" w:space="0" w:color="auto"/>
            <w:right w:val="none" w:sz="0" w:space="0" w:color="auto"/>
          </w:divBdr>
        </w:div>
        <w:div w:id="557207750">
          <w:marLeft w:val="640"/>
          <w:marRight w:val="0"/>
          <w:marTop w:val="0"/>
          <w:marBottom w:val="0"/>
          <w:divBdr>
            <w:top w:val="none" w:sz="0" w:space="0" w:color="auto"/>
            <w:left w:val="none" w:sz="0" w:space="0" w:color="auto"/>
            <w:bottom w:val="none" w:sz="0" w:space="0" w:color="auto"/>
            <w:right w:val="none" w:sz="0" w:space="0" w:color="auto"/>
          </w:divBdr>
        </w:div>
        <w:div w:id="1843885145">
          <w:marLeft w:val="640"/>
          <w:marRight w:val="0"/>
          <w:marTop w:val="0"/>
          <w:marBottom w:val="0"/>
          <w:divBdr>
            <w:top w:val="none" w:sz="0" w:space="0" w:color="auto"/>
            <w:left w:val="none" w:sz="0" w:space="0" w:color="auto"/>
            <w:bottom w:val="none" w:sz="0" w:space="0" w:color="auto"/>
            <w:right w:val="none" w:sz="0" w:space="0" w:color="auto"/>
          </w:divBdr>
        </w:div>
        <w:div w:id="471752910">
          <w:marLeft w:val="640"/>
          <w:marRight w:val="0"/>
          <w:marTop w:val="0"/>
          <w:marBottom w:val="0"/>
          <w:divBdr>
            <w:top w:val="none" w:sz="0" w:space="0" w:color="auto"/>
            <w:left w:val="none" w:sz="0" w:space="0" w:color="auto"/>
            <w:bottom w:val="none" w:sz="0" w:space="0" w:color="auto"/>
            <w:right w:val="none" w:sz="0" w:space="0" w:color="auto"/>
          </w:divBdr>
        </w:div>
        <w:div w:id="1372224957">
          <w:marLeft w:val="640"/>
          <w:marRight w:val="0"/>
          <w:marTop w:val="0"/>
          <w:marBottom w:val="0"/>
          <w:divBdr>
            <w:top w:val="none" w:sz="0" w:space="0" w:color="auto"/>
            <w:left w:val="none" w:sz="0" w:space="0" w:color="auto"/>
            <w:bottom w:val="none" w:sz="0" w:space="0" w:color="auto"/>
            <w:right w:val="none" w:sz="0" w:space="0" w:color="auto"/>
          </w:divBdr>
        </w:div>
        <w:div w:id="1810512650">
          <w:marLeft w:val="640"/>
          <w:marRight w:val="0"/>
          <w:marTop w:val="0"/>
          <w:marBottom w:val="0"/>
          <w:divBdr>
            <w:top w:val="none" w:sz="0" w:space="0" w:color="auto"/>
            <w:left w:val="none" w:sz="0" w:space="0" w:color="auto"/>
            <w:bottom w:val="none" w:sz="0" w:space="0" w:color="auto"/>
            <w:right w:val="none" w:sz="0" w:space="0" w:color="auto"/>
          </w:divBdr>
        </w:div>
        <w:div w:id="2069574746">
          <w:marLeft w:val="640"/>
          <w:marRight w:val="0"/>
          <w:marTop w:val="0"/>
          <w:marBottom w:val="0"/>
          <w:divBdr>
            <w:top w:val="none" w:sz="0" w:space="0" w:color="auto"/>
            <w:left w:val="none" w:sz="0" w:space="0" w:color="auto"/>
            <w:bottom w:val="none" w:sz="0" w:space="0" w:color="auto"/>
            <w:right w:val="none" w:sz="0" w:space="0" w:color="auto"/>
          </w:divBdr>
        </w:div>
        <w:div w:id="1984964409">
          <w:marLeft w:val="640"/>
          <w:marRight w:val="0"/>
          <w:marTop w:val="0"/>
          <w:marBottom w:val="0"/>
          <w:divBdr>
            <w:top w:val="none" w:sz="0" w:space="0" w:color="auto"/>
            <w:left w:val="none" w:sz="0" w:space="0" w:color="auto"/>
            <w:bottom w:val="none" w:sz="0" w:space="0" w:color="auto"/>
            <w:right w:val="none" w:sz="0" w:space="0" w:color="auto"/>
          </w:divBdr>
        </w:div>
        <w:div w:id="1523981079">
          <w:marLeft w:val="640"/>
          <w:marRight w:val="0"/>
          <w:marTop w:val="0"/>
          <w:marBottom w:val="0"/>
          <w:divBdr>
            <w:top w:val="none" w:sz="0" w:space="0" w:color="auto"/>
            <w:left w:val="none" w:sz="0" w:space="0" w:color="auto"/>
            <w:bottom w:val="none" w:sz="0" w:space="0" w:color="auto"/>
            <w:right w:val="none" w:sz="0" w:space="0" w:color="auto"/>
          </w:divBdr>
        </w:div>
        <w:div w:id="1120496333">
          <w:marLeft w:val="640"/>
          <w:marRight w:val="0"/>
          <w:marTop w:val="0"/>
          <w:marBottom w:val="0"/>
          <w:divBdr>
            <w:top w:val="none" w:sz="0" w:space="0" w:color="auto"/>
            <w:left w:val="none" w:sz="0" w:space="0" w:color="auto"/>
            <w:bottom w:val="none" w:sz="0" w:space="0" w:color="auto"/>
            <w:right w:val="none" w:sz="0" w:space="0" w:color="auto"/>
          </w:divBdr>
        </w:div>
        <w:div w:id="1565947375">
          <w:marLeft w:val="640"/>
          <w:marRight w:val="0"/>
          <w:marTop w:val="0"/>
          <w:marBottom w:val="0"/>
          <w:divBdr>
            <w:top w:val="none" w:sz="0" w:space="0" w:color="auto"/>
            <w:left w:val="none" w:sz="0" w:space="0" w:color="auto"/>
            <w:bottom w:val="none" w:sz="0" w:space="0" w:color="auto"/>
            <w:right w:val="none" w:sz="0" w:space="0" w:color="auto"/>
          </w:divBdr>
        </w:div>
        <w:div w:id="16396670">
          <w:marLeft w:val="640"/>
          <w:marRight w:val="0"/>
          <w:marTop w:val="0"/>
          <w:marBottom w:val="0"/>
          <w:divBdr>
            <w:top w:val="none" w:sz="0" w:space="0" w:color="auto"/>
            <w:left w:val="none" w:sz="0" w:space="0" w:color="auto"/>
            <w:bottom w:val="none" w:sz="0" w:space="0" w:color="auto"/>
            <w:right w:val="none" w:sz="0" w:space="0" w:color="auto"/>
          </w:divBdr>
        </w:div>
        <w:div w:id="1459835610">
          <w:marLeft w:val="640"/>
          <w:marRight w:val="0"/>
          <w:marTop w:val="0"/>
          <w:marBottom w:val="0"/>
          <w:divBdr>
            <w:top w:val="none" w:sz="0" w:space="0" w:color="auto"/>
            <w:left w:val="none" w:sz="0" w:space="0" w:color="auto"/>
            <w:bottom w:val="none" w:sz="0" w:space="0" w:color="auto"/>
            <w:right w:val="none" w:sz="0" w:space="0" w:color="auto"/>
          </w:divBdr>
        </w:div>
        <w:div w:id="559558827">
          <w:marLeft w:val="640"/>
          <w:marRight w:val="0"/>
          <w:marTop w:val="0"/>
          <w:marBottom w:val="0"/>
          <w:divBdr>
            <w:top w:val="none" w:sz="0" w:space="0" w:color="auto"/>
            <w:left w:val="none" w:sz="0" w:space="0" w:color="auto"/>
            <w:bottom w:val="none" w:sz="0" w:space="0" w:color="auto"/>
            <w:right w:val="none" w:sz="0" w:space="0" w:color="auto"/>
          </w:divBdr>
        </w:div>
        <w:div w:id="787433817">
          <w:marLeft w:val="640"/>
          <w:marRight w:val="0"/>
          <w:marTop w:val="0"/>
          <w:marBottom w:val="0"/>
          <w:divBdr>
            <w:top w:val="none" w:sz="0" w:space="0" w:color="auto"/>
            <w:left w:val="none" w:sz="0" w:space="0" w:color="auto"/>
            <w:bottom w:val="none" w:sz="0" w:space="0" w:color="auto"/>
            <w:right w:val="none" w:sz="0" w:space="0" w:color="auto"/>
          </w:divBdr>
        </w:div>
        <w:div w:id="50006468">
          <w:marLeft w:val="640"/>
          <w:marRight w:val="0"/>
          <w:marTop w:val="0"/>
          <w:marBottom w:val="0"/>
          <w:divBdr>
            <w:top w:val="none" w:sz="0" w:space="0" w:color="auto"/>
            <w:left w:val="none" w:sz="0" w:space="0" w:color="auto"/>
            <w:bottom w:val="none" w:sz="0" w:space="0" w:color="auto"/>
            <w:right w:val="none" w:sz="0" w:space="0" w:color="auto"/>
          </w:divBdr>
        </w:div>
        <w:div w:id="800146523">
          <w:marLeft w:val="640"/>
          <w:marRight w:val="0"/>
          <w:marTop w:val="0"/>
          <w:marBottom w:val="0"/>
          <w:divBdr>
            <w:top w:val="none" w:sz="0" w:space="0" w:color="auto"/>
            <w:left w:val="none" w:sz="0" w:space="0" w:color="auto"/>
            <w:bottom w:val="none" w:sz="0" w:space="0" w:color="auto"/>
            <w:right w:val="none" w:sz="0" w:space="0" w:color="auto"/>
          </w:divBdr>
        </w:div>
        <w:div w:id="71321904">
          <w:marLeft w:val="640"/>
          <w:marRight w:val="0"/>
          <w:marTop w:val="0"/>
          <w:marBottom w:val="0"/>
          <w:divBdr>
            <w:top w:val="none" w:sz="0" w:space="0" w:color="auto"/>
            <w:left w:val="none" w:sz="0" w:space="0" w:color="auto"/>
            <w:bottom w:val="none" w:sz="0" w:space="0" w:color="auto"/>
            <w:right w:val="none" w:sz="0" w:space="0" w:color="auto"/>
          </w:divBdr>
        </w:div>
        <w:div w:id="1662079322">
          <w:marLeft w:val="640"/>
          <w:marRight w:val="0"/>
          <w:marTop w:val="0"/>
          <w:marBottom w:val="0"/>
          <w:divBdr>
            <w:top w:val="none" w:sz="0" w:space="0" w:color="auto"/>
            <w:left w:val="none" w:sz="0" w:space="0" w:color="auto"/>
            <w:bottom w:val="none" w:sz="0" w:space="0" w:color="auto"/>
            <w:right w:val="none" w:sz="0" w:space="0" w:color="auto"/>
          </w:divBdr>
        </w:div>
        <w:div w:id="2120099113">
          <w:marLeft w:val="640"/>
          <w:marRight w:val="0"/>
          <w:marTop w:val="0"/>
          <w:marBottom w:val="0"/>
          <w:divBdr>
            <w:top w:val="none" w:sz="0" w:space="0" w:color="auto"/>
            <w:left w:val="none" w:sz="0" w:space="0" w:color="auto"/>
            <w:bottom w:val="none" w:sz="0" w:space="0" w:color="auto"/>
            <w:right w:val="none" w:sz="0" w:space="0" w:color="auto"/>
          </w:divBdr>
        </w:div>
        <w:div w:id="399908134">
          <w:marLeft w:val="640"/>
          <w:marRight w:val="0"/>
          <w:marTop w:val="0"/>
          <w:marBottom w:val="0"/>
          <w:divBdr>
            <w:top w:val="none" w:sz="0" w:space="0" w:color="auto"/>
            <w:left w:val="none" w:sz="0" w:space="0" w:color="auto"/>
            <w:bottom w:val="none" w:sz="0" w:space="0" w:color="auto"/>
            <w:right w:val="none" w:sz="0" w:space="0" w:color="auto"/>
          </w:divBdr>
        </w:div>
        <w:div w:id="1022054900">
          <w:marLeft w:val="640"/>
          <w:marRight w:val="0"/>
          <w:marTop w:val="0"/>
          <w:marBottom w:val="0"/>
          <w:divBdr>
            <w:top w:val="none" w:sz="0" w:space="0" w:color="auto"/>
            <w:left w:val="none" w:sz="0" w:space="0" w:color="auto"/>
            <w:bottom w:val="none" w:sz="0" w:space="0" w:color="auto"/>
            <w:right w:val="none" w:sz="0" w:space="0" w:color="auto"/>
          </w:divBdr>
        </w:div>
        <w:div w:id="284585724">
          <w:marLeft w:val="640"/>
          <w:marRight w:val="0"/>
          <w:marTop w:val="0"/>
          <w:marBottom w:val="0"/>
          <w:divBdr>
            <w:top w:val="none" w:sz="0" w:space="0" w:color="auto"/>
            <w:left w:val="none" w:sz="0" w:space="0" w:color="auto"/>
            <w:bottom w:val="none" w:sz="0" w:space="0" w:color="auto"/>
            <w:right w:val="none" w:sz="0" w:space="0" w:color="auto"/>
          </w:divBdr>
        </w:div>
        <w:div w:id="1498106629">
          <w:marLeft w:val="640"/>
          <w:marRight w:val="0"/>
          <w:marTop w:val="0"/>
          <w:marBottom w:val="0"/>
          <w:divBdr>
            <w:top w:val="none" w:sz="0" w:space="0" w:color="auto"/>
            <w:left w:val="none" w:sz="0" w:space="0" w:color="auto"/>
            <w:bottom w:val="none" w:sz="0" w:space="0" w:color="auto"/>
            <w:right w:val="none" w:sz="0" w:space="0" w:color="auto"/>
          </w:divBdr>
        </w:div>
        <w:div w:id="356466447">
          <w:marLeft w:val="640"/>
          <w:marRight w:val="0"/>
          <w:marTop w:val="0"/>
          <w:marBottom w:val="0"/>
          <w:divBdr>
            <w:top w:val="none" w:sz="0" w:space="0" w:color="auto"/>
            <w:left w:val="none" w:sz="0" w:space="0" w:color="auto"/>
            <w:bottom w:val="none" w:sz="0" w:space="0" w:color="auto"/>
            <w:right w:val="none" w:sz="0" w:space="0" w:color="auto"/>
          </w:divBdr>
        </w:div>
        <w:div w:id="1047877305">
          <w:marLeft w:val="640"/>
          <w:marRight w:val="0"/>
          <w:marTop w:val="0"/>
          <w:marBottom w:val="0"/>
          <w:divBdr>
            <w:top w:val="none" w:sz="0" w:space="0" w:color="auto"/>
            <w:left w:val="none" w:sz="0" w:space="0" w:color="auto"/>
            <w:bottom w:val="none" w:sz="0" w:space="0" w:color="auto"/>
            <w:right w:val="none" w:sz="0" w:space="0" w:color="auto"/>
          </w:divBdr>
        </w:div>
        <w:div w:id="201328824">
          <w:marLeft w:val="640"/>
          <w:marRight w:val="0"/>
          <w:marTop w:val="0"/>
          <w:marBottom w:val="0"/>
          <w:divBdr>
            <w:top w:val="none" w:sz="0" w:space="0" w:color="auto"/>
            <w:left w:val="none" w:sz="0" w:space="0" w:color="auto"/>
            <w:bottom w:val="none" w:sz="0" w:space="0" w:color="auto"/>
            <w:right w:val="none" w:sz="0" w:space="0" w:color="auto"/>
          </w:divBdr>
        </w:div>
        <w:div w:id="198395809">
          <w:marLeft w:val="640"/>
          <w:marRight w:val="0"/>
          <w:marTop w:val="0"/>
          <w:marBottom w:val="0"/>
          <w:divBdr>
            <w:top w:val="none" w:sz="0" w:space="0" w:color="auto"/>
            <w:left w:val="none" w:sz="0" w:space="0" w:color="auto"/>
            <w:bottom w:val="none" w:sz="0" w:space="0" w:color="auto"/>
            <w:right w:val="none" w:sz="0" w:space="0" w:color="auto"/>
          </w:divBdr>
        </w:div>
        <w:div w:id="226965051">
          <w:marLeft w:val="640"/>
          <w:marRight w:val="0"/>
          <w:marTop w:val="0"/>
          <w:marBottom w:val="0"/>
          <w:divBdr>
            <w:top w:val="none" w:sz="0" w:space="0" w:color="auto"/>
            <w:left w:val="none" w:sz="0" w:space="0" w:color="auto"/>
            <w:bottom w:val="none" w:sz="0" w:space="0" w:color="auto"/>
            <w:right w:val="none" w:sz="0" w:space="0" w:color="auto"/>
          </w:divBdr>
        </w:div>
        <w:div w:id="547763162">
          <w:marLeft w:val="640"/>
          <w:marRight w:val="0"/>
          <w:marTop w:val="0"/>
          <w:marBottom w:val="0"/>
          <w:divBdr>
            <w:top w:val="none" w:sz="0" w:space="0" w:color="auto"/>
            <w:left w:val="none" w:sz="0" w:space="0" w:color="auto"/>
            <w:bottom w:val="none" w:sz="0" w:space="0" w:color="auto"/>
            <w:right w:val="none" w:sz="0" w:space="0" w:color="auto"/>
          </w:divBdr>
        </w:div>
        <w:div w:id="953055941">
          <w:marLeft w:val="640"/>
          <w:marRight w:val="0"/>
          <w:marTop w:val="0"/>
          <w:marBottom w:val="0"/>
          <w:divBdr>
            <w:top w:val="none" w:sz="0" w:space="0" w:color="auto"/>
            <w:left w:val="none" w:sz="0" w:space="0" w:color="auto"/>
            <w:bottom w:val="none" w:sz="0" w:space="0" w:color="auto"/>
            <w:right w:val="none" w:sz="0" w:space="0" w:color="auto"/>
          </w:divBdr>
        </w:div>
        <w:div w:id="278688242">
          <w:marLeft w:val="640"/>
          <w:marRight w:val="0"/>
          <w:marTop w:val="0"/>
          <w:marBottom w:val="0"/>
          <w:divBdr>
            <w:top w:val="none" w:sz="0" w:space="0" w:color="auto"/>
            <w:left w:val="none" w:sz="0" w:space="0" w:color="auto"/>
            <w:bottom w:val="none" w:sz="0" w:space="0" w:color="auto"/>
            <w:right w:val="none" w:sz="0" w:space="0" w:color="auto"/>
          </w:divBdr>
        </w:div>
        <w:div w:id="2021545333">
          <w:marLeft w:val="640"/>
          <w:marRight w:val="0"/>
          <w:marTop w:val="0"/>
          <w:marBottom w:val="0"/>
          <w:divBdr>
            <w:top w:val="none" w:sz="0" w:space="0" w:color="auto"/>
            <w:left w:val="none" w:sz="0" w:space="0" w:color="auto"/>
            <w:bottom w:val="none" w:sz="0" w:space="0" w:color="auto"/>
            <w:right w:val="none" w:sz="0" w:space="0" w:color="auto"/>
          </w:divBdr>
        </w:div>
        <w:div w:id="439103844">
          <w:marLeft w:val="640"/>
          <w:marRight w:val="0"/>
          <w:marTop w:val="0"/>
          <w:marBottom w:val="0"/>
          <w:divBdr>
            <w:top w:val="none" w:sz="0" w:space="0" w:color="auto"/>
            <w:left w:val="none" w:sz="0" w:space="0" w:color="auto"/>
            <w:bottom w:val="none" w:sz="0" w:space="0" w:color="auto"/>
            <w:right w:val="none" w:sz="0" w:space="0" w:color="auto"/>
          </w:divBdr>
        </w:div>
        <w:div w:id="1618952231">
          <w:marLeft w:val="640"/>
          <w:marRight w:val="0"/>
          <w:marTop w:val="0"/>
          <w:marBottom w:val="0"/>
          <w:divBdr>
            <w:top w:val="none" w:sz="0" w:space="0" w:color="auto"/>
            <w:left w:val="none" w:sz="0" w:space="0" w:color="auto"/>
            <w:bottom w:val="none" w:sz="0" w:space="0" w:color="auto"/>
            <w:right w:val="none" w:sz="0" w:space="0" w:color="auto"/>
          </w:divBdr>
        </w:div>
        <w:div w:id="704410943">
          <w:marLeft w:val="640"/>
          <w:marRight w:val="0"/>
          <w:marTop w:val="0"/>
          <w:marBottom w:val="0"/>
          <w:divBdr>
            <w:top w:val="none" w:sz="0" w:space="0" w:color="auto"/>
            <w:left w:val="none" w:sz="0" w:space="0" w:color="auto"/>
            <w:bottom w:val="none" w:sz="0" w:space="0" w:color="auto"/>
            <w:right w:val="none" w:sz="0" w:space="0" w:color="auto"/>
          </w:divBdr>
        </w:div>
        <w:div w:id="623775080">
          <w:marLeft w:val="640"/>
          <w:marRight w:val="0"/>
          <w:marTop w:val="0"/>
          <w:marBottom w:val="0"/>
          <w:divBdr>
            <w:top w:val="none" w:sz="0" w:space="0" w:color="auto"/>
            <w:left w:val="none" w:sz="0" w:space="0" w:color="auto"/>
            <w:bottom w:val="none" w:sz="0" w:space="0" w:color="auto"/>
            <w:right w:val="none" w:sz="0" w:space="0" w:color="auto"/>
          </w:divBdr>
        </w:div>
        <w:div w:id="1484347470">
          <w:marLeft w:val="640"/>
          <w:marRight w:val="0"/>
          <w:marTop w:val="0"/>
          <w:marBottom w:val="0"/>
          <w:divBdr>
            <w:top w:val="none" w:sz="0" w:space="0" w:color="auto"/>
            <w:left w:val="none" w:sz="0" w:space="0" w:color="auto"/>
            <w:bottom w:val="none" w:sz="0" w:space="0" w:color="auto"/>
            <w:right w:val="none" w:sz="0" w:space="0" w:color="auto"/>
          </w:divBdr>
        </w:div>
        <w:div w:id="1274051777">
          <w:marLeft w:val="640"/>
          <w:marRight w:val="0"/>
          <w:marTop w:val="0"/>
          <w:marBottom w:val="0"/>
          <w:divBdr>
            <w:top w:val="none" w:sz="0" w:space="0" w:color="auto"/>
            <w:left w:val="none" w:sz="0" w:space="0" w:color="auto"/>
            <w:bottom w:val="none" w:sz="0" w:space="0" w:color="auto"/>
            <w:right w:val="none" w:sz="0" w:space="0" w:color="auto"/>
          </w:divBdr>
        </w:div>
        <w:div w:id="370615318">
          <w:marLeft w:val="640"/>
          <w:marRight w:val="0"/>
          <w:marTop w:val="0"/>
          <w:marBottom w:val="0"/>
          <w:divBdr>
            <w:top w:val="none" w:sz="0" w:space="0" w:color="auto"/>
            <w:left w:val="none" w:sz="0" w:space="0" w:color="auto"/>
            <w:bottom w:val="none" w:sz="0" w:space="0" w:color="auto"/>
            <w:right w:val="none" w:sz="0" w:space="0" w:color="auto"/>
          </w:divBdr>
        </w:div>
        <w:div w:id="2133160780">
          <w:marLeft w:val="640"/>
          <w:marRight w:val="0"/>
          <w:marTop w:val="0"/>
          <w:marBottom w:val="0"/>
          <w:divBdr>
            <w:top w:val="none" w:sz="0" w:space="0" w:color="auto"/>
            <w:left w:val="none" w:sz="0" w:space="0" w:color="auto"/>
            <w:bottom w:val="none" w:sz="0" w:space="0" w:color="auto"/>
            <w:right w:val="none" w:sz="0" w:space="0" w:color="auto"/>
          </w:divBdr>
        </w:div>
        <w:div w:id="1530295094">
          <w:marLeft w:val="640"/>
          <w:marRight w:val="0"/>
          <w:marTop w:val="0"/>
          <w:marBottom w:val="0"/>
          <w:divBdr>
            <w:top w:val="none" w:sz="0" w:space="0" w:color="auto"/>
            <w:left w:val="none" w:sz="0" w:space="0" w:color="auto"/>
            <w:bottom w:val="none" w:sz="0" w:space="0" w:color="auto"/>
            <w:right w:val="none" w:sz="0" w:space="0" w:color="auto"/>
          </w:divBdr>
        </w:div>
        <w:div w:id="420179733">
          <w:marLeft w:val="640"/>
          <w:marRight w:val="0"/>
          <w:marTop w:val="0"/>
          <w:marBottom w:val="0"/>
          <w:divBdr>
            <w:top w:val="none" w:sz="0" w:space="0" w:color="auto"/>
            <w:left w:val="none" w:sz="0" w:space="0" w:color="auto"/>
            <w:bottom w:val="none" w:sz="0" w:space="0" w:color="auto"/>
            <w:right w:val="none" w:sz="0" w:space="0" w:color="auto"/>
          </w:divBdr>
        </w:div>
        <w:div w:id="437718922">
          <w:marLeft w:val="640"/>
          <w:marRight w:val="0"/>
          <w:marTop w:val="0"/>
          <w:marBottom w:val="0"/>
          <w:divBdr>
            <w:top w:val="none" w:sz="0" w:space="0" w:color="auto"/>
            <w:left w:val="none" w:sz="0" w:space="0" w:color="auto"/>
            <w:bottom w:val="none" w:sz="0" w:space="0" w:color="auto"/>
            <w:right w:val="none" w:sz="0" w:space="0" w:color="auto"/>
          </w:divBdr>
        </w:div>
        <w:div w:id="465441166">
          <w:marLeft w:val="640"/>
          <w:marRight w:val="0"/>
          <w:marTop w:val="0"/>
          <w:marBottom w:val="0"/>
          <w:divBdr>
            <w:top w:val="none" w:sz="0" w:space="0" w:color="auto"/>
            <w:left w:val="none" w:sz="0" w:space="0" w:color="auto"/>
            <w:bottom w:val="none" w:sz="0" w:space="0" w:color="auto"/>
            <w:right w:val="none" w:sz="0" w:space="0" w:color="auto"/>
          </w:divBdr>
        </w:div>
        <w:div w:id="286661357">
          <w:marLeft w:val="640"/>
          <w:marRight w:val="0"/>
          <w:marTop w:val="0"/>
          <w:marBottom w:val="0"/>
          <w:divBdr>
            <w:top w:val="none" w:sz="0" w:space="0" w:color="auto"/>
            <w:left w:val="none" w:sz="0" w:space="0" w:color="auto"/>
            <w:bottom w:val="none" w:sz="0" w:space="0" w:color="auto"/>
            <w:right w:val="none" w:sz="0" w:space="0" w:color="auto"/>
          </w:divBdr>
        </w:div>
        <w:div w:id="180824584">
          <w:marLeft w:val="640"/>
          <w:marRight w:val="0"/>
          <w:marTop w:val="0"/>
          <w:marBottom w:val="0"/>
          <w:divBdr>
            <w:top w:val="none" w:sz="0" w:space="0" w:color="auto"/>
            <w:left w:val="none" w:sz="0" w:space="0" w:color="auto"/>
            <w:bottom w:val="none" w:sz="0" w:space="0" w:color="auto"/>
            <w:right w:val="none" w:sz="0" w:space="0" w:color="auto"/>
          </w:divBdr>
        </w:div>
        <w:div w:id="354893703">
          <w:marLeft w:val="640"/>
          <w:marRight w:val="0"/>
          <w:marTop w:val="0"/>
          <w:marBottom w:val="0"/>
          <w:divBdr>
            <w:top w:val="none" w:sz="0" w:space="0" w:color="auto"/>
            <w:left w:val="none" w:sz="0" w:space="0" w:color="auto"/>
            <w:bottom w:val="none" w:sz="0" w:space="0" w:color="auto"/>
            <w:right w:val="none" w:sz="0" w:space="0" w:color="auto"/>
          </w:divBdr>
        </w:div>
        <w:div w:id="1257444694">
          <w:marLeft w:val="640"/>
          <w:marRight w:val="0"/>
          <w:marTop w:val="0"/>
          <w:marBottom w:val="0"/>
          <w:divBdr>
            <w:top w:val="none" w:sz="0" w:space="0" w:color="auto"/>
            <w:left w:val="none" w:sz="0" w:space="0" w:color="auto"/>
            <w:bottom w:val="none" w:sz="0" w:space="0" w:color="auto"/>
            <w:right w:val="none" w:sz="0" w:space="0" w:color="auto"/>
          </w:divBdr>
        </w:div>
        <w:div w:id="617223363">
          <w:marLeft w:val="640"/>
          <w:marRight w:val="0"/>
          <w:marTop w:val="0"/>
          <w:marBottom w:val="0"/>
          <w:divBdr>
            <w:top w:val="none" w:sz="0" w:space="0" w:color="auto"/>
            <w:left w:val="none" w:sz="0" w:space="0" w:color="auto"/>
            <w:bottom w:val="none" w:sz="0" w:space="0" w:color="auto"/>
            <w:right w:val="none" w:sz="0" w:space="0" w:color="auto"/>
          </w:divBdr>
        </w:div>
        <w:div w:id="116343222">
          <w:marLeft w:val="640"/>
          <w:marRight w:val="0"/>
          <w:marTop w:val="0"/>
          <w:marBottom w:val="0"/>
          <w:divBdr>
            <w:top w:val="none" w:sz="0" w:space="0" w:color="auto"/>
            <w:left w:val="none" w:sz="0" w:space="0" w:color="auto"/>
            <w:bottom w:val="none" w:sz="0" w:space="0" w:color="auto"/>
            <w:right w:val="none" w:sz="0" w:space="0" w:color="auto"/>
          </w:divBdr>
        </w:div>
        <w:div w:id="2111048046">
          <w:marLeft w:val="640"/>
          <w:marRight w:val="0"/>
          <w:marTop w:val="0"/>
          <w:marBottom w:val="0"/>
          <w:divBdr>
            <w:top w:val="none" w:sz="0" w:space="0" w:color="auto"/>
            <w:left w:val="none" w:sz="0" w:space="0" w:color="auto"/>
            <w:bottom w:val="none" w:sz="0" w:space="0" w:color="auto"/>
            <w:right w:val="none" w:sz="0" w:space="0" w:color="auto"/>
          </w:divBdr>
        </w:div>
        <w:div w:id="1063410374">
          <w:marLeft w:val="640"/>
          <w:marRight w:val="0"/>
          <w:marTop w:val="0"/>
          <w:marBottom w:val="0"/>
          <w:divBdr>
            <w:top w:val="none" w:sz="0" w:space="0" w:color="auto"/>
            <w:left w:val="none" w:sz="0" w:space="0" w:color="auto"/>
            <w:bottom w:val="none" w:sz="0" w:space="0" w:color="auto"/>
            <w:right w:val="none" w:sz="0" w:space="0" w:color="auto"/>
          </w:divBdr>
        </w:div>
        <w:div w:id="141238743">
          <w:marLeft w:val="640"/>
          <w:marRight w:val="0"/>
          <w:marTop w:val="0"/>
          <w:marBottom w:val="0"/>
          <w:divBdr>
            <w:top w:val="none" w:sz="0" w:space="0" w:color="auto"/>
            <w:left w:val="none" w:sz="0" w:space="0" w:color="auto"/>
            <w:bottom w:val="none" w:sz="0" w:space="0" w:color="auto"/>
            <w:right w:val="none" w:sz="0" w:space="0" w:color="auto"/>
          </w:divBdr>
        </w:div>
        <w:div w:id="1501309896">
          <w:marLeft w:val="640"/>
          <w:marRight w:val="0"/>
          <w:marTop w:val="0"/>
          <w:marBottom w:val="0"/>
          <w:divBdr>
            <w:top w:val="none" w:sz="0" w:space="0" w:color="auto"/>
            <w:left w:val="none" w:sz="0" w:space="0" w:color="auto"/>
            <w:bottom w:val="none" w:sz="0" w:space="0" w:color="auto"/>
            <w:right w:val="none" w:sz="0" w:space="0" w:color="auto"/>
          </w:divBdr>
        </w:div>
        <w:div w:id="654841093">
          <w:marLeft w:val="640"/>
          <w:marRight w:val="0"/>
          <w:marTop w:val="0"/>
          <w:marBottom w:val="0"/>
          <w:divBdr>
            <w:top w:val="none" w:sz="0" w:space="0" w:color="auto"/>
            <w:left w:val="none" w:sz="0" w:space="0" w:color="auto"/>
            <w:bottom w:val="none" w:sz="0" w:space="0" w:color="auto"/>
            <w:right w:val="none" w:sz="0" w:space="0" w:color="auto"/>
          </w:divBdr>
        </w:div>
        <w:div w:id="1820882658">
          <w:marLeft w:val="640"/>
          <w:marRight w:val="0"/>
          <w:marTop w:val="0"/>
          <w:marBottom w:val="0"/>
          <w:divBdr>
            <w:top w:val="none" w:sz="0" w:space="0" w:color="auto"/>
            <w:left w:val="none" w:sz="0" w:space="0" w:color="auto"/>
            <w:bottom w:val="none" w:sz="0" w:space="0" w:color="auto"/>
            <w:right w:val="none" w:sz="0" w:space="0" w:color="auto"/>
          </w:divBdr>
        </w:div>
        <w:div w:id="1501965085">
          <w:marLeft w:val="640"/>
          <w:marRight w:val="0"/>
          <w:marTop w:val="0"/>
          <w:marBottom w:val="0"/>
          <w:divBdr>
            <w:top w:val="none" w:sz="0" w:space="0" w:color="auto"/>
            <w:left w:val="none" w:sz="0" w:space="0" w:color="auto"/>
            <w:bottom w:val="none" w:sz="0" w:space="0" w:color="auto"/>
            <w:right w:val="none" w:sz="0" w:space="0" w:color="auto"/>
          </w:divBdr>
        </w:div>
        <w:div w:id="123352442">
          <w:marLeft w:val="640"/>
          <w:marRight w:val="0"/>
          <w:marTop w:val="0"/>
          <w:marBottom w:val="0"/>
          <w:divBdr>
            <w:top w:val="none" w:sz="0" w:space="0" w:color="auto"/>
            <w:left w:val="none" w:sz="0" w:space="0" w:color="auto"/>
            <w:bottom w:val="none" w:sz="0" w:space="0" w:color="auto"/>
            <w:right w:val="none" w:sz="0" w:space="0" w:color="auto"/>
          </w:divBdr>
        </w:div>
        <w:div w:id="840388185">
          <w:marLeft w:val="640"/>
          <w:marRight w:val="0"/>
          <w:marTop w:val="0"/>
          <w:marBottom w:val="0"/>
          <w:divBdr>
            <w:top w:val="none" w:sz="0" w:space="0" w:color="auto"/>
            <w:left w:val="none" w:sz="0" w:space="0" w:color="auto"/>
            <w:bottom w:val="none" w:sz="0" w:space="0" w:color="auto"/>
            <w:right w:val="none" w:sz="0" w:space="0" w:color="auto"/>
          </w:divBdr>
        </w:div>
        <w:div w:id="1365013439">
          <w:marLeft w:val="640"/>
          <w:marRight w:val="0"/>
          <w:marTop w:val="0"/>
          <w:marBottom w:val="0"/>
          <w:divBdr>
            <w:top w:val="none" w:sz="0" w:space="0" w:color="auto"/>
            <w:left w:val="none" w:sz="0" w:space="0" w:color="auto"/>
            <w:bottom w:val="none" w:sz="0" w:space="0" w:color="auto"/>
            <w:right w:val="none" w:sz="0" w:space="0" w:color="auto"/>
          </w:divBdr>
        </w:div>
        <w:div w:id="26571141">
          <w:marLeft w:val="640"/>
          <w:marRight w:val="0"/>
          <w:marTop w:val="0"/>
          <w:marBottom w:val="0"/>
          <w:divBdr>
            <w:top w:val="none" w:sz="0" w:space="0" w:color="auto"/>
            <w:left w:val="none" w:sz="0" w:space="0" w:color="auto"/>
            <w:bottom w:val="none" w:sz="0" w:space="0" w:color="auto"/>
            <w:right w:val="none" w:sz="0" w:space="0" w:color="auto"/>
          </w:divBdr>
        </w:div>
      </w:divsChild>
    </w:div>
    <w:div w:id="342899947">
      <w:bodyDiv w:val="1"/>
      <w:marLeft w:val="0"/>
      <w:marRight w:val="0"/>
      <w:marTop w:val="0"/>
      <w:marBottom w:val="0"/>
      <w:divBdr>
        <w:top w:val="none" w:sz="0" w:space="0" w:color="auto"/>
        <w:left w:val="none" w:sz="0" w:space="0" w:color="auto"/>
        <w:bottom w:val="none" w:sz="0" w:space="0" w:color="auto"/>
        <w:right w:val="none" w:sz="0" w:space="0" w:color="auto"/>
      </w:divBdr>
      <w:divsChild>
        <w:div w:id="355424480">
          <w:marLeft w:val="640"/>
          <w:marRight w:val="0"/>
          <w:marTop w:val="0"/>
          <w:marBottom w:val="0"/>
          <w:divBdr>
            <w:top w:val="none" w:sz="0" w:space="0" w:color="auto"/>
            <w:left w:val="none" w:sz="0" w:space="0" w:color="auto"/>
            <w:bottom w:val="none" w:sz="0" w:space="0" w:color="auto"/>
            <w:right w:val="none" w:sz="0" w:space="0" w:color="auto"/>
          </w:divBdr>
        </w:div>
        <w:div w:id="540558828">
          <w:marLeft w:val="640"/>
          <w:marRight w:val="0"/>
          <w:marTop w:val="0"/>
          <w:marBottom w:val="0"/>
          <w:divBdr>
            <w:top w:val="none" w:sz="0" w:space="0" w:color="auto"/>
            <w:left w:val="none" w:sz="0" w:space="0" w:color="auto"/>
            <w:bottom w:val="none" w:sz="0" w:space="0" w:color="auto"/>
            <w:right w:val="none" w:sz="0" w:space="0" w:color="auto"/>
          </w:divBdr>
        </w:div>
        <w:div w:id="181171103">
          <w:marLeft w:val="640"/>
          <w:marRight w:val="0"/>
          <w:marTop w:val="0"/>
          <w:marBottom w:val="0"/>
          <w:divBdr>
            <w:top w:val="none" w:sz="0" w:space="0" w:color="auto"/>
            <w:left w:val="none" w:sz="0" w:space="0" w:color="auto"/>
            <w:bottom w:val="none" w:sz="0" w:space="0" w:color="auto"/>
            <w:right w:val="none" w:sz="0" w:space="0" w:color="auto"/>
          </w:divBdr>
        </w:div>
        <w:div w:id="863980743">
          <w:marLeft w:val="640"/>
          <w:marRight w:val="0"/>
          <w:marTop w:val="0"/>
          <w:marBottom w:val="0"/>
          <w:divBdr>
            <w:top w:val="none" w:sz="0" w:space="0" w:color="auto"/>
            <w:left w:val="none" w:sz="0" w:space="0" w:color="auto"/>
            <w:bottom w:val="none" w:sz="0" w:space="0" w:color="auto"/>
            <w:right w:val="none" w:sz="0" w:space="0" w:color="auto"/>
          </w:divBdr>
        </w:div>
        <w:div w:id="364062413">
          <w:marLeft w:val="640"/>
          <w:marRight w:val="0"/>
          <w:marTop w:val="0"/>
          <w:marBottom w:val="0"/>
          <w:divBdr>
            <w:top w:val="none" w:sz="0" w:space="0" w:color="auto"/>
            <w:left w:val="none" w:sz="0" w:space="0" w:color="auto"/>
            <w:bottom w:val="none" w:sz="0" w:space="0" w:color="auto"/>
            <w:right w:val="none" w:sz="0" w:space="0" w:color="auto"/>
          </w:divBdr>
        </w:div>
        <w:div w:id="625082947">
          <w:marLeft w:val="640"/>
          <w:marRight w:val="0"/>
          <w:marTop w:val="0"/>
          <w:marBottom w:val="0"/>
          <w:divBdr>
            <w:top w:val="none" w:sz="0" w:space="0" w:color="auto"/>
            <w:left w:val="none" w:sz="0" w:space="0" w:color="auto"/>
            <w:bottom w:val="none" w:sz="0" w:space="0" w:color="auto"/>
            <w:right w:val="none" w:sz="0" w:space="0" w:color="auto"/>
          </w:divBdr>
        </w:div>
        <w:div w:id="1192307760">
          <w:marLeft w:val="640"/>
          <w:marRight w:val="0"/>
          <w:marTop w:val="0"/>
          <w:marBottom w:val="0"/>
          <w:divBdr>
            <w:top w:val="none" w:sz="0" w:space="0" w:color="auto"/>
            <w:left w:val="none" w:sz="0" w:space="0" w:color="auto"/>
            <w:bottom w:val="none" w:sz="0" w:space="0" w:color="auto"/>
            <w:right w:val="none" w:sz="0" w:space="0" w:color="auto"/>
          </w:divBdr>
        </w:div>
        <w:div w:id="1314597863">
          <w:marLeft w:val="640"/>
          <w:marRight w:val="0"/>
          <w:marTop w:val="0"/>
          <w:marBottom w:val="0"/>
          <w:divBdr>
            <w:top w:val="none" w:sz="0" w:space="0" w:color="auto"/>
            <w:left w:val="none" w:sz="0" w:space="0" w:color="auto"/>
            <w:bottom w:val="none" w:sz="0" w:space="0" w:color="auto"/>
            <w:right w:val="none" w:sz="0" w:space="0" w:color="auto"/>
          </w:divBdr>
        </w:div>
        <w:div w:id="1377659941">
          <w:marLeft w:val="640"/>
          <w:marRight w:val="0"/>
          <w:marTop w:val="0"/>
          <w:marBottom w:val="0"/>
          <w:divBdr>
            <w:top w:val="none" w:sz="0" w:space="0" w:color="auto"/>
            <w:left w:val="none" w:sz="0" w:space="0" w:color="auto"/>
            <w:bottom w:val="none" w:sz="0" w:space="0" w:color="auto"/>
            <w:right w:val="none" w:sz="0" w:space="0" w:color="auto"/>
          </w:divBdr>
        </w:div>
        <w:div w:id="1835873316">
          <w:marLeft w:val="640"/>
          <w:marRight w:val="0"/>
          <w:marTop w:val="0"/>
          <w:marBottom w:val="0"/>
          <w:divBdr>
            <w:top w:val="none" w:sz="0" w:space="0" w:color="auto"/>
            <w:left w:val="none" w:sz="0" w:space="0" w:color="auto"/>
            <w:bottom w:val="none" w:sz="0" w:space="0" w:color="auto"/>
            <w:right w:val="none" w:sz="0" w:space="0" w:color="auto"/>
          </w:divBdr>
        </w:div>
        <w:div w:id="1609387834">
          <w:marLeft w:val="640"/>
          <w:marRight w:val="0"/>
          <w:marTop w:val="0"/>
          <w:marBottom w:val="0"/>
          <w:divBdr>
            <w:top w:val="none" w:sz="0" w:space="0" w:color="auto"/>
            <w:left w:val="none" w:sz="0" w:space="0" w:color="auto"/>
            <w:bottom w:val="none" w:sz="0" w:space="0" w:color="auto"/>
            <w:right w:val="none" w:sz="0" w:space="0" w:color="auto"/>
          </w:divBdr>
        </w:div>
        <w:div w:id="2136365704">
          <w:marLeft w:val="640"/>
          <w:marRight w:val="0"/>
          <w:marTop w:val="0"/>
          <w:marBottom w:val="0"/>
          <w:divBdr>
            <w:top w:val="none" w:sz="0" w:space="0" w:color="auto"/>
            <w:left w:val="none" w:sz="0" w:space="0" w:color="auto"/>
            <w:bottom w:val="none" w:sz="0" w:space="0" w:color="auto"/>
            <w:right w:val="none" w:sz="0" w:space="0" w:color="auto"/>
          </w:divBdr>
        </w:div>
        <w:div w:id="848835655">
          <w:marLeft w:val="640"/>
          <w:marRight w:val="0"/>
          <w:marTop w:val="0"/>
          <w:marBottom w:val="0"/>
          <w:divBdr>
            <w:top w:val="none" w:sz="0" w:space="0" w:color="auto"/>
            <w:left w:val="none" w:sz="0" w:space="0" w:color="auto"/>
            <w:bottom w:val="none" w:sz="0" w:space="0" w:color="auto"/>
            <w:right w:val="none" w:sz="0" w:space="0" w:color="auto"/>
          </w:divBdr>
        </w:div>
        <w:div w:id="252402129">
          <w:marLeft w:val="640"/>
          <w:marRight w:val="0"/>
          <w:marTop w:val="0"/>
          <w:marBottom w:val="0"/>
          <w:divBdr>
            <w:top w:val="none" w:sz="0" w:space="0" w:color="auto"/>
            <w:left w:val="none" w:sz="0" w:space="0" w:color="auto"/>
            <w:bottom w:val="none" w:sz="0" w:space="0" w:color="auto"/>
            <w:right w:val="none" w:sz="0" w:space="0" w:color="auto"/>
          </w:divBdr>
        </w:div>
        <w:div w:id="1257329069">
          <w:marLeft w:val="640"/>
          <w:marRight w:val="0"/>
          <w:marTop w:val="0"/>
          <w:marBottom w:val="0"/>
          <w:divBdr>
            <w:top w:val="none" w:sz="0" w:space="0" w:color="auto"/>
            <w:left w:val="none" w:sz="0" w:space="0" w:color="auto"/>
            <w:bottom w:val="none" w:sz="0" w:space="0" w:color="auto"/>
            <w:right w:val="none" w:sz="0" w:space="0" w:color="auto"/>
          </w:divBdr>
        </w:div>
        <w:div w:id="1945574974">
          <w:marLeft w:val="640"/>
          <w:marRight w:val="0"/>
          <w:marTop w:val="0"/>
          <w:marBottom w:val="0"/>
          <w:divBdr>
            <w:top w:val="none" w:sz="0" w:space="0" w:color="auto"/>
            <w:left w:val="none" w:sz="0" w:space="0" w:color="auto"/>
            <w:bottom w:val="none" w:sz="0" w:space="0" w:color="auto"/>
            <w:right w:val="none" w:sz="0" w:space="0" w:color="auto"/>
          </w:divBdr>
        </w:div>
        <w:div w:id="840312830">
          <w:marLeft w:val="640"/>
          <w:marRight w:val="0"/>
          <w:marTop w:val="0"/>
          <w:marBottom w:val="0"/>
          <w:divBdr>
            <w:top w:val="none" w:sz="0" w:space="0" w:color="auto"/>
            <w:left w:val="none" w:sz="0" w:space="0" w:color="auto"/>
            <w:bottom w:val="none" w:sz="0" w:space="0" w:color="auto"/>
            <w:right w:val="none" w:sz="0" w:space="0" w:color="auto"/>
          </w:divBdr>
        </w:div>
        <w:div w:id="1576817793">
          <w:marLeft w:val="640"/>
          <w:marRight w:val="0"/>
          <w:marTop w:val="0"/>
          <w:marBottom w:val="0"/>
          <w:divBdr>
            <w:top w:val="none" w:sz="0" w:space="0" w:color="auto"/>
            <w:left w:val="none" w:sz="0" w:space="0" w:color="auto"/>
            <w:bottom w:val="none" w:sz="0" w:space="0" w:color="auto"/>
            <w:right w:val="none" w:sz="0" w:space="0" w:color="auto"/>
          </w:divBdr>
        </w:div>
        <w:div w:id="2051295807">
          <w:marLeft w:val="640"/>
          <w:marRight w:val="0"/>
          <w:marTop w:val="0"/>
          <w:marBottom w:val="0"/>
          <w:divBdr>
            <w:top w:val="none" w:sz="0" w:space="0" w:color="auto"/>
            <w:left w:val="none" w:sz="0" w:space="0" w:color="auto"/>
            <w:bottom w:val="none" w:sz="0" w:space="0" w:color="auto"/>
            <w:right w:val="none" w:sz="0" w:space="0" w:color="auto"/>
          </w:divBdr>
        </w:div>
        <w:div w:id="1936277742">
          <w:marLeft w:val="640"/>
          <w:marRight w:val="0"/>
          <w:marTop w:val="0"/>
          <w:marBottom w:val="0"/>
          <w:divBdr>
            <w:top w:val="none" w:sz="0" w:space="0" w:color="auto"/>
            <w:left w:val="none" w:sz="0" w:space="0" w:color="auto"/>
            <w:bottom w:val="none" w:sz="0" w:space="0" w:color="auto"/>
            <w:right w:val="none" w:sz="0" w:space="0" w:color="auto"/>
          </w:divBdr>
        </w:div>
        <w:div w:id="369646853">
          <w:marLeft w:val="640"/>
          <w:marRight w:val="0"/>
          <w:marTop w:val="0"/>
          <w:marBottom w:val="0"/>
          <w:divBdr>
            <w:top w:val="none" w:sz="0" w:space="0" w:color="auto"/>
            <w:left w:val="none" w:sz="0" w:space="0" w:color="auto"/>
            <w:bottom w:val="none" w:sz="0" w:space="0" w:color="auto"/>
            <w:right w:val="none" w:sz="0" w:space="0" w:color="auto"/>
          </w:divBdr>
        </w:div>
        <w:div w:id="994917315">
          <w:marLeft w:val="640"/>
          <w:marRight w:val="0"/>
          <w:marTop w:val="0"/>
          <w:marBottom w:val="0"/>
          <w:divBdr>
            <w:top w:val="none" w:sz="0" w:space="0" w:color="auto"/>
            <w:left w:val="none" w:sz="0" w:space="0" w:color="auto"/>
            <w:bottom w:val="none" w:sz="0" w:space="0" w:color="auto"/>
            <w:right w:val="none" w:sz="0" w:space="0" w:color="auto"/>
          </w:divBdr>
        </w:div>
        <w:div w:id="1333989632">
          <w:marLeft w:val="640"/>
          <w:marRight w:val="0"/>
          <w:marTop w:val="0"/>
          <w:marBottom w:val="0"/>
          <w:divBdr>
            <w:top w:val="none" w:sz="0" w:space="0" w:color="auto"/>
            <w:left w:val="none" w:sz="0" w:space="0" w:color="auto"/>
            <w:bottom w:val="none" w:sz="0" w:space="0" w:color="auto"/>
            <w:right w:val="none" w:sz="0" w:space="0" w:color="auto"/>
          </w:divBdr>
        </w:div>
        <w:div w:id="1158034370">
          <w:marLeft w:val="640"/>
          <w:marRight w:val="0"/>
          <w:marTop w:val="0"/>
          <w:marBottom w:val="0"/>
          <w:divBdr>
            <w:top w:val="none" w:sz="0" w:space="0" w:color="auto"/>
            <w:left w:val="none" w:sz="0" w:space="0" w:color="auto"/>
            <w:bottom w:val="none" w:sz="0" w:space="0" w:color="auto"/>
            <w:right w:val="none" w:sz="0" w:space="0" w:color="auto"/>
          </w:divBdr>
        </w:div>
        <w:div w:id="881751886">
          <w:marLeft w:val="640"/>
          <w:marRight w:val="0"/>
          <w:marTop w:val="0"/>
          <w:marBottom w:val="0"/>
          <w:divBdr>
            <w:top w:val="none" w:sz="0" w:space="0" w:color="auto"/>
            <w:left w:val="none" w:sz="0" w:space="0" w:color="auto"/>
            <w:bottom w:val="none" w:sz="0" w:space="0" w:color="auto"/>
            <w:right w:val="none" w:sz="0" w:space="0" w:color="auto"/>
          </w:divBdr>
        </w:div>
        <w:div w:id="326786183">
          <w:marLeft w:val="640"/>
          <w:marRight w:val="0"/>
          <w:marTop w:val="0"/>
          <w:marBottom w:val="0"/>
          <w:divBdr>
            <w:top w:val="none" w:sz="0" w:space="0" w:color="auto"/>
            <w:left w:val="none" w:sz="0" w:space="0" w:color="auto"/>
            <w:bottom w:val="none" w:sz="0" w:space="0" w:color="auto"/>
            <w:right w:val="none" w:sz="0" w:space="0" w:color="auto"/>
          </w:divBdr>
        </w:div>
        <w:div w:id="938949634">
          <w:marLeft w:val="640"/>
          <w:marRight w:val="0"/>
          <w:marTop w:val="0"/>
          <w:marBottom w:val="0"/>
          <w:divBdr>
            <w:top w:val="none" w:sz="0" w:space="0" w:color="auto"/>
            <w:left w:val="none" w:sz="0" w:space="0" w:color="auto"/>
            <w:bottom w:val="none" w:sz="0" w:space="0" w:color="auto"/>
            <w:right w:val="none" w:sz="0" w:space="0" w:color="auto"/>
          </w:divBdr>
        </w:div>
        <w:div w:id="1160728677">
          <w:marLeft w:val="640"/>
          <w:marRight w:val="0"/>
          <w:marTop w:val="0"/>
          <w:marBottom w:val="0"/>
          <w:divBdr>
            <w:top w:val="none" w:sz="0" w:space="0" w:color="auto"/>
            <w:left w:val="none" w:sz="0" w:space="0" w:color="auto"/>
            <w:bottom w:val="none" w:sz="0" w:space="0" w:color="auto"/>
            <w:right w:val="none" w:sz="0" w:space="0" w:color="auto"/>
          </w:divBdr>
        </w:div>
        <w:div w:id="1346664931">
          <w:marLeft w:val="640"/>
          <w:marRight w:val="0"/>
          <w:marTop w:val="0"/>
          <w:marBottom w:val="0"/>
          <w:divBdr>
            <w:top w:val="none" w:sz="0" w:space="0" w:color="auto"/>
            <w:left w:val="none" w:sz="0" w:space="0" w:color="auto"/>
            <w:bottom w:val="none" w:sz="0" w:space="0" w:color="auto"/>
            <w:right w:val="none" w:sz="0" w:space="0" w:color="auto"/>
          </w:divBdr>
        </w:div>
        <w:div w:id="755515678">
          <w:marLeft w:val="640"/>
          <w:marRight w:val="0"/>
          <w:marTop w:val="0"/>
          <w:marBottom w:val="0"/>
          <w:divBdr>
            <w:top w:val="none" w:sz="0" w:space="0" w:color="auto"/>
            <w:left w:val="none" w:sz="0" w:space="0" w:color="auto"/>
            <w:bottom w:val="none" w:sz="0" w:space="0" w:color="auto"/>
            <w:right w:val="none" w:sz="0" w:space="0" w:color="auto"/>
          </w:divBdr>
        </w:div>
        <w:div w:id="1060134783">
          <w:marLeft w:val="640"/>
          <w:marRight w:val="0"/>
          <w:marTop w:val="0"/>
          <w:marBottom w:val="0"/>
          <w:divBdr>
            <w:top w:val="none" w:sz="0" w:space="0" w:color="auto"/>
            <w:left w:val="none" w:sz="0" w:space="0" w:color="auto"/>
            <w:bottom w:val="none" w:sz="0" w:space="0" w:color="auto"/>
            <w:right w:val="none" w:sz="0" w:space="0" w:color="auto"/>
          </w:divBdr>
        </w:div>
        <w:div w:id="610940516">
          <w:marLeft w:val="640"/>
          <w:marRight w:val="0"/>
          <w:marTop w:val="0"/>
          <w:marBottom w:val="0"/>
          <w:divBdr>
            <w:top w:val="none" w:sz="0" w:space="0" w:color="auto"/>
            <w:left w:val="none" w:sz="0" w:space="0" w:color="auto"/>
            <w:bottom w:val="none" w:sz="0" w:space="0" w:color="auto"/>
            <w:right w:val="none" w:sz="0" w:space="0" w:color="auto"/>
          </w:divBdr>
        </w:div>
        <w:div w:id="852185146">
          <w:marLeft w:val="640"/>
          <w:marRight w:val="0"/>
          <w:marTop w:val="0"/>
          <w:marBottom w:val="0"/>
          <w:divBdr>
            <w:top w:val="none" w:sz="0" w:space="0" w:color="auto"/>
            <w:left w:val="none" w:sz="0" w:space="0" w:color="auto"/>
            <w:bottom w:val="none" w:sz="0" w:space="0" w:color="auto"/>
            <w:right w:val="none" w:sz="0" w:space="0" w:color="auto"/>
          </w:divBdr>
        </w:div>
        <w:div w:id="1502164478">
          <w:marLeft w:val="640"/>
          <w:marRight w:val="0"/>
          <w:marTop w:val="0"/>
          <w:marBottom w:val="0"/>
          <w:divBdr>
            <w:top w:val="none" w:sz="0" w:space="0" w:color="auto"/>
            <w:left w:val="none" w:sz="0" w:space="0" w:color="auto"/>
            <w:bottom w:val="none" w:sz="0" w:space="0" w:color="auto"/>
            <w:right w:val="none" w:sz="0" w:space="0" w:color="auto"/>
          </w:divBdr>
        </w:div>
        <w:div w:id="2010131942">
          <w:marLeft w:val="640"/>
          <w:marRight w:val="0"/>
          <w:marTop w:val="0"/>
          <w:marBottom w:val="0"/>
          <w:divBdr>
            <w:top w:val="none" w:sz="0" w:space="0" w:color="auto"/>
            <w:left w:val="none" w:sz="0" w:space="0" w:color="auto"/>
            <w:bottom w:val="none" w:sz="0" w:space="0" w:color="auto"/>
            <w:right w:val="none" w:sz="0" w:space="0" w:color="auto"/>
          </w:divBdr>
        </w:div>
        <w:div w:id="1865247110">
          <w:marLeft w:val="640"/>
          <w:marRight w:val="0"/>
          <w:marTop w:val="0"/>
          <w:marBottom w:val="0"/>
          <w:divBdr>
            <w:top w:val="none" w:sz="0" w:space="0" w:color="auto"/>
            <w:left w:val="none" w:sz="0" w:space="0" w:color="auto"/>
            <w:bottom w:val="none" w:sz="0" w:space="0" w:color="auto"/>
            <w:right w:val="none" w:sz="0" w:space="0" w:color="auto"/>
          </w:divBdr>
        </w:div>
        <w:div w:id="1777404430">
          <w:marLeft w:val="640"/>
          <w:marRight w:val="0"/>
          <w:marTop w:val="0"/>
          <w:marBottom w:val="0"/>
          <w:divBdr>
            <w:top w:val="none" w:sz="0" w:space="0" w:color="auto"/>
            <w:left w:val="none" w:sz="0" w:space="0" w:color="auto"/>
            <w:bottom w:val="none" w:sz="0" w:space="0" w:color="auto"/>
            <w:right w:val="none" w:sz="0" w:space="0" w:color="auto"/>
          </w:divBdr>
        </w:div>
        <w:div w:id="1096486591">
          <w:marLeft w:val="640"/>
          <w:marRight w:val="0"/>
          <w:marTop w:val="0"/>
          <w:marBottom w:val="0"/>
          <w:divBdr>
            <w:top w:val="none" w:sz="0" w:space="0" w:color="auto"/>
            <w:left w:val="none" w:sz="0" w:space="0" w:color="auto"/>
            <w:bottom w:val="none" w:sz="0" w:space="0" w:color="auto"/>
            <w:right w:val="none" w:sz="0" w:space="0" w:color="auto"/>
          </w:divBdr>
        </w:div>
        <w:div w:id="921378458">
          <w:marLeft w:val="640"/>
          <w:marRight w:val="0"/>
          <w:marTop w:val="0"/>
          <w:marBottom w:val="0"/>
          <w:divBdr>
            <w:top w:val="none" w:sz="0" w:space="0" w:color="auto"/>
            <w:left w:val="none" w:sz="0" w:space="0" w:color="auto"/>
            <w:bottom w:val="none" w:sz="0" w:space="0" w:color="auto"/>
            <w:right w:val="none" w:sz="0" w:space="0" w:color="auto"/>
          </w:divBdr>
        </w:div>
        <w:div w:id="328145319">
          <w:marLeft w:val="640"/>
          <w:marRight w:val="0"/>
          <w:marTop w:val="0"/>
          <w:marBottom w:val="0"/>
          <w:divBdr>
            <w:top w:val="none" w:sz="0" w:space="0" w:color="auto"/>
            <w:left w:val="none" w:sz="0" w:space="0" w:color="auto"/>
            <w:bottom w:val="none" w:sz="0" w:space="0" w:color="auto"/>
            <w:right w:val="none" w:sz="0" w:space="0" w:color="auto"/>
          </w:divBdr>
        </w:div>
        <w:div w:id="1017850605">
          <w:marLeft w:val="640"/>
          <w:marRight w:val="0"/>
          <w:marTop w:val="0"/>
          <w:marBottom w:val="0"/>
          <w:divBdr>
            <w:top w:val="none" w:sz="0" w:space="0" w:color="auto"/>
            <w:left w:val="none" w:sz="0" w:space="0" w:color="auto"/>
            <w:bottom w:val="none" w:sz="0" w:space="0" w:color="auto"/>
            <w:right w:val="none" w:sz="0" w:space="0" w:color="auto"/>
          </w:divBdr>
        </w:div>
        <w:div w:id="1831485200">
          <w:marLeft w:val="640"/>
          <w:marRight w:val="0"/>
          <w:marTop w:val="0"/>
          <w:marBottom w:val="0"/>
          <w:divBdr>
            <w:top w:val="none" w:sz="0" w:space="0" w:color="auto"/>
            <w:left w:val="none" w:sz="0" w:space="0" w:color="auto"/>
            <w:bottom w:val="none" w:sz="0" w:space="0" w:color="auto"/>
            <w:right w:val="none" w:sz="0" w:space="0" w:color="auto"/>
          </w:divBdr>
        </w:div>
        <w:div w:id="1889608429">
          <w:marLeft w:val="640"/>
          <w:marRight w:val="0"/>
          <w:marTop w:val="0"/>
          <w:marBottom w:val="0"/>
          <w:divBdr>
            <w:top w:val="none" w:sz="0" w:space="0" w:color="auto"/>
            <w:left w:val="none" w:sz="0" w:space="0" w:color="auto"/>
            <w:bottom w:val="none" w:sz="0" w:space="0" w:color="auto"/>
            <w:right w:val="none" w:sz="0" w:space="0" w:color="auto"/>
          </w:divBdr>
        </w:div>
        <w:div w:id="2076394848">
          <w:marLeft w:val="640"/>
          <w:marRight w:val="0"/>
          <w:marTop w:val="0"/>
          <w:marBottom w:val="0"/>
          <w:divBdr>
            <w:top w:val="none" w:sz="0" w:space="0" w:color="auto"/>
            <w:left w:val="none" w:sz="0" w:space="0" w:color="auto"/>
            <w:bottom w:val="none" w:sz="0" w:space="0" w:color="auto"/>
            <w:right w:val="none" w:sz="0" w:space="0" w:color="auto"/>
          </w:divBdr>
        </w:div>
        <w:div w:id="205877585">
          <w:marLeft w:val="640"/>
          <w:marRight w:val="0"/>
          <w:marTop w:val="0"/>
          <w:marBottom w:val="0"/>
          <w:divBdr>
            <w:top w:val="none" w:sz="0" w:space="0" w:color="auto"/>
            <w:left w:val="none" w:sz="0" w:space="0" w:color="auto"/>
            <w:bottom w:val="none" w:sz="0" w:space="0" w:color="auto"/>
            <w:right w:val="none" w:sz="0" w:space="0" w:color="auto"/>
          </w:divBdr>
        </w:div>
        <w:div w:id="1398823964">
          <w:marLeft w:val="640"/>
          <w:marRight w:val="0"/>
          <w:marTop w:val="0"/>
          <w:marBottom w:val="0"/>
          <w:divBdr>
            <w:top w:val="none" w:sz="0" w:space="0" w:color="auto"/>
            <w:left w:val="none" w:sz="0" w:space="0" w:color="auto"/>
            <w:bottom w:val="none" w:sz="0" w:space="0" w:color="auto"/>
            <w:right w:val="none" w:sz="0" w:space="0" w:color="auto"/>
          </w:divBdr>
        </w:div>
        <w:div w:id="1228884661">
          <w:marLeft w:val="640"/>
          <w:marRight w:val="0"/>
          <w:marTop w:val="0"/>
          <w:marBottom w:val="0"/>
          <w:divBdr>
            <w:top w:val="none" w:sz="0" w:space="0" w:color="auto"/>
            <w:left w:val="none" w:sz="0" w:space="0" w:color="auto"/>
            <w:bottom w:val="none" w:sz="0" w:space="0" w:color="auto"/>
            <w:right w:val="none" w:sz="0" w:space="0" w:color="auto"/>
          </w:divBdr>
        </w:div>
        <w:div w:id="712311418">
          <w:marLeft w:val="640"/>
          <w:marRight w:val="0"/>
          <w:marTop w:val="0"/>
          <w:marBottom w:val="0"/>
          <w:divBdr>
            <w:top w:val="none" w:sz="0" w:space="0" w:color="auto"/>
            <w:left w:val="none" w:sz="0" w:space="0" w:color="auto"/>
            <w:bottom w:val="none" w:sz="0" w:space="0" w:color="auto"/>
            <w:right w:val="none" w:sz="0" w:space="0" w:color="auto"/>
          </w:divBdr>
        </w:div>
        <w:div w:id="2050103380">
          <w:marLeft w:val="640"/>
          <w:marRight w:val="0"/>
          <w:marTop w:val="0"/>
          <w:marBottom w:val="0"/>
          <w:divBdr>
            <w:top w:val="none" w:sz="0" w:space="0" w:color="auto"/>
            <w:left w:val="none" w:sz="0" w:space="0" w:color="auto"/>
            <w:bottom w:val="none" w:sz="0" w:space="0" w:color="auto"/>
            <w:right w:val="none" w:sz="0" w:space="0" w:color="auto"/>
          </w:divBdr>
        </w:div>
        <w:div w:id="1800682214">
          <w:marLeft w:val="640"/>
          <w:marRight w:val="0"/>
          <w:marTop w:val="0"/>
          <w:marBottom w:val="0"/>
          <w:divBdr>
            <w:top w:val="none" w:sz="0" w:space="0" w:color="auto"/>
            <w:left w:val="none" w:sz="0" w:space="0" w:color="auto"/>
            <w:bottom w:val="none" w:sz="0" w:space="0" w:color="auto"/>
            <w:right w:val="none" w:sz="0" w:space="0" w:color="auto"/>
          </w:divBdr>
        </w:div>
        <w:div w:id="314531462">
          <w:marLeft w:val="640"/>
          <w:marRight w:val="0"/>
          <w:marTop w:val="0"/>
          <w:marBottom w:val="0"/>
          <w:divBdr>
            <w:top w:val="none" w:sz="0" w:space="0" w:color="auto"/>
            <w:left w:val="none" w:sz="0" w:space="0" w:color="auto"/>
            <w:bottom w:val="none" w:sz="0" w:space="0" w:color="auto"/>
            <w:right w:val="none" w:sz="0" w:space="0" w:color="auto"/>
          </w:divBdr>
        </w:div>
        <w:div w:id="1882135840">
          <w:marLeft w:val="640"/>
          <w:marRight w:val="0"/>
          <w:marTop w:val="0"/>
          <w:marBottom w:val="0"/>
          <w:divBdr>
            <w:top w:val="none" w:sz="0" w:space="0" w:color="auto"/>
            <w:left w:val="none" w:sz="0" w:space="0" w:color="auto"/>
            <w:bottom w:val="none" w:sz="0" w:space="0" w:color="auto"/>
            <w:right w:val="none" w:sz="0" w:space="0" w:color="auto"/>
          </w:divBdr>
        </w:div>
        <w:div w:id="1698627760">
          <w:marLeft w:val="640"/>
          <w:marRight w:val="0"/>
          <w:marTop w:val="0"/>
          <w:marBottom w:val="0"/>
          <w:divBdr>
            <w:top w:val="none" w:sz="0" w:space="0" w:color="auto"/>
            <w:left w:val="none" w:sz="0" w:space="0" w:color="auto"/>
            <w:bottom w:val="none" w:sz="0" w:space="0" w:color="auto"/>
            <w:right w:val="none" w:sz="0" w:space="0" w:color="auto"/>
          </w:divBdr>
        </w:div>
        <w:div w:id="1723746277">
          <w:marLeft w:val="640"/>
          <w:marRight w:val="0"/>
          <w:marTop w:val="0"/>
          <w:marBottom w:val="0"/>
          <w:divBdr>
            <w:top w:val="none" w:sz="0" w:space="0" w:color="auto"/>
            <w:left w:val="none" w:sz="0" w:space="0" w:color="auto"/>
            <w:bottom w:val="none" w:sz="0" w:space="0" w:color="auto"/>
            <w:right w:val="none" w:sz="0" w:space="0" w:color="auto"/>
          </w:divBdr>
        </w:div>
        <w:div w:id="923605559">
          <w:marLeft w:val="640"/>
          <w:marRight w:val="0"/>
          <w:marTop w:val="0"/>
          <w:marBottom w:val="0"/>
          <w:divBdr>
            <w:top w:val="none" w:sz="0" w:space="0" w:color="auto"/>
            <w:left w:val="none" w:sz="0" w:space="0" w:color="auto"/>
            <w:bottom w:val="none" w:sz="0" w:space="0" w:color="auto"/>
            <w:right w:val="none" w:sz="0" w:space="0" w:color="auto"/>
          </w:divBdr>
        </w:div>
        <w:div w:id="793451737">
          <w:marLeft w:val="640"/>
          <w:marRight w:val="0"/>
          <w:marTop w:val="0"/>
          <w:marBottom w:val="0"/>
          <w:divBdr>
            <w:top w:val="none" w:sz="0" w:space="0" w:color="auto"/>
            <w:left w:val="none" w:sz="0" w:space="0" w:color="auto"/>
            <w:bottom w:val="none" w:sz="0" w:space="0" w:color="auto"/>
            <w:right w:val="none" w:sz="0" w:space="0" w:color="auto"/>
          </w:divBdr>
        </w:div>
        <w:div w:id="823400930">
          <w:marLeft w:val="640"/>
          <w:marRight w:val="0"/>
          <w:marTop w:val="0"/>
          <w:marBottom w:val="0"/>
          <w:divBdr>
            <w:top w:val="none" w:sz="0" w:space="0" w:color="auto"/>
            <w:left w:val="none" w:sz="0" w:space="0" w:color="auto"/>
            <w:bottom w:val="none" w:sz="0" w:space="0" w:color="auto"/>
            <w:right w:val="none" w:sz="0" w:space="0" w:color="auto"/>
          </w:divBdr>
        </w:div>
        <w:div w:id="2058426600">
          <w:marLeft w:val="640"/>
          <w:marRight w:val="0"/>
          <w:marTop w:val="0"/>
          <w:marBottom w:val="0"/>
          <w:divBdr>
            <w:top w:val="none" w:sz="0" w:space="0" w:color="auto"/>
            <w:left w:val="none" w:sz="0" w:space="0" w:color="auto"/>
            <w:bottom w:val="none" w:sz="0" w:space="0" w:color="auto"/>
            <w:right w:val="none" w:sz="0" w:space="0" w:color="auto"/>
          </w:divBdr>
        </w:div>
        <w:div w:id="363747237">
          <w:marLeft w:val="640"/>
          <w:marRight w:val="0"/>
          <w:marTop w:val="0"/>
          <w:marBottom w:val="0"/>
          <w:divBdr>
            <w:top w:val="none" w:sz="0" w:space="0" w:color="auto"/>
            <w:left w:val="none" w:sz="0" w:space="0" w:color="auto"/>
            <w:bottom w:val="none" w:sz="0" w:space="0" w:color="auto"/>
            <w:right w:val="none" w:sz="0" w:space="0" w:color="auto"/>
          </w:divBdr>
        </w:div>
        <w:div w:id="1931431603">
          <w:marLeft w:val="640"/>
          <w:marRight w:val="0"/>
          <w:marTop w:val="0"/>
          <w:marBottom w:val="0"/>
          <w:divBdr>
            <w:top w:val="none" w:sz="0" w:space="0" w:color="auto"/>
            <w:left w:val="none" w:sz="0" w:space="0" w:color="auto"/>
            <w:bottom w:val="none" w:sz="0" w:space="0" w:color="auto"/>
            <w:right w:val="none" w:sz="0" w:space="0" w:color="auto"/>
          </w:divBdr>
        </w:div>
        <w:div w:id="1385912750">
          <w:marLeft w:val="640"/>
          <w:marRight w:val="0"/>
          <w:marTop w:val="0"/>
          <w:marBottom w:val="0"/>
          <w:divBdr>
            <w:top w:val="none" w:sz="0" w:space="0" w:color="auto"/>
            <w:left w:val="none" w:sz="0" w:space="0" w:color="auto"/>
            <w:bottom w:val="none" w:sz="0" w:space="0" w:color="auto"/>
            <w:right w:val="none" w:sz="0" w:space="0" w:color="auto"/>
          </w:divBdr>
        </w:div>
        <w:div w:id="62720203">
          <w:marLeft w:val="640"/>
          <w:marRight w:val="0"/>
          <w:marTop w:val="0"/>
          <w:marBottom w:val="0"/>
          <w:divBdr>
            <w:top w:val="none" w:sz="0" w:space="0" w:color="auto"/>
            <w:left w:val="none" w:sz="0" w:space="0" w:color="auto"/>
            <w:bottom w:val="none" w:sz="0" w:space="0" w:color="auto"/>
            <w:right w:val="none" w:sz="0" w:space="0" w:color="auto"/>
          </w:divBdr>
        </w:div>
        <w:div w:id="1606421030">
          <w:marLeft w:val="640"/>
          <w:marRight w:val="0"/>
          <w:marTop w:val="0"/>
          <w:marBottom w:val="0"/>
          <w:divBdr>
            <w:top w:val="none" w:sz="0" w:space="0" w:color="auto"/>
            <w:left w:val="none" w:sz="0" w:space="0" w:color="auto"/>
            <w:bottom w:val="none" w:sz="0" w:space="0" w:color="auto"/>
            <w:right w:val="none" w:sz="0" w:space="0" w:color="auto"/>
          </w:divBdr>
        </w:div>
        <w:div w:id="1809282646">
          <w:marLeft w:val="640"/>
          <w:marRight w:val="0"/>
          <w:marTop w:val="0"/>
          <w:marBottom w:val="0"/>
          <w:divBdr>
            <w:top w:val="none" w:sz="0" w:space="0" w:color="auto"/>
            <w:left w:val="none" w:sz="0" w:space="0" w:color="auto"/>
            <w:bottom w:val="none" w:sz="0" w:space="0" w:color="auto"/>
            <w:right w:val="none" w:sz="0" w:space="0" w:color="auto"/>
          </w:divBdr>
        </w:div>
        <w:div w:id="1718122694">
          <w:marLeft w:val="640"/>
          <w:marRight w:val="0"/>
          <w:marTop w:val="0"/>
          <w:marBottom w:val="0"/>
          <w:divBdr>
            <w:top w:val="none" w:sz="0" w:space="0" w:color="auto"/>
            <w:left w:val="none" w:sz="0" w:space="0" w:color="auto"/>
            <w:bottom w:val="none" w:sz="0" w:space="0" w:color="auto"/>
            <w:right w:val="none" w:sz="0" w:space="0" w:color="auto"/>
          </w:divBdr>
        </w:div>
        <w:div w:id="1853689521">
          <w:marLeft w:val="640"/>
          <w:marRight w:val="0"/>
          <w:marTop w:val="0"/>
          <w:marBottom w:val="0"/>
          <w:divBdr>
            <w:top w:val="none" w:sz="0" w:space="0" w:color="auto"/>
            <w:left w:val="none" w:sz="0" w:space="0" w:color="auto"/>
            <w:bottom w:val="none" w:sz="0" w:space="0" w:color="auto"/>
            <w:right w:val="none" w:sz="0" w:space="0" w:color="auto"/>
          </w:divBdr>
        </w:div>
        <w:div w:id="643705451">
          <w:marLeft w:val="640"/>
          <w:marRight w:val="0"/>
          <w:marTop w:val="0"/>
          <w:marBottom w:val="0"/>
          <w:divBdr>
            <w:top w:val="none" w:sz="0" w:space="0" w:color="auto"/>
            <w:left w:val="none" w:sz="0" w:space="0" w:color="auto"/>
            <w:bottom w:val="none" w:sz="0" w:space="0" w:color="auto"/>
            <w:right w:val="none" w:sz="0" w:space="0" w:color="auto"/>
          </w:divBdr>
        </w:div>
        <w:div w:id="1578637857">
          <w:marLeft w:val="640"/>
          <w:marRight w:val="0"/>
          <w:marTop w:val="0"/>
          <w:marBottom w:val="0"/>
          <w:divBdr>
            <w:top w:val="none" w:sz="0" w:space="0" w:color="auto"/>
            <w:left w:val="none" w:sz="0" w:space="0" w:color="auto"/>
            <w:bottom w:val="none" w:sz="0" w:space="0" w:color="auto"/>
            <w:right w:val="none" w:sz="0" w:space="0" w:color="auto"/>
          </w:divBdr>
        </w:div>
        <w:div w:id="2042433996">
          <w:marLeft w:val="640"/>
          <w:marRight w:val="0"/>
          <w:marTop w:val="0"/>
          <w:marBottom w:val="0"/>
          <w:divBdr>
            <w:top w:val="none" w:sz="0" w:space="0" w:color="auto"/>
            <w:left w:val="none" w:sz="0" w:space="0" w:color="auto"/>
            <w:bottom w:val="none" w:sz="0" w:space="0" w:color="auto"/>
            <w:right w:val="none" w:sz="0" w:space="0" w:color="auto"/>
          </w:divBdr>
        </w:div>
        <w:div w:id="1300300351">
          <w:marLeft w:val="640"/>
          <w:marRight w:val="0"/>
          <w:marTop w:val="0"/>
          <w:marBottom w:val="0"/>
          <w:divBdr>
            <w:top w:val="none" w:sz="0" w:space="0" w:color="auto"/>
            <w:left w:val="none" w:sz="0" w:space="0" w:color="auto"/>
            <w:bottom w:val="none" w:sz="0" w:space="0" w:color="auto"/>
            <w:right w:val="none" w:sz="0" w:space="0" w:color="auto"/>
          </w:divBdr>
        </w:div>
        <w:div w:id="657196549">
          <w:marLeft w:val="640"/>
          <w:marRight w:val="0"/>
          <w:marTop w:val="0"/>
          <w:marBottom w:val="0"/>
          <w:divBdr>
            <w:top w:val="none" w:sz="0" w:space="0" w:color="auto"/>
            <w:left w:val="none" w:sz="0" w:space="0" w:color="auto"/>
            <w:bottom w:val="none" w:sz="0" w:space="0" w:color="auto"/>
            <w:right w:val="none" w:sz="0" w:space="0" w:color="auto"/>
          </w:divBdr>
        </w:div>
        <w:div w:id="150753666">
          <w:marLeft w:val="640"/>
          <w:marRight w:val="0"/>
          <w:marTop w:val="0"/>
          <w:marBottom w:val="0"/>
          <w:divBdr>
            <w:top w:val="none" w:sz="0" w:space="0" w:color="auto"/>
            <w:left w:val="none" w:sz="0" w:space="0" w:color="auto"/>
            <w:bottom w:val="none" w:sz="0" w:space="0" w:color="auto"/>
            <w:right w:val="none" w:sz="0" w:space="0" w:color="auto"/>
          </w:divBdr>
        </w:div>
        <w:div w:id="33819116">
          <w:marLeft w:val="640"/>
          <w:marRight w:val="0"/>
          <w:marTop w:val="0"/>
          <w:marBottom w:val="0"/>
          <w:divBdr>
            <w:top w:val="none" w:sz="0" w:space="0" w:color="auto"/>
            <w:left w:val="none" w:sz="0" w:space="0" w:color="auto"/>
            <w:bottom w:val="none" w:sz="0" w:space="0" w:color="auto"/>
            <w:right w:val="none" w:sz="0" w:space="0" w:color="auto"/>
          </w:divBdr>
        </w:div>
        <w:div w:id="554466595">
          <w:marLeft w:val="640"/>
          <w:marRight w:val="0"/>
          <w:marTop w:val="0"/>
          <w:marBottom w:val="0"/>
          <w:divBdr>
            <w:top w:val="none" w:sz="0" w:space="0" w:color="auto"/>
            <w:left w:val="none" w:sz="0" w:space="0" w:color="auto"/>
            <w:bottom w:val="none" w:sz="0" w:space="0" w:color="auto"/>
            <w:right w:val="none" w:sz="0" w:space="0" w:color="auto"/>
          </w:divBdr>
        </w:div>
        <w:div w:id="1675300198">
          <w:marLeft w:val="640"/>
          <w:marRight w:val="0"/>
          <w:marTop w:val="0"/>
          <w:marBottom w:val="0"/>
          <w:divBdr>
            <w:top w:val="none" w:sz="0" w:space="0" w:color="auto"/>
            <w:left w:val="none" w:sz="0" w:space="0" w:color="auto"/>
            <w:bottom w:val="none" w:sz="0" w:space="0" w:color="auto"/>
            <w:right w:val="none" w:sz="0" w:space="0" w:color="auto"/>
          </w:divBdr>
        </w:div>
        <w:div w:id="336465430">
          <w:marLeft w:val="640"/>
          <w:marRight w:val="0"/>
          <w:marTop w:val="0"/>
          <w:marBottom w:val="0"/>
          <w:divBdr>
            <w:top w:val="none" w:sz="0" w:space="0" w:color="auto"/>
            <w:left w:val="none" w:sz="0" w:space="0" w:color="auto"/>
            <w:bottom w:val="none" w:sz="0" w:space="0" w:color="auto"/>
            <w:right w:val="none" w:sz="0" w:space="0" w:color="auto"/>
          </w:divBdr>
        </w:div>
        <w:div w:id="1860728610">
          <w:marLeft w:val="640"/>
          <w:marRight w:val="0"/>
          <w:marTop w:val="0"/>
          <w:marBottom w:val="0"/>
          <w:divBdr>
            <w:top w:val="none" w:sz="0" w:space="0" w:color="auto"/>
            <w:left w:val="none" w:sz="0" w:space="0" w:color="auto"/>
            <w:bottom w:val="none" w:sz="0" w:space="0" w:color="auto"/>
            <w:right w:val="none" w:sz="0" w:space="0" w:color="auto"/>
          </w:divBdr>
        </w:div>
        <w:div w:id="1912808643">
          <w:marLeft w:val="640"/>
          <w:marRight w:val="0"/>
          <w:marTop w:val="0"/>
          <w:marBottom w:val="0"/>
          <w:divBdr>
            <w:top w:val="none" w:sz="0" w:space="0" w:color="auto"/>
            <w:left w:val="none" w:sz="0" w:space="0" w:color="auto"/>
            <w:bottom w:val="none" w:sz="0" w:space="0" w:color="auto"/>
            <w:right w:val="none" w:sz="0" w:space="0" w:color="auto"/>
          </w:divBdr>
        </w:div>
        <w:div w:id="1766072566">
          <w:marLeft w:val="640"/>
          <w:marRight w:val="0"/>
          <w:marTop w:val="0"/>
          <w:marBottom w:val="0"/>
          <w:divBdr>
            <w:top w:val="none" w:sz="0" w:space="0" w:color="auto"/>
            <w:left w:val="none" w:sz="0" w:space="0" w:color="auto"/>
            <w:bottom w:val="none" w:sz="0" w:space="0" w:color="auto"/>
            <w:right w:val="none" w:sz="0" w:space="0" w:color="auto"/>
          </w:divBdr>
        </w:div>
        <w:div w:id="502088761">
          <w:marLeft w:val="640"/>
          <w:marRight w:val="0"/>
          <w:marTop w:val="0"/>
          <w:marBottom w:val="0"/>
          <w:divBdr>
            <w:top w:val="none" w:sz="0" w:space="0" w:color="auto"/>
            <w:left w:val="none" w:sz="0" w:space="0" w:color="auto"/>
            <w:bottom w:val="none" w:sz="0" w:space="0" w:color="auto"/>
            <w:right w:val="none" w:sz="0" w:space="0" w:color="auto"/>
          </w:divBdr>
        </w:div>
        <w:div w:id="1310477022">
          <w:marLeft w:val="640"/>
          <w:marRight w:val="0"/>
          <w:marTop w:val="0"/>
          <w:marBottom w:val="0"/>
          <w:divBdr>
            <w:top w:val="none" w:sz="0" w:space="0" w:color="auto"/>
            <w:left w:val="none" w:sz="0" w:space="0" w:color="auto"/>
            <w:bottom w:val="none" w:sz="0" w:space="0" w:color="auto"/>
            <w:right w:val="none" w:sz="0" w:space="0" w:color="auto"/>
          </w:divBdr>
        </w:div>
        <w:div w:id="1422215963">
          <w:marLeft w:val="640"/>
          <w:marRight w:val="0"/>
          <w:marTop w:val="0"/>
          <w:marBottom w:val="0"/>
          <w:divBdr>
            <w:top w:val="none" w:sz="0" w:space="0" w:color="auto"/>
            <w:left w:val="none" w:sz="0" w:space="0" w:color="auto"/>
            <w:bottom w:val="none" w:sz="0" w:space="0" w:color="auto"/>
            <w:right w:val="none" w:sz="0" w:space="0" w:color="auto"/>
          </w:divBdr>
        </w:div>
        <w:div w:id="1755278288">
          <w:marLeft w:val="640"/>
          <w:marRight w:val="0"/>
          <w:marTop w:val="0"/>
          <w:marBottom w:val="0"/>
          <w:divBdr>
            <w:top w:val="none" w:sz="0" w:space="0" w:color="auto"/>
            <w:left w:val="none" w:sz="0" w:space="0" w:color="auto"/>
            <w:bottom w:val="none" w:sz="0" w:space="0" w:color="auto"/>
            <w:right w:val="none" w:sz="0" w:space="0" w:color="auto"/>
          </w:divBdr>
        </w:div>
        <w:div w:id="759524172">
          <w:marLeft w:val="640"/>
          <w:marRight w:val="0"/>
          <w:marTop w:val="0"/>
          <w:marBottom w:val="0"/>
          <w:divBdr>
            <w:top w:val="none" w:sz="0" w:space="0" w:color="auto"/>
            <w:left w:val="none" w:sz="0" w:space="0" w:color="auto"/>
            <w:bottom w:val="none" w:sz="0" w:space="0" w:color="auto"/>
            <w:right w:val="none" w:sz="0" w:space="0" w:color="auto"/>
          </w:divBdr>
        </w:div>
        <w:div w:id="1709405854">
          <w:marLeft w:val="640"/>
          <w:marRight w:val="0"/>
          <w:marTop w:val="0"/>
          <w:marBottom w:val="0"/>
          <w:divBdr>
            <w:top w:val="none" w:sz="0" w:space="0" w:color="auto"/>
            <w:left w:val="none" w:sz="0" w:space="0" w:color="auto"/>
            <w:bottom w:val="none" w:sz="0" w:space="0" w:color="auto"/>
            <w:right w:val="none" w:sz="0" w:space="0" w:color="auto"/>
          </w:divBdr>
        </w:div>
        <w:div w:id="695278095">
          <w:marLeft w:val="640"/>
          <w:marRight w:val="0"/>
          <w:marTop w:val="0"/>
          <w:marBottom w:val="0"/>
          <w:divBdr>
            <w:top w:val="none" w:sz="0" w:space="0" w:color="auto"/>
            <w:left w:val="none" w:sz="0" w:space="0" w:color="auto"/>
            <w:bottom w:val="none" w:sz="0" w:space="0" w:color="auto"/>
            <w:right w:val="none" w:sz="0" w:space="0" w:color="auto"/>
          </w:divBdr>
        </w:div>
        <w:div w:id="1407875521">
          <w:marLeft w:val="640"/>
          <w:marRight w:val="0"/>
          <w:marTop w:val="0"/>
          <w:marBottom w:val="0"/>
          <w:divBdr>
            <w:top w:val="none" w:sz="0" w:space="0" w:color="auto"/>
            <w:left w:val="none" w:sz="0" w:space="0" w:color="auto"/>
            <w:bottom w:val="none" w:sz="0" w:space="0" w:color="auto"/>
            <w:right w:val="none" w:sz="0" w:space="0" w:color="auto"/>
          </w:divBdr>
        </w:div>
        <w:div w:id="2120290996">
          <w:marLeft w:val="640"/>
          <w:marRight w:val="0"/>
          <w:marTop w:val="0"/>
          <w:marBottom w:val="0"/>
          <w:divBdr>
            <w:top w:val="none" w:sz="0" w:space="0" w:color="auto"/>
            <w:left w:val="none" w:sz="0" w:space="0" w:color="auto"/>
            <w:bottom w:val="none" w:sz="0" w:space="0" w:color="auto"/>
            <w:right w:val="none" w:sz="0" w:space="0" w:color="auto"/>
          </w:divBdr>
        </w:div>
        <w:div w:id="530186715">
          <w:marLeft w:val="640"/>
          <w:marRight w:val="0"/>
          <w:marTop w:val="0"/>
          <w:marBottom w:val="0"/>
          <w:divBdr>
            <w:top w:val="none" w:sz="0" w:space="0" w:color="auto"/>
            <w:left w:val="none" w:sz="0" w:space="0" w:color="auto"/>
            <w:bottom w:val="none" w:sz="0" w:space="0" w:color="auto"/>
            <w:right w:val="none" w:sz="0" w:space="0" w:color="auto"/>
          </w:divBdr>
        </w:div>
        <w:div w:id="1092580227">
          <w:marLeft w:val="640"/>
          <w:marRight w:val="0"/>
          <w:marTop w:val="0"/>
          <w:marBottom w:val="0"/>
          <w:divBdr>
            <w:top w:val="none" w:sz="0" w:space="0" w:color="auto"/>
            <w:left w:val="none" w:sz="0" w:space="0" w:color="auto"/>
            <w:bottom w:val="none" w:sz="0" w:space="0" w:color="auto"/>
            <w:right w:val="none" w:sz="0" w:space="0" w:color="auto"/>
          </w:divBdr>
        </w:div>
        <w:div w:id="351884437">
          <w:marLeft w:val="640"/>
          <w:marRight w:val="0"/>
          <w:marTop w:val="0"/>
          <w:marBottom w:val="0"/>
          <w:divBdr>
            <w:top w:val="none" w:sz="0" w:space="0" w:color="auto"/>
            <w:left w:val="none" w:sz="0" w:space="0" w:color="auto"/>
            <w:bottom w:val="none" w:sz="0" w:space="0" w:color="auto"/>
            <w:right w:val="none" w:sz="0" w:space="0" w:color="auto"/>
          </w:divBdr>
        </w:div>
        <w:div w:id="2144225273">
          <w:marLeft w:val="640"/>
          <w:marRight w:val="0"/>
          <w:marTop w:val="0"/>
          <w:marBottom w:val="0"/>
          <w:divBdr>
            <w:top w:val="none" w:sz="0" w:space="0" w:color="auto"/>
            <w:left w:val="none" w:sz="0" w:space="0" w:color="auto"/>
            <w:bottom w:val="none" w:sz="0" w:space="0" w:color="auto"/>
            <w:right w:val="none" w:sz="0" w:space="0" w:color="auto"/>
          </w:divBdr>
        </w:div>
        <w:div w:id="1160585977">
          <w:marLeft w:val="640"/>
          <w:marRight w:val="0"/>
          <w:marTop w:val="0"/>
          <w:marBottom w:val="0"/>
          <w:divBdr>
            <w:top w:val="none" w:sz="0" w:space="0" w:color="auto"/>
            <w:left w:val="none" w:sz="0" w:space="0" w:color="auto"/>
            <w:bottom w:val="none" w:sz="0" w:space="0" w:color="auto"/>
            <w:right w:val="none" w:sz="0" w:space="0" w:color="auto"/>
          </w:divBdr>
        </w:div>
        <w:div w:id="976375294">
          <w:marLeft w:val="640"/>
          <w:marRight w:val="0"/>
          <w:marTop w:val="0"/>
          <w:marBottom w:val="0"/>
          <w:divBdr>
            <w:top w:val="none" w:sz="0" w:space="0" w:color="auto"/>
            <w:left w:val="none" w:sz="0" w:space="0" w:color="auto"/>
            <w:bottom w:val="none" w:sz="0" w:space="0" w:color="auto"/>
            <w:right w:val="none" w:sz="0" w:space="0" w:color="auto"/>
          </w:divBdr>
        </w:div>
        <w:div w:id="629096513">
          <w:marLeft w:val="640"/>
          <w:marRight w:val="0"/>
          <w:marTop w:val="0"/>
          <w:marBottom w:val="0"/>
          <w:divBdr>
            <w:top w:val="none" w:sz="0" w:space="0" w:color="auto"/>
            <w:left w:val="none" w:sz="0" w:space="0" w:color="auto"/>
            <w:bottom w:val="none" w:sz="0" w:space="0" w:color="auto"/>
            <w:right w:val="none" w:sz="0" w:space="0" w:color="auto"/>
          </w:divBdr>
        </w:div>
        <w:div w:id="466357060">
          <w:marLeft w:val="640"/>
          <w:marRight w:val="0"/>
          <w:marTop w:val="0"/>
          <w:marBottom w:val="0"/>
          <w:divBdr>
            <w:top w:val="none" w:sz="0" w:space="0" w:color="auto"/>
            <w:left w:val="none" w:sz="0" w:space="0" w:color="auto"/>
            <w:bottom w:val="none" w:sz="0" w:space="0" w:color="auto"/>
            <w:right w:val="none" w:sz="0" w:space="0" w:color="auto"/>
          </w:divBdr>
        </w:div>
        <w:div w:id="1051424064">
          <w:marLeft w:val="640"/>
          <w:marRight w:val="0"/>
          <w:marTop w:val="0"/>
          <w:marBottom w:val="0"/>
          <w:divBdr>
            <w:top w:val="none" w:sz="0" w:space="0" w:color="auto"/>
            <w:left w:val="none" w:sz="0" w:space="0" w:color="auto"/>
            <w:bottom w:val="none" w:sz="0" w:space="0" w:color="auto"/>
            <w:right w:val="none" w:sz="0" w:space="0" w:color="auto"/>
          </w:divBdr>
        </w:div>
        <w:div w:id="1021123557">
          <w:marLeft w:val="640"/>
          <w:marRight w:val="0"/>
          <w:marTop w:val="0"/>
          <w:marBottom w:val="0"/>
          <w:divBdr>
            <w:top w:val="none" w:sz="0" w:space="0" w:color="auto"/>
            <w:left w:val="none" w:sz="0" w:space="0" w:color="auto"/>
            <w:bottom w:val="none" w:sz="0" w:space="0" w:color="auto"/>
            <w:right w:val="none" w:sz="0" w:space="0" w:color="auto"/>
          </w:divBdr>
        </w:div>
        <w:div w:id="904879106">
          <w:marLeft w:val="640"/>
          <w:marRight w:val="0"/>
          <w:marTop w:val="0"/>
          <w:marBottom w:val="0"/>
          <w:divBdr>
            <w:top w:val="none" w:sz="0" w:space="0" w:color="auto"/>
            <w:left w:val="none" w:sz="0" w:space="0" w:color="auto"/>
            <w:bottom w:val="none" w:sz="0" w:space="0" w:color="auto"/>
            <w:right w:val="none" w:sz="0" w:space="0" w:color="auto"/>
          </w:divBdr>
        </w:div>
        <w:div w:id="1241404549">
          <w:marLeft w:val="640"/>
          <w:marRight w:val="0"/>
          <w:marTop w:val="0"/>
          <w:marBottom w:val="0"/>
          <w:divBdr>
            <w:top w:val="none" w:sz="0" w:space="0" w:color="auto"/>
            <w:left w:val="none" w:sz="0" w:space="0" w:color="auto"/>
            <w:bottom w:val="none" w:sz="0" w:space="0" w:color="auto"/>
            <w:right w:val="none" w:sz="0" w:space="0" w:color="auto"/>
          </w:divBdr>
        </w:div>
        <w:div w:id="209853354">
          <w:marLeft w:val="640"/>
          <w:marRight w:val="0"/>
          <w:marTop w:val="0"/>
          <w:marBottom w:val="0"/>
          <w:divBdr>
            <w:top w:val="none" w:sz="0" w:space="0" w:color="auto"/>
            <w:left w:val="none" w:sz="0" w:space="0" w:color="auto"/>
            <w:bottom w:val="none" w:sz="0" w:space="0" w:color="auto"/>
            <w:right w:val="none" w:sz="0" w:space="0" w:color="auto"/>
          </w:divBdr>
        </w:div>
        <w:div w:id="1413703775">
          <w:marLeft w:val="640"/>
          <w:marRight w:val="0"/>
          <w:marTop w:val="0"/>
          <w:marBottom w:val="0"/>
          <w:divBdr>
            <w:top w:val="none" w:sz="0" w:space="0" w:color="auto"/>
            <w:left w:val="none" w:sz="0" w:space="0" w:color="auto"/>
            <w:bottom w:val="none" w:sz="0" w:space="0" w:color="auto"/>
            <w:right w:val="none" w:sz="0" w:space="0" w:color="auto"/>
          </w:divBdr>
        </w:div>
        <w:div w:id="603928158">
          <w:marLeft w:val="640"/>
          <w:marRight w:val="0"/>
          <w:marTop w:val="0"/>
          <w:marBottom w:val="0"/>
          <w:divBdr>
            <w:top w:val="none" w:sz="0" w:space="0" w:color="auto"/>
            <w:left w:val="none" w:sz="0" w:space="0" w:color="auto"/>
            <w:bottom w:val="none" w:sz="0" w:space="0" w:color="auto"/>
            <w:right w:val="none" w:sz="0" w:space="0" w:color="auto"/>
          </w:divBdr>
        </w:div>
        <w:div w:id="1443262416">
          <w:marLeft w:val="640"/>
          <w:marRight w:val="0"/>
          <w:marTop w:val="0"/>
          <w:marBottom w:val="0"/>
          <w:divBdr>
            <w:top w:val="none" w:sz="0" w:space="0" w:color="auto"/>
            <w:left w:val="none" w:sz="0" w:space="0" w:color="auto"/>
            <w:bottom w:val="none" w:sz="0" w:space="0" w:color="auto"/>
            <w:right w:val="none" w:sz="0" w:space="0" w:color="auto"/>
          </w:divBdr>
        </w:div>
        <w:div w:id="743917969">
          <w:marLeft w:val="640"/>
          <w:marRight w:val="0"/>
          <w:marTop w:val="0"/>
          <w:marBottom w:val="0"/>
          <w:divBdr>
            <w:top w:val="none" w:sz="0" w:space="0" w:color="auto"/>
            <w:left w:val="none" w:sz="0" w:space="0" w:color="auto"/>
            <w:bottom w:val="none" w:sz="0" w:space="0" w:color="auto"/>
            <w:right w:val="none" w:sz="0" w:space="0" w:color="auto"/>
          </w:divBdr>
        </w:div>
        <w:div w:id="1828593316">
          <w:marLeft w:val="640"/>
          <w:marRight w:val="0"/>
          <w:marTop w:val="0"/>
          <w:marBottom w:val="0"/>
          <w:divBdr>
            <w:top w:val="none" w:sz="0" w:space="0" w:color="auto"/>
            <w:left w:val="none" w:sz="0" w:space="0" w:color="auto"/>
            <w:bottom w:val="none" w:sz="0" w:space="0" w:color="auto"/>
            <w:right w:val="none" w:sz="0" w:space="0" w:color="auto"/>
          </w:divBdr>
        </w:div>
      </w:divsChild>
    </w:div>
    <w:div w:id="347097478">
      <w:bodyDiv w:val="1"/>
      <w:marLeft w:val="0"/>
      <w:marRight w:val="0"/>
      <w:marTop w:val="0"/>
      <w:marBottom w:val="0"/>
      <w:divBdr>
        <w:top w:val="none" w:sz="0" w:space="0" w:color="auto"/>
        <w:left w:val="none" w:sz="0" w:space="0" w:color="auto"/>
        <w:bottom w:val="none" w:sz="0" w:space="0" w:color="auto"/>
        <w:right w:val="none" w:sz="0" w:space="0" w:color="auto"/>
      </w:divBdr>
      <w:divsChild>
        <w:div w:id="1246765481">
          <w:marLeft w:val="640"/>
          <w:marRight w:val="0"/>
          <w:marTop w:val="0"/>
          <w:marBottom w:val="0"/>
          <w:divBdr>
            <w:top w:val="none" w:sz="0" w:space="0" w:color="auto"/>
            <w:left w:val="none" w:sz="0" w:space="0" w:color="auto"/>
            <w:bottom w:val="none" w:sz="0" w:space="0" w:color="auto"/>
            <w:right w:val="none" w:sz="0" w:space="0" w:color="auto"/>
          </w:divBdr>
        </w:div>
        <w:div w:id="1933464651">
          <w:marLeft w:val="640"/>
          <w:marRight w:val="0"/>
          <w:marTop w:val="0"/>
          <w:marBottom w:val="0"/>
          <w:divBdr>
            <w:top w:val="none" w:sz="0" w:space="0" w:color="auto"/>
            <w:left w:val="none" w:sz="0" w:space="0" w:color="auto"/>
            <w:bottom w:val="none" w:sz="0" w:space="0" w:color="auto"/>
            <w:right w:val="none" w:sz="0" w:space="0" w:color="auto"/>
          </w:divBdr>
        </w:div>
        <w:div w:id="1621954072">
          <w:marLeft w:val="640"/>
          <w:marRight w:val="0"/>
          <w:marTop w:val="0"/>
          <w:marBottom w:val="0"/>
          <w:divBdr>
            <w:top w:val="none" w:sz="0" w:space="0" w:color="auto"/>
            <w:left w:val="none" w:sz="0" w:space="0" w:color="auto"/>
            <w:bottom w:val="none" w:sz="0" w:space="0" w:color="auto"/>
            <w:right w:val="none" w:sz="0" w:space="0" w:color="auto"/>
          </w:divBdr>
        </w:div>
        <w:div w:id="1272130814">
          <w:marLeft w:val="640"/>
          <w:marRight w:val="0"/>
          <w:marTop w:val="0"/>
          <w:marBottom w:val="0"/>
          <w:divBdr>
            <w:top w:val="none" w:sz="0" w:space="0" w:color="auto"/>
            <w:left w:val="none" w:sz="0" w:space="0" w:color="auto"/>
            <w:bottom w:val="none" w:sz="0" w:space="0" w:color="auto"/>
            <w:right w:val="none" w:sz="0" w:space="0" w:color="auto"/>
          </w:divBdr>
        </w:div>
        <w:div w:id="747769416">
          <w:marLeft w:val="640"/>
          <w:marRight w:val="0"/>
          <w:marTop w:val="0"/>
          <w:marBottom w:val="0"/>
          <w:divBdr>
            <w:top w:val="none" w:sz="0" w:space="0" w:color="auto"/>
            <w:left w:val="none" w:sz="0" w:space="0" w:color="auto"/>
            <w:bottom w:val="none" w:sz="0" w:space="0" w:color="auto"/>
            <w:right w:val="none" w:sz="0" w:space="0" w:color="auto"/>
          </w:divBdr>
        </w:div>
        <w:div w:id="2133161678">
          <w:marLeft w:val="640"/>
          <w:marRight w:val="0"/>
          <w:marTop w:val="0"/>
          <w:marBottom w:val="0"/>
          <w:divBdr>
            <w:top w:val="none" w:sz="0" w:space="0" w:color="auto"/>
            <w:left w:val="none" w:sz="0" w:space="0" w:color="auto"/>
            <w:bottom w:val="none" w:sz="0" w:space="0" w:color="auto"/>
            <w:right w:val="none" w:sz="0" w:space="0" w:color="auto"/>
          </w:divBdr>
        </w:div>
        <w:div w:id="1487934912">
          <w:marLeft w:val="640"/>
          <w:marRight w:val="0"/>
          <w:marTop w:val="0"/>
          <w:marBottom w:val="0"/>
          <w:divBdr>
            <w:top w:val="none" w:sz="0" w:space="0" w:color="auto"/>
            <w:left w:val="none" w:sz="0" w:space="0" w:color="auto"/>
            <w:bottom w:val="none" w:sz="0" w:space="0" w:color="auto"/>
            <w:right w:val="none" w:sz="0" w:space="0" w:color="auto"/>
          </w:divBdr>
        </w:div>
        <w:div w:id="1675834935">
          <w:marLeft w:val="640"/>
          <w:marRight w:val="0"/>
          <w:marTop w:val="0"/>
          <w:marBottom w:val="0"/>
          <w:divBdr>
            <w:top w:val="none" w:sz="0" w:space="0" w:color="auto"/>
            <w:left w:val="none" w:sz="0" w:space="0" w:color="auto"/>
            <w:bottom w:val="none" w:sz="0" w:space="0" w:color="auto"/>
            <w:right w:val="none" w:sz="0" w:space="0" w:color="auto"/>
          </w:divBdr>
        </w:div>
        <w:div w:id="1986545159">
          <w:marLeft w:val="640"/>
          <w:marRight w:val="0"/>
          <w:marTop w:val="0"/>
          <w:marBottom w:val="0"/>
          <w:divBdr>
            <w:top w:val="none" w:sz="0" w:space="0" w:color="auto"/>
            <w:left w:val="none" w:sz="0" w:space="0" w:color="auto"/>
            <w:bottom w:val="none" w:sz="0" w:space="0" w:color="auto"/>
            <w:right w:val="none" w:sz="0" w:space="0" w:color="auto"/>
          </w:divBdr>
        </w:div>
        <w:div w:id="467673709">
          <w:marLeft w:val="640"/>
          <w:marRight w:val="0"/>
          <w:marTop w:val="0"/>
          <w:marBottom w:val="0"/>
          <w:divBdr>
            <w:top w:val="none" w:sz="0" w:space="0" w:color="auto"/>
            <w:left w:val="none" w:sz="0" w:space="0" w:color="auto"/>
            <w:bottom w:val="none" w:sz="0" w:space="0" w:color="auto"/>
            <w:right w:val="none" w:sz="0" w:space="0" w:color="auto"/>
          </w:divBdr>
        </w:div>
        <w:div w:id="1225146050">
          <w:marLeft w:val="640"/>
          <w:marRight w:val="0"/>
          <w:marTop w:val="0"/>
          <w:marBottom w:val="0"/>
          <w:divBdr>
            <w:top w:val="none" w:sz="0" w:space="0" w:color="auto"/>
            <w:left w:val="none" w:sz="0" w:space="0" w:color="auto"/>
            <w:bottom w:val="none" w:sz="0" w:space="0" w:color="auto"/>
            <w:right w:val="none" w:sz="0" w:space="0" w:color="auto"/>
          </w:divBdr>
        </w:div>
        <w:div w:id="1079210716">
          <w:marLeft w:val="640"/>
          <w:marRight w:val="0"/>
          <w:marTop w:val="0"/>
          <w:marBottom w:val="0"/>
          <w:divBdr>
            <w:top w:val="none" w:sz="0" w:space="0" w:color="auto"/>
            <w:left w:val="none" w:sz="0" w:space="0" w:color="auto"/>
            <w:bottom w:val="none" w:sz="0" w:space="0" w:color="auto"/>
            <w:right w:val="none" w:sz="0" w:space="0" w:color="auto"/>
          </w:divBdr>
        </w:div>
        <w:div w:id="250427897">
          <w:marLeft w:val="640"/>
          <w:marRight w:val="0"/>
          <w:marTop w:val="0"/>
          <w:marBottom w:val="0"/>
          <w:divBdr>
            <w:top w:val="none" w:sz="0" w:space="0" w:color="auto"/>
            <w:left w:val="none" w:sz="0" w:space="0" w:color="auto"/>
            <w:bottom w:val="none" w:sz="0" w:space="0" w:color="auto"/>
            <w:right w:val="none" w:sz="0" w:space="0" w:color="auto"/>
          </w:divBdr>
        </w:div>
        <w:div w:id="205408285">
          <w:marLeft w:val="640"/>
          <w:marRight w:val="0"/>
          <w:marTop w:val="0"/>
          <w:marBottom w:val="0"/>
          <w:divBdr>
            <w:top w:val="none" w:sz="0" w:space="0" w:color="auto"/>
            <w:left w:val="none" w:sz="0" w:space="0" w:color="auto"/>
            <w:bottom w:val="none" w:sz="0" w:space="0" w:color="auto"/>
            <w:right w:val="none" w:sz="0" w:space="0" w:color="auto"/>
          </w:divBdr>
        </w:div>
        <w:div w:id="242303531">
          <w:marLeft w:val="640"/>
          <w:marRight w:val="0"/>
          <w:marTop w:val="0"/>
          <w:marBottom w:val="0"/>
          <w:divBdr>
            <w:top w:val="none" w:sz="0" w:space="0" w:color="auto"/>
            <w:left w:val="none" w:sz="0" w:space="0" w:color="auto"/>
            <w:bottom w:val="none" w:sz="0" w:space="0" w:color="auto"/>
            <w:right w:val="none" w:sz="0" w:space="0" w:color="auto"/>
          </w:divBdr>
        </w:div>
        <w:div w:id="2053071750">
          <w:marLeft w:val="640"/>
          <w:marRight w:val="0"/>
          <w:marTop w:val="0"/>
          <w:marBottom w:val="0"/>
          <w:divBdr>
            <w:top w:val="none" w:sz="0" w:space="0" w:color="auto"/>
            <w:left w:val="none" w:sz="0" w:space="0" w:color="auto"/>
            <w:bottom w:val="none" w:sz="0" w:space="0" w:color="auto"/>
            <w:right w:val="none" w:sz="0" w:space="0" w:color="auto"/>
          </w:divBdr>
        </w:div>
        <w:div w:id="996881423">
          <w:marLeft w:val="640"/>
          <w:marRight w:val="0"/>
          <w:marTop w:val="0"/>
          <w:marBottom w:val="0"/>
          <w:divBdr>
            <w:top w:val="none" w:sz="0" w:space="0" w:color="auto"/>
            <w:left w:val="none" w:sz="0" w:space="0" w:color="auto"/>
            <w:bottom w:val="none" w:sz="0" w:space="0" w:color="auto"/>
            <w:right w:val="none" w:sz="0" w:space="0" w:color="auto"/>
          </w:divBdr>
        </w:div>
        <w:div w:id="1209954170">
          <w:marLeft w:val="640"/>
          <w:marRight w:val="0"/>
          <w:marTop w:val="0"/>
          <w:marBottom w:val="0"/>
          <w:divBdr>
            <w:top w:val="none" w:sz="0" w:space="0" w:color="auto"/>
            <w:left w:val="none" w:sz="0" w:space="0" w:color="auto"/>
            <w:bottom w:val="none" w:sz="0" w:space="0" w:color="auto"/>
            <w:right w:val="none" w:sz="0" w:space="0" w:color="auto"/>
          </w:divBdr>
        </w:div>
        <w:div w:id="856888397">
          <w:marLeft w:val="640"/>
          <w:marRight w:val="0"/>
          <w:marTop w:val="0"/>
          <w:marBottom w:val="0"/>
          <w:divBdr>
            <w:top w:val="none" w:sz="0" w:space="0" w:color="auto"/>
            <w:left w:val="none" w:sz="0" w:space="0" w:color="auto"/>
            <w:bottom w:val="none" w:sz="0" w:space="0" w:color="auto"/>
            <w:right w:val="none" w:sz="0" w:space="0" w:color="auto"/>
          </w:divBdr>
        </w:div>
        <w:div w:id="1577128594">
          <w:marLeft w:val="640"/>
          <w:marRight w:val="0"/>
          <w:marTop w:val="0"/>
          <w:marBottom w:val="0"/>
          <w:divBdr>
            <w:top w:val="none" w:sz="0" w:space="0" w:color="auto"/>
            <w:left w:val="none" w:sz="0" w:space="0" w:color="auto"/>
            <w:bottom w:val="none" w:sz="0" w:space="0" w:color="auto"/>
            <w:right w:val="none" w:sz="0" w:space="0" w:color="auto"/>
          </w:divBdr>
        </w:div>
        <w:div w:id="1817800586">
          <w:marLeft w:val="640"/>
          <w:marRight w:val="0"/>
          <w:marTop w:val="0"/>
          <w:marBottom w:val="0"/>
          <w:divBdr>
            <w:top w:val="none" w:sz="0" w:space="0" w:color="auto"/>
            <w:left w:val="none" w:sz="0" w:space="0" w:color="auto"/>
            <w:bottom w:val="none" w:sz="0" w:space="0" w:color="auto"/>
            <w:right w:val="none" w:sz="0" w:space="0" w:color="auto"/>
          </w:divBdr>
        </w:div>
        <w:div w:id="679089586">
          <w:marLeft w:val="640"/>
          <w:marRight w:val="0"/>
          <w:marTop w:val="0"/>
          <w:marBottom w:val="0"/>
          <w:divBdr>
            <w:top w:val="none" w:sz="0" w:space="0" w:color="auto"/>
            <w:left w:val="none" w:sz="0" w:space="0" w:color="auto"/>
            <w:bottom w:val="none" w:sz="0" w:space="0" w:color="auto"/>
            <w:right w:val="none" w:sz="0" w:space="0" w:color="auto"/>
          </w:divBdr>
        </w:div>
        <w:div w:id="1757895120">
          <w:marLeft w:val="640"/>
          <w:marRight w:val="0"/>
          <w:marTop w:val="0"/>
          <w:marBottom w:val="0"/>
          <w:divBdr>
            <w:top w:val="none" w:sz="0" w:space="0" w:color="auto"/>
            <w:left w:val="none" w:sz="0" w:space="0" w:color="auto"/>
            <w:bottom w:val="none" w:sz="0" w:space="0" w:color="auto"/>
            <w:right w:val="none" w:sz="0" w:space="0" w:color="auto"/>
          </w:divBdr>
        </w:div>
        <w:div w:id="772868344">
          <w:marLeft w:val="640"/>
          <w:marRight w:val="0"/>
          <w:marTop w:val="0"/>
          <w:marBottom w:val="0"/>
          <w:divBdr>
            <w:top w:val="none" w:sz="0" w:space="0" w:color="auto"/>
            <w:left w:val="none" w:sz="0" w:space="0" w:color="auto"/>
            <w:bottom w:val="none" w:sz="0" w:space="0" w:color="auto"/>
            <w:right w:val="none" w:sz="0" w:space="0" w:color="auto"/>
          </w:divBdr>
        </w:div>
        <w:div w:id="704601934">
          <w:marLeft w:val="640"/>
          <w:marRight w:val="0"/>
          <w:marTop w:val="0"/>
          <w:marBottom w:val="0"/>
          <w:divBdr>
            <w:top w:val="none" w:sz="0" w:space="0" w:color="auto"/>
            <w:left w:val="none" w:sz="0" w:space="0" w:color="auto"/>
            <w:bottom w:val="none" w:sz="0" w:space="0" w:color="auto"/>
            <w:right w:val="none" w:sz="0" w:space="0" w:color="auto"/>
          </w:divBdr>
        </w:div>
        <w:div w:id="1677152010">
          <w:marLeft w:val="640"/>
          <w:marRight w:val="0"/>
          <w:marTop w:val="0"/>
          <w:marBottom w:val="0"/>
          <w:divBdr>
            <w:top w:val="none" w:sz="0" w:space="0" w:color="auto"/>
            <w:left w:val="none" w:sz="0" w:space="0" w:color="auto"/>
            <w:bottom w:val="none" w:sz="0" w:space="0" w:color="auto"/>
            <w:right w:val="none" w:sz="0" w:space="0" w:color="auto"/>
          </w:divBdr>
        </w:div>
        <w:div w:id="1312060304">
          <w:marLeft w:val="640"/>
          <w:marRight w:val="0"/>
          <w:marTop w:val="0"/>
          <w:marBottom w:val="0"/>
          <w:divBdr>
            <w:top w:val="none" w:sz="0" w:space="0" w:color="auto"/>
            <w:left w:val="none" w:sz="0" w:space="0" w:color="auto"/>
            <w:bottom w:val="none" w:sz="0" w:space="0" w:color="auto"/>
            <w:right w:val="none" w:sz="0" w:space="0" w:color="auto"/>
          </w:divBdr>
        </w:div>
        <w:div w:id="274673915">
          <w:marLeft w:val="640"/>
          <w:marRight w:val="0"/>
          <w:marTop w:val="0"/>
          <w:marBottom w:val="0"/>
          <w:divBdr>
            <w:top w:val="none" w:sz="0" w:space="0" w:color="auto"/>
            <w:left w:val="none" w:sz="0" w:space="0" w:color="auto"/>
            <w:bottom w:val="none" w:sz="0" w:space="0" w:color="auto"/>
            <w:right w:val="none" w:sz="0" w:space="0" w:color="auto"/>
          </w:divBdr>
        </w:div>
        <w:div w:id="280765103">
          <w:marLeft w:val="640"/>
          <w:marRight w:val="0"/>
          <w:marTop w:val="0"/>
          <w:marBottom w:val="0"/>
          <w:divBdr>
            <w:top w:val="none" w:sz="0" w:space="0" w:color="auto"/>
            <w:left w:val="none" w:sz="0" w:space="0" w:color="auto"/>
            <w:bottom w:val="none" w:sz="0" w:space="0" w:color="auto"/>
            <w:right w:val="none" w:sz="0" w:space="0" w:color="auto"/>
          </w:divBdr>
        </w:div>
        <w:div w:id="341859580">
          <w:marLeft w:val="640"/>
          <w:marRight w:val="0"/>
          <w:marTop w:val="0"/>
          <w:marBottom w:val="0"/>
          <w:divBdr>
            <w:top w:val="none" w:sz="0" w:space="0" w:color="auto"/>
            <w:left w:val="none" w:sz="0" w:space="0" w:color="auto"/>
            <w:bottom w:val="none" w:sz="0" w:space="0" w:color="auto"/>
            <w:right w:val="none" w:sz="0" w:space="0" w:color="auto"/>
          </w:divBdr>
        </w:div>
        <w:div w:id="1546870634">
          <w:marLeft w:val="640"/>
          <w:marRight w:val="0"/>
          <w:marTop w:val="0"/>
          <w:marBottom w:val="0"/>
          <w:divBdr>
            <w:top w:val="none" w:sz="0" w:space="0" w:color="auto"/>
            <w:left w:val="none" w:sz="0" w:space="0" w:color="auto"/>
            <w:bottom w:val="none" w:sz="0" w:space="0" w:color="auto"/>
            <w:right w:val="none" w:sz="0" w:space="0" w:color="auto"/>
          </w:divBdr>
        </w:div>
        <w:div w:id="54939010">
          <w:marLeft w:val="640"/>
          <w:marRight w:val="0"/>
          <w:marTop w:val="0"/>
          <w:marBottom w:val="0"/>
          <w:divBdr>
            <w:top w:val="none" w:sz="0" w:space="0" w:color="auto"/>
            <w:left w:val="none" w:sz="0" w:space="0" w:color="auto"/>
            <w:bottom w:val="none" w:sz="0" w:space="0" w:color="auto"/>
            <w:right w:val="none" w:sz="0" w:space="0" w:color="auto"/>
          </w:divBdr>
        </w:div>
        <w:div w:id="623196706">
          <w:marLeft w:val="640"/>
          <w:marRight w:val="0"/>
          <w:marTop w:val="0"/>
          <w:marBottom w:val="0"/>
          <w:divBdr>
            <w:top w:val="none" w:sz="0" w:space="0" w:color="auto"/>
            <w:left w:val="none" w:sz="0" w:space="0" w:color="auto"/>
            <w:bottom w:val="none" w:sz="0" w:space="0" w:color="auto"/>
            <w:right w:val="none" w:sz="0" w:space="0" w:color="auto"/>
          </w:divBdr>
        </w:div>
        <w:div w:id="937517007">
          <w:marLeft w:val="640"/>
          <w:marRight w:val="0"/>
          <w:marTop w:val="0"/>
          <w:marBottom w:val="0"/>
          <w:divBdr>
            <w:top w:val="none" w:sz="0" w:space="0" w:color="auto"/>
            <w:left w:val="none" w:sz="0" w:space="0" w:color="auto"/>
            <w:bottom w:val="none" w:sz="0" w:space="0" w:color="auto"/>
            <w:right w:val="none" w:sz="0" w:space="0" w:color="auto"/>
          </w:divBdr>
        </w:div>
        <w:div w:id="1040544947">
          <w:marLeft w:val="640"/>
          <w:marRight w:val="0"/>
          <w:marTop w:val="0"/>
          <w:marBottom w:val="0"/>
          <w:divBdr>
            <w:top w:val="none" w:sz="0" w:space="0" w:color="auto"/>
            <w:left w:val="none" w:sz="0" w:space="0" w:color="auto"/>
            <w:bottom w:val="none" w:sz="0" w:space="0" w:color="auto"/>
            <w:right w:val="none" w:sz="0" w:space="0" w:color="auto"/>
          </w:divBdr>
        </w:div>
        <w:div w:id="769659699">
          <w:marLeft w:val="640"/>
          <w:marRight w:val="0"/>
          <w:marTop w:val="0"/>
          <w:marBottom w:val="0"/>
          <w:divBdr>
            <w:top w:val="none" w:sz="0" w:space="0" w:color="auto"/>
            <w:left w:val="none" w:sz="0" w:space="0" w:color="auto"/>
            <w:bottom w:val="none" w:sz="0" w:space="0" w:color="auto"/>
            <w:right w:val="none" w:sz="0" w:space="0" w:color="auto"/>
          </w:divBdr>
        </w:div>
        <w:div w:id="525483542">
          <w:marLeft w:val="640"/>
          <w:marRight w:val="0"/>
          <w:marTop w:val="0"/>
          <w:marBottom w:val="0"/>
          <w:divBdr>
            <w:top w:val="none" w:sz="0" w:space="0" w:color="auto"/>
            <w:left w:val="none" w:sz="0" w:space="0" w:color="auto"/>
            <w:bottom w:val="none" w:sz="0" w:space="0" w:color="auto"/>
            <w:right w:val="none" w:sz="0" w:space="0" w:color="auto"/>
          </w:divBdr>
        </w:div>
        <w:div w:id="1595356350">
          <w:marLeft w:val="640"/>
          <w:marRight w:val="0"/>
          <w:marTop w:val="0"/>
          <w:marBottom w:val="0"/>
          <w:divBdr>
            <w:top w:val="none" w:sz="0" w:space="0" w:color="auto"/>
            <w:left w:val="none" w:sz="0" w:space="0" w:color="auto"/>
            <w:bottom w:val="none" w:sz="0" w:space="0" w:color="auto"/>
            <w:right w:val="none" w:sz="0" w:space="0" w:color="auto"/>
          </w:divBdr>
        </w:div>
        <w:div w:id="2084177620">
          <w:marLeft w:val="640"/>
          <w:marRight w:val="0"/>
          <w:marTop w:val="0"/>
          <w:marBottom w:val="0"/>
          <w:divBdr>
            <w:top w:val="none" w:sz="0" w:space="0" w:color="auto"/>
            <w:left w:val="none" w:sz="0" w:space="0" w:color="auto"/>
            <w:bottom w:val="none" w:sz="0" w:space="0" w:color="auto"/>
            <w:right w:val="none" w:sz="0" w:space="0" w:color="auto"/>
          </w:divBdr>
        </w:div>
        <w:div w:id="1999534770">
          <w:marLeft w:val="640"/>
          <w:marRight w:val="0"/>
          <w:marTop w:val="0"/>
          <w:marBottom w:val="0"/>
          <w:divBdr>
            <w:top w:val="none" w:sz="0" w:space="0" w:color="auto"/>
            <w:left w:val="none" w:sz="0" w:space="0" w:color="auto"/>
            <w:bottom w:val="none" w:sz="0" w:space="0" w:color="auto"/>
            <w:right w:val="none" w:sz="0" w:space="0" w:color="auto"/>
          </w:divBdr>
        </w:div>
        <w:div w:id="812989881">
          <w:marLeft w:val="640"/>
          <w:marRight w:val="0"/>
          <w:marTop w:val="0"/>
          <w:marBottom w:val="0"/>
          <w:divBdr>
            <w:top w:val="none" w:sz="0" w:space="0" w:color="auto"/>
            <w:left w:val="none" w:sz="0" w:space="0" w:color="auto"/>
            <w:bottom w:val="none" w:sz="0" w:space="0" w:color="auto"/>
            <w:right w:val="none" w:sz="0" w:space="0" w:color="auto"/>
          </w:divBdr>
        </w:div>
        <w:div w:id="2082940732">
          <w:marLeft w:val="640"/>
          <w:marRight w:val="0"/>
          <w:marTop w:val="0"/>
          <w:marBottom w:val="0"/>
          <w:divBdr>
            <w:top w:val="none" w:sz="0" w:space="0" w:color="auto"/>
            <w:left w:val="none" w:sz="0" w:space="0" w:color="auto"/>
            <w:bottom w:val="none" w:sz="0" w:space="0" w:color="auto"/>
            <w:right w:val="none" w:sz="0" w:space="0" w:color="auto"/>
          </w:divBdr>
        </w:div>
        <w:div w:id="748426981">
          <w:marLeft w:val="640"/>
          <w:marRight w:val="0"/>
          <w:marTop w:val="0"/>
          <w:marBottom w:val="0"/>
          <w:divBdr>
            <w:top w:val="none" w:sz="0" w:space="0" w:color="auto"/>
            <w:left w:val="none" w:sz="0" w:space="0" w:color="auto"/>
            <w:bottom w:val="none" w:sz="0" w:space="0" w:color="auto"/>
            <w:right w:val="none" w:sz="0" w:space="0" w:color="auto"/>
          </w:divBdr>
        </w:div>
        <w:div w:id="1722249519">
          <w:marLeft w:val="640"/>
          <w:marRight w:val="0"/>
          <w:marTop w:val="0"/>
          <w:marBottom w:val="0"/>
          <w:divBdr>
            <w:top w:val="none" w:sz="0" w:space="0" w:color="auto"/>
            <w:left w:val="none" w:sz="0" w:space="0" w:color="auto"/>
            <w:bottom w:val="none" w:sz="0" w:space="0" w:color="auto"/>
            <w:right w:val="none" w:sz="0" w:space="0" w:color="auto"/>
          </w:divBdr>
        </w:div>
        <w:div w:id="1087579758">
          <w:marLeft w:val="640"/>
          <w:marRight w:val="0"/>
          <w:marTop w:val="0"/>
          <w:marBottom w:val="0"/>
          <w:divBdr>
            <w:top w:val="none" w:sz="0" w:space="0" w:color="auto"/>
            <w:left w:val="none" w:sz="0" w:space="0" w:color="auto"/>
            <w:bottom w:val="none" w:sz="0" w:space="0" w:color="auto"/>
            <w:right w:val="none" w:sz="0" w:space="0" w:color="auto"/>
          </w:divBdr>
        </w:div>
        <w:div w:id="1556503726">
          <w:marLeft w:val="640"/>
          <w:marRight w:val="0"/>
          <w:marTop w:val="0"/>
          <w:marBottom w:val="0"/>
          <w:divBdr>
            <w:top w:val="none" w:sz="0" w:space="0" w:color="auto"/>
            <w:left w:val="none" w:sz="0" w:space="0" w:color="auto"/>
            <w:bottom w:val="none" w:sz="0" w:space="0" w:color="auto"/>
            <w:right w:val="none" w:sz="0" w:space="0" w:color="auto"/>
          </w:divBdr>
        </w:div>
        <w:div w:id="592397267">
          <w:marLeft w:val="640"/>
          <w:marRight w:val="0"/>
          <w:marTop w:val="0"/>
          <w:marBottom w:val="0"/>
          <w:divBdr>
            <w:top w:val="none" w:sz="0" w:space="0" w:color="auto"/>
            <w:left w:val="none" w:sz="0" w:space="0" w:color="auto"/>
            <w:bottom w:val="none" w:sz="0" w:space="0" w:color="auto"/>
            <w:right w:val="none" w:sz="0" w:space="0" w:color="auto"/>
          </w:divBdr>
        </w:div>
        <w:div w:id="353966464">
          <w:marLeft w:val="640"/>
          <w:marRight w:val="0"/>
          <w:marTop w:val="0"/>
          <w:marBottom w:val="0"/>
          <w:divBdr>
            <w:top w:val="none" w:sz="0" w:space="0" w:color="auto"/>
            <w:left w:val="none" w:sz="0" w:space="0" w:color="auto"/>
            <w:bottom w:val="none" w:sz="0" w:space="0" w:color="auto"/>
            <w:right w:val="none" w:sz="0" w:space="0" w:color="auto"/>
          </w:divBdr>
        </w:div>
        <w:div w:id="1185286162">
          <w:marLeft w:val="640"/>
          <w:marRight w:val="0"/>
          <w:marTop w:val="0"/>
          <w:marBottom w:val="0"/>
          <w:divBdr>
            <w:top w:val="none" w:sz="0" w:space="0" w:color="auto"/>
            <w:left w:val="none" w:sz="0" w:space="0" w:color="auto"/>
            <w:bottom w:val="none" w:sz="0" w:space="0" w:color="auto"/>
            <w:right w:val="none" w:sz="0" w:space="0" w:color="auto"/>
          </w:divBdr>
        </w:div>
        <w:div w:id="398014244">
          <w:marLeft w:val="640"/>
          <w:marRight w:val="0"/>
          <w:marTop w:val="0"/>
          <w:marBottom w:val="0"/>
          <w:divBdr>
            <w:top w:val="none" w:sz="0" w:space="0" w:color="auto"/>
            <w:left w:val="none" w:sz="0" w:space="0" w:color="auto"/>
            <w:bottom w:val="none" w:sz="0" w:space="0" w:color="auto"/>
            <w:right w:val="none" w:sz="0" w:space="0" w:color="auto"/>
          </w:divBdr>
        </w:div>
        <w:div w:id="1804040309">
          <w:marLeft w:val="640"/>
          <w:marRight w:val="0"/>
          <w:marTop w:val="0"/>
          <w:marBottom w:val="0"/>
          <w:divBdr>
            <w:top w:val="none" w:sz="0" w:space="0" w:color="auto"/>
            <w:left w:val="none" w:sz="0" w:space="0" w:color="auto"/>
            <w:bottom w:val="none" w:sz="0" w:space="0" w:color="auto"/>
            <w:right w:val="none" w:sz="0" w:space="0" w:color="auto"/>
          </w:divBdr>
        </w:div>
        <w:div w:id="1213007508">
          <w:marLeft w:val="640"/>
          <w:marRight w:val="0"/>
          <w:marTop w:val="0"/>
          <w:marBottom w:val="0"/>
          <w:divBdr>
            <w:top w:val="none" w:sz="0" w:space="0" w:color="auto"/>
            <w:left w:val="none" w:sz="0" w:space="0" w:color="auto"/>
            <w:bottom w:val="none" w:sz="0" w:space="0" w:color="auto"/>
            <w:right w:val="none" w:sz="0" w:space="0" w:color="auto"/>
          </w:divBdr>
        </w:div>
        <w:div w:id="1897470258">
          <w:marLeft w:val="640"/>
          <w:marRight w:val="0"/>
          <w:marTop w:val="0"/>
          <w:marBottom w:val="0"/>
          <w:divBdr>
            <w:top w:val="none" w:sz="0" w:space="0" w:color="auto"/>
            <w:left w:val="none" w:sz="0" w:space="0" w:color="auto"/>
            <w:bottom w:val="none" w:sz="0" w:space="0" w:color="auto"/>
            <w:right w:val="none" w:sz="0" w:space="0" w:color="auto"/>
          </w:divBdr>
        </w:div>
        <w:div w:id="834957657">
          <w:marLeft w:val="640"/>
          <w:marRight w:val="0"/>
          <w:marTop w:val="0"/>
          <w:marBottom w:val="0"/>
          <w:divBdr>
            <w:top w:val="none" w:sz="0" w:space="0" w:color="auto"/>
            <w:left w:val="none" w:sz="0" w:space="0" w:color="auto"/>
            <w:bottom w:val="none" w:sz="0" w:space="0" w:color="auto"/>
            <w:right w:val="none" w:sz="0" w:space="0" w:color="auto"/>
          </w:divBdr>
        </w:div>
        <w:div w:id="159009638">
          <w:marLeft w:val="640"/>
          <w:marRight w:val="0"/>
          <w:marTop w:val="0"/>
          <w:marBottom w:val="0"/>
          <w:divBdr>
            <w:top w:val="none" w:sz="0" w:space="0" w:color="auto"/>
            <w:left w:val="none" w:sz="0" w:space="0" w:color="auto"/>
            <w:bottom w:val="none" w:sz="0" w:space="0" w:color="auto"/>
            <w:right w:val="none" w:sz="0" w:space="0" w:color="auto"/>
          </w:divBdr>
        </w:div>
        <w:div w:id="885332585">
          <w:marLeft w:val="640"/>
          <w:marRight w:val="0"/>
          <w:marTop w:val="0"/>
          <w:marBottom w:val="0"/>
          <w:divBdr>
            <w:top w:val="none" w:sz="0" w:space="0" w:color="auto"/>
            <w:left w:val="none" w:sz="0" w:space="0" w:color="auto"/>
            <w:bottom w:val="none" w:sz="0" w:space="0" w:color="auto"/>
            <w:right w:val="none" w:sz="0" w:space="0" w:color="auto"/>
          </w:divBdr>
        </w:div>
        <w:div w:id="1264411700">
          <w:marLeft w:val="640"/>
          <w:marRight w:val="0"/>
          <w:marTop w:val="0"/>
          <w:marBottom w:val="0"/>
          <w:divBdr>
            <w:top w:val="none" w:sz="0" w:space="0" w:color="auto"/>
            <w:left w:val="none" w:sz="0" w:space="0" w:color="auto"/>
            <w:bottom w:val="none" w:sz="0" w:space="0" w:color="auto"/>
            <w:right w:val="none" w:sz="0" w:space="0" w:color="auto"/>
          </w:divBdr>
        </w:div>
        <w:div w:id="1373729363">
          <w:marLeft w:val="640"/>
          <w:marRight w:val="0"/>
          <w:marTop w:val="0"/>
          <w:marBottom w:val="0"/>
          <w:divBdr>
            <w:top w:val="none" w:sz="0" w:space="0" w:color="auto"/>
            <w:left w:val="none" w:sz="0" w:space="0" w:color="auto"/>
            <w:bottom w:val="none" w:sz="0" w:space="0" w:color="auto"/>
            <w:right w:val="none" w:sz="0" w:space="0" w:color="auto"/>
          </w:divBdr>
        </w:div>
        <w:div w:id="21521281">
          <w:marLeft w:val="640"/>
          <w:marRight w:val="0"/>
          <w:marTop w:val="0"/>
          <w:marBottom w:val="0"/>
          <w:divBdr>
            <w:top w:val="none" w:sz="0" w:space="0" w:color="auto"/>
            <w:left w:val="none" w:sz="0" w:space="0" w:color="auto"/>
            <w:bottom w:val="none" w:sz="0" w:space="0" w:color="auto"/>
            <w:right w:val="none" w:sz="0" w:space="0" w:color="auto"/>
          </w:divBdr>
        </w:div>
        <w:div w:id="1702634977">
          <w:marLeft w:val="640"/>
          <w:marRight w:val="0"/>
          <w:marTop w:val="0"/>
          <w:marBottom w:val="0"/>
          <w:divBdr>
            <w:top w:val="none" w:sz="0" w:space="0" w:color="auto"/>
            <w:left w:val="none" w:sz="0" w:space="0" w:color="auto"/>
            <w:bottom w:val="none" w:sz="0" w:space="0" w:color="auto"/>
            <w:right w:val="none" w:sz="0" w:space="0" w:color="auto"/>
          </w:divBdr>
        </w:div>
        <w:div w:id="752774327">
          <w:marLeft w:val="640"/>
          <w:marRight w:val="0"/>
          <w:marTop w:val="0"/>
          <w:marBottom w:val="0"/>
          <w:divBdr>
            <w:top w:val="none" w:sz="0" w:space="0" w:color="auto"/>
            <w:left w:val="none" w:sz="0" w:space="0" w:color="auto"/>
            <w:bottom w:val="none" w:sz="0" w:space="0" w:color="auto"/>
            <w:right w:val="none" w:sz="0" w:space="0" w:color="auto"/>
          </w:divBdr>
        </w:div>
        <w:div w:id="1286035031">
          <w:marLeft w:val="640"/>
          <w:marRight w:val="0"/>
          <w:marTop w:val="0"/>
          <w:marBottom w:val="0"/>
          <w:divBdr>
            <w:top w:val="none" w:sz="0" w:space="0" w:color="auto"/>
            <w:left w:val="none" w:sz="0" w:space="0" w:color="auto"/>
            <w:bottom w:val="none" w:sz="0" w:space="0" w:color="auto"/>
            <w:right w:val="none" w:sz="0" w:space="0" w:color="auto"/>
          </w:divBdr>
        </w:div>
        <w:div w:id="1852260152">
          <w:marLeft w:val="640"/>
          <w:marRight w:val="0"/>
          <w:marTop w:val="0"/>
          <w:marBottom w:val="0"/>
          <w:divBdr>
            <w:top w:val="none" w:sz="0" w:space="0" w:color="auto"/>
            <w:left w:val="none" w:sz="0" w:space="0" w:color="auto"/>
            <w:bottom w:val="none" w:sz="0" w:space="0" w:color="auto"/>
            <w:right w:val="none" w:sz="0" w:space="0" w:color="auto"/>
          </w:divBdr>
        </w:div>
        <w:div w:id="1552182104">
          <w:marLeft w:val="640"/>
          <w:marRight w:val="0"/>
          <w:marTop w:val="0"/>
          <w:marBottom w:val="0"/>
          <w:divBdr>
            <w:top w:val="none" w:sz="0" w:space="0" w:color="auto"/>
            <w:left w:val="none" w:sz="0" w:space="0" w:color="auto"/>
            <w:bottom w:val="none" w:sz="0" w:space="0" w:color="auto"/>
            <w:right w:val="none" w:sz="0" w:space="0" w:color="auto"/>
          </w:divBdr>
        </w:div>
        <w:div w:id="1162350523">
          <w:marLeft w:val="640"/>
          <w:marRight w:val="0"/>
          <w:marTop w:val="0"/>
          <w:marBottom w:val="0"/>
          <w:divBdr>
            <w:top w:val="none" w:sz="0" w:space="0" w:color="auto"/>
            <w:left w:val="none" w:sz="0" w:space="0" w:color="auto"/>
            <w:bottom w:val="none" w:sz="0" w:space="0" w:color="auto"/>
            <w:right w:val="none" w:sz="0" w:space="0" w:color="auto"/>
          </w:divBdr>
        </w:div>
        <w:div w:id="1995910479">
          <w:marLeft w:val="640"/>
          <w:marRight w:val="0"/>
          <w:marTop w:val="0"/>
          <w:marBottom w:val="0"/>
          <w:divBdr>
            <w:top w:val="none" w:sz="0" w:space="0" w:color="auto"/>
            <w:left w:val="none" w:sz="0" w:space="0" w:color="auto"/>
            <w:bottom w:val="none" w:sz="0" w:space="0" w:color="auto"/>
            <w:right w:val="none" w:sz="0" w:space="0" w:color="auto"/>
          </w:divBdr>
        </w:div>
        <w:div w:id="915438746">
          <w:marLeft w:val="640"/>
          <w:marRight w:val="0"/>
          <w:marTop w:val="0"/>
          <w:marBottom w:val="0"/>
          <w:divBdr>
            <w:top w:val="none" w:sz="0" w:space="0" w:color="auto"/>
            <w:left w:val="none" w:sz="0" w:space="0" w:color="auto"/>
            <w:bottom w:val="none" w:sz="0" w:space="0" w:color="auto"/>
            <w:right w:val="none" w:sz="0" w:space="0" w:color="auto"/>
          </w:divBdr>
        </w:div>
        <w:div w:id="1428229805">
          <w:marLeft w:val="640"/>
          <w:marRight w:val="0"/>
          <w:marTop w:val="0"/>
          <w:marBottom w:val="0"/>
          <w:divBdr>
            <w:top w:val="none" w:sz="0" w:space="0" w:color="auto"/>
            <w:left w:val="none" w:sz="0" w:space="0" w:color="auto"/>
            <w:bottom w:val="none" w:sz="0" w:space="0" w:color="auto"/>
            <w:right w:val="none" w:sz="0" w:space="0" w:color="auto"/>
          </w:divBdr>
        </w:div>
        <w:div w:id="10036487">
          <w:marLeft w:val="640"/>
          <w:marRight w:val="0"/>
          <w:marTop w:val="0"/>
          <w:marBottom w:val="0"/>
          <w:divBdr>
            <w:top w:val="none" w:sz="0" w:space="0" w:color="auto"/>
            <w:left w:val="none" w:sz="0" w:space="0" w:color="auto"/>
            <w:bottom w:val="none" w:sz="0" w:space="0" w:color="auto"/>
            <w:right w:val="none" w:sz="0" w:space="0" w:color="auto"/>
          </w:divBdr>
        </w:div>
        <w:div w:id="509948124">
          <w:marLeft w:val="640"/>
          <w:marRight w:val="0"/>
          <w:marTop w:val="0"/>
          <w:marBottom w:val="0"/>
          <w:divBdr>
            <w:top w:val="none" w:sz="0" w:space="0" w:color="auto"/>
            <w:left w:val="none" w:sz="0" w:space="0" w:color="auto"/>
            <w:bottom w:val="none" w:sz="0" w:space="0" w:color="auto"/>
            <w:right w:val="none" w:sz="0" w:space="0" w:color="auto"/>
          </w:divBdr>
        </w:div>
        <w:div w:id="2094082874">
          <w:marLeft w:val="640"/>
          <w:marRight w:val="0"/>
          <w:marTop w:val="0"/>
          <w:marBottom w:val="0"/>
          <w:divBdr>
            <w:top w:val="none" w:sz="0" w:space="0" w:color="auto"/>
            <w:left w:val="none" w:sz="0" w:space="0" w:color="auto"/>
            <w:bottom w:val="none" w:sz="0" w:space="0" w:color="auto"/>
            <w:right w:val="none" w:sz="0" w:space="0" w:color="auto"/>
          </w:divBdr>
        </w:div>
        <w:div w:id="1931085150">
          <w:marLeft w:val="640"/>
          <w:marRight w:val="0"/>
          <w:marTop w:val="0"/>
          <w:marBottom w:val="0"/>
          <w:divBdr>
            <w:top w:val="none" w:sz="0" w:space="0" w:color="auto"/>
            <w:left w:val="none" w:sz="0" w:space="0" w:color="auto"/>
            <w:bottom w:val="none" w:sz="0" w:space="0" w:color="auto"/>
            <w:right w:val="none" w:sz="0" w:space="0" w:color="auto"/>
          </w:divBdr>
        </w:div>
        <w:div w:id="2101176400">
          <w:marLeft w:val="640"/>
          <w:marRight w:val="0"/>
          <w:marTop w:val="0"/>
          <w:marBottom w:val="0"/>
          <w:divBdr>
            <w:top w:val="none" w:sz="0" w:space="0" w:color="auto"/>
            <w:left w:val="none" w:sz="0" w:space="0" w:color="auto"/>
            <w:bottom w:val="none" w:sz="0" w:space="0" w:color="auto"/>
            <w:right w:val="none" w:sz="0" w:space="0" w:color="auto"/>
          </w:divBdr>
        </w:div>
        <w:div w:id="2090538507">
          <w:marLeft w:val="640"/>
          <w:marRight w:val="0"/>
          <w:marTop w:val="0"/>
          <w:marBottom w:val="0"/>
          <w:divBdr>
            <w:top w:val="none" w:sz="0" w:space="0" w:color="auto"/>
            <w:left w:val="none" w:sz="0" w:space="0" w:color="auto"/>
            <w:bottom w:val="none" w:sz="0" w:space="0" w:color="auto"/>
            <w:right w:val="none" w:sz="0" w:space="0" w:color="auto"/>
          </w:divBdr>
        </w:div>
        <w:div w:id="628391217">
          <w:marLeft w:val="640"/>
          <w:marRight w:val="0"/>
          <w:marTop w:val="0"/>
          <w:marBottom w:val="0"/>
          <w:divBdr>
            <w:top w:val="none" w:sz="0" w:space="0" w:color="auto"/>
            <w:left w:val="none" w:sz="0" w:space="0" w:color="auto"/>
            <w:bottom w:val="none" w:sz="0" w:space="0" w:color="auto"/>
            <w:right w:val="none" w:sz="0" w:space="0" w:color="auto"/>
          </w:divBdr>
        </w:div>
        <w:div w:id="1965231052">
          <w:marLeft w:val="640"/>
          <w:marRight w:val="0"/>
          <w:marTop w:val="0"/>
          <w:marBottom w:val="0"/>
          <w:divBdr>
            <w:top w:val="none" w:sz="0" w:space="0" w:color="auto"/>
            <w:left w:val="none" w:sz="0" w:space="0" w:color="auto"/>
            <w:bottom w:val="none" w:sz="0" w:space="0" w:color="auto"/>
            <w:right w:val="none" w:sz="0" w:space="0" w:color="auto"/>
          </w:divBdr>
        </w:div>
        <w:div w:id="605425535">
          <w:marLeft w:val="640"/>
          <w:marRight w:val="0"/>
          <w:marTop w:val="0"/>
          <w:marBottom w:val="0"/>
          <w:divBdr>
            <w:top w:val="none" w:sz="0" w:space="0" w:color="auto"/>
            <w:left w:val="none" w:sz="0" w:space="0" w:color="auto"/>
            <w:bottom w:val="none" w:sz="0" w:space="0" w:color="auto"/>
            <w:right w:val="none" w:sz="0" w:space="0" w:color="auto"/>
          </w:divBdr>
        </w:div>
        <w:div w:id="420489945">
          <w:marLeft w:val="640"/>
          <w:marRight w:val="0"/>
          <w:marTop w:val="0"/>
          <w:marBottom w:val="0"/>
          <w:divBdr>
            <w:top w:val="none" w:sz="0" w:space="0" w:color="auto"/>
            <w:left w:val="none" w:sz="0" w:space="0" w:color="auto"/>
            <w:bottom w:val="none" w:sz="0" w:space="0" w:color="auto"/>
            <w:right w:val="none" w:sz="0" w:space="0" w:color="auto"/>
          </w:divBdr>
        </w:div>
        <w:div w:id="1536769276">
          <w:marLeft w:val="640"/>
          <w:marRight w:val="0"/>
          <w:marTop w:val="0"/>
          <w:marBottom w:val="0"/>
          <w:divBdr>
            <w:top w:val="none" w:sz="0" w:space="0" w:color="auto"/>
            <w:left w:val="none" w:sz="0" w:space="0" w:color="auto"/>
            <w:bottom w:val="none" w:sz="0" w:space="0" w:color="auto"/>
            <w:right w:val="none" w:sz="0" w:space="0" w:color="auto"/>
          </w:divBdr>
        </w:div>
        <w:div w:id="913395198">
          <w:marLeft w:val="640"/>
          <w:marRight w:val="0"/>
          <w:marTop w:val="0"/>
          <w:marBottom w:val="0"/>
          <w:divBdr>
            <w:top w:val="none" w:sz="0" w:space="0" w:color="auto"/>
            <w:left w:val="none" w:sz="0" w:space="0" w:color="auto"/>
            <w:bottom w:val="none" w:sz="0" w:space="0" w:color="auto"/>
            <w:right w:val="none" w:sz="0" w:space="0" w:color="auto"/>
          </w:divBdr>
        </w:div>
        <w:div w:id="410124330">
          <w:marLeft w:val="640"/>
          <w:marRight w:val="0"/>
          <w:marTop w:val="0"/>
          <w:marBottom w:val="0"/>
          <w:divBdr>
            <w:top w:val="none" w:sz="0" w:space="0" w:color="auto"/>
            <w:left w:val="none" w:sz="0" w:space="0" w:color="auto"/>
            <w:bottom w:val="none" w:sz="0" w:space="0" w:color="auto"/>
            <w:right w:val="none" w:sz="0" w:space="0" w:color="auto"/>
          </w:divBdr>
        </w:div>
        <w:div w:id="1104035298">
          <w:marLeft w:val="640"/>
          <w:marRight w:val="0"/>
          <w:marTop w:val="0"/>
          <w:marBottom w:val="0"/>
          <w:divBdr>
            <w:top w:val="none" w:sz="0" w:space="0" w:color="auto"/>
            <w:left w:val="none" w:sz="0" w:space="0" w:color="auto"/>
            <w:bottom w:val="none" w:sz="0" w:space="0" w:color="auto"/>
            <w:right w:val="none" w:sz="0" w:space="0" w:color="auto"/>
          </w:divBdr>
        </w:div>
        <w:div w:id="434401318">
          <w:marLeft w:val="640"/>
          <w:marRight w:val="0"/>
          <w:marTop w:val="0"/>
          <w:marBottom w:val="0"/>
          <w:divBdr>
            <w:top w:val="none" w:sz="0" w:space="0" w:color="auto"/>
            <w:left w:val="none" w:sz="0" w:space="0" w:color="auto"/>
            <w:bottom w:val="none" w:sz="0" w:space="0" w:color="auto"/>
            <w:right w:val="none" w:sz="0" w:space="0" w:color="auto"/>
          </w:divBdr>
        </w:div>
        <w:div w:id="195627843">
          <w:marLeft w:val="640"/>
          <w:marRight w:val="0"/>
          <w:marTop w:val="0"/>
          <w:marBottom w:val="0"/>
          <w:divBdr>
            <w:top w:val="none" w:sz="0" w:space="0" w:color="auto"/>
            <w:left w:val="none" w:sz="0" w:space="0" w:color="auto"/>
            <w:bottom w:val="none" w:sz="0" w:space="0" w:color="auto"/>
            <w:right w:val="none" w:sz="0" w:space="0" w:color="auto"/>
          </w:divBdr>
        </w:div>
        <w:div w:id="449250967">
          <w:marLeft w:val="640"/>
          <w:marRight w:val="0"/>
          <w:marTop w:val="0"/>
          <w:marBottom w:val="0"/>
          <w:divBdr>
            <w:top w:val="none" w:sz="0" w:space="0" w:color="auto"/>
            <w:left w:val="none" w:sz="0" w:space="0" w:color="auto"/>
            <w:bottom w:val="none" w:sz="0" w:space="0" w:color="auto"/>
            <w:right w:val="none" w:sz="0" w:space="0" w:color="auto"/>
          </w:divBdr>
        </w:div>
        <w:div w:id="1549341441">
          <w:marLeft w:val="640"/>
          <w:marRight w:val="0"/>
          <w:marTop w:val="0"/>
          <w:marBottom w:val="0"/>
          <w:divBdr>
            <w:top w:val="none" w:sz="0" w:space="0" w:color="auto"/>
            <w:left w:val="none" w:sz="0" w:space="0" w:color="auto"/>
            <w:bottom w:val="none" w:sz="0" w:space="0" w:color="auto"/>
            <w:right w:val="none" w:sz="0" w:space="0" w:color="auto"/>
          </w:divBdr>
        </w:div>
        <w:div w:id="681321717">
          <w:marLeft w:val="640"/>
          <w:marRight w:val="0"/>
          <w:marTop w:val="0"/>
          <w:marBottom w:val="0"/>
          <w:divBdr>
            <w:top w:val="none" w:sz="0" w:space="0" w:color="auto"/>
            <w:left w:val="none" w:sz="0" w:space="0" w:color="auto"/>
            <w:bottom w:val="none" w:sz="0" w:space="0" w:color="auto"/>
            <w:right w:val="none" w:sz="0" w:space="0" w:color="auto"/>
          </w:divBdr>
        </w:div>
        <w:div w:id="1353611765">
          <w:marLeft w:val="640"/>
          <w:marRight w:val="0"/>
          <w:marTop w:val="0"/>
          <w:marBottom w:val="0"/>
          <w:divBdr>
            <w:top w:val="none" w:sz="0" w:space="0" w:color="auto"/>
            <w:left w:val="none" w:sz="0" w:space="0" w:color="auto"/>
            <w:bottom w:val="none" w:sz="0" w:space="0" w:color="auto"/>
            <w:right w:val="none" w:sz="0" w:space="0" w:color="auto"/>
          </w:divBdr>
        </w:div>
        <w:div w:id="1802386346">
          <w:marLeft w:val="640"/>
          <w:marRight w:val="0"/>
          <w:marTop w:val="0"/>
          <w:marBottom w:val="0"/>
          <w:divBdr>
            <w:top w:val="none" w:sz="0" w:space="0" w:color="auto"/>
            <w:left w:val="none" w:sz="0" w:space="0" w:color="auto"/>
            <w:bottom w:val="none" w:sz="0" w:space="0" w:color="auto"/>
            <w:right w:val="none" w:sz="0" w:space="0" w:color="auto"/>
          </w:divBdr>
        </w:div>
        <w:div w:id="151676324">
          <w:marLeft w:val="640"/>
          <w:marRight w:val="0"/>
          <w:marTop w:val="0"/>
          <w:marBottom w:val="0"/>
          <w:divBdr>
            <w:top w:val="none" w:sz="0" w:space="0" w:color="auto"/>
            <w:left w:val="none" w:sz="0" w:space="0" w:color="auto"/>
            <w:bottom w:val="none" w:sz="0" w:space="0" w:color="auto"/>
            <w:right w:val="none" w:sz="0" w:space="0" w:color="auto"/>
          </w:divBdr>
        </w:div>
        <w:div w:id="2078700635">
          <w:marLeft w:val="640"/>
          <w:marRight w:val="0"/>
          <w:marTop w:val="0"/>
          <w:marBottom w:val="0"/>
          <w:divBdr>
            <w:top w:val="none" w:sz="0" w:space="0" w:color="auto"/>
            <w:left w:val="none" w:sz="0" w:space="0" w:color="auto"/>
            <w:bottom w:val="none" w:sz="0" w:space="0" w:color="auto"/>
            <w:right w:val="none" w:sz="0" w:space="0" w:color="auto"/>
          </w:divBdr>
        </w:div>
        <w:div w:id="2000842733">
          <w:marLeft w:val="640"/>
          <w:marRight w:val="0"/>
          <w:marTop w:val="0"/>
          <w:marBottom w:val="0"/>
          <w:divBdr>
            <w:top w:val="none" w:sz="0" w:space="0" w:color="auto"/>
            <w:left w:val="none" w:sz="0" w:space="0" w:color="auto"/>
            <w:bottom w:val="none" w:sz="0" w:space="0" w:color="auto"/>
            <w:right w:val="none" w:sz="0" w:space="0" w:color="auto"/>
          </w:divBdr>
        </w:div>
        <w:div w:id="185604878">
          <w:marLeft w:val="640"/>
          <w:marRight w:val="0"/>
          <w:marTop w:val="0"/>
          <w:marBottom w:val="0"/>
          <w:divBdr>
            <w:top w:val="none" w:sz="0" w:space="0" w:color="auto"/>
            <w:left w:val="none" w:sz="0" w:space="0" w:color="auto"/>
            <w:bottom w:val="none" w:sz="0" w:space="0" w:color="auto"/>
            <w:right w:val="none" w:sz="0" w:space="0" w:color="auto"/>
          </w:divBdr>
        </w:div>
        <w:div w:id="47266088">
          <w:marLeft w:val="640"/>
          <w:marRight w:val="0"/>
          <w:marTop w:val="0"/>
          <w:marBottom w:val="0"/>
          <w:divBdr>
            <w:top w:val="none" w:sz="0" w:space="0" w:color="auto"/>
            <w:left w:val="none" w:sz="0" w:space="0" w:color="auto"/>
            <w:bottom w:val="none" w:sz="0" w:space="0" w:color="auto"/>
            <w:right w:val="none" w:sz="0" w:space="0" w:color="auto"/>
          </w:divBdr>
        </w:div>
        <w:div w:id="965430259">
          <w:marLeft w:val="640"/>
          <w:marRight w:val="0"/>
          <w:marTop w:val="0"/>
          <w:marBottom w:val="0"/>
          <w:divBdr>
            <w:top w:val="none" w:sz="0" w:space="0" w:color="auto"/>
            <w:left w:val="none" w:sz="0" w:space="0" w:color="auto"/>
            <w:bottom w:val="none" w:sz="0" w:space="0" w:color="auto"/>
            <w:right w:val="none" w:sz="0" w:space="0" w:color="auto"/>
          </w:divBdr>
        </w:div>
        <w:div w:id="1156457358">
          <w:marLeft w:val="640"/>
          <w:marRight w:val="0"/>
          <w:marTop w:val="0"/>
          <w:marBottom w:val="0"/>
          <w:divBdr>
            <w:top w:val="none" w:sz="0" w:space="0" w:color="auto"/>
            <w:left w:val="none" w:sz="0" w:space="0" w:color="auto"/>
            <w:bottom w:val="none" w:sz="0" w:space="0" w:color="auto"/>
            <w:right w:val="none" w:sz="0" w:space="0" w:color="auto"/>
          </w:divBdr>
        </w:div>
        <w:div w:id="216477387">
          <w:marLeft w:val="640"/>
          <w:marRight w:val="0"/>
          <w:marTop w:val="0"/>
          <w:marBottom w:val="0"/>
          <w:divBdr>
            <w:top w:val="none" w:sz="0" w:space="0" w:color="auto"/>
            <w:left w:val="none" w:sz="0" w:space="0" w:color="auto"/>
            <w:bottom w:val="none" w:sz="0" w:space="0" w:color="auto"/>
            <w:right w:val="none" w:sz="0" w:space="0" w:color="auto"/>
          </w:divBdr>
        </w:div>
        <w:div w:id="824200917">
          <w:marLeft w:val="640"/>
          <w:marRight w:val="0"/>
          <w:marTop w:val="0"/>
          <w:marBottom w:val="0"/>
          <w:divBdr>
            <w:top w:val="none" w:sz="0" w:space="0" w:color="auto"/>
            <w:left w:val="none" w:sz="0" w:space="0" w:color="auto"/>
            <w:bottom w:val="none" w:sz="0" w:space="0" w:color="auto"/>
            <w:right w:val="none" w:sz="0" w:space="0" w:color="auto"/>
          </w:divBdr>
        </w:div>
        <w:div w:id="1495997386">
          <w:marLeft w:val="640"/>
          <w:marRight w:val="0"/>
          <w:marTop w:val="0"/>
          <w:marBottom w:val="0"/>
          <w:divBdr>
            <w:top w:val="none" w:sz="0" w:space="0" w:color="auto"/>
            <w:left w:val="none" w:sz="0" w:space="0" w:color="auto"/>
            <w:bottom w:val="none" w:sz="0" w:space="0" w:color="auto"/>
            <w:right w:val="none" w:sz="0" w:space="0" w:color="auto"/>
          </w:divBdr>
        </w:div>
        <w:div w:id="927226618">
          <w:marLeft w:val="640"/>
          <w:marRight w:val="0"/>
          <w:marTop w:val="0"/>
          <w:marBottom w:val="0"/>
          <w:divBdr>
            <w:top w:val="none" w:sz="0" w:space="0" w:color="auto"/>
            <w:left w:val="none" w:sz="0" w:space="0" w:color="auto"/>
            <w:bottom w:val="none" w:sz="0" w:space="0" w:color="auto"/>
            <w:right w:val="none" w:sz="0" w:space="0" w:color="auto"/>
          </w:divBdr>
        </w:div>
        <w:div w:id="1030836676">
          <w:marLeft w:val="640"/>
          <w:marRight w:val="0"/>
          <w:marTop w:val="0"/>
          <w:marBottom w:val="0"/>
          <w:divBdr>
            <w:top w:val="none" w:sz="0" w:space="0" w:color="auto"/>
            <w:left w:val="none" w:sz="0" w:space="0" w:color="auto"/>
            <w:bottom w:val="none" w:sz="0" w:space="0" w:color="auto"/>
            <w:right w:val="none" w:sz="0" w:space="0" w:color="auto"/>
          </w:divBdr>
        </w:div>
        <w:div w:id="1553077352">
          <w:marLeft w:val="640"/>
          <w:marRight w:val="0"/>
          <w:marTop w:val="0"/>
          <w:marBottom w:val="0"/>
          <w:divBdr>
            <w:top w:val="none" w:sz="0" w:space="0" w:color="auto"/>
            <w:left w:val="none" w:sz="0" w:space="0" w:color="auto"/>
            <w:bottom w:val="none" w:sz="0" w:space="0" w:color="auto"/>
            <w:right w:val="none" w:sz="0" w:space="0" w:color="auto"/>
          </w:divBdr>
        </w:div>
        <w:div w:id="1616593964">
          <w:marLeft w:val="640"/>
          <w:marRight w:val="0"/>
          <w:marTop w:val="0"/>
          <w:marBottom w:val="0"/>
          <w:divBdr>
            <w:top w:val="none" w:sz="0" w:space="0" w:color="auto"/>
            <w:left w:val="none" w:sz="0" w:space="0" w:color="auto"/>
            <w:bottom w:val="none" w:sz="0" w:space="0" w:color="auto"/>
            <w:right w:val="none" w:sz="0" w:space="0" w:color="auto"/>
          </w:divBdr>
        </w:div>
        <w:div w:id="1450509188">
          <w:marLeft w:val="640"/>
          <w:marRight w:val="0"/>
          <w:marTop w:val="0"/>
          <w:marBottom w:val="0"/>
          <w:divBdr>
            <w:top w:val="none" w:sz="0" w:space="0" w:color="auto"/>
            <w:left w:val="none" w:sz="0" w:space="0" w:color="auto"/>
            <w:bottom w:val="none" w:sz="0" w:space="0" w:color="auto"/>
            <w:right w:val="none" w:sz="0" w:space="0" w:color="auto"/>
          </w:divBdr>
        </w:div>
        <w:div w:id="2020499242">
          <w:marLeft w:val="640"/>
          <w:marRight w:val="0"/>
          <w:marTop w:val="0"/>
          <w:marBottom w:val="0"/>
          <w:divBdr>
            <w:top w:val="none" w:sz="0" w:space="0" w:color="auto"/>
            <w:left w:val="none" w:sz="0" w:space="0" w:color="auto"/>
            <w:bottom w:val="none" w:sz="0" w:space="0" w:color="auto"/>
            <w:right w:val="none" w:sz="0" w:space="0" w:color="auto"/>
          </w:divBdr>
        </w:div>
        <w:div w:id="2102989731">
          <w:marLeft w:val="640"/>
          <w:marRight w:val="0"/>
          <w:marTop w:val="0"/>
          <w:marBottom w:val="0"/>
          <w:divBdr>
            <w:top w:val="none" w:sz="0" w:space="0" w:color="auto"/>
            <w:left w:val="none" w:sz="0" w:space="0" w:color="auto"/>
            <w:bottom w:val="none" w:sz="0" w:space="0" w:color="auto"/>
            <w:right w:val="none" w:sz="0" w:space="0" w:color="auto"/>
          </w:divBdr>
        </w:div>
        <w:div w:id="1661419567">
          <w:marLeft w:val="640"/>
          <w:marRight w:val="0"/>
          <w:marTop w:val="0"/>
          <w:marBottom w:val="0"/>
          <w:divBdr>
            <w:top w:val="none" w:sz="0" w:space="0" w:color="auto"/>
            <w:left w:val="none" w:sz="0" w:space="0" w:color="auto"/>
            <w:bottom w:val="none" w:sz="0" w:space="0" w:color="auto"/>
            <w:right w:val="none" w:sz="0" w:space="0" w:color="auto"/>
          </w:divBdr>
        </w:div>
        <w:div w:id="1806585015">
          <w:marLeft w:val="640"/>
          <w:marRight w:val="0"/>
          <w:marTop w:val="0"/>
          <w:marBottom w:val="0"/>
          <w:divBdr>
            <w:top w:val="none" w:sz="0" w:space="0" w:color="auto"/>
            <w:left w:val="none" w:sz="0" w:space="0" w:color="auto"/>
            <w:bottom w:val="none" w:sz="0" w:space="0" w:color="auto"/>
            <w:right w:val="none" w:sz="0" w:space="0" w:color="auto"/>
          </w:divBdr>
        </w:div>
        <w:div w:id="366150264">
          <w:marLeft w:val="640"/>
          <w:marRight w:val="0"/>
          <w:marTop w:val="0"/>
          <w:marBottom w:val="0"/>
          <w:divBdr>
            <w:top w:val="none" w:sz="0" w:space="0" w:color="auto"/>
            <w:left w:val="none" w:sz="0" w:space="0" w:color="auto"/>
            <w:bottom w:val="none" w:sz="0" w:space="0" w:color="auto"/>
            <w:right w:val="none" w:sz="0" w:space="0" w:color="auto"/>
          </w:divBdr>
        </w:div>
        <w:div w:id="929119171">
          <w:marLeft w:val="640"/>
          <w:marRight w:val="0"/>
          <w:marTop w:val="0"/>
          <w:marBottom w:val="0"/>
          <w:divBdr>
            <w:top w:val="none" w:sz="0" w:space="0" w:color="auto"/>
            <w:left w:val="none" w:sz="0" w:space="0" w:color="auto"/>
            <w:bottom w:val="none" w:sz="0" w:space="0" w:color="auto"/>
            <w:right w:val="none" w:sz="0" w:space="0" w:color="auto"/>
          </w:divBdr>
        </w:div>
        <w:div w:id="1006128004">
          <w:marLeft w:val="640"/>
          <w:marRight w:val="0"/>
          <w:marTop w:val="0"/>
          <w:marBottom w:val="0"/>
          <w:divBdr>
            <w:top w:val="none" w:sz="0" w:space="0" w:color="auto"/>
            <w:left w:val="none" w:sz="0" w:space="0" w:color="auto"/>
            <w:bottom w:val="none" w:sz="0" w:space="0" w:color="auto"/>
            <w:right w:val="none" w:sz="0" w:space="0" w:color="auto"/>
          </w:divBdr>
        </w:div>
        <w:div w:id="667057635">
          <w:marLeft w:val="640"/>
          <w:marRight w:val="0"/>
          <w:marTop w:val="0"/>
          <w:marBottom w:val="0"/>
          <w:divBdr>
            <w:top w:val="none" w:sz="0" w:space="0" w:color="auto"/>
            <w:left w:val="none" w:sz="0" w:space="0" w:color="auto"/>
            <w:bottom w:val="none" w:sz="0" w:space="0" w:color="auto"/>
            <w:right w:val="none" w:sz="0" w:space="0" w:color="auto"/>
          </w:divBdr>
        </w:div>
        <w:div w:id="410542310">
          <w:marLeft w:val="640"/>
          <w:marRight w:val="0"/>
          <w:marTop w:val="0"/>
          <w:marBottom w:val="0"/>
          <w:divBdr>
            <w:top w:val="none" w:sz="0" w:space="0" w:color="auto"/>
            <w:left w:val="none" w:sz="0" w:space="0" w:color="auto"/>
            <w:bottom w:val="none" w:sz="0" w:space="0" w:color="auto"/>
            <w:right w:val="none" w:sz="0" w:space="0" w:color="auto"/>
          </w:divBdr>
        </w:div>
        <w:div w:id="66346931">
          <w:marLeft w:val="640"/>
          <w:marRight w:val="0"/>
          <w:marTop w:val="0"/>
          <w:marBottom w:val="0"/>
          <w:divBdr>
            <w:top w:val="none" w:sz="0" w:space="0" w:color="auto"/>
            <w:left w:val="none" w:sz="0" w:space="0" w:color="auto"/>
            <w:bottom w:val="none" w:sz="0" w:space="0" w:color="auto"/>
            <w:right w:val="none" w:sz="0" w:space="0" w:color="auto"/>
          </w:divBdr>
        </w:div>
        <w:div w:id="2082168328">
          <w:marLeft w:val="640"/>
          <w:marRight w:val="0"/>
          <w:marTop w:val="0"/>
          <w:marBottom w:val="0"/>
          <w:divBdr>
            <w:top w:val="none" w:sz="0" w:space="0" w:color="auto"/>
            <w:left w:val="none" w:sz="0" w:space="0" w:color="auto"/>
            <w:bottom w:val="none" w:sz="0" w:space="0" w:color="auto"/>
            <w:right w:val="none" w:sz="0" w:space="0" w:color="auto"/>
          </w:divBdr>
        </w:div>
        <w:div w:id="1984432274">
          <w:marLeft w:val="640"/>
          <w:marRight w:val="0"/>
          <w:marTop w:val="0"/>
          <w:marBottom w:val="0"/>
          <w:divBdr>
            <w:top w:val="none" w:sz="0" w:space="0" w:color="auto"/>
            <w:left w:val="none" w:sz="0" w:space="0" w:color="auto"/>
            <w:bottom w:val="none" w:sz="0" w:space="0" w:color="auto"/>
            <w:right w:val="none" w:sz="0" w:space="0" w:color="auto"/>
          </w:divBdr>
        </w:div>
        <w:div w:id="1695227892">
          <w:marLeft w:val="640"/>
          <w:marRight w:val="0"/>
          <w:marTop w:val="0"/>
          <w:marBottom w:val="0"/>
          <w:divBdr>
            <w:top w:val="none" w:sz="0" w:space="0" w:color="auto"/>
            <w:left w:val="none" w:sz="0" w:space="0" w:color="auto"/>
            <w:bottom w:val="none" w:sz="0" w:space="0" w:color="auto"/>
            <w:right w:val="none" w:sz="0" w:space="0" w:color="auto"/>
          </w:divBdr>
        </w:div>
        <w:div w:id="1473910205">
          <w:marLeft w:val="640"/>
          <w:marRight w:val="0"/>
          <w:marTop w:val="0"/>
          <w:marBottom w:val="0"/>
          <w:divBdr>
            <w:top w:val="none" w:sz="0" w:space="0" w:color="auto"/>
            <w:left w:val="none" w:sz="0" w:space="0" w:color="auto"/>
            <w:bottom w:val="none" w:sz="0" w:space="0" w:color="auto"/>
            <w:right w:val="none" w:sz="0" w:space="0" w:color="auto"/>
          </w:divBdr>
        </w:div>
        <w:div w:id="179778262">
          <w:marLeft w:val="640"/>
          <w:marRight w:val="0"/>
          <w:marTop w:val="0"/>
          <w:marBottom w:val="0"/>
          <w:divBdr>
            <w:top w:val="none" w:sz="0" w:space="0" w:color="auto"/>
            <w:left w:val="none" w:sz="0" w:space="0" w:color="auto"/>
            <w:bottom w:val="none" w:sz="0" w:space="0" w:color="auto"/>
            <w:right w:val="none" w:sz="0" w:space="0" w:color="auto"/>
          </w:divBdr>
        </w:div>
        <w:div w:id="1705406318">
          <w:marLeft w:val="640"/>
          <w:marRight w:val="0"/>
          <w:marTop w:val="0"/>
          <w:marBottom w:val="0"/>
          <w:divBdr>
            <w:top w:val="none" w:sz="0" w:space="0" w:color="auto"/>
            <w:left w:val="none" w:sz="0" w:space="0" w:color="auto"/>
            <w:bottom w:val="none" w:sz="0" w:space="0" w:color="auto"/>
            <w:right w:val="none" w:sz="0" w:space="0" w:color="auto"/>
          </w:divBdr>
        </w:div>
        <w:div w:id="1704481139">
          <w:marLeft w:val="640"/>
          <w:marRight w:val="0"/>
          <w:marTop w:val="0"/>
          <w:marBottom w:val="0"/>
          <w:divBdr>
            <w:top w:val="none" w:sz="0" w:space="0" w:color="auto"/>
            <w:left w:val="none" w:sz="0" w:space="0" w:color="auto"/>
            <w:bottom w:val="none" w:sz="0" w:space="0" w:color="auto"/>
            <w:right w:val="none" w:sz="0" w:space="0" w:color="auto"/>
          </w:divBdr>
        </w:div>
        <w:div w:id="1084107158">
          <w:marLeft w:val="640"/>
          <w:marRight w:val="0"/>
          <w:marTop w:val="0"/>
          <w:marBottom w:val="0"/>
          <w:divBdr>
            <w:top w:val="none" w:sz="0" w:space="0" w:color="auto"/>
            <w:left w:val="none" w:sz="0" w:space="0" w:color="auto"/>
            <w:bottom w:val="none" w:sz="0" w:space="0" w:color="auto"/>
            <w:right w:val="none" w:sz="0" w:space="0" w:color="auto"/>
          </w:divBdr>
        </w:div>
        <w:div w:id="2065636878">
          <w:marLeft w:val="640"/>
          <w:marRight w:val="0"/>
          <w:marTop w:val="0"/>
          <w:marBottom w:val="0"/>
          <w:divBdr>
            <w:top w:val="none" w:sz="0" w:space="0" w:color="auto"/>
            <w:left w:val="none" w:sz="0" w:space="0" w:color="auto"/>
            <w:bottom w:val="none" w:sz="0" w:space="0" w:color="auto"/>
            <w:right w:val="none" w:sz="0" w:space="0" w:color="auto"/>
          </w:divBdr>
        </w:div>
        <w:div w:id="398328002">
          <w:marLeft w:val="640"/>
          <w:marRight w:val="0"/>
          <w:marTop w:val="0"/>
          <w:marBottom w:val="0"/>
          <w:divBdr>
            <w:top w:val="none" w:sz="0" w:space="0" w:color="auto"/>
            <w:left w:val="none" w:sz="0" w:space="0" w:color="auto"/>
            <w:bottom w:val="none" w:sz="0" w:space="0" w:color="auto"/>
            <w:right w:val="none" w:sz="0" w:space="0" w:color="auto"/>
          </w:divBdr>
        </w:div>
      </w:divsChild>
    </w:div>
    <w:div w:id="366372389">
      <w:bodyDiv w:val="1"/>
      <w:marLeft w:val="0"/>
      <w:marRight w:val="0"/>
      <w:marTop w:val="0"/>
      <w:marBottom w:val="0"/>
      <w:divBdr>
        <w:top w:val="none" w:sz="0" w:space="0" w:color="auto"/>
        <w:left w:val="none" w:sz="0" w:space="0" w:color="auto"/>
        <w:bottom w:val="none" w:sz="0" w:space="0" w:color="auto"/>
        <w:right w:val="none" w:sz="0" w:space="0" w:color="auto"/>
      </w:divBdr>
      <w:divsChild>
        <w:div w:id="306319780">
          <w:marLeft w:val="640"/>
          <w:marRight w:val="0"/>
          <w:marTop w:val="0"/>
          <w:marBottom w:val="0"/>
          <w:divBdr>
            <w:top w:val="none" w:sz="0" w:space="0" w:color="auto"/>
            <w:left w:val="none" w:sz="0" w:space="0" w:color="auto"/>
            <w:bottom w:val="none" w:sz="0" w:space="0" w:color="auto"/>
            <w:right w:val="none" w:sz="0" w:space="0" w:color="auto"/>
          </w:divBdr>
        </w:div>
        <w:div w:id="1363289585">
          <w:marLeft w:val="640"/>
          <w:marRight w:val="0"/>
          <w:marTop w:val="0"/>
          <w:marBottom w:val="0"/>
          <w:divBdr>
            <w:top w:val="none" w:sz="0" w:space="0" w:color="auto"/>
            <w:left w:val="none" w:sz="0" w:space="0" w:color="auto"/>
            <w:bottom w:val="none" w:sz="0" w:space="0" w:color="auto"/>
            <w:right w:val="none" w:sz="0" w:space="0" w:color="auto"/>
          </w:divBdr>
        </w:div>
        <w:div w:id="311720650">
          <w:marLeft w:val="640"/>
          <w:marRight w:val="0"/>
          <w:marTop w:val="0"/>
          <w:marBottom w:val="0"/>
          <w:divBdr>
            <w:top w:val="none" w:sz="0" w:space="0" w:color="auto"/>
            <w:left w:val="none" w:sz="0" w:space="0" w:color="auto"/>
            <w:bottom w:val="none" w:sz="0" w:space="0" w:color="auto"/>
            <w:right w:val="none" w:sz="0" w:space="0" w:color="auto"/>
          </w:divBdr>
        </w:div>
        <w:div w:id="1139424078">
          <w:marLeft w:val="640"/>
          <w:marRight w:val="0"/>
          <w:marTop w:val="0"/>
          <w:marBottom w:val="0"/>
          <w:divBdr>
            <w:top w:val="none" w:sz="0" w:space="0" w:color="auto"/>
            <w:left w:val="none" w:sz="0" w:space="0" w:color="auto"/>
            <w:bottom w:val="none" w:sz="0" w:space="0" w:color="auto"/>
            <w:right w:val="none" w:sz="0" w:space="0" w:color="auto"/>
          </w:divBdr>
        </w:div>
        <w:div w:id="740298422">
          <w:marLeft w:val="640"/>
          <w:marRight w:val="0"/>
          <w:marTop w:val="0"/>
          <w:marBottom w:val="0"/>
          <w:divBdr>
            <w:top w:val="none" w:sz="0" w:space="0" w:color="auto"/>
            <w:left w:val="none" w:sz="0" w:space="0" w:color="auto"/>
            <w:bottom w:val="none" w:sz="0" w:space="0" w:color="auto"/>
            <w:right w:val="none" w:sz="0" w:space="0" w:color="auto"/>
          </w:divBdr>
        </w:div>
        <w:div w:id="1591036825">
          <w:marLeft w:val="640"/>
          <w:marRight w:val="0"/>
          <w:marTop w:val="0"/>
          <w:marBottom w:val="0"/>
          <w:divBdr>
            <w:top w:val="none" w:sz="0" w:space="0" w:color="auto"/>
            <w:left w:val="none" w:sz="0" w:space="0" w:color="auto"/>
            <w:bottom w:val="none" w:sz="0" w:space="0" w:color="auto"/>
            <w:right w:val="none" w:sz="0" w:space="0" w:color="auto"/>
          </w:divBdr>
        </w:div>
        <w:div w:id="1225215121">
          <w:marLeft w:val="640"/>
          <w:marRight w:val="0"/>
          <w:marTop w:val="0"/>
          <w:marBottom w:val="0"/>
          <w:divBdr>
            <w:top w:val="none" w:sz="0" w:space="0" w:color="auto"/>
            <w:left w:val="none" w:sz="0" w:space="0" w:color="auto"/>
            <w:bottom w:val="none" w:sz="0" w:space="0" w:color="auto"/>
            <w:right w:val="none" w:sz="0" w:space="0" w:color="auto"/>
          </w:divBdr>
        </w:div>
        <w:div w:id="1662781262">
          <w:marLeft w:val="640"/>
          <w:marRight w:val="0"/>
          <w:marTop w:val="0"/>
          <w:marBottom w:val="0"/>
          <w:divBdr>
            <w:top w:val="none" w:sz="0" w:space="0" w:color="auto"/>
            <w:left w:val="none" w:sz="0" w:space="0" w:color="auto"/>
            <w:bottom w:val="none" w:sz="0" w:space="0" w:color="auto"/>
            <w:right w:val="none" w:sz="0" w:space="0" w:color="auto"/>
          </w:divBdr>
        </w:div>
        <w:div w:id="1220363289">
          <w:marLeft w:val="640"/>
          <w:marRight w:val="0"/>
          <w:marTop w:val="0"/>
          <w:marBottom w:val="0"/>
          <w:divBdr>
            <w:top w:val="none" w:sz="0" w:space="0" w:color="auto"/>
            <w:left w:val="none" w:sz="0" w:space="0" w:color="auto"/>
            <w:bottom w:val="none" w:sz="0" w:space="0" w:color="auto"/>
            <w:right w:val="none" w:sz="0" w:space="0" w:color="auto"/>
          </w:divBdr>
        </w:div>
        <w:div w:id="416295983">
          <w:marLeft w:val="640"/>
          <w:marRight w:val="0"/>
          <w:marTop w:val="0"/>
          <w:marBottom w:val="0"/>
          <w:divBdr>
            <w:top w:val="none" w:sz="0" w:space="0" w:color="auto"/>
            <w:left w:val="none" w:sz="0" w:space="0" w:color="auto"/>
            <w:bottom w:val="none" w:sz="0" w:space="0" w:color="auto"/>
            <w:right w:val="none" w:sz="0" w:space="0" w:color="auto"/>
          </w:divBdr>
        </w:div>
        <w:div w:id="293489751">
          <w:marLeft w:val="640"/>
          <w:marRight w:val="0"/>
          <w:marTop w:val="0"/>
          <w:marBottom w:val="0"/>
          <w:divBdr>
            <w:top w:val="none" w:sz="0" w:space="0" w:color="auto"/>
            <w:left w:val="none" w:sz="0" w:space="0" w:color="auto"/>
            <w:bottom w:val="none" w:sz="0" w:space="0" w:color="auto"/>
            <w:right w:val="none" w:sz="0" w:space="0" w:color="auto"/>
          </w:divBdr>
        </w:div>
        <w:div w:id="1067410831">
          <w:marLeft w:val="640"/>
          <w:marRight w:val="0"/>
          <w:marTop w:val="0"/>
          <w:marBottom w:val="0"/>
          <w:divBdr>
            <w:top w:val="none" w:sz="0" w:space="0" w:color="auto"/>
            <w:left w:val="none" w:sz="0" w:space="0" w:color="auto"/>
            <w:bottom w:val="none" w:sz="0" w:space="0" w:color="auto"/>
            <w:right w:val="none" w:sz="0" w:space="0" w:color="auto"/>
          </w:divBdr>
        </w:div>
        <w:div w:id="1287201942">
          <w:marLeft w:val="640"/>
          <w:marRight w:val="0"/>
          <w:marTop w:val="0"/>
          <w:marBottom w:val="0"/>
          <w:divBdr>
            <w:top w:val="none" w:sz="0" w:space="0" w:color="auto"/>
            <w:left w:val="none" w:sz="0" w:space="0" w:color="auto"/>
            <w:bottom w:val="none" w:sz="0" w:space="0" w:color="auto"/>
            <w:right w:val="none" w:sz="0" w:space="0" w:color="auto"/>
          </w:divBdr>
        </w:div>
        <w:div w:id="496193686">
          <w:marLeft w:val="640"/>
          <w:marRight w:val="0"/>
          <w:marTop w:val="0"/>
          <w:marBottom w:val="0"/>
          <w:divBdr>
            <w:top w:val="none" w:sz="0" w:space="0" w:color="auto"/>
            <w:left w:val="none" w:sz="0" w:space="0" w:color="auto"/>
            <w:bottom w:val="none" w:sz="0" w:space="0" w:color="auto"/>
            <w:right w:val="none" w:sz="0" w:space="0" w:color="auto"/>
          </w:divBdr>
        </w:div>
        <w:div w:id="801579162">
          <w:marLeft w:val="640"/>
          <w:marRight w:val="0"/>
          <w:marTop w:val="0"/>
          <w:marBottom w:val="0"/>
          <w:divBdr>
            <w:top w:val="none" w:sz="0" w:space="0" w:color="auto"/>
            <w:left w:val="none" w:sz="0" w:space="0" w:color="auto"/>
            <w:bottom w:val="none" w:sz="0" w:space="0" w:color="auto"/>
            <w:right w:val="none" w:sz="0" w:space="0" w:color="auto"/>
          </w:divBdr>
        </w:div>
        <w:div w:id="1118640832">
          <w:marLeft w:val="640"/>
          <w:marRight w:val="0"/>
          <w:marTop w:val="0"/>
          <w:marBottom w:val="0"/>
          <w:divBdr>
            <w:top w:val="none" w:sz="0" w:space="0" w:color="auto"/>
            <w:left w:val="none" w:sz="0" w:space="0" w:color="auto"/>
            <w:bottom w:val="none" w:sz="0" w:space="0" w:color="auto"/>
            <w:right w:val="none" w:sz="0" w:space="0" w:color="auto"/>
          </w:divBdr>
        </w:div>
        <w:div w:id="1169711655">
          <w:marLeft w:val="640"/>
          <w:marRight w:val="0"/>
          <w:marTop w:val="0"/>
          <w:marBottom w:val="0"/>
          <w:divBdr>
            <w:top w:val="none" w:sz="0" w:space="0" w:color="auto"/>
            <w:left w:val="none" w:sz="0" w:space="0" w:color="auto"/>
            <w:bottom w:val="none" w:sz="0" w:space="0" w:color="auto"/>
            <w:right w:val="none" w:sz="0" w:space="0" w:color="auto"/>
          </w:divBdr>
        </w:div>
        <w:div w:id="549851922">
          <w:marLeft w:val="640"/>
          <w:marRight w:val="0"/>
          <w:marTop w:val="0"/>
          <w:marBottom w:val="0"/>
          <w:divBdr>
            <w:top w:val="none" w:sz="0" w:space="0" w:color="auto"/>
            <w:left w:val="none" w:sz="0" w:space="0" w:color="auto"/>
            <w:bottom w:val="none" w:sz="0" w:space="0" w:color="auto"/>
            <w:right w:val="none" w:sz="0" w:space="0" w:color="auto"/>
          </w:divBdr>
        </w:div>
        <w:div w:id="349261082">
          <w:marLeft w:val="640"/>
          <w:marRight w:val="0"/>
          <w:marTop w:val="0"/>
          <w:marBottom w:val="0"/>
          <w:divBdr>
            <w:top w:val="none" w:sz="0" w:space="0" w:color="auto"/>
            <w:left w:val="none" w:sz="0" w:space="0" w:color="auto"/>
            <w:bottom w:val="none" w:sz="0" w:space="0" w:color="auto"/>
            <w:right w:val="none" w:sz="0" w:space="0" w:color="auto"/>
          </w:divBdr>
        </w:div>
        <w:div w:id="31392387">
          <w:marLeft w:val="640"/>
          <w:marRight w:val="0"/>
          <w:marTop w:val="0"/>
          <w:marBottom w:val="0"/>
          <w:divBdr>
            <w:top w:val="none" w:sz="0" w:space="0" w:color="auto"/>
            <w:left w:val="none" w:sz="0" w:space="0" w:color="auto"/>
            <w:bottom w:val="none" w:sz="0" w:space="0" w:color="auto"/>
            <w:right w:val="none" w:sz="0" w:space="0" w:color="auto"/>
          </w:divBdr>
        </w:div>
        <w:div w:id="1372026977">
          <w:marLeft w:val="640"/>
          <w:marRight w:val="0"/>
          <w:marTop w:val="0"/>
          <w:marBottom w:val="0"/>
          <w:divBdr>
            <w:top w:val="none" w:sz="0" w:space="0" w:color="auto"/>
            <w:left w:val="none" w:sz="0" w:space="0" w:color="auto"/>
            <w:bottom w:val="none" w:sz="0" w:space="0" w:color="auto"/>
            <w:right w:val="none" w:sz="0" w:space="0" w:color="auto"/>
          </w:divBdr>
        </w:div>
        <w:div w:id="1458179538">
          <w:marLeft w:val="640"/>
          <w:marRight w:val="0"/>
          <w:marTop w:val="0"/>
          <w:marBottom w:val="0"/>
          <w:divBdr>
            <w:top w:val="none" w:sz="0" w:space="0" w:color="auto"/>
            <w:left w:val="none" w:sz="0" w:space="0" w:color="auto"/>
            <w:bottom w:val="none" w:sz="0" w:space="0" w:color="auto"/>
            <w:right w:val="none" w:sz="0" w:space="0" w:color="auto"/>
          </w:divBdr>
        </w:div>
        <w:div w:id="875459971">
          <w:marLeft w:val="640"/>
          <w:marRight w:val="0"/>
          <w:marTop w:val="0"/>
          <w:marBottom w:val="0"/>
          <w:divBdr>
            <w:top w:val="none" w:sz="0" w:space="0" w:color="auto"/>
            <w:left w:val="none" w:sz="0" w:space="0" w:color="auto"/>
            <w:bottom w:val="none" w:sz="0" w:space="0" w:color="auto"/>
            <w:right w:val="none" w:sz="0" w:space="0" w:color="auto"/>
          </w:divBdr>
        </w:div>
        <w:div w:id="1015034366">
          <w:marLeft w:val="640"/>
          <w:marRight w:val="0"/>
          <w:marTop w:val="0"/>
          <w:marBottom w:val="0"/>
          <w:divBdr>
            <w:top w:val="none" w:sz="0" w:space="0" w:color="auto"/>
            <w:left w:val="none" w:sz="0" w:space="0" w:color="auto"/>
            <w:bottom w:val="none" w:sz="0" w:space="0" w:color="auto"/>
            <w:right w:val="none" w:sz="0" w:space="0" w:color="auto"/>
          </w:divBdr>
        </w:div>
        <w:div w:id="1986156484">
          <w:marLeft w:val="640"/>
          <w:marRight w:val="0"/>
          <w:marTop w:val="0"/>
          <w:marBottom w:val="0"/>
          <w:divBdr>
            <w:top w:val="none" w:sz="0" w:space="0" w:color="auto"/>
            <w:left w:val="none" w:sz="0" w:space="0" w:color="auto"/>
            <w:bottom w:val="none" w:sz="0" w:space="0" w:color="auto"/>
            <w:right w:val="none" w:sz="0" w:space="0" w:color="auto"/>
          </w:divBdr>
        </w:div>
        <w:div w:id="638342936">
          <w:marLeft w:val="640"/>
          <w:marRight w:val="0"/>
          <w:marTop w:val="0"/>
          <w:marBottom w:val="0"/>
          <w:divBdr>
            <w:top w:val="none" w:sz="0" w:space="0" w:color="auto"/>
            <w:left w:val="none" w:sz="0" w:space="0" w:color="auto"/>
            <w:bottom w:val="none" w:sz="0" w:space="0" w:color="auto"/>
            <w:right w:val="none" w:sz="0" w:space="0" w:color="auto"/>
          </w:divBdr>
        </w:div>
        <w:div w:id="1188640657">
          <w:marLeft w:val="640"/>
          <w:marRight w:val="0"/>
          <w:marTop w:val="0"/>
          <w:marBottom w:val="0"/>
          <w:divBdr>
            <w:top w:val="none" w:sz="0" w:space="0" w:color="auto"/>
            <w:left w:val="none" w:sz="0" w:space="0" w:color="auto"/>
            <w:bottom w:val="none" w:sz="0" w:space="0" w:color="auto"/>
            <w:right w:val="none" w:sz="0" w:space="0" w:color="auto"/>
          </w:divBdr>
        </w:div>
        <w:div w:id="1068579423">
          <w:marLeft w:val="640"/>
          <w:marRight w:val="0"/>
          <w:marTop w:val="0"/>
          <w:marBottom w:val="0"/>
          <w:divBdr>
            <w:top w:val="none" w:sz="0" w:space="0" w:color="auto"/>
            <w:left w:val="none" w:sz="0" w:space="0" w:color="auto"/>
            <w:bottom w:val="none" w:sz="0" w:space="0" w:color="auto"/>
            <w:right w:val="none" w:sz="0" w:space="0" w:color="auto"/>
          </w:divBdr>
        </w:div>
        <w:div w:id="1447970155">
          <w:marLeft w:val="640"/>
          <w:marRight w:val="0"/>
          <w:marTop w:val="0"/>
          <w:marBottom w:val="0"/>
          <w:divBdr>
            <w:top w:val="none" w:sz="0" w:space="0" w:color="auto"/>
            <w:left w:val="none" w:sz="0" w:space="0" w:color="auto"/>
            <w:bottom w:val="none" w:sz="0" w:space="0" w:color="auto"/>
            <w:right w:val="none" w:sz="0" w:space="0" w:color="auto"/>
          </w:divBdr>
        </w:div>
        <w:div w:id="932204955">
          <w:marLeft w:val="640"/>
          <w:marRight w:val="0"/>
          <w:marTop w:val="0"/>
          <w:marBottom w:val="0"/>
          <w:divBdr>
            <w:top w:val="none" w:sz="0" w:space="0" w:color="auto"/>
            <w:left w:val="none" w:sz="0" w:space="0" w:color="auto"/>
            <w:bottom w:val="none" w:sz="0" w:space="0" w:color="auto"/>
            <w:right w:val="none" w:sz="0" w:space="0" w:color="auto"/>
          </w:divBdr>
        </w:div>
        <w:div w:id="1000351822">
          <w:marLeft w:val="640"/>
          <w:marRight w:val="0"/>
          <w:marTop w:val="0"/>
          <w:marBottom w:val="0"/>
          <w:divBdr>
            <w:top w:val="none" w:sz="0" w:space="0" w:color="auto"/>
            <w:left w:val="none" w:sz="0" w:space="0" w:color="auto"/>
            <w:bottom w:val="none" w:sz="0" w:space="0" w:color="auto"/>
            <w:right w:val="none" w:sz="0" w:space="0" w:color="auto"/>
          </w:divBdr>
        </w:div>
        <w:div w:id="1465461806">
          <w:marLeft w:val="640"/>
          <w:marRight w:val="0"/>
          <w:marTop w:val="0"/>
          <w:marBottom w:val="0"/>
          <w:divBdr>
            <w:top w:val="none" w:sz="0" w:space="0" w:color="auto"/>
            <w:left w:val="none" w:sz="0" w:space="0" w:color="auto"/>
            <w:bottom w:val="none" w:sz="0" w:space="0" w:color="auto"/>
            <w:right w:val="none" w:sz="0" w:space="0" w:color="auto"/>
          </w:divBdr>
        </w:div>
        <w:div w:id="104617666">
          <w:marLeft w:val="640"/>
          <w:marRight w:val="0"/>
          <w:marTop w:val="0"/>
          <w:marBottom w:val="0"/>
          <w:divBdr>
            <w:top w:val="none" w:sz="0" w:space="0" w:color="auto"/>
            <w:left w:val="none" w:sz="0" w:space="0" w:color="auto"/>
            <w:bottom w:val="none" w:sz="0" w:space="0" w:color="auto"/>
            <w:right w:val="none" w:sz="0" w:space="0" w:color="auto"/>
          </w:divBdr>
        </w:div>
        <w:div w:id="2128039546">
          <w:marLeft w:val="640"/>
          <w:marRight w:val="0"/>
          <w:marTop w:val="0"/>
          <w:marBottom w:val="0"/>
          <w:divBdr>
            <w:top w:val="none" w:sz="0" w:space="0" w:color="auto"/>
            <w:left w:val="none" w:sz="0" w:space="0" w:color="auto"/>
            <w:bottom w:val="none" w:sz="0" w:space="0" w:color="auto"/>
            <w:right w:val="none" w:sz="0" w:space="0" w:color="auto"/>
          </w:divBdr>
        </w:div>
        <w:div w:id="732850870">
          <w:marLeft w:val="640"/>
          <w:marRight w:val="0"/>
          <w:marTop w:val="0"/>
          <w:marBottom w:val="0"/>
          <w:divBdr>
            <w:top w:val="none" w:sz="0" w:space="0" w:color="auto"/>
            <w:left w:val="none" w:sz="0" w:space="0" w:color="auto"/>
            <w:bottom w:val="none" w:sz="0" w:space="0" w:color="auto"/>
            <w:right w:val="none" w:sz="0" w:space="0" w:color="auto"/>
          </w:divBdr>
        </w:div>
        <w:div w:id="1922063647">
          <w:marLeft w:val="640"/>
          <w:marRight w:val="0"/>
          <w:marTop w:val="0"/>
          <w:marBottom w:val="0"/>
          <w:divBdr>
            <w:top w:val="none" w:sz="0" w:space="0" w:color="auto"/>
            <w:left w:val="none" w:sz="0" w:space="0" w:color="auto"/>
            <w:bottom w:val="none" w:sz="0" w:space="0" w:color="auto"/>
            <w:right w:val="none" w:sz="0" w:space="0" w:color="auto"/>
          </w:divBdr>
        </w:div>
        <w:div w:id="585312361">
          <w:marLeft w:val="640"/>
          <w:marRight w:val="0"/>
          <w:marTop w:val="0"/>
          <w:marBottom w:val="0"/>
          <w:divBdr>
            <w:top w:val="none" w:sz="0" w:space="0" w:color="auto"/>
            <w:left w:val="none" w:sz="0" w:space="0" w:color="auto"/>
            <w:bottom w:val="none" w:sz="0" w:space="0" w:color="auto"/>
            <w:right w:val="none" w:sz="0" w:space="0" w:color="auto"/>
          </w:divBdr>
        </w:div>
        <w:div w:id="1218543001">
          <w:marLeft w:val="640"/>
          <w:marRight w:val="0"/>
          <w:marTop w:val="0"/>
          <w:marBottom w:val="0"/>
          <w:divBdr>
            <w:top w:val="none" w:sz="0" w:space="0" w:color="auto"/>
            <w:left w:val="none" w:sz="0" w:space="0" w:color="auto"/>
            <w:bottom w:val="none" w:sz="0" w:space="0" w:color="auto"/>
            <w:right w:val="none" w:sz="0" w:space="0" w:color="auto"/>
          </w:divBdr>
        </w:div>
        <w:div w:id="2077164938">
          <w:marLeft w:val="640"/>
          <w:marRight w:val="0"/>
          <w:marTop w:val="0"/>
          <w:marBottom w:val="0"/>
          <w:divBdr>
            <w:top w:val="none" w:sz="0" w:space="0" w:color="auto"/>
            <w:left w:val="none" w:sz="0" w:space="0" w:color="auto"/>
            <w:bottom w:val="none" w:sz="0" w:space="0" w:color="auto"/>
            <w:right w:val="none" w:sz="0" w:space="0" w:color="auto"/>
          </w:divBdr>
        </w:div>
        <w:div w:id="87163927">
          <w:marLeft w:val="640"/>
          <w:marRight w:val="0"/>
          <w:marTop w:val="0"/>
          <w:marBottom w:val="0"/>
          <w:divBdr>
            <w:top w:val="none" w:sz="0" w:space="0" w:color="auto"/>
            <w:left w:val="none" w:sz="0" w:space="0" w:color="auto"/>
            <w:bottom w:val="none" w:sz="0" w:space="0" w:color="auto"/>
            <w:right w:val="none" w:sz="0" w:space="0" w:color="auto"/>
          </w:divBdr>
        </w:div>
        <w:div w:id="1991860548">
          <w:marLeft w:val="640"/>
          <w:marRight w:val="0"/>
          <w:marTop w:val="0"/>
          <w:marBottom w:val="0"/>
          <w:divBdr>
            <w:top w:val="none" w:sz="0" w:space="0" w:color="auto"/>
            <w:left w:val="none" w:sz="0" w:space="0" w:color="auto"/>
            <w:bottom w:val="none" w:sz="0" w:space="0" w:color="auto"/>
            <w:right w:val="none" w:sz="0" w:space="0" w:color="auto"/>
          </w:divBdr>
        </w:div>
        <w:div w:id="368989818">
          <w:marLeft w:val="640"/>
          <w:marRight w:val="0"/>
          <w:marTop w:val="0"/>
          <w:marBottom w:val="0"/>
          <w:divBdr>
            <w:top w:val="none" w:sz="0" w:space="0" w:color="auto"/>
            <w:left w:val="none" w:sz="0" w:space="0" w:color="auto"/>
            <w:bottom w:val="none" w:sz="0" w:space="0" w:color="auto"/>
            <w:right w:val="none" w:sz="0" w:space="0" w:color="auto"/>
          </w:divBdr>
        </w:div>
        <w:div w:id="404110718">
          <w:marLeft w:val="640"/>
          <w:marRight w:val="0"/>
          <w:marTop w:val="0"/>
          <w:marBottom w:val="0"/>
          <w:divBdr>
            <w:top w:val="none" w:sz="0" w:space="0" w:color="auto"/>
            <w:left w:val="none" w:sz="0" w:space="0" w:color="auto"/>
            <w:bottom w:val="none" w:sz="0" w:space="0" w:color="auto"/>
            <w:right w:val="none" w:sz="0" w:space="0" w:color="auto"/>
          </w:divBdr>
        </w:div>
        <w:div w:id="431123471">
          <w:marLeft w:val="640"/>
          <w:marRight w:val="0"/>
          <w:marTop w:val="0"/>
          <w:marBottom w:val="0"/>
          <w:divBdr>
            <w:top w:val="none" w:sz="0" w:space="0" w:color="auto"/>
            <w:left w:val="none" w:sz="0" w:space="0" w:color="auto"/>
            <w:bottom w:val="none" w:sz="0" w:space="0" w:color="auto"/>
            <w:right w:val="none" w:sz="0" w:space="0" w:color="auto"/>
          </w:divBdr>
        </w:div>
        <w:div w:id="788012728">
          <w:marLeft w:val="640"/>
          <w:marRight w:val="0"/>
          <w:marTop w:val="0"/>
          <w:marBottom w:val="0"/>
          <w:divBdr>
            <w:top w:val="none" w:sz="0" w:space="0" w:color="auto"/>
            <w:left w:val="none" w:sz="0" w:space="0" w:color="auto"/>
            <w:bottom w:val="none" w:sz="0" w:space="0" w:color="auto"/>
            <w:right w:val="none" w:sz="0" w:space="0" w:color="auto"/>
          </w:divBdr>
        </w:div>
        <w:div w:id="94401586">
          <w:marLeft w:val="640"/>
          <w:marRight w:val="0"/>
          <w:marTop w:val="0"/>
          <w:marBottom w:val="0"/>
          <w:divBdr>
            <w:top w:val="none" w:sz="0" w:space="0" w:color="auto"/>
            <w:left w:val="none" w:sz="0" w:space="0" w:color="auto"/>
            <w:bottom w:val="none" w:sz="0" w:space="0" w:color="auto"/>
            <w:right w:val="none" w:sz="0" w:space="0" w:color="auto"/>
          </w:divBdr>
        </w:div>
        <w:div w:id="1295983465">
          <w:marLeft w:val="640"/>
          <w:marRight w:val="0"/>
          <w:marTop w:val="0"/>
          <w:marBottom w:val="0"/>
          <w:divBdr>
            <w:top w:val="none" w:sz="0" w:space="0" w:color="auto"/>
            <w:left w:val="none" w:sz="0" w:space="0" w:color="auto"/>
            <w:bottom w:val="none" w:sz="0" w:space="0" w:color="auto"/>
            <w:right w:val="none" w:sz="0" w:space="0" w:color="auto"/>
          </w:divBdr>
        </w:div>
        <w:div w:id="162666807">
          <w:marLeft w:val="640"/>
          <w:marRight w:val="0"/>
          <w:marTop w:val="0"/>
          <w:marBottom w:val="0"/>
          <w:divBdr>
            <w:top w:val="none" w:sz="0" w:space="0" w:color="auto"/>
            <w:left w:val="none" w:sz="0" w:space="0" w:color="auto"/>
            <w:bottom w:val="none" w:sz="0" w:space="0" w:color="auto"/>
            <w:right w:val="none" w:sz="0" w:space="0" w:color="auto"/>
          </w:divBdr>
        </w:div>
        <w:div w:id="1860193830">
          <w:marLeft w:val="640"/>
          <w:marRight w:val="0"/>
          <w:marTop w:val="0"/>
          <w:marBottom w:val="0"/>
          <w:divBdr>
            <w:top w:val="none" w:sz="0" w:space="0" w:color="auto"/>
            <w:left w:val="none" w:sz="0" w:space="0" w:color="auto"/>
            <w:bottom w:val="none" w:sz="0" w:space="0" w:color="auto"/>
            <w:right w:val="none" w:sz="0" w:space="0" w:color="auto"/>
          </w:divBdr>
        </w:div>
        <w:div w:id="717166337">
          <w:marLeft w:val="640"/>
          <w:marRight w:val="0"/>
          <w:marTop w:val="0"/>
          <w:marBottom w:val="0"/>
          <w:divBdr>
            <w:top w:val="none" w:sz="0" w:space="0" w:color="auto"/>
            <w:left w:val="none" w:sz="0" w:space="0" w:color="auto"/>
            <w:bottom w:val="none" w:sz="0" w:space="0" w:color="auto"/>
            <w:right w:val="none" w:sz="0" w:space="0" w:color="auto"/>
          </w:divBdr>
        </w:div>
        <w:div w:id="416905872">
          <w:marLeft w:val="640"/>
          <w:marRight w:val="0"/>
          <w:marTop w:val="0"/>
          <w:marBottom w:val="0"/>
          <w:divBdr>
            <w:top w:val="none" w:sz="0" w:space="0" w:color="auto"/>
            <w:left w:val="none" w:sz="0" w:space="0" w:color="auto"/>
            <w:bottom w:val="none" w:sz="0" w:space="0" w:color="auto"/>
            <w:right w:val="none" w:sz="0" w:space="0" w:color="auto"/>
          </w:divBdr>
        </w:div>
        <w:div w:id="432359661">
          <w:marLeft w:val="640"/>
          <w:marRight w:val="0"/>
          <w:marTop w:val="0"/>
          <w:marBottom w:val="0"/>
          <w:divBdr>
            <w:top w:val="none" w:sz="0" w:space="0" w:color="auto"/>
            <w:left w:val="none" w:sz="0" w:space="0" w:color="auto"/>
            <w:bottom w:val="none" w:sz="0" w:space="0" w:color="auto"/>
            <w:right w:val="none" w:sz="0" w:space="0" w:color="auto"/>
          </w:divBdr>
        </w:div>
        <w:div w:id="1338918143">
          <w:marLeft w:val="640"/>
          <w:marRight w:val="0"/>
          <w:marTop w:val="0"/>
          <w:marBottom w:val="0"/>
          <w:divBdr>
            <w:top w:val="none" w:sz="0" w:space="0" w:color="auto"/>
            <w:left w:val="none" w:sz="0" w:space="0" w:color="auto"/>
            <w:bottom w:val="none" w:sz="0" w:space="0" w:color="auto"/>
            <w:right w:val="none" w:sz="0" w:space="0" w:color="auto"/>
          </w:divBdr>
        </w:div>
        <w:div w:id="319045324">
          <w:marLeft w:val="640"/>
          <w:marRight w:val="0"/>
          <w:marTop w:val="0"/>
          <w:marBottom w:val="0"/>
          <w:divBdr>
            <w:top w:val="none" w:sz="0" w:space="0" w:color="auto"/>
            <w:left w:val="none" w:sz="0" w:space="0" w:color="auto"/>
            <w:bottom w:val="none" w:sz="0" w:space="0" w:color="auto"/>
            <w:right w:val="none" w:sz="0" w:space="0" w:color="auto"/>
          </w:divBdr>
        </w:div>
        <w:div w:id="1053893069">
          <w:marLeft w:val="640"/>
          <w:marRight w:val="0"/>
          <w:marTop w:val="0"/>
          <w:marBottom w:val="0"/>
          <w:divBdr>
            <w:top w:val="none" w:sz="0" w:space="0" w:color="auto"/>
            <w:left w:val="none" w:sz="0" w:space="0" w:color="auto"/>
            <w:bottom w:val="none" w:sz="0" w:space="0" w:color="auto"/>
            <w:right w:val="none" w:sz="0" w:space="0" w:color="auto"/>
          </w:divBdr>
        </w:div>
        <w:div w:id="1519001076">
          <w:marLeft w:val="640"/>
          <w:marRight w:val="0"/>
          <w:marTop w:val="0"/>
          <w:marBottom w:val="0"/>
          <w:divBdr>
            <w:top w:val="none" w:sz="0" w:space="0" w:color="auto"/>
            <w:left w:val="none" w:sz="0" w:space="0" w:color="auto"/>
            <w:bottom w:val="none" w:sz="0" w:space="0" w:color="auto"/>
            <w:right w:val="none" w:sz="0" w:space="0" w:color="auto"/>
          </w:divBdr>
        </w:div>
        <w:div w:id="543980334">
          <w:marLeft w:val="640"/>
          <w:marRight w:val="0"/>
          <w:marTop w:val="0"/>
          <w:marBottom w:val="0"/>
          <w:divBdr>
            <w:top w:val="none" w:sz="0" w:space="0" w:color="auto"/>
            <w:left w:val="none" w:sz="0" w:space="0" w:color="auto"/>
            <w:bottom w:val="none" w:sz="0" w:space="0" w:color="auto"/>
            <w:right w:val="none" w:sz="0" w:space="0" w:color="auto"/>
          </w:divBdr>
        </w:div>
        <w:div w:id="1214004640">
          <w:marLeft w:val="640"/>
          <w:marRight w:val="0"/>
          <w:marTop w:val="0"/>
          <w:marBottom w:val="0"/>
          <w:divBdr>
            <w:top w:val="none" w:sz="0" w:space="0" w:color="auto"/>
            <w:left w:val="none" w:sz="0" w:space="0" w:color="auto"/>
            <w:bottom w:val="none" w:sz="0" w:space="0" w:color="auto"/>
            <w:right w:val="none" w:sz="0" w:space="0" w:color="auto"/>
          </w:divBdr>
        </w:div>
        <w:div w:id="1254900426">
          <w:marLeft w:val="640"/>
          <w:marRight w:val="0"/>
          <w:marTop w:val="0"/>
          <w:marBottom w:val="0"/>
          <w:divBdr>
            <w:top w:val="none" w:sz="0" w:space="0" w:color="auto"/>
            <w:left w:val="none" w:sz="0" w:space="0" w:color="auto"/>
            <w:bottom w:val="none" w:sz="0" w:space="0" w:color="auto"/>
            <w:right w:val="none" w:sz="0" w:space="0" w:color="auto"/>
          </w:divBdr>
        </w:div>
        <w:div w:id="1339693617">
          <w:marLeft w:val="640"/>
          <w:marRight w:val="0"/>
          <w:marTop w:val="0"/>
          <w:marBottom w:val="0"/>
          <w:divBdr>
            <w:top w:val="none" w:sz="0" w:space="0" w:color="auto"/>
            <w:left w:val="none" w:sz="0" w:space="0" w:color="auto"/>
            <w:bottom w:val="none" w:sz="0" w:space="0" w:color="auto"/>
            <w:right w:val="none" w:sz="0" w:space="0" w:color="auto"/>
          </w:divBdr>
        </w:div>
        <w:div w:id="1516263374">
          <w:marLeft w:val="640"/>
          <w:marRight w:val="0"/>
          <w:marTop w:val="0"/>
          <w:marBottom w:val="0"/>
          <w:divBdr>
            <w:top w:val="none" w:sz="0" w:space="0" w:color="auto"/>
            <w:left w:val="none" w:sz="0" w:space="0" w:color="auto"/>
            <w:bottom w:val="none" w:sz="0" w:space="0" w:color="auto"/>
            <w:right w:val="none" w:sz="0" w:space="0" w:color="auto"/>
          </w:divBdr>
        </w:div>
        <w:div w:id="712772900">
          <w:marLeft w:val="640"/>
          <w:marRight w:val="0"/>
          <w:marTop w:val="0"/>
          <w:marBottom w:val="0"/>
          <w:divBdr>
            <w:top w:val="none" w:sz="0" w:space="0" w:color="auto"/>
            <w:left w:val="none" w:sz="0" w:space="0" w:color="auto"/>
            <w:bottom w:val="none" w:sz="0" w:space="0" w:color="auto"/>
            <w:right w:val="none" w:sz="0" w:space="0" w:color="auto"/>
          </w:divBdr>
        </w:div>
        <w:div w:id="793132622">
          <w:marLeft w:val="640"/>
          <w:marRight w:val="0"/>
          <w:marTop w:val="0"/>
          <w:marBottom w:val="0"/>
          <w:divBdr>
            <w:top w:val="none" w:sz="0" w:space="0" w:color="auto"/>
            <w:left w:val="none" w:sz="0" w:space="0" w:color="auto"/>
            <w:bottom w:val="none" w:sz="0" w:space="0" w:color="auto"/>
            <w:right w:val="none" w:sz="0" w:space="0" w:color="auto"/>
          </w:divBdr>
        </w:div>
        <w:div w:id="1093282428">
          <w:marLeft w:val="640"/>
          <w:marRight w:val="0"/>
          <w:marTop w:val="0"/>
          <w:marBottom w:val="0"/>
          <w:divBdr>
            <w:top w:val="none" w:sz="0" w:space="0" w:color="auto"/>
            <w:left w:val="none" w:sz="0" w:space="0" w:color="auto"/>
            <w:bottom w:val="none" w:sz="0" w:space="0" w:color="auto"/>
            <w:right w:val="none" w:sz="0" w:space="0" w:color="auto"/>
          </w:divBdr>
        </w:div>
        <w:div w:id="1775125616">
          <w:marLeft w:val="640"/>
          <w:marRight w:val="0"/>
          <w:marTop w:val="0"/>
          <w:marBottom w:val="0"/>
          <w:divBdr>
            <w:top w:val="none" w:sz="0" w:space="0" w:color="auto"/>
            <w:left w:val="none" w:sz="0" w:space="0" w:color="auto"/>
            <w:bottom w:val="none" w:sz="0" w:space="0" w:color="auto"/>
            <w:right w:val="none" w:sz="0" w:space="0" w:color="auto"/>
          </w:divBdr>
        </w:div>
        <w:div w:id="293025356">
          <w:marLeft w:val="640"/>
          <w:marRight w:val="0"/>
          <w:marTop w:val="0"/>
          <w:marBottom w:val="0"/>
          <w:divBdr>
            <w:top w:val="none" w:sz="0" w:space="0" w:color="auto"/>
            <w:left w:val="none" w:sz="0" w:space="0" w:color="auto"/>
            <w:bottom w:val="none" w:sz="0" w:space="0" w:color="auto"/>
            <w:right w:val="none" w:sz="0" w:space="0" w:color="auto"/>
          </w:divBdr>
        </w:div>
        <w:div w:id="359094315">
          <w:marLeft w:val="640"/>
          <w:marRight w:val="0"/>
          <w:marTop w:val="0"/>
          <w:marBottom w:val="0"/>
          <w:divBdr>
            <w:top w:val="none" w:sz="0" w:space="0" w:color="auto"/>
            <w:left w:val="none" w:sz="0" w:space="0" w:color="auto"/>
            <w:bottom w:val="none" w:sz="0" w:space="0" w:color="auto"/>
            <w:right w:val="none" w:sz="0" w:space="0" w:color="auto"/>
          </w:divBdr>
        </w:div>
        <w:div w:id="481242970">
          <w:marLeft w:val="640"/>
          <w:marRight w:val="0"/>
          <w:marTop w:val="0"/>
          <w:marBottom w:val="0"/>
          <w:divBdr>
            <w:top w:val="none" w:sz="0" w:space="0" w:color="auto"/>
            <w:left w:val="none" w:sz="0" w:space="0" w:color="auto"/>
            <w:bottom w:val="none" w:sz="0" w:space="0" w:color="auto"/>
            <w:right w:val="none" w:sz="0" w:space="0" w:color="auto"/>
          </w:divBdr>
        </w:div>
        <w:div w:id="519201583">
          <w:marLeft w:val="640"/>
          <w:marRight w:val="0"/>
          <w:marTop w:val="0"/>
          <w:marBottom w:val="0"/>
          <w:divBdr>
            <w:top w:val="none" w:sz="0" w:space="0" w:color="auto"/>
            <w:left w:val="none" w:sz="0" w:space="0" w:color="auto"/>
            <w:bottom w:val="none" w:sz="0" w:space="0" w:color="auto"/>
            <w:right w:val="none" w:sz="0" w:space="0" w:color="auto"/>
          </w:divBdr>
        </w:div>
        <w:div w:id="559484896">
          <w:marLeft w:val="640"/>
          <w:marRight w:val="0"/>
          <w:marTop w:val="0"/>
          <w:marBottom w:val="0"/>
          <w:divBdr>
            <w:top w:val="none" w:sz="0" w:space="0" w:color="auto"/>
            <w:left w:val="none" w:sz="0" w:space="0" w:color="auto"/>
            <w:bottom w:val="none" w:sz="0" w:space="0" w:color="auto"/>
            <w:right w:val="none" w:sz="0" w:space="0" w:color="auto"/>
          </w:divBdr>
        </w:div>
        <w:div w:id="321355739">
          <w:marLeft w:val="640"/>
          <w:marRight w:val="0"/>
          <w:marTop w:val="0"/>
          <w:marBottom w:val="0"/>
          <w:divBdr>
            <w:top w:val="none" w:sz="0" w:space="0" w:color="auto"/>
            <w:left w:val="none" w:sz="0" w:space="0" w:color="auto"/>
            <w:bottom w:val="none" w:sz="0" w:space="0" w:color="auto"/>
            <w:right w:val="none" w:sz="0" w:space="0" w:color="auto"/>
          </w:divBdr>
        </w:div>
        <w:div w:id="340280215">
          <w:marLeft w:val="640"/>
          <w:marRight w:val="0"/>
          <w:marTop w:val="0"/>
          <w:marBottom w:val="0"/>
          <w:divBdr>
            <w:top w:val="none" w:sz="0" w:space="0" w:color="auto"/>
            <w:left w:val="none" w:sz="0" w:space="0" w:color="auto"/>
            <w:bottom w:val="none" w:sz="0" w:space="0" w:color="auto"/>
            <w:right w:val="none" w:sz="0" w:space="0" w:color="auto"/>
          </w:divBdr>
        </w:div>
        <w:div w:id="323969352">
          <w:marLeft w:val="640"/>
          <w:marRight w:val="0"/>
          <w:marTop w:val="0"/>
          <w:marBottom w:val="0"/>
          <w:divBdr>
            <w:top w:val="none" w:sz="0" w:space="0" w:color="auto"/>
            <w:left w:val="none" w:sz="0" w:space="0" w:color="auto"/>
            <w:bottom w:val="none" w:sz="0" w:space="0" w:color="auto"/>
            <w:right w:val="none" w:sz="0" w:space="0" w:color="auto"/>
          </w:divBdr>
        </w:div>
        <w:div w:id="623118934">
          <w:marLeft w:val="640"/>
          <w:marRight w:val="0"/>
          <w:marTop w:val="0"/>
          <w:marBottom w:val="0"/>
          <w:divBdr>
            <w:top w:val="none" w:sz="0" w:space="0" w:color="auto"/>
            <w:left w:val="none" w:sz="0" w:space="0" w:color="auto"/>
            <w:bottom w:val="none" w:sz="0" w:space="0" w:color="auto"/>
            <w:right w:val="none" w:sz="0" w:space="0" w:color="auto"/>
          </w:divBdr>
        </w:div>
        <w:div w:id="304511343">
          <w:marLeft w:val="640"/>
          <w:marRight w:val="0"/>
          <w:marTop w:val="0"/>
          <w:marBottom w:val="0"/>
          <w:divBdr>
            <w:top w:val="none" w:sz="0" w:space="0" w:color="auto"/>
            <w:left w:val="none" w:sz="0" w:space="0" w:color="auto"/>
            <w:bottom w:val="none" w:sz="0" w:space="0" w:color="auto"/>
            <w:right w:val="none" w:sz="0" w:space="0" w:color="auto"/>
          </w:divBdr>
        </w:div>
        <w:div w:id="852308137">
          <w:marLeft w:val="640"/>
          <w:marRight w:val="0"/>
          <w:marTop w:val="0"/>
          <w:marBottom w:val="0"/>
          <w:divBdr>
            <w:top w:val="none" w:sz="0" w:space="0" w:color="auto"/>
            <w:left w:val="none" w:sz="0" w:space="0" w:color="auto"/>
            <w:bottom w:val="none" w:sz="0" w:space="0" w:color="auto"/>
            <w:right w:val="none" w:sz="0" w:space="0" w:color="auto"/>
          </w:divBdr>
        </w:div>
        <w:div w:id="1619026864">
          <w:marLeft w:val="640"/>
          <w:marRight w:val="0"/>
          <w:marTop w:val="0"/>
          <w:marBottom w:val="0"/>
          <w:divBdr>
            <w:top w:val="none" w:sz="0" w:space="0" w:color="auto"/>
            <w:left w:val="none" w:sz="0" w:space="0" w:color="auto"/>
            <w:bottom w:val="none" w:sz="0" w:space="0" w:color="auto"/>
            <w:right w:val="none" w:sz="0" w:space="0" w:color="auto"/>
          </w:divBdr>
        </w:div>
        <w:div w:id="246699000">
          <w:marLeft w:val="640"/>
          <w:marRight w:val="0"/>
          <w:marTop w:val="0"/>
          <w:marBottom w:val="0"/>
          <w:divBdr>
            <w:top w:val="none" w:sz="0" w:space="0" w:color="auto"/>
            <w:left w:val="none" w:sz="0" w:space="0" w:color="auto"/>
            <w:bottom w:val="none" w:sz="0" w:space="0" w:color="auto"/>
            <w:right w:val="none" w:sz="0" w:space="0" w:color="auto"/>
          </w:divBdr>
        </w:div>
        <w:div w:id="2025357077">
          <w:marLeft w:val="640"/>
          <w:marRight w:val="0"/>
          <w:marTop w:val="0"/>
          <w:marBottom w:val="0"/>
          <w:divBdr>
            <w:top w:val="none" w:sz="0" w:space="0" w:color="auto"/>
            <w:left w:val="none" w:sz="0" w:space="0" w:color="auto"/>
            <w:bottom w:val="none" w:sz="0" w:space="0" w:color="auto"/>
            <w:right w:val="none" w:sz="0" w:space="0" w:color="auto"/>
          </w:divBdr>
        </w:div>
        <w:div w:id="1792044506">
          <w:marLeft w:val="640"/>
          <w:marRight w:val="0"/>
          <w:marTop w:val="0"/>
          <w:marBottom w:val="0"/>
          <w:divBdr>
            <w:top w:val="none" w:sz="0" w:space="0" w:color="auto"/>
            <w:left w:val="none" w:sz="0" w:space="0" w:color="auto"/>
            <w:bottom w:val="none" w:sz="0" w:space="0" w:color="auto"/>
            <w:right w:val="none" w:sz="0" w:space="0" w:color="auto"/>
          </w:divBdr>
        </w:div>
        <w:div w:id="1611007059">
          <w:marLeft w:val="640"/>
          <w:marRight w:val="0"/>
          <w:marTop w:val="0"/>
          <w:marBottom w:val="0"/>
          <w:divBdr>
            <w:top w:val="none" w:sz="0" w:space="0" w:color="auto"/>
            <w:left w:val="none" w:sz="0" w:space="0" w:color="auto"/>
            <w:bottom w:val="none" w:sz="0" w:space="0" w:color="auto"/>
            <w:right w:val="none" w:sz="0" w:space="0" w:color="auto"/>
          </w:divBdr>
        </w:div>
        <w:div w:id="1690764014">
          <w:marLeft w:val="640"/>
          <w:marRight w:val="0"/>
          <w:marTop w:val="0"/>
          <w:marBottom w:val="0"/>
          <w:divBdr>
            <w:top w:val="none" w:sz="0" w:space="0" w:color="auto"/>
            <w:left w:val="none" w:sz="0" w:space="0" w:color="auto"/>
            <w:bottom w:val="none" w:sz="0" w:space="0" w:color="auto"/>
            <w:right w:val="none" w:sz="0" w:space="0" w:color="auto"/>
          </w:divBdr>
        </w:div>
        <w:div w:id="2071921994">
          <w:marLeft w:val="640"/>
          <w:marRight w:val="0"/>
          <w:marTop w:val="0"/>
          <w:marBottom w:val="0"/>
          <w:divBdr>
            <w:top w:val="none" w:sz="0" w:space="0" w:color="auto"/>
            <w:left w:val="none" w:sz="0" w:space="0" w:color="auto"/>
            <w:bottom w:val="none" w:sz="0" w:space="0" w:color="auto"/>
            <w:right w:val="none" w:sz="0" w:space="0" w:color="auto"/>
          </w:divBdr>
        </w:div>
        <w:div w:id="1721707772">
          <w:marLeft w:val="640"/>
          <w:marRight w:val="0"/>
          <w:marTop w:val="0"/>
          <w:marBottom w:val="0"/>
          <w:divBdr>
            <w:top w:val="none" w:sz="0" w:space="0" w:color="auto"/>
            <w:left w:val="none" w:sz="0" w:space="0" w:color="auto"/>
            <w:bottom w:val="none" w:sz="0" w:space="0" w:color="auto"/>
            <w:right w:val="none" w:sz="0" w:space="0" w:color="auto"/>
          </w:divBdr>
        </w:div>
        <w:div w:id="1172184726">
          <w:marLeft w:val="640"/>
          <w:marRight w:val="0"/>
          <w:marTop w:val="0"/>
          <w:marBottom w:val="0"/>
          <w:divBdr>
            <w:top w:val="none" w:sz="0" w:space="0" w:color="auto"/>
            <w:left w:val="none" w:sz="0" w:space="0" w:color="auto"/>
            <w:bottom w:val="none" w:sz="0" w:space="0" w:color="auto"/>
            <w:right w:val="none" w:sz="0" w:space="0" w:color="auto"/>
          </w:divBdr>
        </w:div>
        <w:div w:id="25298083">
          <w:marLeft w:val="640"/>
          <w:marRight w:val="0"/>
          <w:marTop w:val="0"/>
          <w:marBottom w:val="0"/>
          <w:divBdr>
            <w:top w:val="none" w:sz="0" w:space="0" w:color="auto"/>
            <w:left w:val="none" w:sz="0" w:space="0" w:color="auto"/>
            <w:bottom w:val="none" w:sz="0" w:space="0" w:color="auto"/>
            <w:right w:val="none" w:sz="0" w:space="0" w:color="auto"/>
          </w:divBdr>
        </w:div>
        <w:div w:id="1915511991">
          <w:marLeft w:val="640"/>
          <w:marRight w:val="0"/>
          <w:marTop w:val="0"/>
          <w:marBottom w:val="0"/>
          <w:divBdr>
            <w:top w:val="none" w:sz="0" w:space="0" w:color="auto"/>
            <w:left w:val="none" w:sz="0" w:space="0" w:color="auto"/>
            <w:bottom w:val="none" w:sz="0" w:space="0" w:color="auto"/>
            <w:right w:val="none" w:sz="0" w:space="0" w:color="auto"/>
          </w:divBdr>
        </w:div>
        <w:div w:id="1956907849">
          <w:marLeft w:val="640"/>
          <w:marRight w:val="0"/>
          <w:marTop w:val="0"/>
          <w:marBottom w:val="0"/>
          <w:divBdr>
            <w:top w:val="none" w:sz="0" w:space="0" w:color="auto"/>
            <w:left w:val="none" w:sz="0" w:space="0" w:color="auto"/>
            <w:bottom w:val="none" w:sz="0" w:space="0" w:color="auto"/>
            <w:right w:val="none" w:sz="0" w:space="0" w:color="auto"/>
          </w:divBdr>
        </w:div>
        <w:div w:id="2077625913">
          <w:marLeft w:val="640"/>
          <w:marRight w:val="0"/>
          <w:marTop w:val="0"/>
          <w:marBottom w:val="0"/>
          <w:divBdr>
            <w:top w:val="none" w:sz="0" w:space="0" w:color="auto"/>
            <w:left w:val="none" w:sz="0" w:space="0" w:color="auto"/>
            <w:bottom w:val="none" w:sz="0" w:space="0" w:color="auto"/>
            <w:right w:val="none" w:sz="0" w:space="0" w:color="auto"/>
          </w:divBdr>
        </w:div>
        <w:div w:id="872768698">
          <w:marLeft w:val="640"/>
          <w:marRight w:val="0"/>
          <w:marTop w:val="0"/>
          <w:marBottom w:val="0"/>
          <w:divBdr>
            <w:top w:val="none" w:sz="0" w:space="0" w:color="auto"/>
            <w:left w:val="none" w:sz="0" w:space="0" w:color="auto"/>
            <w:bottom w:val="none" w:sz="0" w:space="0" w:color="auto"/>
            <w:right w:val="none" w:sz="0" w:space="0" w:color="auto"/>
          </w:divBdr>
        </w:div>
        <w:div w:id="1709140649">
          <w:marLeft w:val="640"/>
          <w:marRight w:val="0"/>
          <w:marTop w:val="0"/>
          <w:marBottom w:val="0"/>
          <w:divBdr>
            <w:top w:val="none" w:sz="0" w:space="0" w:color="auto"/>
            <w:left w:val="none" w:sz="0" w:space="0" w:color="auto"/>
            <w:bottom w:val="none" w:sz="0" w:space="0" w:color="auto"/>
            <w:right w:val="none" w:sz="0" w:space="0" w:color="auto"/>
          </w:divBdr>
        </w:div>
        <w:div w:id="7602396">
          <w:marLeft w:val="640"/>
          <w:marRight w:val="0"/>
          <w:marTop w:val="0"/>
          <w:marBottom w:val="0"/>
          <w:divBdr>
            <w:top w:val="none" w:sz="0" w:space="0" w:color="auto"/>
            <w:left w:val="none" w:sz="0" w:space="0" w:color="auto"/>
            <w:bottom w:val="none" w:sz="0" w:space="0" w:color="auto"/>
            <w:right w:val="none" w:sz="0" w:space="0" w:color="auto"/>
          </w:divBdr>
        </w:div>
        <w:div w:id="2027518266">
          <w:marLeft w:val="640"/>
          <w:marRight w:val="0"/>
          <w:marTop w:val="0"/>
          <w:marBottom w:val="0"/>
          <w:divBdr>
            <w:top w:val="none" w:sz="0" w:space="0" w:color="auto"/>
            <w:left w:val="none" w:sz="0" w:space="0" w:color="auto"/>
            <w:bottom w:val="none" w:sz="0" w:space="0" w:color="auto"/>
            <w:right w:val="none" w:sz="0" w:space="0" w:color="auto"/>
          </w:divBdr>
        </w:div>
        <w:div w:id="1687515110">
          <w:marLeft w:val="640"/>
          <w:marRight w:val="0"/>
          <w:marTop w:val="0"/>
          <w:marBottom w:val="0"/>
          <w:divBdr>
            <w:top w:val="none" w:sz="0" w:space="0" w:color="auto"/>
            <w:left w:val="none" w:sz="0" w:space="0" w:color="auto"/>
            <w:bottom w:val="none" w:sz="0" w:space="0" w:color="auto"/>
            <w:right w:val="none" w:sz="0" w:space="0" w:color="auto"/>
          </w:divBdr>
        </w:div>
        <w:div w:id="1875581797">
          <w:marLeft w:val="640"/>
          <w:marRight w:val="0"/>
          <w:marTop w:val="0"/>
          <w:marBottom w:val="0"/>
          <w:divBdr>
            <w:top w:val="none" w:sz="0" w:space="0" w:color="auto"/>
            <w:left w:val="none" w:sz="0" w:space="0" w:color="auto"/>
            <w:bottom w:val="none" w:sz="0" w:space="0" w:color="auto"/>
            <w:right w:val="none" w:sz="0" w:space="0" w:color="auto"/>
          </w:divBdr>
        </w:div>
        <w:div w:id="2130077792">
          <w:marLeft w:val="640"/>
          <w:marRight w:val="0"/>
          <w:marTop w:val="0"/>
          <w:marBottom w:val="0"/>
          <w:divBdr>
            <w:top w:val="none" w:sz="0" w:space="0" w:color="auto"/>
            <w:left w:val="none" w:sz="0" w:space="0" w:color="auto"/>
            <w:bottom w:val="none" w:sz="0" w:space="0" w:color="auto"/>
            <w:right w:val="none" w:sz="0" w:space="0" w:color="auto"/>
          </w:divBdr>
        </w:div>
        <w:div w:id="1196698850">
          <w:marLeft w:val="640"/>
          <w:marRight w:val="0"/>
          <w:marTop w:val="0"/>
          <w:marBottom w:val="0"/>
          <w:divBdr>
            <w:top w:val="none" w:sz="0" w:space="0" w:color="auto"/>
            <w:left w:val="none" w:sz="0" w:space="0" w:color="auto"/>
            <w:bottom w:val="none" w:sz="0" w:space="0" w:color="auto"/>
            <w:right w:val="none" w:sz="0" w:space="0" w:color="auto"/>
          </w:divBdr>
        </w:div>
        <w:div w:id="15425717">
          <w:marLeft w:val="640"/>
          <w:marRight w:val="0"/>
          <w:marTop w:val="0"/>
          <w:marBottom w:val="0"/>
          <w:divBdr>
            <w:top w:val="none" w:sz="0" w:space="0" w:color="auto"/>
            <w:left w:val="none" w:sz="0" w:space="0" w:color="auto"/>
            <w:bottom w:val="none" w:sz="0" w:space="0" w:color="auto"/>
            <w:right w:val="none" w:sz="0" w:space="0" w:color="auto"/>
          </w:divBdr>
        </w:div>
        <w:div w:id="785808036">
          <w:marLeft w:val="640"/>
          <w:marRight w:val="0"/>
          <w:marTop w:val="0"/>
          <w:marBottom w:val="0"/>
          <w:divBdr>
            <w:top w:val="none" w:sz="0" w:space="0" w:color="auto"/>
            <w:left w:val="none" w:sz="0" w:space="0" w:color="auto"/>
            <w:bottom w:val="none" w:sz="0" w:space="0" w:color="auto"/>
            <w:right w:val="none" w:sz="0" w:space="0" w:color="auto"/>
          </w:divBdr>
        </w:div>
        <w:div w:id="448625656">
          <w:marLeft w:val="640"/>
          <w:marRight w:val="0"/>
          <w:marTop w:val="0"/>
          <w:marBottom w:val="0"/>
          <w:divBdr>
            <w:top w:val="none" w:sz="0" w:space="0" w:color="auto"/>
            <w:left w:val="none" w:sz="0" w:space="0" w:color="auto"/>
            <w:bottom w:val="none" w:sz="0" w:space="0" w:color="auto"/>
            <w:right w:val="none" w:sz="0" w:space="0" w:color="auto"/>
          </w:divBdr>
        </w:div>
        <w:div w:id="389570939">
          <w:marLeft w:val="640"/>
          <w:marRight w:val="0"/>
          <w:marTop w:val="0"/>
          <w:marBottom w:val="0"/>
          <w:divBdr>
            <w:top w:val="none" w:sz="0" w:space="0" w:color="auto"/>
            <w:left w:val="none" w:sz="0" w:space="0" w:color="auto"/>
            <w:bottom w:val="none" w:sz="0" w:space="0" w:color="auto"/>
            <w:right w:val="none" w:sz="0" w:space="0" w:color="auto"/>
          </w:divBdr>
        </w:div>
        <w:div w:id="1320379066">
          <w:marLeft w:val="640"/>
          <w:marRight w:val="0"/>
          <w:marTop w:val="0"/>
          <w:marBottom w:val="0"/>
          <w:divBdr>
            <w:top w:val="none" w:sz="0" w:space="0" w:color="auto"/>
            <w:left w:val="none" w:sz="0" w:space="0" w:color="auto"/>
            <w:bottom w:val="none" w:sz="0" w:space="0" w:color="auto"/>
            <w:right w:val="none" w:sz="0" w:space="0" w:color="auto"/>
          </w:divBdr>
        </w:div>
        <w:div w:id="381056653">
          <w:marLeft w:val="640"/>
          <w:marRight w:val="0"/>
          <w:marTop w:val="0"/>
          <w:marBottom w:val="0"/>
          <w:divBdr>
            <w:top w:val="none" w:sz="0" w:space="0" w:color="auto"/>
            <w:left w:val="none" w:sz="0" w:space="0" w:color="auto"/>
            <w:bottom w:val="none" w:sz="0" w:space="0" w:color="auto"/>
            <w:right w:val="none" w:sz="0" w:space="0" w:color="auto"/>
          </w:divBdr>
        </w:div>
        <w:div w:id="459034745">
          <w:marLeft w:val="640"/>
          <w:marRight w:val="0"/>
          <w:marTop w:val="0"/>
          <w:marBottom w:val="0"/>
          <w:divBdr>
            <w:top w:val="none" w:sz="0" w:space="0" w:color="auto"/>
            <w:left w:val="none" w:sz="0" w:space="0" w:color="auto"/>
            <w:bottom w:val="none" w:sz="0" w:space="0" w:color="auto"/>
            <w:right w:val="none" w:sz="0" w:space="0" w:color="auto"/>
          </w:divBdr>
        </w:div>
        <w:div w:id="1360815594">
          <w:marLeft w:val="640"/>
          <w:marRight w:val="0"/>
          <w:marTop w:val="0"/>
          <w:marBottom w:val="0"/>
          <w:divBdr>
            <w:top w:val="none" w:sz="0" w:space="0" w:color="auto"/>
            <w:left w:val="none" w:sz="0" w:space="0" w:color="auto"/>
            <w:bottom w:val="none" w:sz="0" w:space="0" w:color="auto"/>
            <w:right w:val="none" w:sz="0" w:space="0" w:color="auto"/>
          </w:divBdr>
        </w:div>
        <w:div w:id="1868181276">
          <w:marLeft w:val="640"/>
          <w:marRight w:val="0"/>
          <w:marTop w:val="0"/>
          <w:marBottom w:val="0"/>
          <w:divBdr>
            <w:top w:val="none" w:sz="0" w:space="0" w:color="auto"/>
            <w:left w:val="none" w:sz="0" w:space="0" w:color="auto"/>
            <w:bottom w:val="none" w:sz="0" w:space="0" w:color="auto"/>
            <w:right w:val="none" w:sz="0" w:space="0" w:color="auto"/>
          </w:divBdr>
        </w:div>
        <w:div w:id="1341539916">
          <w:marLeft w:val="640"/>
          <w:marRight w:val="0"/>
          <w:marTop w:val="0"/>
          <w:marBottom w:val="0"/>
          <w:divBdr>
            <w:top w:val="none" w:sz="0" w:space="0" w:color="auto"/>
            <w:left w:val="none" w:sz="0" w:space="0" w:color="auto"/>
            <w:bottom w:val="none" w:sz="0" w:space="0" w:color="auto"/>
            <w:right w:val="none" w:sz="0" w:space="0" w:color="auto"/>
          </w:divBdr>
        </w:div>
        <w:div w:id="1965848666">
          <w:marLeft w:val="640"/>
          <w:marRight w:val="0"/>
          <w:marTop w:val="0"/>
          <w:marBottom w:val="0"/>
          <w:divBdr>
            <w:top w:val="none" w:sz="0" w:space="0" w:color="auto"/>
            <w:left w:val="none" w:sz="0" w:space="0" w:color="auto"/>
            <w:bottom w:val="none" w:sz="0" w:space="0" w:color="auto"/>
            <w:right w:val="none" w:sz="0" w:space="0" w:color="auto"/>
          </w:divBdr>
        </w:div>
        <w:div w:id="1345088796">
          <w:marLeft w:val="640"/>
          <w:marRight w:val="0"/>
          <w:marTop w:val="0"/>
          <w:marBottom w:val="0"/>
          <w:divBdr>
            <w:top w:val="none" w:sz="0" w:space="0" w:color="auto"/>
            <w:left w:val="none" w:sz="0" w:space="0" w:color="auto"/>
            <w:bottom w:val="none" w:sz="0" w:space="0" w:color="auto"/>
            <w:right w:val="none" w:sz="0" w:space="0" w:color="auto"/>
          </w:divBdr>
        </w:div>
        <w:div w:id="1864972771">
          <w:marLeft w:val="640"/>
          <w:marRight w:val="0"/>
          <w:marTop w:val="0"/>
          <w:marBottom w:val="0"/>
          <w:divBdr>
            <w:top w:val="none" w:sz="0" w:space="0" w:color="auto"/>
            <w:left w:val="none" w:sz="0" w:space="0" w:color="auto"/>
            <w:bottom w:val="none" w:sz="0" w:space="0" w:color="auto"/>
            <w:right w:val="none" w:sz="0" w:space="0" w:color="auto"/>
          </w:divBdr>
        </w:div>
        <w:div w:id="1359431509">
          <w:marLeft w:val="640"/>
          <w:marRight w:val="0"/>
          <w:marTop w:val="0"/>
          <w:marBottom w:val="0"/>
          <w:divBdr>
            <w:top w:val="none" w:sz="0" w:space="0" w:color="auto"/>
            <w:left w:val="none" w:sz="0" w:space="0" w:color="auto"/>
            <w:bottom w:val="none" w:sz="0" w:space="0" w:color="auto"/>
            <w:right w:val="none" w:sz="0" w:space="0" w:color="auto"/>
          </w:divBdr>
        </w:div>
        <w:div w:id="678654823">
          <w:marLeft w:val="640"/>
          <w:marRight w:val="0"/>
          <w:marTop w:val="0"/>
          <w:marBottom w:val="0"/>
          <w:divBdr>
            <w:top w:val="none" w:sz="0" w:space="0" w:color="auto"/>
            <w:left w:val="none" w:sz="0" w:space="0" w:color="auto"/>
            <w:bottom w:val="none" w:sz="0" w:space="0" w:color="auto"/>
            <w:right w:val="none" w:sz="0" w:space="0" w:color="auto"/>
          </w:divBdr>
        </w:div>
        <w:div w:id="1434864079">
          <w:marLeft w:val="640"/>
          <w:marRight w:val="0"/>
          <w:marTop w:val="0"/>
          <w:marBottom w:val="0"/>
          <w:divBdr>
            <w:top w:val="none" w:sz="0" w:space="0" w:color="auto"/>
            <w:left w:val="none" w:sz="0" w:space="0" w:color="auto"/>
            <w:bottom w:val="none" w:sz="0" w:space="0" w:color="auto"/>
            <w:right w:val="none" w:sz="0" w:space="0" w:color="auto"/>
          </w:divBdr>
        </w:div>
        <w:div w:id="922225733">
          <w:marLeft w:val="640"/>
          <w:marRight w:val="0"/>
          <w:marTop w:val="0"/>
          <w:marBottom w:val="0"/>
          <w:divBdr>
            <w:top w:val="none" w:sz="0" w:space="0" w:color="auto"/>
            <w:left w:val="none" w:sz="0" w:space="0" w:color="auto"/>
            <w:bottom w:val="none" w:sz="0" w:space="0" w:color="auto"/>
            <w:right w:val="none" w:sz="0" w:space="0" w:color="auto"/>
          </w:divBdr>
        </w:div>
        <w:div w:id="1164394730">
          <w:marLeft w:val="640"/>
          <w:marRight w:val="0"/>
          <w:marTop w:val="0"/>
          <w:marBottom w:val="0"/>
          <w:divBdr>
            <w:top w:val="none" w:sz="0" w:space="0" w:color="auto"/>
            <w:left w:val="none" w:sz="0" w:space="0" w:color="auto"/>
            <w:bottom w:val="none" w:sz="0" w:space="0" w:color="auto"/>
            <w:right w:val="none" w:sz="0" w:space="0" w:color="auto"/>
          </w:divBdr>
        </w:div>
        <w:div w:id="2133818711">
          <w:marLeft w:val="640"/>
          <w:marRight w:val="0"/>
          <w:marTop w:val="0"/>
          <w:marBottom w:val="0"/>
          <w:divBdr>
            <w:top w:val="none" w:sz="0" w:space="0" w:color="auto"/>
            <w:left w:val="none" w:sz="0" w:space="0" w:color="auto"/>
            <w:bottom w:val="none" w:sz="0" w:space="0" w:color="auto"/>
            <w:right w:val="none" w:sz="0" w:space="0" w:color="auto"/>
          </w:divBdr>
        </w:div>
        <w:div w:id="496573404">
          <w:marLeft w:val="640"/>
          <w:marRight w:val="0"/>
          <w:marTop w:val="0"/>
          <w:marBottom w:val="0"/>
          <w:divBdr>
            <w:top w:val="none" w:sz="0" w:space="0" w:color="auto"/>
            <w:left w:val="none" w:sz="0" w:space="0" w:color="auto"/>
            <w:bottom w:val="none" w:sz="0" w:space="0" w:color="auto"/>
            <w:right w:val="none" w:sz="0" w:space="0" w:color="auto"/>
          </w:divBdr>
        </w:div>
        <w:div w:id="1396664185">
          <w:marLeft w:val="640"/>
          <w:marRight w:val="0"/>
          <w:marTop w:val="0"/>
          <w:marBottom w:val="0"/>
          <w:divBdr>
            <w:top w:val="none" w:sz="0" w:space="0" w:color="auto"/>
            <w:left w:val="none" w:sz="0" w:space="0" w:color="auto"/>
            <w:bottom w:val="none" w:sz="0" w:space="0" w:color="auto"/>
            <w:right w:val="none" w:sz="0" w:space="0" w:color="auto"/>
          </w:divBdr>
        </w:div>
        <w:div w:id="1074398636">
          <w:marLeft w:val="640"/>
          <w:marRight w:val="0"/>
          <w:marTop w:val="0"/>
          <w:marBottom w:val="0"/>
          <w:divBdr>
            <w:top w:val="none" w:sz="0" w:space="0" w:color="auto"/>
            <w:left w:val="none" w:sz="0" w:space="0" w:color="auto"/>
            <w:bottom w:val="none" w:sz="0" w:space="0" w:color="auto"/>
            <w:right w:val="none" w:sz="0" w:space="0" w:color="auto"/>
          </w:divBdr>
        </w:div>
        <w:div w:id="513543941">
          <w:marLeft w:val="640"/>
          <w:marRight w:val="0"/>
          <w:marTop w:val="0"/>
          <w:marBottom w:val="0"/>
          <w:divBdr>
            <w:top w:val="none" w:sz="0" w:space="0" w:color="auto"/>
            <w:left w:val="none" w:sz="0" w:space="0" w:color="auto"/>
            <w:bottom w:val="none" w:sz="0" w:space="0" w:color="auto"/>
            <w:right w:val="none" w:sz="0" w:space="0" w:color="auto"/>
          </w:divBdr>
        </w:div>
        <w:div w:id="1146749292">
          <w:marLeft w:val="640"/>
          <w:marRight w:val="0"/>
          <w:marTop w:val="0"/>
          <w:marBottom w:val="0"/>
          <w:divBdr>
            <w:top w:val="none" w:sz="0" w:space="0" w:color="auto"/>
            <w:left w:val="none" w:sz="0" w:space="0" w:color="auto"/>
            <w:bottom w:val="none" w:sz="0" w:space="0" w:color="auto"/>
            <w:right w:val="none" w:sz="0" w:space="0" w:color="auto"/>
          </w:divBdr>
        </w:div>
        <w:div w:id="239217550">
          <w:marLeft w:val="640"/>
          <w:marRight w:val="0"/>
          <w:marTop w:val="0"/>
          <w:marBottom w:val="0"/>
          <w:divBdr>
            <w:top w:val="none" w:sz="0" w:space="0" w:color="auto"/>
            <w:left w:val="none" w:sz="0" w:space="0" w:color="auto"/>
            <w:bottom w:val="none" w:sz="0" w:space="0" w:color="auto"/>
            <w:right w:val="none" w:sz="0" w:space="0" w:color="auto"/>
          </w:divBdr>
        </w:div>
        <w:div w:id="1805733291">
          <w:marLeft w:val="640"/>
          <w:marRight w:val="0"/>
          <w:marTop w:val="0"/>
          <w:marBottom w:val="0"/>
          <w:divBdr>
            <w:top w:val="none" w:sz="0" w:space="0" w:color="auto"/>
            <w:left w:val="none" w:sz="0" w:space="0" w:color="auto"/>
            <w:bottom w:val="none" w:sz="0" w:space="0" w:color="auto"/>
            <w:right w:val="none" w:sz="0" w:space="0" w:color="auto"/>
          </w:divBdr>
        </w:div>
        <w:div w:id="880173590">
          <w:marLeft w:val="640"/>
          <w:marRight w:val="0"/>
          <w:marTop w:val="0"/>
          <w:marBottom w:val="0"/>
          <w:divBdr>
            <w:top w:val="none" w:sz="0" w:space="0" w:color="auto"/>
            <w:left w:val="none" w:sz="0" w:space="0" w:color="auto"/>
            <w:bottom w:val="none" w:sz="0" w:space="0" w:color="auto"/>
            <w:right w:val="none" w:sz="0" w:space="0" w:color="auto"/>
          </w:divBdr>
        </w:div>
      </w:divsChild>
    </w:div>
    <w:div w:id="374623050">
      <w:bodyDiv w:val="1"/>
      <w:marLeft w:val="0"/>
      <w:marRight w:val="0"/>
      <w:marTop w:val="0"/>
      <w:marBottom w:val="0"/>
      <w:divBdr>
        <w:top w:val="none" w:sz="0" w:space="0" w:color="auto"/>
        <w:left w:val="none" w:sz="0" w:space="0" w:color="auto"/>
        <w:bottom w:val="none" w:sz="0" w:space="0" w:color="auto"/>
        <w:right w:val="none" w:sz="0" w:space="0" w:color="auto"/>
      </w:divBdr>
      <w:divsChild>
        <w:div w:id="1442440">
          <w:marLeft w:val="640"/>
          <w:marRight w:val="0"/>
          <w:marTop w:val="0"/>
          <w:marBottom w:val="0"/>
          <w:divBdr>
            <w:top w:val="none" w:sz="0" w:space="0" w:color="auto"/>
            <w:left w:val="none" w:sz="0" w:space="0" w:color="auto"/>
            <w:bottom w:val="none" w:sz="0" w:space="0" w:color="auto"/>
            <w:right w:val="none" w:sz="0" w:space="0" w:color="auto"/>
          </w:divBdr>
        </w:div>
        <w:div w:id="1904519">
          <w:marLeft w:val="640"/>
          <w:marRight w:val="0"/>
          <w:marTop w:val="0"/>
          <w:marBottom w:val="0"/>
          <w:divBdr>
            <w:top w:val="none" w:sz="0" w:space="0" w:color="auto"/>
            <w:left w:val="none" w:sz="0" w:space="0" w:color="auto"/>
            <w:bottom w:val="none" w:sz="0" w:space="0" w:color="auto"/>
            <w:right w:val="none" w:sz="0" w:space="0" w:color="auto"/>
          </w:divBdr>
        </w:div>
        <w:div w:id="11613699">
          <w:marLeft w:val="640"/>
          <w:marRight w:val="0"/>
          <w:marTop w:val="0"/>
          <w:marBottom w:val="0"/>
          <w:divBdr>
            <w:top w:val="none" w:sz="0" w:space="0" w:color="auto"/>
            <w:left w:val="none" w:sz="0" w:space="0" w:color="auto"/>
            <w:bottom w:val="none" w:sz="0" w:space="0" w:color="auto"/>
            <w:right w:val="none" w:sz="0" w:space="0" w:color="auto"/>
          </w:divBdr>
        </w:div>
        <w:div w:id="19474723">
          <w:marLeft w:val="640"/>
          <w:marRight w:val="0"/>
          <w:marTop w:val="0"/>
          <w:marBottom w:val="0"/>
          <w:divBdr>
            <w:top w:val="none" w:sz="0" w:space="0" w:color="auto"/>
            <w:left w:val="none" w:sz="0" w:space="0" w:color="auto"/>
            <w:bottom w:val="none" w:sz="0" w:space="0" w:color="auto"/>
            <w:right w:val="none" w:sz="0" w:space="0" w:color="auto"/>
          </w:divBdr>
        </w:div>
        <w:div w:id="20741395">
          <w:marLeft w:val="640"/>
          <w:marRight w:val="0"/>
          <w:marTop w:val="0"/>
          <w:marBottom w:val="0"/>
          <w:divBdr>
            <w:top w:val="none" w:sz="0" w:space="0" w:color="auto"/>
            <w:left w:val="none" w:sz="0" w:space="0" w:color="auto"/>
            <w:bottom w:val="none" w:sz="0" w:space="0" w:color="auto"/>
            <w:right w:val="none" w:sz="0" w:space="0" w:color="auto"/>
          </w:divBdr>
        </w:div>
        <w:div w:id="53041722">
          <w:marLeft w:val="640"/>
          <w:marRight w:val="0"/>
          <w:marTop w:val="0"/>
          <w:marBottom w:val="0"/>
          <w:divBdr>
            <w:top w:val="none" w:sz="0" w:space="0" w:color="auto"/>
            <w:left w:val="none" w:sz="0" w:space="0" w:color="auto"/>
            <w:bottom w:val="none" w:sz="0" w:space="0" w:color="auto"/>
            <w:right w:val="none" w:sz="0" w:space="0" w:color="auto"/>
          </w:divBdr>
        </w:div>
        <w:div w:id="69622110">
          <w:marLeft w:val="640"/>
          <w:marRight w:val="0"/>
          <w:marTop w:val="0"/>
          <w:marBottom w:val="0"/>
          <w:divBdr>
            <w:top w:val="none" w:sz="0" w:space="0" w:color="auto"/>
            <w:left w:val="none" w:sz="0" w:space="0" w:color="auto"/>
            <w:bottom w:val="none" w:sz="0" w:space="0" w:color="auto"/>
            <w:right w:val="none" w:sz="0" w:space="0" w:color="auto"/>
          </w:divBdr>
        </w:div>
        <w:div w:id="108160310">
          <w:marLeft w:val="640"/>
          <w:marRight w:val="0"/>
          <w:marTop w:val="0"/>
          <w:marBottom w:val="0"/>
          <w:divBdr>
            <w:top w:val="none" w:sz="0" w:space="0" w:color="auto"/>
            <w:left w:val="none" w:sz="0" w:space="0" w:color="auto"/>
            <w:bottom w:val="none" w:sz="0" w:space="0" w:color="auto"/>
            <w:right w:val="none" w:sz="0" w:space="0" w:color="auto"/>
          </w:divBdr>
        </w:div>
        <w:div w:id="109083594">
          <w:marLeft w:val="640"/>
          <w:marRight w:val="0"/>
          <w:marTop w:val="0"/>
          <w:marBottom w:val="0"/>
          <w:divBdr>
            <w:top w:val="none" w:sz="0" w:space="0" w:color="auto"/>
            <w:left w:val="none" w:sz="0" w:space="0" w:color="auto"/>
            <w:bottom w:val="none" w:sz="0" w:space="0" w:color="auto"/>
            <w:right w:val="none" w:sz="0" w:space="0" w:color="auto"/>
          </w:divBdr>
        </w:div>
        <w:div w:id="114981358">
          <w:marLeft w:val="640"/>
          <w:marRight w:val="0"/>
          <w:marTop w:val="0"/>
          <w:marBottom w:val="0"/>
          <w:divBdr>
            <w:top w:val="none" w:sz="0" w:space="0" w:color="auto"/>
            <w:left w:val="none" w:sz="0" w:space="0" w:color="auto"/>
            <w:bottom w:val="none" w:sz="0" w:space="0" w:color="auto"/>
            <w:right w:val="none" w:sz="0" w:space="0" w:color="auto"/>
          </w:divBdr>
        </w:div>
        <w:div w:id="157313532">
          <w:marLeft w:val="640"/>
          <w:marRight w:val="0"/>
          <w:marTop w:val="0"/>
          <w:marBottom w:val="0"/>
          <w:divBdr>
            <w:top w:val="none" w:sz="0" w:space="0" w:color="auto"/>
            <w:left w:val="none" w:sz="0" w:space="0" w:color="auto"/>
            <w:bottom w:val="none" w:sz="0" w:space="0" w:color="auto"/>
            <w:right w:val="none" w:sz="0" w:space="0" w:color="auto"/>
          </w:divBdr>
        </w:div>
        <w:div w:id="163278058">
          <w:marLeft w:val="640"/>
          <w:marRight w:val="0"/>
          <w:marTop w:val="0"/>
          <w:marBottom w:val="0"/>
          <w:divBdr>
            <w:top w:val="none" w:sz="0" w:space="0" w:color="auto"/>
            <w:left w:val="none" w:sz="0" w:space="0" w:color="auto"/>
            <w:bottom w:val="none" w:sz="0" w:space="0" w:color="auto"/>
            <w:right w:val="none" w:sz="0" w:space="0" w:color="auto"/>
          </w:divBdr>
        </w:div>
        <w:div w:id="183787272">
          <w:marLeft w:val="640"/>
          <w:marRight w:val="0"/>
          <w:marTop w:val="0"/>
          <w:marBottom w:val="0"/>
          <w:divBdr>
            <w:top w:val="none" w:sz="0" w:space="0" w:color="auto"/>
            <w:left w:val="none" w:sz="0" w:space="0" w:color="auto"/>
            <w:bottom w:val="none" w:sz="0" w:space="0" w:color="auto"/>
            <w:right w:val="none" w:sz="0" w:space="0" w:color="auto"/>
          </w:divBdr>
        </w:div>
        <w:div w:id="206139638">
          <w:marLeft w:val="640"/>
          <w:marRight w:val="0"/>
          <w:marTop w:val="0"/>
          <w:marBottom w:val="0"/>
          <w:divBdr>
            <w:top w:val="none" w:sz="0" w:space="0" w:color="auto"/>
            <w:left w:val="none" w:sz="0" w:space="0" w:color="auto"/>
            <w:bottom w:val="none" w:sz="0" w:space="0" w:color="auto"/>
            <w:right w:val="none" w:sz="0" w:space="0" w:color="auto"/>
          </w:divBdr>
        </w:div>
        <w:div w:id="222835973">
          <w:marLeft w:val="640"/>
          <w:marRight w:val="0"/>
          <w:marTop w:val="0"/>
          <w:marBottom w:val="0"/>
          <w:divBdr>
            <w:top w:val="none" w:sz="0" w:space="0" w:color="auto"/>
            <w:left w:val="none" w:sz="0" w:space="0" w:color="auto"/>
            <w:bottom w:val="none" w:sz="0" w:space="0" w:color="auto"/>
            <w:right w:val="none" w:sz="0" w:space="0" w:color="auto"/>
          </w:divBdr>
        </w:div>
        <w:div w:id="251402047">
          <w:marLeft w:val="640"/>
          <w:marRight w:val="0"/>
          <w:marTop w:val="0"/>
          <w:marBottom w:val="0"/>
          <w:divBdr>
            <w:top w:val="none" w:sz="0" w:space="0" w:color="auto"/>
            <w:left w:val="none" w:sz="0" w:space="0" w:color="auto"/>
            <w:bottom w:val="none" w:sz="0" w:space="0" w:color="auto"/>
            <w:right w:val="none" w:sz="0" w:space="0" w:color="auto"/>
          </w:divBdr>
        </w:div>
        <w:div w:id="287669750">
          <w:marLeft w:val="640"/>
          <w:marRight w:val="0"/>
          <w:marTop w:val="0"/>
          <w:marBottom w:val="0"/>
          <w:divBdr>
            <w:top w:val="none" w:sz="0" w:space="0" w:color="auto"/>
            <w:left w:val="none" w:sz="0" w:space="0" w:color="auto"/>
            <w:bottom w:val="none" w:sz="0" w:space="0" w:color="auto"/>
            <w:right w:val="none" w:sz="0" w:space="0" w:color="auto"/>
          </w:divBdr>
        </w:div>
        <w:div w:id="345518996">
          <w:marLeft w:val="640"/>
          <w:marRight w:val="0"/>
          <w:marTop w:val="0"/>
          <w:marBottom w:val="0"/>
          <w:divBdr>
            <w:top w:val="none" w:sz="0" w:space="0" w:color="auto"/>
            <w:left w:val="none" w:sz="0" w:space="0" w:color="auto"/>
            <w:bottom w:val="none" w:sz="0" w:space="0" w:color="auto"/>
            <w:right w:val="none" w:sz="0" w:space="0" w:color="auto"/>
          </w:divBdr>
        </w:div>
        <w:div w:id="369571402">
          <w:marLeft w:val="640"/>
          <w:marRight w:val="0"/>
          <w:marTop w:val="0"/>
          <w:marBottom w:val="0"/>
          <w:divBdr>
            <w:top w:val="none" w:sz="0" w:space="0" w:color="auto"/>
            <w:left w:val="none" w:sz="0" w:space="0" w:color="auto"/>
            <w:bottom w:val="none" w:sz="0" w:space="0" w:color="auto"/>
            <w:right w:val="none" w:sz="0" w:space="0" w:color="auto"/>
          </w:divBdr>
        </w:div>
        <w:div w:id="380440455">
          <w:marLeft w:val="640"/>
          <w:marRight w:val="0"/>
          <w:marTop w:val="0"/>
          <w:marBottom w:val="0"/>
          <w:divBdr>
            <w:top w:val="none" w:sz="0" w:space="0" w:color="auto"/>
            <w:left w:val="none" w:sz="0" w:space="0" w:color="auto"/>
            <w:bottom w:val="none" w:sz="0" w:space="0" w:color="auto"/>
            <w:right w:val="none" w:sz="0" w:space="0" w:color="auto"/>
          </w:divBdr>
        </w:div>
        <w:div w:id="406533470">
          <w:marLeft w:val="640"/>
          <w:marRight w:val="0"/>
          <w:marTop w:val="0"/>
          <w:marBottom w:val="0"/>
          <w:divBdr>
            <w:top w:val="none" w:sz="0" w:space="0" w:color="auto"/>
            <w:left w:val="none" w:sz="0" w:space="0" w:color="auto"/>
            <w:bottom w:val="none" w:sz="0" w:space="0" w:color="auto"/>
            <w:right w:val="none" w:sz="0" w:space="0" w:color="auto"/>
          </w:divBdr>
        </w:div>
        <w:div w:id="414784131">
          <w:marLeft w:val="640"/>
          <w:marRight w:val="0"/>
          <w:marTop w:val="0"/>
          <w:marBottom w:val="0"/>
          <w:divBdr>
            <w:top w:val="none" w:sz="0" w:space="0" w:color="auto"/>
            <w:left w:val="none" w:sz="0" w:space="0" w:color="auto"/>
            <w:bottom w:val="none" w:sz="0" w:space="0" w:color="auto"/>
            <w:right w:val="none" w:sz="0" w:space="0" w:color="auto"/>
          </w:divBdr>
        </w:div>
        <w:div w:id="502861217">
          <w:marLeft w:val="640"/>
          <w:marRight w:val="0"/>
          <w:marTop w:val="0"/>
          <w:marBottom w:val="0"/>
          <w:divBdr>
            <w:top w:val="none" w:sz="0" w:space="0" w:color="auto"/>
            <w:left w:val="none" w:sz="0" w:space="0" w:color="auto"/>
            <w:bottom w:val="none" w:sz="0" w:space="0" w:color="auto"/>
            <w:right w:val="none" w:sz="0" w:space="0" w:color="auto"/>
          </w:divBdr>
        </w:div>
        <w:div w:id="516886874">
          <w:marLeft w:val="640"/>
          <w:marRight w:val="0"/>
          <w:marTop w:val="0"/>
          <w:marBottom w:val="0"/>
          <w:divBdr>
            <w:top w:val="none" w:sz="0" w:space="0" w:color="auto"/>
            <w:left w:val="none" w:sz="0" w:space="0" w:color="auto"/>
            <w:bottom w:val="none" w:sz="0" w:space="0" w:color="auto"/>
            <w:right w:val="none" w:sz="0" w:space="0" w:color="auto"/>
          </w:divBdr>
        </w:div>
        <w:div w:id="519975814">
          <w:marLeft w:val="640"/>
          <w:marRight w:val="0"/>
          <w:marTop w:val="0"/>
          <w:marBottom w:val="0"/>
          <w:divBdr>
            <w:top w:val="none" w:sz="0" w:space="0" w:color="auto"/>
            <w:left w:val="none" w:sz="0" w:space="0" w:color="auto"/>
            <w:bottom w:val="none" w:sz="0" w:space="0" w:color="auto"/>
            <w:right w:val="none" w:sz="0" w:space="0" w:color="auto"/>
          </w:divBdr>
        </w:div>
        <w:div w:id="523979192">
          <w:marLeft w:val="640"/>
          <w:marRight w:val="0"/>
          <w:marTop w:val="0"/>
          <w:marBottom w:val="0"/>
          <w:divBdr>
            <w:top w:val="none" w:sz="0" w:space="0" w:color="auto"/>
            <w:left w:val="none" w:sz="0" w:space="0" w:color="auto"/>
            <w:bottom w:val="none" w:sz="0" w:space="0" w:color="auto"/>
            <w:right w:val="none" w:sz="0" w:space="0" w:color="auto"/>
          </w:divBdr>
        </w:div>
        <w:div w:id="553661920">
          <w:marLeft w:val="640"/>
          <w:marRight w:val="0"/>
          <w:marTop w:val="0"/>
          <w:marBottom w:val="0"/>
          <w:divBdr>
            <w:top w:val="none" w:sz="0" w:space="0" w:color="auto"/>
            <w:left w:val="none" w:sz="0" w:space="0" w:color="auto"/>
            <w:bottom w:val="none" w:sz="0" w:space="0" w:color="auto"/>
            <w:right w:val="none" w:sz="0" w:space="0" w:color="auto"/>
          </w:divBdr>
        </w:div>
        <w:div w:id="604994115">
          <w:marLeft w:val="640"/>
          <w:marRight w:val="0"/>
          <w:marTop w:val="0"/>
          <w:marBottom w:val="0"/>
          <w:divBdr>
            <w:top w:val="none" w:sz="0" w:space="0" w:color="auto"/>
            <w:left w:val="none" w:sz="0" w:space="0" w:color="auto"/>
            <w:bottom w:val="none" w:sz="0" w:space="0" w:color="auto"/>
            <w:right w:val="none" w:sz="0" w:space="0" w:color="auto"/>
          </w:divBdr>
        </w:div>
        <w:div w:id="624703791">
          <w:marLeft w:val="640"/>
          <w:marRight w:val="0"/>
          <w:marTop w:val="0"/>
          <w:marBottom w:val="0"/>
          <w:divBdr>
            <w:top w:val="none" w:sz="0" w:space="0" w:color="auto"/>
            <w:left w:val="none" w:sz="0" w:space="0" w:color="auto"/>
            <w:bottom w:val="none" w:sz="0" w:space="0" w:color="auto"/>
            <w:right w:val="none" w:sz="0" w:space="0" w:color="auto"/>
          </w:divBdr>
        </w:div>
        <w:div w:id="645357003">
          <w:marLeft w:val="640"/>
          <w:marRight w:val="0"/>
          <w:marTop w:val="0"/>
          <w:marBottom w:val="0"/>
          <w:divBdr>
            <w:top w:val="none" w:sz="0" w:space="0" w:color="auto"/>
            <w:left w:val="none" w:sz="0" w:space="0" w:color="auto"/>
            <w:bottom w:val="none" w:sz="0" w:space="0" w:color="auto"/>
            <w:right w:val="none" w:sz="0" w:space="0" w:color="auto"/>
          </w:divBdr>
        </w:div>
        <w:div w:id="693963891">
          <w:marLeft w:val="640"/>
          <w:marRight w:val="0"/>
          <w:marTop w:val="0"/>
          <w:marBottom w:val="0"/>
          <w:divBdr>
            <w:top w:val="none" w:sz="0" w:space="0" w:color="auto"/>
            <w:left w:val="none" w:sz="0" w:space="0" w:color="auto"/>
            <w:bottom w:val="none" w:sz="0" w:space="0" w:color="auto"/>
            <w:right w:val="none" w:sz="0" w:space="0" w:color="auto"/>
          </w:divBdr>
        </w:div>
        <w:div w:id="697702792">
          <w:marLeft w:val="640"/>
          <w:marRight w:val="0"/>
          <w:marTop w:val="0"/>
          <w:marBottom w:val="0"/>
          <w:divBdr>
            <w:top w:val="none" w:sz="0" w:space="0" w:color="auto"/>
            <w:left w:val="none" w:sz="0" w:space="0" w:color="auto"/>
            <w:bottom w:val="none" w:sz="0" w:space="0" w:color="auto"/>
            <w:right w:val="none" w:sz="0" w:space="0" w:color="auto"/>
          </w:divBdr>
        </w:div>
        <w:div w:id="767383980">
          <w:marLeft w:val="640"/>
          <w:marRight w:val="0"/>
          <w:marTop w:val="0"/>
          <w:marBottom w:val="0"/>
          <w:divBdr>
            <w:top w:val="none" w:sz="0" w:space="0" w:color="auto"/>
            <w:left w:val="none" w:sz="0" w:space="0" w:color="auto"/>
            <w:bottom w:val="none" w:sz="0" w:space="0" w:color="auto"/>
            <w:right w:val="none" w:sz="0" w:space="0" w:color="auto"/>
          </w:divBdr>
        </w:div>
        <w:div w:id="812791218">
          <w:marLeft w:val="640"/>
          <w:marRight w:val="0"/>
          <w:marTop w:val="0"/>
          <w:marBottom w:val="0"/>
          <w:divBdr>
            <w:top w:val="none" w:sz="0" w:space="0" w:color="auto"/>
            <w:left w:val="none" w:sz="0" w:space="0" w:color="auto"/>
            <w:bottom w:val="none" w:sz="0" w:space="0" w:color="auto"/>
            <w:right w:val="none" w:sz="0" w:space="0" w:color="auto"/>
          </w:divBdr>
        </w:div>
        <w:div w:id="833452622">
          <w:marLeft w:val="640"/>
          <w:marRight w:val="0"/>
          <w:marTop w:val="0"/>
          <w:marBottom w:val="0"/>
          <w:divBdr>
            <w:top w:val="none" w:sz="0" w:space="0" w:color="auto"/>
            <w:left w:val="none" w:sz="0" w:space="0" w:color="auto"/>
            <w:bottom w:val="none" w:sz="0" w:space="0" w:color="auto"/>
            <w:right w:val="none" w:sz="0" w:space="0" w:color="auto"/>
          </w:divBdr>
        </w:div>
        <w:div w:id="858740064">
          <w:marLeft w:val="640"/>
          <w:marRight w:val="0"/>
          <w:marTop w:val="0"/>
          <w:marBottom w:val="0"/>
          <w:divBdr>
            <w:top w:val="none" w:sz="0" w:space="0" w:color="auto"/>
            <w:left w:val="none" w:sz="0" w:space="0" w:color="auto"/>
            <w:bottom w:val="none" w:sz="0" w:space="0" w:color="auto"/>
            <w:right w:val="none" w:sz="0" w:space="0" w:color="auto"/>
          </w:divBdr>
        </w:div>
        <w:div w:id="863438986">
          <w:marLeft w:val="640"/>
          <w:marRight w:val="0"/>
          <w:marTop w:val="0"/>
          <w:marBottom w:val="0"/>
          <w:divBdr>
            <w:top w:val="none" w:sz="0" w:space="0" w:color="auto"/>
            <w:left w:val="none" w:sz="0" w:space="0" w:color="auto"/>
            <w:bottom w:val="none" w:sz="0" w:space="0" w:color="auto"/>
            <w:right w:val="none" w:sz="0" w:space="0" w:color="auto"/>
          </w:divBdr>
        </w:div>
        <w:div w:id="863789664">
          <w:marLeft w:val="640"/>
          <w:marRight w:val="0"/>
          <w:marTop w:val="0"/>
          <w:marBottom w:val="0"/>
          <w:divBdr>
            <w:top w:val="none" w:sz="0" w:space="0" w:color="auto"/>
            <w:left w:val="none" w:sz="0" w:space="0" w:color="auto"/>
            <w:bottom w:val="none" w:sz="0" w:space="0" w:color="auto"/>
            <w:right w:val="none" w:sz="0" w:space="0" w:color="auto"/>
          </w:divBdr>
        </w:div>
        <w:div w:id="895897623">
          <w:marLeft w:val="640"/>
          <w:marRight w:val="0"/>
          <w:marTop w:val="0"/>
          <w:marBottom w:val="0"/>
          <w:divBdr>
            <w:top w:val="none" w:sz="0" w:space="0" w:color="auto"/>
            <w:left w:val="none" w:sz="0" w:space="0" w:color="auto"/>
            <w:bottom w:val="none" w:sz="0" w:space="0" w:color="auto"/>
            <w:right w:val="none" w:sz="0" w:space="0" w:color="auto"/>
          </w:divBdr>
        </w:div>
        <w:div w:id="924731796">
          <w:marLeft w:val="640"/>
          <w:marRight w:val="0"/>
          <w:marTop w:val="0"/>
          <w:marBottom w:val="0"/>
          <w:divBdr>
            <w:top w:val="none" w:sz="0" w:space="0" w:color="auto"/>
            <w:left w:val="none" w:sz="0" w:space="0" w:color="auto"/>
            <w:bottom w:val="none" w:sz="0" w:space="0" w:color="auto"/>
            <w:right w:val="none" w:sz="0" w:space="0" w:color="auto"/>
          </w:divBdr>
        </w:div>
        <w:div w:id="926116347">
          <w:marLeft w:val="640"/>
          <w:marRight w:val="0"/>
          <w:marTop w:val="0"/>
          <w:marBottom w:val="0"/>
          <w:divBdr>
            <w:top w:val="none" w:sz="0" w:space="0" w:color="auto"/>
            <w:left w:val="none" w:sz="0" w:space="0" w:color="auto"/>
            <w:bottom w:val="none" w:sz="0" w:space="0" w:color="auto"/>
            <w:right w:val="none" w:sz="0" w:space="0" w:color="auto"/>
          </w:divBdr>
        </w:div>
        <w:div w:id="928386730">
          <w:marLeft w:val="640"/>
          <w:marRight w:val="0"/>
          <w:marTop w:val="0"/>
          <w:marBottom w:val="0"/>
          <w:divBdr>
            <w:top w:val="none" w:sz="0" w:space="0" w:color="auto"/>
            <w:left w:val="none" w:sz="0" w:space="0" w:color="auto"/>
            <w:bottom w:val="none" w:sz="0" w:space="0" w:color="auto"/>
            <w:right w:val="none" w:sz="0" w:space="0" w:color="auto"/>
          </w:divBdr>
        </w:div>
        <w:div w:id="933394695">
          <w:marLeft w:val="640"/>
          <w:marRight w:val="0"/>
          <w:marTop w:val="0"/>
          <w:marBottom w:val="0"/>
          <w:divBdr>
            <w:top w:val="none" w:sz="0" w:space="0" w:color="auto"/>
            <w:left w:val="none" w:sz="0" w:space="0" w:color="auto"/>
            <w:bottom w:val="none" w:sz="0" w:space="0" w:color="auto"/>
            <w:right w:val="none" w:sz="0" w:space="0" w:color="auto"/>
          </w:divBdr>
        </w:div>
        <w:div w:id="940836714">
          <w:marLeft w:val="640"/>
          <w:marRight w:val="0"/>
          <w:marTop w:val="0"/>
          <w:marBottom w:val="0"/>
          <w:divBdr>
            <w:top w:val="none" w:sz="0" w:space="0" w:color="auto"/>
            <w:left w:val="none" w:sz="0" w:space="0" w:color="auto"/>
            <w:bottom w:val="none" w:sz="0" w:space="0" w:color="auto"/>
            <w:right w:val="none" w:sz="0" w:space="0" w:color="auto"/>
          </w:divBdr>
        </w:div>
        <w:div w:id="964197016">
          <w:marLeft w:val="640"/>
          <w:marRight w:val="0"/>
          <w:marTop w:val="0"/>
          <w:marBottom w:val="0"/>
          <w:divBdr>
            <w:top w:val="none" w:sz="0" w:space="0" w:color="auto"/>
            <w:left w:val="none" w:sz="0" w:space="0" w:color="auto"/>
            <w:bottom w:val="none" w:sz="0" w:space="0" w:color="auto"/>
            <w:right w:val="none" w:sz="0" w:space="0" w:color="auto"/>
          </w:divBdr>
        </w:div>
        <w:div w:id="968819756">
          <w:marLeft w:val="640"/>
          <w:marRight w:val="0"/>
          <w:marTop w:val="0"/>
          <w:marBottom w:val="0"/>
          <w:divBdr>
            <w:top w:val="none" w:sz="0" w:space="0" w:color="auto"/>
            <w:left w:val="none" w:sz="0" w:space="0" w:color="auto"/>
            <w:bottom w:val="none" w:sz="0" w:space="0" w:color="auto"/>
            <w:right w:val="none" w:sz="0" w:space="0" w:color="auto"/>
          </w:divBdr>
        </w:div>
        <w:div w:id="990253013">
          <w:marLeft w:val="640"/>
          <w:marRight w:val="0"/>
          <w:marTop w:val="0"/>
          <w:marBottom w:val="0"/>
          <w:divBdr>
            <w:top w:val="none" w:sz="0" w:space="0" w:color="auto"/>
            <w:left w:val="none" w:sz="0" w:space="0" w:color="auto"/>
            <w:bottom w:val="none" w:sz="0" w:space="0" w:color="auto"/>
            <w:right w:val="none" w:sz="0" w:space="0" w:color="auto"/>
          </w:divBdr>
        </w:div>
        <w:div w:id="1052651141">
          <w:marLeft w:val="640"/>
          <w:marRight w:val="0"/>
          <w:marTop w:val="0"/>
          <w:marBottom w:val="0"/>
          <w:divBdr>
            <w:top w:val="none" w:sz="0" w:space="0" w:color="auto"/>
            <w:left w:val="none" w:sz="0" w:space="0" w:color="auto"/>
            <w:bottom w:val="none" w:sz="0" w:space="0" w:color="auto"/>
            <w:right w:val="none" w:sz="0" w:space="0" w:color="auto"/>
          </w:divBdr>
        </w:div>
        <w:div w:id="1068186426">
          <w:marLeft w:val="640"/>
          <w:marRight w:val="0"/>
          <w:marTop w:val="0"/>
          <w:marBottom w:val="0"/>
          <w:divBdr>
            <w:top w:val="none" w:sz="0" w:space="0" w:color="auto"/>
            <w:left w:val="none" w:sz="0" w:space="0" w:color="auto"/>
            <w:bottom w:val="none" w:sz="0" w:space="0" w:color="auto"/>
            <w:right w:val="none" w:sz="0" w:space="0" w:color="auto"/>
          </w:divBdr>
        </w:div>
        <w:div w:id="1100445463">
          <w:marLeft w:val="640"/>
          <w:marRight w:val="0"/>
          <w:marTop w:val="0"/>
          <w:marBottom w:val="0"/>
          <w:divBdr>
            <w:top w:val="none" w:sz="0" w:space="0" w:color="auto"/>
            <w:left w:val="none" w:sz="0" w:space="0" w:color="auto"/>
            <w:bottom w:val="none" w:sz="0" w:space="0" w:color="auto"/>
            <w:right w:val="none" w:sz="0" w:space="0" w:color="auto"/>
          </w:divBdr>
        </w:div>
        <w:div w:id="1101146415">
          <w:marLeft w:val="640"/>
          <w:marRight w:val="0"/>
          <w:marTop w:val="0"/>
          <w:marBottom w:val="0"/>
          <w:divBdr>
            <w:top w:val="none" w:sz="0" w:space="0" w:color="auto"/>
            <w:left w:val="none" w:sz="0" w:space="0" w:color="auto"/>
            <w:bottom w:val="none" w:sz="0" w:space="0" w:color="auto"/>
            <w:right w:val="none" w:sz="0" w:space="0" w:color="auto"/>
          </w:divBdr>
        </w:div>
        <w:div w:id="1107116476">
          <w:marLeft w:val="640"/>
          <w:marRight w:val="0"/>
          <w:marTop w:val="0"/>
          <w:marBottom w:val="0"/>
          <w:divBdr>
            <w:top w:val="none" w:sz="0" w:space="0" w:color="auto"/>
            <w:left w:val="none" w:sz="0" w:space="0" w:color="auto"/>
            <w:bottom w:val="none" w:sz="0" w:space="0" w:color="auto"/>
            <w:right w:val="none" w:sz="0" w:space="0" w:color="auto"/>
          </w:divBdr>
        </w:div>
        <w:div w:id="1112824273">
          <w:marLeft w:val="640"/>
          <w:marRight w:val="0"/>
          <w:marTop w:val="0"/>
          <w:marBottom w:val="0"/>
          <w:divBdr>
            <w:top w:val="none" w:sz="0" w:space="0" w:color="auto"/>
            <w:left w:val="none" w:sz="0" w:space="0" w:color="auto"/>
            <w:bottom w:val="none" w:sz="0" w:space="0" w:color="auto"/>
            <w:right w:val="none" w:sz="0" w:space="0" w:color="auto"/>
          </w:divBdr>
        </w:div>
        <w:div w:id="1141267042">
          <w:marLeft w:val="640"/>
          <w:marRight w:val="0"/>
          <w:marTop w:val="0"/>
          <w:marBottom w:val="0"/>
          <w:divBdr>
            <w:top w:val="none" w:sz="0" w:space="0" w:color="auto"/>
            <w:left w:val="none" w:sz="0" w:space="0" w:color="auto"/>
            <w:bottom w:val="none" w:sz="0" w:space="0" w:color="auto"/>
            <w:right w:val="none" w:sz="0" w:space="0" w:color="auto"/>
          </w:divBdr>
        </w:div>
        <w:div w:id="1153520664">
          <w:marLeft w:val="640"/>
          <w:marRight w:val="0"/>
          <w:marTop w:val="0"/>
          <w:marBottom w:val="0"/>
          <w:divBdr>
            <w:top w:val="none" w:sz="0" w:space="0" w:color="auto"/>
            <w:left w:val="none" w:sz="0" w:space="0" w:color="auto"/>
            <w:bottom w:val="none" w:sz="0" w:space="0" w:color="auto"/>
            <w:right w:val="none" w:sz="0" w:space="0" w:color="auto"/>
          </w:divBdr>
        </w:div>
        <w:div w:id="1175336794">
          <w:marLeft w:val="640"/>
          <w:marRight w:val="0"/>
          <w:marTop w:val="0"/>
          <w:marBottom w:val="0"/>
          <w:divBdr>
            <w:top w:val="none" w:sz="0" w:space="0" w:color="auto"/>
            <w:left w:val="none" w:sz="0" w:space="0" w:color="auto"/>
            <w:bottom w:val="none" w:sz="0" w:space="0" w:color="auto"/>
            <w:right w:val="none" w:sz="0" w:space="0" w:color="auto"/>
          </w:divBdr>
        </w:div>
        <w:div w:id="1177499771">
          <w:marLeft w:val="640"/>
          <w:marRight w:val="0"/>
          <w:marTop w:val="0"/>
          <w:marBottom w:val="0"/>
          <w:divBdr>
            <w:top w:val="none" w:sz="0" w:space="0" w:color="auto"/>
            <w:left w:val="none" w:sz="0" w:space="0" w:color="auto"/>
            <w:bottom w:val="none" w:sz="0" w:space="0" w:color="auto"/>
            <w:right w:val="none" w:sz="0" w:space="0" w:color="auto"/>
          </w:divBdr>
        </w:div>
        <w:div w:id="1179009354">
          <w:marLeft w:val="640"/>
          <w:marRight w:val="0"/>
          <w:marTop w:val="0"/>
          <w:marBottom w:val="0"/>
          <w:divBdr>
            <w:top w:val="none" w:sz="0" w:space="0" w:color="auto"/>
            <w:left w:val="none" w:sz="0" w:space="0" w:color="auto"/>
            <w:bottom w:val="none" w:sz="0" w:space="0" w:color="auto"/>
            <w:right w:val="none" w:sz="0" w:space="0" w:color="auto"/>
          </w:divBdr>
        </w:div>
        <w:div w:id="1185704302">
          <w:marLeft w:val="640"/>
          <w:marRight w:val="0"/>
          <w:marTop w:val="0"/>
          <w:marBottom w:val="0"/>
          <w:divBdr>
            <w:top w:val="none" w:sz="0" w:space="0" w:color="auto"/>
            <w:left w:val="none" w:sz="0" w:space="0" w:color="auto"/>
            <w:bottom w:val="none" w:sz="0" w:space="0" w:color="auto"/>
            <w:right w:val="none" w:sz="0" w:space="0" w:color="auto"/>
          </w:divBdr>
        </w:div>
        <w:div w:id="1265310627">
          <w:marLeft w:val="640"/>
          <w:marRight w:val="0"/>
          <w:marTop w:val="0"/>
          <w:marBottom w:val="0"/>
          <w:divBdr>
            <w:top w:val="none" w:sz="0" w:space="0" w:color="auto"/>
            <w:left w:val="none" w:sz="0" w:space="0" w:color="auto"/>
            <w:bottom w:val="none" w:sz="0" w:space="0" w:color="auto"/>
            <w:right w:val="none" w:sz="0" w:space="0" w:color="auto"/>
          </w:divBdr>
        </w:div>
        <w:div w:id="1277063752">
          <w:marLeft w:val="640"/>
          <w:marRight w:val="0"/>
          <w:marTop w:val="0"/>
          <w:marBottom w:val="0"/>
          <w:divBdr>
            <w:top w:val="none" w:sz="0" w:space="0" w:color="auto"/>
            <w:left w:val="none" w:sz="0" w:space="0" w:color="auto"/>
            <w:bottom w:val="none" w:sz="0" w:space="0" w:color="auto"/>
            <w:right w:val="none" w:sz="0" w:space="0" w:color="auto"/>
          </w:divBdr>
        </w:div>
        <w:div w:id="1280844698">
          <w:marLeft w:val="640"/>
          <w:marRight w:val="0"/>
          <w:marTop w:val="0"/>
          <w:marBottom w:val="0"/>
          <w:divBdr>
            <w:top w:val="none" w:sz="0" w:space="0" w:color="auto"/>
            <w:left w:val="none" w:sz="0" w:space="0" w:color="auto"/>
            <w:bottom w:val="none" w:sz="0" w:space="0" w:color="auto"/>
            <w:right w:val="none" w:sz="0" w:space="0" w:color="auto"/>
          </w:divBdr>
        </w:div>
        <w:div w:id="1287006554">
          <w:marLeft w:val="640"/>
          <w:marRight w:val="0"/>
          <w:marTop w:val="0"/>
          <w:marBottom w:val="0"/>
          <w:divBdr>
            <w:top w:val="none" w:sz="0" w:space="0" w:color="auto"/>
            <w:left w:val="none" w:sz="0" w:space="0" w:color="auto"/>
            <w:bottom w:val="none" w:sz="0" w:space="0" w:color="auto"/>
            <w:right w:val="none" w:sz="0" w:space="0" w:color="auto"/>
          </w:divBdr>
        </w:div>
        <w:div w:id="1291940501">
          <w:marLeft w:val="640"/>
          <w:marRight w:val="0"/>
          <w:marTop w:val="0"/>
          <w:marBottom w:val="0"/>
          <w:divBdr>
            <w:top w:val="none" w:sz="0" w:space="0" w:color="auto"/>
            <w:left w:val="none" w:sz="0" w:space="0" w:color="auto"/>
            <w:bottom w:val="none" w:sz="0" w:space="0" w:color="auto"/>
            <w:right w:val="none" w:sz="0" w:space="0" w:color="auto"/>
          </w:divBdr>
        </w:div>
        <w:div w:id="1297292306">
          <w:marLeft w:val="640"/>
          <w:marRight w:val="0"/>
          <w:marTop w:val="0"/>
          <w:marBottom w:val="0"/>
          <w:divBdr>
            <w:top w:val="none" w:sz="0" w:space="0" w:color="auto"/>
            <w:left w:val="none" w:sz="0" w:space="0" w:color="auto"/>
            <w:bottom w:val="none" w:sz="0" w:space="0" w:color="auto"/>
            <w:right w:val="none" w:sz="0" w:space="0" w:color="auto"/>
          </w:divBdr>
        </w:div>
        <w:div w:id="1306354063">
          <w:marLeft w:val="640"/>
          <w:marRight w:val="0"/>
          <w:marTop w:val="0"/>
          <w:marBottom w:val="0"/>
          <w:divBdr>
            <w:top w:val="none" w:sz="0" w:space="0" w:color="auto"/>
            <w:left w:val="none" w:sz="0" w:space="0" w:color="auto"/>
            <w:bottom w:val="none" w:sz="0" w:space="0" w:color="auto"/>
            <w:right w:val="none" w:sz="0" w:space="0" w:color="auto"/>
          </w:divBdr>
        </w:div>
        <w:div w:id="1337541092">
          <w:marLeft w:val="640"/>
          <w:marRight w:val="0"/>
          <w:marTop w:val="0"/>
          <w:marBottom w:val="0"/>
          <w:divBdr>
            <w:top w:val="none" w:sz="0" w:space="0" w:color="auto"/>
            <w:left w:val="none" w:sz="0" w:space="0" w:color="auto"/>
            <w:bottom w:val="none" w:sz="0" w:space="0" w:color="auto"/>
            <w:right w:val="none" w:sz="0" w:space="0" w:color="auto"/>
          </w:divBdr>
        </w:div>
        <w:div w:id="1349870995">
          <w:marLeft w:val="640"/>
          <w:marRight w:val="0"/>
          <w:marTop w:val="0"/>
          <w:marBottom w:val="0"/>
          <w:divBdr>
            <w:top w:val="none" w:sz="0" w:space="0" w:color="auto"/>
            <w:left w:val="none" w:sz="0" w:space="0" w:color="auto"/>
            <w:bottom w:val="none" w:sz="0" w:space="0" w:color="auto"/>
            <w:right w:val="none" w:sz="0" w:space="0" w:color="auto"/>
          </w:divBdr>
        </w:div>
        <w:div w:id="1411539020">
          <w:marLeft w:val="640"/>
          <w:marRight w:val="0"/>
          <w:marTop w:val="0"/>
          <w:marBottom w:val="0"/>
          <w:divBdr>
            <w:top w:val="none" w:sz="0" w:space="0" w:color="auto"/>
            <w:left w:val="none" w:sz="0" w:space="0" w:color="auto"/>
            <w:bottom w:val="none" w:sz="0" w:space="0" w:color="auto"/>
            <w:right w:val="none" w:sz="0" w:space="0" w:color="auto"/>
          </w:divBdr>
        </w:div>
        <w:div w:id="1444499962">
          <w:marLeft w:val="640"/>
          <w:marRight w:val="0"/>
          <w:marTop w:val="0"/>
          <w:marBottom w:val="0"/>
          <w:divBdr>
            <w:top w:val="none" w:sz="0" w:space="0" w:color="auto"/>
            <w:left w:val="none" w:sz="0" w:space="0" w:color="auto"/>
            <w:bottom w:val="none" w:sz="0" w:space="0" w:color="auto"/>
            <w:right w:val="none" w:sz="0" w:space="0" w:color="auto"/>
          </w:divBdr>
        </w:div>
        <w:div w:id="1446075743">
          <w:marLeft w:val="640"/>
          <w:marRight w:val="0"/>
          <w:marTop w:val="0"/>
          <w:marBottom w:val="0"/>
          <w:divBdr>
            <w:top w:val="none" w:sz="0" w:space="0" w:color="auto"/>
            <w:left w:val="none" w:sz="0" w:space="0" w:color="auto"/>
            <w:bottom w:val="none" w:sz="0" w:space="0" w:color="auto"/>
            <w:right w:val="none" w:sz="0" w:space="0" w:color="auto"/>
          </w:divBdr>
        </w:div>
        <w:div w:id="1450586564">
          <w:marLeft w:val="640"/>
          <w:marRight w:val="0"/>
          <w:marTop w:val="0"/>
          <w:marBottom w:val="0"/>
          <w:divBdr>
            <w:top w:val="none" w:sz="0" w:space="0" w:color="auto"/>
            <w:left w:val="none" w:sz="0" w:space="0" w:color="auto"/>
            <w:bottom w:val="none" w:sz="0" w:space="0" w:color="auto"/>
            <w:right w:val="none" w:sz="0" w:space="0" w:color="auto"/>
          </w:divBdr>
        </w:div>
        <w:div w:id="1518350742">
          <w:marLeft w:val="640"/>
          <w:marRight w:val="0"/>
          <w:marTop w:val="0"/>
          <w:marBottom w:val="0"/>
          <w:divBdr>
            <w:top w:val="none" w:sz="0" w:space="0" w:color="auto"/>
            <w:left w:val="none" w:sz="0" w:space="0" w:color="auto"/>
            <w:bottom w:val="none" w:sz="0" w:space="0" w:color="auto"/>
            <w:right w:val="none" w:sz="0" w:space="0" w:color="auto"/>
          </w:divBdr>
        </w:div>
        <w:div w:id="1523204493">
          <w:marLeft w:val="640"/>
          <w:marRight w:val="0"/>
          <w:marTop w:val="0"/>
          <w:marBottom w:val="0"/>
          <w:divBdr>
            <w:top w:val="none" w:sz="0" w:space="0" w:color="auto"/>
            <w:left w:val="none" w:sz="0" w:space="0" w:color="auto"/>
            <w:bottom w:val="none" w:sz="0" w:space="0" w:color="auto"/>
            <w:right w:val="none" w:sz="0" w:space="0" w:color="auto"/>
          </w:divBdr>
        </w:div>
        <w:div w:id="1536892852">
          <w:marLeft w:val="640"/>
          <w:marRight w:val="0"/>
          <w:marTop w:val="0"/>
          <w:marBottom w:val="0"/>
          <w:divBdr>
            <w:top w:val="none" w:sz="0" w:space="0" w:color="auto"/>
            <w:left w:val="none" w:sz="0" w:space="0" w:color="auto"/>
            <w:bottom w:val="none" w:sz="0" w:space="0" w:color="auto"/>
            <w:right w:val="none" w:sz="0" w:space="0" w:color="auto"/>
          </w:divBdr>
        </w:div>
        <w:div w:id="1539319503">
          <w:marLeft w:val="640"/>
          <w:marRight w:val="0"/>
          <w:marTop w:val="0"/>
          <w:marBottom w:val="0"/>
          <w:divBdr>
            <w:top w:val="none" w:sz="0" w:space="0" w:color="auto"/>
            <w:left w:val="none" w:sz="0" w:space="0" w:color="auto"/>
            <w:bottom w:val="none" w:sz="0" w:space="0" w:color="auto"/>
            <w:right w:val="none" w:sz="0" w:space="0" w:color="auto"/>
          </w:divBdr>
        </w:div>
        <w:div w:id="1547176279">
          <w:marLeft w:val="640"/>
          <w:marRight w:val="0"/>
          <w:marTop w:val="0"/>
          <w:marBottom w:val="0"/>
          <w:divBdr>
            <w:top w:val="none" w:sz="0" w:space="0" w:color="auto"/>
            <w:left w:val="none" w:sz="0" w:space="0" w:color="auto"/>
            <w:bottom w:val="none" w:sz="0" w:space="0" w:color="auto"/>
            <w:right w:val="none" w:sz="0" w:space="0" w:color="auto"/>
          </w:divBdr>
        </w:div>
        <w:div w:id="1555845085">
          <w:marLeft w:val="640"/>
          <w:marRight w:val="0"/>
          <w:marTop w:val="0"/>
          <w:marBottom w:val="0"/>
          <w:divBdr>
            <w:top w:val="none" w:sz="0" w:space="0" w:color="auto"/>
            <w:left w:val="none" w:sz="0" w:space="0" w:color="auto"/>
            <w:bottom w:val="none" w:sz="0" w:space="0" w:color="auto"/>
            <w:right w:val="none" w:sz="0" w:space="0" w:color="auto"/>
          </w:divBdr>
        </w:div>
        <w:div w:id="1570921287">
          <w:marLeft w:val="640"/>
          <w:marRight w:val="0"/>
          <w:marTop w:val="0"/>
          <w:marBottom w:val="0"/>
          <w:divBdr>
            <w:top w:val="none" w:sz="0" w:space="0" w:color="auto"/>
            <w:left w:val="none" w:sz="0" w:space="0" w:color="auto"/>
            <w:bottom w:val="none" w:sz="0" w:space="0" w:color="auto"/>
            <w:right w:val="none" w:sz="0" w:space="0" w:color="auto"/>
          </w:divBdr>
        </w:div>
        <w:div w:id="1662926032">
          <w:marLeft w:val="640"/>
          <w:marRight w:val="0"/>
          <w:marTop w:val="0"/>
          <w:marBottom w:val="0"/>
          <w:divBdr>
            <w:top w:val="none" w:sz="0" w:space="0" w:color="auto"/>
            <w:left w:val="none" w:sz="0" w:space="0" w:color="auto"/>
            <w:bottom w:val="none" w:sz="0" w:space="0" w:color="auto"/>
            <w:right w:val="none" w:sz="0" w:space="0" w:color="auto"/>
          </w:divBdr>
        </w:div>
        <w:div w:id="1696736047">
          <w:marLeft w:val="640"/>
          <w:marRight w:val="0"/>
          <w:marTop w:val="0"/>
          <w:marBottom w:val="0"/>
          <w:divBdr>
            <w:top w:val="none" w:sz="0" w:space="0" w:color="auto"/>
            <w:left w:val="none" w:sz="0" w:space="0" w:color="auto"/>
            <w:bottom w:val="none" w:sz="0" w:space="0" w:color="auto"/>
            <w:right w:val="none" w:sz="0" w:space="0" w:color="auto"/>
          </w:divBdr>
        </w:div>
        <w:div w:id="1711764912">
          <w:marLeft w:val="640"/>
          <w:marRight w:val="0"/>
          <w:marTop w:val="0"/>
          <w:marBottom w:val="0"/>
          <w:divBdr>
            <w:top w:val="none" w:sz="0" w:space="0" w:color="auto"/>
            <w:left w:val="none" w:sz="0" w:space="0" w:color="auto"/>
            <w:bottom w:val="none" w:sz="0" w:space="0" w:color="auto"/>
            <w:right w:val="none" w:sz="0" w:space="0" w:color="auto"/>
          </w:divBdr>
        </w:div>
        <w:div w:id="1714108787">
          <w:marLeft w:val="640"/>
          <w:marRight w:val="0"/>
          <w:marTop w:val="0"/>
          <w:marBottom w:val="0"/>
          <w:divBdr>
            <w:top w:val="none" w:sz="0" w:space="0" w:color="auto"/>
            <w:left w:val="none" w:sz="0" w:space="0" w:color="auto"/>
            <w:bottom w:val="none" w:sz="0" w:space="0" w:color="auto"/>
            <w:right w:val="none" w:sz="0" w:space="0" w:color="auto"/>
          </w:divBdr>
        </w:div>
        <w:div w:id="1723363494">
          <w:marLeft w:val="640"/>
          <w:marRight w:val="0"/>
          <w:marTop w:val="0"/>
          <w:marBottom w:val="0"/>
          <w:divBdr>
            <w:top w:val="none" w:sz="0" w:space="0" w:color="auto"/>
            <w:left w:val="none" w:sz="0" w:space="0" w:color="auto"/>
            <w:bottom w:val="none" w:sz="0" w:space="0" w:color="auto"/>
            <w:right w:val="none" w:sz="0" w:space="0" w:color="auto"/>
          </w:divBdr>
        </w:div>
        <w:div w:id="1745371927">
          <w:marLeft w:val="640"/>
          <w:marRight w:val="0"/>
          <w:marTop w:val="0"/>
          <w:marBottom w:val="0"/>
          <w:divBdr>
            <w:top w:val="none" w:sz="0" w:space="0" w:color="auto"/>
            <w:left w:val="none" w:sz="0" w:space="0" w:color="auto"/>
            <w:bottom w:val="none" w:sz="0" w:space="0" w:color="auto"/>
            <w:right w:val="none" w:sz="0" w:space="0" w:color="auto"/>
          </w:divBdr>
        </w:div>
        <w:div w:id="1747653805">
          <w:marLeft w:val="640"/>
          <w:marRight w:val="0"/>
          <w:marTop w:val="0"/>
          <w:marBottom w:val="0"/>
          <w:divBdr>
            <w:top w:val="none" w:sz="0" w:space="0" w:color="auto"/>
            <w:left w:val="none" w:sz="0" w:space="0" w:color="auto"/>
            <w:bottom w:val="none" w:sz="0" w:space="0" w:color="auto"/>
            <w:right w:val="none" w:sz="0" w:space="0" w:color="auto"/>
          </w:divBdr>
        </w:div>
        <w:div w:id="1952734886">
          <w:marLeft w:val="640"/>
          <w:marRight w:val="0"/>
          <w:marTop w:val="0"/>
          <w:marBottom w:val="0"/>
          <w:divBdr>
            <w:top w:val="none" w:sz="0" w:space="0" w:color="auto"/>
            <w:left w:val="none" w:sz="0" w:space="0" w:color="auto"/>
            <w:bottom w:val="none" w:sz="0" w:space="0" w:color="auto"/>
            <w:right w:val="none" w:sz="0" w:space="0" w:color="auto"/>
          </w:divBdr>
        </w:div>
        <w:div w:id="1954245760">
          <w:marLeft w:val="640"/>
          <w:marRight w:val="0"/>
          <w:marTop w:val="0"/>
          <w:marBottom w:val="0"/>
          <w:divBdr>
            <w:top w:val="none" w:sz="0" w:space="0" w:color="auto"/>
            <w:left w:val="none" w:sz="0" w:space="0" w:color="auto"/>
            <w:bottom w:val="none" w:sz="0" w:space="0" w:color="auto"/>
            <w:right w:val="none" w:sz="0" w:space="0" w:color="auto"/>
          </w:divBdr>
        </w:div>
        <w:div w:id="1977635782">
          <w:marLeft w:val="640"/>
          <w:marRight w:val="0"/>
          <w:marTop w:val="0"/>
          <w:marBottom w:val="0"/>
          <w:divBdr>
            <w:top w:val="none" w:sz="0" w:space="0" w:color="auto"/>
            <w:left w:val="none" w:sz="0" w:space="0" w:color="auto"/>
            <w:bottom w:val="none" w:sz="0" w:space="0" w:color="auto"/>
            <w:right w:val="none" w:sz="0" w:space="0" w:color="auto"/>
          </w:divBdr>
        </w:div>
        <w:div w:id="2018270793">
          <w:marLeft w:val="640"/>
          <w:marRight w:val="0"/>
          <w:marTop w:val="0"/>
          <w:marBottom w:val="0"/>
          <w:divBdr>
            <w:top w:val="none" w:sz="0" w:space="0" w:color="auto"/>
            <w:left w:val="none" w:sz="0" w:space="0" w:color="auto"/>
            <w:bottom w:val="none" w:sz="0" w:space="0" w:color="auto"/>
            <w:right w:val="none" w:sz="0" w:space="0" w:color="auto"/>
          </w:divBdr>
        </w:div>
        <w:div w:id="2025399710">
          <w:marLeft w:val="640"/>
          <w:marRight w:val="0"/>
          <w:marTop w:val="0"/>
          <w:marBottom w:val="0"/>
          <w:divBdr>
            <w:top w:val="none" w:sz="0" w:space="0" w:color="auto"/>
            <w:left w:val="none" w:sz="0" w:space="0" w:color="auto"/>
            <w:bottom w:val="none" w:sz="0" w:space="0" w:color="auto"/>
            <w:right w:val="none" w:sz="0" w:space="0" w:color="auto"/>
          </w:divBdr>
        </w:div>
        <w:div w:id="2065711953">
          <w:marLeft w:val="640"/>
          <w:marRight w:val="0"/>
          <w:marTop w:val="0"/>
          <w:marBottom w:val="0"/>
          <w:divBdr>
            <w:top w:val="none" w:sz="0" w:space="0" w:color="auto"/>
            <w:left w:val="none" w:sz="0" w:space="0" w:color="auto"/>
            <w:bottom w:val="none" w:sz="0" w:space="0" w:color="auto"/>
            <w:right w:val="none" w:sz="0" w:space="0" w:color="auto"/>
          </w:divBdr>
        </w:div>
        <w:div w:id="2142267852">
          <w:marLeft w:val="640"/>
          <w:marRight w:val="0"/>
          <w:marTop w:val="0"/>
          <w:marBottom w:val="0"/>
          <w:divBdr>
            <w:top w:val="none" w:sz="0" w:space="0" w:color="auto"/>
            <w:left w:val="none" w:sz="0" w:space="0" w:color="auto"/>
            <w:bottom w:val="none" w:sz="0" w:space="0" w:color="auto"/>
            <w:right w:val="none" w:sz="0" w:space="0" w:color="auto"/>
          </w:divBdr>
        </w:div>
      </w:divsChild>
    </w:div>
    <w:div w:id="379791342">
      <w:bodyDiv w:val="1"/>
      <w:marLeft w:val="0"/>
      <w:marRight w:val="0"/>
      <w:marTop w:val="0"/>
      <w:marBottom w:val="0"/>
      <w:divBdr>
        <w:top w:val="none" w:sz="0" w:space="0" w:color="auto"/>
        <w:left w:val="none" w:sz="0" w:space="0" w:color="auto"/>
        <w:bottom w:val="none" w:sz="0" w:space="0" w:color="auto"/>
        <w:right w:val="none" w:sz="0" w:space="0" w:color="auto"/>
      </w:divBdr>
      <w:divsChild>
        <w:div w:id="1886599533">
          <w:marLeft w:val="640"/>
          <w:marRight w:val="0"/>
          <w:marTop w:val="0"/>
          <w:marBottom w:val="0"/>
          <w:divBdr>
            <w:top w:val="none" w:sz="0" w:space="0" w:color="auto"/>
            <w:left w:val="none" w:sz="0" w:space="0" w:color="auto"/>
            <w:bottom w:val="none" w:sz="0" w:space="0" w:color="auto"/>
            <w:right w:val="none" w:sz="0" w:space="0" w:color="auto"/>
          </w:divBdr>
        </w:div>
        <w:div w:id="768045980">
          <w:marLeft w:val="640"/>
          <w:marRight w:val="0"/>
          <w:marTop w:val="0"/>
          <w:marBottom w:val="0"/>
          <w:divBdr>
            <w:top w:val="none" w:sz="0" w:space="0" w:color="auto"/>
            <w:left w:val="none" w:sz="0" w:space="0" w:color="auto"/>
            <w:bottom w:val="none" w:sz="0" w:space="0" w:color="auto"/>
            <w:right w:val="none" w:sz="0" w:space="0" w:color="auto"/>
          </w:divBdr>
        </w:div>
        <w:div w:id="1138760328">
          <w:marLeft w:val="640"/>
          <w:marRight w:val="0"/>
          <w:marTop w:val="0"/>
          <w:marBottom w:val="0"/>
          <w:divBdr>
            <w:top w:val="none" w:sz="0" w:space="0" w:color="auto"/>
            <w:left w:val="none" w:sz="0" w:space="0" w:color="auto"/>
            <w:bottom w:val="none" w:sz="0" w:space="0" w:color="auto"/>
            <w:right w:val="none" w:sz="0" w:space="0" w:color="auto"/>
          </w:divBdr>
        </w:div>
        <w:div w:id="1470242447">
          <w:marLeft w:val="640"/>
          <w:marRight w:val="0"/>
          <w:marTop w:val="0"/>
          <w:marBottom w:val="0"/>
          <w:divBdr>
            <w:top w:val="none" w:sz="0" w:space="0" w:color="auto"/>
            <w:left w:val="none" w:sz="0" w:space="0" w:color="auto"/>
            <w:bottom w:val="none" w:sz="0" w:space="0" w:color="auto"/>
            <w:right w:val="none" w:sz="0" w:space="0" w:color="auto"/>
          </w:divBdr>
        </w:div>
        <w:div w:id="2000111250">
          <w:marLeft w:val="640"/>
          <w:marRight w:val="0"/>
          <w:marTop w:val="0"/>
          <w:marBottom w:val="0"/>
          <w:divBdr>
            <w:top w:val="none" w:sz="0" w:space="0" w:color="auto"/>
            <w:left w:val="none" w:sz="0" w:space="0" w:color="auto"/>
            <w:bottom w:val="none" w:sz="0" w:space="0" w:color="auto"/>
            <w:right w:val="none" w:sz="0" w:space="0" w:color="auto"/>
          </w:divBdr>
        </w:div>
        <w:div w:id="2066760960">
          <w:marLeft w:val="640"/>
          <w:marRight w:val="0"/>
          <w:marTop w:val="0"/>
          <w:marBottom w:val="0"/>
          <w:divBdr>
            <w:top w:val="none" w:sz="0" w:space="0" w:color="auto"/>
            <w:left w:val="none" w:sz="0" w:space="0" w:color="auto"/>
            <w:bottom w:val="none" w:sz="0" w:space="0" w:color="auto"/>
            <w:right w:val="none" w:sz="0" w:space="0" w:color="auto"/>
          </w:divBdr>
        </w:div>
        <w:div w:id="818811127">
          <w:marLeft w:val="640"/>
          <w:marRight w:val="0"/>
          <w:marTop w:val="0"/>
          <w:marBottom w:val="0"/>
          <w:divBdr>
            <w:top w:val="none" w:sz="0" w:space="0" w:color="auto"/>
            <w:left w:val="none" w:sz="0" w:space="0" w:color="auto"/>
            <w:bottom w:val="none" w:sz="0" w:space="0" w:color="auto"/>
            <w:right w:val="none" w:sz="0" w:space="0" w:color="auto"/>
          </w:divBdr>
        </w:div>
        <w:div w:id="1419911586">
          <w:marLeft w:val="640"/>
          <w:marRight w:val="0"/>
          <w:marTop w:val="0"/>
          <w:marBottom w:val="0"/>
          <w:divBdr>
            <w:top w:val="none" w:sz="0" w:space="0" w:color="auto"/>
            <w:left w:val="none" w:sz="0" w:space="0" w:color="auto"/>
            <w:bottom w:val="none" w:sz="0" w:space="0" w:color="auto"/>
            <w:right w:val="none" w:sz="0" w:space="0" w:color="auto"/>
          </w:divBdr>
        </w:div>
        <w:div w:id="1262832404">
          <w:marLeft w:val="640"/>
          <w:marRight w:val="0"/>
          <w:marTop w:val="0"/>
          <w:marBottom w:val="0"/>
          <w:divBdr>
            <w:top w:val="none" w:sz="0" w:space="0" w:color="auto"/>
            <w:left w:val="none" w:sz="0" w:space="0" w:color="auto"/>
            <w:bottom w:val="none" w:sz="0" w:space="0" w:color="auto"/>
            <w:right w:val="none" w:sz="0" w:space="0" w:color="auto"/>
          </w:divBdr>
        </w:div>
        <w:div w:id="1368023361">
          <w:marLeft w:val="640"/>
          <w:marRight w:val="0"/>
          <w:marTop w:val="0"/>
          <w:marBottom w:val="0"/>
          <w:divBdr>
            <w:top w:val="none" w:sz="0" w:space="0" w:color="auto"/>
            <w:left w:val="none" w:sz="0" w:space="0" w:color="auto"/>
            <w:bottom w:val="none" w:sz="0" w:space="0" w:color="auto"/>
            <w:right w:val="none" w:sz="0" w:space="0" w:color="auto"/>
          </w:divBdr>
        </w:div>
        <w:div w:id="609093102">
          <w:marLeft w:val="640"/>
          <w:marRight w:val="0"/>
          <w:marTop w:val="0"/>
          <w:marBottom w:val="0"/>
          <w:divBdr>
            <w:top w:val="none" w:sz="0" w:space="0" w:color="auto"/>
            <w:left w:val="none" w:sz="0" w:space="0" w:color="auto"/>
            <w:bottom w:val="none" w:sz="0" w:space="0" w:color="auto"/>
            <w:right w:val="none" w:sz="0" w:space="0" w:color="auto"/>
          </w:divBdr>
        </w:div>
        <w:div w:id="280042418">
          <w:marLeft w:val="640"/>
          <w:marRight w:val="0"/>
          <w:marTop w:val="0"/>
          <w:marBottom w:val="0"/>
          <w:divBdr>
            <w:top w:val="none" w:sz="0" w:space="0" w:color="auto"/>
            <w:left w:val="none" w:sz="0" w:space="0" w:color="auto"/>
            <w:bottom w:val="none" w:sz="0" w:space="0" w:color="auto"/>
            <w:right w:val="none" w:sz="0" w:space="0" w:color="auto"/>
          </w:divBdr>
        </w:div>
        <w:div w:id="503862607">
          <w:marLeft w:val="640"/>
          <w:marRight w:val="0"/>
          <w:marTop w:val="0"/>
          <w:marBottom w:val="0"/>
          <w:divBdr>
            <w:top w:val="none" w:sz="0" w:space="0" w:color="auto"/>
            <w:left w:val="none" w:sz="0" w:space="0" w:color="auto"/>
            <w:bottom w:val="none" w:sz="0" w:space="0" w:color="auto"/>
            <w:right w:val="none" w:sz="0" w:space="0" w:color="auto"/>
          </w:divBdr>
        </w:div>
        <w:div w:id="1274441926">
          <w:marLeft w:val="640"/>
          <w:marRight w:val="0"/>
          <w:marTop w:val="0"/>
          <w:marBottom w:val="0"/>
          <w:divBdr>
            <w:top w:val="none" w:sz="0" w:space="0" w:color="auto"/>
            <w:left w:val="none" w:sz="0" w:space="0" w:color="auto"/>
            <w:bottom w:val="none" w:sz="0" w:space="0" w:color="auto"/>
            <w:right w:val="none" w:sz="0" w:space="0" w:color="auto"/>
          </w:divBdr>
        </w:div>
        <w:div w:id="2036153569">
          <w:marLeft w:val="640"/>
          <w:marRight w:val="0"/>
          <w:marTop w:val="0"/>
          <w:marBottom w:val="0"/>
          <w:divBdr>
            <w:top w:val="none" w:sz="0" w:space="0" w:color="auto"/>
            <w:left w:val="none" w:sz="0" w:space="0" w:color="auto"/>
            <w:bottom w:val="none" w:sz="0" w:space="0" w:color="auto"/>
            <w:right w:val="none" w:sz="0" w:space="0" w:color="auto"/>
          </w:divBdr>
        </w:div>
        <w:div w:id="522715573">
          <w:marLeft w:val="640"/>
          <w:marRight w:val="0"/>
          <w:marTop w:val="0"/>
          <w:marBottom w:val="0"/>
          <w:divBdr>
            <w:top w:val="none" w:sz="0" w:space="0" w:color="auto"/>
            <w:left w:val="none" w:sz="0" w:space="0" w:color="auto"/>
            <w:bottom w:val="none" w:sz="0" w:space="0" w:color="auto"/>
            <w:right w:val="none" w:sz="0" w:space="0" w:color="auto"/>
          </w:divBdr>
        </w:div>
        <w:div w:id="205684087">
          <w:marLeft w:val="640"/>
          <w:marRight w:val="0"/>
          <w:marTop w:val="0"/>
          <w:marBottom w:val="0"/>
          <w:divBdr>
            <w:top w:val="none" w:sz="0" w:space="0" w:color="auto"/>
            <w:left w:val="none" w:sz="0" w:space="0" w:color="auto"/>
            <w:bottom w:val="none" w:sz="0" w:space="0" w:color="auto"/>
            <w:right w:val="none" w:sz="0" w:space="0" w:color="auto"/>
          </w:divBdr>
        </w:div>
        <w:div w:id="2048482094">
          <w:marLeft w:val="640"/>
          <w:marRight w:val="0"/>
          <w:marTop w:val="0"/>
          <w:marBottom w:val="0"/>
          <w:divBdr>
            <w:top w:val="none" w:sz="0" w:space="0" w:color="auto"/>
            <w:left w:val="none" w:sz="0" w:space="0" w:color="auto"/>
            <w:bottom w:val="none" w:sz="0" w:space="0" w:color="auto"/>
            <w:right w:val="none" w:sz="0" w:space="0" w:color="auto"/>
          </w:divBdr>
        </w:div>
        <w:div w:id="360671123">
          <w:marLeft w:val="640"/>
          <w:marRight w:val="0"/>
          <w:marTop w:val="0"/>
          <w:marBottom w:val="0"/>
          <w:divBdr>
            <w:top w:val="none" w:sz="0" w:space="0" w:color="auto"/>
            <w:left w:val="none" w:sz="0" w:space="0" w:color="auto"/>
            <w:bottom w:val="none" w:sz="0" w:space="0" w:color="auto"/>
            <w:right w:val="none" w:sz="0" w:space="0" w:color="auto"/>
          </w:divBdr>
        </w:div>
        <w:div w:id="486211819">
          <w:marLeft w:val="640"/>
          <w:marRight w:val="0"/>
          <w:marTop w:val="0"/>
          <w:marBottom w:val="0"/>
          <w:divBdr>
            <w:top w:val="none" w:sz="0" w:space="0" w:color="auto"/>
            <w:left w:val="none" w:sz="0" w:space="0" w:color="auto"/>
            <w:bottom w:val="none" w:sz="0" w:space="0" w:color="auto"/>
            <w:right w:val="none" w:sz="0" w:space="0" w:color="auto"/>
          </w:divBdr>
        </w:div>
        <w:div w:id="894320332">
          <w:marLeft w:val="640"/>
          <w:marRight w:val="0"/>
          <w:marTop w:val="0"/>
          <w:marBottom w:val="0"/>
          <w:divBdr>
            <w:top w:val="none" w:sz="0" w:space="0" w:color="auto"/>
            <w:left w:val="none" w:sz="0" w:space="0" w:color="auto"/>
            <w:bottom w:val="none" w:sz="0" w:space="0" w:color="auto"/>
            <w:right w:val="none" w:sz="0" w:space="0" w:color="auto"/>
          </w:divBdr>
        </w:div>
        <w:div w:id="1124693369">
          <w:marLeft w:val="640"/>
          <w:marRight w:val="0"/>
          <w:marTop w:val="0"/>
          <w:marBottom w:val="0"/>
          <w:divBdr>
            <w:top w:val="none" w:sz="0" w:space="0" w:color="auto"/>
            <w:left w:val="none" w:sz="0" w:space="0" w:color="auto"/>
            <w:bottom w:val="none" w:sz="0" w:space="0" w:color="auto"/>
            <w:right w:val="none" w:sz="0" w:space="0" w:color="auto"/>
          </w:divBdr>
        </w:div>
        <w:div w:id="1577012692">
          <w:marLeft w:val="640"/>
          <w:marRight w:val="0"/>
          <w:marTop w:val="0"/>
          <w:marBottom w:val="0"/>
          <w:divBdr>
            <w:top w:val="none" w:sz="0" w:space="0" w:color="auto"/>
            <w:left w:val="none" w:sz="0" w:space="0" w:color="auto"/>
            <w:bottom w:val="none" w:sz="0" w:space="0" w:color="auto"/>
            <w:right w:val="none" w:sz="0" w:space="0" w:color="auto"/>
          </w:divBdr>
        </w:div>
        <w:div w:id="1260412818">
          <w:marLeft w:val="640"/>
          <w:marRight w:val="0"/>
          <w:marTop w:val="0"/>
          <w:marBottom w:val="0"/>
          <w:divBdr>
            <w:top w:val="none" w:sz="0" w:space="0" w:color="auto"/>
            <w:left w:val="none" w:sz="0" w:space="0" w:color="auto"/>
            <w:bottom w:val="none" w:sz="0" w:space="0" w:color="auto"/>
            <w:right w:val="none" w:sz="0" w:space="0" w:color="auto"/>
          </w:divBdr>
        </w:div>
        <w:div w:id="441851086">
          <w:marLeft w:val="640"/>
          <w:marRight w:val="0"/>
          <w:marTop w:val="0"/>
          <w:marBottom w:val="0"/>
          <w:divBdr>
            <w:top w:val="none" w:sz="0" w:space="0" w:color="auto"/>
            <w:left w:val="none" w:sz="0" w:space="0" w:color="auto"/>
            <w:bottom w:val="none" w:sz="0" w:space="0" w:color="auto"/>
            <w:right w:val="none" w:sz="0" w:space="0" w:color="auto"/>
          </w:divBdr>
        </w:div>
        <w:div w:id="743649703">
          <w:marLeft w:val="640"/>
          <w:marRight w:val="0"/>
          <w:marTop w:val="0"/>
          <w:marBottom w:val="0"/>
          <w:divBdr>
            <w:top w:val="none" w:sz="0" w:space="0" w:color="auto"/>
            <w:left w:val="none" w:sz="0" w:space="0" w:color="auto"/>
            <w:bottom w:val="none" w:sz="0" w:space="0" w:color="auto"/>
            <w:right w:val="none" w:sz="0" w:space="0" w:color="auto"/>
          </w:divBdr>
        </w:div>
        <w:div w:id="1463502877">
          <w:marLeft w:val="640"/>
          <w:marRight w:val="0"/>
          <w:marTop w:val="0"/>
          <w:marBottom w:val="0"/>
          <w:divBdr>
            <w:top w:val="none" w:sz="0" w:space="0" w:color="auto"/>
            <w:left w:val="none" w:sz="0" w:space="0" w:color="auto"/>
            <w:bottom w:val="none" w:sz="0" w:space="0" w:color="auto"/>
            <w:right w:val="none" w:sz="0" w:space="0" w:color="auto"/>
          </w:divBdr>
        </w:div>
        <w:div w:id="630091395">
          <w:marLeft w:val="640"/>
          <w:marRight w:val="0"/>
          <w:marTop w:val="0"/>
          <w:marBottom w:val="0"/>
          <w:divBdr>
            <w:top w:val="none" w:sz="0" w:space="0" w:color="auto"/>
            <w:left w:val="none" w:sz="0" w:space="0" w:color="auto"/>
            <w:bottom w:val="none" w:sz="0" w:space="0" w:color="auto"/>
            <w:right w:val="none" w:sz="0" w:space="0" w:color="auto"/>
          </w:divBdr>
        </w:div>
        <w:div w:id="1035350318">
          <w:marLeft w:val="640"/>
          <w:marRight w:val="0"/>
          <w:marTop w:val="0"/>
          <w:marBottom w:val="0"/>
          <w:divBdr>
            <w:top w:val="none" w:sz="0" w:space="0" w:color="auto"/>
            <w:left w:val="none" w:sz="0" w:space="0" w:color="auto"/>
            <w:bottom w:val="none" w:sz="0" w:space="0" w:color="auto"/>
            <w:right w:val="none" w:sz="0" w:space="0" w:color="auto"/>
          </w:divBdr>
        </w:div>
        <w:div w:id="1134639417">
          <w:marLeft w:val="640"/>
          <w:marRight w:val="0"/>
          <w:marTop w:val="0"/>
          <w:marBottom w:val="0"/>
          <w:divBdr>
            <w:top w:val="none" w:sz="0" w:space="0" w:color="auto"/>
            <w:left w:val="none" w:sz="0" w:space="0" w:color="auto"/>
            <w:bottom w:val="none" w:sz="0" w:space="0" w:color="auto"/>
            <w:right w:val="none" w:sz="0" w:space="0" w:color="auto"/>
          </w:divBdr>
        </w:div>
        <w:div w:id="1763606422">
          <w:marLeft w:val="640"/>
          <w:marRight w:val="0"/>
          <w:marTop w:val="0"/>
          <w:marBottom w:val="0"/>
          <w:divBdr>
            <w:top w:val="none" w:sz="0" w:space="0" w:color="auto"/>
            <w:left w:val="none" w:sz="0" w:space="0" w:color="auto"/>
            <w:bottom w:val="none" w:sz="0" w:space="0" w:color="auto"/>
            <w:right w:val="none" w:sz="0" w:space="0" w:color="auto"/>
          </w:divBdr>
        </w:div>
        <w:div w:id="1476948514">
          <w:marLeft w:val="640"/>
          <w:marRight w:val="0"/>
          <w:marTop w:val="0"/>
          <w:marBottom w:val="0"/>
          <w:divBdr>
            <w:top w:val="none" w:sz="0" w:space="0" w:color="auto"/>
            <w:left w:val="none" w:sz="0" w:space="0" w:color="auto"/>
            <w:bottom w:val="none" w:sz="0" w:space="0" w:color="auto"/>
            <w:right w:val="none" w:sz="0" w:space="0" w:color="auto"/>
          </w:divBdr>
        </w:div>
        <w:div w:id="494999718">
          <w:marLeft w:val="640"/>
          <w:marRight w:val="0"/>
          <w:marTop w:val="0"/>
          <w:marBottom w:val="0"/>
          <w:divBdr>
            <w:top w:val="none" w:sz="0" w:space="0" w:color="auto"/>
            <w:left w:val="none" w:sz="0" w:space="0" w:color="auto"/>
            <w:bottom w:val="none" w:sz="0" w:space="0" w:color="auto"/>
            <w:right w:val="none" w:sz="0" w:space="0" w:color="auto"/>
          </w:divBdr>
        </w:div>
        <w:div w:id="497887233">
          <w:marLeft w:val="640"/>
          <w:marRight w:val="0"/>
          <w:marTop w:val="0"/>
          <w:marBottom w:val="0"/>
          <w:divBdr>
            <w:top w:val="none" w:sz="0" w:space="0" w:color="auto"/>
            <w:left w:val="none" w:sz="0" w:space="0" w:color="auto"/>
            <w:bottom w:val="none" w:sz="0" w:space="0" w:color="auto"/>
            <w:right w:val="none" w:sz="0" w:space="0" w:color="auto"/>
          </w:divBdr>
        </w:div>
        <w:div w:id="892082900">
          <w:marLeft w:val="640"/>
          <w:marRight w:val="0"/>
          <w:marTop w:val="0"/>
          <w:marBottom w:val="0"/>
          <w:divBdr>
            <w:top w:val="none" w:sz="0" w:space="0" w:color="auto"/>
            <w:left w:val="none" w:sz="0" w:space="0" w:color="auto"/>
            <w:bottom w:val="none" w:sz="0" w:space="0" w:color="auto"/>
            <w:right w:val="none" w:sz="0" w:space="0" w:color="auto"/>
          </w:divBdr>
        </w:div>
        <w:div w:id="958687709">
          <w:marLeft w:val="640"/>
          <w:marRight w:val="0"/>
          <w:marTop w:val="0"/>
          <w:marBottom w:val="0"/>
          <w:divBdr>
            <w:top w:val="none" w:sz="0" w:space="0" w:color="auto"/>
            <w:left w:val="none" w:sz="0" w:space="0" w:color="auto"/>
            <w:bottom w:val="none" w:sz="0" w:space="0" w:color="auto"/>
            <w:right w:val="none" w:sz="0" w:space="0" w:color="auto"/>
          </w:divBdr>
        </w:div>
        <w:div w:id="1544977010">
          <w:marLeft w:val="640"/>
          <w:marRight w:val="0"/>
          <w:marTop w:val="0"/>
          <w:marBottom w:val="0"/>
          <w:divBdr>
            <w:top w:val="none" w:sz="0" w:space="0" w:color="auto"/>
            <w:left w:val="none" w:sz="0" w:space="0" w:color="auto"/>
            <w:bottom w:val="none" w:sz="0" w:space="0" w:color="auto"/>
            <w:right w:val="none" w:sz="0" w:space="0" w:color="auto"/>
          </w:divBdr>
        </w:div>
        <w:div w:id="613024308">
          <w:marLeft w:val="640"/>
          <w:marRight w:val="0"/>
          <w:marTop w:val="0"/>
          <w:marBottom w:val="0"/>
          <w:divBdr>
            <w:top w:val="none" w:sz="0" w:space="0" w:color="auto"/>
            <w:left w:val="none" w:sz="0" w:space="0" w:color="auto"/>
            <w:bottom w:val="none" w:sz="0" w:space="0" w:color="auto"/>
            <w:right w:val="none" w:sz="0" w:space="0" w:color="auto"/>
          </w:divBdr>
        </w:div>
        <w:div w:id="352995570">
          <w:marLeft w:val="640"/>
          <w:marRight w:val="0"/>
          <w:marTop w:val="0"/>
          <w:marBottom w:val="0"/>
          <w:divBdr>
            <w:top w:val="none" w:sz="0" w:space="0" w:color="auto"/>
            <w:left w:val="none" w:sz="0" w:space="0" w:color="auto"/>
            <w:bottom w:val="none" w:sz="0" w:space="0" w:color="auto"/>
            <w:right w:val="none" w:sz="0" w:space="0" w:color="auto"/>
          </w:divBdr>
        </w:div>
        <w:div w:id="370496145">
          <w:marLeft w:val="640"/>
          <w:marRight w:val="0"/>
          <w:marTop w:val="0"/>
          <w:marBottom w:val="0"/>
          <w:divBdr>
            <w:top w:val="none" w:sz="0" w:space="0" w:color="auto"/>
            <w:left w:val="none" w:sz="0" w:space="0" w:color="auto"/>
            <w:bottom w:val="none" w:sz="0" w:space="0" w:color="auto"/>
            <w:right w:val="none" w:sz="0" w:space="0" w:color="auto"/>
          </w:divBdr>
        </w:div>
        <w:div w:id="928849431">
          <w:marLeft w:val="640"/>
          <w:marRight w:val="0"/>
          <w:marTop w:val="0"/>
          <w:marBottom w:val="0"/>
          <w:divBdr>
            <w:top w:val="none" w:sz="0" w:space="0" w:color="auto"/>
            <w:left w:val="none" w:sz="0" w:space="0" w:color="auto"/>
            <w:bottom w:val="none" w:sz="0" w:space="0" w:color="auto"/>
            <w:right w:val="none" w:sz="0" w:space="0" w:color="auto"/>
          </w:divBdr>
        </w:div>
        <w:div w:id="1790735960">
          <w:marLeft w:val="640"/>
          <w:marRight w:val="0"/>
          <w:marTop w:val="0"/>
          <w:marBottom w:val="0"/>
          <w:divBdr>
            <w:top w:val="none" w:sz="0" w:space="0" w:color="auto"/>
            <w:left w:val="none" w:sz="0" w:space="0" w:color="auto"/>
            <w:bottom w:val="none" w:sz="0" w:space="0" w:color="auto"/>
            <w:right w:val="none" w:sz="0" w:space="0" w:color="auto"/>
          </w:divBdr>
        </w:div>
        <w:div w:id="879976590">
          <w:marLeft w:val="640"/>
          <w:marRight w:val="0"/>
          <w:marTop w:val="0"/>
          <w:marBottom w:val="0"/>
          <w:divBdr>
            <w:top w:val="none" w:sz="0" w:space="0" w:color="auto"/>
            <w:left w:val="none" w:sz="0" w:space="0" w:color="auto"/>
            <w:bottom w:val="none" w:sz="0" w:space="0" w:color="auto"/>
            <w:right w:val="none" w:sz="0" w:space="0" w:color="auto"/>
          </w:divBdr>
        </w:div>
        <w:div w:id="1377587433">
          <w:marLeft w:val="640"/>
          <w:marRight w:val="0"/>
          <w:marTop w:val="0"/>
          <w:marBottom w:val="0"/>
          <w:divBdr>
            <w:top w:val="none" w:sz="0" w:space="0" w:color="auto"/>
            <w:left w:val="none" w:sz="0" w:space="0" w:color="auto"/>
            <w:bottom w:val="none" w:sz="0" w:space="0" w:color="auto"/>
            <w:right w:val="none" w:sz="0" w:space="0" w:color="auto"/>
          </w:divBdr>
        </w:div>
        <w:div w:id="508759308">
          <w:marLeft w:val="640"/>
          <w:marRight w:val="0"/>
          <w:marTop w:val="0"/>
          <w:marBottom w:val="0"/>
          <w:divBdr>
            <w:top w:val="none" w:sz="0" w:space="0" w:color="auto"/>
            <w:left w:val="none" w:sz="0" w:space="0" w:color="auto"/>
            <w:bottom w:val="none" w:sz="0" w:space="0" w:color="auto"/>
            <w:right w:val="none" w:sz="0" w:space="0" w:color="auto"/>
          </w:divBdr>
        </w:div>
        <w:div w:id="68505899">
          <w:marLeft w:val="640"/>
          <w:marRight w:val="0"/>
          <w:marTop w:val="0"/>
          <w:marBottom w:val="0"/>
          <w:divBdr>
            <w:top w:val="none" w:sz="0" w:space="0" w:color="auto"/>
            <w:left w:val="none" w:sz="0" w:space="0" w:color="auto"/>
            <w:bottom w:val="none" w:sz="0" w:space="0" w:color="auto"/>
            <w:right w:val="none" w:sz="0" w:space="0" w:color="auto"/>
          </w:divBdr>
        </w:div>
        <w:div w:id="295525525">
          <w:marLeft w:val="640"/>
          <w:marRight w:val="0"/>
          <w:marTop w:val="0"/>
          <w:marBottom w:val="0"/>
          <w:divBdr>
            <w:top w:val="none" w:sz="0" w:space="0" w:color="auto"/>
            <w:left w:val="none" w:sz="0" w:space="0" w:color="auto"/>
            <w:bottom w:val="none" w:sz="0" w:space="0" w:color="auto"/>
            <w:right w:val="none" w:sz="0" w:space="0" w:color="auto"/>
          </w:divBdr>
        </w:div>
        <w:div w:id="1854881621">
          <w:marLeft w:val="640"/>
          <w:marRight w:val="0"/>
          <w:marTop w:val="0"/>
          <w:marBottom w:val="0"/>
          <w:divBdr>
            <w:top w:val="none" w:sz="0" w:space="0" w:color="auto"/>
            <w:left w:val="none" w:sz="0" w:space="0" w:color="auto"/>
            <w:bottom w:val="none" w:sz="0" w:space="0" w:color="auto"/>
            <w:right w:val="none" w:sz="0" w:space="0" w:color="auto"/>
          </w:divBdr>
        </w:div>
        <w:div w:id="944077976">
          <w:marLeft w:val="640"/>
          <w:marRight w:val="0"/>
          <w:marTop w:val="0"/>
          <w:marBottom w:val="0"/>
          <w:divBdr>
            <w:top w:val="none" w:sz="0" w:space="0" w:color="auto"/>
            <w:left w:val="none" w:sz="0" w:space="0" w:color="auto"/>
            <w:bottom w:val="none" w:sz="0" w:space="0" w:color="auto"/>
            <w:right w:val="none" w:sz="0" w:space="0" w:color="auto"/>
          </w:divBdr>
        </w:div>
        <w:div w:id="2007434046">
          <w:marLeft w:val="640"/>
          <w:marRight w:val="0"/>
          <w:marTop w:val="0"/>
          <w:marBottom w:val="0"/>
          <w:divBdr>
            <w:top w:val="none" w:sz="0" w:space="0" w:color="auto"/>
            <w:left w:val="none" w:sz="0" w:space="0" w:color="auto"/>
            <w:bottom w:val="none" w:sz="0" w:space="0" w:color="auto"/>
            <w:right w:val="none" w:sz="0" w:space="0" w:color="auto"/>
          </w:divBdr>
        </w:div>
        <w:div w:id="1632587356">
          <w:marLeft w:val="640"/>
          <w:marRight w:val="0"/>
          <w:marTop w:val="0"/>
          <w:marBottom w:val="0"/>
          <w:divBdr>
            <w:top w:val="none" w:sz="0" w:space="0" w:color="auto"/>
            <w:left w:val="none" w:sz="0" w:space="0" w:color="auto"/>
            <w:bottom w:val="none" w:sz="0" w:space="0" w:color="auto"/>
            <w:right w:val="none" w:sz="0" w:space="0" w:color="auto"/>
          </w:divBdr>
        </w:div>
        <w:div w:id="908926568">
          <w:marLeft w:val="640"/>
          <w:marRight w:val="0"/>
          <w:marTop w:val="0"/>
          <w:marBottom w:val="0"/>
          <w:divBdr>
            <w:top w:val="none" w:sz="0" w:space="0" w:color="auto"/>
            <w:left w:val="none" w:sz="0" w:space="0" w:color="auto"/>
            <w:bottom w:val="none" w:sz="0" w:space="0" w:color="auto"/>
            <w:right w:val="none" w:sz="0" w:space="0" w:color="auto"/>
          </w:divBdr>
        </w:div>
        <w:div w:id="433089657">
          <w:marLeft w:val="640"/>
          <w:marRight w:val="0"/>
          <w:marTop w:val="0"/>
          <w:marBottom w:val="0"/>
          <w:divBdr>
            <w:top w:val="none" w:sz="0" w:space="0" w:color="auto"/>
            <w:left w:val="none" w:sz="0" w:space="0" w:color="auto"/>
            <w:bottom w:val="none" w:sz="0" w:space="0" w:color="auto"/>
            <w:right w:val="none" w:sz="0" w:space="0" w:color="auto"/>
          </w:divBdr>
        </w:div>
        <w:div w:id="72507603">
          <w:marLeft w:val="640"/>
          <w:marRight w:val="0"/>
          <w:marTop w:val="0"/>
          <w:marBottom w:val="0"/>
          <w:divBdr>
            <w:top w:val="none" w:sz="0" w:space="0" w:color="auto"/>
            <w:left w:val="none" w:sz="0" w:space="0" w:color="auto"/>
            <w:bottom w:val="none" w:sz="0" w:space="0" w:color="auto"/>
            <w:right w:val="none" w:sz="0" w:space="0" w:color="auto"/>
          </w:divBdr>
        </w:div>
        <w:div w:id="364795375">
          <w:marLeft w:val="640"/>
          <w:marRight w:val="0"/>
          <w:marTop w:val="0"/>
          <w:marBottom w:val="0"/>
          <w:divBdr>
            <w:top w:val="none" w:sz="0" w:space="0" w:color="auto"/>
            <w:left w:val="none" w:sz="0" w:space="0" w:color="auto"/>
            <w:bottom w:val="none" w:sz="0" w:space="0" w:color="auto"/>
            <w:right w:val="none" w:sz="0" w:space="0" w:color="auto"/>
          </w:divBdr>
        </w:div>
        <w:div w:id="1237402379">
          <w:marLeft w:val="640"/>
          <w:marRight w:val="0"/>
          <w:marTop w:val="0"/>
          <w:marBottom w:val="0"/>
          <w:divBdr>
            <w:top w:val="none" w:sz="0" w:space="0" w:color="auto"/>
            <w:left w:val="none" w:sz="0" w:space="0" w:color="auto"/>
            <w:bottom w:val="none" w:sz="0" w:space="0" w:color="auto"/>
            <w:right w:val="none" w:sz="0" w:space="0" w:color="auto"/>
          </w:divBdr>
        </w:div>
        <w:div w:id="139034523">
          <w:marLeft w:val="640"/>
          <w:marRight w:val="0"/>
          <w:marTop w:val="0"/>
          <w:marBottom w:val="0"/>
          <w:divBdr>
            <w:top w:val="none" w:sz="0" w:space="0" w:color="auto"/>
            <w:left w:val="none" w:sz="0" w:space="0" w:color="auto"/>
            <w:bottom w:val="none" w:sz="0" w:space="0" w:color="auto"/>
            <w:right w:val="none" w:sz="0" w:space="0" w:color="auto"/>
          </w:divBdr>
        </w:div>
        <w:div w:id="249824371">
          <w:marLeft w:val="640"/>
          <w:marRight w:val="0"/>
          <w:marTop w:val="0"/>
          <w:marBottom w:val="0"/>
          <w:divBdr>
            <w:top w:val="none" w:sz="0" w:space="0" w:color="auto"/>
            <w:left w:val="none" w:sz="0" w:space="0" w:color="auto"/>
            <w:bottom w:val="none" w:sz="0" w:space="0" w:color="auto"/>
            <w:right w:val="none" w:sz="0" w:space="0" w:color="auto"/>
          </w:divBdr>
        </w:div>
        <w:div w:id="690109572">
          <w:marLeft w:val="640"/>
          <w:marRight w:val="0"/>
          <w:marTop w:val="0"/>
          <w:marBottom w:val="0"/>
          <w:divBdr>
            <w:top w:val="none" w:sz="0" w:space="0" w:color="auto"/>
            <w:left w:val="none" w:sz="0" w:space="0" w:color="auto"/>
            <w:bottom w:val="none" w:sz="0" w:space="0" w:color="auto"/>
            <w:right w:val="none" w:sz="0" w:space="0" w:color="auto"/>
          </w:divBdr>
        </w:div>
        <w:div w:id="819922793">
          <w:marLeft w:val="640"/>
          <w:marRight w:val="0"/>
          <w:marTop w:val="0"/>
          <w:marBottom w:val="0"/>
          <w:divBdr>
            <w:top w:val="none" w:sz="0" w:space="0" w:color="auto"/>
            <w:left w:val="none" w:sz="0" w:space="0" w:color="auto"/>
            <w:bottom w:val="none" w:sz="0" w:space="0" w:color="auto"/>
            <w:right w:val="none" w:sz="0" w:space="0" w:color="auto"/>
          </w:divBdr>
        </w:div>
        <w:div w:id="1120731767">
          <w:marLeft w:val="640"/>
          <w:marRight w:val="0"/>
          <w:marTop w:val="0"/>
          <w:marBottom w:val="0"/>
          <w:divBdr>
            <w:top w:val="none" w:sz="0" w:space="0" w:color="auto"/>
            <w:left w:val="none" w:sz="0" w:space="0" w:color="auto"/>
            <w:bottom w:val="none" w:sz="0" w:space="0" w:color="auto"/>
            <w:right w:val="none" w:sz="0" w:space="0" w:color="auto"/>
          </w:divBdr>
        </w:div>
        <w:div w:id="181868098">
          <w:marLeft w:val="640"/>
          <w:marRight w:val="0"/>
          <w:marTop w:val="0"/>
          <w:marBottom w:val="0"/>
          <w:divBdr>
            <w:top w:val="none" w:sz="0" w:space="0" w:color="auto"/>
            <w:left w:val="none" w:sz="0" w:space="0" w:color="auto"/>
            <w:bottom w:val="none" w:sz="0" w:space="0" w:color="auto"/>
            <w:right w:val="none" w:sz="0" w:space="0" w:color="auto"/>
          </w:divBdr>
        </w:div>
        <w:div w:id="1798257571">
          <w:marLeft w:val="640"/>
          <w:marRight w:val="0"/>
          <w:marTop w:val="0"/>
          <w:marBottom w:val="0"/>
          <w:divBdr>
            <w:top w:val="none" w:sz="0" w:space="0" w:color="auto"/>
            <w:left w:val="none" w:sz="0" w:space="0" w:color="auto"/>
            <w:bottom w:val="none" w:sz="0" w:space="0" w:color="auto"/>
            <w:right w:val="none" w:sz="0" w:space="0" w:color="auto"/>
          </w:divBdr>
        </w:div>
        <w:div w:id="109323066">
          <w:marLeft w:val="640"/>
          <w:marRight w:val="0"/>
          <w:marTop w:val="0"/>
          <w:marBottom w:val="0"/>
          <w:divBdr>
            <w:top w:val="none" w:sz="0" w:space="0" w:color="auto"/>
            <w:left w:val="none" w:sz="0" w:space="0" w:color="auto"/>
            <w:bottom w:val="none" w:sz="0" w:space="0" w:color="auto"/>
            <w:right w:val="none" w:sz="0" w:space="0" w:color="auto"/>
          </w:divBdr>
        </w:div>
        <w:div w:id="57024467">
          <w:marLeft w:val="640"/>
          <w:marRight w:val="0"/>
          <w:marTop w:val="0"/>
          <w:marBottom w:val="0"/>
          <w:divBdr>
            <w:top w:val="none" w:sz="0" w:space="0" w:color="auto"/>
            <w:left w:val="none" w:sz="0" w:space="0" w:color="auto"/>
            <w:bottom w:val="none" w:sz="0" w:space="0" w:color="auto"/>
            <w:right w:val="none" w:sz="0" w:space="0" w:color="auto"/>
          </w:divBdr>
        </w:div>
        <w:div w:id="1876623667">
          <w:marLeft w:val="640"/>
          <w:marRight w:val="0"/>
          <w:marTop w:val="0"/>
          <w:marBottom w:val="0"/>
          <w:divBdr>
            <w:top w:val="none" w:sz="0" w:space="0" w:color="auto"/>
            <w:left w:val="none" w:sz="0" w:space="0" w:color="auto"/>
            <w:bottom w:val="none" w:sz="0" w:space="0" w:color="auto"/>
            <w:right w:val="none" w:sz="0" w:space="0" w:color="auto"/>
          </w:divBdr>
        </w:div>
        <w:div w:id="132262356">
          <w:marLeft w:val="640"/>
          <w:marRight w:val="0"/>
          <w:marTop w:val="0"/>
          <w:marBottom w:val="0"/>
          <w:divBdr>
            <w:top w:val="none" w:sz="0" w:space="0" w:color="auto"/>
            <w:left w:val="none" w:sz="0" w:space="0" w:color="auto"/>
            <w:bottom w:val="none" w:sz="0" w:space="0" w:color="auto"/>
            <w:right w:val="none" w:sz="0" w:space="0" w:color="auto"/>
          </w:divBdr>
        </w:div>
        <w:div w:id="992027288">
          <w:marLeft w:val="640"/>
          <w:marRight w:val="0"/>
          <w:marTop w:val="0"/>
          <w:marBottom w:val="0"/>
          <w:divBdr>
            <w:top w:val="none" w:sz="0" w:space="0" w:color="auto"/>
            <w:left w:val="none" w:sz="0" w:space="0" w:color="auto"/>
            <w:bottom w:val="none" w:sz="0" w:space="0" w:color="auto"/>
            <w:right w:val="none" w:sz="0" w:space="0" w:color="auto"/>
          </w:divBdr>
        </w:div>
        <w:div w:id="607547208">
          <w:marLeft w:val="640"/>
          <w:marRight w:val="0"/>
          <w:marTop w:val="0"/>
          <w:marBottom w:val="0"/>
          <w:divBdr>
            <w:top w:val="none" w:sz="0" w:space="0" w:color="auto"/>
            <w:left w:val="none" w:sz="0" w:space="0" w:color="auto"/>
            <w:bottom w:val="none" w:sz="0" w:space="0" w:color="auto"/>
            <w:right w:val="none" w:sz="0" w:space="0" w:color="auto"/>
          </w:divBdr>
        </w:div>
        <w:div w:id="1307082056">
          <w:marLeft w:val="640"/>
          <w:marRight w:val="0"/>
          <w:marTop w:val="0"/>
          <w:marBottom w:val="0"/>
          <w:divBdr>
            <w:top w:val="none" w:sz="0" w:space="0" w:color="auto"/>
            <w:left w:val="none" w:sz="0" w:space="0" w:color="auto"/>
            <w:bottom w:val="none" w:sz="0" w:space="0" w:color="auto"/>
            <w:right w:val="none" w:sz="0" w:space="0" w:color="auto"/>
          </w:divBdr>
        </w:div>
        <w:div w:id="1422797079">
          <w:marLeft w:val="640"/>
          <w:marRight w:val="0"/>
          <w:marTop w:val="0"/>
          <w:marBottom w:val="0"/>
          <w:divBdr>
            <w:top w:val="none" w:sz="0" w:space="0" w:color="auto"/>
            <w:left w:val="none" w:sz="0" w:space="0" w:color="auto"/>
            <w:bottom w:val="none" w:sz="0" w:space="0" w:color="auto"/>
            <w:right w:val="none" w:sz="0" w:space="0" w:color="auto"/>
          </w:divBdr>
        </w:div>
        <w:div w:id="1976372280">
          <w:marLeft w:val="640"/>
          <w:marRight w:val="0"/>
          <w:marTop w:val="0"/>
          <w:marBottom w:val="0"/>
          <w:divBdr>
            <w:top w:val="none" w:sz="0" w:space="0" w:color="auto"/>
            <w:left w:val="none" w:sz="0" w:space="0" w:color="auto"/>
            <w:bottom w:val="none" w:sz="0" w:space="0" w:color="auto"/>
            <w:right w:val="none" w:sz="0" w:space="0" w:color="auto"/>
          </w:divBdr>
        </w:div>
        <w:div w:id="1110005502">
          <w:marLeft w:val="640"/>
          <w:marRight w:val="0"/>
          <w:marTop w:val="0"/>
          <w:marBottom w:val="0"/>
          <w:divBdr>
            <w:top w:val="none" w:sz="0" w:space="0" w:color="auto"/>
            <w:left w:val="none" w:sz="0" w:space="0" w:color="auto"/>
            <w:bottom w:val="none" w:sz="0" w:space="0" w:color="auto"/>
            <w:right w:val="none" w:sz="0" w:space="0" w:color="auto"/>
          </w:divBdr>
        </w:div>
        <w:div w:id="1757825269">
          <w:marLeft w:val="640"/>
          <w:marRight w:val="0"/>
          <w:marTop w:val="0"/>
          <w:marBottom w:val="0"/>
          <w:divBdr>
            <w:top w:val="none" w:sz="0" w:space="0" w:color="auto"/>
            <w:left w:val="none" w:sz="0" w:space="0" w:color="auto"/>
            <w:bottom w:val="none" w:sz="0" w:space="0" w:color="auto"/>
            <w:right w:val="none" w:sz="0" w:space="0" w:color="auto"/>
          </w:divBdr>
        </w:div>
        <w:div w:id="1963882468">
          <w:marLeft w:val="640"/>
          <w:marRight w:val="0"/>
          <w:marTop w:val="0"/>
          <w:marBottom w:val="0"/>
          <w:divBdr>
            <w:top w:val="none" w:sz="0" w:space="0" w:color="auto"/>
            <w:left w:val="none" w:sz="0" w:space="0" w:color="auto"/>
            <w:bottom w:val="none" w:sz="0" w:space="0" w:color="auto"/>
            <w:right w:val="none" w:sz="0" w:space="0" w:color="auto"/>
          </w:divBdr>
        </w:div>
        <w:div w:id="100689101">
          <w:marLeft w:val="640"/>
          <w:marRight w:val="0"/>
          <w:marTop w:val="0"/>
          <w:marBottom w:val="0"/>
          <w:divBdr>
            <w:top w:val="none" w:sz="0" w:space="0" w:color="auto"/>
            <w:left w:val="none" w:sz="0" w:space="0" w:color="auto"/>
            <w:bottom w:val="none" w:sz="0" w:space="0" w:color="auto"/>
            <w:right w:val="none" w:sz="0" w:space="0" w:color="auto"/>
          </w:divBdr>
        </w:div>
        <w:div w:id="1039428857">
          <w:marLeft w:val="640"/>
          <w:marRight w:val="0"/>
          <w:marTop w:val="0"/>
          <w:marBottom w:val="0"/>
          <w:divBdr>
            <w:top w:val="none" w:sz="0" w:space="0" w:color="auto"/>
            <w:left w:val="none" w:sz="0" w:space="0" w:color="auto"/>
            <w:bottom w:val="none" w:sz="0" w:space="0" w:color="auto"/>
            <w:right w:val="none" w:sz="0" w:space="0" w:color="auto"/>
          </w:divBdr>
        </w:div>
        <w:div w:id="650140001">
          <w:marLeft w:val="640"/>
          <w:marRight w:val="0"/>
          <w:marTop w:val="0"/>
          <w:marBottom w:val="0"/>
          <w:divBdr>
            <w:top w:val="none" w:sz="0" w:space="0" w:color="auto"/>
            <w:left w:val="none" w:sz="0" w:space="0" w:color="auto"/>
            <w:bottom w:val="none" w:sz="0" w:space="0" w:color="auto"/>
            <w:right w:val="none" w:sz="0" w:space="0" w:color="auto"/>
          </w:divBdr>
        </w:div>
        <w:div w:id="154687842">
          <w:marLeft w:val="640"/>
          <w:marRight w:val="0"/>
          <w:marTop w:val="0"/>
          <w:marBottom w:val="0"/>
          <w:divBdr>
            <w:top w:val="none" w:sz="0" w:space="0" w:color="auto"/>
            <w:left w:val="none" w:sz="0" w:space="0" w:color="auto"/>
            <w:bottom w:val="none" w:sz="0" w:space="0" w:color="auto"/>
            <w:right w:val="none" w:sz="0" w:space="0" w:color="auto"/>
          </w:divBdr>
        </w:div>
        <w:div w:id="971600058">
          <w:marLeft w:val="640"/>
          <w:marRight w:val="0"/>
          <w:marTop w:val="0"/>
          <w:marBottom w:val="0"/>
          <w:divBdr>
            <w:top w:val="none" w:sz="0" w:space="0" w:color="auto"/>
            <w:left w:val="none" w:sz="0" w:space="0" w:color="auto"/>
            <w:bottom w:val="none" w:sz="0" w:space="0" w:color="auto"/>
            <w:right w:val="none" w:sz="0" w:space="0" w:color="auto"/>
          </w:divBdr>
        </w:div>
        <w:div w:id="982975655">
          <w:marLeft w:val="640"/>
          <w:marRight w:val="0"/>
          <w:marTop w:val="0"/>
          <w:marBottom w:val="0"/>
          <w:divBdr>
            <w:top w:val="none" w:sz="0" w:space="0" w:color="auto"/>
            <w:left w:val="none" w:sz="0" w:space="0" w:color="auto"/>
            <w:bottom w:val="none" w:sz="0" w:space="0" w:color="auto"/>
            <w:right w:val="none" w:sz="0" w:space="0" w:color="auto"/>
          </w:divBdr>
        </w:div>
        <w:div w:id="2129858782">
          <w:marLeft w:val="640"/>
          <w:marRight w:val="0"/>
          <w:marTop w:val="0"/>
          <w:marBottom w:val="0"/>
          <w:divBdr>
            <w:top w:val="none" w:sz="0" w:space="0" w:color="auto"/>
            <w:left w:val="none" w:sz="0" w:space="0" w:color="auto"/>
            <w:bottom w:val="none" w:sz="0" w:space="0" w:color="auto"/>
            <w:right w:val="none" w:sz="0" w:space="0" w:color="auto"/>
          </w:divBdr>
        </w:div>
        <w:div w:id="758991431">
          <w:marLeft w:val="640"/>
          <w:marRight w:val="0"/>
          <w:marTop w:val="0"/>
          <w:marBottom w:val="0"/>
          <w:divBdr>
            <w:top w:val="none" w:sz="0" w:space="0" w:color="auto"/>
            <w:left w:val="none" w:sz="0" w:space="0" w:color="auto"/>
            <w:bottom w:val="none" w:sz="0" w:space="0" w:color="auto"/>
            <w:right w:val="none" w:sz="0" w:space="0" w:color="auto"/>
          </w:divBdr>
        </w:div>
        <w:div w:id="542905569">
          <w:marLeft w:val="640"/>
          <w:marRight w:val="0"/>
          <w:marTop w:val="0"/>
          <w:marBottom w:val="0"/>
          <w:divBdr>
            <w:top w:val="none" w:sz="0" w:space="0" w:color="auto"/>
            <w:left w:val="none" w:sz="0" w:space="0" w:color="auto"/>
            <w:bottom w:val="none" w:sz="0" w:space="0" w:color="auto"/>
            <w:right w:val="none" w:sz="0" w:space="0" w:color="auto"/>
          </w:divBdr>
        </w:div>
        <w:div w:id="316804122">
          <w:marLeft w:val="640"/>
          <w:marRight w:val="0"/>
          <w:marTop w:val="0"/>
          <w:marBottom w:val="0"/>
          <w:divBdr>
            <w:top w:val="none" w:sz="0" w:space="0" w:color="auto"/>
            <w:left w:val="none" w:sz="0" w:space="0" w:color="auto"/>
            <w:bottom w:val="none" w:sz="0" w:space="0" w:color="auto"/>
            <w:right w:val="none" w:sz="0" w:space="0" w:color="auto"/>
          </w:divBdr>
        </w:div>
        <w:div w:id="1523200379">
          <w:marLeft w:val="640"/>
          <w:marRight w:val="0"/>
          <w:marTop w:val="0"/>
          <w:marBottom w:val="0"/>
          <w:divBdr>
            <w:top w:val="none" w:sz="0" w:space="0" w:color="auto"/>
            <w:left w:val="none" w:sz="0" w:space="0" w:color="auto"/>
            <w:bottom w:val="none" w:sz="0" w:space="0" w:color="auto"/>
            <w:right w:val="none" w:sz="0" w:space="0" w:color="auto"/>
          </w:divBdr>
        </w:div>
        <w:div w:id="1439645036">
          <w:marLeft w:val="640"/>
          <w:marRight w:val="0"/>
          <w:marTop w:val="0"/>
          <w:marBottom w:val="0"/>
          <w:divBdr>
            <w:top w:val="none" w:sz="0" w:space="0" w:color="auto"/>
            <w:left w:val="none" w:sz="0" w:space="0" w:color="auto"/>
            <w:bottom w:val="none" w:sz="0" w:space="0" w:color="auto"/>
            <w:right w:val="none" w:sz="0" w:space="0" w:color="auto"/>
          </w:divBdr>
        </w:div>
        <w:div w:id="2073431233">
          <w:marLeft w:val="640"/>
          <w:marRight w:val="0"/>
          <w:marTop w:val="0"/>
          <w:marBottom w:val="0"/>
          <w:divBdr>
            <w:top w:val="none" w:sz="0" w:space="0" w:color="auto"/>
            <w:left w:val="none" w:sz="0" w:space="0" w:color="auto"/>
            <w:bottom w:val="none" w:sz="0" w:space="0" w:color="auto"/>
            <w:right w:val="none" w:sz="0" w:space="0" w:color="auto"/>
          </w:divBdr>
        </w:div>
        <w:div w:id="1421679966">
          <w:marLeft w:val="640"/>
          <w:marRight w:val="0"/>
          <w:marTop w:val="0"/>
          <w:marBottom w:val="0"/>
          <w:divBdr>
            <w:top w:val="none" w:sz="0" w:space="0" w:color="auto"/>
            <w:left w:val="none" w:sz="0" w:space="0" w:color="auto"/>
            <w:bottom w:val="none" w:sz="0" w:space="0" w:color="auto"/>
            <w:right w:val="none" w:sz="0" w:space="0" w:color="auto"/>
          </w:divBdr>
        </w:div>
        <w:div w:id="493448209">
          <w:marLeft w:val="640"/>
          <w:marRight w:val="0"/>
          <w:marTop w:val="0"/>
          <w:marBottom w:val="0"/>
          <w:divBdr>
            <w:top w:val="none" w:sz="0" w:space="0" w:color="auto"/>
            <w:left w:val="none" w:sz="0" w:space="0" w:color="auto"/>
            <w:bottom w:val="none" w:sz="0" w:space="0" w:color="auto"/>
            <w:right w:val="none" w:sz="0" w:space="0" w:color="auto"/>
          </w:divBdr>
        </w:div>
        <w:div w:id="1609507362">
          <w:marLeft w:val="640"/>
          <w:marRight w:val="0"/>
          <w:marTop w:val="0"/>
          <w:marBottom w:val="0"/>
          <w:divBdr>
            <w:top w:val="none" w:sz="0" w:space="0" w:color="auto"/>
            <w:left w:val="none" w:sz="0" w:space="0" w:color="auto"/>
            <w:bottom w:val="none" w:sz="0" w:space="0" w:color="auto"/>
            <w:right w:val="none" w:sz="0" w:space="0" w:color="auto"/>
          </w:divBdr>
        </w:div>
        <w:div w:id="1935362346">
          <w:marLeft w:val="640"/>
          <w:marRight w:val="0"/>
          <w:marTop w:val="0"/>
          <w:marBottom w:val="0"/>
          <w:divBdr>
            <w:top w:val="none" w:sz="0" w:space="0" w:color="auto"/>
            <w:left w:val="none" w:sz="0" w:space="0" w:color="auto"/>
            <w:bottom w:val="none" w:sz="0" w:space="0" w:color="auto"/>
            <w:right w:val="none" w:sz="0" w:space="0" w:color="auto"/>
          </w:divBdr>
        </w:div>
        <w:div w:id="1551112396">
          <w:marLeft w:val="640"/>
          <w:marRight w:val="0"/>
          <w:marTop w:val="0"/>
          <w:marBottom w:val="0"/>
          <w:divBdr>
            <w:top w:val="none" w:sz="0" w:space="0" w:color="auto"/>
            <w:left w:val="none" w:sz="0" w:space="0" w:color="auto"/>
            <w:bottom w:val="none" w:sz="0" w:space="0" w:color="auto"/>
            <w:right w:val="none" w:sz="0" w:space="0" w:color="auto"/>
          </w:divBdr>
        </w:div>
        <w:div w:id="1813786225">
          <w:marLeft w:val="640"/>
          <w:marRight w:val="0"/>
          <w:marTop w:val="0"/>
          <w:marBottom w:val="0"/>
          <w:divBdr>
            <w:top w:val="none" w:sz="0" w:space="0" w:color="auto"/>
            <w:left w:val="none" w:sz="0" w:space="0" w:color="auto"/>
            <w:bottom w:val="none" w:sz="0" w:space="0" w:color="auto"/>
            <w:right w:val="none" w:sz="0" w:space="0" w:color="auto"/>
          </w:divBdr>
        </w:div>
        <w:div w:id="1006396968">
          <w:marLeft w:val="640"/>
          <w:marRight w:val="0"/>
          <w:marTop w:val="0"/>
          <w:marBottom w:val="0"/>
          <w:divBdr>
            <w:top w:val="none" w:sz="0" w:space="0" w:color="auto"/>
            <w:left w:val="none" w:sz="0" w:space="0" w:color="auto"/>
            <w:bottom w:val="none" w:sz="0" w:space="0" w:color="auto"/>
            <w:right w:val="none" w:sz="0" w:space="0" w:color="auto"/>
          </w:divBdr>
        </w:div>
        <w:div w:id="1119027806">
          <w:marLeft w:val="640"/>
          <w:marRight w:val="0"/>
          <w:marTop w:val="0"/>
          <w:marBottom w:val="0"/>
          <w:divBdr>
            <w:top w:val="none" w:sz="0" w:space="0" w:color="auto"/>
            <w:left w:val="none" w:sz="0" w:space="0" w:color="auto"/>
            <w:bottom w:val="none" w:sz="0" w:space="0" w:color="auto"/>
            <w:right w:val="none" w:sz="0" w:space="0" w:color="auto"/>
          </w:divBdr>
        </w:div>
        <w:div w:id="1361278272">
          <w:marLeft w:val="640"/>
          <w:marRight w:val="0"/>
          <w:marTop w:val="0"/>
          <w:marBottom w:val="0"/>
          <w:divBdr>
            <w:top w:val="none" w:sz="0" w:space="0" w:color="auto"/>
            <w:left w:val="none" w:sz="0" w:space="0" w:color="auto"/>
            <w:bottom w:val="none" w:sz="0" w:space="0" w:color="auto"/>
            <w:right w:val="none" w:sz="0" w:space="0" w:color="auto"/>
          </w:divBdr>
        </w:div>
        <w:div w:id="1415512513">
          <w:marLeft w:val="640"/>
          <w:marRight w:val="0"/>
          <w:marTop w:val="0"/>
          <w:marBottom w:val="0"/>
          <w:divBdr>
            <w:top w:val="none" w:sz="0" w:space="0" w:color="auto"/>
            <w:left w:val="none" w:sz="0" w:space="0" w:color="auto"/>
            <w:bottom w:val="none" w:sz="0" w:space="0" w:color="auto"/>
            <w:right w:val="none" w:sz="0" w:space="0" w:color="auto"/>
          </w:divBdr>
        </w:div>
        <w:div w:id="1354308393">
          <w:marLeft w:val="640"/>
          <w:marRight w:val="0"/>
          <w:marTop w:val="0"/>
          <w:marBottom w:val="0"/>
          <w:divBdr>
            <w:top w:val="none" w:sz="0" w:space="0" w:color="auto"/>
            <w:left w:val="none" w:sz="0" w:space="0" w:color="auto"/>
            <w:bottom w:val="none" w:sz="0" w:space="0" w:color="auto"/>
            <w:right w:val="none" w:sz="0" w:space="0" w:color="auto"/>
          </w:divBdr>
        </w:div>
        <w:div w:id="280649247">
          <w:marLeft w:val="640"/>
          <w:marRight w:val="0"/>
          <w:marTop w:val="0"/>
          <w:marBottom w:val="0"/>
          <w:divBdr>
            <w:top w:val="none" w:sz="0" w:space="0" w:color="auto"/>
            <w:left w:val="none" w:sz="0" w:space="0" w:color="auto"/>
            <w:bottom w:val="none" w:sz="0" w:space="0" w:color="auto"/>
            <w:right w:val="none" w:sz="0" w:space="0" w:color="auto"/>
          </w:divBdr>
        </w:div>
        <w:div w:id="7685583">
          <w:marLeft w:val="640"/>
          <w:marRight w:val="0"/>
          <w:marTop w:val="0"/>
          <w:marBottom w:val="0"/>
          <w:divBdr>
            <w:top w:val="none" w:sz="0" w:space="0" w:color="auto"/>
            <w:left w:val="none" w:sz="0" w:space="0" w:color="auto"/>
            <w:bottom w:val="none" w:sz="0" w:space="0" w:color="auto"/>
            <w:right w:val="none" w:sz="0" w:space="0" w:color="auto"/>
          </w:divBdr>
        </w:div>
        <w:div w:id="655769542">
          <w:marLeft w:val="640"/>
          <w:marRight w:val="0"/>
          <w:marTop w:val="0"/>
          <w:marBottom w:val="0"/>
          <w:divBdr>
            <w:top w:val="none" w:sz="0" w:space="0" w:color="auto"/>
            <w:left w:val="none" w:sz="0" w:space="0" w:color="auto"/>
            <w:bottom w:val="none" w:sz="0" w:space="0" w:color="auto"/>
            <w:right w:val="none" w:sz="0" w:space="0" w:color="auto"/>
          </w:divBdr>
        </w:div>
        <w:div w:id="794374214">
          <w:marLeft w:val="640"/>
          <w:marRight w:val="0"/>
          <w:marTop w:val="0"/>
          <w:marBottom w:val="0"/>
          <w:divBdr>
            <w:top w:val="none" w:sz="0" w:space="0" w:color="auto"/>
            <w:left w:val="none" w:sz="0" w:space="0" w:color="auto"/>
            <w:bottom w:val="none" w:sz="0" w:space="0" w:color="auto"/>
            <w:right w:val="none" w:sz="0" w:space="0" w:color="auto"/>
          </w:divBdr>
        </w:div>
        <w:div w:id="2125999654">
          <w:marLeft w:val="640"/>
          <w:marRight w:val="0"/>
          <w:marTop w:val="0"/>
          <w:marBottom w:val="0"/>
          <w:divBdr>
            <w:top w:val="none" w:sz="0" w:space="0" w:color="auto"/>
            <w:left w:val="none" w:sz="0" w:space="0" w:color="auto"/>
            <w:bottom w:val="none" w:sz="0" w:space="0" w:color="auto"/>
            <w:right w:val="none" w:sz="0" w:space="0" w:color="auto"/>
          </w:divBdr>
        </w:div>
        <w:div w:id="1956785070">
          <w:marLeft w:val="640"/>
          <w:marRight w:val="0"/>
          <w:marTop w:val="0"/>
          <w:marBottom w:val="0"/>
          <w:divBdr>
            <w:top w:val="none" w:sz="0" w:space="0" w:color="auto"/>
            <w:left w:val="none" w:sz="0" w:space="0" w:color="auto"/>
            <w:bottom w:val="none" w:sz="0" w:space="0" w:color="auto"/>
            <w:right w:val="none" w:sz="0" w:space="0" w:color="auto"/>
          </w:divBdr>
        </w:div>
        <w:div w:id="1464955844">
          <w:marLeft w:val="640"/>
          <w:marRight w:val="0"/>
          <w:marTop w:val="0"/>
          <w:marBottom w:val="0"/>
          <w:divBdr>
            <w:top w:val="none" w:sz="0" w:space="0" w:color="auto"/>
            <w:left w:val="none" w:sz="0" w:space="0" w:color="auto"/>
            <w:bottom w:val="none" w:sz="0" w:space="0" w:color="auto"/>
            <w:right w:val="none" w:sz="0" w:space="0" w:color="auto"/>
          </w:divBdr>
        </w:div>
        <w:div w:id="1235092392">
          <w:marLeft w:val="640"/>
          <w:marRight w:val="0"/>
          <w:marTop w:val="0"/>
          <w:marBottom w:val="0"/>
          <w:divBdr>
            <w:top w:val="none" w:sz="0" w:space="0" w:color="auto"/>
            <w:left w:val="none" w:sz="0" w:space="0" w:color="auto"/>
            <w:bottom w:val="none" w:sz="0" w:space="0" w:color="auto"/>
            <w:right w:val="none" w:sz="0" w:space="0" w:color="auto"/>
          </w:divBdr>
        </w:div>
        <w:div w:id="995650861">
          <w:marLeft w:val="640"/>
          <w:marRight w:val="0"/>
          <w:marTop w:val="0"/>
          <w:marBottom w:val="0"/>
          <w:divBdr>
            <w:top w:val="none" w:sz="0" w:space="0" w:color="auto"/>
            <w:left w:val="none" w:sz="0" w:space="0" w:color="auto"/>
            <w:bottom w:val="none" w:sz="0" w:space="0" w:color="auto"/>
            <w:right w:val="none" w:sz="0" w:space="0" w:color="auto"/>
          </w:divBdr>
        </w:div>
        <w:div w:id="297809601">
          <w:marLeft w:val="640"/>
          <w:marRight w:val="0"/>
          <w:marTop w:val="0"/>
          <w:marBottom w:val="0"/>
          <w:divBdr>
            <w:top w:val="none" w:sz="0" w:space="0" w:color="auto"/>
            <w:left w:val="none" w:sz="0" w:space="0" w:color="auto"/>
            <w:bottom w:val="none" w:sz="0" w:space="0" w:color="auto"/>
            <w:right w:val="none" w:sz="0" w:space="0" w:color="auto"/>
          </w:divBdr>
        </w:div>
        <w:div w:id="660474219">
          <w:marLeft w:val="640"/>
          <w:marRight w:val="0"/>
          <w:marTop w:val="0"/>
          <w:marBottom w:val="0"/>
          <w:divBdr>
            <w:top w:val="none" w:sz="0" w:space="0" w:color="auto"/>
            <w:left w:val="none" w:sz="0" w:space="0" w:color="auto"/>
            <w:bottom w:val="none" w:sz="0" w:space="0" w:color="auto"/>
            <w:right w:val="none" w:sz="0" w:space="0" w:color="auto"/>
          </w:divBdr>
        </w:div>
        <w:div w:id="1594246379">
          <w:marLeft w:val="640"/>
          <w:marRight w:val="0"/>
          <w:marTop w:val="0"/>
          <w:marBottom w:val="0"/>
          <w:divBdr>
            <w:top w:val="none" w:sz="0" w:space="0" w:color="auto"/>
            <w:left w:val="none" w:sz="0" w:space="0" w:color="auto"/>
            <w:bottom w:val="none" w:sz="0" w:space="0" w:color="auto"/>
            <w:right w:val="none" w:sz="0" w:space="0" w:color="auto"/>
          </w:divBdr>
        </w:div>
        <w:div w:id="2094080444">
          <w:marLeft w:val="640"/>
          <w:marRight w:val="0"/>
          <w:marTop w:val="0"/>
          <w:marBottom w:val="0"/>
          <w:divBdr>
            <w:top w:val="none" w:sz="0" w:space="0" w:color="auto"/>
            <w:left w:val="none" w:sz="0" w:space="0" w:color="auto"/>
            <w:bottom w:val="none" w:sz="0" w:space="0" w:color="auto"/>
            <w:right w:val="none" w:sz="0" w:space="0" w:color="auto"/>
          </w:divBdr>
        </w:div>
        <w:div w:id="1228145235">
          <w:marLeft w:val="640"/>
          <w:marRight w:val="0"/>
          <w:marTop w:val="0"/>
          <w:marBottom w:val="0"/>
          <w:divBdr>
            <w:top w:val="none" w:sz="0" w:space="0" w:color="auto"/>
            <w:left w:val="none" w:sz="0" w:space="0" w:color="auto"/>
            <w:bottom w:val="none" w:sz="0" w:space="0" w:color="auto"/>
            <w:right w:val="none" w:sz="0" w:space="0" w:color="auto"/>
          </w:divBdr>
        </w:div>
        <w:div w:id="1095788822">
          <w:marLeft w:val="640"/>
          <w:marRight w:val="0"/>
          <w:marTop w:val="0"/>
          <w:marBottom w:val="0"/>
          <w:divBdr>
            <w:top w:val="none" w:sz="0" w:space="0" w:color="auto"/>
            <w:left w:val="none" w:sz="0" w:space="0" w:color="auto"/>
            <w:bottom w:val="none" w:sz="0" w:space="0" w:color="auto"/>
            <w:right w:val="none" w:sz="0" w:space="0" w:color="auto"/>
          </w:divBdr>
        </w:div>
        <w:div w:id="115759905">
          <w:marLeft w:val="640"/>
          <w:marRight w:val="0"/>
          <w:marTop w:val="0"/>
          <w:marBottom w:val="0"/>
          <w:divBdr>
            <w:top w:val="none" w:sz="0" w:space="0" w:color="auto"/>
            <w:left w:val="none" w:sz="0" w:space="0" w:color="auto"/>
            <w:bottom w:val="none" w:sz="0" w:space="0" w:color="auto"/>
            <w:right w:val="none" w:sz="0" w:space="0" w:color="auto"/>
          </w:divBdr>
        </w:div>
        <w:div w:id="747380684">
          <w:marLeft w:val="640"/>
          <w:marRight w:val="0"/>
          <w:marTop w:val="0"/>
          <w:marBottom w:val="0"/>
          <w:divBdr>
            <w:top w:val="none" w:sz="0" w:space="0" w:color="auto"/>
            <w:left w:val="none" w:sz="0" w:space="0" w:color="auto"/>
            <w:bottom w:val="none" w:sz="0" w:space="0" w:color="auto"/>
            <w:right w:val="none" w:sz="0" w:space="0" w:color="auto"/>
          </w:divBdr>
        </w:div>
        <w:div w:id="1596551558">
          <w:marLeft w:val="640"/>
          <w:marRight w:val="0"/>
          <w:marTop w:val="0"/>
          <w:marBottom w:val="0"/>
          <w:divBdr>
            <w:top w:val="none" w:sz="0" w:space="0" w:color="auto"/>
            <w:left w:val="none" w:sz="0" w:space="0" w:color="auto"/>
            <w:bottom w:val="none" w:sz="0" w:space="0" w:color="auto"/>
            <w:right w:val="none" w:sz="0" w:space="0" w:color="auto"/>
          </w:divBdr>
        </w:div>
        <w:div w:id="1291663484">
          <w:marLeft w:val="640"/>
          <w:marRight w:val="0"/>
          <w:marTop w:val="0"/>
          <w:marBottom w:val="0"/>
          <w:divBdr>
            <w:top w:val="none" w:sz="0" w:space="0" w:color="auto"/>
            <w:left w:val="none" w:sz="0" w:space="0" w:color="auto"/>
            <w:bottom w:val="none" w:sz="0" w:space="0" w:color="auto"/>
            <w:right w:val="none" w:sz="0" w:space="0" w:color="auto"/>
          </w:divBdr>
        </w:div>
        <w:div w:id="192231020">
          <w:marLeft w:val="640"/>
          <w:marRight w:val="0"/>
          <w:marTop w:val="0"/>
          <w:marBottom w:val="0"/>
          <w:divBdr>
            <w:top w:val="none" w:sz="0" w:space="0" w:color="auto"/>
            <w:left w:val="none" w:sz="0" w:space="0" w:color="auto"/>
            <w:bottom w:val="none" w:sz="0" w:space="0" w:color="auto"/>
            <w:right w:val="none" w:sz="0" w:space="0" w:color="auto"/>
          </w:divBdr>
        </w:div>
        <w:div w:id="1741900279">
          <w:marLeft w:val="640"/>
          <w:marRight w:val="0"/>
          <w:marTop w:val="0"/>
          <w:marBottom w:val="0"/>
          <w:divBdr>
            <w:top w:val="none" w:sz="0" w:space="0" w:color="auto"/>
            <w:left w:val="none" w:sz="0" w:space="0" w:color="auto"/>
            <w:bottom w:val="none" w:sz="0" w:space="0" w:color="auto"/>
            <w:right w:val="none" w:sz="0" w:space="0" w:color="auto"/>
          </w:divBdr>
        </w:div>
        <w:div w:id="586694887">
          <w:marLeft w:val="640"/>
          <w:marRight w:val="0"/>
          <w:marTop w:val="0"/>
          <w:marBottom w:val="0"/>
          <w:divBdr>
            <w:top w:val="none" w:sz="0" w:space="0" w:color="auto"/>
            <w:left w:val="none" w:sz="0" w:space="0" w:color="auto"/>
            <w:bottom w:val="none" w:sz="0" w:space="0" w:color="auto"/>
            <w:right w:val="none" w:sz="0" w:space="0" w:color="auto"/>
          </w:divBdr>
        </w:div>
        <w:div w:id="27532233">
          <w:marLeft w:val="640"/>
          <w:marRight w:val="0"/>
          <w:marTop w:val="0"/>
          <w:marBottom w:val="0"/>
          <w:divBdr>
            <w:top w:val="none" w:sz="0" w:space="0" w:color="auto"/>
            <w:left w:val="none" w:sz="0" w:space="0" w:color="auto"/>
            <w:bottom w:val="none" w:sz="0" w:space="0" w:color="auto"/>
            <w:right w:val="none" w:sz="0" w:space="0" w:color="auto"/>
          </w:divBdr>
        </w:div>
        <w:div w:id="185219242">
          <w:marLeft w:val="640"/>
          <w:marRight w:val="0"/>
          <w:marTop w:val="0"/>
          <w:marBottom w:val="0"/>
          <w:divBdr>
            <w:top w:val="none" w:sz="0" w:space="0" w:color="auto"/>
            <w:left w:val="none" w:sz="0" w:space="0" w:color="auto"/>
            <w:bottom w:val="none" w:sz="0" w:space="0" w:color="auto"/>
            <w:right w:val="none" w:sz="0" w:space="0" w:color="auto"/>
          </w:divBdr>
        </w:div>
        <w:div w:id="1817264286">
          <w:marLeft w:val="640"/>
          <w:marRight w:val="0"/>
          <w:marTop w:val="0"/>
          <w:marBottom w:val="0"/>
          <w:divBdr>
            <w:top w:val="none" w:sz="0" w:space="0" w:color="auto"/>
            <w:left w:val="none" w:sz="0" w:space="0" w:color="auto"/>
            <w:bottom w:val="none" w:sz="0" w:space="0" w:color="auto"/>
            <w:right w:val="none" w:sz="0" w:space="0" w:color="auto"/>
          </w:divBdr>
        </w:div>
      </w:divsChild>
    </w:div>
    <w:div w:id="387539563">
      <w:bodyDiv w:val="1"/>
      <w:marLeft w:val="0"/>
      <w:marRight w:val="0"/>
      <w:marTop w:val="0"/>
      <w:marBottom w:val="0"/>
      <w:divBdr>
        <w:top w:val="none" w:sz="0" w:space="0" w:color="auto"/>
        <w:left w:val="none" w:sz="0" w:space="0" w:color="auto"/>
        <w:bottom w:val="none" w:sz="0" w:space="0" w:color="auto"/>
        <w:right w:val="none" w:sz="0" w:space="0" w:color="auto"/>
      </w:divBdr>
      <w:divsChild>
        <w:div w:id="410737207">
          <w:marLeft w:val="640"/>
          <w:marRight w:val="0"/>
          <w:marTop w:val="0"/>
          <w:marBottom w:val="0"/>
          <w:divBdr>
            <w:top w:val="none" w:sz="0" w:space="0" w:color="auto"/>
            <w:left w:val="none" w:sz="0" w:space="0" w:color="auto"/>
            <w:bottom w:val="none" w:sz="0" w:space="0" w:color="auto"/>
            <w:right w:val="none" w:sz="0" w:space="0" w:color="auto"/>
          </w:divBdr>
        </w:div>
        <w:div w:id="522672268">
          <w:marLeft w:val="640"/>
          <w:marRight w:val="0"/>
          <w:marTop w:val="0"/>
          <w:marBottom w:val="0"/>
          <w:divBdr>
            <w:top w:val="none" w:sz="0" w:space="0" w:color="auto"/>
            <w:left w:val="none" w:sz="0" w:space="0" w:color="auto"/>
            <w:bottom w:val="none" w:sz="0" w:space="0" w:color="auto"/>
            <w:right w:val="none" w:sz="0" w:space="0" w:color="auto"/>
          </w:divBdr>
        </w:div>
        <w:div w:id="292322649">
          <w:marLeft w:val="640"/>
          <w:marRight w:val="0"/>
          <w:marTop w:val="0"/>
          <w:marBottom w:val="0"/>
          <w:divBdr>
            <w:top w:val="none" w:sz="0" w:space="0" w:color="auto"/>
            <w:left w:val="none" w:sz="0" w:space="0" w:color="auto"/>
            <w:bottom w:val="none" w:sz="0" w:space="0" w:color="auto"/>
            <w:right w:val="none" w:sz="0" w:space="0" w:color="auto"/>
          </w:divBdr>
        </w:div>
        <w:div w:id="1545484143">
          <w:marLeft w:val="640"/>
          <w:marRight w:val="0"/>
          <w:marTop w:val="0"/>
          <w:marBottom w:val="0"/>
          <w:divBdr>
            <w:top w:val="none" w:sz="0" w:space="0" w:color="auto"/>
            <w:left w:val="none" w:sz="0" w:space="0" w:color="auto"/>
            <w:bottom w:val="none" w:sz="0" w:space="0" w:color="auto"/>
            <w:right w:val="none" w:sz="0" w:space="0" w:color="auto"/>
          </w:divBdr>
        </w:div>
        <w:div w:id="1055280823">
          <w:marLeft w:val="640"/>
          <w:marRight w:val="0"/>
          <w:marTop w:val="0"/>
          <w:marBottom w:val="0"/>
          <w:divBdr>
            <w:top w:val="none" w:sz="0" w:space="0" w:color="auto"/>
            <w:left w:val="none" w:sz="0" w:space="0" w:color="auto"/>
            <w:bottom w:val="none" w:sz="0" w:space="0" w:color="auto"/>
            <w:right w:val="none" w:sz="0" w:space="0" w:color="auto"/>
          </w:divBdr>
        </w:div>
        <w:div w:id="1820921057">
          <w:marLeft w:val="640"/>
          <w:marRight w:val="0"/>
          <w:marTop w:val="0"/>
          <w:marBottom w:val="0"/>
          <w:divBdr>
            <w:top w:val="none" w:sz="0" w:space="0" w:color="auto"/>
            <w:left w:val="none" w:sz="0" w:space="0" w:color="auto"/>
            <w:bottom w:val="none" w:sz="0" w:space="0" w:color="auto"/>
            <w:right w:val="none" w:sz="0" w:space="0" w:color="auto"/>
          </w:divBdr>
        </w:div>
        <w:div w:id="378019988">
          <w:marLeft w:val="640"/>
          <w:marRight w:val="0"/>
          <w:marTop w:val="0"/>
          <w:marBottom w:val="0"/>
          <w:divBdr>
            <w:top w:val="none" w:sz="0" w:space="0" w:color="auto"/>
            <w:left w:val="none" w:sz="0" w:space="0" w:color="auto"/>
            <w:bottom w:val="none" w:sz="0" w:space="0" w:color="auto"/>
            <w:right w:val="none" w:sz="0" w:space="0" w:color="auto"/>
          </w:divBdr>
        </w:div>
        <w:div w:id="1326475745">
          <w:marLeft w:val="640"/>
          <w:marRight w:val="0"/>
          <w:marTop w:val="0"/>
          <w:marBottom w:val="0"/>
          <w:divBdr>
            <w:top w:val="none" w:sz="0" w:space="0" w:color="auto"/>
            <w:left w:val="none" w:sz="0" w:space="0" w:color="auto"/>
            <w:bottom w:val="none" w:sz="0" w:space="0" w:color="auto"/>
            <w:right w:val="none" w:sz="0" w:space="0" w:color="auto"/>
          </w:divBdr>
        </w:div>
        <w:div w:id="132405391">
          <w:marLeft w:val="640"/>
          <w:marRight w:val="0"/>
          <w:marTop w:val="0"/>
          <w:marBottom w:val="0"/>
          <w:divBdr>
            <w:top w:val="none" w:sz="0" w:space="0" w:color="auto"/>
            <w:left w:val="none" w:sz="0" w:space="0" w:color="auto"/>
            <w:bottom w:val="none" w:sz="0" w:space="0" w:color="auto"/>
            <w:right w:val="none" w:sz="0" w:space="0" w:color="auto"/>
          </w:divBdr>
        </w:div>
        <w:div w:id="154886188">
          <w:marLeft w:val="640"/>
          <w:marRight w:val="0"/>
          <w:marTop w:val="0"/>
          <w:marBottom w:val="0"/>
          <w:divBdr>
            <w:top w:val="none" w:sz="0" w:space="0" w:color="auto"/>
            <w:left w:val="none" w:sz="0" w:space="0" w:color="auto"/>
            <w:bottom w:val="none" w:sz="0" w:space="0" w:color="auto"/>
            <w:right w:val="none" w:sz="0" w:space="0" w:color="auto"/>
          </w:divBdr>
        </w:div>
        <w:div w:id="551117408">
          <w:marLeft w:val="640"/>
          <w:marRight w:val="0"/>
          <w:marTop w:val="0"/>
          <w:marBottom w:val="0"/>
          <w:divBdr>
            <w:top w:val="none" w:sz="0" w:space="0" w:color="auto"/>
            <w:left w:val="none" w:sz="0" w:space="0" w:color="auto"/>
            <w:bottom w:val="none" w:sz="0" w:space="0" w:color="auto"/>
            <w:right w:val="none" w:sz="0" w:space="0" w:color="auto"/>
          </w:divBdr>
        </w:div>
        <w:div w:id="363795537">
          <w:marLeft w:val="640"/>
          <w:marRight w:val="0"/>
          <w:marTop w:val="0"/>
          <w:marBottom w:val="0"/>
          <w:divBdr>
            <w:top w:val="none" w:sz="0" w:space="0" w:color="auto"/>
            <w:left w:val="none" w:sz="0" w:space="0" w:color="auto"/>
            <w:bottom w:val="none" w:sz="0" w:space="0" w:color="auto"/>
            <w:right w:val="none" w:sz="0" w:space="0" w:color="auto"/>
          </w:divBdr>
        </w:div>
        <w:div w:id="1998070461">
          <w:marLeft w:val="640"/>
          <w:marRight w:val="0"/>
          <w:marTop w:val="0"/>
          <w:marBottom w:val="0"/>
          <w:divBdr>
            <w:top w:val="none" w:sz="0" w:space="0" w:color="auto"/>
            <w:left w:val="none" w:sz="0" w:space="0" w:color="auto"/>
            <w:bottom w:val="none" w:sz="0" w:space="0" w:color="auto"/>
            <w:right w:val="none" w:sz="0" w:space="0" w:color="auto"/>
          </w:divBdr>
        </w:div>
        <w:div w:id="768744636">
          <w:marLeft w:val="640"/>
          <w:marRight w:val="0"/>
          <w:marTop w:val="0"/>
          <w:marBottom w:val="0"/>
          <w:divBdr>
            <w:top w:val="none" w:sz="0" w:space="0" w:color="auto"/>
            <w:left w:val="none" w:sz="0" w:space="0" w:color="auto"/>
            <w:bottom w:val="none" w:sz="0" w:space="0" w:color="auto"/>
            <w:right w:val="none" w:sz="0" w:space="0" w:color="auto"/>
          </w:divBdr>
        </w:div>
        <w:div w:id="1505628348">
          <w:marLeft w:val="640"/>
          <w:marRight w:val="0"/>
          <w:marTop w:val="0"/>
          <w:marBottom w:val="0"/>
          <w:divBdr>
            <w:top w:val="none" w:sz="0" w:space="0" w:color="auto"/>
            <w:left w:val="none" w:sz="0" w:space="0" w:color="auto"/>
            <w:bottom w:val="none" w:sz="0" w:space="0" w:color="auto"/>
            <w:right w:val="none" w:sz="0" w:space="0" w:color="auto"/>
          </w:divBdr>
        </w:div>
        <w:div w:id="55670377">
          <w:marLeft w:val="640"/>
          <w:marRight w:val="0"/>
          <w:marTop w:val="0"/>
          <w:marBottom w:val="0"/>
          <w:divBdr>
            <w:top w:val="none" w:sz="0" w:space="0" w:color="auto"/>
            <w:left w:val="none" w:sz="0" w:space="0" w:color="auto"/>
            <w:bottom w:val="none" w:sz="0" w:space="0" w:color="auto"/>
            <w:right w:val="none" w:sz="0" w:space="0" w:color="auto"/>
          </w:divBdr>
        </w:div>
        <w:div w:id="1236817730">
          <w:marLeft w:val="640"/>
          <w:marRight w:val="0"/>
          <w:marTop w:val="0"/>
          <w:marBottom w:val="0"/>
          <w:divBdr>
            <w:top w:val="none" w:sz="0" w:space="0" w:color="auto"/>
            <w:left w:val="none" w:sz="0" w:space="0" w:color="auto"/>
            <w:bottom w:val="none" w:sz="0" w:space="0" w:color="auto"/>
            <w:right w:val="none" w:sz="0" w:space="0" w:color="auto"/>
          </w:divBdr>
        </w:div>
        <w:div w:id="396324227">
          <w:marLeft w:val="640"/>
          <w:marRight w:val="0"/>
          <w:marTop w:val="0"/>
          <w:marBottom w:val="0"/>
          <w:divBdr>
            <w:top w:val="none" w:sz="0" w:space="0" w:color="auto"/>
            <w:left w:val="none" w:sz="0" w:space="0" w:color="auto"/>
            <w:bottom w:val="none" w:sz="0" w:space="0" w:color="auto"/>
            <w:right w:val="none" w:sz="0" w:space="0" w:color="auto"/>
          </w:divBdr>
        </w:div>
        <w:div w:id="1658652906">
          <w:marLeft w:val="640"/>
          <w:marRight w:val="0"/>
          <w:marTop w:val="0"/>
          <w:marBottom w:val="0"/>
          <w:divBdr>
            <w:top w:val="none" w:sz="0" w:space="0" w:color="auto"/>
            <w:left w:val="none" w:sz="0" w:space="0" w:color="auto"/>
            <w:bottom w:val="none" w:sz="0" w:space="0" w:color="auto"/>
            <w:right w:val="none" w:sz="0" w:space="0" w:color="auto"/>
          </w:divBdr>
        </w:div>
        <w:div w:id="68311003">
          <w:marLeft w:val="640"/>
          <w:marRight w:val="0"/>
          <w:marTop w:val="0"/>
          <w:marBottom w:val="0"/>
          <w:divBdr>
            <w:top w:val="none" w:sz="0" w:space="0" w:color="auto"/>
            <w:left w:val="none" w:sz="0" w:space="0" w:color="auto"/>
            <w:bottom w:val="none" w:sz="0" w:space="0" w:color="auto"/>
            <w:right w:val="none" w:sz="0" w:space="0" w:color="auto"/>
          </w:divBdr>
        </w:div>
        <w:div w:id="2104495084">
          <w:marLeft w:val="640"/>
          <w:marRight w:val="0"/>
          <w:marTop w:val="0"/>
          <w:marBottom w:val="0"/>
          <w:divBdr>
            <w:top w:val="none" w:sz="0" w:space="0" w:color="auto"/>
            <w:left w:val="none" w:sz="0" w:space="0" w:color="auto"/>
            <w:bottom w:val="none" w:sz="0" w:space="0" w:color="auto"/>
            <w:right w:val="none" w:sz="0" w:space="0" w:color="auto"/>
          </w:divBdr>
        </w:div>
        <w:div w:id="1775981909">
          <w:marLeft w:val="640"/>
          <w:marRight w:val="0"/>
          <w:marTop w:val="0"/>
          <w:marBottom w:val="0"/>
          <w:divBdr>
            <w:top w:val="none" w:sz="0" w:space="0" w:color="auto"/>
            <w:left w:val="none" w:sz="0" w:space="0" w:color="auto"/>
            <w:bottom w:val="none" w:sz="0" w:space="0" w:color="auto"/>
            <w:right w:val="none" w:sz="0" w:space="0" w:color="auto"/>
          </w:divBdr>
        </w:div>
        <w:div w:id="1254508991">
          <w:marLeft w:val="640"/>
          <w:marRight w:val="0"/>
          <w:marTop w:val="0"/>
          <w:marBottom w:val="0"/>
          <w:divBdr>
            <w:top w:val="none" w:sz="0" w:space="0" w:color="auto"/>
            <w:left w:val="none" w:sz="0" w:space="0" w:color="auto"/>
            <w:bottom w:val="none" w:sz="0" w:space="0" w:color="auto"/>
            <w:right w:val="none" w:sz="0" w:space="0" w:color="auto"/>
          </w:divBdr>
        </w:div>
        <w:div w:id="1413088760">
          <w:marLeft w:val="640"/>
          <w:marRight w:val="0"/>
          <w:marTop w:val="0"/>
          <w:marBottom w:val="0"/>
          <w:divBdr>
            <w:top w:val="none" w:sz="0" w:space="0" w:color="auto"/>
            <w:left w:val="none" w:sz="0" w:space="0" w:color="auto"/>
            <w:bottom w:val="none" w:sz="0" w:space="0" w:color="auto"/>
            <w:right w:val="none" w:sz="0" w:space="0" w:color="auto"/>
          </w:divBdr>
        </w:div>
        <w:div w:id="334890347">
          <w:marLeft w:val="640"/>
          <w:marRight w:val="0"/>
          <w:marTop w:val="0"/>
          <w:marBottom w:val="0"/>
          <w:divBdr>
            <w:top w:val="none" w:sz="0" w:space="0" w:color="auto"/>
            <w:left w:val="none" w:sz="0" w:space="0" w:color="auto"/>
            <w:bottom w:val="none" w:sz="0" w:space="0" w:color="auto"/>
            <w:right w:val="none" w:sz="0" w:space="0" w:color="auto"/>
          </w:divBdr>
        </w:div>
        <w:div w:id="1951694120">
          <w:marLeft w:val="640"/>
          <w:marRight w:val="0"/>
          <w:marTop w:val="0"/>
          <w:marBottom w:val="0"/>
          <w:divBdr>
            <w:top w:val="none" w:sz="0" w:space="0" w:color="auto"/>
            <w:left w:val="none" w:sz="0" w:space="0" w:color="auto"/>
            <w:bottom w:val="none" w:sz="0" w:space="0" w:color="auto"/>
            <w:right w:val="none" w:sz="0" w:space="0" w:color="auto"/>
          </w:divBdr>
        </w:div>
        <w:div w:id="161051255">
          <w:marLeft w:val="640"/>
          <w:marRight w:val="0"/>
          <w:marTop w:val="0"/>
          <w:marBottom w:val="0"/>
          <w:divBdr>
            <w:top w:val="none" w:sz="0" w:space="0" w:color="auto"/>
            <w:left w:val="none" w:sz="0" w:space="0" w:color="auto"/>
            <w:bottom w:val="none" w:sz="0" w:space="0" w:color="auto"/>
            <w:right w:val="none" w:sz="0" w:space="0" w:color="auto"/>
          </w:divBdr>
        </w:div>
        <w:div w:id="1880432528">
          <w:marLeft w:val="640"/>
          <w:marRight w:val="0"/>
          <w:marTop w:val="0"/>
          <w:marBottom w:val="0"/>
          <w:divBdr>
            <w:top w:val="none" w:sz="0" w:space="0" w:color="auto"/>
            <w:left w:val="none" w:sz="0" w:space="0" w:color="auto"/>
            <w:bottom w:val="none" w:sz="0" w:space="0" w:color="auto"/>
            <w:right w:val="none" w:sz="0" w:space="0" w:color="auto"/>
          </w:divBdr>
        </w:div>
        <w:div w:id="1499955124">
          <w:marLeft w:val="640"/>
          <w:marRight w:val="0"/>
          <w:marTop w:val="0"/>
          <w:marBottom w:val="0"/>
          <w:divBdr>
            <w:top w:val="none" w:sz="0" w:space="0" w:color="auto"/>
            <w:left w:val="none" w:sz="0" w:space="0" w:color="auto"/>
            <w:bottom w:val="none" w:sz="0" w:space="0" w:color="auto"/>
            <w:right w:val="none" w:sz="0" w:space="0" w:color="auto"/>
          </w:divBdr>
        </w:div>
        <w:div w:id="1105612893">
          <w:marLeft w:val="640"/>
          <w:marRight w:val="0"/>
          <w:marTop w:val="0"/>
          <w:marBottom w:val="0"/>
          <w:divBdr>
            <w:top w:val="none" w:sz="0" w:space="0" w:color="auto"/>
            <w:left w:val="none" w:sz="0" w:space="0" w:color="auto"/>
            <w:bottom w:val="none" w:sz="0" w:space="0" w:color="auto"/>
            <w:right w:val="none" w:sz="0" w:space="0" w:color="auto"/>
          </w:divBdr>
        </w:div>
        <w:div w:id="707533435">
          <w:marLeft w:val="640"/>
          <w:marRight w:val="0"/>
          <w:marTop w:val="0"/>
          <w:marBottom w:val="0"/>
          <w:divBdr>
            <w:top w:val="none" w:sz="0" w:space="0" w:color="auto"/>
            <w:left w:val="none" w:sz="0" w:space="0" w:color="auto"/>
            <w:bottom w:val="none" w:sz="0" w:space="0" w:color="auto"/>
            <w:right w:val="none" w:sz="0" w:space="0" w:color="auto"/>
          </w:divBdr>
        </w:div>
        <w:div w:id="1783451038">
          <w:marLeft w:val="640"/>
          <w:marRight w:val="0"/>
          <w:marTop w:val="0"/>
          <w:marBottom w:val="0"/>
          <w:divBdr>
            <w:top w:val="none" w:sz="0" w:space="0" w:color="auto"/>
            <w:left w:val="none" w:sz="0" w:space="0" w:color="auto"/>
            <w:bottom w:val="none" w:sz="0" w:space="0" w:color="auto"/>
            <w:right w:val="none" w:sz="0" w:space="0" w:color="auto"/>
          </w:divBdr>
        </w:div>
        <w:div w:id="852575366">
          <w:marLeft w:val="640"/>
          <w:marRight w:val="0"/>
          <w:marTop w:val="0"/>
          <w:marBottom w:val="0"/>
          <w:divBdr>
            <w:top w:val="none" w:sz="0" w:space="0" w:color="auto"/>
            <w:left w:val="none" w:sz="0" w:space="0" w:color="auto"/>
            <w:bottom w:val="none" w:sz="0" w:space="0" w:color="auto"/>
            <w:right w:val="none" w:sz="0" w:space="0" w:color="auto"/>
          </w:divBdr>
        </w:div>
        <w:div w:id="2005931300">
          <w:marLeft w:val="640"/>
          <w:marRight w:val="0"/>
          <w:marTop w:val="0"/>
          <w:marBottom w:val="0"/>
          <w:divBdr>
            <w:top w:val="none" w:sz="0" w:space="0" w:color="auto"/>
            <w:left w:val="none" w:sz="0" w:space="0" w:color="auto"/>
            <w:bottom w:val="none" w:sz="0" w:space="0" w:color="auto"/>
            <w:right w:val="none" w:sz="0" w:space="0" w:color="auto"/>
          </w:divBdr>
        </w:div>
        <w:div w:id="514000206">
          <w:marLeft w:val="640"/>
          <w:marRight w:val="0"/>
          <w:marTop w:val="0"/>
          <w:marBottom w:val="0"/>
          <w:divBdr>
            <w:top w:val="none" w:sz="0" w:space="0" w:color="auto"/>
            <w:left w:val="none" w:sz="0" w:space="0" w:color="auto"/>
            <w:bottom w:val="none" w:sz="0" w:space="0" w:color="auto"/>
            <w:right w:val="none" w:sz="0" w:space="0" w:color="auto"/>
          </w:divBdr>
        </w:div>
        <w:div w:id="161748626">
          <w:marLeft w:val="640"/>
          <w:marRight w:val="0"/>
          <w:marTop w:val="0"/>
          <w:marBottom w:val="0"/>
          <w:divBdr>
            <w:top w:val="none" w:sz="0" w:space="0" w:color="auto"/>
            <w:left w:val="none" w:sz="0" w:space="0" w:color="auto"/>
            <w:bottom w:val="none" w:sz="0" w:space="0" w:color="auto"/>
            <w:right w:val="none" w:sz="0" w:space="0" w:color="auto"/>
          </w:divBdr>
        </w:div>
        <w:div w:id="1785925388">
          <w:marLeft w:val="640"/>
          <w:marRight w:val="0"/>
          <w:marTop w:val="0"/>
          <w:marBottom w:val="0"/>
          <w:divBdr>
            <w:top w:val="none" w:sz="0" w:space="0" w:color="auto"/>
            <w:left w:val="none" w:sz="0" w:space="0" w:color="auto"/>
            <w:bottom w:val="none" w:sz="0" w:space="0" w:color="auto"/>
            <w:right w:val="none" w:sz="0" w:space="0" w:color="auto"/>
          </w:divBdr>
        </w:div>
        <w:div w:id="1072001140">
          <w:marLeft w:val="640"/>
          <w:marRight w:val="0"/>
          <w:marTop w:val="0"/>
          <w:marBottom w:val="0"/>
          <w:divBdr>
            <w:top w:val="none" w:sz="0" w:space="0" w:color="auto"/>
            <w:left w:val="none" w:sz="0" w:space="0" w:color="auto"/>
            <w:bottom w:val="none" w:sz="0" w:space="0" w:color="auto"/>
            <w:right w:val="none" w:sz="0" w:space="0" w:color="auto"/>
          </w:divBdr>
        </w:div>
        <w:div w:id="870722996">
          <w:marLeft w:val="640"/>
          <w:marRight w:val="0"/>
          <w:marTop w:val="0"/>
          <w:marBottom w:val="0"/>
          <w:divBdr>
            <w:top w:val="none" w:sz="0" w:space="0" w:color="auto"/>
            <w:left w:val="none" w:sz="0" w:space="0" w:color="auto"/>
            <w:bottom w:val="none" w:sz="0" w:space="0" w:color="auto"/>
            <w:right w:val="none" w:sz="0" w:space="0" w:color="auto"/>
          </w:divBdr>
        </w:div>
        <w:div w:id="1787776511">
          <w:marLeft w:val="640"/>
          <w:marRight w:val="0"/>
          <w:marTop w:val="0"/>
          <w:marBottom w:val="0"/>
          <w:divBdr>
            <w:top w:val="none" w:sz="0" w:space="0" w:color="auto"/>
            <w:left w:val="none" w:sz="0" w:space="0" w:color="auto"/>
            <w:bottom w:val="none" w:sz="0" w:space="0" w:color="auto"/>
            <w:right w:val="none" w:sz="0" w:space="0" w:color="auto"/>
          </w:divBdr>
        </w:div>
        <w:div w:id="1419139009">
          <w:marLeft w:val="640"/>
          <w:marRight w:val="0"/>
          <w:marTop w:val="0"/>
          <w:marBottom w:val="0"/>
          <w:divBdr>
            <w:top w:val="none" w:sz="0" w:space="0" w:color="auto"/>
            <w:left w:val="none" w:sz="0" w:space="0" w:color="auto"/>
            <w:bottom w:val="none" w:sz="0" w:space="0" w:color="auto"/>
            <w:right w:val="none" w:sz="0" w:space="0" w:color="auto"/>
          </w:divBdr>
        </w:div>
        <w:div w:id="423111175">
          <w:marLeft w:val="640"/>
          <w:marRight w:val="0"/>
          <w:marTop w:val="0"/>
          <w:marBottom w:val="0"/>
          <w:divBdr>
            <w:top w:val="none" w:sz="0" w:space="0" w:color="auto"/>
            <w:left w:val="none" w:sz="0" w:space="0" w:color="auto"/>
            <w:bottom w:val="none" w:sz="0" w:space="0" w:color="auto"/>
            <w:right w:val="none" w:sz="0" w:space="0" w:color="auto"/>
          </w:divBdr>
        </w:div>
        <w:div w:id="1477992217">
          <w:marLeft w:val="640"/>
          <w:marRight w:val="0"/>
          <w:marTop w:val="0"/>
          <w:marBottom w:val="0"/>
          <w:divBdr>
            <w:top w:val="none" w:sz="0" w:space="0" w:color="auto"/>
            <w:left w:val="none" w:sz="0" w:space="0" w:color="auto"/>
            <w:bottom w:val="none" w:sz="0" w:space="0" w:color="auto"/>
            <w:right w:val="none" w:sz="0" w:space="0" w:color="auto"/>
          </w:divBdr>
        </w:div>
        <w:div w:id="1490099633">
          <w:marLeft w:val="640"/>
          <w:marRight w:val="0"/>
          <w:marTop w:val="0"/>
          <w:marBottom w:val="0"/>
          <w:divBdr>
            <w:top w:val="none" w:sz="0" w:space="0" w:color="auto"/>
            <w:left w:val="none" w:sz="0" w:space="0" w:color="auto"/>
            <w:bottom w:val="none" w:sz="0" w:space="0" w:color="auto"/>
            <w:right w:val="none" w:sz="0" w:space="0" w:color="auto"/>
          </w:divBdr>
        </w:div>
        <w:div w:id="814177652">
          <w:marLeft w:val="640"/>
          <w:marRight w:val="0"/>
          <w:marTop w:val="0"/>
          <w:marBottom w:val="0"/>
          <w:divBdr>
            <w:top w:val="none" w:sz="0" w:space="0" w:color="auto"/>
            <w:left w:val="none" w:sz="0" w:space="0" w:color="auto"/>
            <w:bottom w:val="none" w:sz="0" w:space="0" w:color="auto"/>
            <w:right w:val="none" w:sz="0" w:space="0" w:color="auto"/>
          </w:divBdr>
        </w:div>
        <w:div w:id="1427460423">
          <w:marLeft w:val="640"/>
          <w:marRight w:val="0"/>
          <w:marTop w:val="0"/>
          <w:marBottom w:val="0"/>
          <w:divBdr>
            <w:top w:val="none" w:sz="0" w:space="0" w:color="auto"/>
            <w:left w:val="none" w:sz="0" w:space="0" w:color="auto"/>
            <w:bottom w:val="none" w:sz="0" w:space="0" w:color="auto"/>
            <w:right w:val="none" w:sz="0" w:space="0" w:color="auto"/>
          </w:divBdr>
        </w:div>
        <w:div w:id="962231495">
          <w:marLeft w:val="640"/>
          <w:marRight w:val="0"/>
          <w:marTop w:val="0"/>
          <w:marBottom w:val="0"/>
          <w:divBdr>
            <w:top w:val="none" w:sz="0" w:space="0" w:color="auto"/>
            <w:left w:val="none" w:sz="0" w:space="0" w:color="auto"/>
            <w:bottom w:val="none" w:sz="0" w:space="0" w:color="auto"/>
            <w:right w:val="none" w:sz="0" w:space="0" w:color="auto"/>
          </w:divBdr>
        </w:div>
        <w:div w:id="2090468103">
          <w:marLeft w:val="640"/>
          <w:marRight w:val="0"/>
          <w:marTop w:val="0"/>
          <w:marBottom w:val="0"/>
          <w:divBdr>
            <w:top w:val="none" w:sz="0" w:space="0" w:color="auto"/>
            <w:left w:val="none" w:sz="0" w:space="0" w:color="auto"/>
            <w:bottom w:val="none" w:sz="0" w:space="0" w:color="auto"/>
            <w:right w:val="none" w:sz="0" w:space="0" w:color="auto"/>
          </w:divBdr>
        </w:div>
        <w:div w:id="900211318">
          <w:marLeft w:val="640"/>
          <w:marRight w:val="0"/>
          <w:marTop w:val="0"/>
          <w:marBottom w:val="0"/>
          <w:divBdr>
            <w:top w:val="none" w:sz="0" w:space="0" w:color="auto"/>
            <w:left w:val="none" w:sz="0" w:space="0" w:color="auto"/>
            <w:bottom w:val="none" w:sz="0" w:space="0" w:color="auto"/>
            <w:right w:val="none" w:sz="0" w:space="0" w:color="auto"/>
          </w:divBdr>
        </w:div>
        <w:div w:id="633681451">
          <w:marLeft w:val="640"/>
          <w:marRight w:val="0"/>
          <w:marTop w:val="0"/>
          <w:marBottom w:val="0"/>
          <w:divBdr>
            <w:top w:val="none" w:sz="0" w:space="0" w:color="auto"/>
            <w:left w:val="none" w:sz="0" w:space="0" w:color="auto"/>
            <w:bottom w:val="none" w:sz="0" w:space="0" w:color="auto"/>
            <w:right w:val="none" w:sz="0" w:space="0" w:color="auto"/>
          </w:divBdr>
        </w:div>
        <w:div w:id="536744695">
          <w:marLeft w:val="640"/>
          <w:marRight w:val="0"/>
          <w:marTop w:val="0"/>
          <w:marBottom w:val="0"/>
          <w:divBdr>
            <w:top w:val="none" w:sz="0" w:space="0" w:color="auto"/>
            <w:left w:val="none" w:sz="0" w:space="0" w:color="auto"/>
            <w:bottom w:val="none" w:sz="0" w:space="0" w:color="auto"/>
            <w:right w:val="none" w:sz="0" w:space="0" w:color="auto"/>
          </w:divBdr>
        </w:div>
        <w:div w:id="337076983">
          <w:marLeft w:val="640"/>
          <w:marRight w:val="0"/>
          <w:marTop w:val="0"/>
          <w:marBottom w:val="0"/>
          <w:divBdr>
            <w:top w:val="none" w:sz="0" w:space="0" w:color="auto"/>
            <w:left w:val="none" w:sz="0" w:space="0" w:color="auto"/>
            <w:bottom w:val="none" w:sz="0" w:space="0" w:color="auto"/>
            <w:right w:val="none" w:sz="0" w:space="0" w:color="auto"/>
          </w:divBdr>
        </w:div>
        <w:div w:id="820735307">
          <w:marLeft w:val="640"/>
          <w:marRight w:val="0"/>
          <w:marTop w:val="0"/>
          <w:marBottom w:val="0"/>
          <w:divBdr>
            <w:top w:val="none" w:sz="0" w:space="0" w:color="auto"/>
            <w:left w:val="none" w:sz="0" w:space="0" w:color="auto"/>
            <w:bottom w:val="none" w:sz="0" w:space="0" w:color="auto"/>
            <w:right w:val="none" w:sz="0" w:space="0" w:color="auto"/>
          </w:divBdr>
        </w:div>
        <w:div w:id="2053653067">
          <w:marLeft w:val="640"/>
          <w:marRight w:val="0"/>
          <w:marTop w:val="0"/>
          <w:marBottom w:val="0"/>
          <w:divBdr>
            <w:top w:val="none" w:sz="0" w:space="0" w:color="auto"/>
            <w:left w:val="none" w:sz="0" w:space="0" w:color="auto"/>
            <w:bottom w:val="none" w:sz="0" w:space="0" w:color="auto"/>
            <w:right w:val="none" w:sz="0" w:space="0" w:color="auto"/>
          </w:divBdr>
        </w:div>
        <w:div w:id="1130780773">
          <w:marLeft w:val="640"/>
          <w:marRight w:val="0"/>
          <w:marTop w:val="0"/>
          <w:marBottom w:val="0"/>
          <w:divBdr>
            <w:top w:val="none" w:sz="0" w:space="0" w:color="auto"/>
            <w:left w:val="none" w:sz="0" w:space="0" w:color="auto"/>
            <w:bottom w:val="none" w:sz="0" w:space="0" w:color="auto"/>
            <w:right w:val="none" w:sz="0" w:space="0" w:color="auto"/>
          </w:divBdr>
        </w:div>
        <w:div w:id="735126973">
          <w:marLeft w:val="640"/>
          <w:marRight w:val="0"/>
          <w:marTop w:val="0"/>
          <w:marBottom w:val="0"/>
          <w:divBdr>
            <w:top w:val="none" w:sz="0" w:space="0" w:color="auto"/>
            <w:left w:val="none" w:sz="0" w:space="0" w:color="auto"/>
            <w:bottom w:val="none" w:sz="0" w:space="0" w:color="auto"/>
            <w:right w:val="none" w:sz="0" w:space="0" w:color="auto"/>
          </w:divBdr>
        </w:div>
        <w:div w:id="1240099327">
          <w:marLeft w:val="640"/>
          <w:marRight w:val="0"/>
          <w:marTop w:val="0"/>
          <w:marBottom w:val="0"/>
          <w:divBdr>
            <w:top w:val="none" w:sz="0" w:space="0" w:color="auto"/>
            <w:left w:val="none" w:sz="0" w:space="0" w:color="auto"/>
            <w:bottom w:val="none" w:sz="0" w:space="0" w:color="auto"/>
            <w:right w:val="none" w:sz="0" w:space="0" w:color="auto"/>
          </w:divBdr>
        </w:div>
        <w:div w:id="4793948">
          <w:marLeft w:val="640"/>
          <w:marRight w:val="0"/>
          <w:marTop w:val="0"/>
          <w:marBottom w:val="0"/>
          <w:divBdr>
            <w:top w:val="none" w:sz="0" w:space="0" w:color="auto"/>
            <w:left w:val="none" w:sz="0" w:space="0" w:color="auto"/>
            <w:bottom w:val="none" w:sz="0" w:space="0" w:color="auto"/>
            <w:right w:val="none" w:sz="0" w:space="0" w:color="auto"/>
          </w:divBdr>
        </w:div>
        <w:div w:id="452335434">
          <w:marLeft w:val="640"/>
          <w:marRight w:val="0"/>
          <w:marTop w:val="0"/>
          <w:marBottom w:val="0"/>
          <w:divBdr>
            <w:top w:val="none" w:sz="0" w:space="0" w:color="auto"/>
            <w:left w:val="none" w:sz="0" w:space="0" w:color="auto"/>
            <w:bottom w:val="none" w:sz="0" w:space="0" w:color="auto"/>
            <w:right w:val="none" w:sz="0" w:space="0" w:color="auto"/>
          </w:divBdr>
        </w:div>
        <w:div w:id="163011301">
          <w:marLeft w:val="640"/>
          <w:marRight w:val="0"/>
          <w:marTop w:val="0"/>
          <w:marBottom w:val="0"/>
          <w:divBdr>
            <w:top w:val="none" w:sz="0" w:space="0" w:color="auto"/>
            <w:left w:val="none" w:sz="0" w:space="0" w:color="auto"/>
            <w:bottom w:val="none" w:sz="0" w:space="0" w:color="auto"/>
            <w:right w:val="none" w:sz="0" w:space="0" w:color="auto"/>
          </w:divBdr>
        </w:div>
        <w:div w:id="788402497">
          <w:marLeft w:val="640"/>
          <w:marRight w:val="0"/>
          <w:marTop w:val="0"/>
          <w:marBottom w:val="0"/>
          <w:divBdr>
            <w:top w:val="none" w:sz="0" w:space="0" w:color="auto"/>
            <w:left w:val="none" w:sz="0" w:space="0" w:color="auto"/>
            <w:bottom w:val="none" w:sz="0" w:space="0" w:color="auto"/>
            <w:right w:val="none" w:sz="0" w:space="0" w:color="auto"/>
          </w:divBdr>
        </w:div>
        <w:div w:id="1848980825">
          <w:marLeft w:val="640"/>
          <w:marRight w:val="0"/>
          <w:marTop w:val="0"/>
          <w:marBottom w:val="0"/>
          <w:divBdr>
            <w:top w:val="none" w:sz="0" w:space="0" w:color="auto"/>
            <w:left w:val="none" w:sz="0" w:space="0" w:color="auto"/>
            <w:bottom w:val="none" w:sz="0" w:space="0" w:color="auto"/>
            <w:right w:val="none" w:sz="0" w:space="0" w:color="auto"/>
          </w:divBdr>
        </w:div>
        <w:div w:id="631791272">
          <w:marLeft w:val="640"/>
          <w:marRight w:val="0"/>
          <w:marTop w:val="0"/>
          <w:marBottom w:val="0"/>
          <w:divBdr>
            <w:top w:val="none" w:sz="0" w:space="0" w:color="auto"/>
            <w:left w:val="none" w:sz="0" w:space="0" w:color="auto"/>
            <w:bottom w:val="none" w:sz="0" w:space="0" w:color="auto"/>
            <w:right w:val="none" w:sz="0" w:space="0" w:color="auto"/>
          </w:divBdr>
        </w:div>
        <w:div w:id="159582101">
          <w:marLeft w:val="640"/>
          <w:marRight w:val="0"/>
          <w:marTop w:val="0"/>
          <w:marBottom w:val="0"/>
          <w:divBdr>
            <w:top w:val="none" w:sz="0" w:space="0" w:color="auto"/>
            <w:left w:val="none" w:sz="0" w:space="0" w:color="auto"/>
            <w:bottom w:val="none" w:sz="0" w:space="0" w:color="auto"/>
            <w:right w:val="none" w:sz="0" w:space="0" w:color="auto"/>
          </w:divBdr>
        </w:div>
        <w:div w:id="1828672601">
          <w:marLeft w:val="640"/>
          <w:marRight w:val="0"/>
          <w:marTop w:val="0"/>
          <w:marBottom w:val="0"/>
          <w:divBdr>
            <w:top w:val="none" w:sz="0" w:space="0" w:color="auto"/>
            <w:left w:val="none" w:sz="0" w:space="0" w:color="auto"/>
            <w:bottom w:val="none" w:sz="0" w:space="0" w:color="auto"/>
            <w:right w:val="none" w:sz="0" w:space="0" w:color="auto"/>
          </w:divBdr>
        </w:div>
        <w:div w:id="1755663917">
          <w:marLeft w:val="640"/>
          <w:marRight w:val="0"/>
          <w:marTop w:val="0"/>
          <w:marBottom w:val="0"/>
          <w:divBdr>
            <w:top w:val="none" w:sz="0" w:space="0" w:color="auto"/>
            <w:left w:val="none" w:sz="0" w:space="0" w:color="auto"/>
            <w:bottom w:val="none" w:sz="0" w:space="0" w:color="auto"/>
            <w:right w:val="none" w:sz="0" w:space="0" w:color="auto"/>
          </w:divBdr>
        </w:div>
        <w:div w:id="1033771854">
          <w:marLeft w:val="640"/>
          <w:marRight w:val="0"/>
          <w:marTop w:val="0"/>
          <w:marBottom w:val="0"/>
          <w:divBdr>
            <w:top w:val="none" w:sz="0" w:space="0" w:color="auto"/>
            <w:left w:val="none" w:sz="0" w:space="0" w:color="auto"/>
            <w:bottom w:val="none" w:sz="0" w:space="0" w:color="auto"/>
            <w:right w:val="none" w:sz="0" w:space="0" w:color="auto"/>
          </w:divBdr>
        </w:div>
        <w:div w:id="28801520">
          <w:marLeft w:val="640"/>
          <w:marRight w:val="0"/>
          <w:marTop w:val="0"/>
          <w:marBottom w:val="0"/>
          <w:divBdr>
            <w:top w:val="none" w:sz="0" w:space="0" w:color="auto"/>
            <w:left w:val="none" w:sz="0" w:space="0" w:color="auto"/>
            <w:bottom w:val="none" w:sz="0" w:space="0" w:color="auto"/>
            <w:right w:val="none" w:sz="0" w:space="0" w:color="auto"/>
          </w:divBdr>
        </w:div>
        <w:div w:id="144709847">
          <w:marLeft w:val="640"/>
          <w:marRight w:val="0"/>
          <w:marTop w:val="0"/>
          <w:marBottom w:val="0"/>
          <w:divBdr>
            <w:top w:val="none" w:sz="0" w:space="0" w:color="auto"/>
            <w:left w:val="none" w:sz="0" w:space="0" w:color="auto"/>
            <w:bottom w:val="none" w:sz="0" w:space="0" w:color="auto"/>
            <w:right w:val="none" w:sz="0" w:space="0" w:color="auto"/>
          </w:divBdr>
        </w:div>
        <w:div w:id="1999839589">
          <w:marLeft w:val="640"/>
          <w:marRight w:val="0"/>
          <w:marTop w:val="0"/>
          <w:marBottom w:val="0"/>
          <w:divBdr>
            <w:top w:val="none" w:sz="0" w:space="0" w:color="auto"/>
            <w:left w:val="none" w:sz="0" w:space="0" w:color="auto"/>
            <w:bottom w:val="none" w:sz="0" w:space="0" w:color="auto"/>
            <w:right w:val="none" w:sz="0" w:space="0" w:color="auto"/>
          </w:divBdr>
        </w:div>
        <w:div w:id="729113241">
          <w:marLeft w:val="640"/>
          <w:marRight w:val="0"/>
          <w:marTop w:val="0"/>
          <w:marBottom w:val="0"/>
          <w:divBdr>
            <w:top w:val="none" w:sz="0" w:space="0" w:color="auto"/>
            <w:left w:val="none" w:sz="0" w:space="0" w:color="auto"/>
            <w:bottom w:val="none" w:sz="0" w:space="0" w:color="auto"/>
            <w:right w:val="none" w:sz="0" w:space="0" w:color="auto"/>
          </w:divBdr>
        </w:div>
        <w:div w:id="736051498">
          <w:marLeft w:val="640"/>
          <w:marRight w:val="0"/>
          <w:marTop w:val="0"/>
          <w:marBottom w:val="0"/>
          <w:divBdr>
            <w:top w:val="none" w:sz="0" w:space="0" w:color="auto"/>
            <w:left w:val="none" w:sz="0" w:space="0" w:color="auto"/>
            <w:bottom w:val="none" w:sz="0" w:space="0" w:color="auto"/>
            <w:right w:val="none" w:sz="0" w:space="0" w:color="auto"/>
          </w:divBdr>
        </w:div>
        <w:div w:id="293370724">
          <w:marLeft w:val="640"/>
          <w:marRight w:val="0"/>
          <w:marTop w:val="0"/>
          <w:marBottom w:val="0"/>
          <w:divBdr>
            <w:top w:val="none" w:sz="0" w:space="0" w:color="auto"/>
            <w:left w:val="none" w:sz="0" w:space="0" w:color="auto"/>
            <w:bottom w:val="none" w:sz="0" w:space="0" w:color="auto"/>
            <w:right w:val="none" w:sz="0" w:space="0" w:color="auto"/>
          </w:divBdr>
        </w:div>
        <w:div w:id="1414280012">
          <w:marLeft w:val="640"/>
          <w:marRight w:val="0"/>
          <w:marTop w:val="0"/>
          <w:marBottom w:val="0"/>
          <w:divBdr>
            <w:top w:val="none" w:sz="0" w:space="0" w:color="auto"/>
            <w:left w:val="none" w:sz="0" w:space="0" w:color="auto"/>
            <w:bottom w:val="none" w:sz="0" w:space="0" w:color="auto"/>
            <w:right w:val="none" w:sz="0" w:space="0" w:color="auto"/>
          </w:divBdr>
        </w:div>
        <w:div w:id="225997294">
          <w:marLeft w:val="640"/>
          <w:marRight w:val="0"/>
          <w:marTop w:val="0"/>
          <w:marBottom w:val="0"/>
          <w:divBdr>
            <w:top w:val="none" w:sz="0" w:space="0" w:color="auto"/>
            <w:left w:val="none" w:sz="0" w:space="0" w:color="auto"/>
            <w:bottom w:val="none" w:sz="0" w:space="0" w:color="auto"/>
            <w:right w:val="none" w:sz="0" w:space="0" w:color="auto"/>
          </w:divBdr>
        </w:div>
        <w:div w:id="1661426276">
          <w:marLeft w:val="640"/>
          <w:marRight w:val="0"/>
          <w:marTop w:val="0"/>
          <w:marBottom w:val="0"/>
          <w:divBdr>
            <w:top w:val="none" w:sz="0" w:space="0" w:color="auto"/>
            <w:left w:val="none" w:sz="0" w:space="0" w:color="auto"/>
            <w:bottom w:val="none" w:sz="0" w:space="0" w:color="auto"/>
            <w:right w:val="none" w:sz="0" w:space="0" w:color="auto"/>
          </w:divBdr>
        </w:div>
        <w:div w:id="1095516089">
          <w:marLeft w:val="640"/>
          <w:marRight w:val="0"/>
          <w:marTop w:val="0"/>
          <w:marBottom w:val="0"/>
          <w:divBdr>
            <w:top w:val="none" w:sz="0" w:space="0" w:color="auto"/>
            <w:left w:val="none" w:sz="0" w:space="0" w:color="auto"/>
            <w:bottom w:val="none" w:sz="0" w:space="0" w:color="auto"/>
            <w:right w:val="none" w:sz="0" w:space="0" w:color="auto"/>
          </w:divBdr>
        </w:div>
        <w:div w:id="1055546723">
          <w:marLeft w:val="640"/>
          <w:marRight w:val="0"/>
          <w:marTop w:val="0"/>
          <w:marBottom w:val="0"/>
          <w:divBdr>
            <w:top w:val="none" w:sz="0" w:space="0" w:color="auto"/>
            <w:left w:val="none" w:sz="0" w:space="0" w:color="auto"/>
            <w:bottom w:val="none" w:sz="0" w:space="0" w:color="auto"/>
            <w:right w:val="none" w:sz="0" w:space="0" w:color="auto"/>
          </w:divBdr>
        </w:div>
        <w:div w:id="1351488404">
          <w:marLeft w:val="640"/>
          <w:marRight w:val="0"/>
          <w:marTop w:val="0"/>
          <w:marBottom w:val="0"/>
          <w:divBdr>
            <w:top w:val="none" w:sz="0" w:space="0" w:color="auto"/>
            <w:left w:val="none" w:sz="0" w:space="0" w:color="auto"/>
            <w:bottom w:val="none" w:sz="0" w:space="0" w:color="auto"/>
            <w:right w:val="none" w:sz="0" w:space="0" w:color="auto"/>
          </w:divBdr>
        </w:div>
        <w:div w:id="649596236">
          <w:marLeft w:val="640"/>
          <w:marRight w:val="0"/>
          <w:marTop w:val="0"/>
          <w:marBottom w:val="0"/>
          <w:divBdr>
            <w:top w:val="none" w:sz="0" w:space="0" w:color="auto"/>
            <w:left w:val="none" w:sz="0" w:space="0" w:color="auto"/>
            <w:bottom w:val="none" w:sz="0" w:space="0" w:color="auto"/>
            <w:right w:val="none" w:sz="0" w:space="0" w:color="auto"/>
          </w:divBdr>
        </w:div>
        <w:div w:id="964696629">
          <w:marLeft w:val="640"/>
          <w:marRight w:val="0"/>
          <w:marTop w:val="0"/>
          <w:marBottom w:val="0"/>
          <w:divBdr>
            <w:top w:val="none" w:sz="0" w:space="0" w:color="auto"/>
            <w:left w:val="none" w:sz="0" w:space="0" w:color="auto"/>
            <w:bottom w:val="none" w:sz="0" w:space="0" w:color="auto"/>
            <w:right w:val="none" w:sz="0" w:space="0" w:color="auto"/>
          </w:divBdr>
        </w:div>
        <w:div w:id="1829250065">
          <w:marLeft w:val="640"/>
          <w:marRight w:val="0"/>
          <w:marTop w:val="0"/>
          <w:marBottom w:val="0"/>
          <w:divBdr>
            <w:top w:val="none" w:sz="0" w:space="0" w:color="auto"/>
            <w:left w:val="none" w:sz="0" w:space="0" w:color="auto"/>
            <w:bottom w:val="none" w:sz="0" w:space="0" w:color="auto"/>
            <w:right w:val="none" w:sz="0" w:space="0" w:color="auto"/>
          </w:divBdr>
        </w:div>
        <w:div w:id="1051420430">
          <w:marLeft w:val="640"/>
          <w:marRight w:val="0"/>
          <w:marTop w:val="0"/>
          <w:marBottom w:val="0"/>
          <w:divBdr>
            <w:top w:val="none" w:sz="0" w:space="0" w:color="auto"/>
            <w:left w:val="none" w:sz="0" w:space="0" w:color="auto"/>
            <w:bottom w:val="none" w:sz="0" w:space="0" w:color="auto"/>
            <w:right w:val="none" w:sz="0" w:space="0" w:color="auto"/>
          </w:divBdr>
        </w:div>
        <w:div w:id="397940493">
          <w:marLeft w:val="640"/>
          <w:marRight w:val="0"/>
          <w:marTop w:val="0"/>
          <w:marBottom w:val="0"/>
          <w:divBdr>
            <w:top w:val="none" w:sz="0" w:space="0" w:color="auto"/>
            <w:left w:val="none" w:sz="0" w:space="0" w:color="auto"/>
            <w:bottom w:val="none" w:sz="0" w:space="0" w:color="auto"/>
            <w:right w:val="none" w:sz="0" w:space="0" w:color="auto"/>
          </w:divBdr>
        </w:div>
        <w:div w:id="1687637997">
          <w:marLeft w:val="640"/>
          <w:marRight w:val="0"/>
          <w:marTop w:val="0"/>
          <w:marBottom w:val="0"/>
          <w:divBdr>
            <w:top w:val="none" w:sz="0" w:space="0" w:color="auto"/>
            <w:left w:val="none" w:sz="0" w:space="0" w:color="auto"/>
            <w:bottom w:val="none" w:sz="0" w:space="0" w:color="auto"/>
            <w:right w:val="none" w:sz="0" w:space="0" w:color="auto"/>
          </w:divBdr>
        </w:div>
        <w:div w:id="1554197266">
          <w:marLeft w:val="640"/>
          <w:marRight w:val="0"/>
          <w:marTop w:val="0"/>
          <w:marBottom w:val="0"/>
          <w:divBdr>
            <w:top w:val="none" w:sz="0" w:space="0" w:color="auto"/>
            <w:left w:val="none" w:sz="0" w:space="0" w:color="auto"/>
            <w:bottom w:val="none" w:sz="0" w:space="0" w:color="auto"/>
            <w:right w:val="none" w:sz="0" w:space="0" w:color="auto"/>
          </w:divBdr>
        </w:div>
        <w:div w:id="1564215000">
          <w:marLeft w:val="640"/>
          <w:marRight w:val="0"/>
          <w:marTop w:val="0"/>
          <w:marBottom w:val="0"/>
          <w:divBdr>
            <w:top w:val="none" w:sz="0" w:space="0" w:color="auto"/>
            <w:left w:val="none" w:sz="0" w:space="0" w:color="auto"/>
            <w:bottom w:val="none" w:sz="0" w:space="0" w:color="auto"/>
            <w:right w:val="none" w:sz="0" w:space="0" w:color="auto"/>
          </w:divBdr>
        </w:div>
        <w:div w:id="235676439">
          <w:marLeft w:val="640"/>
          <w:marRight w:val="0"/>
          <w:marTop w:val="0"/>
          <w:marBottom w:val="0"/>
          <w:divBdr>
            <w:top w:val="none" w:sz="0" w:space="0" w:color="auto"/>
            <w:left w:val="none" w:sz="0" w:space="0" w:color="auto"/>
            <w:bottom w:val="none" w:sz="0" w:space="0" w:color="auto"/>
            <w:right w:val="none" w:sz="0" w:space="0" w:color="auto"/>
          </w:divBdr>
        </w:div>
        <w:div w:id="750659368">
          <w:marLeft w:val="640"/>
          <w:marRight w:val="0"/>
          <w:marTop w:val="0"/>
          <w:marBottom w:val="0"/>
          <w:divBdr>
            <w:top w:val="none" w:sz="0" w:space="0" w:color="auto"/>
            <w:left w:val="none" w:sz="0" w:space="0" w:color="auto"/>
            <w:bottom w:val="none" w:sz="0" w:space="0" w:color="auto"/>
            <w:right w:val="none" w:sz="0" w:space="0" w:color="auto"/>
          </w:divBdr>
        </w:div>
        <w:div w:id="927928416">
          <w:marLeft w:val="640"/>
          <w:marRight w:val="0"/>
          <w:marTop w:val="0"/>
          <w:marBottom w:val="0"/>
          <w:divBdr>
            <w:top w:val="none" w:sz="0" w:space="0" w:color="auto"/>
            <w:left w:val="none" w:sz="0" w:space="0" w:color="auto"/>
            <w:bottom w:val="none" w:sz="0" w:space="0" w:color="auto"/>
            <w:right w:val="none" w:sz="0" w:space="0" w:color="auto"/>
          </w:divBdr>
        </w:div>
        <w:div w:id="1109206246">
          <w:marLeft w:val="640"/>
          <w:marRight w:val="0"/>
          <w:marTop w:val="0"/>
          <w:marBottom w:val="0"/>
          <w:divBdr>
            <w:top w:val="none" w:sz="0" w:space="0" w:color="auto"/>
            <w:left w:val="none" w:sz="0" w:space="0" w:color="auto"/>
            <w:bottom w:val="none" w:sz="0" w:space="0" w:color="auto"/>
            <w:right w:val="none" w:sz="0" w:space="0" w:color="auto"/>
          </w:divBdr>
        </w:div>
        <w:div w:id="669674882">
          <w:marLeft w:val="640"/>
          <w:marRight w:val="0"/>
          <w:marTop w:val="0"/>
          <w:marBottom w:val="0"/>
          <w:divBdr>
            <w:top w:val="none" w:sz="0" w:space="0" w:color="auto"/>
            <w:left w:val="none" w:sz="0" w:space="0" w:color="auto"/>
            <w:bottom w:val="none" w:sz="0" w:space="0" w:color="auto"/>
            <w:right w:val="none" w:sz="0" w:space="0" w:color="auto"/>
          </w:divBdr>
        </w:div>
        <w:div w:id="1207836617">
          <w:marLeft w:val="640"/>
          <w:marRight w:val="0"/>
          <w:marTop w:val="0"/>
          <w:marBottom w:val="0"/>
          <w:divBdr>
            <w:top w:val="none" w:sz="0" w:space="0" w:color="auto"/>
            <w:left w:val="none" w:sz="0" w:space="0" w:color="auto"/>
            <w:bottom w:val="none" w:sz="0" w:space="0" w:color="auto"/>
            <w:right w:val="none" w:sz="0" w:space="0" w:color="auto"/>
          </w:divBdr>
        </w:div>
        <w:div w:id="1696347869">
          <w:marLeft w:val="640"/>
          <w:marRight w:val="0"/>
          <w:marTop w:val="0"/>
          <w:marBottom w:val="0"/>
          <w:divBdr>
            <w:top w:val="none" w:sz="0" w:space="0" w:color="auto"/>
            <w:left w:val="none" w:sz="0" w:space="0" w:color="auto"/>
            <w:bottom w:val="none" w:sz="0" w:space="0" w:color="auto"/>
            <w:right w:val="none" w:sz="0" w:space="0" w:color="auto"/>
          </w:divBdr>
        </w:div>
        <w:div w:id="1107965640">
          <w:marLeft w:val="640"/>
          <w:marRight w:val="0"/>
          <w:marTop w:val="0"/>
          <w:marBottom w:val="0"/>
          <w:divBdr>
            <w:top w:val="none" w:sz="0" w:space="0" w:color="auto"/>
            <w:left w:val="none" w:sz="0" w:space="0" w:color="auto"/>
            <w:bottom w:val="none" w:sz="0" w:space="0" w:color="auto"/>
            <w:right w:val="none" w:sz="0" w:space="0" w:color="auto"/>
          </w:divBdr>
        </w:div>
        <w:div w:id="885532696">
          <w:marLeft w:val="640"/>
          <w:marRight w:val="0"/>
          <w:marTop w:val="0"/>
          <w:marBottom w:val="0"/>
          <w:divBdr>
            <w:top w:val="none" w:sz="0" w:space="0" w:color="auto"/>
            <w:left w:val="none" w:sz="0" w:space="0" w:color="auto"/>
            <w:bottom w:val="none" w:sz="0" w:space="0" w:color="auto"/>
            <w:right w:val="none" w:sz="0" w:space="0" w:color="auto"/>
          </w:divBdr>
        </w:div>
        <w:div w:id="811366851">
          <w:marLeft w:val="640"/>
          <w:marRight w:val="0"/>
          <w:marTop w:val="0"/>
          <w:marBottom w:val="0"/>
          <w:divBdr>
            <w:top w:val="none" w:sz="0" w:space="0" w:color="auto"/>
            <w:left w:val="none" w:sz="0" w:space="0" w:color="auto"/>
            <w:bottom w:val="none" w:sz="0" w:space="0" w:color="auto"/>
            <w:right w:val="none" w:sz="0" w:space="0" w:color="auto"/>
          </w:divBdr>
        </w:div>
        <w:div w:id="1829396282">
          <w:marLeft w:val="640"/>
          <w:marRight w:val="0"/>
          <w:marTop w:val="0"/>
          <w:marBottom w:val="0"/>
          <w:divBdr>
            <w:top w:val="none" w:sz="0" w:space="0" w:color="auto"/>
            <w:left w:val="none" w:sz="0" w:space="0" w:color="auto"/>
            <w:bottom w:val="none" w:sz="0" w:space="0" w:color="auto"/>
            <w:right w:val="none" w:sz="0" w:space="0" w:color="auto"/>
          </w:divBdr>
        </w:div>
        <w:div w:id="1596862872">
          <w:marLeft w:val="640"/>
          <w:marRight w:val="0"/>
          <w:marTop w:val="0"/>
          <w:marBottom w:val="0"/>
          <w:divBdr>
            <w:top w:val="none" w:sz="0" w:space="0" w:color="auto"/>
            <w:left w:val="none" w:sz="0" w:space="0" w:color="auto"/>
            <w:bottom w:val="none" w:sz="0" w:space="0" w:color="auto"/>
            <w:right w:val="none" w:sz="0" w:space="0" w:color="auto"/>
          </w:divBdr>
        </w:div>
        <w:div w:id="432093403">
          <w:marLeft w:val="640"/>
          <w:marRight w:val="0"/>
          <w:marTop w:val="0"/>
          <w:marBottom w:val="0"/>
          <w:divBdr>
            <w:top w:val="none" w:sz="0" w:space="0" w:color="auto"/>
            <w:left w:val="none" w:sz="0" w:space="0" w:color="auto"/>
            <w:bottom w:val="none" w:sz="0" w:space="0" w:color="auto"/>
            <w:right w:val="none" w:sz="0" w:space="0" w:color="auto"/>
          </w:divBdr>
        </w:div>
        <w:div w:id="1378972705">
          <w:marLeft w:val="640"/>
          <w:marRight w:val="0"/>
          <w:marTop w:val="0"/>
          <w:marBottom w:val="0"/>
          <w:divBdr>
            <w:top w:val="none" w:sz="0" w:space="0" w:color="auto"/>
            <w:left w:val="none" w:sz="0" w:space="0" w:color="auto"/>
            <w:bottom w:val="none" w:sz="0" w:space="0" w:color="auto"/>
            <w:right w:val="none" w:sz="0" w:space="0" w:color="auto"/>
          </w:divBdr>
        </w:div>
        <w:div w:id="1363362178">
          <w:marLeft w:val="640"/>
          <w:marRight w:val="0"/>
          <w:marTop w:val="0"/>
          <w:marBottom w:val="0"/>
          <w:divBdr>
            <w:top w:val="none" w:sz="0" w:space="0" w:color="auto"/>
            <w:left w:val="none" w:sz="0" w:space="0" w:color="auto"/>
            <w:bottom w:val="none" w:sz="0" w:space="0" w:color="auto"/>
            <w:right w:val="none" w:sz="0" w:space="0" w:color="auto"/>
          </w:divBdr>
        </w:div>
        <w:div w:id="1187136274">
          <w:marLeft w:val="640"/>
          <w:marRight w:val="0"/>
          <w:marTop w:val="0"/>
          <w:marBottom w:val="0"/>
          <w:divBdr>
            <w:top w:val="none" w:sz="0" w:space="0" w:color="auto"/>
            <w:left w:val="none" w:sz="0" w:space="0" w:color="auto"/>
            <w:bottom w:val="none" w:sz="0" w:space="0" w:color="auto"/>
            <w:right w:val="none" w:sz="0" w:space="0" w:color="auto"/>
          </w:divBdr>
        </w:div>
        <w:div w:id="723336085">
          <w:marLeft w:val="640"/>
          <w:marRight w:val="0"/>
          <w:marTop w:val="0"/>
          <w:marBottom w:val="0"/>
          <w:divBdr>
            <w:top w:val="none" w:sz="0" w:space="0" w:color="auto"/>
            <w:left w:val="none" w:sz="0" w:space="0" w:color="auto"/>
            <w:bottom w:val="none" w:sz="0" w:space="0" w:color="auto"/>
            <w:right w:val="none" w:sz="0" w:space="0" w:color="auto"/>
          </w:divBdr>
        </w:div>
        <w:div w:id="1567954374">
          <w:marLeft w:val="640"/>
          <w:marRight w:val="0"/>
          <w:marTop w:val="0"/>
          <w:marBottom w:val="0"/>
          <w:divBdr>
            <w:top w:val="none" w:sz="0" w:space="0" w:color="auto"/>
            <w:left w:val="none" w:sz="0" w:space="0" w:color="auto"/>
            <w:bottom w:val="none" w:sz="0" w:space="0" w:color="auto"/>
            <w:right w:val="none" w:sz="0" w:space="0" w:color="auto"/>
          </w:divBdr>
        </w:div>
        <w:div w:id="1385717994">
          <w:marLeft w:val="640"/>
          <w:marRight w:val="0"/>
          <w:marTop w:val="0"/>
          <w:marBottom w:val="0"/>
          <w:divBdr>
            <w:top w:val="none" w:sz="0" w:space="0" w:color="auto"/>
            <w:left w:val="none" w:sz="0" w:space="0" w:color="auto"/>
            <w:bottom w:val="none" w:sz="0" w:space="0" w:color="auto"/>
            <w:right w:val="none" w:sz="0" w:space="0" w:color="auto"/>
          </w:divBdr>
        </w:div>
        <w:div w:id="326977683">
          <w:marLeft w:val="640"/>
          <w:marRight w:val="0"/>
          <w:marTop w:val="0"/>
          <w:marBottom w:val="0"/>
          <w:divBdr>
            <w:top w:val="none" w:sz="0" w:space="0" w:color="auto"/>
            <w:left w:val="none" w:sz="0" w:space="0" w:color="auto"/>
            <w:bottom w:val="none" w:sz="0" w:space="0" w:color="auto"/>
            <w:right w:val="none" w:sz="0" w:space="0" w:color="auto"/>
          </w:divBdr>
        </w:div>
        <w:div w:id="1342272559">
          <w:marLeft w:val="640"/>
          <w:marRight w:val="0"/>
          <w:marTop w:val="0"/>
          <w:marBottom w:val="0"/>
          <w:divBdr>
            <w:top w:val="none" w:sz="0" w:space="0" w:color="auto"/>
            <w:left w:val="none" w:sz="0" w:space="0" w:color="auto"/>
            <w:bottom w:val="none" w:sz="0" w:space="0" w:color="auto"/>
            <w:right w:val="none" w:sz="0" w:space="0" w:color="auto"/>
          </w:divBdr>
        </w:div>
        <w:div w:id="1265576745">
          <w:marLeft w:val="640"/>
          <w:marRight w:val="0"/>
          <w:marTop w:val="0"/>
          <w:marBottom w:val="0"/>
          <w:divBdr>
            <w:top w:val="none" w:sz="0" w:space="0" w:color="auto"/>
            <w:left w:val="none" w:sz="0" w:space="0" w:color="auto"/>
            <w:bottom w:val="none" w:sz="0" w:space="0" w:color="auto"/>
            <w:right w:val="none" w:sz="0" w:space="0" w:color="auto"/>
          </w:divBdr>
        </w:div>
        <w:div w:id="1383408732">
          <w:marLeft w:val="640"/>
          <w:marRight w:val="0"/>
          <w:marTop w:val="0"/>
          <w:marBottom w:val="0"/>
          <w:divBdr>
            <w:top w:val="none" w:sz="0" w:space="0" w:color="auto"/>
            <w:left w:val="none" w:sz="0" w:space="0" w:color="auto"/>
            <w:bottom w:val="none" w:sz="0" w:space="0" w:color="auto"/>
            <w:right w:val="none" w:sz="0" w:space="0" w:color="auto"/>
          </w:divBdr>
        </w:div>
        <w:div w:id="53358680">
          <w:marLeft w:val="640"/>
          <w:marRight w:val="0"/>
          <w:marTop w:val="0"/>
          <w:marBottom w:val="0"/>
          <w:divBdr>
            <w:top w:val="none" w:sz="0" w:space="0" w:color="auto"/>
            <w:left w:val="none" w:sz="0" w:space="0" w:color="auto"/>
            <w:bottom w:val="none" w:sz="0" w:space="0" w:color="auto"/>
            <w:right w:val="none" w:sz="0" w:space="0" w:color="auto"/>
          </w:divBdr>
        </w:div>
        <w:div w:id="593561282">
          <w:marLeft w:val="640"/>
          <w:marRight w:val="0"/>
          <w:marTop w:val="0"/>
          <w:marBottom w:val="0"/>
          <w:divBdr>
            <w:top w:val="none" w:sz="0" w:space="0" w:color="auto"/>
            <w:left w:val="none" w:sz="0" w:space="0" w:color="auto"/>
            <w:bottom w:val="none" w:sz="0" w:space="0" w:color="auto"/>
            <w:right w:val="none" w:sz="0" w:space="0" w:color="auto"/>
          </w:divBdr>
        </w:div>
        <w:div w:id="953631989">
          <w:marLeft w:val="640"/>
          <w:marRight w:val="0"/>
          <w:marTop w:val="0"/>
          <w:marBottom w:val="0"/>
          <w:divBdr>
            <w:top w:val="none" w:sz="0" w:space="0" w:color="auto"/>
            <w:left w:val="none" w:sz="0" w:space="0" w:color="auto"/>
            <w:bottom w:val="none" w:sz="0" w:space="0" w:color="auto"/>
            <w:right w:val="none" w:sz="0" w:space="0" w:color="auto"/>
          </w:divBdr>
        </w:div>
        <w:div w:id="2114133260">
          <w:marLeft w:val="640"/>
          <w:marRight w:val="0"/>
          <w:marTop w:val="0"/>
          <w:marBottom w:val="0"/>
          <w:divBdr>
            <w:top w:val="none" w:sz="0" w:space="0" w:color="auto"/>
            <w:left w:val="none" w:sz="0" w:space="0" w:color="auto"/>
            <w:bottom w:val="none" w:sz="0" w:space="0" w:color="auto"/>
            <w:right w:val="none" w:sz="0" w:space="0" w:color="auto"/>
          </w:divBdr>
        </w:div>
        <w:div w:id="1504322733">
          <w:marLeft w:val="640"/>
          <w:marRight w:val="0"/>
          <w:marTop w:val="0"/>
          <w:marBottom w:val="0"/>
          <w:divBdr>
            <w:top w:val="none" w:sz="0" w:space="0" w:color="auto"/>
            <w:left w:val="none" w:sz="0" w:space="0" w:color="auto"/>
            <w:bottom w:val="none" w:sz="0" w:space="0" w:color="auto"/>
            <w:right w:val="none" w:sz="0" w:space="0" w:color="auto"/>
          </w:divBdr>
        </w:div>
        <w:div w:id="104542786">
          <w:marLeft w:val="640"/>
          <w:marRight w:val="0"/>
          <w:marTop w:val="0"/>
          <w:marBottom w:val="0"/>
          <w:divBdr>
            <w:top w:val="none" w:sz="0" w:space="0" w:color="auto"/>
            <w:left w:val="none" w:sz="0" w:space="0" w:color="auto"/>
            <w:bottom w:val="none" w:sz="0" w:space="0" w:color="auto"/>
            <w:right w:val="none" w:sz="0" w:space="0" w:color="auto"/>
          </w:divBdr>
        </w:div>
        <w:div w:id="469052533">
          <w:marLeft w:val="640"/>
          <w:marRight w:val="0"/>
          <w:marTop w:val="0"/>
          <w:marBottom w:val="0"/>
          <w:divBdr>
            <w:top w:val="none" w:sz="0" w:space="0" w:color="auto"/>
            <w:left w:val="none" w:sz="0" w:space="0" w:color="auto"/>
            <w:bottom w:val="none" w:sz="0" w:space="0" w:color="auto"/>
            <w:right w:val="none" w:sz="0" w:space="0" w:color="auto"/>
          </w:divBdr>
        </w:div>
        <w:div w:id="387923777">
          <w:marLeft w:val="640"/>
          <w:marRight w:val="0"/>
          <w:marTop w:val="0"/>
          <w:marBottom w:val="0"/>
          <w:divBdr>
            <w:top w:val="none" w:sz="0" w:space="0" w:color="auto"/>
            <w:left w:val="none" w:sz="0" w:space="0" w:color="auto"/>
            <w:bottom w:val="none" w:sz="0" w:space="0" w:color="auto"/>
            <w:right w:val="none" w:sz="0" w:space="0" w:color="auto"/>
          </w:divBdr>
        </w:div>
        <w:div w:id="788401766">
          <w:marLeft w:val="640"/>
          <w:marRight w:val="0"/>
          <w:marTop w:val="0"/>
          <w:marBottom w:val="0"/>
          <w:divBdr>
            <w:top w:val="none" w:sz="0" w:space="0" w:color="auto"/>
            <w:left w:val="none" w:sz="0" w:space="0" w:color="auto"/>
            <w:bottom w:val="none" w:sz="0" w:space="0" w:color="auto"/>
            <w:right w:val="none" w:sz="0" w:space="0" w:color="auto"/>
          </w:divBdr>
        </w:div>
        <w:div w:id="1864321991">
          <w:marLeft w:val="640"/>
          <w:marRight w:val="0"/>
          <w:marTop w:val="0"/>
          <w:marBottom w:val="0"/>
          <w:divBdr>
            <w:top w:val="none" w:sz="0" w:space="0" w:color="auto"/>
            <w:left w:val="none" w:sz="0" w:space="0" w:color="auto"/>
            <w:bottom w:val="none" w:sz="0" w:space="0" w:color="auto"/>
            <w:right w:val="none" w:sz="0" w:space="0" w:color="auto"/>
          </w:divBdr>
        </w:div>
        <w:div w:id="950671805">
          <w:marLeft w:val="640"/>
          <w:marRight w:val="0"/>
          <w:marTop w:val="0"/>
          <w:marBottom w:val="0"/>
          <w:divBdr>
            <w:top w:val="none" w:sz="0" w:space="0" w:color="auto"/>
            <w:left w:val="none" w:sz="0" w:space="0" w:color="auto"/>
            <w:bottom w:val="none" w:sz="0" w:space="0" w:color="auto"/>
            <w:right w:val="none" w:sz="0" w:space="0" w:color="auto"/>
          </w:divBdr>
        </w:div>
        <w:div w:id="1743871700">
          <w:marLeft w:val="640"/>
          <w:marRight w:val="0"/>
          <w:marTop w:val="0"/>
          <w:marBottom w:val="0"/>
          <w:divBdr>
            <w:top w:val="none" w:sz="0" w:space="0" w:color="auto"/>
            <w:left w:val="none" w:sz="0" w:space="0" w:color="auto"/>
            <w:bottom w:val="none" w:sz="0" w:space="0" w:color="auto"/>
            <w:right w:val="none" w:sz="0" w:space="0" w:color="auto"/>
          </w:divBdr>
        </w:div>
      </w:divsChild>
    </w:div>
    <w:div w:id="396900068">
      <w:bodyDiv w:val="1"/>
      <w:marLeft w:val="0"/>
      <w:marRight w:val="0"/>
      <w:marTop w:val="0"/>
      <w:marBottom w:val="0"/>
      <w:divBdr>
        <w:top w:val="none" w:sz="0" w:space="0" w:color="auto"/>
        <w:left w:val="none" w:sz="0" w:space="0" w:color="auto"/>
        <w:bottom w:val="none" w:sz="0" w:space="0" w:color="auto"/>
        <w:right w:val="none" w:sz="0" w:space="0" w:color="auto"/>
      </w:divBdr>
      <w:divsChild>
        <w:div w:id="1914732311">
          <w:marLeft w:val="640"/>
          <w:marRight w:val="0"/>
          <w:marTop w:val="0"/>
          <w:marBottom w:val="0"/>
          <w:divBdr>
            <w:top w:val="none" w:sz="0" w:space="0" w:color="auto"/>
            <w:left w:val="none" w:sz="0" w:space="0" w:color="auto"/>
            <w:bottom w:val="none" w:sz="0" w:space="0" w:color="auto"/>
            <w:right w:val="none" w:sz="0" w:space="0" w:color="auto"/>
          </w:divBdr>
        </w:div>
        <w:div w:id="1393114624">
          <w:marLeft w:val="640"/>
          <w:marRight w:val="0"/>
          <w:marTop w:val="0"/>
          <w:marBottom w:val="0"/>
          <w:divBdr>
            <w:top w:val="none" w:sz="0" w:space="0" w:color="auto"/>
            <w:left w:val="none" w:sz="0" w:space="0" w:color="auto"/>
            <w:bottom w:val="none" w:sz="0" w:space="0" w:color="auto"/>
            <w:right w:val="none" w:sz="0" w:space="0" w:color="auto"/>
          </w:divBdr>
        </w:div>
        <w:div w:id="621689368">
          <w:marLeft w:val="640"/>
          <w:marRight w:val="0"/>
          <w:marTop w:val="0"/>
          <w:marBottom w:val="0"/>
          <w:divBdr>
            <w:top w:val="none" w:sz="0" w:space="0" w:color="auto"/>
            <w:left w:val="none" w:sz="0" w:space="0" w:color="auto"/>
            <w:bottom w:val="none" w:sz="0" w:space="0" w:color="auto"/>
            <w:right w:val="none" w:sz="0" w:space="0" w:color="auto"/>
          </w:divBdr>
        </w:div>
        <w:div w:id="945187216">
          <w:marLeft w:val="640"/>
          <w:marRight w:val="0"/>
          <w:marTop w:val="0"/>
          <w:marBottom w:val="0"/>
          <w:divBdr>
            <w:top w:val="none" w:sz="0" w:space="0" w:color="auto"/>
            <w:left w:val="none" w:sz="0" w:space="0" w:color="auto"/>
            <w:bottom w:val="none" w:sz="0" w:space="0" w:color="auto"/>
            <w:right w:val="none" w:sz="0" w:space="0" w:color="auto"/>
          </w:divBdr>
        </w:div>
        <w:div w:id="1620457428">
          <w:marLeft w:val="640"/>
          <w:marRight w:val="0"/>
          <w:marTop w:val="0"/>
          <w:marBottom w:val="0"/>
          <w:divBdr>
            <w:top w:val="none" w:sz="0" w:space="0" w:color="auto"/>
            <w:left w:val="none" w:sz="0" w:space="0" w:color="auto"/>
            <w:bottom w:val="none" w:sz="0" w:space="0" w:color="auto"/>
            <w:right w:val="none" w:sz="0" w:space="0" w:color="auto"/>
          </w:divBdr>
        </w:div>
        <w:div w:id="1280910542">
          <w:marLeft w:val="640"/>
          <w:marRight w:val="0"/>
          <w:marTop w:val="0"/>
          <w:marBottom w:val="0"/>
          <w:divBdr>
            <w:top w:val="none" w:sz="0" w:space="0" w:color="auto"/>
            <w:left w:val="none" w:sz="0" w:space="0" w:color="auto"/>
            <w:bottom w:val="none" w:sz="0" w:space="0" w:color="auto"/>
            <w:right w:val="none" w:sz="0" w:space="0" w:color="auto"/>
          </w:divBdr>
        </w:div>
        <w:div w:id="2048606996">
          <w:marLeft w:val="640"/>
          <w:marRight w:val="0"/>
          <w:marTop w:val="0"/>
          <w:marBottom w:val="0"/>
          <w:divBdr>
            <w:top w:val="none" w:sz="0" w:space="0" w:color="auto"/>
            <w:left w:val="none" w:sz="0" w:space="0" w:color="auto"/>
            <w:bottom w:val="none" w:sz="0" w:space="0" w:color="auto"/>
            <w:right w:val="none" w:sz="0" w:space="0" w:color="auto"/>
          </w:divBdr>
        </w:div>
        <w:div w:id="1797482483">
          <w:marLeft w:val="640"/>
          <w:marRight w:val="0"/>
          <w:marTop w:val="0"/>
          <w:marBottom w:val="0"/>
          <w:divBdr>
            <w:top w:val="none" w:sz="0" w:space="0" w:color="auto"/>
            <w:left w:val="none" w:sz="0" w:space="0" w:color="auto"/>
            <w:bottom w:val="none" w:sz="0" w:space="0" w:color="auto"/>
            <w:right w:val="none" w:sz="0" w:space="0" w:color="auto"/>
          </w:divBdr>
        </w:div>
        <w:div w:id="229117776">
          <w:marLeft w:val="640"/>
          <w:marRight w:val="0"/>
          <w:marTop w:val="0"/>
          <w:marBottom w:val="0"/>
          <w:divBdr>
            <w:top w:val="none" w:sz="0" w:space="0" w:color="auto"/>
            <w:left w:val="none" w:sz="0" w:space="0" w:color="auto"/>
            <w:bottom w:val="none" w:sz="0" w:space="0" w:color="auto"/>
            <w:right w:val="none" w:sz="0" w:space="0" w:color="auto"/>
          </w:divBdr>
        </w:div>
        <w:div w:id="2140683542">
          <w:marLeft w:val="640"/>
          <w:marRight w:val="0"/>
          <w:marTop w:val="0"/>
          <w:marBottom w:val="0"/>
          <w:divBdr>
            <w:top w:val="none" w:sz="0" w:space="0" w:color="auto"/>
            <w:left w:val="none" w:sz="0" w:space="0" w:color="auto"/>
            <w:bottom w:val="none" w:sz="0" w:space="0" w:color="auto"/>
            <w:right w:val="none" w:sz="0" w:space="0" w:color="auto"/>
          </w:divBdr>
        </w:div>
        <w:div w:id="469792048">
          <w:marLeft w:val="640"/>
          <w:marRight w:val="0"/>
          <w:marTop w:val="0"/>
          <w:marBottom w:val="0"/>
          <w:divBdr>
            <w:top w:val="none" w:sz="0" w:space="0" w:color="auto"/>
            <w:left w:val="none" w:sz="0" w:space="0" w:color="auto"/>
            <w:bottom w:val="none" w:sz="0" w:space="0" w:color="auto"/>
            <w:right w:val="none" w:sz="0" w:space="0" w:color="auto"/>
          </w:divBdr>
        </w:div>
        <w:div w:id="1470856810">
          <w:marLeft w:val="640"/>
          <w:marRight w:val="0"/>
          <w:marTop w:val="0"/>
          <w:marBottom w:val="0"/>
          <w:divBdr>
            <w:top w:val="none" w:sz="0" w:space="0" w:color="auto"/>
            <w:left w:val="none" w:sz="0" w:space="0" w:color="auto"/>
            <w:bottom w:val="none" w:sz="0" w:space="0" w:color="auto"/>
            <w:right w:val="none" w:sz="0" w:space="0" w:color="auto"/>
          </w:divBdr>
        </w:div>
        <w:div w:id="1525174025">
          <w:marLeft w:val="640"/>
          <w:marRight w:val="0"/>
          <w:marTop w:val="0"/>
          <w:marBottom w:val="0"/>
          <w:divBdr>
            <w:top w:val="none" w:sz="0" w:space="0" w:color="auto"/>
            <w:left w:val="none" w:sz="0" w:space="0" w:color="auto"/>
            <w:bottom w:val="none" w:sz="0" w:space="0" w:color="auto"/>
            <w:right w:val="none" w:sz="0" w:space="0" w:color="auto"/>
          </w:divBdr>
        </w:div>
        <w:div w:id="941378801">
          <w:marLeft w:val="640"/>
          <w:marRight w:val="0"/>
          <w:marTop w:val="0"/>
          <w:marBottom w:val="0"/>
          <w:divBdr>
            <w:top w:val="none" w:sz="0" w:space="0" w:color="auto"/>
            <w:left w:val="none" w:sz="0" w:space="0" w:color="auto"/>
            <w:bottom w:val="none" w:sz="0" w:space="0" w:color="auto"/>
            <w:right w:val="none" w:sz="0" w:space="0" w:color="auto"/>
          </w:divBdr>
        </w:div>
        <w:div w:id="1498497708">
          <w:marLeft w:val="640"/>
          <w:marRight w:val="0"/>
          <w:marTop w:val="0"/>
          <w:marBottom w:val="0"/>
          <w:divBdr>
            <w:top w:val="none" w:sz="0" w:space="0" w:color="auto"/>
            <w:left w:val="none" w:sz="0" w:space="0" w:color="auto"/>
            <w:bottom w:val="none" w:sz="0" w:space="0" w:color="auto"/>
            <w:right w:val="none" w:sz="0" w:space="0" w:color="auto"/>
          </w:divBdr>
        </w:div>
        <w:div w:id="1270626833">
          <w:marLeft w:val="640"/>
          <w:marRight w:val="0"/>
          <w:marTop w:val="0"/>
          <w:marBottom w:val="0"/>
          <w:divBdr>
            <w:top w:val="none" w:sz="0" w:space="0" w:color="auto"/>
            <w:left w:val="none" w:sz="0" w:space="0" w:color="auto"/>
            <w:bottom w:val="none" w:sz="0" w:space="0" w:color="auto"/>
            <w:right w:val="none" w:sz="0" w:space="0" w:color="auto"/>
          </w:divBdr>
        </w:div>
        <w:div w:id="1000036998">
          <w:marLeft w:val="640"/>
          <w:marRight w:val="0"/>
          <w:marTop w:val="0"/>
          <w:marBottom w:val="0"/>
          <w:divBdr>
            <w:top w:val="none" w:sz="0" w:space="0" w:color="auto"/>
            <w:left w:val="none" w:sz="0" w:space="0" w:color="auto"/>
            <w:bottom w:val="none" w:sz="0" w:space="0" w:color="auto"/>
            <w:right w:val="none" w:sz="0" w:space="0" w:color="auto"/>
          </w:divBdr>
        </w:div>
        <w:div w:id="1870952199">
          <w:marLeft w:val="640"/>
          <w:marRight w:val="0"/>
          <w:marTop w:val="0"/>
          <w:marBottom w:val="0"/>
          <w:divBdr>
            <w:top w:val="none" w:sz="0" w:space="0" w:color="auto"/>
            <w:left w:val="none" w:sz="0" w:space="0" w:color="auto"/>
            <w:bottom w:val="none" w:sz="0" w:space="0" w:color="auto"/>
            <w:right w:val="none" w:sz="0" w:space="0" w:color="auto"/>
          </w:divBdr>
        </w:div>
        <w:div w:id="1831016449">
          <w:marLeft w:val="640"/>
          <w:marRight w:val="0"/>
          <w:marTop w:val="0"/>
          <w:marBottom w:val="0"/>
          <w:divBdr>
            <w:top w:val="none" w:sz="0" w:space="0" w:color="auto"/>
            <w:left w:val="none" w:sz="0" w:space="0" w:color="auto"/>
            <w:bottom w:val="none" w:sz="0" w:space="0" w:color="auto"/>
            <w:right w:val="none" w:sz="0" w:space="0" w:color="auto"/>
          </w:divBdr>
        </w:div>
        <w:div w:id="1860922314">
          <w:marLeft w:val="640"/>
          <w:marRight w:val="0"/>
          <w:marTop w:val="0"/>
          <w:marBottom w:val="0"/>
          <w:divBdr>
            <w:top w:val="none" w:sz="0" w:space="0" w:color="auto"/>
            <w:left w:val="none" w:sz="0" w:space="0" w:color="auto"/>
            <w:bottom w:val="none" w:sz="0" w:space="0" w:color="auto"/>
            <w:right w:val="none" w:sz="0" w:space="0" w:color="auto"/>
          </w:divBdr>
        </w:div>
        <w:div w:id="1077751986">
          <w:marLeft w:val="640"/>
          <w:marRight w:val="0"/>
          <w:marTop w:val="0"/>
          <w:marBottom w:val="0"/>
          <w:divBdr>
            <w:top w:val="none" w:sz="0" w:space="0" w:color="auto"/>
            <w:left w:val="none" w:sz="0" w:space="0" w:color="auto"/>
            <w:bottom w:val="none" w:sz="0" w:space="0" w:color="auto"/>
            <w:right w:val="none" w:sz="0" w:space="0" w:color="auto"/>
          </w:divBdr>
        </w:div>
        <w:div w:id="826475869">
          <w:marLeft w:val="640"/>
          <w:marRight w:val="0"/>
          <w:marTop w:val="0"/>
          <w:marBottom w:val="0"/>
          <w:divBdr>
            <w:top w:val="none" w:sz="0" w:space="0" w:color="auto"/>
            <w:left w:val="none" w:sz="0" w:space="0" w:color="auto"/>
            <w:bottom w:val="none" w:sz="0" w:space="0" w:color="auto"/>
            <w:right w:val="none" w:sz="0" w:space="0" w:color="auto"/>
          </w:divBdr>
        </w:div>
        <w:div w:id="1044255559">
          <w:marLeft w:val="640"/>
          <w:marRight w:val="0"/>
          <w:marTop w:val="0"/>
          <w:marBottom w:val="0"/>
          <w:divBdr>
            <w:top w:val="none" w:sz="0" w:space="0" w:color="auto"/>
            <w:left w:val="none" w:sz="0" w:space="0" w:color="auto"/>
            <w:bottom w:val="none" w:sz="0" w:space="0" w:color="auto"/>
            <w:right w:val="none" w:sz="0" w:space="0" w:color="auto"/>
          </w:divBdr>
        </w:div>
        <w:div w:id="533274216">
          <w:marLeft w:val="640"/>
          <w:marRight w:val="0"/>
          <w:marTop w:val="0"/>
          <w:marBottom w:val="0"/>
          <w:divBdr>
            <w:top w:val="none" w:sz="0" w:space="0" w:color="auto"/>
            <w:left w:val="none" w:sz="0" w:space="0" w:color="auto"/>
            <w:bottom w:val="none" w:sz="0" w:space="0" w:color="auto"/>
            <w:right w:val="none" w:sz="0" w:space="0" w:color="auto"/>
          </w:divBdr>
        </w:div>
        <w:div w:id="226569787">
          <w:marLeft w:val="640"/>
          <w:marRight w:val="0"/>
          <w:marTop w:val="0"/>
          <w:marBottom w:val="0"/>
          <w:divBdr>
            <w:top w:val="none" w:sz="0" w:space="0" w:color="auto"/>
            <w:left w:val="none" w:sz="0" w:space="0" w:color="auto"/>
            <w:bottom w:val="none" w:sz="0" w:space="0" w:color="auto"/>
            <w:right w:val="none" w:sz="0" w:space="0" w:color="auto"/>
          </w:divBdr>
        </w:div>
        <w:div w:id="309486022">
          <w:marLeft w:val="640"/>
          <w:marRight w:val="0"/>
          <w:marTop w:val="0"/>
          <w:marBottom w:val="0"/>
          <w:divBdr>
            <w:top w:val="none" w:sz="0" w:space="0" w:color="auto"/>
            <w:left w:val="none" w:sz="0" w:space="0" w:color="auto"/>
            <w:bottom w:val="none" w:sz="0" w:space="0" w:color="auto"/>
            <w:right w:val="none" w:sz="0" w:space="0" w:color="auto"/>
          </w:divBdr>
        </w:div>
        <w:div w:id="89274912">
          <w:marLeft w:val="640"/>
          <w:marRight w:val="0"/>
          <w:marTop w:val="0"/>
          <w:marBottom w:val="0"/>
          <w:divBdr>
            <w:top w:val="none" w:sz="0" w:space="0" w:color="auto"/>
            <w:left w:val="none" w:sz="0" w:space="0" w:color="auto"/>
            <w:bottom w:val="none" w:sz="0" w:space="0" w:color="auto"/>
            <w:right w:val="none" w:sz="0" w:space="0" w:color="auto"/>
          </w:divBdr>
        </w:div>
        <w:div w:id="56442181">
          <w:marLeft w:val="640"/>
          <w:marRight w:val="0"/>
          <w:marTop w:val="0"/>
          <w:marBottom w:val="0"/>
          <w:divBdr>
            <w:top w:val="none" w:sz="0" w:space="0" w:color="auto"/>
            <w:left w:val="none" w:sz="0" w:space="0" w:color="auto"/>
            <w:bottom w:val="none" w:sz="0" w:space="0" w:color="auto"/>
            <w:right w:val="none" w:sz="0" w:space="0" w:color="auto"/>
          </w:divBdr>
        </w:div>
        <w:div w:id="249311881">
          <w:marLeft w:val="640"/>
          <w:marRight w:val="0"/>
          <w:marTop w:val="0"/>
          <w:marBottom w:val="0"/>
          <w:divBdr>
            <w:top w:val="none" w:sz="0" w:space="0" w:color="auto"/>
            <w:left w:val="none" w:sz="0" w:space="0" w:color="auto"/>
            <w:bottom w:val="none" w:sz="0" w:space="0" w:color="auto"/>
            <w:right w:val="none" w:sz="0" w:space="0" w:color="auto"/>
          </w:divBdr>
        </w:div>
        <w:div w:id="1115639966">
          <w:marLeft w:val="640"/>
          <w:marRight w:val="0"/>
          <w:marTop w:val="0"/>
          <w:marBottom w:val="0"/>
          <w:divBdr>
            <w:top w:val="none" w:sz="0" w:space="0" w:color="auto"/>
            <w:left w:val="none" w:sz="0" w:space="0" w:color="auto"/>
            <w:bottom w:val="none" w:sz="0" w:space="0" w:color="auto"/>
            <w:right w:val="none" w:sz="0" w:space="0" w:color="auto"/>
          </w:divBdr>
        </w:div>
        <w:div w:id="1631665279">
          <w:marLeft w:val="640"/>
          <w:marRight w:val="0"/>
          <w:marTop w:val="0"/>
          <w:marBottom w:val="0"/>
          <w:divBdr>
            <w:top w:val="none" w:sz="0" w:space="0" w:color="auto"/>
            <w:left w:val="none" w:sz="0" w:space="0" w:color="auto"/>
            <w:bottom w:val="none" w:sz="0" w:space="0" w:color="auto"/>
            <w:right w:val="none" w:sz="0" w:space="0" w:color="auto"/>
          </w:divBdr>
        </w:div>
        <w:div w:id="2088846483">
          <w:marLeft w:val="640"/>
          <w:marRight w:val="0"/>
          <w:marTop w:val="0"/>
          <w:marBottom w:val="0"/>
          <w:divBdr>
            <w:top w:val="none" w:sz="0" w:space="0" w:color="auto"/>
            <w:left w:val="none" w:sz="0" w:space="0" w:color="auto"/>
            <w:bottom w:val="none" w:sz="0" w:space="0" w:color="auto"/>
            <w:right w:val="none" w:sz="0" w:space="0" w:color="auto"/>
          </w:divBdr>
        </w:div>
        <w:div w:id="1483080672">
          <w:marLeft w:val="640"/>
          <w:marRight w:val="0"/>
          <w:marTop w:val="0"/>
          <w:marBottom w:val="0"/>
          <w:divBdr>
            <w:top w:val="none" w:sz="0" w:space="0" w:color="auto"/>
            <w:left w:val="none" w:sz="0" w:space="0" w:color="auto"/>
            <w:bottom w:val="none" w:sz="0" w:space="0" w:color="auto"/>
            <w:right w:val="none" w:sz="0" w:space="0" w:color="auto"/>
          </w:divBdr>
        </w:div>
        <w:div w:id="827404211">
          <w:marLeft w:val="640"/>
          <w:marRight w:val="0"/>
          <w:marTop w:val="0"/>
          <w:marBottom w:val="0"/>
          <w:divBdr>
            <w:top w:val="none" w:sz="0" w:space="0" w:color="auto"/>
            <w:left w:val="none" w:sz="0" w:space="0" w:color="auto"/>
            <w:bottom w:val="none" w:sz="0" w:space="0" w:color="auto"/>
            <w:right w:val="none" w:sz="0" w:space="0" w:color="auto"/>
          </w:divBdr>
        </w:div>
        <w:div w:id="1970820411">
          <w:marLeft w:val="640"/>
          <w:marRight w:val="0"/>
          <w:marTop w:val="0"/>
          <w:marBottom w:val="0"/>
          <w:divBdr>
            <w:top w:val="none" w:sz="0" w:space="0" w:color="auto"/>
            <w:left w:val="none" w:sz="0" w:space="0" w:color="auto"/>
            <w:bottom w:val="none" w:sz="0" w:space="0" w:color="auto"/>
            <w:right w:val="none" w:sz="0" w:space="0" w:color="auto"/>
          </w:divBdr>
        </w:div>
        <w:div w:id="1561556745">
          <w:marLeft w:val="640"/>
          <w:marRight w:val="0"/>
          <w:marTop w:val="0"/>
          <w:marBottom w:val="0"/>
          <w:divBdr>
            <w:top w:val="none" w:sz="0" w:space="0" w:color="auto"/>
            <w:left w:val="none" w:sz="0" w:space="0" w:color="auto"/>
            <w:bottom w:val="none" w:sz="0" w:space="0" w:color="auto"/>
            <w:right w:val="none" w:sz="0" w:space="0" w:color="auto"/>
          </w:divBdr>
        </w:div>
        <w:div w:id="910501674">
          <w:marLeft w:val="640"/>
          <w:marRight w:val="0"/>
          <w:marTop w:val="0"/>
          <w:marBottom w:val="0"/>
          <w:divBdr>
            <w:top w:val="none" w:sz="0" w:space="0" w:color="auto"/>
            <w:left w:val="none" w:sz="0" w:space="0" w:color="auto"/>
            <w:bottom w:val="none" w:sz="0" w:space="0" w:color="auto"/>
            <w:right w:val="none" w:sz="0" w:space="0" w:color="auto"/>
          </w:divBdr>
        </w:div>
        <w:div w:id="470945027">
          <w:marLeft w:val="640"/>
          <w:marRight w:val="0"/>
          <w:marTop w:val="0"/>
          <w:marBottom w:val="0"/>
          <w:divBdr>
            <w:top w:val="none" w:sz="0" w:space="0" w:color="auto"/>
            <w:left w:val="none" w:sz="0" w:space="0" w:color="auto"/>
            <w:bottom w:val="none" w:sz="0" w:space="0" w:color="auto"/>
            <w:right w:val="none" w:sz="0" w:space="0" w:color="auto"/>
          </w:divBdr>
        </w:div>
        <w:div w:id="1191534140">
          <w:marLeft w:val="640"/>
          <w:marRight w:val="0"/>
          <w:marTop w:val="0"/>
          <w:marBottom w:val="0"/>
          <w:divBdr>
            <w:top w:val="none" w:sz="0" w:space="0" w:color="auto"/>
            <w:left w:val="none" w:sz="0" w:space="0" w:color="auto"/>
            <w:bottom w:val="none" w:sz="0" w:space="0" w:color="auto"/>
            <w:right w:val="none" w:sz="0" w:space="0" w:color="auto"/>
          </w:divBdr>
        </w:div>
        <w:div w:id="1509758112">
          <w:marLeft w:val="640"/>
          <w:marRight w:val="0"/>
          <w:marTop w:val="0"/>
          <w:marBottom w:val="0"/>
          <w:divBdr>
            <w:top w:val="none" w:sz="0" w:space="0" w:color="auto"/>
            <w:left w:val="none" w:sz="0" w:space="0" w:color="auto"/>
            <w:bottom w:val="none" w:sz="0" w:space="0" w:color="auto"/>
            <w:right w:val="none" w:sz="0" w:space="0" w:color="auto"/>
          </w:divBdr>
        </w:div>
        <w:div w:id="1259948294">
          <w:marLeft w:val="640"/>
          <w:marRight w:val="0"/>
          <w:marTop w:val="0"/>
          <w:marBottom w:val="0"/>
          <w:divBdr>
            <w:top w:val="none" w:sz="0" w:space="0" w:color="auto"/>
            <w:left w:val="none" w:sz="0" w:space="0" w:color="auto"/>
            <w:bottom w:val="none" w:sz="0" w:space="0" w:color="auto"/>
            <w:right w:val="none" w:sz="0" w:space="0" w:color="auto"/>
          </w:divBdr>
        </w:div>
        <w:div w:id="471559371">
          <w:marLeft w:val="640"/>
          <w:marRight w:val="0"/>
          <w:marTop w:val="0"/>
          <w:marBottom w:val="0"/>
          <w:divBdr>
            <w:top w:val="none" w:sz="0" w:space="0" w:color="auto"/>
            <w:left w:val="none" w:sz="0" w:space="0" w:color="auto"/>
            <w:bottom w:val="none" w:sz="0" w:space="0" w:color="auto"/>
            <w:right w:val="none" w:sz="0" w:space="0" w:color="auto"/>
          </w:divBdr>
        </w:div>
        <w:div w:id="1279795205">
          <w:marLeft w:val="640"/>
          <w:marRight w:val="0"/>
          <w:marTop w:val="0"/>
          <w:marBottom w:val="0"/>
          <w:divBdr>
            <w:top w:val="none" w:sz="0" w:space="0" w:color="auto"/>
            <w:left w:val="none" w:sz="0" w:space="0" w:color="auto"/>
            <w:bottom w:val="none" w:sz="0" w:space="0" w:color="auto"/>
            <w:right w:val="none" w:sz="0" w:space="0" w:color="auto"/>
          </w:divBdr>
        </w:div>
        <w:div w:id="1826779693">
          <w:marLeft w:val="640"/>
          <w:marRight w:val="0"/>
          <w:marTop w:val="0"/>
          <w:marBottom w:val="0"/>
          <w:divBdr>
            <w:top w:val="none" w:sz="0" w:space="0" w:color="auto"/>
            <w:left w:val="none" w:sz="0" w:space="0" w:color="auto"/>
            <w:bottom w:val="none" w:sz="0" w:space="0" w:color="auto"/>
            <w:right w:val="none" w:sz="0" w:space="0" w:color="auto"/>
          </w:divBdr>
        </w:div>
        <w:div w:id="1488278923">
          <w:marLeft w:val="640"/>
          <w:marRight w:val="0"/>
          <w:marTop w:val="0"/>
          <w:marBottom w:val="0"/>
          <w:divBdr>
            <w:top w:val="none" w:sz="0" w:space="0" w:color="auto"/>
            <w:left w:val="none" w:sz="0" w:space="0" w:color="auto"/>
            <w:bottom w:val="none" w:sz="0" w:space="0" w:color="auto"/>
            <w:right w:val="none" w:sz="0" w:space="0" w:color="auto"/>
          </w:divBdr>
        </w:div>
        <w:div w:id="1348600989">
          <w:marLeft w:val="640"/>
          <w:marRight w:val="0"/>
          <w:marTop w:val="0"/>
          <w:marBottom w:val="0"/>
          <w:divBdr>
            <w:top w:val="none" w:sz="0" w:space="0" w:color="auto"/>
            <w:left w:val="none" w:sz="0" w:space="0" w:color="auto"/>
            <w:bottom w:val="none" w:sz="0" w:space="0" w:color="auto"/>
            <w:right w:val="none" w:sz="0" w:space="0" w:color="auto"/>
          </w:divBdr>
        </w:div>
        <w:div w:id="107891647">
          <w:marLeft w:val="640"/>
          <w:marRight w:val="0"/>
          <w:marTop w:val="0"/>
          <w:marBottom w:val="0"/>
          <w:divBdr>
            <w:top w:val="none" w:sz="0" w:space="0" w:color="auto"/>
            <w:left w:val="none" w:sz="0" w:space="0" w:color="auto"/>
            <w:bottom w:val="none" w:sz="0" w:space="0" w:color="auto"/>
            <w:right w:val="none" w:sz="0" w:space="0" w:color="auto"/>
          </w:divBdr>
        </w:div>
        <w:div w:id="34089205">
          <w:marLeft w:val="640"/>
          <w:marRight w:val="0"/>
          <w:marTop w:val="0"/>
          <w:marBottom w:val="0"/>
          <w:divBdr>
            <w:top w:val="none" w:sz="0" w:space="0" w:color="auto"/>
            <w:left w:val="none" w:sz="0" w:space="0" w:color="auto"/>
            <w:bottom w:val="none" w:sz="0" w:space="0" w:color="auto"/>
            <w:right w:val="none" w:sz="0" w:space="0" w:color="auto"/>
          </w:divBdr>
        </w:div>
        <w:div w:id="1390835832">
          <w:marLeft w:val="640"/>
          <w:marRight w:val="0"/>
          <w:marTop w:val="0"/>
          <w:marBottom w:val="0"/>
          <w:divBdr>
            <w:top w:val="none" w:sz="0" w:space="0" w:color="auto"/>
            <w:left w:val="none" w:sz="0" w:space="0" w:color="auto"/>
            <w:bottom w:val="none" w:sz="0" w:space="0" w:color="auto"/>
            <w:right w:val="none" w:sz="0" w:space="0" w:color="auto"/>
          </w:divBdr>
        </w:div>
        <w:div w:id="845293140">
          <w:marLeft w:val="640"/>
          <w:marRight w:val="0"/>
          <w:marTop w:val="0"/>
          <w:marBottom w:val="0"/>
          <w:divBdr>
            <w:top w:val="none" w:sz="0" w:space="0" w:color="auto"/>
            <w:left w:val="none" w:sz="0" w:space="0" w:color="auto"/>
            <w:bottom w:val="none" w:sz="0" w:space="0" w:color="auto"/>
            <w:right w:val="none" w:sz="0" w:space="0" w:color="auto"/>
          </w:divBdr>
        </w:div>
        <w:div w:id="57486425">
          <w:marLeft w:val="640"/>
          <w:marRight w:val="0"/>
          <w:marTop w:val="0"/>
          <w:marBottom w:val="0"/>
          <w:divBdr>
            <w:top w:val="none" w:sz="0" w:space="0" w:color="auto"/>
            <w:left w:val="none" w:sz="0" w:space="0" w:color="auto"/>
            <w:bottom w:val="none" w:sz="0" w:space="0" w:color="auto"/>
            <w:right w:val="none" w:sz="0" w:space="0" w:color="auto"/>
          </w:divBdr>
        </w:div>
        <w:div w:id="2030326839">
          <w:marLeft w:val="640"/>
          <w:marRight w:val="0"/>
          <w:marTop w:val="0"/>
          <w:marBottom w:val="0"/>
          <w:divBdr>
            <w:top w:val="none" w:sz="0" w:space="0" w:color="auto"/>
            <w:left w:val="none" w:sz="0" w:space="0" w:color="auto"/>
            <w:bottom w:val="none" w:sz="0" w:space="0" w:color="auto"/>
            <w:right w:val="none" w:sz="0" w:space="0" w:color="auto"/>
          </w:divBdr>
        </w:div>
        <w:div w:id="1594390258">
          <w:marLeft w:val="640"/>
          <w:marRight w:val="0"/>
          <w:marTop w:val="0"/>
          <w:marBottom w:val="0"/>
          <w:divBdr>
            <w:top w:val="none" w:sz="0" w:space="0" w:color="auto"/>
            <w:left w:val="none" w:sz="0" w:space="0" w:color="auto"/>
            <w:bottom w:val="none" w:sz="0" w:space="0" w:color="auto"/>
            <w:right w:val="none" w:sz="0" w:space="0" w:color="auto"/>
          </w:divBdr>
        </w:div>
        <w:div w:id="1147740711">
          <w:marLeft w:val="640"/>
          <w:marRight w:val="0"/>
          <w:marTop w:val="0"/>
          <w:marBottom w:val="0"/>
          <w:divBdr>
            <w:top w:val="none" w:sz="0" w:space="0" w:color="auto"/>
            <w:left w:val="none" w:sz="0" w:space="0" w:color="auto"/>
            <w:bottom w:val="none" w:sz="0" w:space="0" w:color="auto"/>
            <w:right w:val="none" w:sz="0" w:space="0" w:color="auto"/>
          </w:divBdr>
        </w:div>
        <w:div w:id="1027292749">
          <w:marLeft w:val="640"/>
          <w:marRight w:val="0"/>
          <w:marTop w:val="0"/>
          <w:marBottom w:val="0"/>
          <w:divBdr>
            <w:top w:val="none" w:sz="0" w:space="0" w:color="auto"/>
            <w:left w:val="none" w:sz="0" w:space="0" w:color="auto"/>
            <w:bottom w:val="none" w:sz="0" w:space="0" w:color="auto"/>
            <w:right w:val="none" w:sz="0" w:space="0" w:color="auto"/>
          </w:divBdr>
        </w:div>
        <w:div w:id="992221439">
          <w:marLeft w:val="640"/>
          <w:marRight w:val="0"/>
          <w:marTop w:val="0"/>
          <w:marBottom w:val="0"/>
          <w:divBdr>
            <w:top w:val="none" w:sz="0" w:space="0" w:color="auto"/>
            <w:left w:val="none" w:sz="0" w:space="0" w:color="auto"/>
            <w:bottom w:val="none" w:sz="0" w:space="0" w:color="auto"/>
            <w:right w:val="none" w:sz="0" w:space="0" w:color="auto"/>
          </w:divBdr>
        </w:div>
        <w:div w:id="96602848">
          <w:marLeft w:val="640"/>
          <w:marRight w:val="0"/>
          <w:marTop w:val="0"/>
          <w:marBottom w:val="0"/>
          <w:divBdr>
            <w:top w:val="none" w:sz="0" w:space="0" w:color="auto"/>
            <w:left w:val="none" w:sz="0" w:space="0" w:color="auto"/>
            <w:bottom w:val="none" w:sz="0" w:space="0" w:color="auto"/>
            <w:right w:val="none" w:sz="0" w:space="0" w:color="auto"/>
          </w:divBdr>
        </w:div>
        <w:div w:id="1176529989">
          <w:marLeft w:val="640"/>
          <w:marRight w:val="0"/>
          <w:marTop w:val="0"/>
          <w:marBottom w:val="0"/>
          <w:divBdr>
            <w:top w:val="none" w:sz="0" w:space="0" w:color="auto"/>
            <w:left w:val="none" w:sz="0" w:space="0" w:color="auto"/>
            <w:bottom w:val="none" w:sz="0" w:space="0" w:color="auto"/>
            <w:right w:val="none" w:sz="0" w:space="0" w:color="auto"/>
          </w:divBdr>
        </w:div>
        <w:div w:id="1041635454">
          <w:marLeft w:val="640"/>
          <w:marRight w:val="0"/>
          <w:marTop w:val="0"/>
          <w:marBottom w:val="0"/>
          <w:divBdr>
            <w:top w:val="none" w:sz="0" w:space="0" w:color="auto"/>
            <w:left w:val="none" w:sz="0" w:space="0" w:color="auto"/>
            <w:bottom w:val="none" w:sz="0" w:space="0" w:color="auto"/>
            <w:right w:val="none" w:sz="0" w:space="0" w:color="auto"/>
          </w:divBdr>
        </w:div>
        <w:div w:id="670107625">
          <w:marLeft w:val="640"/>
          <w:marRight w:val="0"/>
          <w:marTop w:val="0"/>
          <w:marBottom w:val="0"/>
          <w:divBdr>
            <w:top w:val="none" w:sz="0" w:space="0" w:color="auto"/>
            <w:left w:val="none" w:sz="0" w:space="0" w:color="auto"/>
            <w:bottom w:val="none" w:sz="0" w:space="0" w:color="auto"/>
            <w:right w:val="none" w:sz="0" w:space="0" w:color="auto"/>
          </w:divBdr>
        </w:div>
        <w:div w:id="239483835">
          <w:marLeft w:val="640"/>
          <w:marRight w:val="0"/>
          <w:marTop w:val="0"/>
          <w:marBottom w:val="0"/>
          <w:divBdr>
            <w:top w:val="none" w:sz="0" w:space="0" w:color="auto"/>
            <w:left w:val="none" w:sz="0" w:space="0" w:color="auto"/>
            <w:bottom w:val="none" w:sz="0" w:space="0" w:color="auto"/>
            <w:right w:val="none" w:sz="0" w:space="0" w:color="auto"/>
          </w:divBdr>
        </w:div>
        <w:div w:id="2099519037">
          <w:marLeft w:val="640"/>
          <w:marRight w:val="0"/>
          <w:marTop w:val="0"/>
          <w:marBottom w:val="0"/>
          <w:divBdr>
            <w:top w:val="none" w:sz="0" w:space="0" w:color="auto"/>
            <w:left w:val="none" w:sz="0" w:space="0" w:color="auto"/>
            <w:bottom w:val="none" w:sz="0" w:space="0" w:color="auto"/>
            <w:right w:val="none" w:sz="0" w:space="0" w:color="auto"/>
          </w:divBdr>
        </w:div>
        <w:div w:id="334579266">
          <w:marLeft w:val="640"/>
          <w:marRight w:val="0"/>
          <w:marTop w:val="0"/>
          <w:marBottom w:val="0"/>
          <w:divBdr>
            <w:top w:val="none" w:sz="0" w:space="0" w:color="auto"/>
            <w:left w:val="none" w:sz="0" w:space="0" w:color="auto"/>
            <w:bottom w:val="none" w:sz="0" w:space="0" w:color="auto"/>
            <w:right w:val="none" w:sz="0" w:space="0" w:color="auto"/>
          </w:divBdr>
        </w:div>
        <w:div w:id="1989356283">
          <w:marLeft w:val="640"/>
          <w:marRight w:val="0"/>
          <w:marTop w:val="0"/>
          <w:marBottom w:val="0"/>
          <w:divBdr>
            <w:top w:val="none" w:sz="0" w:space="0" w:color="auto"/>
            <w:left w:val="none" w:sz="0" w:space="0" w:color="auto"/>
            <w:bottom w:val="none" w:sz="0" w:space="0" w:color="auto"/>
            <w:right w:val="none" w:sz="0" w:space="0" w:color="auto"/>
          </w:divBdr>
        </w:div>
        <w:div w:id="1965110935">
          <w:marLeft w:val="640"/>
          <w:marRight w:val="0"/>
          <w:marTop w:val="0"/>
          <w:marBottom w:val="0"/>
          <w:divBdr>
            <w:top w:val="none" w:sz="0" w:space="0" w:color="auto"/>
            <w:left w:val="none" w:sz="0" w:space="0" w:color="auto"/>
            <w:bottom w:val="none" w:sz="0" w:space="0" w:color="auto"/>
            <w:right w:val="none" w:sz="0" w:space="0" w:color="auto"/>
          </w:divBdr>
        </w:div>
        <w:div w:id="1292325105">
          <w:marLeft w:val="640"/>
          <w:marRight w:val="0"/>
          <w:marTop w:val="0"/>
          <w:marBottom w:val="0"/>
          <w:divBdr>
            <w:top w:val="none" w:sz="0" w:space="0" w:color="auto"/>
            <w:left w:val="none" w:sz="0" w:space="0" w:color="auto"/>
            <w:bottom w:val="none" w:sz="0" w:space="0" w:color="auto"/>
            <w:right w:val="none" w:sz="0" w:space="0" w:color="auto"/>
          </w:divBdr>
        </w:div>
        <w:div w:id="1568223822">
          <w:marLeft w:val="640"/>
          <w:marRight w:val="0"/>
          <w:marTop w:val="0"/>
          <w:marBottom w:val="0"/>
          <w:divBdr>
            <w:top w:val="none" w:sz="0" w:space="0" w:color="auto"/>
            <w:left w:val="none" w:sz="0" w:space="0" w:color="auto"/>
            <w:bottom w:val="none" w:sz="0" w:space="0" w:color="auto"/>
            <w:right w:val="none" w:sz="0" w:space="0" w:color="auto"/>
          </w:divBdr>
        </w:div>
        <w:div w:id="1890215896">
          <w:marLeft w:val="640"/>
          <w:marRight w:val="0"/>
          <w:marTop w:val="0"/>
          <w:marBottom w:val="0"/>
          <w:divBdr>
            <w:top w:val="none" w:sz="0" w:space="0" w:color="auto"/>
            <w:left w:val="none" w:sz="0" w:space="0" w:color="auto"/>
            <w:bottom w:val="none" w:sz="0" w:space="0" w:color="auto"/>
            <w:right w:val="none" w:sz="0" w:space="0" w:color="auto"/>
          </w:divBdr>
        </w:div>
        <w:div w:id="31195614">
          <w:marLeft w:val="640"/>
          <w:marRight w:val="0"/>
          <w:marTop w:val="0"/>
          <w:marBottom w:val="0"/>
          <w:divBdr>
            <w:top w:val="none" w:sz="0" w:space="0" w:color="auto"/>
            <w:left w:val="none" w:sz="0" w:space="0" w:color="auto"/>
            <w:bottom w:val="none" w:sz="0" w:space="0" w:color="auto"/>
            <w:right w:val="none" w:sz="0" w:space="0" w:color="auto"/>
          </w:divBdr>
        </w:div>
        <w:div w:id="604506813">
          <w:marLeft w:val="640"/>
          <w:marRight w:val="0"/>
          <w:marTop w:val="0"/>
          <w:marBottom w:val="0"/>
          <w:divBdr>
            <w:top w:val="none" w:sz="0" w:space="0" w:color="auto"/>
            <w:left w:val="none" w:sz="0" w:space="0" w:color="auto"/>
            <w:bottom w:val="none" w:sz="0" w:space="0" w:color="auto"/>
            <w:right w:val="none" w:sz="0" w:space="0" w:color="auto"/>
          </w:divBdr>
        </w:div>
        <w:div w:id="120928965">
          <w:marLeft w:val="640"/>
          <w:marRight w:val="0"/>
          <w:marTop w:val="0"/>
          <w:marBottom w:val="0"/>
          <w:divBdr>
            <w:top w:val="none" w:sz="0" w:space="0" w:color="auto"/>
            <w:left w:val="none" w:sz="0" w:space="0" w:color="auto"/>
            <w:bottom w:val="none" w:sz="0" w:space="0" w:color="auto"/>
            <w:right w:val="none" w:sz="0" w:space="0" w:color="auto"/>
          </w:divBdr>
        </w:div>
        <w:div w:id="1096361698">
          <w:marLeft w:val="640"/>
          <w:marRight w:val="0"/>
          <w:marTop w:val="0"/>
          <w:marBottom w:val="0"/>
          <w:divBdr>
            <w:top w:val="none" w:sz="0" w:space="0" w:color="auto"/>
            <w:left w:val="none" w:sz="0" w:space="0" w:color="auto"/>
            <w:bottom w:val="none" w:sz="0" w:space="0" w:color="auto"/>
            <w:right w:val="none" w:sz="0" w:space="0" w:color="auto"/>
          </w:divBdr>
        </w:div>
        <w:div w:id="812257726">
          <w:marLeft w:val="640"/>
          <w:marRight w:val="0"/>
          <w:marTop w:val="0"/>
          <w:marBottom w:val="0"/>
          <w:divBdr>
            <w:top w:val="none" w:sz="0" w:space="0" w:color="auto"/>
            <w:left w:val="none" w:sz="0" w:space="0" w:color="auto"/>
            <w:bottom w:val="none" w:sz="0" w:space="0" w:color="auto"/>
            <w:right w:val="none" w:sz="0" w:space="0" w:color="auto"/>
          </w:divBdr>
        </w:div>
        <w:div w:id="691885495">
          <w:marLeft w:val="640"/>
          <w:marRight w:val="0"/>
          <w:marTop w:val="0"/>
          <w:marBottom w:val="0"/>
          <w:divBdr>
            <w:top w:val="none" w:sz="0" w:space="0" w:color="auto"/>
            <w:left w:val="none" w:sz="0" w:space="0" w:color="auto"/>
            <w:bottom w:val="none" w:sz="0" w:space="0" w:color="auto"/>
            <w:right w:val="none" w:sz="0" w:space="0" w:color="auto"/>
          </w:divBdr>
        </w:div>
        <w:div w:id="2097360115">
          <w:marLeft w:val="640"/>
          <w:marRight w:val="0"/>
          <w:marTop w:val="0"/>
          <w:marBottom w:val="0"/>
          <w:divBdr>
            <w:top w:val="none" w:sz="0" w:space="0" w:color="auto"/>
            <w:left w:val="none" w:sz="0" w:space="0" w:color="auto"/>
            <w:bottom w:val="none" w:sz="0" w:space="0" w:color="auto"/>
            <w:right w:val="none" w:sz="0" w:space="0" w:color="auto"/>
          </w:divBdr>
        </w:div>
        <w:div w:id="1959605392">
          <w:marLeft w:val="640"/>
          <w:marRight w:val="0"/>
          <w:marTop w:val="0"/>
          <w:marBottom w:val="0"/>
          <w:divBdr>
            <w:top w:val="none" w:sz="0" w:space="0" w:color="auto"/>
            <w:left w:val="none" w:sz="0" w:space="0" w:color="auto"/>
            <w:bottom w:val="none" w:sz="0" w:space="0" w:color="auto"/>
            <w:right w:val="none" w:sz="0" w:space="0" w:color="auto"/>
          </w:divBdr>
        </w:div>
        <w:div w:id="89090017">
          <w:marLeft w:val="640"/>
          <w:marRight w:val="0"/>
          <w:marTop w:val="0"/>
          <w:marBottom w:val="0"/>
          <w:divBdr>
            <w:top w:val="none" w:sz="0" w:space="0" w:color="auto"/>
            <w:left w:val="none" w:sz="0" w:space="0" w:color="auto"/>
            <w:bottom w:val="none" w:sz="0" w:space="0" w:color="auto"/>
            <w:right w:val="none" w:sz="0" w:space="0" w:color="auto"/>
          </w:divBdr>
        </w:div>
        <w:div w:id="1083985889">
          <w:marLeft w:val="640"/>
          <w:marRight w:val="0"/>
          <w:marTop w:val="0"/>
          <w:marBottom w:val="0"/>
          <w:divBdr>
            <w:top w:val="none" w:sz="0" w:space="0" w:color="auto"/>
            <w:left w:val="none" w:sz="0" w:space="0" w:color="auto"/>
            <w:bottom w:val="none" w:sz="0" w:space="0" w:color="auto"/>
            <w:right w:val="none" w:sz="0" w:space="0" w:color="auto"/>
          </w:divBdr>
        </w:div>
        <w:div w:id="282076230">
          <w:marLeft w:val="640"/>
          <w:marRight w:val="0"/>
          <w:marTop w:val="0"/>
          <w:marBottom w:val="0"/>
          <w:divBdr>
            <w:top w:val="none" w:sz="0" w:space="0" w:color="auto"/>
            <w:left w:val="none" w:sz="0" w:space="0" w:color="auto"/>
            <w:bottom w:val="none" w:sz="0" w:space="0" w:color="auto"/>
            <w:right w:val="none" w:sz="0" w:space="0" w:color="auto"/>
          </w:divBdr>
        </w:div>
        <w:div w:id="578633499">
          <w:marLeft w:val="640"/>
          <w:marRight w:val="0"/>
          <w:marTop w:val="0"/>
          <w:marBottom w:val="0"/>
          <w:divBdr>
            <w:top w:val="none" w:sz="0" w:space="0" w:color="auto"/>
            <w:left w:val="none" w:sz="0" w:space="0" w:color="auto"/>
            <w:bottom w:val="none" w:sz="0" w:space="0" w:color="auto"/>
            <w:right w:val="none" w:sz="0" w:space="0" w:color="auto"/>
          </w:divBdr>
        </w:div>
        <w:div w:id="358505061">
          <w:marLeft w:val="640"/>
          <w:marRight w:val="0"/>
          <w:marTop w:val="0"/>
          <w:marBottom w:val="0"/>
          <w:divBdr>
            <w:top w:val="none" w:sz="0" w:space="0" w:color="auto"/>
            <w:left w:val="none" w:sz="0" w:space="0" w:color="auto"/>
            <w:bottom w:val="none" w:sz="0" w:space="0" w:color="auto"/>
            <w:right w:val="none" w:sz="0" w:space="0" w:color="auto"/>
          </w:divBdr>
        </w:div>
        <w:div w:id="24523398">
          <w:marLeft w:val="640"/>
          <w:marRight w:val="0"/>
          <w:marTop w:val="0"/>
          <w:marBottom w:val="0"/>
          <w:divBdr>
            <w:top w:val="none" w:sz="0" w:space="0" w:color="auto"/>
            <w:left w:val="none" w:sz="0" w:space="0" w:color="auto"/>
            <w:bottom w:val="none" w:sz="0" w:space="0" w:color="auto"/>
            <w:right w:val="none" w:sz="0" w:space="0" w:color="auto"/>
          </w:divBdr>
        </w:div>
        <w:div w:id="1329022637">
          <w:marLeft w:val="640"/>
          <w:marRight w:val="0"/>
          <w:marTop w:val="0"/>
          <w:marBottom w:val="0"/>
          <w:divBdr>
            <w:top w:val="none" w:sz="0" w:space="0" w:color="auto"/>
            <w:left w:val="none" w:sz="0" w:space="0" w:color="auto"/>
            <w:bottom w:val="none" w:sz="0" w:space="0" w:color="auto"/>
            <w:right w:val="none" w:sz="0" w:space="0" w:color="auto"/>
          </w:divBdr>
        </w:div>
        <w:div w:id="1912740104">
          <w:marLeft w:val="640"/>
          <w:marRight w:val="0"/>
          <w:marTop w:val="0"/>
          <w:marBottom w:val="0"/>
          <w:divBdr>
            <w:top w:val="none" w:sz="0" w:space="0" w:color="auto"/>
            <w:left w:val="none" w:sz="0" w:space="0" w:color="auto"/>
            <w:bottom w:val="none" w:sz="0" w:space="0" w:color="auto"/>
            <w:right w:val="none" w:sz="0" w:space="0" w:color="auto"/>
          </w:divBdr>
        </w:div>
        <w:div w:id="1257011713">
          <w:marLeft w:val="640"/>
          <w:marRight w:val="0"/>
          <w:marTop w:val="0"/>
          <w:marBottom w:val="0"/>
          <w:divBdr>
            <w:top w:val="none" w:sz="0" w:space="0" w:color="auto"/>
            <w:left w:val="none" w:sz="0" w:space="0" w:color="auto"/>
            <w:bottom w:val="none" w:sz="0" w:space="0" w:color="auto"/>
            <w:right w:val="none" w:sz="0" w:space="0" w:color="auto"/>
          </w:divBdr>
        </w:div>
        <w:div w:id="813109565">
          <w:marLeft w:val="640"/>
          <w:marRight w:val="0"/>
          <w:marTop w:val="0"/>
          <w:marBottom w:val="0"/>
          <w:divBdr>
            <w:top w:val="none" w:sz="0" w:space="0" w:color="auto"/>
            <w:left w:val="none" w:sz="0" w:space="0" w:color="auto"/>
            <w:bottom w:val="none" w:sz="0" w:space="0" w:color="auto"/>
            <w:right w:val="none" w:sz="0" w:space="0" w:color="auto"/>
          </w:divBdr>
        </w:div>
        <w:div w:id="1450783310">
          <w:marLeft w:val="640"/>
          <w:marRight w:val="0"/>
          <w:marTop w:val="0"/>
          <w:marBottom w:val="0"/>
          <w:divBdr>
            <w:top w:val="none" w:sz="0" w:space="0" w:color="auto"/>
            <w:left w:val="none" w:sz="0" w:space="0" w:color="auto"/>
            <w:bottom w:val="none" w:sz="0" w:space="0" w:color="auto"/>
            <w:right w:val="none" w:sz="0" w:space="0" w:color="auto"/>
          </w:divBdr>
        </w:div>
        <w:div w:id="1753120380">
          <w:marLeft w:val="640"/>
          <w:marRight w:val="0"/>
          <w:marTop w:val="0"/>
          <w:marBottom w:val="0"/>
          <w:divBdr>
            <w:top w:val="none" w:sz="0" w:space="0" w:color="auto"/>
            <w:left w:val="none" w:sz="0" w:space="0" w:color="auto"/>
            <w:bottom w:val="none" w:sz="0" w:space="0" w:color="auto"/>
            <w:right w:val="none" w:sz="0" w:space="0" w:color="auto"/>
          </w:divBdr>
        </w:div>
        <w:div w:id="254898691">
          <w:marLeft w:val="640"/>
          <w:marRight w:val="0"/>
          <w:marTop w:val="0"/>
          <w:marBottom w:val="0"/>
          <w:divBdr>
            <w:top w:val="none" w:sz="0" w:space="0" w:color="auto"/>
            <w:left w:val="none" w:sz="0" w:space="0" w:color="auto"/>
            <w:bottom w:val="none" w:sz="0" w:space="0" w:color="auto"/>
            <w:right w:val="none" w:sz="0" w:space="0" w:color="auto"/>
          </w:divBdr>
        </w:div>
        <w:div w:id="2110078175">
          <w:marLeft w:val="640"/>
          <w:marRight w:val="0"/>
          <w:marTop w:val="0"/>
          <w:marBottom w:val="0"/>
          <w:divBdr>
            <w:top w:val="none" w:sz="0" w:space="0" w:color="auto"/>
            <w:left w:val="none" w:sz="0" w:space="0" w:color="auto"/>
            <w:bottom w:val="none" w:sz="0" w:space="0" w:color="auto"/>
            <w:right w:val="none" w:sz="0" w:space="0" w:color="auto"/>
          </w:divBdr>
        </w:div>
        <w:div w:id="1230842740">
          <w:marLeft w:val="640"/>
          <w:marRight w:val="0"/>
          <w:marTop w:val="0"/>
          <w:marBottom w:val="0"/>
          <w:divBdr>
            <w:top w:val="none" w:sz="0" w:space="0" w:color="auto"/>
            <w:left w:val="none" w:sz="0" w:space="0" w:color="auto"/>
            <w:bottom w:val="none" w:sz="0" w:space="0" w:color="auto"/>
            <w:right w:val="none" w:sz="0" w:space="0" w:color="auto"/>
          </w:divBdr>
        </w:div>
        <w:div w:id="577137420">
          <w:marLeft w:val="640"/>
          <w:marRight w:val="0"/>
          <w:marTop w:val="0"/>
          <w:marBottom w:val="0"/>
          <w:divBdr>
            <w:top w:val="none" w:sz="0" w:space="0" w:color="auto"/>
            <w:left w:val="none" w:sz="0" w:space="0" w:color="auto"/>
            <w:bottom w:val="none" w:sz="0" w:space="0" w:color="auto"/>
            <w:right w:val="none" w:sz="0" w:space="0" w:color="auto"/>
          </w:divBdr>
        </w:div>
        <w:div w:id="1653827675">
          <w:marLeft w:val="640"/>
          <w:marRight w:val="0"/>
          <w:marTop w:val="0"/>
          <w:marBottom w:val="0"/>
          <w:divBdr>
            <w:top w:val="none" w:sz="0" w:space="0" w:color="auto"/>
            <w:left w:val="none" w:sz="0" w:space="0" w:color="auto"/>
            <w:bottom w:val="none" w:sz="0" w:space="0" w:color="auto"/>
            <w:right w:val="none" w:sz="0" w:space="0" w:color="auto"/>
          </w:divBdr>
        </w:div>
        <w:div w:id="560484672">
          <w:marLeft w:val="640"/>
          <w:marRight w:val="0"/>
          <w:marTop w:val="0"/>
          <w:marBottom w:val="0"/>
          <w:divBdr>
            <w:top w:val="none" w:sz="0" w:space="0" w:color="auto"/>
            <w:left w:val="none" w:sz="0" w:space="0" w:color="auto"/>
            <w:bottom w:val="none" w:sz="0" w:space="0" w:color="auto"/>
            <w:right w:val="none" w:sz="0" w:space="0" w:color="auto"/>
          </w:divBdr>
        </w:div>
        <w:div w:id="775488933">
          <w:marLeft w:val="640"/>
          <w:marRight w:val="0"/>
          <w:marTop w:val="0"/>
          <w:marBottom w:val="0"/>
          <w:divBdr>
            <w:top w:val="none" w:sz="0" w:space="0" w:color="auto"/>
            <w:left w:val="none" w:sz="0" w:space="0" w:color="auto"/>
            <w:bottom w:val="none" w:sz="0" w:space="0" w:color="auto"/>
            <w:right w:val="none" w:sz="0" w:space="0" w:color="auto"/>
          </w:divBdr>
        </w:div>
        <w:div w:id="509488775">
          <w:marLeft w:val="640"/>
          <w:marRight w:val="0"/>
          <w:marTop w:val="0"/>
          <w:marBottom w:val="0"/>
          <w:divBdr>
            <w:top w:val="none" w:sz="0" w:space="0" w:color="auto"/>
            <w:left w:val="none" w:sz="0" w:space="0" w:color="auto"/>
            <w:bottom w:val="none" w:sz="0" w:space="0" w:color="auto"/>
            <w:right w:val="none" w:sz="0" w:space="0" w:color="auto"/>
          </w:divBdr>
        </w:div>
        <w:div w:id="94252293">
          <w:marLeft w:val="640"/>
          <w:marRight w:val="0"/>
          <w:marTop w:val="0"/>
          <w:marBottom w:val="0"/>
          <w:divBdr>
            <w:top w:val="none" w:sz="0" w:space="0" w:color="auto"/>
            <w:left w:val="none" w:sz="0" w:space="0" w:color="auto"/>
            <w:bottom w:val="none" w:sz="0" w:space="0" w:color="auto"/>
            <w:right w:val="none" w:sz="0" w:space="0" w:color="auto"/>
          </w:divBdr>
        </w:div>
        <w:div w:id="1068111935">
          <w:marLeft w:val="640"/>
          <w:marRight w:val="0"/>
          <w:marTop w:val="0"/>
          <w:marBottom w:val="0"/>
          <w:divBdr>
            <w:top w:val="none" w:sz="0" w:space="0" w:color="auto"/>
            <w:left w:val="none" w:sz="0" w:space="0" w:color="auto"/>
            <w:bottom w:val="none" w:sz="0" w:space="0" w:color="auto"/>
            <w:right w:val="none" w:sz="0" w:space="0" w:color="auto"/>
          </w:divBdr>
        </w:div>
        <w:div w:id="671686881">
          <w:marLeft w:val="640"/>
          <w:marRight w:val="0"/>
          <w:marTop w:val="0"/>
          <w:marBottom w:val="0"/>
          <w:divBdr>
            <w:top w:val="none" w:sz="0" w:space="0" w:color="auto"/>
            <w:left w:val="none" w:sz="0" w:space="0" w:color="auto"/>
            <w:bottom w:val="none" w:sz="0" w:space="0" w:color="auto"/>
            <w:right w:val="none" w:sz="0" w:space="0" w:color="auto"/>
          </w:divBdr>
        </w:div>
        <w:div w:id="2007898939">
          <w:marLeft w:val="640"/>
          <w:marRight w:val="0"/>
          <w:marTop w:val="0"/>
          <w:marBottom w:val="0"/>
          <w:divBdr>
            <w:top w:val="none" w:sz="0" w:space="0" w:color="auto"/>
            <w:left w:val="none" w:sz="0" w:space="0" w:color="auto"/>
            <w:bottom w:val="none" w:sz="0" w:space="0" w:color="auto"/>
            <w:right w:val="none" w:sz="0" w:space="0" w:color="auto"/>
          </w:divBdr>
        </w:div>
        <w:div w:id="804929649">
          <w:marLeft w:val="640"/>
          <w:marRight w:val="0"/>
          <w:marTop w:val="0"/>
          <w:marBottom w:val="0"/>
          <w:divBdr>
            <w:top w:val="none" w:sz="0" w:space="0" w:color="auto"/>
            <w:left w:val="none" w:sz="0" w:space="0" w:color="auto"/>
            <w:bottom w:val="none" w:sz="0" w:space="0" w:color="auto"/>
            <w:right w:val="none" w:sz="0" w:space="0" w:color="auto"/>
          </w:divBdr>
        </w:div>
        <w:div w:id="1264724598">
          <w:marLeft w:val="640"/>
          <w:marRight w:val="0"/>
          <w:marTop w:val="0"/>
          <w:marBottom w:val="0"/>
          <w:divBdr>
            <w:top w:val="none" w:sz="0" w:space="0" w:color="auto"/>
            <w:left w:val="none" w:sz="0" w:space="0" w:color="auto"/>
            <w:bottom w:val="none" w:sz="0" w:space="0" w:color="auto"/>
            <w:right w:val="none" w:sz="0" w:space="0" w:color="auto"/>
          </w:divBdr>
        </w:div>
        <w:div w:id="2032291015">
          <w:marLeft w:val="640"/>
          <w:marRight w:val="0"/>
          <w:marTop w:val="0"/>
          <w:marBottom w:val="0"/>
          <w:divBdr>
            <w:top w:val="none" w:sz="0" w:space="0" w:color="auto"/>
            <w:left w:val="none" w:sz="0" w:space="0" w:color="auto"/>
            <w:bottom w:val="none" w:sz="0" w:space="0" w:color="auto"/>
            <w:right w:val="none" w:sz="0" w:space="0" w:color="auto"/>
          </w:divBdr>
        </w:div>
        <w:div w:id="502822915">
          <w:marLeft w:val="640"/>
          <w:marRight w:val="0"/>
          <w:marTop w:val="0"/>
          <w:marBottom w:val="0"/>
          <w:divBdr>
            <w:top w:val="none" w:sz="0" w:space="0" w:color="auto"/>
            <w:left w:val="none" w:sz="0" w:space="0" w:color="auto"/>
            <w:bottom w:val="none" w:sz="0" w:space="0" w:color="auto"/>
            <w:right w:val="none" w:sz="0" w:space="0" w:color="auto"/>
          </w:divBdr>
        </w:div>
        <w:div w:id="944850072">
          <w:marLeft w:val="640"/>
          <w:marRight w:val="0"/>
          <w:marTop w:val="0"/>
          <w:marBottom w:val="0"/>
          <w:divBdr>
            <w:top w:val="none" w:sz="0" w:space="0" w:color="auto"/>
            <w:left w:val="none" w:sz="0" w:space="0" w:color="auto"/>
            <w:bottom w:val="none" w:sz="0" w:space="0" w:color="auto"/>
            <w:right w:val="none" w:sz="0" w:space="0" w:color="auto"/>
          </w:divBdr>
        </w:div>
        <w:div w:id="522978281">
          <w:marLeft w:val="640"/>
          <w:marRight w:val="0"/>
          <w:marTop w:val="0"/>
          <w:marBottom w:val="0"/>
          <w:divBdr>
            <w:top w:val="none" w:sz="0" w:space="0" w:color="auto"/>
            <w:left w:val="none" w:sz="0" w:space="0" w:color="auto"/>
            <w:bottom w:val="none" w:sz="0" w:space="0" w:color="auto"/>
            <w:right w:val="none" w:sz="0" w:space="0" w:color="auto"/>
          </w:divBdr>
        </w:div>
        <w:div w:id="44060956">
          <w:marLeft w:val="640"/>
          <w:marRight w:val="0"/>
          <w:marTop w:val="0"/>
          <w:marBottom w:val="0"/>
          <w:divBdr>
            <w:top w:val="none" w:sz="0" w:space="0" w:color="auto"/>
            <w:left w:val="none" w:sz="0" w:space="0" w:color="auto"/>
            <w:bottom w:val="none" w:sz="0" w:space="0" w:color="auto"/>
            <w:right w:val="none" w:sz="0" w:space="0" w:color="auto"/>
          </w:divBdr>
        </w:div>
        <w:div w:id="1262225158">
          <w:marLeft w:val="640"/>
          <w:marRight w:val="0"/>
          <w:marTop w:val="0"/>
          <w:marBottom w:val="0"/>
          <w:divBdr>
            <w:top w:val="none" w:sz="0" w:space="0" w:color="auto"/>
            <w:left w:val="none" w:sz="0" w:space="0" w:color="auto"/>
            <w:bottom w:val="none" w:sz="0" w:space="0" w:color="auto"/>
            <w:right w:val="none" w:sz="0" w:space="0" w:color="auto"/>
          </w:divBdr>
        </w:div>
        <w:div w:id="1867208988">
          <w:marLeft w:val="640"/>
          <w:marRight w:val="0"/>
          <w:marTop w:val="0"/>
          <w:marBottom w:val="0"/>
          <w:divBdr>
            <w:top w:val="none" w:sz="0" w:space="0" w:color="auto"/>
            <w:left w:val="none" w:sz="0" w:space="0" w:color="auto"/>
            <w:bottom w:val="none" w:sz="0" w:space="0" w:color="auto"/>
            <w:right w:val="none" w:sz="0" w:space="0" w:color="auto"/>
          </w:divBdr>
        </w:div>
        <w:div w:id="558058233">
          <w:marLeft w:val="640"/>
          <w:marRight w:val="0"/>
          <w:marTop w:val="0"/>
          <w:marBottom w:val="0"/>
          <w:divBdr>
            <w:top w:val="none" w:sz="0" w:space="0" w:color="auto"/>
            <w:left w:val="none" w:sz="0" w:space="0" w:color="auto"/>
            <w:bottom w:val="none" w:sz="0" w:space="0" w:color="auto"/>
            <w:right w:val="none" w:sz="0" w:space="0" w:color="auto"/>
          </w:divBdr>
        </w:div>
        <w:div w:id="1546063302">
          <w:marLeft w:val="640"/>
          <w:marRight w:val="0"/>
          <w:marTop w:val="0"/>
          <w:marBottom w:val="0"/>
          <w:divBdr>
            <w:top w:val="none" w:sz="0" w:space="0" w:color="auto"/>
            <w:left w:val="none" w:sz="0" w:space="0" w:color="auto"/>
            <w:bottom w:val="none" w:sz="0" w:space="0" w:color="auto"/>
            <w:right w:val="none" w:sz="0" w:space="0" w:color="auto"/>
          </w:divBdr>
        </w:div>
        <w:div w:id="1832986640">
          <w:marLeft w:val="640"/>
          <w:marRight w:val="0"/>
          <w:marTop w:val="0"/>
          <w:marBottom w:val="0"/>
          <w:divBdr>
            <w:top w:val="none" w:sz="0" w:space="0" w:color="auto"/>
            <w:left w:val="none" w:sz="0" w:space="0" w:color="auto"/>
            <w:bottom w:val="none" w:sz="0" w:space="0" w:color="auto"/>
            <w:right w:val="none" w:sz="0" w:space="0" w:color="auto"/>
          </w:divBdr>
        </w:div>
        <w:div w:id="204679696">
          <w:marLeft w:val="640"/>
          <w:marRight w:val="0"/>
          <w:marTop w:val="0"/>
          <w:marBottom w:val="0"/>
          <w:divBdr>
            <w:top w:val="none" w:sz="0" w:space="0" w:color="auto"/>
            <w:left w:val="none" w:sz="0" w:space="0" w:color="auto"/>
            <w:bottom w:val="none" w:sz="0" w:space="0" w:color="auto"/>
            <w:right w:val="none" w:sz="0" w:space="0" w:color="auto"/>
          </w:divBdr>
        </w:div>
        <w:div w:id="1096754939">
          <w:marLeft w:val="640"/>
          <w:marRight w:val="0"/>
          <w:marTop w:val="0"/>
          <w:marBottom w:val="0"/>
          <w:divBdr>
            <w:top w:val="none" w:sz="0" w:space="0" w:color="auto"/>
            <w:left w:val="none" w:sz="0" w:space="0" w:color="auto"/>
            <w:bottom w:val="none" w:sz="0" w:space="0" w:color="auto"/>
            <w:right w:val="none" w:sz="0" w:space="0" w:color="auto"/>
          </w:divBdr>
        </w:div>
        <w:div w:id="1881821726">
          <w:marLeft w:val="640"/>
          <w:marRight w:val="0"/>
          <w:marTop w:val="0"/>
          <w:marBottom w:val="0"/>
          <w:divBdr>
            <w:top w:val="none" w:sz="0" w:space="0" w:color="auto"/>
            <w:left w:val="none" w:sz="0" w:space="0" w:color="auto"/>
            <w:bottom w:val="none" w:sz="0" w:space="0" w:color="auto"/>
            <w:right w:val="none" w:sz="0" w:space="0" w:color="auto"/>
          </w:divBdr>
        </w:div>
        <w:div w:id="1867018826">
          <w:marLeft w:val="640"/>
          <w:marRight w:val="0"/>
          <w:marTop w:val="0"/>
          <w:marBottom w:val="0"/>
          <w:divBdr>
            <w:top w:val="none" w:sz="0" w:space="0" w:color="auto"/>
            <w:left w:val="none" w:sz="0" w:space="0" w:color="auto"/>
            <w:bottom w:val="none" w:sz="0" w:space="0" w:color="auto"/>
            <w:right w:val="none" w:sz="0" w:space="0" w:color="auto"/>
          </w:divBdr>
        </w:div>
        <w:div w:id="1039624614">
          <w:marLeft w:val="640"/>
          <w:marRight w:val="0"/>
          <w:marTop w:val="0"/>
          <w:marBottom w:val="0"/>
          <w:divBdr>
            <w:top w:val="none" w:sz="0" w:space="0" w:color="auto"/>
            <w:left w:val="none" w:sz="0" w:space="0" w:color="auto"/>
            <w:bottom w:val="none" w:sz="0" w:space="0" w:color="auto"/>
            <w:right w:val="none" w:sz="0" w:space="0" w:color="auto"/>
          </w:divBdr>
        </w:div>
        <w:div w:id="1005014554">
          <w:marLeft w:val="640"/>
          <w:marRight w:val="0"/>
          <w:marTop w:val="0"/>
          <w:marBottom w:val="0"/>
          <w:divBdr>
            <w:top w:val="none" w:sz="0" w:space="0" w:color="auto"/>
            <w:left w:val="none" w:sz="0" w:space="0" w:color="auto"/>
            <w:bottom w:val="none" w:sz="0" w:space="0" w:color="auto"/>
            <w:right w:val="none" w:sz="0" w:space="0" w:color="auto"/>
          </w:divBdr>
        </w:div>
        <w:div w:id="1324511204">
          <w:marLeft w:val="640"/>
          <w:marRight w:val="0"/>
          <w:marTop w:val="0"/>
          <w:marBottom w:val="0"/>
          <w:divBdr>
            <w:top w:val="none" w:sz="0" w:space="0" w:color="auto"/>
            <w:left w:val="none" w:sz="0" w:space="0" w:color="auto"/>
            <w:bottom w:val="none" w:sz="0" w:space="0" w:color="auto"/>
            <w:right w:val="none" w:sz="0" w:space="0" w:color="auto"/>
          </w:divBdr>
        </w:div>
        <w:div w:id="858591717">
          <w:marLeft w:val="640"/>
          <w:marRight w:val="0"/>
          <w:marTop w:val="0"/>
          <w:marBottom w:val="0"/>
          <w:divBdr>
            <w:top w:val="none" w:sz="0" w:space="0" w:color="auto"/>
            <w:left w:val="none" w:sz="0" w:space="0" w:color="auto"/>
            <w:bottom w:val="none" w:sz="0" w:space="0" w:color="auto"/>
            <w:right w:val="none" w:sz="0" w:space="0" w:color="auto"/>
          </w:divBdr>
        </w:div>
        <w:div w:id="494994879">
          <w:marLeft w:val="640"/>
          <w:marRight w:val="0"/>
          <w:marTop w:val="0"/>
          <w:marBottom w:val="0"/>
          <w:divBdr>
            <w:top w:val="none" w:sz="0" w:space="0" w:color="auto"/>
            <w:left w:val="none" w:sz="0" w:space="0" w:color="auto"/>
            <w:bottom w:val="none" w:sz="0" w:space="0" w:color="auto"/>
            <w:right w:val="none" w:sz="0" w:space="0" w:color="auto"/>
          </w:divBdr>
        </w:div>
        <w:div w:id="2081706696">
          <w:marLeft w:val="640"/>
          <w:marRight w:val="0"/>
          <w:marTop w:val="0"/>
          <w:marBottom w:val="0"/>
          <w:divBdr>
            <w:top w:val="none" w:sz="0" w:space="0" w:color="auto"/>
            <w:left w:val="none" w:sz="0" w:space="0" w:color="auto"/>
            <w:bottom w:val="none" w:sz="0" w:space="0" w:color="auto"/>
            <w:right w:val="none" w:sz="0" w:space="0" w:color="auto"/>
          </w:divBdr>
        </w:div>
        <w:div w:id="1958827076">
          <w:marLeft w:val="640"/>
          <w:marRight w:val="0"/>
          <w:marTop w:val="0"/>
          <w:marBottom w:val="0"/>
          <w:divBdr>
            <w:top w:val="none" w:sz="0" w:space="0" w:color="auto"/>
            <w:left w:val="none" w:sz="0" w:space="0" w:color="auto"/>
            <w:bottom w:val="none" w:sz="0" w:space="0" w:color="auto"/>
            <w:right w:val="none" w:sz="0" w:space="0" w:color="auto"/>
          </w:divBdr>
        </w:div>
        <w:div w:id="1589777014">
          <w:marLeft w:val="640"/>
          <w:marRight w:val="0"/>
          <w:marTop w:val="0"/>
          <w:marBottom w:val="0"/>
          <w:divBdr>
            <w:top w:val="none" w:sz="0" w:space="0" w:color="auto"/>
            <w:left w:val="none" w:sz="0" w:space="0" w:color="auto"/>
            <w:bottom w:val="none" w:sz="0" w:space="0" w:color="auto"/>
            <w:right w:val="none" w:sz="0" w:space="0" w:color="auto"/>
          </w:divBdr>
        </w:div>
        <w:div w:id="1236353208">
          <w:marLeft w:val="640"/>
          <w:marRight w:val="0"/>
          <w:marTop w:val="0"/>
          <w:marBottom w:val="0"/>
          <w:divBdr>
            <w:top w:val="none" w:sz="0" w:space="0" w:color="auto"/>
            <w:left w:val="none" w:sz="0" w:space="0" w:color="auto"/>
            <w:bottom w:val="none" w:sz="0" w:space="0" w:color="auto"/>
            <w:right w:val="none" w:sz="0" w:space="0" w:color="auto"/>
          </w:divBdr>
        </w:div>
        <w:div w:id="2057507261">
          <w:marLeft w:val="640"/>
          <w:marRight w:val="0"/>
          <w:marTop w:val="0"/>
          <w:marBottom w:val="0"/>
          <w:divBdr>
            <w:top w:val="none" w:sz="0" w:space="0" w:color="auto"/>
            <w:left w:val="none" w:sz="0" w:space="0" w:color="auto"/>
            <w:bottom w:val="none" w:sz="0" w:space="0" w:color="auto"/>
            <w:right w:val="none" w:sz="0" w:space="0" w:color="auto"/>
          </w:divBdr>
        </w:div>
      </w:divsChild>
    </w:div>
    <w:div w:id="399133225">
      <w:bodyDiv w:val="1"/>
      <w:marLeft w:val="0"/>
      <w:marRight w:val="0"/>
      <w:marTop w:val="0"/>
      <w:marBottom w:val="0"/>
      <w:divBdr>
        <w:top w:val="none" w:sz="0" w:space="0" w:color="auto"/>
        <w:left w:val="none" w:sz="0" w:space="0" w:color="auto"/>
        <w:bottom w:val="none" w:sz="0" w:space="0" w:color="auto"/>
        <w:right w:val="none" w:sz="0" w:space="0" w:color="auto"/>
      </w:divBdr>
      <w:divsChild>
        <w:div w:id="1675305557">
          <w:marLeft w:val="640"/>
          <w:marRight w:val="0"/>
          <w:marTop w:val="0"/>
          <w:marBottom w:val="0"/>
          <w:divBdr>
            <w:top w:val="none" w:sz="0" w:space="0" w:color="auto"/>
            <w:left w:val="none" w:sz="0" w:space="0" w:color="auto"/>
            <w:bottom w:val="none" w:sz="0" w:space="0" w:color="auto"/>
            <w:right w:val="none" w:sz="0" w:space="0" w:color="auto"/>
          </w:divBdr>
        </w:div>
        <w:div w:id="633410592">
          <w:marLeft w:val="640"/>
          <w:marRight w:val="0"/>
          <w:marTop w:val="0"/>
          <w:marBottom w:val="0"/>
          <w:divBdr>
            <w:top w:val="none" w:sz="0" w:space="0" w:color="auto"/>
            <w:left w:val="none" w:sz="0" w:space="0" w:color="auto"/>
            <w:bottom w:val="none" w:sz="0" w:space="0" w:color="auto"/>
            <w:right w:val="none" w:sz="0" w:space="0" w:color="auto"/>
          </w:divBdr>
        </w:div>
        <w:div w:id="254097474">
          <w:marLeft w:val="640"/>
          <w:marRight w:val="0"/>
          <w:marTop w:val="0"/>
          <w:marBottom w:val="0"/>
          <w:divBdr>
            <w:top w:val="none" w:sz="0" w:space="0" w:color="auto"/>
            <w:left w:val="none" w:sz="0" w:space="0" w:color="auto"/>
            <w:bottom w:val="none" w:sz="0" w:space="0" w:color="auto"/>
            <w:right w:val="none" w:sz="0" w:space="0" w:color="auto"/>
          </w:divBdr>
        </w:div>
        <w:div w:id="1327248925">
          <w:marLeft w:val="640"/>
          <w:marRight w:val="0"/>
          <w:marTop w:val="0"/>
          <w:marBottom w:val="0"/>
          <w:divBdr>
            <w:top w:val="none" w:sz="0" w:space="0" w:color="auto"/>
            <w:left w:val="none" w:sz="0" w:space="0" w:color="auto"/>
            <w:bottom w:val="none" w:sz="0" w:space="0" w:color="auto"/>
            <w:right w:val="none" w:sz="0" w:space="0" w:color="auto"/>
          </w:divBdr>
        </w:div>
        <w:div w:id="475757131">
          <w:marLeft w:val="640"/>
          <w:marRight w:val="0"/>
          <w:marTop w:val="0"/>
          <w:marBottom w:val="0"/>
          <w:divBdr>
            <w:top w:val="none" w:sz="0" w:space="0" w:color="auto"/>
            <w:left w:val="none" w:sz="0" w:space="0" w:color="auto"/>
            <w:bottom w:val="none" w:sz="0" w:space="0" w:color="auto"/>
            <w:right w:val="none" w:sz="0" w:space="0" w:color="auto"/>
          </w:divBdr>
        </w:div>
        <w:div w:id="1073621422">
          <w:marLeft w:val="640"/>
          <w:marRight w:val="0"/>
          <w:marTop w:val="0"/>
          <w:marBottom w:val="0"/>
          <w:divBdr>
            <w:top w:val="none" w:sz="0" w:space="0" w:color="auto"/>
            <w:left w:val="none" w:sz="0" w:space="0" w:color="auto"/>
            <w:bottom w:val="none" w:sz="0" w:space="0" w:color="auto"/>
            <w:right w:val="none" w:sz="0" w:space="0" w:color="auto"/>
          </w:divBdr>
        </w:div>
        <w:div w:id="454715157">
          <w:marLeft w:val="640"/>
          <w:marRight w:val="0"/>
          <w:marTop w:val="0"/>
          <w:marBottom w:val="0"/>
          <w:divBdr>
            <w:top w:val="none" w:sz="0" w:space="0" w:color="auto"/>
            <w:left w:val="none" w:sz="0" w:space="0" w:color="auto"/>
            <w:bottom w:val="none" w:sz="0" w:space="0" w:color="auto"/>
            <w:right w:val="none" w:sz="0" w:space="0" w:color="auto"/>
          </w:divBdr>
        </w:div>
        <w:div w:id="1121536574">
          <w:marLeft w:val="640"/>
          <w:marRight w:val="0"/>
          <w:marTop w:val="0"/>
          <w:marBottom w:val="0"/>
          <w:divBdr>
            <w:top w:val="none" w:sz="0" w:space="0" w:color="auto"/>
            <w:left w:val="none" w:sz="0" w:space="0" w:color="auto"/>
            <w:bottom w:val="none" w:sz="0" w:space="0" w:color="auto"/>
            <w:right w:val="none" w:sz="0" w:space="0" w:color="auto"/>
          </w:divBdr>
        </w:div>
        <w:div w:id="1480030465">
          <w:marLeft w:val="640"/>
          <w:marRight w:val="0"/>
          <w:marTop w:val="0"/>
          <w:marBottom w:val="0"/>
          <w:divBdr>
            <w:top w:val="none" w:sz="0" w:space="0" w:color="auto"/>
            <w:left w:val="none" w:sz="0" w:space="0" w:color="auto"/>
            <w:bottom w:val="none" w:sz="0" w:space="0" w:color="auto"/>
            <w:right w:val="none" w:sz="0" w:space="0" w:color="auto"/>
          </w:divBdr>
        </w:div>
        <w:div w:id="1362973781">
          <w:marLeft w:val="640"/>
          <w:marRight w:val="0"/>
          <w:marTop w:val="0"/>
          <w:marBottom w:val="0"/>
          <w:divBdr>
            <w:top w:val="none" w:sz="0" w:space="0" w:color="auto"/>
            <w:left w:val="none" w:sz="0" w:space="0" w:color="auto"/>
            <w:bottom w:val="none" w:sz="0" w:space="0" w:color="auto"/>
            <w:right w:val="none" w:sz="0" w:space="0" w:color="auto"/>
          </w:divBdr>
        </w:div>
        <w:div w:id="1396196696">
          <w:marLeft w:val="640"/>
          <w:marRight w:val="0"/>
          <w:marTop w:val="0"/>
          <w:marBottom w:val="0"/>
          <w:divBdr>
            <w:top w:val="none" w:sz="0" w:space="0" w:color="auto"/>
            <w:left w:val="none" w:sz="0" w:space="0" w:color="auto"/>
            <w:bottom w:val="none" w:sz="0" w:space="0" w:color="auto"/>
            <w:right w:val="none" w:sz="0" w:space="0" w:color="auto"/>
          </w:divBdr>
        </w:div>
        <w:div w:id="1746489960">
          <w:marLeft w:val="640"/>
          <w:marRight w:val="0"/>
          <w:marTop w:val="0"/>
          <w:marBottom w:val="0"/>
          <w:divBdr>
            <w:top w:val="none" w:sz="0" w:space="0" w:color="auto"/>
            <w:left w:val="none" w:sz="0" w:space="0" w:color="auto"/>
            <w:bottom w:val="none" w:sz="0" w:space="0" w:color="auto"/>
            <w:right w:val="none" w:sz="0" w:space="0" w:color="auto"/>
          </w:divBdr>
        </w:div>
        <w:div w:id="259801874">
          <w:marLeft w:val="640"/>
          <w:marRight w:val="0"/>
          <w:marTop w:val="0"/>
          <w:marBottom w:val="0"/>
          <w:divBdr>
            <w:top w:val="none" w:sz="0" w:space="0" w:color="auto"/>
            <w:left w:val="none" w:sz="0" w:space="0" w:color="auto"/>
            <w:bottom w:val="none" w:sz="0" w:space="0" w:color="auto"/>
            <w:right w:val="none" w:sz="0" w:space="0" w:color="auto"/>
          </w:divBdr>
        </w:div>
        <w:div w:id="911239102">
          <w:marLeft w:val="640"/>
          <w:marRight w:val="0"/>
          <w:marTop w:val="0"/>
          <w:marBottom w:val="0"/>
          <w:divBdr>
            <w:top w:val="none" w:sz="0" w:space="0" w:color="auto"/>
            <w:left w:val="none" w:sz="0" w:space="0" w:color="auto"/>
            <w:bottom w:val="none" w:sz="0" w:space="0" w:color="auto"/>
            <w:right w:val="none" w:sz="0" w:space="0" w:color="auto"/>
          </w:divBdr>
        </w:div>
        <w:div w:id="2076736481">
          <w:marLeft w:val="640"/>
          <w:marRight w:val="0"/>
          <w:marTop w:val="0"/>
          <w:marBottom w:val="0"/>
          <w:divBdr>
            <w:top w:val="none" w:sz="0" w:space="0" w:color="auto"/>
            <w:left w:val="none" w:sz="0" w:space="0" w:color="auto"/>
            <w:bottom w:val="none" w:sz="0" w:space="0" w:color="auto"/>
            <w:right w:val="none" w:sz="0" w:space="0" w:color="auto"/>
          </w:divBdr>
        </w:div>
        <w:div w:id="145635388">
          <w:marLeft w:val="640"/>
          <w:marRight w:val="0"/>
          <w:marTop w:val="0"/>
          <w:marBottom w:val="0"/>
          <w:divBdr>
            <w:top w:val="none" w:sz="0" w:space="0" w:color="auto"/>
            <w:left w:val="none" w:sz="0" w:space="0" w:color="auto"/>
            <w:bottom w:val="none" w:sz="0" w:space="0" w:color="auto"/>
            <w:right w:val="none" w:sz="0" w:space="0" w:color="auto"/>
          </w:divBdr>
        </w:div>
        <w:div w:id="2008363556">
          <w:marLeft w:val="640"/>
          <w:marRight w:val="0"/>
          <w:marTop w:val="0"/>
          <w:marBottom w:val="0"/>
          <w:divBdr>
            <w:top w:val="none" w:sz="0" w:space="0" w:color="auto"/>
            <w:left w:val="none" w:sz="0" w:space="0" w:color="auto"/>
            <w:bottom w:val="none" w:sz="0" w:space="0" w:color="auto"/>
            <w:right w:val="none" w:sz="0" w:space="0" w:color="auto"/>
          </w:divBdr>
        </w:div>
        <w:div w:id="658850860">
          <w:marLeft w:val="640"/>
          <w:marRight w:val="0"/>
          <w:marTop w:val="0"/>
          <w:marBottom w:val="0"/>
          <w:divBdr>
            <w:top w:val="none" w:sz="0" w:space="0" w:color="auto"/>
            <w:left w:val="none" w:sz="0" w:space="0" w:color="auto"/>
            <w:bottom w:val="none" w:sz="0" w:space="0" w:color="auto"/>
            <w:right w:val="none" w:sz="0" w:space="0" w:color="auto"/>
          </w:divBdr>
        </w:div>
        <w:div w:id="1589776704">
          <w:marLeft w:val="640"/>
          <w:marRight w:val="0"/>
          <w:marTop w:val="0"/>
          <w:marBottom w:val="0"/>
          <w:divBdr>
            <w:top w:val="none" w:sz="0" w:space="0" w:color="auto"/>
            <w:left w:val="none" w:sz="0" w:space="0" w:color="auto"/>
            <w:bottom w:val="none" w:sz="0" w:space="0" w:color="auto"/>
            <w:right w:val="none" w:sz="0" w:space="0" w:color="auto"/>
          </w:divBdr>
        </w:div>
        <w:div w:id="1257786268">
          <w:marLeft w:val="640"/>
          <w:marRight w:val="0"/>
          <w:marTop w:val="0"/>
          <w:marBottom w:val="0"/>
          <w:divBdr>
            <w:top w:val="none" w:sz="0" w:space="0" w:color="auto"/>
            <w:left w:val="none" w:sz="0" w:space="0" w:color="auto"/>
            <w:bottom w:val="none" w:sz="0" w:space="0" w:color="auto"/>
            <w:right w:val="none" w:sz="0" w:space="0" w:color="auto"/>
          </w:divBdr>
        </w:div>
        <w:div w:id="842277220">
          <w:marLeft w:val="640"/>
          <w:marRight w:val="0"/>
          <w:marTop w:val="0"/>
          <w:marBottom w:val="0"/>
          <w:divBdr>
            <w:top w:val="none" w:sz="0" w:space="0" w:color="auto"/>
            <w:left w:val="none" w:sz="0" w:space="0" w:color="auto"/>
            <w:bottom w:val="none" w:sz="0" w:space="0" w:color="auto"/>
            <w:right w:val="none" w:sz="0" w:space="0" w:color="auto"/>
          </w:divBdr>
        </w:div>
        <w:div w:id="324868268">
          <w:marLeft w:val="640"/>
          <w:marRight w:val="0"/>
          <w:marTop w:val="0"/>
          <w:marBottom w:val="0"/>
          <w:divBdr>
            <w:top w:val="none" w:sz="0" w:space="0" w:color="auto"/>
            <w:left w:val="none" w:sz="0" w:space="0" w:color="auto"/>
            <w:bottom w:val="none" w:sz="0" w:space="0" w:color="auto"/>
            <w:right w:val="none" w:sz="0" w:space="0" w:color="auto"/>
          </w:divBdr>
        </w:div>
        <w:div w:id="508447587">
          <w:marLeft w:val="640"/>
          <w:marRight w:val="0"/>
          <w:marTop w:val="0"/>
          <w:marBottom w:val="0"/>
          <w:divBdr>
            <w:top w:val="none" w:sz="0" w:space="0" w:color="auto"/>
            <w:left w:val="none" w:sz="0" w:space="0" w:color="auto"/>
            <w:bottom w:val="none" w:sz="0" w:space="0" w:color="auto"/>
            <w:right w:val="none" w:sz="0" w:space="0" w:color="auto"/>
          </w:divBdr>
        </w:div>
        <w:div w:id="968242658">
          <w:marLeft w:val="640"/>
          <w:marRight w:val="0"/>
          <w:marTop w:val="0"/>
          <w:marBottom w:val="0"/>
          <w:divBdr>
            <w:top w:val="none" w:sz="0" w:space="0" w:color="auto"/>
            <w:left w:val="none" w:sz="0" w:space="0" w:color="auto"/>
            <w:bottom w:val="none" w:sz="0" w:space="0" w:color="auto"/>
            <w:right w:val="none" w:sz="0" w:space="0" w:color="auto"/>
          </w:divBdr>
        </w:div>
        <w:div w:id="1146513639">
          <w:marLeft w:val="640"/>
          <w:marRight w:val="0"/>
          <w:marTop w:val="0"/>
          <w:marBottom w:val="0"/>
          <w:divBdr>
            <w:top w:val="none" w:sz="0" w:space="0" w:color="auto"/>
            <w:left w:val="none" w:sz="0" w:space="0" w:color="auto"/>
            <w:bottom w:val="none" w:sz="0" w:space="0" w:color="auto"/>
            <w:right w:val="none" w:sz="0" w:space="0" w:color="auto"/>
          </w:divBdr>
        </w:div>
        <w:div w:id="168251380">
          <w:marLeft w:val="640"/>
          <w:marRight w:val="0"/>
          <w:marTop w:val="0"/>
          <w:marBottom w:val="0"/>
          <w:divBdr>
            <w:top w:val="none" w:sz="0" w:space="0" w:color="auto"/>
            <w:left w:val="none" w:sz="0" w:space="0" w:color="auto"/>
            <w:bottom w:val="none" w:sz="0" w:space="0" w:color="auto"/>
            <w:right w:val="none" w:sz="0" w:space="0" w:color="auto"/>
          </w:divBdr>
        </w:div>
        <w:div w:id="1745374094">
          <w:marLeft w:val="640"/>
          <w:marRight w:val="0"/>
          <w:marTop w:val="0"/>
          <w:marBottom w:val="0"/>
          <w:divBdr>
            <w:top w:val="none" w:sz="0" w:space="0" w:color="auto"/>
            <w:left w:val="none" w:sz="0" w:space="0" w:color="auto"/>
            <w:bottom w:val="none" w:sz="0" w:space="0" w:color="auto"/>
            <w:right w:val="none" w:sz="0" w:space="0" w:color="auto"/>
          </w:divBdr>
        </w:div>
        <w:div w:id="304746261">
          <w:marLeft w:val="640"/>
          <w:marRight w:val="0"/>
          <w:marTop w:val="0"/>
          <w:marBottom w:val="0"/>
          <w:divBdr>
            <w:top w:val="none" w:sz="0" w:space="0" w:color="auto"/>
            <w:left w:val="none" w:sz="0" w:space="0" w:color="auto"/>
            <w:bottom w:val="none" w:sz="0" w:space="0" w:color="auto"/>
            <w:right w:val="none" w:sz="0" w:space="0" w:color="auto"/>
          </w:divBdr>
        </w:div>
        <w:div w:id="799959205">
          <w:marLeft w:val="640"/>
          <w:marRight w:val="0"/>
          <w:marTop w:val="0"/>
          <w:marBottom w:val="0"/>
          <w:divBdr>
            <w:top w:val="none" w:sz="0" w:space="0" w:color="auto"/>
            <w:left w:val="none" w:sz="0" w:space="0" w:color="auto"/>
            <w:bottom w:val="none" w:sz="0" w:space="0" w:color="auto"/>
            <w:right w:val="none" w:sz="0" w:space="0" w:color="auto"/>
          </w:divBdr>
        </w:div>
        <w:div w:id="492987974">
          <w:marLeft w:val="640"/>
          <w:marRight w:val="0"/>
          <w:marTop w:val="0"/>
          <w:marBottom w:val="0"/>
          <w:divBdr>
            <w:top w:val="none" w:sz="0" w:space="0" w:color="auto"/>
            <w:left w:val="none" w:sz="0" w:space="0" w:color="auto"/>
            <w:bottom w:val="none" w:sz="0" w:space="0" w:color="auto"/>
            <w:right w:val="none" w:sz="0" w:space="0" w:color="auto"/>
          </w:divBdr>
        </w:div>
        <w:div w:id="1080325182">
          <w:marLeft w:val="640"/>
          <w:marRight w:val="0"/>
          <w:marTop w:val="0"/>
          <w:marBottom w:val="0"/>
          <w:divBdr>
            <w:top w:val="none" w:sz="0" w:space="0" w:color="auto"/>
            <w:left w:val="none" w:sz="0" w:space="0" w:color="auto"/>
            <w:bottom w:val="none" w:sz="0" w:space="0" w:color="auto"/>
            <w:right w:val="none" w:sz="0" w:space="0" w:color="auto"/>
          </w:divBdr>
        </w:div>
        <w:div w:id="184641655">
          <w:marLeft w:val="640"/>
          <w:marRight w:val="0"/>
          <w:marTop w:val="0"/>
          <w:marBottom w:val="0"/>
          <w:divBdr>
            <w:top w:val="none" w:sz="0" w:space="0" w:color="auto"/>
            <w:left w:val="none" w:sz="0" w:space="0" w:color="auto"/>
            <w:bottom w:val="none" w:sz="0" w:space="0" w:color="auto"/>
            <w:right w:val="none" w:sz="0" w:space="0" w:color="auto"/>
          </w:divBdr>
        </w:div>
        <w:div w:id="1006596904">
          <w:marLeft w:val="640"/>
          <w:marRight w:val="0"/>
          <w:marTop w:val="0"/>
          <w:marBottom w:val="0"/>
          <w:divBdr>
            <w:top w:val="none" w:sz="0" w:space="0" w:color="auto"/>
            <w:left w:val="none" w:sz="0" w:space="0" w:color="auto"/>
            <w:bottom w:val="none" w:sz="0" w:space="0" w:color="auto"/>
            <w:right w:val="none" w:sz="0" w:space="0" w:color="auto"/>
          </w:divBdr>
        </w:div>
        <w:div w:id="1649743206">
          <w:marLeft w:val="640"/>
          <w:marRight w:val="0"/>
          <w:marTop w:val="0"/>
          <w:marBottom w:val="0"/>
          <w:divBdr>
            <w:top w:val="none" w:sz="0" w:space="0" w:color="auto"/>
            <w:left w:val="none" w:sz="0" w:space="0" w:color="auto"/>
            <w:bottom w:val="none" w:sz="0" w:space="0" w:color="auto"/>
            <w:right w:val="none" w:sz="0" w:space="0" w:color="auto"/>
          </w:divBdr>
        </w:div>
        <w:div w:id="2005427444">
          <w:marLeft w:val="640"/>
          <w:marRight w:val="0"/>
          <w:marTop w:val="0"/>
          <w:marBottom w:val="0"/>
          <w:divBdr>
            <w:top w:val="none" w:sz="0" w:space="0" w:color="auto"/>
            <w:left w:val="none" w:sz="0" w:space="0" w:color="auto"/>
            <w:bottom w:val="none" w:sz="0" w:space="0" w:color="auto"/>
            <w:right w:val="none" w:sz="0" w:space="0" w:color="auto"/>
          </w:divBdr>
        </w:div>
        <w:div w:id="10690898">
          <w:marLeft w:val="640"/>
          <w:marRight w:val="0"/>
          <w:marTop w:val="0"/>
          <w:marBottom w:val="0"/>
          <w:divBdr>
            <w:top w:val="none" w:sz="0" w:space="0" w:color="auto"/>
            <w:left w:val="none" w:sz="0" w:space="0" w:color="auto"/>
            <w:bottom w:val="none" w:sz="0" w:space="0" w:color="auto"/>
            <w:right w:val="none" w:sz="0" w:space="0" w:color="auto"/>
          </w:divBdr>
        </w:div>
        <w:div w:id="1670282052">
          <w:marLeft w:val="640"/>
          <w:marRight w:val="0"/>
          <w:marTop w:val="0"/>
          <w:marBottom w:val="0"/>
          <w:divBdr>
            <w:top w:val="none" w:sz="0" w:space="0" w:color="auto"/>
            <w:left w:val="none" w:sz="0" w:space="0" w:color="auto"/>
            <w:bottom w:val="none" w:sz="0" w:space="0" w:color="auto"/>
            <w:right w:val="none" w:sz="0" w:space="0" w:color="auto"/>
          </w:divBdr>
        </w:div>
        <w:div w:id="190535764">
          <w:marLeft w:val="640"/>
          <w:marRight w:val="0"/>
          <w:marTop w:val="0"/>
          <w:marBottom w:val="0"/>
          <w:divBdr>
            <w:top w:val="none" w:sz="0" w:space="0" w:color="auto"/>
            <w:left w:val="none" w:sz="0" w:space="0" w:color="auto"/>
            <w:bottom w:val="none" w:sz="0" w:space="0" w:color="auto"/>
            <w:right w:val="none" w:sz="0" w:space="0" w:color="auto"/>
          </w:divBdr>
        </w:div>
        <w:div w:id="879589055">
          <w:marLeft w:val="640"/>
          <w:marRight w:val="0"/>
          <w:marTop w:val="0"/>
          <w:marBottom w:val="0"/>
          <w:divBdr>
            <w:top w:val="none" w:sz="0" w:space="0" w:color="auto"/>
            <w:left w:val="none" w:sz="0" w:space="0" w:color="auto"/>
            <w:bottom w:val="none" w:sz="0" w:space="0" w:color="auto"/>
            <w:right w:val="none" w:sz="0" w:space="0" w:color="auto"/>
          </w:divBdr>
        </w:div>
        <w:div w:id="369305920">
          <w:marLeft w:val="640"/>
          <w:marRight w:val="0"/>
          <w:marTop w:val="0"/>
          <w:marBottom w:val="0"/>
          <w:divBdr>
            <w:top w:val="none" w:sz="0" w:space="0" w:color="auto"/>
            <w:left w:val="none" w:sz="0" w:space="0" w:color="auto"/>
            <w:bottom w:val="none" w:sz="0" w:space="0" w:color="auto"/>
            <w:right w:val="none" w:sz="0" w:space="0" w:color="auto"/>
          </w:divBdr>
        </w:div>
        <w:div w:id="404644750">
          <w:marLeft w:val="640"/>
          <w:marRight w:val="0"/>
          <w:marTop w:val="0"/>
          <w:marBottom w:val="0"/>
          <w:divBdr>
            <w:top w:val="none" w:sz="0" w:space="0" w:color="auto"/>
            <w:left w:val="none" w:sz="0" w:space="0" w:color="auto"/>
            <w:bottom w:val="none" w:sz="0" w:space="0" w:color="auto"/>
            <w:right w:val="none" w:sz="0" w:space="0" w:color="auto"/>
          </w:divBdr>
        </w:div>
        <w:div w:id="1962490018">
          <w:marLeft w:val="640"/>
          <w:marRight w:val="0"/>
          <w:marTop w:val="0"/>
          <w:marBottom w:val="0"/>
          <w:divBdr>
            <w:top w:val="none" w:sz="0" w:space="0" w:color="auto"/>
            <w:left w:val="none" w:sz="0" w:space="0" w:color="auto"/>
            <w:bottom w:val="none" w:sz="0" w:space="0" w:color="auto"/>
            <w:right w:val="none" w:sz="0" w:space="0" w:color="auto"/>
          </w:divBdr>
        </w:div>
        <w:div w:id="728454546">
          <w:marLeft w:val="640"/>
          <w:marRight w:val="0"/>
          <w:marTop w:val="0"/>
          <w:marBottom w:val="0"/>
          <w:divBdr>
            <w:top w:val="none" w:sz="0" w:space="0" w:color="auto"/>
            <w:left w:val="none" w:sz="0" w:space="0" w:color="auto"/>
            <w:bottom w:val="none" w:sz="0" w:space="0" w:color="auto"/>
            <w:right w:val="none" w:sz="0" w:space="0" w:color="auto"/>
          </w:divBdr>
        </w:div>
        <w:div w:id="1410225312">
          <w:marLeft w:val="640"/>
          <w:marRight w:val="0"/>
          <w:marTop w:val="0"/>
          <w:marBottom w:val="0"/>
          <w:divBdr>
            <w:top w:val="none" w:sz="0" w:space="0" w:color="auto"/>
            <w:left w:val="none" w:sz="0" w:space="0" w:color="auto"/>
            <w:bottom w:val="none" w:sz="0" w:space="0" w:color="auto"/>
            <w:right w:val="none" w:sz="0" w:space="0" w:color="auto"/>
          </w:divBdr>
        </w:div>
        <w:div w:id="620767658">
          <w:marLeft w:val="640"/>
          <w:marRight w:val="0"/>
          <w:marTop w:val="0"/>
          <w:marBottom w:val="0"/>
          <w:divBdr>
            <w:top w:val="none" w:sz="0" w:space="0" w:color="auto"/>
            <w:left w:val="none" w:sz="0" w:space="0" w:color="auto"/>
            <w:bottom w:val="none" w:sz="0" w:space="0" w:color="auto"/>
            <w:right w:val="none" w:sz="0" w:space="0" w:color="auto"/>
          </w:divBdr>
        </w:div>
        <w:div w:id="20133102">
          <w:marLeft w:val="640"/>
          <w:marRight w:val="0"/>
          <w:marTop w:val="0"/>
          <w:marBottom w:val="0"/>
          <w:divBdr>
            <w:top w:val="none" w:sz="0" w:space="0" w:color="auto"/>
            <w:left w:val="none" w:sz="0" w:space="0" w:color="auto"/>
            <w:bottom w:val="none" w:sz="0" w:space="0" w:color="auto"/>
            <w:right w:val="none" w:sz="0" w:space="0" w:color="auto"/>
          </w:divBdr>
        </w:div>
        <w:div w:id="814882445">
          <w:marLeft w:val="640"/>
          <w:marRight w:val="0"/>
          <w:marTop w:val="0"/>
          <w:marBottom w:val="0"/>
          <w:divBdr>
            <w:top w:val="none" w:sz="0" w:space="0" w:color="auto"/>
            <w:left w:val="none" w:sz="0" w:space="0" w:color="auto"/>
            <w:bottom w:val="none" w:sz="0" w:space="0" w:color="auto"/>
            <w:right w:val="none" w:sz="0" w:space="0" w:color="auto"/>
          </w:divBdr>
        </w:div>
        <w:div w:id="262231090">
          <w:marLeft w:val="640"/>
          <w:marRight w:val="0"/>
          <w:marTop w:val="0"/>
          <w:marBottom w:val="0"/>
          <w:divBdr>
            <w:top w:val="none" w:sz="0" w:space="0" w:color="auto"/>
            <w:left w:val="none" w:sz="0" w:space="0" w:color="auto"/>
            <w:bottom w:val="none" w:sz="0" w:space="0" w:color="auto"/>
            <w:right w:val="none" w:sz="0" w:space="0" w:color="auto"/>
          </w:divBdr>
        </w:div>
        <w:div w:id="430199214">
          <w:marLeft w:val="640"/>
          <w:marRight w:val="0"/>
          <w:marTop w:val="0"/>
          <w:marBottom w:val="0"/>
          <w:divBdr>
            <w:top w:val="none" w:sz="0" w:space="0" w:color="auto"/>
            <w:left w:val="none" w:sz="0" w:space="0" w:color="auto"/>
            <w:bottom w:val="none" w:sz="0" w:space="0" w:color="auto"/>
            <w:right w:val="none" w:sz="0" w:space="0" w:color="auto"/>
          </w:divBdr>
        </w:div>
        <w:div w:id="669136871">
          <w:marLeft w:val="640"/>
          <w:marRight w:val="0"/>
          <w:marTop w:val="0"/>
          <w:marBottom w:val="0"/>
          <w:divBdr>
            <w:top w:val="none" w:sz="0" w:space="0" w:color="auto"/>
            <w:left w:val="none" w:sz="0" w:space="0" w:color="auto"/>
            <w:bottom w:val="none" w:sz="0" w:space="0" w:color="auto"/>
            <w:right w:val="none" w:sz="0" w:space="0" w:color="auto"/>
          </w:divBdr>
        </w:div>
        <w:div w:id="893388882">
          <w:marLeft w:val="640"/>
          <w:marRight w:val="0"/>
          <w:marTop w:val="0"/>
          <w:marBottom w:val="0"/>
          <w:divBdr>
            <w:top w:val="none" w:sz="0" w:space="0" w:color="auto"/>
            <w:left w:val="none" w:sz="0" w:space="0" w:color="auto"/>
            <w:bottom w:val="none" w:sz="0" w:space="0" w:color="auto"/>
            <w:right w:val="none" w:sz="0" w:space="0" w:color="auto"/>
          </w:divBdr>
        </w:div>
        <w:div w:id="832718621">
          <w:marLeft w:val="640"/>
          <w:marRight w:val="0"/>
          <w:marTop w:val="0"/>
          <w:marBottom w:val="0"/>
          <w:divBdr>
            <w:top w:val="none" w:sz="0" w:space="0" w:color="auto"/>
            <w:left w:val="none" w:sz="0" w:space="0" w:color="auto"/>
            <w:bottom w:val="none" w:sz="0" w:space="0" w:color="auto"/>
            <w:right w:val="none" w:sz="0" w:space="0" w:color="auto"/>
          </w:divBdr>
        </w:div>
        <w:div w:id="780341019">
          <w:marLeft w:val="640"/>
          <w:marRight w:val="0"/>
          <w:marTop w:val="0"/>
          <w:marBottom w:val="0"/>
          <w:divBdr>
            <w:top w:val="none" w:sz="0" w:space="0" w:color="auto"/>
            <w:left w:val="none" w:sz="0" w:space="0" w:color="auto"/>
            <w:bottom w:val="none" w:sz="0" w:space="0" w:color="auto"/>
            <w:right w:val="none" w:sz="0" w:space="0" w:color="auto"/>
          </w:divBdr>
        </w:div>
        <w:div w:id="467867523">
          <w:marLeft w:val="640"/>
          <w:marRight w:val="0"/>
          <w:marTop w:val="0"/>
          <w:marBottom w:val="0"/>
          <w:divBdr>
            <w:top w:val="none" w:sz="0" w:space="0" w:color="auto"/>
            <w:left w:val="none" w:sz="0" w:space="0" w:color="auto"/>
            <w:bottom w:val="none" w:sz="0" w:space="0" w:color="auto"/>
            <w:right w:val="none" w:sz="0" w:space="0" w:color="auto"/>
          </w:divBdr>
        </w:div>
        <w:div w:id="381682564">
          <w:marLeft w:val="640"/>
          <w:marRight w:val="0"/>
          <w:marTop w:val="0"/>
          <w:marBottom w:val="0"/>
          <w:divBdr>
            <w:top w:val="none" w:sz="0" w:space="0" w:color="auto"/>
            <w:left w:val="none" w:sz="0" w:space="0" w:color="auto"/>
            <w:bottom w:val="none" w:sz="0" w:space="0" w:color="auto"/>
            <w:right w:val="none" w:sz="0" w:space="0" w:color="auto"/>
          </w:divBdr>
        </w:div>
        <w:div w:id="1556434123">
          <w:marLeft w:val="640"/>
          <w:marRight w:val="0"/>
          <w:marTop w:val="0"/>
          <w:marBottom w:val="0"/>
          <w:divBdr>
            <w:top w:val="none" w:sz="0" w:space="0" w:color="auto"/>
            <w:left w:val="none" w:sz="0" w:space="0" w:color="auto"/>
            <w:bottom w:val="none" w:sz="0" w:space="0" w:color="auto"/>
            <w:right w:val="none" w:sz="0" w:space="0" w:color="auto"/>
          </w:divBdr>
        </w:div>
        <w:div w:id="953445530">
          <w:marLeft w:val="640"/>
          <w:marRight w:val="0"/>
          <w:marTop w:val="0"/>
          <w:marBottom w:val="0"/>
          <w:divBdr>
            <w:top w:val="none" w:sz="0" w:space="0" w:color="auto"/>
            <w:left w:val="none" w:sz="0" w:space="0" w:color="auto"/>
            <w:bottom w:val="none" w:sz="0" w:space="0" w:color="auto"/>
            <w:right w:val="none" w:sz="0" w:space="0" w:color="auto"/>
          </w:divBdr>
        </w:div>
        <w:div w:id="1721444204">
          <w:marLeft w:val="640"/>
          <w:marRight w:val="0"/>
          <w:marTop w:val="0"/>
          <w:marBottom w:val="0"/>
          <w:divBdr>
            <w:top w:val="none" w:sz="0" w:space="0" w:color="auto"/>
            <w:left w:val="none" w:sz="0" w:space="0" w:color="auto"/>
            <w:bottom w:val="none" w:sz="0" w:space="0" w:color="auto"/>
            <w:right w:val="none" w:sz="0" w:space="0" w:color="auto"/>
          </w:divBdr>
        </w:div>
        <w:div w:id="1690790923">
          <w:marLeft w:val="640"/>
          <w:marRight w:val="0"/>
          <w:marTop w:val="0"/>
          <w:marBottom w:val="0"/>
          <w:divBdr>
            <w:top w:val="none" w:sz="0" w:space="0" w:color="auto"/>
            <w:left w:val="none" w:sz="0" w:space="0" w:color="auto"/>
            <w:bottom w:val="none" w:sz="0" w:space="0" w:color="auto"/>
            <w:right w:val="none" w:sz="0" w:space="0" w:color="auto"/>
          </w:divBdr>
        </w:div>
        <w:div w:id="2016180765">
          <w:marLeft w:val="640"/>
          <w:marRight w:val="0"/>
          <w:marTop w:val="0"/>
          <w:marBottom w:val="0"/>
          <w:divBdr>
            <w:top w:val="none" w:sz="0" w:space="0" w:color="auto"/>
            <w:left w:val="none" w:sz="0" w:space="0" w:color="auto"/>
            <w:bottom w:val="none" w:sz="0" w:space="0" w:color="auto"/>
            <w:right w:val="none" w:sz="0" w:space="0" w:color="auto"/>
          </w:divBdr>
        </w:div>
        <w:div w:id="1432508914">
          <w:marLeft w:val="640"/>
          <w:marRight w:val="0"/>
          <w:marTop w:val="0"/>
          <w:marBottom w:val="0"/>
          <w:divBdr>
            <w:top w:val="none" w:sz="0" w:space="0" w:color="auto"/>
            <w:left w:val="none" w:sz="0" w:space="0" w:color="auto"/>
            <w:bottom w:val="none" w:sz="0" w:space="0" w:color="auto"/>
            <w:right w:val="none" w:sz="0" w:space="0" w:color="auto"/>
          </w:divBdr>
        </w:div>
        <w:div w:id="939602626">
          <w:marLeft w:val="640"/>
          <w:marRight w:val="0"/>
          <w:marTop w:val="0"/>
          <w:marBottom w:val="0"/>
          <w:divBdr>
            <w:top w:val="none" w:sz="0" w:space="0" w:color="auto"/>
            <w:left w:val="none" w:sz="0" w:space="0" w:color="auto"/>
            <w:bottom w:val="none" w:sz="0" w:space="0" w:color="auto"/>
            <w:right w:val="none" w:sz="0" w:space="0" w:color="auto"/>
          </w:divBdr>
        </w:div>
        <w:div w:id="1094207214">
          <w:marLeft w:val="640"/>
          <w:marRight w:val="0"/>
          <w:marTop w:val="0"/>
          <w:marBottom w:val="0"/>
          <w:divBdr>
            <w:top w:val="none" w:sz="0" w:space="0" w:color="auto"/>
            <w:left w:val="none" w:sz="0" w:space="0" w:color="auto"/>
            <w:bottom w:val="none" w:sz="0" w:space="0" w:color="auto"/>
            <w:right w:val="none" w:sz="0" w:space="0" w:color="auto"/>
          </w:divBdr>
        </w:div>
        <w:div w:id="1014385048">
          <w:marLeft w:val="640"/>
          <w:marRight w:val="0"/>
          <w:marTop w:val="0"/>
          <w:marBottom w:val="0"/>
          <w:divBdr>
            <w:top w:val="none" w:sz="0" w:space="0" w:color="auto"/>
            <w:left w:val="none" w:sz="0" w:space="0" w:color="auto"/>
            <w:bottom w:val="none" w:sz="0" w:space="0" w:color="auto"/>
            <w:right w:val="none" w:sz="0" w:space="0" w:color="auto"/>
          </w:divBdr>
        </w:div>
        <w:div w:id="1833985734">
          <w:marLeft w:val="640"/>
          <w:marRight w:val="0"/>
          <w:marTop w:val="0"/>
          <w:marBottom w:val="0"/>
          <w:divBdr>
            <w:top w:val="none" w:sz="0" w:space="0" w:color="auto"/>
            <w:left w:val="none" w:sz="0" w:space="0" w:color="auto"/>
            <w:bottom w:val="none" w:sz="0" w:space="0" w:color="auto"/>
            <w:right w:val="none" w:sz="0" w:space="0" w:color="auto"/>
          </w:divBdr>
        </w:div>
        <w:div w:id="1399278541">
          <w:marLeft w:val="640"/>
          <w:marRight w:val="0"/>
          <w:marTop w:val="0"/>
          <w:marBottom w:val="0"/>
          <w:divBdr>
            <w:top w:val="none" w:sz="0" w:space="0" w:color="auto"/>
            <w:left w:val="none" w:sz="0" w:space="0" w:color="auto"/>
            <w:bottom w:val="none" w:sz="0" w:space="0" w:color="auto"/>
            <w:right w:val="none" w:sz="0" w:space="0" w:color="auto"/>
          </w:divBdr>
        </w:div>
        <w:div w:id="458955952">
          <w:marLeft w:val="640"/>
          <w:marRight w:val="0"/>
          <w:marTop w:val="0"/>
          <w:marBottom w:val="0"/>
          <w:divBdr>
            <w:top w:val="none" w:sz="0" w:space="0" w:color="auto"/>
            <w:left w:val="none" w:sz="0" w:space="0" w:color="auto"/>
            <w:bottom w:val="none" w:sz="0" w:space="0" w:color="auto"/>
            <w:right w:val="none" w:sz="0" w:space="0" w:color="auto"/>
          </w:divBdr>
        </w:div>
        <w:div w:id="452406762">
          <w:marLeft w:val="640"/>
          <w:marRight w:val="0"/>
          <w:marTop w:val="0"/>
          <w:marBottom w:val="0"/>
          <w:divBdr>
            <w:top w:val="none" w:sz="0" w:space="0" w:color="auto"/>
            <w:left w:val="none" w:sz="0" w:space="0" w:color="auto"/>
            <w:bottom w:val="none" w:sz="0" w:space="0" w:color="auto"/>
            <w:right w:val="none" w:sz="0" w:space="0" w:color="auto"/>
          </w:divBdr>
        </w:div>
        <w:div w:id="30620063">
          <w:marLeft w:val="640"/>
          <w:marRight w:val="0"/>
          <w:marTop w:val="0"/>
          <w:marBottom w:val="0"/>
          <w:divBdr>
            <w:top w:val="none" w:sz="0" w:space="0" w:color="auto"/>
            <w:left w:val="none" w:sz="0" w:space="0" w:color="auto"/>
            <w:bottom w:val="none" w:sz="0" w:space="0" w:color="auto"/>
            <w:right w:val="none" w:sz="0" w:space="0" w:color="auto"/>
          </w:divBdr>
        </w:div>
        <w:div w:id="546794900">
          <w:marLeft w:val="640"/>
          <w:marRight w:val="0"/>
          <w:marTop w:val="0"/>
          <w:marBottom w:val="0"/>
          <w:divBdr>
            <w:top w:val="none" w:sz="0" w:space="0" w:color="auto"/>
            <w:left w:val="none" w:sz="0" w:space="0" w:color="auto"/>
            <w:bottom w:val="none" w:sz="0" w:space="0" w:color="auto"/>
            <w:right w:val="none" w:sz="0" w:space="0" w:color="auto"/>
          </w:divBdr>
        </w:div>
        <w:div w:id="1868714348">
          <w:marLeft w:val="640"/>
          <w:marRight w:val="0"/>
          <w:marTop w:val="0"/>
          <w:marBottom w:val="0"/>
          <w:divBdr>
            <w:top w:val="none" w:sz="0" w:space="0" w:color="auto"/>
            <w:left w:val="none" w:sz="0" w:space="0" w:color="auto"/>
            <w:bottom w:val="none" w:sz="0" w:space="0" w:color="auto"/>
            <w:right w:val="none" w:sz="0" w:space="0" w:color="auto"/>
          </w:divBdr>
        </w:div>
        <w:div w:id="1105732463">
          <w:marLeft w:val="640"/>
          <w:marRight w:val="0"/>
          <w:marTop w:val="0"/>
          <w:marBottom w:val="0"/>
          <w:divBdr>
            <w:top w:val="none" w:sz="0" w:space="0" w:color="auto"/>
            <w:left w:val="none" w:sz="0" w:space="0" w:color="auto"/>
            <w:bottom w:val="none" w:sz="0" w:space="0" w:color="auto"/>
            <w:right w:val="none" w:sz="0" w:space="0" w:color="auto"/>
          </w:divBdr>
        </w:div>
        <w:div w:id="1870292513">
          <w:marLeft w:val="640"/>
          <w:marRight w:val="0"/>
          <w:marTop w:val="0"/>
          <w:marBottom w:val="0"/>
          <w:divBdr>
            <w:top w:val="none" w:sz="0" w:space="0" w:color="auto"/>
            <w:left w:val="none" w:sz="0" w:space="0" w:color="auto"/>
            <w:bottom w:val="none" w:sz="0" w:space="0" w:color="auto"/>
            <w:right w:val="none" w:sz="0" w:space="0" w:color="auto"/>
          </w:divBdr>
        </w:div>
        <w:div w:id="847674555">
          <w:marLeft w:val="640"/>
          <w:marRight w:val="0"/>
          <w:marTop w:val="0"/>
          <w:marBottom w:val="0"/>
          <w:divBdr>
            <w:top w:val="none" w:sz="0" w:space="0" w:color="auto"/>
            <w:left w:val="none" w:sz="0" w:space="0" w:color="auto"/>
            <w:bottom w:val="none" w:sz="0" w:space="0" w:color="auto"/>
            <w:right w:val="none" w:sz="0" w:space="0" w:color="auto"/>
          </w:divBdr>
        </w:div>
        <w:div w:id="1304431979">
          <w:marLeft w:val="640"/>
          <w:marRight w:val="0"/>
          <w:marTop w:val="0"/>
          <w:marBottom w:val="0"/>
          <w:divBdr>
            <w:top w:val="none" w:sz="0" w:space="0" w:color="auto"/>
            <w:left w:val="none" w:sz="0" w:space="0" w:color="auto"/>
            <w:bottom w:val="none" w:sz="0" w:space="0" w:color="auto"/>
            <w:right w:val="none" w:sz="0" w:space="0" w:color="auto"/>
          </w:divBdr>
        </w:div>
        <w:div w:id="1489517450">
          <w:marLeft w:val="640"/>
          <w:marRight w:val="0"/>
          <w:marTop w:val="0"/>
          <w:marBottom w:val="0"/>
          <w:divBdr>
            <w:top w:val="none" w:sz="0" w:space="0" w:color="auto"/>
            <w:left w:val="none" w:sz="0" w:space="0" w:color="auto"/>
            <w:bottom w:val="none" w:sz="0" w:space="0" w:color="auto"/>
            <w:right w:val="none" w:sz="0" w:space="0" w:color="auto"/>
          </w:divBdr>
        </w:div>
        <w:div w:id="1194146918">
          <w:marLeft w:val="640"/>
          <w:marRight w:val="0"/>
          <w:marTop w:val="0"/>
          <w:marBottom w:val="0"/>
          <w:divBdr>
            <w:top w:val="none" w:sz="0" w:space="0" w:color="auto"/>
            <w:left w:val="none" w:sz="0" w:space="0" w:color="auto"/>
            <w:bottom w:val="none" w:sz="0" w:space="0" w:color="auto"/>
            <w:right w:val="none" w:sz="0" w:space="0" w:color="auto"/>
          </w:divBdr>
        </w:div>
        <w:div w:id="992412377">
          <w:marLeft w:val="640"/>
          <w:marRight w:val="0"/>
          <w:marTop w:val="0"/>
          <w:marBottom w:val="0"/>
          <w:divBdr>
            <w:top w:val="none" w:sz="0" w:space="0" w:color="auto"/>
            <w:left w:val="none" w:sz="0" w:space="0" w:color="auto"/>
            <w:bottom w:val="none" w:sz="0" w:space="0" w:color="auto"/>
            <w:right w:val="none" w:sz="0" w:space="0" w:color="auto"/>
          </w:divBdr>
        </w:div>
        <w:div w:id="1446852660">
          <w:marLeft w:val="640"/>
          <w:marRight w:val="0"/>
          <w:marTop w:val="0"/>
          <w:marBottom w:val="0"/>
          <w:divBdr>
            <w:top w:val="none" w:sz="0" w:space="0" w:color="auto"/>
            <w:left w:val="none" w:sz="0" w:space="0" w:color="auto"/>
            <w:bottom w:val="none" w:sz="0" w:space="0" w:color="auto"/>
            <w:right w:val="none" w:sz="0" w:space="0" w:color="auto"/>
          </w:divBdr>
        </w:div>
        <w:div w:id="998919786">
          <w:marLeft w:val="640"/>
          <w:marRight w:val="0"/>
          <w:marTop w:val="0"/>
          <w:marBottom w:val="0"/>
          <w:divBdr>
            <w:top w:val="none" w:sz="0" w:space="0" w:color="auto"/>
            <w:left w:val="none" w:sz="0" w:space="0" w:color="auto"/>
            <w:bottom w:val="none" w:sz="0" w:space="0" w:color="auto"/>
            <w:right w:val="none" w:sz="0" w:space="0" w:color="auto"/>
          </w:divBdr>
        </w:div>
        <w:div w:id="1466047582">
          <w:marLeft w:val="640"/>
          <w:marRight w:val="0"/>
          <w:marTop w:val="0"/>
          <w:marBottom w:val="0"/>
          <w:divBdr>
            <w:top w:val="none" w:sz="0" w:space="0" w:color="auto"/>
            <w:left w:val="none" w:sz="0" w:space="0" w:color="auto"/>
            <w:bottom w:val="none" w:sz="0" w:space="0" w:color="auto"/>
            <w:right w:val="none" w:sz="0" w:space="0" w:color="auto"/>
          </w:divBdr>
        </w:div>
        <w:div w:id="1661234454">
          <w:marLeft w:val="640"/>
          <w:marRight w:val="0"/>
          <w:marTop w:val="0"/>
          <w:marBottom w:val="0"/>
          <w:divBdr>
            <w:top w:val="none" w:sz="0" w:space="0" w:color="auto"/>
            <w:left w:val="none" w:sz="0" w:space="0" w:color="auto"/>
            <w:bottom w:val="none" w:sz="0" w:space="0" w:color="auto"/>
            <w:right w:val="none" w:sz="0" w:space="0" w:color="auto"/>
          </w:divBdr>
        </w:div>
        <w:div w:id="100613854">
          <w:marLeft w:val="640"/>
          <w:marRight w:val="0"/>
          <w:marTop w:val="0"/>
          <w:marBottom w:val="0"/>
          <w:divBdr>
            <w:top w:val="none" w:sz="0" w:space="0" w:color="auto"/>
            <w:left w:val="none" w:sz="0" w:space="0" w:color="auto"/>
            <w:bottom w:val="none" w:sz="0" w:space="0" w:color="auto"/>
            <w:right w:val="none" w:sz="0" w:space="0" w:color="auto"/>
          </w:divBdr>
        </w:div>
        <w:div w:id="1821001561">
          <w:marLeft w:val="640"/>
          <w:marRight w:val="0"/>
          <w:marTop w:val="0"/>
          <w:marBottom w:val="0"/>
          <w:divBdr>
            <w:top w:val="none" w:sz="0" w:space="0" w:color="auto"/>
            <w:left w:val="none" w:sz="0" w:space="0" w:color="auto"/>
            <w:bottom w:val="none" w:sz="0" w:space="0" w:color="auto"/>
            <w:right w:val="none" w:sz="0" w:space="0" w:color="auto"/>
          </w:divBdr>
        </w:div>
        <w:div w:id="880047800">
          <w:marLeft w:val="640"/>
          <w:marRight w:val="0"/>
          <w:marTop w:val="0"/>
          <w:marBottom w:val="0"/>
          <w:divBdr>
            <w:top w:val="none" w:sz="0" w:space="0" w:color="auto"/>
            <w:left w:val="none" w:sz="0" w:space="0" w:color="auto"/>
            <w:bottom w:val="none" w:sz="0" w:space="0" w:color="auto"/>
            <w:right w:val="none" w:sz="0" w:space="0" w:color="auto"/>
          </w:divBdr>
        </w:div>
        <w:div w:id="466509424">
          <w:marLeft w:val="640"/>
          <w:marRight w:val="0"/>
          <w:marTop w:val="0"/>
          <w:marBottom w:val="0"/>
          <w:divBdr>
            <w:top w:val="none" w:sz="0" w:space="0" w:color="auto"/>
            <w:left w:val="none" w:sz="0" w:space="0" w:color="auto"/>
            <w:bottom w:val="none" w:sz="0" w:space="0" w:color="auto"/>
            <w:right w:val="none" w:sz="0" w:space="0" w:color="auto"/>
          </w:divBdr>
        </w:div>
        <w:div w:id="430203779">
          <w:marLeft w:val="640"/>
          <w:marRight w:val="0"/>
          <w:marTop w:val="0"/>
          <w:marBottom w:val="0"/>
          <w:divBdr>
            <w:top w:val="none" w:sz="0" w:space="0" w:color="auto"/>
            <w:left w:val="none" w:sz="0" w:space="0" w:color="auto"/>
            <w:bottom w:val="none" w:sz="0" w:space="0" w:color="auto"/>
            <w:right w:val="none" w:sz="0" w:space="0" w:color="auto"/>
          </w:divBdr>
        </w:div>
        <w:div w:id="1205173452">
          <w:marLeft w:val="640"/>
          <w:marRight w:val="0"/>
          <w:marTop w:val="0"/>
          <w:marBottom w:val="0"/>
          <w:divBdr>
            <w:top w:val="none" w:sz="0" w:space="0" w:color="auto"/>
            <w:left w:val="none" w:sz="0" w:space="0" w:color="auto"/>
            <w:bottom w:val="none" w:sz="0" w:space="0" w:color="auto"/>
            <w:right w:val="none" w:sz="0" w:space="0" w:color="auto"/>
          </w:divBdr>
        </w:div>
        <w:div w:id="1355961636">
          <w:marLeft w:val="640"/>
          <w:marRight w:val="0"/>
          <w:marTop w:val="0"/>
          <w:marBottom w:val="0"/>
          <w:divBdr>
            <w:top w:val="none" w:sz="0" w:space="0" w:color="auto"/>
            <w:left w:val="none" w:sz="0" w:space="0" w:color="auto"/>
            <w:bottom w:val="none" w:sz="0" w:space="0" w:color="auto"/>
            <w:right w:val="none" w:sz="0" w:space="0" w:color="auto"/>
          </w:divBdr>
        </w:div>
        <w:div w:id="1882789815">
          <w:marLeft w:val="640"/>
          <w:marRight w:val="0"/>
          <w:marTop w:val="0"/>
          <w:marBottom w:val="0"/>
          <w:divBdr>
            <w:top w:val="none" w:sz="0" w:space="0" w:color="auto"/>
            <w:left w:val="none" w:sz="0" w:space="0" w:color="auto"/>
            <w:bottom w:val="none" w:sz="0" w:space="0" w:color="auto"/>
            <w:right w:val="none" w:sz="0" w:space="0" w:color="auto"/>
          </w:divBdr>
        </w:div>
        <w:div w:id="1347056126">
          <w:marLeft w:val="640"/>
          <w:marRight w:val="0"/>
          <w:marTop w:val="0"/>
          <w:marBottom w:val="0"/>
          <w:divBdr>
            <w:top w:val="none" w:sz="0" w:space="0" w:color="auto"/>
            <w:left w:val="none" w:sz="0" w:space="0" w:color="auto"/>
            <w:bottom w:val="none" w:sz="0" w:space="0" w:color="auto"/>
            <w:right w:val="none" w:sz="0" w:space="0" w:color="auto"/>
          </w:divBdr>
        </w:div>
        <w:div w:id="1330252956">
          <w:marLeft w:val="640"/>
          <w:marRight w:val="0"/>
          <w:marTop w:val="0"/>
          <w:marBottom w:val="0"/>
          <w:divBdr>
            <w:top w:val="none" w:sz="0" w:space="0" w:color="auto"/>
            <w:left w:val="none" w:sz="0" w:space="0" w:color="auto"/>
            <w:bottom w:val="none" w:sz="0" w:space="0" w:color="auto"/>
            <w:right w:val="none" w:sz="0" w:space="0" w:color="auto"/>
          </w:divBdr>
        </w:div>
        <w:div w:id="957953958">
          <w:marLeft w:val="640"/>
          <w:marRight w:val="0"/>
          <w:marTop w:val="0"/>
          <w:marBottom w:val="0"/>
          <w:divBdr>
            <w:top w:val="none" w:sz="0" w:space="0" w:color="auto"/>
            <w:left w:val="none" w:sz="0" w:space="0" w:color="auto"/>
            <w:bottom w:val="none" w:sz="0" w:space="0" w:color="auto"/>
            <w:right w:val="none" w:sz="0" w:space="0" w:color="auto"/>
          </w:divBdr>
        </w:div>
        <w:div w:id="2126079373">
          <w:marLeft w:val="640"/>
          <w:marRight w:val="0"/>
          <w:marTop w:val="0"/>
          <w:marBottom w:val="0"/>
          <w:divBdr>
            <w:top w:val="none" w:sz="0" w:space="0" w:color="auto"/>
            <w:left w:val="none" w:sz="0" w:space="0" w:color="auto"/>
            <w:bottom w:val="none" w:sz="0" w:space="0" w:color="auto"/>
            <w:right w:val="none" w:sz="0" w:space="0" w:color="auto"/>
          </w:divBdr>
        </w:div>
        <w:div w:id="19402716">
          <w:marLeft w:val="640"/>
          <w:marRight w:val="0"/>
          <w:marTop w:val="0"/>
          <w:marBottom w:val="0"/>
          <w:divBdr>
            <w:top w:val="none" w:sz="0" w:space="0" w:color="auto"/>
            <w:left w:val="none" w:sz="0" w:space="0" w:color="auto"/>
            <w:bottom w:val="none" w:sz="0" w:space="0" w:color="auto"/>
            <w:right w:val="none" w:sz="0" w:space="0" w:color="auto"/>
          </w:divBdr>
        </w:div>
        <w:div w:id="1706717088">
          <w:marLeft w:val="640"/>
          <w:marRight w:val="0"/>
          <w:marTop w:val="0"/>
          <w:marBottom w:val="0"/>
          <w:divBdr>
            <w:top w:val="none" w:sz="0" w:space="0" w:color="auto"/>
            <w:left w:val="none" w:sz="0" w:space="0" w:color="auto"/>
            <w:bottom w:val="none" w:sz="0" w:space="0" w:color="auto"/>
            <w:right w:val="none" w:sz="0" w:space="0" w:color="auto"/>
          </w:divBdr>
        </w:div>
        <w:div w:id="2030568387">
          <w:marLeft w:val="640"/>
          <w:marRight w:val="0"/>
          <w:marTop w:val="0"/>
          <w:marBottom w:val="0"/>
          <w:divBdr>
            <w:top w:val="none" w:sz="0" w:space="0" w:color="auto"/>
            <w:left w:val="none" w:sz="0" w:space="0" w:color="auto"/>
            <w:bottom w:val="none" w:sz="0" w:space="0" w:color="auto"/>
            <w:right w:val="none" w:sz="0" w:space="0" w:color="auto"/>
          </w:divBdr>
        </w:div>
        <w:div w:id="1248267171">
          <w:marLeft w:val="640"/>
          <w:marRight w:val="0"/>
          <w:marTop w:val="0"/>
          <w:marBottom w:val="0"/>
          <w:divBdr>
            <w:top w:val="none" w:sz="0" w:space="0" w:color="auto"/>
            <w:left w:val="none" w:sz="0" w:space="0" w:color="auto"/>
            <w:bottom w:val="none" w:sz="0" w:space="0" w:color="auto"/>
            <w:right w:val="none" w:sz="0" w:space="0" w:color="auto"/>
          </w:divBdr>
        </w:div>
        <w:div w:id="1976090">
          <w:marLeft w:val="640"/>
          <w:marRight w:val="0"/>
          <w:marTop w:val="0"/>
          <w:marBottom w:val="0"/>
          <w:divBdr>
            <w:top w:val="none" w:sz="0" w:space="0" w:color="auto"/>
            <w:left w:val="none" w:sz="0" w:space="0" w:color="auto"/>
            <w:bottom w:val="none" w:sz="0" w:space="0" w:color="auto"/>
            <w:right w:val="none" w:sz="0" w:space="0" w:color="auto"/>
          </w:divBdr>
        </w:div>
        <w:div w:id="628433240">
          <w:marLeft w:val="640"/>
          <w:marRight w:val="0"/>
          <w:marTop w:val="0"/>
          <w:marBottom w:val="0"/>
          <w:divBdr>
            <w:top w:val="none" w:sz="0" w:space="0" w:color="auto"/>
            <w:left w:val="none" w:sz="0" w:space="0" w:color="auto"/>
            <w:bottom w:val="none" w:sz="0" w:space="0" w:color="auto"/>
            <w:right w:val="none" w:sz="0" w:space="0" w:color="auto"/>
          </w:divBdr>
        </w:div>
        <w:div w:id="875198771">
          <w:marLeft w:val="640"/>
          <w:marRight w:val="0"/>
          <w:marTop w:val="0"/>
          <w:marBottom w:val="0"/>
          <w:divBdr>
            <w:top w:val="none" w:sz="0" w:space="0" w:color="auto"/>
            <w:left w:val="none" w:sz="0" w:space="0" w:color="auto"/>
            <w:bottom w:val="none" w:sz="0" w:space="0" w:color="auto"/>
            <w:right w:val="none" w:sz="0" w:space="0" w:color="auto"/>
          </w:divBdr>
        </w:div>
        <w:div w:id="1195732723">
          <w:marLeft w:val="640"/>
          <w:marRight w:val="0"/>
          <w:marTop w:val="0"/>
          <w:marBottom w:val="0"/>
          <w:divBdr>
            <w:top w:val="none" w:sz="0" w:space="0" w:color="auto"/>
            <w:left w:val="none" w:sz="0" w:space="0" w:color="auto"/>
            <w:bottom w:val="none" w:sz="0" w:space="0" w:color="auto"/>
            <w:right w:val="none" w:sz="0" w:space="0" w:color="auto"/>
          </w:divBdr>
        </w:div>
        <w:div w:id="2058503332">
          <w:marLeft w:val="640"/>
          <w:marRight w:val="0"/>
          <w:marTop w:val="0"/>
          <w:marBottom w:val="0"/>
          <w:divBdr>
            <w:top w:val="none" w:sz="0" w:space="0" w:color="auto"/>
            <w:left w:val="none" w:sz="0" w:space="0" w:color="auto"/>
            <w:bottom w:val="none" w:sz="0" w:space="0" w:color="auto"/>
            <w:right w:val="none" w:sz="0" w:space="0" w:color="auto"/>
          </w:divBdr>
        </w:div>
        <w:div w:id="1602181050">
          <w:marLeft w:val="640"/>
          <w:marRight w:val="0"/>
          <w:marTop w:val="0"/>
          <w:marBottom w:val="0"/>
          <w:divBdr>
            <w:top w:val="none" w:sz="0" w:space="0" w:color="auto"/>
            <w:left w:val="none" w:sz="0" w:space="0" w:color="auto"/>
            <w:bottom w:val="none" w:sz="0" w:space="0" w:color="auto"/>
            <w:right w:val="none" w:sz="0" w:space="0" w:color="auto"/>
          </w:divBdr>
        </w:div>
        <w:div w:id="769591365">
          <w:marLeft w:val="640"/>
          <w:marRight w:val="0"/>
          <w:marTop w:val="0"/>
          <w:marBottom w:val="0"/>
          <w:divBdr>
            <w:top w:val="none" w:sz="0" w:space="0" w:color="auto"/>
            <w:left w:val="none" w:sz="0" w:space="0" w:color="auto"/>
            <w:bottom w:val="none" w:sz="0" w:space="0" w:color="auto"/>
            <w:right w:val="none" w:sz="0" w:space="0" w:color="auto"/>
          </w:divBdr>
        </w:div>
        <w:div w:id="1209417710">
          <w:marLeft w:val="640"/>
          <w:marRight w:val="0"/>
          <w:marTop w:val="0"/>
          <w:marBottom w:val="0"/>
          <w:divBdr>
            <w:top w:val="none" w:sz="0" w:space="0" w:color="auto"/>
            <w:left w:val="none" w:sz="0" w:space="0" w:color="auto"/>
            <w:bottom w:val="none" w:sz="0" w:space="0" w:color="auto"/>
            <w:right w:val="none" w:sz="0" w:space="0" w:color="auto"/>
          </w:divBdr>
        </w:div>
        <w:div w:id="749038753">
          <w:marLeft w:val="640"/>
          <w:marRight w:val="0"/>
          <w:marTop w:val="0"/>
          <w:marBottom w:val="0"/>
          <w:divBdr>
            <w:top w:val="none" w:sz="0" w:space="0" w:color="auto"/>
            <w:left w:val="none" w:sz="0" w:space="0" w:color="auto"/>
            <w:bottom w:val="none" w:sz="0" w:space="0" w:color="auto"/>
            <w:right w:val="none" w:sz="0" w:space="0" w:color="auto"/>
          </w:divBdr>
        </w:div>
        <w:div w:id="190412615">
          <w:marLeft w:val="640"/>
          <w:marRight w:val="0"/>
          <w:marTop w:val="0"/>
          <w:marBottom w:val="0"/>
          <w:divBdr>
            <w:top w:val="none" w:sz="0" w:space="0" w:color="auto"/>
            <w:left w:val="none" w:sz="0" w:space="0" w:color="auto"/>
            <w:bottom w:val="none" w:sz="0" w:space="0" w:color="auto"/>
            <w:right w:val="none" w:sz="0" w:space="0" w:color="auto"/>
          </w:divBdr>
        </w:div>
      </w:divsChild>
    </w:div>
    <w:div w:id="405998659">
      <w:bodyDiv w:val="1"/>
      <w:marLeft w:val="0"/>
      <w:marRight w:val="0"/>
      <w:marTop w:val="0"/>
      <w:marBottom w:val="0"/>
      <w:divBdr>
        <w:top w:val="none" w:sz="0" w:space="0" w:color="auto"/>
        <w:left w:val="none" w:sz="0" w:space="0" w:color="auto"/>
        <w:bottom w:val="none" w:sz="0" w:space="0" w:color="auto"/>
        <w:right w:val="none" w:sz="0" w:space="0" w:color="auto"/>
      </w:divBdr>
      <w:divsChild>
        <w:div w:id="483131885">
          <w:marLeft w:val="640"/>
          <w:marRight w:val="0"/>
          <w:marTop w:val="0"/>
          <w:marBottom w:val="0"/>
          <w:divBdr>
            <w:top w:val="none" w:sz="0" w:space="0" w:color="auto"/>
            <w:left w:val="none" w:sz="0" w:space="0" w:color="auto"/>
            <w:bottom w:val="none" w:sz="0" w:space="0" w:color="auto"/>
            <w:right w:val="none" w:sz="0" w:space="0" w:color="auto"/>
          </w:divBdr>
        </w:div>
        <w:div w:id="1763791588">
          <w:marLeft w:val="640"/>
          <w:marRight w:val="0"/>
          <w:marTop w:val="0"/>
          <w:marBottom w:val="0"/>
          <w:divBdr>
            <w:top w:val="none" w:sz="0" w:space="0" w:color="auto"/>
            <w:left w:val="none" w:sz="0" w:space="0" w:color="auto"/>
            <w:bottom w:val="none" w:sz="0" w:space="0" w:color="auto"/>
            <w:right w:val="none" w:sz="0" w:space="0" w:color="auto"/>
          </w:divBdr>
        </w:div>
        <w:div w:id="270284787">
          <w:marLeft w:val="640"/>
          <w:marRight w:val="0"/>
          <w:marTop w:val="0"/>
          <w:marBottom w:val="0"/>
          <w:divBdr>
            <w:top w:val="none" w:sz="0" w:space="0" w:color="auto"/>
            <w:left w:val="none" w:sz="0" w:space="0" w:color="auto"/>
            <w:bottom w:val="none" w:sz="0" w:space="0" w:color="auto"/>
            <w:right w:val="none" w:sz="0" w:space="0" w:color="auto"/>
          </w:divBdr>
        </w:div>
        <w:div w:id="2121803501">
          <w:marLeft w:val="640"/>
          <w:marRight w:val="0"/>
          <w:marTop w:val="0"/>
          <w:marBottom w:val="0"/>
          <w:divBdr>
            <w:top w:val="none" w:sz="0" w:space="0" w:color="auto"/>
            <w:left w:val="none" w:sz="0" w:space="0" w:color="auto"/>
            <w:bottom w:val="none" w:sz="0" w:space="0" w:color="auto"/>
            <w:right w:val="none" w:sz="0" w:space="0" w:color="auto"/>
          </w:divBdr>
        </w:div>
        <w:div w:id="1811631233">
          <w:marLeft w:val="640"/>
          <w:marRight w:val="0"/>
          <w:marTop w:val="0"/>
          <w:marBottom w:val="0"/>
          <w:divBdr>
            <w:top w:val="none" w:sz="0" w:space="0" w:color="auto"/>
            <w:left w:val="none" w:sz="0" w:space="0" w:color="auto"/>
            <w:bottom w:val="none" w:sz="0" w:space="0" w:color="auto"/>
            <w:right w:val="none" w:sz="0" w:space="0" w:color="auto"/>
          </w:divBdr>
        </w:div>
        <w:div w:id="224876421">
          <w:marLeft w:val="640"/>
          <w:marRight w:val="0"/>
          <w:marTop w:val="0"/>
          <w:marBottom w:val="0"/>
          <w:divBdr>
            <w:top w:val="none" w:sz="0" w:space="0" w:color="auto"/>
            <w:left w:val="none" w:sz="0" w:space="0" w:color="auto"/>
            <w:bottom w:val="none" w:sz="0" w:space="0" w:color="auto"/>
            <w:right w:val="none" w:sz="0" w:space="0" w:color="auto"/>
          </w:divBdr>
        </w:div>
        <w:div w:id="1000429294">
          <w:marLeft w:val="640"/>
          <w:marRight w:val="0"/>
          <w:marTop w:val="0"/>
          <w:marBottom w:val="0"/>
          <w:divBdr>
            <w:top w:val="none" w:sz="0" w:space="0" w:color="auto"/>
            <w:left w:val="none" w:sz="0" w:space="0" w:color="auto"/>
            <w:bottom w:val="none" w:sz="0" w:space="0" w:color="auto"/>
            <w:right w:val="none" w:sz="0" w:space="0" w:color="auto"/>
          </w:divBdr>
        </w:div>
        <w:div w:id="421604793">
          <w:marLeft w:val="640"/>
          <w:marRight w:val="0"/>
          <w:marTop w:val="0"/>
          <w:marBottom w:val="0"/>
          <w:divBdr>
            <w:top w:val="none" w:sz="0" w:space="0" w:color="auto"/>
            <w:left w:val="none" w:sz="0" w:space="0" w:color="auto"/>
            <w:bottom w:val="none" w:sz="0" w:space="0" w:color="auto"/>
            <w:right w:val="none" w:sz="0" w:space="0" w:color="auto"/>
          </w:divBdr>
        </w:div>
        <w:div w:id="391929101">
          <w:marLeft w:val="640"/>
          <w:marRight w:val="0"/>
          <w:marTop w:val="0"/>
          <w:marBottom w:val="0"/>
          <w:divBdr>
            <w:top w:val="none" w:sz="0" w:space="0" w:color="auto"/>
            <w:left w:val="none" w:sz="0" w:space="0" w:color="auto"/>
            <w:bottom w:val="none" w:sz="0" w:space="0" w:color="auto"/>
            <w:right w:val="none" w:sz="0" w:space="0" w:color="auto"/>
          </w:divBdr>
        </w:div>
        <w:div w:id="1431269913">
          <w:marLeft w:val="640"/>
          <w:marRight w:val="0"/>
          <w:marTop w:val="0"/>
          <w:marBottom w:val="0"/>
          <w:divBdr>
            <w:top w:val="none" w:sz="0" w:space="0" w:color="auto"/>
            <w:left w:val="none" w:sz="0" w:space="0" w:color="auto"/>
            <w:bottom w:val="none" w:sz="0" w:space="0" w:color="auto"/>
            <w:right w:val="none" w:sz="0" w:space="0" w:color="auto"/>
          </w:divBdr>
        </w:div>
        <w:div w:id="1111390932">
          <w:marLeft w:val="640"/>
          <w:marRight w:val="0"/>
          <w:marTop w:val="0"/>
          <w:marBottom w:val="0"/>
          <w:divBdr>
            <w:top w:val="none" w:sz="0" w:space="0" w:color="auto"/>
            <w:left w:val="none" w:sz="0" w:space="0" w:color="auto"/>
            <w:bottom w:val="none" w:sz="0" w:space="0" w:color="auto"/>
            <w:right w:val="none" w:sz="0" w:space="0" w:color="auto"/>
          </w:divBdr>
        </w:div>
        <w:div w:id="851994219">
          <w:marLeft w:val="640"/>
          <w:marRight w:val="0"/>
          <w:marTop w:val="0"/>
          <w:marBottom w:val="0"/>
          <w:divBdr>
            <w:top w:val="none" w:sz="0" w:space="0" w:color="auto"/>
            <w:left w:val="none" w:sz="0" w:space="0" w:color="auto"/>
            <w:bottom w:val="none" w:sz="0" w:space="0" w:color="auto"/>
            <w:right w:val="none" w:sz="0" w:space="0" w:color="auto"/>
          </w:divBdr>
        </w:div>
        <w:div w:id="1029992764">
          <w:marLeft w:val="640"/>
          <w:marRight w:val="0"/>
          <w:marTop w:val="0"/>
          <w:marBottom w:val="0"/>
          <w:divBdr>
            <w:top w:val="none" w:sz="0" w:space="0" w:color="auto"/>
            <w:left w:val="none" w:sz="0" w:space="0" w:color="auto"/>
            <w:bottom w:val="none" w:sz="0" w:space="0" w:color="auto"/>
            <w:right w:val="none" w:sz="0" w:space="0" w:color="auto"/>
          </w:divBdr>
        </w:div>
        <w:div w:id="646280808">
          <w:marLeft w:val="640"/>
          <w:marRight w:val="0"/>
          <w:marTop w:val="0"/>
          <w:marBottom w:val="0"/>
          <w:divBdr>
            <w:top w:val="none" w:sz="0" w:space="0" w:color="auto"/>
            <w:left w:val="none" w:sz="0" w:space="0" w:color="auto"/>
            <w:bottom w:val="none" w:sz="0" w:space="0" w:color="auto"/>
            <w:right w:val="none" w:sz="0" w:space="0" w:color="auto"/>
          </w:divBdr>
        </w:div>
        <w:div w:id="390540296">
          <w:marLeft w:val="640"/>
          <w:marRight w:val="0"/>
          <w:marTop w:val="0"/>
          <w:marBottom w:val="0"/>
          <w:divBdr>
            <w:top w:val="none" w:sz="0" w:space="0" w:color="auto"/>
            <w:left w:val="none" w:sz="0" w:space="0" w:color="auto"/>
            <w:bottom w:val="none" w:sz="0" w:space="0" w:color="auto"/>
            <w:right w:val="none" w:sz="0" w:space="0" w:color="auto"/>
          </w:divBdr>
        </w:div>
        <w:div w:id="1123812950">
          <w:marLeft w:val="640"/>
          <w:marRight w:val="0"/>
          <w:marTop w:val="0"/>
          <w:marBottom w:val="0"/>
          <w:divBdr>
            <w:top w:val="none" w:sz="0" w:space="0" w:color="auto"/>
            <w:left w:val="none" w:sz="0" w:space="0" w:color="auto"/>
            <w:bottom w:val="none" w:sz="0" w:space="0" w:color="auto"/>
            <w:right w:val="none" w:sz="0" w:space="0" w:color="auto"/>
          </w:divBdr>
        </w:div>
        <w:div w:id="473914029">
          <w:marLeft w:val="640"/>
          <w:marRight w:val="0"/>
          <w:marTop w:val="0"/>
          <w:marBottom w:val="0"/>
          <w:divBdr>
            <w:top w:val="none" w:sz="0" w:space="0" w:color="auto"/>
            <w:left w:val="none" w:sz="0" w:space="0" w:color="auto"/>
            <w:bottom w:val="none" w:sz="0" w:space="0" w:color="auto"/>
            <w:right w:val="none" w:sz="0" w:space="0" w:color="auto"/>
          </w:divBdr>
        </w:div>
        <w:div w:id="1173255427">
          <w:marLeft w:val="640"/>
          <w:marRight w:val="0"/>
          <w:marTop w:val="0"/>
          <w:marBottom w:val="0"/>
          <w:divBdr>
            <w:top w:val="none" w:sz="0" w:space="0" w:color="auto"/>
            <w:left w:val="none" w:sz="0" w:space="0" w:color="auto"/>
            <w:bottom w:val="none" w:sz="0" w:space="0" w:color="auto"/>
            <w:right w:val="none" w:sz="0" w:space="0" w:color="auto"/>
          </w:divBdr>
        </w:div>
        <w:div w:id="768886995">
          <w:marLeft w:val="640"/>
          <w:marRight w:val="0"/>
          <w:marTop w:val="0"/>
          <w:marBottom w:val="0"/>
          <w:divBdr>
            <w:top w:val="none" w:sz="0" w:space="0" w:color="auto"/>
            <w:left w:val="none" w:sz="0" w:space="0" w:color="auto"/>
            <w:bottom w:val="none" w:sz="0" w:space="0" w:color="auto"/>
            <w:right w:val="none" w:sz="0" w:space="0" w:color="auto"/>
          </w:divBdr>
        </w:div>
        <w:div w:id="1548839758">
          <w:marLeft w:val="640"/>
          <w:marRight w:val="0"/>
          <w:marTop w:val="0"/>
          <w:marBottom w:val="0"/>
          <w:divBdr>
            <w:top w:val="none" w:sz="0" w:space="0" w:color="auto"/>
            <w:left w:val="none" w:sz="0" w:space="0" w:color="auto"/>
            <w:bottom w:val="none" w:sz="0" w:space="0" w:color="auto"/>
            <w:right w:val="none" w:sz="0" w:space="0" w:color="auto"/>
          </w:divBdr>
        </w:div>
        <w:div w:id="690961649">
          <w:marLeft w:val="640"/>
          <w:marRight w:val="0"/>
          <w:marTop w:val="0"/>
          <w:marBottom w:val="0"/>
          <w:divBdr>
            <w:top w:val="none" w:sz="0" w:space="0" w:color="auto"/>
            <w:left w:val="none" w:sz="0" w:space="0" w:color="auto"/>
            <w:bottom w:val="none" w:sz="0" w:space="0" w:color="auto"/>
            <w:right w:val="none" w:sz="0" w:space="0" w:color="auto"/>
          </w:divBdr>
        </w:div>
        <w:div w:id="2130121897">
          <w:marLeft w:val="640"/>
          <w:marRight w:val="0"/>
          <w:marTop w:val="0"/>
          <w:marBottom w:val="0"/>
          <w:divBdr>
            <w:top w:val="none" w:sz="0" w:space="0" w:color="auto"/>
            <w:left w:val="none" w:sz="0" w:space="0" w:color="auto"/>
            <w:bottom w:val="none" w:sz="0" w:space="0" w:color="auto"/>
            <w:right w:val="none" w:sz="0" w:space="0" w:color="auto"/>
          </w:divBdr>
        </w:div>
        <w:div w:id="650057328">
          <w:marLeft w:val="640"/>
          <w:marRight w:val="0"/>
          <w:marTop w:val="0"/>
          <w:marBottom w:val="0"/>
          <w:divBdr>
            <w:top w:val="none" w:sz="0" w:space="0" w:color="auto"/>
            <w:left w:val="none" w:sz="0" w:space="0" w:color="auto"/>
            <w:bottom w:val="none" w:sz="0" w:space="0" w:color="auto"/>
            <w:right w:val="none" w:sz="0" w:space="0" w:color="auto"/>
          </w:divBdr>
        </w:div>
        <w:div w:id="1375232340">
          <w:marLeft w:val="640"/>
          <w:marRight w:val="0"/>
          <w:marTop w:val="0"/>
          <w:marBottom w:val="0"/>
          <w:divBdr>
            <w:top w:val="none" w:sz="0" w:space="0" w:color="auto"/>
            <w:left w:val="none" w:sz="0" w:space="0" w:color="auto"/>
            <w:bottom w:val="none" w:sz="0" w:space="0" w:color="auto"/>
            <w:right w:val="none" w:sz="0" w:space="0" w:color="auto"/>
          </w:divBdr>
        </w:div>
        <w:div w:id="2069301259">
          <w:marLeft w:val="640"/>
          <w:marRight w:val="0"/>
          <w:marTop w:val="0"/>
          <w:marBottom w:val="0"/>
          <w:divBdr>
            <w:top w:val="none" w:sz="0" w:space="0" w:color="auto"/>
            <w:left w:val="none" w:sz="0" w:space="0" w:color="auto"/>
            <w:bottom w:val="none" w:sz="0" w:space="0" w:color="auto"/>
            <w:right w:val="none" w:sz="0" w:space="0" w:color="auto"/>
          </w:divBdr>
        </w:div>
        <w:div w:id="689451567">
          <w:marLeft w:val="640"/>
          <w:marRight w:val="0"/>
          <w:marTop w:val="0"/>
          <w:marBottom w:val="0"/>
          <w:divBdr>
            <w:top w:val="none" w:sz="0" w:space="0" w:color="auto"/>
            <w:left w:val="none" w:sz="0" w:space="0" w:color="auto"/>
            <w:bottom w:val="none" w:sz="0" w:space="0" w:color="auto"/>
            <w:right w:val="none" w:sz="0" w:space="0" w:color="auto"/>
          </w:divBdr>
        </w:div>
        <w:div w:id="1509978670">
          <w:marLeft w:val="640"/>
          <w:marRight w:val="0"/>
          <w:marTop w:val="0"/>
          <w:marBottom w:val="0"/>
          <w:divBdr>
            <w:top w:val="none" w:sz="0" w:space="0" w:color="auto"/>
            <w:left w:val="none" w:sz="0" w:space="0" w:color="auto"/>
            <w:bottom w:val="none" w:sz="0" w:space="0" w:color="auto"/>
            <w:right w:val="none" w:sz="0" w:space="0" w:color="auto"/>
          </w:divBdr>
        </w:div>
        <w:div w:id="190801288">
          <w:marLeft w:val="640"/>
          <w:marRight w:val="0"/>
          <w:marTop w:val="0"/>
          <w:marBottom w:val="0"/>
          <w:divBdr>
            <w:top w:val="none" w:sz="0" w:space="0" w:color="auto"/>
            <w:left w:val="none" w:sz="0" w:space="0" w:color="auto"/>
            <w:bottom w:val="none" w:sz="0" w:space="0" w:color="auto"/>
            <w:right w:val="none" w:sz="0" w:space="0" w:color="auto"/>
          </w:divBdr>
        </w:div>
        <w:div w:id="1068922156">
          <w:marLeft w:val="640"/>
          <w:marRight w:val="0"/>
          <w:marTop w:val="0"/>
          <w:marBottom w:val="0"/>
          <w:divBdr>
            <w:top w:val="none" w:sz="0" w:space="0" w:color="auto"/>
            <w:left w:val="none" w:sz="0" w:space="0" w:color="auto"/>
            <w:bottom w:val="none" w:sz="0" w:space="0" w:color="auto"/>
            <w:right w:val="none" w:sz="0" w:space="0" w:color="auto"/>
          </w:divBdr>
        </w:div>
        <w:div w:id="845293443">
          <w:marLeft w:val="640"/>
          <w:marRight w:val="0"/>
          <w:marTop w:val="0"/>
          <w:marBottom w:val="0"/>
          <w:divBdr>
            <w:top w:val="none" w:sz="0" w:space="0" w:color="auto"/>
            <w:left w:val="none" w:sz="0" w:space="0" w:color="auto"/>
            <w:bottom w:val="none" w:sz="0" w:space="0" w:color="auto"/>
            <w:right w:val="none" w:sz="0" w:space="0" w:color="auto"/>
          </w:divBdr>
        </w:div>
        <w:div w:id="1929001709">
          <w:marLeft w:val="640"/>
          <w:marRight w:val="0"/>
          <w:marTop w:val="0"/>
          <w:marBottom w:val="0"/>
          <w:divBdr>
            <w:top w:val="none" w:sz="0" w:space="0" w:color="auto"/>
            <w:left w:val="none" w:sz="0" w:space="0" w:color="auto"/>
            <w:bottom w:val="none" w:sz="0" w:space="0" w:color="auto"/>
            <w:right w:val="none" w:sz="0" w:space="0" w:color="auto"/>
          </w:divBdr>
        </w:div>
        <w:div w:id="543062901">
          <w:marLeft w:val="640"/>
          <w:marRight w:val="0"/>
          <w:marTop w:val="0"/>
          <w:marBottom w:val="0"/>
          <w:divBdr>
            <w:top w:val="none" w:sz="0" w:space="0" w:color="auto"/>
            <w:left w:val="none" w:sz="0" w:space="0" w:color="auto"/>
            <w:bottom w:val="none" w:sz="0" w:space="0" w:color="auto"/>
            <w:right w:val="none" w:sz="0" w:space="0" w:color="auto"/>
          </w:divBdr>
        </w:div>
        <w:div w:id="1923948775">
          <w:marLeft w:val="640"/>
          <w:marRight w:val="0"/>
          <w:marTop w:val="0"/>
          <w:marBottom w:val="0"/>
          <w:divBdr>
            <w:top w:val="none" w:sz="0" w:space="0" w:color="auto"/>
            <w:left w:val="none" w:sz="0" w:space="0" w:color="auto"/>
            <w:bottom w:val="none" w:sz="0" w:space="0" w:color="auto"/>
            <w:right w:val="none" w:sz="0" w:space="0" w:color="auto"/>
          </w:divBdr>
        </w:div>
        <w:div w:id="1260288247">
          <w:marLeft w:val="640"/>
          <w:marRight w:val="0"/>
          <w:marTop w:val="0"/>
          <w:marBottom w:val="0"/>
          <w:divBdr>
            <w:top w:val="none" w:sz="0" w:space="0" w:color="auto"/>
            <w:left w:val="none" w:sz="0" w:space="0" w:color="auto"/>
            <w:bottom w:val="none" w:sz="0" w:space="0" w:color="auto"/>
            <w:right w:val="none" w:sz="0" w:space="0" w:color="auto"/>
          </w:divBdr>
        </w:div>
        <w:div w:id="1274168678">
          <w:marLeft w:val="640"/>
          <w:marRight w:val="0"/>
          <w:marTop w:val="0"/>
          <w:marBottom w:val="0"/>
          <w:divBdr>
            <w:top w:val="none" w:sz="0" w:space="0" w:color="auto"/>
            <w:left w:val="none" w:sz="0" w:space="0" w:color="auto"/>
            <w:bottom w:val="none" w:sz="0" w:space="0" w:color="auto"/>
            <w:right w:val="none" w:sz="0" w:space="0" w:color="auto"/>
          </w:divBdr>
        </w:div>
        <w:div w:id="2058820165">
          <w:marLeft w:val="640"/>
          <w:marRight w:val="0"/>
          <w:marTop w:val="0"/>
          <w:marBottom w:val="0"/>
          <w:divBdr>
            <w:top w:val="none" w:sz="0" w:space="0" w:color="auto"/>
            <w:left w:val="none" w:sz="0" w:space="0" w:color="auto"/>
            <w:bottom w:val="none" w:sz="0" w:space="0" w:color="auto"/>
            <w:right w:val="none" w:sz="0" w:space="0" w:color="auto"/>
          </w:divBdr>
        </w:div>
        <w:div w:id="1709185875">
          <w:marLeft w:val="640"/>
          <w:marRight w:val="0"/>
          <w:marTop w:val="0"/>
          <w:marBottom w:val="0"/>
          <w:divBdr>
            <w:top w:val="none" w:sz="0" w:space="0" w:color="auto"/>
            <w:left w:val="none" w:sz="0" w:space="0" w:color="auto"/>
            <w:bottom w:val="none" w:sz="0" w:space="0" w:color="auto"/>
            <w:right w:val="none" w:sz="0" w:space="0" w:color="auto"/>
          </w:divBdr>
        </w:div>
        <w:div w:id="1275288131">
          <w:marLeft w:val="640"/>
          <w:marRight w:val="0"/>
          <w:marTop w:val="0"/>
          <w:marBottom w:val="0"/>
          <w:divBdr>
            <w:top w:val="none" w:sz="0" w:space="0" w:color="auto"/>
            <w:left w:val="none" w:sz="0" w:space="0" w:color="auto"/>
            <w:bottom w:val="none" w:sz="0" w:space="0" w:color="auto"/>
            <w:right w:val="none" w:sz="0" w:space="0" w:color="auto"/>
          </w:divBdr>
        </w:div>
        <w:div w:id="1619800311">
          <w:marLeft w:val="640"/>
          <w:marRight w:val="0"/>
          <w:marTop w:val="0"/>
          <w:marBottom w:val="0"/>
          <w:divBdr>
            <w:top w:val="none" w:sz="0" w:space="0" w:color="auto"/>
            <w:left w:val="none" w:sz="0" w:space="0" w:color="auto"/>
            <w:bottom w:val="none" w:sz="0" w:space="0" w:color="auto"/>
            <w:right w:val="none" w:sz="0" w:space="0" w:color="auto"/>
          </w:divBdr>
        </w:div>
        <w:div w:id="391462080">
          <w:marLeft w:val="640"/>
          <w:marRight w:val="0"/>
          <w:marTop w:val="0"/>
          <w:marBottom w:val="0"/>
          <w:divBdr>
            <w:top w:val="none" w:sz="0" w:space="0" w:color="auto"/>
            <w:left w:val="none" w:sz="0" w:space="0" w:color="auto"/>
            <w:bottom w:val="none" w:sz="0" w:space="0" w:color="auto"/>
            <w:right w:val="none" w:sz="0" w:space="0" w:color="auto"/>
          </w:divBdr>
        </w:div>
        <w:div w:id="569727863">
          <w:marLeft w:val="640"/>
          <w:marRight w:val="0"/>
          <w:marTop w:val="0"/>
          <w:marBottom w:val="0"/>
          <w:divBdr>
            <w:top w:val="none" w:sz="0" w:space="0" w:color="auto"/>
            <w:left w:val="none" w:sz="0" w:space="0" w:color="auto"/>
            <w:bottom w:val="none" w:sz="0" w:space="0" w:color="auto"/>
            <w:right w:val="none" w:sz="0" w:space="0" w:color="auto"/>
          </w:divBdr>
        </w:div>
        <w:div w:id="2082288903">
          <w:marLeft w:val="640"/>
          <w:marRight w:val="0"/>
          <w:marTop w:val="0"/>
          <w:marBottom w:val="0"/>
          <w:divBdr>
            <w:top w:val="none" w:sz="0" w:space="0" w:color="auto"/>
            <w:left w:val="none" w:sz="0" w:space="0" w:color="auto"/>
            <w:bottom w:val="none" w:sz="0" w:space="0" w:color="auto"/>
            <w:right w:val="none" w:sz="0" w:space="0" w:color="auto"/>
          </w:divBdr>
        </w:div>
        <w:div w:id="1909613243">
          <w:marLeft w:val="640"/>
          <w:marRight w:val="0"/>
          <w:marTop w:val="0"/>
          <w:marBottom w:val="0"/>
          <w:divBdr>
            <w:top w:val="none" w:sz="0" w:space="0" w:color="auto"/>
            <w:left w:val="none" w:sz="0" w:space="0" w:color="auto"/>
            <w:bottom w:val="none" w:sz="0" w:space="0" w:color="auto"/>
            <w:right w:val="none" w:sz="0" w:space="0" w:color="auto"/>
          </w:divBdr>
        </w:div>
        <w:div w:id="876964409">
          <w:marLeft w:val="640"/>
          <w:marRight w:val="0"/>
          <w:marTop w:val="0"/>
          <w:marBottom w:val="0"/>
          <w:divBdr>
            <w:top w:val="none" w:sz="0" w:space="0" w:color="auto"/>
            <w:left w:val="none" w:sz="0" w:space="0" w:color="auto"/>
            <w:bottom w:val="none" w:sz="0" w:space="0" w:color="auto"/>
            <w:right w:val="none" w:sz="0" w:space="0" w:color="auto"/>
          </w:divBdr>
        </w:div>
        <w:div w:id="792017495">
          <w:marLeft w:val="640"/>
          <w:marRight w:val="0"/>
          <w:marTop w:val="0"/>
          <w:marBottom w:val="0"/>
          <w:divBdr>
            <w:top w:val="none" w:sz="0" w:space="0" w:color="auto"/>
            <w:left w:val="none" w:sz="0" w:space="0" w:color="auto"/>
            <w:bottom w:val="none" w:sz="0" w:space="0" w:color="auto"/>
            <w:right w:val="none" w:sz="0" w:space="0" w:color="auto"/>
          </w:divBdr>
        </w:div>
        <w:div w:id="1028600014">
          <w:marLeft w:val="640"/>
          <w:marRight w:val="0"/>
          <w:marTop w:val="0"/>
          <w:marBottom w:val="0"/>
          <w:divBdr>
            <w:top w:val="none" w:sz="0" w:space="0" w:color="auto"/>
            <w:left w:val="none" w:sz="0" w:space="0" w:color="auto"/>
            <w:bottom w:val="none" w:sz="0" w:space="0" w:color="auto"/>
            <w:right w:val="none" w:sz="0" w:space="0" w:color="auto"/>
          </w:divBdr>
        </w:div>
        <w:div w:id="1937640001">
          <w:marLeft w:val="640"/>
          <w:marRight w:val="0"/>
          <w:marTop w:val="0"/>
          <w:marBottom w:val="0"/>
          <w:divBdr>
            <w:top w:val="none" w:sz="0" w:space="0" w:color="auto"/>
            <w:left w:val="none" w:sz="0" w:space="0" w:color="auto"/>
            <w:bottom w:val="none" w:sz="0" w:space="0" w:color="auto"/>
            <w:right w:val="none" w:sz="0" w:space="0" w:color="auto"/>
          </w:divBdr>
        </w:div>
        <w:div w:id="2039696103">
          <w:marLeft w:val="640"/>
          <w:marRight w:val="0"/>
          <w:marTop w:val="0"/>
          <w:marBottom w:val="0"/>
          <w:divBdr>
            <w:top w:val="none" w:sz="0" w:space="0" w:color="auto"/>
            <w:left w:val="none" w:sz="0" w:space="0" w:color="auto"/>
            <w:bottom w:val="none" w:sz="0" w:space="0" w:color="auto"/>
            <w:right w:val="none" w:sz="0" w:space="0" w:color="auto"/>
          </w:divBdr>
        </w:div>
        <w:div w:id="678197892">
          <w:marLeft w:val="640"/>
          <w:marRight w:val="0"/>
          <w:marTop w:val="0"/>
          <w:marBottom w:val="0"/>
          <w:divBdr>
            <w:top w:val="none" w:sz="0" w:space="0" w:color="auto"/>
            <w:left w:val="none" w:sz="0" w:space="0" w:color="auto"/>
            <w:bottom w:val="none" w:sz="0" w:space="0" w:color="auto"/>
            <w:right w:val="none" w:sz="0" w:space="0" w:color="auto"/>
          </w:divBdr>
        </w:div>
        <w:div w:id="1194885071">
          <w:marLeft w:val="640"/>
          <w:marRight w:val="0"/>
          <w:marTop w:val="0"/>
          <w:marBottom w:val="0"/>
          <w:divBdr>
            <w:top w:val="none" w:sz="0" w:space="0" w:color="auto"/>
            <w:left w:val="none" w:sz="0" w:space="0" w:color="auto"/>
            <w:bottom w:val="none" w:sz="0" w:space="0" w:color="auto"/>
            <w:right w:val="none" w:sz="0" w:space="0" w:color="auto"/>
          </w:divBdr>
        </w:div>
        <w:div w:id="1542521045">
          <w:marLeft w:val="640"/>
          <w:marRight w:val="0"/>
          <w:marTop w:val="0"/>
          <w:marBottom w:val="0"/>
          <w:divBdr>
            <w:top w:val="none" w:sz="0" w:space="0" w:color="auto"/>
            <w:left w:val="none" w:sz="0" w:space="0" w:color="auto"/>
            <w:bottom w:val="none" w:sz="0" w:space="0" w:color="auto"/>
            <w:right w:val="none" w:sz="0" w:space="0" w:color="auto"/>
          </w:divBdr>
        </w:div>
        <w:div w:id="41366337">
          <w:marLeft w:val="640"/>
          <w:marRight w:val="0"/>
          <w:marTop w:val="0"/>
          <w:marBottom w:val="0"/>
          <w:divBdr>
            <w:top w:val="none" w:sz="0" w:space="0" w:color="auto"/>
            <w:left w:val="none" w:sz="0" w:space="0" w:color="auto"/>
            <w:bottom w:val="none" w:sz="0" w:space="0" w:color="auto"/>
            <w:right w:val="none" w:sz="0" w:space="0" w:color="auto"/>
          </w:divBdr>
        </w:div>
        <w:div w:id="1424377789">
          <w:marLeft w:val="640"/>
          <w:marRight w:val="0"/>
          <w:marTop w:val="0"/>
          <w:marBottom w:val="0"/>
          <w:divBdr>
            <w:top w:val="none" w:sz="0" w:space="0" w:color="auto"/>
            <w:left w:val="none" w:sz="0" w:space="0" w:color="auto"/>
            <w:bottom w:val="none" w:sz="0" w:space="0" w:color="auto"/>
            <w:right w:val="none" w:sz="0" w:space="0" w:color="auto"/>
          </w:divBdr>
        </w:div>
        <w:div w:id="850416900">
          <w:marLeft w:val="640"/>
          <w:marRight w:val="0"/>
          <w:marTop w:val="0"/>
          <w:marBottom w:val="0"/>
          <w:divBdr>
            <w:top w:val="none" w:sz="0" w:space="0" w:color="auto"/>
            <w:left w:val="none" w:sz="0" w:space="0" w:color="auto"/>
            <w:bottom w:val="none" w:sz="0" w:space="0" w:color="auto"/>
            <w:right w:val="none" w:sz="0" w:space="0" w:color="auto"/>
          </w:divBdr>
        </w:div>
        <w:div w:id="561479427">
          <w:marLeft w:val="640"/>
          <w:marRight w:val="0"/>
          <w:marTop w:val="0"/>
          <w:marBottom w:val="0"/>
          <w:divBdr>
            <w:top w:val="none" w:sz="0" w:space="0" w:color="auto"/>
            <w:left w:val="none" w:sz="0" w:space="0" w:color="auto"/>
            <w:bottom w:val="none" w:sz="0" w:space="0" w:color="auto"/>
            <w:right w:val="none" w:sz="0" w:space="0" w:color="auto"/>
          </w:divBdr>
        </w:div>
        <w:div w:id="1430927139">
          <w:marLeft w:val="640"/>
          <w:marRight w:val="0"/>
          <w:marTop w:val="0"/>
          <w:marBottom w:val="0"/>
          <w:divBdr>
            <w:top w:val="none" w:sz="0" w:space="0" w:color="auto"/>
            <w:left w:val="none" w:sz="0" w:space="0" w:color="auto"/>
            <w:bottom w:val="none" w:sz="0" w:space="0" w:color="auto"/>
            <w:right w:val="none" w:sz="0" w:space="0" w:color="auto"/>
          </w:divBdr>
        </w:div>
        <w:div w:id="1099329874">
          <w:marLeft w:val="640"/>
          <w:marRight w:val="0"/>
          <w:marTop w:val="0"/>
          <w:marBottom w:val="0"/>
          <w:divBdr>
            <w:top w:val="none" w:sz="0" w:space="0" w:color="auto"/>
            <w:left w:val="none" w:sz="0" w:space="0" w:color="auto"/>
            <w:bottom w:val="none" w:sz="0" w:space="0" w:color="auto"/>
            <w:right w:val="none" w:sz="0" w:space="0" w:color="auto"/>
          </w:divBdr>
        </w:div>
        <w:div w:id="305935951">
          <w:marLeft w:val="640"/>
          <w:marRight w:val="0"/>
          <w:marTop w:val="0"/>
          <w:marBottom w:val="0"/>
          <w:divBdr>
            <w:top w:val="none" w:sz="0" w:space="0" w:color="auto"/>
            <w:left w:val="none" w:sz="0" w:space="0" w:color="auto"/>
            <w:bottom w:val="none" w:sz="0" w:space="0" w:color="auto"/>
            <w:right w:val="none" w:sz="0" w:space="0" w:color="auto"/>
          </w:divBdr>
        </w:div>
        <w:div w:id="2046902470">
          <w:marLeft w:val="640"/>
          <w:marRight w:val="0"/>
          <w:marTop w:val="0"/>
          <w:marBottom w:val="0"/>
          <w:divBdr>
            <w:top w:val="none" w:sz="0" w:space="0" w:color="auto"/>
            <w:left w:val="none" w:sz="0" w:space="0" w:color="auto"/>
            <w:bottom w:val="none" w:sz="0" w:space="0" w:color="auto"/>
            <w:right w:val="none" w:sz="0" w:space="0" w:color="auto"/>
          </w:divBdr>
        </w:div>
        <w:div w:id="318509432">
          <w:marLeft w:val="640"/>
          <w:marRight w:val="0"/>
          <w:marTop w:val="0"/>
          <w:marBottom w:val="0"/>
          <w:divBdr>
            <w:top w:val="none" w:sz="0" w:space="0" w:color="auto"/>
            <w:left w:val="none" w:sz="0" w:space="0" w:color="auto"/>
            <w:bottom w:val="none" w:sz="0" w:space="0" w:color="auto"/>
            <w:right w:val="none" w:sz="0" w:space="0" w:color="auto"/>
          </w:divBdr>
        </w:div>
        <w:div w:id="839153932">
          <w:marLeft w:val="640"/>
          <w:marRight w:val="0"/>
          <w:marTop w:val="0"/>
          <w:marBottom w:val="0"/>
          <w:divBdr>
            <w:top w:val="none" w:sz="0" w:space="0" w:color="auto"/>
            <w:left w:val="none" w:sz="0" w:space="0" w:color="auto"/>
            <w:bottom w:val="none" w:sz="0" w:space="0" w:color="auto"/>
            <w:right w:val="none" w:sz="0" w:space="0" w:color="auto"/>
          </w:divBdr>
        </w:div>
        <w:div w:id="1766263552">
          <w:marLeft w:val="640"/>
          <w:marRight w:val="0"/>
          <w:marTop w:val="0"/>
          <w:marBottom w:val="0"/>
          <w:divBdr>
            <w:top w:val="none" w:sz="0" w:space="0" w:color="auto"/>
            <w:left w:val="none" w:sz="0" w:space="0" w:color="auto"/>
            <w:bottom w:val="none" w:sz="0" w:space="0" w:color="auto"/>
            <w:right w:val="none" w:sz="0" w:space="0" w:color="auto"/>
          </w:divBdr>
        </w:div>
        <w:div w:id="226573830">
          <w:marLeft w:val="640"/>
          <w:marRight w:val="0"/>
          <w:marTop w:val="0"/>
          <w:marBottom w:val="0"/>
          <w:divBdr>
            <w:top w:val="none" w:sz="0" w:space="0" w:color="auto"/>
            <w:left w:val="none" w:sz="0" w:space="0" w:color="auto"/>
            <w:bottom w:val="none" w:sz="0" w:space="0" w:color="auto"/>
            <w:right w:val="none" w:sz="0" w:space="0" w:color="auto"/>
          </w:divBdr>
        </w:div>
        <w:div w:id="79496707">
          <w:marLeft w:val="640"/>
          <w:marRight w:val="0"/>
          <w:marTop w:val="0"/>
          <w:marBottom w:val="0"/>
          <w:divBdr>
            <w:top w:val="none" w:sz="0" w:space="0" w:color="auto"/>
            <w:left w:val="none" w:sz="0" w:space="0" w:color="auto"/>
            <w:bottom w:val="none" w:sz="0" w:space="0" w:color="auto"/>
            <w:right w:val="none" w:sz="0" w:space="0" w:color="auto"/>
          </w:divBdr>
        </w:div>
        <w:div w:id="551885858">
          <w:marLeft w:val="640"/>
          <w:marRight w:val="0"/>
          <w:marTop w:val="0"/>
          <w:marBottom w:val="0"/>
          <w:divBdr>
            <w:top w:val="none" w:sz="0" w:space="0" w:color="auto"/>
            <w:left w:val="none" w:sz="0" w:space="0" w:color="auto"/>
            <w:bottom w:val="none" w:sz="0" w:space="0" w:color="auto"/>
            <w:right w:val="none" w:sz="0" w:space="0" w:color="auto"/>
          </w:divBdr>
        </w:div>
        <w:div w:id="1336880352">
          <w:marLeft w:val="640"/>
          <w:marRight w:val="0"/>
          <w:marTop w:val="0"/>
          <w:marBottom w:val="0"/>
          <w:divBdr>
            <w:top w:val="none" w:sz="0" w:space="0" w:color="auto"/>
            <w:left w:val="none" w:sz="0" w:space="0" w:color="auto"/>
            <w:bottom w:val="none" w:sz="0" w:space="0" w:color="auto"/>
            <w:right w:val="none" w:sz="0" w:space="0" w:color="auto"/>
          </w:divBdr>
        </w:div>
        <w:div w:id="657071591">
          <w:marLeft w:val="640"/>
          <w:marRight w:val="0"/>
          <w:marTop w:val="0"/>
          <w:marBottom w:val="0"/>
          <w:divBdr>
            <w:top w:val="none" w:sz="0" w:space="0" w:color="auto"/>
            <w:left w:val="none" w:sz="0" w:space="0" w:color="auto"/>
            <w:bottom w:val="none" w:sz="0" w:space="0" w:color="auto"/>
            <w:right w:val="none" w:sz="0" w:space="0" w:color="auto"/>
          </w:divBdr>
        </w:div>
        <w:div w:id="1053844836">
          <w:marLeft w:val="640"/>
          <w:marRight w:val="0"/>
          <w:marTop w:val="0"/>
          <w:marBottom w:val="0"/>
          <w:divBdr>
            <w:top w:val="none" w:sz="0" w:space="0" w:color="auto"/>
            <w:left w:val="none" w:sz="0" w:space="0" w:color="auto"/>
            <w:bottom w:val="none" w:sz="0" w:space="0" w:color="auto"/>
            <w:right w:val="none" w:sz="0" w:space="0" w:color="auto"/>
          </w:divBdr>
        </w:div>
        <w:div w:id="1360550306">
          <w:marLeft w:val="640"/>
          <w:marRight w:val="0"/>
          <w:marTop w:val="0"/>
          <w:marBottom w:val="0"/>
          <w:divBdr>
            <w:top w:val="none" w:sz="0" w:space="0" w:color="auto"/>
            <w:left w:val="none" w:sz="0" w:space="0" w:color="auto"/>
            <w:bottom w:val="none" w:sz="0" w:space="0" w:color="auto"/>
            <w:right w:val="none" w:sz="0" w:space="0" w:color="auto"/>
          </w:divBdr>
        </w:div>
        <w:div w:id="1071657413">
          <w:marLeft w:val="640"/>
          <w:marRight w:val="0"/>
          <w:marTop w:val="0"/>
          <w:marBottom w:val="0"/>
          <w:divBdr>
            <w:top w:val="none" w:sz="0" w:space="0" w:color="auto"/>
            <w:left w:val="none" w:sz="0" w:space="0" w:color="auto"/>
            <w:bottom w:val="none" w:sz="0" w:space="0" w:color="auto"/>
            <w:right w:val="none" w:sz="0" w:space="0" w:color="auto"/>
          </w:divBdr>
        </w:div>
        <w:div w:id="1891454589">
          <w:marLeft w:val="640"/>
          <w:marRight w:val="0"/>
          <w:marTop w:val="0"/>
          <w:marBottom w:val="0"/>
          <w:divBdr>
            <w:top w:val="none" w:sz="0" w:space="0" w:color="auto"/>
            <w:left w:val="none" w:sz="0" w:space="0" w:color="auto"/>
            <w:bottom w:val="none" w:sz="0" w:space="0" w:color="auto"/>
            <w:right w:val="none" w:sz="0" w:space="0" w:color="auto"/>
          </w:divBdr>
        </w:div>
        <w:div w:id="567694211">
          <w:marLeft w:val="640"/>
          <w:marRight w:val="0"/>
          <w:marTop w:val="0"/>
          <w:marBottom w:val="0"/>
          <w:divBdr>
            <w:top w:val="none" w:sz="0" w:space="0" w:color="auto"/>
            <w:left w:val="none" w:sz="0" w:space="0" w:color="auto"/>
            <w:bottom w:val="none" w:sz="0" w:space="0" w:color="auto"/>
            <w:right w:val="none" w:sz="0" w:space="0" w:color="auto"/>
          </w:divBdr>
        </w:div>
        <w:div w:id="1956793500">
          <w:marLeft w:val="640"/>
          <w:marRight w:val="0"/>
          <w:marTop w:val="0"/>
          <w:marBottom w:val="0"/>
          <w:divBdr>
            <w:top w:val="none" w:sz="0" w:space="0" w:color="auto"/>
            <w:left w:val="none" w:sz="0" w:space="0" w:color="auto"/>
            <w:bottom w:val="none" w:sz="0" w:space="0" w:color="auto"/>
            <w:right w:val="none" w:sz="0" w:space="0" w:color="auto"/>
          </w:divBdr>
        </w:div>
        <w:div w:id="463695142">
          <w:marLeft w:val="640"/>
          <w:marRight w:val="0"/>
          <w:marTop w:val="0"/>
          <w:marBottom w:val="0"/>
          <w:divBdr>
            <w:top w:val="none" w:sz="0" w:space="0" w:color="auto"/>
            <w:left w:val="none" w:sz="0" w:space="0" w:color="auto"/>
            <w:bottom w:val="none" w:sz="0" w:space="0" w:color="auto"/>
            <w:right w:val="none" w:sz="0" w:space="0" w:color="auto"/>
          </w:divBdr>
        </w:div>
        <w:div w:id="2147043703">
          <w:marLeft w:val="640"/>
          <w:marRight w:val="0"/>
          <w:marTop w:val="0"/>
          <w:marBottom w:val="0"/>
          <w:divBdr>
            <w:top w:val="none" w:sz="0" w:space="0" w:color="auto"/>
            <w:left w:val="none" w:sz="0" w:space="0" w:color="auto"/>
            <w:bottom w:val="none" w:sz="0" w:space="0" w:color="auto"/>
            <w:right w:val="none" w:sz="0" w:space="0" w:color="auto"/>
          </w:divBdr>
        </w:div>
        <w:div w:id="2100133442">
          <w:marLeft w:val="640"/>
          <w:marRight w:val="0"/>
          <w:marTop w:val="0"/>
          <w:marBottom w:val="0"/>
          <w:divBdr>
            <w:top w:val="none" w:sz="0" w:space="0" w:color="auto"/>
            <w:left w:val="none" w:sz="0" w:space="0" w:color="auto"/>
            <w:bottom w:val="none" w:sz="0" w:space="0" w:color="auto"/>
            <w:right w:val="none" w:sz="0" w:space="0" w:color="auto"/>
          </w:divBdr>
        </w:div>
        <w:div w:id="1758557993">
          <w:marLeft w:val="640"/>
          <w:marRight w:val="0"/>
          <w:marTop w:val="0"/>
          <w:marBottom w:val="0"/>
          <w:divBdr>
            <w:top w:val="none" w:sz="0" w:space="0" w:color="auto"/>
            <w:left w:val="none" w:sz="0" w:space="0" w:color="auto"/>
            <w:bottom w:val="none" w:sz="0" w:space="0" w:color="auto"/>
            <w:right w:val="none" w:sz="0" w:space="0" w:color="auto"/>
          </w:divBdr>
        </w:div>
        <w:div w:id="2105374580">
          <w:marLeft w:val="640"/>
          <w:marRight w:val="0"/>
          <w:marTop w:val="0"/>
          <w:marBottom w:val="0"/>
          <w:divBdr>
            <w:top w:val="none" w:sz="0" w:space="0" w:color="auto"/>
            <w:left w:val="none" w:sz="0" w:space="0" w:color="auto"/>
            <w:bottom w:val="none" w:sz="0" w:space="0" w:color="auto"/>
            <w:right w:val="none" w:sz="0" w:space="0" w:color="auto"/>
          </w:divBdr>
        </w:div>
        <w:div w:id="1326473379">
          <w:marLeft w:val="640"/>
          <w:marRight w:val="0"/>
          <w:marTop w:val="0"/>
          <w:marBottom w:val="0"/>
          <w:divBdr>
            <w:top w:val="none" w:sz="0" w:space="0" w:color="auto"/>
            <w:left w:val="none" w:sz="0" w:space="0" w:color="auto"/>
            <w:bottom w:val="none" w:sz="0" w:space="0" w:color="auto"/>
            <w:right w:val="none" w:sz="0" w:space="0" w:color="auto"/>
          </w:divBdr>
        </w:div>
        <w:div w:id="2004163281">
          <w:marLeft w:val="640"/>
          <w:marRight w:val="0"/>
          <w:marTop w:val="0"/>
          <w:marBottom w:val="0"/>
          <w:divBdr>
            <w:top w:val="none" w:sz="0" w:space="0" w:color="auto"/>
            <w:left w:val="none" w:sz="0" w:space="0" w:color="auto"/>
            <w:bottom w:val="none" w:sz="0" w:space="0" w:color="auto"/>
            <w:right w:val="none" w:sz="0" w:space="0" w:color="auto"/>
          </w:divBdr>
        </w:div>
        <w:div w:id="1677611174">
          <w:marLeft w:val="640"/>
          <w:marRight w:val="0"/>
          <w:marTop w:val="0"/>
          <w:marBottom w:val="0"/>
          <w:divBdr>
            <w:top w:val="none" w:sz="0" w:space="0" w:color="auto"/>
            <w:left w:val="none" w:sz="0" w:space="0" w:color="auto"/>
            <w:bottom w:val="none" w:sz="0" w:space="0" w:color="auto"/>
            <w:right w:val="none" w:sz="0" w:space="0" w:color="auto"/>
          </w:divBdr>
        </w:div>
        <w:div w:id="577059129">
          <w:marLeft w:val="640"/>
          <w:marRight w:val="0"/>
          <w:marTop w:val="0"/>
          <w:marBottom w:val="0"/>
          <w:divBdr>
            <w:top w:val="none" w:sz="0" w:space="0" w:color="auto"/>
            <w:left w:val="none" w:sz="0" w:space="0" w:color="auto"/>
            <w:bottom w:val="none" w:sz="0" w:space="0" w:color="auto"/>
            <w:right w:val="none" w:sz="0" w:space="0" w:color="auto"/>
          </w:divBdr>
        </w:div>
        <w:div w:id="1642422108">
          <w:marLeft w:val="640"/>
          <w:marRight w:val="0"/>
          <w:marTop w:val="0"/>
          <w:marBottom w:val="0"/>
          <w:divBdr>
            <w:top w:val="none" w:sz="0" w:space="0" w:color="auto"/>
            <w:left w:val="none" w:sz="0" w:space="0" w:color="auto"/>
            <w:bottom w:val="none" w:sz="0" w:space="0" w:color="auto"/>
            <w:right w:val="none" w:sz="0" w:space="0" w:color="auto"/>
          </w:divBdr>
        </w:div>
        <w:div w:id="2080009234">
          <w:marLeft w:val="640"/>
          <w:marRight w:val="0"/>
          <w:marTop w:val="0"/>
          <w:marBottom w:val="0"/>
          <w:divBdr>
            <w:top w:val="none" w:sz="0" w:space="0" w:color="auto"/>
            <w:left w:val="none" w:sz="0" w:space="0" w:color="auto"/>
            <w:bottom w:val="none" w:sz="0" w:space="0" w:color="auto"/>
            <w:right w:val="none" w:sz="0" w:space="0" w:color="auto"/>
          </w:divBdr>
        </w:div>
        <w:div w:id="431121818">
          <w:marLeft w:val="640"/>
          <w:marRight w:val="0"/>
          <w:marTop w:val="0"/>
          <w:marBottom w:val="0"/>
          <w:divBdr>
            <w:top w:val="none" w:sz="0" w:space="0" w:color="auto"/>
            <w:left w:val="none" w:sz="0" w:space="0" w:color="auto"/>
            <w:bottom w:val="none" w:sz="0" w:space="0" w:color="auto"/>
            <w:right w:val="none" w:sz="0" w:space="0" w:color="auto"/>
          </w:divBdr>
        </w:div>
        <w:div w:id="1568421364">
          <w:marLeft w:val="640"/>
          <w:marRight w:val="0"/>
          <w:marTop w:val="0"/>
          <w:marBottom w:val="0"/>
          <w:divBdr>
            <w:top w:val="none" w:sz="0" w:space="0" w:color="auto"/>
            <w:left w:val="none" w:sz="0" w:space="0" w:color="auto"/>
            <w:bottom w:val="none" w:sz="0" w:space="0" w:color="auto"/>
            <w:right w:val="none" w:sz="0" w:space="0" w:color="auto"/>
          </w:divBdr>
        </w:div>
        <w:div w:id="1704398715">
          <w:marLeft w:val="640"/>
          <w:marRight w:val="0"/>
          <w:marTop w:val="0"/>
          <w:marBottom w:val="0"/>
          <w:divBdr>
            <w:top w:val="none" w:sz="0" w:space="0" w:color="auto"/>
            <w:left w:val="none" w:sz="0" w:space="0" w:color="auto"/>
            <w:bottom w:val="none" w:sz="0" w:space="0" w:color="auto"/>
            <w:right w:val="none" w:sz="0" w:space="0" w:color="auto"/>
          </w:divBdr>
        </w:div>
        <w:div w:id="1958677503">
          <w:marLeft w:val="640"/>
          <w:marRight w:val="0"/>
          <w:marTop w:val="0"/>
          <w:marBottom w:val="0"/>
          <w:divBdr>
            <w:top w:val="none" w:sz="0" w:space="0" w:color="auto"/>
            <w:left w:val="none" w:sz="0" w:space="0" w:color="auto"/>
            <w:bottom w:val="none" w:sz="0" w:space="0" w:color="auto"/>
            <w:right w:val="none" w:sz="0" w:space="0" w:color="auto"/>
          </w:divBdr>
        </w:div>
        <w:div w:id="1256210912">
          <w:marLeft w:val="640"/>
          <w:marRight w:val="0"/>
          <w:marTop w:val="0"/>
          <w:marBottom w:val="0"/>
          <w:divBdr>
            <w:top w:val="none" w:sz="0" w:space="0" w:color="auto"/>
            <w:left w:val="none" w:sz="0" w:space="0" w:color="auto"/>
            <w:bottom w:val="none" w:sz="0" w:space="0" w:color="auto"/>
            <w:right w:val="none" w:sz="0" w:space="0" w:color="auto"/>
          </w:divBdr>
        </w:div>
        <w:div w:id="1121917659">
          <w:marLeft w:val="640"/>
          <w:marRight w:val="0"/>
          <w:marTop w:val="0"/>
          <w:marBottom w:val="0"/>
          <w:divBdr>
            <w:top w:val="none" w:sz="0" w:space="0" w:color="auto"/>
            <w:left w:val="none" w:sz="0" w:space="0" w:color="auto"/>
            <w:bottom w:val="none" w:sz="0" w:space="0" w:color="auto"/>
            <w:right w:val="none" w:sz="0" w:space="0" w:color="auto"/>
          </w:divBdr>
        </w:div>
        <w:div w:id="1347560933">
          <w:marLeft w:val="640"/>
          <w:marRight w:val="0"/>
          <w:marTop w:val="0"/>
          <w:marBottom w:val="0"/>
          <w:divBdr>
            <w:top w:val="none" w:sz="0" w:space="0" w:color="auto"/>
            <w:left w:val="none" w:sz="0" w:space="0" w:color="auto"/>
            <w:bottom w:val="none" w:sz="0" w:space="0" w:color="auto"/>
            <w:right w:val="none" w:sz="0" w:space="0" w:color="auto"/>
          </w:divBdr>
        </w:div>
        <w:div w:id="1465658786">
          <w:marLeft w:val="640"/>
          <w:marRight w:val="0"/>
          <w:marTop w:val="0"/>
          <w:marBottom w:val="0"/>
          <w:divBdr>
            <w:top w:val="none" w:sz="0" w:space="0" w:color="auto"/>
            <w:left w:val="none" w:sz="0" w:space="0" w:color="auto"/>
            <w:bottom w:val="none" w:sz="0" w:space="0" w:color="auto"/>
            <w:right w:val="none" w:sz="0" w:space="0" w:color="auto"/>
          </w:divBdr>
        </w:div>
        <w:div w:id="592472690">
          <w:marLeft w:val="640"/>
          <w:marRight w:val="0"/>
          <w:marTop w:val="0"/>
          <w:marBottom w:val="0"/>
          <w:divBdr>
            <w:top w:val="none" w:sz="0" w:space="0" w:color="auto"/>
            <w:left w:val="none" w:sz="0" w:space="0" w:color="auto"/>
            <w:bottom w:val="none" w:sz="0" w:space="0" w:color="auto"/>
            <w:right w:val="none" w:sz="0" w:space="0" w:color="auto"/>
          </w:divBdr>
        </w:div>
        <w:div w:id="794446571">
          <w:marLeft w:val="640"/>
          <w:marRight w:val="0"/>
          <w:marTop w:val="0"/>
          <w:marBottom w:val="0"/>
          <w:divBdr>
            <w:top w:val="none" w:sz="0" w:space="0" w:color="auto"/>
            <w:left w:val="none" w:sz="0" w:space="0" w:color="auto"/>
            <w:bottom w:val="none" w:sz="0" w:space="0" w:color="auto"/>
            <w:right w:val="none" w:sz="0" w:space="0" w:color="auto"/>
          </w:divBdr>
        </w:div>
        <w:div w:id="740257461">
          <w:marLeft w:val="640"/>
          <w:marRight w:val="0"/>
          <w:marTop w:val="0"/>
          <w:marBottom w:val="0"/>
          <w:divBdr>
            <w:top w:val="none" w:sz="0" w:space="0" w:color="auto"/>
            <w:left w:val="none" w:sz="0" w:space="0" w:color="auto"/>
            <w:bottom w:val="none" w:sz="0" w:space="0" w:color="auto"/>
            <w:right w:val="none" w:sz="0" w:space="0" w:color="auto"/>
          </w:divBdr>
        </w:div>
        <w:div w:id="1356467977">
          <w:marLeft w:val="640"/>
          <w:marRight w:val="0"/>
          <w:marTop w:val="0"/>
          <w:marBottom w:val="0"/>
          <w:divBdr>
            <w:top w:val="none" w:sz="0" w:space="0" w:color="auto"/>
            <w:left w:val="none" w:sz="0" w:space="0" w:color="auto"/>
            <w:bottom w:val="none" w:sz="0" w:space="0" w:color="auto"/>
            <w:right w:val="none" w:sz="0" w:space="0" w:color="auto"/>
          </w:divBdr>
        </w:div>
        <w:div w:id="1406875844">
          <w:marLeft w:val="640"/>
          <w:marRight w:val="0"/>
          <w:marTop w:val="0"/>
          <w:marBottom w:val="0"/>
          <w:divBdr>
            <w:top w:val="none" w:sz="0" w:space="0" w:color="auto"/>
            <w:left w:val="none" w:sz="0" w:space="0" w:color="auto"/>
            <w:bottom w:val="none" w:sz="0" w:space="0" w:color="auto"/>
            <w:right w:val="none" w:sz="0" w:space="0" w:color="auto"/>
          </w:divBdr>
        </w:div>
        <w:div w:id="1509176432">
          <w:marLeft w:val="640"/>
          <w:marRight w:val="0"/>
          <w:marTop w:val="0"/>
          <w:marBottom w:val="0"/>
          <w:divBdr>
            <w:top w:val="none" w:sz="0" w:space="0" w:color="auto"/>
            <w:left w:val="none" w:sz="0" w:space="0" w:color="auto"/>
            <w:bottom w:val="none" w:sz="0" w:space="0" w:color="auto"/>
            <w:right w:val="none" w:sz="0" w:space="0" w:color="auto"/>
          </w:divBdr>
        </w:div>
        <w:div w:id="1025255752">
          <w:marLeft w:val="640"/>
          <w:marRight w:val="0"/>
          <w:marTop w:val="0"/>
          <w:marBottom w:val="0"/>
          <w:divBdr>
            <w:top w:val="none" w:sz="0" w:space="0" w:color="auto"/>
            <w:left w:val="none" w:sz="0" w:space="0" w:color="auto"/>
            <w:bottom w:val="none" w:sz="0" w:space="0" w:color="auto"/>
            <w:right w:val="none" w:sz="0" w:space="0" w:color="auto"/>
          </w:divBdr>
        </w:div>
        <w:div w:id="1163886441">
          <w:marLeft w:val="640"/>
          <w:marRight w:val="0"/>
          <w:marTop w:val="0"/>
          <w:marBottom w:val="0"/>
          <w:divBdr>
            <w:top w:val="none" w:sz="0" w:space="0" w:color="auto"/>
            <w:left w:val="none" w:sz="0" w:space="0" w:color="auto"/>
            <w:bottom w:val="none" w:sz="0" w:space="0" w:color="auto"/>
            <w:right w:val="none" w:sz="0" w:space="0" w:color="auto"/>
          </w:divBdr>
        </w:div>
        <w:div w:id="58409288">
          <w:marLeft w:val="640"/>
          <w:marRight w:val="0"/>
          <w:marTop w:val="0"/>
          <w:marBottom w:val="0"/>
          <w:divBdr>
            <w:top w:val="none" w:sz="0" w:space="0" w:color="auto"/>
            <w:left w:val="none" w:sz="0" w:space="0" w:color="auto"/>
            <w:bottom w:val="none" w:sz="0" w:space="0" w:color="auto"/>
            <w:right w:val="none" w:sz="0" w:space="0" w:color="auto"/>
          </w:divBdr>
        </w:div>
        <w:div w:id="90593934">
          <w:marLeft w:val="640"/>
          <w:marRight w:val="0"/>
          <w:marTop w:val="0"/>
          <w:marBottom w:val="0"/>
          <w:divBdr>
            <w:top w:val="none" w:sz="0" w:space="0" w:color="auto"/>
            <w:left w:val="none" w:sz="0" w:space="0" w:color="auto"/>
            <w:bottom w:val="none" w:sz="0" w:space="0" w:color="auto"/>
            <w:right w:val="none" w:sz="0" w:space="0" w:color="auto"/>
          </w:divBdr>
        </w:div>
        <w:div w:id="291373171">
          <w:marLeft w:val="640"/>
          <w:marRight w:val="0"/>
          <w:marTop w:val="0"/>
          <w:marBottom w:val="0"/>
          <w:divBdr>
            <w:top w:val="none" w:sz="0" w:space="0" w:color="auto"/>
            <w:left w:val="none" w:sz="0" w:space="0" w:color="auto"/>
            <w:bottom w:val="none" w:sz="0" w:space="0" w:color="auto"/>
            <w:right w:val="none" w:sz="0" w:space="0" w:color="auto"/>
          </w:divBdr>
        </w:div>
        <w:div w:id="1202548824">
          <w:marLeft w:val="640"/>
          <w:marRight w:val="0"/>
          <w:marTop w:val="0"/>
          <w:marBottom w:val="0"/>
          <w:divBdr>
            <w:top w:val="none" w:sz="0" w:space="0" w:color="auto"/>
            <w:left w:val="none" w:sz="0" w:space="0" w:color="auto"/>
            <w:bottom w:val="none" w:sz="0" w:space="0" w:color="auto"/>
            <w:right w:val="none" w:sz="0" w:space="0" w:color="auto"/>
          </w:divBdr>
        </w:div>
        <w:div w:id="2095322573">
          <w:marLeft w:val="640"/>
          <w:marRight w:val="0"/>
          <w:marTop w:val="0"/>
          <w:marBottom w:val="0"/>
          <w:divBdr>
            <w:top w:val="none" w:sz="0" w:space="0" w:color="auto"/>
            <w:left w:val="none" w:sz="0" w:space="0" w:color="auto"/>
            <w:bottom w:val="none" w:sz="0" w:space="0" w:color="auto"/>
            <w:right w:val="none" w:sz="0" w:space="0" w:color="auto"/>
          </w:divBdr>
        </w:div>
        <w:div w:id="1990596881">
          <w:marLeft w:val="640"/>
          <w:marRight w:val="0"/>
          <w:marTop w:val="0"/>
          <w:marBottom w:val="0"/>
          <w:divBdr>
            <w:top w:val="none" w:sz="0" w:space="0" w:color="auto"/>
            <w:left w:val="none" w:sz="0" w:space="0" w:color="auto"/>
            <w:bottom w:val="none" w:sz="0" w:space="0" w:color="auto"/>
            <w:right w:val="none" w:sz="0" w:space="0" w:color="auto"/>
          </w:divBdr>
        </w:div>
        <w:div w:id="1045763071">
          <w:marLeft w:val="640"/>
          <w:marRight w:val="0"/>
          <w:marTop w:val="0"/>
          <w:marBottom w:val="0"/>
          <w:divBdr>
            <w:top w:val="none" w:sz="0" w:space="0" w:color="auto"/>
            <w:left w:val="none" w:sz="0" w:space="0" w:color="auto"/>
            <w:bottom w:val="none" w:sz="0" w:space="0" w:color="auto"/>
            <w:right w:val="none" w:sz="0" w:space="0" w:color="auto"/>
          </w:divBdr>
        </w:div>
        <w:div w:id="866677765">
          <w:marLeft w:val="640"/>
          <w:marRight w:val="0"/>
          <w:marTop w:val="0"/>
          <w:marBottom w:val="0"/>
          <w:divBdr>
            <w:top w:val="none" w:sz="0" w:space="0" w:color="auto"/>
            <w:left w:val="none" w:sz="0" w:space="0" w:color="auto"/>
            <w:bottom w:val="none" w:sz="0" w:space="0" w:color="auto"/>
            <w:right w:val="none" w:sz="0" w:space="0" w:color="auto"/>
          </w:divBdr>
        </w:div>
        <w:div w:id="484857492">
          <w:marLeft w:val="640"/>
          <w:marRight w:val="0"/>
          <w:marTop w:val="0"/>
          <w:marBottom w:val="0"/>
          <w:divBdr>
            <w:top w:val="none" w:sz="0" w:space="0" w:color="auto"/>
            <w:left w:val="none" w:sz="0" w:space="0" w:color="auto"/>
            <w:bottom w:val="none" w:sz="0" w:space="0" w:color="auto"/>
            <w:right w:val="none" w:sz="0" w:space="0" w:color="auto"/>
          </w:divBdr>
        </w:div>
        <w:div w:id="489256445">
          <w:marLeft w:val="640"/>
          <w:marRight w:val="0"/>
          <w:marTop w:val="0"/>
          <w:marBottom w:val="0"/>
          <w:divBdr>
            <w:top w:val="none" w:sz="0" w:space="0" w:color="auto"/>
            <w:left w:val="none" w:sz="0" w:space="0" w:color="auto"/>
            <w:bottom w:val="none" w:sz="0" w:space="0" w:color="auto"/>
            <w:right w:val="none" w:sz="0" w:space="0" w:color="auto"/>
          </w:divBdr>
        </w:div>
        <w:div w:id="433406575">
          <w:marLeft w:val="640"/>
          <w:marRight w:val="0"/>
          <w:marTop w:val="0"/>
          <w:marBottom w:val="0"/>
          <w:divBdr>
            <w:top w:val="none" w:sz="0" w:space="0" w:color="auto"/>
            <w:left w:val="none" w:sz="0" w:space="0" w:color="auto"/>
            <w:bottom w:val="none" w:sz="0" w:space="0" w:color="auto"/>
            <w:right w:val="none" w:sz="0" w:space="0" w:color="auto"/>
          </w:divBdr>
        </w:div>
        <w:div w:id="990060321">
          <w:marLeft w:val="640"/>
          <w:marRight w:val="0"/>
          <w:marTop w:val="0"/>
          <w:marBottom w:val="0"/>
          <w:divBdr>
            <w:top w:val="none" w:sz="0" w:space="0" w:color="auto"/>
            <w:left w:val="none" w:sz="0" w:space="0" w:color="auto"/>
            <w:bottom w:val="none" w:sz="0" w:space="0" w:color="auto"/>
            <w:right w:val="none" w:sz="0" w:space="0" w:color="auto"/>
          </w:divBdr>
        </w:div>
        <w:div w:id="896864658">
          <w:marLeft w:val="640"/>
          <w:marRight w:val="0"/>
          <w:marTop w:val="0"/>
          <w:marBottom w:val="0"/>
          <w:divBdr>
            <w:top w:val="none" w:sz="0" w:space="0" w:color="auto"/>
            <w:left w:val="none" w:sz="0" w:space="0" w:color="auto"/>
            <w:bottom w:val="none" w:sz="0" w:space="0" w:color="auto"/>
            <w:right w:val="none" w:sz="0" w:space="0" w:color="auto"/>
          </w:divBdr>
        </w:div>
        <w:div w:id="599720954">
          <w:marLeft w:val="640"/>
          <w:marRight w:val="0"/>
          <w:marTop w:val="0"/>
          <w:marBottom w:val="0"/>
          <w:divBdr>
            <w:top w:val="none" w:sz="0" w:space="0" w:color="auto"/>
            <w:left w:val="none" w:sz="0" w:space="0" w:color="auto"/>
            <w:bottom w:val="none" w:sz="0" w:space="0" w:color="auto"/>
            <w:right w:val="none" w:sz="0" w:space="0" w:color="auto"/>
          </w:divBdr>
        </w:div>
      </w:divsChild>
    </w:div>
    <w:div w:id="421923656">
      <w:bodyDiv w:val="1"/>
      <w:marLeft w:val="0"/>
      <w:marRight w:val="0"/>
      <w:marTop w:val="0"/>
      <w:marBottom w:val="0"/>
      <w:divBdr>
        <w:top w:val="none" w:sz="0" w:space="0" w:color="auto"/>
        <w:left w:val="none" w:sz="0" w:space="0" w:color="auto"/>
        <w:bottom w:val="none" w:sz="0" w:space="0" w:color="auto"/>
        <w:right w:val="none" w:sz="0" w:space="0" w:color="auto"/>
      </w:divBdr>
      <w:divsChild>
        <w:div w:id="1952935511">
          <w:marLeft w:val="640"/>
          <w:marRight w:val="0"/>
          <w:marTop w:val="0"/>
          <w:marBottom w:val="0"/>
          <w:divBdr>
            <w:top w:val="none" w:sz="0" w:space="0" w:color="auto"/>
            <w:left w:val="none" w:sz="0" w:space="0" w:color="auto"/>
            <w:bottom w:val="none" w:sz="0" w:space="0" w:color="auto"/>
            <w:right w:val="none" w:sz="0" w:space="0" w:color="auto"/>
          </w:divBdr>
        </w:div>
        <w:div w:id="395472684">
          <w:marLeft w:val="640"/>
          <w:marRight w:val="0"/>
          <w:marTop w:val="0"/>
          <w:marBottom w:val="0"/>
          <w:divBdr>
            <w:top w:val="none" w:sz="0" w:space="0" w:color="auto"/>
            <w:left w:val="none" w:sz="0" w:space="0" w:color="auto"/>
            <w:bottom w:val="none" w:sz="0" w:space="0" w:color="auto"/>
            <w:right w:val="none" w:sz="0" w:space="0" w:color="auto"/>
          </w:divBdr>
        </w:div>
        <w:div w:id="465437861">
          <w:marLeft w:val="640"/>
          <w:marRight w:val="0"/>
          <w:marTop w:val="0"/>
          <w:marBottom w:val="0"/>
          <w:divBdr>
            <w:top w:val="none" w:sz="0" w:space="0" w:color="auto"/>
            <w:left w:val="none" w:sz="0" w:space="0" w:color="auto"/>
            <w:bottom w:val="none" w:sz="0" w:space="0" w:color="auto"/>
            <w:right w:val="none" w:sz="0" w:space="0" w:color="auto"/>
          </w:divBdr>
        </w:div>
        <w:div w:id="820540777">
          <w:marLeft w:val="640"/>
          <w:marRight w:val="0"/>
          <w:marTop w:val="0"/>
          <w:marBottom w:val="0"/>
          <w:divBdr>
            <w:top w:val="none" w:sz="0" w:space="0" w:color="auto"/>
            <w:left w:val="none" w:sz="0" w:space="0" w:color="auto"/>
            <w:bottom w:val="none" w:sz="0" w:space="0" w:color="auto"/>
            <w:right w:val="none" w:sz="0" w:space="0" w:color="auto"/>
          </w:divBdr>
        </w:div>
        <w:div w:id="1809006130">
          <w:marLeft w:val="640"/>
          <w:marRight w:val="0"/>
          <w:marTop w:val="0"/>
          <w:marBottom w:val="0"/>
          <w:divBdr>
            <w:top w:val="none" w:sz="0" w:space="0" w:color="auto"/>
            <w:left w:val="none" w:sz="0" w:space="0" w:color="auto"/>
            <w:bottom w:val="none" w:sz="0" w:space="0" w:color="auto"/>
            <w:right w:val="none" w:sz="0" w:space="0" w:color="auto"/>
          </w:divBdr>
        </w:div>
        <w:div w:id="314266648">
          <w:marLeft w:val="640"/>
          <w:marRight w:val="0"/>
          <w:marTop w:val="0"/>
          <w:marBottom w:val="0"/>
          <w:divBdr>
            <w:top w:val="none" w:sz="0" w:space="0" w:color="auto"/>
            <w:left w:val="none" w:sz="0" w:space="0" w:color="auto"/>
            <w:bottom w:val="none" w:sz="0" w:space="0" w:color="auto"/>
            <w:right w:val="none" w:sz="0" w:space="0" w:color="auto"/>
          </w:divBdr>
        </w:div>
        <w:div w:id="1285891997">
          <w:marLeft w:val="640"/>
          <w:marRight w:val="0"/>
          <w:marTop w:val="0"/>
          <w:marBottom w:val="0"/>
          <w:divBdr>
            <w:top w:val="none" w:sz="0" w:space="0" w:color="auto"/>
            <w:left w:val="none" w:sz="0" w:space="0" w:color="auto"/>
            <w:bottom w:val="none" w:sz="0" w:space="0" w:color="auto"/>
            <w:right w:val="none" w:sz="0" w:space="0" w:color="auto"/>
          </w:divBdr>
        </w:div>
        <w:div w:id="1091438655">
          <w:marLeft w:val="640"/>
          <w:marRight w:val="0"/>
          <w:marTop w:val="0"/>
          <w:marBottom w:val="0"/>
          <w:divBdr>
            <w:top w:val="none" w:sz="0" w:space="0" w:color="auto"/>
            <w:left w:val="none" w:sz="0" w:space="0" w:color="auto"/>
            <w:bottom w:val="none" w:sz="0" w:space="0" w:color="auto"/>
            <w:right w:val="none" w:sz="0" w:space="0" w:color="auto"/>
          </w:divBdr>
        </w:div>
        <w:div w:id="1429619892">
          <w:marLeft w:val="640"/>
          <w:marRight w:val="0"/>
          <w:marTop w:val="0"/>
          <w:marBottom w:val="0"/>
          <w:divBdr>
            <w:top w:val="none" w:sz="0" w:space="0" w:color="auto"/>
            <w:left w:val="none" w:sz="0" w:space="0" w:color="auto"/>
            <w:bottom w:val="none" w:sz="0" w:space="0" w:color="auto"/>
            <w:right w:val="none" w:sz="0" w:space="0" w:color="auto"/>
          </w:divBdr>
        </w:div>
        <w:div w:id="1109737772">
          <w:marLeft w:val="640"/>
          <w:marRight w:val="0"/>
          <w:marTop w:val="0"/>
          <w:marBottom w:val="0"/>
          <w:divBdr>
            <w:top w:val="none" w:sz="0" w:space="0" w:color="auto"/>
            <w:left w:val="none" w:sz="0" w:space="0" w:color="auto"/>
            <w:bottom w:val="none" w:sz="0" w:space="0" w:color="auto"/>
            <w:right w:val="none" w:sz="0" w:space="0" w:color="auto"/>
          </w:divBdr>
        </w:div>
        <w:div w:id="1308630339">
          <w:marLeft w:val="640"/>
          <w:marRight w:val="0"/>
          <w:marTop w:val="0"/>
          <w:marBottom w:val="0"/>
          <w:divBdr>
            <w:top w:val="none" w:sz="0" w:space="0" w:color="auto"/>
            <w:left w:val="none" w:sz="0" w:space="0" w:color="auto"/>
            <w:bottom w:val="none" w:sz="0" w:space="0" w:color="auto"/>
            <w:right w:val="none" w:sz="0" w:space="0" w:color="auto"/>
          </w:divBdr>
        </w:div>
        <w:div w:id="853803501">
          <w:marLeft w:val="640"/>
          <w:marRight w:val="0"/>
          <w:marTop w:val="0"/>
          <w:marBottom w:val="0"/>
          <w:divBdr>
            <w:top w:val="none" w:sz="0" w:space="0" w:color="auto"/>
            <w:left w:val="none" w:sz="0" w:space="0" w:color="auto"/>
            <w:bottom w:val="none" w:sz="0" w:space="0" w:color="auto"/>
            <w:right w:val="none" w:sz="0" w:space="0" w:color="auto"/>
          </w:divBdr>
        </w:div>
        <w:div w:id="1731685762">
          <w:marLeft w:val="640"/>
          <w:marRight w:val="0"/>
          <w:marTop w:val="0"/>
          <w:marBottom w:val="0"/>
          <w:divBdr>
            <w:top w:val="none" w:sz="0" w:space="0" w:color="auto"/>
            <w:left w:val="none" w:sz="0" w:space="0" w:color="auto"/>
            <w:bottom w:val="none" w:sz="0" w:space="0" w:color="auto"/>
            <w:right w:val="none" w:sz="0" w:space="0" w:color="auto"/>
          </w:divBdr>
        </w:div>
        <w:div w:id="861170062">
          <w:marLeft w:val="640"/>
          <w:marRight w:val="0"/>
          <w:marTop w:val="0"/>
          <w:marBottom w:val="0"/>
          <w:divBdr>
            <w:top w:val="none" w:sz="0" w:space="0" w:color="auto"/>
            <w:left w:val="none" w:sz="0" w:space="0" w:color="auto"/>
            <w:bottom w:val="none" w:sz="0" w:space="0" w:color="auto"/>
            <w:right w:val="none" w:sz="0" w:space="0" w:color="auto"/>
          </w:divBdr>
        </w:div>
        <w:div w:id="563952474">
          <w:marLeft w:val="640"/>
          <w:marRight w:val="0"/>
          <w:marTop w:val="0"/>
          <w:marBottom w:val="0"/>
          <w:divBdr>
            <w:top w:val="none" w:sz="0" w:space="0" w:color="auto"/>
            <w:left w:val="none" w:sz="0" w:space="0" w:color="auto"/>
            <w:bottom w:val="none" w:sz="0" w:space="0" w:color="auto"/>
            <w:right w:val="none" w:sz="0" w:space="0" w:color="auto"/>
          </w:divBdr>
        </w:div>
        <w:div w:id="175777695">
          <w:marLeft w:val="640"/>
          <w:marRight w:val="0"/>
          <w:marTop w:val="0"/>
          <w:marBottom w:val="0"/>
          <w:divBdr>
            <w:top w:val="none" w:sz="0" w:space="0" w:color="auto"/>
            <w:left w:val="none" w:sz="0" w:space="0" w:color="auto"/>
            <w:bottom w:val="none" w:sz="0" w:space="0" w:color="auto"/>
            <w:right w:val="none" w:sz="0" w:space="0" w:color="auto"/>
          </w:divBdr>
        </w:div>
        <w:div w:id="511183638">
          <w:marLeft w:val="640"/>
          <w:marRight w:val="0"/>
          <w:marTop w:val="0"/>
          <w:marBottom w:val="0"/>
          <w:divBdr>
            <w:top w:val="none" w:sz="0" w:space="0" w:color="auto"/>
            <w:left w:val="none" w:sz="0" w:space="0" w:color="auto"/>
            <w:bottom w:val="none" w:sz="0" w:space="0" w:color="auto"/>
            <w:right w:val="none" w:sz="0" w:space="0" w:color="auto"/>
          </w:divBdr>
        </w:div>
        <w:div w:id="1520004941">
          <w:marLeft w:val="640"/>
          <w:marRight w:val="0"/>
          <w:marTop w:val="0"/>
          <w:marBottom w:val="0"/>
          <w:divBdr>
            <w:top w:val="none" w:sz="0" w:space="0" w:color="auto"/>
            <w:left w:val="none" w:sz="0" w:space="0" w:color="auto"/>
            <w:bottom w:val="none" w:sz="0" w:space="0" w:color="auto"/>
            <w:right w:val="none" w:sz="0" w:space="0" w:color="auto"/>
          </w:divBdr>
        </w:div>
        <w:div w:id="49307764">
          <w:marLeft w:val="640"/>
          <w:marRight w:val="0"/>
          <w:marTop w:val="0"/>
          <w:marBottom w:val="0"/>
          <w:divBdr>
            <w:top w:val="none" w:sz="0" w:space="0" w:color="auto"/>
            <w:left w:val="none" w:sz="0" w:space="0" w:color="auto"/>
            <w:bottom w:val="none" w:sz="0" w:space="0" w:color="auto"/>
            <w:right w:val="none" w:sz="0" w:space="0" w:color="auto"/>
          </w:divBdr>
        </w:div>
        <w:div w:id="1497842764">
          <w:marLeft w:val="640"/>
          <w:marRight w:val="0"/>
          <w:marTop w:val="0"/>
          <w:marBottom w:val="0"/>
          <w:divBdr>
            <w:top w:val="none" w:sz="0" w:space="0" w:color="auto"/>
            <w:left w:val="none" w:sz="0" w:space="0" w:color="auto"/>
            <w:bottom w:val="none" w:sz="0" w:space="0" w:color="auto"/>
            <w:right w:val="none" w:sz="0" w:space="0" w:color="auto"/>
          </w:divBdr>
        </w:div>
        <w:div w:id="911086269">
          <w:marLeft w:val="640"/>
          <w:marRight w:val="0"/>
          <w:marTop w:val="0"/>
          <w:marBottom w:val="0"/>
          <w:divBdr>
            <w:top w:val="none" w:sz="0" w:space="0" w:color="auto"/>
            <w:left w:val="none" w:sz="0" w:space="0" w:color="auto"/>
            <w:bottom w:val="none" w:sz="0" w:space="0" w:color="auto"/>
            <w:right w:val="none" w:sz="0" w:space="0" w:color="auto"/>
          </w:divBdr>
        </w:div>
        <w:div w:id="1621523829">
          <w:marLeft w:val="640"/>
          <w:marRight w:val="0"/>
          <w:marTop w:val="0"/>
          <w:marBottom w:val="0"/>
          <w:divBdr>
            <w:top w:val="none" w:sz="0" w:space="0" w:color="auto"/>
            <w:left w:val="none" w:sz="0" w:space="0" w:color="auto"/>
            <w:bottom w:val="none" w:sz="0" w:space="0" w:color="auto"/>
            <w:right w:val="none" w:sz="0" w:space="0" w:color="auto"/>
          </w:divBdr>
        </w:div>
        <w:div w:id="278149658">
          <w:marLeft w:val="640"/>
          <w:marRight w:val="0"/>
          <w:marTop w:val="0"/>
          <w:marBottom w:val="0"/>
          <w:divBdr>
            <w:top w:val="none" w:sz="0" w:space="0" w:color="auto"/>
            <w:left w:val="none" w:sz="0" w:space="0" w:color="auto"/>
            <w:bottom w:val="none" w:sz="0" w:space="0" w:color="auto"/>
            <w:right w:val="none" w:sz="0" w:space="0" w:color="auto"/>
          </w:divBdr>
        </w:div>
        <w:div w:id="207647767">
          <w:marLeft w:val="640"/>
          <w:marRight w:val="0"/>
          <w:marTop w:val="0"/>
          <w:marBottom w:val="0"/>
          <w:divBdr>
            <w:top w:val="none" w:sz="0" w:space="0" w:color="auto"/>
            <w:left w:val="none" w:sz="0" w:space="0" w:color="auto"/>
            <w:bottom w:val="none" w:sz="0" w:space="0" w:color="auto"/>
            <w:right w:val="none" w:sz="0" w:space="0" w:color="auto"/>
          </w:divBdr>
        </w:div>
        <w:div w:id="1276331887">
          <w:marLeft w:val="640"/>
          <w:marRight w:val="0"/>
          <w:marTop w:val="0"/>
          <w:marBottom w:val="0"/>
          <w:divBdr>
            <w:top w:val="none" w:sz="0" w:space="0" w:color="auto"/>
            <w:left w:val="none" w:sz="0" w:space="0" w:color="auto"/>
            <w:bottom w:val="none" w:sz="0" w:space="0" w:color="auto"/>
            <w:right w:val="none" w:sz="0" w:space="0" w:color="auto"/>
          </w:divBdr>
        </w:div>
        <w:div w:id="218828988">
          <w:marLeft w:val="640"/>
          <w:marRight w:val="0"/>
          <w:marTop w:val="0"/>
          <w:marBottom w:val="0"/>
          <w:divBdr>
            <w:top w:val="none" w:sz="0" w:space="0" w:color="auto"/>
            <w:left w:val="none" w:sz="0" w:space="0" w:color="auto"/>
            <w:bottom w:val="none" w:sz="0" w:space="0" w:color="auto"/>
            <w:right w:val="none" w:sz="0" w:space="0" w:color="auto"/>
          </w:divBdr>
        </w:div>
        <w:div w:id="1993874031">
          <w:marLeft w:val="640"/>
          <w:marRight w:val="0"/>
          <w:marTop w:val="0"/>
          <w:marBottom w:val="0"/>
          <w:divBdr>
            <w:top w:val="none" w:sz="0" w:space="0" w:color="auto"/>
            <w:left w:val="none" w:sz="0" w:space="0" w:color="auto"/>
            <w:bottom w:val="none" w:sz="0" w:space="0" w:color="auto"/>
            <w:right w:val="none" w:sz="0" w:space="0" w:color="auto"/>
          </w:divBdr>
        </w:div>
        <w:div w:id="462970733">
          <w:marLeft w:val="640"/>
          <w:marRight w:val="0"/>
          <w:marTop w:val="0"/>
          <w:marBottom w:val="0"/>
          <w:divBdr>
            <w:top w:val="none" w:sz="0" w:space="0" w:color="auto"/>
            <w:left w:val="none" w:sz="0" w:space="0" w:color="auto"/>
            <w:bottom w:val="none" w:sz="0" w:space="0" w:color="auto"/>
            <w:right w:val="none" w:sz="0" w:space="0" w:color="auto"/>
          </w:divBdr>
        </w:div>
        <w:div w:id="99419503">
          <w:marLeft w:val="640"/>
          <w:marRight w:val="0"/>
          <w:marTop w:val="0"/>
          <w:marBottom w:val="0"/>
          <w:divBdr>
            <w:top w:val="none" w:sz="0" w:space="0" w:color="auto"/>
            <w:left w:val="none" w:sz="0" w:space="0" w:color="auto"/>
            <w:bottom w:val="none" w:sz="0" w:space="0" w:color="auto"/>
            <w:right w:val="none" w:sz="0" w:space="0" w:color="auto"/>
          </w:divBdr>
        </w:div>
        <w:div w:id="223877758">
          <w:marLeft w:val="640"/>
          <w:marRight w:val="0"/>
          <w:marTop w:val="0"/>
          <w:marBottom w:val="0"/>
          <w:divBdr>
            <w:top w:val="none" w:sz="0" w:space="0" w:color="auto"/>
            <w:left w:val="none" w:sz="0" w:space="0" w:color="auto"/>
            <w:bottom w:val="none" w:sz="0" w:space="0" w:color="auto"/>
            <w:right w:val="none" w:sz="0" w:space="0" w:color="auto"/>
          </w:divBdr>
        </w:div>
        <w:div w:id="1386024172">
          <w:marLeft w:val="640"/>
          <w:marRight w:val="0"/>
          <w:marTop w:val="0"/>
          <w:marBottom w:val="0"/>
          <w:divBdr>
            <w:top w:val="none" w:sz="0" w:space="0" w:color="auto"/>
            <w:left w:val="none" w:sz="0" w:space="0" w:color="auto"/>
            <w:bottom w:val="none" w:sz="0" w:space="0" w:color="auto"/>
            <w:right w:val="none" w:sz="0" w:space="0" w:color="auto"/>
          </w:divBdr>
        </w:div>
        <w:div w:id="1437675917">
          <w:marLeft w:val="640"/>
          <w:marRight w:val="0"/>
          <w:marTop w:val="0"/>
          <w:marBottom w:val="0"/>
          <w:divBdr>
            <w:top w:val="none" w:sz="0" w:space="0" w:color="auto"/>
            <w:left w:val="none" w:sz="0" w:space="0" w:color="auto"/>
            <w:bottom w:val="none" w:sz="0" w:space="0" w:color="auto"/>
            <w:right w:val="none" w:sz="0" w:space="0" w:color="auto"/>
          </w:divBdr>
        </w:div>
        <w:div w:id="2018845118">
          <w:marLeft w:val="640"/>
          <w:marRight w:val="0"/>
          <w:marTop w:val="0"/>
          <w:marBottom w:val="0"/>
          <w:divBdr>
            <w:top w:val="none" w:sz="0" w:space="0" w:color="auto"/>
            <w:left w:val="none" w:sz="0" w:space="0" w:color="auto"/>
            <w:bottom w:val="none" w:sz="0" w:space="0" w:color="auto"/>
            <w:right w:val="none" w:sz="0" w:space="0" w:color="auto"/>
          </w:divBdr>
        </w:div>
        <w:div w:id="455955499">
          <w:marLeft w:val="640"/>
          <w:marRight w:val="0"/>
          <w:marTop w:val="0"/>
          <w:marBottom w:val="0"/>
          <w:divBdr>
            <w:top w:val="none" w:sz="0" w:space="0" w:color="auto"/>
            <w:left w:val="none" w:sz="0" w:space="0" w:color="auto"/>
            <w:bottom w:val="none" w:sz="0" w:space="0" w:color="auto"/>
            <w:right w:val="none" w:sz="0" w:space="0" w:color="auto"/>
          </w:divBdr>
        </w:div>
        <w:div w:id="421075100">
          <w:marLeft w:val="640"/>
          <w:marRight w:val="0"/>
          <w:marTop w:val="0"/>
          <w:marBottom w:val="0"/>
          <w:divBdr>
            <w:top w:val="none" w:sz="0" w:space="0" w:color="auto"/>
            <w:left w:val="none" w:sz="0" w:space="0" w:color="auto"/>
            <w:bottom w:val="none" w:sz="0" w:space="0" w:color="auto"/>
            <w:right w:val="none" w:sz="0" w:space="0" w:color="auto"/>
          </w:divBdr>
        </w:div>
        <w:div w:id="561991121">
          <w:marLeft w:val="640"/>
          <w:marRight w:val="0"/>
          <w:marTop w:val="0"/>
          <w:marBottom w:val="0"/>
          <w:divBdr>
            <w:top w:val="none" w:sz="0" w:space="0" w:color="auto"/>
            <w:left w:val="none" w:sz="0" w:space="0" w:color="auto"/>
            <w:bottom w:val="none" w:sz="0" w:space="0" w:color="auto"/>
            <w:right w:val="none" w:sz="0" w:space="0" w:color="auto"/>
          </w:divBdr>
        </w:div>
        <w:div w:id="2067411454">
          <w:marLeft w:val="640"/>
          <w:marRight w:val="0"/>
          <w:marTop w:val="0"/>
          <w:marBottom w:val="0"/>
          <w:divBdr>
            <w:top w:val="none" w:sz="0" w:space="0" w:color="auto"/>
            <w:left w:val="none" w:sz="0" w:space="0" w:color="auto"/>
            <w:bottom w:val="none" w:sz="0" w:space="0" w:color="auto"/>
            <w:right w:val="none" w:sz="0" w:space="0" w:color="auto"/>
          </w:divBdr>
        </w:div>
        <w:div w:id="2005548148">
          <w:marLeft w:val="640"/>
          <w:marRight w:val="0"/>
          <w:marTop w:val="0"/>
          <w:marBottom w:val="0"/>
          <w:divBdr>
            <w:top w:val="none" w:sz="0" w:space="0" w:color="auto"/>
            <w:left w:val="none" w:sz="0" w:space="0" w:color="auto"/>
            <w:bottom w:val="none" w:sz="0" w:space="0" w:color="auto"/>
            <w:right w:val="none" w:sz="0" w:space="0" w:color="auto"/>
          </w:divBdr>
        </w:div>
        <w:div w:id="1231965323">
          <w:marLeft w:val="640"/>
          <w:marRight w:val="0"/>
          <w:marTop w:val="0"/>
          <w:marBottom w:val="0"/>
          <w:divBdr>
            <w:top w:val="none" w:sz="0" w:space="0" w:color="auto"/>
            <w:left w:val="none" w:sz="0" w:space="0" w:color="auto"/>
            <w:bottom w:val="none" w:sz="0" w:space="0" w:color="auto"/>
            <w:right w:val="none" w:sz="0" w:space="0" w:color="auto"/>
          </w:divBdr>
        </w:div>
        <w:div w:id="2111853134">
          <w:marLeft w:val="640"/>
          <w:marRight w:val="0"/>
          <w:marTop w:val="0"/>
          <w:marBottom w:val="0"/>
          <w:divBdr>
            <w:top w:val="none" w:sz="0" w:space="0" w:color="auto"/>
            <w:left w:val="none" w:sz="0" w:space="0" w:color="auto"/>
            <w:bottom w:val="none" w:sz="0" w:space="0" w:color="auto"/>
            <w:right w:val="none" w:sz="0" w:space="0" w:color="auto"/>
          </w:divBdr>
        </w:div>
        <w:div w:id="427967694">
          <w:marLeft w:val="640"/>
          <w:marRight w:val="0"/>
          <w:marTop w:val="0"/>
          <w:marBottom w:val="0"/>
          <w:divBdr>
            <w:top w:val="none" w:sz="0" w:space="0" w:color="auto"/>
            <w:left w:val="none" w:sz="0" w:space="0" w:color="auto"/>
            <w:bottom w:val="none" w:sz="0" w:space="0" w:color="auto"/>
            <w:right w:val="none" w:sz="0" w:space="0" w:color="auto"/>
          </w:divBdr>
        </w:div>
        <w:div w:id="473374234">
          <w:marLeft w:val="640"/>
          <w:marRight w:val="0"/>
          <w:marTop w:val="0"/>
          <w:marBottom w:val="0"/>
          <w:divBdr>
            <w:top w:val="none" w:sz="0" w:space="0" w:color="auto"/>
            <w:left w:val="none" w:sz="0" w:space="0" w:color="auto"/>
            <w:bottom w:val="none" w:sz="0" w:space="0" w:color="auto"/>
            <w:right w:val="none" w:sz="0" w:space="0" w:color="auto"/>
          </w:divBdr>
        </w:div>
        <w:div w:id="1486433718">
          <w:marLeft w:val="640"/>
          <w:marRight w:val="0"/>
          <w:marTop w:val="0"/>
          <w:marBottom w:val="0"/>
          <w:divBdr>
            <w:top w:val="none" w:sz="0" w:space="0" w:color="auto"/>
            <w:left w:val="none" w:sz="0" w:space="0" w:color="auto"/>
            <w:bottom w:val="none" w:sz="0" w:space="0" w:color="auto"/>
            <w:right w:val="none" w:sz="0" w:space="0" w:color="auto"/>
          </w:divBdr>
        </w:div>
        <w:div w:id="1089161721">
          <w:marLeft w:val="640"/>
          <w:marRight w:val="0"/>
          <w:marTop w:val="0"/>
          <w:marBottom w:val="0"/>
          <w:divBdr>
            <w:top w:val="none" w:sz="0" w:space="0" w:color="auto"/>
            <w:left w:val="none" w:sz="0" w:space="0" w:color="auto"/>
            <w:bottom w:val="none" w:sz="0" w:space="0" w:color="auto"/>
            <w:right w:val="none" w:sz="0" w:space="0" w:color="auto"/>
          </w:divBdr>
        </w:div>
        <w:div w:id="1786924326">
          <w:marLeft w:val="640"/>
          <w:marRight w:val="0"/>
          <w:marTop w:val="0"/>
          <w:marBottom w:val="0"/>
          <w:divBdr>
            <w:top w:val="none" w:sz="0" w:space="0" w:color="auto"/>
            <w:left w:val="none" w:sz="0" w:space="0" w:color="auto"/>
            <w:bottom w:val="none" w:sz="0" w:space="0" w:color="auto"/>
            <w:right w:val="none" w:sz="0" w:space="0" w:color="auto"/>
          </w:divBdr>
        </w:div>
        <w:div w:id="1405492866">
          <w:marLeft w:val="640"/>
          <w:marRight w:val="0"/>
          <w:marTop w:val="0"/>
          <w:marBottom w:val="0"/>
          <w:divBdr>
            <w:top w:val="none" w:sz="0" w:space="0" w:color="auto"/>
            <w:left w:val="none" w:sz="0" w:space="0" w:color="auto"/>
            <w:bottom w:val="none" w:sz="0" w:space="0" w:color="auto"/>
            <w:right w:val="none" w:sz="0" w:space="0" w:color="auto"/>
          </w:divBdr>
        </w:div>
        <w:div w:id="1736388623">
          <w:marLeft w:val="640"/>
          <w:marRight w:val="0"/>
          <w:marTop w:val="0"/>
          <w:marBottom w:val="0"/>
          <w:divBdr>
            <w:top w:val="none" w:sz="0" w:space="0" w:color="auto"/>
            <w:left w:val="none" w:sz="0" w:space="0" w:color="auto"/>
            <w:bottom w:val="none" w:sz="0" w:space="0" w:color="auto"/>
            <w:right w:val="none" w:sz="0" w:space="0" w:color="auto"/>
          </w:divBdr>
        </w:div>
        <w:div w:id="1175264183">
          <w:marLeft w:val="640"/>
          <w:marRight w:val="0"/>
          <w:marTop w:val="0"/>
          <w:marBottom w:val="0"/>
          <w:divBdr>
            <w:top w:val="none" w:sz="0" w:space="0" w:color="auto"/>
            <w:left w:val="none" w:sz="0" w:space="0" w:color="auto"/>
            <w:bottom w:val="none" w:sz="0" w:space="0" w:color="auto"/>
            <w:right w:val="none" w:sz="0" w:space="0" w:color="auto"/>
          </w:divBdr>
        </w:div>
        <w:div w:id="1023439113">
          <w:marLeft w:val="640"/>
          <w:marRight w:val="0"/>
          <w:marTop w:val="0"/>
          <w:marBottom w:val="0"/>
          <w:divBdr>
            <w:top w:val="none" w:sz="0" w:space="0" w:color="auto"/>
            <w:left w:val="none" w:sz="0" w:space="0" w:color="auto"/>
            <w:bottom w:val="none" w:sz="0" w:space="0" w:color="auto"/>
            <w:right w:val="none" w:sz="0" w:space="0" w:color="auto"/>
          </w:divBdr>
        </w:div>
        <w:div w:id="468978947">
          <w:marLeft w:val="640"/>
          <w:marRight w:val="0"/>
          <w:marTop w:val="0"/>
          <w:marBottom w:val="0"/>
          <w:divBdr>
            <w:top w:val="none" w:sz="0" w:space="0" w:color="auto"/>
            <w:left w:val="none" w:sz="0" w:space="0" w:color="auto"/>
            <w:bottom w:val="none" w:sz="0" w:space="0" w:color="auto"/>
            <w:right w:val="none" w:sz="0" w:space="0" w:color="auto"/>
          </w:divBdr>
        </w:div>
        <w:div w:id="1002247329">
          <w:marLeft w:val="640"/>
          <w:marRight w:val="0"/>
          <w:marTop w:val="0"/>
          <w:marBottom w:val="0"/>
          <w:divBdr>
            <w:top w:val="none" w:sz="0" w:space="0" w:color="auto"/>
            <w:left w:val="none" w:sz="0" w:space="0" w:color="auto"/>
            <w:bottom w:val="none" w:sz="0" w:space="0" w:color="auto"/>
            <w:right w:val="none" w:sz="0" w:space="0" w:color="auto"/>
          </w:divBdr>
        </w:div>
        <w:div w:id="90322826">
          <w:marLeft w:val="640"/>
          <w:marRight w:val="0"/>
          <w:marTop w:val="0"/>
          <w:marBottom w:val="0"/>
          <w:divBdr>
            <w:top w:val="none" w:sz="0" w:space="0" w:color="auto"/>
            <w:left w:val="none" w:sz="0" w:space="0" w:color="auto"/>
            <w:bottom w:val="none" w:sz="0" w:space="0" w:color="auto"/>
            <w:right w:val="none" w:sz="0" w:space="0" w:color="auto"/>
          </w:divBdr>
        </w:div>
        <w:div w:id="1075855406">
          <w:marLeft w:val="640"/>
          <w:marRight w:val="0"/>
          <w:marTop w:val="0"/>
          <w:marBottom w:val="0"/>
          <w:divBdr>
            <w:top w:val="none" w:sz="0" w:space="0" w:color="auto"/>
            <w:left w:val="none" w:sz="0" w:space="0" w:color="auto"/>
            <w:bottom w:val="none" w:sz="0" w:space="0" w:color="auto"/>
            <w:right w:val="none" w:sz="0" w:space="0" w:color="auto"/>
          </w:divBdr>
        </w:div>
        <w:div w:id="1165972500">
          <w:marLeft w:val="640"/>
          <w:marRight w:val="0"/>
          <w:marTop w:val="0"/>
          <w:marBottom w:val="0"/>
          <w:divBdr>
            <w:top w:val="none" w:sz="0" w:space="0" w:color="auto"/>
            <w:left w:val="none" w:sz="0" w:space="0" w:color="auto"/>
            <w:bottom w:val="none" w:sz="0" w:space="0" w:color="auto"/>
            <w:right w:val="none" w:sz="0" w:space="0" w:color="auto"/>
          </w:divBdr>
        </w:div>
        <w:div w:id="857352728">
          <w:marLeft w:val="640"/>
          <w:marRight w:val="0"/>
          <w:marTop w:val="0"/>
          <w:marBottom w:val="0"/>
          <w:divBdr>
            <w:top w:val="none" w:sz="0" w:space="0" w:color="auto"/>
            <w:left w:val="none" w:sz="0" w:space="0" w:color="auto"/>
            <w:bottom w:val="none" w:sz="0" w:space="0" w:color="auto"/>
            <w:right w:val="none" w:sz="0" w:space="0" w:color="auto"/>
          </w:divBdr>
        </w:div>
        <w:div w:id="1917979973">
          <w:marLeft w:val="640"/>
          <w:marRight w:val="0"/>
          <w:marTop w:val="0"/>
          <w:marBottom w:val="0"/>
          <w:divBdr>
            <w:top w:val="none" w:sz="0" w:space="0" w:color="auto"/>
            <w:left w:val="none" w:sz="0" w:space="0" w:color="auto"/>
            <w:bottom w:val="none" w:sz="0" w:space="0" w:color="auto"/>
            <w:right w:val="none" w:sz="0" w:space="0" w:color="auto"/>
          </w:divBdr>
        </w:div>
        <w:div w:id="390690265">
          <w:marLeft w:val="640"/>
          <w:marRight w:val="0"/>
          <w:marTop w:val="0"/>
          <w:marBottom w:val="0"/>
          <w:divBdr>
            <w:top w:val="none" w:sz="0" w:space="0" w:color="auto"/>
            <w:left w:val="none" w:sz="0" w:space="0" w:color="auto"/>
            <w:bottom w:val="none" w:sz="0" w:space="0" w:color="auto"/>
            <w:right w:val="none" w:sz="0" w:space="0" w:color="auto"/>
          </w:divBdr>
        </w:div>
        <w:div w:id="586234372">
          <w:marLeft w:val="640"/>
          <w:marRight w:val="0"/>
          <w:marTop w:val="0"/>
          <w:marBottom w:val="0"/>
          <w:divBdr>
            <w:top w:val="none" w:sz="0" w:space="0" w:color="auto"/>
            <w:left w:val="none" w:sz="0" w:space="0" w:color="auto"/>
            <w:bottom w:val="none" w:sz="0" w:space="0" w:color="auto"/>
            <w:right w:val="none" w:sz="0" w:space="0" w:color="auto"/>
          </w:divBdr>
        </w:div>
        <w:div w:id="1337464527">
          <w:marLeft w:val="640"/>
          <w:marRight w:val="0"/>
          <w:marTop w:val="0"/>
          <w:marBottom w:val="0"/>
          <w:divBdr>
            <w:top w:val="none" w:sz="0" w:space="0" w:color="auto"/>
            <w:left w:val="none" w:sz="0" w:space="0" w:color="auto"/>
            <w:bottom w:val="none" w:sz="0" w:space="0" w:color="auto"/>
            <w:right w:val="none" w:sz="0" w:space="0" w:color="auto"/>
          </w:divBdr>
        </w:div>
        <w:div w:id="307587597">
          <w:marLeft w:val="640"/>
          <w:marRight w:val="0"/>
          <w:marTop w:val="0"/>
          <w:marBottom w:val="0"/>
          <w:divBdr>
            <w:top w:val="none" w:sz="0" w:space="0" w:color="auto"/>
            <w:left w:val="none" w:sz="0" w:space="0" w:color="auto"/>
            <w:bottom w:val="none" w:sz="0" w:space="0" w:color="auto"/>
            <w:right w:val="none" w:sz="0" w:space="0" w:color="auto"/>
          </w:divBdr>
        </w:div>
        <w:div w:id="350961204">
          <w:marLeft w:val="640"/>
          <w:marRight w:val="0"/>
          <w:marTop w:val="0"/>
          <w:marBottom w:val="0"/>
          <w:divBdr>
            <w:top w:val="none" w:sz="0" w:space="0" w:color="auto"/>
            <w:left w:val="none" w:sz="0" w:space="0" w:color="auto"/>
            <w:bottom w:val="none" w:sz="0" w:space="0" w:color="auto"/>
            <w:right w:val="none" w:sz="0" w:space="0" w:color="auto"/>
          </w:divBdr>
        </w:div>
        <w:div w:id="2011830390">
          <w:marLeft w:val="640"/>
          <w:marRight w:val="0"/>
          <w:marTop w:val="0"/>
          <w:marBottom w:val="0"/>
          <w:divBdr>
            <w:top w:val="none" w:sz="0" w:space="0" w:color="auto"/>
            <w:left w:val="none" w:sz="0" w:space="0" w:color="auto"/>
            <w:bottom w:val="none" w:sz="0" w:space="0" w:color="auto"/>
            <w:right w:val="none" w:sz="0" w:space="0" w:color="auto"/>
          </w:divBdr>
        </w:div>
        <w:div w:id="1915505020">
          <w:marLeft w:val="640"/>
          <w:marRight w:val="0"/>
          <w:marTop w:val="0"/>
          <w:marBottom w:val="0"/>
          <w:divBdr>
            <w:top w:val="none" w:sz="0" w:space="0" w:color="auto"/>
            <w:left w:val="none" w:sz="0" w:space="0" w:color="auto"/>
            <w:bottom w:val="none" w:sz="0" w:space="0" w:color="auto"/>
            <w:right w:val="none" w:sz="0" w:space="0" w:color="auto"/>
          </w:divBdr>
        </w:div>
        <w:div w:id="955256641">
          <w:marLeft w:val="640"/>
          <w:marRight w:val="0"/>
          <w:marTop w:val="0"/>
          <w:marBottom w:val="0"/>
          <w:divBdr>
            <w:top w:val="none" w:sz="0" w:space="0" w:color="auto"/>
            <w:left w:val="none" w:sz="0" w:space="0" w:color="auto"/>
            <w:bottom w:val="none" w:sz="0" w:space="0" w:color="auto"/>
            <w:right w:val="none" w:sz="0" w:space="0" w:color="auto"/>
          </w:divBdr>
        </w:div>
        <w:div w:id="1136944844">
          <w:marLeft w:val="640"/>
          <w:marRight w:val="0"/>
          <w:marTop w:val="0"/>
          <w:marBottom w:val="0"/>
          <w:divBdr>
            <w:top w:val="none" w:sz="0" w:space="0" w:color="auto"/>
            <w:left w:val="none" w:sz="0" w:space="0" w:color="auto"/>
            <w:bottom w:val="none" w:sz="0" w:space="0" w:color="auto"/>
            <w:right w:val="none" w:sz="0" w:space="0" w:color="auto"/>
          </w:divBdr>
        </w:div>
        <w:div w:id="899944724">
          <w:marLeft w:val="640"/>
          <w:marRight w:val="0"/>
          <w:marTop w:val="0"/>
          <w:marBottom w:val="0"/>
          <w:divBdr>
            <w:top w:val="none" w:sz="0" w:space="0" w:color="auto"/>
            <w:left w:val="none" w:sz="0" w:space="0" w:color="auto"/>
            <w:bottom w:val="none" w:sz="0" w:space="0" w:color="auto"/>
            <w:right w:val="none" w:sz="0" w:space="0" w:color="auto"/>
          </w:divBdr>
        </w:div>
        <w:div w:id="1157452209">
          <w:marLeft w:val="640"/>
          <w:marRight w:val="0"/>
          <w:marTop w:val="0"/>
          <w:marBottom w:val="0"/>
          <w:divBdr>
            <w:top w:val="none" w:sz="0" w:space="0" w:color="auto"/>
            <w:left w:val="none" w:sz="0" w:space="0" w:color="auto"/>
            <w:bottom w:val="none" w:sz="0" w:space="0" w:color="auto"/>
            <w:right w:val="none" w:sz="0" w:space="0" w:color="auto"/>
          </w:divBdr>
        </w:div>
        <w:div w:id="204372685">
          <w:marLeft w:val="640"/>
          <w:marRight w:val="0"/>
          <w:marTop w:val="0"/>
          <w:marBottom w:val="0"/>
          <w:divBdr>
            <w:top w:val="none" w:sz="0" w:space="0" w:color="auto"/>
            <w:left w:val="none" w:sz="0" w:space="0" w:color="auto"/>
            <w:bottom w:val="none" w:sz="0" w:space="0" w:color="auto"/>
            <w:right w:val="none" w:sz="0" w:space="0" w:color="auto"/>
          </w:divBdr>
        </w:div>
        <w:div w:id="867454690">
          <w:marLeft w:val="640"/>
          <w:marRight w:val="0"/>
          <w:marTop w:val="0"/>
          <w:marBottom w:val="0"/>
          <w:divBdr>
            <w:top w:val="none" w:sz="0" w:space="0" w:color="auto"/>
            <w:left w:val="none" w:sz="0" w:space="0" w:color="auto"/>
            <w:bottom w:val="none" w:sz="0" w:space="0" w:color="auto"/>
            <w:right w:val="none" w:sz="0" w:space="0" w:color="auto"/>
          </w:divBdr>
        </w:div>
        <w:div w:id="1447431314">
          <w:marLeft w:val="640"/>
          <w:marRight w:val="0"/>
          <w:marTop w:val="0"/>
          <w:marBottom w:val="0"/>
          <w:divBdr>
            <w:top w:val="none" w:sz="0" w:space="0" w:color="auto"/>
            <w:left w:val="none" w:sz="0" w:space="0" w:color="auto"/>
            <w:bottom w:val="none" w:sz="0" w:space="0" w:color="auto"/>
            <w:right w:val="none" w:sz="0" w:space="0" w:color="auto"/>
          </w:divBdr>
        </w:div>
        <w:div w:id="1519583318">
          <w:marLeft w:val="640"/>
          <w:marRight w:val="0"/>
          <w:marTop w:val="0"/>
          <w:marBottom w:val="0"/>
          <w:divBdr>
            <w:top w:val="none" w:sz="0" w:space="0" w:color="auto"/>
            <w:left w:val="none" w:sz="0" w:space="0" w:color="auto"/>
            <w:bottom w:val="none" w:sz="0" w:space="0" w:color="auto"/>
            <w:right w:val="none" w:sz="0" w:space="0" w:color="auto"/>
          </w:divBdr>
        </w:div>
        <w:div w:id="1494947555">
          <w:marLeft w:val="640"/>
          <w:marRight w:val="0"/>
          <w:marTop w:val="0"/>
          <w:marBottom w:val="0"/>
          <w:divBdr>
            <w:top w:val="none" w:sz="0" w:space="0" w:color="auto"/>
            <w:left w:val="none" w:sz="0" w:space="0" w:color="auto"/>
            <w:bottom w:val="none" w:sz="0" w:space="0" w:color="auto"/>
            <w:right w:val="none" w:sz="0" w:space="0" w:color="auto"/>
          </w:divBdr>
        </w:div>
        <w:div w:id="332537482">
          <w:marLeft w:val="640"/>
          <w:marRight w:val="0"/>
          <w:marTop w:val="0"/>
          <w:marBottom w:val="0"/>
          <w:divBdr>
            <w:top w:val="none" w:sz="0" w:space="0" w:color="auto"/>
            <w:left w:val="none" w:sz="0" w:space="0" w:color="auto"/>
            <w:bottom w:val="none" w:sz="0" w:space="0" w:color="auto"/>
            <w:right w:val="none" w:sz="0" w:space="0" w:color="auto"/>
          </w:divBdr>
        </w:div>
        <w:div w:id="488904590">
          <w:marLeft w:val="640"/>
          <w:marRight w:val="0"/>
          <w:marTop w:val="0"/>
          <w:marBottom w:val="0"/>
          <w:divBdr>
            <w:top w:val="none" w:sz="0" w:space="0" w:color="auto"/>
            <w:left w:val="none" w:sz="0" w:space="0" w:color="auto"/>
            <w:bottom w:val="none" w:sz="0" w:space="0" w:color="auto"/>
            <w:right w:val="none" w:sz="0" w:space="0" w:color="auto"/>
          </w:divBdr>
        </w:div>
        <w:div w:id="848250518">
          <w:marLeft w:val="640"/>
          <w:marRight w:val="0"/>
          <w:marTop w:val="0"/>
          <w:marBottom w:val="0"/>
          <w:divBdr>
            <w:top w:val="none" w:sz="0" w:space="0" w:color="auto"/>
            <w:left w:val="none" w:sz="0" w:space="0" w:color="auto"/>
            <w:bottom w:val="none" w:sz="0" w:space="0" w:color="auto"/>
            <w:right w:val="none" w:sz="0" w:space="0" w:color="auto"/>
          </w:divBdr>
        </w:div>
        <w:div w:id="2064937889">
          <w:marLeft w:val="640"/>
          <w:marRight w:val="0"/>
          <w:marTop w:val="0"/>
          <w:marBottom w:val="0"/>
          <w:divBdr>
            <w:top w:val="none" w:sz="0" w:space="0" w:color="auto"/>
            <w:left w:val="none" w:sz="0" w:space="0" w:color="auto"/>
            <w:bottom w:val="none" w:sz="0" w:space="0" w:color="auto"/>
            <w:right w:val="none" w:sz="0" w:space="0" w:color="auto"/>
          </w:divBdr>
        </w:div>
        <w:div w:id="567695548">
          <w:marLeft w:val="640"/>
          <w:marRight w:val="0"/>
          <w:marTop w:val="0"/>
          <w:marBottom w:val="0"/>
          <w:divBdr>
            <w:top w:val="none" w:sz="0" w:space="0" w:color="auto"/>
            <w:left w:val="none" w:sz="0" w:space="0" w:color="auto"/>
            <w:bottom w:val="none" w:sz="0" w:space="0" w:color="auto"/>
            <w:right w:val="none" w:sz="0" w:space="0" w:color="auto"/>
          </w:divBdr>
        </w:div>
        <w:div w:id="1273048850">
          <w:marLeft w:val="640"/>
          <w:marRight w:val="0"/>
          <w:marTop w:val="0"/>
          <w:marBottom w:val="0"/>
          <w:divBdr>
            <w:top w:val="none" w:sz="0" w:space="0" w:color="auto"/>
            <w:left w:val="none" w:sz="0" w:space="0" w:color="auto"/>
            <w:bottom w:val="none" w:sz="0" w:space="0" w:color="auto"/>
            <w:right w:val="none" w:sz="0" w:space="0" w:color="auto"/>
          </w:divBdr>
        </w:div>
        <w:div w:id="1573812642">
          <w:marLeft w:val="640"/>
          <w:marRight w:val="0"/>
          <w:marTop w:val="0"/>
          <w:marBottom w:val="0"/>
          <w:divBdr>
            <w:top w:val="none" w:sz="0" w:space="0" w:color="auto"/>
            <w:left w:val="none" w:sz="0" w:space="0" w:color="auto"/>
            <w:bottom w:val="none" w:sz="0" w:space="0" w:color="auto"/>
            <w:right w:val="none" w:sz="0" w:space="0" w:color="auto"/>
          </w:divBdr>
        </w:div>
        <w:div w:id="1560552545">
          <w:marLeft w:val="640"/>
          <w:marRight w:val="0"/>
          <w:marTop w:val="0"/>
          <w:marBottom w:val="0"/>
          <w:divBdr>
            <w:top w:val="none" w:sz="0" w:space="0" w:color="auto"/>
            <w:left w:val="none" w:sz="0" w:space="0" w:color="auto"/>
            <w:bottom w:val="none" w:sz="0" w:space="0" w:color="auto"/>
            <w:right w:val="none" w:sz="0" w:space="0" w:color="auto"/>
          </w:divBdr>
        </w:div>
        <w:div w:id="820001968">
          <w:marLeft w:val="640"/>
          <w:marRight w:val="0"/>
          <w:marTop w:val="0"/>
          <w:marBottom w:val="0"/>
          <w:divBdr>
            <w:top w:val="none" w:sz="0" w:space="0" w:color="auto"/>
            <w:left w:val="none" w:sz="0" w:space="0" w:color="auto"/>
            <w:bottom w:val="none" w:sz="0" w:space="0" w:color="auto"/>
            <w:right w:val="none" w:sz="0" w:space="0" w:color="auto"/>
          </w:divBdr>
        </w:div>
        <w:div w:id="1014304724">
          <w:marLeft w:val="640"/>
          <w:marRight w:val="0"/>
          <w:marTop w:val="0"/>
          <w:marBottom w:val="0"/>
          <w:divBdr>
            <w:top w:val="none" w:sz="0" w:space="0" w:color="auto"/>
            <w:left w:val="none" w:sz="0" w:space="0" w:color="auto"/>
            <w:bottom w:val="none" w:sz="0" w:space="0" w:color="auto"/>
            <w:right w:val="none" w:sz="0" w:space="0" w:color="auto"/>
          </w:divBdr>
        </w:div>
        <w:div w:id="1277253901">
          <w:marLeft w:val="640"/>
          <w:marRight w:val="0"/>
          <w:marTop w:val="0"/>
          <w:marBottom w:val="0"/>
          <w:divBdr>
            <w:top w:val="none" w:sz="0" w:space="0" w:color="auto"/>
            <w:left w:val="none" w:sz="0" w:space="0" w:color="auto"/>
            <w:bottom w:val="none" w:sz="0" w:space="0" w:color="auto"/>
            <w:right w:val="none" w:sz="0" w:space="0" w:color="auto"/>
          </w:divBdr>
        </w:div>
        <w:div w:id="1621961466">
          <w:marLeft w:val="640"/>
          <w:marRight w:val="0"/>
          <w:marTop w:val="0"/>
          <w:marBottom w:val="0"/>
          <w:divBdr>
            <w:top w:val="none" w:sz="0" w:space="0" w:color="auto"/>
            <w:left w:val="none" w:sz="0" w:space="0" w:color="auto"/>
            <w:bottom w:val="none" w:sz="0" w:space="0" w:color="auto"/>
            <w:right w:val="none" w:sz="0" w:space="0" w:color="auto"/>
          </w:divBdr>
        </w:div>
        <w:div w:id="1619099641">
          <w:marLeft w:val="640"/>
          <w:marRight w:val="0"/>
          <w:marTop w:val="0"/>
          <w:marBottom w:val="0"/>
          <w:divBdr>
            <w:top w:val="none" w:sz="0" w:space="0" w:color="auto"/>
            <w:left w:val="none" w:sz="0" w:space="0" w:color="auto"/>
            <w:bottom w:val="none" w:sz="0" w:space="0" w:color="auto"/>
            <w:right w:val="none" w:sz="0" w:space="0" w:color="auto"/>
          </w:divBdr>
        </w:div>
        <w:div w:id="376441699">
          <w:marLeft w:val="640"/>
          <w:marRight w:val="0"/>
          <w:marTop w:val="0"/>
          <w:marBottom w:val="0"/>
          <w:divBdr>
            <w:top w:val="none" w:sz="0" w:space="0" w:color="auto"/>
            <w:left w:val="none" w:sz="0" w:space="0" w:color="auto"/>
            <w:bottom w:val="none" w:sz="0" w:space="0" w:color="auto"/>
            <w:right w:val="none" w:sz="0" w:space="0" w:color="auto"/>
          </w:divBdr>
        </w:div>
        <w:div w:id="1456866565">
          <w:marLeft w:val="640"/>
          <w:marRight w:val="0"/>
          <w:marTop w:val="0"/>
          <w:marBottom w:val="0"/>
          <w:divBdr>
            <w:top w:val="none" w:sz="0" w:space="0" w:color="auto"/>
            <w:left w:val="none" w:sz="0" w:space="0" w:color="auto"/>
            <w:bottom w:val="none" w:sz="0" w:space="0" w:color="auto"/>
            <w:right w:val="none" w:sz="0" w:space="0" w:color="auto"/>
          </w:divBdr>
        </w:div>
        <w:div w:id="300771046">
          <w:marLeft w:val="640"/>
          <w:marRight w:val="0"/>
          <w:marTop w:val="0"/>
          <w:marBottom w:val="0"/>
          <w:divBdr>
            <w:top w:val="none" w:sz="0" w:space="0" w:color="auto"/>
            <w:left w:val="none" w:sz="0" w:space="0" w:color="auto"/>
            <w:bottom w:val="none" w:sz="0" w:space="0" w:color="auto"/>
            <w:right w:val="none" w:sz="0" w:space="0" w:color="auto"/>
          </w:divBdr>
        </w:div>
        <w:div w:id="945502649">
          <w:marLeft w:val="640"/>
          <w:marRight w:val="0"/>
          <w:marTop w:val="0"/>
          <w:marBottom w:val="0"/>
          <w:divBdr>
            <w:top w:val="none" w:sz="0" w:space="0" w:color="auto"/>
            <w:left w:val="none" w:sz="0" w:space="0" w:color="auto"/>
            <w:bottom w:val="none" w:sz="0" w:space="0" w:color="auto"/>
            <w:right w:val="none" w:sz="0" w:space="0" w:color="auto"/>
          </w:divBdr>
        </w:div>
        <w:div w:id="2035107672">
          <w:marLeft w:val="640"/>
          <w:marRight w:val="0"/>
          <w:marTop w:val="0"/>
          <w:marBottom w:val="0"/>
          <w:divBdr>
            <w:top w:val="none" w:sz="0" w:space="0" w:color="auto"/>
            <w:left w:val="none" w:sz="0" w:space="0" w:color="auto"/>
            <w:bottom w:val="none" w:sz="0" w:space="0" w:color="auto"/>
            <w:right w:val="none" w:sz="0" w:space="0" w:color="auto"/>
          </w:divBdr>
        </w:div>
        <w:div w:id="137577436">
          <w:marLeft w:val="640"/>
          <w:marRight w:val="0"/>
          <w:marTop w:val="0"/>
          <w:marBottom w:val="0"/>
          <w:divBdr>
            <w:top w:val="none" w:sz="0" w:space="0" w:color="auto"/>
            <w:left w:val="none" w:sz="0" w:space="0" w:color="auto"/>
            <w:bottom w:val="none" w:sz="0" w:space="0" w:color="auto"/>
            <w:right w:val="none" w:sz="0" w:space="0" w:color="auto"/>
          </w:divBdr>
        </w:div>
        <w:div w:id="1721202514">
          <w:marLeft w:val="640"/>
          <w:marRight w:val="0"/>
          <w:marTop w:val="0"/>
          <w:marBottom w:val="0"/>
          <w:divBdr>
            <w:top w:val="none" w:sz="0" w:space="0" w:color="auto"/>
            <w:left w:val="none" w:sz="0" w:space="0" w:color="auto"/>
            <w:bottom w:val="none" w:sz="0" w:space="0" w:color="auto"/>
            <w:right w:val="none" w:sz="0" w:space="0" w:color="auto"/>
          </w:divBdr>
        </w:div>
        <w:div w:id="554507880">
          <w:marLeft w:val="640"/>
          <w:marRight w:val="0"/>
          <w:marTop w:val="0"/>
          <w:marBottom w:val="0"/>
          <w:divBdr>
            <w:top w:val="none" w:sz="0" w:space="0" w:color="auto"/>
            <w:left w:val="none" w:sz="0" w:space="0" w:color="auto"/>
            <w:bottom w:val="none" w:sz="0" w:space="0" w:color="auto"/>
            <w:right w:val="none" w:sz="0" w:space="0" w:color="auto"/>
          </w:divBdr>
        </w:div>
        <w:div w:id="493299021">
          <w:marLeft w:val="640"/>
          <w:marRight w:val="0"/>
          <w:marTop w:val="0"/>
          <w:marBottom w:val="0"/>
          <w:divBdr>
            <w:top w:val="none" w:sz="0" w:space="0" w:color="auto"/>
            <w:left w:val="none" w:sz="0" w:space="0" w:color="auto"/>
            <w:bottom w:val="none" w:sz="0" w:space="0" w:color="auto"/>
            <w:right w:val="none" w:sz="0" w:space="0" w:color="auto"/>
          </w:divBdr>
        </w:div>
        <w:div w:id="2073845698">
          <w:marLeft w:val="640"/>
          <w:marRight w:val="0"/>
          <w:marTop w:val="0"/>
          <w:marBottom w:val="0"/>
          <w:divBdr>
            <w:top w:val="none" w:sz="0" w:space="0" w:color="auto"/>
            <w:left w:val="none" w:sz="0" w:space="0" w:color="auto"/>
            <w:bottom w:val="none" w:sz="0" w:space="0" w:color="auto"/>
            <w:right w:val="none" w:sz="0" w:space="0" w:color="auto"/>
          </w:divBdr>
        </w:div>
        <w:div w:id="673918371">
          <w:marLeft w:val="640"/>
          <w:marRight w:val="0"/>
          <w:marTop w:val="0"/>
          <w:marBottom w:val="0"/>
          <w:divBdr>
            <w:top w:val="none" w:sz="0" w:space="0" w:color="auto"/>
            <w:left w:val="none" w:sz="0" w:space="0" w:color="auto"/>
            <w:bottom w:val="none" w:sz="0" w:space="0" w:color="auto"/>
            <w:right w:val="none" w:sz="0" w:space="0" w:color="auto"/>
          </w:divBdr>
        </w:div>
        <w:div w:id="1708795162">
          <w:marLeft w:val="640"/>
          <w:marRight w:val="0"/>
          <w:marTop w:val="0"/>
          <w:marBottom w:val="0"/>
          <w:divBdr>
            <w:top w:val="none" w:sz="0" w:space="0" w:color="auto"/>
            <w:left w:val="none" w:sz="0" w:space="0" w:color="auto"/>
            <w:bottom w:val="none" w:sz="0" w:space="0" w:color="auto"/>
            <w:right w:val="none" w:sz="0" w:space="0" w:color="auto"/>
          </w:divBdr>
        </w:div>
        <w:div w:id="1892037343">
          <w:marLeft w:val="640"/>
          <w:marRight w:val="0"/>
          <w:marTop w:val="0"/>
          <w:marBottom w:val="0"/>
          <w:divBdr>
            <w:top w:val="none" w:sz="0" w:space="0" w:color="auto"/>
            <w:left w:val="none" w:sz="0" w:space="0" w:color="auto"/>
            <w:bottom w:val="none" w:sz="0" w:space="0" w:color="auto"/>
            <w:right w:val="none" w:sz="0" w:space="0" w:color="auto"/>
          </w:divBdr>
        </w:div>
        <w:div w:id="630945346">
          <w:marLeft w:val="640"/>
          <w:marRight w:val="0"/>
          <w:marTop w:val="0"/>
          <w:marBottom w:val="0"/>
          <w:divBdr>
            <w:top w:val="none" w:sz="0" w:space="0" w:color="auto"/>
            <w:left w:val="none" w:sz="0" w:space="0" w:color="auto"/>
            <w:bottom w:val="none" w:sz="0" w:space="0" w:color="auto"/>
            <w:right w:val="none" w:sz="0" w:space="0" w:color="auto"/>
          </w:divBdr>
        </w:div>
        <w:div w:id="1526824309">
          <w:marLeft w:val="640"/>
          <w:marRight w:val="0"/>
          <w:marTop w:val="0"/>
          <w:marBottom w:val="0"/>
          <w:divBdr>
            <w:top w:val="none" w:sz="0" w:space="0" w:color="auto"/>
            <w:left w:val="none" w:sz="0" w:space="0" w:color="auto"/>
            <w:bottom w:val="none" w:sz="0" w:space="0" w:color="auto"/>
            <w:right w:val="none" w:sz="0" w:space="0" w:color="auto"/>
          </w:divBdr>
        </w:div>
        <w:div w:id="469443260">
          <w:marLeft w:val="640"/>
          <w:marRight w:val="0"/>
          <w:marTop w:val="0"/>
          <w:marBottom w:val="0"/>
          <w:divBdr>
            <w:top w:val="none" w:sz="0" w:space="0" w:color="auto"/>
            <w:left w:val="none" w:sz="0" w:space="0" w:color="auto"/>
            <w:bottom w:val="none" w:sz="0" w:space="0" w:color="auto"/>
            <w:right w:val="none" w:sz="0" w:space="0" w:color="auto"/>
          </w:divBdr>
        </w:div>
        <w:div w:id="105856843">
          <w:marLeft w:val="640"/>
          <w:marRight w:val="0"/>
          <w:marTop w:val="0"/>
          <w:marBottom w:val="0"/>
          <w:divBdr>
            <w:top w:val="none" w:sz="0" w:space="0" w:color="auto"/>
            <w:left w:val="none" w:sz="0" w:space="0" w:color="auto"/>
            <w:bottom w:val="none" w:sz="0" w:space="0" w:color="auto"/>
            <w:right w:val="none" w:sz="0" w:space="0" w:color="auto"/>
          </w:divBdr>
        </w:div>
        <w:div w:id="1096706096">
          <w:marLeft w:val="640"/>
          <w:marRight w:val="0"/>
          <w:marTop w:val="0"/>
          <w:marBottom w:val="0"/>
          <w:divBdr>
            <w:top w:val="none" w:sz="0" w:space="0" w:color="auto"/>
            <w:left w:val="none" w:sz="0" w:space="0" w:color="auto"/>
            <w:bottom w:val="none" w:sz="0" w:space="0" w:color="auto"/>
            <w:right w:val="none" w:sz="0" w:space="0" w:color="auto"/>
          </w:divBdr>
        </w:div>
        <w:div w:id="743917246">
          <w:marLeft w:val="640"/>
          <w:marRight w:val="0"/>
          <w:marTop w:val="0"/>
          <w:marBottom w:val="0"/>
          <w:divBdr>
            <w:top w:val="none" w:sz="0" w:space="0" w:color="auto"/>
            <w:left w:val="none" w:sz="0" w:space="0" w:color="auto"/>
            <w:bottom w:val="none" w:sz="0" w:space="0" w:color="auto"/>
            <w:right w:val="none" w:sz="0" w:space="0" w:color="auto"/>
          </w:divBdr>
        </w:div>
        <w:div w:id="97214733">
          <w:marLeft w:val="640"/>
          <w:marRight w:val="0"/>
          <w:marTop w:val="0"/>
          <w:marBottom w:val="0"/>
          <w:divBdr>
            <w:top w:val="none" w:sz="0" w:space="0" w:color="auto"/>
            <w:left w:val="none" w:sz="0" w:space="0" w:color="auto"/>
            <w:bottom w:val="none" w:sz="0" w:space="0" w:color="auto"/>
            <w:right w:val="none" w:sz="0" w:space="0" w:color="auto"/>
          </w:divBdr>
        </w:div>
        <w:div w:id="1205557413">
          <w:marLeft w:val="640"/>
          <w:marRight w:val="0"/>
          <w:marTop w:val="0"/>
          <w:marBottom w:val="0"/>
          <w:divBdr>
            <w:top w:val="none" w:sz="0" w:space="0" w:color="auto"/>
            <w:left w:val="none" w:sz="0" w:space="0" w:color="auto"/>
            <w:bottom w:val="none" w:sz="0" w:space="0" w:color="auto"/>
            <w:right w:val="none" w:sz="0" w:space="0" w:color="auto"/>
          </w:divBdr>
        </w:div>
        <w:div w:id="1336767596">
          <w:marLeft w:val="640"/>
          <w:marRight w:val="0"/>
          <w:marTop w:val="0"/>
          <w:marBottom w:val="0"/>
          <w:divBdr>
            <w:top w:val="none" w:sz="0" w:space="0" w:color="auto"/>
            <w:left w:val="none" w:sz="0" w:space="0" w:color="auto"/>
            <w:bottom w:val="none" w:sz="0" w:space="0" w:color="auto"/>
            <w:right w:val="none" w:sz="0" w:space="0" w:color="auto"/>
          </w:divBdr>
        </w:div>
        <w:div w:id="115300968">
          <w:marLeft w:val="640"/>
          <w:marRight w:val="0"/>
          <w:marTop w:val="0"/>
          <w:marBottom w:val="0"/>
          <w:divBdr>
            <w:top w:val="none" w:sz="0" w:space="0" w:color="auto"/>
            <w:left w:val="none" w:sz="0" w:space="0" w:color="auto"/>
            <w:bottom w:val="none" w:sz="0" w:space="0" w:color="auto"/>
            <w:right w:val="none" w:sz="0" w:space="0" w:color="auto"/>
          </w:divBdr>
        </w:div>
        <w:div w:id="2043433103">
          <w:marLeft w:val="640"/>
          <w:marRight w:val="0"/>
          <w:marTop w:val="0"/>
          <w:marBottom w:val="0"/>
          <w:divBdr>
            <w:top w:val="none" w:sz="0" w:space="0" w:color="auto"/>
            <w:left w:val="none" w:sz="0" w:space="0" w:color="auto"/>
            <w:bottom w:val="none" w:sz="0" w:space="0" w:color="auto"/>
            <w:right w:val="none" w:sz="0" w:space="0" w:color="auto"/>
          </w:divBdr>
        </w:div>
        <w:div w:id="434791804">
          <w:marLeft w:val="640"/>
          <w:marRight w:val="0"/>
          <w:marTop w:val="0"/>
          <w:marBottom w:val="0"/>
          <w:divBdr>
            <w:top w:val="none" w:sz="0" w:space="0" w:color="auto"/>
            <w:left w:val="none" w:sz="0" w:space="0" w:color="auto"/>
            <w:bottom w:val="none" w:sz="0" w:space="0" w:color="auto"/>
            <w:right w:val="none" w:sz="0" w:space="0" w:color="auto"/>
          </w:divBdr>
        </w:div>
        <w:div w:id="1848515546">
          <w:marLeft w:val="640"/>
          <w:marRight w:val="0"/>
          <w:marTop w:val="0"/>
          <w:marBottom w:val="0"/>
          <w:divBdr>
            <w:top w:val="none" w:sz="0" w:space="0" w:color="auto"/>
            <w:left w:val="none" w:sz="0" w:space="0" w:color="auto"/>
            <w:bottom w:val="none" w:sz="0" w:space="0" w:color="auto"/>
            <w:right w:val="none" w:sz="0" w:space="0" w:color="auto"/>
          </w:divBdr>
        </w:div>
        <w:div w:id="60955015">
          <w:marLeft w:val="640"/>
          <w:marRight w:val="0"/>
          <w:marTop w:val="0"/>
          <w:marBottom w:val="0"/>
          <w:divBdr>
            <w:top w:val="none" w:sz="0" w:space="0" w:color="auto"/>
            <w:left w:val="none" w:sz="0" w:space="0" w:color="auto"/>
            <w:bottom w:val="none" w:sz="0" w:space="0" w:color="auto"/>
            <w:right w:val="none" w:sz="0" w:space="0" w:color="auto"/>
          </w:divBdr>
        </w:div>
        <w:div w:id="1898348132">
          <w:marLeft w:val="640"/>
          <w:marRight w:val="0"/>
          <w:marTop w:val="0"/>
          <w:marBottom w:val="0"/>
          <w:divBdr>
            <w:top w:val="none" w:sz="0" w:space="0" w:color="auto"/>
            <w:left w:val="none" w:sz="0" w:space="0" w:color="auto"/>
            <w:bottom w:val="none" w:sz="0" w:space="0" w:color="auto"/>
            <w:right w:val="none" w:sz="0" w:space="0" w:color="auto"/>
          </w:divBdr>
        </w:div>
        <w:div w:id="15277779">
          <w:marLeft w:val="640"/>
          <w:marRight w:val="0"/>
          <w:marTop w:val="0"/>
          <w:marBottom w:val="0"/>
          <w:divBdr>
            <w:top w:val="none" w:sz="0" w:space="0" w:color="auto"/>
            <w:left w:val="none" w:sz="0" w:space="0" w:color="auto"/>
            <w:bottom w:val="none" w:sz="0" w:space="0" w:color="auto"/>
            <w:right w:val="none" w:sz="0" w:space="0" w:color="auto"/>
          </w:divBdr>
        </w:div>
      </w:divsChild>
    </w:div>
    <w:div w:id="426005003">
      <w:bodyDiv w:val="1"/>
      <w:marLeft w:val="0"/>
      <w:marRight w:val="0"/>
      <w:marTop w:val="0"/>
      <w:marBottom w:val="0"/>
      <w:divBdr>
        <w:top w:val="none" w:sz="0" w:space="0" w:color="auto"/>
        <w:left w:val="none" w:sz="0" w:space="0" w:color="auto"/>
        <w:bottom w:val="none" w:sz="0" w:space="0" w:color="auto"/>
        <w:right w:val="none" w:sz="0" w:space="0" w:color="auto"/>
      </w:divBdr>
      <w:divsChild>
        <w:div w:id="528420278">
          <w:marLeft w:val="640"/>
          <w:marRight w:val="0"/>
          <w:marTop w:val="0"/>
          <w:marBottom w:val="0"/>
          <w:divBdr>
            <w:top w:val="none" w:sz="0" w:space="0" w:color="auto"/>
            <w:left w:val="none" w:sz="0" w:space="0" w:color="auto"/>
            <w:bottom w:val="none" w:sz="0" w:space="0" w:color="auto"/>
            <w:right w:val="none" w:sz="0" w:space="0" w:color="auto"/>
          </w:divBdr>
        </w:div>
        <w:div w:id="384640830">
          <w:marLeft w:val="640"/>
          <w:marRight w:val="0"/>
          <w:marTop w:val="0"/>
          <w:marBottom w:val="0"/>
          <w:divBdr>
            <w:top w:val="none" w:sz="0" w:space="0" w:color="auto"/>
            <w:left w:val="none" w:sz="0" w:space="0" w:color="auto"/>
            <w:bottom w:val="none" w:sz="0" w:space="0" w:color="auto"/>
            <w:right w:val="none" w:sz="0" w:space="0" w:color="auto"/>
          </w:divBdr>
        </w:div>
        <w:div w:id="268317471">
          <w:marLeft w:val="640"/>
          <w:marRight w:val="0"/>
          <w:marTop w:val="0"/>
          <w:marBottom w:val="0"/>
          <w:divBdr>
            <w:top w:val="none" w:sz="0" w:space="0" w:color="auto"/>
            <w:left w:val="none" w:sz="0" w:space="0" w:color="auto"/>
            <w:bottom w:val="none" w:sz="0" w:space="0" w:color="auto"/>
            <w:right w:val="none" w:sz="0" w:space="0" w:color="auto"/>
          </w:divBdr>
        </w:div>
        <w:div w:id="1100181811">
          <w:marLeft w:val="640"/>
          <w:marRight w:val="0"/>
          <w:marTop w:val="0"/>
          <w:marBottom w:val="0"/>
          <w:divBdr>
            <w:top w:val="none" w:sz="0" w:space="0" w:color="auto"/>
            <w:left w:val="none" w:sz="0" w:space="0" w:color="auto"/>
            <w:bottom w:val="none" w:sz="0" w:space="0" w:color="auto"/>
            <w:right w:val="none" w:sz="0" w:space="0" w:color="auto"/>
          </w:divBdr>
        </w:div>
        <w:div w:id="1678461453">
          <w:marLeft w:val="640"/>
          <w:marRight w:val="0"/>
          <w:marTop w:val="0"/>
          <w:marBottom w:val="0"/>
          <w:divBdr>
            <w:top w:val="none" w:sz="0" w:space="0" w:color="auto"/>
            <w:left w:val="none" w:sz="0" w:space="0" w:color="auto"/>
            <w:bottom w:val="none" w:sz="0" w:space="0" w:color="auto"/>
            <w:right w:val="none" w:sz="0" w:space="0" w:color="auto"/>
          </w:divBdr>
        </w:div>
        <w:div w:id="1665815761">
          <w:marLeft w:val="640"/>
          <w:marRight w:val="0"/>
          <w:marTop w:val="0"/>
          <w:marBottom w:val="0"/>
          <w:divBdr>
            <w:top w:val="none" w:sz="0" w:space="0" w:color="auto"/>
            <w:left w:val="none" w:sz="0" w:space="0" w:color="auto"/>
            <w:bottom w:val="none" w:sz="0" w:space="0" w:color="auto"/>
            <w:right w:val="none" w:sz="0" w:space="0" w:color="auto"/>
          </w:divBdr>
        </w:div>
        <w:div w:id="98377993">
          <w:marLeft w:val="640"/>
          <w:marRight w:val="0"/>
          <w:marTop w:val="0"/>
          <w:marBottom w:val="0"/>
          <w:divBdr>
            <w:top w:val="none" w:sz="0" w:space="0" w:color="auto"/>
            <w:left w:val="none" w:sz="0" w:space="0" w:color="auto"/>
            <w:bottom w:val="none" w:sz="0" w:space="0" w:color="auto"/>
            <w:right w:val="none" w:sz="0" w:space="0" w:color="auto"/>
          </w:divBdr>
        </w:div>
        <w:div w:id="1945992011">
          <w:marLeft w:val="640"/>
          <w:marRight w:val="0"/>
          <w:marTop w:val="0"/>
          <w:marBottom w:val="0"/>
          <w:divBdr>
            <w:top w:val="none" w:sz="0" w:space="0" w:color="auto"/>
            <w:left w:val="none" w:sz="0" w:space="0" w:color="auto"/>
            <w:bottom w:val="none" w:sz="0" w:space="0" w:color="auto"/>
            <w:right w:val="none" w:sz="0" w:space="0" w:color="auto"/>
          </w:divBdr>
        </w:div>
        <w:div w:id="607350161">
          <w:marLeft w:val="640"/>
          <w:marRight w:val="0"/>
          <w:marTop w:val="0"/>
          <w:marBottom w:val="0"/>
          <w:divBdr>
            <w:top w:val="none" w:sz="0" w:space="0" w:color="auto"/>
            <w:left w:val="none" w:sz="0" w:space="0" w:color="auto"/>
            <w:bottom w:val="none" w:sz="0" w:space="0" w:color="auto"/>
            <w:right w:val="none" w:sz="0" w:space="0" w:color="auto"/>
          </w:divBdr>
        </w:div>
        <w:div w:id="67045796">
          <w:marLeft w:val="640"/>
          <w:marRight w:val="0"/>
          <w:marTop w:val="0"/>
          <w:marBottom w:val="0"/>
          <w:divBdr>
            <w:top w:val="none" w:sz="0" w:space="0" w:color="auto"/>
            <w:left w:val="none" w:sz="0" w:space="0" w:color="auto"/>
            <w:bottom w:val="none" w:sz="0" w:space="0" w:color="auto"/>
            <w:right w:val="none" w:sz="0" w:space="0" w:color="auto"/>
          </w:divBdr>
        </w:div>
        <w:div w:id="1914656700">
          <w:marLeft w:val="640"/>
          <w:marRight w:val="0"/>
          <w:marTop w:val="0"/>
          <w:marBottom w:val="0"/>
          <w:divBdr>
            <w:top w:val="none" w:sz="0" w:space="0" w:color="auto"/>
            <w:left w:val="none" w:sz="0" w:space="0" w:color="auto"/>
            <w:bottom w:val="none" w:sz="0" w:space="0" w:color="auto"/>
            <w:right w:val="none" w:sz="0" w:space="0" w:color="auto"/>
          </w:divBdr>
        </w:div>
        <w:div w:id="1925651069">
          <w:marLeft w:val="640"/>
          <w:marRight w:val="0"/>
          <w:marTop w:val="0"/>
          <w:marBottom w:val="0"/>
          <w:divBdr>
            <w:top w:val="none" w:sz="0" w:space="0" w:color="auto"/>
            <w:left w:val="none" w:sz="0" w:space="0" w:color="auto"/>
            <w:bottom w:val="none" w:sz="0" w:space="0" w:color="auto"/>
            <w:right w:val="none" w:sz="0" w:space="0" w:color="auto"/>
          </w:divBdr>
        </w:div>
        <w:div w:id="768888387">
          <w:marLeft w:val="640"/>
          <w:marRight w:val="0"/>
          <w:marTop w:val="0"/>
          <w:marBottom w:val="0"/>
          <w:divBdr>
            <w:top w:val="none" w:sz="0" w:space="0" w:color="auto"/>
            <w:left w:val="none" w:sz="0" w:space="0" w:color="auto"/>
            <w:bottom w:val="none" w:sz="0" w:space="0" w:color="auto"/>
            <w:right w:val="none" w:sz="0" w:space="0" w:color="auto"/>
          </w:divBdr>
        </w:div>
        <w:div w:id="241447542">
          <w:marLeft w:val="640"/>
          <w:marRight w:val="0"/>
          <w:marTop w:val="0"/>
          <w:marBottom w:val="0"/>
          <w:divBdr>
            <w:top w:val="none" w:sz="0" w:space="0" w:color="auto"/>
            <w:left w:val="none" w:sz="0" w:space="0" w:color="auto"/>
            <w:bottom w:val="none" w:sz="0" w:space="0" w:color="auto"/>
            <w:right w:val="none" w:sz="0" w:space="0" w:color="auto"/>
          </w:divBdr>
        </w:div>
        <w:div w:id="1875849894">
          <w:marLeft w:val="640"/>
          <w:marRight w:val="0"/>
          <w:marTop w:val="0"/>
          <w:marBottom w:val="0"/>
          <w:divBdr>
            <w:top w:val="none" w:sz="0" w:space="0" w:color="auto"/>
            <w:left w:val="none" w:sz="0" w:space="0" w:color="auto"/>
            <w:bottom w:val="none" w:sz="0" w:space="0" w:color="auto"/>
            <w:right w:val="none" w:sz="0" w:space="0" w:color="auto"/>
          </w:divBdr>
        </w:div>
        <w:div w:id="631596416">
          <w:marLeft w:val="640"/>
          <w:marRight w:val="0"/>
          <w:marTop w:val="0"/>
          <w:marBottom w:val="0"/>
          <w:divBdr>
            <w:top w:val="none" w:sz="0" w:space="0" w:color="auto"/>
            <w:left w:val="none" w:sz="0" w:space="0" w:color="auto"/>
            <w:bottom w:val="none" w:sz="0" w:space="0" w:color="auto"/>
            <w:right w:val="none" w:sz="0" w:space="0" w:color="auto"/>
          </w:divBdr>
        </w:div>
        <w:div w:id="212082577">
          <w:marLeft w:val="640"/>
          <w:marRight w:val="0"/>
          <w:marTop w:val="0"/>
          <w:marBottom w:val="0"/>
          <w:divBdr>
            <w:top w:val="none" w:sz="0" w:space="0" w:color="auto"/>
            <w:left w:val="none" w:sz="0" w:space="0" w:color="auto"/>
            <w:bottom w:val="none" w:sz="0" w:space="0" w:color="auto"/>
            <w:right w:val="none" w:sz="0" w:space="0" w:color="auto"/>
          </w:divBdr>
        </w:div>
        <w:div w:id="2135294068">
          <w:marLeft w:val="640"/>
          <w:marRight w:val="0"/>
          <w:marTop w:val="0"/>
          <w:marBottom w:val="0"/>
          <w:divBdr>
            <w:top w:val="none" w:sz="0" w:space="0" w:color="auto"/>
            <w:left w:val="none" w:sz="0" w:space="0" w:color="auto"/>
            <w:bottom w:val="none" w:sz="0" w:space="0" w:color="auto"/>
            <w:right w:val="none" w:sz="0" w:space="0" w:color="auto"/>
          </w:divBdr>
        </w:div>
        <w:div w:id="1839809135">
          <w:marLeft w:val="640"/>
          <w:marRight w:val="0"/>
          <w:marTop w:val="0"/>
          <w:marBottom w:val="0"/>
          <w:divBdr>
            <w:top w:val="none" w:sz="0" w:space="0" w:color="auto"/>
            <w:left w:val="none" w:sz="0" w:space="0" w:color="auto"/>
            <w:bottom w:val="none" w:sz="0" w:space="0" w:color="auto"/>
            <w:right w:val="none" w:sz="0" w:space="0" w:color="auto"/>
          </w:divBdr>
        </w:div>
        <w:div w:id="1261257729">
          <w:marLeft w:val="640"/>
          <w:marRight w:val="0"/>
          <w:marTop w:val="0"/>
          <w:marBottom w:val="0"/>
          <w:divBdr>
            <w:top w:val="none" w:sz="0" w:space="0" w:color="auto"/>
            <w:left w:val="none" w:sz="0" w:space="0" w:color="auto"/>
            <w:bottom w:val="none" w:sz="0" w:space="0" w:color="auto"/>
            <w:right w:val="none" w:sz="0" w:space="0" w:color="auto"/>
          </w:divBdr>
        </w:div>
        <w:div w:id="2021810339">
          <w:marLeft w:val="640"/>
          <w:marRight w:val="0"/>
          <w:marTop w:val="0"/>
          <w:marBottom w:val="0"/>
          <w:divBdr>
            <w:top w:val="none" w:sz="0" w:space="0" w:color="auto"/>
            <w:left w:val="none" w:sz="0" w:space="0" w:color="auto"/>
            <w:bottom w:val="none" w:sz="0" w:space="0" w:color="auto"/>
            <w:right w:val="none" w:sz="0" w:space="0" w:color="auto"/>
          </w:divBdr>
        </w:div>
        <w:div w:id="2140999216">
          <w:marLeft w:val="640"/>
          <w:marRight w:val="0"/>
          <w:marTop w:val="0"/>
          <w:marBottom w:val="0"/>
          <w:divBdr>
            <w:top w:val="none" w:sz="0" w:space="0" w:color="auto"/>
            <w:left w:val="none" w:sz="0" w:space="0" w:color="auto"/>
            <w:bottom w:val="none" w:sz="0" w:space="0" w:color="auto"/>
            <w:right w:val="none" w:sz="0" w:space="0" w:color="auto"/>
          </w:divBdr>
        </w:div>
        <w:div w:id="1684471826">
          <w:marLeft w:val="640"/>
          <w:marRight w:val="0"/>
          <w:marTop w:val="0"/>
          <w:marBottom w:val="0"/>
          <w:divBdr>
            <w:top w:val="none" w:sz="0" w:space="0" w:color="auto"/>
            <w:left w:val="none" w:sz="0" w:space="0" w:color="auto"/>
            <w:bottom w:val="none" w:sz="0" w:space="0" w:color="auto"/>
            <w:right w:val="none" w:sz="0" w:space="0" w:color="auto"/>
          </w:divBdr>
        </w:div>
        <w:div w:id="1213808201">
          <w:marLeft w:val="640"/>
          <w:marRight w:val="0"/>
          <w:marTop w:val="0"/>
          <w:marBottom w:val="0"/>
          <w:divBdr>
            <w:top w:val="none" w:sz="0" w:space="0" w:color="auto"/>
            <w:left w:val="none" w:sz="0" w:space="0" w:color="auto"/>
            <w:bottom w:val="none" w:sz="0" w:space="0" w:color="auto"/>
            <w:right w:val="none" w:sz="0" w:space="0" w:color="auto"/>
          </w:divBdr>
        </w:div>
        <w:div w:id="2112898536">
          <w:marLeft w:val="640"/>
          <w:marRight w:val="0"/>
          <w:marTop w:val="0"/>
          <w:marBottom w:val="0"/>
          <w:divBdr>
            <w:top w:val="none" w:sz="0" w:space="0" w:color="auto"/>
            <w:left w:val="none" w:sz="0" w:space="0" w:color="auto"/>
            <w:bottom w:val="none" w:sz="0" w:space="0" w:color="auto"/>
            <w:right w:val="none" w:sz="0" w:space="0" w:color="auto"/>
          </w:divBdr>
        </w:div>
        <w:div w:id="2113624511">
          <w:marLeft w:val="640"/>
          <w:marRight w:val="0"/>
          <w:marTop w:val="0"/>
          <w:marBottom w:val="0"/>
          <w:divBdr>
            <w:top w:val="none" w:sz="0" w:space="0" w:color="auto"/>
            <w:left w:val="none" w:sz="0" w:space="0" w:color="auto"/>
            <w:bottom w:val="none" w:sz="0" w:space="0" w:color="auto"/>
            <w:right w:val="none" w:sz="0" w:space="0" w:color="auto"/>
          </w:divBdr>
        </w:div>
        <w:div w:id="543905564">
          <w:marLeft w:val="640"/>
          <w:marRight w:val="0"/>
          <w:marTop w:val="0"/>
          <w:marBottom w:val="0"/>
          <w:divBdr>
            <w:top w:val="none" w:sz="0" w:space="0" w:color="auto"/>
            <w:left w:val="none" w:sz="0" w:space="0" w:color="auto"/>
            <w:bottom w:val="none" w:sz="0" w:space="0" w:color="auto"/>
            <w:right w:val="none" w:sz="0" w:space="0" w:color="auto"/>
          </w:divBdr>
        </w:div>
        <w:div w:id="1972469490">
          <w:marLeft w:val="640"/>
          <w:marRight w:val="0"/>
          <w:marTop w:val="0"/>
          <w:marBottom w:val="0"/>
          <w:divBdr>
            <w:top w:val="none" w:sz="0" w:space="0" w:color="auto"/>
            <w:left w:val="none" w:sz="0" w:space="0" w:color="auto"/>
            <w:bottom w:val="none" w:sz="0" w:space="0" w:color="auto"/>
            <w:right w:val="none" w:sz="0" w:space="0" w:color="auto"/>
          </w:divBdr>
        </w:div>
        <w:div w:id="654528041">
          <w:marLeft w:val="640"/>
          <w:marRight w:val="0"/>
          <w:marTop w:val="0"/>
          <w:marBottom w:val="0"/>
          <w:divBdr>
            <w:top w:val="none" w:sz="0" w:space="0" w:color="auto"/>
            <w:left w:val="none" w:sz="0" w:space="0" w:color="auto"/>
            <w:bottom w:val="none" w:sz="0" w:space="0" w:color="auto"/>
            <w:right w:val="none" w:sz="0" w:space="0" w:color="auto"/>
          </w:divBdr>
        </w:div>
        <w:div w:id="526412651">
          <w:marLeft w:val="640"/>
          <w:marRight w:val="0"/>
          <w:marTop w:val="0"/>
          <w:marBottom w:val="0"/>
          <w:divBdr>
            <w:top w:val="none" w:sz="0" w:space="0" w:color="auto"/>
            <w:left w:val="none" w:sz="0" w:space="0" w:color="auto"/>
            <w:bottom w:val="none" w:sz="0" w:space="0" w:color="auto"/>
            <w:right w:val="none" w:sz="0" w:space="0" w:color="auto"/>
          </w:divBdr>
        </w:div>
        <w:div w:id="224923836">
          <w:marLeft w:val="640"/>
          <w:marRight w:val="0"/>
          <w:marTop w:val="0"/>
          <w:marBottom w:val="0"/>
          <w:divBdr>
            <w:top w:val="none" w:sz="0" w:space="0" w:color="auto"/>
            <w:left w:val="none" w:sz="0" w:space="0" w:color="auto"/>
            <w:bottom w:val="none" w:sz="0" w:space="0" w:color="auto"/>
            <w:right w:val="none" w:sz="0" w:space="0" w:color="auto"/>
          </w:divBdr>
        </w:div>
        <w:div w:id="2002544383">
          <w:marLeft w:val="640"/>
          <w:marRight w:val="0"/>
          <w:marTop w:val="0"/>
          <w:marBottom w:val="0"/>
          <w:divBdr>
            <w:top w:val="none" w:sz="0" w:space="0" w:color="auto"/>
            <w:left w:val="none" w:sz="0" w:space="0" w:color="auto"/>
            <w:bottom w:val="none" w:sz="0" w:space="0" w:color="auto"/>
            <w:right w:val="none" w:sz="0" w:space="0" w:color="auto"/>
          </w:divBdr>
        </w:div>
        <w:div w:id="1731223506">
          <w:marLeft w:val="640"/>
          <w:marRight w:val="0"/>
          <w:marTop w:val="0"/>
          <w:marBottom w:val="0"/>
          <w:divBdr>
            <w:top w:val="none" w:sz="0" w:space="0" w:color="auto"/>
            <w:left w:val="none" w:sz="0" w:space="0" w:color="auto"/>
            <w:bottom w:val="none" w:sz="0" w:space="0" w:color="auto"/>
            <w:right w:val="none" w:sz="0" w:space="0" w:color="auto"/>
          </w:divBdr>
        </w:div>
        <w:div w:id="463155650">
          <w:marLeft w:val="640"/>
          <w:marRight w:val="0"/>
          <w:marTop w:val="0"/>
          <w:marBottom w:val="0"/>
          <w:divBdr>
            <w:top w:val="none" w:sz="0" w:space="0" w:color="auto"/>
            <w:left w:val="none" w:sz="0" w:space="0" w:color="auto"/>
            <w:bottom w:val="none" w:sz="0" w:space="0" w:color="auto"/>
            <w:right w:val="none" w:sz="0" w:space="0" w:color="auto"/>
          </w:divBdr>
        </w:div>
        <w:div w:id="145244389">
          <w:marLeft w:val="640"/>
          <w:marRight w:val="0"/>
          <w:marTop w:val="0"/>
          <w:marBottom w:val="0"/>
          <w:divBdr>
            <w:top w:val="none" w:sz="0" w:space="0" w:color="auto"/>
            <w:left w:val="none" w:sz="0" w:space="0" w:color="auto"/>
            <w:bottom w:val="none" w:sz="0" w:space="0" w:color="auto"/>
            <w:right w:val="none" w:sz="0" w:space="0" w:color="auto"/>
          </w:divBdr>
        </w:div>
        <w:div w:id="537205664">
          <w:marLeft w:val="640"/>
          <w:marRight w:val="0"/>
          <w:marTop w:val="0"/>
          <w:marBottom w:val="0"/>
          <w:divBdr>
            <w:top w:val="none" w:sz="0" w:space="0" w:color="auto"/>
            <w:left w:val="none" w:sz="0" w:space="0" w:color="auto"/>
            <w:bottom w:val="none" w:sz="0" w:space="0" w:color="auto"/>
            <w:right w:val="none" w:sz="0" w:space="0" w:color="auto"/>
          </w:divBdr>
        </w:div>
        <w:div w:id="1216309595">
          <w:marLeft w:val="640"/>
          <w:marRight w:val="0"/>
          <w:marTop w:val="0"/>
          <w:marBottom w:val="0"/>
          <w:divBdr>
            <w:top w:val="none" w:sz="0" w:space="0" w:color="auto"/>
            <w:left w:val="none" w:sz="0" w:space="0" w:color="auto"/>
            <w:bottom w:val="none" w:sz="0" w:space="0" w:color="auto"/>
            <w:right w:val="none" w:sz="0" w:space="0" w:color="auto"/>
          </w:divBdr>
        </w:div>
        <w:div w:id="1603797850">
          <w:marLeft w:val="640"/>
          <w:marRight w:val="0"/>
          <w:marTop w:val="0"/>
          <w:marBottom w:val="0"/>
          <w:divBdr>
            <w:top w:val="none" w:sz="0" w:space="0" w:color="auto"/>
            <w:left w:val="none" w:sz="0" w:space="0" w:color="auto"/>
            <w:bottom w:val="none" w:sz="0" w:space="0" w:color="auto"/>
            <w:right w:val="none" w:sz="0" w:space="0" w:color="auto"/>
          </w:divBdr>
        </w:div>
        <w:div w:id="562375306">
          <w:marLeft w:val="640"/>
          <w:marRight w:val="0"/>
          <w:marTop w:val="0"/>
          <w:marBottom w:val="0"/>
          <w:divBdr>
            <w:top w:val="none" w:sz="0" w:space="0" w:color="auto"/>
            <w:left w:val="none" w:sz="0" w:space="0" w:color="auto"/>
            <w:bottom w:val="none" w:sz="0" w:space="0" w:color="auto"/>
            <w:right w:val="none" w:sz="0" w:space="0" w:color="auto"/>
          </w:divBdr>
        </w:div>
        <w:div w:id="159079444">
          <w:marLeft w:val="640"/>
          <w:marRight w:val="0"/>
          <w:marTop w:val="0"/>
          <w:marBottom w:val="0"/>
          <w:divBdr>
            <w:top w:val="none" w:sz="0" w:space="0" w:color="auto"/>
            <w:left w:val="none" w:sz="0" w:space="0" w:color="auto"/>
            <w:bottom w:val="none" w:sz="0" w:space="0" w:color="auto"/>
            <w:right w:val="none" w:sz="0" w:space="0" w:color="auto"/>
          </w:divBdr>
        </w:div>
        <w:div w:id="135879516">
          <w:marLeft w:val="640"/>
          <w:marRight w:val="0"/>
          <w:marTop w:val="0"/>
          <w:marBottom w:val="0"/>
          <w:divBdr>
            <w:top w:val="none" w:sz="0" w:space="0" w:color="auto"/>
            <w:left w:val="none" w:sz="0" w:space="0" w:color="auto"/>
            <w:bottom w:val="none" w:sz="0" w:space="0" w:color="auto"/>
            <w:right w:val="none" w:sz="0" w:space="0" w:color="auto"/>
          </w:divBdr>
        </w:div>
        <w:div w:id="223569073">
          <w:marLeft w:val="640"/>
          <w:marRight w:val="0"/>
          <w:marTop w:val="0"/>
          <w:marBottom w:val="0"/>
          <w:divBdr>
            <w:top w:val="none" w:sz="0" w:space="0" w:color="auto"/>
            <w:left w:val="none" w:sz="0" w:space="0" w:color="auto"/>
            <w:bottom w:val="none" w:sz="0" w:space="0" w:color="auto"/>
            <w:right w:val="none" w:sz="0" w:space="0" w:color="auto"/>
          </w:divBdr>
        </w:div>
        <w:div w:id="152257138">
          <w:marLeft w:val="640"/>
          <w:marRight w:val="0"/>
          <w:marTop w:val="0"/>
          <w:marBottom w:val="0"/>
          <w:divBdr>
            <w:top w:val="none" w:sz="0" w:space="0" w:color="auto"/>
            <w:left w:val="none" w:sz="0" w:space="0" w:color="auto"/>
            <w:bottom w:val="none" w:sz="0" w:space="0" w:color="auto"/>
            <w:right w:val="none" w:sz="0" w:space="0" w:color="auto"/>
          </w:divBdr>
        </w:div>
        <w:div w:id="960458038">
          <w:marLeft w:val="640"/>
          <w:marRight w:val="0"/>
          <w:marTop w:val="0"/>
          <w:marBottom w:val="0"/>
          <w:divBdr>
            <w:top w:val="none" w:sz="0" w:space="0" w:color="auto"/>
            <w:left w:val="none" w:sz="0" w:space="0" w:color="auto"/>
            <w:bottom w:val="none" w:sz="0" w:space="0" w:color="auto"/>
            <w:right w:val="none" w:sz="0" w:space="0" w:color="auto"/>
          </w:divBdr>
        </w:div>
        <w:div w:id="1240291657">
          <w:marLeft w:val="640"/>
          <w:marRight w:val="0"/>
          <w:marTop w:val="0"/>
          <w:marBottom w:val="0"/>
          <w:divBdr>
            <w:top w:val="none" w:sz="0" w:space="0" w:color="auto"/>
            <w:left w:val="none" w:sz="0" w:space="0" w:color="auto"/>
            <w:bottom w:val="none" w:sz="0" w:space="0" w:color="auto"/>
            <w:right w:val="none" w:sz="0" w:space="0" w:color="auto"/>
          </w:divBdr>
        </w:div>
        <w:div w:id="1791584685">
          <w:marLeft w:val="640"/>
          <w:marRight w:val="0"/>
          <w:marTop w:val="0"/>
          <w:marBottom w:val="0"/>
          <w:divBdr>
            <w:top w:val="none" w:sz="0" w:space="0" w:color="auto"/>
            <w:left w:val="none" w:sz="0" w:space="0" w:color="auto"/>
            <w:bottom w:val="none" w:sz="0" w:space="0" w:color="auto"/>
            <w:right w:val="none" w:sz="0" w:space="0" w:color="auto"/>
          </w:divBdr>
        </w:div>
        <w:div w:id="1048147434">
          <w:marLeft w:val="640"/>
          <w:marRight w:val="0"/>
          <w:marTop w:val="0"/>
          <w:marBottom w:val="0"/>
          <w:divBdr>
            <w:top w:val="none" w:sz="0" w:space="0" w:color="auto"/>
            <w:left w:val="none" w:sz="0" w:space="0" w:color="auto"/>
            <w:bottom w:val="none" w:sz="0" w:space="0" w:color="auto"/>
            <w:right w:val="none" w:sz="0" w:space="0" w:color="auto"/>
          </w:divBdr>
        </w:div>
        <w:div w:id="800731633">
          <w:marLeft w:val="640"/>
          <w:marRight w:val="0"/>
          <w:marTop w:val="0"/>
          <w:marBottom w:val="0"/>
          <w:divBdr>
            <w:top w:val="none" w:sz="0" w:space="0" w:color="auto"/>
            <w:left w:val="none" w:sz="0" w:space="0" w:color="auto"/>
            <w:bottom w:val="none" w:sz="0" w:space="0" w:color="auto"/>
            <w:right w:val="none" w:sz="0" w:space="0" w:color="auto"/>
          </w:divBdr>
        </w:div>
        <w:div w:id="13044503">
          <w:marLeft w:val="640"/>
          <w:marRight w:val="0"/>
          <w:marTop w:val="0"/>
          <w:marBottom w:val="0"/>
          <w:divBdr>
            <w:top w:val="none" w:sz="0" w:space="0" w:color="auto"/>
            <w:left w:val="none" w:sz="0" w:space="0" w:color="auto"/>
            <w:bottom w:val="none" w:sz="0" w:space="0" w:color="auto"/>
            <w:right w:val="none" w:sz="0" w:space="0" w:color="auto"/>
          </w:divBdr>
        </w:div>
        <w:div w:id="49694925">
          <w:marLeft w:val="640"/>
          <w:marRight w:val="0"/>
          <w:marTop w:val="0"/>
          <w:marBottom w:val="0"/>
          <w:divBdr>
            <w:top w:val="none" w:sz="0" w:space="0" w:color="auto"/>
            <w:left w:val="none" w:sz="0" w:space="0" w:color="auto"/>
            <w:bottom w:val="none" w:sz="0" w:space="0" w:color="auto"/>
            <w:right w:val="none" w:sz="0" w:space="0" w:color="auto"/>
          </w:divBdr>
        </w:div>
        <w:div w:id="1900165490">
          <w:marLeft w:val="640"/>
          <w:marRight w:val="0"/>
          <w:marTop w:val="0"/>
          <w:marBottom w:val="0"/>
          <w:divBdr>
            <w:top w:val="none" w:sz="0" w:space="0" w:color="auto"/>
            <w:left w:val="none" w:sz="0" w:space="0" w:color="auto"/>
            <w:bottom w:val="none" w:sz="0" w:space="0" w:color="auto"/>
            <w:right w:val="none" w:sz="0" w:space="0" w:color="auto"/>
          </w:divBdr>
        </w:div>
        <w:div w:id="1710253942">
          <w:marLeft w:val="640"/>
          <w:marRight w:val="0"/>
          <w:marTop w:val="0"/>
          <w:marBottom w:val="0"/>
          <w:divBdr>
            <w:top w:val="none" w:sz="0" w:space="0" w:color="auto"/>
            <w:left w:val="none" w:sz="0" w:space="0" w:color="auto"/>
            <w:bottom w:val="none" w:sz="0" w:space="0" w:color="auto"/>
            <w:right w:val="none" w:sz="0" w:space="0" w:color="auto"/>
          </w:divBdr>
        </w:div>
        <w:div w:id="976450052">
          <w:marLeft w:val="640"/>
          <w:marRight w:val="0"/>
          <w:marTop w:val="0"/>
          <w:marBottom w:val="0"/>
          <w:divBdr>
            <w:top w:val="none" w:sz="0" w:space="0" w:color="auto"/>
            <w:left w:val="none" w:sz="0" w:space="0" w:color="auto"/>
            <w:bottom w:val="none" w:sz="0" w:space="0" w:color="auto"/>
            <w:right w:val="none" w:sz="0" w:space="0" w:color="auto"/>
          </w:divBdr>
        </w:div>
        <w:div w:id="742023981">
          <w:marLeft w:val="640"/>
          <w:marRight w:val="0"/>
          <w:marTop w:val="0"/>
          <w:marBottom w:val="0"/>
          <w:divBdr>
            <w:top w:val="none" w:sz="0" w:space="0" w:color="auto"/>
            <w:left w:val="none" w:sz="0" w:space="0" w:color="auto"/>
            <w:bottom w:val="none" w:sz="0" w:space="0" w:color="auto"/>
            <w:right w:val="none" w:sz="0" w:space="0" w:color="auto"/>
          </w:divBdr>
        </w:div>
        <w:div w:id="1654067557">
          <w:marLeft w:val="640"/>
          <w:marRight w:val="0"/>
          <w:marTop w:val="0"/>
          <w:marBottom w:val="0"/>
          <w:divBdr>
            <w:top w:val="none" w:sz="0" w:space="0" w:color="auto"/>
            <w:left w:val="none" w:sz="0" w:space="0" w:color="auto"/>
            <w:bottom w:val="none" w:sz="0" w:space="0" w:color="auto"/>
            <w:right w:val="none" w:sz="0" w:space="0" w:color="auto"/>
          </w:divBdr>
        </w:div>
        <w:div w:id="1534222534">
          <w:marLeft w:val="640"/>
          <w:marRight w:val="0"/>
          <w:marTop w:val="0"/>
          <w:marBottom w:val="0"/>
          <w:divBdr>
            <w:top w:val="none" w:sz="0" w:space="0" w:color="auto"/>
            <w:left w:val="none" w:sz="0" w:space="0" w:color="auto"/>
            <w:bottom w:val="none" w:sz="0" w:space="0" w:color="auto"/>
            <w:right w:val="none" w:sz="0" w:space="0" w:color="auto"/>
          </w:divBdr>
        </w:div>
        <w:div w:id="967317591">
          <w:marLeft w:val="640"/>
          <w:marRight w:val="0"/>
          <w:marTop w:val="0"/>
          <w:marBottom w:val="0"/>
          <w:divBdr>
            <w:top w:val="none" w:sz="0" w:space="0" w:color="auto"/>
            <w:left w:val="none" w:sz="0" w:space="0" w:color="auto"/>
            <w:bottom w:val="none" w:sz="0" w:space="0" w:color="auto"/>
            <w:right w:val="none" w:sz="0" w:space="0" w:color="auto"/>
          </w:divBdr>
        </w:div>
        <w:div w:id="1250693653">
          <w:marLeft w:val="640"/>
          <w:marRight w:val="0"/>
          <w:marTop w:val="0"/>
          <w:marBottom w:val="0"/>
          <w:divBdr>
            <w:top w:val="none" w:sz="0" w:space="0" w:color="auto"/>
            <w:left w:val="none" w:sz="0" w:space="0" w:color="auto"/>
            <w:bottom w:val="none" w:sz="0" w:space="0" w:color="auto"/>
            <w:right w:val="none" w:sz="0" w:space="0" w:color="auto"/>
          </w:divBdr>
        </w:div>
        <w:div w:id="1268736918">
          <w:marLeft w:val="640"/>
          <w:marRight w:val="0"/>
          <w:marTop w:val="0"/>
          <w:marBottom w:val="0"/>
          <w:divBdr>
            <w:top w:val="none" w:sz="0" w:space="0" w:color="auto"/>
            <w:left w:val="none" w:sz="0" w:space="0" w:color="auto"/>
            <w:bottom w:val="none" w:sz="0" w:space="0" w:color="auto"/>
            <w:right w:val="none" w:sz="0" w:space="0" w:color="auto"/>
          </w:divBdr>
        </w:div>
        <w:div w:id="116263205">
          <w:marLeft w:val="640"/>
          <w:marRight w:val="0"/>
          <w:marTop w:val="0"/>
          <w:marBottom w:val="0"/>
          <w:divBdr>
            <w:top w:val="none" w:sz="0" w:space="0" w:color="auto"/>
            <w:left w:val="none" w:sz="0" w:space="0" w:color="auto"/>
            <w:bottom w:val="none" w:sz="0" w:space="0" w:color="auto"/>
            <w:right w:val="none" w:sz="0" w:space="0" w:color="auto"/>
          </w:divBdr>
        </w:div>
        <w:div w:id="1333527092">
          <w:marLeft w:val="640"/>
          <w:marRight w:val="0"/>
          <w:marTop w:val="0"/>
          <w:marBottom w:val="0"/>
          <w:divBdr>
            <w:top w:val="none" w:sz="0" w:space="0" w:color="auto"/>
            <w:left w:val="none" w:sz="0" w:space="0" w:color="auto"/>
            <w:bottom w:val="none" w:sz="0" w:space="0" w:color="auto"/>
            <w:right w:val="none" w:sz="0" w:space="0" w:color="auto"/>
          </w:divBdr>
        </w:div>
        <w:div w:id="358816540">
          <w:marLeft w:val="640"/>
          <w:marRight w:val="0"/>
          <w:marTop w:val="0"/>
          <w:marBottom w:val="0"/>
          <w:divBdr>
            <w:top w:val="none" w:sz="0" w:space="0" w:color="auto"/>
            <w:left w:val="none" w:sz="0" w:space="0" w:color="auto"/>
            <w:bottom w:val="none" w:sz="0" w:space="0" w:color="auto"/>
            <w:right w:val="none" w:sz="0" w:space="0" w:color="auto"/>
          </w:divBdr>
        </w:div>
        <w:div w:id="292030199">
          <w:marLeft w:val="640"/>
          <w:marRight w:val="0"/>
          <w:marTop w:val="0"/>
          <w:marBottom w:val="0"/>
          <w:divBdr>
            <w:top w:val="none" w:sz="0" w:space="0" w:color="auto"/>
            <w:left w:val="none" w:sz="0" w:space="0" w:color="auto"/>
            <w:bottom w:val="none" w:sz="0" w:space="0" w:color="auto"/>
            <w:right w:val="none" w:sz="0" w:space="0" w:color="auto"/>
          </w:divBdr>
        </w:div>
        <w:div w:id="833377281">
          <w:marLeft w:val="640"/>
          <w:marRight w:val="0"/>
          <w:marTop w:val="0"/>
          <w:marBottom w:val="0"/>
          <w:divBdr>
            <w:top w:val="none" w:sz="0" w:space="0" w:color="auto"/>
            <w:left w:val="none" w:sz="0" w:space="0" w:color="auto"/>
            <w:bottom w:val="none" w:sz="0" w:space="0" w:color="auto"/>
            <w:right w:val="none" w:sz="0" w:space="0" w:color="auto"/>
          </w:divBdr>
        </w:div>
        <w:div w:id="1379891449">
          <w:marLeft w:val="640"/>
          <w:marRight w:val="0"/>
          <w:marTop w:val="0"/>
          <w:marBottom w:val="0"/>
          <w:divBdr>
            <w:top w:val="none" w:sz="0" w:space="0" w:color="auto"/>
            <w:left w:val="none" w:sz="0" w:space="0" w:color="auto"/>
            <w:bottom w:val="none" w:sz="0" w:space="0" w:color="auto"/>
            <w:right w:val="none" w:sz="0" w:space="0" w:color="auto"/>
          </w:divBdr>
        </w:div>
        <w:div w:id="632833312">
          <w:marLeft w:val="640"/>
          <w:marRight w:val="0"/>
          <w:marTop w:val="0"/>
          <w:marBottom w:val="0"/>
          <w:divBdr>
            <w:top w:val="none" w:sz="0" w:space="0" w:color="auto"/>
            <w:left w:val="none" w:sz="0" w:space="0" w:color="auto"/>
            <w:bottom w:val="none" w:sz="0" w:space="0" w:color="auto"/>
            <w:right w:val="none" w:sz="0" w:space="0" w:color="auto"/>
          </w:divBdr>
        </w:div>
        <w:div w:id="2088989192">
          <w:marLeft w:val="640"/>
          <w:marRight w:val="0"/>
          <w:marTop w:val="0"/>
          <w:marBottom w:val="0"/>
          <w:divBdr>
            <w:top w:val="none" w:sz="0" w:space="0" w:color="auto"/>
            <w:left w:val="none" w:sz="0" w:space="0" w:color="auto"/>
            <w:bottom w:val="none" w:sz="0" w:space="0" w:color="auto"/>
            <w:right w:val="none" w:sz="0" w:space="0" w:color="auto"/>
          </w:divBdr>
        </w:div>
        <w:div w:id="1320689272">
          <w:marLeft w:val="640"/>
          <w:marRight w:val="0"/>
          <w:marTop w:val="0"/>
          <w:marBottom w:val="0"/>
          <w:divBdr>
            <w:top w:val="none" w:sz="0" w:space="0" w:color="auto"/>
            <w:left w:val="none" w:sz="0" w:space="0" w:color="auto"/>
            <w:bottom w:val="none" w:sz="0" w:space="0" w:color="auto"/>
            <w:right w:val="none" w:sz="0" w:space="0" w:color="auto"/>
          </w:divBdr>
        </w:div>
        <w:div w:id="1636064974">
          <w:marLeft w:val="640"/>
          <w:marRight w:val="0"/>
          <w:marTop w:val="0"/>
          <w:marBottom w:val="0"/>
          <w:divBdr>
            <w:top w:val="none" w:sz="0" w:space="0" w:color="auto"/>
            <w:left w:val="none" w:sz="0" w:space="0" w:color="auto"/>
            <w:bottom w:val="none" w:sz="0" w:space="0" w:color="auto"/>
            <w:right w:val="none" w:sz="0" w:space="0" w:color="auto"/>
          </w:divBdr>
        </w:div>
        <w:div w:id="663554914">
          <w:marLeft w:val="640"/>
          <w:marRight w:val="0"/>
          <w:marTop w:val="0"/>
          <w:marBottom w:val="0"/>
          <w:divBdr>
            <w:top w:val="none" w:sz="0" w:space="0" w:color="auto"/>
            <w:left w:val="none" w:sz="0" w:space="0" w:color="auto"/>
            <w:bottom w:val="none" w:sz="0" w:space="0" w:color="auto"/>
            <w:right w:val="none" w:sz="0" w:space="0" w:color="auto"/>
          </w:divBdr>
        </w:div>
        <w:div w:id="1049306612">
          <w:marLeft w:val="640"/>
          <w:marRight w:val="0"/>
          <w:marTop w:val="0"/>
          <w:marBottom w:val="0"/>
          <w:divBdr>
            <w:top w:val="none" w:sz="0" w:space="0" w:color="auto"/>
            <w:left w:val="none" w:sz="0" w:space="0" w:color="auto"/>
            <w:bottom w:val="none" w:sz="0" w:space="0" w:color="auto"/>
            <w:right w:val="none" w:sz="0" w:space="0" w:color="auto"/>
          </w:divBdr>
        </w:div>
        <w:div w:id="507526911">
          <w:marLeft w:val="640"/>
          <w:marRight w:val="0"/>
          <w:marTop w:val="0"/>
          <w:marBottom w:val="0"/>
          <w:divBdr>
            <w:top w:val="none" w:sz="0" w:space="0" w:color="auto"/>
            <w:left w:val="none" w:sz="0" w:space="0" w:color="auto"/>
            <w:bottom w:val="none" w:sz="0" w:space="0" w:color="auto"/>
            <w:right w:val="none" w:sz="0" w:space="0" w:color="auto"/>
          </w:divBdr>
        </w:div>
        <w:div w:id="1358386033">
          <w:marLeft w:val="640"/>
          <w:marRight w:val="0"/>
          <w:marTop w:val="0"/>
          <w:marBottom w:val="0"/>
          <w:divBdr>
            <w:top w:val="none" w:sz="0" w:space="0" w:color="auto"/>
            <w:left w:val="none" w:sz="0" w:space="0" w:color="auto"/>
            <w:bottom w:val="none" w:sz="0" w:space="0" w:color="auto"/>
            <w:right w:val="none" w:sz="0" w:space="0" w:color="auto"/>
          </w:divBdr>
        </w:div>
        <w:div w:id="679894872">
          <w:marLeft w:val="640"/>
          <w:marRight w:val="0"/>
          <w:marTop w:val="0"/>
          <w:marBottom w:val="0"/>
          <w:divBdr>
            <w:top w:val="none" w:sz="0" w:space="0" w:color="auto"/>
            <w:left w:val="none" w:sz="0" w:space="0" w:color="auto"/>
            <w:bottom w:val="none" w:sz="0" w:space="0" w:color="auto"/>
            <w:right w:val="none" w:sz="0" w:space="0" w:color="auto"/>
          </w:divBdr>
        </w:div>
        <w:div w:id="1464229567">
          <w:marLeft w:val="640"/>
          <w:marRight w:val="0"/>
          <w:marTop w:val="0"/>
          <w:marBottom w:val="0"/>
          <w:divBdr>
            <w:top w:val="none" w:sz="0" w:space="0" w:color="auto"/>
            <w:left w:val="none" w:sz="0" w:space="0" w:color="auto"/>
            <w:bottom w:val="none" w:sz="0" w:space="0" w:color="auto"/>
            <w:right w:val="none" w:sz="0" w:space="0" w:color="auto"/>
          </w:divBdr>
        </w:div>
        <w:div w:id="2041586656">
          <w:marLeft w:val="640"/>
          <w:marRight w:val="0"/>
          <w:marTop w:val="0"/>
          <w:marBottom w:val="0"/>
          <w:divBdr>
            <w:top w:val="none" w:sz="0" w:space="0" w:color="auto"/>
            <w:left w:val="none" w:sz="0" w:space="0" w:color="auto"/>
            <w:bottom w:val="none" w:sz="0" w:space="0" w:color="auto"/>
            <w:right w:val="none" w:sz="0" w:space="0" w:color="auto"/>
          </w:divBdr>
        </w:div>
        <w:div w:id="1712916641">
          <w:marLeft w:val="640"/>
          <w:marRight w:val="0"/>
          <w:marTop w:val="0"/>
          <w:marBottom w:val="0"/>
          <w:divBdr>
            <w:top w:val="none" w:sz="0" w:space="0" w:color="auto"/>
            <w:left w:val="none" w:sz="0" w:space="0" w:color="auto"/>
            <w:bottom w:val="none" w:sz="0" w:space="0" w:color="auto"/>
            <w:right w:val="none" w:sz="0" w:space="0" w:color="auto"/>
          </w:divBdr>
        </w:div>
        <w:div w:id="480460186">
          <w:marLeft w:val="640"/>
          <w:marRight w:val="0"/>
          <w:marTop w:val="0"/>
          <w:marBottom w:val="0"/>
          <w:divBdr>
            <w:top w:val="none" w:sz="0" w:space="0" w:color="auto"/>
            <w:left w:val="none" w:sz="0" w:space="0" w:color="auto"/>
            <w:bottom w:val="none" w:sz="0" w:space="0" w:color="auto"/>
            <w:right w:val="none" w:sz="0" w:space="0" w:color="auto"/>
          </w:divBdr>
        </w:div>
        <w:div w:id="1493371886">
          <w:marLeft w:val="640"/>
          <w:marRight w:val="0"/>
          <w:marTop w:val="0"/>
          <w:marBottom w:val="0"/>
          <w:divBdr>
            <w:top w:val="none" w:sz="0" w:space="0" w:color="auto"/>
            <w:left w:val="none" w:sz="0" w:space="0" w:color="auto"/>
            <w:bottom w:val="none" w:sz="0" w:space="0" w:color="auto"/>
            <w:right w:val="none" w:sz="0" w:space="0" w:color="auto"/>
          </w:divBdr>
        </w:div>
        <w:div w:id="1000767284">
          <w:marLeft w:val="640"/>
          <w:marRight w:val="0"/>
          <w:marTop w:val="0"/>
          <w:marBottom w:val="0"/>
          <w:divBdr>
            <w:top w:val="none" w:sz="0" w:space="0" w:color="auto"/>
            <w:left w:val="none" w:sz="0" w:space="0" w:color="auto"/>
            <w:bottom w:val="none" w:sz="0" w:space="0" w:color="auto"/>
            <w:right w:val="none" w:sz="0" w:space="0" w:color="auto"/>
          </w:divBdr>
        </w:div>
        <w:div w:id="444925763">
          <w:marLeft w:val="640"/>
          <w:marRight w:val="0"/>
          <w:marTop w:val="0"/>
          <w:marBottom w:val="0"/>
          <w:divBdr>
            <w:top w:val="none" w:sz="0" w:space="0" w:color="auto"/>
            <w:left w:val="none" w:sz="0" w:space="0" w:color="auto"/>
            <w:bottom w:val="none" w:sz="0" w:space="0" w:color="auto"/>
            <w:right w:val="none" w:sz="0" w:space="0" w:color="auto"/>
          </w:divBdr>
        </w:div>
        <w:div w:id="392971556">
          <w:marLeft w:val="640"/>
          <w:marRight w:val="0"/>
          <w:marTop w:val="0"/>
          <w:marBottom w:val="0"/>
          <w:divBdr>
            <w:top w:val="none" w:sz="0" w:space="0" w:color="auto"/>
            <w:left w:val="none" w:sz="0" w:space="0" w:color="auto"/>
            <w:bottom w:val="none" w:sz="0" w:space="0" w:color="auto"/>
            <w:right w:val="none" w:sz="0" w:space="0" w:color="auto"/>
          </w:divBdr>
        </w:div>
        <w:div w:id="362481269">
          <w:marLeft w:val="640"/>
          <w:marRight w:val="0"/>
          <w:marTop w:val="0"/>
          <w:marBottom w:val="0"/>
          <w:divBdr>
            <w:top w:val="none" w:sz="0" w:space="0" w:color="auto"/>
            <w:left w:val="none" w:sz="0" w:space="0" w:color="auto"/>
            <w:bottom w:val="none" w:sz="0" w:space="0" w:color="auto"/>
            <w:right w:val="none" w:sz="0" w:space="0" w:color="auto"/>
          </w:divBdr>
        </w:div>
        <w:div w:id="1383017883">
          <w:marLeft w:val="640"/>
          <w:marRight w:val="0"/>
          <w:marTop w:val="0"/>
          <w:marBottom w:val="0"/>
          <w:divBdr>
            <w:top w:val="none" w:sz="0" w:space="0" w:color="auto"/>
            <w:left w:val="none" w:sz="0" w:space="0" w:color="auto"/>
            <w:bottom w:val="none" w:sz="0" w:space="0" w:color="auto"/>
            <w:right w:val="none" w:sz="0" w:space="0" w:color="auto"/>
          </w:divBdr>
        </w:div>
        <w:div w:id="403837205">
          <w:marLeft w:val="640"/>
          <w:marRight w:val="0"/>
          <w:marTop w:val="0"/>
          <w:marBottom w:val="0"/>
          <w:divBdr>
            <w:top w:val="none" w:sz="0" w:space="0" w:color="auto"/>
            <w:left w:val="none" w:sz="0" w:space="0" w:color="auto"/>
            <w:bottom w:val="none" w:sz="0" w:space="0" w:color="auto"/>
            <w:right w:val="none" w:sz="0" w:space="0" w:color="auto"/>
          </w:divBdr>
        </w:div>
        <w:div w:id="1357535727">
          <w:marLeft w:val="640"/>
          <w:marRight w:val="0"/>
          <w:marTop w:val="0"/>
          <w:marBottom w:val="0"/>
          <w:divBdr>
            <w:top w:val="none" w:sz="0" w:space="0" w:color="auto"/>
            <w:left w:val="none" w:sz="0" w:space="0" w:color="auto"/>
            <w:bottom w:val="none" w:sz="0" w:space="0" w:color="auto"/>
            <w:right w:val="none" w:sz="0" w:space="0" w:color="auto"/>
          </w:divBdr>
        </w:div>
        <w:div w:id="1006861673">
          <w:marLeft w:val="640"/>
          <w:marRight w:val="0"/>
          <w:marTop w:val="0"/>
          <w:marBottom w:val="0"/>
          <w:divBdr>
            <w:top w:val="none" w:sz="0" w:space="0" w:color="auto"/>
            <w:left w:val="none" w:sz="0" w:space="0" w:color="auto"/>
            <w:bottom w:val="none" w:sz="0" w:space="0" w:color="auto"/>
            <w:right w:val="none" w:sz="0" w:space="0" w:color="auto"/>
          </w:divBdr>
        </w:div>
        <w:div w:id="1086803197">
          <w:marLeft w:val="640"/>
          <w:marRight w:val="0"/>
          <w:marTop w:val="0"/>
          <w:marBottom w:val="0"/>
          <w:divBdr>
            <w:top w:val="none" w:sz="0" w:space="0" w:color="auto"/>
            <w:left w:val="none" w:sz="0" w:space="0" w:color="auto"/>
            <w:bottom w:val="none" w:sz="0" w:space="0" w:color="auto"/>
            <w:right w:val="none" w:sz="0" w:space="0" w:color="auto"/>
          </w:divBdr>
        </w:div>
        <w:div w:id="482739883">
          <w:marLeft w:val="640"/>
          <w:marRight w:val="0"/>
          <w:marTop w:val="0"/>
          <w:marBottom w:val="0"/>
          <w:divBdr>
            <w:top w:val="none" w:sz="0" w:space="0" w:color="auto"/>
            <w:left w:val="none" w:sz="0" w:space="0" w:color="auto"/>
            <w:bottom w:val="none" w:sz="0" w:space="0" w:color="auto"/>
            <w:right w:val="none" w:sz="0" w:space="0" w:color="auto"/>
          </w:divBdr>
        </w:div>
        <w:div w:id="1519346050">
          <w:marLeft w:val="640"/>
          <w:marRight w:val="0"/>
          <w:marTop w:val="0"/>
          <w:marBottom w:val="0"/>
          <w:divBdr>
            <w:top w:val="none" w:sz="0" w:space="0" w:color="auto"/>
            <w:left w:val="none" w:sz="0" w:space="0" w:color="auto"/>
            <w:bottom w:val="none" w:sz="0" w:space="0" w:color="auto"/>
            <w:right w:val="none" w:sz="0" w:space="0" w:color="auto"/>
          </w:divBdr>
        </w:div>
        <w:div w:id="1528325444">
          <w:marLeft w:val="640"/>
          <w:marRight w:val="0"/>
          <w:marTop w:val="0"/>
          <w:marBottom w:val="0"/>
          <w:divBdr>
            <w:top w:val="none" w:sz="0" w:space="0" w:color="auto"/>
            <w:left w:val="none" w:sz="0" w:space="0" w:color="auto"/>
            <w:bottom w:val="none" w:sz="0" w:space="0" w:color="auto"/>
            <w:right w:val="none" w:sz="0" w:space="0" w:color="auto"/>
          </w:divBdr>
        </w:div>
        <w:div w:id="247469325">
          <w:marLeft w:val="640"/>
          <w:marRight w:val="0"/>
          <w:marTop w:val="0"/>
          <w:marBottom w:val="0"/>
          <w:divBdr>
            <w:top w:val="none" w:sz="0" w:space="0" w:color="auto"/>
            <w:left w:val="none" w:sz="0" w:space="0" w:color="auto"/>
            <w:bottom w:val="none" w:sz="0" w:space="0" w:color="auto"/>
            <w:right w:val="none" w:sz="0" w:space="0" w:color="auto"/>
          </w:divBdr>
        </w:div>
        <w:div w:id="441414678">
          <w:marLeft w:val="640"/>
          <w:marRight w:val="0"/>
          <w:marTop w:val="0"/>
          <w:marBottom w:val="0"/>
          <w:divBdr>
            <w:top w:val="none" w:sz="0" w:space="0" w:color="auto"/>
            <w:left w:val="none" w:sz="0" w:space="0" w:color="auto"/>
            <w:bottom w:val="none" w:sz="0" w:space="0" w:color="auto"/>
            <w:right w:val="none" w:sz="0" w:space="0" w:color="auto"/>
          </w:divBdr>
        </w:div>
        <w:div w:id="180358378">
          <w:marLeft w:val="640"/>
          <w:marRight w:val="0"/>
          <w:marTop w:val="0"/>
          <w:marBottom w:val="0"/>
          <w:divBdr>
            <w:top w:val="none" w:sz="0" w:space="0" w:color="auto"/>
            <w:left w:val="none" w:sz="0" w:space="0" w:color="auto"/>
            <w:bottom w:val="none" w:sz="0" w:space="0" w:color="auto"/>
            <w:right w:val="none" w:sz="0" w:space="0" w:color="auto"/>
          </w:divBdr>
        </w:div>
        <w:div w:id="123932871">
          <w:marLeft w:val="640"/>
          <w:marRight w:val="0"/>
          <w:marTop w:val="0"/>
          <w:marBottom w:val="0"/>
          <w:divBdr>
            <w:top w:val="none" w:sz="0" w:space="0" w:color="auto"/>
            <w:left w:val="none" w:sz="0" w:space="0" w:color="auto"/>
            <w:bottom w:val="none" w:sz="0" w:space="0" w:color="auto"/>
            <w:right w:val="none" w:sz="0" w:space="0" w:color="auto"/>
          </w:divBdr>
        </w:div>
        <w:div w:id="820001160">
          <w:marLeft w:val="640"/>
          <w:marRight w:val="0"/>
          <w:marTop w:val="0"/>
          <w:marBottom w:val="0"/>
          <w:divBdr>
            <w:top w:val="none" w:sz="0" w:space="0" w:color="auto"/>
            <w:left w:val="none" w:sz="0" w:space="0" w:color="auto"/>
            <w:bottom w:val="none" w:sz="0" w:space="0" w:color="auto"/>
            <w:right w:val="none" w:sz="0" w:space="0" w:color="auto"/>
          </w:divBdr>
        </w:div>
        <w:div w:id="543641704">
          <w:marLeft w:val="640"/>
          <w:marRight w:val="0"/>
          <w:marTop w:val="0"/>
          <w:marBottom w:val="0"/>
          <w:divBdr>
            <w:top w:val="none" w:sz="0" w:space="0" w:color="auto"/>
            <w:left w:val="none" w:sz="0" w:space="0" w:color="auto"/>
            <w:bottom w:val="none" w:sz="0" w:space="0" w:color="auto"/>
            <w:right w:val="none" w:sz="0" w:space="0" w:color="auto"/>
          </w:divBdr>
        </w:div>
        <w:div w:id="1233467590">
          <w:marLeft w:val="640"/>
          <w:marRight w:val="0"/>
          <w:marTop w:val="0"/>
          <w:marBottom w:val="0"/>
          <w:divBdr>
            <w:top w:val="none" w:sz="0" w:space="0" w:color="auto"/>
            <w:left w:val="none" w:sz="0" w:space="0" w:color="auto"/>
            <w:bottom w:val="none" w:sz="0" w:space="0" w:color="auto"/>
            <w:right w:val="none" w:sz="0" w:space="0" w:color="auto"/>
          </w:divBdr>
        </w:div>
        <w:div w:id="176387776">
          <w:marLeft w:val="640"/>
          <w:marRight w:val="0"/>
          <w:marTop w:val="0"/>
          <w:marBottom w:val="0"/>
          <w:divBdr>
            <w:top w:val="none" w:sz="0" w:space="0" w:color="auto"/>
            <w:left w:val="none" w:sz="0" w:space="0" w:color="auto"/>
            <w:bottom w:val="none" w:sz="0" w:space="0" w:color="auto"/>
            <w:right w:val="none" w:sz="0" w:space="0" w:color="auto"/>
          </w:divBdr>
        </w:div>
        <w:div w:id="1612516846">
          <w:marLeft w:val="640"/>
          <w:marRight w:val="0"/>
          <w:marTop w:val="0"/>
          <w:marBottom w:val="0"/>
          <w:divBdr>
            <w:top w:val="none" w:sz="0" w:space="0" w:color="auto"/>
            <w:left w:val="none" w:sz="0" w:space="0" w:color="auto"/>
            <w:bottom w:val="none" w:sz="0" w:space="0" w:color="auto"/>
            <w:right w:val="none" w:sz="0" w:space="0" w:color="auto"/>
          </w:divBdr>
        </w:div>
        <w:div w:id="1848933815">
          <w:marLeft w:val="640"/>
          <w:marRight w:val="0"/>
          <w:marTop w:val="0"/>
          <w:marBottom w:val="0"/>
          <w:divBdr>
            <w:top w:val="none" w:sz="0" w:space="0" w:color="auto"/>
            <w:left w:val="none" w:sz="0" w:space="0" w:color="auto"/>
            <w:bottom w:val="none" w:sz="0" w:space="0" w:color="auto"/>
            <w:right w:val="none" w:sz="0" w:space="0" w:color="auto"/>
          </w:divBdr>
        </w:div>
        <w:div w:id="222369304">
          <w:marLeft w:val="640"/>
          <w:marRight w:val="0"/>
          <w:marTop w:val="0"/>
          <w:marBottom w:val="0"/>
          <w:divBdr>
            <w:top w:val="none" w:sz="0" w:space="0" w:color="auto"/>
            <w:left w:val="none" w:sz="0" w:space="0" w:color="auto"/>
            <w:bottom w:val="none" w:sz="0" w:space="0" w:color="auto"/>
            <w:right w:val="none" w:sz="0" w:space="0" w:color="auto"/>
          </w:divBdr>
        </w:div>
        <w:div w:id="461927696">
          <w:marLeft w:val="640"/>
          <w:marRight w:val="0"/>
          <w:marTop w:val="0"/>
          <w:marBottom w:val="0"/>
          <w:divBdr>
            <w:top w:val="none" w:sz="0" w:space="0" w:color="auto"/>
            <w:left w:val="none" w:sz="0" w:space="0" w:color="auto"/>
            <w:bottom w:val="none" w:sz="0" w:space="0" w:color="auto"/>
            <w:right w:val="none" w:sz="0" w:space="0" w:color="auto"/>
          </w:divBdr>
        </w:div>
        <w:div w:id="164706519">
          <w:marLeft w:val="640"/>
          <w:marRight w:val="0"/>
          <w:marTop w:val="0"/>
          <w:marBottom w:val="0"/>
          <w:divBdr>
            <w:top w:val="none" w:sz="0" w:space="0" w:color="auto"/>
            <w:left w:val="none" w:sz="0" w:space="0" w:color="auto"/>
            <w:bottom w:val="none" w:sz="0" w:space="0" w:color="auto"/>
            <w:right w:val="none" w:sz="0" w:space="0" w:color="auto"/>
          </w:divBdr>
        </w:div>
        <w:div w:id="919170012">
          <w:marLeft w:val="640"/>
          <w:marRight w:val="0"/>
          <w:marTop w:val="0"/>
          <w:marBottom w:val="0"/>
          <w:divBdr>
            <w:top w:val="none" w:sz="0" w:space="0" w:color="auto"/>
            <w:left w:val="none" w:sz="0" w:space="0" w:color="auto"/>
            <w:bottom w:val="none" w:sz="0" w:space="0" w:color="auto"/>
            <w:right w:val="none" w:sz="0" w:space="0" w:color="auto"/>
          </w:divBdr>
        </w:div>
        <w:div w:id="1950354120">
          <w:marLeft w:val="640"/>
          <w:marRight w:val="0"/>
          <w:marTop w:val="0"/>
          <w:marBottom w:val="0"/>
          <w:divBdr>
            <w:top w:val="none" w:sz="0" w:space="0" w:color="auto"/>
            <w:left w:val="none" w:sz="0" w:space="0" w:color="auto"/>
            <w:bottom w:val="none" w:sz="0" w:space="0" w:color="auto"/>
            <w:right w:val="none" w:sz="0" w:space="0" w:color="auto"/>
          </w:divBdr>
        </w:div>
        <w:div w:id="496575213">
          <w:marLeft w:val="640"/>
          <w:marRight w:val="0"/>
          <w:marTop w:val="0"/>
          <w:marBottom w:val="0"/>
          <w:divBdr>
            <w:top w:val="none" w:sz="0" w:space="0" w:color="auto"/>
            <w:left w:val="none" w:sz="0" w:space="0" w:color="auto"/>
            <w:bottom w:val="none" w:sz="0" w:space="0" w:color="auto"/>
            <w:right w:val="none" w:sz="0" w:space="0" w:color="auto"/>
          </w:divBdr>
        </w:div>
        <w:div w:id="1825202678">
          <w:marLeft w:val="640"/>
          <w:marRight w:val="0"/>
          <w:marTop w:val="0"/>
          <w:marBottom w:val="0"/>
          <w:divBdr>
            <w:top w:val="none" w:sz="0" w:space="0" w:color="auto"/>
            <w:left w:val="none" w:sz="0" w:space="0" w:color="auto"/>
            <w:bottom w:val="none" w:sz="0" w:space="0" w:color="auto"/>
            <w:right w:val="none" w:sz="0" w:space="0" w:color="auto"/>
          </w:divBdr>
        </w:div>
        <w:div w:id="1078936885">
          <w:marLeft w:val="640"/>
          <w:marRight w:val="0"/>
          <w:marTop w:val="0"/>
          <w:marBottom w:val="0"/>
          <w:divBdr>
            <w:top w:val="none" w:sz="0" w:space="0" w:color="auto"/>
            <w:left w:val="none" w:sz="0" w:space="0" w:color="auto"/>
            <w:bottom w:val="none" w:sz="0" w:space="0" w:color="auto"/>
            <w:right w:val="none" w:sz="0" w:space="0" w:color="auto"/>
          </w:divBdr>
        </w:div>
        <w:div w:id="596183737">
          <w:marLeft w:val="640"/>
          <w:marRight w:val="0"/>
          <w:marTop w:val="0"/>
          <w:marBottom w:val="0"/>
          <w:divBdr>
            <w:top w:val="none" w:sz="0" w:space="0" w:color="auto"/>
            <w:left w:val="none" w:sz="0" w:space="0" w:color="auto"/>
            <w:bottom w:val="none" w:sz="0" w:space="0" w:color="auto"/>
            <w:right w:val="none" w:sz="0" w:space="0" w:color="auto"/>
          </w:divBdr>
        </w:div>
        <w:div w:id="1791048162">
          <w:marLeft w:val="640"/>
          <w:marRight w:val="0"/>
          <w:marTop w:val="0"/>
          <w:marBottom w:val="0"/>
          <w:divBdr>
            <w:top w:val="none" w:sz="0" w:space="0" w:color="auto"/>
            <w:left w:val="none" w:sz="0" w:space="0" w:color="auto"/>
            <w:bottom w:val="none" w:sz="0" w:space="0" w:color="auto"/>
            <w:right w:val="none" w:sz="0" w:space="0" w:color="auto"/>
          </w:divBdr>
        </w:div>
        <w:div w:id="437870676">
          <w:marLeft w:val="640"/>
          <w:marRight w:val="0"/>
          <w:marTop w:val="0"/>
          <w:marBottom w:val="0"/>
          <w:divBdr>
            <w:top w:val="none" w:sz="0" w:space="0" w:color="auto"/>
            <w:left w:val="none" w:sz="0" w:space="0" w:color="auto"/>
            <w:bottom w:val="none" w:sz="0" w:space="0" w:color="auto"/>
            <w:right w:val="none" w:sz="0" w:space="0" w:color="auto"/>
          </w:divBdr>
        </w:div>
        <w:div w:id="754319927">
          <w:marLeft w:val="640"/>
          <w:marRight w:val="0"/>
          <w:marTop w:val="0"/>
          <w:marBottom w:val="0"/>
          <w:divBdr>
            <w:top w:val="none" w:sz="0" w:space="0" w:color="auto"/>
            <w:left w:val="none" w:sz="0" w:space="0" w:color="auto"/>
            <w:bottom w:val="none" w:sz="0" w:space="0" w:color="auto"/>
            <w:right w:val="none" w:sz="0" w:space="0" w:color="auto"/>
          </w:divBdr>
        </w:div>
        <w:div w:id="1879196134">
          <w:marLeft w:val="640"/>
          <w:marRight w:val="0"/>
          <w:marTop w:val="0"/>
          <w:marBottom w:val="0"/>
          <w:divBdr>
            <w:top w:val="none" w:sz="0" w:space="0" w:color="auto"/>
            <w:left w:val="none" w:sz="0" w:space="0" w:color="auto"/>
            <w:bottom w:val="none" w:sz="0" w:space="0" w:color="auto"/>
            <w:right w:val="none" w:sz="0" w:space="0" w:color="auto"/>
          </w:divBdr>
        </w:div>
        <w:div w:id="954288047">
          <w:marLeft w:val="640"/>
          <w:marRight w:val="0"/>
          <w:marTop w:val="0"/>
          <w:marBottom w:val="0"/>
          <w:divBdr>
            <w:top w:val="none" w:sz="0" w:space="0" w:color="auto"/>
            <w:left w:val="none" w:sz="0" w:space="0" w:color="auto"/>
            <w:bottom w:val="none" w:sz="0" w:space="0" w:color="auto"/>
            <w:right w:val="none" w:sz="0" w:space="0" w:color="auto"/>
          </w:divBdr>
        </w:div>
        <w:div w:id="723604393">
          <w:marLeft w:val="640"/>
          <w:marRight w:val="0"/>
          <w:marTop w:val="0"/>
          <w:marBottom w:val="0"/>
          <w:divBdr>
            <w:top w:val="none" w:sz="0" w:space="0" w:color="auto"/>
            <w:left w:val="none" w:sz="0" w:space="0" w:color="auto"/>
            <w:bottom w:val="none" w:sz="0" w:space="0" w:color="auto"/>
            <w:right w:val="none" w:sz="0" w:space="0" w:color="auto"/>
          </w:divBdr>
        </w:div>
        <w:div w:id="375277856">
          <w:marLeft w:val="640"/>
          <w:marRight w:val="0"/>
          <w:marTop w:val="0"/>
          <w:marBottom w:val="0"/>
          <w:divBdr>
            <w:top w:val="none" w:sz="0" w:space="0" w:color="auto"/>
            <w:left w:val="none" w:sz="0" w:space="0" w:color="auto"/>
            <w:bottom w:val="none" w:sz="0" w:space="0" w:color="auto"/>
            <w:right w:val="none" w:sz="0" w:space="0" w:color="auto"/>
          </w:divBdr>
        </w:div>
        <w:div w:id="1878201924">
          <w:marLeft w:val="640"/>
          <w:marRight w:val="0"/>
          <w:marTop w:val="0"/>
          <w:marBottom w:val="0"/>
          <w:divBdr>
            <w:top w:val="none" w:sz="0" w:space="0" w:color="auto"/>
            <w:left w:val="none" w:sz="0" w:space="0" w:color="auto"/>
            <w:bottom w:val="none" w:sz="0" w:space="0" w:color="auto"/>
            <w:right w:val="none" w:sz="0" w:space="0" w:color="auto"/>
          </w:divBdr>
        </w:div>
        <w:div w:id="810945293">
          <w:marLeft w:val="640"/>
          <w:marRight w:val="0"/>
          <w:marTop w:val="0"/>
          <w:marBottom w:val="0"/>
          <w:divBdr>
            <w:top w:val="none" w:sz="0" w:space="0" w:color="auto"/>
            <w:left w:val="none" w:sz="0" w:space="0" w:color="auto"/>
            <w:bottom w:val="none" w:sz="0" w:space="0" w:color="auto"/>
            <w:right w:val="none" w:sz="0" w:space="0" w:color="auto"/>
          </w:divBdr>
        </w:div>
        <w:div w:id="131019340">
          <w:marLeft w:val="640"/>
          <w:marRight w:val="0"/>
          <w:marTop w:val="0"/>
          <w:marBottom w:val="0"/>
          <w:divBdr>
            <w:top w:val="none" w:sz="0" w:space="0" w:color="auto"/>
            <w:left w:val="none" w:sz="0" w:space="0" w:color="auto"/>
            <w:bottom w:val="none" w:sz="0" w:space="0" w:color="auto"/>
            <w:right w:val="none" w:sz="0" w:space="0" w:color="auto"/>
          </w:divBdr>
        </w:div>
        <w:div w:id="866068389">
          <w:marLeft w:val="640"/>
          <w:marRight w:val="0"/>
          <w:marTop w:val="0"/>
          <w:marBottom w:val="0"/>
          <w:divBdr>
            <w:top w:val="none" w:sz="0" w:space="0" w:color="auto"/>
            <w:left w:val="none" w:sz="0" w:space="0" w:color="auto"/>
            <w:bottom w:val="none" w:sz="0" w:space="0" w:color="auto"/>
            <w:right w:val="none" w:sz="0" w:space="0" w:color="auto"/>
          </w:divBdr>
        </w:div>
        <w:div w:id="146629137">
          <w:marLeft w:val="640"/>
          <w:marRight w:val="0"/>
          <w:marTop w:val="0"/>
          <w:marBottom w:val="0"/>
          <w:divBdr>
            <w:top w:val="none" w:sz="0" w:space="0" w:color="auto"/>
            <w:left w:val="none" w:sz="0" w:space="0" w:color="auto"/>
            <w:bottom w:val="none" w:sz="0" w:space="0" w:color="auto"/>
            <w:right w:val="none" w:sz="0" w:space="0" w:color="auto"/>
          </w:divBdr>
        </w:div>
        <w:div w:id="1289552156">
          <w:marLeft w:val="640"/>
          <w:marRight w:val="0"/>
          <w:marTop w:val="0"/>
          <w:marBottom w:val="0"/>
          <w:divBdr>
            <w:top w:val="none" w:sz="0" w:space="0" w:color="auto"/>
            <w:left w:val="none" w:sz="0" w:space="0" w:color="auto"/>
            <w:bottom w:val="none" w:sz="0" w:space="0" w:color="auto"/>
            <w:right w:val="none" w:sz="0" w:space="0" w:color="auto"/>
          </w:divBdr>
        </w:div>
        <w:div w:id="324474312">
          <w:marLeft w:val="640"/>
          <w:marRight w:val="0"/>
          <w:marTop w:val="0"/>
          <w:marBottom w:val="0"/>
          <w:divBdr>
            <w:top w:val="none" w:sz="0" w:space="0" w:color="auto"/>
            <w:left w:val="none" w:sz="0" w:space="0" w:color="auto"/>
            <w:bottom w:val="none" w:sz="0" w:space="0" w:color="auto"/>
            <w:right w:val="none" w:sz="0" w:space="0" w:color="auto"/>
          </w:divBdr>
        </w:div>
      </w:divsChild>
    </w:div>
    <w:div w:id="427115555">
      <w:bodyDiv w:val="1"/>
      <w:marLeft w:val="0"/>
      <w:marRight w:val="0"/>
      <w:marTop w:val="0"/>
      <w:marBottom w:val="0"/>
      <w:divBdr>
        <w:top w:val="none" w:sz="0" w:space="0" w:color="auto"/>
        <w:left w:val="none" w:sz="0" w:space="0" w:color="auto"/>
        <w:bottom w:val="none" w:sz="0" w:space="0" w:color="auto"/>
        <w:right w:val="none" w:sz="0" w:space="0" w:color="auto"/>
      </w:divBdr>
      <w:divsChild>
        <w:div w:id="631863543">
          <w:marLeft w:val="640"/>
          <w:marRight w:val="0"/>
          <w:marTop w:val="0"/>
          <w:marBottom w:val="0"/>
          <w:divBdr>
            <w:top w:val="none" w:sz="0" w:space="0" w:color="auto"/>
            <w:left w:val="none" w:sz="0" w:space="0" w:color="auto"/>
            <w:bottom w:val="none" w:sz="0" w:space="0" w:color="auto"/>
            <w:right w:val="none" w:sz="0" w:space="0" w:color="auto"/>
          </w:divBdr>
        </w:div>
        <w:div w:id="1184396705">
          <w:marLeft w:val="640"/>
          <w:marRight w:val="0"/>
          <w:marTop w:val="0"/>
          <w:marBottom w:val="0"/>
          <w:divBdr>
            <w:top w:val="none" w:sz="0" w:space="0" w:color="auto"/>
            <w:left w:val="none" w:sz="0" w:space="0" w:color="auto"/>
            <w:bottom w:val="none" w:sz="0" w:space="0" w:color="auto"/>
            <w:right w:val="none" w:sz="0" w:space="0" w:color="auto"/>
          </w:divBdr>
        </w:div>
        <w:div w:id="1484470486">
          <w:marLeft w:val="640"/>
          <w:marRight w:val="0"/>
          <w:marTop w:val="0"/>
          <w:marBottom w:val="0"/>
          <w:divBdr>
            <w:top w:val="none" w:sz="0" w:space="0" w:color="auto"/>
            <w:left w:val="none" w:sz="0" w:space="0" w:color="auto"/>
            <w:bottom w:val="none" w:sz="0" w:space="0" w:color="auto"/>
            <w:right w:val="none" w:sz="0" w:space="0" w:color="auto"/>
          </w:divBdr>
        </w:div>
        <w:div w:id="218708692">
          <w:marLeft w:val="640"/>
          <w:marRight w:val="0"/>
          <w:marTop w:val="0"/>
          <w:marBottom w:val="0"/>
          <w:divBdr>
            <w:top w:val="none" w:sz="0" w:space="0" w:color="auto"/>
            <w:left w:val="none" w:sz="0" w:space="0" w:color="auto"/>
            <w:bottom w:val="none" w:sz="0" w:space="0" w:color="auto"/>
            <w:right w:val="none" w:sz="0" w:space="0" w:color="auto"/>
          </w:divBdr>
        </w:div>
        <w:div w:id="1772120615">
          <w:marLeft w:val="640"/>
          <w:marRight w:val="0"/>
          <w:marTop w:val="0"/>
          <w:marBottom w:val="0"/>
          <w:divBdr>
            <w:top w:val="none" w:sz="0" w:space="0" w:color="auto"/>
            <w:left w:val="none" w:sz="0" w:space="0" w:color="auto"/>
            <w:bottom w:val="none" w:sz="0" w:space="0" w:color="auto"/>
            <w:right w:val="none" w:sz="0" w:space="0" w:color="auto"/>
          </w:divBdr>
        </w:div>
        <w:div w:id="272976540">
          <w:marLeft w:val="640"/>
          <w:marRight w:val="0"/>
          <w:marTop w:val="0"/>
          <w:marBottom w:val="0"/>
          <w:divBdr>
            <w:top w:val="none" w:sz="0" w:space="0" w:color="auto"/>
            <w:left w:val="none" w:sz="0" w:space="0" w:color="auto"/>
            <w:bottom w:val="none" w:sz="0" w:space="0" w:color="auto"/>
            <w:right w:val="none" w:sz="0" w:space="0" w:color="auto"/>
          </w:divBdr>
        </w:div>
        <w:div w:id="1468276167">
          <w:marLeft w:val="640"/>
          <w:marRight w:val="0"/>
          <w:marTop w:val="0"/>
          <w:marBottom w:val="0"/>
          <w:divBdr>
            <w:top w:val="none" w:sz="0" w:space="0" w:color="auto"/>
            <w:left w:val="none" w:sz="0" w:space="0" w:color="auto"/>
            <w:bottom w:val="none" w:sz="0" w:space="0" w:color="auto"/>
            <w:right w:val="none" w:sz="0" w:space="0" w:color="auto"/>
          </w:divBdr>
        </w:div>
        <w:div w:id="1769807801">
          <w:marLeft w:val="640"/>
          <w:marRight w:val="0"/>
          <w:marTop w:val="0"/>
          <w:marBottom w:val="0"/>
          <w:divBdr>
            <w:top w:val="none" w:sz="0" w:space="0" w:color="auto"/>
            <w:left w:val="none" w:sz="0" w:space="0" w:color="auto"/>
            <w:bottom w:val="none" w:sz="0" w:space="0" w:color="auto"/>
            <w:right w:val="none" w:sz="0" w:space="0" w:color="auto"/>
          </w:divBdr>
        </w:div>
        <w:div w:id="298220406">
          <w:marLeft w:val="640"/>
          <w:marRight w:val="0"/>
          <w:marTop w:val="0"/>
          <w:marBottom w:val="0"/>
          <w:divBdr>
            <w:top w:val="none" w:sz="0" w:space="0" w:color="auto"/>
            <w:left w:val="none" w:sz="0" w:space="0" w:color="auto"/>
            <w:bottom w:val="none" w:sz="0" w:space="0" w:color="auto"/>
            <w:right w:val="none" w:sz="0" w:space="0" w:color="auto"/>
          </w:divBdr>
        </w:div>
        <w:div w:id="491651640">
          <w:marLeft w:val="640"/>
          <w:marRight w:val="0"/>
          <w:marTop w:val="0"/>
          <w:marBottom w:val="0"/>
          <w:divBdr>
            <w:top w:val="none" w:sz="0" w:space="0" w:color="auto"/>
            <w:left w:val="none" w:sz="0" w:space="0" w:color="auto"/>
            <w:bottom w:val="none" w:sz="0" w:space="0" w:color="auto"/>
            <w:right w:val="none" w:sz="0" w:space="0" w:color="auto"/>
          </w:divBdr>
        </w:div>
        <w:div w:id="338771429">
          <w:marLeft w:val="640"/>
          <w:marRight w:val="0"/>
          <w:marTop w:val="0"/>
          <w:marBottom w:val="0"/>
          <w:divBdr>
            <w:top w:val="none" w:sz="0" w:space="0" w:color="auto"/>
            <w:left w:val="none" w:sz="0" w:space="0" w:color="auto"/>
            <w:bottom w:val="none" w:sz="0" w:space="0" w:color="auto"/>
            <w:right w:val="none" w:sz="0" w:space="0" w:color="auto"/>
          </w:divBdr>
        </w:div>
        <w:div w:id="549656807">
          <w:marLeft w:val="640"/>
          <w:marRight w:val="0"/>
          <w:marTop w:val="0"/>
          <w:marBottom w:val="0"/>
          <w:divBdr>
            <w:top w:val="none" w:sz="0" w:space="0" w:color="auto"/>
            <w:left w:val="none" w:sz="0" w:space="0" w:color="auto"/>
            <w:bottom w:val="none" w:sz="0" w:space="0" w:color="auto"/>
            <w:right w:val="none" w:sz="0" w:space="0" w:color="auto"/>
          </w:divBdr>
        </w:div>
        <w:div w:id="1887180767">
          <w:marLeft w:val="640"/>
          <w:marRight w:val="0"/>
          <w:marTop w:val="0"/>
          <w:marBottom w:val="0"/>
          <w:divBdr>
            <w:top w:val="none" w:sz="0" w:space="0" w:color="auto"/>
            <w:left w:val="none" w:sz="0" w:space="0" w:color="auto"/>
            <w:bottom w:val="none" w:sz="0" w:space="0" w:color="auto"/>
            <w:right w:val="none" w:sz="0" w:space="0" w:color="auto"/>
          </w:divBdr>
        </w:div>
        <w:div w:id="1549223900">
          <w:marLeft w:val="640"/>
          <w:marRight w:val="0"/>
          <w:marTop w:val="0"/>
          <w:marBottom w:val="0"/>
          <w:divBdr>
            <w:top w:val="none" w:sz="0" w:space="0" w:color="auto"/>
            <w:left w:val="none" w:sz="0" w:space="0" w:color="auto"/>
            <w:bottom w:val="none" w:sz="0" w:space="0" w:color="auto"/>
            <w:right w:val="none" w:sz="0" w:space="0" w:color="auto"/>
          </w:divBdr>
        </w:div>
        <w:div w:id="1806657435">
          <w:marLeft w:val="640"/>
          <w:marRight w:val="0"/>
          <w:marTop w:val="0"/>
          <w:marBottom w:val="0"/>
          <w:divBdr>
            <w:top w:val="none" w:sz="0" w:space="0" w:color="auto"/>
            <w:left w:val="none" w:sz="0" w:space="0" w:color="auto"/>
            <w:bottom w:val="none" w:sz="0" w:space="0" w:color="auto"/>
            <w:right w:val="none" w:sz="0" w:space="0" w:color="auto"/>
          </w:divBdr>
        </w:div>
        <w:div w:id="1260334267">
          <w:marLeft w:val="640"/>
          <w:marRight w:val="0"/>
          <w:marTop w:val="0"/>
          <w:marBottom w:val="0"/>
          <w:divBdr>
            <w:top w:val="none" w:sz="0" w:space="0" w:color="auto"/>
            <w:left w:val="none" w:sz="0" w:space="0" w:color="auto"/>
            <w:bottom w:val="none" w:sz="0" w:space="0" w:color="auto"/>
            <w:right w:val="none" w:sz="0" w:space="0" w:color="auto"/>
          </w:divBdr>
        </w:div>
        <w:div w:id="133842071">
          <w:marLeft w:val="640"/>
          <w:marRight w:val="0"/>
          <w:marTop w:val="0"/>
          <w:marBottom w:val="0"/>
          <w:divBdr>
            <w:top w:val="none" w:sz="0" w:space="0" w:color="auto"/>
            <w:left w:val="none" w:sz="0" w:space="0" w:color="auto"/>
            <w:bottom w:val="none" w:sz="0" w:space="0" w:color="auto"/>
            <w:right w:val="none" w:sz="0" w:space="0" w:color="auto"/>
          </w:divBdr>
        </w:div>
        <w:div w:id="1863738471">
          <w:marLeft w:val="640"/>
          <w:marRight w:val="0"/>
          <w:marTop w:val="0"/>
          <w:marBottom w:val="0"/>
          <w:divBdr>
            <w:top w:val="none" w:sz="0" w:space="0" w:color="auto"/>
            <w:left w:val="none" w:sz="0" w:space="0" w:color="auto"/>
            <w:bottom w:val="none" w:sz="0" w:space="0" w:color="auto"/>
            <w:right w:val="none" w:sz="0" w:space="0" w:color="auto"/>
          </w:divBdr>
        </w:div>
        <w:div w:id="2013490910">
          <w:marLeft w:val="640"/>
          <w:marRight w:val="0"/>
          <w:marTop w:val="0"/>
          <w:marBottom w:val="0"/>
          <w:divBdr>
            <w:top w:val="none" w:sz="0" w:space="0" w:color="auto"/>
            <w:left w:val="none" w:sz="0" w:space="0" w:color="auto"/>
            <w:bottom w:val="none" w:sz="0" w:space="0" w:color="auto"/>
            <w:right w:val="none" w:sz="0" w:space="0" w:color="auto"/>
          </w:divBdr>
        </w:div>
        <w:div w:id="1474718052">
          <w:marLeft w:val="640"/>
          <w:marRight w:val="0"/>
          <w:marTop w:val="0"/>
          <w:marBottom w:val="0"/>
          <w:divBdr>
            <w:top w:val="none" w:sz="0" w:space="0" w:color="auto"/>
            <w:left w:val="none" w:sz="0" w:space="0" w:color="auto"/>
            <w:bottom w:val="none" w:sz="0" w:space="0" w:color="auto"/>
            <w:right w:val="none" w:sz="0" w:space="0" w:color="auto"/>
          </w:divBdr>
        </w:div>
        <w:div w:id="1455710514">
          <w:marLeft w:val="640"/>
          <w:marRight w:val="0"/>
          <w:marTop w:val="0"/>
          <w:marBottom w:val="0"/>
          <w:divBdr>
            <w:top w:val="none" w:sz="0" w:space="0" w:color="auto"/>
            <w:left w:val="none" w:sz="0" w:space="0" w:color="auto"/>
            <w:bottom w:val="none" w:sz="0" w:space="0" w:color="auto"/>
            <w:right w:val="none" w:sz="0" w:space="0" w:color="auto"/>
          </w:divBdr>
        </w:div>
        <w:div w:id="1637838014">
          <w:marLeft w:val="640"/>
          <w:marRight w:val="0"/>
          <w:marTop w:val="0"/>
          <w:marBottom w:val="0"/>
          <w:divBdr>
            <w:top w:val="none" w:sz="0" w:space="0" w:color="auto"/>
            <w:left w:val="none" w:sz="0" w:space="0" w:color="auto"/>
            <w:bottom w:val="none" w:sz="0" w:space="0" w:color="auto"/>
            <w:right w:val="none" w:sz="0" w:space="0" w:color="auto"/>
          </w:divBdr>
        </w:div>
        <w:div w:id="1446539489">
          <w:marLeft w:val="640"/>
          <w:marRight w:val="0"/>
          <w:marTop w:val="0"/>
          <w:marBottom w:val="0"/>
          <w:divBdr>
            <w:top w:val="none" w:sz="0" w:space="0" w:color="auto"/>
            <w:left w:val="none" w:sz="0" w:space="0" w:color="auto"/>
            <w:bottom w:val="none" w:sz="0" w:space="0" w:color="auto"/>
            <w:right w:val="none" w:sz="0" w:space="0" w:color="auto"/>
          </w:divBdr>
        </w:div>
        <w:div w:id="324474175">
          <w:marLeft w:val="640"/>
          <w:marRight w:val="0"/>
          <w:marTop w:val="0"/>
          <w:marBottom w:val="0"/>
          <w:divBdr>
            <w:top w:val="none" w:sz="0" w:space="0" w:color="auto"/>
            <w:left w:val="none" w:sz="0" w:space="0" w:color="auto"/>
            <w:bottom w:val="none" w:sz="0" w:space="0" w:color="auto"/>
            <w:right w:val="none" w:sz="0" w:space="0" w:color="auto"/>
          </w:divBdr>
        </w:div>
        <w:div w:id="602542362">
          <w:marLeft w:val="640"/>
          <w:marRight w:val="0"/>
          <w:marTop w:val="0"/>
          <w:marBottom w:val="0"/>
          <w:divBdr>
            <w:top w:val="none" w:sz="0" w:space="0" w:color="auto"/>
            <w:left w:val="none" w:sz="0" w:space="0" w:color="auto"/>
            <w:bottom w:val="none" w:sz="0" w:space="0" w:color="auto"/>
            <w:right w:val="none" w:sz="0" w:space="0" w:color="auto"/>
          </w:divBdr>
        </w:div>
        <w:div w:id="580219224">
          <w:marLeft w:val="640"/>
          <w:marRight w:val="0"/>
          <w:marTop w:val="0"/>
          <w:marBottom w:val="0"/>
          <w:divBdr>
            <w:top w:val="none" w:sz="0" w:space="0" w:color="auto"/>
            <w:left w:val="none" w:sz="0" w:space="0" w:color="auto"/>
            <w:bottom w:val="none" w:sz="0" w:space="0" w:color="auto"/>
            <w:right w:val="none" w:sz="0" w:space="0" w:color="auto"/>
          </w:divBdr>
        </w:div>
        <w:div w:id="1548637088">
          <w:marLeft w:val="640"/>
          <w:marRight w:val="0"/>
          <w:marTop w:val="0"/>
          <w:marBottom w:val="0"/>
          <w:divBdr>
            <w:top w:val="none" w:sz="0" w:space="0" w:color="auto"/>
            <w:left w:val="none" w:sz="0" w:space="0" w:color="auto"/>
            <w:bottom w:val="none" w:sz="0" w:space="0" w:color="auto"/>
            <w:right w:val="none" w:sz="0" w:space="0" w:color="auto"/>
          </w:divBdr>
        </w:div>
        <w:div w:id="1364207933">
          <w:marLeft w:val="640"/>
          <w:marRight w:val="0"/>
          <w:marTop w:val="0"/>
          <w:marBottom w:val="0"/>
          <w:divBdr>
            <w:top w:val="none" w:sz="0" w:space="0" w:color="auto"/>
            <w:left w:val="none" w:sz="0" w:space="0" w:color="auto"/>
            <w:bottom w:val="none" w:sz="0" w:space="0" w:color="auto"/>
            <w:right w:val="none" w:sz="0" w:space="0" w:color="auto"/>
          </w:divBdr>
        </w:div>
        <w:div w:id="447890610">
          <w:marLeft w:val="640"/>
          <w:marRight w:val="0"/>
          <w:marTop w:val="0"/>
          <w:marBottom w:val="0"/>
          <w:divBdr>
            <w:top w:val="none" w:sz="0" w:space="0" w:color="auto"/>
            <w:left w:val="none" w:sz="0" w:space="0" w:color="auto"/>
            <w:bottom w:val="none" w:sz="0" w:space="0" w:color="auto"/>
            <w:right w:val="none" w:sz="0" w:space="0" w:color="auto"/>
          </w:divBdr>
        </w:div>
        <w:div w:id="261693415">
          <w:marLeft w:val="640"/>
          <w:marRight w:val="0"/>
          <w:marTop w:val="0"/>
          <w:marBottom w:val="0"/>
          <w:divBdr>
            <w:top w:val="none" w:sz="0" w:space="0" w:color="auto"/>
            <w:left w:val="none" w:sz="0" w:space="0" w:color="auto"/>
            <w:bottom w:val="none" w:sz="0" w:space="0" w:color="auto"/>
            <w:right w:val="none" w:sz="0" w:space="0" w:color="auto"/>
          </w:divBdr>
        </w:div>
        <w:div w:id="1622809772">
          <w:marLeft w:val="640"/>
          <w:marRight w:val="0"/>
          <w:marTop w:val="0"/>
          <w:marBottom w:val="0"/>
          <w:divBdr>
            <w:top w:val="none" w:sz="0" w:space="0" w:color="auto"/>
            <w:left w:val="none" w:sz="0" w:space="0" w:color="auto"/>
            <w:bottom w:val="none" w:sz="0" w:space="0" w:color="auto"/>
            <w:right w:val="none" w:sz="0" w:space="0" w:color="auto"/>
          </w:divBdr>
        </w:div>
        <w:div w:id="296230458">
          <w:marLeft w:val="640"/>
          <w:marRight w:val="0"/>
          <w:marTop w:val="0"/>
          <w:marBottom w:val="0"/>
          <w:divBdr>
            <w:top w:val="none" w:sz="0" w:space="0" w:color="auto"/>
            <w:left w:val="none" w:sz="0" w:space="0" w:color="auto"/>
            <w:bottom w:val="none" w:sz="0" w:space="0" w:color="auto"/>
            <w:right w:val="none" w:sz="0" w:space="0" w:color="auto"/>
          </w:divBdr>
        </w:div>
        <w:div w:id="816190080">
          <w:marLeft w:val="640"/>
          <w:marRight w:val="0"/>
          <w:marTop w:val="0"/>
          <w:marBottom w:val="0"/>
          <w:divBdr>
            <w:top w:val="none" w:sz="0" w:space="0" w:color="auto"/>
            <w:left w:val="none" w:sz="0" w:space="0" w:color="auto"/>
            <w:bottom w:val="none" w:sz="0" w:space="0" w:color="auto"/>
            <w:right w:val="none" w:sz="0" w:space="0" w:color="auto"/>
          </w:divBdr>
        </w:div>
        <w:div w:id="1032926346">
          <w:marLeft w:val="640"/>
          <w:marRight w:val="0"/>
          <w:marTop w:val="0"/>
          <w:marBottom w:val="0"/>
          <w:divBdr>
            <w:top w:val="none" w:sz="0" w:space="0" w:color="auto"/>
            <w:left w:val="none" w:sz="0" w:space="0" w:color="auto"/>
            <w:bottom w:val="none" w:sz="0" w:space="0" w:color="auto"/>
            <w:right w:val="none" w:sz="0" w:space="0" w:color="auto"/>
          </w:divBdr>
        </w:div>
        <w:div w:id="576862531">
          <w:marLeft w:val="640"/>
          <w:marRight w:val="0"/>
          <w:marTop w:val="0"/>
          <w:marBottom w:val="0"/>
          <w:divBdr>
            <w:top w:val="none" w:sz="0" w:space="0" w:color="auto"/>
            <w:left w:val="none" w:sz="0" w:space="0" w:color="auto"/>
            <w:bottom w:val="none" w:sz="0" w:space="0" w:color="auto"/>
            <w:right w:val="none" w:sz="0" w:space="0" w:color="auto"/>
          </w:divBdr>
        </w:div>
        <w:div w:id="1798135552">
          <w:marLeft w:val="640"/>
          <w:marRight w:val="0"/>
          <w:marTop w:val="0"/>
          <w:marBottom w:val="0"/>
          <w:divBdr>
            <w:top w:val="none" w:sz="0" w:space="0" w:color="auto"/>
            <w:left w:val="none" w:sz="0" w:space="0" w:color="auto"/>
            <w:bottom w:val="none" w:sz="0" w:space="0" w:color="auto"/>
            <w:right w:val="none" w:sz="0" w:space="0" w:color="auto"/>
          </w:divBdr>
        </w:div>
        <w:div w:id="761071083">
          <w:marLeft w:val="640"/>
          <w:marRight w:val="0"/>
          <w:marTop w:val="0"/>
          <w:marBottom w:val="0"/>
          <w:divBdr>
            <w:top w:val="none" w:sz="0" w:space="0" w:color="auto"/>
            <w:left w:val="none" w:sz="0" w:space="0" w:color="auto"/>
            <w:bottom w:val="none" w:sz="0" w:space="0" w:color="auto"/>
            <w:right w:val="none" w:sz="0" w:space="0" w:color="auto"/>
          </w:divBdr>
        </w:div>
        <w:div w:id="547840136">
          <w:marLeft w:val="640"/>
          <w:marRight w:val="0"/>
          <w:marTop w:val="0"/>
          <w:marBottom w:val="0"/>
          <w:divBdr>
            <w:top w:val="none" w:sz="0" w:space="0" w:color="auto"/>
            <w:left w:val="none" w:sz="0" w:space="0" w:color="auto"/>
            <w:bottom w:val="none" w:sz="0" w:space="0" w:color="auto"/>
            <w:right w:val="none" w:sz="0" w:space="0" w:color="auto"/>
          </w:divBdr>
        </w:div>
        <w:div w:id="1845392923">
          <w:marLeft w:val="640"/>
          <w:marRight w:val="0"/>
          <w:marTop w:val="0"/>
          <w:marBottom w:val="0"/>
          <w:divBdr>
            <w:top w:val="none" w:sz="0" w:space="0" w:color="auto"/>
            <w:left w:val="none" w:sz="0" w:space="0" w:color="auto"/>
            <w:bottom w:val="none" w:sz="0" w:space="0" w:color="auto"/>
            <w:right w:val="none" w:sz="0" w:space="0" w:color="auto"/>
          </w:divBdr>
        </w:div>
        <w:div w:id="487088916">
          <w:marLeft w:val="640"/>
          <w:marRight w:val="0"/>
          <w:marTop w:val="0"/>
          <w:marBottom w:val="0"/>
          <w:divBdr>
            <w:top w:val="none" w:sz="0" w:space="0" w:color="auto"/>
            <w:left w:val="none" w:sz="0" w:space="0" w:color="auto"/>
            <w:bottom w:val="none" w:sz="0" w:space="0" w:color="auto"/>
            <w:right w:val="none" w:sz="0" w:space="0" w:color="auto"/>
          </w:divBdr>
        </w:div>
        <w:div w:id="682249890">
          <w:marLeft w:val="640"/>
          <w:marRight w:val="0"/>
          <w:marTop w:val="0"/>
          <w:marBottom w:val="0"/>
          <w:divBdr>
            <w:top w:val="none" w:sz="0" w:space="0" w:color="auto"/>
            <w:left w:val="none" w:sz="0" w:space="0" w:color="auto"/>
            <w:bottom w:val="none" w:sz="0" w:space="0" w:color="auto"/>
            <w:right w:val="none" w:sz="0" w:space="0" w:color="auto"/>
          </w:divBdr>
        </w:div>
        <w:div w:id="1080836184">
          <w:marLeft w:val="640"/>
          <w:marRight w:val="0"/>
          <w:marTop w:val="0"/>
          <w:marBottom w:val="0"/>
          <w:divBdr>
            <w:top w:val="none" w:sz="0" w:space="0" w:color="auto"/>
            <w:left w:val="none" w:sz="0" w:space="0" w:color="auto"/>
            <w:bottom w:val="none" w:sz="0" w:space="0" w:color="auto"/>
            <w:right w:val="none" w:sz="0" w:space="0" w:color="auto"/>
          </w:divBdr>
        </w:div>
        <w:div w:id="2113470630">
          <w:marLeft w:val="640"/>
          <w:marRight w:val="0"/>
          <w:marTop w:val="0"/>
          <w:marBottom w:val="0"/>
          <w:divBdr>
            <w:top w:val="none" w:sz="0" w:space="0" w:color="auto"/>
            <w:left w:val="none" w:sz="0" w:space="0" w:color="auto"/>
            <w:bottom w:val="none" w:sz="0" w:space="0" w:color="auto"/>
            <w:right w:val="none" w:sz="0" w:space="0" w:color="auto"/>
          </w:divBdr>
        </w:div>
        <w:div w:id="1475101237">
          <w:marLeft w:val="640"/>
          <w:marRight w:val="0"/>
          <w:marTop w:val="0"/>
          <w:marBottom w:val="0"/>
          <w:divBdr>
            <w:top w:val="none" w:sz="0" w:space="0" w:color="auto"/>
            <w:left w:val="none" w:sz="0" w:space="0" w:color="auto"/>
            <w:bottom w:val="none" w:sz="0" w:space="0" w:color="auto"/>
            <w:right w:val="none" w:sz="0" w:space="0" w:color="auto"/>
          </w:divBdr>
        </w:div>
        <w:div w:id="284579041">
          <w:marLeft w:val="640"/>
          <w:marRight w:val="0"/>
          <w:marTop w:val="0"/>
          <w:marBottom w:val="0"/>
          <w:divBdr>
            <w:top w:val="none" w:sz="0" w:space="0" w:color="auto"/>
            <w:left w:val="none" w:sz="0" w:space="0" w:color="auto"/>
            <w:bottom w:val="none" w:sz="0" w:space="0" w:color="auto"/>
            <w:right w:val="none" w:sz="0" w:space="0" w:color="auto"/>
          </w:divBdr>
        </w:div>
        <w:div w:id="1721200481">
          <w:marLeft w:val="640"/>
          <w:marRight w:val="0"/>
          <w:marTop w:val="0"/>
          <w:marBottom w:val="0"/>
          <w:divBdr>
            <w:top w:val="none" w:sz="0" w:space="0" w:color="auto"/>
            <w:left w:val="none" w:sz="0" w:space="0" w:color="auto"/>
            <w:bottom w:val="none" w:sz="0" w:space="0" w:color="auto"/>
            <w:right w:val="none" w:sz="0" w:space="0" w:color="auto"/>
          </w:divBdr>
        </w:div>
        <w:div w:id="1937514444">
          <w:marLeft w:val="640"/>
          <w:marRight w:val="0"/>
          <w:marTop w:val="0"/>
          <w:marBottom w:val="0"/>
          <w:divBdr>
            <w:top w:val="none" w:sz="0" w:space="0" w:color="auto"/>
            <w:left w:val="none" w:sz="0" w:space="0" w:color="auto"/>
            <w:bottom w:val="none" w:sz="0" w:space="0" w:color="auto"/>
            <w:right w:val="none" w:sz="0" w:space="0" w:color="auto"/>
          </w:divBdr>
        </w:div>
        <w:div w:id="1415934062">
          <w:marLeft w:val="640"/>
          <w:marRight w:val="0"/>
          <w:marTop w:val="0"/>
          <w:marBottom w:val="0"/>
          <w:divBdr>
            <w:top w:val="none" w:sz="0" w:space="0" w:color="auto"/>
            <w:left w:val="none" w:sz="0" w:space="0" w:color="auto"/>
            <w:bottom w:val="none" w:sz="0" w:space="0" w:color="auto"/>
            <w:right w:val="none" w:sz="0" w:space="0" w:color="auto"/>
          </w:divBdr>
        </w:div>
        <w:div w:id="1118647598">
          <w:marLeft w:val="640"/>
          <w:marRight w:val="0"/>
          <w:marTop w:val="0"/>
          <w:marBottom w:val="0"/>
          <w:divBdr>
            <w:top w:val="none" w:sz="0" w:space="0" w:color="auto"/>
            <w:left w:val="none" w:sz="0" w:space="0" w:color="auto"/>
            <w:bottom w:val="none" w:sz="0" w:space="0" w:color="auto"/>
            <w:right w:val="none" w:sz="0" w:space="0" w:color="auto"/>
          </w:divBdr>
        </w:div>
        <w:div w:id="1029067628">
          <w:marLeft w:val="640"/>
          <w:marRight w:val="0"/>
          <w:marTop w:val="0"/>
          <w:marBottom w:val="0"/>
          <w:divBdr>
            <w:top w:val="none" w:sz="0" w:space="0" w:color="auto"/>
            <w:left w:val="none" w:sz="0" w:space="0" w:color="auto"/>
            <w:bottom w:val="none" w:sz="0" w:space="0" w:color="auto"/>
            <w:right w:val="none" w:sz="0" w:space="0" w:color="auto"/>
          </w:divBdr>
        </w:div>
        <w:div w:id="2029484012">
          <w:marLeft w:val="640"/>
          <w:marRight w:val="0"/>
          <w:marTop w:val="0"/>
          <w:marBottom w:val="0"/>
          <w:divBdr>
            <w:top w:val="none" w:sz="0" w:space="0" w:color="auto"/>
            <w:left w:val="none" w:sz="0" w:space="0" w:color="auto"/>
            <w:bottom w:val="none" w:sz="0" w:space="0" w:color="auto"/>
            <w:right w:val="none" w:sz="0" w:space="0" w:color="auto"/>
          </w:divBdr>
        </w:div>
        <w:div w:id="869027240">
          <w:marLeft w:val="640"/>
          <w:marRight w:val="0"/>
          <w:marTop w:val="0"/>
          <w:marBottom w:val="0"/>
          <w:divBdr>
            <w:top w:val="none" w:sz="0" w:space="0" w:color="auto"/>
            <w:left w:val="none" w:sz="0" w:space="0" w:color="auto"/>
            <w:bottom w:val="none" w:sz="0" w:space="0" w:color="auto"/>
            <w:right w:val="none" w:sz="0" w:space="0" w:color="auto"/>
          </w:divBdr>
        </w:div>
        <w:div w:id="1438134271">
          <w:marLeft w:val="640"/>
          <w:marRight w:val="0"/>
          <w:marTop w:val="0"/>
          <w:marBottom w:val="0"/>
          <w:divBdr>
            <w:top w:val="none" w:sz="0" w:space="0" w:color="auto"/>
            <w:left w:val="none" w:sz="0" w:space="0" w:color="auto"/>
            <w:bottom w:val="none" w:sz="0" w:space="0" w:color="auto"/>
            <w:right w:val="none" w:sz="0" w:space="0" w:color="auto"/>
          </w:divBdr>
        </w:div>
        <w:div w:id="1731264764">
          <w:marLeft w:val="640"/>
          <w:marRight w:val="0"/>
          <w:marTop w:val="0"/>
          <w:marBottom w:val="0"/>
          <w:divBdr>
            <w:top w:val="none" w:sz="0" w:space="0" w:color="auto"/>
            <w:left w:val="none" w:sz="0" w:space="0" w:color="auto"/>
            <w:bottom w:val="none" w:sz="0" w:space="0" w:color="auto"/>
            <w:right w:val="none" w:sz="0" w:space="0" w:color="auto"/>
          </w:divBdr>
        </w:div>
        <w:div w:id="1454598675">
          <w:marLeft w:val="640"/>
          <w:marRight w:val="0"/>
          <w:marTop w:val="0"/>
          <w:marBottom w:val="0"/>
          <w:divBdr>
            <w:top w:val="none" w:sz="0" w:space="0" w:color="auto"/>
            <w:left w:val="none" w:sz="0" w:space="0" w:color="auto"/>
            <w:bottom w:val="none" w:sz="0" w:space="0" w:color="auto"/>
            <w:right w:val="none" w:sz="0" w:space="0" w:color="auto"/>
          </w:divBdr>
        </w:div>
        <w:div w:id="256906372">
          <w:marLeft w:val="640"/>
          <w:marRight w:val="0"/>
          <w:marTop w:val="0"/>
          <w:marBottom w:val="0"/>
          <w:divBdr>
            <w:top w:val="none" w:sz="0" w:space="0" w:color="auto"/>
            <w:left w:val="none" w:sz="0" w:space="0" w:color="auto"/>
            <w:bottom w:val="none" w:sz="0" w:space="0" w:color="auto"/>
            <w:right w:val="none" w:sz="0" w:space="0" w:color="auto"/>
          </w:divBdr>
        </w:div>
        <w:div w:id="350768335">
          <w:marLeft w:val="640"/>
          <w:marRight w:val="0"/>
          <w:marTop w:val="0"/>
          <w:marBottom w:val="0"/>
          <w:divBdr>
            <w:top w:val="none" w:sz="0" w:space="0" w:color="auto"/>
            <w:left w:val="none" w:sz="0" w:space="0" w:color="auto"/>
            <w:bottom w:val="none" w:sz="0" w:space="0" w:color="auto"/>
            <w:right w:val="none" w:sz="0" w:space="0" w:color="auto"/>
          </w:divBdr>
        </w:div>
        <w:div w:id="1353874469">
          <w:marLeft w:val="640"/>
          <w:marRight w:val="0"/>
          <w:marTop w:val="0"/>
          <w:marBottom w:val="0"/>
          <w:divBdr>
            <w:top w:val="none" w:sz="0" w:space="0" w:color="auto"/>
            <w:left w:val="none" w:sz="0" w:space="0" w:color="auto"/>
            <w:bottom w:val="none" w:sz="0" w:space="0" w:color="auto"/>
            <w:right w:val="none" w:sz="0" w:space="0" w:color="auto"/>
          </w:divBdr>
        </w:div>
        <w:div w:id="920649843">
          <w:marLeft w:val="640"/>
          <w:marRight w:val="0"/>
          <w:marTop w:val="0"/>
          <w:marBottom w:val="0"/>
          <w:divBdr>
            <w:top w:val="none" w:sz="0" w:space="0" w:color="auto"/>
            <w:left w:val="none" w:sz="0" w:space="0" w:color="auto"/>
            <w:bottom w:val="none" w:sz="0" w:space="0" w:color="auto"/>
            <w:right w:val="none" w:sz="0" w:space="0" w:color="auto"/>
          </w:divBdr>
        </w:div>
        <w:div w:id="1048577759">
          <w:marLeft w:val="640"/>
          <w:marRight w:val="0"/>
          <w:marTop w:val="0"/>
          <w:marBottom w:val="0"/>
          <w:divBdr>
            <w:top w:val="none" w:sz="0" w:space="0" w:color="auto"/>
            <w:left w:val="none" w:sz="0" w:space="0" w:color="auto"/>
            <w:bottom w:val="none" w:sz="0" w:space="0" w:color="auto"/>
            <w:right w:val="none" w:sz="0" w:space="0" w:color="auto"/>
          </w:divBdr>
        </w:div>
        <w:div w:id="550269620">
          <w:marLeft w:val="640"/>
          <w:marRight w:val="0"/>
          <w:marTop w:val="0"/>
          <w:marBottom w:val="0"/>
          <w:divBdr>
            <w:top w:val="none" w:sz="0" w:space="0" w:color="auto"/>
            <w:left w:val="none" w:sz="0" w:space="0" w:color="auto"/>
            <w:bottom w:val="none" w:sz="0" w:space="0" w:color="auto"/>
            <w:right w:val="none" w:sz="0" w:space="0" w:color="auto"/>
          </w:divBdr>
        </w:div>
        <w:div w:id="2142335002">
          <w:marLeft w:val="640"/>
          <w:marRight w:val="0"/>
          <w:marTop w:val="0"/>
          <w:marBottom w:val="0"/>
          <w:divBdr>
            <w:top w:val="none" w:sz="0" w:space="0" w:color="auto"/>
            <w:left w:val="none" w:sz="0" w:space="0" w:color="auto"/>
            <w:bottom w:val="none" w:sz="0" w:space="0" w:color="auto"/>
            <w:right w:val="none" w:sz="0" w:space="0" w:color="auto"/>
          </w:divBdr>
        </w:div>
        <w:div w:id="1184441722">
          <w:marLeft w:val="640"/>
          <w:marRight w:val="0"/>
          <w:marTop w:val="0"/>
          <w:marBottom w:val="0"/>
          <w:divBdr>
            <w:top w:val="none" w:sz="0" w:space="0" w:color="auto"/>
            <w:left w:val="none" w:sz="0" w:space="0" w:color="auto"/>
            <w:bottom w:val="none" w:sz="0" w:space="0" w:color="auto"/>
            <w:right w:val="none" w:sz="0" w:space="0" w:color="auto"/>
          </w:divBdr>
        </w:div>
        <w:div w:id="1463187413">
          <w:marLeft w:val="640"/>
          <w:marRight w:val="0"/>
          <w:marTop w:val="0"/>
          <w:marBottom w:val="0"/>
          <w:divBdr>
            <w:top w:val="none" w:sz="0" w:space="0" w:color="auto"/>
            <w:left w:val="none" w:sz="0" w:space="0" w:color="auto"/>
            <w:bottom w:val="none" w:sz="0" w:space="0" w:color="auto"/>
            <w:right w:val="none" w:sz="0" w:space="0" w:color="auto"/>
          </w:divBdr>
        </w:div>
        <w:div w:id="1285772001">
          <w:marLeft w:val="640"/>
          <w:marRight w:val="0"/>
          <w:marTop w:val="0"/>
          <w:marBottom w:val="0"/>
          <w:divBdr>
            <w:top w:val="none" w:sz="0" w:space="0" w:color="auto"/>
            <w:left w:val="none" w:sz="0" w:space="0" w:color="auto"/>
            <w:bottom w:val="none" w:sz="0" w:space="0" w:color="auto"/>
            <w:right w:val="none" w:sz="0" w:space="0" w:color="auto"/>
          </w:divBdr>
        </w:div>
        <w:div w:id="329023100">
          <w:marLeft w:val="640"/>
          <w:marRight w:val="0"/>
          <w:marTop w:val="0"/>
          <w:marBottom w:val="0"/>
          <w:divBdr>
            <w:top w:val="none" w:sz="0" w:space="0" w:color="auto"/>
            <w:left w:val="none" w:sz="0" w:space="0" w:color="auto"/>
            <w:bottom w:val="none" w:sz="0" w:space="0" w:color="auto"/>
            <w:right w:val="none" w:sz="0" w:space="0" w:color="auto"/>
          </w:divBdr>
        </w:div>
        <w:div w:id="2031373292">
          <w:marLeft w:val="640"/>
          <w:marRight w:val="0"/>
          <w:marTop w:val="0"/>
          <w:marBottom w:val="0"/>
          <w:divBdr>
            <w:top w:val="none" w:sz="0" w:space="0" w:color="auto"/>
            <w:left w:val="none" w:sz="0" w:space="0" w:color="auto"/>
            <w:bottom w:val="none" w:sz="0" w:space="0" w:color="auto"/>
            <w:right w:val="none" w:sz="0" w:space="0" w:color="auto"/>
          </w:divBdr>
        </w:div>
        <w:div w:id="1146162831">
          <w:marLeft w:val="640"/>
          <w:marRight w:val="0"/>
          <w:marTop w:val="0"/>
          <w:marBottom w:val="0"/>
          <w:divBdr>
            <w:top w:val="none" w:sz="0" w:space="0" w:color="auto"/>
            <w:left w:val="none" w:sz="0" w:space="0" w:color="auto"/>
            <w:bottom w:val="none" w:sz="0" w:space="0" w:color="auto"/>
            <w:right w:val="none" w:sz="0" w:space="0" w:color="auto"/>
          </w:divBdr>
        </w:div>
        <w:div w:id="106001132">
          <w:marLeft w:val="640"/>
          <w:marRight w:val="0"/>
          <w:marTop w:val="0"/>
          <w:marBottom w:val="0"/>
          <w:divBdr>
            <w:top w:val="none" w:sz="0" w:space="0" w:color="auto"/>
            <w:left w:val="none" w:sz="0" w:space="0" w:color="auto"/>
            <w:bottom w:val="none" w:sz="0" w:space="0" w:color="auto"/>
            <w:right w:val="none" w:sz="0" w:space="0" w:color="auto"/>
          </w:divBdr>
        </w:div>
        <w:div w:id="2067407187">
          <w:marLeft w:val="640"/>
          <w:marRight w:val="0"/>
          <w:marTop w:val="0"/>
          <w:marBottom w:val="0"/>
          <w:divBdr>
            <w:top w:val="none" w:sz="0" w:space="0" w:color="auto"/>
            <w:left w:val="none" w:sz="0" w:space="0" w:color="auto"/>
            <w:bottom w:val="none" w:sz="0" w:space="0" w:color="auto"/>
            <w:right w:val="none" w:sz="0" w:space="0" w:color="auto"/>
          </w:divBdr>
        </w:div>
        <w:div w:id="35741711">
          <w:marLeft w:val="640"/>
          <w:marRight w:val="0"/>
          <w:marTop w:val="0"/>
          <w:marBottom w:val="0"/>
          <w:divBdr>
            <w:top w:val="none" w:sz="0" w:space="0" w:color="auto"/>
            <w:left w:val="none" w:sz="0" w:space="0" w:color="auto"/>
            <w:bottom w:val="none" w:sz="0" w:space="0" w:color="auto"/>
            <w:right w:val="none" w:sz="0" w:space="0" w:color="auto"/>
          </w:divBdr>
        </w:div>
        <w:div w:id="923491921">
          <w:marLeft w:val="640"/>
          <w:marRight w:val="0"/>
          <w:marTop w:val="0"/>
          <w:marBottom w:val="0"/>
          <w:divBdr>
            <w:top w:val="none" w:sz="0" w:space="0" w:color="auto"/>
            <w:left w:val="none" w:sz="0" w:space="0" w:color="auto"/>
            <w:bottom w:val="none" w:sz="0" w:space="0" w:color="auto"/>
            <w:right w:val="none" w:sz="0" w:space="0" w:color="auto"/>
          </w:divBdr>
        </w:div>
        <w:div w:id="1632128100">
          <w:marLeft w:val="640"/>
          <w:marRight w:val="0"/>
          <w:marTop w:val="0"/>
          <w:marBottom w:val="0"/>
          <w:divBdr>
            <w:top w:val="none" w:sz="0" w:space="0" w:color="auto"/>
            <w:left w:val="none" w:sz="0" w:space="0" w:color="auto"/>
            <w:bottom w:val="none" w:sz="0" w:space="0" w:color="auto"/>
            <w:right w:val="none" w:sz="0" w:space="0" w:color="auto"/>
          </w:divBdr>
        </w:div>
        <w:div w:id="671638370">
          <w:marLeft w:val="640"/>
          <w:marRight w:val="0"/>
          <w:marTop w:val="0"/>
          <w:marBottom w:val="0"/>
          <w:divBdr>
            <w:top w:val="none" w:sz="0" w:space="0" w:color="auto"/>
            <w:left w:val="none" w:sz="0" w:space="0" w:color="auto"/>
            <w:bottom w:val="none" w:sz="0" w:space="0" w:color="auto"/>
            <w:right w:val="none" w:sz="0" w:space="0" w:color="auto"/>
          </w:divBdr>
        </w:div>
        <w:div w:id="1037268834">
          <w:marLeft w:val="640"/>
          <w:marRight w:val="0"/>
          <w:marTop w:val="0"/>
          <w:marBottom w:val="0"/>
          <w:divBdr>
            <w:top w:val="none" w:sz="0" w:space="0" w:color="auto"/>
            <w:left w:val="none" w:sz="0" w:space="0" w:color="auto"/>
            <w:bottom w:val="none" w:sz="0" w:space="0" w:color="auto"/>
            <w:right w:val="none" w:sz="0" w:space="0" w:color="auto"/>
          </w:divBdr>
        </w:div>
        <w:div w:id="598637567">
          <w:marLeft w:val="640"/>
          <w:marRight w:val="0"/>
          <w:marTop w:val="0"/>
          <w:marBottom w:val="0"/>
          <w:divBdr>
            <w:top w:val="none" w:sz="0" w:space="0" w:color="auto"/>
            <w:left w:val="none" w:sz="0" w:space="0" w:color="auto"/>
            <w:bottom w:val="none" w:sz="0" w:space="0" w:color="auto"/>
            <w:right w:val="none" w:sz="0" w:space="0" w:color="auto"/>
          </w:divBdr>
        </w:div>
        <w:div w:id="165364031">
          <w:marLeft w:val="640"/>
          <w:marRight w:val="0"/>
          <w:marTop w:val="0"/>
          <w:marBottom w:val="0"/>
          <w:divBdr>
            <w:top w:val="none" w:sz="0" w:space="0" w:color="auto"/>
            <w:left w:val="none" w:sz="0" w:space="0" w:color="auto"/>
            <w:bottom w:val="none" w:sz="0" w:space="0" w:color="auto"/>
            <w:right w:val="none" w:sz="0" w:space="0" w:color="auto"/>
          </w:divBdr>
        </w:div>
        <w:div w:id="766509965">
          <w:marLeft w:val="640"/>
          <w:marRight w:val="0"/>
          <w:marTop w:val="0"/>
          <w:marBottom w:val="0"/>
          <w:divBdr>
            <w:top w:val="none" w:sz="0" w:space="0" w:color="auto"/>
            <w:left w:val="none" w:sz="0" w:space="0" w:color="auto"/>
            <w:bottom w:val="none" w:sz="0" w:space="0" w:color="auto"/>
            <w:right w:val="none" w:sz="0" w:space="0" w:color="auto"/>
          </w:divBdr>
        </w:div>
        <w:div w:id="938680787">
          <w:marLeft w:val="640"/>
          <w:marRight w:val="0"/>
          <w:marTop w:val="0"/>
          <w:marBottom w:val="0"/>
          <w:divBdr>
            <w:top w:val="none" w:sz="0" w:space="0" w:color="auto"/>
            <w:left w:val="none" w:sz="0" w:space="0" w:color="auto"/>
            <w:bottom w:val="none" w:sz="0" w:space="0" w:color="auto"/>
            <w:right w:val="none" w:sz="0" w:space="0" w:color="auto"/>
          </w:divBdr>
        </w:div>
        <w:div w:id="800656966">
          <w:marLeft w:val="640"/>
          <w:marRight w:val="0"/>
          <w:marTop w:val="0"/>
          <w:marBottom w:val="0"/>
          <w:divBdr>
            <w:top w:val="none" w:sz="0" w:space="0" w:color="auto"/>
            <w:left w:val="none" w:sz="0" w:space="0" w:color="auto"/>
            <w:bottom w:val="none" w:sz="0" w:space="0" w:color="auto"/>
            <w:right w:val="none" w:sz="0" w:space="0" w:color="auto"/>
          </w:divBdr>
        </w:div>
        <w:div w:id="352613104">
          <w:marLeft w:val="640"/>
          <w:marRight w:val="0"/>
          <w:marTop w:val="0"/>
          <w:marBottom w:val="0"/>
          <w:divBdr>
            <w:top w:val="none" w:sz="0" w:space="0" w:color="auto"/>
            <w:left w:val="none" w:sz="0" w:space="0" w:color="auto"/>
            <w:bottom w:val="none" w:sz="0" w:space="0" w:color="auto"/>
            <w:right w:val="none" w:sz="0" w:space="0" w:color="auto"/>
          </w:divBdr>
        </w:div>
        <w:div w:id="2037386513">
          <w:marLeft w:val="640"/>
          <w:marRight w:val="0"/>
          <w:marTop w:val="0"/>
          <w:marBottom w:val="0"/>
          <w:divBdr>
            <w:top w:val="none" w:sz="0" w:space="0" w:color="auto"/>
            <w:left w:val="none" w:sz="0" w:space="0" w:color="auto"/>
            <w:bottom w:val="none" w:sz="0" w:space="0" w:color="auto"/>
            <w:right w:val="none" w:sz="0" w:space="0" w:color="auto"/>
          </w:divBdr>
        </w:div>
        <w:div w:id="1242981113">
          <w:marLeft w:val="640"/>
          <w:marRight w:val="0"/>
          <w:marTop w:val="0"/>
          <w:marBottom w:val="0"/>
          <w:divBdr>
            <w:top w:val="none" w:sz="0" w:space="0" w:color="auto"/>
            <w:left w:val="none" w:sz="0" w:space="0" w:color="auto"/>
            <w:bottom w:val="none" w:sz="0" w:space="0" w:color="auto"/>
            <w:right w:val="none" w:sz="0" w:space="0" w:color="auto"/>
          </w:divBdr>
        </w:div>
        <w:div w:id="341932054">
          <w:marLeft w:val="640"/>
          <w:marRight w:val="0"/>
          <w:marTop w:val="0"/>
          <w:marBottom w:val="0"/>
          <w:divBdr>
            <w:top w:val="none" w:sz="0" w:space="0" w:color="auto"/>
            <w:left w:val="none" w:sz="0" w:space="0" w:color="auto"/>
            <w:bottom w:val="none" w:sz="0" w:space="0" w:color="auto"/>
            <w:right w:val="none" w:sz="0" w:space="0" w:color="auto"/>
          </w:divBdr>
        </w:div>
        <w:div w:id="491024313">
          <w:marLeft w:val="640"/>
          <w:marRight w:val="0"/>
          <w:marTop w:val="0"/>
          <w:marBottom w:val="0"/>
          <w:divBdr>
            <w:top w:val="none" w:sz="0" w:space="0" w:color="auto"/>
            <w:left w:val="none" w:sz="0" w:space="0" w:color="auto"/>
            <w:bottom w:val="none" w:sz="0" w:space="0" w:color="auto"/>
            <w:right w:val="none" w:sz="0" w:space="0" w:color="auto"/>
          </w:divBdr>
        </w:div>
        <w:div w:id="577593363">
          <w:marLeft w:val="640"/>
          <w:marRight w:val="0"/>
          <w:marTop w:val="0"/>
          <w:marBottom w:val="0"/>
          <w:divBdr>
            <w:top w:val="none" w:sz="0" w:space="0" w:color="auto"/>
            <w:left w:val="none" w:sz="0" w:space="0" w:color="auto"/>
            <w:bottom w:val="none" w:sz="0" w:space="0" w:color="auto"/>
            <w:right w:val="none" w:sz="0" w:space="0" w:color="auto"/>
          </w:divBdr>
        </w:div>
        <w:div w:id="1621260756">
          <w:marLeft w:val="640"/>
          <w:marRight w:val="0"/>
          <w:marTop w:val="0"/>
          <w:marBottom w:val="0"/>
          <w:divBdr>
            <w:top w:val="none" w:sz="0" w:space="0" w:color="auto"/>
            <w:left w:val="none" w:sz="0" w:space="0" w:color="auto"/>
            <w:bottom w:val="none" w:sz="0" w:space="0" w:color="auto"/>
            <w:right w:val="none" w:sz="0" w:space="0" w:color="auto"/>
          </w:divBdr>
        </w:div>
        <w:div w:id="1839541892">
          <w:marLeft w:val="640"/>
          <w:marRight w:val="0"/>
          <w:marTop w:val="0"/>
          <w:marBottom w:val="0"/>
          <w:divBdr>
            <w:top w:val="none" w:sz="0" w:space="0" w:color="auto"/>
            <w:left w:val="none" w:sz="0" w:space="0" w:color="auto"/>
            <w:bottom w:val="none" w:sz="0" w:space="0" w:color="auto"/>
            <w:right w:val="none" w:sz="0" w:space="0" w:color="auto"/>
          </w:divBdr>
        </w:div>
        <w:div w:id="176502243">
          <w:marLeft w:val="640"/>
          <w:marRight w:val="0"/>
          <w:marTop w:val="0"/>
          <w:marBottom w:val="0"/>
          <w:divBdr>
            <w:top w:val="none" w:sz="0" w:space="0" w:color="auto"/>
            <w:left w:val="none" w:sz="0" w:space="0" w:color="auto"/>
            <w:bottom w:val="none" w:sz="0" w:space="0" w:color="auto"/>
            <w:right w:val="none" w:sz="0" w:space="0" w:color="auto"/>
          </w:divBdr>
        </w:div>
        <w:div w:id="1381248080">
          <w:marLeft w:val="640"/>
          <w:marRight w:val="0"/>
          <w:marTop w:val="0"/>
          <w:marBottom w:val="0"/>
          <w:divBdr>
            <w:top w:val="none" w:sz="0" w:space="0" w:color="auto"/>
            <w:left w:val="none" w:sz="0" w:space="0" w:color="auto"/>
            <w:bottom w:val="none" w:sz="0" w:space="0" w:color="auto"/>
            <w:right w:val="none" w:sz="0" w:space="0" w:color="auto"/>
          </w:divBdr>
        </w:div>
        <w:div w:id="5835655">
          <w:marLeft w:val="640"/>
          <w:marRight w:val="0"/>
          <w:marTop w:val="0"/>
          <w:marBottom w:val="0"/>
          <w:divBdr>
            <w:top w:val="none" w:sz="0" w:space="0" w:color="auto"/>
            <w:left w:val="none" w:sz="0" w:space="0" w:color="auto"/>
            <w:bottom w:val="none" w:sz="0" w:space="0" w:color="auto"/>
            <w:right w:val="none" w:sz="0" w:space="0" w:color="auto"/>
          </w:divBdr>
        </w:div>
        <w:div w:id="1410154427">
          <w:marLeft w:val="640"/>
          <w:marRight w:val="0"/>
          <w:marTop w:val="0"/>
          <w:marBottom w:val="0"/>
          <w:divBdr>
            <w:top w:val="none" w:sz="0" w:space="0" w:color="auto"/>
            <w:left w:val="none" w:sz="0" w:space="0" w:color="auto"/>
            <w:bottom w:val="none" w:sz="0" w:space="0" w:color="auto"/>
            <w:right w:val="none" w:sz="0" w:space="0" w:color="auto"/>
          </w:divBdr>
        </w:div>
        <w:div w:id="190462886">
          <w:marLeft w:val="640"/>
          <w:marRight w:val="0"/>
          <w:marTop w:val="0"/>
          <w:marBottom w:val="0"/>
          <w:divBdr>
            <w:top w:val="none" w:sz="0" w:space="0" w:color="auto"/>
            <w:left w:val="none" w:sz="0" w:space="0" w:color="auto"/>
            <w:bottom w:val="none" w:sz="0" w:space="0" w:color="auto"/>
            <w:right w:val="none" w:sz="0" w:space="0" w:color="auto"/>
          </w:divBdr>
        </w:div>
        <w:div w:id="1607615917">
          <w:marLeft w:val="640"/>
          <w:marRight w:val="0"/>
          <w:marTop w:val="0"/>
          <w:marBottom w:val="0"/>
          <w:divBdr>
            <w:top w:val="none" w:sz="0" w:space="0" w:color="auto"/>
            <w:left w:val="none" w:sz="0" w:space="0" w:color="auto"/>
            <w:bottom w:val="none" w:sz="0" w:space="0" w:color="auto"/>
            <w:right w:val="none" w:sz="0" w:space="0" w:color="auto"/>
          </w:divBdr>
        </w:div>
        <w:div w:id="573783637">
          <w:marLeft w:val="640"/>
          <w:marRight w:val="0"/>
          <w:marTop w:val="0"/>
          <w:marBottom w:val="0"/>
          <w:divBdr>
            <w:top w:val="none" w:sz="0" w:space="0" w:color="auto"/>
            <w:left w:val="none" w:sz="0" w:space="0" w:color="auto"/>
            <w:bottom w:val="none" w:sz="0" w:space="0" w:color="auto"/>
            <w:right w:val="none" w:sz="0" w:space="0" w:color="auto"/>
          </w:divBdr>
        </w:div>
        <w:div w:id="1488591904">
          <w:marLeft w:val="640"/>
          <w:marRight w:val="0"/>
          <w:marTop w:val="0"/>
          <w:marBottom w:val="0"/>
          <w:divBdr>
            <w:top w:val="none" w:sz="0" w:space="0" w:color="auto"/>
            <w:left w:val="none" w:sz="0" w:space="0" w:color="auto"/>
            <w:bottom w:val="none" w:sz="0" w:space="0" w:color="auto"/>
            <w:right w:val="none" w:sz="0" w:space="0" w:color="auto"/>
          </w:divBdr>
        </w:div>
        <w:div w:id="327024801">
          <w:marLeft w:val="640"/>
          <w:marRight w:val="0"/>
          <w:marTop w:val="0"/>
          <w:marBottom w:val="0"/>
          <w:divBdr>
            <w:top w:val="none" w:sz="0" w:space="0" w:color="auto"/>
            <w:left w:val="none" w:sz="0" w:space="0" w:color="auto"/>
            <w:bottom w:val="none" w:sz="0" w:space="0" w:color="auto"/>
            <w:right w:val="none" w:sz="0" w:space="0" w:color="auto"/>
          </w:divBdr>
        </w:div>
        <w:div w:id="731150774">
          <w:marLeft w:val="640"/>
          <w:marRight w:val="0"/>
          <w:marTop w:val="0"/>
          <w:marBottom w:val="0"/>
          <w:divBdr>
            <w:top w:val="none" w:sz="0" w:space="0" w:color="auto"/>
            <w:left w:val="none" w:sz="0" w:space="0" w:color="auto"/>
            <w:bottom w:val="none" w:sz="0" w:space="0" w:color="auto"/>
            <w:right w:val="none" w:sz="0" w:space="0" w:color="auto"/>
          </w:divBdr>
        </w:div>
        <w:div w:id="1429276011">
          <w:marLeft w:val="640"/>
          <w:marRight w:val="0"/>
          <w:marTop w:val="0"/>
          <w:marBottom w:val="0"/>
          <w:divBdr>
            <w:top w:val="none" w:sz="0" w:space="0" w:color="auto"/>
            <w:left w:val="none" w:sz="0" w:space="0" w:color="auto"/>
            <w:bottom w:val="none" w:sz="0" w:space="0" w:color="auto"/>
            <w:right w:val="none" w:sz="0" w:space="0" w:color="auto"/>
          </w:divBdr>
        </w:div>
        <w:div w:id="1765032940">
          <w:marLeft w:val="640"/>
          <w:marRight w:val="0"/>
          <w:marTop w:val="0"/>
          <w:marBottom w:val="0"/>
          <w:divBdr>
            <w:top w:val="none" w:sz="0" w:space="0" w:color="auto"/>
            <w:left w:val="none" w:sz="0" w:space="0" w:color="auto"/>
            <w:bottom w:val="none" w:sz="0" w:space="0" w:color="auto"/>
            <w:right w:val="none" w:sz="0" w:space="0" w:color="auto"/>
          </w:divBdr>
        </w:div>
        <w:div w:id="1441610090">
          <w:marLeft w:val="640"/>
          <w:marRight w:val="0"/>
          <w:marTop w:val="0"/>
          <w:marBottom w:val="0"/>
          <w:divBdr>
            <w:top w:val="none" w:sz="0" w:space="0" w:color="auto"/>
            <w:left w:val="none" w:sz="0" w:space="0" w:color="auto"/>
            <w:bottom w:val="none" w:sz="0" w:space="0" w:color="auto"/>
            <w:right w:val="none" w:sz="0" w:space="0" w:color="auto"/>
          </w:divBdr>
        </w:div>
        <w:div w:id="620889131">
          <w:marLeft w:val="640"/>
          <w:marRight w:val="0"/>
          <w:marTop w:val="0"/>
          <w:marBottom w:val="0"/>
          <w:divBdr>
            <w:top w:val="none" w:sz="0" w:space="0" w:color="auto"/>
            <w:left w:val="none" w:sz="0" w:space="0" w:color="auto"/>
            <w:bottom w:val="none" w:sz="0" w:space="0" w:color="auto"/>
            <w:right w:val="none" w:sz="0" w:space="0" w:color="auto"/>
          </w:divBdr>
        </w:div>
        <w:div w:id="2006471567">
          <w:marLeft w:val="640"/>
          <w:marRight w:val="0"/>
          <w:marTop w:val="0"/>
          <w:marBottom w:val="0"/>
          <w:divBdr>
            <w:top w:val="none" w:sz="0" w:space="0" w:color="auto"/>
            <w:left w:val="none" w:sz="0" w:space="0" w:color="auto"/>
            <w:bottom w:val="none" w:sz="0" w:space="0" w:color="auto"/>
            <w:right w:val="none" w:sz="0" w:space="0" w:color="auto"/>
          </w:divBdr>
        </w:div>
        <w:div w:id="649866796">
          <w:marLeft w:val="640"/>
          <w:marRight w:val="0"/>
          <w:marTop w:val="0"/>
          <w:marBottom w:val="0"/>
          <w:divBdr>
            <w:top w:val="none" w:sz="0" w:space="0" w:color="auto"/>
            <w:left w:val="none" w:sz="0" w:space="0" w:color="auto"/>
            <w:bottom w:val="none" w:sz="0" w:space="0" w:color="auto"/>
            <w:right w:val="none" w:sz="0" w:space="0" w:color="auto"/>
          </w:divBdr>
        </w:div>
        <w:div w:id="1476992584">
          <w:marLeft w:val="640"/>
          <w:marRight w:val="0"/>
          <w:marTop w:val="0"/>
          <w:marBottom w:val="0"/>
          <w:divBdr>
            <w:top w:val="none" w:sz="0" w:space="0" w:color="auto"/>
            <w:left w:val="none" w:sz="0" w:space="0" w:color="auto"/>
            <w:bottom w:val="none" w:sz="0" w:space="0" w:color="auto"/>
            <w:right w:val="none" w:sz="0" w:space="0" w:color="auto"/>
          </w:divBdr>
        </w:div>
        <w:div w:id="1034384790">
          <w:marLeft w:val="640"/>
          <w:marRight w:val="0"/>
          <w:marTop w:val="0"/>
          <w:marBottom w:val="0"/>
          <w:divBdr>
            <w:top w:val="none" w:sz="0" w:space="0" w:color="auto"/>
            <w:left w:val="none" w:sz="0" w:space="0" w:color="auto"/>
            <w:bottom w:val="none" w:sz="0" w:space="0" w:color="auto"/>
            <w:right w:val="none" w:sz="0" w:space="0" w:color="auto"/>
          </w:divBdr>
        </w:div>
        <w:div w:id="627859836">
          <w:marLeft w:val="640"/>
          <w:marRight w:val="0"/>
          <w:marTop w:val="0"/>
          <w:marBottom w:val="0"/>
          <w:divBdr>
            <w:top w:val="none" w:sz="0" w:space="0" w:color="auto"/>
            <w:left w:val="none" w:sz="0" w:space="0" w:color="auto"/>
            <w:bottom w:val="none" w:sz="0" w:space="0" w:color="auto"/>
            <w:right w:val="none" w:sz="0" w:space="0" w:color="auto"/>
          </w:divBdr>
        </w:div>
        <w:div w:id="1719891658">
          <w:marLeft w:val="640"/>
          <w:marRight w:val="0"/>
          <w:marTop w:val="0"/>
          <w:marBottom w:val="0"/>
          <w:divBdr>
            <w:top w:val="none" w:sz="0" w:space="0" w:color="auto"/>
            <w:left w:val="none" w:sz="0" w:space="0" w:color="auto"/>
            <w:bottom w:val="none" w:sz="0" w:space="0" w:color="auto"/>
            <w:right w:val="none" w:sz="0" w:space="0" w:color="auto"/>
          </w:divBdr>
        </w:div>
        <w:div w:id="1066532910">
          <w:marLeft w:val="640"/>
          <w:marRight w:val="0"/>
          <w:marTop w:val="0"/>
          <w:marBottom w:val="0"/>
          <w:divBdr>
            <w:top w:val="none" w:sz="0" w:space="0" w:color="auto"/>
            <w:left w:val="none" w:sz="0" w:space="0" w:color="auto"/>
            <w:bottom w:val="none" w:sz="0" w:space="0" w:color="auto"/>
            <w:right w:val="none" w:sz="0" w:space="0" w:color="auto"/>
          </w:divBdr>
        </w:div>
        <w:div w:id="2133789589">
          <w:marLeft w:val="640"/>
          <w:marRight w:val="0"/>
          <w:marTop w:val="0"/>
          <w:marBottom w:val="0"/>
          <w:divBdr>
            <w:top w:val="none" w:sz="0" w:space="0" w:color="auto"/>
            <w:left w:val="none" w:sz="0" w:space="0" w:color="auto"/>
            <w:bottom w:val="none" w:sz="0" w:space="0" w:color="auto"/>
            <w:right w:val="none" w:sz="0" w:space="0" w:color="auto"/>
          </w:divBdr>
        </w:div>
        <w:div w:id="1652295419">
          <w:marLeft w:val="640"/>
          <w:marRight w:val="0"/>
          <w:marTop w:val="0"/>
          <w:marBottom w:val="0"/>
          <w:divBdr>
            <w:top w:val="none" w:sz="0" w:space="0" w:color="auto"/>
            <w:left w:val="none" w:sz="0" w:space="0" w:color="auto"/>
            <w:bottom w:val="none" w:sz="0" w:space="0" w:color="auto"/>
            <w:right w:val="none" w:sz="0" w:space="0" w:color="auto"/>
          </w:divBdr>
        </w:div>
        <w:div w:id="1556626219">
          <w:marLeft w:val="640"/>
          <w:marRight w:val="0"/>
          <w:marTop w:val="0"/>
          <w:marBottom w:val="0"/>
          <w:divBdr>
            <w:top w:val="none" w:sz="0" w:space="0" w:color="auto"/>
            <w:left w:val="none" w:sz="0" w:space="0" w:color="auto"/>
            <w:bottom w:val="none" w:sz="0" w:space="0" w:color="auto"/>
            <w:right w:val="none" w:sz="0" w:space="0" w:color="auto"/>
          </w:divBdr>
        </w:div>
        <w:div w:id="1975942599">
          <w:marLeft w:val="640"/>
          <w:marRight w:val="0"/>
          <w:marTop w:val="0"/>
          <w:marBottom w:val="0"/>
          <w:divBdr>
            <w:top w:val="none" w:sz="0" w:space="0" w:color="auto"/>
            <w:left w:val="none" w:sz="0" w:space="0" w:color="auto"/>
            <w:bottom w:val="none" w:sz="0" w:space="0" w:color="auto"/>
            <w:right w:val="none" w:sz="0" w:space="0" w:color="auto"/>
          </w:divBdr>
        </w:div>
        <w:div w:id="1574315388">
          <w:marLeft w:val="640"/>
          <w:marRight w:val="0"/>
          <w:marTop w:val="0"/>
          <w:marBottom w:val="0"/>
          <w:divBdr>
            <w:top w:val="none" w:sz="0" w:space="0" w:color="auto"/>
            <w:left w:val="none" w:sz="0" w:space="0" w:color="auto"/>
            <w:bottom w:val="none" w:sz="0" w:space="0" w:color="auto"/>
            <w:right w:val="none" w:sz="0" w:space="0" w:color="auto"/>
          </w:divBdr>
        </w:div>
        <w:div w:id="238950826">
          <w:marLeft w:val="640"/>
          <w:marRight w:val="0"/>
          <w:marTop w:val="0"/>
          <w:marBottom w:val="0"/>
          <w:divBdr>
            <w:top w:val="none" w:sz="0" w:space="0" w:color="auto"/>
            <w:left w:val="none" w:sz="0" w:space="0" w:color="auto"/>
            <w:bottom w:val="none" w:sz="0" w:space="0" w:color="auto"/>
            <w:right w:val="none" w:sz="0" w:space="0" w:color="auto"/>
          </w:divBdr>
        </w:div>
        <w:div w:id="227495219">
          <w:marLeft w:val="640"/>
          <w:marRight w:val="0"/>
          <w:marTop w:val="0"/>
          <w:marBottom w:val="0"/>
          <w:divBdr>
            <w:top w:val="none" w:sz="0" w:space="0" w:color="auto"/>
            <w:left w:val="none" w:sz="0" w:space="0" w:color="auto"/>
            <w:bottom w:val="none" w:sz="0" w:space="0" w:color="auto"/>
            <w:right w:val="none" w:sz="0" w:space="0" w:color="auto"/>
          </w:divBdr>
        </w:div>
        <w:div w:id="873347633">
          <w:marLeft w:val="640"/>
          <w:marRight w:val="0"/>
          <w:marTop w:val="0"/>
          <w:marBottom w:val="0"/>
          <w:divBdr>
            <w:top w:val="none" w:sz="0" w:space="0" w:color="auto"/>
            <w:left w:val="none" w:sz="0" w:space="0" w:color="auto"/>
            <w:bottom w:val="none" w:sz="0" w:space="0" w:color="auto"/>
            <w:right w:val="none" w:sz="0" w:space="0" w:color="auto"/>
          </w:divBdr>
        </w:div>
        <w:div w:id="22369123">
          <w:marLeft w:val="640"/>
          <w:marRight w:val="0"/>
          <w:marTop w:val="0"/>
          <w:marBottom w:val="0"/>
          <w:divBdr>
            <w:top w:val="none" w:sz="0" w:space="0" w:color="auto"/>
            <w:left w:val="none" w:sz="0" w:space="0" w:color="auto"/>
            <w:bottom w:val="none" w:sz="0" w:space="0" w:color="auto"/>
            <w:right w:val="none" w:sz="0" w:space="0" w:color="auto"/>
          </w:divBdr>
        </w:div>
        <w:div w:id="556936648">
          <w:marLeft w:val="640"/>
          <w:marRight w:val="0"/>
          <w:marTop w:val="0"/>
          <w:marBottom w:val="0"/>
          <w:divBdr>
            <w:top w:val="none" w:sz="0" w:space="0" w:color="auto"/>
            <w:left w:val="none" w:sz="0" w:space="0" w:color="auto"/>
            <w:bottom w:val="none" w:sz="0" w:space="0" w:color="auto"/>
            <w:right w:val="none" w:sz="0" w:space="0" w:color="auto"/>
          </w:divBdr>
        </w:div>
        <w:div w:id="1909606833">
          <w:marLeft w:val="640"/>
          <w:marRight w:val="0"/>
          <w:marTop w:val="0"/>
          <w:marBottom w:val="0"/>
          <w:divBdr>
            <w:top w:val="none" w:sz="0" w:space="0" w:color="auto"/>
            <w:left w:val="none" w:sz="0" w:space="0" w:color="auto"/>
            <w:bottom w:val="none" w:sz="0" w:space="0" w:color="auto"/>
            <w:right w:val="none" w:sz="0" w:space="0" w:color="auto"/>
          </w:divBdr>
        </w:div>
        <w:div w:id="755715053">
          <w:marLeft w:val="640"/>
          <w:marRight w:val="0"/>
          <w:marTop w:val="0"/>
          <w:marBottom w:val="0"/>
          <w:divBdr>
            <w:top w:val="none" w:sz="0" w:space="0" w:color="auto"/>
            <w:left w:val="none" w:sz="0" w:space="0" w:color="auto"/>
            <w:bottom w:val="none" w:sz="0" w:space="0" w:color="auto"/>
            <w:right w:val="none" w:sz="0" w:space="0" w:color="auto"/>
          </w:divBdr>
        </w:div>
        <w:div w:id="1733189699">
          <w:marLeft w:val="640"/>
          <w:marRight w:val="0"/>
          <w:marTop w:val="0"/>
          <w:marBottom w:val="0"/>
          <w:divBdr>
            <w:top w:val="none" w:sz="0" w:space="0" w:color="auto"/>
            <w:left w:val="none" w:sz="0" w:space="0" w:color="auto"/>
            <w:bottom w:val="none" w:sz="0" w:space="0" w:color="auto"/>
            <w:right w:val="none" w:sz="0" w:space="0" w:color="auto"/>
          </w:divBdr>
        </w:div>
        <w:div w:id="248658034">
          <w:marLeft w:val="640"/>
          <w:marRight w:val="0"/>
          <w:marTop w:val="0"/>
          <w:marBottom w:val="0"/>
          <w:divBdr>
            <w:top w:val="none" w:sz="0" w:space="0" w:color="auto"/>
            <w:left w:val="none" w:sz="0" w:space="0" w:color="auto"/>
            <w:bottom w:val="none" w:sz="0" w:space="0" w:color="auto"/>
            <w:right w:val="none" w:sz="0" w:space="0" w:color="auto"/>
          </w:divBdr>
        </w:div>
        <w:div w:id="386884069">
          <w:marLeft w:val="640"/>
          <w:marRight w:val="0"/>
          <w:marTop w:val="0"/>
          <w:marBottom w:val="0"/>
          <w:divBdr>
            <w:top w:val="none" w:sz="0" w:space="0" w:color="auto"/>
            <w:left w:val="none" w:sz="0" w:space="0" w:color="auto"/>
            <w:bottom w:val="none" w:sz="0" w:space="0" w:color="auto"/>
            <w:right w:val="none" w:sz="0" w:space="0" w:color="auto"/>
          </w:divBdr>
        </w:div>
        <w:div w:id="722142530">
          <w:marLeft w:val="640"/>
          <w:marRight w:val="0"/>
          <w:marTop w:val="0"/>
          <w:marBottom w:val="0"/>
          <w:divBdr>
            <w:top w:val="none" w:sz="0" w:space="0" w:color="auto"/>
            <w:left w:val="none" w:sz="0" w:space="0" w:color="auto"/>
            <w:bottom w:val="none" w:sz="0" w:space="0" w:color="auto"/>
            <w:right w:val="none" w:sz="0" w:space="0" w:color="auto"/>
          </w:divBdr>
        </w:div>
        <w:div w:id="1184829393">
          <w:marLeft w:val="640"/>
          <w:marRight w:val="0"/>
          <w:marTop w:val="0"/>
          <w:marBottom w:val="0"/>
          <w:divBdr>
            <w:top w:val="none" w:sz="0" w:space="0" w:color="auto"/>
            <w:left w:val="none" w:sz="0" w:space="0" w:color="auto"/>
            <w:bottom w:val="none" w:sz="0" w:space="0" w:color="auto"/>
            <w:right w:val="none" w:sz="0" w:space="0" w:color="auto"/>
          </w:divBdr>
        </w:div>
        <w:div w:id="1458841095">
          <w:marLeft w:val="640"/>
          <w:marRight w:val="0"/>
          <w:marTop w:val="0"/>
          <w:marBottom w:val="0"/>
          <w:divBdr>
            <w:top w:val="none" w:sz="0" w:space="0" w:color="auto"/>
            <w:left w:val="none" w:sz="0" w:space="0" w:color="auto"/>
            <w:bottom w:val="none" w:sz="0" w:space="0" w:color="auto"/>
            <w:right w:val="none" w:sz="0" w:space="0" w:color="auto"/>
          </w:divBdr>
        </w:div>
        <w:div w:id="1939023621">
          <w:marLeft w:val="640"/>
          <w:marRight w:val="0"/>
          <w:marTop w:val="0"/>
          <w:marBottom w:val="0"/>
          <w:divBdr>
            <w:top w:val="none" w:sz="0" w:space="0" w:color="auto"/>
            <w:left w:val="none" w:sz="0" w:space="0" w:color="auto"/>
            <w:bottom w:val="none" w:sz="0" w:space="0" w:color="auto"/>
            <w:right w:val="none" w:sz="0" w:space="0" w:color="auto"/>
          </w:divBdr>
        </w:div>
        <w:div w:id="55013477">
          <w:marLeft w:val="640"/>
          <w:marRight w:val="0"/>
          <w:marTop w:val="0"/>
          <w:marBottom w:val="0"/>
          <w:divBdr>
            <w:top w:val="none" w:sz="0" w:space="0" w:color="auto"/>
            <w:left w:val="none" w:sz="0" w:space="0" w:color="auto"/>
            <w:bottom w:val="none" w:sz="0" w:space="0" w:color="auto"/>
            <w:right w:val="none" w:sz="0" w:space="0" w:color="auto"/>
          </w:divBdr>
        </w:div>
        <w:div w:id="2004046709">
          <w:marLeft w:val="640"/>
          <w:marRight w:val="0"/>
          <w:marTop w:val="0"/>
          <w:marBottom w:val="0"/>
          <w:divBdr>
            <w:top w:val="none" w:sz="0" w:space="0" w:color="auto"/>
            <w:left w:val="none" w:sz="0" w:space="0" w:color="auto"/>
            <w:bottom w:val="none" w:sz="0" w:space="0" w:color="auto"/>
            <w:right w:val="none" w:sz="0" w:space="0" w:color="auto"/>
          </w:divBdr>
        </w:div>
        <w:div w:id="1187520963">
          <w:marLeft w:val="640"/>
          <w:marRight w:val="0"/>
          <w:marTop w:val="0"/>
          <w:marBottom w:val="0"/>
          <w:divBdr>
            <w:top w:val="none" w:sz="0" w:space="0" w:color="auto"/>
            <w:left w:val="none" w:sz="0" w:space="0" w:color="auto"/>
            <w:bottom w:val="none" w:sz="0" w:space="0" w:color="auto"/>
            <w:right w:val="none" w:sz="0" w:space="0" w:color="auto"/>
          </w:divBdr>
        </w:div>
        <w:div w:id="1023895589">
          <w:marLeft w:val="640"/>
          <w:marRight w:val="0"/>
          <w:marTop w:val="0"/>
          <w:marBottom w:val="0"/>
          <w:divBdr>
            <w:top w:val="none" w:sz="0" w:space="0" w:color="auto"/>
            <w:left w:val="none" w:sz="0" w:space="0" w:color="auto"/>
            <w:bottom w:val="none" w:sz="0" w:space="0" w:color="auto"/>
            <w:right w:val="none" w:sz="0" w:space="0" w:color="auto"/>
          </w:divBdr>
        </w:div>
        <w:div w:id="1846936230">
          <w:marLeft w:val="640"/>
          <w:marRight w:val="0"/>
          <w:marTop w:val="0"/>
          <w:marBottom w:val="0"/>
          <w:divBdr>
            <w:top w:val="none" w:sz="0" w:space="0" w:color="auto"/>
            <w:left w:val="none" w:sz="0" w:space="0" w:color="auto"/>
            <w:bottom w:val="none" w:sz="0" w:space="0" w:color="auto"/>
            <w:right w:val="none" w:sz="0" w:space="0" w:color="auto"/>
          </w:divBdr>
        </w:div>
        <w:div w:id="846555357">
          <w:marLeft w:val="640"/>
          <w:marRight w:val="0"/>
          <w:marTop w:val="0"/>
          <w:marBottom w:val="0"/>
          <w:divBdr>
            <w:top w:val="none" w:sz="0" w:space="0" w:color="auto"/>
            <w:left w:val="none" w:sz="0" w:space="0" w:color="auto"/>
            <w:bottom w:val="none" w:sz="0" w:space="0" w:color="auto"/>
            <w:right w:val="none" w:sz="0" w:space="0" w:color="auto"/>
          </w:divBdr>
        </w:div>
        <w:div w:id="69236780">
          <w:marLeft w:val="640"/>
          <w:marRight w:val="0"/>
          <w:marTop w:val="0"/>
          <w:marBottom w:val="0"/>
          <w:divBdr>
            <w:top w:val="none" w:sz="0" w:space="0" w:color="auto"/>
            <w:left w:val="none" w:sz="0" w:space="0" w:color="auto"/>
            <w:bottom w:val="none" w:sz="0" w:space="0" w:color="auto"/>
            <w:right w:val="none" w:sz="0" w:space="0" w:color="auto"/>
          </w:divBdr>
        </w:div>
        <w:div w:id="1451977495">
          <w:marLeft w:val="640"/>
          <w:marRight w:val="0"/>
          <w:marTop w:val="0"/>
          <w:marBottom w:val="0"/>
          <w:divBdr>
            <w:top w:val="none" w:sz="0" w:space="0" w:color="auto"/>
            <w:left w:val="none" w:sz="0" w:space="0" w:color="auto"/>
            <w:bottom w:val="none" w:sz="0" w:space="0" w:color="auto"/>
            <w:right w:val="none" w:sz="0" w:space="0" w:color="auto"/>
          </w:divBdr>
        </w:div>
        <w:div w:id="1939288632">
          <w:marLeft w:val="640"/>
          <w:marRight w:val="0"/>
          <w:marTop w:val="0"/>
          <w:marBottom w:val="0"/>
          <w:divBdr>
            <w:top w:val="none" w:sz="0" w:space="0" w:color="auto"/>
            <w:left w:val="none" w:sz="0" w:space="0" w:color="auto"/>
            <w:bottom w:val="none" w:sz="0" w:space="0" w:color="auto"/>
            <w:right w:val="none" w:sz="0" w:space="0" w:color="auto"/>
          </w:divBdr>
        </w:div>
        <w:div w:id="697316603">
          <w:marLeft w:val="640"/>
          <w:marRight w:val="0"/>
          <w:marTop w:val="0"/>
          <w:marBottom w:val="0"/>
          <w:divBdr>
            <w:top w:val="none" w:sz="0" w:space="0" w:color="auto"/>
            <w:left w:val="none" w:sz="0" w:space="0" w:color="auto"/>
            <w:bottom w:val="none" w:sz="0" w:space="0" w:color="auto"/>
            <w:right w:val="none" w:sz="0" w:space="0" w:color="auto"/>
          </w:divBdr>
        </w:div>
      </w:divsChild>
    </w:div>
    <w:div w:id="459617933">
      <w:bodyDiv w:val="1"/>
      <w:marLeft w:val="0"/>
      <w:marRight w:val="0"/>
      <w:marTop w:val="0"/>
      <w:marBottom w:val="0"/>
      <w:divBdr>
        <w:top w:val="none" w:sz="0" w:space="0" w:color="auto"/>
        <w:left w:val="none" w:sz="0" w:space="0" w:color="auto"/>
        <w:bottom w:val="none" w:sz="0" w:space="0" w:color="auto"/>
        <w:right w:val="none" w:sz="0" w:space="0" w:color="auto"/>
      </w:divBdr>
      <w:divsChild>
        <w:div w:id="1940259607">
          <w:marLeft w:val="640"/>
          <w:marRight w:val="0"/>
          <w:marTop w:val="0"/>
          <w:marBottom w:val="0"/>
          <w:divBdr>
            <w:top w:val="none" w:sz="0" w:space="0" w:color="auto"/>
            <w:left w:val="none" w:sz="0" w:space="0" w:color="auto"/>
            <w:bottom w:val="none" w:sz="0" w:space="0" w:color="auto"/>
            <w:right w:val="none" w:sz="0" w:space="0" w:color="auto"/>
          </w:divBdr>
        </w:div>
        <w:div w:id="64576917">
          <w:marLeft w:val="640"/>
          <w:marRight w:val="0"/>
          <w:marTop w:val="0"/>
          <w:marBottom w:val="0"/>
          <w:divBdr>
            <w:top w:val="none" w:sz="0" w:space="0" w:color="auto"/>
            <w:left w:val="none" w:sz="0" w:space="0" w:color="auto"/>
            <w:bottom w:val="none" w:sz="0" w:space="0" w:color="auto"/>
            <w:right w:val="none" w:sz="0" w:space="0" w:color="auto"/>
          </w:divBdr>
        </w:div>
        <w:div w:id="970015071">
          <w:marLeft w:val="640"/>
          <w:marRight w:val="0"/>
          <w:marTop w:val="0"/>
          <w:marBottom w:val="0"/>
          <w:divBdr>
            <w:top w:val="none" w:sz="0" w:space="0" w:color="auto"/>
            <w:left w:val="none" w:sz="0" w:space="0" w:color="auto"/>
            <w:bottom w:val="none" w:sz="0" w:space="0" w:color="auto"/>
            <w:right w:val="none" w:sz="0" w:space="0" w:color="auto"/>
          </w:divBdr>
        </w:div>
        <w:div w:id="1970864395">
          <w:marLeft w:val="640"/>
          <w:marRight w:val="0"/>
          <w:marTop w:val="0"/>
          <w:marBottom w:val="0"/>
          <w:divBdr>
            <w:top w:val="none" w:sz="0" w:space="0" w:color="auto"/>
            <w:left w:val="none" w:sz="0" w:space="0" w:color="auto"/>
            <w:bottom w:val="none" w:sz="0" w:space="0" w:color="auto"/>
            <w:right w:val="none" w:sz="0" w:space="0" w:color="auto"/>
          </w:divBdr>
        </w:div>
        <w:div w:id="2049867439">
          <w:marLeft w:val="640"/>
          <w:marRight w:val="0"/>
          <w:marTop w:val="0"/>
          <w:marBottom w:val="0"/>
          <w:divBdr>
            <w:top w:val="none" w:sz="0" w:space="0" w:color="auto"/>
            <w:left w:val="none" w:sz="0" w:space="0" w:color="auto"/>
            <w:bottom w:val="none" w:sz="0" w:space="0" w:color="auto"/>
            <w:right w:val="none" w:sz="0" w:space="0" w:color="auto"/>
          </w:divBdr>
        </w:div>
        <w:div w:id="1045640914">
          <w:marLeft w:val="640"/>
          <w:marRight w:val="0"/>
          <w:marTop w:val="0"/>
          <w:marBottom w:val="0"/>
          <w:divBdr>
            <w:top w:val="none" w:sz="0" w:space="0" w:color="auto"/>
            <w:left w:val="none" w:sz="0" w:space="0" w:color="auto"/>
            <w:bottom w:val="none" w:sz="0" w:space="0" w:color="auto"/>
            <w:right w:val="none" w:sz="0" w:space="0" w:color="auto"/>
          </w:divBdr>
        </w:div>
        <w:div w:id="698745314">
          <w:marLeft w:val="640"/>
          <w:marRight w:val="0"/>
          <w:marTop w:val="0"/>
          <w:marBottom w:val="0"/>
          <w:divBdr>
            <w:top w:val="none" w:sz="0" w:space="0" w:color="auto"/>
            <w:left w:val="none" w:sz="0" w:space="0" w:color="auto"/>
            <w:bottom w:val="none" w:sz="0" w:space="0" w:color="auto"/>
            <w:right w:val="none" w:sz="0" w:space="0" w:color="auto"/>
          </w:divBdr>
        </w:div>
        <w:div w:id="1100568642">
          <w:marLeft w:val="640"/>
          <w:marRight w:val="0"/>
          <w:marTop w:val="0"/>
          <w:marBottom w:val="0"/>
          <w:divBdr>
            <w:top w:val="none" w:sz="0" w:space="0" w:color="auto"/>
            <w:left w:val="none" w:sz="0" w:space="0" w:color="auto"/>
            <w:bottom w:val="none" w:sz="0" w:space="0" w:color="auto"/>
            <w:right w:val="none" w:sz="0" w:space="0" w:color="auto"/>
          </w:divBdr>
        </w:div>
        <w:div w:id="2091848307">
          <w:marLeft w:val="640"/>
          <w:marRight w:val="0"/>
          <w:marTop w:val="0"/>
          <w:marBottom w:val="0"/>
          <w:divBdr>
            <w:top w:val="none" w:sz="0" w:space="0" w:color="auto"/>
            <w:left w:val="none" w:sz="0" w:space="0" w:color="auto"/>
            <w:bottom w:val="none" w:sz="0" w:space="0" w:color="auto"/>
            <w:right w:val="none" w:sz="0" w:space="0" w:color="auto"/>
          </w:divBdr>
        </w:div>
        <w:div w:id="1708137426">
          <w:marLeft w:val="640"/>
          <w:marRight w:val="0"/>
          <w:marTop w:val="0"/>
          <w:marBottom w:val="0"/>
          <w:divBdr>
            <w:top w:val="none" w:sz="0" w:space="0" w:color="auto"/>
            <w:left w:val="none" w:sz="0" w:space="0" w:color="auto"/>
            <w:bottom w:val="none" w:sz="0" w:space="0" w:color="auto"/>
            <w:right w:val="none" w:sz="0" w:space="0" w:color="auto"/>
          </w:divBdr>
        </w:div>
        <w:div w:id="1723094006">
          <w:marLeft w:val="640"/>
          <w:marRight w:val="0"/>
          <w:marTop w:val="0"/>
          <w:marBottom w:val="0"/>
          <w:divBdr>
            <w:top w:val="none" w:sz="0" w:space="0" w:color="auto"/>
            <w:left w:val="none" w:sz="0" w:space="0" w:color="auto"/>
            <w:bottom w:val="none" w:sz="0" w:space="0" w:color="auto"/>
            <w:right w:val="none" w:sz="0" w:space="0" w:color="auto"/>
          </w:divBdr>
        </w:div>
        <w:div w:id="332877791">
          <w:marLeft w:val="640"/>
          <w:marRight w:val="0"/>
          <w:marTop w:val="0"/>
          <w:marBottom w:val="0"/>
          <w:divBdr>
            <w:top w:val="none" w:sz="0" w:space="0" w:color="auto"/>
            <w:left w:val="none" w:sz="0" w:space="0" w:color="auto"/>
            <w:bottom w:val="none" w:sz="0" w:space="0" w:color="auto"/>
            <w:right w:val="none" w:sz="0" w:space="0" w:color="auto"/>
          </w:divBdr>
        </w:div>
        <w:div w:id="1270049311">
          <w:marLeft w:val="640"/>
          <w:marRight w:val="0"/>
          <w:marTop w:val="0"/>
          <w:marBottom w:val="0"/>
          <w:divBdr>
            <w:top w:val="none" w:sz="0" w:space="0" w:color="auto"/>
            <w:left w:val="none" w:sz="0" w:space="0" w:color="auto"/>
            <w:bottom w:val="none" w:sz="0" w:space="0" w:color="auto"/>
            <w:right w:val="none" w:sz="0" w:space="0" w:color="auto"/>
          </w:divBdr>
        </w:div>
        <w:div w:id="1043557792">
          <w:marLeft w:val="640"/>
          <w:marRight w:val="0"/>
          <w:marTop w:val="0"/>
          <w:marBottom w:val="0"/>
          <w:divBdr>
            <w:top w:val="none" w:sz="0" w:space="0" w:color="auto"/>
            <w:left w:val="none" w:sz="0" w:space="0" w:color="auto"/>
            <w:bottom w:val="none" w:sz="0" w:space="0" w:color="auto"/>
            <w:right w:val="none" w:sz="0" w:space="0" w:color="auto"/>
          </w:divBdr>
        </w:div>
        <w:div w:id="1279264538">
          <w:marLeft w:val="640"/>
          <w:marRight w:val="0"/>
          <w:marTop w:val="0"/>
          <w:marBottom w:val="0"/>
          <w:divBdr>
            <w:top w:val="none" w:sz="0" w:space="0" w:color="auto"/>
            <w:left w:val="none" w:sz="0" w:space="0" w:color="auto"/>
            <w:bottom w:val="none" w:sz="0" w:space="0" w:color="auto"/>
            <w:right w:val="none" w:sz="0" w:space="0" w:color="auto"/>
          </w:divBdr>
        </w:div>
        <w:div w:id="109015890">
          <w:marLeft w:val="640"/>
          <w:marRight w:val="0"/>
          <w:marTop w:val="0"/>
          <w:marBottom w:val="0"/>
          <w:divBdr>
            <w:top w:val="none" w:sz="0" w:space="0" w:color="auto"/>
            <w:left w:val="none" w:sz="0" w:space="0" w:color="auto"/>
            <w:bottom w:val="none" w:sz="0" w:space="0" w:color="auto"/>
            <w:right w:val="none" w:sz="0" w:space="0" w:color="auto"/>
          </w:divBdr>
        </w:div>
        <w:div w:id="1202788105">
          <w:marLeft w:val="640"/>
          <w:marRight w:val="0"/>
          <w:marTop w:val="0"/>
          <w:marBottom w:val="0"/>
          <w:divBdr>
            <w:top w:val="none" w:sz="0" w:space="0" w:color="auto"/>
            <w:left w:val="none" w:sz="0" w:space="0" w:color="auto"/>
            <w:bottom w:val="none" w:sz="0" w:space="0" w:color="auto"/>
            <w:right w:val="none" w:sz="0" w:space="0" w:color="auto"/>
          </w:divBdr>
        </w:div>
        <w:div w:id="990669935">
          <w:marLeft w:val="640"/>
          <w:marRight w:val="0"/>
          <w:marTop w:val="0"/>
          <w:marBottom w:val="0"/>
          <w:divBdr>
            <w:top w:val="none" w:sz="0" w:space="0" w:color="auto"/>
            <w:left w:val="none" w:sz="0" w:space="0" w:color="auto"/>
            <w:bottom w:val="none" w:sz="0" w:space="0" w:color="auto"/>
            <w:right w:val="none" w:sz="0" w:space="0" w:color="auto"/>
          </w:divBdr>
        </w:div>
        <w:div w:id="2140956774">
          <w:marLeft w:val="640"/>
          <w:marRight w:val="0"/>
          <w:marTop w:val="0"/>
          <w:marBottom w:val="0"/>
          <w:divBdr>
            <w:top w:val="none" w:sz="0" w:space="0" w:color="auto"/>
            <w:left w:val="none" w:sz="0" w:space="0" w:color="auto"/>
            <w:bottom w:val="none" w:sz="0" w:space="0" w:color="auto"/>
            <w:right w:val="none" w:sz="0" w:space="0" w:color="auto"/>
          </w:divBdr>
        </w:div>
        <w:div w:id="730007412">
          <w:marLeft w:val="640"/>
          <w:marRight w:val="0"/>
          <w:marTop w:val="0"/>
          <w:marBottom w:val="0"/>
          <w:divBdr>
            <w:top w:val="none" w:sz="0" w:space="0" w:color="auto"/>
            <w:left w:val="none" w:sz="0" w:space="0" w:color="auto"/>
            <w:bottom w:val="none" w:sz="0" w:space="0" w:color="auto"/>
            <w:right w:val="none" w:sz="0" w:space="0" w:color="auto"/>
          </w:divBdr>
        </w:div>
        <w:div w:id="132912755">
          <w:marLeft w:val="640"/>
          <w:marRight w:val="0"/>
          <w:marTop w:val="0"/>
          <w:marBottom w:val="0"/>
          <w:divBdr>
            <w:top w:val="none" w:sz="0" w:space="0" w:color="auto"/>
            <w:left w:val="none" w:sz="0" w:space="0" w:color="auto"/>
            <w:bottom w:val="none" w:sz="0" w:space="0" w:color="auto"/>
            <w:right w:val="none" w:sz="0" w:space="0" w:color="auto"/>
          </w:divBdr>
        </w:div>
        <w:div w:id="1176574822">
          <w:marLeft w:val="640"/>
          <w:marRight w:val="0"/>
          <w:marTop w:val="0"/>
          <w:marBottom w:val="0"/>
          <w:divBdr>
            <w:top w:val="none" w:sz="0" w:space="0" w:color="auto"/>
            <w:left w:val="none" w:sz="0" w:space="0" w:color="auto"/>
            <w:bottom w:val="none" w:sz="0" w:space="0" w:color="auto"/>
            <w:right w:val="none" w:sz="0" w:space="0" w:color="auto"/>
          </w:divBdr>
        </w:div>
        <w:div w:id="585454232">
          <w:marLeft w:val="640"/>
          <w:marRight w:val="0"/>
          <w:marTop w:val="0"/>
          <w:marBottom w:val="0"/>
          <w:divBdr>
            <w:top w:val="none" w:sz="0" w:space="0" w:color="auto"/>
            <w:left w:val="none" w:sz="0" w:space="0" w:color="auto"/>
            <w:bottom w:val="none" w:sz="0" w:space="0" w:color="auto"/>
            <w:right w:val="none" w:sz="0" w:space="0" w:color="auto"/>
          </w:divBdr>
        </w:div>
        <w:div w:id="863515491">
          <w:marLeft w:val="640"/>
          <w:marRight w:val="0"/>
          <w:marTop w:val="0"/>
          <w:marBottom w:val="0"/>
          <w:divBdr>
            <w:top w:val="none" w:sz="0" w:space="0" w:color="auto"/>
            <w:left w:val="none" w:sz="0" w:space="0" w:color="auto"/>
            <w:bottom w:val="none" w:sz="0" w:space="0" w:color="auto"/>
            <w:right w:val="none" w:sz="0" w:space="0" w:color="auto"/>
          </w:divBdr>
        </w:div>
        <w:div w:id="1772386760">
          <w:marLeft w:val="640"/>
          <w:marRight w:val="0"/>
          <w:marTop w:val="0"/>
          <w:marBottom w:val="0"/>
          <w:divBdr>
            <w:top w:val="none" w:sz="0" w:space="0" w:color="auto"/>
            <w:left w:val="none" w:sz="0" w:space="0" w:color="auto"/>
            <w:bottom w:val="none" w:sz="0" w:space="0" w:color="auto"/>
            <w:right w:val="none" w:sz="0" w:space="0" w:color="auto"/>
          </w:divBdr>
        </w:div>
        <w:div w:id="344984733">
          <w:marLeft w:val="640"/>
          <w:marRight w:val="0"/>
          <w:marTop w:val="0"/>
          <w:marBottom w:val="0"/>
          <w:divBdr>
            <w:top w:val="none" w:sz="0" w:space="0" w:color="auto"/>
            <w:left w:val="none" w:sz="0" w:space="0" w:color="auto"/>
            <w:bottom w:val="none" w:sz="0" w:space="0" w:color="auto"/>
            <w:right w:val="none" w:sz="0" w:space="0" w:color="auto"/>
          </w:divBdr>
        </w:div>
        <w:div w:id="1845899478">
          <w:marLeft w:val="640"/>
          <w:marRight w:val="0"/>
          <w:marTop w:val="0"/>
          <w:marBottom w:val="0"/>
          <w:divBdr>
            <w:top w:val="none" w:sz="0" w:space="0" w:color="auto"/>
            <w:left w:val="none" w:sz="0" w:space="0" w:color="auto"/>
            <w:bottom w:val="none" w:sz="0" w:space="0" w:color="auto"/>
            <w:right w:val="none" w:sz="0" w:space="0" w:color="auto"/>
          </w:divBdr>
        </w:div>
        <w:div w:id="443765018">
          <w:marLeft w:val="640"/>
          <w:marRight w:val="0"/>
          <w:marTop w:val="0"/>
          <w:marBottom w:val="0"/>
          <w:divBdr>
            <w:top w:val="none" w:sz="0" w:space="0" w:color="auto"/>
            <w:left w:val="none" w:sz="0" w:space="0" w:color="auto"/>
            <w:bottom w:val="none" w:sz="0" w:space="0" w:color="auto"/>
            <w:right w:val="none" w:sz="0" w:space="0" w:color="auto"/>
          </w:divBdr>
        </w:div>
        <w:div w:id="1893466971">
          <w:marLeft w:val="640"/>
          <w:marRight w:val="0"/>
          <w:marTop w:val="0"/>
          <w:marBottom w:val="0"/>
          <w:divBdr>
            <w:top w:val="none" w:sz="0" w:space="0" w:color="auto"/>
            <w:left w:val="none" w:sz="0" w:space="0" w:color="auto"/>
            <w:bottom w:val="none" w:sz="0" w:space="0" w:color="auto"/>
            <w:right w:val="none" w:sz="0" w:space="0" w:color="auto"/>
          </w:divBdr>
        </w:div>
        <w:div w:id="1192496192">
          <w:marLeft w:val="640"/>
          <w:marRight w:val="0"/>
          <w:marTop w:val="0"/>
          <w:marBottom w:val="0"/>
          <w:divBdr>
            <w:top w:val="none" w:sz="0" w:space="0" w:color="auto"/>
            <w:left w:val="none" w:sz="0" w:space="0" w:color="auto"/>
            <w:bottom w:val="none" w:sz="0" w:space="0" w:color="auto"/>
            <w:right w:val="none" w:sz="0" w:space="0" w:color="auto"/>
          </w:divBdr>
        </w:div>
        <w:div w:id="1831631700">
          <w:marLeft w:val="640"/>
          <w:marRight w:val="0"/>
          <w:marTop w:val="0"/>
          <w:marBottom w:val="0"/>
          <w:divBdr>
            <w:top w:val="none" w:sz="0" w:space="0" w:color="auto"/>
            <w:left w:val="none" w:sz="0" w:space="0" w:color="auto"/>
            <w:bottom w:val="none" w:sz="0" w:space="0" w:color="auto"/>
            <w:right w:val="none" w:sz="0" w:space="0" w:color="auto"/>
          </w:divBdr>
        </w:div>
        <w:div w:id="52699881">
          <w:marLeft w:val="640"/>
          <w:marRight w:val="0"/>
          <w:marTop w:val="0"/>
          <w:marBottom w:val="0"/>
          <w:divBdr>
            <w:top w:val="none" w:sz="0" w:space="0" w:color="auto"/>
            <w:left w:val="none" w:sz="0" w:space="0" w:color="auto"/>
            <w:bottom w:val="none" w:sz="0" w:space="0" w:color="auto"/>
            <w:right w:val="none" w:sz="0" w:space="0" w:color="auto"/>
          </w:divBdr>
        </w:div>
        <w:div w:id="1154101276">
          <w:marLeft w:val="640"/>
          <w:marRight w:val="0"/>
          <w:marTop w:val="0"/>
          <w:marBottom w:val="0"/>
          <w:divBdr>
            <w:top w:val="none" w:sz="0" w:space="0" w:color="auto"/>
            <w:left w:val="none" w:sz="0" w:space="0" w:color="auto"/>
            <w:bottom w:val="none" w:sz="0" w:space="0" w:color="auto"/>
            <w:right w:val="none" w:sz="0" w:space="0" w:color="auto"/>
          </w:divBdr>
        </w:div>
        <w:div w:id="1180436525">
          <w:marLeft w:val="640"/>
          <w:marRight w:val="0"/>
          <w:marTop w:val="0"/>
          <w:marBottom w:val="0"/>
          <w:divBdr>
            <w:top w:val="none" w:sz="0" w:space="0" w:color="auto"/>
            <w:left w:val="none" w:sz="0" w:space="0" w:color="auto"/>
            <w:bottom w:val="none" w:sz="0" w:space="0" w:color="auto"/>
            <w:right w:val="none" w:sz="0" w:space="0" w:color="auto"/>
          </w:divBdr>
        </w:div>
        <w:div w:id="513959755">
          <w:marLeft w:val="640"/>
          <w:marRight w:val="0"/>
          <w:marTop w:val="0"/>
          <w:marBottom w:val="0"/>
          <w:divBdr>
            <w:top w:val="none" w:sz="0" w:space="0" w:color="auto"/>
            <w:left w:val="none" w:sz="0" w:space="0" w:color="auto"/>
            <w:bottom w:val="none" w:sz="0" w:space="0" w:color="auto"/>
            <w:right w:val="none" w:sz="0" w:space="0" w:color="auto"/>
          </w:divBdr>
        </w:div>
        <w:div w:id="1327785770">
          <w:marLeft w:val="640"/>
          <w:marRight w:val="0"/>
          <w:marTop w:val="0"/>
          <w:marBottom w:val="0"/>
          <w:divBdr>
            <w:top w:val="none" w:sz="0" w:space="0" w:color="auto"/>
            <w:left w:val="none" w:sz="0" w:space="0" w:color="auto"/>
            <w:bottom w:val="none" w:sz="0" w:space="0" w:color="auto"/>
            <w:right w:val="none" w:sz="0" w:space="0" w:color="auto"/>
          </w:divBdr>
        </w:div>
        <w:div w:id="1720520515">
          <w:marLeft w:val="640"/>
          <w:marRight w:val="0"/>
          <w:marTop w:val="0"/>
          <w:marBottom w:val="0"/>
          <w:divBdr>
            <w:top w:val="none" w:sz="0" w:space="0" w:color="auto"/>
            <w:left w:val="none" w:sz="0" w:space="0" w:color="auto"/>
            <w:bottom w:val="none" w:sz="0" w:space="0" w:color="auto"/>
            <w:right w:val="none" w:sz="0" w:space="0" w:color="auto"/>
          </w:divBdr>
        </w:div>
        <w:div w:id="278226666">
          <w:marLeft w:val="640"/>
          <w:marRight w:val="0"/>
          <w:marTop w:val="0"/>
          <w:marBottom w:val="0"/>
          <w:divBdr>
            <w:top w:val="none" w:sz="0" w:space="0" w:color="auto"/>
            <w:left w:val="none" w:sz="0" w:space="0" w:color="auto"/>
            <w:bottom w:val="none" w:sz="0" w:space="0" w:color="auto"/>
            <w:right w:val="none" w:sz="0" w:space="0" w:color="auto"/>
          </w:divBdr>
        </w:div>
        <w:div w:id="1031807701">
          <w:marLeft w:val="640"/>
          <w:marRight w:val="0"/>
          <w:marTop w:val="0"/>
          <w:marBottom w:val="0"/>
          <w:divBdr>
            <w:top w:val="none" w:sz="0" w:space="0" w:color="auto"/>
            <w:left w:val="none" w:sz="0" w:space="0" w:color="auto"/>
            <w:bottom w:val="none" w:sz="0" w:space="0" w:color="auto"/>
            <w:right w:val="none" w:sz="0" w:space="0" w:color="auto"/>
          </w:divBdr>
        </w:div>
        <w:div w:id="1353148224">
          <w:marLeft w:val="640"/>
          <w:marRight w:val="0"/>
          <w:marTop w:val="0"/>
          <w:marBottom w:val="0"/>
          <w:divBdr>
            <w:top w:val="none" w:sz="0" w:space="0" w:color="auto"/>
            <w:left w:val="none" w:sz="0" w:space="0" w:color="auto"/>
            <w:bottom w:val="none" w:sz="0" w:space="0" w:color="auto"/>
            <w:right w:val="none" w:sz="0" w:space="0" w:color="auto"/>
          </w:divBdr>
        </w:div>
        <w:div w:id="491260165">
          <w:marLeft w:val="640"/>
          <w:marRight w:val="0"/>
          <w:marTop w:val="0"/>
          <w:marBottom w:val="0"/>
          <w:divBdr>
            <w:top w:val="none" w:sz="0" w:space="0" w:color="auto"/>
            <w:left w:val="none" w:sz="0" w:space="0" w:color="auto"/>
            <w:bottom w:val="none" w:sz="0" w:space="0" w:color="auto"/>
            <w:right w:val="none" w:sz="0" w:space="0" w:color="auto"/>
          </w:divBdr>
        </w:div>
        <w:div w:id="75518014">
          <w:marLeft w:val="640"/>
          <w:marRight w:val="0"/>
          <w:marTop w:val="0"/>
          <w:marBottom w:val="0"/>
          <w:divBdr>
            <w:top w:val="none" w:sz="0" w:space="0" w:color="auto"/>
            <w:left w:val="none" w:sz="0" w:space="0" w:color="auto"/>
            <w:bottom w:val="none" w:sz="0" w:space="0" w:color="auto"/>
            <w:right w:val="none" w:sz="0" w:space="0" w:color="auto"/>
          </w:divBdr>
        </w:div>
        <w:div w:id="2033721830">
          <w:marLeft w:val="640"/>
          <w:marRight w:val="0"/>
          <w:marTop w:val="0"/>
          <w:marBottom w:val="0"/>
          <w:divBdr>
            <w:top w:val="none" w:sz="0" w:space="0" w:color="auto"/>
            <w:left w:val="none" w:sz="0" w:space="0" w:color="auto"/>
            <w:bottom w:val="none" w:sz="0" w:space="0" w:color="auto"/>
            <w:right w:val="none" w:sz="0" w:space="0" w:color="auto"/>
          </w:divBdr>
        </w:div>
        <w:div w:id="237330515">
          <w:marLeft w:val="640"/>
          <w:marRight w:val="0"/>
          <w:marTop w:val="0"/>
          <w:marBottom w:val="0"/>
          <w:divBdr>
            <w:top w:val="none" w:sz="0" w:space="0" w:color="auto"/>
            <w:left w:val="none" w:sz="0" w:space="0" w:color="auto"/>
            <w:bottom w:val="none" w:sz="0" w:space="0" w:color="auto"/>
            <w:right w:val="none" w:sz="0" w:space="0" w:color="auto"/>
          </w:divBdr>
        </w:div>
        <w:div w:id="1813325961">
          <w:marLeft w:val="640"/>
          <w:marRight w:val="0"/>
          <w:marTop w:val="0"/>
          <w:marBottom w:val="0"/>
          <w:divBdr>
            <w:top w:val="none" w:sz="0" w:space="0" w:color="auto"/>
            <w:left w:val="none" w:sz="0" w:space="0" w:color="auto"/>
            <w:bottom w:val="none" w:sz="0" w:space="0" w:color="auto"/>
            <w:right w:val="none" w:sz="0" w:space="0" w:color="auto"/>
          </w:divBdr>
        </w:div>
        <w:div w:id="422917547">
          <w:marLeft w:val="640"/>
          <w:marRight w:val="0"/>
          <w:marTop w:val="0"/>
          <w:marBottom w:val="0"/>
          <w:divBdr>
            <w:top w:val="none" w:sz="0" w:space="0" w:color="auto"/>
            <w:left w:val="none" w:sz="0" w:space="0" w:color="auto"/>
            <w:bottom w:val="none" w:sz="0" w:space="0" w:color="auto"/>
            <w:right w:val="none" w:sz="0" w:space="0" w:color="auto"/>
          </w:divBdr>
        </w:div>
        <w:div w:id="70660286">
          <w:marLeft w:val="640"/>
          <w:marRight w:val="0"/>
          <w:marTop w:val="0"/>
          <w:marBottom w:val="0"/>
          <w:divBdr>
            <w:top w:val="none" w:sz="0" w:space="0" w:color="auto"/>
            <w:left w:val="none" w:sz="0" w:space="0" w:color="auto"/>
            <w:bottom w:val="none" w:sz="0" w:space="0" w:color="auto"/>
            <w:right w:val="none" w:sz="0" w:space="0" w:color="auto"/>
          </w:divBdr>
        </w:div>
        <w:div w:id="2094282676">
          <w:marLeft w:val="640"/>
          <w:marRight w:val="0"/>
          <w:marTop w:val="0"/>
          <w:marBottom w:val="0"/>
          <w:divBdr>
            <w:top w:val="none" w:sz="0" w:space="0" w:color="auto"/>
            <w:left w:val="none" w:sz="0" w:space="0" w:color="auto"/>
            <w:bottom w:val="none" w:sz="0" w:space="0" w:color="auto"/>
            <w:right w:val="none" w:sz="0" w:space="0" w:color="auto"/>
          </w:divBdr>
        </w:div>
        <w:div w:id="536547384">
          <w:marLeft w:val="640"/>
          <w:marRight w:val="0"/>
          <w:marTop w:val="0"/>
          <w:marBottom w:val="0"/>
          <w:divBdr>
            <w:top w:val="none" w:sz="0" w:space="0" w:color="auto"/>
            <w:left w:val="none" w:sz="0" w:space="0" w:color="auto"/>
            <w:bottom w:val="none" w:sz="0" w:space="0" w:color="auto"/>
            <w:right w:val="none" w:sz="0" w:space="0" w:color="auto"/>
          </w:divBdr>
        </w:div>
        <w:div w:id="1206219230">
          <w:marLeft w:val="640"/>
          <w:marRight w:val="0"/>
          <w:marTop w:val="0"/>
          <w:marBottom w:val="0"/>
          <w:divBdr>
            <w:top w:val="none" w:sz="0" w:space="0" w:color="auto"/>
            <w:left w:val="none" w:sz="0" w:space="0" w:color="auto"/>
            <w:bottom w:val="none" w:sz="0" w:space="0" w:color="auto"/>
            <w:right w:val="none" w:sz="0" w:space="0" w:color="auto"/>
          </w:divBdr>
        </w:div>
        <w:div w:id="85687729">
          <w:marLeft w:val="640"/>
          <w:marRight w:val="0"/>
          <w:marTop w:val="0"/>
          <w:marBottom w:val="0"/>
          <w:divBdr>
            <w:top w:val="none" w:sz="0" w:space="0" w:color="auto"/>
            <w:left w:val="none" w:sz="0" w:space="0" w:color="auto"/>
            <w:bottom w:val="none" w:sz="0" w:space="0" w:color="auto"/>
            <w:right w:val="none" w:sz="0" w:space="0" w:color="auto"/>
          </w:divBdr>
        </w:div>
        <w:div w:id="709040118">
          <w:marLeft w:val="640"/>
          <w:marRight w:val="0"/>
          <w:marTop w:val="0"/>
          <w:marBottom w:val="0"/>
          <w:divBdr>
            <w:top w:val="none" w:sz="0" w:space="0" w:color="auto"/>
            <w:left w:val="none" w:sz="0" w:space="0" w:color="auto"/>
            <w:bottom w:val="none" w:sz="0" w:space="0" w:color="auto"/>
            <w:right w:val="none" w:sz="0" w:space="0" w:color="auto"/>
          </w:divBdr>
        </w:div>
        <w:div w:id="1011761821">
          <w:marLeft w:val="640"/>
          <w:marRight w:val="0"/>
          <w:marTop w:val="0"/>
          <w:marBottom w:val="0"/>
          <w:divBdr>
            <w:top w:val="none" w:sz="0" w:space="0" w:color="auto"/>
            <w:left w:val="none" w:sz="0" w:space="0" w:color="auto"/>
            <w:bottom w:val="none" w:sz="0" w:space="0" w:color="auto"/>
            <w:right w:val="none" w:sz="0" w:space="0" w:color="auto"/>
          </w:divBdr>
        </w:div>
        <w:div w:id="797650339">
          <w:marLeft w:val="640"/>
          <w:marRight w:val="0"/>
          <w:marTop w:val="0"/>
          <w:marBottom w:val="0"/>
          <w:divBdr>
            <w:top w:val="none" w:sz="0" w:space="0" w:color="auto"/>
            <w:left w:val="none" w:sz="0" w:space="0" w:color="auto"/>
            <w:bottom w:val="none" w:sz="0" w:space="0" w:color="auto"/>
            <w:right w:val="none" w:sz="0" w:space="0" w:color="auto"/>
          </w:divBdr>
        </w:div>
        <w:div w:id="1224177356">
          <w:marLeft w:val="640"/>
          <w:marRight w:val="0"/>
          <w:marTop w:val="0"/>
          <w:marBottom w:val="0"/>
          <w:divBdr>
            <w:top w:val="none" w:sz="0" w:space="0" w:color="auto"/>
            <w:left w:val="none" w:sz="0" w:space="0" w:color="auto"/>
            <w:bottom w:val="none" w:sz="0" w:space="0" w:color="auto"/>
            <w:right w:val="none" w:sz="0" w:space="0" w:color="auto"/>
          </w:divBdr>
        </w:div>
        <w:div w:id="505438909">
          <w:marLeft w:val="640"/>
          <w:marRight w:val="0"/>
          <w:marTop w:val="0"/>
          <w:marBottom w:val="0"/>
          <w:divBdr>
            <w:top w:val="none" w:sz="0" w:space="0" w:color="auto"/>
            <w:left w:val="none" w:sz="0" w:space="0" w:color="auto"/>
            <w:bottom w:val="none" w:sz="0" w:space="0" w:color="auto"/>
            <w:right w:val="none" w:sz="0" w:space="0" w:color="auto"/>
          </w:divBdr>
        </w:div>
        <w:div w:id="314719995">
          <w:marLeft w:val="640"/>
          <w:marRight w:val="0"/>
          <w:marTop w:val="0"/>
          <w:marBottom w:val="0"/>
          <w:divBdr>
            <w:top w:val="none" w:sz="0" w:space="0" w:color="auto"/>
            <w:left w:val="none" w:sz="0" w:space="0" w:color="auto"/>
            <w:bottom w:val="none" w:sz="0" w:space="0" w:color="auto"/>
            <w:right w:val="none" w:sz="0" w:space="0" w:color="auto"/>
          </w:divBdr>
        </w:div>
        <w:div w:id="1229267941">
          <w:marLeft w:val="640"/>
          <w:marRight w:val="0"/>
          <w:marTop w:val="0"/>
          <w:marBottom w:val="0"/>
          <w:divBdr>
            <w:top w:val="none" w:sz="0" w:space="0" w:color="auto"/>
            <w:left w:val="none" w:sz="0" w:space="0" w:color="auto"/>
            <w:bottom w:val="none" w:sz="0" w:space="0" w:color="auto"/>
            <w:right w:val="none" w:sz="0" w:space="0" w:color="auto"/>
          </w:divBdr>
        </w:div>
        <w:div w:id="293022177">
          <w:marLeft w:val="640"/>
          <w:marRight w:val="0"/>
          <w:marTop w:val="0"/>
          <w:marBottom w:val="0"/>
          <w:divBdr>
            <w:top w:val="none" w:sz="0" w:space="0" w:color="auto"/>
            <w:left w:val="none" w:sz="0" w:space="0" w:color="auto"/>
            <w:bottom w:val="none" w:sz="0" w:space="0" w:color="auto"/>
            <w:right w:val="none" w:sz="0" w:space="0" w:color="auto"/>
          </w:divBdr>
        </w:div>
        <w:div w:id="727338312">
          <w:marLeft w:val="640"/>
          <w:marRight w:val="0"/>
          <w:marTop w:val="0"/>
          <w:marBottom w:val="0"/>
          <w:divBdr>
            <w:top w:val="none" w:sz="0" w:space="0" w:color="auto"/>
            <w:left w:val="none" w:sz="0" w:space="0" w:color="auto"/>
            <w:bottom w:val="none" w:sz="0" w:space="0" w:color="auto"/>
            <w:right w:val="none" w:sz="0" w:space="0" w:color="auto"/>
          </w:divBdr>
        </w:div>
        <w:div w:id="1929993774">
          <w:marLeft w:val="640"/>
          <w:marRight w:val="0"/>
          <w:marTop w:val="0"/>
          <w:marBottom w:val="0"/>
          <w:divBdr>
            <w:top w:val="none" w:sz="0" w:space="0" w:color="auto"/>
            <w:left w:val="none" w:sz="0" w:space="0" w:color="auto"/>
            <w:bottom w:val="none" w:sz="0" w:space="0" w:color="auto"/>
            <w:right w:val="none" w:sz="0" w:space="0" w:color="auto"/>
          </w:divBdr>
        </w:div>
        <w:div w:id="738093321">
          <w:marLeft w:val="640"/>
          <w:marRight w:val="0"/>
          <w:marTop w:val="0"/>
          <w:marBottom w:val="0"/>
          <w:divBdr>
            <w:top w:val="none" w:sz="0" w:space="0" w:color="auto"/>
            <w:left w:val="none" w:sz="0" w:space="0" w:color="auto"/>
            <w:bottom w:val="none" w:sz="0" w:space="0" w:color="auto"/>
            <w:right w:val="none" w:sz="0" w:space="0" w:color="auto"/>
          </w:divBdr>
        </w:div>
        <w:div w:id="436759871">
          <w:marLeft w:val="640"/>
          <w:marRight w:val="0"/>
          <w:marTop w:val="0"/>
          <w:marBottom w:val="0"/>
          <w:divBdr>
            <w:top w:val="none" w:sz="0" w:space="0" w:color="auto"/>
            <w:left w:val="none" w:sz="0" w:space="0" w:color="auto"/>
            <w:bottom w:val="none" w:sz="0" w:space="0" w:color="auto"/>
            <w:right w:val="none" w:sz="0" w:space="0" w:color="auto"/>
          </w:divBdr>
        </w:div>
        <w:div w:id="583760262">
          <w:marLeft w:val="640"/>
          <w:marRight w:val="0"/>
          <w:marTop w:val="0"/>
          <w:marBottom w:val="0"/>
          <w:divBdr>
            <w:top w:val="none" w:sz="0" w:space="0" w:color="auto"/>
            <w:left w:val="none" w:sz="0" w:space="0" w:color="auto"/>
            <w:bottom w:val="none" w:sz="0" w:space="0" w:color="auto"/>
            <w:right w:val="none" w:sz="0" w:space="0" w:color="auto"/>
          </w:divBdr>
        </w:div>
        <w:div w:id="823475683">
          <w:marLeft w:val="640"/>
          <w:marRight w:val="0"/>
          <w:marTop w:val="0"/>
          <w:marBottom w:val="0"/>
          <w:divBdr>
            <w:top w:val="none" w:sz="0" w:space="0" w:color="auto"/>
            <w:left w:val="none" w:sz="0" w:space="0" w:color="auto"/>
            <w:bottom w:val="none" w:sz="0" w:space="0" w:color="auto"/>
            <w:right w:val="none" w:sz="0" w:space="0" w:color="auto"/>
          </w:divBdr>
        </w:div>
        <w:div w:id="1359312574">
          <w:marLeft w:val="640"/>
          <w:marRight w:val="0"/>
          <w:marTop w:val="0"/>
          <w:marBottom w:val="0"/>
          <w:divBdr>
            <w:top w:val="none" w:sz="0" w:space="0" w:color="auto"/>
            <w:left w:val="none" w:sz="0" w:space="0" w:color="auto"/>
            <w:bottom w:val="none" w:sz="0" w:space="0" w:color="auto"/>
            <w:right w:val="none" w:sz="0" w:space="0" w:color="auto"/>
          </w:divBdr>
        </w:div>
        <w:div w:id="2002005276">
          <w:marLeft w:val="640"/>
          <w:marRight w:val="0"/>
          <w:marTop w:val="0"/>
          <w:marBottom w:val="0"/>
          <w:divBdr>
            <w:top w:val="none" w:sz="0" w:space="0" w:color="auto"/>
            <w:left w:val="none" w:sz="0" w:space="0" w:color="auto"/>
            <w:bottom w:val="none" w:sz="0" w:space="0" w:color="auto"/>
            <w:right w:val="none" w:sz="0" w:space="0" w:color="auto"/>
          </w:divBdr>
        </w:div>
        <w:div w:id="718671080">
          <w:marLeft w:val="640"/>
          <w:marRight w:val="0"/>
          <w:marTop w:val="0"/>
          <w:marBottom w:val="0"/>
          <w:divBdr>
            <w:top w:val="none" w:sz="0" w:space="0" w:color="auto"/>
            <w:left w:val="none" w:sz="0" w:space="0" w:color="auto"/>
            <w:bottom w:val="none" w:sz="0" w:space="0" w:color="auto"/>
            <w:right w:val="none" w:sz="0" w:space="0" w:color="auto"/>
          </w:divBdr>
        </w:div>
        <w:div w:id="581959950">
          <w:marLeft w:val="640"/>
          <w:marRight w:val="0"/>
          <w:marTop w:val="0"/>
          <w:marBottom w:val="0"/>
          <w:divBdr>
            <w:top w:val="none" w:sz="0" w:space="0" w:color="auto"/>
            <w:left w:val="none" w:sz="0" w:space="0" w:color="auto"/>
            <w:bottom w:val="none" w:sz="0" w:space="0" w:color="auto"/>
            <w:right w:val="none" w:sz="0" w:space="0" w:color="auto"/>
          </w:divBdr>
        </w:div>
        <w:div w:id="1910336117">
          <w:marLeft w:val="640"/>
          <w:marRight w:val="0"/>
          <w:marTop w:val="0"/>
          <w:marBottom w:val="0"/>
          <w:divBdr>
            <w:top w:val="none" w:sz="0" w:space="0" w:color="auto"/>
            <w:left w:val="none" w:sz="0" w:space="0" w:color="auto"/>
            <w:bottom w:val="none" w:sz="0" w:space="0" w:color="auto"/>
            <w:right w:val="none" w:sz="0" w:space="0" w:color="auto"/>
          </w:divBdr>
        </w:div>
        <w:div w:id="827130951">
          <w:marLeft w:val="640"/>
          <w:marRight w:val="0"/>
          <w:marTop w:val="0"/>
          <w:marBottom w:val="0"/>
          <w:divBdr>
            <w:top w:val="none" w:sz="0" w:space="0" w:color="auto"/>
            <w:left w:val="none" w:sz="0" w:space="0" w:color="auto"/>
            <w:bottom w:val="none" w:sz="0" w:space="0" w:color="auto"/>
            <w:right w:val="none" w:sz="0" w:space="0" w:color="auto"/>
          </w:divBdr>
        </w:div>
        <w:div w:id="353459062">
          <w:marLeft w:val="640"/>
          <w:marRight w:val="0"/>
          <w:marTop w:val="0"/>
          <w:marBottom w:val="0"/>
          <w:divBdr>
            <w:top w:val="none" w:sz="0" w:space="0" w:color="auto"/>
            <w:left w:val="none" w:sz="0" w:space="0" w:color="auto"/>
            <w:bottom w:val="none" w:sz="0" w:space="0" w:color="auto"/>
            <w:right w:val="none" w:sz="0" w:space="0" w:color="auto"/>
          </w:divBdr>
        </w:div>
        <w:div w:id="1658920014">
          <w:marLeft w:val="640"/>
          <w:marRight w:val="0"/>
          <w:marTop w:val="0"/>
          <w:marBottom w:val="0"/>
          <w:divBdr>
            <w:top w:val="none" w:sz="0" w:space="0" w:color="auto"/>
            <w:left w:val="none" w:sz="0" w:space="0" w:color="auto"/>
            <w:bottom w:val="none" w:sz="0" w:space="0" w:color="auto"/>
            <w:right w:val="none" w:sz="0" w:space="0" w:color="auto"/>
          </w:divBdr>
        </w:div>
        <w:div w:id="2123264469">
          <w:marLeft w:val="640"/>
          <w:marRight w:val="0"/>
          <w:marTop w:val="0"/>
          <w:marBottom w:val="0"/>
          <w:divBdr>
            <w:top w:val="none" w:sz="0" w:space="0" w:color="auto"/>
            <w:left w:val="none" w:sz="0" w:space="0" w:color="auto"/>
            <w:bottom w:val="none" w:sz="0" w:space="0" w:color="auto"/>
            <w:right w:val="none" w:sz="0" w:space="0" w:color="auto"/>
          </w:divBdr>
        </w:div>
        <w:div w:id="884754847">
          <w:marLeft w:val="640"/>
          <w:marRight w:val="0"/>
          <w:marTop w:val="0"/>
          <w:marBottom w:val="0"/>
          <w:divBdr>
            <w:top w:val="none" w:sz="0" w:space="0" w:color="auto"/>
            <w:left w:val="none" w:sz="0" w:space="0" w:color="auto"/>
            <w:bottom w:val="none" w:sz="0" w:space="0" w:color="auto"/>
            <w:right w:val="none" w:sz="0" w:space="0" w:color="auto"/>
          </w:divBdr>
        </w:div>
        <w:div w:id="1888296443">
          <w:marLeft w:val="640"/>
          <w:marRight w:val="0"/>
          <w:marTop w:val="0"/>
          <w:marBottom w:val="0"/>
          <w:divBdr>
            <w:top w:val="none" w:sz="0" w:space="0" w:color="auto"/>
            <w:left w:val="none" w:sz="0" w:space="0" w:color="auto"/>
            <w:bottom w:val="none" w:sz="0" w:space="0" w:color="auto"/>
            <w:right w:val="none" w:sz="0" w:space="0" w:color="auto"/>
          </w:divBdr>
        </w:div>
        <w:div w:id="1228028320">
          <w:marLeft w:val="640"/>
          <w:marRight w:val="0"/>
          <w:marTop w:val="0"/>
          <w:marBottom w:val="0"/>
          <w:divBdr>
            <w:top w:val="none" w:sz="0" w:space="0" w:color="auto"/>
            <w:left w:val="none" w:sz="0" w:space="0" w:color="auto"/>
            <w:bottom w:val="none" w:sz="0" w:space="0" w:color="auto"/>
            <w:right w:val="none" w:sz="0" w:space="0" w:color="auto"/>
          </w:divBdr>
        </w:div>
        <w:div w:id="1277370265">
          <w:marLeft w:val="640"/>
          <w:marRight w:val="0"/>
          <w:marTop w:val="0"/>
          <w:marBottom w:val="0"/>
          <w:divBdr>
            <w:top w:val="none" w:sz="0" w:space="0" w:color="auto"/>
            <w:left w:val="none" w:sz="0" w:space="0" w:color="auto"/>
            <w:bottom w:val="none" w:sz="0" w:space="0" w:color="auto"/>
            <w:right w:val="none" w:sz="0" w:space="0" w:color="auto"/>
          </w:divBdr>
        </w:div>
        <w:div w:id="806316282">
          <w:marLeft w:val="640"/>
          <w:marRight w:val="0"/>
          <w:marTop w:val="0"/>
          <w:marBottom w:val="0"/>
          <w:divBdr>
            <w:top w:val="none" w:sz="0" w:space="0" w:color="auto"/>
            <w:left w:val="none" w:sz="0" w:space="0" w:color="auto"/>
            <w:bottom w:val="none" w:sz="0" w:space="0" w:color="auto"/>
            <w:right w:val="none" w:sz="0" w:space="0" w:color="auto"/>
          </w:divBdr>
        </w:div>
        <w:div w:id="2017804288">
          <w:marLeft w:val="640"/>
          <w:marRight w:val="0"/>
          <w:marTop w:val="0"/>
          <w:marBottom w:val="0"/>
          <w:divBdr>
            <w:top w:val="none" w:sz="0" w:space="0" w:color="auto"/>
            <w:left w:val="none" w:sz="0" w:space="0" w:color="auto"/>
            <w:bottom w:val="none" w:sz="0" w:space="0" w:color="auto"/>
            <w:right w:val="none" w:sz="0" w:space="0" w:color="auto"/>
          </w:divBdr>
        </w:div>
        <w:div w:id="1523087949">
          <w:marLeft w:val="640"/>
          <w:marRight w:val="0"/>
          <w:marTop w:val="0"/>
          <w:marBottom w:val="0"/>
          <w:divBdr>
            <w:top w:val="none" w:sz="0" w:space="0" w:color="auto"/>
            <w:left w:val="none" w:sz="0" w:space="0" w:color="auto"/>
            <w:bottom w:val="none" w:sz="0" w:space="0" w:color="auto"/>
            <w:right w:val="none" w:sz="0" w:space="0" w:color="auto"/>
          </w:divBdr>
        </w:div>
        <w:div w:id="68356237">
          <w:marLeft w:val="640"/>
          <w:marRight w:val="0"/>
          <w:marTop w:val="0"/>
          <w:marBottom w:val="0"/>
          <w:divBdr>
            <w:top w:val="none" w:sz="0" w:space="0" w:color="auto"/>
            <w:left w:val="none" w:sz="0" w:space="0" w:color="auto"/>
            <w:bottom w:val="none" w:sz="0" w:space="0" w:color="auto"/>
            <w:right w:val="none" w:sz="0" w:space="0" w:color="auto"/>
          </w:divBdr>
        </w:div>
        <w:div w:id="187837877">
          <w:marLeft w:val="640"/>
          <w:marRight w:val="0"/>
          <w:marTop w:val="0"/>
          <w:marBottom w:val="0"/>
          <w:divBdr>
            <w:top w:val="none" w:sz="0" w:space="0" w:color="auto"/>
            <w:left w:val="none" w:sz="0" w:space="0" w:color="auto"/>
            <w:bottom w:val="none" w:sz="0" w:space="0" w:color="auto"/>
            <w:right w:val="none" w:sz="0" w:space="0" w:color="auto"/>
          </w:divBdr>
        </w:div>
        <w:div w:id="2100591898">
          <w:marLeft w:val="640"/>
          <w:marRight w:val="0"/>
          <w:marTop w:val="0"/>
          <w:marBottom w:val="0"/>
          <w:divBdr>
            <w:top w:val="none" w:sz="0" w:space="0" w:color="auto"/>
            <w:left w:val="none" w:sz="0" w:space="0" w:color="auto"/>
            <w:bottom w:val="none" w:sz="0" w:space="0" w:color="auto"/>
            <w:right w:val="none" w:sz="0" w:space="0" w:color="auto"/>
          </w:divBdr>
        </w:div>
        <w:div w:id="117921524">
          <w:marLeft w:val="640"/>
          <w:marRight w:val="0"/>
          <w:marTop w:val="0"/>
          <w:marBottom w:val="0"/>
          <w:divBdr>
            <w:top w:val="none" w:sz="0" w:space="0" w:color="auto"/>
            <w:left w:val="none" w:sz="0" w:space="0" w:color="auto"/>
            <w:bottom w:val="none" w:sz="0" w:space="0" w:color="auto"/>
            <w:right w:val="none" w:sz="0" w:space="0" w:color="auto"/>
          </w:divBdr>
        </w:div>
        <w:div w:id="1581868001">
          <w:marLeft w:val="640"/>
          <w:marRight w:val="0"/>
          <w:marTop w:val="0"/>
          <w:marBottom w:val="0"/>
          <w:divBdr>
            <w:top w:val="none" w:sz="0" w:space="0" w:color="auto"/>
            <w:left w:val="none" w:sz="0" w:space="0" w:color="auto"/>
            <w:bottom w:val="none" w:sz="0" w:space="0" w:color="auto"/>
            <w:right w:val="none" w:sz="0" w:space="0" w:color="auto"/>
          </w:divBdr>
        </w:div>
        <w:div w:id="1643845872">
          <w:marLeft w:val="640"/>
          <w:marRight w:val="0"/>
          <w:marTop w:val="0"/>
          <w:marBottom w:val="0"/>
          <w:divBdr>
            <w:top w:val="none" w:sz="0" w:space="0" w:color="auto"/>
            <w:left w:val="none" w:sz="0" w:space="0" w:color="auto"/>
            <w:bottom w:val="none" w:sz="0" w:space="0" w:color="auto"/>
            <w:right w:val="none" w:sz="0" w:space="0" w:color="auto"/>
          </w:divBdr>
        </w:div>
        <w:div w:id="1272859760">
          <w:marLeft w:val="640"/>
          <w:marRight w:val="0"/>
          <w:marTop w:val="0"/>
          <w:marBottom w:val="0"/>
          <w:divBdr>
            <w:top w:val="none" w:sz="0" w:space="0" w:color="auto"/>
            <w:left w:val="none" w:sz="0" w:space="0" w:color="auto"/>
            <w:bottom w:val="none" w:sz="0" w:space="0" w:color="auto"/>
            <w:right w:val="none" w:sz="0" w:space="0" w:color="auto"/>
          </w:divBdr>
        </w:div>
        <w:div w:id="1943566556">
          <w:marLeft w:val="640"/>
          <w:marRight w:val="0"/>
          <w:marTop w:val="0"/>
          <w:marBottom w:val="0"/>
          <w:divBdr>
            <w:top w:val="none" w:sz="0" w:space="0" w:color="auto"/>
            <w:left w:val="none" w:sz="0" w:space="0" w:color="auto"/>
            <w:bottom w:val="none" w:sz="0" w:space="0" w:color="auto"/>
            <w:right w:val="none" w:sz="0" w:space="0" w:color="auto"/>
          </w:divBdr>
        </w:div>
        <w:div w:id="951859896">
          <w:marLeft w:val="640"/>
          <w:marRight w:val="0"/>
          <w:marTop w:val="0"/>
          <w:marBottom w:val="0"/>
          <w:divBdr>
            <w:top w:val="none" w:sz="0" w:space="0" w:color="auto"/>
            <w:left w:val="none" w:sz="0" w:space="0" w:color="auto"/>
            <w:bottom w:val="none" w:sz="0" w:space="0" w:color="auto"/>
            <w:right w:val="none" w:sz="0" w:space="0" w:color="auto"/>
          </w:divBdr>
        </w:div>
        <w:div w:id="1039865582">
          <w:marLeft w:val="640"/>
          <w:marRight w:val="0"/>
          <w:marTop w:val="0"/>
          <w:marBottom w:val="0"/>
          <w:divBdr>
            <w:top w:val="none" w:sz="0" w:space="0" w:color="auto"/>
            <w:left w:val="none" w:sz="0" w:space="0" w:color="auto"/>
            <w:bottom w:val="none" w:sz="0" w:space="0" w:color="auto"/>
            <w:right w:val="none" w:sz="0" w:space="0" w:color="auto"/>
          </w:divBdr>
        </w:div>
        <w:div w:id="688486131">
          <w:marLeft w:val="640"/>
          <w:marRight w:val="0"/>
          <w:marTop w:val="0"/>
          <w:marBottom w:val="0"/>
          <w:divBdr>
            <w:top w:val="none" w:sz="0" w:space="0" w:color="auto"/>
            <w:left w:val="none" w:sz="0" w:space="0" w:color="auto"/>
            <w:bottom w:val="none" w:sz="0" w:space="0" w:color="auto"/>
            <w:right w:val="none" w:sz="0" w:space="0" w:color="auto"/>
          </w:divBdr>
        </w:div>
        <w:div w:id="1795824118">
          <w:marLeft w:val="640"/>
          <w:marRight w:val="0"/>
          <w:marTop w:val="0"/>
          <w:marBottom w:val="0"/>
          <w:divBdr>
            <w:top w:val="none" w:sz="0" w:space="0" w:color="auto"/>
            <w:left w:val="none" w:sz="0" w:space="0" w:color="auto"/>
            <w:bottom w:val="none" w:sz="0" w:space="0" w:color="auto"/>
            <w:right w:val="none" w:sz="0" w:space="0" w:color="auto"/>
          </w:divBdr>
        </w:div>
        <w:div w:id="174198086">
          <w:marLeft w:val="640"/>
          <w:marRight w:val="0"/>
          <w:marTop w:val="0"/>
          <w:marBottom w:val="0"/>
          <w:divBdr>
            <w:top w:val="none" w:sz="0" w:space="0" w:color="auto"/>
            <w:left w:val="none" w:sz="0" w:space="0" w:color="auto"/>
            <w:bottom w:val="none" w:sz="0" w:space="0" w:color="auto"/>
            <w:right w:val="none" w:sz="0" w:space="0" w:color="auto"/>
          </w:divBdr>
        </w:div>
        <w:div w:id="1201942294">
          <w:marLeft w:val="640"/>
          <w:marRight w:val="0"/>
          <w:marTop w:val="0"/>
          <w:marBottom w:val="0"/>
          <w:divBdr>
            <w:top w:val="none" w:sz="0" w:space="0" w:color="auto"/>
            <w:left w:val="none" w:sz="0" w:space="0" w:color="auto"/>
            <w:bottom w:val="none" w:sz="0" w:space="0" w:color="auto"/>
            <w:right w:val="none" w:sz="0" w:space="0" w:color="auto"/>
          </w:divBdr>
        </w:div>
        <w:div w:id="54477490">
          <w:marLeft w:val="640"/>
          <w:marRight w:val="0"/>
          <w:marTop w:val="0"/>
          <w:marBottom w:val="0"/>
          <w:divBdr>
            <w:top w:val="none" w:sz="0" w:space="0" w:color="auto"/>
            <w:left w:val="none" w:sz="0" w:space="0" w:color="auto"/>
            <w:bottom w:val="none" w:sz="0" w:space="0" w:color="auto"/>
            <w:right w:val="none" w:sz="0" w:space="0" w:color="auto"/>
          </w:divBdr>
        </w:div>
        <w:div w:id="934560534">
          <w:marLeft w:val="640"/>
          <w:marRight w:val="0"/>
          <w:marTop w:val="0"/>
          <w:marBottom w:val="0"/>
          <w:divBdr>
            <w:top w:val="none" w:sz="0" w:space="0" w:color="auto"/>
            <w:left w:val="none" w:sz="0" w:space="0" w:color="auto"/>
            <w:bottom w:val="none" w:sz="0" w:space="0" w:color="auto"/>
            <w:right w:val="none" w:sz="0" w:space="0" w:color="auto"/>
          </w:divBdr>
        </w:div>
        <w:div w:id="947732691">
          <w:marLeft w:val="640"/>
          <w:marRight w:val="0"/>
          <w:marTop w:val="0"/>
          <w:marBottom w:val="0"/>
          <w:divBdr>
            <w:top w:val="none" w:sz="0" w:space="0" w:color="auto"/>
            <w:left w:val="none" w:sz="0" w:space="0" w:color="auto"/>
            <w:bottom w:val="none" w:sz="0" w:space="0" w:color="auto"/>
            <w:right w:val="none" w:sz="0" w:space="0" w:color="auto"/>
          </w:divBdr>
        </w:div>
        <w:div w:id="1898281528">
          <w:marLeft w:val="640"/>
          <w:marRight w:val="0"/>
          <w:marTop w:val="0"/>
          <w:marBottom w:val="0"/>
          <w:divBdr>
            <w:top w:val="none" w:sz="0" w:space="0" w:color="auto"/>
            <w:left w:val="none" w:sz="0" w:space="0" w:color="auto"/>
            <w:bottom w:val="none" w:sz="0" w:space="0" w:color="auto"/>
            <w:right w:val="none" w:sz="0" w:space="0" w:color="auto"/>
          </w:divBdr>
        </w:div>
        <w:div w:id="1662542392">
          <w:marLeft w:val="640"/>
          <w:marRight w:val="0"/>
          <w:marTop w:val="0"/>
          <w:marBottom w:val="0"/>
          <w:divBdr>
            <w:top w:val="none" w:sz="0" w:space="0" w:color="auto"/>
            <w:left w:val="none" w:sz="0" w:space="0" w:color="auto"/>
            <w:bottom w:val="none" w:sz="0" w:space="0" w:color="auto"/>
            <w:right w:val="none" w:sz="0" w:space="0" w:color="auto"/>
          </w:divBdr>
        </w:div>
        <w:div w:id="833834718">
          <w:marLeft w:val="640"/>
          <w:marRight w:val="0"/>
          <w:marTop w:val="0"/>
          <w:marBottom w:val="0"/>
          <w:divBdr>
            <w:top w:val="none" w:sz="0" w:space="0" w:color="auto"/>
            <w:left w:val="none" w:sz="0" w:space="0" w:color="auto"/>
            <w:bottom w:val="none" w:sz="0" w:space="0" w:color="auto"/>
            <w:right w:val="none" w:sz="0" w:space="0" w:color="auto"/>
          </w:divBdr>
        </w:div>
        <w:div w:id="710880252">
          <w:marLeft w:val="640"/>
          <w:marRight w:val="0"/>
          <w:marTop w:val="0"/>
          <w:marBottom w:val="0"/>
          <w:divBdr>
            <w:top w:val="none" w:sz="0" w:space="0" w:color="auto"/>
            <w:left w:val="none" w:sz="0" w:space="0" w:color="auto"/>
            <w:bottom w:val="none" w:sz="0" w:space="0" w:color="auto"/>
            <w:right w:val="none" w:sz="0" w:space="0" w:color="auto"/>
          </w:divBdr>
        </w:div>
        <w:div w:id="2136368144">
          <w:marLeft w:val="640"/>
          <w:marRight w:val="0"/>
          <w:marTop w:val="0"/>
          <w:marBottom w:val="0"/>
          <w:divBdr>
            <w:top w:val="none" w:sz="0" w:space="0" w:color="auto"/>
            <w:left w:val="none" w:sz="0" w:space="0" w:color="auto"/>
            <w:bottom w:val="none" w:sz="0" w:space="0" w:color="auto"/>
            <w:right w:val="none" w:sz="0" w:space="0" w:color="auto"/>
          </w:divBdr>
        </w:div>
        <w:div w:id="1530491809">
          <w:marLeft w:val="640"/>
          <w:marRight w:val="0"/>
          <w:marTop w:val="0"/>
          <w:marBottom w:val="0"/>
          <w:divBdr>
            <w:top w:val="none" w:sz="0" w:space="0" w:color="auto"/>
            <w:left w:val="none" w:sz="0" w:space="0" w:color="auto"/>
            <w:bottom w:val="none" w:sz="0" w:space="0" w:color="auto"/>
            <w:right w:val="none" w:sz="0" w:space="0" w:color="auto"/>
          </w:divBdr>
        </w:div>
        <w:div w:id="115874958">
          <w:marLeft w:val="640"/>
          <w:marRight w:val="0"/>
          <w:marTop w:val="0"/>
          <w:marBottom w:val="0"/>
          <w:divBdr>
            <w:top w:val="none" w:sz="0" w:space="0" w:color="auto"/>
            <w:left w:val="none" w:sz="0" w:space="0" w:color="auto"/>
            <w:bottom w:val="none" w:sz="0" w:space="0" w:color="auto"/>
            <w:right w:val="none" w:sz="0" w:space="0" w:color="auto"/>
          </w:divBdr>
        </w:div>
        <w:div w:id="1920360718">
          <w:marLeft w:val="640"/>
          <w:marRight w:val="0"/>
          <w:marTop w:val="0"/>
          <w:marBottom w:val="0"/>
          <w:divBdr>
            <w:top w:val="none" w:sz="0" w:space="0" w:color="auto"/>
            <w:left w:val="none" w:sz="0" w:space="0" w:color="auto"/>
            <w:bottom w:val="none" w:sz="0" w:space="0" w:color="auto"/>
            <w:right w:val="none" w:sz="0" w:space="0" w:color="auto"/>
          </w:divBdr>
        </w:div>
        <w:div w:id="2098402453">
          <w:marLeft w:val="640"/>
          <w:marRight w:val="0"/>
          <w:marTop w:val="0"/>
          <w:marBottom w:val="0"/>
          <w:divBdr>
            <w:top w:val="none" w:sz="0" w:space="0" w:color="auto"/>
            <w:left w:val="none" w:sz="0" w:space="0" w:color="auto"/>
            <w:bottom w:val="none" w:sz="0" w:space="0" w:color="auto"/>
            <w:right w:val="none" w:sz="0" w:space="0" w:color="auto"/>
          </w:divBdr>
        </w:div>
        <w:div w:id="355692891">
          <w:marLeft w:val="640"/>
          <w:marRight w:val="0"/>
          <w:marTop w:val="0"/>
          <w:marBottom w:val="0"/>
          <w:divBdr>
            <w:top w:val="none" w:sz="0" w:space="0" w:color="auto"/>
            <w:left w:val="none" w:sz="0" w:space="0" w:color="auto"/>
            <w:bottom w:val="none" w:sz="0" w:space="0" w:color="auto"/>
            <w:right w:val="none" w:sz="0" w:space="0" w:color="auto"/>
          </w:divBdr>
        </w:div>
        <w:div w:id="1499536787">
          <w:marLeft w:val="640"/>
          <w:marRight w:val="0"/>
          <w:marTop w:val="0"/>
          <w:marBottom w:val="0"/>
          <w:divBdr>
            <w:top w:val="none" w:sz="0" w:space="0" w:color="auto"/>
            <w:left w:val="none" w:sz="0" w:space="0" w:color="auto"/>
            <w:bottom w:val="none" w:sz="0" w:space="0" w:color="auto"/>
            <w:right w:val="none" w:sz="0" w:space="0" w:color="auto"/>
          </w:divBdr>
        </w:div>
        <w:div w:id="838235972">
          <w:marLeft w:val="640"/>
          <w:marRight w:val="0"/>
          <w:marTop w:val="0"/>
          <w:marBottom w:val="0"/>
          <w:divBdr>
            <w:top w:val="none" w:sz="0" w:space="0" w:color="auto"/>
            <w:left w:val="none" w:sz="0" w:space="0" w:color="auto"/>
            <w:bottom w:val="none" w:sz="0" w:space="0" w:color="auto"/>
            <w:right w:val="none" w:sz="0" w:space="0" w:color="auto"/>
          </w:divBdr>
        </w:div>
        <w:div w:id="265844523">
          <w:marLeft w:val="640"/>
          <w:marRight w:val="0"/>
          <w:marTop w:val="0"/>
          <w:marBottom w:val="0"/>
          <w:divBdr>
            <w:top w:val="none" w:sz="0" w:space="0" w:color="auto"/>
            <w:left w:val="none" w:sz="0" w:space="0" w:color="auto"/>
            <w:bottom w:val="none" w:sz="0" w:space="0" w:color="auto"/>
            <w:right w:val="none" w:sz="0" w:space="0" w:color="auto"/>
          </w:divBdr>
        </w:div>
        <w:div w:id="1761172438">
          <w:marLeft w:val="640"/>
          <w:marRight w:val="0"/>
          <w:marTop w:val="0"/>
          <w:marBottom w:val="0"/>
          <w:divBdr>
            <w:top w:val="none" w:sz="0" w:space="0" w:color="auto"/>
            <w:left w:val="none" w:sz="0" w:space="0" w:color="auto"/>
            <w:bottom w:val="none" w:sz="0" w:space="0" w:color="auto"/>
            <w:right w:val="none" w:sz="0" w:space="0" w:color="auto"/>
          </w:divBdr>
        </w:div>
        <w:div w:id="1205143286">
          <w:marLeft w:val="640"/>
          <w:marRight w:val="0"/>
          <w:marTop w:val="0"/>
          <w:marBottom w:val="0"/>
          <w:divBdr>
            <w:top w:val="none" w:sz="0" w:space="0" w:color="auto"/>
            <w:left w:val="none" w:sz="0" w:space="0" w:color="auto"/>
            <w:bottom w:val="none" w:sz="0" w:space="0" w:color="auto"/>
            <w:right w:val="none" w:sz="0" w:space="0" w:color="auto"/>
          </w:divBdr>
        </w:div>
        <w:div w:id="523447963">
          <w:marLeft w:val="640"/>
          <w:marRight w:val="0"/>
          <w:marTop w:val="0"/>
          <w:marBottom w:val="0"/>
          <w:divBdr>
            <w:top w:val="none" w:sz="0" w:space="0" w:color="auto"/>
            <w:left w:val="none" w:sz="0" w:space="0" w:color="auto"/>
            <w:bottom w:val="none" w:sz="0" w:space="0" w:color="auto"/>
            <w:right w:val="none" w:sz="0" w:space="0" w:color="auto"/>
          </w:divBdr>
        </w:div>
        <w:div w:id="284775705">
          <w:marLeft w:val="640"/>
          <w:marRight w:val="0"/>
          <w:marTop w:val="0"/>
          <w:marBottom w:val="0"/>
          <w:divBdr>
            <w:top w:val="none" w:sz="0" w:space="0" w:color="auto"/>
            <w:left w:val="none" w:sz="0" w:space="0" w:color="auto"/>
            <w:bottom w:val="none" w:sz="0" w:space="0" w:color="auto"/>
            <w:right w:val="none" w:sz="0" w:space="0" w:color="auto"/>
          </w:divBdr>
        </w:div>
        <w:div w:id="883518390">
          <w:marLeft w:val="640"/>
          <w:marRight w:val="0"/>
          <w:marTop w:val="0"/>
          <w:marBottom w:val="0"/>
          <w:divBdr>
            <w:top w:val="none" w:sz="0" w:space="0" w:color="auto"/>
            <w:left w:val="none" w:sz="0" w:space="0" w:color="auto"/>
            <w:bottom w:val="none" w:sz="0" w:space="0" w:color="auto"/>
            <w:right w:val="none" w:sz="0" w:space="0" w:color="auto"/>
          </w:divBdr>
        </w:div>
        <w:div w:id="1607688493">
          <w:marLeft w:val="640"/>
          <w:marRight w:val="0"/>
          <w:marTop w:val="0"/>
          <w:marBottom w:val="0"/>
          <w:divBdr>
            <w:top w:val="none" w:sz="0" w:space="0" w:color="auto"/>
            <w:left w:val="none" w:sz="0" w:space="0" w:color="auto"/>
            <w:bottom w:val="none" w:sz="0" w:space="0" w:color="auto"/>
            <w:right w:val="none" w:sz="0" w:space="0" w:color="auto"/>
          </w:divBdr>
        </w:div>
        <w:div w:id="782115114">
          <w:marLeft w:val="640"/>
          <w:marRight w:val="0"/>
          <w:marTop w:val="0"/>
          <w:marBottom w:val="0"/>
          <w:divBdr>
            <w:top w:val="none" w:sz="0" w:space="0" w:color="auto"/>
            <w:left w:val="none" w:sz="0" w:space="0" w:color="auto"/>
            <w:bottom w:val="none" w:sz="0" w:space="0" w:color="auto"/>
            <w:right w:val="none" w:sz="0" w:space="0" w:color="auto"/>
          </w:divBdr>
        </w:div>
        <w:div w:id="1347561109">
          <w:marLeft w:val="640"/>
          <w:marRight w:val="0"/>
          <w:marTop w:val="0"/>
          <w:marBottom w:val="0"/>
          <w:divBdr>
            <w:top w:val="none" w:sz="0" w:space="0" w:color="auto"/>
            <w:left w:val="none" w:sz="0" w:space="0" w:color="auto"/>
            <w:bottom w:val="none" w:sz="0" w:space="0" w:color="auto"/>
            <w:right w:val="none" w:sz="0" w:space="0" w:color="auto"/>
          </w:divBdr>
        </w:div>
        <w:div w:id="906183572">
          <w:marLeft w:val="640"/>
          <w:marRight w:val="0"/>
          <w:marTop w:val="0"/>
          <w:marBottom w:val="0"/>
          <w:divBdr>
            <w:top w:val="none" w:sz="0" w:space="0" w:color="auto"/>
            <w:left w:val="none" w:sz="0" w:space="0" w:color="auto"/>
            <w:bottom w:val="none" w:sz="0" w:space="0" w:color="auto"/>
            <w:right w:val="none" w:sz="0" w:space="0" w:color="auto"/>
          </w:divBdr>
        </w:div>
      </w:divsChild>
    </w:div>
    <w:div w:id="460541205">
      <w:bodyDiv w:val="1"/>
      <w:marLeft w:val="0"/>
      <w:marRight w:val="0"/>
      <w:marTop w:val="0"/>
      <w:marBottom w:val="0"/>
      <w:divBdr>
        <w:top w:val="none" w:sz="0" w:space="0" w:color="auto"/>
        <w:left w:val="none" w:sz="0" w:space="0" w:color="auto"/>
        <w:bottom w:val="none" w:sz="0" w:space="0" w:color="auto"/>
        <w:right w:val="none" w:sz="0" w:space="0" w:color="auto"/>
      </w:divBdr>
      <w:divsChild>
        <w:div w:id="1446536329">
          <w:marLeft w:val="640"/>
          <w:marRight w:val="0"/>
          <w:marTop w:val="0"/>
          <w:marBottom w:val="0"/>
          <w:divBdr>
            <w:top w:val="none" w:sz="0" w:space="0" w:color="auto"/>
            <w:left w:val="none" w:sz="0" w:space="0" w:color="auto"/>
            <w:bottom w:val="none" w:sz="0" w:space="0" w:color="auto"/>
            <w:right w:val="none" w:sz="0" w:space="0" w:color="auto"/>
          </w:divBdr>
        </w:div>
        <w:div w:id="1994018793">
          <w:marLeft w:val="640"/>
          <w:marRight w:val="0"/>
          <w:marTop w:val="0"/>
          <w:marBottom w:val="0"/>
          <w:divBdr>
            <w:top w:val="none" w:sz="0" w:space="0" w:color="auto"/>
            <w:left w:val="none" w:sz="0" w:space="0" w:color="auto"/>
            <w:bottom w:val="none" w:sz="0" w:space="0" w:color="auto"/>
            <w:right w:val="none" w:sz="0" w:space="0" w:color="auto"/>
          </w:divBdr>
        </w:div>
        <w:div w:id="1250625192">
          <w:marLeft w:val="640"/>
          <w:marRight w:val="0"/>
          <w:marTop w:val="0"/>
          <w:marBottom w:val="0"/>
          <w:divBdr>
            <w:top w:val="none" w:sz="0" w:space="0" w:color="auto"/>
            <w:left w:val="none" w:sz="0" w:space="0" w:color="auto"/>
            <w:bottom w:val="none" w:sz="0" w:space="0" w:color="auto"/>
            <w:right w:val="none" w:sz="0" w:space="0" w:color="auto"/>
          </w:divBdr>
        </w:div>
        <w:div w:id="1595506497">
          <w:marLeft w:val="640"/>
          <w:marRight w:val="0"/>
          <w:marTop w:val="0"/>
          <w:marBottom w:val="0"/>
          <w:divBdr>
            <w:top w:val="none" w:sz="0" w:space="0" w:color="auto"/>
            <w:left w:val="none" w:sz="0" w:space="0" w:color="auto"/>
            <w:bottom w:val="none" w:sz="0" w:space="0" w:color="auto"/>
            <w:right w:val="none" w:sz="0" w:space="0" w:color="auto"/>
          </w:divBdr>
        </w:div>
        <w:div w:id="464078397">
          <w:marLeft w:val="640"/>
          <w:marRight w:val="0"/>
          <w:marTop w:val="0"/>
          <w:marBottom w:val="0"/>
          <w:divBdr>
            <w:top w:val="none" w:sz="0" w:space="0" w:color="auto"/>
            <w:left w:val="none" w:sz="0" w:space="0" w:color="auto"/>
            <w:bottom w:val="none" w:sz="0" w:space="0" w:color="auto"/>
            <w:right w:val="none" w:sz="0" w:space="0" w:color="auto"/>
          </w:divBdr>
        </w:div>
        <w:div w:id="977225378">
          <w:marLeft w:val="640"/>
          <w:marRight w:val="0"/>
          <w:marTop w:val="0"/>
          <w:marBottom w:val="0"/>
          <w:divBdr>
            <w:top w:val="none" w:sz="0" w:space="0" w:color="auto"/>
            <w:left w:val="none" w:sz="0" w:space="0" w:color="auto"/>
            <w:bottom w:val="none" w:sz="0" w:space="0" w:color="auto"/>
            <w:right w:val="none" w:sz="0" w:space="0" w:color="auto"/>
          </w:divBdr>
        </w:div>
        <w:div w:id="1347291259">
          <w:marLeft w:val="640"/>
          <w:marRight w:val="0"/>
          <w:marTop w:val="0"/>
          <w:marBottom w:val="0"/>
          <w:divBdr>
            <w:top w:val="none" w:sz="0" w:space="0" w:color="auto"/>
            <w:left w:val="none" w:sz="0" w:space="0" w:color="auto"/>
            <w:bottom w:val="none" w:sz="0" w:space="0" w:color="auto"/>
            <w:right w:val="none" w:sz="0" w:space="0" w:color="auto"/>
          </w:divBdr>
        </w:div>
        <w:div w:id="1542284780">
          <w:marLeft w:val="640"/>
          <w:marRight w:val="0"/>
          <w:marTop w:val="0"/>
          <w:marBottom w:val="0"/>
          <w:divBdr>
            <w:top w:val="none" w:sz="0" w:space="0" w:color="auto"/>
            <w:left w:val="none" w:sz="0" w:space="0" w:color="auto"/>
            <w:bottom w:val="none" w:sz="0" w:space="0" w:color="auto"/>
            <w:right w:val="none" w:sz="0" w:space="0" w:color="auto"/>
          </w:divBdr>
        </w:div>
        <w:div w:id="1158154789">
          <w:marLeft w:val="640"/>
          <w:marRight w:val="0"/>
          <w:marTop w:val="0"/>
          <w:marBottom w:val="0"/>
          <w:divBdr>
            <w:top w:val="none" w:sz="0" w:space="0" w:color="auto"/>
            <w:left w:val="none" w:sz="0" w:space="0" w:color="auto"/>
            <w:bottom w:val="none" w:sz="0" w:space="0" w:color="auto"/>
            <w:right w:val="none" w:sz="0" w:space="0" w:color="auto"/>
          </w:divBdr>
        </w:div>
        <w:div w:id="1201672692">
          <w:marLeft w:val="640"/>
          <w:marRight w:val="0"/>
          <w:marTop w:val="0"/>
          <w:marBottom w:val="0"/>
          <w:divBdr>
            <w:top w:val="none" w:sz="0" w:space="0" w:color="auto"/>
            <w:left w:val="none" w:sz="0" w:space="0" w:color="auto"/>
            <w:bottom w:val="none" w:sz="0" w:space="0" w:color="auto"/>
            <w:right w:val="none" w:sz="0" w:space="0" w:color="auto"/>
          </w:divBdr>
        </w:div>
        <w:div w:id="1114253253">
          <w:marLeft w:val="640"/>
          <w:marRight w:val="0"/>
          <w:marTop w:val="0"/>
          <w:marBottom w:val="0"/>
          <w:divBdr>
            <w:top w:val="none" w:sz="0" w:space="0" w:color="auto"/>
            <w:left w:val="none" w:sz="0" w:space="0" w:color="auto"/>
            <w:bottom w:val="none" w:sz="0" w:space="0" w:color="auto"/>
            <w:right w:val="none" w:sz="0" w:space="0" w:color="auto"/>
          </w:divBdr>
        </w:div>
        <w:div w:id="895435748">
          <w:marLeft w:val="640"/>
          <w:marRight w:val="0"/>
          <w:marTop w:val="0"/>
          <w:marBottom w:val="0"/>
          <w:divBdr>
            <w:top w:val="none" w:sz="0" w:space="0" w:color="auto"/>
            <w:left w:val="none" w:sz="0" w:space="0" w:color="auto"/>
            <w:bottom w:val="none" w:sz="0" w:space="0" w:color="auto"/>
            <w:right w:val="none" w:sz="0" w:space="0" w:color="auto"/>
          </w:divBdr>
        </w:div>
        <w:div w:id="215364296">
          <w:marLeft w:val="640"/>
          <w:marRight w:val="0"/>
          <w:marTop w:val="0"/>
          <w:marBottom w:val="0"/>
          <w:divBdr>
            <w:top w:val="none" w:sz="0" w:space="0" w:color="auto"/>
            <w:left w:val="none" w:sz="0" w:space="0" w:color="auto"/>
            <w:bottom w:val="none" w:sz="0" w:space="0" w:color="auto"/>
            <w:right w:val="none" w:sz="0" w:space="0" w:color="auto"/>
          </w:divBdr>
        </w:div>
        <w:div w:id="720907475">
          <w:marLeft w:val="640"/>
          <w:marRight w:val="0"/>
          <w:marTop w:val="0"/>
          <w:marBottom w:val="0"/>
          <w:divBdr>
            <w:top w:val="none" w:sz="0" w:space="0" w:color="auto"/>
            <w:left w:val="none" w:sz="0" w:space="0" w:color="auto"/>
            <w:bottom w:val="none" w:sz="0" w:space="0" w:color="auto"/>
            <w:right w:val="none" w:sz="0" w:space="0" w:color="auto"/>
          </w:divBdr>
        </w:div>
        <w:div w:id="509833802">
          <w:marLeft w:val="640"/>
          <w:marRight w:val="0"/>
          <w:marTop w:val="0"/>
          <w:marBottom w:val="0"/>
          <w:divBdr>
            <w:top w:val="none" w:sz="0" w:space="0" w:color="auto"/>
            <w:left w:val="none" w:sz="0" w:space="0" w:color="auto"/>
            <w:bottom w:val="none" w:sz="0" w:space="0" w:color="auto"/>
            <w:right w:val="none" w:sz="0" w:space="0" w:color="auto"/>
          </w:divBdr>
        </w:div>
        <w:div w:id="775517269">
          <w:marLeft w:val="640"/>
          <w:marRight w:val="0"/>
          <w:marTop w:val="0"/>
          <w:marBottom w:val="0"/>
          <w:divBdr>
            <w:top w:val="none" w:sz="0" w:space="0" w:color="auto"/>
            <w:left w:val="none" w:sz="0" w:space="0" w:color="auto"/>
            <w:bottom w:val="none" w:sz="0" w:space="0" w:color="auto"/>
            <w:right w:val="none" w:sz="0" w:space="0" w:color="auto"/>
          </w:divBdr>
        </w:div>
        <w:div w:id="428621765">
          <w:marLeft w:val="640"/>
          <w:marRight w:val="0"/>
          <w:marTop w:val="0"/>
          <w:marBottom w:val="0"/>
          <w:divBdr>
            <w:top w:val="none" w:sz="0" w:space="0" w:color="auto"/>
            <w:left w:val="none" w:sz="0" w:space="0" w:color="auto"/>
            <w:bottom w:val="none" w:sz="0" w:space="0" w:color="auto"/>
            <w:right w:val="none" w:sz="0" w:space="0" w:color="auto"/>
          </w:divBdr>
        </w:div>
        <w:div w:id="256015499">
          <w:marLeft w:val="640"/>
          <w:marRight w:val="0"/>
          <w:marTop w:val="0"/>
          <w:marBottom w:val="0"/>
          <w:divBdr>
            <w:top w:val="none" w:sz="0" w:space="0" w:color="auto"/>
            <w:left w:val="none" w:sz="0" w:space="0" w:color="auto"/>
            <w:bottom w:val="none" w:sz="0" w:space="0" w:color="auto"/>
            <w:right w:val="none" w:sz="0" w:space="0" w:color="auto"/>
          </w:divBdr>
        </w:div>
        <w:div w:id="117530206">
          <w:marLeft w:val="640"/>
          <w:marRight w:val="0"/>
          <w:marTop w:val="0"/>
          <w:marBottom w:val="0"/>
          <w:divBdr>
            <w:top w:val="none" w:sz="0" w:space="0" w:color="auto"/>
            <w:left w:val="none" w:sz="0" w:space="0" w:color="auto"/>
            <w:bottom w:val="none" w:sz="0" w:space="0" w:color="auto"/>
            <w:right w:val="none" w:sz="0" w:space="0" w:color="auto"/>
          </w:divBdr>
        </w:div>
        <w:div w:id="1357341863">
          <w:marLeft w:val="640"/>
          <w:marRight w:val="0"/>
          <w:marTop w:val="0"/>
          <w:marBottom w:val="0"/>
          <w:divBdr>
            <w:top w:val="none" w:sz="0" w:space="0" w:color="auto"/>
            <w:left w:val="none" w:sz="0" w:space="0" w:color="auto"/>
            <w:bottom w:val="none" w:sz="0" w:space="0" w:color="auto"/>
            <w:right w:val="none" w:sz="0" w:space="0" w:color="auto"/>
          </w:divBdr>
        </w:div>
        <w:div w:id="1844198246">
          <w:marLeft w:val="640"/>
          <w:marRight w:val="0"/>
          <w:marTop w:val="0"/>
          <w:marBottom w:val="0"/>
          <w:divBdr>
            <w:top w:val="none" w:sz="0" w:space="0" w:color="auto"/>
            <w:left w:val="none" w:sz="0" w:space="0" w:color="auto"/>
            <w:bottom w:val="none" w:sz="0" w:space="0" w:color="auto"/>
            <w:right w:val="none" w:sz="0" w:space="0" w:color="auto"/>
          </w:divBdr>
        </w:div>
        <w:div w:id="1202670023">
          <w:marLeft w:val="640"/>
          <w:marRight w:val="0"/>
          <w:marTop w:val="0"/>
          <w:marBottom w:val="0"/>
          <w:divBdr>
            <w:top w:val="none" w:sz="0" w:space="0" w:color="auto"/>
            <w:left w:val="none" w:sz="0" w:space="0" w:color="auto"/>
            <w:bottom w:val="none" w:sz="0" w:space="0" w:color="auto"/>
            <w:right w:val="none" w:sz="0" w:space="0" w:color="auto"/>
          </w:divBdr>
        </w:div>
        <w:div w:id="1935477369">
          <w:marLeft w:val="640"/>
          <w:marRight w:val="0"/>
          <w:marTop w:val="0"/>
          <w:marBottom w:val="0"/>
          <w:divBdr>
            <w:top w:val="none" w:sz="0" w:space="0" w:color="auto"/>
            <w:left w:val="none" w:sz="0" w:space="0" w:color="auto"/>
            <w:bottom w:val="none" w:sz="0" w:space="0" w:color="auto"/>
            <w:right w:val="none" w:sz="0" w:space="0" w:color="auto"/>
          </w:divBdr>
        </w:div>
        <w:div w:id="1484471850">
          <w:marLeft w:val="640"/>
          <w:marRight w:val="0"/>
          <w:marTop w:val="0"/>
          <w:marBottom w:val="0"/>
          <w:divBdr>
            <w:top w:val="none" w:sz="0" w:space="0" w:color="auto"/>
            <w:left w:val="none" w:sz="0" w:space="0" w:color="auto"/>
            <w:bottom w:val="none" w:sz="0" w:space="0" w:color="auto"/>
            <w:right w:val="none" w:sz="0" w:space="0" w:color="auto"/>
          </w:divBdr>
        </w:div>
        <w:div w:id="1837838397">
          <w:marLeft w:val="640"/>
          <w:marRight w:val="0"/>
          <w:marTop w:val="0"/>
          <w:marBottom w:val="0"/>
          <w:divBdr>
            <w:top w:val="none" w:sz="0" w:space="0" w:color="auto"/>
            <w:left w:val="none" w:sz="0" w:space="0" w:color="auto"/>
            <w:bottom w:val="none" w:sz="0" w:space="0" w:color="auto"/>
            <w:right w:val="none" w:sz="0" w:space="0" w:color="auto"/>
          </w:divBdr>
        </w:div>
        <w:div w:id="896668364">
          <w:marLeft w:val="640"/>
          <w:marRight w:val="0"/>
          <w:marTop w:val="0"/>
          <w:marBottom w:val="0"/>
          <w:divBdr>
            <w:top w:val="none" w:sz="0" w:space="0" w:color="auto"/>
            <w:left w:val="none" w:sz="0" w:space="0" w:color="auto"/>
            <w:bottom w:val="none" w:sz="0" w:space="0" w:color="auto"/>
            <w:right w:val="none" w:sz="0" w:space="0" w:color="auto"/>
          </w:divBdr>
        </w:div>
        <w:div w:id="876968589">
          <w:marLeft w:val="640"/>
          <w:marRight w:val="0"/>
          <w:marTop w:val="0"/>
          <w:marBottom w:val="0"/>
          <w:divBdr>
            <w:top w:val="none" w:sz="0" w:space="0" w:color="auto"/>
            <w:left w:val="none" w:sz="0" w:space="0" w:color="auto"/>
            <w:bottom w:val="none" w:sz="0" w:space="0" w:color="auto"/>
            <w:right w:val="none" w:sz="0" w:space="0" w:color="auto"/>
          </w:divBdr>
        </w:div>
        <w:div w:id="535654147">
          <w:marLeft w:val="640"/>
          <w:marRight w:val="0"/>
          <w:marTop w:val="0"/>
          <w:marBottom w:val="0"/>
          <w:divBdr>
            <w:top w:val="none" w:sz="0" w:space="0" w:color="auto"/>
            <w:left w:val="none" w:sz="0" w:space="0" w:color="auto"/>
            <w:bottom w:val="none" w:sz="0" w:space="0" w:color="auto"/>
            <w:right w:val="none" w:sz="0" w:space="0" w:color="auto"/>
          </w:divBdr>
        </w:div>
        <w:div w:id="1798059730">
          <w:marLeft w:val="640"/>
          <w:marRight w:val="0"/>
          <w:marTop w:val="0"/>
          <w:marBottom w:val="0"/>
          <w:divBdr>
            <w:top w:val="none" w:sz="0" w:space="0" w:color="auto"/>
            <w:left w:val="none" w:sz="0" w:space="0" w:color="auto"/>
            <w:bottom w:val="none" w:sz="0" w:space="0" w:color="auto"/>
            <w:right w:val="none" w:sz="0" w:space="0" w:color="auto"/>
          </w:divBdr>
        </w:div>
        <w:div w:id="652442702">
          <w:marLeft w:val="640"/>
          <w:marRight w:val="0"/>
          <w:marTop w:val="0"/>
          <w:marBottom w:val="0"/>
          <w:divBdr>
            <w:top w:val="none" w:sz="0" w:space="0" w:color="auto"/>
            <w:left w:val="none" w:sz="0" w:space="0" w:color="auto"/>
            <w:bottom w:val="none" w:sz="0" w:space="0" w:color="auto"/>
            <w:right w:val="none" w:sz="0" w:space="0" w:color="auto"/>
          </w:divBdr>
        </w:div>
        <w:div w:id="1601831771">
          <w:marLeft w:val="640"/>
          <w:marRight w:val="0"/>
          <w:marTop w:val="0"/>
          <w:marBottom w:val="0"/>
          <w:divBdr>
            <w:top w:val="none" w:sz="0" w:space="0" w:color="auto"/>
            <w:left w:val="none" w:sz="0" w:space="0" w:color="auto"/>
            <w:bottom w:val="none" w:sz="0" w:space="0" w:color="auto"/>
            <w:right w:val="none" w:sz="0" w:space="0" w:color="auto"/>
          </w:divBdr>
        </w:div>
        <w:div w:id="1442533480">
          <w:marLeft w:val="640"/>
          <w:marRight w:val="0"/>
          <w:marTop w:val="0"/>
          <w:marBottom w:val="0"/>
          <w:divBdr>
            <w:top w:val="none" w:sz="0" w:space="0" w:color="auto"/>
            <w:left w:val="none" w:sz="0" w:space="0" w:color="auto"/>
            <w:bottom w:val="none" w:sz="0" w:space="0" w:color="auto"/>
            <w:right w:val="none" w:sz="0" w:space="0" w:color="auto"/>
          </w:divBdr>
        </w:div>
        <w:div w:id="1479375814">
          <w:marLeft w:val="640"/>
          <w:marRight w:val="0"/>
          <w:marTop w:val="0"/>
          <w:marBottom w:val="0"/>
          <w:divBdr>
            <w:top w:val="none" w:sz="0" w:space="0" w:color="auto"/>
            <w:left w:val="none" w:sz="0" w:space="0" w:color="auto"/>
            <w:bottom w:val="none" w:sz="0" w:space="0" w:color="auto"/>
            <w:right w:val="none" w:sz="0" w:space="0" w:color="auto"/>
          </w:divBdr>
        </w:div>
        <w:div w:id="14237101">
          <w:marLeft w:val="640"/>
          <w:marRight w:val="0"/>
          <w:marTop w:val="0"/>
          <w:marBottom w:val="0"/>
          <w:divBdr>
            <w:top w:val="none" w:sz="0" w:space="0" w:color="auto"/>
            <w:left w:val="none" w:sz="0" w:space="0" w:color="auto"/>
            <w:bottom w:val="none" w:sz="0" w:space="0" w:color="auto"/>
            <w:right w:val="none" w:sz="0" w:space="0" w:color="auto"/>
          </w:divBdr>
        </w:div>
        <w:div w:id="1096093711">
          <w:marLeft w:val="640"/>
          <w:marRight w:val="0"/>
          <w:marTop w:val="0"/>
          <w:marBottom w:val="0"/>
          <w:divBdr>
            <w:top w:val="none" w:sz="0" w:space="0" w:color="auto"/>
            <w:left w:val="none" w:sz="0" w:space="0" w:color="auto"/>
            <w:bottom w:val="none" w:sz="0" w:space="0" w:color="auto"/>
            <w:right w:val="none" w:sz="0" w:space="0" w:color="auto"/>
          </w:divBdr>
        </w:div>
        <w:div w:id="584188488">
          <w:marLeft w:val="640"/>
          <w:marRight w:val="0"/>
          <w:marTop w:val="0"/>
          <w:marBottom w:val="0"/>
          <w:divBdr>
            <w:top w:val="none" w:sz="0" w:space="0" w:color="auto"/>
            <w:left w:val="none" w:sz="0" w:space="0" w:color="auto"/>
            <w:bottom w:val="none" w:sz="0" w:space="0" w:color="auto"/>
            <w:right w:val="none" w:sz="0" w:space="0" w:color="auto"/>
          </w:divBdr>
        </w:div>
        <w:div w:id="348215911">
          <w:marLeft w:val="640"/>
          <w:marRight w:val="0"/>
          <w:marTop w:val="0"/>
          <w:marBottom w:val="0"/>
          <w:divBdr>
            <w:top w:val="none" w:sz="0" w:space="0" w:color="auto"/>
            <w:left w:val="none" w:sz="0" w:space="0" w:color="auto"/>
            <w:bottom w:val="none" w:sz="0" w:space="0" w:color="auto"/>
            <w:right w:val="none" w:sz="0" w:space="0" w:color="auto"/>
          </w:divBdr>
        </w:div>
        <w:div w:id="1137188880">
          <w:marLeft w:val="640"/>
          <w:marRight w:val="0"/>
          <w:marTop w:val="0"/>
          <w:marBottom w:val="0"/>
          <w:divBdr>
            <w:top w:val="none" w:sz="0" w:space="0" w:color="auto"/>
            <w:left w:val="none" w:sz="0" w:space="0" w:color="auto"/>
            <w:bottom w:val="none" w:sz="0" w:space="0" w:color="auto"/>
            <w:right w:val="none" w:sz="0" w:space="0" w:color="auto"/>
          </w:divBdr>
        </w:div>
        <w:div w:id="566846759">
          <w:marLeft w:val="640"/>
          <w:marRight w:val="0"/>
          <w:marTop w:val="0"/>
          <w:marBottom w:val="0"/>
          <w:divBdr>
            <w:top w:val="none" w:sz="0" w:space="0" w:color="auto"/>
            <w:left w:val="none" w:sz="0" w:space="0" w:color="auto"/>
            <w:bottom w:val="none" w:sz="0" w:space="0" w:color="auto"/>
            <w:right w:val="none" w:sz="0" w:space="0" w:color="auto"/>
          </w:divBdr>
        </w:div>
        <w:div w:id="498009969">
          <w:marLeft w:val="640"/>
          <w:marRight w:val="0"/>
          <w:marTop w:val="0"/>
          <w:marBottom w:val="0"/>
          <w:divBdr>
            <w:top w:val="none" w:sz="0" w:space="0" w:color="auto"/>
            <w:left w:val="none" w:sz="0" w:space="0" w:color="auto"/>
            <w:bottom w:val="none" w:sz="0" w:space="0" w:color="auto"/>
            <w:right w:val="none" w:sz="0" w:space="0" w:color="auto"/>
          </w:divBdr>
        </w:div>
        <w:div w:id="158815779">
          <w:marLeft w:val="640"/>
          <w:marRight w:val="0"/>
          <w:marTop w:val="0"/>
          <w:marBottom w:val="0"/>
          <w:divBdr>
            <w:top w:val="none" w:sz="0" w:space="0" w:color="auto"/>
            <w:left w:val="none" w:sz="0" w:space="0" w:color="auto"/>
            <w:bottom w:val="none" w:sz="0" w:space="0" w:color="auto"/>
            <w:right w:val="none" w:sz="0" w:space="0" w:color="auto"/>
          </w:divBdr>
        </w:div>
        <w:div w:id="398554620">
          <w:marLeft w:val="640"/>
          <w:marRight w:val="0"/>
          <w:marTop w:val="0"/>
          <w:marBottom w:val="0"/>
          <w:divBdr>
            <w:top w:val="none" w:sz="0" w:space="0" w:color="auto"/>
            <w:left w:val="none" w:sz="0" w:space="0" w:color="auto"/>
            <w:bottom w:val="none" w:sz="0" w:space="0" w:color="auto"/>
            <w:right w:val="none" w:sz="0" w:space="0" w:color="auto"/>
          </w:divBdr>
        </w:div>
        <w:div w:id="2101948687">
          <w:marLeft w:val="640"/>
          <w:marRight w:val="0"/>
          <w:marTop w:val="0"/>
          <w:marBottom w:val="0"/>
          <w:divBdr>
            <w:top w:val="none" w:sz="0" w:space="0" w:color="auto"/>
            <w:left w:val="none" w:sz="0" w:space="0" w:color="auto"/>
            <w:bottom w:val="none" w:sz="0" w:space="0" w:color="auto"/>
            <w:right w:val="none" w:sz="0" w:space="0" w:color="auto"/>
          </w:divBdr>
        </w:div>
        <w:div w:id="632179626">
          <w:marLeft w:val="640"/>
          <w:marRight w:val="0"/>
          <w:marTop w:val="0"/>
          <w:marBottom w:val="0"/>
          <w:divBdr>
            <w:top w:val="none" w:sz="0" w:space="0" w:color="auto"/>
            <w:left w:val="none" w:sz="0" w:space="0" w:color="auto"/>
            <w:bottom w:val="none" w:sz="0" w:space="0" w:color="auto"/>
            <w:right w:val="none" w:sz="0" w:space="0" w:color="auto"/>
          </w:divBdr>
        </w:div>
        <w:div w:id="1360351988">
          <w:marLeft w:val="640"/>
          <w:marRight w:val="0"/>
          <w:marTop w:val="0"/>
          <w:marBottom w:val="0"/>
          <w:divBdr>
            <w:top w:val="none" w:sz="0" w:space="0" w:color="auto"/>
            <w:left w:val="none" w:sz="0" w:space="0" w:color="auto"/>
            <w:bottom w:val="none" w:sz="0" w:space="0" w:color="auto"/>
            <w:right w:val="none" w:sz="0" w:space="0" w:color="auto"/>
          </w:divBdr>
        </w:div>
        <w:div w:id="104159461">
          <w:marLeft w:val="640"/>
          <w:marRight w:val="0"/>
          <w:marTop w:val="0"/>
          <w:marBottom w:val="0"/>
          <w:divBdr>
            <w:top w:val="none" w:sz="0" w:space="0" w:color="auto"/>
            <w:left w:val="none" w:sz="0" w:space="0" w:color="auto"/>
            <w:bottom w:val="none" w:sz="0" w:space="0" w:color="auto"/>
            <w:right w:val="none" w:sz="0" w:space="0" w:color="auto"/>
          </w:divBdr>
        </w:div>
        <w:div w:id="1828740420">
          <w:marLeft w:val="640"/>
          <w:marRight w:val="0"/>
          <w:marTop w:val="0"/>
          <w:marBottom w:val="0"/>
          <w:divBdr>
            <w:top w:val="none" w:sz="0" w:space="0" w:color="auto"/>
            <w:left w:val="none" w:sz="0" w:space="0" w:color="auto"/>
            <w:bottom w:val="none" w:sz="0" w:space="0" w:color="auto"/>
            <w:right w:val="none" w:sz="0" w:space="0" w:color="auto"/>
          </w:divBdr>
        </w:div>
        <w:div w:id="558637052">
          <w:marLeft w:val="640"/>
          <w:marRight w:val="0"/>
          <w:marTop w:val="0"/>
          <w:marBottom w:val="0"/>
          <w:divBdr>
            <w:top w:val="none" w:sz="0" w:space="0" w:color="auto"/>
            <w:left w:val="none" w:sz="0" w:space="0" w:color="auto"/>
            <w:bottom w:val="none" w:sz="0" w:space="0" w:color="auto"/>
            <w:right w:val="none" w:sz="0" w:space="0" w:color="auto"/>
          </w:divBdr>
        </w:div>
        <w:div w:id="439879190">
          <w:marLeft w:val="640"/>
          <w:marRight w:val="0"/>
          <w:marTop w:val="0"/>
          <w:marBottom w:val="0"/>
          <w:divBdr>
            <w:top w:val="none" w:sz="0" w:space="0" w:color="auto"/>
            <w:left w:val="none" w:sz="0" w:space="0" w:color="auto"/>
            <w:bottom w:val="none" w:sz="0" w:space="0" w:color="auto"/>
            <w:right w:val="none" w:sz="0" w:space="0" w:color="auto"/>
          </w:divBdr>
        </w:div>
        <w:div w:id="248198802">
          <w:marLeft w:val="640"/>
          <w:marRight w:val="0"/>
          <w:marTop w:val="0"/>
          <w:marBottom w:val="0"/>
          <w:divBdr>
            <w:top w:val="none" w:sz="0" w:space="0" w:color="auto"/>
            <w:left w:val="none" w:sz="0" w:space="0" w:color="auto"/>
            <w:bottom w:val="none" w:sz="0" w:space="0" w:color="auto"/>
            <w:right w:val="none" w:sz="0" w:space="0" w:color="auto"/>
          </w:divBdr>
        </w:div>
        <w:div w:id="145437361">
          <w:marLeft w:val="640"/>
          <w:marRight w:val="0"/>
          <w:marTop w:val="0"/>
          <w:marBottom w:val="0"/>
          <w:divBdr>
            <w:top w:val="none" w:sz="0" w:space="0" w:color="auto"/>
            <w:left w:val="none" w:sz="0" w:space="0" w:color="auto"/>
            <w:bottom w:val="none" w:sz="0" w:space="0" w:color="auto"/>
            <w:right w:val="none" w:sz="0" w:space="0" w:color="auto"/>
          </w:divBdr>
        </w:div>
        <w:div w:id="1330907193">
          <w:marLeft w:val="640"/>
          <w:marRight w:val="0"/>
          <w:marTop w:val="0"/>
          <w:marBottom w:val="0"/>
          <w:divBdr>
            <w:top w:val="none" w:sz="0" w:space="0" w:color="auto"/>
            <w:left w:val="none" w:sz="0" w:space="0" w:color="auto"/>
            <w:bottom w:val="none" w:sz="0" w:space="0" w:color="auto"/>
            <w:right w:val="none" w:sz="0" w:space="0" w:color="auto"/>
          </w:divBdr>
        </w:div>
        <w:div w:id="195699955">
          <w:marLeft w:val="640"/>
          <w:marRight w:val="0"/>
          <w:marTop w:val="0"/>
          <w:marBottom w:val="0"/>
          <w:divBdr>
            <w:top w:val="none" w:sz="0" w:space="0" w:color="auto"/>
            <w:left w:val="none" w:sz="0" w:space="0" w:color="auto"/>
            <w:bottom w:val="none" w:sz="0" w:space="0" w:color="auto"/>
            <w:right w:val="none" w:sz="0" w:space="0" w:color="auto"/>
          </w:divBdr>
        </w:div>
        <w:div w:id="248082062">
          <w:marLeft w:val="640"/>
          <w:marRight w:val="0"/>
          <w:marTop w:val="0"/>
          <w:marBottom w:val="0"/>
          <w:divBdr>
            <w:top w:val="none" w:sz="0" w:space="0" w:color="auto"/>
            <w:left w:val="none" w:sz="0" w:space="0" w:color="auto"/>
            <w:bottom w:val="none" w:sz="0" w:space="0" w:color="auto"/>
            <w:right w:val="none" w:sz="0" w:space="0" w:color="auto"/>
          </w:divBdr>
        </w:div>
        <w:div w:id="1617449687">
          <w:marLeft w:val="640"/>
          <w:marRight w:val="0"/>
          <w:marTop w:val="0"/>
          <w:marBottom w:val="0"/>
          <w:divBdr>
            <w:top w:val="none" w:sz="0" w:space="0" w:color="auto"/>
            <w:left w:val="none" w:sz="0" w:space="0" w:color="auto"/>
            <w:bottom w:val="none" w:sz="0" w:space="0" w:color="auto"/>
            <w:right w:val="none" w:sz="0" w:space="0" w:color="auto"/>
          </w:divBdr>
        </w:div>
        <w:div w:id="417558997">
          <w:marLeft w:val="640"/>
          <w:marRight w:val="0"/>
          <w:marTop w:val="0"/>
          <w:marBottom w:val="0"/>
          <w:divBdr>
            <w:top w:val="none" w:sz="0" w:space="0" w:color="auto"/>
            <w:left w:val="none" w:sz="0" w:space="0" w:color="auto"/>
            <w:bottom w:val="none" w:sz="0" w:space="0" w:color="auto"/>
            <w:right w:val="none" w:sz="0" w:space="0" w:color="auto"/>
          </w:divBdr>
        </w:div>
        <w:div w:id="529801311">
          <w:marLeft w:val="640"/>
          <w:marRight w:val="0"/>
          <w:marTop w:val="0"/>
          <w:marBottom w:val="0"/>
          <w:divBdr>
            <w:top w:val="none" w:sz="0" w:space="0" w:color="auto"/>
            <w:left w:val="none" w:sz="0" w:space="0" w:color="auto"/>
            <w:bottom w:val="none" w:sz="0" w:space="0" w:color="auto"/>
            <w:right w:val="none" w:sz="0" w:space="0" w:color="auto"/>
          </w:divBdr>
        </w:div>
        <w:div w:id="1985428338">
          <w:marLeft w:val="640"/>
          <w:marRight w:val="0"/>
          <w:marTop w:val="0"/>
          <w:marBottom w:val="0"/>
          <w:divBdr>
            <w:top w:val="none" w:sz="0" w:space="0" w:color="auto"/>
            <w:left w:val="none" w:sz="0" w:space="0" w:color="auto"/>
            <w:bottom w:val="none" w:sz="0" w:space="0" w:color="auto"/>
            <w:right w:val="none" w:sz="0" w:space="0" w:color="auto"/>
          </w:divBdr>
        </w:div>
        <w:div w:id="475998527">
          <w:marLeft w:val="640"/>
          <w:marRight w:val="0"/>
          <w:marTop w:val="0"/>
          <w:marBottom w:val="0"/>
          <w:divBdr>
            <w:top w:val="none" w:sz="0" w:space="0" w:color="auto"/>
            <w:left w:val="none" w:sz="0" w:space="0" w:color="auto"/>
            <w:bottom w:val="none" w:sz="0" w:space="0" w:color="auto"/>
            <w:right w:val="none" w:sz="0" w:space="0" w:color="auto"/>
          </w:divBdr>
        </w:div>
        <w:div w:id="1994946687">
          <w:marLeft w:val="640"/>
          <w:marRight w:val="0"/>
          <w:marTop w:val="0"/>
          <w:marBottom w:val="0"/>
          <w:divBdr>
            <w:top w:val="none" w:sz="0" w:space="0" w:color="auto"/>
            <w:left w:val="none" w:sz="0" w:space="0" w:color="auto"/>
            <w:bottom w:val="none" w:sz="0" w:space="0" w:color="auto"/>
            <w:right w:val="none" w:sz="0" w:space="0" w:color="auto"/>
          </w:divBdr>
        </w:div>
        <w:div w:id="1398477860">
          <w:marLeft w:val="640"/>
          <w:marRight w:val="0"/>
          <w:marTop w:val="0"/>
          <w:marBottom w:val="0"/>
          <w:divBdr>
            <w:top w:val="none" w:sz="0" w:space="0" w:color="auto"/>
            <w:left w:val="none" w:sz="0" w:space="0" w:color="auto"/>
            <w:bottom w:val="none" w:sz="0" w:space="0" w:color="auto"/>
            <w:right w:val="none" w:sz="0" w:space="0" w:color="auto"/>
          </w:divBdr>
        </w:div>
        <w:div w:id="669451894">
          <w:marLeft w:val="640"/>
          <w:marRight w:val="0"/>
          <w:marTop w:val="0"/>
          <w:marBottom w:val="0"/>
          <w:divBdr>
            <w:top w:val="none" w:sz="0" w:space="0" w:color="auto"/>
            <w:left w:val="none" w:sz="0" w:space="0" w:color="auto"/>
            <w:bottom w:val="none" w:sz="0" w:space="0" w:color="auto"/>
            <w:right w:val="none" w:sz="0" w:space="0" w:color="auto"/>
          </w:divBdr>
        </w:div>
        <w:div w:id="1836917011">
          <w:marLeft w:val="640"/>
          <w:marRight w:val="0"/>
          <w:marTop w:val="0"/>
          <w:marBottom w:val="0"/>
          <w:divBdr>
            <w:top w:val="none" w:sz="0" w:space="0" w:color="auto"/>
            <w:left w:val="none" w:sz="0" w:space="0" w:color="auto"/>
            <w:bottom w:val="none" w:sz="0" w:space="0" w:color="auto"/>
            <w:right w:val="none" w:sz="0" w:space="0" w:color="auto"/>
          </w:divBdr>
        </w:div>
        <w:div w:id="2000032432">
          <w:marLeft w:val="640"/>
          <w:marRight w:val="0"/>
          <w:marTop w:val="0"/>
          <w:marBottom w:val="0"/>
          <w:divBdr>
            <w:top w:val="none" w:sz="0" w:space="0" w:color="auto"/>
            <w:left w:val="none" w:sz="0" w:space="0" w:color="auto"/>
            <w:bottom w:val="none" w:sz="0" w:space="0" w:color="auto"/>
            <w:right w:val="none" w:sz="0" w:space="0" w:color="auto"/>
          </w:divBdr>
        </w:div>
        <w:div w:id="21170199">
          <w:marLeft w:val="640"/>
          <w:marRight w:val="0"/>
          <w:marTop w:val="0"/>
          <w:marBottom w:val="0"/>
          <w:divBdr>
            <w:top w:val="none" w:sz="0" w:space="0" w:color="auto"/>
            <w:left w:val="none" w:sz="0" w:space="0" w:color="auto"/>
            <w:bottom w:val="none" w:sz="0" w:space="0" w:color="auto"/>
            <w:right w:val="none" w:sz="0" w:space="0" w:color="auto"/>
          </w:divBdr>
        </w:div>
        <w:div w:id="1619606125">
          <w:marLeft w:val="640"/>
          <w:marRight w:val="0"/>
          <w:marTop w:val="0"/>
          <w:marBottom w:val="0"/>
          <w:divBdr>
            <w:top w:val="none" w:sz="0" w:space="0" w:color="auto"/>
            <w:left w:val="none" w:sz="0" w:space="0" w:color="auto"/>
            <w:bottom w:val="none" w:sz="0" w:space="0" w:color="auto"/>
            <w:right w:val="none" w:sz="0" w:space="0" w:color="auto"/>
          </w:divBdr>
        </w:div>
        <w:div w:id="301231741">
          <w:marLeft w:val="640"/>
          <w:marRight w:val="0"/>
          <w:marTop w:val="0"/>
          <w:marBottom w:val="0"/>
          <w:divBdr>
            <w:top w:val="none" w:sz="0" w:space="0" w:color="auto"/>
            <w:left w:val="none" w:sz="0" w:space="0" w:color="auto"/>
            <w:bottom w:val="none" w:sz="0" w:space="0" w:color="auto"/>
            <w:right w:val="none" w:sz="0" w:space="0" w:color="auto"/>
          </w:divBdr>
        </w:div>
        <w:div w:id="1802452862">
          <w:marLeft w:val="640"/>
          <w:marRight w:val="0"/>
          <w:marTop w:val="0"/>
          <w:marBottom w:val="0"/>
          <w:divBdr>
            <w:top w:val="none" w:sz="0" w:space="0" w:color="auto"/>
            <w:left w:val="none" w:sz="0" w:space="0" w:color="auto"/>
            <w:bottom w:val="none" w:sz="0" w:space="0" w:color="auto"/>
            <w:right w:val="none" w:sz="0" w:space="0" w:color="auto"/>
          </w:divBdr>
        </w:div>
        <w:div w:id="1601838402">
          <w:marLeft w:val="640"/>
          <w:marRight w:val="0"/>
          <w:marTop w:val="0"/>
          <w:marBottom w:val="0"/>
          <w:divBdr>
            <w:top w:val="none" w:sz="0" w:space="0" w:color="auto"/>
            <w:left w:val="none" w:sz="0" w:space="0" w:color="auto"/>
            <w:bottom w:val="none" w:sz="0" w:space="0" w:color="auto"/>
            <w:right w:val="none" w:sz="0" w:space="0" w:color="auto"/>
          </w:divBdr>
        </w:div>
        <w:div w:id="2125732747">
          <w:marLeft w:val="640"/>
          <w:marRight w:val="0"/>
          <w:marTop w:val="0"/>
          <w:marBottom w:val="0"/>
          <w:divBdr>
            <w:top w:val="none" w:sz="0" w:space="0" w:color="auto"/>
            <w:left w:val="none" w:sz="0" w:space="0" w:color="auto"/>
            <w:bottom w:val="none" w:sz="0" w:space="0" w:color="auto"/>
            <w:right w:val="none" w:sz="0" w:space="0" w:color="auto"/>
          </w:divBdr>
        </w:div>
        <w:div w:id="653411438">
          <w:marLeft w:val="640"/>
          <w:marRight w:val="0"/>
          <w:marTop w:val="0"/>
          <w:marBottom w:val="0"/>
          <w:divBdr>
            <w:top w:val="none" w:sz="0" w:space="0" w:color="auto"/>
            <w:left w:val="none" w:sz="0" w:space="0" w:color="auto"/>
            <w:bottom w:val="none" w:sz="0" w:space="0" w:color="auto"/>
            <w:right w:val="none" w:sz="0" w:space="0" w:color="auto"/>
          </w:divBdr>
        </w:div>
        <w:div w:id="1593657621">
          <w:marLeft w:val="640"/>
          <w:marRight w:val="0"/>
          <w:marTop w:val="0"/>
          <w:marBottom w:val="0"/>
          <w:divBdr>
            <w:top w:val="none" w:sz="0" w:space="0" w:color="auto"/>
            <w:left w:val="none" w:sz="0" w:space="0" w:color="auto"/>
            <w:bottom w:val="none" w:sz="0" w:space="0" w:color="auto"/>
            <w:right w:val="none" w:sz="0" w:space="0" w:color="auto"/>
          </w:divBdr>
        </w:div>
        <w:div w:id="1019503258">
          <w:marLeft w:val="640"/>
          <w:marRight w:val="0"/>
          <w:marTop w:val="0"/>
          <w:marBottom w:val="0"/>
          <w:divBdr>
            <w:top w:val="none" w:sz="0" w:space="0" w:color="auto"/>
            <w:left w:val="none" w:sz="0" w:space="0" w:color="auto"/>
            <w:bottom w:val="none" w:sz="0" w:space="0" w:color="auto"/>
            <w:right w:val="none" w:sz="0" w:space="0" w:color="auto"/>
          </w:divBdr>
        </w:div>
        <w:div w:id="1262487520">
          <w:marLeft w:val="640"/>
          <w:marRight w:val="0"/>
          <w:marTop w:val="0"/>
          <w:marBottom w:val="0"/>
          <w:divBdr>
            <w:top w:val="none" w:sz="0" w:space="0" w:color="auto"/>
            <w:left w:val="none" w:sz="0" w:space="0" w:color="auto"/>
            <w:bottom w:val="none" w:sz="0" w:space="0" w:color="auto"/>
            <w:right w:val="none" w:sz="0" w:space="0" w:color="auto"/>
          </w:divBdr>
        </w:div>
        <w:div w:id="574626859">
          <w:marLeft w:val="640"/>
          <w:marRight w:val="0"/>
          <w:marTop w:val="0"/>
          <w:marBottom w:val="0"/>
          <w:divBdr>
            <w:top w:val="none" w:sz="0" w:space="0" w:color="auto"/>
            <w:left w:val="none" w:sz="0" w:space="0" w:color="auto"/>
            <w:bottom w:val="none" w:sz="0" w:space="0" w:color="auto"/>
            <w:right w:val="none" w:sz="0" w:space="0" w:color="auto"/>
          </w:divBdr>
        </w:div>
        <w:div w:id="963386001">
          <w:marLeft w:val="640"/>
          <w:marRight w:val="0"/>
          <w:marTop w:val="0"/>
          <w:marBottom w:val="0"/>
          <w:divBdr>
            <w:top w:val="none" w:sz="0" w:space="0" w:color="auto"/>
            <w:left w:val="none" w:sz="0" w:space="0" w:color="auto"/>
            <w:bottom w:val="none" w:sz="0" w:space="0" w:color="auto"/>
            <w:right w:val="none" w:sz="0" w:space="0" w:color="auto"/>
          </w:divBdr>
        </w:div>
        <w:div w:id="717121273">
          <w:marLeft w:val="640"/>
          <w:marRight w:val="0"/>
          <w:marTop w:val="0"/>
          <w:marBottom w:val="0"/>
          <w:divBdr>
            <w:top w:val="none" w:sz="0" w:space="0" w:color="auto"/>
            <w:left w:val="none" w:sz="0" w:space="0" w:color="auto"/>
            <w:bottom w:val="none" w:sz="0" w:space="0" w:color="auto"/>
            <w:right w:val="none" w:sz="0" w:space="0" w:color="auto"/>
          </w:divBdr>
        </w:div>
        <w:div w:id="365907225">
          <w:marLeft w:val="640"/>
          <w:marRight w:val="0"/>
          <w:marTop w:val="0"/>
          <w:marBottom w:val="0"/>
          <w:divBdr>
            <w:top w:val="none" w:sz="0" w:space="0" w:color="auto"/>
            <w:left w:val="none" w:sz="0" w:space="0" w:color="auto"/>
            <w:bottom w:val="none" w:sz="0" w:space="0" w:color="auto"/>
            <w:right w:val="none" w:sz="0" w:space="0" w:color="auto"/>
          </w:divBdr>
        </w:div>
        <w:div w:id="1390688344">
          <w:marLeft w:val="640"/>
          <w:marRight w:val="0"/>
          <w:marTop w:val="0"/>
          <w:marBottom w:val="0"/>
          <w:divBdr>
            <w:top w:val="none" w:sz="0" w:space="0" w:color="auto"/>
            <w:left w:val="none" w:sz="0" w:space="0" w:color="auto"/>
            <w:bottom w:val="none" w:sz="0" w:space="0" w:color="auto"/>
            <w:right w:val="none" w:sz="0" w:space="0" w:color="auto"/>
          </w:divBdr>
        </w:div>
        <w:div w:id="783187031">
          <w:marLeft w:val="640"/>
          <w:marRight w:val="0"/>
          <w:marTop w:val="0"/>
          <w:marBottom w:val="0"/>
          <w:divBdr>
            <w:top w:val="none" w:sz="0" w:space="0" w:color="auto"/>
            <w:left w:val="none" w:sz="0" w:space="0" w:color="auto"/>
            <w:bottom w:val="none" w:sz="0" w:space="0" w:color="auto"/>
            <w:right w:val="none" w:sz="0" w:space="0" w:color="auto"/>
          </w:divBdr>
        </w:div>
        <w:div w:id="1256134888">
          <w:marLeft w:val="640"/>
          <w:marRight w:val="0"/>
          <w:marTop w:val="0"/>
          <w:marBottom w:val="0"/>
          <w:divBdr>
            <w:top w:val="none" w:sz="0" w:space="0" w:color="auto"/>
            <w:left w:val="none" w:sz="0" w:space="0" w:color="auto"/>
            <w:bottom w:val="none" w:sz="0" w:space="0" w:color="auto"/>
            <w:right w:val="none" w:sz="0" w:space="0" w:color="auto"/>
          </w:divBdr>
        </w:div>
        <w:div w:id="2063363014">
          <w:marLeft w:val="640"/>
          <w:marRight w:val="0"/>
          <w:marTop w:val="0"/>
          <w:marBottom w:val="0"/>
          <w:divBdr>
            <w:top w:val="none" w:sz="0" w:space="0" w:color="auto"/>
            <w:left w:val="none" w:sz="0" w:space="0" w:color="auto"/>
            <w:bottom w:val="none" w:sz="0" w:space="0" w:color="auto"/>
            <w:right w:val="none" w:sz="0" w:space="0" w:color="auto"/>
          </w:divBdr>
        </w:div>
        <w:div w:id="1038430077">
          <w:marLeft w:val="640"/>
          <w:marRight w:val="0"/>
          <w:marTop w:val="0"/>
          <w:marBottom w:val="0"/>
          <w:divBdr>
            <w:top w:val="none" w:sz="0" w:space="0" w:color="auto"/>
            <w:left w:val="none" w:sz="0" w:space="0" w:color="auto"/>
            <w:bottom w:val="none" w:sz="0" w:space="0" w:color="auto"/>
            <w:right w:val="none" w:sz="0" w:space="0" w:color="auto"/>
          </w:divBdr>
        </w:div>
        <w:div w:id="1536967977">
          <w:marLeft w:val="640"/>
          <w:marRight w:val="0"/>
          <w:marTop w:val="0"/>
          <w:marBottom w:val="0"/>
          <w:divBdr>
            <w:top w:val="none" w:sz="0" w:space="0" w:color="auto"/>
            <w:left w:val="none" w:sz="0" w:space="0" w:color="auto"/>
            <w:bottom w:val="none" w:sz="0" w:space="0" w:color="auto"/>
            <w:right w:val="none" w:sz="0" w:space="0" w:color="auto"/>
          </w:divBdr>
        </w:div>
        <w:div w:id="1511217225">
          <w:marLeft w:val="640"/>
          <w:marRight w:val="0"/>
          <w:marTop w:val="0"/>
          <w:marBottom w:val="0"/>
          <w:divBdr>
            <w:top w:val="none" w:sz="0" w:space="0" w:color="auto"/>
            <w:left w:val="none" w:sz="0" w:space="0" w:color="auto"/>
            <w:bottom w:val="none" w:sz="0" w:space="0" w:color="auto"/>
            <w:right w:val="none" w:sz="0" w:space="0" w:color="auto"/>
          </w:divBdr>
        </w:div>
        <w:div w:id="267349137">
          <w:marLeft w:val="640"/>
          <w:marRight w:val="0"/>
          <w:marTop w:val="0"/>
          <w:marBottom w:val="0"/>
          <w:divBdr>
            <w:top w:val="none" w:sz="0" w:space="0" w:color="auto"/>
            <w:left w:val="none" w:sz="0" w:space="0" w:color="auto"/>
            <w:bottom w:val="none" w:sz="0" w:space="0" w:color="auto"/>
            <w:right w:val="none" w:sz="0" w:space="0" w:color="auto"/>
          </w:divBdr>
        </w:div>
        <w:div w:id="681393177">
          <w:marLeft w:val="640"/>
          <w:marRight w:val="0"/>
          <w:marTop w:val="0"/>
          <w:marBottom w:val="0"/>
          <w:divBdr>
            <w:top w:val="none" w:sz="0" w:space="0" w:color="auto"/>
            <w:left w:val="none" w:sz="0" w:space="0" w:color="auto"/>
            <w:bottom w:val="none" w:sz="0" w:space="0" w:color="auto"/>
            <w:right w:val="none" w:sz="0" w:space="0" w:color="auto"/>
          </w:divBdr>
        </w:div>
        <w:div w:id="846671160">
          <w:marLeft w:val="640"/>
          <w:marRight w:val="0"/>
          <w:marTop w:val="0"/>
          <w:marBottom w:val="0"/>
          <w:divBdr>
            <w:top w:val="none" w:sz="0" w:space="0" w:color="auto"/>
            <w:left w:val="none" w:sz="0" w:space="0" w:color="auto"/>
            <w:bottom w:val="none" w:sz="0" w:space="0" w:color="auto"/>
            <w:right w:val="none" w:sz="0" w:space="0" w:color="auto"/>
          </w:divBdr>
        </w:div>
        <w:div w:id="1108888112">
          <w:marLeft w:val="640"/>
          <w:marRight w:val="0"/>
          <w:marTop w:val="0"/>
          <w:marBottom w:val="0"/>
          <w:divBdr>
            <w:top w:val="none" w:sz="0" w:space="0" w:color="auto"/>
            <w:left w:val="none" w:sz="0" w:space="0" w:color="auto"/>
            <w:bottom w:val="none" w:sz="0" w:space="0" w:color="auto"/>
            <w:right w:val="none" w:sz="0" w:space="0" w:color="auto"/>
          </w:divBdr>
        </w:div>
        <w:div w:id="1047991329">
          <w:marLeft w:val="640"/>
          <w:marRight w:val="0"/>
          <w:marTop w:val="0"/>
          <w:marBottom w:val="0"/>
          <w:divBdr>
            <w:top w:val="none" w:sz="0" w:space="0" w:color="auto"/>
            <w:left w:val="none" w:sz="0" w:space="0" w:color="auto"/>
            <w:bottom w:val="none" w:sz="0" w:space="0" w:color="auto"/>
            <w:right w:val="none" w:sz="0" w:space="0" w:color="auto"/>
          </w:divBdr>
        </w:div>
        <w:div w:id="1407266733">
          <w:marLeft w:val="640"/>
          <w:marRight w:val="0"/>
          <w:marTop w:val="0"/>
          <w:marBottom w:val="0"/>
          <w:divBdr>
            <w:top w:val="none" w:sz="0" w:space="0" w:color="auto"/>
            <w:left w:val="none" w:sz="0" w:space="0" w:color="auto"/>
            <w:bottom w:val="none" w:sz="0" w:space="0" w:color="auto"/>
            <w:right w:val="none" w:sz="0" w:space="0" w:color="auto"/>
          </w:divBdr>
        </w:div>
        <w:div w:id="621694319">
          <w:marLeft w:val="640"/>
          <w:marRight w:val="0"/>
          <w:marTop w:val="0"/>
          <w:marBottom w:val="0"/>
          <w:divBdr>
            <w:top w:val="none" w:sz="0" w:space="0" w:color="auto"/>
            <w:left w:val="none" w:sz="0" w:space="0" w:color="auto"/>
            <w:bottom w:val="none" w:sz="0" w:space="0" w:color="auto"/>
            <w:right w:val="none" w:sz="0" w:space="0" w:color="auto"/>
          </w:divBdr>
        </w:div>
        <w:div w:id="807362887">
          <w:marLeft w:val="640"/>
          <w:marRight w:val="0"/>
          <w:marTop w:val="0"/>
          <w:marBottom w:val="0"/>
          <w:divBdr>
            <w:top w:val="none" w:sz="0" w:space="0" w:color="auto"/>
            <w:left w:val="none" w:sz="0" w:space="0" w:color="auto"/>
            <w:bottom w:val="none" w:sz="0" w:space="0" w:color="auto"/>
            <w:right w:val="none" w:sz="0" w:space="0" w:color="auto"/>
          </w:divBdr>
        </w:div>
        <w:div w:id="2144229791">
          <w:marLeft w:val="640"/>
          <w:marRight w:val="0"/>
          <w:marTop w:val="0"/>
          <w:marBottom w:val="0"/>
          <w:divBdr>
            <w:top w:val="none" w:sz="0" w:space="0" w:color="auto"/>
            <w:left w:val="none" w:sz="0" w:space="0" w:color="auto"/>
            <w:bottom w:val="none" w:sz="0" w:space="0" w:color="auto"/>
            <w:right w:val="none" w:sz="0" w:space="0" w:color="auto"/>
          </w:divBdr>
        </w:div>
        <w:div w:id="1038629954">
          <w:marLeft w:val="640"/>
          <w:marRight w:val="0"/>
          <w:marTop w:val="0"/>
          <w:marBottom w:val="0"/>
          <w:divBdr>
            <w:top w:val="none" w:sz="0" w:space="0" w:color="auto"/>
            <w:left w:val="none" w:sz="0" w:space="0" w:color="auto"/>
            <w:bottom w:val="none" w:sz="0" w:space="0" w:color="auto"/>
            <w:right w:val="none" w:sz="0" w:space="0" w:color="auto"/>
          </w:divBdr>
        </w:div>
        <w:div w:id="1086029694">
          <w:marLeft w:val="640"/>
          <w:marRight w:val="0"/>
          <w:marTop w:val="0"/>
          <w:marBottom w:val="0"/>
          <w:divBdr>
            <w:top w:val="none" w:sz="0" w:space="0" w:color="auto"/>
            <w:left w:val="none" w:sz="0" w:space="0" w:color="auto"/>
            <w:bottom w:val="none" w:sz="0" w:space="0" w:color="auto"/>
            <w:right w:val="none" w:sz="0" w:space="0" w:color="auto"/>
          </w:divBdr>
        </w:div>
        <w:div w:id="832452737">
          <w:marLeft w:val="640"/>
          <w:marRight w:val="0"/>
          <w:marTop w:val="0"/>
          <w:marBottom w:val="0"/>
          <w:divBdr>
            <w:top w:val="none" w:sz="0" w:space="0" w:color="auto"/>
            <w:left w:val="none" w:sz="0" w:space="0" w:color="auto"/>
            <w:bottom w:val="none" w:sz="0" w:space="0" w:color="auto"/>
            <w:right w:val="none" w:sz="0" w:space="0" w:color="auto"/>
          </w:divBdr>
        </w:div>
        <w:div w:id="1449281324">
          <w:marLeft w:val="640"/>
          <w:marRight w:val="0"/>
          <w:marTop w:val="0"/>
          <w:marBottom w:val="0"/>
          <w:divBdr>
            <w:top w:val="none" w:sz="0" w:space="0" w:color="auto"/>
            <w:left w:val="none" w:sz="0" w:space="0" w:color="auto"/>
            <w:bottom w:val="none" w:sz="0" w:space="0" w:color="auto"/>
            <w:right w:val="none" w:sz="0" w:space="0" w:color="auto"/>
          </w:divBdr>
        </w:div>
        <w:div w:id="23944498">
          <w:marLeft w:val="640"/>
          <w:marRight w:val="0"/>
          <w:marTop w:val="0"/>
          <w:marBottom w:val="0"/>
          <w:divBdr>
            <w:top w:val="none" w:sz="0" w:space="0" w:color="auto"/>
            <w:left w:val="none" w:sz="0" w:space="0" w:color="auto"/>
            <w:bottom w:val="none" w:sz="0" w:space="0" w:color="auto"/>
            <w:right w:val="none" w:sz="0" w:space="0" w:color="auto"/>
          </w:divBdr>
        </w:div>
        <w:div w:id="1566917842">
          <w:marLeft w:val="640"/>
          <w:marRight w:val="0"/>
          <w:marTop w:val="0"/>
          <w:marBottom w:val="0"/>
          <w:divBdr>
            <w:top w:val="none" w:sz="0" w:space="0" w:color="auto"/>
            <w:left w:val="none" w:sz="0" w:space="0" w:color="auto"/>
            <w:bottom w:val="none" w:sz="0" w:space="0" w:color="auto"/>
            <w:right w:val="none" w:sz="0" w:space="0" w:color="auto"/>
          </w:divBdr>
        </w:div>
        <w:div w:id="951010503">
          <w:marLeft w:val="640"/>
          <w:marRight w:val="0"/>
          <w:marTop w:val="0"/>
          <w:marBottom w:val="0"/>
          <w:divBdr>
            <w:top w:val="none" w:sz="0" w:space="0" w:color="auto"/>
            <w:left w:val="none" w:sz="0" w:space="0" w:color="auto"/>
            <w:bottom w:val="none" w:sz="0" w:space="0" w:color="auto"/>
            <w:right w:val="none" w:sz="0" w:space="0" w:color="auto"/>
          </w:divBdr>
        </w:div>
        <w:div w:id="855846065">
          <w:marLeft w:val="640"/>
          <w:marRight w:val="0"/>
          <w:marTop w:val="0"/>
          <w:marBottom w:val="0"/>
          <w:divBdr>
            <w:top w:val="none" w:sz="0" w:space="0" w:color="auto"/>
            <w:left w:val="none" w:sz="0" w:space="0" w:color="auto"/>
            <w:bottom w:val="none" w:sz="0" w:space="0" w:color="auto"/>
            <w:right w:val="none" w:sz="0" w:space="0" w:color="auto"/>
          </w:divBdr>
        </w:div>
        <w:div w:id="252054401">
          <w:marLeft w:val="640"/>
          <w:marRight w:val="0"/>
          <w:marTop w:val="0"/>
          <w:marBottom w:val="0"/>
          <w:divBdr>
            <w:top w:val="none" w:sz="0" w:space="0" w:color="auto"/>
            <w:left w:val="none" w:sz="0" w:space="0" w:color="auto"/>
            <w:bottom w:val="none" w:sz="0" w:space="0" w:color="auto"/>
            <w:right w:val="none" w:sz="0" w:space="0" w:color="auto"/>
          </w:divBdr>
        </w:div>
        <w:div w:id="1871452176">
          <w:marLeft w:val="640"/>
          <w:marRight w:val="0"/>
          <w:marTop w:val="0"/>
          <w:marBottom w:val="0"/>
          <w:divBdr>
            <w:top w:val="none" w:sz="0" w:space="0" w:color="auto"/>
            <w:left w:val="none" w:sz="0" w:space="0" w:color="auto"/>
            <w:bottom w:val="none" w:sz="0" w:space="0" w:color="auto"/>
            <w:right w:val="none" w:sz="0" w:space="0" w:color="auto"/>
          </w:divBdr>
        </w:div>
        <w:div w:id="1037775691">
          <w:marLeft w:val="640"/>
          <w:marRight w:val="0"/>
          <w:marTop w:val="0"/>
          <w:marBottom w:val="0"/>
          <w:divBdr>
            <w:top w:val="none" w:sz="0" w:space="0" w:color="auto"/>
            <w:left w:val="none" w:sz="0" w:space="0" w:color="auto"/>
            <w:bottom w:val="none" w:sz="0" w:space="0" w:color="auto"/>
            <w:right w:val="none" w:sz="0" w:space="0" w:color="auto"/>
          </w:divBdr>
        </w:div>
        <w:div w:id="1248272346">
          <w:marLeft w:val="640"/>
          <w:marRight w:val="0"/>
          <w:marTop w:val="0"/>
          <w:marBottom w:val="0"/>
          <w:divBdr>
            <w:top w:val="none" w:sz="0" w:space="0" w:color="auto"/>
            <w:left w:val="none" w:sz="0" w:space="0" w:color="auto"/>
            <w:bottom w:val="none" w:sz="0" w:space="0" w:color="auto"/>
            <w:right w:val="none" w:sz="0" w:space="0" w:color="auto"/>
          </w:divBdr>
        </w:div>
        <w:div w:id="1916472735">
          <w:marLeft w:val="640"/>
          <w:marRight w:val="0"/>
          <w:marTop w:val="0"/>
          <w:marBottom w:val="0"/>
          <w:divBdr>
            <w:top w:val="none" w:sz="0" w:space="0" w:color="auto"/>
            <w:left w:val="none" w:sz="0" w:space="0" w:color="auto"/>
            <w:bottom w:val="none" w:sz="0" w:space="0" w:color="auto"/>
            <w:right w:val="none" w:sz="0" w:space="0" w:color="auto"/>
          </w:divBdr>
        </w:div>
        <w:div w:id="324668597">
          <w:marLeft w:val="640"/>
          <w:marRight w:val="0"/>
          <w:marTop w:val="0"/>
          <w:marBottom w:val="0"/>
          <w:divBdr>
            <w:top w:val="none" w:sz="0" w:space="0" w:color="auto"/>
            <w:left w:val="none" w:sz="0" w:space="0" w:color="auto"/>
            <w:bottom w:val="none" w:sz="0" w:space="0" w:color="auto"/>
            <w:right w:val="none" w:sz="0" w:space="0" w:color="auto"/>
          </w:divBdr>
        </w:div>
        <w:div w:id="220529797">
          <w:marLeft w:val="640"/>
          <w:marRight w:val="0"/>
          <w:marTop w:val="0"/>
          <w:marBottom w:val="0"/>
          <w:divBdr>
            <w:top w:val="none" w:sz="0" w:space="0" w:color="auto"/>
            <w:left w:val="none" w:sz="0" w:space="0" w:color="auto"/>
            <w:bottom w:val="none" w:sz="0" w:space="0" w:color="auto"/>
            <w:right w:val="none" w:sz="0" w:space="0" w:color="auto"/>
          </w:divBdr>
        </w:div>
        <w:div w:id="1513447244">
          <w:marLeft w:val="640"/>
          <w:marRight w:val="0"/>
          <w:marTop w:val="0"/>
          <w:marBottom w:val="0"/>
          <w:divBdr>
            <w:top w:val="none" w:sz="0" w:space="0" w:color="auto"/>
            <w:left w:val="none" w:sz="0" w:space="0" w:color="auto"/>
            <w:bottom w:val="none" w:sz="0" w:space="0" w:color="auto"/>
            <w:right w:val="none" w:sz="0" w:space="0" w:color="auto"/>
          </w:divBdr>
        </w:div>
        <w:div w:id="228882585">
          <w:marLeft w:val="640"/>
          <w:marRight w:val="0"/>
          <w:marTop w:val="0"/>
          <w:marBottom w:val="0"/>
          <w:divBdr>
            <w:top w:val="none" w:sz="0" w:space="0" w:color="auto"/>
            <w:left w:val="none" w:sz="0" w:space="0" w:color="auto"/>
            <w:bottom w:val="none" w:sz="0" w:space="0" w:color="auto"/>
            <w:right w:val="none" w:sz="0" w:space="0" w:color="auto"/>
          </w:divBdr>
        </w:div>
        <w:div w:id="851069201">
          <w:marLeft w:val="640"/>
          <w:marRight w:val="0"/>
          <w:marTop w:val="0"/>
          <w:marBottom w:val="0"/>
          <w:divBdr>
            <w:top w:val="none" w:sz="0" w:space="0" w:color="auto"/>
            <w:left w:val="none" w:sz="0" w:space="0" w:color="auto"/>
            <w:bottom w:val="none" w:sz="0" w:space="0" w:color="auto"/>
            <w:right w:val="none" w:sz="0" w:space="0" w:color="auto"/>
          </w:divBdr>
        </w:div>
        <w:div w:id="846947690">
          <w:marLeft w:val="640"/>
          <w:marRight w:val="0"/>
          <w:marTop w:val="0"/>
          <w:marBottom w:val="0"/>
          <w:divBdr>
            <w:top w:val="none" w:sz="0" w:space="0" w:color="auto"/>
            <w:left w:val="none" w:sz="0" w:space="0" w:color="auto"/>
            <w:bottom w:val="none" w:sz="0" w:space="0" w:color="auto"/>
            <w:right w:val="none" w:sz="0" w:space="0" w:color="auto"/>
          </w:divBdr>
        </w:div>
        <w:div w:id="899638037">
          <w:marLeft w:val="640"/>
          <w:marRight w:val="0"/>
          <w:marTop w:val="0"/>
          <w:marBottom w:val="0"/>
          <w:divBdr>
            <w:top w:val="none" w:sz="0" w:space="0" w:color="auto"/>
            <w:left w:val="none" w:sz="0" w:space="0" w:color="auto"/>
            <w:bottom w:val="none" w:sz="0" w:space="0" w:color="auto"/>
            <w:right w:val="none" w:sz="0" w:space="0" w:color="auto"/>
          </w:divBdr>
        </w:div>
        <w:div w:id="1308434759">
          <w:marLeft w:val="640"/>
          <w:marRight w:val="0"/>
          <w:marTop w:val="0"/>
          <w:marBottom w:val="0"/>
          <w:divBdr>
            <w:top w:val="none" w:sz="0" w:space="0" w:color="auto"/>
            <w:left w:val="none" w:sz="0" w:space="0" w:color="auto"/>
            <w:bottom w:val="none" w:sz="0" w:space="0" w:color="auto"/>
            <w:right w:val="none" w:sz="0" w:space="0" w:color="auto"/>
          </w:divBdr>
        </w:div>
        <w:div w:id="675614223">
          <w:marLeft w:val="640"/>
          <w:marRight w:val="0"/>
          <w:marTop w:val="0"/>
          <w:marBottom w:val="0"/>
          <w:divBdr>
            <w:top w:val="none" w:sz="0" w:space="0" w:color="auto"/>
            <w:left w:val="none" w:sz="0" w:space="0" w:color="auto"/>
            <w:bottom w:val="none" w:sz="0" w:space="0" w:color="auto"/>
            <w:right w:val="none" w:sz="0" w:space="0" w:color="auto"/>
          </w:divBdr>
        </w:div>
        <w:div w:id="1921602162">
          <w:marLeft w:val="640"/>
          <w:marRight w:val="0"/>
          <w:marTop w:val="0"/>
          <w:marBottom w:val="0"/>
          <w:divBdr>
            <w:top w:val="none" w:sz="0" w:space="0" w:color="auto"/>
            <w:left w:val="none" w:sz="0" w:space="0" w:color="auto"/>
            <w:bottom w:val="none" w:sz="0" w:space="0" w:color="auto"/>
            <w:right w:val="none" w:sz="0" w:space="0" w:color="auto"/>
          </w:divBdr>
        </w:div>
        <w:div w:id="139998922">
          <w:marLeft w:val="640"/>
          <w:marRight w:val="0"/>
          <w:marTop w:val="0"/>
          <w:marBottom w:val="0"/>
          <w:divBdr>
            <w:top w:val="none" w:sz="0" w:space="0" w:color="auto"/>
            <w:left w:val="none" w:sz="0" w:space="0" w:color="auto"/>
            <w:bottom w:val="none" w:sz="0" w:space="0" w:color="auto"/>
            <w:right w:val="none" w:sz="0" w:space="0" w:color="auto"/>
          </w:divBdr>
        </w:div>
        <w:div w:id="1948586507">
          <w:marLeft w:val="640"/>
          <w:marRight w:val="0"/>
          <w:marTop w:val="0"/>
          <w:marBottom w:val="0"/>
          <w:divBdr>
            <w:top w:val="none" w:sz="0" w:space="0" w:color="auto"/>
            <w:left w:val="none" w:sz="0" w:space="0" w:color="auto"/>
            <w:bottom w:val="none" w:sz="0" w:space="0" w:color="auto"/>
            <w:right w:val="none" w:sz="0" w:space="0" w:color="auto"/>
          </w:divBdr>
        </w:div>
        <w:div w:id="721950725">
          <w:marLeft w:val="640"/>
          <w:marRight w:val="0"/>
          <w:marTop w:val="0"/>
          <w:marBottom w:val="0"/>
          <w:divBdr>
            <w:top w:val="none" w:sz="0" w:space="0" w:color="auto"/>
            <w:left w:val="none" w:sz="0" w:space="0" w:color="auto"/>
            <w:bottom w:val="none" w:sz="0" w:space="0" w:color="auto"/>
            <w:right w:val="none" w:sz="0" w:space="0" w:color="auto"/>
          </w:divBdr>
        </w:div>
        <w:div w:id="273445963">
          <w:marLeft w:val="640"/>
          <w:marRight w:val="0"/>
          <w:marTop w:val="0"/>
          <w:marBottom w:val="0"/>
          <w:divBdr>
            <w:top w:val="none" w:sz="0" w:space="0" w:color="auto"/>
            <w:left w:val="none" w:sz="0" w:space="0" w:color="auto"/>
            <w:bottom w:val="none" w:sz="0" w:space="0" w:color="auto"/>
            <w:right w:val="none" w:sz="0" w:space="0" w:color="auto"/>
          </w:divBdr>
        </w:div>
        <w:div w:id="179003674">
          <w:marLeft w:val="640"/>
          <w:marRight w:val="0"/>
          <w:marTop w:val="0"/>
          <w:marBottom w:val="0"/>
          <w:divBdr>
            <w:top w:val="none" w:sz="0" w:space="0" w:color="auto"/>
            <w:left w:val="none" w:sz="0" w:space="0" w:color="auto"/>
            <w:bottom w:val="none" w:sz="0" w:space="0" w:color="auto"/>
            <w:right w:val="none" w:sz="0" w:space="0" w:color="auto"/>
          </w:divBdr>
        </w:div>
        <w:div w:id="1031421132">
          <w:marLeft w:val="640"/>
          <w:marRight w:val="0"/>
          <w:marTop w:val="0"/>
          <w:marBottom w:val="0"/>
          <w:divBdr>
            <w:top w:val="none" w:sz="0" w:space="0" w:color="auto"/>
            <w:left w:val="none" w:sz="0" w:space="0" w:color="auto"/>
            <w:bottom w:val="none" w:sz="0" w:space="0" w:color="auto"/>
            <w:right w:val="none" w:sz="0" w:space="0" w:color="auto"/>
          </w:divBdr>
        </w:div>
        <w:div w:id="1832603151">
          <w:marLeft w:val="640"/>
          <w:marRight w:val="0"/>
          <w:marTop w:val="0"/>
          <w:marBottom w:val="0"/>
          <w:divBdr>
            <w:top w:val="none" w:sz="0" w:space="0" w:color="auto"/>
            <w:left w:val="none" w:sz="0" w:space="0" w:color="auto"/>
            <w:bottom w:val="none" w:sz="0" w:space="0" w:color="auto"/>
            <w:right w:val="none" w:sz="0" w:space="0" w:color="auto"/>
          </w:divBdr>
        </w:div>
        <w:div w:id="931008808">
          <w:marLeft w:val="640"/>
          <w:marRight w:val="0"/>
          <w:marTop w:val="0"/>
          <w:marBottom w:val="0"/>
          <w:divBdr>
            <w:top w:val="none" w:sz="0" w:space="0" w:color="auto"/>
            <w:left w:val="none" w:sz="0" w:space="0" w:color="auto"/>
            <w:bottom w:val="none" w:sz="0" w:space="0" w:color="auto"/>
            <w:right w:val="none" w:sz="0" w:space="0" w:color="auto"/>
          </w:divBdr>
        </w:div>
        <w:div w:id="1146512024">
          <w:marLeft w:val="640"/>
          <w:marRight w:val="0"/>
          <w:marTop w:val="0"/>
          <w:marBottom w:val="0"/>
          <w:divBdr>
            <w:top w:val="none" w:sz="0" w:space="0" w:color="auto"/>
            <w:left w:val="none" w:sz="0" w:space="0" w:color="auto"/>
            <w:bottom w:val="none" w:sz="0" w:space="0" w:color="auto"/>
            <w:right w:val="none" w:sz="0" w:space="0" w:color="auto"/>
          </w:divBdr>
        </w:div>
        <w:div w:id="347372833">
          <w:marLeft w:val="640"/>
          <w:marRight w:val="0"/>
          <w:marTop w:val="0"/>
          <w:marBottom w:val="0"/>
          <w:divBdr>
            <w:top w:val="none" w:sz="0" w:space="0" w:color="auto"/>
            <w:left w:val="none" w:sz="0" w:space="0" w:color="auto"/>
            <w:bottom w:val="none" w:sz="0" w:space="0" w:color="auto"/>
            <w:right w:val="none" w:sz="0" w:space="0" w:color="auto"/>
          </w:divBdr>
        </w:div>
        <w:div w:id="65539083">
          <w:marLeft w:val="640"/>
          <w:marRight w:val="0"/>
          <w:marTop w:val="0"/>
          <w:marBottom w:val="0"/>
          <w:divBdr>
            <w:top w:val="none" w:sz="0" w:space="0" w:color="auto"/>
            <w:left w:val="none" w:sz="0" w:space="0" w:color="auto"/>
            <w:bottom w:val="none" w:sz="0" w:space="0" w:color="auto"/>
            <w:right w:val="none" w:sz="0" w:space="0" w:color="auto"/>
          </w:divBdr>
        </w:div>
        <w:div w:id="231820041">
          <w:marLeft w:val="640"/>
          <w:marRight w:val="0"/>
          <w:marTop w:val="0"/>
          <w:marBottom w:val="0"/>
          <w:divBdr>
            <w:top w:val="none" w:sz="0" w:space="0" w:color="auto"/>
            <w:left w:val="none" w:sz="0" w:space="0" w:color="auto"/>
            <w:bottom w:val="none" w:sz="0" w:space="0" w:color="auto"/>
            <w:right w:val="none" w:sz="0" w:space="0" w:color="auto"/>
          </w:divBdr>
        </w:div>
        <w:div w:id="845748634">
          <w:marLeft w:val="640"/>
          <w:marRight w:val="0"/>
          <w:marTop w:val="0"/>
          <w:marBottom w:val="0"/>
          <w:divBdr>
            <w:top w:val="none" w:sz="0" w:space="0" w:color="auto"/>
            <w:left w:val="none" w:sz="0" w:space="0" w:color="auto"/>
            <w:bottom w:val="none" w:sz="0" w:space="0" w:color="auto"/>
            <w:right w:val="none" w:sz="0" w:space="0" w:color="auto"/>
          </w:divBdr>
        </w:div>
        <w:div w:id="1009914639">
          <w:marLeft w:val="640"/>
          <w:marRight w:val="0"/>
          <w:marTop w:val="0"/>
          <w:marBottom w:val="0"/>
          <w:divBdr>
            <w:top w:val="none" w:sz="0" w:space="0" w:color="auto"/>
            <w:left w:val="none" w:sz="0" w:space="0" w:color="auto"/>
            <w:bottom w:val="none" w:sz="0" w:space="0" w:color="auto"/>
            <w:right w:val="none" w:sz="0" w:space="0" w:color="auto"/>
          </w:divBdr>
        </w:div>
        <w:div w:id="608509679">
          <w:marLeft w:val="640"/>
          <w:marRight w:val="0"/>
          <w:marTop w:val="0"/>
          <w:marBottom w:val="0"/>
          <w:divBdr>
            <w:top w:val="none" w:sz="0" w:space="0" w:color="auto"/>
            <w:left w:val="none" w:sz="0" w:space="0" w:color="auto"/>
            <w:bottom w:val="none" w:sz="0" w:space="0" w:color="auto"/>
            <w:right w:val="none" w:sz="0" w:space="0" w:color="auto"/>
          </w:divBdr>
        </w:div>
        <w:div w:id="1209033869">
          <w:marLeft w:val="640"/>
          <w:marRight w:val="0"/>
          <w:marTop w:val="0"/>
          <w:marBottom w:val="0"/>
          <w:divBdr>
            <w:top w:val="none" w:sz="0" w:space="0" w:color="auto"/>
            <w:left w:val="none" w:sz="0" w:space="0" w:color="auto"/>
            <w:bottom w:val="none" w:sz="0" w:space="0" w:color="auto"/>
            <w:right w:val="none" w:sz="0" w:space="0" w:color="auto"/>
          </w:divBdr>
        </w:div>
        <w:div w:id="274755697">
          <w:marLeft w:val="640"/>
          <w:marRight w:val="0"/>
          <w:marTop w:val="0"/>
          <w:marBottom w:val="0"/>
          <w:divBdr>
            <w:top w:val="none" w:sz="0" w:space="0" w:color="auto"/>
            <w:left w:val="none" w:sz="0" w:space="0" w:color="auto"/>
            <w:bottom w:val="none" w:sz="0" w:space="0" w:color="auto"/>
            <w:right w:val="none" w:sz="0" w:space="0" w:color="auto"/>
          </w:divBdr>
        </w:div>
        <w:div w:id="1173648316">
          <w:marLeft w:val="640"/>
          <w:marRight w:val="0"/>
          <w:marTop w:val="0"/>
          <w:marBottom w:val="0"/>
          <w:divBdr>
            <w:top w:val="none" w:sz="0" w:space="0" w:color="auto"/>
            <w:left w:val="none" w:sz="0" w:space="0" w:color="auto"/>
            <w:bottom w:val="none" w:sz="0" w:space="0" w:color="auto"/>
            <w:right w:val="none" w:sz="0" w:space="0" w:color="auto"/>
          </w:divBdr>
        </w:div>
      </w:divsChild>
    </w:div>
    <w:div w:id="469907038">
      <w:bodyDiv w:val="1"/>
      <w:marLeft w:val="0"/>
      <w:marRight w:val="0"/>
      <w:marTop w:val="0"/>
      <w:marBottom w:val="0"/>
      <w:divBdr>
        <w:top w:val="none" w:sz="0" w:space="0" w:color="auto"/>
        <w:left w:val="none" w:sz="0" w:space="0" w:color="auto"/>
        <w:bottom w:val="none" w:sz="0" w:space="0" w:color="auto"/>
        <w:right w:val="none" w:sz="0" w:space="0" w:color="auto"/>
      </w:divBdr>
      <w:divsChild>
        <w:div w:id="577832575">
          <w:marLeft w:val="640"/>
          <w:marRight w:val="0"/>
          <w:marTop w:val="0"/>
          <w:marBottom w:val="0"/>
          <w:divBdr>
            <w:top w:val="none" w:sz="0" w:space="0" w:color="auto"/>
            <w:left w:val="none" w:sz="0" w:space="0" w:color="auto"/>
            <w:bottom w:val="none" w:sz="0" w:space="0" w:color="auto"/>
            <w:right w:val="none" w:sz="0" w:space="0" w:color="auto"/>
          </w:divBdr>
        </w:div>
        <w:div w:id="939608789">
          <w:marLeft w:val="640"/>
          <w:marRight w:val="0"/>
          <w:marTop w:val="0"/>
          <w:marBottom w:val="0"/>
          <w:divBdr>
            <w:top w:val="none" w:sz="0" w:space="0" w:color="auto"/>
            <w:left w:val="none" w:sz="0" w:space="0" w:color="auto"/>
            <w:bottom w:val="none" w:sz="0" w:space="0" w:color="auto"/>
            <w:right w:val="none" w:sz="0" w:space="0" w:color="auto"/>
          </w:divBdr>
        </w:div>
        <w:div w:id="1675642119">
          <w:marLeft w:val="640"/>
          <w:marRight w:val="0"/>
          <w:marTop w:val="0"/>
          <w:marBottom w:val="0"/>
          <w:divBdr>
            <w:top w:val="none" w:sz="0" w:space="0" w:color="auto"/>
            <w:left w:val="none" w:sz="0" w:space="0" w:color="auto"/>
            <w:bottom w:val="none" w:sz="0" w:space="0" w:color="auto"/>
            <w:right w:val="none" w:sz="0" w:space="0" w:color="auto"/>
          </w:divBdr>
        </w:div>
        <w:div w:id="1182165961">
          <w:marLeft w:val="640"/>
          <w:marRight w:val="0"/>
          <w:marTop w:val="0"/>
          <w:marBottom w:val="0"/>
          <w:divBdr>
            <w:top w:val="none" w:sz="0" w:space="0" w:color="auto"/>
            <w:left w:val="none" w:sz="0" w:space="0" w:color="auto"/>
            <w:bottom w:val="none" w:sz="0" w:space="0" w:color="auto"/>
            <w:right w:val="none" w:sz="0" w:space="0" w:color="auto"/>
          </w:divBdr>
        </w:div>
        <w:div w:id="739718202">
          <w:marLeft w:val="640"/>
          <w:marRight w:val="0"/>
          <w:marTop w:val="0"/>
          <w:marBottom w:val="0"/>
          <w:divBdr>
            <w:top w:val="none" w:sz="0" w:space="0" w:color="auto"/>
            <w:left w:val="none" w:sz="0" w:space="0" w:color="auto"/>
            <w:bottom w:val="none" w:sz="0" w:space="0" w:color="auto"/>
            <w:right w:val="none" w:sz="0" w:space="0" w:color="auto"/>
          </w:divBdr>
        </w:div>
        <w:div w:id="849414056">
          <w:marLeft w:val="640"/>
          <w:marRight w:val="0"/>
          <w:marTop w:val="0"/>
          <w:marBottom w:val="0"/>
          <w:divBdr>
            <w:top w:val="none" w:sz="0" w:space="0" w:color="auto"/>
            <w:left w:val="none" w:sz="0" w:space="0" w:color="auto"/>
            <w:bottom w:val="none" w:sz="0" w:space="0" w:color="auto"/>
            <w:right w:val="none" w:sz="0" w:space="0" w:color="auto"/>
          </w:divBdr>
        </w:div>
        <w:div w:id="984511672">
          <w:marLeft w:val="640"/>
          <w:marRight w:val="0"/>
          <w:marTop w:val="0"/>
          <w:marBottom w:val="0"/>
          <w:divBdr>
            <w:top w:val="none" w:sz="0" w:space="0" w:color="auto"/>
            <w:left w:val="none" w:sz="0" w:space="0" w:color="auto"/>
            <w:bottom w:val="none" w:sz="0" w:space="0" w:color="auto"/>
            <w:right w:val="none" w:sz="0" w:space="0" w:color="auto"/>
          </w:divBdr>
        </w:div>
        <w:div w:id="1805389096">
          <w:marLeft w:val="640"/>
          <w:marRight w:val="0"/>
          <w:marTop w:val="0"/>
          <w:marBottom w:val="0"/>
          <w:divBdr>
            <w:top w:val="none" w:sz="0" w:space="0" w:color="auto"/>
            <w:left w:val="none" w:sz="0" w:space="0" w:color="auto"/>
            <w:bottom w:val="none" w:sz="0" w:space="0" w:color="auto"/>
            <w:right w:val="none" w:sz="0" w:space="0" w:color="auto"/>
          </w:divBdr>
        </w:div>
        <w:div w:id="1380088570">
          <w:marLeft w:val="640"/>
          <w:marRight w:val="0"/>
          <w:marTop w:val="0"/>
          <w:marBottom w:val="0"/>
          <w:divBdr>
            <w:top w:val="none" w:sz="0" w:space="0" w:color="auto"/>
            <w:left w:val="none" w:sz="0" w:space="0" w:color="auto"/>
            <w:bottom w:val="none" w:sz="0" w:space="0" w:color="auto"/>
            <w:right w:val="none" w:sz="0" w:space="0" w:color="auto"/>
          </w:divBdr>
        </w:div>
        <w:div w:id="1754814769">
          <w:marLeft w:val="640"/>
          <w:marRight w:val="0"/>
          <w:marTop w:val="0"/>
          <w:marBottom w:val="0"/>
          <w:divBdr>
            <w:top w:val="none" w:sz="0" w:space="0" w:color="auto"/>
            <w:left w:val="none" w:sz="0" w:space="0" w:color="auto"/>
            <w:bottom w:val="none" w:sz="0" w:space="0" w:color="auto"/>
            <w:right w:val="none" w:sz="0" w:space="0" w:color="auto"/>
          </w:divBdr>
        </w:div>
        <w:div w:id="1220744562">
          <w:marLeft w:val="640"/>
          <w:marRight w:val="0"/>
          <w:marTop w:val="0"/>
          <w:marBottom w:val="0"/>
          <w:divBdr>
            <w:top w:val="none" w:sz="0" w:space="0" w:color="auto"/>
            <w:left w:val="none" w:sz="0" w:space="0" w:color="auto"/>
            <w:bottom w:val="none" w:sz="0" w:space="0" w:color="auto"/>
            <w:right w:val="none" w:sz="0" w:space="0" w:color="auto"/>
          </w:divBdr>
        </w:div>
        <w:div w:id="1161582578">
          <w:marLeft w:val="640"/>
          <w:marRight w:val="0"/>
          <w:marTop w:val="0"/>
          <w:marBottom w:val="0"/>
          <w:divBdr>
            <w:top w:val="none" w:sz="0" w:space="0" w:color="auto"/>
            <w:left w:val="none" w:sz="0" w:space="0" w:color="auto"/>
            <w:bottom w:val="none" w:sz="0" w:space="0" w:color="auto"/>
            <w:right w:val="none" w:sz="0" w:space="0" w:color="auto"/>
          </w:divBdr>
        </w:div>
        <w:div w:id="1888645555">
          <w:marLeft w:val="640"/>
          <w:marRight w:val="0"/>
          <w:marTop w:val="0"/>
          <w:marBottom w:val="0"/>
          <w:divBdr>
            <w:top w:val="none" w:sz="0" w:space="0" w:color="auto"/>
            <w:left w:val="none" w:sz="0" w:space="0" w:color="auto"/>
            <w:bottom w:val="none" w:sz="0" w:space="0" w:color="auto"/>
            <w:right w:val="none" w:sz="0" w:space="0" w:color="auto"/>
          </w:divBdr>
        </w:div>
        <w:div w:id="158621232">
          <w:marLeft w:val="640"/>
          <w:marRight w:val="0"/>
          <w:marTop w:val="0"/>
          <w:marBottom w:val="0"/>
          <w:divBdr>
            <w:top w:val="none" w:sz="0" w:space="0" w:color="auto"/>
            <w:left w:val="none" w:sz="0" w:space="0" w:color="auto"/>
            <w:bottom w:val="none" w:sz="0" w:space="0" w:color="auto"/>
            <w:right w:val="none" w:sz="0" w:space="0" w:color="auto"/>
          </w:divBdr>
        </w:div>
        <w:div w:id="2043549730">
          <w:marLeft w:val="640"/>
          <w:marRight w:val="0"/>
          <w:marTop w:val="0"/>
          <w:marBottom w:val="0"/>
          <w:divBdr>
            <w:top w:val="none" w:sz="0" w:space="0" w:color="auto"/>
            <w:left w:val="none" w:sz="0" w:space="0" w:color="auto"/>
            <w:bottom w:val="none" w:sz="0" w:space="0" w:color="auto"/>
            <w:right w:val="none" w:sz="0" w:space="0" w:color="auto"/>
          </w:divBdr>
        </w:div>
        <w:div w:id="1539930679">
          <w:marLeft w:val="640"/>
          <w:marRight w:val="0"/>
          <w:marTop w:val="0"/>
          <w:marBottom w:val="0"/>
          <w:divBdr>
            <w:top w:val="none" w:sz="0" w:space="0" w:color="auto"/>
            <w:left w:val="none" w:sz="0" w:space="0" w:color="auto"/>
            <w:bottom w:val="none" w:sz="0" w:space="0" w:color="auto"/>
            <w:right w:val="none" w:sz="0" w:space="0" w:color="auto"/>
          </w:divBdr>
        </w:div>
        <w:div w:id="838496077">
          <w:marLeft w:val="640"/>
          <w:marRight w:val="0"/>
          <w:marTop w:val="0"/>
          <w:marBottom w:val="0"/>
          <w:divBdr>
            <w:top w:val="none" w:sz="0" w:space="0" w:color="auto"/>
            <w:left w:val="none" w:sz="0" w:space="0" w:color="auto"/>
            <w:bottom w:val="none" w:sz="0" w:space="0" w:color="auto"/>
            <w:right w:val="none" w:sz="0" w:space="0" w:color="auto"/>
          </w:divBdr>
        </w:div>
        <w:div w:id="2048527202">
          <w:marLeft w:val="640"/>
          <w:marRight w:val="0"/>
          <w:marTop w:val="0"/>
          <w:marBottom w:val="0"/>
          <w:divBdr>
            <w:top w:val="none" w:sz="0" w:space="0" w:color="auto"/>
            <w:left w:val="none" w:sz="0" w:space="0" w:color="auto"/>
            <w:bottom w:val="none" w:sz="0" w:space="0" w:color="auto"/>
            <w:right w:val="none" w:sz="0" w:space="0" w:color="auto"/>
          </w:divBdr>
        </w:div>
        <w:div w:id="1203206671">
          <w:marLeft w:val="640"/>
          <w:marRight w:val="0"/>
          <w:marTop w:val="0"/>
          <w:marBottom w:val="0"/>
          <w:divBdr>
            <w:top w:val="none" w:sz="0" w:space="0" w:color="auto"/>
            <w:left w:val="none" w:sz="0" w:space="0" w:color="auto"/>
            <w:bottom w:val="none" w:sz="0" w:space="0" w:color="auto"/>
            <w:right w:val="none" w:sz="0" w:space="0" w:color="auto"/>
          </w:divBdr>
        </w:div>
        <w:div w:id="1022123471">
          <w:marLeft w:val="640"/>
          <w:marRight w:val="0"/>
          <w:marTop w:val="0"/>
          <w:marBottom w:val="0"/>
          <w:divBdr>
            <w:top w:val="none" w:sz="0" w:space="0" w:color="auto"/>
            <w:left w:val="none" w:sz="0" w:space="0" w:color="auto"/>
            <w:bottom w:val="none" w:sz="0" w:space="0" w:color="auto"/>
            <w:right w:val="none" w:sz="0" w:space="0" w:color="auto"/>
          </w:divBdr>
        </w:div>
        <w:div w:id="38554681">
          <w:marLeft w:val="640"/>
          <w:marRight w:val="0"/>
          <w:marTop w:val="0"/>
          <w:marBottom w:val="0"/>
          <w:divBdr>
            <w:top w:val="none" w:sz="0" w:space="0" w:color="auto"/>
            <w:left w:val="none" w:sz="0" w:space="0" w:color="auto"/>
            <w:bottom w:val="none" w:sz="0" w:space="0" w:color="auto"/>
            <w:right w:val="none" w:sz="0" w:space="0" w:color="auto"/>
          </w:divBdr>
        </w:div>
        <w:div w:id="1119764308">
          <w:marLeft w:val="640"/>
          <w:marRight w:val="0"/>
          <w:marTop w:val="0"/>
          <w:marBottom w:val="0"/>
          <w:divBdr>
            <w:top w:val="none" w:sz="0" w:space="0" w:color="auto"/>
            <w:left w:val="none" w:sz="0" w:space="0" w:color="auto"/>
            <w:bottom w:val="none" w:sz="0" w:space="0" w:color="auto"/>
            <w:right w:val="none" w:sz="0" w:space="0" w:color="auto"/>
          </w:divBdr>
        </w:div>
        <w:div w:id="126827081">
          <w:marLeft w:val="640"/>
          <w:marRight w:val="0"/>
          <w:marTop w:val="0"/>
          <w:marBottom w:val="0"/>
          <w:divBdr>
            <w:top w:val="none" w:sz="0" w:space="0" w:color="auto"/>
            <w:left w:val="none" w:sz="0" w:space="0" w:color="auto"/>
            <w:bottom w:val="none" w:sz="0" w:space="0" w:color="auto"/>
            <w:right w:val="none" w:sz="0" w:space="0" w:color="auto"/>
          </w:divBdr>
        </w:div>
        <w:div w:id="788743799">
          <w:marLeft w:val="640"/>
          <w:marRight w:val="0"/>
          <w:marTop w:val="0"/>
          <w:marBottom w:val="0"/>
          <w:divBdr>
            <w:top w:val="none" w:sz="0" w:space="0" w:color="auto"/>
            <w:left w:val="none" w:sz="0" w:space="0" w:color="auto"/>
            <w:bottom w:val="none" w:sz="0" w:space="0" w:color="auto"/>
            <w:right w:val="none" w:sz="0" w:space="0" w:color="auto"/>
          </w:divBdr>
        </w:div>
        <w:div w:id="1655447105">
          <w:marLeft w:val="640"/>
          <w:marRight w:val="0"/>
          <w:marTop w:val="0"/>
          <w:marBottom w:val="0"/>
          <w:divBdr>
            <w:top w:val="none" w:sz="0" w:space="0" w:color="auto"/>
            <w:left w:val="none" w:sz="0" w:space="0" w:color="auto"/>
            <w:bottom w:val="none" w:sz="0" w:space="0" w:color="auto"/>
            <w:right w:val="none" w:sz="0" w:space="0" w:color="auto"/>
          </w:divBdr>
        </w:div>
        <w:div w:id="750200324">
          <w:marLeft w:val="640"/>
          <w:marRight w:val="0"/>
          <w:marTop w:val="0"/>
          <w:marBottom w:val="0"/>
          <w:divBdr>
            <w:top w:val="none" w:sz="0" w:space="0" w:color="auto"/>
            <w:left w:val="none" w:sz="0" w:space="0" w:color="auto"/>
            <w:bottom w:val="none" w:sz="0" w:space="0" w:color="auto"/>
            <w:right w:val="none" w:sz="0" w:space="0" w:color="auto"/>
          </w:divBdr>
        </w:div>
        <w:div w:id="209196850">
          <w:marLeft w:val="640"/>
          <w:marRight w:val="0"/>
          <w:marTop w:val="0"/>
          <w:marBottom w:val="0"/>
          <w:divBdr>
            <w:top w:val="none" w:sz="0" w:space="0" w:color="auto"/>
            <w:left w:val="none" w:sz="0" w:space="0" w:color="auto"/>
            <w:bottom w:val="none" w:sz="0" w:space="0" w:color="auto"/>
            <w:right w:val="none" w:sz="0" w:space="0" w:color="auto"/>
          </w:divBdr>
        </w:div>
        <w:div w:id="1920360736">
          <w:marLeft w:val="640"/>
          <w:marRight w:val="0"/>
          <w:marTop w:val="0"/>
          <w:marBottom w:val="0"/>
          <w:divBdr>
            <w:top w:val="none" w:sz="0" w:space="0" w:color="auto"/>
            <w:left w:val="none" w:sz="0" w:space="0" w:color="auto"/>
            <w:bottom w:val="none" w:sz="0" w:space="0" w:color="auto"/>
            <w:right w:val="none" w:sz="0" w:space="0" w:color="auto"/>
          </w:divBdr>
        </w:div>
        <w:div w:id="792133675">
          <w:marLeft w:val="640"/>
          <w:marRight w:val="0"/>
          <w:marTop w:val="0"/>
          <w:marBottom w:val="0"/>
          <w:divBdr>
            <w:top w:val="none" w:sz="0" w:space="0" w:color="auto"/>
            <w:left w:val="none" w:sz="0" w:space="0" w:color="auto"/>
            <w:bottom w:val="none" w:sz="0" w:space="0" w:color="auto"/>
            <w:right w:val="none" w:sz="0" w:space="0" w:color="auto"/>
          </w:divBdr>
        </w:div>
        <w:div w:id="2113359979">
          <w:marLeft w:val="640"/>
          <w:marRight w:val="0"/>
          <w:marTop w:val="0"/>
          <w:marBottom w:val="0"/>
          <w:divBdr>
            <w:top w:val="none" w:sz="0" w:space="0" w:color="auto"/>
            <w:left w:val="none" w:sz="0" w:space="0" w:color="auto"/>
            <w:bottom w:val="none" w:sz="0" w:space="0" w:color="auto"/>
            <w:right w:val="none" w:sz="0" w:space="0" w:color="auto"/>
          </w:divBdr>
        </w:div>
        <w:div w:id="850025047">
          <w:marLeft w:val="640"/>
          <w:marRight w:val="0"/>
          <w:marTop w:val="0"/>
          <w:marBottom w:val="0"/>
          <w:divBdr>
            <w:top w:val="none" w:sz="0" w:space="0" w:color="auto"/>
            <w:left w:val="none" w:sz="0" w:space="0" w:color="auto"/>
            <w:bottom w:val="none" w:sz="0" w:space="0" w:color="auto"/>
            <w:right w:val="none" w:sz="0" w:space="0" w:color="auto"/>
          </w:divBdr>
        </w:div>
        <w:div w:id="1546944242">
          <w:marLeft w:val="640"/>
          <w:marRight w:val="0"/>
          <w:marTop w:val="0"/>
          <w:marBottom w:val="0"/>
          <w:divBdr>
            <w:top w:val="none" w:sz="0" w:space="0" w:color="auto"/>
            <w:left w:val="none" w:sz="0" w:space="0" w:color="auto"/>
            <w:bottom w:val="none" w:sz="0" w:space="0" w:color="auto"/>
            <w:right w:val="none" w:sz="0" w:space="0" w:color="auto"/>
          </w:divBdr>
        </w:div>
        <w:div w:id="893469296">
          <w:marLeft w:val="640"/>
          <w:marRight w:val="0"/>
          <w:marTop w:val="0"/>
          <w:marBottom w:val="0"/>
          <w:divBdr>
            <w:top w:val="none" w:sz="0" w:space="0" w:color="auto"/>
            <w:left w:val="none" w:sz="0" w:space="0" w:color="auto"/>
            <w:bottom w:val="none" w:sz="0" w:space="0" w:color="auto"/>
            <w:right w:val="none" w:sz="0" w:space="0" w:color="auto"/>
          </w:divBdr>
        </w:div>
        <w:div w:id="1494294050">
          <w:marLeft w:val="640"/>
          <w:marRight w:val="0"/>
          <w:marTop w:val="0"/>
          <w:marBottom w:val="0"/>
          <w:divBdr>
            <w:top w:val="none" w:sz="0" w:space="0" w:color="auto"/>
            <w:left w:val="none" w:sz="0" w:space="0" w:color="auto"/>
            <w:bottom w:val="none" w:sz="0" w:space="0" w:color="auto"/>
            <w:right w:val="none" w:sz="0" w:space="0" w:color="auto"/>
          </w:divBdr>
        </w:div>
        <w:div w:id="427968217">
          <w:marLeft w:val="640"/>
          <w:marRight w:val="0"/>
          <w:marTop w:val="0"/>
          <w:marBottom w:val="0"/>
          <w:divBdr>
            <w:top w:val="none" w:sz="0" w:space="0" w:color="auto"/>
            <w:left w:val="none" w:sz="0" w:space="0" w:color="auto"/>
            <w:bottom w:val="none" w:sz="0" w:space="0" w:color="auto"/>
            <w:right w:val="none" w:sz="0" w:space="0" w:color="auto"/>
          </w:divBdr>
        </w:div>
        <w:div w:id="326595958">
          <w:marLeft w:val="640"/>
          <w:marRight w:val="0"/>
          <w:marTop w:val="0"/>
          <w:marBottom w:val="0"/>
          <w:divBdr>
            <w:top w:val="none" w:sz="0" w:space="0" w:color="auto"/>
            <w:left w:val="none" w:sz="0" w:space="0" w:color="auto"/>
            <w:bottom w:val="none" w:sz="0" w:space="0" w:color="auto"/>
            <w:right w:val="none" w:sz="0" w:space="0" w:color="auto"/>
          </w:divBdr>
        </w:div>
        <w:div w:id="1213614674">
          <w:marLeft w:val="640"/>
          <w:marRight w:val="0"/>
          <w:marTop w:val="0"/>
          <w:marBottom w:val="0"/>
          <w:divBdr>
            <w:top w:val="none" w:sz="0" w:space="0" w:color="auto"/>
            <w:left w:val="none" w:sz="0" w:space="0" w:color="auto"/>
            <w:bottom w:val="none" w:sz="0" w:space="0" w:color="auto"/>
            <w:right w:val="none" w:sz="0" w:space="0" w:color="auto"/>
          </w:divBdr>
        </w:div>
        <w:div w:id="1027488823">
          <w:marLeft w:val="640"/>
          <w:marRight w:val="0"/>
          <w:marTop w:val="0"/>
          <w:marBottom w:val="0"/>
          <w:divBdr>
            <w:top w:val="none" w:sz="0" w:space="0" w:color="auto"/>
            <w:left w:val="none" w:sz="0" w:space="0" w:color="auto"/>
            <w:bottom w:val="none" w:sz="0" w:space="0" w:color="auto"/>
            <w:right w:val="none" w:sz="0" w:space="0" w:color="auto"/>
          </w:divBdr>
        </w:div>
        <w:div w:id="592281340">
          <w:marLeft w:val="640"/>
          <w:marRight w:val="0"/>
          <w:marTop w:val="0"/>
          <w:marBottom w:val="0"/>
          <w:divBdr>
            <w:top w:val="none" w:sz="0" w:space="0" w:color="auto"/>
            <w:left w:val="none" w:sz="0" w:space="0" w:color="auto"/>
            <w:bottom w:val="none" w:sz="0" w:space="0" w:color="auto"/>
            <w:right w:val="none" w:sz="0" w:space="0" w:color="auto"/>
          </w:divBdr>
        </w:div>
        <w:div w:id="633869340">
          <w:marLeft w:val="640"/>
          <w:marRight w:val="0"/>
          <w:marTop w:val="0"/>
          <w:marBottom w:val="0"/>
          <w:divBdr>
            <w:top w:val="none" w:sz="0" w:space="0" w:color="auto"/>
            <w:left w:val="none" w:sz="0" w:space="0" w:color="auto"/>
            <w:bottom w:val="none" w:sz="0" w:space="0" w:color="auto"/>
            <w:right w:val="none" w:sz="0" w:space="0" w:color="auto"/>
          </w:divBdr>
        </w:div>
        <w:div w:id="333267622">
          <w:marLeft w:val="640"/>
          <w:marRight w:val="0"/>
          <w:marTop w:val="0"/>
          <w:marBottom w:val="0"/>
          <w:divBdr>
            <w:top w:val="none" w:sz="0" w:space="0" w:color="auto"/>
            <w:left w:val="none" w:sz="0" w:space="0" w:color="auto"/>
            <w:bottom w:val="none" w:sz="0" w:space="0" w:color="auto"/>
            <w:right w:val="none" w:sz="0" w:space="0" w:color="auto"/>
          </w:divBdr>
        </w:div>
        <w:div w:id="1918203377">
          <w:marLeft w:val="640"/>
          <w:marRight w:val="0"/>
          <w:marTop w:val="0"/>
          <w:marBottom w:val="0"/>
          <w:divBdr>
            <w:top w:val="none" w:sz="0" w:space="0" w:color="auto"/>
            <w:left w:val="none" w:sz="0" w:space="0" w:color="auto"/>
            <w:bottom w:val="none" w:sz="0" w:space="0" w:color="auto"/>
            <w:right w:val="none" w:sz="0" w:space="0" w:color="auto"/>
          </w:divBdr>
        </w:div>
        <w:div w:id="1331954718">
          <w:marLeft w:val="640"/>
          <w:marRight w:val="0"/>
          <w:marTop w:val="0"/>
          <w:marBottom w:val="0"/>
          <w:divBdr>
            <w:top w:val="none" w:sz="0" w:space="0" w:color="auto"/>
            <w:left w:val="none" w:sz="0" w:space="0" w:color="auto"/>
            <w:bottom w:val="none" w:sz="0" w:space="0" w:color="auto"/>
            <w:right w:val="none" w:sz="0" w:space="0" w:color="auto"/>
          </w:divBdr>
        </w:div>
        <w:div w:id="2004116932">
          <w:marLeft w:val="640"/>
          <w:marRight w:val="0"/>
          <w:marTop w:val="0"/>
          <w:marBottom w:val="0"/>
          <w:divBdr>
            <w:top w:val="none" w:sz="0" w:space="0" w:color="auto"/>
            <w:left w:val="none" w:sz="0" w:space="0" w:color="auto"/>
            <w:bottom w:val="none" w:sz="0" w:space="0" w:color="auto"/>
            <w:right w:val="none" w:sz="0" w:space="0" w:color="auto"/>
          </w:divBdr>
        </w:div>
        <w:div w:id="1172531505">
          <w:marLeft w:val="640"/>
          <w:marRight w:val="0"/>
          <w:marTop w:val="0"/>
          <w:marBottom w:val="0"/>
          <w:divBdr>
            <w:top w:val="none" w:sz="0" w:space="0" w:color="auto"/>
            <w:left w:val="none" w:sz="0" w:space="0" w:color="auto"/>
            <w:bottom w:val="none" w:sz="0" w:space="0" w:color="auto"/>
            <w:right w:val="none" w:sz="0" w:space="0" w:color="auto"/>
          </w:divBdr>
        </w:div>
        <w:div w:id="385299028">
          <w:marLeft w:val="640"/>
          <w:marRight w:val="0"/>
          <w:marTop w:val="0"/>
          <w:marBottom w:val="0"/>
          <w:divBdr>
            <w:top w:val="none" w:sz="0" w:space="0" w:color="auto"/>
            <w:left w:val="none" w:sz="0" w:space="0" w:color="auto"/>
            <w:bottom w:val="none" w:sz="0" w:space="0" w:color="auto"/>
            <w:right w:val="none" w:sz="0" w:space="0" w:color="auto"/>
          </w:divBdr>
        </w:div>
        <w:div w:id="1500388281">
          <w:marLeft w:val="640"/>
          <w:marRight w:val="0"/>
          <w:marTop w:val="0"/>
          <w:marBottom w:val="0"/>
          <w:divBdr>
            <w:top w:val="none" w:sz="0" w:space="0" w:color="auto"/>
            <w:left w:val="none" w:sz="0" w:space="0" w:color="auto"/>
            <w:bottom w:val="none" w:sz="0" w:space="0" w:color="auto"/>
            <w:right w:val="none" w:sz="0" w:space="0" w:color="auto"/>
          </w:divBdr>
        </w:div>
        <w:div w:id="485822432">
          <w:marLeft w:val="640"/>
          <w:marRight w:val="0"/>
          <w:marTop w:val="0"/>
          <w:marBottom w:val="0"/>
          <w:divBdr>
            <w:top w:val="none" w:sz="0" w:space="0" w:color="auto"/>
            <w:left w:val="none" w:sz="0" w:space="0" w:color="auto"/>
            <w:bottom w:val="none" w:sz="0" w:space="0" w:color="auto"/>
            <w:right w:val="none" w:sz="0" w:space="0" w:color="auto"/>
          </w:divBdr>
        </w:div>
        <w:div w:id="425269851">
          <w:marLeft w:val="640"/>
          <w:marRight w:val="0"/>
          <w:marTop w:val="0"/>
          <w:marBottom w:val="0"/>
          <w:divBdr>
            <w:top w:val="none" w:sz="0" w:space="0" w:color="auto"/>
            <w:left w:val="none" w:sz="0" w:space="0" w:color="auto"/>
            <w:bottom w:val="none" w:sz="0" w:space="0" w:color="auto"/>
            <w:right w:val="none" w:sz="0" w:space="0" w:color="auto"/>
          </w:divBdr>
        </w:div>
        <w:div w:id="879823867">
          <w:marLeft w:val="640"/>
          <w:marRight w:val="0"/>
          <w:marTop w:val="0"/>
          <w:marBottom w:val="0"/>
          <w:divBdr>
            <w:top w:val="none" w:sz="0" w:space="0" w:color="auto"/>
            <w:left w:val="none" w:sz="0" w:space="0" w:color="auto"/>
            <w:bottom w:val="none" w:sz="0" w:space="0" w:color="auto"/>
            <w:right w:val="none" w:sz="0" w:space="0" w:color="auto"/>
          </w:divBdr>
        </w:div>
        <w:div w:id="694817130">
          <w:marLeft w:val="640"/>
          <w:marRight w:val="0"/>
          <w:marTop w:val="0"/>
          <w:marBottom w:val="0"/>
          <w:divBdr>
            <w:top w:val="none" w:sz="0" w:space="0" w:color="auto"/>
            <w:left w:val="none" w:sz="0" w:space="0" w:color="auto"/>
            <w:bottom w:val="none" w:sz="0" w:space="0" w:color="auto"/>
            <w:right w:val="none" w:sz="0" w:space="0" w:color="auto"/>
          </w:divBdr>
        </w:div>
        <w:div w:id="280454259">
          <w:marLeft w:val="640"/>
          <w:marRight w:val="0"/>
          <w:marTop w:val="0"/>
          <w:marBottom w:val="0"/>
          <w:divBdr>
            <w:top w:val="none" w:sz="0" w:space="0" w:color="auto"/>
            <w:left w:val="none" w:sz="0" w:space="0" w:color="auto"/>
            <w:bottom w:val="none" w:sz="0" w:space="0" w:color="auto"/>
            <w:right w:val="none" w:sz="0" w:space="0" w:color="auto"/>
          </w:divBdr>
        </w:div>
        <w:div w:id="857933576">
          <w:marLeft w:val="640"/>
          <w:marRight w:val="0"/>
          <w:marTop w:val="0"/>
          <w:marBottom w:val="0"/>
          <w:divBdr>
            <w:top w:val="none" w:sz="0" w:space="0" w:color="auto"/>
            <w:left w:val="none" w:sz="0" w:space="0" w:color="auto"/>
            <w:bottom w:val="none" w:sz="0" w:space="0" w:color="auto"/>
            <w:right w:val="none" w:sz="0" w:space="0" w:color="auto"/>
          </w:divBdr>
        </w:div>
        <w:div w:id="1137991888">
          <w:marLeft w:val="640"/>
          <w:marRight w:val="0"/>
          <w:marTop w:val="0"/>
          <w:marBottom w:val="0"/>
          <w:divBdr>
            <w:top w:val="none" w:sz="0" w:space="0" w:color="auto"/>
            <w:left w:val="none" w:sz="0" w:space="0" w:color="auto"/>
            <w:bottom w:val="none" w:sz="0" w:space="0" w:color="auto"/>
            <w:right w:val="none" w:sz="0" w:space="0" w:color="auto"/>
          </w:divBdr>
        </w:div>
        <w:div w:id="740058903">
          <w:marLeft w:val="640"/>
          <w:marRight w:val="0"/>
          <w:marTop w:val="0"/>
          <w:marBottom w:val="0"/>
          <w:divBdr>
            <w:top w:val="none" w:sz="0" w:space="0" w:color="auto"/>
            <w:left w:val="none" w:sz="0" w:space="0" w:color="auto"/>
            <w:bottom w:val="none" w:sz="0" w:space="0" w:color="auto"/>
            <w:right w:val="none" w:sz="0" w:space="0" w:color="auto"/>
          </w:divBdr>
        </w:div>
        <w:div w:id="2048140296">
          <w:marLeft w:val="640"/>
          <w:marRight w:val="0"/>
          <w:marTop w:val="0"/>
          <w:marBottom w:val="0"/>
          <w:divBdr>
            <w:top w:val="none" w:sz="0" w:space="0" w:color="auto"/>
            <w:left w:val="none" w:sz="0" w:space="0" w:color="auto"/>
            <w:bottom w:val="none" w:sz="0" w:space="0" w:color="auto"/>
            <w:right w:val="none" w:sz="0" w:space="0" w:color="auto"/>
          </w:divBdr>
        </w:div>
        <w:div w:id="1244535010">
          <w:marLeft w:val="640"/>
          <w:marRight w:val="0"/>
          <w:marTop w:val="0"/>
          <w:marBottom w:val="0"/>
          <w:divBdr>
            <w:top w:val="none" w:sz="0" w:space="0" w:color="auto"/>
            <w:left w:val="none" w:sz="0" w:space="0" w:color="auto"/>
            <w:bottom w:val="none" w:sz="0" w:space="0" w:color="auto"/>
            <w:right w:val="none" w:sz="0" w:space="0" w:color="auto"/>
          </w:divBdr>
        </w:div>
        <w:div w:id="674304686">
          <w:marLeft w:val="640"/>
          <w:marRight w:val="0"/>
          <w:marTop w:val="0"/>
          <w:marBottom w:val="0"/>
          <w:divBdr>
            <w:top w:val="none" w:sz="0" w:space="0" w:color="auto"/>
            <w:left w:val="none" w:sz="0" w:space="0" w:color="auto"/>
            <w:bottom w:val="none" w:sz="0" w:space="0" w:color="auto"/>
            <w:right w:val="none" w:sz="0" w:space="0" w:color="auto"/>
          </w:divBdr>
        </w:div>
        <w:div w:id="444613977">
          <w:marLeft w:val="640"/>
          <w:marRight w:val="0"/>
          <w:marTop w:val="0"/>
          <w:marBottom w:val="0"/>
          <w:divBdr>
            <w:top w:val="none" w:sz="0" w:space="0" w:color="auto"/>
            <w:left w:val="none" w:sz="0" w:space="0" w:color="auto"/>
            <w:bottom w:val="none" w:sz="0" w:space="0" w:color="auto"/>
            <w:right w:val="none" w:sz="0" w:space="0" w:color="auto"/>
          </w:divBdr>
        </w:div>
        <w:div w:id="381291728">
          <w:marLeft w:val="640"/>
          <w:marRight w:val="0"/>
          <w:marTop w:val="0"/>
          <w:marBottom w:val="0"/>
          <w:divBdr>
            <w:top w:val="none" w:sz="0" w:space="0" w:color="auto"/>
            <w:left w:val="none" w:sz="0" w:space="0" w:color="auto"/>
            <w:bottom w:val="none" w:sz="0" w:space="0" w:color="auto"/>
            <w:right w:val="none" w:sz="0" w:space="0" w:color="auto"/>
          </w:divBdr>
        </w:div>
        <w:div w:id="240213337">
          <w:marLeft w:val="640"/>
          <w:marRight w:val="0"/>
          <w:marTop w:val="0"/>
          <w:marBottom w:val="0"/>
          <w:divBdr>
            <w:top w:val="none" w:sz="0" w:space="0" w:color="auto"/>
            <w:left w:val="none" w:sz="0" w:space="0" w:color="auto"/>
            <w:bottom w:val="none" w:sz="0" w:space="0" w:color="auto"/>
            <w:right w:val="none" w:sz="0" w:space="0" w:color="auto"/>
          </w:divBdr>
        </w:div>
        <w:div w:id="970092483">
          <w:marLeft w:val="640"/>
          <w:marRight w:val="0"/>
          <w:marTop w:val="0"/>
          <w:marBottom w:val="0"/>
          <w:divBdr>
            <w:top w:val="none" w:sz="0" w:space="0" w:color="auto"/>
            <w:left w:val="none" w:sz="0" w:space="0" w:color="auto"/>
            <w:bottom w:val="none" w:sz="0" w:space="0" w:color="auto"/>
            <w:right w:val="none" w:sz="0" w:space="0" w:color="auto"/>
          </w:divBdr>
        </w:div>
        <w:div w:id="1059548982">
          <w:marLeft w:val="640"/>
          <w:marRight w:val="0"/>
          <w:marTop w:val="0"/>
          <w:marBottom w:val="0"/>
          <w:divBdr>
            <w:top w:val="none" w:sz="0" w:space="0" w:color="auto"/>
            <w:left w:val="none" w:sz="0" w:space="0" w:color="auto"/>
            <w:bottom w:val="none" w:sz="0" w:space="0" w:color="auto"/>
            <w:right w:val="none" w:sz="0" w:space="0" w:color="auto"/>
          </w:divBdr>
        </w:div>
        <w:div w:id="308633500">
          <w:marLeft w:val="640"/>
          <w:marRight w:val="0"/>
          <w:marTop w:val="0"/>
          <w:marBottom w:val="0"/>
          <w:divBdr>
            <w:top w:val="none" w:sz="0" w:space="0" w:color="auto"/>
            <w:left w:val="none" w:sz="0" w:space="0" w:color="auto"/>
            <w:bottom w:val="none" w:sz="0" w:space="0" w:color="auto"/>
            <w:right w:val="none" w:sz="0" w:space="0" w:color="auto"/>
          </w:divBdr>
        </w:div>
        <w:div w:id="217933393">
          <w:marLeft w:val="640"/>
          <w:marRight w:val="0"/>
          <w:marTop w:val="0"/>
          <w:marBottom w:val="0"/>
          <w:divBdr>
            <w:top w:val="none" w:sz="0" w:space="0" w:color="auto"/>
            <w:left w:val="none" w:sz="0" w:space="0" w:color="auto"/>
            <w:bottom w:val="none" w:sz="0" w:space="0" w:color="auto"/>
            <w:right w:val="none" w:sz="0" w:space="0" w:color="auto"/>
          </w:divBdr>
        </w:div>
        <w:div w:id="1709060734">
          <w:marLeft w:val="640"/>
          <w:marRight w:val="0"/>
          <w:marTop w:val="0"/>
          <w:marBottom w:val="0"/>
          <w:divBdr>
            <w:top w:val="none" w:sz="0" w:space="0" w:color="auto"/>
            <w:left w:val="none" w:sz="0" w:space="0" w:color="auto"/>
            <w:bottom w:val="none" w:sz="0" w:space="0" w:color="auto"/>
            <w:right w:val="none" w:sz="0" w:space="0" w:color="auto"/>
          </w:divBdr>
        </w:div>
        <w:div w:id="328289237">
          <w:marLeft w:val="640"/>
          <w:marRight w:val="0"/>
          <w:marTop w:val="0"/>
          <w:marBottom w:val="0"/>
          <w:divBdr>
            <w:top w:val="none" w:sz="0" w:space="0" w:color="auto"/>
            <w:left w:val="none" w:sz="0" w:space="0" w:color="auto"/>
            <w:bottom w:val="none" w:sz="0" w:space="0" w:color="auto"/>
            <w:right w:val="none" w:sz="0" w:space="0" w:color="auto"/>
          </w:divBdr>
        </w:div>
        <w:div w:id="1303269432">
          <w:marLeft w:val="640"/>
          <w:marRight w:val="0"/>
          <w:marTop w:val="0"/>
          <w:marBottom w:val="0"/>
          <w:divBdr>
            <w:top w:val="none" w:sz="0" w:space="0" w:color="auto"/>
            <w:left w:val="none" w:sz="0" w:space="0" w:color="auto"/>
            <w:bottom w:val="none" w:sz="0" w:space="0" w:color="auto"/>
            <w:right w:val="none" w:sz="0" w:space="0" w:color="auto"/>
          </w:divBdr>
        </w:div>
        <w:div w:id="479005978">
          <w:marLeft w:val="640"/>
          <w:marRight w:val="0"/>
          <w:marTop w:val="0"/>
          <w:marBottom w:val="0"/>
          <w:divBdr>
            <w:top w:val="none" w:sz="0" w:space="0" w:color="auto"/>
            <w:left w:val="none" w:sz="0" w:space="0" w:color="auto"/>
            <w:bottom w:val="none" w:sz="0" w:space="0" w:color="auto"/>
            <w:right w:val="none" w:sz="0" w:space="0" w:color="auto"/>
          </w:divBdr>
        </w:div>
        <w:div w:id="596983728">
          <w:marLeft w:val="640"/>
          <w:marRight w:val="0"/>
          <w:marTop w:val="0"/>
          <w:marBottom w:val="0"/>
          <w:divBdr>
            <w:top w:val="none" w:sz="0" w:space="0" w:color="auto"/>
            <w:left w:val="none" w:sz="0" w:space="0" w:color="auto"/>
            <w:bottom w:val="none" w:sz="0" w:space="0" w:color="auto"/>
            <w:right w:val="none" w:sz="0" w:space="0" w:color="auto"/>
          </w:divBdr>
        </w:div>
        <w:div w:id="1367022147">
          <w:marLeft w:val="640"/>
          <w:marRight w:val="0"/>
          <w:marTop w:val="0"/>
          <w:marBottom w:val="0"/>
          <w:divBdr>
            <w:top w:val="none" w:sz="0" w:space="0" w:color="auto"/>
            <w:left w:val="none" w:sz="0" w:space="0" w:color="auto"/>
            <w:bottom w:val="none" w:sz="0" w:space="0" w:color="auto"/>
            <w:right w:val="none" w:sz="0" w:space="0" w:color="auto"/>
          </w:divBdr>
        </w:div>
        <w:div w:id="248581965">
          <w:marLeft w:val="640"/>
          <w:marRight w:val="0"/>
          <w:marTop w:val="0"/>
          <w:marBottom w:val="0"/>
          <w:divBdr>
            <w:top w:val="none" w:sz="0" w:space="0" w:color="auto"/>
            <w:left w:val="none" w:sz="0" w:space="0" w:color="auto"/>
            <w:bottom w:val="none" w:sz="0" w:space="0" w:color="auto"/>
            <w:right w:val="none" w:sz="0" w:space="0" w:color="auto"/>
          </w:divBdr>
        </w:div>
        <w:div w:id="76833310">
          <w:marLeft w:val="640"/>
          <w:marRight w:val="0"/>
          <w:marTop w:val="0"/>
          <w:marBottom w:val="0"/>
          <w:divBdr>
            <w:top w:val="none" w:sz="0" w:space="0" w:color="auto"/>
            <w:left w:val="none" w:sz="0" w:space="0" w:color="auto"/>
            <w:bottom w:val="none" w:sz="0" w:space="0" w:color="auto"/>
            <w:right w:val="none" w:sz="0" w:space="0" w:color="auto"/>
          </w:divBdr>
        </w:div>
        <w:div w:id="1234700352">
          <w:marLeft w:val="640"/>
          <w:marRight w:val="0"/>
          <w:marTop w:val="0"/>
          <w:marBottom w:val="0"/>
          <w:divBdr>
            <w:top w:val="none" w:sz="0" w:space="0" w:color="auto"/>
            <w:left w:val="none" w:sz="0" w:space="0" w:color="auto"/>
            <w:bottom w:val="none" w:sz="0" w:space="0" w:color="auto"/>
            <w:right w:val="none" w:sz="0" w:space="0" w:color="auto"/>
          </w:divBdr>
        </w:div>
        <w:div w:id="289365264">
          <w:marLeft w:val="640"/>
          <w:marRight w:val="0"/>
          <w:marTop w:val="0"/>
          <w:marBottom w:val="0"/>
          <w:divBdr>
            <w:top w:val="none" w:sz="0" w:space="0" w:color="auto"/>
            <w:left w:val="none" w:sz="0" w:space="0" w:color="auto"/>
            <w:bottom w:val="none" w:sz="0" w:space="0" w:color="auto"/>
            <w:right w:val="none" w:sz="0" w:space="0" w:color="auto"/>
          </w:divBdr>
        </w:div>
        <w:div w:id="1219705089">
          <w:marLeft w:val="640"/>
          <w:marRight w:val="0"/>
          <w:marTop w:val="0"/>
          <w:marBottom w:val="0"/>
          <w:divBdr>
            <w:top w:val="none" w:sz="0" w:space="0" w:color="auto"/>
            <w:left w:val="none" w:sz="0" w:space="0" w:color="auto"/>
            <w:bottom w:val="none" w:sz="0" w:space="0" w:color="auto"/>
            <w:right w:val="none" w:sz="0" w:space="0" w:color="auto"/>
          </w:divBdr>
        </w:div>
        <w:div w:id="8525724">
          <w:marLeft w:val="640"/>
          <w:marRight w:val="0"/>
          <w:marTop w:val="0"/>
          <w:marBottom w:val="0"/>
          <w:divBdr>
            <w:top w:val="none" w:sz="0" w:space="0" w:color="auto"/>
            <w:left w:val="none" w:sz="0" w:space="0" w:color="auto"/>
            <w:bottom w:val="none" w:sz="0" w:space="0" w:color="auto"/>
            <w:right w:val="none" w:sz="0" w:space="0" w:color="auto"/>
          </w:divBdr>
        </w:div>
        <w:div w:id="944001173">
          <w:marLeft w:val="640"/>
          <w:marRight w:val="0"/>
          <w:marTop w:val="0"/>
          <w:marBottom w:val="0"/>
          <w:divBdr>
            <w:top w:val="none" w:sz="0" w:space="0" w:color="auto"/>
            <w:left w:val="none" w:sz="0" w:space="0" w:color="auto"/>
            <w:bottom w:val="none" w:sz="0" w:space="0" w:color="auto"/>
            <w:right w:val="none" w:sz="0" w:space="0" w:color="auto"/>
          </w:divBdr>
        </w:div>
        <w:div w:id="373238563">
          <w:marLeft w:val="640"/>
          <w:marRight w:val="0"/>
          <w:marTop w:val="0"/>
          <w:marBottom w:val="0"/>
          <w:divBdr>
            <w:top w:val="none" w:sz="0" w:space="0" w:color="auto"/>
            <w:left w:val="none" w:sz="0" w:space="0" w:color="auto"/>
            <w:bottom w:val="none" w:sz="0" w:space="0" w:color="auto"/>
            <w:right w:val="none" w:sz="0" w:space="0" w:color="auto"/>
          </w:divBdr>
        </w:div>
        <w:div w:id="1859929436">
          <w:marLeft w:val="640"/>
          <w:marRight w:val="0"/>
          <w:marTop w:val="0"/>
          <w:marBottom w:val="0"/>
          <w:divBdr>
            <w:top w:val="none" w:sz="0" w:space="0" w:color="auto"/>
            <w:left w:val="none" w:sz="0" w:space="0" w:color="auto"/>
            <w:bottom w:val="none" w:sz="0" w:space="0" w:color="auto"/>
            <w:right w:val="none" w:sz="0" w:space="0" w:color="auto"/>
          </w:divBdr>
        </w:div>
        <w:div w:id="77674978">
          <w:marLeft w:val="640"/>
          <w:marRight w:val="0"/>
          <w:marTop w:val="0"/>
          <w:marBottom w:val="0"/>
          <w:divBdr>
            <w:top w:val="none" w:sz="0" w:space="0" w:color="auto"/>
            <w:left w:val="none" w:sz="0" w:space="0" w:color="auto"/>
            <w:bottom w:val="none" w:sz="0" w:space="0" w:color="auto"/>
            <w:right w:val="none" w:sz="0" w:space="0" w:color="auto"/>
          </w:divBdr>
        </w:div>
        <w:div w:id="958074391">
          <w:marLeft w:val="640"/>
          <w:marRight w:val="0"/>
          <w:marTop w:val="0"/>
          <w:marBottom w:val="0"/>
          <w:divBdr>
            <w:top w:val="none" w:sz="0" w:space="0" w:color="auto"/>
            <w:left w:val="none" w:sz="0" w:space="0" w:color="auto"/>
            <w:bottom w:val="none" w:sz="0" w:space="0" w:color="auto"/>
            <w:right w:val="none" w:sz="0" w:space="0" w:color="auto"/>
          </w:divBdr>
        </w:div>
        <w:div w:id="215701773">
          <w:marLeft w:val="640"/>
          <w:marRight w:val="0"/>
          <w:marTop w:val="0"/>
          <w:marBottom w:val="0"/>
          <w:divBdr>
            <w:top w:val="none" w:sz="0" w:space="0" w:color="auto"/>
            <w:left w:val="none" w:sz="0" w:space="0" w:color="auto"/>
            <w:bottom w:val="none" w:sz="0" w:space="0" w:color="auto"/>
            <w:right w:val="none" w:sz="0" w:space="0" w:color="auto"/>
          </w:divBdr>
        </w:div>
        <w:div w:id="2007241533">
          <w:marLeft w:val="640"/>
          <w:marRight w:val="0"/>
          <w:marTop w:val="0"/>
          <w:marBottom w:val="0"/>
          <w:divBdr>
            <w:top w:val="none" w:sz="0" w:space="0" w:color="auto"/>
            <w:left w:val="none" w:sz="0" w:space="0" w:color="auto"/>
            <w:bottom w:val="none" w:sz="0" w:space="0" w:color="auto"/>
            <w:right w:val="none" w:sz="0" w:space="0" w:color="auto"/>
          </w:divBdr>
        </w:div>
        <w:div w:id="463352027">
          <w:marLeft w:val="640"/>
          <w:marRight w:val="0"/>
          <w:marTop w:val="0"/>
          <w:marBottom w:val="0"/>
          <w:divBdr>
            <w:top w:val="none" w:sz="0" w:space="0" w:color="auto"/>
            <w:left w:val="none" w:sz="0" w:space="0" w:color="auto"/>
            <w:bottom w:val="none" w:sz="0" w:space="0" w:color="auto"/>
            <w:right w:val="none" w:sz="0" w:space="0" w:color="auto"/>
          </w:divBdr>
        </w:div>
        <w:div w:id="1791170600">
          <w:marLeft w:val="640"/>
          <w:marRight w:val="0"/>
          <w:marTop w:val="0"/>
          <w:marBottom w:val="0"/>
          <w:divBdr>
            <w:top w:val="none" w:sz="0" w:space="0" w:color="auto"/>
            <w:left w:val="none" w:sz="0" w:space="0" w:color="auto"/>
            <w:bottom w:val="none" w:sz="0" w:space="0" w:color="auto"/>
            <w:right w:val="none" w:sz="0" w:space="0" w:color="auto"/>
          </w:divBdr>
        </w:div>
        <w:div w:id="1433355746">
          <w:marLeft w:val="640"/>
          <w:marRight w:val="0"/>
          <w:marTop w:val="0"/>
          <w:marBottom w:val="0"/>
          <w:divBdr>
            <w:top w:val="none" w:sz="0" w:space="0" w:color="auto"/>
            <w:left w:val="none" w:sz="0" w:space="0" w:color="auto"/>
            <w:bottom w:val="none" w:sz="0" w:space="0" w:color="auto"/>
            <w:right w:val="none" w:sz="0" w:space="0" w:color="auto"/>
          </w:divBdr>
        </w:div>
        <w:div w:id="494616297">
          <w:marLeft w:val="640"/>
          <w:marRight w:val="0"/>
          <w:marTop w:val="0"/>
          <w:marBottom w:val="0"/>
          <w:divBdr>
            <w:top w:val="none" w:sz="0" w:space="0" w:color="auto"/>
            <w:left w:val="none" w:sz="0" w:space="0" w:color="auto"/>
            <w:bottom w:val="none" w:sz="0" w:space="0" w:color="auto"/>
            <w:right w:val="none" w:sz="0" w:space="0" w:color="auto"/>
          </w:divBdr>
        </w:div>
        <w:div w:id="2118719233">
          <w:marLeft w:val="640"/>
          <w:marRight w:val="0"/>
          <w:marTop w:val="0"/>
          <w:marBottom w:val="0"/>
          <w:divBdr>
            <w:top w:val="none" w:sz="0" w:space="0" w:color="auto"/>
            <w:left w:val="none" w:sz="0" w:space="0" w:color="auto"/>
            <w:bottom w:val="none" w:sz="0" w:space="0" w:color="auto"/>
            <w:right w:val="none" w:sz="0" w:space="0" w:color="auto"/>
          </w:divBdr>
        </w:div>
        <w:div w:id="367879452">
          <w:marLeft w:val="640"/>
          <w:marRight w:val="0"/>
          <w:marTop w:val="0"/>
          <w:marBottom w:val="0"/>
          <w:divBdr>
            <w:top w:val="none" w:sz="0" w:space="0" w:color="auto"/>
            <w:left w:val="none" w:sz="0" w:space="0" w:color="auto"/>
            <w:bottom w:val="none" w:sz="0" w:space="0" w:color="auto"/>
            <w:right w:val="none" w:sz="0" w:space="0" w:color="auto"/>
          </w:divBdr>
        </w:div>
        <w:div w:id="181362966">
          <w:marLeft w:val="640"/>
          <w:marRight w:val="0"/>
          <w:marTop w:val="0"/>
          <w:marBottom w:val="0"/>
          <w:divBdr>
            <w:top w:val="none" w:sz="0" w:space="0" w:color="auto"/>
            <w:left w:val="none" w:sz="0" w:space="0" w:color="auto"/>
            <w:bottom w:val="none" w:sz="0" w:space="0" w:color="auto"/>
            <w:right w:val="none" w:sz="0" w:space="0" w:color="auto"/>
          </w:divBdr>
        </w:div>
        <w:div w:id="809711899">
          <w:marLeft w:val="640"/>
          <w:marRight w:val="0"/>
          <w:marTop w:val="0"/>
          <w:marBottom w:val="0"/>
          <w:divBdr>
            <w:top w:val="none" w:sz="0" w:space="0" w:color="auto"/>
            <w:left w:val="none" w:sz="0" w:space="0" w:color="auto"/>
            <w:bottom w:val="none" w:sz="0" w:space="0" w:color="auto"/>
            <w:right w:val="none" w:sz="0" w:space="0" w:color="auto"/>
          </w:divBdr>
        </w:div>
        <w:div w:id="1600719917">
          <w:marLeft w:val="640"/>
          <w:marRight w:val="0"/>
          <w:marTop w:val="0"/>
          <w:marBottom w:val="0"/>
          <w:divBdr>
            <w:top w:val="none" w:sz="0" w:space="0" w:color="auto"/>
            <w:left w:val="none" w:sz="0" w:space="0" w:color="auto"/>
            <w:bottom w:val="none" w:sz="0" w:space="0" w:color="auto"/>
            <w:right w:val="none" w:sz="0" w:space="0" w:color="auto"/>
          </w:divBdr>
        </w:div>
        <w:div w:id="371073764">
          <w:marLeft w:val="640"/>
          <w:marRight w:val="0"/>
          <w:marTop w:val="0"/>
          <w:marBottom w:val="0"/>
          <w:divBdr>
            <w:top w:val="none" w:sz="0" w:space="0" w:color="auto"/>
            <w:left w:val="none" w:sz="0" w:space="0" w:color="auto"/>
            <w:bottom w:val="none" w:sz="0" w:space="0" w:color="auto"/>
            <w:right w:val="none" w:sz="0" w:space="0" w:color="auto"/>
          </w:divBdr>
        </w:div>
        <w:div w:id="143008335">
          <w:marLeft w:val="640"/>
          <w:marRight w:val="0"/>
          <w:marTop w:val="0"/>
          <w:marBottom w:val="0"/>
          <w:divBdr>
            <w:top w:val="none" w:sz="0" w:space="0" w:color="auto"/>
            <w:left w:val="none" w:sz="0" w:space="0" w:color="auto"/>
            <w:bottom w:val="none" w:sz="0" w:space="0" w:color="auto"/>
            <w:right w:val="none" w:sz="0" w:space="0" w:color="auto"/>
          </w:divBdr>
        </w:div>
        <w:div w:id="1343511577">
          <w:marLeft w:val="640"/>
          <w:marRight w:val="0"/>
          <w:marTop w:val="0"/>
          <w:marBottom w:val="0"/>
          <w:divBdr>
            <w:top w:val="none" w:sz="0" w:space="0" w:color="auto"/>
            <w:left w:val="none" w:sz="0" w:space="0" w:color="auto"/>
            <w:bottom w:val="none" w:sz="0" w:space="0" w:color="auto"/>
            <w:right w:val="none" w:sz="0" w:space="0" w:color="auto"/>
          </w:divBdr>
        </w:div>
        <w:div w:id="1157500299">
          <w:marLeft w:val="640"/>
          <w:marRight w:val="0"/>
          <w:marTop w:val="0"/>
          <w:marBottom w:val="0"/>
          <w:divBdr>
            <w:top w:val="none" w:sz="0" w:space="0" w:color="auto"/>
            <w:left w:val="none" w:sz="0" w:space="0" w:color="auto"/>
            <w:bottom w:val="none" w:sz="0" w:space="0" w:color="auto"/>
            <w:right w:val="none" w:sz="0" w:space="0" w:color="auto"/>
          </w:divBdr>
        </w:div>
        <w:div w:id="213154449">
          <w:marLeft w:val="640"/>
          <w:marRight w:val="0"/>
          <w:marTop w:val="0"/>
          <w:marBottom w:val="0"/>
          <w:divBdr>
            <w:top w:val="none" w:sz="0" w:space="0" w:color="auto"/>
            <w:left w:val="none" w:sz="0" w:space="0" w:color="auto"/>
            <w:bottom w:val="none" w:sz="0" w:space="0" w:color="auto"/>
            <w:right w:val="none" w:sz="0" w:space="0" w:color="auto"/>
          </w:divBdr>
        </w:div>
        <w:div w:id="1021664977">
          <w:marLeft w:val="640"/>
          <w:marRight w:val="0"/>
          <w:marTop w:val="0"/>
          <w:marBottom w:val="0"/>
          <w:divBdr>
            <w:top w:val="none" w:sz="0" w:space="0" w:color="auto"/>
            <w:left w:val="none" w:sz="0" w:space="0" w:color="auto"/>
            <w:bottom w:val="none" w:sz="0" w:space="0" w:color="auto"/>
            <w:right w:val="none" w:sz="0" w:space="0" w:color="auto"/>
          </w:divBdr>
        </w:div>
        <w:div w:id="292054693">
          <w:marLeft w:val="640"/>
          <w:marRight w:val="0"/>
          <w:marTop w:val="0"/>
          <w:marBottom w:val="0"/>
          <w:divBdr>
            <w:top w:val="none" w:sz="0" w:space="0" w:color="auto"/>
            <w:left w:val="none" w:sz="0" w:space="0" w:color="auto"/>
            <w:bottom w:val="none" w:sz="0" w:space="0" w:color="auto"/>
            <w:right w:val="none" w:sz="0" w:space="0" w:color="auto"/>
          </w:divBdr>
        </w:div>
        <w:div w:id="1944877450">
          <w:marLeft w:val="640"/>
          <w:marRight w:val="0"/>
          <w:marTop w:val="0"/>
          <w:marBottom w:val="0"/>
          <w:divBdr>
            <w:top w:val="none" w:sz="0" w:space="0" w:color="auto"/>
            <w:left w:val="none" w:sz="0" w:space="0" w:color="auto"/>
            <w:bottom w:val="none" w:sz="0" w:space="0" w:color="auto"/>
            <w:right w:val="none" w:sz="0" w:space="0" w:color="auto"/>
          </w:divBdr>
        </w:div>
        <w:div w:id="1478105432">
          <w:marLeft w:val="640"/>
          <w:marRight w:val="0"/>
          <w:marTop w:val="0"/>
          <w:marBottom w:val="0"/>
          <w:divBdr>
            <w:top w:val="none" w:sz="0" w:space="0" w:color="auto"/>
            <w:left w:val="none" w:sz="0" w:space="0" w:color="auto"/>
            <w:bottom w:val="none" w:sz="0" w:space="0" w:color="auto"/>
            <w:right w:val="none" w:sz="0" w:space="0" w:color="auto"/>
          </w:divBdr>
        </w:div>
        <w:div w:id="1550649342">
          <w:marLeft w:val="640"/>
          <w:marRight w:val="0"/>
          <w:marTop w:val="0"/>
          <w:marBottom w:val="0"/>
          <w:divBdr>
            <w:top w:val="none" w:sz="0" w:space="0" w:color="auto"/>
            <w:left w:val="none" w:sz="0" w:space="0" w:color="auto"/>
            <w:bottom w:val="none" w:sz="0" w:space="0" w:color="auto"/>
            <w:right w:val="none" w:sz="0" w:space="0" w:color="auto"/>
          </w:divBdr>
        </w:div>
        <w:div w:id="559678582">
          <w:marLeft w:val="640"/>
          <w:marRight w:val="0"/>
          <w:marTop w:val="0"/>
          <w:marBottom w:val="0"/>
          <w:divBdr>
            <w:top w:val="none" w:sz="0" w:space="0" w:color="auto"/>
            <w:left w:val="none" w:sz="0" w:space="0" w:color="auto"/>
            <w:bottom w:val="none" w:sz="0" w:space="0" w:color="auto"/>
            <w:right w:val="none" w:sz="0" w:space="0" w:color="auto"/>
          </w:divBdr>
        </w:div>
        <w:div w:id="447159233">
          <w:marLeft w:val="640"/>
          <w:marRight w:val="0"/>
          <w:marTop w:val="0"/>
          <w:marBottom w:val="0"/>
          <w:divBdr>
            <w:top w:val="none" w:sz="0" w:space="0" w:color="auto"/>
            <w:left w:val="none" w:sz="0" w:space="0" w:color="auto"/>
            <w:bottom w:val="none" w:sz="0" w:space="0" w:color="auto"/>
            <w:right w:val="none" w:sz="0" w:space="0" w:color="auto"/>
          </w:divBdr>
        </w:div>
        <w:div w:id="1388989609">
          <w:marLeft w:val="640"/>
          <w:marRight w:val="0"/>
          <w:marTop w:val="0"/>
          <w:marBottom w:val="0"/>
          <w:divBdr>
            <w:top w:val="none" w:sz="0" w:space="0" w:color="auto"/>
            <w:left w:val="none" w:sz="0" w:space="0" w:color="auto"/>
            <w:bottom w:val="none" w:sz="0" w:space="0" w:color="auto"/>
            <w:right w:val="none" w:sz="0" w:space="0" w:color="auto"/>
          </w:divBdr>
        </w:div>
      </w:divsChild>
    </w:div>
    <w:div w:id="476650982">
      <w:bodyDiv w:val="1"/>
      <w:marLeft w:val="0"/>
      <w:marRight w:val="0"/>
      <w:marTop w:val="0"/>
      <w:marBottom w:val="0"/>
      <w:divBdr>
        <w:top w:val="none" w:sz="0" w:space="0" w:color="auto"/>
        <w:left w:val="none" w:sz="0" w:space="0" w:color="auto"/>
        <w:bottom w:val="none" w:sz="0" w:space="0" w:color="auto"/>
        <w:right w:val="none" w:sz="0" w:space="0" w:color="auto"/>
      </w:divBdr>
      <w:divsChild>
        <w:div w:id="359168614">
          <w:marLeft w:val="640"/>
          <w:marRight w:val="0"/>
          <w:marTop w:val="0"/>
          <w:marBottom w:val="0"/>
          <w:divBdr>
            <w:top w:val="none" w:sz="0" w:space="0" w:color="auto"/>
            <w:left w:val="none" w:sz="0" w:space="0" w:color="auto"/>
            <w:bottom w:val="none" w:sz="0" w:space="0" w:color="auto"/>
            <w:right w:val="none" w:sz="0" w:space="0" w:color="auto"/>
          </w:divBdr>
        </w:div>
        <w:div w:id="947657980">
          <w:marLeft w:val="640"/>
          <w:marRight w:val="0"/>
          <w:marTop w:val="0"/>
          <w:marBottom w:val="0"/>
          <w:divBdr>
            <w:top w:val="none" w:sz="0" w:space="0" w:color="auto"/>
            <w:left w:val="none" w:sz="0" w:space="0" w:color="auto"/>
            <w:bottom w:val="none" w:sz="0" w:space="0" w:color="auto"/>
            <w:right w:val="none" w:sz="0" w:space="0" w:color="auto"/>
          </w:divBdr>
        </w:div>
        <w:div w:id="2111312894">
          <w:marLeft w:val="640"/>
          <w:marRight w:val="0"/>
          <w:marTop w:val="0"/>
          <w:marBottom w:val="0"/>
          <w:divBdr>
            <w:top w:val="none" w:sz="0" w:space="0" w:color="auto"/>
            <w:left w:val="none" w:sz="0" w:space="0" w:color="auto"/>
            <w:bottom w:val="none" w:sz="0" w:space="0" w:color="auto"/>
            <w:right w:val="none" w:sz="0" w:space="0" w:color="auto"/>
          </w:divBdr>
        </w:div>
        <w:div w:id="2060206086">
          <w:marLeft w:val="640"/>
          <w:marRight w:val="0"/>
          <w:marTop w:val="0"/>
          <w:marBottom w:val="0"/>
          <w:divBdr>
            <w:top w:val="none" w:sz="0" w:space="0" w:color="auto"/>
            <w:left w:val="none" w:sz="0" w:space="0" w:color="auto"/>
            <w:bottom w:val="none" w:sz="0" w:space="0" w:color="auto"/>
            <w:right w:val="none" w:sz="0" w:space="0" w:color="auto"/>
          </w:divBdr>
        </w:div>
        <w:div w:id="846214180">
          <w:marLeft w:val="640"/>
          <w:marRight w:val="0"/>
          <w:marTop w:val="0"/>
          <w:marBottom w:val="0"/>
          <w:divBdr>
            <w:top w:val="none" w:sz="0" w:space="0" w:color="auto"/>
            <w:left w:val="none" w:sz="0" w:space="0" w:color="auto"/>
            <w:bottom w:val="none" w:sz="0" w:space="0" w:color="auto"/>
            <w:right w:val="none" w:sz="0" w:space="0" w:color="auto"/>
          </w:divBdr>
        </w:div>
        <w:div w:id="1827434874">
          <w:marLeft w:val="640"/>
          <w:marRight w:val="0"/>
          <w:marTop w:val="0"/>
          <w:marBottom w:val="0"/>
          <w:divBdr>
            <w:top w:val="none" w:sz="0" w:space="0" w:color="auto"/>
            <w:left w:val="none" w:sz="0" w:space="0" w:color="auto"/>
            <w:bottom w:val="none" w:sz="0" w:space="0" w:color="auto"/>
            <w:right w:val="none" w:sz="0" w:space="0" w:color="auto"/>
          </w:divBdr>
        </w:div>
        <w:div w:id="6059739">
          <w:marLeft w:val="640"/>
          <w:marRight w:val="0"/>
          <w:marTop w:val="0"/>
          <w:marBottom w:val="0"/>
          <w:divBdr>
            <w:top w:val="none" w:sz="0" w:space="0" w:color="auto"/>
            <w:left w:val="none" w:sz="0" w:space="0" w:color="auto"/>
            <w:bottom w:val="none" w:sz="0" w:space="0" w:color="auto"/>
            <w:right w:val="none" w:sz="0" w:space="0" w:color="auto"/>
          </w:divBdr>
        </w:div>
        <w:div w:id="1758289285">
          <w:marLeft w:val="640"/>
          <w:marRight w:val="0"/>
          <w:marTop w:val="0"/>
          <w:marBottom w:val="0"/>
          <w:divBdr>
            <w:top w:val="none" w:sz="0" w:space="0" w:color="auto"/>
            <w:left w:val="none" w:sz="0" w:space="0" w:color="auto"/>
            <w:bottom w:val="none" w:sz="0" w:space="0" w:color="auto"/>
            <w:right w:val="none" w:sz="0" w:space="0" w:color="auto"/>
          </w:divBdr>
        </w:div>
        <w:div w:id="1450708404">
          <w:marLeft w:val="640"/>
          <w:marRight w:val="0"/>
          <w:marTop w:val="0"/>
          <w:marBottom w:val="0"/>
          <w:divBdr>
            <w:top w:val="none" w:sz="0" w:space="0" w:color="auto"/>
            <w:left w:val="none" w:sz="0" w:space="0" w:color="auto"/>
            <w:bottom w:val="none" w:sz="0" w:space="0" w:color="auto"/>
            <w:right w:val="none" w:sz="0" w:space="0" w:color="auto"/>
          </w:divBdr>
        </w:div>
        <w:div w:id="736591524">
          <w:marLeft w:val="640"/>
          <w:marRight w:val="0"/>
          <w:marTop w:val="0"/>
          <w:marBottom w:val="0"/>
          <w:divBdr>
            <w:top w:val="none" w:sz="0" w:space="0" w:color="auto"/>
            <w:left w:val="none" w:sz="0" w:space="0" w:color="auto"/>
            <w:bottom w:val="none" w:sz="0" w:space="0" w:color="auto"/>
            <w:right w:val="none" w:sz="0" w:space="0" w:color="auto"/>
          </w:divBdr>
        </w:div>
        <w:div w:id="62609360">
          <w:marLeft w:val="640"/>
          <w:marRight w:val="0"/>
          <w:marTop w:val="0"/>
          <w:marBottom w:val="0"/>
          <w:divBdr>
            <w:top w:val="none" w:sz="0" w:space="0" w:color="auto"/>
            <w:left w:val="none" w:sz="0" w:space="0" w:color="auto"/>
            <w:bottom w:val="none" w:sz="0" w:space="0" w:color="auto"/>
            <w:right w:val="none" w:sz="0" w:space="0" w:color="auto"/>
          </w:divBdr>
        </w:div>
        <w:div w:id="1867986040">
          <w:marLeft w:val="640"/>
          <w:marRight w:val="0"/>
          <w:marTop w:val="0"/>
          <w:marBottom w:val="0"/>
          <w:divBdr>
            <w:top w:val="none" w:sz="0" w:space="0" w:color="auto"/>
            <w:left w:val="none" w:sz="0" w:space="0" w:color="auto"/>
            <w:bottom w:val="none" w:sz="0" w:space="0" w:color="auto"/>
            <w:right w:val="none" w:sz="0" w:space="0" w:color="auto"/>
          </w:divBdr>
        </w:div>
        <w:div w:id="138154590">
          <w:marLeft w:val="640"/>
          <w:marRight w:val="0"/>
          <w:marTop w:val="0"/>
          <w:marBottom w:val="0"/>
          <w:divBdr>
            <w:top w:val="none" w:sz="0" w:space="0" w:color="auto"/>
            <w:left w:val="none" w:sz="0" w:space="0" w:color="auto"/>
            <w:bottom w:val="none" w:sz="0" w:space="0" w:color="auto"/>
            <w:right w:val="none" w:sz="0" w:space="0" w:color="auto"/>
          </w:divBdr>
        </w:div>
        <w:div w:id="566496279">
          <w:marLeft w:val="640"/>
          <w:marRight w:val="0"/>
          <w:marTop w:val="0"/>
          <w:marBottom w:val="0"/>
          <w:divBdr>
            <w:top w:val="none" w:sz="0" w:space="0" w:color="auto"/>
            <w:left w:val="none" w:sz="0" w:space="0" w:color="auto"/>
            <w:bottom w:val="none" w:sz="0" w:space="0" w:color="auto"/>
            <w:right w:val="none" w:sz="0" w:space="0" w:color="auto"/>
          </w:divBdr>
        </w:div>
        <w:div w:id="1530876224">
          <w:marLeft w:val="640"/>
          <w:marRight w:val="0"/>
          <w:marTop w:val="0"/>
          <w:marBottom w:val="0"/>
          <w:divBdr>
            <w:top w:val="none" w:sz="0" w:space="0" w:color="auto"/>
            <w:left w:val="none" w:sz="0" w:space="0" w:color="auto"/>
            <w:bottom w:val="none" w:sz="0" w:space="0" w:color="auto"/>
            <w:right w:val="none" w:sz="0" w:space="0" w:color="auto"/>
          </w:divBdr>
        </w:div>
        <w:div w:id="301422891">
          <w:marLeft w:val="640"/>
          <w:marRight w:val="0"/>
          <w:marTop w:val="0"/>
          <w:marBottom w:val="0"/>
          <w:divBdr>
            <w:top w:val="none" w:sz="0" w:space="0" w:color="auto"/>
            <w:left w:val="none" w:sz="0" w:space="0" w:color="auto"/>
            <w:bottom w:val="none" w:sz="0" w:space="0" w:color="auto"/>
            <w:right w:val="none" w:sz="0" w:space="0" w:color="auto"/>
          </w:divBdr>
        </w:div>
        <w:div w:id="1676304995">
          <w:marLeft w:val="640"/>
          <w:marRight w:val="0"/>
          <w:marTop w:val="0"/>
          <w:marBottom w:val="0"/>
          <w:divBdr>
            <w:top w:val="none" w:sz="0" w:space="0" w:color="auto"/>
            <w:left w:val="none" w:sz="0" w:space="0" w:color="auto"/>
            <w:bottom w:val="none" w:sz="0" w:space="0" w:color="auto"/>
            <w:right w:val="none" w:sz="0" w:space="0" w:color="auto"/>
          </w:divBdr>
        </w:div>
        <w:div w:id="372930082">
          <w:marLeft w:val="640"/>
          <w:marRight w:val="0"/>
          <w:marTop w:val="0"/>
          <w:marBottom w:val="0"/>
          <w:divBdr>
            <w:top w:val="none" w:sz="0" w:space="0" w:color="auto"/>
            <w:left w:val="none" w:sz="0" w:space="0" w:color="auto"/>
            <w:bottom w:val="none" w:sz="0" w:space="0" w:color="auto"/>
            <w:right w:val="none" w:sz="0" w:space="0" w:color="auto"/>
          </w:divBdr>
        </w:div>
        <w:div w:id="308824655">
          <w:marLeft w:val="640"/>
          <w:marRight w:val="0"/>
          <w:marTop w:val="0"/>
          <w:marBottom w:val="0"/>
          <w:divBdr>
            <w:top w:val="none" w:sz="0" w:space="0" w:color="auto"/>
            <w:left w:val="none" w:sz="0" w:space="0" w:color="auto"/>
            <w:bottom w:val="none" w:sz="0" w:space="0" w:color="auto"/>
            <w:right w:val="none" w:sz="0" w:space="0" w:color="auto"/>
          </w:divBdr>
        </w:div>
        <w:div w:id="1460417814">
          <w:marLeft w:val="640"/>
          <w:marRight w:val="0"/>
          <w:marTop w:val="0"/>
          <w:marBottom w:val="0"/>
          <w:divBdr>
            <w:top w:val="none" w:sz="0" w:space="0" w:color="auto"/>
            <w:left w:val="none" w:sz="0" w:space="0" w:color="auto"/>
            <w:bottom w:val="none" w:sz="0" w:space="0" w:color="auto"/>
            <w:right w:val="none" w:sz="0" w:space="0" w:color="auto"/>
          </w:divBdr>
        </w:div>
        <w:div w:id="329404503">
          <w:marLeft w:val="640"/>
          <w:marRight w:val="0"/>
          <w:marTop w:val="0"/>
          <w:marBottom w:val="0"/>
          <w:divBdr>
            <w:top w:val="none" w:sz="0" w:space="0" w:color="auto"/>
            <w:left w:val="none" w:sz="0" w:space="0" w:color="auto"/>
            <w:bottom w:val="none" w:sz="0" w:space="0" w:color="auto"/>
            <w:right w:val="none" w:sz="0" w:space="0" w:color="auto"/>
          </w:divBdr>
        </w:div>
        <w:div w:id="1030642132">
          <w:marLeft w:val="640"/>
          <w:marRight w:val="0"/>
          <w:marTop w:val="0"/>
          <w:marBottom w:val="0"/>
          <w:divBdr>
            <w:top w:val="none" w:sz="0" w:space="0" w:color="auto"/>
            <w:left w:val="none" w:sz="0" w:space="0" w:color="auto"/>
            <w:bottom w:val="none" w:sz="0" w:space="0" w:color="auto"/>
            <w:right w:val="none" w:sz="0" w:space="0" w:color="auto"/>
          </w:divBdr>
        </w:div>
        <w:div w:id="1045325869">
          <w:marLeft w:val="640"/>
          <w:marRight w:val="0"/>
          <w:marTop w:val="0"/>
          <w:marBottom w:val="0"/>
          <w:divBdr>
            <w:top w:val="none" w:sz="0" w:space="0" w:color="auto"/>
            <w:left w:val="none" w:sz="0" w:space="0" w:color="auto"/>
            <w:bottom w:val="none" w:sz="0" w:space="0" w:color="auto"/>
            <w:right w:val="none" w:sz="0" w:space="0" w:color="auto"/>
          </w:divBdr>
        </w:div>
        <w:div w:id="1032419215">
          <w:marLeft w:val="640"/>
          <w:marRight w:val="0"/>
          <w:marTop w:val="0"/>
          <w:marBottom w:val="0"/>
          <w:divBdr>
            <w:top w:val="none" w:sz="0" w:space="0" w:color="auto"/>
            <w:left w:val="none" w:sz="0" w:space="0" w:color="auto"/>
            <w:bottom w:val="none" w:sz="0" w:space="0" w:color="auto"/>
            <w:right w:val="none" w:sz="0" w:space="0" w:color="auto"/>
          </w:divBdr>
        </w:div>
        <w:div w:id="1253901086">
          <w:marLeft w:val="640"/>
          <w:marRight w:val="0"/>
          <w:marTop w:val="0"/>
          <w:marBottom w:val="0"/>
          <w:divBdr>
            <w:top w:val="none" w:sz="0" w:space="0" w:color="auto"/>
            <w:left w:val="none" w:sz="0" w:space="0" w:color="auto"/>
            <w:bottom w:val="none" w:sz="0" w:space="0" w:color="auto"/>
            <w:right w:val="none" w:sz="0" w:space="0" w:color="auto"/>
          </w:divBdr>
        </w:div>
        <w:div w:id="553350233">
          <w:marLeft w:val="640"/>
          <w:marRight w:val="0"/>
          <w:marTop w:val="0"/>
          <w:marBottom w:val="0"/>
          <w:divBdr>
            <w:top w:val="none" w:sz="0" w:space="0" w:color="auto"/>
            <w:left w:val="none" w:sz="0" w:space="0" w:color="auto"/>
            <w:bottom w:val="none" w:sz="0" w:space="0" w:color="auto"/>
            <w:right w:val="none" w:sz="0" w:space="0" w:color="auto"/>
          </w:divBdr>
        </w:div>
        <w:div w:id="578751374">
          <w:marLeft w:val="640"/>
          <w:marRight w:val="0"/>
          <w:marTop w:val="0"/>
          <w:marBottom w:val="0"/>
          <w:divBdr>
            <w:top w:val="none" w:sz="0" w:space="0" w:color="auto"/>
            <w:left w:val="none" w:sz="0" w:space="0" w:color="auto"/>
            <w:bottom w:val="none" w:sz="0" w:space="0" w:color="auto"/>
            <w:right w:val="none" w:sz="0" w:space="0" w:color="auto"/>
          </w:divBdr>
        </w:div>
        <w:div w:id="1187938114">
          <w:marLeft w:val="640"/>
          <w:marRight w:val="0"/>
          <w:marTop w:val="0"/>
          <w:marBottom w:val="0"/>
          <w:divBdr>
            <w:top w:val="none" w:sz="0" w:space="0" w:color="auto"/>
            <w:left w:val="none" w:sz="0" w:space="0" w:color="auto"/>
            <w:bottom w:val="none" w:sz="0" w:space="0" w:color="auto"/>
            <w:right w:val="none" w:sz="0" w:space="0" w:color="auto"/>
          </w:divBdr>
        </w:div>
        <w:div w:id="601914457">
          <w:marLeft w:val="640"/>
          <w:marRight w:val="0"/>
          <w:marTop w:val="0"/>
          <w:marBottom w:val="0"/>
          <w:divBdr>
            <w:top w:val="none" w:sz="0" w:space="0" w:color="auto"/>
            <w:left w:val="none" w:sz="0" w:space="0" w:color="auto"/>
            <w:bottom w:val="none" w:sz="0" w:space="0" w:color="auto"/>
            <w:right w:val="none" w:sz="0" w:space="0" w:color="auto"/>
          </w:divBdr>
        </w:div>
        <w:div w:id="259067488">
          <w:marLeft w:val="640"/>
          <w:marRight w:val="0"/>
          <w:marTop w:val="0"/>
          <w:marBottom w:val="0"/>
          <w:divBdr>
            <w:top w:val="none" w:sz="0" w:space="0" w:color="auto"/>
            <w:left w:val="none" w:sz="0" w:space="0" w:color="auto"/>
            <w:bottom w:val="none" w:sz="0" w:space="0" w:color="auto"/>
            <w:right w:val="none" w:sz="0" w:space="0" w:color="auto"/>
          </w:divBdr>
        </w:div>
        <w:div w:id="131562764">
          <w:marLeft w:val="640"/>
          <w:marRight w:val="0"/>
          <w:marTop w:val="0"/>
          <w:marBottom w:val="0"/>
          <w:divBdr>
            <w:top w:val="none" w:sz="0" w:space="0" w:color="auto"/>
            <w:left w:val="none" w:sz="0" w:space="0" w:color="auto"/>
            <w:bottom w:val="none" w:sz="0" w:space="0" w:color="auto"/>
            <w:right w:val="none" w:sz="0" w:space="0" w:color="auto"/>
          </w:divBdr>
        </w:div>
        <w:div w:id="1398938174">
          <w:marLeft w:val="640"/>
          <w:marRight w:val="0"/>
          <w:marTop w:val="0"/>
          <w:marBottom w:val="0"/>
          <w:divBdr>
            <w:top w:val="none" w:sz="0" w:space="0" w:color="auto"/>
            <w:left w:val="none" w:sz="0" w:space="0" w:color="auto"/>
            <w:bottom w:val="none" w:sz="0" w:space="0" w:color="auto"/>
            <w:right w:val="none" w:sz="0" w:space="0" w:color="auto"/>
          </w:divBdr>
        </w:div>
        <w:div w:id="1262834096">
          <w:marLeft w:val="640"/>
          <w:marRight w:val="0"/>
          <w:marTop w:val="0"/>
          <w:marBottom w:val="0"/>
          <w:divBdr>
            <w:top w:val="none" w:sz="0" w:space="0" w:color="auto"/>
            <w:left w:val="none" w:sz="0" w:space="0" w:color="auto"/>
            <w:bottom w:val="none" w:sz="0" w:space="0" w:color="auto"/>
            <w:right w:val="none" w:sz="0" w:space="0" w:color="auto"/>
          </w:divBdr>
        </w:div>
        <w:div w:id="1846090229">
          <w:marLeft w:val="640"/>
          <w:marRight w:val="0"/>
          <w:marTop w:val="0"/>
          <w:marBottom w:val="0"/>
          <w:divBdr>
            <w:top w:val="none" w:sz="0" w:space="0" w:color="auto"/>
            <w:left w:val="none" w:sz="0" w:space="0" w:color="auto"/>
            <w:bottom w:val="none" w:sz="0" w:space="0" w:color="auto"/>
            <w:right w:val="none" w:sz="0" w:space="0" w:color="auto"/>
          </w:divBdr>
        </w:div>
        <w:div w:id="1409690092">
          <w:marLeft w:val="640"/>
          <w:marRight w:val="0"/>
          <w:marTop w:val="0"/>
          <w:marBottom w:val="0"/>
          <w:divBdr>
            <w:top w:val="none" w:sz="0" w:space="0" w:color="auto"/>
            <w:left w:val="none" w:sz="0" w:space="0" w:color="auto"/>
            <w:bottom w:val="none" w:sz="0" w:space="0" w:color="auto"/>
            <w:right w:val="none" w:sz="0" w:space="0" w:color="auto"/>
          </w:divBdr>
        </w:div>
        <w:div w:id="1258907000">
          <w:marLeft w:val="640"/>
          <w:marRight w:val="0"/>
          <w:marTop w:val="0"/>
          <w:marBottom w:val="0"/>
          <w:divBdr>
            <w:top w:val="none" w:sz="0" w:space="0" w:color="auto"/>
            <w:left w:val="none" w:sz="0" w:space="0" w:color="auto"/>
            <w:bottom w:val="none" w:sz="0" w:space="0" w:color="auto"/>
            <w:right w:val="none" w:sz="0" w:space="0" w:color="auto"/>
          </w:divBdr>
        </w:div>
        <w:div w:id="1449162075">
          <w:marLeft w:val="640"/>
          <w:marRight w:val="0"/>
          <w:marTop w:val="0"/>
          <w:marBottom w:val="0"/>
          <w:divBdr>
            <w:top w:val="none" w:sz="0" w:space="0" w:color="auto"/>
            <w:left w:val="none" w:sz="0" w:space="0" w:color="auto"/>
            <w:bottom w:val="none" w:sz="0" w:space="0" w:color="auto"/>
            <w:right w:val="none" w:sz="0" w:space="0" w:color="auto"/>
          </w:divBdr>
        </w:div>
        <w:div w:id="1252277299">
          <w:marLeft w:val="640"/>
          <w:marRight w:val="0"/>
          <w:marTop w:val="0"/>
          <w:marBottom w:val="0"/>
          <w:divBdr>
            <w:top w:val="none" w:sz="0" w:space="0" w:color="auto"/>
            <w:left w:val="none" w:sz="0" w:space="0" w:color="auto"/>
            <w:bottom w:val="none" w:sz="0" w:space="0" w:color="auto"/>
            <w:right w:val="none" w:sz="0" w:space="0" w:color="auto"/>
          </w:divBdr>
        </w:div>
        <w:div w:id="364600085">
          <w:marLeft w:val="640"/>
          <w:marRight w:val="0"/>
          <w:marTop w:val="0"/>
          <w:marBottom w:val="0"/>
          <w:divBdr>
            <w:top w:val="none" w:sz="0" w:space="0" w:color="auto"/>
            <w:left w:val="none" w:sz="0" w:space="0" w:color="auto"/>
            <w:bottom w:val="none" w:sz="0" w:space="0" w:color="auto"/>
            <w:right w:val="none" w:sz="0" w:space="0" w:color="auto"/>
          </w:divBdr>
        </w:div>
        <w:div w:id="1656492223">
          <w:marLeft w:val="640"/>
          <w:marRight w:val="0"/>
          <w:marTop w:val="0"/>
          <w:marBottom w:val="0"/>
          <w:divBdr>
            <w:top w:val="none" w:sz="0" w:space="0" w:color="auto"/>
            <w:left w:val="none" w:sz="0" w:space="0" w:color="auto"/>
            <w:bottom w:val="none" w:sz="0" w:space="0" w:color="auto"/>
            <w:right w:val="none" w:sz="0" w:space="0" w:color="auto"/>
          </w:divBdr>
        </w:div>
        <w:div w:id="2129621322">
          <w:marLeft w:val="640"/>
          <w:marRight w:val="0"/>
          <w:marTop w:val="0"/>
          <w:marBottom w:val="0"/>
          <w:divBdr>
            <w:top w:val="none" w:sz="0" w:space="0" w:color="auto"/>
            <w:left w:val="none" w:sz="0" w:space="0" w:color="auto"/>
            <w:bottom w:val="none" w:sz="0" w:space="0" w:color="auto"/>
            <w:right w:val="none" w:sz="0" w:space="0" w:color="auto"/>
          </w:divBdr>
        </w:div>
        <w:div w:id="1178735220">
          <w:marLeft w:val="640"/>
          <w:marRight w:val="0"/>
          <w:marTop w:val="0"/>
          <w:marBottom w:val="0"/>
          <w:divBdr>
            <w:top w:val="none" w:sz="0" w:space="0" w:color="auto"/>
            <w:left w:val="none" w:sz="0" w:space="0" w:color="auto"/>
            <w:bottom w:val="none" w:sz="0" w:space="0" w:color="auto"/>
            <w:right w:val="none" w:sz="0" w:space="0" w:color="auto"/>
          </w:divBdr>
        </w:div>
        <w:div w:id="2067340611">
          <w:marLeft w:val="640"/>
          <w:marRight w:val="0"/>
          <w:marTop w:val="0"/>
          <w:marBottom w:val="0"/>
          <w:divBdr>
            <w:top w:val="none" w:sz="0" w:space="0" w:color="auto"/>
            <w:left w:val="none" w:sz="0" w:space="0" w:color="auto"/>
            <w:bottom w:val="none" w:sz="0" w:space="0" w:color="auto"/>
            <w:right w:val="none" w:sz="0" w:space="0" w:color="auto"/>
          </w:divBdr>
        </w:div>
        <w:div w:id="730347997">
          <w:marLeft w:val="640"/>
          <w:marRight w:val="0"/>
          <w:marTop w:val="0"/>
          <w:marBottom w:val="0"/>
          <w:divBdr>
            <w:top w:val="none" w:sz="0" w:space="0" w:color="auto"/>
            <w:left w:val="none" w:sz="0" w:space="0" w:color="auto"/>
            <w:bottom w:val="none" w:sz="0" w:space="0" w:color="auto"/>
            <w:right w:val="none" w:sz="0" w:space="0" w:color="auto"/>
          </w:divBdr>
        </w:div>
        <w:div w:id="2123567878">
          <w:marLeft w:val="640"/>
          <w:marRight w:val="0"/>
          <w:marTop w:val="0"/>
          <w:marBottom w:val="0"/>
          <w:divBdr>
            <w:top w:val="none" w:sz="0" w:space="0" w:color="auto"/>
            <w:left w:val="none" w:sz="0" w:space="0" w:color="auto"/>
            <w:bottom w:val="none" w:sz="0" w:space="0" w:color="auto"/>
            <w:right w:val="none" w:sz="0" w:space="0" w:color="auto"/>
          </w:divBdr>
        </w:div>
        <w:div w:id="1256402451">
          <w:marLeft w:val="640"/>
          <w:marRight w:val="0"/>
          <w:marTop w:val="0"/>
          <w:marBottom w:val="0"/>
          <w:divBdr>
            <w:top w:val="none" w:sz="0" w:space="0" w:color="auto"/>
            <w:left w:val="none" w:sz="0" w:space="0" w:color="auto"/>
            <w:bottom w:val="none" w:sz="0" w:space="0" w:color="auto"/>
            <w:right w:val="none" w:sz="0" w:space="0" w:color="auto"/>
          </w:divBdr>
        </w:div>
        <w:div w:id="887187797">
          <w:marLeft w:val="640"/>
          <w:marRight w:val="0"/>
          <w:marTop w:val="0"/>
          <w:marBottom w:val="0"/>
          <w:divBdr>
            <w:top w:val="none" w:sz="0" w:space="0" w:color="auto"/>
            <w:left w:val="none" w:sz="0" w:space="0" w:color="auto"/>
            <w:bottom w:val="none" w:sz="0" w:space="0" w:color="auto"/>
            <w:right w:val="none" w:sz="0" w:space="0" w:color="auto"/>
          </w:divBdr>
        </w:div>
        <w:div w:id="257370899">
          <w:marLeft w:val="640"/>
          <w:marRight w:val="0"/>
          <w:marTop w:val="0"/>
          <w:marBottom w:val="0"/>
          <w:divBdr>
            <w:top w:val="none" w:sz="0" w:space="0" w:color="auto"/>
            <w:left w:val="none" w:sz="0" w:space="0" w:color="auto"/>
            <w:bottom w:val="none" w:sz="0" w:space="0" w:color="auto"/>
            <w:right w:val="none" w:sz="0" w:space="0" w:color="auto"/>
          </w:divBdr>
        </w:div>
        <w:div w:id="75593154">
          <w:marLeft w:val="640"/>
          <w:marRight w:val="0"/>
          <w:marTop w:val="0"/>
          <w:marBottom w:val="0"/>
          <w:divBdr>
            <w:top w:val="none" w:sz="0" w:space="0" w:color="auto"/>
            <w:left w:val="none" w:sz="0" w:space="0" w:color="auto"/>
            <w:bottom w:val="none" w:sz="0" w:space="0" w:color="auto"/>
            <w:right w:val="none" w:sz="0" w:space="0" w:color="auto"/>
          </w:divBdr>
        </w:div>
        <w:div w:id="1113093364">
          <w:marLeft w:val="640"/>
          <w:marRight w:val="0"/>
          <w:marTop w:val="0"/>
          <w:marBottom w:val="0"/>
          <w:divBdr>
            <w:top w:val="none" w:sz="0" w:space="0" w:color="auto"/>
            <w:left w:val="none" w:sz="0" w:space="0" w:color="auto"/>
            <w:bottom w:val="none" w:sz="0" w:space="0" w:color="auto"/>
            <w:right w:val="none" w:sz="0" w:space="0" w:color="auto"/>
          </w:divBdr>
        </w:div>
        <w:div w:id="1647322000">
          <w:marLeft w:val="640"/>
          <w:marRight w:val="0"/>
          <w:marTop w:val="0"/>
          <w:marBottom w:val="0"/>
          <w:divBdr>
            <w:top w:val="none" w:sz="0" w:space="0" w:color="auto"/>
            <w:left w:val="none" w:sz="0" w:space="0" w:color="auto"/>
            <w:bottom w:val="none" w:sz="0" w:space="0" w:color="auto"/>
            <w:right w:val="none" w:sz="0" w:space="0" w:color="auto"/>
          </w:divBdr>
        </w:div>
        <w:div w:id="1333096873">
          <w:marLeft w:val="640"/>
          <w:marRight w:val="0"/>
          <w:marTop w:val="0"/>
          <w:marBottom w:val="0"/>
          <w:divBdr>
            <w:top w:val="none" w:sz="0" w:space="0" w:color="auto"/>
            <w:left w:val="none" w:sz="0" w:space="0" w:color="auto"/>
            <w:bottom w:val="none" w:sz="0" w:space="0" w:color="auto"/>
            <w:right w:val="none" w:sz="0" w:space="0" w:color="auto"/>
          </w:divBdr>
        </w:div>
        <w:div w:id="87621638">
          <w:marLeft w:val="640"/>
          <w:marRight w:val="0"/>
          <w:marTop w:val="0"/>
          <w:marBottom w:val="0"/>
          <w:divBdr>
            <w:top w:val="none" w:sz="0" w:space="0" w:color="auto"/>
            <w:left w:val="none" w:sz="0" w:space="0" w:color="auto"/>
            <w:bottom w:val="none" w:sz="0" w:space="0" w:color="auto"/>
            <w:right w:val="none" w:sz="0" w:space="0" w:color="auto"/>
          </w:divBdr>
        </w:div>
        <w:div w:id="1785030949">
          <w:marLeft w:val="640"/>
          <w:marRight w:val="0"/>
          <w:marTop w:val="0"/>
          <w:marBottom w:val="0"/>
          <w:divBdr>
            <w:top w:val="none" w:sz="0" w:space="0" w:color="auto"/>
            <w:left w:val="none" w:sz="0" w:space="0" w:color="auto"/>
            <w:bottom w:val="none" w:sz="0" w:space="0" w:color="auto"/>
            <w:right w:val="none" w:sz="0" w:space="0" w:color="auto"/>
          </w:divBdr>
        </w:div>
        <w:div w:id="1294675121">
          <w:marLeft w:val="640"/>
          <w:marRight w:val="0"/>
          <w:marTop w:val="0"/>
          <w:marBottom w:val="0"/>
          <w:divBdr>
            <w:top w:val="none" w:sz="0" w:space="0" w:color="auto"/>
            <w:left w:val="none" w:sz="0" w:space="0" w:color="auto"/>
            <w:bottom w:val="none" w:sz="0" w:space="0" w:color="auto"/>
            <w:right w:val="none" w:sz="0" w:space="0" w:color="auto"/>
          </w:divBdr>
        </w:div>
        <w:div w:id="592397727">
          <w:marLeft w:val="640"/>
          <w:marRight w:val="0"/>
          <w:marTop w:val="0"/>
          <w:marBottom w:val="0"/>
          <w:divBdr>
            <w:top w:val="none" w:sz="0" w:space="0" w:color="auto"/>
            <w:left w:val="none" w:sz="0" w:space="0" w:color="auto"/>
            <w:bottom w:val="none" w:sz="0" w:space="0" w:color="auto"/>
            <w:right w:val="none" w:sz="0" w:space="0" w:color="auto"/>
          </w:divBdr>
        </w:div>
        <w:div w:id="1932620391">
          <w:marLeft w:val="640"/>
          <w:marRight w:val="0"/>
          <w:marTop w:val="0"/>
          <w:marBottom w:val="0"/>
          <w:divBdr>
            <w:top w:val="none" w:sz="0" w:space="0" w:color="auto"/>
            <w:left w:val="none" w:sz="0" w:space="0" w:color="auto"/>
            <w:bottom w:val="none" w:sz="0" w:space="0" w:color="auto"/>
            <w:right w:val="none" w:sz="0" w:space="0" w:color="auto"/>
          </w:divBdr>
        </w:div>
        <w:div w:id="1960063881">
          <w:marLeft w:val="640"/>
          <w:marRight w:val="0"/>
          <w:marTop w:val="0"/>
          <w:marBottom w:val="0"/>
          <w:divBdr>
            <w:top w:val="none" w:sz="0" w:space="0" w:color="auto"/>
            <w:left w:val="none" w:sz="0" w:space="0" w:color="auto"/>
            <w:bottom w:val="none" w:sz="0" w:space="0" w:color="auto"/>
            <w:right w:val="none" w:sz="0" w:space="0" w:color="auto"/>
          </w:divBdr>
        </w:div>
        <w:div w:id="499539403">
          <w:marLeft w:val="640"/>
          <w:marRight w:val="0"/>
          <w:marTop w:val="0"/>
          <w:marBottom w:val="0"/>
          <w:divBdr>
            <w:top w:val="none" w:sz="0" w:space="0" w:color="auto"/>
            <w:left w:val="none" w:sz="0" w:space="0" w:color="auto"/>
            <w:bottom w:val="none" w:sz="0" w:space="0" w:color="auto"/>
            <w:right w:val="none" w:sz="0" w:space="0" w:color="auto"/>
          </w:divBdr>
        </w:div>
        <w:div w:id="1313604135">
          <w:marLeft w:val="640"/>
          <w:marRight w:val="0"/>
          <w:marTop w:val="0"/>
          <w:marBottom w:val="0"/>
          <w:divBdr>
            <w:top w:val="none" w:sz="0" w:space="0" w:color="auto"/>
            <w:left w:val="none" w:sz="0" w:space="0" w:color="auto"/>
            <w:bottom w:val="none" w:sz="0" w:space="0" w:color="auto"/>
            <w:right w:val="none" w:sz="0" w:space="0" w:color="auto"/>
          </w:divBdr>
        </w:div>
        <w:div w:id="178395907">
          <w:marLeft w:val="640"/>
          <w:marRight w:val="0"/>
          <w:marTop w:val="0"/>
          <w:marBottom w:val="0"/>
          <w:divBdr>
            <w:top w:val="none" w:sz="0" w:space="0" w:color="auto"/>
            <w:left w:val="none" w:sz="0" w:space="0" w:color="auto"/>
            <w:bottom w:val="none" w:sz="0" w:space="0" w:color="auto"/>
            <w:right w:val="none" w:sz="0" w:space="0" w:color="auto"/>
          </w:divBdr>
        </w:div>
        <w:div w:id="1585601053">
          <w:marLeft w:val="640"/>
          <w:marRight w:val="0"/>
          <w:marTop w:val="0"/>
          <w:marBottom w:val="0"/>
          <w:divBdr>
            <w:top w:val="none" w:sz="0" w:space="0" w:color="auto"/>
            <w:left w:val="none" w:sz="0" w:space="0" w:color="auto"/>
            <w:bottom w:val="none" w:sz="0" w:space="0" w:color="auto"/>
            <w:right w:val="none" w:sz="0" w:space="0" w:color="auto"/>
          </w:divBdr>
        </w:div>
        <w:div w:id="1073164349">
          <w:marLeft w:val="640"/>
          <w:marRight w:val="0"/>
          <w:marTop w:val="0"/>
          <w:marBottom w:val="0"/>
          <w:divBdr>
            <w:top w:val="none" w:sz="0" w:space="0" w:color="auto"/>
            <w:left w:val="none" w:sz="0" w:space="0" w:color="auto"/>
            <w:bottom w:val="none" w:sz="0" w:space="0" w:color="auto"/>
            <w:right w:val="none" w:sz="0" w:space="0" w:color="auto"/>
          </w:divBdr>
        </w:div>
        <w:div w:id="953757244">
          <w:marLeft w:val="640"/>
          <w:marRight w:val="0"/>
          <w:marTop w:val="0"/>
          <w:marBottom w:val="0"/>
          <w:divBdr>
            <w:top w:val="none" w:sz="0" w:space="0" w:color="auto"/>
            <w:left w:val="none" w:sz="0" w:space="0" w:color="auto"/>
            <w:bottom w:val="none" w:sz="0" w:space="0" w:color="auto"/>
            <w:right w:val="none" w:sz="0" w:space="0" w:color="auto"/>
          </w:divBdr>
        </w:div>
        <w:div w:id="1491479957">
          <w:marLeft w:val="640"/>
          <w:marRight w:val="0"/>
          <w:marTop w:val="0"/>
          <w:marBottom w:val="0"/>
          <w:divBdr>
            <w:top w:val="none" w:sz="0" w:space="0" w:color="auto"/>
            <w:left w:val="none" w:sz="0" w:space="0" w:color="auto"/>
            <w:bottom w:val="none" w:sz="0" w:space="0" w:color="auto"/>
            <w:right w:val="none" w:sz="0" w:space="0" w:color="auto"/>
          </w:divBdr>
        </w:div>
        <w:div w:id="1164783285">
          <w:marLeft w:val="640"/>
          <w:marRight w:val="0"/>
          <w:marTop w:val="0"/>
          <w:marBottom w:val="0"/>
          <w:divBdr>
            <w:top w:val="none" w:sz="0" w:space="0" w:color="auto"/>
            <w:left w:val="none" w:sz="0" w:space="0" w:color="auto"/>
            <w:bottom w:val="none" w:sz="0" w:space="0" w:color="auto"/>
            <w:right w:val="none" w:sz="0" w:space="0" w:color="auto"/>
          </w:divBdr>
        </w:div>
        <w:div w:id="1916544769">
          <w:marLeft w:val="640"/>
          <w:marRight w:val="0"/>
          <w:marTop w:val="0"/>
          <w:marBottom w:val="0"/>
          <w:divBdr>
            <w:top w:val="none" w:sz="0" w:space="0" w:color="auto"/>
            <w:left w:val="none" w:sz="0" w:space="0" w:color="auto"/>
            <w:bottom w:val="none" w:sz="0" w:space="0" w:color="auto"/>
            <w:right w:val="none" w:sz="0" w:space="0" w:color="auto"/>
          </w:divBdr>
        </w:div>
        <w:div w:id="1591617691">
          <w:marLeft w:val="640"/>
          <w:marRight w:val="0"/>
          <w:marTop w:val="0"/>
          <w:marBottom w:val="0"/>
          <w:divBdr>
            <w:top w:val="none" w:sz="0" w:space="0" w:color="auto"/>
            <w:left w:val="none" w:sz="0" w:space="0" w:color="auto"/>
            <w:bottom w:val="none" w:sz="0" w:space="0" w:color="auto"/>
            <w:right w:val="none" w:sz="0" w:space="0" w:color="auto"/>
          </w:divBdr>
        </w:div>
        <w:div w:id="1433818387">
          <w:marLeft w:val="640"/>
          <w:marRight w:val="0"/>
          <w:marTop w:val="0"/>
          <w:marBottom w:val="0"/>
          <w:divBdr>
            <w:top w:val="none" w:sz="0" w:space="0" w:color="auto"/>
            <w:left w:val="none" w:sz="0" w:space="0" w:color="auto"/>
            <w:bottom w:val="none" w:sz="0" w:space="0" w:color="auto"/>
            <w:right w:val="none" w:sz="0" w:space="0" w:color="auto"/>
          </w:divBdr>
        </w:div>
        <w:div w:id="1701126365">
          <w:marLeft w:val="640"/>
          <w:marRight w:val="0"/>
          <w:marTop w:val="0"/>
          <w:marBottom w:val="0"/>
          <w:divBdr>
            <w:top w:val="none" w:sz="0" w:space="0" w:color="auto"/>
            <w:left w:val="none" w:sz="0" w:space="0" w:color="auto"/>
            <w:bottom w:val="none" w:sz="0" w:space="0" w:color="auto"/>
            <w:right w:val="none" w:sz="0" w:space="0" w:color="auto"/>
          </w:divBdr>
        </w:div>
        <w:div w:id="1591159011">
          <w:marLeft w:val="640"/>
          <w:marRight w:val="0"/>
          <w:marTop w:val="0"/>
          <w:marBottom w:val="0"/>
          <w:divBdr>
            <w:top w:val="none" w:sz="0" w:space="0" w:color="auto"/>
            <w:left w:val="none" w:sz="0" w:space="0" w:color="auto"/>
            <w:bottom w:val="none" w:sz="0" w:space="0" w:color="auto"/>
            <w:right w:val="none" w:sz="0" w:space="0" w:color="auto"/>
          </w:divBdr>
        </w:div>
        <w:div w:id="526528724">
          <w:marLeft w:val="640"/>
          <w:marRight w:val="0"/>
          <w:marTop w:val="0"/>
          <w:marBottom w:val="0"/>
          <w:divBdr>
            <w:top w:val="none" w:sz="0" w:space="0" w:color="auto"/>
            <w:left w:val="none" w:sz="0" w:space="0" w:color="auto"/>
            <w:bottom w:val="none" w:sz="0" w:space="0" w:color="auto"/>
            <w:right w:val="none" w:sz="0" w:space="0" w:color="auto"/>
          </w:divBdr>
        </w:div>
        <w:div w:id="1055280939">
          <w:marLeft w:val="640"/>
          <w:marRight w:val="0"/>
          <w:marTop w:val="0"/>
          <w:marBottom w:val="0"/>
          <w:divBdr>
            <w:top w:val="none" w:sz="0" w:space="0" w:color="auto"/>
            <w:left w:val="none" w:sz="0" w:space="0" w:color="auto"/>
            <w:bottom w:val="none" w:sz="0" w:space="0" w:color="auto"/>
            <w:right w:val="none" w:sz="0" w:space="0" w:color="auto"/>
          </w:divBdr>
        </w:div>
        <w:div w:id="847792148">
          <w:marLeft w:val="640"/>
          <w:marRight w:val="0"/>
          <w:marTop w:val="0"/>
          <w:marBottom w:val="0"/>
          <w:divBdr>
            <w:top w:val="none" w:sz="0" w:space="0" w:color="auto"/>
            <w:left w:val="none" w:sz="0" w:space="0" w:color="auto"/>
            <w:bottom w:val="none" w:sz="0" w:space="0" w:color="auto"/>
            <w:right w:val="none" w:sz="0" w:space="0" w:color="auto"/>
          </w:divBdr>
        </w:div>
        <w:div w:id="1015040418">
          <w:marLeft w:val="640"/>
          <w:marRight w:val="0"/>
          <w:marTop w:val="0"/>
          <w:marBottom w:val="0"/>
          <w:divBdr>
            <w:top w:val="none" w:sz="0" w:space="0" w:color="auto"/>
            <w:left w:val="none" w:sz="0" w:space="0" w:color="auto"/>
            <w:bottom w:val="none" w:sz="0" w:space="0" w:color="auto"/>
            <w:right w:val="none" w:sz="0" w:space="0" w:color="auto"/>
          </w:divBdr>
        </w:div>
        <w:div w:id="2065256803">
          <w:marLeft w:val="640"/>
          <w:marRight w:val="0"/>
          <w:marTop w:val="0"/>
          <w:marBottom w:val="0"/>
          <w:divBdr>
            <w:top w:val="none" w:sz="0" w:space="0" w:color="auto"/>
            <w:left w:val="none" w:sz="0" w:space="0" w:color="auto"/>
            <w:bottom w:val="none" w:sz="0" w:space="0" w:color="auto"/>
            <w:right w:val="none" w:sz="0" w:space="0" w:color="auto"/>
          </w:divBdr>
        </w:div>
        <w:div w:id="1555584457">
          <w:marLeft w:val="640"/>
          <w:marRight w:val="0"/>
          <w:marTop w:val="0"/>
          <w:marBottom w:val="0"/>
          <w:divBdr>
            <w:top w:val="none" w:sz="0" w:space="0" w:color="auto"/>
            <w:left w:val="none" w:sz="0" w:space="0" w:color="auto"/>
            <w:bottom w:val="none" w:sz="0" w:space="0" w:color="auto"/>
            <w:right w:val="none" w:sz="0" w:space="0" w:color="auto"/>
          </w:divBdr>
        </w:div>
        <w:div w:id="742918066">
          <w:marLeft w:val="640"/>
          <w:marRight w:val="0"/>
          <w:marTop w:val="0"/>
          <w:marBottom w:val="0"/>
          <w:divBdr>
            <w:top w:val="none" w:sz="0" w:space="0" w:color="auto"/>
            <w:left w:val="none" w:sz="0" w:space="0" w:color="auto"/>
            <w:bottom w:val="none" w:sz="0" w:space="0" w:color="auto"/>
            <w:right w:val="none" w:sz="0" w:space="0" w:color="auto"/>
          </w:divBdr>
        </w:div>
        <w:div w:id="998926847">
          <w:marLeft w:val="640"/>
          <w:marRight w:val="0"/>
          <w:marTop w:val="0"/>
          <w:marBottom w:val="0"/>
          <w:divBdr>
            <w:top w:val="none" w:sz="0" w:space="0" w:color="auto"/>
            <w:left w:val="none" w:sz="0" w:space="0" w:color="auto"/>
            <w:bottom w:val="none" w:sz="0" w:space="0" w:color="auto"/>
            <w:right w:val="none" w:sz="0" w:space="0" w:color="auto"/>
          </w:divBdr>
        </w:div>
        <w:div w:id="295457852">
          <w:marLeft w:val="640"/>
          <w:marRight w:val="0"/>
          <w:marTop w:val="0"/>
          <w:marBottom w:val="0"/>
          <w:divBdr>
            <w:top w:val="none" w:sz="0" w:space="0" w:color="auto"/>
            <w:left w:val="none" w:sz="0" w:space="0" w:color="auto"/>
            <w:bottom w:val="none" w:sz="0" w:space="0" w:color="auto"/>
            <w:right w:val="none" w:sz="0" w:space="0" w:color="auto"/>
          </w:divBdr>
        </w:div>
        <w:div w:id="384566745">
          <w:marLeft w:val="640"/>
          <w:marRight w:val="0"/>
          <w:marTop w:val="0"/>
          <w:marBottom w:val="0"/>
          <w:divBdr>
            <w:top w:val="none" w:sz="0" w:space="0" w:color="auto"/>
            <w:left w:val="none" w:sz="0" w:space="0" w:color="auto"/>
            <w:bottom w:val="none" w:sz="0" w:space="0" w:color="auto"/>
            <w:right w:val="none" w:sz="0" w:space="0" w:color="auto"/>
          </w:divBdr>
        </w:div>
        <w:div w:id="1745838999">
          <w:marLeft w:val="640"/>
          <w:marRight w:val="0"/>
          <w:marTop w:val="0"/>
          <w:marBottom w:val="0"/>
          <w:divBdr>
            <w:top w:val="none" w:sz="0" w:space="0" w:color="auto"/>
            <w:left w:val="none" w:sz="0" w:space="0" w:color="auto"/>
            <w:bottom w:val="none" w:sz="0" w:space="0" w:color="auto"/>
            <w:right w:val="none" w:sz="0" w:space="0" w:color="auto"/>
          </w:divBdr>
        </w:div>
        <w:div w:id="826870392">
          <w:marLeft w:val="640"/>
          <w:marRight w:val="0"/>
          <w:marTop w:val="0"/>
          <w:marBottom w:val="0"/>
          <w:divBdr>
            <w:top w:val="none" w:sz="0" w:space="0" w:color="auto"/>
            <w:left w:val="none" w:sz="0" w:space="0" w:color="auto"/>
            <w:bottom w:val="none" w:sz="0" w:space="0" w:color="auto"/>
            <w:right w:val="none" w:sz="0" w:space="0" w:color="auto"/>
          </w:divBdr>
        </w:div>
        <w:div w:id="728921235">
          <w:marLeft w:val="640"/>
          <w:marRight w:val="0"/>
          <w:marTop w:val="0"/>
          <w:marBottom w:val="0"/>
          <w:divBdr>
            <w:top w:val="none" w:sz="0" w:space="0" w:color="auto"/>
            <w:left w:val="none" w:sz="0" w:space="0" w:color="auto"/>
            <w:bottom w:val="none" w:sz="0" w:space="0" w:color="auto"/>
            <w:right w:val="none" w:sz="0" w:space="0" w:color="auto"/>
          </w:divBdr>
        </w:div>
        <w:div w:id="1717006321">
          <w:marLeft w:val="640"/>
          <w:marRight w:val="0"/>
          <w:marTop w:val="0"/>
          <w:marBottom w:val="0"/>
          <w:divBdr>
            <w:top w:val="none" w:sz="0" w:space="0" w:color="auto"/>
            <w:left w:val="none" w:sz="0" w:space="0" w:color="auto"/>
            <w:bottom w:val="none" w:sz="0" w:space="0" w:color="auto"/>
            <w:right w:val="none" w:sz="0" w:space="0" w:color="auto"/>
          </w:divBdr>
        </w:div>
        <w:div w:id="230772369">
          <w:marLeft w:val="640"/>
          <w:marRight w:val="0"/>
          <w:marTop w:val="0"/>
          <w:marBottom w:val="0"/>
          <w:divBdr>
            <w:top w:val="none" w:sz="0" w:space="0" w:color="auto"/>
            <w:left w:val="none" w:sz="0" w:space="0" w:color="auto"/>
            <w:bottom w:val="none" w:sz="0" w:space="0" w:color="auto"/>
            <w:right w:val="none" w:sz="0" w:space="0" w:color="auto"/>
          </w:divBdr>
        </w:div>
        <w:div w:id="1098452817">
          <w:marLeft w:val="640"/>
          <w:marRight w:val="0"/>
          <w:marTop w:val="0"/>
          <w:marBottom w:val="0"/>
          <w:divBdr>
            <w:top w:val="none" w:sz="0" w:space="0" w:color="auto"/>
            <w:left w:val="none" w:sz="0" w:space="0" w:color="auto"/>
            <w:bottom w:val="none" w:sz="0" w:space="0" w:color="auto"/>
            <w:right w:val="none" w:sz="0" w:space="0" w:color="auto"/>
          </w:divBdr>
        </w:div>
        <w:div w:id="652176952">
          <w:marLeft w:val="640"/>
          <w:marRight w:val="0"/>
          <w:marTop w:val="0"/>
          <w:marBottom w:val="0"/>
          <w:divBdr>
            <w:top w:val="none" w:sz="0" w:space="0" w:color="auto"/>
            <w:left w:val="none" w:sz="0" w:space="0" w:color="auto"/>
            <w:bottom w:val="none" w:sz="0" w:space="0" w:color="auto"/>
            <w:right w:val="none" w:sz="0" w:space="0" w:color="auto"/>
          </w:divBdr>
        </w:div>
        <w:div w:id="71974898">
          <w:marLeft w:val="640"/>
          <w:marRight w:val="0"/>
          <w:marTop w:val="0"/>
          <w:marBottom w:val="0"/>
          <w:divBdr>
            <w:top w:val="none" w:sz="0" w:space="0" w:color="auto"/>
            <w:left w:val="none" w:sz="0" w:space="0" w:color="auto"/>
            <w:bottom w:val="none" w:sz="0" w:space="0" w:color="auto"/>
            <w:right w:val="none" w:sz="0" w:space="0" w:color="auto"/>
          </w:divBdr>
        </w:div>
        <w:div w:id="1008870580">
          <w:marLeft w:val="640"/>
          <w:marRight w:val="0"/>
          <w:marTop w:val="0"/>
          <w:marBottom w:val="0"/>
          <w:divBdr>
            <w:top w:val="none" w:sz="0" w:space="0" w:color="auto"/>
            <w:left w:val="none" w:sz="0" w:space="0" w:color="auto"/>
            <w:bottom w:val="none" w:sz="0" w:space="0" w:color="auto"/>
            <w:right w:val="none" w:sz="0" w:space="0" w:color="auto"/>
          </w:divBdr>
        </w:div>
        <w:div w:id="659650614">
          <w:marLeft w:val="640"/>
          <w:marRight w:val="0"/>
          <w:marTop w:val="0"/>
          <w:marBottom w:val="0"/>
          <w:divBdr>
            <w:top w:val="none" w:sz="0" w:space="0" w:color="auto"/>
            <w:left w:val="none" w:sz="0" w:space="0" w:color="auto"/>
            <w:bottom w:val="none" w:sz="0" w:space="0" w:color="auto"/>
            <w:right w:val="none" w:sz="0" w:space="0" w:color="auto"/>
          </w:divBdr>
        </w:div>
        <w:div w:id="1839272284">
          <w:marLeft w:val="640"/>
          <w:marRight w:val="0"/>
          <w:marTop w:val="0"/>
          <w:marBottom w:val="0"/>
          <w:divBdr>
            <w:top w:val="none" w:sz="0" w:space="0" w:color="auto"/>
            <w:left w:val="none" w:sz="0" w:space="0" w:color="auto"/>
            <w:bottom w:val="none" w:sz="0" w:space="0" w:color="auto"/>
            <w:right w:val="none" w:sz="0" w:space="0" w:color="auto"/>
          </w:divBdr>
        </w:div>
        <w:div w:id="192769492">
          <w:marLeft w:val="640"/>
          <w:marRight w:val="0"/>
          <w:marTop w:val="0"/>
          <w:marBottom w:val="0"/>
          <w:divBdr>
            <w:top w:val="none" w:sz="0" w:space="0" w:color="auto"/>
            <w:left w:val="none" w:sz="0" w:space="0" w:color="auto"/>
            <w:bottom w:val="none" w:sz="0" w:space="0" w:color="auto"/>
            <w:right w:val="none" w:sz="0" w:space="0" w:color="auto"/>
          </w:divBdr>
        </w:div>
        <w:div w:id="360781971">
          <w:marLeft w:val="640"/>
          <w:marRight w:val="0"/>
          <w:marTop w:val="0"/>
          <w:marBottom w:val="0"/>
          <w:divBdr>
            <w:top w:val="none" w:sz="0" w:space="0" w:color="auto"/>
            <w:left w:val="none" w:sz="0" w:space="0" w:color="auto"/>
            <w:bottom w:val="none" w:sz="0" w:space="0" w:color="auto"/>
            <w:right w:val="none" w:sz="0" w:space="0" w:color="auto"/>
          </w:divBdr>
        </w:div>
        <w:div w:id="1371153453">
          <w:marLeft w:val="640"/>
          <w:marRight w:val="0"/>
          <w:marTop w:val="0"/>
          <w:marBottom w:val="0"/>
          <w:divBdr>
            <w:top w:val="none" w:sz="0" w:space="0" w:color="auto"/>
            <w:left w:val="none" w:sz="0" w:space="0" w:color="auto"/>
            <w:bottom w:val="none" w:sz="0" w:space="0" w:color="auto"/>
            <w:right w:val="none" w:sz="0" w:space="0" w:color="auto"/>
          </w:divBdr>
        </w:div>
        <w:div w:id="1601790207">
          <w:marLeft w:val="640"/>
          <w:marRight w:val="0"/>
          <w:marTop w:val="0"/>
          <w:marBottom w:val="0"/>
          <w:divBdr>
            <w:top w:val="none" w:sz="0" w:space="0" w:color="auto"/>
            <w:left w:val="none" w:sz="0" w:space="0" w:color="auto"/>
            <w:bottom w:val="none" w:sz="0" w:space="0" w:color="auto"/>
            <w:right w:val="none" w:sz="0" w:space="0" w:color="auto"/>
          </w:divBdr>
        </w:div>
        <w:div w:id="786655001">
          <w:marLeft w:val="640"/>
          <w:marRight w:val="0"/>
          <w:marTop w:val="0"/>
          <w:marBottom w:val="0"/>
          <w:divBdr>
            <w:top w:val="none" w:sz="0" w:space="0" w:color="auto"/>
            <w:left w:val="none" w:sz="0" w:space="0" w:color="auto"/>
            <w:bottom w:val="none" w:sz="0" w:space="0" w:color="auto"/>
            <w:right w:val="none" w:sz="0" w:space="0" w:color="auto"/>
          </w:divBdr>
        </w:div>
        <w:div w:id="1633095000">
          <w:marLeft w:val="640"/>
          <w:marRight w:val="0"/>
          <w:marTop w:val="0"/>
          <w:marBottom w:val="0"/>
          <w:divBdr>
            <w:top w:val="none" w:sz="0" w:space="0" w:color="auto"/>
            <w:left w:val="none" w:sz="0" w:space="0" w:color="auto"/>
            <w:bottom w:val="none" w:sz="0" w:space="0" w:color="auto"/>
            <w:right w:val="none" w:sz="0" w:space="0" w:color="auto"/>
          </w:divBdr>
        </w:div>
        <w:div w:id="1803113235">
          <w:marLeft w:val="640"/>
          <w:marRight w:val="0"/>
          <w:marTop w:val="0"/>
          <w:marBottom w:val="0"/>
          <w:divBdr>
            <w:top w:val="none" w:sz="0" w:space="0" w:color="auto"/>
            <w:left w:val="none" w:sz="0" w:space="0" w:color="auto"/>
            <w:bottom w:val="none" w:sz="0" w:space="0" w:color="auto"/>
            <w:right w:val="none" w:sz="0" w:space="0" w:color="auto"/>
          </w:divBdr>
        </w:div>
        <w:div w:id="558326055">
          <w:marLeft w:val="640"/>
          <w:marRight w:val="0"/>
          <w:marTop w:val="0"/>
          <w:marBottom w:val="0"/>
          <w:divBdr>
            <w:top w:val="none" w:sz="0" w:space="0" w:color="auto"/>
            <w:left w:val="none" w:sz="0" w:space="0" w:color="auto"/>
            <w:bottom w:val="none" w:sz="0" w:space="0" w:color="auto"/>
            <w:right w:val="none" w:sz="0" w:space="0" w:color="auto"/>
          </w:divBdr>
        </w:div>
        <w:div w:id="839809021">
          <w:marLeft w:val="640"/>
          <w:marRight w:val="0"/>
          <w:marTop w:val="0"/>
          <w:marBottom w:val="0"/>
          <w:divBdr>
            <w:top w:val="none" w:sz="0" w:space="0" w:color="auto"/>
            <w:left w:val="none" w:sz="0" w:space="0" w:color="auto"/>
            <w:bottom w:val="none" w:sz="0" w:space="0" w:color="auto"/>
            <w:right w:val="none" w:sz="0" w:space="0" w:color="auto"/>
          </w:divBdr>
        </w:div>
        <w:div w:id="1383211408">
          <w:marLeft w:val="640"/>
          <w:marRight w:val="0"/>
          <w:marTop w:val="0"/>
          <w:marBottom w:val="0"/>
          <w:divBdr>
            <w:top w:val="none" w:sz="0" w:space="0" w:color="auto"/>
            <w:left w:val="none" w:sz="0" w:space="0" w:color="auto"/>
            <w:bottom w:val="none" w:sz="0" w:space="0" w:color="auto"/>
            <w:right w:val="none" w:sz="0" w:space="0" w:color="auto"/>
          </w:divBdr>
        </w:div>
        <w:div w:id="386685143">
          <w:marLeft w:val="640"/>
          <w:marRight w:val="0"/>
          <w:marTop w:val="0"/>
          <w:marBottom w:val="0"/>
          <w:divBdr>
            <w:top w:val="none" w:sz="0" w:space="0" w:color="auto"/>
            <w:left w:val="none" w:sz="0" w:space="0" w:color="auto"/>
            <w:bottom w:val="none" w:sz="0" w:space="0" w:color="auto"/>
            <w:right w:val="none" w:sz="0" w:space="0" w:color="auto"/>
          </w:divBdr>
        </w:div>
        <w:div w:id="1573081365">
          <w:marLeft w:val="640"/>
          <w:marRight w:val="0"/>
          <w:marTop w:val="0"/>
          <w:marBottom w:val="0"/>
          <w:divBdr>
            <w:top w:val="none" w:sz="0" w:space="0" w:color="auto"/>
            <w:left w:val="none" w:sz="0" w:space="0" w:color="auto"/>
            <w:bottom w:val="none" w:sz="0" w:space="0" w:color="auto"/>
            <w:right w:val="none" w:sz="0" w:space="0" w:color="auto"/>
          </w:divBdr>
        </w:div>
        <w:div w:id="910507587">
          <w:marLeft w:val="640"/>
          <w:marRight w:val="0"/>
          <w:marTop w:val="0"/>
          <w:marBottom w:val="0"/>
          <w:divBdr>
            <w:top w:val="none" w:sz="0" w:space="0" w:color="auto"/>
            <w:left w:val="none" w:sz="0" w:space="0" w:color="auto"/>
            <w:bottom w:val="none" w:sz="0" w:space="0" w:color="auto"/>
            <w:right w:val="none" w:sz="0" w:space="0" w:color="auto"/>
          </w:divBdr>
        </w:div>
        <w:div w:id="533691942">
          <w:marLeft w:val="640"/>
          <w:marRight w:val="0"/>
          <w:marTop w:val="0"/>
          <w:marBottom w:val="0"/>
          <w:divBdr>
            <w:top w:val="none" w:sz="0" w:space="0" w:color="auto"/>
            <w:left w:val="none" w:sz="0" w:space="0" w:color="auto"/>
            <w:bottom w:val="none" w:sz="0" w:space="0" w:color="auto"/>
            <w:right w:val="none" w:sz="0" w:space="0" w:color="auto"/>
          </w:divBdr>
        </w:div>
        <w:div w:id="544021530">
          <w:marLeft w:val="640"/>
          <w:marRight w:val="0"/>
          <w:marTop w:val="0"/>
          <w:marBottom w:val="0"/>
          <w:divBdr>
            <w:top w:val="none" w:sz="0" w:space="0" w:color="auto"/>
            <w:left w:val="none" w:sz="0" w:space="0" w:color="auto"/>
            <w:bottom w:val="none" w:sz="0" w:space="0" w:color="auto"/>
            <w:right w:val="none" w:sz="0" w:space="0" w:color="auto"/>
          </w:divBdr>
        </w:div>
        <w:div w:id="820774733">
          <w:marLeft w:val="640"/>
          <w:marRight w:val="0"/>
          <w:marTop w:val="0"/>
          <w:marBottom w:val="0"/>
          <w:divBdr>
            <w:top w:val="none" w:sz="0" w:space="0" w:color="auto"/>
            <w:left w:val="none" w:sz="0" w:space="0" w:color="auto"/>
            <w:bottom w:val="none" w:sz="0" w:space="0" w:color="auto"/>
            <w:right w:val="none" w:sz="0" w:space="0" w:color="auto"/>
          </w:divBdr>
        </w:div>
        <w:div w:id="363100375">
          <w:marLeft w:val="640"/>
          <w:marRight w:val="0"/>
          <w:marTop w:val="0"/>
          <w:marBottom w:val="0"/>
          <w:divBdr>
            <w:top w:val="none" w:sz="0" w:space="0" w:color="auto"/>
            <w:left w:val="none" w:sz="0" w:space="0" w:color="auto"/>
            <w:bottom w:val="none" w:sz="0" w:space="0" w:color="auto"/>
            <w:right w:val="none" w:sz="0" w:space="0" w:color="auto"/>
          </w:divBdr>
        </w:div>
        <w:div w:id="2123448746">
          <w:marLeft w:val="640"/>
          <w:marRight w:val="0"/>
          <w:marTop w:val="0"/>
          <w:marBottom w:val="0"/>
          <w:divBdr>
            <w:top w:val="none" w:sz="0" w:space="0" w:color="auto"/>
            <w:left w:val="none" w:sz="0" w:space="0" w:color="auto"/>
            <w:bottom w:val="none" w:sz="0" w:space="0" w:color="auto"/>
            <w:right w:val="none" w:sz="0" w:space="0" w:color="auto"/>
          </w:divBdr>
        </w:div>
        <w:div w:id="553079330">
          <w:marLeft w:val="640"/>
          <w:marRight w:val="0"/>
          <w:marTop w:val="0"/>
          <w:marBottom w:val="0"/>
          <w:divBdr>
            <w:top w:val="none" w:sz="0" w:space="0" w:color="auto"/>
            <w:left w:val="none" w:sz="0" w:space="0" w:color="auto"/>
            <w:bottom w:val="none" w:sz="0" w:space="0" w:color="auto"/>
            <w:right w:val="none" w:sz="0" w:space="0" w:color="auto"/>
          </w:divBdr>
        </w:div>
        <w:div w:id="1932664374">
          <w:marLeft w:val="640"/>
          <w:marRight w:val="0"/>
          <w:marTop w:val="0"/>
          <w:marBottom w:val="0"/>
          <w:divBdr>
            <w:top w:val="none" w:sz="0" w:space="0" w:color="auto"/>
            <w:left w:val="none" w:sz="0" w:space="0" w:color="auto"/>
            <w:bottom w:val="none" w:sz="0" w:space="0" w:color="auto"/>
            <w:right w:val="none" w:sz="0" w:space="0" w:color="auto"/>
          </w:divBdr>
        </w:div>
        <w:div w:id="477771635">
          <w:marLeft w:val="640"/>
          <w:marRight w:val="0"/>
          <w:marTop w:val="0"/>
          <w:marBottom w:val="0"/>
          <w:divBdr>
            <w:top w:val="none" w:sz="0" w:space="0" w:color="auto"/>
            <w:left w:val="none" w:sz="0" w:space="0" w:color="auto"/>
            <w:bottom w:val="none" w:sz="0" w:space="0" w:color="auto"/>
            <w:right w:val="none" w:sz="0" w:space="0" w:color="auto"/>
          </w:divBdr>
        </w:div>
        <w:div w:id="1349798424">
          <w:marLeft w:val="640"/>
          <w:marRight w:val="0"/>
          <w:marTop w:val="0"/>
          <w:marBottom w:val="0"/>
          <w:divBdr>
            <w:top w:val="none" w:sz="0" w:space="0" w:color="auto"/>
            <w:left w:val="none" w:sz="0" w:space="0" w:color="auto"/>
            <w:bottom w:val="none" w:sz="0" w:space="0" w:color="auto"/>
            <w:right w:val="none" w:sz="0" w:space="0" w:color="auto"/>
          </w:divBdr>
        </w:div>
      </w:divsChild>
    </w:div>
    <w:div w:id="481241874">
      <w:bodyDiv w:val="1"/>
      <w:marLeft w:val="0"/>
      <w:marRight w:val="0"/>
      <w:marTop w:val="0"/>
      <w:marBottom w:val="0"/>
      <w:divBdr>
        <w:top w:val="none" w:sz="0" w:space="0" w:color="auto"/>
        <w:left w:val="none" w:sz="0" w:space="0" w:color="auto"/>
        <w:bottom w:val="none" w:sz="0" w:space="0" w:color="auto"/>
        <w:right w:val="none" w:sz="0" w:space="0" w:color="auto"/>
      </w:divBdr>
      <w:divsChild>
        <w:div w:id="1110587062">
          <w:marLeft w:val="640"/>
          <w:marRight w:val="0"/>
          <w:marTop w:val="0"/>
          <w:marBottom w:val="0"/>
          <w:divBdr>
            <w:top w:val="none" w:sz="0" w:space="0" w:color="auto"/>
            <w:left w:val="none" w:sz="0" w:space="0" w:color="auto"/>
            <w:bottom w:val="none" w:sz="0" w:space="0" w:color="auto"/>
            <w:right w:val="none" w:sz="0" w:space="0" w:color="auto"/>
          </w:divBdr>
        </w:div>
        <w:div w:id="1840802189">
          <w:marLeft w:val="640"/>
          <w:marRight w:val="0"/>
          <w:marTop w:val="0"/>
          <w:marBottom w:val="0"/>
          <w:divBdr>
            <w:top w:val="none" w:sz="0" w:space="0" w:color="auto"/>
            <w:left w:val="none" w:sz="0" w:space="0" w:color="auto"/>
            <w:bottom w:val="none" w:sz="0" w:space="0" w:color="auto"/>
            <w:right w:val="none" w:sz="0" w:space="0" w:color="auto"/>
          </w:divBdr>
        </w:div>
        <w:div w:id="1519155262">
          <w:marLeft w:val="640"/>
          <w:marRight w:val="0"/>
          <w:marTop w:val="0"/>
          <w:marBottom w:val="0"/>
          <w:divBdr>
            <w:top w:val="none" w:sz="0" w:space="0" w:color="auto"/>
            <w:left w:val="none" w:sz="0" w:space="0" w:color="auto"/>
            <w:bottom w:val="none" w:sz="0" w:space="0" w:color="auto"/>
            <w:right w:val="none" w:sz="0" w:space="0" w:color="auto"/>
          </w:divBdr>
        </w:div>
        <w:div w:id="25108402">
          <w:marLeft w:val="640"/>
          <w:marRight w:val="0"/>
          <w:marTop w:val="0"/>
          <w:marBottom w:val="0"/>
          <w:divBdr>
            <w:top w:val="none" w:sz="0" w:space="0" w:color="auto"/>
            <w:left w:val="none" w:sz="0" w:space="0" w:color="auto"/>
            <w:bottom w:val="none" w:sz="0" w:space="0" w:color="auto"/>
            <w:right w:val="none" w:sz="0" w:space="0" w:color="auto"/>
          </w:divBdr>
        </w:div>
        <w:div w:id="2035226465">
          <w:marLeft w:val="640"/>
          <w:marRight w:val="0"/>
          <w:marTop w:val="0"/>
          <w:marBottom w:val="0"/>
          <w:divBdr>
            <w:top w:val="none" w:sz="0" w:space="0" w:color="auto"/>
            <w:left w:val="none" w:sz="0" w:space="0" w:color="auto"/>
            <w:bottom w:val="none" w:sz="0" w:space="0" w:color="auto"/>
            <w:right w:val="none" w:sz="0" w:space="0" w:color="auto"/>
          </w:divBdr>
        </w:div>
        <w:div w:id="2058315903">
          <w:marLeft w:val="640"/>
          <w:marRight w:val="0"/>
          <w:marTop w:val="0"/>
          <w:marBottom w:val="0"/>
          <w:divBdr>
            <w:top w:val="none" w:sz="0" w:space="0" w:color="auto"/>
            <w:left w:val="none" w:sz="0" w:space="0" w:color="auto"/>
            <w:bottom w:val="none" w:sz="0" w:space="0" w:color="auto"/>
            <w:right w:val="none" w:sz="0" w:space="0" w:color="auto"/>
          </w:divBdr>
        </w:div>
        <w:div w:id="1861160061">
          <w:marLeft w:val="640"/>
          <w:marRight w:val="0"/>
          <w:marTop w:val="0"/>
          <w:marBottom w:val="0"/>
          <w:divBdr>
            <w:top w:val="none" w:sz="0" w:space="0" w:color="auto"/>
            <w:left w:val="none" w:sz="0" w:space="0" w:color="auto"/>
            <w:bottom w:val="none" w:sz="0" w:space="0" w:color="auto"/>
            <w:right w:val="none" w:sz="0" w:space="0" w:color="auto"/>
          </w:divBdr>
        </w:div>
        <w:div w:id="503083575">
          <w:marLeft w:val="640"/>
          <w:marRight w:val="0"/>
          <w:marTop w:val="0"/>
          <w:marBottom w:val="0"/>
          <w:divBdr>
            <w:top w:val="none" w:sz="0" w:space="0" w:color="auto"/>
            <w:left w:val="none" w:sz="0" w:space="0" w:color="auto"/>
            <w:bottom w:val="none" w:sz="0" w:space="0" w:color="auto"/>
            <w:right w:val="none" w:sz="0" w:space="0" w:color="auto"/>
          </w:divBdr>
        </w:div>
        <w:div w:id="1319306012">
          <w:marLeft w:val="640"/>
          <w:marRight w:val="0"/>
          <w:marTop w:val="0"/>
          <w:marBottom w:val="0"/>
          <w:divBdr>
            <w:top w:val="none" w:sz="0" w:space="0" w:color="auto"/>
            <w:left w:val="none" w:sz="0" w:space="0" w:color="auto"/>
            <w:bottom w:val="none" w:sz="0" w:space="0" w:color="auto"/>
            <w:right w:val="none" w:sz="0" w:space="0" w:color="auto"/>
          </w:divBdr>
        </w:div>
        <w:div w:id="1213884215">
          <w:marLeft w:val="640"/>
          <w:marRight w:val="0"/>
          <w:marTop w:val="0"/>
          <w:marBottom w:val="0"/>
          <w:divBdr>
            <w:top w:val="none" w:sz="0" w:space="0" w:color="auto"/>
            <w:left w:val="none" w:sz="0" w:space="0" w:color="auto"/>
            <w:bottom w:val="none" w:sz="0" w:space="0" w:color="auto"/>
            <w:right w:val="none" w:sz="0" w:space="0" w:color="auto"/>
          </w:divBdr>
        </w:div>
        <w:div w:id="1262764350">
          <w:marLeft w:val="640"/>
          <w:marRight w:val="0"/>
          <w:marTop w:val="0"/>
          <w:marBottom w:val="0"/>
          <w:divBdr>
            <w:top w:val="none" w:sz="0" w:space="0" w:color="auto"/>
            <w:left w:val="none" w:sz="0" w:space="0" w:color="auto"/>
            <w:bottom w:val="none" w:sz="0" w:space="0" w:color="auto"/>
            <w:right w:val="none" w:sz="0" w:space="0" w:color="auto"/>
          </w:divBdr>
        </w:div>
        <w:div w:id="280035939">
          <w:marLeft w:val="640"/>
          <w:marRight w:val="0"/>
          <w:marTop w:val="0"/>
          <w:marBottom w:val="0"/>
          <w:divBdr>
            <w:top w:val="none" w:sz="0" w:space="0" w:color="auto"/>
            <w:left w:val="none" w:sz="0" w:space="0" w:color="auto"/>
            <w:bottom w:val="none" w:sz="0" w:space="0" w:color="auto"/>
            <w:right w:val="none" w:sz="0" w:space="0" w:color="auto"/>
          </w:divBdr>
        </w:div>
        <w:div w:id="463886414">
          <w:marLeft w:val="640"/>
          <w:marRight w:val="0"/>
          <w:marTop w:val="0"/>
          <w:marBottom w:val="0"/>
          <w:divBdr>
            <w:top w:val="none" w:sz="0" w:space="0" w:color="auto"/>
            <w:left w:val="none" w:sz="0" w:space="0" w:color="auto"/>
            <w:bottom w:val="none" w:sz="0" w:space="0" w:color="auto"/>
            <w:right w:val="none" w:sz="0" w:space="0" w:color="auto"/>
          </w:divBdr>
        </w:div>
        <w:div w:id="1324091764">
          <w:marLeft w:val="640"/>
          <w:marRight w:val="0"/>
          <w:marTop w:val="0"/>
          <w:marBottom w:val="0"/>
          <w:divBdr>
            <w:top w:val="none" w:sz="0" w:space="0" w:color="auto"/>
            <w:left w:val="none" w:sz="0" w:space="0" w:color="auto"/>
            <w:bottom w:val="none" w:sz="0" w:space="0" w:color="auto"/>
            <w:right w:val="none" w:sz="0" w:space="0" w:color="auto"/>
          </w:divBdr>
        </w:div>
        <w:div w:id="939413618">
          <w:marLeft w:val="640"/>
          <w:marRight w:val="0"/>
          <w:marTop w:val="0"/>
          <w:marBottom w:val="0"/>
          <w:divBdr>
            <w:top w:val="none" w:sz="0" w:space="0" w:color="auto"/>
            <w:left w:val="none" w:sz="0" w:space="0" w:color="auto"/>
            <w:bottom w:val="none" w:sz="0" w:space="0" w:color="auto"/>
            <w:right w:val="none" w:sz="0" w:space="0" w:color="auto"/>
          </w:divBdr>
        </w:div>
        <w:div w:id="866916779">
          <w:marLeft w:val="640"/>
          <w:marRight w:val="0"/>
          <w:marTop w:val="0"/>
          <w:marBottom w:val="0"/>
          <w:divBdr>
            <w:top w:val="none" w:sz="0" w:space="0" w:color="auto"/>
            <w:left w:val="none" w:sz="0" w:space="0" w:color="auto"/>
            <w:bottom w:val="none" w:sz="0" w:space="0" w:color="auto"/>
            <w:right w:val="none" w:sz="0" w:space="0" w:color="auto"/>
          </w:divBdr>
        </w:div>
        <w:div w:id="1449275280">
          <w:marLeft w:val="640"/>
          <w:marRight w:val="0"/>
          <w:marTop w:val="0"/>
          <w:marBottom w:val="0"/>
          <w:divBdr>
            <w:top w:val="none" w:sz="0" w:space="0" w:color="auto"/>
            <w:left w:val="none" w:sz="0" w:space="0" w:color="auto"/>
            <w:bottom w:val="none" w:sz="0" w:space="0" w:color="auto"/>
            <w:right w:val="none" w:sz="0" w:space="0" w:color="auto"/>
          </w:divBdr>
        </w:div>
        <w:div w:id="730274685">
          <w:marLeft w:val="640"/>
          <w:marRight w:val="0"/>
          <w:marTop w:val="0"/>
          <w:marBottom w:val="0"/>
          <w:divBdr>
            <w:top w:val="none" w:sz="0" w:space="0" w:color="auto"/>
            <w:left w:val="none" w:sz="0" w:space="0" w:color="auto"/>
            <w:bottom w:val="none" w:sz="0" w:space="0" w:color="auto"/>
            <w:right w:val="none" w:sz="0" w:space="0" w:color="auto"/>
          </w:divBdr>
        </w:div>
        <w:div w:id="421923940">
          <w:marLeft w:val="640"/>
          <w:marRight w:val="0"/>
          <w:marTop w:val="0"/>
          <w:marBottom w:val="0"/>
          <w:divBdr>
            <w:top w:val="none" w:sz="0" w:space="0" w:color="auto"/>
            <w:left w:val="none" w:sz="0" w:space="0" w:color="auto"/>
            <w:bottom w:val="none" w:sz="0" w:space="0" w:color="auto"/>
            <w:right w:val="none" w:sz="0" w:space="0" w:color="auto"/>
          </w:divBdr>
        </w:div>
        <w:div w:id="1556962532">
          <w:marLeft w:val="640"/>
          <w:marRight w:val="0"/>
          <w:marTop w:val="0"/>
          <w:marBottom w:val="0"/>
          <w:divBdr>
            <w:top w:val="none" w:sz="0" w:space="0" w:color="auto"/>
            <w:left w:val="none" w:sz="0" w:space="0" w:color="auto"/>
            <w:bottom w:val="none" w:sz="0" w:space="0" w:color="auto"/>
            <w:right w:val="none" w:sz="0" w:space="0" w:color="auto"/>
          </w:divBdr>
        </w:div>
        <w:div w:id="1267687905">
          <w:marLeft w:val="640"/>
          <w:marRight w:val="0"/>
          <w:marTop w:val="0"/>
          <w:marBottom w:val="0"/>
          <w:divBdr>
            <w:top w:val="none" w:sz="0" w:space="0" w:color="auto"/>
            <w:left w:val="none" w:sz="0" w:space="0" w:color="auto"/>
            <w:bottom w:val="none" w:sz="0" w:space="0" w:color="auto"/>
            <w:right w:val="none" w:sz="0" w:space="0" w:color="auto"/>
          </w:divBdr>
        </w:div>
        <w:div w:id="670525620">
          <w:marLeft w:val="640"/>
          <w:marRight w:val="0"/>
          <w:marTop w:val="0"/>
          <w:marBottom w:val="0"/>
          <w:divBdr>
            <w:top w:val="none" w:sz="0" w:space="0" w:color="auto"/>
            <w:left w:val="none" w:sz="0" w:space="0" w:color="auto"/>
            <w:bottom w:val="none" w:sz="0" w:space="0" w:color="auto"/>
            <w:right w:val="none" w:sz="0" w:space="0" w:color="auto"/>
          </w:divBdr>
        </w:div>
        <w:div w:id="1976638881">
          <w:marLeft w:val="640"/>
          <w:marRight w:val="0"/>
          <w:marTop w:val="0"/>
          <w:marBottom w:val="0"/>
          <w:divBdr>
            <w:top w:val="none" w:sz="0" w:space="0" w:color="auto"/>
            <w:left w:val="none" w:sz="0" w:space="0" w:color="auto"/>
            <w:bottom w:val="none" w:sz="0" w:space="0" w:color="auto"/>
            <w:right w:val="none" w:sz="0" w:space="0" w:color="auto"/>
          </w:divBdr>
        </w:div>
        <w:div w:id="1007249844">
          <w:marLeft w:val="640"/>
          <w:marRight w:val="0"/>
          <w:marTop w:val="0"/>
          <w:marBottom w:val="0"/>
          <w:divBdr>
            <w:top w:val="none" w:sz="0" w:space="0" w:color="auto"/>
            <w:left w:val="none" w:sz="0" w:space="0" w:color="auto"/>
            <w:bottom w:val="none" w:sz="0" w:space="0" w:color="auto"/>
            <w:right w:val="none" w:sz="0" w:space="0" w:color="auto"/>
          </w:divBdr>
        </w:div>
        <w:div w:id="1119951135">
          <w:marLeft w:val="640"/>
          <w:marRight w:val="0"/>
          <w:marTop w:val="0"/>
          <w:marBottom w:val="0"/>
          <w:divBdr>
            <w:top w:val="none" w:sz="0" w:space="0" w:color="auto"/>
            <w:left w:val="none" w:sz="0" w:space="0" w:color="auto"/>
            <w:bottom w:val="none" w:sz="0" w:space="0" w:color="auto"/>
            <w:right w:val="none" w:sz="0" w:space="0" w:color="auto"/>
          </w:divBdr>
        </w:div>
        <w:div w:id="1117336709">
          <w:marLeft w:val="640"/>
          <w:marRight w:val="0"/>
          <w:marTop w:val="0"/>
          <w:marBottom w:val="0"/>
          <w:divBdr>
            <w:top w:val="none" w:sz="0" w:space="0" w:color="auto"/>
            <w:left w:val="none" w:sz="0" w:space="0" w:color="auto"/>
            <w:bottom w:val="none" w:sz="0" w:space="0" w:color="auto"/>
            <w:right w:val="none" w:sz="0" w:space="0" w:color="auto"/>
          </w:divBdr>
        </w:div>
        <w:div w:id="1906842721">
          <w:marLeft w:val="640"/>
          <w:marRight w:val="0"/>
          <w:marTop w:val="0"/>
          <w:marBottom w:val="0"/>
          <w:divBdr>
            <w:top w:val="none" w:sz="0" w:space="0" w:color="auto"/>
            <w:left w:val="none" w:sz="0" w:space="0" w:color="auto"/>
            <w:bottom w:val="none" w:sz="0" w:space="0" w:color="auto"/>
            <w:right w:val="none" w:sz="0" w:space="0" w:color="auto"/>
          </w:divBdr>
        </w:div>
        <w:div w:id="1033120241">
          <w:marLeft w:val="640"/>
          <w:marRight w:val="0"/>
          <w:marTop w:val="0"/>
          <w:marBottom w:val="0"/>
          <w:divBdr>
            <w:top w:val="none" w:sz="0" w:space="0" w:color="auto"/>
            <w:left w:val="none" w:sz="0" w:space="0" w:color="auto"/>
            <w:bottom w:val="none" w:sz="0" w:space="0" w:color="auto"/>
            <w:right w:val="none" w:sz="0" w:space="0" w:color="auto"/>
          </w:divBdr>
        </w:div>
        <w:div w:id="242646862">
          <w:marLeft w:val="640"/>
          <w:marRight w:val="0"/>
          <w:marTop w:val="0"/>
          <w:marBottom w:val="0"/>
          <w:divBdr>
            <w:top w:val="none" w:sz="0" w:space="0" w:color="auto"/>
            <w:left w:val="none" w:sz="0" w:space="0" w:color="auto"/>
            <w:bottom w:val="none" w:sz="0" w:space="0" w:color="auto"/>
            <w:right w:val="none" w:sz="0" w:space="0" w:color="auto"/>
          </w:divBdr>
        </w:div>
        <w:div w:id="289173000">
          <w:marLeft w:val="640"/>
          <w:marRight w:val="0"/>
          <w:marTop w:val="0"/>
          <w:marBottom w:val="0"/>
          <w:divBdr>
            <w:top w:val="none" w:sz="0" w:space="0" w:color="auto"/>
            <w:left w:val="none" w:sz="0" w:space="0" w:color="auto"/>
            <w:bottom w:val="none" w:sz="0" w:space="0" w:color="auto"/>
            <w:right w:val="none" w:sz="0" w:space="0" w:color="auto"/>
          </w:divBdr>
        </w:div>
        <w:div w:id="1591232846">
          <w:marLeft w:val="640"/>
          <w:marRight w:val="0"/>
          <w:marTop w:val="0"/>
          <w:marBottom w:val="0"/>
          <w:divBdr>
            <w:top w:val="none" w:sz="0" w:space="0" w:color="auto"/>
            <w:left w:val="none" w:sz="0" w:space="0" w:color="auto"/>
            <w:bottom w:val="none" w:sz="0" w:space="0" w:color="auto"/>
            <w:right w:val="none" w:sz="0" w:space="0" w:color="auto"/>
          </w:divBdr>
        </w:div>
        <w:div w:id="1562717081">
          <w:marLeft w:val="640"/>
          <w:marRight w:val="0"/>
          <w:marTop w:val="0"/>
          <w:marBottom w:val="0"/>
          <w:divBdr>
            <w:top w:val="none" w:sz="0" w:space="0" w:color="auto"/>
            <w:left w:val="none" w:sz="0" w:space="0" w:color="auto"/>
            <w:bottom w:val="none" w:sz="0" w:space="0" w:color="auto"/>
            <w:right w:val="none" w:sz="0" w:space="0" w:color="auto"/>
          </w:divBdr>
        </w:div>
        <w:div w:id="621770051">
          <w:marLeft w:val="640"/>
          <w:marRight w:val="0"/>
          <w:marTop w:val="0"/>
          <w:marBottom w:val="0"/>
          <w:divBdr>
            <w:top w:val="none" w:sz="0" w:space="0" w:color="auto"/>
            <w:left w:val="none" w:sz="0" w:space="0" w:color="auto"/>
            <w:bottom w:val="none" w:sz="0" w:space="0" w:color="auto"/>
            <w:right w:val="none" w:sz="0" w:space="0" w:color="auto"/>
          </w:divBdr>
        </w:div>
        <w:div w:id="669720839">
          <w:marLeft w:val="640"/>
          <w:marRight w:val="0"/>
          <w:marTop w:val="0"/>
          <w:marBottom w:val="0"/>
          <w:divBdr>
            <w:top w:val="none" w:sz="0" w:space="0" w:color="auto"/>
            <w:left w:val="none" w:sz="0" w:space="0" w:color="auto"/>
            <w:bottom w:val="none" w:sz="0" w:space="0" w:color="auto"/>
            <w:right w:val="none" w:sz="0" w:space="0" w:color="auto"/>
          </w:divBdr>
        </w:div>
        <w:div w:id="467405460">
          <w:marLeft w:val="640"/>
          <w:marRight w:val="0"/>
          <w:marTop w:val="0"/>
          <w:marBottom w:val="0"/>
          <w:divBdr>
            <w:top w:val="none" w:sz="0" w:space="0" w:color="auto"/>
            <w:left w:val="none" w:sz="0" w:space="0" w:color="auto"/>
            <w:bottom w:val="none" w:sz="0" w:space="0" w:color="auto"/>
            <w:right w:val="none" w:sz="0" w:space="0" w:color="auto"/>
          </w:divBdr>
        </w:div>
        <w:div w:id="1300694802">
          <w:marLeft w:val="640"/>
          <w:marRight w:val="0"/>
          <w:marTop w:val="0"/>
          <w:marBottom w:val="0"/>
          <w:divBdr>
            <w:top w:val="none" w:sz="0" w:space="0" w:color="auto"/>
            <w:left w:val="none" w:sz="0" w:space="0" w:color="auto"/>
            <w:bottom w:val="none" w:sz="0" w:space="0" w:color="auto"/>
            <w:right w:val="none" w:sz="0" w:space="0" w:color="auto"/>
          </w:divBdr>
        </w:div>
        <w:div w:id="1153137431">
          <w:marLeft w:val="640"/>
          <w:marRight w:val="0"/>
          <w:marTop w:val="0"/>
          <w:marBottom w:val="0"/>
          <w:divBdr>
            <w:top w:val="none" w:sz="0" w:space="0" w:color="auto"/>
            <w:left w:val="none" w:sz="0" w:space="0" w:color="auto"/>
            <w:bottom w:val="none" w:sz="0" w:space="0" w:color="auto"/>
            <w:right w:val="none" w:sz="0" w:space="0" w:color="auto"/>
          </w:divBdr>
        </w:div>
        <w:div w:id="1324628246">
          <w:marLeft w:val="640"/>
          <w:marRight w:val="0"/>
          <w:marTop w:val="0"/>
          <w:marBottom w:val="0"/>
          <w:divBdr>
            <w:top w:val="none" w:sz="0" w:space="0" w:color="auto"/>
            <w:left w:val="none" w:sz="0" w:space="0" w:color="auto"/>
            <w:bottom w:val="none" w:sz="0" w:space="0" w:color="auto"/>
            <w:right w:val="none" w:sz="0" w:space="0" w:color="auto"/>
          </w:divBdr>
        </w:div>
        <w:div w:id="129327156">
          <w:marLeft w:val="640"/>
          <w:marRight w:val="0"/>
          <w:marTop w:val="0"/>
          <w:marBottom w:val="0"/>
          <w:divBdr>
            <w:top w:val="none" w:sz="0" w:space="0" w:color="auto"/>
            <w:left w:val="none" w:sz="0" w:space="0" w:color="auto"/>
            <w:bottom w:val="none" w:sz="0" w:space="0" w:color="auto"/>
            <w:right w:val="none" w:sz="0" w:space="0" w:color="auto"/>
          </w:divBdr>
        </w:div>
        <w:div w:id="1225994343">
          <w:marLeft w:val="640"/>
          <w:marRight w:val="0"/>
          <w:marTop w:val="0"/>
          <w:marBottom w:val="0"/>
          <w:divBdr>
            <w:top w:val="none" w:sz="0" w:space="0" w:color="auto"/>
            <w:left w:val="none" w:sz="0" w:space="0" w:color="auto"/>
            <w:bottom w:val="none" w:sz="0" w:space="0" w:color="auto"/>
            <w:right w:val="none" w:sz="0" w:space="0" w:color="auto"/>
          </w:divBdr>
        </w:div>
        <w:div w:id="1890458037">
          <w:marLeft w:val="640"/>
          <w:marRight w:val="0"/>
          <w:marTop w:val="0"/>
          <w:marBottom w:val="0"/>
          <w:divBdr>
            <w:top w:val="none" w:sz="0" w:space="0" w:color="auto"/>
            <w:left w:val="none" w:sz="0" w:space="0" w:color="auto"/>
            <w:bottom w:val="none" w:sz="0" w:space="0" w:color="auto"/>
            <w:right w:val="none" w:sz="0" w:space="0" w:color="auto"/>
          </w:divBdr>
        </w:div>
        <w:div w:id="1279413732">
          <w:marLeft w:val="640"/>
          <w:marRight w:val="0"/>
          <w:marTop w:val="0"/>
          <w:marBottom w:val="0"/>
          <w:divBdr>
            <w:top w:val="none" w:sz="0" w:space="0" w:color="auto"/>
            <w:left w:val="none" w:sz="0" w:space="0" w:color="auto"/>
            <w:bottom w:val="none" w:sz="0" w:space="0" w:color="auto"/>
            <w:right w:val="none" w:sz="0" w:space="0" w:color="auto"/>
          </w:divBdr>
        </w:div>
        <w:div w:id="912199645">
          <w:marLeft w:val="640"/>
          <w:marRight w:val="0"/>
          <w:marTop w:val="0"/>
          <w:marBottom w:val="0"/>
          <w:divBdr>
            <w:top w:val="none" w:sz="0" w:space="0" w:color="auto"/>
            <w:left w:val="none" w:sz="0" w:space="0" w:color="auto"/>
            <w:bottom w:val="none" w:sz="0" w:space="0" w:color="auto"/>
            <w:right w:val="none" w:sz="0" w:space="0" w:color="auto"/>
          </w:divBdr>
        </w:div>
        <w:div w:id="516891102">
          <w:marLeft w:val="640"/>
          <w:marRight w:val="0"/>
          <w:marTop w:val="0"/>
          <w:marBottom w:val="0"/>
          <w:divBdr>
            <w:top w:val="none" w:sz="0" w:space="0" w:color="auto"/>
            <w:left w:val="none" w:sz="0" w:space="0" w:color="auto"/>
            <w:bottom w:val="none" w:sz="0" w:space="0" w:color="auto"/>
            <w:right w:val="none" w:sz="0" w:space="0" w:color="auto"/>
          </w:divBdr>
        </w:div>
        <w:div w:id="1710960036">
          <w:marLeft w:val="640"/>
          <w:marRight w:val="0"/>
          <w:marTop w:val="0"/>
          <w:marBottom w:val="0"/>
          <w:divBdr>
            <w:top w:val="none" w:sz="0" w:space="0" w:color="auto"/>
            <w:left w:val="none" w:sz="0" w:space="0" w:color="auto"/>
            <w:bottom w:val="none" w:sz="0" w:space="0" w:color="auto"/>
            <w:right w:val="none" w:sz="0" w:space="0" w:color="auto"/>
          </w:divBdr>
        </w:div>
        <w:div w:id="173232908">
          <w:marLeft w:val="640"/>
          <w:marRight w:val="0"/>
          <w:marTop w:val="0"/>
          <w:marBottom w:val="0"/>
          <w:divBdr>
            <w:top w:val="none" w:sz="0" w:space="0" w:color="auto"/>
            <w:left w:val="none" w:sz="0" w:space="0" w:color="auto"/>
            <w:bottom w:val="none" w:sz="0" w:space="0" w:color="auto"/>
            <w:right w:val="none" w:sz="0" w:space="0" w:color="auto"/>
          </w:divBdr>
        </w:div>
        <w:div w:id="385568650">
          <w:marLeft w:val="640"/>
          <w:marRight w:val="0"/>
          <w:marTop w:val="0"/>
          <w:marBottom w:val="0"/>
          <w:divBdr>
            <w:top w:val="none" w:sz="0" w:space="0" w:color="auto"/>
            <w:left w:val="none" w:sz="0" w:space="0" w:color="auto"/>
            <w:bottom w:val="none" w:sz="0" w:space="0" w:color="auto"/>
            <w:right w:val="none" w:sz="0" w:space="0" w:color="auto"/>
          </w:divBdr>
        </w:div>
        <w:div w:id="1852144411">
          <w:marLeft w:val="640"/>
          <w:marRight w:val="0"/>
          <w:marTop w:val="0"/>
          <w:marBottom w:val="0"/>
          <w:divBdr>
            <w:top w:val="none" w:sz="0" w:space="0" w:color="auto"/>
            <w:left w:val="none" w:sz="0" w:space="0" w:color="auto"/>
            <w:bottom w:val="none" w:sz="0" w:space="0" w:color="auto"/>
            <w:right w:val="none" w:sz="0" w:space="0" w:color="auto"/>
          </w:divBdr>
        </w:div>
        <w:div w:id="2029672417">
          <w:marLeft w:val="640"/>
          <w:marRight w:val="0"/>
          <w:marTop w:val="0"/>
          <w:marBottom w:val="0"/>
          <w:divBdr>
            <w:top w:val="none" w:sz="0" w:space="0" w:color="auto"/>
            <w:left w:val="none" w:sz="0" w:space="0" w:color="auto"/>
            <w:bottom w:val="none" w:sz="0" w:space="0" w:color="auto"/>
            <w:right w:val="none" w:sz="0" w:space="0" w:color="auto"/>
          </w:divBdr>
        </w:div>
        <w:div w:id="2064133298">
          <w:marLeft w:val="640"/>
          <w:marRight w:val="0"/>
          <w:marTop w:val="0"/>
          <w:marBottom w:val="0"/>
          <w:divBdr>
            <w:top w:val="none" w:sz="0" w:space="0" w:color="auto"/>
            <w:left w:val="none" w:sz="0" w:space="0" w:color="auto"/>
            <w:bottom w:val="none" w:sz="0" w:space="0" w:color="auto"/>
            <w:right w:val="none" w:sz="0" w:space="0" w:color="auto"/>
          </w:divBdr>
        </w:div>
        <w:div w:id="1033724679">
          <w:marLeft w:val="640"/>
          <w:marRight w:val="0"/>
          <w:marTop w:val="0"/>
          <w:marBottom w:val="0"/>
          <w:divBdr>
            <w:top w:val="none" w:sz="0" w:space="0" w:color="auto"/>
            <w:left w:val="none" w:sz="0" w:space="0" w:color="auto"/>
            <w:bottom w:val="none" w:sz="0" w:space="0" w:color="auto"/>
            <w:right w:val="none" w:sz="0" w:space="0" w:color="auto"/>
          </w:divBdr>
        </w:div>
        <w:div w:id="861013486">
          <w:marLeft w:val="640"/>
          <w:marRight w:val="0"/>
          <w:marTop w:val="0"/>
          <w:marBottom w:val="0"/>
          <w:divBdr>
            <w:top w:val="none" w:sz="0" w:space="0" w:color="auto"/>
            <w:left w:val="none" w:sz="0" w:space="0" w:color="auto"/>
            <w:bottom w:val="none" w:sz="0" w:space="0" w:color="auto"/>
            <w:right w:val="none" w:sz="0" w:space="0" w:color="auto"/>
          </w:divBdr>
        </w:div>
        <w:div w:id="1918829167">
          <w:marLeft w:val="640"/>
          <w:marRight w:val="0"/>
          <w:marTop w:val="0"/>
          <w:marBottom w:val="0"/>
          <w:divBdr>
            <w:top w:val="none" w:sz="0" w:space="0" w:color="auto"/>
            <w:left w:val="none" w:sz="0" w:space="0" w:color="auto"/>
            <w:bottom w:val="none" w:sz="0" w:space="0" w:color="auto"/>
            <w:right w:val="none" w:sz="0" w:space="0" w:color="auto"/>
          </w:divBdr>
        </w:div>
        <w:div w:id="1425489141">
          <w:marLeft w:val="640"/>
          <w:marRight w:val="0"/>
          <w:marTop w:val="0"/>
          <w:marBottom w:val="0"/>
          <w:divBdr>
            <w:top w:val="none" w:sz="0" w:space="0" w:color="auto"/>
            <w:left w:val="none" w:sz="0" w:space="0" w:color="auto"/>
            <w:bottom w:val="none" w:sz="0" w:space="0" w:color="auto"/>
            <w:right w:val="none" w:sz="0" w:space="0" w:color="auto"/>
          </w:divBdr>
        </w:div>
        <w:div w:id="329142803">
          <w:marLeft w:val="640"/>
          <w:marRight w:val="0"/>
          <w:marTop w:val="0"/>
          <w:marBottom w:val="0"/>
          <w:divBdr>
            <w:top w:val="none" w:sz="0" w:space="0" w:color="auto"/>
            <w:left w:val="none" w:sz="0" w:space="0" w:color="auto"/>
            <w:bottom w:val="none" w:sz="0" w:space="0" w:color="auto"/>
            <w:right w:val="none" w:sz="0" w:space="0" w:color="auto"/>
          </w:divBdr>
        </w:div>
        <w:div w:id="1225682557">
          <w:marLeft w:val="640"/>
          <w:marRight w:val="0"/>
          <w:marTop w:val="0"/>
          <w:marBottom w:val="0"/>
          <w:divBdr>
            <w:top w:val="none" w:sz="0" w:space="0" w:color="auto"/>
            <w:left w:val="none" w:sz="0" w:space="0" w:color="auto"/>
            <w:bottom w:val="none" w:sz="0" w:space="0" w:color="auto"/>
            <w:right w:val="none" w:sz="0" w:space="0" w:color="auto"/>
          </w:divBdr>
        </w:div>
        <w:div w:id="1320618085">
          <w:marLeft w:val="640"/>
          <w:marRight w:val="0"/>
          <w:marTop w:val="0"/>
          <w:marBottom w:val="0"/>
          <w:divBdr>
            <w:top w:val="none" w:sz="0" w:space="0" w:color="auto"/>
            <w:left w:val="none" w:sz="0" w:space="0" w:color="auto"/>
            <w:bottom w:val="none" w:sz="0" w:space="0" w:color="auto"/>
            <w:right w:val="none" w:sz="0" w:space="0" w:color="auto"/>
          </w:divBdr>
        </w:div>
        <w:div w:id="414477608">
          <w:marLeft w:val="640"/>
          <w:marRight w:val="0"/>
          <w:marTop w:val="0"/>
          <w:marBottom w:val="0"/>
          <w:divBdr>
            <w:top w:val="none" w:sz="0" w:space="0" w:color="auto"/>
            <w:left w:val="none" w:sz="0" w:space="0" w:color="auto"/>
            <w:bottom w:val="none" w:sz="0" w:space="0" w:color="auto"/>
            <w:right w:val="none" w:sz="0" w:space="0" w:color="auto"/>
          </w:divBdr>
        </w:div>
        <w:div w:id="937639310">
          <w:marLeft w:val="640"/>
          <w:marRight w:val="0"/>
          <w:marTop w:val="0"/>
          <w:marBottom w:val="0"/>
          <w:divBdr>
            <w:top w:val="none" w:sz="0" w:space="0" w:color="auto"/>
            <w:left w:val="none" w:sz="0" w:space="0" w:color="auto"/>
            <w:bottom w:val="none" w:sz="0" w:space="0" w:color="auto"/>
            <w:right w:val="none" w:sz="0" w:space="0" w:color="auto"/>
          </w:divBdr>
        </w:div>
        <w:div w:id="2027175010">
          <w:marLeft w:val="640"/>
          <w:marRight w:val="0"/>
          <w:marTop w:val="0"/>
          <w:marBottom w:val="0"/>
          <w:divBdr>
            <w:top w:val="none" w:sz="0" w:space="0" w:color="auto"/>
            <w:left w:val="none" w:sz="0" w:space="0" w:color="auto"/>
            <w:bottom w:val="none" w:sz="0" w:space="0" w:color="auto"/>
            <w:right w:val="none" w:sz="0" w:space="0" w:color="auto"/>
          </w:divBdr>
        </w:div>
        <w:div w:id="593511087">
          <w:marLeft w:val="640"/>
          <w:marRight w:val="0"/>
          <w:marTop w:val="0"/>
          <w:marBottom w:val="0"/>
          <w:divBdr>
            <w:top w:val="none" w:sz="0" w:space="0" w:color="auto"/>
            <w:left w:val="none" w:sz="0" w:space="0" w:color="auto"/>
            <w:bottom w:val="none" w:sz="0" w:space="0" w:color="auto"/>
            <w:right w:val="none" w:sz="0" w:space="0" w:color="auto"/>
          </w:divBdr>
        </w:div>
        <w:div w:id="1433084109">
          <w:marLeft w:val="640"/>
          <w:marRight w:val="0"/>
          <w:marTop w:val="0"/>
          <w:marBottom w:val="0"/>
          <w:divBdr>
            <w:top w:val="none" w:sz="0" w:space="0" w:color="auto"/>
            <w:left w:val="none" w:sz="0" w:space="0" w:color="auto"/>
            <w:bottom w:val="none" w:sz="0" w:space="0" w:color="auto"/>
            <w:right w:val="none" w:sz="0" w:space="0" w:color="auto"/>
          </w:divBdr>
        </w:div>
        <w:div w:id="1521551890">
          <w:marLeft w:val="640"/>
          <w:marRight w:val="0"/>
          <w:marTop w:val="0"/>
          <w:marBottom w:val="0"/>
          <w:divBdr>
            <w:top w:val="none" w:sz="0" w:space="0" w:color="auto"/>
            <w:left w:val="none" w:sz="0" w:space="0" w:color="auto"/>
            <w:bottom w:val="none" w:sz="0" w:space="0" w:color="auto"/>
            <w:right w:val="none" w:sz="0" w:space="0" w:color="auto"/>
          </w:divBdr>
        </w:div>
        <w:div w:id="1584609025">
          <w:marLeft w:val="640"/>
          <w:marRight w:val="0"/>
          <w:marTop w:val="0"/>
          <w:marBottom w:val="0"/>
          <w:divBdr>
            <w:top w:val="none" w:sz="0" w:space="0" w:color="auto"/>
            <w:left w:val="none" w:sz="0" w:space="0" w:color="auto"/>
            <w:bottom w:val="none" w:sz="0" w:space="0" w:color="auto"/>
            <w:right w:val="none" w:sz="0" w:space="0" w:color="auto"/>
          </w:divBdr>
        </w:div>
        <w:div w:id="796678403">
          <w:marLeft w:val="640"/>
          <w:marRight w:val="0"/>
          <w:marTop w:val="0"/>
          <w:marBottom w:val="0"/>
          <w:divBdr>
            <w:top w:val="none" w:sz="0" w:space="0" w:color="auto"/>
            <w:left w:val="none" w:sz="0" w:space="0" w:color="auto"/>
            <w:bottom w:val="none" w:sz="0" w:space="0" w:color="auto"/>
            <w:right w:val="none" w:sz="0" w:space="0" w:color="auto"/>
          </w:divBdr>
        </w:div>
        <w:div w:id="1934435011">
          <w:marLeft w:val="640"/>
          <w:marRight w:val="0"/>
          <w:marTop w:val="0"/>
          <w:marBottom w:val="0"/>
          <w:divBdr>
            <w:top w:val="none" w:sz="0" w:space="0" w:color="auto"/>
            <w:left w:val="none" w:sz="0" w:space="0" w:color="auto"/>
            <w:bottom w:val="none" w:sz="0" w:space="0" w:color="auto"/>
            <w:right w:val="none" w:sz="0" w:space="0" w:color="auto"/>
          </w:divBdr>
        </w:div>
        <w:div w:id="903415693">
          <w:marLeft w:val="640"/>
          <w:marRight w:val="0"/>
          <w:marTop w:val="0"/>
          <w:marBottom w:val="0"/>
          <w:divBdr>
            <w:top w:val="none" w:sz="0" w:space="0" w:color="auto"/>
            <w:left w:val="none" w:sz="0" w:space="0" w:color="auto"/>
            <w:bottom w:val="none" w:sz="0" w:space="0" w:color="auto"/>
            <w:right w:val="none" w:sz="0" w:space="0" w:color="auto"/>
          </w:divBdr>
        </w:div>
        <w:div w:id="1209099588">
          <w:marLeft w:val="640"/>
          <w:marRight w:val="0"/>
          <w:marTop w:val="0"/>
          <w:marBottom w:val="0"/>
          <w:divBdr>
            <w:top w:val="none" w:sz="0" w:space="0" w:color="auto"/>
            <w:left w:val="none" w:sz="0" w:space="0" w:color="auto"/>
            <w:bottom w:val="none" w:sz="0" w:space="0" w:color="auto"/>
            <w:right w:val="none" w:sz="0" w:space="0" w:color="auto"/>
          </w:divBdr>
        </w:div>
        <w:div w:id="2089233464">
          <w:marLeft w:val="640"/>
          <w:marRight w:val="0"/>
          <w:marTop w:val="0"/>
          <w:marBottom w:val="0"/>
          <w:divBdr>
            <w:top w:val="none" w:sz="0" w:space="0" w:color="auto"/>
            <w:left w:val="none" w:sz="0" w:space="0" w:color="auto"/>
            <w:bottom w:val="none" w:sz="0" w:space="0" w:color="auto"/>
            <w:right w:val="none" w:sz="0" w:space="0" w:color="auto"/>
          </w:divBdr>
        </w:div>
        <w:div w:id="1996567549">
          <w:marLeft w:val="640"/>
          <w:marRight w:val="0"/>
          <w:marTop w:val="0"/>
          <w:marBottom w:val="0"/>
          <w:divBdr>
            <w:top w:val="none" w:sz="0" w:space="0" w:color="auto"/>
            <w:left w:val="none" w:sz="0" w:space="0" w:color="auto"/>
            <w:bottom w:val="none" w:sz="0" w:space="0" w:color="auto"/>
            <w:right w:val="none" w:sz="0" w:space="0" w:color="auto"/>
          </w:divBdr>
        </w:div>
        <w:div w:id="285158476">
          <w:marLeft w:val="640"/>
          <w:marRight w:val="0"/>
          <w:marTop w:val="0"/>
          <w:marBottom w:val="0"/>
          <w:divBdr>
            <w:top w:val="none" w:sz="0" w:space="0" w:color="auto"/>
            <w:left w:val="none" w:sz="0" w:space="0" w:color="auto"/>
            <w:bottom w:val="none" w:sz="0" w:space="0" w:color="auto"/>
            <w:right w:val="none" w:sz="0" w:space="0" w:color="auto"/>
          </w:divBdr>
        </w:div>
        <w:div w:id="1946883153">
          <w:marLeft w:val="640"/>
          <w:marRight w:val="0"/>
          <w:marTop w:val="0"/>
          <w:marBottom w:val="0"/>
          <w:divBdr>
            <w:top w:val="none" w:sz="0" w:space="0" w:color="auto"/>
            <w:left w:val="none" w:sz="0" w:space="0" w:color="auto"/>
            <w:bottom w:val="none" w:sz="0" w:space="0" w:color="auto"/>
            <w:right w:val="none" w:sz="0" w:space="0" w:color="auto"/>
          </w:divBdr>
        </w:div>
        <w:div w:id="1913730542">
          <w:marLeft w:val="640"/>
          <w:marRight w:val="0"/>
          <w:marTop w:val="0"/>
          <w:marBottom w:val="0"/>
          <w:divBdr>
            <w:top w:val="none" w:sz="0" w:space="0" w:color="auto"/>
            <w:left w:val="none" w:sz="0" w:space="0" w:color="auto"/>
            <w:bottom w:val="none" w:sz="0" w:space="0" w:color="auto"/>
            <w:right w:val="none" w:sz="0" w:space="0" w:color="auto"/>
          </w:divBdr>
        </w:div>
        <w:div w:id="24251909">
          <w:marLeft w:val="640"/>
          <w:marRight w:val="0"/>
          <w:marTop w:val="0"/>
          <w:marBottom w:val="0"/>
          <w:divBdr>
            <w:top w:val="none" w:sz="0" w:space="0" w:color="auto"/>
            <w:left w:val="none" w:sz="0" w:space="0" w:color="auto"/>
            <w:bottom w:val="none" w:sz="0" w:space="0" w:color="auto"/>
            <w:right w:val="none" w:sz="0" w:space="0" w:color="auto"/>
          </w:divBdr>
        </w:div>
        <w:div w:id="1702972755">
          <w:marLeft w:val="640"/>
          <w:marRight w:val="0"/>
          <w:marTop w:val="0"/>
          <w:marBottom w:val="0"/>
          <w:divBdr>
            <w:top w:val="none" w:sz="0" w:space="0" w:color="auto"/>
            <w:left w:val="none" w:sz="0" w:space="0" w:color="auto"/>
            <w:bottom w:val="none" w:sz="0" w:space="0" w:color="auto"/>
            <w:right w:val="none" w:sz="0" w:space="0" w:color="auto"/>
          </w:divBdr>
        </w:div>
        <w:div w:id="2108648877">
          <w:marLeft w:val="640"/>
          <w:marRight w:val="0"/>
          <w:marTop w:val="0"/>
          <w:marBottom w:val="0"/>
          <w:divBdr>
            <w:top w:val="none" w:sz="0" w:space="0" w:color="auto"/>
            <w:left w:val="none" w:sz="0" w:space="0" w:color="auto"/>
            <w:bottom w:val="none" w:sz="0" w:space="0" w:color="auto"/>
            <w:right w:val="none" w:sz="0" w:space="0" w:color="auto"/>
          </w:divBdr>
        </w:div>
        <w:div w:id="1042436001">
          <w:marLeft w:val="640"/>
          <w:marRight w:val="0"/>
          <w:marTop w:val="0"/>
          <w:marBottom w:val="0"/>
          <w:divBdr>
            <w:top w:val="none" w:sz="0" w:space="0" w:color="auto"/>
            <w:left w:val="none" w:sz="0" w:space="0" w:color="auto"/>
            <w:bottom w:val="none" w:sz="0" w:space="0" w:color="auto"/>
            <w:right w:val="none" w:sz="0" w:space="0" w:color="auto"/>
          </w:divBdr>
        </w:div>
        <w:div w:id="37975284">
          <w:marLeft w:val="640"/>
          <w:marRight w:val="0"/>
          <w:marTop w:val="0"/>
          <w:marBottom w:val="0"/>
          <w:divBdr>
            <w:top w:val="none" w:sz="0" w:space="0" w:color="auto"/>
            <w:left w:val="none" w:sz="0" w:space="0" w:color="auto"/>
            <w:bottom w:val="none" w:sz="0" w:space="0" w:color="auto"/>
            <w:right w:val="none" w:sz="0" w:space="0" w:color="auto"/>
          </w:divBdr>
        </w:div>
        <w:div w:id="1637754011">
          <w:marLeft w:val="640"/>
          <w:marRight w:val="0"/>
          <w:marTop w:val="0"/>
          <w:marBottom w:val="0"/>
          <w:divBdr>
            <w:top w:val="none" w:sz="0" w:space="0" w:color="auto"/>
            <w:left w:val="none" w:sz="0" w:space="0" w:color="auto"/>
            <w:bottom w:val="none" w:sz="0" w:space="0" w:color="auto"/>
            <w:right w:val="none" w:sz="0" w:space="0" w:color="auto"/>
          </w:divBdr>
        </w:div>
        <w:div w:id="1660648667">
          <w:marLeft w:val="640"/>
          <w:marRight w:val="0"/>
          <w:marTop w:val="0"/>
          <w:marBottom w:val="0"/>
          <w:divBdr>
            <w:top w:val="none" w:sz="0" w:space="0" w:color="auto"/>
            <w:left w:val="none" w:sz="0" w:space="0" w:color="auto"/>
            <w:bottom w:val="none" w:sz="0" w:space="0" w:color="auto"/>
            <w:right w:val="none" w:sz="0" w:space="0" w:color="auto"/>
          </w:divBdr>
        </w:div>
        <w:div w:id="275409069">
          <w:marLeft w:val="640"/>
          <w:marRight w:val="0"/>
          <w:marTop w:val="0"/>
          <w:marBottom w:val="0"/>
          <w:divBdr>
            <w:top w:val="none" w:sz="0" w:space="0" w:color="auto"/>
            <w:left w:val="none" w:sz="0" w:space="0" w:color="auto"/>
            <w:bottom w:val="none" w:sz="0" w:space="0" w:color="auto"/>
            <w:right w:val="none" w:sz="0" w:space="0" w:color="auto"/>
          </w:divBdr>
        </w:div>
        <w:div w:id="1535385910">
          <w:marLeft w:val="640"/>
          <w:marRight w:val="0"/>
          <w:marTop w:val="0"/>
          <w:marBottom w:val="0"/>
          <w:divBdr>
            <w:top w:val="none" w:sz="0" w:space="0" w:color="auto"/>
            <w:left w:val="none" w:sz="0" w:space="0" w:color="auto"/>
            <w:bottom w:val="none" w:sz="0" w:space="0" w:color="auto"/>
            <w:right w:val="none" w:sz="0" w:space="0" w:color="auto"/>
          </w:divBdr>
        </w:div>
        <w:div w:id="802233071">
          <w:marLeft w:val="640"/>
          <w:marRight w:val="0"/>
          <w:marTop w:val="0"/>
          <w:marBottom w:val="0"/>
          <w:divBdr>
            <w:top w:val="none" w:sz="0" w:space="0" w:color="auto"/>
            <w:left w:val="none" w:sz="0" w:space="0" w:color="auto"/>
            <w:bottom w:val="none" w:sz="0" w:space="0" w:color="auto"/>
            <w:right w:val="none" w:sz="0" w:space="0" w:color="auto"/>
          </w:divBdr>
        </w:div>
        <w:div w:id="1695383511">
          <w:marLeft w:val="640"/>
          <w:marRight w:val="0"/>
          <w:marTop w:val="0"/>
          <w:marBottom w:val="0"/>
          <w:divBdr>
            <w:top w:val="none" w:sz="0" w:space="0" w:color="auto"/>
            <w:left w:val="none" w:sz="0" w:space="0" w:color="auto"/>
            <w:bottom w:val="none" w:sz="0" w:space="0" w:color="auto"/>
            <w:right w:val="none" w:sz="0" w:space="0" w:color="auto"/>
          </w:divBdr>
        </w:div>
        <w:div w:id="2083333670">
          <w:marLeft w:val="640"/>
          <w:marRight w:val="0"/>
          <w:marTop w:val="0"/>
          <w:marBottom w:val="0"/>
          <w:divBdr>
            <w:top w:val="none" w:sz="0" w:space="0" w:color="auto"/>
            <w:left w:val="none" w:sz="0" w:space="0" w:color="auto"/>
            <w:bottom w:val="none" w:sz="0" w:space="0" w:color="auto"/>
            <w:right w:val="none" w:sz="0" w:space="0" w:color="auto"/>
          </w:divBdr>
        </w:div>
        <w:div w:id="332074428">
          <w:marLeft w:val="640"/>
          <w:marRight w:val="0"/>
          <w:marTop w:val="0"/>
          <w:marBottom w:val="0"/>
          <w:divBdr>
            <w:top w:val="none" w:sz="0" w:space="0" w:color="auto"/>
            <w:left w:val="none" w:sz="0" w:space="0" w:color="auto"/>
            <w:bottom w:val="none" w:sz="0" w:space="0" w:color="auto"/>
            <w:right w:val="none" w:sz="0" w:space="0" w:color="auto"/>
          </w:divBdr>
        </w:div>
        <w:div w:id="1687053979">
          <w:marLeft w:val="640"/>
          <w:marRight w:val="0"/>
          <w:marTop w:val="0"/>
          <w:marBottom w:val="0"/>
          <w:divBdr>
            <w:top w:val="none" w:sz="0" w:space="0" w:color="auto"/>
            <w:left w:val="none" w:sz="0" w:space="0" w:color="auto"/>
            <w:bottom w:val="none" w:sz="0" w:space="0" w:color="auto"/>
            <w:right w:val="none" w:sz="0" w:space="0" w:color="auto"/>
          </w:divBdr>
        </w:div>
        <w:div w:id="1770807493">
          <w:marLeft w:val="640"/>
          <w:marRight w:val="0"/>
          <w:marTop w:val="0"/>
          <w:marBottom w:val="0"/>
          <w:divBdr>
            <w:top w:val="none" w:sz="0" w:space="0" w:color="auto"/>
            <w:left w:val="none" w:sz="0" w:space="0" w:color="auto"/>
            <w:bottom w:val="none" w:sz="0" w:space="0" w:color="auto"/>
            <w:right w:val="none" w:sz="0" w:space="0" w:color="auto"/>
          </w:divBdr>
        </w:div>
        <w:div w:id="2114661805">
          <w:marLeft w:val="640"/>
          <w:marRight w:val="0"/>
          <w:marTop w:val="0"/>
          <w:marBottom w:val="0"/>
          <w:divBdr>
            <w:top w:val="none" w:sz="0" w:space="0" w:color="auto"/>
            <w:left w:val="none" w:sz="0" w:space="0" w:color="auto"/>
            <w:bottom w:val="none" w:sz="0" w:space="0" w:color="auto"/>
            <w:right w:val="none" w:sz="0" w:space="0" w:color="auto"/>
          </w:divBdr>
        </w:div>
        <w:div w:id="1661543880">
          <w:marLeft w:val="640"/>
          <w:marRight w:val="0"/>
          <w:marTop w:val="0"/>
          <w:marBottom w:val="0"/>
          <w:divBdr>
            <w:top w:val="none" w:sz="0" w:space="0" w:color="auto"/>
            <w:left w:val="none" w:sz="0" w:space="0" w:color="auto"/>
            <w:bottom w:val="none" w:sz="0" w:space="0" w:color="auto"/>
            <w:right w:val="none" w:sz="0" w:space="0" w:color="auto"/>
          </w:divBdr>
        </w:div>
        <w:div w:id="1816606688">
          <w:marLeft w:val="640"/>
          <w:marRight w:val="0"/>
          <w:marTop w:val="0"/>
          <w:marBottom w:val="0"/>
          <w:divBdr>
            <w:top w:val="none" w:sz="0" w:space="0" w:color="auto"/>
            <w:left w:val="none" w:sz="0" w:space="0" w:color="auto"/>
            <w:bottom w:val="none" w:sz="0" w:space="0" w:color="auto"/>
            <w:right w:val="none" w:sz="0" w:space="0" w:color="auto"/>
          </w:divBdr>
        </w:div>
        <w:div w:id="334380134">
          <w:marLeft w:val="640"/>
          <w:marRight w:val="0"/>
          <w:marTop w:val="0"/>
          <w:marBottom w:val="0"/>
          <w:divBdr>
            <w:top w:val="none" w:sz="0" w:space="0" w:color="auto"/>
            <w:left w:val="none" w:sz="0" w:space="0" w:color="auto"/>
            <w:bottom w:val="none" w:sz="0" w:space="0" w:color="auto"/>
            <w:right w:val="none" w:sz="0" w:space="0" w:color="auto"/>
          </w:divBdr>
        </w:div>
        <w:div w:id="1026294639">
          <w:marLeft w:val="640"/>
          <w:marRight w:val="0"/>
          <w:marTop w:val="0"/>
          <w:marBottom w:val="0"/>
          <w:divBdr>
            <w:top w:val="none" w:sz="0" w:space="0" w:color="auto"/>
            <w:left w:val="none" w:sz="0" w:space="0" w:color="auto"/>
            <w:bottom w:val="none" w:sz="0" w:space="0" w:color="auto"/>
            <w:right w:val="none" w:sz="0" w:space="0" w:color="auto"/>
          </w:divBdr>
        </w:div>
        <w:div w:id="859513679">
          <w:marLeft w:val="640"/>
          <w:marRight w:val="0"/>
          <w:marTop w:val="0"/>
          <w:marBottom w:val="0"/>
          <w:divBdr>
            <w:top w:val="none" w:sz="0" w:space="0" w:color="auto"/>
            <w:left w:val="none" w:sz="0" w:space="0" w:color="auto"/>
            <w:bottom w:val="none" w:sz="0" w:space="0" w:color="auto"/>
            <w:right w:val="none" w:sz="0" w:space="0" w:color="auto"/>
          </w:divBdr>
        </w:div>
        <w:div w:id="234127356">
          <w:marLeft w:val="640"/>
          <w:marRight w:val="0"/>
          <w:marTop w:val="0"/>
          <w:marBottom w:val="0"/>
          <w:divBdr>
            <w:top w:val="none" w:sz="0" w:space="0" w:color="auto"/>
            <w:left w:val="none" w:sz="0" w:space="0" w:color="auto"/>
            <w:bottom w:val="none" w:sz="0" w:space="0" w:color="auto"/>
            <w:right w:val="none" w:sz="0" w:space="0" w:color="auto"/>
          </w:divBdr>
        </w:div>
        <w:div w:id="646328190">
          <w:marLeft w:val="640"/>
          <w:marRight w:val="0"/>
          <w:marTop w:val="0"/>
          <w:marBottom w:val="0"/>
          <w:divBdr>
            <w:top w:val="none" w:sz="0" w:space="0" w:color="auto"/>
            <w:left w:val="none" w:sz="0" w:space="0" w:color="auto"/>
            <w:bottom w:val="none" w:sz="0" w:space="0" w:color="auto"/>
            <w:right w:val="none" w:sz="0" w:space="0" w:color="auto"/>
          </w:divBdr>
        </w:div>
        <w:div w:id="2117287233">
          <w:marLeft w:val="640"/>
          <w:marRight w:val="0"/>
          <w:marTop w:val="0"/>
          <w:marBottom w:val="0"/>
          <w:divBdr>
            <w:top w:val="none" w:sz="0" w:space="0" w:color="auto"/>
            <w:left w:val="none" w:sz="0" w:space="0" w:color="auto"/>
            <w:bottom w:val="none" w:sz="0" w:space="0" w:color="auto"/>
            <w:right w:val="none" w:sz="0" w:space="0" w:color="auto"/>
          </w:divBdr>
        </w:div>
        <w:div w:id="2126342343">
          <w:marLeft w:val="640"/>
          <w:marRight w:val="0"/>
          <w:marTop w:val="0"/>
          <w:marBottom w:val="0"/>
          <w:divBdr>
            <w:top w:val="none" w:sz="0" w:space="0" w:color="auto"/>
            <w:left w:val="none" w:sz="0" w:space="0" w:color="auto"/>
            <w:bottom w:val="none" w:sz="0" w:space="0" w:color="auto"/>
            <w:right w:val="none" w:sz="0" w:space="0" w:color="auto"/>
          </w:divBdr>
        </w:div>
        <w:div w:id="1374886599">
          <w:marLeft w:val="640"/>
          <w:marRight w:val="0"/>
          <w:marTop w:val="0"/>
          <w:marBottom w:val="0"/>
          <w:divBdr>
            <w:top w:val="none" w:sz="0" w:space="0" w:color="auto"/>
            <w:left w:val="none" w:sz="0" w:space="0" w:color="auto"/>
            <w:bottom w:val="none" w:sz="0" w:space="0" w:color="auto"/>
            <w:right w:val="none" w:sz="0" w:space="0" w:color="auto"/>
          </w:divBdr>
        </w:div>
        <w:div w:id="1489711775">
          <w:marLeft w:val="640"/>
          <w:marRight w:val="0"/>
          <w:marTop w:val="0"/>
          <w:marBottom w:val="0"/>
          <w:divBdr>
            <w:top w:val="none" w:sz="0" w:space="0" w:color="auto"/>
            <w:left w:val="none" w:sz="0" w:space="0" w:color="auto"/>
            <w:bottom w:val="none" w:sz="0" w:space="0" w:color="auto"/>
            <w:right w:val="none" w:sz="0" w:space="0" w:color="auto"/>
          </w:divBdr>
        </w:div>
        <w:div w:id="432629900">
          <w:marLeft w:val="640"/>
          <w:marRight w:val="0"/>
          <w:marTop w:val="0"/>
          <w:marBottom w:val="0"/>
          <w:divBdr>
            <w:top w:val="none" w:sz="0" w:space="0" w:color="auto"/>
            <w:left w:val="none" w:sz="0" w:space="0" w:color="auto"/>
            <w:bottom w:val="none" w:sz="0" w:space="0" w:color="auto"/>
            <w:right w:val="none" w:sz="0" w:space="0" w:color="auto"/>
          </w:divBdr>
        </w:div>
        <w:div w:id="2022001544">
          <w:marLeft w:val="640"/>
          <w:marRight w:val="0"/>
          <w:marTop w:val="0"/>
          <w:marBottom w:val="0"/>
          <w:divBdr>
            <w:top w:val="none" w:sz="0" w:space="0" w:color="auto"/>
            <w:left w:val="none" w:sz="0" w:space="0" w:color="auto"/>
            <w:bottom w:val="none" w:sz="0" w:space="0" w:color="auto"/>
            <w:right w:val="none" w:sz="0" w:space="0" w:color="auto"/>
          </w:divBdr>
        </w:div>
        <w:div w:id="988360561">
          <w:marLeft w:val="640"/>
          <w:marRight w:val="0"/>
          <w:marTop w:val="0"/>
          <w:marBottom w:val="0"/>
          <w:divBdr>
            <w:top w:val="none" w:sz="0" w:space="0" w:color="auto"/>
            <w:left w:val="none" w:sz="0" w:space="0" w:color="auto"/>
            <w:bottom w:val="none" w:sz="0" w:space="0" w:color="auto"/>
            <w:right w:val="none" w:sz="0" w:space="0" w:color="auto"/>
          </w:divBdr>
        </w:div>
        <w:div w:id="284778561">
          <w:marLeft w:val="640"/>
          <w:marRight w:val="0"/>
          <w:marTop w:val="0"/>
          <w:marBottom w:val="0"/>
          <w:divBdr>
            <w:top w:val="none" w:sz="0" w:space="0" w:color="auto"/>
            <w:left w:val="none" w:sz="0" w:space="0" w:color="auto"/>
            <w:bottom w:val="none" w:sz="0" w:space="0" w:color="auto"/>
            <w:right w:val="none" w:sz="0" w:space="0" w:color="auto"/>
          </w:divBdr>
        </w:div>
        <w:div w:id="1224177991">
          <w:marLeft w:val="640"/>
          <w:marRight w:val="0"/>
          <w:marTop w:val="0"/>
          <w:marBottom w:val="0"/>
          <w:divBdr>
            <w:top w:val="none" w:sz="0" w:space="0" w:color="auto"/>
            <w:left w:val="none" w:sz="0" w:space="0" w:color="auto"/>
            <w:bottom w:val="none" w:sz="0" w:space="0" w:color="auto"/>
            <w:right w:val="none" w:sz="0" w:space="0" w:color="auto"/>
          </w:divBdr>
        </w:div>
        <w:div w:id="1360470021">
          <w:marLeft w:val="640"/>
          <w:marRight w:val="0"/>
          <w:marTop w:val="0"/>
          <w:marBottom w:val="0"/>
          <w:divBdr>
            <w:top w:val="none" w:sz="0" w:space="0" w:color="auto"/>
            <w:left w:val="none" w:sz="0" w:space="0" w:color="auto"/>
            <w:bottom w:val="none" w:sz="0" w:space="0" w:color="auto"/>
            <w:right w:val="none" w:sz="0" w:space="0" w:color="auto"/>
          </w:divBdr>
        </w:div>
        <w:div w:id="6559639">
          <w:marLeft w:val="640"/>
          <w:marRight w:val="0"/>
          <w:marTop w:val="0"/>
          <w:marBottom w:val="0"/>
          <w:divBdr>
            <w:top w:val="none" w:sz="0" w:space="0" w:color="auto"/>
            <w:left w:val="none" w:sz="0" w:space="0" w:color="auto"/>
            <w:bottom w:val="none" w:sz="0" w:space="0" w:color="auto"/>
            <w:right w:val="none" w:sz="0" w:space="0" w:color="auto"/>
          </w:divBdr>
        </w:div>
        <w:div w:id="333457498">
          <w:marLeft w:val="640"/>
          <w:marRight w:val="0"/>
          <w:marTop w:val="0"/>
          <w:marBottom w:val="0"/>
          <w:divBdr>
            <w:top w:val="none" w:sz="0" w:space="0" w:color="auto"/>
            <w:left w:val="none" w:sz="0" w:space="0" w:color="auto"/>
            <w:bottom w:val="none" w:sz="0" w:space="0" w:color="auto"/>
            <w:right w:val="none" w:sz="0" w:space="0" w:color="auto"/>
          </w:divBdr>
        </w:div>
        <w:div w:id="355547329">
          <w:marLeft w:val="640"/>
          <w:marRight w:val="0"/>
          <w:marTop w:val="0"/>
          <w:marBottom w:val="0"/>
          <w:divBdr>
            <w:top w:val="none" w:sz="0" w:space="0" w:color="auto"/>
            <w:left w:val="none" w:sz="0" w:space="0" w:color="auto"/>
            <w:bottom w:val="none" w:sz="0" w:space="0" w:color="auto"/>
            <w:right w:val="none" w:sz="0" w:space="0" w:color="auto"/>
          </w:divBdr>
        </w:div>
        <w:div w:id="1675843244">
          <w:marLeft w:val="640"/>
          <w:marRight w:val="0"/>
          <w:marTop w:val="0"/>
          <w:marBottom w:val="0"/>
          <w:divBdr>
            <w:top w:val="none" w:sz="0" w:space="0" w:color="auto"/>
            <w:left w:val="none" w:sz="0" w:space="0" w:color="auto"/>
            <w:bottom w:val="none" w:sz="0" w:space="0" w:color="auto"/>
            <w:right w:val="none" w:sz="0" w:space="0" w:color="auto"/>
          </w:divBdr>
        </w:div>
        <w:div w:id="769158711">
          <w:marLeft w:val="640"/>
          <w:marRight w:val="0"/>
          <w:marTop w:val="0"/>
          <w:marBottom w:val="0"/>
          <w:divBdr>
            <w:top w:val="none" w:sz="0" w:space="0" w:color="auto"/>
            <w:left w:val="none" w:sz="0" w:space="0" w:color="auto"/>
            <w:bottom w:val="none" w:sz="0" w:space="0" w:color="auto"/>
            <w:right w:val="none" w:sz="0" w:space="0" w:color="auto"/>
          </w:divBdr>
        </w:div>
        <w:div w:id="1435903723">
          <w:marLeft w:val="640"/>
          <w:marRight w:val="0"/>
          <w:marTop w:val="0"/>
          <w:marBottom w:val="0"/>
          <w:divBdr>
            <w:top w:val="none" w:sz="0" w:space="0" w:color="auto"/>
            <w:left w:val="none" w:sz="0" w:space="0" w:color="auto"/>
            <w:bottom w:val="none" w:sz="0" w:space="0" w:color="auto"/>
            <w:right w:val="none" w:sz="0" w:space="0" w:color="auto"/>
          </w:divBdr>
        </w:div>
        <w:div w:id="602688451">
          <w:marLeft w:val="640"/>
          <w:marRight w:val="0"/>
          <w:marTop w:val="0"/>
          <w:marBottom w:val="0"/>
          <w:divBdr>
            <w:top w:val="none" w:sz="0" w:space="0" w:color="auto"/>
            <w:left w:val="none" w:sz="0" w:space="0" w:color="auto"/>
            <w:bottom w:val="none" w:sz="0" w:space="0" w:color="auto"/>
            <w:right w:val="none" w:sz="0" w:space="0" w:color="auto"/>
          </w:divBdr>
        </w:div>
        <w:div w:id="630522975">
          <w:marLeft w:val="640"/>
          <w:marRight w:val="0"/>
          <w:marTop w:val="0"/>
          <w:marBottom w:val="0"/>
          <w:divBdr>
            <w:top w:val="none" w:sz="0" w:space="0" w:color="auto"/>
            <w:left w:val="none" w:sz="0" w:space="0" w:color="auto"/>
            <w:bottom w:val="none" w:sz="0" w:space="0" w:color="auto"/>
            <w:right w:val="none" w:sz="0" w:space="0" w:color="auto"/>
          </w:divBdr>
        </w:div>
        <w:div w:id="927925949">
          <w:marLeft w:val="640"/>
          <w:marRight w:val="0"/>
          <w:marTop w:val="0"/>
          <w:marBottom w:val="0"/>
          <w:divBdr>
            <w:top w:val="none" w:sz="0" w:space="0" w:color="auto"/>
            <w:left w:val="none" w:sz="0" w:space="0" w:color="auto"/>
            <w:bottom w:val="none" w:sz="0" w:space="0" w:color="auto"/>
            <w:right w:val="none" w:sz="0" w:space="0" w:color="auto"/>
          </w:divBdr>
        </w:div>
        <w:div w:id="371156802">
          <w:marLeft w:val="640"/>
          <w:marRight w:val="0"/>
          <w:marTop w:val="0"/>
          <w:marBottom w:val="0"/>
          <w:divBdr>
            <w:top w:val="none" w:sz="0" w:space="0" w:color="auto"/>
            <w:left w:val="none" w:sz="0" w:space="0" w:color="auto"/>
            <w:bottom w:val="none" w:sz="0" w:space="0" w:color="auto"/>
            <w:right w:val="none" w:sz="0" w:space="0" w:color="auto"/>
          </w:divBdr>
        </w:div>
        <w:div w:id="2129471948">
          <w:marLeft w:val="640"/>
          <w:marRight w:val="0"/>
          <w:marTop w:val="0"/>
          <w:marBottom w:val="0"/>
          <w:divBdr>
            <w:top w:val="none" w:sz="0" w:space="0" w:color="auto"/>
            <w:left w:val="none" w:sz="0" w:space="0" w:color="auto"/>
            <w:bottom w:val="none" w:sz="0" w:space="0" w:color="auto"/>
            <w:right w:val="none" w:sz="0" w:space="0" w:color="auto"/>
          </w:divBdr>
        </w:div>
        <w:div w:id="352536037">
          <w:marLeft w:val="640"/>
          <w:marRight w:val="0"/>
          <w:marTop w:val="0"/>
          <w:marBottom w:val="0"/>
          <w:divBdr>
            <w:top w:val="none" w:sz="0" w:space="0" w:color="auto"/>
            <w:left w:val="none" w:sz="0" w:space="0" w:color="auto"/>
            <w:bottom w:val="none" w:sz="0" w:space="0" w:color="auto"/>
            <w:right w:val="none" w:sz="0" w:space="0" w:color="auto"/>
          </w:divBdr>
        </w:div>
        <w:div w:id="2012684013">
          <w:marLeft w:val="640"/>
          <w:marRight w:val="0"/>
          <w:marTop w:val="0"/>
          <w:marBottom w:val="0"/>
          <w:divBdr>
            <w:top w:val="none" w:sz="0" w:space="0" w:color="auto"/>
            <w:left w:val="none" w:sz="0" w:space="0" w:color="auto"/>
            <w:bottom w:val="none" w:sz="0" w:space="0" w:color="auto"/>
            <w:right w:val="none" w:sz="0" w:space="0" w:color="auto"/>
          </w:divBdr>
        </w:div>
        <w:div w:id="1797259712">
          <w:marLeft w:val="640"/>
          <w:marRight w:val="0"/>
          <w:marTop w:val="0"/>
          <w:marBottom w:val="0"/>
          <w:divBdr>
            <w:top w:val="none" w:sz="0" w:space="0" w:color="auto"/>
            <w:left w:val="none" w:sz="0" w:space="0" w:color="auto"/>
            <w:bottom w:val="none" w:sz="0" w:space="0" w:color="auto"/>
            <w:right w:val="none" w:sz="0" w:space="0" w:color="auto"/>
          </w:divBdr>
        </w:div>
        <w:div w:id="1030953374">
          <w:marLeft w:val="640"/>
          <w:marRight w:val="0"/>
          <w:marTop w:val="0"/>
          <w:marBottom w:val="0"/>
          <w:divBdr>
            <w:top w:val="none" w:sz="0" w:space="0" w:color="auto"/>
            <w:left w:val="none" w:sz="0" w:space="0" w:color="auto"/>
            <w:bottom w:val="none" w:sz="0" w:space="0" w:color="auto"/>
            <w:right w:val="none" w:sz="0" w:space="0" w:color="auto"/>
          </w:divBdr>
        </w:div>
        <w:div w:id="1434017252">
          <w:marLeft w:val="640"/>
          <w:marRight w:val="0"/>
          <w:marTop w:val="0"/>
          <w:marBottom w:val="0"/>
          <w:divBdr>
            <w:top w:val="none" w:sz="0" w:space="0" w:color="auto"/>
            <w:left w:val="none" w:sz="0" w:space="0" w:color="auto"/>
            <w:bottom w:val="none" w:sz="0" w:space="0" w:color="auto"/>
            <w:right w:val="none" w:sz="0" w:space="0" w:color="auto"/>
          </w:divBdr>
        </w:div>
        <w:div w:id="633221491">
          <w:marLeft w:val="640"/>
          <w:marRight w:val="0"/>
          <w:marTop w:val="0"/>
          <w:marBottom w:val="0"/>
          <w:divBdr>
            <w:top w:val="none" w:sz="0" w:space="0" w:color="auto"/>
            <w:left w:val="none" w:sz="0" w:space="0" w:color="auto"/>
            <w:bottom w:val="none" w:sz="0" w:space="0" w:color="auto"/>
            <w:right w:val="none" w:sz="0" w:space="0" w:color="auto"/>
          </w:divBdr>
        </w:div>
        <w:div w:id="273440598">
          <w:marLeft w:val="640"/>
          <w:marRight w:val="0"/>
          <w:marTop w:val="0"/>
          <w:marBottom w:val="0"/>
          <w:divBdr>
            <w:top w:val="none" w:sz="0" w:space="0" w:color="auto"/>
            <w:left w:val="none" w:sz="0" w:space="0" w:color="auto"/>
            <w:bottom w:val="none" w:sz="0" w:space="0" w:color="auto"/>
            <w:right w:val="none" w:sz="0" w:space="0" w:color="auto"/>
          </w:divBdr>
        </w:div>
      </w:divsChild>
    </w:div>
    <w:div w:id="489753487">
      <w:bodyDiv w:val="1"/>
      <w:marLeft w:val="0"/>
      <w:marRight w:val="0"/>
      <w:marTop w:val="0"/>
      <w:marBottom w:val="0"/>
      <w:divBdr>
        <w:top w:val="none" w:sz="0" w:space="0" w:color="auto"/>
        <w:left w:val="none" w:sz="0" w:space="0" w:color="auto"/>
        <w:bottom w:val="none" w:sz="0" w:space="0" w:color="auto"/>
        <w:right w:val="none" w:sz="0" w:space="0" w:color="auto"/>
      </w:divBdr>
      <w:divsChild>
        <w:div w:id="112211035">
          <w:marLeft w:val="640"/>
          <w:marRight w:val="0"/>
          <w:marTop w:val="0"/>
          <w:marBottom w:val="0"/>
          <w:divBdr>
            <w:top w:val="none" w:sz="0" w:space="0" w:color="auto"/>
            <w:left w:val="none" w:sz="0" w:space="0" w:color="auto"/>
            <w:bottom w:val="none" w:sz="0" w:space="0" w:color="auto"/>
            <w:right w:val="none" w:sz="0" w:space="0" w:color="auto"/>
          </w:divBdr>
        </w:div>
        <w:div w:id="129251781">
          <w:marLeft w:val="640"/>
          <w:marRight w:val="0"/>
          <w:marTop w:val="0"/>
          <w:marBottom w:val="0"/>
          <w:divBdr>
            <w:top w:val="none" w:sz="0" w:space="0" w:color="auto"/>
            <w:left w:val="none" w:sz="0" w:space="0" w:color="auto"/>
            <w:bottom w:val="none" w:sz="0" w:space="0" w:color="auto"/>
            <w:right w:val="none" w:sz="0" w:space="0" w:color="auto"/>
          </w:divBdr>
        </w:div>
        <w:div w:id="199709140">
          <w:marLeft w:val="640"/>
          <w:marRight w:val="0"/>
          <w:marTop w:val="0"/>
          <w:marBottom w:val="0"/>
          <w:divBdr>
            <w:top w:val="none" w:sz="0" w:space="0" w:color="auto"/>
            <w:left w:val="none" w:sz="0" w:space="0" w:color="auto"/>
            <w:bottom w:val="none" w:sz="0" w:space="0" w:color="auto"/>
            <w:right w:val="none" w:sz="0" w:space="0" w:color="auto"/>
          </w:divBdr>
        </w:div>
        <w:div w:id="212934390">
          <w:marLeft w:val="640"/>
          <w:marRight w:val="0"/>
          <w:marTop w:val="0"/>
          <w:marBottom w:val="0"/>
          <w:divBdr>
            <w:top w:val="none" w:sz="0" w:space="0" w:color="auto"/>
            <w:left w:val="none" w:sz="0" w:space="0" w:color="auto"/>
            <w:bottom w:val="none" w:sz="0" w:space="0" w:color="auto"/>
            <w:right w:val="none" w:sz="0" w:space="0" w:color="auto"/>
          </w:divBdr>
        </w:div>
        <w:div w:id="213077747">
          <w:marLeft w:val="640"/>
          <w:marRight w:val="0"/>
          <w:marTop w:val="0"/>
          <w:marBottom w:val="0"/>
          <w:divBdr>
            <w:top w:val="none" w:sz="0" w:space="0" w:color="auto"/>
            <w:left w:val="none" w:sz="0" w:space="0" w:color="auto"/>
            <w:bottom w:val="none" w:sz="0" w:space="0" w:color="auto"/>
            <w:right w:val="none" w:sz="0" w:space="0" w:color="auto"/>
          </w:divBdr>
        </w:div>
        <w:div w:id="248008183">
          <w:marLeft w:val="640"/>
          <w:marRight w:val="0"/>
          <w:marTop w:val="0"/>
          <w:marBottom w:val="0"/>
          <w:divBdr>
            <w:top w:val="none" w:sz="0" w:space="0" w:color="auto"/>
            <w:left w:val="none" w:sz="0" w:space="0" w:color="auto"/>
            <w:bottom w:val="none" w:sz="0" w:space="0" w:color="auto"/>
            <w:right w:val="none" w:sz="0" w:space="0" w:color="auto"/>
          </w:divBdr>
        </w:div>
        <w:div w:id="258685271">
          <w:marLeft w:val="640"/>
          <w:marRight w:val="0"/>
          <w:marTop w:val="0"/>
          <w:marBottom w:val="0"/>
          <w:divBdr>
            <w:top w:val="none" w:sz="0" w:space="0" w:color="auto"/>
            <w:left w:val="none" w:sz="0" w:space="0" w:color="auto"/>
            <w:bottom w:val="none" w:sz="0" w:space="0" w:color="auto"/>
            <w:right w:val="none" w:sz="0" w:space="0" w:color="auto"/>
          </w:divBdr>
        </w:div>
        <w:div w:id="259533196">
          <w:marLeft w:val="640"/>
          <w:marRight w:val="0"/>
          <w:marTop w:val="0"/>
          <w:marBottom w:val="0"/>
          <w:divBdr>
            <w:top w:val="none" w:sz="0" w:space="0" w:color="auto"/>
            <w:left w:val="none" w:sz="0" w:space="0" w:color="auto"/>
            <w:bottom w:val="none" w:sz="0" w:space="0" w:color="auto"/>
            <w:right w:val="none" w:sz="0" w:space="0" w:color="auto"/>
          </w:divBdr>
        </w:div>
        <w:div w:id="306276771">
          <w:marLeft w:val="640"/>
          <w:marRight w:val="0"/>
          <w:marTop w:val="0"/>
          <w:marBottom w:val="0"/>
          <w:divBdr>
            <w:top w:val="none" w:sz="0" w:space="0" w:color="auto"/>
            <w:left w:val="none" w:sz="0" w:space="0" w:color="auto"/>
            <w:bottom w:val="none" w:sz="0" w:space="0" w:color="auto"/>
            <w:right w:val="none" w:sz="0" w:space="0" w:color="auto"/>
          </w:divBdr>
        </w:div>
        <w:div w:id="328292593">
          <w:marLeft w:val="640"/>
          <w:marRight w:val="0"/>
          <w:marTop w:val="0"/>
          <w:marBottom w:val="0"/>
          <w:divBdr>
            <w:top w:val="none" w:sz="0" w:space="0" w:color="auto"/>
            <w:left w:val="none" w:sz="0" w:space="0" w:color="auto"/>
            <w:bottom w:val="none" w:sz="0" w:space="0" w:color="auto"/>
            <w:right w:val="none" w:sz="0" w:space="0" w:color="auto"/>
          </w:divBdr>
        </w:div>
        <w:div w:id="333846908">
          <w:marLeft w:val="640"/>
          <w:marRight w:val="0"/>
          <w:marTop w:val="0"/>
          <w:marBottom w:val="0"/>
          <w:divBdr>
            <w:top w:val="none" w:sz="0" w:space="0" w:color="auto"/>
            <w:left w:val="none" w:sz="0" w:space="0" w:color="auto"/>
            <w:bottom w:val="none" w:sz="0" w:space="0" w:color="auto"/>
            <w:right w:val="none" w:sz="0" w:space="0" w:color="auto"/>
          </w:divBdr>
        </w:div>
        <w:div w:id="345789372">
          <w:marLeft w:val="640"/>
          <w:marRight w:val="0"/>
          <w:marTop w:val="0"/>
          <w:marBottom w:val="0"/>
          <w:divBdr>
            <w:top w:val="none" w:sz="0" w:space="0" w:color="auto"/>
            <w:left w:val="none" w:sz="0" w:space="0" w:color="auto"/>
            <w:bottom w:val="none" w:sz="0" w:space="0" w:color="auto"/>
            <w:right w:val="none" w:sz="0" w:space="0" w:color="auto"/>
          </w:divBdr>
        </w:div>
        <w:div w:id="351078730">
          <w:marLeft w:val="640"/>
          <w:marRight w:val="0"/>
          <w:marTop w:val="0"/>
          <w:marBottom w:val="0"/>
          <w:divBdr>
            <w:top w:val="none" w:sz="0" w:space="0" w:color="auto"/>
            <w:left w:val="none" w:sz="0" w:space="0" w:color="auto"/>
            <w:bottom w:val="none" w:sz="0" w:space="0" w:color="auto"/>
            <w:right w:val="none" w:sz="0" w:space="0" w:color="auto"/>
          </w:divBdr>
        </w:div>
        <w:div w:id="354842373">
          <w:marLeft w:val="640"/>
          <w:marRight w:val="0"/>
          <w:marTop w:val="0"/>
          <w:marBottom w:val="0"/>
          <w:divBdr>
            <w:top w:val="none" w:sz="0" w:space="0" w:color="auto"/>
            <w:left w:val="none" w:sz="0" w:space="0" w:color="auto"/>
            <w:bottom w:val="none" w:sz="0" w:space="0" w:color="auto"/>
            <w:right w:val="none" w:sz="0" w:space="0" w:color="auto"/>
          </w:divBdr>
        </w:div>
        <w:div w:id="375667755">
          <w:marLeft w:val="640"/>
          <w:marRight w:val="0"/>
          <w:marTop w:val="0"/>
          <w:marBottom w:val="0"/>
          <w:divBdr>
            <w:top w:val="none" w:sz="0" w:space="0" w:color="auto"/>
            <w:left w:val="none" w:sz="0" w:space="0" w:color="auto"/>
            <w:bottom w:val="none" w:sz="0" w:space="0" w:color="auto"/>
            <w:right w:val="none" w:sz="0" w:space="0" w:color="auto"/>
          </w:divBdr>
        </w:div>
        <w:div w:id="377634582">
          <w:marLeft w:val="640"/>
          <w:marRight w:val="0"/>
          <w:marTop w:val="0"/>
          <w:marBottom w:val="0"/>
          <w:divBdr>
            <w:top w:val="none" w:sz="0" w:space="0" w:color="auto"/>
            <w:left w:val="none" w:sz="0" w:space="0" w:color="auto"/>
            <w:bottom w:val="none" w:sz="0" w:space="0" w:color="auto"/>
            <w:right w:val="none" w:sz="0" w:space="0" w:color="auto"/>
          </w:divBdr>
        </w:div>
        <w:div w:id="441808930">
          <w:marLeft w:val="640"/>
          <w:marRight w:val="0"/>
          <w:marTop w:val="0"/>
          <w:marBottom w:val="0"/>
          <w:divBdr>
            <w:top w:val="none" w:sz="0" w:space="0" w:color="auto"/>
            <w:left w:val="none" w:sz="0" w:space="0" w:color="auto"/>
            <w:bottom w:val="none" w:sz="0" w:space="0" w:color="auto"/>
            <w:right w:val="none" w:sz="0" w:space="0" w:color="auto"/>
          </w:divBdr>
        </w:div>
        <w:div w:id="457801584">
          <w:marLeft w:val="640"/>
          <w:marRight w:val="0"/>
          <w:marTop w:val="0"/>
          <w:marBottom w:val="0"/>
          <w:divBdr>
            <w:top w:val="none" w:sz="0" w:space="0" w:color="auto"/>
            <w:left w:val="none" w:sz="0" w:space="0" w:color="auto"/>
            <w:bottom w:val="none" w:sz="0" w:space="0" w:color="auto"/>
            <w:right w:val="none" w:sz="0" w:space="0" w:color="auto"/>
          </w:divBdr>
        </w:div>
        <w:div w:id="458689679">
          <w:marLeft w:val="640"/>
          <w:marRight w:val="0"/>
          <w:marTop w:val="0"/>
          <w:marBottom w:val="0"/>
          <w:divBdr>
            <w:top w:val="none" w:sz="0" w:space="0" w:color="auto"/>
            <w:left w:val="none" w:sz="0" w:space="0" w:color="auto"/>
            <w:bottom w:val="none" w:sz="0" w:space="0" w:color="auto"/>
            <w:right w:val="none" w:sz="0" w:space="0" w:color="auto"/>
          </w:divBdr>
        </w:div>
        <w:div w:id="459887254">
          <w:marLeft w:val="640"/>
          <w:marRight w:val="0"/>
          <w:marTop w:val="0"/>
          <w:marBottom w:val="0"/>
          <w:divBdr>
            <w:top w:val="none" w:sz="0" w:space="0" w:color="auto"/>
            <w:left w:val="none" w:sz="0" w:space="0" w:color="auto"/>
            <w:bottom w:val="none" w:sz="0" w:space="0" w:color="auto"/>
            <w:right w:val="none" w:sz="0" w:space="0" w:color="auto"/>
          </w:divBdr>
        </w:div>
        <w:div w:id="483475189">
          <w:marLeft w:val="640"/>
          <w:marRight w:val="0"/>
          <w:marTop w:val="0"/>
          <w:marBottom w:val="0"/>
          <w:divBdr>
            <w:top w:val="none" w:sz="0" w:space="0" w:color="auto"/>
            <w:left w:val="none" w:sz="0" w:space="0" w:color="auto"/>
            <w:bottom w:val="none" w:sz="0" w:space="0" w:color="auto"/>
            <w:right w:val="none" w:sz="0" w:space="0" w:color="auto"/>
          </w:divBdr>
        </w:div>
        <w:div w:id="485439551">
          <w:marLeft w:val="640"/>
          <w:marRight w:val="0"/>
          <w:marTop w:val="0"/>
          <w:marBottom w:val="0"/>
          <w:divBdr>
            <w:top w:val="none" w:sz="0" w:space="0" w:color="auto"/>
            <w:left w:val="none" w:sz="0" w:space="0" w:color="auto"/>
            <w:bottom w:val="none" w:sz="0" w:space="0" w:color="auto"/>
            <w:right w:val="none" w:sz="0" w:space="0" w:color="auto"/>
          </w:divBdr>
        </w:div>
        <w:div w:id="499854247">
          <w:marLeft w:val="640"/>
          <w:marRight w:val="0"/>
          <w:marTop w:val="0"/>
          <w:marBottom w:val="0"/>
          <w:divBdr>
            <w:top w:val="none" w:sz="0" w:space="0" w:color="auto"/>
            <w:left w:val="none" w:sz="0" w:space="0" w:color="auto"/>
            <w:bottom w:val="none" w:sz="0" w:space="0" w:color="auto"/>
            <w:right w:val="none" w:sz="0" w:space="0" w:color="auto"/>
          </w:divBdr>
        </w:div>
        <w:div w:id="551232604">
          <w:marLeft w:val="640"/>
          <w:marRight w:val="0"/>
          <w:marTop w:val="0"/>
          <w:marBottom w:val="0"/>
          <w:divBdr>
            <w:top w:val="none" w:sz="0" w:space="0" w:color="auto"/>
            <w:left w:val="none" w:sz="0" w:space="0" w:color="auto"/>
            <w:bottom w:val="none" w:sz="0" w:space="0" w:color="auto"/>
            <w:right w:val="none" w:sz="0" w:space="0" w:color="auto"/>
          </w:divBdr>
        </w:div>
        <w:div w:id="561477487">
          <w:marLeft w:val="640"/>
          <w:marRight w:val="0"/>
          <w:marTop w:val="0"/>
          <w:marBottom w:val="0"/>
          <w:divBdr>
            <w:top w:val="none" w:sz="0" w:space="0" w:color="auto"/>
            <w:left w:val="none" w:sz="0" w:space="0" w:color="auto"/>
            <w:bottom w:val="none" w:sz="0" w:space="0" w:color="auto"/>
            <w:right w:val="none" w:sz="0" w:space="0" w:color="auto"/>
          </w:divBdr>
        </w:div>
        <w:div w:id="619577374">
          <w:marLeft w:val="640"/>
          <w:marRight w:val="0"/>
          <w:marTop w:val="0"/>
          <w:marBottom w:val="0"/>
          <w:divBdr>
            <w:top w:val="none" w:sz="0" w:space="0" w:color="auto"/>
            <w:left w:val="none" w:sz="0" w:space="0" w:color="auto"/>
            <w:bottom w:val="none" w:sz="0" w:space="0" w:color="auto"/>
            <w:right w:val="none" w:sz="0" w:space="0" w:color="auto"/>
          </w:divBdr>
        </w:div>
        <w:div w:id="625896760">
          <w:marLeft w:val="640"/>
          <w:marRight w:val="0"/>
          <w:marTop w:val="0"/>
          <w:marBottom w:val="0"/>
          <w:divBdr>
            <w:top w:val="none" w:sz="0" w:space="0" w:color="auto"/>
            <w:left w:val="none" w:sz="0" w:space="0" w:color="auto"/>
            <w:bottom w:val="none" w:sz="0" w:space="0" w:color="auto"/>
            <w:right w:val="none" w:sz="0" w:space="0" w:color="auto"/>
          </w:divBdr>
        </w:div>
        <w:div w:id="644699513">
          <w:marLeft w:val="640"/>
          <w:marRight w:val="0"/>
          <w:marTop w:val="0"/>
          <w:marBottom w:val="0"/>
          <w:divBdr>
            <w:top w:val="none" w:sz="0" w:space="0" w:color="auto"/>
            <w:left w:val="none" w:sz="0" w:space="0" w:color="auto"/>
            <w:bottom w:val="none" w:sz="0" w:space="0" w:color="auto"/>
            <w:right w:val="none" w:sz="0" w:space="0" w:color="auto"/>
          </w:divBdr>
        </w:div>
        <w:div w:id="646932554">
          <w:marLeft w:val="640"/>
          <w:marRight w:val="0"/>
          <w:marTop w:val="0"/>
          <w:marBottom w:val="0"/>
          <w:divBdr>
            <w:top w:val="none" w:sz="0" w:space="0" w:color="auto"/>
            <w:left w:val="none" w:sz="0" w:space="0" w:color="auto"/>
            <w:bottom w:val="none" w:sz="0" w:space="0" w:color="auto"/>
            <w:right w:val="none" w:sz="0" w:space="0" w:color="auto"/>
          </w:divBdr>
        </w:div>
        <w:div w:id="682558618">
          <w:marLeft w:val="640"/>
          <w:marRight w:val="0"/>
          <w:marTop w:val="0"/>
          <w:marBottom w:val="0"/>
          <w:divBdr>
            <w:top w:val="none" w:sz="0" w:space="0" w:color="auto"/>
            <w:left w:val="none" w:sz="0" w:space="0" w:color="auto"/>
            <w:bottom w:val="none" w:sz="0" w:space="0" w:color="auto"/>
            <w:right w:val="none" w:sz="0" w:space="0" w:color="auto"/>
          </w:divBdr>
        </w:div>
        <w:div w:id="723214320">
          <w:marLeft w:val="640"/>
          <w:marRight w:val="0"/>
          <w:marTop w:val="0"/>
          <w:marBottom w:val="0"/>
          <w:divBdr>
            <w:top w:val="none" w:sz="0" w:space="0" w:color="auto"/>
            <w:left w:val="none" w:sz="0" w:space="0" w:color="auto"/>
            <w:bottom w:val="none" w:sz="0" w:space="0" w:color="auto"/>
            <w:right w:val="none" w:sz="0" w:space="0" w:color="auto"/>
          </w:divBdr>
        </w:div>
        <w:div w:id="758674402">
          <w:marLeft w:val="640"/>
          <w:marRight w:val="0"/>
          <w:marTop w:val="0"/>
          <w:marBottom w:val="0"/>
          <w:divBdr>
            <w:top w:val="none" w:sz="0" w:space="0" w:color="auto"/>
            <w:left w:val="none" w:sz="0" w:space="0" w:color="auto"/>
            <w:bottom w:val="none" w:sz="0" w:space="0" w:color="auto"/>
            <w:right w:val="none" w:sz="0" w:space="0" w:color="auto"/>
          </w:divBdr>
        </w:div>
        <w:div w:id="765462061">
          <w:marLeft w:val="640"/>
          <w:marRight w:val="0"/>
          <w:marTop w:val="0"/>
          <w:marBottom w:val="0"/>
          <w:divBdr>
            <w:top w:val="none" w:sz="0" w:space="0" w:color="auto"/>
            <w:left w:val="none" w:sz="0" w:space="0" w:color="auto"/>
            <w:bottom w:val="none" w:sz="0" w:space="0" w:color="auto"/>
            <w:right w:val="none" w:sz="0" w:space="0" w:color="auto"/>
          </w:divBdr>
        </w:div>
        <w:div w:id="772241206">
          <w:marLeft w:val="640"/>
          <w:marRight w:val="0"/>
          <w:marTop w:val="0"/>
          <w:marBottom w:val="0"/>
          <w:divBdr>
            <w:top w:val="none" w:sz="0" w:space="0" w:color="auto"/>
            <w:left w:val="none" w:sz="0" w:space="0" w:color="auto"/>
            <w:bottom w:val="none" w:sz="0" w:space="0" w:color="auto"/>
            <w:right w:val="none" w:sz="0" w:space="0" w:color="auto"/>
          </w:divBdr>
        </w:div>
        <w:div w:id="782921804">
          <w:marLeft w:val="640"/>
          <w:marRight w:val="0"/>
          <w:marTop w:val="0"/>
          <w:marBottom w:val="0"/>
          <w:divBdr>
            <w:top w:val="none" w:sz="0" w:space="0" w:color="auto"/>
            <w:left w:val="none" w:sz="0" w:space="0" w:color="auto"/>
            <w:bottom w:val="none" w:sz="0" w:space="0" w:color="auto"/>
            <w:right w:val="none" w:sz="0" w:space="0" w:color="auto"/>
          </w:divBdr>
        </w:div>
        <w:div w:id="784731769">
          <w:marLeft w:val="640"/>
          <w:marRight w:val="0"/>
          <w:marTop w:val="0"/>
          <w:marBottom w:val="0"/>
          <w:divBdr>
            <w:top w:val="none" w:sz="0" w:space="0" w:color="auto"/>
            <w:left w:val="none" w:sz="0" w:space="0" w:color="auto"/>
            <w:bottom w:val="none" w:sz="0" w:space="0" w:color="auto"/>
            <w:right w:val="none" w:sz="0" w:space="0" w:color="auto"/>
          </w:divBdr>
        </w:div>
        <w:div w:id="800808014">
          <w:marLeft w:val="640"/>
          <w:marRight w:val="0"/>
          <w:marTop w:val="0"/>
          <w:marBottom w:val="0"/>
          <w:divBdr>
            <w:top w:val="none" w:sz="0" w:space="0" w:color="auto"/>
            <w:left w:val="none" w:sz="0" w:space="0" w:color="auto"/>
            <w:bottom w:val="none" w:sz="0" w:space="0" w:color="auto"/>
            <w:right w:val="none" w:sz="0" w:space="0" w:color="auto"/>
          </w:divBdr>
        </w:div>
        <w:div w:id="817301151">
          <w:marLeft w:val="640"/>
          <w:marRight w:val="0"/>
          <w:marTop w:val="0"/>
          <w:marBottom w:val="0"/>
          <w:divBdr>
            <w:top w:val="none" w:sz="0" w:space="0" w:color="auto"/>
            <w:left w:val="none" w:sz="0" w:space="0" w:color="auto"/>
            <w:bottom w:val="none" w:sz="0" w:space="0" w:color="auto"/>
            <w:right w:val="none" w:sz="0" w:space="0" w:color="auto"/>
          </w:divBdr>
        </w:div>
        <w:div w:id="831021994">
          <w:marLeft w:val="640"/>
          <w:marRight w:val="0"/>
          <w:marTop w:val="0"/>
          <w:marBottom w:val="0"/>
          <w:divBdr>
            <w:top w:val="none" w:sz="0" w:space="0" w:color="auto"/>
            <w:left w:val="none" w:sz="0" w:space="0" w:color="auto"/>
            <w:bottom w:val="none" w:sz="0" w:space="0" w:color="auto"/>
            <w:right w:val="none" w:sz="0" w:space="0" w:color="auto"/>
          </w:divBdr>
        </w:div>
        <w:div w:id="845898586">
          <w:marLeft w:val="640"/>
          <w:marRight w:val="0"/>
          <w:marTop w:val="0"/>
          <w:marBottom w:val="0"/>
          <w:divBdr>
            <w:top w:val="none" w:sz="0" w:space="0" w:color="auto"/>
            <w:left w:val="none" w:sz="0" w:space="0" w:color="auto"/>
            <w:bottom w:val="none" w:sz="0" w:space="0" w:color="auto"/>
            <w:right w:val="none" w:sz="0" w:space="0" w:color="auto"/>
          </w:divBdr>
        </w:div>
        <w:div w:id="878665921">
          <w:marLeft w:val="640"/>
          <w:marRight w:val="0"/>
          <w:marTop w:val="0"/>
          <w:marBottom w:val="0"/>
          <w:divBdr>
            <w:top w:val="none" w:sz="0" w:space="0" w:color="auto"/>
            <w:left w:val="none" w:sz="0" w:space="0" w:color="auto"/>
            <w:bottom w:val="none" w:sz="0" w:space="0" w:color="auto"/>
            <w:right w:val="none" w:sz="0" w:space="0" w:color="auto"/>
          </w:divBdr>
        </w:div>
        <w:div w:id="934358854">
          <w:marLeft w:val="640"/>
          <w:marRight w:val="0"/>
          <w:marTop w:val="0"/>
          <w:marBottom w:val="0"/>
          <w:divBdr>
            <w:top w:val="none" w:sz="0" w:space="0" w:color="auto"/>
            <w:left w:val="none" w:sz="0" w:space="0" w:color="auto"/>
            <w:bottom w:val="none" w:sz="0" w:space="0" w:color="auto"/>
            <w:right w:val="none" w:sz="0" w:space="0" w:color="auto"/>
          </w:divBdr>
        </w:div>
        <w:div w:id="944462375">
          <w:marLeft w:val="640"/>
          <w:marRight w:val="0"/>
          <w:marTop w:val="0"/>
          <w:marBottom w:val="0"/>
          <w:divBdr>
            <w:top w:val="none" w:sz="0" w:space="0" w:color="auto"/>
            <w:left w:val="none" w:sz="0" w:space="0" w:color="auto"/>
            <w:bottom w:val="none" w:sz="0" w:space="0" w:color="auto"/>
            <w:right w:val="none" w:sz="0" w:space="0" w:color="auto"/>
          </w:divBdr>
        </w:div>
        <w:div w:id="968976130">
          <w:marLeft w:val="640"/>
          <w:marRight w:val="0"/>
          <w:marTop w:val="0"/>
          <w:marBottom w:val="0"/>
          <w:divBdr>
            <w:top w:val="none" w:sz="0" w:space="0" w:color="auto"/>
            <w:left w:val="none" w:sz="0" w:space="0" w:color="auto"/>
            <w:bottom w:val="none" w:sz="0" w:space="0" w:color="auto"/>
            <w:right w:val="none" w:sz="0" w:space="0" w:color="auto"/>
          </w:divBdr>
        </w:div>
        <w:div w:id="992490806">
          <w:marLeft w:val="640"/>
          <w:marRight w:val="0"/>
          <w:marTop w:val="0"/>
          <w:marBottom w:val="0"/>
          <w:divBdr>
            <w:top w:val="none" w:sz="0" w:space="0" w:color="auto"/>
            <w:left w:val="none" w:sz="0" w:space="0" w:color="auto"/>
            <w:bottom w:val="none" w:sz="0" w:space="0" w:color="auto"/>
            <w:right w:val="none" w:sz="0" w:space="0" w:color="auto"/>
          </w:divBdr>
        </w:div>
        <w:div w:id="995763258">
          <w:marLeft w:val="640"/>
          <w:marRight w:val="0"/>
          <w:marTop w:val="0"/>
          <w:marBottom w:val="0"/>
          <w:divBdr>
            <w:top w:val="none" w:sz="0" w:space="0" w:color="auto"/>
            <w:left w:val="none" w:sz="0" w:space="0" w:color="auto"/>
            <w:bottom w:val="none" w:sz="0" w:space="0" w:color="auto"/>
            <w:right w:val="none" w:sz="0" w:space="0" w:color="auto"/>
          </w:divBdr>
        </w:div>
        <w:div w:id="1004162803">
          <w:marLeft w:val="640"/>
          <w:marRight w:val="0"/>
          <w:marTop w:val="0"/>
          <w:marBottom w:val="0"/>
          <w:divBdr>
            <w:top w:val="none" w:sz="0" w:space="0" w:color="auto"/>
            <w:left w:val="none" w:sz="0" w:space="0" w:color="auto"/>
            <w:bottom w:val="none" w:sz="0" w:space="0" w:color="auto"/>
            <w:right w:val="none" w:sz="0" w:space="0" w:color="auto"/>
          </w:divBdr>
        </w:div>
        <w:div w:id="1031033008">
          <w:marLeft w:val="640"/>
          <w:marRight w:val="0"/>
          <w:marTop w:val="0"/>
          <w:marBottom w:val="0"/>
          <w:divBdr>
            <w:top w:val="none" w:sz="0" w:space="0" w:color="auto"/>
            <w:left w:val="none" w:sz="0" w:space="0" w:color="auto"/>
            <w:bottom w:val="none" w:sz="0" w:space="0" w:color="auto"/>
            <w:right w:val="none" w:sz="0" w:space="0" w:color="auto"/>
          </w:divBdr>
        </w:div>
        <w:div w:id="1055549098">
          <w:marLeft w:val="640"/>
          <w:marRight w:val="0"/>
          <w:marTop w:val="0"/>
          <w:marBottom w:val="0"/>
          <w:divBdr>
            <w:top w:val="none" w:sz="0" w:space="0" w:color="auto"/>
            <w:left w:val="none" w:sz="0" w:space="0" w:color="auto"/>
            <w:bottom w:val="none" w:sz="0" w:space="0" w:color="auto"/>
            <w:right w:val="none" w:sz="0" w:space="0" w:color="auto"/>
          </w:divBdr>
        </w:div>
        <w:div w:id="1065681993">
          <w:marLeft w:val="640"/>
          <w:marRight w:val="0"/>
          <w:marTop w:val="0"/>
          <w:marBottom w:val="0"/>
          <w:divBdr>
            <w:top w:val="none" w:sz="0" w:space="0" w:color="auto"/>
            <w:left w:val="none" w:sz="0" w:space="0" w:color="auto"/>
            <w:bottom w:val="none" w:sz="0" w:space="0" w:color="auto"/>
            <w:right w:val="none" w:sz="0" w:space="0" w:color="auto"/>
          </w:divBdr>
        </w:div>
        <w:div w:id="1096637054">
          <w:marLeft w:val="640"/>
          <w:marRight w:val="0"/>
          <w:marTop w:val="0"/>
          <w:marBottom w:val="0"/>
          <w:divBdr>
            <w:top w:val="none" w:sz="0" w:space="0" w:color="auto"/>
            <w:left w:val="none" w:sz="0" w:space="0" w:color="auto"/>
            <w:bottom w:val="none" w:sz="0" w:space="0" w:color="auto"/>
            <w:right w:val="none" w:sz="0" w:space="0" w:color="auto"/>
          </w:divBdr>
        </w:div>
        <w:div w:id="1100643022">
          <w:marLeft w:val="640"/>
          <w:marRight w:val="0"/>
          <w:marTop w:val="0"/>
          <w:marBottom w:val="0"/>
          <w:divBdr>
            <w:top w:val="none" w:sz="0" w:space="0" w:color="auto"/>
            <w:left w:val="none" w:sz="0" w:space="0" w:color="auto"/>
            <w:bottom w:val="none" w:sz="0" w:space="0" w:color="auto"/>
            <w:right w:val="none" w:sz="0" w:space="0" w:color="auto"/>
          </w:divBdr>
        </w:div>
        <w:div w:id="1123041568">
          <w:marLeft w:val="640"/>
          <w:marRight w:val="0"/>
          <w:marTop w:val="0"/>
          <w:marBottom w:val="0"/>
          <w:divBdr>
            <w:top w:val="none" w:sz="0" w:space="0" w:color="auto"/>
            <w:left w:val="none" w:sz="0" w:space="0" w:color="auto"/>
            <w:bottom w:val="none" w:sz="0" w:space="0" w:color="auto"/>
            <w:right w:val="none" w:sz="0" w:space="0" w:color="auto"/>
          </w:divBdr>
        </w:div>
        <w:div w:id="1129670704">
          <w:marLeft w:val="640"/>
          <w:marRight w:val="0"/>
          <w:marTop w:val="0"/>
          <w:marBottom w:val="0"/>
          <w:divBdr>
            <w:top w:val="none" w:sz="0" w:space="0" w:color="auto"/>
            <w:left w:val="none" w:sz="0" w:space="0" w:color="auto"/>
            <w:bottom w:val="none" w:sz="0" w:space="0" w:color="auto"/>
            <w:right w:val="none" w:sz="0" w:space="0" w:color="auto"/>
          </w:divBdr>
        </w:div>
        <w:div w:id="1136681821">
          <w:marLeft w:val="640"/>
          <w:marRight w:val="0"/>
          <w:marTop w:val="0"/>
          <w:marBottom w:val="0"/>
          <w:divBdr>
            <w:top w:val="none" w:sz="0" w:space="0" w:color="auto"/>
            <w:left w:val="none" w:sz="0" w:space="0" w:color="auto"/>
            <w:bottom w:val="none" w:sz="0" w:space="0" w:color="auto"/>
            <w:right w:val="none" w:sz="0" w:space="0" w:color="auto"/>
          </w:divBdr>
        </w:div>
        <w:div w:id="1184784402">
          <w:marLeft w:val="640"/>
          <w:marRight w:val="0"/>
          <w:marTop w:val="0"/>
          <w:marBottom w:val="0"/>
          <w:divBdr>
            <w:top w:val="none" w:sz="0" w:space="0" w:color="auto"/>
            <w:left w:val="none" w:sz="0" w:space="0" w:color="auto"/>
            <w:bottom w:val="none" w:sz="0" w:space="0" w:color="auto"/>
            <w:right w:val="none" w:sz="0" w:space="0" w:color="auto"/>
          </w:divBdr>
        </w:div>
        <w:div w:id="1247957817">
          <w:marLeft w:val="640"/>
          <w:marRight w:val="0"/>
          <w:marTop w:val="0"/>
          <w:marBottom w:val="0"/>
          <w:divBdr>
            <w:top w:val="none" w:sz="0" w:space="0" w:color="auto"/>
            <w:left w:val="none" w:sz="0" w:space="0" w:color="auto"/>
            <w:bottom w:val="none" w:sz="0" w:space="0" w:color="auto"/>
            <w:right w:val="none" w:sz="0" w:space="0" w:color="auto"/>
          </w:divBdr>
        </w:div>
        <w:div w:id="1263876727">
          <w:marLeft w:val="640"/>
          <w:marRight w:val="0"/>
          <w:marTop w:val="0"/>
          <w:marBottom w:val="0"/>
          <w:divBdr>
            <w:top w:val="none" w:sz="0" w:space="0" w:color="auto"/>
            <w:left w:val="none" w:sz="0" w:space="0" w:color="auto"/>
            <w:bottom w:val="none" w:sz="0" w:space="0" w:color="auto"/>
            <w:right w:val="none" w:sz="0" w:space="0" w:color="auto"/>
          </w:divBdr>
        </w:div>
        <w:div w:id="1300184398">
          <w:marLeft w:val="640"/>
          <w:marRight w:val="0"/>
          <w:marTop w:val="0"/>
          <w:marBottom w:val="0"/>
          <w:divBdr>
            <w:top w:val="none" w:sz="0" w:space="0" w:color="auto"/>
            <w:left w:val="none" w:sz="0" w:space="0" w:color="auto"/>
            <w:bottom w:val="none" w:sz="0" w:space="0" w:color="auto"/>
            <w:right w:val="none" w:sz="0" w:space="0" w:color="auto"/>
          </w:divBdr>
        </w:div>
        <w:div w:id="1314408105">
          <w:marLeft w:val="640"/>
          <w:marRight w:val="0"/>
          <w:marTop w:val="0"/>
          <w:marBottom w:val="0"/>
          <w:divBdr>
            <w:top w:val="none" w:sz="0" w:space="0" w:color="auto"/>
            <w:left w:val="none" w:sz="0" w:space="0" w:color="auto"/>
            <w:bottom w:val="none" w:sz="0" w:space="0" w:color="auto"/>
            <w:right w:val="none" w:sz="0" w:space="0" w:color="auto"/>
          </w:divBdr>
        </w:div>
        <w:div w:id="1322655339">
          <w:marLeft w:val="640"/>
          <w:marRight w:val="0"/>
          <w:marTop w:val="0"/>
          <w:marBottom w:val="0"/>
          <w:divBdr>
            <w:top w:val="none" w:sz="0" w:space="0" w:color="auto"/>
            <w:left w:val="none" w:sz="0" w:space="0" w:color="auto"/>
            <w:bottom w:val="none" w:sz="0" w:space="0" w:color="auto"/>
            <w:right w:val="none" w:sz="0" w:space="0" w:color="auto"/>
          </w:divBdr>
        </w:div>
        <w:div w:id="1357343829">
          <w:marLeft w:val="640"/>
          <w:marRight w:val="0"/>
          <w:marTop w:val="0"/>
          <w:marBottom w:val="0"/>
          <w:divBdr>
            <w:top w:val="none" w:sz="0" w:space="0" w:color="auto"/>
            <w:left w:val="none" w:sz="0" w:space="0" w:color="auto"/>
            <w:bottom w:val="none" w:sz="0" w:space="0" w:color="auto"/>
            <w:right w:val="none" w:sz="0" w:space="0" w:color="auto"/>
          </w:divBdr>
        </w:div>
        <w:div w:id="1370763033">
          <w:marLeft w:val="640"/>
          <w:marRight w:val="0"/>
          <w:marTop w:val="0"/>
          <w:marBottom w:val="0"/>
          <w:divBdr>
            <w:top w:val="none" w:sz="0" w:space="0" w:color="auto"/>
            <w:left w:val="none" w:sz="0" w:space="0" w:color="auto"/>
            <w:bottom w:val="none" w:sz="0" w:space="0" w:color="auto"/>
            <w:right w:val="none" w:sz="0" w:space="0" w:color="auto"/>
          </w:divBdr>
        </w:div>
        <w:div w:id="1371953786">
          <w:marLeft w:val="640"/>
          <w:marRight w:val="0"/>
          <w:marTop w:val="0"/>
          <w:marBottom w:val="0"/>
          <w:divBdr>
            <w:top w:val="none" w:sz="0" w:space="0" w:color="auto"/>
            <w:left w:val="none" w:sz="0" w:space="0" w:color="auto"/>
            <w:bottom w:val="none" w:sz="0" w:space="0" w:color="auto"/>
            <w:right w:val="none" w:sz="0" w:space="0" w:color="auto"/>
          </w:divBdr>
        </w:div>
        <w:div w:id="1398017670">
          <w:marLeft w:val="640"/>
          <w:marRight w:val="0"/>
          <w:marTop w:val="0"/>
          <w:marBottom w:val="0"/>
          <w:divBdr>
            <w:top w:val="none" w:sz="0" w:space="0" w:color="auto"/>
            <w:left w:val="none" w:sz="0" w:space="0" w:color="auto"/>
            <w:bottom w:val="none" w:sz="0" w:space="0" w:color="auto"/>
            <w:right w:val="none" w:sz="0" w:space="0" w:color="auto"/>
          </w:divBdr>
        </w:div>
        <w:div w:id="1411193232">
          <w:marLeft w:val="640"/>
          <w:marRight w:val="0"/>
          <w:marTop w:val="0"/>
          <w:marBottom w:val="0"/>
          <w:divBdr>
            <w:top w:val="none" w:sz="0" w:space="0" w:color="auto"/>
            <w:left w:val="none" w:sz="0" w:space="0" w:color="auto"/>
            <w:bottom w:val="none" w:sz="0" w:space="0" w:color="auto"/>
            <w:right w:val="none" w:sz="0" w:space="0" w:color="auto"/>
          </w:divBdr>
        </w:div>
        <w:div w:id="1454249301">
          <w:marLeft w:val="640"/>
          <w:marRight w:val="0"/>
          <w:marTop w:val="0"/>
          <w:marBottom w:val="0"/>
          <w:divBdr>
            <w:top w:val="none" w:sz="0" w:space="0" w:color="auto"/>
            <w:left w:val="none" w:sz="0" w:space="0" w:color="auto"/>
            <w:bottom w:val="none" w:sz="0" w:space="0" w:color="auto"/>
            <w:right w:val="none" w:sz="0" w:space="0" w:color="auto"/>
          </w:divBdr>
        </w:div>
        <w:div w:id="1567688133">
          <w:marLeft w:val="640"/>
          <w:marRight w:val="0"/>
          <w:marTop w:val="0"/>
          <w:marBottom w:val="0"/>
          <w:divBdr>
            <w:top w:val="none" w:sz="0" w:space="0" w:color="auto"/>
            <w:left w:val="none" w:sz="0" w:space="0" w:color="auto"/>
            <w:bottom w:val="none" w:sz="0" w:space="0" w:color="auto"/>
            <w:right w:val="none" w:sz="0" w:space="0" w:color="auto"/>
          </w:divBdr>
        </w:div>
        <w:div w:id="1590309168">
          <w:marLeft w:val="640"/>
          <w:marRight w:val="0"/>
          <w:marTop w:val="0"/>
          <w:marBottom w:val="0"/>
          <w:divBdr>
            <w:top w:val="none" w:sz="0" w:space="0" w:color="auto"/>
            <w:left w:val="none" w:sz="0" w:space="0" w:color="auto"/>
            <w:bottom w:val="none" w:sz="0" w:space="0" w:color="auto"/>
            <w:right w:val="none" w:sz="0" w:space="0" w:color="auto"/>
          </w:divBdr>
        </w:div>
        <w:div w:id="1654874495">
          <w:marLeft w:val="640"/>
          <w:marRight w:val="0"/>
          <w:marTop w:val="0"/>
          <w:marBottom w:val="0"/>
          <w:divBdr>
            <w:top w:val="none" w:sz="0" w:space="0" w:color="auto"/>
            <w:left w:val="none" w:sz="0" w:space="0" w:color="auto"/>
            <w:bottom w:val="none" w:sz="0" w:space="0" w:color="auto"/>
            <w:right w:val="none" w:sz="0" w:space="0" w:color="auto"/>
          </w:divBdr>
        </w:div>
        <w:div w:id="1661038749">
          <w:marLeft w:val="640"/>
          <w:marRight w:val="0"/>
          <w:marTop w:val="0"/>
          <w:marBottom w:val="0"/>
          <w:divBdr>
            <w:top w:val="none" w:sz="0" w:space="0" w:color="auto"/>
            <w:left w:val="none" w:sz="0" w:space="0" w:color="auto"/>
            <w:bottom w:val="none" w:sz="0" w:space="0" w:color="auto"/>
            <w:right w:val="none" w:sz="0" w:space="0" w:color="auto"/>
          </w:divBdr>
        </w:div>
        <w:div w:id="1676416655">
          <w:marLeft w:val="640"/>
          <w:marRight w:val="0"/>
          <w:marTop w:val="0"/>
          <w:marBottom w:val="0"/>
          <w:divBdr>
            <w:top w:val="none" w:sz="0" w:space="0" w:color="auto"/>
            <w:left w:val="none" w:sz="0" w:space="0" w:color="auto"/>
            <w:bottom w:val="none" w:sz="0" w:space="0" w:color="auto"/>
            <w:right w:val="none" w:sz="0" w:space="0" w:color="auto"/>
          </w:divBdr>
        </w:div>
        <w:div w:id="1676955917">
          <w:marLeft w:val="640"/>
          <w:marRight w:val="0"/>
          <w:marTop w:val="0"/>
          <w:marBottom w:val="0"/>
          <w:divBdr>
            <w:top w:val="none" w:sz="0" w:space="0" w:color="auto"/>
            <w:left w:val="none" w:sz="0" w:space="0" w:color="auto"/>
            <w:bottom w:val="none" w:sz="0" w:space="0" w:color="auto"/>
            <w:right w:val="none" w:sz="0" w:space="0" w:color="auto"/>
          </w:divBdr>
        </w:div>
        <w:div w:id="1677077108">
          <w:marLeft w:val="640"/>
          <w:marRight w:val="0"/>
          <w:marTop w:val="0"/>
          <w:marBottom w:val="0"/>
          <w:divBdr>
            <w:top w:val="none" w:sz="0" w:space="0" w:color="auto"/>
            <w:left w:val="none" w:sz="0" w:space="0" w:color="auto"/>
            <w:bottom w:val="none" w:sz="0" w:space="0" w:color="auto"/>
            <w:right w:val="none" w:sz="0" w:space="0" w:color="auto"/>
          </w:divBdr>
        </w:div>
        <w:div w:id="1698702056">
          <w:marLeft w:val="640"/>
          <w:marRight w:val="0"/>
          <w:marTop w:val="0"/>
          <w:marBottom w:val="0"/>
          <w:divBdr>
            <w:top w:val="none" w:sz="0" w:space="0" w:color="auto"/>
            <w:left w:val="none" w:sz="0" w:space="0" w:color="auto"/>
            <w:bottom w:val="none" w:sz="0" w:space="0" w:color="auto"/>
            <w:right w:val="none" w:sz="0" w:space="0" w:color="auto"/>
          </w:divBdr>
        </w:div>
        <w:div w:id="1703703261">
          <w:marLeft w:val="640"/>
          <w:marRight w:val="0"/>
          <w:marTop w:val="0"/>
          <w:marBottom w:val="0"/>
          <w:divBdr>
            <w:top w:val="none" w:sz="0" w:space="0" w:color="auto"/>
            <w:left w:val="none" w:sz="0" w:space="0" w:color="auto"/>
            <w:bottom w:val="none" w:sz="0" w:space="0" w:color="auto"/>
            <w:right w:val="none" w:sz="0" w:space="0" w:color="auto"/>
          </w:divBdr>
        </w:div>
        <w:div w:id="1708068920">
          <w:marLeft w:val="640"/>
          <w:marRight w:val="0"/>
          <w:marTop w:val="0"/>
          <w:marBottom w:val="0"/>
          <w:divBdr>
            <w:top w:val="none" w:sz="0" w:space="0" w:color="auto"/>
            <w:left w:val="none" w:sz="0" w:space="0" w:color="auto"/>
            <w:bottom w:val="none" w:sz="0" w:space="0" w:color="auto"/>
            <w:right w:val="none" w:sz="0" w:space="0" w:color="auto"/>
          </w:divBdr>
        </w:div>
        <w:div w:id="1727529495">
          <w:marLeft w:val="640"/>
          <w:marRight w:val="0"/>
          <w:marTop w:val="0"/>
          <w:marBottom w:val="0"/>
          <w:divBdr>
            <w:top w:val="none" w:sz="0" w:space="0" w:color="auto"/>
            <w:left w:val="none" w:sz="0" w:space="0" w:color="auto"/>
            <w:bottom w:val="none" w:sz="0" w:space="0" w:color="auto"/>
            <w:right w:val="none" w:sz="0" w:space="0" w:color="auto"/>
          </w:divBdr>
        </w:div>
        <w:div w:id="1733653473">
          <w:marLeft w:val="640"/>
          <w:marRight w:val="0"/>
          <w:marTop w:val="0"/>
          <w:marBottom w:val="0"/>
          <w:divBdr>
            <w:top w:val="none" w:sz="0" w:space="0" w:color="auto"/>
            <w:left w:val="none" w:sz="0" w:space="0" w:color="auto"/>
            <w:bottom w:val="none" w:sz="0" w:space="0" w:color="auto"/>
            <w:right w:val="none" w:sz="0" w:space="0" w:color="auto"/>
          </w:divBdr>
        </w:div>
        <w:div w:id="1776947772">
          <w:marLeft w:val="640"/>
          <w:marRight w:val="0"/>
          <w:marTop w:val="0"/>
          <w:marBottom w:val="0"/>
          <w:divBdr>
            <w:top w:val="none" w:sz="0" w:space="0" w:color="auto"/>
            <w:left w:val="none" w:sz="0" w:space="0" w:color="auto"/>
            <w:bottom w:val="none" w:sz="0" w:space="0" w:color="auto"/>
            <w:right w:val="none" w:sz="0" w:space="0" w:color="auto"/>
          </w:divBdr>
        </w:div>
        <w:div w:id="1780222437">
          <w:marLeft w:val="640"/>
          <w:marRight w:val="0"/>
          <w:marTop w:val="0"/>
          <w:marBottom w:val="0"/>
          <w:divBdr>
            <w:top w:val="none" w:sz="0" w:space="0" w:color="auto"/>
            <w:left w:val="none" w:sz="0" w:space="0" w:color="auto"/>
            <w:bottom w:val="none" w:sz="0" w:space="0" w:color="auto"/>
            <w:right w:val="none" w:sz="0" w:space="0" w:color="auto"/>
          </w:divBdr>
        </w:div>
        <w:div w:id="1789348160">
          <w:marLeft w:val="640"/>
          <w:marRight w:val="0"/>
          <w:marTop w:val="0"/>
          <w:marBottom w:val="0"/>
          <w:divBdr>
            <w:top w:val="none" w:sz="0" w:space="0" w:color="auto"/>
            <w:left w:val="none" w:sz="0" w:space="0" w:color="auto"/>
            <w:bottom w:val="none" w:sz="0" w:space="0" w:color="auto"/>
            <w:right w:val="none" w:sz="0" w:space="0" w:color="auto"/>
          </w:divBdr>
        </w:div>
        <w:div w:id="1803690936">
          <w:marLeft w:val="640"/>
          <w:marRight w:val="0"/>
          <w:marTop w:val="0"/>
          <w:marBottom w:val="0"/>
          <w:divBdr>
            <w:top w:val="none" w:sz="0" w:space="0" w:color="auto"/>
            <w:left w:val="none" w:sz="0" w:space="0" w:color="auto"/>
            <w:bottom w:val="none" w:sz="0" w:space="0" w:color="auto"/>
            <w:right w:val="none" w:sz="0" w:space="0" w:color="auto"/>
          </w:divBdr>
        </w:div>
        <w:div w:id="1829395395">
          <w:marLeft w:val="640"/>
          <w:marRight w:val="0"/>
          <w:marTop w:val="0"/>
          <w:marBottom w:val="0"/>
          <w:divBdr>
            <w:top w:val="none" w:sz="0" w:space="0" w:color="auto"/>
            <w:left w:val="none" w:sz="0" w:space="0" w:color="auto"/>
            <w:bottom w:val="none" w:sz="0" w:space="0" w:color="auto"/>
            <w:right w:val="none" w:sz="0" w:space="0" w:color="auto"/>
          </w:divBdr>
        </w:div>
        <w:div w:id="1838230783">
          <w:marLeft w:val="640"/>
          <w:marRight w:val="0"/>
          <w:marTop w:val="0"/>
          <w:marBottom w:val="0"/>
          <w:divBdr>
            <w:top w:val="none" w:sz="0" w:space="0" w:color="auto"/>
            <w:left w:val="none" w:sz="0" w:space="0" w:color="auto"/>
            <w:bottom w:val="none" w:sz="0" w:space="0" w:color="auto"/>
            <w:right w:val="none" w:sz="0" w:space="0" w:color="auto"/>
          </w:divBdr>
        </w:div>
        <w:div w:id="1868105463">
          <w:marLeft w:val="640"/>
          <w:marRight w:val="0"/>
          <w:marTop w:val="0"/>
          <w:marBottom w:val="0"/>
          <w:divBdr>
            <w:top w:val="none" w:sz="0" w:space="0" w:color="auto"/>
            <w:left w:val="none" w:sz="0" w:space="0" w:color="auto"/>
            <w:bottom w:val="none" w:sz="0" w:space="0" w:color="auto"/>
            <w:right w:val="none" w:sz="0" w:space="0" w:color="auto"/>
          </w:divBdr>
        </w:div>
        <w:div w:id="1869440978">
          <w:marLeft w:val="640"/>
          <w:marRight w:val="0"/>
          <w:marTop w:val="0"/>
          <w:marBottom w:val="0"/>
          <w:divBdr>
            <w:top w:val="none" w:sz="0" w:space="0" w:color="auto"/>
            <w:left w:val="none" w:sz="0" w:space="0" w:color="auto"/>
            <w:bottom w:val="none" w:sz="0" w:space="0" w:color="auto"/>
            <w:right w:val="none" w:sz="0" w:space="0" w:color="auto"/>
          </w:divBdr>
        </w:div>
        <w:div w:id="1870948011">
          <w:marLeft w:val="640"/>
          <w:marRight w:val="0"/>
          <w:marTop w:val="0"/>
          <w:marBottom w:val="0"/>
          <w:divBdr>
            <w:top w:val="none" w:sz="0" w:space="0" w:color="auto"/>
            <w:left w:val="none" w:sz="0" w:space="0" w:color="auto"/>
            <w:bottom w:val="none" w:sz="0" w:space="0" w:color="auto"/>
            <w:right w:val="none" w:sz="0" w:space="0" w:color="auto"/>
          </w:divBdr>
        </w:div>
        <w:div w:id="1897738488">
          <w:marLeft w:val="640"/>
          <w:marRight w:val="0"/>
          <w:marTop w:val="0"/>
          <w:marBottom w:val="0"/>
          <w:divBdr>
            <w:top w:val="none" w:sz="0" w:space="0" w:color="auto"/>
            <w:left w:val="none" w:sz="0" w:space="0" w:color="auto"/>
            <w:bottom w:val="none" w:sz="0" w:space="0" w:color="auto"/>
            <w:right w:val="none" w:sz="0" w:space="0" w:color="auto"/>
          </w:divBdr>
        </w:div>
        <w:div w:id="1908493119">
          <w:marLeft w:val="640"/>
          <w:marRight w:val="0"/>
          <w:marTop w:val="0"/>
          <w:marBottom w:val="0"/>
          <w:divBdr>
            <w:top w:val="none" w:sz="0" w:space="0" w:color="auto"/>
            <w:left w:val="none" w:sz="0" w:space="0" w:color="auto"/>
            <w:bottom w:val="none" w:sz="0" w:space="0" w:color="auto"/>
            <w:right w:val="none" w:sz="0" w:space="0" w:color="auto"/>
          </w:divBdr>
        </w:div>
        <w:div w:id="1965304942">
          <w:marLeft w:val="640"/>
          <w:marRight w:val="0"/>
          <w:marTop w:val="0"/>
          <w:marBottom w:val="0"/>
          <w:divBdr>
            <w:top w:val="none" w:sz="0" w:space="0" w:color="auto"/>
            <w:left w:val="none" w:sz="0" w:space="0" w:color="auto"/>
            <w:bottom w:val="none" w:sz="0" w:space="0" w:color="auto"/>
            <w:right w:val="none" w:sz="0" w:space="0" w:color="auto"/>
          </w:divBdr>
        </w:div>
        <w:div w:id="2014336417">
          <w:marLeft w:val="640"/>
          <w:marRight w:val="0"/>
          <w:marTop w:val="0"/>
          <w:marBottom w:val="0"/>
          <w:divBdr>
            <w:top w:val="none" w:sz="0" w:space="0" w:color="auto"/>
            <w:left w:val="none" w:sz="0" w:space="0" w:color="auto"/>
            <w:bottom w:val="none" w:sz="0" w:space="0" w:color="auto"/>
            <w:right w:val="none" w:sz="0" w:space="0" w:color="auto"/>
          </w:divBdr>
        </w:div>
        <w:div w:id="2066372941">
          <w:marLeft w:val="640"/>
          <w:marRight w:val="0"/>
          <w:marTop w:val="0"/>
          <w:marBottom w:val="0"/>
          <w:divBdr>
            <w:top w:val="none" w:sz="0" w:space="0" w:color="auto"/>
            <w:left w:val="none" w:sz="0" w:space="0" w:color="auto"/>
            <w:bottom w:val="none" w:sz="0" w:space="0" w:color="auto"/>
            <w:right w:val="none" w:sz="0" w:space="0" w:color="auto"/>
          </w:divBdr>
        </w:div>
        <w:div w:id="2070692559">
          <w:marLeft w:val="640"/>
          <w:marRight w:val="0"/>
          <w:marTop w:val="0"/>
          <w:marBottom w:val="0"/>
          <w:divBdr>
            <w:top w:val="none" w:sz="0" w:space="0" w:color="auto"/>
            <w:left w:val="none" w:sz="0" w:space="0" w:color="auto"/>
            <w:bottom w:val="none" w:sz="0" w:space="0" w:color="auto"/>
            <w:right w:val="none" w:sz="0" w:space="0" w:color="auto"/>
          </w:divBdr>
        </w:div>
        <w:div w:id="2073236857">
          <w:marLeft w:val="640"/>
          <w:marRight w:val="0"/>
          <w:marTop w:val="0"/>
          <w:marBottom w:val="0"/>
          <w:divBdr>
            <w:top w:val="none" w:sz="0" w:space="0" w:color="auto"/>
            <w:left w:val="none" w:sz="0" w:space="0" w:color="auto"/>
            <w:bottom w:val="none" w:sz="0" w:space="0" w:color="auto"/>
            <w:right w:val="none" w:sz="0" w:space="0" w:color="auto"/>
          </w:divBdr>
        </w:div>
        <w:div w:id="2076657487">
          <w:marLeft w:val="640"/>
          <w:marRight w:val="0"/>
          <w:marTop w:val="0"/>
          <w:marBottom w:val="0"/>
          <w:divBdr>
            <w:top w:val="none" w:sz="0" w:space="0" w:color="auto"/>
            <w:left w:val="none" w:sz="0" w:space="0" w:color="auto"/>
            <w:bottom w:val="none" w:sz="0" w:space="0" w:color="auto"/>
            <w:right w:val="none" w:sz="0" w:space="0" w:color="auto"/>
          </w:divBdr>
        </w:div>
        <w:div w:id="2086099685">
          <w:marLeft w:val="640"/>
          <w:marRight w:val="0"/>
          <w:marTop w:val="0"/>
          <w:marBottom w:val="0"/>
          <w:divBdr>
            <w:top w:val="none" w:sz="0" w:space="0" w:color="auto"/>
            <w:left w:val="none" w:sz="0" w:space="0" w:color="auto"/>
            <w:bottom w:val="none" w:sz="0" w:space="0" w:color="auto"/>
            <w:right w:val="none" w:sz="0" w:space="0" w:color="auto"/>
          </w:divBdr>
        </w:div>
        <w:div w:id="2106264228">
          <w:marLeft w:val="640"/>
          <w:marRight w:val="0"/>
          <w:marTop w:val="0"/>
          <w:marBottom w:val="0"/>
          <w:divBdr>
            <w:top w:val="none" w:sz="0" w:space="0" w:color="auto"/>
            <w:left w:val="none" w:sz="0" w:space="0" w:color="auto"/>
            <w:bottom w:val="none" w:sz="0" w:space="0" w:color="auto"/>
            <w:right w:val="none" w:sz="0" w:space="0" w:color="auto"/>
          </w:divBdr>
        </w:div>
        <w:div w:id="2112433956">
          <w:marLeft w:val="640"/>
          <w:marRight w:val="0"/>
          <w:marTop w:val="0"/>
          <w:marBottom w:val="0"/>
          <w:divBdr>
            <w:top w:val="none" w:sz="0" w:space="0" w:color="auto"/>
            <w:left w:val="none" w:sz="0" w:space="0" w:color="auto"/>
            <w:bottom w:val="none" w:sz="0" w:space="0" w:color="auto"/>
            <w:right w:val="none" w:sz="0" w:space="0" w:color="auto"/>
          </w:divBdr>
        </w:div>
        <w:div w:id="2118211724">
          <w:marLeft w:val="640"/>
          <w:marRight w:val="0"/>
          <w:marTop w:val="0"/>
          <w:marBottom w:val="0"/>
          <w:divBdr>
            <w:top w:val="none" w:sz="0" w:space="0" w:color="auto"/>
            <w:left w:val="none" w:sz="0" w:space="0" w:color="auto"/>
            <w:bottom w:val="none" w:sz="0" w:space="0" w:color="auto"/>
            <w:right w:val="none" w:sz="0" w:space="0" w:color="auto"/>
          </w:divBdr>
        </w:div>
      </w:divsChild>
    </w:div>
    <w:div w:id="525603419">
      <w:bodyDiv w:val="1"/>
      <w:marLeft w:val="0"/>
      <w:marRight w:val="0"/>
      <w:marTop w:val="0"/>
      <w:marBottom w:val="0"/>
      <w:divBdr>
        <w:top w:val="none" w:sz="0" w:space="0" w:color="auto"/>
        <w:left w:val="none" w:sz="0" w:space="0" w:color="auto"/>
        <w:bottom w:val="none" w:sz="0" w:space="0" w:color="auto"/>
        <w:right w:val="none" w:sz="0" w:space="0" w:color="auto"/>
      </w:divBdr>
      <w:divsChild>
        <w:div w:id="1229725476">
          <w:marLeft w:val="640"/>
          <w:marRight w:val="0"/>
          <w:marTop w:val="0"/>
          <w:marBottom w:val="0"/>
          <w:divBdr>
            <w:top w:val="none" w:sz="0" w:space="0" w:color="auto"/>
            <w:left w:val="none" w:sz="0" w:space="0" w:color="auto"/>
            <w:bottom w:val="none" w:sz="0" w:space="0" w:color="auto"/>
            <w:right w:val="none" w:sz="0" w:space="0" w:color="auto"/>
          </w:divBdr>
        </w:div>
        <w:div w:id="643044341">
          <w:marLeft w:val="640"/>
          <w:marRight w:val="0"/>
          <w:marTop w:val="0"/>
          <w:marBottom w:val="0"/>
          <w:divBdr>
            <w:top w:val="none" w:sz="0" w:space="0" w:color="auto"/>
            <w:left w:val="none" w:sz="0" w:space="0" w:color="auto"/>
            <w:bottom w:val="none" w:sz="0" w:space="0" w:color="auto"/>
            <w:right w:val="none" w:sz="0" w:space="0" w:color="auto"/>
          </w:divBdr>
        </w:div>
        <w:div w:id="1011251333">
          <w:marLeft w:val="640"/>
          <w:marRight w:val="0"/>
          <w:marTop w:val="0"/>
          <w:marBottom w:val="0"/>
          <w:divBdr>
            <w:top w:val="none" w:sz="0" w:space="0" w:color="auto"/>
            <w:left w:val="none" w:sz="0" w:space="0" w:color="auto"/>
            <w:bottom w:val="none" w:sz="0" w:space="0" w:color="auto"/>
            <w:right w:val="none" w:sz="0" w:space="0" w:color="auto"/>
          </w:divBdr>
        </w:div>
        <w:div w:id="1117143031">
          <w:marLeft w:val="640"/>
          <w:marRight w:val="0"/>
          <w:marTop w:val="0"/>
          <w:marBottom w:val="0"/>
          <w:divBdr>
            <w:top w:val="none" w:sz="0" w:space="0" w:color="auto"/>
            <w:left w:val="none" w:sz="0" w:space="0" w:color="auto"/>
            <w:bottom w:val="none" w:sz="0" w:space="0" w:color="auto"/>
            <w:right w:val="none" w:sz="0" w:space="0" w:color="auto"/>
          </w:divBdr>
        </w:div>
        <w:div w:id="1981498899">
          <w:marLeft w:val="640"/>
          <w:marRight w:val="0"/>
          <w:marTop w:val="0"/>
          <w:marBottom w:val="0"/>
          <w:divBdr>
            <w:top w:val="none" w:sz="0" w:space="0" w:color="auto"/>
            <w:left w:val="none" w:sz="0" w:space="0" w:color="auto"/>
            <w:bottom w:val="none" w:sz="0" w:space="0" w:color="auto"/>
            <w:right w:val="none" w:sz="0" w:space="0" w:color="auto"/>
          </w:divBdr>
        </w:div>
        <w:div w:id="1838840748">
          <w:marLeft w:val="640"/>
          <w:marRight w:val="0"/>
          <w:marTop w:val="0"/>
          <w:marBottom w:val="0"/>
          <w:divBdr>
            <w:top w:val="none" w:sz="0" w:space="0" w:color="auto"/>
            <w:left w:val="none" w:sz="0" w:space="0" w:color="auto"/>
            <w:bottom w:val="none" w:sz="0" w:space="0" w:color="auto"/>
            <w:right w:val="none" w:sz="0" w:space="0" w:color="auto"/>
          </w:divBdr>
        </w:div>
        <w:div w:id="676276425">
          <w:marLeft w:val="640"/>
          <w:marRight w:val="0"/>
          <w:marTop w:val="0"/>
          <w:marBottom w:val="0"/>
          <w:divBdr>
            <w:top w:val="none" w:sz="0" w:space="0" w:color="auto"/>
            <w:left w:val="none" w:sz="0" w:space="0" w:color="auto"/>
            <w:bottom w:val="none" w:sz="0" w:space="0" w:color="auto"/>
            <w:right w:val="none" w:sz="0" w:space="0" w:color="auto"/>
          </w:divBdr>
        </w:div>
        <w:div w:id="1166019190">
          <w:marLeft w:val="640"/>
          <w:marRight w:val="0"/>
          <w:marTop w:val="0"/>
          <w:marBottom w:val="0"/>
          <w:divBdr>
            <w:top w:val="none" w:sz="0" w:space="0" w:color="auto"/>
            <w:left w:val="none" w:sz="0" w:space="0" w:color="auto"/>
            <w:bottom w:val="none" w:sz="0" w:space="0" w:color="auto"/>
            <w:right w:val="none" w:sz="0" w:space="0" w:color="auto"/>
          </w:divBdr>
        </w:div>
        <w:div w:id="1269001461">
          <w:marLeft w:val="640"/>
          <w:marRight w:val="0"/>
          <w:marTop w:val="0"/>
          <w:marBottom w:val="0"/>
          <w:divBdr>
            <w:top w:val="none" w:sz="0" w:space="0" w:color="auto"/>
            <w:left w:val="none" w:sz="0" w:space="0" w:color="auto"/>
            <w:bottom w:val="none" w:sz="0" w:space="0" w:color="auto"/>
            <w:right w:val="none" w:sz="0" w:space="0" w:color="auto"/>
          </w:divBdr>
        </w:div>
        <w:div w:id="504366122">
          <w:marLeft w:val="640"/>
          <w:marRight w:val="0"/>
          <w:marTop w:val="0"/>
          <w:marBottom w:val="0"/>
          <w:divBdr>
            <w:top w:val="none" w:sz="0" w:space="0" w:color="auto"/>
            <w:left w:val="none" w:sz="0" w:space="0" w:color="auto"/>
            <w:bottom w:val="none" w:sz="0" w:space="0" w:color="auto"/>
            <w:right w:val="none" w:sz="0" w:space="0" w:color="auto"/>
          </w:divBdr>
        </w:div>
        <w:div w:id="1380856675">
          <w:marLeft w:val="640"/>
          <w:marRight w:val="0"/>
          <w:marTop w:val="0"/>
          <w:marBottom w:val="0"/>
          <w:divBdr>
            <w:top w:val="none" w:sz="0" w:space="0" w:color="auto"/>
            <w:left w:val="none" w:sz="0" w:space="0" w:color="auto"/>
            <w:bottom w:val="none" w:sz="0" w:space="0" w:color="auto"/>
            <w:right w:val="none" w:sz="0" w:space="0" w:color="auto"/>
          </w:divBdr>
        </w:div>
        <w:div w:id="1982923457">
          <w:marLeft w:val="640"/>
          <w:marRight w:val="0"/>
          <w:marTop w:val="0"/>
          <w:marBottom w:val="0"/>
          <w:divBdr>
            <w:top w:val="none" w:sz="0" w:space="0" w:color="auto"/>
            <w:left w:val="none" w:sz="0" w:space="0" w:color="auto"/>
            <w:bottom w:val="none" w:sz="0" w:space="0" w:color="auto"/>
            <w:right w:val="none" w:sz="0" w:space="0" w:color="auto"/>
          </w:divBdr>
        </w:div>
        <w:div w:id="631525378">
          <w:marLeft w:val="640"/>
          <w:marRight w:val="0"/>
          <w:marTop w:val="0"/>
          <w:marBottom w:val="0"/>
          <w:divBdr>
            <w:top w:val="none" w:sz="0" w:space="0" w:color="auto"/>
            <w:left w:val="none" w:sz="0" w:space="0" w:color="auto"/>
            <w:bottom w:val="none" w:sz="0" w:space="0" w:color="auto"/>
            <w:right w:val="none" w:sz="0" w:space="0" w:color="auto"/>
          </w:divBdr>
        </w:div>
        <w:div w:id="54595745">
          <w:marLeft w:val="640"/>
          <w:marRight w:val="0"/>
          <w:marTop w:val="0"/>
          <w:marBottom w:val="0"/>
          <w:divBdr>
            <w:top w:val="none" w:sz="0" w:space="0" w:color="auto"/>
            <w:left w:val="none" w:sz="0" w:space="0" w:color="auto"/>
            <w:bottom w:val="none" w:sz="0" w:space="0" w:color="auto"/>
            <w:right w:val="none" w:sz="0" w:space="0" w:color="auto"/>
          </w:divBdr>
        </w:div>
        <w:div w:id="213203145">
          <w:marLeft w:val="640"/>
          <w:marRight w:val="0"/>
          <w:marTop w:val="0"/>
          <w:marBottom w:val="0"/>
          <w:divBdr>
            <w:top w:val="none" w:sz="0" w:space="0" w:color="auto"/>
            <w:left w:val="none" w:sz="0" w:space="0" w:color="auto"/>
            <w:bottom w:val="none" w:sz="0" w:space="0" w:color="auto"/>
            <w:right w:val="none" w:sz="0" w:space="0" w:color="auto"/>
          </w:divBdr>
        </w:div>
        <w:div w:id="127020668">
          <w:marLeft w:val="640"/>
          <w:marRight w:val="0"/>
          <w:marTop w:val="0"/>
          <w:marBottom w:val="0"/>
          <w:divBdr>
            <w:top w:val="none" w:sz="0" w:space="0" w:color="auto"/>
            <w:left w:val="none" w:sz="0" w:space="0" w:color="auto"/>
            <w:bottom w:val="none" w:sz="0" w:space="0" w:color="auto"/>
            <w:right w:val="none" w:sz="0" w:space="0" w:color="auto"/>
          </w:divBdr>
        </w:div>
        <w:div w:id="1594361444">
          <w:marLeft w:val="640"/>
          <w:marRight w:val="0"/>
          <w:marTop w:val="0"/>
          <w:marBottom w:val="0"/>
          <w:divBdr>
            <w:top w:val="none" w:sz="0" w:space="0" w:color="auto"/>
            <w:left w:val="none" w:sz="0" w:space="0" w:color="auto"/>
            <w:bottom w:val="none" w:sz="0" w:space="0" w:color="auto"/>
            <w:right w:val="none" w:sz="0" w:space="0" w:color="auto"/>
          </w:divBdr>
        </w:div>
        <w:div w:id="1025209618">
          <w:marLeft w:val="640"/>
          <w:marRight w:val="0"/>
          <w:marTop w:val="0"/>
          <w:marBottom w:val="0"/>
          <w:divBdr>
            <w:top w:val="none" w:sz="0" w:space="0" w:color="auto"/>
            <w:left w:val="none" w:sz="0" w:space="0" w:color="auto"/>
            <w:bottom w:val="none" w:sz="0" w:space="0" w:color="auto"/>
            <w:right w:val="none" w:sz="0" w:space="0" w:color="auto"/>
          </w:divBdr>
        </w:div>
        <w:div w:id="1702512942">
          <w:marLeft w:val="640"/>
          <w:marRight w:val="0"/>
          <w:marTop w:val="0"/>
          <w:marBottom w:val="0"/>
          <w:divBdr>
            <w:top w:val="none" w:sz="0" w:space="0" w:color="auto"/>
            <w:left w:val="none" w:sz="0" w:space="0" w:color="auto"/>
            <w:bottom w:val="none" w:sz="0" w:space="0" w:color="auto"/>
            <w:right w:val="none" w:sz="0" w:space="0" w:color="auto"/>
          </w:divBdr>
        </w:div>
        <w:div w:id="324862993">
          <w:marLeft w:val="640"/>
          <w:marRight w:val="0"/>
          <w:marTop w:val="0"/>
          <w:marBottom w:val="0"/>
          <w:divBdr>
            <w:top w:val="none" w:sz="0" w:space="0" w:color="auto"/>
            <w:left w:val="none" w:sz="0" w:space="0" w:color="auto"/>
            <w:bottom w:val="none" w:sz="0" w:space="0" w:color="auto"/>
            <w:right w:val="none" w:sz="0" w:space="0" w:color="auto"/>
          </w:divBdr>
        </w:div>
        <w:div w:id="390616596">
          <w:marLeft w:val="640"/>
          <w:marRight w:val="0"/>
          <w:marTop w:val="0"/>
          <w:marBottom w:val="0"/>
          <w:divBdr>
            <w:top w:val="none" w:sz="0" w:space="0" w:color="auto"/>
            <w:left w:val="none" w:sz="0" w:space="0" w:color="auto"/>
            <w:bottom w:val="none" w:sz="0" w:space="0" w:color="auto"/>
            <w:right w:val="none" w:sz="0" w:space="0" w:color="auto"/>
          </w:divBdr>
        </w:div>
        <w:div w:id="1809281263">
          <w:marLeft w:val="640"/>
          <w:marRight w:val="0"/>
          <w:marTop w:val="0"/>
          <w:marBottom w:val="0"/>
          <w:divBdr>
            <w:top w:val="none" w:sz="0" w:space="0" w:color="auto"/>
            <w:left w:val="none" w:sz="0" w:space="0" w:color="auto"/>
            <w:bottom w:val="none" w:sz="0" w:space="0" w:color="auto"/>
            <w:right w:val="none" w:sz="0" w:space="0" w:color="auto"/>
          </w:divBdr>
        </w:div>
        <w:div w:id="878779649">
          <w:marLeft w:val="640"/>
          <w:marRight w:val="0"/>
          <w:marTop w:val="0"/>
          <w:marBottom w:val="0"/>
          <w:divBdr>
            <w:top w:val="none" w:sz="0" w:space="0" w:color="auto"/>
            <w:left w:val="none" w:sz="0" w:space="0" w:color="auto"/>
            <w:bottom w:val="none" w:sz="0" w:space="0" w:color="auto"/>
            <w:right w:val="none" w:sz="0" w:space="0" w:color="auto"/>
          </w:divBdr>
        </w:div>
        <w:div w:id="934750446">
          <w:marLeft w:val="640"/>
          <w:marRight w:val="0"/>
          <w:marTop w:val="0"/>
          <w:marBottom w:val="0"/>
          <w:divBdr>
            <w:top w:val="none" w:sz="0" w:space="0" w:color="auto"/>
            <w:left w:val="none" w:sz="0" w:space="0" w:color="auto"/>
            <w:bottom w:val="none" w:sz="0" w:space="0" w:color="auto"/>
            <w:right w:val="none" w:sz="0" w:space="0" w:color="auto"/>
          </w:divBdr>
        </w:div>
        <w:div w:id="882055104">
          <w:marLeft w:val="640"/>
          <w:marRight w:val="0"/>
          <w:marTop w:val="0"/>
          <w:marBottom w:val="0"/>
          <w:divBdr>
            <w:top w:val="none" w:sz="0" w:space="0" w:color="auto"/>
            <w:left w:val="none" w:sz="0" w:space="0" w:color="auto"/>
            <w:bottom w:val="none" w:sz="0" w:space="0" w:color="auto"/>
            <w:right w:val="none" w:sz="0" w:space="0" w:color="auto"/>
          </w:divBdr>
        </w:div>
        <w:div w:id="658193757">
          <w:marLeft w:val="640"/>
          <w:marRight w:val="0"/>
          <w:marTop w:val="0"/>
          <w:marBottom w:val="0"/>
          <w:divBdr>
            <w:top w:val="none" w:sz="0" w:space="0" w:color="auto"/>
            <w:left w:val="none" w:sz="0" w:space="0" w:color="auto"/>
            <w:bottom w:val="none" w:sz="0" w:space="0" w:color="auto"/>
            <w:right w:val="none" w:sz="0" w:space="0" w:color="auto"/>
          </w:divBdr>
        </w:div>
        <w:div w:id="802039706">
          <w:marLeft w:val="640"/>
          <w:marRight w:val="0"/>
          <w:marTop w:val="0"/>
          <w:marBottom w:val="0"/>
          <w:divBdr>
            <w:top w:val="none" w:sz="0" w:space="0" w:color="auto"/>
            <w:left w:val="none" w:sz="0" w:space="0" w:color="auto"/>
            <w:bottom w:val="none" w:sz="0" w:space="0" w:color="auto"/>
            <w:right w:val="none" w:sz="0" w:space="0" w:color="auto"/>
          </w:divBdr>
        </w:div>
        <w:div w:id="1518304222">
          <w:marLeft w:val="640"/>
          <w:marRight w:val="0"/>
          <w:marTop w:val="0"/>
          <w:marBottom w:val="0"/>
          <w:divBdr>
            <w:top w:val="none" w:sz="0" w:space="0" w:color="auto"/>
            <w:left w:val="none" w:sz="0" w:space="0" w:color="auto"/>
            <w:bottom w:val="none" w:sz="0" w:space="0" w:color="auto"/>
            <w:right w:val="none" w:sz="0" w:space="0" w:color="auto"/>
          </w:divBdr>
        </w:div>
        <w:div w:id="291792969">
          <w:marLeft w:val="640"/>
          <w:marRight w:val="0"/>
          <w:marTop w:val="0"/>
          <w:marBottom w:val="0"/>
          <w:divBdr>
            <w:top w:val="none" w:sz="0" w:space="0" w:color="auto"/>
            <w:left w:val="none" w:sz="0" w:space="0" w:color="auto"/>
            <w:bottom w:val="none" w:sz="0" w:space="0" w:color="auto"/>
            <w:right w:val="none" w:sz="0" w:space="0" w:color="auto"/>
          </w:divBdr>
        </w:div>
        <w:div w:id="1827816963">
          <w:marLeft w:val="640"/>
          <w:marRight w:val="0"/>
          <w:marTop w:val="0"/>
          <w:marBottom w:val="0"/>
          <w:divBdr>
            <w:top w:val="none" w:sz="0" w:space="0" w:color="auto"/>
            <w:left w:val="none" w:sz="0" w:space="0" w:color="auto"/>
            <w:bottom w:val="none" w:sz="0" w:space="0" w:color="auto"/>
            <w:right w:val="none" w:sz="0" w:space="0" w:color="auto"/>
          </w:divBdr>
        </w:div>
        <w:div w:id="86850849">
          <w:marLeft w:val="640"/>
          <w:marRight w:val="0"/>
          <w:marTop w:val="0"/>
          <w:marBottom w:val="0"/>
          <w:divBdr>
            <w:top w:val="none" w:sz="0" w:space="0" w:color="auto"/>
            <w:left w:val="none" w:sz="0" w:space="0" w:color="auto"/>
            <w:bottom w:val="none" w:sz="0" w:space="0" w:color="auto"/>
            <w:right w:val="none" w:sz="0" w:space="0" w:color="auto"/>
          </w:divBdr>
        </w:div>
        <w:div w:id="773401317">
          <w:marLeft w:val="640"/>
          <w:marRight w:val="0"/>
          <w:marTop w:val="0"/>
          <w:marBottom w:val="0"/>
          <w:divBdr>
            <w:top w:val="none" w:sz="0" w:space="0" w:color="auto"/>
            <w:left w:val="none" w:sz="0" w:space="0" w:color="auto"/>
            <w:bottom w:val="none" w:sz="0" w:space="0" w:color="auto"/>
            <w:right w:val="none" w:sz="0" w:space="0" w:color="auto"/>
          </w:divBdr>
        </w:div>
        <w:div w:id="362246687">
          <w:marLeft w:val="640"/>
          <w:marRight w:val="0"/>
          <w:marTop w:val="0"/>
          <w:marBottom w:val="0"/>
          <w:divBdr>
            <w:top w:val="none" w:sz="0" w:space="0" w:color="auto"/>
            <w:left w:val="none" w:sz="0" w:space="0" w:color="auto"/>
            <w:bottom w:val="none" w:sz="0" w:space="0" w:color="auto"/>
            <w:right w:val="none" w:sz="0" w:space="0" w:color="auto"/>
          </w:divBdr>
        </w:div>
        <w:div w:id="815952248">
          <w:marLeft w:val="640"/>
          <w:marRight w:val="0"/>
          <w:marTop w:val="0"/>
          <w:marBottom w:val="0"/>
          <w:divBdr>
            <w:top w:val="none" w:sz="0" w:space="0" w:color="auto"/>
            <w:left w:val="none" w:sz="0" w:space="0" w:color="auto"/>
            <w:bottom w:val="none" w:sz="0" w:space="0" w:color="auto"/>
            <w:right w:val="none" w:sz="0" w:space="0" w:color="auto"/>
          </w:divBdr>
        </w:div>
        <w:div w:id="618952737">
          <w:marLeft w:val="640"/>
          <w:marRight w:val="0"/>
          <w:marTop w:val="0"/>
          <w:marBottom w:val="0"/>
          <w:divBdr>
            <w:top w:val="none" w:sz="0" w:space="0" w:color="auto"/>
            <w:left w:val="none" w:sz="0" w:space="0" w:color="auto"/>
            <w:bottom w:val="none" w:sz="0" w:space="0" w:color="auto"/>
            <w:right w:val="none" w:sz="0" w:space="0" w:color="auto"/>
          </w:divBdr>
        </w:div>
        <w:div w:id="804809686">
          <w:marLeft w:val="640"/>
          <w:marRight w:val="0"/>
          <w:marTop w:val="0"/>
          <w:marBottom w:val="0"/>
          <w:divBdr>
            <w:top w:val="none" w:sz="0" w:space="0" w:color="auto"/>
            <w:left w:val="none" w:sz="0" w:space="0" w:color="auto"/>
            <w:bottom w:val="none" w:sz="0" w:space="0" w:color="auto"/>
            <w:right w:val="none" w:sz="0" w:space="0" w:color="auto"/>
          </w:divBdr>
        </w:div>
        <w:div w:id="530922875">
          <w:marLeft w:val="640"/>
          <w:marRight w:val="0"/>
          <w:marTop w:val="0"/>
          <w:marBottom w:val="0"/>
          <w:divBdr>
            <w:top w:val="none" w:sz="0" w:space="0" w:color="auto"/>
            <w:left w:val="none" w:sz="0" w:space="0" w:color="auto"/>
            <w:bottom w:val="none" w:sz="0" w:space="0" w:color="auto"/>
            <w:right w:val="none" w:sz="0" w:space="0" w:color="auto"/>
          </w:divBdr>
        </w:div>
        <w:div w:id="879242796">
          <w:marLeft w:val="640"/>
          <w:marRight w:val="0"/>
          <w:marTop w:val="0"/>
          <w:marBottom w:val="0"/>
          <w:divBdr>
            <w:top w:val="none" w:sz="0" w:space="0" w:color="auto"/>
            <w:left w:val="none" w:sz="0" w:space="0" w:color="auto"/>
            <w:bottom w:val="none" w:sz="0" w:space="0" w:color="auto"/>
            <w:right w:val="none" w:sz="0" w:space="0" w:color="auto"/>
          </w:divBdr>
        </w:div>
        <w:div w:id="1679622949">
          <w:marLeft w:val="640"/>
          <w:marRight w:val="0"/>
          <w:marTop w:val="0"/>
          <w:marBottom w:val="0"/>
          <w:divBdr>
            <w:top w:val="none" w:sz="0" w:space="0" w:color="auto"/>
            <w:left w:val="none" w:sz="0" w:space="0" w:color="auto"/>
            <w:bottom w:val="none" w:sz="0" w:space="0" w:color="auto"/>
            <w:right w:val="none" w:sz="0" w:space="0" w:color="auto"/>
          </w:divBdr>
        </w:div>
        <w:div w:id="750009168">
          <w:marLeft w:val="640"/>
          <w:marRight w:val="0"/>
          <w:marTop w:val="0"/>
          <w:marBottom w:val="0"/>
          <w:divBdr>
            <w:top w:val="none" w:sz="0" w:space="0" w:color="auto"/>
            <w:left w:val="none" w:sz="0" w:space="0" w:color="auto"/>
            <w:bottom w:val="none" w:sz="0" w:space="0" w:color="auto"/>
            <w:right w:val="none" w:sz="0" w:space="0" w:color="auto"/>
          </w:divBdr>
        </w:div>
        <w:div w:id="2033142849">
          <w:marLeft w:val="640"/>
          <w:marRight w:val="0"/>
          <w:marTop w:val="0"/>
          <w:marBottom w:val="0"/>
          <w:divBdr>
            <w:top w:val="none" w:sz="0" w:space="0" w:color="auto"/>
            <w:left w:val="none" w:sz="0" w:space="0" w:color="auto"/>
            <w:bottom w:val="none" w:sz="0" w:space="0" w:color="auto"/>
            <w:right w:val="none" w:sz="0" w:space="0" w:color="auto"/>
          </w:divBdr>
        </w:div>
        <w:div w:id="4022466">
          <w:marLeft w:val="640"/>
          <w:marRight w:val="0"/>
          <w:marTop w:val="0"/>
          <w:marBottom w:val="0"/>
          <w:divBdr>
            <w:top w:val="none" w:sz="0" w:space="0" w:color="auto"/>
            <w:left w:val="none" w:sz="0" w:space="0" w:color="auto"/>
            <w:bottom w:val="none" w:sz="0" w:space="0" w:color="auto"/>
            <w:right w:val="none" w:sz="0" w:space="0" w:color="auto"/>
          </w:divBdr>
        </w:div>
        <w:div w:id="535435220">
          <w:marLeft w:val="640"/>
          <w:marRight w:val="0"/>
          <w:marTop w:val="0"/>
          <w:marBottom w:val="0"/>
          <w:divBdr>
            <w:top w:val="none" w:sz="0" w:space="0" w:color="auto"/>
            <w:left w:val="none" w:sz="0" w:space="0" w:color="auto"/>
            <w:bottom w:val="none" w:sz="0" w:space="0" w:color="auto"/>
            <w:right w:val="none" w:sz="0" w:space="0" w:color="auto"/>
          </w:divBdr>
        </w:div>
        <w:div w:id="878275460">
          <w:marLeft w:val="640"/>
          <w:marRight w:val="0"/>
          <w:marTop w:val="0"/>
          <w:marBottom w:val="0"/>
          <w:divBdr>
            <w:top w:val="none" w:sz="0" w:space="0" w:color="auto"/>
            <w:left w:val="none" w:sz="0" w:space="0" w:color="auto"/>
            <w:bottom w:val="none" w:sz="0" w:space="0" w:color="auto"/>
            <w:right w:val="none" w:sz="0" w:space="0" w:color="auto"/>
          </w:divBdr>
        </w:div>
        <w:div w:id="1319072282">
          <w:marLeft w:val="640"/>
          <w:marRight w:val="0"/>
          <w:marTop w:val="0"/>
          <w:marBottom w:val="0"/>
          <w:divBdr>
            <w:top w:val="none" w:sz="0" w:space="0" w:color="auto"/>
            <w:left w:val="none" w:sz="0" w:space="0" w:color="auto"/>
            <w:bottom w:val="none" w:sz="0" w:space="0" w:color="auto"/>
            <w:right w:val="none" w:sz="0" w:space="0" w:color="auto"/>
          </w:divBdr>
        </w:div>
        <w:div w:id="2018800096">
          <w:marLeft w:val="640"/>
          <w:marRight w:val="0"/>
          <w:marTop w:val="0"/>
          <w:marBottom w:val="0"/>
          <w:divBdr>
            <w:top w:val="none" w:sz="0" w:space="0" w:color="auto"/>
            <w:left w:val="none" w:sz="0" w:space="0" w:color="auto"/>
            <w:bottom w:val="none" w:sz="0" w:space="0" w:color="auto"/>
            <w:right w:val="none" w:sz="0" w:space="0" w:color="auto"/>
          </w:divBdr>
        </w:div>
        <w:div w:id="915094392">
          <w:marLeft w:val="640"/>
          <w:marRight w:val="0"/>
          <w:marTop w:val="0"/>
          <w:marBottom w:val="0"/>
          <w:divBdr>
            <w:top w:val="none" w:sz="0" w:space="0" w:color="auto"/>
            <w:left w:val="none" w:sz="0" w:space="0" w:color="auto"/>
            <w:bottom w:val="none" w:sz="0" w:space="0" w:color="auto"/>
            <w:right w:val="none" w:sz="0" w:space="0" w:color="auto"/>
          </w:divBdr>
        </w:div>
        <w:div w:id="2133816171">
          <w:marLeft w:val="640"/>
          <w:marRight w:val="0"/>
          <w:marTop w:val="0"/>
          <w:marBottom w:val="0"/>
          <w:divBdr>
            <w:top w:val="none" w:sz="0" w:space="0" w:color="auto"/>
            <w:left w:val="none" w:sz="0" w:space="0" w:color="auto"/>
            <w:bottom w:val="none" w:sz="0" w:space="0" w:color="auto"/>
            <w:right w:val="none" w:sz="0" w:space="0" w:color="auto"/>
          </w:divBdr>
        </w:div>
        <w:div w:id="1878278958">
          <w:marLeft w:val="640"/>
          <w:marRight w:val="0"/>
          <w:marTop w:val="0"/>
          <w:marBottom w:val="0"/>
          <w:divBdr>
            <w:top w:val="none" w:sz="0" w:space="0" w:color="auto"/>
            <w:left w:val="none" w:sz="0" w:space="0" w:color="auto"/>
            <w:bottom w:val="none" w:sz="0" w:space="0" w:color="auto"/>
            <w:right w:val="none" w:sz="0" w:space="0" w:color="auto"/>
          </w:divBdr>
        </w:div>
        <w:div w:id="1262449024">
          <w:marLeft w:val="640"/>
          <w:marRight w:val="0"/>
          <w:marTop w:val="0"/>
          <w:marBottom w:val="0"/>
          <w:divBdr>
            <w:top w:val="none" w:sz="0" w:space="0" w:color="auto"/>
            <w:left w:val="none" w:sz="0" w:space="0" w:color="auto"/>
            <w:bottom w:val="none" w:sz="0" w:space="0" w:color="auto"/>
            <w:right w:val="none" w:sz="0" w:space="0" w:color="auto"/>
          </w:divBdr>
        </w:div>
        <w:div w:id="1685084123">
          <w:marLeft w:val="640"/>
          <w:marRight w:val="0"/>
          <w:marTop w:val="0"/>
          <w:marBottom w:val="0"/>
          <w:divBdr>
            <w:top w:val="none" w:sz="0" w:space="0" w:color="auto"/>
            <w:left w:val="none" w:sz="0" w:space="0" w:color="auto"/>
            <w:bottom w:val="none" w:sz="0" w:space="0" w:color="auto"/>
            <w:right w:val="none" w:sz="0" w:space="0" w:color="auto"/>
          </w:divBdr>
        </w:div>
        <w:div w:id="291638363">
          <w:marLeft w:val="640"/>
          <w:marRight w:val="0"/>
          <w:marTop w:val="0"/>
          <w:marBottom w:val="0"/>
          <w:divBdr>
            <w:top w:val="none" w:sz="0" w:space="0" w:color="auto"/>
            <w:left w:val="none" w:sz="0" w:space="0" w:color="auto"/>
            <w:bottom w:val="none" w:sz="0" w:space="0" w:color="auto"/>
            <w:right w:val="none" w:sz="0" w:space="0" w:color="auto"/>
          </w:divBdr>
        </w:div>
        <w:div w:id="30150944">
          <w:marLeft w:val="640"/>
          <w:marRight w:val="0"/>
          <w:marTop w:val="0"/>
          <w:marBottom w:val="0"/>
          <w:divBdr>
            <w:top w:val="none" w:sz="0" w:space="0" w:color="auto"/>
            <w:left w:val="none" w:sz="0" w:space="0" w:color="auto"/>
            <w:bottom w:val="none" w:sz="0" w:space="0" w:color="auto"/>
            <w:right w:val="none" w:sz="0" w:space="0" w:color="auto"/>
          </w:divBdr>
        </w:div>
        <w:div w:id="181671833">
          <w:marLeft w:val="640"/>
          <w:marRight w:val="0"/>
          <w:marTop w:val="0"/>
          <w:marBottom w:val="0"/>
          <w:divBdr>
            <w:top w:val="none" w:sz="0" w:space="0" w:color="auto"/>
            <w:left w:val="none" w:sz="0" w:space="0" w:color="auto"/>
            <w:bottom w:val="none" w:sz="0" w:space="0" w:color="auto"/>
            <w:right w:val="none" w:sz="0" w:space="0" w:color="auto"/>
          </w:divBdr>
        </w:div>
        <w:div w:id="1503230597">
          <w:marLeft w:val="640"/>
          <w:marRight w:val="0"/>
          <w:marTop w:val="0"/>
          <w:marBottom w:val="0"/>
          <w:divBdr>
            <w:top w:val="none" w:sz="0" w:space="0" w:color="auto"/>
            <w:left w:val="none" w:sz="0" w:space="0" w:color="auto"/>
            <w:bottom w:val="none" w:sz="0" w:space="0" w:color="auto"/>
            <w:right w:val="none" w:sz="0" w:space="0" w:color="auto"/>
          </w:divBdr>
        </w:div>
        <w:div w:id="2108886784">
          <w:marLeft w:val="640"/>
          <w:marRight w:val="0"/>
          <w:marTop w:val="0"/>
          <w:marBottom w:val="0"/>
          <w:divBdr>
            <w:top w:val="none" w:sz="0" w:space="0" w:color="auto"/>
            <w:left w:val="none" w:sz="0" w:space="0" w:color="auto"/>
            <w:bottom w:val="none" w:sz="0" w:space="0" w:color="auto"/>
            <w:right w:val="none" w:sz="0" w:space="0" w:color="auto"/>
          </w:divBdr>
        </w:div>
        <w:div w:id="2109233659">
          <w:marLeft w:val="640"/>
          <w:marRight w:val="0"/>
          <w:marTop w:val="0"/>
          <w:marBottom w:val="0"/>
          <w:divBdr>
            <w:top w:val="none" w:sz="0" w:space="0" w:color="auto"/>
            <w:left w:val="none" w:sz="0" w:space="0" w:color="auto"/>
            <w:bottom w:val="none" w:sz="0" w:space="0" w:color="auto"/>
            <w:right w:val="none" w:sz="0" w:space="0" w:color="auto"/>
          </w:divBdr>
        </w:div>
        <w:div w:id="370692661">
          <w:marLeft w:val="640"/>
          <w:marRight w:val="0"/>
          <w:marTop w:val="0"/>
          <w:marBottom w:val="0"/>
          <w:divBdr>
            <w:top w:val="none" w:sz="0" w:space="0" w:color="auto"/>
            <w:left w:val="none" w:sz="0" w:space="0" w:color="auto"/>
            <w:bottom w:val="none" w:sz="0" w:space="0" w:color="auto"/>
            <w:right w:val="none" w:sz="0" w:space="0" w:color="auto"/>
          </w:divBdr>
        </w:div>
        <w:div w:id="1831484043">
          <w:marLeft w:val="640"/>
          <w:marRight w:val="0"/>
          <w:marTop w:val="0"/>
          <w:marBottom w:val="0"/>
          <w:divBdr>
            <w:top w:val="none" w:sz="0" w:space="0" w:color="auto"/>
            <w:left w:val="none" w:sz="0" w:space="0" w:color="auto"/>
            <w:bottom w:val="none" w:sz="0" w:space="0" w:color="auto"/>
            <w:right w:val="none" w:sz="0" w:space="0" w:color="auto"/>
          </w:divBdr>
        </w:div>
        <w:div w:id="137459084">
          <w:marLeft w:val="640"/>
          <w:marRight w:val="0"/>
          <w:marTop w:val="0"/>
          <w:marBottom w:val="0"/>
          <w:divBdr>
            <w:top w:val="none" w:sz="0" w:space="0" w:color="auto"/>
            <w:left w:val="none" w:sz="0" w:space="0" w:color="auto"/>
            <w:bottom w:val="none" w:sz="0" w:space="0" w:color="auto"/>
            <w:right w:val="none" w:sz="0" w:space="0" w:color="auto"/>
          </w:divBdr>
        </w:div>
        <w:div w:id="380398313">
          <w:marLeft w:val="640"/>
          <w:marRight w:val="0"/>
          <w:marTop w:val="0"/>
          <w:marBottom w:val="0"/>
          <w:divBdr>
            <w:top w:val="none" w:sz="0" w:space="0" w:color="auto"/>
            <w:left w:val="none" w:sz="0" w:space="0" w:color="auto"/>
            <w:bottom w:val="none" w:sz="0" w:space="0" w:color="auto"/>
            <w:right w:val="none" w:sz="0" w:space="0" w:color="auto"/>
          </w:divBdr>
        </w:div>
        <w:div w:id="539056572">
          <w:marLeft w:val="640"/>
          <w:marRight w:val="0"/>
          <w:marTop w:val="0"/>
          <w:marBottom w:val="0"/>
          <w:divBdr>
            <w:top w:val="none" w:sz="0" w:space="0" w:color="auto"/>
            <w:left w:val="none" w:sz="0" w:space="0" w:color="auto"/>
            <w:bottom w:val="none" w:sz="0" w:space="0" w:color="auto"/>
            <w:right w:val="none" w:sz="0" w:space="0" w:color="auto"/>
          </w:divBdr>
        </w:div>
        <w:div w:id="395975863">
          <w:marLeft w:val="640"/>
          <w:marRight w:val="0"/>
          <w:marTop w:val="0"/>
          <w:marBottom w:val="0"/>
          <w:divBdr>
            <w:top w:val="none" w:sz="0" w:space="0" w:color="auto"/>
            <w:left w:val="none" w:sz="0" w:space="0" w:color="auto"/>
            <w:bottom w:val="none" w:sz="0" w:space="0" w:color="auto"/>
            <w:right w:val="none" w:sz="0" w:space="0" w:color="auto"/>
          </w:divBdr>
        </w:div>
        <w:div w:id="851648892">
          <w:marLeft w:val="640"/>
          <w:marRight w:val="0"/>
          <w:marTop w:val="0"/>
          <w:marBottom w:val="0"/>
          <w:divBdr>
            <w:top w:val="none" w:sz="0" w:space="0" w:color="auto"/>
            <w:left w:val="none" w:sz="0" w:space="0" w:color="auto"/>
            <w:bottom w:val="none" w:sz="0" w:space="0" w:color="auto"/>
            <w:right w:val="none" w:sz="0" w:space="0" w:color="auto"/>
          </w:divBdr>
        </w:div>
        <w:div w:id="697119891">
          <w:marLeft w:val="640"/>
          <w:marRight w:val="0"/>
          <w:marTop w:val="0"/>
          <w:marBottom w:val="0"/>
          <w:divBdr>
            <w:top w:val="none" w:sz="0" w:space="0" w:color="auto"/>
            <w:left w:val="none" w:sz="0" w:space="0" w:color="auto"/>
            <w:bottom w:val="none" w:sz="0" w:space="0" w:color="auto"/>
            <w:right w:val="none" w:sz="0" w:space="0" w:color="auto"/>
          </w:divBdr>
        </w:div>
        <w:div w:id="1981104991">
          <w:marLeft w:val="640"/>
          <w:marRight w:val="0"/>
          <w:marTop w:val="0"/>
          <w:marBottom w:val="0"/>
          <w:divBdr>
            <w:top w:val="none" w:sz="0" w:space="0" w:color="auto"/>
            <w:left w:val="none" w:sz="0" w:space="0" w:color="auto"/>
            <w:bottom w:val="none" w:sz="0" w:space="0" w:color="auto"/>
            <w:right w:val="none" w:sz="0" w:space="0" w:color="auto"/>
          </w:divBdr>
        </w:div>
        <w:div w:id="770513264">
          <w:marLeft w:val="640"/>
          <w:marRight w:val="0"/>
          <w:marTop w:val="0"/>
          <w:marBottom w:val="0"/>
          <w:divBdr>
            <w:top w:val="none" w:sz="0" w:space="0" w:color="auto"/>
            <w:left w:val="none" w:sz="0" w:space="0" w:color="auto"/>
            <w:bottom w:val="none" w:sz="0" w:space="0" w:color="auto"/>
            <w:right w:val="none" w:sz="0" w:space="0" w:color="auto"/>
          </w:divBdr>
        </w:div>
        <w:div w:id="1673218040">
          <w:marLeft w:val="640"/>
          <w:marRight w:val="0"/>
          <w:marTop w:val="0"/>
          <w:marBottom w:val="0"/>
          <w:divBdr>
            <w:top w:val="none" w:sz="0" w:space="0" w:color="auto"/>
            <w:left w:val="none" w:sz="0" w:space="0" w:color="auto"/>
            <w:bottom w:val="none" w:sz="0" w:space="0" w:color="auto"/>
            <w:right w:val="none" w:sz="0" w:space="0" w:color="auto"/>
          </w:divBdr>
        </w:div>
        <w:div w:id="17855123">
          <w:marLeft w:val="640"/>
          <w:marRight w:val="0"/>
          <w:marTop w:val="0"/>
          <w:marBottom w:val="0"/>
          <w:divBdr>
            <w:top w:val="none" w:sz="0" w:space="0" w:color="auto"/>
            <w:left w:val="none" w:sz="0" w:space="0" w:color="auto"/>
            <w:bottom w:val="none" w:sz="0" w:space="0" w:color="auto"/>
            <w:right w:val="none" w:sz="0" w:space="0" w:color="auto"/>
          </w:divBdr>
        </w:div>
        <w:div w:id="369115782">
          <w:marLeft w:val="640"/>
          <w:marRight w:val="0"/>
          <w:marTop w:val="0"/>
          <w:marBottom w:val="0"/>
          <w:divBdr>
            <w:top w:val="none" w:sz="0" w:space="0" w:color="auto"/>
            <w:left w:val="none" w:sz="0" w:space="0" w:color="auto"/>
            <w:bottom w:val="none" w:sz="0" w:space="0" w:color="auto"/>
            <w:right w:val="none" w:sz="0" w:space="0" w:color="auto"/>
          </w:divBdr>
        </w:div>
        <w:div w:id="513346127">
          <w:marLeft w:val="640"/>
          <w:marRight w:val="0"/>
          <w:marTop w:val="0"/>
          <w:marBottom w:val="0"/>
          <w:divBdr>
            <w:top w:val="none" w:sz="0" w:space="0" w:color="auto"/>
            <w:left w:val="none" w:sz="0" w:space="0" w:color="auto"/>
            <w:bottom w:val="none" w:sz="0" w:space="0" w:color="auto"/>
            <w:right w:val="none" w:sz="0" w:space="0" w:color="auto"/>
          </w:divBdr>
        </w:div>
        <w:div w:id="60644370">
          <w:marLeft w:val="640"/>
          <w:marRight w:val="0"/>
          <w:marTop w:val="0"/>
          <w:marBottom w:val="0"/>
          <w:divBdr>
            <w:top w:val="none" w:sz="0" w:space="0" w:color="auto"/>
            <w:left w:val="none" w:sz="0" w:space="0" w:color="auto"/>
            <w:bottom w:val="none" w:sz="0" w:space="0" w:color="auto"/>
            <w:right w:val="none" w:sz="0" w:space="0" w:color="auto"/>
          </w:divBdr>
        </w:div>
        <w:div w:id="966543273">
          <w:marLeft w:val="640"/>
          <w:marRight w:val="0"/>
          <w:marTop w:val="0"/>
          <w:marBottom w:val="0"/>
          <w:divBdr>
            <w:top w:val="none" w:sz="0" w:space="0" w:color="auto"/>
            <w:left w:val="none" w:sz="0" w:space="0" w:color="auto"/>
            <w:bottom w:val="none" w:sz="0" w:space="0" w:color="auto"/>
            <w:right w:val="none" w:sz="0" w:space="0" w:color="auto"/>
          </w:divBdr>
        </w:div>
        <w:div w:id="690841264">
          <w:marLeft w:val="640"/>
          <w:marRight w:val="0"/>
          <w:marTop w:val="0"/>
          <w:marBottom w:val="0"/>
          <w:divBdr>
            <w:top w:val="none" w:sz="0" w:space="0" w:color="auto"/>
            <w:left w:val="none" w:sz="0" w:space="0" w:color="auto"/>
            <w:bottom w:val="none" w:sz="0" w:space="0" w:color="auto"/>
            <w:right w:val="none" w:sz="0" w:space="0" w:color="auto"/>
          </w:divBdr>
        </w:div>
        <w:div w:id="115873918">
          <w:marLeft w:val="640"/>
          <w:marRight w:val="0"/>
          <w:marTop w:val="0"/>
          <w:marBottom w:val="0"/>
          <w:divBdr>
            <w:top w:val="none" w:sz="0" w:space="0" w:color="auto"/>
            <w:left w:val="none" w:sz="0" w:space="0" w:color="auto"/>
            <w:bottom w:val="none" w:sz="0" w:space="0" w:color="auto"/>
            <w:right w:val="none" w:sz="0" w:space="0" w:color="auto"/>
          </w:divBdr>
        </w:div>
        <w:div w:id="365764182">
          <w:marLeft w:val="640"/>
          <w:marRight w:val="0"/>
          <w:marTop w:val="0"/>
          <w:marBottom w:val="0"/>
          <w:divBdr>
            <w:top w:val="none" w:sz="0" w:space="0" w:color="auto"/>
            <w:left w:val="none" w:sz="0" w:space="0" w:color="auto"/>
            <w:bottom w:val="none" w:sz="0" w:space="0" w:color="auto"/>
            <w:right w:val="none" w:sz="0" w:space="0" w:color="auto"/>
          </w:divBdr>
        </w:div>
        <w:div w:id="1336036863">
          <w:marLeft w:val="640"/>
          <w:marRight w:val="0"/>
          <w:marTop w:val="0"/>
          <w:marBottom w:val="0"/>
          <w:divBdr>
            <w:top w:val="none" w:sz="0" w:space="0" w:color="auto"/>
            <w:left w:val="none" w:sz="0" w:space="0" w:color="auto"/>
            <w:bottom w:val="none" w:sz="0" w:space="0" w:color="auto"/>
            <w:right w:val="none" w:sz="0" w:space="0" w:color="auto"/>
          </w:divBdr>
        </w:div>
        <w:div w:id="1547988580">
          <w:marLeft w:val="640"/>
          <w:marRight w:val="0"/>
          <w:marTop w:val="0"/>
          <w:marBottom w:val="0"/>
          <w:divBdr>
            <w:top w:val="none" w:sz="0" w:space="0" w:color="auto"/>
            <w:left w:val="none" w:sz="0" w:space="0" w:color="auto"/>
            <w:bottom w:val="none" w:sz="0" w:space="0" w:color="auto"/>
            <w:right w:val="none" w:sz="0" w:space="0" w:color="auto"/>
          </w:divBdr>
        </w:div>
        <w:div w:id="578904949">
          <w:marLeft w:val="640"/>
          <w:marRight w:val="0"/>
          <w:marTop w:val="0"/>
          <w:marBottom w:val="0"/>
          <w:divBdr>
            <w:top w:val="none" w:sz="0" w:space="0" w:color="auto"/>
            <w:left w:val="none" w:sz="0" w:space="0" w:color="auto"/>
            <w:bottom w:val="none" w:sz="0" w:space="0" w:color="auto"/>
            <w:right w:val="none" w:sz="0" w:space="0" w:color="auto"/>
          </w:divBdr>
        </w:div>
        <w:div w:id="707143409">
          <w:marLeft w:val="640"/>
          <w:marRight w:val="0"/>
          <w:marTop w:val="0"/>
          <w:marBottom w:val="0"/>
          <w:divBdr>
            <w:top w:val="none" w:sz="0" w:space="0" w:color="auto"/>
            <w:left w:val="none" w:sz="0" w:space="0" w:color="auto"/>
            <w:bottom w:val="none" w:sz="0" w:space="0" w:color="auto"/>
            <w:right w:val="none" w:sz="0" w:space="0" w:color="auto"/>
          </w:divBdr>
        </w:div>
        <w:div w:id="98456463">
          <w:marLeft w:val="640"/>
          <w:marRight w:val="0"/>
          <w:marTop w:val="0"/>
          <w:marBottom w:val="0"/>
          <w:divBdr>
            <w:top w:val="none" w:sz="0" w:space="0" w:color="auto"/>
            <w:left w:val="none" w:sz="0" w:space="0" w:color="auto"/>
            <w:bottom w:val="none" w:sz="0" w:space="0" w:color="auto"/>
            <w:right w:val="none" w:sz="0" w:space="0" w:color="auto"/>
          </w:divBdr>
        </w:div>
        <w:div w:id="745222858">
          <w:marLeft w:val="640"/>
          <w:marRight w:val="0"/>
          <w:marTop w:val="0"/>
          <w:marBottom w:val="0"/>
          <w:divBdr>
            <w:top w:val="none" w:sz="0" w:space="0" w:color="auto"/>
            <w:left w:val="none" w:sz="0" w:space="0" w:color="auto"/>
            <w:bottom w:val="none" w:sz="0" w:space="0" w:color="auto"/>
            <w:right w:val="none" w:sz="0" w:space="0" w:color="auto"/>
          </w:divBdr>
        </w:div>
        <w:div w:id="2082219013">
          <w:marLeft w:val="640"/>
          <w:marRight w:val="0"/>
          <w:marTop w:val="0"/>
          <w:marBottom w:val="0"/>
          <w:divBdr>
            <w:top w:val="none" w:sz="0" w:space="0" w:color="auto"/>
            <w:left w:val="none" w:sz="0" w:space="0" w:color="auto"/>
            <w:bottom w:val="none" w:sz="0" w:space="0" w:color="auto"/>
            <w:right w:val="none" w:sz="0" w:space="0" w:color="auto"/>
          </w:divBdr>
        </w:div>
        <w:div w:id="1440105156">
          <w:marLeft w:val="640"/>
          <w:marRight w:val="0"/>
          <w:marTop w:val="0"/>
          <w:marBottom w:val="0"/>
          <w:divBdr>
            <w:top w:val="none" w:sz="0" w:space="0" w:color="auto"/>
            <w:left w:val="none" w:sz="0" w:space="0" w:color="auto"/>
            <w:bottom w:val="none" w:sz="0" w:space="0" w:color="auto"/>
            <w:right w:val="none" w:sz="0" w:space="0" w:color="auto"/>
          </w:divBdr>
        </w:div>
        <w:div w:id="1890845874">
          <w:marLeft w:val="640"/>
          <w:marRight w:val="0"/>
          <w:marTop w:val="0"/>
          <w:marBottom w:val="0"/>
          <w:divBdr>
            <w:top w:val="none" w:sz="0" w:space="0" w:color="auto"/>
            <w:left w:val="none" w:sz="0" w:space="0" w:color="auto"/>
            <w:bottom w:val="none" w:sz="0" w:space="0" w:color="auto"/>
            <w:right w:val="none" w:sz="0" w:space="0" w:color="auto"/>
          </w:divBdr>
        </w:div>
        <w:div w:id="938637090">
          <w:marLeft w:val="640"/>
          <w:marRight w:val="0"/>
          <w:marTop w:val="0"/>
          <w:marBottom w:val="0"/>
          <w:divBdr>
            <w:top w:val="none" w:sz="0" w:space="0" w:color="auto"/>
            <w:left w:val="none" w:sz="0" w:space="0" w:color="auto"/>
            <w:bottom w:val="none" w:sz="0" w:space="0" w:color="auto"/>
            <w:right w:val="none" w:sz="0" w:space="0" w:color="auto"/>
          </w:divBdr>
        </w:div>
        <w:div w:id="274947056">
          <w:marLeft w:val="640"/>
          <w:marRight w:val="0"/>
          <w:marTop w:val="0"/>
          <w:marBottom w:val="0"/>
          <w:divBdr>
            <w:top w:val="none" w:sz="0" w:space="0" w:color="auto"/>
            <w:left w:val="none" w:sz="0" w:space="0" w:color="auto"/>
            <w:bottom w:val="none" w:sz="0" w:space="0" w:color="auto"/>
            <w:right w:val="none" w:sz="0" w:space="0" w:color="auto"/>
          </w:divBdr>
        </w:div>
        <w:div w:id="552959531">
          <w:marLeft w:val="640"/>
          <w:marRight w:val="0"/>
          <w:marTop w:val="0"/>
          <w:marBottom w:val="0"/>
          <w:divBdr>
            <w:top w:val="none" w:sz="0" w:space="0" w:color="auto"/>
            <w:left w:val="none" w:sz="0" w:space="0" w:color="auto"/>
            <w:bottom w:val="none" w:sz="0" w:space="0" w:color="auto"/>
            <w:right w:val="none" w:sz="0" w:space="0" w:color="auto"/>
          </w:divBdr>
        </w:div>
        <w:div w:id="1525049427">
          <w:marLeft w:val="640"/>
          <w:marRight w:val="0"/>
          <w:marTop w:val="0"/>
          <w:marBottom w:val="0"/>
          <w:divBdr>
            <w:top w:val="none" w:sz="0" w:space="0" w:color="auto"/>
            <w:left w:val="none" w:sz="0" w:space="0" w:color="auto"/>
            <w:bottom w:val="none" w:sz="0" w:space="0" w:color="auto"/>
            <w:right w:val="none" w:sz="0" w:space="0" w:color="auto"/>
          </w:divBdr>
        </w:div>
        <w:div w:id="1836875755">
          <w:marLeft w:val="640"/>
          <w:marRight w:val="0"/>
          <w:marTop w:val="0"/>
          <w:marBottom w:val="0"/>
          <w:divBdr>
            <w:top w:val="none" w:sz="0" w:space="0" w:color="auto"/>
            <w:left w:val="none" w:sz="0" w:space="0" w:color="auto"/>
            <w:bottom w:val="none" w:sz="0" w:space="0" w:color="auto"/>
            <w:right w:val="none" w:sz="0" w:space="0" w:color="auto"/>
          </w:divBdr>
        </w:div>
        <w:div w:id="321204303">
          <w:marLeft w:val="640"/>
          <w:marRight w:val="0"/>
          <w:marTop w:val="0"/>
          <w:marBottom w:val="0"/>
          <w:divBdr>
            <w:top w:val="none" w:sz="0" w:space="0" w:color="auto"/>
            <w:left w:val="none" w:sz="0" w:space="0" w:color="auto"/>
            <w:bottom w:val="none" w:sz="0" w:space="0" w:color="auto"/>
            <w:right w:val="none" w:sz="0" w:space="0" w:color="auto"/>
          </w:divBdr>
        </w:div>
        <w:div w:id="1445811273">
          <w:marLeft w:val="640"/>
          <w:marRight w:val="0"/>
          <w:marTop w:val="0"/>
          <w:marBottom w:val="0"/>
          <w:divBdr>
            <w:top w:val="none" w:sz="0" w:space="0" w:color="auto"/>
            <w:left w:val="none" w:sz="0" w:space="0" w:color="auto"/>
            <w:bottom w:val="none" w:sz="0" w:space="0" w:color="auto"/>
            <w:right w:val="none" w:sz="0" w:space="0" w:color="auto"/>
          </w:divBdr>
        </w:div>
        <w:div w:id="179245864">
          <w:marLeft w:val="640"/>
          <w:marRight w:val="0"/>
          <w:marTop w:val="0"/>
          <w:marBottom w:val="0"/>
          <w:divBdr>
            <w:top w:val="none" w:sz="0" w:space="0" w:color="auto"/>
            <w:left w:val="none" w:sz="0" w:space="0" w:color="auto"/>
            <w:bottom w:val="none" w:sz="0" w:space="0" w:color="auto"/>
            <w:right w:val="none" w:sz="0" w:space="0" w:color="auto"/>
          </w:divBdr>
        </w:div>
        <w:div w:id="1625886869">
          <w:marLeft w:val="640"/>
          <w:marRight w:val="0"/>
          <w:marTop w:val="0"/>
          <w:marBottom w:val="0"/>
          <w:divBdr>
            <w:top w:val="none" w:sz="0" w:space="0" w:color="auto"/>
            <w:left w:val="none" w:sz="0" w:space="0" w:color="auto"/>
            <w:bottom w:val="none" w:sz="0" w:space="0" w:color="auto"/>
            <w:right w:val="none" w:sz="0" w:space="0" w:color="auto"/>
          </w:divBdr>
        </w:div>
        <w:div w:id="692145378">
          <w:marLeft w:val="640"/>
          <w:marRight w:val="0"/>
          <w:marTop w:val="0"/>
          <w:marBottom w:val="0"/>
          <w:divBdr>
            <w:top w:val="none" w:sz="0" w:space="0" w:color="auto"/>
            <w:left w:val="none" w:sz="0" w:space="0" w:color="auto"/>
            <w:bottom w:val="none" w:sz="0" w:space="0" w:color="auto"/>
            <w:right w:val="none" w:sz="0" w:space="0" w:color="auto"/>
          </w:divBdr>
        </w:div>
        <w:div w:id="396629020">
          <w:marLeft w:val="640"/>
          <w:marRight w:val="0"/>
          <w:marTop w:val="0"/>
          <w:marBottom w:val="0"/>
          <w:divBdr>
            <w:top w:val="none" w:sz="0" w:space="0" w:color="auto"/>
            <w:left w:val="none" w:sz="0" w:space="0" w:color="auto"/>
            <w:bottom w:val="none" w:sz="0" w:space="0" w:color="auto"/>
            <w:right w:val="none" w:sz="0" w:space="0" w:color="auto"/>
          </w:divBdr>
        </w:div>
        <w:div w:id="4094453">
          <w:marLeft w:val="640"/>
          <w:marRight w:val="0"/>
          <w:marTop w:val="0"/>
          <w:marBottom w:val="0"/>
          <w:divBdr>
            <w:top w:val="none" w:sz="0" w:space="0" w:color="auto"/>
            <w:left w:val="none" w:sz="0" w:space="0" w:color="auto"/>
            <w:bottom w:val="none" w:sz="0" w:space="0" w:color="auto"/>
            <w:right w:val="none" w:sz="0" w:space="0" w:color="auto"/>
          </w:divBdr>
        </w:div>
        <w:div w:id="1335256257">
          <w:marLeft w:val="640"/>
          <w:marRight w:val="0"/>
          <w:marTop w:val="0"/>
          <w:marBottom w:val="0"/>
          <w:divBdr>
            <w:top w:val="none" w:sz="0" w:space="0" w:color="auto"/>
            <w:left w:val="none" w:sz="0" w:space="0" w:color="auto"/>
            <w:bottom w:val="none" w:sz="0" w:space="0" w:color="auto"/>
            <w:right w:val="none" w:sz="0" w:space="0" w:color="auto"/>
          </w:divBdr>
        </w:div>
        <w:div w:id="1658805889">
          <w:marLeft w:val="640"/>
          <w:marRight w:val="0"/>
          <w:marTop w:val="0"/>
          <w:marBottom w:val="0"/>
          <w:divBdr>
            <w:top w:val="none" w:sz="0" w:space="0" w:color="auto"/>
            <w:left w:val="none" w:sz="0" w:space="0" w:color="auto"/>
            <w:bottom w:val="none" w:sz="0" w:space="0" w:color="auto"/>
            <w:right w:val="none" w:sz="0" w:space="0" w:color="auto"/>
          </w:divBdr>
        </w:div>
        <w:div w:id="715009236">
          <w:marLeft w:val="640"/>
          <w:marRight w:val="0"/>
          <w:marTop w:val="0"/>
          <w:marBottom w:val="0"/>
          <w:divBdr>
            <w:top w:val="none" w:sz="0" w:space="0" w:color="auto"/>
            <w:left w:val="none" w:sz="0" w:space="0" w:color="auto"/>
            <w:bottom w:val="none" w:sz="0" w:space="0" w:color="auto"/>
            <w:right w:val="none" w:sz="0" w:space="0" w:color="auto"/>
          </w:divBdr>
        </w:div>
        <w:div w:id="1651396941">
          <w:marLeft w:val="640"/>
          <w:marRight w:val="0"/>
          <w:marTop w:val="0"/>
          <w:marBottom w:val="0"/>
          <w:divBdr>
            <w:top w:val="none" w:sz="0" w:space="0" w:color="auto"/>
            <w:left w:val="none" w:sz="0" w:space="0" w:color="auto"/>
            <w:bottom w:val="none" w:sz="0" w:space="0" w:color="auto"/>
            <w:right w:val="none" w:sz="0" w:space="0" w:color="auto"/>
          </w:divBdr>
        </w:div>
        <w:div w:id="391663142">
          <w:marLeft w:val="640"/>
          <w:marRight w:val="0"/>
          <w:marTop w:val="0"/>
          <w:marBottom w:val="0"/>
          <w:divBdr>
            <w:top w:val="none" w:sz="0" w:space="0" w:color="auto"/>
            <w:left w:val="none" w:sz="0" w:space="0" w:color="auto"/>
            <w:bottom w:val="none" w:sz="0" w:space="0" w:color="auto"/>
            <w:right w:val="none" w:sz="0" w:space="0" w:color="auto"/>
          </w:divBdr>
        </w:div>
        <w:div w:id="827214527">
          <w:marLeft w:val="640"/>
          <w:marRight w:val="0"/>
          <w:marTop w:val="0"/>
          <w:marBottom w:val="0"/>
          <w:divBdr>
            <w:top w:val="none" w:sz="0" w:space="0" w:color="auto"/>
            <w:left w:val="none" w:sz="0" w:space="0" w:color="auto"/>
            <w:bottom w:val="none" w:sz="0" w:space="0" w:color="auto"/>
            <w:right w:val="none" w:sz="0" w:space="0" w:color="auto"/>
          </w:divBdr>
        </w:div>
        <w:div w:id="487088803">
          <w:marLeft w:val="640"/>
          <w:marRight w:val="0"/>
          <w:marTop w:val="0"/>
          <w:marBottom w:val="0"/>
          <w:divBdr>
            <w:top w:val="none" w:sz="0" w:space="0" w:color="auto"/>
            <w:left w:val="none" w:sz="0" w:space="0" w:color="auto"/>
            <w:bottom w:val="none" w:sz="0" w:space="0" w:color="auto"/>
            <w:right w:val="none" w:sz="0" w:space="0" w:color="auto"/>
          </w:divBdr>
        </w:div>
        <w:div w:id="968124767">
          <w:marLeft w:val="640"/>
          <w:marRight w:val="0"/>
          <w:marTop w:val="0"/>
          <w:marBottom w:val="0"/>
          <w:divBdr>
            <w:top w:val="none" w:sz="0" w:space="0" w:color="auto"/>
            <w:left w:val="none" w:sz="0" w:space="0" w:color="auto"/>
            <w:bottom w:val="none" w:sz="0" w:space="0" w:color="auto"/>
            <w:right w:val="none" w:sz="0" w:space="0" w:color="auto"/>
          </w:divBdr>
        </w:div>
        <w:div w:id="1979991838">
          <w:marLeft w:val="640"/>
          <w:marRight w:val="0"/>
          <w:marTop w:val="0"/>
          <w:marBottom w:val="0"/>
          <w:divBdr>
            <w:top w:val="none" w:sz="0" w:space="0" w:color="auto"/>
            <w:left w:val="none" w:sz="0" w:space="0" w:color="auto"/>
            <w:bottom w:val="none" w:sz="0" w:space="0" w:color="auto"/>
            <w:right w:val="none" w:sz="0" w:space="0" w:color="auto"/>
          </w:divBdr>
        </w:div>
        <w:div w:id="1943873312">
          <w:marLeft w:val="640"/>
          <w:marRight w:val="0"/>
          <w:marTop w:val="0"/>
          <w:marBottom w:val="0"/>
          <w:divBdr>
            <w:top w:val="none" w:sz="0" w:space="0" w:color="auto"/>
            <w:left w:val="none" w:sz="0" w:space="0" w:color="auto"/>
            <w:bottom w:val="none" w:sz="0" w:space="0" w:color="auto"/>
            <w:right w:val="none" w:sz="0" w:space="0" w:color="auto"/>
          </w:divBdr>
        </w:div>
        <w:div w:id="307831964">
          <w:marLeft w:val="640"/>
          <w:marRight w:val="0"/>
          <w:marTop w:val="0"/>
          <w:marBottom w:val="0"/>
          <w:divBdr>
            <w:top w:val="none" w:sz="0" w:space="0" w:color="auto"/>
            <w:left w:val="none" w:sz="0" w:space="0" w:color="auto"/>
            <w:bottom w:val="none" w:sz="0" w:space="0" w:color="auto"/>
            <w:right w:val="none" w:sz="0" w:space="0" w:color="auto"/>
          </w:divBdr>
        </w:div>
        <w:div w:id="2016614028">
          <w:marLeft w:val="640"/>
          <w:marRight w:val="0"/>
          <w:marTop w:val="0"/>
          <w:marBottom w:val="0"/>
          <w:divBdr>
            <w:top w:val="none" w:sz="0" w:space="0" w:color="auto"/>
            <w:left w:val="none" w:sz="0" w:space="0" w:color="auto"/>
            <w:bottom w:val="none" w:sz="0" w:space="0" w:color="auto"/>
            <w:right w:val="none" w:sz="0" w:space="0" w:color="auto"/>
          </w:divBdr>
        </w:div>
        <w:div w:id="317075292">
          <w:marLeft w:val="640"/>
          <w:marRight w:val="0"/>
          <w:marTop w:val="0"/>
          <w:marBottom w:val="0"/>
          <w:divBdr>
            <w:top w:val="none" w:sz="0" w:space="0" w:color="auto"/>
            <w:left w:val="none" w:sz="0" w:space="0" w:color="auto"/>
            <w:bottom w:val="none" w:sz="0" w:space="0" w:color="auto"/>
            <w:right w:val="none" w:sz="0" w:space="0" w:color="auto"/>
          </w:divBdr>
        </w:div>
        <w:div w:id="1876886106">
          <w:marLeft w:val="640"/>
          <w:marRight w:val="0"/>
          <w:marTop w:val="0"/>
          <w:marBottom w:val="0"/>
          <w:divBdr>
            <w:top w:val="none" w:sz="0" w:space="0" w:color="auto"/>
            <w:left w:val="none" w:sz="0" w:space="0" w:color="auto"/>
            <w:bottom w:val="none" w:sz="0" w:space="0" w:color="auto"/>
            <w:right w:val="none" w:sz="0" w:space="0" w:color="auto"/>
          </w:divBdr>
        </w:div>
        <w:div w:id="915935516">
          <w:marLeft w:val="640"/>
          <w:marRight w:val="0"/>
          <w:marTop w:val="0"/>
          <w:marBottom w:val="0"/>
          <w:divBdr>
            <w:top w:val="none" w:sz="0" w:space="0" w:color="auto"/>
            <w:left w:val="none" w:sz="0" w:space="0" w:color="auto"/>
            <w:bottom w:val="none" w:sz="0" w:space="0" w:color="auto"/>
            <w:right w:val="none" w:sz="0" w:space="0" w:color="auto"/>
          </w:divBdr>
        </w:div>
        <w:div w:id="1888760369">
          <w:marLeft w:val="640"/>
          <w:marRight w:val="0"/>
          <w:marTop w:val="0"/>
          <w:marBottom w:val="0"/>
          <w:divBdr>
            <w:top w:val="none" w:sz="0" w:space="0" w:color="auto"/>
            <w:left w:val="none" w:sz="0" w:space="0" w:color="auto"/>
            <w:bottom w:val="none" w:sz="0" w:space="0" w:color="auto"/>
            <w:right w:val="none" w:sz="0" w:space="0" w:color="auto"/>
          </w:divBdr>
        </w:div>
        <w:div w:id="734352299">
          <w:marLeft w:val="640"/>
          <w:marRight w:val="0"/>
          <w:marTop w:val="0"/>
          <w:marBottom w:val="0"/>
          <w:divBdr>
            <w:top w:val="none" w:sz="0" w:space="0" w:color="auto"/>
            <w:left w:val="none" w:sz="0" w:space="0" w:color="auto"/>
            <w:bottom w:val="none" w:sz="0" w:space="0" w:color="auto"/>
            <w:right w:val="none" w:sz="0" w:space="0" w:color="auto"/>
          </w:divBdr>
        </w:div>
        <w:div w:id="2055420204">
          <w:marLeft w:val="640"/>
          <w:marRight w:val="0"/>
          <w:marTop w:val="0"/>
          <w:marBottom w:val="0"/>
          <w:divBdr>
            <w:top w:val="none" w:sz="0" w:space="0" w:color="auto"/>
            <w:left w:val="none" w:sz="0" w:space="0" w:color="auto"/>
            <w:bottom w:val="none" w:sz="0" w:space="0" w:color="auto"/>
            <w:right w:val="none" w:sz="0" w:space="0" w:color="auto"/>
          </w:divBdr>
        </w:div>
        <w:div w:id="1920749327">
          <w:marLeft w:val="640"/>
          <w:marRight w:val="0"/>
          <w:marTop w:val="0"/>
          <w:marBottom w:val="0"/>
          <w:divBdr>
            <w:top w:val="none" w:sz="0" w:space="0" w:color="auto"/>
            <w:left w:val="none" w:sz="0" w:space="0" w:color="auto"/>
            <w:bottom w:val="none" w:sz="0" w:space="0" w:color="auto"/>
            <w:right w:val="none" w:sz="0" w:space="0" w:color="auto"/>
          </w:divBdr>
        </w:div>
        <w:div w:id="350422161">
          <w:marLeft w:val="640"/>
          <w:marRight w:val="0"/>
          <w:marTop w:val="0"/>
          <w:marBottom w:val="0"/>
          <w:divBdr>
            <w:top w:val="none" w:sz="0" w:space="0" w:color="auto"/>
            <w:left w:val="none" w:sz="0" w:space="0" w:color="auto"/>
            <w:bottom w:val="none" w:sz="0" w:space="0" w:color="auto"/>
            <w:right w:val="none" w:sz="0" w:space="0" w:color="auto"/>
          </w:divBdr>
        </w:div>
        <w:div w:id="1088044910">
          <w:marLeft w:val="640"/>
          <w:marRight w:val="0"/>
          <w:marTop w:val="0"/>
          <w:marBottom w:val="0"/>
          <w:divBdr>
            <w:top w:val="none" w:sz="0" w:space="0" w:color="auto"/>
            <w:left w:val="none" w:sz="0" w:space="0" w:color="auto"/>
            <w:bottom w:val="none" w:sz="0" w:space="0" w:color="auto"/>
            <w:right w:val="none" w:sz="0" w:space="0" w:color="auto"/>
          </w:divBdr>
        </w:div>
        <w:div w:id="1887059064">
          <w:marLeft w:val="640"/>
          <w:marRight w:val="0"/>
          <w:marTop w:val="0"/>
          <w:marBottom w:val="0"/>
          <w:divBdr>
            <w:top w:val="none" w:sz="0" w:space="0" w:color="auto"/>
            <w:left w:val="none" w:sz="0" w:space="0" w:color="auto"/>
            <w:bottom w:val="none" w:sz="0" w:space="0" w:color="auto"/>
            <w:right w:val="none" w:sz="0" w:space="0" w:color="auto"/>
          </w:divBdr>
        </w:div>
        <w:div w:id="1602448641">
          <w:marLeft w:val="640"/>
          <w:marRight w:val="0"/>
          <w:marTop w:val="0"/>
          <w:marBottom w:val="0"/>
          <w:divBdr>
            <w:top w:val="none" w:sz="0" w:space="0" w:color="auto"/>
            <w:left w:val="none" w:sz="0" w:space="0" w:color="auto"/>
            <w:bottom w:val="none" w:sz="0" w:space="0" w:color="auto"/>
            <w:right w:val="none" w:sz="0" w:space="0" w:color="auto"/>
          </w:divBdr>
        </w:div>
        <w:div w:id="1722899828">
          <w:marLeft w:val="640"/>
          <w:marRight w:val="0"/>
          <w:marTop w:val="0"/>
          <w:marBottom w:val="0"/>
          <w:divBdr>
            <w:top w:val="none" w:sz="0" w:space="0" w:color="auto"/>
            <w:left w:val="none" w:sz="0" w:space="0" w:color="auto"/>
            <w:bottom w:val="none" w:sz="0" w:space="0" w:color="auto"/>
            <w:right w:val="none" w:sz="0" w:space="0" w:color="auto"/>
          </w:divBdr>
        </w:div>
        <w:div w:id="1168403791">
          <w:marLeft w:val="640"/>
          <w:marRight w:val="0"/>
          <w:marTop w:val="0"/>
          <w:marBottom w:val="0"/>
          <w:divBdr>
            <w:top w:val="none" w:sz="0" w:space="0" w:color="auto"/>
            <w:left w:val="none" w:sz="0" w:space="0" w:color="auto"/>
            <w:bottom w:val="none" w:sz="0" w:space="0" w:color="auto"/>
            <w:right w:val="none" w:sz="0" w:space="0" w:color="auto"/>
          </w:divBdr>
        </w:div>
        <w:div w:id="372120783">
          <w:marLeft w:val="640"/>
          <w:marRight w:val="0"/>
          <w:marTop w:val="0"/>
          <w:marBottom w:val="0"/>
          <w:divBdr>
            <w:top w:val="none" w:sz="0" w:space="0" w:color="auto"/>
            <w:left w:val="none" w:sz="0" w:space="0" w:color="auto"/>
            <w:bottom w:val="none" w:sz="0" w:space="0" w:color="auto"/>
            <w:right w:val="none" w:sz="0" w:space="0" w:color="auto"/>
          </w:divBdr>
        </w:div>
        <w:div w:id="1330255225">
          <w:marLeft w:val="640"/>
          <w:marRight w:val="0"/>
          <w:marTop w:val="0"/>
          <w:marBottom w:val="0"/>
          <w:divBdr>
            <w:top w:val="none" w:sz="0" w:space="0" w:color="auto"/>
            <w:left w:val="none" w:sz="0" w:space="0" w:color="auto"/>
            <w:bottom w:val="none" w:sz="0" w:space="0" w:color="auto"/>
            <w:right w:val="none" w:sz="0" w:space="0" w:color="auto"/>
          </w:divBdr>
        </w:div>
        <w:div w:id="1081416734">
          <w:marLeft w:val="640"/>
          <w:marRight w:val="0"/>
          <w:marTop w:val="0"/>
          <w:marBottom w:val="0"/>
          <w:divBdr>
            <w:top w:val="none" w:sz="0" w:space="0" w:color="auto"/>
            <w:left w:val="none" w:sz="0" w:space="0" w:color="auto"/>
            <w:bottom w:val="none" w:sz="0" w:space="0" w:color="auto"/>
            <w:right w:val="none" w:sz="0" w:space="0" w:color="auto"/>
          </w:divBdr>
        </w:div>
        <w:div w:id="914559017">
          <w:marLeft w:val="640"/>
          <w:marRight w:val="0"/>
          <w:marTop w:val="0"/>
          <w:marBottom w:val="0"/>
          <w:divBdr>
            <w:top w:val="none" w:sz="0" w:space="0" w:color="auto"/>
            <w:left w:val="none" w:sz="0" w:space="0" w:color="auto"/>
            <w:bottom w:val="none" w:sz="0" w:space="0" w:color="auto"/>
            <w:right w:val="none" w:sz="0" w:space="0" w:color="auto"/>
          </w:divBdr>
        </w:div>
        <w:div w:id="2069650789">
          <w:marLeft w:val="640"/>
          <w:marRight w:val="0"/>
          <w:marTop w:val="0"/>
          <w:marBottom w:val="0"/>
          <w:divBdr>
            <w:top w:val="none" w:sz="0" w:space="0" w:color="auto"/>
            <w:left w:val="none" w:sz="0" w:space="0" w:color="auto"/>
            <w:bottom w:val="none" w:sz="0" w:space="0" w:color="auto"/>
            <w:right w:val="none" w:sz="0" w:space="0" w:color="auto"/>
          </w:divBdr>
        </w:div>
        <w:div w:id="214392985">
          <w:marLeft w:val="640"/>
          <w:marRight w:val="0"/>
          <w:marTop w:val="0"/>
          <w:marBottom w:val="0"/>
          <w:divBdr>
            <w:top w:val="none" w:sz="0" w:space="0" w:color="auto"/>
            <w:left w:val="none" w:sz="0" w:space="0" w:color="auto"/>
            <w:bottom w:val="none" w:sz="0" w:space="0" w:color="auto"/>
            <w:right w:val="none" w:sz="0" w:space="0" w:color="auto"/>
          </w:divBdr>
        </w:div>
        <w:div w:id="2015299071">
          <w:marLeft w:val="640"/>
          <w:marRight w:val="0"/>
          <w:marTop w:val="0"/>
          <w:marBottom w:val="0"/>
          <w:divBdr>
            <w:top w:val="none" w:sz="0" w:space="0" w:color="auto"/>
            <w:left w:val="none" w:sz="0" w:space="0" w:color="auto"/>
            <w:bottom w:val="none" w:sz="0" w:space="0" w:color="auto"/>
            <w:right w:val="none" w:sz="0" w:space="0" w:color="auto"/>
          </w:divBdr>
        </w:div>
        <w:div w:id="90393901">
          <w:marLeft w:val="640"/>
          <w:marRight w:val="0"/>
          <w:marTop w:val="0"/>
          <w:marBottom w:val="0"/>
          <w:divBdr>
            <w:top w:val="none" w:sz="0" w:space="0" w:color="auto"/>
            <w:left w:val="none" w:sz="0" w:space="0" w:color="auto"/>
            <w:bottom w:val="none" w:sz="0" w:space="0" w:color="auto"/>
            <w:right w:val="none" w:sz="0" w:space="0" w:color="auto"/>
          </w:divBdr>
        </w:div>
        <w:div w:id="1254707769">
          <w:marLeft w:val="640"/>
          <w:marRight w:val="0"/>
          <w:marTop w:val="0"/>
          <w:marBottom w:val="0"/>
          <w:divBdr>
            <w:top w:val="none" w:sz="0" w:space="0" w:color="auto"/>
            <w:left w:val="none" w:sz="0" w:space="0" w:color="auto"/>
            <w:bottom w:val="none" w:sz="0" w:space="0" w:color="auto"/>
            <w:right w:val="none" w:sz="0" w:space="0" w:color="auto"/>
          </w:divBdr>
        </w:div>
        <w:div w:id="1805006297">
          <w:marLeft w:val="640"/>
          <w:marRight w:val="0"/>
          <w:marTop w:val="0"/>
          <w:marBottom w:val="0"/>
          <w:divBdr>
            <w:top w:val="none" w:sz="0" w:space="0" w:color="auto"/>
            <w:left w:val="none" w:sz="0" w:space="0" w:color="auto"/>
            <w:bottom w:val="none" w:sz="0" w:space="0" w:color="auto"/>
            <w:right w:val="none" w:sz="0" w:space="0" w:color="auto"/>
          </w:divBdr>
        </w:div>
        <w:div w:id="1327903618">
          <w:marLeft w:val="640"/>
          <w:marRight w:val="0"/>
          <w:marTop w:val="0"/>
          <w:marBottom w:val="0"/>
          <w:divBdr>
            <w:top w:val="none" w:sz="0" w:space="0" w:color="auto"/>
            <w:left w:val="none" w:sz="0" w:space="0" w:color="auto"/>
            <w:bottom w:val="none" w:sz="0" w:space="0" w:color="auto"/>
            <w:right w:val="none" w:sz="0" w:space="0" w:color="auto"/>
          </w:divBdr>
        </w:div>
        <w:div w:id="689184953">
          <w:marLeft w:val="640"/>
          <w:marRight w:val="0"/>
          <w:marTop w:val="0"/>
          <w:marBottom w:val="0"/>
          <w:divBdr>
            <w:top w:val="none" w:sz="0" w:space="0" w:color="auto"/>
            <w:left w:val="none" w:sz="0" w:space="0" w:color="auto"/>
            <w:bottom w:val="none" w:sz="0" w:space="0" w:color="auto"/>
            <w:right w:val="none" w:sz="0" w:space="0" w:color="auto"/>
          </w:divBdr>
        </w:div>
        <w:div w:id="1711102251">
          <w:marLeft w:val="640"/>
          <w:marRight w:val="0"/>
          <w:marTop w:val="0"/>
          <w:marBottom w:val="0"/>
          <w:divBdr>
            <w:top w:val="none" w:sz="0" w:space="0" w:color="auto"/>
            <w:left w:val="none" w:sz="0" w:space="0" w:color="auto"/>
            <w:bottom w:val="none" w:sz="0" w:space="0" w:color="auto"/>
            <w:right w:val="none" w:sz="0" w:space="0" w:color="auto"/>
          </w:divBdr>
        </w:div>
        <w:div w:id="2018147517">
          <w:marLeft w:val="640"/>
          <w:marRight w:val="0"/>
          <w:marTop w:val="0"/>
          <w:marBottom w:val="0"/>
          <w:divBdr>
            <w:top w:val="none" w:sz="0" w:space="0" w:color="auto"/>
            <w:left w:val="none" w:sz="0" w:space="0" w:color="auto"/>
            <w:bottom w:val="none" w:sz="0" w:space="0" w:color="auto"/>
            <w:right w:val="none" w:sz="0" w:space="0" w:color="auto"/>
          </w:divBdr>
        </w:div>
        <w:div w:id="2083285130">
          <w:marLeft w:val="640"/>
          <w:marRight w:val="0"/>
          <w:marTop w:val="0"/>
          <w:marBottom w:val="0"/>
          <w:divBdr>
            <w:top w:val="none" w:sz="0" w:space="0" w:color="auto"/>
            <w:left w:val="none" w:sz="0" w:space="0" w:color="auto"/>
            <w:bottom w:val="none" w:sz="0" w:space="0" w:color="auto"/>
            <w:right w:val="none" w:sz="0" w:space="0" w:color="auto"/>
          </w:divBdr>
        </w:div>
      </w:divsChild>
    </w:div>
    <w:div w:id="544945169">
      <w:bodyDiv w:val="1"/>
      <w:marLeft w:val="0"/>
      <w:marRight w:val="0"/>
      <w:marTop w:val="0"/>
      <w:marBottom w:val="0"/>
      <w:divBdr>
        <w:top w:val="none" w:sz="0" w:space="0" w:color="auto"/>
        <w:left w:val="none" w:sz="0" w:space="0" w:color="auto"/>
        <w:bottom w:val="none" w:sz="0" w:space="0" w:color="auto"/>
        <w:right w:val="none" w:sz="0" w:space="0" w:color="auto"/>
      </w:divBdr>
      <w:divsChild>
        <w:div w:id="1234780157">
          <w:marLeft w:val="640"/>
          <w:marRight w:val="0"/>
          <w:marTop w:val="0"/>
          <w:marBottom w:val="0"/>
          <w:divBdr>
            <w:top w:val="none" w:sz="0" w:space="0" w:color="auto"/>
            <w:left w:val="none" w:sz="0" w:space="0" w:color="auto"/>
            <w:bottom w:val="none" w:sz="0" w:space="0" w:color="auto"/>
            <w:right w:val="none" w:sz="0" w:space="0" w:color="auto"/>
          </w:divBdr>
        </w:div>
        <w:div w:id="1803764444">
          <w:marLeft w:val="640"/>
          <w:marRight w:val="0"/>
          <w:marTop w:val="0"/>
          <w:marBottom w:val="0"/>
          <w:divBdr>
            <w:top w:val="none" w:sz="0" w:space="0" w:color="auto"/>
            <w:left w:val="none" w:sz="0" w:space="0" w:color="auto"/>
            <w:bottom w:val="none" w:sz="0" w:space="0" w:color="auto"/>
            <w:right w:val="none" w:sz="0" w:space="0" w:color="auto"/>
          </w:divBdr>
        </w:div>
        <w:div w:id="487020503">
          <w:marLeft w:val="640"/>
          <w:marRight w:val="0"/>
          <w:marTop w:val="0"/>
          <w:marBottom w:val="0"/>
          <w:divBdr>
            <w:top w:val="none" w:sz="0" w:space="0" w:color="auto"/>
            <w:left w:val="none" w:sz="0" w:space="0" w:color="auto"/>
            <w:bottom w:val="none" w:sz="0" w:space="0" w:color="auto"/>
            <w:right w:val="none" w:sz="0" w:space="0" w:color="auto"/>
          </w:divBdr>
        </w:div>
        <w:div w:id="1852180044">
          <w:marLeft w:val="640"/>
          <w:marRight w:val="0"/>
          <w:marTop w:val="0"/>
          <w:marBottom w:val="0"/>
          <w:divBdr>
            <w:top w:val="none" w:sz="0" w:space="0" w:color="auto"/>
            <w:left w:val="none" w:sz="0" w:space="0" w:color="auto"/>
            <w:bottom w:val="none" w:sz="0" w:space="0" w:color="auto"/>
            <w:right w:val="none" w:sz="0" w:space="0" w:color="auto"/>
          </w:divBdr>
        </w:div>
        <w:div w:id="339283039">
          <w:marLeft w:val="640"/>
          <w:marRight w:val="0"/>
          <w:marTop w:val="0"/>
          <w:marBottom w:val="0"/>
          <w:divBdr>
            <w:top w:val="none" w:sz="0" w:space="0" w:color="auto"/>
            <w:left w:val="none" w:sz="0" w:space="0" w:color="auto"/>
            <w:bottom w:val="none" w:sz="0" w:space="0" w:color="auto"/>
            <w:right w:val="none" w:sz="0" w:space="0" w:color="auto"/>
          </w:divBdr>
        </w:div>
        <w:div w:id="467553236">
          <w:marLeft w:val="640"/>
          <w:marRight w:val="0"/>
          <w:marTop w:val="0"/>
          <w:marBottom w:val="0"/>
          <w:divBdr>
            <w:top w:val="none" w:sz="0" w:space="0" w:color="auto"/>
            <w:left w:val="none" w:sz="0" w:space="0" w:color="auto"/>
            <w:bottom w:val="none" w:sz="0" w:space="0" w:color="auto"/>
            <w:right w:val="none" w:sz="0" w:space="0" w:color="auto"/>
          </w:divBdr>
        </w:div>
        <w:div w:id="804276965">
          <w:marLeft w:val="640"/>
          <w:marRight w:val="0"/>
          <w:marTop w:val="0"/>
          <w:marBottom w:val="0"/>
          <w:divBdr>
            <w:top w:val="none" w:sz="0" w:space="0" w:color="auto"/>
            <w:left w:val="none" w:sz="0" w:space="0" w:color="auto"/>
            <w:bottom w:val="none" w:sz="0" w:space="0" w:color="auto"/>
            <w:right w:val="none" w:sz="0" w:space="0" w:color="auto"/>
          </w:divBdr>
        </w:div>
        <w:div w:id="1534610903">
          <w:marLeft w:val="640"/>
          <w:marRight w:val="0"/>
          <w:marTop w:val="0"/>
          <w:marBottom w:val="0"/>
          <w:divBdr>
            <w:top w:val="none" w:sz="0" w:space="0" w:color="auto"/>
            <w:left w:val="none" w:sz="0" w:space="0" w:color="auto"/>
            <w:bottom w:val="none" w:sz="0" w:space="0" w:color="auto"/>
            <w:right w:val="none" w:sz="0" w:space="0" w:color="auto"/>
          </w:divBdr>
        </w:div>
        <w:div w:id="1492790562">
          <w:marLeft w:val="640"/>
          <w:marRight w:val="0"/>
          <w:marTop w:val="0"/>
          <w:marBottom w:val="0"/>
          <w:divBdr>
            <w:top w:val="none" w:sz="0" w:space="0" w:color="auto"/>
            <w:left w:val="none" w:sz="0" w:space="0" w:color="auto"/>
            <w:bottom w:val="none" w:sz="0" w:space="0" w:color="auto"/>
            <w:right w:val="none" w:sz="0" w:space="0" w:color="auto"/>
          </w:divBdr>
        </w:div>
        <w:div w:id="85658442">
          <w:marLeft w:val="640"/>
          <w:marRight w:val="0"/>
          <w:marTop w:val="0"/>
          <w:marBottom w:val="0"/>
          <w:divBdr>
            <w:top w:val="none" w:sz="0" w:space="0" w:color="auto"/>
            <w:left w:val="none" w:sz="0" w:space="0" w:color="auto"/>
            <w:bottom w:val="none" w:sz="0" w:space="0" w:color="auto"/>
            <w:right w:val="none" w:sz="0" w:space="0" w:color="auto"/>
          </w:divBdr>
        </w:div>
        <w:div w:id="272638771">
          <w:marLeft w:val="640"/>
          <w:marRight w:val="0"/>
          <w:marTop w:val="0"/>
          <w:marBottom w:val="0"/>
          <w:divBdr>
            <w:top w:val="none" w:sz="0" w:space="0" w:color="auto"/>
            <w:left w:val="none" w:sz="0" w:space="0" w:color="auto"/>
            <w:bottom w:val="none" w:sz="0" w:space="0" w:color="auto"/>
            <w:right w:val="none" w:sz="0" w:space="0" w:color="auto"/>
          </w:divBdr>
        </w:div>
        <w:div w:id="1690452737">
          <w:marLeft w:val="640"/>
          <w:marRight w:val="0"/>
          <w:marTop w:val="0"/>
          <w:marBottom w:val="0"/>
          <w:divBdr>
            <w:top w:val="none" w:sz="0" w:space="0" w:color="auto"/>
            <w:left w:val="none" w:sz="0" w:space="0" w:color="auto"/>
            <w:bottom w:val="none" w:sz="0" w:space="0" w:color="auto"/>
            <w:right w:val="none" w:sz="0" w:space="0" w:color="auto"/>
          </w:divBdr>
        </w:div>
        <w:div w:id="671882128">
          <w:marLeft w:val="640"/>
          <w:marRight w:val="0"/>
          <w:marTop w:val="0"/>
          <w:marBottom w:val="0"/>
          <w:divBdr>
            <w:top w:val="none" w:sz="0" w:space="0" w:color="auto"/>
            <w:left w:val="none" w:sz="0" w:space="0" w:color="auto"/>
            <w:bottom w:val="none" w:sz="0" w:space="0" w:color="auto"/>
            <w:right w:val="none" w:sz="0" w:space="0" w:color="auto"/>
          </w:divBdr>
        </w:div>
        <w:div w:id="1922521446">
          <w:marLeft w:val="640"/>
          <w:marRight w:val="0"/>
          <w:marTop w:val="0"/>
          <w:marBottom w:val="0"/>
          <w:divBdr>
            <w:top w:val="none" w:sz="0" w:space="0" w:color="auto"/>
            <w:left w:val="none" w:sz="0" w:space="0" w:color="auto"/>
            <w:bottom w:val="none" w:sz="0" w:space="0" w:color="auto"/>
            <w:right w:val="none" w:sz="0" w:space="0" w:color="auto"/>
          </w:divBdr>
        </w:div>
        <w:div w:id="1405954352">
          <w:marLeft w:val="640"/>
          <w:marRight w:val="0"/>
          <w:marTop w:val="0"/>
          <w:marBottom w:val="0"/>
          <w:divBdr>
            <w:top w:val="none" w:sz="0" w:space="0" w:color="auto"/>
            <w:left w:val="none" w:sz="0" w:space="0" w:color="auto"/>
            <w:bottom w:val="none" w:sz="0" w:space="0" w:color="auto"/>
            <w:right w:val="none" w:sz="0" w:space="0" w:color="auto"/>
          </w:divBdr>
        </w:div>
        <w:div w:id="869732237">
          <w:marLeft w:val="640"/>
          <w:marRight w:val="0"/>
          <w:marTop w:val="0"/>
          <w:marBottom w:val="0"/>
          <w:divBdr>
            <w:top w:val="none" w:sz="0" w:space="0" w:color="auto"/>
            <w:left w:val="none" w:sz="0" w:space="0" w:color="auto"/>
            <w:bottom w:val="none" w:sz="0" w:space="0" w:color="auto"/>
            <w:right w:val="none" w:sz="0" w:space="0" w:color="auto"/>
          </w:divBdr>
        </w:div>
        <w:div w:id="736124677">
          <w:marLeft w:val="640"/>
          <w:marRight w:val="0"/>
          <w:marTop w:val="0"/>
          <w:marBottom w:val="0"/>
          <w:divBdr>
            <w:top w:val="none" w:sz="0" w:space="0" w:color="auto"/>
            <w:left w:val="none" w:sz="0" w:space="0" w:color="auto"/>
            <w:bottom w:val="none" w:sz="0" w:space="0" w:color="auto"/>
            <w:right w:val="none" w:sz="0" w:space="0" w:color="auto"/>
          </w:divBdr>
        </w:div>
        <w:div w:id="1476489079">
          <w:marLeft w:val="640"/>
          <w:marRight w:val="0"/>
          <w:marTop w:val="0"/>
          <w:marBottom w:val="0"/>
          <w:divBdr>
            <w:top w:val="none" w:sz="0" w:space="0" w:color="auto"/>
            <w:left w:val="none" w:sz="0" w:space="0" w:color="auto"/>
            <w:bottom w:val="none" w:sz="0" w:space="0" w:color="auto"/>
            <w:right w:val="none" w:sz="0" w:space="0" w:color="auto"/>
          </w:divBdr>
        </w:div>
        <w:div w:id="1225331086">
          <w:marLeft w:val="640"/>
          <w:marRight w:val="0"/>
          <w:marTop w:val="0"/>
          <w:marBottom w:val="0"/>
          <w:divBdr>
            <w:top w:val="none" w:sz="0" w:space="0" w:color="auto"/>
            <w:left w:val="none" w:sz="0" w:space="0" w:color="auto"/>
            <w:bottom w:val="none" w:sz="0" w:space="0" w:color="auto"/>
            <w:right w:val="none" w:sz="0" w:space="0" w:color="auto"/>
          </w:divBdr>
        </w:div>
        <w:div w:id="347102741">
          <w:marLeft w:val="640"/>
          <w:marRight w:val="0"/>
          <w:marTop w:val="0"/>
          <w:marBottom w:val="0"/>
          <w:divBdr>
            <w:top w:val="none" w:sz="0" w:space="0" w:color="auto"/>
            <w:left w:val="none" w:sz="0" w:space="0" w:color="auto"/>
            <w:bottom w:val="none" w:sz="0" w:space="0" w:color="auto"/>
            <w:right w:val="none" w:sz="0" w:space="0" w:color="auto"/>
          </w:divBdr>
        </w:div>
        <w:div w:id="2126078347">
          <w:marLeft w:val="640"/>
          <w:marRight w:val="0"/>
          <w:marTop w:val="0"/>
          <w:marBottom w:val="0"/>
          <w:divBdr>
            <w:top w:val="none" w:sz="0" w:space="0" w:color="auto"/>
            <w:left w:val="none" w:sz="0" w:space="0" w:color="auto"/>
            <w:bottom w:val="none" w:sz="0" w:space="0" w:color="auto"/>
            <w:right w:val="none" w:sz="0" w:space="0" w:color="auto"/>
          </w:divBdr>
        </w:div>
        <w:div w:id="605498653">
          <w:marLeft w:val="640"/>
          <w:marRight w:val="0"/>
          <w:marTop w:val="0"/>
          <w:marBottom w:val="0"/>
          <w:divBdr>
            <w:top w:val="none" w:sz="0" w:space="0" w:color="auto"/>
            <w:left w:val="none" w:sz="0" w:space="0" w:color="auto"/>
            <w:bottom w:val="none" w:sz="0" w:space="0" w:color="auto"/>
            <w:right w:val="none" w:sz="0" w:space="0" w:color="auto"/>
          </w:divBdr>
        </w:div>
        <w:div w:id="876893961">
          <w:marLeft w:val="640"/>
          <w:marRight w:val="0"/>
          <w:marTop w:val="0"/>
          <w:marBottom w:val="0"/>
          <w:divBdr>
            <w:top w:val="none" w:sz="0" w:space="0" w:color="auto"/>
            <w:left w:val="none" w:sz="0" w:space="0" w:color="auto"/>
            <w:bottom w:val="none" w:sz="0" w:space="0" w:color="auto"/>
            <w:right w:val="none" w:sz="0" w:space="0" w:color="auto"/>
          </w:divBdr>
        </w:div>
        <w:div w:id="348680191">
          <w:marLeft w:val="640"/>
          <w:marRight w:val="0"/>
          <w:marTop w:val="0"/>
          <w:marBottom w:val="0"/>
          <w:divBdr>
            <w:top w:val="none" w:sz="0" w:space="0" w:color="auto"/>
            <w:left w:val="none" w:sz="0" w:space="0" w:color="auto"/>
            <w:bottom w:val="none" w:sz="0" w:space="0" w:color="auto"/>
            <w:right w:val="none" w:sz="0" w:space="0" w:color="auto"/>
          </w:divBdr>
        </w:div>
        <w:div w:id="987826988">
          <w:marLeft w:val="640"/>
          <w:marRight w:val="0"/>
          <w:marTop w:val="0"/>
          <w:marBottom w:val="0"/>
          <w:divBdr>
            <w:top w:val="none" w:sz="0" w:space="0" w:color="auto"/>
            <w:left w:val="none" w:sz="0" w:space="0" w:color="auto"/>
            <w:bottom w:val="none" w:sz="0" w:space="0" w:color="auto"/>
            <w:right w:val="none" w:sz="0" w:space="0" w:color="auto"/>
          </w:divBdr>
        </w:div>
        <w:div w:id="361247033">
          <w:marLeft w:val="640"/>
          <w:marRight w:val="0"/>
          <w:marTop w:val="0"/>
          <w:marBottom w:val="0"/>
          <w:divBdr>
            <w:top w:val="none" w:sz="0" w:space="0" w:color="auto"/>
            <w:left w:val="none" w:sz="0" w:space="0" w:color="auto"/>
            <w:bottom w:val="none" w:sz="0" w:space="0" w:color="auto"/>
            <w:right w:val="none" w:sz="0" w:space="0" w:color="auto"/>
          </w:divBdr>
        </w:div>
        <w:div w:id="2045210954">
          <w:marLeft w:val="640"/>
          <w:marRight w:val="0"/>
          <w:marTop w:val="0"/>
          <w:marBottom w:val="0"/>
          <w:divBdr>
            <w:top w:val="none" w:sz="0" w:space="0" w:color="auto"/>
            <w:left w:val="none" w:sz="0" w:space="0" w:color="auto"/>
            <w:bottom w:val="none" w:sz="0" w:space="0" w:color="auto"/>
            <w:right w:val="none" w:sz="0" w:space="0" w:color="auto"/>
          </w:divBdr>
        </w:div>
        <w:div w:id="1289818767">
          <w:marLeft w:val="640"/>
          <w:marRight w:val="0"/>
          <w:marTop w:val="0"/>
          <w:marBottom w:val="0"/>
          <w:divBdr>
            <w:top w:val="none" w:sz="0" w:space="0" w:color="auto"/>
            <w:left w:val="none" w:sz="0" w:space="0" w:color="auto"/>
            <w:bottom w:val="none" w:sz="0" w:space="0" w:color="auto"/>
            <w:right w:val="none" w:sz="0" w:space="0" w:color="auto"/>
          </w:divBdr>
        </w:div>
        <w:div w:id="2112624234">
          <w:marLeft w:val="640"/>
          <w:marRight w:val="0"/>
          <w:marTop w:val="0"/>
          <w:marBottom w:val="0"/>
          <w:divBdr>
            <w:top w:val="none" w:sz="0" w:space="0" w:color="auto"/>
            <w:left w:val="none" w:sz="0" w:space="0" w:color="auto"/>
            <w:bottom w:val="none" w:sz="0" w:space="0" w:color="auto"/>
            <w:right w:val="none" w:sz="0" w:space="0" w:color="auto"/>
          </w:divBdr>
        </w:div>
        <w:div w:id="2131318152">
          <w:marLeft w:val="640"/>
          <w:marRight w:val="0"/>
          <w:marTop w:val="0"/>
          <w:marBottom w:val="0"/>
          <w:divBdr>
            <w:top w:val="none" w:sz="0" w:space="0" w:color="auto"/>
            <w:left w:val="none" w:sz="0" w:space="0" w:color="auto"/>
            <w:bottom w:val="none" w:sz="0" w:space="0" w:color="auto"/>
            <w:right w:val="none" w:sz="0" w:space="0" w:color="auto"/>
          </w:divBdr>
        </w:div>
        <w:div w:id="1360744692">
          <w:marLeft w:val="640"/>
          <w:marRight w:val="0"/>
          <w:marTop w:val="0"/>
          <w:marBottom w:val="0"/>
          <w:divBdr>
            <w:top w:val="none" w:sz="0" w:space="0" w:color="auto"/>
            <w:left w:val="none" w:sz="0" w:space="0" w:color="auto"/>
            <w:bottom w:val="none" w:sz="0" w:space="0" w:color="auto"/>
            <w:right w:val="none" w:sz="0" w:space="0" w:color="auto"/>
          </w:divBdr>
        </w:div>
        <w:div w:id="976571849">
          <w:marLeft w:val="640"/>
          <w:marRight w:val="0"/>
          <w:marTop w:val="0"/>
          <w:marBottom w:val="0"/>
          <w:divBdr>
            <w:top w:val="none" w:sz="0" w:space="0" w:color="auto"/>
            <w:left w:val="none" w:sz="0" w:space="0" w:color="auto"/>
            <w:bottom w:val="none" w:sz="0" w:space="0" w:color="auto"/>
            <w:right w:val="none" w:sz="0" w:space="0" w:color="auto"/>
          </w:divBdr>
        </w:div>
        <w:div w:id="1246067037">
          <w:marLeft w:val="640"/>
          <w:marRight w:val="0"/>
          <w:marTop w:val="0"/>
          <w:marBottom w:val="0"/>
          <w:divBdr>
            <w:top w:val="none" w:sz="0" w:space="0" w:color="auto"/>
            <w:left w:val="none" w:sz="0" w:space="0" w:color="auto"/>
            <w:bottom w:val="none" w:sz="0" w:space="0" w:color="auto"/>
            <w:right w:val="none" w:sz="0" w:space="0" w:color="auto"/>
          </w:divBdr>
        </w:div>
        <w:div w:id="158736327">
          <w:marLeft w:val="640"/>
          <w:marRight w:val="0"/>
          <w:marTop w:val="0"/>
          <w:marBottom w:val="0"/>
          <w:divBdr>
            <w:top w:val="none" w:sz="0" w:space="0" w:color="auto"/>
            <w:left w:val="none" w:sz="0" w:space="0" w:color="auto"/>
            <w:bottom w:val="none" w:sz="0" w:space="0" w:color="auto"/>
            <w:right w:val="none" w:sz="0" w:space="0" w:color="auto"/>
          </w:divBdr>
        </w:div>
        <w:div w:id="651566366">
          <w:marLeft w:val="640"/>
          <w:marRight w:val="0"/>
          <w:marTop w:val="0"/>
          <w:marBottom w:val="0"/>
          <w:divBdr>
            <w:top w:val="none" w:sz="0" w:space="0" w:color="auto"/>
            <w:left w:val="none" w:sz="0" w:space="0" w:color="auto"/>
            <w:bottom w:val="none" w:sz="0" w:space="0" w:color="auto"/>
            <w:right w:val="none" w:sz="0" w:space="0" w:color="auto"/>
          </w:divBdr>
        </w:div>
        <w:div w:id="596720952">
          <w:marLeft w:val="640"/>
          <w:marRight w:val="0"/>
          <w:marTop w:val="0"/>
          <w:marBottom w:val="0"/>
          <w:divBdr>
            <w:top w:val="none" w:sz="0" w:space="0" w:color="auto"/>
            <w:left w:val="none" w:sz="0" w:space="0" w:color="auto"/>
            <w:bottom w:val="none" w:sz="0" w:space="0" w:color="auto"/>
            <w:right w:val="none" w:sz="0" w:space="0" w:color="auto"/>
          </w:divBdr>
        </w:div>
        <w:div w:id="902182943">
          <w:marLeft w:val="640"/>
          <w:marRight w:val="0"/>
          <w:marTop w:val="0"/>
          <w:marBottom w:val="0"/>
          <w:divBdr>
            <w:top w:val="none" w:sz="0" w:space="0" w:color="auto"/>
            <w:left w:val="none" w:sz="0" w:space="0" w:color="auto"/>
            <w:bottom w:val="none" w:sz="0" w:space="0" w:color="auto"/>
            <w:right w:val="none" w:sz="0" w:space="0" w:color="auto"/>
          </w:divBdr>
        </w:div>
        <w:div w:id="593243320">
          <w:marLeft w:val="640"/>
          <w:marRight w:val="0"/>
          <w:marTop w:val="0"/>
          <w:marBottom w:val="0"/>
          <w:divBdr>
            <w:top w:val="none" w:sz="0" w:space="0" w:color="auto"/>
            <w:left w:val="none" w:sz="0" w:space="0" w:color="auto"/>
            <w:bottom w:val="none" w:sz="0" w:space="0" w:color="auto"/>
            <w:right w:val="none" w:sz="0" w:space="0" w:color="auto"/>
          </w:divBdr>
        </w:div>
        <w:div w:id="604504792">
          <w:marLeft w:val="640"/>
          <w:marRight w:val="0"/>
          <w:marTop w:val="0"/>
          <w:marBottom w:val="0"/>
          <w:divBdr>
            <w:top w:val="none" w:sz="0" w:space="0" w:color="auto"/>
            <w:left w:val="none" w:sz="0" w:space="0" w:color="auto"/>
            <w:bottom w:val="none" w:sz="0" w:space="0" w:color="auto"/>
            <w:right w:val="none" w:sz="0" w:space="0" w:color="auto"/>
          </w:divBdr>
        </w:div>
        <w:div w:id="688798919">
          <w:marLeft w:val="640"/>
          <w:marRight w:val="0"/>
          <w:marTop w:val="0"/>
          <w:marBottom w:val="0"/>
          <w:divBdr>
            <w:top w:val="none" w:sz="0" w:space="0" w:color="auto"/>
            <w:left w:val="none" w:sz="0" w:space="0" w:color="auto"/>
            <w:bottom w:val="none" w:sz="0" w:space="0" w:color="auto"/>
            <w:right w:val="none" w:sz="0" w:space="0" w:color="auto"/>
          </w:divBdr>
        </w:div>
        <w:div w:id="689070274">
          <w:marLeft w:val="640"/>
          <w:marRight w:val="0"/>
          <w:marTop w:val="0"/>
          <w:marBottom w:val="0"/>
          <w:divBdr>
            <w:top w:val="none" w:sz="0" w:space="0" w:color="auto"/>
            <w:left w:val="none" w:sz="0" w:space="0" w:color="auto"/>
            <w:bottom w:val="none" w:sz="0" w:space="0" w:color="auto"/>
            <w:right w:val="none" w:sz="0" w:space="0" w:color="auto"/>
          </w:divBdr>
        </w:div>
        <w:div w:id="247661205">
          <w:marLeft w:val="640"/>
          <w:marRight w:val="0"/>
          <w:marTop w:val="0"/>
          <w:marBottom w:val="0"/>
          <w:divBdr>
            <w:top w:val="none" w:sz="0" w:space="0" w:color="auto"/>
            <w:left w:val="none" w:sz="0" w:space="0" w:color="auto"/>
            <w:bottom w:val="none" w:sz="0" w:space="0" w:color="auto"/>
            <w:right w:val="none" w:sz="0" w:space="0" w:color="auto"/>
          </w:divBdr>
        </w:div>
        <w:div w:id="586236577">
          <w:marLeft w:val="640"/>
          <w:marRight w:val="0"/>
          <w:marTop w:val="0"/>
          <w:marBottom w:val="0"/>
          <w:divBdr>
            <w:top w:val="none" w:sz="0" w:space="0" w:color="auto"/>
            <w:left w:val="none" w:sz="0" w:space="0" w:color="auto"/>
            <w:bottom w:val="none" w:sz="0" w:space="0" w:color="auto"/>
            <w:right w:val="none" w:sz="0" w:space="0" w:color="auto"/>
          </w:divBdr>
        </w:div>
        <w:div w:id="1134102827">
          <w:marLeft w:val="640"/>
          <w:marRight w:val="0"/>
          <w:marTop w:val="0"/>
          <w:marBottom w:val="0"/>
          <w:divBdr>
            <w:top w:val="none" w:sz="0" w:space="0" w:color="auto"/>
            <w:left w:val="none" w:sz="0" w:space="0" w:color="auto"/>
            <w:bottom w:val="none" w:sz="0" w:space="0" w:color="auto"/>
            <w:right w:val="none" w:sz="0" w:space="0" w:color="auto"/>
          </w:divBdr>
        </w:div>
        <w:div w:id="1217014609">
          <w:marLeft w:val="640"/>
          <w:marRight w:val="0"/>
          <w:marTop w:val="0"/>
          <w:marBottom w:val="0"/>
          <w:divBdr>
            <w:top w:val="none" w:sz="0" w:space="0" w:color="auto"/>
            <w:left w:val="none" w:sz="0" w:space="0" w:color="auto"/>
            <w:bottom w:val="none" w:sz="0" w:space="0" w:color="auto"/>
            <w:right w:val="none" w:sz="0" w:space="0" w:color="auto"/>
          </w:divBdr>
        </w:div>
        <w:div w:id="1567912050">
          <w:marLeft w:val="640"/>
          <w:marRight w:val="0"/>
          <w:marTop w:val="0"/>
          <w:marBottom w:val="0"/>
          <w:divBdr>
            <w:top w:val="none" w:sz="0" w:space="0" w:color="auto"/>
            <w:left w:val="none" w:sz="0" w:space="0" w:color="auto"/>
            <w:bottom w:val="none" w:sz="0" w:space="0" w:color="auto"/>
            <w:right w:val="none" w:sz="0" w:space="0" w:color="auto"/>
          </w:divBdr>
        </w:div>
        <w:div w:id="1903324595">
          <w:marLeft w:val="640"/>
          <w:marRight w:val="0"/>
          <w:marTop w:val="0"/>
          <w:marBottom w:val="0"/>
          <w:divBdr>
            <w:top w:val="none" w:sz="0" w:space="0" w:color="auto"/>
            <w:left w:val="none" w:sz="0" w:space="0" w:color="auto"/>
            <w:bottom w:val="none" w:sz="0" w:space="0" w:color="auto"/>
            <w:right w:val="none" w:sz="0" w:space="0" w:color="auto"/>
          </w:divBdr>
        </w:div>
        <w:div w:id="547765459">
          <w:marLeft w:val="640"/>
          <w:marRight w:val="0"/>
          <w:marTop w:val="0"/>
          <w:marBottom w:val="0"/>
          <w:divBdr>
            <w:top w:val="none" w:sz="0" w:space="0" w:color="auto"/>
            <w:left w:val="none" w:sz="0" w:space="0" w:color="auto"/>
            <w:bottom w:val="none" w:sz="0" w:space="0" w:color="auto"/>
            <w:right w:val="none" w:sz="0" w:space="0" w:color="auto"/>
          </w:divBdr>
        </w:div>
        <w:div w:id="251401695">
          <w:marLeft w:val="640"/>
          <w:marRight w:val="0"/>
          <w:marTop w:val="0"/>
          <w:marBottom w:val="0"/>
          <w:divBdr>
            <w:top w:val="none" w:sz="0" w:space="0" w:color="auto"/>
            <w:left w:val="none" w:sz="0" w:space="0" w:color="auto"/>
            <w:bottom w:val="none" w:sz="0" w:space="0" w:color="auto"/>
            <w:right w:val="none" w:sz="0" w:space="0" w:color="auto"/>
          </w:divBdr>
        </w:div>
        <w:div w:id="511187025">
          <w:marLeft w:val="640"/>
          <w:marRight w:val="0"/>
          <w:marTop w:val="0"/>
          <w:marBottom w:val="0"/>
          <w:divBdr>
            <w:top w:val="none" w:sz="0" w:space="0" w:color="auto"/>
            <w:left w:val="none" w:sz="0" w:space="0" w:color="auto"/>
            <w:bottom w:val="none" w:sz="0" w:space="0" w:color="auto"/>
            <w:right w:val="none" w:sz="0" w:space="0" w:color="auto"/>
          </w:divBdr>
        </w:div>
        <w:div w:id="1944262543">
          <w:marLeft w:val="640"/>
          <w:marRight w:val="0"/>
          <w:marTop w:val="0"/>
          <w:marBottom w:val="0"/>
          <w:divBdr>
            <w:top w:val="none" w:sz="0" w:space="0" w:color="auto"/>
            <w:left w:val="none" w:sz="0" w:space="0" w:color="auto"/>
            <w:bottom w:val="none" w:sz="0" w:space="0" w:color="auto"/>
            <w:right w:val="none" w:sz="0" w:space="0" w:color="auto"/>
          </w:divBdr>
        </w:div>
        <w:div w:id="1591620763">
          <w:marLeft w:val="640"/>
          <w:marRight w:val="0"/>
          <w:marTop w:val="0"/>
          <w:marBottom w:val="0"/>
          <w:divBdr>
            <w:top w:val="none" w:sz="0" w:space="0" w:color="auto"/>
            <w:left w:val="none" w:sz="0" w:space="0" w:color="auto"/>
            <w:bottom w:val="none" w:sz="0" w:space="0" w:color="auto"/>
            <w:right w:val="none" w:sz="0" w:space="0" w:color="auto"/>
          </w:divBdr>
        </w:div>
        <w:div w:id="1097674533">
          <w:marLeft w:val="640"/>
          <w:marRight w:val="0"/>
          <w:marTop w:val="0"/>
          <w:marBottom w:val="0"/>
          <w:divBdr>
            <w:top w:val="none" w:sz="0" w:space="0" w:color="auto"/>
            <w:left w:val="none" w:sz="0" w:space="0" w:color="auto"/>
            <w:bottom w:val="none" w:sz="0" w:space="0" w:color="auto"/>
            <w:right w:val="none" w:sz="0" w:space="0" w:color="auto"/>
          </w:divBdr>
        </w:div>
        <w:div w:id="594896590">
          <w:marLeft w:val="640"/>
          <w:marRight w:val="0"/>
          <w:marTop w:val="0"/>
          <w:marBottom w:val="0"/>
          <w:divBdr>
            <w:top w:val="none" w:sz="0" w:space="0" w:color="auto"/>
            <w:left w:val="none" w:sz="0" w:space="0" w:color="auto"/>
            <w:bottom w:val="none" w:sz="0" w:space="0" w:color="auto"/>
            <w:right w:val="none" w:sz="0" w:space="0" w:color="auto"/>
          </w:divBdr>
        </w:div>
        <w:div w:id="551426138">
          <w:marLeft w:val="640"/>
          <w:marRight w:val="0"/>
          <w:marTop w:val="0"/>
          <w:marBottom w:val="0"/>
          <w:divBdr>
            <w:top w:val="none" w:sz="0" w:space="0" w:color="auto"/>
            <w:left w:val="none" w:sz="0" w:space="0" w:color="auto"/>
            <w:bottom w:val="none" w:sz="0" w:space="0" w:color="auto"/>
            <w:right w:val="none" w:sz="0" w:space="0" w:color="auto"/>
          </w:divBdr>
        </w:div>
        <w:div w:id="1185824352">
          <w:marLeft w:val="640"/>
          <w:marRight w:val="0"/>
          <w:marTop w:val="0"/>
          <w:marBottom w:val="0"/>
          <w:divBdr>
            <w:top w:val="none" w:sz="0" w:space="0" w:color="auto"/>
            <w:left w:val="none" w:sz="0" w:space="0" w:color="auto"/>
            <w:bottom w:val="none" w:sz="0" w:space="0" w:color="auto"/>
            <w:right w:val="none" w:sz="0" w:space="0" w:color="auto"/>
          </w:divBdr>
        </w:div>
        <w:div w:id="2125297755">
          <w:marLeft w:val="640"/>
          <w:marRight w:val="0"/>
          <w:marTop w:val="0"/>
          <w:marBottom w:val="0"/>
          <w:divBdr>
            <w:top w:val="none" w:sz="0" w:space="0" w:color="auto"/>
            <w:left w:val="none" w:sz="0" w:space="0" w:color="auto"/>
            <w:bottom w:val="none" w:sz="0" w:space="0" w:color="auto"/>
            <w:right w:val="none" w:sz="0" w:space="0" w:color="auto"/>
          </w:divBdr>
        </w:div>
        <w:div w:id="2049793079">
          <w:marLeft w:val="640"/>
          <w:marRight w:val="0"/>
          <w:marTop w:val="0"/>
          <w:marBottom w:val="0"/>
          <w:divBdr>
            <w:top w:val="none" w:sz="0" w:space="0" w:color="auto"/>
            <w:left w:val="none" w:sz="0" w:space="0" w:color="auto"/>
            <w:bottom w:val="none" w:sz="0" w:space="0" w:color="auto"/>
            <w:right w:val="none" w:sz="0" w:space="0" w:color="auto"/>
          </w:divBdr>
        </w:div>
        <w:div w:id="1352562745">
          <w:marLeft w:val="640"/>
          <w:marRight w:val="0"/>
          <w:marTop w:val="0"/>
          <w:marBottom w:val="0"/>
          <w:divBdr>
            <w:top w:val="none" w:sz="0" w:space="0" w:color="auto"/>
            <w:left w:val="none" w:sz="0" w:space="0" w:color="auto"/>
            <w:bottom w:val="none" w:sz="0" w:space="0" w:color="auto"/>
            <w:right w:val="none" w:sz="0" w:space="0" w:color="auto"/>
          </w:divBdr>
        </w:div>
        <w:div w:id="1603149332">
          <w:marLeft w:val="640"/>
          <w:marRight w:val="0"/>
          <w:marTop w:val="0"/>
          <w:marBottom w:val="0"/>
          <w:divBdr>
            <w:top w:val="none" w:sz="0" w:space="0" w:color="auto"/>
            <w:left w:val="none" w:sz="0" w:space="0" w:color="auto"/>
            <w:bottom w:val="none" w:sz="0" w:space="0" w:color="auto"/>
            <w:right w:val="none" w:sz="0" w:space="0" w:color="auto"/>
          </w:divBdr>
        </w:div>
        <w:div w:id="1838887767">
          <w:marLeft w:val="640"/>
          <w:marRight w:val="0"/>
          <w:marTop w:val="0"/>
          <w:marBottom w:val="0"/>
          <w:divBdr>
            <w:top w:val="none" w:sz="0" w:space="0" w:color="auto"/>
            <w:left w:val="none" w:sz="0" w:space="0" w:color="auto"/>
            <w:bottom w:val="none" w:sz="0" w:space="0" w:color="auto"/>
            <w:right w:val="none" w:sz="0" w:space="0" w:color="auto"/>
          </w:divBdr>
        </w:div>
        <w:div w:id="669329352">
          <w:marLeft w:val="640"/>
          <w:marRight w:val="0"/>
          <w:marTop w:val="0"/>
          <w:marBottom w:val="0"/>
          <w:divBdr>
            <w:top w:val="none" w:sz="0" w:space="0" w:color="auto"/>
            <w:left w:val="none" w:sz="0" w:space="0" w:color="auto"/>
            <w:bottom w:val="none" w:sz="0" w:space="0" w:color="auto"/>
            <w:right w:val="none" w:sz="0" w:space="0" w:color="auto"/>
          </w:divBdr>
        </w:div>
        <w:div w:id="731733297">
          <w:marLeft w:val="640"/>
          <w:marRight w:val="0"/>
          <w:marTop w:val="0"/>
          <w:marBottom w:val="0"/>
          <w:divBdr>
            <w:top w:val="none" w:sz="0" w:space="0" w:color="auto"/>
            <w:left w:val="none" w:sz="0" w:space="0" w:color="auto"/>
            <w:bottom w:val="none" w:sz="0" w:space="0" w:color="auto"/>
            <w:right w:val="none" w:sz="0" w:space="0" w:color="auto"/>
          </w:divBdr>
        </w:div>
        <w:div w:id="1173648925">
          <w:marLeft w:val="640"/>
          <w:marRight w:val="0"/>
          <w:marTop w:val="0"/>
          <w:marBottom w:val="0"/>
          <w:divBdr>
            <w:top w:val="none" w:sz="0" w:space="0" w:color="auto"/>
            <w:left w:val="none" w:sz="0" w:space="0" w:color="auto"/>
            <w:bottom w:val="none" w:sz="0" w:space="0" w:color="auto"/>
            <w:right w:val="none" w:sz="0" w:space="0" w:color="auto"/>
          </w:divBdr>
        </w:div>
        <w:div w:id="1758400764">
          <w:marLeft w:val="640"/>
          <w:marRight w:val="0"/>
          <w:marTop w:val="0"/>
          <w:marBottom w:val="0"/>
          <w:divBdr>
            <w:top w:val="none" w:sz="0" w:space="0" w:color="auto"/>
            <w:left w:val="none" w:sz="0" w:space="0" w:color="auto"/>
            <w:bottom w:val="none" w:sz="0" w:space="0" w:color="auto"/>
            <w:right w:val="none" w:sz="0" w:space="0" w:color="auto"/>
          </w:divBdr>
        </w:div>
        <w:div w:id="452485137">
          <w:marLeft w:val="640"/>
          <w:marRight w:val="0"/>
          <w:marTop w:val="0"/>
          <w:marBottom w:val="0"/>
          <w:divBdr>
            <w:top w:val="none" w:sz="0" w:space="0" w:color="auto"/>
            <w:left w:val="none" w:sz="0" w:space="0" w:color="auto"/>
            <w:bottom w:val="none" w:sz="0" w:space="0" w:color="auto"/>
            <w:right w:val="none" w:sz="0" w:space="0" w:color="auto"/>
          </w:divBdr>
        </w:div>
        <w:div w:id="2122722919">
          <w:marLeft w:val="640"/>
          <w:marRight w:val="0"/>
          <w:marTop w:val="0"/>
          <w:marBottom w:val="0"/>
          <w:divBdr>
            <w:top w:val="none" w:sz="0" w:space="0" w:color="auto"/>
            <w:left w:val="none" w:sz="0" w:space="0" w:color="auto"/>
            <w:bottom w:val="none" w:sz="0" w:space="0" w:color="auto"/>
            <w:right w:val="none" w:sz="0" w:space="0" w:color="auto"/>
          </w:divBdr>
        </w:div>
        <w:div w:id="1213929154">
          <w:marLeft w:val="640"/>
          <w:marRight w:val="0"/>
          <w:marTop w:val="0"/>
          <w:marBottom w:val="0"/>
          <w:divBdr>
            <w:top w:val="none" w:sz="0" w:space="0" w:color="auto"/>
            <w:left w:val="none" w:sz="0" w:space="0" w:color="auto"/>
            <w:bottom w:val="none" w:sz="0" w:space="0" w:color="auto"/>
            <w:right w:val="none" w:sz="0" w:space="0" w:color="auto"/>
          </w:divBdr>
        </w:div>
        <w:div w:id="659163236">
          <w:marLeft w:val="640"/>
          <w:marRight w:val="0"/>
          <w:marTop w:val="0"/>
          <w:marBottom w:val="0"/>
          <w:divBdr>
            <w:top w:val="none" w:sz="0" w:space="0" w:color="auto"/>
            <w:left w:val="none" w:sz="0" w:space="0" w:color="auto"/>
            <w:bottom w:val="none" w:sz="0" w:space="0" w:color="auto"/>
            <w:right w:val="none" w:sz="0" w:space="0" w:color="auto"/>
          </w:divBdr>
        </w:div>
        <w:div w:id="1726835727">
          <w:marLeft w:val="640"/>
          <w:marRight w:val="0"/>
          <w:marTop w:val="0"/>
          <w:marBottom w:val="0"/>
          <w:divBdr>
            <w:top w:val="none" w:sz="0" w:space="0" w:color="auto"/>
            <w:left w:val="none" w:sz="0" w:space="0" w:color="auto"/>
            <w:bottom w:val="none" w:sz="0" w:space="0" w:color="auto"/>
            <w:right w:val="none" w:sz="0" w:space="0" w:color="auto"/>
          </w:divBdr>
        </w:div>
        <w:div w:id="546836689">
          <w:marLeft w:val="640"/>
          <w:marRight w:val="0"/>
          <w:marTop w:val="0"/>
          <w:marBottom w:val="0"/>
          <w:divBdr>
            <w:top w:val="none" w:sz="0" w:space="0" w:color="auto"/>
            <w:left w:val="none" w:sz="0" w:space="0" w:color="auto"/>
            <w:bottom w:val="none" w:sz="0" w:space="0" w:color="auto"/>
            <w:right w:val="none" w:sz="0" w:space="0" w:color="auto"/>
          </w:divBdr>
        </w:div>
        <w:div w:id="692730151">
          <w:marLeft w:val="640"/>
          <w:marRight w:val="0"/>
          <w:marTop w:val="0"/>
          <w:marBottom w:val="0"/>
          <w:divBdr>
            <w:top w:val="none" w:sz="0" w:space="0" w:color="auto"/>
            <w:left w:val="none" w:sz="0" w:space="0" w:color="auto"/>
            <w:bottom w:val="none" w:sz="0" w:space="0" w:color="auto"/>
            <w:right w:val="none" w:sz="0" w:space="0" w:color="auto"/>
          </w:divBdr>
        </w:div>
        <w:div w:id="491146513">
          <w:marLeft w:val="640"/>
          <w:marRight w:val="0"/>
          <w:marTop w:val="0"/>
          <w:marBottom w:val="0"/>
          <w:divBdr>
            <w:top w:val="none" w:sz="0" w:space="0" w:color="auto"/>
            <w:left w:val="none" w:sz="0" w:space="0" w:color="auto"/>
            <w:bottom w:val="none" w:sz="0" w:space="0" w:color="auto"/>
            <w:right w:val="none" w:sz="0" w:space="0" w:color="auto"/>
          </w:divBdr>
        </w:div>
        <w:div w:id="711658554">
          <w:marLeft w:val="640"/>
          <w:marRight w:val="0"/>
          <w:marTop w:val="0"/>
          <w:marBottom w:val="0"/>
          <w:divBdr>
            <w:top w:val="none" w:sz="0" w:space="0" w:color="auto"/>
            <w:left w:val="none" w:sz="0" w:space="0" w:color="auto"/>
            <w:bottom w:val="none" w:sz="0" w:space="0" w:color="auto"/>
            <w:right w:val="none" w:sz="0" w:space="0" w:color="auto"/>
          </w:divBdr>
        </w:div>
        <w:div w:id="604076389">
          <w:marLeft w:val="640"/>
          <w:marRight w:val="0"/>
          <w:marTop w:val="0"/>
          <w:marBottom w:val="0"/>
          <w:divBdr>
            <w:top w:val="none" w:sz="0" w:space="0" w:color="auto"/>
            <w:left w:val="none" w:sz="0" w:space="0" w:color="auto"/>
            <w:bottom w:val="none" w:sz="0" w:space="0" w:color="auto"/>
            <w:right w:val="none" w:sz="0" w:space="0" w:color="auto"/>
          </w:divBdr>
        </w:div>
        <w:div w:id="895093921">
          <w:marLeft w:val="640"/>
          <w:marRight w:val="0"/>
          <w:marTop w:val="0"/>
          <w:marBottom w:val="0"/>
          <w:divBdr>
            <w:top w:val="none" w:sz="0" w:space="0" w:color="auto"/>
            <w:left w:val="none" w:sz="0" w:space="0" w:color="auto"/>
            <w:bottom w:val="none" w:sz="0" w:space="0" w:color="auto"/>
            <w:right w:val="none" w:sz="0" w:space="0" w:color="auto"/>
          </w:divBdr>
        </w:div>
        <w:div w:id="355887278">
          <w:marLeft w:val="640"/>
          <w:marRight w:val="0"/>
          <w:marTop w:val="0"/>
          <w:marBottom w:val="0"/>
          <w:divBdr>
            <w:top w:val="none" w:sz="0" w:space="0" w:color="auto"/>
            <w:left w:val="none" w:sz="0" w:space="0" w:color="auto"/>
            <w:bottom w:val="none" w:sz="0" w:space="0" w:color="auto"/>
            <w:right w:val="none" w:sz="0" w:space="0" w:color="auto"/>
          </w:divBdr>
        </w:div>
        <w:div w:id="149180479">
          <w:marLeft w:val="640"/>
          <w:marRight w:val="0"/>
          <w:marTop w:val="0"/>
          <w:marBottom w:val="0"/>
          <w:divBdr>
            <w:top w:val="none" w:sz="0" w:space="0" w:color="auto"/>
            <w:left w:val="none" w:sz="0" w:space="0" w:color="auto"/>
            <w:bottom w:val="none" w:sz="0" w:space="0" w:color="auto"/>
            <w:right w:val="none" w:sz="0" w:space="0" w:color="auto"/>
          </w:divBdr>
        </w:div>
        <w:div w:id="256332655">
          <w:marLeft w:val="640"/>
          <w:marRight w:val="0"/>
          <w:marTop w:val="0"/>
          <w:marBottom w:val="0"/>
          <w:divBdr>
            <w:top w:val="none" w:sz="0" w:space="0" w:color="auto"/>
            <w:left w:val="none" w:sz="0" w:space="0" w:color="auto"/>
            <w:bottom w:val="none" w:sz="0" w:space="0" w:color="auto"/>
            <w:right w:val="none" w:sz="0" w:space="0" w:color="auto"/>
          </w:divBdr>
        </w:div>
        <w:div w:id="1476410548">
          <w:marLeft w:val="640"/>
          <w:marRight w:val="0"/>
          <w:marTop w:val="0"/>
          <w:marBottom w:val="0"/>
          <w:divBdr>
            <w:top w:val="none" w:sz="0" w:space="0" w:color="auto"/>
            <w:left w:val="none" w:sz="0" w:space="0" w:color="auto"/>
            <w:bottom w:val="none" w:sz="0" w:space="0" w:color="auto"/>
            <w:right w:val="none" w:sz="0" w:space="0" w:color="auto"/>
          </w:divBdr>
        </w:div>
        <w:div w:id="1661083736">
          <w:marLeft w:val="640"/>
          <w:marRight w:val="0"/>
          <w:marTop w:val="0"/>
          <w:marBottom w:val="0"/>
          <w:divBdr>
            <w:top w:val="none" w:sz="0" w:space="0" w:color="auto"/>
            <w:left w:val="none" w:sz="0" w:space="0" w:color="auto"/>
            <w:bottom w:val="none" w:sz="0" w:space="0" w:color="auto"/>
            <w:right w:val="none" w:sz="0" w:space="0" w:color="auto"/>
          </w:divBdr>
        </w:div>
        <w:div w:id="1672563856">
          <w:marLeft w:val="640"/>
          <w:marRight w:val="0"/>
          <w:marTop w:val="0"/>
          <w:marBottom w:val="0"/>
          <w:divBdr>
            <w:top w:val="none" w:sz="0" w:space="0" w:color="auto"/>
            <w:left w:val="none" w:sz="0" w:space="0" w:color="auto"/>
            <w:bottom w:val="none" w:sz="0" w:space="0" w:color="auto"/>
            <w:right w:val="none" w:sz="0" w:space="0" w:color="auto"/>
          </w:divBdr>
        </w:div>
        <w:div w:id="1332635596">
          <w:marLeft w:val="640"/>
          <w:marRight w:val="0"/>
          <w:marTop w:val="0"/>
          <w:marBottom w:val="0"/>
          <w:divBdr>
            <w:top w:val="none" w:sz="0" w:space="0" w:color="auto"/>
            <w:left w:val="none" w:sz="0" w:space="0" w:color="auto"/>
            <w:bottom w:val="none" w:sz="0" w:space="0" w:color="auto"/>
            <w:right w:val="none" w:sz="0" w:space="0" w:color="auto"/>
          </w:divBdr>
        </w:div>
        <w:div w:id="493298509">
          <w:marLeft w:val="640"/>
          <w:marRight w:val="0"/>
          <w:marTop w:val="0"/>
          <w:marBottom w:val="0"/>
          <w:divBdr>
            <w:top w:val="none" w:sz="0" w:space="0" w:color="auto"/>
            <w:left w:val="none" w:sz="0" w:space="0" w:color="auto"/>
            <w:bottom w:val="none" w:sz="0" w:space="0" w:color="auto"/>
            <w:right w:val="none" w:sz="0" w:space="0" w:color="auto"/>
          </w:divBdr>
        </w:div>
        <w:div w:id="1537280681">
          <w:marLeft w:val="640"/>
          <w:marRight w:val="0"/>
          <w:marTop w:val="0"/>
          <w:marBottom w:val="0"/>
          <w:divBdr>
            <w:top w:val="none" w:sz="0" w:space="0" w:color="auto"/>
            <w:left w:val="none" w:sz="0" w:space="0" w:color="auto"/>
            <w:bottom w:val="none" w:sz="0" w:space="0" w:color="auto"/>
            <w:right w:val="none" w:sz="0" w:space="0" w:color="auto"/>
          </w:divBdr>
        </w:div>
        <w:div w:id="1894728914">
          <w:marLeft w:val="640"/>
          <w:marRight w:val="0"/>
          <w:marTop w:val="0"/>
          <w:marBottom w:val="0"/>
          <w:divBdr>
            <w:top w:val="none" w:sz="0" w:space="0" w:color="auto"/>
            <w:left w:val="none" w:sz="0" w:space="0" w:color="auto"/>
            <w:bottom w:val="none" w:sz="0" w:space="0" w:color="auto"/>
            <w:right w:val="none" w:sz="0" w:space="0" w:color="auto"/>
          </w:divBdr>
        </w:div>
        <w:div w:id="1357658782">
          <w:marLeft w:val="640"/>
          <w:marRight w:val="0"/>
          <w:marTop w:val="0"/>
          <w:marBottom w:val="0"/>
          <w:divBdr>
            <w:top w:val="none" w:sz="0" w:space="0" w:color="auto"/>
            <w:left w:val="none" w:sz="0" w:space="0" w:color="auto"/>
            <w:bottom w:val="none" w:sz="0" w:space="0" w:color="auto"/>
            <w:right w:val="none" w:sz="0" w:space="0" w:color="auto"/>
          </w:divBdr>
        </w:div>
        <w:div w:id="1520239215">
          <w:marLeft w:val="640"/>
          <w:marRight w:val="0"/>
          <w:marTop w:val="0"/>
          <w:marBottom w:val="0"/>
          <w:divBdr>
            <w:top w:val="none" w:sz="0" w:space="0" w:color="auto"/>
            <w:left w:val="none" w:sz="0" w:space="0" w:color="auto"/>
            <w:bottom w:val="none" w:sz="0" w:space="0" w:color="auto"/>
            <w:right w:val="none" w:sz="0" w:space="0" w:color="auto"/>
          </w:divBdr>
        </w:div>
        <w:div w:id="1543202145">
          <w:marLeft w:val="640"/>
          <w:marRight w:val="0"/>
          <w:marTop w:val="0"/>
          <w:marBottom w:val="0"/>
          <w:divBdr>
            <w:top w:val="none" w:sz="0" w:space="0" w:color="auto"/>
            <w:left w:val="none" w:sz="0" w:space="0" w:color="auto"/>
            <w:bottom w:val="none" w:sz="0" w:space="0" w:color="auto"/>
            <w:right w:val="none" w:sz="0" w:space="0" w:color="auto"/>
          </w:divBdr>
        </w:div>
        <w:div w:id="1856729501">
          <w:marLeft w:val="640"/>
          <w:marRight w:val="0"/>
          <w:marTop w:val="0"/>
          <w:marBottom w:val="0"/>
          <w:divBdr>
            <w:top w:val="none" w:sz="0" w:space="0" w:color="auto"/>
            <w:left w:val="none" w:sz="0" w:space="0" w:color="auto"/>
            <w:bottom w:val="none" w:sz="0" w:space="0" w:color="auto"/>
            <w:right w:val="none" w:sz="0" w:space="0" w:color="auto"/>
          </w:divBdr>
        </w:div>
        <w:div w:id="981079604">
          <w:marLeft w:val="640"/>
          <w:marRight w:val="0"/>
          <w:marTop w:val="0"/>
          <w:marBottom w:val="0"/>
          <w:divBdr>
            <w:top w:val="none" w:sz="0" w:space="0" w:color="auto"/>
            <w:left w:val="none" w:sz="0" w:space="0" w:color="auto"/>
            <w:bottom w:val="none" w:sz="0" w:space="0" w:color="auto"/>
            <w:right w:val="none" w:sz="0" w:space="0" w:color="auto"/>
          </w:divBdr>
        </w:div>
        <w:div w:id="1762750061">
          <w:marLeft w:val="640"/>
          <w:marRight w:val="0"/>
          <w:marTop w:val="0"/>
          <w:marBottom w:val="0"/>
          <w:divBdr>
            <w:top w:val="none" w:sz="0" w:space="0" w:color="auto"/>
            <w:left w:val="none" w:sz="0" w:space="0" w:color="auto"/>
            <w:bottom w:val="none" w:sz="0" w:space="0" w:color="auto"/>
            <w:right w:val="none" w:sz="0" w:space="0" w:color="auto"/>
          </w:divBdr>
        </w:div>
        <w:div w:id="20863161">
          <w:marLeft w:val="640"/>
          <w:marRight w:val="0"/>
          <w:marTop w:val="0"/>
          <w:marBottom w:val="0"/>
          <w:divBdr>
            <w:top w:val="none" w:sz="0" w:space="0" w:color="auto"/>
            <w:left w:val="none" w:sz="0" w:space="0" w:color="auto"/>
            <w:bottom w:val="none" w:sz="0" w:space="0" w:color="auto"/>
            <w:right w:val="none" w:sz="0" w:space="0" w:color="auto"/>
          </w:divBdr>
        </w:div>
        <w:div w:id="1224833741">
          <w:marLeft w:val="640"/>
          <w:marRight w:val="0"/>
          <w:marTop w:val="0"/>
          <w:marBottom w:val="0"/>
          <w:divBdr>
            <w:top w:val="none" w:sz="0" w:space="0" w:color="auto"/>
            <w:left w:val="none" w:sz="0" w:space="0" w:color="auto"/>
            <w:bottom w:val="none" w:sz="0" w:space="0" w:color="auto"/>
            <w:right w:val="none" w:sz="0" w:space="0" w:color="auto"/>
          </w:divBdr>
        </w:div>
        <w:div w:id="1066993685">
          <w:marLeft w:val="640"/>
          <w:marRight w:val="0"/>
          <w:marTop w:val="0"/>
          <w:marBottom w:val="0"/>
          <w:divBdr>
            <w:top w:val="none" w:sz="0" w:space="0" w:color="auto"/>
            <w:left w:val="none" w:sz="0" w:space="0" w:color="auto"/>
            <w:bottom w:val="none" w:sz="0" w:space="0" w:color="auto"/>
            <w:right w:val="none" w:sz="0" w:space="0" w:color="auto"/>
          </w:divBdr>
        </w:div>
        <w:div w:id="80487222">
          <w:marLeft w:val="640"/>
          <w:marRight w:val="0"/>
          <w:marTop w:val="0"/>
          <w:marBottom w:val="0"/>
          <w:divBdr>
            <w:top w:val="none" w:sz="0" w:space="0" w:color="auto"/>
            <w:left w:val="none" w:sz="0" w:space="0" w:color="auto"/>
            <w:bottom w:val="none" w:sz="0" w:space="0" w:color="auto"/>
            <w:right w:val="none" w:sz="0" w:space="0" w:color="auto"/>
          </w:divBdr>
        </w:div>
        <w:div w:id="1379284735">
          <w:marLeft w:val="640"/>
          <w:marRight w:val="0"/>
          <w:marTop w:val="0"/>
          <w:marBottom w:val="0"/>
          <w:divBdr>
            <w:top w:val="none" w:sz="0" w:space="0" w:color="auto"/>
            <w:left w:val="none" w:sz="0" w:space="0" w:color="auto"/>
            <w:bottom w:val="none" w:sz="0" w:space="0" w:color="auto"/>
            <w:right w:val="none" w:sz="0" w:space="0" w:color="auto"/>
          </w:divBdr>
        </w:div>
        <w:div w:id="2012444453">
          <w:marLeft w:val="640"/>
          <w:marRight w:val="0"/>
          <w:marTop w:val="0"/>
          <w:marBottom w:val="0"/>
          <w:divBdr>
            <w:top w:val="none" w:sz="0" w:space="0" w:color="auto"/>
            <w:left w:val="none" w:sz="0" w:space="0" w:color="auto"/>
            <w:bottom w:val="none" w:sz="0" w:space="0" w:color="auto"/>
            <w:right w:val="none" w:sz="0" w:space="0" w:color="auto"/>
          </w:divBdr>
        </w:div>
        <w:div w:id="1662346180">
          <w:marLeft w:val="640"/>
          <w:marRight w:val="0"/>
          <w:marTop w:val="0"/>
          <w:marBottom w:val="0"/>
          <w:divBdr>
            <w:top w:val="none" w:sz="0" w:space="0" w:color="auto"/>
            <w:left w:val="none" w:sz="0" w:space="0" w:color="auto"/>
            <w:bottom w:val="none" w:sz="0" w:space="0" w:color="auto"/>
            <w:right w:val="none" w:sz="0" w:space="0" w:color="auto"/>
          </w:divBdr>
        </w:div>
        <w:div w:id="1996297150">
          <w:marLeft w:val="640"/>
          <w:marRight w:val="0"/>
          <w:marTop w:val="0"/>
          <w:marBottom w:val="0"/>
          <w:divBdr>
            <w:top w:val="none" w:sz="0" w:space="0" w:color="auto"/>
            <w:left w:val="none" w:sz="0" w:space="0" w:color="auto"/>
            <w:bottom w:val="none" w:sz="0" w:space="0" w:color="auto"/>
            <w:right w:val="none" w:sz="0" w:space="0" w:color="auto"/>
          </w:divBdr>
        </w:div>
        <w:div w:id="1924559336">
          <w:marLeft w:val="640"/>
          <w:marRight w:val="0"/>
          <w:marTop w:val="0"/>
          <w:marBottom w:val="0"/>
          <w:divBdr>
            <w:top w:val="none" w:sz="0" w:space="0" w:color="auto"/>
            <w:left w:val="none" w:sz="0" w:space="0" w:color="auto"/>
            <w:bottom w:val="none" w:sz="0" w:space="0" w:color="auto"/>
            <w:right w:val="none" w:sz="0" w:space="0" w:color="auto"/>
          </w:divBdr>
        </w:div>
        <w:div w:id="1801995008">
          <w:marLeft w:val="640"/>
          <w:marRight w:val="0"/>
          <w:marTop w:val="0"/>
          <w:marBottom w:val="0"/>
          <w:divBdr>
            <w:top w:val="none" w:sz="0" w:space="0" w:color="auto"/>
            <w:left w:val="none" w:sz="0" w:space="0" w:color="auto"/>
            <w:bottom w:val="none" w:sz="0" w:space="0" w:color="auto"/>
            <w:right w:val="none" w:sz="0" w:space="0" w:color="auto"/>
          </w:divBdr>
        </w:div>
        <w:div w:id="1831016948">
          <w:marLeft w:val="640"/>
          <w:marRight w:val="0"/>
          <w:marTop w:val="0"/>
          <w:marBottom w:val="0"/>
          <w:divBdr>
            <w:top w:val="none" w:sz="0" w:space="0" w:color="auto"/>
            <w:left w:val="none" w:sz="0" w:space="0" w:color="auto"/>
            <w:bottom w:val="none" w:sz="0" w:space="0" w:color="auto"/>
            <w:right w:val="none" w:sz="0" w:space="0" w:color="auto"/>
          </w:divBdr>
        </w:div>
        <w:div w:id="861286802">
          <w:marLeft w:val="640"/>
          <w:marRight w:val="0"/>
          <w:marTop w:val="0"/>
          <w:marBottom w:val="0"/>
          <w:divBdr>
            <w:top w:val="none" w:sz="0" w:space="0" w:color="auto"/>
            <w:left w:val="none" w:sz="0" w:space="0" w:color="auto"/>
            <w:bottom w:val="none" w:sz="0" w:space="0" w:color="auto"/>
            <w:right w:val="none" w:sz="0" w:space="0" w:color="auto"/>
          </w:divBdr>
        </w:div>
        <w:div w:id="1096680702">
          <w:marLeft w:val="640"/>
          <w:marRight w:val="0"/>
          <w:marTop w:val="0"/>
          <w:marBottom w:val="0"/>
          <w:divBdr>
            <w:top w:val="none" w:sz="0" w:space="0" w:color="auto"/>
            <w:left w:val="none" w:sz="0" w:space="0" w:color="auto"/>
            <w:bottom w:val="none" w:sz="0" w:space="0" w:color="auto"/>
            <w:right w:val="none" w:sz="0" w:space="0" w:color="auto"/>
          </w:divBdr>
        </w:div>
        <w:div w:id="4526765">
          <w:marLeft w:val="640"/>
          <w:marRight w:val="0"/>
          <w:marTop w:val="0"/>
          <w:marBottom w:val="0"/>
          <w:divBdr>
            <w:top w:val="none" w:sz="0" w:space="0" w:color="auto"/>
            <w:left w:val="none" w:sz="0" w:space="0" w:color="auto"/>
            <w:bottom w:val="none" w:sz="0" w:space="0" w:color="auto"/>
            <w:right w:val="none" w:sz="0" w:space="0" w:color="auto"/>
          </w:divBdr>
        </w:div>
        <w:div w:id="2004165102">
          <w:marLeft w:val="640"/>
          <w:marRight w:val="0"/>
          <w:marTop w:val="0"/>
          <w:marBottom w:val="0"/>
          <w:divBdr>
            <w:top w:val="none" w:sz="0" w:space="0" w:color="auto"/>
            <w:left w:val="none" w:sz="0" w:space="0" w:color="auto"/>
            <w:bottom w:val="none" w:sz="0" w:space="0" w:color="auto"/>
            <w:right w:val="none" w:sz="0" w:space="0" w:color="auto"/>
          </w:divBdr>
        </w:div>
        <w:div w:id="1212352665">
          <w:marLeft w:val="640"/>
          <w:marRight w:val="0"/>
          <w:marTop w:val="0"/>
          <w:marBottom w:val="0"/>
          <w:divBdr>
            <w:top w:val="none" w:sz="0" w:space="0" w:color="auto"/>
            <w:left w:val="none" w:sz="0" w:space="0" w:color="auto"/>
            <w:bottom w:val="none" w:sz="0" w:space="0" w:color="auto"/>
            <w:right w:val="none" w:sz="0" w:space="0" w:color="auto"/>
          </w:divBdr>
        </w:div>
        <w:div w:id="1911496688">
          <w:marLeft w:val="640"/>
          <w:marRight w:val="0"/>
          <w:marTop w:val="0"/>
          <w:marBottom w:val="0"/>
          <w:divBdr>
            <w:top w:val="none" w:sz="0" w:space="0" w:color="auto"/>
            <w:left w:val="none" w:sz="0" w:space="0" w:color="auto"/>
            <w:bottom w:val="none" w:sz="0" w:space="0" w:color="auto"/>
            <w:right w:val="none" w:sz="0" w:space="0" w:color="auto"/>
          </w:divBdr>
        </w:div>
        <w:div w:id="1171918828">
          <w:marLeft w:val="640"/>
          <w:marRight w:val="0"/>
          <w:marTop w:val="0"/>
          <w:marBottom w:val="0"/>
          <w:divBdr>
            <w:top w:val="none" w:sz="0" w:space="0" w:color="auto"/>
            <w:left w:val="none" w:sz="0" w:space="0" w:color="auto"/>
            <w:bottom w:val="none" w:sz="0" w:space="0" w:color="auto"/>
            <w:right w:val="none" w:sz="0" w:space="0" w:color="auto"/>
          </w:divBdr>
        </w:div>
        <w:div w:id="1652904182">
          <w:marLeft w:val="640"/>
          <w:marRight w:val="0"/>
          <w:marTop w:val="0"/>
          <w:marBottom w:val="0"/>
          <w:divBdr>
            <w:top w:val="none" w:sz="0" w:space="0" w:color="auto"/>
            <w:left w:val="none" w:sz="0" w:space="0" w:color="auto"/>
            <w:bottom w:val="none" w:sz="0" w:space="0" w:color="auto"/>
            <w:right w:val="none" w:sz="0" w:space="0" w:color="auto"/>
          </w:divBdr>
        </w:div>
        <w:div w:id="380905136">
          <w:marLeft w:val="640"/>
          <w:marRight w:val="0"/>
          <w:marTop w:val="0"/>
          <w:marBottom w:val="0"/>
          <w:divBdr>
            <w:top w:val="none" w:sz="0" w:space="0" w:color="auto"/>
            <w:left w:val="none" w:sz="0" w:space="0" w:color="auto"/>
            <w:bottom w:val="none" w:sz="0" w:space="0" w:color="auto"/>
            <w:right w:val="none" w:sz="0" w:space="0" w:color="auto"/>
          </w:divBdr>
        </w:div>
        <w:div w:id="1377050027">
          <w:marLeft w:val="640"/>
          <w:marRight w:val="0"/>
          <w:marTop w:val="0"/>
          <w:marBottom w:val="0"/>
          <w:divBdr>
            <w:top w:val="none" w:sz="0" w:space="0" w:color="auto"/>
            <w:left w:val="none" w:sz="0" w:space="0" w:color="auto"/>
            <w:bottom w:val="none" w:sz="0" w:space="0" w:color="auto"/>
            <w:right w:val="none" w:sz="0" w:space="0" w:color="auto"/>
          </w:divBdr>
        </w:div>
        <w:div w:id="1073889088">
          <w:marLeft w:val="640"/>
          <w:marRight w:val="0"/>
          <w:marTop w:val="0"/>
          <w:marBottom w:val="0"/>
          <w:divBdr>
            <w:top w:val="none" w:sz="0" w:space="0" w:color="auto"/>
            <w:left w:val="none" w:sz="0" w:space="0" w:color="auto"/>
            <w:bottom w:val="none" w:sz="0" w:space="0" w:color="auto"/>
            <w:right w:val="none" w:sz="0" w:space="0" w:color="auto"/>
          </w:divBdr>
        </w:div>
        <w:div w:id="658387980">
          <w:marLeft w:val="640"/>
          <w:marRight w:val="0"/>
          <w:marTop w:val="0"/>
          <w:marBottom w:val="0"/>
          <w:divBdr>
            <w:top w:val="none" w:sz="0" w:space="0" w:color="auto"/>
            <w:left w:val="none" w:sz="0" w:space="0" w:color="auto"/>
            <w:bottom w:val="none" w:sz="0" w:space="0" w:color="auto"/>
            <w:right w:val="none" w:sz="0" w:space="0" w:color="auto"/>
          </w:divBdr>
        </w:div>
        <w:div w:id="1439175111">
          <w:marLeft w:val="640"/>
          <w:marRight w:val="0"/>
          <w:marTop w:val="0"/>
          <w:marBottom w:val="0"/>
          <w:divBdr>
            <w:top w:val="none" w:sz="0" w:space="0" w:color="auto"/>
            <w:left w:val="none" w:sz="0" w:space="0" w:color="auto"/>
            <w:bottom w:val="none" w:sz="0" w:space="0" w:color="auto"/>
            <w:right w:val="none" w:sz="0" w:space="0" w:color="auto"/>
          </w:divBdr>
        </w:div>
        <w:div w:id="2130851169">
          <w:marLeft w:val="640"/>
          <w:marRight w:val="0"/>
          <w:marTop w:val="0"/>
          <w:marBottom w:val="0"/>
          <w:divBdr>
            <w:top w:val="none" w:sz="0" w:space="0" w:color="auto"/>
            <w:left w:val="none" w:sz="0" w:space="0" w:color="auto"/>
            <w:bottom w:val="none" w:sz="0" w:space="0" w:color="auto"/>
            <w:right w:val="none" w:sz="0" w:space="0" w:color="auto"/>
          </w:divBdr>
        </w:div>
        <w:div w:id="1352754910">
          <w:marLeft w:val="640"/>
          <w:marRight w:val="0"/>
          <w:marTop w:val="0"/>
          <w:marBottom w:val="0"/>
          <w:divBdr>
            <w:top w:val="none" w:sz="0" w:space="0" w:color="auto"/>
            <w:left w:val="none" w:sz="0" w:space="0" w:color="auto"/>
            <w:bottom w:val="none" w:sz="0" w:space="0" w:color="auto"/>
            <w:right w:val="none" w:sz="0" w:space="0" w:color="auto"/>
          </w:divBdr>
        </w:div>
        <w:div w:id="1951400989">
          <w:marLeft w:val="640"/>
          <w:marRight w:val="0"/>
          <w:marTop w:val="0"/>
          <w:marBottom w:val="0"/>
          <w:divBdr>
            <w:top w:val="none" w:sz="0" w:space="0" w:color="auto"/>
            <w:left w:val="none" w:sz="0" w:space="0" w:color="auto"/>
            <w:bottom w:val="none" w:sz="0" w:space="0" w:color="auto"/>
            <w:right w:val="none" w:sz="0" w:space="0" w:color="auto"/>
          </w:divBdr>
        </w:div>
        <w:div w:id="1746491537">
          <w:marLeft w:val="640"/>
          <w:marRight w:val="0"/>
          <w:marTop w:val="0"/>
          <w:marBottom w:val="0"/>
          <w:divBdr>
            <w:top w:val="none" w:sz="0" w:space="0" w:color="auto"/>
            <w:left w:val="none" w:sz="0" w:space="0" w:color="auto"/>
            <w:bottom w:val="none" w:sz="0" w:space="0" w:color="auto"/>
            <w:right w:val="none" w:sz="0" w:space="0" w:color="auto"/>
          </w:divBdr>
        </w:div>
        <w:div w:id="1663386875">
          <w:marLeft w:val="640"/>
          <w:marRight w:val="0"/>
          <w:marTop w:val="0"/>
          <w:marBottom w:val="0"/>
          <w:divBdr>
            <w:top w:val="none" w:sz="0" w:space="0" w:color="auto"/>
            <w:left w:val="none" w:sz="0" w:space="0" w:color="auto"/>
            <w:bottom w:val="none" w:sz="0" w:space="0" w:color="auto"/>
            <w:right w:val="none" w:sz="0" w:space="0" w:color="auto"/>
          </w:divBdr>
        </w:div>
        <w:div w:id="2107921842">
          <w:marLeft w:val="640"/>
          <w:marRight w:val="0"/>
          <w:marTop w:val="0"/>
          <w:marBottom w:val="0"/>
          <w:divBdr>
            <w:top w:val="none" w:sz="0" w:space="0" w:color="auto"/>
            <w:left w:val="none" w:sz="0" w:space="0" w:color="auto"/>
            <w:bottom w:val="none" w:sz="0" w:space="0" w:color="auto"/>
            <w:right w:val="none" w:sz="0" w:space="0" w:color="auto"/>
          </w:divBdr>
        </w:div>
      </w:divsChild>
    </w:div>
    <w:div w:id="558904431">
      <w:bodyDiv w:val="1"/>
      <w:marLeft w:val="0"/>
      <w:marRight w:val="0"/>
      <w:marTop w:val="0"/>
      <w:marBottom w:val="0"/>
      <w:divBdr>
        <w:top w:val="none" w:sz="0" w:space="0" w:color="auto"/>
        <w:left w:val="none" w:sz="0" w:space="0" w:color="auto"/>
        <w:bottom w:val="none" w:sz="0" w:space="0" w:color="auto"/>
        <w:right w:val="none" w:sz="0" w:space="0" w:color="auto"/>
      </w:divBdr>
      <w:divsChild>
        <w:div w:id="2135250445">
          <w:marLeft w:val="640"/>
          <w:marRight w:val="0"/>
          <w:marTop w:val="0"/>
          <w:marBottom w:val="0"/>
          <w:divBdr>
            <w:top w:val="none" w:sz="0" w:space="0" w:color="auto"/>
            <w:left w:val="none" w:sz="0" w:space="0" w:color="auto"/>
            <w:bottom w:val="none" w:sz="0" w:space="0" w:color="auto"/>
            <w:right w:val="none" w:sz="0" w:space="0" w:color="auto"/>
          </w:divBdr>
        </w:div>
        <w:div w:id="1585259719">
          <w:marLeft w:val="640"/>
          <w:marRight w:val="0"/>
          <w:marTop w:val="0"/>
          <w:marBottom w:val="0"/>
          <w:divBdr>
            <w:top w:val="none" w:sz="0" w:space="0" w:color="auto"/>
            <w:left w:val="none" w:sz="0" w:space="0" w:color="auto"/>
            <w:bottom w:val="none" w:sz="0" w:space="0" w:color="auto"/>
            <w:right w:val="none" w:sz="0" w:space="0" w:color="auto"/>
          </w:divBdr>
        </w:div>
        <w:div w:id="1883900053">
          <w:marLeft w:val="640"/>
          <w:marRight w:val="0"/>
          <w:marTop w:val="0"/>
          <w:marBottom w:val="0"/>
          <w:divBdr>
            <w:top w:val="none" w:sz="0" w:space="0" w:color="auto"/>
            <w:left w:val="none" w:sz="0" w:space="0" w:color="auto"/>
            <w:bottom w:val="none" w:sz="0" w:space="0" w:color="auto"/>
            <w:right w:val="none" w:sz="0" w:space="0" w:color="auto"/>
          </w:divBdr>
        </w:div>
        <w:div w:id="1024749564">
          <w:marLeft w:val="640"/>
          <w:marRight w:val="0"/>
          <w:marTop w:val="0"/>
          <w:marBottom w:val="0"/>
          <w:divBdr>
            <w:top w:val="none" w:sz="0" w:space="0" w:color="auto"/>
            <w:left w:val="none" w:sz="0" w:space="0" w:color="auto"/>
            <w:bottom w:val="none" w:sz="0" w:space="0" w:color="auto"/>
            <w:right w:val="none" w:sz="0" w:space="0" w:color="auto"/>
          </w:divBdr>
        </w:div>
        <w:div w:id="963342610">
          <w:marLeft w:val="640"/>
          <w:marRight w:val="0"/>
          <w:marTop w:val="0"/>
          <w:marBottom w:val="0"/>
          <w:divBdr>
            <w:top w:val="none" w:sz="0" w:space="0" w:color="auto"/>
            <w:left w:val="none" w:sz="0" w:space="0" w:color="auto"/>
            <w:bottom w:val="none" w:sz="0" w:space="0" w:color="auto"/>
            <w:right w:val="none" w:sz="0" w:space="0" w:color="auto"/>
          </w:divBdr>
        </w:div>
        <w:div w:id="1734741935">
          <w:marLeft w:val="640"/>
          <w:marRight w:val="0"/>
          <w:marTop w:val="0"/>
          <w:marBottom w:val="0"/>
          <w:divBdr>
            <w:top w:val="none" w:sz="0" w:space="0" w:color="auto"/>
            <w:left w:val="none" w:sz="0" w:space="0" w:color="auto"/>
            <w:bottom w:val="none" w:sz="0" w:space="0" w:color="auto"/>
            <w:right w:val="none" w:sz="0" w:space="0" w:color="auto"/>
          </w:divBdr>
        </w:div>
        <w:div w:id="908075335">
          <w:marLeft w:val="640"/>
          <w:marRight w:val="0"/>
          <w:marTop w:val="0"/>
          <w:marBottom w:val="0"/>
          <w:divBdr>
            <w:top w:val="none" w:sz="0" w:space="0" w:color="auto"/>
            <w:left w:val="none" w:sz="0" w:space="0" w:color="auto"/>
            <w:bottom w:val="none" w:sz="0" w:space="0" w:color="auto"/>
            <w:right w:val="none" w:sz="0" w:space="0" w:color="auto"/>
          </w:divBdr>
        </w:div>
        <w:div w:id="946086015">
          <w:marLeft w:val="640"/>
          <w:marRight w:val="0"/>
          <w:marTop w:val="0"/>
          <w:marBottom w:val="0"/>
          <w:divBdr>
            <w:top w:val="none" w:sz="0" w:space="0" w:color="auto"/>
            <w:left w:val="none" w:sz="0" w:space="0" w:color="auto"/>
            <w:bottom w:val="none" w:sz="0" w:space="0" w:color="auto"/>
            <w:right w:val="none" w:sz="0" w:space="0" w:color="auto"/>
          </w:divBdr>
        </w:div>
        <w:div w:id="1164468827">
          <w:marLeft w:val="640"/>
          <w:marRight w:val="0"/>
          <w:marTop w:val="0"/>
          <w:marBottom w:val="0"/>
          <w:divBdr>
            <w:top w:val="none" w:sz="0" w:space="0" w:color="auto"/>
            <w:left w:val="none" w:sz="0" w:space="0" w:color="auto"/>
            <w:bottom w:val="none" w:sz="0" w:space="0" w:color="auto"/>
            <w:right w:val="none" w:sz="0" w:space="0" w:color="auto"/>
          </w:divBdr>
        </w:div>
        <w:div w:id="1741556737">
          <w:marLeft w:val="640"/>
          <w:marRight w:val="0"/>
          <w:marTop w:val="0"/>
          <w:marBottom w:val="0"/>
          <w:divBdr>
            <w:top w:val="none" w:sz="0" w:space="0" w:color="auto"/>
            <w:left w:val="none" w:sz="0" w:space="0" w:color="auto"/>
            <w:bottom w:val="none" w:sz="0" w:space="0" w:color="auto"/>
            <w:right w:val="none" w:sz="0" w:space="0" w:color="auto"/>
          </w:divBdr>
        </w:div>
        <w:div w:id="2112431335">
          <w:marLeft w:val="640"/>
          <w:marRight w:val="0"/>
          <w:marTop w:val="0"/>
          <w:marBottom w:val="0"/>
          <w:divBdr>
            <w:top w:val="none" w:sz="0" w:space="0" w:color="auto"/>
            <w:left w:val="none" w:sz="0" w:space="0" w:color="auto"/>
            <w:bottom w:val="none" w:sz="0" w:space="0" w:color="auto"/>
            <w:right w:val="none" w:sz="0" w:space="0" w:color="auto"/>
          </w:divBdr>
        </w:div>
        <w:div w:id="938179180">
          <w:marLeft w:val="640"/>
          <w:marRight w:val="0"/>
          <w:marTop w:val="0"/>
          <w:marBottom w:val="0"/>
          <w:divBdr>
            <w:top w:val="none" w:sz="0" w:space="0" w:color="auto"/>
            <w:left w:val="none" w:sz="0" w:space="0" w:color="auto"/>
            <w:bottom w:val="none" w:sz="0" w:space="0" w:color="auto"/>
            <w:right w:val="none" w:sz="0" w:space="0" w:color="auto"/>
          </w:divBdr>
        </w:div>
        <w:div w:id="942347593">
          <w:marLeft w:val="640"/>
          <w:marRight w:val="0"/>
          <w:marTop w:val="0"/>
          <w:marBottom w:val="0"/>
          <w:divBdr>
            <w:top w:val="none" w:sz="0" w:space="0" w:color="auto"/>
            <w:left w:val="none" w:sz="0" w:space="0" w:color="auto"/>
            <w:bottom w:val="none" w:sz="0" w:space="0" w:color="auto"/>
            <w:right w:val="none" w:sz="0" w:space="0" w:color="auto"/>
          </w:divBdr>
        </w:div>
        <w:div w:id="600649911">
          <w:marLeft w:val="640"/>
          <w:marRight w:val="0"/>
          <w:marTop w:val="0"/>
          <w:marBottom w:val="0"/>
          <w:divBdr>
            <w:top w:val="none" w:sz="0" w:space="0" w:color="auto"/>
            <w:left w:val="none" w:sz="0" w:space="0" w:color="auto"/>
            <w:bottom w:val="none" w:sz="0" w:space="0" w:color="auto"/>
            <w:right w:val="none" w:sz="0" w:space="0" w:color="auto"/>
          </w:divBdr>
        </w:div>
        <w:div w:id="101848223">
          <w:marLeft w:val="640"/>
          <w:marRight w:val="0"/>
          <w:marTop w:val="0"/>
          <w:marBottom w:val="0"/>
          <w:divBdr>
            <w:top w:val="none" w:sz="0" w:space="0" w:color="auto"/>
            <w:left w:val="none" w:sz="0" w:space="0" w:color="auto"/>
            <w:bottom w:val="none" w:sz="0" w:space="0" w:color="auto"/>
            <w:right w:val="none" w:sz="0" w:space="0" w:color="auto"/>
          </w:divBdr>
        </w:div>
        <w:div w:id="664011957">
          <w:marLeft w:val="640"/>
          <w:marRight w:val="0"/>
          <w:marTop w:val="0"/>
          <w:marBottom w:val="0"/>
          <w:divBdr>
            <w:top w:val="none" w:sz="0" w:space="0" w:color="auto"/>
            <w:left w:val="none" w:sz="0" w:space="0" w:color="auto"/>
            <w:bottom w:val="none" w:sz="0" w:space="0" w:color="auto"/>
            <w:right w:val="none" w:sz="0" w:space="0" w:color="auto"/>
          </w:divBdr>
        </w:div>
        <w:div w:id="746922648">
          <w:marLeft w:val="640"/>
          <w:marRight w:val="0"/>
          <w:marTop w:val="0"/>
          <w:marBottom w:val="0"/>
          <w:divBdr>
            <w:top w:val="none" w:sz="0" w:space="0" w:color="auto"/>
            <w:left w:val="none" w:sz="0" w:space="0" w:color="auto"/>
            <w:bottom w:val="none" w:sz="0" w:space="0" w:color="auto"/>
            <w:right w:val="none" w:sz="0" w:space="0" w:color="auto"/>
          </w:divBdr>
        </w:div>
        <w:div w:id="934051822">
          <w:marLeft w:val="640"/>
          <w:marRight w:val="0"/>
          <w:marTop w:val="0"/>
          <w:marBottom w:val="0"/>
          <w:divBdr>
            <w:top w:val="none" w:sz="0" w:space="0" w:color="auto"/>
            <w:left w:val="none" w:sz="0" w:space="0" w:color="auto"/>
            <w:bottom w:val="none" w:sz="0" w:space="0" w:color="auto"/>
            <w:right w:val="none" w:sz="0" w:space="0" w:color="auto"/>
          </w:divBdr>
        </w:div>
        <w:div w:id="1844733500">
          <w:marLeft w:val="640"/>
          <w:marRight w:val="0"/>
          <w:marTop w:val="0"/>
          <w:marBottom w:val="0"/>
          <w:divBdr>
            <w:top w:val="none" w:sz="0" w:space="0" w:color="auto"/>
            <w:left w:val="none" w:sz="0" w:space="0" w:color="auto"/>
            <w:bottom w:val="none" w:sz="0" w:space="0" w:color="auto"/>
            <w:right w:val="none" w:sz="0" w:space="0" w:color="auto"/>
          </w:divBdr>
        </w:div>
        <w:div w:id="759372122">
          <w:marLeft w:val="640"/>
          <w:marRight w:val="0"/>
          <w:marTop w:val="0"/>
          <w:marBottom w:val="0"/>
          <w:divBdr>
            <w:top w:val="none" w:sz="0" w:space="0" w:color="auto"/>
            <w:left w:val="none" w:sz="0" w:space="0" w:color="auto"/>
            <w:bottom w:val="none" w:sz="0" w:space="0" w:color="auto"/>
            <w:right w:val="none" w:sz="0" w:space="0" w:color="auto"/>
          </w:divBdr>
        </w:div>
        <w:div w:id="310255057">
          <w:marLeft w:val="640"/>
          <w:marRight w:val="0"/>
          <w:marTop w:val="0"/>
          <w:marBottom w:val="0"/>
          <w:divBdr>
            <w:top w:val="none" w:sz="0" w:space="0" w:color="auto"/>
            <w:left w:val="none" w:sz="0" w:space="0" w:color="auto"/>
            <w:bottom w:val="none" w:sz="0" w:space="0" w:color="auto"/>
            <w:right w:val="none" w:sz="0" w:space="0" w:color="auto"/>
          </w:divBdr>
        </w:div>
        <w:div w:id="1813864065">
          <w:marLeft w:val="640"/>
          <w:marRight w:val="0"/>
          <w:marTop w:val="0"/>
          <w:marBottom w:val="0"/>
          <w:divBdr>
            <w:top w:val="none" w:sz="0" w:space="0" w:color="auto"/>
            <w:left w:val="none" w:sz="0" w:space="0" w:color="auto"/>
            <w:bottom w:val="none" w:sz="0" w:space="0" w:color="auto"/>
            <w:right w:val="none" w:sz="0" w:space="0" w:color="auto"/>
          </w:divBdr>
        </w:div>
        <w:div w:id="457840302">
          <w:marLeft w:val="640"/>
          <w:marRight w:val="0"/>
          <w:marTop w:val="0"/>
          <w:marBottom w:val="0"/>
          <w:divBdr>
            <w:top w:val="none" w:sz="0" w:space="0" w:color="auto"/>
            <w:left w:val="none" w:sz="0" w:space="0" w:color="auto"/>
            <w:bottom w:val="none" w:sz="0" w:space="0" w:color="auto"/>
            <w:right w:val="none" w:sz="0" w:space="0" w:color="auto"/>
          </w:divBdr>
        </w:div>
        <w:div w:id="526918112">
          <w:marLeft w:val="640"/>
          <w:marRight w:val="0"/>
          <w:marTop w:val="0"/>
          <w:marBottom w:val="0"/>
          <w:divBdr>
            <w:top w:val="none" w:sz="0" w:space="0" w:color="auto"/>
            <w:left w:val="none" w:sz="0" w:space="0" w:color="auto"/>
            <w:bottom w:val="none" w:sz="0" w:space="0" w:color="auto"/>
            <w:right w:val="none" w:sz="0" w:space="0" w:color="auto"/>
          </w:divBdr>
        </w:div>
        <w:div w:id="400251315">
          <w:marLeft w:val="640"/>
          <w:marRight w:val="0"/>
          <w:marTop w:val="0"/>
          <w:marBottom w:val="0"/>
          <w:divBdr>
            <w:top w:val="none" w:sz="0" w:space="0" w:color="auto"/>
            <w:left w:val="none" w:sz="0" w:space="0" w:color="auto"/>
            <w:bottom w:val="none" w:sz="0" w:space="0" w:color="auto"/>
            <w:right w:val="none" w:sz="0" w:space="0" w:color="auto"/>
          </w:divBdr>
        </w:div>
        <w:div w:id="1013339316">
          <w:marLeft w:val="640"/>
          <w:marRight w:val="0"/>
          <w:marTop w:val="0"/>
          <w:marBottom w:val="0"/>
          <w:divBdr>
            <w:top w:val="none" w:sz="0" w:space="0" w:color="auto"/>
            <w:left w:val="none" w:sz="0" w:space="0" w:color="auto"/>
            <w:bottom w:val="none" w:sz="0" w:space="0" w:color="auto"/>
            <w:right w:val="none" w:sz="0" w:space="0" w:color="auto"/>
          </w:divBdr>
        </w:div>
        <w:div w:id="196621557">
          <w:marLeft w:val="640"/>
          <w:marRight w:val="0"/>
          <w:marTop w:val="0"/>
          <w:marBottom w:val="0"/>
          <w:divBdr>
            <w:top w:val="none" w:sz="0" w:space="0" w:color="auto"/>
            <w:left w:val="none" w:sz="0" w:space="0" w:color="auto"/>
            <w:bottom w:val="none" w:sz="0" w:space="0" w:color="auto"/>
            <w:right w:val="none" w:sz="0" w:space="0" w:color="auto"/>
          </w:divBdr>
        </w:div>
        <w:div w:id="789013702">
          <w:marLeft w:val="640"/>
          <w:marRight w:val="0"/>
          <w:marTop w:val="0"/>
          <w:marBottom w:val="0"/>
          <w:divBdr>
            <w:top w:val="none" w:sz="0" w:space="0" w:color="auto"/>
            <w:left w:val="none" w:sz="0" w:space="0" w:color="auto"/>
            <w:bottom w:val="none" w:sz="0" w:space="0" w:color="auto"/>
            <w:right w:val="none" w:sz="0" w:space="0" w:color="auto"/>
          </w:divBdr>
        </w:div>
        <w:div w:id="794177282">
          <w:marLeft w:val="640"/>
          <w:marRight w:val="0"/>
          <w:marTop w:val="0"/>
          <w:marBottom w:val="0"/>
          <w:divBdr>
            <w:top w:val="none" w:sz="0" w:space="0" w:color="auto"/>
            <w:left w:val="none" w:sz="0" w:space="0" w:color="auto"/>
            <w:bottom w:val="none" w:sz="0" w:space="0" w:color="auto"/>
            <w:right w:val="none" w:sz="0" w:space="0" w:color="auto"/>
          </w:divBdr>
        </w:div>
        <w:div w:id="1811634851">
          <w:marLeft w:val="640"/>
          <w:marRight w:val="0"/>
          <w:marTop w:val="0"/>
          <w:marBottom w:val="0"/>
          <w:divBdr>
            <w:top w:val="none" w:sz="0" w:space="0" w:color="auto"/>
            <w:left w:val="none" w:sz="0" w:space="0" w:color="auto"/>
            <w:bottom w:val="none" w:sz="0" w:space="0" w:color="auto"/>
            <w:right w:val="none" w:sz="0" w:space="0" w:color="auto"/>
          </w:divBdr>
        </w:div>
        <w:div w:id="913584793">
          <w:marLeft w:val="640"/>
          <w:marRight w:val="0"/>
          <w:marTop w:val="0"/>
          <w:marBottom w:val="0"/>
          <w:divBdr>
            <w:top w:val="none" w:sz="0" w:space="0" w:color="auto"/>
            <w:left w:val="none" w:sz="0" w:space="0" w:color="auto"/>
            <w:bottom w:val="none" w:sz="0" w:space="0" w:color="auto"/>
            <w:right w:val="none" w:sz="0" w:space="0" w:color="auto"/>
          </w:divBdr>
        </w:div>
        <w:div w:id="933900370">
          <w:marLeft w:val="640"/>
          <w:marRight w:val="0"/>
          <w:marTop w:val="0"/>
          <w:marBottom w:val="0"/>
          <w:divBdr>
            <w:top w:val="none" w:sz="0" w:space="0" w:color="auto"/>
            <w:left w:val="none" w:sz="0" w:space="0" w:color="auto"/>
            <w:bottom w:val="none" w:sz="0" w:space="0" w:color="auto"/>
            <w:right w:val="none" w:sz="0" w:space="0" w:color="auto"/>
          </w:divBdr>
        </w:div>
        <w:div w:id="1306350249">
          <w:marLeft w:val="640"/>
          <w:marRight w:val="0"/>
          <w:marTop w:val="0"/>
          <w:marBottom w:val="0"/>
          <w:divBdr>
            <w:top w:val="none" w:sz="0" w:space="0" w:color="auto"/>
            <w:left w:val="none" w:sz="0" w:space="0" w:color="auto"/>
            <w:bottom w:val="none" w:sz="0" w:space="0" w:color="auto"/>
            <w:right w:val="none" w:sz="0" w:space="0" w:color="auto"/>
          </w:divBdr>
        </w:div>
        <w:div w:id="1131166095">
          <w:marLeft w:val="640"/>
          <w:marRight w:val="0"/>
          <w:marTop w:val="0"/>
          <w:marBottom w:val="0"/>
          <w:divBdr>
            <w:top w:val="none" w:sz="0" w:space="0" w:color="auto"/>
            <w:left w:val="none" w:sz="0" w:space="0" w:color="auto"/>
            <w:bottom w:val="none" w:sz="0" w:space="0" w:color="auto"/>
            <w:right w:val="none" w:sz="0" w:space="0" w:color="auto"/>
          </w:divBdr>
        </w:div>
        <w:div w:id="862549590">
          <w:marLeft w:val="640"/>
          <w:marRight w:val="0"/>
          <w:marTop w:val="0"/>
          <w:marBottom w:val="0"/>
          <w:divBdr>
            <w:top w:val="none" w:sz="0" w:space="0" w:color="auto"/>
            <w:left w:val="none" w:sz="0" w:space="0" w:color="auto"/>
            <w:bottom w:val="none" w:sz="0" w:space="0" w:color="auto"/>
            <w:right w:val="none" w:sz="0" w:space="0" w:color="auto"/>
          </w:divBdr>
        </w:div>
        <w:div w:id="1998876677">
          <w:marLeft w:val="640"/>
          <w:marRight w:val="0"/>
          <w:marTop w:val="0"/>
          <w:marBottom w:val="0"/>
          <w:divBdr>
            <w:top w:val="none" w:sz="0" w:space="0" w:color="auto"/>
            <w:left w:val="none" w:sz="0" w:space="0" w:color="auto"/>
            <w:bottom w:val="none" w:sz="0" w:space="0" w:color="auto"/>
            <w:right w:val="none" w:sz="0" w:space="0" w:color="auto"/>
          </w:divBdr>
        </w:div>
        <w:div w:id="322468349">
          <w:marLeft w:val="640"/>
          <w:marRight w:val="0"/>
          <w:marTop w:val="0"/>
          <w:marBottom w:val="0"/>
          <w:divBdr>
            <w:top w:val="none" w:sz="0" w:space="0" w:color="auto"/>
            <w:left w:val="none" w:sz="0" w:space="0" w:color="auto"/>
            <w:bottom w:val="none" w:sz="0" w:space="0" w:color="auto"/>
            <w:right w:val="none" w:sz="0" w:space="0" w:color="auto"/>
          </w:divBdr>
        </w:div>
        <w:div w:id="94061310">
          <w:marLeft w:val="640"/>
          <w:marRight w:val="0"/>
          <w:marTop w:val="0"/>
          <w:marBottom w:val="0"/>
          <w:divBdr>
            <w:top w:val="none" w:sz="0" w:space="0" w:color="auto"/>
            <w:left w:val="none" w:sz="0" w:space="0" w:color="auto"/>
            <w:bottom w:val="none" w:sz="0" w:space="0" w:color="auto"/>
            <w:right w:val="none" w:sz="0" w:space="0" w:color="auto"/>
          </w:divBdr>
        </w:div>
        <w:div w:id="631061382">
          <w:marLeft w:val="640"/>
          <w:marRight w:val="0"/>
          <w:marTop w:val="0"/>
          <w:marBottom w:val="0"/>
          <w:divBdr>
            <w:top w:val="none" w:sz="0" w:space="0" w:color="auto"/>
            <w:left w:val="none" w:sz="0" w:space="0" w:color="auto"/>
            <w:bottom w:val="none" w:sz="0" w:space="0" w:color="auto"/>
            <w:right w:val="none" w:sz="0" w:space="0" w:color="auto"/>
          </w:divBdr>
        </w:div>
        <w:div w:id="319233382">
          <w:marLeft w:val="640"/>
          <w:marRight w:val="0"/>
          <w:marTop w:val="0"/>
          <w:marBottom w:val="0"/>
          <w:divBdr>
            <w:top w:val="none" w:sz="0" w:space="0" w:color="auto"/>
            <w:left w:val="none" w:sz="0" w:space="0" w:color="auto"/>
            <w:bottom w:val="none" w:sz="0" w:space="0" w:color="auto"/>
            <w:right w:val="none" w:sz="0" w:space="0" w:color="auto"/>
          </w:divBdr>
        </w:div>
        <w:div w:id="1446735517">
          <w:marLeft w:val="640"/>
          <w:marRight w:val="0"/>
          <w:marTop w:val="0"/>
          <w:marBottom w:val="0"/>
          <w:divBdr>
            <w:top w:val="none" w:sz="0" w:space="0" w:color="auto"/>
            <w:left w:val="none" w:sz="0" w:space="0" w:color="auto"/>
            <w:bottom w:val="none" w:sz="0" w:space="0" w:color="auto"/>
            <w:right w:val="none" w:sz="0" w:space="0" w:color="auto"/>
          </w:divBdr>
        </w:div>
        <w:div w:id="642933615">
          <w:marLeft w:val="640"/>
          <w:marRight w:val="0"/>
          <w:marTop w:val="0"/>
          <w:marBottom w:val="0"/>
          <w:divBdr>
            <w:top w:val="none" w:sz="0" w:space="0" w:color="auto"/>
            <w:left w:val="none" w:sz="0" w:space="0" w:color="auto"/>
            <w:bottom w:val="none" w:sz="0" w:space="0" w:color="auto"/>
            <w:right w:val="none" w:sz="0" w:space="0" w:color="auto"/>
          </w:divBdr>
        </w:div>
        <w:div w:id="1377194842">
          <w:marLeft w:val="640"/>
          <w:marRight w:val="0"/>
          <w:marTop w:val="0"/>
          <w:marBottom w:val="0"/>
          <w:divBdr>
            <w:top w:val="none" w:sz="0" w:space="0" w:color="auto"/>
            <w:left w:val="none" w:sz="0" w:space="0" w:color="auto"/>
            <w:bottom w:val="none" w:sz="0" w:space="0" w:color="auto"/>
            <w:right w:val="none" w:sz="0" w:space="0" w:color="auto"/>
          </w:divBdr>
        </w:div>
        <w:div w:id="907157209">
          <w:marLeft w:val="640"/>
          <w:marRight w:val="0"/>
          <w:marTop w:val="0"/>
          <w:marBottom w:val="0"/>
          <w:divBdr>
            <w:top w:val="none" w:sz="0" w:space="0" w:color="auto"/>
            <w:left w:val="none" w:sz="0" w:space="0" w:color="auto"/>
            <w:bottom w:val="none" w:sz="0" w:space="0" w:color="auto"/>
            <w:right w:val="none" w:sz="0" w:space="0" w:color="auto"/>
          </w:divBdr>
        </w:div>
        <w:div w:id="174226429">
          <w:marLeft w:val="640"/>
          <w:marRight w:val="0"/>
          <w:marTop w:val="0"/>
          <w:marBottom w:val="0"/>
          <w:divBdr>
            <w:top w:val="none" w:sz="0" w:space="0" w:color="auto"/>
            <w:left w:val="none" w:sz="0" w:space="0" w:color="auto"/>
            <w:bottom w:val="none" w:sz="0" w:space="0" w:color="auto"/>
            <w:right w:val="none" w:sz="0" w:space="0" w:color="auto"/>
          </w:divBdr>
        </w:div>
        <w:div w:id="1323005984">
          <w:marLeft w:val="640"/>
          <w:marRight w:val="0"/>
          <w:marTop w:val="0"/>
          <w:marBottom w:val="0"/>
          <w:divBdr>
            <w:top w:val="none" w:sz="0" w:space="0" w:color="auto"/>
            <w:left w:val="none" w:sz="0" w:space="0" w:color="auto"/>
            <w:bottom w:val="none" w:sz="0" w:space="0" w:color="auto"/>
            <w:right w:val="none" w:sz="0" w:space="0" w:color="auto"/>
          </w:divBdr>
        </w:div>
        <w:div w:id="365446525">
          <w:marLeft w:val="640"/>
          <w:marRight w:val="0"/>
          <w:marTop w:val="0"/>
          <w:marBottom w:val="0"/>
          <w:divBdr>
            <w:top w:val="none" w:sz="0" w:space="0" w:color="auto"/>
            <w:left w:val="none" w:sz="0" w:space="0" w:color="auto"/>
            <w:bottom w:val="none" w:sz="0" w:space="0" w:color="auto"/>
            <w:right w:val="none" w:sz="0" w:space="0" w:color="auto"/>
          </w:divBdr>
        </w:div>
        <w:div w:id="1878010986">
          <w:marLeft w:val="640"/>
          <w:marRight w:val="0"/>
          <w:marTop w:val="0"/>
          <w:marBottom w:val="0"/>
          <w:divBdr>
            <w:top w:val="none" w:sz="0" w:space="0" w:color="auto"/>
            <w:left w:val="none" w:sz="0" w:space="0" w:color="auto"/>
            <w:bottom w:val="none" w:sz="0" w:space="0" w:color="auto"/>
            <w:right w:val="none" w:sz="0" w:space="0" w:color="auto"/>
          </w:divBdr>
        </w:div>
        <w:div w:id="2120293275">
          <w:marLeft w:val="640"/>
          <w:marRight w:val="0"/>
          <w:marTop w:val="0"/>
          <w:marBottom w:val="0"/>
          <w:divBdr>
            <w:top w:val="none" w:sz="0" w:space="0" w:color="auto"/>
            <w:left w:val="none" w:sz="0" w:space="0" w:color="auto"/>
            <w:bottom w:val="none" w:sz="0" w:space="0" w:color="auto"/>
            <w:right w:val="none" w:sz="0" w:space="0" w:color="auto"/>
          </w:divBdr>
        </w:div>
        <w:div w:id="137575734">
          <w:marLeft w:val="640"/>
          <w:marRight w:val="0"/>
          <w:marTop w:val="0"/>
          <w:marBottom w:val="0"/>
          <w:divBdr>
            <w:top w:val="none" w:sz="0" w:space="0" w:color="auto"/>
            <w:left w:val="none" w:sz="0" w:space="0" w:color="auto"/>
            <w:bottom w:val="none" w:sz="0" w:space="0" w:color="auto"/>
            <w:right w:val="none" w:sz="0" w:space="0" w:color="auto"/>
          </w:divBdr>
        </w:div>
        <w:div w:id="1434788372">
          <w:marLeft w:val="640"/>
          <w:marRight w:val="0"/>
          <w:marTop w:val="0"/>
          <w:marBottom w:val="0"/>
          <w:divBdr>
            <w:top w:val="none" w:sz="0" w:space="0" w:color="auto"/>
            <w:left w:val="none" w:sz="0" w:space="0" w:color="auto"/>
            <w:bottom w:val="none" w:sz="0" w:space="0" w:color="auto"/>
            <w:right w:val="none" w:sz="0" w:space="0" w:color="auto"/>
          </w:divBdr>
        </w:div>
        <w:div w:id="1998413122">
          <w:marLeft w:val="640"/>
          <w:marRight w:val="0"/>
          <w:marTop w:val="0"/>
          <w:marBottom w:val="0"/>
          <w:divBdr>
            <w:top w:val="none" w:sz="0" w:space="0" w:color="auto"/>
            <w:left w:val="none" w:sz="0" w:space="0" w:color="auto"/>
            <w:bottom w:val="none" w:sz="0" w:space="0" w:color="auto"/>
            <w:right w:val="none" w:sz="0" w:space="0" w:color="auto"/>
          </w:divBdr>
        </w:div>
        <w:div w:id="1659109380">
          <w:marLeft w:val="640"/>
          <w:marRight w:val="0"/>
          <w:marTop w:val="0"/>
          <w:marBottom w:val="0"/>
          <w:divBdr>
            <w:top w:val="none" w:sz="0" w:space="0" w:color="auto"/>
            <w:left w:val="none" w:sz="0" w:space="0" w:color="auto"/>
            <w:bottom w:val="none" w:sz="0" w:space="0" w:color="auto"/>
            <w:right w:val="none" w:sz="0" w:space="0" w:color="auto"/>
          </w:divBdr>
        </w:div>
        <w:div w:id="879052622">
          <w:marLeft w:val="640"/>
          <w:marRight w:val="0"/>
          <w:marTop w:val="0"/>
          <w:marBottom w:val="0"/>
          <w:divBdr>
            <w:top w:val="none" w:sz="0" w:space="0" w:color="auto"/>
            <w:left w:val="none" w:sz="0" w:space="0" w:color="auto"/>
            <w:bottom w:val="none" w:sz="0" w:space="0" w:color="auto"/>
            <w:right w:val="none" w:sz="0" w:space="0" w:color="auto"/>
          </w:divBdr>
        </w:div>
        <w:div w:id="697850549">
          <w:marLeft w:val="640"/>
          <w:marRight w:val="0"/>
          <w:marTop w:val="0"/>
          <w:marBottom w:val="0"/>
          <w:divBdr>
            <w:top w:val="none" w:sz="0" w:space="0" w:color="auto"/>
            <w:left w:val="none" w:sz="0" w:space="0" w:color="auto"/>
            <w:bottom w:val="none" w:sz="0" w:space="0" w:color="auto"/>
            <w:right w:val="none" w:sz="0" w:space="0" w:color="auto"/>
          </w:divBdr>
        </w:div>
        <w:div w:id="2119325399">
          <w:marLeft w:val="640"/>
          <w:marRight w:val="0"/>
          <w:marTop w:val="0"/>
          <w:marBottom w:val="0"/>
          <w:divBdr>
            <w:top w:val="none" w:sz="0" w:space="0" w:color="auto"/>
            <w:left w:val="none" w:sz="0" w:space="0" w:color="auto"/>
            <w:bottom w:val="none" w:sz="0" w:space="0" w:color="auto"/>
            <w:right w:val="none" w:sz="0" w:space="0" w:color="auto"/>
          </w:divBdr>
        </w:div>
        <w:div w:id="461702375">
          <w:marLeft w:val="640"/>
          <w:marRight w:val="0"/>
          <w:marTop w:val="0"/>
          <w:marBottom w:val="0"/>
          <w:divBdr>
            <w:top w:val="none" w:sz="0" w:space="0" w:color="auto"/>
            <w:left w:val="none" w:sz="0" w:space="0" w:color="auto"/>
            <w:bottom w:val="none" w:sz="0" w:space="0" w:color="auto"/>
            <w:right w:val="none" w:sz="0" w:space="0" w:color="auto"/>
          </w:divBdr>
        </w:div>
        <w:div w:id="139034542">
          <w:marLeft w:val="640"/>
          <w:marRight w:val="0"/>
          <w:marTop w:val="0"/>
          <w:marBottom w:val="0"/>
          <w:divBdr>
            <w:top w:val="none" w:sz="0" w:space="0" w:color="auto"/>
            <w:left w:val="none" w:sz="0" w:space="0" w:color="auto"/>
            <w:bottom w:val="none" w:sz="0" w:space="0" w:color="auto"/>
            <w:right w:val="none" w:sz="0" w:space="0" w:color="auto"/>
          </w:divBdr>
        </w:div>
        <w:div w:id="1453406527">
          <w:marLeft w:val="640"/>
          <w:marRight w:val="0"/>
          <w:marTop w:val="0"/>
          <w:marBottom w:val="0"/>
          <w:divBdr>
            <w:top w:val="none" w:sz="0" w:space="0" w:color="auto"/>
            <w:left w:val="none" w:sz="0" w:space="0" w:color="auto"/>
            <w:bottom w:val="none" w:sz="0" w:space="0" w:color="auto"/>
            <w:right w:val="none" w:sz="0" w:space="0" w:color="auto"/>
          </w:divBdr>
        </w:div>
        <w:div w:id="1237016057">
          <w:marLeft w:val="640"/>
          <w:marRight w:val="0"/>
          <w:marTop w:val="0"/>
          <w:marBottom w:val="0"/>
          <w:divBdr>
            <w:top w:val="none" w:sz="0" w:space="0" w:color="auto"/>
            <w:left w:val="none" w:sz="0" w:space="0" w:color="auto"/>
            <w:bottom w:val="none" w:sz="0" w:space="0" w:color="auto"/>
            <w:right w:val="none" w:sz="0" w:space="0" w:color="auto"/>
          </w:divBdr>
        </w:div>
        <w:div w:id="883104000">
          <w:marLeft w:val="640"/>
          <w:marRight w:val="0"/>
          <w:marTop w:val="0"/>
          <w:marBottom w:val="0"/>
          <w:divBdr>
            <w:top w:val="none" w:sz="0" w:space="0" w:color="auto"/>
            <w:left w:val="none" w:sz="0" w:space="0" w:color="auto"/>
            <w:bottom w:val="none" w:sz="0" w:space="0" w:color="auto"/>
            <w:right w:val="none" w:sz="0" w:space="0" w:color="auto"/>
          </w:divBdr>
        </w:div>
        <w:div w:id="495607682">
          <w:marLeft w:val="640"/>
          <w:marRight w:val="0"/>
          <w:marTop w:val="0"/>
          <w:marBottom w:val="0"/>
          <w:divBdr>
            <w:top w:val="none" w:sz="0" w:space="0" w:color="auto"/>
            <w:left w:val="none" w:sz="0" w:space="0" w:color="auto"/>
            <w:bottom w:val="none" w:sz="0" w:space="0" w:color="auto"/>
            <w:right w:val="none" w:sz="0" w:space="0" w:color="auto"/>
          </w:divBdr>
        </w:div>
        <w:div w:id="507868565">
          <w:marLeft w:val="640"/>
          <w:marRight w:val="0"/>
          <w:marTop w:val="0"/>
          <w:marBottom w:val="0"/>
          <w:divBdr>
            <w:top w:val="none" w:sz="0" w:space="0" w:color="auto"/>
            <w:left w:val="none" w:sz="0" w:space="0" w:color="auto"/>
            <w:bottom w:val="none" w:sz="0" w:space="0" w:color="auto"/>
            <w:right w:val="none" w:sz="0" w:space="0" w:color="auto"/>
          </w:divBdr>
        </w:div>
        <w:div w:id="275256130">
          <w:marLeft w:val="640"/>
          <w:marRight w:val="0"/>
          <w:marTop w:val="0"/>
          <w:marBottom w:val="0"/>
          <w:divBdr>
            <w:top w:val="none" w:sz="0" w:space="0" w:color="auto"/>
            <w:left w:val="none" w:sz="0" w:space="0" w:color="auto"/>
            <w:bottom w:val="none" w:sz="0" w:space="0" w:color="auto"/>
            <w:right w:val="none" w:sz="0" w:space="0" w:color="auto"/>
          </w:divBdr>
        </w:div>
        <w:div w:id="1356539063">
          <w:marLeft w:val="640"/>
          <w:marRight w:val="0"/>
          <w:marTop w:val="0"/>
          <w:marBottom w:val="0"/>
          <w:divBdr>
            <w:top w:val="none" w:sz="0" w:space="0" w:color="auto"/>
            <w:left w:val="none" w:sz="0" w:space="0" w:color="auto"/>
            <w:bottom w:val="none" w:sz="0" w:space="0" w:color="auto"/>
            <w:right w:val="none" w:sz="0" w:space="0" w:color="auto"/>
          </w:divBdr>
        </w:div>
        <w:div w:id="29501049">
          <w:marLeft w:val="640"/>
          <w:marRight w:val="0"/>
          <w:marTop w:val="0"/>
          <w:marBottom w:val="0"/>
          <w:divBdr>
            <w:top w:val="none" w:sz="0" w:space="0" w:color="auto"/>
            <w:left w:val="none" w:sz="0" w:space="0" w:color="auto"/>
            <w:bottom w:val="none" w:sz="0" w:space="0" w:color="auto"/>
            <w:right w:val="none" w:sz="0" w:space="0" w:color="auto"/>
          </w:divBdr>
        </w:div>
        <w:div w:id="86658695">
          <w:marLeft w:val="640"/>
          <w:marRight w:val="0"/>
          <w:marTop w:val="0"/>
          <w:marBottom w:val="0"/>
          <w:divBdr>
            <w:top w:val="none" w:sz="0" w:space="0" w:color="auto"/>
            <w:left w:val="none" w:sz="0" w:space="0" w:color="auto"/>
            <w:bottom w:val="none" w:sz="0" w:space="0" w:color="auto"/>
            <w:right w:val="none" w:sz="0" w:space="0" w:color="auto"/>
          </w:divBdr>
        </w:div>
        <w:div w:id="657458827">
          <w:marLeft w:val="640"/>
          <w:marRight w:val="0"/>
          <w:marTop w:val="0"/>
          <w:marBottom w:val="0"/>
          <w:divBdr>
            <w:top w:val="none" w:sz="0" w:space="0" w:color="auto"/>
            <w:left w:val="none" w:sz="0" w:space="0" w:color="auto"/>
            <w:bottom w:val="none" w:sz="0" w:space="0" w:color="auto"/>
            <w:right w:val="none" w:sz="0" w:space="0" w:color="auto"/>
          </w:divBdr>
        </w:div>
        <w:div w:id="357778446">
          <w:marLeft w:val="640"/>
          <w:marRight w:val="0"/>
          <w:marTop w:val="0"/>
          <w:marBottom w:val="0"/>
          <w:divBdr>
            <w:top w:val="none" w:sz="0" w:space="0" w:color="auto"/>
            <w:left w:val="none" w:sz="0" w:space="0" w:color="auto"/>
            <w:bottom w:val="none" w:sz="0" w:space="0" w:color="auto"/>
            <w:right w:val="none" w:sz="0" w:space="0" w:color="auto"/>
          </w:divBdr>
        </w:div>
        <w:div w:id="2075229603">
          <w:marLeft w:val="640"/>
          <w:marRight w:val="0"/>
          <w:marTop w:val="0"/>
          <w:marBottom w:val="0"/>
          <w:divBdr>
            <w:top w:val="none" w:sz="0" w:space="0" w:color="auto"/>
            <w:left w:val="none" w:sz="0" w:space="0" w:color="auto"/>
            <w:bottom w:val="none" w:sz="0" w:space="0" w:color="auto"/>
            <w:right w:val="none" w:sz="0" w:space="0" w:color="auto"/>
          </w:divBdr>
        </w:div>
        <w:div w:id="230821021">
          <w:marLeft w:val="640"/>
          <w:marRight w:val="0"/>
          <w:marTop w:val="0"/>
          <w:marBottom w:val="0"/>
          <w:divBdr>
            <w:top w:val="none" w:sz="0" w:space="0" w:color="auto"/>
            <w:left w:val="none" w:sz="0" w:space="0" w:color="auto"/>
            <w:bottom w:val="none" w:sz="0" w:space="0" w:color="auto"/>
            <w:right w:val="none" w:sz="0" w:space="0" w:color="auto"/>
          </w:divBdr>
        </w:div>
        <w:div w:id="1787001262">
          <w:marLeft w:val="640"/>
          <w:marRight w:val="0"/>
          <w:marTop w:val="0"/>
          <w:marBottom w:val="0"/>
          <w:divBdr>
            <w:top w:val="none" w:sz="0" w:space="0" w:color="auto"/>
            <w:left w:val="none" w:sz="0" w:space="0" w:color="auto"/>
            <w:bottom w:val="none" w:sz="0" w:space="0" w:color="auto"/>
            <w:right w:val="none" w:sz="0" w:space="0" w:color="auto"/>
          </w:divBdr>
        </w:div>
        <w:div w:id="619997603">
          <w:marLeft w:val="640"/>
          <w:marRight w:val="0"/>
          <w:marTop w:val="0"/>
          <w:marBottom w:val="0"/>
          <w:divBdr>
            <w:top w:val="none" w:sz="0" w:space="0" w:color="auto"/>
            <w:left w:val="none" w:sz="0" w:space="0" w:color="auto"/>
            <w:bottom w:val="none" w:sz="0" w:space="0" w:color="auto"/>
            <w:right w:val="none" w:sz="0" w:space="0" w:color="auto"/>
          </w:divBdr>
        </w:div>
        <w:div w:id="916934935">
          <w:marLeft w:val="640"/>
          <w:marRight w:val="0"/>
          <w:marTop w:val="0"/>
          <w:marBottom w:val="0"/>
          <w:divBdr>
            <w:top w:val="none" w:sz="0" w:space="0" w:color="auto"/>
            <w:left w:val="none" w:sz="0" w:space="0" w:color="auto"/>
            <w:bottom w:val="none" w:sz="0" w:space="0" w:color="auto"/>
            <w:right w:val="none" w:sz="0" w:space="0" w:color="auto"/>
          </w:divBdr>
        </w:div>
        <w:div w:id="1982534410">
          <w:marLeft w:val="640"/>
          <w:marRight w:val="0"/>
          <w:marTop w:val="0"/>
          <w:marBottom w:val="0"/>
          <w:divBdr>
            <w:top w:val="none" w:sz="0" w:space="0" w:color="auto"/>
            <w:left w:val="none" w:sz="0" w:space="0" w:color="auto"/>
            <w:bottom w:val="none" w:sz="0" w:space="0" w:color="auto"/>
            <w:right w:val="none" w:sz="0" w:space="0" w:color="auto"/>
          </w:divBdr>
        </w:div>
        <w:div w:id="2096247677">
          <w:marLeft w:val="640"/>
          <w:marRight w:val="0"/>
          <w:marTop w:val="0"/>
          <w:marBottom w:val="0"/>
          <w:divBdr>
            <w:top w:val="none" w:sz="0" w:space="0" w:color="auto"/>
            <w:left w:val="none" w:sz="0" w:space="0" w:color="auto"/>
            <w:bottom w:val="none" w:sz="0" w:space="0" w:color="auto"/>
            <w:right w:val="none" w:sz="0" w:space="0" w:color="auto"/>
          </w:divBdr>
        </w:div>
        <w:div w:id="1556549782">
          <w:marLeft w:val="640"/>
          <w:marRight w:val="0"/>
          <w:marTop w:val="0"/>
          <w:marBottom w:val="0"/>
          <w:divBdr>
            <w:top w:val="none" w:sz="0" w:space="0" w:color="auto"/>
            <w:left w:val="none" w:sz="0" w:space="0" w:color="auto"/>
            <w:bottom w:val="none" w:sz="0" w:space="0" w:color="auto"/>
            <w:right w:val="none" w:sz="0" w:space="0" w:color="auto"/>
          </w:divBdr>
        </w:div>
        <w:div w:id="1495490429">
          <w:marLeft w:val="640"/>
          <w:marRight w:val="0"/>
          <w:marTop w:val="0"/>
          <w:marBottom w:val="0"/>
          <w:divBdr>
            <w:top w:val="none" w:sz="0" w:space="0" w:color="auto"/>
            <w:left w:val="none" w:sz="0" w:space="0" w:color="auto"/>
            <w:bottom w:val="none" w:sz="0" w:space="0" w:color="auto"/>
            <w:right w:val="none" w:sz="0" w:space="0" w:color="auto"/>
          </w:divBdr>
        </w:div>
        <w:div w:id="1778792717">
          <w:marLeft w:val="640"/>
          <w:marRight w:val="0"/>
          <w:marTop w:val="0"/>
          <w:marBottom w:val="0"/>
          <w:divBdr>
            <w:top w:val="none" w:sz="0" w:space="0" w:color="auto"/>
            <w:left w:val="none" w:sz="0" w:space="0" w:color="auto"/>
            <w:bottom w:val="none" w:sz="0" w:space="0" w:color="auto"/>
            <w:right w:val="none" w:sz="0" w:space="0" w:color="auto"/>
          </w:divBdr>
        </w:div>
        <w:div w:id="1101796003">
          <w:marLeft w:val="640"/>
          <w:marRight w:val="0"/>
          <w:marTop w:val="0"/>
          <w:marBottom w:val="0"/>
          <w:divBdr>
            <w:top w:val="none" w:sz="0" w:space="0" w:color="auto"/>
            <w:left w:val="none" w:sz="0" w:space="0" w:color="auto"/>
            <w:bottom w:val="none" w:sz="0" w:space="0" w:color="auto"/>
            <w:right w:val="none" w:sz="0" w:space="0" w:color="auto"/>
          </w:divBdr>
        </w:div>
        <w:div w:id="1932082493">
          <w:marLeft w:val="640"/>
          <w:marRight w:val="0"/>
          <w:marTop w:val="0"/>
          <w:marBottom w:val="0"/>
          <w:divBdr>
            <w:top w:val="none" w:sz="0" w:space="0" w:color="auto"/>
            <w:left w:val="none" w:sz="0" w:space="0" w:color="auto"/>
            <w:bottom w:val="none" w:sz="0" w:space="0" w:color="auto"/>
            <w:right w:val="none" w:sz="0" w:space="0" w:color="auto"/>
          </w:divBdr>
        </w:div>
        <w:div w:id="1600872812">
          <w:marLeft w:val="640"/>
          <w:marRight w:val="0"/>
          <w:marTop w:val="0"/>
          <w:marBottom w:val="0"/>
          <w:divBdr>
            <w:top w:val="none" w:sz="0" w:space="0" w:color="auto"/>
            <w:left w:val="none" w:sz="0" w:space="0" w:color="auto"/>
            <w:bottom w:val="none" w:sz="0" w:space="0" w:color="auto"/>
            <w:right w:val="none" w:sz="0" w:space="0" w:color="auto"/>
          </w:divBdr>
        </w:div>
        <w:div w:id="248582671">
          <w:marLeft w:val="640"/>
          <w:marRight w:val="0"/>
          <w:marTop w:val="0"/>
          <w:marBottom w:val="0"/>
          <w:divBdr>
            <w:top w:val="none" w:sz="0" w:space="0" w:color="auto"/>
            <w:left w:val="none" w:sz="0" w:space="0" w:color="auto"/>
            <w:bottom w:val="none" w:sz="0" w:space="0" w:color="auto"/>
            <w:right w:val="none" w:sz="0" w:space="0" w:color="auto"/>
          </w:divBdr>
        </w:div>
        <w:div w:id="1663772994">
          <w:marLeft w:val="640"/>
          <w:marRight w:val="0"/>
          <w:marTop w:val="0"/>
          <w:marBottom w:val="0"/>
          <w:divBdr>
            <w:top w:val="none" w:sz="0" w:space="0" w:color="auto"/>
            <w:left w:val="none" w:sz="0" w:space="0" w:color="auto"/>
            <w:bottom w:val="none" w:sz="0" w:space="0" w:color="auto"/>
            <w:right w:val="none" w:sz="0" w:space="0" w:color="auto"/>
          </w:divBdr>
        </w:div>
        <w:div w:id="1669286285">
          <w:marLeft w:val="640"/>
          <w:marRight w:val="0"/>
          <w:marTop w:val="0"/>
          <w:marBottom w:val="0"/>
          <w:divBdr>
            <w:top w:val="none" w:sz="0" w:space="0" w:color="auto"/>
            <w:left w:val="none" w:sz="0" w:space="0" w:color="auto"/>
            <w:bottom w:val="none" w:sz="0" w:space="0" w:color="auto"/>
            <w:right w:val="none" w:sz="0" w:space="0" w:color="auto"/>
          </w:divBdr>
        </w:div>
        <w:div w:id="1395811872">
          <w:marLeft w:val="640"/>
          <w:marRight w:val="0"/>
          <w:marTop w:val="0"/>
          <w:marBottom w:val="0"/>
          <w:divBdr>
            <w:top w:val="none" w:sz="0" w:space="0" w:color="auto"/>
            <w:left w:val="none" w:sz="0" w:space="0" w:color="auto"/>
            <w:bottom w:val="none" w:sz="0" w:space="0" w:color="auto"/>
            <w:right w:val="none" w:sz="0" w:space="0" w:color="auto"/>
          </w:divBdr>
        </w:div>
        <w:div w:id="1983654887">
          <w:marLeft w:val="640"/>
          <w:marRight w:val="0"/>
          <w:marTop w:val="0"/>
          <w:marBottom w:val="0"/>
          <w:divBdr>
            <w:top w:val="none" w:sz="0" w:space="0" w:color="auto"/>
            <w:left w:val="none" w:sz="0" w:space="0" w:color="auto"/>
            <w:bottom w:val="none" w:sz="0" w:space="0" w:color="auto"/>
            <w:right w:val="none" w:sz="0" w:space="0" w:color="auto"/>
          </w:divBdr>
        </w:div>
        <w:div w:id="1671325089">
          <w:marLeft w:val="640"/>
          <w:marRight w:val="0"/>
          <w:marTop w:val="0"/>
          <w:marBottom w:val="0"/>
          <w:divBdr>
            <w:top w:val="none" w:sz="0" w:space="0" w:color="auto"/>
            <w:left w:val="none" w:sz="0" w:space="0" w:color="auto"/>
            <w:bottom w:val="none" w:sz="0" w:space="0" w:color="auto"/>
            <w:right w:val="none" w:sz="0" w:space="0" w:color="auto"/>
          </w:divBdr>
        </w:div>
        <w:div w:id="2127960717">
          <w:marLeft w:val="640"/>
          <w:marRight w:val="0"/>
          <w:marTop w:val="0"/>
          <w:marBottom w:val="0"/>
          <w:divBdr>
            <w:top w:val="none" w:sz="0" w:space="0" w:color="auto"/>
            <w:left w:val="none" w:sz="0" w:space="0" w:color="auto"/>
            <w:bottom w:val="none" w:sz="0" w:space="0" w:color="auto"/>
            <w:right w:val="none" w:sz="0" w:space="0" w:color="auto"/>
          </w:divBdr>
        </w:div>
        <w:div w:id="462314940">
          <w:marLeft w:val="640"/>
          <w:marRight w:val="0"/>
          <w:marTop w:val="0"/>
          <w:marBottom w:val="0"/>
          <w:divBdr>
            <w:top w:val="none" w:sz="0" w:space="0" w:color="auto"/>
            <w:left w:val="none" w:sz="0" w:space="0" w:color="auto"/>
            <w:bottom w:val="none" w:sz="0" w:space="0" w:color="auto"/>
            <w:right w:val="none" w:sz="0" w:space="0" w:color="auto"/>
          </w:divBdr>
        </w:div>
        <w:div w:id="659382542">
          <w:marLeft w:val="640"/>
          <w:marRight w:val="0"/>
          <w:marTop w:val="0"/>
          <w:marBottom w:val="0"/>
          <w:divBdr>
            <w:top w:val="none" w:sz="0" w:space="0" w:color="auto"/>
            <w:left w:val="none" w:sz="0" w:space="0" w:color="auto"/>
            <w:bottom w:val="none" w:sz="0" w:space="0" w:color="auto"/>
            <w:right w:val="none" w:sz="0" w:space="0" w:color="auto"/>
          </w:divBdr>
        </w:div>
        <w:div w:id="167717635">
          <w:marLeft w:val="640"/>
          <w:marRight w:val="0"/>
          <w:marTop w:val="0"/>
          <w:marBottom w:val="0"/>
          <w:divBdr>
            <w:top w:val="none" w:sz="0" w:space="0" w:color="auto"/>
            <w:left w:val="none" w:sz="0" w:space="0" w:color="auto"/>
            <w:bottom w:val="none" w:sz="0" w:space="0" w:color="auto"/>
            <w:right w:val="none" w:sz="0" w:space="0" w:color="auto"/>
          </w:divBdr>
        </w:div>
        <w:div w:id="734351545">
          <w:marLeft w:val="640"/>
          <w:marRight w:val="0"/>
          <w:marTop w:val="0"/>
          <w:marBottom w:val="0"/>
          <w:divBdr>
            <w:top w:val="none" w:sz="0" w:space="0" w:color="auto"/>
            <w:left w:val="none" w:sz="0" w:space="0" w:color="auto"/>
            <w:bottom w:val="none" w:sz="0" w:space="0" w:color="auto"/>
            <w:right w:val="none" w:sz="0" w:space="0" w:color="auto"/>
          </w:divBdr>
        </w:div>
        <w:div w:id="1628973614">
          <w:marLeft w:val="640"/>
          <w:marRight w:val="0"/>
          <w:marTop w:val="0"/>
          <w:marBottom w:val="0"/>
          <w:divBdr>
            <w:top w:val="none" w:sz="0" w:space="0" w:color="auto"/>
            <w:left w:val="none" w:sz="0" w:space="0" w:color="auto"/>
            <w:bottom w:val="none" w:sz="0" w:space="0" w:color="auto"/>
            <w:right w:val="none" w:sz="0" w:space="0" w:color="auto"/>
          </w:divBdr>
        </w:div>
        <w:div w:id="1158692210">
          <w:marLeft w:val="640"/>
          <w:marRight w:val="0"/>
          <w:marTop w:val="0"/>
          <w:marBottom w:val="0"/>
          <w:divBdr>
            <w:top w:val="none" w:sz="0" w:space="0" w:color="auto"/>
            <w:left w:val="none" w:sz="0" w:space="0" w:color="auto"/>
            <w:bottom w:val="none" w:sz="0" w:space="0" w:color="auto"/>
            <w:right w:val="none" w:sz="0" w:space="0" w:color="auto"/>
          </w:divBdr>
        </w:div>
        <w:div w:id="1459761051">
          <w:marLeft w:val="640"/>
          <w:marRight w:val="0"/>
          <w:marTop w:val="0"/>
          <w:marBottom w:val="0"/>
          <w:divBdr>
            <w:top w:val="none" w:sz="0" w:space="0" w:color="auto"/>
            <w:left w:val="none" w:sz="0" w:space="0" w:color="auto"/>
            <w:bottom w:val="none" w:sz="0" w:space="0" w:color="auto"/>
            <w:right w:val="none" w:sz="0" w:space="0" w:color="auto"/>
          </w:divBdr>
        </w:div>
        <w:div w:id="1588004634">
          <w:marLeft w:val="640"/>
          <w:marRight w:val="0"/>
          <w:marTop w:val="0"/>
          <w:marBottom w:val="0"/>
          <w:divBdr>
            <w:top w:val="none" w:sz="0" w:space="0" w:color="auto"/>
            <w:left w:val="none" w:sz="0" w:space="0" w:color="auto"/>
            <w:bottom w:val="none" w:sz="0" w:space="0" w:color="auto"/>
            <w:right w:val="none" w:sz="0" w:space="0" w:color="auto"/>
          </w:divBdr>
        </w:div>
        <w:div w:id="1767338229">
          <w:marLeft w:val="640"/>
          <w:marRight w:val="0"/>
          <w:marTop w:val="0"/>
          <w:marBottom w:val="0"/>
          <w:divBdr>
            <w:top w:val="none" w:sz="0" w:space="0" w:color="auto"/>
            <w:left w:val="none" w:sz="0" w:space="0" w:color="auto"/>
            <w:bottom w:val="none" w:sz="0" w:space="0" w:color="auto"/>
            <w:right w:val="none" w:sz="0" w:space="0" w:color="auto"/>
          </w:divBdr>
        </w:div>
        <w:div w:id="856370">
          <w:marLeft w:val="640"/>
          <w:marRight w:val="0"/>
          <w:marTop w:val="0"/>
          <w:marBottom w:val="0"/>
          <w:divBdr>
            <w:top w:val="none" w:sz="0" w:space="0" w:color="auto"/>
            <w:left w:val="none" w:sz="0" w:space="0" w:color="auto"/>
            <w:bottom w:val="none" w:sz="0" w:space="0" w:color="auto"/>
            <w:right w:val="none" w:sz="0" w:space="0" w:color="auto"/>
          </w:divBdr>
        </w:div>
        <w:div w:id="949430077">
          <w:marLeft w:val="640"/>
          <w:marRight w:val="0"/>
          <w:marTop w:val="0"/>
          <w:marBottom w:val="0"/>
          <w:divBdr>
            <w:top w:val="none" w:sz="0" w:space="0" w:color="auto"/>
            <w:left w:val="none" w:sz="0" w:space="0" w:color="auto"/>
            <w:bottom w:val="none" w:sz="0" w:space="0" w:color="auto"/>
            <w:right w:val="none" w:sz="0" w:space="0" w:color="auto"/>
          </w:divBdr>
        </w:div>
        <w:div w:id="1745226639">
          <w:marLeft w:val="640"/>
          <w:marRight w:val="0"/>
          <w:marTop w:val="0"/>
          <w:marBottom w:val="0"/>
          <w:divBdr>
            <w:top w:val="none" w:sz="0" w:space="0" w:color="auto"/>
            <w:left w:val="none" w:sz="0" w:space="0" w:color="auto"/>
            <w:bottom w:val="none" w:sz="0" w:space="0" w:color="auto"/>
            <w:right w:val="none" w:sz="0" w:space="0" w:color="auto"/>
          </w:divBdr>
        </w:div>
        <w:div w:id="1757897981">
          <w:marLeft w:val="640"/>
          <w:marRight w:val="0"/>
          <w:marTop w:val="0"/>
          <w:marBottom w:val="0"/>
          <w:divBdr>
            <w:top w:val="none" w:sz="0" w:space="0" w:color="auto"/>
            <w:left w:val="none" w:sz="0" w:space="0" w:color="auto"/>
            <w:bottom w:val="none" w:sz="0" w:space="0" w:color="auto"/>
            <w:right w:val="none" w:sz="0" w:space="0" w:color="auto"/>
          </w:divBdr>
        </w:div>
        <w:div w:id="1556770065">
          <w:marLeft w:val="640"/>
          <w:marRight w:val="0"/>
          <w:marTop w:val="0"/>
          <w:marBottom w:val="0"/>
          <w:divBdr>
            <w:top w:val="none" w:sz="0" w:space="0" w:color="auto"/>
            <w:left w:val="none" w:sz="0" w:space="0" w:color="auto"/>
            <w:bottom w:val="none" w:sz="0" w:space="0" w:color="auto"/>
            <w:right w:val="none" w:sz="0" w:space="0" w:color="auto"/>
          </w:divBdr>
        </w:div>
        <w:div w:id="1186410072">
          <w:marLeft w:val="640"/>
          <w:marRight w:val="0"/>
          <w:marTop w:val="0"/>
          <w:marBottom w:val="0"/>
          <w:divBdr>
            <w:top w:val="none" w:sz="0" w:space="0" w:color="auto"/>
            <w:left w:val="none" w:sz="0" w:space="0" w:color="auto"/>
            <w:bottom w:val="none" w:sz="0" w:space="0" w:color="auto"/>
            <w:right w:val="none" w:sz="0" w:space="0" w:color="auto"/>
          </w:divBdr>
        </w:div>
        <w:div w:id="1797022902">
          <w:marLeft w:val="640"/>
          <w:marRight w:val="0"/>
          <w:marTop w:val="0"/>
          <w:marBottom w:val="0"/>
          <w:divBdr>
            <w:top w:val="none" w:sz="0" w:space="0" w:color="auto"/>
            <w:left w:val="none" w:sz="0" w:space="0" w:color="auto"/>
            <w:bottom w:val="none" w:sz="0" w:space="0" w:color="auto"/>
            <w:right w:val="none" w:sz="0" w:space="0" w:color="auto"/>
          </w:divBdr>
        </w:div>
        <w:div w:id="1248542963">
          <w:marLeft w:val="640"/>
          <w:marRight w:val="0"/>
          <w:marTop w:val="0"/>
          <w:marBottom w:val="0"/>
          <w:divBdr>
            <w:top w:val="none" w:sz="0" w:space="0" w:color="auto"/>
            <w:left w:val="none" w:sz="0" w:space="0" w:color="auto"/>
            <w:bottom w:val="none" w:sz="0" w:space="0" w:color="auto"/>
            <w:right w:val="none" w:sz="0" w:space="0" w:color="auto"/>
          </w:divBdr>
        </w:div>
        <w:div w:id="868832437">
          <w:marLeft w:val="640"/>
          <w:marRight w:val="0"/>
          <w:marTop w:val="0"/>
          <w:marBottom w:val="0"/>
          <w:divBdr>
            <w:top w:val="none" w:sz="0" w:space="0" w:color="auto"/>
            <w:left w:val="none" w:sz="0" w:space="0" w:color="auto"/>
            <w:bottom w:val="none" w:sz="0" w:space="0" w:color="auto"/>
            <w:right w:val="none" w:sz="0" w:space="0" w:color="auto"/>
          </w:divBdr>
        </w:div>
        <w:div w:id="1005010095">
          <w:marLeft w:val="640"/>
          <w:marRight w:val="0"/>
          <w:marTop w:val="0"/>
          <w:marBottom w:val="0"/>
          <w:divBdr>
            <w:top w:val="none" w:sz="0" w:space="0" w:color="auto"/>
            <w:left w:val="none" w:sz="0" w:space="0" w:color="auto"/>
            <w:bottom w:val="none" w:sz="0" w:space="0" w:color="auto"/>
            <w:right w:val="none" w:sz="0" w:space="0" w:color="auto"/>
          </w:divBdr>
        </w:div>
        <w:div w:id="287008354">
          <w:marLeft w:val="640"/>
          <w:marRight w:val="0"/>
          <w:marTop w:val="0"/>
          <w:marBottom w:val="0"/>
          <w:divBdr>
            <w:top w:val="none" w:sz="0" w:space="0" w:color="auto"/>
            <w:left w:val="none" w:sz="0" w:space="0" w:color="auto"/>
            <w:bottom w:val="none" w:sz="0" w:space="0" w:color="auto"/>
            <w:right w:val="none" w:sz="0" w:space="0" w:color="auto"/>
          </w:divBdr>
        </w:div>
        <w:div w:id="1750420123">
          <w:marLeft w:val="640"/>
          <w:marRight w:val="0"/>
          <w:marTop w:val="0"/>
          <w:marBottom w:val="0"/>
          <w:divBdr>
            <w:top w:val="none" w:sz="0" w:space="0" w:color="auto"/>
            <w:left w:val="none" w:sz="0" w:space="0" w:color="auto"/>
            <w:bottom w:val="none" w:sz="0" w:space="0" w:color="auto"/>
            <w:right w:val="none" w:sz="0" w:space="0" w:color="auto"/>
          </w:divBdr>
        </w:div>
        <w:div w:id="1281181003">
          <w:marLeft w:val="640"/>
          <w:marRight w:val="0"/>
          <w:marTop w:val="0"/>
          <w:marBottom w:val="0"/>
          <w:divBdr>
            <w:top w:val="none" w:sz="0" w:space="0" w:color="auto"/>
            <w:left w:val="none" w:sz="0" w:space="0" w:color="auto"/>
            <w:bottom w:val="none" w:sz="0" w:space="0" w:color="auto"/>
            <w:right w:val="none" w:sz="0" w:space="0" w:color="auto"/>
          </w:divBdr>
        </w:div>
        <w:div w:id="1969705658">
          <w:marLeft w:val="640"/>
          <w:marRight w:val="0"/>
          <w:marTop w:val="0"/>
          <w:marBottom w:val="0"/>
          <w:divBdr>
            <w:top w:val="none" w:sz="0" w:space="0" w:color="auto"/>
            <w:left w:val="none" w:sz="0" w:space="0" w:color="auto"/>
            <w:bottom w:val="none" w:sz="0" w:space="0" w:color="auto"/>
            <w:right w:val="none" w:sz="0" w:space="0" w:color="auto"/>
          </w:divBdr>
        </w:div>
        <w:div w:id="1181776389">
          <w:marLeft w:val="640"/>
          <w:marRight w:val="0"/>
          <w:marTop w:val="0"/>
          <w:marBottom w:val="0"/>
          <w:divBdr>
            <w:top w:val="none" w:sz="0" w:space="0" w:color="auto"/>
            <w:left w:val="none" w:sz="0" w:space="0" w:color="auto"/>
            <w:bottom w:val="none" w:sz="0" w:space="0" w:color="auto"/>
            <w:right w:val="none" w:sz="0" w:space="0" w:color="auto"/>
          </w:divBdr>
        </w:div>
        <w:div w:id="889616437">
          <w:marLeft w:val="640"/>
          <w:marRight w:val="0"/>
          <w:marTop w:val="0"/>
          <w:marBottom w:val="0"/>
          <w:divBdr>
            <w:top w:val="none" w:sz="0" w:space="0" w:color="auto"/>
            <w:left w:val="none" w:sz="0" w:space="0" w:color="auto"/>
            <w:bottom w:val="none" w:sz="0" w:space="0" w:color="auto"/>
            <w:right w:val="none" w:sz="0" w:space="0" w:color="auto"/>
          </w:divBdr>
        </w:div>
        <w:div w:id="645400974">
          <w:marLeft w:val="640"/>
          <w:marRight w:val="0"/>
          <w:marTop w:val="0"/>
          <w:marBottom w:val="0"/>
          <w:divBdr>
            <w:top w:val="none" w:sz="0" w:space="0" w:color="auto"/>
            <w:left w:val="none" w:sz="0" w:space="0" w:color="auto"/>
            <w:bottom w:val="none" w:sz="0" w:space="0" w:color="auto"/>
            <w:right w:val="none" w:sz="0" w:space="0" w:color="auto"/>
          </w:divBdr>
        </w:div>
        <w:div w:id="424226095">
          <w:marLeft w:val="640"/>
          <w:marRight w:val="0"/>
          <w:marTop w:val="0"/>
          <w:marBottom w:val="0"/>
          <w:divBdr>
            <w:top w:val="none" w:sz="0" w:space="0" w:color="auto"/>
            <w:left w:val="none" w:sz="0" w:space="0" w:color="auto"/>
            <w:bottom w:val="none" w:sz="0" w:space="0" w:color="auto"/>
            <w:right w:val="none" w:sz="0" w:space="0" w:color="auto"/>
          </w:divBdr>
        </w:div>
        <w:div w:id="2118090385">
          <w:marLeft w:val="640"/>
          <w:marRight w:val="0"/>
          <w:marTop w:val="0"/>
          <w:marBottom w:val="0"/>
          <w:divBdr>
            <w:top w:val="none" w:sz="0" w:space="0" w:color="auto"/>
            <w:left w:val="none" w:sz="0" w:space="0" w:color="auto"/>
            <w:bottom w:val="none" w:sz="0" w:space="0" w:color="auto"/>
            <w:right w:val="none" w:sz="0" w:space="0" w:color="auto"/>
          </w:divBdr>
        </w:div>
        <w:div w:id="676812006">
          <w:marLeft w:val="640"/>
          <w:marRight w:val="0"/>
          <w:marTop w:val="0"/>
          <w:marBottom w:val="0"/>
          <w:divBdr>
            <w:top w:val="none" w:sz="0" w:space="0" w:color="auto"/>
            <w:left w:val="none" w:sz="0" w:space="0" w:color="auto"/>
            <w:bottom w:val="none" w:sz="0" w:space="0" w:color="auto"/>
            <w:right w:val="none" w:sz="0" w:space="0" w:color="auto"/>
          </w:divBdr>
        </w:div>
        <w:div w:id="742026249">
          <w:marLeft w:val="640"/>
          <w:marRight w:val="0"/>
          <w:marTop w:val="0"/>
          <w:marBottom w:val="0"/>
          <w:divBdr>
            <w:top w:val="none" w:sz="0" w:space="0" w:color="auto"/>
            <w:left w:val="none" w:sz="0" w:space="0" w:color="auto"/>
            <w:bottom w:val="none" w:sz="0" w:space="0" w:color="auto"/>
            <w:right w:val="none" w:sz="0" w:space="0" w:color="auto"/>
          </w:divBdr>
        </w:div>
        <w:div w:id="1285574507">
          <w:marLeft w:val="640"/>
          <w:marRight w:val="0"/>
          <w:marTop w:val="0"/>
          <w:marBottom w:val="0"/>
          <w:divBdr>
            <w:top w:val="none" w:sz="0" w:space="0" w:color="auto"/>
            <w:left w:val="none" w:sz="0" w:space="0" w:color="auto"/>
            <w:bottom w:val="none" w:sz="0" w:space="0" w:color="auto"/>
            <w:right w:val="none" w:sz="0" w:space="0" w:color="auto"/>
          </w:divBdr>
        </w:div>
        <w:div w:id="1821993548">
          <w:marLeft w:val="640"/>
          <w:marRight w:val="0"/>
          <w:marTop w:val="0"/>
          <w:marBottom w:val="0"/>
          <w:divBdr>
            <w:top w:val="none" w:sz="0" w:space="0" w:color="auto"/>
            <w:left w:val="none" w:sz="0" w:space="0" w:color="auto"/>
            <w:bottom w:val="none" w:sz="0" w:space="0" w:color="auto"/>
            <w:right w:val="none" w:sz="0" w:space="0" w:color="auto"/>
          </w:divBdr>
        </w:div>
        <w:div w:id="8066606">
          <w:marLeft w:val="640"/>
          <w:marRight w:val="0"/>
          <w:marTop w:val="0"/>
          <w:marBottom w:val="0"/>
          <w:divBdr>
            <w:top w:val="none" w:sz="0" w:space="0" w:color="auto"/>
            <w:left w:val="none" w:sz="0" w:space="0" w:color="auto"/>
            <w:bottom w:val="none" w:sz="0" w:space="0" w:color="auto"/>
            <w:right w:val="none" w:sz="0" w:space="0" w:color="auto"/>
          </w:divBdr>
        </w:div>
        <w:div w:id="1916040651">
          <w:marLeft w:val="640"/>
          <w:marRight w:val="0"/>
          <w:marTop w:val="0"/>
          <w:marBottom w:val="0"/>
          <w:divBdr>
            <w:top w:val="none" w:sz="0" w:space="0" w:color="auto"/>
            <w:left w:val="none" w:sz="0" w:space="0" w:color="auto"/>
            <w:bottom w:val="none" w:sz="0" w:space="0" w:color="auto"/>
            <w:right w:val="none" w:sz="0" w:space="0" w:color="auto"/>
          </w:divBdr>
        </w:div>
        <w:div w:id="243415515">
          <w:marLeft w:val="640"/>
          <w:marRight w:val="0"/>
          <w:marTop w:val="0"/>
          <w:marBottom w:val="0"/>
          <w:divBdr>
            <w:top w:val="none" w:sz="0" w:space="0" w:color="auto"/>
            <w:left w:val="none" w:sz="0" w:space="0" w:color="auto"/>
            <w:bottom w:val="none" w:sz="0" w:space="0" w:color="auto"/>
            <w:right w:val="none" w:sz="0" w:space="0" w:color="auto"/>
          </w:divBdr>
        </w:div>
      </w:divsChild>
    </w:div>
    <w:div w:id="572202761">
      <w:bodyDiv w:val="1"/>
      <w:marLeft w:val="0"/>
      <w:marRight w:val="0"/>
      <w:marTop w:val="0"/>
      <w:marBottom w:val="0"/>
      <w:divBdr>
        <w:top w:val="none" w:sz="0" w:space="0" w:color="auto"/>
        <w:left w:val="none" w:sz="0" w:space="0" w:color="auto"/>
        <w:bottom w:val="none" w:sz="0" w:space="0" w:color="auto"/>
        <w:right w:val="none" w:sz="0" w:space="0" w:color="auto"/>
      </w:divBdr>
      <w:divsChild>
        <w:div w:id="20864887">
          <w:marLeft w:val="640"/>
          <w:marRight w:val="0"/>
          <w:marTop w:val="0"/>
          <w:marBottom w:val="0"/>
          <w:divBdr>
            <w:top w:val="none" w:sz="0" w:space="0" w:color="auto"/>
            <w:left w:val="none" w:sz="0" w:space="0" w:color="auto"/>
            <w:bottom w:val="none" w:sz="0" w:space="0" w:color="auto"/>
            <w:right w:val="none" w:sz="0" w:space="0" w:color="auto"/>
          </w:divBdr>
        </w:div>
        <w:div w:id="23680517">
          <w:marLeft w:val="640"/>
          <w:marRight w:val="0"/>
          <w:marTop w:val="0"/>
          <w:marBottom w:val="0"/>
          <w:divBdr>
            <w:top w:val="none" w:sz="0" w:space="0" w:color="auto"/>
            <w:left w:val="none" w:sz="0" w:space="0" w:color="auto"/>
            <w:bottom w:val="none" w:sz="0" w:space="0" w:color="auto"/>
            <w:right w:val="none" w:sz="0" w:space="0" w:color="auto"/>
          </w:divBdr>
        </w:div>
        <w:div w:id="32585664">
          <w:marLeft w:val="640"/>
          <w:marRight w:val="0"/>
          <w:marTop w:val="0"/>
          <w:marBottom w:val="0"/>
          <w:divBdr>
            <w:top w:val="none" w:sz="0" w:space="0" w:color="auto"/>
            <w:left w:val="none" w:sz="0" w:space="0" w:color="auto"/>
            <w:bottom w:val="none" w:sz="0" w:space="0" w:color="auto"/>
            <w:right w:val="none" w:sz="0" w:space="0" w:color="auto"/>
          </w:divBdr>
        </w:div>
        <w:div w:id="53630033">
          <w:marLeft w:val="640"/>
          <w:marRight w:val="0"/>
          <w:marTop w:val="0"/>
          <w:marBottom w:val="0"/>
          <w:divBdr>
            <w:top w:val="none" w:sz="0" w:space="0" w:color="auto"/>
            <w:left w:val="none" w:sz="0" w:space="0" w:color="auto"/>
            <w:bottom w:val="none" w:sz="0" w:space="0" w:color="auto"/>
            <w:right w:val="none" w:sz="0" w:space="0" w:color="auto"/>
          </w:divBdr>
        </w:div>
        <w:div w:id="73866424">
          <w:marLeft w:val="640"/>
          <w:marRight w:val="0"/>
          <w:marTop w:val="0"/>
          <w:marBottom w:val="0"/>
          <w:divBdr>
            <w:top w:val="none" w:sz="0" w:space="0" w:color="auto"/>
            <w:left w:val="none" w:sz="0" w:space="0" w:color="auto"/>
            <w:bottom w:val="none" w:sz="0" w:space="0" w:color="auto"/>
            <w:right w:val="none" w:sz="0" w:space="0" w:color="auto"/>
          </w:divBdr>
        </w:div>
        <w:div w:id="76709366">
          <w:marLeft w:val="640"/>
          <w:marRight w:val="0"/>
          <w:marTop w:val="0"/>
          <w:marBottom w:val="0"/>
          <w:divBdr>
            <w:top w:val="none" w:sz="0" w:space="0" w:color="auto"/>
            <w:left w:val="none" w:sz="0" w:space="0" w:color="auto"/>
            <w:bottom w:val="none" w:sz="0" w:space="0" w:color="auto"/>
            <w:right w:val="none" w:sz="0" w:space="0" w:color="auto"/>
          </w:divBdr>
        </w:div>
        <w:div w:id="93988444">
          <w:marLeft w:val="640"/>
          <w:marRight w:val="0"/>
          <w:marTop w:val="0"/>
          <w:marBottom w:val="0"/>
          <w:divBdr>
            <w:top w:val="none" w:sz="0" w:space="0" w:color="auto"/>
            <w:left w:val="none" w:sz="0" w:space="0" w:color="auto"/>
            <w:bottom w:val="none" w:sz="0" w:space="0" w:color="auto"/>
            <w:right w:val="none" w:sz="0" w:space="0" w:color="auto"/>
          </w:divBdr>
        </w:div>
        <w:div w:id="118692317">
          <w:marLeft w:val="640"/>
          <w:marRight w:val="0"/>
          <w:marTop w:val="0"/>
          <w:marBottom w:val="0"/>
          <w:divBdr>
            <w:top w:val="none" w:sz="0" w:space="0" w:color="auto"/>
            <w:left w:val="none" w:sz="0" w:space="0" w:color="auto"/>
            <w:bottom w:val="none" w:sz="0" w:space="0" w:color="auto"/>
            <w:right w:val="none" w:sz="0" w:space="0" w:color="auto"/>
          </w:divBdr>
        </w:div>
        <w:div w:id="121581961">
          <w:marLeft w:val="640"/>
          <w:marRight w:val="0"/>
          <w:marTop w:val="0"/>
          <w:marBottom w:val="0"/>
          <w:divBdr>
            <w:top w:val="none" w:sz="0" w:space="0" w:color="auto"/>
            <w:left w:val="none" w:sz="0" w:space="0" w:color="auto"/>
            <w:bottom w:val="none" w:sz="0" w:space="0" w:color="auto"/>
            <w:right w:val="none" w:sz="0" w:space="0" w:color="auto"/>
          </w:divBdr>
        </w:div>
        <w:div w:id="138770899">
          <w:marLeft w:val="640"/>
          <w:marRight w:val="0"/>
          <w:marTop w:val="0"/>
          <w:marBottom w:val="0"/>
          <w:divBdr>
            <w:top w:val="none" w:sz="0" w:space="0" w:color="auto"/>
            <w:left w:val="none" w:sz="0" w:space="0" w:color="auto"/>
            <w:bottom w:val="none" w:sz="0" w:space="0" w:color="auto"/>
            <w:right w:val="none" w:sz="0" w:space="0" w:color="auto"/>
          </w:divBdr>
        </w:div>
        <w:div w:id="143277666">
          <w:marLeft w:val="640"/>
          <w:marRight w:val="0"/>
          <w:marTop w:val="0"/>
          <w:marBottom w:val="0"/>
          <w:divBdr>
            <w:top w:val="none" w:sz="0" w:space="0" w:color="auto"/>
            <w:left w:val="none" w:sz="0" w:space="0" w:color="auto"/>
            <w:bottom w:val="none" w:sz="0" w:space="0" w:color="auto"/>
            <w:right w:val="none" w:sz="0" w:space="0" w:color="auto"/>
          </w:divBdr>
        </w:div>
        <w:div w:id="185217653">
          <w:marLeft w:val="640"/>
          <w:marRight w:val="0"/>
          <w:marTop w:val="0"/>
          <w:marBottom w:val="0"/>
          <w:divBdr>
            <w:top w:val="none" w:sz="0" w:space="0" w:color="auto"/>
            <w:left w:val="none" w:sz="0" w:space="0" w:color="auto"/>
            <w:bottom w:val="none" w:sz="0" w:space="0" w:color="auto"/>
            <w:right w:val="none" w:sz="0" w:space="0" w:color="auto"/>
          </w:divBdr>
        </w:div>
        <w:div w:id="192420617">
          <w:marLeft w:val="640"/>
          <w:marRight w:val="0"/>
          <w:marTop w:val="0"/>
          <w:marBottom w:val="0"/>
          <w:divBdr>
            <w:top w:val="none" w:sz="0" w:space="0" w:color="auto"/>
            <w:left w:val="none" w:sz="0" w:space="0" w:color="auto"/>
            <w:bottom w:val="none" w:sz="0" w:space="0" w:color="auto"/>
            <w:right w:val="none" w:sz="0" w:space="0" w:color="auto"/>
          </w:divBdr>
        </w:div>
        <w:div w:id="220336474">
          <w:marLeft w:val="640"/>
          <w:marRight w:val="0"/>
          <w:marTop w:val="0"/>
          <w:marBottom w:val="0"/>
          <w:divBdr>
            <w:top w:val="none" w:sz="0" w:space="0" w:color="auto"/>
            <w:left w:val="none" w:sz="0" w:space="0" w:color="auto"/>
            <w:bottom w:val="none" w:sz="0" w:space="0" w:color="auto"/>
            <w:right w:val="none" w:sz="0" w:space="0" w:color="auto"/>
          </w:divBdr>
        </w:div>
        <w:div w:id="222449822">
          <w:marLeft w:val="640"/>
          <w:marRight w:val="0"/>
          <w:marTop w:val="0"/>
          <w:marBottom w:val="0"/>
          <w:divBdr>
            <w:top w:val="none" w:sz="0" w:space="0" w:color="auto"/>
            <w:left w:val="none" w:sz="0" w:space="0" w:color="auto"/>
            <w:bottom w:val="none" w:sz="0" w:space="0" w:color="auto"/>
            <w:right w:val="none" w:sz="0" w:space="0" w:color="auto"/>
          </w:divBdr>
        </w:div>
        <w:div w:id="241070076">
          <w:marLeft w:val="640"/>
          <w:marRight w:val="0"/>
          <w:marTop w:val="0"/>
          <w:marBottom w:val="0"/>
          <w:divBdr>
            <w:top w:val="none" w:sz="0" w:space="0" w:color="auto"/>
            <w:left w:val="none" w:sz="0" w:space="0" w:color="auto"/>
            <w:bottom w:val="none" w:sz="0" w:space="0" w:color="auto"/>
            <w:right w:val="none" w:sz="0" w:space="0" w:color="auto"/>
          </w:divBdr>
        </w:div>
        <w:div w:id="257102887">
          <w:marLeft w:val="640"/>
          <w:marRight w:val="0"/>
          <w:marTop w:val="0"/>
          <w:marBottom w:val="0"/>
          <w:divBdr>
            <w:top w:val="none" w:sz="0" w:space="0" w:color="auto"/>
            <w:left w:val="none" w:sz="0" w:space="0" w:color="auto"/>
            <w:bottom w:val="none" w:sz="0" w:space="0" w:color="auto"/>
            <w:right w:val="none" w:sz="0" w:space="0" w:color="auto"/>
          </w:divBdr>
        </w:div>
        <w:div w:id="286276024">
          <w:marLeft w:val="640"/>
          <w:marRight w:val="0"/>
          <w:marTop w:val="0"/>
          <w:marBottom w:val="0"/>
          <w:divBdr>
            <w:top w:val="none" w:sz="0" w:space="0" w:color="auto"/>
            <w:left w:val="none" w:sz="0" w:space="0" w:color="auto"/>
            <w:bottom w:val="none" w:sz="0" w:space="0" w:color="auto"/>
            <w:right w:val="none" w:sz="0" w:space="0" w:color="auto"/>
          </w:divBdr>
        </w:div>
        <w:div w:id="318777513">
          <w:marLeft w:val="640"/>
          <w:marRight w:val="0"/>
          <w:marTop w:val="0"/>
          <w:marBottom w:val="0"/>
          <w:divBdr>
            <w:top w:val="none" w:sz="0" w:space="0" w:color="auto"/>
            <w:left w:val="none" w:sz="0" w:space="0" w:color="auto"/>
            <w:bottom w:val="none" w:sz="0" w:space="0" w:color="auto"/>
            <w:right w:val="none" w:sz="0" w:space="0" w:color="auto"/>
          </w:divBdr>
        </w:div>
        <w:div w:id="332490563">
          <w:marLeft w:val="640"/>
          <w:marRight w:val="0"/>
          <w:marTop w:val="0"/>
          <w:marBottom w:val="0"/>
          <w:divBdr>
            <w:top w:val="none" w:sz="0" w:space="0" w:color="auto"/>
            <w:left w:val="none" w:sz="0" w:space="0" w:color="auto"/>
            <w:bottom w:val="none" w:sz="0" w:space="0" w:color="auto"/>
            <w:right w:val="none" w:sz="0" w:space="0" w:color="auto"/>
          </w:divBdr>
        </w:div>
        <w:div w:id="384571705">
          <w:marLeft w:val="640"/>
          <w:marRight w:val="0"/>
          <w:marTop w:val="0"/>
          <w:marBottom w:val="0"/>
          <w:divBdr>
            <w:top w:val="none" w:sz="0" w:space="0" w:color="auto"/>
            <w:left w:val="none" w:sz="0" w:space="0" w:color="auto"/>
            <w:bottom w:val="none" w:sz="0" w:space="0" w:color="auto"/>
            <w:right w:val="none" w:sz="0" w:space="0" w:color="auto"/>
          </w:divBdr>
        </w:div>
        <w:div w:id="398407140">
          <w:marLeft w:val="640"/>
          <w:marRight w:val="0"/>
          <w:marTop w:val="0"/>
          <w:marBottom w:val="0"/>
          <w:divBdr>
            <w:top w:val="none" w:sz="0" w:space="0" w:color="auto"/>
            <w:left w:val="none" w:sz="0" w:space="0" w:color="auto"/>
            <w:bottom w:val="none" w:sz="0" w:space="0" w:color="auto"/>
            <w:right w:val="none" w:sz="0" w:space="0" w:color="auto"/>
          </w:divBdr>
        </w:div>
        <w:div w:id="422648587">
          <w:marLeft w:val="640"/>
          <w:marRight w:val="0"/>
          <w:marTop w:val="0"/>
          <w:marBottom w:val="0"/>
          <w:divBdr>
            <w:top w:val="none" w:sz="0" w:space="0" w:color="auto"/>
            <w:left w:val="none" w:sz="0" w:space="0" w:color="auto"/>
            <w:bottom w:val="none" w:sz="0" w:space="0" w:color="auto"/>
            <w:right w:val="none" w:sz="0" w:space="0" w:color="auto"/>
          </w:divBdr>
        </w:div>
        <w:div w:id="469829143">
          <w:marLeft w:val="640"/>
          <w:marRight w:val="0"/>
          <w:marTop w:val="0"/>
          <w:marBottom w:val="0"/>
          <w:divBdr>
            <w:top w:val="none" w:sz="0" w:space="0" w:color="auto"/>
            <w:left w:val="none" w:sz="0" w:space="0" w:color="auto"/>
            <w:bottom w:val="none" w:sz="0" w:space="0" w:color="auto"/>
            <w:right w:val="none" w:sz="0" w:space="0" w:color="auto"/>
          </w:divBdr>
        </w:div>
        <w:div w:id="519315549">
          <w:marLeft w:val="640"/>
          <w:marRight w:val="0"/>
          <w:marTop w:val="0"/>
          <w:marBottom w:val="0"/>
          <w:divBdr>
            <w:top w:val="none" w:sz="0" w:space="0" w:color="auto"/>
            <w:left w:val="none" w:sz="0" w:space="0" w:color="auto"/>
            <w:bottom w:val="none" w:sz="0" w:space="0" w:color="auto"/>
            <w:right w:val="none" w:sz="0" w:space="0" w:color="auto"/>
          </w:divBdr>
        </w:div>
        <w:div w:id="555968157">
          <w:marLeft w:val="640"/>
          <w:marRight w:val="0"/>
          <w:marTop w:val="0"/>
          <w:marBottom w:val="0"/>
          <w:divBdr>
            <w:top w:val="none" w:sz="0" w:space="0" w:color="auto"/>
            <w:left w:val="none" w:sz="0" w:space="0" w:color="auto"/>
            <w:bottom w:val="none" w:sz="0" w:space="0" w:color="auto"/>
            <w:right w:val="none" w:sz="0" w:space="0" w:color="auto"/>
          </w:divBdr>
        </w:div>
        <w:div w:id="557130038">
          <w:marLeft w:val="640"/>
          <w:marRight w:val="0"/>
          <w:marTop w:val="0"/>
          <w:marBottom w:val="0"/>
          <w:divBdr>
            <w:top w:val="none" w:sz="0" w:space="0" w:color="auto"/>
            <w:left w:val="none" w:sz="0" w:space="0" w:color="auto"/>
            <w:bottom w:val="none" w:sz="0" w:space="0" w:color="auto"/>
            <w:right w:val="none" w:sz="0" w:space="0" w:color="auto"/>
          </w:divBdr>
        </w:div>
        <w:div w:id="628315151">
          <w:marLeft w:val="640"/>
          <w:marRight w:val="0"/>
          <w:marTop w:val="0"/>
          <w:marBottom w:val="0"/>
          <w:divBdr>
            <w:top w:val="none" w:sz="0" w:space="0" w:color="auto"/>
            <w:left w:val="none" w:sz="0" w:space="0" w:color="auto"/>
            <w:bottom w:val="none" w:sz="0" w:space="0" w:color="auto"/>
            <w:right w:val="none" w:sz="0" w:space="0" w:color="auto"/>
          </w:divBdr>
        </w:div>
        <w:div w:id="635598679">
          <w:marLeft w:val="640"/>
          <w:marRight w:val="0"/>
          <w:marTop w:val="0"/>
          <w:marBottom w:val="0"/>
          <w:divBdr>
            <w:top w:val="none" w:sz="0" w:space="0" w:color="auto"/>
            <w:left w:val="none" w:sz="0" w:space="0" w:color="auto"/>
            <w:bottom w:val="none" w:sz="0" w:space="0" w:color="auto"/>
            <w:right w:val="none" w:sz="0" w:space="0" w:color="auto"/>
          </w:divBdr>
        </w:div>
        <w:div w:id="640619906">
          <w:marLeft w:val="640"/>
          <w:marRight w:val="0"/>
          <w:marTop w:val="0"/>
          <w:marBottom w:val="0"/>
          <w:divBdr>
            <w:top w:val="none" w:sz="0" w:space="0" w:color="auto"/>
            <w:left w:val="none" w:sz="0" w:space="0" w:color="auto"/>
            <w:bottom w:val="none" w:sz="0" w:space="0" w:color="auto"/>
            <w:right w:val="none" w:sz="0" w:space="0" w:color="auto"/>
          </w:divBdr>
        </w:div>
        <w:div w:id="641882458">
          <w:marLeft w:val="640"/>
          <w:marRight w:val="0"/>
          <w:marTop w:val="0"/>
          <w:marBottom w:val="0"/>
          <w:divBdr>
            <w:top w:val="none" w:sz="0" w:space="0" w:color="auto"/>
            <w:left w:val="none" w:sz="0" w:space="0" w:color="auto"/>
            <w:bottom w:val="none" w:sz="0" w:space="0" w:color="auto"/>
            <w:right w:val="none" w:sz="0" w:space="0" w:color="auto"/>
          </w:divBdr>
        </w:div>
        <w:div w:id="656615294">
          <w:marLeft w:val="640"/>
          <w:marRight w:val="0"/>
          <w:marTop w:val="0"/>
          <w:marBottom w:val="0"/>
          <w:divBdr>
            <w:top w:val="none" w:sz="0" w:space="0" w:color="auto"/>
            <w:left w:val="none" w:sz="0" w:space="0" w:color="auto"/>
            <w:bottom w:val="none" w:sz="0" w:space="0" w:color="auto"/>
            <w:right w:val="none" w:sz="0" w:space="0" w:color="auto"/>
          </w:divBdr>
        </w:div>
        <w:div w:id="681976989">
          <w:marLeft w:val="640"/>
          <w:marRight w:val="0"/>
          <w:marTop w:val="0"/>
          <w:marBottom w:val="0"/>
          <w:divBdr>
            <w:top w:val="none" w:sz="0" w:space="0" w:color="auto"/>
            <w:left w:val="none" w:sz="0" w:space="0" w:color="auto"/>
            <w:bottom w:val="none" w:sz="0" w:space="0" w:color="auto"/>
            <w:right w:val="none" w:sz="0" w:space="0" w:color="auto"/>
          </w:divBdr>
        </w:div>
        <w:div w:id="684750941">
          <w:marLeft w:val="640"/>
          <w:marRight w:val="0"/>
          <w:marTop w:val="0"/>
          <w:marBottom w:val="0"/>
          <w:divBdr>
            <w:top w:val="none" w:sz="0" w:space="0" w:color="auto"/>
            <w:left w:val="none" w:sz="0" w:space="0" w:color="auto"/>
            <w:bottom w:val="none" w:sz="0" w:space="0" w:color="auto"/>
            <w:right w:val="none" w:sz="0" w:space="0" w:color="auto"/>
          </w:divBdr>
        </w:div>
        <w:div w:id="721753505">
          <w:marLeft w:val="640"/>
          <w:marRight w:val="0"/>
          <w:marTop w:val="0"/>
          <w:marBottom w:val="0"/>
          <w:divBdr>
            <w:top w:val="none" w:sz="0" w:space="0" w:color="auto"/>
            <w:left w:val="none" w:sz="0" w:space="0" w:color="auto"/>
            <w:bottom w:val="none" w:sz="0" w:space="0" w:color="auto"/>
            <w:right w:val="none" w:sz="0" w:space="0" w:color="auto"/>
          </w:divBdr>
        </w:div>
        <w:div w:id="729883833">
          <w:marLeft w:val="640"/>
          <w:marRight w:val="0"/>
          <w:marTop w:val="0"/>
          <w:marBottom w:val="0"/>
          <w:divBdr>
            <w:top w:val="none" w:sz="0" w:space="0" w:color="auto"/>
            <w:left w:val="none" w:sz="0" w:space="0" w:color="auto"/>
            <w:bottom w:val="none" w:sz="0" w:space="0" w:color="auto"/>
            <w:right w:val="none" w:sz="0" w:space="0" w:color="auto"/>
          </w:divBdr>
        </w:div>
        <w:div w:id="733283969">
          <w:marLeft w:val="640"/>
          <w:marRight w:val="0"/>
          <w:marTop w:val="0"/>
          <w:marBottom w:val="0"/>
          <w:divBdr>
            <w:top w:val="none" w:sz="0" w:space="0" w:color="auto"/>
            <w:left w:val="none" w:sz="0" w:space="0" w:color="auto"/>
            <w:bottom w:val="none" w:sz="0" w:space="0" w:color="auto"/>
            <w:right w:val="none" w:sz="0" w:space="0" w:color="auto"/>
          </w:divBdr>
        </w:div>
        <w:div w:id="741686147">
          <w:marLeft w:val="640"/>
          <w:marRight w:val="0"/>
          <w:marTop w:val="0"/>
          <w:marBottom w:val="0"/>
          <w:divBdr>
            <w:top w:val="none" w:sz="0" w:space="0" w:color="auto"/>
            <w:left w:val="none" w:sz="0" w:space="0" w:color="auto"/>
            <w:bottom w:val="none" w:sz="0" w:space="0" w:color="auto"/>
            <w:right w:val="none" w:sz="0" w:space="0" w:color="auto"/>
          </w:divBdr>
        </w:div>
        <w:div w:id="745227098">
          <w:marLeft w:val="640"/>
          <w:marRight w:val="0"/>
          <w:marTop w:val="0"/>
          <w:marBottom w:val="0"/>
          <w:divBdr>
            <w:top w:val="none" w:sz="0" w:space="0" w:color="auto"/>
            <w:left w:val="none" w:sz="0" w:space="0" w:color="auto"/>
            <w:bottom w:val="none" w:sz="0" w:space="0" w:color="auto"/>
            <w:right w:val="none" w:sz="0" w:space="0" w:color="auto"/>
          </w:divBdr>
        </w:div>
        <w:div w:id="770009551">
          <w:marLeft w:val="640"/>
          <w:marRight w:val="0"/>
          <w:marTop w:val="0"/>
          <w:marBottom w:val="0"/>
          <w:divBdr>
            <w:top w:val="none" w:sz="0" w:space="0" w:color="auto"/>
            <w:left w:val="none" w:sz="0" w:space="0" w:color="auto"/>
            <w:bottom w:val="none" w:sz="0" w:space="0" w:color="auto"/>
            <w:right w:val="none" w:sz="0" w:space="0" w:color="auto"/>
          </w:divBdr>
        </w:div>
        <w:div w:id="827091918">
          <w:marLeft w:val="640"/>
          <w:marRight w:val="0"/>
          <w:marTop w:val="0"/>
          <w:marBottom w:val="0"/>
          <w:divBdr>
            <w:top w:val="none" w:sz="0" w:space="0" w:color="auto"/>
            <w:left w:val="none" w:sz="0" w:space="0" w:color="auto"/>
            <w:bottom w:val="none" w:sz="0" w:space="0" w:color="auto"/>
            <w:right w:val="none" w:sz="0" w:space="0" w:color="auto"/>
          </w:divBdr>
        </w:div>
        <w:div w:id="828520361">
          <w:marLeft w:val="640"/>
          <w:marRight w:val="0"/>
          <w:marTop w:val="0"/>
          <w:marBottom w:val="0"/>
          <w:divBdr>
            <w:top w:val="none" w:sz="0" w:space="0" w:color="auto"/>
            <w:left w:val="none" w:sz="0" w:space="0" w:color="auto"/>
            <w:bottom w:val="none" w:sz="0" w:space="0" w:color="auto"/>
            <w:right w:val="none" w:sz="0" w:space="0" w:color="auto"/>
          </w:divBdr>
        </w:div>
        <w:div w:id="829906325">
          <w:marLeft w:val="640"/>
          <w:marRight w:val="0"/>
          <w:marTop w:val="0"/>
          <w:marBottom w:val="0"/>
          <w:divBdr>
            <w:top w:val="none" w:sz="0" w:space="0" w:color="auto"/>
            <w:left w:val="none" w:sz="0" w:space="0" w:color="auto"/>
            <w:bottom w:val="none" w:sz="0" w:space="0" w:color="auto"/>
            <w:right w:val="none" w:sz="0" w:space="0" w:color="auto"/>
          </w:divBdr>
        </w:div>
        <w:div w:id="830370695">
          <w:marLeft w:val="640"/>
          <w:marRight w:val="0"/>
          <w:marTop w:val="0"/>
          <w:marBottom w:val="0"/>
          <w:divBdr>
            <w:top w:val="none" w:sz="0" w:space="0" w:color="auto"/>
            <w:left w:val="none" w:sz="0" w:space="0" w:color="auto"/>
            <w:bottom w:val="none" w:sz="0" w:space="0" w:color="auto"/>
            <w:right w:val="none" w:sz="0" w:space="0" w:color="auto"/>
          </w:divBdr>
        </w:div>
        <w:div w:id="848249993">
          <w:marLeft w:val="640"/>
          <w:marRight w:val="0"/>
          <w:marTop w:val="0"/>
          <w:marBottom w:val="0"/>
          <w:divBdr>
            <w:top w:val="none" w:sz="0" w:space="0" w:color="auto"/>
            <w:left w:val="none" w:sz="0" w:space="0" w:color="auto"/>
            <w:bottom w:val="none" w:sz="0" w:space="0" w:color="auto"/>
            <w:right w:val="none" w:sz="0" w:space="0" w:color="auto"/>
          </w:divBdr>
        </w:div>
        <w:div w:id="854997839">
          <w:marLeft w:val="640"/>
          <w:marRight w:val="0"/>
          <w:marTop w:val="0"/>
          <w:marBottom w:val="0"/>
          <w:divBdr>
            <w:top w:val="none" w:sz="0" w:space="0" w:color="auto"/>
            <w:left w:val="none" w:sz="0" w:space="0" w:color="auto"/>
            <w:bottom w:val="none" w:sz="0" w:space="0" w:color="auto"/>
            <w:right w:val="none" w:sz="0" w:space="0" w:color="auto"/>
          </w:divBdr>
        </w:div>
        <w:div w:id="860819168">
          <w:marLeft w:val="640"/>
          <w:marRight w:val="0"/>
          <w:marTop w:val="0"/>
          <w:marBottom w:val="0"/>
          <w:divBdr>
            <w:top w:val="none" w:sz="0" w:space="0" w:color="auto"/>
            <w:left w:val="none" w:sz="0" w:space="0" w:color="auto"/>
            <w:bottom w:val="none" w:sz="0" w:space="0" w:color="auto"/>
            <w:right w:val="none" w:sz="0" w:space="0" w:color="auto"/>
          </w:divBdr>
        </w:div>
        <w:div w:id="938679207">
          <w:marLeft w:val="640"/>
          <w:marRight w:val="0"/>
          <w:marTop w:val="0"/>
          <w:marBottom w:val="0"/>
          <w:divBdr>
            <w:top w:val="none" w:sz="0" w:space="0" w:color="auto"/>
            <w:left w:val="none" w:sz="0" w:space="0" w:color="auto"/>
            <w:bottom w:val="none" w:sz="0" w:space="0" w:color="auto"/>
            <w:right w:val="none" w:sz="0" w:space="0" w:color="auto"/>
          </w:divBdr>
        </w:div>
        <w:div w:id="958292418">
          <w:marLeft w:val="640"/>
          <w:marRight w:val="0"/>
          <w:marTop w:val="0"/>
          <w:marBottom w:val="0"/>
          <w:divBdr>
            <w:top w:val="none" w:sz="0" w:space="0" w:color="auto"/>
            <w:left w:val="none" w:sz="0" w:space="0" w:color="auto"/>
            <w:bottom w:val="none" w:sz="0" w:space="0" w:color="auto"/>
            <w:right w:val="none" w:sz="0" w:space="0" w:color="auto"/>
          </w:divBdr>
        </w:div>
        <w:div w:id="999889816">
          <w:marLeft w:val="640"/>
          <w:marRight w:val="0"/>
          <w:marTop w:val="0"/>
          <w:marBottom w:val="0"/>
          <w:divBdr>
            <w:top w:val="none" w:sz="0" w:space="0" w:color="auto"/>
            <w:left w:val="none" w:sz="0" w:space="0" w:color="auto"/>
            <w:bottom w:val="none" w:sz="0" w:space="0" w:color="auto"/>
            <w:right w:val="none" w:sz="0" w:space="0" w:color="auto"/>
          </w:divBdr>
        </w:div>
        <w:div w:id="1069115643">
          <w:marLeft w:val="640"/>
          <w:marRight w:val="0"/>
          <w:marTop w:val="0"/>
          <w:marBottom w:val="0"/>
          <w:divBdr>
            <w:top w:val="none" w:sz="0" w:space="0" w:color="auto"/>
            <w:left w:val="none" w:sz="0" w:space="0" w:color="auto"/>
            <w:bottom w:val="none" w:sz="0" w:space="0" w:color="auto"/>
            <w:right w:val="none" w:sz="0" w:space="0" w:color="auto"/>
          </w:divBdr>
        </w:div>
        <w:div w:id="1078139043">
          <w:marLeft w:val="640"/>
          <w:marRight w:val="0"/>
          <w:marTop w:val="0"/>
          <w:marBottom w:val="0"/>
          <w:divBdr>
            <w:top w:val="none" w:sz="0" w:space="0" w:color="auto"/>
            <w:left w:val="none" w:sz="0" w:space="0" w:color="auto"/>
            <w:bottom w:val="none" w:sz="0" w:space="0" w:color="auto"/>
            <w:right w:val="none" w:sz="0" w:space="0" w:color="auto"/>
          </w:divBdr>
        </w:div>
        <w:div w:id="1108044055">
          <w:marLeft w:val="640"/>
          <w:marRight w:val="0"/>
          <w:marTop w:val="0"/>
          <w:marBottom w:val="0"/>
          <w:divBdr>
            <w:top w:val="none" w:sz="0" w:space="0" w:color="auto"/>
            <w:left w:val="none" w:sz="0" w:space="0" w:color="auto"/>
            <w:bottom w:val="none" w:sz="0" w:space="0" w:color="auto"/>
            <w:right w:val="none" w:sz="0" w:space="0" w:color="auto"/>
          </w:divBdr>
        </w:div>
        <w:div w:id="1113524085">
          <w:marLeft w:val="640"/>
          <w:marRight w:val="0"/>
          <w:marTop w:val="0"/>
          <w:marBottom w:val="0"/>
          <w:divBdr>
            <w:top w:val="none" w:sz="0" w:space="0" w:color="auto"/>
            <w:left w:val="none" w:sz="0" w:space="0" w:color="auto"/>
            <w:bottom w:val="none" w:sz="0" w:space="0" w:color="auto"/>
            <w:right w:val="none" w:sz="0" w:space="0" w:color="auto"/>
          </w:divBdr>
        </w:div>
        <w:div w:id="1114860429">
          <w:marLeft w:val="640"/>
          <w:marRight w:val="0"/>
          <w:marTop w:val="0"/>
          <w:marBottom w:val="0"/>
          <w:divBdr>
            <w:top w:val="none" w:sz="0" w:space="0" w:color="auto"/>
            <w:left w:val="none" w:sz="0" w:space="0" w:color="auto"/>
            <w:bottom w:val="none" w:sz="0" w:space="0" w:color="auto"/>
            <w:right w:val="none" w:sz="0" w:space="0" w:color="auto"/>
          </w:divBdr>
        </w:div>
        <w:div w:id="1156071776">
          <w:marLeft w:val="640"/>
          <w:marRight w:val="0"/>
          <w:marTop w:val="0"/>
          <w:marBottom w:val="0"/>
          <w:divBdr>
            <w:top w:val="none" w:sz="0" w:space="0" w:color="auto"/>
            <w:left w:val="none" w:sz="0" w:space="0" w:color="auto"/>
            <w:bottom w:val="none" w:sz="0" w:space="0" w:color="auto"/>
            <w:right w:val="none" w:sz="0" w:space="0" w:color="auto"/>
          </w:divBdr>
        </w:div>
        <w:div w:id="1185706885">
          <w:marLeft w:val="640"/>
          <w:marRight w:val="0"/>
          <w:marTop w:val="0"/>
          <w:marBottom w:val="0"/>
          <w:divBdr>
            <w:top w:val="none" w:sz="0" w:space="0" w:color="auto"/>
            <w:left w:val="none" w:sz="0" w:space="0" w:color="auto"/>
            <w:bottom w:val="none" w:sz="0" w:space="0" w:color="auto"/>
            <w:right w:val="none" w:sz="0" w:space="0" w:color="auto"/>
          </w:divBdr>
        </w:div>
        <w:div w:id="1209686524">
          <w:marLeft w:val="640"/>
          <w:marRight w:val="0"/>
          <w:marTop w:val="0"/>
          <w:marBottom w:val="0"/>
          <w:divBdr>
            <w:top w:val="none" w:sz="0" w:space="0" w:color="auto"/>
            <w:left w:val="none" w:sz="0" w:space="0" w:color="auto"/>
            <w:bottom w:val="none" w:sz="0" w:space="0" w:color="auto"/>
            <w:right w:val="none" w:sz="0" w:space="0" w:color="auto"/>
          </w:divBdr>
        </w:div>
        <w:div w:id="1218276977">
          <w:marLeft w:val="640"/>
          <w:marRight w:val="0"/>
          <w:marTop w:val="0"/>
          <w:marBottom w:val="0"/>
          <w:divBdr>
            <w:top w:val="none" w:sz="0" w:space="0" w:color="auto"/>
            <w:left w:val="none" w:sz="0" w:space="0" w:color="auto"/>
            <w:bottom w:val="none" w:sz="0" w:space="0" w:color="auto"/>
            <w:right w:val="none" w:sz="0" w:space="0" w:color="auto"/>
          </w:divBdr>
        </w:div>
        <w:div w:id="1334449436">
          <w:marLeft w:val="640"/>
          <w:marRight w:val="0"/>
          <w:marTop w:val="0"/>
          <w:marBottom w:val="0"/>
          <w:divBdr>
            <w:top w:val="none" w:sz="0" w:space="0" w:color="auto"/>
            <w:left w:val="none" w:sz="0" w:space="0" w:color="auto"/>
            <w:bottom w:val="none" w:sz="0" w:space="0" w:color="auto"/>
            <w:right w:val="none" w:sz="0" w:space="0" w:color="auto"/>
          </w:divBdr>
        </w:div>
        <w:div w:id="1366978761">
          <w:marLeft w:val="640"/>
          <w:marRight w:val="0"/>
          <w:marTop w:val="0"/>
          <w:marBottom w:val="0"/>
          <w:divBdr>
            <w:top w:val="none" w:sz="0" w:space="0" w:color="auto"/>
            <w:left w:val="none" w:sz="0" w:space="0" w:color="auto"/>
            <w:bottom w:val="none" w:sz="0" w:space="0" w:color="auto"/>
            <w:right w:val="none" w:sz="0" w:space="0" w:color="auto"/>
          </w:divBdr>
        </w:div>
        <w:div w:id="1388530167">
          <w:marLeft w:val="640"/>
          <w:marRight w:val="0"/>
          <w:marTop w:val="0"/>
          <w:marBottom w:val="0"/>
          <w:divBdr>
            <w:top w:val="none" w:sz="0" w:space="0" w:color="auto"/>
            <w:left w:val="none" w:sz="0" w:space="0" w:color="auto"/>
            <w:bottom w:val="none" w:sz="0" w:space="0" w:color="auto"/>
            <w:right w:val="none" w:sz="0" w:space="0" w:color="auto"/>
          </w:divBdr>
        </w:div>
        <w:div w:id="1403258186">
          <w:marLeft w:val="640"/>
          <w:marRight w:val="0"/>
          <w:marTop w:val="0"/>
          <w:marBottom w:val="0"/>
          <w:divBdr>
            <w:top w:val="none" w:sz="0" w:space="0" w:color="auto"/>
            <w:left w:val="none" w:sz="0" w:space="0" w:color="auto"/>
            <w:bottom w:val="none" w:sz="0" w:space="0" w:color="auto"/>
            <w:right w:val="none" w:sz="0" w:space="0" w:color="auto"/>
          </w:divBdr>
        </w:div>
        <w:div w:id="1420785311">
          <w:marLeft w:val="640"/>
          <w:marRight w:val="0"/>
          <w:marTop w:val="0"/>
          <w:marBottom w:val="0"/>
          <w:divBdr>
            <w:top w:val="none" w:sz="0" w:space="0" w:color="auto"/>
            <w:left w:val="none" w:sz="0" w:space="0" w:color="auto"/>
            <w:bottom w:val="none" w:sz="0" w:space="0" w:color="auto"/>
            <w:right w:val="none" w:sz="0" w:space="0" w:color="auto"/>
          </w:divBdr>
        </w:div>
        <w:div w:id="1426270433">
          <w:marLeft w:val="640"/>
          <w:marRight w:val="0"/>
          <w:marTop w:val="0"/>
          <w:marBottom w:val="0"/>
          <w:divBdr>
            <w:top w:val="none" w:sz="0" w:space="0" w:color="auto"/>
            <w:left w:val="none" w:sz="0" w:space="0" w:color="auto"/>
            <w:bottom w:val="none" w:sz="0" w:space="0" w:color="auto"/>
            <w:right w:val="none" w:sz="0" w:space="0" w:color="auto"/>
          </w:divBdr>
        </w:div>
        <w:div w:id="1444152459">
          <w:marLeft w:val="640"/>
          <w:marRight w:val="0"/>
          <w:marTop w:val="0"/>
          <w:marBottom w:val="0"/>
          <w:divBdr>
            <w:top w:val="none" w:sz="0" w:space="0" w:color="auto"/>
            <w:left w:val="none" w:sz="0" w:space="0" w:color="auto"/>
            <w:bottom w:val="none" w:sz="0" w:space="0" w:color="auto"/>
            <w:right w:val="none" w:sz="0" w:space="0" w:color="auto"/>
          </w:divBdr>
        </w:div>
        <w:div w:id="1463882976">
          <w:marLeft w:val="640"/>
          <w:marRight w:val="0"/>
          <w:marTop w:val="0"/>
          <w:marBottom w:val="0"/>
          <w:divBdr>
            <w:top w:val="none" w:sz="0" w:space="0" w:color="auto"/>
            <w:left w:val="none" w:sz="0" w:space="0" w:color="auto"/>
            <w:bottom w:val="none" w:sz="0" w:space="0" w:color="auto"/>
            <w:right w:val="none" w:sz="0" w:space="0" w:color="auto"/>
          </w:divBdr>
        </w:div>
        <w:div w:id="1475416772">
          <w:marLeft w:val="640"/>
          <w:marRight w:val="0"/>
          <w:marTop w:val="0"/>
          <w:marBottom w:val="0"/>
          <w:divBdr>
            <w:top w:val="none" w:sz="0" w:space="0" w:color="auto"/>
            <w:left w:val="none" w:sz="0" w:space="0" w:color="auto"/>
            <w:bottom w:val="none" w:sz="0" w:space="0" w:color="auto"/>
            <w:right w:val="none" w:sz="0" w:space="0" w:color="auto"/>
          </w:divBdr>
        </w:div>
        <w:div w:id="1504665086">
          <w:marLeft w:val="640"/>
          <w:marRight w:val="0"/>
          <w:marTop w:val="0"/>
          <w:marBottom w:val="0"/>
          <w:divBdr>
            <w:top w:val="none" w:sz="0" w:space="0" w:color="auto"/>
            <w:left w:val="none" w:sz="0" w:space="0" w:color="auto"/>
            <w:bottom w:val="none" w:sz="0" w:space="0" w:color="auto"/>
            <w:right w:val="none" w:sz="0" w:space="0" w:color="auto"/>
          </w:divBdr>
        </w:div>
        <w:div w:id="1514758768">
          <w:marLeft w:val="640"/>
          <w:marRight w:val="0"/>
          <w:marTop w:val="0"/>
          <w:marBottom w:val="0"/>
          <w:divBdr>
            <w:top w:val="none" w:sz="0" w:space="0" w:color="auto"/>
            <w:left w:val="none" w:sz="0" w:space="0" w:color="auto"/>
            <w:bottom w:val="none" w:sz="0" w:space="0" w:color="auto"/>
            <w:right w:val="none" w:sz="0" w:space="0" w:color="auto"/>
          </w:divBdr>
        </w:div>
        <w:div w:id="1518739658">
          <w:marLeft w:val="640"/>
          <w:marRight w:val="0"/>
          <w:marTop w:val="0"/>
          <w:marBottom w:val="0"/>
          <w:divBdr>
            <w:top w:val="none" w:sz="0" w:space="0" w:color="auto"/>
            <w:left w:val="none" w:sz="0" w:space="0" w:color="auto"/>
            <w:bottom w:val="none" w:sz="0" w:space="0" w:color="auto"/>
            <w:right w:val="none" w:sz="0" w:space="0" w:color="auto"/>
          </w:divBdr>
        </w:div>
        <w:div w:id="1533376308">
          <w:marLeft w:val="640"/>
          <w:marRight w:val="0"/>
          <w:marTop w:val="0"/>
          <w:marBottom w:val="0"/>
          <w:divBdr>
            <w:top w:val="none" w:sz="0" w:space="0" w:color="auto"/>
            <w:left w:val="none" w:sz="0" w:space="0" w:color="auto"/>
            <w:bottom w:val="none" w:sz="0" w:space="0" w:color="auto"/>
            <w:right w:val="none" w:sz="0" w:space="0" w:color="auto"/>
          </w:divBdr>
        </w:div>
        <w:div w:id="1550456145">
          <w:marLeft w:val="640"/>
          <w:marRight w:val="0"/>
          <w:marTop w:val="0"/>
          <w:marBottom w:val="0"/>
          <w:divBdr>
            <w:top w:val="none" w:sz="0" w:space="0" w:color="auto"/>
            <w:left w:val="none" w:sz="0" w:space="0" w:color="auto"/>
            <w:bottom w:val="none" w:sz="0" w:space="0" w:color="auto"/>
            <w:right w:val="none" w:sz="0" w:space="0" w:color="auto"/>
          </w:divBdr>
        </w:div>
        <w:div w:id="1558934523">
          <w:marLeft w:val="640"/>
          <w:marRight w:val="0"/>
          <w:marTop w:val="0"/>
          <w:marBottom w:val="0"/>
          <w:divBdr>
            <w:top w:val="none" w:sz="0" w:space="0" w:color="auto"/>
            <w:left w:val="none" w:sz="0" w:space="0" w:color="auto"/>
            <w:bottom w:val="none" w:sz="0" w:space="0" w:color="auto"/>
            <w:right w:val="none" w:sz="0" w:space="0" w:color="auto"/>
          </w:divBdr>
        </w:div>
        <w:div w:id="1586380114">
          <w:marLeft w:val="640"/>
          <w:marRight w:val="0"/>
          <w:marTop w:val="0"/>
          <w:marBottom w:val="0"/>
          <w:divBdr>
            <w:top w:val="none" w:sz="0" w:space="0" w:color="auto"/>
            <w:left w:val="none" w:sz="0" w:space="0" w:color="auto"/>
            <w:bottom w:val="none" w:sz="0" w:space="0" w:color="auto"/>
            <w:right w:val="none" w:sz="0" w:space="0" w:color="auto"/>
          </w:divBdr>
        </w:div>
        <w:div w:id="1592813892">
          <w:marLeft w:val="640"/>
          <w:marRight w:val="0"/>
          <w:marTop w:val="0"/>
          <w:marBottom w:val="0"/>
          <w:divBdr>
            <w:top w:val="none" w:sz="0" w:space="0" w:color="auto"/>
            <w:left w:val="none" w:sz="0" w:space="0" w:color="auto"/>
            <w:bottom w:val="none" w:sz="0" w:space="0" w:color="auto"/>
            <w:right w:val="none" w:sz="0" w:space="0" w:color="auto"/>
          </w:divBdr>
        </w:div>
        <w:div w:id="1599363332">
          <w:marLeft w:val="640"/>
          <w:marRight w:val="0"/>
          <w:marTop w:val="0"/>
          <w:marBottom w:val="0"/>
          <w:divBdr>
            <w:top w:val="none" w:sz="0" w:space="0" w:color="auto"/>
            <w:left w:val="none" w:sz="0" w:space="0" w:color="auto"/>
            <w:bottom w:val="none" w:sz="0" w:space="0" w:color="auto"/>
            <w:right w:val="none" w:sz="0" w:space="0" w:color="auto"/>
          </w:divBdr>
        </w:div>
        <w:div w:id="1601137693">
          <w:marLeft w:val="640"/>
          <w:marRight w:val="0"/>
          <w:marTop w:val="0"/>
          <w:marBottom w:val="0"/>
          <w:divBdr>
            <w:top w:val="none" w:sz="0" w:space="0" w:color="auto"/>
            <w:left w:val="none" w:sz="0" w:space="0" w:color="auto"/>
            <w:bottom w:val="none" w:sz="0" w:space="0" w:color="auto"/>
            <w:right w:val="none" w:sz="0" w:space="0" w:color="auto"/>
          </w:divBdr>
        </w:div>
        <w:div w:id="1624000333">
          <w:marLeft w:val="640"/>
          <w:marRight w:val="0"/>
          <w:marTop w:val="0"/>
          <w:marBottom w:val="0"/>
          <w:divBdr>
            <w:top w:val="none" w:sz="0" w:space="0" w:color="auto"/>
            <w:left w:val="none" w:sz="0" w:space="0" w:color="auto"/>
            <w:bottom w:val="none" w:sz="0" w:space="0" w:color="auto"/>
            <w:right w:val="none" w:sz="0" w:space="0" w:color="auto"/>
          </w:divBdr>
        </w:div>
        <w:div w:id="1717007448">
          <w:marLeft w:val="640"/>
          <w:marRight w:val="0"/>
          <w:marTop w:val="0"/>
          <w:marBottom w:val="0"/>
          <w:divBdr>
            <w:top w:val="none" w:sz="0" w:space="0" w:color="auto"/>
            <w:left w:val="none" w:sz="0" w:space="0" w:color="auto"/>
            <w:bottom w:val="none" w:sz="0" w:space="0" w:color="auto"/>
            <w:right w:val="none" w:sz="0" w:space="0" w:color="auto"/>
          </w:divBdr>
        </w:div>
        <w:div w:id="1719629269">
          <w:marLeft w:val="640"/>
          <w:marRight w:val="0"/>
          <w:marTop w:val="0"/>
          <w:marBottom w:val="0"/>
          <w:divBdr>
            <w:top w:val="none" w:sz="0" w:space="0" w:color="auto"/>
            <w:left w:val="none" w:sz="0" w:space="0" w:color="auto"/>
            <w:bottom w:val="none" w:sz="0" w:space="0" w:color="auto"/>
            <w:right w:val="none" w:sz="0" w:space="0" w:color="auto"/>
          </w:divBdr>
        </w:div>
        <w:div w:id="1728526203">
          <w:marLeft w:val="640"/>
          <w:marRight w:val="0"/>
          <w:marTop w:val="0"/>
          <w:marBottom w:val="0"/>
          <w:divBdr>
            <w:top w:val="none" w:sz="0" w:space="0" w:color="auto"/>
            <w:left w:val="none" w:sz="0" w:space="0" w:color="auto"/>
            <w:bottom w:val="none" w:sz="0" w:space="0" w:color="auto"/>
            <w:right w:val="none" w:sz="0" w:space="0" w:color="auto"/>
          </w:divBdr>
        </w:div>
        <w:div w:id="1735812236">
          <w:marLeft w:val="640"/>
          <w:marRight w:val="0"/>
          <w:marTop w:val="0"/>
          <w:marBottom w:val="0"/>
          <w:divBdr>
            <w:top w:val="none" w:sz="0" w:space="0" w:color="auto"/>
            <w:left w:val="none" w:sz="0" w:space="0" w:color="auto"/>
            <w:bottom w:val="none" w:sz="0" w:space="0" w:color="auto"/>
            <w:right w:val="none" w:sz="0" w:space="0" w:color="auto"/>
          </w:divBdr>
        </w:div>
        <w:div w:id="1768109628">
          <w:marLeft w:val="640"/>
          <w:marRight w:val="0"/>
          <w:marTop w:val="0"/>
          <w:marBottom w:val="0"/>
          <w:divBdr>
            <w:top w:val="none" w:sz="0" w:space="0" w:color="auto"/>
            <w:left w:val="none" w:sz="0" w:space="0" w:color="auto"/>
            <w:bottom w:val="none" w:sz="0" w:space="0" w:color="auto"/>
            <w:right w:val="none" w:sz="0" w:space="0" w:color="auto"/>
          </w:divBdr>
        </w:div>
        <w:div w:id="1770077264">
          <w:marLeft w:val="640"/>
          <w:marRight w:val="0"/>
          <w:marTop w:val="0"/>
          <w:marBottom w:val="0"/>
          <w:divBdr>
            <w:top w:val="none" w:sz="0" w:space="0" w:color="auto"/>
            <w:left w:val="none" w:sz="0" w:space="0" w:color="auto"/>
            <w:bottom w:val="none" w:sz="0" w:space="0" w:color="auto"/>
            <w:right w:val="none" w:sz="0" w:space="0" w:color="auto"/>
          </w:divBdr>
        </w:div>
        <w:div w:id="1779791587">
          <w:marLeft w:val="640"/>
          <w:marRight w:val="0"/>
          <w:marTop w:val="0"/>
          <w:marBottom w:val="0"/>
          <w:divBdr>
            <w:top w:val="none" w:sz="0" w:space="0" w:color="auto"/>
            <w:left w:val="none" w:sz="0" w:space="0" w:color="auto"/>
            <w:bottom w:val="none" w:sz="0" w:space="0" w:color="auto"/>
            <w:right w:val="none" w:sz="0" w:space="0" w:color="auto"/>
          </w:divBdr>
        </w:div>
        <w:div w:id="1781728204">
          <w:marLeft w:val="640"/>
          <w:marRight w:val="0"/>
          <w:marTop w:val="0"/>
          <w:marBottom w:val="0"/>
          <w:divBdr>
            <w:top w:val="none" w:sz="0" w:space="0" w:color="auto"/>
            <w:left w:val="none" w:sz="0" w:space="0" w:color="auto"/>
            <w:bottom w:val="none" w:sz="0" w:space="0" w:color="auto"/>
            <w:right w:val="none" w:sz="0" w:space="0" w:color="auto"/>
          </w:divBdr>
        </w:div>
        <w:div w:id="1793013695">
          <w:marLeft w:val="640"/>
          <w:marRight w:val="0"/>
          <w:marTop w:val="0"/>
          <w:marBottom w:val="0"/>
          <w:divBdr>
            <w:top w:val="none" w:sz="0" w:space="0" w:color="auto"/>
            <w:left w:val="none" w:sz="0" w:space="0" w:color="auto"/>
            <w:bottom w:val="none" w:sz="0" w:space="0" w:color="auto"/>
            <w:right w:val="none" w:sz="0" w:space="0" w:color="auto"/>
          </w:divBdr>
        </w:div>
        <w:div w:id="1837500984">
          <w:marLeft w:val="640"/>
          <w:marRight w:val="0"/>
          <w:marTop w:val="0"/>
          <w:marBottom w:val="0"/>
          <w:divBdr>
            <w:top w:val="none" w:sz="0" w:space="0" w:color="auto"/>
            <w:left w:val="none" w:sz="0" w:space="0" w:color="auto"/>
            <w:bottom w:val="none" w:sz="0" w:space="0" w:color="auto"/>
            <w:right w:val="none" w:sz="0" w:space="0" w:color="auto"/>
          </w:divBdr>
        </w:div>
        <w:div w:id="1841236531">
          <w:marLeft w:val="640"/>
          <w:marRight w:val="0"/>
          <w:marTop w:val="0"/>
          <w:marBottom w:val="0"/>
          <w:divBdr>
            <w:top w:val="none" w:sz="0" w:space="0" w:color="auto"/>
            <w:left w:val="none" w:sz="0" w:space="0" w:color="auto"/>
            <w:bottom w:val="none" w:sz="0" w:space="0" w:color="auto"/>
            <w:right w:val="none" w:sz="0" w:space="0" w:color="auto"/>
          </w:divBdr>
        </w:div>
        <w:div w:id="1855880096">
          <w:marLeft w:val="640"/>
          <w:marRight w:val="0"/>
          <w:marTop w:val="0"/>
          <w:marBottom w:val="0"/>
          <w:divBdr>
            <w:top w:val="none" w:sz="0" w:space="0" w:color="auto"/>
            <w:left w:val="none" w:sz="0" w:space="0" w:color="auto"/>
            <w:bottom w:val="none" w:sz="0" w:space="0" w:color="auto"/>
            <w:right w:val="none" w:sz="0" w:space="0" w:color="auto"/>
          </w:divBdr>
        </w:div>
        <w:div w:id="1876043732">
          <w:marLeft w:val="640"/>
          <w:marRight w:val="0"/>
          <w:marTop w:val="0"/>
          <w:marBottom w:val="0"/>
          <w:divBdr>
            <w:top w:val="none" w:sz="0" w:space="0" w:color="auto"/>
            <w:left w:val="none" w:sz="0" w:space="0" w:color="auto"/>
            <w:bottom w:val="none" w:sz="0" w:space="0" w:color="auto"/>
            <w:right w:val="none" w:sz="0" w:space="0" w:color="auto"/>
          </w:divBdr>
        </w:div>
        <w:div w:id="1882355172">
          <w:marLeft w:val="640"/>
          <w:marRight w:val="0"/>
          <w:marTop w:val="0"/>
          <w:marBottom w:val="0"/>
          <w:divBdr>
            <w:top w:val="none" w:sz="0" w:space="0" w:color="auto"/>
            <w:left w:val="none" w:sz="0" w:space="0" w:color="auto"/>
            <w:bottom w:val="none" w:sz="0" w:space="0" w:color="auto"/>
            <w:right w:val="none" w:sz="0" w:space="0" w:color="auto"/>
          </w:divBdr>
        </w:div>
        <w:div w:id="1884442762">
          <w:marLeft w:val="640"/>
          <w:marRight w:val="0"/>
          <w:marTop w:val="0"/>
          <w:marBottom w:val="0"/>
          <w:divBdr>
            <w:top w:val="none" w:sz="0" w:space="0" w:color="auto"/>
            <w:left w:val="none" w:sz="0" w:space="0" w:color="auto"/>
            <w:bottom w:val="none" w:sz="0" w:space="0" w:color="auto"/>
            <w:right w:val="none" w:sz="0" w:space="0" w:color="auto"/>
          </w:divBdr>
        </w:div>
        <w:div w:id="1974093565">
          <w:marLeft w:val="640"/>
          <w:marRight w:val="0"/>
          <w:marTop w:val="0"/>
          <w:marBottom w:val="0"/>
          <w:divBdr>
            <w:top w:val="none" w:sz="0" w:space="0" w:color="auto"/>
            <w:left w:val="none" w:sz="0" w:space="0" w:color="auto"/>
            <w:bottom w:val="none" w:sz="0" w:space="0" w:color="auto"/>
            <w:right w:val="none" w:sz="0" w:space="0" w:color="auto"/>
          </w:divBdr>
        </w:div>
        <w:div w:id="1998533641">
          <w:marLeft w:val="640"/>
          <w:marRight w:val="0"/>
          <w:marTop w:val="0"/>
          <w:marBottom w:val="0"/>
          <w:divBdr>
            <w:top w:val="none" w:sz="0" w:space="0" w:color="auto"/>
            <w:left w:val="none" w:sz="0" w:space="0" w:color="auto"/>
            <w:bottom w:val="none" w:sz="0" w:space="0" w:color="auto"/>
            <w:right w:val="none" w:sz="0" w:space="0" w:color="auto"/>
          </w:divBdr>
        </w:div>
        <w:div w:id="2035762181">
          <w:marLeft w:val="640"/>
          <w:marRight w:val="0"/>
          <w:marTop w:val="0"/>
          <w:marBottom w:val="0"/>
          <w:divBdr>
            <w:top w:val="none" w:sz="0" w:space="0" w:color="auto"/>
            <w:left w:val="none" w:sz="0" w:space="0" w:color="auto"/>
            <w:bottom w:val="none" w:sz="0" w:space="0" w:color="auto"/>
            <w:right w:val="none" w:sz="0" w:space="0" w:color="auto"/>
          </w:divBdr>
        </w:div>
        <w:div w:id="2054965006">
          <w:marLeft w:val="640"/>
          <w:marRight w:val="0"/>
          <w:marTop w:val="0"/>
          <w:marBottom w:val="0"/>
          <w:divBdr>
            <w:top w:val="none" w:sz="0" w:space="0" w:color="auto"/>
            <w:left w:val="none" w:sz="0" w:space="0" w:color="auto"/>
            <w:bottom w:val="none" w:sz="0" w:space="0" w:color="auto"/>
            <w:right w:val="none" w:sz="0" w:space="0" w:color="auto"/>
          </w:divBdr>
        </w:div>
        <w:div w:id="2079593665">
          <w:marLeft w:val="640"/>
          <w:marRight w:val="0"/>
          <w:marTop w:val="0"/>
          <w:marBottom w:val="0"/>
          <w:divBdr>
            <w:top w:val="none" w:sz="0" w:space="0" w:color="auto"/>
            <w:left w:val="none" w:sz="0" w:space="0" w:color="auto"/>
            <w:bottom w:val="none" w:sz="0" w:space="0" w:color="auto"/>
            <w:right w:val="none" w:sz="0" w:space="0" w:color="auto"/>
          </w:divBdr>
        </w:div>
      </w:divsChild>
    </w:div>
    <w:div w:id="578566703">
      <w:bodyDiv w:val="1"/>
      <w:marLeft w:val="0"/>
      <w:marRight w:val="0"/>
      <w:marTop w:val="0"/>
      <w:marBottom w:val="0"/>
      <w:divBdr>
        <w:top w:val="none" w:sz="0" w:space="0" w:color="auto"/>
        <w:left w:val="none" w:sz="0" w:space="0" w:color="auto"/>
        <w:bottom w:val="none" w:sz="0" w:space="0" w:color="auto"/>
        <w:right w:val="none" w:sz="0" w:space="0" w:color="auto"/>
      </w:divBdr>
      <w:divsChild>
        <w:div w:id="1323509553">
          <w:marLeft w:val="640"/>
          <w:marRight w:val="0"/>
          <w:marTop w:val="0"/>
          <w:marBottom w:val="0"/>
          <w:divBdr>
            <w:top w:val="none" w:sz="0" w:space="0" w:color="auto"/>
            <w:left w:val="none" w:sz="0" w:space="0" w:color="auto"/>
            <w:bottom w:val="none" w:sz="0" w:space="0" w:color="auto"/>
            <w:right w:val="none" w:sz="0" w:space="0" w:color="auto"/>
          </w:divBdr>
        </w:div>
        <w:div w:id="202792221">
          <w:marLeft w:val="640"/>
          <w:marRight w:val="0"/>
          <w:marTop w:val="0"/>
          <w:marBottom w:val="0"/>
          <w:divBdr>
            <w:top w:val="none" w:sz="0" w:space="0" w:color="auto"/>
            <w:left w:val="none" w:sz="0" w:space="0" w:color="auto"/>
            <w:bottom w:val="none" w:sz="0" w:space="0" w:color="auto"/>
            <w:right w:val="none" w:sz="0" w:space="0" w:color="auto"/>
          </w:divBdr>
        </w:div>
        <w:div w:id="1429345680">
          <w:marLeft w:val="640"/>
          <w:marRight w:val="0"/>
          <w:marTop w:val="0"/>
          <w:marBottom w:val="0"/>
          <w:divBdr>
            <w:top w:val="none" w:sz="0" w:space="0" w:color="auto"/>
            <w:left w:val="none" w:sz="0" w:space="0" w:color="auto"/>
            <w:bottom w:val="none" w:sz="0" w:space="0" w:color="auto"/>
            <w:right w:val="none" w:sz="0" w:space="0" w:color="auto"/>
          </w:divBdr>
        </w:div>
        <w:div w:id="1179000423">
          <w:marLeft w:val="640"/>
          <w:marRight w:val="0"/>
          <w:marTop w:val="0"/>
          <w:marBottom w:val="0"/>
          <w:divBdr>
            <w:top w:val="none" w:sz="0" w:space="0" w:color="auto"/>
            <w:left w:val="none" w:sz="0" w:space="0" w:color="auto"/>
            <w:bottom w:val="none" w:sz="0" w:space="0" w:color="auto"/>
            <w:right w:val="none" w:sz="0" w:space="0" w:color="auto"/>
          </w:divBdr>
        </w:div>
        <w:div w:id="1666471662">
          <w:marLeft w:val="640"/>
          <w:marRight w:val="0"/>
          <w:marTop w:val="0"/>
          <w:marBottom w:val="0"/>
          <w:divBdr>
            <w:top w:val="none" w:sz="0" w:space="0" w:color="auto"/>
            <w:left w:val="none" w:sz="0" w:space="0" w:color="auto"/>
            <w:bottom w:val="none" w:sz="0" w:space="0" w:color="auto"/>
            <w:right w:val="none" w:sz="0" w:space="0" w:color="auto"/>
          </w:divBdr>
        </w:div>
        <w:div w:id="316423414">
          <w:marLeft w:val="640"/>
          <w:marRight w:val="0"/>
          <w:marTop w:val="0"/>
          <w:marBottom w:val="0"/>
          <w:divBdr>
            <w:top w:val="none" w:sz="0" w:space="0" w:color="auto"/>
            <w:left w:val="none" w:sz="0" w:space="0" w:color="auto"/>
            <w:bottom w:val="none" w:sz="0" w:space="0" w:color="auto"/>
            <w:right w:val="none" w:sz="0" w:space="0" w:color="auto"/>
          </w:divBdr>
        </w:div>
        <w:div w:id="1220627362">
          <w:marLeft w:val="640"/>
          <w:marRight w:val="0"/>
          <w:marTop w:val="0"/>
          <w:marBottom w:val="0"/>
          <w:divBdr>
            <w:top w:val="none" w:sz="0" w:space="0" w:color="auto"/>
            <w:left w:val="none" w:sz="0" w:space="0" w:color="auto"/>
            <w:bottom w:val="none" w:sz="0" w:space="0" w:color="auto"/>
            <w:right w:val="none" w:sz="0" w:space="0" w:color="auto"/>
          </w:divBdr>
        </w:div>
        <w:div w:id="296031488">
          <w:marLeft w:val="640"/>
          <w:marRight w:val="0"/>
          <w:marTop w:val="0"/>
          <w:marBottom w:val="0"/>
          <w:divBdr>
            <w:top w:val="none" w:sz="0" w:space="0" w:color="auto"/>
            <w:left w:val="none" w:sz="0" w:space="0" w:color="auto"/>
            <w:bottom w:val="none" w:sz="0" w:space="0" w:color="auto"/>
            <w:right w:val="none" w:sz="0" w:space="0" w:color="auto"/>
          </w:divBdr>
        </w:div>
        <w:div w:id="602304564">
          <w:marLeft w:val="640"/>
          <w:marRight w:val="0"/>
          <w:marTop w:val="0"/>
          <w:marBottom w:val="0"/>
          <w:divBdr>
            <w:top w:val="none" w:sz="0" w:space="0" w:color="auto"/>
            <w:left w:val="none" w:sz="0" w:space="0" w:color="auto"/>
            <w:bottom w:val="none" w:sz="0" w:space="0" w:color="auto"/>
            <w:right w:val="none" w:sz="0" w:space="0" w:color="auto"/>
          </w:divBdr>
        </w:div>
        <w:div w:id="580650247">
          <w:marLeft w:val="640"/>
          <w:marRight w:val="0"/>
          <w:marTop w:val="0"/>
          <w:marBottom w:val="0"/>
          <w:divBdr>
            <w:top w:val="none" w:sz="0" w:space="0" w:color="auto"/>
            <w:left w:val="none" w:sz="0" w:space="0" w:color="auto"/>
            <w:bottom w:val="none" w:sz="0" w:space="0" w:color="auto"/>
            <w:right w:val="none" w:sz="0" w:space="0" w:color="auto"/>
          </w:divBdr>
        </w:div>
        <w:div w:id="1673604609">
          <w:marLeft w:val="640"/>
          <w:marRight w:val="0"/>
          <w:marTop w:val="0"/>
          <w:marBottom w:val="0"/>
          <w:divBdr>
            <w:top w:val="none" w:sz="0" w:space="0" w:color="auto"/>
            <w:left w:val="none" w:sz="0" w:space="0" w:color="auto"/>
            <w:bottom w:val="none" w:sz="0" w:space="0" w:color="auto"/>
            <w:right w:val="none" w:sz="0" w:space="0" w:color="auto"/>
          </w:divBdr>
        </w:div>
        <w:div w:id="1855723485">
          <w:marLeft w:val="640"/>
          <w:marRight w:val="0"/>
          <w:marTop w:val="0"/>
          <w:marBottom w:val="0"/>
          <w:divBdr>
            <w:top w:val="none" w:sz="0" w:space="0" w:color="auto"/>
            <w:left w:val="none" w:sz="0" w:space="0" w:color="auto"/>
            <w:bottom w:val="none" w:sz="0" w:space="0" w:color="auto"/>
            <w:right w:val="none" w:sz="0" w:space="0" w:color="auto"/>
          </w:divBdr>
        </w:div>
        <w:div w:id="447550751">
          <w:marLeft w:val="640"/>
          <w:marRight w:val="0"/>
          <w:marTop w:val="0"/>
          <w:marBottom w:val="0"/>
          <w:divBdr>
            <w:top w:val="none" w:sz="0" w:space="0" w:color="auto"/>
            <w:left w:val="none" w:sz="0" w:space="0" w:color="auto"/>
            <w:bottom w:val="none" w:sz="0" w:space="0" w:color="auto"/>
            <w:right w:val="none" w:sz="0" w:space="0" w:color="auto"/>
          </w:divBdr>
        </w:div>
        <w:div w:id="1373725959">
          <w:marLeft w:val="640"/>
          <w:marRight w:val="0"/>
          <w:marTop w:val="0"/>
          <w:marBottom w:val="0"/>
          <w:divBdr>
            <w:top w:val="none" w:sz="0" w:space="0" w:color="auto"/>
            <w:left w:val="none" w:sz="0" w:space="0" w:color="auto"/>
            <w:bottom w:val="none" w:sz="0" w:space="0" w:color="auto"/>
            <w:right w:val="none" w:sz="0" w:space="0" w:color="auto"/>
          </w:divBdr>
        </w:div>
        <w:div w:id="1869178258">
          <w:marLeft w:val="640"/>
          <w:marRight w:val="0"/>
          <w:marTop w:val="0"/>
          <w:marBottom w:val="0"/>
          <w:divBdr>
            <w:top w:val="none" w:sz="0" w:space="0" w:color="auto"/>
            <w:left w:val="none" w:sz="0" w:space="0" w:color="auto"/>
            <w:bottom w:val="none" w:sz="0" w:space="0" w:color="auto"/>
            <w:right w:val="none" w:sz="0" w:space="0" w:color="auto"/>
          </w:divBdr>
        </w:div>
        <w:div w:id="1015696241">
          <w:marLeft w:val="640"/>
          <w:marRight w:val="0"/>
          <w:marTop w:val="0"/>
          <w:marBottom w:val="0"/>
          <w:divBdr>
            <w:top w:val="none" w:sz="0" w:space="0" w:color="auto"/>
            <w:left w:val="none" w:sz="0" w:space="0" w:color="auto"/>
            <w:bottom w:val="none" w:sz="0" w:space="0" w:color="auto"/>
            <w:right w:val="none" w:sz="0" w:space="0" w:color="auto"/>
          </w:divBdr>
        </w:div>
        <w:div w:id="1458255965">
          <w:marLeft w:val="640"/>
          <w:marRight w:val="0"/>
          <w:marTop w:val="0"/>
          <w:marBottom w:val="0"/>
          <w:divBdr>
            <w:top w:val="none" w:sz="0" w:space="0" w:color="auto"/>
            <w:left w:val="none" w:sz="0" w:space="0" w:color="auto"/>
            <w:bottom w:val="none" w:sz="0" w:space="0" w:color="auto"/>
            <w:right w:val="none" w:sz="0" w:space="0" w:color="auto"/>
          </w:divBdr>
        </w:div>
        <w:div w:id="1799958484">
          <w:marLeft w:val="640"/>
          <w:marRight w:val="0"/>
          <w:marTop w:val="0"/>
          <w:marBottom w:val="0"/>
          <w:divBdr>
            <w:top w:val="none" w:sz="0" w:space="0" w:color="auto"/>
            <w:left w:val="none" w:sz="0" w:space="0" w:color="auto"/>
            <w:bottom w:val="none" w:sz="0" w:space="0" w:color="auto"/>
            <w:right w:val="none" w:sz="0" w:space="0" w:color="auto"/>
          </w:divBdr>
        </w:div>
        <w:div w:id="2039231279">
          <w:marLeft w:val="640"/>
          <w:marRight w:val="0"/>
          <w:marTop w:val="0"/>
          <w:marBottom w:val="0"/>
          <w:divBdr>
            <w:top w:val="none" w:sz="0" w:space="0" w:color="auto"/>
            <w:left w:val="none" w:sz="0" w:space="0" w:color="auto"/>
            <w:bottom w:val="none" w:sz="0" w:space="0" w:color="auto"/>
            <w:right w:val="none" w:sz="0" w:space="0" w:color="auto"/>
          </w:divBdr>
        </w:div>
        <w:div w:id="676424358">
          <w:marLeft w:val="640"/>
          <w:marRight w:val="0"/>
          <w:marTop w:val="0"/>
          <w:marBottom w:val="0"/>
          <w:divBdr>
            <w:top w:val="none" w:sz="0" w:space="0" w:color="auto"/>
            <w:left w:val="none" w:sz="0" w:space="0" w:color="auto"/>
            <w:bottom w:val="none" w:sz="0" w:space="0" w:color="auto"/>
            <w:right w:val="none" w:sz="0" w:space="0" w:color="auto"/>
          </w:divBdr>
        </w:div>
        <w:div w:id="396898316">
          <w:marLeft w:val="640"/>
          <w:marRight w:val="0"/>
          <w:marTop w:val="0"/>
          <w:marBottom w:val="0"/>
          <w:divBdr>
            <w:top w:val="none" w:sz="0" w:space="0" w:color="auto"/>
            <w:left w:val="none" w:sz="0" w:space="0" w:color="auto"/>
            <w:bottom w:val="none" w:sz="0" w:space="0" w:color="auto"/>
            <w:right w:val="none" w:sz="0" w:space="0" w:color="auto"/>
          </w:divBdr>
        </w:div>
        <w:div w:id="1243220267">
          <w:marLeft w:val="640"/>
          <w:marRight w:val="0"/>
          <w:marTop w:val="0"/>
          <w:marBottom w:val="0"/>
          <w:divBdr>
            <w:top w:val="none" w:sz="0" w:space="0" w:color="auto"/>
            <w:left w:val="none" w:sz="0" w:space="0" w:color="auto"/>
            <w:bottom w:val="none" w:sz="0" w:space="0" w:color="auto"/>
            <w:right w:val="none" w:sz="0" w:space="0" w:color="auto"/>
          </w:divBdr>
        </w:div>
        <w:div w:id="1266645909">
          <w:marLeft w:val="640"/>
          <w:marRight w:val="0"/>
          <w:marTop w:val="0"/>
          <w:marBottom w:val="0"/>
          <w:divBdr>
            <w:top w:val="none" w:sz="0" w:space="0" w:color="auto"/>
            <w:left w:val="none" w:sz="0" w:space="0" w:color="auto"/>
            <w:bottom w:val="none" w:sz="0" w:space="0" w:color="auto"/>
            <w:right w:val="none" w:sz="0" w:space="0" w:color="auto"/>
          </w:divBdr>
        </w:div>
        <w:div w:id="840240406">
          <w:marLeft w:val="640"/>
          <w:marRight w:val="0"/>
          <w:marTop w:val="0"/>
          <w:marBottom w:val="0"/>
          <w:divBdr>
            <w:top w:val="none" w:sz="0" w:space="0" w:color="auto"/>
            <w:left w:val="none" w:sz="0" w:space="0" w:color="auto"/>
            <w:bottom w:val="none" w:sz="0" w:space="0" w:color="auto"/>
            <w:right w:val="none" w:sz="0" w:space="0" w:color="auto"/>
          </w:divBdr>
        </w:div>
        <w:div w:id="2118132022">
          <w:marLeft w:val="640"/>
          <w:marRight w:val="0"/>
          <w:marTop w:val="0"/>
          <w:marBottom w:val="0"/>
          <w:divBdr>
            <w:top w:val="none" w:sz="0" w:space="0" w:color="auto"/>
            <w:left w:val="none" w:sz="0" w:space="0" w:color="auto"/>
            <w:bottom w:val="none" w:sz="0" w:space="0" w:color="auto"/>
            <w:right w:val="none" w:sz="0" w:space="0" w:color="auto"/>
          </w:divBdr>
        </w:div>
        <w:div w:id="466894508">
          <w:marLeft w:val="640"/>
          <w:marRight w:val="0"/>
          <w:marTop w:val="0"/>
          <w:marBottom w:val="0"/>
          <w:divBdr>
            <w:top w:val="none" w:sz="0" w:space="0" w:color="auto"/>
            <w:left w:val="none" w:sz="0" w:space="0" w:color="auto"/>
            <w:bottom w:val="none" w:sz="0" w:space="0" w:color="auto"/>
            <w:right w:val="none" w:sz="0" w:space="0" w:color="auto"/>
          </w:divBdr>
        </w:div>
        <w:div w:id="1731154049">
          <w:marLeft w:val="640"/>
          <w:marRight w:val="0"/>
          <w:marTop w:val="0"/>
          <w:marBottom w:val="0"/>
          <w:divBdr>
            <w:top w:val="none" w:sz="0" w:space="0" w:color="auto"/>
            <w:left w:val="none" w:sz="0" w:space="0" w:color="auto"/>
            <w:bottom w:val="none" w:sz="0" w:space="0" w:color="auto"/>
            <w:right w:val="none" w:sz="0" w:space="0" w:color="auto"/>
          </w:divBdr>
        </w:div>
        <w:div w:id="385297703">
          <w:marLeft w:val="640"/>
          <w:marRight w:val="0"/>
          <w:marTop w:val="0"/>
          <w:marBottom w:val="0"/>
          <w:divBdr>
            <w:top w:val="none" w:sz="0" w:space="0" w:color="auto"/>
            <w:left w:val="none" w:sz="0" w:space="0" w:color="auto"/>
            <w:bottom w:val="none" w:sz="0" w:space="0" w:color="auto"/>
            <w:right w:val="none" w:sz="0" w:space="0" w:color="auto"/>
          </w:divBdr>
        </w:div>
        <w:div w:id="1296714077">
          <w:marLeft w:val="640"/>
          <w:marRight w:val="0"/>
          <w:marTop w:val="0"/>
          <w:marBottom w:val="0"/>
          <w:divBdr>
            <w:top w:val="none" w:sz="0" w:space="0" w:color="auto"/>
            <w:left w:val="none" w:sz="0" w:space="0" w:color="auto"/>
            <w:bottom w:val="none" w:sz="0" w:space="0" w:color="auto"/>
            <w:right w:val="none" w:sz="0" w:space="0" w:color="auto"/>
          </w:divBdr>
        </w:div>
        <w:div w:id="472262178">
          <w:marLeft w:val="640"/>
          <w:marRight w:val="0"/>
          <w:marTop w:val="0"/>
          <w:marBottom w:val="0"/>
          <w:divBdr>
            <w:top w:val="none" w:sz="0" w:space="0" w:color="auto"/>
            <w:left w:val="none" w:sz="0" w:space="0" w:color="auto"/>
            <w:bottom w:val="none" w:sz="0" w:space="0" w:color="auto"/>
            <w:right w:val="none" w:sz="0" w:space="0" w:color="auto"/>
          </w:divBdr>
        </w:div>
        <w:div w:id="16129696">
          <w:marLeft w:val="640"/>
          <w:marRight w:val="0"/>
          <w:marTop w:val="0"/>
          <w:marBottom w:val="0"/>
          <w:divBdr>
            <w:top w:val="none" w:sz="0" w:space="0" w:color="auto"/>
            <w:left w:val="none" w:sz="0" w:space="0" w:color="auto"/>
            <w:bottom w:val="none" w:sz="0" w:space="0" w:color="auto"/>
            <w:right w:val="none" w:sz="0" w:space="0" w:color="auto"/>
          </w:divBdr>
        </w:div>
        <w:div w:id="1700550899">
          <w:marLeft w:val="640"/>
          <w:marRight w:val="0"/>
          <w:marTop w:val="0"/>
          <w:marBottom w:val="0"/>
          <w:divBdr>
            <w:top w:val="none" w:sz="0" w:space="0" w:color="auto"/>
            <w:left w:val="none" w:sz="0" w:space="0" w:color="auto"/>
            <w:bottom w:val="none" w:sz="0" w:space="0" w:color="auto"/>
            <w:right w:val="none" w:sz="0" w:space="0" w:color="auto"/>
          </w:divBdr>
        </w:div>
        <w:div w:id="312804679">
          <w:marLeft w:val="640"/>
          <w:marRight w:val="0"/>
          <w:marTop w:val="0"/>
          <w:marBottom w:val="0"/>
          <w:divBdr>
            <w:top w:val="none" w:sz="0" w:space="0" w:color="auto"/>
            <w:left w:val="none" w:sz="0" w:space="0" w:color="auto"/>
            <w:bottom w:val="none" w:sz="0" w:space="0" w:color="auto"/>
            <w:right w:val="none" w:sz="0" w:space="0" w:color="auto"/>
          </w:divBdr>
        </w:div>
        <w:div w:id="110707224">
          <w:marLeft w:val="640"/>
          <w:marRight w:val="0"/>
          <w:marTop w:val="0"/>
          <w:marBottom w:val="0"/>
          <w:divBdr>
            <w:top w:val="none" w:sz="0" w:space="0" w:color="auto"/>
            <w:left w:val="none" w:sz="0" w:space="0" w:color="auto"/>
            <w:bottom w:val="none" w:sz="0" w:space="0" w:color="auto"/>
            <w:right w:val="none" w:sz="0" w:space="0" w:color="auto"/>
          </w:divBdr>
        </w:div>
        <w:div w:id="705527342">
          <w:marLeft w:val="640"/>
          <w:marRight w:val="0"/>
          <w:marTop w:val="0"/>
          <w:marBottom w:val="0"/>
          <w:divBdr>
            <w:top w:val="none" w:sz="0" w:space="0" w:color="auto"/>
            <w:left w:val="none" w:sz="0" w:space="0" w:color="auto"/>
            <w:bottom w:val="none" w:sz="0" w:space="0" w:color="auto"/>
            <w:right w:val="none" w:sz="0" w:space="0" w:color="auto"/>
          </w:divBdr>
        </w:div>
        <w:div w:id="1683555623">
          <w:marLeft w:val="640"/>
          <w:marRight w:val="0"/>
          <w:marTop w:val="0"/>
          <w:marBottom w:val="0"/>
          <w:divBdr>
            <w:top w:val="none" w:sz="0" w:space="0" w:color="auto"/>
            <w:left w:val="none" w:sz="0" w:space="0" w:color="auto"/>
            <w:bottom w:val="none" w:sz="0" w:space="0" w:color="auto"/>
            <w:right w:val="none" w:sz="0" w:space="0" w:color="auto"/>
          </w:divBdr>
        </w:div>
        <w:div w:id="549608030">
          <w:marLeft w:val="640"/>
          <w:marRight w:val="0"/>
          <w:marTop w:val="0"/>
          <w:marBottom w:val="0"/>
          <w:divBdr>
            <w:top w:val="none" w:sz="0" w:space="0" w:color="auto"/>
            <w:left w:val="none" w:sz="0" w:space="0" w:color="auto"/>
            <w:bottom w:val="none" w:sz="0" w:space="0" w:color="auto"/>
            <w:right w:val="none" w:sz="0" w:space="0" w:color="auto"/>
          </w:divBdr>
        </w:div>
        <w:div w:id="1822310793">
          <w:marLeft w:val="640"/>
          <w:marRight w:val="0"/>
          <w:marTop w:val="0"/>
          <w:marBottom w:val="0"/>
          <w:divBdr>
            <w:top w:val="none" w:sz="0" w:space="0" w:color="auto"/>
            <w:left w:val="none" w:sz="0" w:space="0" w:color="auto"/>
            <w:bottom w:val="none" w:sz="0" w:space="0" w:color="auto"/>
            <w:right w:val="none" w:sz="0" w:space="0" w:color="auto"/>
          </w:divBdr>
        </w:div>
        <w:div w:id="983704359">
          <w:marLeft w:val="640"/>
          <w:marRight w:val="0"/>
          <w:marTop w:val="0"/>
          <w:marBottom w:val="0"/>
          <w:divBdr>
            <w:top w:val="none" w:sz="0" w:space="0" w:color="auto"/>
            <w:left w:val="none" w:sz="0" w:space="0" w:color="auto"/>
            <w:bottom w:val="none" w:sz="0" w:space="0" w:color="auto"/>
            <w:right w:val="none" w:sz="0" w:space="0" w:color="auto"/>
          </w:divBdr>
        </w:div>
        <w:div w:id="456602247">
          <w:marLeft w:val="640"/>
          <w:marRight w:val="0"/>
          <w:marTop w:val="0"/>
          <w:marBottom w:val="0"/>
          <w:divBdr>
            <w:top w:val="none" w:sz="0" w:space="0" w:color="auto"/>
            <w:left w:val="none" w:sz="0" w:space="0" w:color="auto"/>
            <w:bottom w:val="none" w:sz="0" w:space="0" w:color="auto"/>
            <w:right w:val="none" w:sz="0" w:space="0" w:color="auto"/>
          </w:divBdr>
        </w:div>
        <w:div w:id="1787771215">
          <w:marLeft w:val="640"/>
          <w:marRight w:val="0"/>
          <w:marTop w:val="0"/>
          <w:marBottom w:val="0"/>
          <w:divBdr>
            <w:top w:val="none" w:sz="0" w:space="0" w:color="auto"/>
            <w:left w:val="none" w:sz="0" w:space="0" w:color="auto"/>
            <w:bottom w:val="none" w:sz="0" w:space="0" w:color="auto"/>
            <w:right w:val="none" w:sz="0" w:space="0" w:color="auto"/>
          </w:divBdr>
        </w:div>
        <w:div w:id="934216077">
          <w:marLeft w:val="640"/>
          <w:marRight w:val="0"/>
          <w:marTop w:val="0"/>
          <w:marBottom w:val="0"/>
          <w:divBdr>
            <w:top w:val="none" w:sz="0" w:space="0" w:color="auto"/>
            <w:left w:val="none" w:sz="0" w:space="0" w:color="auto"/>
            <w:bottom w:val="none" w:sz="0" w:space="0" w:color="auto"/>
            <w:right w:val="none" w:sz="0" w:space="0" w:color="auto"/>
          </w:divBdr>
        </w:div>
        <w:div w:id="55247783">
          <w:marLeft w:val="640"/>
          <w:marRight w:val="0"/>
          <w:marTop w:val="0"/>
          <w:marBottom w:val="0"/>
          <w:divBdr>
            <w:top w:val="none" w:sz="0" w:space="0" w:color="auto"/>
            <w:left w:val="none" w:sz="0" w:space="0" w:color="auto"/>
            <w:bottom w:val="none" w:sz="0" w:space="0" w:color="auto"/>
            <w:right w:val="none" w:sz="0" w:space="0" w:color="auto"/>
          </w:divBdr>
        </w:div>
        <w:div w:id="869613790">
          <w:marLeft w:val="640"/>
          <w:marRight w:val="0"/>
          <w:marTop w:val="0"/>
          <w:marBottom w:val="0"/>
          <w:divBdr>
            <w:top w:val="none" w:sz="0" w:space="0" w:color="auto"/>
            <w:left w:val="none" w:sz="0" w:space="0" w:color="auto"/>
            <w:bottom w:val="none" w:sz="0" w:space="0" w:color="auto"/>
            <w:right w:val="none" w:sz="0" w:space="0" w:color="auto"/>
          </w:divBdr>
        </w:div>
        <w:div w:id="848062319">
          <w:marLeft w:val="640"/>
          <w:marRight w:val="0"/>
          <w:marTop w:val="0"/>
          <w:marBottom w:val="0"/>
          <w:divBdr>
            <w:top w:val="none" w:sz="0" w:space="0" w:color="auto"/>
            <w:left w:val="none" w:sz="0" w:space="0" w:color="auto"/>
            <w:bottom w:val="none" w:sz="0" w:space="0" w:color="auto"/>
            <w:right w:val="none" w:sz="0" w:space="0" w:color="auto"/>
          </w:divBdr>
        </w:div>
        <w:div w:id="778599856">
          <w:marLeft w:val="640"/>
          <w:marRight w:val="0"/>
          <w:marTop w:val="0"/>
          <w:marBottom w:val="0"/>
          <w:divBdr>
            <w:top w:val="none" w:sz="0" w:space="0" w:color="auto"/>
            <w:left w:val="none" w:sz="0" w:space="0" w:color="auto"/>
            <w:bottom w:val="none" w:sz="0" w:space="0" w:color="auto"/>
            <w:right w:val="none" w:sz="0" w:space="0" w:color="auto"/>
          </w:divBdr>
        </w:div>
        <w:div w:id="2094351647">
          <w:marLeft w:val="640"/>
          <w:marRight w:val="0"/>
          <w:marTop w:val="0"/>
          <w:marBottom w:val="0"/>
          <w:divBdr>
            <w:top w:val="none" w:sz="0" w:space="0" w:color="auto"/>
            <w:left w:val="none" w:sz="0" w:space="0" w:color="auto"/>
            <w:bottom w:val="none" w:sz="0" w:space="0" w:color="auto"/>
            <w:right w:val="none" w:sz="0" w:space="0" w:color="auto"/>
          </w:divBdr>
        </w:div>
        <w:div w:id="1204753282">
          <w:marLeft w:val="640"/>
          <w:marRight w:val="0"/>
          <w:marTop w:val="0"/>
          <w:marBottom w:val="0"/>
          <w:divBdr>
            <w:top w:val="none" w:sz="0" w:space="0" w:color="auto"/>
            <w:left w:val="none" w:sz="0" w:space="0" w:color="auto"/>
            <w:bottom w:val="none" w:sz="0" w:space="0" w:color="auto"/>
            <w:right w:val="none" w:sz="0" w:space="0" w:color="auto"/>
          </w:divBdr>
        </w:div>
        <w:div w:id="2036299024">
          <w:marLeft w:val="640"/>
          <w:marRight w:val="0"/>
          <w:marTop w:val="0"/>
          <w:marBottom w:val="0"/>
          <w:divBdr>
            <w:top w:val="none" w:sz="0" w:space="0" w:color="auto"/>
            <w:left w:val="none" w:sz="0" w:space="0" w:color="auto"/>
            <w:bottom w:val="none" w:sz="0" w:space="0" w:color="auto"/>
            <w:right w:val="none" w:sz="0" w:space="0" w:color="auto"/>
          </w:divBdr>
        </w:div>
        <w:div w:id="215354778">
          <w:marLeft w:val="640"/>
          <w:marRight w:val="0"/>
          <w:marTop w:val="0"/>
          <w:marBottom w:val="0"/>
          <w:divBdr>
            <w:top w:val="none" w:sz="0" w:space="0" w:color="auto"/>
            <w:left w:val="none" w:sz="0" w:space="0" w:color="auto"/>
            <w:bottom w:val="none" w:sz="0" w:space="0" w:color="auto"/>
            <w:right w:val="none" w:sz="0" w:space="0" w:color="auto"/>
          </w:divBdr>
        </w:div>
        <w:div w:id="1793593983">
          <w:marLeft w:val="640"/>
          <w:marRight w:val="0"/>
          <w:marTop w:val="0"/>
          <w:marBottom w:val="0"/>
          <w:divBdr>
            <w:top w:val="none" w:sz="0" w:space="0" w:color="auto"/>
            <w:left w:val="none" w:sz="0" w:space="0" w:color="auto"/>
            <w:bottom w:val="none" w:sz="0" w:space="0" w:color="auto"/>
            <w:right w:val="none" w:sz="0" w:space="0" w:color="auto"/>
          </w:divBdr>
        </w:div>
        <w:div w:id="538904962">
          <w:marLeft w:val="640"/>
          <w:marRight w:val="0"/>
          <w:marTop w:val="0"/>
          <w:marBottom w:val="0"/>
          <w:divBdr>
            <w:top w:val="none" w:sz="0" w:space="0" w:color="auto"/>
            <w:left w:val="none" w:sz="0" w:space="0" w:color="auto"/>
            <w:bottom w:val="none" w:sz="0" w:space="0" w:color="auto"/>
            <w:right w:val="none" w:sz="0" w:space="0" w:color="auto"/>
          </w:divBdr>
        </w:div>
        <w:div w:id="1508052868">
          <w:marLeft w:val="640"/>
          <w:marRight w:val="0"/>
          <w:marTop w:val="0"/>
          <w:marBottom w:val="0"/>
          <w:divBdr>
            <w:top w:val="none" w:sz="0" w:space="0" w:color="auto"/>
            <w:left w:val="none" w:sz="0" w:space="0" w:color="auto"/>
            <w:bottom w:val="none" w:sz="0" w:space="0" w:color="auto"/>
            <w:right w:val="none" w:sz="0" w:space="0" w:color="auto"/>
          </w:divBdr>
        </w:div>
        <w:div w:id="1026174225">
          <w:marLeft w:val="640"/>
          <w:marRight w:val="0"/>
          <w:marTop w:val="0"/>
          <w:marBottom w:val="0"/>
          <w:divBdr>
            <w:top w:val="none" w:sz="0" w:space="0" w:color="auto"/>
            <w:left w:val="none" w:sz="0" w:space="0" w:color="auto"/>
            <w:bottom w:val="none" w:sz="0" w:space="0" w:color="auto"/>
            <w:right w:val="none" w:sz="0" w:space="0" w:color="auto"/>
          </w:divBdr>
        </w:div>
        <w:div w:id="86314963">
          <w:marLeft w:val="640"/>
          <w:marRight w:val="0"/>
          <w:marTop w:val="0"/>
          <w:marBottom w:val="0"/>
          <w:divBdr>
            <w:top w:val="none" w:sz="0" w:space="0" w:color="auto"/>
            <w:left w:val="none" w:sz="0" w:space="0" w:color="auto"/>
            <w:bottom w:val="none" w:sz="0" w:space="0" w:color="auto"/>
            <w:right w:val="none" w:sz="0" w:space="0" w:color="auto"/>
          </w:divBdr>
        </w:div>
        <w:div w:id="421803876">
          <w:marLeft w:val="640"/>
          <w:marRight w:val="0"/>
          <w:marTop w:val="0"/>
          <w:marBottom w:val="0"/>
          <w:divBdr>
            <w:top w:val="none" w:sz="0" w:space="0" w:color="auto"/>
            <w:left w:val="none" w:sz="0" w:space="0" w:color="auto"/>
            <w:bottom w:val="none" w:sz="0" w:space="0" w:color="auto"/>
            <w:right w:val="none" w:sz="0" w:space="0" w:color="auto"/>
          </w:divBdr>
        </w:div>
        <w:div w:id="54747477">
          <w:marLeft w:val="640"/>
          <w:marRight w:val="0"/>
          <w:marTop w:val="0"/>
          <w:marBottom w:val="0"/>
          <w:divBdr>
            <w:top w:val="none" w:sz="0" w:space="0" w:color="auto"/>
            <w:left w:val="none" w:sz="0" w:space="0" w:color="auto"/>
            <w:bottom w:val="none" w:sz="0" w:space="0" w:color="auto"/>
            <w:right w:val="none" w:sz="0" w:space="0" w:color="auto"/>
          </w:divBdr>
        </w:div>
        <w:div w:id="385033781">
          <w:marLeft w:val="640"/>
          <w:marRight w:val="0"/>
          <w:marTop w:val="0"/>
          <w:marBottom w:val="0"/>
          <w:divBdr>
            <w:top w:val="none" w:sz="0" w:space="0" w:color="auto"/>
            <w:left w:val="none" w:sz="0" w:space="0" w:color="auto"/>
            <w:bottom w:val="none" w:sz="0" w:space="0" w:color="auto"/>
            <w:right w:val="none" w:sz="0" w:space="0" w:color="auto"/>
          </w:divBdr>
        </w:div>
        <w:div w:id="1543252975">
          <w:marLeft w:val="640"/>
          <w:marRight w:val="0"/>
          <w:marTop w:val="0"/>
          <w:marBottom w:val="0"/>
          <w:divBdr>
            <w:top w:val="none" w:sz="0" w:space="0" w:color="auto"/>
            <w:left w:val="none" w:sz="0" w:space="0" w:color="auto"/>
            <w:bottom w:val="none" w:sz="0" w:space="0" w:color="auto"/>
            <w:right w:val="none" w:sz="0" w:space="0" w:color="auto"/>
          </w:divBdr>
        </w:div>
        <w:div w:id="24990755">
          <w:marLeft w:val="640"/>
          <w:marRight w:val="0"/>
          <w:marTop w:val="0"/>
          <w:marBottom w:val="0"/>
          <w:divBdr>
            <w:top w:val="none" w:sz="0" w:space="0" w:color="auto"/>
            <w:left w:val="none" w:sz="0" w:space="0" w:color="auto"/>
            <w:bottom w:val="none" w:sz="0" w:space="0" w:color="auto"/>
            <w:right w:val="none" w:sz="0" w:space="0" w:color="auto"/>
          </w:divBdr>
        </w:div>
        <w:div w:id="1949197104">
          <w:marLeft w:val="640"/>
          <w:marRight w:val="0"/>
          <w:marTop w:val="0"/>
          <w:marBottom w:val="0"/>
          <w:divBdr>
            <w:top w:val="none" w:sz="0" w:space="0" w:color="auto"/>
            <w:left w:val="none" w:sz="0" w:space="0" w:color="auto"/>
            <w:bottom w:val="none" w:sz="0" w:space="0" w:color="auto"/>
            <w:right w:val="none" w:sz="0" w:space="0" w:color="auto"/>
          </w:divBdr>
        </w:div>
        <w:div w:id="1562057229">
          <w:marLeft w:val="640"/>
          <w:marRight w:val="0"/>
          <w:marTop w:val="0"/>
          <w:marBottom w:val="0"/>
          <w:divBdr>
            <w:top w:val="none" w:sz="0" w:space="0" w:color="auto"/>
            <w:left w:val="none" w:sz="0" w:space="0" w:color="auto"/>
            <w:bottom w:val="none" w:sz="0" w:space="0" w:color="auto"/>
            <w:right w:val="none" w:sz="0" w:space="0" w:color="auto"/>
          </w:divBdr>
        </w:div>
        <w:div w:id="84546310">
          <w:marLeft w:val="640"/>
          <w:marRight w:val="0"/>
          <w:marTop w:val="0"/>
          <w:marBottom w:val="0"/>
          <w:divBdr>
            <w:top w:val="none" w:sz="0" w:space="0" w:color="auto"/>
            <w:left w:val="none" w:sz="0" w:space="0" w:color="auto"/>
            <w:bottom w:val="none" w:sz="0" w:space="0" w:color="auto"/>
            <w:right w:val="none" w:sz="0" w:space="0" w:color="auto"/>
          </w:divBdr>
        </w:div>
        <w:div w:id="1395542699">
          <w:marLeft w:val="640"/>
          <w:marRight w:val="0"/>
          <w:marTop w:val="0"/>
          <w:marBottom w:val="0"/>
          <w:divBdr>
            <w:top w:val="none" w:sz="0" w:space="0" w:color="auto"/>
            <w:left w:val="none" w:sz="0" w:space="0" w:color="auto"/>
            <w:bottom w:val="none" w:sz="0" w:space="0" w:color="auto"/>
            <w:right w:val="none" w:sz="0" w:space="0" w:color="auto"/>
          </w:divBdr>
        </w:div>
        <w:div w:id="737871394">
          <w:marLeft w:val="640"/>
          <w:marRight w:val="0"/>
          <w:marTop w:val="0"/>
          <w:marBottom w:val="0"/>
          <w:divBdr>
            <w:top w:val="none" w:sz="0" w:space="0" w:color="auto"/>
            <w:left w:val="none" w:sz="0" w:space="0" w:color="auto"/>
            <w:bottom w:val="none" w:sz="0" w:space="0" w:color="auto"/>
            <w:right w:val="none" w:sz="0" w:space="0" w:color="auto"/>
          </w:divBdr>
        </w:div>
        <w:div w:id="1637031913">
          <w:marLeft w:val="640"/>
          <w:marRight w:val="0"/>
          <w:marTop w:val="0"/>
          <w:marBottom w:val="0"/>
          <w:divBdr>
            <w:top w:val="none" w:sz="0" w:space="0" w:color="auto"/>
            <w:left w:val="none" w:sz="0" w:space="0" w:color="auto"/>
            <w:bottom w:val="none" w:sz="0" w:space="0" w:color="auto"/>
            <w:right w:val="none" w:sz="0" w:space="0" w:color="auto"/>
          </w:divBdr>
        </w:div>
        <w:div w:id="749303779">
          <w:marLeft w:val="640"/>
          <w:marRight w:val="0"/>
          <w:marTop w:val="0"/>
          <w:marBottom w:val="0"/>
          <w:divBdr>
            <w:top w:val="none" w:sz="0" w:space="0" w:color="auto"/>
            <w:left w:val="none" w:sz="0" w:space="0" w:color="auto"/>
            <w:bottom w:val="none" w:sz="0" w:space="0" w:color="auto"/>
            <w:right w:val="none" w:sz="0" w:space="0" w:color="auto"/>
          </w:divBdr>
        </w:div>
        <w:div w:id="1986079714">
          <w:marLeft w:val="640"/>
          <w:marRight w:val="0"/>
          <w:marTop w:val="0"/>
          <w:marBottom w:val="0"/>
          <w:divBdr>
            <w:top w:val="none" w:sz="0" w:space="0" w:color="auto"/>
            <w:left w:val="none" w:sz="0" w:space="0" w:color="auto"/>
            <w:bottom w:val="none" w:sz="0" w:space="0" w:color="auto"/>
            <w:right w:val="none" w:sz="0" w:space="0" w:color="auto"/>
          </w:divBdr>
        </w:div>
        <w:div w:id="545021221">
          <w:marLeft w:val="640"/>
          <w:marRight w:val="0"/>
          <w:marTop w:val="0"/>
          <w:marBottom w:val="0"/>
          <w:divBdr>
            <w:top w:val="none" w:sz="0" w:space="0" w:color="auto"/>
            <w:left w:val="none" w:sz="0" w:space="0" w:color="auto"/>
            <w:bottom w:val="none" w:sz="0" w:space="0" w:color="auto"/>
            <w:right w:val="none" w:sz="0" w:space="0" w:color="auto"/>
          </w:divBdr>
        </w:div>
        <w:div w:id="30541550">
          <w:marLeft w:val="640"/>
          <w:marRight w:val="0"/>
          <w:marTop w:val="0"/>
          <w:marBottom w:val="0"/>
          <w:divBdr>
            <w:top w:val="none" w:sz="0" w:space="0" w:color="auto"/>
            <w:left w:val="none" w:sz="0" w:space="0" w:color="auto"/>
            <w:bottom w:val="none" w:sz="0" w:space="0" w:color="auto"/>
            <w:right w:val="none" w:sz="0" w:space="0" w:color="auto"/>
          </w:divBdr>
        </w:div>
        <w:div w:id="1922792612">
          <w:marLeft w:val="640"/>
          <w:marRight w:val="0"/>
          <w:marTop w:val="0"/>
          <w:marBottom w:val="0"/>
          <w:divBdr>
            <w:top w:val="none" w:sz="0" w:space="0" w:color="auto"/>
            <w:left w:val="none" w:sz="0" w:space="0" w:color="auto"/>
            <w:bottom w:val="none" w:sz="0" w:space="0" w:color="auto"/>
            <w:right w:val="none" w:sz="0" w:space="0" w:color="auto"/>
          </w:divBdr>
        </w:div>
        <w:div w:id="1547641149">
          <w:marLeft w:val="640"/>
          <w:marRight w:val="0"/>
          <w:marTop w:val="0"/>
          <w:marBottom w:val="0"/>
          <w:divBdr>
            <w:top w:val="none" w:sz="0" w:space="0" w:color="auto"/>
            <w:left w:val="none" w:sz="0" w:space="0" w:color="auto"/>
            <w:bottom w:val="none" w:sz="0" w:space="0" w:color="auto"/>
            <w:right w:val="none" w:sz="0" w:space="0" w:color="auto"/>
          </w:divBdr>
        </w:div>
        <w:div w:id="745879413">
          <w:marLeft w:val="640"/>
          <w:marRight w:val="0"/>
          <w:marTop w:val="0"/>
          <w:marBottom w:val="0"/>
          <w:divBdr>
            <w:top w:val="none" w:sz="0" w:space="0" w:color="auto"/>
            <w:left w:val="none" w:sz="0" w:space="0" w:color="auto"/>
            <w:bottom w:val="none" w:sz="0" w:space="0" w:color="auto"/>
            <w:right w:val="none" w:sz="0" w:space="0" w:color="auto"/>
          </w:divBdr>
        </w:div>
        <w:div w:id="738864964">
          <w:marLeft w:val="640"/>
          <w:marRight w:val="0"/>
          <w:marTop w:val="0"/>
          <w:marBottom w:val="0"/>
          <w:divBdr>
            <w:top w:val="none" w:sz="0" w:space="0" w:color="auto"/>
            <w:left w:val="none" w:sz="0" w:space="0" w:color="auto"/>
            <w:bottom w:val="none" w:sz="0" w:space="0" w:color="auto"/>
            <w:right w:val="none" w:sz="0" w:space="0" w:color="auto"/>
          </w:divBdr>
        </w:div>
        <w:div w:id="1587113760">
          <w:marLeft w:val="640"/>
          <w:marRight w:val="0"/>
          <w:marTop w:val="0"/>
          <w:marBottom w:val="0"/>
          <w:divBdr>
            <w:top w:val="none" w:sz="0" w:space="0" w:color="auto"/>
            <w:left w:val="none" w:sz="0" w:space="0" w:color="auto"/>
            <w:bottom w:val="none" w:sz="0" w:space="0" w:color="auto"/>
            <w:right w:val="none" w:sz="0" w:space="0" w:color="auto"/>
          </w:divBdr>
        </w:div>
        <w:div w:id="1048796665">
          <w:marLeft w:val="640"/>
          <w:marRight w:val="0"/>
          <w:marTop w:val="0"/>
          <w:marBottom w:val="0"/>
          <w:divBdr>
            <w:top w:val="none" w:sz="0" w:space="0" w:color="auto"/>
            <w:left w:val="none" w:sz="0" w:space="0" w:color="auto"/>
            <w:bottom w:val="none" w:sz="0" w:space="0" w:color="auto"/>
            <w:right w:val="none" w:sz="0" w:space="0" w:color="auto"/>
          </w:divBdr>
        </w:div>
        <w:div w:id="1348412361">
          <w:marLeft w:val="640"/>
          <w:marRight w:val="0"/>
          <w:marTop w:val="0"/>
          <w:marBottom w:val="0"/>
          <w:divBdr>
            <w:top w:val="none" w:sz="0" w:space="0" w:color="auto"/>
            <w:left w:val="none" w:sz="0" w:space="0" w:color="auto"/>
            <w:bottom w:val="none" w:sz="0" w:space="0" w:color="auto"/>
            <w:right w:val="none" w:sz="0" w:space="0" w:color="auto"/>
          </w:divBdr>
        </w:div>
        <w:div w:id="1899364446">
          <w:marLeft w:val="640"/>
          <w:marRight w:val="0"/>
          <w:marTop w:val="0"/>
          <w:marBottom w:val="0"/>
          <w:divBdr>
            <w:top w:val="none" w:sz="0" w:space="0" w:color="auto"/>
            <w:left w:val="none" w:sz="0" w:space="0" w:color="auto"/>
            <w:bottom w:val="none" w:sz="0" w:space="0" w:color="auto"/>
            <w:right w:val="none" w:sz="0" w:space="0" w:color="auto"/>
          </w:divBdr>
        </w:div>
        <w:div w:id="787547102">
          <w:marLeft w:val="640"/>
          <w:marRight w:val="0"/>
          <w:marTop w:val="0"/>
          <w:marBottom w:val="0"/>
          <w:divBdr>
            <w:top w:val="none" w:sz="0" w:space="0" w:color="auto"/>
            <w:left w:val="none" w:sz="0" w:space="0" w:color="auto"/>
            <w:bottom w:val="none" w:sz="0" w:space="0" w:color="auto"/>
            <w:right w:val="none" w:sz="0" w:space="0" w:color="auto"/>
          </w:divBdr>
        </w:div>
        <w:div w:id="1528983817">
          <w:marLeft w:val="640"/>
          <w:marRight w:val="0"/>
          <w:marTop w:val="0"/>
          <w:marBottom w:val="0"/>
          <w:divBdr>
            <w:top w:val="none" w:sz="0" w:space="0" w:color="auto"/>
            <w:left w:val="none" w:sz="0" w:space="0" w:color="auto"/>
            <w:bottom w:val="none" w:sz="0" w:space="0" w:color="auto"/>
            <w:right w:val="none" w:sz="0" w:space="0" w:color="auto"/>
          </w:divBdr>
        </w:div>
        <w:div w:id="417100084">
          <w:marLeft w:val="640"/>
          <w:marRight w:val="0"/>
          <w:marTop w:val="0"/>
          <w:marBottom w:val="0"/>
          <w:divBdr>
            <w:top w:val="none" w:sz="0" w:space="0" w:color="auto"/>
            <w:left w:val="none" w:sz="0" w:space="0" w:color="auto"/>
            <w:bottom w:val="none" w:sz="0" w:space="0" w:color="auto"/>
            <w:right w:val="none" w:sz="0" w:space="0" w:color="auto"/>
          </w:divBdr>
        </w:div>
        <w:div w:id="131869597">
          <w:marLeft w:val="640"/>
          <w:marRight w:val="0"/>
          <w:marTop w:val="0"/>
          <w:marBottom w:val="0"/>
          <w:divBdr>
            <w:top w:val="none" w:sz="0" w:space="0" w:color="auto"/>
            <w:left w:val="none" w:sz="0" w:space="0" w:color="auto"/>
            <w:bottom w:val="none" w:sz="0" w:space="0" w:color="auto"/>
            <w:right w:val="none" w:sz="0" w:space="0" w:color="auto"/>
          </w:divBdr>
        </w:div>
        <w:div w:id="1040324362">
          <w:marLeft w:val="640"/>
          <w:marRight w:val="0"/>
          <w:marTop w:val="0"/>
          <w:marBottom w:val="0"/>
          <w:divBdr>
            <w:top w:val="none" w:sz="0" w:space="0" w:color="auto"/>
            <w:left w:val="none" w:sz="0" w:space="0" w:color="auto"/>
            <w:bottom w:val="none" w:sz="0" w:space="0" w:color="auto"/>
            <w:right w:val="none" w:sz="0" w:space="0" w:color="auto"/>
          </w:divBdr>
        </w:div>
        <w:div w:id="1952318596">
          <w:marLeft w:val="640"/>
          <w:marRight w:val="0"/>
          <w:marTop w:val="0"/>
          <w:marBottom w:val="0"/>
          <w:divBdr>
            <w:top w:val="none" w:sz="0" w:space="0" w:color="auto"/>
            <w:left w:val="none" w:sz="0" w:space="0" w:color="auto"/>
            <w:bottom w:val="none" w:sz="0" w:space="0" w:color="auto"/>
            <w:right w:val="none" w:sz="0" w:space="0" w:color="auto"/>
          </w:divBdr>
        </w:div>
        <w:div w:id="1472139969">
          <w:marLeft w:val="640"/>
          <w:marRight w:val="0"/>
          <w:marTop w:val="0"/>
          <w:marBottom w:val="0"/>
          <w:divBdr>
            <w:top w:val="none" w:sz="0" w:space="0" w:color="auto"/>
            <w:left w:val="none" w:sz="0" w:space="0" w:color="auto"/>
            <w:bottom w:val="none" w:sz="0" w:space="0" w:color="auto"/>
            <w:right w:val="none" w:sz="0" w:space="0" w:color="auto"/>
          </w:divBdr>
        </w:div>
        <w:div w:id="2058971971">
          <w:marLeft w:val="640"/>
          <w:marRight w:val="0"/>
          <w:marTop w:val="0"/>
          <w:marBottom w:val="0"/>
          <w:divBdr>
            <w:top w:val="none" w:sz="0" w:space="0" w:color="auto"/>
            <w:left w:val="none" w:sz="0" w:space="0" w:color="auto"/>
            <w:bottom w:val="none" w:sz="0" w:space="0" w:color="auto"/>
            <w:right w:val="none" w:sz="0" w:space="0" w:color="auto"/>
          </w:divBdr>
        </w:div>
        <w:div w:id="460656397">
          <w:marLeft w:val="640"/>
          <w:marRight w:val="0"/>
          <w:marTop w:val="0"/>
          <w:marBottom w:val="0"/>
          <w:divBdr>
            <w:top w:val="none" w:sz="0" w:space="0" w:color="auto"/>
            <w:left w:val="none" w:sz="0" w:space="0" w:color="auto"/>
            <w:bottom w:val="none" w:sz="0" w:space="0" w:color="auto"/>
            <w:right w:val="none" w:sz="0" w:space="0" w:color="auto"/>
          </w:divBdr>
        </w:div>
        <w:div w:id="1728452554">
          <w:marLeft w:val="640"/>
          <w:marRight w:val="0"/>
          <w:marTop w:val="0"/>
          <w:marBottom w:val="0"/>
          <w:divBdr>
            <w:top w:val="none" w:sz="0" w:space="0" w:color="auto"/>
            <w:left w:val="none" w:sz="0" w:space="0" w:color="auto"/>
            <w:bottom w:val="none" w:sz="0" w:space="0" w:color="auto"/>
            <w:right w:val="none" w:sz="0" w:space="0" w:color="auto"/>
          </w:divBdr>
        </w:div>
        <w:div w:id="700595231">
          <w:marLeft w:val="640"/>
          <w:marRight w:val="0"/>
          <w:marTop w:val="0"/>
          <w:marBottom w:val="0"/>
          <w:divBdr>
            <w:top w:val="none" w:sz="0" w:space="0" w:color="auto"/>
            <w:left w:val="none" w:sz="0" w:space="0" w:color="auto"/>
            <w:bottom w:val="none" w:sz="0" w:space="0" w:color="auto"/>
            <w:right w:val="none" w:sz="0" w:space="0" w:color="auto"/>
          </w:divBdr>
        </w:div>
        <w:div w:id="42680997">
          <w:marLeft w:val="640"/>
          <w:marRight w:val="0"/>
          <w:marTop w:val="0"/>
          <w:marBottom w:val="0"/>
          <w:divBdr>
            <w:top w:val="none" w:sz="0" w:space="0" w:color="auto"/>
            <w:left w:val="none" w:sz="0" w:space="0" w:color="auto"/>
            <w:bottom w:val="none" w:sz="0" w:space="0" w:color="auto"/>
            <w:right w:val="none" w:sz="0" w:space="0" w:color="auto"/>
          </w:divBdr>
        </w:div>
        <w:div w:id="1211306915">
          <w:marLeft w:val="640"/>
          <w:marRight w:val="0"/>
          <w:marTop w:val="0"/>
          <w:marBottom w:val="0"/>
          <w:divBdr>
            <w:top w:val="none" w:sz="0" w:space="0" w:color="auto"/>
            <w:left w:val="none" w:sz="0" w:space="0" w:color="auto"/>
            <w:bottom w:val="none" w:sz="0" w:space="0" w:color="auto"/>
            <w:right w:val="none" w:sz="0" w:space="0" w:color="auto"/>
          </w:divBdr>
        </w:div>
        <w:div w:id="1610158587">
          <w:marLeft w:val="640"/>
          <w:marRight w:val="0"/>
          <w:marTop w:val="0"/>
          <w:marBottom w:val="0"/>
          <w:divBdr>
            <w:top w:val="none" w:sz="0" w:space="0" w:color="auto"/>
            <w:left w:val="none" w:sz="0" w:space="0" w:color="auto"/>
            <w:bottom w:val="none" w:sz="0" w:space="0" w:color="auto"/>
            <w:right w:val="none" w:sz="0" w:space="0" w:color="auto"/>
          </w:divBdr>
        </w:div>
        <w:div w:id="1401445835">
          <w:marLeft w:val="640"/>
          <w:marRight w:val="0"/>
          <w:marTop w:val="0"/>
          <w:marBottom w:val="0"/>
          <w:divBdr>
            <w:top w:val="none" w:sz="0" w:space="0" w:color="auto"/>
            <w:left w:val="none" w:sz="0" w:space="0" w:color="auto"/>
            <w:bottom w:val="none" w:sz="0" w:space="0" w:color="auto"/>
            <w:right w:val="none" w:sz="0" w:space="0" w:color="auto"/>
          </w:divBdr>
        </w:div>
        <w:div w:id="1466848200">
          <w:marLeft w:val="640"/>
          <w:marRight w:val="0"/>
          <w:marTop w:val="0"/>
          <w:marBottom w:val="0"/>
          <w:divBdr>
            <w:top w:val="none" w:sz="0" w:space="0" w:color="auto"/>
            <w:left w:val="none" w:sz="0" w:space="0" w:color="auto"/>
            <w:bottom w:val="none" w:sz="0" w:space="0" w:color="auto"/>
            <w:right w:val="none" w:sz="0" w:space="0" w:color="auto"/>
          </w:divBdr>
        </w:div>
        <w:div w:id="1144933521">
          <w:marLeft w:val="640"/>
          <w:marRight w:val="0"/>
          <w:marTop w:val="0"/>
          <w:marBottom w:val="0"/>
          <w:divBdr>
            <w:top w:val="none" w:sz="0" w:space="0" w:color="auto"/>
            <w:left w:val="none" w:sz="0" w:space="0" w:color="auto"/>
            <w:bottom w:val="none" w:sz="0" w:space="0" w:color="auto"/>
            <w:right w:val="none" w:sz="0" w:space="0" w:color="auto"/>
          </w:divBdr>
        </w:div>
        <w:div w:id="1691833400">
          <w:marLeft w:val="640"/>
          <w:marRight w:val="0"/>
          <w:marTop w:val="0"/>
          <w:marBottom w:val="0"/>
          <w:divBdr>
            <w:top w:val="none" w:sz="0" w:space="0" w:color="auto"/>
            <w:left w:val="none" w:sz="0" w:space="0" w:color="auto"/>
            <w:bottom w:val="none" w:sz="0" w:space="0" w:color="auto"/>
            <w:right w:val="none" w:sz="0" w:space="0" w:color="auto"/>
          </w:divBdr>
        </w:div>
        <w:div w:id="2136173351">
          <w:marLeft w:val="640"/>
          <w:marRight w:val="0"/>
          <w:marTop w:val="0"/>
          <w:marBottom w:val="0"/>
          <w:divBdr>
            <w:top w:val="none" w:sz="0" w:space="0" w:color="auto"/>
            <w:left w:val="none" w:sz="0" w:space="0" w:color="auto"/>
            <w:bottom w:val="none" w:sz="0" w:space="0" w:color="auto"/>
            <w:right w:val="none" w:sz="0" w:space="0" w:color="auto"/>
          </w:divBdr>
        </w:div>
        <w:div w:id="1609653950">
          <w:marLeft w:val="640"/>
          <w:marRight w:val="0"/>
          <w:marTop w:val="0"/>
          <w:marBottom w:val="0"/>
          <w:divBdr>
            <w:top w:val="none" w:sz="0" w:space="0" w:color="auto"/>
            <w:left w:val="none" w:sz="0" w:space="0" w:color="auto"/>
            <w:bottom w:val="none" w:sz="0" w:space="0" w:color="auto"/>
            <w:right w:val="none" w:sz="0" w:space="0" w:color="auto"/>
          </w:divBdr>
        </w:div>
        <w:div w:id="1045451417">
          <w:marLeft w:val="640"/>
          <w:marRight w:val="0"/>
          <w:marTop w:val="0"/>
          <w:marBottom w:val="0"/>
          <w:divBdr>
            <w:top w:val="none" w:sz="0" w:space="0" w:color="auto"/>
            <w:left w:val="none" w:sz="0" w:space="0" w:color="auto"/>
            <w:bottom w:val="none" w:sz="0" w:space="0" w:color="auto"/>
            <w:right w:val="none" w:sz="0" w:space="0" w:color="auto"/>
          </w:divBdr>
        </w:div>
        <w:div w:id="1496728782">
          <w:marLeft w:val="640"/>
          <w:marRight w:val="0"/>
          <w:marTop w:val="0"/>
          <w:marBottom w:val="0"/>
          <w:divBdr>
            <w:top w:val="none" w:sz="0" w:space="0" w:color="auto"/>
            <w:left w:val="none" w:sz="0" w:space="0" w:color="auto"/>
            <w:bottom w:val="none" w:sz="0" w:space="0" w:color="auto"/>
            <w:right w:val="none" w:sz="0" w:space="0" w:color="auto"/>
          </w:divBdr>
        </w:div>
        <w:div w:id="551775088">
          <w:marLeft w:val="640"/>
          <w:marRight w:val="0"/>
          <w:marTop w:val="0"/>
          <w:marBottom w:val="0"/>
          <w:divBdr>
            <w:top w:val="none" w:sz="0" w:space="0" w:color="auto"/>
            <w:left w:val="none" w:sz="0" w:space="0" w:color="auto"/>
            <w:bottom w:val="none" w:sz="0" w:space="0" w:color="auto"/>
            <w:right w:val="none" w:sz="0" w:space="0" w:color="auto"/>
          </w:divBdr>
        </w:div>
        <w:div w:id="1038701727">
          <w:marLeft w:val="640"/>
          <w:marRight w:val="0"/>
          <w:marTop w:val="0"/>
          <w:marBottom w:val="0"/>
          <w:divBdr>
            <w:top w:val="none" w:sz="0" w:space="0" w:color="auto"/>
            <w:left w:val="none" w:sz="0" w:space="0" w:color="auto"/>
            <w:bottom w:val="none" w:sz="0" w:space="0" w:color="auto"/>
            <w:right w:val="none" w:sz="0" w:space="0" w:color="auto"/>
          </w:divBdr>
        </w:div>
        <w:div w:id="1998074162">
          <w:marLeft w:val="640"/>
          <w:marRight w:val="0"/>
          <w:marTop w:val="0"/>
          <w:marBottom w:val="0"/>
          <w:divBdr>
            <w:top w:val="none" w:sz="0" w:space="0" w:color="auto"/>
            <w:left w:val="none" w:sz="0" w:space="0" w:color="auto"/>
            <w:bottom w:val="none" w:sz="0" w:space="0" w:color="auto"/>
            <w:right w:val="none" w:sz="0" w:space="0" w:color="auto"/>
          </w:divBdr>
        </w:div>
        <w:div w:id="1430664677">
          <w:marLeft w:val="640"/>
          <w:marRight w:val="0"/>
          <w:marTop w:val="0"/>
          <w:marBottom w:val="0"/>
          <w:divBdr>
            <w:top w:val="none" w:sz="0" w:space="0" w:color="auto"/>
            <w:left w:val="none" w:sz="0" w:space="0" w:color="auto"/>
            <w:bottom w:val="none" w:sz="0" w:space="0" w:color="auto"/>
            <w:right w:val="none" w:sz="0" w:space="0" w:color="auto"/>
          </w:divBdr>
        </w:div>
        <w:div w:id="621614664">
          <w:marLeft w:val="640"/>
          <w:marRight w:val="0"/>
          <w:marTop w:val="0"/>
          <w:marBottom w:val="0"/>
          <w:divBdr>
            <w:top w:val="none" w:sz="0" w:space="0" w:color="auto"/>
            <w:left w:val="none" w:sz="0" w:space="0" w:color="auto"/>
            <w:bottom w:val="none" w:sz="0" w:space="0" w:color="auto"/>
            <w:right w:val="none" w:sz="0" w:space="0" w:color="auto"/>
          </w:divBdr>
        </w:div>
        <w:div w:id="1643387088">
          <w:marLeft w:val="640"/>
          <w:marRight w:val="0"/>
          <w:marTop w:val="0"/>
          <w:marBottom w:val="0"/>
          <w:divBdr>
            <w:top w:val="none" w:sz="0" w:space="0" w:color="auto"/>
            <w:left w:val="none" w:sz="0" w:space="0" w:color="auto"/>
            <w:bottom w:val="none" w:sz="0" w:space="0" w:color="auto"/>
            <w:right w:val="none" w:sz="0" w:space="0" w:color="auto"/>
          </w:divBdr>
        </w:div>
        <w:div w:id="1636570725">
          <w:marLeft w:val="640"/>
          <w:marRight w:val="0"/>
          <w:marTop w:val="0"/>
          <w:marBottom w:val="0"/>
          <w:divBdr>
            <w:top w:val="none" w:sz="0" w:space="0" w:color="auto"/>
            <w:left w:val="none" w:sz="0" w:space="0" w:color="auto"/>
            <w:bottom w:val="none" w:sz="0" w:space="0" w:color="auto"/>
            <w:right w:val="none" w:sz="0" w:space="0" w:color="auto"/>
          </w:divBdr>
        </w:div>
        <w:div w:id="492529197">
          <w:marLeft w:val="640"/>
          <w:marRight w:val="0"/>
          <w:marTop w:val="0"/>
          <w:marBottom w:val="0"/>
          <w:divBdr>
            <w:top w:val="none" w:sz="0" w:space="0" w:color="auto"/>
            <w:left w:val="none" w:sz="0" w:space="0" w:color="auto"/>
            <w:bottom w:val="none" w:sz="0" w:space="0" w:color="auto"/>
            <w:right w:val="none" w:sz="0" w:space="0" w:color="auto"/>
          </w:divBdr>
        </w:div>
        <w:div w:id="1723559760">
          <w:marLeft w:val="640"/>
          <w:marRight w:val="0"/>
          <w:marTop w:val="0"/>
          <w:marBottom w:val="0"/>
          <w:divBdr>
            <w:top w:val="none" w:sz="0" w:space="0" w:color="auto"/>
            <w:left w:val="none" w:sz="0" w:space="0" w:color="auto"/>
            <w:bottom w:val="none" w:sz="0" w:space="0" w:color="auto"/>
            <w:right w:val="none" w:sz="0" w:space="0" w:color="auto"/>
          </w:divBdr>
        </w:div>
        <w:div w:id="205459573">
          <w:marLeft w:val="640"/>
          <w:marRight w:val="0"/>
          <w:marTop w:val="0"/>
          <w:marBottom w:val="0"/>
          <w:divBdr>
            <w:top w:val="none" w:sz="0" w:space="0" w:color="auto"/>
            <w:left w:val="none" w:sz="0" w:space="0" w:color="auto"/>
            <w:bottom w:val="none" w:sz="0" w:space="0" w:color="auto"/>
            <w:right w:val="none" w:sz="0" w:space="0" w:color="auto"/>
          </w:divBdr>
        </w:div>
        <w:div w:id="1712001299">
          <w:marLeft w:val="640"/>
          <w:marRight w:val="0"/>
          <w:marTop w:val="0"/>
          <w:marBottom w:val="0"/>
          <w:divBdr>
            <w:top w:val="none" w:sz="0" w:space="0" w:color="auto"/>
            <w:left w:val="none" w:sz="0" w:space="0" w:color="auto"/>
            <w:bottom w:val="none" w:sz="0" w:space="0" w:color="auto"/>
            <w:right w:val="none" w:sz="0" w:space="0" w:color="auto"/>
          </w:divBdr>
        </w:div>
        <w:div w:id="382366809">
          <w:marLeft w:val="640"/>
          <w:marRight w:val="0"/>
          <w:marTop w:val="0"/>
          <w:marBottom w:val="0"/>
          <w:divBdr>
            <w:top w:val="none" w:sz="0" w:space="0" w:color="auto"/>
            <w:left w:val="none" w:sz="0" w:space="0" w:color="auto"/>
            <w:bottom w:val="none" w:sz="0" w:space="0" w:color="auto"/>
            <w:right w:val="none" w:sz="0" w:space="0" w:color="auto"/>
          </w:divBdr>
        </w:div>
        <w:div w:id="546456432">
          <w:marLeft w:val="640"/>
          <w:marRight w:val="0"/>
          <w:marTop w:val="0"/>
          <w:marBottom w:val="0"/>
          <w:divBdr>
            <w:top w:val="none" w:sz="0" w:space="0" w:color="auto"/>
            <w:left w:val="none" w:sz="0" w:space="0" w:color="auto"/>
            <w:bottom w:val="none" w:sz="0" w:space="0" w:color="auto"/>
            <w:right w:val="none" w:sz="0" w:space="0" w:color="auto"/>
          </w:divBdr>
        </w:div>
        <w:div w:id="964196968">
          <w:marLeft w:val="640"/>
          <w:marRight w:val="0"/>
          <w:marTop w:val="0"/>
          <w:marBottom w:val="0"/>
          <w:divBdr>
            <w:top w:val="none" w:sz="0" w:space="0" w:color="auto"/>
            <w:left w:val="none" w:sz="0" w:space="0" w:color="auto"/>
            <w:bottom w:val="none" w:sz="0" w:space="0" w:color="auto"/>
            <w:right w:val="none" w:sz="0" w:space="0" w:color="auto"/>
          </w:divBdr>
        </w:div>
        <w:div w:id="422341928">
          <w:marLeft w:val="640"/>
          <w:marRight w:val="0"/>
          <w:marTop w:val="0"/>
          <w:marBottom w:val="0"/>
          <w:divBdr>
            <w:top w:val="none" w:sz="0" w:space="0" w:color="auto"/>
            <w:left w:val="none" w:sz="0" w:space="0" w:color="auto"/>
            <w:bottom w:val="none" w:sz="0" w:space="0" w:color="auto"/>
            <w:right w:val="none" w:sz="0" w:space="0" w:color="auto"/>
          </w:divBdr>
        </w:div>
        <w:div w:id="1395930048">
          <w:marLeft w:val="640"/>
          <w:marRight w:val="0"/>
          <w:marTop w:val="0"/>
          <w:marBottom w:val="0"/>
          <w:divBdr>
            <w:top w:val="none" w:sz="0" w:space="0" w:color="auto"/>
            <w:left w:val="none" w:sz="0" w:space="0" w:color="auto"/>
            <w:bottom w:val="none" w:sz="0" w:space="0" w:color="auto"/>
            <w:right w:val="none" w:sz="0" w:space="0" w:color="auto"/>
          </w:divBdr>
        </w:div>
        <w:div w:id="1551989967">
          <w:marLeft w:val="640"/>
          <w:marRight w:val="0"/>
          <w:marTop w:val="0"/>
          <w:marBottom w:val="0"/>
          <w:divBdr>
            <w:top w:val="none" w:sz="0" w:space="0" w:color="auto"/>
            <w:left w:val="none" w:sz="0" w:space="0" w:color="auto"/>
            <w:bottom w:val="none" w:sz="0" w:space="0" w:color="auto"/>
            <w:right w:val="none" w:sz="0" w:space="0" w:color="auto"/>
          </w:divBdr>
        </w:div>
        <w:div w:id="1280601281">
          <w:marLeft w:val="640"/>
          <w:marRight w:val="0"/>
          <w:marTop w:val="0"/>
          <w:marBottom w:val="0"/>
          <w:divBdr>
            <w:top w:val="none" w:sz="0" w:space="0" w:color="auto"/>
            <w:left w:val="none" w:sz="0" w:space="0" w:color="auto"/>
            <w:bottom w:val="none" w:sz="0" w:space="0" w:color="auto"/>
            <w:right w:val="none" w:sz="0" w:space="0" w:color="auto"/>
          </w:divBdr>
        </w:div>
        <w:div w:id="1262683901">
          <w:marLeft w:val="640"/>
          <w:marRight w:val="0"/>
          <w:marTop w:val="0"/>
          <w:marBottom w:val="0"/>
          <w:divBdr>
            <w:top w:val="none" w:sz="0" w:space="0" w:color="auto"/>
            <w:left w:val="none" w:sz="0" w:space="0" w:color="auto"/>
            <w:bottom w:val="none" w:sz="0" w:space="0" w:color="auto"/>
            <w:right w:val="none" w:sz="0" w:space="0" w:color="auto"/>
          </w:divBdr>
        </w:div>
        <w:div w:id="657803911">
          <w:marLeft w:val="640"/>
          <w:marRight w:val="0"/>
          <w:marTop w:val="0"/>
          <w:marBottom w:val="0"/>
          <w:divBdr>
            <w:top w:val="none" w:sz="0" w:space="0" w:color="auto"/>
            <w:left w:val="none" w:sz="0" w:space="0" w:color="auto"/>
            <w:bottom w:val="none" w:sz="0" w:space="0" w:color="auto"/>
            <w:right w:val="none" w:sz="0" w:space="0" w:color="auto"/>
          </w:divBdr>
        </w:div>
        <w:div w:id="1193952989">
          <w:marLeft w:val="640"/>
          <w:marRight w:val="0"/>
          <w:marTop w:val="0"/>
          <w:marBottom w:val="0"/>
          <w:divBdr>
            <w:top w:val="none" w:sz="0" w:space="0" w:color="auto"/>
            <w:left w:val="none" w:sz="0" w:space="0" w:color="auto"/>
            <w:bottom w:val="none" w:sz="0" w:space="0" w:color="auto"/>
            <w:right w:val="none" w:sz="0" w:space="0" w:color="auto"/>
          </w:divBdr>
        </w:div>
        <w:div w:id="420679962">
          <w:marLeft w:val="640"/>
          <w:marRight w:val="0"/>
          <w:marTop w:val="0"/>
          <w:marBottom w:val="0"/>
          <w:divBdr>
            <w:top w:val="none" w:sz="0" w:space="0" w:color="auto"/>
            <w:left w:val="none" w:sz="0" w:space="0" w:color="auto"/>
            <w:bottom w:val="none" w:sz="0" w:space="0" w:color="auto"/>
            <w:right w:val="none" w:sz="0" w:space="0" w:color="auto"/>
          </w:divBdr>
        </w:div>
        <w:div w:id="428742559">
          <w:marLeft w:val="640"/>
          <w:marRight w:val="0"/>
          <w:marTop w:val="0"/>
          <w:marBottom w:val="0"/>
          <w:divBdr>
            <w:top w:val="none" w:sz="0" w:space="0" w:color="auto"/>
            <w:left w:val="none" w:sz="0" w:space="0" w:color="auto"/>
            <w:bottom w:val="none" w:sz="0" w:space="0" w:color="auto"/>
            <w:right w:val="none" w:sz="0" w:space="0" w:color="auto"/>
          </w:divBdr>
        </w:div>
        <w:div w:id="1080639708">
          <w:marLeft w:val="640"/>
          <w:marRight w:val="0"/>
          <w:marTop w:val="0"/>
          <w:marBottom w:val="0"/>
          <w:divBdr>
            <w:top w:val="none" w:sz="0" w:space="0" w:color="auto"/>
            <w:left w:val="none" w:sz="0" w:space="0" w:color="auto"/>
            <w:bottom w:val="none" w:sz="0" w:space="0" w:color="auto"/>
            <w:right w:val="none" w:sz="0" w:space="0" w:color="auto"/>
          </w:divBdr>
        </w:div>
        <w:div w:id="1607031946">
          <w:marLeft w:val="640"/>
          <w:marRight w:val="0"/>
          <w:marTop w:val="0"/>
          <w:marBottom w:val="0"/>
          <w:divBdr>
            <w:top w:val="none" w:sz="0" w:space="0" w:color="auto"/>
            <w:left w:val="none" w:sz="0" w:space="0" w:color="auto"/>
            <w:bottom w:val="none" w:sz="0" w:space="0" w:color="auto"/>
            <w:right w:val="none" w:sz="0" w:space="0" w:color="auto"/>
          </w:divBdr>
        </w:div>
        <w:div w:id="768283316">
          <w:marLeft w:val="640"/>
          <w:marRight w:val="0"/>
          <w:marTop w:val="0"/>
          <w:marBottom w:val="0"/>
          <w:divBdr>
            <w:top w:val="none" w:sz="0" w:space="0" w:color="auto"/>
            <w:left w:val="none" w:sz="0" w:space="0" w:color="auto"/>
            <w:bottom w:val="none" w:sz="0" w:space="0" w:color="auto"/>
            <w:right w:val="none" w:sz="0" w:space="0" w:color="auto"/>
          </w:divBdr>
        </w:div>
        <w:div w:id="208692779">
          <w:marLeft w:val="640"/>
          <w:marRight w:val="0"/>
          <w:marTop w:val="0"/>
          <w:marBottom w:val="0"/>
          <w:divBdr>
            <w:top w:val="none" w:sz="0" w:space="0" w:color="auto"/>
            <w:left w:val="none" w:sz="0" w:space="0" w:color="auto"/>
            <w:bottom w:val="none" w:sz="0" w:space="0" w:color="auto"/>
            <w:right w:val="none" w:sz="0" w:space="0" w:color="auto"/>
          </w:divBdr>
        </w:div>
        <w:div w:id="686373134">
          <w:marLeft w:val="640"/>
          <w:marRight w:val="0"/>
          <w:marTop w:val="0"/>
          <w:marBottom w:val="0"/>
          <w:divBdr>
            <w:top w:val="none" w:sz="0" w:space="0" w:color="auto"/>
            <w:left w:val="none" w:sz="0" w:space="0" w:color="auto"/>
            <w:bottom w:val="none" w:sz="0" w:space="0" w:color="auto"/>
            <w:right w:val="none" w:sz="0" w:space="0" w:color="auto"/>
          </w:divBdr>
        </w:div>
        <w:div w:id="1464078764">
          <w:marLeft w:val="640"/>
          <w:marRight w:val="0"/>
          <w:marTop w:val="0"/>
          <w:marBottom w:val="0"/>
          <w:divBdr>
            <w:top w:val="none" w:sz="0" w:space="0" w:color="auto"/>
            <w:left w:val="none" w:sz="0" w:space="0" w:color="auto"/>
            <w:bottom w:val="none" w:sz="0" w:space="0" w:color="auto"/>
            <w:right w:val="none" w:sz="0" w:space="0" w:color="auto"/>
          </w:divBdr>
        </w:div>
        <w:div w:id="234583582">
          <w:marLeft w:val="640"/>
          <w:marRight w:val="0"/>
          <w:marTop w:val="0"/>
          <w:marBottom w:val="0"/>
          <w:divBdr>
            <w:top w:val="none" w:sz="0" w:space="0" w:color="auto"/>
            <w:left w:val="none" w:sz="0" w:space="0" w:color="auto"/>
            <w:bottom w:val="none" w:sz="0" w:space="0" w:color="auto"/>
            <w:right w:val="none" w:sz="0" w:space="0" w:color="auto"/>
          </w:divBdr>
        </w:div>
        <w:div w:id="2082829038">
          <w:marLeft w:val="640"/>
          <w:marRight w:val="0"/>
          <w:marTop w:val="0"/>
          <w:marBottom w:val="0"/>
          <w:divBdr>
            <w:top w:val="none" w:sz="0" w:space="0" w:color="auto"/>
            <w:left w:val="none" w:sz="0" w:space="0" w:color="auto"/>
            <w:bottom w:val="none" w:sz="0" w:space="0" w:color="auto"/>
            <w:right w:val="none" w:sz="0" w:space="0" w:color="auto"/>
          </w:divBdr>
        </w:div>
        <w:div w:id="1035010616">
          <w:marLeft w:val="640"/>
          <w:marRight w:val="0"/>
          <w:marTop w:val="0"/>
          <w:marBottom w:val="0"/>
          <w:divBdr>
            <w:top w:val="none" w:sz="0" w:space="0" w:color="auto"/>
            <w:left w:val="none" w:sz="0" w:space="0" w:color="auto"/>
            <w:bottom w:val="none" w:sz="0" w:space="0" w:color="auto"/>
            <w:right w:val="none" w:sz="0" w:space="0" w:color="auto"/>
          </w:divBdr>
        </w:div>
        <w:div w:id="793475574">
          <w:marLeft w:val="640"/>
          <w:marRight w:val="0"/>
          <w:marTop w:val="0"/>
          <w:marBottom w:val="0"/>
          <w:divBdr>
            <w:top w:val="none" w:sz="0" w:space="0" w:color="auto"/>
            <w:left w:val="none" w:sz="0" w:space="0" w:color="auto"/>
            <w:bottom w:val="none" w:sz="0" w:space="0" w:color="auto"/>
            <w:right w:val="none" w:sz="0" w:space="0" w:color="auto"/>
          </w:divBdr>
        </w:div>
        <w:div w:id="11304035">
          <w:marLeft w:val="640"/>
          <w:marRight w:val="0"/>
          <w:marTop w:val="0"/>
          <w:marBottom w:val="0"/>
          <w:divBdr>
            <w:top w:val="none" w:sz="0" w:space="0" w:color="auto"/>
            <w:left w:val="none" w:sz="0" w:space="0" w:color="auto"/>
            <w:bottom w:val="none" w:sz="0" w:space="0" w:color="auto"/>
            <w:right w:val="none" w:sz="0" w:space="0" w:color="auto"/>
          </w:divBdr>
        </w:div>
        <w:div w:id="255091854">
          <w:marLeft w:val="640"/>
          <w:marRight w:val="0"/>
          <w:marTop w:val="0"/>
          <w:marBottom w:val="0"/>
          <w:divBdr>
            <w:top w:val="none" w:sz="0" w:space="0" w:color="auto"/>
            <w:left w:val="none" w:sz="0" w:space="0" w:color="auto"/>
            <w:bottom w:val="none" w:sz="0" w:space="0" w:color="auto"/>
            <w:right w:val="none" w:sz="0" w:space="0" w:color="auto"/>
          </w:divBdr>
        </w:div>
        <w:div w:id="1255281874">
          <w:marLeft w:val="640"/>
          <w:marRight w:val="0"/>
          <w:marTop w:val="0"/>
          <w:marBottom w:val="0"/>
          <w:divBdr>
            <w:top w:val="none" w:sz="0" w:space="0" w:color="auto"/>
            <w:left w:val="none" w:sz="0" w:space="0" w:color="auto"/>
            <w:bottom w:val="none" w:sz="0" w:space="0" w:color="auto"/>
            <w:right w:val="none" w:sz="0" w:space="0" w:color="auto"/>
          </w:divBdr>
        </w:div>
        <w:div w:id="1532063623">
          <w:marLeft w:val="640"/>
          <w:marRight w:val="0"/>
          <w:marTop w:val="0"/>
          <w:marBottom w:val="0"/>
          <w:divBdr>
            <w:top w:val="none" w:sz="0" w:space="0" w:color="auto"/>
            <w:left w:val="none" w:sz="0" w:space="0" w:color="auto"/>
            <w:bottom w:val="none" w:sz="0" w:space="0" w:color="auto"/>
            <w:right w:val="none" w:sz="0" w:space="0" w:color="auto"/>
          </w:divBdr>
        </w:div>
        <w:div w:id="620376387">
          <w:marLeft w:val="640"/>
          <w:marRight w:val="0"/>
          <w:marTop w:val="0"/>
          <w:marBottom w:val="0"/>
          <w:divBdr>
            <w:top w:val="none" w:sz="0" w:space="0" w:color="auto"/>
            <w:left w:val="none" w:sz="0" w:space="0" w:color="auto"/>
            <w:bottom w:val="none" w:sz="0" w:space="0" w:color="auto"/>
            <w:right w:val="none" w:sz="0" w:space="0" w:color="auto"/>
          </w:divBdr>
        </w:div>
        <w:div w:id="1870872373">
          <w:marLeft w:val="640"/>
          <w:marRight w:val="0"/>
          <w:marTop w:val="0"/>
          <w:marBottom w:val="0"/>
          <w:divBdr>
            <w:top w:val="none" w:sz="0" w:space="0" w:color="auto"/>
            <w:left w:val="none" w:sz="0" w:space="0" w:color="auto"/>
            <w:bottom w:val="none" w:sz="0" w:space="0" w:color="auto"/>
            <w:right w:val="none" w:sz="0" w:space="0" w:color="auto"/>
          </w:divBdr>
        </w:div>
        <w:div w:id="1646199067">
          <w:marLeft w:val="640"/>
          <w:marRight w:val="0"/>
          <w:marTop w:val="0"/>
          <w:marBottom w:val="0"/>
          <w:divBdr>
            <w:top w:val="none" w:sz="0" w:space="0" w:color="auto"/>
            <w:left w:val="none" w:sz="0" w:space="0" w:color="auto"/>
            <w:bottom w:val="none" w:sz="0" w:space="0" w:color="auto"/>
            <w:right w:val="none" w:sz="0" w:space="0" w:color="auto"/>
          </w:divBdr>
        </w:div>
        <w:div w:id="2116749255">
          <w:marLeft w:val="640"/>
          <w:marRight w:val="0"/>
          <w:marTop w:val="0"/>
          <w:marBottom w:val="0"/>
          <w:divBdr>
            <w:top w:val="none" w:sz="0" w:space="0" w:color="auto"/>
            <w:left w:val="none" w:sz="0" w:space="0" w:color="auto"/>
            <w:bottom w:val="none" w:sz="0" w:space="0" w:color="auto"/>
            <w:right w:val="none" w:sz="0" w:space="0" w:color="auto"/>
          </w:divBdr>
        </w:div>
        <w:div w:id="1696425829">
          <w:marLeft w:val="640"/>
          <w:marRight w:val="0"/>
          <w:marTop w:val="0"/>
          <w:marBottom w:val="0"/>
          <w:divBdr>
            <w:top w:val="none" w:sz="0" w:space="0" w:color="auto"/>
            <w:left w:val="none" w:sz="0" w:space="0" w:color="auto"/>
            <w:bottom w:val="none" w:sz="0" w:space="0" w:color="auto"/>
            <w:right w:val="none" w:sz="0" w:space="0" w:color="auto"/>
          </w:divBdr>
        </w:div>
        <w:div w:id="1122386149">
          <w:marLeft w:val="640"/>
          <w:marRight w:val="0"/>
          <w:marTop w:val="0"/>
          <w:marBottom w:val="0"/>
          <w:divBdr>
            <w:top w:val="none" w:sz="0" w:space="0" w:color="auto"/>
            <w:left w:val="none" w:sz="0" w:space="0" w:color="auto"/>
            <w:bottom w:val="none" w:sz="0" w:space="0" w:color="auto"/>
            <w:right w:val="none" w:sz="0" w:space="0" w:color="auto"/>
          </w:divBdr>
        </w:div>
      </w:divsChild>
    </w:div>
    <w:div w:id="600452980">
      <w:bodyDiv w:val="1"/>
      <w:marLeft w:val="0"/>
      <w:marRight w:val="0"/>
      <w:marTop w:val="0"/>
      <w:marBottom w:val="0"/>
      <w:divBdr>
        <w:top w:val="none" w:sz="0" w:space="0" w:color="auto"/>
        <w:left w:val="none" w:sz="0" w:space="0" w:color="auto"/>
        <w:bottom w:val="none" w:sz="0" w:space="0" w:color="auto"/>
        <w:right w:val="none" w:sz="0" w:space="0" w:color="auto"/>
      </w:divBdr>
      <w:divsChild>
        <w:div w:id="1168981374">
          <w:marLeft w:val="640"/>
          <w:marRight w:val="0"/>
          <w:marTop w:val="0"/>
          <w:marBottom w:val="0"/>
          <w:divBdr>
            <w:top w:val="none" w:sz="0" w:space="0" w:color="auto"/>
            <w:left w:val="none" w:sz="0" w:space="0" w:color="auto"/>
            <w:bottom w:val="none" w:sz="0" w:space="0" w:color="auto"/>
            <w:right w:val="none" w:sz="0" w:space="0" w:color="auto"/>
          </w:divBdr>
        </w:div>
        <w:div w:id="501089379">
          <w:marLeft w:val="640"/>
          <w:marRight w:val="0"/>
          <w:marTop w:val="0"/>
          <w:marBottom w:val="0"/>
          <w:divBdr>
            <w:top w:val="none" w:sz="0" w:space="0" w:color="auto"/>
            <w:left w:val="none" w:sz="0" w:space="0" w:color="auto"/>
            <w:bottom w:val="none" w:sz="0" w:space="0" w:color="auto"/>
            <w:right w:val="none" w:sz="0" w:space="0" w:color="auto"/>
          </w:divBdr>
        </w:div>
        <w:div w:id="1192568749">
          <w:marLeft w:val="640"/>
          <w:marRight w:val="0"/>
          <w:marTop w:val="0"/>
          <w:marBottom w:val="0"/>
          <w:divBdr>
            <w:top w:val="none" w:sz="0" w:space="0" w:color="auto"/>
            <w:left w:val="none" w:sz="0" w:space="0" w:color="auto"/>
            <w:bottom w:val="none" w:sz="0" w:space="0" w:color="auto"/>
            <w:right w:val="none" w:sz="0" w:space="0" w:color="auto"/>
          </w:divBdr>
        </w:div>
        <w:div w:id="471291983">
          <w:marLeft w:val="640"/>
          <w:marRight w:val="0"/>
          <w:marTop w:val="0"/>
          <w:marBottom w:val="0"/>
          <w:divBdr>
            <w:top w:val="none" w:sz="0" w:space="0" w:color="auto"/>
            <w:left w:val="none" w:sz="0" w:space="0" w:color="auto"/>
            <w:bottom w:val="none" w:sz="0" w:space="0" w:color="auto"/>
            <w:right w:val="none" w:sz="0" w:space="0" w:color="auto"/>
          </w:divBdr>
        </w:div>
        <w:div w:id="1651330192">
          <w:marLeft w:val="640"/>
          <w:marRight w:val="0"/>
          <w:marTop w:val="0"/>
          <w:marBottom w:val="0"/>
          <w:divBdr>
            <w:top w:val="none" w:sz="0" w:space="0" w:color="auto"/>
            <w:left w:val="none" w:sz="0" w:space="0" w:color="auto"/>
            <w:bottom w:val="none" w:sz="0" w:space="0" w:color="auto"/>
            <w:right w:val="none" w:sz="0" w:space="0" w:color="auto"/>
          </w:divBdr>
        </w:div>
        <w:div w:id="1353529020">
          <w:marLeft w:val="640"/>
          <w:marRight w:val="0"/>
          <w:marTop w:val="0"/>
          <w:marBottom w:val="0"/>
          <w:divBdr>
            <w:top w:val="none" w:sz="0" w:space="0" w:color="auto"/>
            <w:left w:val="none" w:sz="0" w:space="0" w:color="auto"/>
            <w:bottom w:val="none" w:sz="0" w:space="0" w:color="auto"/>
            <w:right w:val="none" w:sz="0" w:space="0" w:color="auto"/>
          </w:divBdr>
        </w:div>
        <w:div w:id="1617833654">
          <w:marLeft w:val="640"/>
          <w:marRight w:val="0"/>
          <w:marTop w:val="0"/>
          <w:marBottom w:val="0"/>
          <w:divBdr>
            <w:top w:val="none" w:sz="0" w:space="0" w:color="auto"/>
            <w:left w:val="none" w:sz="0" w:space="0" w:color="auto"/>
            <w:bottom w:val="none" w:sz="0" w:space="0" w:color="auto"/>
            <w:right w:val="none" w:sz="0" w:space="0" w:color="auto"/>
          </w:divBdr>
        </w:div>
        <w:div w:id="314720238">
          <w:marLeft w:val="640"/>
          <w:marRight w:val="0"/>
          <w:marTop w:val="0"/>
          <w:marBottom w:val="0"/>
          <w:divBdr>
            <w:top w:val="none" w:sz="0" w:space="0" w:color="auto"/>
            <w:left w:val="none" w:sz="0" w:space="0" w:color="auto"/>
            <w:bottom w:val="none" w:sz="0" w:space="0" w:color="auto"/>
            <w:right w:val="none" w:sz="0" w:space="0" w:color="auto"/>
          </w:divBdr>
        </w:div>
        <w:div w:id="926495336">
          <w:marLeft w:val="640"/>
          <w:marRight w:val="0"/>
          <w:marTop w:val="0"/>
          <w:marBottom w:val="0"/>
          <w:divBdr>
            <w:top w:val="none" w:sz="0" w:space="0" w:color="auto"/>
            <w:left w:val="none" w:sz="0" w:space="0" w:color="auto"/>
            <w:bottom w:val="none" w:sz="0" w:space="0" w:color="auto"/>
            <w:right w:val="none" w:sz="0" w:space="0" w:color="auto"/>
          </w:divBdr>
        </w:div>
        <w:div w:id="1504859635">
          <w:marLeft w:val="640"/>
          <w:marRight w:val="0"/>
          <w:marTop w:val="0"/>
          <w:marBottom w:val="0"/>
          <w:divBdr>
            <w:top w:val="none" w:sz="0" w:space="0" w:color="auto"/>
            <w:left w:val="none" w:sz="0" w:space="0" w:color="auto"/>
            <w:bottom w:val="none" w:sz="0" w:space="0" w:color="auto"/>
            <w:right w:val="none" w:sz="0" w:space="0" w:color="auto"/>
          </w:divBdr>
        </w:div>
        <w:div w:id="1911382810">
          <w:marLeft w:val="640"/>
          <w:marRight w:val="0"/>
          <w:marTop w:val="0"/>
          <w:marBottom w:val="0"/>
          <w:divBdr>
            <w:top w:val="none" w:sz="0" w:space="0" w:color="auto"/>
            <w:left w:val="none" w:sz="0" w:space="0" w:color="auto"/>
            <w:bottom w:val="none" w:sz="0" w:space="0" w:color="auto"/>
            <w:right w:val="none" w:sz="0" w:space="0" w:color="auto"/>
          </w:divBdr>
        </w:div>
        <w:div w:id="121391449">
          <w:marLeft w:val="640"/>
          <w:marRight w:val="0"/>
          <w:marTop w:val="0"/>
          <w:marBottom w:val="0"/>
          <w:divBdr>
            <w:top w:val="none" w:sz="0" w:space="0" w:color="auto"/>
            <w:left w:val="none" w:sz="0" w:space="0" w:color="auto"/>
            <w:bottom w:val="none" w:sz="0" w:space="0" w:color="auto"/>
            <w:right w:val="none" w:sz="0" w:space="0" w:color="auto"/>
          </w:divBdr>
        </w:div>
        <w:div w:id="90009434">
          <w:marLeft w:val="640"/>
          <w:marRight w:val="0"/>
          <w:marTop w:val="0"/>
          <w:marBottom w:val="0"/>
          <w:divBdr>
            <w:top w:val="none" w:sz="0" w:space="0" w:color="auto"/>
            <w:left w:val="none" w:sz="0" w:space="0" w:color="auto"/>
            <w:bottom w:val="none" w:sz="0" w:space="0" w:color="auto"/>
            <w:right w:val="none" w:sz="0" w:space="0" w:color="auto"/>
          </w:divBdr>
        </w:div>
        <w:div w:id="153575523">
          <w:marLeft w:val="640"/>
          <w:marRight w:val="0"/>
          <w:marTop w:val="0"/>
          <w:marBottom w:val="0"/>
          <w:divBdr>
            <w:top w:val="none" w:sz="0" w:space="0" w:color="auto"/>
            <w:left w:val="none" w:sz="0" w:space="0" w:color="auto"/>
            <w:bottom w:val="none" w:sz="0" w:space="0" w:color="auto"/>
            <w:right w:val="none" w:sz="0" w:space="0" w:color="auto"/>
          </w:divBdr>
        </w:div>
        <w:div w:id="1782843869">
          <w:marLeft w:val="640"/>
          <w:marRight w:val="0"/>
          <w:marTop w:val="0"/>
          <w:marBottom w:val="0"/>
          <w:divBdr>
            <w:top w:val="none" w:sz="0" w:space="0" w:color="auto"/>
            <w:left w:val="none" w:sz="0" w:space="0" w:color="auto"/>
            <w:bottom w:val="none" w:sz="0" w:space="0" w:color="auto"/>
            <w:right w:val="none" w:sz="0" w:space="0" w:color="auto"/>
          </w:divBdr>
        </w:div>
        <w:div w:id="1604536759">
          <w:marLeft w:val="640"/>
          <w:marRight w:val="0"/>
          <w:marTop w:val="0"/>
          <w:marBottom w:val="0"/>
          <w:divBdr>
            <w:top w:val="none" w:sz="0" w:space="0" w:color="auto"/>
            <w:left w:val="none" w:sz="0" w:space="0" w:color="auto"/>
            <w:bottom w:val="none" w:sz="0" w:space="0" w:color="auto"/>
            <w:right w:val="none" w:sz="0" w:space="0" w:color="auto"/>
          </w:divBdr>
        </w:div>
        <w:div w:id="387459001">
          <w:marLeft w:val="640"/>
          <w:marRight w:val="0"/>
          <w:marTop w:val="0"/>
          <w:marBottom w:val="0"/>
          <w:divBdr>
            <w:top w:val="none" w:sz="0" w:space="0" w:color="auto"/>
            <w:left w:val="none" w:sz="0" w:space="0" w:color="auto"/>
            <w:bottom w:val="none" w:sz="0" w:space="0" w:color="auto"/>
            <w:right w:val="none" w:sz="0" w:space="0" w:color="auto"/>
          </w:divBdr>
        </w:div>
        <w:div w:id="2903166">
          <w:marLeft w:val="640"/>
          <w:marRight w:val="0"/>
          <w:marTop w:val="0"/>
          <w:marBottom w:val="0"/>
          <w:divBdr>
            <w:top w:val="none" w:sz="0" w:space="0" w:color="auto"/>
            <w:left w:val="none" w:sz="0" w:space="0" w:color="auto"/>
            <w:bottom w:val="none" w:sz="0" w:space="0" w:color="auto"/>
            <w:right w:val="none" w:sz="0" w:space="0" w:color="auto"/>
          </w:divBdr>
        </w:div>
        <w:div w:id="390468838">
          <w:marLeft w:val="640"/>
          <w:marRight w:val="0"/>
          <w:marTop w:val="0"/>
          <w:marBottom w:val="0"/>
          <w:divBdr>
            <w:top w:val="none" w:sz="0" w:space="0" w:color="auto"/>
            <w:left w:val="none" w:sz="0" w:space="0" w:color="auto"/>
            <w:bottom w:val="none" w:sz="0" w:space="0" w:color="auto"/>
            <w:right w:val="none" w:sz="0" w:space="0" w:color="auto"/>
          </w:divBdr>
        </w:div>
        <w:div w:id="1138107174">
          <w:marLeft w:val="640"/>
          <w:marRight w:val="0"/>
          <w:marTop w:val="0"/>
          <w:marBottom w:val="0"/>
          <w:divBdr>
            <w:top w:val="none" w:sz="0" w:space="0" w:color="auto"/>
            <w:left w:val="none" w:sz="0" w:space="0" w:color="auto"/>
            <w:bottom w:val="none" w:sz="0" w:space="0" w:color="auto"/>
            <w:right w:val="none" w:sz="0" w:space="0" w:color="auto"/>
          </w:divBdr>
        </w:div>
        <w:div w:id="1880505093">
          <w:marLeft w:val="640"/>
          <w:marRight w:val="0"/>
          <w:marTop w:val="0"/>
          <w:marBottom w:val="0"/>
          <w:divBdr>
            <w:top w:val="none" w:sz="0" w:space="0" w:color="auto"/>
            <w:left w:val="none" w:sz="0" w:space="0" w:color="auto"/>
            <w:bottom w:val="none" w:sz="0" w:space="0" w:color="auto"/>
            <w:right w:val="none" w:sz="0" w:space="0" w:color="auto"/>
          </w:divBdr>
        </w:div>
        <w:div w:id="1163010556">
          <w:marLeft w:val="640"/>
          <w:marRight w:val="0"/>
          <w:marTop w:val="0"/>
          <w:marBottom w:val="0"/>
          <w:divBdr>
            <w:top w:val="none" w:sz="0" w:space="0" w:color="auto"/>
            <w:left w:val="none" w:sz="0" w:space="0" w:color="auto"/>
            <w:bottom w:val="none" w:sz="0" w:space="0" w:color="auto"/>
            <w:right w:val="none" w:sz="0" w:space="0" w:color="auto"/>
          </w:divBdr>
        </w:div>
        <w:div w:id="1495102412">
          <w:marLeft w:val="640"/>
          <w:marRight w:val="0"/>
          <w:marTop w:val="0"/>
          <w:marBottom w:val="0"/>
          <w:divBdr>
            <w:top w:val="none" w:sz="0" w:space="0" w:color="auto"/>
            <w:left w:val="none" w:sz="0" w:space="0" w:color="auto"/>
            <w:bottom w:val="none" w:sz="0" w:space="0" w:color="auto"/>
            <w:right w:val="none" w:sz="0" w:space="0" w:color="auto"/>
          </w:divBdr>
        </w:div>
        <w:div w:id="59910529">
          <w:marLeft w:val="640"/>
          <w:marRight w:val="0"/>
          <w:marTop w:val="0"/>
          <w:marBottom w:val="0"/>
          <w:divBdr>
            <w:top w:val="none" w:sz="0" w:space="0" w:color="auto"/>
            <w:left w:val="none" w:sz="0" w:space="0" w:color="auto"/>
            <w:bottom w:val="none" w:sz="0" w:space="0" w:color="auto"/>
            <w:right w:val="none" w:sz="0" w:space="0" w:color="auto"/>
          </w:divBdr>
        </w:div>
        <w:div w:id="1619682749">
          <w:marLeft w:val="640"/>
          <w:marRight w:val="0"/>
          <w:marTop w:val="0"/>
          <w:marBottom w:val="0"/>
          <w:divBdr>
            <w:top w:val="none" w:sz="0" w:space="0" w:color="auto"/>
            <w:left w:val="none" w:sz="0" w:space="0" w:color="auto"/>
            <w:bottom w:val="none" w:sz="0" w:space="0" w:color="auto"/>
            <w:right w:val="none" w:sz="0" w:space="0" w:color="auto"/>
          </w:divBdr>
        </w:div>
        <w:div w:id="644820317">
          <w:marLeft w:val="640"/>
          <w:marRight w:val="0"/>
          <w:marTop w:val="0"/>
          <w:marBottom w:val="0"/>
          <w:divBdr>
            <w:top w:val="none" w:sz="0" w:space="0" w:color="auto"/>
            <w:left w:val="none" w:sz="0" w:space="0" w:color="auto"/>
            <w:bottom w:val="none" w:sz="0" w:space="0" w:color="auto"/>
            <w:right w:val="none" w:sz="0" w:space="0" w:color="auto"/>
          </w:divBdr>
        </w:div>
        <w:div w:id="1299073280">
          <w:marLeft w:val="640"/>
          <w:marRight w:val="0"/>
          <w:marTop w:val="0"/>
          <w:marBottom w:val="0"/>
          <w:divBdr>
            <w:top w:val="none" w:sz="0" w:space="0" w:color="auto"/>
            <w:left w:val="none" w:sz="0" w:space="0" w:color="auto"/>
            <w:bottom w:val="none" w:sz="0" w:space="0" w:color="auto"/>
            <w:right w:val="none" w:sz="0" w:space="0" w:color="auto"/>
          </w:divBdr>
        </w:div>
        <w:div w:id="365914286">
          <w:marLeft w:val="640"/>
          <w:marRight w:val="0"/>
          <w:marTop w:val="0"/>
          <w:marBottom w:val="0"/>
          <w:divBdr>
            <w:top w:val="none" w:sz="0" w:space="0" w:color="auto"/>
            <w:left w:val="none" w:sz="0" w:space="0" w:color="auto"/>
            <w:bottom w:val="none" w:sz="0" w:space="0" w:color="auto"/>
            <w:right w:val="none" w:sz="0" w:space="0" w:color="auto"/>
          </w:divBdr>
        </w:div>
        <w:div w:id="173541958">
          <w:marLeft w:val="640"/>
          <w:marRight w:val="0"/>
          <w:marTop w:val="0"/>
          <w:marBottom w:val="0"/>
          <w:divBdr>
            <w:top w:val="none" w:sz="0" w:space="0" w:color="auto"/>
            <w:left w:val="none" w:sz="0" w:space="0" w:color="auto"/>
            <w:bottom w:val="none" w:sz="0" w:space="0" w:color="auto"/>
            <w:right w:val="none" w:sz="0" w:space="0" w:color="auto"/>
          </w:divBdr>
        </w:div>
        <w:div w:id="871575531">
          <w:marLeft w:val="640"/>
          <w:marRight w:val="0"/>
          <w:marTop w:val="0"/>
          <w:marBottom w:val="0"/>
          <w:divBdr>
            <w:top w:val="none" w:sz="0" w:space="0" w:color="auto"/>
            <w:left w:val="none" w:sz="0" w:space="0" w:color="auto"/>
            <w:bottom w:val="none" w:sz="0" w:space="0" w:color="auto"/>
            <w:right w:val="none" w:sz="0" w:space="0" w:color="auto"/>
          </w:divBdr>
        </w:div>
        <w:div w:id="1380351130">
          <w:marLeft w:val="640"/>
          <w:marRight w:val="0"/>
          <w:marTop w:val="0"/>
          <w:marBottom w:val="0"/>
          <w:divBdr>
            <w:top w:val="none" w:sz="0" w:space="0" w:color="auto"/>
            <w:left w:val="none" w:sz="0" w:space="0" w:color="auto"/>
            <w:bottom w:val="none" w:sz="0" w:space="0" w:color="auto"/>
            <w:right w:val="none" w:sz="0" w:space="0" w:color="auto"/>
          </w:divBdr>
        </w:div>
        <w:div w:id="1402678596">
          <w:marLeft w:val="640"/>
          <w:marRight w:val="0"/>
          <w:marTop w:val="0"/>
          <w:marBottom w:val="0"/>
          <w:divBdr>
            <w:top w:val="none" w:sz="0" w:space="0" w:color="auto"/>
            <w:left w:val="none" w:sz="0" w:space="0" w:color="auto"/>
            <w:bottom w:val="none" w:sz="0" w:space="0" w:color="auto"/>
            <w:right w:val="none" w:sz="0" w:space="0" w:color="auto"/>
          </w:divBdr>
        </w:div>
        <w:div w:id="467089242">
          <w:marLeft w:val="640"/>
          <w:marRight w:val="0"/>
          <w:marTop w:val="0"/>
          <w:marBottom w:val="0"/>
          <w:divBdr>
            <w:top w:val="none" w:sz="0" w:space="0" w:color="auto"/>
            <w:left w:val="none" w:sz="0" w:space="0" w:color="auto"/>
            <w:bottom w:val="none" w:sz="0" w:space="0" w:color="auto"/>
            <w:right w:val="none" w:sz="0" w:space="0" w:color="auto"/>
          </w:divBdr>
        </w:div>
        <w:div w:id="318047835">
          <w:marLeft w:val="640"/>
          <w:marRight w:val="0"/>
          <w:marTop w:val="0"/>
          <w:marBottom w:val="0"/>
          <w:divBdr>
            <w:top w:val="none" w:sz="0" w:space="0" w:color="auto"/>
            <w:left w:val="none" w:sz="0" w:space="0" w:color="auto"/>
            <w:bottom w:val="none" w:sz="0" w:space="0" w:color="auto"/>
            <w:right w:val="none" w:sz="0" w:space="0" w:color="auto"/>
          </w:divBdr>
        </w:div>
        <w:div w:id="1737125453">
          <w:marLeft w:val="640"/>
          <w:marRight w:val="0"/>
          <w:marTop w:val="0"/>
          <w:marBottom w:val="0"/>
          <w:divBdr>
            <w:top w:val="none" w:sz="0" w:space="0" w:color="auto"/>
            <w:left w:val="none" w:sz="0" w:space="0" w:color="auto"/>
            <w:bottom w:val="none" w:sz="0" w:space="0" w:color="auto"/>
            <w:right w:val="none" w:sz="0" w:space="0" w:color="auto"/>
          </w:divBdr>
        </w:div>
        <w:div w:id="799374877">
          <w:marLeft w:val="640"/>
          <w:marRight w:val="0"/>
          <w:marTop w:val="0"/>
          <w:marBottom w:val="0"/>
          <w:divBdr>
            <w:top w:val="none" w:sz="0" w:space="0" w:color="auto"/>
            <w:left w:val="none" w:sz="0" w:space="0" w:color="auto"/>
            <w:bottom w:val="none" w:sz="0" w:space="0" w:color="auto"/>
            <w:right w:val="none" w:sz="0" w:space="0" w:color="auto"/>
          </w:divBdr>
        </w:div>
        <w:div w:id="1585996117">
          <w:marLeft w:val="640"/>
          <w:marRight w:val="0"/>
          <w:marTop w:val="0"/>
          <w:marBottom w:val="0"/>
          <w:divBdr>
            <w:top w:val="none" w:sz="0" w:space="0" w:color="auto"/>
            <w:left w:val="none" w:sz="0" w:space="0" w:color="auto"/>
            <w:bottom w:val="none" w:sz="0" w:space="0" w:color="auto"/>
            <w:right w:val="none" w:sz="0" w:space="0" w:color="auto"/>
          </w:divBdr>
        </w:div>
        <w:div w:id="316345619">
          <w:marLeft w:val="640"/>
          <w:marRight w:val="0"/>
          <w:marTop w:val="0"/>
          <w:marBottom w:val="0"/>
          <w:divBdr>
            <w:top w:val="none" w:sz="0" w:space="0" w:color="auto"/>
            <w:left w:val="none" w:sz="0" w:space="0" w:color="auto"/>
            <w:bottom w:val="none" w:sz="0" w:space="0" w:color="auto"/>
            <w:right w:val="none" w:sz="0" w:space="0" w:color="auto"/>
          </w:divBdr>
        </w:div>
        <w:div w:id="259072803">
          <w:marLeft w:val="640"/>
          <w:marRight w:val="0"/>
          <w:marTop w:val="0"/>
          <w:marBottom w:val="0"/>
          <w:divBdr>
            <w:top w:val="none" w:sz="0" w:space="0" w:color="auto"/>
            <w:left w:val="none" w:sz="0" w:space="0" w:color="auto"/>
            <w:bottom w:val="none" w:sz="0" w:space="0" w:color="auto"/>
            <w:right w:val="none" w:sz="0" w:space="0" w:color="auto"/>
          </w:divBdr>
        </w:div>
        <w:div w:id="69735390">
          <w:marLeft w:val="640"/>
          <w:marRight w:val="0"/>
          <w:marTop w:val="0"/>
          <w:marBottom w:val="0"/>
          <w:divBdr>
            <w:top w:val="none" w:sz="0" w:space="0" w:color="auto"/>
            <w:left w:val="none" w:sz="0" w:space="0" w:color="auto"/>
            <w:bottom w:val="none" w:sz="0" w:space="0" w:color="auto"/>
            <w:right w:val="none" w:sz="0" w:space="0" w:color="auto"/>
          </w:divBdr>
        </w:div>
        <w:div w:id="843712570">
          <w:marLeft w:val="640"/>
          <w:marRight w:val="0"/>
          <w:marTop w:val="0"/>
          <w:marBottom w:val="0"/>
          <w:divBdr>
            <w:top w:val="none" w:sz="0" w:space="0" w:color="auto"/>
            <w:left w:val="none" w:sz="0" w:space="0" w:color="auto"/>
            <w:bottom w:val="none" w:sz="0" w:space="0" w:color="auto"/>
            <w:right w:val="none" w:sz="0" w:space="0" w:color="auto"/>
          </w:divBdr>
        </w:div>
        <w:div w:id="437287800">
          <w:marLeft w:val="640"/>
          <w:marRight w:val="0"/>
          <w:marTop w:val="0"/>
          <w:marBottom w:val="0"/>
          <w:divBdr>
            <w:top w:val="none" w:sz="0" w:space="0" w:color="auto"/>
            <w:left w:val="none" w:sz="0" w:space="0" w:color="auto"/>
            <w:bottom w:val="none" w:sz="0" w:space="0" w:color="auto"/>
            <w:right w:val="none" w:sz="0" w:space="0" w:color="auto"/>
          </w:divBdr>
        </w:div>
        <w:div w:id="1467963579">
          <w:marLeft w:val="640"/>
          <w:marRight w:val="0"/>
          <w:marTop w:val="0"/>
          <w:marBottom w:val="0"/>
          <w:divBdr>
            <w:top w:val="none" w:sz="0" w:space="0" w:color="auto"/>
            <w:left w:val="none" w:sz="0" w:space="0" w:color="auto"/>
            <w:bottom w:val="none" w:sz="0" w:space="0" w:color="auto"/>
            <w:right w:val="none" w:sz="0" w:space="0" w:color="auto"/>
          </w:divBdr>
        </w:div>
        <w:div w:id="737747534">
          <w:marLeft w:val="640"/>
          <w:marRight w:val="0"/>
          <w:marTop w:val="0"/>
          <w:marBottom w:val="0"/>
          <w:divBdr>
            <w:top w:val="none" w:sz="0" w:space="0" w:color="auto"/>
            <w:left w:val="none" w:sz="0" w:space="0" w:color="auto"/>
            <w:bottom w:val="none" w:sz="0" w:space="0" w:color="auto"/>
            <w:right w:val="none" w:sz="0" w:space="0" w:color="auto"/>
          </w:divBdr>
        </w:div>
        <w:div w:id="694186761">
          <w:marLeft w:val="640"/>
          <w:marRight w:val="0"/>
          <w:marTop w:val="0"/>
          <w:marBottom w:val="0"/>
          <w:divBdr>
            <w:top w:val="none" w:sz="0" w:space="0" w:color="auto"/>
            <w:left w:val="none" w:sz="0" w:space="0" w:color="auto"/>
            <w:bottom w:val="none" w:sz="0" w:space="0" w:color="auto"/>
            <w:right w:val="none" w:sz="0" w:space="0" w:color="auto"/>
          </w:divBdr>
        </w:div>
        <w:div w:id="1009258150">
          <w:marLeft w:val="640"/>
          <w:marRight w:val="0"/>
          <w:marTop w:val="0"/>
          <w:marBottom w:val="0"/>
          <w:divBdr>
            <w:top w:val="none" w:sz="0" w:space="0" w:color="auto"/>
            <w:left w:val="none" w:sz="0" w:space="0" w:color="auto"/>
            <w:bottom w:val="none" w:sz="0" w:space="0" w:color="auto"/>
            <w:right w:val="none" w:sz="0" w:space="0" w:color="auto"/>
          </w:divBdr>
        </w:div>
        <w:div w:id="2134782062">
          <w:marLeft w:val="640"/>
          <w:marRight w:val="0"/>
          <w:marTop w:val="0"/>
          <w:marBottom w:val="0"/>
          <w:divBdr>
            <w:top w:val="none" w:sz="0" w:space="0" w:color="auto"/>
            <w:left w:val="none" w:sz="0" w:space="0" w:color="auto"/>
            <w:bottom w:val="none" w:sz="0" w:space="0" w:color="auto"/>
            <w:right w:val="none" w:sz="0" w:space="0" w:color="auto"/>
          </w:divBdr>
        </w:div>
        <w:div w:id="43676127">
          <w:marLeft w:val="640"/>
          <w:marRight w:val="0"/>
          <w:marTop w:val="0"/>
          <w:marBottom w:val="0"/>
          <w:divBdr>
            <w:top w:val="none" w:sz="0" w:space="0" w:color="auto"/>
            <w:left w:val="none" w:sz="0" w:space="0" w:color="auto"/>
            <w:bottom w:val="none" w:sz="0" w:space="0" w:color="auto"/>
            <w:right w:val="none" w:sz="0" w:space="0" w:color="auto"/>
          </w:divBdr>
        </w:div>
        <w:div w:id="392047653">
          <w:marLeft w:val="640"/>
          <w:marRight w:val="0"/>
          <w:marTop w:val="0"/>
          <w:marBottom w:val="0"/>
          <w:divBdr>
            <w:top w:val="none" w:sz="0" w:space="0" w:color="auto"/>
            <w:left w:val="none" w:sz="0" w:space="0" w:color="auto"/>
            <w:bottom w:val="none" w:sz="0" w:space="0" w:color="auto"/>
            <w:right w:val="none" w:sz="0" w:space="0" w:color="auto"/>
          </w:divBdr>
        </w:div>
        <w:div w:id="719331364">
          <w:marLeft w:val="640"/>
          <w:marRight w:val="0"/>
          <w:marTop w:val="0"/>
          <w:marBottom w:val="0"/>
          <w:divBdr>
            <w:top w:val="none" w:sz="0" w:space="0" w:color="auto"/>
            <w:left w:val="none" w:sz="0" w:space="0" w:color="auto"/>
            <w:bottom w:val="none" w:sz="0" w:space="0" w:color="auto"/>
            <w:right w:val="none" w:sz="0" w:space="0" w:color="auto"/>
          </w:divBdr>
        </w:div>
        <w:div w:id="66222919">
          <w:marLeft w:val="640"/>
          <w:marRight w:val="0"/>
          <w:marTop w:val="0"/>
          <w:marBottom w:val="0"/>
          <w:divBdr>
            <w:top w:val="none" w:sz="0" w:space="0" w:color="auto"/>
            <w:left w:val="none" w:sz="0" w:space="0" w:color="auto"/>
            <w:bottom w:val="none" w:sz="0" w:space="0" w:color="auto"/>
            <w:right w:val="none" w:sz="0" w:space="0" w:color="auto"/>
          </w:divBdr>
        </w:div>
        <w:div w:id="1878270404">
          <w:marLeft w:val="640"/>
          <w:marRight w:val="0"/>
          <w:marTop w:val="0"/>
          <w:marBottom w:val="0"/>
          <w:divBdr>
            <w:top w:val="none" w:sz="0" w:space="0" w:color="auto"/>
            <w:left w:val="none" w:sz="0" w:space="0" w:color="auto"/>
            <w:bottom w:val="none" w:sz="0" w:space="0" w:color="auto"/>
            <w:right w:val="none" w:sz="0" w:space="0" w:color="auto"/>
          </w:divBdr>
        </w:div>
        <w:div w:id="1596790103">
          <w:marLeft w:val="640"/>
          <w:marRight w:val="0"/>
          <w:marTop w:val="0"/>
          <w:marBottom w:val="0"/>
          <w:divBdr>
            <w:top w:val="none" w:sz="0" w:space="0" w:color="auto"/>
            <w:left w:val="none" w:sz="0" w:space="0" w:color="auto"/>
            <w:bottom w:val="none" w:sz="0" w:space="0" w:color="auto"/>
            <w:right w:val="none" w:sz="0" w:space="0" w:color="auto"/>
          </w:divBdr>
        </w:div>
        <w:div w:id="1224026680">
          <w:marLeft w:val="640"/>
          <w:marRight w:val="0"/>
          <w:marTop w:val="0"/>
          <w:marBottom w:val="0"/>
          <w:divBdr>
            <w:top w:val="none" w:sz="0" w:space="0" w:color="auto"/>
            <w:left w:val="none" w:sz="0" w:space="0" w:color="auto"/>
            <w:bottom w:val="none" w:sz="0" w:space="0" w:color="auto"/>
            <w:right w:val="none" w:sz="0" w:space="0" w:color="auto"/>
          </w:divBdr>
        </w:div>
        <w:div w:id="923298995">
          <w:marLeft w:val="640"/>
          <w:marRight w:val="0"/>
          <w:marTop w:val="0"/>
          <w:marBottom w:val="0"/>
          <w:divBdr>
            <w:top w:val="none" w:sz="0" w:space="0" w:color="auto"/>
            <w:left w:val="none" w:sz="0" w:space="0" w:color="auto"/>
            <w:bottom w:val="none" w:sz="0" w:space="0" w:color="auto"/>
            <w:right w:val="none" w:sz="0" w:space="0" w:color="auto"/>
          </w:divBdr>
        </w:div>
        <w:div w:id="1072967957">
          <w:marLeft w:val="640"/>
          <w:marRight w:val="0"/>
          <w:marTop w:val="0"/>
          <w:marBottom w:val="0"/>
          <w:divBdr>
            <w:top w:val="none" w:sz="0" w:space="0" w:color="auto"/>
            <w:left w:val="none" w:sz="0" w:space="0" w:color="auto"/>
            <w:bottom w:val="none" w:sz="0" w:space="0" w:color="auto"/>
            <w:right w:val="none" w:sz="0" w:space="0" w:color="auto"/>
          </w:divBdr>
        </w:div>
        <w:div w:id="63601919">
          <w:marLeft w:val="640"/>
          <w:marRight w:val="0"/>
          <w:marTop w:val="0"/>
          <w:marBottom w:val="0"/>
          <w:divBdr>
            <w:top w:val="none" w:sz="0" w:space="0" w:color="auto"/>
            <w:left w:val="none" w:sz="0" w:space="0" w:color="auto"/>
            <w:bottom w:val="none" w:sz="0" w:space="0" w:color="auto"/>
            <w:right w:val="none" w:sz="0" w:space="0" w:color="auto"/>
          </w:divBdr>
        </w:div>
        <w:div w:id="40639730">
          <w:marLeft w:val="640"/>
          <w:marRight w:val="0"/>
          <w:marTop w:val="0"/>
          <w:marBottom w:val="0"/>
          <w:divBdr>
            <w:top w:val="none" w:sz="0" w:space="0" w:color="auto"/>
            <w:left w:val="none" w:sz="0" w:space="0" w:color="auto"/>
            <w:bottom w:val="none" w:sz="0" w:space="0" w:color="auto"/>
            <w:right w:val="none" w:sz="0" w:space="0" w:color="auto"/>
          </w:divBdr>
        </w:div>
        <w:div w:id="1925337297">
          <w:marLeft w:val="640"/>
          <w:marRight w:val="0"/>
          <w:marTop w:val="0"/>
          <w:marBottom w:val="0"/>
          <w:divBdr>
            <w:top w:val="none" w:sz="0" w:space="0" w:color="auto"/>
            <w:left w:val="none" w:sz="0" w:space="0" w:color="auto"/>
            <w:bottom w:val="none" w:sz="0" w:space="0" w:color="auto"/>
            <w:right w:val="none" w:sz="0" w:space="0" w:color="auto"/>
          </w:divBdr>
        </w:div>
        <w:div w:id="1931498345">
          <w:marLeft w:val="640"/>
          <w:marRight w:val="0"/>
          <w:marTop w:val="0"/>
          <w:marBottom w:val="0"/>
          <w:divBdr>
            <w:top w:val="none" w:sz="0" w:space="0" w:color="auto"/>
            <w:left w:val="none" w:sz="0" w:space="0" w:color="auto"/>
            <w:bottom w:val="none" w:sz="0" w:space="0" w:color="auto"/>
            <w:right w:val="none" w:sz="0" w:space="0" w:color="auto"/>
          </w:divBdr>
        </w:div>
        <w:div w:id="211238233">
          <w:marLeft w:val="640"/>
          <w:marRight w:val="0"/>
          <w:marTop w:val="0"/>
          <w:marBottom w:val="0"/>
          <w:divBdr>
            <w:top w:val="none" w:sz="0" w:space="0" w:color="auto"/>
            <w:left w:val="none" w:sz="0" w:space="0" w:color="auto"/>
            <w:bottom w:val="none" w:sz="0" w:space="0" w:color="auto"/>
            <w:right w:val="none" w:sz="0" w:space="0" w:color="auto"/>
          </w:divBdr>
        </w:div>
        <w:div w:id="208147601">
          <w:marLeft w:val="640"/>
          <w:marRight w:val="0"/>
          <w:marTop w:val="0"/>
          <w:marBottom w:val="0"/>
          <w:divBdr>
            <w:top w:val="none" w:sz="0" w:space="0" w:color="auto"/>
            <w:left w:val="none" w:sz="0" w:space="0" w:color="auto"/>
            <w:bottom w:val="none" w:sz="0" w:space="0" w:color="auto"/>
            <w:right w:val="none" w:sz="0" w:space="0" w:color="auto"/>
          </w:divBdr>
        </w:div>
        <w:div w:id="191067710">
          <w:marLeft w:val="640"/>
          <w:marRight w:val="0"/>
          <w:marTop w:val="0"/>
          <w:marBottom w:val="0"/>
          <w:divBdr>
            <w:top w:val="none" w:sz="0" w:space="0" w:color="auto"/>
            <w:left w:val="none" w:sz="0" w:space="0" w:color="auto"/>
            <w:bottom w:val="none" w:sz="0" w:space="0" w:color="auto"/>
            <w:right w:val="none" w:sz="0" w:space="0" w:color="auto"/>
          </w:divBdr>
        </w:div>
        <w:div w:id="1108961769">
          <w:marLeft w:val="640"/>
          <w:marRight w:val="0"/>
          <w:marTop w:val="0"/>
          <w:marBottom w:val="0"/>
          <w:divBdr>
            <w:top w:val="none" w:sz="0" w:space="0" w:color="auto"/>
            <w:left w:val="none" w:sz="0" w:space="0" w:color="auto"/>
            <w:bottom w:val="none" w:sz="0" w:space="0" w:color="auto"/>
            <w:right w:val="none" w:sz="0" w:space="0" w:color="auto"/>
          </w:divBdr>
        </w:div>
        <w:div w:id="915483037">
          <w:marLeft w:val="640"/>
          <w:marRight w:val="0"/>
          <w:marTop w:val="0"/>
          <w:marBottom w:val="0"/>
          <w:divBdr>
            <w:top w:val="none" w:sz="0" w:space="0" w:color="auto"/>
            <w:left w:val="none" w:sz="0" w:space="0" w:color="auto"/>
            <w:bottom w:val="none" w:sz="0" w:space="0" w:color="auto"/>
            <w:right w:val="none" w:sz="0" w:space="0" w:color="auto"/>
          </w:divBdr>
        </w:div>
        <w:div w:id="288555462">
          <w:marLeft w:val="640"/>
          <w:marRight w:val="0"/>
          <w:marTop w:val="0"/>
          <w:marBottom w:val="0"/>
          <w:divBdr>
            <w:top w:val="none" w:sz="0" w:space="0" w:color="auto"/>
            <w:left w:val="none" w:sz="0" w:space="0" w:color="auto"/>
            <w:bottom w:val="none" w:sz="0" w:space="0" w:color="auto"/>
            <w:right w:val="none" w:sz="0" w:space="0" w:color="auto"/>
          </w:divBdr>
        </w:div>
        <w:div w:id="77489075">
          <w:marLeft w:val="640"/>
          <w:marRight w:val="0"/>
          <w:marTop w:val="0"/>
          <w:marBottom w:val="0"/>
          <w:divBdr>
            <w:top w:val="none" w:sz="0" w:space="0" w:color="auto"/>
            <w:left w:val="none" w:sz="0" w:space="0" w:color="auto"/>
            <w:bottom w:val="none" w:sz="0" w:space="0" w:color="auto"/>
            <w:right w:val="none" w:sz="0" w:space="0" w:color="auto"/>
          </w:divBdr>
        </w:div>
        <w:div w:id="23484718">
          <w:marLeft w:val="640"/>
          <w:marRight w:val="0"/>
          <w:marTop w:val="0"/>
          <w:marBottom w:val="0"/>
          <w:divBdr>
            <w:top w:val="none" w:sz="0" w:space="0" w:color="auto"/>
            <w:left w:val="none" w:sz="0" w:space="0" w:color="auto"/>
            <w:bottom w:val="none" w:sz="0" w:space="0" w:color="auto"/>
            <w:right w:val="none" w:sz="0" w:space="0" w:color="auto"/>
          </w:divBdr>
        </w:div>
        <w:div w:id="1392575868">
          <w:marLeft w:val="640"/>
          <w:marRight w:val="0"/>
          <w:marTop w:val="0"/>
          <w:marBottom w:val="0"/>
          <w:divBdr>
            <w:top w:val="none" w:sz="0" w:space="0" w:color="auto"/>
            <w:left w:val="none" w:sz="0" w:space="0" w:color="auto"/>
            <w:bottom w:val="none" w:sz="0" w:space="0" w:color="auto"/>
            <w:right w:val="none" w:sz="0" w:space="0" w:color="auto"/>
          </w:divBdr>
        </w:div>
        <w:div w:id="1874731523">
          <w:marLeft w:val="640"/>
          <w:marRight w:val="0"/>
          <w:marTop w:val="0"/>
          <w:marBottom w:val="0"/>
          <w:divBdr>
            <w:top w:val="none" w:sz="0" w:space="0" w:color="auto"/>
            <w:left w:val="none" w:sz="0" w:space="0" w:color="auto"/>
            <w:bottom w:val="none" w:sz="0" w:space="0" w:color="auto"/>
            <w:right w:val="none" w:sz="0" w:space="0" w:color="auto"/>
          </w:divBdr>
        </w:div>
        <w:div w:id="1865168178">
          <w:marLeft w:val="640"/>
          <w:marRight w:val="0"/>
          <w:marTop w:val="0"/>
          <w:marBottom w:val="0"/>
          <w:divBdr>
            <w:top w:val="none" w:sz="0" w:space="0" w:color="auto"/>
            <w:left w:val="none" w:sz="0" w:space="0" w:color="auto"/>
            <w:bottom w:val="none" w:sz="0" w:space="0" w:color="auto"/>
            <w:right w:val="none" w:sz="0" w:space="0" w:color="auto"/>
          </w:divBdr>
        </w:div>
        <w:div w:id="1481002789">
          <w:marLeft w:val="640"/>
          <w:marRight w:val="0"/>
          <w:marTop w:val="0"/>
          <w:marBottom w:val="0"/>
          <w:divBdr>
            <w:top w:val="none" w:sz="0" w:space="0" w:color="auto"/>
            <w:left w:val="none" w:sz="0" w:space="0" w:color="auto"/>
            <w:bottom w:val="none" w:sz="0" w:space="0" w:color="auto"/>
            <w:right w:val="none" w:sz="0" w:space="0" w:color="auto"/>
          </w:divBdr>
        </w:div>
        <w:div w:id="1895970919">
          <w:marLeft w:val="640"/>
          <w:marRight w:val="0"/>
          <w:marTop w:val="0"/>
          <w:marBottom w:val="0"/>
          <w:divBdr>
            <w:top w:val="none" w:sz="0" w:space="0" w:color="auto"/>
            <w:left w:val="none" w:sz="0" w:space="0" w:color="auto"/>
            <w:bottom w:val="none" w:sz="0" w:space="0" w:color="auto"/>
            <w:right w:val="none" w:sz="0" w:space="0" w:color="auto"/>
          </w:divBdr>
        </w:div>
        <w:div w:id="1541698968">
          <w:marLeft w:val="640"/>
          <w:marRight w:val="0"/>
          <w:marTop w:val="0"/>
          <w:marBottom w:val="0"/>
          <w:divBdr>
            <w:top w:val="none" w:sz="0" w:space="0" w:color="auto"/>
            <w:left w:val="none" w:sz="0" w:space="0" w:color="auto"/>
            <w:bottom w:val="none" w:sz="0" w:space="0" w:color="auto"/>
            <w:right w:val="none" w:sz="0" w:space="0" w:color="auto"/>
          </w:divBdr>
        </w:div>
        <w:div w:id="1805151610">
          <w:marLeft w:val="640"/>
          <w:marRight w:val="0"/>
          <w:marTop w:val="0"/>
          <w:marBottom w:val="0"/>
          <w:divBdr>
            <w:top w:val="none" w:sz="0" w:space="0" w:color="auto"/>
            <w:left w:val="none" w:sz="0" w:space="0" w:color="auto"/>
            <w:bottom w:val="none" w:sz="0" w:space="0" w:color="auto"/>
            <w:right w:val="none" w:sz="0" w:space="0" w:color="auto"/>
          </w:divBdr>
        </w:div>
        <w:div w:id="439883038">
          <w:marLeft w:val="640"/>
          <w:marRight w:val="0"/>
          <w:marTop w:val="0"/>
          <w:marBottom w:val="0"/>
          <w:divBdr>
            <w:top w:val="none" w:sz="0" w:space="0" w:color="auto"/>
            <w:left w:val="none" w:sz="0" w:space="0" w:color="auto"/>
            <w:bottom w:val="none" w:sz="0" w:space="0" w:color="auto"/>
            <w:right w:val="none" w:sz="0" w:space="0" w:color="auto"/>
          </w:divBdr>
        </w:div>
        <w:div w:id="941187742">
          <w:marLeft w:val="640"/>
          <w:marRight w:val="0"/>
          <w:marTop w:val="0"/>
          <w:marBottom w:val="0"/>
          <w:divBdr>
            <w:top w:val="none" w:sz="0" w:space="0" w:color="auto"/>
            <w:left w:val="none" w:sz="0" w:space="0" w:color="auto"/>
            <w:bottom w:val="none" w:sz="0" w:space="0" w:color="auto"/>
            <w:right w:val="none" w:sz="0" w:space="0" w:color="auto"/>
          </w:divBdr>
        </w:div>
        <w:div w:id="1512066985">
          <w:marLeft w:val="640"/>
          <w:marRight w:val="0"/>
          <w:marTop w:val="0"/>
          <w:marBottom w:val="0"/>
          <w:divBdr>
            <w:top w:val="none" w:sz="0" w:space="0" w:color="auto"/>
            <w:left w:val="none" w:sz="0" w:space="0" w:color="auto"/>
            <w:bottom w:val="none" w:sz="0" w:space="0" w:color="auto"/>
            <w:right w:val="none" w:sz="0" w:space="0" w:color="auto"/>
          </w:divBdr>
        </w:div>
        <w:div w:id="792794897">
          <w:marLeft w:val="640"/>
          <w:marRight w:val="0"/>
          <w:marTop w:val="0"/>
          <w:marBottom w:val="0"/>
          <w:divBdr>
            <w:top w:val="none" w:sz="0" w:space="0" w:color="auto"/>
            <w:left w:val="none" w:sz="0" w:space="0" w:color="auto"/>
            <w:bottom w:val="none" w:sz="0" w:space="0" w:color="auto"/>
            <w:right w:val="none" w:sz="0" w:space="0" w:color="auto"/>
          </w:divBdr>
        </w:div>
        <w:div w:id="128522612">
          <w:marLeft w:val="640"/>
          <w:marRight w:val="0"/>
          <w:marTop w:val="0"/>
          <w:marBottom w:val="0"/>
          <w:divBdr>
            <w:top w:val="none" w:sz="0" w:space="0" w:color="auto"/>
            <w:left w:val="none" w:sz="0" w:space="0" w:color="auto"/>
            <w:bottom w:val="none" w:sz="0" w:space="0" w:color="auto"/>
            <w:right w:val="none" w:sz="0" w:space="0" w:color="auto"/>
          </w:divBdr>
        </w:div>
        <w:div w:id="265504298">
          <w:marLeft w:val="640"/>
          <w:marRight w:val="0"/>
          <w:marTop w:val="0"/>
          <w:marBottom w:val="0"/>
          <w:divBdr>
            <w:top w:val="none" w:sz="0" w:space="0" w:color="auto"/>
            <w:left w:val="none" w:sz="0" w:space="0" w:color="auto"/>
            <w:bottom w:val="none" w:sz="0" w:space="0" w:color="auto"/>
            <w:right w:val="none" w:sz="0" w:space="0" w:color="auto"/>
          </w:divBdr>
        </w:div>
        <w:div w:id="1282809014">
          <w:marLeft w:val="640"/>
          <w:marRight w:val="0"/>
          <w:marTop w:val="0"/>
          <w:marBottom w:val="0"/>
          <w:divBdr>
            <w:top w:val="none" w:sz="0" w:space="0" w:color="auto"/>
            <w:left w:val="none" w:sz="0" w:space="0" w:color="auto"/>
            <w:bottom w:val="none" w:sz="0" w:space="0" w:color="auto"/>
            <w:right w:val="none" w:sz="0" w:space="0" w:color="auto"/>
          </w:divBdr>
        </w:div>
        <w:div w:id="90440276">
          <w:marLeft w:val="640"/>
          <w:marRight w:val="0"/>
          <w:marTop w:val="0"/>
          <w:marBottom w:val="0"/>
          <w:divBdr>
            <w:top w:val="none" w:sz="0" w:space="0" w:color="auto"/>
            <w:left w:val="none" w:sz="0" w:space="0" w:color="auto"/>
            <w:bottom w:val="none" w:sz="0" w:space="0" w:color="auto"/>
            <w:right w:val="none" w:sz="0" w:space="0" w:color="auto"/>
          </w:divBdr>
        </w:div>
        <w:div w:id="1661154198">
          <w:marLeft w:val="640"/>
          <w:marRight w:val="0"/>
          <w:marTop w:val="0"/>
          <w:marBottom w:val="0"/>
          <w:divBdr>
            <w:top w:val="none" w:sz="0" w:space="0" w:color="auto"/>
            <w:left w:val="none" w:sz="0" w:space="0" w:color="auto"/>
            <w:bottom w:val="none" w:sz="0" w:space="0" w:color="auto"/>
            <w:right w:val="none" w:sz="0" w:space="0" w:color="auto"/>
          </w:divBdr>
        </w:div>
        <w:div w:id="529034954">
          <w:marLeft w:val="640"/>
          <w:marRight w:val="0"/>
          <w:marTop w:val="0"/>
          <w:marBottom w:val="0"/>
          <w:divBdr>
            <w:top w:val="none" w:sz="0" w:space="0" w:color="auto"/>
            <w:left w:val="none" w:sz="0" w:space="0" w:color="auto"/>
            <w:bottom w:val="none" w:sz="0" w:space="0" w:color="auto"/>
            <w:right w:val="none" w:sz="0" w:space="0" w:color="auto"/>
          </w:divBdr>
        </w:div>
        <w:div w:id="1512451156">
          <w:marLeft w:val="640"/>
          <w:marRight w:val="0"/>
          <w:marTop w:val="0"/>
          <w:marBottom w:val="0"/>
          <w:divBdr>
            <w:top w:val="none" w:sz="0" w:space="0" w:color="auto"/>
            <w:left w:val="none" w:sz="0" w:space="0" w:color="auto"/>
            <w:bottom w:val="none" w:sz="0" w:space="0" w:color="auto"/>
            <w:right w:val="none" w:sz="0" w:space="0" w:color="auto"/>
          </w:divBdr>
        </w:div>
        <w:div w:id="697390791">
          <w:marLeft w:val="640"/>
          <w:marRight w:val="0"/>
          <w:marTop w:val="0"/>
          <w:marBottom w:val="0"/>
          <w:divBdr>
            <w:top w:val="none" w:sz="0" w:space="0" w:color="auto"/>
            <w:left w:val="none" w:sz="0" w:space="0" w:color="auto"/>
            <w:bottom w:val="none" w:sz="0" w:space="0" w:color="auto"/>
            <w:right w:val="none" w:sz="0" w:space="0" w:color="auto"/>
          </w:divBdr>
        </w:div>
        <w:div w:id="1142235118">
          <w:marLeft w:val="640"/>
          <w:marRight w:val="0"/>
          <w:marTop w:val="0"/>
          <w:marBottom w:val="0"/>
          <w:divBdr>
            <w:top w:val="none" w:sz="0" w:space="0" w:color="auto"/>
            <w:left w:val="none" w:sz="0" w:space="0" w:color="auto"/>
            <w:bottom w:val="none" w:sz="0" w:space="0" w:color="auto"/>
            <w:right w:val="none" w:sz="0" w:space="0" w:color="auto"/>
          </w:divBdr>
        </w:div>
        <w:div w:id="2009408600">
          <w:marLeft w:val="640"/>
          <w:marRight w:val="0"/>
          <w:marTop w:val="0"/>
          <w:marBottom w:val="0"/>
          <w:divBdr>
            <w:top w:val="none" w:sz="0" w:space="0" w:color="auto"/>
            <w:left w:val="none" w:sz="0" w:space="0" w:color="auto"/>
            <w:bottom w:val="none" w:sz="0" w:space="0" w:color="auto"/>
            <w:right w:val="none" w:sz="0" w:space="0" w:color="auto"/>
          </w:divBdr>
        </w:div>
        <w:div w:id="1164123217">
          <w:marLeft w:val="640"/>
          <w:marRight w:val="0"/>
          <w:marTop w:val="0"/>
          <w:marBottom w:val="0"/>
          <w:divBdr>
            <w:top w:val="none" w:sz="0" w:space="0" w:color="auto"/>
            <w:left w:val="none" w:sz="0" w:space="0" w:color="auto"/>
            <w:bottom w:val="none" w:sz="0" w:space="0" w:color="auto"/>
            <w:right w:val="none" w:sz="0" w:space="0" w:color="auto"/>
          </w:divBdr>
        </w:div>
        <w:div w:id="1407221428">
          <w:marLeft w:val="640"/>
          <w:marRight w:val="0"/>
          <w:marTop w:val="0"/>
          <w:marBottom w:val="0"/>
          <w:divBdr>
            <w:top w:val="none" w:sz="0" w:space="0" w:color="auto"/>
            <w:left w:val="none" w:sz="0" w:space="0" w:color="auto"/>
            <w:bottom w:val="none" w:sz="0" w:space="0" w:color="auto"/>
            <w:right w:val="none" w:sz="0" w:space="0" w:color="auto"/>
          </w:divBdr>
        </w:div>
        <w:div w:id="1533155505">
          <w:marLeft w:val="640"/>
          <w:marRight w:val="0"/>
          <w:marTop w:val="0"/>
          <w:marBottom w:val="0"/>
          <w:divBdr>
            <w:top w:val="none" w:sz="0" w:space="0" w:color="auto"/>
            <w:left w:val="none" w:sz="0" w:space="0" w:color="auto"/>
            <w:bottom w:val="none" w:sz="0" w:space="0" w:color="auto"/>
            <w:right w:val="none" w:sz="0" w:space="0" w:color="auto"/>
          </w:divBdr>
        </w:div>
        <w:div w:id="1056390952">
          <w:marLeft w:val="640"/>
          <w:marRight w:val="0"/>
          <w:marTop w:val="0"/>
          <w:marBottom w:val="0"/>
          <w:divBdr>
            <w:top w:val="none" w:sz="0" w:space="0" w:color="auto"/>
            <w:left w:val="none" w:sz="0" w:space="0" w:color="auto"/>
            <w:bottom w:val="none" w:sz="0" w:space="0" w:color="auto"/>
            <w:right w:val="none" w:sz="0" w:space="0" w:color="auto"/>
          </w:divBdr>
        </w:div>
        <w:div w:id="38938089">
          <w:marLeft w:val="640"/>
          <w:marRight w:val="0"/>
          <w:marTop w:val="0"/>
          <w:marBottom w:val="0"/>
          <w:divBdr>
            <w:top w:val="none" w:sz="0" w:space="0" w:color="auto"/>
            <w:left w:val="none" w:sz="0" w:space="0" w:color="auto"/>
            <w:bottom w:val="none" w:sz="0" w:space="0" w:color="auto"/>
            <w:right w:val="none" w:sz="0" w:space="0" w:color="auto"/>
          </w:divBdr>
        </w:div>
        <w:div w:id="2108847027">
          <w:marLeft w:val="640"/>
          <w:marRight w:val="0"/>
          <w:marTop w:val="0"/>
          <w:marBottom w:val="0"/>
          <w:divBdr>
            <w:top w:val="none" w:sz="0" w:space="0" w:color="auto"/>
            <w:left w:val="none" w:sz="0" w:space="0" w:color="auto"/>
            <w:bottom w:val="none" w:sz="0" w:space="0" w:color="auto"/>
            <w:right w:val="none" w:sz="0" w:space="0" w:color="auto"/>
          </w:divBdr>
        </w:div>
        <w:div w:id="1424909278">
          <w:marLeft w:val="640"/>
          <w:marRight w:val="0"/>
          <w:marTop w:val="0"/>
          <w:marBottom w:val="0"/>
          <w:divBdr>
            <w:top w:val="none" w:sz="0" w:space="0" w:color="auto"/>
            <w:left w:val="none" w:sz="0" w:space="0" w:color="auto"/>
            <w:bottom w:val="none" w:sz="0" w:space="0" w:color="auto"/>
            <w:right w:val="none" w:sz="0" w:space="0" w:color="auto"/>
          </w:divBdr>
        </w:div>
        <w:div w:id="1880243730">
          <w:marLeft w:val="640"/>
          <w:marRight w:val="0"/>
          <w:marTop w:val="0"/>
          <w:marBottom w:val="0"/>
          <w:divBdr>
            <w:top w:val="none" w:sz="0" w:space="0" w:color="auto"/>
            <w:left w:val="none" w:sz="0" w:space="0" w:color="auto"/>
            <w:bottom w:val="none" w:sz="0" w:space="0" w:color="auto"/>
            <w:right w:val="none" w:sz="0" w:space="0" w:color="auto"/>
          </w:divBdr>
        </w:div>
        <w:div w:id="1078863678">
          <w:marLeft w:val="640"/>
          <w:marRight w:val="0"/>
          <w:marTop w:val="0"/>
          <w:marBottom w:val="0"/>
          <w:divBdr>
            <w:top w:val="none" w:sz="0" w:space="0" w:color="auto"/>
            <w:left w:val="none" w:sz="0" w:space="0" w:color="auto"/>
            <w:bottom w:val="none" w:sz="0" w:space="0" w:color="auto"/>
            <w:right w:val="none" w:sz="0" w:space="0" w:color="auto"/>
          </w:divBdr>
        </w:div>
        <w:div w:id="2006274575">
          <w:marLeft w:val="640"/>
          <w:marRight w:val="0"/>
          <w:marTop w:val="0"/>
          <w:marBottom w:val="0"/>
          <w:divBdr>
            <w:top w:val="none" w:sz="0" w:space="0" w:color="auto"/>
            <w:left w:val="none" w:sz="0" w:space="0" w:color="auto"/>
            <w:bottom w:val="none" w:sz="0" w:space="0" w:color="auto"/>
            <w:right w:val="none" w:sz="0" w:space="0" w:color="auto"/>
          </w:divBdr>
        </w:div>
        <w:div w:id="764689027">
          <w:marLeft w:val="640"/>
          <w:marRight w:val="0"/>
          <w:marTop w:val="0"/>
          <w:marBottom w:val="0"/>
          <w:divBdr>
            <w:top w:val="none" w:sz="0" w:space="0" w:color="auto"/>
            <w:left w:val="none" w:sz="0" w:space="0" w:color="auto"/>
            <w:bottom w:val="none" w:sz="0" w:space="0" w:color="auto"/>
            <w:right w:val="none" w:sz="0" w:space="0" w:color="auto"/>
          </w:divBdr>
        </w:div>
        <w:div w:id="1505123437">
          <w:marLeft w:val="640"/>
          <w:marRight w:val="0"/>
          <w:marTop w:val="0"/>
          <w:marBottom w:val="0"/>
          <w:divBdr>
            <w:top w:val="none" w:sz="0" w:space="0" w:color="auto"/>
            <w:left w:val="none" w:sz="0" w:space="0" w:color="auto"/>
            <w:bottom w:val="none" w:sz="0" w:space="0" w:color="auto"/>
            <w:right w:val="none" w:sz="0" w:space="0" w:color="auto"/>
          </w:divBdr>
        </w:div>
        <w:div w:id="1664313408">
          <w:marLeft w:val="640"/>
          <w:marRight w:val="0"/>
          <w:marTop w:val="0"/>
          <w:marBottom w:val="0"/>
          <w:divBdr>
            <w:top w:val="none" w:sz="0" w:space="0" w:color="auto"/>
            <w:left w:val="none" w:sz="0" w:space="0" w:color="auto"/>
            <w:bottom w:val="none" w:sz="0" w:space="0" w:color="auto"/>
            <w:right w:val="none" w:sz="0" w:space="0" w:color="auto"/>
          </w:divBdr>
        </w:div>
        <w:div w:id="151484627">
          <w:marLeft w:val="640"/>
          <w:marRight w:val="0"/>
          <w:marTop w:val="0"/>
          <w:marBottom w:val="0"/>
          <w:divBdr>
            <w:top w:val="none" w:sz="0" w:space="0" w:color="auto"/>
            <w:left w:val="none" w:sz="0" w:space="0" w:color="auto"/>
            <w:bottom w:val="none" w:sz="0" w:space="0" w:color="auto"/>
            <w:right w:val="none" w:sz="0" w:space="0" w:color="auto"/>
          </w:divBdr>
        </w:div>
        <w:div w:id="1570380040">
          <w:marLeft w:val="640"/>
          <w:marRight w:val="0"/>
          <w:marTop w:val="0"/>
          <w:marBottom w:val="0"/>
          <w:divBdr>
            <w:top w:val="none" w:sz="0" w:space="0" w:color="auto"/>
            <w:left w:val="none" w:sz="0" w:space="0" w:color="auto"/>
            <w:bottom w:val="none" w:sz="0" w:space="0" w:color="auto"/>
            <w:right w:val="none" w:sz="0" w:space="0" w:color="auto"/>
          </w:divBdr>
        </w:div>
        <w:div w:id="1496216536">
          <w:marLeft w:val="640"/>
          <w:marRight w:val="0"/>
          <w:marTop w:val="0"/>
          <w:marBottom w:val="0"/>
          <w:divBdr>
            <w:top w:val="none" w:sz="0" w:space="0" w:color="auto"/>
            <w:left w:val="none" w:sz="0" w:space="0" w:color="auto"/>
            <w:bottom w:val="none" w:sz="0" w:space="0" w:color="auto"/>
            <w:right w:val="none" w:sz="0" w:space="0" w:color="auto"/>
          </w:divBdr>
        </w:div>
        <w:div w:id="1407845078">
          <w:marLeft w:val="640"/>
          <w:marRight w:val="0"/>
          <w:marTop w:val="0"/>
          <w:marBottom w:val="0"/>
          <w:divBdr>
            <w:top w:val="none" w:sz="0" w:space="0" w:color="auto"/>
            <w:left w:val="none" w:sz="0" w:space="0" w:color="auto"/>
            <w:bottom w:val="none" w:sz="0" w:space="0" w:color="auto"/>
            <w:right w:val="none" w:sz="0" w:space="0" w:color="auto"/>
          </w:divBdr>
        </w:div>
        <w:div w:id="1577517493">
          <w:marLeft w:val="640"/>
          <w:marRight w:val="0"/>
          <w:marTop w:val="0"/>
          <w:marBottom w:val="0"/>
          <w:divBdr>
            <w:top w:val="none" w:sz="0" w:space="0" w:color="auto"/>
            <w:left w:val="none" w:sz="0" w:space="0" w:color="auto"/>
            <w:bottom w:val="none" w:sz="0" w:space="0" w:color="auto"/>
            <w:right w:val="none" w:sz="0" w:space="0" w:color="auto"/>
          </w:divBdr>
        </w:div>
        <w:div w:id="1920483105">
          <w:marLeft w:val="640"/>
          <w:marRight w:val="0"/>
          <w:marTop w:val="0"/>
          <w:marBottom w:val="0"/>
          <w:divBdr>
            <w:top w:val="none" w:sz="0" w:space="0" w:color="auto"/>
            <w:left w:val="none" w:sz="0" w:space="0" w:color="auto"/>
            <w:bottom w:val="none" w:sz="0" w:space="0" w:color="auto"/>
            <w:right w:val="none" w:sz="0" w:space="0" w:color="auto"/>
          </w:divBdr>
        </w:div>
        <w:div w:id="1792672597">
          <w:marLeft w:val="640"/>
          <w:marRight w:val="0"/>
          <w:marTop w:val="0"/>
          <w:marBottom w:val="0"/>
          <w:divBdr>
            <w:top w:val="none" w:sz="0" w:space="0" w:color="auto"/>
            <w:left w:val="none" w:sz="0" w:space="0" w:color="auto"/>
            <w:bottom w:val="none" w:sz="0" w:space="0" w:color="auto"/>
            <w:right w:val="none" w:sz="0" w:space="0" w:color="auto"/>
          </w:divBdr>
        </w:div>
        <w:div w:id="1427535824">
          <w:marLeft w:val="640"/>
          <w:marRight w:val="0"/>
          <w:marTop w:val="0"/>
          <w:marBottom w:val="0"/>
          <w:divBdr>
            <w:top w:val="none" w:sz="0" w:space="0" w:color="auto"/>
            <w:left w:val="none" w:sz="0" w:space="0" w:color="auto"/>
            <w:bottom w:val="none" w:sz="0" w:space="0" w:color="auto"/>
            <w:right w:val="none" w:sz="0" w:space="0" w:color="auto"/>
          </w:divBdr>
        </w:div>
        <w:div w:id="444470690">
          <w:marLeft w:val="640"/>
          <w:marRight w:val="0"/>
          <w:marTop w:val="0"/>
          <w:marBottom w:val="0"/>
          <w:divBdr>
            <w:top w:val="none" w:sz="0" w:space="0" w:color="auto"/>
            <w:left w:val="none" w:sz="0" w:space="0" w:color="auto"/>
            <w:bottom w:val="none" w:sz="0" w:space="0" w:color="auto"/>
            <w:right w:val="none" w:sz="0" w:space="0" w:color="auto"/>
          </w:divBdr>
        </w:div>
        <w:div w:id="1795636531">
          <w:marLeft w:val="640"/>
          <w:marRight w:val="0"/>
          <w:marTop w:val="0"/>
          <w:marBottom w:val="0"/>
          <w:divBdr>
            <w:top w:val="none" w:sz="0" w:space="0" w:color="auto"/>
            <w:left w:val="none" w:sz="0" w:space="0" w:color="auto"/>
            <w:bottom w:val="none" w:sz="0" w:space="0" w:color="auto"/>
            <w:right w:val="none" w:sz="0" w:space="0" w:color="auto"/>
          </w:divBdr>
        </w:div>
        <w:div w:id="1474249880">
          <w:marLeft w:val="640"/>
          <w:marRight w:val="0"/>
          <w:marTop w:val="0"/>
          <w:marBottom w:val="0"/>
          <w:divBdr>
            <w:top w:val="none" w:sz="0" w:space="0" w:color="auto"/>
            <w:left w:val="none" w:sz="0" w:space="0" w:color="auto"/>
            <w:bottom w:val="none" w:sz="0" w:space="0" w:color="auto"/>
            <w:right w:val="none" w:sz="0" w:space="0" w:color="auto"/>
          </w:divBdr>
        </w:div>
        <w:div w:id="274677394">
          <w:marLeft w:val="640"/>
          <w:marRight w:val="0"/>
          <w:marTop w:val="0"/>
          <w:marBottom w:val="0"/>
          <w:divBdr>
            <w:top w:val="none" w:sz="0" w:space="0" w:color="auto"/>
            <w:left w:val="none" w:sz="0" w:space="0" w:color="auto"/>
            <w:bottom w:val="none" w:sz="0" w:space="0" w:color="auto"/>
            <w:right w:val="none" w:sz="0" w:space="0" w:color="auto"/>
          </w:divBdr>
        </w:div>
        <w:div w:id="247815957">
          <w:marLeft w:val="640"/>
          <w:marRight w:val="0"/>
          <w:marTop w:val="0"/>
          <w:marBottom w:val="0"/>
          <w:divBdr>
            <w:top w:val="none" w:sz="0" w:space="0" w:color="auto"/>
            <w:left w:val="none" w:sz="0" w:space="0" w:color="auto"/>
            <w:bottom w:val="none" w:sz="0" w:space="0" w:color="auto"/>
            <w:right w:val="none" w:sz="0" w:space="0" w:color="auto"/>
          </w:divBdr>
        </w:div>
        <w:div w:id="1432432567">
          <w:marLeft w:val="640"/>
          <w:marRight w:val="0"/>
          <w:marTop w:val="0"/>
          <w:marBottom w:val="0"/>
          <w:divBdr>
            <w:top w:val="none" w:sz="0" w:space="0" w:color="auto"/>
            <w:left w:val="none" w:sz="0" w:space="0" w:color="auto"/>
            <w:bottom w:val="none" w:sz="0" w:space="0" w:color="auto"/>
            <w:right w:val="none" w:sz="0" w:space="0" w:color="auto"/>
          </w:divBdr>
        </w:div>
        <w:div w:id="586232377">
          <w:marLeft w:val="640"/>
          <w:marRight w:val="0"/>
          <w:marTop w:val="0"/>
          <w:marBottom w:val="0"/>
          <w:divBdr>
            <w:top w:val="none" w:sz="0" w:space="0" w:color="auto"/>
            <w:left w:val="none" w:sz="0" w:space="0" w:color="auto"/>
            <w:bottom w:val="none" w:sz="0" w:space="0" w:color="auto"/>
            <w:right w:val="none" w:sz="0" w:space="0" w:color="auto"/>
          </w:divBdr>
        </w:div>
        <w:div w:id="1255899025">
          <w:marLeft w:val="640"/>
          <w:marRight w:val="0"/>
          <w:marTop w:val="0"/>
          <w:marBottom w:val="0"/>
          <w:divBdr>
            <w:top w:val="none" w:sz="0" w:space="0" w:color="auto"/>
            <w:left w:val="none" w:sz="0" w:space="0" w:color="auto"/>
            <w:bottom w:val="none" w:sz="0" w:space="0" w:color="auto"/>
            <w:right w:val="none" w:sz="0" w:space="0" w:color="auto"/>
          </w:divBdr>
        </w:div>
        <w:div w:id="2047488241">
          <w:marLeft w:val="640"/>
          <w:marRight w:val="0"/>
          <w:marTop w:val="0"/>
          <w:marBottom w:val="0"/>
          <w:divBdr>
            <w:top w:val="none" w:sz="0" w:space="0" w:color="auto"/>
            <w:left w:val="none" w:sz="0" w:space="0" w:color="auto"/>
            <w:bottom w:val="none" w:sz="0" w:space="0" w:color="auto"/>
            <w:right w:val="none" w:sz="0" w:space="0" w:color="auto"/>
          </w:divBdr>
        </w:div>
        <w:div w:id="589656889">
          <w:marLeft w:val="640"/>
          <w:marRight w:val="0"/>
          <w:marTop w:val="0"/>
          <w:marBottom w:val="0"/>
          <w:divBdr>
            <w:top w:val="none" w:sz="0" w:space="0" w:color="auto"/>
            <w:left w:val="none" w:sz="0" w:space="0" w:color="auto"/>
            <w:bottom w:val="none" w:sz="0" w:space="0" w:color="auto"/>
            <w:right w:val="none" w:sz="0" w:space="0" w:color="auto"/>
          </w:divBdr>
        </w:div>
        <w:div w:id="1889341326">
          <w:marLeft w:val="640"/>
          <w:marRight w:val="0"/>
          <w:marTop w:val="0"/>
          <w:marBottom w:val="0"/>
          <w:divBdr>
            <w:top w:val="none" w:sz="0" w:space="0" w:color="auto"/>
            <w:left w:val="none" w:sz="0" w:space="0" w:color="auto"/>
            <w:bottom w:val="none" w:sz="0" w:space="0" w:color="auto"/>
            <w:right w:val="none" w:sz="0" w:space="0" w:color="auto"/>
          </w:divBdr>
        </w:div>
        <w:div w:id="979964534">
          <w:marLeft w:val="640"/>
          <w:marRight w:val="0"/>
          <w:marTop w:val="0"/>
          <w:marBottom w:val="0"/>
          <w:divBdr>
            <w:top w:val="none" w:sz="0" w:space="0" w:color="auto"/>
            <w:left w:val="none" w:sz="0" w:space="0" w:color="auto"/>
            <w:bottom w:val="none" w:sz="0" w:space="0" w:color="auto"/>
            <w:right w:val="none" w:sz="0" w:space="0" w:color="auto"/>
          </w:divBdr>
        </w:div>
        <w:div w:id="1371608955">
          <w:marLeft w:val="640"/>
          <w:marRight w:val="0"/>
          <w:marTop w:val="0"/>
          <w:marBottom w:val="0"/>
          <w:divBdr>
            <w:top w:val="none" w:sz="0" w:space="0" w:color="auto"/>
            <w:left w:val="none" w:sz="0" w:space="0" w:color="auto"/>
            <w:bottom w:val="none" w:sz="0" w:space="0" w:color="auto"/>
            <w:right w:val="none" w:sz="0" w:space="0" w:color="auto"/>
          </w:divBdr>
        </w:div>
        <w:div w:id="1674142515">
          <w:marLeft w:val="640"/>
          <w:marRight w:val="0"/>
          <w:marTop w:val="0"/>
          <w:marBottom w:val="0"/>
          <w:divBdr>
            <w:top w:val="none" w:sz="0" w:space="0" w:color="auto"/>
            <w:left w:val="none" w:sz="0" w:space="0" w:color="auto"/>
            <w:bottom w:val="none" w:sz="0" w:space="0" w:color="auto"/>
            <w:right w:val="none" w:sz="0" w:space="0" w:color="auto"/>
          </w:divBdr>
        </w:div>
        <w:div w:id="1092236090">
          <w:marLeft w:val="640"/>
          <w:marRight w:val="0"/>
          <w:marTop w:val="0"/>
          <w:marBottom w:val="0"/>
          <w:divBdr>
            <w:top w:val="none" w:sz="0" w:space="0" w:color="auto"/>
            <w:left w:val="none" w:sz="0" w:space="0" w:color="auto"/>
            <w:bottom w:val="none" w:sz="0" w:space="0" w:color="auto"/>
            <w:right w:val="none" w:sz="0" w:space="0" w:color="auto"/>
          </w:divBdr>
        </w:div>
        <w:div w:id="1429152084">
          <w:marLeft w:val="640"/>
          <w:marRight w:val="0"/>
          <w:marTop w:val="0"/>
          <w:marBottom w:val="0"/>
          <w:divBdr>
            <w:top w:val="none" w:sz="0" w:space="0" w:color="auto"/>
            <w:left w:val="none" w:sz="0" w:space="0" w:color="auto"/>
            <w:bottom w:val="none" w:sz="0" w:space="0" w:color="auto"/>
            <w:right w:val="none" w:sz="0" w:space="0" w:color="auto"/>
          </w:divBdr>
        </w:div>
        <w:div w:id="850995063">
          <w:marLeft w:val="640"/>
          <w:marRight w:val="0"/>
          <w:marTop w:val="0"/>
          <w:marBottom w:val="0"/>
          <w:divBdr>
            <w:top w:val="none" w:sz="0" w:space="0" w:color="auto"/>
            <w:left w:val="none" w:sz="0" w:space="0" w:color="auto"/>
            <w:bottom w:val="none" w:sz="0" w:space="0" w:color="auto"/>
            <w:right w:val="none" w:sz="0" w:space="0" w:color="auto"/>
          </w:divBdr>
        </w:div>
        <w:div w:id="489828527">
          <w:marLeft w:val="640"/>
          <w:marRight w:val="0"/>
          <w:marTop w:val="0"/>
          <w:marBottom w:val="0"/>
          <w:divBdr>
            <w:top w:val="none" w:sz="0" w:space="0" w:color="auto"/>
            <w:left w:val="none" w:sz="0" w:space="0" w:color="auto"/>
            <w:bottom w:val="none" w:sz="0" w:space="0" w:color="auto"/>
            <w:right w:val="none" w:sz="0" w:space="0" w:color="auto"/>
          </w:divBdr>
        </w:div>
        <w:div w:id="973831753">
          <w:marLeft w:val="640"/>
          <w:marRight w:val="0"/>
          <w:marTop w:val="0"/>
          <w:marBottom w:val="0"/>
          <w:divBdr>
            <w:top w:val="none" w:sz="0" w:space="0" w:color="auto"/>
            <w:left w:val="none" w:sz="0" w:space="0" w:color="auto"/>
            <w:bottom w:val="none" w:sz="0" w:space="0" w:color="auto"/>
            <w:right w:val="none" w:sz="0" w:space="0" w:color="auto"/>
          </w:divBdr>
        </w:div>
        <w:div w:id="1779565343">
          <w:marLeft w:val="640"/>
          <w:marRight w:val="0"/>
          <w:marTop w:val="0"/>
          <w:marBottom w:val="0"/>
          <w:divBdr>
            <w:top w:val="none" w:sz="0" w:space="0" w:color="auto"/>
            <w:left w:val="none" w:sz="0" w:space="0" w:color="auto"/>
            <w:bottom w:val="none" w:sz="0" w:space="0" w:color="auto"/>
            <w:right w:val="none" w:sz="0" w:space="0" w:color="auto"/>
          </w:divBdr>
        </w:div>
        <w:div w:id="1369644309">
          <w:marLeft w:val="640"/>
          <w:marRight w:val="0"/>
          <w:marTop w:val="0"/>
          <w:marBottom w:val="0"/>
          <w:divBdr>
            <w:top w:val="none" w:sz="0" w:space="0" w:color="auto"/>
            <w:left w:val="none" w:sz="0" w:space="0" w:color="auto"/>
            <w:bottom w:val="none" w:sz="0" w:space="0" w:color="auto"/>
            <w:right w:val="none" w:sz="0" w:space="0" w:color="auto"/>
          </w:divBdr>
        </w:div>
        <w:div w:id="1118796940">
          <w:marLeft w:val="640"/>
          <w:marRight w:val="0"/>
          <w:marTop w:val="0"/>
          <w:marBottom w:val="0"/>
          <w:divBdr>
            <w:top w:val="none" w:sz="0" w:space="0" w:color="auto"/>
            <w:left w:val="none" w:sz="0" w:space="0" w:color="auto"/>
            <w:bottom w:val="none" w:sz="0" w:space="0" w:color="auto"/>
            <w:right w:val="none" w:sz="0" w:space="0" w:color="auto"/>
          </w:divBdr>
        </w:div>
        <w:div w:id="764837461">
          <w:marLeft w:val="640"/>
          <w:marRight w:val="0"/>
          <w:marTop w:val="0"/>
          <w:marBottom w:val="0"/>
          <w:divBdr>
            <w:top w:val="none" w:sz="0" w:space="0" w:color="auto"/>
            <w:left w:val="none" w:sz="0" w:space="0" w:color="auto"/>
            <w:bottom w:val="none" w:sz="0" w:space="0" w:color="auto"/>
            <w:right w:val="none" w:sz="0" w:space="0" w:color="auto"/>
          </w:divBdr>
        </w:div>
      </w:divsChild>
    </w:div>
    <w:div w:id="600796977">
      <w:bodyDiv w:val="1"/>
      <w:marLeft w:val="0"/>
      <w:marRight w:val="0"/>
      <w:marTop w:val="0"/>
      <w:marBottom w:val="0"/>
      <w:divBdr>
        <w:top w:val="none" w:sz="0" w:space="0" w:color="auto"/>
        <w:left w:val="none" w:sz="0" w:space="0" w:color="auto"/>
        <w:bottom w:val="none" w:sz="0" w:space="0" w:color="auto"/>
        <w:right w:val="none" w:sz="0" w:space="0" w:color="auto"/>
      </w:divBdr>
      <w:divsChild>
        <w:div w:id="1747723226">
          <w:marLeft w:val="640"/>
          <w:marRight w:val="0"/>
          <w:marTop w:val="0"/>
          <w:marBottom w:val="0"/>
          <w:divBdr>
            <w:top w:val="none" w:sz="0" w:space="0" w:color="auto"/>
            <w:left w:val="none" w:sz="0" w:space="0" w:color="auto"/>
            <w:bottom w:val="none" w:sz="0" w:space="0" w:color="auto"/>
            <w:right w:val="none" w:sz="0" w:space="0" w:color="auto"/>
          </w:divBdr>
        </w:div>
        <w:div w:id="1708337334">
          <w:marLeft w:val="640"/>
          <w:marRight w:val="0"/>
          <w:marTop w:val="0"/>
          <w:marBottom w:val="0"/>
          <w:divBdr>
            <w:top w:val="none" w:sz="0" w:space="0" w:color="auto"/>
            <w:left w:val="none" w:sz="0" w:space="0" w:color="auto"/>
            <w:bottom w:val="none" w:sz="0" w:space="0" w:color="auto"/>
            <w:right w:val="none" w:sz="0" w:space="0" w:color="auto"/>
          </w:divBdr>
        </w:div>
        <w:div w:id="1694259213">
          <w:marLeft w:val="640"/>
          <w:marRight w:val="0"/>
          <w:marTop w:val="0"/>
          <w:marBottom w:val="0"/>
          <w:divBdr>
            <w:top w:val="none" w:sz="0" w:space="0" w:color="auto"/>
            <w:left w:val="none" w:sz="0" w:space="0" w:color="auto"/>
            <w:bottom w:val="none" w:sz="0" w:space="0" w:color="auto"/>
            <w:right w:val="none" w:sz="0" w:space="0" w:color="auto"/>
          </w:divBdr>
        </w:div>
        <w:div w:id="237640126">
          <w:marLeft w:val="640"/>
          <w:marRight w:val="0"/>
          <w:marTop w:val="0"/>
          <w:marBottom w:val="0"/>
          <w:divBdr>
            <w:top w:val="none" w:sz="0" w:space="0" w:color="auto"/>
            <w:left w:val="none" w:sz="0" w:space="0" w:color="auto"/>
            <w:bottom w:val="none" w:sz="0" w:space="0" w:color="auto"/>
            <w:right w:val="none" w:sz="0" w:space="0" w:color="auto"/>
          </w:divBdr>
        </w:div>
        <w:div w:id="271281978">
          <w:marLeft w:val="640"/>
          <w:marRight w:val="0"/>
          <w:marTop w:val="0"/>
          <w:marBottom w:val="0"/>
          <w:divBdr>
            <w:top w:val="none" w:sz="0" w:space="0" w:color="auto"/>
            <w:left w:val="none" w:sz="0" w:space="0" w:color="auto"/>
            <w:bottom w:val="none" w:sz="0" w:space="0" w:color="auto"/>
            <w:right w:val="none" w:sz="0" w:space="0" w:color="auto"/>
          </w:divBdr>
        </w:div>
        <w:div w:id="505486207">
          <w:marLeft w:val="640"/>
          <w:marRight w:val="0"/>
          <w:marTop w:val="0"/>
          <w:marBottom w:val="0"/>
          <w:divBdr>
            <w:top w:val="none" w:sz="0" w:space="0" w:color="auto"/>
            <w:left w:val="none" w:sz="0" w:space="0" w:color="auto"/>
            <w:bottom w:val="none" w:sz="0" w:space="0" w:color="auto"/>
            <w:right w:val="none" w:sz="0" w:space="0" w:color="auto"/>
          </w:divBdr>
        </w:div>
        <w:div w:id="2041664851">
          <w:marLeft w:val="640"/>
          <w:marRight w:val="0"/>
          <w:marTop w:val="0"/>
          <w:marBottom w:val="0"/>
          <w:divBdr>
            <w:top w:val="none" w:sz="0" w:space="0" w:color="auto"/>
            <w:left w:val="none" w:sz="0" w:space="0" w:color="auto"/>
            <w:bottom w:val="none" w:sz="0" w:space="0" w:color="auto"/>
            <w:right w:val="none" w:sz="0" w:space="0" w:color="auto"/>
          </w:divBdr>
        </w:div>
        <w:div w:id="1987513560">
          <w:marLeft w:val="640"/>
          <w:marRight w:val="0"/>
          <w:marTop w:val="0"/>
          <w:marBottom w:val="0"/>
          <w:divBdr>
            <w:top w:val="none" w:sz="0" w:space="0" w:color="auto"/>
            <w:left w:val="none" w:sz="0" w:space="0" w:color="auto"/>
            <w:bottom w:val="none" w:sz="0" w:space="0" w:color="auto"/>
            <w:right w:val="none" w:sz="0" w:space="0" w:color="auto"/>
          </w:divBdr>
        </w:div>
        <w:div w:id="1021929203">
          <w:marLeft w:val="640"/>
          <w:marRight w:val="0"/>
          <w:marTop w:val="0"/>
          <w:marBottom w:val="0"/>
          <w:divBdr>
            <w:top w:val="none" w:sz="0" w:space="0" w:color="auto"/>
            <w:left w:val="none" w:sz="0" w:space="0" w:color="auto"/>
            <w:bottom w:val="none" w:sz="0" w:space="0" w:color="auto"/>
            <w:right w:val="none" w:sz="0" w:space="0" w:color="auto"/>
          </w:divBdr>
        </w:div>
        <w:div w:id="277375026">
          <w:marLeft w:val="640"/>
          <w:marRight w:val="0"/>
          <w:marTop w:val="0"/>
          <w:marBottom w:val="0"/>
          <w:divBdr>
            <w:top w:val="none" w:sz="0" w:space="0" w:color="auto"/>
            <w:left w:val="none" w:sz="0" w:space="0" w:color="auto"/>
            <w:bottom w:val="none" w:sz="0" w:space="0" w:color="auto"/>
            <w:right w:val="none" w:sz="0" w:space="0" w:color="auto"/>
          </w:divBdr>
        </w:div>
        <w:div w:id="1906065569">
          <w:marLeft w:val="640"/>
          <w:marRight w:val="0"/>
          <w:marTop w:val="0"/>
          <w:marBottom w:val="0"/>
          <w:divBdr>
            <w:top w:val="none" w:sz="0" w:space="0" w:color="auto"/>
            <w:left w:val="none" w:sz="0" w:space="0" w:color="auto"/>
            <w:bottom w:val="none" w:sz="0" w:space="0" w:color="auto"/>
            <w:right w:val="none" w:sz="0" w:space="0" w:color="auto"/>
          </w:divBdr>
        </w:div>
        <w:div w:id="2133863932">
          <w:marLeft w:val="640"/>
          <w:marRight w:val="0"/>
          <w:marTop w:val="0"/>
          <w:marBottom w:val="0"/>
          <w:divBdr>
            <w:top w:val="none" w:sz="0" w:space="0" w:color="auto"/>
            <w:left w:val="none" w:sz="0" w:space="0" w:color="auto"/>
            <w:bottom w:val="none" w:sz="0" w:space="0" w:color="auto"/>
            <w:right w:val="none" w:sz="0" w:space="0" w:color="auto"/>
          </w:divBdr>
        </w:div>
        <w:div w:id="1075280332">
          <w:marLeft w:val="640"/>
          <w:marRight w:val="0"/>
          <w:marTop w:val="0"/>
          <w:marBottom w:val="0"/>
          <w:divBdr>
            <w:top w:val="none" w:sz="0" w:space="0" w:color="auto"/>
            <w:left w:val="none" w:sz="0" w:space="0" w:color="auto"/>
            <w:bottom w:val="none" w:sz="0" w:space="0" w:color="auto"/>
            <w:right w:val="none" w:sz="0" w:space="0" w:color="auto"/>
          </w:divBdr>
        </w:div>
        <w:div w:id="767384096">
          <w:marLeft w:val="640"/>
          <w:marRight w:val="0"/>
          <w:marTop w:val="0"/>
          <w:marBottom w:val="0"/>
          <w:divBdr>
            <w:top w:val="none" w:sz="0" w:space="0" w:color="auto"/>
            <w:left w:val="none" w:sz="0" w:space="0" w:color="auto"/>
            <w:bottom w:val="none" w:sz="0" w:space="0" w:color="auto"/>
            <w:right w:val="none" w:sz="0" w:space="0" w:color="auto"/>
          </w:divBdr>
        </w:div>
        <w:div w:id="825585377">
          <w:marLeft w:val="640"/>
          <w:marRight w:val="0"/>
          <w:marTop w:val="0"/>
          <w:marBottom w:val="0"/>
          <w:divBdr>
            <w:top w:val="none" w:sz="0" w:space="0" w:color="auto"/>
            <w:left w:val="none" w:sz="0" w:space="0" w:color="auto"/>
            <w:bottom w:val="none" w:sz="0" w:space="0" w:color="auto"/>
            <w:right w:val="none" w:sz="0" w:space="0" w:color="auto"/>
          </w:divBdr>
        </w:div>
        <w:div w:id="1392733680">
          <w:marLeft w:val="640"/>
          <w:marRight w:val="0"/>
          <w:marTop w:val="0"/>
          <w:marBottom w:val="0"/>
          <w:divBdr>
            <w:top w:val="none" w:sz="0" w:space="0" w:color="auto"/>
            <w:left w:val="none" w:sz="0" w:space="0" w:color="auto"/>
            <w:bottom w:val="none" w:sz="0" w:space="0" w:color="auto"/>
            <w:right w:val="none" w:sz="0" w:space="0" w:color="auto"/>
          </w:divBdr>
        </w:div>
        <w:div w:id="1210219433">
          <w:marLeft w:val="640"/>
          <w:marRight w:val="0"/>
          <w:marTop w:val="0"/>
          <w:marBottom w:val="0"/>
          <w:divBdr>
            <w:top w:val="none" w:sz="0" w:space="0" w:color="auto"/>
            <w:left w:val="none" w:sz="0" w:space="0" w:color="auto"/>
            <w:bottom w:val="none" w:sz="0" w:space="0" w:color="auto"/>
            <w:right w:val="none" w:sz="0" w:space="0" w:color="auto"/>
          </w:divBdr>
        </w:div>
        <w:div w:id="558177294">
          <w:marLeft w:val="640"/>
          <w:marRight w:val="0"/>
          <w:marTop w:val="0"/>
          <w:marBottom w:val="0"/>
          <w:divBdr>
            <w:top w:val="none" w:sz="0" w:space="0" w:color="auto"/>
            <w:left w:val="none" w:sz="0" w:space="0" w:color="auto"/>
            <w:bottom w:val="none" w:sz="0" w:space="0" w:color="auto"/>
            <w:right w:val="none" w:sz="0" w:space="0" w:color="auto"/>
          </w:divBdr>
        </w:div>
        <w:div w:id="1270045293">
          <w:marLeft w:val="640"/>
          <w:marRight w:val="0"/>
          <w:marTop w:val="0"/>
          <w:marBottom w:val="0"/>
          <w:divBdr>
            <w:top w:val="none" w:sz="0" w:space="0" w:color="auto"/>
            <w:left w:val="none" w:sz="0" w:space="0" w:color="auto"/>
            <w:bottom w:val="none" w:sz="0" w:space="0" w:color="auto"/>
            <w:right w:val="none" w:sz="0" w:space="0" w:color="auto"/>
          </w:divBdr>
        </w:div>
        <w:div w:id="648942426">
          <w:marLeft w:val="640"/>
          <w:marRight w:val="0"/>
          <w:marTop w:val="0"/>
          <w:marBottom w:val="0"/>
          <w:divBdr>
            <w:top w:val="none" w:sz="0" w:space="0" w:color="auto"/>
            <w:left w:val="none" w:sz="0" w:space="0" w:color="auto"/>
            <w:bottom w:val="none" w:sz="0" w:space="0" w:color="auto"/>
            <w:right w:val="none" w:sz="0" w:space="0" w:color="auto"/>
          </w:divBdr>
        </w:div>
        <w:div w:id="1625622918">
          <w:marLeft w:val="640"/>
          <w:marRight w:val="0"/>
          <w:marTop w:val="0"/>
          <w:marBottom w:val="0"/>
          <w:divBdr>
            <w:top w:val="none" w:sz="0" w:space="0" w:color="auto"/>
            <w:left w:val="none" w:sz="0" w:space="0" w:color="auto"/>
            <w:bottom w:val="none" w:sz="0" w:space="0" w:color="auto"/>
            <w:right w:val="none" w:sz="0" w:space="0" w:color="auto"/>
          </w:divBdr>
        </w:div>
        <w:div w:id="1660386256">
          <w:marLeft w:val="640"/>
          <w:marRight w:val="0"/>
          <w:marTop w:val="0"/>
          <w:marBottom w:val="0"/>
          <w:divBdr>
            <w:top w:val="none" w:sz="0" w:space="0" w:color="auto"/>
            <w:left w:val="none" w:sz="0" w:space="0" w:color="auto"/>
            <w:bottom w:val="none" w:sz="0" w:space="0" w:color="auto"/>
            <w:right w:val="none" w:sz="0" w:space="0" w:color="auto"/>
          </w:divBdr>
        </w:div>
        <w:div w:id="339742572">
          <w:marLeft w:val="640"/>
          <w:marRight w:val="0"/>
          <w:marTop w:val="0"/>
          <w:marBottom w:val="0"/>
          <w:divBdr>
            <w:top w:val="none" w:sz="0" w:space="0" w:color="auto"/>
            <w:left w:val="none" w:sz="0" w:space="0" w:color="auto"/>
            <w:bottom w:val="none" w:sz="0" w:space="0" w:color="auto"/>
            <w:right w:val="none" w:sz="0" w:space="0" w:color="auto"/>
          </w:divBdr>
        </w:div>
        <w:div w:id="788158074">
          <w:marLeft w:val="640"/>
          <w:marRight w:val="0"/>
          <w:marTop w:val="0"/>
          <w:marBottom w:val="0"/>
          <w:divBdr>
            <w:top w:val="none" w:sz="0" w:space="0" w:color="auto"/>
            <w:left w:val="none" w:sz="0" w:space="0" w:color="auto"/>
            <w:bottom w:val="none" w:sz="0" w:space="0" w:color="auto"/>
            <w:right w:val="none" w:sz="0" w:space="0" w:color="auto"/>
          </w:divBdr>
        </w:div>
        <w:div w:id="496505606">
          <w:marLeft w:val="640"/>
          <w:marRight w:val="0"/>
          <w:marTop w:val="0"/>
          <w:marBottom w:val="0"/>
          <w:divBdr>
            <w:top w:val="none" w:sz="0" w:space="0" w:color="auto"/>
            <w:left w:val="none" w:sz="0" w:space="0" w:color="auto"/>
            <w:bottom w:val="none" w:sz="0" w:space="0" w:color="auto"/>
            <w:right w:val="none" w:sz="0" w:space="0" w:color="auto"/>
          </w:divBdr>
        </w:div>
        <w:div w:id="1257517854">
          <w:marLeft w:val="640"/>
          <w:marRight w:val="0"/>
          <w:marTop w:val="0"/>
          <w:marBottom w:val="0"/>
          <w:divBdr>
            <w:top w:val="none" w:sz="0" w:space="0" w:color="auto"/>
            <w:left w:val="none" w:sz="0" w:space="0" w:color="auto"/>
            <w:bottom w:val="none" w:sz="0" w:space="0" w:color="auto"/>
            <w:right w:val="none" w:sz="0" w:space="0" w:color="auto"/>
          </w:divBdr>
        </w:div>
        <w:div w:id="803078968">
          <w:marLeft w:val="640"/>
          <w:marRight w:val="0"/>
          <w:marTop w:val="0"/>
          <w:marBottom w:val="0"/>
          <w:divBdr>
            <w:top w:val="none" w:sz="0" w:space="0" w:color="auto"/>
            <w:left w:val="none" w:sz="0" w:space="0" w:color="auto"/>
            <w:bottom w:val="none" w:sz="0" w:space="0" w:color="auto"/>
            <w:right w:val="none" w:sz="0" w:space="0" w:color="auto"/>
          </w:divBdr>
        </w:div>
        <w:div w:id="1988052675">
          <w:marLeft w:val="640"/>
          <w:marRight w:val="0"/>
          <w:marTop w:val="0"/>
          <w:marBottom w:val="0"/>
          <w:divBdr>
            <w:top w:val="none" w:sz="0" w:space="0" w:color="auto"/>
            <w:left w:val="none" w:sz="0" w:space="0" w:color="auto"/>
            <w:bottom w:val="none" w:sz="0" w:space="0" w:color="auto"/>
            <w:right w:val="none" w:sz="0" w:space="0" w:color="auto"/>
          </w:divBdr>
        </w:div>
        <w:div w:id="838689746">
          <w:marLeft w:val="640"/>
          <w:marRight w:val="0"/>
          <w:marTop w:val="0"/>
          <w:marBottom w:val="0"/>
          <w:divBdr>
            <w:top w:val="none" w:sz="0" w:space="0" w:color="auto"/>
            <w:left w:val="none" w:sz="0" w:space="0" w:color="auto"/>
            <w:bottom w:val="none" w:sz="0" w:space="0" w:color="auto"/>
            <w:right w:val="none" w:sz="0" w:space="0" w:color="auto"/>
          </w:divBdr>
        </w:div>
        <w:div w:id="389884371">
          <w:marLeft w:val="640"/>
          <w:marRight w:val="0"/>
          <w:marTop w:val="0"/>
          <w:marBottom w:val="0"/>
          <w:divBdr>
            <w:top w:val="none" w:sz="0" w:space="0" w:color="auto"/>
            <w:left w:val="none" w:sz="0" w:space="0" w:color="auto"/>
            <w:bottom w:val="none" w:sz="0" w:space="0" w:color="auto"/>
            <w:right w:val="none" w:sz="0" w:space="0" w:color="auto"/>
          </w:divBdr>
        </w:div>
        <w:div w:id="144393272">
          <w:marLeft w:val="640"/>
          <w:marRight w:val="0"/>
          <w:marTop w:val="0"/>
          <w:marBottom w:val="0"/>
          <w:divBdr>
            <w:top w:val="none" w:sz="0" w:space="0" w:color="auto"/>
            <w:left w:val="none" w:sz="0" w:space="0" w:color="auto"/>
            <w:bottom w:val="none" w:sz="0" w:space="0" w:color="auto"/>
            <w:right w:val="none" w:sz="0" w:space="0" w:color="auto"/>
          </w:divBdr>
        </w:div>
        <w:div w:id="707612019">
          <w:marLeft w:val="640"/>
          <w:marRight w:val="0"/>
          <w:marTop w:val="0"/>
          <w:marBottom w:val="0"/>
          <w:divBdr>
            <w:top w:val="none" w:sz="0" w:space="0" w:color="auto"/>
            <w:left w:val="none" w:sz="0" w:space="0" w:color="auto"/>
            <w:bottom w:val="none" w:sz="0" w:space="0" w:color="auto"/>
            <w:right w:val="none" w:sz="0" w:space="0" w:color="auto"/>
          </w:divBdr>
        </w:div>
        <w:div w:id="1313488085">
          <w:marLeft w:val="640"/>
          <w:marRight w:val="0"/>
          <w:marTop w:val="0"/>
          <w:marBottom w:val="0"/>
          <w:divBdr>
            <w:top w:val="none" w:sz="0" w:space="0" w:color="auto"/>
            <w:left w:val="none" w:sz="0" w:space="0" w:color="auto"/>
            <w:bottom w:val="none" w:sz="0" w:space="0" w:color="auto"/>
            <w:right w:val="none" w:sz="0" w:space="0" w:color="auto"/>
          </w:divBdr>
        </w:div>
        <w:div w:id="1559900434">
          <w:marLeft w:val="640"/>
          <w:marRight w:val="0"/>
          <w:marTop w:val="0"/>
          <w:marBottom w:val="0"/>
          <w:divBdr>
            <w:top w:val="none" w:sz="0" w:space="0" w:color="auto"/>
            <w:left w:val="none" w:sz="0" w:space="0" w:color="auto"/>
            <w:bottom w:val="none" w:sz="0" w:space="0" w:color="auto"/>
            <w:right w:val="none" w:sz="0" w:space="0" w:color="auto"/>
          </w:divBdr>
        </w:div>
        <w:div w:id="363750866">
          <w:marLeft w:val="640"/>
          <w:marRight w:val="0"/>
          <w:marTop w:val="0"/>
          <w:marBottom w:val="0"/>
          <w:divBdr>
            <w:top w:val="none" w:sz="0" w:space="0" w:color="auto"/>
            <w:left w:val="none" w:sz="0" w:space="0" w:color="auto"/>
            <w:bottom w:val="none" w:sz="0" w:space="0" w:color="auto"/>
            <w:right w:val="none" w:sz="0" w:space="0" w:color="auto"/>
          </w:divBdr>
        </w:div>
        <w:div w:id="1580285277">
          <w:marLeft w:val="640"/>
          <w:marRight w:val="0"/>
          <w:marTop w:val="0"/>
          <w:marBottom w:val="0"/>
          <w:divBdr>
            <w:top w:val="none" w:sz="0" w:space="0" w:color="auto"/>
            <w:left w:val="none" w:sz="0" w:space="0" w:color="auto"/>
            <w:bottom w:val="none" w:sz="0" w:space="0" w:color="auto"/>
            <w:right w:val="none" w:sz="0" w:space="0" w:color="auto"/>
          </w:divBdr>
        </w:div>
        <w:div w:id="601449344">
          <w:marLeft w:val="640"/>
          <w:marRight w:val="0"/>
          <w:marTop w:val="0"/>
          <w:marBottom w:val="0"/>
          <w:divBdr>
            <w:top w:val="none" w:sz="0" w:space="0" w:color="auto"/>
            <w:left w:val="none" w:sz="0" w:space="0" w:color="auto"/>
            <w:bottom w:val="none" w:sz="0" w:space="0" w:color="auto"/>
            <w:right w:val="none" w:sz="0" w:space="0" w:color="auto"/>
          </w:divBdr>
        </w:div>
        <w:div w:id="1433014718">
          <w:marLeft w:val="640"/>
          <w:marRight w:val="0"/>
          <w:marTop w:val="0"/>
          <w:marBottom w:val="0"/>
          <w:divBdr>
            <w:top w:val="none" w:sz="0" w:space="0" w:color="auto"/>
            <w:left w:val="none" w:sz="0" w:space="0" w:color="auto"/>
            <w:bottom w:val="none" w:sz="0" w:space="0" w:color="auto"/>
            <w:right w:val="none" w:sz="0" w:space="0" w:color="auto"/>
          </w:divBdr>
        </w:div>
        <w:div w:id="782267755">
          <w:marLeft w:val="640"/>
          <w:marRight w:val="0"/>
          <w:marTop w:val="0"/>
          <w:marBottom w:val="0"/>
          <w:divBdr>
            <w:top w:val="none" w:sz="0" w:space="0" w:color="auto"/>
            <w:left w:val="none" w:sz="0" w:space="0" w:color="auto"/>
            <w:bottom w:val="none" w:sz="0" w:space="0" w:color="auto"/>
            <w:right w:val="none" w:sz="0" w:space="0" w:color="auto"/>
          </w:divBdr>
        </w:div>
        <w:div w:id="676228397">
          <w:marLeft w:val="640"/>
          <w:marRight w:val="0"/>
          <w:marTop w:val="0"/>
          <w:marBottom w:val="0"/>
          <w:divBdr>
            <w:top w:val="none" w:sz="0" w:space="0" w:color="auto"/>
            <w:left w:val="none" w:sz="0" w:space="0" w:color="auto"/>
            <w:bottom w:val="none" w:sz="0" w:space="0" w:color="auto"/>
            <w:right w:val="none" w:sz="0" w:space="0" w:color="auto"/>
          </w:divBdr>
        </w:div>
        <w:div w:id="1913390460">
          <w:marLeft w:val="640"/>
          <w:marRight w:val="0"/>
          <w:marTop w:val="0"/>
          <w:marBottom w:val="0"/>
          <w:divBdr>
            <w:top w:val="none" w:sz="0" w:space="0" w:color="auto"/>
            <w:left w:val="none" w:sz="0" w:space="0" w:color="auto"/>
            <w:bottom w:val="none" w:sz="0" w:space="0" w:color="auto"/>
            <w:right w:val="none" w:sz="0" w:space="0" w:color="auto"/>
          </w:divBdr>
        </w:div>
        <w:div w:id="8458828">
          <w:marLeft w:val="640"/>
          <w:marRight w:val="0"/>
          <w:marTop w:val="0"/>
          <w:marBottom w:val="0"/>
          <w:divBdr>
            <w:top w:val="none" w:sz="0" w:space="0" w:color="auto"/>
            <w:left w:val="none" w:sz="0" w:space="0" w:color="auto"/>
            <w:bottom w:val="none" w:sz="0" w:space="0" w:color="auto"/>
            <w:right w:val="none" w:sz="0" w:space="0" w:color="auto"/>
          </w:divBdr>
        </w:div>
        <w:div w:id="1917738241">
          <w:marLeft w:val="640"/>
          <w:marRight w:val="0"/>
          <w:marTop w:val="0"/>
          <w:marBottom w:val="0"/>
          <w:divBdr>
            <w:top w:val="none" w:sz="0" w:space="0" w:color="auto"/>
            <w:left w:val="none" w:sz="0" w:space="0" w:color="auto"/>
            <w:bottom w:val="none" w:sz="0" w:space="0" w:color="auto"/>
            <w:right w:val="none" w:sz="0" w:space="0" w:color="auto"/>
          </w:divBdr>
        </w:div>
        <w:div w:id="494297658">
          <w:marLeft w:val="640"/>
          <w:marRight w:val="0"/>
          <w:marTop w:val="0"/>
          <w:marBottom w:val="0"/>
          <w:divBdr>
            <w:top w:val="none" w:sz="0" w:space="0" w:color="auto"/>
            <w:left w:val="none" w:sz="0" w:space="0" w:color="auto"/>
            <w:bottom w:val="none" w:sz="0" w:space="0" w:color="auto"/>
            <w:right w:val="none" w:sz="0" w:space="0" w:color="auto"/>
          </w:divBdr>
        </w:div>
        <w:div w:id="1694571798">
          <w:marLeft w:val="640"/>
          <w:marRight w:val="0"/>
          <w:marTop w:val="0"/>
          <w:marBottom w:val="0"/>
          <w:divBdr>
            <w:top w:val="none" w:sz="0" w:space="0" w:color="auto"/>
            <w:left w:val="none" w:sz="0" w:space="0" w:color="auto"/>
            <w:bottom w:val="none" w:sz="0" w:space="0" w:color="auto"/>
            <w:right w:val="none" w:sz="0" w:space="0" w:color="auto"/>
          </w:divBdr>
        </w:div>
        <w:div w:id="1929726806">
          <w:marLeft w:val="640"/>
          <w:marRight w:val="0"/>
          <w:marTop w:val="0"/>
          <w:marBottom w:val="0"/>
          <w:divBdr>
            <w:top w:val="none" w:sz="0" w:space="0" w:color="auto"/>
            <w:left w:val="none" w:sz="0" w:space="0" w:color="auto"/>
            <w:bottom w:val="none" w:sz="0" w:space="0" w:color="auto"/>
            <w:right w:val="none" w:sz="0" w:space="0" w:color="auto"/>
          </w:divBdr>
        </w:div>
        <w:div w:id="1053230779">
          <w:marLeft w:val="640"/>
          <w:marRight w:val="0"/>
          <w:marTop w:val="0"/>
          <w:marBottom w:val="0"/>
          <w:divBdr>
            <w:top w:val="none" w:sz="0" w:space="0" w:color="auto"/>
            <w:left w:val="none" w:sz="0" w:space="0" w:color="auto"/>
            <w:bottom w:val="none" w:sz="0" w:space="0" w:color="auto"/>
            <w:right w:val="none" w:sz="0" w:space="0" w:color="auto"/>
          </w:divBdr>
        </w:div>
        <w:div w:id="1236553122">
          <w:marLeft w:val="640"/>
          <w:marRight w:val="0"/>
          <w:marTop w:val="0"/>
          <w:marBottom w:val="0"/>
          <w:divBdr>
            <w:top w:val="none" w:sz="0" w:space="0" w:color="auto"/>
            <w:left w:val="none" w:sz="0" w:space="0" w:color="auto"/>
            <w:bottom w:val="none" w:sz="0" w:space="0" w:color="auto"/>
            <w:right w:val="none" w:sz="0" w:space="0" w:color="auto"/>
          </w:divBdr>
        </w:div>
        <w:div w:id="1885672449">
          <w:marLeft w:val="640"/>
          <w:marRight w:val="0"/>
          <w:marTop w:val="0"/>
          <w:marBottom w:val="0"/>
          <w:divBdr>
            <w:top w:val="none" w:sz="0" w:space="0" w:color="auto"/>
            <w:left w:val="none" w:sz="0" w:space="0" w:color="auto"/>
            <w:bottom w:val="none" w:sz="0" w:space="0" w:color="auto"/>
            <w:right w:val="none" w:sz="0" w:space="0" w:color="auto"/>
          </w:divBdr>
        </w:div>
        <w:div w:id="68429872">
          <w:marLeft w:val="640"/>
          <w:marRight w:val="0"/>
          <w:marTop w:val="0"/>
          <w:marBottom w:val="0"/>
          <w:divBdr>
            <w:top w:val="none" w:sz="0" w:space="0" w:color="auto"/>
            <w:left w:val="none" w:sz="0" w:space="0" w:color="auto"/>
            <w:bottom w:val="none" w:sz="0" w:space="0" w:color="auto"/>
            <w:right w:val="none" w:sz="0" w:space="0" w:color="auto"/>
          </w:divBdr>
        </w:div>
        <w:div w:id="1249659034">
          <w:marLeft w:val="640"/>
          <w:marRight w:val="0"/>
          <w:marTop w:val="0"/>
          <w:marBottom w:val="0"/>
          <w:divBdr>
            <w:top w:val="none" w:sz="0" w:space="0" w:color="auto"/>
            <w:left w:val="none" w:sz="0" w:space="0" w:color="auto"/>
            <w:bottom w:val="none" w:sz="0" w:space="0" w:color="auto"/>
            <w:right w:val="none" w:sz="0" w:space="0" w:color="auto"/>
          </w:divBdr>
        </w:div>
        <w:div w:id="1578393900">
          <w:marLeft w:val="640"/>
          <w:marRight w:val="0"/>
          <w:marTop w:val="0"/>
          <w:marBottom w:val="0"/>
          <w:divBdr>
            <w:top w:val="none" w:sz="0" w:space="0" w:color="auto"/>
            <w:left w:val="none" w:sz="0" w:space="0" w:color="auto"/>
            <w:bottom w:val="none" w:sz="0" w:space="0" w:color="auto"/>
            <w:right w:val="none" w:sz="0" w:space="0" w:color="auto"/>
          </w:divBdr>
        </w:div>
        <w:div w:id="2140299264">
          <w:marLeft w:val="640"/>
          <w:marRight w:val="0"/>
          <w:marTop w:val="0"/>
          <w:marBottom w:val="0"/>
          <w:divBdr>
            <w:top w:val="none" w:sz="0" w:space="0" w:color="auto"/>
            <w:left w:val="none" w:sz="0" w:space="0" w:color="auto"/>
            <w:bottom w:val="none" w:sz="0" w:space="0" w:color="auto"/>
            <w:right w:val="none" w:sz="0" w:space="0" w:color="auto"/>
          </w:divBdr>
        </w:div>
        <w:div w:id="341126805">
          <w:marLeft w:val="640"/>
          <w:marRight w:val="0"/>
          <w:marTop w:val="0"/>
          <w:marBottom w:val="0"/>
          <w:divBdr>
            <w:top w:val="none" w:sz="0" w:space="0" w:color="auto"/>
            <w:left w:val="none" w:sz="0" w:space="0" w:color="auto"/>
            <w:bottom w:val="none" w:sz="0" w:space="0" w:color="auto"/>
            <w:right w:val="none" w:sz="0" w:space="0" w:color="auto"/>
          </w:divBdr>
        </w:div>
        <w:div w:id="708720191">
          <w:marLeft w:val="640"/>
          <w:marRight w:val="0"/>
          <w:marTop w:val="0"/>
          <w:marBottom w:val="0"/>
          <w:divBdr>
            <w:top w:val="none" w:sz="0" w:space="0" w:color="auto"/>
            <w:left w:val="none" w:sz="0" w:space="0" w:color="auto"/>
            <w:bottom w:val="none" w:sz="0" w:space="0" w:color="auto"/>
            <w:right w:val="none" w:sz="0" w:space="0" w:color="auto"/>
          </w:divBdr>
        </w:div>
        <w:div w:id="583145895">
          <w:marLeft w:val="640"/>
          <w:marRight w:val="0"/>
          <w:marTop w:val="0"/>
          <w:marBottom w:val="0"/>
          <w:divBdr>
            <w:top w:val="none" w:sz="0" w:space="0" w:color="auto"/>
            <w:left w:val="none" w:sz="0" w:space="0" w:color="auto"/>
            <w:bottom w:val="none" w:sz="0" w:space="0" w:color="auto"/>
            <w:right w:val="none" w:sz="0" w:space="0" w:color="auto"/>
          </w:divBdr>
        </w:div>
        <w:div w:id="710033619">
          <w:marLeft w:val="640"/>
          <w:marRight w:val="0"/>
          <w:marTop w:val="0"/>
          <w:marBottom w:val="0"/>
          <w:divBdr>
            <w:top w:val="none" w:sz="0" w:space="0" w:color="auto"/>
            <w:left w:val="none" w:sz="0" w:space="0" w:color="auto"/>
            <w:bottom w:val="none" w:sz="0" w:space="0" w:color="auto"/>
            <w:right w:val="none" w:sz="0" w:space="0" w:color="auto"/>
          </w:divBdr>
        </w:div>
        <w:div w:id="2043701296">
          <w:marLeft w:val="640"/>
          <w:marRight w:val="0"/>
          <w:marTop w:val="0"/>
          <w:marBottom w:val="0"/>
          <w:divBdr>
            <w:top w:val="none" w:sz="0" w:space="0" w:color="auto"/>
            <w:left w:val="none" w:sz="0" w:space="0" w:color="auto"/>
            <w:bottom w:val="none" w:sz="0" w:space="0" w:color="auto"/>
            <w:right w:val="none" w:sz="0" w:space="0" w:color="auto"/>
          </w:divBdr>
        </w:div>
        <w:div w:id="523634154">
          <w:marLeft w:val="640"/>
          <w:marRight w:val="0"/>
          <w:marTop w:val="0"/>
          <w:marBottom w:val="0"/>
          <w:divBdr>
            <w:top w:val="none" w:sz="0" w:space="0" w:color="auto"/>
            <w:left w:val="none" w:sz="0" w:space="0" w:color="auto"/>
            <w:bottom w:val="none" w:sz="0" w:space="0" w:color="auto"/>
            <w:right w:val="none" w:sz="0" w:space="0" w:color="auto"/>
          </w:divBdr>
        </w:div>
        <w:div w:id="1792282095">
          <w:marLeft w:val="640"/>
          <w:marRight w:val="0"/>
          <w:marTop w:val="0"/>
          <w:marBottom w:val="0"/>
          <w:divBdr>
            <w:top w:val="none" w:sz="0" w:space="0" w:color="auto"/>
            <w:left w:val="none" w:sz="0" w:space="0" w:color="auto"/>
            <w:bottom w:val="none" w:sz="0" w:space="0" w:color="auto"/>
            <w:right w:val="none" w:sz="0" w:space="0" w:color="auto"/>
          </w:divBdr>
        </w:div>
        <w:div w:id="45565252">
          <w:marLeft w:val="640"/>
          <w:marRight w:val="0"/>
          <w:marTop w:val="0"/>
          <w:marBottom w:val="0"/>
          <w:divBdr>
            <w:top w:val="none" w:sz="0" w:space="0" w:color="auto"/>
            <w:left w:val="none" w:sz="0" w:space="0" w:color="auto"/>
            <w:bottom w:val="none" w:sz="0" w:space="0" w:color="auto"/>
            <w:right w:val="none" w:sz="0" w:space="0" w:color="auto"/>
          </w:divBdr>
        </w:div>
        <w:div w:id="1732314472">
          <w:marLeft w:val="640"/>
          <w:marRight w:val="0"/>
          <w:marTop w:val="0"/>
          <w:marBottom w:val="0"/>
          <w:divBdr>
            <w:top w:val="none" w:sz="0" w:space="0" w:color="auto"/>
            <w:left w:val="none" w:sz="0" w:space="0" w:color="auto"/>
            <w:bottom w:val="none" w:sz="0" w:space="0" w:color="auto"/>
            <w:right w:val="none" w:sz="0" w:space="0" w:color="auto"/>
          </w:divBdr>
        </w:div>
        <w:div w:id="43330604">
          <w:marLeft w:val="640"/>
          <w:marRight w:val="0"/>
          <w:marTop w:val="0"/>
          <w:marBottom w:val="0"/>
          <w:divBdr>
            <w:top w:val="none" w:sz="0" w:space="0" w:color="auto"/>
            <w:left w:val="none" w:sz="0" w:space="0" w:color="auto"/>
            <w:bottom w:val="none" w:sz="0" w:space="0" w:color="auto"/>
            <w:right w:val="none" w:sz="0" w:space="0" w:color="auto"/>
          </w:divBdr>
        </w:div>
        <w:div w:id="603881213">
          <w:marLeft w:val="640"/>
          <w:marRight w:val="0"/>
          <w:marTop w:val="0"/>
          <w:marBottom w:val="0"/>
          <w:divBdr>
            <w:top w:val="none" w:sz="0" w:space="0" w:color="auto"/>
            <w:left w:val="none" w:sz="0" w:space="0" w:color="auto"/>
            <w:bottom w:val="none" w:sz="0" w:space="0" w:color="auto"/>
            <w:right w:val="none" w:sz="0" w:space="0" w:color="auto"/>
          </w:divBdr>
        </w:div>
        <w:div w:id="1371417208">
          <w:marLeft w:val="640"/>
          <w:marRight w:val="0"/>
          <w:marTop w:val="0"/>
          <w:marBottom w:val="0"/>
          <w:divBdr>
            <w:top w:val="none" w:sz="0" w:space="0" w:color="auto"/>
            <w:left w:val="none" w:sz="0" w:space="0" w:color="auto"/>
            <w:bottom w:val="none" w:sz="0" w:space="0" w:color="auto"/>
            <w:right w:val="none" w:sz="0" w:space="0" w:color="auto"/>
          </w:divBdr>
        </w:div>
        <w:div w:id="1276644204">
          <w:marLeft w:val="640"/>
          <w:marRight w:val="0"/>
          <w:marTop w:val="0"/>
          <w:marBottom w:val="0"/>
          <w:divBdr>
            <w:top w:val="none" w:sz="0" w:space="0" w:color="auto"/>
            <w:left w:val="none" w:sz="0" w:space="0" w:color="auto"/>
            <w:bottom w:val="none" w:sz="0" w:space="0" w:color="auto"/>
            <w:right w:val="none" w:sz="0" w:space="0" w:color="auto"/>
          </w:divBdr>
        </w:div>
        <w:div w:id="1182544831">
          <w:marLeft w:val="640"/>
          <w:marRight w:val="0"/>
          <w:marTop w:val="0"/>
          <w:marBottom w:val="0"/>
          <w:divBdr>
            <w:top w:val="none" w:sz="0" w:space="0" w:color="auto"/>
            <w:left w:val="none" w:sz="0" w:space="0" w:color="auto"/>
            <w:bottom w:val="none" w:sz="0" w:space="0" w:color="auto"/>
            <w:right w:val="none" w:sz="0" w:space="0" w:color="auto"/>
          </w:divBdr>
        </w:div>
        <w:div w:id="1292514622">
          <w:marLeft w:val="640"/>
          <w:marRight w:val="0"/>
          <w:marTop w:val="0"/>
          <w:marBottom w:val="0"/>
          <w:divBdr>
            <w:top w:val="none" w:sz="0" w:space="0" w:color="auto"/>
            <w:left w:val="none" w:sz="0" w:space="0" w:color="auto"/>
            <w:bottom w:val="none" w:sz="0" w:space="0" w:color="auto"/>
            <w:right w:val="none" w:sz="0" w:space="0" w:color="auto"/>
          </w:divBdr>
        </w:div>
        <w:div w:id="500394066">
          <w:marLeft w:val="640"/>
          <w:marRight w:val="0"/>
          <w:marTop w:val="0"/>
          <w:marBottom w:val="0"/>
          <w:divBdr>
            <w:top w:val="none" w:sz="0" w:space="0" w:color="auto"/>
            <w:left w:val="none" w:sz="0" w:space="0" w:color="auto"/>
            <w:bottom w:val="none" w:sz="0" w:space="0" w:color="auto"/>
            <w:right w:val="none" w:sz="0" w:space="0" w:color="auto"/>
          </w:divBdr>
        </w:div>
        <w:div w:id="1250962396">
          <w:marLeft w:val="640"/>
          <w:marRight w:val="0"/>
          <w:marTop w:val="0"/>
          <w:marBottom w:val="0"/>
          <w:divBdr>
            <w:top w:val="none" w:sz="0" w:space="0" w:color="auto"/>
            <w:left w:val="none" w:sz="0" w:space="0" w:color="auto"/>
            <w:bottom w:val="none" w:sz="0" w:space="0" w:color="auto"/>
            <w:right w:val="none" w:sz="0" w:space="0" w:color="auto"/>
          </w:divBdr>
        </w:div>
        <w:div w:id="643630902">
          <w:marLeft w:val="640"/>
          <w:marRight w:val="0"/>
          <w:marTop w:val="0"/>
          <w:marBottom w:val="0"/>
          <w:divBdr>
            <w:top w:val="none" w:sz="0" w:space="0" w:color="auto"/>
            <w:left w:val="none" w:sz="0" w:space="0" w:color="auto"/>
            <w:bottom w:val="none" w:sz="0" w:space="0" w:color="auto"/>
            <w:right w:val="none" w:sz="0" w:space="0" w:color="auto"/>
          </w:divBdr>
        </w:div>
        <w:div w:id="590241429">
          <w:marLeft w:val="640"/>
          <w:marRight w:val="0"/>
          <w:marTop w:val="0"/>
          <w:marBottom w:val="0"/>
          <w:divBdr>
            <w:top w:val="none" w:sz="0" w:space="0" w:color="auto"/>
            <w:left w:val="none" w:sz="0" w:space="0" w:color="auto"/>
            <w:bottom w:val="none" w:sz="0" w:space="0" w:color="auto"/>
            <w:right w:val="none" w:sz="0" w:space="0" w:color="auto"/>
          </w:divBdr>
        </w:div>
        <w:div w:id="786850279">
          <w:marLeft w:val="640"/>
          <w:marRight w:val="0"/>
          <w:marTop w:val="0"/>
          <w:marBottom w:val="0"/>
          <w:divBdr>
            <w:top w:val="none" w:sz="0" w:space="0" w:color="auto"/>
            <w:left w:val="none" w:sz="0" w:space="0" w:color="auto"/>
            <w:bottom w:val="none" w:sz="0" w:space="0" w:color="auto"/>
            <w:right w:val="none" w:sz="0" w:space="0" w:color="auto"/>
          </w:divBdr>
        </w:div>
        <w:div w:id="2073428110">
          <w:marLeft w:val="640"/>
          <w:marRight w:val="0"/>
          <w:marTop w:val="0"/>
          <w:marBottom w:val="0"/>
          <w:divBdr>
            <w:top w:val="none" w:sz="0" w:space="0" w:color="auto"/>
            <w:left w:val="none" w:sz="0" w:space="0" w:color="auto"/>
            <w:bottom w:val="none" w:sz="0" w:space="0" w:color="auto"/>
            <w:right w:val="none" w:sz="0" w:space="0" w:color="auto"/>
          </w:divBdr>
        </w:div>
        <w:div w:id="1208640268">
          <w:marLeft w:val="640"/>
          <w:marRight w:val="0"/>
          <w:marTop w:val="0"/>
          <w:marBottom w:val="0"/>
          <w:divBdr>
            <w:top w:val="none" w:sz="0" w:space="0" w:color="auto"/>
            <w:left w:val="none" w:sz="0" w:space="0" w:color="auto"/>
            <w:bottom w:val="none" w:sz="0" w:space="0" w:color="auto"/>
            <w:right w:val="none" w:sz="0" w:space="0" w:color="auto"/>
          </w:divBdr>
        </w:div>
        <w:div w:id="1879201256">
          <w:marLeft w:val="640"/>
          <w:marRight w:val="0"/>
          <w:marTop w:val="0"/>
          <w:marBottom w:val="0"/>
          <w:divBdr>
            <w:top w:val="none" w:sz="0" w:space="0" w:color="auto"/>
            <w:left w:val="none" w:sz="0" w:space="0" w:color="auto"/>
            <w:bottom w:val="none" w:sz="0" w:space="0" w:color="auto"/>
            <w:right w:val="none" w:sz="0" w:space="0" w:color="auto"/>
          </w:divBdr>
        </w:div>
        <w:div w:id="972323670">
          <w:marLeft w:val="640"/>
          <w:marRight w:val="0"/>
          <w:marTop w:val="0"/>
          <w:marBottom w:val="0"/>
          <w:divBdr>
            <w:top w:val="none" w:sz="0" w:space="0" w:color="auto"/>
            <w:left w:val="none" w:sz="0" w:space="0" w:color="auto"/>
            <w:bottom w:val="none" w:sz="0" w:space="0" w:color="auto"/>
            <w:right w:val="none" w:sz="0" w:space="0" w:color="auto"/>
          </w:divBdr>
        </w:div>
        <w:div w:id="897863256">
          <w:marLeft w:val="640"/>
          <w:marRight w:val="0"/>
          <w:marTop w:val="0"/>
          <w:marBottom w:val="0"/>
          <w:divBdr>
            <w:top w:val="none" w:sz="0" w:space="0" w:color="auto"/>
            <w:left w:val="none" w:sz="0" w:space="0" w:color="auto"/>
            <w:bottom w:val="none" w:sz="0" w:space="0" w:color="auto"/>
            <w:right w:val="none" w:sz="0" w:space="0" w:color="auto"/>
          </w:divBdr>
        </w:div>
        <w:div w:id="868033287">
          <w:marLeft w:val="640"/>
          <w:marRight w:val="0"/>
          <w:marTop w:val="0"/>
          <w:marBottom w:val="0"/>
          <w:divBdr>
            <w:top w:val="none" w:sz="0" w:space="0" w:color="auto"/>
            <w:left w:val="none" w:sz="0" w:space="0" w:color="auto"/>
            <w:bottom w:val="none" w:sz="0" w:space="0" w:color="auto"/>
            <w:right w:val="none" w:sz="0" w:space="0" w:color="auto"/>
          </w:divBdr>
        </w:div>
        <w:div w:id="1383944601">
          <w:marLeft w:val="640"/>
          <w:marRight w:val="0"/>
          <w:marTop w:val="0"/>
          <w:marBottom w:val="0"/>
          <w:divBdr>
            <w:top w:val="none" w:sz="0" w:space="0" w:color="auto"/>
            <w:left w:val="none" w:sz="0" w:space="0" w:color="auto"/>
            <w:bottom w:val="none" w:sz="0" w:space="0" w:color="auto"/>
            <w:right w:val="none" w:sz="0" w:space="0" w:color="auto"/>
          </w:divBdr>
        </w:div>
        <w:div w:id="2061435282">
          <w:marLeft w:val="640"/>
          <w:marRight w:val="0"/>
          <w:marTop w:val="0"/>
          <w:marBottom w:val="0"/>
          <w:divBdr>
            <w:top w:val="none" w:sz="0" w:space="0" w:color="auto"/>
            <w:left w:val="none" w:sz="0" w:space="0" w:color="auto"/>
            <w:bottom w:val="none" w:sz="0" w:space="0" w:color="auto"/>
            <w:right w:val="none" w:sz="0" w:space="0" w:color="auto"/>
          </w:divBdr>
        </w:div>
        <w:div w:id="1372804910">
          <w:marLeft w:val="640"/>
          <w:marRight w:val="0"/>
          <w:marTop w:val="0"/>
          <w:marBottom w:val="0"/>
          <w:divBdr>
            <w:top w:val="none" w:sz="0" w:space="0" w:color="auto"/>
            <w:left w:val="none" w:sz="0" w:space="0" w:color="auto"/>
            <w:bottom w:val="none" w:sz="0" w:space="0" w:color="auto"/>
            <w:right w:val="none" w:sz="0" w:space="0" w:color="auto"/>
          </w:divBdr>
        </w:div>
        <w:div w:id="470293368">
          <w:marLeft w:val="640"/>
          <w:marRight w:val="0"/>
          <w:marTop w:val="0"/>
          <w:marBottom w:val="0"/>
          <w:divBdr>
            <w:top w:val="none" w:sz="0" w:space="0" w:color="auto"/>
            <w:left w:val="none" w:sz="0" w:space="0" w:color="auto"/>
            <w:bottom w:val="none" w:sz="0" w:space="0" w:color="auto"/>
            <w:right w:val="none" w:sz="0" w:space="0" w:color="auto"/>
          </w:divBdr>
        </w:div>
        <w:div w:id="1725639257">
          <w:marLeft w:val="640"/>
          <w:marRight w:val="0"/>
          <w:marTop w:val="0"/>
          <w:marBottom w:val="0"/>
          <w:divBdr>
            <w:top w:val="none" w:sz="0" w:space="0" w:color="auto"/>
            <w:left w:val="none" w:sz="0" w:space="0" w:color="auto"/>
            <w:bottom w:val="none" w:sz="0" w:space="0" w:color="auto"/>
            <w:right w:val="none" w:sz="0" w:space="0" w:color="auto"/>
          </w:divBdr>
        </w:div>
        <w:div w:id="882328368">
          <w:marLeft w:val="640"/>
          <w:marRight w:val="0"/>
          <w:marTop w:val="0"/>
          <w:marBottom w:val="0"/>
          <w:divBdr>
            <w:top w:val="none" w:sz="0" w:space="0" w:color="auto"/>
            <w:left w:val="none" w:sz="0" w:space="0" w:color="auto"/>
            <w:bottom w:val="none" w:sz="0" w:space="0" w:color="auto"/>
            <w:right w:val="none" w:sz="0" w:space="0" w:color="auto"/>
          </w:divBdr>
        </w:div>
        <w:div w:id="639115439">
          <w:marLeft w:val="640"/>
          <w:marRight w:val="0"/>
          <w:marTop w:val="0"/>
          <w:marBottom w:val="0"/>
          <w:divBdr>
            <w:top w:val="none" w:sz="0" w:space="0" w:color="auto"/>
            <w:left w:val="none" w:sz="0" w:space="0" w:color="auto"/>
            <w:bottom w:val="none" w:sz="0" w:space="0" w:color="auto"/>
            <w:right w:val="none" w:sz="0" w:space="0" w:color="auto"/>
          </w:divBdr>
        </w:div>
        <w:div w:id="2026202293">
          <w:marLeft w:val="640"/>
          <w:marRight w:val="0"/>
          <w:marTop w:val="0"/>
          <w:marBottom w:val="0"/>
          <w:divBdr>
            <w:top w:val="none" w:sz="0" w:space="0" w:color="auto"/>
            <w:left w:val="none" w:sz="0" w:space="0" w:color="auto"/>
            <w:bottom w:val="none" w:sz="0" w:space="0" w:color="auto"/>
            <w:right w:val="none" w:sz="0" w:space="0" w:color="auto"/>
          </w:divBdr>
        </w:div>
        <w:div w:id="391973142">
          <w:marLeft w:val="640"/>
          <w:marRight w:val="0"/>
          <w:marTop w:val="0"/>
          <w:marBottom w:val="0"/>
          <w:divBdr>
            <w:top w:val="none" w:sz="0" w:space="0" w:color="auto"/>
            <w:left w:val="none" w:sz="0" w:space="0" w:color="auto"/>
            <w:bottom w:val="none" w:sz="0" w:space="0" w:color="auto"/>
            <w:right w:val="none" w:sz="0" w:space="0" w:color="auto"/>
          </w:divBdr>
        </w:div>
        <w:div w:id="656032175">
          <w:marLeft w:val="640"/>
          <w:marRight w:val="0"/>
          <w:marTop w:val="0"/>
          <w:marBottom w:val="0"/>
          <w:divBdr>
            <w:top w:val="none" w:sz="0" w:space="0" w:color="auto"/>
            <w:left w:val="none" w:sz="0" w:space="0" w:color="auto"/>
            <w:bottom w:val="none" w:sz="0" w:space="0" w:color="auto"/>
            <w:right w:val="none" w:sz="0" w:space="0" w:color="auto"/>
          </w:divBdr>
        </w:div>
        <w:div w:id="2066293979">
          <w:marLeft w:val="640"/>
          <w:marRight w:val="0"/>
          <w:marTop w:val="0"/>
          <w:marBottom w:val="0"/>
          <w:divBdr>
            <w:top w:val="none" w:sz="0" w:space="0" w:color="auto"/>
            <w:left w:val="none" w:sz="0" w:space="0" w:color="auto"/>
            <w:bottom w:val="none" w:sz="0" w:space="0" w:color="auto"/>
            <w:right w:val="none" w:sz="0" w:space="0" w:color="auto"/>
          </w:divBdr>
        </w:div>
        <w:div w:id="31348822">
          <w:marLeft w:val="640"/>
          <w:marRight w:val="0"/>
          <w:marTop w:val="0"/>
          <w:marBottom w:val="0"/>
          <w:divBdr>
            <w:top w:val="none" w:sz="0" w:space="0" w:color="auto"/>
            <w:left w:val="none" w:sz="0" w:space="0" w:color="auto"/>
            <w:bottom w:val="none" w:sz="0" w:space="0" w:color="auto"/>
            <w:right w:val="none" w:sz="0" w:space="0" w:color="auto"/>
          </w:divBdr>
        </w:div>
        <w:div w:id="2048288043">
          <w:marLeft w:val="640"/>
          <w:marRight w:val="0"/>
          <w:marTop w:val="0"/>
          <w:marBottom w:val="0"/>
          <w:divBdr>
            <w:top w:val="none" w:sz="0" w:space="0" w:color="auto"/>
            <w:left w:val="none" w:sz="0" w:space="0" w:color="auto"/>
            <w:bottom w:val="none" w:sz="0" w:space="0" w:color="auto"/>
            <w:right w:val="none" w:sz="0" w:space="0" w:color="auto"/>
          </w:divBdr>
        </w:div>
        <w:div w:id="1051422763">
          <w:marLeft w:val="640"/>
          <w:marRight w:val="0"/>
          <w:marTop w:val="0"/>
          <w:marBottom w:val="0"/>
          <w:divBdr>
            <w:top w:val="none" w:sz="0" w:space="0" w:color="auto"/>
            <w:left w:val="none" w:sz="0" w:space="0" w:color="auto"/>
            <w:bottom w:val="none" w:sz="0" w:space="0" w:color="auto"/>
            <w:right w:val="none" w:sz="0" w:space="0" w:color="auto"/>
          </w:divBdr>
        </w:div>
        <w:div w:id="1255747075">
          <w:marLeft w:val="640"/>
          <w:marRight w:val="0"/>
          <w:marTop w:val="0"/>
          <w:marBottom w:val="0"/>
          <w:divBdr>
            <w:top w:val="none" w:sz="0" w:space="0" w:color="auto"/>
            <w:left w:val="none" w:sz="0" w:space="0" w:color="auto"/>
            <w:bottom w:val="none" w:sz="0" w:space="0" w:color="auto"/>
            <w:right w:val="none" w:sz="0" w:space="0" w:color="auto"/>
          </w:divBdr>
        </w:div>
        <w:div w:id="976373670">
          <w:marLeft w:val="640"/>
          <w:marRight w:val="0"/>
          <w:marTop w:val="0"/>
          <w:marBottom w:val="0"/>
          <w:divBdr>
            <w:top w:val="none" w:sz="0" w:space="0" w:color="auto"/>
            <w:left w:val="none" w:sz="0" w:space="0" w:color="auto"/>
            <w:bottom w:val="none" w:sz="0" w:space="0" w:color="auto"/>
            <w:right w:val="none" w:sz="0" w:space="0" w:color="auto"/>
          </w:divBdr>
        </w:div>
        <w:div w:id="918248836">
          <w:marLeft w:val="640"/>
          <w:marRight w:val="0"/>
          <w:marTop w:val="0"/>
          <w:marBottom w:val="0"/>
          <w:divBdr>
            <w:top w:val="none" w:sz="0" w:space="0" w:color="auto"/>
            <w:left w:val="none" w:sz="0" w:space="0" w:color="auto"/>
            <w:bottom w:val="none" w:sz="0" w:space="0" w:color="auto"/>
            <w:right w:val="none" w:sz="0" w:space="0" w:color="auto"/>
          </w:divBdr>
        </w:div>
        <w:div w:id="638808553">
          <w:marLeft w:val="640"/>
          <w:marRight w:val="0"/>
          <w:marTop w:val="0"/>
          <w:marBottom w:val="0"/>
          <w:divBdr>
            <w:top w:val="none" w:sz="0" w:space="0" w:color="auto"/>
            <w:left w:val="none" w:sz="0" w:space="0" w:color="auto"/>
            <w:bottom w:val="none" w:sz="0" w:space="0" w:color="auto"/>
            <w:right w:val="none" w:sz="0" w:space="0" w:color="auto"/>
          </w:divBdr>
        </w:div>
        <w:div w:id="243607859">
          <w:marLeft w:val="640"/>
          <w:marRight w:val="0"/>
          <w:marTop w:val="0"/>
          <w:marBottom w:val="0"/>
          <w:divBdr>
            <w:top w:val="none" w:sz="0" w:space="0" w:color="auto"/>
            <w:left w:val="none" w:sz="0" w:space="0" w:color="auto"/>
            <w:bottom w:val="none" w:sz="0" w:space="0" w:color="auto"/>
            <w:right w:val="none" w:sz="0" w:space="0" w:color="auto"/>
          </w:divBdr>
        </w:div>
        <w:div w:id="217977988">
          <w:marLeft w:val="640"/>
          <w:marRight w:val="0"/>
          <w:marTop w:val="0"/>
          <w:marBottom w:val="0"/>
          <w:divBdr>
            <w:top w:val="none" w:sz="0" w:space="0" w:color="auto"/>
            <w:left w:val="none" w:sz="0" w:space="0" w:color="auto"/>
            <w:bottom w:val="none" w:sz="0" w:space="0" w:color="auto"/>
            <w:right w:val="none" w:sz="0" w:space="0" w:color="auto"/>
          </w:divBdr>
        </w:div>
        <w:div w:id="142167371">
          <w:marLeft w:val="640"/>
          <w:marRight w:val="0"/>
          <w:marTop w:val="0"/>
          <w:marBottom w:val="0"/>
          <w:divBdr>
            <w:top w:val="none" w:sz="0" w:space="0" w:color="auto"/>
            <w:left w:val="none" w:sz="0" w:space="0" w:color="auto"/>
            <w:bottom w:val="none" w:sz="0" w:space="0" w:color="auto"/>
            <w:right w:val="none" w:sz="0" w:space="0" w:color="auto"/>
          </w:divBdr>
        </w:div>
        <w:div w:id="1720931712">
          <w:marLeft w:val="640"/>
          <w:marRight w:val="0"/>
          <w:marTop w:val="0"/>
          <w:marBottom w:val="0"/>
          <w:divBdr>
            <w:top w:val="none" w:sz="0" w:space="0" w:color="auto"/>
            <w:left w:val="none" w:sz="0" w:space="0" w:color="auto"/>
            <w:bottom w:val="none" w:sz="0" w:space="0" w:color="auto"/>
            <w:right w:val="none" w:sz="0" w:space="0" w:color="auto"/>
          </w:divBdr>
        </w:div>
        <w:div w:id="1083641934">
          <w:marLeft w:val="640"/>
          <w:marRight w:val="0"/>
          <w:marTop w:val="0"/>
          <w:marBottom w:val="0"/>
          <w:divBdr>
            <w:top w:val="none" w:sz="0" w:space="0" w:color="auto"/>
            <w:left w:val="none" w:sz="0" w:space="0" w:color="auto"/>
            <w:bottom w:val="none" w:sz="0" w:space="0" w:color="auto"/>
            <w:right w:val="none" w:sz="0" w:space="0" w:color="auto"/>
          </w:divBdr>
        </w:div>
        <w:div w:id="140656369">
          <w:marLeft w:val="640"/>
          <w:marRight w:val="0"/>
          <w:marTop w:val="0"/>
          <w:marBottom w:val="0"/>
          <w:divBdr>
            <w:top w:val="none" w:sz="0" w:space="0" w:color="auto"/>
            <w:left w:val="none" w:sz="0" w:space="0" w:color="auto"/>
            <w:bottom w:val="none" w:sz="0" w:space="0" w:color="auto"/>
            <w:right w:val="none" w:sz="0" w:space="0" w:color="auto"/>
          </w:divBdr>
        </w:div>
        <w:div w:id="826438065">
          <w:marLeft w:val="640"/>
          <w:marRight w:val="0"/>
          <w:marTop w:val="0"/>
          <w:marBottom w:val="0"/>
          <w:divBdr>
            <w:top w:val="none" w:sz="0" w:space="0" w:color="auto"/>
            <w:left w:val="none" w:sz="0" w:space="0" w:color="auto"/>
            <w:bottom w:val="none" w:sz="0" w:space="0" w:color="auto"/>
            <w:right w:val="none" w:sz="0" w:space="0" w:color="auto"/>
          </w:divBdr>
        </w:div>
        <w:div w:id="966424952">
          <w:marLeft w:val="640"/>
          <w:marRight w:val="0"/>
          <w:marTop w:val="0"/>
          <w:marBottom w:val="0"/>
          <w:divBdr>
            <w:top w:val="none" w:sz="0" w:space="0" w:color="auto"/>
            <w:left w:val="none" w:sz="0" w:space="0" w:color="auto"/>
            <w:bottom w:val="none" w:sz="0" w:space="0" w:color="auto"/>
            <w:right w:val="none" w:sz="0" w:space="0" w:color="auto"/>
          </w:divBdr>
        </w:div>
        <w:div w:id="778262297">
          <w:marLeft w:val="640"/>
          <w:marRight w:val="0"/>
          <w:marTop w:val="0"/>
          <w:marBottom w:val="0"/>
          <w:divBdr>
            <w:top w:val="none" w:sz="0" w:space="0" w:color="auto"/>
            <w:left w:val="none" w:sz="0" w:space="0" w:color="auto"/>
            <w:bottom w:val="none" w:sz="0" w:space="0" w:color="auto"/>
            <w:right w:val="none" w:sz="0" w:space="0" w:color="auto"/>
          </w:divBdr>
        </w:div>
        <w:div w:id="2011985258">
          <w:marLeft w:val="640"/>
          <w:marRight w:val="0"/>
          <w:marTop w:val="0"/>
          <w:marBottom w:val="0"/>
          <w:divBdr>
            <w:top w:val="none" w:sz="0" w:space="0" w:color="auto"/>
            <w:left w:val="none" w:sz="0" w:space="0" w:color="auto"/>
            <w:bottom w:val="none" w:sz="0" w:space="0" w:color="auto"/>
            <w:right w:val="none" w:sz="0" w:space="0" w:color="auto"/>
          </w:divBdr>
        </w:div>
        <w:div w:id="248972127">
          <w:marLeft w:val="640"/>
          <w:marRight w:val="0"/>
          <w:marTop w:val="0"/>
          <w:marBottom w:val="0"/>
          <w:divBdr>
            <w:top w:val="none" w:sz="0" w:space="0" w:color="auto"/>
            <w:left w:val="none" w:sz="0" w:space="0" w:color="auto"/>
            <w:bottom w:val="none" w:sz="0" w:space="0" w:color="auto"/>
            <w:right w:val="none" w:sz="0" w:space="0" w:color="auto"/>
          </w:divBdr>
        </w:div>
        <w:div w:id="1362780303">
          <w:marLeft w:val="640"/>
          <w:marRight w:val="0"/>
          <w:marTop w:val="0"/>
          <w:marBottom w:val="0"/>
          <w:divBdr>
            <w:top w:val="none" w:sz="0" w:space="0" w:color="auto"/>
            <w:left w:val="none" w:sz="0" w:space="0" w:color="auto"/>
            <w:bottom w:val="none" w:sz="0" w:space="0" w:color="auto"/>
            <w:right w:val="none" w:sz="0" w:space="0" w:color="auto"/>
          </w:divBdr>
        </w:div>
        <w:div w:id="1721899257">
          <w:marLeft w:val="640"/>
          <w:marRight w:val="0"/>
          <w:marTop w:val="0"/>
          <w:marBottom w:val="0"/>
          <w:divBdr>
            <w:top w:val="none" w:sz="0" w:space="0" w:color="auto"/>
            <w:left w:val="none" w:sz="0" w:space="0" w:color="auto"/>
            <w:bottom w:val="none" w:sz="0" w:space="0" w:color="auto"/>
            <w:right w:val="none" w:sz="0" w:space="0" w:color="auto"/>
          </w:divBdr>
        </w:div>
        <w:div w:id="173109020">
          <w:marLeft w:val="640"/>
          <w:marRight w:val="0"/>
          <w:marTop w:val="0"/>
          <w:marBottom w:val="0"/>
          <w:divBdr>
            <w:top w:val="none" w:sz="0" w:space="0" w:color="auto"/>
            <w:left w:val="none" w:sz="0" w:space="0" w:color="auto"/>
            <w:bottom w:val="none" w:sz="0" w:space="0" w:color="auto"/>
            <w:right w:val="none" w:sz="0" w:space="0" w:color="auto"/>
          </w:divBdr>
        </w:div>
        <w:div w:id="716472118">
          <w:marLeft w:val="640"/>
          <w:marRight w:val="0"/>
          <w:marTop w:val="0"/>
          <w:marBottom w:val="0"/>
          <w:divBdr>
            <w:top w:val="none" w:sz="0" w:space="0" w:color="auto"/>
            <w:left w:val="none" w:sz="0" w:space="0" w:color="auto"/>
            <w:bottom w:val="none" w:sz="0" w:space="0" w:color="auto"/>
            <w:right w:val="none" w:sz="0" w:space="0" w:color="auto"/>
          </w:divBdr>
        </w:div>
        <w:div w:id="1475026747">
          <w:marLeft w:val="640"/>
          <w:marRight w:val="0"/>
          <w:marTop w:val="0"/>
          <w:marBottom w:val="0"/>
          <w:divBdr>
            <w:top w:val="none" w:sz="0" w:space="0" w:color="auto"/>
            <w:left w:val="none" w:sz="0" w:space="0" w:color="auto"/>
            <w:bottom w:val="none" w:sz="0" w:space="0" w:color="auto"/>
            <w:right w:val="none" w:sz="0" w:space="0" w:color="auto"/>
          </w:divBdr>
        </w:div>
        <w:div w:id="784159657">
          <w:marLeft w:val="640"/>
          <w:marRight w:val="0"/>
          <w:marTop w:val="0"/>
          <w:marBottom w:val="0"/>
          <w:divBdr>
            <w:top w:val="none" w:sz="0" w:space="0" w:color="auto"/>
            <w:left w:val="none" w:sz="0" w:space="0" w:color="auto"/>
            <w:bottom w:val="none" w:sz="0" w:space="0" w:color="auto"/>
            <w:right w:val="none" w:sz="0" w:space="0" w:color="auto"/>
          </w:divBdr>
        </w:div>
      </w:divsChild>
    </w:div>
    <w:div w:id="636691193">
      <w:bodyDiv w:val="1"/>
      <w:marLeft w:val="0"/>
      <w:marRight w:val="0"/>
      <w:marTop w:val="0"/>
      <w:marBottom w:val="0"/>
      <w:divBdr>
        <w:top w:val="none" w:sz="0" w:space="0" w:color="auto"/>
        <w:left w:val="none" w:sz="0" w:space="0" w:color="auto"/>
        <w:bottom w:val="none" w:sz="0" w:space="0" w:color="auto"/>
        <w:right w:val="none" w:sz="0" w:space="0" w:color="auto"/>
      </w:divBdr>
      <w:divsChild>
        <w:div w:id="1333754011">
          <w:marLeft w:val="640"/>
          <w:marRight w:val="0"/>
          <w:marTop w:val="0"/>
          <w:marBottom w:val="0"/>
          <w:divBdr>
            <w:top w:val="none" w:sz="0" w:space="0" w:color="auto"/>
            <w:left w:val="none" w:sz="0" w:space="0" w:color="auto"/>
            <w:bottom w:val="none" w:sz="0" w:space="0" w:color="auto"/>
            <w:right w:val="none" w:sz="0" w:space="0" w:color="auto"/>
          </w:divBdr>
        </w:div>
        <w:div w:id="2018919990">
          <w:marLeft w:val="640"/>
          <w:marRight w:val="0"/>
          <w:marTop w:val="0"/>
          <w:marBottom w:val="0"/>
          <w:divBdr>
            <w:top w:val="none" w:sz="0" w:space="0" w:color="auto"/>
            <w:left w:val="none" w:sz="0" w:space="0" w:color="auto"/>
            <w:bottom w:val="none" w:sz="0" w:space="0" w:color="auto"/>
            <w:right w:val="none" w:sz="0" w:space="0" w:color="auto"/>
          </w:divBdr>
        </w:div>
        <w:div w:id="812211966">
          <w:marLeft w:val="640"/>
          <w:marRight w:val="0"/>
          <w:marTop w:val="0"/>
          <w:marBottom w:val="0"/>
          <w:divBdr>
            <w:top w:val="none" w:sz="0" w:space="0" w:color="auto"/>
            <w:left w:val="none" w:sz="0" w:space="0" w:color="auto"/>
            <w:bottom w:val="none" w:sz="0" w:space="0" w:color="auto"/>
            <w:right w:val="none" w:sz="0" w:space="0" w:color="auto"/>
          </w:divBdr>
        </w:div>
        <w:div w:id="1223518166">
          <w:marLeft w:val="640"/>
          <w:marRight w:val="0"/>
          <w:marTop w:val="0"/>
          <w:marBottom w:val="0"/>
          <w:divBdr>
            <w:top w:val="none" w:sz="0" w:space="0" w:color="auto"/>
            <w:left w:val="none" w:sz="0" w:space="0" w:color="auto"/>
            <w:bottom w:val="none" w:sz="0" w:space="0" w:color="auto"/>
            <w:right w:val="none" w:sz="0" w:space="0" w:color="auto"/>
          </w:divBdr>
        </w:div>
        <w:div w:id="902519637">
          <w:marLeft w:val="640"/>
          <w:marRight w:val="0"/>
          <w:marTop w:val="0"/>
          <w:marBottom w:val="0"/>
          <w:divBdr>
            <w:top w:val="none" w:sz="0" w:space="0" w:color="auto"/>
            <w:left w:val="none" w:sz="0" w:space="0" w:color="auto"/>
            <w:bottom w:val="none" w:sz="0" w:space="0" w:color="auto"/>
            <w:right w:val="none" w:sz="0" w:space="0" w:color="auto"/>
          </w:divBdr>
        </w:div>
        <w:div w:id="2106487465">
          <w:marLeft w:val="640"/>
          <w:marRight w:val="0"/>
          <w:marTop w:val="0"/>
          <w:marBottom w:val="0"/>
          <w:divBdr>
            <w:top w:val="none" w:sz="0" w:space="0" w:color="auto"/>
            <w:left w:val="none" w:sz="0" w:space="0" w:color="auto"/>
            <w:bottom w:val="none" w:sz="0" w:space="0" w:color="auto"/>
            <w:right w:val="none" w:sz="0" w:space="0" w:color="auto"/>
          </w:divBdr>
        </w:div>
        <w:div w:id="1575360265">
          <w:marLeft w:val="640"/>
          <w:marRight w:val="0"/>
          <w:marTop w:val="0"/>
          <w:marBottom w:val="0"/>
          <w:divBdr>
            <w:top w:val="none" w:sz="0" w:space="0" w:color="auto"/>
            <w:left w:val="none" w:sz="0" w:space="0" w:color="auto"/>
            <w:bottom w:val="none" w:sz="0" w:space="0" w:color="auto"/>
            <w:right w:val="none" w:sz="0" w:space="0" w:color="auto"/>
          </w:divBdr>
        </w:div>
        <w:div w:id="976760553">
          <w:marLeft w:val="640"/>
          <w:marRight w:val="0"/>
          <w:marTop w:val="0"/>
          <w:marBottom w:val="0"/>
          <w:divBdr>
            <w:top w:val="none" w:sz="0" w:space="0" w:color="auto"/>
            <w:left w:val="none" w:sz="0" w:space="0" w:color="auto"/>
            <w:bottom w:val="none" w:sz="0" w:space="0" w:color="auto"/>
            <w:right w:val="none" w:sz="0" w:space="0" w:color="auto"/>
          </w:divBdr>
        </w:div>
        <w:div w:id="1153791131">
          <w:marLeft w:val="640"/>
          <w:marRight w:val="0"/>
          <w:marTop w:val="0"/>
          <w:marBottom w:val="0"/>
          <w:divBdr>
            <w:top w:val="none" w:sz="0" w:space="0" w:color="auto"/>
            <w:left w:val="none" w:sz="0" w:space="0" w:color="auto"/>
            <w:bottom w:val="none" w:sz="0" w:space="0" w:color="auto"/>
            <w:right w:val="none" w:sz="0" w:space="0" w:color="auto"/>
          </w:divBdr>
        </w:div>
        <w:div w:id="249969296">
          <w:marLeft w:val="640"/>
          <w:marRight w:val="0"/>
          <w:marTop w:val="0"/>
          <w:marBottom w:val="0"/>
          <w:divBdr>
            <w:top w:val="none" w:sz="0" w:space="0" w:color="auto"/>
            <w:left w:val="none" w:sz="0" w:space="0" w:color="auto"/>
            <w:bottom w:val="none" w:sz="0" w:space="0" w:color="auto"/>
            <w:right w:val="none" w:sz="0" w:space="0" w:color="auto"/>
          </w:divBdr>
        </w:div>
        <w:div w:id="1284730058">
          <w:marLeft w:val="640"/>
          <w:marRight w:val="0"/>
          <w:marTop w:val="0"/>
          <w:marBottom w:val="0"/>
          <w:divBdr>
            <w:top w:val="none" w:sz="0" w:space="0" w:color="auto"/>
            <w:left w:val="none" w:sz="0" w:space="0" w:color="auto"/>
            <w:bottom w:val="none" w:sz="0" w:space="0" w:color="auto"/>
            <w:right w:val="none" w:sz="0" w:space="0" w:color="auto"/>
          </w:divBdr>
        </w:div>
        <w:div w:id="506989761">
          <w:marLeft w:val="640"/>
          <w:marRight w:val="0"/>
          <w:marTop w:val="0"/>
          <w:marBottom w:val="0"/>
          <w:divBdr>
            <w:top w:val="none" w:sz="0" w:space="0" w:color="auto"/>
            <w:left w:val="none" w:sz="0" w:space="0" w:color="auto"/>
            <w:bottom w:val="none" w:sz="0" w:space="0" w:color="auto"/>
            <w:right w:val="none" w:sz="0" w:space="0" w:color="auto"/>
          </w:divBdr>
        </w:div>
        <w:div w:id="1623227876">
          <w:marLeft w:val="640"/>
          <w:marRight w:val="0"/>
          <w:marTop w:val="0"/>
          <w:marBottom w:val="0"/>
          <w:divBdr>
            <w:top w:val="none" w:sz="0" w:space="0" w:color="auto"/>
            <w:left w:val="none" w:sz="0" w:space="0" w:color="auto"/>
            <w:bottom w:val="none" w:sz="0" w:space="0" w:color="auto"/>
            <w:right w:val="none" w:sz="0" w:space="0" w:color="auto"/>
          </w:divBdr>
        </w:div>
        <w:div w:id="885876656">
          <w:marLeft w:val="640"/>
          <w:marRight w:val="0"/>
          <w:marTop w:val="0"/>
          <w:marBottom w:val="0"/>
          <w:divBdr>
            <w:top w:val="none" w:sz="0" w:space="0" w:color="auto"/>
            <w:left w:val="none" w:sz="0" w:space="0" w:color="auto"/>
            <w:bottom w:val="none" w:sz="0" w:space="0" w:color="auto"/>
            <w:right w:val="none" w:sz="0" w:space="0" w:color="auto"/>
          </w:divBdr>
        </w:div>
        <w:div w:id="1847475951">
          <w:marLeft w:val="640"/>
          <w:marRight w:val="0"/>
          <w:marTop w:val="0"/>
          <w:marBottom w:val="0"/>
          <w:divBdr>
            <w:top w:val="none" w:sz="0" w:space="0" w:color="auto"/>
            <w:left w:val="none" w:sz="0" w:space="0" w:color="auto"/>
            <w:bottom w:val="none" w:sz="0" w:space="0" w:color="auto"/>
            <w:right w:val="none" w:sz="0" w:space="0" w:color="auto"/>
          </w:divBdr>
        </w:div>
        <w:div w:id="1799638233">
          <w:marLeft w:val="640"/>
          <w:marRight w:val="0"/>
          <w:marTop w:val="0"/>
          <w:marBottom w:val="0"/>
          <w:divBdr>
            <w:top w:val="none" w:sz="0" w:space="0" w:color="auto"/>
            <w:left w:val="none" w:sz="0" w:space="0" w:color="auto"/>
            <w:bottom w:val="none" w:sz="0" w:space="0" w:color="auto"/>
            <w:right w:val="none" w:sz="0" w:space="0" w:color="auto"/>
          </w:divBdr>
        </w:div>
        <w:div w:id="1141730622">
          <w:marLeft w:val="640"/>
          <w:marRight w:val="0"/>
          <w:marTop w:val="0"/>
          <w:marBottom w:val="0"/>
          <w:divBdr>
            <w:top w:val="none" w:sz="0" w:space="0" w:color="auto"/>
            <w:left w:val="none" w:sz="0" w:space="0" w:color="auto"/>
            <w:bottom w:val="none" w:sz="0" w:space="0" w:color="auto"/>
            <w:right w:val="none" w:sz="0" w:space="0" w:color="auto"/>
          </w:divBdr>
        </w:div>
        <w:div w:id="41026778">
          <w:marLeft w:val="640"/>
          <w:marRight w:val="0"/>
          <w:marTop w:val="0"/>
          <w:marBottom w:val="0"/>
          <w:divBdr>
            <w:top w:val="none" w:sz="0" w:space="0" w:color="auto"/>
            <w:left w:val="none" w:sz="0" w:space="0" w:color="auto"/>
            <w:bottom w:val="none" w:sz="0" w:space="0" w:color="auto"/>
            <w:right w:val="none" w:sz="0" w:space="0" w:color="auto"/>
          </w:divBdr>
        </w:div>
        <w:div w:id="471794711">
          <w:marLeft w:val="640"/>
          <w:marRight w:val="0"/>
          <w:marTop w:val="0"/>
          <w:marBottom w:val="0"/>
          <w:divBdr>
            <w:top w:val="none" w:sz="0" w:space="0" w:color="auto"/>
            <w:left w:val="none" w:sz="0" w:space="0" w:color="auto"/>
            <w:bottom w:val="none" w:sz="0" w:space="0" w:color="auto"/>
            <w:right w:val="none" w:sz="0" w:space="0" w:color="auto"/>
          </w:divBdr>
        </w:div>
        <w:div w:id="2096243308">
          <w:marLeft w:val="640"/>
          <w:marRight w:val="0"/>
          <w:marTop w:val="0"/>
          <w:marBottom w:val="0"/>
          <w:divBdr>
            <w:top w:val="none" w:sz="0" w:space="0" w:color="auto"/>
            <w:left w:val="none" w:sz="0" w:space="0" w:color="auto"/>
            <w:bottom w:val="none" w:sz="0" w:space="0" w:color="auto"/>
            <w:right w:val="none" w:sz="0" w:space="0" w:color="auto"/>
          </w:divBdr>
        </w:div>
        <w:div w:id="217477617">
          <w:marLeft w:val="640"/>
          <w:marRight w:val="0"/>
          <w:marTop w:val="0"/>
          <w:marBottom w:val="0"/>
          <w:divBdr>
            <w:top w:val="none" w:sz="0" w:space="0" w:color="auto"/>
            <w:left w:val="none" w:sz="0" w:space="0" w:color="auto"/>
            <w:bottom w:val="none" w:sz="0" w:space="0" w:color="auto"/>
            <w:right w:val="none" w:sz="0" w:space="0" w:color="auto"/>
          </w:divBdr>
        </w:div>
        <w:div w:id="1137185013">
          <w:marLeft w:val="640"/>
          <w:marRight w:val="0"/>
          <w:marTop w:val="0"/>
          <w:marBottom w:val="0"/>
          <w:divBdr>
            <w:top w:val="none" w:sz="0" w:space="0" w:color="auto"/>
            <w:left w:val="none" w:sz="0" w:space="0" w:color="auto"/>
            <w:bottom w:val="none" w:sz="0" w:space="0" w:color="auto"/>
            <w:right w:val="none" w:sz="0" w:space="0" w:color="auto"/>
          </w:divBdr>
        </w:div>
        <w:div w:id="382146657">
          <w:marLeft w:val="640"/>
          <w:marRight w:val="0"/>
          <w:marTop w:val="0"/>
          <w:marBottom w:val="0"/>
          <w:divBdr>
            <w:top w:val="none" w:sz="0" w:space="0" w:color="auto"/>
            <w:left w:val="none" w:sz="0" w:space="0" w:color="auto"/>
            <w:bottom w:val="none" w:sz="0" w:space="0" w:color="auto"/>
            <w:right w:val="none" w:sz="0" w:space="0" w:color="auto"/>
          </w:divBdr>
        </w:div>
        <w:div w:id="1651399345">
          <w:marLeft w:val="640"/>
          <w:marRight w:val="0"/>
          <w:marTop w:val="0"/>
          <w:marBottom w:val="0"/>
          <w:divBdr>
            <w:top w:val="none" w:sz="0" w:space="0" w:color="auto"/>
            <w:left w:val="none" w:sz="0" w:space="0" w:color="auto"/>
            <w:bottom w:val="none" w:sz="0" w:space="0" w:color="auto"/>
            <w:right w:val="none" w:sz="0" w:space="0" w:color="auto"/>
          </w:divBdr>
        </w:div>
        <w:div w:id="1300572397">
          <w:marLeft w:val="640"/>
          <w:marRight w:val="0"/>
          <w:marTop w:val="0"/>
          <w:marBottom w:val="0"/>
          <w:divBdr>
            <w:top w:val="none" w:sz="0" w:space="0" w:color="auto"/>
            <w:left w:val="none" w:sz="0" w:space="0" w:color="auto"/>
            <w:bottom w:val="none" w:sz="0" w:space="0" w:color="auto"/>
            <w:right w:val="none" w:sz="0" w:space="0" w:color="auto"/>
          </w:divBdr>
        </w:div>
        <w:div w:id="601495689">
          <w:marLeft w:val="640"/>
          <w:marRight w:val="0"/>
          <w:marTop w:val="0"/>
          <w:marBottom w:val="0"/>
          <w:divBdr>
            <w:top w:val="none" w:sz="0" w:space="0" w:color="auto"/>
            <w:left w:val="none" w:sz="0" w:space="0" w:color="auto"/>
            <w:bottom w:val="none" w:sz="0" w:space="0" w:color="auto"/>
            <w:right w:val="none" w:sz="0" w:space="0" w:color="auto"/>
          </w:divBdr>
        </w:div>
        <w:div w:id="1523780289">
          <w:marLeft w:val="640"/>
          <w:marRight w:val="0"/>
          <w:marTop w:val="0"/>
          <w:marBottom w:val="0"/>
          <w:divBdr>
            <w:top w:val="none" w:sz="0" w:space="0" w:color="auto"/>
            <w:left w:val="none" w:sz="0" w:space="0" w:color="auto"/>
            <w:bottom w:val="none" w:sz="0" w:space="0" w:color="auto"/>
            <w:right w:val="none" w:sz="0" w:space="0" w:color="auto"/>
          </w:divBdr>
        </w:div>
        <w:div w:id="121004607">
          <w:marLeft w:val="640"/>
          <w:marRight w:val="0"/>
          <w:marTop w:val="0"/>
          <w:marBottom w:val="0"/>
          <w:divBdr>
            <w:top w:val="none" w:sz="0" w:space="0" w:color="auto"/>
            <w:left w:val="none" w:sz="0" w:space="0" w:color="auto"/>
            <w:bottom w:val="none" w:sz="0" w:space="0" w:color="auto"/>
            <w:right w:val="none" w:sz="0" w:space="0" w:color="auto"/>
          </w:divBdr>
        </w:div>
        <w:div w:id="1082752389">
          <w:marLeft w:val="640"/>
          <w:marRight w:val="0"/>
          <w:marTop w:val="0"/>
          <w:marBottom w:val="0"/>
          <w:divBdr>
            <w:top w:val="none" w:sz="0" w:space="0" w:color="auto"/>
            <w:left w:val="none" w:sz="0" w:space="0" w:color="auto"/>
            <w:bottom w:val="none" w:sz="0" w:space="0" w:color="auto"/>
            <w:right w:val="none" w:sz="0" w:space="0" w:color="auto"/>
          </w:divBdr>
        </w:div>
        <w:div w:id="2069644437">
          <w:marLeft w:val="640"/>
          <w:marRight w:val="0"/>
          <w:marTop w:val="0"/>
          <w:marBottom w:val="0"/>
          <w:divBdr>
            <w:top w:val="none" w:sz="0" w:space="0" w:color="auto"/>
            <w:left w:val="none" w:sz="0" w:space="0" w:color="auto"/>
            <w:bottom w:val="none" w:sz="0" w:space="0" w:color="auto"/>
            <w:right w:val="none" w:sz="0" w:space="0" w:color="auto"/>
          </w:divBdr>
        </w:div>
        <w:div w:id="614168126">
          <w:marLeft w:val="640"/>
          <w:marRight w:val="0"/>
          <w:marTop w:val="0"/>
          <w:marBottom w:val="0"/>
          <w:divBdr>
            <w:top w:val="none" w:sz="0" w:space="0" w:color="auto"/>
            <w:left w:val="none" w:sz="0" w:space="0" w:color="auto"/>
            <w:bottom w:val="none" w:sz="0" w:space="0" w:color="auto"/>
            <w:right w:val="none" w:sz="0" w:space="0" w:color="auto"/>
          </w:divBdr>
        </w:div>
        <w:div w:id="1484352820">
          <w:marLeft w:val="640"/>
          <w:marRight w:val="0"/>
          <w:marTop w:val="0"/>
          <w:marBottom w:val="0"/>
          <w:divBdr>
            <w:top w:val="none" w:sz="0" w:space="0" w:color="auto"/>
            <w:left w:val="none" w:sz="0" w:space="0" w:color="auto"/>
            <w:bottom w:val="none" w:sz="0" w:space="0" w:color="auto"/>
            <w:right w:val="none" w:sz="0" w:space="0" w:color="auto"/>
          </w:divBdr>
        </w:div>
        <w:div w:id="149490253">
          <w:marLeft w:val="640"/>
          <w:marRight w:val="0"/>
          <w:marTop w:val="0"/>
          <w:marBottom w:val="0"/>
          <w:divBdr>
            <w:top w:val="none" w:sz="0" w:space="0" w:color="auto"/>
            <w:left w:val="none" w:sz="0" w:space="0" w:color="auto"/>
            <w:bottom w:val="none" w:sz="0" w:space="0" w:color="auto"/>
            <w:right w:val="none" w:sz="0" w:space="0" w:color="auto"/>
          </w:divBdr>
        </w:div>
        <w:div w:id="1166357981">
          <w:marLeft w:val="640"/>
          <w:marRight w:val="0"/>
          <w:marTop w:val="0"/>
          <w:marBottom w:val="0"/>
          <w:divBdr>
            <w:top w:val="none" w:sz="0" w:space="0" w:color="auto"/>
            <w:left w:val="none" w:sz="0" w:space="0" w:color="auto"/>
            <w:bottom w:val="none" w:sz="0" w:space="0" w:color="auto"/>
            <w:right w:val="none" w:sz="0" w:space="0" w:color="auto"/>
          </w:divBdr>
        </w:div>
        <w:div w:id="2058163709">
          <w:marLeft w:val="640"/>
          <w:marRight w:val="0"/>
          <w:marTop w:val="0"/>
          <w:marBottom w:val="0"/>
          <w:divBdr>
            <w:top w:val="none" w:sz="0" w:space="0" w:color="auto"/>
            <w:left w:val="none" w:sz="0" w:space="0" w:color="auto"/>
            <w:bottom w:val="none" w:sz="0" w:space="0" w:color="auto"/>
            <w:right w:val="none" w:sz="0" w:space="0" w:color="auto"/>
          </w:divBdr>
        </w:div>
        <w:div w:id="394158718">
          <w:marLeft w:val="640"/>
          <w:marRight w:val="0"/>
          <w:marTop w:val="0"/>
          <w:marBottom w:val="0"/>
          <w:divBdr>
            <w:top w:val="none" w:sz="0" w:space="0" w:color="auto"/>
            <w:left w:val="none" w:sz="0" w:space="0" w:color="auto"/>
            <w:bottom w:val="none" w:sz="0" w:space="0" w:color="auto"/>
            <w:right w:val="none" w:sz="0" w:space="0" w:color="auto"/>
          </w:divBdr>
        </w:div>
        <w:div w:id="845943575">
          <w:marLeft w:val="640"/>
          <w:marRight w:val="0"/>
          <w:marTop w:val="0"/>
          <w:marBottom w:val="0"/>
          <w:divBdr>
            <w:top w:val="none" w:sz="0" w:space="0" w:color="auto"/>
            <w:left w:val="none" w:sz="0" w:space="0" w:color="auto"/>
            <w:bottom w:val="none" w:sz="0" w:space="0" w:color="auto"/>
            <w:right w:val="none" w:sz="0" w:space="0" w:color="auto"/>
          </w:divBdr>
        </w:div>
        <w:div w:id="1515343599">
          <w:marLeft w:val="640"/>
          <w:marRight w:val="0"/>
          <w:marTop w:val="0"/>
          <w:marBottom w:val="0"/>
          <w:divBdr>
            <w:top w:val="none" w:sz="0" w:space="0" w:color="auto"/>
            <w:left w:val="none" w:sz="0" w:space="0" w:color="auto"/>
            <w:bottom w:val="none" w:sz="0" w:space="0" w:color="auto"/>
            <w:right w:val="none" w:sz="0" w:space="0" w:color="auto"/>
          </w:divBdr>
        </w:div>
        <w:div w:id="1289093245">
          <w:marLeft w:val="640"/>
          <w:marRight w:val="0"/>
          <w:marTop w:val="0"/>
          <w:marBottom w:val="0"/>
          <w:divBdr>
            <w:top w:val="none" w:sz="0" w:space="0" w:color="auto"/>
            <w:left w:val="none" w:sz="0" w:space="0" w:color="auto"/>
            <w:bottom w:val="none" w:sz="0" w:space="0" w:color="auto"/>
            <w:right w:val="none" w:sz="0" w:space="0" w:color="auto"/>
          </w:divBdr>
        </w:div>
        <w:div w:id="1266618816">
          <w:marLeft w:val="640"/>
          <w:marRight w:val="0"/>
          <w:marTop w:val="0"/>
          <w:marBottom w:val="0"/>
          <w:divBdr>
            <w:top w:val="none" w:sz="0" w:space="0" w:color="auto"/>
            <w:left w:val="none" w:sz="0" w:space="0" w:color="auto"/>
            <w:bottom w:val="none" w:sz="0" w:space="0" w:color="auto"/>
            <w:right w:val="none" w:sz="0" w:space="0" w:color="auto"/>
          </w:divBdr>
        </w:div>
        <w:div w:id="129785666">
          <w:marLeft w:val="640"/>
          <w:marRight w:val="0"/>
          <w:marTop w:val="0"/>
          <w:marBottom w:val="0"/>
          <w:divBdr>
            <w:top w:val="none" w:sz="0" w:space="0" w:color="auto"/>
            <w:left w:val="none" w:sz="0" w:space="0" w:color="auto"/>
            <w:bottom w:val="none" w:sz="0" w:space="0" w:color="auto"/>
            <w:right w:val="none" w:sz="0" w:space="0" w:color="auto"/>
          </w:divBdr>
        </w:div>
        <w:div w:id="437987037">
          <w:marLeft w:val="640"/>
          <w:marRight w:val="0"/>
          <w:marTop w:val="0"/>
          <w:marBottom w:val="0"/>
          <w:divBdr>
            <w:top w:val="none" w:sz="0" w:space="0" w:color="auto"/>
            <w:left w:val="none" w:sz="0" w:space="0" w:color="auto"/>
            <w:bottom w:val="none" w:sz="0" w:space="0" w:color="auto"/>
            <w:right w:val="none" w:sz="0" w:space="0" w:color="auto"/>
          </w:divBdr>
        </w:div>
        <w:div w:id="8989562">
          <w:marLeft w:val="640"/>
          <w:marRight w:val="0"/>
          <w:marTop w:val="0"/>
          <w:marBottom w:val="0"/>
          <w:divBdr>
            <w:top w:val="none" w:sz="0" w:space="0" w:color="auto"/>
            <w:left w:val="none" w:sz="0" w:space="0" w:color="auto"/>
            <w:bottom w:val="none" w:sz="0" w:space="0" w:color="auto"/>
            <w:right w:val="none" w:sz="0" w:space="0" w:color="auto"/>
          </w:divBdr>
        </w:div>
        <w:div w:id="2062485106">
          <w:marLeft w:val="640"/>
          <w:marRight w:val="0"/>
          <w:marTop w:val="0"/>
          <w:marBottom w:val="0"/>
          <w:divBdr>
            <w:top w:val="none" w:sz="0" w:space="0" w:color="auto"/>
            <w:left w:val="none" w:sz="0" w:space="0" w:color="auto"/>
            <w:bottom w:val="none" w:sz="0" w:space="0" w:color="auto"/>
            <w:right w:val="none" w:sz="0" w:space="0" w:color="auto"/>
          </w:divBdr>
        </w:div>
        <w:div w:id="981806752">
          <w:marLeft w:val="640"/>
          <w:marRight w:val="0"/>
          <w:marTop w:val="0"/>
          <w:marBottom w:val="0"/>
          <w:divBdr>
            <w:top w:val="none" w:sz="0" w:space="0" w:color="auto"/>
            <w:left w:val="none" w:sz="0" w:space="0" w:color="auto"/>
            <w:bottom w:val="none" w:sz="0" w:space="0" w:color="auto"/>
            <w:right w:val="none" w:sz="0" w:space="0" w:color="auto"/>
          </w:divBdr>
        </w:div>
        <w:div w:id="1168131594">
          <w:marLeft w:val="640"/>
          <w:marRight w:val="0"/>
          <w:marTop w:val="0"/>
          <w:marBottom w:val="0"/>
          <w:divBdr>
            <w:top w:val="none" w:sz="0" w:space="0" w:color="auto"/>
            <w:left w:val="none" w:sz="0" w:space="0" w:color="auto"/>
            <w:bottom w:val="none" w:sz="0" w:space="0" w:color="auto"/>
            <w:right w:val="none" w:sz="0" w:space="0" w:color="auto"/>
          </w:divBdr>
        </w:div>
        <w:div w:id="189877709">
          <w:marLeft w:val="640"/>
          <w:marRight w:val="0"/>
          <w:marTop w:val="0"/>
          <w:marBottom w:val="0"/>
          <w:divBdr>
            <w:top w:val="none" w:sz="0" w:space="0" w:color="auto"/>
            <w:left w:val="none" w:sz="0" w:space="0" w:color="auto"/>
            <w:bottom w:val="none" w:sz="0" w:space="0" w:color="auto"/>
            <w:right w:val="none" w:sz="0" w:space="0" w:color="auto"/>
          </w:divBdr>
        </w:div>
        <w:div w:id="1642614729">
          <w:marLeft w:val="640"/>
          <w:marRight w:val="0"/>
          <w:marTop w:val="0"/>
          <w:marBottom w:val="0"/>
          <w:divBdr>
            <w:top w:val="none" w:sz="0" w:space="0" w:color="auto"/>
            <w:left w:val="none" w:sz="0" w:space="0" w:color="auto"/>
            <w:bottom w:val="none" w:sz="0" w:space="0" w:color="auto"/>
            <w:right w:val="none" w:sz="0" w:space="0" w:color="auto"/>
          </w:divBdr>
        </w:div>
        <w:div w:id="1797407466">
          <w:marLeft w:val="640"/>
          <w:marRight w:val="0"/>
          <w:marTop w:val="0"/>
          <w:marBottom w:val="0"/>
          <w:divBdr>
            <w:top w:val="none" w:sz="0" w:space="0" w:color="auto"/>
            <w:left w:val="none" w:sz="0" w:space="0" w:color="auto"/>
            <w:bottom w:val="none" w:sz="0" w:space="0" w:color="auto"/>
            <w:right w:val="none" w:sz="0" w:space="0" w:color="auto"/>
          </w:divBdr>
        </w:div>
        <w:div w:id="653948263">
          <w:marLeft w:val="640"/>
          <w:marRight w:val="0"/>
          <w:marTop w:val="0"/>
          <w:marBottom w:val="0"/>
          <w:divBdr>
            <w:top w:val="none" w:sz="0" w:space="0" w:color="auto"/>
            <w:left w:val="none" w:sz="0" w:space="0" w:color="auto"/>
            <w:bottom w:val="none" w:sz="0" w:space="0" w:color="auto"/>
            <w:right w:val="none" w:sz="0" w:space="0" w:color="auto"/>
          </w:divBdr>
        </w:div>
        <w:div w:id="215089708">
          <w:marLeft w:val="640"/>
          <w:marRight w:val="0"/>
          <w:marTop w:val="0"/>
          <w:marBottom w:val="0"/>
          <w:divBdr>
            <w:top w:val="none" w:sz="0" w:space="0" w:color="auto"/>
            <w:left w:val="none" w:sz="0" w:space="0" w:color="auto"/>
            <w:bottom w:val="none" w:sz="0" w:space="0" w:color="auto"/>
            <w:right w:val="none" w:sz="0" w:space="0" w:color="auto"/>
          </w:divBdr>
        </w:div>
        <w:div w:id="1392653705">
          <w:marLeft w:val="640"/>
          <w:marRight w:val="0"/>
          <w:marTop w:val="0"/>
          <w:marBottom w:val="0"/>
          <w:divBdr>
            <w:top w:val="none" w:sz="0" w:space="0" w:color="auto"/>
            <w:left w:val="none" w:sz="0" w:space="0" w:color="auto"/>
            <w:bottom w:val="none" w:sz="0" w:space="0" w:color="auto"/>
            <w:right w:val="none" w:sz="0" w:space="0" w:color="auto"/>
          </w:divBdr>
        </w:div>
        <w:div w:id="1707410197">
          <w:marLeft w:val="640"/>
          <w:marRight w:val="0"/>
          <w:marTop w:val="0"/>
          <w:marBottom w:val="0"/>
          <w:divBdr>
            <w:top w:val="none" w:sz="0" w:space="0" w:color="auto"/>
            <w:left w:val="none" w:sz="0" w:space="0" w:color="auto"/>
            <w:bottom w:val="none" w:sz="0" w:space="0" w:color="auto"/>
            <w:right w:val="none" w:sz="0" w:space="0" w:color="auto"/>
          </w:divBdr>
        </w:div>
        <w:div w:id="1062798950">
          <w:marLeft w:val="640"/>
          <w:marRight w:val="0"/>
          <w:marTop w:val="0"/>
          <w:marBottom w:val="0"/>
          <w:divBdr>
            <w:top w:val="none" w:sz="0" w:space="0" w:color="auto"/>
            <w:left w:val="none" w:sz="0" w:space="0" w:color="auto"/>
            <w:bottom w:val="none" w:sz="0" w:space="0" w:color="auto"/>
            <w:right w:val="none" w:sz="0" w:space="0" w:color="auto"/>
          </w:divBdr>
        </w:div>
        <w:div w:id="38284898">
          <w:marLeft w:val="640"/>
          <w:marRight w:val="0"/>
          <w:marTop w:val="0"/>
          <w:marBottom w:val="0"/>
          <w:divBdr>
            <w:top w:val="none" w:sz="0" w:space="0" w:color="auto"/>
            <w:left w:val="none" w:sz="0" w:space="0" w:color="auto"/>
            <w:bottom w:val="none" w:sz="0" w:space="0" w:color="auto"/>
            <w:right w:val="none" w:sz="0" w:space="0" w:color="auto"/>
          </w:divBdr>
        </w:div>
        <w:div w:id="211776598">
          <w:marLeft w:val="640"/>
          <w:marRight w:val="0"/>
          <w:marTop w:val="0"/>
          <w:marBottom w:val="0"/>
          <w:divBdr>
            <w:top w:val="none" w:sz="0" w:space="0" w:color="auto"/>
            <w:left w:val="none" w:sz="0" w:space="0" w:color="auto"/>
            <w:bottom w:val="none" w:sz="0" w:space="0" w:color="auto"/>
            <w:right w:val="none" w:sz="0" w:space="0" w:color="auto"/>
          </w:divBdr>
        </w:div>
        <w:div w:id="903418342">
          <w:marLeft w:val="640"/>
          <w:marRight w:val="0"/>
          <w:marTop w:val="0"/>
          <w:marBottom w:val="0"/>
          <w:divBdr>
            <w:top w:val="none" w:sz="0" w:space="0" w:color="auto"/>
            <w:left w:val="none" w:sz="0" w:space="0" w:color="auto"/>
            <w:bottom w:val="none" w:sz="0" w:space="0" w:color="auto"/>
            <w:right w:val="none" w:sz="0" w:space="0" w:color="auto"/>
          </w:divBdr>
        </w:div>
        <w:div w:id="1115563165">
          <w:marLeft w:val="640"/>
          <w:marRight w:val="0"/>
          <w:marTop w:val="0"/>
          <w:marBottom w:val="0"/>
          <w:divBdr>
            <w:top w:val="none" w:sz="0" w:space="0" w:color="auto"/>
            <w:left w:val="none" w:sz="0" w:space="0" w:color="auto"/>
            <w:bottom w:val="none" w:sz="0" w:space="0" w:color="auto"/>
            <w:right w:val="none" w:sz="0" w:space="0" w:color="auto"/>
          </w:divBdr>
        </w:div>
        <w:div w:id="1014966039">
          <w:marLeft w:val="640"/>
          <w:marRight w:val="0"/>
          <w:marTop w:val="0"/>
          <w:marBottom w:val="0"/>
          <w:divBdr>
            <w:top w:val="none" w:sz="0" w:space="0" w:color="auto"/>
            <w:left w:val="none" w:sz="0" w:space="0" w:color="auto"/>
            <w:bottom w:val="none" w:sz="0" w:space="0" w:color="auto"/>
            <w:right w:val="none" w:sz="0" w:space="0" w:color="auto"/>
          </w:divBdr>
        </w:div>
        <w:div w:id="698237671">
          <w:marLeft w:val="640"/>
          <w:marRight w:val="0"/>
          <w:marTop w:val="0"/>
          <w:marBottom w:val="0"/>
          <w:divBdr>
            <w:top w:val="none" w:sz="0" w:space="0" w:color="auto"/>
            <w:left w:val="none" w:sz="0" w:space="0" w:color="auto"/>
            <w:bottom w:val="none" w:sz="0" w:space="0" w:color="auto"/>
            <w:right w:val="none" w:sz="0" w:space="0" w:color="auto"/>
          </w:divBdr>
        </w:div>
        <w:div w:id="784957140">
          <w:marLeft w:val="640"/>
          <w:marRight w:val="0"/>
          <w:marTop w:val="0"/>
          <w:marBottom w:val="0"/>
          <w:divBdr>
            <w:top w:val="none" w:sz="0" w:space="0" w:color="auto"/>
            <w:left w:val="none" w:sz="0" w:space="0" w:color="auto"/>
            <w:bottom w:val="none" w:sz="0" w:space="0" w:color="auto"/>
            <w:right w:val="none" w:sz="0" w:space="0" w:color="auto"/>
          </w:divBdr>
        </w:div>
        <w:div w:id="1195190601">
          <w:marLeft w:val="640"/>
          <w:marRight w:val="0"/>
          <w:marTop w:val="0"/>
          <w:marBottom w:val="0"/>
          <w:divBdr>
            <w:top w:val="none" w:sz="0" w:space="0" w:color="auto"/>
            <w:left w:val="none" w:sz="0" w:space="0" w:color="auto"/>
            <w:bottom w:val="none" w:sz="0" w:space="0" w:color="auto"/>
            <w:right w:val="none" w:sz="0" w:space="0" w:color="auto"/>
          </w:divBdr>
        </w:div>
        <w:div w:id="2009668418">
          <w:marLeft w:val="640"/>
          <w:marRight w:val="0"/>
          <w:marTop w:val="0"/>
          <w:marBottom w:val="0"/>
          <w:divBdr>
            <w:top w:val="none" w:sz="0" w:space="0" w:color="auto"/>
            <w:left w:val="none" w:sz="0" w:space="0" w:color="auto"/>
            <w:bottom w:val="none" w:sz="0" w:space="0" w:color="auto"/>
            <w:right w:val="none" w:sz="0" w:space="0" w:color="auto"/>
          </w:divBdr>
        </w:div>
        <w:div w:id="1055811284">
          <w:marLeft w:val="640"/>
          <w:marRight w:val="0"/>
          <w:marTop w:val="0"/>
          <w:marBottom w:val="0"/>
          <w:divBdr>
            <w:top w:val="none" w:sz="0" w:space="0" w:color="auto"/>
            <w:left w:val="none" w:sz="0" w:space="0" w:color="auto"/>
            <w:bottom w:val="none" w:sz="0" w:space="0" w:color="auto"/>
            <w:right w:val="none" w:sz="0" w:space="0" w:color="auto"/>
          </w:divBdr>
        </w:div>
        <w:div w:id="88935271">
          <w:marLeft w:val="640"/>
          <w:marRight w:val="0"/>
          <w:marTop w:val="0"/>
          <w:marBottom w:val="0"/>
          <w:divBdr>
            <w:top w:val="none" w:sz="0" w:space="0" w:color="auto"/>
            <w:left w:val="none" w:sz="0" w:space="0" w:color="auto"/>
            <w:bottom w:val="none" w:sz="0" w:space="0" w:color="auto"/>
            <w:right w:val="none" w:sz="0" w:space="0" w:color="auto"/>
          </w:divBdr>
        </w:div>
        <w:div w:id="1940025288">
          <w:marLeft w:val="640"/>
          <w:marRight w:val="0"/>
          <w:marTop w:val="0"/>
          <w:marBottom w:val="0"/>
          <w:divBdr>
            <w:top w:val="none" w:sz="0" w:space="0" w:color="auto"/>
            <w:left w:val="none" w:sz="0" w:space="0" w:color="auto"/>
            <w:bottom w:val="none" w:sz="0" w:space="0" w:color="auto"/>
            <w:right w:val="none" w:sz="0" w:space="0" w:color="auto"/>
          </w:divBdr>
        </w:div>
        <w:div w:id="2036995950">
          <w:marLeft w:val="640"/>
          <w:marRight w:val="0"/>
          <w:marTop w:val="0"/>
          <w:marBottom w:val="0"/>
          <w:divBdr>
            <w:top w:val="none" w:sz="0" w:space="0" w:color="auto"/>
            <w:left w:val="none" w:sz="0" w:space="0" w:color="auto"/>
            <w:bottom w:val="none" w:sz="0" w:space="0" w:color="auto"/>
            <w:right w:val="none" w:sz="0" w:space="0" w:color="auto"/>
          </w:divBdr>
        </w:div>
        <w:div w:id="1695693084">
          <w:marLeft w:val="640"/>
          <w:marRight w:val="0"/>
          <w:marTop w:val="0"/>
          <w:marBottom w:val="0"/>
          <w:divBdr>
            <w:top w:val="none" w:sz="0" w:space="0" w:color="auto"/>
            <w:left w:val="none" w:sz="0" w:space="0" w:color="auto"/>
            <w:bottom w:val="none" w:sz="0" w:space="0" w:color="auto"/>
            <w:right w:val="none" w:sz="0" w:space="0" w:color="auto"/>
          </w:divBdr>
        </w:div>
        <w:div w:id="1993287946">
          <w:marLeft w:val="640"/>
          <w:marRight w:val="0"/>
          <w:marTop w:val="0"/>
          <w:marBottom w:val="0"/>
          <w:divBdr>
            <w:top w:val="none" w:sz="0" w:space="0" w:color="auto"/>
            <w:left w:val="none" w:sz="0" w:space="0" w:color="auto"/>
            <w:bottom w:val="none" w:sz="0" w:space="0" w:color="auto"/>
            <w:right w:val="none" w:sz="0" w:space="0" w:color="auto"/>
          </w:divBdr>
        </w:div>
        <w:div w:id="185215478">
          <w:marLeft w:val="640"/>
          <w:marRight w:val="0"/>
          <w:marTop w:val="0"/>
          <w:marBottom w:val="0"/>
          <w:divBdr>
            <w:top w:val="none" w:sz="0" w:space="0" w:color="auto"/>
            <w:left w:val="none" w:sz="0" w:space="0" w:color="auto"/>
            <w:bottom w:val="none" w:sz="0" w:space="0" w:color="auto"/>
            <w:right w:val="none" w:sz="0" w:space="0" w:color="auto"/>
          </w:divBdr>
        </w:div>
        <w:div w:id="1188984116">
          <w:marLeft w:val="640"/>
          <w:marRight w:val="0"/>
          <w:marTop w:val="0"/>
          <w:marBottom w:val="0"/>
          <w:divBdr>
            <w:top w:val="none" w:sz="0" w:space="0" w:color="auto"/>
            <w:left w:val="none" w:sz="0" w:space="0" w:color="auto"/>
            <w:bottom w:val="none" w:sz="0" w:space="0" w:color="auto"/>
            <w:right w:val="none" w:sz="0" w:space="0" w:color="auto"/>
          </w:divBdr>
        </w:div>
        <w:div w:id="66388888">
          <w:marLeft w:val="640"/>
          <w:marRight w:val="0"/>
          <w:marTop w:val="0"/>
          <w:marBottom w:val="0"/>
          <w:divBdr>
            <w:top w:val="none" w:sz="0" w:space="0" w:color="auto"/>
            <w:left w:val="none" w:sz="0" w:space="0" w:color="auto"/>
            <w:bottom w:val="none" w:sz="0" w:space="0" w:color="auto"/>
            <w:right w:val="none" w:sz="0" w:space="0" w:color="auto"/>
          </w:divBdr>
        </w:div>
        <w:div w:id="1536388197">
          <w:marLeft w:val="640"/>
          <w:marRight w:val="0"/>
          <w:marTop w:val="0"/>
          <w:marBottom w:val="0"/>
          <w:divBdr>
            <w:top w:val="none" w:sz="0" w:space="0" w:color="auto"/>
            <w:left w:val="none" w:sz="0" w:space="0" w:color="auto"/>
            <w:bottom w:val="none" w:sz="0" w:space="0" w:color="auto"/>
            <w:right w:val="none" w:sz="0" w:space="0" w:color="auto"/>
          </w:divBdr>
        </w:div>
        <w:div w:id="282660302">
          <w:marLeft w:val="640"/>
          <w:marRight w:val="0"/>
          <w:marTop w:val="0"/>
          <w:marBottom w:val="0"/>
          <w:divBdr>
            <w:top w:val="none" w:sz="0" w:space="0" w:color="auto"/>
            <w:left w:val="none" w:sz="0" w:space="0" w:color="auto"/>
            <w:bottom w:val="none" w:sz="0" w:space="0" w:color="auto"/>
            <w:right w:val="none" w:sz="0" w:space="0" w:color="auto"/>
          </w:divBdr>
        </w:div>
        <w:div w:id="454300153">
          <w:marLeft w:val="640"/>
          <w:marRight w:val="0"/>
          <w:marTop w:val="0"/>
          <w:marBottom w:val="0"/>
          <w:divBdr>
            <w:top w:val="none" w:sz="0" w:space="0" w:color="auto"/>
            <w:left w:val="none" w:sz="0" w:space="0" w:color="auto"/>
            <w:bottom w:val="none" w:sz="0" w:space="0" w:color="auto"/>
            <w:right w:val="none" w:sz="0" w:space="0" w:color="auto"/>
          </w:divBdr>
        </w:div>
        <w:div w:id="314727536">
          <w:marLeft w:val="640"/>
          <w:marRight w:val="0"/>
          <w:marTop w:val="0"/>
          <w:marBottom w:val="0"/>
          <w:divBdr>
            <w:top w:val="none" w:sz="0" w:space="0" w:color="auto"/>
            <w:left w:val="none" w:sz="0" w:space="0" w:color="auto"/>
            <w:bottom w:val="none" w:sz="0" w:space="0" w:color="auto"/>
            <w:right w:val="none" w:sz="0" w:space="0" w:color="auto"/>
          </w:divBdr>
        </w:div>
        <w:div w:id="1654597834">
          <w:marLeft w:val="640"/>
          <w:marRight w:val="0"/>
          <w:marTop w:val="0"/>
          <w:marBottom w:val="0"/>
          <w:divBdr>
            <w:top w:val="none" w:sz="0" w:space="0" w:color="auto"/>
            <w:left w:val="none" w:sz="0" w:space="0" w:color="auto"/>
            <w:bottom w:val="none" w:sz="0" w:space="0" w:color="auto"/>
            <w:right w:val="none" w:sz="0" w:space="0" w:color="auto"/>
          </w:divBdr>
        </w:div>
        <w:div w:id="1325939406">
          <w:marLeft w:val="640"/>
          <w:marRight w:val="0"/>
          <w:marTop w:val="0"/>
          <w:marBottom w:val="0"/>
          <w:divBdr>
            <w:top w:val="none" w:sz="0" w:space="0" w:color="auto"/>
            <w:left w:val="none" w:sz="0" w:space="0" w:color="auto"/>
            <w:bottom w:val="none" w:sz="0" w:space="0" w:color="auto"/>
            <w:right w:val="none" w:sz="0" w:space="0" w:color="auto"/>
          </w:divBdr>
        </w:div>
        <w:div w:id="2046176484">
          <w:marLeft w:val="640"/>
          <w:marRight w:val="0"/>
          <w:marTop w:val="0"/>
          <w:marBottom w:val="0"/>
          <w:divBdr>
            <w:top w:val="none" w:sz="0" w:space="0" w:color="auto"/>
            <w:left w:val="none" w:sz="0" w:space="0" w:color="auto"/>
            <w:bottom w:val="none" w:sz="0" w:space="0" w:color="auto"/>
            <w:right w:val="none" w:sz="0" w:space="0" w:color="auto"/>
          </w:divBdr>
        </w:div>
        <w:div w:id="767196348">
          <w:marLeft w:val="640"/>
          <w:marRight w:val="0"/>
          <w:marTop w:val="0"/>
          <w:marBottom w:val="0"/>
          <w:divBdr>
            <w:top w:val="none" w:sz="0" w:space="0" w:color="auto"/>
            <w:left w:val="none" w:sz="0" w:space="0" w:color="auto"/>
            <w:bottom w:val="none" w:sz="0" w:space="0" w:color="auto"/>
            <w:right w:val="none" w:sz="0" w:space="0" w:color="auto"/>
          </w:divBdr>
        </w:div>
        <w:div w:id="1992247832">
          <w:marLeft w:val="640"/>
          <w:marRight w:val="0"/>
          <w:marTop w:val="0"/>
          <w:marBottom w:val="0"/>
          <w:divBdr>
            <w:top w:val="none" w:sz="0" w:space="0" w:color="auto"/>
            <w:left w:val="none" w:sz="0" w:space="0" w:color="auto"/>
            <w:bottom w:val="none" w:sz="0" w:space="0" w:color="auto"/>
            <w:right w:val="none" w:sz="0" w:space="0" w:color="auto"/>
          </w:divBdr>
        </w:div>
        <w:div w:id="306981845">
          <w:marLeft w:val="640"/>
          <w:marRight w:val="0"/>
          <w:marTop w:val="0"/>
          <w:marBottom w:val="0"/>
          <w:divBdr>
            <w:top w:val="none" w:sz="0" w:space="0" w:color="auto"/>
            <w:left w:val="none" w:sz="0" w:space="0" w:color="auto"/>
            <w:bottom w:val="none" w:sz="0" w:space="0" w:color="auto"/>
            <w:right w:val="none" w:sz="0" w:space="0" w:color="auto"/>
          </w:divBdr>
        </w:div>
        <w:div w:id="589510227">
          <w:marLeft w:val="640"/>
          <w:marRight w:val="0"/>
          <w:marTop w:val="0"/>
          <w:marBottom w:val="0"/>
          <w:divBdr>
            <w:top w:val="none" w:sz="0" w:space="0" w:color="auto"/>
            <w:left w:val="none" w:sz="0" w:space="0" w:color="auto"/>
            <w:bottom w:val="none" w:sz="0" w:space="0" w:color="auto"/>
            <w:right w:val="none" w:sz="0" w:space="0" w:color="auto"/>
          </w:divBdr>
        </w:div>
        <w:div w:id="905140310">
          <w:marLeft w:val="640"/>
          <w:marRight w:val="0"/>
          <w:marTop w:val="0"/>
          <w:marBottom w:val="0"/>
          <w:divBdr>
            <w:top w:val="none" w:sz="0" w:space="0" w:color="auto"/>
            <w:left w:val="none" w:sz="0" w:space="0" w:color="auto"/>
            <w:bottom w:val="none" w:sz="0" w:space="0" w:color="auto"/>
            <w:right w:val="none" w:sz="0" w:space="0" w:color="auto"/>
          </w:divBdr>
        </w:div>
        <w:div w:id="1907302211">
          <w:marLeft w:val="640"/>
          <w:marRight w:val="0"/>
          <w:marTop w:val="0"/>
          <w:marBottom w:val="0"/>
          <w:divBdr>
            <w:top w:val="none" w:sz="0" w:space="0" w:color="auto"/>
            <w:left w:val="none" w:sz="0" w:space="0" w:color="auto"/>
            <w:bottom w:val="none" w:sz="0" w:space="0" w:color="auto"/>
            <w:right w:val="none" w:sz="0" w:space="0" w:color="auto"/>
          </w:divBdr>
        </w:div>
        <w:div w:id="1277904511">
          <w:marLeft w:val="640"/>
          <w:marRight w:val="0"/>
          <w:marTop w:val="0"/>
          <w:marBottom w:val="0"/>
          <w:divBdr>
            <w:top w:val="none" w:sz="0" w:space="0" w:color="auto"/>
            <w:left w:val="none" w:sz="0" w:space="0" w:color="auto"/>
            <w:bottom w:val="none" w:sz="0" w:space="0" w:color="auto"/>
            <w:right w:val="none" w:sz="0" w:space="0" w:color="auto"/>
          </w:divBdr>
        </w:div>
        <w:div w:id="344479738">
          <w:marLeft w:val="640"/>
          <w:marRight w:val="0"/>
          <w:marTop w:val="0"/>
          <w:marBottom w:val="0"/>
          <w:divBdr>
            <w:top w:val="none" w:sz="0" w:space="0" w:color="auto"/>
            <w:left w:val="none" w:sz="0" w:space="0" w:color="auto"/>
            <w:bottom w:val="none" w:sz="0" w:space="0" w:color="auto"/>
            <w:right w:val="none" w:sz="0" w:space="0" w:color="auto"/>
          </w:divBdr>
        </w:div>
        <w:div w:id="979767163">
          <w:marLeft w:val="640"/>
          <w:marRight w:val="0"/>
          <w:marTop w:val="0"/>
          <w:marBottom w:val="0"/>
          <w:divBdr>
            <w:top w:val="none" w:sz="0" w:space="0" w:color="auto"/>
            <w:left w:val="none" w:sz="0" w:space="0" w:color="auto"/>
            <w:bottom w:val="none" w:sz="0" w:space="0" w:color="auto"/>
            <w:right w:val="none" w:sz="0" w:space="0" w:color="auto"/>
          </w:divBdr>
        </w:div>
        <w:div w:id="1673991686">
          <w:marLeft w:val="640"/>
          <w:marRight w:val="0"/>
          <w:marTop w:val="0"/>
          <w:marBottom w:val="0"/>
          <w:divBdr>
            <w:top w:val="none" w:sz="0" w:space="0" w:color="auto"/>
            <w:left w:val="none" w:sz="0" w:space="0" w:color="auto"/>
            <w:bottom w:val="none" w:sz="0" w:space="0" w:color="auto"/>
            <w:right w:val="none" w:sz="0" w:space="0" w:color="auto"/>
          </w:divBdr>
        </w:div>
        <w:div w:id="1820345285">
          <w:marLeft w:val="640"/>
          <w:marRight w:val="0"/>
          <w:marTop w:val="0"/>
          <w:marBottom w:val="0"/>
          <w:divBdr>
            <w:top w:val="none" w:sz="0" w:space="0" w:color="auto"/>
            <w:left w:val="none" w:sz="0" w:space="0" w:color="auto"/>
            <w:bottom w:val="none" w:sz="0" w:space="0" w:color="auto"/>
            <w:right w:val="none" w:sz="0" w:space="0" w:color="auto"/>
          </w:divBdr>
        </w:div>
        <w:div w:id="156113788">
          <w:marLeft w:val="640"/>
          <w:marRight w:val="0"/>
          <w:marTop w:val="0"/>
          <w:marBottom w:val="0"/>
          <w:divBdr>
            <w:top w:val="none" w:sz="0" w:space="0" w:color="auto"/>
            <w:left w:val="none" w:sz="0" w:space="0" w:color="auto"/>
            <w:bottom w:val="none" w:sz="0" w:space="0" w:color="auto"/>
            <w:right w:val="none" w:sz="0" w:space="0" w:color="auto"/>
          </w:divBdr>
        </w:div>
        <w:div w:id="2007971508">
          <w:marLeft w:val="640"/>
          <w:marRight w:val="0"/>
          <w:marTop w:val="0"/>
          <w:marBottom w:val="0"/>
          <w:divBdr>
            <w:top w:val="none" w:sz="0" w:space="0" w:color="auto"/>
            <w:left w:val="none" w:sz="0" w:space="0" w:color="auto"/>
            <w:bottom w:val="none" w:sz="0" w:space="0" w:color="auto"/>
            <w:right w:val="none" w:sz="0" w:space="0" w:color="auto"/>
          </w:divBdr>
        </w:div>
        <w:div w:id="552696785">
          <w:marLeft w:val="640"/>
          <w:marRight w:val="0"/>
          <w:marTop w:val="0"/>
          <w:marBottom w:val="0"/>
          <w:divBdr>
            <w:top w:val="none" w:sz="0" w:space="0" w:color="auto"/>
            <w:left w:val="none" w:sz="0" w:space="0" w:color="auto"/>
            <w:bottom w:val="none" w:sz="0" w:space="0" w:color="auto"/>
            <w:right w:val="none" w:sz="0" w:space="0" w:color="auto"/>
          </w:divBdr>
        </w:div>
        <w:div w:id="461313321">
          <w:marLeft w:val="640"/>
          <w:marRight w:val="0"/>
          <w:marTop w:val="0"/>
          <w:marBottom w:val="0"/>
          <w:divBdr>
            <w:top w:val="none" w:sz="0" w:space="0" w:color="auto"/>
            <w:left w:val="none" w:sz="0" w:space="0" w:color="auto"/>
            <w:bottom w:val="none" w:sz="0" w:space="0" w:color="auto"/>
            <w:right w:val="none" w:sz="0" w:space="0" w:color="auto"/>
          </w:divBdr>
        </w:div>
        <w:div w:id="1360741223">
          <w:marLeft w:val="640"/>
          <w:marRight w:val="0"/>
          <w:marTop w:val="0"/>
          <w:marBottom w:val="0"/>
          <w:divBdr>
            <w:top w:val="none" w:sz="0" w:space="0" w:color="auto"/>
            <w:left w:val="none" w:sz="0" w:space="0" w:color="auto"/>
            <w:bottom w:val="none" w:sz="0" w:space="0" w:color="auto"/>
            <w:right w:val="none" w:sz="0" w:space="0" w:color="auto"/>
          </w:divBdr>
        </w:div>
        <w:div w:id="1480656855">
          <w:marLeft w:val="640"/>
          <w:marRight w:val="0"/>
          <w:marTop w:val="0"/>
          <w:marBottom w:val="0"/>
          <w:divBdr>
            <w:top w:val="none" w:sz="0" w:space="0" w:color="auto"/>
            <w:left w:val="none" w:sz="0" w:space="0" w:color="auto"/>
            <w:bottom w:val="none" w:sz="0" w:space="0" w:color="auto"/>
            <w:right w:val="none" w:sz="0" w:space="0" w:color="auto"/>
          </w:divBdr>
        </w:div>
        <w:div w:id="1501388989">
          <w:marLeft w:val="640"/>
          <w:marRight w:val="0"/>
          <w:marTop w:val="0"/>
          <w:marBottom w:val="0"/>
          <w:divBdr>
            <w:top w:val="none" w:sz="0" w:space="0" w:color="auto"/>
            <w:left w:val="none" w:sz="0" w:space="0" w:color="auto"/>
            <w:bottom w:val="none" w:sz="0" w:space="0" w:color="auto"/>
            <w:right w:val="none" w:sz="0" w:space="0" w:color="auto"/>
          </w:divBdr>
        </w:div>
        <w:div w:id="1725374403">
          <w:marLeft w:val="640"/>
          <w:marRight w:val="0"/>
          <w:marTop w:val="0"/>
          <w:marBottom w:val="0"/>
          <w:divBdr>
            <w:top w:val="none" w:sz="0" w:space="0" w:color="auto"/>
            <w:left w:val="none" w:sz="0" w:space="0" w:color="auto"/>
            <w:bottom w:val="none" w:sz="0" w:space="0" w:color="auto"/>
            <w:right w:val="none" w:sz="0" w:space="0" w:color="auto"/>
          </w:divBdr>
        </w:div>
        <w:div w:id="444080777">
          <w:marLeft w:val="640"/>
          <w:marRight w:val="0"/>
          <w:marTop w:val="0"/>
          <w:marBottom w:val="0"/>
          <w:divBdr>
            <w:top w:val="none" w:sz="0" w:space="0" w:color="auto"/>
            <w:left w:val="none" w:sz="0" w:space="0" w:color="auto"/>
            <w:bottom w:val="none" w:sz="0" w:space="0" w:color="auto"/>
            <w:right w:val="none" w:sz="0" w:space="0" w:color="auto"/>
          </w:divBdr>
        </w:div>
        <w:div w:id="1972634869">
          <w:marLeft w:val="640"/>
          <w:marRight w:val="0"/>
          <w:marTop w:val="0"/>
          <w:marBottom w:val="0"/>
          <w:divBdr>
            <w:top w:val="none" w:sz="0" w:space="0" w:color="auto"/>
            <w:left w:val="none" w:sz="0" w:space="0" w:color="auto"/>
            <w:bottom w:val="none" w:sz="0" w:space="0" w:color="auto"/>
            <w:right w:val="none" w:sz="0" w:space="0" w:color="auto"/>
          </w:divBdr>
        </w:div>
        <w:div w:id="578369878">
          <w:marLeft w:val="640"/>
          <w:marRight w:val="0"/>
          <w:marTop w:val="0"/>
          <w:marBottom w:val="0"/>
          <w:divBdr>
            <w:top w:val="none" w:sz="0" w:space="0" w:color="auto"/>
            <w:left w:val="none" w:sz="0" w:space="0" w:color="auto"/>
            <w:bottom w:val="none" w:sz="0" w:space="0" w:color="auto"/>
            <w:right w:val="none" w:sz="0" w:space="0" w:color="auto"/>
          </w:divBdr>
        </w:div>
        <w:div w:id="802430244">
          <w:marLeft w:val="640"/>
          <w:marRight w:val="0"/>
          <w:marTop w:val="0"/>
          <w:marBottom w:val="0"/>
          <w:divBdr>
            <w:top w:val="none" w:sz="0" w:space="0" w:color="auto"/>
            <w:left w:val="none" w:sz="0" w:space="0" w:color="auto"/>
            <w:bottom w:val="none" w:sz="0" w:space="0" w:color="auto"/>
            <w:right w:val="none" w:sz="0" w:space="0" w:color="auto"/>
          </w:divBdr>
        </w:div>
        <w:div w:id="267546158">
          <w:marLeft w:val="640"/>
          <w:marRight w:val="0"/>
          <w:marTop w:val="0"/>
          <w:marBottom w:val="0"/>
          <w:divBdr>
            <w:top w:val="none" w:sz="0" w:space="0" w:color="auto"/>
            <w:left w:val="none" w:sz="0" w:space="0" w:color="auto"/>
            <w:bottom w:val="none" w:sz="0" w:space="0" w:color="auto"/>
            <w:right w:val="none" w:sz="0" w:space="0" w:color="auto"/>
          </w:divBdr>
        </w:div>
        <w:div w:id="299070606">
          <w:marLeft w:val="640"/>
          <w:marRight w:val="0"/>
          <w:marTop w:val="0"/>
          <w:marBottom w:val="0"/>
          <w:divBdr>
            <w:top w:val="none" w:sz="0" w:space="0" w:color="auto"/>
            <w:left w:val="none" w:sz="0" w:space="0" w:color="auto"/>
            <w:bottom w:val="none" w:sz="0" w:space="0" w:color="auto"/>
            <w:right w:val="none" w:sz="0" w:space="0" w:color="auto"/>
          </w:divBdr>
        </w:div>
        <w:div w:id="394208150">
          <w:marLeft w:val="640"/>
          <w:marRight w:val="0"/>
          <w:marTop w:val="0"/>
          <w:marBottom w:val="0"/>
          <w:divBdr>
            <w:top w:val="none" w:sz="0" w:space="0" w:color="auto"/>
            <w:left w:val="none" w:sz="0" w:space="0" w:color="auto"/>
            <w:bottom w:val="none" w:sz="0" w:space="0" w:color="auto"/>
            <w:right w:val="none" w:sz="0" w:space="0" w:color="auto"/>
          </w:divBdr>
        </w:div>
        <w:div w:id="1065445087">
          <w:marLeft w:val="640"/>
          <w:marRight w:val="0"/>
          <w:marTop w:val="0"/>
          <w:marBottom w:val="0"/>
          <w:divBdr>
            <w:top w:val="none" w:sz="0" w:space="0" w:color="auto"/>
            <w:left w:val="none" w:sz="0" w:space="0" w:color="auto"/>
            <w:bottom w:val="none" w:sz="0" w:space="0" w:color="auto"/>
            <w:right w:val="none" w:sz="0" w:space="0" w:color="auto"/>
          </w:divBdr>
        </w:div>
        <w:div w:id="794952939">
          <w:marLeft w:val="640"/>
          <w:marRight w:val="0"/>
          <w:marTop w:val="0"/>
          <w:marBottom w:val="0"/>
          <w:divBdr>
            <w:top w:val="none" w:sz="0" w:space="0" w:color="auto"/>
            <w:left w:val="none" w:sz="0" w:space="0" w:color="auto"/>
            <w:bottom w:val="none" w:sz="0" w:space="0" w:color="auto"/>
            <w:right w:val="none" w:sz="0" w:space="0" w:color="auto"/>
          </w:divBdr>
        </w:div>
        <w:div w:id="930508386">
          <w:marLeft w:val="640"/>
          <w:marRight w:val="0"/>
          <w:marTop w:val="0"/>
          <w:marBottom w:val="0"/>
          <w:divBdr>
            <w:top w:val="none" w:sz="0" w:space="0" w:color="auto"/>
            <w:left w:val="none" w:sz="0" w:space="0" w:color="auto"/>
            <w:bottom w:val="none" w:sz="0" w:space="0" w:color="auto"/>
            <w:right w:val="none" w:sz="0" w:space="0" w:color="auto"/>
          </w:divBdr>
        </w:div>
        <w:div w:id="1364205294">
          <w:marLeft w:val="640"/>
          <w:marRight w:val="0"/>
          <w:marTop w:val="0"/>
          <w:marBottom w:val="0"/>
          <w:divBdr>
            <w:top w:val="none" w:sz="0" w:space="0" w:color="auto"/>
            <w:left w:val="none" w:sz="0" w:space="0" w:color="auto"/>
            <w:bottom w:val="none" w:sz="0" w:space="0" w:color="auto"/>
            <w:right w:val="none" w:sz="0" w:space="0" w:color="auto"/>
          </w:divBdr>
        </w:div>
        <w:div w:id="701900862">
          <w:marLeft w:val="640"/>
          <w:marRight w:val="0"/>
          <w:marTop w:val="0"/>
          <w:marBottom w:val="0"/>
          <w:divBdr>
            <w:top w:val="none" w:sz="0" w:space="0" w:color="auto"/>
            <w:left w:val="none" w:sz="0" w:space="0" w:color="auto"/>
            <w:bottom w:val="none" w:sz="0" w:space="0" w:color="auto"/>
            <w:right w:val="none" w:sz="0" w:space="0" w:color="auto"/>
          </w:divBdr>
        </w:div>
        <w:div w:id="1632251160">
          <w:marLeft w:val="640"/>
          <w:marRight w:val="0"/>
          <w:marTop w:val="0"/>
          <w:marBottom w:val="0"/>
          <w:divBdr>
            <w:top w:val="none" w:sz="0" w:space="0" w:color="auto"/>
            <w:left w:val="none" w:sz="0" w:space="0" w:color="auto"/>
            <w:bottom w:val="none" w:sz="0" w:space="0" w:color="auto"/>
            <w:right w:val="none" w:sz="0" w:space="0" w:color="auto"/>
          </w:divBdr>
        </w:div>
        <w:div w:id="2005471198">
          <w:marLeft w:val="640"/>
          <w:marRight w:val="0"/>
          <w:marTop w:val="0"/>
          <w:marBottom w:val="0"/>
          <w:divBdr>
            <w:top w:val="none" w:sz="0" w:space="0" w:color="auto"/>
            <w:left w:val="none" w:sz="0" w:space="0" w:color="auto"/>
            <w:bottom w:val="none" w:sz="0" w:space="0" w:color="auto"/>
            <w:right w:val="none" w:sz="0" w:space="0" w:color="auto"/>
          </w:divBdr>
        </w:div>
        <w:div w:id="1385331824">
          <w:marLeft w:val="640"/>
          <w:marRight w:val="0"/>
          <w:marTop w:val="0"/>
          <w:marBottom w:val="0"/>
          <w:divBdr>
            <w:top w:val="none" w:sz="0" w:space="0" w:color="auto"/>
            <w:left w:val="none" w:sz="0" w:space="0" w:color="auto"/>
            <w:bottom w:val="none" w:sz="0" w:space="0" w:color="auto"/>
            <w:right w:val="none" w:sz="0" w:space="0" w:color="auto"/>
          </w:divBdr>
        </w:div>
        <w:div w:id="290598106">
          <w:marLeft w:val="640"/>
          <w:marRight w:val="0"/>
          <w:marTop w:val="0"/>
          <w:marBottom w:val="0"/>
          <w:divBdr>
            <w:top w:val="none" w:sz="0" w:space="0" w:color="auto"/>
            <w:left w:val="none" w:sz="0" w:space="0" w:color="auto"/>
            <w:bottom w:val="none" w:sz="0" w:space="0" w:color="auto"/>
            <w:right w:val="none" w:sz="0" w:space="0" w:color="auto"/>
          </w:divBdr>
        </w:div>
        <w:div w:id="800003401">
          <w:marLeft w:val="640"/>
          <w:marRight w:val="0"/>
          <w:marTop w:val="0"/>
          <w:marBottom w:val="0"/>
          <w:divBdr>
            <w:top w:val="none" w:sz="0" w:space="0" w:color="auto"/>
            <w:left w:val="none" w:sz="0" w:space="0" w:color="auto"/>
            <w:bottom w:val="none" w:sz="0" w:space="0" w:color="auto"/>
            <w:right w:val="none" w:sz="0" w:space="0" w:color="auto"/>
          </w:divBdr>
        </w:div>
        <w:div w:id="820658875">
          <w:marLeft w:val="640"/>
          <w:marRight w:val="0"/>
          <w:marTop w:val="0"/>
          <w:marBottom w:val="0"/>
          <w:divBdr>
            <w:top w:val="none" w:sz="0" w:space="0" w:color="auto"/>
            <w:left w:val="none" w:sz="0" w:space="0" w:color="auto"/>
            <w:bottom w:val="none" w:sz="0" w:space="0" w:color="auto"/>
            <w:right w:val="none" w:sz="0" w:space="0" w:color="auto"/>
          </w:divBdr>
        </w:div>
        <w:div w:id="414864292">
          <w:marLeft w:val="640"/>
          <w:marRight w:val="0"/>
          <w:marTop w:val="0"/>
          <w:marBottom w:val="0"/>
          <w:divBdr>
            <w:top w:val="none" w:sz="0" w:space="0" w:color="auto"/>
            <w:left w:val="none" w:sz="0" w:space="0" w:color="auto"/>
            <w:bottom w:val="none" w:sz="0" w:space="0" w:color="auto"/>
            <w:right w:val="none" w:sz="0" w:space="0" w:color="auto"/>
          </w:divBdr>
        </w:div>
        <w:div w:id="1357776107">
          <w:marLeft w:val="640"/>
          <w:marRight w:val="0"/>
          <w:marTop w:val="0"/>
          <w:marBottom w:val="0"/>
          <w:divBdr>
            <w:top w:val="none" w:sz="0" w:space="0" w:color="auto"/>
            <w:left w:val="none" w:sz="0" w:space="0" w:color="auto"/>
            <w:bottom w:val="none" w:sz="0" w:space="0" w:color="auto"/>
            <w:right w:val="none" w:sz="0" w:space="0" w:color="auto"/>
          </w:divBdr>
        </w:div>
        <w:div w:id="1005985097">
          <w:marLeft w:val="640"/>
          <w:marRight w:val="0"/>
          <w:marTop w:val="0"/>
          <w:marBottom w:val="0"/>
          <w:divBdr>
            <w:top w:val="none" w:sz="0" w:space="0" w:color="auto"/>
            <w:left w:val="none" w:sz="0" w:space="0" w:color="auto"/>
            <w:bottom w:val="none" w:sz="0" w:space="0" w:color="auto"/>
            <w:right w:val="none" w:sz="0" w:space="0" w:color="auto"/>
          </w:divBdr>
        </w:div>
        <w:div w:id="364257854">
          <w:marLeft w:val="640"/>
          <w:marRight w:val="0"/>
          <w:marTop w:val="0"/>
          <w:marBottom w:val="0"/>
          <w:divBdr>
            <w:top w:val="none" w:sz="0" w:space="0" w:color="auto"/>
            <w:left w:val="none" w:sz="0" w:space="0" w:color="auto"/>
            <w:bottom w:val="none" w:sz="0" w:space="0" w:color="auto"/>
            <w:right w:val="none" w:sz="0" w:space="0" w:color="auto"/>
          </w:divBdr>
        </w:div>
        <w:div w:id="779685681">
          <w:marLeft w:val="640"/>
          <w:marRight w:val="0"/>
          <w:marTop w:val="0"/>
          <w:marBottom w:val="0"/>
          <w:divBdr>
            <w:top w:val="none" w:sz="0" w:space="0" w:color="auto"/>
            <w:left w:val="none" w:sz="0" w:space="0" w:color="auto"/>
            <w:bottom w:val="none" w:sz="0" w:space="0" w:color="auto"/>
            <w:right w:val="none" w:sz="0" w:space="0" w:color="auto"/>
          </w:divBdr>
        </w:div>
        <w:div w:id="1629817487">
          <w:marLeft w:val="640"/>
          <w:marRight w:val="0"/>
          <w:marTop w:val="0"/>
          <w:marBottom w:val="0"/>
          <w:divBdr>
            <w:top w:val="none" w:sz="0" w:space="0" w:color="auto"/>
            <w:left w:val="none" w:sz="0" w:space="0" w:color="auto"/>
            <w:bottom w:val="none" w:sz="0" w:space="0" w:color="auto"/>
            <w:right w:val="none" w:sz="0" w:space="0" w:color="auto"/>
          </w:divBdr>
        </w:div>
        <w:div w:id="434789376">
          <w:marLeft w:val="640"/>
          <w:marRight w:val="0"/>
          <w:marTop w:val="0"/>
          <w:marBottom w:val="0"/>
          <w:divBdr>
            <w:top w:val="none" w:sz="0" w:space="0" w:color="auto"/>
            <w:left w:val="none" w:sz="0" w:space="0" w:color="auto"/>
            <w:bottom w:val="none" w:sz="0" w:space="0" w:color="auto"/>
            <w:right w:val="none" w:sz="0" w:space="0" w:color="auto"/>
          </w:divBdr>
        </w:div>
        <w:div w:id="458911926">
          <w:marLeft w:val="640"/>
          <w:marRight w:val="0"/>
          <w:marTop w:val="0"/>
          <w:marBottom w:val="0"/>
          <w:divBdr>
            <w:top w:val="none" w:sz="0" w:space="0" w:color="auto"/>
            <w:left w:val="none" w:sz="0" w:space="0" w:color="auto"/>
            <w:bottom w:val="none" w:sz="0" w:space="0" w:color="auto"/>
            <w:right w:val="none" w:sz="0" w:space="0" w:color="auto"/>
          </w:divBdr>
        </w:div>
      </w:divsChild>
    </w:div>
    <w:div w:id="638994121">
      <w:bodyDiv w:val="1"/>
      <w:marLeft w:val="0"/>
      <w:marRight w:val="0"/>
      <w:marTop w:val="0"/>
      <w:marBottom w:val="0"/>
      <w:divBdr>
        <w:top w:val="none" w:sz="0" w:space="0" w:color="auto"/>
        <w:left w:val="none" w:sz="0" w:space="0" w:color="auto"/>
        <w:bottom w:val="none" w:sz="0" w:space="0" w:color="auto"/>
        <w:right w:val="none" w:sz="0" w:space="0" w:color="auto"/>
      </w:divBdr>
      <w:divsChild>
        <w:div w:id="167916273">
          <w:marLeft w:val="640"/>
          <w:marRight w:val="0"/>
          <w:marTop w:val="0"/>
          <w:marBottom w:val="0"/>
          <w:divBdr>
            <w:top w:val="none" w:sz="0" w:space="0" w:color="auto"/>
            <w:left w:val="none" w:sz="0" w:space="0" w:color="auto"/>
            <w:bottom w:val="none" w:sz="0" w:space="0" w:color="auto"/>
            <w:right w:val="none" w:sz="0" w:space="0" w:color="auto"/>
          </w:divBdr>
        </w:div>
        <w:div w:id="1540244125">
          <w:marLeft w:val="640"/>
          <w:marRight w:val="0"/>
          <w:marTop w:val="0"/>
          <w:marBottom w:val="0"/>
          <w:divBdr>
            <w:top w:val="none" w:sz="0" w:space="0" w:color="auto"/>
            <w:left w:val="none" w:sz="0" w:space="0" w:color="auto"/>
            <w:bottom w:val="none" w:sz="0" w:space="0" w:color="auto"/>
            <w:right w:val="none" w:sz="0" w:space="0" w:color="auto"/>
          </w:divBdr>
        </w:div>
        <w:div w:id="791363857">
          <w:marLeft w:val="640"/>
          <w:marRight w:val="0"/>
          <w:marTop w:val="0"/>
          <w:marBottom w:val="0"/>
          <w:divBdr>
            <w:top w:val="none" w:sz="0" w:space="0" w:color="auto"/>
            <w:left w:val="none" w:sz="0" w:space="0" w:color="auto"/>
            <w:bottom w:val="none" w:sz="0" w:space="0" w:color="auto"/>
            <w:right w:val="none" w:sz="0" w:space="0" w:color="auto"/>
          </w:divBdr>
        </w:div>
        <w:div w:id="902183916">
          <w:marLeft w:val="640"/>
          <w:marRight w:val="0"/>
          <w:marTop w:val="0"/>
          <w:marBottom w:val="0"/>
          <w:divBdr>
            <w:top w:val="none" w:sz="0" w:space="0" w:color="auto"/>
            <w:left w:val="none" w:sz="0" w:space="0" w:color="auto"/>
            <w:bottom w:val="none" w:sz="0" w:space="0" w:color="auto"/>
            <w:right w:val="none" w:sz="0" w:space="0" w:color="auto"/>
          </w:divBdr>
        </w:div>
        <w:div w:id="1875457548">
          <w:marLeft w:val="640"/>
          <w:marRight w:val="0"/>
          <w:marTop w:val="0"/>
          <w:marBottom w:val="0"/>
          <w:divBdr>
            <w:top w:val="none" w:sz="0" w:space="0" w:color="auto"/>
            <w:left w:val="none" w:sz="0" w:space="0" w:color="auto"/>
            <w:bottom w:val="none" w:sz="0" w:space="0" w:color="auto"/>
            <w:right w:val="none" w:sz="0" w:space="0" w:color="auto"/>
          </w:divBdr>
        </w:div>
        <w:div w:id="1871987537">
          <w:marLeft w:val="640"/>
          <w:marRight w:val="0"/>
          <w:marTop w:val="0"/>
          <w:marBottom w:val="0"/>
          <w:divBdr>
            <w:top w:val="none" w:sz="0" w:space="0" w:color="auto"/>
            <w:left w:val="none" w:sz="0" w:space="0" w:color="auto"/>
            <w:bottom w:val="none" w:sz="0" w:space="0" w:color="auto"/>
            <w:right w:val="none" w:sz="0" w:space="0" w:color="auto"/>
          </w:divBdr>
        </w:div>
        <w:div w:id="632835731">
          <w:marLeft w:val="640"/>
          <w:marRight w:val="0"/>
          <w:marTop w:val="0"/>
          <w:marBottom w:val="0"/>
          <w:divBdr>
            <w:top w:val="none" w:sz="0" w:space="0" w:color="auto"/>
            <w:left w:val="none" w:sz="0" w:space="0" w:color="auto"/>
            <w:bottom w:val="none" w:sz="0" w:space="0" w:color="auto"/>
            <w:right w:val="none" w:sz="0" w:space="0" w:color="auto"/>
          </w:divBdr>
        </w:div>
        <w:div w:id="53048318">
          <w:marLeft w:val="640"/>
          <w:marRight w:val="0"/>
          <w:marTop w:val="0"/>
          <w:marBottom w:val="0"/>
          <w:divBdr>
            <w:top w:val="none" w:sz="0" w:space="0" w:color="auto"/>
            <w:left w:val="none" w:sz="0" w:space="0" w:color="auto"/>
            <w:bottom w:val="none" w:sz="0" w:space="0" w:color="auto"/>
            <w:right w:val="none" w:sz="0" w:space="0" w:color="auto"/>
          </w:divBdr>
        </w:div>
        <w:div w:id="158472645">
          <w:marLeft w:val="640"/>
          <w:marRight w:val="0"/>
          <w:marTop w:val="0"/>
          <w:marBottom w:val="0"/>
          <w:divBdr>
            <w:top w:val="none" w:sz="0" w:space="0" w:color="auto"/>
            <w:left w:val="none" w:sz="0" w:space="0" w:color="auto"/>
            <w:bottom w:val="none" w:sz="0" w:space="0" w:color="auto"/>
            <w:right w:val="none" w:sz="0" w:space="0" w:color="auto"/>
          </w:divBdr>
        </w:div>
        <w:div w:id="837187522">
          <w:marLeft w:val="640"/>
          <w:marRight w:val="0"/>
          <w:marTop w:val="0"/>
          <w:marBottom w:val="0"/>
          <w:divBdr>
            <w:top w:val="none" w:sz="0" w:space="0" w:color="auto"/>
            <w:left w:val="none" w:sz="0" w:space="0" w:color="auto"/>
            <w:bottom w:val="none" w:sz="0" w:space="0" w:color="auto"/>
            <w:right w:val="none" w:sz="0" w:space="0" w:color="auto"/>
          </w:divBdr>
        </w:div>
        <w:div w:id="2106731406">
          <w:marLeft w:val="640"/>
          <w:marRight w:val="0"/>
          <w:marTop w:val="0"/>
          <w:marBottom w:val="0"/>
          <w:divBdr>
            <w:top w:val="none" w:sz="0" w:space="0" w:color="auto"/>
            <w:left w:val="none" w:sz="0" w:space="0" w:color="auto"/>
            <w:bottom w:val="none" w:sz="0" w:space="0" w:color="auto"/>
            <w:right w:val="none" w:sz="0" w:space="0" w:color="auto"/>
          </w:divBdr>
        </w:div>
        <w:div w:id="112021273">
          <w:marLeft w:val="640"/>
          <w:marRight w:val="0"/>
          <w:marTop w:val="0"/>
          <w:marBottom w:val="0"/>
          <w:divBdr>
            <w:top w:val="none" w:sz="0" w:space="0" w:color="auto"/>
            <w:left w:val="none" w:sz="0" w:space="0" w:color="auto"/>
            <w:bottom w:val="none" w:sz="0" w:space="0" w:color="auto"/>
            <w:right w:val="none" w:sz="0" w:space="0" w:color="auto"/>
          </w:divBdr>
        </w:div>
        <w:div w:id="185027207">
          <w:marLeft w:val="640"/>
          <w:marRight w:val="0"/>
          <w:marTop w:val="0"/>
          <w:marBottom w:val="0"/>
          <w:divBdr>
            <w:top w:val="none" w:sz="0" w:space="0" w:color="auto"/>
            <w:left w:val="none" w:sz="0" w:space="0" w:color="auto"/>
            <w:bottom w:val="none" w:sz="0" w:space="0" w:color="auto"/>
            <w:right w:val="none" w:sz="0" w:space="0" w:color="auto"/>
          </w:divBdr>
        </w:div>
        <w:div w:id="978218735">
          <w:marLeft w:val="640"/>
          <w:marRight w:val="0"/>
          <w:marTop w:val="0"/>
          <w:marBottom w:val="0"/>
          <w:divBdr>
            <w:top w:val="none" w:sz="0" w:space="0" w:color="auto"/>
            <w:left w:val="none" w:sz="0" w:space="0" w:color="auto"/>
            <w:bottom w:val="none" w:sz="0" w:space="0" w:color="auto"/>
            <w:right w:val="none" w:sz="0" w:space="0" w:color="auto"/>
          </w:divBdr>
        </w:div>
        <w:div w:id="1905876213">
          <w:marLeft w:val="640"/>
          <w:marRight w:val="0"/>
          <w:marTop w:val="0"/>
          <w:marBottom w:val="0"/>
          <w:divBdr>
            <w:top w:val="none" w:sz="0" w:space="0" w:color="auto"/>
            <w:left w:val="none" w:sz="0" w:space="0" w:color="auto"/>
            <w:bottom w:val="none" w:sz="0" w:space="0" w:color="auto"/>
            <w:right w:val="none" w:sz="0" w:space="0" w:color="auto"/>
          </w:divBdr>
        </w:div>
        <w:div w:id="1377662871">
          <w:marLeft w:val="640"/>
          <w:marRight w:val="0"/>
          <w:marTop w:val="0"/>
          <w:marBottom w:val="0"/>
          <w:divBdr>
            <w:top w:val="none" w:sz="0" w:space="0" w:color="auto"/>
            <w:left w:val="none" w:sz="0" w:space="0" w:color="auto"/>
            <w:bottom w:val="none" w:sz="0" w:space="0" w:color="auto"/>
            <w:right w:val="none" w:sz="0" w:space="0" w:color="auto"/>
          </w:divBdr>
        </w:div>
        <w:div w:id="19403338">
          <w:marLeft w:val="640"/>
          <w:marRight w:val="0"/>
          <w:marTop w:val="0"/>
          <w:marBottom w:val="0"/>
          <w:divBdr>
            <w:top w:val="none" w:sz="0" w:space="0" w:color="auto"/>
            <w:left w:val="none" w:sz="0" w:space="0" w:color="auto"/>
            <w:bottom w:val="none" w:sz="0" w:space="0" w:color="auto"/>
            <w:right w:val="none" w:sz="0" w:space="0" w:color="auto"/>
          </w:divBdr>
        </w:div>
        <w:div w:id="590356462">
          <w:marLeft w:val="640"/>
          <w:marRight w:val="0"/>
          <w:marTop w:val="0"/>
          <w:marBottom w:val="0"/>
          <w:divBdr>
            <w:top w:val="none" w:sz="0" w:space="0" w:color="auto"/>
            <w:left w:val="none" w:sz="0" w:space="0" w:color="auto"/>
            <w:bottom w:val="none" w:sz="0" w:space="0" w:color="auto"/>
            <w:right w:val="none" w:sz="0" w:space="0" w:color="auto"/>
          </w:divBdr>
        </w:div>
        <w:div w:id="2086535250">
          <w:marLeft w:val="640"/>
          <w:marRight w:val="0"/>
          <w:marTop w:val="0"/>
          <w:marBottom w:val="0"/>
          <w:divBdr>
            <w:top w:val="none" w:sz="0" w:space="0" w:color="auto"/>
            <w:left w:val="none" w:sz="0" w:space="0" w:color="auto"/>
            <w:bottom w:val="none" w:sz="0" w:space="0" w:color="auto"/>
            <w:right w:val="none" w:sz="0" w:space="0" w:color="auto"/>
          </w:divBdr>
        </w:div>
        <w:div w:id="1466507837">
          <w:marLeft w:val="640"/>
          <w:marRight w:val="0"/>
          <w:marTop w:val="0"/>
          <w:marBottom w:val="0"/>
          <w:divBdr>
            <w:top w:val="none" w:sz="0" w:space="0" w:color="auto"/>
            <w:left w:val="none" w:sz="0" w:space="0" w:color="auto"/>
            <w:bottom w:val="none" w:sz="0" w:space="0" w:color="auto"/>
            <w:right w:val="none" w:sz="0" w:space="0" w:color="auto"/>
          </w:divBdr>
        </w:div>
        <w:div w:id="373583018">
          <w:marLeft w:val="640"/>
          <w:marRight w:val="0"/>
          <w:marTop w:val="0"/>
          <w:marBottom w:val="0"/>
          <w:divBdr>
            <w:top w:val="none" w:sz="0" w:space="0" w:color="auto"/>
            <w:left w:val="none" w:sz="0" w:space="0" w:color="auto"/>
            <w:bottom w:val="none" w:sz="0" w:space="0" w:color="auto"/>
            <w:right w:val="none" w:sz="0" w:space="0" w:color="auto"/>
          </w:divBdr>
        </w:div>
        <w:div w:id="1801455121">
          <w:marLeft w:val="640"/>
          <w:marRight w:val="0"/>
          <w:marTop w:val="0"/>
          <w:marBottom w:val="0"/>
          <w:divBdr>
            <w:top w:val="none" w:sz="0" w:space="0" w:color="auto"/>
            <w:left w:val="none" w:sz="0" w:space="0" w:color="auto"/>
            <w:bottom w:val="none" w:sz="0" w:space="0" w:color="auto"/>
            <w:right w:val="none" w:sz="0" w:space="0" w:color="auto"/>
          </w:divBdr>
        </w:div>
        <w:div w:id="958803877">
          <w:marLeft w:val="640"/>
          <w:marRight w:val="0"/>
          <w:marTop w:val="0"/>
          <w:marBottom w:val="0"/>
          <w:divBdr>
            <w:top w:val="none" w:sz="0" w:space="0" w:color="auto"/>
            <w:left w:val="none" w:sz="0" w:space="0" w:color="auto"/>
            <w:bottom w:val="none" w:sz="0" w:space="0" w:color="auto"/>
            <w:right w:val="none" w:sz="0" w:space="0" w:color="auto"/>
          </w:divBdr>
        </w:div>
        <w:div w:id="1749227499">
          <w:marLeft w:val="640"/>
          <w:marRight w:val="0"/>
          <w:marTop w:val="0"/>
          <w:marBottom w:val="0"/>
          <w:divBdr>
            <w:top w:val="none" w:sz="0" w:space="0" w:color="auto"/>
            <w:left w:val="none" w:sz="0" w:space="0" w:color="auto"/>
            <w:bottom w:val="none" w:sz="0" w:space="0" w:color="auto"/>
            <w:right w:val="none" w:sz="0" w:space="0" w:color="auto"/>
          </w:divBdr>
        </w:div>
        <w:div w:id="347558595">
          <w:marLeft w:val="640"/>
          <w:marRight w:val="0"/>
          <w:marTop w:val="0"/>
          <w:marBottom w:val="0"/>
          <w:divBdr>
            <w:top w:val="none" w:sz="0" w:space="0" w:color="auto"/>
            <w:left w:val="none" w:sz="0" w:space="0" w:color="auto"/>
            <w:bottom w:val="none" w:sz="0" w:space="0" w:color="auto"/>
            <w:right w:val="none" w:sz="0" w:space="0" w:color="auto"/>
          </w:divBdr>
        </w:div>
        <w:div w:id="313529671">
          <w:marLeft w:val="640"/>
          <w:marRight w:val="0"/>
          <w:marTop w:val="0"/>
          <w:marBottom w:val="0"/>
          <w:divBdr>
            <w:top w:val="none" w:sz="0" w:space="0" w:color="auto"/>
            <w:left w:val="none" w:sz="0" w:space="0" w:color="auto"/>
            <w:bottom w:val="none" w:sz="0" w:space="0" w:color="auto"/>
            <w:right w:val="none" w:sz="0" w:space="0" w:color="auto"/>
          </w:divBdr>
        </w:div>
        <w:div w:id="1147554514">
          <w:marLeft w:val="640"/>
          <w:marRight w:val="0"/>
          <w:marTop w:val="0"/>
          <w:marBottom w:val="0"/>
          <w:divBdr>
            <w:top w:val="none" w:sz="0" w:space="0" w:color="auto"/>
            <w:left w:val="none" w:sz="0" w:space="0" w:color="auto"/>
            <w:bottom w:val="none" w:sz="0" w:space="0" w:color="auto"/>
            <w:right w:val="none" w:sz="0" w:space="0" w:color="auto"/>
          </w:divBdr>
        </w:div>
        <w:div w:id="2080709190">
          <w:marLeft w:val="640"/>
          <w:marRight w:val="0"/>
          <w:marTop w:val="0"/>
          <w:marBottom w:val="0"/>
          <w:divBdr>
            <w:top w:val="none" w:sz="0" w:space="0" w:color="auto"/>
            <w:left w:val="none" w:sz="0" w:space="0" w:color="auto"/>
            <w:bottom w:val="none" w:sz="0" w:space="0" w:color="auto"/>
            <w:right w:val="none" w:sz="0" w:space="0" w:color="auto"/>
          </w:divBdr>
        </w:div>
        <w:div w:id="2064598588">
          <w:marLeft w:val="640"/>
          <w:marRight w:val="0"/>
          <w:marTop w:val="0"/>
          <w:marBottom w:val="0"/>
          <w:divBdr>
            <w:top w:val="none" w:sz="0" w:space="0" w:color="auto"/>
            <w:left w:val="none" w:sz="0" w:space="0" w:color="auto"/>
            <w:bottom w:val="none" w:sz="0" w:space="0" w:color="auto"/>
            <w:right w:val="none" w:sz="0" w:space="0" w:color="auto"/>
          </w:divBdr>
        </w:div>
        <w:div w:id="2011253906">
          <w:marLeft w:val="640"/>
          <w:marRight w:val="0"/>
          <w:marTop w:val="0"/>
          <w:marBottom w:val="0"/>
          <w:divBdr>
            <w:top w:val="none" w:sz="0" w:space="0" w:color="auto"/>
            <w:left w:val="none" w:sz="0" w:space="0" w:color="auto"/>
            <w:bottom w:val="none" w:sz="0" w:space="0" w:color="auto"/>
            <w:right w:val="none" w:sz="0" w:space="0" w:color="auto"/>
          </w:divBdr>
        </w:div>
        <w:div w:id="276985078">
          <w:marLeft w:val="640"/>
          <w:marRight w:val="0"/>
          <w:marTop w:val="0"/>
          <w:marBottom w:val="0"/>
          <w:divBdr>
            <w:top w:val="none" w:sz="0" w:space="0" w:color="auto"/>
            <w:left w:val="none" w:sz="0" w:space="0" w:color="auto"/>
            <w:bottom w:val="none" w:sz="0" w:space="0" w:color="auto"/>
            <w:right w:val="none" w:sz="0" w:space="0" w:color="auto"/>
          </w:divBdr>
        </w:div>
        <w:div w:id="868758636">
          <w:marLeft w:val="640"/>
          <w:marRight w:val="0"/>
          <w:marTop w:val="0"/>
          <w:marBottom w:val="0"/>
          <w:divBdr>
            <w:top w:val="none" w:sz="0" w:space="0" w:color="auto"/>
            <w:left w:val="none" w:sz="0" w:space="0" w:color="auto"/>
            <w:bottom w:val="none" w:sz="0" w:space="0" w:color="auto"/>
            <w:right w:val="none" w:sz="0" w:space="0" w:color="auto"/>
          </w:divBdr>
        </w:div>
        <w:div w:id="472915181">
          <w:marLeft w:val="640"/>
          <w:marRight w:val="0"/>
          <w:marTop w:val="0"/>
          <w:marBottom w:val="0"/>
          <w:divBdr>
            <w:top w:val="none" w:sz="0" w:space="0" w:color="auto"/>
            <w:left w:val="none" w:sz="0" w:space="0" w:color="auto"/>
            <w:bottom w:val="none" w:sz="0" w:space="0" w:color="auto"/>
            <w:right w:val="none" w:sz="0" w:space="0" w:color="auto"/>
          </w:divBdr>
        </w:div>
        <w:div w:id="1186600885">
          <w:marLeft w:val="640"/>
          <w:marRight w:val="0"/>
          <w:marTop w:val="0"/>
          <w:marBottom w:val="0"/>
          <w:divBdr>
            <w:top w:val="none" w:sz="0" w:space="0" w:color="auto"/>
            <w:left w:val="none" w:sz="0" w:space="0" w:color="auto"/>
            <w:bottom w:val="none" w:sz="0" w:space="0" w:color="auto"/>
            <w:right w:val="none" w:sz="0" w:space="0" w:color="auto"/>
          </w:divBdr>
        </w:div>
        <w:div w:id="9380543">
          <w:marLeft w:val="640"/>
          <w:marRight w:val="0"/>
          <w:marTop w:val="0"/>
          <w:marBottom w:val="0"/>
          <w:divBdr>
            <w:top w:val="none" w:sz="0" w:space="0" w:color="auto"/>
            <w:left w:val="none" w:sz="0" w:space="0" w:color="auto"/>
            <w:bottom w:val="none" w:sz="0" w:space="0" w:color="auto"/>
            <w:right w:val="none" w:sz="0" w:space="0" w:color="auto"/>
          </w:divBdr>
        </w:div>
        <w:div w:id="354501378">
          <w:marLeft w:val="640"/>
          <w:marRight w:val="0"/>
          <w:marTop w:val="0"/>
          <w:marBottom w:val="0"/>
          <w:divBdr>
            <w:top w:val="none" w:sz="0" w:space="0" w:color="auto"/>
            <w:left w:val="none" w:sz="0" w:space="0" w:color="auto"/>
            <w:bottom w:val="none" w:sz="0" w:space="0" w:color="auto"/>
            <w:right w:val="none" w:sz="0" w:space="0" w:color="auto"/>
          </w:divBdr>
        </w:div>
        <w:div w:id="949121850">
          <w:marLeft w:val="640"/>
          <w:marRight w:val="0"/>
          <w:marTop w:val="0"/>
          <w:marBottom w:val="0"/>
          <w:divBdr>
            <w:top w:val="none" w:sz="0" w:space="0" w:color="auto"/>
            <w:left w:val="none" w:sz="0" w:space="0" w:color="auto"/>
            <w:bottom w:val="none" w:sz="0" w:space="0" w:color="auto"/>
            <w:right w:val="none" w:sz="0" w:space="0" w:color="auto"/>
          </w:divBdr>
        </w:div>
        <w:div w:id="485442436">
          <w:marLeft w:val="640"/>
          <w:marRight w:val="0"/>
          <w:marTop w:val="0"/>
          <w:marBottom w:val="0"/>
          <w:divBdr>
            <w:top w:val="none" w:sz="0" w:space="0" w:color="auto"/>
            <w:left w:val="none" w:sz="0" w:space="0" w:color="auto"/>
            <w:bottom w:val="none" w:sz="0" w:space="0" w:color="auto"/>
            <w:right w:val="none" w:sz="0" w:space="0" w:color="auto"/>
          </w:divBdr>
        </w:div>
        <w:div w:id="940576210">
          <w:marLeft w:val="640"/>
          <w:marRight w:val="0"/>
          <w:marTop w:val="0"/>
          <w:marBottom w:val="0"/>
          <w:divBdr>
            <w:top w:val="none" w:sz="0" w:space="0" w:color="auto"/>
            <w:left w:val="none" w:sz="0" w:space="0" w:color="auto"/>
            <w:bottom w:val="none" w:sz="0" w:space="0" w:color="auto"/>
            <w:right w:val="none" w:sz="0" w:space="0" w:color="auto"/>
          </w:divBdr>
        </w:div>
        <w:div w:id="749814398">
          <w:marLeft w:val="640"/>
          <w:marRight w:val="0"/>
          <w:marTop w:val="0"/>
          <w:marBottom w:val="0"/>
          <w:divBdr>
            <w:top w:val="none" w:sz="0" w:space="0" w:color="auto"/>
            <w:left w:val="none" w:sz="0" w:space="0" w:color="auto"/>
            <w:bottom w:val="none" w:sz="0" w:space="0" w:color="auto"/>
            <w:right w:val="none" w:sz="0" w:space="0" w:color="auto"/>
          </w:divBdr>
        </w:div>
        <w:div w:id="1884707346">
          <w:marLeft w:val="640"/>
          <w:marRight w:val="0"/>
          <w:marTop w:val="0"/>
          <w:marBottom w:val="0"/>
          <w:divBdr>
            <w:top w:val="none" w:sz="0" w:space="0" w:color="auto"/>
            <w:left w:val="none" w:sz="0" w:space="0" w:color="auto"/>
            <w:bottom w:val="none" w:sz="0" w:space="0" w:color="auto"/>
            <w:right w:val="none" w:sz="0" w:space="0" w:color="auto"/>
          </w:divBdr>
        </w:div>
        <w:div w:id="87392024">
          <w:marLeft w:val="640"/>
          <w:marRight w:val="0"/>
          <w:marTop w:val="0"/>
          <w:marBottom w:val="0"/>
          <w:divBdr>
            <w:top w:val="none" w:sz="0" w:space="0" w:color="auto"/>
            <w:left w:val="none" w:sz="0" w:space="0" w:color="auto"/>
            <w:bottom w:val="none" w:sz="0" w:space="0" w:color="auto"/>
            <w:right w:val="none" w:sz="0" w:space="0" w:color="auto"/>
          </w:divBdr>
        </w:div>
        <w:div w:id="1688286741">
          <w:marLeft w:val="640"/>
          <w:marRight w:val="0"/>
          <w:marTop w:val="0"/>
          <w:marBottom w:val="0"/>
          <w:divBdr>
            <w:top w:val="none" w:sz="0" w:space="0" w:color="auto"/>
            <w:left w:val="none" w:sz="0" w:space="0" w:color="auto"/>
            <w:bottom w:val="none" w:sz="0" w:space="0" w:color="auto"/>
            <w:right w:val="none" w:sz="0" w:space="0" w:color="auto"/>
          </w:divBdr>
        </w:div>
        <w:div w:id="1619070625">
          <w:marLeft w:val="640"/>
          <w:marRight w:val="0"/>
          <w:marTop w:val="0"/>
          <w:marBottom w:val="0"/>
          <w:divBdr>
            <w:top w:val="none" w:sz="0" w:space="0" w:color="auto"/>
            <w:left w:val="none" w:sz="0" w:space="0" w:color="auto"/>
            <w:bottom w:val="none" w:sz="0" w:space="0" w:color="auto"/>
            <w:right w:val="none" w:sz="0" w:space="0" w:color="auto"/>
          </w:divBdr>
        </w:div>
        <w:div w:id="1288468482">
          <w:marLeft w:val="640"/>
          <w:marRight w:val="0"/>
          <w:marTop w:val="0"/>
          <w:marBottom w:val="0"/>
          <w:divBdr>
            <w:top w:val="none" w:sz="0" w:space="0" w:color="auto"/>
            <w:left w:val="none" w:sz="0" w:space="0" w:color="auto"/>
            <w:bottom w:val="none" w:sz="0" w:space="0" w:color="auto"/>
            <w:right w:val="none" w:sz="0" w:space="0" w:color="auto"/>
          </w:divBdr>
        </w:div>
        <w:div w:id="471482056">
          <w:marLeft w:val="640"/>
          <w:marRight w:val="0"/>
          <w:marTop w:val="0"/>
          <w:marBottom w:val="0"/>
          <w:divBdr>
            <w:top w:val="none" w:sz="0" w:space="0" w:color="auto"/>
            <w:left w:val="none" w:sz="0" w:space="0" w:color="auto"/>
            <w:bottom w:val="none" w:sz="0" w:space="0" w:color="auto"/>
            <w:right w:val="none" w:sz="0" w:space="0" w:color="auto"/>
          </w:divBdr>
        </w:div>
        <w:div w:id="575281428">
          <w:marLeft w:val="640"/>
          <w:marRight w:val="0"/>
          <w:marTop w:val="0"/>
          <w:marBottom w:val="0"/>
          <w:divBdr>
            <w:top w:val="none" w:sz="0" w:space="0" w:color="auto"/>
            <w:left w:val="none" w:sz="0" w:space="0" w:color="auto"/>
            <w:bottom w:val="none" w:sz="0" w:space="0" w:color="auto"/>
            <w:right w:val="none" w:sz="0" w:space="0" w:color="auto"/>
          </w:divBdr>
        </w:div>
        <w:div w:id="880553284">
          <w:marLeft w:val="640"/>
          <w:marRight w:val="0"/>
          <w:marTop w:val="0"/>
          <w:marBottom w:val="0"/>
          <w:divBdr>
            <w:top w:val="none" w:sz="0" w:space="0" w:color="auto"/>
            <w:left w:val="none" w:sz="0" w:space="0" w:color="auto"/>
            <w:bottom w:val="none" w:sz="0" w:space="0" w:color="auto"/>
            <w:right w:val="none" w:sz="0" w:space="0" w:color="auto"/>
          </w:divBdr>
        </w:div>
        <w:div w:id="528950035">
          <w:marLeft w:val="640"/>
          <w:marRight w:val="0"/>
          <w:marTop w:val="0"/>
          <w:marBottom w:val="0"/>
          <w:divBdr>
            <w:top w:val="none" w:sz="0" w:space="0" w:color="auto"/>
            <w:left w:val="none" w:sz="0" w:space="0" w:color="auto"/>
            <w:bottom w:val="none" w:sz="0" w:space="0" w:color="auto"/>
            <w:right w:val="none" w:sz="0" w:space="0" w:color="auto"/>
          </w:divBdr>
        </w:div>
        <w:div w:id="830371317">
          <w:marLeft w:val="640"/>
          <w:marRight w:val="0"/>
          <w:marTop w:val="0"/>
          <w:marBottom w:val="0"/>
          <w:divBdr>
            <w:top w:val="none" w:sz="0" w:space="0" w:color="auto"/>
            <w:left w:val="none" w:sz="0" w:space="0" w:color="auto"/>
            <w:bottom w:val="none" w:sz="0" w:space="0" w:color="auto"/>
            <w:right w:val="none" w:sz="0" w:space="0" w:color="auto"/>
          </w:divBdr>
        </w:div>
        <w:div w:id="1834879200">
          <w:marLeft w:val="640"/>
          <w:marRight w:val="0"/>
          <w:marTop w:val="0"/>
          <w:marBottom w:val="0"/>
          <w:divBdr>
            <w:top w:val="none" w:sz="0" w:space="0" w:color="auto"/>
            <w:left w:val="none" w:sz="0" w:space="0" w:color="auto"/>
            <w:bottom w:val="none" w:sz="0" w:space="0" w:color="auto"/>
            <w:right w:val="none" w:sz="0" w:space="0" w:color="auto"/>
          </w:divBdr>
        </w:div>
        <w:div w:id="94371948">
          <w:marLeft w:val="640"/>
          <w:marRight w:val="0"/>
          <w:marTop w:val="0"/>
          <w:marBottom w:val="0"/>
          <w:divBdr>
            <w:top w:val="none" w:sz="0" w:space="0" w:color="auto"/>
            <w:left w:val="none" w:sz="0" w:space="0" w:color="auto"/>
            <w:bottom w:val="none" w:sz="0" w:space="0" w:color="auto"/>
            <w:right w:val="none" w:sz="0" w:space="0" w:color="auto"/>
          </w:divBdr>
        </w:div>
        <w:div w:id="1071392181">
          <w:marLeft w:val="640"/>
          <w:marRight w:val="0"/>
          <w:marTop w:val="0"/>
          <w:marBottom w:val="0"/>
          <w:divBdr>
            <w:top w:val="none" w:sz="0" w:space="0" w:color="auto"/>
            <w:left w:val="none" w:sz="0" w:space="0" w:color="auto"/>
            <w:bottom w:val="none" w:sz="0" w:space="0" w:color="auto"/>
            <w:right w:val="none" w:sz="0" w:space="0" w:color="auto"/>
          </w:divBdr>
        </w:div>
        <w:div w:id="346717120">
          <w:marLeft w:val="640"/>
          <w:marRight w:val="0"/>
          <w:marTop w:val="0"/>
          <w:marBottom w:val="0"/>
          <w:divBdr>
            <w:top w:val="none" w:sz="0" w:space="0" w:color="auto"/>
            <w:left w:val="none" w:sz="0" w:space="0" w:color="auto"/>
            <w:bottom w:val="none" w:sz="0" w:space="0" w:color="auto"/>
            <w:right w:val="none" w:sz="0" w:space="0" w:color="auto"/>
          </w:divBdr>
        </w:div>
        <w:div w:id="723329086">
          <w:marLeft w:val="640"/>
          <w:marRight w:val="0"/>
          <w:marTop w:val="0"/>
          <w:marBottom w:val="0"/>
          <w:divBdr>
            <w:top w:val="none" w:sz="0" w:space="0" w:color="auto"/>
            <w:left w:val="none" w:sz="0" w:space="0" w:color="auto"/>
            <w:bottom w:val="none" w:sz="0" w:space="0" w:color="auto"/>
            <w:right w:val="none" w:sz="0" w:space="0" w:color="auto"/>
          </w:divBdr>
        </w:div>
        <w:div w:id="1896575681">
          <w:marLeft w:val="640"/>
          <w:marRight w:val="0"/>
          <w:marTop w:val="0"/>
          <w:marBottom w:val="0"/>
          <w:divBdr>
            <w:top w:val="none" w:sz="0" w:space="0" w:color="auto"/>
            <w:left w:val="none" w:sz="0" w:space="0" w:color="auto"/>
            <w:bottom w:val="none" w:sz="0" w:space="0" w:color="auto"/>
            <w:right w:val="none" w:sz="0" w:space="0" w:color="auto"/>
          </w:divBdr>
        </w:div>
        <w:div w:id="1845591425">
          <w:marLeft w:val="640"/>
          <w:marRight w:val="0"/>
          <w:marTop w:val="0"/>
          <w:marBottom w:val="0"/>
          <w:divBdr>
            <w:top w:val="none" w:sz="0" w:space="0" w:color="auto"/>
            <w:left w:val="none" w:sz="0" w:space="0" w:color="auto"/>
            <w:bottom w:val="none" w:sz="0" w:space="0" w:color="auto"/>
            <w:right w:val="none" w:sz="0" w:space="0" w:color="auto"/>
          </w:divBdr>
        </w:div>
        <w:div w:id="1839152491">
          <w:marLeft w:val="640"/>
          <w:marRight w:val="0"/>
          <w:marTop w:val="0"/>
          <w:marBottom w:val="0"/>
          <w:divBdr>
            <w:top w:val="none" w:sz="0" w:space="0" w:color="auto"/>
            <w:left w:val="none" w:sz="0" w:space="0" w:color="auto"/>
            <w:bottom w:val="none" w:sz="0" w:space="0" w:color="auto"/>
            <w:right w:val="none" w:sz="0" w:space="0" w:color="auto"/>
          </w:divBdr>
        </w:div>
        <w:div w:id="1580212874">
          <w:marLeft w:val="640"/>
          <w:marRight w:val="0"/>
          <w:marTop w:val="0"/>
          <w:marBottom w:val="0"/>
          <w:divBdr>
            <w:top w:val="none" w:sz="0" w:space="0" w:color="auto"/>
            <w:left w:val="none" w:sz="0" w:space="0" w:color="auto"/>
            <w:bottom w:val="none" w:sz="0" w:space="0" w:color="auto"/>
            <w:right w:val="none" w:sz="0" w:space="0" w:color="auto"/>
          </w:divBdr>
        </w:div>
        <w:div w:id="140928998">
          <w:marLeft w:val="640"/>
          <w:marRight w:val="0"/>
          <w:marTop w:val="0"/>
          <w:marBottom w:val="0"/>
          <w:divBdr>
            <w:top w:val="none" w:sz="0" w:space="0" w:color="auto"/>
            <w:left w:val="none" w:sz="0" w:space="0" w:color="auto"/>
            <w:bottom w:val="none" w:sz="0" w:space="0" w:color="auto"/>
            <w:right w:val="none" w:sz="0" w:space="0" w:color="auto"/>
          </w:divBdr>
        </w:div>
        <w:div w:id="2115201609">
          <w:marLeft w:val="640"/>
          <w:marRight w:val="0"/>
          <w:marTop w:val="0"/>
          <w:marBottom w:val="0"/>
          <w:divBdr>
            <w:top w:val="none" w:sz="0" w:space="0" w:color="auto"/>
            <w:left w:val="none" w:sz="0" w:space="0" w:color="auto"/>
            <w:bottom w:val="none" w:sz="0" w:space="0" w:color="auto"/>
            <w:right w:val="none" w:sz="0" w:space="0" w:color="auto"/>
          </w:divBdr>
        </w:div>
        <w:div w:id="593783748">
          <w:marLeft w:val="640"/>
          <w:marRight w:val="0"/>
          <w:marTop w:val="0"/>
          <w:marBottom w:val="0"/>
          <w:divBdr>
            <w:top w:val="none" w:sz="0" w:space="0" w:color="auto"/>
            <w:left w:val="none" w:sz="0" w:space="0" w:color="auto"/>
            <w:bottom w:val="none" w:sz="0" w:space="0" w:color="auto"/>
            <w:right w:val="none" w:sz="0" w:space="0" w:color="auto"/>
          </w:divBdr>
        </w:div>
        <w:div w:id="1420785298">
          <w:marLeft w:val="640"/>
          <w:marRight w:val="0"/>
          <w:marTop w:val="0"/>
          <w:marBottom w:val="0"/>
          <w:divBdr>
            <w:top w:val="none" w:sz="0" w:space="0" w:color="auto"/>
            <w:left w:val="none" w:sz="0" w:space="0" w:color="auto"/>
            <w:bottom w:val="none" w:sz="0" w:space="0" w:color="auto"/>
            <w:right w:val="none" w:sz="0" w:space="0" w:color="auto"/>
          </w:divBdr>
        </w:div>
        <w:div w:id="1788355376">
          <w:marLeft w:val="640"/>
          <w:marRight w:val="0"/>
          <w:marTop w:val="0"/>
          <w:marBottom w:val="0"/>
          <w:divBdr>
            <w:top w:val="none" w:sz="0" w:space="0" w:color="auto"/>
            <w:left w:val="none" w:sz="0" w:space="0" w:color="auto"/>
            <w:bottom w:val="none" w:sz="0" w:space="0" w:color="auto"/>
            <w:right w:val="none" w:sz="0" w:space="0" w:color="auto"/>
          </w:divBdr>
        </w:div>
        <w:div w:id="1772817657">
          <w:marLeft w:val="640"/>
          <w:marRight w:val="0"/>
          <w:marTop w:val="0"/>
          <w:marBottom w:val="0"/>
          <w:divBdr>
            <w:top w:val="none" w:sz="0" w:space="0" w:color="auto"/>
            <w:left w:val="none" w:sz="0" w:space="0" w:color="auto"/>
            <w:bottom w:val="none" w:sz="0" w:space="0" w:color="auto"/>
            <w:right w:val="none" w:sz="0" w:space="0" w:color="auto"/>
          </w:divBdr>
        </w:div>
        <w:div w:id="1232691713">
          <w:marLeft w:val="640"/>
          <w:marRight w:val="0"/>
          <w:marTop w:val="0"/>
          <w:marBottom w:val="0"/>
          <w:divBdr>
            <w:top w:val="none" w:sz="0" w:space="0" w:color="auto"/>
            <w:left w:val="none" w:sz="0" w:space="0" w:color="auto"/>
            <w:bottom w:val="none" w:sz="0" w:space="0" w:color="auto"/>
            <w:right w:val="none" w:sz="0" w:space="0" w:color="auto"/>
          </w:divBdr>
        </w:div>
        <w:div w:id="1773469724">
          <w:marLeft w:val="640"/>
          <w:marRight w:val="0"/>
          <w:marTop w:val="0"/>
          <w:marBottom w:val="0"/>
          <w:divBdr>
            <w:top w:val="none" w:sz="0" w:space="0" w:color="auto"/>
            <w:left w:val="none" w:sz="0" w:space="0" w:color="auto"/>
            <w:bottom w:val="none" w:sz="0" w:space="0" w:color="auto"/>
            <w:right w:val="none" w:sz="0" w:space="0" w:color="auto"/>
          </w:divBdr>
        </w:div>
        <w:div w:id="1210340023">
          <w:marLeft w:val="640"/>
          <w:marRight w:val="0"/>
          <w:marTop w:val="0"/>
          <w:marBottom w:val="0"/>
          <w:divBdr>
            <w:top w:val="none" w:sz="0" w:space="0" w:color="auto"/>
            <w:left w:val="none" w:sz="0" w:space="0" w:color="auto"/>
            <w:bottom w:val="none" w:sz="0" w:space="0" w:color="auto"/>
            <w:right w:val="none" w:sz="0" w:space="0" w:color="auto"/>
          </w:divBdr>
        </w:div>
        <w:div w:id="1426917888">
          <w:marLeft w:val="640"/>
          <w:marRight w:val="0"/>
          <w:marTop w:val="0"/>
          <w:marBottom w:val="0"/>
          <w:divBdr>
            <w:top w:val="none" w:sz="0" w:space="0" w:color="auto"/>
            <w:left w:val="none" w:sz="0" w:space="0" w:color="auto"/>
            <w:bottom w:val="none" w:sz="0" w:space="0" w:color="auto"/>
            <w:right w:val="none" w:sz="0" w:space="0" w:color="auto"/>
          </w:divBdr>
        </w:div>
        <w:div w:id="954143326">
          <w:marLeft w:val="640"/>
          <w:marRight w:val="0"/>
          <w:marTop w:val="0"/>
          <w:marBottom w:val="0"/>
          <w:divBdr>
            <w:top w:val="none" w:sz="0" w:space="0" w:color="auto"/>
            <w:left w:val="none" w:sz="0" w:space="0" w:color="auto"/>
            <w:bottom w:val="none" w:sz="0" w:space="0" w:color="auto"/>
            <w:right w:val="none" w:sz="0" w:space="0" w:color="auto"/>
          </w:divBdr>
        </w:div>
        <w:div w:id="638999256">
          <w:marLeft w:val="640"/>
          <w:marRight w:val="0"/>
          <w:marTop w:val="0"/>
          <w:marBottom w:val="0"/>
          <w:divBdr>
            <w:top w:val="none" w:sz="0" w:space="0" w:color="auto"/>
            <w:left w:val="none" w:sz="0" w:space="0" w:color="auto"/>
            <w:bottom w:val="none" w:sz="0" w:space="0" w:color="auto"/>
            <w:right w:val="none" w:sz="0" w:space="0" w:color="auto"/>
          </w:divBdr>
        </w:div>
        <w:div w:id="757025916">
          <w:marLeft w:val="640"/>
          <w:marRight w:val="0"/>
          <w:marTop w:val="0"/>
          <w:marBottom w:val="0"/>
          <w:divBdr>
            <w:top w:val="none" w:sz="0" w:space="0" w:color="auto"/>
            <w:left w:val="none" w:sz="0" w:space="0" w:color="auto"/>
            <w:bottom w:val="none" w:sz="0" w:space="0" w:color="auto"/>
            <w:right w:val="none" w:sz="0" w:space="0" w:color="auto"/>
          </w:divBdr>
        </w:div>
        <w:div w:id="1616133687">
          <w:marLeft w:val="640"/>
          <w:marRight w:val="0"/>
          <w:marTop w:val="0"/>
          <w:marBottom w:val="0"/>
          <w:divBdr>
            <w:top w:val="none" w:sz="0" w:space="0" w:color="auto"/>
            <w:left w:val="none" w:sz="0" w:space="0" w:color="auto"/>
            <w:bottom w:val="none" w:sz="0" w:space="0" w:color="auto"/>
            <w:right w:val="none" w:sz="0" w:space="0" w:color="auto"/>
          </w:divBdr>
        </w:div>
        <w:div w:id="1786927681">
          <w:marLeft w:val="640"/>
          <w:marRight w:val="0"/>
          <w:marTop w:val="0"/>
          <w:marBottom w:val="0"/>
          <w:divBdr>
            <w:top w:val="none" w:sz="0" w:space="0" w:color="auto"/>
            <w:left w:val="none" w:sz="0" w:space="0" w:color="auto"/>
            <w:bottom w:val="none" w:sz="0" w:space="0" w:color="auto"/>
            <w:right w:val="none" w:sz="0" w:space="0" w:color="auto"/>
          </w:divBdr>
        </w:div>
        <w:div w:id="208037238">
          <w:marLeft w:val="640"/>
          <w:marRight w:val="0"/>
          <w:marTop w:val="0"/>
          <w:marBottom w:val="0"/>
          <w:divBdr>
            <w:top w:val="none" w:sz="0" w:space="0" w:color="auto"/>
            <w:left w:val="none" w:sz="0" w:space="0" w:color="auto"/>
            <w:bottom w:val="none" w:sz="0" w:space="0" w:color="auto"/>
            <w:right w:val="none" w:sz="0" w:space="0" w:color="auto"/>
          </w:divBdr>
        </w:div>
        <w:div w:id="375011744">
          <w:marLeft w:val="640"/>
          <w:marRight w:val="0"/>
          <w:marTop w:val="0"/>
          <w:marBottom w:val="0"/>
          <w:divBdr>
            <w:top w:val="none" w:sz="0" w:space="0" w:color="auto"/>
            <w:left w:val="none" w:sz="0" w:space="0" w:color="auto"/>
            <w:bottom w:val="none" w:sz="0" w:space="0" w:color="auto"/>
            <w:right w:val="none" w:sz="0" w:space="0" w:color="auto"/>
          </w:divBdr>
        </w:div>
        <w:div w:id="1378624221">
          <w:marLeft w:val="640"/>
          <w:marRight w:val="0"/>
          <w:marTop w:val="0"/>
          <w:marBottom w:val="0"/>
          <w:divBdr>
            <w:top w:val="none" w:sz="0" w:space="0" w:color="auto"/>
            <w:left w:val="none" w:sz="0" w:space="0" w:color="auto"/>
            <w:bottom w:val="none" w:sz="0" w:space="0" w:color="auto"/>
            <w:right w:val="none" w:sz="0" w:space="0" w:color="auto"/>
          </w:divBdr>
        </w:div>
        <w:div w:id="2100833838">
          <w:marLeft w:val="640"/>
          <w:marRight w:val="0"/>
          <w:marTop w:val="0"/>
          <w:marBottom w:val="0"/>
          <w:divBdr>
            <w:top w:val="none" w:sz="0" w:space="0" w:color="auto"/>
            <w:left w:val="none" w:sz="0" w:space="0" w:color="auto"/>
            <w:bottom w:val="none" w:sz="0" w:space="0" w:color="auto"/>
            <w:right w:val="none" w:sz="0" w:space="0" w:color="auto"/>
          </w:divBdr>
        </w:div>
        <w:div w:id="537477568">
          <w:marLeft w:val="640"/>
          <w:marRight w:val="0"/>
          <w:marTop w:val="0"/>
          <w:marBottom w:val="0"/>
          <w:divBdr>
            <w:top w:val="none" w:sz="0" w:space="0" w:color="auto"/>
            <w:left w:val="none" w:sz="0" w:space="0" w:color="auto"/>
            <w:bottom w:val="none" w:sz="0" w:space="0" w:color="auto"/>
            <w:right w:val="none" w:sz="0" w:space="0" w:color="auto"/>
          </w:divBdr>
        </w:div>
        <w:div w:id="1824084153">
          <w:marLeft w:val="640"/>
          <w:marRight w:val="0"/>
          <w:marTop w:val="0"/>
          <w:marBottom w:val="0"/>
          <w:divBdr>
            <w:top w:val="none" w:sz="0" w:space="0" w:color="auto"/>
            <w:left w:val="none" w:sz="0" w:space="0" w:color="auto"/>
            <w:bottom w:val="none" w:sz="0" w:space="0" w:color="auto"/>
            <w:right w:val="none" w:sz="0" w:space="0" w:color="auto"/>
          </w:divBdr>
        </w:div>
        <w:div w:id="2012826847">
          <w:marLeft w:val="640"/>
          <w:marRight w:val="0"/>
          <w:marTop w:val="0"/>
          <w:marBottom w:val="0"/>
          <w:divBdr>
            <w:top w:val="none" w:sz="0" w:space="0" w:color="auto"/>
            <w:left w:val="none" w:sz="0" w:space="0" w:color="auto"/>
            <w:bottom w:val="none" w:sz="0" w:space="0" w:color="auto"/>
            <w:right w:val="none" w:sz="0" w:space="0" w:color="auto"/>
          </w:divBdr>
        </w:div>
        <w:div w:id="757100356">
          <w:marLeft w:val="640"/>
          <w:marRight w:val="0"/>
          <w:marTop w:val="0"/>
          <w:marBottom w:val="0"/>
          <w:divBdr>
            <w:top w:val="none" w:sz="0" w:space="0" w:color="auto"/>
            <w:left w:val="none" w:sz="0" w:space="0" w:color="auto"/>
            <w:bottom w:val="none" w:sz="0" w:space="0" w:color="auto"/>
            <w:right w:val="none" w:sz="0" w:space="0" w:color="auto"/>
          </w:divBdr>
        </w:div>
        <w:div w:id="807474732">
          <w:marLeft w:val="640"/>
          <w:marRight w:val="0"/>
          <w:marTop w:val="0"/>
          <w:marBottom w:val="0"/>
          <w:divBdr>
            <w:top w:val="none" w:sz="0" w:space="0" w:color="auto"/>
            <w:left w:val="none" w:sz="0" w:space="0" w:color="auto"/>
            <w:bottom w:val="none" w:sz="0" w:space="0" w:color="auto"/>
            <w:right w:val="none" w:sz="0" w:space="0" w:color="auto"/>
          </w:divBdr>
        </w:div>
        <w:div w:id="826016906">
          <w:marLeft w:val="640"/>
          <w:marRight w:val="0"/>
          <w:marTop w:val="0"/>
          <w:marBottom w:val="0"/>
          <w:divBdr>
            <w:top w:val="none" w:sz="0" w:space="0" w:color="auto"/>
            <w:left w:val="none" w:sz="0" w:space="0" w:color="auto"/>
            <w:bottom w:val="none" w:sz="0" w:space="0" w:color="auto"/>
            <w:right w:val="none" w:sz="0" w:space="0" w:color="auto"/>
          </w:divBdr>
        </w:div>
        <w:div w:id="435254784">
          <w:marLeft w:val="640"/>
          <w:marRight w:val="0"/>
          <w:marTop w:val="0"/>
          <w:marBottom w:val="0"/>
          <w:divBdr>
            <w:top w:val="none" w:sz="0" w:space="0" w:color="auto"/>
            <w:left w:val="none" w:sz="0" w:space="0" w:color="auto"/>
            <w:bottom w:val="none" w:sz="0" w:space="0" w:color="auto"/>
            <w:right w:val="none" w:sz="0" w:space="0" w:color="auto"/>
          </w:divBdr>
        </w:div>
        <w:div w:id="108668195">
          <w:marLeft w:val="640"/>
          <w:marRight w:val="0"/>
          <w:marTop w:val="0"/>
          <w:marBottom w:val="0"/>
          <w:divBdr>
            <w:top w:val="none" w:sz="0" w:space="0" w:color="auto"/>
            <w:left w:val="none" w:sz="0" w:space="0" w:color="auto"/>
            <w:bottom w:val="none" w:sz="0" w:space="0" w:color="auto"/>
            <w:right w:val="none" w:sz="0" w:space="0" w:color="auto"/>
          </w:divBdr>
        </w:div>
        <w:div w:id="1159537781">
          <w:marLeft w:val="640"/>
          <w:marRight w:val="0"/>
          <w:marTop w:val="0"/>
          <w:marBottom w:val="0"/>
          <w:divBdr>
            <w:top w:val="none" w:sz="0" w:space="0" w:color="auto"/>
            <w:left w:val="none" w:sz="0" w:space="0" w:color="auto"/>
            <w:bottom w:val="none" w:sz="0" w:space="0" w:color="auto"/>
            <w:right w:val="none" w:sz="0" w:space="0" w:color="auto"/>
          </w:divBdr>
        </w:div>
        <w:div w:id="815683158">
          <w:marLeft w:val="640"/>
          <w:marRight w:val="0"/>
          <w:marTop w:val="0"/>
          <w:marBottom w:val="0"/>
          <w:divBdr>
            <w:top w:val="none" w:sz="0" w:space="0" w:color="auto"/>
            <w:left w:val="none" w:sz="0" w:space="0" w:color="auto"/>
            <w:bottom w:val="none" w:sz="0" w:space="0" w:color="auto"/>
            <w:right w:val="none" w:sz="0" w:space="0" w:color="auto"/>
          </w:divBdr>
        </w:div>
        <w:div w:id="1340309065">
          <w:marLeft w:val="640"/>
          <w:marRight w:val="0"/>
          <w:marTop w:val="0"/>
          <w:marBottom w:val="0"/>
          <w:divBdr>
            <w:top w:val="none" w:sz="0" w:space="0" w:color="auto"/>
            <w:left w:val="none" w:sz="0" w:space="0" w:color="auto"/>
            <w:bottom w:val="none" w:sz="0" w:space="0" w:color="auto"/>
            <w:right w:val="none" w:sz="0" w:space="0" w:color="auto"/>
          </w:divBdr>
        </w:div>
        <w:div w:id="1803575032">
          <w:marLeft w:val="640"/>
          <w:marRight w:val="0"/>
          <w:marTop w:val="0"/>
          <w:marBottom w:val="0"/>
          <w:divBdr>
            <w:top w:val="none" w:sz="0" w:space="0" w:color="auto"/>
            <w:left w:val="none" w:sz="0" w:space="0" w:color="auto"/>
            <w:bottom w:val="none" w:sz="0" w:space="0" w:color="auto"/>
            <w:right w:val="none" w:sz="0" w:space="0" w:color="auto"/>
          </w:divBdr>
        </w:div>
        <w:div w:id="2043748306">
          <w:marLeft w:val="640"/>
          <w:marRight w:val="0"/>
          <w:marTop w:val="0"/>
          <w:marBottom w:val="0"/>
          <w:divBdr>
            <w:top w:val="none" w:sz="0" w:space="0" w:color="auto"/>
            <w:left w:val="none" w:sz="0" w:space="0" w:color="auto"/>
            <w:bottom w:val="none" w:sz="0" w:space="0" w:color="auto"/>
            <w:right w:val="none" w:sz="0" w:space="0" w:color="auto"/>
          </w:divBdr>
        </w:div>
        <w:div w:id="1443380636">
          <w:marLeft w:val="640"/>
          <w:marRight w:val="0"/>
          <w:marTop w:val="0"/>
          <w:marBottom w:val="0"/>
          <w:divBdr>
            <w:top w:val="none" w:sz="0" w:space="0" w:color="auto"/>
            <w:left w:val="none" w:sz="0" w:space="0" w:color="auto"/>
            <w:bottom w:val="none" w:sz="0" w:space="0" w:color="auto"/>
            <w:right w:val="none" w:sz="0" w:space="0" w:color="auto"/>
          </w:divBdr>
        </w:div>
        <w:div w:id="765736460">
          <w:marLeft w:val="640"/>
          <w:marRight w:val="0"/>
          <w:marTop w:val="0"/>
          <w:marBottom w:val="0"/>
          <w:divBdr>
            <w:top w:val="none" w:sz="0" w:space="0" w:color="auto"/>
            <w:left w:val="none" w:sz="0" w:space="0" w:color="auto"/>
            <w:bottom w:val="none" w:sz="0" w:space="0" w:color="auto"/>
            <w:right w:val="none" w:sz="0" w:space="0" w:color="auto"/>
          </w:divBdr>
        </w:div>
        <w:div w:id="301277794">
          <w:marLeft w:val="640"/>
          <w:marRight w:val="0"/>
          <w:marTop w:val="0"/>
          <w:marBottom w:val="0"/>
          <w:divBdr>
            <w:top w:val="none" w:sz="0" w:space="0" w:color="auto"/>
            <w:left w:val="none" w:sz="0" w:space="0" w:color="auto"/>
            <w:bottom w:val="none" w:sz="0" w:space="0" w:color="auto"/>
            <w:right w:val="none" w:sz="0" w:space="0" w:color="auto"/>
          </w:divBdr>
        </w:div>
        <w:div w:id="696277360">
          <w:marLeft w:val="640"/>
          <w:marRight w:val="0"/>
          <w:marTop w:val="0"/>
          <w:marBottom w:val="0"/>
          <w:divBdr>
            <w:top w:val="none" w:sz="0" w:space="0" w:color="auto"/>
            <w:left w:val="none" w:sz="0" w:space="0" w:color="auto"/>
            <w:bottom w:val="none" w:sz="0" w:space="0" w:color="auto"/>
            <w:right w:val="none" w:sz="0" w:space="0" w:color="auto"/>
          </w:divBdr>
        </w:div>
        <w:div w:id="1256330112">
          <w:marLeft w:val="640"/>
          <w:marRight w:val="0"/>
          <w:marTop w:val="0"/>
          <w:marBottom w:val="0"/>
          <w:divBdr>
            <w:top w:val="none" w:sz="0" w:space="0" w:color="auto"/>
            <w:left w:val="none" w:sz="0" w:space="0" w:color="auto"/>
            <w:bottom w:val="none" w:sz="0" w:space="0" w:color="auto"/>
            <w:right w:val="none" w:sz="0" w:space="0" w:color="auto"/>
          </w:divBdr>
        </w:div>
        <w:div w:id="383063105">
          <w:marLeft w:val="640"/>
          <w:marRight w:val="0"/>
          <w:marTop w:val="0"/>
          <w:marBottom w:val="0"/>
          <w:divBdr>
            <w:top w:val="none" w:sz="0" w:space="0" w:color="auto"/>
            <w:left w:val="none" w:sz="0" w:space="0" w:color="auto"/>
            <w:bottom w:val="none" w:sz="0" w:space="0" w:color="auto"/>
            <w:right w:val="none" w:sz="0" w:space="0" w:color="auto"/>
          </w:divBdr>
        </w:div>
        <w:div w:id="547910563">
          <w:marLeft w:val="640"/>
          <w:marRight w:val="0"/>
          <w:marTop w:val="0"/>
          <w:marBottom w:val="0"/>
          <w:divBdr>
            <w:top w:val="none" w:sz="0" w:space="0" w:color="auto"/>
            <w:left w:val="none" w:sz="0" w:space="0" w:color="auto"/>
            <w:bottom w:val="none" w:sz="0" w:space="0" w:color="auto"/>
            <w:right w:val="none" w:sz="0" w:space="0" w:color="auto"/>
          </w:divBdr>
        </w:div>
        <w:div w:id="1410737564">
          <w:marLeft w:val="640"/>
          <w:marRight w:val="0"/>
          <w:marTop w:val="0"/>
          <w:marBottom w:val="0"/>
          <w:divBdr>
            <w:top w:val="none" w:sz="0" w:space="0" w:color="auto"/>
            <w:left w:val="none" w:sz="0" w:space="0" w:color="auto"/>
            <w:bottom w:val="none" w:sz="0" w:space="0" w:color="auto"/>
            <w:right w:val="none" w:sz="0" w:space="0" w:color="auto"/>
          </w:divBdr>
        </w:div>
        <w:div w:id="1727487399">
          <w:marLeft w:val="640"/>
          <w:marRight w:val="0"/>
          <w:marTop w:val="0"/>
          <w:marBottom w:val="0"/>
          <w:divBdr>
            <w:top w:val="none" w:sz="0" w:space="0" w:color="auto"/>
            <w:left w:val="none" w:sz="0" w:space="0" w:color="auto"/>
            <w:bottom w:val="none" w:sz="0" w:space="0" w:color="auto"/>
            <w:right w:val="none" w:sz="0" w:space="0" w:color="auto"/>
          </w:divBdr>
        </w:div>
        <w:div w:id="2051831405">
          <w:marLeft w:val="640"/>
          <w:marRight w:val="0"/>
          <w:marTop w:val="0"/>
          <w:marBottom w:val="0"/>
          <w:divBdr>
            <w:top w:val="none" w:sz="0" w:space="0" w:color="auto"/>
            <w:left w:val="none" w:sz="0" w:space="0" w:color="auto"/>
            <w:bottom w:val="none" w:sz="0" w:space="0" w:color="auto"/>
            <w:right w:val="none" w:sz="0" w:space="0" w:color="auto"/>
          </w:divBdr>
        </w:div>
        <w:div w:id="1492866472">
          <w:marLeft w:val="640"/>
          <w:marRight w:val="0"/>
          <w:marTop w:val="0"/>
          <w:marBottom w:val="0"/>
          <w:divBdr>
            <w:top w:val="none" w:sz="0" w:space="0" w:color="auto"/>
            <w:left w:val="none" w:sz="0" w:space="0" w:color="auto"/>
            <w:bottom w:val="none" w:sz="0" w:space="0" w:color="auto"/>
            <w:right w:val="none" w:sz="0" w:space="0" w:color="auto"/>
          </w:divBdr>
        </w:div>
      </w:divsChild>
    </w:div>
    <w:div w:id="639771350">
      <w:bodyDiv w:val="1"/>
      <w:marLeft w:val="0"/>
      <w:marRight w:val="0"/>
      <w:marTop w:val="0"/>
      <w:marBottom w:val="0"/>
      <w:divBdr>
        <w:top w:val="none" w:sz="0" w:space="0" w:color="auto"/>
        <w:left w:val="none" w:sz="0" w:space="0" w:color="auto"/>
        <w:bottom w:val="none" w:sz="0" w:space="0" w:color="auto"/>
        <w:right w:val="none" w:sz="0" w:space="0" w:color="auto"/>
      </w:divBdr>
      <w:divsChild>
        <w:div w:id="605768615">
          <w:marLeft w:val="640"/>
          <w:marRight w:val="0"/>
          <w:marTop w:val="0"/>
          <w:marBottom w:val="0"/>
          <w:divBdr>
            <w:top w:val="none" w:sz="0" w:space="0" w:color="auto"/>
            <w:left w:val="none" w:sz="0" w:space="0" w:color="auto"/>
            <w:bottom w:val="none" w:sz="0" w:space="0" w:color="auto"/>
            <w:right w:val="none" w:sz="0" w:space="0" w:color="auto"/>
          </w:divBdr>
        </w:div>
        <w:div w:id="1947468764">
          <w:marLeft w:val="640"/>
          <w:marRight w:val="0"/>
          <w:marTop w:val="0"/>
          <w:marBottom w:val="0"/>
          <w:divBdr>
            <w:top w:val="none" w:sz="0" w:space="0" w:color="auto"/>
            <w:left w:val="none" w:sz="0" w:space="0" w:color="auto"/>
            <w:bottom w:val="none" w:sz="0" w:space="0" w:color="auto"/>
            <w:right w:val="none" w:sz="0" w:space="0" w:color="auto"/>
          </w:divBdr>
        </w:div>
        <w:div w:id="511921453">
          <w:marLeft w:val="640"/>
          <w:marRight w:val="0"/>
          <w:marTop w:val="0"/>
          <w:marBottom w:val="0"/>
          <w:divBdr>
            <w:top w:val="none" w:sz="0" w:space="0" w:color="auto"/>
            <w:left w:val="none" w:sz="0" w:space="0" w:color="auto"/>
            <w:bottom w:val="none" w:sz="0" w:space="0" w:color="auto"/>
            <w:right w:val="none" w:sz="0" w:space="0" w:color="auto"/>
          </w:divBdr>
        </w:div>
        <w:div w:id="1234006553">
          <w:marLeft w:val="640"/>
          <w:marRight w:val="0"/>
          <w:marTop w:val="0"/>
          <w:marBottom w:val="0"/>
          <w:divBdr>
            <w:top w:val="none" w:sz="0" w:space="0" w:color="auto"/>
            <w:left w:val="none" w:sz="0" w:space="0" w:color="auto"/>
            <w:bottom w:val="none" w:sz="0" w:space="0" w:color="auto"/>
            <w:right w:val="none" w:sz="0" w:space="0" w:color="auto"/>
          </w:divBdr>
        </w:div>
        <w:div w:id="1494175583">
          <w:marLeft w:val="640"/>
          <w:marRight w:val="0"/>
          <w:marTop w:val="0"/>
          <w:marBottom w:val="0"/>
          <w:divBdr>
            <w:top w:val="none" w:sz="0" w:space="0" w:color="auto"/>
            <w:left w:val="none" w:sz="0" w:space="0" w:color="auto"/>
            <w:bottom w:val="none" w:sz="0" w:space="0" w:color="auto"/>
            <w:right w:val="none" w:sz="0" w:space="0" w:color="auto"/>
          </w:divBdr>
        </w:div>
        <w:div w:id="513374910">
          <w:marLeft w:val="640"/>
          <w:marRight w:val="0"/>
          <w:marTop w:val="0"/>
          <w:marBottom w:val="0"/>
          <w:divBdr>
            <w:top w:val="none" w:sz="0" w:space="0" w:color="auto"/>
            <w:left w:val="none" w:sz="0" w:space="0" w:color="auto"/>
            <w:bottom w:val="none" w:sz="0" w:space="0" w:color="auto"/>
            <w:right w:val="none" w:sz="0" w:space="0" w:color="auto"/>
          </w:divBdr>
        </w:div>
        <w:div w:id="1753046648">
          <w:marLeft w:val="640"/>
          <w:marRight w:val="0"/>
          <w:marTop w:val="0"/>
          <w:marBottom w:val="0"/>
          <w:divBdr>
            <w:top w:val="none" w:sz="0" w:space="0" w:color="auto"/>
            <w:left w:val="none" w:sz="0" w:space="0" w:color="auto"/>
            <w:bottom w:val="none" w:sz="0" w:space="0" w:color="auto"/>
            <w:right w:val="none" w:sz="0" w:space="0" w:color="auto"/>
          </w:divBdr>
        </w:div>
        <w:div w:id="1302464646">
          <w:marLeft w:val="640"/>
          <w:marRight w:val="0"/>
          <w:marTop w:val="0"/>
          <w:marBottom w:val="0"/>
          <w:divBdr>
            <w:top w:val="none" w:sz="0" w:space="0" w:color="auto"/>
            <w:left w:val="none" w:sz="0" w:space="0" w:color="auto"/>
            <w:bottom w:val="none" w:sz="0" w:space="0" w:color="auto"/>
            <w:right w:val="none" w:sz="0" w:space="0" w:color="auto"/>
          </w:divBdr>
        </w:div>
        <w:div w:id="2115511453">
          <w:marLeft w:val="640"/>
          <w:marRight w:val="0"/>
          <w:marTop w:val="0"/>
          <w:marBottom w:val="0"/>
          <w:divBdr>
            <w:top w:val="none" w:sz="0" w:space="0" w:color="auto"/>
            <w:left w:val="none" w:sz="0" w:space="0" w:color="auto"/>
            <w:bottom w:val="none" w:sz="0" w:space="0" w:color="auto"/>
            <w:right w:val="none" w:sz="0" w:space="0" w:color="auto"/>
          </w:divBdr>
        </w:div>
        <w:div w:id="1079525904">
          <w:marLeft w:val="640"/>
          <w:marRight w:val="0"/>
          <w:marTop w:val="0"/>
          <w:marBottom w:val="0"/>
          <w:divBdr>
            <w:top w:val="none" w:sz="0" w:space="0" w:color="auto"/>
            <w:left w:val="none" w:sz="0" w:space="0" w:color="auto"/>
            <w:bottom w:val="none" w:sz="0" w:space="0" w:color="auto"/>
            <w:right w:val="none" w:sz="0" w:space="0" w:color="auto"/>
          </w:divBdr>
        </w:div>
        <w:div w:id="24986709">
          <w:marLeft w:val="640"/>
          <w:marRight w:val="0"/>
          <w:marTop w:val="0"/>
          <w:marBottom w:val="0"/>
          <w:divBdr>
            <w:top w:val="none" w:sz="0" w:space="0" w:color="auto"/>
            <w:left w:val="none" w:sz="0" w:space="0" w:color="auto"/>
            <w:bottom w:val="none" w:sz="0" w:space="0" w:color="auto"/>
            <w:right w:val="none" w:sz="0" w:space="0" w:color="auto"/>
          </w:divBdr>
        </w:div>
        <w:div w:id="81606205">
          <w:marLeft w:val="640"/>
          <w:marRight w:val="0"/>
          <w:marTop w:val="0"/>
          <w:marBottom w:val="0"/>
          <w:divBdr>
            <w:top w:val="none" w:sz="0" w:space="0" w:color="auto"/>
            <w:left w:val="none" w:sz="0" w:space="0" w:color="auto"/>
            <w:bottom w:val="none" w:sz="0" w:space="0" w:color="auto"/>
            <w:right w:val="none" w:sz="0" w:space="0" w:color="auto"/>
          </w:divBdr>
        </w:div>
        <w:div w:id="1295215118">
          <w:marLeft w:val="640"/>
          <w:marRight w:val="0"/>
          <w:marTop w:val="0"/>
          <w:marBottom w:val="0"/>
          <w:divBdr>
            <w:top w:val="none" w:sz="0" w:space="0" w:color="auto"/>
            <w:left w:val="none" w:sz="0" w:space="0" w:color="auto"/>
            <w:bottom w:val="none" w:sz="0" w:space="0" w:color="auto"/>
            <w:right w:val="none" w:sz="0" w:space="0" w:color="auto"/>
          </w:divBdr>
        </w:div>
        <w:div w:id="1144197440">
          <w:marLeft w:val="640"/>
          <w:marRight w:val="0"/>
          <w:marTop w:val="0"/>
          <w:marBottom w:val="0"/>
          <w:divBdr>
            <w:top w:val="none" w:sz="0" w:space="0" w:color="auto"/>
            <w:left w:val="none" w:sz="0" w:space="0" w:color="auto"/>
            <w:bottom w:val="none" w:sz="0" w:space="0" w:color="auto"/>
            <w:right w:val="none" w:sz="0" w:space="0" w:color="auto"/>
          </w:divBdr>
        </w:div>
        <w:div w:id="1321999826">
          <w:marLeft w:val="640"/>
          <w:marRight w:val="0"/>
          <w:marTop w:val="0"/>
          <w:marBottom w:val="0"/>
          <w:divBdr>
            <w:top w:val="none" w:sz="0" w:space="0" w:color="auto"/>
            <w:left w:val="none" w:sz="0" w:space="0" w:color="auto"/>
            <w:bottom w:val="none" w:sz="0" w:space="0" w:color="auto"/>
            <w:right w:val="none" w:sz="0" w:space="0" w:color="auto"/>
          </w:divBdr>
        </w:div>
        <w:div w:id="69159120">
          <w:marLeft w:val="640"/>
          <w:marRight w:val="0"/>
          <w:marTop w:val="0"/>
          <w:marBottom w:val="0"/>
          <w:divBdr>
            <w:top w:val="none" w:sz="0" w:space="0" w:color="auto"/>
            <w:left w:val="none" w:sz="0" w:space="0" w:color="auto"/>
            <w:bottom w:val="none" w:sz="0" w:space="0" w:color="auto"/>
            <w:right w:val="none" w:sz="0" w:space="0" w:color="auto"/>
          </w:divBdr>
        </w:div>
        <w:div w:id="2007902659">
          <w:marLeft w:val="640"/>
          <w:marRight w:val="0"/>
          <w:marTop w:val="0"/>
          <w:marBottom w:val="0"/>
          <w:divBdr>
            <w:top w:val="none" w:sz="0" w:space="0" w:color="auto"/>
            <w:left w:val="none" w:sz="0" w:space="0" w:color="auto"/>
            <w:bottom w:val="none" w:sz="0" w:space="0" w:color="auto"/>
            <w:right w:val="none" w:sz="0" w:space="0" w:color="auto"/>
          </w:divBdr>
        </w:div>
        <w:div w:id="826283329">
          <w:marLeft w:val="640"/>
          <w:marRight w:val="0"/>
          <w:marTop w:val="0"/>
          <w:marBottom w:val="0"/>
          <w:divBdr>
            <w:top w:val="none" w:sz="0" w:space="0" w:color="auto"/>
            <w:left w:val="none" w:sz="0" w:space="0" w:color="auto"/>
            <w:bottom w:val="none" w:sz="0" w:space="0" w:color="auto"/>
            <w:right w:val="none" w:sz="0" w:space="0" w:color="auto"/>
          </w:divBdr>
        </w:div>
        <w:div w:id="1669207560">
          <w:marLeft w:val="640"/>
          <w:marRight w:val="0"/>
          <w:marTop w:val="0"/>
          <w:marBottom w:val="0"/>
          <w:divBdr>
            <w:top w:val="none" w:sz="0" w:space="0" w:color="auto"/>
            <w:left w:val="none" w:sz="0" w:space="0" w:color="auto"/>
            <w:bottom w:val="none" w:sz="0" w:space="0" w:color="auto"/>
            <w:right w:val="none" w:sz="0" w:space="0" w:color="auto"/>
          </w:divBdr>
        </w:div>
        <w:div w:id="838816522">
          <w:marLeft w:val="640"/>
          <w:marRight w:val="0"/>
          <w:marTop w:val="0"/>
          <w:marBottom w:val="0"/>
          <w:divBdr>
            <w:top w:val="none" w:sz="0" w:space="0" w:color="auto"/>
            <w:left w:val="none" w:sz="0" w:space="0" w:color="auto"/>
            <w:bottom w:val="none" w:sz="0" w:space="0" w:color="auto"/>
            <w:right w:val="none" w:sz="0" w:space="0" w:color="auto"/>
          </w:divBdr>
        </w:div>
        <w:div w:id="1405951082">
          <w:marLeft w:val="640"/>
          <w:marRight w:val="0"/>
          <w:marTop w:val="0"/>
          <w:marBottom w:val="0"/>
          <w:divBdr>
            <w:top w:val="none" w:sz="0" w:space="0" w:color="auto"/>
            <w:left w:val="none" w:sz="0" w:space="0" w:color="auto"/>
            <w:bottom w:val="none" w:sz="0" w:space="0" w:color="auto"/>
            <w:right w:val="none" w:sz="0" w:space="0" w:color="auto"/>
          </w:divBdr>
        </w:div>
        <w:div w:id="646934387">
          <w:marLeft w:val="640"/>
          <w:marRight w:val="0"/>
          <w:marTop w:val="0"/>
          <w:marBottom w:val="0"/>
          <w:divBdr>
            <w:top w:val="none" w:sz="0" w:space="0" w:color="auto"/>
            <w:left w:val="none" w:sz="0" w:space="0" w:color="auto"/>
            <w:bottom w:val="none" w:sz="0" w:space="0" w:color="auto"/>
            <w:right w:val="none" w:sz="0" w:space="0" w:color="auto"/>
          </w:divBdr>
        </w:div>
        <w:div w:id="1234051920">
          <w:marLeft w:val="640"/>
          <w:marRight w:val="0"/>
          <w:marTop w:val="0"/>
          <w:marBottom w:val="0"/>
          <w:divBdr>
            <w:top w:val="none" w:sz="0" w:space="0" w:color="auto"/>
            <w:left w:val="none" w:sz="0" w:space="0" w:color="auto"/>
            <w:bottom w:val="none" w:sz="0" w:space="0" w:color="auto"/>
            <w:right w:val="none" w:sz="0" w:space="0" w:color="auto"/>
          </w:divBdr>
        </w:div>
        <w:div w:id="1259288279">
          <w:marLeft w:val="640"/>
          <w:marRight w:val="0"/>
          <w:marTop w:val="0"/>
          <w:marBottom w:val="0"/>
          <w:divBdr>
            <w:top w:val="none" w:sz="0" w:space="0" w:color="auto"/>
            <w:left w:val="none" w:sz="0" w:space="0" w:color="auto"/>
            <w:bottom w:val="none" w:sz="0" w:space="0" w:color="auto"/>
            <w:right w:val="none" w:sz="0" w:space="0" w:color="auto"/>
          </w:divBdr>
        </w:div>
        <w:div w:id="1577280764">
          <w:marLeft w:val="640"/>
          <w:marRight w:val="0"/>
          <w:marTop w:val="0"/>
          <w:marBottom w:val="0"/>
          <w:divBdr>
            <w:top w:val="none" w:sz="0" w:space="0" w:color="auto"/>
            <w:left w:val="none" w:sz="0" w:space="0" w:color="auto"/>
            <w:bottom w:val="none" w:sz="0" w:space="0" w:color="auto"/>
            <w:right w:val="none" w:sz="0" w:space="0" w:color="auto"/>
          </w:divBdr>
        </w:div>
        <w:div w:id="780295576">
          <w:marLeft w:val="640"/>
          <w:marRight w:val="0"/>
          <w:marTop w:val="0"/>
          <w:marBottom w:val="0"/>
          <w:divBdr>
            <w:top w:val="none" w:sz="0" w:space="0" w:color="auto"/>
            <w:left w:val="none" w:sz="0" w:space="0" w:color="auto"/>
            <w:bottom w:val="none" w:sz="0" w:space="0" w:color="auto"/>
            <w:right w:val="none" w:sz="0" w:space="0" w:color="auto"/>
          </w:divBdr>
        </w:div>
        <w:div w:id="774784231">
          <w:marLeft w:val="640"/>
          <w:marRight w:val="0"/>
          <w:marTop w:val="0"/>
          <w:marBottom w:val="0"/>
          <w:divBdr>
            <w:top w:val="none" w:sz="0" w:space="0" w:color="auto"/>
            <w:left w:val="none" w:sz="0" w:space="0" w:color="auto"/>
            <w:bottom w:val="none" w:sz="0" w:space="0" w:color="auto"/>
            <w:right w:val="none" w:sz="0" w:space="0" w:color="auto"/>
          </w:divBdr>
        </w:div>
        <w:div w:id="1789591712">
          <w:marLeft w:val="640"/>
          <w:marRight w:val="0"/>
          <w:marTop w:val="0"/>
          <w:marBottom w:val="0"/>
          <w:divBdr>
            <w:top w:val="none" w:sz="0" w:space="0" w:color="auto"/>
            <w:left w:val="none" w:sz="0" w:space="0" w:color="auto"/>
            <w:bottom w:val="none" w:sz="0" w:space="0" w:color="auto"/>
            <w:right w:val="none" w:sz="0" w:space="0" w:color="auto"/>
          </w:divBdr>
        </w:div>
        <w:div w:id="235819433">
          <w:marLeft w:val="640"/>
          <w:marRight w:val="0"/>
          <w:marTop w:val="0"/>
          <w:marBottom w:val="0"/>
          <w:divBdr>
            <w:top w:val="none" w:sz="0" w:space="0" w:color="auto"/>
            <w:left w:val="none" w:sz="0" w:space="0" w:color="auto"/>
            <w:bottom w:val="none" w:sz="0" w:space="0" w:color="auto"/>
            <w:right w:val="none" w:sz="0" w:space="0" w:color="auto"/>
          </w:divBdr>
        </w:div>
        <w:div w:id="1623464346">
          <w:marLeft w:val="640"/>
          <w:marRight w:val="0"/>
          <w:marTop w:val="0"/>
          <w:marBottom w:val="0"/>
          <w:divBdr>
            <w:top w:val="none" w:sz="0" w:space="0" w:color="auto"/>
            <w:left w:val="none" w:sz="0" w:space="0" w:color="auto"/>
            <w:bottom w:val="none" w:sz="0" w:space="0" w:color="auto"/>
            <w:right w:val="none" w:sz="0" w:space="0" w:color="auto"/>
          </w:divBdr>
        </w:div>
        <w:div w:id="751125897">
          <w:marLeft w:val="640"/>
          <w:marRight w:val="0"/>
          <w:marTop w:val="0"/>
          <w:marBottom w:val="0"/>
          <w:divBdr>
            <w:top w:val="none" w:sz="0" w:space="0" w:color="auto"/>
            <w:left w:val="none" w:sz="0" w:space="0" w:color="auto"/>
            <w:bottom w:val="none" w:sz="0" w:space="0" w:color="auto"/>
            <w:right w:val="none" w:sz="0" w:space="0" w:color="auto"/>
          </w:divBdr>
        </w:div>
        <w:div w:id="1216896560">
          <w:marLeft w:val="640"/>
          <w:marRight w:val="0"/>
          <w:marTop w:val="0"/>
          <w:marBottom w:val="0"/>
          <w:divBdr>
            <w:top w:val="none" w:sz="0" w:space="0" w:color="auto"/>
            <w:left w:val="none" w:sz="0" w:space="0" w:color="auto"/>
            <w:bottom w:val="none" w:sz="0" w:space="0" w:color="auto"/>
            <w:right w:val="none" w:sz="0" w:space="0" w:color="auto"/>
          </w:divBdr>
        </w:div>
        <w:div w:id="119765705">
          <w:marLeft w:val="640"/>
          <w:marRight w:val="0"/>
          <w:marTop w:val="0"/>
          <w:marBottom w:val="0"/>
          <w:divBdr>
            <w:top w:val="none" w:sz="0" w:space="0" w:color="auto"/>
            <w:left w:val="none" w:sz="0" w:space="0" w:color="auto"/>
            <w:bottom w:val="none" w:sz="0" w:space="0" w:color="auto"/>
            <w:right w:val="none" w:sz="0" w:space="0" w:color="auto"/>
          </w:divBdr>
        </w:div>
        <w:div w:id="531304014">
          <w:marLeft w:val="640"/>
          <w:marRight w:val="0"/>
          <w:marTop w:val="0"/>
          <w:marBottom w:val="0"/>
          <w:divBdr>
            <w:top w:val="none" w:sz="0" w:space="0" w:color="auto"/>
            <w:left w:val="none" w:sz="0" w:space="0" w:color="auto"/>
            <w:bottom w:val="none" w:sz="0" w:space="0" w:color="auto"/>
            <w:right w:val="none" w:sz="0" w:space="0" w:color="auto"/>
          </w:divBdr>
        </w:div>
        <w:div w:id="1517232593">
          <w:marLeft w:val="640"/>
          <w:marRight w:val="0"/>
          <w:marTop w:val="0"/>
          <w:marBottom w:val="0"/>
          <w:divBdr>
            <w:top w:val="none" w:sz="0" w:space="0" w:color="auto"/>
            <w:left w:val="none" w:sz="0" w:space="0" w:color="auto"/>
            <w:bottom w:val="none" w:sz="0" w:space="0" w:color="auto"/>
            <w:right w:val="none" w:sz="0" w:space="0" w:color="auto"/>
          </w:divBdr>
        </w:div>
        <w:div w:id="1771584295">
          <w:marLeft w:val="640"/>
          <w:marRight w:val="0"/>
          <w:marTop w:val="0"/>
          <w:marBottom w:val="0"/>
          <w:divBdr>
            <w:top w:val="none" w:sz="0" w:space="0" w:color="auto"/>
            <w:left w:val="none" w:sz="0" w:space="0" w:color="auto"/>
            <w:bottom w:val="none" w:sz="0" w:space="0" w:color="auto"/>
            <w:right w:val="none" w:sz="0" w:space="0" w:color="auto"/>
          </w:divBdr>
        </w:div>
        <w:div w:id="1358966060">
          <w:marLeft w:val="640"/>
          <w:marRight w:val="0"/>
          <w:marTop w:val="0"/>
          <w:marBottom w:val="0"/>
          <w:divBdr>
            <w:top w:val="none" w:sz="0" w:space="0" w:color="auto"/>
            <w:left w:val="none" w:sz="0" w:space="0" w:color="auto"/>
            <w:bottom w:val="none" w:sz="0" w:space="0" w:color="auto"/>
            <w:right w:val="none" w:sz="0" w:space="0" w:color="auto"/>
          </w:divBdr>
        </w:div>
        <w:div w:id="205217929">
          <w:marLeft w:val="640"/>
          <w:marRight w:val="0"/>
          <w:marTop w:val="0"/>
          <w:marBottom w:val="0"/>
          <w:divBdr>
            <w:top w:val="none" w:sz="0" w:space="0" w:color="auto"/>
            <w:left w:val="none" w:sz="0" w:space="0" w:color="auto"/>
            <w:bottom w:val="none" w:sz="0" w:space="0" w:color="auto"/>
            <w:right w:val="none" w:sz="0" w:space="0" w:color="auto"/>
          </w:divBdr>
        </w:div>
        <w:div w:id="128399625">
          <w:marLeft w:val="640"/>
          <w:marRight w:val="0"/>
          <w:marTop w:val="0"/>
          <w:marBottom w:val="0"/>
          <w:divBdr>
            <w:top w:val="none" w:sz="0" w:space="0" w:color="auto"/>
            <w:left w:val="none" w:sz="0" w:space="0" w:color="auto"/>
            <w:bottom w:val="none" w:sz="0" w:space="0" w:color="auto"/>
            <w:right w:val="none" w:sz="0" w:space="0" w:color="auto"/>
          </w:divBdr>
        </w:div>
        <w:div w:id="936140236">
          <w:marLeft w:val="640"/>
          <w:marRight w:val="0"/>
          <w:marTop w:val="0"/>
          <w:marBottom w:val="0"/>
          <w:divBdr>
            <w:top w:val="none" w:sz="0" w:space="0" w:color="auto"/>
            <w:left w:val="none" w:sz="0" w:space="0" w:color="auto"/>
            <w:bottom w:val="none" w:sz="0" w:space="0" w:color="auto"/>
            <w:right w:val="none" w:sz="0" w:space="0" w:color="auto"/>
          </w:divBdr>
        </w:div>
        <w:div w:id="1844665175">
          <w:marLeft w:val="640"/>
          <w:marRight w:val="0"/>
          <w:marTop w:val="0"/>
          <w:marBottom w:val="0"/>
          <w:divBdr>
            <w:top w:val="none" w:sz="0" w:space="0" w:color="auto"/>
            <w:left w:val="none" w:sz="0" w:space="0" w:color="auto"/>
            <w:bottom w:val="none" w:sz="0" w:space="0" w:color="auto"/>
            <w:right w:val="none" w:sz="0" w:space="0" w:color="auto"/>
          </w:divBdr>
        </w:div>
        <w:div w:id="728305572">
          <w:marLeft w:val="640"/>
          <w:marRight w:val="0"/>
          <w:marTop w:val="0"/>
          <w:marBottom w:val="0"/>
          <w:divBdr>
            <w:top w:val="none" w:sz="0" w:space="0" w:color="auto"/>
            <w:left w:val="none" w:sz="0" w:space="0" w:color="auto"/>
            <w:bottom w:val="none" w:sz="0" w:space="0" w:color="auto"/>
            <w:right w:val="none" w:sz="0" w:space="0" w:color="auto"/>
          </w:divBdr>
        </w:div>
        <w:div w:id="270861694">
          <w:marLeft w:val="640"/>
          <w:marRight w:val="0"/>
          <w:marTop w:val="0"/>
          <w:marBottom w:val="0"/>
          <w:divBdr>
            <w:top w:val="none" w:sz="0" w:space="0" w:color="auto"/>
            <w:left w:val="none" w:sz="0" w:space="0" w:color="auto"/>
            <w:bottom w:val="none" w:sz="0" w:space="0" w:color="auto"/>
            <w:right w:val="none" w:sz="0" w:space="0" w:color="auto"/>
          </w:divBdr>
        </w:div>
        <w:div w:id="1140269142">
          <w:marLeft w:val="640"/>
          <w:marRight w:val="0"/>
          <w:marTop w:val="0"/>
          <w:marBottom w:val="0"/>
          <w:divBdr>
            <w:top w:val="none" w:sz="0" w:space="0" w:color="auto"/>
            <w:left w:val="none" w:sz="0" w:space="0" w:color="auto"/>
            <w:bottom w:val="none" w:sz="0" w:space="0" w:color="auto"/>
            <w:right w:val="none" w:sz="0" w:space="0" w:color="auto"/>
          </w:divBdr>
        </w:div>
        <w:div w:id="579295369">
          <w:marLeft w:val="640"/>
          <w:marRight w:val="0"/>
          <w:marTop w:val="0"/>
          <w:marBottom w:val="0"/>
          <w:divBdr>
            <w:top w:val="none" w:sz="0" w:space="0" w:color="auto"/>
            <w:left w:val="none" w:sz="0" w:space="0" w:color="auto"/>
            <w:bottom w:val="none" w:sz="0" w:space="0" w:color="auto"/>
            <w:right w:val="none" w:sz="0" w:space="0" w:color="auto"/>
          </w:divBdr>
        </w:div>
        <w:div w:id="813180092">
          <w:marLeft w:val="640"/>
          <w:marRight w:val="0"/>
          <w:marTop w:val="0"/>
          <w:marBottom w:val="0"/>
          <w:divBdr>
            <w:top w:val="none" w:sz="0" w:space="0" w:color="auto"/>
            <w:left w:val="none" w:sz="0" w:space="0" w:color="auto"/>
            <w:bottom w:val="none" w:sz="0" w:space="0" w:color="auto"/>
            <w:right w:val="none" w:sz="0" w:space="0" w:color="auto"/>
          </w:divBdr>
        </w:div>
        <w:div w:id="1077627421">
          <w:marLeft w:val="640"/>
          <w:marRight w:val="0"/>
          <w:marTop w:val="0"/>
          <w:marBottom w:val="0"/>
          <w:divBdr>
            <w:top w:val="none" w:sz="0" w:space="0" w:color="auto"/>
            <w:left w:val="none" w:sz="0" w:space="0" w:color="auto"/>
            <w:bottom w:val="none" w:sz="0" w:space="0" w:color="auto"/>
            <w:right w:val="none" w:sz="0" w:space="0" w:color="auto"/>
          </w:divBdr>
        </w:div>
        <w:div w:id="1216552792">
          <w:marLeft w:val="640"/>
          <w:marRight w:val="0"/>
          <w:marTop w:val="0"/>
          <w:marBottom w:val="0"/>
          <w:divBdr>
            <w:top w:val="none" w:sz="0" w:space="0" w:color="auto"/>
            <w:left w:val="none" w:sz="0" w:space="0" w:color="auto"/>
            <w:bottom w:val="none" w:sz="0" w:space="0" w:color="auto"/>
            <w:right w:val="none" w:sz="0" w:space="0" w:color="auto"/>
          </w:divBdr>
        </w:div>
        <w:div w:id="156768085">
          <w:marLeft w:val="640"/>
          <w:marRight w:val="0"/>
          <w:marTop w:val="0"/>
          <w:marBottom w:val="0"/>
          <w:divBdr>
            <w:top w:val="none" w:sz="0" w:space="0" w:color="auto"/>
            <w:left w:val="none" w:sz="0" w:space="0" w:color="auto"/>
            <w:bottom w:val="none" w:sz="0" w:space="0" w:color="auto"/>
            <w:right w:val="none" w:sz="0" w:space="0" w:color="auto"/>
          </w:divBdr>
        </w:div>
        <w:div w:id="886796480">
          <w:marLeft w:val="640"/>
          <w:marRight w:val="0"/>
          <w:marTop w:val="0"/>
          <w:marBottom w:val="0"/>
          <w:divBdr>
            <w:top w:val="none" w:sz="0" w:space="0" w:color="auto"/>
            <w:left w:val="none" w:sz="0" w:space="0" w:color="auto"/>
            <w:bottom w:val="none" w:sz="0" w:space="0" w:color="auto"/>
            <w:right w:val="none" w:sz="0" w:space="0" w:color="auto"/>
          </w:divBdr>
        </w:div>
        <w:div w:id="765229376">
          <w:marLeft w:val="640"/>
          <w:marRight w:val="0"/>
          <w:marTop w:val="0"/>
          <w:marBottom w:val="0"/>
          <w:divBdr>
            <w:top w:val="none" w:sz="0" w:space="0" w:color="auto"/>
            <w:left w:val="none" w:sz="0" w:space="0" w:color="auto"/>
            <w:bottom w:val="none" w:sz="0" w:space="0" w:color="auto"/>
            <w:right w:val="none" w:sz="0" w:space="0" w:color="auto"/>
          </w:divBdr>
        </w:div>
        <w:div w:id="662122822">
          <w:marLeft w:val="640"/>
          <w:marRight w:val="0"/>
          <w:marTop w:val="0"/>
          <w:marBottom w:val="0"/>
          <w:divBdr>
            <w:top w:val="none" w:sz="0" w:space="0" w:color="auto"/>
            <w:left w:val="none" w:sz="0" w:space="0" w:color="auto"/>
            <w:bottom w:val="none" w:sz="0" w:space="0" w:color="auto"/>
            <w:right w:val="none" w:sz="0" w:space="0" w:color="auto"/>
          </w:divBdr>
        </w:div>
        <w:div w:id="1384989712">
          <w:marLeft w:val="640"/>
          <w:marRight w:val="0"/>
          <w:marTop w:val="0"/>
          <w:marBottom w:val="0"/>
          <w:divBdr>
            <w:top w:val="none" w:sz="0" w:space="0" w:color="auto"/>
            <w:left w:val="none" w:sz="0" w:space="0" w:color="auto"/>
            <w:bottom w:val="none" w:sz="0" w:space="0" w:color="auto"/>
            <w:right w:val="none" w:sz="0" w:space="0" w:color="auto"/>
          </w:divBdr>
        </w:div>
        <w:div w:id="971325840">
          <w:marLeft w:val="640"/>
          <w:marRight w:val="0"/>
          <w:marTop w:val="0"/>
          <w:marBottom w:val="0"/>
          <w:divBdr>
            <w:top w:val="none" w:sz="0" w:space="0" w:color="auto"/>
            <w:left w:val="none" w:sz="0" w:space="0" w:color="auto"/>
            <w:bottom w:val="none" w:sz="0" w:space="0" w:color="auto"/>
            <w:right w:val="none" w:sz="0" w:space="0" w:color="auto"/>
          </w:divBdr>
        </w:div>
        <w:div w:id="1250115007">
          <w:marLeft w:val="640"/>
          <w:marRight w:val="0"/>
          <w:marTop w:val="0"/>
          <w:marBottom w:val="0"/>
          <w:divBdr>
            <w:top w:val="none" w:sz="0" w:space="0" w:color="auto"/>
            <w:left w:val="none" w:sz="0" w:space="0" w:color="auto"/>
            <w:bottom w:val="none" w:sz="0" w:space="0" w:color="auto"/>
            <w:right w:val="none" w:sz="0" w:space="0" w:color="auto"/>
          </w:divBdr>
        </w:div>
        <w:div w:id="1642614627">
          <w:marLeft w:val="640"/>
          <w:marRight w:val="0"/>
          <w:marTop w:val="0"/>
          <w:marBottom w:val="0"/>
          <w:divBdr>
            <w:top w:val="none" w:sz="0" w:space="0" w:color="auto"/>
            <w:left w:val="none" w:sz="0" w:space="0" w:color="auto"/>
            <w:bottom w:val="none" w:sz="0" w:space="0" w:color="auto"/>
            <w:right w:val="none" w:sz="0" w:space="0" w:color="auto"/>
          </w:divBdr>
        </w:div>
        <w:div w:id="785079843">
          <w:marLeft w:val="640"/>
          <w:marRight w:val="0"/>
          <w:marTop w:val="0"/>
          <w:marBottom w:val="0"/>
          <w:divBdr>
            <w:top w:val="none" w:sz="0" w:space="0" w:color="auto"/>
            <w:left w:val="none" w:sz="0" w:space="0" w:color="auto"/>
            <w:bottom w:val="none" w:sz="0" w:space="0" w:color="auto"/>
            <w:right w:val="none" w:sz="0" w:space="0" w:color="auto"/>
          </w:divBdr>
        </w:div>
        <w:div w:id="135605564">
          <w:marLeft w:val="640"/>
          <w:marRight w:val="0"/>
          <w:marTop w:val="0"/>
          <w:marBottom w:val="0"/>
          <w:divBdr>
            <w:top w:val="none" w:sz="0" w:space="0" w:color="auto"/>
            <w:left w:val="none" w:sz="0" w:space="0" w:color="auto"/>
            <w:bottom w:val="none" w:sz="0" w:space="0" w:color="auto"/>
            <w:right w:val="none" w:sz="0" w:space="0" w:color="auto"/>
          </w:divBdr>
        </w:div>
        <w:div w:id="1677616260">
          <w:marLeft w:val="640"/>
          <w:marRight w:val="0"/>
          <w:marTop w:val="0"/>
          <w:marBottom w:val="0"/>
          <w:divBdr>
            <w:top w:val="none" w:sz="0" w:space="0" w:color="auto"/>
            <w:left w:val="none" w:sz="0" w:space="0" w:color="auto"/>
            <w:bottom w:val="none" w:sz="0" w:space="0" w:color="auto"/>
            <w:right w:val="none" w:sz="0" w:space="0" w:color="auto"/>
          </w:divBdr>
        </w:div>
        <w:div w:id="1157839770">
          <w:marLeft w:val="640"/>
          <w:marRight w:val="0"/>
          <w:marTop w:val="0"/>
          <w:marBottom w:val="0"/>
          <w:divBdr>
            <w:top w:val="none" w:sz="0" w:space="0" w:color="auto"/>
            <w:left w:val="none" w:sz="0" w:space="0" w:color="auto"/>
            <w:bottom w:val="none" w:sz="0" w:space="0" w:color="auto"/>
            <w:right w:val="none" w:sz="0" w:space="0" w:color="auto"/>
          </w:divBdr>
        </w:div>
        <w:div w:id="688681804">
          <w:marLeft w:val="640"/>
          <w:marRight w:val="0"/>
          <w:marTop w:val="0"/>
          <w:marBottom w:val="0"/>
          <w:divBdr>
            <w:top w:val="none" w:sz="0" w:space="0" w:color="auto"/>
            <w:left w:val="none" w:sz="0" w:space="0" w:color="auto"/>
            <w:bottom w:val="none" w:sz="0" w:space="0" w:color="auto"/>
            <w:right w:val="none" w:sz="0" w:space="0" w:color="auto"/>
          </w:divBdr>
        </w:div>
        <w:div w:id="1263611981">
          <w:marLeft w:val="640"/>
          <w:marRight w:val="0"/>
          <w:marTop w:val="0"/>
          <w:marBottom w:val="0"/>
          <w:divBdr>
            <w:top w:val="none" w:sz="0" w:space="0" w:color="auto"/>
            <w:left w:val="none" w:sz="0" w:space="0" w:color="auto"/>
            <w:bottom w:val="none" w:sz="0" w:space="0" w:color="auto"/>
            <w:right w:val="none" w:sz="0" w:space="0" w:color="auto"/>
          </w:divBdr>
        </w:div>
        <w:div w:id="326982270">
          <w:marLeft w:val="640"/>
          <w:marRight w:val="0"/>
          <w:marTop w:val="0"/>
          <w:marBottom w:val="0"/>
          <w:divBdr>
            <w:top w:val="none" w:sz="0" w:space="0" w:color="auto"/>
            <w:left w:val="none" w:sz="0" w:space="0" w:color="auto"/>
            <w:bottom w:val="none" w:sz="0" w:space="0" w:color="auto"/>
            <w:right w:val="none" w:sz="0" w:space="0" w:color="auto"/>
          </w:divBdr>
        </w:div>
        <w:div w:id="945044708">
          <w:marLeft w:val="640"/>
          <w:marRight w:val="0"/>
          <w:marTop w:val="0"/>
          <w:marBottom w:val="0"/>
          <w:divBdr>
            <w:top w:val="none" w:sz="0" w:space="0" w:color="auto"/>
            <w:left w:val="none" w:sz="0" w:space="0" w:color="auto"/>
            <w:bottom w:val="none" w:sz="0" w:space="0" w:color="auto"/>
            <w:right w:val="none" w:sz="0" w:space="0" w:color="auto"/>
          </w:divBdr>
        </w:div>
        <w:div w:id="513689808">
          <w:marLeft w:val="640"/>
          <w:marRight w:val="0"/>
          <w:marTop w:val="0"/>
          <w:marBottom w:val="0"/>
          <w:divBdr>
            <w:top w:val="none" w:sz="0" w:space="0" w:color="auto"/>
            <w:left w:val="none" w:sz="0" w:space="0" w:color="auto"/>
            <w:bottom w:val="none" w:sz="0" w:space="0" w:color="auto"/>
            <w:right w:val="none" w:sz="0" w:space="0" w:color="auto"/>
          </w:divBdr>
        </w:div>
        <w:div w:id="1907908739">
          <w:marLeft w:val="640"/>
          <w:marRight w:val="0"/>
          <w:marTop w:val="0"/>
          <w:marBottom w:val="0"/>
          <w:divBdr>
            <w:top w:val="none" w:sz="0" w:space="0" w:color="auto"/>
            <w:left w:val="none" w:sz="0" w:space="0" w:color="auto"/>
            <w:bottom w:val="none" w:sz="0" w:space="0" w:color="auto"/>
            <w:right w:val="none" w:sz="0" w:space="0" w:color="auto"/>
          </w:divBdr>
        </w:div>
        <w:div w:id="885338718">
          <w:marLeft w:val="640"/>
          <w:marRight w:val="0"/>
          <w:marTop w:val="0"/>
          <w:marBottom w:val="0"/>
          <w:divBdr>
            <w:top w:val="none" w:sz="0" w:space="0" w:color="auto"/>
            <w:left w:val="none" w:sz="0" w:space="0" w:color="auto"/>
            <w:bottom w:val="none" w:sz="0" w:space="0" w:color="auto"/>
            <w:right w:val="none" w:sz="0" w:space="0" w:color="auto"/>
          </w:divBdr>
        </w:div>
        <w:div w:id="1260747935">
          <w:marLeft w:val="640"/>
          <w:marRight w:val="0"/>
          <w:marTop w:val="0"/>
          <w:marBottom w:val="0"/>
          <w:divBdr>
            <w:top w:val="none" w:sz="0" w:space="0" w:color="auto"/>
            <w:left w:val="none" w:sz="0" w:space="0" w:color="auto"/>
            <w:bottom w:val="none" w:sz="0" w:space="0" w:color="auto"/>
            <w:right w:val="none" w:sz="0" w:space="0" w:color="auto"/>
          </w:divBdr>
        </w:div>
        <w:div w:id="339625319">
          <w:marLeft w:val="640"/>
          <w:marRight w:val="0"/>
          <w:marTop w:val="0"/>
          <w:marBottom w:val="0"/>
          <w:divBdr>
            <w:top w:val="none" w:sz="0" w:space="0" w:color="auto"/>
            <w:left w:val="none" w:sz="0" w:space="0" w:color="auto"/>
            <w:bottom w:val="none" w:sz="0" w:space="0" w:color="auto"/>
            <w:right w:val="none" w:sz="0" w:space="0" w:color="auto"/>
          </w:divBdr>
        </w:div>
        <w:div w:id="545531223">
          <w:marLeft w:val="640"/>
          <w:marRight w:val="0"/>
          <w:marTop w:val="0"/>
          <w:marBottom w:val="0"/>
          <w:divBdr>
            <w:top w:val="none" w:sz="0" w:space="0" w:color="auto"/>
            <w:left w:val="none" w:sz="0" w:space="0" w:color="auto"/>
            <w:bottom w:val="none" w:sz="0" w:space="0" w:color="auto"/>
            <w:right w:val="none" w:sz="0" w:space="0" w:color="auto"/>
          </w:divBdr>
        </w:div>
        <w:div w:id="496580672">
          <w:marLeft w:val="640"/>
          <w:marRight w:val="0"/>
          <w:marTop w:val="0"/>
          <w:marBottom w:val="0"/>
          <w:divBdr>
            <w:top w:val="none" w:sz="0" w:space="0" w:color="auto"/>
            <w:left w:val="none" w:sz="0" w:space="0" w:color="auto"/>
            <w:bottom w:val="none" w:sz="0" w:space="0" w:color="auto"/>
            <w:right w:val="none" w:sz="0" w:space="0" w:color="auto"/>
          </w:divBdr>
        </w:div>
        <w:div w:id="45378505">
          <w:marLeft w:val="640"/>
          <w:marRight w:val="0"/>
          <w:marTop w:val="0"/>
          <w:marBottom w:val="0"/>
          <w:divBdr>
            <w:top w:val="none" w:sz="0" w:space="0" w:color="auto"/>
            <w:left w:val="none" w:sz="0" w:space="0" w:color="auto"/>
            <w:bottom w:val="none" w:sz="0" w:space="0" w:color="auto"/>
            <w:right w:val="none" w:sz="0" w:space="0" w:color="auto"/>
          </w:divBdr>
        </w:div>
        <w:div w:id="406806445">
          <w:marLeft w:val="640"/>
          <w:marRight w:val="0"/>
          <w:marTop w:val="0"/>
          <w:marBottom w:val="0"/>
          <w:divBdr>
            <w:top w:val="none" w:sz="0" w:space="0" w:color="auto"/>
            <w:left w:val="none" w:sz="0" w:space="0" w:color="auto"/>
            <w:bottom w:val="none" w:sz="0" w:space="0" w:color="auto"/>
            <w:right w:val="none" w:sz="0" w:space="0" w:color="auto"/>
          </w:divBdr>
        </w:div>
        <w:div w:id="192572839">
          <w:marLeft w:val="640"/>
          <w:marRight w:val="0"/>
          <w:marTop w:val="0"/>
          <w:marBottom w:val="0"/>
          <w:divBdr>
            <w:top w:val="none" w:sz="0" w:space="0" w:color="auto"/>
            <w:left w:val="none" w:sz="0" w:space="0" w:color="auto"/>
            <w:bottom w:val="none" w:sz="0" w:space="0" w:color="auto"/>
            <w:right w:val="none" w:sz="0" w:space="0" w:color="auto"/>
          </w:divBdr>
        </w:div>
        <w:div w:id="1167211296">
          <w:marLeft w:val="640"/>
          <w:marRight w:val="0"/>
          <w:marTop w:val="0"/>
          <w:marBottom w:val="0"/>
          <w:divBdr>
            <w:top w:val="none" w:sz="0" w:space="0" w:color="auto"/>
            <w:left w:val="none" w:sz="0" w:space="0" w:color="auto"/>
            <w:bottom w:val="none" w:sz="0" w:space="0" w:color="auto"/>
            <w:right w:val="none" w:sz="0" w:space="0" w:color="auto"/>
          </w:divBdr>
        </w:div>
        <w:div w:id="1502814460">
          <w:marLeft w:val="640"/>
          <w:marRight w:val="0"/>
          <w:marTop w:val="0"/>
          <w:marBottom w:val="0"/>
          <w:divBdr>
            <w:top w:val="none" w:sz="0" w:space="0" w:color="auto"/>
            <w:left w:val="none" w:sz="0" w:space="0" w:color="auto"/>
            <w:bottom w:val="none" w:sz="0" w:space="0" w:color="auto"/>
            <w:right w:val="none" w:sz="0" w:space="0" w:color="auto"/>
          </w:divBdr>
        </w:div>
        <w:div w:id="1690179530">
          <w:marLeft w:val="640"/>
          <w:marRight w:val="0"/>
          <w:marTop w:val="0"/>
          <w:marBottom w:val="0"/>
          <w:divBdr>
            <w:top w:val="none" w:sz="0" w:space="0" w:color="auto"/>
            <w:left w:val="none" w:sz="0" w:space="0" w:color="auto"/>
            <w:bottom w:val="none" w:sz="0" w:space="0" w:color="auto"/>
            <w:right w:val="none" w:sz="0" w:space="0" w:color="auto"/>
          </w:divBdr>
        </w:div>
        <w:div w:id="806705797">
          <w:marLeft w:val="640"/>
          <w:marRight w:val="0"/>
          <w:marTop w:val="0"/>
          <w:marBottom w:val="0"/>
          <w:divBdr>
            <w:top w:val="none" w:sz="0" w:space="0" w:color="auto"/>
            <w:left w:val="none" w:sz="0" w:space="0" w:color="auto"/>
            <w:bottom w:val="none" w:sz="0" w:space="0" w:color="auto"/>
            <w:right w:val="none" w:sz="0" w:space="0" w:color="auto"/>
          </w:divBdr>
        </w:div>
        <w:div w:id="1058940299">
          <w:marLeft w:val="640"/>
          <w:marRight w:val="0"/>
          <w:marTop w:val="0"/>
          <w:marBottom w:val="0"/>
          <w:divBdr>
            <w:top w:val="none" w:sz="0" w:space="0" w:color="auto"/>
            <w:left w:val="none" w:sz="0" w:space="0" w:color="auto"/>
            <w:bottom w:val="none" w:sz="0" w:space="0" w:color="auto"/>
            <w:right w:val="none" w:sz="0" w:space="0" w:color="auto"/>
          </w:divBdr>
        </w:div>
        <w:div w:id="1752311562">
          <w:marLeft w:val="640"/>
          <w:marRight w:val="0"/>
          <w:marTop w:val="0"/>
          <w:marBottom w:val="0"/>
          <w:divBdr>
            <w:top w:val="none" w:sz="0" w:space="0" w:color="auto"/>
            <w:left w:val="none" w:sz="0" w:space="0" w:color="auto"/>
            <w:bottom w:val="none" w:sz="0" w:space="0" w:color="auto"/>
            <w:right w:val="none" w:sz="0" w:space="0" w:color="auto"/>
          </w:divBdr>
        </w:div>
        <w:div w:id="963081252">
          <w:marLeft w:val="640"/>
          <w:marRight w:val="0"/>
          <w:marTop w:val="0"/>
          <w:marBottom w:val="0"/>
          <w:divBdr>
            <w:top w:val="none" w:sz="0" w:space="0" w:color="auto"/>
            <w:left w:val="none" w:sz="0" w:space="0" w:color="auto"/>
            <w:bottom w:val="none" w:sz="0" w:space="0" w:color="auto"/>
            <w:right w:val="none" w:sz="0" w:space="0" w:color="auto"/>
          </w:divBdr>
        </w:div>
        <w:div w:id="1022708512">
          <w:marLeft w:val="640"/>
          <w:marRight w:val="0"/>
          <w:marTop w:val="0"/>
          <w:marBottom w:val="0"/>
          <w:divBdr>
            <w:top w:val="none" w:sz="0" w:space="0" w:color="auto"/>
            <w:left w:val="none" w:sz="0" w:space="0" w:color="auto"/>
            <w:bottom w:val="none" w:sz="0" w:space="0" w:color="auto"/>
            <w:right w:val="none" w:sz="0" w:space="0" w:color="auto"/>
          </w:divBdr>
        </w:div>
        <w:div w:id="493379151">
          <w:marLeft w:val="640"/>
          <w:marRight w:val="0"/>
          <w:marTop w:val="0"/>
          <w:marBottom w:val="0"/>
          <w:divBdr>
            <w:top w:val="none" w:sz="0" w:space="0" w:color="auto"/>
            <w:left w:val="none" w:sz="0" w:space="0" w:color="auto"/>
            <w:bottom w:val="none" w:sz="0" w:space="0" w:color="auto"/>
            <w:right w:val="none" w:sz="0" w:space="0" w:color="auto"/>
          </w:divBdr>
        </w:div>
        <w:div w:id="417019544">
          <w:marLeft w:val="640"/>
          <w:marRight w:val="0"/>
          <w:marTop w:val="0"/>
          <w:marBottom w:val="0"/>
          <w:divBdr>
            <w:top w:val="none" w:sz="0" w:space="0" w:color="auto"/>
            <w:left w:val="none" w:sz="0" w:space="0" w:color="auto"/>
            <w:bottom w:val="none" w:sz="0" w:space="0" w:color="auto"/>
            <w:right w:val="none" w:sz="0" w:space="0" w:color="auto"/>
          </w:divBdr>
        </w:div>
        <w:div w:id="147406524">
          <w:marLeft w:val="640"/>
          <w:marRight w:val="0"/>
          <w:marTop w:val="0"/>
          <w:marBottom w:val="0"/>
          <w:divBdr>
            <w:top w:val="none" w:sz="0" w:space="0" w:color="auto"/>
            <w:left w:val="none" w:sz="0" w:space="0" w:color="auto"/>
            <w:bottom w:val="none" w:sz="0" w:space="0" w:color="auto"/>
            <w:right w:val="none" w:sz="0" w:space="0" w:color="auto"/>
          </w:divBdr>
        </w:div>
        <w:div w:id="1476801504">
          <w:marLeft w:val="640"/>
          <w:marRight w:val="0"/>
          <w:marTop w:val="0"/>
          <w:marBottom w:val="0"/>
          <w:divBdr>
            <w:top w:val="none" w:sz="0" w:space="0" w:color="auto"/>
            <w:left w:val="none" w:sz="0" w:space="0" w:color="auto"/>
            <w:bottom w:val="none" w:sz="0" w:space="0" w:color="auto"/>
            <w:right w:val="none" w:sz="0" w:space="0" w:color="auto"/>
          </w:divBdr>
        </w:div>
        <w:div w:id="994147608">
          <w:marLeft w:val="640"/>
          <w:marRight w:val="0"/>
          <w:marTop w:val="0"/>
          <w:marBottom w:val="0"/>
          <w:divBdr>
            <w:top w:val="none" w:sz="0" w:space="0" w:color="auto"/>
            <w:left w:val="none" w:sz="0" w:space="0" w:color="auto"/>
            <w:bottom w:val="none" w:sz="0" w:space="0" w:color="auto"/>
            <w:right w:val="none" w:sz="0" w:space="0" w:color="auto"/>
          </w:divBdr>
        </w:div>
        <w:div w:id="765422566">
          <w:marLeft w:val="640"/>
          <w:marRight w:val="0"/>
          <w:marTop w:val="0"/>
          <w:marBottom w:val="0"/>
          <w:divBdr>
            <w:top w:val="none" w:sz="0" w:space="0" w:color="auto"/>
            <w:left w:val="none" w:sz="0" w:space="0" w:color="auto"/>
            <w:bottom w:val="none" w:sz="0" w:space="0" w:color="auto"/>
            <w:right w:val="none" w:sz="0" w:space="0" w:color="auto"/>
          </w:divBdr>
        </w:div>
        <w:div w:id="1854832435">
          <w:marLeft w:val="640"/>
          <w:marRight w:val="0"/>
          <w:marTop w:val="0"/>
          <w:marBottom w:val="0"/>
          <w:divBdr>
            <w:top w:val="none" w:sz="0" w:space="0" w:color="auto"/>
            <w:left w:val="none" w:sz="0" w:space="0" w:color="auto"/>
            <w:bottom w:val="none" w:sz="0" w:space="0" w:color="auto"/>
            <w:right w:val="none" w:sz="0" w:space="0" w:color="auto"/>
          </w:divBdr>
        </w:div>
        <w:div w:id="1979335030">
          <w:marLeft w:val="640"/>
          <w:marRight w:val="0"/>
          <w:marTop w:val="0"/>
          <w:marBottom w:val="0"/>
          <w:divBdr>
            <w:top w:val="none" w:sz="0" w:space="0" w:color="auto"/>
            <w:left w:val="none" w:sz="0" w:space="0" w:color="auto"/>
            <w:bottom w:val="none" w:sz="0" w:space="0" w:color="auto"/>
            <w:right w:val="none" w:sz="0" w:space="0" w:color="auto"/>
          </w:divBdr>
        </w:div>
        <w:div w:id="1870953033">
          <w:marLeft w:val="640"/>
          <w:marRight w:val="0"/>
          <w:marTop w:val="0"/>
          <w:marBottom w:val="0"/>
          <w:divBdr>
            <w:top w:val="none" w:sz="0" w:space="0" w:color="auto"/>
            <w:left w:val="none" w:sz="0" w:space="0" w:color="auto"/>
            <w:bottom w:val="none" w:sz="0" w:space="0" w:color="auto"/>
            <w:right w:val="none" w:sz="0" w:space="0" w:color="auto"/>
          </w:divBdr>
        </w:div>
        <w:div w:id="1972057120">
          <w:marLeft w:val="640"/>
          <w:marRight w:val="0"/>
          <w:marTop w:val="0"/>
          <w:marBottom w:val="0"/>
          <w:divBdr>
            <w:top w:val="none" w:sz="0" w:space="0" w:color="auto"/>
            <w:left w:val="none" w:sz="0" w:space="0" w:color="auto"/>
            <w:bottom w:val="none" w:sz="0" w:space="0" w:color="auto"/>
            <w:right w:val="none" w:sz="0" w:space="0" w:color="auto"/>
          </w:divBdr>
        </w:div>
        <w:div w:id="1020886960">
          <w:marLeft w:val="640"/>
          <w:marRight w:val="0"/>
          <w:marTop w:val="0"/>
          <w:marBottom w:val="0"/>
          <w:divBdr>
            <w:top w:val="none" w:sz="0" w:space="0" w:color="auto"/>
            <w:left w:val="none" w:sz="0" w:space="0" w:color="auto"/>
            <w:bottom w:val="none" w:sz="0" w:space="0" w:color="auto"/>
            <w:right w:val="none" w:sz="0" w:space="0" w:color="auto"/>
          </w:divBdr>
        </w:div>
        <w:div w:id="660962464">
          <w:marLeft w:val="640"/>
          <w:marRight w:val="0"/>
          <w:marTop w:val="0"/>
          <w:marBottom w:val="0"/>
          <w:divBdr>
            <w:top w:val="none" w:sz="0" w:space="0" w:color="auto"/>
            <w:left w:val="none" w:sz="0" w:space="0" w:color="auto"/>
            <w:bottom w:val="none" w:sz="0" w:space="0" w:color="auto"/>
            <w:right w:val="none" w:sz="0" w:space="0" w:color="auto"/>
          </w:divBdr>
        </w:div>
        <w:div w:id="1053308192">
          <w:marLeft w:val="640"/>
          <w:marRight w:val="0"/>
          <w:marTop w:val="0"/>
          <w:marBottom w:val="0"/>
          <w:divBdr>
            <w:top w:val="none" w:sz="0" w:space="0" w:color="auto"/>
            <w:left w:val="none" w:sz="0" w:space="0" w:color="auto"/>
            <w:bottom w:val="none" w:sz="0" w:space="0" w:color="auto"/>
            <w:right w:val="none" w:sz="0" w:space="0" w:color="auto"/>
          </w:divBdr>
        </w:div>
        <w:div w:id="302582478">
          <w:marLeft w:val="640"/>
          <w:marRight w:val="0"/>
          <w:marTop w:val="0"/>
          <w:marBottom w:val="0"/>
          <w:divBdr>
            <w:top w:val="none" w:sz="0" w:space="0" w:color="auto"/>
            <w:left w:val="none" w:sz="0" w:space="0" w:color="auto"/>
            <w:bottom w:val="none" w:sz="0" w:space="0" w:color="auto"/>
            <w:right w:val="none" w:sz="0" w:space="0" w:color="auto"/>
          </w:divBdr>
        </w:div>
        <w:div w:id="2094230341">
          <w:marLeft w:val="640"/>
          <w:marRight w:val="0"/>
          <w:marTop w:val="0"/>
          <w:marBottom w:val="0"/>
          <w:divBdr>
            <w:top w:val="none" w:sz="0" w:space="0" w:color="auto"/>
            <w:left w:val="none" w:sz="0" w:space="0" w:color="auto"/>
            <w:bottom w:val="none" w:sz="0" w:space="0" w:color="auto"/>
            <w:right w:val="none" w:sz="0" w:space="0" w:color="auto"/>
          </w:divBdr>
        </w:div>
        <w:div w:id="1304577996">
          <w:marLeft w:val="640"/>
          <w:marRight w:val="0"/>
          <w:marTop w:val="0"/>
          <w:marBottom w:val="0"/>
          <w:divBdr>
            <w:top w:val="none" w:sz="0" w:space="0" w:color="auto"/>
            <w:left w:val="none" w:sz="0" w:space="0" w:color="auto"/>
            <w:bottom w:val="none" w:sz="0" w:space="0" w:color="auto"/>
            <w:right w:val="none" w:sz="0" w:space="0" w:color="auto"/>
          </w:divBdr>
        </w:div>
        <w:div w:id="1998070499">
          <w:marLeft w:val="640"/>
          <w:marRight w:val="0"/>
          <w:marTop w:val="0"/>
          <w:marBottom w:val="0"/>
          <w:divBdr>
            <w:top w:val="none" w:sz="0" w:space="0" w:color="auto"/>
            <w:left w:val="none" w:sz="0" w:space="0" w:color="auto"/>
            <w:bottom w:val="none" w:sz="0" w:space="0" w:color="auto"/>
            <w:right w:val="none" w:sz="0" w:space="0" w:color="auto"/>
          </w:divBdr>
        </w:div>
        <w:div w:id="2096432026">
          <w:marLeft w:val="640"/>
          <w:marRight w:val="0"/>
          <w:marTop w:val="0"/>
          <w:marBottom w:val="0"/>
          <w:divBdr>
            <w:top w:val="none" w:sz="0" w:space="0" w:color="auto"/>
            <w:left w:val="none" w:sz="0" w:space="0" w:color="auto"/>
            <w:bottom w:val="none" w:sz="0" w:space="0" w:color="auto"/>
            <w:right w:val="none" w:sz="0" w:space="0" w:color="auto"/>
          </w:divBdr>
        </w:div>
        <w:div w:id="898710414">
          <w:marLeft w:val="640"/>
          <w:marRight w:val="0"/>
          <w:marTop w:val="0"/>
          <w:marBottom w:val="0"/>
          <w:divBdr>
            <w:top w:val="none" w:sz="0" w:space="0" w:color="auto"/>
            <w:left w:val="none" w:sz="0" w:space="0" w:color="auto"/>
            <w:bottom w:val="none" w:sz="0" w:space="0" w:color="auto"/>
            <w:right w:val="none" w:sz="0" w:space="0" w:color="auto"/>
          </w:divBdr>
        </w:div>
        <w:div w:id="1042830963">
          <w:marLeft w:val="640"/>
          <w:marRight w:val="0"/>
          <w:marTop w:val="0"/>
          <w:marBottom w:val="0"/>
          <w:divBdr>
            <w:top w:val="none" w:sz="0" w:space="0" w:color="auto"/>
            <w:left w:val="none" w:sz="0" w:space="0" w:color="auto"/>
            <w:bottom w:val="none" w:sz="0" w:space="0" w:color="auto"/>
            <w:right w:val="none" w:sz="0" w:space="0" w:color="auto"/>
          </w:divBdr>
        </w:div>
        <w:div w:id="628052301">
          <w:marLeft w:val="640"/>
          <w:marRight w:val="0"/>
          <w:marTop w:val="0"/>
          <w:marBottom w:val="0"/>
          <w:divBdr>
            <w:top w:val="none" w:sz="0" w:space="0" w:color="auto"/>
            <w:left w:val="none" w:sz="0" w:space="0" w:color="auto"/>
            <w:bottom w:val="none" w:sz="0" w:space="0" w:color="auto"/>
            <w:right w:val="none" w:sz="0" w:space="0" w:color="auto"/>
          </w:divBdr>
        </w:div>
        <w:div w:id="518204728">
          <w:marLeft w:val="640"/>
          <w:marRight w:val="0"/>
          <w:marTop w:val="0"/>
          <w:marBottom w:val="0"/>
          <w:divBdr>
            <w:top w:val="none" w:sz="0" w:space="0" w:color="auto"/>
            <w:left w:val="none" w:sz="0" w:space="0" w:color="auto"/>
            <w:bottom w:val="none" w:sz="0" w:space="0" w:color="auto"/>
            <w:right w:val="none" w:sz="0" w:space="0" w:color="auto"/>
          </w:divBdr>
        </w:div>
        <w:div w:id="1080172498">
          <w:marLeft w:val="640"/>
          <w:marRight w:val="0"/>
          <w:marTop w:val="0"/>
          <w:marBottom w:val="0"/>
          <w:divBdr>
            <w:top w:val="none" w:sz="0" w:space="0" w:color="auto"/>
            <w:left w:val="none" w:sz="0" w:space="0" w:color="auto"/>
            <w:bottom w:val="none" w:sz="0" w:space="0" w:color="auto"/>
            <w:right w:val="none" w:sz="0" w:space="0" w:color="auto"/>
          </w:divBdr>
        </w:div>
        <w:div w:id="1032612954">
          <w:marLeft w:val="640"/>
          <w:marRight w:val="0"/>
          <w:marTop w:val="0"/>
          <w:marBottom w:val="0"/>
          <w:divBdr>
            <w:top w:val="none" w:sz="0" w:space="0" w:color="auto"/>
            <w:left w:val="none" w:sz="0" w:space="0" w:color="auto"/>
            <w:bottom w:val="none" w:sz="0" w:space="0" w:color="auto"/>
            <w:right w:val="none" w:sz="0" w:space="0" w:color="auto"/>
          </w:divBdr>
        </w:div>
        <w:div w:id="1540584370">
          <w:marLeft w:val="640"/>
          <w:marRight w:val="0"/>
          <w:marTop w:val="0"/>
          <w:marBottom w:val="0"/>
          <w:divBdr>
            <w:top w:val="none" w:sz="0" w:space="0" w:color="auto"/>
            <w:left w:val="none" w:sz="0" w:space="0" w:color="auto"/>
            <w:bottom w:val="none" w:sz="0" w:space="0" w:color="auto"/>
            <w:right w:val="none" w:sz="0" w:space="0" w:color="auto"/>
          </w:divBdr>
        </w:div>
        <w:div w:id="774907065">
          <w:marLeft w:val="640"/>
          <w:marRight w:val="0"/>
          <w:marTop w:val="0"/>
          <w:marBottom w:val="0"/>
          <w:divBdr>
            <w:top w:val="none" w:sz="0" w:space="0" w:color="auto"/>
            <w:left w:val="none" w:sz="0" w:space="0" w:color="auto"/>
            <w:bottom w:val="none" w:sz="0" w:space="0" w:color="auto"/>
            <w:right w:val="none" w:sz="0" w:space="0" w:color="auto"/>
          </w:divBdr>
        </w:div>
        <w:div w:id="1333341587">
          <w:marLeft w:val="640"/>
          <w:marRight w:val="0"/>
          <w:marTop w:val="0"/>
          <w:marBottom w:val="0"/>
          <w:divBdr>
            <w:top w:val="none" w:sz="0" w:space="0" w:color="auto"/>
            <w:left w:val="none" w:sz="0" w:space="0" w:color="auto"/>
            <w:bottom w:val="none" w:sz="0" w:space="0" w:color="auto"/>
            <w:right w:val="none" w:sz="0" w:space="0" w:color="auto"/>
          </w:divBdr>
        </w:div>
        <w:div w:id="1690332484">
          <w:marLeft w:val="640"/>
          <w:marRight w:val="0"/>
          <w:marTop w:val="0"/>
          <w:marBottom w:val="0"/>
          <w:divBdr>
            <w:top w:val="none" w:sz="0" w:space="0" w:color="auto"/>
            <w:left w:val="none" w:sz="0" w:space="0" w:color="auto"/>
            <w:bottom w:val="none" w:sz="0" w:space="0" w:color="auto"/>
            <w:right w:val="none" w:sz="0" w:space="0" w:color="auto"/>
          </w:divBdr>
        </w:div>
        <w:div w:id="1968468000">
          <w:marLeft w:val="640"/>
          <w:marRight w:val="0"/>
          <w:marTop w:val="0"/>
          <w:marBottom w:val="0"/>
          <w:divBdr>
            <w:top w:val="none" w:sz="0" w:space="0" w:color="auto"/>
            <w:left w:val="none" w:sz="0" w:space="0" w:color="auto"/>
            <w:bottom w:val="none" w:sz="0" w:space="0" w:color="auto"/>
            <w:right w:val="none" w:sz="0" w:space="0" w:color="auto"/>
          </w:divBdr>
        </w:div>
        <w:div w:id="425930128">
          <w:marLeft w:val="640"/>
          <w:marRight w:val="0"/>
          <w:marTop w:val="0"/>
          <w:marBottom w:val="0"/>
          <w:divBdr>
            <w:top w:val="none" w:sz="0" w:space="0" w:color="auto"/>
            <w:left w:val="none" w:sz="0" w:space="0" w:color="auto"/>
            <w:bottom w:val="none" w:sz="0" w:space="0" w:color="auto"/>
            <w:right w:val="none" w:sz="0" w:space="0" w:color="auto"/>
          </w:divBdr>
        </w:div>
        <w:div w:id="135949869">
          <w:marLeft w:val="640"/>
          <w:marRight w:val="0"/>
          <w:marTop w:val="0"/>
          <w:marBottom w:val="0"/>
          <w:divBdr>
            <w:top w:val="none" w:sz="0" w:space="0" w:color="auto"/>
            <w:left w:val="none" w:sz="0" w:space="0" w:color="auto"/>
            <w:bottom w:val="none" w:sz="0" w:space="0" w:color="auto"/>
            <w:right w:val="none" w:sz="0" w:space="0" w:color="auto"/>
          </w:divBdr>
        </w:div>
        <w:div w:id="1411850128">
          <w:marLeft w:val="640"/>
          <w:marRight w:val="0"/>
          <w:marTop w:val="0"/>
          <w:marBottom w:val="0"/>
          <w:divBdr>
            <w:top w:val="none" w:sz="0" w:space="0" w:color="auto"/>
            <w:left w:val="none" w:sz="0" w:space="0" w:color="auto"/>
            <w:bottom w:val="none" w:sz="0" w:space="0" w:color="auto"/>
            <w:right w:val="none" w:sz="0" w:space="0" w:color="auto"/>
          </w:divBdr>
        </w:div>
        <w:div w:id="2006470414">
          <w:marLeft w:val="640"/>
          <w:marRight w:val="0"/>
          <w:marTop w:val="0"/>
          <w:marBottom w:val="0"/>
          <w:divBdr>
            <w:top w:val="none" w:sz="0" w:space="0" w:color="auto"/>
            <w:left w:val="none" w:sz="0" w:space="0" w:color="auto"/>
            <w:bottom w:val="none" w:sz="0" w:space="0" w:color="auto"/>
            <w:right w:val="none" w:sz="0" w:space="0" w:color="auto"/>
          </w:divBdr>
        </w:div>
        <w:div w:id="1659655583">
          <w:marLeft w:val="640"/>
          <w:marRight w:val="0"/>
          <w:marTop w:val="0"/>
          <w:marBottom w:val="0"/>
          <w:divBdr>
            <w:top w:val="none" w:sz="0" w:space="0" w:color="auto"/>
            <w:left w:val="none" w:sz="0" w:space="0" w:color="auto"/>
            <w:bottom w:val="none" w:sz="0" w:space="0" w:color="auto"/>
            <w:right w:val="none" w:sz="0" w:space="0" w:color="auto"/>
          </w:divBdr>
        </w:div>
        <w:div w:id="1470784454">
          <w:marLeft w:val="640"/>
          <w:marRight w:val="0"/>
          <w:marTop w:val="0"/>
          <w:marBottom w:val="0"/>
          <w:divBdr>
            <w:top w:val="none" w:sz="0" w:space="0" w:color="auto"/>
            <w:left w:val="none" w:sz="0" w:space="0" w:color="auto"/>
            <w:bottom w:val="none" w:sz="0" w:space="0" w:color="auto"/>
            <w:right w:val="none" w:sz="0" w:space="0" w:color="auto"/>
          </w:divBdr>
        </w:div>
        <w:div w:id="1055472846">
          <w:marLeft w:val="640"/>
          <w:marRight w:val="0"/>
          <w:marTop w:val="0"/>
          <w:marBottom w:val="0"/>
          <w:divBdr>
            <w:top w:val="none" w:sz="0" w:space="0" w:color="auto"/>
            <w:left w:val="none" w:sz="0" w:space="0" w:color="auto"/>
            <w:bottom w:val="none" w:sz="0" w:space="0" w:color="auto"/>
            <w:right w:val="none" w:sz="0" w:space="0" w:color="auto"/>
          </w:divBdr>
        </w:div>
        <w:div w:id="1408306028">
          <w:marLeft w:val="640"/>
          <w:marRight w:val="0"/>
          <w:marTop w:val="0"/>
          <w:marBottom w:val="0"/>
          <w:divBdr>
            <w:top w:val="none" w:sz="0" w:space="0" w:color="auto"/>
            <w:left w:val="none" w:sz="0" w:space="0" w:color="auto"/>
            <w:bottom w:val="none" w:sz="0" w:space="0" w:color="auto"/>
            <w:right w:val="none" w:sz="0" w:space="0" w:color="auto"/>
          </w:divBdr>
        </w:div>
        <w:div w:id="1236017220">
          <w:marLeft w:val="640"/>
          <w:marRight w:val="0"/>
          <w:marTop w:val="0"/>
          <w:marBottom w:val="0"/>
          <w:divBdr>
            <w:top w:val="none" w:sz="0" w:space="0" w:color="auto"/>
            <w:left w:val="none" w:sz="0" w:space="0" w:color="auto"/>
            <w:bottom w:val="none" w:sz="0" w:space="0" w:color="auto"/>
            <w:right w:val="none" w:sz="0" w:space="0" w:color="auto"/>
          </w:divBdr>
        </w:div>
        <w:div w:id="1416512354">
          <w:marLeft w:val="640"/>
          <w:marRight w:val="0"/>
          <w:marTop w:val="0"/>
          <w:marBottom w:val="0"/>
          <w:divBdr>
            <w:top w:val="none" w:sz="0" w:space="0" w:color="auto"/>
            <w:left w:val="none" w:sz="0" w:space="0" w:color="auto"/>
            <w:bottom w:val="none" w:sz="0" w:space="0" w:color="auto"/>
            <w:right w:val="none" w:sz="0" w:space="0" w:color="auto"/>
          </w:divBdr>
        </w:div>
        <w:div w:id="380905540">
          <w:marLeft w:val="640"/>
          <w:marRight w:val="0"/>
          <w:marTop w:val="0"/>
          <w:marBottom w:val="0"/>
          <w:divBdr>
            <w:top w:val="none" w:sz="0" w:space="0" w:color="auto"/>
            <w:left w:val="none" w:sz="0" w:space="0" w:color="auto"/>
            <w:bottom w:val="none" w:sz="0" w:space="0" w:color="auto"/>
            <w:right w:val="none" w:sz="0" w:space="0" w:color="auto"/>
          </w:divBdr>
        </w:div>
        <w:div w:id="984163859">
          <w:marLeft w:val="640"/>
          <w:marRight w:val="0"/>
          <w:marTop w:val="0"/>
          <w:marBottom w:val="0"/>
          <w:divBdr>
            <w:top w:val="none" w:sz="0" w:space="0" w:color="auto"/>
            <w:left w:val="none" w:sz="0" w:space="0" w:color="auto"/>
            <w:bottom w:val="none" w:sz="0" w:space="0" w:color="auto"/>
            <w:right w:val="none" w:sz="0" w:space="0" w:color="auto"/>
          </w:divBdr>
        </w:div>
        <w:div w:id="1244100110">
          <w:marLeft w:val="640"/>
          <w:marRight w:val="0"/>
          <w:marTop w:val="0"/>
          <w:marBottom w:val="0"/>
          <w:divBdr>
            <w:top w:val="none" w:sz="0" w:space="0" w:color="auto"/>
            <w:left w:val="none" w:sz="0" w:space="0" w:color="auto"/>
            <w:bottom w:val="none" w:sz="0" w:space="0" w:color="auto"/>
            <w:right w:val="none" w:sz="0" w:space="0" w:color="auto"/>
          </w:divBdr>
        </w:div>
      </w:divsChild>
    </w:div>
    <w:div w:id="651953620">
      <w:bodyDiv w:val="1"/>
      <w:marLeft w:val="0"/>
      <w:marRight w:val="0"/>
      <w:marTop w:val="0"/>
      <w:marBottom w:val="0"/>
      <w:divBdr>
        <w:top w:val="none" w:sz="0" w:space="0" w:color="auto"/>
        <w:left w:val="none" w:sz="0" w:space="0" w:color="auto"/>
        <w:bottom w:val="none" w:sz="0" w:space="0" w:color="auto"/>
        <w:right w:val="none" w:sz="0" w:space="0" w:color="auto"/>
      </w:divBdr>
      <w:divsChild>
        <w:div w:id="1814904197">
          <w:marLeft w:val="640"/>
          <w:marRight w:val="0"/>
          <w:marTop w:val="0"/>
          <w:marBottom w:val="0"/>
          <w:divBdr>
            <w:top w:val="none" w:sz="0" w:space="0" w:color="auto"/>
            <w:left w:val="none" w:sz="0" w:space="0" w:color="auto"/>
            <w:bottom w:val="none" w:sz="0" w:space="0" w:color="auto"/>
            <w:right w:val="none" w:sz="0" w:space="0" w:color="auto"/>
          </w:divBdr>
        </w:div>
        <w:div w:id="561914386">
          <w:marLeft w:val="640"/>
          <w:marRight w:val="0"/>
          <w:marTop w:val="0"/>
          <w:marBottom w:val="0"/>
          <w:divBdr>
            <w:top w:val="none" w:sz="0" w:space="0" w:color="auto"/>
            <w:left w:val="none" w:sz="0" w:space="0" w:color="auto"/>
            <w:bottom w:val="none" w:sz="0" w:space="0" w:color="auto"/>
            <w:right w:val="none" w:sz="0" w:space="0" w:color="auto"/>
          </w:divBdr>
        </w:div>
        <w:div w:id="408039381">
          <w:marLeft w:val="640"/>
          <w:marRight w:val="0"/>
          <w:marTop w:val="0"/>
          <w:marBottom w:val="0"/>
          <w:divBdr>
            <w:top w:val="none" w:sz="0" w:space="0" w:color="auto"/>
            <w:left w:val="none" w:sz="0" w:space="0" w:color="auto"/>
            <w:bottom w:val="none" w:sz="0" w:space="0" w:color="auto"/>
            <w:right w:val="none" w:sz="0" w:space="0" w:color="auto"/>
          </w:divBdr>
        </w:div>
        <w:div w:id="377749717">
          <w:marLeft w:val="640"/>
          <w:marRight w:val="0"/>
          <w:marTop w:val="0"/>
          <w:marBottom w:val="0"/>
          <w:divBdr>
            <w:top w:val="none" w:sz="0" w:space="0" w:color="auto"/>
            <w:left w:val="none" w:sz="0" w:space="0" w:color="auto"/>
            <w:bottom w:val="none" w:sz="0" w:space="0" w:color="auto"/>
            <w:right w:val="none" w:sz="0" w:space="0" w:color="auto"/>
          </w:divBdr>
        </w:div>
        <w:div w:id="2109497117">
          <w:marLeft w:val="640"/>
          <w:marRight w:val="0"/>
          <w:marTop w:val="0"/>
          <w:marBottom w:val="0"/>
          <w:divBdr>
            <w:top w:val="none" w:sz="0" w:space="0" w:color="auto"/>
            <w:left w:val="none" w:sz="0" w:space="0" w:color="auto"/>
            <w:bottom w:val="none" w:sz="0" w:space="0" w:color="auto"/>
            <w:right w:val="none" w:sz="0" w:space="0" w:color="auto"/>
          </w:divBdr>
        </w:div>
        <w:div w:id="50814842">
          <w:marLeft w:val="640"/>
          <w:marRight w:val="0"/>
          <w:marTop w:val="0"/>
          <w:marBottom w:val="0"/>
          <w:divBdr>
            <w:top w:val="none" w:sz="0" w:space="0" w:color="auto"/>
            <w:left w:val="none" w:sz="0" w:space="0" w:color="auto"/>
            <w:bottom w:val="none" w:sz="0" w:space="0" w:color="auto"/>
            <w:right w:val="none" w:sz="0" w:space="0" w:color="auto"/>
          </w:divBdr>
        </w:div>
        <w:div w:id="1774351696">
          <w:marLeft w:val="640"/>
          <w:marRight w:val="0"/>
          <w:marTop w:val="0"/>
          <w:marBottom w:val="0"/>
          <w:divBdr>
            <w:top w:val="none" w:sz="0" w:space="0" w:color="auto"/>
            <w:left w:val="none" w:sz="0" w:space="0" w:color="auto"/>
            <w:bottom w:val="none" w:sz="0" w:space="0" w:color="auto"/>
            <w:right w:val="none" w:sz="0" w:space="0" w:color="auto"/>
          </w:divBdr>
        </w:div>
        <w:div w:id="871648327">
          <w:marLeft w:val="640"/>
          <w:marRight w:val="0"/>
          <w:marTop w:val="0"/>
          <w:marBottom w:val="0"/>
          <w:divBdr>
            <w:top w:val="none" w:sz="0" w:space="0" w:color="auto"/>
            <w:left w:val="none" w:sz="0" w:space="0" w:color="auto"/>
            <w:bottom w:val="none" w:sz="0" w:space="0" w:color="auto"/>
            <w:right w:val="none" w:sz="0" w:space="0" w:color="auto"/>
          </w:divBdr>
        </w:div>
        <w:div w:id="1538813675">
          <w:marLeft w:val="640"/>
          <w:marRight w:val="0"/>
          <w:marTop w:val="0"/>
          <w:marBottom w:val="0"/>
          <w:divBdr>
            <w:top w:val="none" w:sz="0" w:space="0" w:color="auto"/>
            <w:left w:val="none" w:sz="0" w:space="0" w:color="auto"/>
            <w:bottom w:val="none" w:sz="0" w:space="0" w:color="auto"/>
            <w:right w:val="none" w:sz="0" w:space="0" w:color="auto"/>
          </w:divBdr>
        </w:div>
        <w:div w:id="1449399353">
          <w:marLeft w:val="640"/>
          <w:marRight w:val="0"/>
          <w:marTop w:val="0"/>
          <w:marBottom w:val="0"/>
          <w:divBdr>
            <w:top w:val="none" w:sz="0" w:space="0" w:color="auto"/>
            <w:left w:val="none" w:sz="0" w:space="0" w:color="auto"/>
            <w:bottom w:val="none" w:sz="0" w:space="0" w:color="auto"/>
            <w:right w:val="none" w:sz="0" w:space="0" w:color="auto"/>
          </w:divBdr>
        </w:div>
        <w:div w:id="1775053395">
          <w:marLeft w:val="640"/>
          <w:marRight w:val="0"/>
          <w:marTop w:val="0"/>
          <w:marBottom w:val="0"/>
          <w:divBdr>
            <w:top w:val="none" w:sz="0" w:space="0" w:color="auto"/>
            <w:left w:val="none" w:sz="0" w:space="0" w:color="auto"/>
            <w:bottom w:val="none" w:sz="0" w:space="0" w:color="auto"/>
            <w:right w:val="none" w:sz="0" w:space="0" w:color="auto"/>
          </w:divBdr>
        </w:div>
        <w:div w:id="980769691">
          <w:marLeft w:val="640"/>
          <w:marRight w:val="0"/>
          <w:marTop w:val="0"/>
          <w:marBottom w:val="0"/>
          <w:divBdr>
            <w:top w:val="none" w:sz="0" w:space="0" w:color="auto"/>
            <w:left w:val="none" w:sz="0" w:space="0" w:color="auto"/>
            <w:bottom w:val="none" w:sz="0" w:space="0" w:color="auto"/>
            <w:right w:val="none" w:sz="0" w:space="0" w:color="auto"/>
          </w:divBdr>
        </w:div>
        <w:div w:id="1572691123">
          <w:marLeft w:val="640"/>
          <w:marRight w:val="0"/>
          <w:marTop w:val="0"/>
          <w:marBottom w:val="0"/>
          <w:divBdr>
            <w:top w:val="none" w:sz="0" w:space="0" w:color="auto"/>
            <w:left w:val="none" w:sz="0" w:space="0" w:color="auto"/>
            <w:bottom w:val="none" w:sz="0" w:space="0" w:color="auto"/>
            <w:right w:val="none" w:sz="0" w:space="0" w:color="auto"/>
          </w:divBdr>
        </w:div>
        <w:div w:id="1569682583">
          <w:marLeft w:val="640"/>
          <w:marRight w:val="0"/>
          <w:marTop w:val="0"/>
          <w:marBottom w:val="0"/>
          <w:divBdr>
            <w:top w:val="none" w:sz="0" w:space="0" w:color="auto"/>
            <w:left w:val="none" w:sz="0" w:space="0" w:color="auto"/>
            <w:bottom w:val="none" w:sz="0" w:space="0" w:color="auto"/>
            <w:right w:val="none" w:sz="0" w:space="0" w:color="auto"/>
          </w:divBdr>
        </w:div>
        <w:div w:id="1975674319">
          <w:marLeft w:val="640"/>
          <w:marRight w:val="0"/>
          <w:marTop w:val="0"/>
          <w:marBottom w:val="0"/>
          <w:divBdr>
            <w:top w:val="none" w:sz="0" w:space="0" w:color="auto"/>
            <w:left w:val="none" w:sz="0" w:space="0" w:color="auto"/>
            <w:bottom w:val="none" w:sz="0" w:space="0" w:color="auto"/>
            <w:right w:val="none" w:sz="0" w:space="0" w:color="auto"/>
          </w:divBdr>
        </w:div>
        <w:div w:id="1384675113">
          <w:marLeft w:val="640"/>
          <w:marRight w:val="0"/>
          <w:marTop w:val="0"/>
          <w:marBottom w:val="0"/>
          <w:divBdr>
            <w:top w:val="none" w:sz="0" w:space="0" w:color="auto"/>
            <w:left w:val="none" w:sz="0" w:space="0" w:color="auto"/>
            <w:bottom w:val="none" w:sz="0" w:space="0" w:color="auto"/>
            <w:right w:val="none" w:sz="0" w:space="0" w:color="auto"/>
          </w:divBdr>
        </w:div>
        <w:div w:id="426925729">
          <w:marLeft w:val="640"/>
          <w:marRight w:val="0"/>
          <w:marTop w:val="0"/>
          <w:marBottom w:val="0"/>
          <w:divBdr>
            <w:top w:val="none" w:sz="0" w:space="0" w:color="auto"/>
            <w:left w:val="none" w:sz="0" w:space="0" w:color="auto"/>
            <w:bottom w:val="none" w:sz="0" w:space="0" w:color="auto"/>
            <w:right w:val="none" w:sz="0" w:space="0" w:color="auto"/>
          </w:divBdr>
        </w:div>
        <w:div w:id="1739088410">
          <w:marLeft w:val="640"/>
          <w:marRight w:val="0"/>
          <w:marTop w:val="0"/>
          <w:marBottom w:val="0"/>
          <w:divBdr>
            <w:top w:val="none" w:sz="0" w:space="0" w:color="auto"/>
            <w:left w:val="none" w:sz="0" w:space="0" w:color="auto"/>
            <w:bottom w:val="none" w:sz="0" w:space="0" w:color="auto"/>
            <w:right w:val="none" w:sz="0" w:space="0" w:color="auto"/>
          </w:divBdr>
        </w:div>
        <w:div w:id="421218827">
          <w:marLeft w:val="640"/>
          <w:marRight w:val="0"/>
          <w:marTop w:val="0"/>
          <w:marBottom w:val="0"/>
          <w:divBdr>
            <w:top w:val="none" w:sz="0" w:space="0" w:color="auto"/>
            <w:left w:val="none" w:sz="0" w:space="0" w:color="auto"/>
            <w:bottom w:val="none" w:sz="0" w:space="0" w:color="auto"/>
            <w:right w:val="none" w:sz="0" w:space="0" w:color="auto"/>
          </w:divBdr>
        </w:div>
        <w:div w:id="944535047">
          <w:marLeft w:val="640"/>
          <w:marRight w:val="0"/>
          <w:marTop w:val="0"/>
          <w:marBottom w:val="0"/>
          <w:divBdr>
            <w:top w:val="none" w:sz="0" w:space="0" w:color="auto"/>
            <w:left w:val="none" w:sz="0" w:space="0" w:color="auto"/>
            <w:bottom w:val="none" w:sz="0" w:space="0" w:color="auto"/>
            <w:right w:val="none" w:sz="0" w:space="0" w:color="auto"/>
          </w:divBdr>
        </w:div>
        <w:div w:id="519898851">
          <w:marLeft w:val="640"/>
          <w:marRight w:val="0"/>
          <w:marTop w:val="0"/>
          <w:marBottom w:val="0"/>
          <w:divBdr>
            <w:top w:val="none" w:sz="0" w:space="0" w:color="auto"/>
            <w:left w:val="none" w:sz="0" w:space="0" w:color="auto"/>
            <w:bottom w:val="none" w:sz="0" w:space="0" w:color="auto"/>
            <w:right w:val="none" w:sz="0" w:space="0" w:color="auto"/>
          </w:divBdr>
        </w:div>
        <w:div w:id="841318058">
          <w:marLeft w:val="640"/>
          <w:marRight w:val="0"/>
          <w:marTop w:val="0"/>
          <w:marBottom w:val="0"/>
          <w:divBdr>
            <w:top w:val="none" w:sz="0" w:space="0" w:color="auto"/>
            <w:left w:val="none" w:sz="0" w:space="0" w:color="auto"/>
            <w:bottom w:val="none" w:sz="0" w:space="0" w:color="auto"/>
            <w:right w:val="none" w:sz="0" w:space="0" w:color="auto"/>
          </w:divBdr>
        </w:div>
        <w:div w:id="1980185160">
          <w:marLeft w:val="640"/>
          <w:marRight w:val="0"/>
          <w:marTop w:val="0"/>
          <w:marBottom w:val="0"/>
          <w:divBdr>
            <w:top w:val="none" w:sz="0" w:space="0" w:color="auto"/>
            <w:left w:val="none" w:sz="0" w:space="0" w:color="auto"/>
            <w:bottom w:val="none" w:sz="0" w:space="0" w:color="auto"/>
            <w:right w:val="none" w:sz="0" w:space="0" w:color="auto"/>
          </w:divBdr>
        </w:div>
        <w:div w:id="98336752">
          <w:marLeft w:val="640"/>
          <w:marRight w:val="0"/>
          <w:marTop w:val="0"/>
          <w:marBottom w:val="0"/>
          <w:divBdr>
            <w:top w:val="none" w:sz="0" w:space="0" w:color="auto"/>
            <w:left w:val="none" w:sz="0" w:space="0" w:color="auto"/>
            <w:bottom w:val="none" w:sz="0" w:space="0" w:color="auto"/>
            <w:right w:val="none" w:sz="0" w:space="0" w:color="auto"/>
          </w:divBdr>
        </w:div>
        <w:div w:id="1309017630">
          <w:marLeft w:val="640"/>
          <w:marRight w:val="0"/>
          <w:marTop w:val="0"/>
          <w:marBottom w:val="0"/>
          <w:divBdr>
            <w:top w:val="none" w:sz="0" w:space="0" w:color="auto"/>
            <w:left w:val="none" w:sz="0" w:space="0" w:color="auto"/>
            <w:bottom w:val="none" w:sz="0" w:space="0" w:color="auto"/>
            <w:right w:val="none" w:sz="0" w:space="0" w:color="auto"/>
          </w:divBdr>
        </w:div>
        <w:div w:id="765266797">
          <w:marLeft w:val="640"/>
          <w:marRight w:val="0"/>
          <w:marTop w:val="0"/>
          <w:marBottom w:val="0"/>
          <w:divBdr>
            <w:top w:val="none" w:sz="0" w:space="0" w:color="auto"/>
            <w:left w:val="none" w:sz="0" w:space="0" w:color="auto"/>
            <w:bottom w:val="none" w:sz="0" w:space="0" w:color="auto"/>
            <w:right w:val="none" w:sz="0" w:space="0" w:color="auto"/>
          </w:divBdr>
        </w:div>
        <w:div w:id="1817184962">
          <w:marLeft w:val="640"/>
          <w:marRight w:val="0"/>
          <w:marTop w:val="0"/>
          <w:marBottom w:val="0"/>
          <w:divBdr>
            <w:top w:val="none" w:sz="0" w:space="0" w:color="auto"/>
            <w:left w:val="none" w:sz="0" w:space="0" w:color="auto"/>
            <w:bottom w:val="none" w:sz="0" w:space="0" w:color="auto"/>
            <w:right w:val="none" w:sz="0" w:space="0" w:color="auto"/>
          </w:divBdr>
        </w:div>
        <w:div w:id="870460566">
          <w:marLeft w:val="640"/>
          <w:marRight w:val="0"/>
          <w:marTop w:val="0"/>
          <w:marBottom w:val="0"/>
          <w:divBdr>
            <w:top w:val="none" w:sz="0" w:space="0" w:color="auto"/>
            <w:left w:val="none" w:sz="0" w:space="0" w:color="auto"/>
            <w:bottom w:val="none" w:sz="0" w:space="0" w:color="auto"/>
            <w:right w:val="none" w:sz="0" w:space="0" w:color="auto"/>
          </w:divBdr>
        </w:div>
        <w:div w:id="444035387">
          <w:marLeft w:val="640"/>
          <w:marRight w:val="0"/>
          <w:marTop w:val="0"/>
          <w:marBottom w:val="0"/>
          <w:divBdr>
            <w:top w:val="none" w:sz="0" w:space="0" w:color="auto"/>
            <w:left w:val="none" w:sz="0" w:space="0" w:color="auto"/>
            <w:bottom w:val="none" w:sz="0" w:space="0" w:color="auto"/>
            <w:right w:val="none" w:sz="0" w:space="0" w:color="auto"/>
          </w:divBdr>
        </w:div>
        <w:div w:id="163134341">
          <w:marLeft w:val="640"/>
          <w:marRight w:val="0"/>
          <w:marTop w:val="0"/>
          <w:marBottom w:val="0"/>
          <w:divBdr>
            <w:top w:val="none" w:sz="0" w:space="0" w:color="auto"/>
            <w:left w:val="none" w:sz="0" w:space="0" w:color="auto"/>
            <w:bottom w:val="none" w:sz="0" w:space="0" w:color="auto"/>
            <w:right w:val="none" w:sz="0" w:space="0" w:color="auto"/>
          </w:divBdr>
        </w:div>
        <w:div w:id="1689871205">
          <w:marLeft w:val="640"/>
          <w:marRight w:val="0"/>
          <w:marTop w:val="0"/>
          <w:marBottom w:val="0"/>
          <w:divBdr>
            <w:top w:val="none" w:sz="0" w:space="0" w:color="auto"/>
            <w:left w:val="none" w:sz="0" w:space="0" w:color="auto"/>
            <w:bottom w:val="none" w:sz="0" w:space="0" w:color="auto"/>
            <w:right w:val="none" w:sz="0" w:space="0" w:color="auto"/>
          </w:divBdr>
        </w:div>
        <w:div w:id="1115053299">
          <w:marLeft w:val="640"/>
          <w:marRight w:val="0"/>
          <w:marTop w:val="0"/>
          <w:marBottom w:val="0"/>
          <w:divBdr>
            <w:top w:val="none" w:sz="0" w:space="0" w:color="auto"/>
            <w:left w:val="none" w:sz="0" w:space="0" w:color="auto"/>
            <w:bottom w:val="none" w:sz="0" w:space="0" w:color="auto"/>
            <w:right w:val="none" w:sz="0" w:space="0" w:color="auto"/>
          </w:divBdr>
        </w:div>
        <w:div w:id="1847288588">
          <w:marLeft w:val="640"/>
          <w:marRight w:val="0"/>
          <w:marTop w:val="0"/>
          <w:marBottom w:val="0"/>
          <w:divBdr>
            <w:top w:val="none" w:sz="0" w:space="0" w:color="auto"/>
            <w:left w:val="none" w:sz="0" w:space="0" w:color="auto"/>
            <w:bottom w:val="none" w:sz="0" w:space="0" w:color="auto"/>
            <w:right w:val="none" w:sz="0" w:space="0" w:color="auto"/>
          </w:divBdr>
        </w:div>
        <w:div w:id="1761638343">
          <w:marLeft w:val="640"/>
          <w:marRight w:val="0"/>
          <w:marTop w:val="0"/>
          <w:marBottom w:val="0"/>
          <w:divBdr>
            <w:top w:val="none" w:sz="0" w:space="0" w:color="auto"/>
            <w:left w:val="none" w:sz="0" w:space="0" w:color="auto"/>
            <w:bottom w:val="none" w:sz="0" w:space="0" w:color="auto"/>
            <w:right w:val="none" w:sz="0" w:space="0" w:color="auto"/>
          </w:divBdr>
        </w:div>
        <w:div w:id="955063119">
          <w:marLeft w:val="640"/>
          <w:marRight w:val="0"/>
          <w:marTop w:val="0"/>
          <w:marBottom w:val="0"/>
          <w:divBdr>
            <w:top w:val="none" w:sz="0" w:space="0" w:color="auto"/>
            <w:left w:val="none" w:sz="0" w:space="0" w:color="auto"/>
            <w:bottom w:val="none" w:sz="0" w:space="0" w:color="auto"/>
            <w:right w:val="none" w:sz="0" w:space="0" w:color="auto"/>
          </w:divBdr>
        </w:div>
        <w:div w:id="691301589">
          <w:marLeft w:val="640"/>
          <w:marRight w:val="0"/>
          <w:marTop w:val="0"/>
          <w:marBottom w:val="0"/>
          <w:divBdr>
            <w:top w:val="none" w:sz="0" w:space="0" w:color="auto"/>
            <w:left w:val="none" w:sz="0" w:space="0" w:color="auto"/>
            <w:bottom w:val="none" w:sz="0" w:space="0" w:color="auto"/>
            <w:right w:val="none" w:sz="0" w:space="0" w:color="auto"/>
          </w:divBdr>
        </w:div>
        <w:div w:id="1605379761">
          <w:marLeft w:val="640"/>
          <w:marRight w:val="0"/>
          <w:marTop w:val="0"/>
          <w:marBottom w:val="0"/>
          <w:divBdr>
            <w:top w:val="none" w:sz="0" w:space="0" w:color="auto"/>
            <w:left w:val="none" w:sz="0" w:space="0" w:color="auto"/>
            <w:bottom w:val="none" w:sz="0" w:space="0" w:color="auto"/>
            <w:right w:val="none" w:sz="0" w:space="0" w:color="auto"/>
          </w:divBdr>
        </w:div>
        <w:div w:id="1998264137">
          <w:marLeft w:val="640"/>
          <w:marRight w:val="0"/>
          <w:marTop w:val="0"/>
          <w:marBottom w:val="0"/>
          <w:divBdr>
            <w:top w:val="none" w:sz="0" w:space="0" w:color="auto"/>
            <w:left w:val="none" w:sz="0" w:space="0" w:color="auto"/>
            <w:bottom w:val="none" w:sz="0" w:space="0" w:color="auto"/>
            <w:right w:val="none" w:sz="0" w:space="0" w:color="auto"/>
          </w:divBdr>
        </w:div>
        <w:div w:id="1549298728">
          <w:marLeft w:val="640"/>
          <w:marRight w:val="0"/>
          <w:marTop w:val="0"/>
          <w:marBottom w:val="0"/>
          <w:divBdr>
            <w:top w:val="none" w:sz="0" w:space="0" w:color="auto"/>
            <w:left w:val="none" w:sz="0" w:space="0" w:color="auto"/>
            <w:bottom w:val="none" w:sz="0" w:space="0" w:color="auto"/>
            <w:right w:val="none" w:sz="0" w:space="0" w:color="auto"/>
          </w:divBdr>
        </w:div>
        <w:div w:id="1518083499">
          <w:marLeft w:val="640"/>
          <w:marRight w:val="0"/>
          <w:marTop w:val="0"/>
          <w:marBottom w:val="0"/>
          <w:divBdr>
            <w:top w:val="none" w:sz="0" w:space="0" w:color="auto"/>
            <w:left w:val="none" w:sz="0" w:space="0" w:color="auto"/>
            <w:bottom w:val="none" w:sz="0" w:space="0" w:color="auto"/>
            <w:right w:val="none" w:sz="0" w:space="0" w:color="auto"/>
          </w:divBdr>
        </w:div>
        <w:div w:id="1020741135">
          <w:marLeft w:val="640"/>
          <w:marRight w:val="0"/>
          <w:marTop w:val="0"/>
          <w:marBottom w:val="0"/>
          <w:divBdr>
            <w:top w:val="none" w:sz="0" w:space="0" w:color="auto"/>
            <w:left w:val="none" w:sz="0" w:space="0" w:color="auto"/>
            <w:bottom w:val="none" w:sz="0" w:space="0" w:color="auto"/>
            <w:right w:val="none" w:sz="0" w:space="0" w:color="auto"/>
          </w:divBdr>
        </w:div>
        <w:div w:id="1010914229">
          <w:marLeft w:val="640"/>
          <w:marRight w:val="0"/>
          <w:marTop w:val="0"/>
          <w:marBottom w:val="0"/>
          <w:divBdr>
            <w:top w:val="none" w:sz="0" w:space="0" w:color="auto"/>
            <w:left w:val="none" w:sz="0" w:space="0" w:color="auto"/>
            <w:bottom w:val="none" w:sz="0" w:space="0" w:color="auto"/>
            <w:right w:val="none" w:sz="0" w:space="0" w:color="auto"/>
          </w:divBdr>
        </w:div>
        <w:div w:id="1876775449">
          <w:marLeft w:val="640"/>
          <w:marRight w:val="0"/>
          <w:marTop w:val="0"/>
          <w:marBottom w:val="0"/>
          <w:divBdr>
            <w:top w:val="none" w:sz="0" w:space="0" w:color="auto"/>
            <w:left w:val="none" w:sz="0" w:space="0" w:color="auto"/>
            <w:bottom w:val="none" w:sz="0" w:space="0" w:color="auto"/>
            <w:right w:val="none" w:sz="0" w:space="0" w:color="auto"/>
          </w:divBdr>
        </w:div>
        <w:div w:id="761990164">
          <w:marLeft w:val="640"/>
          <w:marRight w:val="0"/>
          <w:marTop w:val="0"/>
          <w:marBottom w:val="0"/>
          <w:divBdr>
            <w:top w:val="none" w:sz="0" w:space="0" w:color="auto"/>
            <w:left w:val="none" w:sz="0" w:space="0" w:color="auto"/>
            <w:bottom w:val="none" w:sz="0" w:space="0" w:color="auto"/>
            <w:right w:val="none" w:sz="0" w:space="0" w:color="auto"/>
          </w:divBdr>
        </w:div>
        <w:div w:id="1656838896">
          <w:marLeft w:val="640"/>
          <w:marRight w:val="0"/>
          <w:marTop w:val="0"/>
          <w:marBottom w:val="0"/>
          <w:divBdr>
            <w:top w:val="none" w:sz="0" w:space="0" w:color="auto"/>
            <w:left w:val="none" w:sz="0" w:space="0" w:color="auto"/>
            <w:bottom w:val="none" w:sz="0" w:space="0" w:color="auto"/>
            <w:right w:val="none" w:sz="0" w:space="0" w:color="auto"/>
          </w:divBdr>
        </w:div>
        <w:div w:id="1014920094">
          <w:marLeft w:val="640"/>
          <w:marRight w:val="0"/>
          <w:marTop w:val="0"/>
          <w:marBottom w:val="0"/>
          <w:divBdr>
            <w:top w:val="none" w:sz="0" w:space="0" w:color="auto"/>
            <w:left w:val="none" w:sz="0" w:space="0" w:color="auto"/>
            <w:bottom w:val="none" w:sz="0" w:space="0" w:color="auto"/>
            <w:right w:val="none" w:sz="0" w:space="0" w:color="auto"/>
          </w:divBdr>
        </w:div>
        <w:div w:id="314723589">
          <w:marLeft w:val="640"/>
          <w:marRight w:val="0"/>
          <w:marTop w:val="0"/>
          <w:marBottom w:val="0"/>
          <w:divBdr>
            <w:top w:val="none" w:sz="0" w:space="0" w:color="auto"/>
            <w:left w:val="none" w:sz="0" w:space="0" w:color="auto"/>
            <w:bottom w:val="none" w:sz="0" w:space="0" w:color="auto"/>
            <w:right w:val="none" w:sz="0" w:space="0" w:color="auto"/>
          </w:divBdr>
        </w:div>
        <w:div w:id="1553879773">
          <w:marLeft w:val="640"/>
          <w:marRight w:val="0"/>
          <w:marTop w:val="0"/>
          <w:marBottom w:val="0"/>
          <w:divBdr>
            <w:top w:val="none" w:sz="0" w:space="0" w:color="auto"/>
            <w:left w:val="none" w:sz="0" w:space="0" w:color="auto"/>
            <w:bottom w:val="none" w:sz="0" w:space="0" w:color="auto"/>
            <w:right w:val="none" w:sz="0" w:space="0" w:color="auto"/>
          </w:divBdr>
        </w:div>
        <w:div w:id="467820909">
          <w:marLeft w:val="640"/>
          <w:marRight w:val="0"/>
          <w:marTop w:val="0"/>
          <w:marBottom w:val="0"/>
          <w:divBdr>
            <w:top w:val="none" w:sz="0" w:space="0" w:color="auto"/>
            <w:left w:val="none" w:sz="0" w:space="0" w:color="auto"/>
            <w:bottom w:val="none" w:sz="0" w:space="0" w:color="auto"/>
            <w:right w:val="none" w:sz="0" w:space="0" w:color="auto"/>
          </w:divBdr>
        </w:div>
        <w:div w:id="1213881198">
          <w:marLeft w:val="640"/>
          <w:marRight w:val="0"/>
          <w:marTop w:val="0"/>
          <w:marBottom w:val="0"/>
          <w:divBdr>
            <w:top w:val="none" w:sz="0" w:space="0" w:color="auto"/>
            <w:left w:val="none" w:sz="0" w:space="0" w:color="auto"/>
            <w:bottom w:val="none" w:sz="0" w:space="0" w:color="auto"/>
            <w:right w:val="none" w:sz="0" w:space="0" w:color="auto"/>
          </w:divBdr>
        </w:div>
        <w:div w:id="1016344675">
          <w:marLeft w:val="640"/>
          <w:marRight w:val="0"/>
          <w:marTop w:val="0"/>
          <w:marBottom w:val="0"/>
          <w:divBdr>
            <w:top w:val="none" w:sz="0" w:space="0" w:color="auto"/>
            <w:left w:val="none" w:sz="0" w:space="0" w:color="auto"/>
            <w:bottom w:val="none" w:sz="0" w:space="0" w:color="auto"/>
            <w:right w:val="none" w:sz="0" w:space="0" w:color="auto"/>
          </w:divBdr>
        </w:div>
        <w:div w:id="1738626590">
          <w:marLeft w:val="640"/>
          <w:marRight w:val="0"/>
          <w:marTop w:val="0"/>
          <w:marBottom w:val="0"/>
          <w:divBdr>
            <w:top w:val="none" w:sz="0" w:space="0" w:color="auto"/>
            <w:left w:val="none" w:sz="0" w:space="0" w:color="auto"/>
            <w:bottom w:val="none" w:sz="0" w:space="0" w:color="auto"/>
            <w:right w:val="none" w:sz="0" w:space="0" w:color="auto"/>
          </w:divBdr>
        </w:div>
        <w:div w:id="1467309001">
          <w:marLeft w:val="640"/>
          <w:marRight w:val="0"/>
          <w:marTop w:val="0"/>
          <w:marBottom w:val="0"/>
          <w:divBdr>
            <w:top w:val="none" w:sz="0" w:space="0" w:color="auto"/>
            <w:left w:val="none" w:sz="0" w:space="0" w:color="auto"/>
            <w:bottom w:val="none" w:sz="0" w:space="0" w:color="auto"/>
            <w:right w:val="none" w:sz="0" w:space="0" w:color="auto"/>
          </w:divBdr>
        </w:div>
        <w:div w:id="1321231910">
          <w:marLeft w:val="640"/>
          <w:marRight w:val="0"/>
          <w:marTop w:val="0"/>
          <w:marBottom w:val="0"/>
          <w:divBdr>
            <w:top w:val="none" w:sz="0" w:space="0" w:color="auto"/>
            <w:left w:val="none" w:sz="0" w:space="0" w:color="auto"/>
            <w:bottom w:val="none" w:sz="0" w:space="0" w:color="auto"/>
            <w:right w:val="none" w:sz="0" w:space="0" w:color="auto"/>
          </w:divBdr>
        </w:div>
        <w:div w:id="1530990633">
          <w:marLeft w:val="640"/>
          <w:marRight w:val="0"/>
          <w:marTop w:val="0"/>
          <w:marBottom w:val="0"/>
          <w:divBdr>
            <w:top w:val="none" w:sz="0" w:space="0" w:color="auto"/>
            <w:left w:val="none" w:sz="0" w:space="0" w:color="auto"/>
            <w:bottom w:val="none" w:sz="0" w:space="0" w:color="auto"/>
            <w:right w:val="none" w:sz="0" w:space="0" w:color="auto"/>
          </w:divBdr>
        </w:div>
        <w:div w:id="19362346">
          <w:marLeft w:val="640"/>
          <w:marRight w:val="0"/>
          <w:marTop w:val="0"/>
          <w:marBottom w:val="0"/>
          <w:divBdr>
            <w:top w:val="none" w:sz="0" w:space="0" w:color="auto"/>
            <w:left w:val="none" w:sz="0" w:space="0" w:color="auto"/>
            <w:bottom w:val="none" w:sz="0" w:space="0" w:color="auto"/>
            <w:right w:val="none" w:sz="0" w:space="0" w:color="auto"/>
          </w:divBdr>
        </w:div>
        <w:div w:id="1382634933">
          <w:marLeft w:val="640"/>
          <w:marRight w:val="0"/>
          <w:marTop w:val="0"/>
          <w:marBottom w:val="0"/>
          <w:divBdr>
            <w:top w:val="none" w:sz="0" w:space="0" w:color="auto"/>
            <w:left w:val="none" w:sz="0" w:space="0" w:color="auto"/>
            <w:bottom w:val="none" w:sz="0" w:space="0" w:color="auto"/>
            <w:right w:val="none" w:sz="0" w:space="0" w:color="auto"/>
          </w:divBdr>
        </w:div>
        <w:div w:id="521095693">
          <w:marLeft w:val="640"/>
          <w:marRight w:val="0"/>
          <w:marTop w:val="0"/>
          <w:marBottom w:val="0"/>
          <w:divBdr>
            <w:top w:val="none" w:sz="0" w:space="0" w:color="auto"/>
            <w:left w:val="none" w:sz="0" w:space="0" w:color="auto"/>
            <w:bottom w:val="none" w:sz="0" w:space="0" w:color="auto"/>
            <w:right w:val="none" w:sz="0" w:space="0" w:color="auto"/>
          </w:divBdr>
        </w:div>
        <w:div w:id="1701081780">
          <w:marLeft w:val="640"/>
          <w:marRight w:val="0"/>
          <w:marTop w:val="0"/>
          <w:marBottom w:val="0"/>
          <w:divBdr>
            <w:top w:val="none" w:sz="0" w:space="0" w:color="auto"/>
            <w:left w:val="none" w:sz="0" w:space="0" w:color="auto"/>
            <w:bottom w:val="none" w:sz="0" w:space="0" w:color="auto"/>
            <w:right w:val="none" w:sz="0" w:space="0" w:color="auto"/>
          </w:divBdr>
        </w:div>
        <w:div w:id="2140100669">
          <w:marLeft w:val="640"/>
          <w:marRight w:val="0"/>
          <w:marTop w:val="0"/>
          <w:marBottom w:val="0"/>
          <w:divBdr>
            <w:top w:val="none" w:sz="0" w:space="0" w:color="auto"/>
            <w:left w:val="none" w:sz="0" w:space="0" w:color="auto"/>
            <w:bottom w:val="none" w:sz="0" w:space="0" w:color="auto"/>
            <w:right w:val="none" w:sz="0" w:space="0" w:color="auto"/>
          </w:divBdr>
        </w:div>
        <w:div w:id="1159804076">
          <w:marLeft w:val="640"/>
          <w:marRight w:val="0"/>
          <w:marTop w:val="0"/>
          <w:marBottom w:val="0"/>
          <w:divBdr>
            <w:top w:val="none" w:sz="0" w:space="0" w:color="auto"/>
            <w:left w:val="none" w:sz="0" w:space="0" w:color="auto"/>
            <w:bottom w:val="none" w:sz="0" w:space="0" w:color="auto"/>
            <w:right w:val="none" w:sz="0" w:space="0" w:color="auto"/>
          </w:divBdr>
        </w:div>
        <w:div w:id="1085032811">
          <w:marLeft w:val="640"/>
          <w:marRight w:val="0"/>
          <w:marTop w:val="0"/>
          <w:marBottom w:val="0"/>
          <w:divBdr>
            <w:top w:val="none" w:sz="0" w:space="0" w:color="auto"/>
            <w:left w:val="none" w:sz="0" w:space="0" w:color="auto"/>
            <w:bottom w:val="none" w:sz="0" w:space="0" w:color="auto"/>
            <w:right w:val="none" w:sz="0" w:space="0" w:color="auto"/>
          </w:divBdr>
        </w:div>
        <w:div w:id="964966351">
          <w:marLeft w:val="640"/>
          <w:marRight w:val="0"/>
          <w:marTop w:val="0"/>
          <w:marBottom w:val="0"/>
          <w:divBdr>
            <w:top w:val="none" w:sz="0" w:space="0" w:color="auto"/>
            <w:left w:val="none" w:sz="0" w:space="0" w:color="auto"/>
            <w:bottom w:val="none" w:sz="0" w:space="0" w:color="auto"/>
            <w:right w:val="none" w:sz="0" w:space="0" w:color="auto"/>
          </w:divBdr>
        </w:div>
        <w:div w:id="234434381">
          <w:marLeft w:val="640"/>
          <w:marRight w:val="0"/>
          <w:marTop w:val="0"/>
          <w:marBottom w:val="0"/>
          <w:divBdr>
            <w:top w:val="none" w:sz="0" w:space="0" w:color="auto"/>
            <w:left w:val="none" w:sz="0" w:space="0" w:color="auto"/>
            <w:bottom w:val="none" w:sz="0" w:space="0" w:color="auto"/>
            <w:right w:val="none" w:sz="0" w:space="0" w:color="auto"/>
          </w:divBdr>
        </w:div>
        <w:div w:id="962686089">
          <w:marLeft w:val="640"/>
          <w:marRight w:val="0"/>
          <w:marTop w:val="0"/>
          <w:marBottom w:val="0"/>
          <w:divBdr>
            <w:top w:val="none" w:sz="0" w:space="0" w:color="auto"/>
            <w:left w:val="none" w:sz="0" w:space="0" w:color="auto"/>
            <w:bottom w:val="none" w:sz="0" w:space="0" w:color="auto"/>
            <w:right w:val="none" w:sz="0" w:space="0" w:color="auto"/>
          </w:divBdr>
        </w:div>
        <w:div w:id="2122651051">
          <w:marLeft w:val="640"/>
          <w:marRight w:val="0"/>
          <w:marTop w:val="0"/>
          <w:marBottom w:val="0"/>
          <w:divBdr>
            <w:top w:val="none" w:sz="0" w:space="0" w:color="auto"/>
            <w:left w:val="none" w:sz="0" w:space="0" w:color="auto"/>
            <w:bottom w:val="none" w:sz="0" w:space="0" w:color="auto"/>
            <w:right w:val="none" w:sz="0" w:space="0" w:color="auto"/>
          </w:divBdr>
        </w:div>
        <w:div w:id="1384333947">
          <w:marLeft w:val="640"/>
          <w:marRight w:val="0"/>
          <w:marTop w:val="0"/>
          <w:marBottom w:val="0"/>
          <w:divBdr>
            <w:top w:val="none" w:sz="0" w:space="0" w:color="auto"/>
            <w:left w:val="none" w:sz="0" w:space="0" w:color="auto"/>
            <w:bottom w:val="none" w:sz="0" w:space="0" w:color="auto"/>
            <w:right w:val="none" w:sz="0" w:space="0" w:color="auto"/>
          </w:divBdr>
        </w:div>
        <w:div w:id="99375071">
          <w:marLeft w:val="640"/>
          <w:marRight w:val="0"/>
          <w:marTop w:val="0"/>
          <w:marBottom w:val="0"/>
          <w:divBdr>
            <w:top w:val="none" w:sz="0" w:space="0" w:color="auto"/>
            <w:left w:val="none" w:sz="0" w:space="0" w:color="auto"/>
            <w:bottom w:val="none" w:sz="0" w:space="0" w:color="auto"/>
            <w:right w:val="none" w:sz="0" w:space="0" w:color="auto"/>
          </w:divBdr>
        </w:div>
        <w:div w:id="504325202">
          <w:marLeft w:val="640"/>
          <w:marRight w:val="0"/>
          <w:marTop w:val="0"/>
          <w:marBottom w:val="0"/>
          <w:divBdr>
            <w:top w:val="none" w:sz="0" w:space="0" w:color="auto"/>
            <w:left w:val="none" w:sz="0" w:space="0" w:color="auto"/>
            <w:bottom w:val="none" w:sz="0" w:space="0" w:color="auto"/>
            <w:right w:val="none" w:sz="0" w:space="0" w:color="auto"/>
          </w:divBdr>
        </w:div>
        <w:div w:id="1302153268">
          <w:marLeft w:val="640"/>
          <w:marRight w:val="0"/>
          <w:marTop w:val="0"/>
          <w:marBottom w:val="0"/>
          <w:divBdr>
            <w:top w:val="none" w:sz="0" w:space="0" w:color="auto"/>
            <w:left w:val="none" w:sz="0" w:space="0" w:color="auto"/>
            <w:bottom w:val="none" w:sz="0" w:space="0" w:color="auto"/>
            <w:right w:val="none" w:sz="0" w:space="0" w:color="auto"/>
          </w:divBdr>
        </w:div>
        <w:div w:id="66537137">
          <w:marLeft w:val="640"/>
          <w:marRight w:val="0"/>
          <w:marTop w:val="0"/>
          <w:marBottom w:val="0"/>
          <w:divBdr>
            <w:top w:val="none" w:sz="0" w:space="0" w:color="auto"/>
            <w:left w:val="none" w:sz="0" w:space="0" w:color="auto"/>
            <w:bottom w:val="none" w:sz="0" w:space="0" w:color="auto"/>
            <w:right w:val="none" w:sz="0" w:space="0" w:color="auto"/>
          </w:divBdr>
        </w:div>
        <w:div w:id="125049788">
          <w:marLeft w:val="640"/>
          <w:marRight w:val="0"/>
          <w:marTop w:val="0"/>
          <w:marBottom w:val="0"/>
          <w:divBdr>
            <w:top w:val="none" w:sz="0" w:space="0" w:color="auto"/>
            <w:left w:val="none" w:sz="0" w:space="0" w:color="auto"/>
            <w:bottom w:val="none" w:sz="0" w:space="0" w:color="auto"/>
            <w:right w:val="none" w:sz="0" w:space="0" w:color="auto"/>
          </w:divBdr>
        </w:div>
        <w:div w:id="501160052">
          <w:marLeft w:val="640"/>
          <w:marRight w:val="0"/>
          <w:marTop w:val="0"/>
          <w:marBottom w:val="0"/>
          <w:divBdr>
            <w:top w:val="none" w:sz="0" w:space="0" w:color="auto"/>
            <w:left w:val="none" w:sz="0" w:space="0" w:color="auto"/>
            <w:bottom w:val="none" w:sz="0" w:space="0" w:color="auto"/>
            <w:right w:val="none" w:sz="0" w:space="0" w:color="auto"/>
          </w:divBdr>
        </w:div>
        <w:div w:id="1003971718">
          <w:marLeft w:val="640"/>
          <w:marRight w:val="0"/>
          <w:marTop w:val="0"/>
          <w:marBottom w:val="0"/>
          <w:divBdr>
            <w:top w:val="none" w:sz="0" w:space="0" w:color="auto"/>
            <w:left w:val="none" w:sz="0" w:space="0" w:color="auto"/>
            <w:bottom w:val="none" w:sz="0" w:space="0" w:color="auto"/>
            <w:right w:val="none" w:sz="0" w:space="0" w:color="auto"/>
          </w:divBdr>
        </w:div>
        <w:div w:id="334571351">
          <w:marLeft w:val="640"/>
          <w:marRight w:val="0"/>
          <w:marTop w:val="0"/>
          <w:marBottom w:val="0"/>
          <w:divBdr>
            <w:top w:val="none" w:sz="0" w:space="0" w:color="auto"/>
            <w:left w:val="none" w:sz="0" w:space="0" w:color="auto"/>
            <w:bottom w:val="none" w:sz="0" w:space="0" w:color="auto"/>
            <w:right w:val="none" w:sz="0" w:space="0" w:color="auto"/>
          </w:divBdr>
        </w:div>
        <w:div w:id="1422683390">
          <w:marLeft w:val="640"/>
          <w:marRight w:val="0"/>
          <w:marTop w:val="0"/>
          <w:marBottom w:val="0"/>
          <w:divBdr>
            <w:top w:val="none" w:sz="0" w:space="0" w:color="auto"/>
            <w:left w:val="none" w:sz="0" w:space="0" w:color="auto"/>
            <w:bottom w:val="none" w:sz="0" w:space="0" w:color="auto"/>
            <w:right w:val="none" w:sz="0" w:space="0" w:color="auto"/>
          </w:divBdr>
        </w:div>
        <w:div w:id="1740596396">
          <w:marLeft w:val="640"/>
          <w:marRight w:val="0"/>
          <w:marTop w:val="0"/>
          <w:marBottom w:val="0"/>
          <w:divBdr>
            <w:top w:val="none" w:sz="0" w:space="0" w:color="auto"/>
            <w:left w:val="none" w:sz="0" w:space="0" w:color="auto"/>
            <w:bottom w:val="none" w:sz="0" w:space="0" w:color="auto"/>
            <w:right w:val="none" w:sz="0" w:space="0" w:color="auto"/>
          </w:divBdr>
        </w:div>
        <w:div w:id="1291128950">
          <w:marLeft w:val="640"/>
          <w:marRight w:val="0"/>
          <w:marTop w:val="0"/>
          <w:marBottom w:val="0"/>
          <w:divBdr>
            <w:top w:val="none" w:sz="0" w:space="0" w:color="auto"/>
            <w:left w:val="none" w:sz="0" w:space="0" w:color="auto"/>
            <w:bottom w:val="none" w:sz="0" w:space="0" w:color="auto"/>
            <w:right w:val="none" w:sz="0" w:space="0" w:color="auto"/>
          </w:divBdr>
        </w:div>
        <w:div w:id="30692667">
          <w:marLeft w:val="640"/>
          <w:marRight w:val="0"/>
          <w:marTop w:val="0"/>
          <w:marBottom w:val="0"/>
          <w:divBdr>
            <w:top w:val="none" w:sz="0" w:space="0" w:color="auto"/>
            <w:left w:val="none" w:sz="0" w:space="0" w:color="auto"/>
            <w:bottom w:val="none" w:sz="0" w:space="0" w:color="auto"/>
            <w:right w:val="none" w:sz="0" w:space="0" w:color="auto"/>
          </w:divBdr>
        </w:div>
        <w:div w:id="1312980704">
          <w:marLeft w:val="640"/>
          <w:marRight w:val="0"/>
          <w:marTop w:val="0"/>
          <w:marBottom w:val="0"/>
          <w:divBdr>
            <w:top w:val="none" w:sz="0" w:space="0" w:color="auto"/>
            <w:left w:val="none" w:sz="0" w:space="0" w:color="auto"/>
            <w:bottom w:val="none" w:sz="0" w:space="0" w:color="auto"/>
            <w:right w:val="none" w:sz="0" w:space="0" w:color="auto"/>
          </w:divBdr>
        </w:div>
        <w:div w:id="1969047055">
          <w:marLeft w:val="640"/>
          <w:marRight w:val="0"/>
          <w:marTop w:val="0"/>
          <w:marBottom w:val="0"/>
          <w:divBdr>
            <w:top w:val="none" w:sz="0" w:space="0" w:color="auto"/>
            <w:left w:val="none" w:sz="0" w:space="0" w:color="auto"/>
            <w:bottom w:val="none" w:sz="0" w:space="0" w:color="auto"/>
            <w:right w:val="none" w:sz="0" w:space="0" w:color="auto"/>
          </w:divBdr>
        </w:div>
        <w:div w:id="1084497620">
          <w:marLeft w:val="640"/>
          <w:marRight w:val="0"/>
          <w:marTop w:val="0"/>
          <w:marBottom w:val="0"/>
          <w:divBdr>
            <w:top w:val="none" w:sz="0" w:space="0" w:color="auto"/>
            <w:left w:val="none" w:sz="0" w:space="0" w:color="auto"/>
            <w:bottom w:val="none" w:sz="0" w:space="0" w:color="auto"/>
            <w:right w:val="none" w:sz="0" w:space="0" w:color="auto"/>
          </w:divBdr>
        </w:div>
        <w:div w:id="1109160393">
          <w:marLeft w:val="640"/>
          <w:marRight w:val="0"/>
          <w:marTop w:val="0"/>
          <w:marBottom w:val="0"/>
          <w:divBdr>
            <w:top w:val="none" w:sz="0" w:space="0" w:color="auto"/>
            <w:left w:val="none" w:sz="0" w:space="0" w:color="auto"/>
            <w:bottom w:val="none" w:sz="0" w:space="0" w:color="auto"/>
            <w:right w:val="none" w:sz="0" w:space="0" w:color="auto"/>
          </w:divBdr>
        </w:div>
        <w:div w:id="1598517252">
          <w:marLeft w:val="640"/>
          <w:marRight w:val="0"/>
          <w:marTop w:val="0"/>
          <w:marBottom w:val="0"/>
          <w:divBdr>
            <w:top w:val="none" w:sz="0" w:space="0" w:color="auto"/>
            <w:left w:val="none" w:sz="0" w:space="0" w:color="auto"/>
            <w:bottom w:val="none" w:sz="0" w:space="0" w:color="auto"/>
            <w:right w:val="none" w:sz="0" w:space="0" w:color="auto"/>
          </w:divBdr>
        </w:div>
        <w:div w:id="48890384">
          <w:marLeft w:val="640"/>
          <w:marRight w:val="0"/>
          <w:marTop w:val="0"/>
          <w:marBottom w:val="0"/>
          <w:divBdr>
            <w:top w:val="none" w:sz="0" w:space="0" w:color="auto"/>
            <w:left w:val="none" w:sz="0" w:space="0" w:color="auto"/>
            <w:bottom w:val="none" w:sz="0" w:space="0" w:color="auto"/>
            <w:right w:val="none" w:sz="0" w:space="0" w:color="auto"/>
          </w:divBdr>
        </w:div>
        <w:div w:id="893852375">
          <w:marLeft w:val="640"/>
          <w:marRight w:val="0"/>
          <w:marTop w:val="0"/>
          <w:marBottom w:val="0"/>
          <w:divBdr>
            <w:top w:val="none" w:sz="0" w:space="0" w:color="auto"/>
            <w:left w:val="none" w:sz="0" w:space="0" w:color="auto"/>
            <w:bottom w:val="none" w:sz="0" w:space="0" w:color="auto"/>
            <w:right w:val="none" w:sz="0" w:space="0" w:color="auto"/>
          </w:divBdr>
        </w:div>
        <w:div w:id="1022785324">
          <w:marLeft w:val="640"/>
          <w:marRight w:val="0"/>
          <w:marTop w:val="0"/>
          <w:marBottom w:val="0"/>
          <w:divBdr>
            <w:top w:val="none" w:sz="0" w:space="0" w:color="auto"/>
            <w:left w:val="none" w:sz="0" w:space="0" w:color="auto"/>
            <w:bottom w:val="none" w:sz="0" w:space="0" w:color="auto"/>
            <w:right w:val="none" w:sz="0" w:space="0" w:color="auto"/>
          </w:divBdr>
        </w:div>
        <w:div w:id="1986010947">
          <w:marLeft w:val="640"/>
          <w:marRight w:val="0"/>
          <w:marTop w:val="0"/>
          <w:marBottom w:val="0"/>
          <w:divBdr>
            <w:top w:val="none" w:sz="0" w:space="0" w:color="auto"/>
            <w:left w:val="none" w:sz="0" w:space="0" w:color="auto"/>
            <w:bottom w:val="none" w:sz="0" w:space="0" w:color="auto"/>
            <w:right w:val="none" w:sz="0" w:space="0" w:color="auto"/>
          </w:divBdr>
        </w:div>
        <w:div w:id="1805124825">
          <w:marLeft w:val="640"/>
          <w:marRight w:val="0"/>
          <w:marTop w:val="0"/>
          <w:marBottom w:val="0"/>
          <w:divBdr>
            <w:top w:val="none" w:sz="0" w:space="0" w:color="auto"/>
            <w:left w:val="none" w:sz="0" w:space="0" w:color="auto"/>
            <w:bottom w:val="none" w:sz="0" w:space="0" w:color="auto"/>
            <w:right w:val="none" w:sz="0" w:space="0" w:color="auto"/>
          </w:divBdr>
        </w:div>
        <w:div w:id="176772531">
          <w:marLeft w:val="640"/>
          <w:marRight w:val="0"/>
          <w:marTop w:val="0"/>
          <w:marBottom w:val="0"/>
          <w:divBdr>
            <w:top w:val="none" w:sz="0" w:space="0" w:color="auto"/>
            <w:left w:val="none" w:sz="0" w:space="0" w:color="auto"/>
            <w:bottom w:val="none" w:sz="0" w:space="0" w:color="auto"/>
            <w:right w:val="none" w:sz="0" w:space="0" w:color="auto"/>
          </w:divBdr>
        </w:div>
        <w:div w:id="1429809830">
          <w:marLeft w:val="640"/>
          <w:marRight w:val="0"/>
          <w:marTop w:val="0"/>
          <w:marBottom w:val="0"/>
          <w:divBdr>
            <w:top w:val="none" w:sz="0" w:space="0" w:color="auto"/>
            <w:left w:val="none" w:sz="0" w:space="0" w:color="auto"/>
            <w:bottom w:val="none" w:sz="0" w:space="0" w:color="auto"/>
            <w:right w:val="none" w:sz="0" w:space="0" w:color="auto"/>
          </w:divBdr>
        </w:div>
        <w:div w:id="873273000">
          <w:marLeft w:val="640"/>
          <w:marRight w:val="0"/>
          <w:marTop w:val="0"/>
          <w:marBottom w:val="0"/>
          <w:divBdr>
            <w:top w:val="none" w:sz="0" w:space="0" w:color="auto"/>
            <w:left w:val="none" w:sz="0" w:space="0" w:color="auto"/>
            <w:bottom w:val="none" w:sz="0" w:space="0" w:color="auto"/>
            <w:right w:val="none" w:sz="0" w:space="0" w:color="auto"/>
          </w:divBdr>
        </w:div>
        <w:div w:id="1030497375">
          <w:marLeft w:val="640"/>
          <w:marRight w:val="0"/>
          <w:marTop w:val="0"/>
          <w:marBottom w:val="0"/>
          <w:divBdr>
            <w:top w:val="none" w:sz="0" w:space="0" w:color="auto"/>
            <w:left w:val="none" w:sz="0" w:space="0" w:color="auto"/>
            <w:bottom w:val="none" w:sz="0" w:space="0" w:color="auto"/>
            <w:right w:val="none" w:sz="0" w:space="0" w:color="auto"/>
          </w:divBdr>
        </w:div>
        <w:div w:id="1924293620">
          <w:marLeft w:val="640"/>
          <w:marRight w:val="0"/>
          <w:marTop w:val="0"/>
          <w:marBottom w:val="0"/>
          <w:divBdr>
            <w:top w:val="none" w:sz="0" w:space="0" w:color="auto"/>
            <w:left w:val="none" w:sz="0" w:space="0" w:color="auto"/>
            <w:bottom w:val="none" w:sz="0" w:space="0" w:color="auto"/>
            <w:right w:val="none" w:sz="0" w:space="0" w:color="auto"/>
          </w:divBdr>
        </w:div>
        <w:div w:id="1022900396">
          <w:marLeft w:val="640"/>
          <w:marRight w:val="0"/>
          <w:marTop w:val="0"/>
          <w:marBottom w:val="0"/>
          <w:divBdr>
            <w:top w:val="none" w:sz="0" w:space="0" w:color="auto"/>
            <w:left w:val="none" w:sz="0" w:space="0" w:color="auto"/>
            <w:bottom w:val="none" w:sz="0" w:space="0" w:color="auto"/>
            <w:right w:val="none" w:sz="0" w:space="0" w:color="auto"/>
          </w:divBdr>
        </w:div>
        <w:div w:id="684676127">
          <w:marLeft w:val="640"/>
          <w:marRight w:val="0"/>
          <w:marTop w:val="0"/>
          <w:marBottom w:val="0"/>
          <w:divBdr>
            <w:top w:val="none" w:sz="0" w:space="0" w:color="auto"/>
            <w:left w:val="none" w:sz="0" w:space="0" w:color="auto"/>
            <w:bottom w:val="none" w:sz="0" w:space="0" w:color="auto"/>
            <w:right w:val="none" w:sz="0" w:space="0" w:color="auto"/>
          </w:divBdr>
        </w:div>
        <w:div w:id="1532835948">
          <w:marLeft w:val="640"/>
          <w:marRight w:val="0"/>
          <w:marTop w:val="0"/>
          <w:marBottom w:val="0"/>
          <w:divBdr>
            <w:top w:val="none" w:sz="0" w:space="0" w:color="auto"/>
            <w:left w:val="none" w:sz="0" w:space="0" w:color="auto"/>
            <w:bottom w:val="none" w:sz="0" w:space="0" w:color="auto"/>
            <w:right w:val="none" w:sz="0" w:space="0" w:color="auto"/>
          </w:divBdr>
        </w:div>
        <w:div w:id="664280768">
          <w:marLeft w:val="640"/>
          <w:marRight w:val="0"/>
          <w:marTop w:val="0"/>
          <w:marBottom w:val="0"/>
          <w:divBdr>
            <w:top w:val="none" w:sz="0" w:space="0" w:color="auto"/>
            <w:left w:val="none" w:sz="0" w:space="0" w:color="auto"/>
            <w:bottom w:val="none" w:sz="0" w:space="0" w:color="auto"/>
            <w:right w:val="none" w:sz="0" w:space="0" w:color="auto"/>
          </w:divBdr>
        </w:div>
        <w:div w:id="1154837063">
          <w:marLeft w:val="640"/>
          <w:marRight w:val="0"/>
          <w:marTop w:val="0"/>
          <w:marBottom w:val="0"/>
          <w:divBdr>
            <w:top w:val="none" w:sz="0" w:space="0" w:color="auto"/>
            <w:left w:val="none" w:sz="0" w:space="0" w:color="auto"/>
            <w:bottom w:val="none" w:sz="0" w:space="0" w:color="auto"/>
            <w:right w:val="none" w:sz="0" w:space="0" w:color="auto"/>
          </w:divBdr>
        </w:div>
        <w:div w:id="998926466">
          <w:marLeft w:val="640"/>
          <w:marRight w:val="0"/>
          <w:marTop w:val="0"/>
          <w:marBottom w:val="0"/>
          <w:divBdr>
            <w:top w:val="none" w:sz="0" w:space="0" w:color="auto"/>
            <w:left w:val="none" w:sz="0" w:space="0" w:color="auto"/>
            <w:bottom w:val="none" w:sz="0" w:space="0" w:color="auto"/>
            <w:right w:val="none" w:sz="0" w:space="0" w:color="auto"/>
          </w:divBdr>
        </w:div>
        <w:div w:id="1961567163">
          <w:marLeft w:val="640"/>
          <w:marRight w:val="0"/>
          <w:marTop w:val="0"/>
          <w:marBottom w:val="0"/>
          <w:divBdr>
            <w:top w:val="none" w:sz="0" w:space="0" w:color="auto"/>
            <w:left w:val="none" w:sz="0" w:space="0" w:color="auto"/>
            <w:bottom w:val="none" w:sz="0" w:space="0" w:color="auto"/>
            <w:right w:val="none" w:sz="0" w:space="0" w:color="auto"/>
          </w:divBdr>
        </w:div>
        <w:div w:id="1286617740">
          <w:marLeft w:val="640"/>
          <w:marRight w:val="0"/>
          <w:marTop w:val="0"/>
          <w:marBottom w:val="0"/>
          <w:divBdr>
            <w:top w:val="none" w:sz="0" w:space="0" w:color="auto"/>
            <w:left w:val="none" w:sz="0" w:space="0" w:color="auto"/>
            <w:bottom w:val="none" w:sz="0" w:space="0" w:color="auto"/>
            <w:right w:val="none" w:sz="0" w:space="0" w:color="auto"/>
          </w:divBdr>
        </w:div>
        <w:div w:id="728458066">
          <w:marLeft w:val="640"/>
          <w:marRight w:val="0"/>
          <w:marTop w:val="0"/>
          <w:marBottom w:val="0"/>
          <w:divBdr>
            <w:top w:val="none" w:sz="0" w:space="0" w:color="auto"/>
            <w:left w:val="none" w:sz="0" w:space="0" w:color="auto"/>
            <w:bottom w:val="none" w:sz="0" w:space="0" w:color="auto"/>
            <w:right w:val="none" w:sz="0" w:space="0" w:color="auto"/>
          </w:divBdr>
        </w:div>
        <w:div w:id="1837722923">
          <w:marLeft w:val="640"/>
          <w:marRight w:val="0"/>
          <w:marTop w:val="0"/>
          <w:marBottom w:val="0"/>
          <w:divBdr>
            <w:top w:val="none" w:sz="0" w:space="0" w:color="auto"/>
            <w:left w:val="none" w:sz="0" w:space="0" w:color="auto"/>
            <w:bottom w:val="none" w:sz="0" w:space="0" w:color="auto"/>
            <w:right w:val="none" w:sz="0" w:space="0" w:color="auto"/>
          </w:divBdr>
        </w:div>
        <w:div w:id="1039933535">
          <w:marLeft w:val="640"/>
          <w:marRight w:val="0"/>
          <w:marTop w:val="0"/>
          <w:marBottom w:val="0"/>
          <w:divBdr>
            <w:top w:val="none" w:sz="0" w:space="0" w:color="auto"/>
            <w:left w:val="none" w:sz="0" w:space="0" w:color="auto"/>
            <w:bottom w:val="none" w:sz="0" w:space="0" w:color="auto"/>
            <w:right w:val="none" w:sz="0" w:space="0" w:color="auto"/>
          </w:divBdr>
        </w:div>
        <w:div w:id="1622151146">
          <w:marLeft w:val="640"/>
          <w:marRight w:val="0"/>
          <w:marTop w:val="0"/>
          <w:marBottom w:val="0"/>
          <w:divBdr>
            <w:top w:val="none" w:sz="0" w:space="0" w:color="auto"/>
            <w:left w:val="none" w:sz="0" w:space="0" w:color="auto"/>
            <w:bottom w:val="none" w:sz="0" w:space="0" w:color="auto"/>
            <w:right w:val="none" w:sz="0" w:space="0" w:color="auto"/>
          </w:divBdr>
        </w:div>
        <w:div w:id="61173576">
          <w:marLeft w:val="640"/>
          <w:marRight w:val="0"/>
          <w:marTop w:val="0"/>
          <w:marBottom w:val="0"/>
          <w:divBdr>
            <w:top w:val="none" w:sz="0" w:space="0" w:color="auto"/>
            <w:left w:val="none" w:sz="0" w:space="0" w:color="auto"/>
            <w:bottom w:val="none" w:sz="0" w:space="0" w:color="auto"/>
            <w:right w:val="none" w:sz="0" w:space="0" w:color="auto"/>
          </w:divBdr>
        </w:div>
        <w:div w:id="862520861">
          <w:marLeft w:val="640"/>
          <w:marRight w:val="0"/>
          <w:marTop w:val="0"/>
          <w:marBottom w:val="0"/>
          <w:divBdr>
            <w:top w:val="none" w:sz="0" w:space="0" w:color="auto"/>
            <w:left w:val="none" w:sz="0" w:space="0" w:color="auto"/>
            <w:bottom w:val="none" w:sz="0" w:space="0" w:color="auto"/>
            <w:right w:val="none" w:sz="0" w:space="0" w:color="auto"/>
          </w:divBdr>
        </w:div>
        <w:div w:id="219022282">
          <w:marLeft w:val="640"/>
          <w:marRight w:val="0"/>
          <w:marTop w:val="0"/>
          <w:marBottom w:val="0"/>
          <w:divBdr>
            <w:top w:val="none" w:sz="0" w:space="0" w:color="auto"/>
            <w:left w:val="none" w:sz="0" w:space="0" w:color="auto"/>
            <w:bottom w:val="none" w:sz="0" w:space="0" w:color="auto"/>
            <w:right w:val="none" w:sz="0" w:space="0" w:color="auto"/>
          </w:divBdr>
        </w:div>
        <w:div w:id="1392459861">
          <w:marLeft w:val="640"/>
          <w:marRight w:val="0"/>
          <w:marTop w:val="0"/>
          <w:marBottom w:val="0"/>
          <w:divBdr>
            <w:top w:val="none" w:sz="0" w:space="0" w:color="auto"/>
            <w:left w:val="none" w:sz="0" w:space="0" w:color="auto"/>
            <w:bottom w:val="none" w:sz="0" w:space="0" w:color="auto"/>
            <w:right w:val="none" w:sz="0" w:space="0" w:color="auto"/>
          </w:divBdr>
        </w:div>
        <w:div w:id="673995389">
          <w:marLeft w:val="640"/>
          <w:marRight w:val="0"/>
          <w:marTop w:val="0"/>
          <w:marBottom w:val="0"/>
          <w:divBdr>
            <w:top w:val="none" w:sz="0" w:space="0" w:color="auto"/>
            <w:left w:val="none" w:sz="0" w:space="0" w:color="auto"/>
            <w:bottom w:val="none" w:sz="0" w:space="0" w:color="auto"/>
            <w:right w:val="none" w:sz="0" w:space="0" w:color="auto"/>
          </w:divBdr>
        </w:div>
        <w:div w:id="550044290">
          <w:marLeft w:val="640"/>
          <w:marRight w:val="0"/>
          <w:marTop w:val="0"/>
          <w:marBottom w:val="0"/>
          <w:divBdr>
            <w:top w:val="none" w:sz="0" w:space="0" w:color="auto"/>
            <w:left w:val="none" w:sz="0" w:space="0" w:color="auto"/>
            <w:bottom w:val="none" w:sz="0" w:space="0" w:color="auto"/>
            <w:right w:val="none" w:sz="0" w:space="0" w:color="auto"/>
          </w:divBdr>
        </w:div>
        <w:div w:id="1279682033">
          <w:marLeft w:val="640"/>
          <w:marRight w:val="0"/>
          <w:marTop w:val="0"/>
          <w:marBottom w:val="0"/>
          <w:divBdr>
            <w:top w:val="none" w:sz="0" w:space="0" w:color="auto"/>
            <w:left w:val="none" w:sz="0" w:space="0" w:color="auto"/>
            <w:bottom w:val="none" w:sz="0" w:space="0" w:color="auto"/>
            <w:right w:val="none" w:sz="0" w:space="0" w:color="auto"/>
          </w:divBdr>
        </w:div>
        <w:div w:id="1873153229">
          <w:marLeft w:val="640"/>
          <w:marRight w:val="0"/>
          <w:marTop w:val="0"/>
          <w:marBottom w:val="0"/>
          <w:divBdr>
            <w:top w:val="none" w:sz="0" w:space="0" w:color="auto"/>
            <w:left w:val="none" w:sz="0" w:space="0" w:color="auto"/>
            <w:bottom w:val="none" w:sz="0" w:space="0" w:color="auto"/>
            <w:right w:val="none" w:sz="0" w:space="0" w:color="auto"/>
          </w:divBdr>
        </w:div>
        <w:div w:id="773281840">
          <w:marLeft w:val="640"/>
          <w:marRight w:val="0"/>
          <w:marTop w:val="0"/>
          <w:marBottom w:val="0"/>
          <w:divBdr>
            <w:top w:val="none" w:sz="0" w:space="0" w:color="auto"/>
            <w:left w:val="none" w:sz="0" w:space="0" w:color="auto"/>
            <w:bottom w:val="none" w:sz="0" w:space="0" w:color="auto"/>
            <w:right w:val="none" w:sz="0" w:space="0" w:color="auto"/>
          </w:divBdr>
        </w:div>
        <w:div w:id="1546795520">
          <w:marLeft w:val="640"/>
          <w:marRight w:val="0"/>
          <w:marTop w:val="0"/>
          <w:marBottom w:val="0"/>
          <w:divBdr>
            <w:top w:val="none" w:sz="0" w:space="0" w:color="auto"/>
            <w:left w:val="none" w:sz="0" w:space="0" w:color="auto"/>
            <w:bottom w:val="none" w:sz="0" w:space="0" w:color="auto"/>
            <w:right w:val="none" w:sz="0" w:space="0" w:color="auto"/>
          </w:divBdr>
        </w:div>
        <w:div w:id="1027608679">
          <w:marLeft w:val="640"/>
          <w:marRight w:val="0"/>
          <w:marTop w:val="0"/>
          <w:marBottom w:val="0"/>
          <w:divBdr>
            <w:top w:val="none" w:sz="0" w:space="0" w:color="auto"/>
            <w:left w:val="none" w:sz="0" w:space="0" w:color="auto"/>
            <w:bottom w:val="none" w:sz="0" w:space="0" w:color="auto"/>
            <w:right w:val="none" w:sz="0" w:space="0" w:color="auto"/>
          </w:divBdr>
        </w:div>
        <w:div w:id="1209682534">
          <w:marLeft w:val="640"/>
          <w:marRight w:val="0"/>
          <w:marTop w:val="0"/>
          <w:marBottom w:val="0"/>
          <w:divBdr>
            <w:top w:val="none" w:sz="0" w:space="0" w:color="auto"/>
            <w:left w:val="none" w:sz="0" w:space="0" w:color="auto"/>
            <w:bottom w:val="none" w:sz="0" w:space="0" w:color="auto"/>
            <w:right w:val="none" w:sz="0" w:space="0" w:color="auto"/>
          </w:divBdr>
        </w:div>
        <w:div w:id="1476992244">
          <w:marLeft w:val="640"/>
          <w:marRight w:val="0"/>
          <w:marTop w:val="0"/>
          <w:marBottom w:val="0"/>
          <w:divBdr>
            <w:top w:val="none" w:sz="0" w:space="0" w:color="auto"/>
            <w:left w:val="none" w:sz="0" w:space="0" w:color="auto"/>
            <w:bottom w:val="none" w:sz="0" w:space="0" w:color="auto"/>
            <w:right w:val="none" w:sz="0" w:space="0" w:color="auto"/>
          </w:divBdr>
        </w:div>
        <w:div w:id="1217855913">
          <w:marLeft w:val="640"/>
          <w:marRight w:val="0"/>
          <w:marTop w:val="0"/>
          <w:marBottom w:val="0"/>
          <w:divBdr>
            <w:top w:val="none" w:sz="0" w:space="0" w:color="auto"/>
            <w:left w:val="none" w:sz="0" w:space="0" w:color="auto"/>
            <w:bottom w:val="none" w:sz="0" w:space="0" w:color="auto"/>
            <w:right w:val="none" w:sz="0" w:space="0" w:color="auto"/>
          </w:divBdr>
        </w:div>
        <w:div w:id="765153742">
          <w:marLeft w:val="640"/>
          <w:marRight w:val="0"/>
          <w:marTop w:val="0"/>
          <w:marBottom w:val="0"/>
          <w:divBdr>
            <w:top w:val="none" w:sz="0" w:space="0" w:color="auto"/>
            <w:left w:val="none" w:sz="0" w:space="0" w:color="auto"/>
            <w:bottom w:val="none" w:sz="0" w:space="0" w:color="auto"/>
            <w:right w:val="none" w:sz="0" w:space="0" w:color="auto"/>
          </w:divBdr>
        </w:div>
        <w:div w:id="1659452831">
          <w:marLeft w:val="640"/>
          <w:marRight w:val="0"/>
          <w:marTop w:val="0"/>
          <w:marBottom w:val="0"/>
          <w:divBdr>
            <w:top w:val="none" w:sz="0" w:space="0" w:color="auto"/>
            <w:left w:val="none" w:sz="0" w:space="0" w:color="auto"/>
            <w:bottom w:val="none" w:sz="0" w:space="0" w:color="auto"/>
            <w:right w:val="none" w:sz="0" w:space="0" w:color="auto"/>
          </w:divBdr>
        </w:div>
      </w:divsChild>
    </w:div>
    <w:div w:id="658316285">
      <w:bodyDiv w:val="1"/>
      <w:marLeft w:val="0"/>
      <w:marRight w:val="0"/>
      <w:marTop w:val="0"/>
      <w:marBottom w:val="0"/>
      <w:divBdr>
        <w:top w:val="none" w:sz="0" w:space="0" w:color="auto"/>
        <w:left w:val="none" w:sz="0" w:space="0" w:color="auto"/>
        <w:bottom w:val="none" w:sz="0" w:space="0" w:color="auto"/>
        <w:right w:val="none" w:sz="0" w:space="0" w:color="auto"/>
      </w:divBdr>
      <w:divsChild>
        <w:div w:id="198010401">
          <w:marLeft w:val="640"/>
          <w:marRight w:val="0"/>
          <w:marTop w:val="0"/>
          <w:marBottom w:val="0"/>
          <w:divBdr>
            <w:top w:val="none" w:sz="0" w:space="0" w:color="auto"/>
            <w:left w:val="none" w:sz="0" w:space="0" w:color="auto"/>
            <w:bottom w:val="none" w:sz="0" w:space="0" w:color="auto"/>
            <w:right w:val="none" w:sz="0" w:space="0" w:color="auto"/>
          </w:divBdr>
        </w:div>
        <w:div w:id="935209217">
          <w:marLeft w:val="640"/>
          <w:marRight w:val="0"/>
          <w:marTop w:val="0"/>
          <w:marBottom w:val="0"/>
          <w:divBdr>
            <w:top w:val="none" w:sz="0" w:space="0" w:color="auto"/>
            <w:left w:val="none" w:sz="0" w:space="0" w:color="auto"/>
            <w:bottom w:val="none" w:sz="0" w:space="0" w:color="auto"/>
            <w:right w:val="none" w:sz="0" w:space="0" w:color="auto"/>
          </w:divBdr>
        </w:div>
        <w:div w:id="697631172">
          <w:marLeft w:val="640"/>
          <w:marRight w:val="0"/>
          <w:marTop w:val="0"/>
          <w:marBottom w:val="0"/>
          <w:divBdr>
            <w:top w:val="none" w:sz="0" w:space="0" w:color="auto"/>
            <w:left w:val="none" w:sz="0" w:space="0" w:color="auto"/>
            <w:bottom w:val="none" w:sz="0" w:space="0" w:color="auto"/>
            <w:right w:val="none" w:sz="0" w:space="0" w:color="auto"/>
          </w:divBdr>
        </w:div>
        <w:div w:id="1322080660">
          <w:marLeft w:val="640"/>
          <w:marRight w:val="0"/>
          <w:marTop w:val="0"/>
          <w:marBottom w:val="0"/>
          <w:divBdr>
            <w:top w:val="none" w:sz="0" w:space="0" w:color="auto"/>
            <w:left w:val="none" w:sz="0" w:space="0" w:color="auto"/>
            <w:bottom w:val="none" w:sz="0" w:space="0" w:color="auto"/>
            <w:right w:val="none" w:sz="0" w:space="0" w:color="auto"/>
          </w:divBdr>
        </w:div>
        <w:div w:id="664162705">
          <w:marLeft w:val="640"/>
          <w:marRight w:val="0"/>
          <w:marTop w:val="0"/>
          <w:marBottom w:val="0"/>
          <w:divBdr>
            <w:top w:val="none" w:sz="0" w:space="0" w:color="auto"/>
            <w:left w:val="none" w:sz="0" w:space="0" w:color="auto"/>
            <w:bottom w:val="none" w:sz="0" w:space="0" w:color="auto"/>
            <w:right w:val="none" w:sz="0" w:space="0" w:color="auto"/>
          </w:divBdr>
        </w:div>
        <w:div w:id="1285237780">
          <w:marLeft w:val="640"/>
          <w:marRight w:val="0"/>
          <w:marTop w:val="0"/>
          <w:marBottom w:val="0"/>
          <w:divBdr>
            <w:top w:val="none" w:sz="0" w:space="0" w:color="auto"/>
            <w:left w:val="none" w:sz="0" w:space="0" w:color="auto"/>
            <w:bottom w:val="none" w:sz="0" w:space="0" w:color="auto"/>
            <w:right w:val="none" w:sz="0" w:space="0" w:color="auto"/>
          </w:divBdr>
        </w:div>
        <w:div w:id="248199959">
          <w:marLeft w:val="640"/>
          <w:marRight w:val="0"/>
          <w:marTop w:val="0"/>
          <w:marBottom w:val="0"/>
          <w:divBdr>
            <w:top w:val="none" w:sz="0" w:space="0" w:color="auto"/>
            <w:left w:val="none" w:sz="0" w:space="0" w:color="auto"/>
            <w:bottom w:val="none" w:sz="0" w:space="0" w:color="auto"/>
            <w:right w:val="none" w:sz="0" w:space="0" w:color="auto"/>
          </w:divBdr>
        </w:div>
        <w:div w:id="31073325">
          <w:marLeft w:val="640"/>
          <w:marRight w:val="0"/>
          <w:marTop w:val="0"/>
          <w:marBottom w:val="0"/>
          <w:divBdr>
            <w:top w:val="none" w:sz="0" w:space="0" w:color="auto"/>
            <w:left w:val="none" w:sz="0" w:space="0" w:color="auto"/>
            <w:bottom w:val="none" w:sz="0" w:space="0" w:color="auto"/>
            <w:right w:val="none" w:sz="0" w:space="0" w:color="auto"/>
          </w:divBdr>
        </w:div>
        <w:div w:id="1776516463">
          <w:marLeft w:val="640"/>
          <w:marRight w:val="0"/>
          <w:marTop w:val="0"/>
          <w:marBottom w:val="0"/>
          <w:divBdr>
            <w:top w:val="none" w:sz="0" w:space="0" w:color="auto"/>
            <w:left w:val="none" w:sz="0" w:space="0" w:color="auto"/>
            <w:bottom w:val="none" w:sz="0" w:space="0" w:color="auto"/>
            <w:right w:val="none" w:sz="0" w:space="0" w:color="auto"/>
          </w:divBdr>
        </w:div>
        <w:div w:id="1246575740">
          <w:marLeft w:val="640"/>
          <w:marRight w:val="0"/>
          <w:marTop w:val="0"/>
          <w:marBottom w:val="0"/>
          <w:divBdr>
            <w:top w:val="none" w:sz="0" w:space="0" w:color="auto"/>
            <w:left w:val="none" w:sz="0" w:space="0" w:color="auto"/>
            <w:bottom w:val="none" w:sz="0" w:space="0" w:color="auto"/>
            <w:right w:val="none" w:sz="0" w:space="0" w:color="auto"/>
          </w:divBdr>
        </w:div>
        <w:div w:id="81879910">
          <w:marLeft w:val="640"/>
          <w:marRight w:val="0"/>
          <w:marTop w:val="0"/>
          <w:marBottom w:val="0"/>
          <w:divBdr>
            <w:top w:val="none" w:sz="0" w:space="0" w:color="auto"/>
            <w:left w:val="none" w:sz="0" w:space="0" w:color="auto"/>
            <w:bottom w:val="none" w:sz="0" w:space="0" w:color="auto"/>
            <w:right w:val="none" w:sz="0" w:space="0" w:color="auto"/>
          </w:divBdr>
        </w:div>
        <w:div w:id="1794396805">
          <w:marLeft w:val="640"/>
          <w:marRight w:val="0"/>
          <w:marTop w:val="0"/>
          <w:marBottom w:val="0"/>
          <w:divBdr>
            <w:top w:val="none" w:sz="0" w:space="0" w:color="auto"/>
            <w:left w:val="none" w:sz="0" w:space="0" w:color="auto"/>
            <w:bottom w:val="none" w:sz="0" w:space="0" w:color="auto"/>
            <w:right w:val="none" w:sz="0" w:space="0" w:color="auto"/>
          </w:divBdr>
        </w:div>
        <w:div w:id="1699771430">
          <w:marLeft w:val="640"/>
          <w:marRight w:val="0"/>
          <w:marTop w:val="0"/>
          <w:marBottom w:val="0"/>
          <w:divBdr>
            <w:top w:val="none" w:sz="0" w:space="0" w:color="auto"/>
            <w:left w:val="none" w:sz="0" w:space="0" w:color="auto"/>
            <w:bottom w:val="none" w:sz="0" w:space="0" w:color="auto"/>
            <w:right w:val="none" w:sz="0" w:space="0" w:color="auto"/>
          </w:divBdr>
        </w:div>
        <w:div w:id="1863860565">
          <w:marLeft w:val="640"/>
          <w:marRight w:val="0"/>
          <w:marTop w:val="0"/>
          <w:marBottom w:val="0"/>
          <w:divBdr>
            <w:top w:val="none" w:sz="0" w:space="0" w:color="auto"/>
            <w:left w:val="none" w:sz="0" w:space="0" w:color="auto"/>
            <w:bottom w:val="none" w:sz="0" w:space="0" w:color="auto"/>
            <w:right w:val="none" w:sz="0" w:space="0" w:color="auto"/>
          </w:divBdr>
        </w:div>
        <w:div w:id="1737967408">
          <w:marLeft w:val="640"/>
          <w:marRight w:val="0"/>
          <w:marTop w:val="0"/>
          <w:marBottom w:val="0"/>
          <w:divBdr>
            <w:top w:val="none" w:sz="0" w:space="0" w:color="auto"/>
            <w:left w:val="none" w:sz="0" w:space="0" w:color="auto"/>
            <w:bottom w:val="none" w:sz="0" w:space="0" w:color="auto"/>
            <w:right w:val="none" w:sz="0" w:space="0" w:color="auto"/>
          </w:divBdr>
        </w:div>
        <w:div w:id="191070113">
          <w:marLeft w:val="640"/>
          <w:marRight w:val="0"/>
          <w:marTop w:val="0"/>
          <w:marBottom w:val="0"/>
          <w:divBdr>
            <w:top w:val="none" w:sz="0" w:space="0" w:color="auto"/>
            <w:left w:val="none" w:sz="0" w:space="0" w:color="auto"/>
            <w:bottom w:val="none" w:sz="0" w:space="0" w:color="auto"/>
            <w:right w:val="none" w:sz="0" w:space="0" w:color="auto"/>
          </w:divBdr>
        </w:div>
        <w:div w:id="1614287750">
          <w:marLeft w:val="640"/>
          <w:marRight w:val="0"/>
          <w:marTop w:val="0"/>
          <w:marBottom w:val="0"/>
          <w:divBdr>
            <w:top w:val="none" w:sz="0" w:space="0" w:color="auto"/>
            <w:left w:val="none" w:sz="0" w:space="0" w:color="auto"/>
            <w:bottom w:val="none" w:sz="0" w:space="0" w:color="auto"/>
            <w:right w:val="none" w:sz="0" w:space="0" w:color="auto"/>
          </w:divBdr>
        </w:div>
        <w:div w:id="278266270">
          <w:marLeft w:val="640"/>
          <w:marRight w:val="0"/>
          <w:marTop w:val="0"/>
          <w:marBottom w:val="0"/>
          <w:divBdr>
            <w:top w:val="none" w:sz="0" w:space="0" w:color="auto"/>
            <w:left w:val="none" w:sz="0" w:space="0" w:color="auto"/>
            <w:bottom w:val="none" w:sz="0" w:space="0" w:color="auto"/>
            <w:right w:val="none" w:sz="0" w:space="0" w:color="auto"/>
          </w:divBdr>
        </w:div>
        <w:div w:id="123425346">
          <w:marLeft w:val="640"/>
          <w:marRight w:val="0"/>
          <w:marTop w:val="0"/>
          <w:marBottom w:val="0"/>
          <w:divBdr>
            <w:top w:val="none" w:sz="0" w:space="0" w:color="auto"/>
            <w:left w:val="none" w:sz="0" w:space="0" w:color="auto"/>
            <w:bottom w:val="none" w:sz="0" w:space="0" w:color="auto"/>
            <w:right w:val="none" w:sz="0" w:space="0" w:color="auto"/>
          </w:divBdr>
        </w:div>
        <w:div w:id="1157039364">
          <w:marLeft w:val="640"/>
          <w:marRight w:val="0"/>
          <w:marTop w:val="0"/>
          <w:marBottom w:val="0"/>
          <w:divBdr>
            <w:top w:val="none" w:sz="0" w:space="0" w:color="auto"/>
            <w:left w:val="none" w:sz="0" w:space="0" w:color="auto"/>
            <w:bottom w:val="none" w:sz="0" w:space="0" w:color="auto"/>
            <w:right w:val="none" w:sz="0" w:space="0" w:color="auto"/>
          </w:divBdr>
        </w:div>
        <w:div w:id="1644695455">
          <w:marLeft w:val="640"/>
          <w:marRight w:val="0"/>
          <w:marTop w:val="0"/>
          <w:marBottom w:val="0"/>
          <w:divBdr>
            <w:top w:val="none" w:sz="0" w:space="0" w:color="auto"/>
            <w:left w:val="none" w:sz="0" w:space="0" w:color="auto"/>
            <w:bottom w:val="none" w:sz="0" w:space="0" w:color="auto"/>
            <w:right w:val="none" w:sz="0" w:space="0" w:color="auto"/>
          </w:divBdr>
        </w:div>
        <w:div w:id="1539197339">
          <w:marLeft w:val="640"/>
          <w:marRight w:val="0"/>
          <w:marTop w:val="0"/>
          <w:marBottom w:val="0"/>
          <w:divBdr>
            <w:top w:val="none" w:sz="0" w:space="0" w:color="auto"/>
            <w:left w:val="none" w:sz="0" w:space="0" w:color="auto"/>
            <w:bottom w:val="none" w:sz="0" w:space="0" w:color="auto"/>
            <w:right w:val="none" w:sz="0" w:space="0" w:color="auto"/>
          </w:divBdr>
        </w:div>
        <w:div w:id="1564869525">
          <w:marLeft w:val="640"/>
          <w:marRight w:val="0"/>
          <w:marTop w:val="0"/>
          <w:marBottom w:val="0"/>
          <w:divBdr>
            <w:top w:val="none" w:sz="0" w:space="0" w:color="auto"/>
            <w:left w:val="none" w:sz="0" w:space="0" w:color="auto"/>
            <w:bottom w:val="none" w:sz="0" w:space="0" w:color="auto"/>
            <w:right w:val="none" w:sz="0" w:space="0" w:color="auto"/>
          </w:divBdr>
        </w:div>
        <w:div w:id="1759520990">
          <w:marLeft w:val="640"/>
          <w:marRight w:val="0"/>
          <w:marTop w:val="0"/>
          <w:marBottom w:val="0"/>
          <w:divBdr>
            <w:top w:val="none" w:sz="0" w:space="0" w:color="auto"/>
            <w:left w:val="none" w:sz="0" w:space="0" w:color="auto"/>
            <w:bottom w:val="none" w:sz="0" w:space="0" w:color="auto"/>
            <w:right w:val="none" w:sz="0" w:space="0" w:color="auto"/>
          </w:divBdr>
        </w:div>
        <w:div w:id="1849363761">
          <w:marLeft w:val="640"/>
          <w:marRight w:val="0"/>
          <w:marTop w:val="0"/>
          <w:marBottom w:val="0"/>
          <w:divBdr>
            <w:top w:val="none" w:sz="0" w:space="0" w:color="auto"/>
            <w:left w:val="none" w:sz="0" w:space="0" w:color="auto"/>
            <w:bottom w:val="none" w:sz="0" w:space="0" w:color="auto"/>
            <w:right w:val="none" w:sz="0" w:space="0" w:color="auto"/>
          </w:divBdr>
        </w:div>
        <w:div w:id="315646298">
          <w:marLeft w:val="640"/>
          <w:marRight w:val="0"/>
          <w:marTop w:val="0"/>
          <w:marBottom w:val="0"/>
          <w:divBdr>
            <w:top w:val="none" w:sz="0" w:space="0" w:color="auto"/>
            <w:left w:val="none" w:sz="0" w:space="0" w:color="auto"/>
            <w:bottom w:val="none" w:sz="0" w:space="0" w:color="auto"/>
            <w:right w:val="none" w:sz="0" w:space="0" w:color="auto"/>
          </w:divBdr>
        </w:div>
        <w:div w:id="1736932030">
          <w:marLeft w:val="640"/>
          <w:marRight w:val="0"/>
          <w:marTop w:val="0"/>
          <w:marBottom w:val="0"/>
          <w:divBdr>
            <w:top w:val="none" w:sz="0" w:space="0" w:color="auto"/>
            <w:left w:val="none" w:sz="0" w:space="0" w:color="auto"/>
            <w:bottom w:val="none" w:sz="0" w:space="0" w:color="auto"/>
            <w:right w:val="none" w:sz="0" w:space="0" w:color="auto"/>
          </w:divBdr>
        </w:div>
        <w:div w:id="1830709729">
          <w:marLeft w:val="640"/>
          <w:marRight w:val="0"/>
          <w:marTop w:val="0"/>
          <w:marBottom w:val="0"/>
          <w:divBdr>
            <w:top w:val="none" w:sz="0" w:space="0" w:color="auto"/>
            <w:left w:val="none" w:sz="0" w:space="0" w:color="auto"/>
            <w:bottom w:val="none" w:sz="0" w:space="0" w:color="auto"/>
            <w:right w:val="none" w:sz="0" w:space="0" w:color="auto"/>
          </w:divBdr>
        </w:div>
        <w:div w:id="294871782">
          <w:marLeft w:val="640"/>
          <w:marRight w:val="0"/>
          <w:marTop w:val="0"/>
          <w:marBottom w:val="0"/>
          <w:divBdr>
            <w:top w:val="none" w:sz="0" w:space="0" w:color="auto"/>
            <w:left w:val="none" w:sz="0" w:space="0" w:color="auto"/>
            <w:bottom w:val="none" w:sz="0" w:space="0" w:color="auto"/>
            <w:right w:val="none" w:sz="0" w:space="0" w:color="auto"/>
          </w:divBdr>
        </w:div>
        <w:div w:id="711614326">
          <w:marLeft w:val="640"/>
          <w:marRight w:val="0"/>
          <w:marTop w:val="0"/>
          <w:marBottom w:val="0"/>
          <w:divBdr>
            <w:top w:val="none" w:sz="0" w:space="0" w:color="auto"/>
            <w:left w:val="none" w:sz="0" w:space="0" w:color="auto"/>
            <w:bottom w:val="none" w:sz="0" w:space="0" w:color="auto"/>
            <w:right w:val="none" w:sz="0" w:space="0" w:color="auto"/>
          </w:divBdr>
        </w:div>
        <w:div w:id="1747916464">
          <w:marLeft w:val="640"/>
          <w:marRight w:val="0"/>
          <w:marTop w:val="0"/>
          <w:marBottom w:val="0"/>
          <w:divBdr>
            <w:top w:val="none" w:sz="0" w:space="0" w:color="auto"/>
            <w:left w:val="none" w:sz="0" w:space="0" w:color="auto"/>
            <w:bottom w:val="none" w:sz="0" w:space="0" w:color="auto"/>
            <w:right w:val="none" w:sz="0" w:space="0" w:color="auto"/>
          </w:divBdr>
        </w:div>
        <w:div w:id="1605460808">
          <w:marLeft w:val="640"/>
          <w:marRight w:val="0"/>
          <w:marTop w:val="0"/>
          <w:marBottom w:val="0"/>
          <w:divBdr>
            <w:top w:val="none" w:sz="0" w:space="0" w:color="auto"/>
            <w:left w:val="none" w:sz="0" w:space="0" w:color="auto"/>
            <w:bottom w:val="none" w:sz="0" w:space="0" w:color="auto"/>
            <w:right w:val="none" w:sz="0" w:space="0" w:color="auto"/>
          </w:divBdr>
        </w:div>
        <w:div w:id="1596668088">
          <w:marLeft w:val="640"/>
          <w:marRight w:val="0"/>
          <w:marTop w:val="0"/>
          <w:marBottom w:val="0"/>
          <w:divBdr>
            <w:top w:val="none" w:sz="0" w:space="0" w:color="auto"/>
            <w:left w:val="none" w:sz="0" w:space="0" w:color="auto"/>
            <w:bottom w:val="none" w:sz="0" w:space="0" w:color="auto"/>
            <w:right w:val="none" w:sz="0" w:space="0" w:color="auto"/>
          </w:divBdr>
        </w:div>
        <w:div w:id="74278497">
          <w:marLeft w:val="640"/>
          <w:marRight w:val="0"/>
          <w:marTop w:val="0"/>
          <w:marBottom w:val="0"/>
          <w:divBdr>
            <w:top w:val="none" w:sz="0" w:space="0" w:color="auto"/>
            <w:left w:val="none" w:sz="0" w:space="0" w:color="auto"/>
            <w:bottom w:val="none" w:sz="0" w:space="0" w:color="auto"/>
            <w:right w:val="none" w:sz="0" w:space="0" w:color="auto"/>
          </w:divBdr>
        </w:div>
        <w:div w:id="1332223935">
          <w:marLeft w:val="640"/>
          <w:marRight w:val="0"/>
          <w:marTop w:val="0"/>
          <w:marBottom w:val="0"/>
          <w:divBdr>
            <w:top w:val="none" w:sz="0" w:space="0" w:color="auto"/>
            <w:left w:val="none" w:sz="0" w:space="0" w:color="auto"/>
            <w:bottom w:val="none" w:sz="0" w:space="0" w:color="auto"/>
            <w:right w:val="none" w:sz="0" w:space="0" w:color="auto"/>
          </w:divBdr>
        </w:div>
        <w:div w:id="1685010822">
          <w:marLeft w:val="640"/>
          <w:marRight w:val="0"/>
          <w:marTop w:val="0"/>
          <w:marBottom w:val="0"/>
          <w:divBdr>
            <w:top w:val="none" w:sz="0" w:space="0" w:color="auto"/>
            <w:left w:val="none" w:sz="0" w:space="0" w:color="auto"/>
            <w:bottom w:val="none" w:sz="0" w:space="0" w:color="auto"/>
            <w:right w:val="none" w:sz="0" w:space="0" w:color="auto"/>
          </w:divBdr>
        </w:div>
        <w:div w:id="1466385523">
          <w:marLeft w:val="640"/>
          <w:marRight w:val="0"/>
          <w:marTop w:val="0"/>
          <w:marBottom w:val="0"/>
          <w:divBdr>
            <w:top w:val="none" w:sz="0" w:space="0" w:color="auto"/>
            <w:left w:val="none" w:sz="0" w:space="0" w:color="auto"/>
            <w:bottom w:val="none" w:sz="0" w:space="0" w:color="auto"/>
            <w:right w:val="none" w:sz="0" w:space="0" w:color="auto"/>
          </w:divBdr>
        </w:div>
        <w:div w:id="62678417">
          <w:marLeft w:val="640"/>
          <w:marRight w:val="0"/>
          <w:marTop w:val="0"/>
          <w:marBottom w:val="0"/>
          <w:divBdr>
            <w:top w:val="none" w:sz="0" w:space="0" w:color="auto"/>
            <w:left w:val="none" w:sz="0" w:space="0" w:color="auto"/>
            <w:bottom w:val="none" w:sz="0" w:space="0" w:color="auto"/>
            <w:right w:val="none" w:sz="0" w:space="0" w:color="auto"/>
          </w:divBdr>
        </w:div>
        <w:div w:id="77799532">
          <w:marLeft w:val="640"/>
          <w:marRight w:val="0"/>
          <w:marTop w:val="0"/>
          <w:marBottom w:val="0"/>
          <w:divBdr>
            <w:top w:val="none" w:sz="0" w:space="0" w:color="auto"/>
            <w:left w:val="none" w:sz="0" w:space="0" w:color="auto"/>
            <w:bottom w:val="none" w:sz="0" w:space="0" w:color="auto"/>
            <w:right w:val="none" w:sz="0" w:space="0" w:color="auto"/>
          </w:divBdr>
        </w:div>
        <w:div w:id="1392926895">
          <w:marLeft w:val="640"/>
          <w:marRight w:val="0"/>
          <w:marTop w:val="0"/>
          <w:marBottom w:val="0"/>
          <w:divBdr>
            <w:top w:val="none" w:sz="0" w:space="0" w:color="auto"/>
            <w:left w:val="none" w:sz="0" w:space="0" w:color="auto"/>
            <w:bottom w:val="none" w:sz="0" w:space="0" w:color="auto"/>
            <w:right w:val="none" w:sz="0" w:space="0" w:color="auto"/>
          </w:divBdr>
        </w:div>
        <w:div w:id="963385771">
          <w:marLeft w:val="640"/>
          <w:marRight w:val="0"/>
          <w:marTop w:val="0"/>
          <w:marBottom w:val="0"/>
          <w:divBdr>
            <w:top w:val="none" w:sz="0" w:space="0" w:color="auto"/>
            <w:left w:val="none" w:sz="0" w:space="0" w:color="auto"/>
            <w:bottom w:val="none" w:sz="0" w:space="0" w:color="auto"/>
            <w:right w:val="none" w:sz="0" w:space="0" w:color="auto"/>
          </w:divBdr>
        </w:div>
        <w:div w:id="961233613">
          <w:marLeft w:val="640"/>
          <w:marRight w:val="0"/>
          <w:marTop w:val="0"/>
          <w:marBottom w:val="0"/>
          <w:divBdr>
            <w:top w:val="none" w:sz="0" w:space="0" w:color="auto"/>
            <w:left w:val="none" w:sz="0" w:space="0" w:color="auto"/>
            <w:bottom w:val="none" w:sz="0" w:space="0" w:color="auto"/>
            <w:right w:val="none" w:sz="0" w:space="0" w:color="auto"/>
          </w:divBdr>
        </w:div>
        <w:div w:id="1049767994">
          <w:marLeft w:val="640"/>
          <w:marRight w:val="0"/>
          <w:marTop w:val="0"/>
          <w:marBottom w:val="0"/>
          <w:divBdr>
            <w:top w:val="none" w:sz="0" w:space="0" w:color="auto"/>
            <w:left w:val="none" w:sz="0" w:space="0" w:color="auto"/>
            <w:bottom w:val="none" w:sz="0" w:space="0" w:color="auto"/>
            <w:right w:val="none" w:sz="0" w:space="0" w:color="auto"/>
          </w:divBdr>
        </w:div>
        <w:div w:id="781612635">
          <w:marLeft w:val="640"/>
          <w:marRight w:val="0"/>
          <w:marTop w:val="0"/>
          <w:marBottom w:val="0"/>
          <w:divBdr>
            <w:top w:val="none" w:sz="0" w:space="0" w:color="auto"/>
            <w:left w:val="none" w:sz="0" w:space="0" w:color="auto"/>
            <w:bottom w:val="none" w:sz="0" w:space="0" w:color="auto"/>
            <w:right w:val="none" w:sz="0" w:space="0" w:color="auto"/>
          </w:divBdr>
        </w:div>
        <w:div w:id="478309116">
          <w:marLeft w:val="640"/>
          <w:marRight w:val="0"/>
          <w:marTop w:val="0"/>
          <w:marBottom w:val="0"/>
          <w:divBdr>
            <w:top w:val="none" w:sz="0" w:space="0" w:color="auto"/>
            <w:left w:val="none" w:sz="0" w:space="0" w:color="auto"/>
            <w:bottom w:val="none" w:sz="0" w:space="0" w:color="auto"/>
            <w:right w:val="none" w:sz="0" w:space="0" w:color="auto"/>
          </w:divBdr>
        </w:div>
        <w:div w:id="1768697184">
          <w:marLeft w:val="640"/>
          <w:marRight w:val="0"/>
          <w:marTop w:val="0"/>
          <w:marBottom w:val="0"/>
          <w:divBdr>
            <w:top w:val="none" w:sz="0" w:space="0" w:color="auto"/>
            <w:left w:val="none" w:sz="0" w:space="0" w:color="auto"/>
            <w:bottom w:val="none" w:sz="0" w:space="0" w:color="auto"/>
            <w:right w:val="none" w:sz="0" w:space="0" w:color="auto"/>
          </w:divBdr>
        </w:div>
        <w:div w:id="1086078375">
          <w:marLeft w:val="640"/>
          <w:marRight w:val="0"/>
          <w:marTop w:val="0"/>
          <w:marBottom w:val="0"/>
          <w:divBdr>
            <w:top w:val="none" w:sz="0" w:space="0" w:color="auto"/>
            <w:left w:val="none" w:sz="0" w:space="0" w:color="auto"/>
            <w:bottom w:val="none" w:sz="0" w:space="0" w:color="auto"/>
            <w:right w:val="none" w:sz="0" w:space="0" w:color="auto"/>
          </w:divBdr>
        </w:div>
        <w:div w:id="1043822470">
          <w:marLeft w:val="640"/>
          <w:marRight w:val="0"/>
          <w:marTop w:val="0"/>
          <w:marBottom w:val="0"/>
          <w:divBdr>
            <w:top w:val="none" w:sz="0" w:space="0" w:color="auto"/>
            <w:left w:val="none" w:sz="0" w:space="0" w:color="auto"/>
            <w:bottom w:val="none" w:sz="0" w:space="0" w:color="auto"/>
            <w:right w:val="none" w:sz="0" w:space="0" w:color="auto"/>
          </w:divBdr>
        </w:div>
        <w:div w:id="1981686406">
          <w:marLeft w:val="640"/>
          <w:marRight w:val="0"/>
          <w:marTop w:val="0"/>
          <w:marBottom w:val="0"/>
          <w:divBdr>
            <w:top w:val="none" w:sz="0" w:space="0" w:color="auto"/>
            <w:left w:val="none" w:sz="0" w:space="0" w:color="auto"/>
            <w:bottom w:val="none" w:sz="0" w:space="0" w:color="auto"/>
            <w:right w:val="none" w:sz="0" w:space="0" w:color="auto"/>
          </w:divBdr>
        </w:div>
        <w:div w:id="193271830">
          <w:marLeft w:val="640"/>
          <w:marRight w:val="0"/>
          <w:marTop w:val="0"/>
          <w:marBottom w:val="0"/>
          <w:divBdr>
            <w:top w:val="none" w:sz="0" w:space="0" w:color="auto"/>
            <w:left w:val="none" w:sz="0" w:space="0" w:color="auto"/>
            <w:bottom w:val="none" w:sz="0" w:space="0" w:color="auto"/>
            <w:right w:val="none" w:sz="0" w:space="0" w:color="auto"/>
          </w:divBdr>
        </w:div>
        <w:div w:id="134571055">
          <w:marLeft w:val="640"/>
          <w:marRight w:val="0"/>
          <w:marTop w:val="0"/>
          <w:marBottom w:val="0"/>
          <w:divBdr>
            <w:top w:val="none" w:sz="0" w:space="0" w:color="auto"/>
            <w:left w:val="none" w:sz="0" w:space="0" w:color="auto"/>
            <w:bottom w:val="none" w:sz="0" w:space="0" w:color="auto"/>
            <w:right w:val="none" w:sz="0" w:space="0" w:color="auto"/>
          </w:divBdr>
        </w:div>
        <w:div w:id="1971858109">
          <w:marLeft w:val="640"/>
          <w:marRight w:val="0"/>
          <w:marTop w:val="0"/>
          <w:marBottom w:val="0"/>
          <w:divBdr>
            <w:top w:val="none" w:sz="0" w:space="0" w:color="auto"/>
            <w:left w:val="none" w:sz="0" w:space="0" w:color="auto"/>
            <w:bottom w:val="none" w:sz="0" w:space="0" w:color="auto"/>
            <w:right w:val="none" w:sz="0" w:space="0" w:color="auto"/>
          </w:divBdr>
        </w:div>
        <w:div w:id="701370232">
          <w:marLeft w:val="640"/>
          <w:marRight w:val="0"/>
          <w:marTop w:val="0"/>
          <w:marBottom w:val="0"/>
          <w:divBdr>
            <w:top w:val="none" w:sz="0" w:space="0" w:color="auto"/>
            <w:left w:val="none" w:sz="0" w:space="0" w:color="auto"/>
            <w:bottom w:val="none" w:sz="0" w:space="0" w:color="auto"/>
            <w:right w:val="none" w:sz="0" w:space="0" w:color="auto"/>
          </w:divBdr>
        </w:div>
        <w:div w:id="1750692903">
          <w:marLeft w:val="640"/>
          <w:marRight w:val="0"/>
          <w:marTop w:val="0"/>
          <w:marBottom w:val="0"/>
          <w:divBdr>
            <w:top w:val="none" w:sz="0" w:space="0" w:color="auto"/>
            <w:left w:val="none" w:sz="0" w:space="0" w:color="auto"/>
            <w:bottom w:val="none" w:sz="0" w:space="0" w:color="auto"/>
            <w:right w:val="none" w:sz="0" w:space="0" w:color="auto"/>
          </w:divBdr>
        </w:div>
        <w:div w:id="455687526">
          <w:marLeft w:val="640"/>
          <w:marRight w:val="0"/>
          <w:marTop w:val="0"/>
          <w:marBottom w:val="0"/>
          <w:divBdr>
            <w:top w:val="none" w:sz="0" w:space="0" w:color="auto"/>
            <w:left w:val="none" w:sz="0" w:space="0" w:color="auto"/>
            <w:bottom w:val="none" w:sz="0" w:space="0" w:color="auto"/>
            <w:right w:val="none" w:sz="0" w:space="0" w:color="auto"/>
          </w:divBdr>
        </w:div>
        <w:div w:id="2041592523">
          <w:marLeft w:val="640"/>
          <w:marRight w:val="0"/>
          <w:marTop w:val="0"/>
          <w:marBottom w:val="0"/>
          <w:divBdr>
            <w:top w:val="none" w:sz="0" w:space="0" w:color="auto"/>
            <w:left w:val="none" w:sz="0" w:space="0" w:color="auto"/>
            <w:bottom w:val="none" w:sz="0" w:space="0" w:color="auto"/>
            <w:right w:val="none" w:sz="0" w:space="0" w:color="auto"/>
          </w:divBdr>
        </w:div>
        <w:div w:id="284122790">
          <w:marLeft w:val="640"/>
          <w:marRight w:val="0"/>
          <w:marTop w:val="0"/>
          <w:marBottom w:val="0"/>
          <w:divBdr>
            <w:top w:val="none" w:sz="0" w:space="0" w:color="auto"/>
            <w:left w:val="none" w:sz="0" w:space="0" w:color="auto"/>
            <w:bottom w:val="none" w:sz="0" w:space="0" w:color="auto"/>
            <w:right w:val="none" w:sz="0" w:space="0" w:color="auto"/>
          </w:divBdr>
        </w:div>
        <w:div w:id="1027373168">
          <w:marLeft w:val="640"/>
          <w:marRight w:val="0"/>
          <w:marTop w:val="0"/>
          <w:marBottom w:val="0"/>
          <w:divBdr>
            <w:top w:val="none" w:sz="0" w:space="0" w:color="auto"/>
            <w:left w:val="none" w:sz="0" w:space="0" w:color="auto"/>
            <w:bottom w:val="none" w:sz="0" w:space="0" w:color="auto"/>
            <w:right w:val="none" w:sz="0" w:space="0" w:color="auto"/>
          </w:divBdr>
        </w:div>
        <w:div w:id="397165587">
          <w:marLeft w:val="640"/>
          <w:marRight w:val="0"/>
          <w:marTop w:val="0"/>
          <w:marBottom w:val="0"/>
          <w:divBdr>
            <w:top w:val="none" w:sz="0" w:space="0" w:color="auto"/>
            <w:left w:val="none" w:sz="0" w:space="0" w:color="auto"/>
            <w:bottom w:val="none" w:sz="0" w:space="0" w:color="auto"/>
            <w:right w:val="none" w:sz="0" w:space="0" w:color="auto"/>
          </w:divBdr>
        </w:div>
        <w:div w:id="947930596">
          <w:marLeft w:val="640"/>
          <w:marRight w:val="0"/>
          <w:marTop w:val="0"/>
          <w:marBottom w:val="0"/>
          <w:divBdr>
            <w:top w:val="none" w:sz="0" w:space="0" w:color="auto"/>
            <w:left w:val="none" w:sz="0" w:space="0" w:color="auto"/>
            <w:bottom w:val="none" w:sz="0" w:space="0" w:color="auto"/>
            <w:right w:val="none" w:sz="0" w:space="0" w:color="auto"/>
          </w:divBdr>
        </w:div>
        <w:div w:id="1802923043">
          <w:marLeft w:val="640"/>
          <w:marRight w:val="0"/>
          <w:marTop w:val="0"/>
          <w:marBottom w:val="0"/>
          <w:divBdr>
            <w:top w:val="none" w:sz="0" w:space="0" w:color="auto"/>
            <w:left w:val="none" w:sz="0" w:space="0" w:color="auto"/>
            <w:bottom w:val="none" w:sz="0" w:space="0" w:color="auto"/>
            <w:right w:val="none" w:sz="0" w:space="0" w:color="auto"/>
          </w:divBdr>
        </w:div>
        <w:div w:id="329332465">
          <w:marLeft w:val="640"/>
          <w:marRight w:val="0"/>
          <w:marTop w:val="0"/>
          <w:marBottom w:val="0"/>
          <w:divBdr>
            <w:top w:val="none" w:sz="0" w:space="0" w:color="auto"/>
            <w:left w:val="none" w:sz="0" w:space="0" w:color="auto"/>
            <w:bottom w:val="none" w:sz="0" w:space="0" w:color="auto"/>
            <w:right w:val="none" w:sz="0" w:space="0" w:color="auto"/>
          </w:divBdr>
        </w:div>
        <w:div w:id="1494492204">
          <w:marLeft w:val="640"/>
          <w:marRight w:val="0"/>
          <w:marTop w:val="0"/>
          <w:marBottom w:val="0"/>
          <w:divBdr>
            <w:top w:val="none" w:sz="0" w:space="0" w:color="auto"/>
            <w:left w:val="none" w:sz="0" w:space="0" w:color="auto"/>
            <w:bottom w:val="none" w:sz="0" w:space="0" w:color="auto"/>
            <w:right w:val="none" w:sz="0" w:space="0" w:color="auto"/>
          </w:divBdr>
        </w:div>
        <w:div w:id="759835320">
          <w:marLeft w:val="640"/>
          <w:marRight w:val="0"/>
          <w:marTop w:val="0"/>
          <w:marBottom w:val="0"/>
          <w:divBdr>
            <w:top w:val="none" w:sz="0" w:space="0" w:color="auto"/>
            <w:left w:val="none" w:sz="0" w:space="0" w:color="auto"/>
            <w:bottom w:val="none" w:sz="0" w:space="0" w:color="auto"/>
            <w:right w:val="none" w:sz="0" w:space="0" w:color="auto"/>
          </w:divBdr>
        </w:div>
        <w:div w:id="1454404947">
          <w:marLeft w:val="640"/>
          <w:marRight w:val="0"/>
          <w:marTop w:val="0"/>
          <w:marBottom w:val="0"/>
          <w:divBdr>
            <w:top w:val="none" w:sz="0" w:space="0" w:color="auto"/>
            <w:left w:val="none" w:sz="0" w:space="0" w:color="auto"/>
            <w:bottom w:val="none" w:sz="0" w:space="0" w:color="auto"/>
            <w:right w:val="none" w:sz="0" w:space="0" w:color="auto"/>
          </w:divBdr>
        </w:div>
        <w:div w:id="604386455">
          <w:marLeft w:val="640"/>
          <w:marRight w:val="0"/>
          <w:marTop w:val="0"/>
          <w:marBottom w:val="0"/>
          <w:divBdr>
            <w:top w:val="none" w:sz="0" w:space="0" w:color="auto"/>
            <w:left w:val="none" w:sz="0" w:space="0" w:color="auto"/>
            <w:bottom w:val="none" w:sz="0" w:space="0" w:color="auto"/>
            <w:right w:val="none" w:sz="0" w:space="0" w:color="auto"/>
          </w:divBdr>
        </w:div>
        <w:div w:id="347484590">
          <w:marLeft w:val="640"/>
          <w:marRight w:val="0"/>
          <w:marTop w:val="0"/>
          <w:marBottom w:val="0"/>
          <w:divBdr>
            <w:top w:val="none" w:sz="0" w:space="0" w:color="auto"/>
            <w:left w:val="none" w:sz="0" w:space="0" w:color="auto"/>
            <w:bottom w:val="none" w:sz="0" w:space="0" w:color="auto"/>
            <w:right w:val="none" w:sz="0" w:space="0" w:color="auto"/>
          </w:divBdr>
        </w:div>
        <w:div w:id="1989093542">
          <w:marLeft w:val="640"/>
          <w:marRight w:val="0"/>
          <w:marTop w:val="0"/>
          <w:marBottom w:val="0"/>
          <w:divBdr>
            <w:top w:val="none" w:sz="0" w:space="0" w:color="auto"/>
            <w:left w:val="none" w:sz="0" w:space="0" w:color="auto"/>
            <w:bottom w:val="none" w:sz="0" w:space="0" w:color="auto"/>
            <w:right w:val="none" w:sz="0" w:space="0" w:color="auto"/>
          </w:divBdr>
        </w:div>
        <w:div w:id="1967346500">
          <w:marLeft w:val="640"/>
          <w:marRight w:val="0"/>
          <w:marTop w:val="0"/>
          <w:marBottom w:val="0"/>
          <w:divBdr>
            <w:top w:val="none" w:sz="0" w:space="0" w:color="auto"/>
            <w:left w:val="none" w:sz="0" w:space="0" w:color="auto"/>
            <w:bottom w:val="none" w:sz="0" w:space="0" w:color="auto"/>
            <w:right w:val="none" w:sz="0" w:space="0" w:color="auto"/>
          </w:divBdr>
        </w:div>
        <w:div w:id="89860277">
          <w:marLeft w:val="640"/>
          <w:marRight w:val="0"/>
          <w:marTop w:val="0"/>
          <w:marBottom w:val="0"/>
          <w:divBdr>
            <w:top w:val="none" w:sz="0" w:space="0" w:color="auto"/>
            <w:left w:val="none" w:sz="0" w:space="0" w:color="auto"/>
            <w:bottom w:val="none" w:sz="0" w:space="0" w:color="auto"/>
            <w:right w:val="none" w:sz="0" w:space="0" w:color="auto"/>
          </w:divBdr>
        </w:div>
        <w:div w:id="1295451328">
          <w:marLeft w:val="640"/>
          <w:marRight w:val="0"/>
          <w:marTop w:val="0"/>
          <w:marBottom w:val="0"/>
          <w:divBdr>
            <w:top w:val="none" w:sz="0" w:space="0" w:color="auto"/>
            <w:left w:val="none" w:sz="0" w:space="0" w:color="auto"/>
            <w:bottom w:val="none" w:sz="0" w:space="0" w:color="auto"/>
            <w:right w:val="none" w:sz="0" w:space="0" w:color="auto"/>
          </w:divBdr>
        </w:div>
        <w:div w:id="974484461">
          <w:marLeft w:val="640"/>
          <w:marRight w:val="0"/>
          <w:marTop w:val="0"/>
          <w:marBottom w:val="0"/>
          <w:divBdr>
            <w:top w:val="none" w:sz="0" w:space="0" w:color="auto"/>
            <w:left w:val="none" w:sz="0" w:space="0" w:color="auto"/>
            <w:bottom w:val="none" w:sz="0" w:space="0" w:color="auto"/>
            <w:right w:val="none" w:sz="0" w:space="0" w:color="auto"/>
          </w:divBdr>
        </w:div>
        <w:div w:id="1987272044">
          <w:marLeft w:val="640"/>
          <w:marRight w:val="0"/>
          <w:marTop w:val="0"/>
          <w:marBottom w:val="0"/>
          <w:divBdr>
            <w:top w:val="none" w:sz="0" w:space="0" w:color="auto"/>
            <w:left w:val="none" w:sz="0" w:space="0" w:color="auto"/>
            <w:bottom w:val="none" w:sz="0" w:space="0" w:color="auto"/>
            <w:right w:val="none" w:sz="0" w:space="0" w:color="auto"/>
          </w:divBdr>
        </w:div>
        <w:div w:id="618493134">
          <w:marLeft w:val="640"/>
          <w:marRight w:val="0"/>
          <w:marTop w:val="0"/>
          <w:marBottom w:val="0"/>
          <w:divBdr>
            <w:top w:val="none" w:sz="0" w:space="0" w:color="auto"/>
            <w:left w:val="none" w:sz="0" w:space="0" w:color="auto"/>
            <w:bottom w:val="none" w:sz="0" w:space="0" w:color="auto"/>
            <w:right w:val="none" w:sz="0" w:space="0" w:color="auto"/>
          </w:divBdr>
        </w:div>
        <w:div w:id="571043511">
          <w:marLeft w:val="640"/>
          <w:marRight w:val="0"/>
          <w:marTop w:val="0"/>
          <w:marBottom w:val="0"/>
          <w:divBdr>
            <w:top w:val="none" w:sz="0" w:space="0" w:color="auto"/>
            <w:left w:val="none" w:sz="0" w:space="0" w:color="auto"/>
            <w:bottom w:val="none" w:sz="0" w:space="0" w:color="auto"/>
            <w:right w:val="none" w:sz="0" w:space="0" w:color="auto"/>
          </w:divBdr>
        </w:div>
        <w:div w:id="54277797">
          <w:marLeft w:val="640"/>
          <w:marRight w:val="0"/>
          <w:marTop w:val="0"/>
          <w:marBottom w:val="0"/>
          <w:divBdr>
            <w:top w:val="none" w:sz="0" w:space="0" w:color="auto"/>
            <w:left w:val="none" w:sz="0" w:space="0" w:color="auto"/>
            <w:bottom w:val="none" w:sz="0" w:space="0" w:color="auto"/>
            <w:right w:val="none" w:sz="0" w:space="0" w:color="auto"/>
          </w:divBdr>
        </w:div>
        <w:div w:id="1594242382">
          <w:marLeft w:val="640"/>
          <w:marRight w:val="0"/>
          <w:marTop w:val="0"/>
          <w:marBottom w:val="0"/>
          <w:divBdr>
            <w:top w:val="none" w:sz="0" w:space="0" w:color="auto"/>
            <w:left w:val="none" w:sz="0" w:space="0" w:color="auto"/>
            <w:bottom w:val="none" w:sz="0" w:space="0" w:color="auto"/>
            <w:right w:val="none" w:sz="0" w:space="0" w:color="auto"/>
          </w:divBdr>
        </w:div>
        <w:div w:id="470290729">
          <w:marLeft w:val="640"/>
          <w:marRight w:val="0"/>
          <w:marTop w:val="0"/>
          <w:marBottom w:val="0"/>
          <w:divBdr>
            <w:top w:val="none" w:sz="0" w:space="0" w:color="auto"/>
            <w:left w:val="none" w:sz="0" w:space="0" w:color="auto"/>
            <w:bottom w:val="none" w:sz="0" w:space="0" w:color="auto"/>
            <w:right w:val="none" w:sz="0" w:space="0" w:color="auto"/>
          </w:divBdr>
        </w:div>
        <w:div w:id="1478764679">
          <w:marLeft w:val="640"/>
          <w:marRight w:val="0"/>
          <w:marTop w:val="0"/>
          <w:marBottom w:val="0"/>
          <w:divBdr>
            <w:top w:val="none" w:sz="0" w:space="0" w:color="auto"/>
            <w:left w:val="none" w:sz="0" w:space="0" w:color="auto"/>
            <w:bottom w:val="none" w:sz="0" w:space="0" w:color="auto"/>
            <w:right w:val="none" w:sz="0" w:space="0" w:color="auto"/>
          </w:divBdr>
        </w:div>
        <w:div w:id="1151629252">
          <w:marLeft w:val="640"/>
          <w:marRight w:val="0"/>
          <w:marTop w:val="0"/>
          <w:marBottom w:val="0"/>
          <w:divBdr>
            <w:top w:val="none" w:sz="0" w:space="0" w:color="auto"/>
            <w:left w:val="none" w:sz="0" w:space="0" w:color="auto"/>
            <w:bottom w:val="none" w:sz="0" w:space="0" w:color="auto"/>
            <w:right w:val="none" w:sz="0" w:space="0" w:color="auto"/>
          </w:divBdr>
        </w:div>
        <w:div w:id="1052584793">
          <w:marLeft w:val="640"/>
          <w:marRight w:val="0"/>
          <w:marTop w:val="0"/>
          <w:marBottom w:val="0"/>
          <w:divBdr>
            <w:top w:val="none" w:sz="0" w:space="0" w:color="auto"/>
            <w:left w:val="none" w:sz="0" w:space="0" w:color="auto"/>
            <w:bottom w:val="none" w:sz="0" w:space="0" w:color="auto"/>
            <w:right w:val="none" w:sz="0" w:space="0" w:color="auto"/>
          </w:divBdr>
        </w:div>
        <w:div w:id="367141961">
          <w:marLeft w:val="640"/>
          <w:marRight w:val="0"/>
          <w:marTop w:val="0"/>
          <w:marBottom w:val="0"/>
          <w:divBdr>
            <w:top w:val="none" w:sz="0" w:space="0" w:color="auto"/>
            <w:left w:val="none" w:sz="0" w:space="0" w:color="auto"/>
            <w:bottom w:val="none" w:sz="0" w:space="0" w:color="auto"/>
            <w:right w:val="none" w:sz="0" w:space="0" w:color="auto"/>
          </w:divBdr>
        </w:div>
        <w:div w:id="420641900">
          <w:marLeft w:val="640"/>
          <w:marRight w:val="0"/>
          <w:marTop w:val="0"/>
          <w:marBottom w:val="0"/>
          <w:divBdr>
            <w:top w:val="none" w:sz="0" w:space="0" w:color="auto"/>
            <w:left w:val="none" w:sz="0" w:space="0" w:color="auto"/>
            <w:bottom w:val="none" w:sz="0" w:space="0" w:color="auto"/>
            <w:right w:val="none" w:sz="0" w:space="0" w:color="auto"/>
          </w:divBdr>
        </w:div>
        <w:div w:id="1532452592">
          <w:marLeft w:val="640"/>
          <w:marRight w:val="0"/>
          <w:marTop w:val="0"/>
          <w:marBottom w:val="0"/>
          <w:divBdr>
            <w:top w:val="none" w:sz="0" w:space="0" w:color="auto"/>
            <w:left w:val="none" w:sz="0" w:space="0" w:color="auto"/>
            <w:bottom w:val="none" w:sz="0" w:space="0" w:color="auto"/>
            <w:right w:val="none" w:sz="0" w:space="0" w:color="auto"/>
          </w:divBdr>
        </w:div>
        <w:div w:id="1331327699">
          <w:marLeft w:val="640"/>
          <w:marRight w:val="0"/>
          <w:marTop w:val="0"/>
          <w:marBottom w:val="0"/>
          <w:divBdr>
            <w:top w:val="none" w:sz="0" w:space="0" w:color="auto"/>
            <w:left w:val="none" w:sz="0" w:space="0" w:color="auto"/>
            <w:bottom w:val="none" w:sz="0" w:space="0" w:color="auto"/>
            <w:right w:val="none" w:sz="0" w:space="0" w:color="auto"/>
          </w:divBdr>
        </w:div>
        <w:div w:id="740832036">
          <w:marLeft w:val="640"/>
          <w:marRight w:val="0"/>
          <w:marTop w:val="0"/>
          <w:marBottom w:val="0"/>
          <w:divBdr>
            <w:top w:val="none" w:sz="0" w:space="0" w:color="auto"/>
            <w:left w:val="none" w:sz="0" w:space="0" w:color="auto"/>
            <w:bottom w:val="none" w:sz="0" w:space="0" w:color="auto"/>
            <w:right w:val="none" w:sz="0" w:space="0" w:color="auto"/>
          </w:divBdr>
        </w:div>
        <w:div w:id="186605318">
          <w:marLeft w:val="640"/>
          <w:marRight w:val="0"/>
          <w:marTop w:val="0"/>
          <w:marBottom w:val="0"/>
          <w:divBdr>
            <w:top w:val="none" w:sz="0" w:space="0" w:color="auto"/>
            <w:left w:val="none" w:sz="0" w:space="0" w:color="auto"/>
            <w:bottom w:val="none" w:sz="0" w:space="0" w:color="auto"/>
            <w:right w:val="none" w:sz="0" w:space="0" w:color="auto"/>
          </w:divBdr>
        </w:div>
        <w:div w:id="2118013445">
          <w:marLeft w:val="640"/>
          <w:marRight w:val="0"/>
          <w:marTop w:val="0"/>
          <w:marBottom w:val="0"/>
          <w:divBdr>
            <w:top w:val="none" w:sz="0" w:space="0" w:color="auto"/>
            <w:left w:val="none" w:sz="0" w:space="0" w:color="auto"/>
            <w:bottom w:val="none" w:sz="0" w:space="0" w:color="auto"/>
            <w:right w:val="none" w:sz="0" w:space="0" w:color="auto"/>
          </w:divBdr>
        </w:div>
        <w:div w:id="753010838">
          <w:marLeft w:val="640"/>
          <w:marRight w:val="0"/>
          <w:marTop w:val="0"/>
          <w:marBottom w:val="0"/>
          <w:divBdr>
            <w:top w:val="none" w:sz="0" w:space="0" w:color="auto"/>
            <w:left w:val="none" w:sz="0" w:space="0" w:color="auto"/>
            <w:bottom w:val="none" w:sz="0" w:space="0" w:color="auto"/>
            <w:right w:val="none" w:sz="0" w:space="0" w:color="auto"/>
          </w:divBdr>
        </w:div>
        <w:div w:id="2103719621">
          <w:marLeft w:val="640"/>
          <w:marRight w:val="0"/>
          <w:marTop w:val="0"/>
          <w:marBottom w:val="0"/>
          <w:divBdr>
            <w:top w:val="none" w:sz="0" w:space="0" w:color="auto"/>
            <w:left w:val="none" w:sz="0" w:space="0" w:color="auto"/>
            <w:bottom w:val="none" w:sz="0" w:space="0" w:color="auto"/>
            <w:right w:val="none" w:sz="0" w:space="0" w:color="auto"/>
          </w:divBdr>
        </w:div>
        <w:div w:id="1198273852">
          <w:marLeft w:val="640"/>
          <w:marRight w:val="0"/>
          <w:marTop w:val="0"/>
          <w:marBottom w:val="0"/>
          <w:divBdr>
            <w:top w:val="none" w:sz="0" w:space="0" w:color="auto"/>
            <w:left w:val="none" w:sz="0" w:space="0" w:color="auto"/>
            <w:bottom w:val="none" w:sz="0" w:space="0" w:color="auto"/>
            <w:right w:val="none" w:sz="0" w:space="0" w:color="auto"/>
          </w:divBdr>
        </w:div>
        <w:div w:id="1688827310">
          <w:marLeft w:val="640"/>
          <w:marRight w:val="0"/>
          <w:marTop w:val="0"/>
          <w:marBottom w:val="0"/>
          <w:divBdr>
            <w:top w:val="none" w:sz="0" w:space="0" w:color="auto"/>
            <w:left w:val="none" w:sz="0" w:space="0" w:color="auto"/>
            <w:bottom w:val="none" w:sz="0" w:space="0" w:color="auto"/>
            <w:right w:val="none" w:sz="0" w:space="0" w:color="auto"/>
          </w:divBdr>
        </w:div>
        <w:div w:id="794644685">
          <w:marLeft w:val="640"/>
          <w:marRight w:val="0"/>
          <w:marTop w:val="0"/>
          <w:marBottom w:val="0"/>
          <w:divBdr>
            <w:top w:val="none" w:sz="0" w:space="0" w:color="auto"/>
            <w:left w:val="none" w:sz="0" w:space="0" w:color="auto"/>
            <w:bottom w:val="none" w:sz="0" w:space="0" w:color="auto"/>
            <w:right w:val="none" w:sz="0" w:space="0" w:color="auto"/>
          </w:divBdr>
        </w:div>
        <w:div w:id="1955595435">
          <w:marLeft w:val="640"/>
          <w:marRight w:val="0"/>
          <w:marTop w:val="0"/>
          <w:marBottom w:val="0"/>
          <w:divBdr>
            <w:top w:val="none" w:sz="0" w:space="0" w:color="auto"/>
            <w:left w:val="none" w:sz="0" w:space="0" w:color="auto"/>
            <w:bottom w:val="none" w:sz="0" w:space="0" w:color="auto"/>
            <w:right w:val="none" w:sz="0" w:space="0" w:color="auto"/>
          </w:divBdr>
        </w:div>
        <w:div w:id="616374567">
          <w:marLeft w:val="640"/>
          <w:marRight w:val="0"/>
          <w:marTop w:val="0"/>
          <w:marBottom w:val="0"/>
          <w:divBdr>
            <w:top w:val="none" w:sz="0" w:space="0" w:color="auto"/>
            <w:left w:val="none" w:sz="0" w:space="0" w:color="auto"/>
            <w:bottom w:val="none" w:sz="0" w:space="0" w:color="auto"/>
            <w:right w:val="none" w:sz="0" w:space="0" w:color="auto"/>
          </w:divBdr>
        </w:div>
        <w:div w:id="1935282437">
          <w:marLeft w:val="640"/>
          <w:marRight w:val="0"/>
          <w:marTop w:val="0"/>
          <w:marBottom w:val="0"/>
          <w:divBdr>
            <w:top w:val="none" w:sz="0" w:space="0" w:color="auto"/>
            <w:left w:val="none" w:sz="0" w:space="0" w:color="auto"/>
            <w:bottom w:val="none" w:sz="0" w:space="0" w:color="auto"/>
            <w:right w:val="none" w:sz="0" w:space="0" w:color="auto"/>
          </w:divBdr>
        </w:div>
        <w:div w:id="2023781553">
          <w:marLeft w:val="640"/>
          <w:marRight w:val="0"/>
          <w:marTop w:val="0"/>
          <w:marBottom w:val="0"/>
          <w:divBdr>
            <w:top w:val="none" w:sz="0" w:space="0" w:color="auto"/>
            <w:left w:val="none" w:sz="0" w:space="0" w:color="auto"/>
            <w:bottom w:val="none" w:sz="0" w:space="0" w:color="auto"/>
            <w:right w:val="none" w:sz="0" w:space="0" w:color="auto"/>
          </w:divBdr>
        </w:div>
        <w:div w:id="1310866452">
          <w:marLeft w:val="640"/>
          <w:marRight w:val="0"/>
          <w:marTop w:val="0"/>
          <w:marBottom w:val="0"/>
          <w:divBdr>
            <w:top w:val="none" w:sz="0" w:space="0" w:color="auto"/>
            <w:left w:val="none" w:sz="0" w:space="0" w:color="auto"/>
            <w:bottom w:val="none" w:sz="0" w:space="0" w:color="auto"/>
            <w:right w:val="none" w:sz="0" w:space="0" w:color="auto"/>
          </w:divBdr>
        </w:div>
        <w:div w:id="1585072084">
          <w:marLeft w:val="640"/>
          <w:marRight w:val="0"/>
          <w:marTop w:val="0"/>
          <w:marBottom w:val="0"/>
          <w:divBdr>
            <w:top w:val="none" w:sz="0" w:space="0" w:color="auto"/>
            <w:left w:val="none" w:sz="0" w:space="0" w:color="auto"/>
            <w:bottom w:val="none" w:sz="0" w:space="0" w:color="auto"/>
            <w:right w:val="none" w:sz="0" w:space="0" w:color="auto"/>
          </w:divBdr>
        </w:div>
        <w:div w:id="1044594912">
          <w:marLeft w:val="640"/>
          <w:marRight w:val="0"/>
          <w:marTop w:val="0"/>
          <w:marBottom w:val="0"/>
          <w:divBdr>
            <w:top w:val="none" w:sz="0" w:space="0" w:color="auto"/>
            <w:left w:val="none" w:sz="0" w:space="0" w:color="auto"/>
            <w:bottom w:val="none" w:sz="0" w:space="0" w:color="auto"/>
            <w:right w:val="none" w:sz="0" w:space="0" w:color="auto"/>
          </w:divBdr>
        </w:div>
        <w:div w:id="2128114116">
          <w:marLeft w:val="640"/>
          <w:marRight w:val="0"/>
          <w:marTop w:val="0"/>
          <w:marBottom w:val="0"/>
          <w:divBdr>
            <w:top w:val="none" w:sz="0" w:space="0" w:color="auto"/>
            <w:left w:val="none" w:sz="0" w:space="0" w:color="auto"/>
            <w:bottom w:val="none" w:sz="0" w:space="0" w:color="auto"/>
            <w:right w:val="none" w:sz="0" w:space="0" w:color="auto"/>
          </w:divBdr>
        </w:div>
        <w:div w:id="385106877">
          <w:marLeft w:val="640"/>
          <w:marRight w:val="0"/>
          <w:marTop w:val="0"/>
          <w:marBottom w:val="0"/>
          <w:divBdr>
            <w:top w:val="none" w:sz="0" w:space="0" w:color="auto"/>
            <w:left w:val="none" w:sz="0" w:space="0" w:color="auto"/>
            <w:bottom w:val="none" w:sz="0" w:space="0" w:color="auto"/>
            <w:right w:val="none" w:sz="0" w:space="0" w:color="auto"/>
          </w:divBdr>
        </w:div>
        <w:div w:id="1420520835">
          <w:marLeft w:val="640"/>
          <w:marRight w:val="0"/>
          <w:marTop w:val="0"/>
          <w:marBottom w:val="0"/>
          <w:divBdr>
            <w:top w:val="none" w:sz="0" w:space="0" w:color="auto"/>
            <w:left w:val="none" w:sz="0" w:space="0" w:color="auto"/>
            <w:bottom w:val="none" w:sz="0" w:space="0" w:color="auto"/>
            <w:right w:val="none" w:sz="0" w:space="0" w:color="auto"/>
          </w:divBdr>
        </w:div>
        <w:div w:id="1895071302">
          <w:marLeft w:val="640"/>
          <w:marRight w:val="0"/>
          <w:marTop w:val="0"/>
          <w:marBottom w:val="0"/>
          <w:divBdr>
            <w:top w:val="none" w:sz="0" w:space="0" w:color="auto"/>
            <w:left w:val="none" w:sz="0" w:space="0" w:color="auto"/>
            <w:bottom w:val="none" w:sz="0" w:space="0" w:color="auto"/>
            <w:right w:val="none" w:sz="0" w:space="0" w:color="auto"/>
          </w:divBdr>
        </w:div>
        <w:div w:id="1921862559">
          <w:marLeft w:val="640"/>
          <w:marRight w:val="0"/>
          <w:marTop w:val="0"/>
          <w:marBottom w:val="0"/>
          <w:divBdr>
            <w:top w:val="none" w:sz="0" w:space="0" w:color="auto"/>
            <w:left w:val="none" w:sz="0" w:space="0" w:color="auto"/>
            <w:bottom w:val="none" w:sz="0" w:space="0" w:color="auto"/>
            <w:right w:val="none" w:sz="0" w:space="0" w:color="auto"/>
          </w:divBdr>
        </w:div>
        <w:div w:id="619848631">
          <w:marLeft w:val="640"/>
          <w:marRight w:val="0"/>
          <w:marTop w:val="0"/>
          <w:marBottom w:val="0"/>
          <w:divBdr>
            <w:top w:val="none" w:sz="0" w:space="0" w:color="auto"/>
            <w:left w:val="none" w:sz="0" w:space="0" w:color="auto"/>
            <w:bottom w:val="none" w:sz="0" w:space="0" w:color="auto"/>
            <w:right w:val="none" w:sz="0" w:space="0" w:color="auto"/>
          </w:divBdr>
        </w:div>
        <w:div w:id="681589743">
          <w:marLeft w:val="640"/>
          <w:marRight w:val="0"/>
          <w:marTop w:val="0"/>
          <w:marBottom w:val="0"/>
          <w:divBdr>
            <w:top w:val="none" w:sz="0" w:space="0" w:color="auto"/>
            <w:left w:val="none" w:sz="0" w:space="0" w:color="auto"/>
            <w:bottom w:val="none" w:sz="0" w:space="0" w:color="auto"/>
            <w:right w:val="none" w:sz="0" w:space="0" w:color="auto"/>
          </w:divBdr>
        </w:div>
        <w:div w:id="1756777179">
          <w:marLeft w:val="640"/>
          <w:marRight w:val="0"/>
          <w:marTop w:val="0"/>
          <w:marBottom w:val="0"/>
          <w:divBdr>
            <w:top w:val="none" w:sz="0" w:space="0" w:color="auto"/>
            <w:left w:val="none" w:sz="0" w:space="0" w:color="auto"/>
            <w:bottom w:val="none" w:sz="0" w:space="0" w:color="auto"/>
            <w:right w:val="none" w:sz="0" w:space="0" w:color="auto"/>
          </w:divBdr>
        </w:div>
        <w:div w:id="1397170452">
          <w:marLeft w:val="640"/>
          <w:marRight w:val="0"/>
          <w:marTop w:val="0"/>
          <w:marBottom w:val="0"/>
          <w:divBdr>
            <w:top w:val="none" w:sz="0" w:space="0" w:color="auto"/>
            <w:left w:val="none" w:sz="0" w:space="0" w:color="auto"/>
            <w:bottom w:val="none" w:sz="0" w:space="0" w:color="auto"/>
            <w:right w:val="none" w:sz="0" w:space="0" w:color="auto"/>
          </w:divBdr>
        </w:div>
        <w:div w:id="155338986">
          <w:marLeft w:val="640"/>
          <w:marRight w:val="0"/>
          <w:marTop w:val="0"/>
          <w:marBottom w:val="0"/>
          <w:divBdr>
            <w:top w:val="none" w:sz="0" w:space="0" w:color="auto"/>
            <w:left w:val="none" w:sz="0" w:space="0" w:color="auto"/>
            <w:bottom w:val="none" w:sz="0" w:space="0" w:color="auto"/>
            <w:right w:val="none" w:sz="0" w:space="0" w:color="auto"/>
          </w:divBdr>
        </w:div>
        <w:div w:id="1571160372">
          <w:marLeft w:val="640"/>
          <w:marRight w:val="0"/>
          <w:marTop w:val="0"/>
          <w:marBottom w:val="0"/>
          <w:divBdr>
            <w:top w:val="none" w:sz="0" w:space="0" w:color="auto"/>
            <w:left w:val="none" w:sz="0" w:space="0" w:color="auto"/>
            <w:bottom w:val="none" w:sz="0" w:space="0" w:color="auto"/>
            <w:right w:val="none" w:sz="0" w:space="0" w:color="auto"/>
          </w:divBdr>
        </w:div>
        <w:div w:id="676998494">
          <w:marLeft w:val="640"/>
          <w:marRight w:val="0"/>
          <w:marTop w:val="0"/>
          <w:marBottom w:val="0"/>
          <w:divBdr>
            <w:top w:val="none" w:sz="0" w:space="0" w:color="auto"/>
            <w:left w:val="none" w:sz="0" w:space="0" w:color="auto"/>
            <w:bottom w:val="none" w:sz="0" w:space="0" w:color="auto"/>
            <w:right w:val="none" w:sz="0" w:space="0" w:color="auto"/>
          </w:divBdr>
        </w:div>
        <w:div w:id="396439249">
          <w:marLeft w:val="640"/>
          <w:marRight w:val="0"/>
          <w:marTop w:val="0"/>
          <w:marBottom w:val="0"/>
          <w:divBdr>
            <w:top w:val="none" w:sz="0" w:space="0" w:color="auto"/>
            <w:left w:val="none" w:sz="0" w:space="0" w:color="auto"/>
            <w:bottom w:val="none" w:sz="0" w:space="0" w:color="auto"/>
            <w:right w:val="none" w:sz="0" w:space="0" w:color="auto"/>
          </w:divBdr>
        </w:div>
      </w:divsChild>
    </w:div>
    <w:div w:id="666591247">
      <w:bodyDiv w:val="1"/>
      <w:marLeft w:val="0"/>
      <w:marRight w:val="0"/>
      <w:marTop w:val="0"/>
      <w:marBottom w:val="0"/>
      <w:divBdr>
        <w:top w:val="none" w:sz="0" w:space="0" w:color="auto"/>
        <w:left w:val="none" w:sz="0" w:space="0" w:color="auto"/>
        <w:bottom w:val="none" w:sz="0" w:space="0" w:color="auto"/>
        <w:right w:val="none" w:sz="0" w:space="0" w:color="auto"/>
      </w:divBdr>
      <w:divsChild>
        <w:div w:id="943659676">
          <w:marLeft w:val="640"/>
          <w:marRight w:val="0"/>
          <w:marTop w:val="0"/>
          <w:marBottom w:val="0"/>
          <w:divBdr>
            <w:top w:val="none" w:sz="0" w:space="0" w:color="auto"/>
            <w:left w:val="none" w:sz="0" w:space="0" w:color="auto"/>
            <w:bottom w:val="none" w:sz="0" w:space="0" w:color="auto"/>
            <w:right w:val="none" w:sz="0" w:space="0" w:color="auto"/>
          </w:divBdr>
        </w:div>
        <w:div w:id="1929729388">
          <w:marLeft w:val="640"/>
          <w:marRight w:val="0"/>
          <w:marTop w:val="0"/>
          <w:marBottom w:val="0"/>
          <w:divBdr>
            <w:top w:val="none" w:sz="0" w:space="0" w:color="auto"/>
            <w:left w:val="none" w:sz="0" w:space="0" w:color="auto"/>
            <w:bottom w:val="none" w:sz="0" w:space="0" w:color="auto"/>
            <w:right w:val="none" w:sz="0" w:space="0" w:color="auto"/>
          </w:divBdr>
        </w:div>
        <w:div w:id="1027829681">
          <w:marLeft w:val="640"/>
          <w:marRight w:val="0"/>
          <w:marTop w:val="0"/>
          <w:marBottom w:val="0"/>
          <w:divBdr>
            <w:top w:val="none" w:sz="0" w:space="0" w:color="auto"/>
            <w:left w:val="none" w:sz="0" w:space="0" w:color="auto"/>
            <w:bottom w:val="none" w:sz="0" w:space="0" w:color="auto"/>
            <w:right w:val="none" w:sz="0" w:space="0" w:color="auto"/>
          </w:divBdr>
        </w:div>
        <w:div w:id="19597416">
          <w:marLeft w:val="640"/>
          <w:marRight w:val="0"/>
          <w:marTop w:val="0"/>
          <w:marBottom w:val="0"/>
          <w:divBdr>
            <w:top w:val="none" w:sz="0" w:space="0" w:color="auto"/>
            <w:left w:val="none" w:sz="0" w:space="0" w:color="auto"/>
            <w:bottom w:val="none" w:sz="0" w:space="0" w:color="auto"/>
            <w:right w:val="none" w:sz="0" w:space="0" w:color="auto"/>
          </w:divBdr>
        </w:div>
        <w:div w:id="2074811341">
          <w:marLeft w:val="640"/>
          <w:marRight w:val="0"/>
          <w:marTop w:val="0"/>
          <w:marBottom w:val="0"/>
          <w:divBdr>
            <w:top w:val="none" w:sz="0" w:space="0" w:color="auto"/>
            <w:left w:val="none" w:sz="0" w:space="0" w:color="auto"/>
            <w:bottom w:val="none" w:sz="0" w:space="0" w:color="auto"/>
            <w:right w:val="none" w:sz="0" w:space="0" w:color="auto"/>
          </w:divBdr>
        </w:div>
        <w:div w:id="470442348">
          <w:marLeft w:val="640"/>
          <w:marRight w:val="0"/>
          <w:marTop w:val="0"/>
          <w:marBottom w:val="0"/>
          <w:divBdr>
            <w:top w:val="none" w:sz="0" w:space="0" w:color="auto"/>
            <w:left w:val="none" w:sz="0" w:space="0" w:color="auto"/>
            <w:bottom w:val="none" w:sz="0" w:space="0" w:color="auto"/>
            <w:right w:val="none" w:sz="0" w:space="0" w:color="auto"/>
          </w:divBdr>
        </w:div>
        <w:div w:id="1321132">
          <w:marLeft w:val="640"/>
          <w:marRight w:val="0"/>
          <w:marTop w:val="0"/>
          <w:marBottom w:val="0"/>
          <w:divBdr>
            <w:top w:val="none" w:sz="0" w:space="0" w:color="auto"/>
            <w:left w:val="none" w:sz="0" w:space="0" w:color="auto"/>
            <w:bottom w:val="none" w:sz="0" w:space="0" w:color="auto"/>
            <w:right w:val="none" w:sz="0" w:space="0" w:color="auto"/>
          </w:divBdr>
        </w:div>
        <w:div w:id="1402677778">
          <w:marLeft w:val="640"/>
          <w:marRight w:val="0"/>
          <w:marTop w:val="0"/>
          <w:marBottom w:val="0"/>
          <w:divBdr>
            <w:top w:val="none" w:sz="0" w:space="0" w:color="auto"/>
            <w:left w:val="none" w:sz="0" w:space="0" w:color="auto"/>
            <w:bottom w:val="none" w:sz="0" w:space="0" w:color="auto"/>
            <w:right w:val="none" w:sz="0" w:space="0" w:color="auto"/>
          </w:divBdr>
        </w:div>
        <w:div w:id="324165114">
          <w:marLeft w:val="640"/>
          <w:marRight w:val="0"/>
          <w:marTop w:val="0"/>
          <w:marBottom w:val="0"/>
          <w:divBdr>
            <w:top w:val="none" w:sz="0" w:space="0" w:color="auto"/>
            <w:left w:val="none" w:sz="0" w:space="0" w:color="auto"/>
            <w:bottom w:val="none" w:sz="0" w:space="0" w:color="auto"/>
            <w:right w:val="none" w:sz="0" w:space="0" w:color="auto"/>
          </w:divBdr>
        </w:div>
        <w:div w:id="1667005064">
          <w:marLeft w:val="640"/>
          <w:marRight w:val="0"/>
          <w:marTop w:val="0"/>
          <w:marBottom w:val="0"/>
          <w:divBdr>
            <w:top w:val="none" w:sz="0" w:space="0" w:color="auto"/>
            <w:left w:val="none" w:sz="0" w:space="0" w:color="auto"/>
            <w:bottom w:val="none" w:sz="0" w:space="0" w:color="auto"/>
            <w:right w:val="none" w:sz="0" w:space="0" w:color="auto"/>
          </w:divBdr>
        </w:div>
        <w:div w:id="1398434316">
          <w:marLeft w:val="640"/>
          <w:marRight w:val="0"/>
          <w:marTop w:val="0"/>
          <w:marBottom w:val="0"/>
          <w:divBdr>
            <w:top w:val="none" w:sz="0" w:space="0" w:color="auto"/>
            <w:left w:val="none" w:sz="0" w:space="0" w:color="auto"/>
            <w:bottom w:val="none" w:sz="0" w:space="0" w:color="auto"/>
            <w:right w:val="none" w:sz="0" w:space="0" w:color="auto"/>
          </w:divBdr>
        </w:div>
        <w:div w:id="1924755348">
          <w:marLeft w:val="640"/>
          <w:marRight w:val="0"/>
          <w:marTop w:val="0"/>
          <w:marBottom w:val="0"/>
          <w:divBdr>
            <w:top w:val="none" w:sz="0" w:space="0" w:color="auto"/>
            <w:left w:val="none" w:sz="0" w:space="0" w:color="auto"/>
            <w:bottom w:val="none" w:sz="0" w:space="0" w:color="auto"/>
            <w:right w:val="none" w:sz="0" w:space="0" w:color="auto"/>
          </w:divBdr>
        </w:div>
        <w:div w:id="464158407">
          <w:marLeft w:val="640"/>
          <w:marRight w:val="0"/>
          <w:marTop w:val="0"/>
          <w:marBottom w:val="0"/>
          <w:divBdr>
            <w:top w:val="none" w:sz="0" w:space="0" w:color="auto"/>
            <w:left w:val="none" w:sz="0" w:space="0" w:color="auto"/>
            <w:bottom w:val="none" w:sz="0" w:space="0" w:color="auto"/>
            <w:right w:val="none" w:sz="0" w:space="0" w:color="auto"/>
          </w:divBdr>
        </w:div>
        <w:div w:id="1320580331">
          <w:marLeft w:val="640"/>
          <w:marRight w:val="0"/>
          <w:marTop w:val="0"/>
          <w:marBottom w:val="0"/>
          <w:divBdr>
            <w:top w:val="none" w:sz="0" w:space="0" w:color="auto"/>
            <w:left w:val="none" w:sz="0" w:space="0" w:color="auto"/>
            <w:bottom w:val="none" w:sz="0" w:space="0" w:color="auto"/>
            <w:right w:val="none" w:sz="0" w:space="0" w:color="auto"/>
          </w:divBdr>
        </w:div>
        <w:div w:id="249243696">
          <w:marLeft w:val="640"/>
          <w:marRight w:val="0"/>
          <w:marTop w:val="0"/>
          <w:marBottom w:val="0"/>
          <w:divBdr>
            <w:top w:val="none" w:sz="0" w:space="0" w:color="auto"/>
            <w:left w:val="none" w:sz="0" w:space="0" w:color="auto"/>
            <w:bottom w:val="none" w:sz="0" w:space="0" w:color="auto"/>
            <w:right w:val="none" w:sz="0" w:space="0" w:color="auto"/>
          </w:divBdr>
        </w:div>
        <w:div w:id="1061636071">
          <w:marLeft w:val="640"/>
          <w:marRight w:val="0"/>
          <w:marTop w:val="0"/>
          <w:marBottom w:val="0"/>
          <w:divBdr>
            <w:top w:val="none" w:sz="0" w:space="0" w:color="auto"/>
            <w:left w:val="none" w:sz="0" w:space="0" w:color="auto"/>
            <w:bottom w:val="none" w:sz="0" w:space="0" w:color="auto"/>
            <w:right w:val="none" w:sz="0" w:space="0" w:color="auto"/>
          </w:divBdr>
        </w:div>
        <w:div w:id="182549421">
          <w:marLeft w:val="640"/>
          <w:marRight w:val="0"/>
          <w:marTop w:val="0"/>
          <w:marBottom w:val="0"/>
          <w:divBdr>
            <w:top w:val="none" w:sz="0" w:space="0" w:color="auto"/>
            <w:left w:val="none" w:sz="0" w:space="0" w:color="auto"/>
            <w:bottom w:val="none" w:sz="0" w:space="0" w:color="auto"/>
            <w:right w:val="none" w:sz="0" w:space="0" w:color="auto"/>
          </w:divBdr>
        </w:div>
        <w:div w:id="1495220524">
          <w:marLeft w:val="640"/>
          <w:marRight w:val="0"/>
          <w:marTop w:val="0"/>
          <w:marBottom w:val="0"/>
          <w:divBdr>
            <w:top w:val="none" w:sz="0" w:space="0" w:color="auto"/>
            <w:left w:val="none" w:sz="0" w:space="0" w:color="auto"/>
            <w:bottom w:val="none" w:sz="0" w:space="0" w:color="auto"/>
            <w:right w:val="none" w:sz="0" w:space="0" w:color="auto"/>
          </w:divBdr>
        </w:div>
        <w:div w:id="1227031328">
          <w:marLeft w:val="640"/>
          <w:marRight w:val="0"/>
          <w:marTop w:val="0"/>
          <w:marBottom w:val="0"/>
          <w:divBdr>
            <w:top w:val="none" w:sz="0" w:space="0" w:color="auto"/>
            <w:left w:val="none" w:sz="0" w:space="0" w:color="auto"/>
            <w:bottom w:val="none" w:sz="0" w:space="0" w:color="auto"/>
            <w:right w:val="none" w:sz="0" w:space="0" w:color="auto"/>
          </w:divBdr>
        </w:div>
        <w:div w:id="1599874877">
          <w:marLeft w:val="640"/>
          <w:marRight w:val="0"/>
          <w:marTop w:val="0"/>
          <w:marBottom w:val="0"/>
          <w:divBdr>
            <w:top w:val="none" w:sz="0" w:space="0" w:color="auto"/>
            <w:left w:val="none" w:sz="0" w:space="0" w:color="auto"/>
            <w:bottom w:val="none" w:sz="0" w:space="0" w:color="auto"/>
            <w:right w:val="none" w:sz="0" w:space="0" w:color="auto"/>
          </w:divBdr>
        </w:div>
        <w:div w:id="1826047558">
          <w:marLeft w:val="640"/>
          <w:marRight w:val="0"/>
          <w:marTop w:val="0"/>
          <w:marBottom w:val="0"/>
          <w:divBdr>
            <w:top w:val="none" w:sz="0" w:space="0" w:color="auto"/>
            <w:left w:val="none" w:sz="0" w:space="0" w:color="auto"/>
            <w:bottom w:val="none" w:sz="0" w:space="0" w:color="auto"/>
            <w:right w:val="none" w:sz="0" w:space="0" w:color="auto"/>
          </w:divBdr>
        </w:div>
        <w:div w:id="2119904448">
          <w:marLeft w:val="640"/>
          <w:marRight w:val="0"/>
          <w:marTop w:val="0"/>
          <w:marBottom w:val="0"/>
          <w:divBdr>
            <w:top w:val="none" w:sz="0" w:space="0" w:color="auto"/>
            <w:left w:val="none" w:sz="0" w:space="0" w:color="auto"/>
            <w:bottom w:val="none" w:sz="0" w:space="0" w:color="auto"/>
            <w:right w:val="none" w:sz="0" w:space="0" w:color="auto"/>
          </w:divBdr>
        </w:div>
        <w:div w:id="1463382040">
          <w:marLeft w:val="640"/>
          <w:marRight w:val="0"/>
          <w:marTop w:val="0"/>
          <w:marBottom w:val="0"/>
          <w:divBdr>
            <w:top w:val="none" w:sz="0" w:space="0" w:color="auto"/>
            <w:left w:val="none" w:sz="0" w:space="0" w:color="auto"/>
            <w:bottom w:val="none" w:sz="0" w:space="0" w:color="auto"/>
            <w:right w:val="none" w:sz="0" w:space="0" w:color="auto"/>
          </w:divBdr>
        </w:div>
        <w:div w:id="2127120737">
          <w:marLeft w:val="640"/>
          <w:marRight w:val="0"/>
          <w:marTop w:val="0"/>
          <w:marBottom w:val="0"/>
          <w:divBdr>
            <w:top w:val="none" w:sz="0" w:space="0" w:color="auto"/>
            <w:left w:val="none" w:sz="0" w:space="0" w:color="auto"/>
            <w:bottom w:val="none" w:sz="0" w:space="0" w:color="auto"/>
            <w:right w:val="none" w:sz="0" w:space="0" w:color="auto"/>
          </w:divBdr>
        </w:div>
        <w:div w:id="423302196">
          <w:marLeft w:val="640"/>
          <w:marRight w:val="0"/>
          <w:marTop w:val="0"/>
          <w:marBottom w:val="0"/>
          <w:divBdr>
            <w:top w:val="none" w:sz="0" w:space="0" w:color="auto"/>
            <w:left w:val="none" w:sz="0" w:space="0" w:color="auto"/>
            <w:bottom w:val="none" w:sz="0" w:space="0" w:color="auto"/>
            <w:right w:val="none" w:sz="0" w:space="0" w:color="auto"/>
          </w:divBdr>
        </w:div>
        <w:div w:id="611863785">
          <w:marLeft w:val="640"/>
          <w:marRight w:val="0"/>
          <w:marTop w:val="0"/>
          <w:marBottom w:val="0"/>
          <w:divBdr>
            <w:top w:val="none" w:sz="0" w:space="0" w:color="auto"/>
            <w:left w:val="none" w:sz="0" w:space="0" w:color="auto"/>
            <w:bottom w:val="none" w:sz="0" w:space="0" w:color="auto"/>
            <w:right w:val="none" w:sz="0" w:space="0" w:color="auto"/>
          </w:divBdr>
        </w:div>
        <w:div w:id="688021276">
          <w:marLeft w:val="640"/>
          <w:marRight w:val="0"/>
          <w:marTop w:val="0"/>
          <w:marBottom w:val="0"/>
          <w:divBdr>
            <w:top w:val="none" w:sz="0" w:space="0" w:color="auto"/>
            <w:left w:val="none" w:sz="0" w:space="0" w:color="auto"/>
            <w:bottom w:val="none" w:sz="0" w:space="0" w:color="auto"/>
            <w:right w:val="none" w:sz="0" w:space="0" w:color="auto"/>
          </w:divBdr>
        </w:div>
        <w:div w:id="1651441796">
          <w:marLeft w:val="640"/>
          <w:marRight w:val="0"/>
          <w:marTop w:val="0"/>
          <w:marBottom w:val="0"/>
          <w:divBdr>
            <w:top w:val="none" w:sz="0" w:space="0" w:color="auto"/>
            <w:left w:val="none" w:sz="0" w:space="0" w:color="auto"/>
            <w:bottom w:val="none" w:sz="0" w:space="0" w:color="auto"/>
            <w:right w:val="none" w:sz="0" w:space="0" w:color="auto"/>
          </w:divBdr>
        </w:div>
        <w:div w:id="1449738298">
          <w:marLeft w:val="640"/>
          <w:marRight w:val="0"/>
          <w:marTop w:val="0"/>
          <w:marBottom w:val="0"/>
          <w:divBdr>
            <w:top w:val="none" w:sz="0" w:space="0" w:color="auto"/>
            <w:left w:val="none" w:sz="0" w:space="0" w:color="auto"/>
            <w:bottom w:val="none" w:sz="0" w:space="0" w:color="auto"/>
            <w:right w:val="none" w:sz="0" w:space="0" w:color="auto"/>
          </w:divBdr>
        </w:div>
        <w:div w:id="2051999649">
          <w:marLeft w:val="640"/>
          <w:marRight w:val="0"/>
          <w:marTop w:val="0"/>
          <w:marBottom w:val="0"/>
          <w:divBdr>
            <w:top w:val="none" w:sz="0" w:space="0" w:color="auto"/>
            <w:left w:val="none" w:sz="0" w:space="0" w:color="auto"/>
            <w:bottom w:val="none" w:sz="0" w:space="0" w:color="auto"/>
            <w:right w:val="none" w:sz="0" w:space="0" w:color="auto"/>
          </w:divBdr>
        </w:div>
        <w:div w:id="1165781245">
          <w:marLeft w:val="640"/>
          <w:marRight w:val="0"/>
          <w:marTop w:val="0"/>
          <w:marBottom w:val="0"/>
          <w:divBdr>
            <w:top w:val="none" w:sz="0" w:space="0" w:color="auto"/>
            <w:left w:val="none" w:sz="0" w:space="0" w:color="auto"/>
            <w:bottom w:val="none" w:sz="0" w:space="0" w:color="auto"/>
            <w:right w:val="none" w:sz="0" w:space="0" w:color="auto"/>
          </w:divBdr>
        </w:div>
        <w:div w:id="1507940702">
          <w:marLeft w:val="640"/>
          <w:marRight w:val="0"/>
          <w:marTop w:val="0"/>
          <w:marBottom w:val="0"/>
          <w:divBdr>
            <w:top w:val="none" w:sz="0" w:space="0" w:color="auto"/>
            <w:left w:val="none" w:sz="0" w:space="0" w:color="auto"/>
            <w:bottom w:val="none" w:sz="0" w:space="0" w:color="auto"/>
            <w:right w:val="none" w:sz="0" w:space="0" w:color="auto"/>
          </w:divBdr>
        </w:div>
        <w:div w:id="2100713342">
          <w:marLeft w:val="640"/>
          <w:marRight w:val="0"/>
          <w:marTop w:val="0"/>
          <w:marBottom w:val="0"/>
          <w:divBdr>
            <w:top w:val="none" w:sz="0" w:space="0" w:color="auto"/>
            <w:left w:val="none" w:sz="0" w:space="0" w:color="auto"/>
            <w:bottom w:val="none" w:sz="0" w:space="0" w:color="auto"/>
            <w:right w:val="none" w:sz="0" w:space="0" w:color="auto"/>
          </w:divBdr>
        </w:div>
        <w:div w:id="680623867">
          <w:marLeft w:val="640"/>
          <w:marRight w:val="0"/>
          <w:marTop w:val="0"/>
          <w:marBottom w:val="0"/>
          <w:divBdr>
            <w:top w:val="none" w:sz="0" w:space="0" w:color="auto"/>
            <w:left w:val="none" w:sz="0" w:space="0" w:color="auto"/>
            <w:bottom w:val="none" w:sz="0" w:space="0" w:color="auto"/>
            <w:right w:val="none" w:sz="0" w:space="0" w:color="auto"/>
          </w:divBdr>
        </w:div>
        <w:div w:id="2118327996">
          <w:marLeft w:val="640"/>
          <w:marRight w:val="0"/>
          <w:marTop w:val="0"/>
          <w:marBottom w:val="0"/>
          <w:divBdr>
            <w:top w:val="none" w:sz="0" w:space="0" w:color="auto"/>
            <w:left w:val="none" w:sz="0" w:space="0" w:color="auto"/>
            <w:bottom w:val="none" w:sz="0" w:space="0" w:color="auto"/>
            <w:right w:val="none" w:sz="0" w:space="0" w:color="auto"/>
          </w:divBdr>
        </w:div>
        <w:div w:id="420492364">
          <w:marLeft w:val="640"/>
          <w:marRight w:val="0"/>
          <w:marTop w:val="0"/>
          <w:marBottom w:val="0"/>
          <w:divBdr>
            <w:top w:val="none" w:sz="0" w:space="0" w:color="auto"/>
            <w:left w:val="none" w:sz="0" w:space="0" w:color="auto"/>
            <w:bottom w:val="none" w:sz="0" w:space="0" w:color="auto"/>
            <w:right w:val="none" w:sz="0" w:space="0" w:color="auto"/>
          </w:divBdr>
        </w:div>
        <w:div w:id="1389645644">
          <w:marLeft w:val="640"/>
          <w:marRight w:val="0"/>
          <w:marTop w:val="0"/>
          <w:marBottom w:val="0"/>
          <w:divBdr>
            <w:top w:val="none" w:sz="0" w:space="0" w:color="auto"/>
            <w:left w:val="none" w:sz="0" w:space="0" w:color="auto"/>
            <w:bottom w:val="none" w:sz="0" w:space="0" w:color="auto"/>
            <w:right w:val="none" w:sz="0" w:space="0" w:color="auto"/>
          </w:divBdr>
        </w:div>
        <w:div w:id="1088502955">
          <w:marLeft w:val="640"/>
          <w:marRight w:val="0"/>
          <w:marTop w:val="0"/>
          <w:marBottom w:val="0"/>
          <w:divBdr>
            <w:top w:val="none" w:sz="0" w:space="0" w:color="auto"/>
            <w:left w:val="none" w:sz="0" w:space="0" w:color="auto"/>
            <w:bottom w:val="none" w:sz="0" w:space="0" w:color="auto"/>
            <w:right w:val="none" w:sz="0" w:space="0" w:color="auto"/>
          </w:divBdr>
        </w:div>
        <w:div w:id="120925685">
          <w:marLeft w:val="640"/>
          <w:marRight w:val="0"/>
          <w:marTop w:val="0"/>
          <w:marBottom w:val="0"/>
          <w:divBdr>
            <w:top w:val="none" w:sz="0" w:space="0" w:color="auto"/>
            <w:left w:val="none" w:sz="0" w:space="0" w:color="auto"/>
            <w:bottom w:val="none" w:sz="0" w:space="0" w:color="auto"/>
            <w:right w:val="none" w:sz="0" w:space="0" w:color="auto"/>
          </w:divBdr>
        </w:div>
        <w:div w:id="439029751">
          <w:marLeft w:val="640"/>
          <w:marRight w:val="0"/>
          <w:marTop w:val="0"/>
          <w:marBottom w:val="0"/>
          <w:divBdr>
            <w:top w:val="none" w:sz="0" w:space="0" w:color="auto"/>
            <w:left w:val="none" w:sz="0" w:space="0" w:color="auto"/>
            <w:bottom w:val="none" w:sz="0" w:space="0" w:color="auto"/>
            <w:right w:val="none" w:sz="0" w:space="0" w:color="auto"/>
          </w:divBdr>
        </w:div>
        <w:div w:id="16853105">
          <w:marLeft w:val="640"/>
          <w:marRight w:val="0"/>
          <w:marTop w:val="0"/>
          <w:marBottom w:val="0"/>
          <w:divBdr>
            <w:top w:val="none" w:sz="0" w:space="0" w:color="auto"/>
            <w:left w:val="none" w:sz="0" w:space="0" w:color="auto"/>
            <w:bottom w:val="none" w:sz="0" w:space="0" w:color="auto"/>
            <w:right w:val="none" w:sz="0" w:space="0" w:color="auto"/>
          </w:divBdr>
        </w:div>
        <w:div w:id="504175828">
          <w:marLeft w:val="640"/>
          <w:marRight w:val="0"/>
          <w:marTop w:val="0"/>
          <w:marBottom w:val="0"/>
          <w:divBdr>
            <w:top w:val="none" w:sz="0" w:space="0" w:color="auto"/>
            <w:left w:val="none" w:sz="0" w:space="0" w:color="auto"/>
            <w:bottom w:val="none" w:sz="0" w:space="0" w:color="auto"/>
            <w:right w:val="none" w:sz="0" w:space="0" w:color="auto"/>
          </w:divBdr>
        </w:div>
        <w:div w:id="35783164">
          <w:marLeft w:val="640"/>
          <w:marRight w:val="0"/>
          <w:marTop w:val="0"/>
          <w:marBottom w:val="0"/>
          <w:divBdr>
            <w:top w:val="none" w:sz="0" w:space="0" w:color="auto"/>
            <w:left w:val="none" w:sz="0" w:space="0" w:color="auto"/>
            <w:bottom w:val="none" w:sz="0" w:space="0" w:color="auto"/>
            <w:right w:val="none" w:sz="0" w:space="0" w:color="auto"/>
          </w:divBdr>
        </w:div>
        <w:div w:id="649410467">
          <w:marLeft w:val="640"/>
          <w:marRight w:val="0"/>
          <w:marTop w:val="0"/>
          <w:marBottom w:val="0"/>
          <w:divBdr>
            <w:top w:val="none" w:sz="0" w:space="0" w:color="auto"/>
            <w:left w:val="none" w:sz="0" w:space="0" w:color="auto"/>
            <w:bottom w:val="none" w:sz="0" w:space="0" w:color="auto"/>
            <w:right w:val="none" w:sz="0" w:space="0" w:color="auto"/>
          </w:divBdr>
        </w:div>
        <w:div w:id="74860261">
          <w:marLeft w:val="640"/>
          <w:marRight w:val="0"/>
          <w:marTop w:val="0"/>
          <w:marBottom w:val="0"/>
          <w:divBdr>
            <w:top w:val="none" w:sz="0" w:space="0" w:color="auto"/>
            <w:left w:val="none" w:sz="0" w:space="0" w:color="auto"/>
            <w:bottom w:val="none" w:sz="0" w:space="0" w:color="auto"/>
            <w:right w:val="none" w:sz="0" w:space="0" w:color="auto"/>
          </w:divBdr>
        </w:div>
        <w:div w:id="1508642215">
          <w:marLeft w:val="640"/>
          <w:marRight w:val="0"/>
          <w:marTop w:val="0"/>
          <w:marBottom w:val="0"/>
          <w:divBdr>
            <w:top w:val="none" w:sz="0" w:space="0" w:color="auto"/>
            <w:left w:val="none" w:sz="0" w:space="0" w:color="auto"/>
            <w:bottom w:val="none" w:sz="0" w:space="0" w:color="auto"/>
            <w:right w:val="none" w:sz="0" w:space="0" w:color="auto"/>
          </w:divBdr>
        </w:div>
        <w:div w:id="1374618481">
          <w:marLeft w:val="640"/>
          <w:marRight w:val="0"/>
          <w:marTop w:val="0"/>
          <w:marBottom w:val="0"/>
          <w:divBdr>
            <w:top w:val="none" w:sz="0" w:space="0" w:color="auto"/>
            <w:left w:val="none" w:sz="0" w:space="0" w:color="auto"/>
            <w:bottom w:val="none" w:sz="0" w:space="0" w:color="auto"/>
            <w:right w:val="none" w:sz="0" w:space="0" w:color="auto"/>
          </w:divBdr>
        </w:div>
        <w:div w:id="369499777">
          <w:marLeft w:val="640"/>
          <w:marRight w:val="0"/>
          <w:marTop w:val="0"/>
          <w:marBottom w:val="0"/>
          <w:divBdr>
            <w:top w:val="none" w:sz="0" w:space="0" w:color="auto"/>
            <w:left w:val="none" w:sz="0" w:space="0" w:color="auto"/>
            <w:bottom w:val="none" w:sz="0" w:space="0" w:color="auto"/>
            <w:right w:val="none" w:sz="0" w:space="0" w:color="auto"/>
          </w:divBdr>
        </w:div>
        <w:div w:id="1524057671">
          <w:marLeft w:val="640"/>
          <w:marRight w:val="0"/>
          <w:marTop w:val="0"/>
          <w:marBottom w:val="0"/>
          <w:divBdr>
            <w:top w:val="none" w:sz="0" w:space="0" w:color="auto"/>
            <w:left w:val="none" w:sz="0" w:space="0" w:color="auto"/>
            <w:bottom w:val="none" w:sz="0" w:space="0" w:color="auto"/>
            <w:right w:val="none" w:sz="0" w:space="0" w:color="auto"/>
          </w:divBdr>
        </w:div>
        <w:div w:id="722024891">
          <w:marLeft w:val="640"/>
          <w:marRight w:val="0"/>
          <w:marTop w:val="0"/>
          <w:marBottom w:val="0"/>
          <w:divBdr>
            <w:top w:val="none" w:sz="0" w:space="0" w:color="auto"/>
            <w:left w:val="none" w:sz="0" w:space="0" w:color="auto"/>
            <w:bottom w:val="none" w:sz="0" w:space="0" w:color="auto"/>
            <w:right w:val="none" w:sz="0" w:space="0" w:color="auto"/>
          </w:divBdr>
        </w:div>
        <w:div w:id="1134057984">
          <w:marLeft w:val="640"/>
          <w:marRight w:val="0"/>
          <w:marTop w:val="0"/>
          <w:marBottom w:val="0"/>
          <w:divBdr>
            <w:top w:val="none" w:sz="0" w:space="0" w:color="auto"/>
            <w:left w:val="none" w:sz="0" w:space="0" w:color="auto"/>
            <w:bottom w:val="none" w:sz="0" w:space="0" w:color="auto"/>
            <w:right w:val="none" w:sz="0" w:space="0" w:color="auto"/>
          </w:divBdr>
        </w:div>
        <w:div w:id="1534801025">
          <w:marLeft w:val="640"/>
          <w:marRight w:val="0"/>
          <w:marTop w:val="0"/>
          <w:marBottom w:val="0"/>
          <w:divBdr>
            <w:top w:val="none" w:sz="0" w:space="0" w:color="auto"/>
            <w:left w:val="none" w:sz="0" w:space="0" w:color="auto"/>
            <w:bottom w:val="none" w:sz="0" w:space="0" w:color="auto"/>
            <w:right w:val="none" w:sz="0" w:space="0" w:color="auto"/>
          </w:divBdr>
        </w:div>
        <w:div w:id="1109738603">
          <w:marLeft w:val="640"/>
          <w:marRight w:val="0"/>
          <w:marTop w:val="0"/>
          <w:marBottom w:val="0"/>
          <w:divBdr>
            <w:top w:val="none" w:sz="0" w:space="0" w:color="auto"/>
            <w:left w:val="none" w:sz="0" w:space="0" w:color="auto"/>
            <w:bottom w:val="none" w:sz="0" w:space="0" w:color="auto"/>
            <w:right w:val="none" w:sz="0" w:space="0" w:color="auto"/>
          </w:divBdr>
        </w:div>
        <w:div w:id="1667591680">
          <w:marLeft w:val="640"/>
          <w:marRight w:val="0"/>
          <w:marTop w:val="0"/>
          <w:marBottom w:val="0"/>
          <w:divBdr>
            <w:top w:val="none" w:sz="0" w:space="0" w:color="auto"/>
            <w:left w:val="none" w:sz="0" w:space="0" w:color="auto"/>
            <w:bottom w:val="none" w:sz="0" w:space="0" w:color="auto"/>
            <w:right w:val="none" w:sz="0" w:space="0" w:color="auto"/>
          </w:divBdr>
        </w:div>
        <w:div w:id="471751933">
          <w:marLeft w:val="640"/>
          <w:marRight w:val="0"/>
          <w:marTop w:val="0"/>
          <w:marBottom w:val="0"/>
          <w:divBdr>
            <w:top w:val="none" w:sz="0" w:space="0" w:color="auto"/>
            <w:left w:val="none" w:sz="0" w:space="0" w:color="auto"/>
            <w:bottom w:val="none" w:sz="0" w:space="0" w:color="auto"/>
            <w:right w:val="none" w:sz="0" w:space="0" w:color="auto"/>
          </w:divBdr>
        </w:div>
        <w:div w:id="1947807757">
          <w:marLeft w:val="640"/>
          <w:marRight w:val="0"/>
          <w:marTop w:val="0"/>
          <w:marBottom w:val="0"/>
          <w:divBdr>
            <w:top w:val="none" w:sz="0" w:space="0" w:color="auto"/>
            <w:left w:val="none" w:sz="0" w:space="0" w:color="auto"/>
            <w:bottom w:val="none" w:sz="0" w:space="0" w:color="auto"/>
            <w:right w:val="none" w:sz="0" w:space="0" w:color="auto"/>
          </w:divBdr>
        </w:div>
        <w:div w:id="1960641653">
          <w:marLeft w:val="640"/>
          <w:marRight w:val="0"/>
          <w:marTop w:val="0"/>
          <w:marBottom w:val="0"/>
          <w:divBdr>
            <w:top w:val="none" w:sz="0" w:space="0" w:color="auto"/>
            <w:left w:val="none" w:sz="0" w:space="0" w:color="auto"/>
            <w:bottom w:val="none" w:sz="0" w:space="0" w:color="auto"/>
            <w:right w:val="none" w:sz="0" w:space="0" w:color="auto"/>
          </w:divBdr>
        </w:div>
        <w:div w:id="297418968">
          <w:marLeft w:val="640"/>
          <w:marRight w:val="0"/>
          <w:marTop w:val="0"/>
          <w:marBottom w:val="0"/>
          <w:divBdr>
            <w:top w:val="none" w:sz="0" w:space="0" w:color="auto"/>
            <w:left w:val="none" w:sz="0" w:space="0" w:color="auto"/>
            <w:bottom w:val="none" w:sz="0" w:space="0" w:color="auto"/>
            <w:right w:val="none" w:sz="0" w:space="0" w:color="auto"/>
          </w:divBdr>
        </w:div>
        <w:div w:id="1069958403">
          <w:marLeft w:val="640"/>
          <w:marRight w:val="0"/>
          <w:marTop w:val="0"/>
          <w:marBottom w:val="0"/>
          <w:divBdr>
            <w:top w:val="none" w:sz="0" w:space="0" w:color="auto"/>
            <w:left w:val="none" w:sz="0" w:space="0" w:color="auto"/>
            <w:bottom w:val="none" w:sz="0" w:space="0" w:color="auto"/>
            <w:right w:val="none" w:sz="0" w:space="0" w:color="auto"/>
          </w:divBdr>
        </w:div>
        <w:div w:id="733626697">
          <w:marLeft w:val="640"/>
          <w:marRight w:val="0"/>
          <w:marTop w:val="0"/>
          <w:marBottom w:val="0"/>
          <w:divBdr>
            <w:top w:val="none" w:sz="0" w:space="0" w:color="auto"/>
            <w:left w:val="none" w:sz="0" w:space="0" w:color="auto"/>
            <w:bottom w:val="none" w:sz="0" w:space="0" w:color="auto"/>
            <w:right w:val="none" w:sz="0" w:space="0" w:color="auto"/>
          </w:divBdr>
        </w:div>
        <w:div w:id="469177857">
          <w:marLeft w:val="640"/>
          <w:marRight w:val="0"/>
          <w:marTop w:val="0"/>
          <w:marBottom w:val="0"/>
          <w:divBdr>
            <w:top w:val="none" w:sz="0" w:space="0" w:color="auto"/>
            <w:left w:val="none" w:sz="0" w:space="0" w:color="auto"/>
            <w:bottom w:val="none" w:sz="0" w:space="0" w:color="auto"/>
            <w:right w:val="none" w:sz="0" w:space="0" w:color="auto"/>
          </w:divBdr>
        </w:div>
        <w:div w:id="639263668">
          <w:marLeft w:val="640"/>
          <w:marRight w:val="0"/>
          <w:marTop w:val="0"/>
          <w:marBottom w:val="0"/>
          <w:divBdr>
            <w:top w:val="none" w:sz="0" w:space="0" w:color="auto"/>
            <w:left w:val="none" w:sz="0" w:space="0" w:color="auto"/>
            <w:bottom w:val="none" w:sz="0" w:space="0" w:color="auto"/>
            <w:right w:val="none" w:sz="0" w:space="0" w:color="auto"/>
          </w:divBdr>
        </w:div>
        <w:div w:id="583422283">
          <w:marLeft w:val="640"/>
          <w:marRight w:val="0"/>
          <w:marTop w:val="0"/>
          <w:marBottom w:val="0"/>
          <w:divBdr>
            <w:top w:val="none" w:sz="0" w:space="0" w:color="auto"/>
            <w:left w:val="none" w:sz="0" w:space="0" w:color="auto"/>
            <w:bottom w:val="none" w:sz="0" w:space="0" w:color="auto"/>
            <w:right w:val="none" w:sz="0" w:space="0" w:color="auto"/>
          </w:divBdr>
        </w:div>
        <w:div w:id="1368020456">
          <w:marLeft w:val="640"/>
          <w:marRight w:val="0"/>
          <w:marTop w:val="0"/>
          <w:marBottom w:val="0"/>
          <w:divBdr>
            <w:top w:val="none" w:sz="0" w:space="0" w:color="auto"/>
            <w:left w:val="none" w:sz="0" w:space="0" w:color="auto"/>
            <w:bottom w:val="none" w:sz="0" w:space="0" w:color="auto"/>
            <w:right w:val="none" w:sz="0" w:space="0" w:color="auto"/>
          </w:divBdr>
        </w:div>
        <w:div w:id="1025474392">
          <w:marLeft w:val="640"/>
          <w:marRight w:val="0"/>
          <w:marTop w:val="0"/>
          <w:marBottom w:val="0"/>
          <w:divBdr>
            <w:top w:val="none" w:sz="0" w:space="0" w:color="auto"/>
            <w:left w:val="none" w:sz="0" w:space="0" w:color="auto"/>
            <w:bottom w:val="none" w:sz="0" w:space="0" w:color="auto"/>
            <w:right w:val="none" w:sz="0" w:space="0" w:color="auto"/>
          </w:divBdr>
        </w:div>
        <w:div w:id="1935742657">
          <w:marLeft w:val="640"/>
          <w:marRight w:val="0"/>
          <w:marTop w:val="0"/>
          <w:marBottom w:val="0"/>
          <w:divBdr>
            <w:top w:val="none" w:sz="0" w:space="0" w:color="auto"/>
            <w:left w:val="none" w:sz="0" w:space="0" w:color="auto"/>
            <w:bottom w:val="none" w:sz="0" w:space="0" w:color="auto"/>
            <w:right w:val="none" w:sz="0" w:space="0" w:color="auto"/>
          </w:divBdr>
        </w:div>
        <w:div w:id="145898340">
          <w:marLeft w:val="640"/>
          <w:marRight w:val="0"/>
          <w:marTop w:val="0"/>
          <w:marBottom w:val="0"/>
          <w:divBdr>
            <w:top w:val="none" w:sz="0" w:space="0" w:color="auto"/>
            <w:left w:val="none" w:sz="0" w:space="0" w:color="auto"/>
            <w:bottom w:val="none" w:sz="0" w:space="0" w:color="auto"/>
            <w:right w:val="none" w:sz="0" w:space="0" w:color="auto"/>
          </w:divBdr>
        </w:div>
        <w:div w:id="292248109">
          <w:marLeft w:val="640"/>
          <w:marRight w:val="0"/>
          <w:marTop w:val="0"/>
          <w:marBottom w:val="0"/>
          <w:divBdr>
            <w:top w:val="none" w:sz="0" w:space="0" w:color="auto"/>
            <w:left w:val="none" w:sz="0" w:space="0" w:color="auto"/>
            <w:bottom w:val="none" w:sz="0" w:space="0" w:color="auto"/>
            <w:right w:val="none" w:sz="0" w:space="0" w:color="auto"/>
          </w:divBdr>
        </w:div>
        <w:div w:id="52051205">
          <w:marLeft w:val="640"/>
          <w:marRight w:val="0"/>
          <w:marTop w:val="0"/>
          <w:marBottom w:val="0"/>
          <w:divBdr>
            <w:top w:val="none" w:sz="0" w:space="0" w:color="auto"/>
            <w:left w:val="none" w:sz="0" w:space="0" w:color="auto"/>
            <w:bottom w:val="none" w:sz="0" w:space="0" w:color="auto"/>
            <w:right w:val="none" w:sz="0" w:space="0" w:color="auto"/>
          </w:divBdr>
        </w:div>
        <w:div w:id="25448602">
          <w:marLeft w:val="640"/>
          <w:marRight w:val="0"/>
          <w:marTop w:val="0"/>
          <w:marBottom w:val="0"/>
          <w:divBdr>
            <w:top w:val="none" w:sz="0" w:space="0" w:color="auto"/>
            <w:left w:val="none" w:sz="0" w:space="0" w:color="auto"/>
            <w:bottom w:val="none" w:sz="0" w:space="0" w:color="auto"/>
            <w:right w:val="none" w:sz="0" w:space="0" w:color="auto"/>
          </w:divBdr>
        </w:div>
        <w:div w:id="899293478">
          <w:marLeft w:val="640"/>
          <w:marRight w:val="0"/>
          <w:marTop w:val="0"/>
          <w:marBottom w:val="0"/>
          <w:divBdr>
            <w:top w:val="none" w:sz="0" w:space="0" w:color="auto"/>
            <w:left w:val="none" w:sz="0" w:space="0" w:color="auto"/>
            <w:bottom w:val="none" w:sz="0" w:space="0" w:color="auto"/>
            <w:right w:val="none" w:sz="0" w:space="0" w:color="auto"/>
          </w:divBdr>
        </w:div>
        <w:div w:id="1296983623">
          <w:marLeft w:val="640"/>
          <w:marRight w:val="0"/>
          <w:marTop w:val="0"/>
          <w:marBottom w:val="0"/>
          <w:divBdr>
            <w:top w:val="none" w:sz="0" w:space="0" w:color="auto"/>
            <w:left w:val="none" w:sz="0" w:space="0" w:color="auto"/>
            <w:bottom w:val="none" w:sz="0" w:space="0" w:color="auto"/>
            <w:right w:val="none" w:sz="0" w:space="0" w:color="auto"/>
          </w:divBdr>
        </w:div>
        <w:div w:id="1793858888">
          <w:marLeft w:val="640"/>
          <w:marRight w:val="0"/>
          <w:marTop w:val="0"/>
          <w:marBottom w:val="0"/>
          <w:divBdr>
            <w:top w:val="none" w:sz="0" w:space="0" w:color="auto"/>
            <w:left w:val="none" w:sz="0" w:space="0" w:color="auto"/>
            <w:bottom w:val="none" w:sz="0" w:space="0" w:color="auto"/>
            <w:right w:val="none" w:sz="0" w:space="0" w:color="auto"/>
          </w:divBdr>
        </w:div>
        <w:div w:id="1460806321">
          <w:marLeft w:val="640"/>
          <w:marRight w:val="0"/>
          <w:marTop w:val="0"/>
          <w:marBottom w:val="0"/>
          <w:divBdr>
            <w:top w:val="none" w:sz="0" w:space="0" w:color="auto"/>
            <w:left w:val="none" w:sz="0" w:space="0" w:color="auto"/>
            <w:bottom w:val="none" w:sz="0" w:space="0" w:color="auto"/>
            <w:right w:val="none" w:sz="0" w:space="0" w:color="auto"/>
          </w:divBdr>
        </w:div>
        <w:div w:id="2113895049">
          <w:marLeft w:val="640"/>
          <w:marRight w:val="0"/>
          <w:marTop w:val="0"/>
          <w:marBottom w:val="0"/>
          <w:divBdr>
            <w:top w:val="none" w:sz="0" w:space="0" w:color="auto"/>
            <w:left w:val="none" w:sz="0" w:space="0" w:color="auto"/>
            <w:bottom w:val="none" w:sz="0" w:space="0" w:color="auto"/>
            <w:right w:val="none" w:sz="0" w:space="0" w:color="auto"/>
          </w:divBdr>
        </w:div>
        <w:div w:id="1954363441">
          <w:marLeft w:val="640"/>
          <w:marRight w:val="0"/>
          <w:marTop w:val="0"/>
          <w:marBottom w:val="0"/>
          <w:divBdr>
            <w:top w:val="none" w:sz="0" w:space="0" w:color="auto"/>
            <w:left w:val="none" w:sz="0" w:space="0" w:color="auto"/>
            <w:bottom w:val="none" w:sz="0" w:space="0" w:color="auto"/>
            <w:right w:val="none" w:sz="0" w:space="0" w:color="auto"/>
          </w:divBdr>
        </w:div>
        <w:div w:id="1285035640">
          <w:marLeft w:val="640"/>
          <w:marRight w:val="0"/>
          <w:marTop w:val="0"/>
          <w:marBottom w:val="0"/>
          <w:divBdr>
            <w:top w:val="none" w:sz="0" w:space="0" w:color="auto"/>
            <w:left w:val="none" w:sz="0" w:space="0" w:color="auto"/>
            <w:bottom w:val="none" w:sz="0" w:space="0" w:color="auto"/>
            <w:right w:val="none" w:sz="0" w:space="0" w:color="auto"/>
          </w:divBdr>
        </w:div>
        <w:div w:id="1998416153">
          <w:marLeft w:val="640"/>
          <w:marRight w:val="0"/>
          <w:marTop w:val="0"/>
          <w:marBottom w:val="0"/>
          <w:divBdr>
            <w:top w:val="none" w:sz="0" w:space="0" w:color="auto"/>
            <w:left w:val="none" w:sz="0" w:space="0" w:color="auto"/>
            <w:bottom w:val="none" w:sz="0" w:space="0" w:color="auto"/>
            <w:right w:val="none" w:sz="0" w:space="0" w:color="auto"/>
          </w:divBdr>
        </w:div>
        <w:div w:id="471288994">
          <w:marLeft w:val="640"/>
          <w:marRight w:val="0"/>
          <w:marTop w:val="0"/>
          <w:marBottom w:val="0"/>
          <w:divBdr>
            <w:top w:val="none" w:sz="0" w:space="0" w:color="auto"/>
            <w:left w:val="none" w:sz="0" w:space="0" w:color="auto"/>
            <w:bottom w:val="none" w:sz="0" w:space="0" w:color="auto"/>
            <w:right w:val="none" w:sz="0" w:space="0" w:color="auto"/>
          </w:divBdr>
        </w:div>
        <w:div w:id="2076580801">
          <w:marLeft w:val="640"/>
          <w:marRight w:val="0"/>
          <w:marTop w:val="0"/>
          <w:marBottom w:val="0"/>
          <w:divBdr>
            <w:top w:val="none" w:sz="0" w:space="0" w:color="auto"/>
            <w:left w:val="none" w:sz="0" w:space="0" w:color="auto"/>
            <w:bottom w:val="none" w:sz="0" w:space="0" w:color="auto"/>
            <w:right w:val="none" w:sz="0" w:space="0" w:color="auto"/>
          </w:divBdr>
        </w:div>
        <w:div w:id="1014959270">
          <w:marLeft w:val="640"/>
          <w:marRight w:val="0"/>
          <w:marTop w:val="0"/>
          <w:marBottom w:val="0"/>
          <w:divBdr>
            <w:top w:val="none" w:sz="0" w:space="0" w:color="auto"/>
            <w:left w:val="none" w:sz="0" w:space="0" w:color="auto"/>
            <w:bottom w:val="none" w:sz="0" w:space="0" w:color="auto"/>
            <w:right w:val="none" w:sz="0" w:space="0" w:color="auto"/>
          </w:divBdr>
        </w:div>
        <w:div w:id="1016804340">
          <w:marLeft w:val="640"/>
          <w:marRight w:val="0"/>
          <w:marTop w:val="0"/>
          <w:marBottom w:val="0"/>
          <w:divBdr>
            <w:top w:val="none" w:sz="0" w:space="0" w:color="auto"/>
            <w:left w:val="none" w:sz="0" w:space="0" w:color="auto"/>
            <w:bottom w:val="none" w:sz="0" w:space="0" w:color="auto"/>
            <w:right w:val="none" w:sz="0" w:space="0" w:color="auto"/>
          </w:divBdr>
        </w:div>
        <w:div w:id="620259134">
          <w:marLeft w:val="640"/>
          <w:marRight w:val="0"/>
          <w:marTop w:val="0"/>
          <w:marBottom w:val="0"/>
          <w:divBdr>
            <w:top w:val="none" w:sz="0" w:space="0" w:color="auto"/>
            <w:left w:val="none" w:sz="0" w:space="0" w:color="auto"/>
            <w:bottom w:val="none" w:sz="0" w:space="0" w:color="auto"/>
            <w:right w:val="none" w:sz="0" w:space="0" w:color="auto"/>
          </w:divBdr>
        </w:div>
        <w:div w:id="1609239627">
          <w:marLeft w:val="640"/>
          <w:marRight w:val="0"/>
          <w:marTop w:val="0"/>
          <w:marBottom w:val="0"/>
          <w:divBdr>
            <w:top w:val="none" w:sz="0" w:space="0" w:color="auto"/>
            <w:left w:val="none" w:sz="0" w:space="0" w:color="auto"/>
            <w:bottom w:val="none" w:sz="0" w:space="0" w:color="auto"/>
            <w:right w:val="none" w:sz="0" w:space="0" w:color="auto"/>
          </w:divBdr>
        </w:div>
        <w:div w:id="352651486">
          <w:marLeft w:val="640"/>
          <w:marRight w:val="0"/>
          <w:marTop w:val="0"/>
          <w:marBottom w:val="0"/>
          <w:divBdr>
            <w:top w:val="none" w:sz="0" w:space="0" w:color="auto"/>
            <w:left w:val="none" w:sz="0" w:space="0" w:color="auto"/>
            <w:bottom w:val="none" w:sz="0" w:space="0" w:color="auto"/>
            <w:right w:val="none" w:sz="0" w:space="0" w:color="auto"/>
          </w:divBdr>
        </w:div>
        <w:div w:id="927739381">
          <w:marLeft w:val="640"/>
          <w:marRight w:val="0"/>
          <w:marTop w:val="0"/>
          <w:marBottom w:val="0"/>
          <w:divBdr>
            <w:top w:val="none" w:sz="0" w:space="0" w:color="auto"/>
            <w:left w:val="none" w:sz="0" w:space="0" w:color="auto"/>
            <w:bottom w:val="none" w:sz="0" w:space="0" w:color="auto"/>
            <w:right w:val="none" w:sz="0" w:space="0" w:color="auto"/>
          </w:divBdr>
        </w:div>
        <w:div w:id="699358484">
          <w:marLeft w:val="640"/>
          <w:marRight w:val="0"/>
          <w:marTop w:val="0"/>
          <w:marBottom w:val="0"/>
          <w:divBdr>
            <w:top w:val="none" w:sz="0" w:space="0" w:color="auto"/>
            <w:left w:val="none" w:sz="0" w:space="0" w:color="auto"/>
            <w:bottom w:val="none" w:sz="0" w:space="0" w:color="auto"/>
            <w:right w:val="none" w:sz="0" w:space="0" w:color="auto"/>
          </w:divBdr>
        </w:div>
        <w:div w:id="1564638424">
          <w:marLeft w:val="640"/>
          <w:marRight w:val="0"/>
          <w:marTop w:val="0"/>
          <w:marBottom w:val="0"/>
          <w:divBdr>
            <w:top w:val="none" w:sz="0" w:space="0" w:color="auto"/>
            <w:left w:val="none" w:sz="0" w:space="0" w:color="auto"/>
            <w:bottom w:val="none" w:sz="0" w:space="0" w:color="auto"/>
            <w:right w:val="none" w:sz="0" w:space="0" w:color="auto"/>
          </w:divBdr>
        </w:div>
        <w:div w:id="96027595">
          <w:marLeft w:val="640"/>
          <w:marRight w:val="0"/>
          <w:marTop w:val="0"/>
          <w:marBottom w:val="0"/>
          <w:divBdr>
            <w:top w:val="none" w:sz="0" w:space="0" w:color="auto"/>
            <w:left w:val="none" w:sz="0" w:space="0" w:color="auto"/>
            <w:bottom w:val="none" w:sz="0" w:space="0" w:color="auto"/>
            <w:right w:val="none" w:sz="0" w:space="0" w:color="auto"/>
          </w:divBdr>
        </w:div>
        <w:div w:id="1565606433">
          <w:marLeft w:val="640"/>
          <w:marRight w:val="0"/>
          <w:marTop w:val="0"/>
          <w:marBottom w:val="0"/>
          <w:divBdr>
            <w:top w:val="none" w:sz="0" w:space="0" w:color="auto"/>
            <w:left w:val="none" w:sz="0" w:space="0" w:color="auto"/>
            <w:bottom w:val="none" w:sz="0" w:space="0" w:color="auto"/>
            <w:right w:val="none" w:sz="0" w:space="0" w:color="auto"/>
          </w:divBdr>
        </w:div>
        <w:div w:id="51468779">
          <w:marLeft w:val="640"/>
          <w:marRight w:val="0"/>
          <w:marTop w:val="0"/>
          <w:marBottom w:val="0"/>
          <w:divBdr>
            <w:top w:val="none" w:sz="0" w:space="0" w:color="auto"/>
            <w:left w:val="none" w:sz="0" w:space="0" w:color="auto"/>
            <w:bottom w:val="none" w:sz="0" w:space="0" w:color="auto"/>
            <w:right w:val="none" w:sz="0" w:space="0" w:color="auto"/>
          </w:divBdr>
        </w:div>
        <w:div w:id="712383254">
          <w:marLeft w:val="640"/>
          <w:marRight w:val="0"/>
          <w:marTop w:val="0"/>
          <w:marBottom w:val="0"/>
          <w:divBdr>
            <w:top w:val="none" w:sz="0" w:space="0" w:color="auto"/>
            <w:left w:val="none" w:sz="0" w:space="0" w:color="auto"/>
            <w:bottom w:val="none" w:sz="0" w:space="0" w:color="auto"/>
            <w:right w:val="none" w:sz="0" w:space="0" w:color="auto"/>
          </w:divBdr>
        </w:div>
        <w:div w:id="469710968">
          <w:marLeft w:val="640"/>
          <w:marRight w:val="0"/>
          <w:marTop w:val="0"/>
          <w:marBottom w:val="0"/>
          <w:divBdr>
            <w:top w:val="none" w:sz="0" w:space="0" w:color="auto"/>
            <w:left w:val="none" w:sz="0" w:space="0" w:color="auto"/>
            <w:bottom w:val="none" w:sz="0" w:space="0" w:color="auto"/>
            <w:right w:val="none" w:sz="0" w:space="0" w:color="auto"/>
          </w:divBdr>
        </w:div>
        <w:div w:id="1521432470">
          <w:marLeft w:val="640"/>
          <w:marRight w:val="0"/>
          <w:marTop w:val="0"/>
          <w:marBottom w:val="0"/>
          <w:divBdr>
            <w:top w:val="none" w:sz="0" w:space="0" w:color="auto"/>
            <w:left w:val="none" w:sz="0" w:space="0" w:color="auto"/>
            <w:bottom w:val="none" w:sz="0" w:space="0" w:color="auto"/>
            <w:right w:val="none" w:sz="0" w:space="0" w:color="auto"/>
          </w:divBdr>
        </w:div>
        <w:div w:id="275061736">
          <w:marLeft w:val="640"/>
          <w:marRight w:val="0"/>
          <w:marTop w:val="0"/>
          <w:marBottom w:val="0"/>
          <w:divBdr>
            <w:top w:val="none" w:sz="0" w:space="0" w:color="auto"/>
            <w:left w:val="none" w:sz="0" w:space="0" w:color="auto"/>
            <w:bottom w:val="none" w:sz="0" w:space="0" w:color="auto"/>
            <w:right w:val="none" w:sz="0" w:space="0" w:color="auto"/>
          </w:divBdr>
        </w:div>
        <w:div w:id="818114752">
          <w:marLeft w:val="640"/>
          <w:marRight w:val="0"/>
          <w:marTop w:val="0"/>
          <w:marBottom w:val="0"/>
          <w:divBdr>
            <w:top w:val="none" w:sz="0" w:space="0" w:color="auto"/>
            <w:left w:val="none" w:sz="0" w:space="0" w:color="auto"/>
            <w:bottom w:val="none" w:sz="0" w:space="0" w:color="auto"/>
            <w:right w:val="none" w:sz="0" w:space="0" w:color="auto"/>
          </w:divBdr>
        </w:div>
        <w:div w:id="459151967">
          <w:marLeft w:val="640"/>
          <w:marRight w:val="0"/>
          <w:marTop w:val="0"/>
          <w:marBottom w:val="0"/>
          <w:divBdr>
            <w:top w:val="none" w:sz="0" w:space="0" w:color="auto"/>
            <w:left w:val="none" w:sz="0" w:space="0" w:color="auto"/>
            <w:bottom w:val="none" w:sz="0" w:space="0" w:color="auto"/>
            <w:right w:val="none" w:sz="0" w:space="0" w:color="auto"/>
          </w:divBdr>
        </w:div>
        <w:div w:id="988553706">
          <w:marLeft w:val="640"/>
          <w:marRight w:val="0"/>
          <w:marTop w:val="0"/>
          <w:marBottom w:val="0"/>
          <w:divBdr>
            <w:top w:val="none" w:sz="0" w:space="0" w:color="auto"/>
            <w:left w:val="none" w:sz="0" w:space="0" w:color="auto"/>
            <w:bottom w:val="none" w:sz="0" w:space="0" w:color="auto"/>
            <w:right w:val="none" w:sz="0" w:space="0" w:color="auto"/>
          </w:divBdr>
        </w:div>
        <w:div w:id="513614719">
          <w:marLeft w:val="640"/>
          <w:marRight w:val="0"/>
          <w:marTop w:val="0"/>
          <w:marBottom w:val="0"/>
          <w:divBdr>
            <w:top w:val="none" w:sz="0" w:space="0" w:color="auto"/>
            <w:left w:val="none" w:sz="0" w:space="0" w:color="auto"/>
            <w:bottom w:val="none" w:sz="0" w:space="0" w:color="auto"/>
            <w:right w:val="none" w:sz="0" w:space="0" w:color="auto"/>
          </w:divBdr>
        </w:div>
        <w:div w:id="1233853676">
          <w:marLeft w:val="640"/>
          <w:marRight w:val="0"/>
          <w:marTop w:val="0"/>
          <w:marBottom w:val="0"/>
          <w:divBdr>
            <w:top w:val="none" w:sz="0" w:space="0" w:color="auto"/>
            <w:left w:val="none" w:sz="0" w:space="0" w:color="auto"/>
            <w:bottom w:val="none" w:sz="0" w:space="0" w:color="auto"/>
            <w:right w:val="none" w:sz="0" w:space="0" w:color="auto"/>
          </w:divBdr>
        </w:div>
        <w:div w:id="544680440">
          <w:marLeft w:val="640"/>
          <w:marRight w:val="0"/>
          <w:marTop w:val="0"/>
          <w:marBottom w:val="0"/>
          <w:divBdr>
            <w:top w:val="none" w:sz="0" w:space="0" w:color="auto"/>
            <w:left w:val="none" w:sz="0" w:space="0" w:color="auto"/>
            <w:bottom w:val="none" w:sz="0" w:space="0" w:color="auto"/>
            <w:right w:val="none" w:sz="0" w:space="0" w:color="auto"/>
          </w:divBdr>
        </w:div>
        <w:div w:id="567418232">
          <w:marLeft w:val="640"/>
          <w:marRight w:val="0"/>
          <w:marTop w:val="0"/>
          <w:marBottom w:val="0"/>
          <w:divBdr>
            <w:top w:val="none" w:sz="0" w:space="0" w:color="auto"/>
            <w:left w:val="none" w:sz="0" w:space="0" w:color="auto"/>
            <w:bottom w:val="none" w:sz="0" w:space="0" w:color="auto"/>
            <w:right w:val="none" w:sz="0" w:space="0" w:color="auto"/>
          </w:divBdr>
        </w:div>
        <w:div w:id="43910716">
          <w:marLeft w:val="640"/>
          <w:marRight w:val="0"/>
          <w:marTop w:val="0"/>
          <w:marBottom w:val="0"/>
          <w:divBdr>
            <w:top w:val="none" w:sz="0" w:space="0" w:color="auto"/>
            <w:left w:val="none" w:sz="0" w:space="0" w:color="auto"/>
            <w:bottom w:val="none" w:sz="0" w:space="0" w:color="auto"/>
            <w:right w:val="none" w:sz="0" w:space="0" w:color="auto"/>
          </w:divBdr>
        </w:div>
      </w:divsChild>
    </w:div>
    <w:div w:id="698748899">
      <w:bodyDiv w:val="1"/>
      <w:marLeft w:val="0"/>
      <w:marRight w:val="0"/>
      <w:marTop w:val="0"/>
      <w:marBottom w:val="0"/>
      <w:divBdr>
        <w:top w:val="none" w:sz="0" w:space="0" w:color="auto"/>
        <w:left w:val="none" w:sz="0" w:space="0" w:color="auto"/>
        <w:bottom w:val="none" w:sz="0" w:space="0" w:color="auto"/>
        <w:right w:val="none" w:sz="0" w:space="0" w:color="auto"/>
      </w:divBdr>
      <w:divsChild>
        <w:div w:id="224030793">
          <w:marLeft w:val="640"/>
          <w:marRight w:val="0"/>
          <w:marTop w:val="0"/>
          <w:marBottom w:val="0"/>
          <w:divBdr>
            <w:top w:val="none" w:sz="0" w:space="0" w:color="auto"/>
            <w:left w:val="none" w:sz="0" w:space="0" w:color="auto"/>
            <w:bottom w:val="none" w:sz="0" w:space="0" w:color="auto"/>
            <w:right w:val="none" w:sz="0" w:space="0" w:color="auto"/>
          </w:divBdr>
        </w:div>
        <w:div w:id="1306350357">
          <w:marLeft w:val="640"/>
          <w:marRight w:val="0"/>
          <w:marTop w:val="0"/>
          <w:marBottom w:val="0"/>
          <w:divBdr>
            <w:top w:val="none" w:sz="0" w:space="0" w:color="auto"/>
            <w:left w:val="none" w:sz="0" w:space="0" w:color="auto"/>
            <w:bottom w:val="none" w:sz="0" w:space="0" w:color="auto"/>
            <w:right w:val="none" w:sz="0" w:space="0" w:color="auto"/>
          </w:divBdr>
        </w:div>
        <w:div w:id="1532500295">
          <w:marLeft w:val="640"/>
          <w:marRight w:val="0"/>
          <w:marTop w:val="0"/>
          <w:marBottom w:val="0"/>
          <w:divBdr>
            <w:top w:val="none" w:sz="0" w:space="0" w:color="auto"/>
            <w:left w:val="none" w:sz="0" w:space="0" w:color="auto"/>
            <w:bottom w:val="none" w:sz="0" w:space="0" w:color="auto"/>
            <w:right w:val="none" w:sz="0" w:space="0" w:color="auto"/>
          </w:divBdr>
        </w:div>
        <w:div w:id="1139610945">
          <w:marLeft w:val="640"/>
          <w:marRight w:val="0"/>
          <w:marTop w:val="0"/>
          <w:marBottom w:val="0"/>
          <w:divBdr>
            <w:top w:val="none" w:sz="0" w:space="0" w:color="auto"/>
            <w:left w:val="none" w:sz="0" w:space="0" w:color="auto"/>
            <w:bottom w:val="none" w:sz="0" w:space="0" w:color="auto"/>
            <w:right w:val="none" w:sz="0" w:space="0" w:color="auto"/>
          </w:divBdr>
        </w:div>
        <w:div w:id="1731806266">
          <w:marLeft w:val="640"/>
          <w:marRight w:val="0"/>
          <w:marTop w:val="0"/>
          <w:marBottom w:val="0"/>
          <w:divBdr>
            <w:top w:val="none" w:sz="0" w:space="0" w:color="auto"/>
            <w:left w:val="none" w:sz="0" w:space="0" w:color="auto"/>
            <w:bottom w:val="none" w:sz="0" w:space="0" w:color="auto"/>
            <w:right w:val="none" w:sz="0" w:space="0" w:color="auto"/>
          </w:divBdr>
        </w:div>
        <w:div w:id="224730898">
          <w:marLeft w:val="640"/>
          <w:marRight w:val="0"/>
          <w:marTop w:val="0"/>
          <w:marBottom w:val="0"/>
          <w:divBdr>
            <w:top w:val="none" w:sz="0" w:space="0" w:color="auto"/>
            <w:left w:val="none" w:sz="0" w:space="0" w:color="auto"/>
            <w:bottom w:val="none" w:sz="0" w:space="0" w:color="auto"/>
            <w:right w:val="none" w:sz="0" w:space="0" w:color="auto"/>
          </w:divBdr>
        </w:div>
        <w:div w:id="433670363">
          <w:marLeft w:val="640"/>
          <w:marRight w:val="0"/>
          <w:marTop w:val="0"/>
          <w:marBottom w:val="0"/>
          <w:divBdr>
            <w:top w:val="none" w:sz="0" w:space="0" w:color="auto"/>
            <w:left w:val="none" w:sz="0" w:space="0" w:color="auto"/>
            <w:bottom w:val="none" w:sz="0" w:space="0" w:color="auto"/>
            <w:right w:val="none" w:sz="0" w:space="0" w:color="auto"/>
          </w:divBdr>
        </w:div>
        <w:div w:id="494029510">
          <w:marLeft w:val="640"/>
          <w:marRight w:val="0"/>
          <w:marTop w:val="0"/>
          <w:marBottom w:val="0"/>
          <w:divBdr>
            <w:top w:val="none" w:sz="0" w:space="0" w:color="auto"/>
            <w:left w:val="none" w:sz="0" w:space="0" w:color="auto"/>
            <w:bottom w:val="none" w:sz="0" w:space="0" w:color="auto"/>
            <w:right w:val="none" w:sz="0" w:space="0" w:color="auto"/>
          </w:divBdr>
        </w:div>
        <w:div w:id="1014262234">
          <w:marLeft w:val="640"/>
          <w:marRight w:val="0"/>
          <w:marTop w:val="0"/>
          <w:marBottom w:val="0"/>
          <w:divBdr>
            <w:top w:val="none" w:sz="0" w:space="0" w:color="auto"/>
            <w:left w:val="none" w:sz="0" w:space="0" w:color="auto"/>
            <w:bottom w:val="none" w:sz="0" w:space="0" w:color="auto"/>
            <w:right w:val="none" w:sz="0" w:space="0" w:color="auto"/>
          </w:divBdr>
        </w:div>
        <w:div w:id="90585716">
          <w:marLeft w:val="640"/>
          <w:marRight w:val="0"/>
          <w:marTop w:val="0"/>
          <w:marBottom w:val="0"/>
          <w:divBdr>
            <w:top w:val="none" w:sz="0" w:space="0" w:color="auto"/>
            <w:left w:val="none" w:sz="0" w:space="0" w:color="auto"/>
            <w:bottom w:val="none" w:sz="0" w:space="0" w:color="auto"/>
            <w:right w:val="none" w:sz="0" w:space="0" w:color="auto"/>
          </w:divBdr>
        </w:div>
        <w:div w:id="389115659">
          <w:marLeft w:val="640"/>
          <w:marRight w:val="0"/>
          <w:marTop w:val="0"/>
          <w:marBottom w:val="0"/>
          <w:divBdr>
            <w:top w:val="none" w:sz="0" w:space="0" w:color="auto"/>
            <w:left w:val="none" w:sz="0" w:space="0" w:color="auto"/>
            <w:bottom w:val="none" w:sz="0" w:space="0" w:color="auto"/>
            <w:right w:val="none" w:sz="0" w:space="0" w:color="auto"/>
          </w:divBdr>
        </w:div>
        <w:div w:id="597711550">
          <w:marLeft w:val="640"/>
          <w:marRight w:val="0"/>
          <w:marTop w:val="0"/>
          <w:marBottom w:val="0"/>
          <w:divBdr>
            <w:top w:val="none" w:sz="0" w:space="0" w:color="auto"/>
            <w:left w:val="none" w:sz="0" w:space="0" w:color="auto"/>
            <w:bottom w:val="none" w:sz="0" w:space="0" w:color="auto"/>
            <w:right w:val="none" w:sz="0" w:space="0" w:color="auto"/>
          </w:divBdr>
        </w:div>
        <w:div w:id="1538008682">
          <w:marLeft w:val="640"/>
          <w:marRight w:val="0"/>
          <w:marTop w:val="0"/>
          <w:marBottom w:val="0"/>
          <w:divBdr>
            <w:top w:val="none" w:sz="0" w:space="0" w:color="auto"/>
            <w:left w:val="none" w:sz="0" w:space="0" w:color="auto"/>
            <w:bottom w:val="none" w:sz="0" w:space="0" w:color="auto"/>
            <w:right w:val="none" w:sz="0" w:space="0" w:color="auto"/>
          </w:divBdr>
        </w:div>
        <w:div w:id="1129742002">
          <w:marLeft w:val="640"/>
          <w:marRight w:val="0"/>
          <w:marTop w:val="0"/>
          <w:marBottom w:val="0"/>
          <w:divBdr>
            <w:top w:val="none" w:sz="0" w:space="0" w:color="auto"/>
            <w:left w:val="none" w:sz="0" w:space="0" w:color="auto"/>
            <w:bottom w:val="none" w:sz="0" w:space="0" w:color="auto"/>
            <w:right w:val="none" w:sz="0" w:space="0" w:color="auto"/>
          </w:divBdr>
        </w:div>
        <w:div w:id="452288160">
          <w:marLeft w:val="640"/>
          <w:marRight w:val="0"/>
          <w:marTop w:val="0"/>
          <w:marBottom w:val="0"/>
          <w:divBdr>
            <w:top w:val="none" w:sz="0" w:space="0" w:color="auto"/>
            <w:left w:val="none" w:sz="0" w:space="0" w:color="auto"/>
            <w:bottom w:val="none" w:sz="0" w:space="0" w:color="auto"/>
            <w:right w:val="none" w:sz="0" w:space="0" w:color="auto"/>
          </w:divBdr>
        </w:div>
        <w:div w:id="1262370373">
          <w:marLeft w:val="640"/>
          <w:marRight w:val="0"/>
          <w:marTop w:val="0"/>
          <w:marBottom w:val="0"/>
          <w:divBdr>
            <w:top w:val="none" w:sz="0" w:space="0" w:color="auto"/>
            <w:left w:val="none" w:sz="0" w:space="0" w:color="auto"/>
            <w:bottom w:val="none" w:sz="0" w:space="0" w:color="auto"/>
            <w:right w:val="none" w:sz="0" w:space="0" w:color="auto"/>
          </w:divBdr>
        </w:div>
        <w:div w:id="2055736837">
          <w:marLeft w:val="640"/>
          <w:marRight w:val="0"/>
          <w:marTop w:val="0"/>
          <w:marBottom w:val="0"/>
          <w:divBdr>
            <w:top w:val="none" w:sz="0" w:space="0" w:color="auto"/>
            <w:left w:val="none" w:sz="0" w:space="0" w:color="auto"/>
            <w:bottom w:val="none" w:sz="0" w:space="0" w:color="auto"/>
            <w:right w:val="none" w:sz="0" w:space="0" w:color="auto"/>
          </w:divBdr>
        </w:div>
        <w:div w:id="1547990738">
          <w:marLeft w:val="640"/>
          <w:marRight w:val="0"/>
          <w:marTop w:val="0"/>
          <w:marBottom w:val="0"/>
          <w:divBdr>
            <w:top w:val="none" w:sz="0" w:space="0" w:color="auto"/>
            <w:left w:val="none" w:sz="0" w:space="0" w:color="auto"/>
            <w:bottom w:val="none" w:sz="0" w:space="0" w:color="auto"/>
            <w:right w:val="none" w:sz="0" w:space="0" w:color="auto"/>
          </w:divBdr>
        </w:div>
        <w:div w:id="188227614">
          <w:marLeft w:val="640"/>
          <w:marRight w:val="0"/>
          <w:marTop w:val="0"/>
          <w:marBottom w:val="0"/>
          <w:divBdr>
            <w:top w:val="none" w:sz="0" w:space="0" w:color="auto"/>
            <w:left w:val="none" w:sz="0" w:space="0" w:color="auto"/>
            <w:bottom w:val="none" w:sz="0" w:space="0" w:color="auto"/>
            <w:right w:val="none" w:sz="0" w:space="0" w:color="auto"/>
          </w:divBdr>
        </w:div>
        <w:div w:id="1053892142">
          <w:marLeft w:val="640"/>
          <w:marRight w:val="0"/>
          <w:marTop w:val="0"/>
          <w:marBottom w:val="0"/>
          <w:divBdr>
            <w:top w:val="none" w:sz="0" w:space="0" w:color="auto"/>
            <w:left w:val="none" w:sz="0" w:space="0" w:color="auto"/>
            <w:bottom w:val="none" w:sz="0" w:space="0" w:color="auto"/>
            <w:right w:val="none" w:sz="0" w:space="0" w:color="auto"/>
          </w:divBdr>
        </w:div>
        <w:div w:id="1677610944">
          <w:marLeft w:val="640"/>
          <w:marRight w:val="0"/>
          <w:marTop w:val="0"/>
          <w:marBottom w:val="0"/>
          <w:divBdr>
            <w:top w:val="none" w:sz="0" w:space="0" w:color="auto"/>
            <w:left w:val="none" w:sz="0" w:space="0" w:color="auto"/>
            <w:bottom w:val="none" w:sz="0" w:space="0" w:color="auto"/>
            <w:right w:val="none" w:sz="0" w:space="0" w:color="auto"/>
          </w:divBdr>
        </w:div>
        <w:div w:id="377243327">
          <w:marLeft w:val="640"/>
          <w:marRight w:val="0"/>
          <w:marTop w:val="0"/>
          <w:marBottom w:val="0"/>
          <w:divBdr>
            <w:top w:val="none" w:sz="0" w:space="0" w:color="auto"/>
            <w:left w:val="none" w:sz="0" w:space="0" w:color="auto"/>
            <w:bottom w:val="none" w:sz="0" w:space="0" w:color="auto"/>
            <w:right w:val="none" w:sz="0" w:space="0" w:color="auto"/>
          </w:divBdr>
        </w:div>
        <w:div w:id="755710878">
          <w:marLeft w:val="640"/>
          <w:marRight w:val="0"/>
          <w:marTop w:val="0"/>
          <w:marBottom w:val="0"/>
          <w:divBdr>
            <w:top w:val="none" w:sz="0" w:space="0" w:color="auto"/>
            <w:left w:val="none" w:sz="0" w:space="0" w:color="auto"/>
            <w:bottom w:val="none" w:sz="0" w:space="0" w:color="auto"/>
            <w:right w:val="none" w:sz="0" w:space="0" w:color="auto"/>
          </w:divBdr>
        </w:div>
        <w:div w:id="1109816328">
          <w:marLeft w:val="640"/>
          <w:marRight w:val="0"/>
          <w:marTop w:val="0"/>
          <w:marBottom w:val="0"/>
          <w:divBdr>
            <w:top w:val="none" w:sz="0" w:space="0" w:color="auto"/>
            <w:left w:val="none" w:sz="0" w:space="0" w:color="auto"/>
            <w:bottom w:val="none" w:sz="0" w:space="0" w:color="auto"/>
            <w:right w:val="none" w:sz="0" w:space="0" w:color="auto"/>
          </w:divBdr>
        </w:div>
        <w:div w:id="1882326249">
          <w:marLeft w:val="640"/>
          <w:marRight w:val="0"/>
          <w:marTop w:val="0"/>
          <w:marBottom w:val="0"/>
          <w:divBdr>
            <w:top w:val="none" w:sz="0" w:space="0" w:color="auto"/>
            <w:left w:val="none" w:sz="0" w:space="0" w:color="auto"/>
            <w:bottom w:val="none" w:sz="0" w:space="0" w:color="auto"/>
            <w:right w:val="none" w:sz="0" w:space="0" w:color="auto"/>
          </w:divBdr>
        </w:div>
        <w:div w:id="2026592276">
          <w:marLeft w:val="640"/>
          <w:marRight w:val="0"/>
          <w:marTop w:val="0"/>
          <w:marBottom w:val="0"/>
          <w:divBdr>
            <w:top w:val="none" w:sz="0" w:space="0" w:color="auto"/>
            <w:left w:val="none" w:sz="0" w:space="0" w:color="auto"/>
            <w:bottom w:val="none" w:sz="0" w:space="0" w:color="auto"/>
            <w:right w:val="none" w:sz="0" w:space="0" w:color="auto"/>
          </w:divBdr>
        </w:div>
        <w:div w:id="140391346">
          <w:marLeft w:val="640"/>
          <w:marRight w:val="0"/>
          <w:marTop w:val="0"/>
          <w:marBottom w:val="0"/>
          <w:divBdr>
            <w:top w:val="none" w:sz="0" w:space="0" w:color="auto"/>
            <w:left w:val="none" w:sz="0" w:space="0" w:color="auto"/>
            <w:bottom w:val="none" w:sz="0" w:space="0" w:color="auto"/>
            <w:right w:val="none" w:sz="0" w:space="0" w:color="auto"/>
          </w:divBdr>
        </w:div>
        <w:div w:id="1340428164">
          <w:marLeft w:val="640"/>
          <w:marRight w:val="0"/>
          <w:marTop w:val="0"/>
          <w:marBottom w:val="0"/>
          <w:divBdr>
            <w:top w:val="none" w:sz="0" w:space="0" w:color="auto"/>
            <w:left w:val="none" w:sz="0" w:space="0" w:color="auto"/>
            <w:bottom w:val="none" w:sz="0" w:space="0" w:color="auto"/>
            <w:right w:val="none" w:sz="0" w:space="0" w:color="auto"/>
          </w:divBdr>
        </w:div>
        <w:div w:id="652565482">
          <w:marLeft w:val="640"/>
          <w:marRight w:val="0"/>
          <w:marTop w:val="0"/>
          <w:marBottom w:val="0"/>
          <w:divBdr>
            <w:top w:val="none" w:sz="0" w:space="0" w:color="auto"/>
            <w:left w:val="none" w:sz="0" w:space="0" w:color="auto"/>
            <w:bottom w:val="none" w:sz="0" w:space="0" w:color="auto"/>
            <w:right w:val="none" w:sz="0" w:space="0" w:color="auto"/>
          </w:divBdr>
        </w:div>
        <w:div w:id="922690336">
          <w:marLeft w:val="640"/>
          <w:marRight w:val="0"/>
          <w:marTop w:val="0"/>
          <w:marBottom w:val="0"/>
          <w:divBdr>
            <w:top w:val="none" w:sz="0" w:space="0" w:color="auto"/>
            <w:left w:val="none" w:sz="0" w:space="0" w:color="auto"/>
            <w:bottom w:val="none" w:sz="0" w:space="0" w:color="auto"/>
            <w:right w:val="none" w:sz="0" w:space="0" w:color="auto"/>
          </w:divBdr>
        </w:div>
        <w:div w:id="551773045">
          <w:marLeft w:val="640"/>
          <w:marRight w:val="0"/>
          <w:marTop w:val="0"/>
          <w:marBottom w:val="0"/>
          <w:divBdr>
            <w:top w:val="none" w:sz="0" w:space="0" w:color="auto"/>
            <w:left w:val="none" w:sz="0" w:space="0" w:color="auto"/>
            <w:bottom w:val="none" w:sz="0" w:space="0" w:color="auto"/>
            <w:right w:val="none" w:sz="0" w:space="0" w:color="auto"/>
          </w:divBdr>
        </w:div>
        <w:div w:id="913777989">
          <w:marLeft w:val="640"/>
          <w:marRight w:val="0"/>
          <w:marTop w:val="0"/>
          <w:marBottom w:val="0"/>
          <w:divBdr>
            <w:top w:val="none" w:sz="0" w:space="0" w:color="auto"/>
            <w:left w:val="none" w:sz="0" w:space="0" w:color="auto"/>
            <w:bottom w:val="none" w:sz="0" w:space="0" w:color="auto"/>
            <w:right w:val="none" w:sz="0" w:space="0" w:color="auto"/>
          </w:divBdr>
        </w:div>
        <w:div w:id="1400395996">
          <w:marLeft w:val="640"/>
          <w:marRight w:val="0"/>
          <w:marTop w:val="0"/>
          <w:marBottom w:val="0"/>
          <w:divBdr>
            <w:top w:val="none" w:sz="0" w:space="0" w:color="auto"/>
            <w:left w:val="none" w:sz="0" w:space="0" w:color="auto"/>
            <w:bottom w:val="none" w:sz="0" w:space="0" w:color="auto"/>
            <w:right w:val="none" w:sz="0" w:space="0" w:color="auto"/>
          </w:divBdr>
        </w:div>
        <w:div w:id="7565761">
          <w:marLeft w:val="640"/>
          <w:marRight w:val="0"/>
          <w:marTop w:val="0"/>
          <w:marBottom w:val="0"/>
          <w:divBdr>
            <w:top w:val="none" w:sz="0" w:space="0" w:color="auto"/>
            <w:left w:val="none" w:sz="0" w:space="0" w:color="auto"/>
            <w:bottom w:val="none" w:sz="0" w:space="0" w:color="auto"/>
            <w:right w:val="none" w:sz="0" w:space="0" w:color="auto"/>
          </w:divBdr>
        </w:div>
        <w:div w:id="327250684">
          <w:marLeft w:val="640"/>
          <w:marRight w:val="0"/>
          <w:marTop w:val="0"/>
          <w:marBottom w:val="0"/>
          <w:divBdr>
            <w:top w:val="none" w:sz="0" w:space="0" w:color="auto"/>
            <w:left w:val="none" w:sz="0" w:space="0" w:color="auto"/>
            <w:bottom w:val="none" w:sz="0" w:space="0" w:color="auto"/>
            <w:right w:val="none" w:sz="0" w:space="0" w:color="auto"/>
          </w:divBdr>
        </w:div>
        <w:div w:id="1596670788">
          <w:marLeft w:val="640"/>
          <w:marRight w:val="0"/>
          <w:marTop w:val="0"/>
          <w:marBottom w:val="0"/>
          <w:divBdr>
            <w:top w:val="none" w:sz="0" w:space="0" w:color="auto"/>
            <w:left w:val="none" w:sz="0" w:space="0" w:color="auto"/>
            <w:bottom w:val="none" w:sz="0" w:space="0" w:color="auto"/>
            <w:right w:val="none" w:sz="0" w:space="0" w:color="auto"/>
          </w:divBdr>
        </w:div>
        <w:div w:id="496650057">
          <w:marLeft w:val="640"/>
          <w:marRight w:val="0"/>
          <w:marTop w:val="0"/>
          <w:marBottom w:val="0"/>
          <w:divBdr>
            <w:top w:val="none" w:sz="0" w:space="0" w:color="auto"/>
            <w:left w:val="none" w:sz="0" w:space="0" w:color="auto"/>
            <w:bottom w:val="none" w:sz="0" w:space="0" w:color="auto"/>
            <w:right w:val="none" w:sz="0" w:space="0" w:color="auto"/>
          </w:divBdr>
        </w:div>
        <w:div w:id="1219318795">
          <w:marLeft w:val="640"/>
          <w:marRight w:val="0"/>
          <w:marTop w:val="0"/>
          <w:marBottom w:val="0"/>
          <w:divBdr>
            <w:top w:val="none" w:sz="0" w:space="0" w:color="auto"/>
            <w:left w:val="none" w:sz="0" w:space="0" w:color="auto"/>
            <w:bottom w:val="none" w:sz="0" w:space="0" w:color="auto"/>
            <w:right w:val="none" w:sz="0" w:space="0" w:color="auto"/>
          </w:divBdr>
        </w:div>
        <w:div w:id="1304434345">
          <w:marLeft w:val="640"/>
          <w:marRight w:val="0"/>
          <w:marTop w:val="0"/>
          <w:marBottom w:val="0"/>
          <w:divBdr>
            <w:top w:val="none" w:sz="0" w:space="0" w:color="auto"/>
            <w:left w:val="none" w:sz="0" w:space="0" w:color="auto"/>
            <w:bottom w:val="none" w:sz="0" w:space="0" w:color="auto"/>
            <w:right w:val="none" w:sz="0" w:space="0" w:color="auto"/>
          </w:divBdr>
        </w:div>
        <w:div w:id="1807892920">
          <w:marLeft w:val="640"/>
          <w:marRight w:val="0"/>
          <w:marTop w:val="0"/>
          <w:marBottom w:val="0"/>
          <w:divBdr>
            <w:top w:val="none" w:sz="0" w:space="0" w:color="auto"/>
            <w:left w:val="none" w:sz="0" w:space="0" w:color="auto"/>
            <w:bottom w:val="none" w:sz="0" w:space="0" w:color="auto"/>
            <w:right w:val="none" w:sz="0" w:space="0" w:color="auto"/>
          </w:divBdr>
        </w:div>
        <w:div w:id="1494494353">
          <w:marLeft w:val="640"/>
          <w:marRight w:val="0"/>
          <w:marTop w:val="0"/>
          <w:marBottom w:val="0"/>
          <w:divBdr>
            <w:top w:val="none" w:sz="0" w:space="0" w:color="auto"/>
            <w:left w:val="none" w:sz="0" w:space="0" w:color="auto"/>
            <w:bottom w:val="none" w:sz="0" w:space="0" w:color="auto"/>
            <w:right w:val="none" w:sz="0" w:space="0" w:color="auto"/>
          </w:divBdr>
        </w:div>
        <w:div w:id="1221940735">
          <w:marLeft w:val="640"/>
          <w:marRight w:val="0"/>
          <w:marTop w:val="0"/>
          <w:marBottom w:val="0"/>
          <w:divBdr>
            <w:top w:val="none" w:sz="0" w:space="0" w:color="auto"/>
            <w:left w:val="none" w:sz="0" w:space="0" w:color="auto"/>
            <w:bottom w:val="none" w:sz="0" w:space="0" w:color="auto"/>
            <w:right w:val="none" w:sz="0" w:space="0" w:color="auto"/>
          </w:divBdr>
        </w:div>
        <w:div w:id="640620629">
          <w:marLeft w:val="640"/>
          <w:marRight w:val="0"/>
          <w:marTop w:val="0"/>
          <w:marBottom w:val="0"/>
          <w:divBdr>
            <w:top w:val="none" w:sz="0" w:space="0" w:color="auto"/>
            <w:left w:val="none" w:sz="0" w:space="0" w:color="auto"/>
            <w:bottom w:val="none" w:sz="0" w:space="0" w:color="auto"/>
            <w:right w:val="none" w:sz="0" w:space="0" w:color="auto"/>
          </w:divBdr>
        </w:div>
        <w:div w:id="2025282121">
          <w:marLeft w:val="640"/>
          <w:marRight w:val="0"/>
          <w:marTop w:val="0"/>
          <w:marBottom w:val="0"/>
          <w:divBdr>
            <w:top w:val="none" w:sz="0" w:space="0" w:color="auto"/>
            <w:left w:val="none" w:sz="0" w:space="0" w:color="auto"/>
            <w:bottom w:val="none" w:sz="0" w:space="0" w:color="auto"/>
            <w:right w:val="none" w:sz="0" w:space="0" w:color="auto"/>
          </w:divBdr>
        </w:div>
        <w:div w:id="910431425">
          <w:marLeft w:val="640"/>
          <w:marRight w:val="0"/>
          <w:marTop w:val="0"/>
          <w:marBottom w:val="0"/>
          <w:divBdr>
            <w:top w:val="none" w:sz="0" w:space="0" w:color="auto"/>
            <w:left w:val="none" w:sz="0" w:space="0" w:color="auto"/>
            <w:bottom w:val="none" w:sz="0" w:space="0" w:color="auto"/>
            <w:right w:val="none" w:sz="0" w:space="0" w:color="auto"/>
          </w:divBdr>
        </w:div>
        <w:div w:id="803812311">
          <w:marLeft w:val="640"/>
          <w:marRight w:val="0"/>
          <w:marTop w:val="0"/>
          <w:marBottom w:val="0"/>
          <w:divBdr>
            <w:top w:val="none" w:sz="0" w:space="0" w:color="auto"/>
            <w:left w:val="none" w:sz="0" w:space="0" w:color="auto"/>
            <w:bottom w:val="none" w:sz="0" w:space="0" w:color="auto"/>
            <w:right w:val="none" w:sz="0" w:space="0" w:color="auto"/>
          </w:divBdr>
        </w:div>
        <w:div w:id="1133447368">
          <w:marLeft w:val="640"/>
          <w:marRight w:val="0"/>
          <w:marTop w:val="0"/>
          <w:marBottom w:val="0"/>
          <w:divBdr>
            <w:top w:val="none" w:sz="0" w:space="0" w:color="auto"/>
            <w:left w:val="none" w:sz="0" w:space="0" w:color="auto"/>
            <w:bottom w:val="none" w:sz="0" w:space="0" w:color="auto"/>
            <w:right w:val="none" w:sz="0" w:space="0" w:color="auto"/>
          </w:divBdr>
        </w:div>
        <w:div w:id="1535532343">
          <w:marLeft w:val="640"/>
          <w:marRight w:val="0"/>
          <w:marTop w:val="0"/>
          <w:marBottom w:val="0"/>
          <w:divBdr>
            <w:top w:val="none" w:sz="0" w:space="0" w:color="auto"/>
            <w:left w:val="none" w:sz="0" w:space="0" w:color="auto"/>
            <w:bottom w:val="none" w:sz="0" w:space="0" w:color="auto"/>
            <w:right w:val="none" w:sz="0" w:space="0" w:color="auto"/>
          </w:divBdr>
        </w:div>
        <w:div w:id="549538006">
          <w:marLeft w:val="640"/>
          <w:marRight w:val="0"/>
          <w:marTop w:val="0"/>
          <w:marBottom w:val="0"/>
          <w:divBdr>
            <w:top w:val="none" w:sz="0" w:space="0" w:color="auto"/>
            <w:left w:val="none" w:sz="0" w:space="0" w:color="auto"/>
            <w:bottom w:val="none" w:sz="0" w:space="0" w:color="auto"/>
            <w:right w:val="none" w:sz="0" w:space="0" w:color="auto"/>
          </w:divBdr>
        </w:div>
        <w:div w:id="1743289377">
          <w:marLeft w:val="640"/>
          <w:marRight w:val="0"/>
          <w:marTop w:val="0"/>
          <w:marBottom w:val="0"/>
          <w:divBdr>
            <w:top w:val="none" w:sz="0" w:space="0" w:color="auto"/>
            <w:left w:val="none" w:sz="0" w:space="0" w:color="auto"/>
            <w:bottom w:val="none" w:sz="0" w:space="0" w:color="auto"/>
            <w:right w:val="none" w:sz="0" w:space="0" w:color="auto"/>
          </w:divBdr>
        </w:div>
        <w:div w:id="952513770">
          <w:marLeft w:val="640"/>
          <w:marRight w:val="0"/>
          <w:marTop w:val="0"/>
          <w:marBottom w:val="0"/>
          <w:divBdr>
            <w:top w:val="none" w:sz="0" w:space="0" w:color="auto"/>
            <w:left w:val="none" w:sz="0" w:space="0" w:color="auto"/>
            <w:bottom w:val="none" w:sz="0" w:space="0" w:color="auto"/>
            <w:right w:val="none" w:sz="0" w:space="0" w:color="auto"/>
          </w:divBdr>
        </w:div>
        <w:div w:id="359747044">
          <w:marLeft w:val="640"/>
          <w:marRight w:val="0"/>
          <w:marTop w:val="0"/>
          <w:marBottom w:val="0"/>
          <w:divBdr>
            <w:top w:val="none" w:sz="0" w:space="0" w:color="auto"/>
            <w:left w:val="none" w:sz="0" w:space="0" w:color="auto"/>
            <w:bottom w:val="none" w:sz="0" w:space="0" w:color="auto"/>
            <w:right w:val="none" w:sz="0" w:space="0" w:color="auto"/>
          </w:divBdr>
        </w:div>
        <w:div w:id="1216507109">
          <w:marLeft w:val="640"/>
          <w:marRight w:val="0"/>
          <w:marTop w:val="0"/>
          <w:marBottom w:val="0"/>
          <w:divBdr>
            <w:top w:val="none" w:sz="0" w:space="0" w:color="auto"/>
            <w:left w:val="none" w:sz="0" w:space="0" w:color="auto"/>
            <w:bottom w:val="none" w:sz="0" w:space="0" w:color="auto"/>
            <w:right w:val="none" w:sz="0" w:space="0" w:color="auto"/>
          </w:divBdr>
        </w:div>
        <w:div w:id="875965344">
          <w:marLeft w:val="640"/>
          <w:marRight w:val="0"/>
          <w:marTop w:val="0"/>
          <w:marBottom w:val="0"/>
          <w:divBdr>
            <w:top w:val="none" w:sz="0" w:space="0" w:color="auto"/>
            <w:left w:val="none" w:sz="0" w:space="0" w:color="auto"/>
            <w:bottom w:val="none" w:sz="0" w:space="0" w:color="auto"/>
            <w:right w:val="none" w:sz="0" w:space="0" w:color="auto"/>
          </w:divBdr>
        </w:div>
        <w:div w:id="454448087">
          <w:marLeft w:val="640"/>
          <w:marRight w:val="0"/>
          <w:marTop w:val="0"/>
          <w:marBottom w:val="0"/>
          <w:divBdr>
            <w:top w:val="none" w:sz="0" w:space="0" w:color="auto"/>
            <w:left w:val="none" w:sz="0" w:space="0" w:color="auto"/>
            <w:bottom w:val="none" w:sz="0" w:space="0" w:color="auto"/>
            <w:right w:val="none" w:sz="0" w:space="0" w:color="auto"/>
          </w:divBdr>
        </w:div>
        <w:div w:id="2026979250">
          <w:marLeft w:val="640"/>
          <w:marRight w:val="0"/>
          <w:marTop w:val="0"/>
          <w:marBottom w:val="0"/>
          <w:divBdr>
            <w:top w:val="none" w:sz="0" w:space="0" w:color="auto"/>
            <w:left w:val="none" w:sz="0" w:space="0" w:color="auto"/>
            <w:bottom w:val="none" w:sz="0" w:space="0" w:color="auto"/>
            <w:right w:val="none" w:sz="0" w:space="0" w:color="auto"/>
          </w:divBdr>
        </w:div>
        <w:div w:id="949824757">
          <w:marLeft w:val="640"/>
          <w:marRight w:val="0"/>
          <w:marTop w:val="0"/>
          <w:marBottom w:val="0"/>
          <w:divBdr>
            <w:top w:val="none" w:sz="0" w:space="0" w:color="auto"/>
            <w:left w:val="none" w:sz="0" w:space="0" w:color="auto"/>
            <w:bottom w:val="none" w:sz="0" w:space="0" w:color="auto"/>
            <w:right w:val="none" w:sz="0" w:space="0" w:color="auto"/>
          </w:divBdr>
        </w:div>
        <w:div w:id="1459299389">
          <w:marLeft w:val="640"/>
          <w:marRight w:val="0"/>
          <w:marTop w:val="0"/>
          <w:marBottom w:val="0"/>
          <w:divBdr>
            <w:top w:val="none" w:sz="0" w:space="0" w:color="auto"/>
            <w:left w:val="none" w:sz="0" w:space="0" w:color="auto"/>
            <w:bottom w:val="none" w:sz="0" w:space="0" w:color="auto"/>
            <w:right w:val="none" w:sz="0" w:space="0" w:color="auto"/>
          </w:divBdr>
        </w:div>
        <w:div w:id="1005938412">
          <w:marLeft w:val="640"/>
          <w:marRight w:val="0"/>
          <w:marTop w:val="0"/>
          <w:marBottom w:val="0"/>
          <w:divBdr>
            <w:top w:val="none" w:sz="0" w:space="0" w:color="auto"/>
            <w:left w:val="none" w:sz="0" w:space="0" w:color="auto"/>
            <w:bottom w:val="none" w:sz="0" w:space="0" w:color="auto"/>
            <w:right w:val="none" w:sz="0" w:space="0" w:color="auto"/>
          </w:divBdr>
        </w:div>
        <w:div w:id="280691674">
          <w:marLeft w:val="640"/>
          <w:marRight w:val="0"/>
          <w:marTop w:val="0"/>
          <w:marBottom w:val="0"/>
          <w:divBdr>
            <w:top w:val="none" w:sz="0" w:space="0" w:color="auto"/>
            <w:left w:val="none" w:sz="0" w:space="0" w:color="auto"/>
            <w:bottom w:val="none" w:sz="0" w:space="0" w:color="auto"/>
            <w:right w:val="none" w:sz="0" w:space="0" w:color="auto"/>
          </w:divBdr>
        </w:div>
        <w:div w:id="1326208667">
          <w:marLeft w:val="640"/>
          <w:marRight w:val="0"/>
          <w:marTop w:val="0"/>
          <w:marBottom w:val="0"/>
          <w:divBdr>
            <w:top w:val="none" w:sz="0" w:space="0" w:color="auto"/>
            <w:left w:val="none" w:sz="0" w:space="0" w:color="auto"/>
            <w:bottom w:val="none" w:sz="0" w:space="0" w:color="auto"/>
            <w:right w:val="none" w:sz="0" w:space="0" w:color="auto"/>
          </w:divBdr>
        </w:div>
        <w:div w:id="258877882">
          <w:marLeft w:val="640"/>
          <w:marRight w:val="0"/>
          <w:marTop w:val="0"/>
          <w:marBottom w:val="0"/>
          <w:divBdr>
            <w:top w:val="none" w:sz="0" w:space="0" w:color="auto"/>
            <w:left w:val="none" w:sz="0" w:space="0" w:color="auto"/>
            <w:bottom w:val="none" w:sz="0" w:space="0" w:color="auto"/>
            <w:right w:val="none" w:sz="0" w:space="0" w:color="auto"/>
          </w:divBdr>
        </w:div>
        <w:div w:id="1789081050">
          <w:marLeft w:val="640"/>
          <w:marRight w:val="0"/>
          <w:marTop w:val="0"/>
          <w:marBottom w:val="0"/>
          <w:divBdr>
            <w:top w:val="none" w:sz="0" w:space="0" w:color="auto"/>
            <w:left w:val="none" w:sz="0" w:space="0" w:color="auto"/>
            <w:bottom w:val="none" w:sz="0" w:space="0" w:color="auto"/>
            <w:right w:val="none" w:sz="0" w:space="0" w:color="auto"/>
          </w:divBdr>
        </w:div>
        <w:div w:id="21902795">
          <w:marLeft w:val="640"/>
          <w:marRight w:val="0"/>
          <w:marTop w:val="0"/>
          <w:marBottom w:val="0"/>
          <w:divBdr>
            <w:top w:val="none" w:sz="0" w:space="0" w:color="auto"/>
            <w:left w:val="none" w:sz="0" w:space="0" w:color="auto"/>
            <w:bottom w:val="none" w:sz="0" w:space="0" w:color="auto"/>
            <w:right w:val="none" w:sz="0" w:space="0" w:color="auto"/>
          </w:divBdr>
        </w:div>
        <w:div w:id="881864613">
          <w:marLeft w:val="640"/>
          <w:marRight w:val="0"/>
          <w:marTop w:val="0"/>
          <w:marBottom w:val="0"/>
          <w:divBdr>
            <w:top w:val="none" w:sz="0" w:space="0" w:color="auto"/>
            <w:left w:val="none" w:sz="0" w:space="0" w:color="auto"/>
            <w:bottom w:val="none" w:sz="0" w:space="0" w:color="auto"/>
            <w:right w:val="none" w:sz="0" w:space="0" w:color="auto"/>
          </w:divBdr>
        </w:div>
        <w:div w:id="1864441053">
          <w:marLeft w:val="640"/>
          <w:marRight w:val="0"/>
          <w:marTop w:val="0"/>
          <w:marBottom w:val="0"/>
          <w:divBdr>
            <w:top w:val="none" w:sz="0" w:space="0" w:color="auto"/>
            <w:left w:val="none" w:sz="0" w:space="0" w:color="auto"/>
            <w:bottom w:val="none" w:sz="0" w:space="0" w:color="auto"/>
            <w:right w:val="none" w:sz="0" w:space="0" w:color="auto"/>
          </w:divBdr>
        </w:div>
        <w:div w:id="1447771960">
          <w:marLeft w:val="640"/>
          <w:marRight w:val="0"/>
          <w:marTop w:val="0"/>
          <w:marBottom w:val="0"/>
          <w:divBdr>
            <w:top w:val="none" w:sz="0" w:space="0" w:color="auto"/>
            <w:left w:val="none" w:sz="0" w:space="0" w:color="auto"/>
            <w:bottom w:val="none" w:sz="0" w:space="0" w:color="auto"/>
            <w:right w:val="none" w:sz="0" w:space="0" w:color="auto"/>
          </w:divBdr>
        </w:div>
        <w:div w:id="1862930407">
          <w:marLeft w:val="640"/>
          <w:marRight w:val="0"/>
          <w:marTop w:val="0"/>
          <w:marBottom w:val="0"/>
          <w:divBdr>
            <w:top w:val="none" w:sz="0" w:space="0" w:color="auto"/>
            <w:left w:val="none" w:sz="0" w:space="0" w:color="auto"/>
            <w:bottom w:val="none" w:sz="0" w:space="0" w:color="auto"/>
            <w:right w:val="none" w:sz="0" w:space="0" w:color="auto"/>
          </w:divBdr>
        </w:div>
        <w:div w:id="432942843">
          <w:marLeft w:val="640"/>
          <w:marRight w:val="0"/>
          <w:marTop w:val="0"/>
          <w:marBottom w:val="0"/>
          <w:divBdr>
            <w:top w:val="none" w:sz="0" w:space="0" w:color="auto"/>
            <w:left w:val="none" w:sz="0" w:space="0" w:color="auto"/>
            <w:bottom w:val="none" w:sz="0" w:space="0" w:color="auto"/>
            <w:right w:val="none" w:sz="0" w:space="0" w:color="auto"/>
          </w:divBdr>
        </w:div>
        <w:div w:id="1879736213">
          <w:marLeft w:val="640"/>
          <w:marRight w:val="0"/>
          <w:marTop w:val="0"/>
          <w:marBottom w:val="0"/>
          <w:divBdr>
            <w:top w:val="none" w:sz="0" w:space="0" w:color="auto"/>
            <w:left w:val="none" w:sz="0" w:space="0" w:color="auto"/>
            <w:bottom w:val="none" w:sz="0" w:space="0" w:color="auto"/>
            <w:right w:val="none" w:sz="0" w:space="0" w:color="auto"/>
          </w:divBdr>
        </w:div>
        <w:div w:id="673799635">
          <w:marLeft w:val="640"/>
          <w:marRight w:val="0"/>
          <w:marTop w:val="0"/>
          <w:marBottom w:val="0"/>
          <w:divBdr>
            <w:top w:val="none" w:sz="0" w:space="0" w:color="auto"/>
            <w:left w:val="none" w:sz="0" w:space="0" w:color="auto"/>
            <w:bottom w:val="none" w:sz="0" w:space="0" w:color="auto"/>
            <w:right w:val="none" w:sz="0" w:space="0" w:color="auto"/>
          </w:divBdr>
        </w:div>
        <w:div w:id="15232625">
          <w:marLeft w:val="640"/>
          <w:marRight w:val="0"/>
          <w:marTop w:val="0"/>
          <w:marBottom w:val="0"/>
          <w:divBdr>
            <w:top w:val="none" w:sz="0" w:space="0" w:color="auto"/>
            <w:left w:val="none" w:sz="0" w:space="0" w:color="auto"/>
            <w:bottom w:val="none" w:sz="0" w:space="0" w:color="auto"/>
            <w:right w:val="none" w:sz="0" w:space="0" w:color="auto"/>
          </w:divBdr>
        </w:div>
        <w:div w:id="333723970">
          <w:marLeft w:val="640"/>
          <w:marRight w:val="0"/>
          <w:marTop w:val="0"/>
          <w:marBottom w:val="0"/>
          <w:divBdr>
            <w:top w:val="none" w:sz="0" w:space="0" w:color="auto"/>
            <w:left w:val="none" w:sz="0" w:space="0" w:color="auto"/>
            <w:bottom w:val="none" w:sz="0" w:space="0" w:color="auto"/>
            <w:right w:val="none" w:sz="0" w:space="0" w:color="auto"/>
          </w:divBdr>
        </w:div>
        <w:div w:id="604967195">
          <w:marLeft w:val="640"/>
          <w:marRight w:val="0"/>
          <w:marTop w:val="0"/>
          <w:marBottom w:val="0"/>
          <w:divBdr>
            <w:top w:val="none" w:sz="0" w:space="0" w:color="auto"/>
            <w:left w:val="none" w:sz="0" w:space="0" w:color="auto"/>
            <w:bottom w:val="none" w:sz="0" w:space="0" w:color="auto"/>
            <w:right w:val="none" w:sz="0" w:space="0" w:color="auto"/>
          </w:divBdr>
        </w:div>
        <w:div w:id="1278028236">
          <w:marLeft w:val="640"/>
          <w:marRight w:val="0"/>
          <w:marTop w:val="0"/>
          <w:marBottom w:val="0"/>
          <w:divBdr>
            <w:top w:val="none" w:sz="0" w:space="0" w:color="auto"/>
            <w:left w:val="none" w:sz="0" w:space="0" w:color="auto"/>
            <w:bottom w:val="none" w:sz="0" w:space="0" w:color="auto"/>
            <w:right w:val="none" w:sz="0" w:space="0" w:color="auto"/>
          </w:divBdr>
        </w:div>
        <w:div w:id="248782047">
          <w:marLeft w:val="640"/>
          <w:marRight w:val="0"/>
          <w:marTop w:val="0"/>
          <w:marBottom w:val="0"/>
          <w:divBdr>
            <w:top w:val="none" w:sz="0" w:space="0" w:color="auto"/>
            <w:left w:val="none" w:sz="0" w:space="0" w:color="auto"/>
            <w:bottom w:val="none" w:sz="0" w:space="0" w:color="auto"/>
            <w:right w:val="none" w:sz="0" w:space="0" w:color="auto"/>
          </w:divBdr>
        </w:div>
        <w:div w:id="528419103">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1182622133">
          <w:marLeft w:val="640"/>
          <w:marRight w:val="0"/>
          <w:marTop w:val="0"/>
          <w:marBottom w:val="0"/>
          <w:divBdr>
            <w:top w:val="none" w:sz="0" w:space="0" w:color="auto"/>
            <w:left w:val="none" w:sz="0" w:space="0" w:color="auto"/>
            <w:bottom w:val="none" w:sz="0" w:space="0" w:color="auto"/>
            <w:right w:val="none" w:sz="0" w:space="0" w:color="auto"/>
          </w:divBdr>
        </w:div>
        <w:div w:id="2084326311">
          <w:marLeft w:val="640"/>
          <w:marRight w:val="0"/>
          <w:marTop w:val="0"/>
          <w:marBottom w:val="0"/>
          <w:divBdr>
            <w:top w:val="none" w:sz="0" w:space="0" w:color="auto"/>
            <w:left w:val="none" w:sz="0" w:space="0" w:color="auto"/>
            <w:bottom w:val="none" w:sz="0" w:space="0" w:color="auto"/>
            <w:right w:val="none" w:sz="0" w:space="0" w:color="auto"/>
          </w:divBdr>
        </w:div>
        <w:div w:id="1518612732">
          <w:marLeft w:val="640"/>
          <w:marRight w:val="0"/>
          <w:marTop w:val="0"/>
          <w:marBottom w:val="0"/>
          <w:divBdr>
            <w:top w:val="none" w:sz="0" w:space="0" w:color="auto"/>
            <w:left w:val="none" w:sz="0" w:space="0" w:color="auto"/>
            <w:bottom w:val="none" w:sz="0" w:space="0" w:color="auto"/>
            <w:right w:val="none" w:sz="0" w:space="0" w:color="auto"/>
          </w:divBdr>
        </w:div>
        <w:div w:id="1469518221">
          <w:marLeft w:val="640"/>
          <w:marRight w:val="0"/>
          <w:marTop w:val="0"/>
          <w:marBottom w:val="0"/>
          <w:divBdr>
            <w:top w:val="none" w:sz="0" w:space="0" w:color="auto"/>
            <w:left w:val="none" w:sz="0" w:space="0" w:color="auto"/>
            <w:bottom w:val="none" w:sz="0" w:space="0" w:color="auto"/>
            <w:right w:val="none" w:sz="0" w:space="0" w:color="auto"/>
          </w:divBdr>
        </w:div>
        <w:div w:id="1433553785">
          <w:marLeft w:val="640"/>
          <w:marRight w:val="0"/>
          <w:marTop w:val="0"/>
          <w:marBottom w:val="0"/>
          <w:divBdr>
            <w:top w:val="none" w:sz="0" w:space="0" w:color="auto"/>
            <w:left w:val="none" w:sz="0" w:space="0" w:color="auto"/>
            <w:bottom w:val="none" w:sz="0" w:space="0" w:color="auto"/>
            <w:right w:val="none" w:sz="0" w:space="0" w:color="auto"/>
          </w:divBdr>
        </w:div>
        <w:div w:id="1858616235">
          <w:marLeft w:val="640"/>
          <w:marRight w:val="0"/>
          <w:marTop w:val="0"/>
          <w:marBottom w:val="0"/>
          <w:divBdr>
            <w:top w:val="none" w:sz="0" w:space="0" w:color="auto"/>
            <w:left w:val="none" w:sz="0" w:space="0" w:color="auto"/>
            <w:bottom w:val="none" w:sz="0" w:space="0" w:color="auto"/>
            <w:right w:val="none" w:sz="0" w:space="0" w:color="auto"/>
          </w:divBdr>
        </w:div>
        <w:div w:id="601491572">
          <w:marLeft w:val="640"/>
          <w:marRight w:val="0"/>
          <w:marTop w:val="0"/>
          <w:marBottom w:val="0"/>
          <w:divBdr>
            <w:top w:val="none" w:sz="0" w:space="0" w:color="auto"/>
            <w:left w:val="none" w:sz="0" w:space="0" w:color="auto"/>
            <w:bottom w:val="none" w:sz="0" w:space="0" w:color="auto"/>
            <w:right w:val="none" w:sz="0" w:space="0" w:color="auto"/>
          </w:divBdr>
        </w:div>
        <w:div w:id="1549099244">
          <w:marLeft w:val="640"/>
          <w:marRight w:val="0"/>
          <w:marTop w:val="0"/>
          <w:marBottom w:val="0"/>
          <w:divBdr>
            <w:top w:val="none" w:sz="0" w:space="0" w:color="auto"/>
            <w:left w:val="none" w:sz="0" w:space="0" w:color="auto"/>
            <w:bottom w:val="none" w:sz="0" w:space="0" w:color="auto"/>
            <w:right w:val="none" w:sz="0" w:space="0" w:color="auto"/>
          </w:divBdr>
        </w:div>
        <w:div w:id="1885828962">
          <w:marLeft w:val="640"/>
          <w:marRight w:val="0"/>
          <w:marTop w:val="0"/>
          <w:marBottom w:val="0"/>
          <w:divBdr>
            <w:top w:val="none" w:sz="0" w:space="0" w:color="auto"/>
            <w:left w:val="none" w:sz="0" w:space="0" w:color="auto"/>
            <w:bottom w:val="none" w:sz="0" w:space="0" w:color="auto"/>
            <w:right w:val="none" w:sz="0" w:space="0" w:color="auto"/>
          </w:divBdr>
        </w:div>
        <w:div w:id="97797768">
          <w:marLeft w:val="640"/>
          <w:marRight w:val="0"/>
          <w:marTop w:val="0"/>
          <w:marBottom w:val="0"/>
          <w:divBdr>
            <w:top w:val="none" w:sz="0" w:space="0" w:color="auto"/>
            <w:left w:val="none" w:sz="0" w:space="0" w:color="auto"/>
            <w:bottom w:val="none" w:sz="0" w:space="0" w:color="auto"/>
            <w:right w:val="none" w:sz="0" w:space="0" w:color="auto"/>
          </w:divBdr>
        </w:div>
        <w:div w:id="1771588761">
          <w:marLeft w:val="640"/>
          <w:marRight w:val="0"/>
          <w:marTop w:val="0"/>
          <w:marBottom w:val="0"/>
          <w:divBdr>
            <w:top w:val="none" w:sz="0" w:space="0" w:color="auto"/>
            <w:left w:val="none" w:sz="0" w:space="0" w:color="auto"/>
            <w:bottom w:val="none" w:sz="0" w:space="0" w:color="auto"/>
            <w:right w:val="none" w:sz="0" w:space="0" w:color="auto"/>
          </w:divBdr>
        </w:div>
        <w:div w:id="655572271">
          <w:marLeft w:val="640"/>
          <w:marRight w:val="0"/>
          <w:marTop w:val="0"/>
          <w:marBottom w:val="0"/>
          <w:divBdr>
            <w:top w:val="none" w:sz="0" w:space="0" w:color="auto"/>
            <w:left w:val="none" w:sz="0" w:space="0" w:color="auto"/>
            <w:bottom w:val="none" w:sz="0" w:space="0" w:color="auto"/>
            <w:right w:val="none" w:sz="0" w:space="0" w:color="auto"/>
          </w:divBdr>
        </w:div>
        <w:div w:id="1572427254">
          <w:marLeft w:val="640"/>
          <w:marRight w:val="0"/>
          <w:marTop w:val="0"/>
          <w:marBottom w:val="0"/>
          <w:divBdr>
            <w:top w:val="none" w:sz="0" w:space="0" w:color="auto"/>
            <w:left w:val="none" w:sz="0" w:space="0" w:color="auto"/>
            <w:bottom w:val="none" w:sz="0" w:space="0" w:color="auto"/>
            <w:right w:val="none" w:sz="0" w:space="0" w:color="auto"/>
          </w:divBdr>
        </w:div>
        <w:div w:id="1913393889">
          <w:marLeft w:val="640"/>
          <w:marRight w:val="0"/>
          <w:marTop w:val="0"/>
          <w:marBottom w:val="0"/>
          <w:divBdr>
            <w:top w:val="none" w:sz="0" w:space="0" w:color="auto"/>
            <w:left w:val="none" w:sz="0" w:space="0" w:color="auto"/>
            <w:bottom w:val="none" w:sz="0" w:space="0" w:color="auto"/>
            <w:right w:val="none" w:sz="0" w:space="0" w:color="auto"/>
          </w:divBdr>
        </w:div>
        <w:div w:id="1326278922">
          <w:marLeft w:val="640"/>
          <w:marRight w:val="0"/>
          <w:marTop w:val="0"/>
          <w:marBottom w:val="0"/>
          <w:divBdr>
            <w:top w:val="none" w:sz="0" w:space="0" w:color="auto"/>
            <w:left w:val="none" w:sz="0" w:space="0" w:color="auto"/>
            <w:bottom w:val="none" w:sz="0" w:space="0" w:color="auto"/>
            <w:right w:val="none" w:sz="0" w:space="0" w:color="auto"/>
          </w:divBdr>
        </w:div>
        <w:div w:id="1149983623">
          <w:marLeft w:val="640"/>
          <w:marRight w:val="0"/>
          <w:marTop w:val="0"/>
          <w:marBottom w:val="0"/>
          <w:divBdr>
            <w:top w:val="none" w:sz="0" w:space="0" w:color="auto"/>
            <w:left w:val="none" w:sz="0" w:space="0" w:color="auto"/>
            <w:bottom w:val="none" w:sz="0" w:space="0" w:color="auto"/>
            <w:right w:val="none" w:sz="0" w:space="0" w:color="auto"/>
          </w:divBdr>
        </w:div>
        <w:div w:id="2977216">
          <w:marLeft w:val="640"/>
          <w:marRight w:val="0"/>
          <w:marTop w:val="0"/>
          <w:marBottom w:val="0"/>
          <w:divBdr>
            <w:top w:val="none" w:sz="0" w:space="0" w:color="auto"/>
            <w:left w:val="none" w:sz="0" w:space="0" w:color="auto"/>
            <w:bottom w:val="none" w:sz="0" w:space="0" w:color="auto"/>
            <w:right w:val="none" w:sz="0" w:space="0" w:color="auto"/>
          </w:divBdr>
        </w:div>
        <w:div w:id="1960839905">
          <w:marLeft w:val="640"/>
          <w:marRight w:val="0"/>
          <w:marTop w:val="0"/>
          <w:marBottom w:val="0"/>
          <w:divBdr>
            <w:top w:val="none" w:sz="0" w:space="0" w:color="auto"/>
            <w:left w:val="none" w:sz="0" w:space="0" w:color="auto"/>
            <w:bottom w:val="none" w:sz="0" w:space="0" w:color="auto"/>
            <w:right w:val="none" w:sz="0" w:space="0" w:color="auto"/>
          </w:divBdr>
        </w:div>
        <w:div w:id="1811089772">
          <w:marLeft w:val="640"/>
          <w:marRight w:val="0"/>
          <w:marTop w:val="0"/>
          <w:marBottom w:val="0"/>
          <w:divBdr>
            <w:top w:val="none" w:sz="0" w:space="0" w:color="auto"/>
            <w:left w:val="none" w:sz="0" w:space="0" w:color="auto"/>
            <w:bottom w:val="none" w:sz="0" w:space="0" w:color="auto"/>
            <w:right w:val="none" w:sz="0" w:space="0" w:color="auto"/>
          </w:divBdr>
        </w:div>
        <w:div w:id="1838492857">
          <w:marLeft w:val="640"/>
          <w:marRight w:val="0"/>
          <w:marTop w:val="0"/>
          <w:marBottom w:val="0"/>
          <w:divBdr>
            <w:top w:val="none" w:sz="0" w:space="0" w:color="auto"/>
            <w:left w:val="none" w:sz="0" w:space="0" w:color="auto"/>
            <w:bottom w:val="none" w:sz="0" w:space="0" w:color="auto"/>
            <w:right w:val="none" w:sz="0" w:space="0" w:color="auto"/>
          </w:divBdr>
        </w:div>
        <w:div w:id="1254046498">
          <w:marLeft w:val="640"/>
          <w:marRight w:val="0"/>
          <w:marTop w:val="0"/>
          <w:marBottom w:val="0"/>
          <w:divBdr>
            <w:top w:val="none" w:sz="0" w:space="0" w:color="auto"/>
            <w:left w:val="none" w:sz="0" w:space="0" w:color="auto"/>
            <w:bottom w:val="none" w:sz="0" w:space="0" w:color="auto"/>
            <w:right w:val="none" w:sz="0" w:space="0" w:color="auto"/>
          </w:divBdr>
        </w:div>
        <w:div w:id="648749838">
          <w:marLeft w:val="640"/>
          <w:marRight w:val="0"/>
          <w:marTop w:val="0"/>
          <w:marBottom w:val="0"/>
          <w:divBdr>
            <w:top w:val="none" w:sz="0" w:space="0" w:color="auto"/>
            <w:left w:val="none" w:sz="0" w:space="0" w:color="auto"/>
            <w:bottom w:val="none" w:sz="0" w:space="0" w:color="auto"/>
            <w:right w:val="none" w:sz="0" w:space="0" w:color="auto"/>
          </w:divBdr>
        </w:div>
        <w:div w:id="1740441237">
          <w:marLeft w:val="640"/>
          <w:marRight w:val="0"/>
          <w:marTop w:val="0"/>
          <w:marBottom w:val="0"/>
          <w:divBdr>
            <w:top w:val="none" w:sz="0" w:space="0" w:color="auto"/>
            <w:left w:val="none" w:sz="0" w:space="0" w:color="auto"/>
            <w:bottom w:val="none" w:sz="0" w:space="0" w:color="auto"/>
            <w:right w:val="none" w:sz="0" w:space="0" w:color="auto"/>
          </w:divBdr>
        </w:div>
        <w:div w:id="2099669077">
          <w:marLeft w:val="640"/>
          <w:marRight w:val="0"/>
          <w:marTop w:val="0"/>
          <w:marBottom w:val="0"/>
          <w:divBdr>
            <w:top w:val="none" w:sz="0" w:space="0" w:color="auto"/>
            <w:left w:val="none" w:sz="0" w:space="0" w:color="auto"/>
            <w:bottom w:val="none" w:sz="0" w:space="0" w:color="auto"/>
            <w:right w:val="none" w:sz="0" w:space="0" w:color="auto"/>
          </w:divBdr>
        </w:div>
      </w:divsChild>
    </w:div>
    <w:div w:id="718361489">
      <w:bodyDiv w:val="1"/>
      <w:marLeft w:val="0"/>
      <w:marRight w:val="0"/>
      <w:marTop w:val="0"/>
      <w:marBottom w:val="0"/>
      <w:divBdr>
        <w:top w:val="none" w:sz="0" w:space="0" w:color="auto"/>
        <w:left w:val="none" w:sz="0" w:space="0" w:color="auto"/>
        <w:bottom w:val="none" w:sz="0" w:space="0" w:color="auto"/>
        <w:right w:val="none" w:sz="0" w:space="0" w:color="auto"/>
      </w:divBdr>
      <w:divsChild>
        <w:div w:id="1414666117">
          <w:marLeft w:val="640"/>
          <w:marRight w:val="0"/>
          <w:marTop w:val="0"/>
          <w:marBottom w:val="0"/>
          <w:divBdr>
            <w:top w:val="none" w:sz="0" w:space="0" w:color="auto"/>
            <w:left w:val="none" w:sz="0" w:space="0" w:color="auto"/>
            <w:bottom w:val="none" w:sz="0" w:space="0" w:color="auto"/>
            <w:right w:val="none" w:sz="0" w:space="0" w:color="auto"/>
          </w:divBdr>
        </w:div>
        <w:div w:id="1381171592">
          <w:marLeft w:val="640"/>
          <w:marRight w:val="0"/>
          <w:marTop w:val="0"/>
          <w:marBottom w:val="0"/>
          <w:divBdr>
            <w:top w:val="none" w:sz="0" w:space="0" w:color="auto"/>
            <w:left w:val="none" w:sz="0" w:space="0" w:color="auto"/>
            <w:bottom w:val="none" w:sz="0" w:space="0" w:color="auto"/>
            <w:right w:val="none" w:sz="0" w:space="0" w:color="auto"/>
          </w:divBdr>
        </w:div>
        <w:div w:id="1173182295">
          <w:marLeft w:val="640"/>
          <w:marRight w:val="0"/>
          <w:marTop w:val="0"/>
          <w:marBottom w:val="0"/>
          <w:divBdr>
            <w:top w:val="none" w:sz="0" w:space="0" w:color="auto"/>
            <w:left w:val="none" w:sz="0" w:space="0" w:color="auto"/>
            <w:bottom w:val="none" w:sz="0" w:space="0" w:color="auto"/>
            <w:right w:val="none" w:sz="0" w:space="0" w:color="auto"/>
          </w:divBdr>
        </w:div>
        <w:div w:id="1116951966">
          <w:marLeft w:val="640"/>
          <w:marRight w:val="0"/>
          <w:marTop w:val="0"/>
          <w:marBottom w:val="0"/>
          <w:divBdr>
            <w:top w:val="none" w:sz="0" w:space="0" w:color="auto"/>
            <w:left w:val="none" w:sz="0" w:space="0" w:color="auto"/>
            <w:bottom w:val="none" w:sz="0" w:space="0" w:color="auto"/>
            <w:right w:val="none" w:sz="0" w:space="0" w:color="auto"/>
          </w:divBdr>
        </w:div>
        <w:div w:id="1079869248">
          <w:marLeft w:val="640"/>
          <w:marRight w:val="0"/>
          <w:marTop w:val="0"/>
          <w:marBottom w:val="0"/>
          <w:divBdr>
            <w:top w:val="none" w:sz="0" w:space="0" w:color="auto"/>
            <w:left w:val="none" w:sz="0" w:space="0" w:color="auto"/>
            <w:bottom w:val="none" w:sz="0" w:space="0" w:color="auto"/>
            <w:right w:val="none" w:sz="0" w:space="0" w:color="auto"/>
          </w:divBdr>
        </w:div>
        <w:div w:id="1554081276">
          <w:marLeft w:val="640"/>
          <w:marRight w:val="0"/>
          <w:marTop w:val="0"/>
          <w:marBottom w:val="0"/>
          <w:divBdr>
            <w:top w:val="none" w:sz="0" w:space="0" w:color="auto"/>
            <w:left w:val="none" w:sz="0" w:space="0" w:color="auto"/>
            <w:bottom w:val="none" w:sz="0" w:space="0" w:color="auto"/>
            <w:right w:val="none" w:sz="0" w:space="0" w:color="auto"/>
          </w:divBdr>
        </w:div>
        <w:div w:id="397559959">
          <w:marLeft w:val="640"/>
          <w:marRight w:val="0"/>
          <w:marTop w:val="0"/>
          <w:marBottom w:val="0"/>
          <w:divBdr>
            <w:top w:val="none" w:sz="0" w:space="0" w:color="auto"/>
            <w:left w:val="none" w:sz="0" w:space="0" w:color="auto"/>
            <w:bottom w:val="none" w:sz="0" w:space="0" w:color="auto"/>
            <w:right w:val="none" w:sz="0" w:space="0" w:color="auto"/>
          </w:divBdr>
        </w:div>
        <w:div w:id="1705404209">
          <w:marLeft w:val="640"/>
          <w:marRight w:val="0"/>
          <w:marTop w:val="0"/>
          <w:marBottom w:val="0"/>
          <w:divBdr>
            <w:top w:val="none" w:sz="0" w:space="0" w:color="auto"/>
            <w:left w:val="none" w:sz="0" w:space="0" w:color="auto"/>
            <w:bottom w:val="none" w:sz="0" w:space="0" w:color="auto"/>
            <w:right w:val="none" w:sz="0" w:space="0" w:color="auto"/>
          </w:divBdr>
        </w:div>
        <w:div w:id="1604654339">
          <w:marLeft w:val="640"/>
          <w:marRight w:val="0"/>
          <w:marTop w:val="0"/>
          <w:marBottom w:val="0"/>
          <w:divBdr>
            <w:top w:val="none" w:sz="0" w:space="0" w:color="auto"/>
            <w:left w:val="none" w:sz="0" w:space="0" w:color="auto"/>
            <w:bottom w:val="none" w:sz="0" w:space="0" w:color="auto"/>
            <w:right w:val="none" w:sz="0" w:space="0" w:color="auto"/>
          </w:divBdr>
        </w:div>
        <w:div w:id="315113196">
          <w:marLeft w:val="640"/>
          <w:marRight w:val="0"/>
          <w:marTop w:val="0"/>
          <w:marBottom w:val="0"/>
          <w:divBdr>
            <w:top w:val="none" w:sz="0" w:space="0" w:color="auto"/>
            <w:left w:val="none" w:sz="0" w:space="0" w:color="auto"/>
            <w:bottom w:val="none" w:sz="0" w:space="0" w:color="auto"/>
            <w:right w:val="none" w:sz="0" w:space="0" w:color="auto"/>
          </w:divBdr>
        </w:div>
        <w:div w:id="120850382">
          <w:marLeft w:val="640"/>
          <w:marRight w:val="0"/>
          <w:marTop w:val="0"/>
          <w:marBottom w:val="0"/>
          <w:divBdr>
            <w:top w:val="none" w:sz="0" w:space="0" w:color="auto"/>
            <w:left w:val="none" w:sz="0" w:space="0" w:color="auto"/>
            <w:bottom w:val="none" w:sz="0" w:space="0" w:color="auto"/>
            <w:right w:val="none" w:sz="0" w:space="0" w:color="auto"/>
          </w:divBdr>
        </w:div>
        <w:div w:id="1707751482">
          <w:marLeft w:val="640"/>
          <w:marRight w:val="0"/>
          <w:marTop w:val="0"/>
          <w:marBottom w:val="0"/>
          <w:divBdr>
            <w:top w:val="none" w:sz="0" w:space="0" w:color="auto"/>
            <w:left w:val="none" w:sz="0" w:space="0" w:color="auto"/>
            <w:bottom w:val="none" w:sz="0" w:space="0" w:color="auto"/>
            <w:right w:val="none" w:sz="0" w:space="0" w:color="auto"/>
          </w:divBdr>
        </w:div>
        <w:div w:id="857741066">
          <w:marLeft w:val="640"/>
          <w:marRight w:val="0"/>
          <w:marTop w:val="0"/>
          <w:marBottom w:val="0"/>
          <w:divBdr>
            <w:top w:val="none" w:sz="0" w:space="0" w:color="auto"/>
            <w:left w:val="none" w:sz="0" w:space="0" w:color="auto"/>
            <w:bottom w:val="none" w:sz="0" w:space="0" w:color="auto"/>
            <w:right w:val="none" w:sz="0" w:space="0" w:color="auto"/>
          </w:divBdr>
        </w:div>
        <w:div w:id="1864242921">
          <w:marLeft w:val="640"/>
          <w:marRight w:val="0"/>
          <w:marTop w:val="0"/>
          <w:marBottom w:val="0"/>
          <w:divBdr>
            <w:top w:val="none" w:sz="0" w:space="0" w:color="auto"/>
            <w:left w:val="none" w:sz="0" w:space="0" w:color="auto"/>
            <w:bottom w:val="none" w:sz="0" w:space="0" w:color="auto"/>
            <w:right w:val="none" w:sz="0" w:space="0" w:color="auto"/>
          </w:divBdr>
        </w:div>
        <w:div w:id="1886481769">
          <w:marLeft w:val="640"/>
          <w:marRight w:val="0"/>
          <w:marTop w:val="0"/>
          <w:marBottom w:val="0"/>
          <w:divBdr>
            <w:top w:val="none" w:sz="0" w:space="0" w:color="auto"/>
            <w:left w:val="none" w:sz="0" w:space="0" w:color="auto"/>
            <w:bottom w:val="none" w:sz="0" w:space="0" w:color="auto"/>
            <w:right w:val="none" w:sz="0" w:space="0" w:color="auto"/>
          </w:divBdr>
        </w:div>
        <w:div w:id="208037701">
          <w:marLeft w:val="640"/>
          <w:marRight w:val="0"/>
          <w:marTop w:val="0"/>
          <w:marBottom w:val="0"/>
          <w:divBdr>
            <w:top w:val="none" w:sz="0" w:space="0" w:color="auto"/>
            <w:left w:val="none" w:sz="0" w:space="0" w:color="auto"/>
            <w:bottom w:val="none" w:sz="0" w:space="0" w:color="auto"/>
            <w:right w:val="none" w:sz="0" w:space="0" w:color="auto"/>
          </w:divBdr>
        </w:div>
        <w:div w:id="1990092089">
          <w:marLeft w:val="640"/>
          <w:marRight w:val="0"/>
          <w:marTop w:val="0"/>
          <w:marBottom w:val="0"/>
          <w:divBdr>
            <w:top w:val="none" w:sz="0" w:space="0" w:color="auto"/>
            <w:left w:val="none" w:sz="0" w:space="0" w:color="auto"/>
            <w:bottom w:val="none" w:sz="0" w:space="0" w:color="auto"/>
            <w:right w:val="none" w:sz="0" w:space="0" w:color="auto"/>
          </w:divBdr>
        </w:div>
        <w:div w:id="1530296335">
          <w:marLeft w:val="640"/>
          <w:marRight w:val="0"/>
          <w:marTop w:val="0"/>
          <w:marBottom w:val="0"/>
          <w:divBdr>
            <w:top w:val="none" w:sz="0" w:space="0" w:color="auto"/>
            <w:left w:val="none" w:sz="0" w:space="0" w:color="auto"/>
            <w:bottom w:val="none" w:sz="0" w:space="0" w:color="auto"/>
            <w:right w:val="none" w:sz="0" w:space="0" w:color="auto"/>
          </w:divBdr>
        </w:div>
        <w:div w:id="276179082">
          <w:marLeft w:val="640"/>
          <w:marRight w:val="0"/>
          <w:marTop w:val="0"/>
          <w:marBottom w:val="0"/>
          <w:divBdr>
            <w:top w:val="none" w:sz="0" w:space="0" w:color="auto"/>
            <w:left w:val="none" w:sz="0" w:space="0" w:color="auto"/>
            <w:bottom w:val="none" w:sz="0" w:space="0" w:color="auto"/>
            <w:right w:val="none" w:sz="0" w:space="0" w:color="auto"/>
          </w:divBdr>
        </w:div>
        <w:div w:id="1086078735">
          <w:marLeft w:val="640"/>
          <w:marRight w:val="0"/>
          <w:marTop w:val="0"/>
          <w:marBottom w:val="0"/>
          <w:divBdr>
            <w:top w:val="none" w:sz="0" w:space="0" w:color="auto"/>
            <w:left w:val="none" w:sz="0" w:space="0" w:color="auto"/>
            <w:bottom w:val="none" w:sz="0" w:space="0" w:color="auto"/>
            <w:right w:val="none" w:sz="0" w:space="0" w:color="auto"/>
          </w:divBdr>
        </w:div>
        <w:div w:id="1287660639">
          <w:marLeft w:val="640"/>
          <w:marRight w:val="0"/>
          <w:marTop w:val="0"/>
          <w:marBottom w:val="0"/>
          <w:divBdr>
            <w:top w:val="none" w:sz="0" w:space="0" w:color="auto"/>
            <w:left w:val="none" w:sz="0" w:space="0" w:color="auto"/>
            <w:bottom w:val="none" w:sz="0" w:space="0" w:color="auto"/>
            <w:right w:val="none" w:sz="0" w:space="0" w:color="auto"/>
          </w:divBdr>
        </w:div>
        <w:div w:id="1432509614">
          <w:marLeft w:val="640"/>
          <w:marRight w:val="0"/>
          <w:marTop w:val="0"/>
          <w:marBottom w:val="0"/>
          <w:divBdr>
            <w:top w:val="none" w:sz="0" w:space="0" w:color="auto"/>
            <w:left w:val="none" w:sz="0" w:space="0" w:color="auto"/>
            <w:bottom w:val="none" w:sz="0" w:space="0" w:color="auto"/>
            <w:right w:val="none" w:sz="0" w:space="0" w:color="auto"/>
          </w:divBdr>
        </w:div>
        <w:div w:id="590820893">
          <w:marLeft w:val="640"/>
          <w:marRight w:val="0"/>
          <w:marTop w:val="0"/>
          <w:marBottom w:val="0"/>
          <w:divBdr>
            <w:top w:val="none" w:sz="0" w:space="0" w:color="auto"/>
            <w:left w:val="none" w:sz="0" w:space="0" w:color="auto"/>
            <w:bottom w:val="none" w:sz="0" w:space="0" w:color="auto"/>
            <w:right w:val="none" w:sz="0" w:space="0" w:color="auto"/>
          </w:divBdr>
        </w:div>
        <w:div w:id="483742753">
          <w:marLeft w:val="640"/>
          <w:marRight w:val="0"/>
          <w:marTop w:val="0"/>
          <w:marBottom w:val="0"/>
          <w:divBdr>
            <w:top w:val="none" w:sz="0" w:space="0" w:color="auto"/>
            <w:left w:val="none" w:sz="0" w:space="0" w:color="auto"/>
            <w:bottom w:val="none" w:sz="0" w:space="0" w:color="auto"/>
            <w:right w:val="none" w:sz="0" w:space="0" w:color="auto"/>
          </w:divBdr>
        </w:div>
        <w:div w:id="338119871">
          <w:marLeft w:val="640"/>
          <w:marRight w:val="0"/>
          <w:marTop w:val="0"/>
          <w:marBottom w:val="0"/>
          <w:divBdr>
            <w:top w:val="none" w:sz="0" w:space="0" w:color="auto"/>
            <w:left w:val="none" w:sz="0" w:space="0" w:color="auto"/>
            <w:bottom w:val="none" w:sz="0" w:space="0" w:color="auto"/>
            <w:right w:val="none" w:sz="0" w:space="0" w:color="auto"/>
          </w:divBdr>
        </w:div>
        <w:div w:id="1386485816">
          <w:marLeft w:val="640"/>
          <w:marRight w:val="0"/>
          <w:marTop w:val="0"/>
          <w:marBottom w:val="0"/>
          <w:divBdr>
            <w:top w:val="none" w:sz="0" w:space="0" w:color="auto"/>
            <w:left w:val="none" w:sz="0" w:space="0" w:color="auto"/>
            <w:bottom w:val="none" w:sz="0" w:space="0" w:color="auto"/>
            <w:right w:val="none" w:sz="0" w:space="0" w:color="auto"/>
          </w:divBdr>
        </w:div>
        <w:div w:id="597299536">
          <w:marLeft w:val="640"/>
          <w:marRight w:val="0"/>
          <w:marTop w:val="0"/>
          <w:marBottom w:val="0"/>
          <w:divBdr>
            <w:top w:val="none" w:sz="0" w:space="0" w:color="auto"/>
            <w:left w:val="none" w:sz="0" w:space="0" w:color="auto"/>
            <w:bottom w:val="none" w:sz="0" w:space="0" w:color="auto"/>
            <w:right w:val="none" w:sz="0" w:space="0" w:color="auto"/>
          </w:divBdr>
        </w:div>
        <w:div w:id="938952089">
          <w:marLeft w:val="640"/>
          <w:marRight w:val="0"/>
          <w:marTop w:val="0"/>
          <w:marBottom w:val="0"/>
          <w:divBdr>
            <w:top w:val="none" w:sz="0" w:space="0" w:color="auto"/>
            <w:left w:val="none" w:sz="0" w:space="0" w:color="auto"/>
            <w:bottom w:val="none" w:sz="0" w:space="0" w:color="auto"/>
            <w:right w:val="none" w:sz="0" w:space="0" w:color="auto"/>
          </w:divBdr>
        </w:div>
        <w:div w:id="730421147">
          <w:marLeft w:val="640"/>
          <w:marRight w:val="0"/>
          <w:marTop w:val="0"/>
          <w:marBottom w:val="0"/>
          <w:divBdr>
            <w:top w:val="none" w:sz="0" w:space="0" w:color="auto"/>
            <w:left w:val="none" w:sz="0" w:space="0" w:color="auto"/>
            <w:bottom w:val="none" w:sz="0" w:space="0" w:color="auto"/>
            <w:right w:val="none" w:sz="0" w:space="0" w:color="auto"/>
          </w:divBdr>
        </w:div>
        <w:div w:id="2059546678">
          <w:marLeft w:val="640"/>
          <w:marRight w:val="0"/>
          <w:marTop w:val="0"/>
          <w:marBottom w:val="0"/>
          <w:divBdr>
            <w:top w:val="none" w:sz="0" w:space="0" w:color="auto"/>
            <w:left w:val="none" w:sz="0" w:space="0" w:color="auto"/>
            <w:bottom w:val="none" w:sz="0" w:space="0" w:color="auto"/>
            <w:right w:val="none" w:sz="0" w:space="0" w:color="auto"/>
          </w:divBdr>
        </w:div>
        <w:div w:id="226452798">
          <w:marLeft w:val="640"/>
          <w:marRight w:val="0"/>
          <w:marTop w:val="0"/>
          <w:marBottom w:val="0"/>
          <w:divBdr>
            <w:top w:val="none" w:sz="0" w:space="0" w:color="auto"/>
            <w:left w:val="none" w:sz="0" w:space="0" w:color="auto"/>
            <w:bottom w:val="none" w:sz="0" w:space="0" w:color="auto"/>
            <w:right w:val="none" w:sz="0" w:space="0" w:color="auto"/>
          </w:divBdr>
        </w:div>
        <w:div w:id="604001902">
          <w:marLeft w:val="640"/>
          <w:marRight w:val="0"/>
          <w:marTop w:val="0"/>
          <w:marBottom w:val="0"/>
          <w:divBdr>
            <w:top w:val="none" w:sz="0" w:space="0" w:color="auto"/>
            <w:left w:val="none" w:sz="0" w:space="0" w:color="auto"/>
            <w:bottom w:val="none" w:sz="0" w:space="0" w:color="auto"/>
            <w:right w:val="none" w:sz="0" w:space="0" w:color="auto"/>
          </w:divBdr>
        </w:div>
        <w:div w:id="1809279450">
          <w:marLeft w:val="640"/>
          <w:marRight w:val="0"/>
          <w:marTop w:val="0"/>
          <w:marBottom w:val="0"/>
          <w:divBdr>
            <w:top w:val="none" w:sz="0" w:space="0" w:color="auto"/>
            <w:left w:val="none" w:sz="0" w:space="0" w:color="auto"/>
            <w:bottom w:val="none" w:sz="0" w:space="0" w:color="auto"/>
            <w:right w:val="none" w:sz="0" w:space="0" w:color="auto"/>
          </w:divBdr>
        </w:div>
        <w:div w:id="1889609023">
          <w:marLeft w:val="640"/>
          <w:marRight w:val="0"/>
          <w:marTop w:val="0"/>
          <w:marBottom w:val="0"/>
          <w:divBdr>
            <w:top w:val="none" w:sz="0" w:space="0" w:color="auto"/>
            <w:left w:val="none" w:sz="0" w:space="0" w:color="auto"/>
            <w:bottom w:val="none" w:sz="0" w:space="0" w:color="auto"/>
            <w:right w:val="none" w:sz="0" w:space="0" w:color="auto"/>
          </w:divBdr>
        </w:div>
        <w:div w:id="9764935">
          <w:marLeft w:val="640"/>
          <w:marRight w:val="0"/>
          <w:marTop w:val="0"/>
          <w:marBottom w:val="0"/>
          <w:divBdr>
            <w:top w:val="none" w:sz="0" w:space="0" w:color="auto"/>
            <w:left w:val="none" w:sz="0" w:space="0" w:color="auto"/>
            <w:bottom w:val="none" w:sz="0" w:space="0" w:color="auto"/>
            <w:right w:val="none" w:sz="0" w:space="0" w:color="auto"/>
          </w:divBdr>
        </w:div>
        <w:div w:id="726144244">
          <w:marLeft w:val="640"/>
          <w:marRight w:val="0"/>
          <w:marTop w:val="0"/>
          <w:marBottom w:val="0"/>
          <w:divBdr>
            <w:top w:val="none" w:sz="0" w:space="0" w:color="auto"/>
            <w:left w:val="none" w:sz="0" w:space="0" w:color="auto"/>
            <w:bottom w:val="none" w:sz="0" w:space="0" w:color="auto"/>
            <w:right w:val="none" w:sz="0" w:space="0" w:color="auto"/>
          </w:divBdr>
        </w:div>
        <w:div w:id="1512791861">
          <w:marLeft w:val="640"/>
          <w:marRight w:val="0"/>
          <w:marTop w:val="0"/>
          <w:marBottom w:val="0"/>
          <w:divBdr>
            <w:top w:val="none" w:sz="0" w:space="0" w:color="auto"/>
            <w:left w:val="none" w:sz="0" w:space="0" w:color="auto"/>
            <w:bottom w:val="none" w:sz="0" w:space="0" w:color="auto"/>
            <w:right w:val="none" w:sz="0" w:space="0" w:color="auto"/>
          </w:divBdr>
        </w:div>
        <w:div w:id="262108744">
          <w:marLeft w:val="640"/>
          <w:marRight w:val="0"/>
          <w:marTop w:val="0"/>
          <w:marBottom w:val="0"/>
          <w:divBdr>
            <w:top w:val="none" w:sz="0" w:space="0" w:color="auto"/>
            <w:left w:val="none" w:sz="0" w:space="0" w:color="auto"/>
            <w:bottom w:val="none" w:sz="0" w:space="0" w:color="auto"/>
            <w:right w:val="none" w:sz="0" w:space="0" w:color="auto"/>
          </w:divBdr>
        </w:div>
        <w:div w:id="1295678620">
          <w:marLeft w:val="640"/>
          <w:marRight w:val="0"/>
          <w:marTop w:val="0"/>
          <w:marBottom w:val="0"/>
          <w:divBdr>
            <w:top w:val="none" w:sz="0" w:space="0" w:color="auto"/>
            <w:left w:val="none" w:sz="0" w:space="0" w:color="auto"/>
            <w:bottom w:val="none" w:sz="0" w:space="0" w:color="auto"/>
            <w:right w:val="none" w:sz="0" w:space="0" w:color="auto"/>
          </w:divBdr>
        </w:div>
        <w:div w:id="170727359">
          <w:marLeft w:val="640"/>
          <w:marRight w:val="0"/>
          <w:marTop w:val="0"/>
          <w:marBottom w:val="0"/>
          <w:divBdr>
            <w:top w:val="none" w:sz="0" w:space="0" w:color="auto"/>
            <w:left w:val="none" w:sz="0" w:space="0" w:color="auto"/>
            <w:bottom w:val="none" w:sz="0" w:space="0" w:color="auto"/>
            <w:right w:val="none" w:sz="0" w:space="0" w:color="auto"/>
          </w:divBdr>
        </w:div>
        <w:div w:id="384138597">
          <w:marLeft w:val="640"/>
          <w:marRight w:val="0"/>
          <w:marTop w:val="0"/>
          <w:marBottom w:val="0"/>
          <w:divBdr>
            <w:top w:val="none" w:sz="0" w:space="0" w:color="auto"/>
            <w:left w:val="none" w:sz="0" w:space="0" w:color="auto"/>
            <w:bottom w:val="none" w:sz="0" w:space="0" w:color="auto"/>
            <w:right w:val="none" w:sz="0" w:space="0" w:color="auto"/>
          </w:divBdr>
        </w:div>
        <w:div w:id="701369285">
          <w:marLeft w:val="640"/>
          <w:marRight w:val="0"/>
          <w:marTop w:val="0"/>
          <w:marBottom w:val="0"/>
          <w:divBdr>
            <w:top w:val="none" w:sz="0" w:space="0" w:color="auto"/>
            <w:left w:val="none" w:sz="0" w:space="0" w:color="auto"/>
            <w:bottom w:val="none" w:sz="0" w:space="0" w:color="auto"/>
            <w:right w:val="none" w:sz="0" w:space="0" w:color="auto"/>
          </w:divBdr>
        </w:div>
        <w:div w:id="72431724">
          <w:marLeft w:val="640"/>
          <w:marRight w:val="0"/>
          <w:marTop w:val="0"/>
          <w:marBottom w:val="0"/>
          <w:divBdr>
            <w:top w:val="none" w:sz="0" w:space="0" w:color="auto"/>
            <w:left w:val="none" w:sz="0" w:space="0" w:color="auto"/>
            <w:bottom w:val="none" w:sz="0" w:space="0" w:color="auto"/>
            <w:right w:val="none" w:sz="0" w:space="0" w:color="auto"/>
          </w:divBdr>
        </w:div>
        <w:div w:id="544098683">
          <w:marLeft w:val="640"/>
          <w:marRight w:val="0"/>
          <w:marTop w:val="0"/>
          <w:marBottom w:val="0"/>
          <w:divBdr>
            <w:top w:val="none" w:sz="0" w:space="0" w:color="auto"/>
            <w:left w:val="none" w:sz="0" w:space="0" w:color="auto"/>
            <w:bottom w:val="none" w:sz="0" w:space="0" w:color="auto"/>
            <w:right w:val="none" w:sz="0" w:space="0" w:color="auto"/>
          </w:divBdr>
        </w:div>
        <w:div w:id="250239240">
          <w:marLeft w:val="640"/>
          <w:marRight w:val="0"/>
          <w:marTop w:val="0"/>
          <w:marBottom w:val="0"/>
          <w:divBdr>
            <w:top w:val="none" w:sz="0" w:space="0" w:color="auto"/>
            <w:left w:val="none" w:sz="0" w:space="0" w:color="auto"/>
            <w:bottom w:val="none" w:sz="0" w:space="0" w:color="auto"/>
            <w:right w:val="none" w:sz="0" w:space="0" w:color="auto"/>
          </w:divBdr>
        </w:div>
        <w:div w:id="785003336">
          <w:marLeft w:val="640"/>
          <w:marRight w:val="0"/>
          <w:marTop w:val="0"/>
          <w:marBottom w:val="0"/>
          <w:divBdr>
            <w:top w:val="none" w:sz="0" w:space="0" w:color="auto"/>
            <w:left w:val="none" w:sz="0" w:space="0" w:color="auto"/>
            <w:bottom w:val="none" w:sz="0" w:space="0" w:color="auto"/>
            <w:right w:val="none" w:sz="0" w:space="0" w:color="auto"/>
          </w:divBdr>
        </w:div>
        <w:div w:id="1911967097">
          <w:marLeft w:val="640"/>
          <w:marRight w:val="0"/>
          <w:marTop w:val="0"/>
          <w:marBottom w:val="0"/>
          <w:divBdr>
            <w:top w:val="none" w:sz="0" w:space="0" w:color="auto"/>
            <w:left w:val="none" w:sz="0" w:space="0" w:color="auto"/>
            <w:bottom w:val="none" w:sz="0" w:space="0" w:color="auto"/>
            <w:right w:val="none" w:sz="0" w:space="0" w:color="auto"/>
          </w:divBdr>
        </w:div>
        <w:div w:id="1295401741">
          <w:marLeft w:val="640"/>
          <w:marRight w:val="0"/>
          <w:marTop w:val="0"/>
          <w:marBottom w:val="0"/>
          <w:divBdr>
            <w:top w:val="none" w:sz="0" w:space="0" w:color="auto"/>
            <w:left w:val="none" w:sz="0" w:space="0" w:color="auto"/>
            <w:bottom w:val="none" w:sz="0" w:space="0" w:color="auto"/>
            <w:right w:val="none" w:sz="0" w:space="0" w:color="auto"/>
          </w:divBdr>
        </w:div>
        <w:div w:id="1947224810">
          <w:marLeft w:val="640"/>
          <w:marRight w:val="0"/>
          <w:marTop w:val="0"/>
          <w:marBottom w:val="0"/>
          <w:divBdr>
            <w:top w:val="none" w:sz="0" w:space="0" w:color="auto"/>
            <w:left w:val="none" w:sz="0" w:space="0" w:color="auto"/>
            <w:bottom w:val="none" w:sz="0" w:space="0" w:color="auto"/>
            <w:right w:val="none" w:sz="0" w:space="0" w:color="auto"/>
          </w:divBdr>
        </w:div>
        <w:div w:id="464469676">
          <w:marLeft w:val="640"/>
          <w:marRight w:val="0"/>
          <w:marTop w:val="0"/>
          <w:marBottom w:val="0"/>
          <w:divBdr>
            <w:top w:val="none" w:sz="0" w:space="0" w:color="auto"/>
            <w:left w:val="none" w:sz="0" w:space="0" w:color="auto"/>
            <w:bottom w:val="none" w:sz="0" w:space="0" w:color="auto"/>
            <w:right w:val="none" w:sz="0" w:space="0" w:color="auto"/>
          </w:divBdr>
        </w:div>
        <w:div w:id="1495224956">
          <w:marLeft w:val="640"/>
          <w:marRight w:val="0"/>
          <w:marTop w:val="0"/>
          <w:marBottom w:val="0"/>
          <w:divBdr>
            <w:top w:val="none" w:sz="0" w:space="0" w:color="auto"/>
            <w:left w:val="none" w:sz="0" w:space="0" w:color="auto"/>
            <w:bottom w:val="none" w:sz="0" w:space="0" w:color="auto"/>
            <w:right w:val="none" w:sz="0" w:space="0" w:color="auto"/>
          </w:divBdr>
        </w:div>
        <w:div w:id="2069913720">
          <w:marLeft w:val="640"/>
          <w:marRight w:val="0"/>
          <w:marTop w:val="0"/>
          <w:marBottom w:val="0"/>
          <w:divBdr>
            <w:top w:val="none" w:sz="0" w:space="0" w:color="auto"/>
            <w:left w:val="none" w:sz="0" w:space="0" w:color="auto"/>
            <w:bottom w:val="none" w:sz="0" w:space="0" w:color="auto"/>
            <w:right w:val="none" w:sz="0" w:space="0" w:color="auto"/>
          </w:divBdr>
        </w:div>
        <w:div w:id="1921937332">
          <w:marLeft w:val="640"/>
          <w:marRight w:val="0"/>
          <w:marTop w:val="0"/>
          <w:marBottom w:val="0"/>
          <w:divBdr>
            <w:top w:val="none" w:sz="0" w:space="0" w:color="auto"/>
            <w:left w:val="none" w:sz="0" w:space="0" w:color="auto"/>
            <w:bottom w:val="none" w:sz="0" w:space="0" w:color="auto"/>
            <w:right w:val="none" w:sz="0" w:space="0" w:color="auto"/>
          </w:divBdr>
        </w:div>
        <w:div w:id="7755636">
          <w:marLeft w:val="640"/>
          <w:marRight w:val="0"/>
          <w:marTop w:val="0"/>
          <w:marBottom w:val="0"/>
          <w:divBdr>
            <w:top w:val="none" w:sz="0" w:space="0" w:color="auto"/>
            <w:left w:val="none" w:sz="0" w:space="0" w:color="auto"/>
            <w:bottom w:val="none" w:sz="0" w:space="0" w:color="auto"/>
            <w:right w:val="none" w:sz="0" w:space="0" w:color="auto"/>
          </w:divBdr>
        </w:div>
        <w:div w:id="408577062">
          <w:marLeft w:val="640"/>
          <w:marRight w:val="0"/>
          <w:marTop w:val="0"/>
          <w:marBottom w:val="0"/>
          <w:divBdr>
            <w:top w:val="none" w:sz="0" w:space="0" w:color="auto"/>
            <w:left w:val="none" w:sz="0" w:space="0" w:color="auto"/>
            <w:bottom w:val="none" w:sz="0" w:space="0" w:color="auto"/>
            <w:right w:val="none" w:sz="0" w:space="0" w:color="auto"/>
          </w:divBdr>
        </w:div>
        <w:div w:id="614869495">
          <w:marLeft w:val="640"/>
          <w:marRight w:val="0"/>
          <w:marTop w:val="0"/>
          <w:marBottom w:val="0"/>
          <w:divBdr>
            <w:top w:val="none" w:sz="0" w:space="0" w:color="auto"/>
            <w:left w:val="none" w:sz="0" w:space="0" w:color="auto"/>
            <w:bottom w:val="none" w:sz="0" w:space="0" w:color="auto"/>
            <w:right w:val="none" w:sz="0" w:space="0" w:color="auto"/>
          </w:divBdr>
        </w:div>
        <w:div w:id="2033413502">
          <w:marLeft w:val="640"/>
          <w:marRight w:val="0"/>
          <w:marTop w:val="0"/>
          <w:marBottom w:val="0"/>
          <w:divBdr>
            <w:top w:val="none" w:sz="0" w:space="0" w:color="auto"/>
            <w:left w:val="none" w:sz="0" w:space="0" w:color="auto"/>
            <w:bottom w:val="none" w:sz="0" w:space="0" w:color="auto"/>
            <w:right w:val="none" w:sz="0" w:space="0" w:color="auto"/>
          </w:divBdr>
        </w:div>
        <w:div w:id="863907842">
          <w:marLeft w:val="640"/>
          <w:marRight w:val="0"/>
          <w:marTop w:val="0"/>
          <w:marBottom w:val="0"/>
          <w:divBdr>
            <w:top w:val="none" w:sz="0" w:space="0" w:color="auto"/>
            <w:left w:val="none" w:sz="0" w:space="0" w:color="auto"/>
            <w:bottom w:val="none" w:sz="0" w:space="0" w:color="auto"/>
            <w:right w:val="none" w:sz="0" w:space="0" w:color="auto"/>
          </w:divBdr>
        </w:div>
        <w:div w:id="1595437631">
          <w:marLeft w:val="640"/>
          <w:marRight w:val="0"/>
          <w:marTop w:val="0"/>
          <w:marBottom w:val="0"/>
          <w:divBdr>
            <w:top w:val="none" w:sz="0" w:space="0" w:color="auto"/>
            <w:left w:val="none" w:sz="0" w:space="0" w:color="auto"/>
            <w:bottom w:val="none" w:sz="0" w:space="0" w:color="auto"/>
            <w:right w:val="none" w:sz="0" w:space="0" w:color="auto"/>
          </w:divBdr>
        </w:div>
        <w:div w:id="328413379">
          <w:marLeft w:val="640"/>
          <w:marRight w:val="0"/>
          <w:marTop w:val="0"/>
          <w:marBottom w:val="0"/>
          <w:divBdr>
            <w:top w:val="none" w:sz="0" w:space="0" w:color="auto"/>
            <w:left w:val="none" w:sz="0" w:space="0" w:color="auto"/>
            <w:bottom w:val="none" w:sz="0" w:space="0" w:color="auto"/>
            <w:right w:val="none" w:sz="0" w:space="0" w:color="auto"/>
          </w:divBdr>
        </w:div>
        <w:div w:id="1198740027">
          <w:marLeft w:val="640"/>
          <w:marRight w:val="0"/>
          <w:marTop w:val="0"/>
          <w:marBottom w:val="0"/>
          <w:divBdr>
            <w:top w:val="none" w:sz="0" w:space="0" w:color="auto"/>
            <w:left w:val="none" w:sz="0" w:space="0" w:color="auto"/>
            <w:bottom w:val="none" w:sz="0" w:space="0" w:color="auto"/>
            <w:right w:val="none" w:sz="0" w:space="0" w:color="auto"/>
          </w:divBdr>
        </w:div>
        <w:div w:id="1129588024">
          <w:marLeft w:val="640"/>
          <w:marRight w:val="0"/>
          <w:marTop w:val="0"/>
          <w:marBottom w:val="0"/>
          <w:divBdr>
            <w:top w:val="none" w:sz="0" w:space="0" w:color="auto"/>
            <w:left w:val="none" w:sz="0" w:space="0" w:color="auto"/>
            <w:bottom w:val="none" w:sz="0" w:space="0" w:color="auto"/>
            <w:right w:val="none" w:sz="0" w:space="0" w:color="auto"/>
          </w:divBdr>
        </w:div>
        <w:div w:id="2049715019">
          <w:marLeft w:val="640"/>
          <w:marRight w:val="0"/>
          <w:marTop w:val="0"/>
          <w:marBottom w:val="0"/>
          <w:divBdr>
            <w:top w:val="none" w:sz="0" w:space="0" w:color="auto"/>
            <w:left w:val="none" w:sz="0" w:space="0" w:color="auto"/>
            <w:bottom w:val="none" w:sz="0" w:space="0" w:color="auto"/>
            <w:right w:val="none" w:sz="0" w:space="0" w:color="auto"/>
          </w:divBdr>
        </w:div>
        <w:div w:id="1583369624">
          <w:marLeft w:val="640"/>
          <w:marRight w:val="0"/>
          <w:marTop w:val="0"/>
          <w:marBottom w:val="0"/>
          <w:divBdr>
            <w:top w:val="none" w:sz="0" w:space="0" w:color="auto"/>
            <w:left w:val="none" w:sz="0" w:space="0" w:color="auto"/>
            <w:bottom w:val="none" w:sz="0" w:space="0" w:color="auto"/>
            <w:right w:val="none" w:sz="0" w:space="0" w:color="auto"/>
          </w:divBdr>
        </w:div>
        <w:div w:id="1427119688">
          <w:marLeft w:val="640"/>
          <w:marRight w:val="0"/>
          <w:marTop w:val="0"/>
          <w:marBottom w:val="0"/>
          <w:divBdr>
            <w:top w:val="none" w:sz="0" w:space="0" w:color="auto"/>
            <w:left w:val="none" w:sz="0" w:space="0" w:color="auto"/>
            <w:bottom w:val="none" w:sz="0" w:space="0" w:color="auto"/>
            <w:right w:val="none" w:sz="0" w:space="0" w:color="auto"/>
          </w:divBdr>
        </w:div>
        <w:div w:id="940724456">
          <w:marLeft w:val="640"/>
          <w:marRight w:val="0"/>
          <w:marTop w:val="0"/>
          <w:marBottom w:val="0"/>
          <w:divBdr>
            <w:top w:val="none" w:sz="0" w:space="0" w:color="auto"/>
            <w:left w:val="none" w:sz="0" w:space="0" w:color="auto"/>
            <w:bottom w:val="none" w:sz="0" w:space="0" w:color="auto"/>
            <w:right w:val="none" w:sz="0" w:space="0" w:color="auto"/>
          </w:divBdr>
        </w:div>
        <w:div w:id="1909684503">
          <w:marLeft w:val="640"/>
          <w:marRight w:val="0"/>
          <w:marTop w:val="0"/>
          <w:marBottom w:val="0"/>
          <w:divBdr>
            <w:top w:val="none" w:sz="0" w:space="0" w:color="auto"/>
            <w:left w:val="none" w:sz="0" w:space="0" w:color="auto"/>
            <w:bottom w:val="none" w:sz="0" w:space="0" w:color="auto"/>
            <w:right w:val="none" w:sz="0" w:space="0" w:color="auto"/>
          </w:divBdr>
        </w:div>
        <w:div w:id="465665004">
          <w:marLeft w:val="640"/>
          <w:marRight w:val="0"/>
          <w:marTop w:val="0"/>
          <w:marBottom w:val="0"/>
          <w:divBdr>
            <w:top w:val="none" w:sz="0" w:space="0" w:color="auto"/>
            <w:left w:val="none" w:sz="0" w:space="0" w:color="auto"/>
            <w:bottom w:val="none" w:sz="0" w:space="0" w:color="auto"/>
            <w:right w:val="none" w:sz="0" w:space="0" w:color="auto"/>
          </w:divBdr>
        </w:div>
        <w:div w:id="1266423510">
          <w:marLeft w:val="640"/>
          <w:marRight w:val="0"/>
          <w:marTop w:val="0"/>
          <w:marBottom w:val="0"/>
          <w:divBdr>
            <w:top w:val="none" w:sz="0" w:space="0" w:color="auto"/>
            <w:left w:val="none" w:sz="0" w:space="0" w:color="auto"/>
            <w:bottom w:val="none" w:sz="0" w:space="0" w:color="auto"/>
            <w:right w:val="none" w:sz="0" w:space="0" w:color="auto"/>
          </w:divBdr>
        </w:div>
        <w:div w:id="769009996">
          <w:marLeft w:val="640"/>
          <w:marRight w:val="0"/>
          <w:marTop w:val="0"/>
          <w:marBottom w:val="0"/>
          <w:divBdr>
            <w:top w:val="none" w:sz="0" w:space="0" w:color="auto"/>
            <w:left w:val="none" w:sz="0" w:space="0" w:color="auto"/>
            <w:bottom w:val="none" w:sz="0" w:space="0" w:color="auto"/>
            <w:right w:val="none" w:sz="0" w:space="0" w:color="auto"/>
          </w:divBdr>
        </w:div>
        <w:div w:id="1729961304">
          <w:marLeft w:val="640"/>
          <w:marRight w:val="0"/>
          <w:marTop w:val="0"/>
          <w:marBottom w:val="0"/>
          <w:divBdr>
            <w:top w:val="none" w:sz="0" w:space="0" w:color="auto"/>
            <w:left w:val="none" w:sz="0" w:space="0" w:color="auto"/>
            <w:bottom w:val="none" w:sz="0" w:space="0" w:color="auto"/>
            <w:right w:val="none" w:sz="0" w:space="0" w:color="auto"/>
          </w:divBdr>
        </w:div>
        <w:div w:id="1013460997">
          <w:marLeft w:val="640"/>
          <w:marRight w:val="0"/>
          <w:marTop w:val="0"/>
          <w:marBottom w:val="0"/>
          <w:divBdr>
            <w:top w:val="none" w:sz="0" w:space="0" w:color="auto"/>
            <w:left w:val="none" w:sz="0" w:space="0" w:color="auto"/>
            <w:bottom w:val="none" w:sz="0" w:space="0" w:color="auto"/>
            <w:right w:val="none" w:sz="0" w:space="0" w:color="auto"/>
          </w:divBdr>
        </w:div>
        <w:div w:id="1305312752">
          <w:marLeft w:val="640"/>
          <w:marRight w:val="0"/>
          <w:marTop w:val="0"/>
          <w:marBottom w:val="0"/>
          <w:divBdr>
            <w:top w:val="none" w:sz="0" w:space="0" w:color="auto"/>
            <w:left w:val="none" w:sz="0" w:space="0" w:color="auto"/>
            <w:bottom w:val="none" w:sz="0" w:space="0" w:color="auto"/>
            <w:right w:val="none" w:sz="0" w:space="0" w:color="auto"/>
          </w:divBdr>
        </w:div>
        <w:div w:id="2094666608">
          <w:marLeft w:val="640"/>
          <w:marRight w:val="0"/>
          <w:marTop w:val="0"/>
          <w:marBottom w:val="0"/>
          <w:divBdr>
            <w:top w:val="none" w:sz="0" w:space="0" w:color="auto"/>
            <w:left w:val="none" w:sz="0" w:space="0" w:color="auto"/>
            <w:bottom w:val="none" w:sz="0" w:space="0" w:color="auto"/>
            <w:right w:val="none" w:sz="0" w:space="0" w:color="auto"/>
          </w:divBdr>
        </w:div>
        <w:div w:id="912394986">
          <w:marLeft w:val="640"/>
          <w:marRight w:val="0"/>
          <w:marTop w:val="0"/>
          <w:marBottom w:val="0"/>
          <w:divBdr>
            <w:top w:val="none" w:sz="0" w:space="0" w:color="auto"/>
            <w:left w:val="none" w:sz="0" w:space="0" w:color="auto"/>
            <w:bottom w:val="none" w:sz="0" w:space="0" w:color="auto"/>
            <w:right w:val="none" w:sz="0" w:space="0" w:color="auto"/>
          </w:divBdr>
        </w:div>
        <w:div w:id="815995168">
          <w:marLeft w:val="640"/>
          <w:marRight w:val="0"/>
          <w:marTop w:val="0"/>
          <w:marBottom w:val="0"/>
          <w:divBdr>
            <w:top w:val="none" w:sz="0" w:space="0" w:color="auto"/>
            <w:left w:val="none" w:sz="0" w:space="0" w:color="auto"/>
            <w:bottom w:val="none" w:sz="0" w:space="0" w:color="auto"/>
            <w:right w:val="none" w:sz="0" w:space="0" w:color="auto"/>
          </w:divBdr>
        </w:div>
        <w:div w:id="2127119403">
          <w:marLeft w:val="640"/>
          <w:marRight w:val="0"/>
          <w:marTop w:val="0"/>
          <w:marBottom w:val="0"/>
          <w:divBdr>
            <w:top w:val="none" w:sz="0" w:space="0" w:color="auto"/>
            <w:left w:val="none" w:sz="0" w:space="0" w:color="auto"/>
            <w:bottom w:val="none" w:sz="0" w:space="0" w:color="auto"/>
            <w:right w:val="none" w:sz="0" w:space="0" w:color="auto"/>
          </w:divBdr>
        </w:div>
        <w:div w:id="1185902677">
          <w:marLeft w:val="640"/>
          <w:marRight w:val="0"/>
          <w:marTop w:val="0"/>
          <w:marBottom w:val="0"/>
          <w:divBdr>
            <w:top w:val="none" w:sz="0" w:space="0" w:color="auto"/>
            <w:left w:val="none" w:sz="0" w:space="0" w:color="auto"/>
            <w:bottom w:val="none" w:sz="0" w:space="0" w:color="auto"/>
            <w:right w:val="none" w:sz="0" w:space="0" w:color="auto"/>
          </w:divBdr>
        </w:div>
        <w:div w:id="293683408">
          <w:marLeft w:val="640"/>
          <w:marRight w:val="0"/>
          <w:marTop w:val="0"/>
          <w:marBottom w:val="0"/>
          <w:divBdr>
            <w:top w:val="none" w:sz="0" w:space="0" w:color="auto"/>
            <w:left w:val="none" w:sz="0" w:space="0" w:color="auto"/>
            <w:bottom w:val="none" w:sz="0" w:space="0" w:color="auto"/>
            <w:right w:val="none" w:sz="0" w:space="0" w:color="auto"/>
          </w:divBdr>
        </w:div>
        <w:div w:id="325592782">
          <w:marLeft w:val="640"/>
          <w:marRight w:val="0"/>
          <w:marTop w:val="0"/>
          <w:marBottom w:val="0"/>
          <w:divBdr>
            <w:top w:val="none" w:sz="0" w:space="0" w:color="auto"/>
            <w:left w:val="none" w:sz="0" w:space="0" w:color="auto"/>
            <w:bottom w:val="none" w:sz="0" w:space="0" w:color="auto"/>
            <w:right w:val="none" w:sz="0" w:space="0" w:color="auto"/>
          </w:divBdr>
        </w:div>
        <w:div w:id="1321546387">
          <w:marLeft w:val="640"/>
          <w:marRight w:val="0"/>
          <w:marTop w:val="0"/>
          <w:marBottom w:val="0"/>
          <w:divBdr>
            <w:top w:val="none" w:sz="0" w:space="0" w:color="auto"/>
            <w:left w:val="none" w:sz="0" w:space="0" w:color="auto"/>
            <w:bottom w:val="none" w:sz="0" w:space="0" w:color="auto"/>
            <w:right w:val="none" w:sz="0" w:space="0" w:color="auto"/>
          </w:divBdr>
        </w:div>
        <w:div w:id="1499230782">
          <w:marLeft w:val="640"/>
          <w:marRight w:val="0"/>
          <w:marTop w:val="0"/>
          <w:marBottom w:val="0"/>
          <w:divBdr>
            <w:top w:val="none" w:sz="0" w:space="0" w:color="auto"/>
            <w:left w:val="none" w:sz="0" w:space="0" w:color="auto"/>
            <w:bottom w:val="none" w:sz="0" w:space="0" w:color="auto"/>
            <w:right w:val="none" w:sz="0" w:space="0" w:color="auto"/>
          </w:divBdr>
        </w:div>
        <w:div w:id="1814591878">
          <w:marLeft w:val="640"/>
          <w:marRight w:val="0"/>
          <w:marTop w:val="0"/>
          <w:marBottom w:val="0"/>
          <w:divBdr>
            <w:top w:val="none" w:sz="0" w:space="0" w:color="auto"/>
            <w:left w:val="none" w:sz="0" w:space="0" w:color="auto"/>
            <w:bottom w:val="none" w:sz="0" w:space="0" w:color="auto"/>
            <w:right w:val="none" w:sz="0" w:space="0" w:color="auto"/>
          </w:divBdr>
        </w:div>
        <w:div w:id="625042629">
          <w:marLeft w:val="640"/>
          <w:marRight w:val="0"/>
          <w:marTop w:val="0"/>
          <w:marBottom w:val="0"/>
          <w:divBdr>
            <w:top w:val="none" w:sz="0" w:space="0" w:color="auto"/>
            <w:left w:val="none" w:sz="0" w:space="0" w:color="auto"/>
            <w:bottom w:val="none" w:sz="0" w:space="0" w:color="auto"/>
            <w:right w:val="none" w:sz="0" w:space="0" w:color="auto"/>
          </w:divBdr>
        </w:div>
        <w:div w:id="201752299">
          <w:marLeft w:val="640"/>
          <w:marRight w:val="0"/>
          <w:marTop w:val="0"/>
          <w:marBottom w:val="0"/>
          <w:divBdr>
            <w:top w:val="none" w:sz="0" w:space="0" w:color="auto"/>
            <w:left w:val="none" w:sz="0" w:space="0" w:color="auto"/>
            <w:bottom w:val="none" w:sz="0" w:space="0" w:color="auto"/>
            <w:right w:val="none" w:sz="0" w:space="0" w:color="auto"/>
          </w:divBdr>
        </w:div>
        <w:div w:id="769004991">
          <w:marLeft w:val="640"/>
          <w:marRight w:val="0"/>
          <w:marTop w:val="0"/>
          <w:marBottom w:val="0"/>
          <w:divBdr>
            <w:top w:val="none" w:sz="0" w:space="0" w:color="auto"/>
            <w:left w:val="none" w:sz="0" w:space="0" w:color="auto"/>
            <w:bottom w:val="none" w:sz="0" w:space="0" w:color="auto"/>
            <w:right w:val="none" w:sz="0" w:space="0" w:color="auto"/>
          </w:divBdr>
        </w:div>
        <w:div w:id="1124619456">
          <w:marLeft w:val="640"/>
          <w:marRight w:val="0"/>
          <w:marTop w:val="0"/>
          <w:marBottom w:val="0"/>
          <w:divBdr>
            <w:top w:val="none" w:sz="0" w:space="0" w:color="auto"/>
            <w:left w:val="none" w:sz="0" w:space="0" w:color="auto"/>
            <w:bottom w:val="none" w:sz="0" w:space="0" w:color="auto"/>
            <w:right w:val="none" w:sz="0" w:space="0" w:color="auto"/>
          </w:divBdr>
        </w:div>
        <w:div w:id="2081321118">
          <w:marLeft w:val="640"/>
          <w:marRight w:val="0"/>
          <w:marTop w:val="0"/>
          <w:marBottom w:val="0"/>
          <w:divBdr>
            <w:top w:val="none" w:sz="0" w:space="0" w:color="auto"/>
            <w:left w:val="none" w:sz="0" w:space="0" w:color="auto"/>
            <w:bottom w:val="none" w:sz="0" w:space="0" w:color="auto"/>
            <w:right w:val="none" w:sz="0" w:space="0" w:color="auto"/>
          </w:divBdr>
        </w:div>
        <w:div w:id="167137407">
          <w:marLeft w:val="640"/>
          <w:marRight w:val="0"/>
          <w:marTop w:val="0"/>
          <w:marBottom w:val="0"/>
          <w:divBdr>
            <w:top w:val="none" w:sz="0" w:space="0" w:color="auto"/>
            <w:left w:val="none" w:sz="0" w:space="0" w:color="auto"/>
            <w:bottom w:val="none" w:sz="0" w:space="0" w:color="auto"/>
            <w:right w:val="none" w:sz="0" w:space="0" w:color="auto"/>
          </w:divBdr>
        </w:div>
        <w:div w:id="1256356170">
          <w:marLeft w:val="640"/>
          <w:marRight w:val="0"/>
          <w:marTop w:val="0"/>
          <w:marBottom w:val="0"/>
          <w:divBdr>
            <w:top w:val="none" w:sz="0" w:space="0" w:color="auto"/>
            <w:left w:val="none" w:sz="0" w:space="0" w:color="auto"/>
            <w:bottom w:val="none" w:sz="0" w:space="0" w:color="auto"/>
            <w:right w:val="none" w:sz="0" w:space="0" w:color="auto"/>
          </w:divBdr>
        </w:div>
        <w:div w:id="649594911">
          <w:marLeft w:val="640"/>
          <w:marRight w:val="0"/>
          <w:marTop w:val="0"/>
          <w:marBottom w:val="0"/>
          <w:divBdr>
            <w:top w:val="none" w:sz="0" w:space="0" w:color="auto"/>
            <w:left w:val="none" w:sz="0" w:space="0" w:color="auto"/>
            <w:bottom w:val="none" w:sz="0" w:space="0" w:color="auto"/>
            <w:right w:val="none" w:sz="0" w:space="0" w:color="auto"/>
          </w:divBdr>
        </w:div>
        <w:div w:id="269319669">
          <w:marLeft w:val="640"/>
          <w:marRight w:val="0"/>
          <w:marTop w:val="0"/>
          <w:marBottom w:val="0"/>
          <w:divBdr>
            <w:top w:val="none" w:sz="0" w:space="0" w:color="auto"/>
            <w:left w:val="none" w:sz="0" w:space="0" w:color="auto"/>
            <w:bottom w:val="none" w:sz="0" w:space="0" w:color="auto"/>
            <w:right w:val="none" w:sz="0" w:space="0" w:color="auto"/>
          </w:divBdr>
        </w:div>
        <w:div w:id="1278289536">
          <w:marLeft w:val="640"/>
          <w:marRight w:val="0"/>
          <w:marTop w:val="0"/>
          <w:marBottom w:val="0"/>
          <w:divBdr>
            <w:top w:val="none" w:sz="0" w:space="0" w:color="auto"/>
            <w:left w:val="none" w:sz="0" w:space="0" w:color="auto"/>
            <w:bottom w:val="none" w:sz="0" w:space="0" w:color="auto"/>
            <w:right w:val="none" w:sz="0" w:space="0" w:color="auto"/>
          </w:divBdr>
        </w:div>
        <w:div w:id="62067137">
          <w:marLeft w:val="640"/>
          <w:marRight w:val="0"/>
          <w:marTop w:val="0"/>
          <w:marBottom w:val="0"/>
          <w:divBdr>
            <w:top w:val="none" w:sz="0" w:space="0" w:color="auto"/>
            <w:left w:val="none" w:sz="0" w:space="0" w:color="auto"/>
            <w:bottom w:val="none" w:sz="0" w:space="0" w:color="auto"/>
            <w:right w:val="none" w:sz="0" w:space="0" w:color="auto"/>
          </w:divBdr>
        </w:div>
        <w:div w:id="344751514">
          <w:marLeft w:val="640"/>
          <w:marRight w:val="0"/>
          <w:marTop w:val="0"/>
          <w:marBottom w:val="0"/>
          <w:divBdr>
            <w:top w:val="none" w:sz="0" w:space="0" w:color="auto"/>
            <w:left w:val="none" w:sz="0" w:space="0" w:color="auto"/>
            <w:bottom w:val="none" w:sz="0" w:space="0" w:color="auto"/>
            <w:right w:val="none" w:sz="0" w:space="0" w:color="auto"/>
          </w:divBdr>
        </w:div>
        <w:div w:id="781071020">
          <w:marLeft w:val="640"/>
          <w:marRight w:val="0"/>
          <w:marTop w:val="0"/>
          <w:marBottom w:val="0"/>
          <w:divBdr>
            <w:top w:val="none" w:sz="0" w:space="0" w:color="auto"/>
            <w:left w:val="none" w:sz="0" w:space="0" w:color="auto"/>
            <w:bottom w:val="none" w:sz="0" w:space="0" w:color="auto"/>
            <w:right w:val="none" w:sz="0" w:space="0" w:color="auto"/>
          </w:divBdr>
        </w:div>
        <w:div w:id="157548760">
          <w:marLeft w:val="640"/>
          <w:marRight w:val="0"/>
          <w:marTop w:val="0"/>
          <w:marBottom w:val="0"/>
          <w:divBdr>
            <w:top w:val="none" w:sz="0" w:space="0" w:color="auto"/>
            <w:left w:val="none" w:sz="0" w:space="0" w:color="auto"/>
            <w:bottom w:val="none" w:sz="0" w:space="0" w:color="auto"/>
            <w:right w:val="none" w:sz="0" w:space="0" w:color="auto"/>
          </w:divBdr>
        </w:div>
        <w:div w:id="1503743773">
          <w:marLeft w:val="640"/>
          <w:marRight w:val="0"/>
          <w:marTop w:val="0"/>
          <w:marBottom w:val="0"/>
          <w:divBdr>
            <w:top w:val="none" w:sz="0" w:space="0" w:color="auto"/>
            <w:left w:val="none" w:sz="0" w:space="0" w:color="auto"/>
            <w:bottom w:val="none" w:sz="0" w:space="0" w:color="auto"/>
            <w:right w:val="none" w:sz="0" w:space="0" w:color="auto"/>
          </w:divBdr>
        </w:div>
        <w:div w:id="774984425">
          <w:marLeft w:val="640"/>
          <w:marRight w:val="0"/>
          <w:marTop w:val="0"/>
          <w:marBottom w:val="0"/>
          <w:divBdr>
            <w:top w:val="none" w:sz="0" w:space="0" w:color="auto"/>
            <w:left w:val="none" w:sz="0" w:space="0" w:color="auto"/>
            <w:bottom w:val="none" w:sz="0" w:space="0" w:color="auto"/>
            <w:right w:val="none" w:sz="0" w:space="0" w:color="auto"/>
          </w:divBdr>
        </w:div>
        <w:div w:id="1470706477">
          <w:marLeft w:val="640"/>
          <w:marRight w:val="0"/>
          <w:marTop w:val="0"/>
          <w:marBottom w:val="0"/>
          <w:divBdr>
            <w:top w:val="none" w:sz="0" w:space="0" w:color="auto"/>
            <w:left w:val="none" w:sz="0" w:space="0" w:color="auto"/>
            <w:bottom w:val="none" w:sz="0" w:space="0" w:color="auto"/>
            <w:right w:val="none" w:sz="0" w:space="0" w:color="auto"/>
          </w:divBdr>
        </w:div>
        <w:div w:id="1733692053">
          <w:marLeft w:val="640"/>
          <w:marRight w:val="0"/>
          <w:marTop w:val="0"/>
          <w:marBottom w:val="0"/>
          <w:divBdr>
            <w:top w:val="none" w:sz="0" w:space="0" w:color="auto"/>
            <w:left w:val="none" w:sz="0" w:space="0" w:color="auto"/>
            <w:bottom w:val="none" w:sz="0" w:space="0" w:color="auto"/>
            <w:right w:val="none" w:sz="0" w:space="0" w:color="auto"/>
          </w:divBdr>
        </w:div>
        <w:div w:id="1951426171">
          <w:marLeft w:val="640"/>
          <w:marRight w:val="0"/>
          <w:marTop w:val="0"/>
          <w:marBottom w:val="0"/>
          <w:divBdr>
            <w:top w:val="none" w:sz="0" w:space="0" w:color="auto"/>
            <w:left w:val="none" w:sz="0" w:space="0" w:color="auto"/>
            <w:bottom w:val="none" w:sz="0" w:space="0" w:color="auto"/>
            <w:right w:val="none" w:sz="0" w:space="0" w:color="auto"/>
          </w:divBdr>
        </w:div>
        <w:div w:id="438179068">
          <w:marLeft w:val="640"/>
          <w:marRight w:val="0"/>
          <w:marTop w:val="0"/>
          <w:marBottom w:val="0"/>
          <w:divBdr>
            <w:top w:val="none" w:sz="0" w:space="0" w:color="auto"/>
            <w:left w:val="none" w:sz="0" w:space="0" w:color="auto"/>
            <w:bottom w:val="none" w:sz="0" w:space="0" w:color="auto"/>
            <w:right w:val="none" w:sz="0" w:space="0" w:color="auto"/>
          </w:divBdr>
        </w:div>
        <w:div w:id="161698405">
          <w:marLeft w:val="640"/>
          <w:marRight w:val="0"/>
          <w:marTop w:val="0"/>
          <w:marBottom w:val="0"/>
          <w:divBdr>
            <w:top w:val="none" w:sz="0" w:space="0" w:color="auto"/>
            <w:left w:val="none" w:sz="0" w:space="0" w:color="auto"/>
            <w:bottom w:val="none" w:sz="0" w:space="0" w:color="auto"/>
            <w:right w:val="none" w:sz="0" w:space="0" w:color="auto"/>
          </w:divBdr>
        </w:div>
        <w:div w:id="285738990">
          <w:marLeft w:val="640"/>
          <w:marRight w:val="0"/>
          <w:marTop w:val="0"/>
          <w:marBottom w:val="0"/>
          <w:divBdr>
            <w:top w:val="none" w:sz="0" w:space="0" w:color="auto"/>
            <w:left w:val="none" w:sz="0" w:space="0" w:color="auto"/>
            <w:bottom w:val="none" w:sz="0" w:space="0" w:color="auto"/>
            <w:right w:val="none" w:sz="0" w:space="0" w:color="auto"/>
          </w:divBdr>
        </w:div>
        <w:div w:id="779497333">
          <w:marLeft w:val="640"/>
          <w:marRight w:val="0"/>
          <w:marTop w:val="0"/>
          <w:marBottom w:val="0"/>
          <w:divBdr>
            <w:top w:val="none" w:sz="0" w:space="0" w:color="auto"/>
            <w:left w:val="none" w:sz="0" w:space="0" w:color="auto"/>
            <w:bottom w:val="none" w:sz="0" w:space="0" w:color="auto"/>
            <w:right w:val="none" w:sz="0" w:space="0" w:color="auto"/>
          </w:divBdr>
        </w:div>
        <w:div w:id="1060205080">
          <w:marLeft w:val="640"/>
          <w:marRight w:val="0"/>
          <w:marTop w:val="0"/>
          <w:marBottom w:val="0"/>
          <w:divBdr>
            <w:top w:val="none" w:sz="0" w:space="0" w:color="auto"/>
            <w:left w:val="none" w:sz="0" w:space="0" w:color="auto"/>
            <w:bottom w:val="none" w:sz="0" w:space="0" w:color="auto"/>
            <w:right w:val="none" w:sz="0" w:space="0" w:color="auto"/>
          </w:divBdr>
        </w:div>
        <w:div w:id="606622747">
          <w:marLeft w:val="640"/>
          <w:marRight w:val="0"/>
          <w:marTop w:val="0"/>
          <w:marBottom w:val="0"/>
          <w:divBdr>
            <w:top w:val="none" w:sz="0" w:space="0" w:color="auto"/>
            <w:left w:val="none" w:sz="0" w:space="0" w:color="auto"/>
            <w:bottom w:val="none" w:sz="0" w:space="0" w:color="auto"/>
            <w:right w:val="none" w:sz="0" w:space="0" w:color="auto"/>
          </w:divBdr>
        </w:div>
        <w:div w:id="1122920041">
          <w:marLeft w:val="640"/>
          <w:marRight w:val="0"/>
          <w:marTop w:val="0"/>
          <w:marBottom w:val="0"/>
          <w:divBdr>
            <w:top w:val="none" w:sz="0" w:space="0" w:color="auto"/>
            <w:left w:val="none" w:sz="0" w:space="0" w:color="auto"/>
            <w:bottom w:val="none" w:sz="0" w:space="0" w:color="auto"/>
            <w:right w:val="none" w:sz="0" w:space="0" w:color="auto"/>
          </w:divBdr>
        </w:div>
        <w:div w:id="1797285788">
          <w:marLeft w:val="640"/>
          <w:marRight w:val="0"/>
          <w:marTop w:val="0"/>
          <w:marBottom w:val="0"/>
          <w:divBdr>
            <w:top w:val="none" w:sz="0" w:space="0" w:color="auto"/>
            <w:left w:val="none" w:sz="0" w:space="0" w:color="auto"/>
            <w:bottom w:val="none" w:sz="0" w:space="0" w:color="auto"/>
            <w:right w:val="none" w:sz="0" w:space="0" w:color="auto"/>
          </w:divBdr>
        </w:div>
        <w:div w:id="2141801406">
          <w:marLeft w:val="640"/>
          <w:marRight w:val="0"/>
          <w:marTop w:val="0"/>
          <w:marBottom w:val="0"/>
          <w:divBdr>
            <w:top w:val="none" w:sz="0" w:space="0" w:color="auto"/>
            <w:left w:val="none" w:sz="0" w:space="0" w:color="auto"/>
            <w:bottom w:val="none" w:sz="0" w:space="0" w:color="auto"/>
            <w:right w:val="none" w:sz="0" w:space="0" w:color="auto"/>
          </w:divBdr>
        </w:div>
        <w:div w:id="1706439810">
          <w:marLeft w:val="640"/>
          <w:marRight w:val="0"/>
          <w:marTop w:val="0"/>
          <w:marBottom w:val="0"/>
          <w:divBdr>
            <w:top w:val="none" w:sz="0" w:space="0" w:color="auto"/>
            <w:left w:val="none" w:sz="0" w:space="0" w:color="auto"/>
            <w:bottom w:val="none" w:sz="0" w:space="0" w:color="auto"/>
            <w:right w:val="none" w:sz="0" w:space="0" w:color="auto"/>
          </w:divBdr>
        </w:div>
        <w:div w:id="125510863">
          <w:marLeft w:val="640"/>
          <w:marRight w:val="0"/>
          <w:marTop w:val="0"/>
          <w:marBottom w:val="0"/>
          <w:divBdr>
            <w:top w:val="none" w:sz="0" w:space="0" w:color="auto"/>
            <w:left w:val="none" w:sz="0" w:space="0" w:color="auto"/>
            <w:bottom w:val="none" w:sz="0" w:space="0" w:color="auto"/>
            <w:right w:val="none" w:sz="0" w:space="0" w:color="auto"/>
          </w:divBdr>
        </w:div>
        <w:div w:id="732121591">
          <w:marLeft w:val="640"/>
          <w:marRight w:val="0"/>
          <w:marTop w:val="0"/>
          <w:marBottom w:val="0"/>
          <w:divBdr>
            <w:top w:val="none" w:sz="0" w:space="0" w:color="auto"/>
            <w:left w:val="none" w:sz="0" w:space="0" w:color="auto"/>
            <w:bottom w:val="none" w:sz="0" w:space="0" w:color="auto"/>
            <w:right w:val="none" w:sz="0" w:space="0" w:color="auto"/>
          </w:divBdr>
        </w:div>
        <w:div w:id="839275695">
          <w:marLeft w:val="640"/>
          <w:marRight w:val="0"/>
          <w:marTop w:val="0"/>
          <w:marBottom w:val="0"/>
          <w:divBdr>
            <w:top w:val="none" w:sz="0" w:space="0" w:color="auto"/>
            <w:left w:val="none" w:sz="0" w:space="0" w:color="auto"/>
            <w:bottom w:val="none" w:sz="0" w:space="0" w:color="auto"/>
            <w:right w:val="none" w:sz="0" w:space="0" w:color="auto"/>
          </w:divBdr>
        </w:div>
        <w:div w:id="1499034661">
          <w:marLeft w:val="640"/>
          <w:marRight w:val="0"/>
          <w:marTop w:val="0"/>
          <w:marBottom w:val="0"/>
          <w:divBdr>
            <w:top w:val="none" w:sz="0" w:space="0" w:color="auto"/>
            <w:left w:val="none" w:sz="0" w:space="0" w:color="auto"/>
            <w:bottom w:val="none" w:sz="0" w:space="0" w:color="auto"/>
            <w:right w:val="none" w:sz="0" w:space="0" w:color="auto"/>
          </w:divBdr>
        </w:div>
        <w:div w:id="1407335957">
          <w:marLeft w:val="640"/>
          <w:marRight w:val="0"/>
          <w:marTop w:val="0"/>
          <w:marBottom w:val="0"/>
          <w:divBdr>
            <w:top w:val="none" w:sz="0" w:space="0" w:color="auto"/>
            <w:left w:val="none" w:sz="0" w:space="0" w:color="auto"/>
            <w:bottom w:val="none" w:sz="0" w:space="0" w:color="auto"/>
            <w:right w:val="none" w:sz="0" w:space="0" w:color="auto"/>
          </w:divBdr>
        </w:div>
        <w:div w:id="1008095315">
          <w:marLeft w:val="640"/>
          <w:marRight w:val="0"/>
          <w:marTop w:val="0"/>
          <w:marBottom w:val="0"/>
          <w:divBdr>
            <w:top w:val="none" w:sz="0" w:space="0" w:color="auto"/>
            <w:left w:val="none" w:sz="0" w:space="0" w:color="auto"/>
            <w:bottom w:val="none" w:sz="0" w:space="0" w:color="auto"/>
            <w:right w:val="none" w:sz="0" w:space="0" w:color="auto"/>
          </w:divBdr>
        </w:div>
        <w:div w:id="501312600">
          <w:marLeft w:val="640"/>
          <w:marRight w:val="0"/>
          <w:marTop w:val="0"/>
          <w:marBottom w:val="0"/>
          <w:divBdr>
            <w:top w:val="none" w:sz="0" w:space="0" w:color="auto"/>
            <w:left w:val="none" w:sz="0" w:space="0" w:color="auto"/>
            <w:bottom w:val="none" w:sz="0" w:space="0" w:color="auto"/>
            <w:right w:val="none" w:sz="0" w:space="0" w:color="auto"/>
          </w:divBdr>
        </w:div>
        <w:div w:id="237635275">
          <w:marLeft w:val="640"/>
          <w:marRight w:val="0"/>
          <w:marTop w:val="0"/>
          <w:marBottom w:val="0"/>
          <w:divBdr>
            <w:top w:val="none" w:sz="0" w:space="0" w:color="auto"/>
            <w:left w:val="none" w:sz="0" w:space="0" w:color="auto"/>
            <w:bottom w:val="none" w:sz="0" w:space="0" w:color="auto"/>
            <w:right w:val="none" w:sz="0" w:space="0" w:color="auto"/>
          </w:divBdr>
        </w:div>
        <w:div w:id="673847521">
          <w:marLeft w:val="640"/>
          <w:marRight w:val="0"/>
          <w:marTop w:val="0"/>
          <w:marBottom w:val="0"/>
          <w:divBdr>
            <w:top w:val="none" w:sz="0" w:space="0" w:color="auto"/>
            <w:left w:val="none" w:sz="0" w:space="0" w:color="auto"/>
            <w:bottom w:val="none" w:sz="0" w:space="0" w:color="auto"/>
            <w:right w:val="none" w:sz="0" w:space="0" w:color="auto"/>
          </w:divBdr>
        </w:div>
        <w:div w:id="2129855696">
          <w:marLeft w:val="640"/>
          <w:marRight w:val="0"/>
          <w:marTop w:val="0"/>
          <w:marBottom w:val="0"/>
          <w:divBdr>
            <w:top w:val="none" w:sz="0" w:space="0" w:color="auto"/>
            <w:left w:val="none" w:sz="0" w:space="0" w:color="auto"/>
            <w:bottom w:val="none" w:sz="0" w:space="0" w:color="auto"/>
            <w:right w:val="none" w:sz="0" w:space="0" w:color="auto"/>
          </w:divBdr>
        </w:div>
        <w:div w:id="592979211">
          <w:marLeft w:val="640"/>
          <w:marRight w:val="0"/>
          <w:marTop w:val="0"/>
          <w:marBottom w:val="0"/>
          <w:divBdr>
            <w:top w:val="none" w:sz="0" w:space="0" w:color="auto"/>
            <w:left w:val="none" w:sz="0" w:space="0" w:color="auto"/>
            <w:bottom w:val="none" w:sz="0" w:space="0" w:color="auto"/>
            <w:right w:val="none" w:sz="0" w:space="0" w:color="auto"/>
          </w:divBdr>
        </w:div>
        <w:div w:id="383527764">
          <w:marLeft w:val="640"/>
          <w:marRight w:val="0"/>
          <w:marTop w:val="0"/>
          <w:marBottom w:val="0"/>
          <w:divBdr>
            <w:top w:val="none" w:sz="0" w:space="0" w:color="auto"/>
            <w:left w:val="none" w:sz="0" w:space="0" w:color="auto"/>
            <w:bottom w:val="none" w:sz="0" w:space="0" w:color="auto"/>
            <w:right w:val="none" w:sz="0" w:space="0" w:color="auto"/>
          </w:divBdr>
        </w:div>
        <w:div w:id="1097170047">
          <w:marLeft w:val="640"/>
          <w:marRight w:val="0"/>
          <w:marTop w:val="0"/>
          <w:marBottom w:val="0"/>
          <w:divBdr>
            <w:top w:val="none" w:sz="0" w:space="0" w:color="auto"/>
            <w:left w:val="none" w:sz="0" w:space="0" w:color="auto"/>
            <w:bottom w:val="none" w:sz="0" w:space="0" w:color="auto"/>
            <w:right w:val="none" w:sz="0" w:space="0" w:color="auto"/>
          </w:divBdr>
        </w:div>
        <w:div w:id="1345092050">
          <w:marLeft w:val="640"/>
          <w:marRight w:val="0"/>
          <w:marTop w:val="0"/>
          <w:marBottom w:val="0"/>
          <w:divBdr>
            <w:top w:val="none" w:sz="0" w:space="0" w:color="auto"/>
            <w:left w:val="none" w:sz="0" w:space="0" w:color="auto"/>
            <w:bottom w:val="none" w:sz="0" w:space="0" w:color="auto"/>
            <w:right w:val="none" w:sz="0" w:space="0" w:color="auto"/>
          </w:divBdr>
        </w:div>
        <w:div w:id="522090972">
          <w:marLeft w:val="640"/>
          <w:marRight w:val="0"/>
          <w:marTop w:val="0"/>
          <w:marBottom w:val="0"/>
          <w:divBdr>
            <w:top w:val="none" w:sz="0" w:space="0" w:color="auto"/>
            <w:left w:val="none" w:sz="0" w:space="0" w:color="auto"/>
            <w:bottom w:val="none" w:sz="0" w:space="0" w:color="auto"/>
            <w:right w:val="none" w:sz="0" w:space="0" w:color="auto"/>
          </w:divBdr>
        </w:div>
      </w:divsChild>
    </w:div>
    <w:div w:id="719594642">
      <w:bodyDiv w:val="1"/>
      <w:marLeft w:val="0"/>
      <w:marRight w:val="0"/>
      <w:marTop w:val="0"/>
      <w:marBottom w:val="0"/>
      <w:divBdr>
        <w:top w:val="none" w:sz="0" w:space="0" w:color="auto"/>
        <w:left w:val="none" w:sz="0" w:space="0" w:color="auto"/>
        <w:bottom w:val="none" w:sz="0" w:space="0" w:color="auto"/>
        <w:right w:val="none" w:sz="0" w:space="0" w:color="auto"/>
      </w:divBdr>
      <w:divsChild>
        <w:div w:id="543058152">
          <w:marLeft w:val="640"/>
          <w:marRight w:val="0"/>
          <w:marTop w:val="0"/>
          <w:marBottom w:val="0"/>
          <w:divBdr>
            <w:top w:val="none" w:sz="0" w:space="0" w:color="auto"/>
            <w:left w:val="none" w:sz="0" w:space="0" w:color="auto"/>
            <w:bottom w:val="none" w:sz="0" w:space="0" w:color="auto"/>
            <w:right w:val="none" w:sz="0" w:space="0" w:color="auto"/>
          </w:divBdr>
        </w:div>
        <w:div w:id="1137188893">
          <w:marLeft w:val="640"/>
          <w:marRight w:val="0"/>
          <w:marTop w:val="0"/>
          <w:marBottom w:val="0"/>
          <w:divBdr>
            <w:top w:val="none" w:sz="0" w:space="0" w:color="auto"/>
            <w:left w:val="none" w:sz="0" w:space="0" w:color="auto"/>
            <w:bottom w:val="none" w:sz="0" w:space="0" w:color="auto"/>
            <w:right w:val="none" w:sz="0" w:space="0" w:color="auto"/>
          </w:divBdr>
        </w:div>
        <w:div w:id="351881010">
          <w:marLeft w:val="640"/>
          <w:marRight w:val="0"/>
          <w:marTop w:val="0"/>
          <w:marBottom w:val="0"/>
          <w:divBdr>
            <w:top w:val="none" w:sz="0" w:space="0" w:color="auto"/>
            <w:left w:val="none" w:sz="0" w:space="0" w:color="auto"/>
            <w:bottom w:val="none" w:sz="0" w:space="0" w:color="auto"/>
            <w:right w:val="none" w:sz="0" w:space="0" w:color="auto"/>
          </w:divBdr>
        </w:div>
        <w:div w:id="1564678442">
          <w:marLeft w:val="640"/>
          <w:marRight w:val="0"/>
          <w:marTop w:val="0"/>
          <w:marBottom w:val="0"/>
          <w:divBdr>
            <w:top w:val="none" w:sz="0" w:space="0" w:color="auto"/>
            <w:left w:val="none" w:sz="0" w:space="0" w:color="auto"/>
            <w:bottom w:val="none" w:sz="0" w:space="0" w:color="auto"/>
            <w:right w:val="none" w:sz="0" w:space="0" w:color="auto"/>
          </w:divBdr>
        </w:div>
        <w:div w:id="1882135729">
          <w:marLeft w:val="640"/>
          <w:marRight w:val="0"/>
          <w:marTop w:val="0"/>
          <w:marBottom w:val="0"/>
          <w:divBdr>
            <w:top w:val="none" w:sz="0" w:space="0" w:color="auto"/>
            <w:left w:val="none" w:sz="0" w:space="0" w:color="auto"/>
            <w:bottom w:val="none" w:sz="0" w:space="0" w:color="auto"/>
            <w:right w:val="none" w:sz="0" w:space="0" w:color="auto"/>
          </w:divBdr>
        </w:div>
        <w:div w:id="1022710433">
          <w:marLeft w:val="640"/>
          <w:marRight w:val="0"/>
          <w:marTop w:val="0"/>
          <w:marBottom w:val="0"/>
          <w:divBdr>
            <w:top w:val="none" w:sz="0" w:space="0" w:color="auto"/>
            <w:left w:val="none" w:sz="0" w:space="0" w:color="auto"/>
            <w:bottom w:val="none" w:sz="0" w:space="0" w:color="auto"/>
            <w:right w:val="none" w:sz="0" w:space="0" w:color="auto"/>
          </w:divBdr>
        </w:div>
        <w:div w:id="253709235">
          <w:marLeft w:val="640"/>
          <w:marRight w:val="0"/>
          <w:marTop w:val="0"/>
          <w:marBottom w:val="0"/>
          <w:divBdr>
            <w:top w:val="none" w:sz="0" w:space="0" w:color="auto"/>
            <w:left w:val="none" w:sz="0" w:space="0" w:color="auto"/>
            <w:bottom w:val="none" w:sz="0" w:space="0" w:color="auto"/>
            <w:right w:val="none" w:sz="0" w:space="0" w:color="auto"/>
          </w:divBdr>
        </w:div>
        <w:div w:id="1013145583">
          <w:marLeft w:val="640"/>
          <w:marRight w:val="0"/>
          <w:marTop w:val="0"/>
          <w:marBottom w:val="0"/>
          <w:divBdr>
            <w:top w:val="none" w:sz="0" w:space="0" w:color="auto"/>
            <w:left w:val="none" w:sz="0" w:space="0" w:color="auto"/>
            <w:bottom w:val="none" w:sz="0" w:space="0" w:color="auto"/>
            <w:right w:val="none" w:sz="0" w:space="0" w:color="auto"/>
          </w:divBdr>
        </w:div>
        <w:div w:id="2095781229">
          <w:marLeft w:val="640"/>
          <w:marRight w:val="0"/>
          <w:marTop w:val="0"/>
          <w:marBottom w:val="0"/>
          <w:divBdr>
            <w:top w:val="none" w:sz="0" w:space="0" w:color="auto"/>
            <w:left w:val="none" w:sz="0" w:space="0" w:color="auto"/>
            <w:bottom w:val="none" w:sz="0" w:space="0" w:color="auto"/>
            <w:right w:val="none" w:sz="0" w:space="0" w:color="auto"/>
          </w:divBdr>
        </w:div>
        <w:div w:id="2079939737">
          <w:marLeft w:val="640"/>
          <w:marRight w:val="0"/>
          <w:marTop w:val="0"/>
          <w:marBottom w:val="0"/>
          <w:divBdr>
            <w:top w:val="none" w:sz="0" w:space="0" w:color="auto"/>
            <w:left w:val="none" w:sz="0" w:space="0" w:color="auto"/>
            <w:bottom w:val="none" w:sz="0" w:space="0" w:color="auto"/>
            <w:right w:val="none" w:sz="0" w:space="0" w:color="auto"/>
          </w:divBdr>
        </w:div>
        <w:div w:id="2077319434">
          <w:marLeft w:val="640"/>
          <w:marRight w:val="0"/>
          <w:marTop w:val="0"/>
          <w:marBottom w:val="0"/>
          <w:divBdr>
            <w:top w:val="none" w:sz="0" w:space="0" w:color="auto"/>
            <w:left w:val="none" w:sz="0" w:space="0" w:color="auto"/>
            <w:bottom w:val="none" w:sz="0" w:space="0" w:color="auto"/>
            <w:right w:val="none" w:sz="0" w:space="0" w:color="auto"/>
          </w:divBdr>
        </w:div>
        <w:div w:id="1406879230">
          <w:marLeft w:val="640"/>
          <w:marRight w:val="0"/>
          <w:marTop w:val="0"/>
          <w:marBottom w:val="0"/>
          <w:divBdr>
            <w:top w:val="none" w:sz="0" w:space="0" w:color="auto"/>
            <w:left w:val="none" w:sz="0" w:space="0" w:color="auto"/>
            <w:bottom w:val="none" w:sz="0" w:space="0" w:color="auto"/>
            <w:right w:val="none" w:sz="0" w:space="0" w:color="auto"/>
          </w:divBdr>
        </w:div>
        <w:div w:id="897203616">
          <w:marLeft w:val="640"/>
          <w:marRight w:val="0"/>
          <w:marTop w:val="0"/>
          <w:marBottom w:val="0"/>
          <w:divBdr>
            <w:top w:val="none" w:sz="0" w:space="0" w:color="auto"/>
            <w:left w:val="none" w:sz="0" w:space="0" w:color="auto"/>
            <w:bottom w:val="none" w:sz="0" w:space="0" w:color="auto"/>
            <w:right w:val="none" w:sz="0" w:space="0" w:color="auto"/>
          </w:divBdr>
        </w:div>
        <w:div w:id="976490297">
          <w:marLeft w:val="640"/>
          <w:marRight w:val="0"/>
          <w:marTop w:val="0"/>
          <w:marBottom w:val="0"/>
          <w:divBdr>
            <w:top w:val="none" w:sz="0" w:space="0" w:color="auto"/>
            <w:left w:val="none" w:sz="0" w:space="0" w:color="auto"/>
            <w:bottom w:val="none" w:sz="0" w:space="0" w:color="auto"/>
            <w:right w:val="none" w:sz="0" w:space="0" w:color="auto"/>
          </w:divBdr>
        </w:div>
        <w:div w:id="30963357">
          <w:marLeft w:val="640"/>
          <w:marRight w:val="0"/>
          <w:marTop w:val="0"/>
          <w:marBottom w:val="0"/>
          <w:divBdr>
            <w:top w:val="none" w:sz="0" w:space="0" w:color="auto"/>
            <w:left w:val="none" w:sz="0" w:space="0" w:color="auto"/>
            <w:bottom w:val="none" w:sz="0" w:space="0" w:color="auto"/>
            <w:right w:val="none" w:sz="0" w:space="0" w:color="auto"/>
          </w:divBdr>
        </w:div>
        <w:div w:id="70587505">
          <w:marLeft w:val="640"/>
          <w:marRight w:val="0"/>
          <w:marTop w:val="0"/>
          <w:marBottom w:val="0"/>
          <w:divBdr>
            <w:top w:val="none" w:sz="0" w:space="0" w:color="auto"/>
            <w:left w:val="none" w:sz="0" w:space="0" w:color="auto"/>
            <w:bottom w:val="none" w:sz="0" w:space="0" w:color="auto"/>
            <w:right w:val="none" w:sz="0" w:space="0" w:color="auto"/>
          </w:divBdr>
        </w:div>
        <w:div w:id="1227758324">
          <w:marLeft w:val="640"/>
          <w:marRight w:val="0"/>
          <w:marTop w:val="0"/>
          <w:marBottom w:val="0"/>
          <w:divBdr>
            <w:top w:val="none" w:sz="0" w:space="0" w:color="auto"/>
            <w:left w:val="none" w:sz="0" w:space="0" w:color="auto"/>
            <w:bottom w:val="none" w:sz="0" w:space="0" w:color="auto"/>
            <w:right w:val="none" w:sz="0" w:space="0" w:color="auto"/>
          </w:divBdr>
        </w:div>
        <w:div w:id="11345042">
          <w:marLeft w:val="640"/>
          <w:marRight w:val="0"/>
          <w:marTop w:val="0"/>
          <w:marBottom w:val="0"/>
          <w:divBdr>
            <w:top w:val="none" w:sz="0" w:space="0" w:color="auto"/>
            <w:left w:val="none" w:sz="0" w:space="0" w:color="auto"/>
            <w:bottom w:val="none" w:sz="0" w:space="0" w:color="auto"/>
            <w:right w:val="none" w:sz="0" w:space="0" w:color="auto"/>
          </w:divBdr>
        </w:div>
        <w:div w:id="673260582">
          <w:marLeft w:val="640"/>
          <w:marRight w:val="0"/>
          <w:marTop w:val="0"/>
          <w:marBottom w:val="0"/>
          <w:divBdr>
            <w:top w:val="none" w:sz="0" w:space="0" w:color="auto"/>
            <w:left w:val="none" w:sz="0" w:space="0" w:color="auto"/>
            <w:bottom w:val="none" w:sz="0" w:space="0" w:color="auto"/>
            <w:right w:val="none" w:sz="0" w:space="0" w:color="auto"/>
          </w:divBdr>
        </w:div>
        <w:div w:id="1684818190">
          <w:marLeft w:val="640"/>
          <w:marRight w:val="0"/>
          <w:marTop w:val="0"/>
          <w:marBottom w:val="0"/>
          <w:divBdr>
            <w:top w:val="none" w:sz="0" w:space="0" w:color="auto"/>
            <w:left w:val="none" w:sz="0" w:space="0" w:color="auto"/>
            <w:bottom w:val="none" w:sz="0" w:space="0" w:color="auto"/>
            <w:right w:val="none" w:sz="0" w:space="0" w:color="auto"/>
          </w:divBdr>
        </w:div>
        <w:div w:id="985890806">
          <w:marLeft w:val="640"/>
          <w:marRight w:val="0"/>
          <w:marTop w:val="0"/>
          <w:marBottom w:val="0"/>
          <w:divBdr>
            <w:top w:val="none" w:sz="0" w:space="0" w:color="auto"/>
            <w:left w:val="none" w:sz="0" w:space="0" w:color="auto"/>
            <w:bottom w:val="none" w:sz="0" w:space="0" w:color="auto"/>
            <w:right w:val="none" w:sz="0" w:space="0" w:color="auto"/>
          </w:divBdr>
        </w:div>
        <w:div w:id="653606599">
          <w:marLeft w:val="640"/>
          <w:marRight w:val="0"/>
          <w:marTop w:val="0"/>
          <w:marBottom w:val="0"/>
          <w:divBdr>
            <w:top w:val="none" w:sz="0" w:space="0" w:color="auto"/>
            <w:left w:val="none" w:sz="0" w:space="0" w:color="auto"/>
            <w:bottom w:val="none" w:sz="0" w:space="0" w:color="auto"/>
            <w:right w:val="none" w:sz="0" w:space="0" w:color="auto"/>
          </w:divBdr>
        </w:div>
        <w:div w:id="2106268106">
          <w:marLeft w:val="640"/>
          <w:marRight w:val="0"/>
          <w:marTop w:val="0"/>
          <w:marBottom w:val="0"/>
          <w:divBdr>
            <w:top w:val="none" w:sz="0" w:space="0" w:color="auto"/>
            <w:left w:val="none" w:sz="0" w:space="0" w:color="auto"/>
            <w:bottom w:val="none" w:sz="0" w:space="0" w:color="auto"/>
            <w:right w:val="none" w:sz="0" w:space="0" w:color="auto"/>
          </w:divBdr>
        </w:div>
        <w:div w:id="1473870090">
          <w:marLeft w:val="640"/>
          <w:marRight w:val="0"/>
          <w:marTop w:val="0"/>
          <w:marBottom w:val="0"/>
          <w:divBdr>
            <w:top w:val="none" w:sz="0" w:space="0" w:color="auto"/>
            <w:left w:val="none" w:sz="0" w:space="0" w:color="auto"/>
            <w:bottom w:val="none" w:sz="0" w:space="0" w:color="auto"/>
            <w:right w:val="none" w:sz="0" w:space="0" w:color="auto"/>
          </w:divBdr>
        </w:div>
        <w:div w:id="427192960">
          <w:marLeft w:val="640"/>
          <w:marRight w:val="0"/>
          <w:marTop w:val="0"/>
          <w:marBottom w:val="0"/>
          <w:divBdr>
            <w:top w:val="none" w:sz="0" w:space="0" w:color="auto"/>
            <w:left w:val="none" w:sz="0" w:space="0" w:color="auto"/>
            <w:bottom w:val="none" w:sz="0" w:space="0" w:color="auto"/>
            <w:right w:val="none" w:sz="0" w:space="0" w:color="auto"/>
          </w:divBdr>
        </w:div>
        <w:div w:id="907230096">
          <w:marLeft w:val="640"/>
          <w:marRight w:val="0"/>
          <w:marTop w:val="0"/>
          <w:marBottom w:val="0"/>
          <w:divBdr>
            <w:top w:val="none" w:sz="0" w:space="0" w:color="auto"/>
            <w:left w:val="none" w:sz="0" w:space="0" w:color="auto"/>
            <w:bottom w:val="none" w:sz="0" w:space="0" w:color="auto"/>
            <w:right w:val="none" w:sz="0" w:space="0" w:color="auto"/>
          </w:divBdr>
        </w:div>
        <w:div w:id="749698398">
          <w:marLeft w:val="640"/>
          <w:marRight w:val="0"/>
          <w:marTop w:val="0"/>
          <w:marBottom w:val="0"/>
          <w:divBdr>
            <w:top w:val="none" w:sz="0" w:space="0" w:color="auto"/>
            <w:left w:val="none" w:sz="0" w:space="0" w:color="auto"/>
            <w:bottom w:val="none" w:sz="0" w:space="0" w:color="auto"/>
            <w:right w:val="none" w:sz="0" w:space="0" w:color="auto"/>
          </w:divBdr>
        </w:div>
        <w:div w:id="584998166">
          <w:marLeft w:val="640"/>
          <w:marRight w:val="0"/>
          <w:marTop w:val="0"/>
          <w:marBottom w:val="0"/>
          <w:divBdr>
            <w:top w:val="none" w:sz="0" w:space="0" w:color="auto"/>
            <w:left w:val="none" w:sz="0" w:space="0" w:color="auto"/>
            <w:bottom w:val="none" w:sz="0" w:space="0" w:color="auto"/>
            <w:right w:val="none" w:sz="0" w:space="0" w:color="auto"/>
          </w:divBdr>
        </w:div>
        <w:div w:id="749470428">
          <w:marLeft w:val="640"/>
          <w:marRight w:val="0"/>
          <w:marTop w:val="0"/>
          <w:marBottom w:val="0"/>
          <w:divBdr>
            <w:top w:val="none" w:sz="0" w:space="0" w:color="auto"/>
            <w:left w:val="none" w:sz="0" w:space="0" w:color="auto"/>
            <w:bottom w:val="none" w:sz="0" w:space="0" w:color="auto"/>
            <w:right w:val="none" w:sz="0" w:space="0" w:color="auto"/>
          </w:divBdr>
        </w:div>
        <w:div w:id="707416151">
          <w:marLeft w:val="640"/>
          <w:marRight w:val="0"/>
          <w:marTop w:val="0"/>
          <w:marBottom w:val="0"/>
          <w:divBdr>
            <w:top w:val="none" w:sz="0" w:space="0" w:color="auto"/>
            <w:left w:val="none" w:sz="0" w:space="0" w:color="auto"/>
            <w:bottom w:val="none" w:sz="0" w:space="0" w:color="auto"/>
            <w:right w:val="none" w:sz="0" w:space="0" w:color="auto"/>
          </w:divBdr>
        </w:div>
        <w:div w:id="1225144211">
          <w:marLeft w:val="640"/>
          <w:marRight w:val="0"/>
          <w:marTop w:val="0"/>
          <w:marBottom w:val="0"/>
          <w:divBdr>
            <w:top w:val="none" w:sz="0" w:space="0" w:color="auto"/>
            <w:left w:val="none" w:sz="0" w:space="0" w:color="auto"/>
            <w:bottom w:val="none" w:sz="0" w:space="0" w:color="auto"/>
            <w:right w:val="none" w:sz="0" w:space="0" w:color="auto"/>
          </w:divBdr>
        </w:div>
        <w:div w:id="367531419">
          <w:marLeft w:val="640"/>
          <w:marRight w:val="0"/>
          <w:marTop w:val="0"/>
          <w:marBottom w:val="0"/>
          <w:divBdr>
            <w:top w:val="none" w:sz="0" w:space="0" w:color="auto"/>
            <w:left w:val="none" w:sz="0" w:space="0" w:color="auto"/>
            <w:bottom w:val="none" w:sz="0" w:space="0" w:color="auto"/>
            <w:right w:val="none" w:sz="0" w:space="0" w:color="auto"/>
          </w:divBdr>
        </w:div>
        <w:div w:id="1843276918">
          <w:marLeft w:val="640"/>
          <w:marRight w:val="0"/>
          <w:marTop w:val="0"/>
          <w:marBottom w:val="0"/>
          <w:divBdr>
            <w:top w:val="none" w:sz="0" w:space="0" w:color="auto"/>
            <w:left w:val="none" w:sz="0" w:space="0" w:color="auto"/>
            <w:bottom w:val="none" w:sz="0" w:space="0" w:color="auto"/>
            <w:right w:val="none" w:sz="0" w:space="0" w:color="auto"/>
          </w:divBdr>
        </w:div>
        <w:div w:id="1075124014">
          <w:marLeft w:val="640"/>
          <w:marRight w:val="0"/>
          <w:marTop w:val="0"/>
          <w:marBottom w:val="0"/>
          <w:divBdr>
            <w:top w:val="none" w:sz="0" w:space="0" w:color="auto"/>
            <w:left w:val="none" w:sz="0" w:space="0" w:color="auto"/>
            <w:bottom w:val="none" w:sz="0" w:space="0" w:color="auto"/>
            <w:right w:val="none" w:sz="0" w:space="0" w:color="auto"/>
          </w:divBdr>
        </w:div>
        <w:div w:id="1032072060">
          <w:marLeft w:val="640"/>
          <w:marRight w:val="0"/>
          <w:marTop w:val="0"/>
          <w:marBottom w:val="0"/>
          <w:divBdr>
            <w:top w:val="none" w:sz="0" w:space="0" w:color="auto"/>
            <w:left w:val="none" w:sz="0" w:space="0" w:color="auto"/>
            <w:bottom w:val="none" w:sz="0" w:space="0" w:color="auto"/>
            <w:right w:val="none" w:sz="0" w:space="0" w:color="auto"/>
          </w:divBdr>
        </w:div>
        <w:div w:id="988171984">
          <w:marLeft w:val="640"/>
          <w:marRight w:val="0"/>
          <w:marTop w:val="0"/>
          <w:marBottom w:val="0"/>
          <w:divBdr>
            <w:top w:val="none" w:sz="0" w:space="0" w:color="auto"/>
            <w:left w:val="none" w:sz="0" w:space="0" w:color="auto"/>
            <w:bottom w:val="none" w:sz="0" w:space="0" w:color="auto"/>
            <w:right w:val="none" w:sz="0" w:space="0" w:color="auto"/>
          </w:divBdr>
        </w:div>
        <w:div w:id="696080729">
          <w:marLeft w:val="640"/>
          <w:marRight w:val="0"/>
          <w:marTop w:val="0"/>
          <w:marBottom w:val="0"/>
          <w:divBdr>
            <w:top w:val="none" w:sz="0" w:space="0" w:color="auto"/>
            <w:left w:val="none" w:sz="0" w:space="0" w:color="auto"/>
            <w:bottom w:val="none" w:sz="0" w:space="0" w:color="auto"/>
            <w:right w:val="none" w:sz="0" w:space="0" w:color="auto"/>
          </w:divBdr>
        </w:div>
        <w:div w:id="1591154622">
          <w:marLeft w:val="640"/>
          <w:marRight w:val="0"/>
          <w:marTop w:val="0"/>
          <w:marBottom w:val="0"/>
          <w:divBdr>
            <w:top w:val="none" w:sz="0" w:space="0" w:color="auto"/>
            <w:left w:val="none" w:sz="0" w:space="0" w:color="auto"/>
            <w:bottom w:val="none" w:sz="0" w:space="0" w:color="auto"/>
            <w:right w:val="none" w:sz="0" w:space="0" w:color="auto"/>
          </w:divBdr>
        </w:div>
        <w:div w:id="1721974648">
          <w:marLeft w:val="640"/>
          <w:marRight w:val="0"/>
          <w:marTop w:val="0"/>
          <w:marBottom w:val="0"/>
          <w:divBdr>
            <w:top w:val="none" w:sz="0" w:space="0" w:color="auto"/>
            <w:left w:val="none" w:sz="0" w:space="0" w:color="auto"/>
            <w:bottom w:val="none" w:sz="0" w:space="0" w:color="auto"/>
            <w:right w:val="none" w:sz="0" w:space="0" w:color="auto"/>
          </w:divBdr>
        </w:div>
        <w:div w:id="1821313332">
          <w:marLeft w:val="640"/>
          <w:marRight w:val="0"/>
          <w:marTop w:val="0"/>
          <w:marBottom w:val="0"/>
          <w:divBdr>
            <w:top w:val="none" w:sz="0" w:space="0" w:color="auto"/>
            <w:left w:val="none" w:sz="0" w:space="0" w:color="auto"/>
            <w:bottom w:val="none" w:sz="0" w:space="0" w:color="auto"/>
            <w:right w:val="none" w:sz="0" w:space="0" w:color="auto"/>
          </w:divBdr>
        </w:div>
        <w:div w:id="159734867">
          <w:marLeft w:val="640"/>
          <w:marRight w:val="0"/>
          <w:marTop w:val="0"/>
          <w:marBottom w:val="0"/>
          <w:divBdr>
            <w:top w:val="none" w:sz="0" w:space="0" w:color="auto"/>
            <w:left w:val="none" w:sz="0" w:space="0" w:color="auto"/>
            <w:bottom w:val="none" w:sz="0" w:space="0" w:color="auto"/>
            <w:right w:val="none" w:sz="0" w:space="0" w:color="auto"/>
          </w:divBdr>
        </w:div>
        <w:div w:id="239095994">
          <w:marLeft w:val="640"/>
          <w:marRight w:val="0"/>
          <w:marTop w:val="0"/>
          <w:marBottom w:val="0"/>
          <w:divBdr>
            <w:top w:val="none" w:sz="0" w:space="0" w:color="auto"/>
            <w:left w:val="none" w:sz="0" w:space="0" w:color="auto"/>
            <w:bottom w:val="none" w:sz="0" w:space="0" w:color="auto"/>
            <w:right w:val="none" w:sz="0" w:space="0" w:color="auto"/>
          </w:divBdr>
        </w:div>
        <w:div w:id="571624563">
          <w:marLeft w:val="640"/>
          <w:marRight w:val="0"/>
          <w:marTop w:val="0"/>
          <w:marBottom w:val="0"/>
          <w:divBdr>
            <w:top w:val="none" w:sz="0" w:space="0" w:color="auto"/>
            <w:left w:val="none" w:sz="0" w:space="0" w:color="auto"/>
            <w:bottom w:val="none" w:sz="0" w:space="0" w:color="auto"/>
            <w:right w:val="none" w:sz="0" w:space="0" w:color="auto"/>
          </w:divBdr>
        </w:div>
        <w:div w:id="2122456646">
          <w:marLeft w:val="640"/>
          <w:marRight w:val="0"/>
          <w:marTop w:val="0"/>
          <w:marBottom w:val="0"/>
          <w:divBdr>
            <w:top w:val="none" w:sz="0" w:space="0" w:color="auto"/>
            <w:left w:val="none" w:sz="0" w:space="0" w:color="auto"/>
            <w:bottom w:val="none" w:sz="0" w:space="0" w:color="auto"/>
            <w:right w:val="none" w:sz="0" w:space="0" w:color="auto"/>
          </w:divBdr>
        </w:div>
        <w:div w:id="82382124">
          <w:marLeft w:val="640"/>
          <w:marRight w:val="0"/>
          <w:marTop w:val="0"/>
          <w:marBottom w:val="0"/>
          <w:divBdr>
            <w:top w:val="none" w:sz="0" w:space="0" w:color="auto"/>
            <w:left w:val="none" w:sz="0" w:space="0" w:color="auto"/>
            <w:bottom w:val="none" w:sz="0" w:space="0" w:color="auto"/>
            <w:right w:val="none" w:sz="0" w:space="0" w:color="auto"/>
          </w:divBdr>
        </w:div>
        <w:div w:id="1650548547">
          <w:marLeft w:val="640"/>
          <w:marRight w:val="0"/>
          <w:marTop w:val="0"/>
          <w:marBottom w:val="0"/>
          <w:divBdr>
            <w:top w:val="none" w:sz="0" w:space="0" w:color="auto"/>
            <w:left w:val="none" w:sz="0" w:space="0" w:color="auto"/>
            <w:bottom w:val="none" w:sz="0" w:space="0" w:color="auto"/>
            <w:right w:val="none" w:sz="0" w:space="0" w:color="auto"/>
          </w:divBdr>
        </w:div>
        <w:div w:id="1024983153">
          <w:marLeft w:val="640"/>
          <w:marRight w:val="0"/>
          <w:marTop w:val="0"/>
          <w:marBottom w:val="0"/>
          <w:divBdr>
            <w:top w:val="none" w:sz="0" w:space="0" w:color="auto"/>
            <w:left w:val="none" w:sz="0" w:space="0" w:color="auto"/>
            <w:bottom w:val="none" w:sz="0" w:space="0" w:color="auto"/>
            <w:right w:val="none" w:sz="0" w:space="0" w:color="auto"/>
          </w:divBdr>
        </w:div>
        <w:div w:id="2144958711">
          <w:marLeft w:val="640"/>
          <w:marRight w:val="0"/>
          <w:marTop w:val="0"/>
          <w:marBottom w:val="0"/>
          <w:divBdr>
            <w:top w:val="none" w:sz="0" w:space="0" w:color="auto"/>
            <w:left w:val="none" w:sz="0" w:space="0" w:color="auto"/>
            <w:bottom w:val="none" w:sz="0" w:space="0" w:color="auto"/>
            <w:right w:val="none" w:sz="0" w:space="0" w:color="auto"/>
          </w:divBdr>
        </w:div>
        <w:div w:id="1026754756">
          <w:marLeft w:val="640"/>
          <w:marRight w:val="0"/>
          <w:marTop w:val="0"/>
          <w:marBottom w:val="0"/>
          <w:divBdr>
            <w:top w:val="none" w:sz="0" w:space="0" w:color="auto"/>
            <w:left w:val="none" w:sz="0" w:space="0" w:color="auto"/>
            <w:bottom w:val="none" w:sz="0" w:space="0" w:color="auto"/>
            <w:right w:val="none" w:sz="0" w:space="0" w:color="auto"/>
          </w:divBdr>
        </w:div>
        <w:div w:id="1072240379">
          <w:marLeft w:val="640"/>
          <w:marRight w:val="0"/>
          <w:marTop w:val="0"/>
          <w:marBottom w:val="0"/>
          <w:divBdr>
            <w:top w:val="none" w:sz="0" w:space="0" w:color="auto"/>
            <w:left w:val="none" w:sz="0" w:space="0" w:color="auto"/>
            <w:bottom w:val="none" w:sz="0" w:space="0" w:color="auto"/>
            <w:right w:val="none" w:sz="0" w:space="0" w:color="auto"/>
          </w:divBdr>
        </w:div>
        <w:div w:id="495650840">
          <w:marLeft w:val="640"/>
          <w:marRight w:val="0"/>
          <w:marTop w:val="0"/>
          <w:marBottom w:val="0"/>
          <w:divBdr>
            <w:top w:val="none" w:sz="0" w:space="0" w:color="auto"/>
            <w:left w:val="none" w:sz="0" w:space="0" w:color="auto"/>
            <w:bottom w:val="none" w:sz="0" w:space="0" w:color="auto"/>
            <w:right w:val="none" w:sz="0" w:space="0" w:color="auto"/>
          </w:divBdr>
        </w:div>
        <w:div w:id="179395852">
          <w:marLeft w:val="640"/>
          <w:marRight w:val="0"/>
          <w:marTop w:val="0"/>
          <w:marBottom w:val="0"/>
          <w:divBdr>
            <w:top w:val="none" w:sz="0" w:space="0" w:color="auto"/>
            <w:left w:val="none" w:sz="0" w:space="0" w:color="auto"/>
            <w:bottom w:val="none" w:sz="0" w:space="0" w:color="auto"/>
            <w:right w:val="none" w:sz="0" w:space="0" w:color="auto"/>
          </w:divBdr>
        </w:div>
        <w:div w:id="737093218">
          <w:marLeft w:val="640"/>
          <w:marRight w:val="0"/>
          <w:marTop w:val="0"/>
          <w:marBottom w:val="0"/>
          <w:divBdr>
            <w:top w:val="none" w:sz="0" w:space="0" w:color="auto"/>
            <w:left w:val="none" w:sz="0" w:space="0" w:color="auto"/>
            <w:bottom w:val="none" w:sz="0" w:space="0" w:color="auto"/>
            <w:right w:val="none" w:sz="0" w:space="0" w:color="auto"/>
          </w:divBdr>
        </w:div>
        <w:div w:id="86000258">
          <w:marLeft w:val="640"/>
          <w:marRight w:val="0"/>
          <w:marTop w:val="0"/>
          <w:marBottom w:val="0"/>
          <w:divBdr>
            <w:top w:val="none" w:sz="0" w:space="0" w:color="auto"/>
            <w:left w:val="none" w:sz="0" w:space="0" w:color="auto"/>
            <w:bottom w:val="none" w:sz="0" w:space="0" w:color="auto"/>
            <w:right w:val="none" w:sz="0" w:space="0" w:color="auto"/>
          </w:divBdr>
        </w:div>
        <w:div w:id="434641532">
          <w:marLeft w:val="640"/>
          <w:marRight w:val="0"/>
          <w:marTop w:val="0"/>
          <w:marBottom w:val="0"/>
          <w:divBdr>
            <w:top w:val="none" w:sz="0" w:space="0" w:color="auto"/>
            <w:left w:val="none" w:sz="0" w:space="0" w:color="auto"/>
            <w:bottom w:val="none" w:sz="0" w:space="0" w:color="auto"/>
            <w:right w:val="none" w:sz="0" w:space="0" w:color="auto"/>
          </w:divBdr>
        </w:div>
        <w:div w:id="535313369">
          <w:marLeft w:val="640"/>
          <w:marRight w:val="0"/>
          <w:marTop w:val="0"/>
          <w:marBottom w:val="0"/>
          <w:divBdr>
            <w:top w:val="none" w:sz="0" w:space="0" w:color="auto"/>
            <w:left w:val="none" w:sz="0" w:space="0" w:color="auto"/>
            <w:bottom w:val="none" w:sz="0" w:space="0" w:color="auto"/>
            <w:right w:val="none" w:sz="0" w:space="0" w:color="auto"/>
          </w:divBdr>
        </w:div>
        <w:div w:id="329022855">
          <w:marLeft w:val="640"/>
          <w:marRight w:val="0"/>
          <w:marTop w:val="0"/>
          <w:marBottom w:val="0"/>
          <w:divBdr>
            <w:top w:val="none" w:sz="0" w:space="0" w:color="auto"/>
            <w:left w:val="none" w:sz="0" w:space="0" w:color="auto"/>
            <w:bottom w:val="none" w:sz="0" w:space="0" w:color="auto"/>
            <w:right w:val="none" w:sz="0" w:space="0" w:color="auto"/>
          </w:divBdr>
        </w:div>
        <w:div w:id="1108428195">
          <w:marLeft w:val="640"/>
          <w:marRight w:val="0"/>
          <w:marTop w:val="0"/>
          <w:marBottom w:val="0"/>
          <w:divBdr>
            <w:top w:val="none" w:sz="0" w:space="0" w:color="auto"/>
            <w:left w:val="none" w:sz="0" w:space="0" w:color="auto"/>
            <w:bottom w:val="none" w:sz="0" w:space="0" w:color="auto"/>
            <w:right w:val="none" w:sz="0" w:space="0" w:color="auto"/>
          </w:divBdr>
        </w:div>
        <w:div w:id="660236342">
          <w:marLeft w:val="640"/>
          <w:marRight w:val="0"/>
          <w:marTop w:val="0"/>
          <w:marBottom w:val="0"/>
          <w:divBdr>
            <w:top w:val="none" w:sz="0" w:space="0" w:color="auto"/>
            <w:left w:val="none" w:sz="0" w:space="0" w:color="auto"/>
            <w:bottom w:val="none" w:sz="0" w:space="0" w:color="auto"/>
            <w:right w:val="none" w:sz="0" w:space="0" w:color="auto"/>
          </w:divBdr>
        </w:div>
        <w:div w:id="305160542">
          <w:marLeft w:val="640"/>
          <w:marRight w:val="0"/>
          <w:marTop w:val="0"/>
          <w:marBottom w:val="0"/>
          <w:divBdr>
            <w:top w:val="none" w:sz="0" w:space="0" w:color="auto"/>
            <w:left w:val="none" w:sz="0" w:space="0" w:color="auto"/>
            <w:bottom w:val="none" w:sz="0" w:space="0" w:color="auto"/>
            <w:right w:val="none" w:sz="0" w:space="0" w:color="auto"/>
          </w:divBdr>
        </w:div>
        <w:div w:id="2029333629">
          <w:marLeft w:val="640"/>
          <w:marRight w:val="0"/>
          <w:marTop w:val="0"/>
          <w:marBottom w:val="0"/>
          <w:divBdr>
            <w:top w:val="none" w:sz="0" w:space="0" w:color="auto"/>
            <w:left w:val="none" w:sz="0" w:space="0" w:color="auto"/>
            <w:bottom w:val="none" w:sz="0" w:space="0" w:color="auto"/>
            <w:right w:val="none" w:sz="0" w:space="0" w:color="auto"/>
          </w:divBdr>
        </w:div>
        <w:div w:id="970209853">
          <w:marLeft w:val="640"/>
          <w:marRight w:val="0"/>
          <w:marTop w:val="0"/>
          <w:marBottom w:val="0"/>
          <w:divBdr>
            <w:top w:val="none" w:sz="0" w:space="0" w:color="auto"/>
            <w:left w:val="none" w:sz="0" w:space="0" w:color="auto"/>
            <w:bottom w:val="none" w:sz="0" w:space="0" w:color="auto"/>
            <w:right w:val="none" w:sz="0" w:space="0" w:color="auto"/>
          </w:divBdr>
        </w:div>
        <w:div w:id="1244678805">
          <w:marLeft w:val="640"/>
          <w:marRight w:val="0"/>
          <w:marTop w:val="0"/>
          <w:marBottom w:val="0"/>
          <w:divBdr>
            <w:top w:val="none" w:sz="0" w:space="0" w:color="auto"/>
            <w:left w:val="none" w:sz="0" w:space="0" w:color="auto"/>
            <w:bottom w:val="none" w:sz="0" w:space="0" w:color="auto"/>
            <w:right w:val="none" w:sz="0" w:space="0" w:color="auto"/>
          </w:divBdr>
        </w:div>
        <w:div w:id="1483231559">
          <w:marLeft w:val="640"/>
          <w:marRight w:val="0"/>
          <w:marTop w:val="0"/>
          <w:marBottom w:val="0"/>
          <w:divBdr>
            <w:top w:val="none" w:sz="0" w:space="0" w:color="auto"/>
            <w:left w:val="none" w:sz="0" w:space="0" w:color="auto"/>
            <w:bottom w:val="none" w:sz="0" w:space="0" w:color="auto"/>
            <w:right w:val="none" w:sz="0" w:space="0" w:color="auto"/>
          </w:divBdr>
        </w:div>
        <w:div w:id="704597580">
          <w:marLeft w:val="640"/>
          <w:marRight w:val="0"/>
          <w:marTop w:val="0"/>
          <w:marBottom w:val="0"/>
          <w:divBdr>
            <w:top w:val="none" w:sz="0" w:space="0" w:color="auto"/>
            <w:left w:val="none" w:sz="0" w:space="0" w:color="auto"/>
            <w:bottom w:val="none" w:sz="0" w:space="0" w:color="auto"/>
            <w:right w:val="none" w:sz="0" w:space="0" w:color="auto"/>
          </w:divBdr>
        </w:div>
        <w:div w:id="1385836356">
          <w:marLeft w:val="640"/>
          <w:marRight w:val="0"/>
          <w:marTop w:val="0"/>
          <w:marBottom w:val="0"/>
          <w:divBdr>
            <w:top w:val="none" w:sz="0" w:space="0" w:color="auto"/>
            <w:left w:val="none" w:sz="0" w:space="0" w:color="auto"/>
            <w:bottom w:val="none" w:sz="0" w:space="0" w:color="auto"/>
            <w:right w:val="none" w:sz="0" w:space="0" w:color="auto"/>
          </w:divBdr>
        </w:div>
        <w:div w:id="1281231135">
          <w:marLeft w:val="640"/>
          <w:marRight w:val="0"/>
          <w:marTop w:val="0"/>
          <w:marBottom w:val="0"/>
          <w:divBdr>
            <w:top w:val="none" w:sz="0" w:space="0" w:color="auto"/>
            <w:left w:val="none" w:sz="0" w:space="0" w:color="auto"/>
            <w:bottom w:val="none" w:sz="0" w:space="0" w:color="auto"/>
            <w:right w:val="none" w:sz="0" w:space="0" w:color="auto"/>
          </w:divBdr>
        </w:div>
        <w:div w:id="2028633766">
          <w:marLeft w:val="640"/>
          <w:marRight w:val="0"/>
          <w:marTop w:val="0"/>
          <w:marBottom w:val="0"/>
          <w:divBdr>
            <w:top w:val="none" w:sz="0" w:space="0" w:color="auto"/>
            <w:left w:val="none" w:sz="0" w:space="0" w:color="auto"/>
            <w:bottom w:val="none" w:sz="0" w:space="0" w:color="auto"/>
            <w:right w:val="none" w:sz="0" w:space="0" w:color="auto"/>
          </w:divBdr>
        </w:div>
        <w:div w:id="1441340118">
          <w:marLeft w:val="640"/>
          <w:marRight w:val="0"/>
          <w:marTop w:val="0"/>
          <w:marBottom w:val="0"/>
          <w:divBdr>
            <w:top w:val="none" w:sz="0" w:space="0" w:color="auto"/>
            <w:left w:val="none" w:sz="0" w:space="0" w:color="auto"/>
            <w:bottom w:val="none" w:sz="0" w:space="0" w:color="auto"/>
            <w:right w:val="none" w:sz="0" w:space="0" w:color="auto"/>
          </w:divBdr>
        </w:div>
        <w:div w:id="568073961">
          <w:marLeft w:val="640"/>
          <w:marRight w:val="0"/>
          <w:marTop w:val="0"/>
          <w:marBottom w:val="0"/>
          <w:divBdr>
            <w:top w:val="none" w:sz="0" w:space="0" w:color="auto"/>
            <w:left w:val="none" w:sz="0" w:space="0" w:color="auto"/>
            <w:bottom w:val="none" w:sz="0" w:space="0" w:color="auto"/>
            <w:right w:val="none" w:sz="0" w:space="0" w:color="auto"/>
          </w:divBdr>
        </w:div>
        <w:div w:id="1909416512">
          <w:marLeft w:val="640"/>
          <w:marRight w:val="0"/>
          <w:marTop w:val="0"/>
          <w:marBottom w:val="0"/>
          <w:divBdr>
            <w:top w:val="none" w:sz="0" w:space="0" w:color="auto"/>
            <w:left w:val="none" w:sz="0" w:space="0" w:color="auto"/>
            <w:bottom w:val="none" w:sz="0" w:space="0" w:color="auto"/>
            <w:right w:val="none" w:sz="0" w:space="0" w:color="auto"/>
          </w:divBdr>
        </w:div>
        <w:div w:id="1229002015">
          <w:marLeft w:val="640"/>
          <w:marRight w:val="0"/>
          <w:marTop w:val="0"/>
          <w:marBottom w:val="0"/>
          <w:divBdr>
            <w:top w:val="none" w:sz="0" w:space="0" w:color="auto"/>
            <w:left w:val="none" w:sz="0" w:space="0" w:color="auto"/>
            <w:bottom w:val="none" w:sz="0" w:space="0" w:color="auto"/>
            <w:right w:val="none" w:sz="0" w:space="0" w:color="auto"/>
          </w:divBdr>
        </w:div>
        <w:div w:id="1564483666">
          <w:marLeft w:val="640"/>
          <w:marRight w:val="0"/>
          <w:marTop w:val="0"/>
          <w:marBottom w:val="0"/>
          <w:divBdr>
            <w:top w:val="none" w:sz="0" w:space="0" w:color="auto"/>
            <w:left w:val="none" w:sz="0" w:space="0" w:color="auto"/>
            <w:bottom w:val="none" w:sz="0" w:space="0" w:color="auto"/>
            <w:right w:val="none" w:sz="0" w:space="0" w:color="auto"/>
          </w:divBdr>
        </w:div>
        <w:div w:id="230776824">
          <w:marLeft w:val="640"/>
          <w:marRight w:val="0"/>
          <w:marTop w:val="0"/>
          <w:marBottom w:val="0"/>
          <w:divBdr>
            <w:top w:val="none" w:sz="0" w:space="0" w:color="auto"/>
            <w:left w:val="none" w:sz="0" w:space="0" w:color="auto"/>
            <w:bottom w:val="none" w:sz="0" w:space="0" w:color="auto"/>
            <w:right w:val="none" w:sz="0" w:space="0" w:color="auto"/>
          </w:divBdr>
        </w:div>
        <w:div w:id="1506749066">
          <w:marLeft w:val="640"/>
          <w:marRight w:val="0"/>
          <w:marTop w:val="0"/>
          <w:marBottom w:val="0"/>
          <w:divBdr>
            <w:top w:val="none" w:sz="0" w:space="0" w:color="auto"/>
            <w:left w:val="none" w:sz="0" w:space="0" w:color="auto"/>
            <w:bottom w:val="none" w:sz="0" w:space="0" w:color="auto"/>
            <w:right w:val="none" w:sz="0" w:space="0" w:color="auto"/>
          </w:divBdr>
        </w:div>
        <w:div w:id="196939922">
          <w:marLeft w:val="640"/>
          <w:marRight w:val="0"/>
          <w:marTop w:val="0"/>
          <w:marBottom w:val="0"/>
          <w:divBdr>
            <w:top w:val="none" w:sz="0" w:space="0" w:color="auto"/>
            <w:left w:val="none" w:sz="0" w:space="0" w:color="auto"/>
            <w:bottom w:val="none" w:sz="0" w:space="0" w:color="auto"/>
            <w:right w:val="none" w:sz="0" w:space="0" w:color="auto"/>
          </w:divBdr>
        </w:div>
        <w:div w:id="895704336">
          <w:marLeft w:val="640"/>
          <w:marRight w:val="0"/>
          <w:marTop w:val="0"/>
          <w:marBottom w:val="0"/>
          <w:divBdr>
            <w:top w:val="none" w:sz="0" w:space="0" w:color="auto"/>
            <w:left w:val="none" w:sz="0" w:space="0" w:color="auto"/>
            <w:bottom w:val="none" w:sz="0" w:space="0" w:color="auto"/>
            <w:right w:val="none" w:sz="0" w:space="0" w:color="auto"/>
          </w:divBdr>
        </w:div>
        <w:div w:id="1503622676">
          <w:marLeft w:val="640"/>
          <w:marRight w:val="0"/>
          <w:marTop w:val="0"/>
          <w:marBottom w:val="0"/>
          <w:divBdr>
            <w:top w:val="none" w:sz="0" w:space="0" w:color="auto"/>
            <w:left w:val="none" w:sz="0" w:space="0" w:color="auto"/>
            <w:bottom w:val="none" w:sz="0" w:space="0" w:color="auto"/>
            <w:right w:val="none" w:sz="0" w:space="0" w:color="auto"/>
          </w:divBdr>
        </w:div>
        <w:div w:id="312686221">
          <w:marLeft w:val="640"/>
          <w:marRight w:val="0"/>
          <w:marTop w:val="0"/>
          <w:marBottom w:val="0"/>
          <w:divBdr>
            <w:top w:val="none" w:sz="0" w:space="0" w:color="auto"/>
            <w:left w:val="none" w:sz="0" w:space="0" w:color="auto"/>
            <w:bottom w:val="none" w:sz="0" w:space="0" w:color="auto"/>
            <w:right w:val="none" w:sz="0" w:space="0" w:color="auto"/>
          </w:divBdr>
        </w:div>
        <w:div w:id="1497916882">
          <w:marLeft w:val="640"/>
          <w:marRight w:val="0"/>
          <w:marTop w:val="0"/>
          <w:marBottom w:val="0"/>
          <w:divBdr>
            <w:top w:val="none" w:sz="0" w:space="0" w:color="auto"/>
            <w:left w:val="none" w:sz="0" w:space="0" w:color="auto"/>
            <w:bottom w:val="none" w:sz="0" w:space="0" w:color="auto"/>
            <w:right w:val="none" w:sz="0" w:space="0" w:color="auto"/>
          </w:divBdr>
        </w:div>
        <w:div w:id="1100490132">
          <w:marLeft w:val="640"/>
          <w:marRight w:val="0"/>
          <w:marTop w:val="0"/>
          <w:marBottom w:val="0"/>
          <w:divBdr>
            <w:top w:val="none" w:sz="0" w:space="0" w:color="auto"/>
            <w:left w:val="none" w:sz="0" w:space="0" w:color="auto"/>
            <w:bottom w:val="none" w:sz="0" w:space="0" w:color="auto"/>
            <w:right w:val="none" w:sz="0" w:space="0" w:color="auto"/>
          </w:divBdr>
        </w:div>
        <w:div w:id="898590094">
          <w:marLeft w:val="640"/>
          <w:marRight w:val="0"/>
          <w:marTop w:val="0"/>
          <w:marBottom w:val="0"/>
          <w:divBdr>
            <w:top w:val="none" w:sz="0" w:space="0" w:color="auto"/>
            <w:left w:val="none" w:sz="0" w:space="0" w:color="auto"/>
            <w:bottom w:val="none" w:sz="0" w:space="0" w:color="auto"/>
            <w:right w:val="none" w:sz="0" w:space="0" w:color="auto"/>
          </w:divBdr>
        </w:div>
        <w:div w:id="382873594">
          <w:marLeft w:val="640"/>
          <w:marRight w:val="0"/>
          <w:marTop w:val="0"/>
          <w:marBottom w:val="0"/>
          <w:divBdr>
            <w:top w:val="none" w:sz="0" w:space="0" w:color="auto"/>
            <w:left w:val="none" w:sz="0" w:space="0" w:color="auto"/>
            <w:bottom w:val="none" w:sz="0" w:space="0" w:color="auto"/>
            <w:right w:val="none" w:sz="0" w:space="0" w:color="auto"/>
          </w:divBdr>
        </w:div>
        <w:div w:id="408382909">
          <w:marLeft w:val="640"/>
          <w:marRight w:val="0"/>
          <w:marTop w:val="0"/>
          <w:marBottom w:val="0"/>
          <w:divBdr>
            <w:top w:val="none" w:sz="0" w:space="0" w:color="auto"/>
            <w:left w:val="none" w:sz="0" w:space="0" w:color="auto"/>
            <w:bottom w:val="none" w:sz="0" w:space="0" w:color="auto"/>
            <w:right w:val="none" w:sz="0" w:space="0" w:color="auto"/>
          </w:divBdr>
        </w:div>
        <w:div w:id="570965814">
          <w:marLeft w:val="640"/>
          <w:marRight w:val="0"/>
          <w:marTop w:val="0"/>
          <w:marBottom w:val="0"/>
          <w:divBdr>
            <w:top w:val="none" w:sz="0" w:space="0" w:color="auto"/>
            <w:left w:val="none" w:sz="0" w:space="0" w:color="auto"/>
            <w:bottom w:val="none" w:sz="0" w:space="0" w:color="auto"/>
            <w:right w:val="none" w:sz="0" w:space="0" w:color="auto"/>
          </w:divBdr>
        </w:div>
        <w:div w:id="93870358">
          <w:marLeft w:val="640"/>
          <w:marRight w:val="0"/>
          <w:marTop w:val="0"/>
          <w:marBottom w:val="0"/>
          <w:divBdr>
            <w:top w:val="none" w:sz="0" w:space="0" w:color="auto"/>
            <w:left w:val="none" w:sz="0" w:space="0" w:color="auto"/>
            <w:bottom w:val="none" w:sz="0" w:space="0" w:color="auto"/>
            <w:right w:val="none" w:sz="0" w:space="0" w:color="auto"/>
          </w:divBdr>
        </w:div>
        <w:div w:id="1333751357">
          <w:marLeft w:val="640"/>
          <w:marRight w:val="0"/>
          <w:marTop w:val="0"/>
          <w:marBottom w:val="0"/>
          <w:divBdr>
            <w:top w:val="none" w:sz="0" w:space="0" w:color="auto"/>
            <w:left w:val="none" w:sz="0" w:space="0" w:color="auto"/>
            <w:bottom w:val="none" w:sz="0" w:space="0" w:color="auto"/>
            <w:right w:val="none" w:sz="0" w:space="0" w:color="auto"/>
          </w:divBdr>
        </w:div>
        <w:div w:id="859972276">
          <w:marLeft w:val="640"/>
          <w:marRight w:val="0"/>
          <w:marTop w:val="0"/>
          <w:marBottom w:val="0"/>
          <w:divBdr>
            <w:top w:val="none" w:sz="0" w:space="0" w:color="auto"/>
            <w:left w:val="none" w:sz="0" w:space="0" w:color="auto"/>
            <w:bottom w:val="none" w:sz="0" w:space="0" w:color="auto"/>
            <w:right w:val="none" w:sz="0" w:space="0" w:color="auto"/>
          </w:divBdr>
        </w:div>
        <w:div w:id="1818035988">
          <w:marLeft w:val="640"/>
          <w:marRight w:val="0"/>
          <w:marTop w:val="0"/>
          <w:marBottom w:val="0"/>
          <w:divBdr>
            <w:top w:val="none" w:sz="0" w:space="0" w:color="auto"/>
            <w:left w:val="none" w:sz="0" w:space="0" w:color="auto"/>
            <w:bottom w:val="none" w:sz="0" w:space="0" w:color="auto"/>
            <w:right w:val="none" w:sz="0" w:space="0" w:color="auto"/>
          </w:divBdr>
        </w:div>
        <w:div w:id="32122196">
          <w:marLeft w:val="640"/>
          <w:marRight w:val="0"/>
          <w:marTop w:val="0"/>
          <w:marBottom w:val="0"/>
          <w:divBdr>
            <w:top w:val="none" w:sz="0" w:space="0" w:color="auto"/>
            <w:left w:val="none" w:sz="0" w:space="0" w:color="auto"/>
            <w:bottom w:val="none" w:sz="0" w:space="0" w:color="auto"/>
            <w:right w:val="none" w:sz="0" w:space="0" w:color="auto"/>
          </w:divBdr>
        </w:div>
        <w:div w:id="442573537">
          <w:marLeft w:val="640"/>
          <w:marRight w:val="0"/>
          <w:marTop w:val="0"/>
          <w:marBottom w:val="0"/>
          <w:divBdr>
            <w:top w:val="none" w:sz="0" w:space="0" w:color="auto"/>
            <w:left w:val="none" w:sz="0" w:space="0" w:color="auto"/>
            <w:bottom w:val="none" w:sz="0" w:space="0" w:color="auto"/>
            <w:right w:val="none" w:sz="0" w:space="0" w:color="auto"/>
          </w:divBdr>
        </w:div>
        <w:div w:id="315455084">
          <w:marLeft w:val="640"/>
          <w:marRight w:val="0"/>
          <w:marTop w:val="0"/>
          <w:marBottom w:val="0"/>
          <w:divBdr>
            <w:top w:val="none" w:sz="0" w:space="0" w:color="auto"/>
            <w:left w:val="none" w:sz="0" w:space="0" w:color="auto"/>
            <w:bottom w:val="none" w:sz="0" w:space="0" w:color="auto"/>
            <w:right w:val="none" w:sz="0" w:space="0" w:color="auto"/>
          </w:divBdr>
        </w:div>
        <w:div w:id="1264339812">
          <w:marLeft w:val="640"/>
          <w:marRight w:val="0"/>
          <w:marTop w:val="0"/>
          <w:marBottom w:val="0"/>
          <w:divBdr>
            <w:top w:val="none" w:sz="0" w:space="0" w:color="auto"/>
            <w:left w:val="none" w:sz="0" w:space="0" w:color="auto"/>
            <w:bottom w:val="none" w:sz="0" w:space="0" w:color="auto"/>
            <w:right w:val="none" w:sz="0" w:space="0" w:color="auto"/>
          </w:divBdr>
        </w:div>
        <w:div w:id="1597518610">
          <w:marLeft w:val="640"/>
          <w:marRight w:val="0"/>
          <w:marTop w:val="0"/>
          <w:marBottom w:val="0"/>
          <w:divBdr>
            <w:top w:val="none" w:sz="0" w:space="0" w:color="auto"/>
            <w:left w:val="none" w:sz="0" w:space="0" w:color="auto"/>
            <w:bottom w:val="none" w:sz="0" w:space="0" w:color="auto"/>
            <w:right w:val="none" w:sz="0" w:space="0" w:color="auto"/>
          </w:divBdr>
        </w:div>
        <w:div w:id="1496652774">
          <w:marLeft w:val="640"/>
          <w:marRight w:val="0"/>
          <w:marTop w:val="0"/>
          <w:marBottom w:val="0"/>
          <w:divBdr>
            <w:top w:val="none" w:sz="0" w:space="0" w:color="auto"/>
            <w:left w:val="none" w:sz="0" w:space="0" w:color="auto"/>
            <w:bottom w:val="none" w:sz="0" w:space="0" w:color="auto"/>
            <w:right w:val="none" w:sz="0" w:space="0" w:color="auto"/>
          </w:divBdr>
        </w:div>
        <w:div w:id="1138887289">
          <w:marLeft w:val="640"/>
          <w:marRight w:val="0"/>
          <w:marTop w:val="0"/>
          <w:marBottom w:val="0"/>
          <w:divBdr>
            <w:top w:val="none" w:sz="0" w:space="0" w:color="auto"/>
            <w:left w:val="none" w:sz="0" w:space="0" w:color="auto"/>
            <w:bottom w:val="none" w:sz="0" w:space="0" w:color="auto"/>
            <w:right w:val="none" w:sz="0" w:space="0" w:color="auto"/>
          </w:divBdr>
        </w:div>
        <w:div w:id="1087074677">
          <w:marLeft w:val="640"/>
          <w:marRight w:val="0"/>
          <w:marTop w:val="0"/>
          <w:marBottom w:val="0"/>
          <w:divBdr>
            <w:top w:val="none" w:sz="0" w:space="0" w:color="auto"/>
            <w:left w:val="none" w:sz="0" w:space="0" w:color="auto"/>
            <w:bottom w:val="none" w:sz="0" w:space="0" w:color="auto"/>
            <w:right w:val="none" w:sz="0" w:space="0" w:color="auto"/>
          </w:divBdr>
        </w:div>
        <w:div w:id="906185158">
          <w:marLeft w:val="640"/>
          <w:marRight w:val="0"/>
          <w:marTop w:val="0"/>
          <w:marBottom w:val="0"/>
          <w:divBdr>
            <w:top w:val="none" w:sz="0" w:space="0" w:color="auto"/>
            <w:left w:val="none" w:sz="0" w:space="0" w:color="auto"/>
            <w:bottom w:val="none" w:sz="0" w:space="0" w:color="auto"/>
            <w:right w:val="none" w:sz="0" w:space="0" w:color="auto"/>
          </w:divBdr>
        </w:div>
        <w:div w:id="1075055151">
          <w:marLeft w:val="640"/>
          <w:marRight w:val="0"/>
          <w:marTop w:val="0"/>
          <w:marBottom w:val="0"/>
          <w:divBdr>
            <w:top w:val="none" w:sz="0" w:space="0" w:color="auto"/>
            <w:left w:val="none" w:sz="0" w:space="0" w:color="auto"/>
            <w:bottom w:val="none" w:sz="0" w:space="0" w:color="auto"/>
            <w:right w:val="none" w:sz="0" w:space="0" w:color="auto"/>
          </w:divBdr>
        </w:div>
        <w:div w:id="1011836402">
          <w:marLeft w:val="640"/>
          <w:marRight w:val="0"/>
          <w:marTop w:val="0"/>
          <w:marBottom w:val="0"/>
          <w:divBdr>
            <w:top w:val="none" w:sz="0" w:space="0" w:color="auto"/>
            <w:left w:val="none" w:sz="0" w:space="0" w:color="auto"/>
            <w:bottom w:val="none" w:sz="0" w:space="0" w:color="auto"/>
            <w:right w:val="none" w:sz="0" w:space="0" w:color="auto"/>
          </w:divBdr>
        </w:div>
        <w:div w:id="148982697">
          <w:marLeft w:val="640"/>
          <w:marRight w:val="0"/>
          <w:marTop w:val="0"/>
          <w:marBottom w:val="0"/>
          <w:divBdr>
            <w:top w:val="none" w:sz="0" w:space="0" w:color="auto"/>
            <w:left w:val="none" w:sz="0" w:space="0" w:color="auto"/>
            <w:bottom w:val="none" w:sz="0" w:space="0" w:color="auto"/>
            <w:right w:val="none" w:sz="0" w:space="0" w:color="auto"/>
          </w:divBdr>
        </w:div>
        <w:div w:id="1041903201">
          <w:marLeft w:val="640"/>
          <w:marRight w:val="0"/>
          <w:marTop w:val="0"/>
          <w:marBottom w:val="0"/>
          <w:divBdr>
            <w:top w:val="none" w:sz="0" w:space="0" w:color="auto"/>
            <w:left w:val="none" w:sz="0" w:space="0" w:color="auto"/>
            <w:bottom w:val="none" w:sz="0" w:space="0" w:color="auto"/>
            <w:right w:val="none" w:sz="0" w:space="0" w:color="auto"/>
          </w:divBdr>
        </w:div>
        <w:div w:id="1224834846">
          <w:marLeft w:val="640"/>
          <w:marRight w:val="0"/>
          <w:marTop w:val="0"/>
          <w:marBottom w:val="0"/>
          <w:divBdr>
            <w:top w:val="none" w:sz="0" w:space="0" w:color="auto"/>
            <w:left w:val="none" w:sz="0" w:space="0" w:color="auto"/>
            <w:bottom w:val="none" w:sz="0" w:space="0" w:color="auto"/>
            <w:right w:val="none" w:sz="0" w:space="0" w:color="auto"/>
          </w:divBdr>
        </w:div>
        <w:div w:id="1483307160">
          <w:marLeft w:val="640"/>
          <w:marRight w:val="0"/>
          <w:marTop w:val="0"/>
          <w:marBottom w:val="0"/>
          <w:divBdr>
            <w:top w:val="none" w:sz="0" w:space="0" w:color="auto"/>
            <w:left w:val="none" w:sz="0" w:space="0" w:color="auto"/>
            <w:bottom w:val="none" w:sz="0" w:space="0" w:color="auto"/>
            <w:right w:val="none" w:sz="0" w:space="0" w:color="auto"/>
          </w:divBdr>
        </w:div>
        <w:div w:id="468984067">
          <w:marLeft w:val="640"/>
          <w:marRight w:val="0"/>
          <w:marTop w:val="0"/>
          <w:marBottom w:val="0"/>
          <w:divBdr>
            <w:top w:val="none" w:sz="0" w:space="0" w:color="auto"/>
            <w:left w:val="none" w:sz="0" w:space="0" w:color="auto"/>
            <w:bottom w:val="none" w:sz="0" w:space="0" w:color="auto"/>
            <w:right w:val="none" w:sz="0" w:space="0" w:color="auto"/>
          </w:divBdr>
        </w:div>
        <w:div w:id="352150045">
          <w:marLeft w:val="640"/>
          <w:marRight w:val="0"/>
          <w:marTop w:val="0"/>
          <w:marBottom w:val="0"/>
          <w:divBdr>
            <w:top w:val="none" w:sz="0" w:space="0" w:color="auto"/>
            <w:left w:val="none" w:sz="0" w:space="0" w:color="auto"/>
            <w:bottom w:val="none" w:sz="0" w:space="0" w:color="auto"/>
            <w:right w:val="none" w:sz="0" w:space="0" w:color="auto"/>
          </w:divBdr>
        </w:div>
        <w:div w:id="467357749">
          <w:marLeft w:val="640"/>
          <w:marRight w:val="0"/>
          <w:marTop w:val="0"/>
          <w:marBottom w:val="0"/>
          <w:divBdr>
            <w:top w:val="none" w:sz="0" w:space="0" w:color="auto"/>
            <w:left w:val="none" w:sz="0" w:space="0" w:color="auto"/>
            <w:bottom w:val="none" w:sz="0" w:space="0" w:color="auto"/>
            <w:right w:val="none" w:sz="0" w:space="0" w:color="auto"/>
          </w:divBdr>
        </w:div>
        <w:div w:id="796796398">
          <w:marLeft w:val="640"/>
          <w:marRight w:val="0"/>
          <w:marTop w:val="0"/>
          <w:marBottom w:val="0"/>
          <w:divBdr>
            <w:top w:val="none" w:sz="0" w:space="0" w:color="auto"/>
            <w:left w:val="none" w:sz="0" w:space="0" w:color="auto"/>
            <w:bottom w:val="none" w:sz="0" w:space="0" w:color="auto"/>
            <w:right w:val="none" w:sz="0" w:space="0" w:color="auto"/>
          </w:divBdr>
        </w:div>
        <w:div w:id="1013874033">
          <w:marLeft w:val="640"/>
          <w:marRight w:val="0"/>
          <w:marTop w:val="0"/>
          <w:marBottom w:val="0"/>
          <w:divBdr>
            <w:top w:val="none" w:sz="0" w:space="0" w:color="auto"/>
            <w:left w:val="none" w:sz="0" w:space="0" w:color="auto"/>
            <w:bottom w:val="none" w:sz="0" w:space="0" w:color="auto"/>
            <w:right w:val="none" w:sz="0" w:space="0" w:color="auto"/>
          </w:divBdr>
        </w:div>
        <w:div w:id="372965805">
          <w:marLeft w:val="640"/>
          <w:marRight w:val="0"/>
          <w:marTop w:val="0"/>
          <w:marBottom w:val="0"/>
          <w:divBdr>
            <w:top w:val="none" w:sz="0" w:space="0" w:color="auto"/>
            <w:left w:val="none" w:sz="0" w:space="0" w:color="auto"/>
            <w:bottom w:val="none" w:sz="0" w:space="0" w:color="auto"/>
            <w:right w:val="none" w:sz="0" w:space="0" w:color="auto"/>
          </w:divBdr>
        </w:div>
        <w:div w:id="1106581623">
          <w:marLeft w:val="640"/>
          <w:marRight w:val="0"/>
          <w:marTop w:val="0"/>
          <w:marBottom w:val="0"/>
          <w:divBdr>
            <w:top w:val="none" w:sz="0" w:space="0" w:color="auto"/>
            <w:left w:val="none" w:sz="0" w:space="0" w:color="auto"/>
            <w:bottom w:val="none" w:sz="0" w:space="0" w:color="auto"/>
            <w:right w:val="none" w:sz="0" w:space="0" w:color="auto"/>
          </w:divBdr>
        </w:div>
        <w:div w:id="291592505">
          <w:marLeft w:val="640"/>
          <w:marRight w:val="0"/>
          <w:marTop w:val="0"/>
          <w:marBottom w:val="0"/>
          <w:divBdr>
            <w:top w:val="none" w:sz="0" w:space="0" w:color="auto"/>
            <w:left w:val="none" w:sz="0" w:space="0" w:color="auto"/>
            <w:bottom w:val="none" w:sz="0" w:space="0" w:color="auto"/>
            <w:right w:val="none" w:sz="0" w:space="0" w:color="auto"/>
          </w:divBdr>
        </w:div>
        <w:div w:id="1909220880">
          <w:marLeft w:val="640"/>
          <w:marRight w:val="0"/>
          <w:marTop w:val="0"/>
          <w:marBottom w:val="0"/>
          <w:divBdr>
            <w:top w:val="none" w:sz="0" w:space="0" w:color="auto"/>
            <w:left w:val="none" w:sz="0" w:space="0" w:color="auto"/>
            <w:bottom w:val="none" w:sz="0" w:space="0" w:color="auto"/>
            <w:right w:val="none" w:sz="0" w:space="0" w:color="auto"/>
          </w:divBdr>
        </w:div>
        <w:div w:id="134108769">
          <w:marLeft w:val="640"/>
          <w:marRight w:val="0"/>
          <w:marTop w:val="0"/>
          <w:marBottom w:val="0"/>
          <w:divBdr>
            <w:top w:val="none" w:sz="0" w:space="0" w:color="auto"/>
            <w:left w:val="none" w:sz="0" w:space="0" w:color="auto"/>
            <w:bottom w:val="none" w:sz="0" w:space="0" w:color="auto"/>
            <w:right w:val="none" w:sz="0" w:space="0" w:color="auto"/>
          </w:divBdr>
        </w:div>
        <w:div w:id="1453666186">
          <w:marLeft w:val="640"/>
          <w:marRight w:val="0"/>
          <w:marTop w:val="0"/>
          <w:marBottom w:val="0"/>
          <w:divBdr>
            <w:top w:val="none" w:sz="0" w:space="0" w:color="auto"/>
            <w:left w:val="none" w:sz="0" w:space="0" w:color="auto"/>
            <w:bottom w:val="none" w:sz="0" w:space="0" w:color="auto"/>
            <w:right w:val="none" w:sz="0" w:space="0" w:color="auto"/>
          </w:divBdr>
        </w:div>
        <w:div w:id="1398898059">
          <w:marLeft w:val="640"/>
          <w:marRight w:val="0"/>
          <w:marTop w:val="0"/>
          <w:marBottom w:val="0"/>
          <w:divBdr>
            <w:top w:val="none" w:sz="0" w:space="0" w:color="auto"/>
            <w:left w:val="none" w:sz="0" w:space="0" w:color="auto"/>
            <w:bottom w:val="none" w:sz="0" w:space="0" w:color="auto"/>
            <w:right w:val="none" w:sz="0" w:space="0" w:color="auto"/>
          </w:divBdr>
        </w:div>
        <w:div w:id="1965185947">
          <w:marLeft w:val="640"/>
          <w:marRight w:val="0"/>
          <w:marTop w:val="0"/>
          <w:marBottom w:val="0"/>
          <w:divBdr>
            <w:top w:val="none" w:sz="0" w:space="0" w:color="auto"/>
            <w:left w:val="none" w:sz="0" w:space="0" w:color="auto"/>
            <w:bottom w:val="none" w:sz="0" w:space="0" w:color="auto"/>
            <w:right w:val="none" w:sz="0" w:space="0" w:color="auto"/>
          </w:divBdr>
        </w:div>
        <w:div w:id="1532915049">
          <w:marLeft w:val="640"/>
          <w:marRight w:val="0"/>
          <w:marTop w:val="0"/>
          <w:marBottom w:val="0"/>
          <w:divBdr>
            <w:top w:val="none" w:sz="0" w:space="0" w:color="auto"/>
            <w:left w:val="none" w:sz="0" w:space="0" w:color="auto"/>
            <w:bottom w:val="none" w:sz="0" w:space="0" w:color="auto"/>
            <w:right w:val="none" w:sz="0" w:space="0" w:color="auto"/>
          </w:divBdr>
        </w:div>
        <w:div w:id="101651796">
          <w:marLeft w:val="640"/>
          <w:marRight w:val="0"/>
          <w:marTop w:val="0"/>
          <w:marBottom w:val="0"/>
          <w:divBdr>
            <w:top w:val="none" w:sz="0" w:space="0" w:color="auto"/>
            <w:left w:val="none" w:sz="0" w:space="0" w:color="auto"/>
            <w:bottom w:val="none" w:sz="0" w:space="0" w:color="auto"/>
            <w:right w:val="none" w:sz="0" w:space="0" w:color="auto"/>
          </w:divBdr>
        </w:div>
        <w:div w:id="1475412410">
          <w:marLeft w:val="640"/>
          <w:marRight w:val="0"/>
          <w:marTop w:val="0"/>
          <w:marBottom w:val="0"/>
          <w:divBdr>
            <w:top w:val="none" w:sz="0" w:space="0" w:color="auto"/>
            <w:left w:val="none" w:sz="0" w:space="0" w:color="auto"/>
            <w:bottom w:val="none" w:sz="0" w:space="0" w:color="auto"/>
            <w:right w:val="none" w:sz="0" w:space="0" w:color="auto"/>
          </w:divBdr>
        </w:div>
        <w:div w:id="950747471">
          <w:marLeft w:val="640"/>
          <w:marRight w:val="0"/>
          <w:marTop w:val="0"/>
          <w:marBottom w:val="0"/>
          <w:divBdr>
            <w:top w:val="none" w:sz="0" w:space="0" w:color="auto"/>
            <w:left w:val="none" w:sz="0" w:space="0" w:color="auto"/>
            <w:bottom w:val="none" w:sz="0" w:space="0" w:color="auto"/>
            <w:right w:val="none" w:sz="0" w:space="0" w:color="auto"/>
          </w:divBdr>
        </w:div>
        <w:div w:id="53748474">
          <w:marLeft w:val="640"/>
          <w:marRight w:val="0"/>
          <w:marTop w:val="0"/>
          <w:marBottom w:val="0"/>
          <w:divBdr>
            <w:top w:val="none" w:sz="0" w:space="0" w:color="auto"/>
            <w:left w:val="none" w:sz="0" w:space="0" w:color="auto"/>
            <w:bottom w:val="none" w:sz="0" w:space="0" w:color="auto"/>
            <w:right w:val="none" w:sz="0" w:space="0" w:color="auto"/>
          </w:divBdr>
        </w:div>
        <w:div w:id="1612667354">
          <w:marLeft w:val="640"/>
          <w:marRight w:val="0"/>
          <w:marTop w:val="0"/>
          <w:marBottom w:val="0"/>
          <w:divBdr>
            <w:top w:val="none" w:sz="0" w:space="0" w:color="auto"/>
            <w:left w:val="none" w:sz="0" w:space="0" w:color="auto"/>
            <w:bottom w:val="none" w:sz="0" w:space="0" w:color="auto"/>
            <w:right w:val="none" w:sz="0" w:space="0" w:color="auto"/>
          </w:divBdr>
        </w:div>
      </w:divsChild>
    </w:div>
    <w:div w:id="735787903">
      <w:bodyDiv w:val="1"/>
      <w:marLeft w:val="0"/>
      <w:marRight w:val="0"/>
      <w:marTop w:val="0"/>
      <w:marBottom w:val="0"/>
      <w:divBdr>
        <w:top w:val="none" w:sz="0" w:space="0" w:color="auto"/>
        <w:left w:val="none" w:sz="0" w:space="0" w:color="auto"/>
        <w:bottom w:val="none" w:sz="0" w:space="0" w:color="auto"/>
        <w:right w:val="none" w:sz="0" w:space="0" w:color="auto"/>
      </w:divBdr>
      <w:divsChild>
        <w:div w:id="4326189">
          <w:marLeft w:val="640"/>
          <w:marRight w:val="0"/>
          <w:marTop w:val="0"/>
          <w:marBottom w:val="0"/>
          <w:divBdr>
            <w:top w:val="none" w:sz="0" w:space="0" w:color="auto"/>
            <w:left w:val="none" w:sz="0" w:space="0" w:color="auto"/>
            <w:bottom w:val="none" w:sz="0" w:space="0" w:color="auto"/>
            <w:right w:val="none" w:sz="0" w:space="0" w:color="auto"/>
          </w:divBdr>
        </w:div>
        <w:div w:id="22679036">
          <w:marLeft w:val="640"/>
          <w:marRight w:val="0"/>
          <w:marTop w:val="0"/>
          <w:marBottom w:val="0"/>
          <w:divBdr>
            <w:top w:val="none" w:sz="0" w:space="0" w:color="auto"/>
            <w:left w:val="none" w:sz="0" w:space="0" w:color="auto"/>
            <w:bottom w:val="none" w:sz="0" w:space="0" w:color="auto"/>
            <w:right w:val="none" w:sz="0" w:space="0" w:color="auto"/>
          </w:divBdr>
        </w:div>
        <w:div w:id="79982722">
          <w:marLeft w:val="640"/>
          <w:marRight w:val="0"/>
          <w:marTop w:val="0"/>
          <w:marBottom w:val="0"/>
          <w:divBdr>
            <w:top w:val="none" w:sz="0" w:space="0" w:color="auto"/>
            <w:left w:val="none" w:sz="0" w:space="0" w:color="auto"/>
            <w:bottom w:val="none" w:sz="0" w:space="0" w:color="auto"/>
            <w:right w:val="none" w:sz="0" w:space="0" w:color="auto"/>
          </w:divBdr>
        </w:div>
        <w:div w:id="102963783">
          <w:marLeft w:val="640"/>
          <w:marRight w:val="0"/>
          <w:marTop w:val="0"/>
          <w:marBottom w:val="0"/>
          <w:divBdr>
            <w:top w:val="none" w:sz="0" w:space="0" w:color="auto"/>
            <w:left w:val="none" w:sz="0" w:space="0" w:color="auto"/>
            <w:bottom w:val="none" w:sz="0" w:space="0" w:color="auto"/>
            <w:right w:val="none" w:sz="0" w:space="0" w:color="auto"/>
          </w:divBdr>
        </w:div>
        <w:div w:id="108594726">
          <w:marLeft w:val="640"/>
          <w:marRight w:val="0"/>
          <w:marTop w:val="0"/>
          <w:marBottom w:val="0"/>
          <w:divBdr>
            <w:top w:val="none" w:sz="0" w:space="0" w:color="auto"/>
            <w:left w:val="none" w:sz="0" w:space="0" w:color="auto"/>
            <w:bottom w:val="none" w:sz="0" w:space="0" w:color="auto"/>
            <w:right w:val="none" w:sz="0" w:space="0" w:color="auto"/>
          </w:divBdr>
        </w:div>
        <w:div w:id="115494198">
          <w:marLeft w:val="640"/>
          <w:marRight w:val="0"/>
          <w:marTop w:val="0"/>
          <w:marBottom w:val="0"/>
          <w:divBdr>
            <w:top w:val="none" w:sz="0" w:space="0" w:color="auto"/>
            <w:left w:val="none" w:sz="0" w:space="0" w:color="auto"/>
            <w:bottom w:val="none" w:sz="0" w:space="0" w:color="auto"/>
            <w:right w:val="none" w:sz="0" w:space="0" w:color="auto"/>
          </w:divBdr>
        </w:div>
        <w:div w:id="115759503">
          <w:marLeft w:val="640"/>
          <w:marRight w:val="0"/>
          <w:marTop w:val="0"/>
          <w:marBottom w:val="0"/>
          <w:divBdr>
            <w:top w:val="none" w:sz="0" w:space="0" w:color="auto"/>
            <w:left w:val="none" w:sz="0" w:space="0" w:color="auto"/>
            <w:bottom w:val="none" w:sz="0" w:space="0" w:color="auto"/>
            <w:right w:val="none" w:sz="0" w:space="0" w:color="auto"/>
          </w:divBdr>
        </w:div>
        <w:div w:id="156003055">
          <w:marLeft w:val="640"/>
          <w:marRight w:val="0"/>
          <w:marTop w:val="0"/>
          <w:marBottom w:val="0"/>
          <w:divBdr>
            <w:top w:val="none" w:sz="0" w:space="0" w:color="auto"/>
            <w:left w:val="none" w:sz="0" w:space="0" w:color="auto"/>
            <w:bottom w:val="none" w:sz="0" w:space="0" w:color="auto"/>
            <w:right w:val="none" w:sz="0" w:space="0" w:color="auto"/>
          </w:divBdr>
        </w:div>
        <w:div w:id="172577859">
          <w:marLeft w:val="640"/>
          <w:marRight w:val="0"/>
          <w:marTop w:val="0"/>
          <w:marBottom w:val="0"/>
          <w:divBdr>
            <w:top w:val="none" w:sz="0" w:space="0" w:color="auto"/>
            <w:left w:val="none" w:sz="0" w:space="0" w:color="auto"/>
            <w:bottom w:val="none" w:sz="0" w:space="0" w:color="auto"/>
            <w:right w:val="none" w:sz="0" w:space="0" w:color="auto"/>
          </w:divBdr>
        </w:div>
        <w:div w:id="179049287">
          <w:marLeft w:val="640"/>
          <w:marRight w:val="0"/>
          <w:marTop w:val="0"/>
          <w:marBottom w:val="0"/>
          <w:divBdr>
            <w:top w:val="none" w:sz="0" w:space="0" w:color="auto"/>
            <w:left w:val="none" w:sz="0" w:space="0" w:color="auto"/>
            <w:bottom w:val="none" w:sz="0" w:space="0" w:color="auto"/>
            <w:right w:val="none" w:sz="0" w:space="0" w:color="auto"/>
          </w:divBdr>
        </w:div>
        <w:div w:id="227308237">
          <w:marLeft w:val="640"/>
          <w:marRight w:val="0"/>
          <w:marTop w:val="0"/>
          <w:marBottom w:val="0"/>
          <w:divBdr>
            <w:top w:val="none" w:sz="0" w:space="0" w:color="auto"/>
            <w:left w:val="none" w:sz="0" w:space="0" w:color="auto"/>
            <w:bottom w:val="none" w:sz="0" w:space="0" w:color="auto"/>
            <w:right w:val="none" w:sz="0" w:space="0" w:color="auto"/>
          </w:divBdr>
        </w:div>
        <w:div w:id="242640341">
          <w:marLeft w:val="640"/>
          <w:marRight w:val="0"/>
          <w:marTop w:val="0"/>
          <w:marBottom w:val="0"/>
          <w:divBdr>
            <w:top w:val="none" w:sz="0" w:space="0" w:color="auto"/>
            <w:left w:val="none" w:sz="0" w:space="0" w:color="auto"/>
            <w:bottom w:val="none" w:sz="0" w:space="0" w:color="auto"/>
            <w:right w:val="none" w:sz="0" w:space="0" w:color="auto"/>
          </w:divBdr>
        </w:div>
        <w:div w:id="252395136">
          <w:marLeft w:val="640"/>
          <w:marRight w:val="0"/>
          <w:marTop w:val="0"/>
          <w:marBottom w:val="0"/>
          <w:divBdr>
            <w:top w:val="none" w:sz="0" w:space="0" w:color="auto"/>
            <w:left w:val="none" w:sz="0" w:space="0" w:color="auto"/>
            <w:bottom w:val="none" w:sz="0" w:space="0" w:color="auto"/>
            <w:right w:val="none" w:sz="0" w:space="0" w:color="auto"/>
          </w:divBdr>
        </w:div>
        <w:div w:id="261186560">
          <w:marLeft w:val="640"/>
          <w:marRight w:val="0"/>
          <w:marTop w:val="0"/>
          <w:marBottom w:val="0"/>
          <w:divBdr>
            <w:top w:val="none" w:sz="0" w:space="0" w:color="auto"/>
            <w:left w:val="none" w:sz="0" w:space="0" w:color="auto"/>
            <w:bottom w:val="none" w:sz="0" w:space="0" w:color="auto"/>
            <w:right w:val="none" w:sz="0" w:space="0" w:color="auto"/>
          </w:divBdr>
        </w:div>
        <w:div w:id="301548194">
          <w:marLeft w:val="640"/>
          <w:marRight w:val="0"/>
          <w:marTop w:val="0"/>
          <w:marBottom w:val="0"/>
          <w:divBdr>
            <w:top w:val="none" w:sz="0" w:space="0" w:color="auto"/>
            <w:left w:val="none" w:sz="0" w:space="0" w:color="auto"/>
            <w:bottom w:val="none" w:sz="0" w:space="0" w:color="auto"/>
            <w:right w:val="none" w:sz="0" w:space="0" w:color="auto"/>
          </w:divBdr>
        </w:div>
        <w:div w:id="347293311">
          <w:marLeft w:val="640"/>
          <w:marRight w:val="0"/>
          <w:marTop w:val="0"/>
          <w:marBottom w:val="0"/>
          <w:divBdr>
            <w:top w:val="none" w:sz="0" w:space="0" w:color="auto"/>
            <w:left w:val="none" w:sz="0" w:space="0" w:color="auto"/>
            <w:bottom w:val="none" w:sz="0" w:space="0" w:color="auto"/>
            <w:right w:val="none" w:sz="0" w:space="0" w:color="auto"/>
          </w:divBdr>
        </w:div>
        <w:div w:id="425997761">
          <w:marLeft w:val="640"/>
          <w:marRight w:val="0"/>
          <w:marTop w:val="0"/>
          <w:marBottom w:val="0"/>
          <w:divBdr>
            <w:top w:val="none" w:sz="0" w:space="0" w:color="auto"/>
            <w:left w:val="none" w:sz="0" w:space="0" w:color="auto"/>
            <w:bottom w:val="none" w:sz="0" w:space="0" w:color="auto"/>
            <w:right w:val="none" w:sz="0" w:space="0" w:color="auto"/>
          </w:divBdr>
        </w:div>
        <w:div w:id="441609883">
          <w:marLeft w:val="640"/>
          <w:marRight w:val="0"/>
          <w:marTop w:val="0"/>
          <w:marBottom w:val="0"/>
          <w:divBdr>
            <w:top w:val="none" w:sz="0" w:space="0" w:color="auto"/>
            <w:left w:val="none" w:sz="0" w:space="0" w:color="auto"/>
            <w:bottom w:val="none" w:sz="0" w:space="0" w:color="auto"/>
            <w:right w:val="none" w:sz="0" w:space="0" w:color="auto"/>
          </w:divBdr>
        </w:div>
        <w:div w:id="461919476">
          <w:marLeft w:val="640"/>
          <w:marRight w:val="0"/>
          <w:marTop w:val="0"/>
          <w:marBottom w:val="0"/>
          <w:divBdr>
            <w:top w:val="none" w:sz="0" w:space="0" w:color="auto"/>
            <w:left w:val="none" w:sz="0" w:space="0" w:color="auto"/>
            <w:bottom w:val="none" w:sz="0" w:space="0" w:color="auto"/>
            <w:right w:val="none" w:sz="0" w:space="0" w:color="auto"/>
          </w:divBdr>
        </w:div>
        <w:div w:id="468977171">
          <w:marLeft w:val="640"/>
          <w:marRight w:val="0"/>
          <w:marTop w:val="0"/>
          <w:marBottom w:val="0"/>
          <w:divBdr>
            <w:top w:val="none" w:sz="0" w:space="0" w:color="auto"/>
            <w:left w:val="none" w:sz="0" w:space="0" w:color="auto"/>
            <w:bottom w:val="none" w:sz="0" w:space="0" w:color="auto"/>
            <w:right w:val="none" w:sz="0" w:space="0" w:color="auto"/>
          </w:divBdr>
        </w:div>
        <w:div w:id="508644717">
          <w:marLeft w:val="640"/>
          <w:marRight w:val="0"/>
          <w:marTop w:val="0"/>
          <w:marBottom w:val="0"/>
          <w:divBdr>
            <w:top w:val="none" w:sz="0" w:space="0" w:color="auto"/>
            <w:left w:val="none" w:sz="0" w:space="0" w:color="auto"/>
            <w:bottom w:val="none" w:sz="0" w:space="0" w:color="auto"/>
            <w:right w:val="none" w:sz="0" w:space="0" w:color="auto"/>
          </w:divBdr>
        </w:div>
        <w:div w:id="527257731">
          <w:marLeft w:val="640"/>
          <w:marRight w:val="0"/>
          <w:marTop w:val="0"/>
          <w:marBottom w:val="0"/>
          <w:divBdr>
            <w:top w:val="none" w:sz="0" w:space="0" w:color="auto"/>
            <w:left w:val="none" w:sz="0" w:space="0" w:color="auto"/>
            <w:bottom w:val="none" w:sz="0" w:space="0" w:color="auto"/>
            <w:right w:val="none" w:sz="0" w:space="0" w:color="auto"/>
          </w:divBdr>
        </w:div>
        <w:div w:id="534778414">
          <w:marLeft w:val="640"/>
          <w:marRight w:val="0"/>
          <w:marTop w:val="0"/>
          <w:marBottom w:val="0"/>
          <w:divBdr>
            <w:top w:val="none" w:sz="0" w:space="0" w:color="auto"/>
            <w:left w:val="none" w:sz="0" w:space="0" w:color="auto"/>
            <w:bottom w:val="none" w:sz="0" w:space="0" w:color="auto"/>
            <w:right w:val="none" w:sz="0" w:space="0" w:color="auto"/>
          </w:divBdr>
        </w:div>
        <w:div w:id="540747248">
          <w:marLeft w:val="640"/>
          <w:marRight w:val="0"/>
          <w:marTop w:val="0"/>
          <w:marBottom w:val="0"/>
          <w:divBdr>
            <w:top w:val="none" w:sz="0" w:space="0" w:color="auto"/>
            <w:left w:val="none" w:sz="0" w:space="0" w:color="auto"/>
            <w:bottom w:val="none" w:sz="0" w:space="0" w:color="auto"/>
            <w:right w:val="none" w:sz="0" w:space="0" w:color="auto"/>
          </w:divBdr>
        </w:div>
        <w:div w:id="546839202">
          <w:marLeft w:val="640"/>
          <w:marRight w:val="0"/>
          <w:marTop w:val="0"/>
          <w:marBottom w:val="0"/>
          <w:divBdr>
            <w:top w:val="none" w:sz="0" w:space="0" w:color="auto"/>
            <w:left w:val="none" w:sz="0" w:space="0" w:color="auto"/>
            <w:bottom w:val="none" w:sz="0" w:space="0" w:color="auto"/>
            <w:right w:val="none" w:sz="0" w:space="0" w:color="auto"/>
          </w:divBdr>
        </w:div>
        <w:div w:id="558058811">
          <w:marLeft w:val="640"/>
          <w:marRight w:val="0"/>
          <w:marTop w:val="0"/>
          <w:marBottom w:val="0"/>
          <w:divBdr>
            <w:top w:val="none" w:sz="0" w:space="0" w:color="auto"/>
            <w:left w:val="none" w:sz="0" w:space="0" w:color="auto"/>
            <w:bottom w:val="none" w:sz="0" w:space="0" w:color="auto"/>
            <w:right w:val="none" w:sz="0" w:space="0" w:color="auto"/>
          </w:divBdr>
        </w:div>
        <w:div w:id="561601381">
          <w:marLeft w:val="640"/>
          <w:marRight w:val="0"/>
          <w:marTop w:val="0"/>
          <w:marBottom w:val="0"/>
          <w:divBdr>
            <w:top w:val="none" w:sz="0" w:space="0" w:color="auto"/>
            <w:left w:val="none" w:sz="0" w:space="0" w:color="auto"/>
            <w:bottom w:val="none" w:sz="0" w:space="0" w:color="auto"/>
            <w:right w:val="none" w:sz="0" w:space="0" w:color="auto"/>
          </w:divBdr>
        </w:div>
        <w:div w:id="600840674">
          <w:marLeft w:val="640"/>
          <w:marRight w:val="0"/>
          <w:marTop w:val="0"/>
          <w:marBottom w:val="0"/>
          <w:divBdr>
            <w:top w:val="none" w:sz="0" w:space="0" w:color="auto"/>
            <w:left w:val="none" w:sz="0" w:space="0" w:color="auto"/>
            <w:bottom w:val="none" w:sz="0" w:space="0" w:color="auto"/>
            <w:right w:val="none" w:sz="0" w:space="0" w:color="auto"/>
          </w:divBdr>
        </w:div>
        <w:div w:id="605501645">
          <w:marLeft w:val="640"/>
          <w:marRight w:val="0"/>
          <w:marTop w:val="0"/>
          <w:marBottom w:val="0"/>
          <w:divBdr>
            <w:top w:val="none" w:sz="0" w:space="0" w:color="auto"/>
            <w:left w:val="none" w:sz="0" w:space="0" w:color="auto"/>
            <w:bottom w:val="none" w:sz="0" w:space="0" w:color="auto"/>
            <w:right w:val="none" w:sz="0" w:space="0" w:color="auto"/>
          </w:divBdr>
        </w:div>
        <w:div w:id="677196337">
          <w:marLeft w:val="640"/>
          <w:marRight w:val="0"/>
          <w:marTop w:val="0"/>
          <w:marBottom w:val="0"/>
          <w:divBdr>
            <w:top w:val="none" w:sz="0" w:space="0" w:color="auto"/>
            <w:left w:val="none" w:sz="0" w:space="0" w:color="auto"/>
            <w:bottom w:val="none" w:sz="0" w:space="0" w:color="auto"/>
            <w:right w:val="none" w:sz="0" w:space="0" w:color="auto"/>
          </w:divBdr>
        </w:div>
        <w:div w:id="693963943">
          <w:marLeft w:val="640"/>
          <w:marRight w:val="0"/>
          <w:marTop w:val="0"/>
          <w:marBottom w:val="0"/>
          <w:divBdr>
            <w:top w:val="none" w:sz="0" w:space="0" w:color="auto"/>
            <w:left w:val="none" w:sz="0" w:space="0" w:color="auto"/>
            <w:bottom w:val="none" w:sz="0" w:space="0" w:color="auto"/>
            <w:right w:val="none" w:sz="0" w:space="0" w:color="auto"/>
          </w:divBdr>
        </w:div>
        <w:div w:id="696152552">
          <w:marLeft w:val="640"/>
          <w:marRight w:val="0"/>
          <w:marTop w:val="0"/>
          <w:marBottom w:val="0"/>
          <w:divBdr>
            <w:top w:val="none" w:sz="0" w:space="0" w:color="auto"/>
            <w:left w:val="none" w:sz="0" w:space="0" w:color="auto"/>
            <w:bottom w:val="none" w:sz="0" w:space="0" w:color="auto"/>
            <w:right w:val="none" w:sz="0" w:space="0" w:color="auto"/>
          </w:divBdr>
        </w:div>
        <w:div w:id="801193982">
          <w:marLeft w:val="640"/>
          <w:marRight w:val="0"/>
          <w:marTop w:val="0"/>
          <w:marBottom w:val="0"/>
          <w:divBdr>
            <w:top w:val="none" w:sz="0" w:space="0" w:color="auto"/>
            <w:left w:val="none" w:sz="0" w:space="0" w:color="auto"/>
            <w:bottom w:val="none" w:sz="0" w:space="0" w:color="auto"/>
            <w:right w:val="none" w:sz="0" w:space="0" w:color="auto"/>
          </w:divBdr>
        </w:div>
        <w:div w:id="838352896">
          <w:marLeft w:val="640"/>
          <w:marRight w:val="0"/>
          <w:marTop w:val="0"/>
          <w:marBottom w:val="0"/>
          <w:divBdr>
            <w:top w:val="none" w:sz="0" w:space="0" w:color="auto"/>
            <w:left w:val="none" w:sz="0" w:space="0" w:color="auto"/>
            <w:bottom w:val="none" w:sz="0" w:space="0" w:color="auto"/>
            <w:right w:val="none" w:sz="0" w:space="0" w:color="auto"/>
          </w:divBdr>
        </w:div>
        <w:div w:id="843278849">
          <w:marLeft w:val="640"/>
          <w:marRight w:val="0"/>
          <w:marTop w:val="0"/>
          <w:marBottom w:val="0"/>
          <w:divBdr>
            <w:top w:val="none" w:sz="0" w:space="0" w:color="auto"/>
            <w:left w:val="none" w:sz="0" w:space="0" w:color="auto"/>
            <w:bottom w:val="none" w:sz="0" w:space="0" w:color="auto"/>
            <w:right w:val="none" w:sz="0" w:space="0" w:color="auto"/>
          </w:divBdr>
        </w:div>
        <w:div w:id="860434641">
          <w:marLeft w:val="640"/>
          <w:marRight w:val="0"/>
          <w:marTop w:val="0"/>
          <w:marBottom w:val="0"/>
          <w:divBdr>
            <w:top w:val="none" w:sz="0" w:space="0" w:color="auto"/>
            <w:left w:val="none" w:sz="0" w:space="0" w:color="auto"/>
            <w:bottom w:val="none" w:sz="0" w:space="0" w:color="auto"/>
            <w:right w:val="none" w:sz="0" w:space="0" w:color="auto"/>
          </w:divBdr>
        </w:div>
        <w:div w:id="871110585">
          <w:marLeft w:val="640"/>
          <w:marRight w:val="0"/>
          <w:marTop w:val="0"/>
          <w:marBottom w:val="0"/>
          <w:divBdr>
            <w:top w:val="none" w:sz="0" w:space="0" w:color="auto"/>
            <w:left w:val="none" w:sz="0" w:space="0" w:color="auto"/>
            <w:bottom w:val="none" w:sz="0" w:space="0" w:color="auto"/>
            <w:right w:val="none" w:sz="0" w:space="0" w:color="auto"/>
          </w:divBdr>
        </w:div>
        <w:div w:id="884223455">
          <w:marLeft w:val="640"/>
          <w:marRight w:val="0"/>
          <w:marTop w:val="0"/>
          <w:marBottom w:val="0"/>
          <w:divBdr>
            <w:top w:val="none" w:sz="0" w:space="0" w:color="auto"/>
            <w:left w:val="none" w:sz="0" w:space="0" w:color="auto"/>
            <w:bottom w:val="none" w:sz="0" w:space="0" w:color="auto"/>
            <w:right w:val="none" w:sz="0" w:space="0" w:color="auto"/>
          </w:divBdr>
        </w:div>
        <w:div w:id="886794013">
          <w:marLeft w:val="640"/>
          <w:marRight w:val="0"/>
          <w:marTop w:val="0"/>
          <w:marBottom w:val="0"/>
          <w:divBdr>
            <w:top w:val="none" w:sz="0" w:space="0" w:color="auto"/>
            <w:left w:val="none" w:sz="0" w:space="0" w:color="auto"/>
            <w:bottom w:val="none" w:sz="0" w:space="0" w:color="auto"/>
            <w:right w:val="none" w:sz="0" w:space="0" w:color="auto"/>
          </w:divBdr>
        </w:div>
        <w:div w:id="942735521">
          <w:marLeft w:val="640"/>
          <w:marRight w:val="0"/>
          <w:marTop w:val="0"/>
          <w:marBottom w:val="0"/>
          <w:divBdr>
            <w:top w:val="none" w:sz="0" w:space="0" w:color="auto"/>
            <w:left w:val="none" w:sz="0" w:space="0" w:color="auto"/>
            <w:bottom w:val="none" w:sz="0" w:space="0" w:color="auto"/>
            <w:right w:val="none" w:sz="0" w:space="0" w:color="auto"/>
          </w:divBdr>
        </w:div>
        <w:div w:id="978532757">
          <w:marLeft w:val="640"/>
          <w:marRight w:val="0"/>
          <w:marTop w:val="0"/>
          <w:marBottom w:val="0"/>
          <w:divBdr>
            <w:top w:val="none" w:sz="0" w:space="0" w:color="auto"/>
            <w:left w:val="none" w:sz="0" w:space="0" w:color="auto"/>
            <w:bottom w:val="none" w:sz="0" w:space="0" w:color="auto"/>
            <w:right w:val="none" w:sz="0" w:space="0" w:color="auto"/>
          </w:divBdr>
        </w:div>
        <w:div w:id="1004894669">
          <w:marLeft w:val="640"/>
          <w:marRight w:val="0"/>
          <w:marTop w:val="0"/>
          <w:marBottom w:val="0"/>
          <w:divBdr>
            <w:top w:val="none" w:sz="0" w:space="0" w:color="auto"/>
            <w:left w:val="none" w:sz="0" w:space="0" w:color="auto"/>
            <w:bottom w:val="none" w:sz="0" w:space="0" w:color="auto"/>
            <w:right w:val="none" w:sz="0" w:space="0" w:color="auto"/>
          </w:divBdr>
        </w:div>
        <w:div w:id="1012755071">
          <w:marLeft w:val="640"/>
          <w:marRight w:val="0"/>
          <w:marTop w:val="0"/>
          <w:marBottom w:val="0"/>
          <w:divBdr>
            <w:top w:val="none" w:sz="0" w:space="0" w:color="auto"/>
            <w:left w:val="none" w:sz="0" w:space="0" w:color="auto"/>
            <w:bottom w:val="none" w:sz="0" w:space="0" w:color="auto"/>
            <w:right w:val="none" w:sz="0" w:space="0" w:color="auto"/>
          </w:divBdr>
        </w:div>
        <w:div w:id="1065029908">
          <w:marLeft w:val="640"/>
          <w:marRight w:val="0"/>
          <w:marTop w:val="0"/>
          <w:marBottom w:val="0"/>
          <w:divBdr>
            <w:top w:val="none" w:sz="0" w:space="0" w:color="auto"/>
            <w:left w:val="none" w:sz="0" w:space="0" w:color="auto"/>
            <w:bottom w:val="none" w:sz="0" w:space="0" w:color="auto"/>
            <w:right w:val="none" w:sz="0" w:space="0" w:color="auto"/>
          </w:divBdr>
        </w:div>
        <w:div w:id="1068695768">
          <w:marLeft w:val="640"/>
          <w:marRight w:val="0"/>
          <w:marTop w:val="0"/>
          <w:marBottom w:val="0"/>
          <w:divBdr>
            <w:top w:val="none" w:sz="0" w:space="0" w:color="auto"/>
            <w:left w:val="none" w:sz="0" w:space="0" w:color="auto"/>
            <w:bottom w:val="none" w:sz="0" w:space="0" w:color="auto"/>
            <w:right w:val="none" w:sz="0" w:space="0" w:color="auto"/>
          </w:divBdr>
        </w:div>
        <w:div w:id="1076171346">
          <w:marLeft w:val="640"/>
          <w:marRight w:val="0"/>
          <w:marTop w:val="0"/>
          <w:marBottom w:val="0"/>
          <w:divBdr>
            <w:top w:val="none" w:sz="0" w:space="0" w:color="auto"/>
            <w:left w:val="none" w:sz="0" w:space="0" w:color="auto"/>
            <w:bottom w:val="none" w:sz="0" w:space="0" w:color="auto"/>
            <w:right w:val="none" w:sz="0" w:space="0" w:color="auto"/>
          </w:divBdr>
        </w:div>
        <w:div w:id="1135172680">
          <w:marLeft w:val="640"/>
          <w:marRight w:val="0"/>
          <w:marTop w:val="0"/>
          <w:marBottom w:val="0"/>
          <w:divBdr>
            <w:top w:val="none" w:sz="0" w:space="0" w:color="auto"/>
            <w:left w:val="none" w:sz="0" w:space="0" w:color="auto"/>
            <w:bottom w:val="none" w:sz="0" w:space="0" w:color="auto"/>
            <w:right w:val="none" w:sz="0" w:space="0" w:color="auto"/>
          </w:divBdr>
        </w:div>
        <w:div w:id="1190291045">
          <w:marLeft w:val="640"/>
          <w:marRight w:val="0"/>
          <w:marTop w:val="0"/>
          <w:marBottom w:val="0"/>
          <w:divBdr>
            <w:top w:val="none" w:sz="0" w:space="0" w:color="auto"/>
            <w:left w:val="none" w:sz="0" w:space="0" w:color="auto"/>
            <w:bottom w:val="none" w:sz="0" w:space="0" w:color="auto"/>
            <w:right w:val="none" w:sz="0" w:space="0" w:color="auto"/>
          </w:divBdr>
        </w:div>
        <w:div w:id="1203985088">
          <w:marLeft w:val="640"/>
          <w:marRight w:val="0"/>
          <w:marTop w:val="0"/>
          <w:marBottom w:val="0"/>
          <w:divBdr>
            <w:top w:val="none" w:sz="0" w:space="0" w:color="auto"/>
            <w:left w:val="none" w:sz="0" w:space="0" w:color="auto"/>
            <w:bottom w:val="none" w:sz="0" w:space="0" w:color="auto"/>
            <w:right w:val="none" w:sz="0" w:space="0" w:color="auto"/>
          </w:divBdr>
        </w:div>
        <w:div w:id="1210145689">
          <w:marLeft w:val="640"/>
          <w:marRight w:val="0"/>
          <w:marTop w:val="0"/>
          <w:marBottom w:val="0"/>
          <w:divBdr>
            <w:top w:val="none" w:sz="0" w:space="0" w:color="auto"/>
            <w:left w:val="none" w:sz="0" w:space="0" w:color="auto"/>
            <w:bottom w:val="none" w:sz="0" w:space="0" w:color="auto"/>
            <w:right w:val="none" w:sz="0" w:space="0" w:color="auto"/>
          </w:divBdr>
        </w:div>
        <w:div w:id="1257596996">
          <w:marLeft w:val="640"/>
          <w:marRight w:val="0"/>
          <w:marTop w:val="0"/>
          <w:marBottom w:val="0"/>
          <w:divBdr>
            <w:top w:val="none" w:sz="0" w:space="0" w:color="auto"/>
            <w:left w:val="none" w:sz="0" w:space="0" w:color="auto"/>
            <w:bottom w:val="none" w:sz="0" w:space="0" w:color="auto"/>
            <w:right w:val="none" w:sz="0" w:space="0" w:color="auto"/>
          </w:divBdr>
        </w:div>
        <w:div w:id="1268193904">
          <w:marLeft w:val="640"/>
          <w:marRight w:val="0"/>
          <w:marTop w:val="0"/>
          <w:marBottom w:val="0"/>
          <w:divBdr>
            <w:top w:val="none" w:sz="0" w:space="0" w:color="auto"/>
            <w:left w:val="none" w:sz="0" w:space="0" w:color="auto"/>
            <w:bottom w:val="none" w:sz="0" w:space="0" w:color="auto"/>
            <w:right w:val="none" w:sz="0" w:space="0" w:color="auto"/>
          </w:divBdr>
        </w:div>
        <w:div w:id="1276208388">
          <w:marLeft w:val="640"/>
          <w:marRight w:val="0"/>
          <w:marTop w:val="0"/>
          <w:marBottom w:val="0"/>
          <w:divBdr>
            <w:top w:val="none" w:sz="0" w:space="0" w:color="auto"/>
            <w:left w:val="none" w:sz="0" w:space="0" w:color="auto"/>
            <w:bottom w:val="none" w:sz="0" w:space="0" w:color="auto"/>
            <w:right w:val="none" w:sz="0" w:space="0" w:color="auto"/>
          </w:divBdr>
        </w:div>
        <w:div w:id="1280067065">
          <w:marLeft w:val="640"/>
          <w:marRight w:val="0"/>
          <w:marTop w:val="0"/>
          <w:marBottom w:val="0"/>
          <w:divBdr>
            <w:top w:val="none" w:sz="0" w:space="0" w:color="auto"/>
            <w:left w:val="none" w:sz="0" w:space="0" w:color="auto"/>
            <w:bottom w:val="none" w:sz="0" w:space="0" w:color="auto"/>
            <w:right w:val="none" w:sz="0" w:space="0" w:color="auto"/>
          </w:divBdr>
        </w:div>
        <w:div w:id="1283999912">
          <w:marLeft w:val="640"/>
          <w:marRight w:val="0"/>
          <w:marTop w:val="0"/>
          <w:marBottom w:val="0"/>
          <w:divBdr>
            <w:top w:val="none" w:sz="0" w:space="0" w:color="auto"/>
            <w:left w:val="none" w:sz="0" w:space="0" w:color="auto"/>
            <w:bottom w:val="none" w:sz="0" w:space="0" w:color="auto"/>
            <w:right w:val="none" w:sz="0" w:space="0" w:color="auto"/>
          </w:divBdr>
        </w:div>
        <w:div w:id="1315377588">
          <w:marLeft w:val="640"/>
          <w:marRight w:val="0"/>
          <w:marTop w:val="0"/>
          <w:marBottom w:val="0"/>
          <w:divBdr>
            <w:top w:val="none" w:sz="0" w:space="0" w:color="auto"/>
            <w:left w:val="none" w:sz="0" w:space="0" w:color="auto"/>
            <w:bottom w:val="none" w:sz="0" w:space="0" w:color="auto"/>
            <w:right w:val="none" w:sz="0" w:space="0" w:color="auto"/>
          </w:divBdr>
        </w:div>
        <w:div w:id="1321887094">
          <w:marLeft w:val="640"/>
          <w:marRight w:val="0"/>
          <w:marTop w:val="0"/>
          <w:marBottom w:val="0"/>
          <w:divBdr>
            <w:top w:val="none" w:sz="0" w:space="0" w:color="auto"/>
            <w:left w:val="none" w:sz="0" w:space="0" w:color="auto"/>
            <w:bottom w:val="none" w:sz="0" w:space="0" w:color="auto"/>
            <w:right w:val="none" w:sz="0" w:space="0" w:color="auto"/>
          </w:divBdr>
        </w:div>
        <w:div w:id="1330718227">
          <w:marLeft w:val="640"/>
          <w:marRight w:val="0"/>
          <w:marTop w:val="0"/>
          <w:marBottom w:val="0"/>
          <w:divBdr>
            <w:top w:val="none" w:sz="0" w:space="0" w:color="auto"/>
            <w:left w:val="none" w:sz="0" w:space="0" w:color="auto"/>
            <w:bottom w:val="none" w:sz="0" w:space="0" w:color="auto"/>
            <w:right w:val="none" w:sz="0" w:space="0" w:color="auto"/>
          </w:divBdr>
        </w:div>
        <w:div w:id="1342901122">
          <w:marLeft w:val="640"/>
          <w:marRight w:val="0"/>
          <w:marTop w:val="0"/>
          <w:marBottom w:val="0"/>
          <w:divBdr>
            <w:top w:val="none" w:sz="0" w:space="0" w:color="auto"/>
            <w:left w:val="none" w:sz="0" w:space="0" w:color="auto"/>
            <w:bottom w:val="none" w:sz="0" w:space="0" w:color="auto"/>
            <w:right w:val="none" w:sz="0" w:space="0" w:color="auto"/>
          </w:divBdr>
        </w:div>
        <w:div w:id="1355382182">
          <w:marLeft w:val="640"/>
          <w:marRight w:val="0"/>
          <w:marTop w:val="0"/>
          <w:marBottom w:val="0"/>
          <w:divBdr>
            <w:top w:val="none" w:sz="0" w:space="0" w:color="auto"/>
            <w:left w:val="none" w:sz="0" w:space="0" w:color="auto"/>
            <w:bottom w:val="none" w:sz="0" w:space="0" w:color="auto"/>
            <w:right w:val="none" w:sz="0" w:space="0" w:color="auto"/>
          </w:divBdr>
        </w:div>
        <w:div w:id="1386904664">
          <w:marLeft w:val="640"/>
          <w:marRight w:val="0"/>
          <w:marTop w:val="0"/>
          <w:marBottom w:val="0"/>
          <w:divBdr>
            <w:top w:val="none" w:sz="0" w:space="0" w:color="auto"/>
            <w:left w:val="none" w:sz="0" w:space="0" w:color="auto"/>
            <w:bottom w:val="none" w:sz="0" w:space="0" w:color="auto"/>
            <w:right w:val="none" w:sz="0" w:space="0" w:color="auto"/>
          </w:divBdr>
        </w:div>
        <w:div w:id="1424255646">
          <w:marLeft w:val="640"/>
          <w:marRight w:val="0"/>
          <w:marTop w:val="0"/>
          <w:marBottom w:val="0"/>
          <w:divBdr>
            <w:top w:val="none" w:sz="0" w:space="0" w:color="auto"/>
            <w:left w:val="none" w:sz="0" w:space="0" w:color="auto"/>
            <w:bottom w:val="none" w:sz="0" w:space="0" w:color="auto"/>
            <w:right w:val="none" w:sz="0" w:space="0" w:color="auto"/>
          </w:divBdr>
        </w:div>
        <w:div w:id="1427186763">
          <w:marLeft w:val="640"/>
          <w:marRight w:val="0"/>
          <w:marTop w:val="0"/>
          <w:marBottom w:val="0"/>
          <w:divBdr>
            <w:top w:val="none" w:sz="0" w:space="0" w:color="auto"/>
            <w:left w:val="none" w:sz="0" w:space="0" w:color="auto"/>
            <w:bottom w:val="none" w:sz="0" w:space="0" w:color="auto"/>
            <w:right w:val="none" w:sz="0" w:space="0" w:color="auto"/>
          </w:divBdr>
        </w:div>
        <w:div w:id="1486894641">
          <w:marLeft w:val="640"/>
          <w:marRight w:val="0"/>
          <w:marTop w:val="0"/>
          <w:marBottom w:val="0"/>
          <w:divBdr>
            <w:top w:val="none" w:sz="0" w:space="0" w:color="auto"/>
            <w:left w:val="none" w:sz="0" w:space="0" w:color="auto"/>
            <w:bottom w:val="none" w:sz="0" w:space="0" w:color="auto"/>
            <w:right w:val="none" w:sz="0" w:space="0" w:color="auto"/>
          </w:divBdr>
        </w:div>
        <w:div w:id="1509254596">
          <w:marLeft w:val="640"/>
          <w:marRight w:val="0"/>
          <w:marTop w:val="0"/>
          <w:marBottom w:val="0"/>
          <w:divBdr>
            <w:top w:val="none" w:sz="0" w:space="0" w:color="auto"/>
            <w:left w:val="none" w:sz="0" w:space="0" w:color="auto"/>
            <w:bottom w:val="none" w:sz="0" w:space="0" w:color="auto"/>
            <w:right w:val="none" w:sz="0" w:space="0" w:color="auto"/>
          </w:divBdr>
        </w:div>
        <w:div w:id="1518884199">
          <w:marLeft w:val="640"/>
          <w:marRight w:val="0"/>
          <w:marTop w:val="0"/>
          <w:marBottom w:val="0"/>
          <w:divBdr>
            <w:top w:val="none" w:sz="0" w:space="0" w:color="auto"/>
            <w:left w:val="none" w:sz="0" w:space="0" w:color="auto"/>
            <w:bottom w:val="none" w:sz="0" w:space="0" w:color="auto"/>
            <w:right w:val="none" w:sz="0" w:space="0" w:color="auto"/>
          </w:divBdr>
        </w:div>
        <w:div w:id="1546066110">
          <w:marLeft w:val="640"/>
          <w:marRight w:val="0"/>
          <w:marTop w:val="0"/>
          <w:marBottom w:val="0"/>
          <w:divBdr>
            <w:top w:val="none" w:sz="0" w:space="0" w:color="auto"/>
            <w:left w:val="none" w:sz="0" w:space="0" w:color="auto"/>
            <w:bottom w:val="none" w:sz="0" w:space="0" w:color="auto"/>
            <w:right w:val="none" w:sz="0" w:space="0" w:color="auto"/>
          </w:divBdr>
        </w:div>
        <w:div w:id="1581062209">
          <w:marLeft w:val="640"/>
          <w:marRight w:val="0"/>
          <w:marTop w:val="0"/>
          <w:marBottom w:val="0"/>
          <w:divBdr>
            <w:top w:val="none" w:sz="0" w:space="0" w:color="auto"/>
            <w:left w:val="none" w:sz="0" w:space="0" w:color="auto"/>
            <w:bottom w:val="none" w:sz="0" w:space="0" w:color="auto"/>
            <w:right w:val="none" w:sz="0" w:space="0" w:color="auto"/>
          </w:divBdr>
        </w:div>
        <w:div w:id="1625504541">
          <w:marLeft w:val="640"/>
          <w:marRight w:val="0"/>
          <w:marTop w:val="0"/>
          <w:marBottom w:val="0"/>
          <w:divBdr>
            <w:top w:val="none" w:sz="0" w:space="0" w:color="auto"/>
            <w:left w:val="none" w:sz="0" w:space="0" w:color="auto"/>
            <w:bottom w:val="none" w:sz="0" w:space="0" w:color="auto"/>
            <w:right w:val="none" w:sz="0" w:space="0" w:color="auto"/>
          </w:divBdr>
        </w:div>
        <w:div w:id="1629124690">
          <w:marLeft w:val="640"/>
          <w:marRight w:val="0"/>
          <w:marTop w:val="0"/>
          <w:marBottom w:val="0"/>
          <w:divBdr>
            <w:top w:val="none" w:sz="0" w:space="0" w:color="auto"/>
            <w:left w:val="none" w:sz="0" w:space="0" w:color="auto"/>
            <w:bottom w:val="none" w:sz="0" w:space="0" w:color="auto"/>
            <w:right w:val="none" w:sz="0" w:space="0" w:color="auto"/>
          </w:divBdr>
        </w:div>
        <w:div w:id="1634943921">
          <w:marLeft w:val="640"/>
          <w:marRight w:val="0"/>
          <w:marTop w:val="0"/>
          <w:marBottom w:val="0"/>
          <w:divBdr>
            <w:top w:val="none" w:sz="0" w:space="0" w:color="auto"/>
            <w:left w:val="none" w:sz="0" w:space="0" w:color="auto"/>
            <w:bottom w:val="none" w:sz="0" w:space="0" w:color="auto"/>
            <w:right w:val="none" w:sz="0" w:space="0" w:color="auto"/>
          </w:divBdr>
        </w:div>
        <w:div w:id="1647197412">
          <w:marLeft w:val="640"/>
          <w:marRight w:val="0"/>
          <w:marTop w:val="0"/>
          <w:marBottom w:val="0"/>
          <w:divBdr>
            <w:top w:val="none" w:sz="0" w:space="0" w:color="auto"/>
            <w:left w:val="none" w:sz="0" w:space="0" w:color="auto"/>
            <w:bottom w:val="none" w:sz="0" w:space="0" w:color="auto"/>
            <w:right w:val="none" w:sz="0" w:space="0" w:color="auto"/>
          </w:divBdr>
        </w:div>
        <w:div w:id="1676616405">
          <w:marLeft w:val="640"/>
          <w:marRight w:val="0"/>
          <w:marTop w:val="0"/>
          <w:marBottom w:val="0"/>
          <w:divBdr>
            <w:top w:val="none" w:sz="0" w:space="0" w:color="auto"/>
            <w:left w:val="none" w:sz="0" w:space="0" w:color="auto"/>
            <w:bottom w:val="none" w:sz="0" w:space="0" w:color="auto"/>
            <w:right w:val="none" w:sz="0" w:space="0" w:color="auto"/>
          </w:divBdr>
        </w:div>
        <w:div w:id="1725526056">
          <w:marLeft w:val="640"/>
          <w:marRight w:val="0"/>
          <w:marTop w:val="0"/>
          <w:marBottom w:val="0"/>
          <w:divBdr>
            <w:top w:val="none" w:sz="0" w:space="0" w:color="auto"/>
            <w:left w:val="none" w:sz="0" w:space="0" w:color="auto"/>
            <w:bottom w:val="none" w:sz="0" w:space="0" w:color="auto"/>
            <w:right w:val="none" w:sz="0" w:space="0" w:color="auto"/>
          </w:divBdr>
        </w:div>
        <w:div w:id="1734159150">
          <w:marLeft w:val="640"/>
          <w:marRight w:val="0"/>
          <w:marTop w:val="0"/>
          <w:marBottom w:val="0"/>
          <w:divBdr>
            <w:top w:val="none" w:sz="0" w:space="0" w:color="auto"/>
            <w:left w:val="none" w:sz="0" w:space="0" w:color="auto"/>
            <w:bottom w:val="none" w:sz="0" w:space="0" w:color="auto"/>
            <w:right w:val="none" w:sz="0" w:space="0" w:color="auto"/>
          </w:divBdr>
        </w:div>
        <w:div w:id="1735858142">
          <w:marLeft w:val="640"/>
          <w:marRight w:val="0"/>
          <w:marTop w:val="0"/>
          <w:marBottom w:val="0"/>
          <w:divBdr>
            <w:top w:val="none" w:sz="0" w:space="0" w:color="auto"/>
            <w:left w:val="none" w:sz="0" w:space="0" w:color="auto"/>
            <w:bottom w:val="none" w:sz="0" w:space="0" w:color="auto"/>
            <w:right w:val="none" w:sz="0" w:space="0" w:color="auto"/>
          </w:divBdr>
        </w:div>
        <w:div w:id="1746416789">
          <w:marLeft w:val="640"/>
          <w:marRight w:val="0"/>
          <w:marTop w:val="0"/>
          <w:marBottom w:val="0"/>
          <w:divBdr>
            <w:top w:val="none" w:sz="0" w:space="0" w:color="auto"/>
            <w:left w:val="none" w:sz="0" w:space="0" w:color="auto"/>
            <w:bottom w:val="none" w:sz="0" w:space="0" w:color="auto"/>
            <w:right w:val="none" w:sz="0" w:space="0" w:color="auto"/>
          </w:divBdr>
        </w:div>
        <w:div w:id="1759670494">
          <w:marLeft w:val="640"/>
          <w:marRight w:val="0"/>
          <w:marTop w:val="0"/>
          <w:marBottom w:val="0"/>
          <w:divBdr>
            <w:top w:val="none" w:sz="0" w:space="0" w:color="auto"/>
            <w:left w:val="none" w:sz="0" w:space="0" w:color="auto"/>
            <w:bottom w:val="none" w:sz="0" w:space="0" w:color="auto"/>
            <w:right w:val="none" w:sz="0" w:space="0" w:color="auto"/>
          </w:divBdr>
        </w:div>
        <w:div w:id="1772312427">
          <w:marLeft w:val="640"/>
          <w:marRight w:val="0"/>
          <w:marTop w:val="0"/>
          <w:marBottom w:val="0"/>
          <w:divBdr>
            <w:top w:val="none" w:sz="0" w:space="0" w:color="auto"/>
            <w:left w:val="none" w:sz="0" w:space="0" w:color="auto"/>
            <w:bottom w:val="none" w:sz="0" w:space="0" w:color="auto"/>
            <w:right w:val="none" w:sz="0" w:space="0" w:color="auto"/>
          </w:divBdr>
        </w:div>
        <w:div w:id="1871916406">
          <w:marLeft w:val="640"/>
          <w:marRight w:val="0"/>
          <w:marTop w:val="0"/>
          <w:marBottom w:val="0"/>
          <w:divBdr>
            <w:top w:val="none" w:sz="0" w:space="0" w:color="auto"/>
            <w:left w:val="none" w:sz="0" w:space="0" w:color="auto"/>
            <w:bottom w:val="none" w:sz="0" w:space="0" w:color="auto"/>
            <w:right w:val="none" w:sz="0" w:space="0" w:color="auto"/>
          </w:divBdr>
        </w:div>
        <w:div w:id="1875650863">
          <w:marLeft w:val="640"/>
          <w:marRight w:val="0"/>
          <w:marTop w:val="0"/>
          <w:marBottom w:val="0"/>
          <w:divBdr>
            <w:top w:val="none" w:sz="0" w:space="0" w:color="auto"/>
            <w:left w:val="none" w:sz="0" w:space="0" w:color="auto"/>
            <w:bottom w:val="none" w:sz="0" w:space="0" w:color="auto"/>
            <w:right w:val="none" w:sz="0" w:space="0" w:color="auto"/>
          </w:divBdr>
        </w:div>
        <w:div w:id="1890531623">
          <w:marLeft w:val="640"/>
          <w:marRight w:val="0"/>
          <w:marTop w:val="0"/>
          <w:marBottom w:val="0"/>
          <w:divBdr>
            <w:top w:val="none" w:sz="0" w:space="0" w:color="auto"/>
            <w:left w:val="none" w:sz="0" w:space="0" w:color="auto"/>
            <w:bottom w:val="none" w:sz="0" w:space="0" w:color="auto"/>
            <w:right w:val="none" w:sz="0" w:space="0" w:color="auto"/>
          </w:divBdr>
        </w:div>
        <w:div w:id="1898666723">
          <w:marLeft w:val="640"/>
          <w:marRight w:val="0"/>
          <w:marTop w:val="0"/>
          <w:marBottom w:val="0"/>
          <w:divBdr>
            <w:top w:val="none" w:sz="0" w:space="0" w:color="auto"/>
            <w:left w:val="none" w:sz="0" w:space="0" w:color="auto"/>
            <w:bottom w:val="none" w:sz="0" w:space="0" w:color="auto"/>
            <w:right w:val="none" w:sz="0" w:space="0" w:color="auto"/>
          </w:divBdr>
        </w:div>
        <w:div w:id="1908028521">
          <w:marLeft w:val="640"/>
          <w:marRight w:val="0"/>
          <w:marTop w:val="0"/>
          <w:marBottom w:val="0"/>
          <w:divBdr>
            <w:top w:val="none" w:sz="0" w:space="0" w:color="auto"/>
            <w:left w:val="none" w:sz="0" w:space="0" w:color="auto"/>
            <w:bottom w:val="none" w:sz="0" w:space="0" w:color="auto"/>
            <w:right w:val="none" w:sz="0" w:space="0" w:color="auto"/>
          </w:divBdr>
        </w:div>
        <w:div w:id="1924412346">
          <w:marLeft w:val="640"/>
          <w:marRight w:val="0"/>
          <w:marTop w:val="0"/>
          <w:marBottom w:val="0"/>
          <w:divBdr>
            <w:top w:val="none" w:sz="0" w:space="0" w:color="auto"/>
            <w:left w:val="none" w:sz="0" w:space="0" w:color="auto"/>
            <w:bottom w:val="none" w:sz="0" w:space="0" w:color="auto"/>
            <w:right w:val="none" w:sz="0" w:space="0" w:color="auto"/>
          </w:divBdr>
        </w:div>
        <w:div w:id="1938321025">
          <w:marLeft w:val="640"/>
          <w:marRight w:val="0"/>
          <w:marTop w:val="0"/>
          <w:marBottom w:val="0"/>
          <w:divBdr>
            <w:top w:val="none" w:sz="0" w:space="0" w:color="auto"/>
            <w:left w:val="none" w:sz="0" w:space="0" w:color="auto"/>
            <w:bottom w:val="none" w:sz="0" w:space="0" w:color="auto"/>
            <w:right w:val="none" w:sz="0" w:space="0" w:color="auto"/>
          </w:divBdr>
        </w:div>
        <w:div w:id="1946495386">
          <w:marLeft w:val="640"/>
          <w:marRight w:val="0"/>
          <w:marTop w:val="0"/>
          <w:marBottom w:val="0"/>
          <w:divBdr>
            <w:top w:val="none" w:sz="0" w:space="0" w:color="auto"/>
            <w:left w:val="none" w:sz="0" w:space="0" w:color="auto"/>
            <w:bottom w:val="none" w:sz="0" w:space="0" w:color="auto"/>
            <w:right w:val="none" w:sz="0" w:space="0" w:color="auto"/>
          </w:divBdr>
        </w:div>
        <w:div w:id="1974821811">
          <w:marLeft w:val="640"/>
          <w:marRight w:val="0"/>
          <w:marTop w:val="0"/>
          <w:marBottom w:val="0"/>
          <w:divBdr>
            <w:top w:val="none" w:sz="0" w:space="0" w:color="auto"/>
            <w:left w:val="none" w:sz="0" w:space="0" w:color="auto"/>
            <w:bottom w:val="none" w:sz="0" w:space="0" w:color="auto"/>
            <w:right w:val="none" w:sz="0" w:space="0" w:color="auto"/>
          </w:divBdr>
        </w:div>
        <w:div w:id="1985307674">
          <w:marLeft w:val="640"/>
          <w:marRight w:val="0"/>
          <w:marTop w:val="0"/>
          <w:marBottom w:val="0"/>
          <w:divBdr>
            <w:top w:val="none" w:sz="0" w:space="0" w:color="auto"/>
            <w:left w:val="none" w:sz="0" w:space="0" w:color="auto"/>
            <w:bottom w:val="none" w:sz="0" w:space="0" w:color="auto"/>
            <w:right w:val="none" w:sz="0" w:space="0" w:color="auto"/>
          </w:divBdr>
        </w:div>
        <w:div w:id="2017803132">
          <w:marLeft w:val="640"/>
          <w:marRight w:val="0"/>
          <w:marTop w:val="0"/>
          <w:marBottom w:val="0"/>
          <w:divBdr>
            <w:top w:val="none" w:sz="0" w:space="0" w:color="auto"/>
            <w:left w:val="none" w:sz="0" w:space="0" w:color="auto"/>
            <w:bottom w:val="none" w:sz="0" w:space="0" w:color="auto"/>
            <w:right w:val="none" w:sz="0" w:space="0" w:color="auto"/>
          </w:divBdr>
        </w:div>
        <w:div w:id="2036543582">
          <w:marLeft w:val="640"/>
          <w:marRight w:val="0"/>
          <w:marTop w:val="0"/>
          <w:marBottom w:val="0"/>
          <w:divBdr>
            <w:top w:val="none" w:sz="0" w:space="0" w:color="auto"/>
            <w:left w:val="none" w:sz="0" w:space="0" w:color="auto"/>
            <w:bottom w:val="none" w:sz="0" w:space="0" w:color="auto"/>
            <w:right w:val="none" w:sz="0" w:space="0" w:color="auto"/>
          </w:divBdr>
        </w:div>
        <w:div w:id="2068920014">
          <w:marLeft w:val="640"/>
          <w:marRight w:val="0"/>
          <w:marTop w:val="0"/>
          <w:marBottom w:val="0"/>
          <w:divBdr>
            <w:top w:val="none" w:sz="0" w:space="0" w:color="auto"/>
            <w:left w:val="none" w:sz="0" w:space="0" w:color="auto"/>
            <w:bottom w:val="none" w:sz="0" w:space="0" w:color="auto"/>
            <w:right w:val="none" w:sz="0" w:space="0" w:color="auto"/>
          </w:divBdr>
        </w:div>
        <w:div w:id="2088380945">
          <w:marLeft w:val="640"/>
          <w:marRight w:val="0"/>
          <w:marTop w:val="0"/>
          <w:marBottom w:val="0"/>
          <w:divBdr>
            <w:top w:val="none" w:sz="0" w:space="0" w:color="auto"/>
            <w:left w:val="none" w:sz="0" w:space="0" w:color="auto"/>
            <w:bottom w:val="none" w:sz="0" w:space="0" w:color="auto"/>
            <w:right w:val="none" w:sz="0" w:space="0" w:color="auto"/>
          </w:divBdr>
        </w:div>
      </w:divsChild>
    </w:div>
    <w:div w:id="737940055">
      <w:bodyDiv w:val="1"/>
      <w:marLeft w:val="0"/>
      <w:marRight w:val="0"/>
      <w:marTop w:val="0"/>
      <w:marBottom w:val="0"/>
      <w:divBdr>
        <w:top w:val="none" w:sz="0" w:space="0" w:color="auto"/>
        <w:left w:val="none" w:sz="0" w:space="0" w:color="auto"/>
        <w:bottom w:val="none" w:sz="0" w:space="0" w:color="auto"/>
        <w:right w:val="none" w:sz="0" w:space="0" w:color="auto"/>
      </w:divBdr>
      <w:divsChild>
        <w:div w:id="362481611">
          <w:marLeft w:val="640"/>
          <w:marRight w:val="0"/>
          <w:marTop w:val="0"/>
          <w:marBottom w:val="0"/>
          <w:divBdr>
            <w:top w:val="none" w:sz="0" w:space="0" w:color="auto"/>
            <w:left w:val="none" w:sz="0" w:space="0" w:color="auto"/>
            <w:bottom w:val="none" w:sz="0" w:space="0" w:color="auto"/>
            <w:right w:val="none" w:sz="0" w:space="0" w:color="auto"/>
          </w:divBdr>
        </w:div>
        <w:div w:id="1857186750">
          <w:marLeft w:val="640"/>
          <w:marRight w:val="0"/>
          <w:marTop w:val="0"/>
          <w:marBottom w:val="0"/>
          <w:divBdr>
            <w:top w:val="none" w:sz="0" w:space="0" w:color="auto"/>
            <w:left w:val="none" w:sz="0" w:space="0" w:color="auto"/>
            <w:bottom w:val="none" w:sz="0" w:space="0" w:color="auto"/>
            <w:right w:val="none" w:sz="0" w:space="0" w:color="auto"/>
          </w:divBdr>
        </w:div>
        <w:div w:id="160171036">
          <w:marLeft w:val="640"/>
          <w:marRight w:val="0"/>
          <w:marTop w:val="0"/>
          <w:marBottom w:val="0"/>
          <w:divBdr>
            <w:top w:val="none" w:sz="0" w:space="0" w:color="auto"/>
            <w:left w:val="none" w:sz="0" w:space="0" w:color="auto"/>
            <w:bottom w:val="none" w:sz="0" w:space="0" w:color="auto"/>
            <w:right w:val="none" w:sz="0" w:space="0" w:color="auto"/>
          </w:divBdr>
        </w:div>
        <w:div w:id="520552652">
          <w:marLeft w:val="640"/>
          <w:marRight w:val="0"/>
          <w:marTop w:val="0"/>
          <w:marBottom w:val="0"/>
          <w:divBdr>
            <w:top w:val="none" w:sz="0" w:space="0" w:color="auto"/>
            <w:left w:val="none" w:sz="0" w:space="0" w:color="auto"/>
            <w:bottom w:val="none" w:sz="0" w:space="0" w:color="auto"/>
            <w:right w:val="none" w:sz="0" w:space="0" w:color="auto"/>
          </w:divBdr>
        </w:div>
        <w:div w:id="179708923">
          <w:marLeft w:val="640"/>
          <w:marRight w:val="0"/>
          <w:marTop w:val="0"/>
          <w:marBottom w:val="0"/>
          <w:divBdr>
            <w:top w:val="none" w:sz="0" w:space="0" w:color="auto"/>
            <w:left w:val="none" w:sz="0" w:space="0" w:color="auto"/>
            <w:bottom w:val="none" w:sz="0" w:space="0" w:color="auto"/>
            <w:right w:val="none" w:sz="0" w:space="0" w:color="auto"/>
          </w:divBdr>
        </w:div>
        <w:div w:id="1585797020">
          <w:marLeft w:val="640"/>
          <w:marRight w:val="0"/>
          <w:marTop w:val="0"/>
          <w:marBottom w:val="0"/>
          <w:divBdr>
            <w:top w:val="none" w:sz="0" w:space="0" w:color="auto"/>
            <w:left w:val="none" w:sz="0" w:space="0" w:color="auto"/>
            <w:bottom w:val="none" w:sz="0" w:space="0" w:color="auto"/>
            <w:right w:val="none" w:sz="0" w:space="0" w:color="auto"/>
          </w:divBdr>
        </w:div>
        <w:div w:id="557399936">
          <w:marLeft w:val="640"/>
          <w:marRight w:val="0"/>
          <w:marTop w:val="0"/>
          <w:marBottom w:val="0"/>
          <w:divBdr>
            <w:top w:val="none" w:sz="0" w:space="0" w:color="auto"/>
            <w:left w:val="none" w:sz="0" w:space="0" w:color="auto"/>
            <w:bottom w:val="none" w:sz="0" w:space="0" w:color="auto"/>
            <w:right w:val="none" w:sz="0" w:space="0" w:color="auto"/>
          </w:divBdr>
        </w:div>
        <w:div w:id="1049451606">
          <w:marLeft w:val="640"/>
          <w:marRight w:val="0"/>
          <w:marTop w:val="0"/>
          <w:marBottom w:val="0"/>
          <w:divBdr>
            <w:top w:val="none" w:sz="0" w:space="0" w:color="auto"/>
            <w:left w:val="none" w:sz="0" w:space="0" w:color="auto"/>
            <w:bottom w:val="none" w:sz="0" w:space="0" w:color="auto"/>
            <w:right w:val="none" w:sz="0" w:space="0" w:color="auto"/>
          </w:divBdr>
        </w:div>
        <w:div w:id="2059238011">
          <w:marLeft w:val="640"/>
          <w:marRight w:val="0"/>
          <w:marTop w:val="0"/>
          <w:marBottom w:val="0"/>
          <w:divBdr>
            <w:top w:val="none" w:sz="0" w:space="0" w:color="auto"/>
            <w:left w:val="none" w:sz="0" w:space="0" w:color="auto"/>
            <w:bottom w:val="none" w:sz="0" w:space="0" w:color="auto"/>
            <w:right w:val="none" w:sz="0" w:space="0" w:color="auto"/>
          </w:divBdr>
        </w:div>
        <w:div w:id="1959558332">
          <w:marLeft w:val="640"/>
          <w:marRight w:val="0"/>
          <w:marTop w:val="0"/>
          <w:marBottom w:val="0"/>
          <w:divBdr>
            <w:top w:val="none" w:sz="0" w:space="0" w:color="auto"/>
            <w:left w:val="none" w:sz="0" w:space="0" w:color="auto"/>
            <w:bottom w:val="none" w:sz="0" w:space="0" w:color="auto"/>
            <w:right w:val="none" w:sz="0" w:space="0" w:color="auto"/>
          </w:divBdr>
        </w:div>
        <w:div w:id="1666476156">
          <w:marLeft w:val="640"/>
          <w:marRight w:val="0"/>
          <w:marTop w:val="0"/>
          <w:marBottom w:val="0"/>
          <w:divBdr>
            <w:top w:val="none" w:sz="0" w:space="0" w:color="auto"/>
            <w:left w:val="none" w:sz="0" w:space="0" w:color="auto"/>
            <w:bottom w:val="none" w:sz="0" w:space="0" w:color="auto"/>
            <w:right w:val="none" w:sz="0" w:space="0" w:color="auto"/>
          </w:divBdr>
        </w:div>
        <w:div w:id="150950473">
          <w:marLeft w:val="640"/>
          <w:marRight w:val="0"/>
          <w:marTop w:val="0"/>
          <w:marBottom w:val="0"/>
          <w:divBdr>
            <w:top w:val="none" w:sz="0" w:space="0" w:color="auto"/>
            <w:left w:val="none" w:sz="0" w:space="0" w:color="auto"/>
            <w:bottom w:val="none" w:sz="0" w:space="0" w:color="auto"/>
            <w:right w:val="none" w:sz="0" w:space="0" w:color="auto"/>
          </w:divBdr>
        </w:div>
        <w:div w:id="1258908835">
          <w:marLeft w:val="640"/>
          <w:marRight w:val="0"/>
          <w:marTop w:val="0"/>
          <w:marBottom w:val="0"/>
          <w:divBdr>
            <w:top w:val="none" w:sz="0" w:space="0" w:color="auto"/>
            <w:left w:val="none" w:sz="0" w:space="0" w:color="auto"/>
            <w:bottom w:val="none" w:sz="0" w:space="0" w:color="auto"/>
            <w:right w:val="none" w:sz="0" w:space="0" w:color="auto"/>
          </w:divBdr>
        </w:div>
        <w:div w:id="1575436906">
          <w:marLeft w:val="640"/>
          <w:marRight w:val="0"/>
          <w:marTop w:val="0"/>
          <w:marBottom w:val="0"/>
          <w:divBdr>
            <w:top w:val="none" w:sz="0" w:space="0" w:color="auto"/>
            <w:left w:val="none" w:sz="0" w:space="0" w:color="auto"/>
            <w:bottom w:val="none" w:sz="0" w:space="0" w:color="auto"/>
            <w:right w:val="none" w:sz="0" w:space="0" w:color="auto"/>
          </w:divBdr>
        </w:div>
        <w:div w:id="103623978">
          <w:marLeft w:val="640"/>
          <w:marRight w:val="0"/>
          <w:marTop w:val="0"/>
          <w:marBottom w:val="0"/>
          <w:divBdr>
            <w:top w:val="none" w:sz="0" w:space="0" w:color="auto"/>
            <w:left w:val="none" w:sz="0" w:space="0" w:color="auto"/>
            <w:bottom w:val="none" w:sz="0" w:space="0" w:color="auto"/>
            <w:right w:val="none" w:sz="0" w:space="0" w:color="auto"/>
          </w:divBdr>
        </w:div>
        <w:div w:id="653029011">
          <w:marLeft w:val="640"/>
          <w:marRight w:val="0"/>
          <w:marTop w:val="0"/>
          <w:marBottom w:val="0"/>
          <w:divBdr>
            <w:top w:val="none" w:sz="0" w:space="0" w:color="auto"/>
            <w:left w:val="none" w:sz="0" w:space="0" w:color="auto"/>
            <w:bottom w:val="none" w:sz="0" w:space="0" w:color="auto"/>
            <w:right w:val="none" w:sz="0" w:space="0" w:color="auto"/>
          </w:divBdr>
        </w:div>
        <w:div w:id="465895899">
          <w:marLeft w:val="640"/>
          <w:marRight w:val="0"/>
          <w:marTop w:val="0"/>
          <w:marBottom w:val="0"/>
          <w:divBdr>
            <w:top w:val="none" w:sz="0" w:space="0" w:color="auto"/>
            <w:left w:val="none" w:sz="0" w:space="0" w:color="auto"/>
            <w:bottom w:val="none" w:sz="0" w:space="0" w:color="auto"/>
            <w:right w:val="none" w:sz="0" w:space="0" w:color="auto"/>
          </w:divBdr>
        </w:div>
        <w:div w:id="622199199">
          <w:marLeft w:val="640"/>
          <w:marRight w:val="0"/>
          <w:marTop w:val="0"/>
          <w:marBottom w:val="0"/>
          <w:divBdr>
            <w:top w:val="none" w:sz="0" w:space="0" w:color="auto"/>
            <w:left w:val="none" w:sz="0" w:space="0" w:color="auto"/>
            <w:bottom w:val="none" w:sz="0" w:space="0" w:color="auto"/>
            <w:right w:val="none" w:sz="0" w:space="0" w:color="auto"/>
          </w:divBdr>
        </w:div>
        <w:div w:id="1222667030">
          <w:marLeft w:val="640"/>
          <w:marRight w:val="0"/>
          <w:marTop w:val="0"/>
          <w:marBottom w:val="0"/>
          <w:divBdr>
            <w:top w:val="none" w:sz="0" w:space="0" w:color="auto"/>
            <w:left w:val="none" w:sz="0" w:space="0" w:color="auto"/>
            <w:bottom w:val="none" w:sz="0" w:space="0" w:color="auto"/>
            <w:right w:val="none" w:sz="0" w:space="0" w:color="auto"/>
          </w:divBdr>
        </w:div>
        <w:div w:id="1202015865">
          <w:marLeft w:val="640"/>
          <w:marRight w:val="0"/>
          <w:marTop w:val="0"/>
          <w:marBottom w:val="0"/>
          <w:divBdr>
            <w:top w:val="none" w:sz="0" w:space="0" w:color="auto"/>
            <w:left w:val="none" w:sz="0" w:space="0" w:color="auto"/>
            <w:bottom w:val="none" w:sz="0" w:space="0" w:color="auto"/>
            <w:right w:val="none" w:sz="0" w:space="0" w:color="auto"/>
          </w:divBdr>
        </w:div>
        <w:div w:id="311913671">
          <w:marLeft w:val="640"/>
          <w:marRight w:val="0"/>
          <w:marTop w:val="0"/>
          <w:marBottom w:val="0"/>
          <w:divBdr>
            <w:top w:val="none" w:sz="0" w:space="0" w:color="auto"/>
            <w:left w:val="none" w:sz="0" w:space="0" w:color="auto"/>
            <w:bottom w:val="none" w:sz="0" w:space="0" w:color="auto"/>
            <w:right w:val="none" w:sz="0" w:space="0" w:color="auto"/>
          </w:divBdr>
        </w:div>
        <w:div w:id="803350168">
          <w:marLeft w:val="640"/>
          <w:marRight w:val="0"/>
          <w:marTop w:val="0"/>
          <w:marBottom w:val="0"/>
          <w:divBdr>
            <w:top w:val="none" w:sz="0" w:space="0" w:color="auto"/>
            <w:left w:val="none" w:sz="0" w:space="0" w:color="auto"/>
            <w:bottom w:val="none" w:sz="0" w:space="0" w:color="auto"/>
            <w:right w:val="none" w:sz="0" w:space="0" w:color="auto"/>
          </w:divBdr>
        </w:div>
        <w:div w:id="476533510">
          <w:marLeft w:val="640"/>
          <w:marRight w:val="0"/>
          <w:marTop w:val="0"/>
          <w:marBottom w:val="0"/>
          <w:divBdr>
            <w:top w:val="none" w:sz="0" w:space="0" w:color="auto"/>
            <w:left w:val="none" w:sz="0" w:space="0" w:color="auto"/>
            <w:bottom w:val="none" w:sz="0" w:space="0" w:color="auto"/>
            <w:right w:val="none" w:sz="0" w:space="0" w:color="auto"/>
          </w:divBdr>
        </w:div>
        <w:div w:id="588275940">
          <w:marLeft w:val="640"/>
          <w:marRight w:val="0"/>
          <w:marTop w:val="0"/>
          <w:marBottom w:val="0"/>
          <w:divBdr>
            <w:top w:val="none" w:sz="0" w:space="0" w:color="auto"/>
            <w:left w:val="none" w:sz="0" w:space="0" w:color="auto"/>
            <w:bottom w:val="none" w:sz="0" w:space="0" w:color="auto"/>
            <w:right w:val="none" w:sz="0" w:space="0" w:color="auto"/>
          </w:divBdr>
        </w:div>
        <w:div w:id="721565402">
          <w:marLeft w:val="640"/>
          <w:marRight w:val="0"/>
          <w:marTop w:val="0"/>
          <w:marBottom w:val="0"/>
          <w:divBdr>
            <w:top w:val="none" w:sz="0" w:space="0" w:color="auto"/>
            <w:left w:val="none" w:sz="0" w:space="0" w:color="auto"/>
            <w:bottom w:val="none" w:sz="0" w:space="0" w:color="auto"/>
            <w:right w:val="none" w:sz="0" w:space="0" w:color="auto"/>
          </w:divBdr>
        </w:div>
        <w:div w:id="1580863787">
          <w:marLeft w:val="640"/>
          <w:marRight w:val="0"/>
          <w:marTop w:val="0"/>
          <w:marBottom w:val="0"/>
          <w:divBdr>
            <w:top w:val="none" w:sz="0" w:space="0" w:color="auto"/>
            <w:left w:val="none" w:sz="0" w:space="0" w:color="auto"/>
            <w:bottom w:val="none" w:sz="0" w:space="0" w:color="auto"/>
            <w:right w:val="none" w:sz="0" w:space="0" w:color="auto"/>
          </w:divBdr>
        </w:div>
        <w:div w:id="549152837">
          <w:marLeft w:val="640"/>
          <w:marRight w:val="0"/>
          <w:marTop w:val="0"/>
          <w:marBottom w:val="0"/>
          <w:divBdr>
            <w:top w:val="none" w:sz="0" w:space="0" w:color="auto"/>
            <w:left w:val="none" w:sz="0" w:space="0" w:color="auto"/>
            <w:bottom w:val="none" w:sz="0" w:space="0" w:color="auto"/>
            <w:right w:val="none" w:sz="0" w:space="0" w:color="auto"/>
          </w:divBdr>
        </w:div>
        <w:div w:id="1264916873">
          <w:marLeft w:val="640"/>
          <w:marRight w:val="0"/>
          <w:marTop w:val="0"/>
          <w:marBottom w:val="0"/>
          <w:divBdr>
            <w:top w:val="none" w:sz="0" w:space="0" w:color="auto"/>
            <w:left w:val="none" w:sz="0" w:space="0" w:color="auto"/>
            <w:bottom w:val="none" w:sz="0" w:space="0" w:color="auto"/>
            <w:right w:val="none" w:sz="0" w:space="0" w:color="auto"/>
          </w:divBdr>
        </w:div>
        <w:div w:id="1010568998">
          <w:marLeft w:val="640"/>
          <w:marRight w:val="0"/>
          <w:marTop w:val="0"/>
          <w:marBottom w:val="0"/>
          <w:divBdr>
            <w:top w:val="none" w:sz="0" w:space="0" w:color="auto"/>
            <w:left w:val="none" w:sz="0" w:space="0" w:color="auto"/>
            <w:bottom w:val="none" w:sz="0" w:space="0" w:color="auto"/>
            <w:right w:val="none" w:sz="0" w:space="0" w:color="auto"/>
          </w:divBdr>
        </w:div>
        <w:div w:id="1045562101">
          <w:marLeft w:val="640"/>
          <w:marRight w:val="0"/>
          <w:marTop w:val="0"/>
          <w:marBottom w:val="0"/>
          <w:divBdr>
            <w:top w:val="none" w:sz="0" w:space="0" w:color="auto"/>
            <w:left w:val="none" w:sz="0" w:space="0" w:color="auto"/>
            <w:bottom w:val="none" w:sz="0" w:space="0" w:color="auto"/>
            <w:right w:val="none" w:sz="0" w:space="0" w:color="auto"/>
          </w:divBdr>
        </w:div>
        <w:div w:id="1847088764">
          <w:marLeft w:val="640"/>
          <w:marRight w:val="0"/>
          <w:marTop w:val="0"/>
          <w:marBottom w:val="0"/>
          <w:divBdr>
            <w:top w:val="none" w:sz="0" w:space="0" w:color="auto"/>
            <w:left w:val="none" w:sz="0" w:space="0" w:color="auto"/>
            <w:bottom w:val="none" w:sz="0" w:space="0" w:color="auto"/>
            <w:right w:val="none" w:sz="0" w:space="0" w:color="auto"/>
          </w:divBdr>
        </w:div>
        <w:div w:id="1917976702">
          <w:marLeft w:val="640"/>
          <w:marRight w:val="0"/>
          <w:marTop w:val="0"/>
          <w:marBottom w:val="0"/>
          <w:divBdr>
            <w:top w:val="none" w:sz="0" w:space="0" w:color="auto"/>
            <w:left w:val="none" w:sz="0" w:space="0" w:color="auto"/>
            <w:bottom w:val="none" w:sz="0" w:space="0" w:color="auto"/>
            <w:right w:val="none" w:sz="0" w:space="0" w:color="auto"/>
          </w:divBdr>
        </w:div>
        <w:div w:id="1500849845">
          <w:marLeft w:val="640"/>
          <w:marRight w:val="0"/>
          <w:marTop w:val="0"/>
          <w:marBottom w:val="0"/>
          <w:divBdr>
            <w:top w:val="none" w:sz="0" w:space="0" w:color="auto"/>
            <w:left w:val="none" w:sz="0" w:space="0" w:color="auto"/>
            <w:bottom w:val="none" w:sz="0" w:space="0" w:color="auto"/>
            <w:right w:val="none" w:sz="0" w:space="0" w:color="auto"/>
          </w:divBdr>
        </w:div>
        <w:div w:id="2100827455">
          <w:marLeft w:val="640"/>
          <w:marRight w:val="0"/>
          <w:marTop w:val="0"/>
          <w:marBottom w:val="0"/>
          <w:divBdr>
            <w:top w:val="none" w:sz="0" w:space="0" w:color="auto"/>
            <w:left w:val="none" w:sz="0" w:space="0" w:color="auto"/>
            <w:bottom w:val="none" w:sz="0" w:space="0" w:color="auto"/>
            <w:right w:val="none" w:sz="0" w:space="0" w:color="auto"/>
          </w:divBdr>
        </w:div>
        <w:div w:id="446387005">
          <w:marLeft w:val="640"/>
          <w:marRight w:val="0"/>
          <w:marTop w:val="0"/>
          <w:marBottom w:val="0"/>
          <w:divBdr>
            <w:top w:val="none" w:sz="0" w:space="0" w:color="auto"/>
            <w:left w:val="none" w:sz="0" w:space="0" w:color="auto"/>
            <w:bottom w:val="none" w:sz="0" w:space="0" w:color="auto"/>
            <w:right w:val="none" w:sz="0" w:space="0" w:color="auto"/>
          </w:divBdr>
        </w:div>
        <w:div w:id="1987926774">
          <w:marLeft w:val="640"/>
          <w:marRight w:val="0"/>
          <w:marTop w:val="0"/>
          <w:marBottom w:val="0"/>
          <w:divBdr>
            <w:top w:val="none" w:sz="0" w:space="0" w:color="auto"/>
            <w:left w:val="none" w:sz="0" w:space="0" w:color="auto"/>
            <w:bottom w:val="none" w:sz="0" w:space="0" w:color="auto"/>
            <w:right w:val="none" w:sz="0" w:space="0" w:color="auto"/>
          </w:divBdr>
        </w:div>
        <w:div w:id="1135216226">
          <w:marLeft w:val="640"/>
          <w:marRight w:val="0"/>
          <w:marTop w:val="0"/>
          <w:marBottom w:val="0"/>
          <w:divBdr>
            <w:top w:val="none" w:sz="0" w:space="0" w:color="auto"/>
            <w:left w:val="none" w:sz="0" w:space="0" w:color="auto"/>
            <w:bottom w:val="none" w:sz="0" w:space="0" w:color="auto"/>
            <w:right w:val="none" w:sz="0" w:space="0" w:color="auto"/>
          </w:divBdr>
        </w:div>
        <w:div w:id="1901593345">
          <w:marLeft w:val="640"/>
          <w:marRight w:val="0"/>
          <w:marTop w:val="0"/>
          <w:marBottom w:val="0"/>
          <w:divBdr>
            <w:top w:val="none" w:sz="0" w:space="0" w:color="auto"/>
            <w:left w:val="none" w:sz="0" w:space="0" w:color="auto"/>
            <w:bottom w:val="none" w:sz="0" w:space="0" w:color="auto"/>
            <w:right w:val="none" w:sz="0" w:space="0" w:color="auto"/>
          </w:divBdr>
        </w:div>
        <w:div w:id="1011104345">
          <w:marLeft w:val="640"/>
          <w:marRight w:val="0"/>
          <w:marTop w:val="0"/>
          <w:marBottom w:val="0"/>
          <w:divBdr>
            <w:top w:val="none" w:sz="0" w:space="0" w:color="auto"/>
            <w:left w:val="none" w:sz="0" w:space="0" w:color="auto"/>
            <w:bottom w:val="none" w:sz="0" w:space="0" w:color="auto"/>
            <w:right w:val="none" w:sz="0" w:space="0" w:color="auto"/>
          </w:divBdr>
        </w:div>
        <w:div w:id="1933051218">
          <w:marLeft w:val="640"/>
          <w:marRight w:val="0"/>
          <w:marTop w:val="0"/>
          <w:marBottom w:val="0"/>
          <w:divBdr>
            <w:top w:val="none" w:sz="0" w:space="0" w:color="auto"/>
            <w:left w:val="none" w:sz="0" w:space="0" w:color="auto"/>
            <w:bottom w:val="none" w:sz="0" w:space="0" w:color="auto"/>
            <w:right w:val="none" w:sz="0" w:space="0" w:color="auto"/>
          </w:divBdr>
        </w:div>
        <w:div w:id="469202476">
          <w:marLeft w:val="640"/>
          <w:marRight w:val="0"/>
          <w:marTop w:val="0"/>
          <w:marBottom w:val="0"/>
          <w:divBdr>
            <w:top w:val="none" w:sz="0" w:space="0" w:color="auto"/>
            <w:left w:val="none" w:sz="0" w:space="0" w:color="auto"/>
            <w:bottom w:val="none" w:sz="0" w:space="0" w:color="auto"/>
            <w:right w:val="none" w:sz="0" w:space="0" w:color="auto"/>
          </w:divBdr>
        </w:div>
        <w:div w:id="432745310">
          <w:marLeft w:val="640"/>
          <w:marRight w:val="0"/>
          <w:marTop w:val="0"/>
          <w:marBottom w:val="0"/>
          <w:divBdr>
            <w:top w:val="none" w:sz="0" w:space="0" w:color="auto"/>
            <w:left w:val="none" w:sz="0" w:space="0" w:color="auto"/>
            <w:bottom w:val="none" w:sz="0" w:space="0" w:color="auto"/>
            <w:right w:val="none" w:sz="0" w:space="0" w:color="auto"/>
          </w:divBdr>
        </w:div>
        <w:div w:id="1333336414">
          <w:marLeft w:val="640"/>
          <w:marRight w:val="0"/>
          <w:marTop w:val="0"/>
          <w:marBottom w:val="0"/>
          <w:divBdr>
            <w:top w:val="none" w:sz="0" w:space="0" w:color="auto"/>
            <w:left w:val="none" w:sz="0" w:space="0" w:color="auto"/>
            <w:bottom w:val="none" w:sz="0" w:space="0" w:color="auto"/>
            <w:right w:val="none" w:sz="0" w:space="0" w:color="auto"/>
          </w:divBdr>
        </w:div>
        <w:div w:id="960309321">
          <w:marLeft w:val="640"/>
          <w:marRight w:val="0"/>
          <w:marTop w:val="0"/>
          <w:marBottom w:val="0"/>
          <w:divBdr>
            <w:top w:val="none" w:sz="0" w:space="0" w:color="auto"/>
            <w:left w:val="none" w:sz="0" w:space="0" w:color="auto"/>
            <w:bottom w:val="none" w:sz="0" w:space="0" w:color="auto"/>
            <w:right w:val="none" w:sz="0" w:space="0" w:color="auto"/>
          </w:divBdr>
        </w:div>
        <w:div w:id="165827442">
          <w:marLeft w:val="640"/>
          <w:marRight w:val="0"/>
          <w:marTop w:val="0"/>
          <w:marBottom w:val="0"/>
          <w:divBdr>
            <w:top w:val="none" w:sz="0" w:space="0" w:color="auto"/>
            <w:left w:val="none" w:sz="0" w:space="0" w:color="auto"/>
            <w:bottom w:val="none" w:sz="0" w:space="0" w:color="auto"/>
            <w:right w:val="none" w:sz="0" w:space="0" w:color="auto"/>
          </w:divBdr>
        </w:div>
        <w:div w:id="1788036393">
          <w:marLeft w:val="640"/>
          <w:marRight w:val="0"/>
          <w:marTop w:val="0"/>
          <w:marBottom w:val="0"/>
          <w:divBdr>
            <w:top w:val="none" w:sz="0" w:space="0" w:color="auto"/>
            <w:left w:val="none" w:sz="0" w:space="0" w:color="auto"/>
            <w:bottom w:val="none" w:sz="0" w:space="0" w:color="auto"/>
            <w:right w:val="none" w:sz="0" w:space="0" w:color="auto"/>
          </w:divBdr>
        </w:div>
        <w:div w:id="1163198711">
          <w:marLeft w:val="640"/>
          <w:marRight w:val="0"/>
          <w:marTop w:val="0"/>
          <w:marBottom w:val="0"/>
          <w:divBdr>
            <w:top w:val="none" w:sz="0" w:space="0" w:color="auto"/>
            <w:left w:val="none" w:sz="0" w:space="0" w:color="auto"/>
            <w:bottom w:val="none" w:sz="0" w:space="0" w:color="auto"/>
            <w:right w:val="none" w:sz="0" w:space="0" w:color="auto"/>
          </w:divBdr>
        </w:div>
        <w:div w:id="381639661">
          <w:marLeft w:val="640"/>
          <w:marRight w:val="0"/>
          <w:marTop w:val="0"/>
          <w:marBottom w:val="0"/>
          <w:divBdr>
            <w:top w:val="none" w:sz="0" w:space="0" w:color="auto"/>
            <w:left w:val="none" w:sz="0" w:space="0" w:color="auto"/>
            <w:bottom w:val="none" w:sz="0" w:space="0" w:color="auto"/>
            <w:right w:val="none" w:sz="0" w:space="0" w:color="auto"/>
          </w:divBdr>
        </w:div>
        <w:div w:id="782961837">
          <w:marLeft w:val="640"/>
          <w:marRight w:val="0"/>
          <w:marTop w:val="0"/>
          <w:marBottom w:val="0"/>
          <w:divBdr>
            <w:top w:val="none" w:sz="0" w:space="0" w:color="auto"/>
            <w:left w:val="none" w:sz="0" w:space="0" w:color="auto"/>
            <w:bottom w:val="none" w:sz="0" w:space="0" w:color="auto"/>
            <w:right w:val="none" w:sz="0" w:space="0" w:color="auto"/>
          </w:divBdr>
        </w:div>
        <w:div w:id="1357729811">
          <w:marLeft w:val="640"/>
          <w:marRight w:val="0"/>
          <w:marTop w:val="0"/>
          <w:marBottom w:val="0"/>
          <w:divBdr>
            <w:top w:val="none" w:sz="0" w:space="0" w:color="auto"/>
            <w:left w:val="none" w:sz="0" w:space="0" w:color="auto"/>
            <w:bottom w:val="none" w:sz="0" w:space="0" w:color="auto"/>
            <w:right w:val="none" w:sz="0" w:space="0" w:color="auto"/>
          </w:divBdr>
        </w:div>
        <w:div w:id="414254360">
          <w:marLeft w:val="640"/>
          <w:marRight w:val="0"/>
          <w:marTop w:val="0"/>
          <w:marBottom w:val="0"/>
          <w:divBdr>
            <w:top w:val="none" w:sz="0" w:space="0" w:color="auto"/>
            <w:left w:val="none" w:sz="0" w:space="0" w:color="auto"/>
            <w:bottom w:val="none" w:sz="0" w:space="0" w:color="auto"/>
            <w:right w:val="none" w:sz="0" w:space="0" w:color="auto"/>
          </w:divBdr>
        </w:div>
        <w:div w:id="1799957338">
          <w:marLeft w:val="640"/>
          <w:marRight w:val="0"/>
          <w:marTop w:val="0"/>
          <w:marBottom w:val="0"/>
          <w:divBdr>
            <w:top w:val="none" w:sz="0" w:space="0" w:color="auto"/>
            <w:left w:val="none" w:sz="0" w:space="0" w:color="auto"/>
            <w:bottom w:val="none" w:sz="0" w:space="0" w:color="auto"/>
            <w:right w:val="none" w:sz="0" w:space="0" w:color="auto"/>
          </w:divBdr>
        </w:div>
        <w:div w:id="816579969">
          <w:marLeft w:val="640"/>
          <w:marRight w:val="0"/>
          <w:marTop w:val="0"/>
          <w:marBottom w:val="0"/>
          <w:divBdr>
            <w:top w:val="none" w:sz="0" w:space="0" w:color="auto"/>
            <w:left w:val="none" w:sz="0" w:space="0" w:color="auto"/>
            <w:bottom w:val="none" w:sz="0" w:space="0" w:color="auto"/>
            <w:right w:val="none" w:sz="0" w:space="0" w:color="auto"/>
          </w:divBdr>
        </w:div>
        <w:div w:id="894388856">
          <w:marLeft w:val="640"/>
          <w:marRight w:val="0"/>
          <w:marTop w:val="0"/>
          <w:marBottom w:val="0"/>
          <w:divBdr>
            <w:top w:val="none" w:sz="0" w:space="0" w:color="auto"/>
            <w:left w:val="none" w:sz="0" w:space="0" w:color="auto"/>
            <w:bottom w:val="none" w:sz="0" w:space="0" w:color="auto"/>
            <w:right w:val="none" w:sz="0" w:space="0" w:color="auto"/>
          </w:divBdr>
        </w:div>
        <w:div w:id="1848866645">
          <w:marLeft w:val="640"/>
          <w:marRight w:val="0"/>
          <w:marTop w:val="0"/>
          <w:marBottom w:val="0"/>
          <w:divBdr>
            <w:top w:val="none" w:sz="0" w:space="0" w:color="auto"/>
            <w:left w:val="none" w:sz="0" w:space="0" w:color="auto"/>
            <w:bottom w:val="none" w:sz="0" w:space="0" w:color="auto"/>
            <w:right w:val="none" w:sz="0" w:space="0" w:color="auto"/>
          </w:divBdr>
        </w:div>
        <w:div w:id="295721441">
          <w:marLeft w:val="640"/>
          <w:marRight w:val="0"/>
          <w:marTop w:val="0"/>
          <w:marBottom w:val="0"/>
          <w:divBdr>
            <w:top w:val="none" w:sz="0" w:space="0" w:color="auto"/>
            <w:left w:val="none" w:sz="0" w:space="0" w:color="auto"/>
            <w:bottom w:val="none" w:sz="0" w:space="0" w:color="auto"/>
            <w:right w:val="none" w:sz="0" w:space="0" w:color="auto"/>
          </w:divBdr>
        </w:div>
        <w:div w:id="1008025819">
          <w:marLeft w:val="640"/>
          <w:marRight w:val="0"/>
          <w:marTop w:val="0"/>
          <w:marBottom w:val="0"/>
          <w:divBdr>
            <w:top w:val="none" w:sz="0" w:space="0" w:color="auto"/>
            <w:left w:val="none" w:sz="0" w:space="0" w:color="auto"/>
            <w:bottom w:val="none" w:sz="0" w:space="0" w:color="auto"/>
            <w:right w:val="none" w:sz="0" w:space="0" w:color="auto"/>
          </w:divBdr>
        </w:div>
        <w:div w:id="970282062">
          <w:marLeft w:val="640"/>
          <w:marRight w:val="0"/>
          <w:marTop w:val="0"/>
          <w:marBottom w:val="0"/>
          <w:divBdr>
            <w:top w:val="none" w:sz="0" w:space="0" w:color="auto"/>
            <w:left w:val="none" w:sz="0" w:space="0" w:color="auto"/>
            <w:bottom w:val="none" w:sz="0" w:space="0" w:color="auto"/>
            <w:right w:val="none" w:sz="0" w:space="0" w:color="auto"/>
          </w:divBdr>
        </w:div>
        <w:div w:id="1572887746">
          <w:marLeft w:val="640"/>
          <w:marRight w:val="0"/>
          <w:marTop w:val="0"/>
          <w:marBottom w:val="0"/>
          <w:divBdr>
            <w:top w:val="none" w:sz="0" w:space="0" w:color="auto"/>
            <w:left w:val="none" w:sz="0" w:space="0" w:color="auto"/>
            <w:bottom w:val="none" w:sz="0" w:space="0" w:color="auto"/>
            <w:right w:val="none" w:sz="0" w:space="0" w:color="auto"/>
          </w:divBdr>
        </w:div>
        <w:div w:id="402870911">
          <w:marLeft w:val="640"/>
          <w:marRight w:val="0"/>
          <w:marTop w:val="0"/>
          <w:marBottom w:val="0"/>
          <w:divBdr>
            <w:top w:val="none" w:sz="0" w:space="0" w:color="auto"/>
            <w:left w:val="none" w:sz="0" w:space="0" w:color="auto"/>
            <w:bottom w:val="none" w:sz="0" w:space="0" w:color="auto"/>
            <w:right w:val="none" w:sz="0" w:space="0" w:color="auto"/>
          </w:divBdr>
        </w:div>
        <w:div w:id="82186024">
          <w:marLeft w:val="640"/>
          <w:marRight w:val="0"/>
          <w:marTop w:val="0"/>
          <w:marBottom w:val="0"/>
          <w:divBdr>
            <w:top w:val="none" w:sz="0" w:space="0" w:color="auto"/>
            <w:left w:val="none" w:sz="0" w:space="0" w:color="auto"/>
            <w:bottom w:val="none" w:sz="0" w:space="0" w:color="auto"/>
            <w:right w:val="none" w:sz="0" w:space="0" w:color="auto"/>
          </w:divBdr>
        </w:div>
        <w:div w:id="250705661">
          <w:marLeft w:val="640"/>
          <w:marRight w:val="0"/>
          <w:marTop w:val="0"/>
          <w:marBottom w:val="0"/>
          <w:divBdr>
            <w:top w:val="none" w:sz="0" w:space="0" w:color="auto"/>
            <w:left w:val="none" w:sz="0" w:space="0" w:color="auto"/>
            <w:bottom w:val="none" w:sz="0" w:space="0" w:color="auto"/>
            <w:right w:val="none" w:sz="0" w:space="0" w:color="auto"/>
          </w:divBdr>
        </w:div>
        <w:div w:id="2091123507">
          <w:marLeft w:val="640"/>
          <w:marRight w:val="0"/>
          <w:marTop w:val="0"/>
          <w:marBottom w:val="0"/>
          <w:divBdr>
            <w:top w:val="none" w:sz="0" w:space="0" w:color="auto"/>
            <w:left w:val="none" w:sz="0" w:space="0" w:color="auto"/>
            <w:bottom w:val="none" w:sz="0" w:space="0" w:color="auto"/>
            <w:right w:val="none" w:sz="0" w:space="0" w:color="auto"/>
          </w:divBdr>
        </w:div>
        <w:div w:id="1311061036">
          <w:marLeft w:val="640"/>
          <w:marRight w:val="0"/>
          <w:marTop w:val="0"/>
          <w:marBottom w:val="0"/>
          <w:divBdr>
            <w:top w:val="none" w:sz="0" w:space="0" w:color="auto"/>
            <w:left w:val="none" w:sz="0" w:space="0" w:color="auto"/>
            <w:bottom w:val="none" w:sz="0" w:space="0" w:color="auto"/>
            <w:right w:val="none" w:sz="0" w:space="0" w:color="auto"/>
          </w:divBdr>
        </w:div>
        <w:div w:id="406878980">
          <w:marLeft w:val="640"/>
          <w:marRight w:val="0"/>
          <w:marTop w:val="0"/>
          <w:marBottom w:val="0"/>
          <w:divBdr>
            <w:top w:val="none" w:sz="0" w:space="0" w:color="auto"/>
            <w:left w:val="none" w:sz="0" w:space="0" w:color="auto"/>
            <w:bottom w:val="none" w:sz="0" w:space="0" w:color="auto"/>
            <w:right w:val="none" w:sz="0" w:space="0" w:color="auto"/>
          </w:divBdr>
        </w:div>
        <w:div w:id="134104857">
          <w:marLeft w:val="640"/>
          <w:marRight w:val="0"/>
          <w:marTop w:val="0"/>
          <w:marBottom w:val="0"/>
          <w:divBdr>
            <w:top w:val="none" w:sz="0" w:space="0" w:color="auto"/>
            <w:left w:val="none" w:sz="0" w:space="0" w:color="auto"/>
            <w:bottom w:val="none" w:sz="0" w:space="0" w:color="auto"/>
            <w:right w:val="none" w:sz="0" w:space="0" w:color="auto"/>
          </w:divBdr>
        </w:div>
        <w:div w:id="598219791">
          <w:marLeft w:val="640"/>
          <w:marRight w:val="0"/>
          <w:marTop w:val="0"/>
          <w:marBottom w:val="0"/>
          <w:divBdr>
            <w:top w:val="none" w:sz="0" w:space="0" w:color="auto"/>
            <w:left w:val="none" w:sz="0" w:space="0" w:color="auto"/>
            <w:bottom w:val="none" w:sz="0" w:space="0" w:color="auto"/>
            <w:right w:val="none" w:sz="0" w:space="0" w:color="auto"/>
          </w:divBdr>
        </w:div>
        <w:div w:id="19209527">
          <w:marLeft w:val="640"/>
          <w:marRight w:val="0"/>
          <w:marTop w:val="0"/>
          <w:marBottom w:val="0"/>
          <w:divBdr>
            <w:top w:val="none" w:sz="0" w:space="0" w:color="auto"/>
            <w:left w:val="none" w:sz="0" w:space="0" w:color="auto"/>
            <w:bottom w:val="none" w:sz="0" w:space="0" w:color="auto"/>
            <w:right w:val="none" w:sz="0" w:space="0" w:color="auto"/>
          </w:divBdr>
        </w:div>
        <w:div w:id="1432361109">
          <w:marLeft w:val="640"/>
          <w:marRight w:val="0"/>
          <w:marTop w:val="0"/>
          <w:marBottom w:val="0"/>
          <w:divBdr>
            <w:top w:val="none" w:sz="0" w:space="0" w:color="auto"/>
            <w:left w:val="none" w:sz="0" w:space="0" w:color="auto"/>
            <w:bottom w:val="none" w:sz="0" w:space="0" w:color="auto"/>
            <w:right w:val="none" w:sz="0" w:space="0" w:color="auto"/>
          </w:divBdr>
        </w:div>
        <w:div w:id="601693140">
          <w:marLeft w:val="640"/>
          <w:marRight w:val="0"/>
          <w:marTop w:val="0"/>
          <w:marBottom w:val="0"/>
          <w:divBdr>
            <w:top w:val="none" w:sz="0" w:space="0" w:color="auto"/>
            <w:left w:val="none" w:sz="0" w:space="0" w:color="auto"/>
            <w:bottom w:val="none" w:sz="0" w:space="0" w:color="auto"/>
            <w:right w:val="none" w:sz="0" w:space="0" w:color="auto"/>
          </w:divBdr>
        </w:div>
        <w:div w:id="726027428">
          <w:marLeft w:val="640"/>
          <w:marRight w:val="0"/>
          <w:marTop w:val="0"/>
          <w:marBottom w:val="0"/>
          <w:divBdr>
            <w:top w:val="none" w:sz="0" w:space="0" w:color="auto"/>
            <w:left w:val="none" w:sz="0" w:space="0" w:color="auto"/>
            <w:bottom w:val="none" w:sz="0" w:space="0" w:color="auto"/>
            <w:right w:val="none" w:sz="0" w:space="0" w:color="auto"/>
          </w:divBdr>
        </w:div>
        <w:div w:id="1398284832">
          <w:marLeft w:val="640"/>
          <w:marRight w:val="0"/>
          <w:marTop w:val="0"/>
          <w:marBottom w:val="0"/>
          <w:divBdr>
            <w:top w:val="none" w:sz="0" w:space="0" w:color="auto"/>
            <w:left w:val="none" w:sz="0" w:space="0" w:color="auto"/>
            <w:bottom w:val="none" w:sz="0" w:space="0" w:color="auto"/>
            <w:right w:val="none" w:sz="0" w:space="0" w:color="auto"/>
          </w:divBdr>
        </w:div>
        <w:div w:id="1167405185">
          <w:marLeft w:val="640"/>
          <w:marRight w:val="0"/>
          <w:marTop w:val="0"/>
          <w:marBottom w:val="0"/>
          <w:divBdr>
            <w:top w:val="none" w:sz="0" w:space="0" w:color="auto"/>
            <w:left w:val="none" w:sz="0" w:space="0" w:color="auto"/>
            <w:bottom w:val="none" w:sz="0" w:space="0" w:color="auto"/>
            <w:right w:val="none" w:sz="0" w:space="0" w:color="auto"/>
          </w:divBdr>
        </w:div>
        <w:div w:id="1424837673">
          <w:marLeft w:val="640"/>
          <w:marRight w:val="0"/>
          <w:marTop w:val="0"/>
          <w:marBottom w:val="0"/>
          <w:divBdr>
            <w:top w:val="none" w:sz="0" w:space="0" w:color="auto"/>
            <w:left w:val="none" w:sz="0" w:space="0" w:color="auto"/>
            <w:bottom w:val="none" w:sz="0" w:space="0" w:color="auto"/>
            <w:right w:val="none" w:sz="0" w:space="0" w:color="auto"/>
          </w:divBdr>
        </w:div>
        <w:div w:id="1457262334">
          <w:marLeft w:val="640"/>
          <w:marRight w:val="0"/>
          <w:marTop w:val="0"/>
          <w:marBottom w:val="0"/>
          <w:divBdr>
            <w:top w:val="none" w:sz="0" w:space="0" w:color="auto"/>
            <w:left w:val="none" w:sz="0" w:space="0" w:color="auto"/>
            <w:bottom w:val="none" w:sz="0" w:space="0" w:color="auto"/>
            <w:right w:val="none" w:sz="0" w:space="0" w:color="auto"/>
          </w:divBdr>
        </w:div>
        <w:div w:id="898638045">
          <w:marLeft w:val="640"/>
          <w:marRight w:val="0"/>
          <w:marTop w:val="0"/>
          <w:marBottom w:val="0"/>
          <w:divBdr>
            <w:top w:val="none" w:sz="0" w:space="0" w:color="auto"/>
            <w:left w:val="none" w:sz="0" w:space="0" w:color="auto"/>
            <w:bottom w:val="none" w:sz="0" w:space="0" w:color="auto"/>
            <w:right w:val="none" w:sz="0" w:space="0" w:color="auto"/>
          </w:divBdr>
        </w:div>
        <w:div w:id="1355695338">
          <w:marLeft w:val="640"/>
          <w:marRight w:val="0"/>
          <w:marTop w:val="0"/>
          <w:marBottom w:val="0"/>
          <w:divBdr>
            <w:top w:val="none" w:sz="0" w:space="0" w:color="auto"/>
            <w:left w:val="none" w:sz="0" w:space="0" w:color="auto"/>
            <w:bottom w:val="none" w:sz="0" w:space="0" w:color="auto"/>
            <w:right w:val="none" w:sz="0" w:space="0" w:color="auto"/>
          </w:divBdr>
        </w:div>
        <w:div w:id="1390149910">
          <w:marLeft w:val="640"/>
          <w:marRight w:val="0"/>
          <w:marTop w:val="0"/>
          <w:marBottom w:val="0"/>
          <w:divBdr>
            <w:top w:val="none" w:sz="0" w:space="0" w:color="auto"/>
            <w:left w:val="none" w:sz="0" w:space="0" w:color="auto"/>
            <w:bottom w:val="none" w:sz="0" w:space="0" w:color="auto"/>
            <w:right w:val="none" w:sz="0" w:space="0" w:color="auto"/>
          </w:divBdr>
        </w:div>
        <w:div w:id="1142382459">
          <w:marLeft w:val="640"/>
          <w:marRight w:val="0"/>
          <w:marTop w:val="0"/>
          <w:marBottom w:val="0"/>
          <w:divBdr>
            <w:top w:val="none" w:sz="0" w:space="0" w:color="auto"/>
            <w:left w:val="none" w:sz="0" w:space="0" w:color="auto"/>
            <w:bottom w:val="none" w:sz="0" w:space="0" w:color="auto"/>
            <w:right w:val="none" w:sz="0" w:space="0" w:color="auto"/>
          </w:divBdr>
        </w:div>
        <w:div w:id="324864920">
          <w:marLeft w:val="640"/>
          <w:marRight w:val="0"/>
          <w:marTop w:val="0"/>
          <w:marBottom w:val="0"/>
          <w:divBdr>
            <w:top w:val="none" w:sz="0" w:space="0" w:color="auto"/>
            <w:left w:val="none" w:sz="0" w:space="0" w:color="auto"/>
            <w:bottom w:val="none" w:sz="0" w:space="0" w:color="auto"/>
            <w:right w:val="none" w:sz="0" w:space="0" w:color="auto"/>
          </w:divBdr>
        </w:div>
        <w:div w:id="1432387069">
          <w:marLeft w:val="640"/>
          <w:marRight w:val="0"/>
          <w:marTop w:val="0"/>
          <w:marBottom w:val="0"/>
          <w:divBdr>
            <w:top w:val="none" w:sz="0" w:space="0" w:color="auto"/>
            <w:left w:val="none" w:sz="0" w:space="0" w:color="auto"/>
            <w:bottom w:val="none" w:sz="0" w:space="0" w:color="auto"/>
            <w:right w:val="none" w:sz="0" w:space="0" w:color="auto"/>
          </w:divBdr>
        </w:div>
        <w:div w:id="257909336">
          <w:marLeft w:val="640"/>
          <w:marRight w:val="0"/>
          <w:marTop w:val="0"/>
          <w:marBottom w:val="0"/>
          <w:divBdr>
            <w:top w:val="none" w:sz="0" w:space="0" w:color="auto"/>
            <w:left w:val="none" w:sz="0" w:space="0" w:color="auto"/>
            <w:bottom w:val="none" w:sz="0" w:space="0" w:color="auto"/>
            <w:right w:val="none" w:sz="0" w:space="0" w:color="auto"/>
          </w:divBdr>
        </w:div>
        <w:div w:id="1601643355">
          <w:marLeft w:val="640"/>
          <w:marRight w:val="0"/>
          <w:marTop w:val="0"/>
          <w:marBottom w:val="0"/>
          <w:divBdr>
            <w:top w:val="none" w:sz="0" w:space="0" w:color="auto"/>
            <w:left w:val="none" w:sz="0" w:space="0" w:color="auto"/>
            <w:bottom w:val="none" w:sz="0" w:space="0" w:color="auto"/>
            <w:right w:val="none" w:sz="0" w:space="0" w:color="auto"/>
          </w:divBdr>
        </w:div>
        <w:div w:id="1765417952">
          <w:marLeft w:val="640"/>
          <w:marRight w:val="0"/>
          <w:marTop w:val="0"/>
          <w:marBottom w:val="0"/>
          <w:divBdr>
            <w:top w:val="none" w:sz="0" w:space="0" w:color="auto"/>
            <w:left w:val="none" w:sz="0" w:space="0" w:color="auto"/>
            <w:bottom w:val="none" w:sz="0" w:space="0" w:color="auto"/>
            <w:right w:val="none" w:sz="0" w:space="0" w:color="auto"/>
          </w:divBdr>
        </w:div>
        <w:div w:id="1302618271">
          <w:marLeft w:val="640"/>
          <w:marRight w:val="0"/>
          <w:marTop w:val="0"/>
          <w:marBottom w:val="0"/>
          <w:divBdr>
            <w:top w:val="none" w:sz="0" w:space="0" w:color="auto"/>
            <w:left w:val="none" w:sz="0" w:space="0" w:color="auto"/>
            <w:bottom w:val="none" w:sz="0" w:space="0" w:color="auto"/>
            <w:right w:val="none" w:sz="0" w:space="0" w:color="auto"/>
          </w:divBdr>
        </w:div>
        <w:div w:id="1514998227">
          <w:marLeft w:val="640"/>
          <w:marRight w:val="0"/>
          <w:marTop w:val="0"/>
          <w:marBottom w:val="0"/>
          <w:divBdr>
            <w:top w:val="none" w:sz="0" w:space="0" w:color="auto"/>
            <w:left w:val="none" w:sz="0" w:space="0" w:color="auto"/>
            <w:bottom w:val="none" w:sz="0" w:space="0" w:color="auto"/>
            <w:right w:val="none" w:sz="0" w:space="0" w:color="auto"/>
          </w:divBdr>
        </w:div>
        <w:div w:id="1675261658">
          <w:marLeft w:val="640"/>
          <w:marRight w:val="0"/>
          <w:marTop w:val="0"/>
          <w:marBottom w:val="0"/>
          <w:divBdr>
            <w:top w:val="none" w:sz="0" w:space="0" w:color="auto"/>
            <w:left w:val="none" w:sz="0" w:space="0" w:color="auto"/>
            <w:bottom w:val="none" w:sz="0" w:space="0" w:color="auto"/>
            <w:right w:val="none" w:sz="0" w:space="0" w:color="auto"/>
          </w:divBdr>
        </w:div>
        <w:div w:id="857737258">
          <w:marLeft w:val="640"/>
          <w:marRight w:val="0"/>
          <w:marTop w:val="0"/>
          <w:marBottom w:val="0"/>
          <w:divBdr>
            <w:top w:val="none" w:sz="0" w:space="0" w:color="auto"/>
            <w:left w:val="none" w:sz="0" w:space="0" w:color="auto"/>
            <w:bottom w:val="none" w:sz="0" w:space="0" w:color="auto"/>
            <w:right w:val="none" w:sz="0" w:space="0" w:color="auto"/>
          </w:divBdr>
        </w:div>
        <w:div w:id="1140414889">
          <w:marLeft w:val="640"/>
          <w:marRight w:val="0"/>
          <w:marTop w:val="0"/>
          <w:marBottom w:val="0"/>
          <w:divBdr>
            <w:top w:val="none" w:sz="0" w:space="0" w:color="auto"/>
            <w:left w:val="none" w:sz="0" w:space="0" w:color="auto"/>
            <w:bottom w:val="none" w:sz="0" w:space="0" w:color="auto"/>
            <w:right w:val="none" w:sz="0" w:space="0" w:color="auto"/>
          </w:divBdr>
        </w:div>
        <w:div w:id="1568959952">
          <w:marLeft w:val="640"/>
          <w:marRight w:val="0"/>
          <w:marTop w:val="0"/>
          <w:marBottom w:val="0"/>
          <w:divBdr>
            <w:top w:val="none" w:sz="0" w:space="0" w:color="auto"/>
            <w:left w:val="none" w:sz="0" w:space="0" w:color="auto"/>
            <w:bottom w:val="none" w:sz="0" w:space="0" w:color="auto"/>
            <w:right w:val="none" w:sz="0" w:space="0" w:color="auto"/>
          </w:divBdr>
        </w:div>
        <w:div w:id="1754858756">
          <w:marLeft w:val="640"/>
          <w:marRight w:val="0"/>
          <w:marTop w:val="0"/>
          <w:marBottom w:val="0"/>
          <w:divBdr>
            <w:top w:val="none" w:sz="0" w:space="0" w:color="auto"/>
            <w:left w:val="none" w:sz="0" w:space="0" w:color="auto"/>
            <w:bottom w:val="none" w:sz="0" w:space="0" w:color="auto"/>
            <w:right w:val="none" w:sz="0" w:space="0" w:color="auto"/>
          </w:divBdr>
        </w:div>
        <w:div w:id="1655792858">
          <w:marLeft w:val="640"/>
          <w:marRight w:val="0"/>
          <w:marTop w:val="0"/>
          <w:marBottom w:val="0"/>
          <w:divBdr>
            <w:top w:val="none" w:sz="0" w:space="0" w:color="auto"/>
            <w:left w:val="none" w:sz="0" w:space="0" w:color="auto"/>
            <w:bottom w:val="none" w:sz="0" w:space="0" w:color="auto"/>
            <w:right w:val="none" w:sz="0" w:space="0" w:color="auto"/>
          </w:divBdr>
        </w:div>
        <w:div w:id="402340155">
          <w:marLeft w:val="640"/>
          <w:marRight w:val="0"/>
          <w:marTop w:val="0"/>
          <w:marBottom w:val="0"/>
          <w:divBdr>
            <w:top w:val="none" w:sz="0" w:space="0" w:color="auto"/>
            <w:left w:val="none" w:sz="0" w:space="0" w:color="auto"/>
            <w:bottom w:val="none" w:sz="0" w:space="0" w:color="auto"/>
            <w:right w:val="none" w:sz="0" w:space="0" w:color="auto"/>
          </w:divBdr>
        </w:div>
        <w:div w:id="569509472">
          <w:marLeft w:val="640"/>
          <w:marRight w:val="0"/>
          <w:marTop w:val="0"/>
          <w:marBottom w:val="0"/>
          <w:divBdr>
            <w:top w:val="none" w:sz="0" w:space="0" w:color="auto"/>
            <w:left w:val="none" w:sz="0" w:space="0" w:color="auto"/>
            <w:bottom w:val="none" w:sz="0" w:space="0" w:color="auto"/>
            <w:right w:val="none" w:sz="0" w:space="0" w:color="auto"/>
          </w:divBdr>
        </w:div>
        <w:div w:id="602569158">
          <w:marLeft w:val="640"/>
          <w:marRight w:val="0"/>
          <w:marTop w:val="0"/>
          <w:marBottom w:val="0"/>
          <w:divBdr>
            <w:top w:val="none" w:sz="0" w:space="0" w:color="auto"/>
            <w:left w:val="none" w:sz="0" w:space="0" w:color="auto"/>
            <w:bottom w:val="none" w:sz="0" w:space="0" w:color="auto"/>
            <w:right w:val="none" w:sz="0" w:space="0" w:color="auto"/>
          </w:divBdr>
        </w:div>
        <w:div w:id="994911862">
          <w:marLeft w:val="640"/>
          <w:marRight w:val="0"/>
          <w:marTop w:val="0"/>
          <w:marBottom w:val="0"/>
          <w:divBdr>
            <w:top w:val="none" w:sz="0" w:space="0" w:color="auto"/>
            <w:left w:val="none" w:sz="0" w:space="0" w:color="auto"/>
            <w:bottom w:val="none" w:sz="0" w:space="0" w:color="auto"/>
            <w:right w:val="none" w:sz="0" w:space="0" w:color="auto"/>
          </w:divBdr>
        </w:div>
        <w:div w:id="550651667">
          <w:marLeft w:val="640"/>
          <w:marRight w:val="0"/>
          <w:marTop w:val="0"/>
          <w:marBottom w:val="0"/>
          <w:divBdr>
            <w:top w:val="none" w:sz="0" w:space="0" w:color="auto"/>
            <w:left w:val="none" w:sz="0" w:space="0" w:color="auto"/>
            <w:bottom w:val="none" w:sz="0" w:space="0" w:color="auto"/>
            <w:right w:val="none" w:sz="0" w:space="0" w:color="auto"/>
          </w:divBdr>
        </w:div>
        <w:div w:id="931742454">
          <w:marLeft w:val="640"/>
          <w:marRight w:val="0"/>
          <w:marTop w:val="0"/>
          <w:marBottom w:val="0"/>
          <w:divBdr>
            <w:top w:val="none" w:sz="0" w:space="0" w:color="auto"/>
            <w:left w:val="none" w:sz="0" w:space="0" w:color="auto"/>
            <w:bottom w:val="none" w:sz="0" w:space="0" w:color="auto"/>
            <w:right w:val="none" w:sz="0" w:space="0" w:color="auto"/>
          </w:divBdr>
        </w:div>
        <w:div w:id="1907955256">
          <w:marLeft w:val="640"/>
          <w:marRight w:val="0"/>
          <w:marTop w:val="0"/>
          <w:marBottom w:val="0"/>
          <w:divBdr>
            <w:top w:val="none" w:sz="0" w:space="0" w:color="auto"/>
            <w:left w:val="none" w:sz="0" w:space="0" w:color="auto"/>
            <w:bottom w:val="none" w:sz="0" w:space="0" w:color="auto"/>
            <w:right w:val="none" w:sz="0" w:space="0" w:color="auto"/>
          </w:divBdr>
        </w:div>
        <w:div w:id="1834878275">
          <w:marLeft w:val="640"/>
          <w:marRight w:val="0"/>
          <w:marTop w:val="0"/>
          <w:marBottom w:val="0"/>
          <w:divBdr>
            <w:top w:val="none" w:sz="0" w:space="0" w:color="auto"/>
            <w:left w:val="none" w:sz="0" w:space="0" w:color="auto"/>
            <w:bottom w:val="none" w:sz="0" w:space="0" w:color="auto"/>
            <w:right w:val="none" w:sz="0" w:space="0" w:color="auto"/>
          </w:divBdr>
        </w:div>
        <w:div w:id="1641568160">
          <w:marLeft w:val="640"/>
          <w:marRight w:val="0"/>
          <w:marTop w:val="0"/>
          <w:marBottom w:val="0"/>
          <w:divBdr>
            <w:top w:val="none" w:sz="0" w:space="0" w:color="auto"/>
            <w:left w:val="none" w:sz="0" w:space="0" w:color="auto"/>
            <w:bottom w:val="none" w:sz="0" w:space="0" w:color="auto"/>
            <w:right w:val="none" w:sz="0" w:space="0" w:color="auto"/>
          </w:divBdr>
        </w:div>
        <w:div w:id="1039091474">
          <w:marLeft w:val="640"/>
          <w:marRight w:val="0"/>
          <w:marTop w:val="0"/>
          <w:marBottom w:val="0"/>
          <w:divBdr>
            <w:top w:val="none" w:sz="0" w:space="0" w:color="auto"/>
            <w:left w:val="none" w:sz="0" w:space="0" w:color="auto"/>
            <w:bottom w:val="none" w:sz="0" w:space="0" w:color="auto"/>
            <w:right w:val="none" w:sz="0" w:space="0" w:color="auto"/>
          </w:divBdr>
        </w:div>
        <w:div w:id="186650138">
          <w:marLeft w:val="640"/>
          <w:marRight w:val="0"/>
          <w:marTop w:val="0"/>
          <w:marBottom w:val="0"/>
          <w:divBdr>
            <w:top w:val="none" w:sz="0" w:space="0" w:color="auto"/>
            <w:left w:val="none" w:sz="0" w:space="0" w:color="auto"/>
            <w:bottom w:val="none" w:sz="0" w:space="0" w:color="auto"/>
            <w:right w:val="none" w:sz="0" w:space="0" w:color="auto"/>
          </w:divBdr>
        </w:div>
        <w:div w:id="2074347677">
          <w:marLeft w:val="640"/>
          <w:marRight w:val="0"/>
          <w:marTop w:val="0"/>
          <w:marBottom w:val="0"/>
          <w:divBdr>
            <w:top w:val="none" w:sz="0" w:space="0" w:color="auto"/>
            <w:left w:val="none" w:sz="0" w:space="0" w:color="auto"/>
            <w:bottom w:val="none" w:sz="0" w:space="0" w:color="auto"/>
            <w:right w:val="none" w:sz="0" w:space="0" w:color="auto"/>
          </w:divBdr>
        </w:div>
        <w:div w:id="2089306982">
          <w:marLeft w:val="640"/>
          <w:marRight w:val="0"/>
          <w:marTop w:val="0"/>
          <w:marBottom w:val="0"/>
          <w:divBdr>
            <w:top w:val="none" w:sz="0" w:space="0" w:color="auto"/>
            <w:left w:val="none" w:sz="0" w:space="0" w:color="auto"/>
            <w:bottom w:val="none" w:sz="0" w:space="0" w:color="auto"/>
            <w:right w:val="none" w:sz="0" w:space="0" w:color="auto"/>
          </w:divBdr>
        </w:div>
        <w:div w:id="785122055">
          <w:marLeft w:val="640"/>
          <w:marRight w:val="0"/>
          <w:marTop w:val="0"/>
          <w:marBottom w:val="0"/>
          <w:divBdr>
            <w:top w:val="none" w:sz="0" w:space="0" w:color="auto"/>
            <w:left w:val="none" w:sz="0" w:space="0" w:color="auto"/>
            <w:bottom w:val="none" w:sz="0" w:space="0" w:color="auto"/>
            <w:right w:val="none" w:sz="0" w:space="0" w:color="auto"/>
          </w:divBdr>
        </w:div>
        <w:div w:id="583686617">
          <w:marLeft w:val="640"/>
          <w:marRight w:val="0"/>
          <w:marTop w:val="0"/>
          <w:marBottom w:val="0"/>
          <w:divBdr>
            <w:top w:val="none" w:sz="0" w:space="0" w:color="auto"/>
            <w:left w:val="none" w:sz="0" w:space="0" w:color="auto"/>
            <w:bottom w:val="none" w:sz="0" w:space="0" w:color="auto"/>
            <w:right w:val="none" w:sz="0" w:space="0" w:color="auto"/>
          </w:divBdr>
        </w:div>
        <w:div w:id="189417609">
          <w:marLeft w:val="640"/>
          <w:marRight w:val="0"/>
          <w:marTop w:val="0"/>
          <w:marBottom w:val="0"/>
          <w:divBdr>
            <w:top w:val="none" w:sz="0" w:space="0" w:color="auto"/>
            <w:left w:val="none" w:sz="0" w:space="0" w:color="auto"/>
            <w:bottom w:val="none" w:sz="0" w:space="0" w:color="auto"/>
            <w:right w:val="none" w:sz="0" w:space="0" w:color="auto"/>
          </w:divBdr>
        </w:div>
        <w:div w:id="1491360580">
          <w:marLeft w:val="640"/>
          <w:marRight w:val="0"/>
          <w:marTop w:val="0"/>
          <w:marBottom w:val="0"/>
          <w:divBdr>
            <w:top w:val="none" w:sz="0" w:space="0" w:color="auto"/>
            <w:left w:val="none" w:sz="0" w:space="0" w:color="auto"/>
            <w:bottom w:val="none" w:sz="0" w:space="0" w:color="auto"/>
            <w:right w:val="none" w:sz="0" w:space="0" w:color="auto"/>
          </w:divBdr>
        </w:div>
        <w:div w:id="1606578865">
          <w:marLeft w:val="640"/>
          <w:marRight w:val="0"/>
          <w:marTop w:val="0"/>
          <w:marBottom w:val="0"/>
          <w:divBdr>
            <w:top w:val="none" w:sz="0" w:space="0" w:color="auto"/>
            <w:left w:val="none" w:sz="0" w:space="0" w:color="auto"/>
            <w:bottom w:val="none" w:sz="0" w:space="0" w:color="auto"/>
            <w:right w:val="none" w:sz="0" w:space="0" w:color="auto"/>
          </w:divBdr>
        </w:div>
        <w:div w:id="358437462">
          <w:marLeft w:val="640"/>
          <w:marRight w:val="0"/>
          <w:marTop w:val="0"/>
          <w:marBottom w:val="0"/>
          <w:divBdr>
            <w:top w:val="none" w:sz="0" w:space="0" w:color="auto"/>
            <w:left w:val="none" w:sz="0" w:space="0" w:color="auto"/>
            <w:bottom w:val="none" w:sz="0" w:space="0" w:color="auto"/>
            <w:right w:val="none" w:sz="0" w:space="0" w:color="auto"/>
          </w:divBdr>
        </w:div>
        <w:div w:id="1553729021">
          <w:marLeft w:val="640"/>
          <w:marRight w:val="0"/>
          <w:marTop w:val="0"/>
          <w:marBottom w:val="0"/>
          <w:divBdr>
            <w:top w:val="none" w:sz="0" w:space="0" w:color="auto"/>
            <w:left w:val="none" w:sz="0" w:space="0" w:color="auto"/>
            <w:bottom w:val="none" w:sz="0" w:space="0" w:color="auto"/>
            <w:right w:val="none" w:sz="0" w:space="0" w:color="auto"/>
          </w:divBdr>
        </w:div>
        <w:div w:id="1104032758">
          <w:marLeft w:val="640"/>
          <w:marRight w:val="0"/>
          <w:marTop w:val="0"/>
          <w:marBottom w:val="0"/>
          <w:divBdr>
            <w:top w:val="none" w:sz="0" w:space="0" w:color="auto"/>
            <w:left w:val="none" w:sz="0" w:space="0" w:color="auto"/>
            <w:bottom w:val="none" w:sz="0" w:space="0" w:color="auto"/>
            <w:right w:val="none" w:sz="0" w:space="0" w:color="auto"/>
          </w:divBdr>
        </w:div>
        <w:div w:id="193347927">
          <w:marLeft w:val="640"/>
          <w:marRight w:val="0"/>
          <w:marTop w:val="0"/>
          <w:marBottom w:val="0"/>
          <w:divBdr>
            <w:top w:val="none" w:sz="0" w:space="0" w:color="auto"/>
            <w:left w:val="none" w:sz="0" w:space="0" w:color="auto"/>
            <w:bottom w:val="none" w:sz="0" w:space="0" w:color="auto"/>
            <w:right w:val="none" w:sz="0" w:space="0" w:color="auto"/>
          </w:divBdr>
        </w:div>
        <w:div w:id="806238162">
          <w:marLeft w:val="640"/>
          <w:marRight w:val="0"/>
          <w:marTop w:val="0"/>
          <w:marBottom w:val="0"/>
          <w:divBdr>
            <w:top w:val="none" w:sz="0" w:space="0" w:color="auto"/>
            <w:left w:val="none" w:sz="0" w:space="0" w:color="auto"/>
            <w:bottom w:val="none" w:sz="0" w:space="0" w:color="auto"/>
            <w:right w:val="none" w:sz="0" w:space="0" w:color="auto"/>
          </w:divBdr>
        </w:div>
        <w:div w:id="2025789248">
          <w:marLeft w:val="640"/>
          <w:marRight w:val="0"/>
          <w:marTop w:val="0"/>
          <w:marBottom w:val="0"/>
          <w:divBdr>
            <w:top w:val="none" w:sz="0" w:space="0" w:color="auto"/>
            <w:left w:val="none" w:sz="0" w:space="0" w:color="auto"/>
            <w:bottom w:val="none" w:sz="0" w:space="0" w:color="auto"/>
            <w:right w:val="none" w:sz="0" w:space="0" w:color="auto"/>
          </w:divBdr>
        </w:div>
        <w:div w:id="187109867">
          <w:marLeft w:val="640"/>
          <w:marRight w:val="0"/>
          <w:marTop w:val="0"/>
          <w:marBottom w:val="0"/>
          <w:divBdr>
            <w:top w:val="none" w:sz="0" w:space="0" w:color="auto"/>
            <w:left w:val="none" w:sz="0" w:space="0" w:color="auto"/>
            <w:bottom w:val="none" w:sz="0" w:space="0" w:color="auto"/>
            <w:right w:val="none" w:sz="0" w:space="0" w:color="auto"/>
          </w:divBdr>
        </w:div>
        <w:div w:id="1644919793">
          <w:marLeft w:val="640"/>
          <w:marRight w:val="0"/>
          <w:marTop w:val="0"/>
          <w:marBottom w:val="0"/>
          <w:divBdr>
            <w:top w:val="none" w:sz="0" w:space="0" w:color="auto"/>
            <w:left w:val="none" w:sz="0" w:space="0" w:color="auto"/>
            <w:bottom w:val="none" w:sz="0" w:space="0" w:color="auto"/>
            <w:right w:val="none" w:sz="0" w:space="0" w:color="auto"/>
          </w:divBdr>
        </w:div>
        <w:div w:id="133569876">
          <w:marLeft w:val="640"/>
          <w:marRight w:val="0"/>
          <w:marTop w:val="0"/>
          <w:marBottom w:val="0"/>
          <w:divBdr>
            <w:top w:val="none" w:sz="0" w:space="0" w:color="auto"/>
            <w:left w:val="none" w:sz="0" w:space="0" w:color="auto"/>
            <w:bottom w:val="none" w:sz="0" w:space="0" w:color="auto"/>
            <w:right w:val="none" w:sz="0" w:space="0" w:color="auto"/>
          </w:divBdr>
        </w:div>
        <w:div w:id="694424506">
          <w:marLeft w:val="640"/>
          <w:marRight w:val="0"/>
          <w:marTop w:val="0"/>
          <w:marBottom w:val="0"/>
          <w:divBdr>
            <w:top w:val="none" w:sz="0" w:space="0" w:color="auto"/>
            <w:left w:val="none" w:sz="0" w:space="0" w:color="auto"/>
            <w:bottom w:val="none" w:sz="0" w:space="0" w:color="auto"/>
            <w:right w:val="none" w:sz="0" w:space="0" w:color="auto"/>
          </w:divBdr>
        </w:div>
        <w:div w:id="1727071221">
          <w:marLeft w:val="640"/>
          <w:marRight w:val="0"/>
          <w:marTop w:val="0"/>
          <w:marBottom w:val="0"/>
          <w:divBdr>
            <w:top w:val="none" w:sz="0" w:space="0" w:color="auto"/>
            <w:left w:val="none" w:sz="0" w:space="0" w:color="auto"/>
            <w:bottom w:val="none" w:sz="0" w:space="0" w:color="auto"/>
            <w:right w:val="none" w:sz="0" w:space="0" w:color="auto"/>
          </w:divBdr>
        </w:div>
        <w:div w:id="1229535780">
          <w:marLeft w:val="640"/>
          <w:marRight w:val="0"/>
          <w:marTop w:val="0"/>
          <w:marBottom w:val="0"/>
          <w:divBdr>
            <w:top w:val="none" w:sz="0" w:space="0" w:color="auto"/>
            <w:left w:val="none" w:sz="0" w:space="0" w:color="auto"/>
            <w:bottom w:val="none" w:sz="0" w:space="0" w:color="auto"/>
            <w:right w:val="none" w:sz="0" w:space="0" w:color="auto"/>
          </w:divBdr>
        </w:div>
        <w:div w:id="392655426">
          <w:marLeft w:val="640"/>
          <w:marRight w:val="0"/>
          <w:marTop w:val="0"/>
          <w:marBottom w:val="0"/>
          <w:divBdr>
            <w:top w:val="none" w:sz="0" w:space="0" w:color="auto"/>
            <w:left w:val="none" w:sz="0" w:space="0" w:color="auto"/>
            <w:bottom w:val="none" w:sz="0" w:space="0" w:color="auto"/>
            <w:right w:val="none" w:sz="0" w:space="0" w:color="auto"/>
          </w:divBdr>
        </w:div>
        <w:div w:id="2128040358">
          <w:marLeft w:val="640"/>
          <w:marRight w:val="0"/>
          <w:marTop w:val="0"/>
          <w:marBottom w:val="0"/>
          <w:divBdr>
            <w:top w:val="none" w:sz="0" w:space="0" w:color="auto"/>
            <w:left w:val="none" w:sz="0" w:space="0" w:color="auto"/>
            <w:bottom w:val="none" w:sz="0" w:space="0" w:color="auto"/>
            <w:right w:val="none" w:sz="0" w:space="0" w:color="auto"/>
          </w:divBdr>
        </w:div>
        <w:div w:id="2064988562">
          <w:marLeft w:val="640"/>
          <w:marRight w:val="0"/>
          <w:marTop w:val="0"/>
          <w:marBottom w:val="0"/>
          <w:divBdr>
            <w:top w:val="none" w:sz="0" w:space="0" w:color="auto"/>
            <w:left w:val="none" w:sz="0" w:space="0" w:color="auto"/>
            <w:bottom w:val="none" w:sz="0" w:space="0" w:color="auto"/>
            <w:right w:val="none" w:sz="0" w:space="0" w:color="auto"/>
          </w:divBdr>
        </w:div>
      </w:divsChild>
    </w:div>
    <w:div w:id="750154193">
      <w:bodyDiv w:val="1"/>
      <w:marLeft w:val="0"/>
      <w:marRight w:val="0"/>
      <w:marTop w:val="0"/>
      <w:marBottom w:val="0"/>
      <w:divBdr>
        <w:top w:val="none" w:sz="0" w:space="0" w:color="auto"/>
        <w:left w:val="none" w:sz="0" w:space="0" w:color="auto"/>
        <w:bottom w:val="none" w:sz="0" w:space="0" w:color="auto"/>
        <w:right w:val="none" w:sz="0" w:space="0" w:color="auto"/>
      </w:divBdr>
      <w:divsChild>
        <w:div w:id="1745640762">
          <w:marLeft w:val="640"/>
          <w:marRight w:val="0"/>
          <w:marTop w:val="0"/>
          <w:marBottom w:val="0"/>
          <w:divBdr>
            <w:top w:val="none" w:sz="0" w:space="0" w:color="auto"/>
            <w:left w:val="none" w:sz="0" w:space="0" w:color="auto"/>
            <w:bottom w:val="none" w:sz="0" w:space="0" w:color="auto"/>
            <w:right w:val="none" w:sz="0" w:space="0" w:color="auto"/>
          </w:divBdr>
        </w:div>
        <w:div w:id="535199240">
          <w:marLeft w:val="640"/>
          <w:marRight w:val="0"/>
          <w:marTop w:val="0"/>
          <w:marBottom w:val="0"/>
          <w:divBdr>
            <w:top w:val="none" w:sz="0" w:space="0" w:color="auto"/>
            <w:left w:val="none" w:sz="0" w:space="0" w:color="auto"/>
            <w:bottom w:val="none" w:sz="0" w:space="0" w:color="auto"/>
            <w:right w:val="none" w:sz="0" w:space="0" w:color="auto"/>
          </w:divBdr>
        </w:div>
        <w:div w:id="349576157">
          <w:marLeft w:val="640"/>
          <w:marRight w:val="0"/>
          <w:marTop w:val="0"/>
          <w:marBottom w:val="0"/>
          <w:divBdr>
            <w:top w:val="none" w:sz="0" w:space="0" w:color="auto"/>
            <w:left w:val="none" w:sz="0" w:space="0" w:color="auto"/>
            <w:bottom w:val="none" w:sz="0" w:space="0" w:color="auto"/>
            <w:right w:val="none" w:sz="0" w:space="0" w:color="auto"/>
          </w:divBdr>
        </w:div>
        <w:div w:id="1853837529">
          <w:marLeft w:val="640"/>
          <w:marRight w:val="0"/>
          <w:marTop w:val="0"/>
          <w:marBottom w:val="0"/>
          <w:divBdr>
            <w:top w:val="none" w:sz="0" w:space="0" w:color="auto"/>
            <w:left w:val="none" w:sz="0" w:space="0" w:color="auto"/>
            <w:bottom w:val="none" w:sz="0" w:space="0" w:color="auto"/>
            <w:right w:val="none" w:sz="0" w:space="0" w:color="auto"/>
          </w:divBdr>
        </w:div>
        <w:div w:id="605577752">
          <w:marLeft w:val="640"/>
          <w:marRight w:val="0"/>
          <w:marTop w:val="0"/>
          <w:marBottom w:val="0"/>
          <w:divBdr>
            <w:top w:val="none" w:sz="0" w:space="0" w:color="auto"/>
            <w:left w:val="none" w:sz="0" w:space="0" w:color="auto"/>
            <w:bottom w:val="none" w:sz="0" w:space="0" w:color="auto"/>
            <w:right w:val="none" w:sz="0" w:space="0" w:color="auto"/>
          </w:divBdr>
        </w:div>
        <w:div w:id="1454249634">
          <w:marLeft w:val="640"/>
          <w:marRight w:val="0"/>
          <w:marTop w:val="0"/>
          <w:marBottom w:val="0"/>
          <w:divBdr>
            <w:top w:val="none" w:sz="0" w:space="0" w:color="auto"/>
            <w:left w:val="none" w:sz="0" w:space="0" w:color="auto"/>
            <w:bottom w:val="none" w:sz="0" w:space="0" w:color="auto"/>
            <w:right w:val="none" w:sz="0" w:space="0" w:color="auto"/>
          </w:divBdr>
        </w:div>
        <w:div w:id="1101340953">
          <w:marLeft w:val="640"/>
          <w:marRight w:val="0"/>
          <w:marTop w:val="0"/>
          <w:marBottom w:val="0"/>
          <w:divBdr>
            <w:top w:val="none" w:sz="0" w:space="0" w:color="auto"/>
            <w:left w:val="none" w:sz="0" w:space="0" w:color="auto"/>
            <w:bottom w:val="none" w:sz="0" w:space="0" w:color="auto"/>
            <w:right w:val="none" w:sz="0" w:space="0" w:color="auto"/>
          </w:divBdr>
        </w:div>
        <w:div w:id="1013456857">
          <w:marLeft w:val="640"/>
          <w:marRight w:val="0"/>
          <w:marTop w:val="0"/>
          <w:marBottom w:val="0"/>
          <w:divBdr>
            <w:top w:val="none" w:sz="0" w:space="0" w:color="auto"/>
            <w:left w:val="none" w:sz="0" w:space="0" w:color="auto"/>
            <w:bottom w:val="none" w:sz="0" w:space="0" w:color="auto"/>
            <w:right w:val="none" w:sz="0" w:space="0" w:color="auto"/>
          </w:divBdr>
        </w:div>
        <w:div w:id="1206865658">
          <w:marLeft w:val="640"/>
          <w:marRight w:val="0"/>
          <w:marTop w:val="0"/>
          <w:marBottom w:val="0"/>
          <w:divBdr>
            <w:top w:val="none" w:sz="0" w:space="0" w:color="auto"/>
            <w:left w:val="none" w:sz="0" w:space="0" w:color="auto"/>
            <w:bottom w:val="none" w:sz="0" w:space="0" w:color="auto"/>
            <w:right w:val="none" w:sz="0" w:space="0" w:color="auto"/>
          </w:divBdr>
        </w:div>
        <w:div w:id="1691226221">
          <w:marLeft w:val="640"/>
          <w:marRight w:val="0"/>
          <w:marTop w:val="0"/>
          <w:marBottom w:val="0"/>
          <w:divBdr>
            <w:top w:val="none" w:sz="0" w:space="0" w:color="auto"/>
            <w:left w:val="none" w:sz="0" w:space="0" w:color="auto"/>
            <w:bottom w:val="none" w:sz="0" w:space="0" w:color="auto"/>
            <w:right w:val="none" w:sz="0" w:space="0" w:color="auto"/>
          </w:divBdr>
        </w:div>
        <w:div w:id="1101028345">
          <w:marLeft w:val="640"/>
          <w:marRight w:val="0"/>
          <w:marTop w:val="0"/>
          <w:marBottom w:val="0"/>
          <w:divBdr>
            <w:top w:val="none" w:sz="0" w:space="0" w:color="auto"/>
            <w:left w:val="none" w:sz="0" w:space="0" w:color="auto"/>
            <w:bottom w:val="none" w:sz="0" w:space="0" w:color="auto"/>
            <w:right w:val="none" w:sz="0" w:space="0" w:color="auto"/>
          </w:divBdr>
        </w:div>
        <w:div w:id="219021428">
          <w:marLeft w:val="640"/>
          <w:marRight w:val="0"/>
          <w:marTop w:val="0"/>
          <w:marBottom w:val="0"/>
          <w:divBdr>
            <w:top w:val="none" w:sz="0" w:space="0" w:color="auto"/>
            <w:left w:val="none" w:sz="0" w:space="0" w:color="auto"/>
            <w:bottom w:val="none" w:sz="0" w:space="0" w:color="auto"/>
            <w:right w:val="none" w:sz="0" w:space="0" w:color="auto"/>
          </w:divBdr>
        </w:div>
        <w:div w:id="1918829036">
          <w:marLeft w:val="640"/>
          <w:marRight w:val="0"/>
          <w:marTop w:val="0"/>
          <w:marBottom w:val="0"/>
          <w:divBdr>
            <w:top w:val="none" w:sz="0" w:space="0" w:color="auto"/>
            <w:left w:val="none" w:sz="0" w:space="0" w:color="auto"/>
            <w:bottom w:val="none" w:sz="0" w:space="0" w:color="auto"/>
            <w:right w:val="none" w:sz="0" w:space="0" w:color="auto"/>
          </w:divBdr>
        </w:div>
        <w:div w:id="1100881086">
          <w:marLeft w:val="640"/>
          <w:marRight w:val="0"/>
          <w:marTop w:val="0"/>
          <w:marBottom w:val="0"/>
          <w:divBdr>
            <w:top w:val="none" w:sz="0" w:space="0" w:color="auto"/>
            <w:left w:val="none" w:sz="0" w:space="0" w:color="auto"/>
            <w:bottom w:val="none" w:sz="0" w:space="0" w:color="auto"/>
            <w:right w:val="none" w:sz="0" w:space="0" w:color="auto"/>
          </w:divBdr>
        </w:div>
        <w:div w:id="874849141">
          <w:marLeft w:val="640"/>
          <w:marRight w:val="0"/>
          <w:marTop w:val="0"/>
          <w:marBottom w:val="0"/>
          <w:divBdr>
            <w:top w:val="none" w:sz="0" w:space="0" w:color="auto"/>
            <w:left w:val="none" w:sz="0" w:space="0" w:color="auto"/>
            <w:bottom w:val="none" w:sz="0" w:space="0" w:color="auto"/>
            <w:right w:val="none" w:sz="0" w:space="0" w:color="auto"/>
          </w:divBdr>
        </w:div>
        <w:div w:id="1071580406">
          <w:marLeft w:val="640"/>
          <w:marRight w:val="0"/>
          <w:marTop w:val="0"/>
          <w:marBottom w:val="0"/>
          <w:divBdr>
            <w:top w:val="none" w:sz="0" w:space="0" w:color="auto"/>
            <w:left w:val="none" w:sz="0" w:space="0" w:color="auto"/>
            <w:bottom w:val="none" w:sz="0" w:space="0" w:color="auto"/>
            <w:right w:val="none" w:sz="0" w:space="0" w:color="auto"/>
          </w:divBdr>
        </w:div>
        <w:div w:id="1823229322">
          <w:marLeft w:val="640"/>
          <w:marRight w:val="0"/>
          <w:marTop w:val="0"/>
          <w:marBottom w:val="0"/>
          <w:divBdr>
            <w:top w:val="none" w:sz="0" w:space="0" w:color="auto"/>
            <w:left w:val="none" w:sz="0" w:space="0" w:color="auto"/>
            <w:bottom w:val="none" w:sz="0" w:space="0" w:color="auto"/>
            <w:right w:val="none" w:sz="0" w:space="0" w:color="auto"/>
          </w:divBdr>
        </w:div>
        <w:div w:id="1351031555">
          <w:marLeft w:val="640"/>
          <w:marRight w:val="0"/>
          <w:marTop w:val="0"/>
          <w:marBottom w:val="0"/>
          <w:divBdr>
            <w:top w:val="none" w:sz="0" w:space="0" w:color="auto"/>
            <w:left w:val="none" w:sz="0" w:space="0" w:color="auto"/>
            <w:bottom w:val="none" w:sz="0" w:space="0" w:color="auto"/>
            <w:right w:val="none" w:sz="0" w:space="0" w:color="auto"/>
          </w:divBdr>
        </w:div>
        <w:div w:id="1332492443">
          <w:marLeft w:val="640"/>
          <w:marRight w:val="0"/>
          <w:marTop w:val="0"/>
          <w:marBottom w:val="0"/>
          <w:divBdr>
            <w:top w:val="none" w:sz="0" w:space="0" w:color="auto"/>
            <w:left w:val="none" w:sz="0" w:space="0" w:color="auto"/>
            <w:bottom w:val="none" w:sz="0" w:space="0" w:color="auto"/>
            <w:right w:val="none" w:sz="0" w:space="0" w:color="auto"/>
          </w:divBdr>
        </w:div>
        <w:div w:id="850796438">
          <w:marLeft w:val="640"/>
          <w:marRight w:val="0"/>
          <w:marTop w:val="0"/>
          <w:marBottom w:val="0"/>
          <w:divBdr>
            <w:top w:val="none" w:sz="0" w:space="0" w:color="auto"/>
            <w:left w:val="none" w:sz="0" w:space="0" w:color="auto"/>
            <w:bottom w:val="none" w:sz="0" w:space="0" w:color="auto"/>
            <w:right w:val="none" w:sz="0" w:space="0" w:color="auto"/>
          </w:divBdr>
        </w:div>
        <w:div w:id="1054738151">
          <w:marLeft w:val="640"/>
          <w:marRight w:val="0"/>
          <w:marTop w:val="0"/>
          <w:marBottom w:val="0"/>
          <w:divBdr>
            <w:top w:val="none" w:sz="0" w:space="0" w:color="auto"/>
            <w:left w:val="none" w:sz="0" w:space="0" w:color="auto"/>
            <w:bottom w:val="none" w:sz="0" w:space="0" w:color="auto"/>
            <w:right w:val="none" w:sz="0" w:space="0" w:color="auto"/>
          </w:divBdr>
        </w:div>
        <w:div w:id="1139493428">
          <w:marLeft w:val="640"/>
          <w:marRight w:val="0"/>
          <w:marTop w:val="0"/>
          <w:marBottom w:val="0"/>
          <w:divBdr>
            <w:top w:val="none" w:sz="0" w:space="0" w:color="auto"/>
            <w:left w:val="none" w:sz="0" w:space="0" w:color="auto"/>
            <w:bottom w:val="none" w:sz="0" w:space="0" w:color="auto"/>
            <w:right w:val="none" w:sz="0" w:space="0" w:color="auto"/>
          </w:divBdr>
        </w:div>
        <w:div w:id="1363939985">
          <w:marLeft w:val="640"/>
          <w:marRight w:val="0"/>
          <w:marTop w:val="0"/>
          <w:marBottom w:val="0"/>
          <w:divBdr>
            <w:top w:val="none" w:sz="0" w:space="0" w:color="auto"/>
            <w:left w:val="none" w:sz="0" w:space="0" w:color="auto"/>
            <w:bottom w:val="none" w:sz="0" w:space="0" w:color="auto"/>
            <w:right w:val="none" w:sz="0" w:space="0" w:color="auto"/>
          </w:divBdr>
        </w:div>
        <w:div w:id="1350914876">
          <w:marLeft w:val="640"/>
          <w:marRight w:val="0"/>
          <w:marTop w:val="0"/>
          <w:marBottom w:val="0"/>
          <w:divBdr>
            <w:top w:val="none" w:sz="0" w:space="0" w:color="auto"/>
            <w:left w:val="none" w:sz="0" w:space="0" w:color="auto"/>
            <w:bottom w:val="none" w:sz="0" w:space="0" w:color="auto"/>
            <w:right w:val="none" w:sz="0" w:space="0" w:color="auto"/>
          </w:divBdr>
        </w:div>
        <w:div w:id="1430933863">
          <w:marLeft w:val="640"/>
          <w:marRight w:val="0"/>
          <w:marTop w:val="0"/>
          <w:marBottom w:val="0"/>
          <w:divBdr>
            <w:top w:val="none" w:sz="0" w:space="0" w:color="auto"/>
            <w:left w:val="none" w:sz="0" w:space="0" w:color="auto"/>
            <w:bottom w:val="none" w:sz="0" w:space="0" w:color="auto"/>
            <w:right w:val="none" w:sz="0" w:space="0" w:color="auto"/>
          </w:divBdr>
        </w:div>
        <w:div w:id="1884634940">
          <w:marLeft w:val="640"/>
          <w:marRight w:val="0"/>
          <w:marTop w:val="0"/>
          <w:marBottom w:val="0"/>
          <w:divBdr>
            <w:top w:val="none" w:sz="0" w:space="0" w:color="auto"/>
            <w:left w:val="none" w:sz="0" w:space="0" w:color="auto"/>
            <w:bottom w:val="none" w:sz="0" w:space="0" w:color="auto"/>
            <w:right w:val="none" w:sz="0" w:space="0" w:color="auto"/>
          </w:divBdr>
        </w:div>
        <w:div w:id="102849775">
          <w:marLeft w:val="640"/>
          <w:marRight w:val="0"/>
          <w:marTop w:val="0"/>
          <w:marBottom w:val="0"/>
          <w:divBdr>
            <w:top w:val="none" w:sz="0" w:space="0" w:color="auto"/>
            <w:left w:val="none" w:sz="0" w:space="0" w:color="auto"/>
            <w:bottom w:val="none" w:sz="0" w:space="0" w:color="auto"/>
            <w:right w:val="none" w:sz="0" w:space="0" w:color="auto"/>
          </w:divBdr>
        </w:div>
        <w:div w:id="1325158028">
          <w:marLeft w:val="640"/>
          <w:marRight w:val="0"/>
          <w:marTop w:val="0"/>
          <w:marBottom w:val="0"/>
          <w:divBdr>
            <w:top w:val="none" w:sz="0" w:space="0" w:color="auto"/>
            <w:left w:val="none" w:sz="0" w:space="0" w:color="auto"/>
            <w:bottom w:val="none" w:sz="0" w:space="0" w:color="auto"/>
            <w:right w:val="none" w:sz="0" w:space="0" w:color="auto"/>
          </w:divBdr>
        </w:div>
        <w:div w:id="1849445397">
          <w:marLeft w:val="640"/>
          <w:marRight w:val="0"/>
          <w:marTop w:val="0"/>
          <w:marBottom w:val="0"/>
          <w:divBdr>
            <w:top w:val="none" w:sz="0" w:space="0" w:color="auto"/>
            <w:left w:val="none" w:sz="0" w:space="0" w:color="auto"/>
            <w:bottom w:val="none" w:sz="0" w:space="0" w:color="auto"/>
            <w:right w:val="none" w:sz="0" w:space="0" w:color="auto"/>
          </w:divBdr>
        </w:div>
        <w:div w:id="1484538853">
          <w:marLeft w:val="640"/>
          <w:marRight w:val="0"/>
          <w:marTop w:val="0"/>
          <w:marBottom w:val="0"/>
          <w:divBdr>
            <w:top w:val="none" w:sz="0" w:space="0" w:color="auto"/>
            <w:left w:val="none" w:sz="0" w:space="0" w:color="auto"/>
            <w:bottom w:val="none" w:sz="0" w:space="0" w:color="auto"/>
            <w:right w:val="none" w:sz="0" w:space="0" w:color="auto"/>
          </w:divBdr>
        </w:div>
        <w:div w:id="858591596">
          <w:marLeft w:val="640"/>
          <w:marRight w:val="0"/>
          <w:marTop w:val="0"/>
          <w:marBottom w:val="0"/>
          <w:divBdr>
            <w:top w:val="none" w:sz="0" w:space="0" w:color="auto"/>
            <w:left w:val="none" w:sz="0" w:space="0" w:color="auto"/>
            <w:bottom w:val="none" w:sz="0" w:space="0" w:color="auto"/>
            <w:right w:val="none" w:sz="0" w:space="0" w:color="auto"/>
          </w:divBdr>
        </w:div>
        <w:div w:id="1792675206">
          <w:marLeft w:val="640"/>
          <w:marRight w:val="0"/>
          <w:marTop w:val="0"/>
          <w:marBottom w:val="0"/>
          <w:divBdr>
            <w:top w:val="none" w:sz="0" w:space="0" w:color="auto"/>
            <w:left w:val="none" w:sz="0" w:space="0" w:color="auto"/>
            <w:bottom w:val="none" w:sz="0" w:space="0" w:color="auto"/>
            <w:right w:val="none" w:sz="0" w:space="0" w:color="auto"/>
          </w:divBdr>
        </w:div>
        <w:div w:id="1331787769">
          <w:marLeft w:val="640"/>
          <w:marRight w:val="0"/>
          <w:marTop w:val="0"/>
          <w:marBottom w:val="0"/>
          <w:divBdr>
            <w:top w:val="none" w:sz="0" w:space="0" w:color="auto"/>
            <w:left w:val="none" w:sz="0" w:space="0" w:color="auto"/>
            <w:bottom w:val="none" w:sz="0" w:space="0" w:color="auto"/>
            <w:right w:val="none" w:sz="0" w:space="0" w:color="auto"/>
          </w:divBdr>
        </w:div>
        <w:div w:id="872572848">
          <w:marLeft w:val="640"/>
          <w:marRight w:val="0"/>
          <w:marTop w:val="0"/>
          <w:marBottom w:val="0"/>
          <w:divBdr>
            <w:top w:val="none" w:sz="0" w:space="0" w:color="auto"/>
            <w:left w:val="none" w:sz="0" w:space="0" w:color="auto"/>
            <w:bottom w:val="none" w:sz="0" w:space="0" w:color="auto"/>
            <w:right w:val="none" w:sz="0" w:space="0" w:color="auto"/>
          </w:divBdr>
        </w:div>
        <w:div w:id="2076313733">
          <w:marLeft w:val="640"/>
          <w:marRight w:val="0"/>
          <w:marTop w:val="0"/>
          <w:marBottom w:val="0"/>
          <w:divBdr>
            <w:top w:val="none" w:sz="0" w:space="0" w:color="auto"/>
            <w:left w:val="none" w:sz="0" w:space="0" w:color="auto"/>
            <w:bottom w:val="none" w:sz="0" w:space="0" w:color="auto"/>
            <w:right w:val="none" w:sz="0" w:space="0" w:color="auto"/>
          </w:divBdr>
        </w:div>
        <w:div w:id="1925534501">
          <w:marLeft w:val="640"/>
          <w:marRight w:val="0"/>
          <w:marTop w:val="0"/>
          <w:marBottom w:val="0"/>
          <w:divBdr>
            <w:top w:val="none" w:sz="0" w:space="0" w:color="auto"/>
            <w:left w:val="none" w:sz="0" w:space="0" w:color="auto"/>
            <w:bottom w:val="none" w:sz="0" w:space="0" w:color="auto"/>
            <w:right w:val="none" w:sz="0" w:space="0" w:color="auto"/>
          </w:divBdr>
        </w:div>
        <w:div w:id="1118259364">
          <w:marLeft w:val="640"/>
          <w:marRight w:val="0"/>
          <w:marTop w:val="0"/>
          <w:marBottom w:val="0"/>
          <w:divBdr>
            <w:top w:val="none" w:sz="0" w:space="0" w:color="auto"/>
            <w:left w:val="none" w:sz="0" w:space="0" w:color="auto"/>
            <w:bottom w:val="none" w:sz="0" w:space="0" w:color="auto"/>
            <w:right w:val="none" w:sz="0" w:space="0" w:color="auto"/>
          </w:divBdr>
        </w:div>
        <w:div w:id="1278833173">
          <w:marLeft w:val="640"/>
          <w:marRight w:val="0"/>
          <w:marTop w:val="0"/>
          <w:marBottom w:val="0"/>
          <w:divBdr>
            <w:top w:val="none" w:sz="0" w:space="0" w:color="auto"/>
            <w:left w:val="none" w:sz="0" w:space="0" w:color="auto"/>
            <w:bottom w:val="none" w:sz="0" w:space="0" w:color="auto"/>
            <w:right w:val="none" w:sz="0" w:space="0" w:color="auto"/>
          </w:divBdr>
        </w:div>
        <w:div w:id="1192377338">
          <w:marLeft w:val="640"/>
          <w:marRight w:val="0"/>
          <w:marTop w:val="0"/>
          <w:marBottom w:val="0"/>
          <w:divBdr>
            <w:top w:val="none" w:sz="0" w:space="0" w:color="auto"/>
            <w:left w:val="none" w:sz="0" w:space="0" w:color="auto"/>
            <w:bottom w:val="none" w:sz="0" w:space="0" w:color="auto"/>
            <w:right w:val="none" w:sz="0" w:space="0" w:color="auto"/>
          </w:divBdr>
        </w:div>
        <w:div w:id="1832018046">
          <w:marLeft w:val="640"/>
          <w:marRight w:val="0"/>
          <w:marTop w:val="0"/>
          <w:marBottom w:val="0"/>
          <w:divBdr>
            <w:top w:val="none" w:sz="0" w:space="0" w:color="auto"/>
            <w:left w:val="none" w:sz="0" w:space="0" w:color="auto"/>
            <w:bottom w:val="none" w:sz="0" w:space="0" w:color="auto"/>
            <w:right w:val="none" w:sz="0" w:space="0" w:color="auto"/>
          </w:divBdr>
        </w:div>
        <w:div w:id="1875340345">
          <w:marLeft w:val="640"/>
          <w:marRight w:val="0"/>
          <w:marTop w:val="0"/>
          <w:marBottom w:val="0"/>
          <w:divBdr>
            <w:top w:val="none" w:sz="0" w:space="0" w:color="auto"/>
            <w:left w:val="none" w:sz="0" w:space="0" w:color="auto"/>
            <w:bottom w:val="none" w:sz="0" w:space="0" w:color="auto"/>
            <w:right w:val="none" w:sz="0" w:space="0" w:color="auto"/>
          </w:divBdr>
        </w:div>
        <w:div w:id="1549607423">
          <w:marLeft w:val="640"/>
          <w:marRight w:val="0"/>
          <w:marTop w:val="0"/>
          <w:marBottom w:val="0"/>
          <w:divBdr>
            <w:top w:val="none" w:sz="0" w:space="0" w:color="auto"/>
            <w:left w:val="none" w:sz="0" w:space="0" w:color="auto"/>
            <w:bottom w:val="none" w:sz="0" w:space="0" w:color="auto"/>
            <w:right w:val="none" w:sz="0" w:space="0" w:color="auto"/>
          </w:divBdr>
        </w:div>
        <w:div w:id="1172649536">
          <w:marLeft w:val="640"/>
          <w:marRight w:val="0"/>
          <w:marTop w:val="0"/>
          <w:marBottom w:val="0"/>
          <w:divBdr>
            <w:top w:val="none" w:sz="0" w:space="0" w:color="auto"/>
            <w:left w:val="none" w:sz="0" w:space="0" w:color="auto"/>
            <w:bottom w:val="none" w:sz="0" w:space="0" w:color="auto"/>
            <w:right w:val="none" w:sz="0" w:space="0" w:color="auto"/>
          </w:divBdr>
        </w:div>
        <w:div w:id="1275407307">
          <w:marLeft w:val="640"/>
          <w:marRight w:val="0"/>
          <w:marTop w:val="0"/>
          <w:marBottom w:val="0"/>
          <w:divBdr>
            <w:top w:val="none" w:sz="0" w:space="0" w:color="auto"/>
            <w:left w:val="none" w:sz="0" w:space="0" w:color="auto"/>
            <w:bottom w:val="none" w:sz="0" w:space="0" w:color="auto"/>
            <w:right w:val="none" w:sz="0" w:space="0" w:color="auto"/>
          </w:divBdr>
        </w:div>
        <w:div w:id="825557780">
          <w:marLeft w:val="640"/>
          <w:marRight w:val="0"/>
          <w:marTop w:val="0"/>
          <w:marBottom w:val="0"/>
          <w:divBdr>
            <w:top w:val="none" w:sz="0" w:space="0" w:color="auto"/>
            <w:left w:val="none" w:sz="0" w:space="0" w:color="auto"/>
            <w:bottom w:val="none" w:sz="0" w:space="0" w:color="auto"/>
            <w:right w:val="none" w:sz="0" w:space="0" w:color="auto"/>
          </w:divBdr>
        </w:div>
        <w:div w:id="329406570">
          <w:marLeft w:val="640"/>
          <w:marRight w:val="0"/>
          <w:marTop w:val="0"/>
          <w:marBottom w:val="0"/>
          <w:divBdr>
            <w:top w:val="none" w:sz="0" w:space="0" w:color="auto"/>
            <w:left w:val="none" w:sz="0" w:space="0" w:color="auto"/>
            <w:bottom w:val="none" w:sz="0" w:space="0" w:color="auto"/>
            <w:right w:val="none" w:sz="0" w:space="0" w:color="auto"/>
          </w:divBdr>
        </w:div>
        <w:div w:id="229196275">
          <w:marLeft w:val="640"/>
          <w:marRight w:val="0"/>
          <w:marTop w:val="0"/>
          <w:marBottom w:val="0"/>
          <w:divBdr>
            <w:top w:val="none" w:sz="0" w:space="0" w:color="auto"/>
            <w:left w:val="none" w:sz="0" w:space="0" w:color="auto"/>
            <w:bottom w:val="none" w:sz="0" w:space="0" w:color="auto"/>
            <w:right w:val="none" w:sz="0" w:space="0" w:color="auto"/>
          </w:divBdr>
        </w:div>
        <w:div w:id="755638001">
          <w:marLeft w:val="640"/>
          <w:marRight w:val="0"/>
          <w:marTop w:val="0"/>
          <w:marBottom w:val="0"/>
          <w:divBdr>
            <w:top w:val="none" w:sz="0" w:space="0" w:color="auto"/>
            <w:left w:val="none" w:sz="0" w:space="0" w:color="auto"/>
            <w:bottom w:val="none" w:sz="0" w:space="0" w:color="auto"/>
            <w:right w:val="none" w:sz="0" w:space="0" w:color="auto"/>
          </w:divBdr>
        </w:div>
        <w:div w:id="505363672">
          <w:marLeft w:val="640"/>
          <w:marRight w:val="0"/>
          <w:marTop w:val="0"/>
          <w:marBottom w:val="0"/>
          <w:divBdr>
            <w:top w:val="none" w:sz="0" w:space="0" w:color="auto"/>
            <w:left w:val="none" w:sz="0" w:space="0" w:color="auto"/>
            <w:bottom w:val="none" w:sz="0" w:space="0" w:color="auto"/>
            <w:right w:val="none" w:sz="0" w:space="0" w:color="auto"/>
          </w:divBdr>
        </w:div>
        <w:div w:id="938875894">
          <w:marLeft w:val="640"/>
          <w:marRight w:val="0"/>
          <w:marTop w:val="0"/>
          <w:marBottom w:val="0"/>
          <w:divBdr>
            <w:top w:val="none" w:sz="0" w:space="0" w:color="auto"/>
            <w:left w:val="none" w:sz="0" w:space="0" w:color="auto"/>
            <w:bottom w:val="none" w:sz="0" w:space="0" w:color="auto"/>
            <w:right w:val="none" w:sz="0" w:space="0" w:color="auto"/>
          </w:divBdr>
        </w:div>
        <w:div w:id="695276733">
          <w:marLeft w:val="640"/>
          <w:marRight w:val="0"/>
          <w:marTop w:val="0"/>
          <w:marBottom w:val="0"/>
          <w:divBdr>
            <w:top w:val="none" w:sz="0" w:space="0" w:color="auto"/>
            <w:left w:val="none" w:sz="0" w:space="0" w:color="auto"/>
            <w:bottom w:val="none" w:sz="0" w:space="0" w:color="auto"/>
            <w:right w:val="none" w:sz="0" w:space="0" w:color="auto"/>
          </w:divBdr>
        </w:div>
        <w:div w:id="484973809">
          <w:marLeft w:val="640"/>
          <w:marRight w:val="0"/>
          <w:marTop w:val="0"/>
          <w:marBottom w:val="0"/>
          <w:divBdr>
            <w:top w:val="none" w:sz="0" w:space="0" w:color="auto"/>
            <w:left w:val="none" w:sz="0" w:space="0" w:color="auto"/>
            <w:bottom w:val="none" w:sz="0" w:space="0" w:color="auto"/>
            <w:right w:val="none" w:sz="0" w:space="0" w:color="auto"/>
          </w:divBdr>
        </w:div>
        <w:div w:id="1347755061">
          <w:marLeft w:val="640"/>
          <w:marRight w:val="0"/>
          <w:marTop w:val="0"/>
          <w:marBottom w:val="0"/>
          <w:divBdr>
            <w:top w:val="none" w:sz="0" w:space="0" w:color="auto"/>
            <w:left w:val="none" w:sz="0" w:space="0" w:color="auto"/>
            <w:bottom w:val="none" w:sz="0" w:space="0" w:color="auto"/>
            <w:right w:val="none" w:sz="0" w:space="0" w:color="auto"/>
          </w:divBdr>
        </w:div>
        <w:div w:id="1073696124">
          <w:marLeft w:val="640"/>
          <w:marRight w:val="0"/>
          <w:marTop w:val="0"/>
          <w:marBottom w:val="0"/>
          <w:divBdr>
            <w:top w:val="none" w:sz="0" w:space="0" w:color="auto"/>
            <w:left w:val="none" w:sz="0" w:space="0" w:color="auto"/>
            <w:bottom w:val="none" w:sz="0" w:space="0" w:color="auto"/>
            <w:right w:val="none" w:sz="0" w:space="0" w:color="auto"/>
          </w:divBdr>
        </w:div>
        <w:div w:id="1019239472">
          <w:marLeft w:val="640"/>
          <w:marRight w:val="0"/>
          <w:marTop w:val="0"/>
          <w:marBottom w:val="0"/>
          <w:divBdr>
            <w:top w:val="none" w:sz="0" w:space="0" w:color="auto"/>
            <w:left w:val="none" w:sz="0" w:space="0" w:color="auto"/>
            <w:bottom w:val="none" w:sz="0" w:space="0" w:color="auto"/>
            <w:right w:val="none" w:sz="0" w:space="0" w:color="auto"/>
          </w:divBdr>
        </w:div>
        <w:div w:id="1107580223">
          <w:marLeft w:val="640"/>
          <w:marRight w:val="0"/>
          <w:marTop w:val="0"/>
          <w:marBottom w:val="0"/>
          <w:divBdr>
            <w:top w:val="none" w:sz="0" w:space="0" w:color="auto"/>
            <w:left w:val="none" w:sz="0" w:space="0" w:color="auto"/>
            <w:bottom w:val="none" w:sz="0" w:space="0" w:color="auto"/>
            <w:right w:val="none" w:sz="0" w:space="0" w:color="auto"/>
          </w:divBdr>
        </w:div>
        <w:div w:id="1935241981">
          <w:marLeft w:val="640"/>
          <w:marRight w:val="0"/>
          <w:marTop w:val="0"/>
          <w:marBottom w:val="0"/>
          <w:divBdr>
            <w:top w:val="none" w:sz="0" w:space="0" w:color="auto"/>
            <w:left w:val="none" w:sz="0" w:space="0" w:color="auto"/>
            <w:bottom w:val="none" w:sz="0" w:space="0" w:color="auto"/>
            <w:right w:val="none" w:sz="0" w:space="0" w:color="auto"/>
          </w:divBdr>
        </w:div>
        <w:div w:id="2098282496">
          <w:marLeft w:val="640"/>
          <w:marRight w:val="0"/>
          <w:marTop w:val="0"/>
          <w:marBottom w:val="0"/>
          <w:divBdr>
            <w:top w:val="none" w:sz="0" w:space="0" w:color="auto"/>
            <w:left w:val="none" w:sz="0" w:space="0" w:color="auto"/>
            <w:bottom w:val="none" w:sz="0" w:space="0" w:color="auto"/>
            <w:right w:val="none" w:sz="0" w:space="0" w:color="auto"/>
          </w:divBdr>
        </w:div>
        <w:div w:id="1781560629">
          <w:marLeft w:val="640"/>
          <w:marRight w:val="0"/>
          <w:marTop w:val="0"/>
          <w:marBottom w:val="0"/>
          <w:divBdr>
            <w:top w:val="none" w:sz="0" w:space="0" w:color="auto"/>
            <w:left w:val="none" w:sz="0" w:space="0" w:color="auto"/>
            <w:bottom w:val="none" w:sz="0" w:space="0" w:color="auto"/>
            <w:right w:val="none" w:sz="0" w:space="0" w:color="auto"/>
          </w:divBdr>
        </w:div>
        <w:div w:id="312681178">
          <w:marLeft w:val="640"/>
          <w:marRight w:val="0"/>
          <w:marTop w:val="0"/>
          <w:marBottom w:val="0"/>
          <w:divBdr>
            <w:top w:val="none" w:sz="0" w:space="0" w:color="auto"/>
            <w:left w:val="none" w:sz="0" w:space="0" w:color="auto"/>
            <w:bottom w:val="none" w:sz="0" w:space="0" w:color="auto"/>
            <w:right w:val="none" w:sz="0" w:space="0" w:color="auto"/>
          </w:divBdr>
        </w:div>
        <w:div w:id="626813651">
          <w:marLeft w:val="640"/>
          <w:marRight w:val="0"/>
          <w:marTop w:val="0"/>
          <w:marBottom w:val="0"/>
          <w:divBdr>
            <w:top w:val="none" w:sz="0" w:space="0" w:color="auto"/>
            <w:left w:val="none" w:sz="0" w:space="0" w:color="auto"/>
            <w:bottom w:val="none" w:sz="0" w:space="0" w:color="auto"/>
            <w:right w:val="none" w:sz="0" w:space="0" w:color="auto"/>
          </w:divBdr>
        </w:div>
        <w:div w:id="1451633589">
          <w:marLeft w:val="640"/>
          <w:marRight w:val="0"/>
          <w:marTop w:val="0"/>
          <w:marBottom w:val="0"/>
          <w:divBdr>
            <w:top w:val="none" w:sz="0" w:space="0" w:color="auto"/>
            <w:left w:val="none" w:sz="0" w:space="0" w:color="auto"/>
            <w:bottom w:val="none" w:sz="0" w:space="0" w:color="auto"/>
            <w:right w:val="none" w:sz="0" w:space="0" w:color="auto"/>
          </w:divBdr>
        </w:div>
        <w:div w:id="1677925411">
          <w:marLeft w:val="640"/>
          <w:marRight w:val="0"/>
          <w:marTop w:val="0"/>
          <w:marBottom w:val="0"/>
          <w:divBdr>
            <w:top w:val="none" w:sz="0" w:space="0" w:color="auto"/>
            <w:left w:val="none" w:sz="0" w:space="0" w:color="auto"/>
            <w:bottom w:val="none" w:sz="0" w:space="0" w:color="auto"/>
            <w:right w:val="none" w:sz="0" w:space="0" w:color="auto"/>
          </w:divBdr>
        </w:div>
        <w:div w:id="1988583928">
          <w:marLeft w:val="640"/>
          <w:marRight w:val="0"/>
          <w:marTop w:val="0"/>
          <w:marBottom w:val="0"/>
          <w:divBdr>
            <w:top w:val="none" w:sz="0" w:space="0" w:color="auto"/>
            <w:left w:val="none" w:sz="0" w:space="0" w:color="auto"/>
            <w:bottom w:val="none" w:sz="0" w:space="0" w:color="auto"/>
            <w:right w:val="none" w:sz="0" w:space="0" w:color="auto"/>
          </w:divBdr>
        </w:div>
        <w:div w:id="56326733">
          <w:marLeft w:val="640"/>
          <w:marRight w:val="0"/>
          <w:marTop w:val="0"/>
          <w:marBottom w:val="0"/>
          <w:divBdr>
            <w:top w:val="none" w:sz="0" w:space="0" w:color="auto"/>
            <w:left w:val="none" w:sz="0" w:space="0" w:color="auto"/>
            <w:bottom w:val="none" w:sz="0" w:space="0" w:color="auto"/>
            <w:right w:val="none" w:sz="0" w:space="0" w:color="auto"/>
          </w:divBdr>
        </w:div>
        <w:div w:id="416364742">
          <w:marLeft w:val="640"/>
          <w:marRight w:val="0"/>
          <w:marTop w:val="0"/>
          <w:marBottom w:val="0"/>
          <w:divBdr>
            <w:top w:val="none" w:sz="0" w:space="0" w:color="auto"/>
            <w:left w:val="none" w:sz="0" w:space="0" w:color="auto"/>
            <w:bottom w:val="none" w:sz="0" w:space="0" w:color="auto"/>
            <w:right w:val="none" w:sz="0" w:space="0" w:color="auto"/>
          </w:divBdr>
        </w:div>
        <w:div w:id="447046238">
          <w:marLeft w:val="640"/>
          <w:marRight w:val="0"/>
          <w:marTop w:val="0"/>
          <w:marBottom w:val="0"/>
          <w:divBdr>
            <w:top w:val="none" w:sz="0" w:space="0" w:color="auto"/>
            <w:left w:val="none" w:sz="0" w:space="0" w:color="auto"/>
            <w:bottom w:val="none" w:sz="0" w:space="0" w:color="auto"/>
            <w:right w:val="none" w:sz="0" w:space="0" w:color="auto"/>
          </w:divBdr>
        </w:div>
        <w:div w:id="1333096278">
          <w:marLeft w:val="640"/>
          <w:marRight w:val="0"/>
          <w:marTop w:val="0"/>
          <w:marBottom w:val="0"/>
          <w:divBdr>
            <w:top w:val="none" w:sz="0" w:space="0" w:color="auto"/>
            <w:left w:val="none" w:sz="0" w:space="0" w:color="auto"/>
            <w:bottom w:val="none" w:sz="0" w:space="0" w:color="auto"/>
            <w:right w:val="none" w:sz="0" w:space="0" w:color="auto"/>
          </w:divBdr>
        </w:div>
        <w:div w:id="1870948208">
          <w:marLeft w:val="640"/>
          <w:marRight w:val="0"/>
          <w:marTop w:val="0"/>
          <w:marBottom w:val="0"/>
          <w:divBdr>
            <w:top w:val="none" w:sz="0" w:space="0" w:color="auto"/>
            <w:left w:val="none" w:sz="0" w:space="0" w:color="auto"/>
            <w:bottom w:val="none" w:sz="0" w:space="0" w:color="auto"/>
            <w:right w:val="none" w:sz="0" w:space="0" w:color="auto"/>
          </w:divBdr>
        </w:div>
        <w:div w:id="1795904655">
          <w:marLeft w:val="640"/>
          <w:marRight w:val="0"/>
          <w:marTop w:val="0"/>
          <w:marBottom w:val="0"/>
          <w:divBdr>
            <w:top w:val="none" w:sz="0" w:space="0" w:color="auto"/>
            <w:left w:val="none" w:sz="0" w:space="0" w:color="auto"/>
            <w:bottom w:val="none" w:sz="0" w:space="0" w:color="auto"/>
            <w:right w:val="none" w:sz="0" w:space="0" w:color="auto"/>
          </w:divBdr>
        </w:div>
        <w:div w:id="17507978">
          <w:marLeft w:val="640"/>
          <w:marRight w:val="0"/>
          <w:marTop w:val="0"/>
          <w:marBottom w:val="0"/>
          <w:divBdr>
            <w:top w:val="none" w:sz="0" w:space="0" w:color="auto"/>
            <w:left w:val="none" w:sz="0" w:space="0" w:color="auto"/>
            <w:bottom w:val="none" w:sz="0" w:space="0" w:color="auto"/>
            <w:right w:val="none" w:sz="0" w:space="0" w:color="auto"/>
          </w:divBdr>
        </w:div>
        <w:div w:id="390539763">
          <w:marLeft w:val="640"/>
          <w:marRight w:val="0"/>
          <w:marTop w:val="0"/>
          <w:marBottom w:val="0"/>
          <w:divBdr>
            <w:top w:val="none" w:sz="0" w:space="0" w:color="auto"/>
            <w:left w:val="none" w:sz="0" w:space="0" w:color="auto"/>
            <w:bottom w:val="none" w:sz="0" w:space="0" w:color="auto"/>
            <w:right w:val="none" w:sz="0" w:space="0" w:color="auto"/>
          </w:divBdr>
        </w:div>
        <w:div w:id="1628968120">
          <w:marLeft w:val="640"/>
          <w:marRight w:val="0"/>
          <w:marTop w:val="0"/>
          <w:marBottom w:val="0"/>
          <w:divBdr>
            <w:top w:val="none" w:sz="0" w:space="0" w:color="auto"/>
            <w:left w:val="none" w:sz="0" w:space="0" w:color="auto"/>
            <w:bottom w:val="none" w:sz="0" w:space="0" w:color="auto"/>
            <w:right w:val="none" w:sz="0" w:space="0" w:color="auto"/>
          </w:divBdr>
        </w:div>
        <w:div w:id="1467352990">
          <w:marLeft w:val="640"/>
          <w:marRight w:val="0"/>
          <w:marTop w:val="0"/>
          <w:marBottom w:val="0"/>
          <w:divBdr>
            <w:top w:val="none" w:sz="0" w:space="0" w:color="auto"/>
            <w:left w:val="none" w:sz="0" w:space="0" w:color="auto"/>
            <w:bottom w:val="none" w:sz="0" w:space="0" w:color="auto"/>
            <w:right w:val="none" w:sz="0" w:space="0" w:color="auto"/>
          </w:divBdr>
        </w:div>
        <w:div w:id="1230770628">
          <w:marLeft w:val="640"/>
          <w:marRight w:val="0"/>
          <w:marTop w:val="0"/>
          <w:marBottom w:val="0"/>
          <w:divBdr>
            <w:top w:val="none" w:sz="0" w:space="0" w:color="auto"/>
            <w:left w:val="none" w:sz="0" w:space="0" w:color="auto"/>
            <w:bottom w:val="none" w:sz="0" w:space="0" w:color="auto"/>
            <w:right w:val="none" w:sz="0" w:space="0" w:color="auto"/>
          </w:divBdr>
        </w:div>
        <w:div w:id="446848765">
          <w:marLeft w:val="640"/>
          <w:marRight w:val="0"/>
          <w:marTop w:val="0"/>
          <w:marBottom w:val="0"/>
          <w:divBdr>
            <w:top w:val="none" w:sz="0" w:space="0" w:color="auto"/>
            <w:left w:val="none" w:sz="0" w:space="0" w:color="auto"/>
            <w:bottom w:val="none" w:sz="0" w:space="0" w:color="auto"/>
            <w:right w:val="none" w:sz="0" w:space="0" w:color="auto"/>
          </w:divBdr>
        </w:div>
        <w:div w:id="836572861">
          <w:marLeft w:val="640"/>
          <w:marRight w:val="0"/>
          <w:marTop w:val="0"/>
          <w:marBottom w:val="0"/>
          <w:divBdr>
            <w:top w:val="none" w:sz="0" w:space="0" w:color="auto"/>
            <w:left w:val="none" w:sz="0" w:space="0" w:color="auto"/>
            <w:bottom w:val="none" w:sz="0" w:space="0" w:color="auto"/>
            <w:right w:val="none" w:sz="0" w:space="0" w:color="auto"/>
          </w:divBdr>
        </w:div>
        <w:div w:id="1914000822">
          <w:marLeft w:val="640"/>
          <w:marRight w:val="0"/>
          <w:marTop w:val="0"/>
          <w:marBottom w:val="0"/>
          <w:divBdr>
            <w:top w:val="none" w:sz="0" w:space="0" w:color="auto"/>
            <w:left w:val="none" w:sz="0" w:space="0" w:color="auto"/>
            <w:bottom w:val="none" w:sz="0" w:space="0" w:color="auto"/>
            <w:right w:val="none" w:sz="0" w:space="0" w:color="auto"/>
          </w:divBdr>
        </w:div>
        <w:div w:id="1401905299">
          <w:marLeft w:val="640"/>
          <w:marRight w:val="0"/>
          <w:marTop w:val="0"/>
          <w:marBottom w:val="0"/>
          <w:divBdr>
            <w:top w:val="none" w:sz="0" w:space="0" w:color="auto"/>
            <w:left w:val="none" w:sz="0" w:space="0" w:color="auto"/>
            <w:bottom w:val="none" w:sz="0" w:space="0" w:color="auto"/>
            <w:right w:val="none" w:sz="0" w:space="0" w:color="auto"/>
          </w:divBdr>
        </w:div>
        <w:div w:id="2057506197">
          <w:marLeft w:val="640"/>
          <w:marRight w:val="0"/>
          <w:marTop w:val="0"/>
          <w:marBottom w:val="0"/>
          <w:divBdr>
            <w:top w:val="none" w:sz="0" w:space="0" w:color="auto"/>
            <w:left w:val="none" w:sz="0" w:space="0" w:color="auto"/>
            <w:bottom w:val="none" w:sz="0" w:space="0" w:color="auto"/>
            <w:right w:val="none" w:sz="0" w:space="0" w:color="auto"/>
          </w:divBdr>
        </w:div>
        <w:div w:id="204830098">
          <w:marLeft w:val="640"/>
          <w:marRight w:val="0"/>
          <w:marTop w:val="0"/>
          <w:marBottom w:val="0"/>
          <w:divBdr>
            <w:top w:val="none" w:sz="0" w:space="0" w:color="auto"/>
            <w:left w:val="none" w:sz="0" w:space="0" w:color="auto"/>
            <w:bottom w:val="none" w:sz="0" w:space="0" w:color="auto"/>
            <w:right w:val="none" w:sz="0" w:space="0" w:color="auto"/>
          </w:divBdr>
        </w:div>
        <w:div w:id="510098023">
          <w:marLeft w:val="640"/>
          <w:marRight w:val="0"/>
          <w:marTop w:val="0"/>
          <w:marBottom w:val="0"/>
          <w:divBdr>
            <w:top w:val="none" w:sz="0" w:space="0" w:color="auto"/>
            <w:left w:val="none" w:sz="0" w:space="0" w:color="auto"/>
            <w:bottom w:val="none" w:sz="0" w:space="0" w:color="auto"/>
            <w:right w:val="none" w:sz="0" w:space="0" w:color="auto"/>
          </w:divBdr>
        </w:div>
        <w:div w:id="1955555669">
          <w:marLeft w:val="640"/>
          <w:marRight w:val="0"/>
          <w:marTop w:val="0"/>
          <w:marBottom w:val="0"/>
          <w:divBdr>
            <w:top w:val="none" w:sz="0" w:space="0" w:color="auto"/>
            <w:left w:val="none" w:sz="0" w:space="0" w:color="auto"/>
            <w:bottom w:val="none" w:sz="0" w:space="0" w:color="auto"/>
            <w:right w:val="none" w:sz="0" w:space="0" w:color="auto"/>
          </w:divBdr>
        </w:div>
        <w:div w:id="309095721">
          <w:marLeft w:val="640"/>
          <w:marRight w:val="0"/>
          <w:marTop w:val="0"/>
          <w:marBottom w:val="0"/>
          <w:divBdr>
            <w:top w:val="none" w:sz="0" w:space="0" w:color="auto"/>
            <w:left w:val="none" w:sz="0" w:space="0" w:color="auto"/>
            <w:bottom w:val="none" w:sz="0" w:space="0" w:color="auto"/>
            <w:right w:val="none" w:sz="0" w:space="0" w:color="auto"/>
          </w:divBdr>
        </w:div>
        <w:div w:id="1857384183">
          <w:marLeft w:val="640"/>
          <w:marRight w:val="0"/>
          <w:marTop w:val="0"/>
          <w:marBottom w:val="0"/>
          <w:divBdr>
            <w:top w:val="none" w:sz="0" w:space="0" w:color="auto"/>
            <w:left w:val="none" w:sz="0" w:space="0" w:color="auto"/>
            <w:bottom w:val="none" w:sz="0" w:space="0" w:color="auto"/>
            <w:right w:val="none" w:sz="0" w:space="0" w:color="auto"/>
          </w:divBdr>
        </w:div>
        <w:div w:id="700397726">
          <w:marLeft w:val="640"/>
          <w:marRight w:val="0"/>
          <w:marTop w:val="0"/>
          <w:marBottom w:val="0"/>
          <w:divBdr>
            <w:top w:val="none" w:sz="0" w:space="0" w:color="auto"/>
            <w:left w:val="none" w:sz="0" w:space="0" w:color="auto"/>
            <w:bottom w:val="none" w:sz="0" w:space="0" w:color="auto"/>
            <w:right w:val="none" w:sz="0" w:space="0" w:color="auto"/>
          </w:divBdr>
        </w:div>
        <w:div w:id="746076969">
          <w:marLeft w:val="640"/>
          <w:marRight w:val="0"/>
          <w:marTop w:val="0"/>
          <w:marBottom w:val="0"/>
          <w:divBdr>
            <w:top w:val="none" w:sz="0" w:space="0" w:color="auto"/>
            <w:left w:val="none" w:sz="0" w:space="0" w:color="auto"/>
            <w:bottom w:val="none" w:sz="0" w:space="0" w:color="auto"/>
            <w:right w:val="none" w:sz="0" w:space="0" w:color="auto"/>
          </w:divBdr>
        </w:div>
        <w:div w:id="966156792">
          <w:marLeft w:val="640"/>
          <w:marRight w:val="0"/>
          <w:marTop w:val="0"/>
          <w:marBottom w:val="0"/>
          <w:divBdr>
            <w:top w:val="none" w:sz="0" w:space="0" w:color="auto"/>
            <w:left w:val="none" w:sz="0" w:space="0" w:color="auto"/>
            <w:bottom w:val="none" w:sz="0" w:space="0" w:color="auto"/>
            <w:right w:val="none" w:sz="0" w:space="0" w:color="auto"/>
          </w:divBdr>
        </w:div>
        <w:div w:id="82730421">
          <w:marLeft w:val="640"/>
          <w:marRight w:val="0"/>
          <w:marTop w:val="0"/>
          <w:marBottom w:val="0"/>
          <w:divBdr>
            <w:top w:val="none" w:sz="0" w:space="0" w:color="auto"/>
            <w:left w:val="none" w:sz="0" w:space="0" w:color="auto"/>
            <w:bottom w:val="none" w:sz="0" w:space="0" w:color="auto"/>
            <w:right w:val="none" w:sz="0" w:space="0" w:color="auto"/>
          </w:divBdr>
        </w:div>
        <w:div w:id="208491135">
          <w:marLeft w:val="640"/>
          <w:marRight w:val="0"/>
          <w:marTop w:val="0"/>
          <w:marBottom w:val="0"/>
          <w:divBdr>
            <w:top w:val="none" w:sz="0" w:space="0" w:color="auto"/>
            <w:left w:val="none" w:sz="0" w:space="0" w:color="auto"/>
            <w:bottom w:val="none" w:sz="0" w:space="0" w:color="auto"/>
            <w:right w:val="none" w:sz="0" w:space="0" w:color="auto"/>
          </w:divBdr>
        </w:div>
        <w:div w:id="1640764118">
          <w:marLeft w:val="640"/>
          <w:marRight w:val="0"/>
          <w:marTop w:val="0"/>
          <w:marBottom w:val="0"/>
          <w:divBdr>
            <w:top w:val="none" w:sz="0" w:space="0" w:color="auto"/>
            <w:left w:val="none" w:sz="0" w:space="0" w:color="auto"/>
            <w:bottom w:val="none" w:sz="0" w:space="0" w:color="auto"/>
            <w:right w:val="none" w:sz="0" w:space="0" w:color="auto"/>
          </w:divBdr>
        </w:div>
        <w:div w:id="378823799">
          <w:marLeft w:val="640"/>
          <w:marRight w:val="0"/>
          <w:marTop w:val="0"/>
          <w:marBottom w:val="0"/>
          <w:divBdr>
            <w:top w:val="none" w:sz="0" w:space="0" w:color="auto"/>
            <w:left w:val="none" w:sz="0" w:space="0" w:color="auto"/>
            <w:bottom w:val="none" w:sz="0" w:space="0" w:color="auto"/>
            <w:right w:val="none" w:sz="0" w:space="0" w:color="auto"/>
          </w:divBdr>
        </w:div>
        <w:div w:id="1587808583">
          <w:marLeft w:val="640"/>
          <w:marRight w:val="0"/>
          <w:marTop w:val="0"/>
          <w:marBottom w:val="0"/>
          <w:divBdr>
            <w:top w:val="none" w:sz="0" w:space="0" w:color="auto"/>
            <w:left w:val="none" w:sz="0" w:space="0" w:color="auto"/>
            <w:bottom w:val="none" w:sz="0" w:space="0" w:color="auto"/>
            <w:right w:val="none" w:sz="0" w:space="0" w:color="auto"/>
          </w:divBdr>
        </w:div>
        <w:div w:id="1634556811">
          <w:marLeft w:val="640"/>
          <w:marRight w:val="0"/>
          <w:marTop w:val="0"/>
          <w:marBottom w:val="0"/>
          <w:divBdr>
            <w:top w:val="none" w:sz="0" w:space="0" w:color="auto"/>
            <w:left w:val="none" w:sz="0" w:space="0" w:color="auto"/>
            <w:bottom w:val="none" w:sz="0" w:space="0" w:color="auto"/>
            <w:right w:val="none" w:sz="0" w:space="0" w:color="auto"/>
          </w:divBdr>
        </w:div>
        <w:div w:id="2070111366">
          <w:marLeft w:val="640"/>
          <w:marRight w:val="0"/>
          <w:marTop w:val="0"/>
          <w:marBottom w:val="0"/>
          <w:divBdr>
            <w:top w:val="none" w:sz="0" w:space="0" w:color="auto"/>
            <w:left w:val="none" w:sz="0" w:space="0" w:color="auto"/>
            <w:bottom w:val="none" w:sz="0" w:space="0" w:color="auto"/>
            <w:right w:val="none" w:sz="0" w:space="0" w:color="auto"/>
          </w:divBdr>
        </w:div>
        <w:div w:id="214388999">
          <w:marLeft w:val="640"/>
          <w:marRight w:val="0"/>
          <w:marTop w:val="0"/>
          <w:marBottom w:val="0"/>
          <w:divBdr>
            <w:top w:val="none" w:sz="0" w:space="0" w:color="auto"/>
            <w:left w:val="none" w:sz="0" w:space="0" w:color="auto"/>
            <w:bottom w:val="none" w:sz="0" w:space="0" w:color="auto"/>
            <w:right w:val="none" w:sz="0" w:space="0" w:color="auto"/>
          </w:divBdr>
        </w:div>
        <w:div w:id="256715015">
          <w:marLeft w:val="640"/>
          <w:marRight w:val="0"/>
          <w:marTop w:val="0"/>
          <w:marBottom w:val="0"/>
          <w:divBdr>
            <w:top w:val="none" w:sz="0" w:space="0" w:color="auto"/>
            <w:left w:val="none" w:sz="0" w:space="0" w:color="auto"/>
            <w:bottom w:val="none" w:sz="0" w:space="0" w:color="auto"/>
            <w:right w:val="none" w:sz="0" w:space="0" w:color="auto"/>
          </w:divBdr>
        </w:div>
        <w:div w:id="1922130508">
          <w:marLeft w:val="640"/>
          <w:marRight w:val="0"/>
          <w:marTop w:val="0"/>
          <w:marBottom w:val="0"/>
          <w:divBdr>
            <w:top w:val="none" w:sz="0" w:space="0" w:color="auto"/>
            <w:left w:val="none" w:sz="0" w:space="0" w:color="auto"/>
            <w:bottom w:val="none" w:sz="0" w:space="0" w:color="auto"/>
            <w:right w:val="none" w:sz="0" w:space="0" w:color="auto"/>
          </w:divBdr>
        </w:div>
        <w:div w:id="326371138">
          <w:marLeft w:val="640"/>
          <w:marRight w:val="0"/>
          <w:marTop w:val="0"/>
          <w:marBottom w:val="0"/>
          <w:divBdr>
            <w:top w:val="none" w:sz="0" w:space="0" w:color="auto"/>
            <w:left w:val="none" w:sz="0" w:space="0" w:color="auto"/>
            <w:bottom w:val="none" w:sz="0" w:space="0" w:color="auto"/>
            <w:right w:val="none" w:sz="0" w:space="0" w:color="auto"/>
          </w:divBdr>
        </w:div>
        <w:div w:id="31151837">
          <w:marLeft w:val="640"/>
          <w:marRight w:val="0"/>
          <w:marTop w:val="0"/>
          <w:marBottom w:val="0"/>
          <w:divBdr>
            <w:top w:val="none" w:sz="0" w:space="0" w:color="auto"/>
            <w:left w:val="none" w:sz="0" w:space="0" w:color="auto"/>
            <w:bottom w:val="none" w:sz="0" w:space="0" w:color="auto"/>
            <w:right w:val="none" w:sz="0" w:space="0" w:color="auto"/>
          </w:divBdr>
        </w:div>
        <w:div w:id="207766270">
          <w:marLeft w:val="640"/>
          <w:marRight w:val="0"/>
          <w:marTop w:val="0"/>
          <w:marBottom w:val="0"/>
          <w:divBdr>
            <w:top w:val="none" w:sz="0" w:space="0" w:color="auto"/>
            <w:left w:val="none" w:sz="0" w:space="0" w:color="auto"/>
            <w:bottom w:val="none" w:sz="0" w:space="0" w:color="auto"/>
            <w:right w:val="none" w:sz="0" w:space="0" w:color="auto"/>
          </w:divBdr>
        </w:div>
        <w:div w:id="796680744">
          <w:marLeft w:val="640"/>
          <w:marRight w:val="0"/>
          <w:marTop w:val="0"/>
          <w:marBottom w:val="0"/>
          <w:divBdr>
            <w:top w:val="none" w:sz="0" w:space="0" w:color="auto"/>
            <w:left w:val="none" w:sz="0" w:space="0" w:color="auto"/>
            <w:bottom w:val="none" w:sz="0" w:space="0" w:color="auto"/>
            <w:right w:val="none" w:sz="0" w:space="0" w:color="auto"/>
          </w:divBdr>
        </w:div>
        <w:div w:id="1043409069">
          <w:marLeft w:val="640"/>
          <w:marRight w:val="0"/>
          <w:marTop w:val="0"/>
          <w:marBottom w:val="0"/>
          <w:divBdr>
            <w:top w:val="none" w:sz="0" w:space="0" w:color="auto"/>
            <w:left w:val="none" w:sz="0" w:space="0" w:color="auto"/>
            <w:bottom w:val="none" w:sz="0" w:space="0" w:color="auto"/>
            <w:right w:val="none" w:sz="0" w:space="0" w:color="auto"/>
          </w:divBdr>
        </w:div>
        <w:div w:id="127019194">
          <w:marLeft w:val="640"/>
          <w:marRight w:val="0"/>
          <w:marTop w:val="0"/>
          <w:marBottom w:val="0"/>
          <w:divBdr>
            <w:top w:val="none" w:sz="0" w:space="0" w:color="auto"/>
            <w:left w:val="none" w:sz="0" w:space="0" w:color="auto"/>
            <w:bottom w:val="none" w:sz="0" w:space="0" w:color="auto"/>
            <w:right w:val="none" w:sz="0" w:space="0" w:color="auto"/>
          </w:divBdr>
        </w:div>
        <w:div w:id="2060472070">
          <w:marLeft w:val="640"/>
          <w:marRight w:val="0"/>
          <w:marTop w:val="0"/>
          <w:marBottom w:val="0"/>
          <w:divBdr>
            <w:top w:val="none" w:sz="0" w:space="0" w:color="auto"/>
            <w:left w:val="none" w:sz="0" w:space="0" w:color="auto"/>
            <w:bottom w:val="none" w:sz="0" w:space="0" w:color="auto"/>
            <w:right w:val="none" w:sz="0" w:space="0" w:color="auto"/>
          </w:divBdr>
        </w:div>
        <w:div w:id="911352988">
          <w:marLeft w:val="640"/>
          <w:marRight w:val="0"/>
          <w:marTop w:val="0"/>
          <w:marBottom w:val="0"/>
          <w:divBdr>
            <w:top w:val="none" w:sz="0" w:space="0" w:color="auto"/>
            <w:left w:val="none" w:sz="0" w:space="0" w:color="auto"/>
            <w:bottom w:val="none" w:sz="0" w:space="0" w:color="auto"/>
            <w:right w:val="none" w:sz="0" w:space="0" w:color="auto"/>
          </w:divBdr>
        </w:div>
        <w:div w:id="222640451">
          <w:marLeft w:val="640"/>
          <w:marRight w:val="0"/>
          <w:marTop w:val="0"/>
          <w:marBottom w:val="0"/>
          <w:divBdr>
            <w:top w:val="none" w:sz="0" w:space="0" w:color="auto"/>
            <w:left w:val="none" w:sz="0" w:space="0" w:color="auto"/>
            <w:bottom w:val="none" w:sz="0" w:space="0" w:color="auto"/>
            <w:right w:val="none" w:sz="0" w:space="0" w:color="auto"/>
          </w:divBdr>
        </w:div>
        <w:div w:id="1453094473">
          <w:marLeft w:val="640"/>
          <w:marRight w:val="0"/>
          <w:marTop w:val="0"/>
          <w:marBottom w:val="0"/>
          <w:divBdr>
            <w:top w:val="none" w:sz="0" w:space="0" w:color="auto"/>
            <w:left w:val="none" w:sz="0" w:space="0" w:color="auto"/>
            <w:bottom w:val="none" w:sz="0" w:space="0" w:color="auto"/>
            <w:right w:val="none" w:sz="0" w:space="0" w:color="auto"/>
          </w:divBdr>
        </w:div>
        <w:div w:id="2029524298">
          <w:marLeft w:val="640"/>
          <w:marRight w:val="0"/>
          <w:marTop w:val="0"/>
          <w:marBottom w:val="0"/>
          <w:divBdr>
            <w:top w:val="none" w:sz="0" w:space="0" w:color="auto"/>
            <w:left w:val="none" w:sz="0" w:space="0" w:color="auto"/>
            <w:bottom w:val="none" w:sz="0" w:space="0" w:color="auto"/>
            <w:right w:val="none" w:sz="0" w:space="0" w:color="auto"/>
          </w:divBdr>
        </w:div>
        <w:div w:id="1207066311">
          <w:marLeft w:val="640"/>
          <w:marRight w:val="0"/>
          <w:marTop w:val="0"/>
          <w:marBottom w:val="0"/>
          <w:divBdr>
            <w:top w:val="none" w:sz="0" w:space="0" w:color="auto"/>
            <w:left w:val="none" w:sz="0" w:space="0" w:color="auto"/>
            <w:bottom w:val="none" w:sz="0" w:space="0" w:color="auto"/>
            <w:right w:val="none" w:sz="0" w:space="0" w:color="auto"/>
          </w:divBdr>
        </w:div>
        <w:div w:id="299843684">
          <w:marLeft w:val="640"/>
          <w:marRight w:val="0"/>
          <w:marTop w:val="0"/>
          <w:marBottom w:val="0"/>
          <w:divBdr>
            <w:top w:val="none" w:sz="0" w:space="0" w:color="auto"/>
            <w:left w:val="none" w:sz="0" w:space="0" w:color="auto"/>
            <w:bottom w:val="none" w:sz="0" w:space="0" w:color="auto"/>
            <w:right w:val="none" w:sz="0" w:space="0" w:color="auto"/>
          </w:divBdr>
        </w:div>
        <w:div w:id="1442382931">
          <w:marLeft w:val="640"/>
          <w:marRight w:val="0"/>
          <w:marTop w:val="0"/>
          <w:marBottom w:val="0"/>
          <w:divBdr>
            <w:top w:val="none" w:sz="0" w:space="0" w:color="auto"/>
            <w:left w:val="none" w:sz="0" w:space="0" w:color="auto"/>
            <w:bottom w:val="none" w:sz="0" w:space="0" w:color="auto"/>
            <w:right w:val="none" w:sz="0" w:space="0" w:color="auto"/>
          </w:divBdr>
        </w:div>
        <w:div w:id="1786538157">
          <w:marLeft w:val="640"/>
          <w:marRight w:val="0"/>
          <w:marTop w:val="0"/>
          <w:marBottom w:val="0"/>
          <w:divBdr>
            <w:top w:val="none" w:sz="0" w:space="0" w:color="auto"/>
            <w:left w:val="none" w:sz="0" w:space="0" w:color="auto"/>
            <w:bottom w:val="none" w:sz="0" w:space="0" w:color="auto"/>
            <w:right w:val="none" w:sz="0" w:space="0" w:color="auto"/>
          </w:divBdr>
        </w:div>
        <w:div w:id="1717852647">
          <w:marLeft w:val="640"/>
          <w:marRight w:val="0"/>
          <w:marTop w:val="0"/>
          <w:marBottom w:val="0"/>
          <w:divBdr>
            <w:top w:val="none" w:sz="0" w:space="0" w:color="auto"/>
            <w:left w:val="none" w:sz="0" w:space="0" w:color="auto"/>
            <w:bottom w:val="none" w:sz="0" w:space="0" w:color="auto"/>
            <w:right w:val="none" w:sz="0" w:space="0" w:color="auto"/>
          </w:divBdr>
        </w:div>
        <w:div w:id="535973848">
          <w:marLeft w:val="640"/>
          <w:marRight w:val="0"/>
          <w:marTop w:val="0"/>
          <w:marBottom w:val="0"/>
          <w:divBdr>
            <w:top w:val="none" w:sz="0" w:space="0" w:color="auto"/>
            <w:left w:val="none" w:sz="0" w:space="0" w:color="auto"/>
            <w:bottom w:val="none" w:sz="0" w:space="0" w:color="auto"/>
            <w:right w:val="none" w:sz="0" w:space="0" w:color="auto"/>
          </w:divBdr>
        </w:div>
        <w:div w:id="597760945">
          <w:marLeft w:val="640"/>
          <w:marRight w:val="0"/>
          <w:marTop w:val="0"/>
          <w:marBottom w:val="0"/>
          <w:divBdr>
            <w:top w:val="none" w:sz="0" w:space="0" w:color="auto"/>
            <w:left w:val="none" w:sz="0" w:space="0" w:color="auto"/>
            <w:bottom w:val="none" w:sz="0" w:space="0" w:color="auto"/>
            <w:right w:val="none" w:sz="0" w:space="0" w:color="auto"/>
          </w:divBdr>
        </w:div>
        <w:div w:id="1966427374">
          <w:marLeft w:val="640"/>
          <w:marRight w:val="0"/>
          <w:marTop w:val="0"/>
          <w:marBottom w:val="0"/>
          <w:divBdr>
            <w:top w:val="none" w:sz="0" w:space="0" w:color="auto"/>
            <w:left w:val="none" w:sz="0" w:space="0" w:color="auto"/>
            <w:bottom w:val="none" w:sz="0" w:space="0" w:color="auto"/>
            <w:right w:val="none" w:sz="0" w:space="0" w:color="auto"/>
          </w:divBdr>
        </w:div>
        <w:div w:id="1692678526">
          <w:marLeft w:val="640"/>
          <w:marRight w:val="0"/>
          <w:marTop w:val="0"/>
          <w:marBottom w:val="0"/>
          <w:divBdr>
            <w:top w:val="none" w:sz="0" w:space="0" w:color="auto"/>
            <w:left w:val="none" w:sz="0" w:space="0" w:color="auto"/>
            <w:bottom w:val="none" w:sz="0" w:space="0" w:color="auto"/>
            <w:right w:val="none" w:sz="0" w:space="0" w:color="auto"/>
          </w:divBdr>
        </w:div>
        <w:div w:id="645818436">
          <w:marLeft w:val="640"/>
          <w:marRight w:val="0"/>
          <w:marTop w:val="0"/>
          <w:marBottom w:val="0"/>
          <w:divBdr>
            <w:top w:val="none" w:sz="0" w:space="0" w:color="auto"/>
            <w:left w:val="none" w:sz="0" w:space="0" w:color="auto"/>
            <w:bottom w:val="none" w:sz="0" w:space="0" w:color="auto"/>
            <w:right w:val="none" w:sz="0" w:space="0" w:color="auto"/>
          </w:divBdr>
        </w:div>
      </w:divsChild>
    </w:div>
    <w:div w:id="759062716">
      <w:bodyDiv w:val="1"/>
      <w:marLeft w:val="0"/>
      <w:marRight w:val="0"/>
      <w:marTop w:val="0"/>
      <w:marBottom w:val="0"/>
      <w:divBdr>
        <w:top w:val="none" w:sz="0" w:space="0" w:color="auto"/>
        <w:left w:val="none" w:sz="0" w:space="0" w:color="auto"/>
        <w:bottom w:val="none" w:sz="0" w:space="0" w:color="auto"/>
        <w:right w:val="none" w:sz="0" w:space="0" w:color="auto"/>
      </w:divBdr>
      <w:divsChild>
        <w:div w:id="1967546393">
          <w:marLeft w:val="640"/>
          <w:marRight w:val="0"/>
          <w:marTop w:val="0"/>
          <w:marBottom w:val="0"/>
          <w:divBdr>
            <w:top w:val="none" w:sz="0" w:space="0" w:color="auto"/>
            <w:left w:val="none" w:sz="0" w:space="0" w:color="auto"/>
            <w:bottom w:val="none" w:sz="0" w:space="0" w:color="auto"/>
            <w:right w:val="none" w:sz="0" w:space="0" w:color="auto"/>
          </w:divBdr>
        </w:div>
        <w:div w:id="1199003366">
          <w:marLeft w:val="640"/>
          <w:marRight w:val="0"/>
          <w:marTop w:val="0"/>
          <w:marBottom w:val="0"/>
          <w:divBdr>
            <w:top w:val="none" w:sz="0" w:space="0" w:color="auto"/>
            <w:left w:val="none" w:sz="0" w:space="0" w:color="auto"/>
            <w:bottom w:val="none" w:sz="0" w:space="0" w:color="auto"/>
            <w:right w:val="none" w:sz="0" w:space="0" w:color="auto"/>
          </w:divBdr>
        </w:div>
        <w:div w:id="1544252859">
          <w:marLeft w:val="640"/>
          <w:marRight w:val="0"/>
          <w:marTop w:val="0"/>
          <w:marBottom w:val="0"/>
          <w:divBdr>
            <w:top w:val="none" w:sz="0" w:space="0" w:color="auto"/>
            <w:left w:val="none" w:sz="0" w:space="0" w:color="auto"/>
            <w:bottom w:val="none" w:sz="0" w:space="0" w:color="auto"/>
            <w:right w:val="none" w:sz="0" w:space="0" w:color="auto"/>
          </w:divBdr>
        </w:div>
        <w:div w:id="1287081782">
          <w:marLeft w:val="640"/>
          <w:marRight w:val="0"/>
          <w:marTop w:val="0"/>
          <w:marBottom w:val="0"/>
          <w:divBdr>
            <w:top w:val="none" w:sz="0" w:space="0" w:color="auto"/>
            <w:left w:val="none" w:sz="0" w:space="0" w:color="auto"/>
            <w:bottom w:val="none" w:sz="0" w:space="0" w:color="auto"/>
            <w:right w:val="none" w:sz="0" w:space="0" w:color="auto"/>
          </w:divBdr>
        </w:div>
        <w:div w:id="1545026344">
          <w:marLeft w:val="640"/>
          <w:marRight w:val="0"/>
          <w:marTop w:val="0"/>
          <w:marBottom w:val="0"/>
          <w:divBdr>
            <w:top w:val="none" w:sz="0" w:space="0" w:color="auto"/>
            <w:left w:val="none" w:sz="0" w:space="0" w:color="auto"/>
            <w:bottom w:val="none" w:sz="0" w:space="0" w:color="auto"/>
            <w:right w:val="none" w:sz="0" w:space="0" w:color="auto"/>
          </w:divBdr>
        </w:div>
        <w:div w:id="253518193">
          <w:marLeft w:val="640"/>
          <w:marRight w:val="0"/>
          <w:marTop w:val="0"/>
          <w:marBottom w:val="0"/>
          <w:divBdr>
            <w:top w:val="none" w:sz="0" w:space="0" w:color="auto"/>
            <w:left w:val="none" w:sz="0" w:space="0" w:color="auto"/>
            <w:bottom w:val="none" w:sz="0" w:space="0" w:color="auto"/>
            <w:right w:val="none" w:sz="0" w:space="0" w:color="auto"/>
          </w:divBdr>
        </w:div>
        <w:div w:id="1260523969">
          <w:marLeft w:val="640"/>
          <w:marRight w:val="0"/>
          <w:marTop w:val="0"/>
          <w:marBottom w:val="0"/>
          <w:divBdr>
            <w:top w:val="none" w:sz="0" w:space="0" w:color="auto"/>
            <w:left w:val="none" w:sz="0" w:space="0" w:color="auto"/>
            <w:bottom w:val="none" w:sz="0" w:space="0" w:color="auto"/>
            <w:right w:val="none" w:sz="0" w:space="0" w:color="auto"/>
          </w:divBdr>
        </w:div>
        <w:div w:id="778722096">
          <w:marLeft w:val="640"/>
          <w:marRight w:val="0"/>
          <w:marTop w:val="0"/>
          <w:marBottom w:val="0"/>
          <w:divBdr>
            <w:top w:val="none" w:sz="0" w:space="0" w:color="auto"/>
            <w:left w:val="none" w:sz="0" w:space="0" w:color="auto"/>
            <w:bottom w:val="none" w:sz="0" w:space="0" w:color="auto"/>
            <w:right w:val="none" w:sz="0" w:space="0" w:color="auto"/>
          </w:divBdr>
        </w:div>
        <w:div w:id="1612124470">
          <w:marLeft w:val="640"/>
          <w:marRight w:val="0"/>
          <w:marTop w:val="0"/>
          <w:marBottom w:val="0"/>
          <w:divBdr>
            <w:top w:val="none" w:sz="0" w:space="0" w:color="auto"/>
            <w:left w:val="none" w:sz="0" w:space="0" w:color="auto"/>
            <w:bottom w:val="none" w:sz="0" w:space="0" w:color="auto"/>
            <w:right w:val="none" w:sz="0" w:space="0" w:color="auto"/>
          </w:divBdr>
        </w:div>
        <w:div w:id="1060906497">
          <w:marLeft w:val="640"/>
          <w:marRight w:val="0"/>
          <w:marTop w:val="0"/>
          <w:marBottom w:val="0"/>
          <w:divBdr>
            <w:top w:val="none" w:sz="0" w:space="0" w:color="auto"/>
            <w:left w:val="none" w:sz="0" w:space="0" w:color="auto"/>
            <w:bottom w:val="none" w:sz="0" w:space="0" w:color="auto"/>
            <w:right w:val="none" w:sz="0" w:space="0" w:color="auto"/>
          </w:divBdr>
        </w:div>
        <w:div w:id="117259901">
          <w:marLeft w:val="640"/>
          <w:marRight w:val="0"/>
          <w:marTop w:val="0"/>
          <w:marBottom w:val="0"/>
          <w:divBdr>
            <w:top w:val="none" w:sz="0" w:space="0" w:color="auto"/>
            <w:left w:val="none" w:sz="0" w:space="0" w:color="auto"/>
            <w:bottom w:val="none" w:sz="0" w:space="0" w:color="auto"/>
            <w:right w:val="none" w:sz="0" w:space="0" w:color="auto"/>
          </w:divBdr>
        </w:div>
        <w:div w:id="1513300874">
          <w:marLeft w:val="640"/>
          <w:marRight w:val="0"/>
          <w:marTop w:val="0"/>
          <w:marBottom w:val="0"/>
          <w:divBdr>
            <w:top w:val="none" w:sz="0" w:space="0" w:color="auto"/>
            <w:left w:val="none" w:sz="0" w:space="0" w:color="auto"/>
            <w:bottom w:val="none" w:sz="0" w:space="0" w:color="auto"/>
            <w:right w:val="none" w:sz="0" w:space="0" w:color="auto"/>
          </w:divBdr>
        </w:div>
        <w:div w:id="1726678919">
          <w:marLeft w:val="640"/>
          <w:marRight w:val="0"/>
          <w:marTop w:val="0"/>
          <w:marBottom w:val="0"/>
          <w:divBdr>
            <w:top w:val="none" w:sz="0" w:space="0" w:color="auto"/>
            <w:left w:val="none" w:sz="0" w:space="0" w:color="auto"/>
            <w:bottom w:val="none" w:sz="0" w:space="0" w:color="auto"/>
            <w:right w:val="none" w:sz="0" w:space="0" w:color="auto"/>
          </w:divBdr>
        </w:div>
        <w:div w:id="1607153936">
          <w:marLeft w:val="640"/>
          <w:marRight w:val="0"/>
          <w:marTop w:val="0"/>
          <w:marBottom w:val="0"/>
          <w:divBdr>
            <w:top w:val="none" w:sz="0" w:space="0" w:color="auto"/>
            <w:left w:val="none" w:sz="0" w:space="0" w:color="auto"/>
            <w:bottom w:val="none" w:sz="0" w:space="0" w:color="auto"/>
            <w:right w:val="none" w:sz="0" w:space="0" w:color="auto"/>
          </w:divBdr>
        </w:div>
        <w:div w:id="1140340331">
          <w:marLeft w:val="640"/>
          <w:marRight w:val="0"/>
          <w:marTop w:val="0"/>
          <w:marBottom w:val="0"/>
          <w:divBdr>
            <w:top w:val="none" w:sz="0" w:space="0" w:color="auto"/>
            <w:left w:val="none" w:sz="0" w:space="0" w:color="auto"/>
            <w:bottom w:val="none" w:sz="0" w:space="0" w:color="auto"/>
            <w:right w:val="none" w:sz="0" w:space="0" w:color="auto"/>
          </w:divBdr>
        </w:div>
        <w:div w:id="936523155">
          <w:marLeft w:val="640"/>
          <w:marRight w:val="0"/>
          <w:marTop w:val="0"/>
          <w:marBottom w:val="0"/>
          <w:divBdr>
            <w:top w:val="none" w:sz="0" w:space="0" w:color="auto"/>
            <w:left w:val="none" w:sz="0" w:space="0" w:color="auto"/>
            <w:bottom w:val="none" w:sz="0" w:space="0" w:color="auto"/>
            <w:right w:val="none" w:sz="0" w:space="0" w:color="auto"/>
          </w:divBdr>
        </w:div>
        <w:div w:id="1601915857">
          <w:marLeft w:val="640"/>
          <w:marRight w:val="0"/>
          <w:marTop w:val="0"/>
          <w:marBottom w:val="0"/>
          <w:divBdr>
            <w:top w:val="none" w:sz="0" w:space="0" w:color="auto"/>
            <w:left w:val="none" w:sz="0" w:space="0" w:color="auto"/>
            <w:bottom w:val="none" w:sz="0" w:space="0" w:color="auto"/>
            <w:right w:val="none" w:sz="0" w:space="0" w:color="auto"/>
          </w:divBdr>
        </w:div>
        <w:div w:id="1051153603">
          <w:marLeft w:val="640"/>
          <w:marRight w:val="0"/>
          <w:marTop w:val="0"/>
          <w:marBottom w:val="0"/>
          <w:divBdr>
            <w:top w:val="none" w:sz="0" w:space="0" w:color="auto"/>
            <w:left w:val="none" w:sz="0" w:space="0" w:color="auto"/>
            <w:bottom w:val="none" w:sz="0" w:space="0" w:color="auto"/>
            <w:right w:val="none" w:sz="0" w:space="0" w:color="auto"/>
          </w:divBdr>
        </w:div>
        <w:div w:id="1299336000">
          <w:marLeft w:val="640"/>
          <w:marRight w:val="0"/>
          <w:marTop w:val="0"/>
          <w:marBottom w:val="0"/>
          <w:divBdr>
            <w:top w:val="none" w:sz="0" w:space="0" w:color="auto"/>
            <w:left w:val="none" w:sz="0" w:space="0" w:color="auto"/>
            <w:bottom w:val="none" w:sz="0" w:space="0" w:color="auto"/>
            <w:right w:val="none" w:sz="0" w:space="0" w:color="auto"/>
          </w:divBdr>
        </w:div>
        <w:div w:id="2080587879">
          <w:marLeft w:val="640"/>
          <w:marRight w:val="0"/>
          <w:marTop w:val="0"/>
          <w:marBottom w:val="0"/>
          <w:divBdr>
            <w:top w:val="none" w:sz="0" w:space="0" w:color="auto"/>
            <w:left w:val="none" w:sz="0" w:space="0" w:color="auto"/>
            <w:bottom w:val="none" w:sz="0" w:space="0" w:color="auto"/>
            <w:right w:val="none" w:sz="0" w:space="0" w:color="auto"/>
          </w:divBdr>
        </w:div>
        <w:div w:id="1144591376">
          <w:marLeft w:val="640"/>
          <w:marRight w:val="0"/>
          <w:marTop w:val="0"/>
          <w:marBottom w:val="0"/>
          <w:divBdr>
            <w:top w:val="none" w:sz="0" w:space="0" w:color="auto"/>
            <w:left w:val="none" w:sz="0" w:space="0" w:color="auto"/>
            <w:bottom w:val="none" w:sz="0" w:space="0" w:color="auto"/>
            <w:right w:val="none" w:sz="0" w:space="0" w:color="auto"/>
          </w:divBdr>
        </w:div>
        <w:div w:id="1223638532">
          <w:marLeft w:val="640"/>
          <w:marRight w:val="0"/>
          <w:marTop w:val="0"/>
          <w:marBottom w:val="0"/>
          <w:divBdr>
            <w:top w:val="none" w:sz="0" w:space="0" w:color="auto"/>
            <w:left w:val="none" w:sz="0" w:space="0" w:color="auto"/>
            <w:bottom w:val="none" w:sz="0" w:space="0" w:color="auto"/>
            <w:right w:val="none" w:sz="0" w:space="0" w:color="auto"/>
          </w:divBdr>
        </w:div>
        <w:div w:id="1129395280">
          <w:marLeft w:val="640"/>
          <w:marRight w:val="0"/>
          <w:marTop w:val="0"/>
          <w:marBottom w:val="0"/>
          <w:divBdr>
            <w:top w:val="none" w:sz="0" w:space="0" w:color="auto"/>
            <w:left w:val="none" w:sz="0" w:space="0" w:color="auto"/>
            <w:bottom w:val="none" w:sz="0" w:space="0" w:color="auto"/>
            <w:right w:val="none" w:sz="0" w:space="0" w:color="auto"/>
          </w:divBdr>
        </w:div>
        <w:div w:id="18512514">
          <w:marLeft w:val="640"/>
          <w:marRight w:val="0"/>
          <w:marTop w:val="0"/>
          <w:marBottom w:val="0"/>
          <w:divBdr>
            <w:top w:val="none" w:sz="0" w:space="0" w:color="auto"/>
            <w:left w:val="none" w:sz="0" w:space="0" w:color="auto"/>
            <w:bottom w:val="none" w:sz="0" w:space="0" w:color="auto"/>
            <w:right w:val="none" w:sz="0" w:space="0" w:color="auto"/>
          </w:divBdr>
        </w:div>
        <w:div w:id="59910121">
          <w:marLeft w:val="640"/>
          <w:marRight w:val="0"/>
          <w:marTop w:val="0"/>
          <w:marBottom w:val="0"/>
          <w:divBdr>
            <w:top w:val="none" w:sz="0" w:space="0" w:color="auto"/>
            <w:left w:val="none" w:sz="0" w:space="0" w:color="auto"/>
            <w:bottom w:val="none" w:sz="0" w:space="0" w:color="auto"/>
            <w:right w:val="none" w:sz="0" w:space="0" w:color="auto"/>
          </w:divBdr>
        </w:div>
        <w:div w:id="458033149">
          <w:marLeft w:val="640"/>
          <w:marRight w:val="0"/>
          <w:marTop w:val="0"/>
          <w:marBottom w:val="0"/>
          <w:divBdr>
            <w:top w:val="none" w:sz="0" w:space="0" w:color="auto"/>
            <w:left w:val="none" w:sz="0" w:space="0" w:color="auto"/>
            <w:bottom w:val="none" w:sz="0" w:space="0" w:color="auto"/>
            <w:right w:val="none" w:sz="0" w:space="0" w:color="auto"/>
          </w:divBdr>
        </w:div>
        <w:div w:id="1846289274">
          <w:marLeft w:val="640"/>
          <w:marRight w:val="0"/>
          <w:marTop w:val="0"/>
          <w:marBottom w:val="0"/>
          <w:divBdr>
            <w:top w:val="none" w:sz="0" w:space="0" w:color="auto"/>
            <w:left w:val="none" w:sz="0" w:space="0" w:color="auto"/>
            <w:bottom w:val="none" w:sz="0" w:space="0" w:color="auto"/>
            <w:right w:val="none" w:sz="0" w:space="0" w:color="auto"/>
          </w:divBdr>
        </w:div>
        <w:div w:id="73626954">
          <w:marLeft w:val="640"/>
          <w:marRight w:val="0"/>
          <w:marTop w:val="0"/>
          <w:marBottom w:val="0"/>
          <w:divBdr>
            <w:top w:val="none" w:sz="0" w:space="0" w:color="auto"/>
            <w:left w:val="none" w:sz="0" w:space="0" w:color="auto"/>
            <w:bottom w:val="none" w:sz="0" w:space="0" w:color="auto"/>
            <w:right w:val="none" w:sz="0" w:space="0" w:color="auto"/>
          </w:divBdr>
        </w:div>
        <w:div w:id="1036196306">
          <w:marLeft w:val="640"/>
          <w:marRight w:val="0"/>
          <w:marTop w:val="0"/>
          <w:marBottom w:val="0"/>
          <w:divBdr>
            <w:top w:val="none" w:sz="0" w:space="0" w:color="auto"/>
            <w:left w:val="none" w:sz="0" w:space="0" w:color="auto"/>
            <w:bottom w:val="none" w:sz="0" w:space="0" w:color="auto"/>
            <w:right w:val="none" w:sz="0" w:space="0" w:color="auto"/>
          </w:divBdr>
        </w:div>
        <w:div w:id="742794829">
          <w:marLeft w:val="640"/>
          <w:marRight w:val="0"/>
          <w:marTop w:val="0"/>
          <w:marBottom w:val="0"/>
          <w:divBdr>
            <w:top w:val="none" w:sz="0" w:space="0" w:color="auto"/>
            <w:left w:val="none" w:sz="0" w:space="0" w:color="auto"/>
            <w:bottom w:val="none" w:sz="0" w:space="0" w:color="auto"/>
            <w:right w:val="none" w:sz="0" w:space="0" w:color="auto"/>
          </w:divBdr>
        </w:div>
        <w:div w:id="1999796239">
          <w:marLeft w:val="640"/>
          <w:marRight w:val="0"/>
          <w:marTop w:val="0"/>
          <w:marBottom w:val="0"/>
          <w:divBdr>
            <w:top w:val="none" w:sz="0" w:space="0" w:color="auto"/>
            <w:left w:val="none" w:sz="0" w:space="0" w:color="auto"/>
            <w:bottom w:val="none" w:sz="0" w:space="0" w:color="auto"/>
            <w:right w:val="none" w:sz="0" w:space="0" w:color="auto"/>
          </w:divBdr>
        </w:div>
        <w:div w:id="264001946">
          <w:marLeft w:val="640"/>
          <w:marRight w:val="0"/>
          <w:marTop w:val="0"/>
          <w:marBottom w:val="0"/>
          <w:divBdr>
            <w:top w:val="none" w:sz="0" w:space="0" w:color="auto"/>
            <w:left w:val="none" w:sz="0" w:space="0" w:color="auto"/>
            <w:bottom w:val="none" w:sz="0" w:space="0" w:color="auto"/>
            <w:right w:val="none" w:sz="0" w:space="0" w:color="auto"/>
          </w:divBdr>
        </w:div>
        <w:div w:id="458307746">
          <w:marLeft w:val="640"/>
          <w:marRight w:val="0"/>
          <w:marTop w:val="0"/>
          <w:marBottom w:val="0"/>
          <w:divBdr>
            <w:top w:val="none" w:sz="0" w:space="0" w:color="auto"/>
            <w:left w:val="none" w:sz="0" w:space="0" w:color="auto"/>
            <w:bottom w:val="none" w:sz="0" w:space="0" w:color="auto"/>
            <w:right w:val="none" w:sz="0" w:space="0" w:color="auto"/>
          </w:divBdr>
        </w:div>
        <w:div w:id="1199319383">
          <w:marLeft w:val="640"/>
          <w:marRight w:val="0"/>
          <w:marTop w:val="0"/>
          <w:marBottom w:val="0"/>
          <w:divBdr>
            <w:top w:val="none" w:sz="0" w:space="0" w:color="auto"/>
            <w:left w:val="none" w:sz="0" w:space="0" w:color="auto"/>
            <w:bottom w:val="none" w:sz="0" w:space="0" w:color="auto"/>
            <w:right w:val="none" w:sz="0" w:space="0" w:color="auto"/>
          </w:divBdr>
        </w:div>
        <w:div w:id="79447297">
          <w:marLeft w:val="640"/>
          <w:marRight w:val="0"/>
          <w:marTop w:val="0"/>
          <w:marBottom w:val="0"/>
          <w:divBdr>
            <w:top w:val="none" w:sz="0" w:space="0" w:color="auto"/>
            <w:left w:val="none" w:sz="0" w:space="0" w:color="auto"/>
            <w:bottom w:val="none" w:sz="0" w:space="0" w:color="auto"/>
            <w:right w:val="none" w:sz="0" w:space="0" w:color="auto"/>
          </w:divBdr>
        </w:div>
        <w:div w:id="1580553642">
          <w:marLeft w:val="640"/>
          <w:marRight w:val="0"/>
          <w:marTop w:val="0"/>
          <w:marBottom w:val="0"/>
          <w:divBdr>
            <w:top w:val="none" w:sz="0" w:space="0" w:color="auto"/>
            <w:left w:val="none" w:sz="0" w:space="0" w:color="auto"/>
            <w:bottom w:val="none" w:sz="0" w:space="0" w:color="auto"/>
            <w:right w:val="none" w:sz="0" w:space="0" w:color="auto"/>
          </w:divBdr>
        </w:div>
        <w:div w:id="65302736">
          <w:marLeft w:val="640"/>
          <w:marRight w:val="0"/>
          <w:marTop w:val="0"/>
          <w:marBottom w:val="0"/>
          <w:divBdr>
            <w:top w:val="none" w:sz="0" w:space="0" w:color="auto"/>
            <w:left w:val="none" w:sz="0" w:space="0" w:color="auto"/>
            <w:bottom w:val="none" w:sz="0" w:space="0" w:color="auto"/>
            <w:right w:val="none" w:sz="0" w:space="0" w:color="auto"/>
          </w:divBdr>
        </w:div>
        <w:div w:id="85730854">
          <w:marLeft w:val="640"/>
          <w:marRight w:val="0"/>
          <w:marTop w:val="0"/>
          <w:marBottom w:val="0"/>
          <w:divBdr>
            <w:top w:val="none" w:sz="0" w:space="0" w:color="auto"/>
            <w:left w:val="none" w:sz="0" w:space="0" w:color="auto"/>
            <w:bottom w:val="none" w:sz="0" w:space="0" w:color="auto"/>
            <w:right w:val="none" w:sz="0" w:space="0" w:color="auto"/>
          </w:divBdr>
        </w:div>
        <w:div w:id="266040631">
          <w:marLeft w:val="640"/>
          <w:marRight w:val="0"/>
          <w:marTop w:val="0"/>
          <w:marBottom w:val="0"/>
          <w:divBdr>
            <w:top w:val="none" w:sz="0" w:space="0" w:color="auto"/>
            <w:left w:val="none" w:sz="0" w:space="0" w:color="auto"/>
            <w:bottom w:val="none" w:sz="0" w:space="0" w:color="auto"/>
            <w:right w:val="none" w:sz="0" w:space="0" w:color="auto"/>
          </w:divBdr>
        </w:div>
        <w:div w:id="1618947346">
          <w:marLeft w:val="640"/>
          <w:marRight w:val="0"/>
          <w:marTop w:val="0"/>
          <w:marBottom w:val="0"/>
          <w:divBdr>
            <w:top w:val="none" w:sz="0" w:space="0" w:color="auto"/>
            <w:left w:val="none" w:sz="0" w:space="0" w:color="auto"/>
            <w:bottom w:val="none" w:sz="0" w:space="0" w:color="auto"/>
            <w:right w:val="none" w:sz="0" w:space="0" w:color="auto"/>
          </w:divBdr>
        </w:div>
        <w:div w:id="699739459">
          <w:marLeft w:val="640"/>
          <w:marRight w:val="0"/>
          <w:marTop w:val="0"/>
          <w:marBottom w:val="0"/>
          <w:divBdr>
            <w:top w:val="none" w:sz="0" w:space="0" w:color="auto"/>
            <w:left w:val="none" w:sz="0" w:space="0" w:color="auto"/>
            <w:bottom w:val="none" w:sz="0" w:space="0" w:color="auto"/>
            <w:right w:val="none" w:sz="0" w:space="0" w:color="auto"/>
          </w:divBdr>
        </w:div>
        <w:div w:id="158428733">
          <w:marLeft w:val="640"/>
          <w:marRight w:val="0"/>
          <w:marTop w:val="0"/>
          <w:marBottom w:val="0"/>
          <w:divBdr>
            <w:top w:val="none" w:sz="0" w:space="0" w:color="auto"/>
            <w:left w:val="none" w:sz="0" w:space="0" w:color="auto"/>
            <w:bottom w:val="none" w:sz="0" w:space="0" w:color="auto"/>
            <w:right w:val="none" w:sz="0" w:space="0" w:color="auto"/>
          </w:divBdr>
        </w:div>
        <w:div w:id="1372919446">
          <w:marLeft w:val="640"/>
          <w:marRight w:val="0"/>
          <w:marTop w:val="0"/>
          <w:marBottom w:val="0"/>
          <w:divBdr>
            <w:top w:val="none" w:sz="0" w:space="0" w:color="auto"/>
            <w:left w:val="none" w:sz="0" w:space="0" w:color="auto"/>
            <w:bottom w:val="none" w:sz="0" w:space="0" w:color="auto"/>
            <w:right w:val="none" w:sz="0" w:space="0" w:color="auto"/>
          </w:divBdr>
        </w:div>
        <w:div w:id="192117995">
          <w:marLeft w:val="640"/>
          <w:marRight w:val="0"/>
          <w:marTop w:val="0"/>
          <w:marBottom w:val="0"/>
          <w:divBdr>
            <w:top w:val="none" w:sz="0" w:space="0" w:color="auto"/>
            <w:left w:val="none" w:sz="0" w:space="0" w:color="auto"/>
            <w:bottom w:val="none" w:sz="0" w:space="0" w:color="auto"/>
            <w:right w:val="none" w:sz="0" w:space="0" w:color="auto"/>
          </w:divBdr>
        </w:div>
        <w:div w:id="2061241647">
          <w:marLeft w:val="640"/>
          <w:marRight w:val="0"/>
          <w:marTop w:val="0"/>
          <w:marBottom w:val="0"/>
          <w:divBdr>
            <w:top w:val="none" w:sz="0" w:space="0" w:color="auto"/>
            <w:left w:val="none" w:sz="0" w:space="0" w:color="auto"/>
            <w:bottom w:val="none" w:sz="0" w:space="0" w:color="auto"/>
            <w:right w:val="none" w:sz="0" w:space="0" w:color="auto"/>
          </w:divBdr>
        </w:div>
        <w:div w:id="1552687585">
          <w:marLeft w:val="640"/>
          <w:marRight w:val="0"/>
          <w:marTop w:val="0"/>
          <w:marBottom w:val="0"/>
          <w:divBdr>
            <w:top w:val="none" w:sz="0" w:space="0" w:color="auto"/>
            <w:left w:val="none" w:sz="0" w:space="0" w:color="auto"/>
            <w:bottom w:val="none" w:sz="0" w:space="0" w:color="auto"/>
            <w:right w:val="none" w:sz="0" w:space="0" w:color="auto"/>
          </w:divBdr>
        </w:div>
        <w:div w:id="908420337">
          <w:marLeft w:val="640"/>
          <w:marRight w:val="0"/>
          <w:marTop w:val="0"/>
          <w:marBottom w:val="0"/>
          <w:divBdr>
            <w:top w:val="none" w:sz="0" w:space="0" w:color="auto"/>
            <w:left w:val="none" w:sz="0" w:space="0" w:color="auto"/>
            <w:bottom w:val="none" w:sz="0" w:space="0" w:color="auto"/>
            <w:right w:val="none" w:sz="0" w:space="0" w:color="auto"/>
          </w:divBdr>
        </w:div>
        <w:div w:id="251403366">
          <w:marLeft w:val="640"/>
          <w:marRight w:val="0"/>
          <w:marTop w:val="0"/>
          <w:marBottom w:val="0"/>
          <w:divBdr>
            <w:top w:val="none" w:sz="0" w:space="0" w:color="auto"/>
            <w:left w:val="none" w:sz="0" w:space="0" w:color="auto"/>
            <w:bottom w:val="none" w:sz="0" w:space="0" w:color="auto"/>
            <w:right w:val="none" w:sz="0" w:space="0" w:color="auto"/>
          </w:divBdr>
        </w:div>
        <w:div w:id="2073384837">
          <w:marLeft w:val="640"/>
          <w:marRight w:val="0"/>
          <w:marTop w:val="0"/>
          <w:marBottom w:val="0"/>
          <w:divBdr>
            <w:top w:val="none" w:sz="0" w:space="0" w:color="auto"/>
            <w:left w:val="none" w:sz="0" w:space="0" w:color="auto"/>
            <w:bottom w:val="none" w:sz="0" w:space="0" w:color="auto"/>
            <w:right w:val="none" w:sz="0" w:space="0" w:color="auto"/>
          </w:divBdr>
        </w:div>
        <w:div w:id="1036396535">
          <w:marLeft w:val="640"/>
          <w:marRight w:val="0"/>
          <w:marTop w:val="0"/>
          <w:marBottom w:val="0"/>
          <w:divBdr>
            <w:top w:val="none" w:sz="0" w:space="0" w:color="auto"/>
            <w:left w:val="none" w:sz="0" w:space="0" w:color="auto"/>
            <w:bottom w:val="none" w:sz="0" w:space="0" w:color="auto"/>
            <w:right w:val="none" w:sz="0" w:space="0" w:color="auto"/>
          </w:divBdr>
        </w:div>
        <w:div w:id="1379740530">
          <w:marLeft w:val="640"/>
          <w:marRight w:val="0"/>
          <w:marTop w:val="0"/>
          <w:marBottom w:val="0"/>
          <w:divBdr>
            <w:top w:val="none" w:sz="0" w:space="0" w:color="auto"/>
            <w:left w:val="none" w:sz="0" w:space="0" w:color="auto"/>
            <w:bottom w:val="none" w:sz="0" w:space="0" w:color="auto"/>
            <w:right w:val="none" w:sz="0" w:space="0" w:color="auto"/>
          </w:divBdr>
        </w:div>
        <w:div w:id="1360666375">
          <w:marLeft w:val="640"/>
          <w:marRight w:val="0"/>
          <w:marTop w:val="0"/>
          <w:marBottom w:val="0"/>
          <w:divBdr>
            <w:top w:val="none" w:sz="0" w:space="0" w:color="auto"/>
            <w:left w:val="none" w:sz="0" w:space="0" w:color="auto"/>
            <w:bottom w:val="none" w:sz="0" w:space="0" w:color="auto"/>
            <w:right w:val="none" w:sz="0" w:space="0" w:color="auto"/>
          </w:divBdr>
        </w:div>
        <w:div w:id="1590314409">
          <w:marLeft w:val="640"/>
          <w:marRight w:val="0"/>
          <w:marTop w:val="0"/>
          <w:marBottom w:val="0"/>
          <w:divBdr>
            <w:top w:val="none" w:sz="0" w:space="0" w:color="auto"/>
            <w:left w:val="none" w:sz="0" w:space="0" w:color="auto"/>
            <w:bottom w:val="none" w:sz="0" w:space="0" w:color="auto"/>
            <w:right w:val="none" w:sz="0" w:space="0" w:color="auto"/>
          </w:divBdr>
        </w:div>
        <w:div w:id="2122723819">
          <w:marLeft w:val="640"/>
          <w:marRight w:val="0"/>
          <w:marTop w:val="0"/>
          <w:marBottom w:val="0"/>
          <w:divBdr>
            <w:top w:val="none" w:sz="0" w:space="0" w:color="auto"/>
            <w:left w:val="none" w:sz="0" w:space="0" w:color="auto"/>
            <w:bottom w:val="none" w:sz="0" w:space="0" w:color="auto"/>
            <w:right w:val="none" w:sz="0" w:space="0" w:color="auto"/>
          </w:divBdr>
        </w:div>
        <w:div w:id="681513276">
          <w:marLeft w:val="640"/>
          <w:marRight w:val="0"/>
          <w:marTop w:val="0"/>
          <w:marBottom w:val="0"/>
          <w:divBdr>
            <w:top w:val="none" w:sz="0" w:space="0" w:color="auto"/>
            <w:left w:val="none" w:sz="0" w:space="0" w:color="auto"/>
            <w:bottom w:val="none" w:sz="0" w:space="0" w:color="auto"/>
            <w:right w:val="none" w:sz="0" w:space="0" w:color="auto"/>
          </w:divBdr>
        </w:div>
        <w:div w:id="660349384">
          <w:marLeft w:val="640"/>
          <w:marRight w:val="0"/>
          <w:marTop w:val="0"/>
          <w:marBottom w:val="0"/>
          <w:divBdr>
            <w:top w:val="none" w:sz="0" w:space="0" w:color="auto"/>
            <w:left w:val="none" w:sz="0" w:space="0" w:color="auto"/>
            <w:bottom w:val="none" w:sz="0" w:space="0" w:color="auto"/>
            <w:right w:val="none" w:sz="0" w:space="0" w:color="auto"/>
          </w:divBdr>
        </w:div>
        <w:div w:id="2062558846">
          <w:marLeft w:val="640"/>
          <w:marRight w:val="0"/>
          <w:marTop w:val="0"/>
          <w:marBottom w:val="0"/>
          <w:divBdr>
            <w:top w:val="none" w:sz="0" w:space="0" w:color="auto"/>
            <w:left w:val="none" w:sz="0" w:space="0" w:color="auto"/>
            <w:bottom w:val="none" w:sz="0" w:space="0" w:color="auto"/>
            <w:right w:val="none" w:sz="0" w:space="0" w:color="auto"/>
          </w:divBdr>
        </w:div>
        <w:div w:id="1000430848">
          <w:marLeft w:val="640"/>
          <w:marRight w:val="0"/>
          <w:marTop w:val="0"/>
          <w:marBottom w:val="0"/>
          <w:divBdr>
            <w:top w:val="none" w:sz="0" w:space="0" w:color="auto"/>
            <w:left w:val="none" w:sz="0" w:space="0" w:color="auto"/>
            <w:bottom w:val="none" w:sz="0" w:space="0" w:color="auto"/>
            <w:right w:val="none" w:sz="0" w:space="0" w:color="auto"/>
          </w:divBdr>
        </w:div>
        <w:div w:id="1655602600">
          <w:marLeft w:val="640"/>
          <w:marRight w:val="0"/>
          <w:marTop w:val="0"/>
          <w:marBottom w:val="0"/>
          <w:divBdr>
            <w:top w:val="none" w:sz="0" w:space="0" w:color="auto"/>
            <w:left w:val="none" w:sz="0" w:space="0" w:color="auto"/>
            <w:bottom w:val="none" w:sz="0" w:space="0" w:color="auto"/>
            <w:right w:val="none" w:sz="0" w:space="0" w:color="auto"/>
          </w:divBdr>
        </w:div>
        <w:div w:id="1006790703">
          <w:marLeft w:val="640"/>
          <w:marRight w:val="0"/>
          <w:marTop w:val="0"/>
          <w:marBottom w:val="0"/>
          <w:divBdr>
            <w:top w:val="none" w:sz="0" w:space="0" w:color="auto"/>
            <w:left w:val="none" w:sz="0" w:space="0" w:color="auto"/>
            <w:bottom w:val="none" w:sz="0" w:space="0" w:color="auto"/>
            <w:right w:val="none" w:sz="0" w:space="0" w:color="auto"/>
          </w:divBdr>
        </w:div>
        <w:div w:id="116074618">
          <w:marLeft w:val="640"/>
          <w:marRight w:val="0"/>
          <w:marTop w:val="0"/>
          <w:marBottom w:val="0"/>
          <w:divBdr>
            <w:top w:val="none" w:sz="0" w:space="0" w:color="auto"/>
            <w:left w:val="none" w:sz="0" w:space="0" w:color="auto"/>
            <w:bottom w:val="none" w:sz="0" w:space="0" w:color="auto"/>
            <w:right w:val="none" w:sz="0" w:space="0" w:color="auto"/>
          </w:divBdr>
        </w:div>
        <w:div w:id="1829323840">
          <w:marLeft w:val="640"/>
          <w:marRight w:val="0"/>
          <w:marTop w:val="0"/>
          <w:marBottom w:val="0"/>
          <w:divBdr>
            <w:top w:val="none" w:sz="0" w:space="0" w:color="auto"/>
            <w:left w:val="none" w:sz="0" w:space="0" w:color="auto"/>
            <w:bottom w:val="none" w:sz="0" w:space="0" w:color="auto"/>
            <w:right w:val="none" w:sz="0" w:space="0" w:color="auto"/>
          </w:divBdr>
        </w:div>
        <w:div w:id="1550606571">
          <w:marLeft w:val="640"/>
          <w:marRight w:val="0"/>
          <w:marTop w:val="0"/>
          <w:marBottom w:val="0"/>
          <w:divBdr>
            <w:top w:val="none" w:sz="0" w:space="0" w:color="auto"/>
            <w:left w:val="none" w:sz="0" w:space="0" w:color="auto"/>
            <w:bottom w:val="none" w:sz="0" w:space="0" w:color="auto"/>
            <w:right w:val="none" w:sz="0" w:space="0" w:color="auto"/>
          </w:divBdr>
        </w:div>
        <w:div w:id="998384790">
          <w:marLeft w:val="640"/>
          <w:marRight w:val="0"/>
          <w:marTop w:val="0"/>
          <w:marBottom w:val="0"/>
          <w:divBdr>
            <w:top w:val="none" w:sz="0" w:space="0" w:color="auto"/>
            <w:left w:val="none" w:sz="0" w:space="0" w:color="auto"/>
            <w:bottom w:val="none" w:sz="0" w:space="0" w:color="auto"/>
            <w:right w:val="none" w:sz="0" w:space="0" w:color="auto"/>
          </w:divBdr>
        </w:div>
        <w:div w:id="561258631">
          <w:marLeft w:val="640"/>
          <w:marRight w:val="0"/>
          <w:marTop w:val="0"/>
          <w:marBottom w:val="0"/>
          <w:divBdr>
            <w:top w:val="none" w:sz="0" w:space="0" w:color="auto"/>
            <w:left w:val="none" w:sz="0" w:space="0" w:color="auto"/>
            <w:bottom w:val="none" w:sz="0" w:space="0" w:color="auto"/>
            <w:right w:val="none" w:sz="0" w:space="0" w:color="auto"/>
          </w:divBdr>
        </w:div>
        <w:div w:id="1610817668">
          <w:marLeft w:val="640"/>
          <w:marRight w:val="0"/>
          <w:marTop w:val="0"/>
          <w:marBottom w:val="0"/>
          <w:divBdr>
            <w:top w:val="none" w:sz="0" w:space="0" w:color="auto"/>
            <w:left w:val="none" w:sz="0" w:space="0" w:color="auto"/>
            <w:bottom w:val="none" w:sz="0" w:space="0" w:color="auto"/>
            <w:right w:val="none" w:sz="0" w:space="0" w:color="auto"/>
          </w:divBdr>
        </w:div>
        <w:div w:id="145629607">
          <w:marLeft w:val="640"/>
          <w:marRight w:val="0"/>
          <w:marTop w:val="0"/>
          <w:marBottom w:val="0"/>
          <w:divBdr>
            <w:top w:val="none" w:sz="0" w:space="0" w:color="auto"/>
            <w:left w:val="none" w:sz="0" w:space="0" w:color="auto"/>
            <w:bottom w:val="none" w:sz="0" w:space="0" w:color="auto"/>
            <w:right w:val="none" w:sz="0" w:space="0" w:color="auto"/>
          </w:divBdr>
        </w:div>
        <w:div w:id="341124022">
          <w:marLeft w:val="640"/>
          <w:marRight w:val="0"/>
          <w:marTop w:val="0"/>
          <w:marBottom w:val="0"/>
          <w:divBdr>
            <w:top w:val="none" w:sz="0" w:space="0" w:color="auto"/>
            <w:left w:val="none" w:sz="0" w:space="0" w:color="auto"/>
            <w:bottom w:val="none" w:sz="0" w:space="0" w:color="auto"/>
            <w:right w:val="none" w:sz="0" w:space="0" w:color="auto"/>
          </w:divBdr>
        </w:div>
        <w:div w:id="363211881">
          <w:marLeft w:val="640"/>
          <w:marRight w:val="0"/>
          <w:marTop w:val="0"/>
          <w:marBottom w:val="0"/>
          <w:divBdr>
            <w:top w:val="none" w:sz="0" w:space="0" w:color="auto"/>
            <w:left w:val="none" w:sz="0" w:space="0" w:color="auto"/>
            <w:bottom w:val="none" w:sz="0" w:space="0" w:color="auto"/>
            <w:right w:val="none" w:sz="0" w:space="0" w:color="auto"/>
          </w:divBdr>
        </w:div>
        <w:div w:id="1497110788">
          <w:marLeft w:val="640"/>
          <w:marRight w:val="0"/>
          <w:marTop w:val="0"/>
          <w:marBottom w:val="0"/>
          <w:divBdr>
            <w:top w:val="none" w:sz="0" w:space="0" w:color="auto"/>
            <w:left w:val="none" w:sz="0" w:space="0" w:color="auto"/>
            <w:bottom w:val="none" w:sz="0" w:space="0" w:color="auto"/>
            <w:right w:val="none" w:sz="0" w:space="0" w:color="auto"/>
          </w:divBdr>
        </w:div>
        <w:div w:id="1253704037">
          <w:marLeft w:val="640"/>
          <w:marRight w:val="0"/>
          <w:marTop w:val="0"/>
          <w:marBottom w:val="0"/>
          <w:divBdr>
            <w:top w:val="none" w:sz="0" w:space="0" w:color="auto"/>
            <w:left w:val="none" w:sz="0" w:space="0" w:color="auto"/>
            <w:bottom w:val="none" w:sz="0" w:space="0" w:color="auto"/>
            <w:right w:val="none" w:sz="0" w:space="0" w:color="auto"/>
          </w:divBdr>
        </w:div>
        <w:div w:id="2095320514">
          <w:marLeft w:val="640"/>
          <w:marRight w:val="0"/>
          <w:marTop w:val="0"/>
          <w:marBottom w:val="0"/>
          <w:divBdr>
            <w:top w:val="none" w:sz="0" w:space="0" w:color="auto"/>
            <w:left w:val="none" w:sz="0" w:space="0" w:color="auto"/>
            <w:bottom w:val="none" w:sz="0" w:space="0" w:color="auto"/>
            <w:right w:val="none" w:sz="0" w:space="0" w:color="auto"/>
          </w:divBdr>
        </w:div>
        <w:div w:id="1221403972">
          <w:marLeft w:val="640"/>
          <w:marRight w:val="0"/>
          <w:marTop w:val="0"/>
          <w:marBottom w:val="0"/>
          <w:divBdr>
            <w:top w:val="none" w:sz="0" w:space="0" w:color="auto"/>
            <w:left w:val="none" w:sz="0" w:space="0" w:color="auto"/>
            <w:bottom w:val="none" w:sz="0" w:space="0" w:color="auto"/>
            <w:right w:val="none" w:sz="0" w:space="0" w:color="auto"/>
          </w:divBdr>
        </w:div>
        <w:div w:id="574709880">
          <w:marLeft w:val="640"/>
          <w:marRight w:val="0"/>
          <w:marTop w:val="0"/>
          <w:marBottom w:val="0"/>
          <w:divBdr>
            <w:top w:val="none" w:sz="0" w:space="0" w:color="auto"/>
            <w:left w:val="none" w:sz="0" w:space="0" w:color="auto"/>
            <w:bottom w:val="none" w:sz="0" w:space="0" w:color="auto"/>
            <w:right w:val="none" w:sz="0" w:space="0" w:color="auto"/>
          </w:divBdr>
        </w:div>
        <w:div w:id="2121948597">
          <w:marLeft w:val="640"/>
          <w:marRight w:val="0"/>
          <w:marTop w:val="0"/>
          <w:marBottom w:val="0"/>
          <w:divBdr>
            <w:top w:val="none" w:sz="0" w:space="0" w:color="auto"/>
            <w:left w:val="none" w:sz="0" w:space="0" w:color="auto"/>
            <w:bottom w:val="none" w:sz="0" w:space="0" w:color="auto"/>
            <w:right w:val="none" w:sz="0" w:space="0" w:color="auto"/>
          </w:divBdr>
        </w:div>
        <w:div w:id="2138914402">
          <w:marLeft w:val="640"/>
          <w:marRight w:val="0"/>
          <w:marTop w:val="0"/>
          <w:marBottom w:val="0"/>
          <w:divBdr>
            <w:top w:val="none" w:sz="0" w:space="0" w:color="auto"/>
            <w:left w:val="none" w:sz="0" w:space="0" w:color="auto"/>
            <w:bottom w:val="none" w:sz="0" w:space="0" w:color="auto"/>
            <w:right w:val="none" w:sz="0" w:space="0" w:color="auto"/>
          </w:divBdr>
        </w:div>
        <w:div w:id="1183743966">
          <w:marLeft w:val="640"/>
          <w:marRight w:val="0"/>
          <w:marTop w:val="0"/>
          <w:marBottom w:val="0"/>
          <w:divBdr>
            <w:top w:val="none" w:sz="0" w:space="0" w:color="auto"/>
            <w:left w:val="none" w:sz="0" w:space="0" w:color="auto"/>
            <w:bottom w:val="none" w:sz="0" w:space="0" w:color="auto"/>
            <w:right w:val="none" w:sz="0" w:space="0" w:color="auto"/>
          </w:divBdr>
        </w:div>
        <w:div w:id="486629202">
          <w:marLeft w:val="640"/>
          <w:marRight w:val="0"/>
          <w:marTop w:val="0"/>
          <w:marBottom w:val="0"/>
          <w:divBdr>
            <w:top w:val="none" w:sz="0" w:space="0" w:color="auto"/>
            <w:left w:val="none" w:sz="0" w:space="0" w:color="auto"/>
            <w:bottom w:val="none" w:sz="0" w:space="0" w:color="auto"/>
            <w:right w:val="none" w:sz="0" w:space="0" w:color="auto"/>
          </w:divBdr>
        </w:div>
        <w:div w:id="1787196293">
          <w:marLeft w:val="640"/>
          <w:marRight w:val="0"/>
          <w:marTop w:val="0"/>
          <w:marBottom w:val="0"/>
          <w:divBdr>
            <w:top w:val="none" w:sz="0" w:space="0" w:color="auto"/>
            <w:left w:val="none" w:sz="0" w:space="0" w:color="auto"/>
            <w:bottom w:val="none" w:sz="0" w:space="0" w:color="auto"/>
            <w:right w:val="none" w:sz="0" w:space="0" w:color="auto"/>
          </w:divBdr>
        </w:div>
        <w:div w:id="1521509388">
          <w:marLeft w:val="640"/>
          <w:marRight w:val="0"/>
          <w:marTop w:val="0"/>
          <w:marBottom w:val="0"/>
          <w:divBdr>
            <w:top w:val="none" w:sz="0" w:space="0" w:color="auto"/>
            <w:left w:val="none" w:sz="0" w:space="0" w:color="auto"/>
            <w:bottom w:val="none" w:sz="0" w:space="0" w:color="auto"/>
            <w:right w:val="none" w:sz="0" w:space="0" w:color="auto"/>
          </w:divBdr>
        </w:div>
        <w:div w:id="1113599349">
          <w:marLeft w:val="640"/>
          <w:marRight w:val="0"/>
          <w:marTop w:val="0"/>
          <w:marBottom w:val="0"/>
          <w:divBdr>
            <w:top w:val="none" w:sz="0" w:space="0" w:color="auto"/>
            <w:left w:val="none" w:sz="0" w:space="0" w:color="auto"/>
            <w:bottom w:val="none" w:sz="0" w:space="0" w:color="auto"/>
            <w:right w:val="none" w:sz="0" w:space="0" w:color="auto"/>
          </w:divBdr>
        </w:div>
        <w:div w:id="1690525015">
          <w:marLeft w:val="640"/>
          <w:marRight w:val="0"/>
          <w:marTop w:val="0"/>
          <w:marBottom w:val="0"/>
          <w:divBdr>
            <w:top w:val="none" w:sz="0" w:space="0" w:color="auto"/>
            <w:left w:val="none" w:sz="0" w:space="0" w:color="auto"/>
            <w:bottom w:val="none" w:sz="0" w:space="0" w:color="auto"/>
            <w:right w:val="none" w:sz="0" w:space="0" w:color="auto"/>
          </w:divBdr>
        </w:div>
        <w:div w:id="91628654">
          <w:marLeft w:val="640"/>
          <w:marRight w:val="0"/>
          <w:marTop w:val="0"/>
          <w:marBottom w:val="0"/>
          <w:divBdr>
            <w:top w:val="none" w:sz="0" w:space="0" w:color="auto"/>
            <w:left w:val="none" w:sz="0" w:space="0" w:color="auto"/>
            <w:bottom w:val="none" w:sz="0" w:space="0" w:color="auto"/>
            <w:right w:val="none" w:sz="0" w:space="0" w:color="auto"/>
          </w:divBdr>
        </w:div>
        <w:div w:id="782383738">
          <w:marLeft w:val="640"/>
          <w:marRight w:val="0"/>
          <w:marTop w:val="0"/>
          <w:marBottom w:val="0"/>
          <w:divBdr>
            <w:top w:val="none" w:sz="0" w:space="0" w:color="auto"/>
            <w:left w:val="none" w:sz="0" w:space="0" w:color="auto"/>
            <w:bottom w:val="none" w:sz="0" w:space="0" w:color="auto"/>
            <w:right w:val="none" w:sz="0" w:space="0" w:color="auto"/>
          </w:divBdr>
        </w:div>
        <w:div w:id="1927104368">
          <w:marLeft w:val="640"/>
          <w:marRight w:val="0"/>
          <w:marTop w:val="0"/>
          <w:marBottom w:val="0"/>
          <w:divBdr>
            <w:top w:val="none" w:sz="0" w:space="0" w:color="auto"/>
            <w:left w:val="none" w:sz="0" w:space="0" w:color="auto"/>
            <w:bottom w:val="none" w:sz="0" w:space="0" w:color="auto"/>
            <w:right w:val="none" w:sz="0" w:space="0" w:color="auto"/>
          </w:divBdr>
        </w:div>
        <w:div w:id="592713642">
          <w:marLeft w:val="640"/>
          <w:marRight w:val="0"/>
          <w:marTop w:val="0"/>
          <w:marBottom w:val="0"/>
          <w:divBdr>
            <w:top w:val="none" w:sz="0" w:space="0" w:color="auto"/>
            <w:left w:val="none" w:sz="0" w:space="0" w:color="auto"/>
            <w:bottom w:val="none" w:sz="0" w:space="0" w:color="auto"/>
            <w:right w:val="none" w:sz="0" w:space="0" w:color="auto"/>
          </w:divBdr>
        </w:div>
        <w:div w:id="1474370896">
          <w:marLeft w:val="640"/>
          <w:marRight w:val="0"/>
          <w:marTop w:val="0"/>
          <w:marBottom w:val="0"/>
          <w:divBdr>
            <w:top w:val="none" w:sz="0" w:space="0" w:color="auto"/>
            <w:left w:val="none" w:sz="0" w:space="0" w:color="auto"/>
            <w:bottom w:val="none" w:sz="0" w:space="0" w:color="auto"/>
            <w:right w:val="none" w:sz="0" w:space="0" w:color="auto"/>
          </w:divBdr>
        </w:div>
        <w:div w:id="505366874">
          <w:marLeft w:val="640"/>
          <w:marRight w:val="0"/>
          <w:marTop w:val="0"/>
          <w:marBottom w:val="0"/>
          <w:divBdr>
            <w:top w:val="none" w:sz="0" w:space="0" w:color="auto"/>
            <w:left w:val="none" w:sz="0" w:space="0" w:color="auto"/>
            <w:bottom w:val="none" w:sz="0" w:space="0" w:color="auto"/>
            <w:right w:val="none" w:sz="0" w:space="0" w:color="auto"/>
          </w:divBdr>
        </w:div>
        <w:div w:id="417142554">
          <w:marLeft w:val="640"/>
          <w:marRight w:val="0"/>
          <w:marTop w:val="0"/>
          <w:marBottom w:val="0"/>
          <w:divBdr>
            <w:top w:val="none" w:sz="0" w:space="0" w:color="auto"/>
            <w:left w:val="none" w:sz="0" w:space="0" w:color="auto"/>
            <w:bottom w:val="none" w:sz="0" w:space="0" w:color="auto"/>
            <w:right w:val="none" w:sz="0" w:space="0" w:color="auto"/>
          </w:divBdr>
        </w:div>
        <w:div w:id="1569153334">
          <w:marLeft w:val="640"/>
          <w:marRight w:val="0"/>
          <w:marTop w:val="0"/>
          <w:marBottom w:val="0"/>
          <w:divBdr>
            <w:top w:val="none" w:sz="0" w:space="0" w:color="auto"/>
            <w:left w:val="none" w:sz="0" w:space="0" w:color="auto"/>
            <w:bottom w:val="none" w:sz="0" w:space="0" w:color="auto"/>
            <w:right w:val="none" w:sz="0" w:space="0" w:color="auto"/>
          </w:divBdr>
        </w:div>
        <w:div w:id="2111929125">
          <w:marLeft w:val="640"/>
          <w:marRight w:val="0"/>
          <w:marTop w:val="0"/>
          <w:marBottom w:val="0"/>
          <w:divBdr>
            <w:top w:val="none" w:sz="0" w:space="0" w:color="auto"/>
            <w:left w:val="none" w:sz="0" w:space="0" w:color="auto"/>
            <w:bottom w:val="none" w:sz="0" w:space="0" w:color="auto"/>
            <w:right w:val="none" w:sz="0" w:space="0" w:color="auto"/>
          </w:divBdr>
        </w:div>
        <w:div w:id="1814906690">
          <w:marLeft w:val="640"/>
          <w:marRight w:val="0"/>
          <w:marTop w:val="0"/>
          <w:marBottom w:val="0"/>
          <w:divBdr>
            <w:top w:val="none" w:sz="0" w:space="0" w:color="auto"/>
            <w:left w:val="none" w:sz="0" w:space="0" w:color="auto"/>
            <w:bottom w:val="none" w:sz="0" w:space="0" w:color="auto"/>
            <w:right w:val="none" w:sz="0" w:space="0" w:color="auto"/>
          </w:divBdr>
        </w:div>
        <w:div w:id="1251695888">
          <w:marLeft w:val="640"/>
          <w:marRight w:val="0"/>
          <w:marTop w:val="0"/>
          <w:marBottom w:val="0"/>
          <w:divBdr>
            <w:top w:val="none" w:sz="0" w:space="0" w:color="auto"/>
            <w:left w:val="none" w:sz="0" w:space="0" w:color="auto"/>
            <w:bottom w:val="none" w:sz="0" w:space="0" w:color="auto"/>
            <w:right w:val="none" w:sz="0" w:space="0" w:color="auto"/>
          </w:divBdr>
        </w:div>
        <w:div w:id="1219366707">
          <w:marLeft w:val="640"/>
          <w:marRight w:val="0"/>
          <w:marTop w:val="0"/>
          <w:marBottom w:val="0"/>
          <w:divBdr>
            <w:top w:val="none" w:sz="0" w:space="0" w:color="auto"/>
            <w:left w:val="none" w:sz="0" w:space="0" w:color="auto"/>
            <w:bottom w:val="none" w:sz="0" w:space="0" w:color="auto"/>
            <w:right w:val="none" w:sz="0" w:space="0" w:color="auto"/>
          </w:divBdr>
        </w:div>
        <w:div w:id="383795829">
          <w:marLeft w:val="640"/>
          <w:marRight w:val="0"/>
          <w:marTop w:val="0"/>
          <w:marBottom w:val="0"/>
          <w:divBdr>
            <w:top w:val="none" w:sz="0" w:space="0" w:color="auto"/>
            <w:left w:val="none" w:sz="0" w:space="0" w:color="auto"/>
            <w:bottom w:val="none" w:sz="0" w:space="0" w:color="auto"/>
            <w:right w:val="none" w:sz="0" w:space="0" w:color="auto"/>
          </w:divBdr>
        </w:div>
        <w:div w:id="682778515">
          <w:marLeft w:val="640"/>
          <w:marRight w:val="0"/>
          <w:marTop w:val="0"/>
          <w:marBottom w:val="0"/>
          <w:divBdr>
            <w:top w:val="none" w:sz="0" w:space="0" w:color="auto"/>
            <w:left w:val="none" w:sz="0" w:space="0" w:color="auto"/>
            <w:bottom w:val="none" w:sz="0" w:space="0" w:color="auto"/>
            <w:right w:val="none" w:sz="0" w:space="0" w:color="auto"/>
          </w:divBdr>
        </w:div>
        <w:div w:id="699555044">
          <w:marLeft w:val="640"/>
          <w:marRight w:val="0"/>
          <w:marTop w:val="0"/>
          <w:marBottom w:val="0"/>
          <w:divBdr>
            <w:top w:val="none" w:sz="0" w:space="0" w:color="auto"/>
            <w:left w:val="none" w:sz="0" w:space="0" w:color="auto"/>
            <w:bottom w:val="none" w:sz="0" w:space="0" w:color="auto"/>
            <w:right w:val="none" w:sz="0" w:space="0" w:color="auto"/>
          </w:divBdr>
        </w:div>
        <w:div w:id="1167866069">
          <w:marLeft w:val="640"/>
          <w:marRight w:val="0"/>
          <w:marTop w:val="0"/>
          <w:marBottom w:val="0"/>
          <w:divBdr>
            <w:top w:val="none" w:sz="0" w:space="0" w:color="auto"/>
            <w:left w:val="none" w:sz="0" w:space="0" w:color="auto"/>
            <w:bottom w:val="none" w:sz="0" w:space="0" w:color="auto"/>
            <w:right w:val="none" w:sz="0" w:space="0" w:color="auto"/>
          </w:divBdr>
        </w:div>
        <w:div w:id="1504465867">
          <w:marLeft w:val="640"/>
          <w:marRight w:val="0"/>
          <w:marTop w:val="0"/>
          <w:marBottom w:val="0"/>
          <w:divBdr>
            <w:top w:val="none" w:sz="0" w:space="0" w:color="auto"/>
            <w:left w:val="none" w:sz="0" w:space="0" w:color="auto"/>
            <w:bottom w:val="none" w:sz="0" w:space="0" w:color="auto"/>
            <w:right w:val="none" w:sz="0" w:space="0" w:color="auto"/>
          </w:divBdr>
        </w:div>
        <w:div w:id="1127964492">
          <w:marLeft w:val="640"/>
          <w:marRight w:val="0"/>
          <w:marTop w:val="0"/>
          <w:marBottom w:val="0"/>
          <w:divBdr>
            <w:top w:val="none" w:sz="0" w:space="0" w:color="auto"/>
            <w:left w:val="none" w:sz="0" w:space="0" w:color="auto"/>
            <w:bottom w:val="none" w:sz="0" w:space="0" w:color="auto"/>
            <w:right w:val="none" w:sz="0" w:space="0" w:color="auto"/>
          </w:divBdr>
        </w:div>
        <w:div w:id="2075659944">
          <w:marLeft w:val="640"/>
          <w:marRight w:val="0"/>
          <w:marTop w:val="0"/>
          <w:marBottom w:val="0"/>
          <w:divBdr>
            <w:top w:val="none" w:sz="0" w:space="0" w:color="auto"/>
            <w:left w:val="none" w:sz="0" w:space="0" w:color="auto"/>
            <w:bottom w:val="none" w:sz="0" w:space="0" w:color="auto"/>
            <w:right w:val="none" w:sz="0" w:space="0" w:color="auto"/>
          </w:divBdr>
        </w:div>
        <w:div w:id="1651055356">
          <w:marLeft w:val="640"/>
          <w:marRight w:val="0"/>
          <w:marTop w:val="0"/>
          <w:marBottom w:val="0"/>
          <w:divBdr>
            <w:top w:val="none" w:sz="0" w:space="0" w:color="auto"/>
            <w:left w:val="none" w:sz="0" w:space="0" w:color="auto"/>
            <w:bottom w:val="none" w:sz="0" w:space="0" w:color="auto"/>
            <w:right w:val="none" w:sz="0" w:space="0" w:color="auto"/>
          </w:divBdr>
        </w:div>
        <w:div w:id="920986868">
          <w:marLeft w:val="640"/>
          <w:marRight w:val="0"/>
          <w:marTop w:val="0"/>
          <w:marBottom w:val="0"/>
          <w:divBdr>
            <w:top w:val="none" w:sz="0" w:space="0" w:color="auto"/>
            <w:left w:val="none" w:sz="0" w:space="0" w:color="auto"/>
            <w:bottom w:val="none" w:sz="0" w:space="0" w:color="auto"/>
            <w:right w:val="none" w:sz="0" w:space="0" w:color="auto"/>
          </w:divBdr>
        </w:div>
        <w:div w:id="1203831513">
          <w:marLeft w:val="640"/>
          <w:marRight w:val="0"/>
          <w:marTop w:val="0"/>
          <w:marBottom w:val="0"/>
          <w:divBdr>
            <w:top w:val="none" w:sz="0" w:space="0" w:color="auto"/>
            <w:left w:val="none" w:sz="0" w:space="0" w:color="auto"/>
            <w:bottom w:val="none" w:sz="0" w:space="0" w:color="auto"/>
            <w:right w:val="none" w:sz="0" w:space="0" w:color="auto"/>
          </w:divBdr>
        </w:div>
        <w:div w:id="1165776689">
          <w:marLeft w:val="640"/>
          <w:marRight w:val="0"/>
          <w:marTop w:val="0"/>
          <w:marBottom w:val="0"/>
          <w:divBdr>
            <w:top w:val="none" w:sz="0" w:space="0" w:color="auto"/>
            <w:left w:val="none" w:sz="0" w:space="0" w:color="auto"/>
            <w:bottom w:val="none" w:sz="0" w:space="0" w:color="auto"/>
            <w:right w:val="none" w:sz="0" w:space="0" w:color="auto"/>
          </w:divBdr>
        </w:div>
        <w:div w:id="242953218">
          <w:marLeft w:val="640"/>
          <w:marRight w:val="0"/>
          <w:marTop w:val="0"/>
          <w:marBottom w:val="0"/>
          <w:divBdr>
            <w:top w:val="none" w:sz="0" w:space="0" w:color="auto"/>
            <w:left w:val="none" w:sz="0" w:space="0" w:color="auto"/>
            <w:bottom w:val="none" w:sz="0" w:space="0" w:color="auto"/>
            <w:right w:val="none" w:sz="0" w:space="0" w:color="auto"/>
          </w:divBdr>
        </w:div>
        <w:div w:id="1545487483">
          <w:marLeft w:val="640"/>
          <w:marRight w:val="0"/>
          <w:marTop w:val="0"/>
          <w:marBottom w:val="0"/>
          <w:divBdr>
            <w:top w:val="none" w:sz="0" w:space="0" w:color="auto"/>
            <w:left w:val="none" w:sz="0" w:space="0" w:color="auto"/>
            <w:bottom w:val="none" w:sz="0" w:space="0" w:color="auto"/>
            <w:right w:val="none" w:sz="0" w:space="0" w:color="auto"/>
          </w:divBdr>
        </w:div>
        <w:div w:id="940064351">
          <w:marLeft w:val="640"/>
          <w:marRight w:val="0"/>
          <w:marTop w:val="0"/>
          <w:marBottom w:val="0"/>
          <w:divBdr>
            <w:top w:val="none" w:sz="0" w:space="0" w:color="auto"/>
            <w:left w:val="none" w:sz="0" w:space="0" w:color="auto"/>
            <w:bottom w:val="none" w:sz="0" w:space="0" w:color="auto"/>
            <w:right w:val="none" w:sz="0" w:space="0" w:color="auto"/>
          </w:divBdr>
        </w:div>
        <w:div w:id="1307512548">
          <w:marLeft w:val="640"/>
          <w:marRight w:val="0"/>
          <w:marTop w:val="0"/>
          <w:marBottom w:val="0"/>
          <w:divBdr>
            <w:top w:val="none" w:sz="0" w:space="0" w:color="auto"/>
            <w:left w:val="none" w:sz="0" w:space="0" w:color="auto"/>
            <w:bottom w:val="none" w:sz="0" w:space="0" w:color="auto"/>
            <w:right w:val="none" w:sz="0" w:space="0" w:color="auto"/>
          </w:divBdr>
        </w:div>
        <w:div w:id="1094088267">
          <w:marLeft w:val="640"/>
          <w:marRight w:val="0"/>
          <w:marTop w:val="0"/>
          <w:marBottom w:val="0"/>
          <w:divBdr>
            <w:top w:val="none" w:sz="0" w:space="0" w:color="auto"/>
            <w:left w:val="none" w:sz="0" w:space="0" w:color="auto"/>
            <w:bottom w:val="none" w:sz="0" w:space="0" w:color="auto"/>
            <w:right w:val="none" w:sz="0" w:space="0" w:color="auto"/>
          </w:divBdr>
        </w:div>
        <w:div w:id="1470825718">
          <w:marLeft w:val="640"/>
          <w:marRight w:val="0"/>
          <w:marTop w:val="0"/>
          <w:marBottom w:val="0"/>
          <w:divBdr>
            <w:top w:val="none" w:sz="0" w:space="0" w:color="auto"/>
            <w:left w:val="none" w:sz="0" w:space="0" w:color="auto"/>
            <w:bottom w:val="none" w:sz="0" w:space="0" w:color="auto"/>
            <w:right w:val="none" w:sz="0" w:space="0" w:color="auto"/>
          </w:divBdr>
        </w:div>
        <w:div w:id="1628899769">
          <w:marLeft w:val="640"/>
          <w:marRight w:val="0"/>
          <w:marTop w:val="0"/>
          <w:marBottom w:val="0"/>
          <w:divBdr>
            <w:top w:val="none" w:sz="0" w:space="0" w:color="auto"/>
            <w:left w:val="none" w:sz="0" w:space="0" w:color="auto"/>
            <w:bottom w:val="none" w:sz="0" w:space="0" w:color="auto"/>
            <w:right w:val="none" w:sz="0" w:space="0" w:color="auto"/>
          </w:divBdr>
        </w:div>
        <w:div w:id="2105030517">
          <w:marLeft w:val="640"/>
          <w:marRight w:val="0"/>
          <w:marTop w:val="0"/>
          <w:marBottom w:val="0"/>
          <w:divBdr>
            <w:top w:val="none" w:sz="0" w:space="0" w:color="auto"/>
            <w:left w:val="none" w:sz="0" w:space="0" w:color="auto"/>
            <w:bottom w:val="none" w:sz="0" w:space="0" w:color="auto"/>
            <w:right w:val="none" w:sz="0" w:space="0" w:color="auto"/>
          </w:divBdr>
        </w:div>
        <w:div w:id="324364546">
          <w:marLeft w:val="640"/>
          <w:marRight w:val="0"/>
          <w:marTop w:val="0"/>
          <w:marBottom w:val="0"/>
          <w:divBdr>
            <w:top w:val="none" w:sz="0" w:space="0" w:color="auto"/>
            <w:left w:val="none" w:sz="0" w:space="0" w:color="auto"/>
            <w:bottom w:val="none" w:sz="0" w:space="0" w:color="auto"/>
            <w:right w:val="none" w:sz="0" w:space="0" w:color="auto"/>
          </w:divBdr>
        </w:div>
        <w:div w:id="217129076">
          <w:marLeft w:val="640"/>
          <w:marRight w:val="0"/>
          <w:marTop w:val="0"/>
          <w:marBottom w:val="0"/>
          <w:divBdr>
            <w:top w:val="none" w:sz="0" w:space="0" w:color="auto"/>
            <w:left w:val="none" w:sz="0" w:space="0" w:color="auto"/>
            <w:bottom w:val="none" w:sz="0" w:space="0" w:color="auto"/>
            <w:right w:val="none" w:sz="0" w:space="0" w:color="auto"/>
          </w:divBdr>
        </w:div>
        <w:div w:id="385379651">
          <w:marLeft w:val="640"/>
          <w:marRight w:val="0"/>
          <w:marTop w:val="0"/>
          <w:marBottom w:val="0"/>
          <w:divBdr>
            <w:top w:val="none" w:sz="0" w:space="0" w:color="auto"/>
            <w:left w:val="none" w:sz="0" w:space="0" w:color="auto"/>
            <w:bottom w:val="none" w:sz="0" w:space="0" w:color="auto"/>
            <w:right w:val="none" w:sz="0" w:space="0" w:color="auto"/>
          </w:divBdr>
        </w:div>
        <w:div w:id="1193765580">
          <w:marLeft w:val="640"/>
          <w:marRight w:val="0"/>
          <w:marTop w:val="0"/>
          <w:marBottom w:val="0"/>
          <w:divBdr>
            <w:top w:val="none" w:sz="0" w:space="0" w:color="auto"/>
            <w:left w:val="none" w:sz="0" w:space="0" w:color="auto"/>
            <w:bottom w:val="none" w:sz="0" w:space="0" w:color="auto"/>
            <w:right w:val="none" w:sz="0" w:space="0" w:color="auto"/>
          </w:divBdr>
        </w:div>
      </w:divsChild>
    </w:div>
    <w:div w:id="772936359">
      <w:bodyDiv w:val="1"/>
      <w:marLeft w:val="0"/>
      <w:marRight w:val="0"/>
      <w:marTop w:val="0"/>
      <w:marBottom w:val="0"/>
      <w:divBdr>
        <w:top w:val="none" w:sz="0" w:space="0" w:color="auto"/>
        <w:left w:val="none" w:sz="0" w:space="0" w:color="auto"/>
        <w:bottom w:val="none" w:sz="0" w:space="0" w:color="auto"/>
        <w:right w:val="none" w:sz="0" w:space="0" w:color="auto"/>
      </w:divBdr>
      <w:divsChild>
        <w:div w:id="22946323">
          <w:marLeft w:val="640"/>
          <w:marRight w:val="0"/>
          <w:marTop w:val="0"/>
          <w:marBottom w:val="0"/>
          <w:divBdr>
            <w:top w:val="none" w:sz="0" w:space="0" w:color="auto"/>
            <w:left w:val="none" w:sz="0" w:space="0" w:color="auto"/>
            <w:bottom w:val="none" w:sz="0" w:space="0" w:color="auto"/>
            <w:right w:val="none" w:sz="0" w:space="0" w:color="auto"/>
          </w:divBdr>
        </w:div>
        <w:div w:id="100925518">
          <w:marLeft w:val="640"/>
          <w:marRight w:val="0"/>
          <w:marTop w:val="0"/>
          <w:marBottom w:val="0"/>
          <w:divBdr>
            <w:top w:val="none" w:sz="0" w:space="0" w:color="auto"/>
            <w:left w:val="none" w:sz="0" w:space="0" w:color="auto"/>
            <w:bottom w:val="none" w:sz="0" w:space="0" w:color="auto"/>
            <w:right w:val="none" w:sz="0" w:space="0" w:color="auto"/>
          </w:divBdr>
        </w:div>
        <w:div w:id="169610192">
          <w:marLeft w:val="640"/>
          <w:marRight w:val="0"/>
          <w:marTop w:val="0"/>
          <w:marBottom w:val="0"/>
          <w:divBdr>
            <w:top w:val="none" w:sz="0" w:space="0" w:color="auto"/>
            <w:left w:val="none" w:sz="0" w:space="0" w:color="auto"/>
            <w:bottom w:val="none" w:sz="0" w:space="0" w:color="auto"/>
            <w:right w:val="none" w:sz="0" w:space="0" w:color="auto"/>
          </w:divBdr>
        </w:div>
        <w:div w:id="172453768">
          <w:marLeft w:val="640"/>
          <w:marRight w:val="0"/>
          <w:marTop w:val="0"/>
          <w:marBottom w:val="0"/>
          <w:divBdr>
            <w:top w:val="none" w:sz="0" w:space="0" w:color="auto"/>
            <w:left w:val="none" w:sz="0" w:space="0" w:color="auto"/>
            <w:bottom w:val="none" w:sz="0" w:space="0" w:color="auto"/>
            <w:right w:val="none" w:sz="0" w:space="0" w:color="auto"/>
          </w:divBdr>
        </w:div>
        <w:div w:id="196092377">
          <w:marLeft w:val="640"/>
          <w:marRight w:val="0"/>
          <w:marTop w:val="0"/>
          <w:marBottom w:val="0"/>
          <w:divBdr>
            <w:top w:val="none" w:sz="0" w:space="0" w:color="auto"/>
            <w:left w:val="none" w:sz="0" w:space="0" w:color="auto"/>
            <w:bottom w:val="none" w:sz="0" w:space="0" w:color="auto"/>
            <w:right w:val="none" w:sz="0" w:space="0" w:color="auto"/>
          </w:divBdr>
        </w:div>
        <w:div w:id="254631992">
          <w:marLeft w:val="640"/>
          <w:marRight w:val="0"/>
          <w:marTop w:val="0"/>
          <w:marBottom w:val="0"/>
          <w:divBdr>
            <w:top w:val="none" w:sz="0" w:space="0" w:color="auto"/>
            <w:left w:val="none" w:sz="0" w:space="0" w:color="auto"/>
            <w:bottom w:val="none" w:sz="0" w:space="0" w:color="auto"/>
            <w:right w:val="none" w:sz="0" w:space="0" w:color="auto"/>
          </w:divBdr>
        </w:div>
        <w:div w:id="263463390">
          <w:marLeft w:val="640"/>
          <w:marRight w:val="0"/>
          <w:marTop w:val="0"/>
          <w:marBottom w:val="0"/>
          <w:divBdr>
            <w:top w:val="none" w:sz="0" w:space="0" w:color="auto"/>
            <w:left w:val="none" w:sz="0" w:space="0" w:color="auto"/>
            <w:bottom w:val="none" w:sz="0" w:space="0" w:color="auto"/>
            <w:right w:val="none" w:sz="0" w:space="0" w:color="auto"/>
          </w:divBdr>
        </w:div>
        <w:div w:id="347218565">
          <w:marLeft w:val="640"/>
          <w:marRight w:val="0"/>
          <w:marTop w:val="0"/>
          <w:marBottom w:val="0"/>
          <w:divBdr>
            <w:top w:val="none" w:sz="0" w:space="0" w:color="auto"/>
            <w:left w:val="none" w:sz="0" w:space="0" w:color="auto"/>
            <w:bottom w:val="none" w:sz="0" w:space="0" w:color="auto"/>
            <w:right w:val="none" w:sz="0" w:space="0" w:color="auto"/>
          </w:divBdr>
        </w:div>
        <w:div w:id="353848467">
          <w:marLeft w:val="640"/>
          <w:marRight w:val="0"/>
          <w:marTop w:val="0"/>
          <w:marBottom w:val="0"/>
          <w:divBdr>
            <w:top w:val="none" w:sz="0" w:space="0" w:color="auto"/>
            <w:left w:val="none" w:sz="0" w:space="0" w:color="auto"/>
            <w:bottom w:val="none" w:sz="0" w:space="0" w:color="auto"/>
            <w:right w:val="none" w:sz="0" w:space="0" w:color="auto"/>
          </w:divBdr>
        </w:div>
        <w:div w:id="353925113">
          <w:marLeft w:val="640"/>
          <w:marRight w:val="0"/>
          <w:marTop w:val="0"/>
          <w:marBottom w:val="0"/>
          <w:divBdr>
            <w:top w:val="none" w:sz="0" w:space="0" w:color="auto"/>
            <w:left w:val="none" w:sz="0" w:space="0" w:color="auto"/>
            <w:bottom w:val="none" w:sz="0" w:space="0" w:color="auto"/>
            <w:right w:val="none" w:sz="0" w:space="0" w:color="auto"/>
          </w:divBdr>
        </w:div>
        <w:div w:id="362562563">
          <w:marLeft w:val="640"/>
          <w:marRight w:val="0"/>
          <w:marTop w:val="0"/>
          <w:marBottom w:val="0"/>
          <w:divBdr>
            <w:top w:val="none" w:sz="0" w:space="0" w:color="auto"/>
            <w:left w:val="none" w:sz="0" w:space="0" w:color="auto"/>
            <w:bottom w:val="none" w:sz="0" w:space="0" w:color="auto"/>
            <w:right w:val="none" w:sz="0" w:space="0" w:color="auto"/>
          </w:divBdr>
        </w:div>
        <w:div w:id="382025586">
          <w:marLeft w:val="640"/>
          <w:marRight w:val="0"/>
          <w:marTop w:val="0"/>
          <w:marBottom w:val="0"/>
          <w:divBdr>
            <w:top w:val="none" w:sz="0" w:space="0" w:color="auto"/>
            <w:left w:val="none" w:sz="0" w:space="0" w:color="auto"/>
            <w:bottom w:val="none" w:sz="0" w:space="0" w:color="auto"/>
            <w:right w:val="none" w:sz="0" w:space="0" w:color="auto"/>
          </w:divBdr>
        </w:div>
        <w:div w:id="389812298">
          <w:marLeft w:val="640"/>
          <w:marRight w:val="0"/>
          <w:marTop w:val="0"/>
          <w:marBottom w:val="0"/>
          <w:divBdr>
            <w:top w:val="none" w:sz="0" w:space="0" w:color="auto"/>
            <w:left w:val="none" w:sz="0" w:space="0" w:color="auto"/>
            <w:bottom w:val="none" w:sz="0" w:space="0" w:color="auto"/>
            <w:right w:val="none" w:sz="0" w:space="0" w:color="auto"/>
          </w:divBdr>
        </w:div>
        <w:div w:id="396363760">
          <w:marLeft w:val="640"/>
          <w:marRight w:val="0"/>
          <w:marTop w:val="0"/>
          <w:marBottom w:val="0"/>
          <w:divBdr>
            <w:top w:val="none" w:sz="0" w:space="0" w:color="auto"/>
            <w:left w:val="none" w:sz="0" w:space="0" w:color="auto"/>
            <w:bottom w:val="none" w:sz="0" w:space="0" w:color="auto"/>
            <w:right w:val="none" w:sz="0" w:space="0" w:color="auto"/>
          </w:divBdr>
        </w:div>
        <w:div w:id="401828612">
          <w:marLeft w:val="640"/>
          <w:marRight w:val="0"/>
          <w:marTop w:val="0"/>
          <w:marBottom w:val="0"/>
          <w:divBdr>
            <w:top w:val="none" w:sz="0" w:space="0" w:color="auto"/>
            <w:left w:val="none" w:sz="0" w:space="0" w:color="auto"/>
            <w:bottom w:val="none" w:sz="0" w:space="0" w:color="auto"/>
            <w:right w:val="none" w:sz="0" w:space="0" w:color="auto"/>
          </w:divBdr>
        </w:div>
        <w:div w:id="419371839">
          <w:marLeft w:val="640"/>
          <w:marRight w:val="0"/>
          <w:marTop w:val="0"/>
          <w:marBottom w:val="0"/>
          <w:divBdr>
            <w:top w:val="none" w:sz="0" w:space="0" w:color="auto"/>
            <w:left w:val="none" w:sz="0" w:space="0" w:color="auto"/>
            <w:bottom w:val="none" w:sz="0" w:space="0" w:color="auto"/>
            <w:right w:val="none" w:sz="0" w:space="0" w:color="auto"/>
          </w:divBdr>
        </w:div>
        <w:div w:id="448931766">
          <w:marLeft w:val="640"/>
          <w:marRight w:val="0"/>
          <w:marTop w:val="0"/>
          <w:marBottom w:val="0"/>
          <w:divBdr>
            <w:top w:val="none" w:sz="0" w:space="0" w:color="auto"/>
            <w:left w:val="none" w:sz="0" w:space="0" w:color="auto"/>
            <w:bottom w:val="none" w:sz="0" w:space="0" w:color="auto"/>
            <w:right w:val="none" w:sz="0" w:space="0" w:color="auto"/>
          </w:divBdr>
        </w:div>
        <w:div w:id="469709487">
          <w:marLeft w:val="640"/>
          <w:marRight w:val="0"/>
          <w:marTop w:val="0"/>
          <w:marBottom w:val="0"/>
          <w:divBdr>
            <w:top w:val="none" w:sz="0" w:space="0" w:color="auto"/>
            <w:left w:val="none" w:sz="0" w:space="0" w:color="auto"/>
            <w:bottom w:val="none" w:sz="0" w:space="0" w:color="auto"/>
            <w:right w:val="none" w:sz="0" w:space="0" w:color="auto"/>
          </w:divBdr>
        </w:div>
        <w:div w:id="480511590">
          <w:marLeft w:val="640"/>
          <w:marRight w:val="0"/>
          <w:marTop w:val="0"/>
          <w:marBottom w:val="0"/>
          <w:divBdr>
            <w:top w:val="none" w:sz="0" w:space="0" w:color="auto"/>
            <w:left w:val="none" w:sz="0" w:space="0" w:color="auto"/>
            <w:bottom w:val="none" w:sz="0" w:space="0" w:color="auto"/>
            <w:right w:val="none" w:sz="0" w:space="0" w:color="auto"/>
          </w:divBdr>
        </w:div>
        <w:div w:id="538275833">
          <w:marLeft w:val="640"/>
          <w:marRight w:val="0"/>
          <w:marTop w:val="0"/>
          <w:marBottom w:val="0"/>
          <w:divBdr>
            <w:top w:val="none" w:sz="0" w:space="0" w:color="auto"/>
            <w:left w:val="none" w:sz="0" w:space="0" w:color="auto"/>
            <w:bottom w:val="none" w:sz="0" w:space="0" w:color="auto"/>
            <w:right w:val="none" w:sz="0" w:space="0" w:color="auto"/>
          </w:divBdr>
        </w:div>
        <w:div w:id="556818618">
          <w:marLeft w:val="640"/>
          <w:marRight w:val="0"/>
          <w:marTop w:val="0"/>
          <w:marBottom w:val="0"/>
          <w:divBdr>
            <w:top w:val="none" w:sz="0" w:space="0" w:color="auto"/>
            <w:left w:val="none" w:sz="0" w:space="0" w:color="auto"/>
            <w:bottom w:val="none" w:sz="0" w:space="0" w:color="auto"/>
            <w:right w:val="none" w:sz="0" w:space="0" w:color="auto"/>
          </w:divBdr>
        </w:div>
        <w:div w:id="571891810">
          <w:marLeft w:val="640"/>
          <w:marRight w:val="0"/>
          <w:marTop w:val="0"/>
          <w:marBottom w:val="0"/>
          <w:divBdr>
            <w:top w:val="none" w:sz="0" w:space="0" w:color="auto"/>
            <w:left w:val="none" w:sz="0" w:space="0" w:color="auto"/>
            <w:bottom w:val="none" w:sz="0" w:space="0" w:color="auto"/>
            <w:right w:val="none" w:sz="0" w:space="0" w:color="auto"/>
          </w:divBdr>
        </w:div>
        <w:div w:id="572009957">
          <w:marLeft w:val="640"/>
          <w:marRight w:val="0"/>
          <w:marTop w:val="0"/>
          <w:marBottom w:val="0"/>
          <w:divBdr>
            <w:top w:val="none" w:sz="0" w:space="0" w:color="auto"/>
            <w:left w:val="none" w:sz="0" w:space="0" w:color="auto"/>
            <w:bottom w:val="none" w:sz="0" w:space="0" w:color="auto"/>
            <w:right w:val="none" w:sz="0" w:space="0" w:color="auto"/>
          </w:divBdr>
        </w:div>
        <w:div w:id="714893816">
          <w:marLeft w:val="640"/>
          <w:marRight w:val="0"/>
          <w:marTop w:val="0"/>
          <w:marBottom w:val="0"/>
          <w:divBdr>
            <w:top w:val="none" w:sz="0" w:space="0" w:color="auto"/>
            <w:left w:val="none" w:sz="0" w:space="0" w:color="auto"/>
            <w:bottom w:val="none" w:sz="0" w:space="0" w:color="auto"/>
            <w:right w:val="none" w:sz="0" w:space="0" w:color="auto"/>
          </w:divBdr>
        </w:div>
        <w:div w:id="787238814">
          <w:marLeft w:val="640"/>
          <w:marRight w:val="0"/>
          <w:marTop w:val="0"/>
          <w:marBottom w:val="0"/>
          <w:divBdr>
            <w:top w:val="none" w:sz="0" w:space="0" w:color="auto"/>
            <w:left w:val="none" w:sz="0" w:space="0" w:color="auto"/>
            <w:bottom w:val="none" w:sz="0" w:space="0" w:color="auto"/>
            <w:right w:val="none" w:sz="0" w:space="0" w:color="auto"/>
          </w:divBdr>
        </w:div>
        <w:div w:id="816410905">
          <w:marLeft w:val="640"/>
          <w:marRight w:val="0"/>
          <w:marTop w:val="0"/>
          <w:marBottom w:val="0"/>
          <w:divBdr>
            <w:top w:val="none" w:sz="0" w:space="0" w:color="auto"/>
            <w:left w:val="none" w:sz="0" w:space="0" w:color="auto"/>
            <w:bottom w:val="none" w:sz="0" w:space="0" w:color="auto"/>
            <w:right w:val="none" w:sz="0" w:space="0" w:color="auto"/>
          </w:divBdr>
        </w:div>
        <w:div w:id="816412157">
          <w:marLeft w:val="640"/>
          <w:marRight w:val="0"/>
          <w:marTop w:val="0"/>
          <w:marBottom w:val="0"/>
          <w:divBdr>
            <w:top w:val="none" w:sz="0" w:space="0" w:color="auto"/>
            <w:left w:val="none" w:sz="0" w:space="0" w:color="auto"/>
            <w:bottom w:val="none" w:sz="0" w:space="0" w:color="auto"/>
            <w:right w:val="none" w:sz="0" w:space="0" w:color="auto"/>
          </w:divBdr>
        </w:div>
        <w:div w:id="879048680">
          <w:marLeft w:val="640"/>
          <w:marRight w:val="0"/>
          <w:marTop w:val="0"/>
          <w:marBottom w:val="0"/>
          <w:divBdr>
            <w:top w:val="none" w:sz="0" w:space="0" w:color="auto"/>
            <w:left w:val="none" w:sz="0" w:space="0" w:color="auto"/>
            <w:bottom w:val="none" w:sz="0" w:space="0" w:color="auto"/>
            <w:right w:val="none" w:sz="0" w:space="0" w:color="auto"/>
          </w:divBdr>
        </w:div>
        <w:div w:id="921333286">
          <w:marLeft w:val="640"/>
          <w:marRight w:val="0"/>
          <w:marTop w:val="0"/>
          <w:marBottom w:val="0"/>
          <w:divBdr>
            <w:top w:val="none" w:sz="0" w:space="0" w:color="auto"/>
            <w:left w:val="none" w:sz="0" w:space="0" w:color="auto"/>
            <w:bottom w:val="none" w:sz="0" w:space="0" w:color="auto"/>
            <w:right w:val="none" w:sz="0" w:space="0" w:color="auto"/>
          </w:divBdr>
        </w:div>
        <w:div w:id="961228678">
          <w:marLeft w:val="640"/>
          <w:marRight w:val="0"/>
          <w:marTop w:val="0"/>
          <w:marBottom w:val="0"/>
          <w:divBdr>
            <w:top w:val="none" w:sz="0" w:space="0" w:color="auto"/>
            <w:left w:val="none" w:sz="0" w:space="0" w:color="auto"/>
            <w:bottom w:val="none" w:sz="0" w:space="0" w:color="auto"/>
            <w:right w:val="none" w:sz="0" w:space="0" w:color="auto"/>
          </w:divBdr>
        </w:div>
        <w:div w:id="1014764982">
          <w:marLeft w:val="640"/>
          <w:marRight w:val="0"/>
          <w:marTop w:val="0"/>
          <w:marBottom w:val="0"/>
          <w:divBdr>
            <w:top w:val="none" w:sz="0" w:space="0" w:color="auto"/>
            <w:left w:val="none" w:sz="0" w:space="0" w:color="auto"/>
            <w:bottom w:val="none" w:sz="0" w:space="0" w:color="auto"/>
            <w:right w:val="none" w:sz="0" w:space="0" w:color="auto"/>
          </w:divBdr>
        </w:div>
        <w:div w:id="1048650269">
          <w:marLeft w:val="640"/>
          <w:marRight w:val="0"/>
          <w:marTop w:val="0"/>
          <w:marBottom w:val="0"/>
          <w:divBdr>
            <w:top w:val="none" w:sz="0" w:space="0" w:color="auto"/>
            <w:left w:val="none" w:sz="0" w:space="0" w:color="auto"/>
            <w:bottom w:val="none" w:sz="0" w:space="0" w:color="auto"/>
            <w:right w:val="none" w:sz="0" w:space="0" w:color="auto"/>
          </w:divBdr>
        </w:div>
        <w:div w:id="1102148619">
          <w:marLeft w:val="640"/>
          <w:marRight w:val="0"/>
          <w:marTop w:val="0"/>
          <w:marBottom w:val="0"/>
          <w:divBdr>
            <w:top w:val="none" w:sz="0" w:space="0" w:color="auto"/>
            <w:left w:val="none" w:sz="0" w:space="0" w:color="auto"/>
            <w:bottom w:val="none" w:sz="0" w:space="0" w:color="auto"/>
            <w:right w:val="none" w:sz="0" w:space="0" w:color="auto"/>
          </w:divBdr>
        </w:div>
        <w:div w:id="1110391140">
          <w:marLeft w:val="640"/>
          <w:marRight w:val="0"/>
          <w:marTop w:val="0"/>
          <w:marBottom w:val="0"/>
          <w:divBdr>
            <w:top w:val="none" w:sz="0" w:space="0" w:color="auto"/>
            <w:left w:val="none" w:sz="0" w:space="0" w:color="auto"/>
            <w:bottom w:val="none" w:sz="0" w:space="0" w:color="auto"/>
            <w:right w:val="none" w:sz="0" w:space="0" w:color="auto"/>
          </w:divBdr>
        </w:div>
        <w:div w:id="1128358935">
          <w:marLeft w:val="640"/>
          <w:marRight w:val="0"/>
          <w:marTop w:val="0"/>
          <w:marBottom w:val="0"/>
          <w:divBdr>
            <w:top w:val="none" w:sz="0" w:space="0" w:color="auto"/>
            <w:left w:val="none" w:sz="0" w:space="0" w:color="auto"/>
            <w:bottom w:val="none" w:sz="0" w:space="0" w:color="auto"/>
            <w:right w:val="none" w:sz="0" w:space="0" w:color="auto"/>
          </w:divBdr>
        </w:div>
        <w:div w:id="1129084444">
          <w:marLeft w:val="640"/>
          <w:marRight w:val="0"/>
          <w:marTop w:val="0"/>
          <w:marBottom w:val="0"/>
          <w:divBdr>
            <w:top w:val="none" w:sz="0" w:space="0" w:color="auto"/>
            <w:left w:val="none" w:sz="0" w:space="0" w:color="auto"/>
            <w:bottom w:val="none" w:sz="0" w:space="0" w:color="auto"/>
            <w:right w:val="none" w:sz="0" w:space="0" w:color="auto"/>
          </w:divBdr>
        </w:div>
        <w:div w:id="1149904162">
          <w:marLeft w:val="640"/>
          <w:marRight w:val="0"/>
          <w:marTop w:val="0"/>
          <w:marBottom w:val="0"/>
          <w:divBdr>
            <w:top w:val="none" w:sz="0" w:space="0" w:color="auto"/>
            <w:left w:val="none" w:sz="0" w:space="0" w:color="auto"/>
            <w:bottom w:val="none" w:sz="0" w:space="0" w:color="auto"/>
            <w:right w:val="none" w:sz="0" w:space="0" w:color="auto"/>
          </w:divBdr>
        </w:div>
        <w:div w:id="1150175197">
          <w:marLeft w:val="640"/>
          <w:marRight w:val="0"/>
          <w:marTop w:val="0"/>
          <w:marBottom w:val="0"/>
          <w:divBdr>
            <w:top w:val="none" w:sz="0" w:space="0" w:color="auto"/>
            <w:left w:val="none" w:sz="0" w:space="0" w:color="auto"/>
            <w:bottom w:val="none" w:sz="0" w:space="0" w:color="auto"/>
            <w:right w:val="none" w:sz="0" w:space="0" w:color="auto"/>
          </w:divBdr>
        </w:div>
        <w:div w:id="1161459895">
          <w:marLeft w:val="640"/>
          <w:marRight w:val="0"/>
          <w:marTop w:val="0"/>
          <w:marBottom w:val="0"/>
          <w:divBdr>
            <w:top w:val="none" w:sz="0" w:space="0" w:color="auto"/>
            <w:left w:val="none" w:sz="0" w:space="0" w:color="auto"/>
            <w:bottom w:val="none" w:sz="0" w:space="0" w:color="auto"/>
            <w:right w:val="none" w:sz="0" w:space="0" w:color="auto"/>
          </w:divBdr>
        </w:div>
        <w:div w:id="1169714846">
          <w:marLeft w:val="640"/>
          <w:marRight w:val="0"/>
          <w:marTop w:val="0"/>
          <w:marBottom w:val="0"/>
          <w:divBdr>
            <w:top w:val="none" w:sz="0" w:space="0" w:color="auto"/>
            <w:left w:val="none" w:sz="0" w:space="0" w:color="auto"/>
            <w:bottom w:val="none" w:sz="0" w:space="0" w:color="auto"/>
            <w:right w:val="none" w:sz="0" w:space="0" w:color="auto"/>
          </w:divBdr>
        </w:div>
        <w:div w:id="1180385749">
          <w:marLeft w:val="640"/>
          <w:marRight w:val="0"/>
          <w:marTop w:val="0"/>
          <w:marBottom w:val="0"/>
          <w:divBdr>
            <w:top w:val="none" w:sz="0" w:space="0" w:color="auto"/>
            <w:left w:val="none" w:sz="0" w:space="0" w:color="auto"/>
            <w:bottom w:val="none" w:sz="0" w:space="0" w:color="auto"/>
            <w:right w:val="none" w:sz="0" w:space="0" w:color="auto"/>
          </w:divBdr>
        </w:div>
        <w:div w:id="1184707288">
          <w:marLeft w:val="640"/>
          <w:marRight w:val="0"/>
          <w:marTop w:val="0"/>
          <w:marBottom w:val="0"/>
          <w:divBdr>
            <w:top w:val="none" w:sz="0" w:space="0" w:color="auto"/>
            <w:left w:val="none" w:sz="0" w:space="0" w:color="auto"/>
            <w:bottom w:val="none" w:sz="0" w:space="0" w:color="auto"/>
            <w:right w:val="none" w:sz="0" w:space="0" w:color="auto"/>
          </w:divBdr>
        </w:div>
        <w:div w:id="1189837216">
          <w:marLeft w:val="640"/>
          <w:marRight w:val="0"/>
          <w:marTop w:val="0"/>
          <w:marBottom w:val="0"/>
          <w:divBdr>
            <w:top w:val="none" w:sz="0" w:space="0" w:color="auto"/>
            <w:left w:val="none" w:sz="0" w:space="0" w:color="auto"/>
            <w:bottom w:val="none" w:sz="0" w:space="0" w:color="auto"/>
            <w:right w:val="none" w:sz="0" w:space="0" w:color="auto"/>
          </w:divBdr>
        </w:div>
        <w:div w:id="1199850581">
          <w:marLeft w:val="640"/>
          <w:marRight w:val="0"/>
          <w:marTop w:val="0"/>
          <w:marBottom w:val="0"/>
          <w:divBdr>
            <w:top w:val="none" w:sz="0" w:space="0" w:color="auto"/>
            <w:left w:val="none" w:sz="0" w:space="0" w:color="auto"/>
            <w:bottom w:val="none" w:sz="0" w:space="0" w:color="auto"/>
            <w:right w:val="none" w:sz="0" w:space="0" w:color="auto"/>
          </w:divBdr>
        </w:div>
        <w:div w:id="1230504118">
          <w:marLeft w:val="640"/>
          <w:marRight w:val="0"/>
          <w:marTop w:val="0"/>
          <w:marBottom w:val="0"/>
          <w:divBdr>
            <w:top w:val="none" w:sz="0" w:space="0" w:color="auto"/>
            <w:left w:val="none" w:sz="0" w:space="0" w:color="auto"/>
            <w:bottom w:val="none" w:sz="0" w:space="0" w:color="auto"/>
            <w:right w:val="none" w:sz="0" w:space="0" w:color="auto"/>
          </w:divBdr>
        </w:div>
        <w:div w:id="1238594314">
          <w:marLeft w:val="640"/>
          <w:marRight w:val="0"/>
          <w:marTop w:val="0"/>
          <w:marBottom w:val="0"/>
          <w:divBdr>
            <w:top w:val="none" w:sz="0" w:space="0" w:color="auto"/>
            <w:left w:val="none" w:sz="0" w:space="0" w:color="auto"/>
            <w:bottom w:val="none" w:sz="0" w:space="0" w:color="auto"/>
            <w:right w:val="none" w:sz="0" w:space="0" w:color="auto"/>
          </w:divBdr>
        </w:div>
        <w:div w:id="1264533003">
          <w:marLeft w:val="640"/>
          <w:marRight w:val="0"/>
          <w:marTop w:val="0"/>
          <w:marBottom w:val="0"/>
          <w:divBdr>
            <w:top w:val="none" w:sz="0" w:space="0" w:color="auto"/>
            <w:left w:val="none" w:sz="0" w:space="0" w:color="auto"/>
            <w:bottom w:val="none" w:sz="0" w:space="0" w:color="auto"/>
            <w:right w:val="none" w:sz="0" w:space="0" w:color="auto"/>
          </w:divBdr>
        </w:div>
        <w:div w:id="1292902451">
          <w:marLeft w:val="640"/>
          <w:marRight w:val="0"/>
          <w:marTop w:val="0"/>
          <w:marBottom w:val="0"/>
          <w:divBdr>
            <w:top w:val="none" w:sz="0" w:space="0" w:color="auto"/>
            <w:left w:val="none" w:sz="0" w:space="0" w:color="auto"/>
            <w:bottom w:val="none" w:sz="0" w:space="0" w:color="auto"/>
            <w:right w:val="none" w:sz="0" w:space="0" w:color="auto"/>
          </w:divBdr>
        </w:div>
        <w:div w:id="1295477749">
          <w:marLeft w:val="640"/>
          <w:marRight w:val="0"/>
          <w:marTop w:val="0"/>
          <w:marBottom w:val="0"/>
          <w:divBdr>
            <w:top w:val="none" w:sz="0" w:space="0" w:color="auto"/>
            <w:left w:val="none" w:sz="0" w:space="0" w:color="auto"/>
            <w:bottom w:val="none" w:sz="0" w:space="0" w:color="auto"/>
            <w:right w:val="none" w:sz="0" w:space="0" w:color="auto"/>
          </w:divBdr>
        </w:div>
        <w:div w:id="1301613774">
          <w:marLeft w:val="640"/>
          <w:marRight w:val="0"/>
          <w:marTop w:val="0"/>
          <w:marBottom w:val="0"/>
          <w:divBdr>
            <w:top w:val="none" w:sz="0" w:space="0" w:color="auto"/>
            <w:left w:val="none" w:sz="0" w:space="0" w:color="auto"/>
            <w:bottom w:val="none" w:sz="0" w:space="0" w:color="auto"/>
            <w:right w:val="none" w:sz="0" w:space="0" w:color="auto"/>
          </w:divBdr>
        </w:div>
        <w:div w:id="1311983075">
          <w:marLeft w:val="640"/>
          <w:marRight w:val="0"/>
          <w:marTop w:val="0"/>
          <w:marBottom w:val="0"/>
          <w:divBdr>
            <w:top w:val="none" w:sz="0" w:space="0" w:color="auto"/>
            <w:left w:val="none" w:sz="0" w:space="0" w:color="auto"/>
            <w:bottom w:val="none" w:sz="0" w:space="0" w:color="auto"/>
            <w:right w:val="none" w:sz="0" w:space="0" w:color="auto"/>
          </w:divBdr>
        </w:div>
        <w:div w:id="1348403936">
          <w:marLeft w:val="640"/>
          <w:marRight w:val="0"/>
          <w:marTop w:val="0"/>
          <w:marBottom w:val="0"/>
          <w:divBdr>
            <w:top w:val="none" w:sz="0" w:space="0" w:color="auto"/>
            <w:left w:val="none" w:sz="0" w:space="0" w:color="auto"/>
            <w:bottom w:val="none" w:sz="0" w:space="0" w:color="auto"/>
            <w:right w:val="none" w:sz="0" w:space="0" w:color="auto"/>
          </w:divBdr>
        </w:div>
        <w:div w:id="1382316620">
          <w:marLeft w:val="640"/>
          <w:marRight w:val="0"/>
          <w:marTop w:val="0"/>
          <w:marBottom w:val="0"/>
          <w:divBdr>
            <w:top w:val="none" w:sz="0" w:space="0" w:color="auto"/>
            <w:left w:val="none" w:sz="0" w:space="0" w:color="auto"/>
            <w:bottom w:val="none" w:sz="0" w:space="0" w:color="auto"/>
            <w:right w:val="none" w:sz="0" w:space="0" w:color="auto"/>
          </w:divBdr>
        </w:div>
        <w:div w:id="1396389238">
          <w:marLeft w:val="640"/>
          <w:marRight w:val="0"/>
          <w:marTop w:val="0"/>
          <w:marBottom w:val="0"/>
          <w:divBdr>
            <w:top w:val="none" w:sz="0" w:space="0" w:color="auto"/>
            <w:left w:val="none" w:sz="0" w:space="0" w:color="auto"/>
            <w:bottom w:val="none" w:sz="0" w:space="0" w:color="auto"/>
            <w:right w:val="none" w:sz="0" w:space="0" w:color="auto"/>
          </w:divBdr>
        </w:div>
        <w:div w:id="1399399859">
          <w:marLeft w:val="640"/>
          <w:marRight w:val="0"/>
          <w:marTop w:val="0"/>
          <w:marBottom w:val="0"/>
          <w:divBdr>
            <w:top w:val="none" w:sz="0" w:space="0" w:color="auto"/>
            <w:left w:val="none" w:sz="0" w:space="0" w:color="auto"/>
            <w:bottom w:val="none" w:sz="0" w:space="0" w:color="auto"/>
            <w:right w:val="none" w:sz="0" w:space="0" w:color="auto"/>
          </w:divBdr>
        </w:div>
        <w:div w:id="1400786865">
          <w:marLeft w:val="640"/>
          <w:marRight w:val="0"/>
          <w:marTop w:val="0"/>
          <w:marBottom w:val="0"/>
          <w:divBdr>
            <w:top w:val="none" w:sz="0" w:space="0" w:color="auto"/>
            <w:left w:val="none" w:sz="0" w:space="0" w:color="auto"/>
            <w:bottom w:val="none" w:sz="0" w:space="0" w:color="auto"/>
            <w:right w:val="none" w:sz="0" w:space="0" w:color="auto"/>
          </w:divBdr>
        </w:div>
        <w:div w:id="1415278483">
          <w:marLeft w:val="640"/>
          <w:marRight w:val="0"/>
          <w:marTop w:val="0"/>
          <w:marBottom w:val="0"/>
          <w:divBdr>
            <w:top w:val="none" w:sz="0" w:space="0" w:color="auto"/>
            <w:left w:val="none" w:sz="0" w:space="0" w:color="auto"/>
            <w:bottom w:val="none" w:sz="0" w:space="0" w:color="auto"/>
            <w:right w:val="none" w:sz="0" w:space="0" w:color="auto"/>
          </w:divBdr>
        </w:div>
        <w:div w:id="1420255695">
          <w:marLeft w:val="640"/>
          <w:marRight w:val="0"/>
          <w:marTop w:val="0"/>
          <w:marBottom w:val="0"/>
          <w:divBdr>
            <w:top w:val="none" w:sz="0" w:space="0" w:color="auto"/>
            <w:left w:val="none" w:sz="0" w:space="0" w:color="auto"/>
            <w:bottom w:val="none" w:sz="0" w:space="0" w:color="auto"/>
            <w:right w:val="none" w:sz="0" w:space="0" w:color="auto"/>
          </w:divBdr>
        </w:div>
        <w:div w:id="1436708453">
          <w:marLeft w:val="640"/>
          <w:marRight w:val="0"/>
          <w:marTop w:val="0"/>
          <w:marBottom w:val="0"/>
          <w:divBdr>
            <w:top w:val="none" w:sz="0" w:space="0" w:color="auto"/>
            <w:left w:val="none" w:sz="0" w:space="0" w:color="auto"/>
            <w:bottom w:val="none" w:sz="0" w:space="0" w:color="auto"/>
            <w:right w:val="none" w:sz="0" w:space="0" w:color="auto"/>
          </w:divBdr>
        </w:div>
        <w:div w:id="1437673327">
          <w:marLeft w:val="640"/>
          <w:marRight w:val="0"/>
          <w:marTop w:val="0"/>
          <w:marBottom w:val="0"/>
          <w:divBdr>
            <w:top w:val="none" w:sz="0" w:space="0" w:color="auto"/>
            <w:left w:val="none" w:sz="0" w:space="0" w:color="auto"/>
            <w:bottom w:val="none" w:sz="0" w:space="0" w:color="auto"/>
            <w:right w:val="none" w:sz="0" w:space="0" w:color="auto"/>
          </w:divBdr>
        </w:div>
        <w:div w:id="1469934480">
          <w:marLeft w:val="640"/>
          <w:marRight w:val="0"/>
          <w:marTop w:val="0"/>
          <w:marBottom w:val="0"/>
          <w:divBdr>
            <w:top w:val="none" w:sz="0" w:space="0" w:color="auto"/>
            <w:left w:val="none" w:sz="0" w:space="0" w:color="auto"/>
            <w:bottom w:val="none" w:sz="0" w:space="0" w:color="auto"/>
            <w:right w:val="none" w:sz="0" w:space="0" w:color="auto"/>
          </w:divBdr>
        </w:div>
        <w:div w:id="1470786401">
          <w:marLeft w:val="640"/>
          <w:marRight w:val="0"/>
          <w:marTop w:val="0"/>
          <w:marBottom w:val="0"/>
          <w:divBdr>
            <w:top w:val="none" w:sz="0" w:space="0" w:color="auto"/>
            <w:left w:val="none" w:sz="0" w:space="0" w:color="auto"/>
            <w:bottom w:val="none" w:sz="0" w:space="0" w:color="auto"/>
            <w:right w:val="none" w:sz="0" w:space="0" w:color="auto"/>
          </w:divBdr>
        </w:div>
        <w:div w:id="1472551464">
          <w:marLeft w:val="640"/>
          <w:marRight w:val="0"/>
          <w:marTop w:val="0"/>
          <w:marBottom w:val="0"/>
          <w:divBdr>
            <w:top w:val="none" w:sz="0" w:space="0" w:color="auto"/>
            <w:left w:val="none" w:sz="0" w:space="0" w:color="auto"/>
            <w:bottom w:val="none" w:sz="0" w:space="0" w:color="auto"/>
            <w:right w:val="none" w:sz="0" w:space="0" w:color="auto"/>
          </w:divBdr>
        </w:div>
        <w:div w:id="1483623226">
          <w:marLeft w:val="640"/>
          <w:marRight w:val="0"/>
          <w:marTop w:val="0"/>
          <w:marBottom w:val="0"/>
          <w:divBdr>
            <w:top w:val="none" w:sz="0" w:space="0" w:color="auto"/>
            <w:left w:val="none" w:sz="0" w:space="0" w:color="auto"/>
            <w:bottom w:val="none" w:sz="0" w:space="0" w:color="auto"/>
            <w:right w:val="none" w:sz="0" w:space="0" w:color="auto"/>
          </w:divBdr>
        </w:div>
        <w:div w:id="1484928780">
          <w:marLeft w:val="640"/>
          <w:marRight w:val="0"/>
          <w:marTop w:val="0"/>
          <w:marBottom w:val="0"/>
          <w:divBdr>
            <w:top w:val="none" w:sz="0" w:space="0" w:color="auto"/>
            <w:left w:val="none" w:sz="0" w:space="0" w:color="auto"/>
            <w:bottom w:val="none" w:sz="0" w:space="0" w:color="auto"/>
            <w:right w:val="none" w:sz="0" w:space="0" w:color="auto"/>
          </w:divBdr>
        </w:div>
        <w:div w:id="1492600409">
          <w:marLeft w:val="640"/>
          <w:marRight w:val="0"/>
          <w:marTop w:val="0"/>
          <w:marBottom w:val="0"/>
          <w:divBdr>
            <w:top w:val="none" w:sz="0" w:space="0" w:color="auto"/>
            <w:left w:val="none" w:sz="0" w:space="0" w:color="auto"/>
            <w:bottom w:val="none" w:sz="0" w:space="0" w:color="auto"/>
            <w:right w:val="none" w:sz="0" w:space="0" w:color="auto"/>
          </w:divBdr>
        </w:div>
        <w:div w:id="1497067583">
          <w:marLeft w:val="640"/>
          <w:marRight w:val="0"/>
          <w:marTop w:val="0"/>
          <w:marBottom w:val="0"/>
          <w:divBdr>
            <w:top w:val="none" w:sz="0" w:space="0" w:color="auto"/>
            <w:left w:val="none" w:sz="0" w:space="0" w:color="auto"/>
            <w:bottom w:val="none" w:sz="0" w:space="0" w:color="auto"/>
            <w:right w:val="none" w:sz="0" w:space="0" w:color="auto"/>
          </w:divBdr>
        </w:div>
        <w:div w:id="1500269721">
          <w:marLeft w:val="640"/>
          <w:marRight w:val="0"/>
          <w:marTop w:val="0"/>
          <w:marBottom w:val="0"/>
          <w:divBdr>
            <w:top w:val="none" w:sz="0" w:space="0" w:color="auto"/>
            <w:left w:val="none" w:sz="0" w:space="0" w:color="auto"/>
            <w:bottom w:val="none" w:sz="0" w:space="0" w:color="auto"/>
            <w:right w:val="none" w:sz="0" w:space="0" w:color="auto"/>
          </w:divBdr>
        </w:div>
        <w:div w:id="1527139541">
          <w:marLeft w:val="640"/>
          <w:marRight w:val="0"/>
          <w:marTop w:val="0"/>
          <w:marBottom w:val="0"/>
          <w:divBdr>
            <w:top w:val="none" w:sz="0" w:space="0" w:color="auto"/>
            <w:left w:val="none" w:sz="0" w:space="0" w:color="auto"/>
            <w:bottom w:val="none" w:sz="0" w:space="0" w:color="auto"/>
            <w:right w:val="none" w:sz="0" w:space="0" w:color="auto"/>
          </w:divBdr>
        </w:div>
        <w:div w:id="1563177212">
          <w:marLeft w:val="640"/>
          <w:marRight w:val="0"/>
          <w:marTop w:val="0"/>
          <w:marBottom w:val="0"/>
          <w:divBdr>
            <w:top w:val="none" w:sz="0" w:space="0" w:color="auto"/>
            <w:left w:val="none" w:sz="0" w:space="0" w:color="auto"/>
            <w:bottom w:val="none" w:sz="0" w:space="0" w:color="auto"/>
            <w:right w:val="none" w:sz="0" w:space="0" w:color="auto"/>
          </w:divBdr>
        </w:div>
        <w:div w:id="1589773373">
          <w:marLeft w:val="640"/>
          <w:marRight w:val="0"/>
          <w:marTop w:val="0"/>
          <w:marBottom w:val="0"/>
          <w:divBdr>
            <w:top w:val="none" w:sz="0" w:space="0" w:color="auto"/>
            <w:left w:val="none" w:sz="0" w:space="0" w:color="auto"/>
            <w:bottom w:val="none" w:sz="0" w:space="0" w:color="auto"/>
            <w:right w:val="none" w:sz="0" w:space="0" w:color="auto"/>
          </w:divBdr>
        </w:div>
        <w:div w:id="1611430144">
          <w:marLeft w:val="640"/>
          <w:marRight w:val="0"/>
          <w:marTop w:val="0"/>
          <w:marBottom w:val="0"/>
          <w:divBdr>
            <w:top w:val="none" w:sz="0" w:space="0" w:color="auto"/>
            <w:left w:val="none" w:sz="0" w:space="0" w:color="auto"/>
            <w:bottom w:val="none" w:sz="0" w:space="0" w:color="auto"/>
            <w:right w:val="none" w:sz="0" w:space="0" w:color="auto"/>
          </w:divBdr>
        </w:div>
        <w:div w:id="1614166674">
          <w:marLeft w:val="640"/>
          <w:marRight w:val="0"/>
          <w:marTop w:val="0"/>
          <w:marBottom w:val="0"/>
          <w:divBdr>
            <w:top w:val="none" w:sz="0" w:space="0" w:color="auto"/>
            <w:left w:val="none" w:sz="0" w:space="0" w:color="auto"/>
            <w:bottom w:val="none" w:sz="0" w:space="0" w:color="auto"/>
            <w:right w:val="none" w:sz="0" w:space="0" w:color="auto"/>
          </w:divBdr>
        </w:div>
        <w:div w:id="1630015601">
          <w:marLeft w:val="640"/>
          <w:marRight w:val="0"/>
          <w:marTop w:val="0"/>
          <w:marBottom w:val="0"/>
          <w:divBdr>
            <w:top w:val="none" w:sz="0" w:space="0" w:color="auto"/>
            <w:left w:val="none" w:sz="0" w:space="0" w:color="auto"/>
            <w:bottom w:val="none" w:sz="0" w:space="0" w:color="auto"/>
            <w:right w:val="none" w:sz="0" w:space="0" w:color="auto"/>
          </w:divBdr>
        </w:div>
        <w:div w:id="1650137213">
          <w:marLeft w:val="640"/>
          <w:marRight w:val="0"/>
          <w:marTop w:val="0"/>
          <w:marBottom w:val="0"/>
          <w:divBdr>
            <w:top w:val="none" w:sz="0" w:space="0" w:color="auto"/>
            <w:left w:val="none" w:sz="0" w:space="0" w:color="auto"/>
            <w:bottom w:val="none" w:sz="0" w:space="0" w:color="auto"/>
            <w:right w:val="none" w:sz="0" w:space="0" w:color="auto"/>
          </w:divBdr>
        </w:div>
        <w:div w:id="1696417796">
          <w:marLeft w:val="640"/>
          <w:marRight w:val="0"/>
          <w:marTop w:val="0"/>
          <w:marBottom w:val="0"/>
          <w:divBdr>
            <w:top w:val="none" w:sz="0" w:space="0" w:color="auto"/>
            <w:left w:val="none" w:sz="0" w:space="0" w:color="auto"/>
            <w:bottom w:val="none" w:sz="0" w:space="0" w:color="auto"/>
            <w:right w:val="none" w:sz="0" w:space="0" w:color="auto"/>
          </w:divBdr>
        </w:div>
        <w:div w:id="1726220382">
          <w:marLeft w:val="640"/>
          <w:marRight w:val="0"/>
          <w:marTop w:val="0"/>
          <w:marBottom w:val="0"/>
          <w:divBdr>
            <w:top w:val="none" w:sz="0" w:space="0" w:color="auto"/>
            <w:left w:val="none" w:sz="0" w:space="0" w:color="auto"/>
            <w:bottom w:val="none" w:sz="0" w:space="0" w:color="auto"/>
            <w:right w:val="none" w:sz="0" w:space="0" w:color="auto"/>
          </w:divBdr>
        </w:div>
        <w:div w:id="1731804200">
          <w:marLeft w:val="640"/>
          <w:marRight w:val="0"/>
          <w:marTop w:val="0"/>
          <w:marBottom w:val="0"/>
          <w:divBdr>
            <w:top w:val="none" w:sz="0" w:space="0" w:color="auto"/>
            <w:left w:val="none" w:sz="0" w:space="0" w:color="auto"/>
            <w:bottom w:val="none" w:sz="0" w:space="0" w:color="auto"/>
            <w:right w:val="none" w:sz="0" w:space="0" w:color="auto"/>
          </w:divBdr>
        </w:div>
        <w:div w:id="1736397154">
          <w:marLeft w:val="640"/>
          <w:marRight w:val="0"/>
          <w:marTop w:val="0"/>
          <w:marBottom w:val="0"/>
          <w:divBdr>
            <w:top w:val="none" w:sz="0" w:space="0" w:color="auto"/>
            <w:left w:val="none" w:sz="0" w:space="0" w:color="auto"/>
            <w:bottom w:val="none" w:sz="0" w:space="0" w:color="auto"/>
            <w:right w:val="none" w:sz="0" w:space="0" w:color="auto"/>
          </w:divBdr>
        </w:div>
        <w:div w:id="1749039305">
          <w:marLeft w:val="640"/>
          <w:marRight w:val="0"/>
          <w:marTop w:val="0"/>
          <w:marBottom w:val="0"/>
          <w:divBdr>
            <w:top w:val="none" w:sz="0" w:space="0" w:color="auto"/>
            <w:left w:val="none" w:sz="0" w:space="0" w:color="auto"/>
            <w:bottom w:val="none" w:sz="0" w:space="0" w:color="auto"/>
            <w:right w:val="none" w:sz="0" w:space="0" w:color="auto"/>
          </w:divBdr>
        </w:div>
        <w:div w:id="1765612741">
          <w:marLeft w:val="640"/>
          <w:marRight w:val="0"/>
          <w:marTop w:val="0"/>
          <w:marBottom w:val="0"/>
          <w:divBdr>
            <w:top w:val="none" w:sz="0" w:space="0" w:color="auto"/>
            <w:left w:val="none" w:sz="0" w:space="0" w:color="auto"/>
            <w:bottom w:val="none" w:sz="0" w:space="0" w:color="auto"/>
            <w:right w:val="none" w:sz="0" w:space="0" w:color="auto"/>
          </w:divBdr>
        </w:div>
        <w:div w:id="1789154986">
          <w:marLeft w:val="640"/>
          <w:marRight w:val="0"/>
          <w:marTop w:val="0"/>
          <w:marBottom w:val="0"/>
          <w:divBdr>
            <w:top w:val="none" w:sz="0" w:space="0" w:color="auto"/>
            <w:left w:val="none" w:sz="0" w:space="0" w:color="auto"/>
            <w:bottom w:val="none" w:sz="0" w:space="0" w:color="auto"/>
            <w:right w:val="none" w:sz="0" w:space="0" w:color="auto"/>
          </w:divBdr>
        </w:div>
        <w:div w:id="1867055448">
          <w:marLeft w:val="640"/>
          <w:marRight w:val="0"/>
          <w:marTop w:val="0"/>
          <w:marBottom w:val="0"/>
          <w:divBdr>
            <w:top w:val="none" w:sz="0" w:space="0" w:color="auto"/>
            <w:left w:val="none" w:sz="0" w:space="0" w:color="auto"/>
            <w:bottom w:val="none" w:sz="0" w:space="0" w:color="auto"/>
            <w:right w:val="none" w:sz="0" w:space="0" w:color="auto"/>
          </w:divBdr>
        </w:div>
        <w:div w:id="1921475216">
          <w:marLeft w:val="640"/>
          <w:marRight w:val="0"/>
          <w:marTop w:val="0"/>
          <w:marBottom w:val="0"/>
          <w:divBdr>
            <w:top w:val="none" w:sz="0" w:space="0" w:color="auto"/>
            <w:left w:val="none" w:sz="0" w:space="0" w:color="auto"/>
            <w:bottom w:val="none" w:sz="0" w:space="0" w:color="auto"/>
            <w:right w:val="none" w:sz="0" w:space="0" w:color="auto"/>
          </w:divBdr>
        </w:div>
        <w:div w:id="1934435706">
          <w:marLeft w:val="640"/>
          <w:marRight w:val="0"/>
          <w:marTop w:val="0"/>
          <w:marBottom w:val="0"/>
          <w:divBdr>
            <w:top w:val="none" w:sz="0" w:space="0" w:color="auto"/>
            <w:left w:val="none" w:sz="0" w:space="0" w:color="auto"/>
            <w:bottom w:val="none" w:sz="0" w:space="0" w:color="auto"/>
            <w:right w:val="none" w:sz="0" w:space="0" w:color="auto"/>
          </w:divBdr>
        </w:div>
        <w:div w:id="1940985328">
          <w:marLeft w:val="640"/>
          <w:marRight w:val="0"/>
          <w:marTop w:val="0"/>
          <w:marBottom w:val="0"/>
          <w:divBdr>
            <w:top w:val="none" w:sz="0" w:space="0" w:color="auto"/>
            <w:left w:val="none" w:sz="0" w:space="0" w:color="auto"/>
            <w:bottom w:val="none" w:sz="0" w:space="0" w:color="auto"/>
            <w:right w:val="none" w:sz="0" w:space="0" w:color="auto"/>
          </w:divBdr>
        </w:div>
        <w:div w:id="1948847274">
          <w:marLeft w:val="640"/>
          <w:marRight w:val="0"/>
          <w:marTop w:val="0"/>
          <w:marBottom w:val="0"/>
          <w:divBdr>
            <w:top w:val="none" w:sz="0" w:space="0" w:color="auto"/>
            <w:left w:val="none" w:sz="0" w:space="0" w:color="auto"/>
            <w:bottom w:val="none" w:sz="0" w:space="0" w:color="auto"/>
            <w:right w:val="none" w:sz="0" w:space="0" w:color="auto"/>
          </w:divBdr>
        </w:div>
        <w:div w:id="2046639828">
          <w:marLeft w:val="640"/>
          <w:marRight w:val="0"/>
          <w:marTop w:val="0"/>
          <w:marBottom w:val="0"/>
          <w:divBdr>
            <w:top w:val="none" w:sz="0" w:space="0" w:color="auto"/>
            <w:left w:val="none" w:sz="0" w:space="0" w:color="auto"/>
            <w:bottom w:val="none" w:sz="0" w:space="0" w:color="auto"/>
            <w:right w:val="none" w:sz="0" w:space="0" w:color="auto"/>
          </w:divBdr>
        </w:div>
        <w:div w:id="2054429165">
          <w:marLeft w:val="640"/>
          <w:marRight w:val="0"/>
          <w:marTop w:val="0"/>
          <w:marBottom w:val="0"/>
          <w:divBdr>
            <w:top w:val="none" w:sz="0" w:space="0" w:color="auto"/>
            <w:left w:val="none" w:sz="0" w:space="0" w:color="auto"/>
            <w:bottom w:val="none" w:sz="0" w:space="0" w:color="auto"/>
            <w:right w:val="none" w:sz="0" w:space="0" w:color="auto"/>
          </w:divBdr>
        </w:div>
        <w:div w:id="2059359467">
          <w:marLeft w:val="640"/>
          <w:marRight w:val="0"/>
          <w:marTop w:val="0"/>
          <w:marBottom w:val="0"/>
          <w:divBdr>
            <w:top w:val="none" w:sz="0" w:space="0" w:color="auto"/>
            <w:left w:val="none" w:sz="0" w:space="0" w:color="auto"/>
            <w:bottom w:val="none" w:sz="0" w:space="0" w:color="auto"/>
            <w:right w:val="none" w:sz="0" w:space="0" w:color="auto"/>
          </w:divBdr>
        </w:div>
        <w:div w:id="2070415543">
          <w:marLeft w:val="640"/>
          <w:marRight w:val="0"/>
          <w:marTop w:val="0"/>
          <w:marBottom w:val="0"/>
          <w:divBdr>
            <w:top w:val="none" w:sz="0" w:space="0" w:color="auto"/>
            <w:left w:val="none" w:sz="0" w:space="0" w:color="auto"/>
            <w:bottom w:val="none" w:sz="0" w:space="0" w:color="auto"/>
            <w:right w:val="none" w:sz="0" w:space="0" w:color="auto"/>
          </w:divBdr>
        </w:div>
        <w:div w:id="2076081877">
          <w:marLeft w:val="640"/>
          <w:marRight w:val="0"/>
          <w:marTop w:val="0"/>
          <w:marBottom w:val="0"/>
          <w:divBdr>
            <w:top w:val="none" w:sz="0" w:space="0" w:color="auto"/>
            <w:left w:val="none" w:sz="0" w:space="0" w:color="auto"/>
            <w:bottom w:val="none" w:sz="0" w:space="0" w:color="auto"/>
            <w:right w:val="none" w:sz="0" w:space="0" w:color="auto"/>
          </w:divBdr>
        </w:div>
        <w:div w:id="2109499431">
          <w:marLeft w:val="640"/>
          <w:marRight w:val="0"/>
          <w:marTop w:val="0"/>
          <w:marBottom w:val="0"/>
          <w:divBdr>
            <w:top w:val="none" w:sz="0" w:space="0" w:color="auto"/>
            <w:left w:val="none" w:sz="0" w:space="0" w:color="auto"/>
            <w:bottom w:val="none" w:sz="0" w:space="0" w:color="auto"/>
            <w:right w:val="none" w:sz="0" w:space="0" w:color="auto"/>
          </w:divBdr>
        </w:div>
      </w:divsChild>
    </w:div>
    <w:div w:id="787622301">
      <w:bodyDiv w:val="1"/>
      <w:marLeft w:val="0"/>
      <w:marRight w:val="0"/>
      <w:marTop w:val="0"/>
      <w:marBottom w:val="0"/>
      <w:divBdr>
        <w:top w:val="none" w:sz="0" w:space="0" w:color="auto"/>
        <w:left w:val="none" w:sz="0" w:space="0" w:color="auto"/>
        <w:bottom w:val="none" w:sz="0" w:space="0" w:color="auto"/>
        <w:right w:val="none" w:sz="0" w:space="0" w:color="auto"/>
      </w:divBdr>
      <w:divsChild>
        <w:div w:id="1585408953">
          <w:marLeft w:val="640"/>
          <w:marRight w:val="0"/>
          <w:marTop w:val="0"/>
          <w:marBottom w:val="0"/>
          <w:divBdr>
            <w:top w:val="none" w:sz="0" w:space="0" w:color="auto"/>
            <w:left w:val="none" w:sz="0" w:space="0" w:color="auto"/>
            <w:bottom w:val="none" w:sz="0" w:space="0" w:color="auto"/>
            <w:right w:val="none" w:sz="0" w:space="0" w:color="auto"/>
          </w:divBdr>
        </w:div>
        <w:div w:id="956914757">
          <w:marLeft w:val="640"/>
          <w:marRight w:val="0"/>
          <w:marTop w:val="0"/>
          <w:marBottom w:val="0"/>
          <w:divBdr>
            <w:top w:val="none" w:sz="0" w:space="0" w:color="auto"/>
            <w:left w:val="none" w:sz="0" w:space="0" w:color="auto"/>
            <w:bottom w:val="none" w:sz="0" w:space="0" w:color="auto"/>
            <w:right w:val="none" w:sz="0" w:space="0" w:color="auto"/>
          </w:divBdr>
        </w:div>
        <w:div w:id="2028866930">
          <w:marLeft w:val="640"/>
          <w:marRight w:val="0"/>
          <w:marTop w:val="0"/>
          <w:marBottom w:val="0"/>
          <w:divBdr>
            <w:top w:val="none" w:sz="0" w:space="0" w:color="auto"/>
            <w:left w:val="none" w:sz="0" w:space="0" w:color="auto"/>
            <w:bottom w:val="none" w:sz="0" w:space="0" w:color="auto"/>
            <w:right w:val="none" w:sz="0" w:space="0" w:color="auto"/>
          </w:divBdr>
        </w:div>
        <w:div w:id="1672484310">
          <w:marLeft w:val="640"/>
          <w:marRight w:val="0"/>
          <w:marTop w:val="0"/>
          <w:marBottom w:val="0"/>
          <w:divBdr>
            <w:top w:val="none" w:sz="0" w:space="0" w:color="auto"/>
            <w:left w:val="none" w:sz="0" w:space="0" w:color="auto"/>
            <w:bottom w:val="none" w:sz="0" w:space="0" w:color="auto"/>
            <w:right w:val="none" w:sz="0" w:space="0" w:color="auto"/>
          </w:divBdr>
        </w:div>
        <w:div w:id="1303269100">
          <w:marLeft w:val="640"/>
          <w:marRight w:val="0"/>
          <w:marTop w:val="0"/>
          <w:marBottom w:val="0"/>
          <w:divBdr>
            <w:top w:val="none" w:sz="0" w:space="0" w:color="auto"/>
            <w:left w:val="none" w:sz="0" w:space="0" w:color="auto"/>
            <w:bottom w:val="none" w:sz="0" w:space="0" w:color="auto"/>
            <w:right w:val="none" w:sz="0" w:space="0" w:color="auto"/>
          </w:divBdr>
        </w:div>
        <w:div w:id="1246038586">
          <w:marLeft w:val="640"/>
          <w:marRight w:val="0"/>
          <w:marTop w:val="0"/>
          <w:marBottom w:val="0"/>
          <w:divBdr>
            <w:top w:val="none" w:sz="0" w:space="0" w:color="auto"/>
            <w:left w:val="none" w:sz="0" w:space="0" w:color="auto"/>
            <w:bottom w:val="none" w:sz="0" w:space="0" w:color="auto"/>
            <w:right w:val="none" w:sz="0" w:space="0" w:color="auto"/>
          </w:divBdr>
        </w:div>
        <w:div w:id="1319187645">
          <w:marLeft w:val="640"/>
          <w:marRight w:val="0"/>
          <w:marTop w:val="0"/>
          <w:marBottom w:val="0"/>
          <w:divBdr>
            <w:top w:val="none" w:sz="0" w:space="0" w:color="auto"/>
            <w:left w:val="none" w:sz="0" w:space="0" w:color="auto"/>
            <w:bottom w:val="none" w:sz="0" w:space="0" w:color="auto"/>
            <w:right w:val="none" w:sz="0" w:space="0" w:color="auto"/>
          </w:divBdr>
        </w:div>
        <w:div w:id="1051341768">
          <w:marLeft w:val="640"/>
          <w:marRight w:val="0"/>
          <w:marTop w:val="0"/>
          <w:marBottom w:val="0"/>
          <w:divBdr>
            <w:top w:val="none" w:sz="0" w:space="0" w:color="auto"/>
            <w:left w:val="none" w:sz="0" w:space="0" w:color="auto"/>
            <w:bottom w:val="none" w:sz="0" w:space="0" w:color="auto"/>
            <w:right w:val="none" w:sz="0" w:space="0" w:color="auto"/>
          </w:divBdr>
        </w:div>
        <w:div w:id="250165176">
          <w:marLeft w:val="640"/>
          <w:marRight w:val="0"/>
          <w:marTop w:val="0"/>
          <w:marBottom w:val="0"/>
          <w:divBdr>
            <w:top w:val="none" w:sz="0" w:space="0" w:color="auto"/>
            <w:left w:val="none" w:sz="0" w:space="0" w:color="auto"/>
            <w:bottom w:val="none" w:sz="0" w:space="0" w:color="auto"/>
            <w:right w:val="none" w:sz="0" w:space="0" w:color="auto"/>
          </w:divBdr>
        </w:div>
        <w:div w:id="594636506">
          <w:marLeft w:val="640"/>
          <w:marRight w:val="0"/>
          <w:marTop w:val="0"/>
          <w:marBottom w:val="0"/>
          <w:divBdr>
            <w:top w:val="none" w:sz="0" w:space="0" w:color="auto"/>
            <w:left w:val="none" w:sz="0" w:space="0" w:color="auto"/>
            <w:bottom w:val="none" w:sz="0" w:space="0" w:color="auto"/>
            <w:right w:val="none" w:sz="0" w:space="0" w:color="auto"/>
          </w:divBdr>
        </w:div>
        <w:div w:id="1521696065">
          <w:marLeft w:val="640"/>
          <w:marRight w:val="0"/>
          <w:marTop w:val="0"/>
          <w:marBottom w:val="0"/>
          <w:divBdr>
            <w:top w:val="none" w:sz="0" w:space="0" w:color="auto"/>
            <w:left w:val="none" w:sz="0" w:space="0" w:color="auto"/>
            <w:bottom w:val="none" w:sz="0" w:space="0" w:color="auto"/>
            <w:right w:val="none" w:sz="0" w:space="0" w:color="auto"/>
          </w:divBdr>
        </w:div>
        <w:div w:id="2137405254">
          <w:marLeft w:val="640"/>
          <w:marRight w:val="0"/>
          <w:marTop w:val="0"/>
          <w:marBottom w:val="0"/>
          <w:divBdr>
            <w:top w:val="none" w:sz="0" w:space="0" w:color="auto"/>
            <w:left w:val="none" w:sz="0" w:space="0" w:color="auto"/>
            <w:bottom w:val="none" w:sz="0" w:space="0" w:color="auto"/>
            <w:right w:val="none" w:sz="0" w:space="0" w:color="auto"/>
          </w:divBdr>
        </w:div>
        <w:div w:id="422072205">
          <w:marLeft w:val="640"/>
          <w:marRight w:val="0"/>
          <w:marTop w:val="0"/>
          <w:marBottom w:val="0"/>
          <w:divBdr>
            <w:top w:val="none" w:sz="0" w:space="0" w:color="auto"/>
            <w:left w:val="none" w:sz="0" w:space="0" w:color="auto"/>
            <w:bottom w:val="none" w:sz="0" w:space="0" w:color="auto"/>
            <w:right w:val="none" w:sz="0" w:space="0" w:color="auto"/>
          </w:divBdr>
        </w:div>
        <w:div w:id="46532875">
          <w:marLeft w:val="640"/>
          <w:marRight w:val="0"/>
          <w:marTop w:val="0"/>
          <w:marBottom w:val="0"/>
          <w:divBdr>
            <w:top w:val="none" w:sz="0" w:space="0" w:color="auto"/>
            <w:left w:val="none" w:sz="0" w:space="0" w:color="auto"/>
            <w:bottom w:val="none" w:sz="0" w:space="0" w:color="auto"/>
            <w:right w:val="none" w:sz="0" w:space="0" w:color="auto"/>
          </w:divBdr>
        </w:div>
        <w:div w:id="1657804062">
          <w:marLeft w:val="640"/>
          <w:marRight w:val="0"/>
          <w:marTop w:val="0"/>
          <w:marBottom w:val="0"/>
          <w:divBdr>
            <w:top w:val="none" w:sz="0" w:space="0" w:color="auto"/>
            <w:left w:val="none" w:sz="0" w:space="0" w:color="auto"/>
            <w:bottom w:val="none" w:sz="0" w:space="0" w:color="auto"/>
            <w:right w:val="none" w:sz="0" w:space="0" w:color="auto"/>
          </w:divBdr>
        </w:div>
        <w:div w:id="711152989">
          <w:marLeft w:val="640"/>
          <w:marRight w:val="0"/>
          <w:marTop w:val="0"/>
          <w:marBottom w:val="0"/>
          <w:divBdr>
            <w:top w:val="none" w:sz="0" w:space="0" w:color="auto"/>
            <w:left w:val="none" w:sz="0" w:space="0" w:color="auto"/>
            <w:bottom w:val="none" w:sz="0" w:space="0" w:color="auto"/>
            <w:right w:val="none" w:sz="0" w:space="0" w:color="auto"/>
          </w:divBdr>
        </w:div>
        <w:div w:id="2074695165">
          <w:marLeft w:val="640"/>
          <w:marRight w:val="0"/>
          <w:marTop w:val="0"/>
          <w:marBottom w:val="0"/>
          <w:divBdr>
            <w:top w:val="none" w:sz="0" w:space="0" w:color="auto"/>
            <w:left w:val="none" w:sz="0" w:space="0" w:color="auto"/>
            <w:bottom w:val="none" w:sz="0" w:space="0" w:color="auto"/>
            <w:right w:val="none" w:sz="0" w:space="0" w:color="auto"/>
          </w:divBdr>
        </w:div>
        <w:div w:id="1670014012">
          <w:marLeft w:val="640"/>
          <w:marRight w:val="0"/>
          <w:marTop w:val="0"/>
          <w:marBottom w:val="0"/>
          <w:divBdr>
            <w:top w:val="none" w:sz="0" w:space="0" w:color="auto"/>
            <w:left w:val="none" w:sz="0" w:space="0" w:color="auto"/>
            <w:bottom w:val="none" w:sz="0" w:space="0" w:color="auto"/>
            <w:right w:val="none" w:sz="0" w:space="0" w:color="auto"/>
          </w:divBdr>
        </w:div>
        <w:div w:id="69931777">
          <w:marLeft w:val="640"/>
          <w:marRight w:val="0"/>
          <w:marTop w:val="0"/>
          <w:marBottom w:val="0"/>
          <w:divBdr>
            <w:top w:val="none" w:sz="0" w:space="0" w:color="auto"/>
            <w:left w:val="none" w:sz="0" w:space="0" w:color="auto"/>
            <w:bottom w:val="none" w:sz="0" w:space="0" w:color="auto"/>
            <w:right w:val="none" w:sz="0" w:space="0" w:color="auto"/>
          </w:divBdr>
        </w:div>
        <w:div w:id="578947457">
          <w:marLeft w:val="640"/>
          <w:marRight w:val="0"/>
          <w:marTop w:val="0"/>
          <w:marBottom w:val="0"/>
          <w:divBdr>
            <w:top w:val="none" w:sz="0" w:space="0" w:color="auto"/>
            <w:left w:val="none" w:sz="0" w:space="0" w:color="auto"/>
            <w:bottom w:val="none" w:sz="0" w:space="0" w:color="auto"/>
            <w:right w:val="none" w:sz="0" w:space="0" w:color="auto"/>
          </w:divBdr>
        </w:div>
        <w:div w:id="361898912">
          <w:marLeft w:val="640"/>
          <w:marRight w:val="0"/>
          <w:marTop w:val="0"/>
          <w:marBottom w:val="0"/>
          <w:divBdr>
            <w:top w:val="none" w:sz="0" w:space="0" w:color="auto"/>
            <w:left w:val="none" w:sz="0" w:space="0" w:color="auto"/>
            <w:bottom w:val="none" w:sz="0" w:space="0" w:color="auto"/>
            <w:right w:val="none" w:sz="0" w:space="0" w:color="auto"/>
          </w:divBdr>
        </w:div>
        <w:div w:id="927427882">
          <w:marLeft w:val="640"/>
          <w:marRight w:val="0"/>
          <w:marTop w:val="0"/>
          <w:marBottom w:val="0"/>
          <w:divBdr>
            <w:top w:val="none" w:sz="0" w:space="0" w:color="auto"/>
            <w:left w:val="none" w:sz="0" w:space="0" w:color="auto"/>
            <w:bottom w:val="none" w:sz="0" w:space="0" w:color="auto"/>
            <w:right w:val="none" w:sz="0" w:space="0" w:color="auto"/>
          </w:divBdr>
        </w:div>
        <w:div w:id="2057854955">
          <w:marLeft w:val="640"/>
          <w:marRight w:val="0"/>
          <w:marTop w:val="0"/>
          <w:marBottom w:val="0"/>
          <w:divBdr>
            <w:top w:val="none" w:sz="0" w:space="0" w:color="auto"/>
            <w:left w:val="none" w:sz="0" w:space="0" w:color="auto"/>
            <w:bottom w:val="none" w:sz="0" w:space="0" w:color="auto"/>
            <w:right w:val="none" w:sz="0" w:space="0" w:color="auto"/>
          </w:divBdr>
        </w:div>
        <w:div w:id="1678654547">
          <w:marLeft w:val="640"/>
          <w:marRight w:val="0"/>
          <w:marTop w:val="0"/>
          <w:marBottom w:val="0"/>
          <w:divBdr>
            <w:top w:val="none" w:sz="0" w:space="0" w:color="auto"/>
            <w:left w:val="none" w:sz="0" w:space="0" w:color="auto"/>
            <w:bottom w:val="none" w:sz="0" w:space="0" w:color="auto"/>
            <w:right w:val="none" w:sz="0" w:space="0" w:color="auto"/>
          </w:divBdr>
        </w:div>
        <w:div w:id="1422068165">
          <w:marLeft w:val="640"/>
          <w:marRight w:val="0"/>
          <w:marTop w:val="0"/>
          <w:marBottom w:val="0"/>
          <w:divBdr>
            <w:top w:val="none" w:sz="0" w:space="0" w:color="auto"/>
            <w:left w:val="none" w:sz="0" w:space="0" w:color="auto"/>
            <w:bottom w:val="none" w:sz="0" w:space="0" w:color="auto"/>
            <w:right w:val="none" w:sz="0" w:space="0" w:color="auto"/>
          </w:divBdr>
        </w:div>
        <w:div w:id="1135902656">
          <w:marLeft w:val="640"/>
          <w:marRight w:val="0"/>
          <w:marTop w:val="0"/>
          <w:marBottom w:val="0"/>
          <w:divBdr>
            <w:top w:val="none" w:sz="0" w:space="0" w:color="auto"/>
            <w:left w:val="none" w:sz="0" w:space="0" w:color="auto"/>
            <w:bottom w:val="none" w:sz="0" w:space="0" w:color="auto"/>
            <w:right w:val="none" w:sz="0" w:space="0" w:color="auto"/>
          </w:divBdr>
        </w:div>
        <w:div w:id="411585455">
          <w:marLeft w:val="640"/>
          <w:marRight w:val="0"/>
          <w:marTop w:val="0"/>
          <w:marBottom w:val="0"/>
          <w:divBdr>
            <w:top w:val="none" w:sz="0" w:space="0" w:color="auto"/>
            <w:left w:val="none" w:sz="0" w:space="0" w:color="auto"/>
            <w:bottom w:val="none" w:sz="0" w:space="0" w:color="auto"/>
            <w:right w:val="none" w:sz="0" w:space="0" w:color="auto"/>
          </w:divBdr>
        </w:div>
        <w:div w:id="465047381">
          <w:marLeft w:val="640"/>
          <w:marRight w:val="0"/>
          <w:marTop w:val="0"/>
          <w:marBottom w:val="0"/>
          <w:divBdr>
            <w:top w:val="none" w:sz="0" w:space="0" w:color="auto"/>
            <w:left w:val="none" w:sz="0" w:space="0" w:color="auto"/>
            <w:bottom w:val="none" w:sz="0" w:space="0" w:color="auto"/>
            <w:right w:val="none" w:sz="0" w:space="0" w:color="auto"/>
          </w:divBdr>
        </w:div>
        <w:div w:id="707535031">
          <w:marLeft w:val="640"/>
          <w:marRight w:val="0"/>
          <w:marTop w:val="0"/>
          <w:marBottom w:val="0"/>
          <w:divBdr>
            <w:top w:val="none" w:sz="0" w:space="0" w:color="auto"/>
            <w:left w:val="none" w:sz="0" w:space="0" w:color="auto"/>
            <w:bottom w:val="none" w:sz="0" w:space="0" w:color="auto"/>
            <w:right w:val="none" w:sz="0" w:space="0" w:color="auto"/>
          </w:divBdr>
        </w:div>
        <w:div w:id="804391700">
          <w:marLeft w:val="640"/>
          <w:marRight w:val="0"/>
          <w:marTop w:val="0"/>
          <w:marBottom w:val="0"/>
          <w:divBdr>
            <w:top w:val="none" w:sz="0" w:space="0" w:color="auto"/>
            <w:left w:val="none" w:sz="0" w:space="0" w:color="auto"/>
            <w:bottom w:val="none" w:sz="0" w:space="0" w:color="auto"/>
            <w:right w:val="none" w:sz="0" w:space="0" w:color="auto"/>
          </w:divBdr>
        </w:div>
        <w:div w:id="305089862">
          <w:marLeft w:val="640"/>
          <w:marRight w:val="0"/>
          <w:marTop w:val="0"/>
          <w:marBottom w:val="0"/>
          <w:divBdr>
            <w:top w:val="none" w:sz="0" w:space="0" w:color="auto"/>
            <w:left w:val="none" w:sz="0" w:space="0" w:color="auto"/>
            <w:bottom w:val="none" w:sz="0" w:space="0" w:color="auto"/>
            <w:right w:val="none" w:sz="0" w:space="0" w:color="auto"/>
          </w:divBdr>
        </w:div>
        <w:div w:id="192810805">
          <w:marLeft w:val="640"/>
          <w:marRight w:val="0"/>
          <w:marTop w:val="0"/>
          <w:marBottom w:val="0"/>
          <w:divBdr>
            <w:top w:val="none" w:sz="0" w:space="0" w:color="auto"/>
            <w:left w:val="none" w:sz="0" w:space="0" w:color="auto"/>
            <w:bottom w:val="none" w:sz="0" w:space="0" w:color="auto"/>
            <w:right w:val="none" w:sz="0" w:space="0" w:color="auto"/>
          </w:divBdr>
        </w:div>
        <w:div w:id="1696033447">
          <w:marLeft w:val="640"/>
          <w:marRight w:val="0"/>
          <w:marTop w:val="0"/>
          <w:marBottom w:val="0"/>
          <w:divBdr>
            <w:top w:val="none" w:sz="0" w:space="0" w:color="auto"/>
            <w:left w:val="none" w:sz="0" w:space="0" w:color="auto"/>
            <w:bottom w:val="none" w:sz="0" w:space="0" w:color="auto"/>
            <w:right w:val="none" w:sz="0" w:space="0" w:color="auto"/>
          </w:divBdr>
        </w:div>
        <w:div w:id="696926577">
          <w:marLeft w:val="640"/>
          <w:marRight w:val="0"/>
          <w:marTop w:val="0"/>
          <w:marBottom w:val="0"/>
          <w:divBdr>
            <w:top w:val="none" w:sz="0" w:space="0" w:color="auto"/>
            <w:left w:val="none" w:sz="0" w:space="0" w:color="auto"/>
            <w:bottom w:val="none" w:sz="0" w:space="0" w:color="auto"/>
            <w:right w:val="none" w:sz="0" w:space="0" w:color="auto"/>
          </w:divBdr>
        </w:div>
        <w:div w:id="745104669">
          <w:marLeft w:val="640"/>
          <w:marRight w:val="0"/>
          <w:marTop w:val="0"/>
          <w:marBottom w:val="0"/>
          <w:divBdr>
            <w:top w:val="none" w:sz="0" w:space="0" w:color="auto"/>
            <w:left w:val="none" w:sz="0" w:space="0" w:color="auto"/>
            <w:bottom w:val="none" w:sz="0" w:space="0" w:color="auto"/>
            <w:right w:val="none" w:sz="0" w:space="0" w:color="auto"/>
          </w:divBdr>
        </w:div>
        <w:div w:id="648628988">
          <w:marLeft w:val="640"/>
          <w:marRight w:val="0"/>
          <w:marTop w:val="0"/>
          <w:marBottom w:val="0"/>
          <w:divBdr>
            <w:top w:val="none" w:sz="0" w:space="0" w:color="auto"/>
            <w:left w:val="none" w:sz="0" w:space="0" w:color="auto"/>
            <w:bottom w:val="none" w:sz="0" w:space="0" w:color="auto"/>
            <w:right w:val="none" w:sz="0" w:space="0" w:color="auto"/>
          </w:divBdr>
        </w:div>
        <w:div w:id="1135370644">
          <w:marLeft w:val="640"/>
          <w:marRight w:val="0"/>
          <w:marTop w:val="0"/>
          <w:marBottom w:val="0"/>
          <w:divBdr>
            <w:top w:val="none" w:sz="0" w:space="0" w:color="auto"/>
            <w:left w:val="none" w:sz="0" w:space="0" w:color="auto"/>
            <w:bottom w:val="none" w:sz="0" w:space="0" w:color="auto"/>
            <w:right w:val="none" w:sz="0" w:space="0" w:color="auto"/>
          </w:divBdr>
        </w:div>
        <w:div w:id="2105374531">
          <w:marLeft w:val="640"/>
          <w:marRight w:val="0"/>
          <w:marTop w:val="0"/>
          <w:marBottom w:val="0"/>
          <w:divBdr>
            <w:top w:val="none" w:sz="0" w:space="0" w:color="auto"/>
            <w:left w:val="none" w:sz="0" w:space="0" w:color="auto"/>
            <w:bottom w:val="none" w:sz="0" w:space="0" w:color="auto"/>
            <w:right w:val="none" w:sz="0" w:space="0" w:color="auto"/>
          </w:divBdr>
        </w:div>
        <w:div w:id="1648894739">
          <w:marLeft w:val="640"/>
          <w:marRight w:val="0"/>
          <w:marTop w:val="0"/>
          <w:marBottom w:val="0"/>
          <w:divBdr>
            <w:top w:val="none" w:sz="0" w:space="0" w:color="auto"/>
            <w:left w:val="none" w:sz="0" w:space="0" w:color="auto"/>
            <w:bottom w:val="none" w:sz="0" w:space="0" w:color="auto"/>
            <w:right w:val="none" w:sz="0" w:space="0" w:color="auto"/>
          </w:divBdr>
        </w:div>
        <w:div w:id="313727299">
          <w:marLeft w:val="640"/>
          <w:marRight w:val="0"/>
          <w:marTop w:val="0"/>
          <w:marBottom w:val="0"/>
          <w:divBdr>
            <w:top w:val="none" w:sz="0" w:space="0" w:color="auto"/>
            <w:left w:val="none" w:sz="0" w:space="0" w:color="auto"/>
            <w:bottom w:val="none" w:sz="0" w:space="0" w:color="auto"/>
            <w:right w:val="none" w:sz="0" w:space="0" w:color="auto"/>
          </w:divBdr>
        </w:div>
        <w:div w:id="786432293">
          <w:marLeft w:val="640"/>
          <w:marRight w:val="0"/>
          <w:marTop w:val="0"/>
          <w:marBottom w:val="0"/>
          <w:divBdr>
            <w:top w:val="none" w:sz="0" w:space="0" w:color="auto"/>
            <w:left w:val="none" w:sz="0" w:space="0" w:color="auto"/>
            <w:bottom w:val="none" w:sz="0" w:space="0" w:color="auto"/>
            <w:right w:val="none" w:sz="0" w:space="0" w:color="auto"/>
          </w:divBdr>
        </w:div>
        <w:div w:id="1620381858">
          <w:marLeft w:val="640"/>
          <w:marRight w:val="0"/>
          <w:marTop w:val="0"/>
          <w:marBottom w:val="0"/>
          <w:divBdr>
            <w:top w:val="none" w:sz="0" w:space="0" w:color="auto"/>
            <w:left w:val="none" w:sz="0" w:space="0" w:color="auto"/>
            <w:bottom w:val="none" w:sz="0" w:space="0" w:color="auto"/>
            <w:right w:val="none" w:sz="0" w:space="0" w:color="auto"/>
          </w:divBdr>
        </w:div>
        <w:div w:id="363096224">
          <w:marLeft w:val="640"/>
          <w:marRight w:val="0"/>
          <w:marTop w:val="0"/>
          <w:marBottom w:val="0"/>
          <w:divBdr>
            <w:top w:val="none" w:sz="0" w:space="0" w:color="auto"/>
            <w:left w:val="none" w:sz="0" w:space="0" w:color="auto"/>
            <w:bottom w:val="none" w:sz="0" w:space="0" w:color="auto"/>
            <w:right w:val="none" w:sz="0" w:space="0" w:color="auto"/>
          </w:divBdr>
        </w:div>
        <w:div w:id="1604610690">
          <w:marLeft w:val="640"/>
          <w:marRight w:val="0"/>
          <w:marTop w:val="0"/>
          <w:marBottom w:val="0"/>
          <w:divBdr>
            <w:top w:val="none" w:sz="0" w:space="0" w:color="auto"/>
            <w:left w:val="none" w:sz="0" w:space="0" w:color="auto"/>
            <w:bottom w:val="none" w:sz="0" w:space="0" w:color="auto"/>
            <w:right w:val="none" w:sz="0" w:space="0" w:color="auto"/>
          </w:divBdr>
        </w:div>
        <w:div w:id="858273304">
          <w:marLeft w:val="640"/>
          <w:marRight w:val="0"/>
          <w:marTop w:val="0"/>
          <w:marBottom w:val="0"/>
          <w:divBdr>
            <w:top w:val="none" w:sz="0" w:space="0" w:color="auto"/>
            <w:left w:val="none" w:sz="0" w:space="0" w:color="auto"/>
            <w:bottom w:val="none" w:sz="0" w:space="0" w:color="auto"/>
            <w:right w:val="none" w:sz="0" w:space="0" w:color="auto"/>
          </w:divBdr>
        </w:div>
        <w:div w:id="1095907424">
          <w:marLeft w:val="640"/>
          <w:marRight w:val="0"/>
          <w:marTop w:val="0"/>
          <w:marBottom w:val="0"/>
          <w:divBdr>
            <w:top w:val="none" w:sz="0" w:space="0" w:color="auto"/>
            <w:left w:val="none" w:sz="0" w:space="0" w:color="auto"/>
            <w:bottom w:val="none" w:sz="0" w:space="0" w:color="auto"/>
            <w:right w:val="none" w:sz="0" w:space="0" w:color="auto"/>
          </w:divBdr>
        </w:div>
        <w:div w:id="1168473343">
          <w:marLeft w:val="640"/>
          <w:marRight w:val="0"/>
          <w:marTop w:val="0"/>
          <w:marBottom w:val="0"/>
          <w:divBdr>
            <w:top w:val="none" w:sz="0" w:space="0" w:color="auto"/>
            <w:left w:val="none" w:sz="0" w:space="0" w:color="auto"/>
            <w:bottom w:val="none" w:sz="0" w:space="0" w:color="auto"/>
            <w:right w:val="none" w:sz="0" w:space="0" w:color="auto"/>
          </w:divBdr>
        </w:div>
        <w:div w:id="1910529435">
          <w:marLeft w:val="640"/>
          <w:marRight w:val="0"/>
          <w:marTop w:val="0"/>
          <w:marBottom w:val="0"/>
          <w:divBdr>
            <w:top w:val="none" w:sz="0" w:space="0" w:color="auto"/>
            <w:left w:val="none" w:sz="0" w:space="0" w:color="auto"/>
            <w:bottom w:val="none" w:sz="0" w:space="0" w:color="auto"/>
            <w:right w:val="none" w:sz="0" w:space="0" w:color="auto"/>
          </w:divBdr>
        </w:div>
        <w:div w:id="375206215">
          <w:marLeft w:val="640"/>
          <w:marRight w:val="0"/>
          <w:marTop w:val="0"/>
          <w:marBottom w:val="0"/>
          <w:divBdr>
            <w:top w:val="none" w:sz="0" w:space="0" w:color="auto"/>
            <w:left w:val="none" w:sz="0" w:space="0" w:color="auto"/>
            <w:bottom w:val="none" w:sz="0" w:space="0" w:color="auto"/>
            <w:right w:val="none" w:sz="0" w:space="0" w:color="auto"/>
          </w:divBdr>
        </w:div>
        <w:div w:id="2124612134">
          <w:marLeft w:val="640"/>
          <w:marRight w:val="0"/>
          <w:marTop w:val="0"/>
          <w:marBottom w:val="0"/>
          <w:divBdr>
            <w:top w:val="none" w:sz="0" w:space="0" w:color="auto"/>
            <w:left w:val="none" w:sz="0" w:space="0" w:color="auto"/>
            <w:bottom w:val="none" w:sz="0" w:space="0" w:color="auto"/>
            <w:right w:val="none" w:sz="0" w:space="0" w:color="auto"/>
          </w:divBdr>
        </w:div>
        <w:div w:id="1856262413">
          <w:marLeft w:val="640"/>
          <w:marRight w:val="0"/>
          <w:marTop w:val="0"/>
          <w:marBottom w:val="0"/>
          <w:divBdr>
            <w:top w:val="none" w:sz="0" w:space="0" w:color="auto"/>
            <w:left w:val="none" w:sz="0" w:space="0" w:color="auto"/>
            <w:bottom w:val="none" w:sz="0" w:space="0" w:color="auto"/>
            <w:right w:val="none" w:sz="0" w:space="0" w:color="auto"/>
          </w:divBdr>
        </w:div>
        <w:div w:id="2097895514">
          <w:marLeft w:val="640"/>
          <w:marRight w:val="0"/>
          <w:marTop w:val="0"/>
          <w:marBottom w:val="0"/>
          <w:divBdr>
            <w:top w:val="none" w:sz="0" w:space="0" w:color="auto"/>
            <w:left w:val="none" w:sz="0" w:space="0" w:color="auto"/>
            <w:bottom w:val="none" w:sz="0" w:space="0" w:color="auto"/>
            <w:right w:val="none" w:sz="0" w:space="0" w:color="auto"/>
          </w:divBdr>
        </w:div>
        <w:div w:id="248928526">
          <w:marLeft w:val="640"/>
          <w:marRight w:val="0"/>
          <w:marTop w:val="0"/>
          <w:marBottom w:val="0"/>
          <w:divBdr>
            <w:top w:val="none" w:sz="0" w:space="0" w:color="auto"/>
            <w:left w:val="none" w:sz="0" w:space="0" w:color="auto"/>
            <w:bottom w:val="none" w:sz="0" w:space="0" w:color="auto"/>
            <w:right w:val="none" w:sz="0" w:space="0" w:color="auto"/>
          </w:divBdr>
        </w:div>
        <w:div w:id="4133696">
          <w:marLeft w:val="640"/>
          <w:marRight w:val="0"/>
          <w:marTop w:val="0"/>
          <w:marBottom w:val="0"/>
          <w:divBdr>
            <w:top w:val="none" w:sz="0" w:space="0" w:color="auto"/>
            <w:left w:val="none" w:sz="0" w:space="0" w:color="auto"/>
            <w:bottom w:val="none" w:sz="0" w:space="0" w:color="auto"/>
            <w:right w:val="none" w:sz="0" w:space="0" w:color="auto"/>
          </w:divBdr>
        </w:div>
        <w:div w:id="37828492">
          <w:marLeft w:val="640"/>
          <w:marRight w:val="0"/>
          <w:marTop w:val="0"/>
          <w:marBottom w:val="0"/>
          <w:divBdr>
            <w:top w:val="none" w:sz="0" w:space="0" w:color="auto"/>
            <w:left w:val="none" w:sz="0" w:space="0" w:color="auto"/>
            <w:bottom w:val="none" w:sz="0" w:space="0" w:color="auto"/>
            <w:right w:val="none" w:sz="0" w:space="0" w:color="auto"/>
          </w:divBdr>
        </w:div>
        <w:div w:id="207762698">
          <w:marLeft w:val="640"/>
          <w:marRight w:val="0"/>
          <w:marTop w:val="0"/>
          <w:marBottom w:val="0"/>
          <w:divBdr>
            <w:top w:val="none" w:sz="0" w:space="0" w:color="auto"/>
            <w:left w:val="none" w:sz="0" w:space="0" w:color="auto"/>
            <w:bottom w:val="none" w:sz="0" w:space="0" w:color="auto"/>
            <w:right w:val="none" w:sz="0" w:space="0" w:color="auto"/>
          </w:divBdr>
        </w:div>
        <w:div w:id="1467619753">
          <w:marLeft w:val="640"/>
          <w:marRight w:val="0"/>
          <w:marTop w:val="0"/>
          <w:marBottom w:val="0"/>
          <w:divBdr>
            <w:top w:val="none" w:sz="0" w:space="0" w:color="auto"/>
            <w:left w:val="none" w:sz="0" w:space="0" w:color="auto"/>
            <w:bottom w:val="none" w:sz="0" w:space="0" w:color="auto"/>
            <w:right w:val="none" w:sz="0" w:space="0" w:color="auto"/>
          </w:divBdr>
        </w:div>
        <w:div w:id="1984508547">
          <w:marLeft w:val="640"/>
          <w:marRight w:val="0"/>
          <w:marTop w:val="0"/>
          <w:marBottom w:val="0"/>
          <w:divBdr>
            <w:top w:val="none" w:sz="0" w:space="0" w:color="auto"/>
            <w:left w:val="none" w:sz="0" w:space="0" w:color="auto"/>
            <w:bottom w:val="none" w:sz="0" w:space="0" w:color="auto"/>
            <w:right w:val="none" w:sz="0" w:space="0" w:color="auto"/>
          </w:divBdr>
        </w:div>
        <w:div w:id="1937134856">
          <w:marLeft w:val="640"/>
          <w:marRight w:val="0"/>
          <w:marTop w:val="0"/>
          <w:marBottom w:val="0"/>
          <w:divBdr>
            <w:top w:val="none" w:sz="0" w:space="0" w:color="auto"/>
            <w:left w:val="none" w:sz="0" w:space="0" w:color="auto"/>
            <w:bottom w:val="none" w:sz="0" w:space="0" w:color="auto"/>
            <w:right w:val="none" w:sz="0" w:space="0" w:color="auto"/>
          </w:divBdr>
        </w:div>
        <w:div w:id="1162158578">
          <w:marLeft w:val="640"/>
          <w:marRight w:val="0"/>
          <w:marTop w:val="0"/>
          <w:marBottom w:val="0"/>
          <w:divBdr>
            <w:top w:val="none" w:sz="0" w:space="0" w:color="auto"/>
            <w:left w:val="none" w:sz="0" w:space="0" w:color="auto"/>
            <w:bottom w:val="none" w:sz="0" w:space="0" w:color="auto"/>
            <w:right w:val="none" w:sz="0" w:space="0" w:color="auto"/>
          </w:divBdr>
        </w:div>
        <w:div w:id="1440299215">
          <w:marLeft w:val="640"/>
          <w:marRight w:val="0"/>
          <w:marTop w:val="0"/>
          <w:marBottom w:val="0"/>
          <w:divBdr>
            <w:top w:val="none" w:sz="0" w:space="0" w:color="auto"/>
            <w:left w:val="none" w:sz="0" w:space="0" w:color="auto"/>
            <w:bottom w:val="none" w:sz="0" w:space="0" w:color="auto"/>
            <w:right w:val="none" w:sz="0" w:space="0" w:color="auto"/>
          </w:divBdr>
        </w:div>
        <w:div w:id="34283608">
          <w:marLeft w:val="640"/>
          <w:marRight w:val="0"/>
          <w:marTop w:val="0"/>
          <w:marBottom w:val="0"/>
          <w:divBdr>
            <w:top w:val="none" w:sz="0" w:space="0" w:color="auto"/>
            <w:left w:val="none" w:sz="0" w:space="0" w:color="auto"/>
            <w:bottom w:val="none" w:sz="0" w:space="0" w:color="auto"/>
            <w:right w:val="none" w:sz="0" w:space="0" w:color="auto"/>
          </w:divBdr>
        </w:div>
        <w:div w:id="1708262487">
          <w:marLeft w:val="640"/>
          <w:marRight w:val="0"/>
          <w:marTop w:val="0"/>
          <w:marBottom w:val="0"/>
          <w:divBdr>
            <w:top w:val="none" w:sz="0" w:space="0" w:color="auto"/>
            <w:left w:val="none" w:sz="0" w:space="0" w:color="auto"/>
            <w:bottom w:val="none" w:sz="0" w:space="0" w:color="auto"/>
            <w:right w:val="none" w:sz="0" w:space="0" w:color="auto"/>
          </w:divBdr>
        </w:div>
        <w:div w:id="331959351">
          <w:marLeft w:val="640"/>
          <w:marRight w:val="0"/>
          <w:marTop w:val="0"/>
          <w:marBottom w:val="0"/>
          <w:divBdr>
            <w:top w:val="none" w:sz="0" w:space="0" w:color="auto"/>
            <w:left w:val="none" w:sz="0" w:space="0" w:color="auto"/>
            <w:bottom w:val="none" w:sz="0" w:space="0" w:color="auto"/>
            <w:right w:val="none" w:sz="0" w:space="0" w:color="auto"/>
          </w:divBdr>
        </w:div>
        <w:div w:id="1714308084">
          <w:marLeft w:val="640"/>
          <w:marRight w:val="0"/>
          <w:marTop w:val="0"/>
          <w:marBottom w:val="0"/>
          <w:divBdr>
            <w:top w:val="none" w:sz="0" w:space="0" w:color="auto"/>
            <w:left w:val="none" w:sz="0" w:space="0" w:color="auto"/>
            <w:bottom w:val="none" w:sz="0" w:space="0" w:color="auto"/>
            <w:right w:val="none" w:sz="0" w:space="0" w:color="auto"/>
          </w:divBdr>
        </w:div>
        <w:div w:id="2053536088">
          <w:marLeft w:val="640"/>
          <w:marRight w:val="0"/>
          <w:marTop w:val="0"/>
          <w:marBottom w:val="0"/>
          <w:divBdr>
            <w:top w:val="none" w:sz="0" w:space="0" w:color="auto"/>
            <w:left w:val="none" w:sz="0" w:space="0" w:color="auto"/>
            <w:bottom w:val="none" w:sz="0" w:space="0" w:color="auto"/>
            <w:right w:val="none" w:sz="0" w:space="0" w:color="auto"/>
          </w:divBdr>
        </w:div>
        <w:div w:id="1074551155">
          <w:marLeft w:val="640"/>
          <w:marRight w:val="0"/>
          <w:marTop w:val="0"/>
          <w:marBottom w:val="0"/>
          <w:divBdr>
            <w:top w:val="none" w:sz="0" w:space="0" w:color="auto"/>
            <w:left w:val="none" w:sz="0" w:space="0" w:color="auto"/>
            <w:bottom w:val="none" w:sz="0" w:space="0" w:color="auto"/>
            <w:right w:val="none" w:sz="0" w:space="0" w:color="auto"/>
          </w:divBdr>
        </w:div>
        <w:div w:id="754517666">
          <w:marLeft w:val="640"/>
          <w:marRight w:val="0"/>
          <w:marTop w:val="0"/>
          <w:marBottom w:val="0"/>
          <w:divBdr>
            <w:top w:val="none" w:sz="0" w:space="0" w:color="auto"/>
            <w:left w:val="none" w:sz="0" w:space="0" w:color="auto"/>
            <w:bottom w:val="none" w:sz="0" w:space="0" w:color="auto"/>
            <w:right w:val="none" w:sz="0" w:space="0" w:color="auto"/>
          </w:divBdr>
        </w:div>
        <w:div w:id="2009399487">
          <w:marLeft w:val="640"/>
          <w:marRight w:val="0"/>
          <w:marTop w:val="0"/>
          <w:marBottom w:val="0"/>
          <w:divBdr>
            <w:top w:val="none" w:sz="0" w:space="0" w:color="auto"/>
            <w:left w:val="none" w:sz="0" w:space="0" w:color="auto"/>
            <w:bottom w:val="none" w:sz="0" w:space="0" w:color="auto"/>
            <w:right w:val="none" w:sz="0" w:space="0" w:color="auto"/>
          </w:divBdr>
        </w:div>
        <w:div w:id="830102954">
          <w:marLeft w:val="640"/>
          <w:marRight w:val="0"/>
          <w:marTop w:val="0"/>
          <w:marBottom w:val="0"/>
          <w:divBdr>
            <w:top w:val="none" w:sz="0" w:space="0" w:color="auto"/>
            <w:left w:val="none" w:sz="0" w:space="0" w:color="auto"/>
            <w:bottom w:val="none" w:sz="0" w:space="0" w:color="auto"/>
            <w:right w:val="none" w:sz="0" w:space="0" w:color="auto"/>
          </w:divBdr>
        </w:div>
        <w:div w:id="1740054391">
          <w:marLeft w:val="640"/>
          <w:marRight w:val="0"/>
          <w:marTop w:val="0"/>
          <w:marBottom w:val="0"/>
          <w:divBdr>
            <w:top w:val="none" w:sz="0" w:space="0" w:color="auto"/>
            <w:left w:val="none" w:sz="0" w:space="0" w:color="auto"/>
            <w:bottom w:val="none" w:sz="0" w:space="0" w:color="auto"/>
            <w:right w:val="none" w:sz="0" w:space="0" w:color="auto"/>
          </w:divBdr>
        </w:div>
        <w:div w:id="718630541">
          <w:marLeft w:val="640"/>
          <w:marRight w:val="0"/>
          <w:marTop w:val="0"/>
          <w:marBottom w:val="0"/>
          <w:divBdr>
            <w:top w:val="none" w:sz="0" w:space="0" w:color="auto"/>
            <w:left w:val="none" w:sz="0" w:space="0" w:color="auto"/>
            <w:bottom w:val="none" w:sz="0" w:space="0" w:color="auto"/>
            <w:right w:val="none" w:sz="0" w:space="0" w:color="auto"/>
          </w:divBdr>
        </w:div>
        <w:div w:id="1149513995">
          <w:marLeft w:val="640"/>
          <w:marRight w:val="0"/>
          <w:marTop w:val="0"/>
          <w:marBottom w:val="0"/>
          <w:divBdr>
            <w:top w:val="none" w:sz="0" w:space="0" w:color="auto"/>
            <w:left w:val="none" w:sz="0" w:space="0" w:color="auto"/>
            <w:bottom w:val="none" w:sz="0" w:space="0" w:color="auto"/>
            <w:right w:val="none" w:sz="0" w:space="0" w:color="auto"/>
          </w:divBdr>
        </w:div>
        <w:div w:id="263655359">
          <w:marLeft w:val="640"/>
          <w:marRight w:val="0"/>
          <w:marTop w:val="0"/>
          <w:marBottom w:val="0"/>
          <w:divBdr>
            <w:top w:val="none" w:sz="0" w:space="0" w:color="auto"/>
            <w:left w:val="none" w:sz="0" w:space="0" w:color="auto"/>
            <w:bottom w:val="none" w:sz="0" w:space="0" w:color="auto"/>
            <w:right w:val="none" w:sz="0" w:space="0" w:color="auto"/>
          </w:divBdr>
        </w:div>
        <w:div w:id="622922675">
          <w:marLeft w:val="640"/>
          <w:marRight w:val="0"/>
          <w:marTop w:val="0"/>
          <w:marBottom w:val="0"/>
          <w:divBdr>
            <w:top w:val="none" w:sz="0" w:space="0" w:color="auto"/>
            <w:left w:val="none" w:sz="0" w:space="0" w:color="auto"/>
            <w:bottom w:val="none" w:sz="0" w:space="0" w:color="auto"/>
            <w:right w:val="none" w:sz="0" w:space="0" w:color="auto"/>
          </w:divBdr>
        </w:div>
        <w:div w:id="1871994066">
          <w:marLeft w:val="640"/>
          <w:marRight w:val="0"/>
          <w:marTop w:val="0"/>
          <w:marBottom w:val="0"/>
          <w:divBdr>
            <w:top w:val="none" w:sz="0" w:space="0" w:color="auto"/>
            <w:left w:val="none" w:sz="0" w:space="0" w:color="auto"/>
            <w:bottom w:val="none" w:sz="0" w:space="0" w:color="auto"/>
            <w:right w:val="none" w:sz="0" w:space="0" w:color="auto"/>
          </w:divBdr>
        </w:div>
        <w:div w:id="424113837">
          <w:marLeft w:val="640"/>
          <w:marRight w:val="0"/>
          <w:marTop w:val="0"/>
          <w:marBottom w:val="0"/>
          <w:divBdr>
            <w:top w:val="none" w:sz="0" w:space="0" w:color="auto"/>
            <w:left w:val="none" w:sz="0" w:space="0" w:color="auto"/>
            <w:bottom w:val="none" w:sz="0" w:space="0" w:color="auto"/>
            <w:right w:val="none" w:sz="0" w:space="0" w:color="auto"/>
          </w:divBdr>
        </w:div>
        <w:div w:id="4095150">
          <w:marLeft w:val="640"/>
          <w:marRight w:val="0"/>
          <w:marTop w:val="0"/>
          <w:marBottom w:val="0"/>
          <w:divBdr>
            <w:top w:val="none" w:sz="0" w:space="0" w:color="auto"/>
            <w:left w:val="none" w:sz="0" w:space="0" w:color="auto"/>
            <w:bottom w:val="none" w:sz="0" w:space="0" w:color="auto"/>
            <w:right w:val="none" w:sz="0" w:space="0" w:color="auto"/>
          </w:divBdr>
        </w:div>
        <w:div w:id="1274244297">
          <w:marLeft w:val="640"/>
          <w:marRight w:val="0"/>
          <w:marTop w:val="0"/>
          <w:marBottom w:val="0"/>
          <w:divBdr>
            <w:top w:val="none" w:sz="0" w:space="0" w:color="auto"/>
            <w:left w:val="none" w:sz="0" w:space="0" w:color="auto"/>
            <w:bottom w:val="none" w:sz="0" w:space="0" w:color="auto"/>
            <w:right w:val="none" w:sz="0" w:space="0" w:color="auto"/>
          </w:divBdr>
        </w:div>
        <w:div w:id="262689091">
          <w:marLeft w:val="640"/>
          <w:marRight w:val="0"/>
          <w:marTop w:val="0"/>
          <w:marBottom w:val="0"/>
          <w:divBdr>
            <w:top w:val="none" w:sz="0" w:space="0" w:color="auto"/>
            <w:left w:val="none" w:sz="0" w:space="0" w:color="auto"/>
            <w:bottom w:val="none" w:sz="0" w:space="0" w:color="auto"/>
            <w:right w:val="none" w:sz="0" w:space="0" w:color="auto"/>
          </w:divBdr>
        </w:div>
        <w:div w:id="450518985">
          <w:marLeft w:val="640"/>
          <w:marRight w:val="0"/>
          <w:marTop w:val="0"/>
          <w:marBottom w:val="0"/>
          <w:divBdr>
            <w:top w:val="none" w:sz="0" w:space="0" w:color="auto"/>
            <w:left w:val="none" w:sz="0" w:space="0" w:color="auto"/>
            <w:bottom w:val="none" w:sz="0" w:space="0" w:color="auto"/>
            <w:right w:val="none" w:sz="0" w:space="0" w:color="auto"/>
          </w:divBdr>
        </w:div>
        <w:div w:id="994378850">
          <w:marLeft w:val="640"/>
          <w:marRight w:val="0"/>
          <w:marTop w:val="0"/>
          <w:marBottom w:val="0"/>
          <w:divBdr>
            <w:top w:val="none" w:sz="0" w:space="0" w:color="auto"/>
            <w:left w:val="none" w:sz="0" w:space="0" w:color="auto"/>
            <w:bottom w:val="none" w:sz="0" w:space="0" w:color="auto"/>
            <w:right w:val="none" w:sz="0" w:space="0" w:color="auto"/>
          </w:divBdr>
        </w:div>
        <w:div w:id="462382995">
          <w:marLeft w:val="640"/>
          <w:marRight w:val="0"/>
          <w:marTop w:val="0"/>
          <w:marBottom w:val="0"/>
          <w:divBdr>
            <w:top w:val="none" w:sz="0" w:space="0" w:color="auto"/>
            <w:left w:val="none" w:sz="0" w:space="0" w:color="auto"/>
            <w:bottom w:val="none" w:sz="0" w:space="0" w:color="auto"/>
            <w:right w:val="none" w:sz="0" w:space="0" w:color="auto"/>
          </w:divBdr>
        </w:div>
        <w:div w:id="469636058">
          <w:marLeft w:val="640"/>
          <w:marRight w:val="0"/>
          <w:marTop w:val="0"/>
          <w:marBottom w:val="0"/>
          <w:divBdr>
            <w:top w:val="none" w:sz="0" w:space="0" w:color="auto"/>
            <w:left w:val="none" w:sz="0" w:space="0" w:color="auto"/>
            <w:bottom w:val="none" w:sz="0" w:space="0" w:color="auto"/>
            <w:right w:val="none" w:sz="0" w:space="0" w:color="auto"/>
          </w:divBdr>
        </w:div>
        <w:div w:id="234513262">
          <w:marLeft w:val="640"/>
          <w:marRight w:val="0"/>
          <w:marTop w:val="0"/>
          <w:marBottom w:val="0"/>
          <w:divBdr>
            <w:top w:val="none" w:sz="0" w:space="0" w:color="auto"/>
            <w:left w:val="none" w:sz="0" w:space="0" w:color="auto"/>
            <w:bottom w:val="none" w:sz="0" w:space="0" w:color="auto"/>
            <w:right w:val="none" w:sz="0" w:space="0" w:color="auto"/>
          </w:divBdr>
        </w:div>
        <w:div w:id="701902760">
          <w:marLeft w:val="640"/>
          <w:marRight w:val="0"/>
          <w:marTop w:val="0"/>
          <w:marBottom w:val="0"/>
          <w:divBdr>
            <w:top w:val="none" w:sz="0" w:space="0" w:color="auto"/>
            <w:left w:val="none" w:sz="0" w:space="0" w:color="auto"/>
            <w:bottom w:val="none" w:sz="0" w:space="0" w:color="auto"/>
            <w:right w:val="none" w:sz="0" w:space="0" w:color="auto"/>
          </w:divBdr>
        </w:div>
        <w:div w:id="1128859388">
          <w:marLeft w:val="640"/>
          <w:marRight w:val="0"/>
          <w:marTop w:val="0"/>
          <w:marBottom w:val="0"/>
          <w:divBdr>
            <w:top w:val="none" w:sz="0" w:space="0" w:color="auto"/>
            <w:left w:val="none" w:sz="0" w:space="0" w:color="auto"/>
            <w:bottom w:val="none" w:sz="0" w:space="0" w:color="auto"/>
            <w:right w:val="none" w:sz="0" w:space="0" w:color="auto"/>
          </w:divBdr>
        </w:div>
        <w:div w:id="123233343">
          <w:marLeft w:val="640"/>
          <w:marRight w:val="0"/>
          <w:marTop w:val="0"/>
          <w:marBottom w:val="0"/>
          <w:divBdr>
            <w:top w:val="none" w:sz="0" w:space="0" w:color="auto"/>
            <w:left w:val="none" w:sz="0" w:space="0" w:color="auto"/>
            <w:bottom w:val="none" w:sz="0" w:space="0" w:color="auto"/>
            <w:right w:val="none" w:sz="0" w:space="0" w:color="auto"/>
          </w:divBdr>
        </w:div>
        <w:div w:id="1810005639">
          <w:marLeft w:val="640"/>
          <w:marRight w:val="0"/>
          <w:marTop w:val="0"/>
          <w:marBottom w:val="0"/>
          <w:divBdr>
            <w:top w:val="none" w:sz="0" w:space="0" w:color="auto"/>
            <w:left w:val="none" w:sz="0" w:space="0" w:color="auto"/>
            <w:bottom w:val="none" w:sz="0" w:space="0" w:color="auto"/>
            <w:right w:val="none" w:sz="0" w:space="0" w:color="auto"/>
          </w:divBdr>
        </w:div>
        <w:div w:id="740098407">
          <w:marLeft w:val="640"/>
          <w:marRight w:val="0"/>
          <w:marTop w:val="0"/>
          <w:marBottom w:val="0"/>
          <w:divBdr>
            <w:top w:val="none" w:sz="0" w:space="0" w:color="auto"/>
            <w:left w:val="none" w:sz="0" w:space="0" w:color="auto"/>
            <w:bottom w:val="none" w:sz="0" w:space="0" w:color="auto"/>
            <w:right w:val="none" w:sz="0" w:space="0" w:color="auto"/>
          </w:divBdr>
        </w:div>
        <w:div w:id="1578056413">
          <w:marLeft w:val="640"/>
          <w:marRight w:val="0"/>
          <w:marTop w:val="0"/>
          <w:marBottom w:val="0"/>
          <w:divBdr>
            <w:top w:val="none" w:sz="0" w:space="0" w:color="auto"/>
            <w:left w:val="none" w:sz="0" w:space="0" w:color="auto"/>
            <w:bottom w:val="none" w:sz="0" w:space="0" w:color="auto"/>
            <w:right w:val="none" w:sz="0" w:space="0" w:color="auto"/>
          </w:divBdr>
        </w:div>
        <w:div w:id="1447121639">
          <w:marLeft w:val="640"/>
          <w:marRight w:val="0"/>
          <w:marTop w:val="0"/>
          <w:marBottom w:val="0"/>
          <w:divBdr>
            <w:top w:val="none" w:sz="0" w:space="0" w:color="auto"/>
            <w:left w:val="none" w:sz="0" w:space="0" w:color="auto"/>
            <w:bottom w:val="none" w:sz="0" w:space="0" w:color="auto"/>
            <w:right w:val="none" w:sz="0" w:space="0" w:color="auto"/>
          </w:divBdr>
        </w:div>
        <w:div w:id="2033678422">
          <w:marLeft w:val="640"/>
          <w:marRight w:val="0"/>
          <w:marTop w:val="0"/>
          <w:marBottom w:val="0"/>
          <w:divBdr>
            <w:top w:val="none" w:sz="0" w:space="0" w:color="auto"/>
            <w:left w:val="none" w:sz="0" w:space="0" w:color="auto"/>
            <w:bottom w:val="none" w:sz="0" w:space="0" w:color="auto"/>
            <w:right w:val="none" w:sz="0" w:space="0" w:color="auto"/>
          </w:divBdr>
        </w:div>
        <w:div w:id="547648696">
          <w:marLeft w:val="640"/>
          <w:marRight w:val="0"/>
          <w:marTop w:val="0"/>
          <w:marBottom w:val="0"/>
          <w:divBdr>
            <w:top w:val="none" w:sz="0" w:space="0" w:color="auto"/>
            <w:left w:val="none" w:sz="0" w:space="0" w:color="auto"/>
            <w:bottom w:val="none" w:sz="0" w:space="0" w:color="auto"/>
            <w:right w:val="none" w:sz="0" w:space="0" w:color="auto"/>
          </w:divBdr>
        </w:div>
        <w:div w:id="1527016118">
          <w:marLeft w:val="640"/>
          <w:marRight w:val="0"/>
          <w:marTop w:val="0"/>
          <w:marBottom w:val="0"/>
          <w:divBdr>
            <w:top w:val="none" w:sz="0" w:space="0" w:color="auto"/>
            <w:left w:val="none" w:sz="0" w:space="0" w:color="auto"/>
            <w:bottom w:val="none" w:sz="0" w:space="0" w:color="auto"/>
            <w:right w:val="none" w:sz="0" w:space="0" w:color="auto"/>
          </w:divBdr>
        </w:div>
        <w:div w:id="1840929162">
          <w:marLeft w:val="640"/>
          <w:marRight w:val="0"/>
          <w:marTop w:val="0"/>
          <w:marBottom w:val="0"/>
          <w:divBdr>
            <w:top w:val="none" w:sz="0" w:space="0" w:color="auto"/>
            <w:left w:val="none" w:sz="0" w:space="0" w:color="auto"/>
            <w:bottom w:val="none" w:sz="0" w:space="0" w:color="auto"/>
            <w:right w:val="none" w:sz="0" w:space="0" w:color="auto"/>
          </w:divBdr>
        </w:div>
        <w:div w:id="652372216">
          <w:marLeft w:val="640"/>
          <w:marRight w:val="0"/>
          <w:marTop w:val="0"/>
          <w:marBottom w:val="0"/>
          <w:divBdr>
            <w:top w:val="none" w:sz="0" w:space="0" w:color="auto"/>
            <w:left w:val="none" w:sz="0" w:space="0" w:color="auto"/>
            <w:bottom w:val="none" w:sz="0" w:space="0" w:color="auto"/>
            <w:right w:val="none" w:sz="0" w:space="0" w:color="auto"/>
          </w:divBdr>
        </w:div>
        <w:div w:id="252595194">
          <w:marLeft w:val="640"/>
          <w:marRight w:val="0"/>
          <w:marTop w:val="0"/>
          <w:marBottom w:val="0"/>
          <w:divBdr>
            <w:top w:val="none" w:sz="0" w:space="0" w:color="auto"/>
            <w:left w:val="none" w:sz="0" w:space="0" w:color="auto"/>
            <w:bottom w:val="none" w:sz="0" w:space="0" w:color="auto"/>
            <w:right w:val="none" w:sz="0" w:space="0" w:color="auto"/>
          </w:divBdr>
        </w:div>
        <w:div w:id="1642268445">
          <w:marLeft w:val="640"/>
          <w:marRight w:val="0"/>
          <w:marTop w:val="0"/>
          <w:marBottom w:val="0"/>
          <w:divBdr>
            <w:top w:val="none" w:sz="0" w:space="0" w:color="auto"/>
            <w:left w:val="none" w:sz="0" w:space="0" w:color="auto"/>
            <w:bottom w:val="none" w:sz="0" w:space="0" w:color="auto"/>
            <w:right w:val="none" w:sz="0" w:space="0" w:color="auto"/>
          </w:divBdr>
        </w:div>
        <w:div w:id="1808891875">
          <w:marLeft w:val="640"/>
          <w:marRight w:val="0"/>
          <w:marTop w:val="0"/>
          <w:marBottom w:val="0"/>
          <w:divBdr>
            <w:top w:val="none" w:sz="0" w:space="0" w:color="auto"/>
            <w:left w:val="none" w:sz="0" w:space="0" w:color="auto"/>
            <w:bottom w:val="none" w:sz="0" w:space="0" w:color="auto"/>
            <w:right w:val="none" w:sz="0" w:space="0" w:color="auto"/>
          </w:divBdr>
        </w:div>
        <w:div w:id="1556623811">
          <w:marLeft w:val="640"/>
          <w:marRight w:val="0"/>
          <w:marTop w:val="0"/>
          <w:marBottom w:val="0"/>
          <w:divBdr>
            <w:top w:val="none" w:sz="0" w:space="0" w:color="auto"/>
            <w:left w:val="none" w:sz="0" w:space="0" w:color="auto"/>
            <w:bottom w:val="none" w:sz="0" w:space="0" w:color="auto"/>
            <w:right w:val="none" w:sz="0" w:space="0" w:color="auto"/>
          </w:divBdr>
        </w:div>
        <w:div w:id="724648352">
          <w:marLeft w:val="640"/>
          <w:marRight w:val="0"/>
          <w:marTop w:val="0"/>
          <w:marBottom w:val="0"/>
          <w:divBdr>
            <w:top w:val="none" w:sz="0" w:space="0" w:color="auto"/>
            <w:left w:val="none" w:sz="0" w:space="0" w:color="auto"/>
            <w:bottom w:val="none" w:sz="0" w:space="0" w:color="auto"/>
            <w:right w:val="none" w:sz="0" w:space="0" w:color="auto"/>
          </w:divBdr>
        </w:div>
        <w:div w:id="609362338">
          <w:marLeft w:val="640"/>
          <w:marRight w:val="0"/>
          <w:marTop w:val="0"/>
          <w:marBottom w:val="0"/>
          <w:divBdr>
            <w:top w:val="none" w:sz="0" w:space="0" w:color="auto"/>
            <w:left w:val="none" w:sz="0" w:space="0" w:color="auto"/>
            <w:bottom w:val="none" w:sz="0" w:space="0" w:color="auto"/>
            <w:right w:val="none" w:sz="0" w:space="0" w:color="auto"/>
          </w:divBdr>
        </w:div>
        <w:div w:id="1758165233">
          <w:marLeft w:val="640"/>
          <w:marRight w:val="0"/>
          <w:marTop w:val="0"/>
          <w:marBottom w:val="0"/>
          <w:divBdr>
            <w:top w:val="none" w:sz="0" w:space="0" w:color="auto"/>
            <w:left w:val="none" w:sz="0" w:space="0" w:color="auto"/>
            <w:bottom w:val="none" w:sz="0" w:space="0" w:color="auto"/>
            <w:right w:val="none" w:sz="0" w:space="0" w:color="auto"/>
          </w:divBdr>
        </w:div>
        <w:div w:id="1752267133">
          <w:marLeft w:val="640"/>
          <w:marRight w:val="0"/>
          <w:marTop w:val="0"/>
          <w:marBottom w:val="0"/>
          <w:divBdr>
            <w:top w:val="none" w:sz="0" w:space="0" w:color="auto"/>
            <w:left w:val="none" w:sz="0" w:space="0" w:color="auto"/>
            <w:bottom w:val="none" w:sz="0" w:space="0" w:color="auto"/>
            <w:right w:val="none" w:sz="0" w:space="0" w:color="auto"/>
          </w:divBdr>
        </w:div>
        <w:div w:id="1244341935">
          <w:marLeft w:val="640"/>
          <w:marRight w:val="0"/>
          <w:marTop w:val="0"/>
          <w:marBottom w:val="0"/>
          <w:divBdr>
            <w:top w:val="none" w:sz="0" w:space="0" w:color="auto"/>
            <w:left w:val="none" w:sz="0" w:space="0" w:color="auto"/>
            <w:bottom w:val="none" w:sz="0" w:space="0" w:color="auto"/>
            <w:right w:val="none" w:sz="0" w:space="0" w:color="auto"/>
          </w:divBdr>
        </w:div>
        <w:div w:id="595601391">
          <w:marLeft w:val="640"/>
          <w:marRight w:val="0"/>
          <w:marTop w:val="0"/>
          <w:marBottom w:val="0"/>
          <w:divBdr>
            <w:top w:val="none" w:sz="0" w:space="0" w:color="auto"/>
            <w:left w:val="none" w:sz="0" w:space="0" w:color="auto"/>
            <w:bottom w:val="none" w:sz="0" w:space="0" w:color="auto"/>
            <w:right w:val="none" w:sz="0" w:space="0" w:color="auto"/>
          </w:divBdr>
        </w:div>
        <w:div w:id="2108425352">
          <w:marLeft w:val="640"/>
          <w:marRight w:val="0"/>
          <w:marTop w:val="0"/>
          <w:marBottom w:val="0"/>
          <w:divBdr>
            <w:top w:val="none" w:sz="0" w:space="0" w:color="auto"/>
            <w:left w:val="none" w:sz="0" w:space="0" w:color="auto"/>
            <w:bottom w:val="none" w:sz="0" w:space="0" w:color="auto"/>
            <w:right w:val="none" w:sz="0" w:space="0" w:color="auto"/>
          </w:divBdr>
        </w:div>
        <w:div w:id="1886872525">
          <w:marLeft w:val="640"/>
          <w:marRight w:val="0"/>
          <w:marTop w:val="0"/>
          <w:marBottom w:val="0"/>
          <w:divBdr>
            <w:top w:val="none" w:sz="0" w:space="0" w:color="auto"/>
            <w:left w:val="none" w:sz="0" w:space="0" w:color="auto"/>
            <w:bottom w:val="none" w:sz="0" w:space="0" w:color="auto"/>
            <w:right w:val="none" w:sz="0" w:space="0" w:color="auto"/>
          </w:divBdr>
        </w:div>
        <w:div w:id="1651246153">
          <w:marLeft w:val="640"/>
          <w:marRight w:val="0"/>
          <w:marTop w:val="0"/>
          <w:marBottom w:val="0"/>
          <w:divBdr>
            <w:top w:val="none" w:sz="0" w:space="0" w:color="auto"/>
            <w:left w:val="none" w:sz="0" w:space="0" w:color="auto"/>
            <w:bottom w:val="none" w:sz="0" w:space="0" w:color="auto"/>
            <w:right w:val="none" w:sz="0" w:space="0" w:color="auto"/>
          </w:divBdr>
        </w:div>
        <w:div w:id="1840197225">
          <w:marLeft w:val="640"/>
          <w:marRight w:val="0"/>
          <w:marTop w:val="0"/>
          <w:marBottom w:val="0"/>
          <w:divBdr>
            <w:top w:val="none" w:sz="0" w:space="0" w:color="auto"/>
            <w:left w:val="none" w:sz="0" w:space="0" w:color="auto"/>
            <w:bottom w:val="none" w:sz="0" w:space="0" w:color="auto"/>
            <w:right w:val="none" w:sz="0" w:space="0" w:color="auto"/>
          </w:divBdr>
        </w:div>
        <w:div w:id="80225246">
          <w:marLeft w:val="640"/>
          <w:marRight w:val="0"/>
          <w:marTop w:val="0"/>
          <w:marBottom w:val="0"/>
          <w:divBdr>
            <w:top w:val="none" w:sz="0" w:space="0" w:color="auto"/>
            <w:left w:val="none" w:sz="0" w:space="0" w:color="auto"/>
            <w:bottom w:val="none" w:sz="0" w:space="0" w:color="auto"/>
            <w:right w:val="none" w:sz="0" w:space="0" w:color="auto"/>
          </w:divBdr>
        </w:div>
        <w:div w:id="149060208">
          <w:marLeft w:val="640"/>
          <w:marRight w:val="0"/>
          <w:marTop w:val="0"/>
          <w:marBottom w:val="0"/>
          <w:divBdr>
            <w:top w:val="none" w:sz="0" w:space="0" w:color="auto"/>
            <w:left w:val="none" w:sz="0" w:space="0" w:color="auto"/>
            <w:bottom w:val="none" w:sz="0" w:space="0" w:color="auto"/>
            <w:right w:val="none" w:sz="0" w:space="0" w:color="auto"/>
          </w:divBdr>
        </w:div>
        <w:div w:id="1268809658">
          <w:marLeft w:val="640"/>
          <w:marRight w:val="0"/>
          <w:marTop w:val="0"/>
          <w:marBottom w:val="0"/>
          <w:divBdr>
            <w:top w:val="none" w:sz="0" w:space="0" w:color="auto"/>
            <w:left w:val="none" w:sz="0" w:space="0" w:color="auto"/>
            <w:bottom w:val="none" w:sz="0" w:space="0" w:color="auto"/>
            <w:right w:val="none" w:sz="0" w:space="0" w:color="auto"/>
          </w:divBdr>
        </w:div>
        <w:div w:id="1077366800">
          <w:marLeft w:val="640"/>
          <w:marRight w:val="0"/>
          <w:marTop w:val="0"/>
          <w:marBottom w:val="0"/>
          <w:divBdr>
            <w:top w:val="none" w:sz="0" w:space="0" w:color="auto"/>
            <w:left w:val="none" w:sz="0" w:space="0" w:color="auto"/>
            <w:bottom w:val="none" w:sz="0" w:space="0" w:color="auto"/>
            <w:right w:val="none" w:sz="0" w:space="0" w:color="auto"/>
          </w:divBdr>
        </w:div>
        <w:div w:id="185103707">
          <w:marLeft w:val="640"/>
          <w:marRight w:val="0"/>
          <w:marTop w:val="0"/>
          <w:marBottom w:val="0"/>
          <w:divBdr>
            <w:top w:val="none" w:sz="0" w:space="0" w:color="auto"/>
            <w:left w:val="none" w:sz="0" w:space="0" w:color="auto"/>
            <w:bottom w:val="none" w:sz="0" w:space="0" w:color="auto"/>
            <w:right w:val="none" w:sz="0" w:space="0" w:color="auto"/>
          </w:divBdr>
        </w:div>
        <w:div w:id="1271939323">
          <w:marLeft w:val="640"/>
          <w:marRight w:val="0"/>
          <w:marTop w:val="0"/>
          <w:marBottom w:val="0"/>
          <w:divBdr>
            <w:top w:val="none" w:sz="0" w:space="0" w:color="auto"/>
            <w:left w:val="none" w:sz="0" w:space="0" w:color="auto"/>
            <w:bottom w:val="none" w:sz="0" w:space="0" w:color="auto"/>
            <w:right w:val="none" w:sz="0" w:space="0" w:color="auto"/>
          </w:divBdr>
        </w:div>
        <w:div w:id="114299530">
          <w:marLeft w:val="640"/>
          <w:marRight w:val="0"/>
          <w:marTop w:val="0"/>
          <w:marBottom w:val="0"/>
          <w:divBdr>
            <w:top w:val="none" w:sz="0" w:space="0" w:color="auto"/>
            <w:left w:val="none" w:sz="0" w:space="0" w:color="auto"/>
            <w:bottom w:val="none" w:sz="0" w:space="0" w:color="auto"/>
            <w:right w:val="none" w:sz="0" w:space="0" w:color="auto"/>
          </w:divBdr>
        </w:div>
        <w:div w:id="1380741385">
          <w:marLeft w:val="640"/>
          <w:marRight w:val="0"/>
          <w:marTop w:val="0"/>
          <w:marBottom w:val="0"/>
          <w:divBdr>
            <w:top w:val="none" w:sz="0" w:space="0" w:color="auto"/>
            <w:left w:val="none" w:sz="0" w:space="0" w:color="auto"/>
            <w:bottom w:val="none" w:sz="0" w:space="0" w:color="auto"/>
            <w:right w:val="none" w:sz="0" w:space="0" w:color="auto"/>
          </w:divBdr>
        </w:div>
        <w:div w:id="326059851">
          <w:marLeft w:val="640"/>
          <w:marRight w:val="0"/>
          <w:marTop w:val="0"/>
          <w:marBottom w:val="0"/>
          <w:divBdr>
            <w:top w:val="none" w:sz="0" w:space="0" w:color="auto"/>
            <w:left w:val="none" w:sz="0" w:space="0" w:color="auto"/>
            <w:bottom w:val="none" w:sz="0" w:space="0" w:color="auto"/>
            <w:right w:val="none" w:sz="0" w:space="0" w:color="auto"/>
          </w:divBdr>
        </w:div>
        <w:div w:id="738331650">
          <w:marLeft w:val="640"/>
          <w:marRight w:val="0"/>
          <w:marTop w:val="0"/>
          <w:marBottom w:val="0"/>
          <w:divBdr>
            <w:top w:val="none" w:sz="0" w:space="0" w:color="auto"/>
            <w:left w:val="none" w:sz="0" w:space="0" w:color="auto"/>
            <w:bottom w:val="none" w:sz="0" w:space="0" w:color="auto"/>
            <w:right w:val="none" w:sz="0" w:space="0" w:color="auto"/>
          </w:divBdr>
        </w:div>
        <w:div w:id="1110275653">
          <w:marLeft w:val="640"/>
          <w:marRight w:val="0"/>
          <w:marTop w:val="0"/>
          <w:marBottom w:val="0"/>
          <w:divBdr>
            <w:top w:val="none" w:sz="0" w:space="0" w:color="auto"/>
            <w:left w:val="none" w:sz="0" w:space="0" w:color="auto"/>
            <w:bottom w:val="none" w:sz="0" w:space="0" w:color="auto"/>
            <w:right w:val="none" w:sz="0" w:space="0" w:color="auto"/>
          </w:divBdr>
        </w:div>
        <w:div w:id="1715427711">
          <w:marLeft w:val="640"/>
          <w:marRight w:val="0"/>
          <w:marTop w:val="0"/>
          <w:marBottom w:val="0"/>
          <w:divBdr>
            <w:top w:val="none" w:sz="0" w:space="0" w:color="auto"/>
            <w:left w:val="none" w:sz="0" w:space="0" w:color="auto"/>
            <w:bottom w:val="none" w:sz="0" w:space="0" w:color="auto"/>
            <w:right w:val="none" w:sz="0" w:space="0" w:color="auto"/>
          </w:divBdr>
        </w:div>
        <w:div w:id="264964202">
          <w:marLeft w:val="640"/>
          <w:marRight w:val="0"/>
          <w:marTop w:val="0"/>
          <w:marBottom w:val="0"/>
          <w:divBdr>
            <w:top w:val="none" w:sz="0" w:space="0" w:color="auto"/>
            <w:left w:val="none" w:sz="0" w:space="0" w:color="auto"/>
            <w:bottom w:val="none" w:sz="0" w:space="0" w:color="auto"/>
            <w:right w:val="none" w:sz="0" w:space="0" w:color="auto"/>
          </w:divBdr>
        </w:div>
        <w:div w:id="1633366002">
          <w:marLeft w:val="640"/>
          <w:marRight w:val="0"/>
          <w:marTop w:val="0"/>
          <w:marBottom w:val="0"/>
          <w:divBdr>
            <w:top w:val="none" w:sz="0" w:space="0" w:color="auto"/>
            <w:left w:val="none" w:sz="0" w:space="0" w:color="auto"/>
            <w:bottom w:val="none" w:sz="0" w:space="0" w:color="auto"/>
            <w:right w:val="none" w:sz="0" w:space="0" w:color="auto"/>
          </w:divBdr>
        </w:div>
        <w:div w:id="2093234347">
          <w:marLeft w:val="640"/>
          <w:marRight w:val="0"/>
          <w:marTop w:val="0"/>
          <w:marBottom w:val="0"/>
          <w:divBdr>
            <w:top w:val="none" w:sz="0" w:space="0" w:color="auto"/>
            <w:left w:val="none" w:sz="0" w:space="0" w:color="auto"/>
            <w:bottom w:val="none" w:sz="0" w:space="0" w:color="auto"/>
            <w:right w:val="none" w:sz="0" w:space="0" w:color="auto"/>
          </w:divBdr>
        </w:div>
        <w:div w:id="59521824">
          <w:marLeft w:val="640"/>
          <w:marRight w:val="0"/>
          <w:marTop w:val="0"/>
          <w:marBottom w:val="0"/>
          <w:divBdr>
            <w:top w:val="none" w:sz="0" w:space="0" w:color="auto"/>
            <w:left w:val="none" w:sz="0" w:space="0" w:color="auto"/>
            <w:bottom w:val="none" w:sz="0" w:space="0" w:color="auto"/>
            <w:right w:val="none" w:sz="0" w:space="0" w:color="auto"/>
          </w:divBdr>
        </w:div>
        <w:div w:id="1568997851">
          <w:marLeft w:val="640"/>
          <w:marRight w:val="0"/>
          <w:marTop w:val="0"/>
          <w:marBottom w:val="0"/>
          <w:divBdr>
            <w:top w:val="none" w:sz="0" w:space="0" w:color="auto"/>
            <w:left w:val="none" w:sz="0" w:space="0" w:color="auto"/>
            <w:bottom w:val="none" w:sz="0" w:space="0" w:color="auto"/>
            <w:right w:val="none" w:sz="0" w:space="0" w:color="auto"/>
          </w:divBdr>
        </w:div>
        <w:div w:id="1027561029">
          <w:marLeft w:val="640"/>
          <w:marRight w:val="0"/>
          <w:marTop w:val="0"/>
          <w:marBottom w:val="0"/>
          <w:divBdr>
            <w:top w:val="none" w:sz="0" w:space="0" w:color="auto"/>
            <w:left w:val="none" w:sz="0" w:space="0" w:color="auto"/>
            <w:bottom w:val="none" w:sz="0" w:space="0" w:color="auto"/>
            <w:right w:val="none" w:sz="0" w:space="0" w:color="auto"/>
          </w:divBdr>
        </w:div>
        <w:div w:id="1218084757">
          <w:marLeft w:val="640"/>
          <w:marRight w:val="0"/>
          <w:marTop w:val="0"/>
          <w:marBottom w:val="0"/>
          <w:divBdr>
            <w:top w:val="none" w:sz="0" w:space="0" w:color="auto"/>
            <w:left w:val="none" w:sz="0" w:space="0" w:color="auto"/>
            <w:bottom w:val="none" w:sz="0" w:space="0" w:color="auto"/>
            <w:right w:val="none" w:sz="0" w:space="0" w:color="auto"/>
          </w:divBdr>
        </w:div>
        <w:div w:id="545146899">
          <w:marLeft w:val="640"/>
          <w:marRight w:val="0"/>
          <w:marTop w:val="0"/>
          <w:marBottom w:val="0"/>
          <w:divBdr>
            <w:top w:val="none" w:sz="0" w:space="0" w:color="auto"/>
            <w:left w:val="none" w:sz="0" w:space="0" w:color="auto"/>
            <w:bottom w:val="none" w:sz="0" w:space="0" w:color="auto"/>
            <w:right w:val="none" w:sz="0" w:space="0" w:color="auto"/>
          </w:divBdr>
        </w:div>
      </w:divsChild>
    </w:div>
    <w:div w:id="789977289">
      <w:bodyDiv w:val="1"/>
      <w:marLeft w:val="0"/>
      <w:marRight w:val="0"/>
      <w:marTop w:val="0"/>
      <w:marBottom w:val="0"/>
      <w:divBdr>
        <w:top w:val="none" w:sz="0" w:space="0" w:color="auto"/>
        <w:left w:val="none" w:sz="0" w:space="0" w:color="auto"/>
        <w:bottom w:val="none" w:sz="0" w:space="0" w:color="auto"/>
        <w:right w:val="none" w:sz="0" w:space="0" w:color="auto"/>
      </w:divBdr>
      <w:divsChild>
        <w:div w:id="1283851875">
          <w:marLeft w:val="640"/>
          <w:marRight w:val="0"/>
          <w:marTop w:val="0"/>
          <w:marBottom w:val="0"/>
          <w:divBdr>
            <w:top w:val="none" w:sz="0" w:space="0" w:color="auto"/>
            <w:left w:val="none" w:sz="0" w:space="0" w:color="auto"/>
            <w:bottom w:val="none" w:sz="0" w:space="0" w:color="auto"/>
            <w:right w:val="none" w:sz="0" w:space="0" w:color="auto"/>
          </w:divBdr>
        </w:div>
        <w:div w:id="336619706">
          <w:marLeft w:val="640"/>
          <w:marRight w:val="0"/>
          <w:marTop w:val="0"/>
          <w:marBottom w:val="0"/>
          <w:divBdr>
            <w:top w:val="none" w:sz="0" w:space="0" w:color="auto"/>
            <w:left w:val="none" w:sz="0" w:space="0" w:color="auto"/>
            <w:bottom w:val="none" w:sz="0" w:space="0" w:color="auto"/>
            <w:right w:val="none" w:sz="0" w:space="0" w:color="auto"/>
          </w:divBdr>
        </w:div>
        <w:div w:id="1240095029">
          <w:marLeft w:val="640"/>
          <w:marRight w:val="0"/>
          <w:marTop w:val="0"/>
          <w:marBottom w:val="0"/>
          <w:divBdr>
            <w:top w:val="none" w:sz="0" w:space="0" w:color="auto"/>
            <w:left w:val="none" w:sz="0" w:space="0" w:color="auto"/>
            <w:bottom w:val="none" w:sz="0" w:space="0" w:color="auto"/>
            <w:right w:val="none" w:sz="0" w:space="0" w:color="auto"/>
          </w:divBdr>
        </w:div>
        <w:div w:id="2033532909">
          <w:marLeft w:val="640"/>
          <w:marRight w:val="0"/>
          <w:marTop w:val="0"/>
          <w:marBottom w:val="0"/>
          <w:divBdr>
            <w:top w:val="none" w:sz="0" w:space="0" w:color="auto"/>
            <w:left w:val="none" w:sz="0" w:space="0" w:color="auto"/>
            <w:bottom w:val="none" w:sz="0" w:space="0" w:color="auto"/>
            <w:right w:val="none" w:sz="0" w:space="0" w:color="auto"/>
          </w:divBdr>
        </w:div>
        <w:div w:id="312805340">
          <w:marLeft w:val="640"/>
          <w:marRight w:val="0"/>
          <w:marTop w:val="0"/>
          <w:marBottom w:val="0"/>
          <w:divBdr>
            <w:top w:val="none" w:sz="0" w:space="0" w:color="auto"/>
            <w:left w:val="none" w:sz="0" w:space="0" w:color="auto"/>
            <w:bottom w:val="none" w:sz="0" w:space="0" w:color="auto"/>
            <w:right w:val="none" w:sz="0" w:space="0" w:color="auto"/>
          </w:divBdr>
        </w:div>
        <w:div w:id="114178020">
          <w:marLeft w:val="640"/>
          <w:marRight w:val="0"/>
          <w:marTop w:val="0"/>
          <w:marBottom w:val="0"/>
          <w:divBdr>
            <w:top w:val="none" w:sz="0" w:space="0" w:color="auto"/>
            <w:left w:val="none" w:sz="0" w:space="0" w:color="auto"/>
            <w:bottom w:val="none" w:sz="0" w:space="0" w:color="auto"/>
            <w:right w:val="none" w:sz="0" w:space="0" w:color="auto"/>
          </w:divBdr>
        </w:div>
        <w:div w:id="1101994460">
          <w:marLeft w:val="640"/>
          <w:marRight w:val="0"/>
          <w:marTop w:val="0"/>
          <w:marBottom w:val="0"/>
          <w:divBdr>
            <w:top w:val="none" w:sz="0" w:space="0" w:color="auto"/>
            <w:left w:val="none" w:sz="0" w:space="0" w:color="auto"/>
            <w:bottom w:val="none" w:sz="0" w:space="0" w:color="auto"/>
            <w:right w:val="none" w:sz="0" w:space="0" w:color="auto"/>
          </w:divBdr>
        </w:div>
        <w:div w:id="186454190">
          <w:marLeft w:val="640"/>
          <w:marRight w:val="0"/>
          <w:marTop w:val="0"/>
          <w:marBottom w:val="0"/>
          <w:divBdr>
            <w:top w:val="none" w:sz="0" w:space="0" w:color="auto"/>
            <w:left w:val="none" w:sz="0" w:space="0" w:color="auto"/>
            <w:bottom w:val="none" w:sz="0" w:space="0" w:color="auto"/>
            <w:right w:val="none" w:sz="0" w:space="0" w:color="auto"/>
          </w:divBdr>
        </w:div>
        <w:div w:id="1900941833">
          <w:marLeft w:val="640"/>
          <w:marRight w:val="0"/>
          <w:marTop w:val="0"/>
          <w:marBottom w:val="0"/>
          <w:divBdr>
            <w:top w:val="none" w:sz="0" w:space="0" w:color="auto"/>
            <w:left w:val="none" w:sz="0" w:space="0" w:color="auto"/>
            <w:bottom w:val="none" w:sz="0" w:space="0" w:color="auto"/>
            <w:right w:val="none" w:sz="0" w:space="0" w:color="auto"/>
          </w:divBdr>
        </w:div>
        <w:div w:id="1891259710">
          <w:marLeft w:val="640"/>
          <w:marRight w:val="0"/>
          <w:marTop w:val="0"/>
          <w:marBottom w:val="0"/>
          <w:divBdr>
            <w:top w:val="none" w:sz="0" w:space="0" w:color="auto"/>
            <w:left w:val="none" w:sz="0" w:space="0" w:color="auto"/>
            <w:bottom w:val="none" w:sz="0" w:space="0" w:color="auto"/>
            <w:right w:val="none" w:sz="0" w:space="0" w:color="auto"/>
          </w:divBdr>
        </w:div>
        <w:div w:id="1286346156">
          <w:marLeft w:val="640"/>
          <w:marRight w:val="0"/>
          <w:marTop w:val="0"/>
          <w:marBottom w:val="0"/>
          <w:divBdr>
            <w:top w:val="none" w:sz="0" w:space="0" w:color="auto"/>
            <w:left w:val="none" w:sz="0" w:space="0" w:color="auto"/>
            <w:bottom w:val="none" w:sz="0" w:space="0" w:color="auto"/>
            <w:right w:val="none" w:sz="0" w:space="0" w:color="auto"/>
          </w:divBdr>
        </w:div>
        <w:div w:id="2027975750">
          <w:marLeft w:val="640"/>
          <w:marRight w:val="0"/>
          <w:marTop w:val="0"/>
          <w:marBottom w:val="0"/>
          <w:divBdr>
            <w:top w:val="none" w:sz="0" w:space="0" w:color="auto"/>
            <w:left w:val="none" w:sz="0" w:space="0" w:color="auto"/>
            <w:bottom w:val="none" w:sz="0" w:space="0" w:color="auto"/>
            <w:right w:val="none" w:sz="0" w:space="0" w:color="auto"/>
          </w:divBdr>
        </w:div>
        <w:div w:id="1076854097">
          <w:marLeft w:val="640"/>
          <w:marRight w:val="0"/>
          <w:marTop w:val="0"/>
          <w:marBottom w:val="0"/>
          <w:divBdr>
            <w:top w:val="none" w:sz="0" w:space="0" w:color="auto"/>
            <w:left w:val="none" w:sz="0" w:space="0" w:color="auto"/>
            <w:bottom w:val="none" w:sz="0" w:space="0" w:color="auto"/>
            <w:right w:val="none" w:sz="0" w:space="0" w:color="auto"/>
          </w:divBdr>
        </w:div>
        <w:div w:id="872159251">
          <w:marLeft w:val="640"/>
          <w:marRight w:val="0"/>
          <w:marTop w:val="0"/>
          <w:marBottom w:val="0"/>
          <w:divBdr>
            <w:top w:val="none" w:sz="0" w:space="0" w:color="auto"/>
            <w:left w:val="none" w:sz="0" w:space="0" w:color="auto"/>
            <w:bottom w:val="none" w:sz="0" w:space="0" w:color="auto"/>
            <w:right w:val="none" w:sz="0" w:space="0" w:color="auto"/>
          </w:divBdr>
        </w:div>
        <w:div w:id="628317853">
          <w:marLeft w:val="640"/>
          <w:marRight w:val="0"/>
          <w:marTop w:val="0"/>
          <w:marBottom w:val="0"/>
          <w:divBdr>
            <w:top w:val="none" w:sz="0" w:space="0" w:color="auto"/>
            <w:left w:val="none" w:sz="0" w:space="0" w:color="auto"/>
            <w:bottom w:val="none" w:sz="0" w:space="0" w:color="auto"/>
            <w:right w:val="none" w:sz="0" w:space="0" w:color="auto"/>
          </w:divBdr>
        </w:div>
        <w:div w:id="1206135159">
          <w:marLeft w:val="640"/>
          <w:marRight w:val="0"/>
          <w:marTop w:val="0"/>
          <w:marBottom w:val="0"/>
          <w:divBdr>
            <w:top w:val="none" w:sz="0" w:space="0" w:color="auto"/>
            <w:left w:val="none" w:sz="0" w:space="0" w:color="auto"/>
            <w:bottom w:val="none" w:sz="0" w:space="0" w:color="auto"/>
            <w:right w:val="none" w:sz="0" w:space="0" w:color="auto"/>
          </w:divBdr>
        </w:div>
        <w:div w:id="1547526233">
          <w:marLeft w:val="640"/>
          <w:marRight w:val="0"/>
          <w:marTop w:val="0"/>
          <w:marBottom w:val="0"/>
          <w:divBdr>
            <w:top w:val="none" w:sz="0" w:space="0" w:color="auto"/>
            <w:left w:val="none" w:sz="0" w:space="0" w:color="auto"/>
            <w:bottom w:val="none" w:sz="0" w:space="0" w:color="auto"/>
            <w:right w:val="none" w:sz="0" w:space="0" w:color="auto"/>
          </w:divBdr>
        </w:div>
        <w:div w:id="1590238043">
          <w:marLeft w:val="640"/>
          <w:marRight w:val="0"/>
          <w:marTop w:val="0"/>
          <w:marBottom w:val="0"/>
          <w:divBdr>
            <w:top w:val="none" w:sz="0" w:space="0" w:color="auto"/>
            <w:left w:val="none" w:sz="0" w:space="0" w:color="auto"/>
            <w:bottom w:val="none" w:sz="0" w:space="0" w:color="auto"/>
            <w:right w:val="none" w:sz="0" w:space="0" w:color="auto"/>
          </w:divBdr>
        </w:div>
        <w:div w:id="175309927">
          <w:marLeft w:val="640"/>
          <w:marRight w:val="0"/>
          <w:marTop w:val="0"/>
          <w:marBottom w:val="0"/>
          <w:divBdr>
            <w:top w:val="none" w:sz="0" w:space="0" w:color="auto"/>
            <w:left w:val="none" w:sz="0" w:space="0" w:color="auto"/>
            <w:bottom w:val="none" w:sz="0" w:space="0" w:color="auto"/>
            <w:right w:val="none" w:sz="0" w:space="0" w:color="auto"/>
          </w:divBdr>
        </w:div>
        <w:div w:id="1555458617">
          <w:marLeft w:val="640"/>
          <w:marRight w:val="0"/>
          <w:marTop w:val="0"/>
          <w:marBottom w:val="0"/>
          <w:divBdr>
            <w:top w:val="none" w:sz="0" w:space="0" w:color="auto"/>
            <w:left w:val="none" w:sz="0" w:space="0" w:color="auto"/>
            <w:bottom w:val="none" w:sz="0" w:space="0" w:color="auto"/>
            <w:right w:val="none" w:sz="0" w:space="0" w:color="auto"/>
          </w:divBdr>
        </w:div>
        <w:div w:id="1138183305">
          <w:marLeft w:val="640"/>
          <w:marRight w:val="0"/>
          <w:marTop w:val="0"/>
          <w:marBottom w:val="0"/>
          <w:divBdr>
            <w:top w:val="none" w:sz="0" w:space="0" w:color="auto"/>
            <w:left w:val="none" w:sz="0" w:space="0" w:color="auto"/>
            <w:bottom w:val="none" w:sz="0" w:space="0" w:color="auto"/>
            <w:right w:val="none" w:sz="0" w:space="0" w:color="auto"/>
          </w:divBdr>
        </w:div>
        <w:div w:id="1060833699">
          <w:marLeft w:val="640"/>
          <w:marRight w:val="0"/>
          <w:marTop w:val="0"/>
          <w:marBottom w:val="0"/>
          <w:divBdr>
            <w:top w:val="none" w:sz="0" w:space="0" w:color="auto"/>
            <w:left w:val="none" w:sz="0" w:space="0" w:color="auto"/>
            <w:bottom w:val="none" w:sz="0" w:space="0" w:color="auto"/>
            <w:right w:val="none" w:sz="0" w:space="0" w:color="auto"/>
          </w:divBdr>
        </w:div>
        <w:div w:id="1239632621">
          <w:marLeft w:val="640"/>
          <w:marRight w:val="0"/>
          <w:marTop w:val="0"/>
          <w:marBottom w:val="0"/>
          <w:divBdr>
            <w:top w:val="none" w:sz="0" w:space="0" w:color="auto"/>
            <w:left w:val="none" w:sz="0" w:space="0" w:color="auto"/>
            <w:bottom w:val="none" w:sz="0" w:space="0" w:color="auto"/>
            <w:right w:val="none" w:sz="0" w:space="0" w:color="auto"/>
          </w:divBdr>
        </w:div>
        <w:div w:id="338240118">
          <w:marLeft w:val="640"/>
          <w:marRight w:val="0"/>
          <w:marTop w:val="0"/>
          <w:marBottom w:val="0"/>
          <w:divBdr>
            <w:top w:val="none" w:sz="0" w:space="0" w:color="auto"/>
            <w:left w:val="none" w:sz="0" w:space="0" w:color="auto"/>
            <w:bottom w:val="none" w:sz="0" w:space="0" w:color="auto"/>
            <w:right w:val="none" w:sz="0" w:space="0" w:color="auto"/>
          </w:divBdr>
        </w:div>
        <w:div w:id="728505125">
          <w:marLeft w:val="640"/>
          <w:marRight w:val="0"/>
          <w:marTop w:val="0"/>
          <w:marBottom w:val="0"/>
          <w:divBdr>
            <w:top w:val="none" w:sz="0" w:space="0" w:color="auto"/>
            <w:left w:val="none" w:sz="0" w:space="0" w:color="auto"/>
            <w:bottom w:val="none" w:sz="0" w:space="0" w:color="auto"/>
            <w:right w:val="none" w:sz="0" w:space="0" w:color="auto"/>
          </w:divBdr>
        </w:div>
        <w:div w:id="1879511374">
          <w:marLeft w:val="640"/>
          <w:marRight w:val="0"/>
          <w:marTop w:val="0"/>
          <w:marBottom w:val="0"/>
          <w:divBdr>
            <w:top w:val="none" w:sz="0" w:space="0" w:color="auto"/>
            <w:left w:val="none" w:sz="0" w:space="0" w:color="auto"/>
            <w:bottom w:val="none" w:sz="0" w:space="0" w:color="auto"/>
            <w:right w:val="none" w:sz="0" w:space="0" w:color="auto"/>
          </w:divBdr>
        </w:div>
        <w:div w:id="1735814967">
          <w:marLeft w:val="640"/>
          <w:marRight w:val="0"/>
          <w:marTop w:val="0"/>
          <w:marBottom w:val="0"/>
          <w:divBdr>
            <w:top w:val="none" w:sz="0" w:space="0" w:color="auto"/>
            <w:left w:val="none" w:sz="0" w:space="0" w:color="auto"/>
            <w:bottom w:val="none" w:sz="0" w:space="0" w:color="auto"/>
            <w:right w:val="none" w:sz="0" w:space="0" w:color="auto"/>
          </w:divBdr>
        </w:div>
        <w:div w:id="885290218">
          <w:marLeft w:val="640"/>
          <w:marRight w:val="0"/>
          <w:marTop w:val="0"/>
          <w:marBottom w:val="0"/>
          <w:divBdr>
            <w:top w:val="none" w:sz="0" w:space="0" w:color="auto"/>
            <w:left w:val="none" w:sz="0" w:space="0" w:color="auto"/>
            <w:bottom w:val="none" w:sz="0" w:space="0" w:color="auto"/>
            <w:right w:val="none" w:sz="0" w:space="0" w:color="auto"/>
          </w:divBdr>
        </w:div>
        <w:div w:id="1676566968">
          <w:marLeft w:val="640"/>
          <w:marRight w:val="0"/>
          <w:marTop w:val="0"/>
          <w:marBottom w:val="0"/>
          <w:divBdr>
            <w:top w:val="none" w:sz="0" w:space="0" w:color="auto"/>
            <w:left w:val="none" w:sz="0" w:space="0" w:color="auto"/>
            <w:bottom w:val="none" w:sz="0" w:space="0" w:color="auto"/>
            <w:right w:val="none" w:sz="0" w:space="0" w:color="auto"/>
          </w:divBdr>
        </w:div>
        <w:div w:id="1906379244">
          <w:marLeft w:val="640"/>
          <w:marRight w:val="0"/>
          <w:marTop w:val="0"/>
          <w:marBottom w:val="0"/>
          <w:divBdr>
            <w:top w:val="none" w:sz="0" w:space="0" w:color="auto"/>
            <w:left w:val="none" w:sz="0" w:space="0" w:color="auto"/>
            <w:bottom w:val="none" w:sz="0" w:space="0" w:color="auto"/>
            <w:right w:val="none" w:sz="0" w:space="0" w:color="auto"/>
          </w:divBdr>
        </w:div>
        <w:div w:id="509101776">
          <w:marLeft w:val="640"/>
          <w:marRight w:val="0"/>
          <w:marTop w:val="0"/>
          <w:marBottom w:val="0"/>
          <w:divBdr>
            <w:top w:val="none" w:sz="0" w:space="0" w:color="auto"/>
            <w:left w:val="none" w:sz="0" w:space="0" w:color="auto"/>
            <w:bottom w:val="none" w:sz="0" w:space="0" w:color="auto"/>
            <w:right w:val="none" w:sz="0" w:space="0" w:color="auto"/>
          </w:divBdr>
        </w:div>
        <w:div w:id="830367878">
          <w:marLeft w:val="640"/>
          <w:marRight w:val="0"/>
          <w:marTop w:val="0"/>
          <w:marBottom w:val="0"/>
          <w:divBdr>
            <w:top w:val="none" w:sz="0" w:space="0" w:color="auto"/>
            <w:left w:val="none" w:sz="0" w:space="0" w:color="auto"/>
            <w:bottom w:val="none" w:sz="0" w:space="0" w:color="auto"/>
            <w:right w:val="none" w:sz="0" w:space="0" w:color="auto"/>
          </w:divBdr>
        </w:div>
        <w:div w:id="377319806">
          <w:marLeft w:val="640"/>
          <w:marRight w:val="0"/>
          <w:marTop w:val="0"/>
          <w:marBottom w:val="0"/>
          <w:divBdr>
            <w:top w:val="none" w:sz="0" w:space="0" w:color="auto"/>
            <w:left w:val="none" w:sz="0" w:space="0" w:color="auto"/>
            <w:bottom w:val="none" w:sz="0" w:space="0" w:color="auto"/>
            <w:right w:val="none" w:sz="0" w:space="0" w:color="auto"/>
          </w:divBdr>
        </w:div>
        <w:div w:id="209614434">
          <w:marLeft w:val="640"/>
          <w:marRight w:val="0"/>
          <w:marTop w:val="0"/>
          <w:marBottom w:val="0"/>
          <w:divBdr>
            <w:top w:val="none" w:sz="0" w:space="0" w:color="auto"/>
            <w:left w:val="none" w:sz="0" w:space="0" w:color="auto"/>
            <w:bottom w:val="none" w:sz="0" w:space="0" w:color="auto"/>
            <w:right w:val="none" w:sz="0" w:space="0" w:color="auto"/>
          </w:divBdr>
        </w:div>
        <w:div w:id="957757814">
          <w:marLeft w:val="640"/>
          <w:marRight w:val="0"/>
          <w:marTop w:val="0"/>
          <w:marBottom w:val="0"/>
          <w:divBdr>
            <w:top w:val="none" w:sz="0" w:space="0" w:color="auto"/>
            <w:left w:val="none" w:sz="0" w:space="0" w:color="auto"/>
            <w:bottom w:val="none" w:sz="0" w:space="0" w:color="auto"/>
            <w:right w:val="none" w:sz="0" w:space="0" w:color="auto"/>
          </w:divBdr>
        </w:div>
        <w:div w:id="80033364">
          <w:marLeft w:val="640"/>
          <w:marRight w:val="0"/>
          <w:marTop w:val="0"/>
          <w:marBottom w:val="0"/>
          <w:divBdr>
            <w:top w:val="none" w:sz="0" w:space="0" w:color="auto"/>
            <w:left w:val="none" w:sz="0" w:space="0" w:color="auto"/>
            <w:bottom w:val="none" w:sz="0" w:space="0" w:color="auto"/>
            <w:right w:val="none" w:sz="0" w:space="0" w:color="auto"/>
          </w:divBdr>
        </w:div>
        <w:div w:id="1450851506">
          <w:marLeft w:val="640"/>
          <w:marRight w:val="0"/>
          <w:marTop w:val="0"/>
          <w:marBottom w:val="0"/>
          <w:divBdr>
            <w:top w:val="none" w:sz="0" w:space="0" w:color="auto"/>
            <w:left w:val="none" w:sz="0" w:space="0" w:color="auto"/>
            <w:bottom w:val="none" w:sz="0" w:space="0" w:color="auto"/>
            <w:right w:val="none" w:sz="0" w:space="0" w:color="auto"/>
          </w:divBdr>
        </w:div>
        <w:div w:id="634992051">
          <w:marLeft w:val="640"/>
          <w:marRight w:val="0"/>
          <w:marTop w:val="0"/>
          <w:marBottom w:val="0"/>
          <w:divBdr>
            <w:top w:val="none" w:sz="0" w:space="0" w:color="auto"/>
            <w:left w:val="none" w:sz="0" w:space="0" w:color="auto"/>
            <w:bottom w:val="none" w:sz="0" w:space="0" w:color="auto"/>
            <w:right w:val="none" w:sz="0" w:space="0" w:color="auto"/>
          </w:divBdr>
        </w:div>
        <w:div w:id="796997179">
          <w:marLeft w:val="640"/>
          <w:marRight w:val="0"/>
          <w:marTop w:val="0"/>
          <w:marBottom w:val="0"/>
          <w:divBdr>
            <w:top w:val="none" w:sz="0" w:space="0" w:color="auto"/>
            <w:left w:val="none" w:sz="0" w:space="0" w:color="auto"/>
            <w:bottom w:val="none" w:sz="0" w:space="0" w:color="auto"/>
            <w:right w:val="none" w:sz="0" w:space="0" w:color="auto"/>
          </w:divBdr>
        </w:div>
        <w:div w:id="305866746">
          <w:marLeft w:val="640"/>
          <w:marRight w:val="0"/>
          <w:marTop w:val="0"/>
          <w:marBottom w:val="0"/>
          <w:divBdr>
            <w:top w:val="none" w:sz="0" w:space="0" w:color="auto"/>
            <w:left w:val="none" w:sz="0" w:space="0" w:color="auto"/>
            <w:bottom w:val="none" w:sz="0" w:space="0" w:color="auto"/>
            <w:right w:val="none" w:sz="0" w:space="0" w:color="auto"/>
          </w:divBdr>
        </w:div>
        <w:div w:id="867597568">
          <w:marLeft w:val="640"/>
          <w:marRight w:val="0"/>
          <w:marTop w:val="0"/>
          <w:marBottom w:val="0"/>
          <w:divBdr>
            <w:top w:val="none" w:sz="0" w:space="0" w:color="auto"/>
            <w:left w:val="none" w:sz="0" w:space="0" w:color="auto"/>
            <w:bottom w:val="none" w:sz="0" w:space="0" w:color="auto"/>
            <w:right w:val="none" w:sz="0" w:space="0" w:color="auto"/>
          </w:divBdr>
        </w:div>
        <w:div w:id="395933396">
          <w:marLeft w:val="640"/>
          <w:marRight w:val="0"/>
          <w:marTop w:val="0"/>
          <w:marBottom w:val="0"/>
          <w:divBdr>
            <w:top w:val="none" w:sz="0" w:space="0" w:color="auto"/>
            <w:left w:val="none" w:sz="0" w:space="0" w:color="auto"/>
            <w:bottom w:val="none" w:sz="0" w:space="0" w:color="auto"/>
            <w:right w:val="none" w:sz="0" w:space="0" w:color="auto"/>
          </w:divBdr>
        </w:div>
        <w:div w:id="1037585413">
          <w:marLeft w:val="640"/>
          <w:marRight w:val="0"/>
          <w:marTop w:val="0"/>
          <w:marBottom w:val="0"/>
          <w:divBdr>
            <w:top w:val="none" w:sz="0" w:space="0" w:color="auto"/>
            <w:left w:val="none" w:sz="0" w:space="0" w:color="auto"/>
            <w:bottom w:val="none" w:sz="0" w:space="0" w:color="auto"/>
            <w:right w:val="none" w:sz="0" w:space="0" w:color="auto"/>
          </w:divBdr>
        </w:div>
        <w:div w:id="1835297896">
          <w:marLeft w:val="640"/>
          <w:marRight w:val="0"/>
          <w:marTop w:val="0"/>
          <w:marBottom w:val="0"/>
          <w:divBdr>
            <w:top w:val="none" w:sz="0" w:space="0" w:color="auto"/>
            <w:left w:val="none" w:sz="0" w:space="0" w:color="auto"/>
            <w:bottom w:val="none" w:sz="0" w:space="0" w:color="auto"/>
            <w:right w:val="none" w:sz="0" w:space="0" w:color="auto"/>
          </w:divBdr>
        </w:div>
        <w:div w:id="2020109857">
          <w:marLeft w:val="640"/>
          <w:marRight w:val="0"/>
          <w:marTop w:val="0"/>
          <w:marBottom w:val="0"/>
          <w:divBdr>
            <w:top w:val="none" w:sz="0" w:space="0" w:color="auto"/>
            <w:left w:val="none" w:sz="0" w:space="0" w:color="auto"/>
            <w:bottom w:val="none" w:sz="0" w:space="0" w:color="auto"/>
            <w:right w:val="none" w:sz="0" w:space="0" w:color="auto"/>
          </w:divBdr>
        </w:div>
        <w:div w:id="411976837">
          <w:marLeft w:val="640"/>
          <w:marRight w:val="0"/>
          <w:marTop w:val="0"/>
          <w:marBottom w:val="0"/>
          <w:divBdr>
            <w:top w:val="none" w:sz="0" w:space="0" w:color="auto"/>
            <w:left w:val="none" w:sz="0" w:space="0" w:color="auto"/>
            <w:bottom w:val="none" w:sz="0" w:space="0" w:color="auto"/>
            <w:right w:val="none" w:sz="0" w:space="0" w:color="auto"/>
          </w:divBdr>
        </w:div>
        <w:div w:id="834304034">
          <w:marLeft w:val="640"/>
          <w:marRight w:val="0"/>
          <w:marTop w:val="0"/>
          <w:marBottom w:val="0"/>
          <w:divBdr>
            <w:top w:val="none" w:sz="0" w:space="0" w:color="auto"/>
            <w:left w:val="none" w:sz="0" w:space="0" w:color="auto"/>
            <w:bottom w:val="none" w:sz="0" w:space="0" w:color="auto"/>
            <w:right w:val="none" w:sz="0" w:space="0" w:color="auto"/>
          </w:divBdr>
        </w:div>
        <w:div w:id="1761366671">
          <w:marLeft w:val="640"/>
          <w:marRight w:val="0"/>
          <w:marTop w:val="0"/>
          <w:marBottom w:val="0"/>
          <w:divBdr>
            <w:top w:val="none" w:sz="0" w:space="0" w:color="auto"/>
            <w:left w:val="none" w:sz="0" w:space="0" w:color="auto"/>
            <w:bottom w:val="none" w:sz="0" w:space="0" w:color="auto"/>
            <w:right w:val="none" w:sz="0" w:space="0" w:color="auto"/>
          </w:divBdr>
        </w:div>
        <w:div w:id="1584295131">
          <w:marLeft w:val="640"/>
          <w:marRight w:val="0"/>
          <w:marTop w:val="0"/>
          <w:marBottom w:val="0"/>
          <w:divBdr>
            <w:top w:val="none" w:sz="0" w:space="0" w:color="auto"/>
            <w:left w:val="none" w:sz="0" w:space="0" w:color="auto"/>
            <w:bottom w:val="none" w:sz="0" w:space="0" w:color="auto"/>
            <w:right w:val="none" w:sz="0" w:space="0" w:color="auto"/>
          </w:divBdr>
        </w:div>
        <w:div w:id="889153568">
          <w:marLeft w:val="640"/>
          <w:marRight w:val="0"/>
          <w:marTop w:val="0"/>
          <w:marBottom w:val="0"/>
          <w:divBdr>
            <w:top w:val="none" w:sz="0" w:space="0" w:color="auto"/>
            <w:left w:val="none" w:sz="0" w:space="0" w:color="auto"/>
            <w:bottom w:val="none" w:sz="0" w:space="0" w:color="auto"/>
            <w:right w:val="none" w:sz="0" w:space="0" w:color="auto"/>
          </w:divBdr>
        </w:div>
        <w:div w:id="839387059">
          <w:marLeft w:val="640"/>
          <w:marRight w:val="0"/>
          <w:marTop w:val="0"/>
          <w:marBottom w:val="0"/>
          <w:divBdr>
            <w:top w:val="none" w:sz="0" w:space="0" w:color="auto"/>
            <w:left w:val="none" w:sz="0" w:space="0" w:color="auto"/>
            <w:bottom w:val="none" w:sz="0" w:space="0" w:color="auto"/>
            <w:right w:val="none" w:sz="0" w:space="0" w:color="auto"/>
          </w:divBdr>
        </w:div>
        <w:div w:id="1966697177">
          <w:marLeft w:val="640"/>
          <w:marRight w:val="0"/>
          <w:marTop w:val="0"/>
          <w:marBottom w:val="0"/>
          <w:divBdr>
            <w:top w:val="none" w:sz="0" w:space="0" w:color="auto"/>
            <w:left w:val="none" w:sz="0" w:space="0" w:color="auto"/>
            <w:bottom w:val="none" w:sz="0" w:space="0" w:color="auto"/>
            <w:right w:val="none" w:sz="0" w:space="0" w:color="auto"/>
          </w:divBdr>
        </w:div>
        <w:div w:id="878510178">
          <w:marLeft w:val="640"/>
          <w:marRight w:val="0"/>
          <w:marTop w:val="0"/>
          <w:marBottom w:val="0"/>
          <w:divBdr>
            <w:top w:val="none" w:sz="0" w:space="0" w:color="auto"/>
            <w:left w:val="none" w:sz="0" w:space="0" w:color="auto"/>
            <w:bottom w:val="none" w:sz="0" w:space="0" w:color="auto"/>
            <w:right w:val="none" w:sz="0" w:space="0" w:color="auto"/>
          </w:divBdr>
        </w:div>
        <w:div w:id="698966987">
          <w:marLeft w:val="640"/>
          <w:marRight w:val="0"/>
          <w:marTop w:val="0"/>
          <w:marBottom w:val="0"/>
          <w:divBdr>
            <w:top w:val="none" w:sz="0" w:space="0" w:color="auto"/>
            <w:left w:val="none" w:sz="0" w:space="0" w:color="auto"/>
            <w:bottom w:val="none" w:sz="0" w:space="0" w:color="auto"/>
            <w:right w:val="none" w:sz="0" w:space="0" w:color="auto"/>
          </w:divBdr>
        </w:div>
        <w:div w:id="451360567">
          <w:marLeft w:val="640"/>
          <w:marRight w:val="0"/>
          <w:marTop w:val="0"/>
          <w:marBottom w:val="0"/>
          <w:divBdr>
            <w:top w:val="none" w:sz="0" w:space="0" w:color="auto"/>
            <w:left w:val="none" w:sz="0" w:space="0" w:color="auto"/>
            <w:bottom w:val="none" w:sz="0" w:space="0" w:color="auto"/>
            <w:right w:val="none" w:sz="0" w:space="0" w:color="auto"/>
          </w:divBdr>
        </w:div>
        <w:div w:id="1117455647">
          <w:marLeft w:val="640"/>
          <w:marRight w:val="0"/>
          <w:marTop w:val="0"/>
          <w:marBottom w:val="0"/>
          <w:divBdr>
            <w:top w:val="none" w:sz="0" w:space="0" w:color="auto"/>
            <w:left w:val="none" w:sz="0" w:space="0" w:color="auto"/>
            <w:bottom w:val="none" w:sz="0" w:space="0" w:color="auto"/>
            <w:right w:val="none" w:sz="0" w:space="0" w:color="auto"/>
          </w:divBdr>
        </w:div>
        <w:div w:id="2105953702">
          <w:marLeft w:val="640"/>
          <w:marRight w:val="0"/>
          <w:marTop w:val="0"/>
          <w:marBottom w:val="0"/>
          <w:divBdr>
            <w:top w:val="none" w:sz="0" w:space="0" w:color="auto"/>
            <w:left w:val="none" w:sz="0" w:space="0" w:color="auto"/>
            <w:bottom w:val="none" w:sz="0" w:space="0" w:color="auto"/>
            <w:right w:val="none" w:sz="0" w:space="0" w:color="auto"/>
          </w:divBdr>
        </w:div>
        <w:div w:id="125970606">
          <w:marLeft w:val="640"/>
          <w:marRight w:val="0"/>
          <w:marTop w:val="0"/>
          <w:marBottom w:val="0"/>
          <w:divBdr>
            <w:top w:val="none" w:sz="0" w:space="0" w:color="auto"/>
            <w:left w:val="none" w:sz="0" w:space="0" w:color="auto"/>
            <w:bottom w:val="none" w:sz="0" w:space="0" w:color="auto"/>
            <w:right w:val="none" w:sz="0" w:space="0" w:color="auto"/>
          </w:divBdr>
        </w:div>
        <w:div w:id="733239283">
          <w:marLeft w:val="640"/>
          <w:marRight w:val="0"/>
          <w:marTop w:val="0"/>
          <w:marBottom w:val="0"/>
          <w:divBdr>
            <w:top w:val="none" w:sz="0" w:space="0" w:color="auto"/>
            <w:left w:val="none" w:sz="0" w:space="0" w:color="auto"/>
            <w:bottom w:val="none" w:sz="0" w:space="0" w:color="auto"/>
            <w:right w:val="none" w:sz="0" w:space="0" w:color="auto"/>
          </w:divBdr>
        </w:div>
        <w:div w:id="597521272">
          <w:marLeft w:val="640"/>
          <w:marRight w:val="0"/>
          <w:marTop w:val="0"/>
          <w:marBottom w:val="0"/>
          <w:divBdr>
            <w:top w:val="none" w:sz="0" w:space="0" w:color="auto"/>
            <w:left w:val="none" w:sz="0" w:space="0" w:color="auto"/>
            <w:bottom w:val="none" w:sz="0" w:space="0" w:color="auto"/>
            <w:right w:val="none" w:sz="0" w:space="0" w:color="auto"/>
          </w:divBdr>
        </w:div>
        <w:div w:id="1805124591">
          <w:marLeft w:val="640"/>
          <w:marRight w:val="0"/>
          <w:marTop w:val="0"/>
          <w:marBottom w:val="0"/>
          <w:divBdr>
            <w:top w:val="none" w:sz="0" w:space="0" w:color="auto"/>
            <w:left w:val="none" w:sz="0" w:space="0" w:color="auto"/>
            <w:bottom w:val="none" w:sz="0" w:space="0" w:color="auto"/>
            <w:right w:val="none" w:sz="0" w:space="0" w:color="auto"/>
          </w:divBdr>
        </w:div>
        <w:div w:id="1767462567">
          <w:marLeft w:val="640"/>
          <w:marRight w:val="0"/>
          <w:marTop w:val="0"/>
          <w:marBottom w:val="0"/>
          <w:divBdr>
            <w:top w:val="none" w:sz="0" w:space="0" w:color="auto"/>
            <w:left w:val="none" w:sz="0" w:space="0" w:color="auto"/>
            <w:bottom w:val="none" w:sz="0" w:space="0" w:color="auto"/>
            <w:right w:val="none" w:sz="0" w:space="0" w:color="auto"/>
          </w:divBdr>
        </w:div>
        <w:div w:id="1831554859">
          <w:marLeft w:val="640"/>
          <w:marRight w:val="0"/>
          <w:marTop w:val="0"/>
          <w:marBottom w:val="0"/>
          <w:divBdr>
            <w:top w:val="none" w:sz="0" w:space="0" w:color="auto"/>
            <w:left w:val="none" w:sz="0" w:space="0" w:color="auto"/>
            <w:bottom w:val="none" w:sz="0" w:space="0" w:color="auto"/>
            <w:right w:val="none" w:sz="0" w:space="0" w:color="auto"/>
          </w:divBdr>
        </w:div>
        <w:div w:id="1160922794">
          <w:marLeft w:val="640"/>
          <w:marRight w:val="0"/>
          <w:marTop w:val="0"/>
          <w:marBottom w:val="0"/>
          <w:divBdr>
            <w:top w:val="none" w:sz="0" w:space="0" w:color="auto"/>
            <w:left w:val="none" w:sz="0" w:space="0" w:color="auto"/>
            <w:bottom w:val="none" w:sz="0" w:space="0" w:color="auto"/>
            <w:right w:val="none" w:sz="0" w:space="0" w:color="auto"/>
          </w:divBdr>
        </w:div>
        <w:div w:id="224417559">
          <w:marLeft w:val="640"/>
          <w:marRight w:val="0"/>
          <w:marTop w:val="0"/>
          <w:marBottom w:val="0"/>
          <w:divBdr>
            <w:top w:val="none" w:sz="0" w:space="0" w:color="auto"/>
            <w:left w:val="none" w:sz="0" w:space="0" w:color="auto"/>
            <w:bottom w:val="none" w:sz="0" w:space="0" w:color="auto"/>
            <w:right w:val="none" w:sz="0" w:space="0" w:color="auto"/>
          </w:divBdr>
        </w:div>
        <w:div w:id="1063018204">
          <w:marLeft w:val="640"/>
          <w:marRight w:val="0"/>
          <w:marTop w:val="0"/>
          <w:marBottom w:val="0"/>
          <w:divBdr>
            <w:top w:val="none" w:sz="0" w:space="0" w:color="auto"/>
            <w:left w:val="none" w:sz="0" w:space="0" w:color="auto"/>
            <w:bottom w:val="none" w:sz="0" w:space="0" w:color="auto"/>
            <w:right w:val="none" w:sz="0" w:space="0" w:color="auto"/>
          </w:divBdr>
        </w:div>
        <w:div w:id="1349789191">
          <w:marLeft w:val="640"/>
          <w:marRight w:val="0"/>
          <w:marTop w:val="0"/>
          <w:marBottom w:val="0"/>
          <w:divBdr>
            <w:top w:val="none" w:sz="0" w:space="0" w:color="auto"/>
            <w:left w:val="none" w:sz="0" w:space="0" w:color="auto"/>
            <w:bottom w:val="none" w:sz="0" w:space="0" w:color="auto"/>
            <w:right w:val="none" w:sz="0" w:space="0" w:color="auto"/>
          </w:divBdr>
        </w:div>
        <w:div w:id="10497204">
          <w:marLeft w:val="640"/>
          <w:marRight w:val="0"/>
          <w:marTop w:val="0"/>
          <w:marBottom w:val="0"/>
          <w:divBdr>
            <w:top w:val="none" w:sz="0" w:space="0" w:color="auto"/>
            <w:left w:val="none" w:sz="0" w:space="0" w:color="auto"/>
            <w:bottom w:val="none" w:sz="0" w:space="0" w:color="auto"/>
            <w:right w:val="none" w:sz="0" w:space="0" w:color="auto"/>
          </w:divBdr>
        </w:div>
        <w:div w:id="175192338">
          <w:marLeft w:val="640"/>
          <w:marRight w:val="0"/>
          <w:marTop w:val="0"/>
          <w:marBottom w:val="0"/>
          <w:divBdr>
            <w:top w:val="none" w:sz="0" w:space="0" w:color="auto"/>
            <w:left w:val="none" w:sz="0" w:space="0" w:color="auto"/>
            <w:bottom w:val="none" w:sz="0" w:space="0" w:color="auto"/>
            <w:right w:val="none" w:sz="0" w:space="0" w:color="auto"/>
          </w:divBdr>
        </w:div>
        <w:div w:id="1838959603">
          <w:marLeft w:val="640"/>
          <w:marRight w:val="0"/>
          <w:marTop w:val="0"/>
          <w:marBottom w:val="0"/>
          <w:divBdr>
            <w:top w:val="none" w:sz="0" w:space="0" w:color="auto"/>
            <w:left w:val="none" w:sz="0" w:space="0" w:color="auto"/>
            <w:bottom w:val="none" w:sz="0" w:space="0" w:color="auto"/>
            <w:right w:val="none" w:sz="0" w:space="0" w:color="auto"/>
          </w:divBdr>
        </w:div>
        <w:div w:id="1475565881">
          <w:marLeft w:val="640"/>
          <w:marRight w:val="0"/>
          <w:marTop w:val="0"/>
          <w:marBottom w:val="0"/>
          <w:divBdr>
            <w:top w:val="none" w:sz="0" w:space="0" w:color="auto"/>
            <w:left w:val="none" w:sz="0" w:space="0" w:color="auto"/>
            <w:bottom w:val="none" w:sz="0" w:space="0" w:color="auto"/>
            <w:right w:val="none" w:sz="0" w:space="0" w:color="auto"/>
          </w:divBdr>
        </w:div>
        <w:div w:id="155728884">
          <w:marLeft w:val="640"/>
          <w:marRight w:val="0"/>
          <w:marTop w:val="0"/>
          <w:marBottom w:val="0"/>
          <w:divBdr>
            <w:top w:val="none" w:sz="0" w:space="0" w:color="auto"/>
            <w:left w:val="none" w:sz="0" w:space="0" w:color="auto"/>
            <w:bottom w:val="none" w:sz="0" w:space="0" w:color="auto"/>
            <w:right w:val="none" w:sz="0" w:space="0" w:color="auto"/>
          </w:divBdr>
        </w:div>
        <w:div w:id="649754766">
          <w:marLeft w:val="640"/>
          <w:marRight w:val="0"/>
          <w:marTop w:val="0"/>
          <w:marBottom w:val="0"/>
          <w:divBdr>
            <w:top w:val="none" w:sz="0" w:space="0" w:color="auto"/>
            <w:left w:val="none" w:sz="0" w:space="0" w:color="auto"/>
            <w:bottom w:val="none" w:sz="0" w:space="0" w:color="auto"/>
            <w:right w:val="none" w:sz="0" w:space="0" w:color="auto"/>
          </w:divBdr>
        </w:div>
        <w:div w:id="16009483">
          <w:marLeft w:val="640"/>
          <w:marRight w:val="0"/>
          <w:marTop w:val="0"/>
          <w:marBottom w:val="0"/>
          <w:divBdr>
            <w:top w:val="none" w:sz="0" w:space="0" w:color="auto"/>
            <w:left w:val="none" w:sz="0" w:space="0" w:color="auto"/>
            <w:bottom w:val="none" w:sz="0" w:space="0" w:color="auto"/>
            <w:right w:val="none" w:sz="0" w:space="0" w:color="auto"/>
          </w:divBdr>
        </w:div>
        <w:div w:id="923030124">
          <w:marLeft w:val="640"/>
          <w:marRight w:val="0"/>
          <w:marTop w:val="0"/>
          <w:marBottom w:val="0"/>
          <w:divBdr>
            <w:top w:val="none" w:sz="0" w:space="0" w:color="auto"/>
            <w:left w:val="none" w:sz="0" w:space="0" w:color="auto"/>
            <w:bottom w:val="none" w:sz="0" w:space="0" w:color="auto"/>
            <w:right w:val="none" w:sz="0" w:space="0" w:color="auto"/>
          </w:divBdr>
        </w:div>
        <w:div w:id="399258770">
          <w:marLeft w:val="640"/>
          <w:marRight w:val="0"/>
          <w:marTop w:val="0"/>
          <w:marBottom w:val="0"/>
          <w:divBdr>
            <w:top w:val="none" w:sz="0" w:space="0" w:color="auto"/>
            <w:left w:val="none" w:sz="0" w:space="0" w:color="auto"/>
            <w:bottom w:val="none" w:sz="0" w:space="0" w:color="auto"/>
            <w:right w:val="none" w:sz="0" w:space="0" w:color="auto"/>
          </w:divBdr>
        </w:div>
        <w:div w:id="1254970961">
          <w:marLeft w:val="640"/>
          <w:marRight w:val="0"/>
          <w:marTop w:val="0"/>
          <w:marBottom w:val="0"/>
          <w:divBdr>
            <w:top w:val="none" w:sz="0" w:space="0" w:color="auto"/>
            <w:left w:val="none" w:sz="0" w:space="0" w:color="auto"/>
            <w:bottom w:val="none" w:sz="0" w:space="0" w:color="auto"/>
            <w:right w:val="none" w:sz="0" w:space="0" w:color="auto"/>
          </w:divBdr>
        </w:div>
        <w:div w:id="2128160049">
          <w:marLeft w:val="640"/>
          <w:marRight w:val="0"/>
          <w:marTop w:val="0"/>
          <w:marBottom w:val="0"/>
          <w:divBdr>
            <w:top w:val="none" w:sz="0" w:space="0" w:color="auto"/>
            <w:left w:val="none" w:sz="0" w:space="0" w:color="auto"/>
            <w:bottom w:val="none" w:sz="0" w:space="0" w:color="auto"/>
            <w:right w:val="none" w:sz="0" w:space="0" w:color="auto"/>
          </w:divBdr>
        </w:div>
        <w:div w:id="1730180000">
          <w:marLeft w:val="640"/>
          <w:marRight w:val="0"/>
          <w:marTop w:val="0"/>
          <w:marBottom w:val="0"/>
          <w:divBdr>
            <w:top w:val="none" w:sz="0" w:space="0" w:color="auto"/>
            <w:left w:val="none" w:sz="0" w:space="0" w:color="auto"/>
            <w:bottom w:val="none" w:sz="0" w:space="0" w:color="auto"/>
            <w:right w:val="none" w:sz="0" w:space="0" w:color="auto"/>
          </w:divBdr>
        </w:div>
        <w:div w:id="1675962100">
          <w:marLeft w:val="640"/>
          <w:marRight w:val="0"/>
          <w:marTop w:val="0"/>
          <w:marBottom w:val="0"/>
          <w:divBdr>
            <w:top w:val="none" w:sz="0" w:space="0" w:color="auto"/>
            <w:left w:val="none" w:sz="0" w:space="0" w:color="auto"/>
            <w:bottom w:val="none" w:sz="0" w:space="0" w:color="auto"/>
            <w:right w:val="none" w:sz="0" w:space="0" w:color="auto"/>
          </w:divBdr>
        </w:div>
        <w:div w:id="55054460">
          <w:marLeft w:val="640"/>
          <w:marRight w:val="0"/>
          <w:marTop w:val="0"/>
          <w:marBottom w:val="0"/>
          <w:divBdr>
            <w:top w:val="none" w:sz="0" w:space="0" w:color="auto"/>
            <w:left w:val="none" w:sz="0" w:space="0" w:color="auto"/>
            <w:bottom w:val="none" w:sz="0" w:space="0" w:color="auto"/>
            <w:right w:val="none" w:sz="0" w:space="0" w:color="auto"/>
          </w:divBdr>
        </w:div>
        <w:div w:id="1992715648">
          <w:marLeft w:val="640"/>
          <w:marRight w:val="0"/>
          <w:marTop w:val="0"/>
          <w:marBottom w:val="0"/>
          <w:divBdr>
            <w:top w:val="none" w:sz="0" w:space="0" w:color="auto"/>
            <w:left w:val="none" w:sz="0" w:space="0" w:color="auto"/>
            <w:bottom w:val="none" w:sz="0" w:space="0" w:color="auto"/>
            <w:right w:val="none" w:sz="0" w:space="0" w:color="auto"/>
          </w:divBdr>
        </w:div>
        <w:div w:id="1985310532">
          <w:marLeft w:val="640"/>
          <w:marRight w:val="0"/>
          <w:marTop w:val="0"/>
          <w:marBottom w:val="0"/>
          <w:divBdr>
            <w:top w:val="none" w:sz="0" w:space="0" w:color="auto"/>
            <w:left w:val="none" w:sz="0" w:space="0" w:color="auto"/>
            <w:bottom w:val="none" w:sz="0" w:space="0" w:color="auto"/>
            <w:right w:val="none" w:sz="0" w:space="0" w:color="auto"/>
          </w:divBdr>
        </w:div>
        <w:div w:id="897743605">
          <w:marLeft w:val="640"/>
          <w:marRight w:val="0"/>
          <w:marTop w:val="0"/>
          <w:marBottom w:val="0"/>
          <w:divBdr>
            <w:top w:val="none" w:sz="0" w:space="0" w:color="auto"/>
            <w:left w:val="none" w:sz="0" w:space="0" w:color="auto"/>
            <w:bottom w:val="none" w:sz="0" w:space="0" w:color="auto"/>
            <w:right w:val="none" w:sz="0" w:space="0" w:color="auto"/>
          </w:divBdr>
        </w:div>
        <w:div w:id="659696548">
          <w:marLeft w:val="640"/>
          <w:marRight w:val="0"/>
          <w:marTop w:val="0"/>
          <w:marBottom w:val="0"/>
          <w:divBdr>
            <w:top w:val="none" w:sz="0" w:space="0" w:color="auto"/>
            <w:left w:val="none" w:sz="0" w:space="0" w:color="auto"/>
            <w:bottom w:val="none" w:sz="0" w:space="0" w:color="auto"/>
            <w:right w:val="none" w:sz="0" w:space="0" w:color="auto"/>
          </w:divBdr>
        </w:div>
        <w:div w:id="1016352065">
          <w:marLeft w:val="640"/>
          <w:marRight w:val="0"/>
          <w:marTop w:val="0"/>
          <w:marBottom w:val="0"/>
          <w:divBdr>
            <w:top w:val="none" w:sz="0" w:space="0" w:color="auto"/>
            <w:left w:val="none" w:sz="0" w:space="0" w:color="auto"/>
            <w:bottom w:val="none" w:sz="0" w:space="0" w:color="auto"/>
            <w:right w:val="none" w:sz="0" w:space="0" w:color="auto"/>
          </w:divBdr>
        </w:div>
        <w:div w:id="1156604724">
          <w:marLeft w:val="640"/>
          <w:marRight w:val="0"/>
          <w:marTop w:val="0"/>
          <w:marBottom w:val="0"/>
          <w:divBdr>
            <w:top w:val="none" w:sz="0" w:space="0" w:color="auto"/>
            <w:left w:val="none" w:sz="0" w:space="0" w:color="auto"/>
            <w:bottom w:val="none" w:sz="0" w:space="0" w:color="auto"/>
            <w:right w:val="none" w:sz="0" w:space="0" w:color="auto"/>
          </w:divBdr>
        </w:div>
        <w:div w:id="1544749657">
          <w:marLeft w:val="640"/>
          <w:marRight w:val="0"/>
          <w:marTop w:val="0"/>
          <w:marBottom w:val="0"/>
          <w:divBdr>
            <w:top w:val="none" w:sz="0" w:space="0" w:color="auto"/>
            <w:left w:val="none" w:sz="0" w:space="0" w:color="auto"/>
            <w:bottom w:val="none" w:sz="0" w:space="0" w:color="auto"/>
            <w:right w:val="none" w:sz="0" w:space="0" w:color="auto"/>
          </w:divBdr>
        </w:div>
        <w:div w:id="316882846">
          <w:marLeft w:val="640"/>
          <w:marRight w:val="0"/>
          <w:marTop w:val="0"/>
          <w:marBottom w:val="0"/>
          <w:divBdr>
            <w:top w:val="none" w:sz="0" w:space="0" w:color="auto"/>
            <w:left w:val="none" w:sz="0" w:space="0" w:color="auto"/>
            <w:bottom w:val="none" w:sz="0" w:space="0" w:color="auto"/>
            <w:right w:val="none" w:sz="0" w:space="0" w:color="auto"/>
          </w:divBdr>
        </w:div>
        <w:div w:id="864171659">
          <w:marLeft w:val="640"/>
          <w:marRight w:val="0"/>
          <w:marTop w:val="0"/>
          <w:marBottom w:val="0"/>
          <w:divBdr>
            <w:top w:val="none" w:sz="0" w:space="0" w:color="auto"/>
            <w:left w:val="none" w:sz="0" w:space="0" w:color="auto"/>
            <w:bottom w:val="none" w:sz="0" w:space="0" w:color="auto"/>
            <w:right w:val="none" w:sz="0" w:space="0" w:color="auto"/>
          </w:divBdr>
        </w:div>
        <w:div w:id="225845208">
          <w:marLeft w:val="640"/>
          <w:marRight w:val="0"/>
          <w:marTop w:val="0"/>
          <w:marBottom w:val="0"/>
          <w:divBdr>
            <w:top w:val="none" w:sz="0" w:space="0" w:color="auto"/>
            <w:left w:val="none" w:sz="0" w:space="0" w:color="auto"/>
            <w:bottom w:val="none" w:sz="0" w:space="0" w:color="auto"/>
            <w:right w:val="none" w:sz="0" w:space="0" w:color="auto"/>
          </w:divBdr>
        </w:div>
        <w:div w:id="554196311">
          <w:marLeft w:val="640"/>
          <w:marRight w:val="0"/>
          <w:marTop w:val="0"/>
          <w:marBottom w:val="0"/>
          <w:divBdr>
            <w:top w:val="none" w:sz="0" w:space="0" w:color="auto"/>
            <w:left w:val="none" w:sz="0" w:space="0" w:color="auto"/>
            <w:bottom w:val="none" w:sz="0" w:space="0" w:color="auto"/>
            <w:right w:val="none" w:sz="0" w:space="0" w:color="auto"/>
          </w:divBdr>
        </w:div>
        <w:div w:id="2074429946">
          <w:marLeft w:val="640"/>
          <w:marRight w:val="0"/>
          <w:marTop w:val="0"/>
          <w:marBottom w:val="0"/>
          <w:divBdr>
            <w:top w:val="none" w:sz="0" w:space="0" w:color="auto"/>
            <w:left w:val="none" w:sz="0" w:space="0" w:color="auto"/>
            <w:bottom w:val="none" w:sz="0" w:space="0" w:color="auto"/>
            <w:right w:val="none" w:sz="0" w:space="0" w:color="auto"/>
          </w:divBdr>
        </w:div>
        <w:div w:id="496307080">
          <w:marLeft w:val="640"/>
          <w:marRight w:val="0"/>
          <w:marTop w:val="0"/>
          <w:marBottom w:val="0"/>
          <w:divBdr>
            <w:top w:val="none" w:sz="0" w:space="0" w:color="auto"/>
            <w:left w:val="none" w:sz="0" w:space="0" w:color="auto"/>
            <w:bottom w:val="none" w:sz="0" w:space="0" w:color="auto"/>
            <w:right w:val="none" w:sz="0" w:space="0" w:color="auto"/>
          </w:divBdr>
        </w:div>
        <w:div w:id="1738016961">
          <w:marLeft w:val="640"/>
          <w:marRight w:val="0"/>
          <w:marTop w:val="0"/>
          <w:marBottom w:val="0"/>
          <w:divBdr>
            <w:top w:val="none" w:sz="0" w:space="0" w:color="auto"/>
            <w:left w:val="none" w:sz="0" w:space="0" w:color="auto"/>
            <w:bottom w:val="none" w:sz="0" w:space="0" w:color="auto"/>
            <w:right w:val="none" w:sz="0" w:space="0" w:color="auto"/>
          </w:divBdr>
        </w:div>
        <w:div w:id="1461344613">
          <w:marLeft w:val="640"/>
          <w:marRight w:val="0"/>
          <w:marTop w:val="0"/>
          <w:marBottom w:val="0"/>
          <w:divBdr>
            <w:top w:val="none" w:sz="0" w:space="0" w:color="auto"/>
            <w:left w:val="none" w:sz="0" w:space="0" w:color="auto"/>
            <w:bottom w:val="none" w:sz="0" w:space="0" w:color="auto"/>
            <w:right w:val="none" w:sz="0" w:space="0" w:color="auto"/>
          </w:divBdr>
        </w:div>
        <w:div w:id="609897305">
          <w:marLeft w:val="640"/>
          <w:marRight w:val="0"/>
          <w:marTop w:val="0"/>
          <w:marBottom w:val="0"/>
          <w:divBdr>
            <w:top w:val="none" w:sz="0" w:space="0" w:color="auto"/>
            <w:left w:val="none" w:sz="0" w:space="0" w:color="auto"/>
            <w:bottom w:val="none" w:sz="0" w:space="0" w:color="auto"/>
            <w:right w:val="none" w:sz="0" w:space="0" w:color="auto"/>
          </w:divBdr>
        </w:div>
        <w:div w:id="589197047">
          <w:marLeft w:val="640"/>
          <w:marRight w:val="0"/>
          <w:marTop w:val="0"/>
          <w:marBottom w:val="0"/>
          <w:divBdr>
            <w:top w:val="none" w:sz="0" w:space="0" w:color="auto"/>
            <w:left w:val="none" w:sz="0" w:space="0" w:color="auto"/>
            <w:bottom w:val="none" w:sz="0" w:space="0" w:color="auto"/>
            <w:right w:val="none" w:sz="0" w:space="0" w:color="auto"/>
          </w:divBdr>
        </w:div>
        <w:div w:id="826475024">
          <w:marLeft w:val="640"/>
          <w:marRight w:val="0"/>
          <w:marTop w:val="0"/>
          <w:marBottom w:val="0"/>
          <w:divBdr>
            <w:top w:val="none" w:sz="0" w:space="0" w:color="auto"/>
            <w:left w:val="none" w:sz="0" w:space="0" w:color="auto"/>
            <w:bottom w:val="none" w:sz="0" w:space="0" w:color="auto"/>
            <w:right w:val="none" w:sz="0" w:space="0" w:color="auto"/>
          </w:divBdr>
        </w:div>
        <w:div w:id="618268350">
          <w:marLeft w:val="640"/>
          <w:marRight w:val="0"/>
          <w:marTop w:val="0"/>
          <w:marBottom w:val="0"/>
          <w:divBdr>
            <w:top w:val="none" w:sz="0" w:space="0" w:color="auto"/>
            <w:left w:val="none" w:sz="0" w:space="0" w:color="auto"/>
            <w:bottom w:val="none" w:sz="0" w:space="0" w:color="auto"/>
            <w:right w:val="none" w:sz="0" w:space="0" w:color="auto"/>
          </w:divBdr>
        </w:div>
        <w:div w:id="767193733">
          <w:marLeft w:val="640"/>
          <w:marRight w:val="0"/>
          <w:marTop w:val="0"/>
          <w:marBottom w:val="0"/>
          <w:divBdr>
            <w:top w:val="none" w:sz="0" w:space="0" w:color="auto"/>
            <w:left w:val="none" w:sz="0" w:space="0" w:color="auto"/>
            <w:bottom w:val="none" w:sz="0" w:space="0" w:color="auto"/>
            <w:right w:val="none" w:sz="0" w:space="0" w:color="auto"/>
          </w:divBdr>
        </w:div>
        <w:div w:id="2052803477">
          <w:marLeft w:val="640"/>
          <w:marRight w:val="0"/>
          <w:marTop w:val="0"/>
          <w:marBottom w:val="0"/>
          <w:divBdr>
            <w:top w:val="none" w:sz="0" w:space="0" w:color="auto"/>
            <w:left w:val="none" w:sz="0" w:space="0" w:color="auto"/>
            <w:bottom w:val="none" w:sz="0" w:space="0" w:color="auto"/>
            <w:right w:val="none" w:sz="0" w:space="0" w:color="auto"/>
          </w:divBdr>
        </w:div>
        <w:div w:id="859584290">
          <w:marLeft w:val="640"/>
          <w:marRight w:val="0"/>
          <w:marTop w:val="0"/>
          <w:marBottom w:val="0"/>
          <w:divBdr>
            <w:top w:val="none" w:sz="0" w:space="0" w:color="auto"/>
            <w:left w:val="none" w:sz="0" w:space="0" w:color="auto"/>
            <w:bottom w:val="none" w:sz="0" w:space="0" w:color="auto"/>
            <w:right w:val="none" w:sz="0" w:space="0" w:color="auto"/>
          </w:divBdr>
        </w:div>
        <w:div w:id="860364898">
          <w:marLeft w:val="640"/>
          <w:marRight w:val="0"/>
          <w:marTop w:val="0"/>
          <w:marBottom w:val="0"/>
          <w:divBdr>
            <w:top w:val="none" w:sz="0" w:space="0" w:color="auto"/>
            <w:left w:val="none" w:sz="0" w:space="0" w:color="auto"/>
            <w:bottom w:val="none" w:sz="0" w:space="0" w:color="auto"/>
            <w:right w:val="none" w:sz="0" w:space="0" w:color="auto"/>
          </w:divBdr>
        </w:div>
        <w:div w:id="1948389046">
          <w:marLeft w:val="640"/>
          <w:marRight w:val="0"/>
          <w:marTop w:val="0"/>
          <w:marBottom w:val="0"/>
          <w:divBdr>
            <w:top w:val="none" w:sz="0" w:space="0" w:color="auto"/>
            <w:left w:val="none" w:sz="0" w:space="0" w:color="auto"/>
            <w:bottom w:val="none" w:sz="0" w:space="0" w:color="auto"/>
            <w:right w:val="none" w:sz="0" w:space="0" w:color="auto"/>
          </w:divBdr>
        </w:div>
        <w:div w:id="1763642311">
          <w:marLeft w:val="640"/>
          <w:marRight w:val="0"/>
          <w:marTop w:val="0"/>
          <w:marBottom w:val="0"/>
          <w:divBdr>
            <w:top w:val="none" w:sz="0" w:space="0" w:color="auto"/>
            <w:left w:val="none" w:sz="0" w:space="0" w:color="auto"/>
            <w:bottom w:val="none" w:sz="0" w:space="0" w:color="auto"/>
            <w:right w:val="none" w:sz="0" w:space="0" w:color="auto"/>
          </w:divBdr>
        </w:div>
        <w:div w:id="1535460169">
          <w:marLeft w:val="640"/>
          <w:marRight w:val="0"/>
          <w:marTop w:val="0"/>
          <w:marBottom w:val="0"/>
          <w:divBdr>
            <w:top w:val="none" w:sz="0" w:space="0" w:color="auto"/>
            <w:left w:val="none" w:sz="0" w:space="0" w:color="auto"/>
            <w:bottom w:val="none" w:sz="0" w:space="0" w:color="auto"/>
            <w:right w:val="none" w:sz="0" w:space="0" w:color="auto"/>
          </w:divBdr>
        </w:div>
        <w:div w:id="1842768644">
          <w:marLeft w:val="640"/>
          <w:marRight w:val="0"/>
          <w:marTop w:val="0"/>
          <w:marBottom w:val="0"/>
          <w:divBdr>
            <w:top w:val="none" w:sz="0" w:space="0" w:color="auto"/>
            <w:left w:val="none" w:sz="0" w:space="0" w:color="auto"/>
            <w:bottom w:val="none" w:sz="0" w:space="0" w:color="auto"/>
            <w:right w:val="none" w:sz="0" w:space="0" w:color="auto"/>
          </w:divBdr>
        </w:div>
        <w:div w:id="756900535">
          <w:marLeft w:val="640"/>
          <w:marRight w:val="0"/>
          <w:marTop w:val="0"/>
          <w:marBottom w:val="0"/>
          <w:divBdr>
            <w:top w:val="none" w:sz="0" w:space="0" w:color="auto"/>
            <w:left w:val="none" w:sz="0" w:space="0" w:color="auto"/>
            <w:bottom w:val="none" w:sz="0" w:space="0" w:color="auto"/>
            <w:right w:val="none" w:sz="0" w:space="0" w:color="auto"/>
          </w:divBdr>
        </w:div>
        <w:div w:id="557589444">
          <w:marLeft w:val="640"/>
          <w:marRight w:val="0"/>
          <w:marTop w:val="0"/>
          <w:marBottom w:val="0"/>
          <w:divBdr>
            <w:top w:val="none" w:sz="0" w:space="0" w:color="auto"/>
            <w:left w:val="none" w:sz="0" w:space="0" w:color="auto"/>
            <w:bottom w:val="none" w:sz="0" w:space="0" w:color="auto"/>
            <w:right w:val="none" w:sz="0" w:space="0" w:color="auto"/>
          </w:divBdr>
        </w:div>
        <w:div w:id="367722924">
          <w:marLeft w:val="640"/>
          <w:marRight w:val="0"/>
          <w:marTop w:val="0"/>
          <w:marBottom w:val="0"/>
          <w:divBdr>
            <w:top w:val="none" w:sz="0" w:space="0" w:color="auto"/>
            <w:left w:val="none" w:sz="0" w:space="0" w:color="auto"/>
            <w:bottom w:val="none" w:sz="0" w:space="0" w:color="auto"/>
            <w:right w:val="none" w:sz="0" w:space="0" w:color="auto"/>
          </w:divBdr>
        </w:div>
        <w:div w:id="638540216">
          <w:marLeft w:val="640"/>
          <w:marRight w:val="0"/>
          <w:marTop w:val="0"/>
          <w:marBottom w:val="0"/>
          <w:divBdr>
            <w:top w:val="none" w:sz="0" w:space="0" w:color="auto"/>
            <w:left w:val="none" w:sz="0" w:space="0" w:color="auto"/>
            <w:bottom w:val="none" w:sz="0" w:space="0" w:color="auto"/>
            <w:right w:val="none" w:sz="0" w:space="0" w:color="auto"/>
          </w:divBdr>
        </w:div>
        <w:div w:id="119423139">
          <w:marLeft w:val="640"/>
          <w:marRight w:val="0"/>
          <w:marTop w:val="0"/>
          <w:marBottom w:val="0"/>
          <w:divBdr>
            <w:top w:val="none" w:sz="0" w:space="0" w:color="auto"/>
            <w:left w:val="none" w:sz="0" w:space="0" w:color="auto"/>
            <w:bottom w:val="none" w:sz="0" w:space="0" w:color="auto"/>
            <w:right w:val="none" w:sz="0" w:space="0" w:color="auto"/>
          </w:divBdr>
        </w:div>
        <w:div w:id="933247894">
          <w:marLeft w:val="640"/>
          <w:marRight w:val="0"/>
          <w:marTop w:val="0"/>
          <w:marBottom w:val="0"/>
          <w:divBdr>
            <w:top w:val="none" w:sz="0" w:space="0" w:color="auto"/>
            <w:left w:val="none" w:sz="0" w:space="0" w:color="auto"/>
            <w:bottom w:val="none" w:sz="0" w:space="0" w:color="auto"/>
            <w:right w:val="none" w:sz="0" w:space="0" w:color="auto"/>
          </w:divBdr>
        </w:div>
        <w:div w:id="172650611">
          <w:marLeft w:val="640"/>
          <w:marRight w:val="0"/>
          <w:marTop w:val="0"/>
          <w:marBottom w:val="0"/>
          <w:divBdr>
            <w:top w:val="none" w:sz="0" w:space="0" w:color="auto"/>
            <w:left w:val="none" w:sz="0" w:space="0" w:color="auto"/>
            <w:bottom w:val="none" w:sz="0" w:space="0" w:color="auto"/>
            <w:right w:val="none" w:sz="0" w:space="0" w:color="auto"/>
          </w:divBdr>
        </w:div>
        <w:div w:id="44330696">
          <w:marLeft w:val="640"/>
          <w:marRight w:val="0"/>
          <w:marTop w:val="0"/>
          <w:marBottom w:val="0"/>
          <w:divBdr>
            <w:top w:val="none" w:sz="0" w:space="0" w:color="auto"/>
            <w:left w:val="none" w:sz="0" w:space="0" w:color="auto"/>
            <w:bottom w:val="none" w:sz="0" w:space="0" w:color="auto"/>
            <w:right w:val="none" w:sz="0" w:space="0" w:color="auto"/>
          </w:divBdr>
        </w:div>
        <w:div w:id="711997161">
          <w:marLeft w:val="640"/>
          <w:marRight w:val="0"/>
          <w:marTop w:val="0"/>
          <w:marBottom w:val="0"/>
          <w:divBdr>
            <w:top w:val="none" w:sz="0" w:space="0" w:color="auto"/>
            <w:left w:val="none" w:sz="0" w:space="0" w:color="auto"/>
            <w:bottom w:val="none" w:sz="0" w:space="0" w:color="auto"/>
            <w:right w:val="none" w:sz="0" w:space="0" w:color="auto"/>
          </w:divBdr>
        </w:div>
        <w:div w:id="721561034">
          <w:marLeft w:val="640"/>
          <w:marRight w:val="0"/>
          <w:marTop w:val="0"/>
          <w:marBottom w:val="0"/>
          <w:divBdr>
            <w:top w:val="none" w:sz="0" w:space="0" w:color="auto"/>
            <w:left w:val="none" w:sz="0" w:space="0" w:color="auto"/>
            <w:bottom w:val="none" w:sz="0" w:space="0" w:color="auto"/>
            <w:right w:val="none" w:sz="0" w:space="0" w:color="auto"/>
          </w:divBdr>
        </w:div>
        <w:div w:id="1224218130">
          <w:marLeft w:val="640"/>
          <w:marRight w:val="0"/>
          <w:marTop w:val="0"/>
          <w:marBottom w:val="0"/>
          <w:divBdr>
            <w:top w:val="none" w:sz="0" w:space="0" w:color="auto"/>
            <w:left w:val="none" w:sz="0" w:space="0" w:color="auto"/>
            <w:bottom w:val="none" w:sz="0" w:space="0" w:color="auto"/>
            <w:right w:val="none" w:sz="0" w:space="0" w:color="auto"/>
          </w:divBdr>
        </w:div>
        <w:div w:id="868181302">
          <w:marLeft w:val="640"/>
          <w:marRight w:val="0"/>
          <w:marTop w:val="0"/>
          <w:marBottom w:val="0"/>
          <w:divBdr>
            <w:top w:val="none" w:sz="0" w:space="0" w:color="auto"/>
            <w:left w:val="none" w:sz="0" w:space="0" w:color="auto"/>
            <w:bottom w:val="none" w:sz="0" w:space="0" w:color="auto"/>
            <w:right w:val="none" w:sz="0" w:space="0" w:color="auto"/>
          </w:divBdr>
        </w:div>
        <w:div w:id="2060662795">
          <w:marLeft w:val="640"/>
          <w:marRight w:val="0"/>
          <w:marTop w:val="0"/>
          <w:marBottom w:val="0"/>
          <w:divBdr>
            <w:top w:val="none" w:sz="0" w:space="0" w:color="auto"/>
            <w:left w:val="none" w:sz="0" w:space="0" w:color="auto"/>
            <w:bottom w:val="none" w:sz="0" w:space="0" w:color="auto"/>
            <w:right w:val="none" w:sz="0" w:space="0" w:color="auto"/>
          </w:divBdr>
        </w:div>
        <w:div w:id="286854843">
          <w:marLeft w:val="640"/>
          <w:marRight w:val="0"/>
          <w:marTop w:val="0"/>
          <w:marBottom w:val="0"/>
          <w:divBdr>
            <w:top w:val="none" w:sz="0" w:space="0" w:color="auto"/>
            <w:left w:val="none" w:sz="0" w:space="0" w:color="auto"/>
            <w:bottom w:val="none" w:sz="0" w:space="0" w:color="auto"/>
            <w:right w:val="none" w:sz="0" w:space="0" w:color="auto"/>
          </w:divBdr>
        </w:div>
        <w:div w:id="389311333">
          <w:marLeft w:val="640"/>
          <w:marRight w:val="0"/>
          <w:marTop w:val="0"/>
          <w:marBottom w:val="0"/>
          <w:divBdr>
            <w:top w:val="none" w:sz="0" w:space="0" w:color="auto"/>
            <w:left w:val="none" w:sz="0" w:space="0" w:color="auto"/>
            <w:bottom w:val="none" w:sz="0" w:space="0" w:color="auto"/>
            <w:right w:val="none" w:sz="0" w:space="0" w:color="auto"/>
          </w:divBdr>
        </w:div>
        <w:div w:id="900947698">
          <w:marLeft w:val="640"/>
          <w:marRight w:val="0"/>
          <w:marTop w:val="0"/>
          <w:marBottom w:val="0"/>
          <w:divBdr>
            <w:top w:val="none" w:sz="0" w:space="0" w:color="auto"/>
            <w:left w:val="none" w:sz="0" w:space="0" w:color="auto"/>
            <w:bottom w:val="none" w:sz="0" w:space="0" w:color="auto"/>
            <w:right w:val="none" w:sz="0" w:space="0" w:color="auto"/>
          </w:divBdr>
        </w:div>
        <w:div w:id="131872351">
          <w:marLeft w:val="640"/>
          <w:marRight w:val="0"/>
          <w:marTop w:val="0"/>
          <w:marBottom w:val="0"/>
          <w:divBdr>
            <w:top w:val="none" w:sz="0" w:space="0" w:color="auto"/>
            <w:left w:val="none" w:sz="0" w:space="0" w:color="auto"/>
            <w:bottom w:val="none" w:sz="0" w:space="0" w:color="auto"/>
            <w:right w:val="none" w:sz="0" w:space="0" w:color="auto"/>
          </w:divBdr>
        </w:div>
        <w:div w:id="1764908778">
          <w:marLeft w:val="640"/>
          <w:marRight w:val="0"/>
          <w:marTop w:val="0"/>
          <w:marBottom w:val="0"/>
          <w:divBdr>
            <w:top w:val="none" w:sz="0" w:space="0" w:color="auto"/>
            <w:left w:val="none" w:sz="0" w:space="0" w:color="auto"/>
            <w:bottom w:val="none" w:sz="0" w:space="0" w:color="auto"/>
            <w:right w:val="none" w:sz="0" w:space="0" w:color="auto"/>
          </w:divBdr>
        </w:div>
        <w:div w:id="1709914523">
          <w:marLeft w:val="640"/>
          <w:marRight w:val="0"/>
          <w:marTop w:val="0"/>
          <w:marBottom w:val="0"/>
          <w:divBdr>
            <w:top w:val="none" w:sz="0" w:space="0" w:color="auto"/>
            <w:left w:val="none" w:sz="0" w:space="0" w:color="auto"/>
            <w:bottom w:val="none" w:sz="0" w:space="0" w:color="auto"/>
            <w:right w:val="none" w:sz="0" w:space="0" w:color="auto"/>
          </w:divBdr>
        </w:div>
        <w:div w:id="70779170">
          <w:marLeft w:val="640"/>
          <w:marRight w:val="0"/>
          <w:marTop w:val="0"/>
          <w:marBottom w:val="0"/>
          <w:divBdr>
            <w:top w:val="none" w:sz="0" w:space="0" w:color="auto"/>
            <w:left w:val="none" w:sz="0" w:space="0" w:color="auto"/>
            <w:bottom w:val="none" w:sz="0" w:space="0" w:color="auto"/>
            <w:right w:val="none" w:sz="0" w:space="0" w:color="auto"/>
          </w:divBdr>
        </w:div>
        <w:div w:id="39939669">
          <w:marLeft w:val="640"/>
          <w:marRight w:val="0"/>
          <w:marTop w:val="0"/>
          <w:marBottom w:val="0"/>
          <w:divBdr>
            <w:top w:val="none" w:sz="0" w:space="0" w:color="auto"/>
            <w:left w:val="none" w:sz="0" w:space="0" w:color="auto"/>
            <w:bottom w:val="none" w:sz="0" w:space="0" w:color="auto"/>
            <w:right w:val="none" w:sz="0" w:space="0" w:color="auto"/>
          </w:divBdr>
        </w:div>
        <w:div w:id="1525679080">
          <w:marLeft w:val="640"/>
          <w:marRight w:val="0"/>
          <w:marTop w:val="0"/>
          <w:marBottom w:val="0"/>
          <w:divBdr>
            <w:top w:val="none" w:sz="0" w:space="0" w:color="auto"/>
            <w:left w:val="none" w:sz="0" w:space="0" w:color="auto"/>
            <w:bottom w:val="none" w:sz="0" w:space="0" w:color="auto"/>
            <w:right w:val="none" w:sz="0" w:space="0" w:color="auto"/>
          </w:divBdr>
        </w:div>
        <w:div w:id="1523208185">
          <w:marLeft w:val="640"/>
          <w:marRight w:val="0"/>
          <w:marTop w:val="0"/>
          <w:marBottom w:val="0"/>
          <w:divBdr>
            <w:top w:val="none" w:sz="0" w:space="0" w:color="auto"/>
            <w:left w:val="none" w:sz="0" w:space="0" w:color="auto"/>
            <w:bottom w:val="none" w:sz="0" w:space="0" w:color="auto"/>
            <w:right w:val="none" w:sz="0" w:space="0" w:color="auto"/>
          </w:divBdr>
        </w:div>
        <w:div w:id="648360697">
          <w:marLeft w:val="640"/>
          <w:marRight w:val="0"/>
          <w:marTop w:val="0"/>
          <w:marBottom w:val="0"/>
          <w:divBdr>
            <w:top w:val="none" w:sz="0" w:space="0" w:color="auto"/>
            <w:left w:val="none" w:sz="0" w:space="0" w:color="auto"/>
            <w:bottom w:val="none" w:sz="0" w:space="0" w:color="auto"/>
            <w:right w:val="none" w:sz="0" w:space="0" w:color="auto"/>
          </w:divBdr>
        </w:div>
        <w:div w:id="213271883">
          <w:marLeft w:val="640"/>
          <w:marRight w:val="0"/>
          <w:marTop w:val="0"/>
          <w:marBottom w:val="0"/>
          <w:divBdr>
            <w:top w:val="none" w:sz="0" w:space="0" w:color="auto"/>
            <w:left w:val="none" w:sz="0" w:space="0" w:color="auto"/>
            <w:bottom w:val="none" w:sz="0" w:space="0" w:color="auto"/>
            <w:right w:val="none" w:sz="0" w:space="0" w:color="auto"/>
          </w:divBdr>
        </w:div>
        <w:div w:id="1807549355">
          <w:marLeft w:val="640"/>
          <w:marRight w:val="0"/>
          <w:marTop w:val="0"/>
          <w:marBottom w:val="0"/>
          <w:divBdr>
            <w:top w:val="none" w:sz="0" w:space="0" w:color="auto"/>
            <w:left w:val="none" w:sz="0" w:space="0" w:color="auto"/>
            <w:bottom w:val="none" w:sz="0" w:space="0" w:color="auto"/>
            <w:right w:val="none" w:sz="0" w:space="0" w:color="auto"/>
          </w:divBdr>
        </w:div>
        <w:div w:id="1390304181">
          <w:marLeft w:val="640"/>
          <w:marRight w:val="0"/>
          <w:marTop w:val="0"/>
          <w:marBottom w:val="0"/>
          <w:divBdr>
            <w:top w:val="none" w:sz="0" w:space="0" w:color="auto"/>
            <w:left w:val="none" w:sz="0" w:space="0" w:color="auto"/>
            <w:bottom w:val="none" w:sz="0" w:space="0" w:color="auto"/>
            <w:right w:val="none" w:sz="0" w:space="0" w:color="auto"/>
          </w:divBdr>
        </w:div>
        <w:div w:id="1486438186">
          <w:marLeft w:val="640"/>
          <w:marRight w:val="0"/>
          <w:marTop w:val="0"/>
          <w:marBottom w:val="0"/>
          <w:divBdr>
            <w:top w:val="none" w:sz="0" w:space="0" w:color="auto"/>
            <w:left w:val="none" w:sz="0" w:space="0" w:color="auto"/>
            <w:bottom w:val="none" w:sz="0" w:space="0" w:color="auto"/>
            <w:right w:val="none" w:sz="0" w:space="0" w:color="auto"/>
          </w:divBdr>
        </w:div>
        <w:div w:id="1522888245">
          <w:marLeft w:val="640"/>
          <w:marRight w:val="0"/>
          <w:marTop w:val="0"/>
          <w:marBottom w:val="0"/>
          <w:divBdr>
            <w:top w:val="none" w:sz="0" w:space="0" w:color="auto"/>
            <w:left w:val="none" w:sz="0" w:space="0" w:color="auto"/>
            <w:bottom w:val="none" w:sz="0" w:space="0" w:color="auto"/>
            <w:right w:val="none" w:sz="0" w:space="0" w:color="auto"/>
          </w:divBdr>
        </w:div>
        <w:div w:id="2136214250">
          <w:marLeft w:val="640"/>
          <w:marRight w:val="0"/>
          <w:marTop w:val="0"/>
          <w:marBottom w:val="0"/>
          <w:divBdr>
            <w:top w:val="none" w:sz="0" w:space="0" w:color="auto"/>
            <w:left w:val="none" w:sz="0" w:space="0" w:color="auto"/>
            <w:bottom w:val="none" w:sz="0" w:space="0" w:color="auto"/>
            <w:right w:val="none" w:sz="0" w:space="0" w:color="auto"/>
          </w:divBdr>
        </w:div>
        <w:div w:id="1230072804">
          <w:marLeft w:val="640"/>
          <w:marRight w:val="0"/>
          <w:marTop w:val="0"/>
          <w:marBottom w:val="0"/>
          <w:divBdr>
            <w:top w:val="none" w:sz="0" w:space="0" w:color="auto"/>
            <w:left w:val="none" w:sz="0" w:space="0" w:color="auto"/>
            <w:bottom w:val="none" w:sz="0" w:space="0" w:color="auto"/>
            <w:right w:val="none" w:sz="0" w:space="0" w:color="auto"/>
          </w:divBdr>
        </w:div>
        <w:div w:id="1038824338">
          <w:marLeft w:val="640"/>
          <w:marRight w:val="0"/>
          <w:marTop w:val="0"/>
          <w:marBottom w:val="0"/>
          <w:divBdr>
            <w:top w:val="none" w:sz="0" w:space="0" w:color="auto"/>
            <w:left w:val="none" w:sz="0" w:space="0" w:color="auto"/>
            <w:bottom w:val="none" w:sz="0" w:space="0" w:color="auto"/>
            <w:right w:val="none" w:sz="0" w:space="0" w:color="auto"/>
          </w:divBdr>
        </w:div>
        <w:div w:id="2010714379">
          <w:marLeft w:val="640"/>
          <w:marRight w:val="0"/>
          <w:marTop w:val="0"/>
          <w:marBottom w:val="0"/>
          <w:divBdr>
            <w:top w:val="none" w:sz="0" w:space="0" w:color="auto"/>
            <w:left w:val="none" w:sz="0" w:space="0" w:color="auto"/>
            <w:bottom w:val="none" w:sz="0" w:space="0" w:color="auto"/>
            <w:right w:val="none" w:sz="0" w:space="0" w:color="auto"/>
          </w:divBdr>
        </w:div>
        <w:div w:id="1824155257">
          <w:marLeft w:val="640"/>
          <w:marRight w:val="0"/>
          <w:marTop w:val="0"/>
          <w:marBottom w:val="0"/>
          <w:divBdr>
            <w:top w:val="none" w:sz="0" w:space="0" w:color="auto"/>
            <w:left w:val="none" w:sz="0" w:space="0" w:color="auto"/>
            <w:bottom w:val="none" w:sz="0" w:space="0" w:color="auto"/>
            <w:right w:val="none" w:sz="0" w:space="0" w:color="auto"/>
          </w:divBdr>
        </w:div>
        <w:div w:id="1159540041">
          <w:marLeft w:val="640"/>
          <w:marRight w:val="0"/>
          <w:marTop w:val="0"/>
          <w:marBottom w:val="0"/>
          <w:divBdr>
            <w:top w:val="none" w:sz="0" w:space="0" w:color="auto"/>
            <w:left w:val="none" w:sz="0" w:space="0" w:color="auto"/>
            <w:bottom w:val="none" w:sz="0" w:space="0" w:color="auto"/>
            <w:right w:val="none" w:sz="0" w:space="0" w:color="auto"/>
          </w:divBdr>
        </w:div>
        <w:div w:id="1564172002">
          <w:marLeft w:val="640"/>
          <w:marRight w:val="0"/>
          <w:marTop w:val="0"/>
          <w:marBottom w:val="0"/>
          <w:divBdr>
            <w:top w:val="none" w:sz="0" w:space="0" w:color="auto"/>
            <w:left w:val="none" w:sz="0" w:space="0" w:color="auto"/>
            <w:bottom w:val="none" w:sz="0" w:space="0" w:color="auto"/>
            <w:right w:val="none" w:sz="0" w:space="0" w:color="auto"/>
          </w:divBdr>
        </w:div>
      </w:divsChild>
    </w:div>
    <w:div w:id="790242641">
      <w:bodyDiv w:val="1"/>
      <w:marLeft w:val="0"/>
      <w:marRight w:val="0"/>
      <w:marTop w:val="0"/>
      <w:marBottom w:val="0"/>
      <w:divBdr>
        <w:top w:val="none" w:sz="0" w:space="0" w:color="auto"/>
        <w:left w:val="none" w:sz="0" w:space="0" w:color="auto"/>
        <w:bottom w:val="none" w:sz="0" w:space="0" w:color="auto"/>
        <w:right w:val="none" w:sz="0" w:space="0" w:color="auto"/>
      </w:divBdr>
      <w:divsChild>
        <w:div w:id="456871249">
          <w:marLeft w:val="640"/>
          <w:marRight w:val="0"/>
          <w:marTop w:val="0"/>
          <w:marBottom w:val="0"/>
          <w:divBdr>
            <w:top w:val="none" w:sz="0" w:space="0" w:color="auto"/>
            <w:left w:val="none" w:sz="0" w:space="0" w:color="auto"/>
            <w:bottom w:val="none" w:sz="0" w:space="0" w:color="auto"/>
            <w:right w:val="none" w:sz="0" w:space="0" w:color="auto"/>
          </w:divBdr>
        </w:div>
        <w:div w:id="1072775102">
          <w:marLeft w:val="640"/>
          <w:marRight w:val="0"/>
          <w:marTop w:val="0"/>
          <w:marBottom w:val="0"/>
          <w:divBdr>
            <w:top w:val="none" w:sz="0" w:space="0" w:color="auto"/>
            <w:left w:val="none" w:sz="0" w:space="0" w:color="auto"/>
            <w:bottom w:val="none" w:sz="0" w:space="0" w:color="auto"/>
            <w:right w:val="none" w:sz="0" w:space="0" w:color="auto"/>
          </w:divBdr>
        </w:div>
        <w:div w:id="2081360919">
          <w:marLeft w:val="640"/>
          <w:marRight w:val="0"/>
          <w:marTop w:val="0"/>
          <w:marBottom w:val="0"/>
          <w:divBdr>
            <w:top w:val="none" w:sz="0" w:space="0" w:color="auto"/>
            <w:left w:val="none" w:sz="0" w:space="0" w:color="auto"/>
            <w:bottom w:val="none" w:sz="0" w:space="0" w:color="auto"/>
            <w:right w:val="none" w:sz="0" w:space="0" w:color="auto"/>
          </w:divBdr>
        </w:div>
        <w:div w:id="1560285406">
          <w:marLeft w:val="640"/>
          <w:marRight w:val="0"/>
          <w:marTop w:val="0"/>
          <w:marBottom w:val="0"/>
          <w:divBdr>
            <w:top w:val="none" w:sz="0" w:space="0" w:color="auto"/>
            <w:left w:val="none" w:sz="0" w:space="0" w:color="auto"/>
            <w:bottom w:val="none" w:sz="0" w:space="0" w:color="auto"/>
            <w:right w:val="none" w:sz="0" w:space="0" w:color="auto"/>
          </w:divBdr>
        </w:div>
        <w:div w:id="869562529">
          <w:marLeft w:val="640"/>
          <w:marRight w:val="0"/>
          <w:marTop w:val="0"/>
          <w:marBottom w:val="0"/>
          <w:divBdr>
            <w:top w:val="none" w:sz="0" w:space="0" w:color="auto"/>
            <w:left w:val="none" w:sz="0" w:space="0" w:color="auto"/>
            <w:bottom w:val="none" w:sz="0" w:space="0" w:color="auto"/>
            <w:right w:val="none" w:sz="0" w:space="0" w:color="auto"/>
          </w:divBdr>
        </w:div>
        <w:div w:id="1366558521">
          <w:marLeft w:val="640"/>
          <w:marRight w:val="0"/>
          <w:marTop w:val="0"/>
          <w:marBottom w:val="0"/>
          <w:divBdr>
            <w:top w:val="none" w:sz="0" w:space="0" w:color="auto"/>
            <w:left w:val="none" w:sz="0" w:space="0" w:color="auto"/>
            <w:bottom w:val="none" w:sz="0" w:space="0" w:color="auto"/>
            <w:right w:val="none" w:sz="0" w:space="0" w:color="auto"/>
          </w:divBdr>
        </w:div>
        <w:div w:id="327951957">
          <w:marLeft w:val="640"/>
          <w:marRight w:val="0"/>
          <w:marTop w:val="0"/>
          <w:marBottom w:val="0"/>
          <w:divBdr>
            <w:top w:val="none" w:sz="0" w:space="0" w:color="auto"/>
            <w:left w:val="none" w:sz="0" w:space="0" w:color="auto"/>
            <w:bottom w:val="none" w:sz="0" w:space="0" w:color="auto"/>
            <w:right w:val="none" w:sz="0" w:space="0" w:color="auto"/>
          </w:divBdr>
        </w:div>
        <w:div w:id="711803942">
          <w:marLeft w:val="640"/>
          <w:marRight w:val="0"/>
          <w:marTop w:val="0"/>
          <w:marBottom w:val="0"/>
          <w:divBdr>
            <w:top w:val="none" w:sz="0" w:space="0" w:color="auto"/>
            <w:left w:val="none" w:sz="0" w:space="0" w:color="auto"/>
            <w:bottom w:val="none" w:sz="0" w:space="0" w:color="auto"/>
            <w:right w:val="none" w:sz="0" w:space="0" w:color="auto"/>
          </w:divBdr>
        </w:div>
        <w:div w:id="226651978">
          <w:marLeft w:val="640"/>
          <w:marRight w:val="0"/>
          <w:marTop w:val="0"/>
          <w:marBottom w:val="0"/>
          <w:divBdr>
            <w:top w:val="none" w:sz="0" w:space="0" w:color="auto"/>
            <w:left w:val="none" w:sz="0" w:space="0" w:color="auto"/>
            <w:bottom w:val="none" w:sz="0" w:space="0" w:color="auto"/>
            <w:right w:val="none" w:sz="0" w:space="0" w:color="auto"/>
          </w:divBdr>
        </w:div>
        <w:div w:id="435910846">
          <w:marLeft w:val="640"/>
          <w:marRight w:val="0"/>
          <w:marTop w:val="0"/>
          <w:marBottom w:val="0"/>
          <w:divBdr>
            <w:top w:val="none" w:sz="0" w:space="0" w:color="auto"/>
            <w:left w:val="none" w:sz="0" w:space="0" w:color="auto"/>
            <w:bottom w:val="none" w:sz="0" w:space="0" w:color="auto"/>
            <w:right w:val="none" w:sz="0" w:space="0" w:color="auto"/>
          </w:divBdr>
        </w:div>
        <w:div w:id="1137259516">
          <w:marLeft w:val="640"/>
          <w:marRight w:val="0"/>
          <w:marTop w:val="0"/>
          <w:marBottom w:val="0"/>
          <w:divBdr>
            <w:top w:val="none" w:sz="0" w:space="0" w:color="auto"/>
            <w:left w:val="none" w:sz="0" w:space="0" w:color="auto"/>
            <w:bottom w:val="none" w:sz="0" w:space="0" w:color="auto"/>
            <w:right w:val="none" w:sz="0" w:space="0" w:color="auto"/>
          </w:divBdr>
        </w:div>
        <w:div w:id="1946494441">
          <w:marLeft w:val="640"/>
          <w:marRight w:val="0"/>
          <w:marTop w:val="0"/>
          <w:marBottom w:val="0"/>
          <w:divBdr>
            <w:top w:val="none" w:sz="0" w:space="0" w:color="auto"/>
            <w:left w:val="none" w:sz="0" w:space="0" w:color="auto"/>
            <w:bottom w:val="none" w:sz="0" w:space="0" w:color="auto"/>
            <w:right w:val="none" w:sz="0" w:space="0" w:color="auto"/>
          </w:divBdr>
        </w:div>
        <w:div w:id="2059863692">
          <w:marLeft w:val="640"/>
          <w:marRight w:val="0"/>
          <w:marTop w:val="0"/>
          <w:marBottom w:val="0"/>
          <w:divBdr>
            <w:top w:val="none" w:sz="0" w:space="0" w:color="auto"/>
            <w:left w:val="none" w:sz="0" w:space="0" w:color="auto"/>
            <w:bottom w:val="none" w:sz="0" w:space="0" w:color="auto"/>
            <w:right w:val="none" w:sz="0" w:space="0" w:color="auto"/>
          </w:divBdr>
        </w:div>
        <w:div w:id="1135639159">
          <w:marLeft w:val="640"/>
          <w:marRight w:val="0"/>
          <w:marTop w:val="0"/>
          <w:marBottom w:val="0"/>
          <w:divBdr>
            <w:top w:val="none" w:sz="0" w:space="0" w:color="auto"/>
            <w:left w:val="none" w:sz="0" w:space="0" w:color="auto"/>
            <w:bottom w:val="none" w:sz="0" w:space="0" w:color="auto"/>
            <w:right w:val="none" w:sz="0" w:space="0" w:color="auto"/>
          </w:divBdr>
        </w:div>
        <w:div w:id="1223639283">
          <w:marLeft w:val="640"/>
          <w:marRight w:val="0"/>
          <w:marTop w:val="0"/>
          <w:marBottom w:val="0"/>
          <w:divBdr>
            <w:top w:val="none" w:sz="0" w:space="0" w:color="auto"/>
            <w:left w:val="none" w:sz="0" w:space="0" w:color="auto"/>
            <w:bottom w:val="none" w:sz="0" w:space="0" w:color="auto"/>
            <w:right w:val="none" w:sz="0" w:space="0" w:color="auto"/>
          </w:divBdr>
        </w:div>
        <w:div w:id="1140726722">
          <w:marLeft w:val="640"/>
          <w:marRight w:val="0"/>
          <w:marTop w:val="0"/>
          <w:marBottom w:val="0"/>
          <w:divBdr>
            <w:top w:val="none" w:sz="0" w:space="0" w:color="auto"/>
            <w:left w:val="none" w:sz="0" w:space="0" w:color="auto"/>
            <w:bottom w:val="none" w:sz="0" w:space="0" w:color="auto"/>
            <w:right w:val="none" w:sz="0" w:space="0" w:color="auto"/>
          </w:divBdr>
        </w:div>
        <w:div w:id="1853642636">
          <w:marLeft w:val="640"/>
          <w:marRight w:val="0"/>
          <w:marTop w:val="0"/>
          <w:marBottom w:val="0"/>
          <w:divBdr>
            <w:top w:val="none" w:sz="0" w:space="0" w:color="auto"/>
            <w:left w:val="none" w:sz="0" w:space="0" w:color="auto"/>
            <w:bottom w:val="none" w:sz="0" w:space="0" w:color="auto"/>
            <w:right w:val="none" w:sz="0" w:space="0" w:color="auto"/>
          </w:divBdr>
        </w:div>
        <w:div w:id="798842173">
          <w:marLeft w:val="640"/>
          <w:marRight w:val="0"/>
          <w:marTop w:val="0"/>
          <w:marBottom w:val="0"/>
          <w:divBdr>
            <w:top w:val="none" w:sz="0" w:space="0" w:color="auto"/>
            <w:left w:val="none" w:sz="0" w:space="0" w:color="auto"/>
            <w:bottom w:val="none" w:sz="0" w:space="0" w:color="auto"/>
            <w:right w:val="none" w:sz="0" w:space="0" w:color="auto"/>
          </w:divBdr>
        </w:div>
        <w:div w:id="193619995">
          <w:marLeft w:val="640"/>
          <w:marRight w:val="0"/>
          <w:marTop w:val="0"/>
          <w:marBottom w:val="0"/>
          <w:divBdr>
            <w:top w:val="none" w:sz="0" w:space="0" w:color="auto"/>
            <w:left w:val="none" w:sz="0" w:space="0" w:color="auto"/>
            <w:bottom w:val="none" w:sz="0" w:space="0" w:color="auto"/>
            <w:right w:val="none" w:sz="0" w:space="0" w:color="auto"/>
          </w:divBdr>
        </w:div>
        <w:div w:id="116991425">
          <w:marLeft w:val="640"/>
          <w:marRight w:val="0"/>
          <w:marTop w:val="0"/>
          <w:marBottom w:val="0"/>
          <w:divBdr>
            <w:top w:val="none" w:sz="0" w:space="0" w:color="auto"/>
            <w:left w:val="none" w:sz="0" w:space="0" w:color="auto"/>
            <w:bottom w:val="none" w:sz="0" w:space="0" w:color="auto"/>
            <w:right w:val="none" w:sz="0" w:space="0" w:color="auto"/>
          </w:divBdr>
        </w:div>
        <w:div w:id="24794719">
          <w:marLeft w:val="640"/>
          <w:marRight w:val="0"/>
          <w:marTop w:val="0"/>
          <w:marBottom w:val="0"/>
          <w:divBdr>
            <w:top w:val="none" w:sz="0" w:space="0" w:color="auto"/>
            <w:left w:val="none" w:sz="0" w:space="0" w:color="auto"/>
            <w:bottom w:val="none" w:sz="0" w:space="0" w:color="auto"/>
            <w:right w:val="none" w:sz="0" w:space="0" w:color="auto"/>
          </w:divBdr>
        </w:div>
        <w:div w:id="587151428">
          <w:marLeft w:val="640"/>
          <w:marRight w:val="0"/>
          <w:marTop w:val="0"/>
          <w:marBottom w:val="0"/>
          <w:divBdr>
            <w:top w:val="none" w:sz="0" w:space="0" w:color="auto"/>
            <w:left w:val="none" w:sz="0" w:space="0" w:color="auto"/>
            <w:bottom w:val="none" w:sz="0" w:space="0" w:color="auto"/>
            <w:right w:val="none" w:sz="0" w:space="0" w:color="auto"/>
          </w:divBdr>
        </w:div>
        <w:div w:id="370687033">
          <w:marLeft w:val="640"/>
          <w:marRight w:val="0"/>
          <w:marTop w:val="0"/>
          <w:marBottom w:val="0"/>
          <w:divBdr>
            <w:top w:val="none" w:sz="0" w:space="0" w:color="auto"/>
            <w:left w:val="none" w:sz="0" w:space="0" w:color="auto"/>
            <w:bottom w:val="none" w:sz="0" w:space="0" w:color="auto"/>
            <w:right w:val="none" w:sz="0" w:space="0" w:color="auto"/>
          </w:divBdr>
        </w:div>
        <w:div w:id="2116442007">
          <w:marLeft w:val="640"/>
          <w:marRight w:val="0"/>
          <w:marTop w:val="0"/>
          <w:marBottom w:val="0"/>
          <w:divBdr>
            <w:top w:val="none" w:sz="0" w:space="0" w:color="auto"/>
            <w:left w:val="none" w:sz="0" w:space="0" w:color="auto"/>
            <w:bottom w:val="none" w:sz="0" w:space="0" w:color="auto"/>
            <w:right w:val="none" w:sz="0" w:space="0" w:color="auto"/>
          </w:divBdr>
        </w:div>
        <w:div w:id="1321740201">
          <w:marLeft w:val="640"/>
          <w:marRight w:val="0"/>
          <w:marTop w:val="0"/>
          <w:marBottom w:val="0"/>
          <w:divBdr>
            <w:top w:val="none" w:sz="0" w:space="0" w:color="auto"/>
            <w:left w:val="none" w:sz="0" w:space="0" w:color="auto"/>
            <w:bottom w:val="none" w:sz="0" w:space="0" w:color="auto"/>
            <w:right w:val="none" w:sz="0" w:space="0" w:color="auto"/>
          </w:divBdr>
        </w:div>
        <w:div w:id="198974975">
          <w:marLeft w:val="640"/>
          <w:marRight w:val="0"/>
          <w:marTop w:val="0"/>
          <w:marBottom w:val="0"/>
          <w:divBdr>
            <w:top w:val="none" w:sz="0" w:space="0" w:color="auto"/>
            <w:left w:val="none" w:sz="0" w:space="0" w:color="auto"/>
            <w:bottom w:val="none" w:sz="0" w:space="0" w:color="auto"/>
            <w:right w:val="none" w:sz="0" w:space="0" w:color="auto"/>
          </w:divBdr>
        </w:div>
        <w:div w:id="1253509597">
          <w:marLeft w:val="640"/>
          <w:marRight w:val="0"/>
          <w:marTop w:val="0"/>
          <w:marBottom w:val="0"/>
          <w:divBdr>
            <w:top w:val="none" w:sz="0" w:space="0" w:color="auto"/>
            <w:left w:val="none" w:sz="0" w:space="0" w:color="auto"/>
            <w:bottom w:val="none" w:sz="0" w:space="0" w:color="auto"/>
            <w:right w:val="none" w:sz="0" w:space="0" w:color="auto"/>
          </w:divBdr>
        </w:div>
        <w:div w:id="2121487175">
          <w:marLeft w:val="640"/>
          <w:marRight w:val="0"/>
          <w:marTop w:val="0"/>
          <w:marBottom w:val="0"/>
          <w:divBdr>
            <w:top w:val="none" w:sz="0" w:space="0" w:color="auto"/>
            <w:left w:val="none" w:sz="0" w:space="0" w:color="auto"/>
            <w:bottom w:val="none" w:sz="0" w:space="0" w:color="auto"/>
            <w:right w:val="none" w:sz="0" w:space="0" w:color="auto"/>
          </w:divBdr>
        </w:div>
        <w:div w:id="1778910646">
          <w:marLeft w:val="640"/>
          <w:marRight w:val="0"/>
          <w:marTop w:val="0"/>
          <w:marBottom w:val="0"/>
          <w:divBdr>
            <w:top w:val="none" w:sz="0" w:space="0" w:color="auto"/>
            <w:left w:val="none" w:sz="0" w:space="0" w:color="auto"/>
            <w:bottom w:val="none" w:sz="0" w:space="0" w:color="auto"/>
            <w:right w:val="none" w:sz="0" w:space="0" w:color="auto"/>
          </w:divBdr>
        </w:div>
        <w:div w:id="473252859">
          <w:marLeft w:val="640"/>
          <w:marRight w:val="0"/>
          <w:marTop w:val="0"/>
          <w:marBottom w:val="0"/>
          <w:divBdr>
            <w:top w:val="none" w:sz="0" w:space="0" w:color="auto"/>
            <w:left w:val="none" w:sz="0" w:space="0" w:color="auto"/>
            <w:bottom w:val="none" w:sz="0" w:space="0" w:color="auto"/>
            <w:right w:val="none" w:sz="0" w:space="0" w:color="auto"/>
          </w:divBdr>
        </w:div>
        <w:div w:id="180437916">
          <w:marLeft w:val="640"/>
          <w:marRight w:val="0"/>
          <w:marTop w:val="0"/>
          <w:marBottom w:val="0"/>
          <w:divBdr>
            <w:top w:val="none" w:sz="0" w:space="0" w:color="auto"/>
            <w:left w:val="none" w:sz="0" w:space="0" w:color="auto"/>
            <w:bottom w:val="none" w:sz="0" w:space="0" w:color="auto"/>
            <w:right w:val="none" w:sz="0" w:space="0" w:color="auto"/>
          </w:divBdr>
        </w:div>
        <w:div w:id="1477720321">
          <w:marLeft w:val="640"/>
          <w:marRight w:val="0"/>
          <w:marTop w:val="0"/>
          <w:marBottom w:val="0"/>
          <w:divBdr>
            <w:top w:val="none" w:sz="0" w:space="0" w:color="auto"/>
            <w:left w:val="none" w:sz="0" w:space="0" w:color="auto"/>
            <w:bottom w:val="none" w:sz="0" w:space="0" w:color="auto"/>
            <w:right w:val="none" w:sz="0" w:space="0" w:color="auto"/>
          </w:divBdr>
        </w:div>
        <w:div w:id="21128531">
          <w:marLeft w:val="640"/>
          <w:marRight w:val="0"/>
          <w:marTop w:val="0"/>
          <w:marBottom w:val="0"/>
          <w:divBdr>
            <w:top w:val="none" w:sz="0" w:space="0" w:color="auto"/>
            <w:left w:val="none" w:sz="0" w:space="0" w:color="auto"/>
            <w:bottom w:val="none" w:sz="0" w:space="0" w:color="auto"/>
            <w:right w:val="none" w:sz="0" w:space="0" w:color="auto"/>
          </w:divBdr>
        </w:div>
        <w:div w:id="1223371820">
          <w:marLeft w:val="640"/>
          <w:marRight w:val="0"/>
          <w:marTop w:val="0"/>
          <w:marBottom w:val="0"/>
          <w:divBdr>
            <w:top w:val="none" w:sz="0" w:space="0" w:color="auto"/>
            <w:left w:val="none" w:sz="0" w:space="0" w:color="auto"/>
            <w:bottom w:val="none" w:sz="0" w:space="0" w:color="auto"/>
            <w:right w:val="none" w:sz="0" w:space="0" w:color="auto"/>
          </w:divBdr>
        </w:div>
        <w:div w:id="502476578">
          <w:marLeft w:val="640"/>
          <w:marRight w:val="0"/>
          <w:marTop w:val="0"/>
          <w:marBottom w:val="0"/>
          <w:divBdr>
            <w:top w:val="none" w:sz="0" w:space="0" w:color="auto"/>
            <w:left w:val="none" w:sz="0" w:space="0" w:color="auto"/>
            <w:bottom w:val="none" w:sz="0" w:space="0" w:color="auto"/>
            <w:right w:val="none" w:sz="0" w:space="0" w:color="auto"/>
          </w:divBdr>
        </w:div>
        <w:div w:id="1191069311">
          <w:marLeft w:val="640"/>
          <w:marRight w:val="0"/>
          <w:marTop w:val="0"/>
          <w:marBottom w:val="0"/>
          <w:divBdr>
            <w:top w:val="none" w:sz="0" w:space="0" w:color="auto"/>
            <w:left w:val="none" w:sz="0" w:space="0" w:color="auto"/>
            <w:bottom w:val="none" w:sz="0" w:space="0" w:color="auto"/>
            <w:right w:val="none" w:sz="0" w:space="0" w:color="auto"/>
          </w:divBdr>
        </w:div>
        <w:div w:id="340007890">
          <w:marLeft w:val="640"/>
          <w:marRight w:val="0"/>
          <w:marTop w:val="0"/>
          <w:marBottom w:val="0"/>
          <w:divBdr>
            <w:top w:val="none" w:sz="0" w:space="0" w:color="auto"/>
            <w:left w:val="none" w:sz="0" w:space="0" w:color="auto"/>
            <w:bottom w:val="none" w:sz="0" w:space="0" w:color="auto"/>
            <w:right w:val="none" w:sz="0" w:space="0" w:color="auto"/>
          </w:divBdr>
        </w:div>
        <w:div w:id="1560168300">
          <w:marLeft w:val="640"/>
          <w:marRight w:val="0"/>
          <w:marTop w:val="0"/>
          <w:marBottom w:val="0"/>
          <w:divBdr>
            <w:top w:val="none" w:sz="0" w:space="0" w:color="auto"/>
            <w:left w:val="none" w:sz="0" w:space="0" w:color="auto"/>
            <w:bottom w:val="none" w:sz="0" w:space="0" w:color="auto"/>
            <w:right w:val="none" w:sz="0" w:space="0" w:color="auto"/>
          </w:divBdr>
        </w:div>
        <w:div w:id="332337357">
          <w:marLeft w:val="640"/>
          <w:marRight w:val="0"/>
          <w:marTop w:val="0"/>
          <w:marBottom w:val="0"/>
          <w:divBdr>
            <w:top w:val="none" w:sz="0" w:space="0" w:color="auto"/>
            <w:left w:val="none" w:sz="0" w:space="0" w:color="auto"/>
            <w:bottom w:val="none" w:sz="0" w:space="0" w:color="auto"/>
            <w:right w:val="none" w:sz="0" w:space="0" w:color="auto"/>
          </w:divBdr>
        </w:div>
        <w:div w:id="585923651">
          <w:marLeft w:val="640"/>
          <w:marRight w:val="0"/>
          <w:marTop w:val="0"/>
          <w:marBottom w:val="0"/>
          <w:divBdr>
            <w:top w:val="none" w:sz="0" w:space="0" w:color="auto"/>
            <w:left w:val="none" w:sz="0" w:space="0" w:color="auto"/>
            <w:bottom w:val="none" w:sz="0" w:space="0" w:color="auto"/>
            <w:right w:val="none" w:sz="0" w:space="0" w:color="auto"/>
          </w:divBdr>
        </w:div>
        <w:div w:id="1263029664">
          <w:marLeft w:val="640"/>
          <w:marRight w:val="0"/>
          <w:marTop w:val="0"/>
          <w:marBottom w:val="0"/>
          <w:divBdr>
            <w:top w:val="none" w:sz="0" w:space="0" w:color="auto"/>
            <w:left w:val="none" w:sz="0" w:space="0" w:color="auto"/>
            <w:bottom w:val="none" w:sz="0" w:space="0" w:color="auto"/>
            <w:right w:val="none" w:sz="0" w:space="0" w:color="auto"/>
          </w:divBdr>
        </w:div>
        <w:div w:id="62486750">
          <w:marLeft w:val="640"/>
          <w:marRight w:val="0"/>
          <w:marTop w:val="0"/>
          <w:marBottom w:val="0"/>
          <w:divBdr>
            <w:top w:val="none" w:sz="0" w:space="0" w:color="auto"/>
            <w:left w:val="none" w:sz="0" w:space="0" w:color="auto"/>
            <w:bottom w:val="none" w:sz="0" w:space="0" w:color="auto"/>
            <w:right w:val="none" w:sz="0" w:space="0" w:color="auto"/>
          </w:divBdr>
        </w:div>
        <w:div w:id="111094076">
          <w:marLeft w:val="640"/>
          <w:marRight w:val="0"/>
          <w:marTop w:val="0"/>
          <w:marBottom w:val="0"/>
          <w:divBdr>
            <w:top w:val="none" w:sz="0" w:space="0" w:color="auto"/>
            <w:left w:val="none" w:sz="0" w:space="0" w:color="auto"/>
            <w:bottom w:val="none" w:sz="0" w:space="0" w:color="auto"/>
            <w:right w:val="none" w:sz="0" w:space="0" w:color="auto"/>
          </w:divBdr>
        </w:div>
        <w:div w:id="45566543">
          <w:marLeft w:val="640"/>
          <w:marRight w:val="0"/>
          <w:marTop w:val="0"/>
          <w:marBottom w:val="0"/>
          <w:divBdr>
            <w:top w:val="none" w:sz="0" w:space="0" w:color="auto"/>
            <w:left w:val="none" w:sz="0" w:space="0" w:color="auto"/>
            <w:bottom w:val="none" w:sz="0" w:space="0" w:color="auto"/>
            <w:right w:val="none" w:sz="0" w:space="0" w:color="auto"/>
          </w:divBdr>
        </w:div>
        <w:div w:id="1245991749">
          <w:marLeft w:val="640"/>
          <w:marRight w:val="0"/>
          <w:marTop w:val="0"/>
          <w:marBottom w:val="0"/>
          <w:divBdr>
            <w:top w:val="none" w:sz="0" w:space="0" w:color="auto"/>
            <w:left w:val="none" w:sz="0" w:space="0" w:color="auto"/>
            <w:bottom w:val="none" w:sz="0" w:space="0" w:color="auto"/>
            <w:right w:val="none" w:sz="0" w:space="0" w:color="auto"/>
          </w:divBdr>
        </w:div>
        <w:div w:id="811675745">
          <w:marLeft w:val="640"/>
          <w:marRight w:val="0"/>
          <w:marTop w:val="0"/>
          <w:marBottom w:val="0"/>
          <w:divBdr>
            <w:top w:val="none" w:sz="0" w:space="0" w:color="auto"/>
            <w:left w:val="none" w:sz="0" w:space="0" w:color="auto"/>
            <w:bottom w:val="none" w:sz="0" w:space="0" w:color="auto"/>
            <w:right w:val="none" w:sz="0" w:space="0" w:color="auto"/>
          </w:divBdr>
        </w:div>
        <w:div w:id="209731746">
          <w:marLeft w:val="640"/>
          <w:marRight w:val="0"/>
          <w:marTop w:val="0"/>
          <w:marBottom w:val="0"/>
          <w:divBdr>
            <w:top w:val="none" w:sz="0" w:space="0" w:color="auto"/>
            <w:left w:val="none" w:sz="0" w:space="0" w:color="auto"/>
            <w:bottom w:val="none" w:sz="0" w:space="0" w:color="auto"/>
            <w:right w:val="none" w:sz="0" w:space="0" w:color="auto"/>
          </w:divBdr>
        </w:div>
        <w:div w:id="265768649">
          <w:marLeft w:val="640"/>
          <w:marRight w:val="0"/>
          <w:marTop w:val="0"/>
          <w:marBottom w:val="0"/>
          <w:divBdr>
            <w:top w:val="none" w:sz="0" w:space="0" w:color="auto"/>
            <w:left w:val="none" w:sz="0" w:space="0" w:color="auto"/>
            <w:bottom w:val="none" w:sz="0" w:space="0" w:color="auto"/>
            <w:right w:val="none" w:sz="0" w:space="0" w:color="auto"/>
          </w:divBdr>
        </w:div>
        <w:div w:id="576522481">
          <w:marLeft w:val="640"/>
          <w:marRight w:val="0"/>
          <w:marTop w:val="0"/>
          <w:marBottom w:val="0"/>
          <w:divBdr>
            <w:top w:val="none" w:sz="0" w:space="0" w:color="auto"/>
            <w:left w:val="none" w:sz="0" w:space="0" w:color="auto"/>
            <w:bottom w:val="none" w:sz="0" w:space="0" w:color="auto"/>
            <w:right w:val="none" w:sz="0" w:space="0" w:color="auto"/>
          </w:divBdr>
        </w:div>
        <w:div w:id="1513961">
          <w:marLeft w:val="640"/>
          <w:marRight w:val="0"/>
          <w:marTop w:val="0"/>
          <w:marBottom w:val="0"/>
          <w:divBdr>
            <w:top w:val="none" w:sz="0" w:space="0" w:color="auto"/>
            <w:left w:val="none" w:sz="0" w:space="0" w:color="auto"/>
            <w:bottom w:val="none" w:sz="0" w:space="0" w:color="auto"/>
            <w:right w:val="none" w:sz="0" w:space="0" w:color="auto"/>
          </w:divBdr>
        </w:div>
        <w:div w:id="2118672176">
          <w:marLeft w:val="640"/>
          <w:marRight w:val="0"/>
          <w:marTop w:val="0"/>
          <w:marBottom w:val="0"/>
          <w:divBdr>
            <w:top w:val="none" w:sz="0" w:space="0" w:color="auto"/>
            <w:left w:val="none" w:sz="0" w:space="0" w:color="auto"/>
            <w:bottom w:val="none" w:sz="0" w:space="0" w:color="auto"/>
            <w:right w:val="none" w:sz="0" w:space="0" w:color="auto"/>
          </w:divBdr>
        </w:div>
        <w:div w:id="1795252140">
          <w:marLeft w:val="640"/>
          <w:marRight w:val="0"/>
          <w:marTop w:val="0"/>
          <w:marBottom w:val="0"/>
          <w:divBdr>
            <w:top w:val="none" w:sz="0" w:space="0" w:color="auto"/>
            <w:left w:val="none" w:sz="0" w:space="0" w:color="auto"/>
            <w:bottom w:val="none" w:sz="0" w:space="0" w:color="auto"/>
            <w:right w:val="none" w:sz="0" w:space="0" w:color="auto"/>
          </w:divBdr>
        </w:div>
        <w:div w:id="1915624907">
          <w:marLeft w:val="640"/>
          <w:marRight w:val="0"/>
          <w:marTop w:val="0"/>
          <w:marBottom w:val="0"/>
          <w:divBdr>
            <w:top w:val="none" w:sz="0" w:space="0" w:color="auto"/>
            <w:left w:val="none" w:sz="0" w:space="0" w:color="auto"/>
            <w:bottom w:val="none" w:sz="0" w:space="0" w:color="auto"/>
            <w:right w:val="none" w:sz="0" w:space="0" w:color="auto"/>
          </w:divBdr>
        </w:div>
        <w:div w:id="2007241365">
          <w:marLeft w:val="640"/>
          <w:marRight w:val="0"/>
          <w:marTop w:val="0"/>
          <w:marBottom w:val="0"/>
          <w:divBdr>
            <w:top w:val="none" w:sz="0" w:space="0" w:color="auto"/>
            <w:left w:val="none" w:sz="0" w:space="0" w:color="auto"/>
            <w:bottom w:val="none" w:sz="0" w:space="0" w:color="auto"/>
            <w:right w:val="none" w:sz="0" w:space="0" w:color="auto"/>
          </w:divBdr>
        </w:div>
        <w:div w:id="1920601799">
          <w:marLeft w:val="640"/>
          <w:marRight w:val="0"/>
          <w:marTop w:val="0"/>
          <w:marBottom w:val="0"/>
          <w:divBdr>
            <w:top w:val="none" w:sz="0" w:space="0" w:color="auto"/>
            <w:left w:val="none" w:sz="0" w:space="0" w:color="auto"/>
            <w:bottom w:val="none" w:sz="0" w:space="0" w:color="auto"/>
            <w:right w:val="none" w:sz="0" w:space="0" w:color="auto"/>
          </w:divBdr>
        </w:div>
        <w:div w:id="1867712354">
          <w:marLeft w:val="640"/>
          <w:marRight w:val="0"/>
          <w:marTop w:val="0"/>
          <w:marBottom w:val="0"/>
          <w:divBdr>
            <w:top w:val="none" w:sz="0" w:space="0" w:color="auto"/>
            <w:left w:val="none" w:sz="0" w:space="0" w:color="auto"/>
            <w:bottom w:val="none" w:sz="0" w:space="0" w:color="auto"/>
            <w:right w:val="none" w:sz="0" w:space="0" w:color="auto"/>
          </w:divBdr>
        </w:div>
        <w:div w:id="1428041108">
          <w:marLeft w:val="640"/>
          <w:marRight w:val="0"/>
          <w:marTop w:val="0"/>
          <w:marBottom w:val="0"/>
          <w:divBdr>
            <w:top w:val="none" w:sz="0" w:space="0" w:color="auto"/>
            <w:left w:val="none" w:sz="0" w:space="0" w:color="auto"/>
            <w:bottom w:val="none" w:sz="0" w:space="0" w:color="auto"/>
            <w:right w:val="none" w:sz="0" w:space="0" w:color="auto"/>
          </w:divBdr>
        </w:div>
        <w:div w:id="436295780">
          <w:marLeft w:val="640"/>
          <w:marRight w:val="0"/>
          <w:marTop w:val="0"/>
          <w:marBottom w:val="0"/>
          <w:divBdr>
            <w:top w:val="none" w:sz="0" w:space="0" w:color="auto"/>
            <w:left w:val="none" w:sz="0" w:space="0" w:color="auto"/>
            <w:bottom w:val="none" w:sz="0" w:space="0" w:color="auto"/>
            <w:right w:val="none" w:sz="0" w:space="0" w:color="auto"/>
          </w:divBdr>
        </w:div>
        <w:div w:id="701975634">
          <w:marLeft w:val="640"/>
          <w:marRight w:val="0"/>
          <w:marTop w:val="0"/>
          <w:marBottom w:val="0"/>
          <w:divBdr>
            <w:top w:val="none" w:sz="0" w:space="0" w:color="auto"/>
            <w:left w:val="none" w:sz="0" w:space="0" w:color="auto"/>
            <w:bottom w:val="none" w:sz="0" w:space="0" w:color="auto"/>
            <w:right w:val="none" w:sz="0" w:space="0" w:color="auto"/>
          </w:divBdr>
        </w:div>
        <w:div w:id="215746136">
          <w:marLeft w:val="640"/>
          <w:marRight w:val="0"/>
          <w:marTop w:val="0"/>
          <w:marBottom w:val="0"/>
          <w:divBdr>
            <w:top w:val="none" w:sz="0" w:space="0" w:color="auto"/>
            <w:left w:val="none" w:sz="0" w:space="0" w:color="auto"/>
            <w:bottom w:val="none" w:sz="0" w:space="0" w:color="auto"/>
            <w:right w:val="none" w:sz="0" w:space="0" w:color="auto"/>
          </w:divBdr>
        </w:div>
        <w:div w:id="1981298618">
          <w:marLeft w:val="640"/>
          <w:marRight w:val="0"/>
          <w:marTop w:val="0"/>
          <w:marBottom w:val="0"/>
          <w:divBdr>
            <w:top w:val="none" w:sz="0" w:space="0" w:color="auto"/>
            <w:left w:val="none" w:sz="0" w:space="0" w:color="auto"/>
            <w:bottom w:val="none" w:sz="0" w:space="0" w:color="auto"/>
            <w:right w:val="none" w:sz="0" w:space="0" w:color="auto"/>
          </w:divBdr>
        </w:div>
        <w:div w:id="1764569174">
          <w:marLeft w:val="640"/>
          <w:marRight w:val="0"/>
          <w:marTop w:val="0"/>
          <w:marBottom w:val="0"/>
          <w:divBdr>
            <w:top w:val="none" w:sz="0" w:space="0" w:color="auto"/>
            <w:left w:val="none" w:sz="0" w:space="0" w:color="auto"/>
            <w:bottom w:val="none" w:sz="0" w:space="0" w:color="auto"/>
            <w:right w:val="none" w:sz="0" w:space="0" w:color="auto"/>
          </w:divBdr>
        </w:div>
        <w:div w:id="1777754827">
          <w:marLeft w:val="640"/>
          <w:marRight w:val="0"/>
          <w:marTop w:val="0"/>
          <w:marBottom w:val="0"/>
          <w:divBdr>
            <w:top w:val="none" w:sz="0" w:space="0" w:color="auto"/>
            <w:left w:val="none" w:sz="0" w:space="0" w:color="auto"/>
            <w:bottom w:val="none" w:sz="0" w:space="0" w:color="auto"/>
            <w:right w:val="none" w:sz="0" w:space="0" w:color="auto"/>
          </w:divBdr>
        </w:div>
        <w:div w:id="466825317">
          <w:marLeft w:val="640"/>
          <w:marRight w:val="0"/>
          <w:marTop w:val="0"/>
          <w:marBottom w:val="0"/>
          <w:divBdr>
            <w:top w:val="none" w:sz="0" w:space="0" w:color="auto"/>
            <w:left w:val="none" w:sz="0" w:space="0" w:color="auto"/>
            <w:bottom w:val="none" w:sz="0" w:space="0" w:color="auto"/>
            <w:right w:val="none" w:sz="0" w:space="0" w:color="auto"/>
          </w:divBdr>
        </w:div>
        <w:div w:id="779757421">
          <w:marLeft w:val="640"/>
          <w:marRight w:val="0"/>
          <w:marTop w:val="0"/>
          <w:marBottom w:val="0"/>
          <w:divBdr>
            <w:top w:val="none" w:sz="0" w:space="0" w:color="auto"/>
            <w:left w:val="none" w:sz="0" w:space="0" w:color="auto"/>
            <w:bottom w:val="none" w:sz="0" w:space="0" w:color="auto"/>
            <w:right w:val="none" w:sz="0" w:space="0" w:color="auto"/>
          </w:divBdr>
        </w:div>
        <w:div w:id="620495706">
          <w:marLeft w:val="640"/>
          <w:marRight w:val="0"/>
          <w:marTop w:val="0"/>
          <w:marBottom w:val="0"/>
          <w:divBdr>
            <w:top w:val="none" w:sz="0" w:space="0" w:color="auto"/>
            <w:left w:val="none" w:sz="0" w:space="0" w:color="auto"/>
            <w:bottom w:val="none" w:sz="0" w:space="0" w:color="auto"/>
            <w:right w:val="none" w:sz="0" w:space="0" w:color="auto"/>
          </w:divBdr>
        </w:div>
        <w:div w:id="288972083">
          <w:marLeft w:val="640"/>
          <w:marRight w:val="0"/>
          <w:marTop w:val="0"/>
          <w:marBottom w:val="0"/>
          <w:divBdr>
            <w:top w:val="none" w:sz="0" w:space="0" w:color="auto"/>
            <w:left w:val="none" w:sz="0" w:space="0" w:color="auto"/>
            <w:bottom w:val="none" w:sz="0" w:space="0" w:color="auto"/>
            <w:right w:val="none" w:sz="0" w:space="0" w:color="auto"/>
          </w:divBdr>
        </w:div>
        <w:div w:id="443580387">
          <w:marLeft w:val="640"/>
          <w:marRight w:val="0"/>
          <w:marTop w:val="0"/>
          <w:marBottom w:val="0"/>
          <w:divBdr>
            <w:top w:val="none" w:sz="0" w:space="0" w:color="auto"/>
            <w:left w:val="none" w:sz="0" w:space="0" w:color="auto"/>
            <w:bottom w:val="none" w:sz="0" w:space="0" w:color="auto"/>
            <w:right w:val="none" w:sz="0" w:space="0" w:color="auto"/>
          </w:divBdr>
        </w:div>
        <w:div w:id="1415780670">
          <w:marLeft w:val="640"/>
          <w:marRight w:val="0"/>
          <w:marTop w:val="0"/>
          <w:marBottom w:val="0"/>
          <w:divBdr>
            <w:top w:val="none" w:sz="0" w:space="0" w:color="auto"/>
            <w:left w:val="none" w:sz="0" w:space="0" w:color="auto"/>
            <w:bottom w:val="none" w:sz="0" w:space="0" w:color="auto"/>
            <w:right w:val="none" w:sz="0" w:space="0" w:color="auto"/>
          </w:divBdr>
        </w:div>
        <w:div w:id="1609001297">
          <w:marLeft w:val="640"/>
          <w:marRight w:val="0"/>
          <w:marTop w:val="0"/>
          <w:marBottom w:val="0"/>
          <w:divBdr>
            <w:top w:val="none" w:sz="0" w:space="0" w:color="auto"/>
            <w:left w:val="none" w:sz="0" w:space="0" w:color="auto"/>
            <w:bottom w:val="none" w:sz="0" w:space="0" w:color="auto"/>
            <w:right w:val="none" w:sz="0" w:space="0" w:color="auto"/>
          </w:divBdr>
        </w:div>
        <w:div w:id="2018730085">
          <w:marLeft w:val="640"/>
          <w:marRight w:val="0"/>
          <w:marTop w:val="0"/>
          <w:marBottom w:val="0"/>
          <w:divBdr>
            <w:top w:val="none" w:sz="0" w:space="0" w:color="auto"/>
            <w:left w:val="none" w:sz="0" w:space="0" w:color="auto"/>
            <w:bottom w:val="none" w:sz="0" w:space="0" w:color="auto"/>
            <w:right w:val="none" w:sz="0" w:space="0" w:color="auto"/>
          </w:divBdr>
        </w:div>
        <w:div w:id="401028825">
          <w:marLeft w:val="640"/>
          <w:marRight w:val="0"/>
          <w:marTop w:val="0"/>
          <w:marBottom w:val="0"/>
          <w:divBdr>
            <w:top w:val="none" w:sz="0" w:space="0" w:color="auto"/>
            <w:left w:val="none" w:sz="0" w:space="0" w:color="auto"/>
            <w:bottom w:val="none" w:sz="0" w:space="0" w:color="auto"/>
            <w:right w:val="none" w:sz="0" w:space="0" w:color="auto"/>
          </w:divBdr>
        </w:div>
        <w:div w:id="817261261">
          <w:marLeft w:val="640"/>
          <w:marRight w:val="0"/>
          <w:marTop w:val="0"/>
          <w:marBottom w:val="0"/>
          <w:divBdr>
            <w:top w:val="none" w:sz="0" w:space="0" w:color="auto"/>
            <w:left w:val="none" w:sz="0" w:space="0" w:color="auto"/>
            <w:bottom w:val="none" w:sz="0" w:space="0" w:color="auto"/>
            <w:right w:val="none" w:sz="0" w:space="0" w:color="auto"/>
          </w:divBdr>
        </w:div>
        <w:div w:id="1766728911">
          <w:marLeft w:val="640"/>
          <w:marRight w:val="0"/>
          <w:marTop w:val="0"/>
          <w:marBottom w:val="0"/>
          <w:divBdr>
            <w:top w:val="none" w:sz="0" w:space="0" w:color="auto"/>
            <w:left w:val="none" w:sz="0" w:space="0" w:color="auto"/>
            <w:bottom w:val="none" w:sz="0" w:space="0" w:color="auto"/>
            <w:right w:val="none" w:sz="0" w:space="0" w:color="auto"/>
          </w:divBdr>
        </w:div>
        <w:div w:id="596254014">
          <w:marLeft w:val="640"/>
          <w:marRight w:val="0"/>
          <w:marTop w:val="0"/>
          <w:marBottom w:val="0"/>
          <w:divBdr>
            <w:top w:val="none" w:sz="0" w:space="0" w:color="auto"/>
            <w:left w:val="none" w:sz="0" w:space="0" w:color="auto"/>
            <w:bottom w:val="none" w:sz="0" w:space="0" w:color="auto"/>
            <w:right w:val="none" w:sz="0" w:space="0" w:color="auto"/>
          </w:divBdr>
        </w:div>
        <w:div w:id="1847666592">
          <w:marLeft w:val="640"/>
          <w:marRight w:val="0"/>
          <w:marTop w:val="0"/>
          <w:marBottom w:val="0"/>
          <w:divBdr>
            <w:top w:val="none" w:sz="0" w:space="0" w:color="auto"/>
            <w:left w:val="none" w:sz="0" w:space="0" w:color="auto"/>
            <w:bottom w:val="none" w:sz="0" w:space="0" w:color="auto"/>
            <w:right w:val="none" w:sz="0" w:space="0" w:color="auto"/>
          </w:divBdr>
        </w:div>
        <w:div w:id="661813834">
          <w:marLeft w:val="640"/>
          <w:marRight w:val="0"/>
          <w:marTop w:val="0"/>
          <w:marBottom w:val="0"/>
          <w:divBdr>
            <w:top w:val="none" w:sz="0" w:space="0" w:color="auto"/>
            <w:left w:val="none" w:sz="0" w:space="0" w:color="auto"/>
            <w:bottom w:val="none" w:sz="0" w:space="0" w:color="auto"/>
            <w:right w:val="none" w:sz="0" w:space="0" w:color="auto"/>
          </w:divBdr>
        </w:div>
        <w:div w:id="550188191">
          <w:marLeft w:val="640"/>
          <w:marRight w:val="0"/>
          <w:marTop w:val="0"/>
          <w:marBottom w:val="0"/>
          <w:divBdr>
            <w:top w:val="none" w:sz="0" w:space="0" w:color="auto"/>
            <w:left w:val="none" w:sz="0" w:space="0" w:color="auto"/>
            <w:bottom w:val="none" w:sz="0" w:space="0" w:color="auto"/>
            <w:right w:val="none" w:sz="0" w:space="0" w:color="auto"/>
          </w:divBdr>
        </w:div>
        <w:div w:id="1606691977">
          <w:marLeft w:val="640"/>
          <w:marRight w:val="0"/>
          <w:marTop w:val="0"/>
          <w:marBottom w:val="0"/>
          <w:divBdr>
            <w:top w:val="none" w:sz="0" w:space="0" w:color="auto"/>
            <w:left w:val="none" w:sz="0" w:space="0" w:color="auto"/>
            <w:bottom w:val="none" w:sz="0" w:space="0" w:color="auto"/>
            <w:right w:val="none" w:sz="0" w:space="0" w:color="auto"/>
          </w:divBdr>
        </w:div>
        <w:div w:id="652298542">
          <w:marLeft w:val="640"/>
          <w:marRight w:val="0"/>
          <w:marTop w:val="0"/>
          <w:marBottom w:val="0"/>
          <w:divBdr>
            <w:top w:val="none" w:sz="0" w:space="0" w:color="auto"/>
            <w:left w:val="none" w:sz="0" w:space="0" w:color="auto"/>
            <w:bottom w:val="none" w:sz="0" w:space="0" w:color="auto"/>
            <w:right w:val="none" w:sz="0" w:space="0" w:color="auto"/>
          </w:divBdr>
        </w:div>
        <w:div w:id="42758972">
          <w:marLeft w:val="640"/>
          <w:marRight w:val="0"/>
          <w:marTop w:val="0"/>
          <w:marBottom w:val="0"/>
          <w:divBdr>
            <w:top w:val="none" w:sz="0" w:space="0" w:color="auto"/>
            <w:left w:val="none" w:sz="0" w:space="0" w:color="auto"/>
            <w:bottom w:val="none" w:sz="0" w:space="0" w:color="auto"/>
            <w:right w:val="none" w:sz="0" w:space="0" w:color="auto"/>
          </w:divBdr>
        </w:div>
        <w:div w:id="1793286748">
          <w:marLeft w:val="640"/>
          <w:marRight w:val="0"/>
          <w:marTop w:val="0"/>
          <w:marBottom w:val="0"/>
          <w:divBdr>
            <w:top w:val="none" w:sz="0" w:space="0" w:color="auto"/>
            <w:left w:val="none" w:sz="0" w:space="0" w:color="auto"/>
            <w:bottom w:val="none" w:sz="0" w:space="0" w:color="auto"/>
            <w:right w:val="none" w:sz="0" w:space="0" w:color="auto"/>
          </w:divBdr>
        </w:div>
        <w:div w:id="294793722">
          <w:marLeft w:val="640"/>
          <w:marRight w:val="0"/>
          <w:marTop w:val="0"/>
          <w:marBottom w:val="0"/>
          <w:divBdr>
            <w:top w:val="none" w:sz="0" w:space="0" w:color="auto"/>
            <w:left w:val="none" w:sz="0" w:space="0" w:color="auto"/>
            <w:bottom w:val="none" w:sz="0" w:space="0" w:color="auto"/>
            <w:right w:val="none" w:sz="0" w:space="0" w:color="auto"/>
          </w:divBdr>
        </w:div>
        <w:div w:id="1798796089">
          <w:marLeft w:val="640"/>
          <w:marRight w:val="0"/>
          <w:marTop w:val="0"/>
          <w:marBottom w:val="0"/>
          <w:divBdr>
            <w:top w:val="none" w:sz="0" w:space="0" w:color="auto"/>
            <w:left w:val="none" w:sz="0" w:space="0" w:color="auto"/>
            <w:bottom w:val="none" w:sz="0" w:space="0" w:color="auto"/>
            <w:right w:val="none" w:sz="0" w:space="0" w:color="auto"/>
          </w:divBdr>
        </w:div>
        <w:div w:id="1859734292">
          <w:marLeft w:val="640"/>
          <w:marRight w:val="0"/>
          <w:marTop w:val="0"/>
          <w:marBottom w:val="0"/>
          <w:divBdr>
            <w:top w:val="none" w:sz="0" w:space="0" w:color="auto"/>
            <w:left w:val="none" w:sz="0" w:space="0" w:color="auto"/>
            <w:bottom w:val="none" w:sz="0" w:space="0" w:color="auto"/>
            <w:right w:val="none" w:sz="0" w:space="0" w:color="auto"/>
          </w:divBdr>
        </w:div>
        <w:div w:id="1377698790">
          <w:marLeft w:val="640"/>
          <w:marRight w:val="0"/>
          <w:marTop w:val="0"/>
          <w:marBottom w:val="0"/>
          <w:divBdr>
            <w:top w:val="none" w:sz="0" w:space="0" w:color="auto"/>
            <w:left w:val="none" w:sz="0" w:space="0" w:color="auto"/>
            <w:bottom w:val="none" w:sz="0" w:space="0" w:color="auto"/>
            <w:right w:val="none" w:sz="0" w:space="0" w:color="auto"/>
          </w:divBdr>
        </w:div>
        <w:div w:id="173423682">
          <w:marLeft w:val="640"/>
          <w:marRight w:val="0"/>
          <w:marTop w:val="0"/>
          <w:marBottom w:val="0"/>
          <w:divBdr>
            <w:top w:val="none" w:sz="0" w:space="0" w:color="auto"/>
            <w:left w:val="none" w:sz="0" w:space="0" w:color="auto"/>
            <w:bottom w:val="none" w:sz="0" w:space="0" w:color="auto"/>
            <w:right w:val="none" w:sz="0" w:space="0" w:color="auto"/>
          </w:divBdr>
        </w:div>
        <w:div w:id="1063871686">
          <w:marLeft w:val="640"/>
          <w:marRight w:val="0"/>
          <w:marTop w:val="0"/>
          <w:marBottom w:val="0"/>
          <w:divBdr>
            <w:top w:val="none" w:sz="0" w:space="0" w:color="auto"/>
            <w:left w:val="none" w:sz="0" w:space="0" w:color="auto"/>
            <w:bottom w:val="none" w:sz="0" w:space="0" w:color="auto"/>
            <w:right w:val="none" w:sz="0" w:space="0" w:color="auto"/>
          </w:divBdr>
        </w:div>
        <w:div w:id="650406193">
          <w:marLeft w:val="640"/>
          <w:marRight w:val="0"/>
          <w:marTop w:val="0"/>
          <w:marBottom w:val="0"/>
          <w:divBdr>
            <w:top w:val="none" w:sz="0" w:space="0" w:color="auto"/>
            <w:left w:val="none" w:sz="0" w:space="0" w:color="auto"/>
            <w:bottom w:val="none" w:sz="0" w:space="0" w:color="auto"/>
            <w:right w:val="none" w:sz="0" w:space="0" w:color="auto"/>
          </w:divBdr>
        </w:div>
        <w:div w:id="434328409">
          <w:marLeft w:val="640"/>
          <w:marRight w:val="0"/>
          <w:marTop w:val="0"/>
          <w:marBottom w:val="0"/>
          <w:divBdr>
            <w:top w:val="none" w:sz="0" w:space="0" w:color="auto"/>
            <w:left w:val="none" w:sz="0" w:space="0" w:color="auto"/>
            <w:bottom w:val="none" w:sz="0" w:space="0" w:color="auto"/>
            <w:right w:val="none" w:sz="0" w:space="0" w:color="auto"/>
          </w:divBdr>
        </w:div>
        <w:div w:id="397559962">
          <w:marLeft w:val="640"/>
          <w:marRight w:val="0"/>
          <w:marTop w:val="0"/>
          <w:marBottom w:val="0"/>
          <w:divBdr>
            <w:top w:val="none" w:sz="0" w:space="0" w:color="auto"/>
            <w:left w:val="none" w:sz="0" w:space="0" w:color="auto"/>
            <w:bottom w:val="none" w:sz="0" w:space="0" w:color="auto"/>
            <w:right w:val="none" w:sz="0" w:space="0" w:color="auto"/>
          </w:divBdr>
        </w:div>
        <w:div w:id="1738504430">
          <w:marLeft w:val="640"/>
          <w:marRight w:val="0"/>
          <w:marTop w:val="0"/>
          <w:marBottom w:val="0"/>
          <w:divBdr>
            <w:top w:val="none" w:sz="0" w:space="0" w:color="auto"/>
            <w:left w:val="none" w:sz="0" w:space="0" w:color="auto"/>
            <w:bottom w:val="none" w:sz="0" w:space="0" w:color="auto"/>
            <w:right w:val="none" w:sz="0" w:space="0" w:color="auto"/>
          </w:divBdr>
        </w:div>
        <w:div w:id="2133018476">
          <w:marLeft w:val="640"/>
          <w:marRight w:val="0"/>
          <w:marTop w:val="0"/>
          <w:marBottom w:val="0"/>
          <w:divBdr>
            <w:top w:val="none" w:sz="0" w:space="0" w:color="auto"/>
            <w:left w:val="none" w:sz="0" w:space="0" w:color="auto"/>
            <w:bottom w:val="none" w:sz="0" w:space="0" w:color="auto"/>
            <w:right w:val="none" w:sz="0" w:space="0" w:color="auto"/>
          </w:divBdr>
        </w:div>
        <w:div w:id="445006962">
          <w:marLeft w:val="640"/>
          <w:marRight w:val="0"/>
          <w:marTop w:val="0"/>
          <w:marBottom w:val="0"/>
          <w:divBdr>
            <w:top w:val="none" w:sz="0" w:space="0" w:color="auto"/>
            <w:left w:val="none" w:sz="0" w:space="0" w:color="auto"/>
            <w:bottom w:val="none" w:sz="0" w:space="0" w:color="auto"/>
            <w:right w:val="none" w:sz="0" w:space="0" w:color="auto"/>
          </w:divBdr>
        </w:div>
        <w:div w:id="1519002133">
          <w:marLeft w:val="640"/>
          <w:marRight w:val="0"/>
          <w:marTop w:val="0"/>
          <w:marBottom w:val="0"/>
          <w:divBdr>
            <w:top w:val="none" w:sz="0" w:space="0" w:color="auto"/>
            <w:left w:val="none" w:sz="0" w:space="0" w:color="auto"/>
            <w:bottom w:val="none" w:sz="0" w:space="0" w:color="auto"/>
            <w:right w:val="none" w:sz="0" w:space="0" w:color="auto"/>
          </w:divBdr>
        </w:div>
        <w:div w:id="201092706">
          <w:marLeft w:val="640"/>
          <w:marRight w:val="0"/>
          <w:marTop w:val="0"/>
          <w:marBottom w:val="0"/>
          <w:divBdr>
            <w:top w:val="none" w:sz="0" w:space="0" w:color="auto"/>
            <w:left w:val="none" w:sz="0" w:space="0" w:color="auto"/>
            <w:bottom w:val="none" w:sz="0" w:space="0" w:color="auto"/>
            <w:right w:val="none" w:sz="0" w:space="0" w:color="auto"/>
          </w:divBdr>
        </w:div>
        <w:div w:id="1600792318">
          <w:marLeft w:val="640"/>
          <w:marRight w:val="0"/>
          <w:marTop w:val="0"/>
          <w:marBottom w:val="0"/>
          <w:divBdr>
            <w:top w:val="none" w:sz="0" w:space="0" w:color="auto"/>
            <w:left w:val="none" w:sz="0" w:space="0" w:color="auto"/>
            <w:bottom w:val="none" w:sz="0" w:space="0" w:color="auto"/>
            <w:right w:val="none" w:sz="0" w:space="0" w:color="auto"/>
          </w:divBdr>
        </w:div>
        <w:div w:id="2145419105">
          <w:marLeft w:val="640"/>
          <w:marRight w:val="0"/>
          <w:marTop w:val="0"/>
          <w:marBottom w:val="0"/>
          <w:divBdr>
            <w:top w:val="none" w:sz="0" w:space="0" w:color="auto"/>
            <w:left w:val="none" w:sz="0" w:space="0" w:color="auto"/>
            <w:bottom w:val="none" w:sz="0" w:space="0" w:color="auto"/>
            <w:right w:val="none" w:sz="0" w:space="0" w:color="auto"/>
          </w:divBdr>
        </w:div>
        <w:div w:id="1573271451">
          <w:marLeft w:val="640"/>
          <w:marRight w:val="0"/>
          <w:marTop w:val="0"/>
          <w:marBottom w:val="0"/>
          <w:divBdr>
            <w:top w:val="none" w:sz="0" w:space="0" w:color="auto"/>
            <w:left w:val="none" w:sz="0" w:space="0" w:color="auto"/>
            <w:bottom w:val="none" w:sz="0" w:space="0" w:color="auto"/>
            <w:right w:val="none" w:sz="0" w:space="0" w:color="auto"/>
          </w:divBdr>
        </w:div>
        <w:div w:id="1509907877">
          <w:marLeft w:val="640"/>
          <w:marRight w:val="0"/>
          <w:marTop w:val="0"/>
          <w:marBottom w:val="0"/>
          <w:divBdr>
            <w:top w:val="none" w:sz="0" w:space="0" w:color="auto"/>
            <w:left w:val="none" w:sz="0" w:space="0" w:color="auto"/>
            <w:bottom w:val="none" w:sz="0" w:space="0" w:color="auto"/>
            <w:right w:val="none" w:sz="0" w:space="0" w:color="auto"/>
          </w:divBdr>
        </w:div>
        <w:div w:id="815150444">
          <w:marLeft w:val="640"/>
          <w:marRight w:val="0"/>
          <w:marTop w:val="0"/>
          <w:marBottom w:val="0"/>
          <w:divBdr>
            <w:top w:val="none" w:sz="0" w:space="0" w:color="auto"/>
            <w:left w:val="none" w:sz="0" w:space="0" w:color="auto"/>
            <w:bottom w:val="none" w:sz="0" w:space="0" w:color="auto"/>
            <w:right w:val="none" w:sz="0" w:space="0" w:color="auto"/>
          </w:divBdr>
        </w:div>
        <w:div w:id="90246262">
          <w:marLeft w:val="640"/>
          <w:marRight w:val="0"/>
          <w:marTop w:val="0"/>
          <w:marBottom w:val="0"/>
          <w:divBdr>
            <w:top w:val="none" w:sz="0" w:space="0" w:color="auto"/>
            <w:left w:val="none" w:sz="0" w:space="0" w:color="auto"/>
            <w:bottom w:val="none" w:sz="0" w:space="0" w:color="auto"/>
            <w:right w:val="none" w:sz="0" w:space="0" w:color="auto"/>
          </w:divBdr>
        </w:div>
        <w:div w:id="89353837">
          <w:marLeft w:val="640"/>
          <w:marRight w:val="0"/>
          <w:marTop w:val="0"/>
          <w:marBottom w:val="0"/>
          <w:divBdr>
            <w:top w:val="none" w:sz="0" w:space="0" w:color="auto"/>
            <w:left w:val="none" w:sz="0" w:space="0" w:color="auto"/>
            <w:bottom w:val="none" w:sz="0" w:space="0" w:color="auto"/>
            <w:right w:val="none" w:sz="0" w:space="0" w:color="auto"/>
          </w:divBdr>
        </w:div>
        <w:div w:id="1801222275">
          <w:marLeft w:val="640"/>
          <w:marRight w:val="0"/>
          <w:marTop w:val="0"/>
          <w:marBottom w:val="0"/>
          <w:divBdr>
            <w:top w:val="none" w:sz="0" w:space="0" w:color="auto"/>
            <w:left w:val="none" w:sz="0" w:space="0" w:color="auto"/>
            <w:bottom w:val="none" w:sz="0" w:space="0" w:color="auto"/>
            <w:right w:val="none" w:sz="0" w:space="0" w:color="auto"/>
          </w:divBdr>
        </w:div>
        <w:div w:id="1452942597">
          <w:marLeft w:val="640"/>
          <w:marRight w:val="0"/>
          <w:marTop w:val="0"/>
          <w:marBottom w:val="0"/>
          <w:divBdr>
            <w:top w:val="none" w:sz="0" w:space="0" w:color="auto"/>
            <w:left w:val="none" w:sz="0" w:space="0" w:color="auto"/>
            <w:bottom w:val="none" w:sz="0" w:space="0" w:color="auto"/>
            <w:right w:val="none" w:sz="0" w:space="0" w:color="auto"/>
          </w:divBdr>
        </w:div>
        <w:div w:id="1043090528">
          <w:marLeft w:val="640"/>
          <w:marRight w:val="0"/>
          <w:marTop w:val="0"/>
          <w:marBottom w:val="0"/>
          <w:divBdr>
            <w:top w:val="none" w:sz="0" w:space="0" w:color="auto"/>
            <w:left w:val="none" w:sz="0" w:space="0" w:color="auto"/>
            <w:bottom w:val="none" w:sz="0" w:space="0" w:color="auto"/>
            <w:right w:val="none" w:sz="0" w:space="0" w:color="auto"/>
          </w:divBdr>
        </w:div>
        <w:div w:id="568349622">
          <w:marLeft w:val="640"/>
          <w:marRight w:val="0"/>
          <w:marTop w:val="0"/>
          <w:marBottom w:val="0"/>
          <w:divBdr>
            <w:top w:val="none" w:sz="0" w:space="0" w:color="auto"/>
            <w:left w:val="none" w:sz="0" w:space="0" w:color="auto"/>
            <w:bottom w:val="none" w:sz="0" w:space="0" w:color="auto"/>
            <w:right w:val="none" w:sz="0" w:space="0" w:color="auto"/>
          </w:divBdr>
        </w:div>
        <w:div w:id="256059269">
          <w:marLeft w:val="640"/>
          <w:marRight w:val="0"/>
          <w:marTop w:val="0"/>
          <w:marBottom w:val="0"/>
          <w:divBdr>
            <w:top w:val="none" w:sz="0" w:space="0" w:color="auto"/>
            <w:left w:val="none" w:sz="0" w:space="0" w:color="auto"/>
            <w:bottom w:val="none" w:sz="0" w:space="0" w:color="auto"/>
            <w:right w:val="none" w:sz="0" w:space="0" w:color="auto"/>
          </w:divBdr>
        </w:div>
        <w:div w:id="974875565">
          <w:marLeft w:val="640"/>
          <w:marRight w:val="0"/>
          <w:marTop w:val="0"/>
          <w:marBottom w:val="0"/>
          <w:divBdr>
            <w:top w:val="none" w:sz="0" w:space="0" w:color="auto"/>
            <w:left w:val="none" w:sz="0" w:space="0" w:color="auto"/>
            <w:bottom w:val="none" w:sz="0" w:space="0" w:color="auto"/>
            <w:right w:val="none" w:sz="0" w:space="0" w:color="auto"/>
          </w:divBdr>
        </w:div>
        <w:div w:id="1864320005">
          <w:marLeft w:val="640"/>
          <w:marRight w:val="0"/>
          <w:marTop w:val="0"/>
          <w:marBottom w:val="0"/>
          <w:divBdr>
            <w:top w:val="none" w:sz="0" w:space="0" w:color="auto"/>
            <w:left w:val="none" w:sz="0" w:space="0" w:color="auto"/>
            <w:bottom w:val="none" w:sz="0" w:space="0" w:color="auto"/>
            <w:right w:val="none" w:sz="0" w:space="0" w:color="auto"/>
          </w:divBdr>
        </w:div>
        <w:div w:id="459806557">
          <w:marLeft w:val="640"/>
          <w:marRight w:val="0"/>
          <w:marTop w:val="0"/>
          <w:marBottom w:val="0"/>
          <w:divBdr>
            <w:top w:val="none" w:sz="0" w:space="0" w:color="auto"/>
            <w:left w:val="none" w:sz="0" w:space="0" w:color="auto"/>
            <w:bottom w:val="none" w:sz="0" w:space="0" w:color="auto"/>
            <w:right w:val="none" w:sz="0" w:space="0" w:color="auto"/>
          </w:divBdr>
        </w:div>
        <w:div w:id="1457020547">
          <w:marLeft w:val="640"/>
          <w:marRight w:val="0"/>
          <w:marTop w:val="0"/>
          <w:marBottom w:val="0"/>
          <w:divBdr>
            <w:top w:val="none" w:sz="0" w:space="0" w:color="auto"/>
            <w:left w:val="none" w:sz="0" w:space="0" w:color="auto"/>
            <w:bottom w:val="none" w:sz="0" w:space="0" w:color="auto"/>
            <w:right w:val="none" w:sz="0" w:space="0" w:color="auto"/>
          </w:divBdr>
        </w:div>
        <w:div w:id="1962808188">
          <w:marLeft w:val="640"/>
          <w:marRight w:val="0"/>
          <w:marTop w:val="0"/>
          <w:marBottom w:val="0"/>
          <w:divBdr>
            <w:top w:val="none" w:sz="0" w:space="0" w:color="auto"/>
            <w:left w:val="none" w:sz="0" w:space="0" w:color="auto"/>
            <w:bottom w:val="none" w:sz="0" w:space="0" w:color="auto"/>
            <w:right w:val="none" w:sz="0" w:space="0" w:color="auto"/>
          </w:divBdr>
        </w:div>
        <w:div w:id="271863582">
          <w:marLeft w:val="640"/>
          <w:marRight w:val="0"/>
          <w:marTop w:val="0"/>
          <w:marBottom w:val="0"/>
          <w:divBdr>
            <w:top w:val="none" w:sz="0" w:space="0" w:color="auto"/>
            <w:left w:val="none" w:sz="0" w:space="0" w:color="auto"/>
            <w:bottom w:val="none" w:sz="0" w:space="0" w:color="auto"/>
            <w:right w:val="none" w:sz="0" w:space="0" w:color="auto"/>
          </w:divBdr>
        </w:div>
        <w:div w:id="1523858240">
          <w:marLeft w:val="640"/>
          <w:marRight w:val="0"/>
          <w:marTop w:val="0"/>
          <w:marBottom w:val="0"/>
          <w:divBdr>
            <w:top w:val="none" w:sz="0" w:space="0" w:color="auto"/>
            <w:left w:val="none" w:sz="0" w:space="0" w:color="auto"/>
            <w:bottom w:val="none" w:sz="0" w:space="0" w:color="auto"/>
            <w:right w:val="none" w:sz="0" w:space="0" w:color="auto"/>
          </w:divBdr>
        </w:div>
        <w:div w:id="268204986">
          <w:marLeft w:val="640"/>
          <w:marRight w:val="0"/>
          <w:marTop w:val="0"/>
          <w:marBottom w:val="0"/>
          <w:divBdr>
            <w:top w:val="none" w:sz="0" w:space="0" w:color="auto"/>
            <w:left w:val="none" w:sz="0" w:space="0" w:color="auto"/>
            <w:bottom w:val="none" w:sz="0" w:space="0" w:color="auto"/>
            <w:right w:val="none" w:sz="0" w:space="0" w:color="auto"/>
          </w:divBdr>
        </w:div>
        <w:div w:id="733435850">
          <w:marLeft w:val="640"/>
          <w:marRight w:val="0"/>
          <w:marTop w:val="0"/>
          <w:marBottom w:val="0"/>
          <w:divBdr>
            <w:top w:val="none" w:sz="0" w:space="0" w:color="auto"/>
            <w:left w:val="none" w:sz="0" w:space="0" w:color="auto"/>
            <w:bottom w:val="none" w:sz="0" w:space="0" w:color="auto"/>
            <w:right w:val="none" w:sz="0" w:space="0" w:color="auto"/>
          </w:divBdr>
        </w:div>
        <w:div w:id="2079546412">
          <w:marLeft w:val="640"/>
          <w:marRight w:val="0"/>
          <w:marTop w:val="0"/>
          <w:marBottom w:val="0"/>
          <w:divBdr>
            <w:top w:val="none" w:sz="0" w:space="0" w:color="auto"/>
            <w:left w:val="none" w:sz="0" w:space="0" w:color="auto"/>
            <w:bottom w:val="none" w:sz="0" w:space="0" w:color="auto"/>
            <w:right w:val="none" w:sz="0" w:space="0" w:color="auto"/>
          </w:divBdr>
        </w:div>
        <w:div w:id="433092174">
          <w:marLeft w:val="640"/>
          <w:marRight w:val="0"/>
          <w:marTop w:val="0"/>
          <w:marBottom w:val="0"/>
          <w:divBdr>
            <w:top w:val="none" w:sz="0" w:space="0" w:color="auto"/>
            <w:left w:val="none" w:sz="0" w:space="0" w:color="auto"/>
            <w:bottom w:val="none" w:sz="0" w:space="0" w:color="auto"/>
            <w:right w:val="none" w:sz="0" w:space="0" w:color="auto"/>
          </w:divBdr>
        </w:div>
        <w:div w:id="1059670666">
          <w:marLeft w:val="640"/>
          <w:marRight w:val="0"/>
          <w:marTop w:val="0"/>
          <w:marBottom w:val="0"/>
          <w:divBdr>
            <w:top w:val="none" w:sz="0" w:space="0" w:color="auto"/>
            <w:left w:val="none" w:sz="0" w:space="0" w:color="auto"/>
            <w:bottom w:val="none" w:sz="0" w:space="0" w:color="auto"/>
            <w:right w:val="none" w:sz="0" w:space="0" w:color="auto"/>
          </w:divBdr>
        </w:div>
        <w:div w:id="971520806">
          <w:marLeft w:val="640"/>
          <w:marRight w:val="0"/>
          <w:marTop w:val="0"/>
          <w:marBottom w:val="0"/>
          <w:divBdr>
            <w:top w:val="none" w:sz="0" w:space="0" w:color="auto"/>
            <w:left w:val="none" w:sz="0" w:space="0" w:color="auto"/>
            <w:bottom w:val="none" w:sz="0" w:space="0" w:color="auto"/>
            <w:right w:val="none" w:sz="0" w:space="0" w:color="auto"/>
          </w:divBdr>
        </w:div>
        <w:div w:id="981735869">
          <w:marLeft w:val="640"/>
          <w:marRight w:val="0"/>
          <w:marTop w:val="0"/>
          <w:marBottom w:val="0"/>
          <w:divBdr>
            <w:top w:val="none" w:sz="0" w:space="0" w:color="auto"/>
            <w:left w:val="none" w:sz="0" w:space="0" w:color="auto"/>
            <w:bottom w:val="none" w:sz="0" w:space="0" w:color="auto"/>
            <w:right w:val="none" w:sz="0" w:space="0" w:color="auto"/>
          </w:divBdr>
        </w:div>
        <w:div w:id="110826436">
          <w:marLeft w:val="640"/>
          <w:marRight w:val="0"/>
          <w:marTop w:val="0"/>
          <w:marBottom w:val="0"/>
          <w:divBdr>
            <w:top w:val="none" w:sz="0" w:space="0" w:color="auto"/>
            <w:left w:val="none" w:sz="0" w:space="0" w:color="auto"/>
            <w:bottom w:val="none" w:sz="0" w:space="0" w:color="auto"/>
            <w:right w:val="none" w:sz="0" w:space="0" w:color="auto"/>
          </w:divBdr>
        </w:div>
        <w:div w:id="1588078980">
          <w:marLeft w:val="640"/>
          <w:marRight w:val="0"/>
          <w:marTop w:val="0"/>
          <w:marBottom w:val="0"/>
          <w:divBdr>
            <w:top w:val="none" w:sz="0" w:space="0" w:color="auto"/>
            <w:left w:val="none" w:sz="0" w:space="0" w:color="auto"/>
            <w:bottom w:val="none" w:sz="0" w:space="0" w:color="auto"/>
            <w:right w:val="none" w:sz="0" w:space="0" w:color="auto"/>
          </w:divBdr>
        </w:div>
      </w:divsChild>
    </w:div>
    <w:div w:id="799688189">
      <w:bodyDiv w:val="1"/>
      <w:marLeft w:val="0"/>
      <w:marRight w:val="0"/>
      <w:marTop w:val="0"/>
      <w:marBottom w:val="0"/>
      <w:divBdr>
        <w:top w:val="none" w:sz="0" w:space="0" w:color="auto"/>
        <w:left w:val="none" w:sz="0" w:space="0" w:color="auto"/>
        <w:bottom w:val="none" w:sz="0" w:space="0" w:color="auto"/>
        <w:right w:val="none" w:sz="0" w:space="0" w:color="auto"/>
      </w:divBdr>
      <w:divsChild>
        <w:div w:id="24451311">
          <w:marLeft w:val="640"/>
          <w:marRight w:val="0"/>
          <w:marTop w:val="0"/>
          <w:marBottom w:val="0"/>
          <w:divBdr>
            <w:top w:val="none" w:sz="0" w:space="0" w:color="auto"/>
            <w:left w:val="none" w:sz="0" w:space="0" w:color="auto"/>
            <w:bottom w:val="none" w:sz="0" w:space="0" w:color="auto"/>
            <w:right w:val="none" w:sz="0" w:space="0" w:color="auto"/>
          </w:divBdr>
        </w:div>
        <w:div w:id="34473764">
          <w:marLeft w:val="640"/>
          <w:marRight w:val="0"/>
          <w:marTop w:val="0"/>
          <w:marBottom w:val="0"/>
          <w:divBdr>
            <w:top w:val="none" w:sz="0" w:space="0" w:color="auto"/>
            <w:left w:val="none" w:sz="0" w:space="0" w:color="auto"/>
            <w:bottom w:val="none" w:sz="0" w:space="0" w:color="auto"/>
            <w:right w:val="none" w:sz="0" w:space="0" w:color="auto"/>
          </w:divBdr>
        </w:div>
        <w:div w:id="43606943">
          <w:marLeft w:val="640"/>
          <w:marRight w:val="0"/>
          <w:marTop w:val="0"/>
          <w:marBottom w:val="0"/>
          <w:divBdr>
            <w:top w:val="none" w:sz="0" w:space="0" w:color="auto"/>
            <w:left w:val="none" w:sz="0" w:space="0" w:color="auto"/>
            <w:bottom w:val="none" w:sz="0" w:space="0" w:color="auto"/>
            <w:right w:val="none" w:sz="0" w:space="0" w:color="auto"/>
          </w:divBdr>
        </w:div>
        <w:div w:id="52050434">
          <w:marLeft w:val="640"/>
          <w:marRight w:val="0"/>
          <w:marTop w:val="0"/>
          <w:marBottom w:val="0"/>
          <w:divBdr>
            <w:top w:val="none" w:sz="0" w:space="0" w:color="auto"/>
            <w:left w:val="none" w:sz="0" w:space="0" w:color="auto"/>
            <w:bottom w:val="none" w:sz="0" w:space="0" w:color="auto"/>
            <w:right w:val="none" w:sz="0" w:space="0" w:color="auto"/>
          </w:divBdr>
        </w:div>
        <w:div w:id="69426528">
          <w:marLeft w:val="640"/>
          <w:marRight w:val="0"/>
          <w:marTop w:val="0"/>
          <w:marBottom w:val="0"/>
          <w:divBdr>
            <w:top w:val="none" w:sz="0" w:space="0" w:color="auto"/>
            <w:left w:val="none" w:sz="0" w:space="0" w:color="auto"/>
            <w:bottom w:val="none" w:sz="0" w:space="0" w:color="auto"/>
            <w:right w:val="none" w:sz="0" w:space="0" w:color="auto"/>
          </w:divBdr>
        </w:div>
        <w:div w:id="74783265">
          <w:marLeft w:val="640"/>
          <w:marRight w:val="0"/>
          <w:marTop w:val="0"/>
          <w:marBottom w:val="0"/>
          <w:divBdr>
            <w:top w:val="none" w:sz="0" w:space="0" w:color="auto"/>
            <w:left w:val="none" w:sz="0" w:space="0" w:color="auto"/>
            <w:bottom w:val="none" w:sz="0" w:space="0" w:color="auto"/>
            <w:right w:val="none" w:sz="0" w:space="0" w:color="auto"/>
          </w:divBdr>
        </w:div>
        <w:div w:id="99690295">
          <w:marLeft w:val="640"/>
          <w:marRight w:val="0"/>
          <w:marTop w:val="0"/>
          <w:marBottom w:val="0"/>
          <w:divBdr>
            <w:top w:val="none" w:sz="0" w:space="0" w:color="auto"/>
            <w:left w:val="none" w:sz="0" w:space="0" w:color="auto"/>
            <w:bottom w:val="none" w:sz="0" w:space="0" w:color="auto"/>
            <w:right w:val="none" w:sz="0" w:space="0" w:color="auto"/>
          </w:divBdr>
        </w:div>
        <w:div w:id="100877131">
          <w:marLeft w:val="640"/>
          <w:marRight w:val="0"/>
          <w:marTop w:val="0"/>
          <w:marBottom w:val="0"/>
          <w:divBdr>
            <w:top w:val="none" w:sz="0" w:space="0" w:color="auto"/>
            <w:left w:val="none" w:sz="0" w:space="0" w:color="auto"/>
            <w:bottom w:val="none" w:sz="0" w:space="0" w:color="auto"/>
            <w:right w:val="none" w:sz="0" w:space="0" w:color="auto"/>
          </w:divBdr>
        </w:div>
        <w:div w:id="135029892">
          <w:marLeft w:val="640"/>
          <w:marRight w:val="0"/>
          <w:marTop w:val="0"/>
          <w:marBottom w:val="0"/>
          <w:divBdr>
            <w:top w:val="none" w:sz="0" w:space="0" w:color="auto"/>
            <w:left w:val="none" w:sz="0" w:space="0" w:color="auto"/>
            <w:bottom w:val="none" w:sz="0" w:space="0" w:color="auto"/>
            <w:right w:val="none" w:sz="0" w:space="0" w:color="auto"/>
          </w:divBdr>
        </w:div>
        <w:div w:id="148720090">
          <w:marLeft w:val="640"/>
          <w:marRight w:val="0"/>
          <w:marTop w:val="0"/>
          <w:marBottom w:val="0"/>
          <w:divBdr>
            <w:top w:val="none" w:sz="0" w:space="0" w:color="auto"/>
            <w:left w:val="none" w:sz="0" w:space="0" w:color="auto"/>
            <w:bottom w:val="none" w:sz="0" w:space="0" w:color="auto"/>
            <w:right w:val="none" w:sz="0" w:space="0" w:color="auto"/>
          </w:divBdr>
        </w:div>
        <w:div w:id="163058888">
          <w:marLeft w:val="640"/>
          <w:marRight w:val="0"/>
          <w:marTop w:val="0"/>
          <w:marBottom w:val="0"/>
          <w:divBdr>
            <w:top w:val="none" w:sz="0" w:space="0" w:color="auto"/>
            <w:left w:val="none" w:sz="0" w:space="0" w:color="auto"/>
            <w:bottom w:val="none" w:sz="0" w:space="0" w:color="auto"/>
            <w:right w:val="none" w:sz="0" w:space="0" w:color="auto"/>
          </w:divBdr>
        </w:div>
        <w:div w:id="189803489">
          <w:marLeft w:val="640"/>
          <w:marRight w:val="0"/>
          <w:marTop w:val="0"/>
          <w:marBottom w:val="0"/>
          <w:divBdr>
            <w:top w:val="none" w:sz="0" w:space="0" w:color="auto"/>
            <w:left w:val="none" w:sz="0" w:space="0" w:color="auto"/>
            <w:bottom w:val="none" w:sz="0" w:space="0" w:color="auto"/>
            <w:right w:val="none" w:sz="0" w:space="0" w:color="auto"/>
          </w:divBdr>
        </w:div>
        <w:div w:id="256905503">
          <w:marLeft w:val="640"/>
          <w:marRight w:val="0"/>
          <w:marTop w:val="0"/>
          <w:marBottom w:val="0"/>
          <w:divBdr>
            <w:top w:val="none" w:sz="0" w:space="0" w:color="auto"/>
            <w:left w:val="none" w:sz="0" w:space="0" w:color="auto"/>
            <w:bottom w:val="none" w:sz="0" w:space="0" w:color="auto"/>
            <w:right w:val="none" w:sz="0" w:space="0" w:color="auto"/>
          </w:divBdr>
        </w:div>
        <w:div w:id="305743070">
          <w:marLeft w:val="640"/>
          <w:marRight w:val="0"/>
          <w:marTop w:val="0"/>
          <w:marBottom w:val="0"/>
          <w:divBdr>
            <w:top w:val="none" w:sz="0" w:space="0" w:color="auto"/>
            <w:left w:val="none" w:sz="0" w:space="0" w:color="auto"/>
            <w:bottom w:val="none" w:sz="0" w:space="0" w:color="auto"/>
            <w:right w:val="none" w:sz="0" w:space="0" w:color="auto"/>
          </w:divBdr>
        </w:div>
        <w:div w:id="318583195">
          <w:marLeft w:val="640"/>
          <w:marRight w:val="0"/>
          <w:marTop w:val="0"/>
          <w:marBottom w:val="0"/>
          <w:divBdr>
            <w:top w:val="none" w:sz="0" w:space="0" w:color="auto"/>
            <w:left w:val="none" w:sz="0" w:space="0" w:color="auto"/>
            <w:bottom w:val="none" w:sz="0" w:space="0" w:color="auto"/>
            <w:right w:val="none" w:sz="0" w:space="0" w:color="auto"/>
          </w:divBdr>
        </w:div>
        <w:div w:id="322708604">
          <w:marLeft w:val="640"/>
          <w:marRight w:val="0"/>
          <w:marTop w:val="0"/>
          <w:marBottom w:val="0"/>
          <w:divBdr>
            <w:top w:val="none" w:sz="0" w:space="0" w:color="auto"/>
            <w:left w:val="none" w:sz="0" w:space="0" w:color="auto"/>
            <w:bottom w:val="none" w:sz="0" w:space="0" w:color="auto"/>
            <w:right w:val="none" w:sz="0" w:space="0" w:color="auto"/>
          </w:divBdr>
        </w:div>
        <w:div w:id="351685051">
          <w:marLeft w:val="640"/>
          <w:marRight w:val="0"/>
          <w:marTop w:val="0"/>
          <w:marBottom w:val="0"/>
          <w:divBdr>
            <w:top w:val="none" w:sz="0" w:space="0" w:color="auto"/>
            <w:left w:val="none" w:sz="0" w:space="0" w:color="auto"/>
            <w:bottom w:val="none" w:sz="0" w:space="0" w:color="auto"/>
            <w:right w:val="none" w:sz="0" w:space="0" w:color="auto"/>
          </w:divBdr>
        </w:div>
        <w:div w:id="377896566">
          <w:marLeft w:val="640"/>
          <w:marRight w:val="0"/>
          <w:marTop w:val="0"/>
          <w:marBottom w:val="0"/>
          <w:divBdr>
            <w:top w:val="none" w:sz="0" w:space="0" w:color="auto"/>
            <w:left w:val="none" w:sz="0" w:space="0" w:color="auto"/>
            <w:bottom w:val="none" w:sz="0" w:space="0" w:color="auto"/>
            <w:right w:val="none" w:sz="0" w:space="0" w:color="auto"/>
          </w:divBdr>
        </w:div>
        <w:div w:id="378864207">
          <w:marLeft w:val="640"/>
          <w:marRight w:val="0"/>
          <w:marTop w:val="0"/>
          <w:marBottom w:val="0"/>
          <w:divBdr>
            <w:top w:val="none" w:sz="0" w:space="0" w:color="auto"/>
            <w:left w:val="none" w:sz="0" w:space="0" w:color="auto"/>
            <w:bottom w:val="none" w:sz="0" w:space="0" w:color="auto"/>
            <w:right w:val="none" w:sz="0" w:space="0" w:color="auto"/>
          </w:divBdr>
        </w:div>
        <w:div w:id="388307697">
          <w:marLeft w:val="640"/>
          <w:marRight w:val="0"/>
          <w:marTop w:val="0"/>
          <w:marBottom w:val="0"/>
          <w:divBdr>
            <w:top w:val="none" w:sz="0" w:space="0" w:color="auto"/>
            <w:left w:val="none" w:sz="0" w:space="0" w:color="auto"/>
            <w:bottom w:val="none" w:sz="0" w:space="0" w:color="auto"/>
            <w:right w:val="none" w:sz="0" w:space="0" w:color="auto"/>
          </w:divBdr>
        </w:div>
        <w:div w:id="405690311">
          <w:marLeft w:val="640"/>
          <w:marRight w:val="0"/>
          <w:marTop w:val="0"/>
          <w:marBottom w:val="0"/>
          <w:divBdr>
            <w:top w:val="none" w:sz="0" w:space="0" w:color="auto"/>
            <w:left w:val="none" w:sz="0" w:space="0" w:color="auto"/>
            <w:bottom w:val="none" w:sz="0" w:space="0" w:color="auto"/>
            <w:right w:val="none" w:sz="0" w:space="0" w:color="auto"/>
          </w:divBdr>
        </w:div>
        <w:div w:id="452402317">
          <w:marLeft w:val="640"/>
          <w:marRight w:val="0"/>
          <w:marTop w:val="0"/>
          <w:marBottom w:val="0"/>
          <w:divBdr>
            <w:top w:val="none" w:sz="0" w:space="0" w:color="auto"/>
            <w:left w:val="none" w:sz="0" w:space="0" w:color="auto"/>
            <w:bottom w:val="none" w:sz="0" w:space="0" w:color="auto"/>
            <w:right w:val="none" w:sz="0" w:space="0" w:color="auto"/>
          </w:divBdr>
        </w:div>
        <w:div w:id="471023700">
          <w:marLeft w:val="640"/>
          <w:marRight w:val="0"/>
          <w:marTop w:val="0"/>
          <w:marBottom w:val="0"/>
          <w:divBdr>
            <w:top w:val="none" w:sz="0" w:space="0" w:color="auto"/>
            <w:left w:val="none" w:sz="0" w:space="0" w:color="auto"/>
            <w:bottom w:val="none" w:sz="0" w:space="0" w:color="auto"/>
            <w:right w:val="none" w:sz="0" w:space="0" w:color="auto"/>
          </w:divBdr>
        </w:div>
        <w:div w:id="520625933">
          <w:marLeft w:val="640"/>
          <w:marRight w:val="0"/>
          <w:marTop w:val="0"/>
          <w:marBottom w:val="0"/>
          <w:divBdr>
            <w:top w:val="none" w:sz="0" w:space="0" w:color="auto"/>
            <w:left w:val="none" w:sz="0" w:space="0" w:color="auto"/>
            <w:bottom w:val="none" w:sz="0" w:space="0" w:color="auto"/>
            <w:right w:val="none" w:sz="0" w:space="0" w:color="auto"/>
          </w:divBdr>
        </w:div>
        <w:div w:id="520974217">
          <w:marLeft w:val="640"/>
          <w:marRight w:val="0"/>
          <w:marTop w:val="0"/>
          <w:marBottom w:val="0"/>
          <w:divBdr>
            <w:top w:val="none" w:sz="0" w:space="0" w:color="auto"/>
            <w:left w:val="none" w:sz="0" w:space="0" w:color="auto"/>
            <w:bottom w:val="none" w:sz="0" w:space="0" w:color="auto"/>
            <w:right w:val="none" w:sz="0" w:space="0" w:color="auto"/>
          </w:divBdr>
        </w:div>
        <w:div w:id="529343854">
          <w:marLeft w:val="640"/>
          <w:marRight w:val="0"/>
          <w:marTop w:val="0"/>
          <w:marBottom w:val="0"/>
          <w:divBdr>
            <w:top w:val="none" w:sz="0" w:space="0" w:color="auto"/>
            <w:left w:val="none" w:sz="0" w:space="0" w:color="auto"/>
            <w:bottom w:val="none" w:sz="0" w:space="0" w:color="auto"/>
            <w:right w:val="none" w:sz="0" w:space="0" w:color="auto"/>
          </w:divBdr>
        </w:div>
        <w:div w:id="547185619">
          <w:marLeft w:val="640"/>
          <w:marRight w:val="0"/>
          <w:marTop w:val="0"/>
          <w:marBottom w:val="0"/>
          <w:divBdr>
            <w:top w:val="none" w:sz="0" w:space="0" w:color="auto"/>
            <w:left w:val="none" w:sz="0" w:space="0" w:color="auto"/>
            <w:bottom w:val="none" w:sz="0" w:space="0" w:color="auto"/>
            <w:right w:val="none" w:sz="0" w:space="0" w:color="auto"/>
          </w:divBdr>
        </w:div>
        <w:div w:id="589580449">
          <w:marLeft w:val="640"/>
          <w:marRight w:val="0"/>
          <w:marTop w:val="0"/>
          <w:marBottom w:val="0"/>
          <w:divBdr>
            <w:top w:val="none" w:sz="0" w:space="0" w:color="auto"/>
            <w:left w:val="none" w:sz="0" w:space="0" w:color="auto"/>
            <w:bottom w:val="none" w:sz="0" w:space="0" w:color="auto"/>
            <w:right w:val="none" w:sz="0" w:space="0" w:color="auto"/>
          </w:divBdr>
        </w:div>
        <w:div w:id="648828091">
          <w:marLeft w:val="640"/>
          <w:marRight w:val="0"/>
          <w:marTop w:val="0"/>
          <w:marBottom w:val="0"/>
          <w:divBdr>
            <w:top w:val="none" w:sz="0" w:space="0" w:color="auto"/>
            <w:left w:val="none" w:sz="0" w:space="0" w:color="auto"/>
            <w:bottom w:val="none" w:sz="0" w:space="0" w:color="auto"/>
            <w:right w:val="none" w:sz="0" w:space="0" w:color="auto"/>
          </w:divBdr>
        </w:div>
        <w:div w:id="670063313">
          <w:marLeft w:val="640"/>
          <w:marRight w:val="0"/>
          <w:marTop w:val="0"/>
          <w:marBottom w:val="0"/>
          <w:divBdr>
            <w:top w:val="none" w:sz="0" w:space="0" w:color="auto"/>
            <w:left w:val="none" w:sz="0" w:space="0" w:color="auto"/>
            <w:bottom w:val="none" w:sz="0" w:space="0" w:color="auto"/>
            <w:right w:val="none" w:sz="0" w:space="0" w:color="auto"/>
          </w:divBdr>
        </w:div>
        <w:div w:id="707681046">
          <w:marLeft w:val="640"/>
          <w:marRight w:val="0"/>
          <w:marTop w:val="0"/>
          <w:marBottom w:val="0"/>
          <w:divBdr>
            <w:top w:val="none" w:sz="0" w:space="0" w:color="auto"/>
            <w:left w:val="none" w:sz="0" w:space="0" w:color="auto"/>
            <w:bottom w:val="none" w:sz="0" w:space="0" w:color="auto"/>
            <w:right w:val="none" w:sz="0" w:space="0" w:color="auto"/>
          </w:divBdr>
        </w:div>
        <w:div w:id="713384167">
          <w:marLeft w:val="640"/>
          <w:marRight w:val="0"/>
          <w:marTop w:val="0"/>
          <w:marBottom w:val="0"/>
          <w:divBdr>
            <w:top w:val="none" w:sz="0" w:space="0" w:color="auto"/>
            <w:left w:val="none" w:sz="0" w:space="0" w:color="auto"/>
            <w:bottom w:val="none" w:sz="0" w:space="0" w:color="auto"/>
            <w:right w:val="none" w:sz="0" w:space="0" w:color="auto"/>
          </w:divBdr>
        </w:div>
        <w:div w:id="713502824">
          <w:marLeft w:val="640"/>
          <w:marRight w:val="0"/>
          <w:marTop w:val="0"/>
          <w:marBottom w:val="0"/>
          <w:divBdr>
            <w:top w:val="none" w:sz="0" w:space="0" w:color="auto"/>
            <w:left w:val="none" w:sz="0" w:space="0" w:color="auto"/>
            <w:bottom w:val="none" w:sz="0" w:space="0" w:color="auto"/>
            <w:right w:val="none" w:sz="0" w:space="0" w:color="auto"/>
          </w:divBdr>
        </w:div>
        <w:div w:id="756941125">
          <w:marLeft w:val="640"/>
          <w:marRight w:val="0"/>
          <w:marTop w:val="0"/>
          <w:marBottom w:val="0"/>
          <w:divBdr>
            <w:top w:val="none" w:sz="0" w:space="0" w:color="auto"/>
            <w:left w:val="none" w:sz="0" w:space="0" w:color="auto"/>
            <w:bottom w:val="none" w:sz="0" w:space="0" w:color="auto"/>
            <w:right w:val="none" w:sz="0" w:space="0" w:color="auto"/>
          </w:divBdr>
        </w:div>
        <w:div w:id="768699075">
          <w:marLeft w:val="640"/>
          <w:marRight w:val="0"/>
          <w:marTop w:val="0"/>
          <w:marBottom w:val="0"/>
          <w:divBdr>
            <w:top w:val="none" w:sz="0" w:space="0" w:color="auto"/>
            <w:left w:val="none" w:sz="0" w:space="0" w:color="auto"/>
            <w:bottom w:val="none" w:sz="0" w:space="0" w:color="auto"/>
            <w:right w:val="none" w:sz="0" w:space="0" w:color="auto"/>
          </w:divBdr>
        </w:div>
        <w:div w:id="790513369">
          <w:marLeft w:val="640"/>
          <w:marRight w:val="0"/>
          <w:marTop w:val="0"/>
          <w:marBottom w:val="0"/>
          <w:divBdr>
            <w:top w:val="none" w:sz="0" w:space="0" w:color="auto"/>
            <w:left w:val="none" w:sz="0" w:space="0" w:color="auto"/>
            <w:bottom w:val="none" w:sz="0" w:space="0" w:color="auto"/>
            <w:right w:val="none" w:sz="0" w:space="0" w:color="auto"/>
          </w:divBdr>
        </w:div>
        <w:div w:id="802770719">
          <w:marLeft w:val="640"/>
          <w:marRight w:val="0"/>
          <w:marTop w:val="0"/>
          <w:marBottom w:val="0"/>
          <w:divBdr>
            <w:top w:val="none" w:sz="0" w:space="0" w:color="auto"/>
            <w:left w:val="none" w:sz="0" w:space="0" w:color="auto"/>
            <w:bottom w:val="none" w:sz="0" w:space="0" w:color="auto"/>
            <w:right w:val="none" w:sz="0" w:space="0" w:color="auto"/>
          </w:divBdr>
        </w:div>
        <w:div w:id="803353809">
          <w:marLeft w:val="640"/>
          <w:marRight w:val="0"/>
          <w:marTop w:val="0"/>
          <w:marBottom w:val="0"/>
          <w:divBdr>
            <w:top w:val="none" w:sz="0" w:space="0" w:color="auto"/>
            <w:left w:val="none" w:sz="0" w:space="0" w:color="auto"/>
            <w:bottom w:val="none" w:sz="0" w:space="0" w:color="auto"/>
            <w:right w:val="none" w:sz="0" w:space="0" w:color="auto"/>
          </w:divBdr>
        </w:div>
        <w:div w:id="857503652">
          <w:marLeft w:val="640"/>
          <w:marRight w:val="0"/>
          <w:marTop w:val="0"/>
          <w:marBottom w:val="0"/>
          <w:divBdr>
            <w:top w:val="none" w:sz="0" w:space="0" w:color="auto"/>
            <w:left w:val="none" w:sz="0" w:space="0" w:color="auto"/>
            <w:bottom w:val="none" w:sz="0" w:space="0" w:color="auto"/>
            <w:right w:val="none" w:sz="0" w:space="0" w:color="auto"/>
          </w:divBdr>
        </w:div>
        <w:div w:id="883831885">
          <w:marLeft w:val="640"/>
          <w:marRight w:val="0"/>
          <w:marTop w:val="0"/>
          <w:marBottom w:val="0"/>
          <w:divBdr>
            <w:top w:val="none" w:sz="0" w:space="0" w:color="auto"/>
            <w:left w:val="none" w:sz="0" w:space="0" w:color="auto"/>
            <w:bottom w:val="none" w:sz="0" w:space="0" w:color="auto"/>
            <w:right w:val="none" w:sz="0" w:space="0" w:color="auto"/>
          </w:divBdr>
        </w:div>
        <w:div w:id="901142459">
          <w:marLeft w:val="640"/>
          <w:marRight w:val="0"/>
          <w:marTop w:val="0"/>
          <w:marBottom w:val="0"/>
          <w:divBdr>
            <w:top w:val="none" w:sz="0" w:space="0" w:color="auto"/>
            <w:left w:val="none" w:sz="0" w:space="0" w:color="auto"/>
            <w:bottom w:val="none" w:sz="0" w:space="0" w:color="auto"/>
            <w:right w:val="none" w:sz="0" w:space="0" w:color="auto"/>
          </w:divBdr>
        </w:div>
        <w:div w:id="935938879">
          <w:marLeft w:val="640"/>
          <w:marRight w:val="0"/>
          <w:marTop w:val="0"/>
          <w:marBottom w:val="0"/>
          <w:divBdr>
            <w:top w:val="none" w:sz="0" w:space="0" w:color="auto"/>
            <w:left w:val="none" w:sz="0" w:space="0" w:color="auto"/>
            <w:bottom w:val="none" w:sz="0" w:space="0" w:color="auto"/>
            <w:right w:val="none" w:sz="0" w:space="0" w:color="auto"/>
          </w:divBdr>
        </w:div>
        <w:div w:id="949582722">
          <w:marLeft w:val="640"/>
          <w:marRight w:val="0"/>
          <w:marTop w:val="0"/>
          <w:marBottom w:val="0"/>
          <w:divBdr>
            <w:top w:val="none" w:sz="0" w:space="0" w:color="auto"/>
            <w:left w:val="none" w:sz="0" w:space="0" w:color="auto"/>
            <w:bottom w:val="none" w:sz="0" w:space="0" w:color="auto"/>
            <w:right w:val="none" w:sz="0" w:space="0" w:color="auto"/>
          </w:divBdr>
        </w:div>
        <w:div w:id="955526602">
          <w:marLeft w:val="640"/>
          <w:marRight w:val="0"/>
          <w:marTop w:val="0"/>
          <w:marBottom w:val="0"/>
          <w:divBdr>
            <w:top w:val="none" w:sz="0" w:space="0" w:color="auto"/>
            <w:left w:val="none" w:sz="0" w:space="0" w:color="auto"/>
            <w:bottom w:val="none" w:sz="0" w:space="0" w:color="auto"/>
            <w:right w:val="none" w:sz="0" w:space="0" w:color="auto"/>
          </w:divBdr>
        </w:div>
        <w:div w:id="980883414">
          <w:marLeft w:val="640"/>
          <w:marRight w:val="0"/>
          <w:marTop w:val="0"/>
          <w:marBottom w:val="0"/>
          <w:divBdr>
            <w:top w:val="none" w:sz="0" w:space="0" w:color="auto"/>
            <w:left w:val="none" w:sz="0" w:space="0" w:color="auto"/>
            <w:bottom w:val="none" w:sz="0" w:space="0" w:color="auto"/>
            <w:right w:val="none" w:sz="0" w:space="0" w:color="auto"/>
          </w:divBdr>
        </w:div>
        <w:div w:id="1025978523">
          <w:marLeft w:val="640"/>
          <w:marRight w:val="0"/>
          <w:marTop w:val="0"/>
          <w:marBottom w:val="0"/>
          <w:divBdr>
            <w:top w:val="none" w:sz="0" w:space="0" w:color="auto"/>
            <w:left w:val="none" w:sz="0" w:space="0" w:color="auto"/>
            <w:bottom w:val="none" w:sz="0" w:space="0" w:color="auto"/>
            <w:right w:val="none" w:sz="0" w:space="0" w:color="auto"/>
          </w:divBdr>
        </w:div>
        <w:div w:id="1029572808">
          <w:marLeft w:val="640"/>
          <w:marRight w:val="0"/>
          <w:marTop w:val="0"/>
          <w:marBottom w:val="0"/>
          <w:divBdr>
            <w:top w:val="none" w:sz="0" w:space="0" w:color="auto"/>
            <w:left w:val="none" w:sz="0" w:space="0" w:color="auto"/>
            <w:bottom w:val="none" w:sz="0" w:space="0" w:color="auto"/>
            <w:right w:val="none" w:sz="0" w:space="0" w:color="auto"/>
          </w:divBdr>
        </w:div>
        <w:div w:id="1032808806">
          <w:marLeft w:val="640"/>
          <w:marRight w:val="0"/>
          <w:marTop w:val="0"/>
          <w:marBottom w:val="0"/>
          <w:divBdr>
            <w:top w:val="none" w:sz="0" w:space="0" w:color="auto"/>
            <w:left w:val="none" w:sz="0" w:space="0" w:color="auto"/>
            <w:bottom w:val="none" w:sz="0" w:space="0" w:color="auto"/>
            <w:right w:val="none" w:sz="0" w:space="0" w:color="auto"/>
          </w:divBdr>
        </w:div>
        <w:div w:id="1053696300">
          <w:marLeft w:val="640"/>
          <w:marRight w:val="0"/>
          <w:marTop w:val="0"/>
          <w:marBottom w:val="0"/>
          <w:divBdr>
            <w:top w:val="none" w:sz="0" w:space="0" w:color="auto"/>
            <w:left w:val="none" w:sz="0" w:space="0" w:color="auto"/>
            <w:bottom w:val="none" w:sz="0" w:space="0" w:color="auto"/>
            <w:right w:val="none" w:sz="0" w:space="0" w:color="auto"/>
          </w:divBdr>
        </w:div>
        <w:div w:id="1084496999">
          <w:marLeft w:val="640"/>
          <w:marRight w:val="0"/>
          <w:marTop w:val="0"/>
          <w:marBottom w:val="0"/>
          <w:divBdr>
            <w:top w:val="none" w:sz="0" w:space="0" w:color="auto"/>
            <w:left w:val="none" w:sz="0" w:space="0" w:color="auto"/>
            <w:bottom w:val="none" w:sz="0" w:space="0" w:color="auto"/>
            <w:right w:val="none" w:sz="0" w:space="0" w:color="auto"/>
          </w:divBdr>
        </w:div>
        <w:div w:id="1112936072">
          <w:marLeft w:val="640"/>
          <w:marRight w:val="0"/>
          <w:marTop w:val="0"/>
          <w:marBottom w:val="0"/>
          <w:divBdr>
            <w:top w:val="none" w:sz="0" w:space="0" w:color="auto"/>
            <w:left w:val="none" w:sz="0" w:space="0" w:color="auto"/>
            <w:bottom w:val="none" w:sz="0" w:space="0" w:color="auto"/>
            <w:right w:val="none" w:sz="0" w:space="0" w:color="auto"/>
          </w:divBdr>
        </w:div>
        <w:div w:id="1176382013">
          <w:marLeft w:val="640"/>
          <w:marRight w:val="0"/>
          <w:marTop w:val="0"/>
          <w:marBottom w:val="0"/>
          <w:divBdr>
            <w:top w:val="none" w:sz="0" w:space="0" w:color="auto"/>
            <w:left w:val="none" w:sz="0" w:space="0" w:color="auto"/>
            <w:bottom w:val="none" w:sz="0" w:space="0" w:color="auto"/>
            <w:right w:val="none" w:sz="0" w:space="0" w:color="auto"/>
          </w:divBdr>
        </w:div>
        <w:div w:id="1198004015">
          <w:marLeft w:val="640"/>
          <w:marRight w:val="0"/>
          <w:marTop w:val="0"/>
          <w:marBottom w:val="0"/>
          <w:divBdr>
            <w:top w:val="none" w:sz="0" w:space="0" w:color="auto"/>
            <w:left w:val="none" w:sz="0" w:space="0" w:color="auto"/>
            <w:bottom w:val="none" w:sz="0" w:space="0" w:color="auto"/>
            <w:right w:val="none" w:sz="0" w:space="0" w:color="auto"/>
          </w:divBdr>
        </w:div>
        <w:div w:id="1204101905">
          <w:marLeft w:val="640"/>
          <w:marRight w:val="0"/>
          <w:marTop w:val="0"/>
          <w:marBottom w:val="0"/>
          <w:divBdr>
            <w:top w:val="none" w:sz="0" w:space="0" w:color="auto"/>
            <w:left w:val="none" w:sz="0" w:space="0" w:color="auto"/>
            <w:bottom w:val="none" w:sz="0" w:space="0" w:color="auto"/>
            <w:right w:val="none" w:sz="0" w:space="0" w:color="auto"/>
          </w:divBdr>
        </w:div>
        <w:div w:id="1221206363">
          <w:marLeft w:val="640"/>
          <w:marRight w:val="0"/>
          <w:marTop w:val="0"/>
          <w:marBottom w:val="0"/>
          <w:divBdr>
            <w:top w:val="none" w:sz="0" w:space="0" w:color="auto"/>
            <w:left w:val="none" w:sz="0" w:space="0" w:color="auto"/>
            <w:bottom w:val="none" w:sz="0" w:space="0" w:color="auto"/>
            <w:right w:val="none" w:sz="0" w:space="0" w:color="auto"/>
          </w:divBdr>
        </w:div>
        <w:div w:id="1223517543">
          <w:marLeft w:val="640"/>
          <w:marRight w:val="0"/>
          <w:marTop w:val="0"/>
          <w:marBottom w:val="0"/>
          <w:divBdr>
            <w:top w:val="none" w:sz="0" w:space="0" w:color="auto"/>
            <w:left w:val="none" w:sz="0" w:space="0" w:color="auto"/>
            <w:bottom w:val="none" w:sz="0" w:space="0" w:color="auto"/>
            <w:right w:val="none" w:sz="0" w:space="0" w:color="auto"/>
          </w:divBdr>
        </w:div>
        <w:div w:id="1232275313">
          <w:marLeft w:val="640"/>
          <w:marRight w:val="0"/>
          <w:marTop w:val="0"/>
          <w:marBottom w:val="0"/>
          <w:divBdr>
            <w:top w:val="none" w:sz="0" w:space="0" w:color="auto"/>
            <w:left w:val="none" w:sz="0" w:space="0" w:color="auto"/>
            <w:bottom w:val="none" w:sz="0" w:space="0" w:color="auto"/>
            <w:right w:val="none" w:sz="0" w:space="0" w:color="auto"/>
          </w:divBdr>
        </w:div>
        <w:div w:id="1238856320">
          <w:marLeft w:val="640"/>
          <w:marRight w:val="0"/>
          <w:marTop w:val="0"/>
          <w:marBottom w:val="0"/>
          <w:divBdr>
            <w:top w:val="none" w:sz="0" w:space="0" w:color="auto"/>
            <w:left w:val="none" w:sz="0" w:space="0" w:color="auto"/>
            <w:bottom w:val="none" w:sz="0" w:space="0" w:color="auto"/>
            <w:right w:val="none" w:sz="0" w:space="0" w:color="auto"/>
          </w:divBdr>
        </w:div>
        <w:div w:id="1241981834">
          <w:marLeft w:val="640"/>
          <w:marRight w:val="0"/>
          <w:marTop w:val="0"/>
          <w:marBottom w:val="0"/>
          <w:divBdr>
            <w:top w:val="none" w:sz="0" w:space="0" w:color="auto"/>
            <w:left w:val="none" w:sz="0" w:space="0" w:color="auto"/>
            <w:bottom w:val="none" w:sz="0" w:space="0" w:color="auto"/>
            <w:right w:val="none" w:sz="0" w:space="0" w:color="auto"/>
          </w:divBdr>
        </w:div>
        <w:div w:id="1264608953">
          <w:marLeft w:val="640"/>
          <w:marRight w:val="0"/>
          <w:marTop w:val="0"/>
          <w:marBottom w:val="0"/>
          <w:divBdr>
            <w:top w:val="none" w:sz="0" w:space="0" w:color="auto"/>
            <w:left w:val="none" w:sz="0" w:space="0" w:color="auto"/>
            <w:bottom w:val="none" w:sz="0" w:space="0" w:color="auto"/>
            <w:right w:val="none" w:sz="0" w:space="0" w:color="auto"/>
          </w:divBdr>
        </w:div>
        <w:div w:id="1297487415">
          <w:marLeft w:val="640"/>
          <w:marRight w:val="0"/>
          <w:marTop w:val="0"/>
          <w:marBottom w:val="0"/>
          <w:divBdr>
            <w:top w:val="none" w:sz="0" w:space="0" w:color="auto"/>
            <w:left w:val="none" w:sz="0" w:space="0" w:color="auto"/>
            <w:bottom w:val="none" w:sz="0" w:space="0" w:color="auto"/>
            <w:right w:val="none" w:sz="0" w:space="0" w:color="auto"/>
          </w:divBdr>
        </w:div>
        <w:div w:id="1306813269">
          <w:marLeft w:val="640"/>
          <w:marRight w:val="0"/>
          <w:marTop w:val="0"/>
          <w:marBottom w:val="0"/>
          <w:divBdr>
            <w:top w:val="none" w:sz="0" w:space="0" w:color="auto"/>
            <w:left w:val="none" w:sz="0" w:space="0" w:color="auto"/>
            <w:bottom w:val="none" w:sz="0" w:space="0" w:color="auto"/>
            <w:right w:val="none" w:sz="0" w:space="0" w:color="auto"/>
          </w:divBdr>
        </w:div>
        <w:div w:id="1367873132">
          <w:marLeft w:val="640"/>
          <w:marRight w:val="0"/>
          <w:marTop w:val="0"/>
          <w:marBottom w:val="0"/>
          <w:divBdr>
            <w:top w:val="none" w:sz="0" w:space="0" w:color="auto"/>
            <w:left w:val="none" w:sz="0" w:space="0" w:color="auto"/>
            <w:bottom w:val="none" w:sz="0" w:space="0" w:color="auto"/>
            <w:right w:val="none" w:sz="0" w:space="0" w:color="auto"/>
          </w:divBdr>
        </w:div>
        <w:div w:id="1438333515">
          <w:marLeft w:val="640"/>
          <w:marRight w:val="0"/>
          <w:marTop w:val="0"/>
          <w:marBottom w:val="0"/>
          <w:divBdr>
            <w:top w:val="none" w:sz="0" w:space="0" w:color="auto"/>
            <w:left w:val="none" w:sz="0" w:space="0" w:color="auto"/>
            <w:bottom w:val="none" w:sz="0" w:space="0" w:color="auto"/>
            <w:right w:val="none" w:sz="0" w:space="0" w:color="auto"/>
          </w:divBdr>
        </w:div>
        <w:div w:id="1468431385">
          <w:marLeft w:val="640"/>
          <w:marRight w:val="0"/>
          <w:marTop w:val="0"/>
          <w:marBottom w:val="0"/>
          <w:divBdr>
            <w:top w:val="none" w:sz="0" w:space="0" w:color="auto"/>
            <w:left w:val="none" w:sz="0" w:space="0" w:color="auto"/>
            <w:bottom w:val="none" w:sz="0" w:space="0" w:color="auto"/>
            <w:right w:val="none" w:sz="0" w:space="0" w:color="auto"/>
          </w:divBdr>
        </w:div>
        <w:div w:id="1472598752">
          <w:marLeft w:val="640"/>
          <w:marRight w:val="0"/>
          <w:marTop w:val="0"/>
          <w:marBottom w:val="0"/>
          <w:divBdr>
            <w:top w:val="none" w:sz="0" w:space="0" w:color="auto"/>
            <w:left w:val="none" w:sz="0" w:space="0" w:color="auto"/>
            <w:bottom w:val="none" w:sz="0" w:space="0" w:color="auto"/>
            <w:right w:val="none" w:sz="0" w:space="0" w:color="auto"/>
          </w:divBdr>
        </w:div>
        <w:div w:id="1478380490">
          <w:marLeft w:val="640"/>
          <w:marRight w:val="0"/>
          <w:marTop w:val="0"/>
          <w:marBottom w:val="0"/>
          <w:divBdr>
            <w:top w:val="none" w:sz="0" w:space="0" w:color="auto"/>
            <w:left w:val="none" w:sz="0" w:space="0" w:color="auto"/>
            <w:bottom w:val="none" w:sz="0" w:space="0" w:color="auto"/>
            <w:right w:val="none" w:sz="0" w:space="0" w:color="auto"/>
          </w:divBdr>
        </w:div>
        <w:div w:id="1484663656">
          <w:marLeft w:val="640"/>
          <w:marRight w:val="0"/>
          <w:marTop w:val="0"/>
          <w:marBottom w:val="0"/>
          <w:divBdr>
            <w:top w:val="none" w:sz="0" w:space="0" w:color="auto"/>
            <w:left w:val="none" w:sz="0" w:space="0" w:color="auto"/>
            <w:bottom w:val="none" w:sz="0" w:space="0" w:color="auto"/>
            <w:right w:val="none" w:sz="0" w:space="0" w:color="auto"/>
          </w:divBdr>
        </w:div>
        <w:div w:id="1509833597">
          <w:marLeft w:val="640"/>
          <w:marRight w:val="0"/>
          <w:marTop w:val="0"/>
          <w:marBottom w:val="0"/>
          <w:divBdr>
            <w:top w:val="none" w:sz="0" w:space="0" w:color="auto"/>
            <w:left w:val="none" w:sz="0" w:space="0" w:color="auto"/>
            <w:bottom w:val="none" w:sz="0" w:space="0" w:color="auto"/>
            <w:right w:val="none" w:sz="0" w:space="0" w:color="auto"/>
          </w:divBdr>
        </w:div>
        <w:div w:id="1514300466">
          <w:marLeft w:val="640"/>
          <w:marRight w:val="0"/>
          <w:marTop w:val="0"/>
          <w:marBottom w:val="0"/>
          <w:divBdr>
            <w:top w:val="none" w:sz="0" w:space="0" w:color="auto"/>
            <w:left w:val="none" w:sz="0" w:space="0" w:color="auto"/>
            <w:bottom w:val="none" w:sz="0" w:space="0" w:color="auto"/>
            <w:right w:val="none" w:sz="0" w:space="0" w:color="auto"/>
          </w:divBdr>
        </w:div>
        <w:div w:id="1524858465">
          <w:marLeft w:val="640"/>
          <w:marRight w:val="0"/>
          <w:marTop w:val="0"/>
          <w:marBottom w:val="0"/>
          <w:divBdr>
            <w:top w:val="none" w:sz="0" w:space="0" w:color="auto"/>
            <w:left w:val="none" w:sz="0" w:space="0" w:color="auto"/>
            <w:bottom w:val="none" w:sz="0" w:space="0" w:color="auto"/>
            <w:right w:val="none" w:sz="0" w:space="0" w:color="auto"/>
          </w:divBdr>
        </w:div>
        <w:div w:id="1525439026">
          <w:marLeft w:val="640"/>
          <w:marRight w:val="0"/>
          <w:marTop w:val="0"/>
          <w:marBottom w:val="0"/>
          <w:divBdr>
            <w:top w:val="none" w:sz="0" w:space="0" w:color="auto"/>
            <w:left w:val="none" w:sz="0" w:space="0" w:color="auto"/>
            <w:bottom w:val="none" w:sz="0" w:space="0" w:color="auto"/>
            <w:right w:val="none" w:sz="0" w:space="0" w:color="auto"/>
          </w:divBdr>
        </w:div>
        <w:div w:id="1532572782">
          <w:marLeft w:val="640"/>
          <w:marRight w:val="0"/>
          <w:marTop w:val="0"/>
          <w:marBottom w:val="0"/>
          <w:divBdr>
            <w:top w:val="none" w:sz="0" w:space="0" w:color="auto"/>
            <w:left w:val="none" w:sz="0" w:space="0" w:color="auto"/>
            <w:bottom w:val="none" w:sz="0" w:space="0" w:color="auto"/>
            <w:right w:val="none" w:sz="0" w:space="0" w:color="auto"/>
          </w:divBdr>
        </w:div>
        <w:div w:id="1564634229">
          <w:marLeft w:val="640"/>
          <w:marRight w:val="0"/>
          <w:marTop w:val="0"/>
          <w:marBottom w:val="0"/>
          <w:divBdr>
            <w:top w:val="none" w:sz="0" w:space="0" w:color="auto"/>
            <w:left w:val="none" w:sz="0" w:space="0" w:color="auto"/>
            <w:bottom w:val="none" w:sz="0" w:space="0" w:color="auto"/>
            <w:right w:val="none" w:sz="0" w:space="0" w:color="auto"/>
          </w:divBdr>
        </w:div>
        <w:div w:id="1586257122">
          <w:marLeft w:val="640"/>
          <w:marRight w:val="0"/>
          <w:marTop w:val="0"/>
          <w:marBottom w:val="0"/>
          <w:divBdr>
            <w:top w:val="none" w:sz="0" w:space="0" w:color="auto"/>
            <w:left w:val="none" w:sz="0" w:space="0" w:color="auto"/>
            <w:bottom w:val="none" w:sz="0" w:space="0" w:color="auto"/>
            <w:right w:val="none" w:sz="0" w:space="0" w:color="auto"/>
          </w:divBdr>
        </w:div>
        <w:div w:id="1708480758">
          <w:marLeft w:val="640"/>
          <w:marRight w:val="0"/>
          <w:marTop w:val="0"/>
          <w:marBottom w:val="0"/>
          <w:divBdr>
            <w:top w:val="none" w:sz="0" w:space="0" w:color="auto"/>
            <w:left w:val="none" w:sz="0" w:space="0" w:color="auto"/>
            <w:bottom w:val="none" w:sz="0" w:space="0" w:color="auto"/>
            <w:right w:val="none" w:sz="0" w:space="0" w:color="auto"/>
          </w:divBdr>
        </w:div>
        <w:div w:id="1731659668">
          <w:marLeft w:val="640"/>
          <w:marRight w:val="0"/>
          <w:marTop w:val="0"/>
          <w:marBottom w:val="0"/>
          <w:divBdr>
            <w:top w:val="none" w:sz="0" w:space="0" w:color="auto"/>
            <w:left w:val="none" w:sz="0" w:space="0" w:color="auto"/>
            <w:bottom w:val="none" w:sz="0" w:space="0" w:color="auto"/>
            <w:right w:val="none" w:sz="0" w:space="0" w:color="auto"/>
          </w:divBdr>
        </w:div>
        <w:div w:id="1785033865">
          <w:marLeft w:val="640"/>
          <w:marRight w:val="0"/>
          <w:marTop w:val="0"/>
          <w:marBottom w:val="0"/>
          <w:divBdr>
            <w:top w:val="none" w:sz="0" w:space="0" w:color="auto"/>
            <w:left w:val="none" w:sz="0" w:space="0" w:color="auto"/>
            <w:bottom w:val="none" w:sz="0" w:space="0" w:color="auto"/>
            <w:right w:val="none" w:sz="0" w:space="0" w:color="auto"/>
          </w:divBdr>
        </w:div>
        <w:div w:id="1785078585">
          <w:marLeft w:val="640"/>
          <w:marRight w:val="0"/>
          <w:marTop w:val="0"/>
          <w:marBottom w:val="0"/>
          <w:divBdr>
            <w:top w:val="none" w:sz="0" w:space="0" w:color="auto"/>
            <w:left w:val="none" w:sz="0" w:space="0" w:color="auto"/>
            <w:bottom w:val="none" w:sz="0" w:space="0" w:color="auto"/>
            <w:right w:val="none" w:sz="0" w:space="0" w:color="auto"/>
          </w:divBdr>
        </w:div>
        <w:div w:id="1813792406">
          <w:marLeft w:val="640"/>
          <w:marRight w:val="0"/>
          <w:marTop w:val="0"/>
          <w:marBottom w:val="0"/>
          <w:divBdr>
            <w:top w:val="none" w:sz="0" w:space="0" w:color="auto"/>
            <w:left w:val="none" w:sz="0" w:space="0" w:color="auto"/>
            <w:bottom w:val="none" w:sz="0" w:space="0" w:color="auto"/>
            <w:right w:val="none" w:sz="0" w:space="0" w:color="auto"/>
          </w:divBdr>
        </w:div>
        <w:div w:id="1822498861">
          <w:marLeft w:val="640"/>
          <w:marRight w:val="0"/>
          <w:marTop w:val="0"/>
          <w:marBottom w:val="0"/>
          <w:divBdr>
            <w:top w:val="none" w:sz="0" w:space="0" w:color="auto"/>
            <w:left w:val="none" w:sz="0" w:space="0" w:color="auto"/>
            <w:bottom w:val="none" w:sz="0" w:space="0" w:color="auto"/>
            <w:right w:val="none" w:sz="0" w:space="0" w:color="auto"/>
          </w:divBdr>
        </w:div>
        <w:div w:id="1856191216">
          <w:marLeft w:val="640"/>
          <w:marRight w:val="0"/>
          <w:marTop w:val="0"/>
          <w:marBottom w:val="0"/>
          <w:divBdr>
            <w:top w:val="none" w:sz="0" w:space="0" w:color="auto"/>
            <w:left w:val="none" w:sz="0" w:space="0" w:color="auto"/>
            <w:bottom w:val="none" w:sz="0" w:space="0" w:color="auto"/>
            <w:right w:val="none" w:sz="0" w:space="0" w:color="auto"/>
          </w:divBdr>
        </w:div>
        <w:div w:id="1870679159">
          <w:marLeft w:val="640"/>
          <w:marRight w:val="0"/>
          <w:marTop w:val="0"/>
          <w:marBottom w:val="0"/>
          <w:divBdr>
            <w:top w:val="none" w:sz="0" w:space="0" w:color="auto"/>
            <w:left w:val="none" w:sz="0" w:space="0" w:color="auto"/>
            <w:bottom w:val="none" w:sz="0" w:space="0" w:color="auto"/>
            <w:right w:val="none" w:sz="0" w:space="0" w:color="auto"/>
          </w:divBdr>
        </w:div>
        <w:div w:id="1871843773">
          <w:marLeft w:val="640"/>
          <w:marRight w:val="0"/>
          <w:marTop w:val="0"/>
          <w:marBottom w:val="0"/>
          <w:divBdr>
            <w:top w:val="none" w:sz="0" w:space="0" w:color="auto"/>
            <w:left w:val="none" w:sz="0" w:space="0" w:color="auto"/>
            <w:bottom w:val="none" w:sz="0" w:space="0" w:color="auto"/>
            <w:right w:val="none" w:sz="0" w:space="0" w:color="auto"/>
          </w:divBdr>
        </w:div>
        <w:div w:id="1971133046">
          <w:marLeft w:val="640"/>
          <w:marRight w:val="0"/>
          <w:marTop w:val="0"/>
          <w:marBottom w:val="0"/>
          <w:divBdr>
            <w:top w:val="none" w:sz="0" w:space="0" w:color="auto"/>
            <w:left w:val="none" w:sz="0" w:space="0" w:color="auto"/>
            <w:bottom w:val="none" w:sz="0" w:space="0" w:color="auto"/>
            <w:right w:val="none" w:sz="0" w:space="0" w:color="auto"/>
          </w:divBdr>
        </w:div>
        <w:div w:id="1978142628">
          <w:marLeft w:val="640"/>
          <w:marRight w:val="0"/>
          <w:marTop w:val="0"/>
          <w:marBottom w:val="0"/>
          <w:divBdr>
            <w:top w:val="none" w:sz="0" w:space="0" w:color="auto"/>
            <w:left w:val="none" w:sz="0" w:space="0" w:color="auto"/>
            <w:bottom w:val="none" w:sz="0" w:space="0" w:color="auto"/>
            <w:right w:val="none" w:sz="0" w:space="0" w:color="auto"/>
          </w:divBdr>
        </w:div>
        <w:div w:id="2006201094">
          <w:marLeft w:val="640"/>
          <w:marRight w:val="0"/>
          <w:marTop w:val="0"/>
          <w:marBottom w:val="0"/>
          <w:divBdr>
            <w:top w:val="none" w:sz="0" w:space="0" w:color="auto"/>
            <w:left w:val="none" w:sz="0" w:space="0" w:color="auto"/>
            <w:bottom w:val="none" w:sz="0" w:space="0" w:color="auto"/>
            <w:right w:val="none" w:sz="0" w:space="0" w:color="auto"/>
          </w:divBdr>
        </w:div>
        <w:div w:id="2011716337">
          <w:marLeft w:val="640"/>
          <w:marRight w:val="0"/>
          <w:marTop w:val="0"/>
          <w:marBottom w:val="0"/>
          <w:divBdr>
            <w:top w:val="none" w:sz="0" w:space="0" w:color="auto"/>
            <w:left w:val="none" w:sz="0" w:space="0" w:color="auto"/>
            <w:bottom w:val="none" w:sz="0" w:space="0" w:color="auto"/>
            <w:right w:val="none" w:sz="0" w:space="0" w:color="auto"/>
          </w:divBdr>
        </w:div>
        <w:div w:id="2017806463">
          <w:marLeft w:val="640"/>
          <w:marRight w:val="0"/>
          <w:marTop w:val="0"/>
          <w:marBottom w:val="0"/>
          <w:divBdr>
            <w:top w:val="none" w:sz="0" w:space="0" w:color="auto"/>
            <w:left w:val="none" w:sz="0" w:space="0" w:color="auto"/>
            <w:bottom w:val="none" w:sz="0" w:space="0" w:color="auto"/>
            <w:right w:val="none" w:sz="0" w:space="0" w:color="auto"/>
          </w:divBdr>
        </w:div>
        <w:div w:id="2032147893">
          <w:marLeft w:val="640"/>
          <w:marRight w:val="0"/>
          <w:marTop w:val="0"/>
          <w:marBottom w:val="0"/>
          <w:divBdr>
            <w:top w:val="none" w:sz="0" w:space="0" w:color="auto"/>
            <w:left w:val="none" w:sz="0" w:space="0" w:color="auto"/>
            <w:bottom w:val="none" w:sz="0" w:space="0" w:color="auto"/>
            <w:right w:val="none" w:sz="0" w:space="0" w:color="auto"/>
          </w:divBdr>
        </w:div>
        <w:div w:id="2049185605">
          <w:marLeft w:val="640"/>
          <w:marRight w:val="0"/>
          <w:marTop w:val="0"/>
          <w:marBottom w:val="0"/>
          <w:divBdr>
            <w:top w:val="none" w:sz="0" w:space="0" w:color="auto"/>
            <w:left w:val="none" w:sz="0" w:space="0" w:color="auto"/>
            <w:bottom w:val="none" w:sz="0" w:space="0" w:color="auto"/>
            <w:right w:val="none" w:sz="0" w:space="0" w:color="auto"/>
          </w:divBdr>
        </w:div>
        <w:div w:id="2070834936">
          <w:marLeft w:val="640"/>
          <w:marRight w:val="0"/>
          <w:marTop w:val="0"/>
          <w:marBottom w:val="0"/>
          <w:divBdr>
            <w:top w:val="none" w:sz="0" w:space="0" w:color="auto"/>
            <w:left w:val="none" w:sz="0" w:space="0" w:color="auto"/>
            <w:bottom w:val="none" w:sz="0" w:space="0" w:color="auto"/>
            <w:right w:val="none" w:sz="0" w:space="0" w:color="auto"/>
          </w:divBdr>
        </w:div>
        <w:div w:id="2076774116">
          <w:marLeft w:val="640"/>
          <w:marRight w:val="0"/>
          <w:marTop w:val="0"/>
          <w:marBottom w:val="0"/>
          <w:divBdr>
            <w:top w:val="none" w:sz="0" w:space="0" w:color="auto"/>
            <w:left w:val="none" w:sz="0" w:space="0" w:color="auto"/>
            <w:bottom w:val="none" w:sz="0" w:space="0" w:color="auto"/>
            <w:right w:val="none" w:sz="0" w:space="0" w:color="auto"/>
          </w:divBdr>
        </w:div>
        <w:div w:id="2076854517">
          <w:marLeft w:val="640"/>
          <w:marRight w:val="0"/>
          <w:marTop w:val="0"/>
          <w:marBottom w:val="0"/>
          <w:divBdr>
            <w:top w:val="none" w:sz="0" w:space="0" w:color="auto"/>
            <w:left w:val="none" w:sz="0" w:space="0" w:color="auto"/>
            <w:bottom w:val="none" w:sz="0" w:space="0" w:color="auto"/>
            <w:right w:val="none" w:sz="0" w:space="0" w:color="auto"/>
          </w:divBdr>
        </w:div>
        <w:div w:id="2140687487">
          <w:marLeft w:val="640"/>
          <w:marRight w:val="0"/>
          <w:marTop w:val="0"/>
          <w:marBottom w:val="0"/>
          <w:divBdr>
            <w:top w:val="none" w:sz="0" w:space="0" w:color="auto"/>
            <w:left w:val="none" w:sz="0" w:space="0" w:color="auto"/>
            <w:bottom w:val="none" w:sz="0" w:space="0" w:color="auto"/>
            <w:right w:val="none" w:sz="0" w:space="0" w:color="auto"/>
          </w:divBdr>
        </w:div>
      </w:divsChild>
    </w:div>
    <w:div w:id="806050261">
      <w:bodyDiv w:val="1"/>
      <w:marLeft w:val="0"/>
      <w:marRight w:val="0"/>
      <w:marTop w:val="0"/>
      <w:marBottom w:val="0"/>
      <w:divBdr>
        <w:top w:val="none" w:sz="0" w:space="0" w:color="auto"/>
        <w:left w:val="none" w:sz="0" w:space="0" w:color="auto"/>
        <w:bottom w:val="none" w:sz="0" w:space="0" w:color="auto"/>
        <w:right w:val="none" w:sz="0" w:space="0" w:color="auto"/>
      </w:divBdr>
      <w:divsChild>
        <w:div w:id="8289651">
          <w:marLeft w:val="640"/>
          <w:marRight w:val="0"/>
          <w:marTop w:val="0"/>
          <w:marBottom w:val="0"/>
          <w:divBdr>
            <w:top w:val="none" w:sz="0" w:space="0" w:color="auto"/>
            <w:left w:val="none" w:sz="0" w:space="0" w:color="auto"/>
            <w:bottom w:val="none" w:sz="0" w:space="0" w:color="auto"/>
            <w:right w:val="none" w:sz="0" w:space="0" w:color="auto"/>
          </w:divBdr>
        </w:div>
        <w:div w:id="53893595">
          <w:marLeft w:val="640"/>
          <w:marRight w:val="0"/>
          <w:marTop w:val="0"/>
          <w:marBottom w:val="0"/>
          <w:divBdr>
            <w:top w:val="none" w:sz="0" w:space="0" w:color="auto"/>
            <w:left w:val="none" w:sz="0" w:space="0" w:color="auto"/>
            <w:bottom w:val="none" w:sz="0" w:space="0" w:color="auto"/>
            <w:right w:val="none" w:sz="0" w:space="0" w:color="auto"/>
          </w:divBdr>
        </w:div>
        <w:div w:id="81030106">
          <w:marLeft w:val="640"/>
          <w:marRight w:val="0"/>
          <w:marTop w:val="0"/>
          <w:marBottom w:val="0"/>
          <w:divBdr>
            <w:top w:val="none" w:sz="0" w:space="0" w:color="auto"/>
            <w:left w:val="none" w:sz="0" w:space="0" w:color="auto"/>
            <w:bottom w:val="none" w:sz="0" w:space="0" w:color="auto"/>
            <w:right w:val="none" w:sz="0" w:space="0" w:color="auto"/>
          </w:divBdr>
        </w:div>
        <w:div w:id="83571397">
          <w:marLeft w:val="640"/>
          <w:marRight w:val="0"/>
          <w:marTop w:val="0"/>
          <w:marBottom w:val="0"/>
          <w:divBdr>
            <w:top w:val="none" w:sz="0" w:space="0" w:color="auto"/>
            <w:left w:val="none" w:sz="0" w:space="0" w:color="auto"/>
            <w:bottom w:val="none" w:sz="0" w:space="0" w:color="auto"/>
            <w:right w:val="none" w:sz="0" w:space="0" w:color="auto"/>
          </w:divBdr>
        </w:div>
        <w:div w:id="107819854">
          <w:marLeft w:val="640"/>
          <w:marRight w:val="0"/>
          <w:marTop w:val="0"/>
          <w:marBottom w:val="0"/>
          <w:divBdr>
            <w:top w:val="none" w:sz="0" w:space="0" w:color="auto"/>
            <w:left w:val="none" w:sz="0" w:space="0" w:color="auto"/>
            <w:bottom w:val="none" w:sz="0" w:space="0" w:color="auto"/>
            <w:right w:val="none" w:sz="0" w:space="0" w:color="auto"/>
          </w:divBdr>
        </w:div>
        <w:div w:id="117267289">
          <w:marLeft w:val="640"/>
          <w:marRight w:val="0"/>
          <w:marTop w:val="0"/>
          <w:marBottom w:val="0"/>
          <w:divBdr>
            <w:top w:val="none" w:sz="0" w:space="0" w:color="auto"/>
            <w:left w:val="none" w:sz="0" w:space="0" w:color="auto"/>
            <w:bottom w:val="none" w:sz="0" w:space="0" w:color="auto"/>
            <w:right w:val="none" w:sz="0" w:space="0" w:color="auto"/>
          </w:divBdr>
        </w:div>
        <w:div w:id="141310270">
          <w:marLeft w:val="640"/>
          <w:marRight w:val="0"/>
          <w:marTop w:val="0"/>
          <w:marBottom w:val="0"/>
          <w:divBdr>
            <w:top w:val="none" w:sz="0" w:space="0" w:color="auto"/>
            <w:left w:val="none" w:sz="0" w:space="0" w:color="auto"/>
            <w:bottom w:val="none" w:sz="0" w:space="0" w:color="auto"/>
            <w:right w:val="none" w:sz="0" w:space="0" w:color="auto"/>
          </w:divBdr>
        </w:div>
        <w:div w:id="163857505">
          <w:marLeft w:val="640"/>
          <w:marRight w:val="0"/>
          <w:marTop w:val="0"/>
          <w:marBottom w:val="0"/>
          <w:divBdr>
            <w:top w:val="none" w:sz="0" w:space="0" w:color="auto"/>
            <w:left w:val="none" w:sz="0" w:space="0" w:color="auto"/>
            <w:bottom w:val="none" w:sz="0" w:space="0" w:color="auto"/>
            <w:right w:val="none" w:sz="0" w:space="0" w:color="auto"/>
          </w:divBdr>
        </w:div>
        <w:div w:id="168563521">
          <w:marLeft w:val="640"/>
          <w:marRight w:val="0"/>
          <w:marTop w:val="0"/>
          <w:marBottom w:val="0"/>
          <w:divBdr>
            <w:top w:val="none" w:sz="0" w:space="0" w:color="auto"/>
            <w:left w:val="none" w:sz="0" w:space="0" w:color="auto"/>
            <w:bottom w:val="none" w:sz="0" w:space="0" w:color="auto"/>
            <w:right w:val="none" w:sz="0" w:space="0" w:color="auto"/>
          </w:divBdr>
        </w:div>
        <w:div w:id="194344638">
          <w:marLeft w:val="640"/>
          <w:marRight w:val="0"/>
          <w:marTop w:val="0"/>
          <w:marBottom w:val="0"/>
          <w:divBdr>
            <w:top w:val="none" w:sz="0" w:space="0" w:color="auto"/>
            <w:left w:val="none" w:sz="0" w:space="0" w:color="auto"/>
            <w:bottom w:val="none" w:sz="0" w:space="0" w:color="auto"/>
            <w:right w:val="none" w:sz="0" w:space="0" w:color="auto"/>
          </w:divBdr>
        </w:div>
        <w:div w:id="195628705">
          <w:marLeft w:val="640"/>
          <w:marRight w:val="0"/>
          <w:marTop w:val="0"/>
          <w:marBottom w:val="0"/>
          <w:divBdr>
            <w:top w:val="none" w:sz="0" w:space="0" w:color="auto"/>
            <w:left w:val="none" w:sz="0" w:space="0" w:color="auto"/>
            <w:bottom w:val="none" w:sz="0" w:space="0" w:color="auto"/>
            <w:right w:val="none" w:sz="0" w:space="0" w:color="auto"/>
          </w:divBdr>
        </w:div>
        <w:div w:id="198978286">
          <w:marLeft w:val="640"/>
          <w:marRight w:val="0"/>
          <w:marTop w:val="0"/>
          <w:marBottom w:val="0"/>
          <w:divBdr>
            <w:top w:val="none" w:sz="0" w:space="0" w:color="auto"/>
            <w:left w:val="none" w:sz="0" w:space="0" w:color="auto"/>
            <w:bottom w:val="none" w:sz="0" w:space="0" w:color="auto"/>
            <w:right w:val="none" w:sz="0" w:space="0" w:color="auto"/>
          </w:divBdr>
        </w:div>
        <w:div w:id="228736472">
          <w:marLeft w:val="640"/>
          <w:marRight w:val="0"/>
          <w:marTop w:val="0"/>
          <w:marBottom w:val="0"/>
          <w:divBdr>
            <w:top w:val="none" w:sz="0" w:space="0" w:color="auto"/>
            <w:left w:val="none" w:sz="0" w:space="0" w:color="auto"/>
            <w:bottom w:val="none" w:sz="0" w:space="0" w:color="auto"/>
            <w:right w:val="none" w:sz="0" w:space="0" w:color="auto"/>
          </w:divBdr>
        </w:div>
        <w:div w:id="234627600">
          <w:marLeft w:val="640"/>
          <w:marRight w:val="0"/>
          <w:marTop w:val="0"/>
          <w:marBottom w:val="0"/>
          <w:divBdr>
            <w:top w:val="none" w:sz="0" w:space="0" w:color="auto"/>
            <w:left w:val="none" w:sz="0" w:space="0" w:color="auto"/>
            <w:bottom w:val="none" w:sz="0" w:space="0" w:color="auto"/>
            <w:right w:val="none" w:sz="0" w:space="0" w:color="auto"/>
          </w:divBdr>
        </w:div>
        <w:div w:id="248657333">
          <w:marLeft w:val="640"/>
          <w:marRight w:val="0"/>
          <w:marTop w:val="0"/>
          <w:marBottom w:val="0"/>
          <w:divBdr>
            <w:top w:val="none" w:sz="0" w:space="0" w:color="auto"/>
            <w:left w:val="none" w:sz="0" w:space="0" w:color="auto"/>
            <w:bottom w:val="none" w:sz="0" w:space="0" w:color="auto"/>
            <w:right w:val="none" w:sz="0" w:space="0" w:color="auto"/>
          </w:divBdr>
        </w:div>
        <w:div w:id="277839184">
          <w:marLeft w:val="640"/>
          <w:marRight w:val="0"/>
          <w:marTop w:val="0"/>
          <w:marBottom w:val="0"/>
          <w:divBdr>
            <w:top w:val="none" w:sz="0" w:space="0" w:color="auto"/>
            <w:left w:val="none" w:sz="0" w:space="0" w:color="auto"/>
            <w:bottom w:val="none" w:sz="0" w:space="0" w:color="auto"/>
            <w:right w:val="none" w:sz="0" w:space="0" w:color="auto"/>
          </w:divBdr>
        </w:div>
        <w:div w:id="337927623">
          <w:marLeft w:val="640"/>
          <w:marRight w:val="0"/>
          <w:marTop w:val="0"/>
          <w:marBottom w:val="0"/>
          <w:divBdr>
            <w:top w:val="none" w:sz="0" w:space="0" w:color="auto"/>
            <w:left w:val="none" w:sz="0" w:space="0" w:color="auto"/>
            <w:bottom w:val="none" w:sz="0" w:space="0" w:color="auto"/>
            <w:right w:val="none" w:sz="0" w:space="0" w:color="auto"/>
          </w:divBdr>
        </w:div>
        <w:div w:id="385300680">
          <w:marLeft w:val="640"/>
          <w:marRight w:val="0"/>
          <w:marTop w:val="0"/>
          <w:marBottom w:val="0"/>
          <w:divBdr>
            <w:top w:val="none" w:sz="0" w:space="0" w:color="auto"/>
            <w:left w:val="none" w:sz="0" w:space="0" w:color="auto"/>
            <w:bottom w:val="none" w:sz="0" w:space="0" w:color="auto"/>
            <w:right w:val="none" w:sz="0" w:space="0" w:color="auto"/>
          </w:divBdr>
        </w:div>
        <w:div w:id="398485779">
          <w:marLeft w:val="640"/>
          <w:marRight w:val="0"/>
          <w:marTop w:val="0"/>
          <w:marBottom w:val="0"/>
          <w:divBdr>
            <w:top w:val="none" w:sz="0" w:space="0" w:color="auto"/>
            <w:left w:val="none" w:sz="0" w:space="0" w:color="auto"/>
            <w:bottom w:val="none" w:sz="0" w:space="0" w:color="auto"/>
            <w:right w:val="none" w:sz="0" w:space="0" w:color="auto"/>
          </w:divBdr>
        </w:div>
        <w:div w:id="405347472">
          <w:marLeft w:val="640"/>
          <w:marRight w:val="0"/>
          <w:marTop w:val="0"/>
          <w:marBottom w:val="0"/>
          <w:divBdr>
            <w:top w:val="none" w:sz="0" w:space="0" w:color="auto"/>
            <w:left w:val="none" w:sz="0" w:space="0" w:color="auto"/>
            <w:bottom w:val="none" w:sz="0" w:space="0" w:color="auto"/>
            <w:right w:val="none" w:sz="0" w:space="0" w:color="auto"/>
          </w:divBdr>
        </w:div>
        <w:div w:id="461964045">
          <w:marLeft w:val="640"/>
          <w:marRight w:val="0"/>
          <w:marTop w:val="0"/>
          <w:marBottom w:val="0"/>
          <w:divBdr>
            <w:top w:val="none" w:sz="0" w:space="0" w:color="auto"/>
            <w:left w:val="none" w:sz="0" w:space="0" w:color="auto"/>
            <w:bottom w:val="none" w:sz="0" w:space="0" w:color="auto"/>
            <w:right w:val="none" w:sz="0" w:space="0" w:color="auto"/>
          </w:divBdr>
        </w:div>
        <w:div w:id="536116534">
          <w:marLeft w:val="640"/>
          <w:marRight w:val="0"/>
          <w:marTop w:val="0"/>
          <w:marBottom w:val="0"/>
          <w:divBdr>
            <w:top w:val="none" w:sz="0" w:space="0" w:color="auto"/>
            <w:left w:val="none" w:sz="0" w:space="0" w:color="auto"/>
            <w:bottom w:val="none" w:sz="0" w:space="0" w:color="auto"/>
            <w:right w:val="none" w:sz="0" w:space="0" w:color="auto"/>
          </w:divBdr>
        </w:div>
        <w:div w:id="548886037">
          <w:marLeft w:val="640"/>
          <w:marRight w:val="0"/>
          <w:marTop w:val="0"/>
          <w:marBottom w:val="0"/>
          <w:divBdr>
            <w:top w:val="none" w:sz="0" w:space="0" w:color="auto"/>
            <w:left w:val="none" w:sz="0" w:space="0" w:color="auto"/>
            <w:bottom w:val="none" w:sz="0" w:space="0" w:color="auto"/>
            <w:right w:val="none" w:sz="0" w:space="0" w:color="auto"/>
          </w:divBdr>
        </w:div>
        <w:div w:id="551582176">
          <w:marLeft w:val="640"/>
          <w:marRight w:val="0"/>
          <w:marTop w:val="0"/>
          <w:marBottom w:val="0"/>
          <w:divBdr>
            <w:top w:val="none" w:sz="0" w:space="0" w:color="auto"/>
            <w:left w:val="none" w:sz="0" w:space="0" w:color="auto"/>
            <w:bottom w:val="none" w:sz="0" w:space="0" w:color="auto"/>
            <w:right w:val="none" w:sz="0" w:space="0" w:color="auto"/>
          </w:divBdr>
        </w:div>
        <w:div w:id="603809978">
          <w:marLeft w:val="640"/>
          <w:marRight w:val="0"/>
          <w:marTop w:val="0"/>
          <w:marBottom w:val="0"/>
          <w:divBdr>
            <w:top w:val="none" w:sz="0" w:space="0" w:color="auto"/>
            <w:left w:val="none" w:sz="0" w:space="0" w:color="auto"/>
            <w:bottom w:val="none" w:sz="0" w:space="0" w:color="auto"/>
            <w:right w:val="none" w:sz="0" w:space="0" w:color="auto"/>
          </w:divBdr>
        </w:div>
        <w:div w:id="622150146">
          <w:marLeft w:val="640"/>
          <w:marRight w:val="0"/>
          <w:marTop w:val="0"/>
          <w:marBottom w:val="0"/>
          <w:divBdr>
            <w:top w:val="none" w:sz="0" w:space="0" w:color="auto"/>
            <w:left w:val="none" w:sz="0" w:space="0" w:color="auto"/>
            <w:bottom w:val="none" w:sz="0" w:space="0" w:color="auto"/>
            <w:right w:val="none" w:sz="0" w:space="0" w:color="auto"/>
          </w:divBdr>
        </w:div>
        <w:div w:id="637226599">
          <w:marLeft w:val="640"/>
          <w:marRight w:val="0"/>
          <w:marTop w:val="0"/>
          <w:marBottom w:val="0"/>
          <w:divBdr>
            <w:top w:val="none" w:sz="0" w:space="0" w:color="auto"/>
            <w:left w:val="none" w:sz="0" w:space="0" w:color="auto"/>
            <w:bottom w:val="none" w:sz="0" w:space="0" w:color="auto"/>
            <w:right w:val="none" w:sz="0" w:space="0" w:color="auto"/>
          </w:divBdr>
        </w:div>
        <w:div w:id="696781414">
          <w:marLeft w:val="640"/>
          <w:marRight w:val="0"/>
          <w:marTop w:val="0"/>
          <w:marBottom w:val="0"/>
          <w:divBdr>
            <w:top w:val="none" w:sz="0" w:space="0" w:color="auto"/>
            <w:left w:val="none" w:sz="0" w:space="0" w:color="auto"/>
            <w:bottom w:val="none" w:sz="0" w:space="0" w:color="auto"/>
            <w:right w:val="none" w:sz="0" w:space="0" w:color="auto"/>
          </w:divBdr>
        </w:div>
        <w:div w:id="728303969">
          <w:marLeft w:val="640"/>
          <w:marRight w:val="0"/>
          <w:marTop w:val="0"/>
          <w:marBottom w:val="0"/>
          <w:divBdr>
            <w:top w:val="none" w:sz="0" w:space="0" w:color="auto"/>
            <w:left w:val="none" w:sz="0" w:space="0" w:color="auto"/>
            <w:bottom w:val="none" w:sz="0" w:space="0" w:color="auto"/>
            <w:right w:val="none" w:sz="0" w:space="0" w:color="auto"/>
          </w:divBdr>
        </w:div>
        <w:div w:id="732392380">
          <w:marLeft w:val="640"/>
          <w:marRight w:val="0"/>
          <w:marTop w:val="0"/>
          <w:marBottom w:val="0"/>
          <w:divBdr>
            <w:top w:val="none" w:sz="0" w:space="0" w:color="auto"/>
            <w:left w:val="none" w:sz="0" w:space="0" w:color="auto"/>
            <w:bottom w:val="none" w:sz="0" w:space="0" w:color="auto"/>
            <w:right w:val="none" w:sz="0" w:space="0" w:color="auto"/>
          </w:divBdr>
        </w:div>
        <w:div w:id="736047956">
          <w:marLeft w:val="640"/>
          <w:marRight w:val="0"/>
          <w:marTop w:val="0"/>
          <w:marBottom w:val="0"/>
          <w:divBdr>
            <w:top w:val="none" w:sz="0" w:space="0" w:color="auto"/>
            <w:left w:val="none" w:sz="0" w:space="0" w:color="auto"/>
            <w:bottom w:val="none" w:sz="0" w:space="0" w:color="auto"/>
            <w:right w:val="none" w:sz="0" w:space="0" w:color="auto"/>
          </w:divBdr>
        </w:div>
        <w:div w:id="741635700">
          <w:marLeft w:val="640"/>
          <w:marRight w:val="0"/>
          <w:marTop w:val="0"/>
          <w:marBottom w:val="0"/>
          <w:divBdr>
            <w:top w:val="none" w:sz="0" w:space="0" w:color="auto"/>
            <w:left w:val="none" w:sz="0" w:space="0" w:color="auto"/>
            <w:bottom w:val="none" w:sz="0" w:space="0" w:color="auto"/>
            <w:right w:val="none" w:sz="0" w:space="0" w:color="auto"/>
          </w:divBdr>
        </w:div>
        <w:div w:id="744305743">
          <w:marLeft w:val="640"/>
          <w:marRight w:val="0"/>
          <w:marTop w:val="0"/>
          <w:marBottom w:val="0"/>
          <w:divBdr>
            <w:top w:val="none" w:sz="0" w:space="0" w:color="auto"/>
            <w:left w:val="none" w:sz="0" w:space="0" w:color="auto"/>
            <w:bottom w:val="none" w:sz="0" w:space="0" w:color="auto"/>
            <w:right w:val="none" w:sz="0" w:space="0" w:color="auto"/>
          </w:divBdr>
        </w:div>
        <w:div w:id="746808673">
          <w:marLeft w:val="640"/>
          <w:marRight w:val="0"/>
          <w:marTop w:val="0"/>
          <w:marBottom w:val="0"/>
          <w:divBdr>
            <w:top w:val="none" w:sz="0" w:space="0" w:color="auto"/>
            <w:left w:val="none" w:sz="0" w:space="0" w:color="auto"/>
            <w:bottom w:val="none" w:sz="0" w:space="0" w:color="auto"/>
            <w:right w:val="none" w:sz="0" w:space="0" w:color="auto"/>
          </w:divBdr>
        </w:div>
        <w:div w:id="756899403">
          <w:marLeft w:val="640"/>
          <w:marRight w:val="0"/>
          <w:marTop w:val="0"/>
          <w:marBottom w:val="0"/>
          <w:divBdr>
            <w:top w:val="none" w:sz="0" w:space="0" w:color="auto"/>
            <w:left w:val="none" w:sz="0" w:space="0" w:color="auto"/>
            <w:bottom w:val="none" w:sz="0" w:space="0" w:color="auto"/>
            <w:right w:val="none" w:sz="0" w:space="0" w:color="auto"/>
          </w:divBdr>
        </w:div>
        <w:div w:id="763576510">
          <w:marLeft w:val="640"/>
          <w:marRight w:val="0"/>
          <w:marTop w:val="0"/>
          <w:marBottom w:val="0"/>
          <w:divBdr>
            <w:top w:val="none" w:sz="0" w:space="0" w:color="auto"/>
            <w:left w:val="none" w:sz="0" w:space="0" w:color="auto"/>
            <w:bottom w:val="none" w:sz="0" w:space="0" w:color="auto"/>
            <w:right w:val="none" w:sz="0" w:space="0" w:color="auto"/>
          </w:divBdr>
        </w:div>
        <w:div w:id="863514907">
          <w:marLeft w:val="640"/>
          <w:marRight w:val="0"/>
          <w:marTop w:val="0"/>
          <w:marBottom w:val="0"/>
          <w:divBdr>
            <w:top w:val="none" w:sz="0" w:space="0" w:color="auto"/>
            <w:left w:val="none" w:sz="0" w:space="0" w:color="auto"/>
            <w:bottom w:val="none" w:sz="0" w:space="0" w:color="auto"/>
            <w:right w:val="none" w:sz="0" w:space="0" w:color="auto"/>
          </w:divBdr>
        </w:div>
        <w:div w:id="880093650">
          <w:marLeft w:val="640"/>
          <w:marRight w:val="0"/>
          <w:marTop w:val="0"/>
          <w:marBottom w:val="0"/>
          <w:divBdr>
            <w:top w:val="none" w:sz="0" w:space="0" w:color="auto"/>
            <w:left w:val="none" w:sz="0" w:space="0" w:color="auto"/>
            <w:bottom w:val="none" w:sz="0" w:space="0" w:color="auto"/>
            <w:right w:val="none" w:sz="0" w:space="0" w:color="auto"/>
          </w:divBdr>
        </w:div>
        <w:div w:id="887106416">
          <w:marLeft w:val="640"/>
          <w:marRight w:val="0"/>
          <w:marTop w:val="0"/>
          <w:marBottom w:val="0"/>
          <w:divBdr>
            <w:top w:val="none" w:sz="0" w:space="0" w:color="auto"/>
            <w:left w:val="none" w:sz="0" w:space="0" w:color="auto"/>
            <w:bottom w:val="none" w:sz="0" w:space="0" w:color="auto"/>
            <w:right w:val="none" w:sz="0" w:space="0" w:color="auto"/>
          </w:divBdr>
        </w:div>
        <w:div w:id="888882257">
          <w:marLeft w:val="640"/>
          <w:marRight w:val="0"/>
          <w:marTop w:val="0"/>
          <w:marBottom w:val="0"/>
          <w:divBdr>
            <w:top w:val="none" w:sz="0" w:space="0" w:color="auto"/>
            <w:left w:val="none" w:sz="0" w:space="0" w:color="auto"/>
            <w:bottom w:val="none" w:sz="0" w:space="0" w:color="auto"/>
            <w:right w:val="none" w:sz="0" w:space="0" w:color="auto"/>
          </w:divBdr>
        </w:div>
        <w:div w:id="894046941">
          <w:marLeft w:val="640"/>
          <w:marRight w:val="0"/>
          <w:marTop w:val="0"/>
          <w:marBottom w:val="0"/>
          <w:divBdr>
            <w:top w:val="none" w:sz="0" w:space="0" w:color="auto"/>
            <w:left w:val="none" w:sz="0" w:space="0" w:color="auto"/>
            <w:bottom w:val="none" w:sz="0" w:space="0" w:color="auto"/>
            <w:right w:val="none" w:sz="0" w:space="0" w:color="auto"/>
          </w:divBdr>
        </w:div>
        <w:div w:id="917666225">
          <w:marLeft w:val="640"/>
          <w:marRight w:val="0"/>
          <w:marTop w:val="0"/>
          <w:marBottom w:val="0"/>
          <w:divBdr>
            <w:top w:val="none" w:sz="0" w:space="0" w:color="auto"/>
            <w:left w:val="none" w:sz="0" w:space="0" w:color="auto"/>
            <w:bottom w:val="none" w:sz="0" w:space="0" w:color="auto"/>
            <w:right w:val="none" w:sz="0" w:space="0" w:color="auto"/>
          </w:divBdr>
        </w:div>
        <w:div w:id="937061125">
          <w:marLeft w:val="640"/>
          <w:marRight w:val="0"/>
          <w:marTop w:val="0"/>
          <w:marBottom w:val="0"/>
          <w:divBdr>
            <w:top w:val="none" w:sz="0" w:space="0" w:color="auto"/>
            <w:left w:val="none" w:sz="0" w:space="0" w:color="auto"/>
            <w:bottom w:val="none" w:sz="0" w:space="0" w:color="auto"/>
            <w:right w:val="none" w:sz="0" w:space="0" w:color="auto"/>
          </w:divBdr>
        </w:div>
        <w:div w:id="998658883">
          <w:marLeft w:val="640"/>
          <w:marRight w:val="0"/>
          <w:marTop w:val="0"/>
          <w:marBottom w:val="0"/>
          <w:divBdr>
            <w:top w:val="none" w:sz="0" w:space="0" w:color="auto"/>
            <w:left w:val="none" w:sz="0" w:space="0" w:color="auto"/>
            <w:bottom w:val="none" w:sz="0" w:space="0" w:color="auto"/>
            <w:right w:val="none" w:sz="0" w:space="0" w:color="auto"/>
          </w:divBdr>
        </w:div>
        <w:div w:id="1002438764">
          <w:marLeft w:val="640"/>
          <w:marRight w:val="0"/>
          <w:marTop w:val="0"/>
          <w:marBottom w:val="0"/>
          <w:divBdr>
            <w:top w:val="none" w:sz="0" w:space="0" w:color="auto"/>
            <w:left w:val="none" w:sz="0" w:space="0" w:color="auto"/>
            <w:bottom w:val="none" w:sz="0" w:space="0" w:color="auto"/>
            <w:right w:val="none" w:sz="0" w:space="0" w:color="auto"/>
          </w:divBdr>
        </w:div>
        <w:div w:id="1003819884">
          <w:marLeft w:val="640"/>
          <w:marRight w:val="0"/>
          <w:marTop w:val="0"/>
          <w:marBottom w:val="0"/>
          <w:divBdr>
            <w:top w:val="none" w:sz="0" w:space="0" w:color="auto"/>
            <w:left w:val="none" w:sz="0" w:space="0" w:color="auto"/>
            <w:bottom w:val="none" w:sz="0" w:space="0" w:color="auto"/>
            <w:right w:val="none" w:sz="0" w:space="0" w:color="auto"/>
          </w:divBdr>
        </w:div>
        <w:div w:id="1011294047">
          <w:marLeft w:val="640"/>
          <w:marRight w:val="0"/>
          <w:marTop w:val="0"/>
          <w:marBottom w:val="0"/>
          <w:divBdr>
            <w:top w:val="none" w:sz="0" w:space="0" w:color="auto"/>
            <w:left w:val="none" w:sz="0" w:space="0" w:color="auto"/>
            <w:bottom w:val="none" w:sz="0" w:space="0" w:color="auto"/>
            <w:right w:val="none" w:sz="0" w:space="0" w:color="auto"/>
          </w:divBdr>
        </w:div>
        <w:div w:id="1012410873">
          <w:marLeft w:val="640"/>
          <w:marRight w:val="0"/>
          <w:marTop w:val="0"/>
          <w:marBottom w:val="0"/>
          <w:divBdr>
            <w:top w:val="none" w:sz="0" w:space="0" w:color="auto"/>
            <w:left w:val="none" w:sz="0" w:space="0" w:color="auto"/>
            <w:bottom w:val="none" w:sz="0" w:space="0" w:color="auto"/>
            <w:right w:val="none" w:sz="0" w:space="0" w:color="auto"/>
          </w:divBdr>
        </w:div>
        <w:div w:id="1021400113">
          <w:marLeft w:val="640"/>
          <w:marRight w:val="0"/>
          <w:marTop w:val="0"/>
          <w:marBottom w:val="0"/>
          <w:divBdr>
            <w:top w:val="none" w:sz="0" w:space="0" w:color="auto"/>
            <w:left w:val="none" w:sz="0" w:space="0" w:color="auto"/>
            <w:bottom w:val="none" w:sz="0" w:space="0" w:color="auto"/>
            <w:right w:val="none" w:sz="0" w:space="0" w:color="auto"/>
          </w:divBdr>
        </w:div>
        <w:div w:id="1032265483">
          <w:marLeft w:val="640"/>
          <w:marRight w:val="0"/>
          <w:marTop w:val="0"/>
          <w:marBottom w:val="0"/>
          <w:divBdr>
            <w:top w:val="none" w:sz="0" w:space="0" w:color="auto"/>
            <w:left w:val="none" w:sz="0" w:space="0" w:color="auto"/>
            <w:bottom w:val="none" w:sz="0" w:space="0" w:color="auto"/>
            <w:right w:val="none" w:sz="0" w:space="0" w:color="auto"/>
          </w:divBdr>
        </w:div>
        <w:div w:id="1079867346">
          <w:marLeft w:val="640"/>
          <w:marRight w:val="0"/>
          <w:marTop w:val="0"/>
          <w:marBottom w:val="0"/>
          <w:divBdr>
            <w:top w:val="none" w:sz="0" w:space="0" w:color="auto"/>
            <w:left w:val="none" w:sz="0" w:space="0" w:color="auto"/>
            <w:bottom w:val="none" w:sz="0" w:space="0" w:color="auto"/>
            <w:right w:val="none" w:sz="0" w:space="0" w:color="auto"/>
          </w:divBdr>
        </w:div>
        <w:div w:id="1109004415">
          <w:marLeft w:val="640"/>
          <w:marRight w:val="0"/>
          <w:marTop w:val="0"/>
          <w:marBottom w:val="0"/>
          <w:divBdr>
            <w:top w:val="none" w:sz="0" w:space="0" w:color="auto"/>
            <w:left w:val="none" w:sz="0" w:space="0" w:color="auto"/>
            <w:bottom w:val="none" w:sz="0" w:space="0" w:color="auto"/>
            <w:right w:val="none" w:sz="0" w:space="0" w:color="auto"/>
          </w:divBdr>
        </w:div>
        <w:div w:id="1117719226">
          <w:marLeft w:val="640"/>
          <w:marRight w:val="0"/>
          <w:marTop w:val="0"/>
          <w:marBottom w:val="0"/>
          <w:divBdr>
            <w:top w:val="none" w:sz="0" w:space="0" w:color="auto"/>
            <w:left w:val="none" w:sz="0" w:space="0" w:color="auto"/>
            <w:bottom w:val="none" w:sz="0" w:space="0" w:color="auto"/>
            <w:right w:val="none" w:sz="0" w:space="0" w:color="auto"/>
          </w:divBdr>
        </w:div>
        <w:div w:id="1128551572">
          <w:marLeft w:val="640"/>
          <w:marRight w:val="0"/>
          <w:marTop w:val="0"/>
          <w:marBottom w:val="0"/>
          <w:divBdr>
            <w:top w:val="none" w:sz="0" w:space="0" w:color="auto"/>
            <w:left w:val="none" w:sz="0" w:space="0" w:color="auto"/>
            <w:bottom w:val="none" w:sz="0" w:space="0" w:color="auto"/>
            <w:right w:val="none" w:sz="0" w:space="0" w:color="auto"/>
          </w:divBdr>
        </w:div>
        <w:div w:id="1141271714">
          <w:marLeft w:val="640"/>
          <w:marRight w:val="0"/>
          <w:marTop w:val="0"/>
          <w:marBottom w:val="0"/>
          <w:divBdr>
            <w:top w:val="none" w:sz="0" w:space="0" w:color="auto"/>
            <w:left w:val="none" w:sz="0" w:space="0" w:color="auto"/>
            <w:bottom w:val="none" w:sz="0" w:space="0" w:color="auto"/>
            <w:right w:val="none" w:sz="0" w:space="0" w:color="auto"/>
          </w:divBdr>
        </w:div>
        <w:div w:id="1161778423">
          <w:marLeft w:val="640"/>
          <w:marRight w:val="0"/>
          <w:marTop w:val="0"/>
          <w:marBottom w:val="0"/>
          <w:divBdr>
            <w:top w:val="none" w:sz="0" w:space="0" w:color="auto"/>
            <w:left w:val="none" w:sz="0" w:space="0" w:color="auto"/>
            <w:bottom w:val="none" w:sz="0" w:space="0" w:color="auto"/>
            <w:right w:val="none" w:sz="0" w:space="0" w:color="auto"/>
          </w:divBdr>
        </w:div>
        <w:div w:id="1179614739">
          <w:marLeft w:val="640"/>
          <w:marRight w:val="0"/>
          <w:marTop w:val="0"/>
          <w:marBottom w:val="0"/>
          <w:divBdr>
            <w:top w:val="none" w:sz="0" w:space="0" w:color="auto"/>
            <w:left w:val="none" w:sz="0" w:space="0" w:color="auto"/>
            <w:bottom w:val="none" w:sz="0" w:space="0" w:color="auto"/>
            <w:right w:val="none" w:sz="0" w:space="0" w:color="auto"/>
          </w:divBdr>
        </w:div>
        <w:div w:id="1181311427">
          <w:marLeft w:val="640"/>
          <w:marRight w:val="0"/>
          <w:marTop w:val="0"/>
          <w:marBottom w:val="0"/>
          <w:divBdr>
            <w:top w:val="none" w:sz="0" w:space="0" w:color="auto"/>
            <w:left w:val="none" w:sz="0" w:space="0" w:color="auto"/>
            <w:bottom w:val="none" w:sz="0" w:space="0" w:color="auto"/>
            <w:right w:val="none" w:sz="0" w:space="0" w:color="auto"/>
          </w:divBdr>
        </w:div>
        <w:div w:id="1277761080">
          <w:marLeft w:val="640"/>
          <w:marRight w:val="0"/>
          <w:marTop w:val="0"/>
          <w:marBottom w:val="0"/>
          <w:divBdr>
            <w:top w:val="none" w:sz="0" w:space="0" w:color="auto"/>
            <w:left w:val="none" w:sz="0" w:space="0" w:color="auto"/>
            <w:bottom w:val="none" w:sz="0" w:space="0" w:color="auto"/>
            <w:right w:val="none" w:sz="0" w:space="0" w:color="auto"/>
          </w:divBdr>
        </w:div>
        <w:div w:id="1323122426">
          <w:marLeft w:val="640"/>
          <w:marRight w:val="0"/>
          <w:marTop w:val="0"/>
          <w:marBottom w:val="0"/>
          <w:divBdr>
            <w:top w:val="none" w:sz="0" w:space="0" w:color="auto"/>
            <w:left w:val="none" w:sz="0" w:space="0" w:color="auto"/>
            <w:bottom w:val="none" w:sz="0" w:space="0" w:color="auto"/>
            <w:right w:val="none" w:sz="0" w:space="0" w:color="auto"/>
          </w:divBdr>
        </w:div>
        <w:div w:id="1335641973">
          <w:marLeft w:val="640"/>
          <w:marRight w:val="0"/>
          <w:marTop w:val="0"/>
          <w:marBottom w:val="0"/>
          <w:divBdr>
            <w:top w:val="none" w:sz="0" w:space="0" w:color="auto"/>
            <w:left w:val="none" w:sz="0" w:space="0" w:color="auto"/>
            <w:bottom w:val="none" w:sz="0" w:space="0" w:color="auto"/>
            <w:right w:val="none" w:sz="0" w:space="0" w:color="auto"/>
          </w:divBdr>
        </w:div>
        <w:div w:id="1395196926">
          <w:marLeft w:val="640"/>
          <w:marRight w:val="0"/>
          <w:marTop w:val="0"/>
          <w:marBottom w:val="0"/>
          <w:divBdr>
            <w:top w:val="none" w:sz="0" w:space="0" w:color="auto"/>
            <w:left w:val="none" w:sz="0" w:space="0" w:color="auto"/>
            <w:bottom w:val="none" w:sz="0" w:space="0" w:color="auto"/>
            <w:right w:val="none" w:sz="0" w:space="0" w:color="auto"/>
          </w:divBdr>
        </w:div>
        <w:div w:id="1428966335">
          <w:marLeft w:val="640"/>
          <w:marRight w:val="0"/>
          <w:marTop w:val="0"/>
          <w:marBottom w:val="0"/>
          <w:divBdr>
            <w:top w:val="none" w:sz="0" w:space="0" w:color="auto"/>
            <w:left w:val="none" w:sz="0" w:space="0" w:color="auto"/>
            <w:bottom w:val="none" w:sz="0" w:space="0" w:color="auto"/>
            <w:right w:val="none" w:sz="0" w:space="0" w:color="auto"/>
          </w:divBdr>
        </w:div>
        <w:div w:id="1431852092">
          <w:marLeft w:val="640"/>
          <w:marRight w:val="0"/>
          <w:marTop w:val="0"/>
          <w:marBottom w:val="0"/>
          <w:divBdr>
            <w:top w:val="none" w:sz="0" w:space="0" w:color="auto"/>
            <w:left w:val="none" w:sz="0" w:space="0" w:color="auto"/>
            <w:bottom w:val="none" w:sz="0" w:space="0" w:color="auto"/>
            <w:right w:val="none" w:sz="0" w:space="0" w:color="auto"/>
          </w:divBdr>
        </w:div>
        <w:div w:id="1442650699">
          <w:marLeft w:val="640"/>
          <w:marRight w:val="0"/>
          <w:marTop w:val="0"/>
          <w:marBottom w:val="0"/>
          <w:divBdr>
            <w:top w:val="none" w:sz="0" w:space="0" w:color="auto"/>
            <w:left w:val="none" w:sz="0" w:space="0" w:color="auto"/>
            <w:bottom w:val="none" w:sz="0" w:space="0" w:color="auto"/>
            <w:right w:val="none" w:sz="0" w:space="0" w:color="auto"/>
          </w:divBdr>
        </w:div>
        <w:div w:id="1447315289">
          <w:marLeft w:val="640"/>
          <w:marRight w:val="0"/>
          <w:marTop w:val="0"/>
          <w:marBottom w:val="0"/>
          <w:divBdr>
            <w:top w:val="none" w:sz="0" w:space="0" w:color="auto"/>
            <w:left w:val="none" w:sz="0" w:space="0" w:color="auto"/>
            <w:bottom w:val="none" w:sz="0" w:space="0" w:color="auto"/>
            <w:right w:val="none" w:sz="0" w:space="0" w:color="auto"/>
          </w:divBdr>
        </w:div>
        <w:div w:id="1451630735">
          <w:marLeft w:val="640"/>
          <w:marRight w:val="0"/>
          <w:marTop w:val="0"/>
          <w:marBottom w:val="0"/>
          <w:divBdr>
            <w:top w:val="none" w:sz="0" w:space="0" w:color="auto"/>
            <w:left w:val="none" w:sz="0" w:space="0" w:color="auto"/>
            <w:bottom w:val="none" w:sz="0" w:space="0" w:color="auto"/>
            <w:right w:val="none" w:sz="0" w:space="0" w:color="auto"/>
          </w:divBdr>
        </w:div>
        <w:div w:id="1476724474">
          <w:marLeft w:val="640"/>
          <w:marRight w:val="0"/>
          <w:marTop w:val="0"/>
          <w:marBottom w:val="0"/>
          <w:divBdr>
            <w:top w:val="none" w:sz="0" w:space="0" w:color="auto"/>
            <w:left w:val="none" w:sz="0" w:space="0" w:color="auto"/>
            <w:bottom w:val="none" w:sz="0" w:space="0" w:color="auto"/>
            <w:right w:val="none" w:sz="0" w:space="0" w:color="auto"/>
          </w:divBdr>
        </w:div>
        <w:div w:id="1495998179">
          <w:marLeft w:val="640"/>
          <w:marRight w:val="0"/>
          <w:marTop w:val="0"/>
          <w:marBottom w:val="0"/>
          <w:divBdr>
            <w:top w:val="none" w:sz="0" w:space="0" w:color="auto"/>
            <w:left w:val="none" w:sz="0" w:space="0" w:color="auto"/>
            <w:bottom w:val="none" w:sz="0" w:space="0" w:color="auto"/>
            <w:right w:val="none" w:sz="0" w:space="0" w:color="auto"/>
          </w:divBdr>
        </w:div>
        <w:div w:id="1594781505">
          <w:marLeft w:val="640"/>
          <w:marRight w:val="0"/>
          <w:marTop w:val="0"/>
          <w:marBottom w:val="0"/>
          <w:divBdr>
            <w:top w:val="none" w:sz="0" w:space="0" w:color="auto"/>
            <w:left w:val="none" w:sz="0" w:space="0" w:color="auto"/>
            <w:bottom w:val="none" w:sz="0" w:space="0" w:color="auto"/>
            <w:right w:val="none" w:sz="0" w:space="0" w:color="auto"/>
          </w:divBdr>
        </w:div>
        <w:div w:id="1610745468">
          <w:marLeft w:val="640"/>
          <w:marRight w:val="0"/>
          <w:marTop w:val="0"/>
          <w:marBottom w:val="0"/>
          <w:divBdr>
            <w:top w:val="none" w:sz="0" w:space="0" w:color="auto"/>
            <w:left w:val="none" w:sz="0" w:space="0" w:color="auto"/>
            <w:bottom w:val="none" w:sz="0" w:space="0" w:color="auto"/>
            <w:right w:val="none" w:sz="0" w:space="0" w:color="auto"/>
          </w:divBdr>
        </w:div>
        <w:div w:id="1647856689">
          <w:marLeft w:val="640"/>
          <w:marRight w:val="0"/>
          <w:marTop w:val="0"/>
          <w:marBottom w:val="0"/>
          <w:divBdr>
            <w:top w:val="none" w:sz="0" w:space="0" w:color="auto"/>
            <w:left w:val="none" w:sz="0" w:space="0" w:color="auto"/>
            <w:bottom w:val="none" w:sz="0" w:space="0" w:color="auto"/>
            <w:right w:val="none" w:sz="0" w:space="0" w:color="auto"/>
          </w:divBdr>
        </w:div>
        <w:div w:id="1652170682">
          <w:marLeft w:val="640"/>
          <w:marRight w:val="0"/>
          <w:marTop w:val="0"/>
          <w:marBottom w:val="0"/>
          <w:divBdr>
            <w:top w:val="none" w:sz="0" w:space="0" w:color="auto"/>
            <w:left w:val="none" w:sz="0" w:space="0" w:color="auto"/>
            <w:bottom w:val="none" w:sz="0" w:space="0" w:color="auto"/>
            <w:right w:val="none" w:sz="0" w:space="0" w:color="auto"/>
          </w:divBdr>
        </w:div>
        <w:div w:id="1654599985">
          <w:marLeft w:val="640"/>
          <w:marRight w:val="0"/>
          <w:marTop w:val="0"/>
          <w:marBottom w:val="0"/>
          <w:divBdr>
            <w:top w:val="none" w:sz="0" w:space="0" w:color="auto"/>
            <w:left w:val="none" w:sz="0" w:space="0" w:color="auto"/>
            <w:bottom w:val="none" w:sz="0" w:space="0" w:color="auto"/>
            <w:right w:val="none" w:sz="0" w:space="0" w:color="auto"/>
          </w:divBdr>
        </w:div>
        <w:div w:id="1668361285">
          <w:marLeft w:val="640"/>
          <w:marRight w:val="0"/>
          <w:marTop w:val="0"/>
          <w:marBottom w:val="0"/>
          <w:divBdr>
            <w:top w:val="none" w:sz="0" w:space="0" w:color="auto"/>
            <w:left w:val="none" w:sz="0" w:space="0" w:color="auto"/>
            <w:bottom w:val="none" w:sz="0" w:space="0" w:color="auto"/>
            <w:right w:val="none" w:sz="0" w:space="0" w:color="auto"/>
          </w:divBdr>
        </w:div>
        <w:div w:id="1710258064">
          <w:marLeft w:val="640"/>
          <w:marRight w:val="0"/>
          <w:marTop w:val="0"/>
          <w:marBottom w:val="0"/>
          <w:divBdr>
            <w:top w:val="none" w:sz="0" w:space="0" w:color="auto"/>
            <w:left w:val="none" w:sz="0" w:space="0" w:color="auto"/>
            <w:bottom w:val="none" w:sz="0" w:space="0" w:color="auto"/>
            <w:right w:val="none" w:sz="0" w:space="0" w:color="auto"/>
          </w:divBdr>
        </w:div>
        <w:div w:id="1725257496">
          <w:marLeft w:val="640"/>
          <w:marRight w:val="0"/>
          <w:marTop w:val="0"/>
          <w:marBottom w:val="0"/>
          <w:divBdr>
            <w:top w:val="none" w:sz="0" w:space="0" w:color="auto"/>
            <w:left w:val="none" w:sz="0" w:space="0" w:color="auto"/>
            <w:bottom w:val="none" w:sz="0" w:space="0" w:color="auto"/>
            <w:right w:val="none" w:sz="0" w:space="0" w:color="auto"/>
          </w:divBdr>
        </w:div>
        <w:div w:id="1798176792">
          <w:marLeft w:val="640"/>
          <w:marRight w:val="0"/>
          <w:marTop w:val="0"/>
          <w:marBottom w:val="0"/>
          <w:divBdr>
            <w:top w:val="none" w:sz="0" w:space="0" w:color="auto"/>
            <w:left w:val="none" w:sz="0" w:space="0" w:color="auto"/>
            <w:bottom w:val="none" w:sz="0" w:space="0" w:color="auto"/>
            <w:right w:val="none" w:sz="0" w:space="0" w:color="auto"/>
          </w:divBdr>
        </w:div>
        <w:div w:id="1806124713">
          <w:marLeft w:val="640"/>
          <w:marRight w:val="0"/>
          <w:marTop w:val="0"/>
          <w:marBottom w:val="0"/>
          <w:divBdr>
            <w:top w:val="none" w:sz="0" w:space="0" w:color="auto"/>
            <w:left w:val="none" w:sz="0" w:space="0" w:color="auto"/>
            <w:bottom w:val="none" w:sz="0" w:space="0" w:color="auto"/>
            <w:right w:val="none" w:sz="0" w:space="0" w:color="auto"/>
          </w:divBdr>
        </w:div>
        <w:div w:id="1810244694">
          <w:marLeft w:val="640"/>
          <w:marRight w:val="0"/>
          <w:marTop w:val="0"/>
          <w:marBottom w:val="0"/>
          <w:divBdr>
            <w:top w:val="none" w:sz="0" w:space="0" w:color="auto"/>
            <w:left w:val="none" w:sz="0" w:space="0" w:color="auto"/>
            <w:bottom w:val="none" w:sz="0" w:space="0" w:color="auto"/>
            <w:right w:val="none" w:sz="0" w:space="0" w:color="auto"/>
          </w:divBdr>
        </w:div>
        <w:div w:id="1833906266">
          <w:marLeft w:val="640"/>
          <w:marRight w:val="0"/>
          <w:marTop w:val="0"/>
          <w:marBottom w:val="0"/>
          <w:divBdr>
            <w:top w:val="none" w:sz="0" w:space="0" w:color="auto"/>
            <w:left w:val="none" w:sz="0" w:space="0" w:color="auto"/>
            <w:bottom w:val="none" w:sz="0" w:space="0" w:color="auto"/>
            <w:right w:val="none" w:sz="0" w:space="0" w:color="auto"/>
          </w:divBdr>
        </w:div>
        <w:div w:id="1889145148">
          <w:marLeft w:val="640"/>
          <w:marRight w:val="0"/>
          <w:marTop w:val="0"/>
          <w:marBottom w:val="0"/>
          <w:divBdr>
            <w:top w:val="none" w:sz="0" w:space="0" w:color="auto"/>
            <w:left w:val="none" w:sz="0" w:space="0" w:color="auto"/>
            <w:bottom w:val="none" w:sz="0" w:space="0" w:color="auto"/>
            <w:right w:val="none" w:sz="0" w:space="0" w:color="auto"/>
          </w:divBdr>
        </w:div>
        <w:div w:id="1891964894">
          <w:marLeft w:val="640"/>
          <w:marRight w:val="0"/>
          <w:marTop w:val="0"/>
          <w:marBottom w:val="0"/>
          <w:divBdr>
            <w:top w:val="none" w:sz="0" w:space="0" w:color="auto"/>
            <w:left w:val="none" w:sz="0" w:space="0" w:color="auto"/>
            <w:bottom w:val="none" w:sz="0" w:space="0" w:color="auto"/>
            <w:right w:val="none" w:sz="0" w:space="0" w:color="auto"/>
          </w:divBdr>
        </w:div>
        <w:div w:id="1895464857">
          <w:marLeft w:val="640"/>
          <w:marRight w:val="0"/>
          <w:marTop w:val="0"/>
          <w:marBottom w:val="0"/>
          <w:divBdr>
            <w:top w:val="none" w:sz="0" w:space="0" w:color="auto"/>
            <w:left w:val="none" w:sz="0" w:space="0" w:color="auto"/>
            <w:bottom w:val="none" w:sz="0" w:space="0" w:color="auto"/>
            <w:right w:val="none" w:sz="0" w:space="0" w:color="auto"/>
          </w:divBdr>
        </w:div>
        <w:div w:id="1910965882">
          <w:marLeft w:val="640"/>
          <w:marRight w:val="0"/>
          <w:marTop w:val="0"/>
          <w:marBottom w:val="0"/>
          <w:divBdr>
            <w:top w:val="none" w:sz="0" w:space="0" w:color="auto"/>
            <w:left w:val="none" w:sz="0" w:space="0" w:color="auto"/>
            <w:bottom w:val="none" w:sz="0" w:space="0" w:color="auto"/>
            <w:right w:val="none" w:sz="0" w:space="0" w:color="auto"/>
          </w:divBdr>
        </w:div>
        <w:div w:id="1914505133">
          <w:marLeft w:val="640"/>
          <w:marRight w:val="0"/>
          <w:marTop w:val="0"/>
          <w:marBottom w:val="0"/>
          <w:divBdr>
            <w:top w:val="none" w:sz="0" w:space="0" w:color="auto"/>
            <w:left w:val="none" w:sz="0" w:space="0" w:color="auto"/>
            <w:bottom w:val="none" w:sz="0" w:space="0" w:color="auto"/>
            <w:right w:val="none" w:sz="0" w:space="0" w:color="auto"/>
          </w:divBdr>
        </w:div>
        <w:div w:id="1921863365">
          <w:marLeft w:val="640"/>
          <w:marRight w:val="0"/>
          <w:marTop w:val="0"/>
          <w:marBottom w:val="0"/>
          <w:divBdr>
            <w:top w:val="none" w:sz="0" w:space="0" w:color="auto"/>
            <w:left w:val="none" w:sz="0" w:space="0" w:color="auto"/>
            <w:bottom w:val="none" w:sz="0" w:space="0" w:color="auto"/>
            <w:right w:val="none" w:sz="0" w:space="0" w:color="auto"/>
          </w:divBdr>
        </w:div>
        <w:div w:id="1977105459">
          <w:marLeft w:val="640"/>
          <w:marRight w:val="0"/>
          <w:marTop w:val="0"/>
          <w:marBottom w:val="0"/>
          <w:divBdr>
            <w:top w:val="none" w:sz="0" w:space="0" w:color="auto"/>
            <w:left w:val="none" w:sz="0" w:space="0" w:color="auto"/>
            <w:bottom w:val="none" w:sz="0" w:space="0" w:color="auto"/>
            <w:right w:val="none" w:sz="0" w:space="0" w:color="auto"/>
          </w:divBdr>
        </w:div>
        <w:div w:id="1979335529">
          <w:marLeft w:val="640"/>
          <w:marRight w:val="0"/>
          <w:marTop w:val="0"/>
          <w:marBottom w:val="0"/>
          <w:divBdr>
            <w:top w:val="none" w:sz="0" w:space="0" w:color="auto"/>
            <w:left w:val="none" w:sz="0" w:space="0" w:color="auto"/>
            <w:bottom w:val="none" w:sz="0" w:space="0" w:color="auto"/>
            <w:right w:val="none" w:sz="0" w:space="0" w:color="auto"/>
          </w:divBdr>
        </w:div>
        <w:div w:id="1991324926">
          <w:marLeft w:val="640"/>
          <w:marRight w:val="0"/>
          <w:marTop w:val="0"/>
          <w:marBottom w:val="0"/>
          <w:divBdr>
            <w:top w:val="none" w:sz="0" w:space="0" w:color="auto"/>
            <w:left w:val="none" w:sz="0" w:space="0" w:color="auto"/>
            <w:bottom w:val="none" w:sz="0" w:space="0" w:color="auto"/>
            <w:right w:val="none" w:sz="0" w:space="0" w:color="auto"/>
          </w:divBdr>
        </w:div>
        <w:div w:id="2038316026">
          <w:marLeft w:val="640"/>
          <w:marRight w:val="0"/>
          <w:marTop w:val="0"/>
          <w:marBottom w:val="0"/>
          <w:divBdr>
            <w:top w:val="none" w:sz="0" w:space="0" w:color="auto"/>
            <w:left w:val="none" w:sz="0" w:space="0" w:color="auto"/>
            <w:bottom w:val="none" w:sz="0" w:space="0" w:color="auto"/>
            <w:right w:val="none" w:sz="0" w:space="0" w:color="auto"/>
          </w:divBdr>
        </w:div>
        <w:div w:id="2074160501">
          <w:marLeft w:val="640"/>
          <w:marRight w:val="0"/>
          <w:marTop w:val="0"/>
          <w:marBottom w:val="0"/>
          <w:divBdr>
            <w:top w:val="none" w:sz="0" w:space="0" w:color="auto"/>
            <w:left w:val="none" w:sz="0" w:space="0" w:color="auto"/>
            <w:bottom w:val="none" w:sz="0" w:space="0" w:color="auto"/>
            <w:right w:val="none" w:sz="0" w:space="0" w:color="auto"/>
          </w:divBdr>
        </w:div>
        <w:div w:id="2079552772">
          <w:marLeft w:val="640"/>
          <w:marRight w:val="0"/>
          <w:marTop w:val="0"/>
          <w:marBottom w:val="0"/>
          <w:divBdr>
            <w:top w:val="none" w:sz="0" w:space="0" w:color="auto"/>
            <w:left w:val="none" w:sz="0" w:space="0" w:color="auto"/>
            <w:bottom w:val="none" w:sz="0" w:space="0" w:color="auto"/>
            <w:right w:val="none" w:sz="0" w:space="0" w:color="auto"/>
          </w:divBdr>
        </w:div>
        <w:div w:id="2097942585">
          <w:marLeft w:val="640"/>
          <w:marRight w:val="0"/>
          <w:marTop w:val="0"/>
          <w:marBottom w:val="0"/>
          <w:divBdr>
            <w:top w:val="none" w:sz="0" w:space="0" w:color="auto"/>
            <w:left w:val="none" w:sz="0" w:space="0" w:color="auto"/>
            <w:bottom w:val="none" w:sz="0" w:space="0" w:color="auto"/>
            <w:right w:val="none" w:sz="0" w:space="0" w:color="auto"/>
          </w:divBdr>
        </w:div>
        <w:div w:id="2103724594">
          <w:marLeft w:val="640"/>
          <w:marRight w:val="0"/>
          <w:marTop w:val="0"/>
          <w:marBottom w:val="0"/>
          <w:divBdr>
            <w:top w:val="none" w:sz="0" w:space="0" w:color="auto"/>
            <w:left w:val="none" w:sz="0" w:space="0" w:color="auto"/>
            <w:bottom w:val="none" w:sz="0" w:space="0" w:color="auto"/>
            <w:right w:val="none" w:sz="0" w:space="0" w:color="auto"/>
          </w:divBdr>
        </w:div>
        <w:div w:id="2129935799">
          <w:marLeft w:val="640"/>
          <w:marRight w:val="0"/>
          <w:marTop w:val="0"/>
          <w:marBottom w:val="0"/>
          <w:divBdr>
            <w:top w:val="none" w:sz="0" w:space="0" w:color="auto"/>
            <w:left w:val="none" w:sz="0" w:space="0" w:color="auto"/>
            <w:bottom w:val="none" w:sz="0" w:space="0" w:color="auto"/>
            <w:right w:val="none" w:sz="0" w:space="0" w:color="auto"/>
          </w:divBdr>
        </w:div>
        <w:div w:id="2144931593">
          <w:marLeft w:val="640"/>
          <w:marRight w:val="0"/>
          <w:marTop w:val="0"/>
          <w:marBottom w:val="0"/>
          <w:divBdr>
            <w:top w:val="none" w:sz="0" w:space="0" w:color="auto"/>
            <w:left w:val="none" w:sz="0" w:space="0" w:color="auto"/>
            <w:bottom w:val="none" w:sz="0" w:space="0" w:color="auto"/>
            <w:right w:val="none" w:sz="0" w:space="0" w:color="auto"/>
          </w:divBdr>
        </w:div>
      </w:divsChild>
    </w:div>
    <w:div w:id="807943233">
      <w:bodyDiv w:val="1"/>
      <w:marLeft w:val="0"/>
      <w:marRight w:val="0"/>
      <w:marTop w:val="0"/>
      <w:marBottom w:val="0"/>
      <w:divBdr>
        <w:top w:val="none" w:sz="0" w:space="0" w:color="auto"/>
        <w:left w:val="none" w:sz="0" w:space="0" w:color="auto"/>
        <w:bottom w:val="none" w:sz="0" w:space="0" w:color="auto"/>
        <w:right w:val="none" w:sz="0" w:space="0" w:color="auto"/>
      </w:divBdr>
      <w:divsChild>
        <w:div w:id="636180542">
          <w:marLeft w:val="640"/>
          <w:marRight w:val="0"/>
          <w:marTop w:val="0"/>
          <w:marBottom w:val="0"/>
          <w:divBdr>
            <w:top w:val="none" w:sz="0" w:space="0" w:color="auto"/>
            <w:left w:val="none" w:sz="0" w:space="0" w:color="auto"/>
            <w:bottom w:val="none" w:sz="0" w:space="0" w:color="auto"/>
            <w:right w:val="none" w:sz="0" w:space="0" w:color="auto"/>
          </w:divBdr>
        </w:div>
        <w:div w:id="1989481093">
          <w:marLeft w:val="640"/>
          <w:marRight w:val="0"/>
          <w:marTop w:val="0"/>
          <w:marBottom w:val="0"/>
          <w:divBdr>
            <w:top w:val="none" w:sz="0" w:space="0" w:color="auto"/>
            <w:left w:val="none" w:sz="0" w:space="0" w:color="auto"/>
            <w:bottom w:val="none" w:sz="0" w:space="0" w:color="auto"/>
            <w:right w:val="none" w:sz="0" w:space="0" w:color="auto"/>
          </w:divBdr>
        </w:div>
        <w:div w:id="113331865">
          <w:marLeft w:val="640"/>
          <w:marRight w:val="0"/>
          <w:marTop w:val="0"/>
          <w:marBottom w:val="0"/>
          <w:divBdr>
            <w:top w:val="none" w:sz="0" w:space="0" w:color="auto"/>
            <w:left w:val="none" w:sz="0" w:space="0" w:color="auto"/>
            <w:bottom w:val="none" w:sz="0" w:space="0" w:color="auto"/>
            <w:right w:val="none" w:sz="0" w:space="0" w:color="auto"/>
          </w:divBdr>
        </w:div>
        <w:div w:id="1721129519">
          <w:marLeft w:val="640"/>
          <w:marRight w:val="0"/>
          <w:marTop w:val="0"/>
          <w:marBottom w:val="0"/>
          <w:divBdr>
            <w:top w:val="none" w:sz="0" w:space="0" w:color="auto"/>
            <w:left w:val="none" w:sz="0" w:space="0" w:color="auto"/>
            <w:bottom w:val="none" w:sz="0" w:space="0" w:color="auto"/>
            <w:right w:val="none" w:sz="0" w:space="0" w:color="auto"/>
          </w:divBdr>
        </w:div>
        <w:div w:id="1657411730">
          <w:marLeft w:val="640"/>
          <w:marRight w:val="0"/>
          <w:marTop w:val="0"/>
          <w:marBottom w:val="0"/>
          <w:divBdr>
            <w:top w:val="none" w:sz="0" w:space="0" w:color="auto"/>
            <w:left w:val="none" w:sz="0" w:space="0" w:color="auto"/>
            <w:bottom w:val="none" w:sz="0" w:space="0" w:color="auto"/>
            <w:right w:val="none" w:sz="0" w:space="0" w:color="auto"/>
          </w:divBdr>
        </w:div>
        <w:div w:id="416901016">
          <w:marLeft w:val="640"/>
          <w:marRight w:val="0"/>
          <w:marTop w:val="0"/>
          <w:marBottom w:val="0"/>
          <w:divBdr>
            <w:top w:val="none" w:sz="0" w:space="0" w:color="auto"/>
            <w:left w:val="none" w:sz="0" w:space="0" w:color="auto"/>
            <w:bottom w:val="none" w:sz="0" w:space="0" w:color="auto"/>
            <w:right w:val="none" w:sz="0" w:space="0" w:color="auto"/>
          </w:divBdr>
        </w:div>
        <w:div w:id="1777216885">
          <w:marLeft w:val="640"/>
          <w:marRight w:val="0"/>
          <w:marTop w:val="0"/>
          <w:marBottom w:val="0"/>
          <w:divBdr>
            <w:top w:val="none" w:sz="0" w:space="0" w:color="auto"/>
            <w:left w:val="none" w:sz="0" w:space="0" w:color="auto"/>
            <w:bottom w:val="none" w:sz="0" w:space="0" w:color="auto"/>
            <w:right w:val="none" w:sz="0" w:space="0" w:color="auto"/>
          </w:divBdr>
        </w:div>
        <w:div w:id="1750692972">
          <w:marLeft w:val="640"/>
          <w:marRight w:val="0"/>
          <w:marTop w:val="0"/>
          <w:marBottom w:val="0"/>
          <w:divBdr>
            <w:top w:val="none" w:sz="0" w:space="0" w:color="auto"/>
            <w:left w:val="none" w:sz="0" w:space="0" w:color="auto"/>
            <w:bottom w:val="none" w:sz="0" w:space="0" w:color="auto"/>
            <w:right w:val="none" w:sz="0" w:space="0" w:color="auto"/>
          </w:divBdr>
        </w:div>
        <w:div w:id="205024403">
          <w:marLeft w:val="640"/>
          <w:marRight w:val="0"/>
          <w:marTop w:val="0"/>
          <w:marBottom w:val="0"/>
          <w:divBdr>
            <w:top w:val="none" w:sz="0" w:space="0" w:color="auto"/>
            <w:left w:val="none" w:sz="0" w:space="0" w:color="auto"/>
            <w:bottom w:val="none" w:sz="0" w:space="0" w:color="auto"/>
            <w:right w:val="none" w:sz="0" w:space="0" w:color="auto"/>
          </w:divBdr>
        </w:div>
        <w:div w:id="1930888352">
          <w:marLeft w:val="640"/>
          <w:marRight w:val="0"/>
          <w:marTop w:val="0"/>
          <w:marBottom w:val="0"/>
          <w:divBdr>
            <w:top w:val="none" w:sz="0" w:space="0" w:color="auto"/>
            <w:left w:val="none" w:sz="0" w:space="0" w:color="auto"/>
            <w:bottom w:val="none" w:sz="0" w:space="0" w:color="auto"/>
            <w:right w:val="none" w:sz="0" w:space="0" w:color="auto"/>
          </w:divBdr>
        </w:div>
        <w:div w:id="1745256356">
          <w:marLeft w:val="640"/>
          <w:marRight w:val="0"/>
          <w:marTop w:val="0"/>
          <w:marBottom w:val="0"/>
          <w:divBdr>
            <w:top w:val="none" w:sz="0" w:space="0" w:color="auto"/>
            <w:left w:val="none" w:sz="0" w:space="0" w:color="auto"/>
            <w:bottom w:val="none" w:sz="0" w:space="0" w:color="auto"/>
            <w:right w:val="none" w:sz="0" w:space="0" w:color="auto"/>
          </w:divBdr>
        </w:div>
        <w:div w:id="1489901889">
          <w:marLeft w:val="640"/>
          <w:marRight w:val="0"/>
          <w:marTop w:val="0"/>
          <w:marBottom w:val="0"/>
          <w:divBdr>
            <w:top w:val="none" w:sz="0" w:space="0" w:color="auto"/>
            <w:left w:val="none" w:sz="0" w:space="0" w:color="auto"/>
            <w:bottom w:val="none" w:sz="0" w:space="0" w:color="auto"/>
            <w:right w:val="none" w:sz="0" w:space="0" w:color="auto"/>
          </w:divBdr>
        </w:div>
        <w:div w:id="1478566360">
          <w:marLeft w:val="640"/>
          <w:marRight w:val="0"/>
          <w:marTop w:val="0"/>
          <w:marBottom w:val="0"/>
          <w:divBdr>
            <w:top w:val="none" w:sz="0" w:space="0" w:color="auto"/>
            <w:left w:val="none" w:sz="0" w:space="0" w:color="auto"/>
            <w:bottom w:val="none" w:sz="0" w:space="0" w:color="auto"/>
            <w:right w:val="none" w:sz="0" w:space="0" w:color="auto"/>
          </w:divBdr>
        </w:div>
        <w:div w:id="2055348138">
          <w:marLeft w:val="640"/>
          <w:marRight w:val="0"/>
          <w:marTop w:val="0"/>
          <w:marBottom w:val="0"/>
          <w:divBdr>
            <w:top w:val="none" w:sz="0" w:space="0" w:color="auto"/>
            <w:left w:val="none" w:sz="0" w:space="0" w:color="auto"/>
            <w:bottom w:val="none" w:sz="0" w:space="0" w:color="auto"/>
            <w:right w:val="none" w:sz="0" w:space="0" w:color="auto"/>
          </w:divBdr>
        </w:div>
        <w:div w:id="1476216082">
          <w:marLeft w:val="640"/>
          <w:marRight w:val="0"/>
          <w:marTop w:val="0"/>
          <w:marBottom w:val="0"/>
          <w:divBdr>
            <w:top w:val="none" w:sz="0" w:space="0" w:color="auto"/>
            <w:left w:val="none" w:sz="0" w:space="0" w:color="auto"/>
            <w:bottom w:val="none" w:sz="0" w:space="0" w:color="auto"/>
            <w:right w:val="none" w:sz="0" w:space="0" w:color="auto"/>
          </w:divBdr>
        </w:div>
        <w:div w:id="1778331894">
          <w:marLeft w:val="640"/>
          <w:marRight w:val="0"/>
          <w:marTop w:val="0"/>
          <w:marBottom w:val="0"/>
          <w:divBdr>
            <w:top w:val="none" w:sz="0" w:space="0" w:color="auto"/>
            <w:left w:val="none" w:sz="0" w:space="0" w:color="auto"/>
            <w:bottom w:val="none" w:sz="0" w:space="0" w:color="auto"/>
            <w:right w:val="none" w:sz="0" w:space="0" w:color="auto"/>
          </w:divBdr>
        </w:div>
        <w:div w:id="1484617467">
          <w:marLeft w:val="640"/>
          <w:marRight w:val="0"/>
          <w:marTop w:val="0"/>
          <w:marBottom w:val="0"/>
          <w:divBdr>
            <w:top w:val="none" w:sz="0" w:space="0" w:color="auto"/>
            <w:left w:val="none" w:sz="0" w:space="0" w:color="auto"/>
            <w:bottom w:val="none" w:sz="0" w:space="0" w:color="auto"/>
            <w:right w:val="none" w:sz="0" w:space="0" w:color="auto"/>
          </w:divBdr>
        </w:div>
        <w:div w:id="790512817">
          <w:marLeft w:val="640"/>
          <w:marRight w:val="0"/>
          <w:marTop w:val="0"/>
          <w:marBottom w:val="0"/>
          <w:divBdr>
            <w:top w:val="none" w:sz="0" w:space="0" w:color="auto"/>
            <w:left w:val="none" w:sz="0" w:space="0" w:color="auto"/>
            <w:bottom w:val="none" w:sz="0" w:space="0" w:color="auto"/>
            <w:right w:val="none" w:sz="0" w:space="0" w:color="auto"/>
          </w:divBdr>
        </w:div>
        <w:div w:id="1402799651">
          <w:marLeft w:val="640"/>
          <w:marRight w:val="0"/>
          <w:marTop w:val="0"/>
          <w:marBottom w:val="0"/>
          <w:divBdr>
            <w:top w:val="none" w:sz="0" w:space="0" w:color="auto"/>
            <w:left w:val="none" w:sz="0" w:space="0" w:color="auto"/>
            <w:bottom w:val="none" w:sz="0" w:space="0" w:color="auto"/>
            <w:right w:val="none" w:sz="0" w:space="0" w:color="auto"/>
          </w:divBdr>
        </w:div>
        <w:div w:id="1672248137">
          <w:marLeft w:val="640"/>
          <w:marRight w:val="0"/>
          <w:marTop w:val="0"/>
          <w:marBottom w:val="0"/>
          <w:divBdr>
            <w:top w:val="none" w:sz="0" w:space="0" w:color="auto"/>
            <w:left w:val="none" w:sz="0" w:space="0" w:color="auto"/>
            <w:bottom w:val="none" w:sz="0" w:space="0" w:color="auto"/>
            <w:right w:val="none" w:sz="0" w:space="0" w:color="auto"/>
          </w:divBdr>
        </w:div>
        <w:div w:id="1060593780">
          <w:marLeft w:val="640"/>
          <w:marRight w:val="0"/>
          <w:marTop w:val="0"/>
          <w:marBottom w:val="0"/>
          <w:divBdr>
            <w:top w:val="none" w:sz="0" w:space="0" w:color="auto"/>
            <w:left w:val="none" w:sz="0" w:space="0" w:color="auto"/>
            <w:bottom w:val="none" w:sz="0" w:space="0" w:color="auto"/>
            <w:right w:val="none" w:sz="0" w:space="0" w:color="auto"/>
          </w:divBdr>
        </w:div>
        <w:div w:id="1815292878">
          <w:marLeft w:val="640"/>
          <w:marRight w:val="0"/>
          <w:marTop w:val="0"/>
          <w:marBottom w:val="0"/>
          <w:divBdr>
            <w:top w:val="none" w:sz="0" w:space="0" w:color="auto"/>
            <w:left w:val="none" w:sz="0" w:space="0" w:color="auto"/>
            <w:bottom w:val="none" w:sz="0" w:space="0" w:color="auto"/>
            <w:right w:val="none" w:sz="0" w:space="0" w:color="auto"/>
          </w:divBdr>
        </w:div>
        <w:div w:id="606742787">
          <w:marLeft w:val="640"/>
          <w:marRight w:val="0"/>
          <w:marTop w:val="0"/>
          <w:marBottom w:val="0"/>
          <w:divBdr>
            <w:top w:val="none" w:sz="0" w:space="0" w:color="auto"/>
            <w:left w:val="none" w:sz="0" w:space="0" w:color="auto"/>
            <w:bottom w:val="none" w:sz="0" w:space="0" w:color="auto"/>
            <w:right w:val="none" w:sz="0" w:space="0" w:color="auto"/>
          </w:divBdr>
        </w:div>
        <w:div w:id="2133206882">
          <w:marLeft w:val="640"/>
          <w:marRight w:val="0"/>
          <w:marTop w:val="0"/>
          <w:marBottom w:val="0"/>
          <w:divBdr>
            <w:top w:val="none" w:sz="0" w:space="0" w:color="auto"/>
            <w:left w:val="none" w:sz="0" w:space="0" w:color="auto"/>
            <w:bottom w:val="none" w:sz="0" w:space="0" w:color="auto"/>
            <w:right w:val="none" w:sz="0" w:space="0" w:color="auto"/>
          </w:divBdr>
        </w:div>
        <w:div w:id="1912697726">
          <w:marLeft w:val="640"/>
          <w:marRight w:val="0"/>
          <w:marTop w:val="0"/>
          <w:marBottom w:val="0"/>
          <w:divBdr>
            <w:top w:val="none" w:sz="0" w:space="0" w:color="auto"/>
            <w:left w:val="none" w:sz="0" w:space="0" w:color="auto"/>
            <w:bottom w:val="none" w:sz="0" w:space="0" w:color="auto"/>
            <w:right w:val="none" w:sz="0" w:space="0" w:color="auto"/>
          </w:divBdr>
        </w:div>
        <w:div w:id="1427193297">
          <w:marLeft w:val="640"/>
          <w:marRight w:val="0"/>
          <w:marTop w:val="0"/>
          <w:marBottom w:val="0"/>
          <w:divBdr>
            <w:top w:val="none" w:sz="0" w:space="0" w:color="auto"/>
            <w:left w:val="none" w:sz="0" w:space="0" w:color="auto"/>
            <w:bottom w:val="none" w:sz="0" w:space="0" w:color="auto"/>
            <w:right w:val="none" w:sz="0" w:space="0" w:color="auto"/>
          </w:divBdr>
        </w:div>
        <w:div w:id="470901483">
          <w:marLeft w:val="640"/>
          <w:marRight w:val="0"/>
          <w:marTop w:val="0"/>
          <w:marBottom w:val="0"/>
          <w:divBdr>
            <w:top w:val="none" w:sz="0" w:space="0" w:color="auto"/>
            <w:left w:val="none" w:sz="0" w:space="0" w:color="auto"/>
            <w:bottom w:val="none" w:sz="0" w:space="0" w:color="auto"/>
            <w:right w:val="none" w:sz="0" w:space="0" w:color="auto"/>
          </w:divBdr>
        </w:div>
        <w:div w:id="125321525">
          <w:marLeft w:val="640"/>
          <w:marRight w:val="0"/>
          <w:marTop w:val="0"/>
          <w:marBottom w:val="0"/>
          <w:divBdr>
            <w:top w:val="none" w:sz="0" w:space="0" w:color="auto"/>
            <w:left w:val="none" w:sz="0" w:space="0" w:color="auto"/>
            <w:bottom w:val="none" w:sz="0" w:space="0" w:color="auto"/>
            <w:right w:val="none" w:sz="0" w:space="0" w:color="auto"/>
          </w:divBdr>
        </w:div>
        <w:div w:id="548996552">
          <w:marLeft w:val="640"/>
          <w:marRight w:val="0"/>
          <w:marTop w:val="0"/>
          <w:marBottom w:val="0"/>
          <w:divBdr>
            <w:top w:val="none" w:sz="0" w:space="0" w:color="auto"/>
            <w:left w:val="none" w:sz="0" w:space="0" w:color="auto"/>
            <w:bottom w:val="none" w:sz="0" w:space="0" w:color="auto"/>
            <w:right w:val="none" w:sz="0" w:space="0" w:color="auto"/>
          </w:divBdr>
        </w:div>
        <w:div w:id="1664580300">
          <w:marLeft w:val="640"/>
          <w:marRight w:val="0"/>
          <w:marTop w:val="0"/>
          <w:marBottom w:val="0"/>
          <w:divBdr>
            <w:top w:val="none" w:sz="0" w:space="0" w:color="auto"/>
            <w:left w:val="none" w:sz="0" w:space="0" w:color="auto"/>
            <w:bottom w:val="none" w:sz="0" w:space="0" w:color="auto"/>
            <w:right w:val="none" w:sz="0" w:space="0" w:color="auto"/>
          </w:divBdr>
        </w:div>
        <w:div w:id="561214805">
          <w:marLeft w:val="640"/>
          <w:marRight w:val="0"/>
          <w:marTop w:val="0"/>
          <w:marBottom w:val="0"/>
          <w:divBdr>
            <w:top w:val="none" w:sz="0" w:space="0" w:color="auto"/>
            <w:left w:val="none" w:sz="0" w:space="0" w:color="auto"/>
            <w:bottom w:val="none" w:sz="0" w:space="0" w:color="auto"/>
            <w:right w:val="none" w:sz="0" w:space="0" w:color="auto"/>
          </w:divBdr>
        </w:div>
        <w:div w:id="1456024514">
          <w:marLeft w:val="640"/>
          <w:marRight w:val="0"/>
          <w:marTop w:val="0"/>
          <w:marBottom w:val="0"/>
          <w:divBdr>
            <w:top w:val="none" w:sz="0" w:space="0" w:color="auto"/>
            <w:left w:val="none" w:sz="0" w:space="0" w:color="auto"/>
            <w:bottom w:val="none" w:sz="0" w:space="0" w:color="auto"/>
            <w:right w:val="none" w:sz="0" w:space="0" w:color="auto"/>
          </w:divBdr>
        </w:div>
        <w:div w:id="1273827036">
          <w:marLeft w:val="640"/>
          <w:marRight w:val="0"/>
          <w:marTop w:val="0"/>
          <w:marBottom w:val="0"/>
          <w:divBdr>
            <w:top w:val="none" w:sz="0" w:space="0" w:color="auto"/>
            <w:left w:val="none" w:sz="0" w:space="0" w:color="auto"/>
            <w:bottom w:val="none" w:sz="0" w:space="0" w:color="auto"/>
            <w:right w:val="none" w:sz="0" w:space="0" w:color="auto"/>
          </w:divBdr>
        </w:div>
        <w:div w:id="590622367">
          <w:marLeft w:val="640"/>
          <w:marRight w:val="0"/>
          <w:marTop w:val="0"/>
          <w:marBottom w:val="0"/>
          <w:divBdr>
            <w:top w:val="none" w:sz="0" w:space="0" w:color="auto"/>
            <w:left w:val="none" w:sz="0" w:space="0" w:color="auto"/>
            <w:bottom w:val="none" w:sz="0" w:space="0" w:color="auto"/>
            <w:right w:val="none" w:sz="0" w:space="0" w:color="auto"/>
          </w:divBdr>
        </w:div>
        <w:div w:id="287853580">
          <w:marLeft w:val="640"/>
          <w:marRight w:val="0"/>
          <w:marTop w:val="0"/>
          <w:marBottom w:val="0"/>
          <w:divBdr>
            <w:top w:val="none" w:sz="0" w:space="0" w:color="auto"/>
            <w:left w:val="none" w:sz="0" w:space="0" w:color="auto"/>
            <w:bottom w:val="none" w:sz="0" w:space="0" w:color="auto"/>
            <w:right w:val="none" w:sz="0" w:space="0" w:color="auto"/>
          </w:divBdr>
        </w:div>
        <w:div w:id="2011834560">
          <w:marLeft w:val="640"/>
          <w:marRight w:val="0"/>
          <w:marTop w:val="0"/>
          <w:marBottom w:val="0"/>
          <w:divBdr>
            <w:top w:val="none" w:sz="0" w:space="0" w:color="auto"/>
            <w:left w:val="none" w:sz="0" w:space="0" w:color="auto"/>
            <w:bottom w:val="none" w:sz="0" w:space="0" w:color="auto"/>
            <w:right w:val="none" w:sz="0" w:space="0" w:color="auto"/>
          </w:divBdr>
        </w:div>
        <w:div w:id="1846090941">
          <w:marLeft w:val="640"/>
          <w:marRight w:val="0"/>
          <w:marTop w:val="0"/>
          <w:marBottom w:val="0"/>
          <w:divBdr>
            <w:top w:val="none" w:sz="0" w:space="0" w:color="auto"/>
            <w:left w:val="none" w:sz="0" w:space="0" w:color="auto"/>
            <w:bottom w:val="none" w:sz="0" w:space="0" w:color="auto"/>
            <w:right w:val="none" w:sz="0" w:space="0" w:color="auto"/>
          </w:divBdr>
        </w:div>
        <w:div w:id="438330398">
          <w:marLeft w:val="640"/>
          <w:marRight w:val="0"/>
          <w:marTop w:val="0"/>
          <w:marBottom w:val="0"/>
          <w:divBdr>
            <w:top w:val="none" w:sz="0" w:space="0" w:color="auto"/>
            <w:left w:val="none" w:sz="0" w:space="0" w:color="auto"/>
            <w:bottom w:val="none" w:sz="0" w:space="0" w:color="auto"/>
            <w:right w:val="none" w:sz="0" w:space="0" w:color="auto"/>
          </w:divBdr>
        </w:div>
        <w:div w:id="1936326677">
          <w:marLeft w:val="640"/>
          <w:marRight w:val="0"/>
          <w:marTop w:val="0"/>
          <w:marBottom w:val="0"/>
          <w:divBdr>
            <w:top w:val="none" w:sz="0" w:space="0" w:color="auto"/>
            <w:left w:val="none" w:sz="0" w:space="0" w:color="auto"/>
            <w:bottom w:val="none" w:sz="0" w:space="0" w:color="auto"/>
            <w:right w:val="none" w:sz="0" w:space="0" w:color="auto"/>
          </w:divBdr>
        </w:div>
        <w:div w:id="452795406">
          <w:marLeft w:val="640"/>
          <w:marRight w:val="0"/>
          <w:marTop w:val="0"/>
          <w:marBottom w:val="0"/>
          <w:divBdr>
            <w:top w:val="none" w:sz="0" w:space="0" w:color="auto"/>
            <w:left w:val="none" w:sz="0" w:space="0" w:color="auto"/>
            <w:bottom w:val="none" w:sz="0" w:space="0" w:color="auto"/>
            <w:right w:val="none" w:sz="0" w:space="0" w:color="auto"/>
          </w:divBdr>
        </w:div>
        <w:div w:id="1337927192">
          <w:marLeft w:val="640"/>
          <w:marRight w:val="0"/>
          <w:marTop w:val="0"/>
          <w:marBottom w:val="0"/>
          <w:divBdr>
            <w:top w:val="none" w:sz="0" w:space="0" w:color="auto"/>
            <w:left w:val="none" w:sz="0" w:space="0" w:color="auto"/>
            <w:bottom w:val="none" w:sz="0" w:space="0" w:color="auto"/>
            <w:right w:val="none" w:sz="0" w:space="0" w:color="auto"/>
          </w:divBdr>
        </w:div>
        <w:div w:id="2074305648">
          <w:marLeft w:val="640"/>
          <w:marRight w:val="0"/>
          <w:marTop w:val="0"/>
          <w:marBottom w:val="0"/>
          <w:divBdr>
            <w:top w:val="none" w:sz="0" w:space="0" w:color="auto"/>
            <w:left w:val="none" w:sz="0" w:space="0" w:color="auto"/>
            <w:bottom w:val="none" w:sz="0" w:space="0" w:color="auto"/>
            <w:right w:val="none" w:sz="0" w:space="0" w:color="auto"/>
          </w:divBdr>
        </w:div>
        <w:div w:id="1349019128">
          <w:marLeft w:val="640"/>
          <w:marRight w:val="0"/>
          <w:marTop w:val="0"/>
          <w:marBottom w:val="0"/>
          <w:divBdr>
            <w:top w:val="none" w:sz="0" w:space="0" w:color="auto"/>
            <w:left w:val="none" w:sz="0" w:space="0" w:color="auto"/>
            <w:bottom w:val="none" w:sz="0" w:space="0" w:color="auto"/>
            <w:right w:val="none" w:sz="0" w:space="0" w:color="auto"/>
          </w:divBdr>
        </w:div>
        <w:div w:id="15891038">
          <w:marLeft w:val="640"/>
          <w:marRight w:val="0"/>
          <w:marTop w:val="0"/>
          <w:marBottom w:val="0"/>
          <w:divBdr>
            <w:top w:val="none" w:sz="0" w:space="0" w:color="auto"/>
            <w:left w:val="none" w:sz="0" w:space="0" w:color="auto"/>
            <w:bottom w:val="none" w:sz="0" w:space="0" w:color="auto"/>
            <w:right w:val="none" w:sz="0" w:space="0" w:color="auto"/>
          </w:divBdr>
        </w:div>
        <w:div w:id="538204725">
          <w:marLeft w:val="640"/>
          <w:marRight w:val="0"/>
          <w:marTop w:val="0"/>
          <w:marBottom w:val="0"/>
          <w:divBdr>
            <w:top w:val="none" w:sz="0" w:space="0" w:color="auto"/>
            <w:left w:val="none" w:sz="0" w:space="0" w:color="auto"/>
            <w:bottom w:val="none" w:sz="0" w:space="0" w:color="auto"/>
            <w:right w:val="none" w:sz="0" w:space="0" w:color="auto"/>
          </w:divBdr>
        </w:div>
        <w:div w:id="1328443209">
          <w:marLeft w:val="640"/>
          <w:marRight w:val="0"/>
          <w:marTop w:val="0"/>
          <w:marBottom w:val="0"/>
          <w:divBdr>
            <w:top w:val="none" w:sz="0" w:space="0" w:color="auto"/>
            <w:left w:val="none" w:sz="0" w:space="0" w:color="auto"/>
            <w:bottom w:val="none" w:sz="0" w:space="0" w:color="auto"/>
            <w:right w:val="none" w:sz="0" w:space="0" w:color="auto"/>
          </w:divBdr>
        </w:div>
        <w:div w:id="1564103313">
          <w:marLeft w:val="640"/>
          <w:marRight w:val="0"/>
          <w:marTop w:val="0"/>
          <w:marBottom w:val="0"/>
          <w:divBdr>
            <w:top w:val="none" w:sz="0" w:space="0" w:color="auto"/>
            <w:left w:val="none" w:sz="0" w:space="0" w:color="auto"/>
            <w:bottom w:val="none" w:sz="0" w:space="0" w:color="auto"/>
            <w:right w:val="none" w:sz="0" w:space="0" w:color="auto"/>
          </w:divBdr>
        </w:div>
        <w:div w:id="349793126">
          <w:marLeft w:val="640"/>
          <w:marRight w:val="0"/>
          <w:marTop w:val="0"/>
          <w:marBottom w:val="0"/>
          <w:divBdr>
            <w:top w:val="none" w:sz="0" w:space="0" w:color="auto"/>
            <w:left w:val="none" w:sz="0" w:space="0" w:color="auto"/>
            <w:bottom w:val="none" w:sz="0" w:space="0" w:color="auto"/>
            <w:right w:val="none" w:sz="0" w:space="0" w:color="auto"/>
          </w:divBdr>
        </w:div>
        <w:div w:id="1638488178">
          <w:marLeft w:val="640"/>
          <w:marRight w:val="0"/>
          <w:marTop w:val="0"/>
          <w:marBottom w:val="0"/>
          <w:divBdr>
            <w:top w:val="none" w:sz="0" w:space="0" w:color="auto"/>
            <w:left w:val="none" w:sz="0" w:space="0" w:color="auto"/>
            <w:bottom w:val="none" w:sz="0" w:space="0" w:color="auto"/>
            <w:right w:val="none" w:sz="0" w:space="0" w:color="auto"/>
          </w:divBdr>
        </w:div>
        <w:div w:id="825516807">
          <w:marLeft w:val="640"/>
          <w:marRight w:val="0"/>
          <w:marTop w:val="0"/>
          <w:marBottom w:val="0"/>
          <w:divBdr>
            <w:top w:val="none" w:sz="0" w:space="0" w:color="auto"/>
            <w:left w:val="none" w:sz="0" w:space="0" w:color="auto"/>
            <w:bottom w:val="none" w:sz="0" w:space="0" w:color="auto"/>
            <w:right w:val="none" w:sz="0" w:space="0" w:color="auto"/>
          </w:divBdr>
        </w:div>
        <w:div w:id="849758748">
          <w:marLeft w:val="640"/>
          <w:marRight w:val="0"/>
          <w:marTop w:val="0"/>
          <w:marBottom w:val="0"/>
          <w:divBdr>
            <w:top w:val="none" w:sz="0" w:space="0" w:color="auto"/>
            <w:left w:val="none" w:sz="0" w:space="0" w:color="auto"/>
            <w:bottom w:val="none" w:sz="0" w:space="0" w:color="auto"/>
            <w:right w:val="none" w:sz="0" w:space="0" w:color="auto"/>
          </w:divBdr>
        </w:div>
        <w:div w:id="1161846624">
          <w:marLeft w:val="640"/>
          <w:marRight w:val="0"/>
          <w:marTop w:val="0"/>
          <w:marBottom w:val="0"/>
          <w:divBdr>
            <w:top w:val="none" w:sz="0" w:space="0" w:color="auto"/>
            <w:left w:val="none" w:sz="0" w:space="0" w:color="auto"/>
            <w:bottom w:val="none" w:sz="0" w:space="0" w:color="auto"/>
            <w:right w:val="none" w:sz="0" w:space="0" w:color="auto"/>
          </w:divBdr>
        </w:div>
        <w:div w:id="71661743">
          <w:marLeft w:val="640"/>
          <w:marRight w:val="0"/>
          <w:marTop w:val="0"/>
          <w:marBottom w:val="0"/>
          <w:divBdr>
            <w:top w:val="none" w:sz="0" w:space="0" w:color="auto"/>
            <w:left w:val="none" w:sz="0" w:space="0" w:color="auto"/>
            <w:bottom w:val="none" w:sz="0" w:space="0" w:color="auto"/>
            <w:right w:val="none" w:sz="0" w:space="0" w:color="auto"/>
          </w:divBdr>
        </w:div>
        <w:div w:id="125777845">
          <w:marLeft w:val="640"/>
          <w:marRight w:val="0"/>
          <w:marTop w:val="0"/>
          <w:marBottom w:val="0"/>
          <w:divBdr>
            <w:top w:val="none" w:sz="0" w:space="0" w:color="auto"/>
            <w:left w:val="none" w:sz="0" w:space="0" w:color="auto"/>
            <w:bottom w:val="none" w:sz="0" w:space="0" w:color="auto"/>
            <w:right w:val="none" w:sz="0" w:space="0" w:color="auto"/>
          </w:divBdr>
        </w:div>
        <w:div w:id="1023899746">
          <w:marLeft w:val="640"/>
          <w:marRight w:val="0"/>
          <w:marTop w:val="0"/>
          <w:marBottom w:val="0"/>
          <w:divBdr>
            <w:top w:val="none" w:sz="0" w:space="0" w:color="auto"/>
            <w:left w:val="none" w:sz="0" w:space="0" w:color="auto"/>
            <w:bottom w:val="none" w:sz="0" w:space="0" w:color="auto"/>
            <w:right w:val="none" w:sz="0" w:space="0" w:color="auto"/>
          </w:divBdr>
        </w:div>
        <w:div w:id="1708064904">
          <w:marLeft w:val="640"/>
          <w:marRight w:val="0"/>
          <w:marTop w:val="0"/>
          <w:marBottom w:val="0"/>
          <w:divBdr>
            <w:top w:val="none" w:sz="0" w:space="0" w:color="auto"/>
            <w:left w:val="none" w:sz="0" w:space="0" w:color="auto"/>
            <w:bottom w:val="none" w:sz="0" w:space="0" w:color="auto"/>
            <w:right w:val="none" w:sz="0" w:space="0" w:color="auto"/>
          </w:divBdr>
        </w:div>
        <w:div w:id="1609503558">
          <w:marLeft w:val="640"/>
          <w:marRight w:val="0"/>
          <w:marTop w:val="0"/>
          <w:marBottom w:val="0"/>
          <w:divBdr>
            <w:top w:val="none" w:sz="0" w:space="0" w:color="auto"/>
            <w:left w:val="none" w:sz="0" w:space="0" w:color="auto"/>
            <w:bottom w:val="none" w:sz="0" w:space="0" w:color="auto"/>
            <w:right w:val="none" w:sz="0" w:space="0" w:color="auto"/>
          </w:divBdr>
        </w:div>
        <w:div w:id="1699890734">
          <w:marLeft w:val="640"/>
          <w:marRight w:val="0"/>
          <w:marTop w:val="0"/>
          <w:marBottom w:val="0"/>
          <w:divBdr>
            <w:top w:val="none" w:sz="0" w:space="0" w:color="auto"/>
            <w:left w:val="none" w:sz="0" w:space="0" w:color="auto"/>
            <w:bottom w:val="none" w:sz="0" w:space="0" w:color="auto"/>
            <w:right w:val="none" w:sz="0" w:space="0" w:color="auto"/>
          </w:divBdr>
        </w:div>
        <w:div w:id="1956403402">
          <w:marLeft w:val="640"/>
          <w:marRight w:val="0"/>
          <w:marTop w:val="0"/>
          <w:marBottom w:val="0"/>
          <w:divBdr>
            <w:top w:val="none" w:sz="0" w:space="0" w:color="auto"/>
            <w:left w:val="none" w:sz="0" w:space="0" w:color="auto"/>
            <w:bottom w:val="none" w:sz="0" w:space="0" w:color="auto"/>
            <w:right w:val="none" w:sz="0" w:space="0" w:color="auto"/>
          </w:divBdr>
        </w:div>
        <w:div w:id="1403598718">
          <w:marLeft w:val="640"/>
          <w:marRight w:val="0"/>
          <w:marTop w:val="0"/>
          <w:marBottom w:val="0"/>
          <w:divBdr>
            <w:top w:val="none" w:sz="0" w:space="0" w:color="auto"/>
            <w:left w:val="none" w:sz="0" w:space="0" w:color="auto"/>
            <w:bottom w:val="none" w:sz="0" w:space="0" w:color="auto"/>
            <w:right w:val="none" w:sz="0" w:space="0" w:color="auto"/>
          </w:divBdr>
        </w:div>
        <w:div w:id="22050428">
          <w:marLeft w:val="640"/>
          <w:marRight w:val="0"/>
          <w:marTop w:val="0"/>
          <w:marBottom w:val="0"/>
          <w:divBdr>
            <w:top w:val="none" w:sz="0" w:space="0" w:color="auto"/>
            <w:left w:val="none" w:sz="0" w:space="0" w:color="auto"/>
            <w:bottom w:val="none" w:sz="0" w:space="0" w:color="auto"/>
            <w:right w:val="none" w:sz="0" w:space="0" w:color="auto"/>
          </w:divBdr>
        </w:div>
        <w:div w:id="789009601">
          <w:marLeft w:val="640"/>
          <w:marRight w:val="0"/>
          <w:marTop w:val="0"/>
          <w:marBottom w:val="0"/>
          <w:divBdr>
            <w:top w:val="none" w:sz="0" w:space="0" w:color="auto"/>
            <w:left w:val="none" w:sz="0" w:space="0" w:color="auto"/>
            <w:bottom w:val="none" w:sz="0" w:space="0" w:color="auto"/>
            <w:right w:val="none" w:sz="0" w:space="0" w:color="auto"/>
          </w:divBdr>
        </w:div>
        <w:div w:id="84811254">
          <w:marLeft w:val="640"/>
          <w:marRight w:val="0"/>
          <w:marTop w:val="0"/>
          <w:marBottom w:val="0"/>
          <w:divBdr>
            <w:top w:val="none" w:sz="0" w:space="0" w:color="auto"/>
            <w:left w:val="none" w:sz="0" w:space="0" w:color="auto"/>
            <w:bottom w:val="none" w:sz="0" w:space="0" w:color="auto"/>
            <w:right w:val="none" w:sz="0" w:space="0" w:color="auto"/>
          </w:divBdr>
        </w:div>
        <w:div w:id="1738554500">
          <w:marLeft w:val="640"/>
          <w:marRight w:val="0"/>
          <w:marTop w:val="0"/>
          <w:marBottom w:val="0"/>
          <w:divBdr>
            <w:top w:val="none" w:sz="0" w:space="0" w:color="auto"/>
            <w:left w:val="none" w:sz="0" w:space="0" w:color="auto"/>
            <w:bottom w:val="none" w:sz="0" w:space="0" w:color="auto"/>
            <w:right w:val="none" w:sz="0" w:space="0" w:color="auto"/>
          </w:divBdr>
        </w:div>
        <w:div w:id="640694670">
          <w:marLeft w:val="640"/>
          <w:marRight w:val="0"/>
          <w:marTop w:val="0"/>
          <w:marBottom w:val="0"/>
          <w:divBdr>
            <w:top w:val="none" w:sz="0" w:space="0" w:color="auto"/>
            <w:left w:val="none" w:sz="0" w:space="0" w:color="auto"/>
            <w:bottom w:val="none" w:sz="0" w:space="0" w:color="auto"/>
            <w:right w:val="none" w:sz="0" w:space="0" w:color="auto"/>
          </w:divBdr>
        </w:div>
        <w:div w:id="178812862">
          <w:marLeft w:val="640"/>
          <w:marRight w:val="0"/>
          <w:marTop w:val="0"/>
          <w:marBottom w:val="0"/>
          <w:divBdr>
            <w:top w:val="none" w:sz="0" w:space="0" w:color="auto"/>
            <w:left w:val="none" w:sz="0" w:space="0" w:color="auto"/>
            <w:bottom w:val="none" w:sz="0" w:space="0" w:color="auto"/>
            <w:right w:val="none" w:sz="0" w:space="0" w:color="auto"/>
          </w:divBdr>
        </w:div>
        <w:div w:id="1394623083">
          <w:marLeft w:val="640"/>
          <w:marRight w:val="0"/>
          <w:marTop w:val="0"/>
          <w:marBottom w:val="0"/>
          <w:divBdr>
            <w:top w:val="none" w:sz="0" w:space="0" w:color="auto"/>
            <w:left w:val="none" w:sz="0" w:space="0" w:color="auto"/>
            <w:bottom w:val="none" w:sz="0" w:space="0" w:color="auto"/>
            <w:right w:val="none" w:sz="0" w:space="0" w:color="auto"/>
          </w:divBdr>
        </w:div>
        <w:div w:id="346106714">
          <w:marLeft w:val="640"/>
          <w:marRight w:val="0"/>
          <w:marTop w:val="0"/>
          <w:marBottom w:val="0"/>
          <w:divBdr>
            <w:top w:val="none" w:sz="0" w:space="0" w:color="auto"/>
            <w:left w:val="none" w:sz="0" w:space="0" w:color="auto"/>
            <w:bottom w:val="none" w:sz="0" w:space="0" w:color="auto"/>
            <w:right w:val="none" w:sz="0" w:space="0" w:color="auto"/>
          </w:divBdr>
        </w:div>
        <w:div w:id="860245925">
          <w:marLeft w:val="640"/>
          <w:marRight w:val="0"/>
          <w:marTop w:val="0"/>
          <w:marBottom w:val="0"/>
          <w:divBdr>
            <w:top w:val="none" w:sz="0" w:space="0" w:color="auto"/>
            <w:left w:val="none" w:sz="0" w:space="0" w:color="auto"/>
            <w:bottom w:val="none" w:sz="0" w:space="0" w:color="auto"/>
            <w:right w:val="none" w:sz="0" w:space="0" w:color="auto"/>
          </w:divBdr>
        </w:div>
        <w:div w:id="2108232476">
          <w:marLeft w:val="640"/>
          <w:marRight w:val="0"/>
          <w:marTop w:val="0"/>
          <w:marBottom w:val="0"/>
          <w:divBdr>
            <w:top w:val="none" w:sz="0" w:space="0" w:color="auto"/>
            <w:left w:val="none" w:sz="0" w:space="0" w:color="auto"/>
            <w:bottom w:val="none" w:sz="0" w:space="0" w:color="auto"/>
            <w:right w:val="none" w:sz="0" w:space="0" w:color="auto"/>
          </w:divBdr>
        </w:div>
        <w:div w:id="754593271">
          <w:marLeft w:val="640"/>
          <w:marRight w:val="0"/>
          <w:marTop w:val="0"/>
          <w:marBottom w:val="0"/>
          <w:divBdr>
            <w:top w:val="none" w:sz="0" w:space="0" w:color="auto"/>
            <w:left w:val="none" w:sz="0" w:space="0" w:color="auto"/>
            <w:bottom w:val="none" w:sz="0" w:space="0" w:color="auto"/>
            <w:right w:val="none" w:sz="0" w:space="0" w:color="auto"/>
          </w:divBdr>
        </w:div>
        <w:div w:id="2099788521">
          <w:marLeft w:val="640"/>
          <w:marRight w:val="0"/>
          <w:marTop w:val="0"/>
          <w:marBottom w:val="0"/>
          <w:divBdr>
            <w:top w:val="none" w:sz="0" w:space="0" w:color="auto"/>
            <w:left w:val="none" w:sz="0" w:space="0" w:color="auto"/>
            <w:bottom w:val="none" w:sz="0" w:space="0" w:color="auto"/>
            <w:right w:val="none" w:sz="0" w:space="0" w:color="auto"/>
          </w:divBdr>
        </w:div>
        <w:div w:id="467675488">
          <w:marLeft w:val="640"/>
          <w:marRight w:val="0"/>
          <w:marTop w:val="0"/>
          <w:marBottom w:val="0"/>
          <w:divBdr>
            <w:top w:val="none" w:sz="0" w:space="0" w:color="auto"/>
            <w:left w:val="none" w:sz="0" w:space="0" w:color="auto"/>
            <w:bottom w:val="none" w:sz="0" w:space="0" w:color="auto"/>
            <w:right w:val="none" w:sz="0" w:space="0" w:color="auto"/>
          </w:divBdr>
        </w:div>
        <w:div w:id="1808011559">
          <w:marLeft w:val="640"/>
          <w:marRight w:val="0"/>
          <w:marTop w:val="0"/>
          <w:marBottom w:val="0"/>
          <w:divBdr>
            <w:top w:val="none" w:sz="0" w:space="0" w:color="auto"/>
            <w:left w:val="none" w:sz="0" w:space="0" w:color="auto"/>
            <w:bottom w:val="none" w:sz="0" w:space="0" w:color="auto"/>
            <w:right w:val="none" w:sz="0" w:space="0" w:color="auto"/>
          </w:divBdr>
        </w:div>
        <w:div w:id="167641935">
          <w:marLeft w:val="640"/>
          <w:marRight w:val="0"/>
          <w:marTop w:val="0"/>
          <w:marBottom w:val="0"/>
          <w:divBdr>
            <w:top w:val="none" w:sz="0" w:space="0" w:color="auto"/>
            <w:left w:val="none" w:sz="0" w:space="0" w:color="auto"/>
            <w:bottom w:val="none" w:sz="0" w:space="0" w:color="auto"/>
            <w:right w:val="none" w:sz="0" w:space="0" w:color="auto"/>
          </w:divBdr>
        </w:div>
        <w:div w:id="2083213550">
          <w:marLeft w:val="640"/>
          <w:marRight w:val="0"/>
          <w:marTop w:val="0"/>
          <w:marBottom w:val="0"/>
          <w:divBdr>
            <w:top w:val="none" w:sz="0" w:space="0" w:color="auto"/>
            <w:left w:val="none" w:sz="0" w:space="0" w:color="auto"/>
            <w:bottom w:val="none" w:sz="0" w:space="0" w:color="auto"/>
            <w:right w:val="none" w:sz="0" w:space="0" w:color="auto"/>
          </w:divBdr>
        </w:div>
        <w:div w:id="1603680454">
          <w:marLeft w:val="640"/>
          <w:marRight w:val="0"/>
          <w:marTop w:val="0"/>
          <w:marBottom w:val="0"/>
          <w:divBdr>
            <w:top w:val="none" w:sz="0" w:space="0" w:color="auto"/>
            <w:left w:val="none" w:sz="0" w:space="0" w:color="auto"/>
            <w:bottom w:val="none" w:sz="0" w:space="0" w:color="auto"/>
            <w:right w:val="none" w:sz="0" w:space="0" w:color="auto"/>
          </w:divBdr>
        </w:div>
        <w:div w:id="404493061">
          <w:marLeft w:val="640"/>
          <w:marRight w:val="0"/>
          <w:marTop w:val="0"/>
          <w:marBottom w:val="0"/>
          <w:divBdr>
            <w:top w:val="none" w:sz="0" w:space="0" w:color="auto"/>
            <w:left w:val="none" w:sz="0" w:space="0" w:color="auto"/>
            <w:bottom w:val="none" w:sz="0" w:space="0" w:color="auto"/>
            <w:right w:val="none" w:sz="0" w:space="0" w:color="auto"/>
          </w:divBdr>
        </w:div>
        <w:div w:id="955678058">
          <w:marLeft w:val="640"/>
          <w:marRight w:val="0"/>
          <w:marTop w:val="0"/>
          <w:marBottom w:val="0"/>
          <w:divBdr>
            <w:top w:val="none" w:sz="0" w:space="0" w:color="auto"/>
            <w:left w:val="none" w:sz="0" w:space="0" w:color="auto"/>
            <w:bottom w:val="none" w:sz="0" w:space="0" w:color="auto"/>
            <w:right w:val="none" w:sz="0" w:space="0" w:color="auto"/>
          </w:divBdr>
        </w:div>
        <w:div w:id="1950816205">
          <w:marLeft w:val="640"/>
          <w:marRight w:val="0"/>
          <w:marTop w:val="0"/>
          <w:marBottom w:val="0"/>
          <w:divBdr>
            <w:top w:val="none" w:sz="0" w:space="0" w:color="auto"/>
            <w:left w:val="none" w:sz="0" w:space="0" w:color="auto"/>
            <w:bottom w:val="none" w:sz="0" w:space="0" w:color="auto"/>
            <w:right w:val="none" w:sz="0" w:space="0" w:color="auto"/>
          </w:divBdr>
        </w:div>
        <w:div w:id="642194634">
          <w:marLeft w:val="640"/>
          <w:marRight w:val="0"/>
          <w:marTop w:val="0"/>
          <w:marBottom w:val="0"/>
          <w:divBdr>
            <w:top w:val="none" w:sz="0" w:space="0" w:color="auto"/>
            <w:left w:val="none" w:sz="0" w:space="0" w:color="auto"/>
            <w:bottom w:val="none" w:sz="0" w:space="0" w:color="auto"/>
            <w:right w:val="none" w:sz="0" w:space="0" w:color="auto"/>
          </w:divBdr>
        </w:div>
        <w:div w:id="29455778">
          <w:marLeft w:val="640"/>
          <w:marRight w:val="0"/>
          <w:marTop w:val="0"/>
          <w:marBottom w:val="0"/>
          <w:divBdr>
            <w:top w:val="none" w:sz="0" w:space="0" w:color="auto"/>
            <w:left w:val="none" w:sz="0" w:space="0" w:color="auto"/>
            <w:bottom w:val="none" w:sz="0" w:space="0" w:color="auto"/>
            <w:right w:val="none" w:sz="0" w:space="0" w:color="auto"/>
          </w:divBdr>
        </w:div>
        <w:div w:id="2108499435">
          <w:marLeft w:val="640"/>
          <w:marRight w:val="0"/>
          <w:marTop w:val="0"/>
          <w:marBottom w:val="0"/>
          <w:divBdr>
            <w:top w:val="none" w:sz="0" w:space="0" w:color="auto"/>
            <w:left w:val="none" w:sz="0" w:space="0" w:color="auto"/>
            <w:bottom w:val="none" w:sz="0" w:space="0" w:color="auto"/>
            <w:right w:val="none" w:sz="0" w:space="0" w:color="auto"/>
          </w:divBdr>
        </w:div>
        <w:div w:id="1192501094">
          <w:marLeft w:val="640"/>
          <w:marRight w:val="0"/>
          <w:marTop w:val="0"/>
          <w:marBottom w:val="0"/>
          <w:divBdr>
            <w:top w:val="none" w:sz="0" w:space="0" w:color="auto"/>
            <w:left w:val="none" w:sz="0" w:space="0" w:color="auto"/>
            <w:bottom w:val="none" w:sz="0" w:space="0" w:color="auto"/>
            <w:right w:val="none" w:sz="0" w:space="0" w:color="auto"/>
          </w:divBdr>
        </w:div>
        <w:div w:id="635529458">
          <w:marLeft w:val="640"/>
          <w:marRight w:val="0"/>
          <w:marTop w:val="0"/>
          <w:marBottom w:val="0"/>
          <w:divBdr>
            <w:top w:val="none" w:sz="0" w:space="0" w:color="auto"/>
            <w:left w:val="none" w:sz="0" w:space="0" w:color="auto"/>
            <w:bottom w:val="none" w:sz="0" w:space="0" w:color="auto"/>
            <w:right w:val="none" w:sz="0" w:space="0" w:color="auto"/>
          </w:divBdr>
        </w:div>
        <w:div w:id="752624709">
          <w:marLeft w:val="640"/>
          <w:marRight w:val="0"/>
          <w:marTop w:val="0"/>
          <w:marBottom w:val="0"/>
          <w:divBdr>
            <w:top w:val="none" w:sz="0" w:space="0" w:color="auto"/>
            <w:left w:val="none" w:sz="0" w:space="0" w:color="auto"/>
            <w:bottom w:val="none" w:sz="0" w:space="0" w:color="auto"/>
            <w:right w:val="none" w:sz="0" w:space="0" w:color="auto"/>
          </w:divBdr>
        </w:div>
        <w:div w:id="184833454">
          <w:marLeft w:val="640"/>
          <w:marRight w:val="0"/>
          <w:marTop w:val="0"/>
          <w:marBottom w:val="0"/>
          <w:divBdr>
            <w:top w:val="none" w:sz="0" w:space="0" w:color="auto"/>
            <w:left w:val="none" w:sz="0" w:space="0" w:color="auto"/>
            <w:bottom w:val="none" w:sz="0" w:space="0" w:color="auto"/>
            <w:right w:val="none" w:sz="0" w:space="0" w:color="auto"/>
          </w:divBdr>
        </w:div>
        <w:div w:id="530918363">
          <w:marLeft w:val="640"/>
          <w:marRight w:val="0"/>
          <w:marTop w:val="0"/>
          <w:marBottom w:val="0"/>
          <w:divBdr>
            <w:top w:val="none" w:sz="0" w:space="0" w:color="auto"/>
            <w:left w:val="none" w:sz="0" w:space="0" w:color="auto"/>
            <w:bottom w:val="none" w:sz="0" w:space="0" w:color="auto"/>
            <w:right w:val="none" w:sz="0" w:space="0" w:color="auto"/>
          </w:divBdr>
        </w:div>
        <w:div w:id="1952779210">
          <w:marLeft w:val="640"/>
          <w:marRight w:val="0"/>
          <w:marTop w:val="0"/>
          <w:marBottom w:val="0"/>
          <w:divBdr>
            <w:top w:val="none" w:sz="0" w:space="0" w:color="auto"/>
            <w:left w:val="none" w:sz="0" w:space="0" w:color="auto"/>
            <w:bottom w:val="none" w:sz="0" w:space="0" w:color="auto"/>
            <w:right w:val="none" w:sz="0" w:space="0" w:color="auto"/>
          </w:divBdr>
        </w:div>
        <w:div w:id="1318798228">
          <w:marLeft w:val="640"/>
          <w:marRight w:val="0"/>
          <w:marTop w:val="0"/>
          <w:marBottom w:val="0"/>
          <w:divBdr>
            <w:top w:val="none" w:sz="0" w:space="0" w:color="auto"/>
            <w:left w:val="none" w:sz="0" w:space="0" w:color="auto"/>
            <w:bottom w:val="none" w:sz="0" w:space="0" w:color="auto"/>
            <w:right w:val="none" w:sz="0" w:space="0" w:color="auto"/>
          </w:divBdr>
        </w:div>
        <w:div w:id="605235592">
          <w:marLeft w:val="640"/>
          <w:marRight w:val="0"/>
          <w:marTop w:val="0"/>
          <w:marBottom w:val="0"/>
          <w:divBdr>
            <w:top w:val="none" w:sz="0" w:space="0" w:color="auto"/>
            <w:left w:val="none" w:sz="0" w:space="0" w:color="auto"/>
            <w:bottom w:val="none" w:sz="0" w:space="0" w:color="auto"/>
            <w:right w:val="none" w:sz="0" w:space="0" w:color="auto"/>
          </w:divBdr>
        </w:div>
        <w:div w:id="1324356848">
          <w:marLeft w:val="640"/>
          <w:marRight w:val="0"/>
          <w:marTop w:val="0"/>
          <w:marBottom w:val="0"/>
          <w:divBdr>
            <w:top w:val="none" w:sz="0" w:space="0" w:color="auto"/>
            <w:left w:val="none" w:sz="0" w:space="0" w:color="auto"/>
            <w:bottom w:val="none" w:sz="0" w:space="0" w:color="auto"/>
            <w:right w:val="none" w:sz="0" w:space="0" w:color="auto"/>
          </w:divBdr>
        </w:div>
        <w:div w:id="1476141977">
          <w:marLeft w:val="640"/>
          <w:marRight w:val="0"/>
          <w:marTop w:val="0"/>
          <w:marBottom w:val="0"/>
          <w:divBdr>
            <w:top w:val="none" w:sz="0" w:space="0" w:color="auto"/>
            <w:left w:val="none" w:sz="0" w:space="0" w:color="auto"/>
            <w:bottom w:val="none" w:sz="0" w:space="0" w:color="auto"/>
            <w:right w:val="none" w:sz="0" w:space="0" w:color="auto"/>
          </w:divBdr>
        </w:div>
        <w:div w:id="715811616">
          <w:marLeft w:val="640"/>
          <w:marRight w:val="0"/>
          <w:marTop w:val="0"/>
          <w:marBottom w:val="0"/>
          <w:divBdr>
            <w:top w:val="none" w:sz="0" w:space="0" w:color="auto"/>
            <w:left w:val="none" w:sz="0" w:space="0" w:color="auto"/>
            <w:bottom w:val="none" w:sz="0" w:space="0" w:color="auto"/>
            <w:right w:val="none" w:sz="0" w:space="0" w:color="auto"/>
          </w:divBdr>
        </w:div>
        <w:div w:id="1067067744">
          <w:marLeft w:val="640"/>
          <w:marRight w:val="0"/>
          <w:marTop w:val="0"/>
          <w:marBottom w:val="0"/>
          <w:divBdr>
            <w:top w:val="none" w:sz="0" w:space="0" w:color="auto"/>
            <w:left w:val="none" w:sz="0" w:space="0" w:color="auto"/>
            <w:bottom w:val="none" w:sz="0" w:space="0" w:color="auto"/>
            <w:right w:val="none" w:sz="0" w:space="0" w:color="auto"/>
          </w:divBdr>
        </w:div>
        <w:div w:id="1810245231">
          <w:marLeft w:val="640"/>
          <w:marRight w:val="0"/>
          <w:marTop w:val="0"/>
          <w:marBottom w:val="0"/>
          <w:divBdr>
            <w:top w:val="none" w:sz="0" w:space="0" w:color="auto"/>
            <w:left w:val="none" w:sz="0" w:space="0" w:color="auto"/>
            <w:bottom w:val="none" w:sz="0" w:space="0" w:color="auto"/>
            <w:right w:val="none" w:sz="0" w:space="0" w:color="auto"/>
          </w:divBdr>
        </w:div>
        <w:div w:id="2016415562">
          <w:marLeft w:val="640"/>
          <w:marRight w:val="0"/>
          <w:marTop w:val="0"/>
          <w:marBottom w:val="0"/>
          <w:divBdr>
            <w:top w:val="none" w:sz="0" w:space="0" w:color="auto"/>
            <w:left w:val="none" w:sz="0" w:space="0" w:color="auto"/>
            <w:bottom w:val="none" w:sz="0" w:space="0" w:color="auto"/>
            <w:right w:val="none" w:sz="0" w:space="0" w:color="auto"/>
          </w:divBdr>
        </w:div>
        <w:div w:id="153879011">
          <w:marLeft w:val="640"/>
          <w:marRight w:val="0"/>
          <w:marTop w:val="0"/>
          <w:marBottom w:val="0"/>
          <w:divBdr>
            <w:top w:val="none" w:sz="0" w:space="0" w:color="auto"/>
            <w:left w:val="none" w:sz="0" w:space="0" w:color="auto"/>
            <w:bottom w:val="none" w:sz="0" w:space="0" w:color="auto"/>
            <w:right w:val="none" w:sz="0" w:space="0" w:color="auto"/>
          </w:divBdr>
        </w:div>
        <w:div w:id="1972055447">
          <w:marLeft w:val="640"/>
          <w:marRight w:val="0"/>
          <w:marTop w:val="0"/>
          <w:marBottom w:val="0"/>
          <w:divBdr>
            <w:top w:val="none" w:sz="0" w:space="0" w:color="auto"/>
            <w:left w:val="none" w:sz="0" w:space="0" w:color="auto"/>
            <w:bottom w:val="none" w:sz="0" w:space="0" w:color="auto"/>
            <w:right w:val="none" w:sz="0" w:space="0" w:color="auto"/>
          </w:divBdr>
        </w:div>
        <w:div w:id="40641085">
          <w:marLeft w:val="640"/>
          <w:marRight w:val="0"/>
          <w:marTop w:val="0"/>
          <w:marBottom w:val="0"/>
          <w:divBdr>
            <w:top w:val="none" w:sz="0" w:space="0" w:color="auto"/>
            <w:left w:val="none" w:sz="0" w:space="0" w:color="auto"/>
            <w:bottom w:val="none" w:sz="0" w:space="0" w:color="auto"/>
            <w:right w:val="none" w:sz="0" w:space="0" w:color="auto"/>
          </w:divBdr>
        </w:div>
        <w:div w:id="213858222">
          <w:marLeft w:val="640"/>
          <w:marRight w:val="0"/>
          <w:marTop w:val="0"/>
          <w:marBottom w:val="0"/>
          <w:divBdr>
            <w:top w:val="none" w:sz="0" w:space="0" w:color="auto"/>
            <w:left w:val="none" w:sz="0" w:space="0" w:color="auto"/>
            <w:bottom w:val="none" w:sz="0" w:space="0" w:color="auto"/>
            <w:right w:val="none" w:sz="0" w:space="0" w:color="auto"/>
          </w:divBdr>
        </w:div>
        <w:div w:id="440077693">
          <w:marLeft w:val="640"/>
          <w:marRight w:val="0"/>
          <w:marTop w:val="0"/>
          <w:marBottom w:val="0"/>
          <w:divBdr>
            <w:top w:val="none" w:sz="0" w:space="0" w:color="auto"/>
            <w:left w:val="none" w:sz="0" w:space="0" w:color="auto"/>
            <w:bottom w:val="none" w:sz="0" w:space="0" w:color="auto"/>
            <w:right w:val="none" w:sz="0" w:space="0" w:color="auto"/>
          </w:divBdr>
        </w:div>
        <w:div w:id="274214945">
          <w:marLeft w:val="640"/>
          <w:marRight w:val="0"/>
          <w:marTop w:val="0"/>
          <w:marBottom w:val="0"/>
          <w:divBdr>
            <w:top w:val="none" w:sz="0" w:space="0" w:color="auto"/>
            <w:left w:val="none" w:sz="0" w:space="0" w:color="auto"/>
            <w:bottom w:val="none" w:sz="0" w:space="0" w:color="auto"/>
            <w:right w:val="none" w:sz="0" w:space="0" w:color="auto"/>
          </w:divBdr>
        </w:div>
        <w:div w:id="2074044061">
          <w:marLeft w:val="640"/>
          <w:marRight w:val="0"/>
          <w:marTop w:val="0"/>
          <w:marBottom w:val="0"/>
          <w:divBdr>
            <w:top w:val="none" w:sz="0" w:space="0" w:color="auto"/>
            <w:left w:val="none" w:sz="0" w:space="0" w:color="auto"/>
            <w:bottom w:val="none" w:sz="0" w:space="0" w:color="auto"/>
            <w:right w:val="none" w:sz="0" w:space="0" w:color="auto"/>
          </w:divBdr>
        </w:div>
        <w:div w:id="805969280">
          <w:marLeft w:val="640"/>
          <w:marRight w:val="0"/>
          <w:marTop w:val="0"/>
          <w:marBottom w:val="0"/>
          <w:divBdr>
            <w:top w:val="none" w:sz="0" w:space="0" w:color="auto"/>
            <w:left w:val="none" w:sz="0" w:space="0" w:color="auto"/>
            <w:bottom w:val="none" w:sz="0" w:space="0" w:color="auto"/>
            <w:right w:val="none" w:sz="0" w:space="0" w:color="auto"/>
          </w:divBdr>
        </w:div>
        <w:div w:id="1531800727">
          <w:marLeft w:val="640"/>
          <w:marRight w:val="0"/>
          <w:marTop w:val="0"/>
          <w:marBottom w:val="0"/>
          <w:divBdr>
            <w:top w:val="none" w:sz="0" w:space="0" w:color="auto"/>
            <w:left w:val="none" w:sz="0" w:space="0" w:color="auto"/>
            <w:bottom w:val="none" w:sz="0" w:space="0" w:color="auto"/>
            <w:right w:val="none" w:sz="0" w:space="0" w:color="auto"/>
          </w:divBdr>
        </w:div>
        <w:div w:id="81925151">
          <w:marLeft w:val="640"/>
          <w:marRight w:val="0"/>
          <w:marTop w:val="0"/>
          <w:marBottom w:val="0"/>
          <w:divBdr>
            <w:top w:val="none" w:sz="0" w:space="0" w:color="auto"/>
            <w:left w:val="none" w:sz="0" w:space="0" w:color="auto"/>
            <w:bottom w:val="none" w:sz="0" w:space="0" w:color="auto"/>
            <w:right w:val="none" w:sz="0" w:space="0" w:color="auto"/>
          </w:divBdr>
        </w:div>
        <w:div w:id="1803763727">
          <w:marLeft w:val="640"/>
          <w:marRight w:val="0"/>
          <w:marTop w:val="0"/>
          <w:marBottom w:val="0"/>
          <w:divBdr>
            <w:top w:val="none" w:sz="0" w:space="0" w:color="auto"/>
            <w:left w:val="none" w:sz="0" w:space="0" w:color="auto"/>
            <w:bottom w:val="none" w:sz="0" w:space="0" w:color="auto"/>
            <w:right w:val="none" w:sz="0" w:space="0" w:color="auto"/>
          </w:divBdr>
        </w:div>
        <w:div w:id="247496190">
          <w:marLeft w:val="640"/>
          <w:marRight w:val="0"/>
          <w:marTop w:val="0"/>
          <w:marBottom w:val="0"/>
          <w:divBdr>
            <w:top w:val="none" w:sz="0" w:space="0" w:color="auto"/>
            <w:left w:val="none" w:sz="0" w:space="0" w:color="auto"/>
            <w:bottom w:val="none" w:sz="0" w:space="0" w:color="auto"/>
            <w:right w:val="none" w:sz="0" w:space="0" w:color="auto"/>
          </w:divBdr>
        </w:div>
        <w:div w:id="394547865">
          <w:marLeft w:val="640"/>
          <w:marRight w:val="0"/>
          <w:marTop w:val="0"/>
          <w:marBottom w:val="0"/>
          <w:divBdr>
            <w:top w:val="none" w:sz="0" w:space="0" w:color="auto"/>
            <w:left w:val="none" w:sz="0" w:space="0" w:color="auto"/>
            <w:bottom w:val="none" w:sz="0" w:space="0" w:color="auto"/>
            <w:right w:val="none" w:sz="0" w:space="0" w:color="auto"/>
          </w:divBdr>
        </w:div>
        <w:div w:id="1578394332">
          <w:marLeft w:val="640"/>
          <w:marRight w:val="0"/>
          <w:marTop w:val="0"/>
          <w:marBottom w:val="0"/>
          <w:divBdr>
            <w:top w:val="none" w:sz="0" w:space="0" w:color="auto"/>
            <w:left w:val="none" w:sz="0" w:space="0" w:color="auto"/>
            <w:bottom w:val="none" w:sz="0" w:space="0" w:color="auto"/>
            <w:right w:val="none" w:sz="0" w:space="0" w:color="auto"/>
          </w:divBdr>
        </w:div>
        <w:div w:id="1248347433">
          <w:marLeft w:val="640"/>
          <w:marRight w:val="0"/>
          <w:marTop w:val="0"/>
          <w:marBottom w:val="0"/>
          <w:divBdr>
            <w:top w:val="none" w:sz="0" w:space="0" w:color="auto"/>
            <w:left w:val="none" w:sz="0" w:space="0" w:color="auto"/>
            <w:bottom w:val="none" w:sz="0" w:space="0" w:color="auto"/>
            <w:right w:val="none" w:sz="0" w:space="0" w:color="auto"/>
          </w:divBdr>
        </w:div>
        <w:div w:id="1099838135">
          <w:marLeft w:val="640"/>
          <w:marRight w:val="0"/>
          <w:marTop w:val="0"/>
          <w:marBottom w:val="0"/>
          <w:divBdr>
            <w:top w:val="none" w:sz="0" w:space="0" w:color="auto"/>
            <w:left w:val="none" w:sz="0" w:space="0" w:color="auto"/>
            <w:bottom w:val="none" w:sz="0" w:space="0" w:color="auto"/>
            <w:right w:val="none" w:sz="0" w:space="0" w:color="auto"/>
          </w:divBdr>
        </w:div>
        <w:div w:id="902640497">
          <w:marLeft w:val="640"/>
          <w:marRight w:val="0"/>
          <w:marTop w:val="0"/>
          <w:marBottom w:val="0"/>
          <w:divBdr>
            <w:top w:val="none" w:sz="0" w:space="0" w:color="auto"/>
            <w:left w:val="none" w:sz="0" w:space="0" w:color="auto"/>
            <w:bottom w:val="none" w:sz="0" w:space="0" w:color="auto"/>
            <w:right w:val="none" w:sz="0" w:space="0" w:color="auto"/>
          </w:divBdr>
        </w:div>
        <w:div w:id="180053344">
          <w:marLeft w:val="640"/>
          <w:marRight w:val="0"/>
          <w:marTop w:val="0"/>
          <w:marBottom w:val="0"/>
          <w:divBdr>
            <w:top w:val="none" w:sz="0" w:space="0" w:color="auto"/>
            <w:left w:val="none" w:sz="0" w:space="0" w:color="auto"/>
            <w:bottom w:val="none" w:sz="0" w:space="0" w:color="auto"/>
            <w:right w:val="none" w:sz="0" w:space="0" w:color="auto"/>
          </w:divBdr>
        </w:div>
        <w:div w:id="812332490">
          <w:marLeft w:val="640"/>
          <w:marRight w:val="0"/>
          <w:marTop w:val="0"/>
          <w:marBottom w:val="0"/>
          <w:divBdr>
            <w:top w:val="none" w:sz="0" w:space="0" w:color="auto"/>
            <w:left w:val="none" w:sz="0" w:space="0" w:color="auto"/>
            <w:bottom w:val="none" w:sz="0" w:space="0" w:color="auto"/>
            <w:right w:val="none" w:sz="0" w:space="0" w:color="auto"/>
          </w:divBdr>
        </w:div>
      </w:divsChild>
    </w:div>
    <w:div w:id="814835579">
      <w:bodyDiv w:val="1"/>
      <w:marLeft w:val="0"/>
      <w:marRight w:val="0"/>
      <w:marTop w:val="0"/>
      <w:marBottom w:val="0"/>
      <w:divBdr>
        <w:top w:val="none" w:sz="0" w:space="0" w:color="auto"/>
        <w:left w:val="none" w:sz="0" w:space="0" w:color="auto"/>
        <w:bottom w:val="none" w:sz="0" w:space="0" w:color="auto"/>
        <w:right w:val="none" w:sz="0" w:space="0" w:color="auto"/>
      </w:divBdr>
      <w:divsChild>
        <w:div w:id="971060159">
          <w:marLeft w:val="640"/>
          <w:marRight w:val="0"/>
          <w:marTop w:val="0"/>
          <w:marBottom w:val="0"/>
          <w:divBdr>
            <w:top w:val="none" w:sz="0" w:space="0" w:color="auto"/>
            <w:left w:val="none" w:sz="0" w:space="0" w:color="auto"/>
            <w:bottom w:val="none" w:sz="0" w:space="0" w:color="auto"/>
            <w:right w:val="none" w:sz="0" w:space="0" w:color="auto"/>
          </w:divBdr>
        </w:div>
        <w:div w:id="1262570131">
          <w:marLeft w:val="640"/>
          <w:marRight w:val="0"/>
          <w:marTop w:val="0"/>
          <w:marBottom w:val="0"/>
          <w:divBdr>
            <w:top w:val="none" w:sz="0" w:space="0" w:color="auto"/>
            <w:left w:val="none" w:sz="0" w:space="0" w:color="auto"/>
            <w:bottom w:val="none" w:sz="0" w:space="0" w:color="auto"/>
            <w:right w:val="none" w:sz="0" w:space="0" w:color="auto"/>
          </w:divBdr>
        </w:div>
        <w:div w:id="7875225">
          <w:marLeft w:val="640"/>
          <w:marRight w:val="0"/>
          <w:marTop w:val="0"/>
          <w:marBottom w:val="0"/>
          <w:divBdr>
            <w:top w:val="none" w:sz="0" w:space="0" w:color="auto"/>
            <w:left w:val="none" w:sz="0" w:space="0" w:color="auto"/>
            <w:bottom w:val="none" w:sz="0" w:space="0" w:color="auto"/>
            <w:right w:val="none" w:sz="0" w:space="0" w:color="auto"/>
          </w:divBdr>
        </w:div>
        <w:div w:id="1239511104">
          <w:marLeft w:val="640"/>
          <w:marRight w:val="0"/>
          <w:marTop w:val="0"/>
          <w:marBottom w:val="0"/>
          <w:divBdr>
            <w:top w:val="none" w:sz="0" w:space="0" w:color="auto"/>
            <w:left w:val="none" w:sz="0" w:space="0" w:color="auto"/>
            <w:bottom w:val="none" w:sz="0" w:space="0" w:color="auto"/>
            <w:right w:val="none" w:sz="0" w:space="0" w:color="auto"/>
          </w:divBdr>
        </w:div>
        <w:div w:id="1761370802">
          <w:marLeft w:val="640"/>
          <w:marRight w:val="0"/>
          <w:marTop w:val="0"/>
          <w:marBottom w:val="0"/>
          <w:divBdr>
            <w:top w:val="none" w:sz="0" w:space="0" w:color="auto"/>
            <w:left w:val="none" w:sz="0" w:space="0" w:color="auto"/>
            <w:bottom w:val="none" w:sz="0" w:space="0" w:color="auto"/>
            <w:right w:val="none" w:sz="0" w:space="0" w:color="auto"/>
          </w:divBdr>
        </w:div>
        <w:div w:id="2029327711">
          <w:marLeft w:val="640"/>
          <w:marRight w:val="0"/>
          <w:marTop w:val="0"/>
          <w:marBottom w:val="0"/>
          <w:divBdr>
            <w:top w:val="none" w:sz="0" w:space="0" w:color="auto"/>
            <w:left w:val="none" w:sz="0" w:space="0" w:color="auto"/>
            <w:bottom w:val="none" w:sz="0" w:space="0" w:color="auto"/>
            <w:right w:val="none" w:sz="0" w:space="0" w:color="auto"/>
          </w:divBdr>
        </w:div>
        <w:div w:id="1776096879">
          <w:marLeft w:val="640"/>
          <w:marRight w:val="0"/>
          <w:marTop w:val="0"/>
          <w:marBottom w:val="0"/>
          <w:divBdr>
            <w:top w:val="none" w:sz="0" w:space="0" w:color="auto"/>
            <w:left w:val="none" w:sz="0" w:space="0" w:color="auto"/>
            <w:bottom w:val="none" w:sz="0" w:space="0" w:color="auto"/>
            <w:right w:val="none" w:sz="0" w:space="0" w:color="auto"/>
          </w:divBdr>
        </w:div>
        <w:div w:id="519512435">
          <w:marLeft w:val="640"/>
          <w:marRight w:val="0"/>
          <w:marTop w:val="0"/>
          <w:marBottom w:val="0"/>
          <w:divBdr>
            <w:top w:val="none" w:sz="0" w:space="0" w:color="auto"/>
            <w:left w:val="none" w:sz="0" w:space="0" w:color="auto"/>
            <w:bottom w:val="none" w:sz="0" w:space="0" w:color="auto"/>
            <w:right w:val="none" w:sz="0" w:space="0" w:color="auto"/>
          </w:divBdr>
        </w:div>
        <w:div w:id="1076245731">
          <w:marLeft w:val="640"/>
          <w:marRight w:val="0"/>
          <w:marTop w:val="0"/>
          <w:marBottom w:val="0"/>
          <w:divBdr>
            <w:top w:val="none" w:sz="0" w:space="0" w:color="auto"/>
            <w:left w:val="none" w:sz="0" w:space="0" w:color="auto"/>
            <w:bottom w:val="none" w:sz="0" w:space="0" w:color="auto"/>
            <w:right w:val="none" w:sz="0" w:space="0" w:color="auto"/>
          </w:divBdr>
        </w:div>
        <w:div w:id="140198822">
          <w:marLeft w:val="640"/>
          <w:marRight w:val="0"/>
          <w:marTop w:val="0"/>
          <w:marBottom w:val="0"/>
          <w:divBdr>
            <w:top w:val="none" w:sz="0" w:space="0" w:color="auto"/>
            <w:left w:val="none" w:sz="0" w:space="0" w:color="auto"/>
            <w:bottom w:val="none" w:sz="0" w:space="0" w:color="auto"/>
            <w:right w:val="none" w:sz="0" w:space="0" w:color="auto"/>
          </w:divBdr>
        </w:div>
        <w:div w:id="1559051383">
          <w:marLeft w:val="640"/>
          <w:marRight w:val="0"/>
          <w:marTop w:val="0"/>
          <w:marBottom w:val="0"/>
          <w:divBdr>
            <w:top w:val="none" w:sz="0" w:space="0" w:color="auto"/>
            <w:left w:val="none" w:sz="0" w:space="0" w:color="auto"/>
            <w:bottom w:val="none" w:sz="0" w:space="0" w:color="auto"/>
            <w:right w:val="none" w:sz="0" w:space="0" w:color="auto"/>
          </w:divBdr>
        </w:div>
        <w:div w:id="1076199013">
          <w:marLeft w:val="640"/>
          <w:marRight w:val="0"/>
          <w:marTop w:val="0"/>
          <w:marBottom w:val="0"/>
          <w:divBdr>
            <w:top w:val="none" w:sz="0" w:space="0" w:color="auto"/>
            <w:left w:val="none" w:sz="0" w:space="0" w:color="auto"/>
            <w:bottom w:val="none" w:sz="0" w:space="0" w:color="auto"/>
            <w:right w:val="none" w:sz="0" w:space="0" w:color="auto"/>
          </w:divBdr>
        </w:div>
        <w:div w:id="402608527">
          <w:marLeft w:val="640"/>
          <w:marRight w:val="0"/>
          <w:marTop w:val="0"/>
          <w:marBottom w:val="0"/>
          <w:divBdr>
            <w:top w:val="none" w:sz="0" w:space="0" w:color="auto"/>
            <w:left w:val="none" w:sz="0" w:space="0" w:color="auto"/>
            <w:bottom w:val="none" w:sz="0" w:space="0" w:color="auto"/>
            <w:right w:val="none" w:sz="0" w:space="0" w:color="auto"/>
          </w:divBdr>
        </w:div>
        <w:div w:id="101610545">
          <w:marLeft w:val="640"/>
          <w:marRight w:val="0"/>
          <w:marTop w:val="0"/>
          <w:marBottom w:val="0"/>
          <w:divBdr>
            <w:top w:val="none" w:sz="0" w:space="0" w:color="auto"/>
            <w:left w:val="none" w:sz="0" w:space="0" w:color="auto"/>
            <w:bottom w:val="none" w:sz="0" w:space="0" w:color="auto"/>
            <w:right w:val="none" w:sz="0" w:space="0" w:color="auto"/>
          </w:divBdr>
        </w:div>
        <w:div w:id="920599531">
          <w:marLeft w:val="640"/>
          <w:marRight w:val="0"/>
          <w:marTop w:val="0"/>
          <w:marBottom w:val="0"/>
          <w:divBdr>
            <w:top w:val="none" w:sz="0" w:space="0" w:color="auto"/>
            <w:left w:val="none" w:sz="0" w:space="0" w:color="auto"/>
            <w:bottom w:val="none" w:sz="0" w:space="0" w:color="auto"/>
            <w:right w:val="none" w:sz="0" w:space="0" w:color="auto"/>
          </w:divBdr>
        </w:div>
        <w:div w:id="1214389919">
          <w:marLeft w:val="640"/>
          <w:marRight w:val="0"/>
          <w:marTop w:val="0"/>
          <w:marBottom w:val="0"/>
          <w:divBdr>
            <w:top w:val="none" w:sz="0" w:space="0" w:color="auto"/>
            <w:left w:val="none" w:sz="0" w:space="0" w:color="auto"/>
            <w:bottom w:val="none" w:sz="0" w:space="0" w:color="auto"/>
            <w:right w:val="none" w:sz="0" w:space="0" w:color="auto"/>
          </w:divBdr>
        </w:div>
        <w:div w:id="1446074141">
          <w:marLeft w:val="640"/>
          <w:marRight w:val="0"/>
          <w:marTop w:val="0"/>
          <w:marBottom w:val="0"/>
          <w:divBdr>
            <w:top w:val="none" w:sz="0" w:space="0" w:color="auto"/>
            <w:left w:val="none" w:sz="0" w:space="0" w:color="auto"/>
            <w:bottom w:val="none" w:sz="0" w:space="0" w:color="auto"/>
            <w:right w:val="none" w:sz="0" w:space="0" w:color="auto"/>
          </w:divBdr>
        </w:div>
        <w:div w:id="560095313">
          <w:marLeft w:val="640"/>
          <w:marRight w:val="0"/>
          <w:marTop w:val="0"/>
          <w:marBottom w:val="0"/>
          <w:divBdr>
            <w:top w:val="none" w:sz="0" w:space="0" w:color="auto"/>
            <w:left w:val="none" w:sz="0" w:space="0" w:color="auto"/>
            <w:bottom w:val="none" w:sz="0" w:space="0" w:color="auto"/>
            <w:right w:val="none" w:sz="0" w:space="0" w:color="auto"/>
          </w:divBdr>
        </w:div>
        <w:div w:id="922303586">
          <w:marLeft w:val="640"/>
          <w:marRight w:val="0"/>
          <w:marTop w:val="0"/>
          <w:marBottom w:val="0"/>
          <w:divBdr>
            <w:top w:val="none" w:sz="0" w:space="0" w:color="auto"/>
            <w:left w:val="none" w:sz="0" w:space="0" w:color="auto"/>
            <w:bottom w:val="none" w:sz="0" w:space="0" w:color="auto"/>
            <w:right w:val="none" w:sz="0" w:space="0" w:color="auto"/>
          </w:divBdr>
        </w:div>
        <w:div w:id="368650866">
          <w:marLeft w:val="640"/>
          <w:marRight w:val="0"/>
          <w:marTop w:val="0"/>
          <w:marBottom w:val="0"/>
          <w:divBdr>
            <w:top w:val="none" w:sz="0" w:space="0" w:color="auto"/>
            <w:left w:val="none" w:sz="0" w:space="0" w:color="auto"/>
            <w:bottom w:val="none" w:sz="0" w:space="0" w:color="auto"/>
            <w:right w:val="none" w:sz="0" w:space="0" w:color="auto"/>
          </w:divBdr>
        </w:div>
        <w:div w:id="1736392995">
          <w:marLeft w:val="640"/>
          <w:marRight w:val="0"/>
          <w:marTop w:val="0"/>
          <w:marBottom w:val="0"/>
          <w:divBdr>
            <w:top w:val="none" w:sz="0" w:space="0" w:color="auto"/>
            <w:left w:val="none" w:sz="0" w:space="0" w:color="auto"/>
            <w:bottom w:val="none" w:sz="0" w:space="0" w:color="auto"/>
            <w:right w:val="none" w:sz="0" w:space="0" w:color="auto"/>
          </w:divBdr>
        </w:div>
        <w:div w:id="1857622012">
          <w:marLeft w:val="640"/>
          <w:marRight w:val="0"/>
          <w:marTop w:val="0"/>
          <w:marBottom w:val="0"/>
          <w:divBdr>
            <w:top w:val="none" w:sz="0" w:space="0" w:color="auto"/>
            <w:left w:val="none" w:sz="0" w:space="0" w:color="auto"/>
            <w:bottom w:val="none" w:sz="0" w:space="0" w:color="auto"/>
            <w:right w:val="none" w:sz="0" w:space="0" w:color="auto"/>
          </w:divBdr>
        </w:div>
        <w:div w:id="1320772320">
          <w:marLeft w:val="640"/>
          <w:marRight w:val="0"/>
          <w:marTop w:val="0"/>
          <w:marBottom w:val="0"/>
          <w:divBdr>
            <w:top w:val="none" w:sz="0" w:space="0" w:color="auto"/>
            <w:left w:val="none" w:sz="0" w:space="0" w:color="auto"/>
            <w:bottom w:val="none" w:sz="0" w:space="0" w:color="auto"/>
            <w:right w:val="none" w:sz="0" w:space="0" w:color="auto"/>
          </w:divBdr>
        </w:div>
        <w:div w:id="1598631168">
          <w:marLeft w:val="640"/>
          <w:marRight w:val="0"/>
          <w:marTop w:val="0"/>
          <w:marBottom w:val="0"/>
          <w:divBdr>
            <w:top w:val="none" w:sz="0" w:space="0" w:color="auto"/>
            <w:left w:val="none" w:sz="0" w:space="0" w:color="auto"/>
            <w:bottom w:val="none" w:sz="0" w:space="0" w:color="auto"/>
            <w:right w:val="none" w:sz="0" w:space="0" w:color="auto"/>
          </w:divBdr>
        </w:div>
        <w:div w:id="1953129333">
          <w:marLeft w:val="640"/>
          <w:marRight w:val="0"/>
          <w:marTop w:val="0"/>
          <w:marBottom w:val="0"/>
          <w:divBdr>
            <w:top w:val="none" w:sz="0" w:space="0" w:color="auto"/>
            <w:left w:val="none" w:sz="0" w:space="0" w:color="auto"/>
            <w:bottom w:val="none" w:sz="0" w:space="0" w:color="auto"/>
            <w:right w:val="none" w:sz="0" w:space="0" w:color="auto"/>
          </w:divBdr>
        </w:div>
        <w:div w:id="368607027">
          <w:marLeft w:val="640"/>
          <w:marRight w:val="0"/>
          <w:marTop w:val="0"/>
          <w:marBottom w:val="0"/>
          <w:divBdr>
            <w:top w:val="none" w:sz="0" w:space="0" w:color="auto"/>
            <w:left w:val="none" w:sz="0" w:space="0" w:color="auto"/>
            <w:bottom w:val="none" w:sz="0" w:space="0" w:color="auto"/>
            <w:right w:val="none" w:sz="0" w:space="0" w:color="auto"/>
          </w:divBdr>
        </w:div>
        <w:div w:id="1849521567">
          <w:marLeft w:val="640"/>
          <w:marRight w:val="0"/>
          <w:marTop w:val="0"/>
          <w:marBottom w:val="0"/>
          <w:divBdr>
            <w:top w:val="none" w:sz="0" w:space="0" w:color="auto"/>
            <w:left w:val="none" w:sz="0" w:space="0" w:color="auto"/>
            <w:bottom w:val="none" w:sz="0" w:space="0" w:color="auto"/>
            <w:right w:val="none" w:sz="0" w:space="0" w:color="auto"/>
          </w:divBdr>
        </w:div>
        <w:div w:id="287785921">
          <w:marLeft w:val="640"/>
          <w:marRight w:val="0"/>
          <w:marTop w:val="0"/>
          <w:marBottom w:val="0"/>
          <w:divBdr>
            <w:top w:val="none" w:sz="0" w:space="0" w:color="auto"/>
            <w:left w:val="none" w:sz="0" w:space="0" w:color="auto"/>
            <w:bottom w:val="none" w:sz="0" w:space="0" w:color="auto"/>
            <w:right w:val="none" w:sz="0" w:space="0" w:color="auto"/>
          </w:divBdr>
        </w:div>
        <w:div w:id="1511795698">
          <w:marLeft w:val="640"/>
          <w:marRight w:val="0"/>
          <w:marTop w:val="0"/>
          <w:marBottom w:val="0"/>
          <w:divBdr>
            <w:top w:val="none" w:sz="0" w:space="0" w:color="auto"/>
            <w:left w:val="none" w:sz="0" w:space="0" w:color="auto"/>
            <w:bottom w:val="none" w:sz="0" w:space="0" w:color="auto"/>
            <w:right w:val="none" w:sz="0" w:space="0" w:color="auto"/>
          </w:divBdr>
        </w:div>
        <w:div w:id="1829469858">
          <w:marLeft w:val="640"/>
          <w:marRight w:val="0"/>
          <w:marTop w:val="0"/>
          <w:marBottom w:val="0"/>
          <w:divBdr>
            <w:top w:val="none" w:sz="0" w:space="0" w:color="auto"/>
            <w:left w:val="none" w:sz="0" w:space="0" w:color="auto"/>
            <w:bottom w:val="none" w:sz="0" w:space="0" w:color="auto"/>
            <w:right w:val="none" w:sz="0" w:space="0" w:color="auto"/>
          </w:divBdr>
        </w:div>
        <w:div w:id="736054246">
          <w:marLeft w:val="640"/>
          <w:marRight w:val="0"/>
          <w:marTop w:val="0"/>
          <w:marBottom w:val="0"/>
          <w:divBdr>
            <w:top w:val="none" w:sz="0" w:space="0" w:color="auto"/>
            <w:left w:val="none" w:sz="0" w:space="0" w:color="auto"/>
            <w:bottom w:val="none" w:sz="0" w:space="0" w:color="auto"/>
            <w:right w:val="none" w:sz="0" w:space="0" w:color="auto"/>
          </w:divBdr>
        </w:div>
        <w:div w:id="1372071790">
          <w:marLeft w:val="640"/>
          <w:marRight w:val="0"/>
          <w:marTop w:val="0"/>
          <w:marBottom w:val="0"/>
          <w:divBdr>
            <w:top w:val="none" w:sz="0" w:space="0" w:color="auto"/>
            <w:left w:val="none" w:sz="0" w:space="0" w:color="auto"/>
            <w:bottom w:val="none" w:sz="0" w:space="0" w:color="auto"/>
            <w:right w:val="none" w:sz="0" w:space="0" w:color="auto"/>
          </w:divBdr>
        </w:div>
        <w:div w:id="1156335428">
          <w:marLeft w:val="640"/>
          <w:marRight w:val="0"/>
          <w:marTop w:val="0"/>
          <w:marBottom w:val="0"/>
          <w:divBdr>
            <w:top w:val="none" w:sz="0" w:space="0" w:color="auto"/>
            <w:left w:val="none" w:sz="0" w:space="0" w:color="auto"/>
            <w:bottom w:val="none" w:sz="0" w:space="0" w:color="auto"/>
            <w:right w:val="none" w:sz="0" w:space="0" w:color="auto"/>
          </w:divBdr>
        </w:div>
        <w:div w:id="497575274">
          <w:marLeft w:val="640"/>
          <w:marRight w:val="0"/>
          <w:marTop w:val="0"/>
          <w:marBottom w:val="0"/>
          <w:divBdr>
            <w:top w:val="none" w:sz="0" w:space="0" w:color="auto"/>
            <w:left w:val="none" w:sz="0" w:space="0" w:color="auto"/>
            <w:bottom w:val="none" w:sz="0" w:space="0" w:color="auto"/>
            <w:right w:val="none" w:sz="0" w:space="0" w:color="auto"/>
          </w:divBdr>
        </w:div>
        <w:div w:id="935136004">
          <w:marLeft w:val="640"/>
          <w:marRight w:val="0"/>
          <w:marTop w:val="0"/>
          <w:marBottom w:val="0"/>
          <w:divBdr>
            <w:top w:val="none" w:sz="0" w:space="0" w:color="auto"/>
            <w:left w:val="none" w:sz="0" w:space="0" w:color="auto"/>
            <w:bottom w:val="none" w:sz="0" w:space="0" w:color="auto"/>
            <w:right w:val="none" w:sz="0" w:space="0" w:color="auto"/>
          </w:divBdr>
        </w:div>
        <w:div w:id="288439118">
          <w:marLeft w:val="640"/>
          <w:marRight w:val="0"/>
          <w:marTop w:val="0"/>
          <w:marBottom w:val="0"/>
          <w:divBdr>
            <w:top w:val="none" w:sz="0" w:space="0" w:color="auto"/>
            <w:left w:val="none" w:sz="0" w:space="0" w:color="auto"/>
            <w:bottom w:val="none" w:sz="0" w:space="0" w:color="auto"/>
            <w:right w:val="none" w:sz="0" w:space="0" w:color="auto"/>
          </w:divBdr>
        </w:div>
        <w:div w:id="1234118238">
          <w:marLeft w:val="640"/>
          <w:marRight w:val="0"/>
          <w:marTop w:val="0"/>
          <w:marBottom w:val="0"/>
          <w:divBdr>
            <w:top w:val="none" w:sz="0" w:space="0" w:color="auto"/>
            <w:left w:val="none" w:sz="0" w:space="0" w:color="auto"/>
            <w:bottom w:val="none" w:sz="0" w:space="0" w:color="auto"/>
            <w:right w:val="none" w:sz="0" w:space="0" w:color="auto"/>
          </w:divBdr>
        </w:div>
        <w:div w:id="1732271565">
          <w:marLeft w:val="640"/>
          <w:marRight w:val="0"/>
          <w:marTop w:val="0"/>
          <w:marBottom w:val="0"/>
          <w:divBdr>
            <w:top w:val="none" w:sz="0" w:space="0" w:color="auto"/>
            <w:left w:val="none" w:sz="0" w:space="0" w:color="auto"/>
            <w:bottom w:val="none" w:sz="0" w:space="0" w:color="auto"/>
            <w:right w:val="none" w:sz="0" w:space="0" w:color="auto"/>
          </w:divBdr>
        </w:div>
        <w:div w:id="583539612">
          <w:marLeft w:val="640"/>
          <w:marRight w:val="0"/>
          <w:marTop w:val="0"/>
          <w:marBottom w:val="0"/>
          <w:divBdr>
            <w:top w:val="none" w:sz="0" w:space="0" w:color="auto"/>
            <w:left w:val="none" w:sz="0" w:space="0" w:color="auto"/>
            <w:bottom w:val="none" w:sz="0" w:space="0" w:color="auto"/>
            <w:right w:val="none" w:sz="0" w:space="0" w:color="auto"/>
          </w:divBdr>
        </w:div>
        <w:div w:id="1014309559">
          <w:marLeft w:val="640"/>
          <w:marRight w:val="0"/>
          <w:marTop w:val="0"/>
          <w:marBottom w:val="0"/>
          <w:divBdr>
            <w:top w:val="none" w:sz="0" w:space="0" w:color="auto"/>
            <w:left w:val="none" w:sz="0" w:space="0" w:color="auto"/>
            <w:bottom w:val="none" w:sz="0" w:space="0" w:color="auto"/>
            <w:right w:val="none" w:sz="0" w:space="0" w:color="auto"/>
          </w:divBdr>
        </w:div>
        <w:div w:id="1328051703">
          <w:marLeft w:val="640"/>
          <w:marRight w:val="0"/>
          <w:marTop w:val="0"/>
          <w:marBottom w:val="0"/>
          <w:divBdr>
            <w:top w:val="none" w:sz="0" w:space="0" w:color="auto"/>
            <w:left w:val="none" w:sz="0" w:space="0" w:color="auto"/>
            <w:bottom w:val="none" w:sz="0" w:space="0" w:color="auto"/>
            <w:right w:val="none" w:sz="0" w:space="0" w:color="auto"/>
          </w:divBdr>
        </w:div>
        <w:div w:id="827870435">
          <w:marLeft w:val="640"/>
          <w:marRight w:val="0"/>
          <w:marTop w:val="0"/>
          <w:marBottom w:val="0"/>
          <w:divBdr>
            <w:top w:val="none" w:sz="0" w:space="0" w:color="auto"/>
            <w:left w:val="none" w:sz="0" w:space="0" w:color="auto"/>
            <w:bottom w:val="none" w:sz="0" w:space="0" w:color="auto"/>
            <w:right w:val="none" w:sz="0" w:space="0" w:color="auto"/>
          </w:divBdr>
        </w:div>
        <w:div w:id="1342321667">
          <w:marLeft w:val="640"/>
          <w:marRight w:val="0"/>
          <w:marTop w:val="0"/>
          <w:marBottom w:val="0"/>
          <w:divBdr>
            <w:top w:val="none" w:sz="0" w:space="0" w:color="auto"/>
            <w:left w:val="none" w:sz="0" w:space="0" w:color="auto"/>
            <w:bottom w:val="none" w:sz="0" w:space="0" w:color="auto"/>
            <w:right w:val="none" w:sz="0" w:space="0" w:color="auto"/>
          </w:divBdr>
        </w:div>
        <w:div w:id="1565138815">
          <w:marLeft w:val="640"/>
          <w:marRight w:val="0"/>
          <w:marTop w:val="0"/>
          <w:marBottom w:val="0"/>
          <w:divBdr>
            <w:top w:val="none" w:sz="0" w:space="0" w:color="auto"/>
            <w:left w:val="none" w:sz="0" w:space="0" w:color="auto"/>
            <w:bottom w:val="none" w:sz="0" w:space="0" w:color="auto"/>
            <w:right w:val="none" w:sz="0" w:space="0" w:color="auto"/>
          </w:divBdr>
        </w:div>
        <w:div w:id="1846893259">
          <w:marLeft w:val="640"/>
          <w:marRight w:val="0"/>
          <w:marTop w:val="0"/>
          <w:marBottom w:val="0"/>
          <w:divBdr>
            <w:top w:val="none" w:sz="0" w:space="0" w:color="auto"/>
            <w:left w:val="none" w:sz="0" w:space="0" w:color="auto"/>
            <w:bottom w:val="none" w:sz="0" w:space="0" w:color="auto"/>
            <w:right w:val="none" w:sz="0" w:space="0" w:color="auto"/>
          </w:divBdr>
        </w:div>
        <w:div w:id="1195191353">
          <w:marLeft w:val="640"/>
          <w:marRight w:val="0"/>
          <w:marTop w:val="0"/>
          <w:marBottom w:val="0"/>
          <w:divBdr>
            <w:top w:val="none" w:sz="0" w:space="0" w:color="auto"/>
            <w:left w:val="none" w:sz="0" w:space="0" w:color="auto"/>
            <w:bottom w:val="none" w:sz="0" w:space="0" w:color="auto"/>
            <w:right w:val="none" w:sz="0" w:space="0" w:color="auto"/>
          </w:divBdr>
        </w:div>
        <w:div w:id="777408104">
          <w:marLeft w:val="640"/>
          <w:marRight w:val="0"/>
          <w:marTop w:val="0"/>
          <w:marBottom w:val="0"/>
          <w:divBdr>
            <w:top w:val="none" w:sz="0" w:space="0" w:color="auto"/>
            <w:left w:val="none" w:sz="0" w:space="0" w:color="auto"/>
            <w:bottom w:val="none" w:sz="0" w:space="0" w:color="auto"/>
            <w:right w:val="none" w:sz="0" w:space="0" w:color="auto"/>
          </w:divBdr>
        </w:div>
        <w:div w:id="2090303071">
          <w:marLeft w:val="640"/>
          <w:marRight w:val="0"/>
          <w:marTop w:val="0"/>
          <w:marBottom w:val="0"/>
          <w:divBdr>
            <w:top w:val="none" w:sz="0" w:space="0" w:color="auto"/>
            <w:left w:val="none" w:sz="0" w:space="0" w:color="auto"/>
            <w:bottom w:val="none" w:sz="0" w:space="0" w:color="auto"/>
            <w:right w:val="none" w:sz="0" w:space="0" w:color="auto"/>
          </w:divBdr>
        </w:div>
        <w:div w:id="799804502">
          <w:marLeft w:val="640"/>
          <w:marRight w:val="0"/>
          <w:marTop w:val="0"/>
          <w:marBottom w:val="0"/>
          <w:divBdr>
            <w:top w:val="none" w:sz="0" w:space="0" w:color="auto"/>
            <w:left w:val="none" w:sz="0" w:space="0" w:color="auto"/>
            <w:bottom w:val="none" w:sz="0" w:space="0" w:color="auto"/>
            <w:right w:val="none" w:sz="0" w:space="0" w:color="auto"/>
          </w:divBdr>
        </w:div>
        <w:div w:id="1082414137">
          <w:marLeft w:val="640"/>
          <w:marRight w:val="0"/>
          <w:marTop w:val="0"/>
          <w:marBottom w:val="0"/>
          <w:divBdr>
            <w:top w:val="none" w:sz="0" w:space="0" w:color="auto"/>
            <w:left w:val="none" w:sz="0" w:space="0" w:color="auto"/>
            <w:bottom w:val="none" w:sz="0" w:space="0" w:color="auto"/>
            <w:right w:val="none" w:sz="0" w:space="0" w:color="auto"/>
          </w:divBdr>
        </w:div>
        <w:div w:id="614679713">
          <w:marLeft w:val="640"/>
          <w:marRight w:val="0"/>
          <w:marTop w:val="0"/>
          <w:marBottom w:val="0"/>
          <w:divBdr>
            <w:top w:val="none" w:sz="0" w:space="0" w:color="auto"/>
            <w:left w:val="none" w:sz="0" w:space="0" w:color="auto"/>
            <w:bottom w:val="none" w:sz="0" w:space="0" w:color="auto"/>
            <w:right w:val="none" w:sz="0" w:space="0" w:color="auto"/>
          </w:divBdr>
        </w:div>
        <w:div w:id="1840195239">
          <w:marLeft w:val="640"/>
          <w:marRight w:val="0"/>
          <w:marTop w:val="0"/>
          <w:marBottom w:val="0"/>
          <w:divBdr>
            <w:top w:val="none" w:sz="0" w:space="0" w:color="auto"/>
            <w:left w:val="none" w:sz="0" w:space="0" w:color="auto"/>
            <w:bottom w:val="none" w:sz="0" w:space="0" w:color="auto"/>
            <w:right w:val="none" w:sz="0" w:space="0" w:color="auto"/>
          </w:divBdr>
        </w:div>
        <w:div w:id="1887133948">
          <w:marLeft w:val="640"/>
          <w:marRight w:val="0"/>
          <w:marTop w:val="0"/>
          <w:marBottom w:val="0"/>
          <w:divBdr>
            <w:top w:val="none" w:sz="0" w:space="0" w:color="auto"/>
            <w:left w:val="none" w:sz="0" w:space="0" w:color="auto"/>
            <w:bottom w:val="none" w:sz="0" w:space="0" w:color="auto"/>
            <w:right w:val="none" w:sz="0" w:space="0" w:color="auto"/>
          </w:divBdr>
        </w:div>
        <w:div w:id="1068114815">
          <w:marLeft w:val="640"/>
          <w:marRight w:val="0"/>
          <w:marTop w:val="0"/>
          <w:marBottom w:val="0"/>
          <w:divBdr>
            <w:top w:val="none" w:sz="0" w:space="0" w:color="auto"/>
            <w:left w:val="none" w:sz="0" w:space="0" w:color="auto"/>
            <w:bottom w:val="none" w:sz="0" w:space="0" w:color="auto"/>
            <w:right w:val="none" w:sz="0" w:space="0" w:color="auto"/>
          </w:divBdr>
        </w:div>
        <w:div w:id="1481268090">
          <w:marLeft w:val="640"/>
          <w:marRight w:val="0"/>
          <w:marTop w:val="0"/>
          <w:marBottom w:val="0"/>
          <w:divBdr>
            <w:top w:val="none" w:sz="0" w:space="0" w:color="auto"/>
            <w:left w:val="none" w:sz="0" w:space="0" w:color="auto"/>
            <w:bottom w:val="none" w:sz="0" w:space="0" w:color="auto"/>
            <w:right w:val="none" w:sz="0" w:space="0" w:color="auto"/>
          </w:divBdr>
        </w:div>
        <w:div w:id="72245564">
          <w:marLeft w:val="640"/>
          <w:marRight w:val="0"/>
          <w:marTop w:val="0"/>
          <w:marBottom w:val="0"/>
          <w:divBdr>
            <w:top w:val="none" w:sz="0" w:space="0" w:color="auto"/>
            <w:left w:val="none" w:sz="0" w:space="0" w:color="auto"/>
            <w:bottom w:val="none" w:sz="0" w:space="0" w:color="auto"/>
            <w:right w:val="none" w:sz="0" w:space="0" w:color="auto"/>
          </w:divBdr>
        </w:div>
        <w:div w:id="1469517055">
          <w:marLeft w:val="640"/>
          <w:marRight w:val="0"/>
          <w:marTop w:val="0"/>
          <w:marBottom w:val="0"/>
          <w:divBdr>
            <w:top w:val="none" w:sz="0" w:space="0" w:color="auto"/>
            <w:left w:val="none" w:sz="0" w:space="0" w:color="auto"/>
            <w:bottom w:val="none" w:sz="0" w:space="0" w:color="auto"/>
            <w:right w:val="none" w:sz="0" w:space="0" w:color="auto"/>
          </w:divBdr>
        </w:div>
        <w:div w:id="210117535">
          <w:marLeft w:val="640"/>
          <w:marRight w:val="0"/>
          <w:marTop w:val="0"/>
          <w:marBottom w:val="0"/>
          <w:divBdr>
            <w:top w:val="none" w:sz="0" w:space="0" w:color="auto"/>
            <w:left w:val="none" w:sz="0" w:space="0" w:color="auto"/>
            <w:bottom w:val="none" w:sz="0" w:space="0" w:color="auto"/>
            <w:right w:val="none" w:sz="0" w:space="0" w:color="auto"/>
          </w:divBdr>
        </w:div>
        <w:div w:id="465901073">
          <w:marLeft w:val="640"/>
          <w:marRight w:val="0"/>
          <w:marTop w:val="0"/>
          <w:marBottom w:val="0"/>
          <w:divBdr>
            <w:top w:val="none" w:sz="0" w:space="0" w:color="auto"/>
            <w:left w:val="none" w:sz="0" w:space="0" w:color="auto"/>
            <w:bottom w:val="none" w:sz="0" w:space="0" w:color="auto"/>
            <w:right w:val="none" w:sz="0" w:space="0" w:color="auto"/>
          </w:divBdr>
        </w:div>
        <w:div w:id="410204332">
          <w:marLeft w:val="640"/>
          <w:marRight w:val="0"/>
          <w:marTop w:val="0"/>
          <w:marBottom w:val="0"/>
          <w:divBdr>
            <w:top w:val="none" w:sz="0" w:space="0" w:color="auto"/>
            <w:left w:val="none" w:sz="0" w:space="0" w:color="auto"/>
            <w:bottom w:val="none" w:sz="0" w:space="0" w:color="auto"/>
            <w:right w:val="none" w:sz="0" w:space="0" w:color="auto"/>
          </w:divBdr>
        </w:div>
        <w:div w:id="618410681">
          <w:marLeft w:val="640"/>
          <w:marRight w:val="0"/>
          <w:marTop w:val="0"/>
          <w:marBottom w:val="0"/>
          <w:divBdr>
            <w:top w:val="none" w:sz="0" w:space="0" w:color="auto"/>
            <w:left w:val="none" w:sz="0" w:space="0" w:color="auto"/>
            <w:bottom w:val="none" w:sz="0" w:space="0" w:color="auto"/>
            <w:right w:val="none" w:sz="0" w:space="0" w:color="auto"/>
          </w:divBdr>
        </w:div>
        <w:div w:id="1814130627">
          <w:marLeft w:val="640"/>
          <w:marRight w:val="0"/>
          <w:marTop w:val="0"/>
          <w:marBottom w:val="0"/>
          <w:divBdr>
            <w:top w:val="none" w:sz="0" w:space="0" w:color="auto"/>
            <w:left w:val="none" w:sz="0" w:space="0" w:color="auto"/>
            <w:bottom w:val="none" w:sz="0" w:space="0" w:color="auto"/>
            <w:right w:val="none" w:sz="0" w:space="0" w:color="auto"/>
          </w:divBdr>
        </w:div>
        <w:div w:id="1112550776">
          <w:marLeft w:val="640"/>
          <w:marRight w:val="0"/>
          <w:marTop w:val="0"/>
          <w:marBottom w:val="0"/>
          <w:divBdr>
            <w:top w:val="none" w:sz="0" w:space="0" w:color="auto"/>
            <w:left w:val="none" w:sz="0" w:space="0" w:color="auto"/>
            <w:bottom w:val="none" w:sz="0" w:space="0" w:color="auto"/>
            <w:right w:val="none" w:sz="0" w:space="0" w:color="auto"/>
          </w:divBdr>
        </w:div>
        <w:div w:id="1805656123">
          <w:marLeft w:val="640"/>
          <w:marRight w:val="0"/>
          <w:marTop w:val="0"/>
          <w:marBottom w:val="0"/>
          <w:divBdr>
            <w:top w:val="none" w:sz="0" w:space="0" w:color="auto"/>
            <w:left w:val="none" w:sz="0" w:space="0" w:color="auto"/>
            <w:bottom w:val="none" w:sz="0" w:space="0" w:color="auto"/>
            <w:right w:val="none" w:sz="0" w:space="0" w:color="auto"/>
          </w:divBdr>
        </w:div>
        <w:div w:id="184635571">
          <w:marLeft w:val="640"/>
          <w:marRight w:val="0"/>
          <w:marTop w:val="0"/>
          <w:marBottom w:val="0"/>
          <w:divBdr>
            <w:top w:val="none" w:sz="0" w:space="0" w:color="auto"/>
            <w:left w:val="none" w:sz="0" w:space="0" w:color="auto"/>
            <w:bottom w:val="none" w:sz="0" w:space="0" w:color="auto"/>
            <w:right w:val="none" w:sz="0" w:space="0" w:color="auto"/>
          </w:divBdr>
        </w:div>
        <w:div w:id="2058044783">
          <w:marLeft w:val="640"/>
          <w:marRight w:val="0"/>
          <w:marTop w:val="0"/>
          <w:marBottom w:val="0"/>
          <w:divBdr>
            <w:top w:val="none" w:sz="0" w:space="0" w:color="auto"/>
            <w:left w:val="none" w:sz="0" w:space="0" w:color="auto"/>
            <w:bottom w:val="none" w:sz="0" w:space="0" w:color="auto"/>
            <w:right w:val="none" w:sz="0" w:space="0" w:color="auto"/>
          </w:divBdr>
        </w:div>
        <w:div w:id="1556508566">
          <w:marLeft w:val="640"/>
          <w:marRight w:val="0"/>
          <w:marTop w:val="0"/>
          <w:marBottom w:val="0"/>
          <w:divBdr>
            <w:top w:val="none" w:sz="0" w:space="0" w:color="auto"/>
            <w:left w:val="none" w:sz="0" w:space="0" w:color="auto"/>
            <w:bottom w:val="none" w:sz="0" w:space="0" w:color="auto"/>
            <w:right w:val="none" w:sz="0" w:space="0" w:color="auto"/>
          </w:divBdr>
        </w:div>
        <w:div w:id="164638476">
          <w:marLeft w:val="640"/>
          <w:marRight w:val="0"/>
          <w:marTop w:val="0"/>
          <w:marBottom w:val="0"/>
          <w:divBdr>
            <w:top w:val="none" w:sz="0" w:space="0" w:color="auto"/>
            <w:left w:val="none" w:sz="0" w:space="0" w:color="auto"/>
            <w:bottom w:val="none" w:sz="0" w:space="0" w:color="auto"/>
            <w:right w:val="none" w:sz="0" w:space="0" w:color="auto"/>
          </w:divBdr>
        </w:div>
        <w:div w:id="1710568483">
          <w:marLeft w:val="640"/>
          <w:marRight w:val="0"/>
          <w:marTop w:val="0"/>
          <w:marBottom w:val="0"/>
          <w:divBdr>
            <w:top w:val="none" w:sz="0" w:space="0" w:color="auto"/>
            <w:left w:val="none" w:sz="0" w:space="0" w:color="auto"/>
            <w:bottom w:val="none" w:sz="0" w:space="0" w:color="auto"/>
            <w:right w:val="none" w:sz="0" w:space="0" w:color="auto"/>
          </w:divBdr>
        </w:div>
        <w:div w:id="773094877">
          <w:marLeft w:val="640"/>
          <w:marRight w:val="0"/>
          <w:marTop w:val="0"/>
          <w:marBottom w:val="0"/>
          <w:divBdr>
            <w:top w:val="none" w:sz="0" w:space="0" w:color="auto"/>
            <w:left w:val="none" w:sz="0" w:space="0" w:color="auto"/>
            <w:bottom w:val="none" w:sz="0" w:space="0" w:color="auto"/>
            <w:right w:val="none" w:sz="0" w:space="0" w:color="auto"/>
          </w:divBdr>
        </w:div>
        <w:div w:id="1081755123">
          <w:marLeft w:val="640"/>
          <w:marRight w:val="0"/>
          <w:marTop w:val="0"/>
          <w:marBottom w:val="0"/>
          <w:divBdr>
            <w:top w:val="none" w:sz="0" w:space="0" w:color="auto"/>
            <w:left w:val="none" w:sz="0" w:space="0" w:color="auto"/>
            <w:bottom w:val="none" w:sz="0" w:space="0" w:color="auto"/>
            <w:right w:val="none" w:sz="0" w:space="0" w:color="auto"/>
          </w:divBdr>
        </w:div>
        <w:div w:id="150870806">
          <w:marLeft w:val="640"/>
          <w:marRight w:val="0"/>
          <w:marTop w:val="0"/>
          <w:marBottom w:val="0"/>
          <w:divBdr>
            <w:top w:val="none" w:sz="0" w:space="0" w:color="auto"/>
            <w:left w:val="none" w:sz="0" w:space="0" w:color="auto"/>
            <w:bottom w:val="none" w:sz="0" w:space="0" w:color="auto"/>
            <w:right w:val="none" w:sz="0" w:space="0" w:color="auto"/>
          </w:divBdr>
        </w:div>
        <w:div w:id="865941805">
          <w:marLeft w:val="640"/>
          <w:marRight w:val="0"/>
          <w:marTop w:val="0"/>
          <w:marBottom w:val="0"/>
          <w:divBdr>
            <w:top w:val="none" w:sz="0" w:space="0" w:color="auto"/>
            <w:left w:val="none" w:sz="0" w:space="0" w:color="auto"/>
            <w:bottom w:val="none" w:sz="0" w:space="0" w:color="auto"/>
            <w:right w:val="none" w:sz="0" w:space="0" w:color="auto"/>
          </w:divBdr>
        </w:div>
        <w:div w:id="455875452">
          <w:marLeft w:val="640"/>
          <w:marRight w:val="0"/>
          <w:marTop w:val="0"/>
          <w:marBottom w:val="0"/>
          <w:divBdr>
            <w:top w:val="none" w:sz="0" w:space="0" w:color="auto"/>
            <w:left w:val="none" w:sz="0" w:space="0" w:color="auto"/>
            <w:bottom w:val="none" w:sz="0" w:space="0" w:color="auto"/>
            <w:right w:val="none" w:sz="0" w:space="0" w:color="auto"/>
          </w:divBdr>
        </w:div>
        <w:div w:id="41636149">
          <w:marLeft w:val="640"/>
          <w:marRight w:val="0"/>
          <w:marTop w:val="0"/>
          <w:marBottom w:val="0"/>
          <w:divBdr>
            <w:top w:val="none" w:sz="0" w:space="0" w:color="auto"/>
            <w:left w:val="none" w:sz="0" w:space="0" w:color="auto"/>
            <w:bottom w:val="none" w:sz="0" w:space="0" w:color="auto"/>
            <w:right w:val="none" w:sz="0" w:space="0" w:color="auto"/>
          </w:divBdr>
        </w:div>
        <w:div w:id="1822580755">
          <w:marLeft w:val="640"/>
          <w:marRight w:val="0"/>
          <w:marTop w:val="0"/>
          <w:marBottom w:val="0"/>
          <w:divBdr>
            <w:top w:val="none" w:sz="0" w:space="0" w:color="auto"/>
            <w:left w:val="none" w:sz="0" w:space="0" w:color="auto"/>
            <w:bottom w:val="none" w:sz="0" w:space="0" w:color="auto"/>
            <w:right w:val="none" w:sz="0" w:space="0" w:color="auto"/>
          </w:divBdr>
        </w:div>
        <w:div w:id="1395200909">
          <w:marLeft w:val="640"/>
          <w:marRight w:val="0"/>
          <w:marTop w:val="0"/>
          <w:marBottom w:val="0"/>
          <w:divBdr>
            <w:top w:val="none" w:sz="0" w:space="0" w:color="auto"/>
            <w:left w:val="none" w:sz="0" w:space="0" w:color="auto"/>
            <w:bottom w:val="none" w:sz="0" w:space="0" w:color="auto"/>
            <w:right w:val="none" w:sz="0" w:space="0" w:color="auto"/>
          </w:divBdr>
        </w:div>
        <w:div w:id="580875271">
          <w:marLeft w:val="640"/>
          <w:marRight w:val="0"/>
          <w:marTop w:val="0"/>
          <w:marBottom w:val="0"/>
          <w:divBdr>
            <w:top w:val="none" w:sz="0" w:space="0" w:color="auto"/>
            <w:left w:val="none" w:sz="0" w:space="0" w:color="auto"/>
            <w:bottom w:val="none" w:sz="0" w:space="0" w:color="auto"/>
            <w:right w:val="none" w:sz="0" w:space="0" w:color="auto"/>
          </w:divBdr>
        </w:div>
        <w:div w:id="1692799801">
          <w:marLeft w:val="640"/>
          <w:marRight w:val="0"/>
          <w:marTop w:val="0"/>
          <w:marBottom w:val="0"/>
          <w:divBdr>
            <w:top w:val="none" w:sz="0" w:space="0" w:color="auto"/>
            <w:left w:val="none" w:sz="0" w:space="0" w:color="auto"/>
            <w:bottom w:val="none" w:sz="0" w:space="0" w:color="auto"/>
            <w:right w:val="none" w:sz="0" w:space="0" w:color="auto"/>
          </w:divBdr>
        </w:div>
        <w:div w:id="283587447">
          <w:marLeft w:val="640"/>
          <w:marRight w:val="0"/>
          <w:marTop w:val="0"/>
          <w:marBottom w:val="0"/>
          <w:divBdr>
            <w:top w:val="none" w:sz="0" w:space="0" w:color="auto"/>
            <w:left w:val="none" w:sz="0" w:space="0" w:color="auto"/>
            <w:bottom w:val="none" w:sz="0" w:space="0" w:color="auto"/>
            <w:right w:val="none" w:sz="0" w:space="0" w:color="auto"/>
          </w:divBdr>
        </w:div>
        <w:div w:id="2030058857">
          <w:marLeft w:val="640"/>
          <w:marRight w:val="0"/>
          <w:marTop w:val="0"/>
          <w:marBottom w:val="0"/>
          <w:divBdr>
            <w:top w:val="none" w:sz="0" w:space="0" w:color="auto"/>
            <w:left w:val="none" w:sz="0" w:space="0" w:color="auto"/>
            <w:bottom w:val="none" w:sz="0" w:space="0" w:color="auto"/>
            <w:right w:val="none" w:sz="0" w:space="0" w:color="auto"/>
          </w:divBdr>
        </w:div>
        <w:div w:id="1834837286">
          <w:marLeft w:val="640"/>
          <w:marRight w:val="0"/>
          <w:marTop w:val="0"/>
          <w:marBottom w:val="0"/>
          <w:divBdr>
            <w:top w:val="none" w:sz="0" w:space="0" w:color="auto"/>
            <w:left w:val="none" w:sz="0" w:space="0" w:color="auto"/>
            <w:bottom w:val="none" w:sz="0" w:space="0" w:color="auto"/>
            <w:right w:val="none" w:sz="0" w:space="0" w:color="auto"/>
          </w:divBdr>
        </w:div>
        <w:div w:id="413087199">
          <w:marLeft w:val="640"/>
          <w:marRight w:val="0"/>
          <w:marTop w:val="0"/>
          <w:marBottom w:val="0"/>
          <w:divBdr>
            <w:top w:val="none" w:sz="0" w:space="0" w:color="auto"/>
            <w:left w:val="none" w:sz="0" w:space="0" w:color="auto"/>
            <w:bottom w:val="none" w:sz="0" w:space="0" w:color="auto"/>
            <w:right w:val="none" w:sz="0" w:space="0" w:color="auto"/>
          </w:divBdr>
        </w:div>
        <w:div w:id="1137799406">
          <w:marLeft w:val="640"/>
          <w:marRight w:val="0"/>
          <w:marTop w:val="0"/>
          <w:marBottom w:val="0"/>
          <w:divBdr>
            <w:top w:val="none" w:sz="0" w:space="0" w:color="auto"/>
            <w:left w:val="none" w:sz="0" w:space="0" w:color="auto"/>
            <w:bottom w:val="none" w:sz="0" w:space="0" w:color="auto"/>
            <w:right w:val="none" w:sz="0" w:space="0" w:color="auto"/>
          </w:divBdr>
        </w:div>
        <w:div w:id="2063169174">
          <w:marLeft w:val="640"/>
          <w:marRight w:val="0"/>
          <w:marTop w:val="0"/>
          <w:marBottom w:val="0"/>
          <w:divBdr>
            <w:top w:val="none" w:sz="0" w:space="0" w:color="auto"/>
            <w:left w:val="none" w:sz="0" w:space="0" w:color="auto"/>
            <w:bottom w:val="none" w:sz="0" w:space="0" w:color="auto"/>
            <w:right w:val="none" w:sz="0" w:space="0" w:color="auto"/>
          </w:divBdr>
        </w:div>
        <w:div w:id="2005163740">
          <w:marLeft w:val="640"/>
          <w:marRight w:val="0"/>
          <w:marTop w:val="0"/>
          <w:marBottom w:val="0"/>
          <w:divBdr>
            <w:top w:val="none" w:sz="0" w:space="0" w:color="auto"/>
            <w:left w:val="none" w:sz="0" w:space="0" w:color="auto"/>
            <w:bottom w:val="none" w:sz="0" w:space="0" w:color="auto"/>
            <w:right w:val="none" w:sz="0" w:space="0" w:color="auto"/>
          </w:divBdr>
        </w:div>
        <w:div w:id="1186210034">
          <w:marLeft w:val="640"/>
          <w:marRight w:val="0"/>
          <w:marTop w:val="0"/>
          <w:marBottom w:val="0"/>
          <w:divBdr>
            <w:top w:val="none" w:sz="0" w:space="0" w:color="auto"/>
            <w:left w:val="none" w:sz="0" w:space="0" w:color="auto"/>
            <w:bottom w:val="none" w:sz="0" w:space="0" w:color="auto"/>
            <w:right w:val="none" w:sz="0" w:space="0" w:color="auto"/>
          </w:divBdr>
        </w:div>
        <w:div w:id="1722704867">
          <w:marLeft w:val="640"/>
          <w:marRight w:val="0"/>
          <w:marTop w:val="0"/>
          <w:marBottom w:val="0"/>
          <w:divBdr>
            <w:top w:val="none" w:sz="0" w:space="0" w:color="auto"/>
            <w:left w:val="none" w:sz="0" w:space="0" w:color="auto"/>
            <w:bottom w:val="none" w:sz="0" w:space="0" w:color="auto"/>
            <w:right w:val="none" w:sz="0" w:space="0" w:color="auto"/>
          </w:divBdr>
        </w:div>
        <w:div w:id="437600096">
          <w:marLeft w:val="640"/>
          <w:marRight w:val="0"/>
          <w:marTop w:val="0"/>
          <w:marBottom w:val="0"/>
          <w:divBdr>
            <w:top w:val="none" w:sz="0" w:space="0" w:color="auto"/>
            <w:left w:val="none" w:sz="0" w:space="0" w:color="auto"/>
            <w:bottom w:val="none" w:sz="0" w:space="0" w:color="auto"/>
            <w:right w:val="none" w:sz="0" w:space="0" w:color="auto"/>
          </w:divBdr>
        </w:div>
        <w:div w:id="1438208589">
          <w:marLeft w:val="640"/>
          <w:marRight w:val="0"/>
          <w:marTop w:val="0"/>
          <w:marBottom w:val="0"/>
          <w:divBdr>
            <w:top w:val="none" w:sz="0" w:space="0" w:color="auto"/>
            <w:left w:val="none" w:sz="0" w:space="0" w:color="auto"/>
            <w:bottom w:val="none" w:sz="0" w:space="0" w:color="auto"/>
            <w:right w:val="none" w:sz="0" w:space="0" w:color="auto"/>
          </w:divBdr>
        </w:div>
        <w:div w:id="1676493987">
          <w:marLeft w:val="640"/>
          <w:marRight w:val="0"/>
          <w:marTop w:val="0"/>
          <w:marBottom w:val="0"/>
          <w:divBdr>
            <w:top w:val="none" w:sz="0" w:space="0" w:color="auto"/>
            <w:left w:val="none" w:sz="0" w:space="0" w:color="auto"/>
            <w:bottom w:val="none" w:sz="0" w:space="0" w:color="auto"/>
            <w:right w:val="none" w:sz="0" w:space="0" w:color="auto"/>
          </w:divBdr>
        </w:div>
        <w:div w:id="1058671460">
          <w:marLeft w:val="640"/>
          <w:marRight w:val="0"/>
          <w:marTop w:val="0"/>
          <w:marBottom w:val="0"/>
          <w:divBdr>
            <w:top w:val="none" w:sz="0" w:space="0" w:color="auto"/>
            <w:left w:val="none" w:sz="0" w:space="0" w:color="auto"/>
            <w:bottom w:val="none" w:sz="0" w:space="0" w:color="auto"/>
            <w:right w:val="none" w:sz="0" w:space="0" w:color="auto"/>
          </w:divBdr>
        </w:div>
        <w:div w:id="50733704">
          <w:marLeft w:val="640"/>
          <w:marRight w:val="0"/>
          <w:marTop w:val="0"/>
          <w:marBottom w:val="0"/>
          <w:divBdr>
            <w:top w:val="none" w:sz="0" w:space="0" w:color="auto"/>
            <w:left w:val="none" w:sz="0" w:space="0" w:color="auto"/>
            <w:bottom w:val="none" w:sz="0" w:space="0" w:color="auto"/>
            <w:right w:val="none" w:sz="0" w:space="0" w:color="auto"/>
          </w:divBdr>
        </w:div>
        <w:div w:id="1422294860">
          <w:marLeft w:val="640"/>
          <w:marRight w:val="0"/>
          <w:marTop w:val="0"/>
          <w:marBottom w:val="0"/>
          <w:divBdr>
            <w:top w:val="none" w:sz="0" w:space="0" w:color="auto"/>
            <w:left w:val="none" w:sz="0" w:space="0" w:color="auto"/>
            <w:bottom w:val="none" w:sz="0" w:space="0" w:color="auto"/>
            <w:right w:val="none" w:sz="0" w:space="0" w:color="auto"/>
          </w:divBdr>
        </w:div>
        <w:div w:id="888344395">
          <w:marLeft w:val="640"/>
          <w:marRight w:val="0"/>
          <w:marTop w:val="0"/>
          <w:marBottom w:val="0"/>
          <w:divBdr>
            <w:top w:val="none" w:sz="0" w:space="0" w:color="auto"/>
            <w:left w:val="none" w:sz="0" w:space="0" w:color="auto"/>
            <w:bottom w:val="none" w:sz="0" w:space="0" w:color="auto"/>
            <w:right w:val="none" w:sz="0" w:space="0" w:color="auto"/>
          </w:divBdr>
        </w:div>
        <w:div w:id="1305357927">
          <w:marLeft w:val="640"/>
          <w:marRight w:val="0"/>
          <w:marTop w:val="0"/>
          <w:marBottom w:val="0"/>
          <w:divBdr>
            <w:top w:val="none" w:sz="0" w:space="0" w:color="auto"/>
            <w:left w:val="none" w:sz="0" w:space="0" w:color="auto"/>
            <w:bottom w:val="none" w:sz="0" w:space="0" w:color="auto"/>
            <w:right w:val="none" w:sz="0" w:space="0" w:color="auto"/>
          </w:divBdr>
        </w:div>
        <w:div w:id="741296358">
          <w:marLeft w:val="640"/>
          <w:marRight w:val="0"/>
          <w:marTop w:val="0"/>
          <w:marBottom w:val="0"/>
          <w:divBdr>
            <w:top w:val="none" w:sz="0" w:space="0" w:color="auto"/>
            <w:left w:val="none" w:sz="0" w:space="0" w:color="auto"/>
            <w:bottom w:val="none" w:sz="0" w:space="0" w:color="auto"/>
            <w:right w:val="none" w:sz="0" w:space="0" w:color="auto"/>
          </w:divBdr>
        </w:div>
        <w:div w:id="1200126308">
          <w:marLeft w:val="640"/>
          <w:marRight w:val="0"/>
          <w:marTop w:val="0"/>
          <w:marBottom w:val="0"/>
          <w:divBdr>
            <w:top w:val="none" w:sz="0" w:space="0" w:color="auto"/>
            <w:left w:val="none" w:sz="0" w:space="0" w:color="auto"/>
            <w:bottom w:val="none" w:sz="0" w:space="0" w:color="auto"/>
            <w:right w:val="none" w:sz="0" w:space="0" w:color="auto"/>
          </w:divBdr>
        </w:div>
        <w:div w:id="318919978">
          <w:marLeft w:val="640"/>
          <w:marRight w:val="0"/>
          <w:marTop w:val="0"/>
          <w:marBottom w:val="0"/>
          <w:divBdr>
            <w:top w:val="none" w:sz="0" w:space="0" w:color="auto"/>
            <w:left w:val="none" w:sz="0" w:space="0" w:color="auto"/>
            <w:bottom w:val="none" w:sz="0" w:space="0" w:color="auto"/>
            <w:right w:val="none" w:sz="0" w:space="0" w:color="auto"/>
          </w:divBdr>
        </w:div>
        <w:div w:id="1316301567">
          <w:marLeft w:val="640"/>
          <w:marRight w:val="0"/>
          <w:marTop w:val="0"/>
          <w:marBottom w:val="0"/>
          <w:divBdr>
            <w:top w:val="none" w:sz="0" w:space="0" w:color="auto"/>
            <w:left w:val="none" w:sz="0" w:space="0" w:color="auto"/>
            <w:bottom w:val="none" w:sz="0" w:space="0" w:color="auto"/>
            <w:right w:val="none" w:sz="0" w:space="0" w:color="auto"/>
          </w:divBdr>
        </w:div>
        <w:div w:id="2118672648">
          <w:marLeft w:val="640"/>
          <w:marRight w:val="0"/>
          <w:marTop w:val="0"/>
          <w:marBottom w:val="0"/>
          <w:divBdr>
            <w:top w:val="none" w:sz="0" w:space="0" w:color="auto"/>
            <w:left w:val="none" w:sz="0" w:space="0" w:color="auto"/>
            <w:bottom w:val="none" w:sz="0" w:space="0" w:color="auto"/>
            <w:right w:val="none" w:sz="0" w:space="0" w:color="auto"/>
          </w:divBdr>
        </w:div>
        <w:div w:id="197087232">
          <w:marLeft w:val="640"/>
          <w:marRight w:val="0"/>
          <w:marTop w:val="0"/>
          <w:marBottom w:val="0"/>
          <w:divBdr>
            <w:top w:val="none" w:sz="0" w:space="0" w:color="auto"/>
            <w:left w:val="none" w:sz="0" w:space="0" w:color="auto"/>
            <w:bottom w:val="none" w:sz="0" w:space="0" w:color="auto"/>
            <w:right w:val="none" w:sz="0" w:space="0" w:color="auto"/>
          </w:divBdr>
        </w:div>
        <w:div w:id="687950859">
          <w:marLeft w:val="640"/>
          <w:marRight w:val="0"/>
          <w:marTop w:val="0"/>
          <w:marBottom w:val="0"/>
          <w:divBdr>
            <w:top w:val="none" w:sz="0" w:space="0" w:color="auto"/>
            <w:left w:val="none" w:sz="0" w:space="0" w:color="auto"/>
            <w:bottom w:val="none" w:sz="0" w:space="0" w:color="auto"/>
            <w:right w:val="none" w:sz="0" w:space="0" w:color="auto"/>
          </w:divBdr>
        </w:div>
        <w:div w:id="1619873486">
          <w:marLeft w:val="640"/>
          <w:marRight w:val="0"/>
          <w:marTop w:val="0"/>
          <w:marBottom w:val="0"/>
          <w:divBdr>
            <w:top w:val="none" w:sz="0" w:space="0" w:color="auto"/>
            <w:left w:val="none" w:sz="0" w:space="0" w:color="auto"/>
            <w:bottom w:val="none" w:sz="0" w:space="0" w:color="auto"/>
            <w:right w:val="none" w:sz="0" w:space="0" w:color="auto"/>
          </w:divBdr>
        </w:div>
        <w:div w:id="1096751022">
          <w:marLeft w:val="640"/>
          <w:marRight w:val="0"/>
          <w:marTop w:val="0"/>
          <w:marBottom w:val="0"/>
          <w:divBdr>
            <w:top w:val="none" w:sz="0" w:space="0" w:color="auto"/>
            <w:left w:val="none" w:sz="0" w:space="0" w:color="auto"/>
            <w:bottom w:val="none" w:sz="0" w:space="0" w:color="auto"/>
            <w:right w:val="none" w:sz="0" w:space="0" w:color="auto"/>
          </w:divBdr>
        </w:div>
        <w:div w:id="207840748">
          <w:marLeft w:val="640"/>
          <w:marRight w:val="0"/>
          <w:marTop w:val="0"/>
          <w:marBottom w:val="0"/>
          <w:divBdr>
            <w:top w:val="none" w:sz="0" w:space="0" w:color="auto"/>
            <w:left w:val="none" w:sz="0" w:space="0" w:color="auto"/>
            <w:bottom w:val="none" w:sz="0" w:space="0" w:color="auto"/>
            <w:right w:val="none" w:sz="0" w:space="0" w:color="auto"/>
          </w:divBdr>
        </w:div>
        <w:div w:id="1148938130">
          <w:marLeft w:val="640"/>
          <w:marRight w:val="0"/>
          <w:marTop w:val="0"/>
          <w:marBottom w:val="0"/>
          <w:divBdr>
            <w:top w:val="none" w:sz="0" w:space="0" w:color="auto"/>
            <w:left w:val="none" w:sz="0" w:space="0" w:color="auto"/>
            <w:bottom w:val="none" w:sz="0" w:space="0" w:color="auto"/>
            <w:right w:val="none" w:sz="0" w:space="0" w:color="auto"/>
          </w:divBdr>
        </w:div>
        <w:div w:id="1747921092">
          <w:marLeft w:val="640"/>
          <w:marRight w:val="0"/>
          <w:marTop w:val="0"/>
          <w:marBottom w:val="0"/>
          <w:divBdr>
            <w:top w:val="none" w:sz="0" w:space="0" w:color="auto"/>
            <w:left w:val="none" w:sz="0" w:space="0" w:color="auto"/>
            <w:bottom w:val="none" w:sz="0" w:space="0" w:color="auto"/>
            <w:right w:val="none" w:sz="0" w:space="0" w:color="auto"/>
          </w:divBdr>
        </w:div>
        <w:div w:id="163863638">
          <w:marLeft w:val="640"/>
          <w:marRight w:val="0"/>
          <w:marTop w:val="0"/>
          <w:marBottom w:val="0"/>
          <w:divBdr>
            <w:top w:val="none" w:sz="0" w:space="0" w:color="auto"/>
            <w:left w:val="none" w:sz="0" w:space="0" w:color="auto"/>
            <w:bottom w:val="none" w:sz="0" w:space="0" w:color="auto"/>
            <w:right w:val="none" w:sz="0" w:space="0" w:color="auto"/>
          </w:divBdr>
        </w:div>
        <w:div w:id="2082753385">
          <w:marLeft w:val="640"/>
          <w:marRight w:val="0"/>
          <w:marTop w:val="0"/>
          <w:marBottom w:val="0"/>
          <w:divBdr>
            <w:top w:val="none" w:sz="0" w:space="0" w:color="auto"/>
            <w:left w:val="none" w:sz="0" w:space="0" w:color="auto"/>
            <w:bottom w:val="none" w:sz="0" w:space="0" w:color="auto"/>
            <w:right w:val="none" w:sz="0" w:space="0" w:color="auto"/>
          </w:divBdr>
        </w:div>
        <w:div w:id="174926681">
          <w:marLeft w:val="640"/>
          <w:marRight w:val="0"/>
          <w:marTop w:val="0"/>
          <w:marBottom w:val="0"/>
          <w:divBdr>
            <w:top w:val="none" w:sz="0" w:space="0" w:color="auto"/>
            <w:left w:val="none" w:sz="0" w:space="0" w:color="auto"/>
            <w:bottom w:val="none" w:sz="0" w:space="0" w:color="auto"/>
            <w:right w:val="none" w:sz="0" w:space="0" w:color="auto"/>
          </w:divBdr>
        </w:div>
        <w:div w:id="2052607332">
          <w:marLeft w:val="640"/>
          <w:marRight w:val="0"/>
          <w:marTop w:val="0"/>
          <w:marBottom w:val="0"/>
          <w:divBdr>
            <w:top w:val="none" w:sz="0" w:space="0" w:color="auto"/>
            <w:left w:val="none" w:sz="0" w:space="0" w:color="auto"/>
            <w:bottom w:val="none" w:sz="0" w:space="0" w:color="auto"/>
            <w:right w:val="none" w:sz="0" w:space="0" w:color="auto"/>
          </w:divBdr>
        </w:div>
        <w:div w:id="115300143">
          <w:marLeft w:val="640"/>
          <w:marRight w:val="0"/>
          <w:marTop w:val="0"/>
          <w:marBottom w:val="0"/>
          <w:divBdr>
            <w:top w:val="none" w:sz="0" w:space="0" w:color="auto"/>
            <w:left w:val="none" w:sz="0" w:space="0" w:color="auto"/>
            <w:bottom w:val="none" w:sz="0" w:space="0" w:color="auto"/>
            <w:right w:val="none" w:sz="0" w:space="0" w:color="auto"/>
          </w:divBdr>
        </w:div>
        <w:div w:id="1160384400">
          <w:marLeft w:val="640"/>
          <w:marRight w:val="0"/>
          <w:marTop w:val="0"/>
          <w:marBottom w:val="0"/>
          <w:divBdr>
            <w:top w:val="none" w:sz="0" w:space="0" w:color="auto"/>
            <w:left w:val="none" w:sz="0" w:space="0" w:color="auto"/>
            <w:bottom w:val="none" w:sz="0" w:space="0" w:color="auto"/>
            <w:right w:val="none" w:sz="0" w:space="0" w:color="auto"/>
          </w:divBdr>
        </w:div>
        <w:div w:id="314265809">
          <w:marLeft w:val="640"/>
          <w:marRight w:val="0"/>
          <w:marTop w:val="0"/>
          <w:marBottom w:val="0"/>
          <w:divBdr>
            <w:top w:val="none" w:sz="0" w:space="0" w:color="auto"/>
            <w:left w:val="none" w:sz="0" w:space="0" w:color="auto"/>
            <w:bottom w:val="none" w:sz="0" w:space="0" w:color="auto"/>
            <w:right w:val="none" w:sz="0" w:space="0" w:color="auto"/>
          </w:divBdr>
        </w:div>
        <w:div w:id="1996301774">
          <w:marLeft w:val="640"/>
          <w:marRight w:val="0"/>
          <w:marTop w:val="0"/>
          <w:marBottom w:val="0"/>
          <w:divBdr>
            <w:top w:val="none" w:sz="0" w:space="0" w:color="auto"/>
            <w:left w:val="none" w:sz="0" w:space="0" w:color="auto"/>
            <w:bottom w:val="none" w:sz="0" w:space="0" w:color="auto"/>
            <w:right w:val="none" w:sz="0" w:space="0" w:color="auto"/>
          </w:divBdr>
        </w:div>
        <w:div w:id="1668559155">
          <w:marLeft w:val="640"/>
          <w:marRight w:val="0"/>
          <w:marTop w:val="0"/>
          <w:marBottom w:val="0"/>
          <w:divBdr>
            <w:top w:val="none" w:sz="0" w:space="0" w:color="auto"/>
            <w:left w:val="none" w:sz="0" w:space="0" w:color="auto"/>
            <w:bottom w:val="none" w:sz="0" w:space="0" w:color="auto"/>
            <w:right w:val="none" w:sz="0" w:space="0" w:color="auto"/>
          </w:divBdr>
        </w:div>
        <w:div w:id="1996257926">
          <w:marLeft w:val="640"/>
          <w:marRight w:val="0"/>
          <w:marTop w:val="0"/>
          <w:marBottom w:val="0"/>
          <w:divBdr>
            <w:top w:val="none" w:sz="0" w:space="0" w:color="auto"/>
            <w:left w:val="none" w:sz="0" w:space="0" w:color="auto"/>
            <w:bottom w:val="none" w:sz="0" w:space="0" w:color="auto"/>
            <w:right w:val="none" w:sz="0" w:space="0" w:color="auto"/>
          </w:divBdr>
        </w:div>
        <w:div w:id="594561884">
          <w:marLeft w:val="640"/>
          <w:marRight w:val="0"/>
          <w:marTop w:val="0"/>
          <w:marBottom w:val="0"/>
          <w:divBdr>
            <w:top w:val="none" w:sz="0" w:space="0" w:color="auto"/>
            <w:left w:val="none" w:sz="0" w:space="0" w:color="auto"/>
            <w:bottom w:val="none" w:sz="0" w:space="0" w:color="auto"/>
            <w:right w:val="none" w:sz="0" w:space="0" w:color="auto"/>
          </w:divBdr>
        </w:div>
        <w:div w:id="795948167">
          <w:marLeft w:val="640"/>
          <w:marRight w:val="0"/>
          <w:marTop w:val="0"/>
          <w:marBottom w:val="0"/>
          <w:divBdr>
            <w:top w:val="none" w:sz="0" w:space="0" w:color="auto"/>
            <w:left w:val="none" w:sz="0" w:space="0" w:color="auto"/>
            <w:bottom w:val="none" w:sz="0" w:space="0" w:color="auto"/>
            <w:right w:val="none" w:sz="0" w:space="0" w:color="auto"/>
          </w:divBdr>
        </w:div>
        <w:div w:id="803622150">
          <w:marLeft w:val="640"/>
          <w:marRight w:val="0"/>
          <w:marTop w:val="0"/>
          <w:marBottom w:val="0"/>
          <w:divBdr>
            <w:top w:val="none" w:sz="0" w:space="0" w:color="auto"/>
            <w:left w:val="none" w:sz="0" w:space="0" w:color="auto"/>
            <w:bottom w:val="none" w:sz="0" w:space="0" w:color="auto"/>
            <w:right w:val="none" w:sz="0" w:space="0" w:color="auto"/>
          </w:divBdr>
        </w:div>
        <w:div w:id="2090685425">
          <w:marLeft w:val="640"/>
          <w:marRight w:val="0"/>
          <w:marTop w:val="0"/>
          <w:marBottom w:val="0"/>
          <w:divBdr>
            <w:top w:val="none" w:sz="0" w:space="0" w:color="auto"/>
            <w:left w:val="none" w:sz="0" w:space="0" w:color="auto"/>
            <w:bottom w:val="none" w:sz="0" w:space="0" w:color="auto"/>
            <w:right w:val="none" w:sz="0" w:space="0" w:color="auto"/>
          </w:divBdr>
        </w:div>
        <w:div w:id="1718159644">
          <w:marLeft w:val="640"/>
          <w:marRight w:val="0"/>
          <w:marTop w:val="0"/>
          <w:marBottom w:val="0"/>
          <w:divBdr>
            <w:top w:val="none" w:sz="0" w:space="0" w:color="auto"/>
            <w:left w:val="none" w:sz="0" w:space="0" w:color="auto"/>
            <w:bottom w:val="none" w:sz="0" w:space="0" w:color="auto"/>
            <w:right w:val="none" w:sz="0" w:space="0" w:color="auto"/>
          </w:divBdr>
        </w:div>
        <w:div w:id="2026666037">
          <w:marLeft w:val="640"/>
          <w:marRight w:val="0"/>
          <w:marTop w:val="0"/>
          <w:marBottom w:val="0"/>
          <w:divBdr>
            <w:top w:val="none" w:sz="0" w:space="0" w:color="auto"/>
            <w:left w:val="none" w:sz="0" w:space="0" w:color="auto"/>
            <w:bottom w:val="none" w:sz="0" w:space="0" w:color="auto"/>
            <w:right w:val="none" w:sz="0" w:space="0" w:color="auto"/>
          </w:divBdr>
        </w:div>
      </w:divsChild>
    </w:div>
    <w:div w:id="823203951">
      <w:bodyDiv w:val="1"/>
      <w:marLeft w:val="0"/>
      <w:marRight w:val="0"/>
      <w:marTop w:val="0"/>
      <w:marBottom w:val="0"/>
      <w:divBdr>
        <w:top w:val="none" w:sz="0" w:space="0" w:color="auto"/>
        <w:left w:val="none" w:sz="0" w:space="0" w:color="auto"/>
        <w:bottom w:val="none" w:sz="0" w:space="0" w:color="auto"/>
        <w:right w:val="none" w:sz="0" w:space="0" w:color="auto"/>
      </w:divBdr>
      <w:divsChild>
        <w:div w:id="369183382">
          <w:marLeft w:val="640"/>
          <w:marRight w:val="0"/>
          <w:marTop w:val="0"/>
          <w:marBottom w:val="0"/>
          <w:divBdr>
            <w:top w:val="none" w:sz="0" w:space="0" w:color="auto"/>
            <w:left w:val="none" w:sz="0" w:space="0" w:color="auto"/>
            <w:bottom w:val="none" w:sz="0" w:space="0" w:color="auto"/>
            <w:right w:val="none" w:sz="0" w:space="0" w:color="auto"/>
          </w:divBdr>
        </w:div>
        <w:div w:id="1768848217">
          <w:marLeft w:val="640"/>
          <w:marRight w:val="0"/>
          <w:marTop w:val="0"/>
          <w:marBottom w:val="0"/>
          <w:divBdr>
            <w:top w:val="none" w:sz="0" w:space="0" w:color="auto"/>
            <w:left w:val="none" w:sz="0" w:space="0" w:color="auto"/>
            <w:bottom w:val="none" w:sz="0" w:space="0" w:color="auto"/>
            <w:right w:val="none" w:sz="0" w:space="0" w:color="auto"/>
          </w:divBdr>
        </w:div>
        <w:div w:id="645858887">
          <w:marLeft w:val="640"/>
          <w:marRight w:val="0"/>
          <w:marTop w:val="0"/>
          <w:marBottom w:val="0"/>
          <w:divBdr>
            <w:top w:val="none" w:sz="0" w:space="0" w:color="auto"/>
            <w:left w:val="none" w:sz="0" w:space="0" w:color="auto"/>
            <w:bottom w:val="none" w:sz="0" w:space="0" w:color="auto"/>
            <w:right w:val="none" w:sz="0" w:space="0" w:color="auto"/>
          </w:divBdr>
        </w:div>
        <w:div w:id="1573084134">
          <w:marLeft w:val="640"/>
          <w:marRight w:val="0"/>
          <w:marTop w:val="0"/>
          <w:marBottom w:val="0"/>
          <w:divBdr>
            <w:top w:val="none" w:sz="0" w:space="0" w:color="auto"/>
            <w:left w:val="none" w:sz="0" w:space="0" w:color="auto"/>
            <w:bottom w:val="none" w:sz="0" w:space="0" w:color="auto"/>
            <w:right w:val="none" w:sz="0" w:space="0" w:color="auto"/>
          </w:divBdr>
        </w:div>
        <w:div w:id="866873844">
          <w:marLeft w:val="640"/>
          <w:marRight w:val="0"/>
          <w:marTop w:val="0"/>
          <w:marBottom w:val="0"/>
          <w:divBdr>
            <w:top w:val="none" w:sz="0" w:space="0" w:color="auto"/>
            <w:left w:val="none" w:sz="0" w:space="0" w:color="auto"/>
            <w:bottom w:val="none" w:sz="0" w:space="0" w:color="auto"/>
            <w:right w:val="none" w:sz="0" w:space="0" w:color="auto"/>
          </w:divBdr>
        </w:div>
        <w:div w:id="1488938022">
          <w:marLeft w:val="640"/>
          <w:marRight w:val="0"/>
          <w:marTop w:val="0"/>
          <w:marBottom w:val="0"/>
          <w:divBdr>
            <w:top w:val="none" w:sz="0" w:space="0" w:color="auto"/>
            <w:left w:val="none" w:sz="0" w:space="0" w:color="auto"/>
            <w:bottom w:val="none" w:sz="0" w:space="0" w:color="auto"/>
            <w:right w:val="none" w:sz="0" w:space="0" w:color="auto"/>
          </w:divBdr>
        </w:div>
        <w:div w:id="541134997">
          <w:marLeft w:val="640"/>
          <w:marRight w:val="0"/>
          <w:marTop w:val="0"/>
          <w:marBottom w:val="0"/>
          <w:divBdr>
            <w:top w:val="none" w:sz="0" w:space="0" w:color="auto"/>
            <w:left w:val="none" w:sz="0" w:space="0" w:color="auto"/>
            <w:bottom w:val="none" w:sz="0" w:space="0" w:color="auto"/>
            <w:right w:val="none" w:sz="0" w:space="0" w:color="auto"/>
          </w:divBdr>
        </w:div>
        <w:div w:id="1037435407">
          <w:marLeft w:val="640"/>
          <w:marRight w:val="0"/>
          <w:marTop w:val="0"/>
          <w:marBottom w:val="0"/>
          <w:divBdr>
            <w:top w:val="none" w:sz="0" w:space="0" w:color="auto"/>
            <w:left w:val="none" w:sz="0" w:space="0" w:color="auto"/>
            <w:bottom w:val="none" w:sz="0" w:space="0" w:color="auto"/>
            <w:right w:val="none" w:sz="0" w:space="0" w:color="auto"/>
          </w:divBdr>
        </w:div>
        <w:div w:id="175774671">
          <w:marLeft w:val="640"/>
          <w:marRight w:val="0"/>
          <w:marTop w:val="0"/>
          <w:marBottom w:val="0"/>
          <w:divBdr>
            <w:top w:val="none" w:sz="0" w:space="0" w:color="auto"/>
            <w:left w:val="none" w:sz="0" w:space="0" w:color="auto"/>
            <w:bottom w:val="none" w:sz="0" w:space="0" w:color="auto"/>
            <w:right w:val="none" w:sz="0" w:space="0" w:color="auto"/>
          </w:divBdr>
        </w:div>
        <w:div w:id="1629821923">
          <w:marLeft w:val="640"/>
          <w:marRight w:val="0"/>
          <w:marTop w:val="0"/>
          <w:marBottom w:val="0"/>
          <w:divBdr>
            <w:top w:val="none" w:sz="0" w:space="0" w:color="auto"/>
            <w:left w:val="none" w:sz="0" w:space="0" w:color="auto"/>
            <w:bottom w:val="none" w:sz="0" w:space="0" w:color="auto"/>
            <w:right w:val="none" w:sz="0" w:space="0" w:color="auto"/>
          </w:divBdr>
        </w:div>
        <w:div w:id="1715999712">
          <w:marLeft w:val="640"/>
          <w:marRight w:val="0"/>
          <w:marTop w:val="0"/>
          <w:marBottom w:val="0"/>
          <w:divBdr>
            <w:top w:val="none" w:sz="0" w:space="0" w:color="auto"/>
            <w:left w:val="none" w:sz="0" w:space="0" w:color="auto"/>
            <w:bottom w:val="none" w:sz="0" w:space="0" w:color="auto"/>
            <w:right w:val="none" w:sz="0" w:space="0" w:color="auto"/>
          </w:divBdr>
        </w:div>
        <w:div w:id="2097701370">
          <w:marLeft w:val="640"/>
          <w:marRight w:val="0"/>
          <w:marTop w:val="0"/>
          <w:marBottom w:val="0"/>
          <w:divBdr>
            <w:top w:val="none" w:sz="0" w:space="0" w:color="auto"/>
            <w:left w:val="none" w:sz="0" w:space="0" w:color="auto"/>
            <w:bottom w:val="none" w:sz="0" w:space="0" w:color="auto"/>
            <w:right w:val="none" w:sz="0" w:space="0" w:color="auto"/>
          </w:divBdr>
        </w:div>
        <w:div w:id="1602180434">
          <w:marLeft w:val="640"/>
          <w:marRight w:val="0"/>
          <w:marTop w:val="0"/>
          <w:marBottom w:val="0"/>
          <w:divBdr>
            <w:top w:val="none" w:sz="0" w:space="0" w:color="auto"/>
            <w:left w:val="none" w:sz="0" w:space="0" w:color="auto"/>
            <w:bottom w:val="none" w:sz="0" w:space="0" w:color="auto"/>
            <w:right w:val="none" w:sz="0" w:space="0" w:color="auto"/>
          </w:divBdr>
        </w:div>
        <w:div w:id="1111391714">
          <w:marLeft w:val="640"/>
          <w:marRight w:val="0"/>
          <w:marTop w:val="0"/>
          <w:marBottom w:val="0"/>
          <w:divBdr>
            <w:top w:val="none" w:sz="0" w:space="0" w:color="auto"/>
            <w:left w:val="none" w:sz="0" w:space="0" w:color="auto"/>
            <w:bottom w:val="none" w:sz="0" w:space="0" w:color="auto"/>
            <w:right w:val="none" w:sz="0" w:space="0" w:color="auto"/>
          </w:divBdr>
        </w:div>
        <w:div w:id="72555049">
          <w:marLeft w:val="640"/>
          <w:marRight w:val="0"/>
          <w:marTop w:val="0"/>
          <w:marBottom w:val="0"/>
          <w:divBdr>
            <w:top w:val="none" w:sz="0" w:space="0" w:color="auto"/>
            <w:left w:val="none" w:sz="0" w:space="0" w:color="auto"/>
            <w:bottom w:val="none" w:sz="0" w:space="0" w:color="auto"/>
            <w:right w:val="none" w:sz="0" w:space="0" w:color="auto"/>
          </w:divBdr>
        </w:div>
        <w:div w:id="930158879">
          <w:marLeft w:val="640"/>
          <w:marRight w:val="0"/>
          <w:marTop w:val="0"/>
          <w:marBottom w:val="0"/>
          <w:divBdr>
            <w:top w:val="none" w:sz="0" w:space="0" w:color="auto"/>
            <w:left w:val="none" w:sz="0" w:space="0" w:color="auto"/>
            <w:bottom w:val="none" w:sz="0" w:space="0" w:color="auto"/>
            <w:right w:val="none" w:sz="0" w:space="0" w:color="auto"/>
          </w:divBdr>
        </w:div>
        <w:div w:id="1503164481">
          <w:marLeft w:val="640"/>
          <w:marRight w:val="0"/>
          <w:marTop w:val="0"/>
          <w:marBottom w:val="0"/>
          <w:divBdr>
            <w:top w:val="none" w:sz="0" w:space="0" w:color="auto"/>
            <w:left w:val="none" w:sz="0" w:space="0" w:color="auto"/>
            <w:bottom w:val="none" w:sz="0" w:space="0" w:color="auto"/>
            <w:right w:val="none" w:sz="0" w:space="0" w:color="auto"/>
          </w:divBdr>
        </w:div>
        <w:div w:id="143817785">
          <w:marLeft w:val="640"/>
          <w:marRight w:val="0"/>
          <w:marTop w:val="0"/>
          <w:marBottom w:val="0"/>
          <w:divBdr>
            <w:top w:val="none" w:sz="0" w:space="0" w:color="auto"/>
            <w:left w:val="none" w:sz="0" w:space="0" w:color="auto"/>
            <w:bottom w:val="none" w:sz="0" w:space="0" w:color="auto"/>
            <w:right w:val="none" w:sz="0" w:space="0" w:color="auto"/>
          </w:divBdr>
        </w:div>
        <w:div w:id="1356468315">
          <w:marLeft w:val="640"/>
          <w:marRight w:val="0"/>
          <w:marTop w:val="0"/>
          <w:marBottom w:val="0"/>
          <w:divBdr>
            <w:top w:val="none" w:sz="0" w:space="0" w:color="auto"/>
            <w:left w:val="none" w:sz="0" w:space="0" w:color="auto"/>
            <w:bottom w:val="none" w:sz="0" w:space="0" w:color="auto"/>
            <w:right w:val="none" w:sz="0" w:space="0" w:color="auto"/>
          </w:divBdr>
        </w:div>
        <w:div w:id="1870215583">
          <w:marLeft w:val="640"/>
          <w:marRight w:val="0"/>
          <w:marTop w:val="0"/>
          <w:marBottom w:val="0"/>
          <w:divBdr>
            <w:top w:val="none" w:sz="0" w:space="0" w:color="auto"/>
            <w:left w:val="none" w:sz="0" w:space="0" w:color="auto"/>
            <w:bottom w:val="none" w:sz="0" w:space="0" w:color="auto"/>
            <w:right w:val="none" w:sz="0" w:space="0" w:color="auto"/>
          </w:divBdr>
        </w:div>
        <w:div w:id="824050483">
          <w:marLeft w:val="640"/>
          <w:marRight w:val="0"/>
          <w:marTop w:val="0"/>
          <w:marBottom w:val="0"/>
          <w:divBdr>
            <w:top w:val="none" w:sz="0" w:space="0" w:color="auto"/>
            <w:left w:val="none" w:sz="0" w:space="0" w:color="auto"/>
            <w:bottom w:val="none" w:sz="0" w:space="0" w:color="auto"/>
            <w:right w:val="none" w:sz="0" w:space="0" w:color="auto"/>
          </w:divBdr>
        </w:div>
        <w:div w:id="1357121919">
          <w:marLeft w:val="640"/>
          <w:marRight w:val="0"/>
          <w:marTop w:val="0"/>
          <w:marBottom w:val="0"/>
          <w:divBdr>
            <w:top w:val="none" w:sz="0" w:space="0" w:color="auto"/>
            <w:left w:val="none" w:sz="0" w:space="0" w:color="auto"/>
            <w:bottom w:val="none" w:sz="0" w:space="0" w:color="auto"/>
            <w:right w:val="none" w:sz="0" w:space="0" w:color="auto"/>
          </w:divBdr>
        </w:div>
        <w:div w:id="1323046315">
          <w:marLeft w:val="640"/>
          <w:marRight w:val="0"/>
          <w:marTop w:val="0"/>
          <w:marBottom w:val="0"/>
          <w:divBdr>
            <w:top w:val="none" w:sz="0" w:space="0" w:color="auto"/>
            <w:left w:val="none" w:sz="0" w:space="0" w:color="auto"/>
            <w:bottom w:val="none" w:sz="0" w:space="0" w:color="auto"/>
            <w:right w:val="none" w:sz="0" w:space="0" w:color="auto"/>
          </w:divBdr>
        </w:div>
        <w:div w:id="1115565483">
          <w:marLeft w:val="640"/>
          <w:marRight w:val="0"/>
          <w:marTop w:val="0"/>
          <w:marBottom w:val="0"/>
          <w:divBdr>
            <w:top w:val="none" w:sz="0" w:space="0" w:color="auto"/>
            <w:left w:val="none" w:sz="0" w:space="0" w:color="auto"/>
            <w:bottom w:val="none" w:sz="0" w:space="0" w:color="auto"/>
            <w:right w:val="none" w:sz="0" w:space="0" w:color="auto"/>
          </w:divBdr>
        </w:div>
        <w:div w:id="314996090">
          <w:marLeft w:val="640"/>
          <w:marRight w:val="0"/>
          <w:marTop w:val="0"/>
          <w:marBottom w:val="0"/>
          <w:divBdr>
            <w:top w:val="none" w:sz="0" w:space="0" w:color="auto"/>
            <w:left w:val="none" w:sz="0" w:space="0" w:color="auto"/>
            <w:bottom w:val="none" w:sz="0" w:space="0" w:color="auto"/>
            <w:right w:val="none" w:sz="0" w:space="0" w:color="auto"/>
          </w:divBdr>
        </w:div>
        <w:div w:id="20516819">
          <w:marLeft w:val="640"/>
          <w:marRight w:val="0"/>
          <w:marTop w:val="0"/>
          <w:marBottom w:val="0"/>
          <w:divBdr>
            <w:top w:val="none" w:sz="0" w:space="0" w:color="auto"/>
            <w:left w:val="none" w:sz="0" w:space="0" w:color="auto"/>
            <w:bottom w:val="none" w:sz="0" w:space="0" w:color="auto"/>
            <w:right w:val="none" w:sz="0" w:space="0" w:color="auto"/>
          </w:divBdr>
        </w:div>
        <w:div w:id="395515090">
          <w:marLeft w:val="640"/>
          <w:marRight w:val="0"/>
          <w:marTop w:val="0"/>
          <w:marBottom w:val="0"/>
          <w:divBdr>
            <w:top w:val="none" w:sz="0" w:space="0" w:color="auto"/>
            <w:left w:val="none" w:sz="0" w:space="0" w:color="auto"/>
            <w:bottom w:val="none" w:sz="0" w:space="0" w:color="auto"/>
            <w:right w:val="none" w:sz="0" w:space="0" w:color="auto"/>
          </w:divBdr>
        </w:div>
        <w:div w:id="1233734158">
          <w:marLeft w:val="640"/>
          <w:marRight w:val="0"/>
          <w:marTop w:val="0"/>
          <w:marBottom w:val="0"/>
          <w:divBdr>
            <w:top w:val="none" w:sz="0" w:space="0" w:color="auto"/>
            <w:left w:val="none" w:sz="0" w:space="0" w:color="auto"/>
            <w:bottom w:val="none" w:sz="0" w:space="0" w:color="auto"/>
            <w:right w:val="none" w:sz="0" w:space="0" w:color="auto"/>
          </w:divBdr>
        </w:div>
        <w:div w:id="163935075">
          <w:marLeft w:val="640"/>
          <w:marRight w:val="0"/>
          <w:marTop w:val="0"/>
          <w:marBottom w:val="0"/>
          <w:divBdr>
            <w:top w:val="none" w:sz="0" w:space="0" w:color="auto"/>
            <w:left w:val="none" w:sz="0" w:space="0" w:color="auto"/>
            <w:bottom w:val="none" w:sz="0" w:space="0" w:color="auto"/>
            <w:right w:val="none" w:sz="0" w:space="0" w:color="auto"/>
          </w:divBdr>
        </w:div>
        <w:div w:id="1016691681">
          <w:marLeft w:val="640"/>
          <w:marRight w:val="0"/>
          <w:marTop w:val="0"/>
          <w:marBottom w:val="0"/>
          <w:divBdr>
            <w:top w:val="none" w:sz="0" w:space="0" w:color="auto"/>
            <w:left w:val="none" w:sz="0" w:space="0" w:color="auto"/>
            <w:bottom w:val="none" w:sz="0" w:space="0" w:color="auto"/>
            <w:right w:val="none" w:sz="0" w:space="0" w:color="auto"/>
          </w:divBdr>
        </w:div>
        <w:div w:id="435178428">
          <w:marLeft w:val="640"/>
          <w:marRight w:val="0"/>
          <w:marTop w:val="0"/>
          <w:marBottom w:val="0"/>
          <w:divBdr>
            <w:top w:val="none" w:sz="0" w:space="0" w:color="auto"/>
            <w:left w:val="none" w:sz="0" w:space="0" w:color="auto"/>
            <w:bottom w:val="none" w:sz="0" w:space="0" w:color="auto"/>
            <w:right w:val="none" w:sz="0" w:space="0" w:color="auto"/>
          </w:divBdr>
        </w:div>
        <w:div w:id="102267572">
          <w:marLeft w:val="640"/>
          <w:marRight w:val="0"/>
          <w:marTop w:val="0"/>
          <w:marBottom w:val="0"/>
          <w:divBdr>
            <w:top w:val="none" w:sz="0" w:space="0" w:color="auto"/>
            <w:left w:val="none" w:sz="0" w:space="0" w:color="auto"/>
            <w:bottom w:val="none" w:sz="0" w:space="0" w:color="auto"/>
            <w:right w:val="none" w:sz="0" w:space="0" w:color="auto"/>
          </w:divBdr>
        </w:div>
        <w:div w:id="1915360674">
          <w:marLeft w:val="640"/>
          <w:marRight w:val="0"/>
          <w:marTop w:val="0"/>
          <w:marBottom w:val="0"/>
          <w:divBdr>
            <w:top w:val="none" w:sz="0" w:space="0" w:color="auto"/>
            <w:left w:val="none" w:sz="0" w:space="0" w:color="auto"/>
            <w:bottom w:val="none" w:sz="0" w:space="0" w:color="auto"/>
            <w:right w:val="none" w:sz="0" w:space="0" w:color="auto"/>
          </w:divBdr>
        </w:div>
        <w:div w:id="149714926">
          <w:marLeft w:val="640"/>
          <w:marRight w:val="0"/>
          <w:marTop w:val="0"/>
          <w:marBottom w:val="0"/>
          <w:divBdr>
            <w:top w:val="none" w:sz="0" w:space="0" w:color="auto"/>
            <w:left w:val="none" w:sz="0" w:space="0" w:color="auto"/>
            <w:bottom w:val="none" w:sz="0" w:space="0" w:color="auto"/>
            <w:right w:val="none" w:sz="0" w:space="0" w:color="auto"/>
          </w:divBdr>
        </w:div>
        <w:div w:id="531646975">
          <w:marLeft w:val="640"/>
          <w:marRight w:val="0"/>
          <w:marTop w:val="0"/>
          <w:marBottom w:val="0"/>
          <w:divBdr>
            <w:top w:val="none" w:sz="0" w:space="0" w:color="auto"/>
            <w:left w:val="none" w:sz="0" w:space="0" w:color="auto"/>
            <w:bottom w:val="none" w:sz="0" w:space="0" w:color="auto"/>
            <w:right w:val="none" w:sz="0" w:space="0" w:color="auto"/>
          </w:divBdr>
        </w:div>
        <w:div w:id="1231884906">
          <w:marLeft w:val="640"/>
          <w:marRight w:val="0"/>
          <w:marTop w:val="0"/>
          <w:marBottom w:val="0"/>
          <w:divBdr>
            <w:top w:val="none" w:sz="0" w:space="0" w:color="auto"/>
            <w:left w:val="none" w:sz="0" w:space="0" w:color="auto"/>
            <w:bottom w:val="none" w:sz="0" w:space="0" w:color="auto"/>
            <w:right w:val="none" w:sz="0" w:space="0" w:color="auto"/>
          </w:divBdr>
        </w:div>
        <w:div w:id="93210061">
          <w:marLeft w:val="640"/>
          <w:marRight w:val="0"/>
          <w:marTop w:val="0"/>
          <w:marBottom w:val="0"/>
          <w:divBdr>
            <w:top w:val="none" w:sz="0" w:space="0" w:color="auto"/>
            <w:left w:val="none" w:sz="0" w:space="0" w:color="auto"/>
            <w:bottom w:val="none" w:sz="0" w:space="0" w:color="auto"/>
            <w:right w:val="none" w:sz="0" w:space="0" w:color="auto"/>
          </w:divBdr>
        </w:div>
        <w:div w:id="1593902819">
          <w:marLeft w:val="640"/>
          <w:marRight w:val="0"/>
          <w:marTop w:val="0"/>
          <w:marBottom w:val="0"/>
          <w:divBdr>
            <w:top w:val="none" w:sz="0" w:space="0" w:color="auto"/>
            <w:left w:val="none" w:sz="0" w:space="0" w:color="auto"/>
            <w:bottom w:val="none" w:sz="0" w:space="0" w:color="auto"/>
            <w:right w:val="none" w:sz="0" w:space="0" w:color="auto"/>
          </w:divBdr>
        </w:div>
        <w:div w:id="1190145079">
          <w:marLeft w:val="640"/>
          <w:marRight w:val="0"/>
          <w:marTop w:val="0"/>
          <w:marBottom w:val="0"/>
          <w:divBdr>
            <w:top w:val="none" w:sz="0" w:space="0" w:color="auto"/>
            <w:left w:val="none" w:sz="0" w:space="0" w:color="auto"/>
            <w:bottom w:val="none" w:sz="0" w:space="0" w:color="auto"/>
            <w:right w:val="none" w:sz="0" w:space="0" w:color="auto"/>
          </w:divBdr>
        </w:div>
        <w:div w:id="1642418357">
          <w:marLeft w:val="640"/>
          <w:marRight w:val="0"/>
          <w:marTop w:val="0"/>
          <w:marBottom w:val="0"/>
          <w:divBdr>
            <w:top w:val="none" w:sz="0" w:space="0" w:color="auto"/>
            <w:left w:val="none" w:sz="0" w:space="0" w:color="auto"/>
            <w:bottom w:val="none" w:sz="0" w:space="0" w:color="auto"/>
            <w:right w:val="none" w:sz="0" w:space="0" w:color="auto"/>
          </w:divBdr>
        </w:div>
        <w:div w:id="1261255065">
          <w:marLeft w:val="640"/>
          <w:marRight w:val="0"/>
          <w:marTop w:val="0"/>
          <w:marBottom w:val="0"/>
          <w:divBdr>
            <w:top w:val="none" w:sz="0" w:space="0" w:color="auto"/>
            <w:left w:val="none" w:sz="0" w:space="0" w:color="auto"/>
            <w:bottom w:val="none" w:sz="0" w:space="0" w:color="auto"/>
            <w:right w:val="none" w:sz="0" w:space="0" w:color="auto"/>
          </w:divBdr>
        </w:div>
        <w:div w:id="889027792">
          <w:marLeft w:val="640"/>
          <w:marRight w:val="0"/>
          <w:marTop w:val="0"/>
          <w:marBottom w:val="0"/>
          <w:divBdr>
            <w:top w:val="none" w:sz="0" w:space="0" w:color="auto"/>
            <w:left w:val="none" w:sz="0" w:space="0" w:color="auto"/>
            <w:bottom w:val="none" w:sz="0" w:space="0" w:color="auto"/>
            <w:right w:val="none" w:sz="0" w:space="0" w:color="auto"/>
          </w:divBdr>
        </w:div>
        <w:div w:id="1850828947">
          <w:marLeft w:val="640"/>
          <w:marRight w:val="0"/>
          <w:marTop w:val="0"/>
          <w:marBottom w:val="0"/>
          <w:divBdr>
            <w:top w:val="none" w:sz="0" w:space="0" w:color="auto"/>
            <w:left w:val="none" w:sz="0" w:space="0" w:color="auto"/>
            <w:bottom w:val="none" w:sz="0" w:space="0" w:color="auto"/>
            <w:right w:val="none" w:sz="0" w:space="0" w:color="auto"/>
          </w:divBdr>
        </w:div>
        <w:div w:id="47581684">
          <w:marLeft w:val="640"/>
          <w:marRight w:val="0"/>
          <w:marTop w:val="0"/>
          <w:marBottom w:val="0"/>
          <w:divBdr>
            <w:top w:val="none" w:sz="0" w:space="0" w:color="auto"/>
            <w:left w:val="none" w:sz="0" w:space="0" w:color="auto"/>
            <w:bottom w:val="none" w:sz="0" w:space="0" w:color="auto"/>
            <w:right w:val="none" w:sz="0" w:space="0" w:color="auto"/>
          </w:divBdr>
        </w:div>
        <w:div w:id="1805808144">
          <w:marLeft w:val="640"/>
          <w:marRight w:val="0"/>
          <w:marTop w:val="0"/>
          <w:marBottom w:val="0"/>
          <w:divBdr>
            <w:top w:val="none" w:sz="0" w:space="0" w:color="auto"/>
            <w:left w:val="none" w:sz="0" w:space="0" w:color="auto"/>
            <w:bottom w:val="none" w:sz="0" w:space="0" w:color="auto"/>
            <w:right w:val="none" w:sz="0" w:space="0" w:color="auto"/>
          </w:divBdr>
        </w:div>
        <w:div w:id="1731612228">
          <w:marLeft w:val="640"/>
          <w:marRight w:val="0"/>
          <w:marTop w:val="0"/>
          <w:marBottom w:val="0"/>
          <w:divBdr>
            <w:top w:val="none" w:sz="0" w:space="0" w:color="auto"/>
            <w:left w:val="none" w:sz="0" w:space="0" w:color="auto"/>
            <w:bottom w:val="none" w:sz="0" w:space="0" w:color="auto"/>
            <w:right w:val="none" w:sz="0" w:space="0" w:color="auto"/>
          </w:divBdr>
        </w:div>
        <w:div w:id="394014770">
          <w:marLeft w:val="640"/>
          <w:marRight w:val="0"/>
          <w:marTop w:val="0"/>
          <w:marBottom w:val="0"/>
          <w:divBdr>
            <w:top w:val="none" w:sz="0" w:space="0" w:color="auto"/>
            <w:left w:val="none" w:sz="0" w:space="0" w:color="auto"/>
            <w:bottom w:val="none" w:sz="0" w:space="0" w:color="auto"/>
            <w:right w:val="none" w:sz="0" w:space="0" w:color="auto"/>
          </w:divBdr>
        </w:div>
        <w:div w:id="290088820">
          <w:marLeft w:val="640"/>
          <w:marRight w:val="0"/>
          <w:marTop w:val="0"/>
          <w:marBottom w:val="0"/>
          <w:divBdr>
            <w:top w:val="none" w:sz="0" w:space="0" w:color="auto"/>
            <w:left w:val="none" w:sz="0" w:space="0" w:color="auto"/>
            <w:bottom w:val="none" w:sz="0" w:space="0" w:color="auto"/>
            <w:right w:val="none" w:sz="0" w:space="0" w:color="auto"/>
          </w:divBdr>
        </w:div>
        <w:div w:id="1730113285">
          <w:marLeft w:val="640"/>
          <w:marRight w:val="0"/>
          <w:marTop w:val="0"/>
          <w:marBottom w:val="0"/>
          <w:divBdr>
            <w:top w:val="none" w:sz="0" w:space="0" w:color="auto"/>
            <w:left w:val="none" w:sz="0" w:space="0" w:color="auto"/>
            <w:bottom w:val="none" w:sz="0" w:space="0" w:color="auto"/>
            <w:right w:val="none" w:sz="0" w:space="0" w:color="auto"/>
          </w:divBdr>
        </w:div>
        <w:div w:id="1164858163">
          <w:marLeft w:val="640"/>
          <w:marRight w:val="0"/>
          <w:marTop w:val="0"/>
          <w:marBottom w:val="0"/>
          <w:divBdr>
            <w:top w:val="none" w:sz="0" w:space="0" w:color="auto"/>
            <w:left w:val="none" w:sz="0" w:space="0" w:color="auto"/>
            <w:bottom w:val="none" w:sz="0" w:space="0" w:color="auto"/>
            <w:right w:val="none" w:sz="0" w:space="0" w:color="auto"/>
          </w:divBdr>
        </w:div>
        <w:div w:id="1940407695">
          <w:marLeft w:val="640"/>
          <w:marRight w:val="0"/>
          <w:marTop w:val="0"/>
          <w:marBottom w:val="0"/>
          <w:divBdr>
            <w:top w:val="none" w:sz="0" w:space="0" w:color="auto"/>
            <w:left w:val="none" w:sz="0" w:space="0" w:color="auto"/>
            <w:bottom w:val="none" w:sz="0" w:space="0" w:color="auto"/>
            <w:right w:val="none" w:sz="0" w:space="0" w:color="auto"/>
          </w:divBdr>
        </w:div>
        <w:div w:id="535697034">
          <w:marLeft w:val="640"/>
          <w:marRight w:val="0"/>
          <w:marTop w:val="0"/>
          <w:marBottom w:val="0"/>
          <w:divBdr>
            <w:top w:val="none" w:sz="0" w:space="0" w:color="auto"/>
            <w:left w:val="none" w:sz="0" w:space="0" w:color="auto"/>
            <w:bottom w:val="none" w:sz="0" w:space="0" w:color="auto"/>
            <w:right w:val="none" w:sz="0" w:space="0" w:color="auto"/>
          </w:divBdr>
        </w:div>
        <w:div w:id="1304194106">
          <w:marLeft w:val="640"/>
          <w:marRight w:val="0"/>
          <w:marTop w:val="0"/>
          <w:marBottom w:val="0"/>
          <w:divBdr>
            <w:top w:val="none" w:sz="0" w:space="0" w:color="auto"/>
            <w:left w:val="none" w:sz="0" w:space="0" w:color="auto"/>
            <w:bottom w:val="none" w:sz="0" w:space="0" w:color="auto"/>
            <w:right w:val="none" w:sz="0" w:space="0" w:color="auto"/>
          </w:divBdr>
        </w:div>
        <w:div w:id="229273518">
          <w:marLeft w:val="640"/>
          <w:marRight w:val="0"/>
          <w:marTop w:val="0"/>
          <w:marBottom w:val="0"/>
          <w:divBdr>
            <w:top w:val="none" w:sz="0" w:space="0" w:color="auto"/>
            <w:left w:val="none" w:sz="0" w:space="0" w:color="auto"/>
            <w:bottom w:val="none" w:sz="0" w:space="0" w:color="auto"/>
            <w:right w:val="none" w:sz="0" w:space="0" w:color="auto"/>
          </w:divBdr>
        </w:div>
        <w:div w:id="440686084">
          <w:marLeft w:val="640"/>
          <w:marRight w:val="0"/>
          <w:marTop w:val="0"/>
          <w:marBottom w:val="0"/>
          <w:divBdr>
            <w:top w:val="none" w:sz="0" w:space="0" w:color="auto"/>
            <w:left w:val="none" w:sz="0" w:space="0" w:color="auto"/>
            <w:bottom w:val="none" w:sz="0" w:space="0" w:color="auto"/>
            <w:right w:val="none" w:sz="0" w:space="0" w:color="auto"/>
          </w:divBdr>
        </w:div>
        <w:div w:id="2114208983">
          <w:marLeft w:val="640"/>
          <w:marRight w:val="0"/>
          <w:marTop w:val="0"/>
          <w:marBottom w:val="0"/>
          <w:divBdr>
            <w:top w:val="none" w:sz="0" w:space="0" w:color="auto"/>
            <w:left w:val="none" w:sz="0" w:space="0" w:color="auto"/>
            <w:bottom w:val="none" w:sz="0" w:space="0" w:color="auto"/>
            <w:right w:val="none" w:sz="0" w:space="0" w:color="auto"/>
          </w:divBdr>
        </w:div>
        <w:div w:id="367922474">
          <w:marLeft w:val="640"/>
          <w:marRight w:val="0"/>
          <w:marTop w:val="0"/>
          <w:marBottom w:val="0"/>
          <w:divBdr>
            <w:top w:val="none" w:sz="0" w:space="0" w:color="auto"/>
            <w:left w:val="none" w:sz="0" w:space="0" w:color="auto"/>
            <w:bottom w:val="none" w:sz="0" w:space="0" w:color="auto"/>
            <w:right w:val="none" w:sz="0" w:space="0" w:color="auto"/>
          </w:divBdr>
        </w:div>
        <w:div w:id="145323132">
          <w:marLeft w:val="640"/>
          <w:marRight w:val="0"/>
          <w:marTop w:val="0"/>
          <w:marBottom w:val="0"/>
          <w:divBdr>
            <w:top w:val="none" w:sz="0" w:space="0" w:color="auto"/>
            <w:left w:val="none" w:sz="0" w:space="0" w:color="auto"/>
            <w:bottom w:val="none" w:sz="0" w:space="0" w:color="auto"/>
            <w:right w:val="none" w:sz="0" w:space="0" w:color="auto"/>
          </w:divBdr>
        </w:div>
        <w:div w:id="1785537955">
          <w:marLeft w:val="640"/>
          <w:marRight w:val="0"/>
          <w:marTop w:val="0"/>
          <w:marBottom w:val="0"/>
          <w:divBdr>
            <w:top w:val="none" w:sz="0" w:space="0" w:color="auto"/>
            <w:left w:val="none" w:sz="0" w:space="0" w:color="auto"/>
            <w:bottom w:val="none" w:sz="0" w:space="0" w:color="auto"/>
            <w:right w:val="none" w:sz="0" w:space="0" w:color="auto"/>
          </w:divBdr>
        </w:div>
        <w:div w:id="67122174">
          <w:marLeft w:val="640"/>
          <w:marRight w:val="0"/>
          <w:marTop w:val="0"/>
          <w:marBottom w:val="0"/>
          <w:divBdr>
            <w:top w:val="none" w:sz="0" w:space="0" w:color="auto"/>
            <w:left w:val="none" w:sz="0" w:space="0" w:color="auto"/>
            <w:bottom w:val="none" w:sz="0" w:space="0" w:color="auto"/>
            <w:right w:val="none" w:sz="0" w:space="0" w:color="auto"/>
          </w:divBdr>
        </w:div>
        <w:div w:id="709577146">
          <w:marLeft w:val="640"/>
          <w:marRight w:val="0"/>
          <w:marTop w:val="0"/>
          <w:marBottom w:val="0"/>
          <w:divBdr>
            <w:top w:val="none" w:sz="0" w:space="0" w:color="auto"/>
            <w:left w:val="none" w:sz="0" w:space="0" w:color="auto"/>
            <w:bottom w:val="none" w:sz="0" w:space="0" w:color="auto"/>
            <w:right w:val="none" w:sz="0" w:space="0" w:color="auto"/>
          </w:divBdr>
        </w:div>
        <w:div w:id="1980382246">
          <w:marLeft w:val="640"/>
          <w:marRight w:val="0"/>
          <w:marTop w:val="0"/>
          <w:marBottom w:val="0"/>
          <w:divBdr>
            <w:top w:val="none" w:sz="0" w:space="0" w:color="auto"/>
            <w:left w:val="none" w:sz="0" w:space="0" w:color="auto"/>
            <w:bottom w:val="none" w:sz="0" w:space="0" w:color="auto"/>
            <w:right w:val="none" w:sz="0" w:space="0" w:color="auto"/>
          </w:divBdr>
        </w:div>
        <w:div w:id="300578361">
          <w:marLeft w:val="640"/>
          <w:marRight w:val="0"/>
          <w:marTop w:val="0"/>
          <w:marBottom w:val="0"/>
          <w:divBdr>
            <w:top w:val="none" w:sz="0" w:space="0" w:color="auto"/>
            <w:left w:val="none" w:sz="0" w:space="0" w:color="auto"/>
            <w:bottom w:val="none" w:sz="0" w:space="0" w:color="auto"/>
            <w:right w:val="none" w:sz="0" w:space="0" w:color="auto"/>
          </w:divBdr>
        </w:div>
        <w:div w:id="316879900">
          <w:marLeft w:val="640"/>
          <w:marRight w:val="0"/>
          <w:marTop w:val="0"/>
          <w:marBottom w:val="0"/>
          <w:divBdr>
            <w:top w:val="none" w:sz="0" w:space="0" w:color="auto"/>
            <w:left w:val="none" w:sz="0" w:space="0" w:color="auto"/>
            <w:bottom w:val="none" w:sz="0" w:space="0" w:color="auto"/>
            <w:right w:val="none" w:sz="0" w:space="0" w:color="auto"/>
          </w:divBdr>
        </w:div>
        <w:div w:id="894465796">
          <w:marLeft w:val="640"/>
          <w:marRight w:val="0"/>
          <w:marTop w:val="0"/>
          <w:marBottom w:val="0"/>
          <w:divBdr>
            <w:top w:val="none" w:sz="0" w:space="0" w:color="auto"/>
            <w:left w:val="none" w:sz="0" w:space="0" w:color="auto"/>
            <w:bottom w:val="none" w:sz="0" w:space="0" w:color="auto"/>
            <w:right w:val="none" w:sz="0" w:space="0" w:color="auto"/>
          </w:divBdr>
        </w:div>
        <w:div w:id="1887059099">
          <w:marLeft w:val="640"/>
          <w:marRight w:val="0"/>
          <w:marTop w:val="0"/>
          <w:marBottom w:val="0"/>
          <w:divBdr>
            <w:top w:val="none" w:sz="0" w:space="0" w:color="auto"/>
            <w:left w:val="none" w:sz="0" w:space="0" w:color="auto"/>
            <w:bottom w:val="none" w:sz="0" w:space="0" w:color="auto"/>
            <w:right w:val="none" w:sz="0" w:space="0" w:color="auto"/>
          </w:divBdr>
        </w:div>
        <w:div w:id="309015752">
          <w:marLeft w:val="640"/>
          <w:marRight w:val="0"/>
          <w:marTop w:val="0"/>
          <w:marBottom w:val="0"/>
          <w:divBdr>
            <w:top w:val="none" w:sz="0" w:space="0" w:color="auto"/>
            <w:left w:val="none" w:sz="0" w:space="0" w:color="auto"/>
            <w:bottom w:val="none" w:sz="0" w:space="0" w:color="auto"/>
            <w:right w:val="none" w:sz="0" w:space="0" w:color="auto"/>
          </w:divBdr>
        </w:div>
        <w:div w:id="12928588">
          <w:marLeft w:val="640"/>
          <w:marRight w:val="0"/>
          <w:marTop w:val="0"/>
          <w:marBottom w:val="0"/>
          <w:divBdr>
            <w:top w:val="none" w:sz="0" w:space="0" w:color="auto"/>
            <w:left w:val="none" w:sz="0" w:space="0" w:color="auto"/>
            <w:bottom w:val="none" w:sz="0" w:space="0" w:color="auto"/>
            <w:right w:val="none" w:sz="0" w:space="0" w:color="auto"/>
          </w:divBdr>
        </w:div>
        <w:div w:id="2053650751">
          <w:marLeft w:val="640"/>
          <w:marRight w:val="0"/>
          <w:marTop w:val="0"/>
          <w:marBottom w:val="0"/>
          <w:divBdr>
            <w:top w:val="none" w:sz="0" w:space="0" w:color="auto"/>
            <w:left w:val="none" w:sz="0" w:space="0" w:color="auto"/>
            <w:bottom w:val="none" w:sz="0" w:space="0" w:color="auto"/>
            <w:right w:val="none" w:sz="0" w:space="0" w:color="auto"/>
          </w:divBdr>
        </w:div>
        <w:div w:id="1045712688">
          <w:marLeft w:val="640"/>
          <w:marRight w:val="0"/>
          <w:marTop w:val="0"/>
          <w:marBottom w:val="0"/>
          <w:divBdr>
            <w:top w:val="none" w:sz="0" w:space="0" w:color="auto"/>
            <w:left w:val="none" w:sz="0" w:space="0" w:color="auto"/>
            <w:bottom w:val="none" w:sz="0" w:space="0" w:color="auto"/>
            <w:right w:val="none" w:sz="0" w:space="0" w:color="auto"/>
          </w:divBdr>
        </w:div>
        <w:div w:id="1054869">
          <w:marLeft w:val="640"/>
          <w:marRight w:val="0"/>
          <w:marTop w:val="0"/>
          <w:marBottom w:val="0"/>
          <w:divBdr>
            <w:top w:val="none" w:sz="0" w:space="0" w:color="auto"/>
            <w:left w:val="none" w:sz="0" w:space="0" w:color="auto"/>
            <w:bottom w:val="none" w:sz="0" w:space="0" w:color="auto"/>
            <w:right w:val="none" w:sz="0" w:space="0" w:color="auto"/>
          </w:divBdr>
        </w:div>
        <w:div w:id="705182404">
          <w:marLeft w:val="640"/>
          <w:marRight w:val="0"/>
          <w:marTop w:val="0"/>
          <w:marBottom w:val="0"/>
          <w:divBdr>
            <w:top w:val="none" w:sz="0" w:space="0" w:color="auto"/>
            <w:left w:val="none" w:sz="0" w:space="0" w:color="auto"/>
            <w:bottom w:val="none" w:sz="0" w:space="0" w:color="auto"/>
            <w:right w:val="none" w:sz="0" w:space="0" w:color="auto"/>
          </w:divBdr>
        </w:div>
        <w:div w:id="53507085">
          <w:marLeft w:val="640"/>
          <w:marRight w:val="0"/>
          <w:marTop w:val="0"/>
          <w:marBottom w:val="0"/>
          <w:divBdr>
            <w:top w:val="none" w:sz="0" w:space="0" w:color="auto"/>
            <w:left w:val="none" w:sz="0" w:space="0" w:color="auto"/>
            <w:bottom w:val="none" w:sz="0" w:space="0" w:color="auto"/>
            <w:right w:val="none" w:sz="0" w:space="0" w:color="auto"/>
          </w:divBdr>
        </w:div>
        <w:div w:id="852956153">
          <w:marLeft w:val="640"/>
          <w:marRight w:val="0"/>
          <w:marTop w:val="0"/>
          <w:marBottom w:val="0"/>
          <w:divBdr>
            <w:top w:val="none" w:sz="0" w:space="0" w:color="auto"/>
            <w:left w:val="none" w:sz="0" w:space="0" w:color="auto"/>
            <w:bottom w:val="none" w:sz="0" w:space="0" w:color="auto"/>
            <w:right w:val="none" w:sz="0" w:space="0" w:color="auto"/>
          </w:divBdr>
        </w:div>
        <w:div w:id="969047272">
          <w:marLeft w:val="640"/>
          <w:marRight w:val="0"/>
          <w:marTop w:val="0"/>
          <w:marBottom w:val="0"/>
          <w:divBdr>
            <w:top w:val="none" w:sz="0" w:space="0" w:color="auto"/>
            <w:left w:val="none" w:sz="0" w:space="0" w:color="auto"/>
            <w:bottom w:val="none" w:sz="0" w:space="0" w:color="auto"/>
            <w:right w:val="none" w:sz="0" w:space="0" w:color="auto"/>
          </w:divBdr>
        </w:div>
        <w:div w:id="2095007952">
          <w:marLeft w:val="640"/>
          <w:marRight w:val="0"/>
          <w:marTop w:val="0"/>
          <w:marBottom w:val="0"/>
          <w:divBdr>
            <w:top w:val="none" w:sz="0" w:space="0" w:color="auto"/>
            <w:left w:val="none" w:sz="0" w:space="0" w:color="auto"/>
            <w:bottom w:val="none" w:sz="0" w:space="0" w:color="auto"/>
            <w:right w:val="none" w:sz="0" w:space="0" w:color="auto"/>
          </w:divBdr>
        </w:div>
        <w:div w:id="2052416724">
          <w:marLeft w:val="640"/>
          <w:marRight w:val="0"/>
          <w:marTop w:val="0"/>
          <w:marBottom w:val="0"/>
          <w:divBdr>
            <w:top w:val="none" w:sz="0" w:space="0" w:color="auto"/>
            <w:left w:val="none" w:sz="0" w:space="0" w:color="auto"/>
            <w:bottom w:val="none" w:sz="0" w:space="0" w:color="auto"/>
            <w:right w:val="none" w:sz="0" w:space="0" w:color="auto"/>
          </w:divBdr>
        </w:div>
        <w:div w:id="1180436113">
          <w:marLeft w:val="640"/>
          <w:marRight w:val="0"/>
          <w:marTop w:val="0"/>
          <w:marBottom w:val="0"/>
          <w:divBdr>
            <w:top w:val="none" w:sz="0" w:space="0" w:color="auto"/>
            <w:left w:val="none" w:sz="0" w:space="0" w:color="auto"/>
            <w:bottom w:val="none" w:sz="0" w:space="0" w:color="auto"/>
            <w:right w:val="none" w:sz="0" w:space="0" w:color="auto"/>
          </w:divBdr>
        </w:div>
        <w:div w:id="1845124705">
          <w:marLeft w:val="640"/>
          <w:marRight w:val="0"/>
          <w:marTop w:val="0"/>
          <w:marBottom w:val="0"/>
          <w:divBdr>
            <w:top w:val="none" w:sz="0" w:space="0" w:color="auto"/>
            <w:left w:val="none" w:sz="0" w:space="0" w:color="auto"/>
            <w:bottom w:val="none" w:sz="0" w:space="0" w:color="auto"/>
            <w:right w:val="none" w:sz="0" w:space="0" w:color="auto"/>
          </w:divBdr>
        </w:div>
        <w:div w:id="1495609112">
          <w:marLeft w:val="640"/>
          <w:marRight w:val="0"/>
          <w:marTop w:val="0"/>
          <w:marBottom w:val="0"/>
          <w:divBdr>
            <w:top w:val="none" w:sz="0" w:space="0" w:color="auto"/>
            <w:left w:val="none" w:sz="0" w:space="0" w:color="auto"/>
            <w:bottom w:val="none" w:sz="0" w:space="0" w:color="auto"/>
            <w:right w:val="none" w:sz="0" w:space="0" w:color="auto"/>
          </w:divBdr>
        </w:div>
        <w:div w:id="1078594087">
          <w:marLeft w:val="640"/>
          <w:marRight w:val="0"/>
          <w:marTop w:val="0"/>
          <w:marBottom w:val="0"/>
          <w:divBdr>
            <w:top w:val="none" w:sz="0" w:space="0" w:color="auto"/>
            <w:left w:val="none" w:sz="0" w:space="0" w:color="auto"/>
            <w:bottom w:val="none" w:sz="0" w:space="0" w:color="auto"/>
            <w:right w:val="none" w:sz="0" w:space="0" w:color="auto"/>
          </w:divBdr>
        </w:div>
        <w:div w:id="1988244847">
          <w:marLeft w:val="640"/>
          <w:marRight w:val="0"/>
          <w:marTop w:val="0"/>
          <w:marBottom w:val="0"/>
          <w:divBdr>
            <w:top w:val="none" w:sz="0" w:space="0" w:color="auto"/>
            <w:left w:val="none" w:sz="0" w:space="0" w:color="auto"/>
            <w:bottom w:val="none" w:sz="0" w:space="0" w:color="auto"/>
            <w:right w:val="none" w:sz="0" w:space="0" w:color="auto"/>
          </w:divBdr>
        </w:div>
        <w:div w:id="1770469245">
          <w:marLeft w:val="640"/>
          <w:marRight w:val="0"/>
          <w:marTop w:val="0"/>
          <w:marBottom w:val="0"/>
          <w:divBdr>
            <w:top w:val="none" w:sz="0" w:space="0" w:color="auto"/>
            <w:left w:val="none" w:sz="0" w:space="0" w:color="auto"/>
            <w:bottom w:val="none" w:sz="0" w:space="0" w:color="auto"/>
            <w:right w:val="none" w:sz="0" w:space="0" w:color="auto"/>
          </w:divBdr>
        </w:div>
        <w:div w:id="1387680803">
          <w:marLeft w:val="640"/>
          <w:marRight w:val="0"/>
          <w:marTop w:val="0"/>
          <w:marBottom w:val="0"/>
          <w:divBdr>
            <w:top w:val="none" w:sz="0" w:space="0" w:color="auto"/>
            <w:left w:val="none" w:sz="0" w:space="0" w:color="auto"/>
            <w:bottom w:val="none" w:sz="0" w:space="0" w:color="auto"/>
            <w:right w:val="none" w:sz="0" w:space="0" w:color="auto"/>
          </w:divBdr>
        </w:div>
        <w:div w:id="1380781148">
          <w:marLeft w:val="640"/>
          <w:marRight w:val="0"/>
          <w:marTop w:val="0"/>
          <w:marBottom w:val="0"/>
          <w:divBdr>
            <w:top w:val="none" w:sz="0" w:space="0" w:color="auto"/>
            <w:left w:val="none" w:sz="0" w:space="0" w:color="auto"/>
            <w:bottom w:val="none" w:sz="0" w:space="0" w:color="auto"/>
            <w:right w:val="none" w:sz="0" w:space="0" w:color="auto"/>
          </w:divBdr>
        </w:div>
        <w:div w:id="1139106866">
          <w:marLeft w:val="640"/>
          <w:marRight w:val="0"/>
          <w:marTop w:val="0"/>
          <w:marBottom w:val="0"/>
          <w:divBdr>
            <w:top w:val="none" w:sz="0" w:space="0" w:color="auto"/>
            <w:left w:val="none" w:sz="0" w:space="0" w:color="auto"/>
            <w:bottom w:val="none" w:sz="0" w:space="0" w:color="auto"/>
            <w:right w:val="none" w:sz="0" w:space="0" w:color="auto"/>
          </w:divBdr>
        </w:div>
        <w:div w:id="1773284351">
          <w:marLeft w:val="640"/>
          <w:marRight w:val="0"/>
          <w:marTop w:val="0"/>
          <w:marBottom w:val="0"/>
          <w:divBdr>
            <w:top w:val="none" w:sz="0" w:space="0" w:color="auto"/>
            <w:left w:val="none" w:sz="0" w:space="0" w:color="auto"/>
            <w:bottom w:val="none" w:sz="0" w:space="0" w:color="auto"/>
            <w:right w:val="none" w:sz="0" w:space="0" w:color="auto"/>
          </w:divBdr>
        </w:div>
        <w:div w:id="1496385521">
          <w:marLeft w:val="640"/>
          <w:marRight w:val="0"/>
          <w:marTop w:val="0"/>
          <w:marBottom w:val="0"/>
          <w:divBdr>
            <w:top w:val="none" w:sz="0" w:space="0" w:color="auto"/>
            <w:left w:val="none" w:sz="0" w:space="0" w:color="auto"/>
            <w:bottom w:val="none" w:sz="0" w:space="0" w:color="auto"/>
            <w:right w:val="none" w:sz="0" w:space="0" w:color="auto"/>
          </w:divBdr>
        </w:div>
        <w:div w:id="1031959378">
          <w:marLeft w:val="640"/>
          <w:marRight w:val="0"/>
          <w:marTop w:val="0"/>
          <w:marBottom w:val="0"/>
          <w:divBdr>
            <w:top w:val="none" w:sz="0" w:space="0" w:color="auto"/>
            <w:left w:val="none" w:sz="0" w:space="0" w:color="auto"/>
            <w:bottom w:val="none" w:sz="0" w:space="0" w:color="auto"/>
            <w:right w:val="none" w:sz="0" w:space="0" w:color="auto"/>
          </w:divBdr>
        </w:div>
        <w:div w:id="1265771625">
          <w:marLeft w:val="640"/>
          <w:marRight w:val="0"/>
          <w:marTop w:val="0"/>
          <w:marBottom w:val="0"/>
          <w:divBdr>
            <w:top w:val="none" w:sz="0" w:space="0" w:color="auto"/>
            <w:left w:val="none" w:sz="0" w:space="0" w:color="auto"/>
            <w:bottom w:val="none" w:sz="0" w:space="0" w:color="auto"/>
            <w:right w:val="none" w:sz="0" w:space="0" w:color="auto"/>
          </w:divBdr>
        </w:div>
        <w:div w:id="1768119091">
          <w:marLeft w:val="640"/>
          <w:marRight w:val="0"/>
          <w:marTop w:val="0"/>
          <w:marBottom w:val="0"/>
          <w:divBdr>
            <w:top w:val="none" w:sz="0" w:space="0" w:color="auto"/>
            <w:left w:val="none" w:sz="0" w:space="0" w:color="auto"/>
            <w:bottom w:val="none" w:sz="0" w:space="0" w:color="auto"/>
            <w:right w:val="none" w:sz="0" w:space="0" w:color="auto"/>
          </w:divBdr>
        </w:div>
        <w:div w:id="1647129049">
          <w:marLeft w:val="640"/>
          <w:marRight w:val="0"/>
          <w:marTop w:val="0"/>
          <w:marBottom w:val="0"/>
          <w:divBdr>
            <w:top w:val="none" w:sz="0" w:space="0" w:color="auto"/>
            <w:left w:val="none" w:sz="0" w:space="0" w:color="auto"/>
            <w:bottom w:val="none" w:sz="0" w:space="0" w:color="auto"/>
            <w:right w:val="none" w:sz="0" w:space="0" w:color="auto"/>
          </w:divBdr>
        </w:div>
        <w:div w:id="1897280701">
          <w:marLeft w:val="640"/>
          <w:marRight w:val="0"/>
          <w:marTop w:val="0"/>
          <w:marBottom w:val="0"/>
          <w:divBdr>
            <w:top w:val="none" w:sz="0" w:space="0" w:color="auto"/>
            <w:left w:val="none" w:sz="0" w:space="0" w:color="auto"/>
            <w:bottom w:val="none" w:sz="0" w:space="0" w:color="auto"/>
            <w:right w:val="none" w:sz="0" w:space="0" w:color="auto"/>
          </w:divBdr>
        </w:div>
        <w:div w:id="1310480038">
          <w:marLeft w:val="640"/>
          <w:marRight w:val="0"/>
          <w:marTop w:val="0"/>
          <w:marBottom w:val="0"/>
          <w:divBdr>
            <w:top w:val="none" w:sz="0" w:space="0" w:color="auto"/>
            <w:left w:val="none" w:sz="0" w:space="0" w:color="auto"/>
            <w:bottom w:val="none" w:sz="0" w:space="0" w:color="auto"/>
            <w:right w:val="none" w:sz="0" w:space="0" w:color="auto"/>
          </w:divBdr>
        </w:div>
        <w:div w:id="1391346595">
          <w:marLeft w:val="640"/>
          <w:marRight w:val="0"/>
          <w:marTop w:val="0"/>
          <w:marBottom w:val="0"/>
          <w:divBdr>
            <w:top w:val="none" w:sz="0" w:space="0" w:color="auto"/>
            <w:left w:val="none" w:sz="0" w:space="0" w:color="auto"/>
            <w:bottom w:val="none" w:sz="0" w:space="0" w:color="auto"/>
            <w:right w:val="none" w:sz="0" w:space="0" w:color="auto"/>
          </w:divBdr>
        </w:div>
        <w:div w:id="1550845627">
          <w:marLeft w:val="640"/>
          <w:marRight w:val="0"/>
          <w:marTop w:val="0"/>
          <w:marBottom w:val="0"/>
          <w:divBdr>
            <w:top w:val="none" w:sz="0" w:space="0" w:color="auto"/>
            <w:left w:val="none" w:sz="0" w:space="0" w:color="auto"/>
            <w:bottom w:val="none" w:sz="0" w:space="0" w:color="auto"/>
            <w:right w:val="none" w:sz="0" w:space="0" w:color="auto"/>
          </w:divBdr>
        </w:div>
        <w:div w:id="848518622">
          <w:marLeft w:val="640"/>
          <w:marRight w:val="0"/>
          <w:marTop w:val="0"/>
          <w:marBottom w:val="0"/>
          <w:divBdr>
            <w:top w:val="none" w:sz="0" w:space="0" w:color="auto"/>
            <w:left w:val="none" w:sz="0" w:space="0" w:color="auto"/>
            <w:bottom w:val="none" w:sz="0" w:space="0" w:color="auto"/>
            <w:right w:val="none" w:sz="0" w:space="0" w:color="auto"/>
          </w:divBdr>
        </w:div>
        <w:div w:id="839388734">
          <w:marLeft w:val="640"/>
          <w:marRight w:val="0"/>
          <w:marTop w:val="0"/>
          <w:marBottom w:val="0"/>
          <w:divBdr>
            <w:top w:val="none" w:sz="0" w:space="0" w:color="auto"/>
            <w:left w:val="none" w:sz="0" w:space="0" w:color="auto"/>
            <w:bottom w:val="none" w:sz="0" w:space="0" w:color="auto"/>
            <w:right w:val="none" w:sz="0" w:space="0" w:color="auto"/>
          </w:divBdr>
        </w:div>
        <w:div w:id="1563171537">
          <w:marLeft w:val="640"/>
          <w:marRight w:val="0"/>
          <w:marTop w:val="0"/>
          <w:marBottom w:val="0"/>
          <w:divBdr>
            <w:top w:val="none" w:sz="0" w:space="0" w:color="auto"/>
            <w:left w:val="none" w:sz="0" w:space="0" w:color="auto"/>
            <w:bottom w:val="none" w:sz="0" w:space="0" w:color="auto"/>
            <w:right w:val="none" w:sz="0" w:space="0" w:color="auto"/>
          </w:divBdr>
        </w:div>
        <w:div w:id="1206989032">
          <w:marLeft w:val="640"/>
          <w:marRight w:val="0"/>
          <w:marTop w:val="0"/>
          <w:marBottom w:val="0"/>
          <w:divBdr>
            <w:top w:val="none" w:sz="0" w:space="0" w:color="auto"/>
            <w:left w:val="none" w:sz="0" w:space="0" w:color="auto"/>
            <w:bottom w:val="none" w:sz="0" w:space="0" w:color="auto"/>
            <w:right w:val="none" w:sz="0" w:space="0" w:color="auto"/>
          </w:divBdr>
        </w:div>
        <w:div w:id="1504008003">
          <w:marLeft w:val="640"/>
          <w:marRight w:val="0"/>
          <w:marTop w:val="0"/>
          <w:marBottom w:val="0"/>
          <w:divBdr>
            <w:top w:val="none" w:sz="0" w:space="0" w:color="auto"/>
            <w:left w:val="none" w:sz="0" w:space="0" w:color="auto"/>
            <w:bottom w:val="none" w:sz="0" w:space="0" w:color="auto"/>
            <w:right w:val="none" w:sz="0" w:space="0" w:color="auto"/>
          </w:divBdr>
        </w:div>
        <w:div w:id="1208057824">
          <w:marLeft w:val="640"/>
          <w:marRight w:val="0"/>
          <w:marTop w:val="0"/>
          <w:marBottom w:val="0"/>
          <w:divBdr>
            <w:top w:val="none" w:sz="0" w:space="0" w:color="auto"/>
            <w:left w:val="none" w:sz="0" w:space="0" w:color="auto"/>
            <w:bottom w:val="none" w:sz="0" w:space="0" w:color="auto"/>
            <w:right w:val="none" w:sz="0" w:space="0" w:color="auto"/>
          </w:divBdr>
        </w:div>
        <w:div w:id="1742680301">
          <w:marLeft w:val="640"/>
          <w:marRight w:val="0"/>
          <w:marTop w:val="0"/>
          <w:marBottom w:val="0"/>
          <w:divBdr>
            <w:top w:val="none" w:sz="0" w:space="0" w:color="auto"/>
            <w:left w:val="none" w:sz="0" w:space="0" w:color="auto"/>
            <w:bottom w:val="none" w:sz="0" w:space="0" w:color="auto"/>
            <w:right w:val="none" w:sz="0" w:space="0" w:color="auto"/>
          </w:divBdr>
        </w:div>
        <w:div w:id="390075651">
          <w:marLeft w:val="640"/>
          <w:marRight w:val="0"/>
          <w:marTop w:val="0"/>
          <w:marBottom w:val="0"/>
          <w:divBdr>
            <w:top w:val="none" w:sz="0" w:space="0" w:color="auto"/>
            <w:left w:val="none" w:sz="0" w:space="0" w:color="auto"/>
            <w:bottom w:val="none" w:sz="0" w:space="0" w:color="auto"/>
            <w:right w:val="none" w:sz="0" w:space="0" w:color="auto"/>
          </w:divBdr>
        </w:div>
        <w:div w:id="421950606">
          <w:marLeft w:val="640"/>
          <w:marRight w:val="0"/>
          <w:marTop w:val="0"/>
          <w:marBottom w:val="0"/>
          <w:divBdr>
            <w:top w:val="none" w:sz="0" w:space="0" w:color="auto"/>
            <w:left w:val="none" w:sz="0" w:space="0" w:color="auto"/>
            <w:bottom w:val="none" w:sz="0" w:space="0" w:color="auto"/>
            <w:right w:val="none" w:sz="0" w:space="0" w:color="auto"/>
          </w:divBdr>
        </w:div>
        <w:div w:id="594094630">
          <w:marLeft w:val="640"/>
          <w:marRight w:val="0"/>
          <w:marTop w:val="0"/>
          <w:marBottom w:val="0"/>
          <w:divBdr>
            <w:top w:val="none" w:sz="0" w:space="0" w:color="auto"/>
            <w:left w:val="none" w:sz="0" w:space="0" w:color="auto"/>
            <w:bottom w:val="none" w:sz="0" w:space="0" w:color="auto"/>
            <w:right w:val="none" w:sz="0" w:space="0" w:color="auto"/>
          </w:divBdr>
        </w:div>
        <w:div w:id="280576816">
          <w:marLeft w:val="640"/>
          <w:marRight w:val="0"/>
          <w:marTop w:val="0"/>
          <w:marBottom w:val="0"/>
          <w:divBdr>
            <w:top w:val="none" w:sz="0" w:space="0" w:color="auto"/>
            <w:left w:val="none" w:sz="0" w:space="0" w:color="auto"/>
            <w:bottom w:val="none" w:sz="0" w:space="0" w:color="auto"/>
            <w:right w:val="none" w:sz="0" w:space="0" w:color="auto"/>
          </w:divBdr>
        </w:div>
        <w:div w:id="801654891">
          <w:marLeft w:val="640"/>
          <w:marRight w:val="0"/>
          <w:marTop w:val="0"/>
          <w:marBottom w:val="0"/>
          <w:divBdr>
            <w:top w:val="none" w:sz="0" w:space="0" w:color="auto"/>
            <w:left w:val="none" w:sz="0" w:space="0" w:color="auto"/>
            <w:bottom w:val="none" w:sz="0" w:space="0" w:color="auto"/>
            <w:right w:val="none" w:sz="0" w:space="0" w:color="auto"/>
          </w:divBdr>
        </w:div>
        <w:div w:id="1443569260">
          <w:marLeft w:val="640"/>
          <w:marRight w:val="0"/>
          <w:marTop w:val="0"/>
          <w:marBottom w:val="0"/>
          <w:divBdr>
            <w:top w:val="none" w:sz="0" w:space="0" w:color="auto"/>
            <w:left w:val="none" w:sz="0" w:space="0" w:color="auto"/>
            <w:bottom w:val="none" w:sz="0" w:space="0" w:color="auto"/>
            <w:right w:val="none" w:sz="0" w:space="0" w:color="auto"/>
          </w:divBdr>
        </w:div>
        <w:div w:id="663626539">
          <w:marLeft w:val="640"/>
          <w:marRight w:val="0"/>
          <w:marTop w:val="0"/>
          <w:marBottom w:val="0"/>
          <w:divBdr>
            <w:top w:val="none" w:sz="0" w:space="0" w:color="auto"/>
            <w:left w:val="none" w:sz="0" w:space="0" w:color="auto"/>
            <w:bottom w:val="none" w:sz="0" w:space="0" w:color="auto"/>
            <w:right w:val="none" w:sz="0" w:space="0" w:color="auto"/>
          </w:divBdr>
        </w:div>
        <w:div w:id="889924521">
          <w:marLeft w:val="640"/>
          <w:marRight w:val="0"/>
          <w:marTop w:val="0"/>
          <w:marBottom w:val="0"/>
          <w:divBdr>
            <w:top w:val="none" w:sz="0" w:space="0" w:color="auto"/>
            <w:left w:val="none" w:sz="0" w:space="0" w:color="auto"/>
            <w:bottom w:val="none" w:sz="0" w:space="0" w:color="auto"/>
            <w:right w:val="none" w:sz="0" w:space="0" w:color="auto"/>
          </w:divBdr>
        </w:div>
        <w:div w:id="44181562">
          <w:marLeft w:val="640"/>
          <w:marRight w:val="0"/>
          <w:marTop w:val="0"/>
          <w:marBottom w:val="0"/>
          <w:divBdr>
            <w:top w:val="none" w:sz="0" w:space="0" w:color="auto"/>
            <w:left w:val="none" w:sz="0" w:space="0" w:color="auto"/>
            <w:bottom w:val="none" w:sz="0" w:space="0" w:color="auto"/>
            <w:right w:val="none" w:sz="0" w:space="0" w:color="auto"/>
          </w:divBdr>
        </w:div>
        <w:div w:id="1082067149">
          <w:marLeft w:val="640"/>
          <w:marRight w:val="0"/>
          <w:marTop w:val="0"/>
          <w:marBottom w:val="0"/>
          <w:divBdr>
            <w:top w:val="none" w:sz="0" w:space="0" w:color="auto"/>
            <w:left w:val="none" w:sz="0" w:space="0" w:color="auto"/>
            <w:bottom w:val="none" w:sz="0" w:space="0" w:color="auto"/>
            <w:right w:val="none" w:sz="0" w:space="0" w:color="auto"/>
          </w:divBdr>
        </w:div>
        <w:div w:id="1021710625">
          <w:marLeft w:val="640"/>
          <w:marRight w:val="0"/>
          <w:marTop w:val="0"/>
          <w:marBottom w:val="0"/>
          <w:divBdr>
            <w:top w:val="none" w:sz="0" w:space="0" w:color="auto"/>
            <w:left w:val="none" w:sz="0" w:space="0" w:color="auto"/>
            <w:bottom w:val="none" w:sz="0" w:space="0" w:color="auto"/>
            <w:right w:val="none" w:sz="0" w:space="0" w:color="auto"/>
          </w:divBdr>
        </w:div>
        <w:div w:id="516431308">
          <w:marLeft w:val="640"/>
          <w:marRight w:val="0"/>
          <w:marTop w:val="0"/>
          <w:marBottom w:val="0"/>
          <w:divBdr>
            <w:top w:val="none" w:sz="0" w:space="0" w:color="auto"/>
            <w:left w:val="none" w:sz="0" w:space="0" w:color="auto"/>
            <w:bottom w:val="none" w:sz="0" w:space="0" w:color="auto"/>
            <w:right w:val="none" w:sz="0" w:space="0" w:color="auto"/>
          </w:divBdr>
        </w:div>
        <w:div w:id="416051746">
          <w:marLeft w:val="640"/>
          <w:marRight w:val="0"/>
          <w:marTop w:val="0"/>
          <w:marBottom w:val="0"/>
          <w:divBdr>
            <w:top w:val="none" w:sz="0" w:space="0" w:color="auto"/>
            <w:left w:val="none" w:sz="0" w:space="0" w:color="auto"/>
            <w:bottom w:val="none" w:sz="0" w:space="0" w:color="auto"/>
            <w:right w:val="none" w:sz="0" w:space="0" w:color="auto"/>
          </w:divBdr>
        </w:div>
        <w:div w:id="709495811">
          <w:marLeft w:val="640"/>
          <w:marRight w:val="0"/>
          <w:marTop w:val="0"/>
          <w:marBottom w:val="0"/>
          <w:divBdr>
            <w:top w:val="none" w:sz="0" w:space="0" w:color="auto"/>
            <w:left w:val="none" w:sz="0" w:space="0" w:color="auto"/>
            <w:bottom w:val="none" w:sz="0" w:space="0" w:color="auto"/>
            <w:right w:val="none" w:sz="0" w:space="0" w:color="auto"/>
          </w:divBdr>
        </w:div>
        <w:div w:id="1279605519">
          <w:marLeft w:val="640"/>
          <w:marRight w:val="0"/>
          <w:marTop w:val="0"/>
          <w:marBottom w:val="0"/>
          <w:divBdr>
            <w:top w:val="none" w:sz="0" w:space="0" w:color="auto"/>
            <w:left w:val="none" w:sz="0" w:space="0" w:color="auto"/>
            <w:bottom w:val="none" w:sz="0" w:space="0" w:color="auto"/>
            <w:right w:val="none" w:sz="0" w:space="0" w:color="auto"/>
          </w:divBdr>
        </w:div>
        <w:div w:id="1330981026">
          <w:marLeft w:val="640"/>
          <w:marRight w:val="0"/>
          <w:marTop w:val="0"/>
          <w:marBottom w:val="0"/>
          <w:divBdr>
            <w:top w:val="none" w:sz="0" w:space="0" w:color="auto"/>
            <w:left w:val="none" w:sz="0" w:space="0" w:color="auto"/>
            <w:bottom w:val="none" w:sz="0" w:space="0" w:color="auto"/>
            <w:right w:val="none" w:sz="0" w:space="0" w:color="auto"/>
          </w:divBdr>
        </w:div>
        <w:div w:id="1770613443">
          <w:marLeft w:val="640"/>
          <w:marRight w:val="0"/>
          <w:marTop w:val="0"/>
          <w:marBottom w:val="0"/>
          <w:divBdr>
            <w:top w:val="none" w:sz="0" w:space="0" w:color="auto"/>
            <w:left w:val="none" w:sz="0" w:space="0" w:color="auto"/>
            <w:bottom w:val="none" w:sz="0" w:space="0" w:color="auto"/>
            <w:right w:val="none" w:sz="0" w:space="0" w:color="auto"/>
          </w:divBdr>
        </w:div>
        <w:div w:id="1865316118">
          <w:marLeft w:val="640"/>
          <w:marRight w:val="0"/>
          <w:marTop w:val="0"/>
          <w:marBottom w:val="0"/>
          <w:divBdr>
            <w:top w:val="none" w:sz="0" w:space="0" w:color="auto"/>
            <w:left w:val="none" w:sz="0" w:space="0" w:color="auto"/>
            <w:bottom w:val="none" w:sz="0" w:space="0" w:color="auto"/>
            <w:right w:val="none" w:sz="0" w:space="0" w:color="auto"/>
          </w:divBdr>
        </w:div>
        <w:div w:id="577520531">
          <w:marLeft w:val="640"/>
          <w:marRight w:val="0"/>
          <w:marTop w:val="0"/>
          <w:marBottom w:val="0"/>
          <w:divBdr>
            <w:top w:val="none" w:sz="0" w:space="0" w:color="auto"/>
            <w:left w:val="none" w:sz="0" w:space="0" w:color="auto"/>
            <w:bottom w:val="none" w:sz="0" w:space="0" w:color="auto"/>
            <w:right w:val="none" w:sz="0" w:space="0" w:color="auto"/>
          </w:divBdr>
        </w:div>
        <w:div w:id="1737629316">
          <w:marLeft w:val="640"/>
          <w:marRight w:val="0"/>
          <w:marTop w:val="0"/>
          <w:marBottom w:val="0"/>
          <w:divBdr>
            <w:top w:val="none" w:sz="0" w:space="0" w:color="auto"/>
            <w:left w:val="none" w:sz="0" w:space="0" w:color="auto"/>
            <w:bottom w:val="none" w:sz="0" w:space="0" w:color="auto"/>
            <w:right w:val="none" w:sz="0" w:space="0" w:color="auto"/>
          </w:divBdr>
        </w:div>
        <w:div w:id="967859269">
          <w:marLeft w:val="640"/>
          <w:marRight w:val="0"/>
          <w:marTop w:val="0"/>
          <w:marBottom w:val="0"/>
          <w:divBdr>
            <w:top w:val="none" w:sz="0" w:space="0" w:color="auto"/>
            <w:left w:val="none" w:sz="0" w:space="0" w:color="auto"/>
            <w:bottom w:val="none" w:sz="0" w:space="0" w:color="auto"/>
            <w:right w:val="none" w:sz="0" w:space="0" w:color="auto"/>
          </w:divBdr>
        </w:div>
        <w:div w:id="1497450616">
          <w:marLeft w:val="640"/>
          <w:marRight w:val="0"/>
          <w:marTop w:val="0"/>
          <w:marBottom w:val="0"/>
          <w:divBdr>
            <w:top w:val="none" w:sz="0" w:space="0" w:color="auto"/>
            <w:left w:val="none" w:sz="0" w:space="0" w:color="auto"/>
            <w:bottom w:val="none" w:sz="0" w:space="0" w:color="auto"/>
            <w:right w:val="none" w:sz="0" w:space="0" w:color="auto"/>
          </w:divBdr>
        </w:div>
      </w:divsChild>
    </w:div>
    <w:div w:id="824786948">
      <w:bodyDiv w:val="1"/>
      <w:marLeft w:val="0"/>
      <w:marRight w:val="0"/>
      <w:marTop w:val="0"/>
      <w:marBottom w:val="0"/>
      <w:divBdr>
        <w:top w:val="none" w:sz="0" w:space="0" w:color="auto"/>
        <w:left w:val="none" w:sz="0" w:space="0" w:color="auto"/>
        <w:bottom w:val="none" w:sz="0" w:space="0" w:color="auto"/>
        <w:right w:val="none" w:sz="0" w:space="0" w:color="auto"/>
      </w:divBdr>
      <w:divsChild>
        <w:div w:id="583682648">
          <w:marLeft w:val="640"/>
          <w:marRight w:val="0"/>
          <w:marTop w:val="0"/>
          <w:marBottom w:val="0"/>
          <w:divBdr>
            <w:top w:val="none" w:sz="0" w:space="0" w:color="auto"/>
            <w:left w:val="none" w:sz="0" w:space="0" w:color="auto"/>
            <w:bottom w:val="none" w:sz="0" w:space="0" w:color="auto"/>
            <w:right w:val="none" w:sz="0" w:space="0" w:color="auto"/>
          </w:divBdr>
        </w:div>
        <w:div w:id="645354374">
          <w:marLeft w:val="640"/>
          <w:marRight w:val="0"/>
          <w:marTop w:val="0"/>
          <w:marBottom w:val="0"/>
          <w:divBdr>
            <w:top w:val="none" w:sz="0" w:space="0" w:color="auto"/>
            <w:left w:val="none" w:sz="0" w:space="0" w:color="auto"/>
            <w:bottom w:val="none" w:sz="0" w:space="0" w:color="auto"/>
            <w:right w:val="none" w:sz="0" w:space="0" w:color="auto"/>
          </w:divBdr>
        </w:div>
        <w:div w:id="1858763418">
          <w:marLeft w:val="640"/>
          <w:marRight w:val="0"/>
          <w:marTop w:val="0"/>
          <w:marBottom w:val="0"/>
          <w:divBdr>
            <w:top w:val="none" w:sz="0" w:space="0" w:color="auto"/>
            <w:left w:val="none" w:sz="0" w:space="0" w:color="auto"/>
            <w:bottom w:val="none" w:sz="0" w:space="0" w:color="auto"/>
            <w:right w:val="none" w:sz="0" w:space="0" w:color="auto"/>
          </w:divBdr>
        </w:div>
        <w:div w:id="68504586">
          <w:marLeft w:val="640"/>
          <w:marRight w:val="0"/>
          <w:marTop w:val="0"/>
          <w:marBottom w:val="0"/>
          <w:divBdr>
            <w:top w:val="none" w:sz="0" w:space="0" w:color="auto"/>
            <w:left w:val="none" w:sz="0" w:space="0" w:color="auto"/>
            <w:bottom w:val="none" w:sz="0" w:space="0" w:color="auto"/>
            <w:right w:val="none" w:sz="0" w:space="0" w:color="auto"/>
          </w:divBdr>
        </w:div>
        <w:div w:id="934091402">
          <w:marLeft w:val="640"/>
          <w:marRight w:val="0"/>
          <w:marTop w:val="0"/>
          <w:marBottom w:val="0"/>
          <w:divBdr>
            <w:top w:val="none" w:sz="0" w:space="0" w:color="auto"/>
            <w:left w:val="none" w:sz="0" w:space="0" w:color="auto"/>
            <w:bottom w:val="none" w:sz="0" w:space="0" w:color="auto"/>
            <w:right w:val="none" w:sz="0" w:space="0" w:color="auto"/>
          </w:divBdr>
        </w:div>
        <w:div w:id="524095852">
          <w:marLeft w:val="640"/>
          <w:marRight w:val="0"/>
          <w:marTop w:val="0"/>
          <w:marBottom w:val="0"/>
          <w:divBdr>
            <w:top w:val="none" w:sz="0" w:space="0" w:color="auto"/>
            <w:left w:val="none" w:sz="0" w:space="0" w:color="auto"/>
            <w:bottom w:val="none" w:sz="0" w:space="0" w:color="auto"/>
            <w:right w:val="none" w:sz="0" w:space="0" w:color="auto"/>
          </w:divBdr>
        </w:div>
        <w:div w:id="1727101267">
          <w:marLeft w:val="640"/>
          <w:marRight w:val="0"/>
          <w:marTop w:val="0"/>
          <w:marBottom w:val="0"/>
          <w:divBdr>
            <w:top w:val="none" w:sz="0" w:space="0" w:color="auto"/>
            <w:left w:val="none" w:sz="0" w:space="0" w:color="auto"/>
            <w:bottom w:val="none" w:sz="0" w:space="0" w:color="auto"/>
            <w:right w:val="none" w:sz="0" w:space="0" w:color="auto"/>
          </w:divBdr>
        </w:div>
        <w:div w:id="338193802">
          <w:marLeft w:val="640"/>
          <w:marRight w:val="0"/>
          <w:marTop w:val="0"/>
          <w:marBottom w:val="0"/>
          <w:divBdr>
            <w:top w:val="none" w:sz="0" w:space="0" w:color="auto"/>
            <w:left w:val="none" w:sz="0" w:space="0" w:color="auto"/>
            <w:bottom w:val="none" w:sz="0" w:space="0" w:color="auto"/>
            <w:right w:val="none" w:sz="0" w:space="0" w:color="auto"/>
          </w:divBdr>
        </w:div>
        <w:div w:id="1573739169">
          <w:marLeft w:val="640"/>
          <w:marRight w:val="0"/>
          <w:marTop w:val="0"/>
          <w:marBottom w:val="0"/>
          <w:divBdr>
            <w:top w:val="none" w:sz="0" w:space="0" w:color="auto"/>
            <w:left w:val="none" w:sz="0" w:space="0" w:color="auto"/>
            <w:bottom w:val="none" w:sz="0" w:space="0" w:color="auto"/>
            <w:right w:val="none" w:sz="0" w:space="0" w:color="auto"/>
          </w:divBdr>
        </w:div>
        <w:div w:id="19161644">
          <w:marLeft w:val="640"/>
          <w:marRight w:val="0"/>
          <w:marTop w:val="0"/>
          <w:marBottom w:val="0"/>
          <w:divBdr>
            <w:top w:val="none" w:sz="0" w:space="0" w:color="auto"/>
            <w:left w:val="none" w:sz="0" w:space="0" w:color="auto"/>
            <w:bottom w:val="none" w:sz="0" w:space="0" w:color="auto"/>
            <w:right w:val="none" w:sz="0" w:space="0" w:color="auto"/>
          </w:divBdr>
        </w:div>
        <w:div w:id="1270818296">
          <w:marLeft w:val="640"/>
          <w:marRight w:val="0"/>
          <w:marTop w:val="0"/>
          <w:marBottom w:val="0"/>
          <w:divBdr>
            <w:top w:val="none" w:sz="0" w:space="0" w:color="auto"/>
            <w:left w:val="none" w:sz="0" w:space="0" w:color="auto"/>
            <w:bottom w:val="none" w:sz="0" w:space="0" w:color="auto"/>
            <w:right w:val="none" w:sz="0" w:space="0" w:color="auto"/>
          </w:divBdr>
        </w:div>
        <w:div w:id="655911675">
          <w:marLeft w:val="640"/>
          <w:marRight w:val="0"/>
          <w:marTop w:val="0"/>
          <w:marBottom w:val="0"/>
          <w:divBdr>
            <w:top w:val="none" w:sz="0" w:space="0" w:color="auto"/>
            <w:left w:val="none" w:sz="0" w:space="0" w:color="auto"/>
            <w:bottom w:val="none" w:sz="0" w:space="0" w:color="auto"/>
            <w:right w:val="none" w:sz="0" w:space="0" w:color="auto"/>
          </w:divBdr>
        </w:div>
        <w:div w:id="1506894539">
          <w:marLeft w:val="640"/>
          <w:marRight w:val="0"/>
          <w:marTop w:val="0"/>
          <w:marBottom w:val="0"/>
          <w:divBdr>
            <w:top w:val="none" w:sz="0" w:space="0" w:color="auto"/>
            <w:left w:val="none" w:sz="0" w:space="0" w:color="auto"/>
            <w:bottom w:val="none" w:sz="0" w:space="0" w:color="auto"/>
            <w:right w:val="none" w:sz="0" w:space="0" w:color="auto"/>
          </w:divBdr>
        </w:div>
        <w:div w:id="1010063860">
          <w:marLeft w:val="640"/>
          <w:marRight w:val="0"/>
          <w:marTop w:val="0"/>
          <w:marBottom w:val="0"/>
          <w:divBdr>
            <w:top w:val="none" w:sz="0" w:space="0" w:color="auto"/>
            <w:left w:val="none" w:sz="0" w:space="0" w:color="auto"/>
            <w:bottom w:val="none" w:sz="0" w:space="0" w:color="auto"/>
            <w:right w:val="none" w:sz="0" w:space="0" w:color="auto"/>
          </w:divBdr>
        </w:div>
        <w:div w:id="400640160">
          <w:marLeft w:val="640"/>
          <w:marRight w:val="0"/>
          <w:marTop w:val="0"/>
          <w:marBottom w:val="0"/>
          <w:divBdr>
            <w:top w:val="none" w:sz="0" w:space="0" w:color="auto"/>
            <w:left w:val="none" w:sz="0" w:space="0" w:color="auto"/>
            <w:bottom w:val="none" w:sz="0" w:space="0" w:color="auto"/>
            <w:right w:val="none" w:sz="0" w:space="0" w:color="auto"/>
          </w:divBdr>
        </w:div>
        <w:div w:id="1040669960">
          <w:marLeft w:val="640"/>
          <w:marRight w:val="0"/>
          <w:marTop w:val="0"/>
          <w:marBottom w:val="0"/>
          <w:divBdr>
            <w:top w:val="none" w:sz="0" w:space="0" w:color="auto"/>
            <w:left w:val="none" w:sz="0" w:space="0" w:color="auto"/>
            <w:bottom w:val="none" w:sz="0" w:space="0" w:color="auto"/>
            <w:right w:val="none" w:sz="0" w:space="0" w:color="auto"/>
          </w:divBdr>
        </w:div>
        <w:div w:id="440882763">
          <w:marLeft w:val="640"/>
          <w:marRight w:val="0"/>
          <w:marTop w:val="0"/>
          <w:marBottom w:val="0"/>
          <w:divBdr>
            <w:top w:val="none" w:sz="0" w:space="0" w:color="auto"/>
            <w:left w:val="none" w:sz="0" w:space="0" w:color="auto"/>
            <w:bottom w:val="none" w:sz="0" w:space="0" w:color="auto"/>
            <w:right w:val="none" w:sz="0" w:space="0" w:color="auto"/>
          </w:divBdr>
        </w:div>
        <w:div w:id="668169789">
          <w:marLeft w:val="640"/>
          <w:marRight w:val="0"/>
          <w:marTop w:val="0"/>
          <w:marBottom w:val="0"/>
          <w:divBdr>
            <w:top w:val="none" w:sz="0" w:space="0" w:color="auto"/>
            <w:left w:val="none" w:sz="0" w:space="0" w:color="auto"/>
            <w:bottom w:val="none" w:sz="0" w:space="0" w:color="auto"/>
            <w:right w:val="none" w:sz="0" w:space="0" w:color="auto"/>
          </w:divBdr>
        </w:div>
        <w:div w:id="913470523">
          <w:marLeft w:val="640"/>
          <w:marRight w:val="0"/>
          <w:marTop w:val="0"/>
          <w:marBottom w:val="0"/>
          <w:divBdr>
            <w:top w:val="none" w:sz="0" w:space="0" w:color="auto"/>
            <w:left w:val="none" w:sz="0" w:space="0" w:color="auto"/>
            <w:bottom w:val="none" w:sz="0" w:space="0" w:color="auto"/>
            <w:right w:val="none" w:sz="0" w:space="0" w:color="auto"/>
          </w:divBdr>
        </w:div>
        <w:div w:id="447742006">
          <w:marLeft w:val="640"/>
          <w:marRight w:val="0"/>
          <w:marTop w:val="0"/>
          <w:marBottom w:val="0"/>
          <w:divBdr>
            <w:top w:val="none" w:sz="0" w:space="0" w:color="auto"/>
            <w:left w:val="none" w:sz="0" w:space="0" w:color="auto"/>
            <w:bottom w:val="none" w:sz="0" w:space="0" w:color="auto"/>
            <w:right w:val="none" w:sz="0" w:space="0" w:color="auto"/>
          </w:divBdr>
        </w:div>
        <w:div w:id="336930278">
          <w:marLeft w:val="640"/>
          <w:marRight w:val="0"/>
          <w:marTop w:val="0"/>
          <w:marBottom w:val="0"/>
          <w:divBdr>
            <w:top w:val="none" w:sz="0" w:space="0" w:color="auto"/>
            <w:left w:val="none" w:sz="0" w:space="0" w:color="auto"/>
            <w:bottom w:val="none" w:sz="0" w:space="0" w:color="auto"/>
            <w:right w:val="none" w:sz="0" w:space="0" w:color="auto"/>
          </w:divBdr>
        </w:div>
        <w:div w:id="2070612355">
          <w:marLeft w:val="640"/>
          <w:marRight w:val="0"/>
          <w:marTop w:val="0"/>
          <w:marBottom w:val="0"/>
          <w:divBdr>
            <w:top w:val="none" w:sz="0" w:space="0" w:color="auto"/>
            <w:left w:val="none" w:sz="0" w:space="0" w:color="auto"/>
            <w:bottom w:val="none" w:sz="0" w:space="0" w:color="auto"/>
            <w:right w:val="none" w:sz="0" w:space="0" w:color="auto"/>
          </w:divBdr>
        </w:div>
        <w:div w:id="27073053">
          <w:marLeft w:val="640"/>
          <w:marRight w:val="0"/>
          <w:marTop w:val="0"/>
          <w:marBottom w:val="0"/>
          <w:divBdr>
            <w:top w:val="none" w:sz="0" w:space="0" w:color="auto"/>
            <w:left w:val="none" w:sz="0" w:space="0" w:color="auto"/>
            <w:bottom w:val="none" w:sz="0" w:space="0" w:color="auto"/>
            <w:right w:val="none" w:sz="0" w:space="0" w:color="auto"/>
          </w:divBdr>
        </w:div>
        <w:div w:id="1368945842">
          <w:marLeft w:val="640"/>
          <w:marRight w:val="0"/>
          <w:marTop w:val="0"/>
          <w:marBottom w:val="0"/>
          <w:divBdr>
            <w:top w:val="none" w:sz="0" w:space="0" w:color="auto"/>
            <w:left w:val="none" w:sz="0" w:space="0" w:color="auto"/>
            <w:bottom w:val="none" w:sz="0" w:space="0" w:color="auto"/>
            <w:right w:val="none" w:sz="0" w:space="0" w:color="auto"/>
          </w:divBdr>
        </w:div>
        <w:div w:id="2043901887">
          <w:marLeft w:val="640"/>
          <w:marRight w:val="0"/>
          <w:marTop w:val="0"/>
          <w:marBottom w:val="0"/>
          <w:divBdr>
            <w:top w:val="none" w:sz="0" w:space="0" w:color="auto"/>
            <w:left w:val="none" w:sz="0" w:space="0" w:color="auto"/>
            <w:bottom w:val="none" w:sz="0" w:space="0" w:color="auto"/>
            <w:right w:val="none" w:sz="0" w:space="0" w:color="auto"/>
          </w:divBdr>
        </w:div>
        <w:div w:id="2071272852">
          <w:marLeft w:val="640"/>
          <w:marRight w:val="0"/>
          <w:marTop w:val="0"/>
          <w:marBottom w:val="0"/>
          <w:divBdr>
            <w:top w:val="none" w:sz="0" w:space="0" w:color="auto"/>
            <w:left w:val="none" w:sz="0" w:space="0" w:color="auto"/>
            <w:bottom w:val="none" w:sz="0" w:space="0" w:color="auto"/>
            <w:right w:val="none" w:sz="0" w:space="0" w:color="auto"/>
          </w:divBdr>
        </w:div>
        <w:div w:id="1359086125">
          <w:marLeft w:val="640"/>
          <w:marRight w:val="0"/>
          <w:marTop w:val="0"/>
          <w:marBottom w:val="0"/>
          <w:divBdr>
            <w:top w:val="none" w:sz="0" w:space="0" w:color="auto"/>
            <w:left w:val="none" w:sz="0" w:space="0" w:color="auto"/>
            <w:bottom w:val="none" w:sz="0" w:space="0" w:color="auto"/>
            <w:right w:val="none" w:sz="0" w:space="0" w:color="auto"/>
          </w:divBdr>
        </w:div>
        <w:div w:id="2055497829">
          <w:marLeft w:val="640"/>
          <w:marRight w:val="0"/>
          <w:marTop w:val="0"/>
          <w:marBottom w:val="0"/>
          <w:divBdr>
            <w:top w:val="none" w:sz="0" w:space="0" w:color="auto"/>
            <w:left w:val="none" w:sz="0" w:space="0" w:color="auto"/>
            <w:bottom w:val="none" w:sz="0" w:space="0" w:color="auto"/>
            <w:right w:val="none" w:sz="0" w:space="0" w:color="auto"/>
          </w:divBdr>
        </w:div>
        <w:div w:id="187060542">
          <w:marLeft w:val="640"/>
          <w:marRight w:val="0"/>
          <w:marTop w:val="0"/>
          <w:marBottom w:val="0"/>
          <w:divBdr>
            <w:top w:val="none" w:sz="0" w:space="0" w:color="auto"/>
            <w:left w:val="none" w:sz="0" w:space="0" w:color="auto"/>
            <w:bottom w:val="none" w:sz="0" w:space="0" w:color="auto"/>
            <w:right w:val="none" w:sz="0" w:space="0" w:color="auto"/>
          </w:divBdr>
        </w:div>
        <w:div w:id="1445154462">
          <w:marLeft w:val="640"/>
          <w:marRight w:val="0"/>
          <w:marTop w:val="0"/>
          <w:marBottom w:val="0"/>
          <w:divBdr>
            <w:top w:val="none" w:sz="0" w:space="0" w:color="auto"/>
            <w:left w:val="none" w:sz="0" w:space="0" w:color="auto"/>
            <w:bottom w:val="none" w:sz="0" w:space="0" w:color="auto"/>
            <w:right w:val="none" w:sz="0" w:space="0" w:color="auto"/>
          </w:divBdr>
        </w:div>
        <w:div w:id="695734618">
          <w:marLeft w:val="640"/>
          <w:marRight w:val="0"/>
          <w:marTop w:val="0"/>
          <w:marBottom w:val="0"/>
          <w:divBdr>
            <w:top w:val="none" w:sz="0" w:space="0" w:color="auto"/>
            <w:left w:val="none" w:sz="0" w:space="0" w:color="auto"/>
            <w:bottom w:val="none" w:sz="0" w:space="0" w:color="auto"/>
            <w:right w:val="none" w:sz="0" w:space="0" w:color="auto"/>
          </w:divBdr>
        </w:div>
        <w:div w:id="898201994">
          <w:marLeft w:val="640"/>
          <w:marRight w:val="0"/>
          <w:marTop w:val="0"/>
          <w:marBottom w:val="0"/>
          <w:divBdr>
            <w:top w:val="none" w:sz="0" w:space="0" w:color="auto"/>
            <w:left w:val="none" w:sz="0" w:space="0" w:color="auto"/>
            <w:bottom w:val="none" w:sz="0" w:space="0" w:color="auto"/>
            <w:right w:val="none" w:sz="0" w:space="0" w:color="auto"/>
          </w:divBdr>
        </w:div>
        <w:div w:id="1308046417">
          <w:marLeft w:val="640"/>
          <w:marRight w:val="0"/>
          <w:marTop w:val="0"/>
          <w:marBottom w:val="0"/>
          <w:divBdr>
            <w:top w:val="none" w:sz="0" w:space="0" w:color="auto"/>
            <w:left w:val="none" w:sz="0" w:space="0" w:color="auto"/>
            <w:bottom w:val="none" w:sz="0" w:space="0" w:color="auto"/>
            <w:right w:val="none" w:sz="0" w:space="0" w:color="auto"/>
          </w:divBdr>
        </w:div>
        <w:div w:id="455025750">
          <w:marLeft w:val="640"/>
          <w:marRight w:val="0"/>
          <w:marTop w:val="0"/>
          <w:marBottom w:val="0"/>
          <w:divBdr>
            <w:top w:val="none" w:sz="0" w:space="0" w:color="auto"/>
            <w:left w:val="none" w:sz="0" w:space="0" w:color="auto"/>
            <w:bottom w:val="none" w:sz="0" w:space="0" w:color="auto"/>
            <w:right w:val="none" w:sz="0" w:space="0" w:color="auto"/>
          </w:divBdr>
        </w:div>
        <w:div w:id="2030402978">
          <w:marLeft w:val="640"/>
          <w:marRight w:val="0"/>
          <w:marTop w:val="0"/>
          <w:marBottom w:val="0"/>
          <w:divBdr>
            <w:top w:val="none" w:sz="0" w:space="0" w:color="auto"/>
            <w:left w:val="none" w:sz="0" w:space="0" w:color="auto"/>
            <w:bottom w:val="none" w:sz="0" w:space="0" w:color="auto"/>
            <w:right w:val="none" w:sz="0" w:space="0" w:color="auto"/>
          </w:divBdr>
        </w:div>
        <w:div w:id="1332875133">
          <w:marLeft w:val="640"/>
          <w:marRight w:val="0"/>
          <w:marTop w:val="0"/>
          <w:marBottom w:val="0"/>
          <w:divBdr>
            <w:top w:val="none" w:sz="0" w:space="0" w:color="auto"/>
            <w:left w:val="none" w:sz="0" w:space="0" w:color="auto"/>
            <w:bottom w:val="none" w:sz="0" w:space="0" w:color="auto"/>
            <w:right w:val="none" w:sz="0" w:space="0" w:color="auto"/>
          </w:divBdr>
        </w:div>
        <w:div w:id="781926219">
          <w:marLeft w:val="640"/>
          <w:marRight w:val="0"/>
          <w:marTop w:val="0"/>
          <w:marBottom w:val="0"/>
          <w:divBdr>
            <w:top w:val="none" w:sz="0" w:space="0" w:color="auto"/>
            <w:left w:val="none" w:sz="0" w:space="0" w:color="auto"/>
            <w:bottom w:val="none" w:sz="0" w:space="0" w:color="auto"/>
            <w:right w:val="none" w:sz="0" w:space="0" w:color="auto"/>
          </w:divBdr>
        </w:div>
        <w:div w:id="749733583">
          <w:marLeft w:val="640"/>
          <w:marRight w:val="0"/>
          <w:marTop w:val="0"/>
          <w:marBottom w:val="0"/>
          <w:divBdr>
            <w:top w:val="none" w:sz="0" w:space="0" w:color="auto"/>
            <w:left w:val="none" w:sz="0" w:space="0" w:color="auto"/>
            <w:bottom w:val="none" w:sz="0" w:space="0" w:color="auto"/>
            <w:right w:val="none" w:sz="0" w:space="0" w:color="auto"/>
          </w:divBdr>
        </w:div>
        <w:div w:id="1311865865">
          <w:marLeft w:val="640"/>
          <w:marRight w:val="0"/>
          <w:marTop w:val="0"/>
          <w:marBottom w:val="0"/>
          <w:divBdr>
            <w:top w:val="none" w:sz="0" w:space="0" w:color="auto"/>
            <w:left w:val="none" w:sz="0" w:space="0" w:color="auto"/>
            <w:bottom w:val="none" w:sz="0" w:space="0" w:color="auto"/>
            <w:right w:val="none" w:sz="0" w:space="0" w:color="auto"/>
          </w:divBdr>
        </w:div>
        <w:div w:id="536242769">
          <w:marLeft w:val="640"/>
          <w:marRight w:val="0"/>
          <w:marTop w:val="0"/>
          <w:marBottom w:val="0"/>
          <w:divBdr>
            <w:top w:val="none" w:sz="0" w:space="0" w:color="auto"/>
            <w:left w:val="none" w:sz="0" w:space="0" w:color="auto"/>
            <w:bottom w:val="none" w:sz="0" w:space="0" w:color="auto"/>
            <w:right w:val="none" w:sz="0" w:space="0" w:color="auto"/>
          </w:divBdr>
        </w:div>
        <w:div w:id="1284923953">
          <w:marLeft w:val="640"/>
          <w:marRight w:val="0"/>
          <w:marTop w:val="0"/>
          <w:marBottom w:val="0"/>
          <w:divBdr>
            <w:top w:val="none" w:sz="0" w:space="0" w:color="auto"/>
            <w:left w:val="none" w:sz="0" w:space="0" w:color="auto"/>
            <w:bottom w:val="none" w:sz="0" w:space="0" w:color="auto"/>
            <w:right w:val="none" w:sz="0" w:space="0" w:color="auto"/>
          </w:divBdr>
        </w:div>
        <w:div w:id="192229665">
          <w:marLeft w:val="640"/>
          <w:marRight w:val="0"/>
          <w:marTop w:val="0"/>
          <w:marBottom w:val="0"/>
          <w:divBdr>
            <w:top w:val="none" w:sz="0" w:space="0" w:color="auto"/>
            <w:left w:val="none" w:sz="0" w:space="0" w:color="auto"/>
            <w:bottom w:val="none" w:sz="0" w:space="0" w:color="auto"/>
            <w:right w:val="none" w:sz="0" w:space="0" w:color="auto"/>
          </w:divBdr>
        </w:div>
        <w:div w:id="1518614435">
          <w:marLeft w:val="640"/>
          <w:marRight w:val="0"/>
          <w:marTop w:val="0"/>
          <w:marBottom w:val="0"/>
          <w:divBdr>
            <w:top w:val="none" w:sz="0" w:space="0" w:color="auto"/>
            <w:left w:val="none" w:sz="0" w:space="0" w:color="auto"/>
            <w:bottom w:val="none" w:sz="0" w:space="0" w:color="auto"/>
            <w:right w:val="none" w:sz="0" w:space="0" w:color="auto"/>
          </w:divBdr>
        </w:div>
        <w:div w:id="124469801">
          <w:marLeft w:val="640"/>
          <w:marRight w:val="0"/>
          <w:marTop w:val="0"/>
          <w:marBottom w:val="0"/>
          <w:divBdr>
            <w:top w:val="none" w:sz="0" w:space="0" w:color="auto"/>
            <w:left w:val="none" w:sz="0" w:space="0" w:color="auto"/>
            <w:bottom w:val="none" w:sz="0" w:space="0" w:color="auto"/>
            <w:right w:val="none" w:sz="0" w:space="0" w:color="auto"/>
          </w:divBdr>
        </w:div>
        <w:div w:id="1222670206">
          <w:marLeft w:val="640"/>
          <w:marRight w:val="0"/>
          <w:marTop w:val="0"/>
          <w:marBottom w:val="0"/>
          <w:divBdr>
            <w:top w:val="none" w:sz="0" w:space="0" w:color="auto"/>
            <w:left w:val="none" w:sz="0" w:space="0" w:color="auto"/>
            <w:bottom w:val="none" w:sz="0" w:space="0" w:color="auto"/>
            <w:right w:val="none" w:sz="0" w:space="0" w:color="auto"/>
          </w:divBdr>
        </w:div>
        <w:div w:id="1197887926">
          <w:marLeft w:val="640"/>
          <w:marRight w:val="0"/>
          <w:marTop w:val="0"/>
          <w:marBottom w:val="0"/>
          <w:divBdr>
            <w:top w:val="none" w:sz="0" w:space="0" w:color="auto"/>
            <w:left w:val="none" w:sz="0" w:space="0" w:color="auto"/>
            <w:bottom w:val="none" w:sz="0" w:space="0" w:color="auto"/>
            <w:right w:val="none" w:sz="0" w:space="0" w:color="auto"/>
          </w:divBdr>
        </w:div>
        <w:div w:id="1560824525">
          <w:marLeft w:val="640"/>
          <w:marRight w:val="0"/>
          <w:marTop w:val="0"/>
          <w:marBottom w:val="0"/>
          <w:divBdr>
            <w:top w:val="none" w:sz="0" w:space="0" w:color="auto"/>
            <w:left w:val="none" w:sz="0" w:space="0" w:color="auto"/>
            <w:bottom w:val="none" w:sz="0" w:space="0" w:color="auto"/>
            <w:right w:val="none" w:sz="0" w:space="0" w:color="auto"/>
          </w:divBdr>
        </w:div>
        <w:div w:id="1215313411">
          <w:marLeft w:val="640"/>
          <w:marRight w:val="0"/>
          <w:marTop w:val="0"/>
          <w:marBottom w:val="0"/>
          <w:divBdr>
            <w:top w:val="none" w:sz="0" w:space="0" w:color="auto"/>
            <w:left w:val="none" w:sz="0" w:space="0" w:color="auto"/>
            <w:bottom w:val="none" w:sz="0" w:space="0" w:color="auto"/>
            <w:right w:val="none" w:sz="0" w:space="0" w:color="auto"/>
          </w:divBdr>
        </w:div>
        <w:div w:id="622539525">
          <w:marLeft w:val="640"/>
          <w:marRight w:val="0"/>
          <w:marTop w:val="0"/>
          <w:marBottom w:val="0"/>
          <w:divBdr>
            <w:top w:val="none" w:sz="0" w:space="0" w:color="auto"/>
            <w:left w:val="none" w:sz="0" w:space="0" w:color="auto"/>
            <w:bottom w:val="none" w:sz="0" w:space="0" w:color="auto"/>
            <w:right w:val="none" w:sz="0" w:space="0" w:color="auto"/>
          </w:divBdr>
        </w:div>
        <w:div w:id="1663461547">
          <w:marLeft w:val="640"/>
          <w:marRight w:val="0"/>
          <w:marTop w:val="0"/>
          <w:marBottom w:val="0"/>
          <w:divBdr>
            <w:top w:val="none" w:sz="0" w:space="0" w:color="auto"/>
            <w:left w:val="none" w:sz="0" w:space="0" w:color="auto"/>
            <w:bottom w:val="none" w:sz="0" w:space="0" w:color="auto"/>
            <w:right w:val="none" w:sz="0" w:space="0" w:color="auto"/>
          </w:divBdr>
        </w:div>
        <w:div w:id="507018503">
          <w:marLeft w:val="640"/>
          <w:marRight w:val="0"/>
          <w:marTop w:val="0"/>
          <w:marBottom w:val="0"/>
          <w:divBdr>
            <w:top w:val="none" w:sz="0" w:space="0" w:color="auto"/>
            <w:left w:val="none" w:sz="0" w:space="0" w:color="auto"/>
            <w:bottom w:val="none" w:sz="0" w:space="0" w:color="auto"/>
            <w:right w:val="none" w:sz="0" w:space="0" w:color="auto"/>
          </w:divBdr>
        </w:div>
        <w:div w:id="524902163">
          <w:marLeft w:val="640"/>
          <w:marRight w:val="0"/>
          <w:marTop w:val="0"/>
          <w:marBottom w:val="0"/>
          <w:divBdr>
            <w:top w:val="none" w:sz="0" w:space="0" w:color="auto"/>
            <w:left w:val="none" w:sz="0" w:space="0" w:color="auto"/>
            <w:bottom w:val="none" w:sz="0" w:space="0" w:color="auto"/>
            <w:right w:val="none" w:sz="0" w:space="0" w:color="auto"/>
          </w:divBdr>
        </w:div>
        <w:div w:id="1852137608">
          <w:marLeft w:val="640"/>
          <w:marRight w:val="0"/>
          <w:marTop w:val="0"/>
          <w:marBottom w:val="0"/>
          <w:divBdr>
            <w:top w:val="none" w:sz="0" w:space="0" w:color="auto"/>
            <w:left w:val="none" w:sz="0" w:space="0" w:color="auto"/>
            <w:bottom w:val="none" w:sz="0" w:space="0" w:color="auto"/>
            <w:right w:val="none" w:sz="0" w:space="0" w:color="auto"/>
          </w:divBdr>
        </w:div>
        <w:div w:id="1794707933">
          <w:marLeft w:val="640"/>
          <w:marRight w:val="0"/>
          <w:marTop w:val="0"/>
          <w:marBottom w:val="0"/>
          <w:divBdr>
            <w:top w:val="none" w:sz="0" w:space="0" w:color="auto"/>
            <w:left w:val="none" w:sz="0" w:space="0" w:color="auto"/>
            <w:bottom w:val="none" w:sz="0" w:space="0" w:color="auto"/>
            <w:right w:val="none" w:sz="0" w:space="0" w:color="auto"/>
          </w:divBdr>
        </w:div>
        <w:div w:id="1670908440">
          <w:marLeft w:val="640"/>
          <w:marRight w:val="0"/>
          <w:marTop w:val="0"/>
          <w:marBottom w:val="0"/>
          <w:divBdr>
            <w:top w:val="none" w:sz="0" w:space="0" w:color="auto"/>
            <w:left w:val="none" w:sz="0" w:space="0" w:color="auto"/>
            <w:bottom w:val="none" w:sz="0" w:space="0" w:color="auto"/>
            <w:right w:val="none" w:sz="0" w:space="0" w:color="auto"/>
          </w:divBdr>
        </w:div>
        <w:div w:id="1158962217">
          <w:marLeft w:val="640"/>
          <w:marRight w:val="0"/>
          <w:marTop w:val="0"/>
          <w:marBottom w:val="0"/>
          <w:divBdr>
            <w:top w:val="none" w:sz="0" w:space="0" w:color="auto"/>
            <w:left w:val="none" w:sz="0" w:space="0" w:color="auto"/>
            <w:bottom w:val="none" w:sz="0" w:space="0" w:color="auto"/>
            <w:right w:val="none" w:sz="0" w:space="0" w:color="auto"/>
          </w:divBdr>
        </w:div>
        <w:div w:id="636452836">
          <w:marLeft w:val="640"/>
          <w:marRight w:val="0"/>
          <w:marTop w:val="0"/>
          <w:marBottom w:val="0"/>
          <w:divBdr>
            <w:top w:val="none" w:sz="0" w:space="0" w:color="auto"/>
            <w:left w:val="none" w:sz="0" w:space="0" w:color="auto"/>
            <w:bottom w:val="none" w:sz="0" w:space="0" w:color="auto"/>
            <w:right w:val="none" w:sz="0" w:space="0" w:color="auto"/>
          </w:divBdr>
        </w:div>
        <w:div w:id="1981038132">
          <w:marLeft w:val="640"/>
          <w:marRight w:val="0"/>
          <w:marTop w:val="0"/>
          <w:marBottom w:val="0"/>
          <w:divBdr>
            <w:top w:val="none" w:sz="0" w:space="0" w:color="auto"/>
            <w:left w:val="none" w:sz="0" w:space="0" w:color="auto"/>
            <w:bottom w:val="none" w:sz="0" w:space="0" w:color="auto"/>
            <w:right w:val="none" w:sz="0" w:space="0" w:color="auto"/>
          </w:divBdr>
        </w:div>
        <w:div w:id="1862888305">
          <w:marLeft w:val="640"/>
          <w:marRight w:val="0"/>
          <w:marTop w:val="0"/>
          <w:marBottom w:val="0"/>
          <w:divBdr>
            <w:top w:val="none" w:sz="0" w:space="0" w:color="auto"/>
            <w:left w:val="none" w:sz="0" w:space="0" w:color="auto"/>
            <w:bottom w:val="none" w:sz="0" w:space="0" w:color="auto"/>
            <w:right w:val="none" w:sz="0" w:space="0" w:color="auto"/>
          </w:divBdr>
        </w:div>
        <w:div w:id="98107606">
          <w:marLeft w:val="640"/>
          <w:marRight w:val="0"/>
          <w:marTop w:val="0"/>
          <w:marBottom w:val="0"/>
          <w:divBdr>
            <w:top w:val="none" w:sz="0" w:space="0" w:color="auto"/>
            <w:left w:val="none" w:sz="0" w:space="0" w:color="auto"/>
            <w:bottom w:val="none" w:sz="0" w:space="0" w:color="auto"/>
            <w:right w:val="none" w:sz="0" w:space="0" w:color="auto"/>
          </w:divBdr>
        </w:div>
        <w:div w:id="620114634">
          <w:marLeft w:val="640"/>
          <w:marRight w:val="0"/>
          <w:marTop w:val="0"/>
          <w:marBottom w:val="0"/>
          <w:divBdr>
            <w:top w:val="none" w:sz="0" w:space="0" w:color="auto"/>
            <w:left w:val="none" w:sz="0" w:space="0" w:color="auto"/>
            <w:bottom w:val="none" w:sz="0" w:space="0" w:color="auto"/>
            <w:right w:val="none" w:sz="0" w:space="0" w:color="auto"/>
          </w:divBdr>
        </w:div>
        <w:div w:id="260069496">
          <w:marLeft w:val="640"/>
          <w:marRight w:val="0"/>
          <w:marTop w:val="0"/>
          <w:marBottom w:val="0"/>
          <w:divBdr>
            <w:top w:val="none" w:sz="0" w:space="0" w:color="auto"/>
            <w:left w:val="none" w:sz="0" w:space="0" w:color="auto"/>
            <w:bottom w:val="none" w:sz="0" w:space="0" w:color="auto"/>
            <w:right w:val="none" w:sz="0" w:space="0" w:color="auto"/>
          </w:divBdr>
        </w:div>
        <w:div w:id="521360290">
          <w:marLeft w:val="640"/>
          <w:marRight w:val="0"/>
          <w:marTop w:val="0"/>
          <w:marBottom w:val="0"/>
          <w:divBdr>
            <w:top w:val="none" w:sz="0" w:space="0" w:color="auto"/>
            <w:left w:val="none" w:sz="0" w:space="0" w:color="auto"/>
            <w:bottom w:val="none" w:sz="0" w:space="0" w:color="auto"/>
            <w:right w:val="none" w:sz="0" w:space="0" w:color="auto"/>
          </w:divBdr>
        </w:div>
        <w:div w:id="2118939385">
          <w:marLeft w:val="640"/>
          <w:marRight w:val="0"/>
          <w:marTop w:val="0"/>
          <w:marBottom w:val="0"/>
          <w:divBdr>
            <w:top w:val="none" w:sz="0" w:space="0" w:color="auto"/>
            <w:left w:val="none" w:sz="0" w:space="0" w:color="auto"/>
            <w:bottom w:val="none" w:sz="0" w:space="0" w:color="auto"/>
            <w:right w:val="none" w:sz="0" w:space="0" w:color="auto"/>
          </w:divBdr>
        </w:div>
        <w:div w:id="1503083823">
          <w:marLeft w:val="640"/>
          <w:marRight w:val="0"/>
          <w:marTop w:val="0"/>
          <w:marBottom w:val="0"/>
          <w:divBdr>
            <w:top w:val="none" w:sz="0" w:space="0" w:color="auto"/>
            <w:left w:val="none" w:sz="0" w:space="0" w:color="auto"/>
            <w:bottom w:val="none" w:sz="0" w:space="0" w:color="auto"/>
            <w:right w:val="none" w:sz="0" w:space="0" w:color="auto"/>
          </w:divBdr>
        </w:div>
        <w:div w:id="1299144182">
          <w:marLeft w:val="640"/>
          <w:marRight w:val="0"/>
          <w:marTop w:val="0"/>
          <w:marBottom w:val="0"/>
          <w:divBdr>
            <w:top w:val="none" w:sz="0" w:space="0" w:color="auto"/>
            <w:left w:val="none" w:sz="0" w:space="0" w:color="auto"/>
            <w:bottom w:val="none" w:sz="0" w:space="0" w:color="auto"/>
            <w:right w:val="none" w:sz="0" w:space="0" w:color="auto"/>
          </w:divBdr>
        </w:div>
        <w:div w:id="1298800701">
          <w:marLeft w:val="640"/>
          <w:marRight w:val="0"/>
          <w:marTop w:val="0"/>
          <w:marBottom w:val="0"/>
          <w:divBdr>
            <w:top w:val="none" w:sz="0" w:space="0" w:color="auto"/>
            <w:left w:val="none" w:sz="0" w:space="0" w:color="auto"/>
            <w:bottom w:val="none" w:sz="0" w:space="0" w:color="auto"/>
            <w:right w:val="none" w:sz="0" w:space="0" w:color="auto"/>
          </w:divBdr>
        </w:div>
        <w:div w:id="1649476299">
          <w:marLeft w:val="640"/>
          <w:marRight w:val="0"/>
          <w:marTop w:val="0"/>
          <w:marBottom w:val="0"/>
          <w:divBdr>
            <w:top w:val="none" w:sz="0" w:space="0" w:color="auto"/>
            <w:left w:val="none" w:sz="0" w:space="0" w:color="auto"/>
            <w:bottom w:val="none" w:sz="0" w:space="0" w:color="auto"/>
            <w:right w:val="none" w:sz="0" w:space="0" w:color="auto"/>
          </w:divBdr>
        </w:div>
        <w:div w:id="551505907">
          <w:marLeft w:val="640"/>
          <w:marRight w:val="0"/>
          <w:marTop w:val="0"/>
          <w:marBottom w:val="0"/>
          <w:divBdr>
            <w:top w:val="none" w:sz="0" w:space="0" w:color="auto"/>
            <w:left w:val="none" w:sz="0" w:space="0" w:color="auto"/>
            <w:bottom w:val="none" w:sz="0" w:space="0" w:color="auto"/>
            <w:right w:val="none" w:sz="0" w:space="0" w:color="auto"/>
          </w:divBdr>
        </w:div>
        <w:div w:id="728190308">
          <w:marLeft w:val="640"/>
          <w:marRight w:val="0"/>
          <w:marTop w:val="0"/>
          <w:marBottom w:val="0"/>
          <w:divBdr>
            <w:top w:val="none" w:sz="0" w:space="0" w:color="auto"/>
            <w:left w:val="none" w:sz="0" w:space="0" w:color="auto"/>
            <w:bottom w:val="none" w:sz="0" w:space="0" w:color="auto"/>
            <w:right w:val="none" w:sz="0" w:space="0" w:color="auto"/>
          </w:divBdr>
        </w:div>
        <w:div w:id="316765354">
          <w:marLeft w:val="640"/>
          <w:marRight w:val="0"/>
          <w:marTop w:val="0"/>
          <w:marBottom w:val="0"/>
          <w:divBdr>
            <w:top w:val="none" w:sz="0" w:space="0" w:color="auto"/>
            <w:left w:val="none" w:sz="0" w:space="0" w:color="auto"/>
            <w:bottom w:val="none" w:sz="0" w:space="0" w:color="auto"/>
            <w:right w:val="none" w:sz="0" w:space="0" w:color="auto"/>
          </w:divBdr>
        </w:div>
        <w:div w:id="1211571772">
          <w:marLeft w:val="640"/>
          <w:marRight w:val="0"/>
          <w:marTop w:val="0"/>
          <w:marBottom w:val="0"/>
          <w:divBdr>
            <w:top w:val="none" w:sz="0" w:space="0" w:color="auto"/>
            <w:left w:val="none" w:sz="0" w:space="0" w:color="auto"/>
            <w:bottom w:val="none" w:sz="0" w:space="0" w:color="auto"/>
            <w:right w:val="none" w:sz="0" w:space="0" w:color="auto"/>
          </w:divBdr>
        </w:div>
        <w:div w:id="124662458">
          <w:marLeft w:val="640"/>
          <w:marRight w:val="0"/>
          <w:marTop w:val="0"/>
          <w:marBottom w:val="0"/>
          <w:divBdr>
            <w:top w:val="none" w:sz="0" w:space="0" w:color="auto"/>
            <w:left w:val="none" w:sz="0" w:space="0" w:color="auto"/>
            <w:bottom w:val="none" w:sz="0" w:space="0" w:color="auto"/>
            <w:right w:val="none" w:sz="0" w:space="0" w:color="auto"/>
          </w:divBdr>
        </w:div>
        <w:div w:id="758603715">
          <w:marLeft w:val="640"/>
          <w:marRight w:val="0"/>
          <w:marTop w:val="0"/>
          <w:marBottom w:val="0"/>
          <w:divBdr>
            <w:top w:val="none" w:sz="0" w:space="0" w:color="auto"/>
            <w:left w:val="none" w:sz="0" w:space="0" w:color="auto"/>
            <w:bottom w:val="none" w:sz="0" w:space="0" w:color="auto"/>
            <w:right w:val="none" w:sz="0" w:space="0" w:color="auto"/>
          </w:divBdr>
        </w:div>
        <w:div w:id="1773479022">
          <w:marLeft w:val="640"/>
          <w:marRight w:val="0"/>
          <w:marTop w:val="0"/>
          <w:marBottom w:val="0"/>
          <w:divBdr>
            <w:top w:val="none" w:sz="0" w:space="0" w:color="auto"/>
            <w:left w:val="none" w:sz="0" w:space="0" w:color="auto"/>
            <w:bottom w:val="none" w:sz="0" w:space="0" w:color="auto"/>
            <w:right w:val="none" w:sz="0" w:space="0" w:color="auto"/>
          </w:divBdr>
        </w:div>
        <w:div w:id="902372195">
          <w:marLeft w:val="640"/>
          <w:marRight w:val="0"/>
          <w:marTop w:val="0"/>
          <w:marBottom w:val="0"/>
          <w:divBdr>
            <w:top w:val="none" w:sz="0" w:space="0" w:color="auto"/>
            <w:left w:val="none" w:sz="0" w:space="0" w:color="auto"/>
            <w:bottom w:val="none" w:sz="0" w:space="0" w:color="auto"/>
            <w:right w:val="none" w:sz="0" w:space="0" w:color="auto"/>
          </w:divBdr>
        </w:div>
        <w:div w:id="745035387">
          <w:marLeft w:val="640"/>
          <w:marRight w:val="0"/>
          <w:marTop w:val="0"/>
          <w:marBottom w:val="0"/>
          <w:divBdr>
            <w:top w:val="none" w:sz="0" w:space="0" w:color="auto"/>
            <w:left w:val="none" w:sz="0" w:space="0" w:color="auto"/>
            <w:bottom w:val="none" w:sz="0" w:space="0" w:color="auto"/>
            <w:right w:val="none" w:sz="0" w:space="0" w:color="auto"/>
          </w:divBdr>
        </w:div>
        <w:div w:id="1596328267">
          <w:marLeft w:val="640"/>
          <w:marRight w:val="0"/>
          <w:marTop w:val="0"/>
          <w:marBottom w:val="0"/>
          <w:divBdr>
            <w:top w:val="none" w:sz="0" w:space="0" w:color="auto"/>
            <w:left w:val="none" w:sz="0" w:space="0" w:color="auto"/>
            <w:bottom w:val="none" w:sz="0" w:space="0" w:color="auto"/>
            <w:right w:val="none" w:sz="0" w:space="0" w:color="auto"/>
          </w:divBdr>
        </w:div>
        <w:div w:id="194079927">
          <w:marLeft w:val="640"/>
          <w:marRight w:val="0"/>
          <w:marTop w:val="0"/>
          <w:marBottom w:val="0"/>
          <w:divBdr>
            <w:top w:val="none" w:sz="0" w:space="0" w:color="auto"/>
            <w:left w:val="none" w:sz="0" w:space="0" w:color="auto"/>
            <w:bottom w:val="none" w:sz="0" w:space="0" w:color="auto"/>
            <w:right w:val="none" w:sz="0" w:space="0" w:color="auto"/>
          </w:divBdr>
        </w:div>
        <w:div w:id="1584293345">
          <w:marLeft w:val="640"/>
          <w:marRight w:val="0"/>
          <w:marTop w:val="0"/>
          <w:marBottom w:val="0"/>
          <w:divBdr>
            <w:top w:val="none" w:sz="0" w:space="0" w:color="auto"/>
            <w:left w:val="none" w:sz="0" w:space="0" w:color="auto"/>
            <w:bottom w:val="none" w:sz="0" w:space="0" w:color="auto"/>
            <w:right w:val="none" w:sz="0" w:space="0" w:color="auto"/>
          </w:divBdr>
        </w:div>
        <w:div w:id="189726858">
          <w:marLeft w:val="640"/>
          <w:marRight w:val="0"/>
          <w:marTop w:val="0"/>
          <w:marBottom w:val="0"/>
          <w:divBdr>
            <w:top w:val="none" w:sz="0" w:space="0" w:color="auto"/>
            <w:left w:val="none" w:sz="0" w:space="0" w:color="auto"/>
            <w:bottom w:val="none" w:sz="0" w:space="0" w:color="auto"/>
            <w:right w:val="none" w:sz="0" w:space="0" w:color="auto"/>
          </w:divBdr>
        </w:div>
        <w:div w:id="897327628">
          <w:marLeft w:val="640"/>
          <w:marRight w:val="0"/>
          <w:marTop w:val="0"/>
          <w:marBottom w:val="0"/>
          <w:divBdr>
            <w:top w:val="none" w:sz="0" w:space="0" w:color="auto"/>
            <w:left w:val="none" w:sz="0" w:space="0" w:color="auto"/>
            <w:bottom w:val="none" w:sz="0" w:space="0" w:color="auto"/>
            <w:right w:val="none" w:sz="0" w:space="0" w:color="auto"/>
          </w:divBdr>
        </w:div>
        <w:div w:id="762727786">
          <w:marLeft w:val="640"/>
          <w:marRight w:val="0"/>
          <w:marTop w:val="0"/>
          <w:marBottom w:val="0"/>
          <w:divBdr>
            <w:top w:val="none" w:sz="0" w:space="0" w:color="auto"/>
            <w:left w:val="none" w:sz="0" w:space="0" w:color="auto"/>
            <w:bottom w:val="none" w:sz="0" w:space="0" w:color="auto"/>
            <w:right w:val="none" w:sz="0" w:space="0" w:color="auto"/>
          </w:divBdr>
        </w:div>
        <w:div w:id="1898281866">
          <w:marLeft w:val="640"/>
          <w:marRight w:val="0"/>
          <w:marTop w:val="0"/>
          <w:marBottom w:val="0"/>
          <w:divBdr>
            <w:top w:val="none" w:sz="0" w:space="0" w:color="auto"/>
            <w:left w:val="none" w:sz="0" w:space="0" w:color="auto"/>
            <w:bottom w:val="none" w:sz="0" w:space="0" w:color="auto"/>
            <w:right w:val="none" w:sz="0" w:space="0" w:color="auto"/>
          </w:divBdr>
        </w:div>
        <w:div w:id="416442512">
          <w:marLeft w:val="640"/>
          <w:marRight w:val="0"/>
          <w:marTop w:val="0"/>
          <w:marBottom w:val="0"/>
          <w:divBdr>
            <w:top w:val="none" w:sz="0" w:space="0" w:color="auto"/>
            <w:left w:val="none" w:sz="0" w:space="0" w:color="auto"/>
            <w:bottom w:val="none" w:sz="0" w:space="0" w:color="auto"/>
            <w:right w:val="none" w:sz="0" w:space="0" w:color="auto"/>
          </w:divBdr>
        </w:div>
        <w:div w:id="246041878">
          <w:marLeft w:val="640"/>
          <w:marRight w:val="0"/>
          <w:marTop w:val="0"/>
          <w:marBottom w:val="0"/>
          <w:divBdr>
            <w:top w:val="none" w:sz="0" w:space="0" w:color="auto"/>
            <w:left w:val="none" w:sz="0" w:space="0" w:color="auto"/>
            <w:bottom w:val="none" w:sz="0" w:space="0" w:color="auto"/>
            <w:right w:val="none" w:sz="0" w:space="0" w:color="auto"/>
          </w:divBdr>
        </w:div>
        <w:div w:id="1375540213">
          <w:marLeft w:val="640"/>
          <w:marRight w:val="0"/>
          <w:marTop w:val="0"/>
          <w:marBottom w:val="0"/>
          <w:divBdr>
            <w:top w:val="none" w:sz="0" w:space="0" w:color="auto"/>
            <w:left w:val="none" w:sz="0" w:space="0" w:color="auto"/>
            <w:bottom w:val="none" w:sz="0" w:space="0" w:color="auto"/>
            <w:right w:val="none" w:sz="0" w:space="0" w:color="auto"/>
          </w:divBdr>
        </w:div>
        <w:div w:id="1014769436">
          <w:marLeft w:val="640"/>
          <w:marRight w:val="0"/>
          <w:marTop w:val="0"/>
          <w:marBottom w:val="0"/>
          <w:divBdr>
            <w:top w:val="none" w:sz="0" w:space="0" w:color="auto"/>
            <w:left w:val="none" w:sz="0" w:space="0" w:color="auto"/>
            <w:bottom w:val="none" w:sz="0" w:space="0" w:color="auto"/>
            <w:right w:val="none" w:sz="0" w:space="0" w:color="auto"/>
          </w:divBdr>
        </w:div>
        <w:div w:id="1938948585">
          <w:marLeft w:val="640"/>
          <w:marRight w:val="0"/>
          <w:marTop w:val="0"/>
          <w:marBottom w:val="0"/>
          <w:divBdr>
            <w:top w:val="none" w:sz="0" w:space="0" w:color="auto"/>
            <w:left w:val="none" w:sz="0" w:space="0" w:color="auto"/>
            <w:bottom w:val="none" w:sz="0" w:space="0" w:color="auto"/>
            <w:right w:val="none" w:sz="0" w:space="0" w:color="auto"/>
          </w:divBdr>
        </w:div>
        <w:div w:id="1541238094">
          <w:marLeft w:val="640"/>
          <w:marRight w:val="0"/>
          <w:marTop w:val="0"/>
          <w:marBottom w:val="0"/>
          <w:divBdr>
            <w:top w:val="none" w:sz="0" w:space="0" w:color="auto"/>
            <w:left w:val="none" w:sz="0" w:space="0" w:color="auto"/>
            <w:bottom w:val="none" w:sz="0" w:space="0" w:color="auto"/>
            <w:right w:val="none" w:sz="0" w:space="0" w:color="auto"/>
          </w:divBdr>
        </w:div>
        <w:div w:id="2144537999">
          <w:marLeft w:val="640"/>
          <w:marRight w:val="0"/>
          <w:marTop w:val="0"/>
          <w:marBottom w:val="0"/>
          <w:divBdr>
            <w:top w:val="none" w:sz="0" w:space="0" w:color="auto"/>
            <w:left w:val="none" w:sz="0" w:space="0" w:color="auto"/>
            <w:bottom w:val="none" w:sz="0" w:space="0" w:color="auto"/>
            <w:right w:val="none" w:sz="0" w:space="0" w:color="auto"/>
          </w:divBdr>
        </w:div>
        <w:div w:id="720328991">
          <w:marLeft w:val="640"/>
          <w:marRight w:val="0"/>
          <w:marTop w:val="0"/>
          <w:marBottom w:val="0"/>
          <w:divBdr>
            <w:top w:val="none" w:sz="0" w:space="0" w:color="auto"/>
            <w:left w:val="none" w:sz="0" w:space="0" w:color="auto"/>
            <w:bottom w:val="none" w:sz="0" w:space="0" w:color="auto"/>
            <w:right w:val="none" w:sz="0" w:space="0" w:color="auto"/>
          </w:divBdr>
        </w:div>
        <w:div w:id="788428772">
          <w:marLeft w:val="640"/>
          <w:marRight w:val="0"/>
          <w:marTop w:val="0"/>
          <w:marBottom w:val="0"/>
          <w:divBdr>
            <w:top w:val="none" w:sz="0" w:space="0" w:color="auto"/>
            <w:left w:val="none" w:sz="0" w:space="0" w:color="auto"/>
            <w:bottom w:val="none" w:sz="0" w:space="0" w:color="auto"/>
            <w:right w:val="none" w:sz="0" w:space="0" w:color="auto"/>
          </w:divBdr>
        </w:div>
        <w:div w:id="435832047">
          <w:marLeft w:val="640"/>
          <w:marRight w:val="0"/>
          <w:marTop w:val="0"/>
          <w:marBottom w:val="0"/>
          <w:divBdr>
            <w:top w:val="none" w:sz="0" w:space="0" w:color="auto"/>
            <w:left w:val="none" w:sz="0" w:space="0" w:color="auto"/>
            <w:bottom w:val="none" w:sz="0" w:space="0" w:color="auto"/>
            <w:right w:val="none" w:sz="0" w:space="0" w:color="auto"/>
          </w:divBdr>
        </w:div>
        <w:div w:id="689647571">
          <w:marLeft w:val="640"/>
          <w:marRight w:val="0"/>
          <w:marTop w:val="0"/>
          <w:marBottom w:val="0"/>
          <w:divBdr>
            <w:top w:val="none" w:sz="0" w:space="0" w:color="auto"/>
            <w:left w:val="none" w:sz="0" w:space="0" w:color="auto"/>
            <w:bottom w:val="none" w:sz="0" w:space="0" w:color="auto"/>
            <w:right w:val="none" w:sz="0" w:space="0" w:color="auto"/>
          </w:divBdr>
        </w:div>
        <w:div w:id="1346591325">
          <w:marLeft w:val="640"/>
          <w:marRight w:val="0"/>
          <w:marTop w:val="0"/>
          <w:marBottom w:val="0"/>
          <w:divBdr>
            <w:top w:val="none" w:sz="0" w:space="0" w:color="auto"/>
            <w:left w:val="none" w:sz="0" w:space="0" w:color="auto"/>
            <w:bottom w:val="none" w:sz="0" w:space="0" w:color="auto"/>
            <w:right w:val="none" w:sz="0" w:space="0" w:color="auto"/>
          </w:divBdr>
        </w:div>
        <w:div w:id="983774161">
          <w:marLeft w:val="640"/>
          <w:marRight w:val="0"/>
          <w:marTop w:val="0"/>
          <w:marBottom w:val="0"/>
          <w:divBdr>
            <w:top w:val="none" w:sz="0" w:space="0" w:color="auto"/>
            <w:left w:val="none" w:sz="0" w:space="0" w:color="auto"/>
            <w:bottom w:val="none" w:sz="0" w:space="0" w:color="auto"/>
            <w:right w:val="none" w:sz="0" w:space="0" w:color="auto"/>
          </w:divBdr>
        </w:div>
        <w:div w:id="6565172">
          <w:marLeft w:val="640"/>
          <w:marRight w:val="0"/>
          <w:marTop w:val="0"/>
          <w:marBottom w:val="0"/>
          <w:divBdr>
            <w:top w:val="none" w:sz="0" w:space="0" w:color="auto"/>
            <w:left w:val="none" w:sz="0" w:space="0" w:color="auto"/>
            <w:bottom w:val="none" w:sz="0" w:space="0" w:color="auto"/>
            <w:right w:val="none" w:sz="0" w:space="0" w:color="auto"/>
          </w:divBdr>
        </w:div>
        <w:div w:id="1244412495">
          <w:marLeft w:val="640"/>
          <w:marRight w:val="0"/>
          <w:marTop w:val="0"/>
          <w:marBottom w:val="0"/>
          <w:divBdr>
            <w:top w:val="none" w:sz="0" w:space="0" w:color="auto"/>
            <w:left w:val="none" w:sz="0" w:space="0" w:color="auto"/>
            <w:bottom w:val="none" w:sz="0" w:space="0" w:color="auto"/>
            <w:right w:val="none" w:sz="0" w:space="0" w:color="auto"/>
          </w:divBdr>
        </w:div>
        <w:div w:id="307823952">
          <w:marLeft w:val="640"/>
          <w:marRight w:val="0"/>
          <w:marTop w:val="0"/>
          <w:marBottom w:val="0"/>
          <w:divBdr>
            <w:top w:val="none" w:sz="0" w:space="0" w:color="auto"/>
            <w:left w:val="none" w:sz="0" w:space="0" w:color="auto"/>
            <w:bottom w:val="none" w:sz="0" w:space="0" w:color="auto"/>
            <w:right w:val="none" w:sz="0" w:space="0" w:color="auto"/>
          </w:divBdr>
        </w:div>
        <w:div w:id="1439526431">
          <w:marLeft w:val="640"/>
          <w:marRight w:val="0"/>
          <w:marTop w:val="0"/>
          <w:marBottom w:val="0"/>
          <w:divBdr>
            <w:top w:val="none" w:sz="0" w:space="0" w:color="auto"/>
            <w:left w:val="none" w:sz="0" w:space="0" w:color="auto"/>
            <w:bottom w:val="none" w:sz="0" w:space="0" w:color="auto"/>
            <w:right w:val="none" w:sz="0" w:space="0" w:color="auto"/>
          </w:divBdr>
        </w:div>
        <w:div w:id="1211920642">
          <w:marLeft w:val="640"/>
          <w:marRight w:val="0"/>
          <w:marTop w:val="0"/>
          <w:marBottom w:val="0"/>
          <w:divBdr>
            <w:top w:val="none" w:sz="0" w:space="0" w:color="auto"/>
            <w:left w:val="none" w:sz="0" w:space="0" w:color="auto"/>
            <w:bottom w:val="none" w:sz="0" w:space="0" w:color="auto"/>
            <w:right w:val="none" w:sz="0" w:space="0" w:color="auto"/>
          </w:divBdr>
        </w:div>
        <w:div w:id="104204356">
          <w:marLeft w:val="640"/>
          <w:marRight w:val="0"/>
          <w:marTop w:val="0"/>
          <w:marBottom w:val="0"/>
          <w:divBdr>
            <w:top w:val="none" w:sz="0" w:space="0" w:color="auto"/>
            <w:left w:val="none" w:sz="0" w:space="0" w:color="auto"/>
            <w:bottom w:val="none" w:sz="0" w:space="0" w:color="auto"/>
            <w:right w:val="none" w:sz="0" w:space="0" w:color="auto"/>
          </w:divBdr>
        </w:div>
        <w:div w:id="443427109">
          <w:marLeft w:val="640"/>
          <w:marRight w:val="0"/>
          <w:marTop w:val="0"/>
          <w:marBottom w:val="0"/>
          <w:divBdr>
            <w:top w:val="none" w:sz="0" w:space="0" w:color="auto"/>
            <w:left w:val="none" w:sz="0" w:space="0" w:color="auto"/>
            <w:bottom w:val="none" w:sz="0" w:space="0" w:color="auto"/>
            <w:right w:val="none" w:sz="0" w:space="0" w:color="auto"/>
          </w:divBdr>
        </w:div>
        <w:div w:id="141167240">
          <w:marLeft w:val="640"/>
          <w:marRight w:val="0"/>
          <w:marTop w:val="0"/>
          <w:marBottom w:val="0"/>
          <w:divBdr>
            <w:top w:val="none" w:sz="0" w:space="0" w:color="auto"/>
            <w:left w:val="none" w:sz="0" w:space="0" w:color="auto"/>
            <w:bottom w:val="none" w:sz="0" w:space="0" w:color="auto"/>
            <w:right w:val="none" w:sz="0" w:space="0" w:color="auto"/>
          </w:divBdr>
        </w:div>
        <w:div w:id="452283564">
          <w:marLeft w:val="640"/>
          <w:marRight w:val="0"/>
          <w:marTop w:val="0"/>
          <w:marBottom w:val="0"/>
          <w:divBdr>
            <w:top w:val="none" w:sz="0" w:space="0" w:color="auto"/>
            <w:left w:val="none" w:sz="0" w:space="0" w:color="auto"/>
            <w:bottom w:val="none" w:sz="0" w:space="0" w:color="auto"/>
            <w:right w:val="none" w:sz="0" w:space="0" w:color="auto"/>
          </w:divBdr>
        </w:div>
        <w:div w:id="178736238">
          <w:marLeft w:val="640"/>
          <w:marRight w:val="0"/>
          <w:marTop w:val="0"/>
          <w:marBottom w:val="0"/>
          <w:divBdr>
            <w:top w:val="none" w:sz="0" w:space="0" w:color="auto"/>
            <w:left w:val="none" w:sz="0" w:space="0" w:color="auto"/>
            <w:bottom w:val="none" w:sz="0" w:space="0" w:color="auto"/>
            <w:right w:val="none" w:sz="0" w:space="0" w:color="auto"/>
          </w:divBdr>
        </w:div>
        <w:div w:id="665131292">
          <w:marLeft w:val="640"/>
          <w:marRight w:val="0"/>
          <w:marTop w:val="0"/>
          <w:marBottom w:val="0"/>
          <w:divBdr>
            <w:top w:val="none" w:sz="0" w:space="0" w:color="auto"/>
            <w:left w:val="none" w:sz="0" w:space="0" w:color="auto"/>
            <w:bottom w:val="none" w:sz="0" w:space="0" w:color="auto"/>
            <w:right w:val="none" w:sz="0" w:space="0" w:color="auto"/>
          </w:divBdr>
        </w:div>
        <w:div w:id="1167939955">
          <w:marLeft w:val="640"/>
          <w:marRight w:val="0"/>
          <w:marTop w:val="0"/>
          <w:marBottom w:val="0"/>
          <w:divBdr>
            <w:top w:val="none" w:sz="0" w:space="0" w:color="auto"/>
            <w:left w:val="none" w:sz="0" w:space="0" w:color="auto"/>
            <w:bottom w:val="none" w:sz="0" w:space="0" w:color="auto"/>
            <w:right w:val="none" w:sz="0" w:space="0" w:color="auto"/>
          </w:divBdr>
        </w:div>
        <w:div w:id="704136413">
          <w:marLeft w:val="640"/>
          <w:marRight w:val="0"/>
          <w:marTop w:val="0"/>
          <w:marBottom w:val="0"/>
          <w:divBdr>
            <w:top w:val="none" w:sz="0" w:space="0" w:color="auto"/>
            <w:left w:val="none" w:sz="0" w:space="0" w:color="auto"/>
            <w:bottom w:val="none" w:sz="0" w:space="0" w:color="auto"/>
            <w:right w:val="none" w:sz="0" w:space="0" w:color="auto"/>
          </w:divBdr>
        </w:div>
        <w:div w:id="1583027007">
          <w:marLeft w:val="640"/>
          <w:marRight w:val="0"/>
          <w:marTop w:val="0"/>
          <w:marBottom w:val="0"/>
          <w:divBdr>
            <w:top w:val="none" w:sz="0" w:space="0" w:color="auto"/>
            <w:left w:val="none" w:sz="0" w:space="0" w:color="auto"/>
            <w:bottom w:val="none" w:sz="0" w:space="0" w:color="auto"/>
            <w:right w:val="none" w:sz="0" w:space="0" w:color="auto"/>
          </w:divBdr>
        </w:div>
        <w:div w:id="1966349726">
          <w:marLeft w:val="640"/>
          <w:marRight w:val="0"/>
          <w:marTop w:val="0"/>
          <w:marBottom w:val="0"/>
          <w:divBdr>
            <w:top w:val="none" w:sz="0" w:space="0" w:color="auto"/>
            <w:left w:val="none" w:sz="0" w:space="0" w:color="auto"/>
            <w:bottom w:val="none" w:sz="0" w:space="0" w:color="auto"/>
            <w:right w:val="none" w:sz="0" w:space="0" w:color="auto"/>
          </w:divBdr>
        </w:div>
        <w:div w:id="1495603370">
          <w:marLeft w:val="640"/>
          <w:marRight w:val="0"/>
          <w:marTop w:val="0"/>
          <w:marBottom w:val="0"/>
          <w:divBdr>
            <w:top w:val="none" w:sz="0" w:space="0" w:color="auto"/>
            <w:left w:val="none" w:sz="0" w:space="0" w:color="auto"/>
            <w:bottom w:val="none" w:sz="0" w:space="0" w:color="auto"/>
            <w:right w:val="none" w:sz="0" w:space="0" w:color="auto"/>
          </w:divBdr>
        </w:div>
        <w:div w:id="1185368698">
          <w:marLeft w:val="640"/>
          <w:marRight w:val="0"/>
          <w:marTop w:val="0"/>
          <w:marBottom w:val="0"/>
          <w:divBdr>
            <w:top w:val="none" w:sz="0" w:space="0" w:color="auto"/>
            <w:left w:val="none" w:sz="0" w:space="0" w:color="auto"/>
            <w:bottom w:val="none" w:sz="0" w:space="0" w:color="auto"/>
            <w:right w:val="none" w:sz="0" w:space="0" w:color="auto"/>
          </w:divBdr>
        </w:div>
        <w:div w:id="930818263">
          <w:marLeft w:val="640"/>
          <w:marRight w:val="0"/>
          <w:marTop w:val="0"/>
          <w:marBottom w:val="0"/>
          <w:divBdr>
            <w:top w:val="none" w:sz="0" w:space="0" w:color="auto"/>
            <w:left w:val="none" w:sz="0" w:space="0" w:color="auto"/>
            <w:bottom w:val="none" w:sz="0" w:space="0" w:color="auto"/>
            <w:right w:val="none" w:sz="0" w:space="0" w:color="auto"/>
          </w:divBdr>
        </w:div>
        <w:div w:id="1450664211">
          <w:marLeft w:val="640"/>
          <w:marRight w:val="0"/>
          <w:marTop w:val="0"/>
          <w:marBottom w:val="0"/>
          <w:divBdr>
            <w:top w:val="none" w:sz="0" w:space="0" w:color="auto"/>
            <w:left w:val="none" w:sz="0" w:space="0" w:color="auto"/>
            <w:bottom w:val="none" w:sz="0" w:space="0" w:color="auto"/>
            <w:right w:val="none" w:sz="0" w:space="0" w:color="auto"/>
          </w:divBdr>
        </w:div>
        <w:div w:id="980884700">
          <w:marLeft w:val="640"/>
          <w:marRight w:val="0"/>
          <w:marTop w:val="0"/>
          <w:marBottom w:val="0"/>
          <w:divBdr>
            <w:top w:val="none" w:sz="0" w:space="0" w:color="auto"/>
            <w:left w:val="none" w:sz="0" w:space="0" w:color="auto"/>
            <w:bottom w:val="none" w:sz="0" w:space="0" w:color="auto"/>
            <w:right w:val="none" w:sz="0" w:space="0" w:color="auto"/>
          </w:divBdr>
        </w:div>
        <w:div w:id="650133083">
          <w:marLeft w:val="640"/>
          <w:marRight w:val="0"/>
          <w:marTop w:val="0"/>
          <w:marBottom w:val="0"/>
          <w:divBdr>
            <w:top w:val="none" w:sz="0" w:space="0" w:color="auto"/>
            <w:left w:val="none" w:sz="0" w:space="0" w:color="auto"/>
            <w:bottom w:val="none" w:sz="0" w:space="0" w:color="auto"/>
            <w:right w:val="none" w:sz="0" w:space="0" w:color="auto"/>
          </w:divBdr>
        </w:div>
        <w:div w:id="1342125609">
          <w:marLeft w:val="640"/>
          <w:marRight w:val="0"/>
          <w:marTop w:val="0"/>
          <w:marBottom w:val="0"/>
          <w:divBdr>
            <w:top w:val="none" w:sz="0" w:space="0" w:color="auto"/>
            <w:left w:val="none" w:sz="0" w:space="0" w:color="auto"/>
            <w:bottom w:val="none" w:sz="0" w:space="0" w:color="auto"/>
            <w:right w:val="none" w:sz="0" w:space="0" w:color="auto"/>
          </w:divBdr>
        </w:div>
        <w:div w:id="1211453569">
          <w:marLeft w:val="640"/>
          <w:marRight w:val="0"/>
          <w:marTop w:val="0"/>
          <w:marBottom w:val="0"/>
          <w:divBdr>
            <w:top w:val="none" w:sz="0" w:space="0" w:color="auto"/>
            <w:left w:val="none" w:sz="0" w:space="0" w:color="auto"/>
            <w:bottom w:val="none" w:sz="0" w:space="0" w:color="auto"/>
            <w:right w:val="none" w:sz="0" w:space="0" w:color="auto"/>
          </w:divBdr>
        </w:div>
        <w:div w:id="325517529">
          <w:marLeft w:val="640"/>
          <w:marRight w:val="0"/>
          <w:marTop w:val="0"/>
          <w:marBottom w:val="0"/>
          <w:divBdr>
            <w:top w:val="none" w:sz="0" w:space="0" w:color="auto"/>
            <w:left w:val="none" w:sz="0" w:space="0" w:color="auto"/>
            <w:bottom w:val="none" w:sz="0" w:space="0" w:color="auto"/>
            <w:right w:val="none" w:sz="0" w:space="0" w:color="auto"/>
          </w:divBdr>
        </w:div>
        <w:div w:id="329212202">
          <w:marLeft w:val="640"/>
          <w:marRight w:val="0"/>
          <w:marTop w:val="0"/>
          <w:marBottom w:val="0"/>
          <w:divBdr>
            <w:top w:val="none" w:sz="0" w:space="0" w:color="auto"/>
            <w:left w:val="none" w:sz="0" w:space="0" w:color="auto"/>
            <w:bottom w:val="none" w:sz="0" w:space="0" w:color="auto"/>
            <w:right w:val="none" w:sz="0" w:space="0" w:color="auto"/>
          </w:divBdr>
        </w:div>
        <w:div w:id="915018819">
          <w:marLeft w:val="640"/>
          <w:marRight w:val="0"/>
          <w:marTop w:val="0"/>
          <w:marBottom w:val="0"/>
          <w:divBdr>
            <w:top w:val="none" w:sz="0" w:space="0" w:color="auto"/>
            <w:left w:val="none" w:sz="0" w:space="0" w:color="auto"/>
            <w:bottom w:val="none" w:sz="0" w:space="0" w:color="auto"/>
            <w:right w:val="none" w:sz="0" w:space="0" w:color="auto"/>
          </w:divBdr>
        </w:div>
        <w:div w:id="1814784591">
          <w:marLeft w:val="640"/>
          <w:marRight w:val="0"/>
          <w:marTop w:val="0"/>
          <w:marBottom w:val="0"/>
          <w:divBdr>
            <w:top w:val="none" w:sz="0" w:space="0" w:color="auto"/>
            <w:left w:val="none" w:sz="0" w:space="0" w:color="auto"/>
            <w:bottom w:val="none" w:sz="0" w:space="0" w:color="auto"/>
            <w:right w:val="none" w:sz="0" w:space="0" w:color="auto"/>
          </w:divBdr>
        </w:div>
        <w:div w:id="62723808">
          <w:marLeft w:val="640"/>
          <w:marRight w:val="0"/>
          <w:marTop w:val="0"/>
          <w:marBottom w:val="0"/>
          <w:divBdr>
            <w:top w:val="none" w:sz="0" w:space="0" w:color="auto"/>
            <w:left w:val="none" w:sz="0" w:space="0" w:color="auto"/>
            <w:bottom w:val="none" w:sz="0" w:space="0" w:color="auto"/>
            <w:right w:val="none" w:sz="0" w:space="0" w:color="auto"/>
          </w:divBdr>
        </w:div>
        <w:div w:id="259261998">
          <w:marLeft w:val="640"/>
          <w:marRight w:val="0"/>
          <w:marTop w:val="0"/>
          <w:marBottom w:val="0"/>
          <w:divBdr>
            <w:top w:val="none" w:sz="0" w:space="0" w:color="auto"/>
            <w:left w:val="none" w:sz="0" w:space="0" w:color="auto"/>
            <w:bottom w:val="none" w:sz="0" w:space="0" w:color="auto"/>
            <w:right w:val="none" w:sz="0" w:space="0" w:color="auto"/>
          </w:divBdr>
        </w:div>
        <w:div w:id="363136787">
          <w:marLeft w:val="640"/>
          <w:marRight w:val="0"/>
          <w:marTop w:val="0"/>
          <w:marBottom w:val="0"/>
          <w:divBdr>
            <w:top w:val="none" w:sz="0" w:space="0" w:color="auto"/>
            <w:left w:val="none" w:sz="0" w:space="0" w:color="auto"/>
            <w:bottom w:val="none" w:sz="0" w:space="0" w:color="auto"/>
            <w:right w:val="none" w:sz="0" w:space="0" w:color="auto"/>
          </w:divBdr>
        </w:div>
        <w:div w:id="1897817001">
          <w:marLeft w:val="640"/>
          <w:marRight w:val="0"/>
          <w:marTop w:val="0"/>
          <w:marBottom w:val="0"/>
          <w:divBdr>
            <w:top w:val="none" w:sz="0" w:space="0" w:color="auto"/>
            <w:left w:val="none" w:sz="0" w:space="0" w:color="auto"/>
            <w:bottom w:val="none" w:sz="0" w:space="0" w:color="auto"/>
            <w:right w:val="none" w:sz="0" w:space="0" w:color="auto"/>
          </w:divBdr>
        </w:div>
        <w:div w:id="2092458260">
          <w:marLeft w:val="640"/>
          <w:marRight w:val="0"/>
          <w:marTop w:val="0"/>
          <w:marBottom w:val="0"/>
          <w:divBdr>
            <w:top w:val="none" w:sz="0" w:space="0" w:color="auto"/>
            <w:left w:val="none" w:sz="0" w:space="0" w:color="auto"/>
            <w:bottom w:val="none" w:sz="0" w:space="0" w:color="auto"/>
            <w:right w:val="none" w:sz="0" w:space="0" w:color="auto"/>
          </w:divBdr>
        </w:div>
        <w:div w:id="1702897236">
          <w:marLeft w:val="640"/>
          <w:marRight w:val="0"/>
          <w:marTop w:val="0"/>
          <w:marBottom w:val="0"/>
          <w:divBdr>
            <w:top w:val="none" w:sz="0" w:space="0" w:color="auto"/>
            <w:left w:val="none" w:sz="0" w:space="0" w:color="auto"/>
            <w:bottom w:val="none" w:sz="0" w:space="0" w:color="auto"/>
            <w:right w:val="none" w:sz="0" w:space="0" w:color="auto"/>
          </w:divBdr>
        </w:div>
        <w:div w:id="27682883">
          <w:marLeft w:val="640"/>
          <w:marRight w:val="0"/>
          <w:marTop w:val="0"/>
          <w:marBottom w:val="0"/>
          <w:divBdr>
            <w:top w:val="none" w:sz="0" w:space="0" w:color="auto"/>
            <w:left w:val="none" w:sz="0" w:space="0" w:color="auto"/>
            <w:bottom w:val="none" w:sz="0" w:space="0" w:color="auto"/>
            <w:right w:val="none" w:sz="0" w:space="0" w:color="auto"/>
          </w:divBdr>
        </w:div>
        <w:div w:id="1958566594">
          <w:marLeft w:val="640"/>
          <w:marRight w:val="0"/>
          <w:marTop w:val="0"/>
          <w:marBottom w:val="0"/>
          <w:divBdr>
            <w:top w:val="none" w:sz="0" w:space="0" w:color="auto"/>
            <w:left w:val="none" w:sz="0" w:space="0" w:color="auto"/>
            <w:bottom w:val="none" w:sz="0" w:space="0" w:color="auto"/>
            <w:right w:val="none" w:sz="0" w:space="0" w:color="auto"/>
          </w:divBdr>
        </w:div>
        <w:div w:id="1457217526">
          <w:marLeft w:val="640"/>
          <w:marRight w:val="0"/>
          <w:marTop w:val="0"/>
          <w:marBottom w:val="0"/>
          <w:divBdr>
            <w:top w:val="none" w:sz="0" w:space="0" w:color="auto"/>
            <w:left w:val="none" w:sz="0" w:space="0" w:color="auto"/>
            <w:bottom w:val="none" w:sz="0" w:space="0" w:color="auto"/>
            <w:right w:val="none" w:sz="0" w:space="0" w:color="auto"/>
          </w:divBdr>
        </w:div>
        <w:div w:id="2020428530">
          <w:marLeft w:val="640"/>
          <w:marRight w:val="0"/>
          <w:marTop w:val="0"/>
          <w:marBottom w:val="0"/>
          <w:divBdr>
            <w:top w:val="none" w:sz="0" w:space="0" w:color="auto"/>
            <w:left w:val="none" w:sz="0" w:space="0" w:color="auto"/>
            <w:bottom w:val="none" w:sz="0" w:space="0" w:color="auto"/>
            <w:right w:val="none" w:sz="0" w:space="0" w:color="auto"/>
          </w:divBdr>
        </w:div>
        <w:div w:id="1406806152">
          <w:marLeft w:val="640"/>
          <w:marRight w:val="0"/>
          <w:marTop w:val="0"/>
          <w:marBottom w:val="0"/>
          <w:divBdr>
            <w:top w:val="none" w:sz="0" w:space="0" w:color="auto"/>
            <w:left w:val="none" w:sz="0" w:space="0" w:color="auto"/>
            <w:bottom w:val="none" w:sz="0" w:space="0" w:color="auto"/>
            <w:right w:val="none" w:sz="0" w:space="0" w:color="auto"/>
          </w:divBdr>
        </w:div>
        <w:div w:id="240917380">
          <w:marLeft w:val="640"/>
          <w:marRight w:val="0"/>
          <w:marTop w:val="0"/>
          <w:marBottom w:val="0"/>
          <w:divBdr>
            <w:top w:val="none" w:sz="0" w:space="0" w:color="auto"/>
            <w:left w:val="none" w:sz="0" w:space="0" w:color="auto"/>
            <w:bottom w:val="none" w:sz="0" w:space="0" w:color="auto"/>
            <w:right w:val="none" w:sz="0" w:space="0" w:color="auto"/>
          </w:divBdr>
        </w:div>
      </w:divsChild>
    </w:div>
    <w:div w:id="828205306">
      <w:bodyDiv w:val="1"/>
      <w:marLeft w:val="0"/>
      <w:marRight w:val="0"/>
      <w:marTop w:val="0"/>
      <w:marBottom w:val="0"/>
      <w:divBdr>
        <w:top w:val="none" w:sz="0" w:space="0" w:color="auto"/>
        <w:left w:val="none" w:sz="0" w:space="0" w:color="auto"/>
        <w:bottom w:val="none" w:sz="0" w:space="0" w:color="auto"/>
        <w:right w:val="none" w:sz="0" w:space="0" w:color="auto"/>
      </w:divBdr>
      <w:divsChild>
        <w:div w:id="995034355">
          <w:marLeft w:val="640"/>
          <w:marRight w:val="0"/>
          <w:marTop w:val="0"/>
          <w:marBottom w:val="0"/>
          <w:divBdr>
            <w:top w:val="none" w:sz="0" w:space="0" w:color="auto"/>
            <w:left w:val="none" w:sz="0" w:space="0" w:color="auto"/>
            <w:bottom w:val="none" w:sz="0" w:space="0" w:color="auto"/>
            <w:right w:val="none" w:sz="0" w:space="0" w:color="auto"/>
          </w:divBdr>
        </w:div>
        <w:div w:id="1897398629">
          <w:marLeft w:val="640"/>
          <w:marRight w:val="0"/>
          <w:marTop w:val="0"/>
          <w:marBottom w:val="0"/>
          <w:divBdr>
            <w:top w:val="none" w:sz="0" w:space="0" w:color="auto"/>
            <w:left w:val="none" w:sz="0" w:space="0" w:color="auto"/>
            <w:bottom w:val="none" w:sz="0" w:space="0" w:color="auto"/>
            <w:right w:val="none" w:sz="0" w:space="0" w:color="auto"/>
          </w:divBdr>
        </w:div>
        <w:div w:id="2099593841">
          <w:marLeft w:val="640"/>
          <w:marRight w:val="0"/>
          <w:marTop w:val="0"/>
          <w:marBottom w:val="0"/>
          <w:divBdr>
            <w:top w:val="none" w:sz="0" w:space="0" w:color="auto"/>
            <w:left w:val="none" w:sz="0" w:space="0" w:color="auto"/>
            <w:bottom w:val="none" w:sz="0" w:space="0" w:color="auto"/>
            <w:right w:val="none" w:sz="0" w:space="0" w:color="auto"/>
          </w:divBdr>
        </w:div>
        <w:div w:id="28343745">
          <w:marLeft w:val="640"/>
          <w:marRight w:val="0"/>
          <w:marTop w:val="0"/>
          <w:marBottom w:val="0"/>
          <w:divBdr>
            <w:top w:val="none" w:sz="0" w:space="0" w:color="auto"/>
            <w:left w:val="none" w:sz="0" w:space="0" w:color="auto"/>
            <w:bottom w:val="none" w:sz="0" w:space="0" w:color="auto"/>
            <w:right w:val="none" w:sz="0" w:space="0" w:color="auto"/>
          </w:divBdr>
        </w:div>
        <w:div w:id="267733562">
          <w:marLeft w:val="640"/>
          <w:marRight w:val="0"/>
          <w:marTop w:val="0"/>
          <w:marBottom w:val="0"/>
          <w:divBdr>
            <w:top w:val="none" w:sz="0" w:space="0" w:color="auto"/>
            <w:left w:val="none" w:sz="0" w:space="0" w:color="auto"/>
            <w:bottom w:val="none" w:sz="0" w:space="0" w:color="auto"/>
            <w:right w:val="none" w:sz="0" w:space="0" w:color="auto"/>
          </w:divBdr>
        </w:div>
        <w:div w:id="512644579">
          <w:marLeft w:val="640"/>
          <w:marRight w:val="0"/>
          <w:marTop w:val="0"/>
          <w:marBottom w:val="0"/>
          <w:divBdr>
            <w:top w:val="none" w:sz="0" w:space="0" w:color="auto"/>
            <w:left w:val="none" w:sz="0" w:space="0" w:color="auto"/>
            <w:bottom w:val="none" w:sz="0" w:space="0" w:color="auto"/>
            <w:right w:val="none" w:sz="0" w:space="0" w:color="auto"/>
          </w:divBdr>
        </w:div>
        <w:div w:id="2145191227">
          <w:marLeft w:val="640"/>
          <w:marRight w:val="0"/>
          <w:marTop w:val="0"/>
          <w:marBottom w:val="0"/>
          <w:divBdr>
            <w:top w:val="none" w:sz="0" w:space="0" w:color="auto"/>
            <w:left w:val="none" w:sz="0" w:space="0" w:color="auto"/>
            <w:bottom w:val="none" w:sz="0" w:space="0" w:color="auto"/>
            <w:right w:val="none" w:sz="0" w:space="0" w:color="auto"/>
          </w:divBdr>
        </w:div>
        <w:div w:id="900016829">
          <w:marLeft w:val="640"/>
          <w:marRight w:val="0"/>
          <w:marTop w:val="0"/>
          <w:marBottom w:val="0"/>
          <w:divBdr>
            <w:top w:val="none" w:sz="0" w:space="0" w:color="auto"/>
            <w:left w:val="none" w:sz="0" w:space="0" w:color="auto"/>
            <w:bottom w:val="none" w:sz="0" w:space="0" w:color="auto"/>
            <w:right w:val="none" w:sz="0" w:space="0" w:color="auto"/>
          </w:divBdr>
        </w:div>
        <w:div w:id="884676659">
          <w:marLeft w:val="640"/>
          <w:marRight w:val="0"/>
          <w:marTop w:val="0"/>
          <w:marBottom w:val="0"/>
          <w:divBdr>
            <w:top w:val="none" w:sz="0" w:space="0" w:color="auto"/>
            <w:left w:val="none" w:sz="0" w:space="0" w:color="auto"/>
            <w:bottom w:val="none" w:sz="0" w:space="0" w:color="auto"/>
            <w:right w:val="none" w:sz="0" w:space="0" w:color="auto"/>
          </w:divBdr>
        </w:div>
        <w:div w:id="1905989015">
          <w:marLeft w:val="640"/>
          <w:marRight w:val="0"/>
          <w:marTop w:val="0"/>
          <w:marBottom w:val="0"/>
          <w:divBdr>
            <w:top w:val="none" w:sz="0" w:space="0" w:color="auto"/>
            <w:left w:val="none" w:sz="0" w:space="0" w:color="auto"/>
            <w:bottom w:val="none" w:sz="0" w:space="0" w:color="auto"/>
            <w:right w:val="none" w:sz="0" w:space="0" w:color="auto"/>
          </w:divBdr>
        </w:div>
        <w:div w:id="1626082731">
          <w:marLeft w:val="640"/>
          <w:marRight w:val="0"/>
          <w:marTop w:val="0"/>
          <w:marBottom w:val="0"/>
          <w:divBdr>
            <w:top w:val="none" w:sz="0" w:space="0" w:color="auto"/>
            <w:left w:val="none" w:sz="0" w:space="0" w:color="auto"/>
            <w:bottom w:val="none" w:sz="0" w:space="0" w:color="auto"/>
            <w:right w:val="none" w:sz="0" w:space="0" w:color="auto"/>
          </w:divBdr>
        </w:div>
        <w:div w:id="1569610457">
          <w:marLeft w:val="640"/>
          <w:marRight w:val="0"/>
          <w:marTop w:val="0"/>
          <w:marBottom w:val="0"/>
          <w:divBdr>
            <w:top w:val="none" w:sz="0" w:space="0" w:color="auto"/>
            <w:left w:val="none" w:sz="0" w:space="0" w:color="auto"/>
            <w:bottom w:val="none" w:sz="0" w:space="0" w:color="auto"/>
            <w:right w:val="none" w:sz="0" w:space="0" w:color="auto"/>
          </w:divBdr>
        </w:div>
        <w:div w:id="1535658926">
          <w:marLeft w:val="640"/>
          <w:marRight w:val="0"/>
          <w:marTop w:val="0"/>
          <w:marBottom w:val="0"/>
          <w:divBdr>
            <w:top w:val="none" w:sz="0" w:space="0" w:color="auto"/>
            <w:left w:val="none" w:sz="0" w:space="0" w:color="auto"/>
            <w:bottom w:val="none" w:sz="0" w:space="0" w:color="auto"/>
            <w:right w:val="none" w:sz="0" w:space="0" w:color="auto"/>
          </w:divBdr>
        </w:div>
        <w:div w:id="17046396">
          <w:marLeft w:val="640"/>
          <w:marRight w:val="0"/>
          <w:marTop w:val="0"/>
          <w:marBottom w:val="0"/>
          <w:divBdr>
            <w:top w:val="none" w:sz="0" w:space="0" w:color="auto"/>
            <w:left w:val="none" w:sz="0" w:space="0" w:color="auto"/>
            <w:bottom w:val="none" w:sz="0" w:space="0" w:color="auto"/>
            <w:right w:val="none" w:sz="0" w:space="0" w:color="auto"/>
          </w:divBdr>
        </w:div>
        <w:div w:id="1846246787">
          <w:marLeft w:val="640"/>
          <w:marRight w:val="0"/>
          <w:marTop w:val="0"/>
          <w:marBottom w:val="0"/>
          <w:divBdr>
            <w:top w:val="none" w:sz="0" w:space="0" w:color="auto"/>
            <w:left w:val="none" w:sz="0" w:space="0" w:color="auto"/>
            <w:bottom w:val="none" w:sz="0" w:space="0" w:color="auto"/>
            <w:right w:val="none" w:sz="0" w:space="0" w:color="auto"/>
          </w:divBdr>
        </w:div>
        <w:div w:id="1071075019">
          <w:marLeft w:val="640"/>
          <w:marRight w:val="0"/>
          <w:marTop w:val="0"/>
          <w:marBottom w:val="0"/>
          <w:divBdr>
            <w:top w:val="none" w:sz="0" w:space="0" w:color="auto"/>
            <w:left w:val="none" w:sz="0" w:space="0" w:color="auto"/>
            <w:bottom w:val="none" w:sz="0" w:space="0" w:color="auto"/>
            <w:right w:val="none" w:sz="0" w:space="0" w:color="auto"/>
          </w:divBdr>
        </w:div>
        <w:div w:id="1559510574">
          <w:marLeft w:val="640"/>
          <w:marRight w:val="0"/>
          <w:marTop w:val="0"/>
          <w:marBottom w:val="0"/>
          <w:divBdr>
            <w:top w:val="none" w:sz="0" w:space="0" w:color="auto"/>
            <w:left w:val="none" w:sz="0" w:space="0" w:color="auto"/>
            <w:bottom w:val="none" w:sz="0" w:space="0" w:color="auto"/>
            <w:right w:val="none" w:sz="0" w:space="0" w:color="auto"/>
          </w:divBdr>
        </w:div>
        <w:div w:id="2061593738">
          <w:marLeft w:val="640"/>
          <w:marRight w:val="0"/>
          <w:marTop w:val="0"/>
          <w:marBottom w:val="0"/>
          <w:divBdr>
            <w:top w:val="none" w:sz="0" w:space="0" w:color="auto"/>
            <w:left w:val="none" w:sz="0" w:space="0" w:color="auto"/>
            <w:bottom w:val="none" w:sz="0" w:space="0" w:color="auto"/>
            <w:right w:val="none" w:sz="0" w:space="0" w:color="auto"/>
          </w:divBdr>
        </w:div>
        <w:div w:id="494079348">
          <w:marLeft w:val="640"/>
          <w:marRight w:val="0"/>
          <w:marTop w:val="0"/>
          <w:marBottom w:val="0"/>
          <w:divBdr>
            <w:top w:val="none" w:sz="0" w:space="0" w:color="auto"/>
            <w:left w:val="none" w:sz="0" w:space="0" w:color="auto"/>
            <w:bottom w:val="none" w:sz="0" w:space="0" w:color="auto"/>
            <w:right w:val="none" w:sz="0" w:space="0" w:color="auto"/>
          </w:divBdr>
        </w:div>
        <w:div w:id="862551881">
          <w:marLeft w:val="640"/>
          <w:marRight w:val="0"/>
          <w:marTop w:val="0"/>
          <w:marBottom w:val="0"/>
          <w:divBdr>
            <w:top w:val="none" w:sz="0" w:space="0" w:color="auto"/>
            <w:left w:val="none" w:sz="0" w:space="0" w:color="auto"/>
            <w:bottom w:val="none" w:sz="0" w:space="0" w:color="auto"/>
            <w:right w:val="none" w:sz="0" w:space="0" w:color="auto"/>
          </w:divBdr>
        </w:div>
        <w:div w:id="1043745781">
          <w:marLeft w:val="640"/>
          <w:marRight w:val="0"/>
          <w:marTop w:val="0"/>
          <w:marBottom w:val="0"/>
          <w:divBdr>
            <w:top w:val="none" w:sz="0" w:space="0" w:color="auto"/>
            <w:left w:val="none" w:sz="0" w:space="0" w:color="auto"/>
            <w:bottom w:val="none" w:sz="0" w:space="0" w:color="auto"/>
            <w:right w:val="none" w:sz="0" w:space="0" w:color="auto"/>
          </w:divBdr>
        </w:div>
        <w:div w:id="276719270">
          <w:marLeft w:val="640"/>
          <w:marRight w:val="0"/>
          <w:marTop w:val="0"/>
          <w:marBottom w:val="0"/>
          <w:divBdr>
            <w:top w:val="none" w:sz="0" w:space="0" w:color="auto"/>
            <w:left w:val="none" w:sz="0" w:space="0" w:color="auto"/>
            <w:bottom w:val="none" w:sz="0" w:space="0" w:color="auto"/>
            <w:right w:val="none" w:sz="0" w:space="0" w:color="auto"/>
          </w:divBdr>
        </w:div>
        <w:div w:id="555509395">
          <w:marLeft w:val="640"/>
          <w:marRight w:val="0"/>
          <w:marTop w:val="0"/>
          <w:marBottom w:val="0"/>
          <w:divBdr>
            <w:top w:val="none" w:sz="0" w:space="0" w:color="auto"/>
            <w:left w:val="none" w:sz="0" w:space="0" w:color="auto"/>
            <w:bottom w:val="none" w:sz="0" w:space="0" w:color="auto"/>
            <w:right w:val="none" w:sz="0" w:space="0" w:color="auto"/>
          </w:divBdr>
        </w:div>
        <w:div w:id="770900692">
          <w:marLeft w:val="640"/>
          <w:marRight w:val="0"/>
          <w:marTop w:val="0"/>
          <w:marBottom w:val="0"/>
          <w:divBdr>
            <w:top w:val="none" w:sz="0" w:space="0" w:color="auto"/>
            <w:left w:val="none" w:sz="0" w:space="0" w:color="auto"/>
            <w:bottom w:val="none" w:sz="0" w:space="0" w:color="auto"/>
            <w:right w:val="none" w:sz="0" w:space="0" w:color="auto"/>
          </w:divBdr>
        </w:div>
        <w:div w:id="89006105">
          <w:marLeft w:val="640"/>
          <w:marRight w:val="0"/>
          <w:marTop w:val="0"/>
          <w:marBottom w:val="0"/>
          <w:divBdr>
            <w:top w:val="none" w:sz="0" w:space="0" w:color="auto"/>
            <w:left w:val="none" w:sz="0" w:space="0" w:color="auto"/>
            <w:bottom w:val="none" w:sz="0" w:space="0" w:color="auto"/>
            <w:right w:val="none" w:sz="0" w:space="0" w:color="auto"/>
          </w:divBdr>
        </w:div>
        <w:div w:id="2040037076">
          <w:marLeft w:val="640"/>
          <w:marRight w:val="0"/>
          <w:marTop w:val="0"/>
          <w:marBottom w:val="0"/>
          <w:divBdr>
            <w:top w:val="none" w:sz="0" w:space="0" w:color="auto"/>
            <w:left w:val="none" w:sz="0" w:space="0" w:color="auto"/>
            <w:bottom w:val="none" w:sz="0" w:space="0" w:color="auto"/>
            <w:right w:val="none" w:sz="0" w:space="0" w:color="auto"/>
          </w:divBdr>
        </w:div>
        <w:div w:id="1224945140">
          <w:marLeft w:val="640"/>
          <w:marRight w:val="0"/>
          <w:marTop w:val="0"/>
          <w:marBottom w:val="0"/>
          <w:divBdr>
            <w:top w:val="none" w:sz="0" w:space="0" w:color="auto"/>
            <w:left w:val="none" w:sz="0" w:space="0" w:color="auto"/>
            <w:bottom w:val="none" w:sz="0" w:space="0" w:color="auto"/>
            <w:right w:val="none" w:sz="0" w:space="0" w:color="auto"/>
          </w:divBdr>
        </w:div>
        <w:div w:id="177038023">
          <w:marLeft w:val="640"/>
          <w:marRight w:val="0"/>
          <w:marTop w:val="0"/>
          <w:marBottom w:val="0"/>
          <w:divBdr>
            <w:top w:val="none" w:sz="0" w:space="0" w:color="auto"/>
            <w:left w:val="none" w:sz="0" w:space="0" w:color="auto"/>
            <w:bottom w:val="none" w:sz="0" w:space="0" w:color="auto"/>
            <w:right w:val="none" w:sz="0" w:space="0" w:color="auto"/>
          </w:divBdr>
        </w:div>
        <w:div w:id="150408991">
          <w:marLeft w:val="640"/>
          <w:marRight w:val="0"/>
          <w:marTop w:val="0"/>
          <w:marBottom w:val="0"/>
          <w:divBdr>
            <w:top w:val="none" w:sz="0" w:space="0" w:color="auto"/>
            <w:left w:val="none" w:sz="0" w:space="0" w:color="auto"/>
            <w:bottom w:val="none" w:sz="0" w:space="0" w:color="auto"/>
            <w:right w:val="none" w:sz="0" w:space="0" w:color="auto"/>
          </w:divBdr>
        </w:div>
        <w:div w:id="426266755">
          <w:marLeft w:val="640"/>
          <w:marRight w:val="0"/>
          <w:marTop w:val="0"/>
          <w:marBottom w:val="0"/>
          <w:divBdr>
            <w:top w:val="none" w:sz="0" w:space="0" w:color="auto"/>
            <w:left w:val="none" w:sz="0" w:space="0" w:color="auto"/>
            <w:bottom w:val="none" w:sz="0" w:space="0" w:color="auto"/>
            <w:right w:val="none" w:sz="0" w:space="0" w:color="auto"/>
          </w:divBdr>
        </w:div>
        <w:div w:id="1323312284">
          <w:marLeft w:val="640"/>
          <w:marRight w:val="0"/>
          <w:marTop w:val="0"/>
          <w:marBottom w:val="0"/>
          <w:divBdr>
            <w:top w:val="none" w:sz="0" w:space="0" w:color="auto"/>
            <w:left w:val="none" w:sz="0" w:space="0" w:color="auto"/>
            <w:bottom w:val="none" w:sz="0" w:space="0" w:color="auto"/>
            <w:right w:val="none" w:sz="0" w:space="0" w:color="auto"/>
          </w:divBdr>
        </w:div>
        <w:div w:id="58217268">
          <w:marLeft w:val="640"/>
          <w:marRight w:val="0"/>
          <w:marTop w:val="0"/>
          <w:marBottom w:val="0"/>
          <w:divBdr>
            <w:top w:val="none" w:sz="0" w:space="0" w:color="auto"/>
            <w:left w:val="none" w:sz="0" w:space="0" w:color="auto"/>
            <w:bottom w:val="none" w:sz="0" w:space="0" w:color="auto"/>
            <w:right w:val="none" w:sz="0" w:space="0" w:color="auto"/>
          </w:divBdr>
        </w:div>
        <w:div w:id="214127465">
          <w:marLeft w:val="640"/>
          <w:marRight w:val="0"/>
          <w:marTop w:val="0"/>
          <w:marBottom w:val="0"/>
          <w:divBdr>
            <w:top w:val="none" w:sz="0" w:space="0" w:color="auto"/>
            <w:left w:val="none" w:sz="0" w:space="0" w:color="auto"/>
            <w:bottom w:val="none" w:sz="0" w:space="0" w:color="auto"/>
            <w:right w:val="none" w:sz="0" w:space="0" w:color="auto"/>
          </w:divBdr>
        </w:div>
        <w:div w:id="1979215051">
          <w:marLeft w:val="640"/>
          <w:marRight w:val="0"/>
          <w:marTop w:val="0"/>
          <w:marBottom w:val="0"/>
          <w:divBdr>
            <w:top w:val="none" w:sz="0" w:space="0" w:color="auto"/>
            <w:left w:val="none" w:sz="0" w:space="0" w:color="auto"/>
            <w:bottom w:val="none" w:sz="0" w:space="0" w:color="auto"/>
            <w:right w:val="none" w:sz="0" w:space="0" w:color="auto"/>
          </w:divBdr>
        </w:div>
        <w:div w:id="1085343279">
          <w:marLeft w:val="640"/>
          <w:marRight w:val="0"/>
          <w:marTop w:val="0"/>
          <w:marBottom w:val="0"/>
          <w:divBdr>
            <w:top w:val="none" w:sz="0" w:space="0" w:color="auto"/>
            <w:left w:val="none" w:sz="0" w:space="0" w:color="auto"/>
            <w:bottom w:val="none" w:sz="0" w:space="0" w:color="auto"/>
            <w:right w:val="none" w:sz="0" w:space="0" w:color="auto"/>
          </w:divBdr>
        </w:div>
        <w:div w:id="1422606689">
          <w:marLeft w:val="640"/>
          <w:marRight w:val="0"/>
          <w:marTop w:val="0"/>
          <w:marBottom w:val="0"/>
          <w:divBdr>
            <w:top w:val="none" w:sz="0" w:space="0" w:color="auto"/>
            <w:left w:val="none" w:sz="0" w:space="0" w:color="auto"/>
            <w:bottom w:val="none" w:sz="0" w:space="0" w:color="auto"/>
            <w:right w:val="none" w:sz="0" w:space="0" w:color="auto"/>
          </w:divBdr>
        </w:div>
        <w:div w:id="1022560750">
          <w:marLeft w:val="640"/>
          <w:marRight w:val="0"/>
          <w:marTop w:val="0"/>
          <w:marBottom w:val="0"/>
          <w:divBdr>
            <w:top w:val="none" w:sz="0" w:space="0" w:color="auto"/>
            <w:left w:val="none" w:sz="0" w:space="0" w:color="auto"/>
            <w:bottom w:val="none" w:sz="0" w:space="0" w:color="auto"/>
            <w:right w:val="none" w:sz="0" w:space="0" w:color="auto"/>
          </w:divBdr>
        </w:div>
        <w:div w:id="1855411771">
          <w:marLeft w:val="640"/>
          <w:marRight w:val="0"/>
          <w:marTop w:val="0"/>
          <w:marBottom w:val="0"/>
          <w:divBdr>
            <w:top w:val="none" w:sz="0" w:space="0" w:color="auto"/>
            <w:left w:val="none" w:sz="0" w:space="0" w:color="auto"/>
            <w:bottom w:val="none" w:sz="0" w:space="0" w:color="auto"/>
            <w:right w:val="none" w:sz="0" w:space="0" w:color="auto"/>
          </w:divBdr>
        </w:div>
        <w:div w:id="664238445">
          <w:marLeft w:val="640"/>
          <w:marRight w:val="0"/>
          <w:marTop w:val="0"/>
          <w:marBottom w:val="0"/>
          <w:divBdr>
            <w:top w:val="none" w:sz="0" w:space="0" w:color="auto"/>
            <w:left w:val="none" w:sz="0" w:space="0" w:color="auto"/>
            <w:bottom w:val="none" w:sz="0" w:space="0" w:color="auto"/>
            <w:right w:val="none" w:sz="0" w:space="0" w:color="auto"/>
          </w:divBdr>
        </w:div>
        <w:div w:id="118381947">
          <w:marLeft w:val="640"/>
          <w:marRight w:val="0"/>
          <w:marTop w:val="0"/>
          <w:marBottom w:val="0"/>
          <w:divBdr>
            <w:top w:val="none" w:sz="0" w:space="0" w:color="auto"/>
            <w:left w:val="none" w:sz="0" w:space="0" w:color="auto"/>
            <w:bottom w:val="none" w:sz="0" w:space="0" w:color="auto"/>
            <w:right w:val="none" w:sz="0" w:space="0" w:color="auto"/>
          </w:divBdr>
        </w:div>
        <w:div w:id="1572109715">
          <w:marLeft w:val="640"/>
          <w:marRight w:val="0"/>
          <w:marTop w:val="0"/>
          <w:marBottom w:val="0"/>
          <w:divBdr>
            <w:top w:val="none" w:sz="0" w:space="0" w:color="auto"/>
            <w:left w:val="none" w:sz="0" w:space="0" w:color="auto"/>
            <w:bottom w:val="none" w:sz="0" w:space="0" w:color="auto"/>
            <w:right w:val="none" w:sz="0" w:space="0" w:color="auto"/>
          </w:divBdr>
        </w:div>
        <w:div w:id="480003723">
          <w:marLeft w:val="640"/>
          <w:marRight w:val="0"/>
          <w:marTop w:val="0"/>
          <w:marBottom w:val="0"/>
          <w:divBdr>
            <w:top w:val="none" w:sz="0" w:space="0" w:color="auto"/>
            <w:left w:val="none" w:sz="0" w:space="0" w:color="auto"/>
            <w:bottom w:val="none" w:sz="0" w:space="0" w:color="auto"/>
            <w:right w:val="none" w:sz="0" w:space="0" w:color="auto"/>
          </w:divBdr>
        </w:div>
        <w:div w:id="1749811508">
          <w:marLeft w:val="640"/>
          <w:marRight w:val="0"/>
          <w:marTop w:val="0"/>
          <w:marBottom w:val="0"/>
          <w:divBdr>
            <w:top w:val="none" w:sz="0" w:space="0" w:color="auto"/>
            <w:left w:val="none" w:sz="0" w:space="0" w:color="auto"/>
            <w:bottom w:val="none" w:sz="0" w:space="0" w:color="auto"/>
            <w:right w:val="none" w:sz="0" w:space="0" w:color="auto"/>
          </w:divBdr>
        </w:div>
        <w:div w:id="585652350">
          <w:marLeft w:val="640"/>
          <w:marRight w:val="0"/>
          <w:marTop w:val="0"/>
          <w:marBottom w:val="0"/>
          <w:divBdr>
            <w:top w:val="none" w:sz="0" w:space="0" w:color="auto"/>
            <w:left w:val="none" w:sz="0" w:space="0" w:color="auto"/>
            <w:bottom w:val="none" w:sz="0" w:space="0" w:color="auto"/>
            <w:right w:val="none" w:sz="0" w:space="0" w:color="auto"/>
          </w:divBdr>
        </w:div>
        <w:div w:id="1942910997">
          <w:marLeft w:val="640"/>
          <w:marRight w:val="0"/>
          <w:marTop w:val="0"/>
          <w:marBottom w:val="0"/>
          <w:divBdr>
            <w:top w:val="none" w:sz="0" w:space="0" w:color="auto"/>
            <w:left w:val="none" w:sz="0" w:space="0" w:color="auto"/>
            <w:bottom w:val="none" w:sz="0" w:space="0" w:color="auto"/>
            <w:right w:val="none" w:sz="0" w:space="0" w:color="auto"/>
          </w:divBdr>
        </w:div>
        <w:div w:id="1842743259">
          <w:marLeft w:val="640"/>
          <w:marRight w:val="0"/>
          <w:marTop w:val="0"/>
          <w:marBottom w:val="0"/>
          <w:divBdr>
            <w:top w:val="none" w:sz="0" w:space="0" w:color="auto"/>
            <w:left w:val="none" w:sz="0" w:space="0" w:color="auto"/>
            <w:bottom w:val="none" w:sz="0" w:space="0" w:color="auto"/>
            <w:right w:val="none" w:sz="0" w:space="0" w:color="auto"/>
          </w:divBdr>
        </w:div>
        <w:div w:id="1459910568">
          <w:marLeft w:val="640"/>
          <w:marRight w:val="0"/>
          <w:marTop w:val="0"/>
          <w:marBottom w:val="0"/>
          <w:divBdr>
            <w:top w:val="none" w:sz="0" w:space="0" w:color="auto"/>
            <w:left w:val="none" w:sz="0" w:space="0" w:color="auto"/>
            <w:bottom w:val="none" w:sz="0" w:space="0" w:color="auto"/>
            <w:right w:val="none" w:sz="0" w:space="0" w:color="auto"/>
          </w:divBdr>
        </w:div>
        <w:div w:id="58982952">
          <w:marLeft w:val="640"/>
          <w:marRight w:val="0"/>
          <w:marTop w:val="0"/>
          <w:marBottom w:val="0"/>
          <w:divBdr>
            <w:top w:val="none" w:sz="0" w:space="0" w:color="auto"/>
            <w:left w:val="none" w:sz="0" w:space="0" w:color="auto"/>
            <w:bottom w:val="none" w:sz="0" w:space="0" w:color="auto"/>
            <w:right w:val="none" w:sz="0" w:space="0" w:color="auto"/>
          </w:divBdr>
        </w:div>
        <w:div w:id="1344865354">
          <w:marLeft w:val="640"/>
          <w:marRight w:val="0"/>
          <w:marTop w:val="0"/>
          <w:marBottom w:val="0"/>
          <w:divBdr>
            <w:top w:val="none" w:sz="0" w:space="0" w:color="auto"/>
            <w:left w:val="none" w:sz="0" w:space="0" w:color="auto"/>
            <w:bottom w:val="none" w:sz="0" w:space="0" w:color="auto"/>
            <w:right w:val="none" w:sz="0" w:space="0" w:color="auto"/>
          </w:divBdr>
        </w:div>
        <w:div w:id="382097916">
          <w:marLeft w:val="640"/>
          <w:marRight w:val="0"/>
          <w:marTop w:val="0"/>
          <w:marBottom w:val="0"/>
          <w:divBdr>
            <w:top w:val="none" w:sz="0" w:space="0" w:color="auto"/>
            <w:left w:val="none" w:sz="0" w:space="0" w:color="auto"/>
            <w:bottom w:val="none" w:sz="0" w:space="0" w:color="auto"/>
            <w:right w:val="none" w:sz="0" w:space="0" w:color="auto"/>
          </w:divBdr>
        </w:div>
        <w:div w:id="869302151">
          <w:marLeft w:val="640"/>
          <w:marRight w:val="0"/>
          <w:marTop w:val="0"/>
          <w:marBottom w:val="0"/>
          <w:divBdr>
            <w:top w:val="none" w:sz="0" w:space="0" w:color="auto"/>
            <w:left w:val="none" w:sz="0" w:space="0" w:color="auto"/>
            <w:bottom w:val="none" w:sz="0" w:space="0" w:color="auto"/>
            <w:right w:val="none" w:sz="0" w:space="0" w:color="auto"/>
          </w:divBdr>
        </w:div>
        <w:div w:id="487400519">
          <w:marLeft w:val="640"/>
          <w:marRight w:val="0"/>
          <w:marTop w:val="0"/>
          <w:marBottom w:val="0"/>
          <w:divBdr>
            <w:top w:val="none" w:sz="0" w:space="0" w:color="auto"/>
            <w:left w:val="none" w:sz="0" w:space="0" w:color="auto"/>
            <w:bottom w:val="none" w:sz="0" w:space="0" w:color="auto"/>
            <w:right w:val="none" w:sz="0" w:space="0" w:color="auto"/>
          </w:divBdr>
        </w:div>
        <w:div w:id="1047988735">
          <w:marLeft w:val="640"/>
          <w:marRight w:val="0"/>
          <w:marTop w:val="0"/>
          <w:marBottom w:val="0"/>
          <w:divBdr>
            <w:top w:val="none" w:sz="0" w:space="0" w:color="auto"/>
            <w:left w:val="none" w:sz="0" w:space="0" w:color="auto"/>
            <w:bottom w:val="none" w:sz="0" w:space="0" w:color="auto"/>
            <w:right w:val="none" w:sz="0" w:space="0" w:color="auto"/>
          </w:divBdr>
        </w:div>
        <w:div w:id="135073687">
          <w:marLeft w:val="640"/>
          <w:marRight w:val="0"/>
          <w:marTop w:val="0"/>
          <w:marBottom w:val="0"/>
          <w:divBdr>
            <w:top w:val="none" w:sz="0" w:space="0" w:color="auto"/>
            <w:left w:val="none" w:sz="0" w:space="0" w:color="auto"/>
            <w:bottom w:val="none" w:sz="0" w:space="0" w:color="auto"/>
            <w:right w:val="none" w:sz="0" w:space="0" w:color="auto"/>
          </w:divBdr>
        </w:div>
        <w:div w:id="710229752">
          <w:marLeft w:val="640"/>
          <w:marRight w:val="0"/>
          <w:marTop w:val="0"/>
          <w:marBottom w:val="0"/>
          <w:divBdr>
            <w:top w:val="none" w:sz="0" w:space="0" w:color="auto"/>
            <w:left w:val="none" w:sz="0" w:space="0" w:color="auto"/>
            <w:bottom w:val="none" w:sz="0" w:space="0" w:color="auto"/>
            <w:right w:val="none" w:sz="0" w:space="0" w:color="auto"/>
          </w:divBdr>
        </w:div>
        <w:div w:id="1236236279">
          <w:marLeft w:val="640"/>
          <w:marRight w:val="0"/>
          <w:marTop w:val="0"/>
          <w:marBottom w:val="0"/>
          <w:divBdr>
            <w:top w:val="none" w:sz="0" w:space="0" w:color="auto"/>
            <w:left w:val="none" w:sz="0" w:space="0" w:color="auto"/>
            <w:bottom w:val="none" w:sz="0" w:space="0" w:color="auto"/>
            <w:right w:val="none" w:sz="0" w:space="0" w:color="auto"/>
          </w:divBdr>
        </w:div>
        <w:div w:id="1760515445">
          <w:marLeft w:val="640"/>
          <w:marRight w:val="0"/>
          <w:marTop w:val="0"/>
          <w:marBottom w:val="0"/>
          <w:divBdr>
            <w:top w:val="none" w:sz="0" w:space="0" w:color="auto"/>
            <w:left w:val="none" w:sz="0" w:space="0" w:color="auto"/>
            <w:bottom w:val="none" w:sz="0" w:space="0" w:color="auto"/>
            <w:right w:val="none" w:sz="0" w:space="0" w:color="auto"/>
          </w:divBdr>
        </w:div>
        <w:div w:id="295985431">
          <w:marLeft w:val="640"/>
          <w:marRight w:val="0"/>
          <w:marTop w:val="0"/>
          <w:marBottom w:val="0"/>
          <w:divBdr>
            <w:top w:val="none" w:sz="0" w:space="0" w:color="auto"/>
            <w:left w:val="none" w:sz="0" w:space="0" w:color="auto"/>
            <w:bottom w:val="none" w:sz="0" w:space="0" w:color="auto"/>
            <w:right w:val="none" w:sz="0" w:space="0" w:color="auto"/>
          </w:divBdr>
        </w:div>
        <w:div w:id="1510754334">
          <w:marLeft w:val="640"/>
          <w:marRight w:val="0"/>
          <w:marTop w:val="0"/>
          <w:marBottom w:val="0"/>
          <w:divBdr>
            <w:top w:val="none" w:sz="0" w:space="0" w:color="auto"/>
            <w:left w:val="none" w:sz="0" w:space="0" w:color="auto"/>
            <w:bottom w:val="none" w:sz="0" w:space="0" w:color="auto"/>
            <w:right w:val="none" w:sz="0" w:space="0" w:color="auto"/>
          </w:divBdr>
        </w:div>
        <w:div w:id="1428962109">
          <w:marLeft w:val="640"/>
          <w:marRight w:val="0"/>
          <w:marTop w:val="0"/>
          <w:marBottom w:val="0"/>
          <w:divBdr>
            <w:top w:val="none" w:sz="0" w:space="0" w:color="auto"/>
            <w:left w:val="none" w:sz="0" w:space="0" w:color="auto"/>
            <w:bottom w:val="none" w:sz="0" w:space="0" w:color="auto"/>
            <w:right w:val="none" w:sz="0" w:space="0" w:color="auto"/>
          </w:divBdr>
        </w:div>
        <w:div w:id="679503337">
          <w:marLeft w:val="640"/>
          <w:marRight w:val="0"/>
          <w:marTop w:val="0"/>
          <w:marBottom w:val="0"/>
          <w:divBdr>
            <w:top w:val="none" w:sz="0" w:space="0" w:color="auto"/>
            <w:left w:val="none" w:sz="0" w:space="0" w:color="auto"/>
            <w:bottom w:val="none" w:sz="0" w:space="0" w:color="auto"/>
            <w:right w:val="none" w:sz="0" w:space="0" w:color="auto"/>
          </w:divBdr>
        </w:div>
        <w:div w:id="1224565439">
          <w:marLeft w:val="640"/>
          <w:marRight w:val="0"/>
          <w:marTop w:val="0"/>
          <w:marBottom w:val="0"/>
          <w:divBdr>
            <w:top w:val="none" w:sz="0" w:space="0" w:color="auto"/>
            <w:left w:val="none" w:sz="0" w:space="0" w:color="auto"/>
            <w:bottom w:val="none" w:sz="0" w:space="0" w:color="auto"/>
            <w:right w:val="none" w:sz="0" w:space="0" w:color="auto"/>
          </w:divBdr>
        </w:div>
        <w:div w:id="1726686602">
          <w:marLeft w:val="640"/>
          <w:marRight w:val="0"/>
          <w:marTop w:val="0"/>
          <w:marBottom w:val="0"/>
          <w:divBdr>
            <w:top w:val="none" w:sz="0" w:space="0" w:color="auto"/>
            <w:left w:val="none" w:sz="0" w:space="0" w:color="auto"/>
            <w:bottom w:val="none" w:sz="0" w:space="0" w:color="auto"/>
            <w:right w:val="none" w:sz="0" w:space="0" w:color="auto"/>
          </w:divBdr>
        </w:div>
        <w:div w:id="779488887">
          <w:marLeft w:val="640"/>
          <w:marRight w:val="0"/>
          <w:marTop w:val="0"/>
          <w:marBottom w:val="0"/>
          <w:divBdr>
            <w:top w:val="none" w:sz="0" w:space="0" w:color="auto"/>
            <w:left w:val="none" w:sz="0" w:space="0" w:color="auto"/>
            <w:bottom w:val="none" w:sz="0" w:space="0" w:color="auto"/>
            <w:right w:val="none" w:sz="0" w:space="0" w:color="auto"/>
          </w:divBdr>
        </w:div>
        <w:div w:id="1799370394">
          <w:marLeft w:val="640"/>
          <w:marRight w:val="0"/>
          <w:marTop w:val="0"/>
          <w:marBottom w:val="0"/>
          <w:divBdr>
            <w:top w:val="none" w:sz="0" w:space="0" w:color="auto"/>
            <w:left w:val="none" w:sz="0" w:space="0" w:color="auto"/>
            <w:bottom w:val="none" w:sz="0" w:space="0" w:color="auto"/>
            <w:right w:val="none" w:sz="0" w:space="0" w:color="auto"/>
          </w:divBdr>
        </w:div>
        <w:div w:id="1418673332">
          <w:marLeft w:val="640"/>
          <w:marRight w:val="0"/>
          <w:marTop w:val="0"/>
          <w:marBottom w:val="0"/>
          <w:divBdr>
            <w:top w:val="none" w:sz="0" w:space="0" w:color="auto"/>
            <w:left w:val="none" w:sz="0" w:space="0" w:color="auto"/>
            <w:bottom w:val="none" w:sz="0" w:space="0" w:color="auto"/>
            <w:right w:val="none" w:sz="0" w:space="0" w:color="auto"/>
          </w:divBdr>
        </w:div>
        <w:div w:id="1579173305">
          <w:marLeft w:val="640"/>
          <w:marRight w:val="0"/>
          <w:marTop w:val="0"/>
          <w:marBottom w:val="0"/>
          <w:divBdr>
            <w:top w:val="none" w:sz="0" w:space="0" w:color="auto"/>
            <w:left w:val="none" w:sz="0" w:space="0" w:color="auto"/>
            <w:bottom w:val="none" w:sz="0" w:space="0" w:color="auto"/>
            <w:right w:val="none" w:sz="0" w:space="0" w:color="auto"/>
          </w:divBdr>
        </w:div>
        <w:div w:id="1899239903">
          <w:marLeft w:val="640"/>
          <w:marRight w:val="0"/>
          <w:marTop w:val="0"/>
          <w:marBottom w:val="0"/>
          <w:divBdr>
            <w:top w:val="none" w:sz="0" w:space="0" w:color="auto"/>
            <w:left w:val="none" w:sz="0" w:space="0" w:color="auto"/>
            <w:bottom w:val="none" w:sz="0" w:space="0" w:color="auto"/>
            <w:right w:val="none" w:sz="0" w:space="0" w:color="auto"/>
          </w:divBdr>
        </w:div>
        <w:div w:id="2130202015">
          <w:marLeft w:val="640"/>
          <w:marRight w:val="0"/>
          <w:marTop w:val="0"/>
          <w:marBottom w:val="0"/>
          <w:divBdr>
            <w:top w:val="none" w:sz="0" w:space="0" w:color="auto"/>
            <w:left w:val="none" w:sz="0" w:space="0" w:color="auto"/>
            <w:bottom w:val="none" w:sz="0" w:space="0" w:color="auto"/>
            <w:right w:val="none" w:sz="0" w:space="0" w:color="auto"/>
          </w:divBdr>
        </w:div>
        <w:div w:id="1728991334">
          <w:marLeft w:val="640"/>
          <w:marRight w:val="0"/>
          <w:marTop w:val="0"/>
          <w:marBottom w:val="0"/>
          <w:divBdr>
            <w:top w:val="none" w:sz="0" w:space="0" w:color="auto"/>
            <w:left w:val="none" w:sz="0" w:space="0" w:color="auto"/>
            <w:bottom w:val="none" w:sz="0" w:space="0" w:color="auto"/>
            <w:right w:val="none" w:sz="0" w:space="0" w:color="auto"/>
          </w:divBdr>
        </w:div>
        <w:div w:id="1780299079">
          <w:marLeft w:val="640"/>
          <w:marRight w:val="0"/>
          <w:marTop w:val="0"/>
          <w:marBottom w:val="0"/>
          <w:divBdr>
            <w:top w:val="none" w:sz="0" w:space="0" w:color="auto"/>
            <w:left w:val="none" w:sz="0" w:space="0" w:color="auto"/>
            <w:bottom w:val="none" w:sz="0" w:space="0" w:color="auto"/>
            <w:right w:val="none" w:sz="0" w:space="0" w:color="auto"/>
          </w:divBdr>
        </w:div>
        <w:div w:id="57411230">
          <w:marLeft w:val="640"/>
          <w:marRight w:val="0"/>
          <w:marTop w:val="0"/>
          <w:marBottom w:val="0"/>
          <w:divBdr>
            <w:top w:val="none" w:sz="0" w:space="0" w:color="auto"/>
            <w:left w:val="none" w:sz="0" w:space="0" w:color="auto"/>
            <w:bottom w:val="none" w:sz="0" w:space="0" w:color="auto"/>
            <w:right w:val="none" w:sz="0" w:space="0" w:color="auto"/>
          </w:divBdr>
        </w:div>
        <w:div w:id="1936740987">
          <w:marLeft w:val="640"/>
          <w:marRight w:val="0"/>
          <w:marTop w:val="0"/>
          <w:marBottom w:val="0"/>
          <w:divBdr>
            <w:top w:val="none" w:sz="0" w:space="0" w:color="auto"/>
            <w:left w:val="none" w:sz="0" w:space="0" w:color="auto"/>
            <w:bottom w:val="none" w:sz="0" w:space="0" w:color="auto"/>
            <w:right w:val="none" w:sz="0" w:space="0" w:color="auto"/>
          </w:divBdr>
        </w:div>
        <w:div w:id="1608925763">
          <w:marLeft w:val="640"/>
          <w:marRight w:val="0"/>
          <w:marTop w:val="0"/>
          <w:marBottom w:val="0"/>
          <w:divBdr>
            <w:top w:val="none" w:sz="0" w:space="0" w:color="auto"/>
            <w:left w:val="none" w:sz="0" w:space="0" w:color="auto"/>
            <w:bottom w:val="none" w:sz="0" w:space="0" w:color="auto"/>
            <w:right w:val="none" w:sz="0" w:space="0" w:color="auto"/>
          </w:divBdr>
        </w:div>
        <w:div w:id="754665793">
          <w:marLeft w:val="640"/>
          <w:marRight w:val="0"/>
          <w:marTop w:val="0"/>
          <w:marBottom w:val="0"/>
          <w:divBdr>
            <w:top w:val="none" w:sz="0" w:space="0" w:color="auto"/>
            <w:left w:val="none" w:sz="0" w:space="0" w:color="auto"/>
            <w:bottom w:val="none" w:sz="0" w:space="0" w:color="auto"/>
            <w:right w:val="none" w:sz="0" w:space="0" w:color="auto"/>
          </w:divBdr>
        </w:div>
        <w:div w:id="1686831316">
          <w:marLeft w:val="640"/>
          <w:marRight w:val="0"/>
          <w:marTop w:val="0"/>
          <w:marBottom w:val="0"/>
          <w:divBdr>
            <w:top w:val="none" w:sz="0" w:space="0" w:color="auto"/>
            <w:left w:val="none" w:sz="0" w:space="0" w:color="auto"/>
            <w:bottom w:val="none" w:sz="0" w:space="0" w:color="auto"/>
            <w:right w:val="none" w:sz="0" w:space="0" w:color="auto"/>
          </w:divBdr>
        </w:div>
        <w:div w:id="1211455156">
          <w:marLeft w:val="640"/>
          <w:marRight w:val="0"/>
          <w:marTop w:val="0"/>
          <w:marBottom w:val="0"/>
          <w:divBdr>
            <w:top w:val="none" w:sz="0" w:space="0" w:color="auto"/>
            <w:left w:val="none" w:sz="0" w:space="0" w:color="auto"/>
            <w:bottom w:val="none" w:sz="0" w:space="0" w:color="auto"/>
            <w:right w:val="none" w:sz="0" w:space="0" w:color="auto"/>
          </w:divBdr>
        </w:div>
        <w:div w:id="1508330153">
          <w:marLeft w:val="640"/>
          <w:marRight w:val="0"/>
          <w:marTop w:val="0"/>
          <w:marBottom w:val="0"/>
          <w:divBdr>
            <w:top w:val="none" w:sz="0" w:space="0" w:color="auto"/>
            <w:left w:val="none" w:sz="0" w:space="0" w:color="auto"/>
            <w:bottom w:val="none" w:sz="0" w:space="0" w:color="auto"/>
            <w:right w:val="none" w:sz="0" w:space="0" w:color="auto"/>
          </w:divBdr>
        </w:div>
        <w:div w:id="1096247331">
          <w:marLeft w:val="640"/>
          <w:marRight w:val="0"/>
          <w:marTop w:val="0"/>
          <w:marBottom w:val="0"/>
          <w:divBdr>
            <w:top w:val="none" w:sz="0" w:space="0" w:color="auto"/>
            <w:left w:val="none" w:sz="0" w:space="0" w:color="auto"/>
            <w:bottom w:val="none" w:sz="0" w:space="0" w:color="auto"/>
            <w:right w:val="none" w:sz="0" w:space="0" w:color="auto"/>
          </w:divBdr>
        </w:div>
        <w:div w:id="843478500">
          <w:marLeft w:val="640"/>
          <w:marRight w:val="0"/>
          <w:marTop w:val="0"/>
          <w:marBottom w:val="0"/>
          <w:divBdr>
            <w:top w:val="none" w:sz="0" w:space="0" w:color="auto"/>
            <w:left w:val="none" w:sz="0" w:space="0" w:color="auto"/>
            <w:bottom w:val="none" w:sz="0" w:space="0" w:color="auto"/>
            <w:right w:val="none" w:sz="0" w:space="0" w:color="auto"/>
          </w:divBdr>
        </w:div>
        <w:div w:id="1265462375">
          <w:marLeft w:val="640"/>
          <w:marRight w:val="0"/>
          <w:marTop w:val="0"/>
          <w:marBottom w:val="0"/>
          <w:divBdr>
            <w:top w:val="none" w:sz="0" w:space="0" w:color="auto"/>
            <w:left w:val="none" w:sz="0" w:space="0" w:color="auto"/>
            <w:bottom w:val="none" w:sz="0" w:space="0" w:color="auto"/>
            <w:right w:val="none" w:sz="0" w:space="0" w:color="auto"/>
          </w:divBdr>
        </w:div>
        <w:div w:id="1469587769">
          <w:marLeft w:val="640"/>
          <w:marRight w:val="0"/>
          <w:marTop w:val="0"/>
          <w:marBottom w:val="0"/>
          <w:divBdr>
            <w:top w:val="none" w:sz="0" w:space="0" w:color="auto"/>
            <w:left w:val="none" w:sz="0" w:space="0" w:color="auto"/>
            <w:bottom w:val="none" w:sz="0" w:space="0" w:color="auto"/>
            <w:right w:val="none" w:sz="0" w:space="0" w:color="auto"/>
          </w:divBdr>
        </w:div>
        <w:div w:id="169609364">
          <w:marLeft w:val="640"/>
          <w:marRight w:val="0"/>
          <w:marTop w:val="0"/>
          <w:marBottom w:val="0"/>
          <w:divBdr>
            <w:top w:val="none" w:sz="0" w:space="0" w:color="auto"/>
            <w:left w:val="none" w:sz="0" w:space="0" w:color="auto"/>
            <w:bottom w:val="none" w:sz="0" w:space="0" w:color="auto"/>
            <w:right w:val="none" w:sz="0" w:space="0" w:color="auto"/>
          </w:divBdr>
        </w:div>
        <w:div w:id="257563482">
          <w:marLeft w:val="640"/>
          <w:marRight w:val="0"/>
          <w:marTop w:val="0"/>
          <w:marBottom w:val="0"/>
          <w:divBdr>
            <w:top w:val="none" w:sz="0" w:space="0" w:color="auto"/>
            <w:left w:val="none" w:sz="0" w:space="0" w:color="auto"/>
            <w:bottom w:val="none" w:sz="0" w:space="0" w:color="auto"/>
            <w:right w:val="none" w:sz="0" w:space="0" w:color="auto"/>
          </w:divBdr>
        </w:div>
        <w:div w:id="1622493186">
          <w:marLeft w:val="640"/>
          <w:marRight w:val="0"/>
          <w:marTop w:val="0"/>
          <w:marBottom w:val="0"/>
          <w:divBdr>
            <w:top w:val="none" w:sz="0" w:space="0" w:color="auto"/>
            <w:left w:val="none" w:sz="0" w:space="0" w:color="auto"/>
            <w:bottom w:val="none" w:sz="0" w:space="0" w:color="auto"/>
            <w:right w:val="none" w:sz="0" w:space="0" w:color="auto"/>
          </w:divBdr>
        </w:div>
        <w:div w:id="324476481">
          <w:marLeft w:val="640"/>
          <w:marRight w:val="0"/>
          <w:marTop w:val="0"/>
          <w:marBottom w:val="0"/>
          <w:divBdr>
            <w:top w:val="none" w:sz="0" w:space="0" w:color="auto"/>
            <w:left w:val="none" w:sz="0" w:space="0" w:color="auto"/>
            <w:bottom w:val="none" w:sz="0" w:space="0" w:color="auto"/>
            <w:right w:val="none" w:sz="0" w:space="0" w:color="auto"/>
          </w:divBdr>
        </w:div>
        <w:div w:id="757483982">
          <w:marLeft w:val="640"/>
          <w:marRight w:val="0"/>
          <w:marTop w:val="0"/>
          <w:marBottom w:val="0"/>
          <w:divBdr>
            <w:top w:val="none" w:sz="0" w:space="0" w:color="auto"/>
            <w:left w:val="none" w:sz="0" w:space="0" w:color="auto"/>
            <w:bottom w:val="none" w:sz="0" w:space="0" w:color="auto"/>
            <w:right w:val="none" w:sz="0" w:space="0" w:color="auto"/>
          </w:divBdr>
        </w:div>
        <w:div w:id="2118131925">
          <w:marLeft w:val="640"/>
          <w:marRight w:val="0"/>
          <w:marTop w:val="0"/>
          <w:marBottom w:val="0"/>
          <w:divBdr>
            <w:top w:val="none" w:sz="0" w:space="0" w:color="auto"/>
            <w:left w:val="none" w:sz="0" w:space="0" w:color="auto"/>
            <w:bottom w:val="none" w:sz="0" w:space="0" w:color="auto"/>
            <w:right w:val="none" w:sz="0" w:space="0" w:color="auto"/>
          </w:divBdr>
        </w:div>
        <w:div w:id="323944672">
          <w:marLeft w:val="640"/>
          <w:marRight w:val="0"/>
          <w:marTop w:val="0"/>
          <w:marBottom w:val="0"/>
          <w:divBdr>
            <w:top w:val="none" w:sz="0" w:space="0" w:color="auto"/>
            <w:left w:val="none" w:sz="0" w:space="0" w:color="auto"/>
            <w:bottom w:val="none" w:sz="0" w:space="0" w:color="auto"/>
            <w:right w:val="none" w:sz="0" w:space="0" w:color="auto"/>
          </w:divBdr>
        </w:div>
        <w:div w:id="458764381">
          <w:marLeft w:val="640"/>
          <w:marRight w:val="0"/>
          <w:marTop w:val="0"/>
          <w:marBottom w:val="0"/>
          <w:divBdr>
            <w:top w:val="none" w:sz="0" w:space="0" w:color="auto"/>
            <w:left w:val="none" w:sz="0" w:space="0" w:color="auto"/>
            <w:bottom w:val="none" w:sz="0" w:space="0" w:color="auto"/>
            <w:right w:val="none" w:sz="0" w:space="0" w:color="auto"/>
          </w:divBdr>
        </w:div>
        <w:div w:id="351987">
          <w:marLeft w:val="640"/>
          <w:marRight w:val="0"/>
          <w:marTop w:val="0"/>
          <w:marBottom w:val="0"/>
          <w:divBdr>
            <w:top w:val="none" w:sz="0" w:space="0" w:color="auto"/>
            <w:left w:val="none" w:sz="0" w:space="0" w:color="auto"/>
            <w:bottom w:val="none" w:sz="0" w:space="0" w:color="auto"/>
            <w:right w:val="none" w:sz="0" w:space="0" w:color="auto"/>
          </w:divBdr>
        </w:div>
        <w:div w:id="627778640">
          <w:marLeft w:val="640"/>
          <w:marRight w:val="0"/>
          <w:marTop w:val="0"/>
          <w:marBottom w:val="0"/>
          <w:divBdr>
            <w:top w:val="none" w:sz="0" w:space="0" w:color="auto"/>
            <w:left w:val="none" w:sz="0" w:space="0" w:color="auto"/>
            <w:bottom w:val="none" w:sz="0" w:space="0" w:color="auto"/>
            <w:right w:val="none" w:sz="0" w:space="0" w:color="auto"/>
          </w:divBdr>
        </w:div>
        <w:div w:id="397635290">
          <w:marLeft w:val="640"/>
          <w:marRight w:val="0"/>
          <w:marTop w:val="0"/>
          <w:marBottom w:val="0"/>
          <w:divBdr>
            <w:top w:val="none" w:sz="0" w:space="0" w:color="auto"/>
            <w:left w:val="none" w:sz="0" w:space="0" w:color="auto"/>
            <w:bottom w:val="none" w:sz="0" w:space="0" w:color="auto"/>
            <w:right w:val="none" w:sz="0" w:space="0" w:color="auto"/>
          </w:divBdr>
        </w:div>
        <w:div w:id="988170250">
          <w:marLeft w:val="640"/>
          <w:marRight w:val="0"/>
          <w:marTop w:val="0"/>
          <w:marBottom w:val="0"/>
          <w:divBdr>
            <w:top w:val="none" w:sz="0" w:space="0" w:color="auto"/>
            <w:left w:val="none" w:sz="0" w:space="0" w:color="auto"/>
            <w:bottom w:val="none" w:sz="0" w:space="0" w:color="auto"/>
            <w:right w:val="none" w:sz="0" w:space="0" w:color="auto"/>
          </w:divBdr>
        </w:div>
        <w:div w:id="1271471490">
          <w:marLeft w:val="640"/>
          <w:marRight w:val="0"/>
          <w:marTop w:val="0"/>
          <w:marBottom w:val="0"/>
          <w:divBdr>
            <w:top w:val="none" w:sz="0" w:space="0" w:color="auto"/>
            <w:left w:val="none" w:sz="0" w:space="0" w:color="auto"/>
            <w:bottom w:val="none" w:sz="0" w:space="0" w:color="auto"/>
            <w:right w:val="none" w:sz="0" w:space="0" w:color="auto"/>
          </w:divBdr>
        </w:div>
        <w:div w:id="61029602">
          <w:marLeft w:val="640"/>
          <w:marRight w:val="0"/>
          <w:marTop w:val="0"/>
          <w:marBottom w:val="0"/>
          <w:divBdr>
            <w:top w:val="none" w:sz="0" w:space="0" w:color="auto"/>
            <w:left w:val="none" w:sz="0" w:space="0" w:color="auto"/>
            <w:bottom w:val="none" w:sz="0" w:space="0" w:color="auto"/>
            <w:right w:val="none" w:sz="0" w:space="0" w:color="auto"/>
          </w:divBdr>
        </w:div>
        <w:div w:id="1191183385">
          <w:marLeft w:val="640"/>
          <w:marRight w:val="0"/>
          <w:marTop w:val="0"/>
          <w:marBottom w:val="0"/>
          <w:divBdr>
            <w:top w:val="none" w:sz="0" w:space="0" w:color="auto"/>
            <w:left w:val="none" w:sz="0" w:space="0" w:color="auto"/>
            <w:bottom w:val="none" w:sz="0" w:space="0" w:color="auto"/>
            <w:right w:val="none" w:sz="0" w:space="0" w:color="auto"/>
          </w:divBdr>
        </w:div>
        <w:div w:id="821894639">
          <w:marLeft w:val="640"/>
          <w:marRight w:val="0"/>
          <w:marTop w:val="0"/>
          <w:marBottom w:val="0"/>
          <w:divBdr>
            <w:top w:val="none" w:sz="0" w:space="0" w:color="auto"/>
            <w:left w:val="none" w:sz="0" w:space="0" w:color="auto"/>
            <w:bottom w:val="none" w:sz="0" w:space="0" w:color="auto"/>
            <w:right w:val="none" w:sz="0" w:space="0" w:color="auto"/>
          </w:divBdr>
        </w:div>
        <w:div w:id="1668291399">
          <w:marLeft w:val="640"/>
          <w:marRight w:val="0"/>
          <w:marTop w:val="0"/>
          <w:marBottom w:val="0"/>
          <w:divBdr>
            <w:top w:val="none" w:sz="0" w:space="0" w:color="auto"/>
            <w:left w:val="none" w:sz="0" w:space="0" w:color="auto"/>
            <w:bottom w:val="none" w:sz="0" w:space="0" w:color="auto"/>
            <w:right w:val="none" w:sz="0" w:space="0" w:color="auto"/>
          </w:divBdr>
        </w:div>
        <w:div w:id="2011103880">
          <w:marLeft w:val="640"/>
          <w:marRight w:val="0"/>
          <w:marTop w:val="0"/>
          <w:marBottom w:val="0"/>
          <w:divBdr>
            <w:top w:val="none" w:sz="0" w:space="0" w:color="auto"/>
            <w:left w:val="none" w:sz="0" w:space="0" w:color="auto"/>
            <w:bottom w:val="none" w:sz="0" w:space="0" w:color="auto"/>
            <w:right w:val="none" w:sz="0" w:space="0" w:color="auto"/>
          </w:divBdr>
        </w:div>
        <w:div w:id="923951533">
          <w:marLeft w:val="640"/>
          <w:marRight w:val="0"/>
          <w:marTop w:val="0"/>
          <w:marBottom w:val="0"/>
          <w:divBdr>
            <w:top w:val="none" w:sz="0" w:space="0" w:color="auto"/>
            <w:left w:val="none" w:sz="0" w:space="0" w:color="auto"/>
            <w:bottom w:val="none" w:sz="0" w:space="0" w:color="auto"/>
            <w:right w:val="none" w:sz="0" w:space="0" w:color="auto"/>
          </w:divBdr>
        </w:div>
        <w:div w:id="1640451652">
          <w:marLeft w:val="640"/>
          <w:marRight w:val="0"/>
          <w:marTop w:val="0"/>
          <w:marBottom w:val="0"/>
          <w:divBdr>
            <w:top w:val="none" w:sz="0" w:space="0" w:color="auto"/>
            <w:left w:val="none" w:sz="0" w:space="0" w:color="auto"/>
            <w:bottom w:val="none" w:sz="0" w:space="0" w:color="auto"/>
            <w:right w:val="none" w:sz="0" w:space="0" w:color="auto"/>
          </w:divBdr>
        </w:div>
        <w:div w:id="784034602">
          <w:marLeft w:val="640"/>
          <w:marRight w:val="0"/>
          <w:marTop w:val="0"/>
          <w:marBottom w:val="0"/>
          <w:divBdr>
            <w:top w:val="none" w:sz="0" w:space="0" w:color="auto"/>
            <w:left w:val="none" w:sz="0" w:space="0" w:color="auto"/>
            <w:bottom w:val="none" w:sz="0" w:space="0" w:color="auto"/>
            <w:right w:val="none" w:sz="0" w:space="0" w:color="auto"/>
          </w:divBdr>
        </w:div>
        <w:div w:id="1370955085">
          <w:marLeft w:val="640"/>
          <w:marRight w:val="0"/>
          <w:marTop w:val="0"/>
          <w:marBottom w:val="0"/>
          <w:divBdr>
            <w:top w:val="none" w:sz="0" w:space="0" w:color="auto"/>
            <w:left w:val="none" w:sz="0" w:space="0" w:color="auto"/>
            <w:bottom w:val="none" w:sz="0" w:space="0" w:color="auto"/>
            <w:right w:val="none" w:sz="0" w:space="0" w:color="auto"/>
          </w:divBdr>
        </w:div>
        <w:div w:id="864176513">
          <w:marLeft w:val="640"/>
          <w:marRight w:val="0"/>
          <w:marTop w:val="0"/>
          <w:marBottom w:val="0"/>
          <w:divBdr>
            <w:top w:val="none" w:sz="0" w:space="0" w:color="auto"/>
            <w:left w:val="none" w:sz="0" w:space="0" w:color="auto"/>
            <w:bottom w:val="none" w:sz="0" w:space="0" w:color="auto"/>
            <w:right w:val="none" w:sz="0" w:space="0" w:color="auto"/>
          </w:divBdr>
        </w:div>
        <w:div w:id="1929657814">
          <w:marLeft w:val="640"/>
          <w:marRight w:val="0"/>
          <w:marTop w:val="0"/>
          <w:marBottom w:val="0"/>
          <w:divBdr>
            <w:top w:val="none" w:sz="0" w:space="0" w:color="auto"/>
            <w:left w:val="none" w:sz="0" w:space="0" w:color="auto"/>
            <w:bottom w:val="none" w:sz="0" w:space="0" w:color="auto"/>
            <w:right w:val="none" w:sz="0" w:space="0" w:color="auto"/>
          </w:divBdr>
        </w:div>
        <w:div w:id="1334606217">
          <w:marLeft w:val="640"/>
          <w:marRight w:val="0"/>
          <w:marTop w:val="0"/>
          <w:marBottom w:val="0"/>
          <w:divBdr>
            <w:top w:val="none" w:sz="0" w:space="0" w:color="auto"/>
            <w:left w:val="none" w:sz="0" w:space="0" w:color="auto"/>
            <w:bottom w:val="none" w:sz="0" w:space="0" w:color="auto"/>
            <w:right w:val="none" w:sz="0" w:space="0" w:color="auto"/>
          </w:divBdr>
        </w:div>
        <w:div w:id="587346861">
          <w:marLeft w:val="640"/>
          <w:marRight w:val="0"/>
          <w:marTop w:val="0"/>
          <w:marBottom w:val="0"/>
          <w:divBdr>
            <w:top w:val="none" w:sz="0" w:space="0" w:color="auto"/>
            <w:left w:val="none" w:sz="0" w:space="0" w:color="auto"/>
            <w:bottom w:val="none" w:sz="0" w:space="0" w:color="auto"/>
            <w:right w:val="none" w:sz="0" w:space="0" w:color="auto"/>
          </w:divBdr>
        </w:div>
        <w:div w:id="360860184">
          <w:marLeft w:val="640"/>
          <w:marRight w:val="0"/>
          <w:marTop w:val="0"/>
          <w:marBottom w:val="0"/>
          <w:divBdr>
            <w:top w:val="none" w:sz="0" w:space="0" w:color="auto"/>
            <w:left w:val="none" w:sz="0" w:space="0" w:color="auto"/>
            <w:bottom w:val="none" w:sz="0" w:space="0" w:color="auto"/>
            <w:right w:val="none" w:sz="0" w:space="0" w:color="auto"/>
          </w:divBdr>
        </w:div>
        <w:div w:id="530730282">
          <w:marLeft w:val="640"/>
          <w:marRight w:val="0"/>
          <w:marTop w:val="0"/>
          <w:marBottom w:val="0"/>
          <w:divBdr>
            <w:top w:val="none" w:sz="0" w:space="0" w:color="auto"/>
            <w:left w:val="none" w:sz="0" w:space="0" w:color="auto"/>
            <w:bottom w:val="none" w:sz="0" w:space="0" w:color="auto"/>
            <w:right w:val="none" w:sz="0" w:space="0" w:color="auto"/>
          </w:divBdr>
        </w:div>
        <w:div w:id="1784493162">
          <w:marLeft w:val="640"/>
          <w:marRight w:val="0"/>
          <w:marTop w:val="0"/>
          <w:marBottom w:val="0"/>
          <w:divBdr>
            <w:top w:val="none" w:sz="0" w:space="0" w:color="auto"/>
            <w:left w:val="none" w:sz="0" w:space="0" w:color="auto"/>
            <w:bottom w:val="none" w:sz="0" w:space="0" w:color="auto"/>
            <w:right w:val="none" w:sz="0" w:space="0" w:color="auto"/>
          </w:divBdr>
        </w:div>
        <w:div w:id="1405371815">
          <w:marLeft w:val="640"/>
          <w:marRight w:val="0"/>
          <w:marTop w:val="0"/>
          <w:marBottom w:val="0"/>
          <w:divBdr>
            <w:top w:val="none" w:sz="0" w:space="0" w:color="auto"/>
            <w:left w:val="none" w:sz="0" w:space="0" w:color="auto"/>
            <w:bottom w:val="none" w:sz="0" w:space="0" w:color="auto"/>
            <w:right w:val="none" w:sz="0" w:space="0" w:color="auto"/>
          </w:divBdr>
        </w:div>
        <w:div w:id="586886879">
          <w:marLeft w:val="640"/>
          <w:marRight w:val="0"/>
          <w:marTop w:val="0"/>
          <w:marBottom w:val="0"/>
          <w:divBdr>
            <w:top w:val="none" w:sz="0" w:space="0" w:color="auto"/>
            <w:left w:val="none" w:sz="0" w:space="0" w:color="auto"/>
            <w:bottom w:val="none" w:sz="0" w:space="0" w:color="auto"/>
            <w:right w:val="none" w:sz="0" w:space="0" w:color="auto"/>
          </w:divBdr>
        </w:div>
        <w:div w:id="1158614892">
          <w:marLeft w:val="640"/>
          <w:marRight w:val="0"/>
          <w:marTop w:val="0"/>
          <w:marBottom w:val="0"/>
          <w:divBdr>
            <w:top w:val="none" w:sz="0" w:space="0" w:color="auto"/>
            <w:left w:val="none" w:sz="0" w:space="0" w:color="auto"/>
            <w:bottom w:val="none" w:sz="0" w:space="0" w:color="auto"/>
            <w:right w:val="none" w:sz="0" w:space="0" w:color="auto"/>
          </w:divBdr>
        </w:div>
        <w:div w:id="805853452">
          <w:marLeft w:val="640"/>
          <w:marRight w:val="0"/>
          <w:marTop w:val="0"/>
          <w:marBottom w:val="0"/>
          <w:divBdr>
            <w:top w:val="none" w:sz="0" w:space="0" w:color="auto"/>
            <w:left w:val="none" w:sz="0" w:space="0" w:color="auto"/>
            <w:bottom w:val="none" w:sz="0" w:space="0" w:color="auto"/>
            <w:right w:val="none" w:sz="0" w:space="0" w:color="auto"/>
          </w:divBdr>
        </w:div>
        <w:div w:id="1059285832">
          <w:marLeft w:val="640"/>
          <w:marRight w:val="0"/>
          <w:marTop w:val="0"/>
          <w:marBottom w:val="0"/>
          <w:divBdr>
            <w:top w:val="none" w:sz="0" w:space="0" w:color="auto"/>
            <w:left w:val="none" w:sz="0" w:space="0" w:color="auto"/>
            <w:bottom w:val="none" w:sz="0" w:space="0" w:color="auto"/>
            <w:right w:val="none" w:sz="0" w:space="0" w:color="auto"/>
          </w:divBdr>
        </w:div>
        <w:div w:id="1080175747">
          <w:marLeft w:val="640"/>
          <w:marRight w:val="0"/>
          <w:marTop w:val="0"/>
          <w:marBottom w:val="0"/>
          <w:divBdr>
            <w:top w:val="none" w:sz="0" w:space="0" w:color="auto"/>
            <w:left w:val="none" w:sz="0" w:space="0" w:color="auto"/>
            <w:bottom w:val="none" w:sz="0" w:space="0" w:color="auto"/>
            <w:right w:val="none" w:sz="0" w:space="0" w:color="auto"/>
          </w:divBdr>
        </w:div>
        <w:div w:id="766122764">
          <w:marLeft w:val="640"/>
          <w:marRight w:val="0"/>
          <w:marTop w:val="0"/>
          <w:marBottom w:val="0"/>
          <w:divBdr>
            <w:top w:val="none" w:sz="0" w:space="0" w:color="auto"/>
            <w:left w:val="none" w:sz="0" w:space="0" w:color="auto"/>
            <w:bottom w:val="none" w:sz="0" w:space="0" w:color="auto"/>
            <w:right w:val="none" w:sz="0" w:space="0" w:color="auto"/>
          </w:divBdr>
        </w:div>
        <w:div w:id="429785145">
          <w:marLeft w:val="640"/>
          <w:marRight w:val="0"/>
          <w:marTop w:val="0"/>
          <w:marBottom w:val="0"/>
          <w:divBdr>
            <w:top w:val="none" w:sz="0" w:space="0" w:color="auto"/>
            <w:left w:val="none" w:sz="0" w:space="0" w:color="auto"/>
            <w:bottom w:val="none" w:sz="0" w:space="0" w:color="auto"/>
            <w:right w:val="none" w:sz="0" w:space="0" w:color="auto"/>
          </w:divBdr>
        </w:div>
        <w:div w:id="462815668">
          <w:marLeft w:val="640"/>
          <w:marRight w:val="0"/>
          <w:marTop w:val="0"/>
          <w:marBottom w:val="0"/>
          <w:divBdr>
            <w:top w:val="none" w:sz="0" w:space="0" w:color="auto"/>
            <w:left w:val="none" w:sz="0" w:space="0" w:color="auto"/>
            <w:bottom w:val="none" w:sz="0" w:space="0" w:color="auto"/>
            <w:right w:val="none" w:sz="0" w:space="0" w:color="auto"/>
          </w:divBdr>
        </w:div>
        <w:div w:id="1850217724">
          <w:marLeft w:val="640"/>
          <w:marRight w:val="0"/>
          <w:marTop w:val="0"/>
          <w:marBottom w:val="0"/>
          <w:divBdr>
            <w:top w:val="none" w:sz="0" w:space="0" w:color="auto"/>
            <w:left w:val="none" w:sz="0" w:space="0" w:color="auto"/>
            <w:bottom w:val="none" w:sz="0" w:space="0" w:color="auto"/>
            <w:right w:val="none" w:sz="0" w:space="0" w:color="auto"/>
          </w:divBdr>
        </w:div>
        <w:div w:id="77605364">
          <w:marLeft w:val="640"/>
          <w:marRight w:val="0"/>
          <w:marTop w:val="0"/>
          <w:marBottom w:val="0"/>
          <w:divBdr>
            <w:top w:val="none" w:sz="0" w:space="0" w:color="auto"/>
            <w:left w:val="none" w:sz="0" w:space="0" w:color="auto"/>
            <w:bottom w:val="none" w:sz="0" w:space="0" w:color="auto"/>
            <w:right w:val="none" w:sz="0" w:space="0" w:color="auto"/>
          </w:divBdr>
        </w:div>
        <w:div w:id="248006237">
          <w:marLeft w:val="640"/>
          <w:marRight w:val="0"/>
          <w:marTop w:val="0"/>
          <w:marBottom w:val="0"/>
          <w:divBdr>
            <w:top w:val="none" w:sz="0" w:space="0" w:color="auto"/>
            <w:left w:val="none" w:sz="0" w:space="0" w:color="auto"/>
            <w:bottom w:val="none" w:sz="0" w:space="0" w:color="auto"/>
            <w:right w:val="none" w:sz="0" w:space="0" w:color="auto"/>
          </w:divBdr>
        </w:div>
        <w:div w:id="95565255">
          <w:marLeft w:val="640"/>
          <w:marRight w:val="0"/>
          <w:marTop w:val="0"/>
          <w:marBottom w:val="0"/>
          <w:divBdr>
            <w:top w:val="none" w:sz="0" w:space="0" w:color="auto"/>
            <w:left w:val="none" w:sz="0" w:space="0" w:color="auto"/>
            <w:bottom w:val="none" w:sz="0" w:space="0" w:color="auto"/>
            <w:right w:val="none" w:sz="0" w:space="0" w:color="auto"/>
          </w:divBdr>
        </w:div>
      </w:divsChild>
    </w:div>
    <w:div w:id="842276808">
      <w:bodyDiv w:val="1"/>
      <w:marLeft w:val="0"/>
      <w:marRight w:val="0"/>
      <w:marTop w:val="0"/>
      <w:marBottom w:val="0"/>
      <w:divBdr>
        <w:top w:val="none" w:sz="0" w:space="0" w:color="auto"/>
        <w:left w:val="none" w:sz="0" w:space="0" w:color="auto"/>
        <w:bottom w:val="none" w:sz="0" w:space="0" w:color="auto"/>
        <w:right w:val="none" w:sz="0" w:space="0" w:color="auto"/>
      </w:divBdr>
      <w:divsChild>
        <w:div w:id="997074683">
          <w:marLeft w:val="640"/>
          <w:marRight w:val="0"/>
          <w:marTop w:val="0"/>
          <w:marBottom w:val="0"/>
          <w:divBdr>
            <w:top w:val="none" w:sz="0" w:space="0" w:color="auto"/>
            <w:left w:val="none" w:sz="0" w:space="0" w:color="auto"/>
            <w:bottom w:val="none" w:sz="0" w:space="0" w:color="auto"/>
            <w:right w:val="none" w:sz="0" w:space="0" w:color="auto"/>
          </w:divBdr>
        </w:div>
        <w:div w:id="7299766">
          <w:marLeft w:val="640"/>
          <w:marRight w:val="0"/>
          <w:marTop w:val="0"/>
          <w:marBottom w:val="0"/>
          <w:divBdr>
            <w:top w:val="none" w:sz="0" w:space="0" w:color="auto"/>
            <w:left w:val="none" w:sz="0" w:space="0" w:color="auto"/>
            <w:bottom w:val="none" w:sz="0" w:space="0" w:color="auto"/>
            <w:right w:val="none" w:sz="0" w:space="0" w:color="auto"/>
          </w:divBdr>
        </w:div>
        <w:div w:id="22635108">
          <w:marLeft w:val="640"/>
          <w:marRight w:val="0"/>
          <w:marTop w:val="0"/>
          <w:marBottom w:val="0"/>
          <w:divBdr>
            <w:top w:val="none" w:sz="0" w:space="0" w:color="auto"/>
            <w:left w:val="none" w:sz="0" w:space="0" w:color="auto"/>
            <w:bottom w:val="none" w:sz="0" w:space="0" w:color="auto"/>
            <w:right w:val="none" w:sz="0" w:space="0" w:color="auto"/>
          </w:divBdr>
        </w:div>
        <w:div w:id="897859819">
          <w:marLeft w:val="640"/>
          <w:marRight w:val="0"/>
          <w:marTop w:val="0"/>
          <w:marBottom w:val="0"/>
          <w:divBdr>
            <w:top w:val="none" w:sz="0" w:space="0" w:color="auto"/>
            <w:left w:val="none" w:sz="0" w:space="0" w:color="auto"/>
            <w:bottom w:val="none" w:sz="0" w:space="0" w:color="auto"/>
            <w:right w:val="none" w:sz="0" w:space="0" w:color="auto"/>
          </w:divBdr>
        </w:div>
        <w:div w:id="5207549">
          <w:marLeft w:val="640"/>
          <w:marRight w:val="0"/>
          <w:marTop w:val="0"/>
          <w:marBottom w:val="0"/>
          <w:divBdr>
            <w:top w:val="none" w:sz="0" w:space="0" w:color="auto"/>
            <w:left w:val="none" w:sz="0" w:space="0" w:color="auto"/>
            <w:bottom w:val="none" w:sz="0" w:space="0" w:color="auto"/>
            <w:right w:val="none" w:sz="0" w:space="0" w:color="auto"/>
          </w:divBdr>
        </w:div>
        <w:div w:id="91971999">
          <w:marLeft w:val="640"/>
          <w:marRight w:val="0"/>
          <w:marTop w:val="0"/>
          <w:marBottom w:val="0"/>
          <w:divBdr>
            <w:top w:val="none" w:sz="0" w:space="0" w:color="auto"/>
            <w:left w:val="none" w:sz="0" w:space="0" w:color="auto"/>
            <w:bottom w:val="none" w:sz="0" w:space="0" w:color="auto"/>
            <w:right w:val="none" w:sz="0" w:space="0" w:color="auto"/>
          </w:divBdr>
        </w:div>
        <w:div w:id="1077166928">
          <w:marLeft w:val="640"/>
          <w:marRight w:val="0"/>
          <w:marTop w:val="0"/>
          <w:marBottom w:val="0"/>
          <w:divBdr>
            <w:top w:val="none" w:sz="0" w:space="0" w:color="auto"/>
            <w:left w:val="none" w:sz="0" w:space="0" w:color="auto"/>
            <w:bottom w:val="none" w:sz="0" w:space="0" w:color="auto"/>
            <w:right w:val="none" w:sz="0" w:space="0" w:color="auto"/>
          </w:divBdr>
        </w:div>
        <w:div w:id="2006276376">
          <w:marLeft w:val="640"/>
          <w:marRight w:val="0"/>
          <w:marTop w:val="0"/>
          <w:marBottom w:val="0"/>
          <w:divBdr>
            <w:top w:val="none" w:sz="0" w:space="0" w:color="auto"/>
            <w:left w:val="none" w:sz="0" w:space="0" w:color="auto"/>
            <w:bottom w:val="none" w:sz="0" w:space="0" w:color="auto"/>
            <w:right w:val="none" w:sz="0" w:space="0" w:color="auto"/>
          </w:divBdr>
        </w:div>
        <w:div w:id="95247043">
          <w:marLeft w:val="640"/>
          <w:marRight w:val="0"/>
          <w:marTop w:val="0"/>
          <w:marBottom w:val="0"/>
          <w:divBdr>
            <w:top w:val="none" w:sz="0" w:space="0" w:color="auto"/>
            <w:left w:val="none" w:sz="0" w:space="0" w:color="auto"/>
            <w:bottom w:val="none" w:sz="0" w:space="0" w:color="auto"/>
            <w:right w:val="none" w:sz="0" w:space="0" w:color="auto"/>
          </w:divBdr>
        </w:div>
        <w:div w:id="431709718">
          <w:marLeft w:val="640"/>
          <w:marRight w:val="0"/>
          <w:marTop w:val="0"/>
          <w:marBottom w:val="0"/>
          <w:divBdr>
            <w:top w:val="none" w:sz="0" w:space="0" w:color="auto"/>
            <w:left w:val="none" w:sz="0" w:space="0" w:color="auto"/>
            <w:bottom w:val="none" w:sz="0" w:space="0" w:color="auto"/>
            <w:right w:val="none" w:sz="0" w:space="0" w:color="auto"/>
          </w:divBdr>
        </w:div>
        <w:div w:id="365833998">
          <w:marLeft w:val="640"/>
          <w:marRight w:val="0"/>
          <w:marTop w:val="0"/>
          <w:marBottom w:val="0"/>
          <w:divBdr>
            <w:top w:val="none" w:sz="0" w:space="0" w:color="auto"/>
            <w:left w:val="none" w:sz="0" w:space="0" w:color="auto"/>
            <w:bottom w:val="none" w:sz="0" w:space="0" w:color="auto"/>
            <w:right w:val="none" w:sz="0" w:space="0" w:color="auto"/>
          </w:divBdr>
        </w:div>
        <w:div w:id="1063481768">
          <w:marLeft w:val="640"/>
          <w:marRight w:val="0"/>
          <w:marTop w:val="0"/>
          <w:marBottom w:val="0"/>
          <w:divBdr>
            <w:top w:val="none" w:sz="0" w:space="0" w:color="auto"/>
            <w:left w:val="none" w:sz="0" w:space="0" w:color="auto"/>
            <w:bottom w:val="none" w:sz="0" w:space="0" w:color="auto"/>
            <w:right w:val="none" w:sz="0" w:space="0" w:color="auto"/>
          </w:divBdr>
        </w:div>
        <w:div w:id="1365667797">
          <w:marLeft w:val="640"/>
          <w:marRight w:val="0"/>
          <w:marTop w:val="0"/>
          <w:marBottom w:val="0"/>
          <w:divBdr>
            <w:top w:val="none" w:sz="0" w:space="0" w:color="auto"/>
            <w:left w:val="none" w:sz="0" w:space="0" w:color="auto"/>
            <w:bottom w:val="none" w:sz="0" w:space="0" w:color="auto"/>
            <w:right w:val="none" w:sz="0" w:space="0" w:color="auto"/>
          </w:divBdr>
        </w:div>
        <w:div w:id="2043699476">
          <w:marLeft w:val="640"/>
          <w:marRight w:val="0"/>
          <w:marTop w:val="0"/>
          <w:marBottom w:val="0"/>
          <w:divBdr>
            <w:top w:val="none" w:sz="0" w:space="0" w:color="auto"/>
            <w:left w:val="none" w:sz="0" w:space="0" w:color="auto"/>
            <w:bottom w:val="none" w:sz="0" w:space="0" w:color="auto"/>
            <w:right w:val="none" w:sz="0" w:space="0" w:color="auto"/>
          </w:divBdr>
        </w:div>
        <w:div w:id="1819883500">
          <w:marLeft w:val="640"/>
          <w:marRight w:val="0"/>
          <w:marTop w:val="0"/>
          <w:marBottom w:val="0"/>
          <w:divBdr>
            <w:top w:val="none" w:sz="0" w:space="0" w:color="auto"/>
            <w:left w:val="none" w:sz="0" w:space="0" w:color="auto"/>
            <w:bottom w:val="none" w:sz="0" w:space="0" w:color="auto"/>
            <w:right w:val="none" w:sz="0" w:space="0" w:color="auto"/>
          </w:divBdr>
        </w:div>
        <w:div w:id="2130198300">
          <w:marLeft w:val="640"/>
          <w:marRight w:val="0"/>
          <w:marTop w:val="0"/>
          <w:marBottom w:val="0"/>
          <w:divBdr>
            <w:top w:val="none" w:sz="0" w:space="0" w:color="auto"/>
            <w:left w:val="none" w:sz="0" w:space="0" w:color="auto"/>
            <w:bottom w:val="none" w:sz="0" w:space="0" w:color="auto"/>
            <w:right w:val="none" w:sz="0" w:space="0" w:color="auto"/>
          </w:divBdr>
        </w:div>
        <w:div w:id="648364007">
          <w:marLeft w:val="640"/>
          <w:marRight w:val="0"/>
          <w:marTop w:val="0"/>
          <w:marBottom w:val="0"/>
          <w:divBdr>
            <w:top w:val="none" w:sz="0" w:space="0" w:color="auto"/>
            <w:left w:val="none" w:sz="0" w:space="0" w:color="auto"/>
            <w:bottom w:val="none" w:sz="0" w:space="0" w:color="auto"/>
            <w:right w:val="none" w:sz="0" w:space="0" w:color="auto"/>
          </w:divBdr>
        </w:div>
        <w:div w:id="438763816">
          <w:marLeft w:val="640"/>
          <w:marRight w:val="0"/>
          <w:marTop w:val="0"/>
          <w:marBottom w:val="0"/>
          <w:divBdr>
            <w:top w:val="none" w:sz="0" w:space="0" w:color="auto"/>
            <w:left w:val="none" w:sz="0" w:space="0" w:color="auto"/>
            <w:bottom w:val="none" w:sz="0" w:space="0" w:color="auto"/>
            <w:right w:val="none" w:sz="0" w:space="0" w:color="auto"/>
          </w:divBdr>
        </w:div>
        <w:div w:id="1470593175">
          <w:marLeft w:val="640"/>
          <w:marRight w:val="0"/>
          <w:marTop w:val="0"/>
          <w:marBottom w:val="0"/>
          <w:divBdr>
            <w:top w:val="none" w:sz="0" w:space="0" w:color="auto"/>
            <w:left w:val="none" w:sz="0" w:space="0" w:color="auto"/>
            <w:bottom w:val="none" w:sz="0" w:space="0" w:color="auto"/>
            <w:right w:val="none" w:sz="0" w:space="0" w:color="auto"/>
          </w:divBdr>
        </w:div>
        <w:div w:id="1632979111">
          <w:marLeft w:val="640"/>
          <w:marRight w:val="0"/>
          <w:marTop w:val="0"/>
          <w:marBottom w:val="0"/>
          <w:divBdr>
            <w:top w:val="none" w:sz="0" w:space="0" w:color="auto"/>
            <w:left w:val="none" w:sz="0" w:space="0" w:color="auto"/>
            <w:bottom w:val="none" w:sz="0" w:space="0" w:color="auto"/>
            <w:right w:val="none" w:sz="0" w:space="0" w:color="auto"/>
          </w:divBdr>
        </w:div>
        <w:div w:id="1021512109">
          <w:marLeft w:val="640"/>
          <w:marRight w:val="0"/>
          <w:marTop w:val="0"/>
          <w:marBottom w:val="0"/>
          <w:divBdr>
            <w:top w:val="none" w:sz="0" w:space="0" w:color="auto"/>
            <w:left w:val="none" w:sz="0" w:space="0" w:color="auto"/>
            <w:bottom w:val="none" w:sz="0" w:space="0" w:color="auto"/>
            <w:right w:val="none" w:sz="0" w:space="0" w:color="auto"/>
          </w:divBdr>
        </w:div>
        <w:div w:id="823932211">
          <w:marLeft w:val="640"/>
          <w:marRight w:val="0"/>
          <w:marTop w:val="0"/>
          <w:marBottom w:val="0"/>
          <w:divBdr>
            <w:top w:val="none" w:sz="0" w:space="0" w:color="auto"/>
            <w:left w:val="none" w:sz="0" w:space="0" w:color="auto"/>
            <w:bottom w:val="none" w:sz="0" w:space="0" w:color="auto"/>
            <w:right w:val="none" w:sz="0" w:space="0" w:color="auto"/>
          </w:divBdr>
        </w:div>
        <w:div w:id="12809646">
          <w:marLeft w:val="640"/>
          <w:marRight w:val="0"/>
          <w:marTop w:val="0"/>
          <w:marBottom w:val="0"/>
          <w:divBdr>
            <w:top w:val="none" w:sz="0" w:space="0" w:color="auto"/>
            <w:left w:val="none" w:sz="0" w:space="0" w:color="auto"/>
            <w:bottom w:val="none" w:sz="0" w:space="0" w:color="auto"/>
            <w:right w:val="none" w:sz="0" w:space="0" w:color="auto"/>
          </w:divBdr>
        </w:div>
        <w:div w:id="1176312365">
          <w:marLeft w:val="640"/>
          <w:marRight w:val="0"/>
          <w:marTop w:val="0"/>
          <w:marBottom w:val="0"/>
          <w:divBdr>
            <w:top w:val="none" w:sz="0" w:space="0" w:color="auto"/>
            <w:left w:val="none" w:sz="0" w:space="0" w:color="auto"/>
            <w:bottom w:val="none" w:sz="0" w:space="0" w:color="auto"/>
            <w:right w:val="none" w:sz="0" w:space="0" w:color="auto"/>
          </w:divBdr>
        </w:div>
        <w:div w:id="888036974">
          <w:marLeft w:val="640"/>
          <w:marRight w:val="0"/>
          <w:marTop w:val="0"/>
          <w:marBottom w:val="0"/>
          <w:divBdr>
            <w:top w:val="none" w:sz="0" w:space="0" w:color="auto"/>
            <w:left w:val="none" w:sz="0" w:space="0" w:color="auto"/>
            <w:bottom w:val="none" w:sz="0" w:space="0" w:color="auto"/>
            <w:right w:val="none" w:sz="0" w:space="0" w:color="auto"/>
          </w:divBdr>
        </w:div>
        <w:div w:id="1044283062">
          <w:marLeft w:val="640"/>
          <w:marRight w:val="0"/>
          <w:marTop w:val="0"/>
          <w:marBottom w:val="0"/>
          <w:divBdr>
            <w:top w:val="none" w:sz="0" w:space="0" w:color="auto"/>
            <w:left w:val="none" w:sz="0" w:space="0" w:color="auto"/>
            <w:bottom w:val="none" w:sz="0" w:space="0" w:color="auto"/>
            <w:right w:val="none" w:sz="0" w:space="0" w:color="auto"/>
          </w:divBdr>
        </w:div>
        <w:div w:id="1100098864">
          <w:marLeft w:val="640"/>
          <w:marRight w:val="0"/>
          <w:marTop w:val="0"/>
          <w:marBottom w:val="0"/>
          <w:divBdr>
            <w:top w:val="none" w:sz="0" w:space="0" w:color="auto"/>
            <w:left w:val="none" w:sz="0" w:space="0" w:color="auto"/>
            <w:bottom w:val="none" w:sz="0" w:space="0" w:color="auto"/>
            <w:right w:val="none" w:sz="0" w:space="0" w:color="auto"/>
          </w:divBdr>
        </w:div>
        <w:div w:id="681277756">
          <w:marLeft w:val="640"/>
          <w:marRight w:val="0"/>
          <w:marTop w:val="0"/>
          <w:marBottom w:val="0"/>
          <w:divBdr>
            <w:top w:val="none" w:sz="0" w:space="0" w:color="auto"/>
            <w:left w:val="none" w:sz="0" w:space="0" w:color="auto"/>
            <w:bottom w:val="none" w:sz="0" w:space="0" w:color="auto"/>
            <w:right w:val="none" w:sz="0" w:space="0" w:color="auto"/>
          </w:divBdr>
        </w:div>
        <w:div w:id="322052990">
          <w:marLeft w:val="640"/>
          <w:marRight w:val="0"/>
          <w:marTop w:val="0"/>
          <w:marBottom w:val="0"/>
          <w:divBdr>
            <w:top w:val="none" w:sz="0" w:space="0" w:color="auto"/>
            <w:left w:val="none" w:sz="0" w:space="0" w:color="auto"/>
            <w:bottom w:val="none" w:sz="0" w:space="0" w:color="auto"/>
            <w:right w:val="none" w:sz="0" w:space="0" w:color="auto"/>
          </w:divBdr>
        </w:div>
        <w:div w:id="877861484">
          <w:marLeft w:val="640"/>
          <w:marRight w:val="0"/>
          <w:marTop w:val="0"/>
          <w:marBottom w:val="0"/>
          <w:divBdr>
            <w:top w:val="none" w:sz="0" w:space="0" w:color="auto"/>
            <w:left w:val="none" w:sz="0" w:space="0" w:color="auto"/>
            <w:bottom w:val="none" w:sz="0" w:space="0" w:color="auto"/>
            <w:right w:val="none" w:sz="0" w:space="0" w:color="auto"/>
          </w:divBdr>
        </w:div>
        <w:div w:id="603422172">
          <w:marLeft w:val="640"/>
          <w:marRight w:val="0"/>
          <w:marTop w:val="0"/>
          <w:marBottom w:val="0"/>
          <w:divBdr>
            <w:top w:val="none" w:sz="0" w:space="0" w:color="auto"/>
            <w:left w:val="none" w:sz="0" w:space="0" w:color="auto"/>
            <w:bottom w:val="none" w:sz="0" w:space="0" w:color="auto"/>
            <w:right w:val="none" w:sz="0" w:space="0" w:color="auto"/>
          </w:divBdr>
        </w:div>
        <w:div w:id="81420457">
          <w:marLeft w:val="640"/>
          <w:marRight w:val="0"/>
          <w:marTop w:val="0"/>
          <w:marBottom w:val="0"/>
          <w:divBdr>
            <w:top w:val="none" w:sz="0" w:space="0" w:color="auto"/>
            <w:left w:val="none" w:sz="0" w:space="0" w:color="auto"/>
            <w:bottom w:val="none" w:sz="0" w:space="0" w:color="auto"/>
            <w:right w:val="none" w:sz="0" w:space="0" w:color="auto"/>
          </w:divBdr>
        </w:div>
        <w:div w:id="1202018507">
          <w:marLeft w:val="640"/>
          <w:marRight w:val="0"/>
          <w:marTop w:val="0"/>
          <w:marBottom w:val="0"/>
          <w:divBdr>
            <w:top w:val="none" w:sz="0" w:space="0" w:color="auto"/>
            <w:left w:val="none" w:sz="0" w:space="0" w:color="auto"/>
            <w:bottom w:val="none" w:sz="0" w:space="0" w:color="auto"/>
            <w:right w:val="none" w:sz="0" w:space="0" w:color="auto"/>
          </w:divBdr>
        </w:div>
        <w:div w:id="391776317">
          <w:marLeft w:val="640"/>
          <w:marRight w:val="0"/>
          <w:marTop w:val="0"/>
          <w:marBottom w:val="0"/>
          <w:divBdr>
            <w:top w:val="none" w:sz="0" w:space="0" w:color="auto"/>
            <w:left w:val="none" w:sz="0" w:space="0" w:color="auto"/>
            <w:bottom w:val="none" w:sz="0" w:space="0" w:color="auto"/>
            <w:right w:val="none" w:sz="0" w:space="0" w:color="auto"/>
          </w:divBdr>
        </w:div>
        <w:div w:id="280962352">
          <w:marLeft w:val="640"/>
          <w:marRight w:val="0"/>
          <w:marTop w:val="0"/>
          <w:marBottom w:val="0"/>
          <w:divBdr>
            <w:top w:val="none" w:sz="0" w:space="0" w:color="auto"/>
            <w:left w:val="none" w:sz="0" w:space="0" w:color="auto"/>
            <w:bottom w:val="none" w:sz="0" w:space="0" w:color="auto"/>
            <w:right w:val="none" w:sz="0" w:space="0" w:color="auto"/>
          </w:divBdr>
        </w:div>
        <w:div w:id="860047235">
          <w:marLeft w:val="640"/>
          <w:marRight w:val="0"/>
          <w:marTop w:val="0"/>
          <w:marBottom w:val="0"/>
          <w:divBdr>
            <w:top w:val="none" w:sz="0" w:space="0" w:color="auto"/>
            <w:left w:val="none" w:sz="0" w:space="0" w:color="auto"/>
            <w:bottom w:val="none" w:sz="0" w:space="0" w:color="auto"/>
            <w:right w:val="none" w:sz="0" w:space="0" w:color="auto"/>
          </w:divBdr>
        </w:div>
        <w:div w:id="78909072">
          <w:marLeft w:val="640"/>
          <w:marRight w:val="0"/>
          <w:marTop w:val="0"/>
          <w:marBottom w:val="0"/>
          <w:divBdr>
            <w:top w:val="none" w:sz="0" w:space="0" w:color="auto"/>
            <w:left w:val="none" w:sz="0" w:space="0" w:color="auto"/>
            <w:bottom w:val="none" w:sz="0" w:space="0" w:color="auto"/>
            <w:right w:val="none" w:sz="0" w:space="0" w:color="auto"/>
          </w:divBdr>
        </w:div>
        <w:div w:id="1106386380">
          <w:marLeft w:val="640"/>
          <w:marRight w:val="0"/>
          <w:marTop w:val="0"/>
          <w:marBottom w:val="0"/>
          <w:divBdr>
            <w:top w:val="none" w:sz="0" w:space="0" w:color="auto"/>
            <w:left w:val="none" w:sz="0" w:space="0" w:color="auto"/>
            <w:bottom w:val="none" w:sz="0" w:space="0" w:color="auto"/>
            <w:right w:val="none" w:sz="0" w:space="0" w:color="auto"/>
          </w:divBdr>
        </w:div>
        <w:div w:id="723064444">
          <w:marLeft w:val="640"/>
          <w:marRight w:val="0"/>
          <w:marTop w:val="0"/>
          <w:marBottom w:val="0"/>
          <w:divBdr>
            <w:top w:val="none" w:sz="0" w:space="0" w:color="auto"/>
            <w:left w:val="none" w:sz="0" w:space="0" w:color="auto"/>
            <w:bottom w:val="none" w:sz="0" w:space="0" w:color="auto"/>
            <w:right w:val="none" w:sz="0" w:space="0" w:color="auto"/>
          </w:divBdr>
        </w:div>
        <w:div w:id="410469226">
          <w:marLeft w:val="640"/>
          <w:marRight w:val="0"/>
          <w:marTop w:val="0"/>
          <w:marBottom w:val="0"/>
          <w:divBdr>
            <w:top w:val="none" w:sz="0" w:space="0" w:color="auto"/>
            <w:left w:val="none" w:sz="0" w:space="0" w:color="auto"/>
            <w:bottom w:val="none" w:sz="0" w:space="0" w:color="auto"/>
            <w:right w:val="none" w:sz="0" w:space="0" w:color="auto"/>
          </w:divBdr>
        </w:div>
        <w:div w:id="1308705614">
          <w:marLeft w:val="640"/>
          <w:marRight w:val="0"/>
          <w:marTop w:val="0"/>
          <w:marBottom w:val="0"/>
          <w:divBdr>
            <w:top w:val="none" w:sz="0" w:space="0" w:color="auto"/>
            <w:left w:val="none" w:sz="0" w:space="0" w:color="auto"/>
            <w:bottom w:val="none" w:sz="0" w:space="0" w:color="auto"/>
            <w:right w:val="none" w:sz="0" w:space="0" w:color="auto"/>
          </w:divBdr>
        </w:div>
        <w:div w:id="887884944">
          <w:marLeft w:val="640"/>
          <w:marRight w:val="0"/>
          <w:marTop w:val="0"/>
          <w:marBottom w:val="0"/>
          <w:divBdr>
            <w:top w:val="none" w:sz="0" w:space="0" w:color="auto"/>
            <w:left w:val="none" w:sz="0" w:space="0" w:color="auto"/>
            <w:bottom w:val="none" w:sz="0" w:space="0" w:color="auto"/>
            <w:right w:val="none" w:sz="0" w:space="0" w:color="auto"/>
          </w:divBdr>
        </w:div>
        <w:div w:id="184560764">
          <w:marLeft w:val="640"/>
          <w:marRight w:val="0"/>
          <w:marTop w:val="0"/>
          <w:marBottom w:val="0"/>
          <w:divBdr>
            <w:top w:val="none" w:sz="0" w:space="0" w:color="auto"/>
            <w:left w:val="none" w:sz="0" w:space="0" w:color="auto"/>
            <w:bottom w:val="none" w:sz="0" w:space="0" w:color="auto"/>
            <w:right w:val="none" w:sz="0" w:space="0" w:color="auto"/>
          </w:divBdr>
        </w:div>
        <w:div w:id="370499709">
          <w:marLeft w:val="640"/>
          <w:marRight w:val="0"/>
          <w:marTop w:val="0"/>
          <w:marBottom w:val="0"/>
          <w:divBdr>
            <w:top w:val="none" w:sz="0" w:space="0" w:color="auto"/>
            <w:left w:val="none" w:sz="0" w:space="0" w:color="auto"/>
            <w:bottom w:val="none" w:sz="0" w:space="0" w:color="auto"/>
            <w:right w:val="none" w:sz="0" w:space="0" w:color="auto"/>
          </w:divBdr>
        </w:div>
        <w:div w:id="1348943654">
          <w:marLeft w:val="640"/>
          <w:marRight w:val="0"/>
          <w:marTop w:val="0"/>
          <w:marBottom w:val="0"/>
          <w:divBdr>
            <w:top w:val="none" w:sz="0" w:space="0" w:color="auto"/>
            <w:left w:val="none" w:sz="0" w:space="0" w:color="auto"/>
            <w:bottom w:val="none" w:sz="0" w:space="0" w:color="auto"/>
            <w:right w:val="none" w:sz="0" w:space="0" w:color="auto"/>
          </w:divBdr>
        </w:div>
        <w:div w:id="965503687">
          <w:marLeft w:val="640"/>
          <w:marRight w:val="0"/>
          <w:marTop w:val="0"/>
          <w:marBottom w:val="0"/>
          <w:divBdr>
            <w:top w:val="none" w:sz="0" w:space="0" w:color="auto"/>
            <w:left w:val="none" w:sz="0" w:space="0" w:color="auto"/>
            <w:bottom w:val="none" w:sz="0" w:space="0" w:color="auto"/>
            <w:right w:val="none" w:sz="0" w:space="0" w:color="auto"/>
          </w:divBdr>
        </w:div>
        <w:div w:id="2099447981">
          <w:marLeft w:val="640"/>
          <w:marRight w:val="0"/>
          <w:marTop w:val="0"/>
          <w:marBottom w:val="0"/>
          <w:divBdr>
            <w:top w:val="none" w:sz="0" w:space="0" w:color="auto"/>
            <w:left w:val="none" w:sz="0" w:space="0" w:color="auto"/>
            <w:bottom w:val="none" w:sz="0" w:space="0" w:color="auto"/>
            <w:right w:val="none" w:sz="0" w:space="0" w:color="auto"/>
          </w:divBdr>
        </w:div>
        <w:div w:id="1300497204">
          <w:marLeft w:val="640"/>
          <w:marRight w:val="0"/>
          <w:marTop w:val="0"/>
          <w:marBottom w:val="0"/>
          <w:divBdr>
            <w:top w:val="none" w:sz="0" w:space="0" w:color="auto"/>
            <w:left w:val="none" w:sz="0" w:space="0" w:color="auto"/>
            <w:bottom w:val="none" w:sz="0" w:space="0" w:color="auto"/>
            <w:right w:val="none" w:sz="0" w:space="0" w:color="auto"/>
          </w:divBdr>
        </w:div>
        <w:div w:id="1813014623">
          <w:marLeft w:val="640"/>
          <w:marRight w:val="0"/>
          <w:marTop w:val="0"/>
          <w:marBottom w:val="0"/>
          <w:divBdr>
            <w:top w:val="none" w:sz="0" w:space="0" w:color="auto"/>
            <w:left w:val="none" w:sz="0" w:space="0" w:color="auto"/>
            <w:bottom w:val="none" w:sz="0" w:space="0" w:color="auto"/>
            <w:right w:val="none" w:sz="0" w:space="0" w:color="auto"/>
          </w:divBdr>
        </w:div>
        <w:div w:id="485243470">
          <w:marLeft w:val="640"/>
          <w:marRight w:val="0"/>
          <w:marTop w:val="0"/>
          <w:marBottom w:val="0"/>
          <w:divBdr>
            <w:top w:val="none" w:sz="0" w:space="0" w:color="auto"/>
            <w:left w:val="none" w:sz="0" w:space="0" w:color="auto"/>
            <w:bottom w:val="none" w:sz="0" w:space="0" w:color="auto"/>
            <w:right w:val="none" w:sz="0" w:space="0" w:color="auto"/>
          </w:divBdr>
        </w:div>
        <w:div w:id="1513645575">
          <w:marLeft w:val="640"/>
          <w:marRight w:val="0"/>
          <w:marTop w:val="0"/>
          <w:marBottom w:val="0"/>
          <w:divBdr>
            <w:top w:val="none" w:sz="0" w:space="0" w:color="auto"/>
            <w:left w:val="none" w:sz="0" w:space="0" w:color="auto"/>
            <w:bottom w:val="none" w:sz="0" w:space="0" w:color="auto"/>
            <w:right w:val="none" w:sz="0" w:space="0" w:color="auto"/>
          </w:divBdr>
        </w:div>
        <w:div w:id="1077437387">
          <w:marLeft w:val="640"/>
          <w:marRight w:val="0"/>
          <w:marTop w:val="0"/>
          <w:marBottom w:val="0"/>
          <w:divBdr>
            <w:top w:val="none" w:sz="0" w:space="0" w:color="auto"/>
            <w:left w:val="none" w:sz="0" w:space="0" w:color="auto"/>
            <w:bottom w:val="none" w:sz="0" w:space="0" w:color="auto"/>
            <w:right w:val="none" w:sz="0" w:space="0" w:color="auto"/>
          </w:divBdr>
        </w:div>
        <w:div w:id="135463024">
          <w:marLeft w:val="640"/>
          <w:marRight w:val="0"/>
          <w:marTop w:val="0"/>
          <w:marBottom w:val="0"/>
          <w:divBdr>
            <w:top w:val="none" w:sz="0" w:space="0" w:color="auto"/>
            <w:left w:val="none" w:sz="0" w:space="0" w:color="auto"/>
            <w:bottom w:val="none" w:sz="0" w:space="0" w:color="auto"/>
            <w:right w:val="none" w:sz="0" w:space="0" w:color="auto"/>
          </w:divBdr>
        </w:div>
        <w:div w:id="1433740429">
          <w:marLeft w:val="640"/>
          <w:marRight w:val="0"/>
          <w:marTop w:val="0"/>
          <w:marBottom w:val="0"/>
          <w:divBdr>
            <w:top w:val="none" w:sz="0" w:space="0" w:color="auto"/>
            <w:left w:val="none" w:sz="0" w:space="0" w:color="auto"/>
            <w:bottom w:val="none" w:sz="0" w:space="0" w:color="auto"/>
            <w:right w:val="none" w:sz="0" w:space="0" w:color="auto"/>
          </w:divBdr>
        </w:div>
        <w:div w:id="1290209047">
          <w:marLeft w:val="640"/>
          <w:marRight w:val="0"/>
          <w:marTop w:val="0"/>
          <w:marBottom w:val="0"/>
          <w:divBdr>
            <w:top w:val="none" w:sz="0" w:space="0" w:color="auto"/>
            <w:left w:val="none" w:sz="0" w:space="0" w:color="auto"/>
            <w:bottom w:val="none" w:sz="0" w:space="0" w:color="auto"/>
            <w:right w:val="none" w:sz="0" w:space="0" w:color="auto"/>
          </w:divBdr>
        </w:div>
        <w:div w:id="420297044">
          <w:marLeft w:val="640"/>
          <w:marRight w:val="0"/>
          <w:marTop w:val="0"/>
          <w:marBottom w:val="0"/>
          <w:divBdr>
            <w:top w:val="none" w:sz="0" w:space="0" w:color="auto"/>
            <w:left w:val="none" w:sz="0" w:space="0" w:color="auto"/>
            <w:bottom w:val="none" w:sz="0" w:space="0" w:color="auto"/>
            <w:right w:val="none" w:sz="0" w:space="0" w:color="auto"/>
          </w:divBdr>
        </w:div>
        <w:div w:id="1517307425">
          <w:marLeft w:val="640"/>
          <w:marRight w:val="0"/>
          <w:marTop w:val="0"/>
          <w:marBottom w:val="0"/>
          <w:divBdr>
            <w:top w:val="none" w:sz="0" w:space="0" w:color="auto"/>
            <w:left w:val="none" w:sz="0" w:space="0" w:color="auto"/>
            <w:bottom w:val="none" w:sz="0" w:space="0" w:color="auto"/>
            <w:right w:val="none" w:sz="0" w:space="0" w:color="auto"/>
          </w:divBdr>
        </w:div>
        <w:div w:id="94518460">
          <w:marLeft w:val="640"/>
          <w:marRight w:val="0"/>
          <w:marTop w:val="0"/>
          <w:marBottom w:val="0"/>
          <w:divBdr>
            <w:top w:val="none" w:sz="0" w:space="0" w:color="auto"/>
            <w:left w:val="none" w:sz="0" w:space="0" w:color="auto"/>
            <w:bottom w:val="none" w:sz="0" w:space="0" w:color="auto"/>
            <w:right w:val="none" w:sz="0" w:space="0" w:color="auto"/>
          </w:divBdr>
        </w:div>
        <w:div w:id="96947565">
          <w:marLeft w:val="640"/>
          <w:marRight w:val="0"/>
          <w:marTop w:val="0"/>
          <w:marBottom w:val="0"/>
          <w:divBdr>
            <w:top w:val="none" w:sz="0" w:space="0" w:color="auto"/>
            <w:left w:val="none" w:sz="0" w:space="0" w:color="auto"/>
            <w:bottom w:val="none" w:sz="0" w:space="0" w:color="auto"/>
            <w:right w:val="none" w:sz="0" w:space="0" w:color="auto"/>
          </w:divBdr>
        </w:div>
        <w:div w:id="1879930771">
          <w:marLeft w:val="640"/>
          <w:marRight w:val="0"/>
          <w:marTop w:val="0"/>
          <w:marBottom w:val="0"/>
          <w:divBdr>
            <w:top w:val="none" w:sz="0" w:space="0" w:color="auto"/>
            <w:left w:val="none" w:sz="0" w:space="0" w:color="auto"/>
            <w:bottom w:val="none" w:sz="0" w:space="0" w:color="auto"/>
            <w:right w:val="none" w:sz="0" w:space="0" w:color="auto"/>
          </w:divBdr>
        </w:div>
        <w:div w:id="1555655218">
          <w:marLeft w:val="640"/>
          <w:marRight w:val="0"/>
          <w:marTop w:val="0"/>
          <w:marBottom w:val="0"/>
          <w:divBdr>
            <w:top w:val="none" w:sz="0" w:space="0" w:color="auto"/>
            <w:left w:val="none" w:sz="0" w:space="0" w:color="auto"/>
            <w:bottom w:val="none" w:sz="0" w:space="0" w:color="auto"/>
            <w:right w:val="none" w:sz="0" w:space="0" w:color="auto"/>
          </w:divBdr>
        </w:div>
        <w:div w:id="448546490">
          <w:marLeft w:val="640"/>
          <w:marRight w:val="0"/>
          <w:marTop w:val="0"/>
          <w:marBottom w:val="0"/>
          <w:divBdr>
            <w:top w:val="none" w:sz="0" w:space="0" w:color="auto"/>
            <w:left w:val="none" w:sz="0" w:space="0" w:color="auto"/>
            <w:bottom w:val="none" w:sz="0" w:space="0" w:color="auto"/>
            <w:right w:val="none" w:sz="0" w:space="0" w:color="auto"/>
          </w:divBdr>
        </w:div>
        <w:div w:id="1712337683">
          <w:marLeft w:val="640"/>
          <w:marRight w:val="0"/>
          <w:marTop w:val="0"/>
          <w:marBottom w:val="0"/>
          <w:divBdr>
            <w:top w:val="none" w:sz="0" w:space="0" w:color="auto"/>
            <w:left w:val="none" w:sz="0" w:space="0" w:color="auto"/>
            <w:bottom w:val="none" w:sz="0" w:space="0" w:color="auto"/>
            <w:right w:val="none" w:sz="0" w:space="0" w:color="auto"/>
          </w:divBdr>
        </w:div>
        <w:div w:id="1989165190">
          <w:marLeft w:val="640"/>
          <w:marRight w:val="0"/>
          <w:marTop w:val="0"/>
          <w:marBottom w:val="0"/>
          <w:divBdr>
            <w:top w:val="none" w:sz="0" w:space="0" w:color="auto"/>
            <w:left w:val="none" w:sz="0" w:space="0" w:color="auto"/>
            <w:bottom w:val="none" w:sz="0" w:space="0" w:color="auto"/>
            <w:right w:val="none" w:sz="0" w:space="0" w:color="auto"/>
          </w:divBdr>
        </w:div>
        <w:div w:id="19747309">
          <w:marLeft w:val="640"/>
          <w:marRight w:val="0"/>
          <w:marTop w:val="0"/>
          <w:marBottom w:val="0"/>
          <w:divBdr>
            <w:top w:val="none" w:sz="0" w:space="0" w:color="auto"/>
            <w:left w:val="none" w:sz="0" w:space="0" w:color="auto"/>
            <w:bottom w:val="none" w:sz="0" w:space="0" w:color="auto"/>
            <w:right w:val="none" w:sz="0" w:space="0" w:color="auto"/>
          </w:divBdr>
        </w:div>
        <w:div w:id="93980523">
          <w:marLeft w:val="640"/>
          <w:marRight w:val="0"/>
          <w:marTop w:val="0"/>
          <w:marBottom w:val="0"/>
          <w:divBdr>
            <w:top w:val="none" w:sz="0" w:space="0" w:color="auto"/>
            <w:left w:val="none" w:sz="0" w:space="0" w:color="auto"/>
            <w:bottom w:val="none" w:sz="0" w:space="0" w:color="auto"/>
            <w:right w:val="none" w:sz="0" w:space="0" w:color="auto"/>
          </w:divBdr>
        </w:div>
        <w:div w:id="524563016">
          <w:marLeft w:val="640"/>
          <w:marRight w:val="0"/>
          <w:marTop w:val="0"/>
          <w:marBottom w:val="0"/>
          <w:divBdr>
            <w:top w:val="none" w:sz="0" w:space="0" w:color="auto"/>
            <w:left w:val="none" w:sz="0" w:space="0" w:color="auto"/>
            <w:bottom w:val="none" w:sz="0" w:space="0" w:color="auto"/>
            <w:right w:val="none" w:sz="0" w:space="0" w:color="auto"/>
          </w:divBdr>
        </w:div>
        <w:div w:id="2034916726">
          <w:marLeft w:val="640"/>
          <w:marRight w:val="0"/>
          <w:marTop w:val="0"/>
          <w:marBottom w:val="0"/>
          <w:divBdr>
            <w:top w:val="none" w:sz="0" w:space="0" w:color="auto"/>
            <w:left w:val="none" w:sz="0" w:space="0" w:color="auto"/>
            <w:bottom w:val="none" w:sz="0" w:space="0" w:color="auto"/>
            <w:right w:val="none" w:sz="0" w:space="0" w:color="auto"/>
          </w:divBdr>
        </w:div>
        <w:div w:id="378093263">
          <w:marLeft w:val="640"/>
          <w:marRight w:val="0"/>
          <w:marTop w:val="0"/>
          <w:marBottom w:val="0"/>
          <w:divBdr>
            <w:top w:val="none" w:sz="0" w:space="0" w:color="auto"/>
            <w:left w:val="none" w:sz="0" w:space="0" w:color="auto"/>
            <w:bottom w:val="none" w:sz="0" w:space="0" w:color="auto"/>
            <w:right w:val="none" w:sz="0" w:space="0" w:color="auto"/>
          </w:divBdr>
        </w:div>
        <w:div w:id="636569533">
          <w:marLeft w:val="640"/>
          <w:marRight w:val="0"/>
          <w:marTop w:val="0"/>
          <w:marBottom w:val="0"/>
          <w:divBdr>
            <w:top w:val="none" w:sz="0" w:space="0" w:color="auto"/>
            <w:left w:val="none" w:sz="0" w:space="0" w:color="auto"/>
            <w:bottom w:val="none" w:sz="0" w:space="0" w:color="auto"/>
            <w:right w:val="none" w:sz="0" w:space="0" w:color="auto"/>
          </w:divBdr>
        </w:div>
        <w:div w:id="1183476097">
          <w:marLeft w:val="640"/>
          <w:marRight w:val="0"/>
          <w:marTop w:val="0"/>
          <w:marBottom w:val="0"/>
          <w:divBdr>
            <w:top w:val="none" w:sz="0" w:space="0" w:color="auto"/>
            <w:left w:val="none" w:sz="0" w:space="0" w:color="auto"/>
            <w:bottom w:val="none" w:sz="0" w:space="0" w:color="auto"/>
            <w:right w:val="none" w:sz="0" w:space="0" w:color="auto"/>
          </w:divBdr>
        </w:div>
        <w:div w:id="238564053">
          <w:marLeft w:val="640"/>
          <w:marRight w:val="0"/>
          <w:marTop w:val="0"/>
          <w:marBottom w:val="0"/>
          <w:divBdr>
            <w:top w:val="none" w:sz="0" w:space="0" w:color="auto"/>
            <w:left w:val="none" w:sz="0" w:space="0" w:color="auto"/>
            <w:bottom w:val="none" w:sz="0" w:space="0" w:color="auto"/>
            <w:right w:val="none" w:sz="0" w:space="0" w:color="auto"/>
          </w:divBdr>
        </w:div>
        <w:div w:id="744568354">
          <w:marLeft w:val="640"/>
          <w:marRight w:val="0"/>
          <w:marTop w:val="0"/>
          <w:marBottom w:val="0"/>
          <w:divBdr>
            <w:top w:val="none" w:sz="0" w:space="0" w:color="auto"/>
            <w:left w:val="none" w:sz="0" w:space="0" w:color="auto"/>
            <w:bottom w:val="none" w:sz="0" w:space="0" w:color="auto"/>
            <w:right w:val="none" w:sz="0" w:space="0" w:color="auto"/>
          </w:divBdr>
        </w:div>
        <w:div w:id="1035697674">
          <w:marLeft w:val="640"/>
          <w:marRight w:val="0"/>
          <w:marTop w:val="0"/>
          <w:marBottom w:val="0"/>
          <w:divBdr>
            <w:top w:val="none" w:sz="0" w:space="0" w:color="auto"/>
            <w:left w:val="none" w:sz="0" w:space="0" w:color="auto"/>
            <w:bottom w:val="none" w:sz="0" w:space="0" w:color="auto"/>
            <w:right w:val="none" w:sz="0" w:space="0" w:color="auto"/>
          </w:divBdr>
        </w:div>
        <w:div w:id="1707828145">
          <w:marLeft w:val="640"/>
          <w:marRight w:val="0"/>
          <w:marTop w:val="0"/>
          <w:marBottom w:val="0"/>
          <w:divBdr>
            <w:top w:val="none" w:sz="0" w:space="0" w:color="auto"/>
            <w:left w:val="none" w:sz="0" w:space="0" w:color="auto"/>
            <w:bottom w:val="none" w:sz="0" w:space="0" w:color="auto"/>
            <w:right w:val="none" w:sz="0" w:space="0" w:color="auto"/>
          </w:divBdr>
        </w:div>
        <w:div w:id="753743142">
          <w:marLeft w:val="640"/>
          <w:marRight w:val="0"/>
          <w:marTop w:val="0"/>
          <w:marBottom w:val="0"/>
          <w:divBdr>
            <w:top w:val="none" w:sz="0" w:space="0" w:color="auto"/>
            <w:left w:val="none" w:sz="0" w:space="0" w:color="auto"/>
            <w:bottom w:val="none" w:sz="0" w:space="0" w:color="auto"/>
            <w:right w:val="none" w:sz="0" w:space="0" w:color="auto"/>
          </w:divBdr>
        </w:div>
        <w:div w:id="393818896">
          <w:marLeft w:val="640"/>
          <w:marRight w:val="0"/>
          <w:marTop w:val="0"/>
          <w:marBottom w:val="0"/>
          <w:divBdr>
            <w:top w:val="none" w:sz="0" w:space="0" w:color="auto"/>
            <w:left w:val="none" w:sz="0" w:space="0" w:color="auto"/>
            <w:bottom w:val="none" w:sz="0" w:space="0" w:color="auto"/>
            <w:right w:val="none" w:sz="0" w:space="0" w:color="auto"/>
          </w:divBdr>
        </w:div>
        <w:div w:id="370149301">
          <w:marLeft w:val="640"/>
          <w:marRight w:val="0"/>
          <w:marTop w:val="0"/>
          <w:marBottom w:val="0"/>
          <w:divBdr>
            <w:top w:val="none" w:sz="0" w:space="0" w:color="auto"/>
            <w:left w:val="none" w:sz="0" w:space="0" w:color="auto"/>
            <w:bottom w:val="none" w:sz="0" w:space="0" w:color="auto"/>
            <w:right w:val="none" w:sz="0" w:space="0" w:color="auto"/>
          </w:divBdr>
        </w:div>
        <w:div w:id="750859886">
          <w:marLeft w:val="640"/>
          <w:marRight w:val="0"/>
          <w:marTop w:val="0"/>
          <w:marBottom w:val="0"/>
          <w:divBdr>
            <w:top w:val="none" w:sz="0" w:space="0" w:color="auto"/>
            <w:left w:val="none" w:sz="0" w:space="0" w:color="auto"/>
            <w:bottom w:val="none" w:sz="0" w:space="0" w:color="auto"/>
            <w:right w:val="none" w:sz="0" w:space="0" w:color="auto"/>
          </w:divBdr>
        </w:div>
        <w:div w:id="882519206">
          <w:marLeft w:val="640"/>
          <w:marRight w:val="0"/>
          <w:marTop w:val="0"/>
          <w:marBottom w:val="0"/>
          <w:divBdr>
            <w:top w:val="none" w:sz="0" w:space="0" w:color="auto"/>
            <w:left w:val="none" w:sz="0" w:space="0" w:color="auto"/>
            <w:bottom w:val="none" w:sz="0" w:space="0" w:color="auto"/>
            <w:right w:val="none" w:sz="0" w:space="0" w:color="auto"/>
          </w:divBdr>
        </w:div>
        <w:div w:id="56587944">
          <w:marLeft w:val="640"/>
          <w:marRight w:val="0"/>
          <w:marTop w:val="0"/>
          <w:marBottom w:val="0"/>
          <w:divBdr>
            <w:top w:val="none" w:sz="0" w:space="0" w:color="auto"/>
            <w:left w:val="none" w:sz="0" w:space="0" w:color="auto"/>
            <w:bottom w:val="none" w:sz="0" w:space="0" w:color="auto"/>
            <w:right w:val="none" w:sz="0" w:space="0" w:color="auto"/>
          </w:divBdr>
        </w:div>
        <w:div w:id="936254793">
          <w:marLeft w:val="640"/>
          <w:marRight w:val="0"/>
          <w:marTop w:val="0"/>
          <w:marBottom w:val="0"/>
          <w:divBdr>
            <w:top w:val="none" w:sz="0" w:space="0" w:color="auto"/>
            <w:left w:val="none" w:sz="0" w:space="0" w:color="auto"/>
            <w:bottom w:val="none" w:sz="0" w:space="0" w:color="auto"/>
            <w:right w:val="none" w:sz="0" w:space="0" w:color="auto"/>
          </w:divBdr>
        </w:div>
        <w:div w:id="396703963">
          <w:marLeft w:val="640"/>
          <w:marRight w:val="0"/>
          <w:marTop w:val="0"/>
          <w:marBottom w:val="0"/>
          <w:divBdr>
            <w:top w:val="none" w:sz="0" w:space="0" w:color="auto"/>
            <w:left w:val="none" w:sz="0" w:space="0" w:color="auto"/>
            <w:bottom w:val="none" w:sz="0" w:space="0" w:color="auto"/>
            <w:right w:val="none" w:sz="0" w:space="0" w:color="auto"/>
          </w:divBdr>
        </w:div>
        <w:div w:id="816920262">
          <w:marLeft w:val="640"/>
          <w:marRight w:val="0"/>
          <w:marTop w:val="0"/>
          <w:marBottom w:val="0"/>
          <w:divBdr>
            <w:top w:val="none" w:sz="0" w:space="0" w:color="auto"/>
            <w:left w:val="none" w:sz="0" w:space="0" w:color="auto"/>
            <w:bottom w:val="none" w:sz="0" w:space="0" w:color="auto"/>
            <w:right w:val="none" w:sz="0" w:space="0" w:color="auto"/>
          </w:divBdr>
        </w:div>
        <w:div w:id="1793405884">
          <w:marLeft w:val="640"/>
          <w:marRight w:val="0"/>
          <w:marTop w:val="0"/>
          <w:marBottom w:val="0"/>
          <w:divBdr>
            <w:top w:val="none" w:sz="0" w:space="0" w:color="auto"/>
            <w:left w:val="none" w:sz="0" w:space="0" w:color="auto"/>
            <w:bottom w:val="none" w:sz="0" w:space="0" w:color="auto"/>
            <w:right w:val="none" w:sz="0" w:space="0" w:color="auto"/>
          </w:divBdr>
        </w:div>
        <w:div w:id="963316898">
          <w:marLeft w:val="640"/>
          <w:marRight w:val="0"/>
          <w:marTop w:val="0"/>
          <w:marBottom w:val="0"/>
          <w:divBdr>
            <w:top w:val="none" w:sz="0" w:space="0" w:color="auto"/>
            <w:left w:val="none" w:sz="0" w:space="0" w:color="auto"/>
            <w:bottom w:val="none" w:sz="0" w:space="0" w:color="auto"/>
            <w:right w:val="none" w:sz="0" w:space="0" w:color="auto"/>
          </w:divBdr>
        </w:div>
        <w:div w:id="986520391">
          <w:marLeft w:val="640"/>
          <w:marRight w:val="0"/>
          <w:marTop w:val="0"/>
          <w:marBottom w:val="0"/>
          <w:divBdr>
            <w:top w:val="none" w:sz="0" w:space="0" w:color="auto"/>
            <w:left w:val="none" w:sz="0" w:space="0" w:color="auto"/>
            <w:bottom w:val="none" w:sz="0" w:space="0" w:color="auto"/>
            <w:right w:val="none" w:sz="0" w:space="0" w:color="auto"/>
          </w:divBdr>
        </w:div>
        <w:div w:id="318928987">
          <w:marLeft w:val="640"/>
          <w:marRight w:val="0"/>
          <w:marTop w:val="0"/>
          <w:marBottom w:val="0"/>
          <w:divBdr>
            <w:top w:val="none" w:sz="0" w:space="0" w:color="auto"/>
            <w:left w:val="none" w:sz="0" w:space="0" w:color="auto"/>
            <w:bottom w:val="none" w:sz="0" w:space="0" w:color="auto"/>
            <w:right w:val="none" w:sz="0" w:space="0" w:color="auto"/>
          </w:divBdr>
        </w:div>
        <w:div w:id="1590313966">
          <w:marLeft w:val="640"/>
          <w:marRight w:val="0"/>
          <w:marTop w:val="0"/>
          <w:marBottom w:val="0"/>
          <w:divBdr>
            <w:top w:val="none" w:sz="0" w:space="0" w:color="auto"/>
            <w:left w:val="none" w:sz="0" w:space="0" w:color="auto"/>
            <w:bottom w:val="none" w:sz="0" w:space="0" w:color="auto"/>
            <w:right w:val="none" w:sz="0" w:space="0" w:color="auto"/>
          </w:divBdr>
        </w:div>
        <w:div w:id="275523142">
          <w:marLeft w:val="640"/>
          <w:marRight w:val="0"/>
          <w:marTop w:val="0"/>
          <w:marBottom w:val="0"/>
          <w:divBdr>
            <w:top w:val="none" w:sz="0" w:space="0" w:color="auto"/>
            <w:left w:val="none" w:sz="0" w:space="0" w:color="auto"/>
            <w:bottom w:val="none" w:sz="0" w:space="0" w:color="auto"/>
            <w:right w:val="none" w:sz="0" w:space="0" w:color="auto"/>
          </w:divBdr>
        </w:div>
        <w:div w:id="1818378462">
          <w:marLeft w:val="640"/>
          <w:marRight w:val="0"/>
          <w:marTop w:val="0"/>
          <w:marBottom w:val="0"/>
          <w:divBdr>
            <w:top w:val="none" w:sz="0" w:space="0" w:color="auto"/>
            <w:left w:val="none" w:sz="0" w:space="0" w:color="auto"/>
            <w:bottom w:val="none" w:sz="0" w:space="0" w:color="auto"/>
            <w:right w:val="none" w:sz="0" w:space="0" w:color="auto"/>
          </w:divBdr>
        </w:div>
        <w:div w:id="460920660">
          <w:marLeft w:val="640"/>
          <w:marRight w:val="0"/>
          <w:marTop w:val="0"/>
          <w:marBottom w:val="0"/>
          <w:divBdr>
            <w:top w:val="none" w:sz="0" w:space="0" w:color="auto"/>
            <w:left w:val="none" w:sz="0" w:space="0" w:color="auto"/>
            <w:bottom w:val="none" w:sz="0" w:space="0" w:color="auto"/>
            <w:right w:val="none" w:sz="0" w:space="0" w:color="auto"/>
          </w:divBdr>
        </w:div>
        <w:div w:id="294797126">
          <w:marLeft w:val="640"/>
          <w:marRight w:val="0"/>
          <w:marTop w:val="0"/>
          <w:marBottom w:val="0"/>
          <w:divBdr>
            <w:top w:val="none" w:sz="0" w:space="0" w:color="auto"/>
            <w:left w:val="none" w:sz="0" w:space="0" w:color="auto"/>
            <w:bottom w:val="none" w:sz="0" w:space="0" w:color="auto"/>
            <w:right w:val="none" w:sz="0" w:space="0" w:color="auto"/>
          </w:divBdr>
        </w:div>
        <w:div w:id="1984582847">
          <w:marLeft w:val="640"/>
          <w:marRight w:val="0"/>
          <w:marTop w:val="0"/>
          <w:marBottom w:val="0"/>
          <w:divBdr>
            <w:top w:val="none" w:sz="0" w:space="0" w:color="auto"/>
            <w:left w:val="none" w:sz="0" w:space="0" w:color="auto"/>
            <w:bottom w:val="none" w:sz="0" w:space="0" w:color="auto"/>
            <w:right w:val="none" w:sz="0" w:space="0" w:color="auto"/>
          </w:divBdr>
        </w:div>
        <w:div w:id="1282154213">
          <w:marLeft w:val="640"/>
          <w:marRight w:val="0"/>
          <w:marTop w:val="0"/>
          <w:marBottom w:val="0"/>
          <w:divBdr>
            <w:top w:val="none" w:sz="0" w:space="0" w:color="auto"/>
            <w:left w:val="none" w:sz="0" w:space="0" w:color="auto"/>
            <w:bottom w:val="none" w:sz="0" w:space="0" w:color="auto"/>
            <w:right w:val="none" w:sz="0" w:space="0" w:color="auto"/>
          </w:divBdr>
        </w:div>
        <w:div w:id="1059717575">
          <w:marLeft w:val="640"/>
          <w:marRight w:val="0"/>
          <w:marTop w:val="0"/>
          <w:marBottom w:val="0"/>
          <w:divBdr>
            <w:top w:val="none" w:sz="0" w:space="0" w:color="auto"/>
            <w:left w:val="none" w:sz="0" w:space="0" w:color="auto"/>
            <w:bottom w:val="none" w:sz="0" w:space="0" w:color="auto"/>
            <w:right w:val="none" w:sz="0" w:space="0" w:color="auto"/>
          </w:divBdr>
        </w:div>
        <w:div w:id="657423003">
          <w:marLeft w:val="640"/>
          <w:marRight w:val="0"/>
          <w:marTop w:val="0"/>
          <w:marBottom w:val="0"/>
          <w:divBdr>
            <w:top w:val="none" w:sz="0" w:space="0" w:color="auto"/>
            <w:left w:val="none" w:sz="0" w:space="0" w:color="auto"/>
            <w:bottom w:val="none" w:sz="0" w:space="0" w:color="auto"/>
            <w:right w:val="none" w:sz="0" w:space="0" w:color="auto"/>
          </w:divBdr>
        </w:div>
        <w:div w:id="937298507">
          <w:marLeft w:val="640"/>
          <w:marRight w:val="0"/>
          <w:marTop w:val="0"/>
          <w:marBottom w:val="0"/>
          <w:divBdr>
            <w:top w:val="none" w:sz="0" w:space="0" w:color="auto"/>
            <w:left w:val="none" w:sz="0" w:space="0" w:color="auto"/>
            <w:bottom w:val="none" w:sz="0" w:space="0" w:color="auto"/>
            <w:right w:val="none" w:sz="0" w:space="0" w:color="auto"/>
          </w:divBdr>
        </w:div>
        <w:div w:id="1916888837">
          <w:marLeft w:val="640"/>
          <w:marRight w:val="0"/>
          <w:marTop w:val="0"/>
          <w:marBottom w:val="0"/>
          <w:divBdr>
            <w:top w:val="none" w:sz="0" w:space="0" w:color="auto"/>
            <w:left w:val="none" w:sz="0" w:space="0" w:color="auto"/>
            <w:bottom w:val="none" w:sz="0" w:space="0" w:color="auto"/>
            <w:right w:val="none" w:sz="0" w:space="0" w:color="auto"/>
          </w:divBdr>
        </w:div>
        <w:div w:id="1124887189">
          <w:marLeft w:val="640"/>
          <w:marRight w:val="0"/>
          <w:marTop w:val="0"/>
          <w:marBottom w:val="0"/>
          <w:divBdr>
            <w:top w:val="none" w:sz="0" w:space="0" w:color="auto"/>
            <w:left w:val="none" w:sz="0" w:space="0" w:color="auto"/>
            <w:bottom w:val="none" w:sz="0" w:space="0" w:color="auto"/>
            <w:right w:val="none" w:sz="0" w:space="0" w:color="auto"/>
          </w:divBdr>
        </w:div>
        <w:div w:id="101535415">
          <w:marLeft w:val="640"/>
          <w:marRight w:val="0"/>
          <w:marTop w:val="0"/>
          <w:marBottom w:val="0"/>
          <w:divBdr>
            <w:top w:val="none" w:sz="0" w:space="0" w:color="auto"/>
            <w:left w:val="none" w:sz="0" w:space="0" w:color="auto"/>
            <w:bottom w:val="none" w:sz="0" w:space="0" w:color="auto"/>
            <w:right w:val="none" w:sz="0" w:space="0" w:color="auto"/>
          </w:divBdr>
        </w:div>
        <w:div w:id="1741437857">
          <w:marLeft w:val="640"/>
          <w:marRight w:val="0"/>
          <w:marTop w:val="0"/>
          <w:marBottom w:val="0"/>
          <w:divBdr>
            <w:top w:val="none" w:sz="0" w:space="0" w:color="auto"/>
            <w:left w:val="none" w:sz="0" w:space="0" w:color="auto"/>
            <w:bottom w:val="none" w:sz="0" w:space="0" w:color="auto"/>
            <w:right w:val="none" w:sz="0" w:space="0" w:color="auto"/>
          </w:divBdr>
        </w:div>
        <w:div w:id="939797730">
          <w:marLeft w:val="640"/>
          <w:marRight w:val="0"/>
          <w:marTop w:val="0"/>
          <w:marBottom w:val="0"/>
          <w:divBdr>
            <w:top w:val="none" w:sz="0" w:space="0" w:color="auto"/>
            <w:left w:val="none" w:sz="0" w:space="0" w:color="auto"/>
            <w:bottom w:val="none" w:sz="0" w:space="0" w:color="auto"/>
            <w:right w:val="none" w:sz="0" w:space="0" w:color="auto"/>
          </w:divBdr>
        </w:div>
        <w:div w:id="1625846788">
          <w:marLeft w:val="640"/>
          <w:marRight w:val="0"/>
          <w:marTop w:val="0"/>
          <w:marBottom w:val="0"/>
          <w:divBdr>
            <w:top w:val="none" w:sz="0" w:space="0" w:color="auto"/>
            <w:left w:val="none" w:sz="0" w:space="0" w:color="auto"/>
            <w:bottom w:val="none" w:sz="0" w:space="0" w:color="auto"/>
            <w:right w:val="none" w:sz="0" w:space="0" w:color="auto"/>
          </w:divBdr>
        </w:div>
        <w:div w:id="2016565759">
          <w:marLeft w:val="640"/>
          <w:marRight w:val="0"/>
          <w:marTop w:val="0"/>
          <w:marBottom w:val="0"/>
          <w:divBdr>
            <w:top w:val="none" w:sz="0" w:space="0" w:color="auto"/>
            <w:left w:val="none" w:sz="0" w:space="0" w:color="auto"/>
            <w:bottom w:val="none" w:sz="0" w:space="0" w:color="auto"/>
            <w:right w:val="none" w:sz="0" w:space="0" w:color="auto"/>
          </w:divBdr>
        </w:div>
        <w:div w:id="828208201">
          <w:marLeft w:val="640"/>
          <w:marRight w:val="0"/>
          <w:marTop w:val="0"/>
          <w:marBottom w:val="0"/>
          <w:divBdr>
            <w:top w:val="none" w:sz="0" w:space="0" w:color="auto"/>
            <w:left w:val="none" w:sz="0" w:space="0" w:color="auto"/>
            <w:bottom w:val="none" w:sz="0" w:space="0" w:color="auto"/>
            <w:right w:val="none" w:sz="0" w:space="0" w:color="auto"/>
          </w:divBdr>
        </w:div>
        <w:div w:id="1240600373">
          <w:marLeft w:val="640"/>
          <w:marRight w:val="0"/>
          <w:marTop w:val="0"/>
          <w:marBottom w:val="0"/>
          <w:divBdr>
            <w:top w:val="none" w:sz="0" w:space="0" w:color="auto"/>
            <w:left w:val="none" w:sz="0" w:space="0" w:color="auto"/>
            <w:bottom w:val="none" w:sz="0" w:space="0" w:color="auto"/>
            <w:right w:val="none" w:sz="0" w:space="0" w:color="auto"/>
          </w:divBdr>
        </w:div>
        <w:div w:id="2134014354">
          <w:marLeft w:val="640"/>
          <w:marRight w:val="0"/>
          <w:marTop w:val="0"/>
          <w:marBottom w:val="0"/>
          <w:divBdr>
            <w:top w:val="none" w:sz="0" w:space="0" w:color="auto"/>
            <w:left w:val="none" w:sz="0" w:space="0" w:color="auto"/>
            <w:bottom w:val="none" w:sz="0" w:space="0" w:color="auto"/>
            <w:right w:val="none" w:sz="0" w:space="0" w:color="auto"/>
          </w:divBdr>
        </w:div>
        <w:div w:id="107168595">
          <w:marLeft w:val="640"/>
          <w:marRight w:val="0"/>
          <w:marTop w:val="0"/>
          <w:marBottom w:val="0"/>
          <w:divBdr>
            <w:top w:val="none" w:sz="0" w:space="0" w:color="auto"/>
            <w:left w:val="none" w:sz="0" w:space="0" w:color="auto"/>
            <w:bottom w:val="none" w:sz="0" w:space="0" w:color="auto"/>
            <w:right w:val="none" w:sz="0" w:space="0" w:color="auto"/>
          </w:divBdr>
        </w:div>
        <w:div w:id="1553035594">
          <w:marLeft w:val="640"/>
          <w:marRight w:val="0"/>
          <w:marTop w:val="0"/>
          <w:marBottom w:val="0"/>
          <w:divBdr>
            <w:top w:val="none" w:sz="0" w:space="0" w:color="auto"/>
            <w:left w:val="none" w:sz="0" w:space="0" w:color="auto"/>
            <w:bottom w:val="none" w:sz="0" w:space="0" w:color="auto"/>
            <w:right w:val="none" w:sz="0" w:space="0" w:color="auto"/>
          </w:divBdr>
        </w:div>
        <w:div w:id="1190485526">
          <w:marLeft w:val="640"/>
          <w:marRight w:val="0"/>
          <w:marTop w:val="0"/>
          <w:marBottom w:val="0"/>
          <w:divBdr>
            <w:top w:val="none" w:sz="0" w:space="0" w:color="auto"/>
            <w:left w:val="none" w:sz="0" w:space="0" w:color="auto"/>
            <w:bottom w:val="none" w:sz="0" w:space="0" w:color="auto"/>
            <w:right w:val="none" w:sz="0" w:space="0" w:color="auto"/>
          </w:divBdr>
        </w:div>
        <w:div w:id="181744235">
          <w:marLeft w:val="640"/>
          <w:marRight w:val="0"/>
          <w:marTop w:val="0"/>
          <w:marBottom w:val="0"/>
          <w:divBdr>
            <w:top w:val="none" w:sz="0" w:space="0" w:color="auto"/>
            <w:left w:val="none" w:sz="0" w:space="0" w:color="auto"/>
            <w:bottom w:val="none" w:sz="0" w:space="0" w:color="auto"/>
            <w:right w:val="none" w:sz="0" w:space="0" w:color="auto"/>
          </w:divBdr>
        </w:div>
        <w:div w:id="1115372944">
          <w:marLeft w:val="640"/>
          <w:marRight w:val="0"/>
          <w:marTop w:val="0"/>
          <w:marBottom w:val="0"/>
          <w:divBdr>
            <w:top w:val="none" w:sz="0" w:space="0" w:color="auto"/>
            <w:left w:val="none" w:sz="0" w:space="0" w:color="auto"/>
            <w:bottom w:val="none" w:sz="0" w:space="0" w:color="auto"/>
            <w:right w:val="none" w:sz="0" w:space="0" w:color="auto"/>
          </w:divBdr>
        </w:div>
        <w:div w:id="1370758983">
          <w:marLeft w:val="640"/>
          <w:marRight w:val="0"/>
          <w:marTop w:val="0"/>
          <w:marBottom w:val="0"/>
          <w:divBdr>
            <w:top w:val="none" w:sz="0" w:space="0" w:color="auto"/>
            <w:left w:val="none" w:sz="0" w:space="0" w:color="auto"/>
            <w:bottom w:val="none" w:sz="0" w:space="0" w:color="auto"/>
            <w:right w:val="none" w:sz="0" w:space="0" w:color="auto"/>
          </w:divBdr>
        </w:div>
        <w:div w:id="170949465">
          <w:marLeft w:val="640"/>
          <w:marRight w:val="0"/>
          <w:marTop w:val="0"/>
          <w:marBottom w:val="0"/>
          <w:divBdr>
            <w:top w:val="none" w:sz="0" w:space="0" w:color="auto"/>
            <w:left w:val="none" w:sz="0" w:space="0" w:color="auto"/>
            <w:bottom w:val="none" w:sz="0" w:space="0" w:color="auto"/>
            <w:right w:val="none" w:sz="0" w:space="0" w:color="auto"/>
          </w:divBdr>
        </w:div>
        <w:div w:id="661271765">
          <w:marLeft w:val="640"/>
          <w:marRight w:val="0"/>
          <w:marTop w:val="0"/>
          <w:marBottom w:val="0"/>
          <w:divBdr>
            <w:top w:val="none" w:sz="0" w:space="0" w:color="auto"/>
            <w:left w:val="none" w:sz="0" w:space="0" w:color="auto"/>
            <w:bottom w:val="none" w:sz="0" w:space="0" w:color="auto"/>
            <w:right w:val="none" w:sz="0" w:space="0" w:color="auto"/>
          </w:divBdr>
        </w:div>
        <w:div w:id="1717775799">
          <w:marLeft w:val="640"/>
          <w:marRight w:val="0"/>
          <w:marTop w:val="0"/>
          <w:marBottom w:val="0"/>
          <w:divBdr>
            <w:top w:val="none" w:sz="0" w:space="0" w:color="auto"/>
            <w:left w:val="none" w:sz="0" w:space="0" w:color="auto"/>
            <w:bottom w:val="none" w:sz="0" w:space="0" w:color="auto"/>
            <w:right w:val="none" w:sz="0" w:space="0" w:color="auto"/>
          </w:divBdr>
        </w:div>
        <w:div w:id="1646472689">
          <w:marLeft w:val="640"/>
          <w:marRight w:val="0"/>
          <w:marTop w:val="0"/>
          <w:marBottom w:val="0"/>
          <w:divBdr>
            <w:top w:val="none" w:sz="0" w:space="0" w:color="auto"/>
            <w:left w:val="none" w:sz="0" w:space="0" w:color="auto"/>
            <w:bottom w:val="none" w:sz="0" w:space="0" w:color="auto"/>
            <w:right w:val="none" w:sz="0" w:space="0" w:color="auto"/>
          </w:divBdr>
        </w:div>
        <w:div w:id="2112236440">
          <w:marLeft w:val="640"/>
          <w:marRight w:val="0"/>
          <w:marTop w:val="0"/>
          <w:marBottom w:val="0"/>
          <w:divBdr>
            <w:top w:val="none" w:sz="0" w:space="0" w:color="auto"/>
            <w:left w:val="none" w:sz="0" w:space="0" w:color="auto"/>
            <w:bottom w:val="none" w:sz="0" w:space="0" w:color="auto"/>
            <w:right w:val="none" w:sz="0" w:space="0" w:color="auto"/>
          </w:divBdr>
        </w:div>
        <w:div w:id="20787163">
          <w:marLeft w:val="640"/>
          <w:marRight w:val="0"/>
          <w:marTop w:val="0"/>
          <w:marBottom w:val="0"/>
          <w:divBdr>
            <w:top w:val="none" w:sz="0" w:space="0" w:color="auto"/>
            <w:left w:val="none" w:sz="0" w:space="0" w:color="auto"/>
            <w:bottom w:val="none" w:sz="0" w:space="0" w:color="auto"/>
            <w:right w:val="none" w:sz="0" w:space="0" w:color="auto"/>
          </w:divBdr>
        </w:div>
        <w:div w:id="2003779171">
          <w:marLeft w:val="640"/>
          <w:marRight w:val="0"/>
          <w:marTop w:val="0"/>
          <w:marBottom w:val="0"/>
          <w:divBdr>
            <w:top w:val="none" w:sz="0" w:space="0" w:color="auto"/>
            <w:left w:val="none" w:sz="0" w:space="0" w:color="auto"/>
            <w:bottom w:val="none" w:sz="0" w:space="0" w:color="auto"/>
            <w:right w:val="none" w:sz="0" w:space="0" w:color="auto"/>
          </w:divBdr>
        </w:div>
        <w:div w:id="2007052394">
          <w:marLeft w:val="640"/>
          <w:marRight w:val="0"/>
          <w:marTop w:val="0"/>
          <w:marBottom w:val="0"/>
          <w:divBdr>
            <w:top w:val="none" w:sz="0" w:space="0" w:color="auto"/>
            <w:left w:val="none" w:sz="0" w:space="0" w:color="auto"/>
            <w:bottom w:val="none" w:sz="0" w:space="0" w:color="auto"/>
            <w:right w:val="none" w:sz="0" w:space="0" w:color="auto"/>
          </w:divBdr>
        </w:div>
        <w:div w:id="2016764943">
          <w:marLeft w:val="640"/>
          <w:marRight w:val="0"/>
          <w:marTop w:val="0"/>
          <w:marBottom w:val="0"/>
          <w:divBdr>
            <w:top w:val="none" w:sz="0" w:space="0" w:color="auto"/>
            <w:left w:val="none" w:sz="0" w:space="0" w:color="auto"/>
            <w:bottom w:val="none" w:sz="0" w:space="0" w:color="auto"/>
            <w:right w:val="none" w:sz="0" w:space="0" w:color="auto"/>
          </w:divBdr>
        </w:div>
        <w:div w:id="1218514298">
          <w:marLeft w:val="640"/>
          <w:marRight w:val="0"/>
          <w:marTop w:val="0"/>
          <w:marBottom w:val="0"/>
          <w:divBdr>
            <w:top w:val="none" w:sz="0" w:space="0" w:color="auto"/>
            <w:left w:val="none" w:sz="0" w:space="0" w:color="auto"/>
            <w:bottom w:val="none" w:sz="0" w:space="0" w:color="auto"/>
            <w:right w:val="none" w:sz="0" w:space="0" w:color="auto"/>
          </w:divBdr>
        </w:div>
        <w:div w:id="503933131">
          <w:marLeft w:val="640"/>
          <w:marRight w:val="0"/>
          <w:marTop w:val="0"/>
          <w:marBottom w:val="0"/>
          <w:divBdr>
            <w:top w:val="none" w:sz="0" w:space="0" w:color="auto"/>
            <w:left w:val="none" w:sz="0" w:space="0" w:color="auto"/>
            <w:bottom w:val="none" w:sz="0" w:space="0" w:color="auto"/>
            <w:right w:val="none" w:sz="0" w:space="0" w:color="auto"/>
          </w:divBdr>
        </w:div>
        <w:div w:id="1281911515">
          <w:marLeft w:val="640"/>
          <w:marRight w:val="0"/>
          <w:marTop w:val="0"/>
          <w:marBottom w:val="0"/>
          <w:divBdr>
            <w:top w:val="none" w:sz="0" w:space="0" w:color="auto"/>
            <w:left w:val="none" w:sz="0" w:space="0" w:color="auto"/>
            <w:bottom w:val="none" w:sz="0" w:space="0" w:color="auto"/>
            <w:right w:val="none" w:sz="0" w:space="0" w:color="auto"/>
          </w:divBdr>
        </w:div>
        <w:div w:id="75826954">
          <w:marLeft w:val="640"/>
          <w:marRight w:val="0"/>
          <w:marTop w:val="0"/>
          <w:marBottom w:val="0"/>
          <w:divBdr>
            <w:top w:val="none" w:sz="0" w:space="0" w:color="auto"/>
            <w:left w:val="none" w:sz="0" w:space="0" w:color="auto"/>
            <w:bottom w:val="none" w:sz="0" w:space="0" w:color="auto"/>
            <w:right w:val="none" w:sz="0" w:space="0" w:color="auto"/>
          </w:divBdr>
        </w:div>
        <w:div w:id="516578760">
          <w:marLeft w:val="640"/>
          <w:marRight w:val="0"/>
          <w:marTop w:val="0"/>
          <w:marBottom w:val="0"/>
          <w:divBdr>
            <w:top w:val="none" w:sz="0" w:space="0" w:color="auto"/>
            <w:left w:val="none" w:sz="0" w:space="0" w:color="auto"/>
            <w:bottom w:val="none" w:sz="0" w:space="0" w:color="auto"/>
            <w:right w:val="none" w:sz="0" w:space="0" w:color="auto"/>
          </w:divBdr>
        </w:div>
        <w:div w:id="1438915223">
          <w:marLeft w:val="640"/>
          <w:marRight w:val="0"/>
          <w:marTop w:val="0"/>
          <w:marBottom w:val="0"/>
          <w:divBdr>
            <w:top w:val="none" w:sz="0" w:space="0" w:color="auto"/>
            <w:left w:val="none" w:sz="0" w:space="0" w:color="auto"/>
            <w:bottom w:val="none" w:sz="0" w:space="0" w:color="auto"/>
            <w:right w:val="none" w:sz="0" w:space="0" w:color="auto"/>
          </w:divBdr>
        </w:div>
        <w:div w:id="436800380">
          <w:marLeft w:val="640"/>
          <w:marRight w:val="0"/>
          <w:marTop w:val="0"/>
          <w:marBottom w:val="0"/>
          <w:divBdr>
            <w:top w:val="none" w:sz="0" w:space="0" w:color="auto"/>
            <w:left w:val="none" w:sz="0" w:space="0" w:color="auto"/>
            <w:bottom w:val="none" w:sz="0" w:space="0" w:color="auto"/>
            <w:right w:val="none" w:sz="0" w:space="0" w:color="auto"/>
          </w:divBdr>
        </w:div>
        <w:div w:id="438765853">
          <w:marLeft w:val="640"/>
          <w:marRight w:val="0"/>
          <w:marTop w:val="0"/>
          <w:marBottom w:val="0"/>
          <w:divBdr>
            <w:top w:val="none" w:sz="0" w:space="0" w:color="auto"/>
            <w:left w:val="none" w:sz="0" w:space="0" w:color="auto"/>
            <w:bottom w:val="none" w:sz="0" w:space="0" w:color="auto"/>
            <w:right w:val="none" w:sz="0" w:space="0" w:color="auto"/>
          </w:divBdr>
        </w:div>
        <w:div w:id="891308080">
          <w:marLeft w:val="640"/>
          <w:marRight w:val="0"/>
          <w:marTop w:val="0"/>
          <w:marBottom w:val="0"/>
          <w:divBdr>
            <w:top w:val="none" w:sz="0" w:space="0" w:color="auto"/>
            <w:left w:val="none" w:sz="0" w:space="0" w:color="auto"/>
            <w:bottom w:val="none" w:sz="0" w:space="0" w:color="auto"/>
            <w:right w:val="none" w:sz="0" w:space="0" w:color="auto"/>
          </w:divBdr>
        </w:div>
        <w:div w:id="2119642181">
          <w:marLeft w:val="640"/>
          <w:marRight w:val="0"/>
          <w:marTop w:val="0"/>
          <w:marBottom w:val="0"/>
          <w:divBdr>
            <w:top w:val="none" w:sz="0" w:space="0" w:color="auto"/>
            <w:left w:val="none" w:sz="0" w:space="0" w:color="auto"/>
            <w:bottom w:val="none" w:sz="0" w:space="0" w:color="auto"/>
            <w:right w:val="none" w:sz="0" w:space="0" w:color="auto"/>
          </w:divBdr>
        </w:div>
        <w:div w:id="2057000861">
          <w:marLeft w:val="640"/>
          <w:marRight w:val="0"/>
          <w:marTop w:val="0"/>
          <w:marBottom w:val="0"/>
          <w:divBdr>
            <w:top w:val="none" w:sz="0" w:space="0" w:color="auto"/>
            <w:left w:val="none" w:sz="0" w:space="0" w:color="auto"/>
            <w:bottom w:val="none" w:sz="0" w:space="0" w:color="auto"/>
            <w:right w:val="none" w:sz="0" w:space="0" w:color="auto"/>
          </w:divBdr>
        </w:div>
        <w:div w:id="822042834">
          <w:marLeft w:val="640"/>
          <w:marRight w:val="0"/>
          <w:marTop w:val="0"/>
          <w:marBottom w:val="0"/>
          <w:divBdr>
            <w:top w:val="none" w:sz="0" w:space="0" w:color="auto"/>
            <w:left w:val="none" w:sz="0" w:space="0" w:color="auto"/>
            <w:bottom w:val="none" w:sz="0" w:space="0" w:color="auto"/>
            <w:right w:val="none" w:sz="0" w:space="0" w:color="auto"/>
          </w:divBdr>
        </w:div>
        <w:div w:id="2042901247">
          <w:marLeft w:val="640"/>
          <w:marRight w:val="0"/>
          <w:marTop w:val="0"/>
          <w:marBottom w:val="0"/>
          <w:divBdr>
            <w:top w:val="none" w:sz="0" w:space="0" w:color="auto"/>
            <w:left w:val="none" w:sz="0" w:space="0" w:color="auto"/>
            <w:bottom w:val="none" w:sz="0" w:space="0" w:color="auto"/>
            <w:right w:val="none" w:sz="0" w:space="0" w:color="auto"/>
          </w:divBdr>
        </w:div>
        <w:div w:id="2109039740">
          <w:marLeft w:val="640"/>
          <w:marRight w:val="0"/>
          <w:marTop w:val="0"/>
          <w:marBottom w:val="0"/>
          <w:divBdr>
            <w:top w:val="none" w:sz="0" w:space="0" w:color="auto"/>
            <w:left w:val="none" w:sz="0" w:space="0" w:color="auto"/>
            <w:bottom w:val="none" w:sz="0" w:space="0" w:color="auto"/>
            <w:right w:val="none" w:sz="0" w:space="0" w:color="auto"/>
          </w:divBdr>
        </w:div>
        <w:div w:id="2128162933">
          <w:marLeft w:val="640"/>
          <w:marRight w:val="0"/>
          <w:marTop w:val="0"/>
          <w:marBottom w:val="0"/>
          <w:divBdr>
            <w:top w:val="none" w:sz="0" w:space="0" w:color="auto"/>
            <w:left w:val="none" w:sz="0" w:space="0" w:color="auto"/>
            <w:bottom w:val="none" w:sz="0" w:space="0" w:color="auto"/>
            <w:right w:val="none" w:sz="0" w:space="0" w:color="auto"/>
          </w:divBdr>
        </w:div>
        <w:div w:id="325129636">
          <w:marLeft w:val="640"/>
          <w:marRight w:val="0"/>
          <w:marTop w:val="0"/>
          <w:marBottom w:val="0"/>
          <w:divBdr>
            <w:top w:val="none" w:sz="0" w:space="0" w:color="auto"/>
            <w:left w:val="none" w:sz="0" w:space="0" w:color="auto"/>
            <w:bottom w:val="none" w:sz="0" w:space="0" w:color="auto"/>
            <w:right w:val="none" w:sz="0" w:space="0" w:color="auto"/>
          </w:divBdr>
        </w:div>
        <w:div w:id="896358688">
          <w:marLeft w:val="640"/>
          <w:marRight w:val="0"/>
          <w:marTop w:val="0"/>
          <w:marBottom w:val="0"/>
          <w:divBdr>
            <w:top w:val="none" w:sz="0" w:space="0" w:color="auto"/>
            <w:left w:val="none" w:sz="0" w:space="0" w:color="auto"/>
            <w:bottom w:val="none" w:sz="0" w:space="0" w:color="auto"/>
            <w:right w:val="none" w:sz="0" w:space="0" w:color="auto"/>
          </w:divBdr>
        </w:div>
        <w:div w:id="1041907426">
          <w:marLeft w:val="640"/>
          <w:marRight w:val="0"/>
          <w:marTop w:val="0"/>
          <w:marBottom w:val="0"/>
          <w:divBdr>
            <w:top w:val="none" w:sz="0" w:space="0" w:color="auto"/>
            <w:left w:val="none" w:sz="0" w:space="0" w:color="auto"/>
            <w:bottom w:val="none" w:sz="0" w:space="0" w:color="auto"/>
            <w:right w:val="none" w:sz="0" w:space="0" w:color="auto"/>
          </w:divBdr>
        </w:div>
        <w:div w:id="135680674">
          <w:marLeft w:val="640"/>
          <w:marRight w:val="0"/>
          <w:marTop w:val="0"/>
          <w:marBottom w:val="0"/>
          <w:divBdr>
            <w:top w:val="none" w:sz="0" w:space="0" w:color="auto"/>
            <w:left w:val="none" w:sz="0" w:space="0" w:color="auto"/>
            <w:bottom w:val="none" w:sz="0" w:space="0" w:color="auto"/>
            <w:right w:val="none" w:sz="0" w:space="0" w:color="auto"/>
          </w:divBdr>
        </w:div>
        <w:div w:id="640041831">
          <w:marLeft w:val="640"/>
          <w:marRight w:val="0"/>
          <w:marTop w:val="0"/>
          <w:marBottom w:val="0"/>
          <w:divBdr>
            <w:top w:val="none" w:sz="0" w:space="0" w:color="auto"/>
            <w:left w:val="none" w:sz="0" w:space="0" w:color="auto"/>
            <w:bottom w:val="none" w:sz="0" w:space="0" w:color="auto"/>
            <w:right w:val="none" w:sz="0" w:space="0" w:color="auto"/>
          </w:divBdr>
        </w:div>
        <w:div w:id="1429084350">
          <w:marLeft w:val="640"/>
          <w:marRight w:val="0"/>
          <w:marTop w:val="0"/>
          <w:marBottom w:val="0"/>
          <w:divBdr>
            <w:top w:val="none" w:sz="0" w:space="0" w:color="auto"/>
            <w:left w:val="none" w:sz="0" w:space="0" w:color="auto"/>
            <w:bottom w:val="none" w:sz="0" w:space="0" w:color="auto"/>
            <w:right w:val="none" w:sz="0" w:space="0" w:color="auto"/>
          </w:divBdr>
        </w:div>
      </w:divsChild>
    </w:div>
    <w:div w:id="868026135">
      <w:bodyDiv w:val="1"/>
      <w:marLeft w:val="0"/>
      <w:marRight w:val="0"/>
      <w:marTop w:val="0"/>
      <w:marBottom w:val="0"/>
      <w:divBdr>
        <w:top w:val="none" w:sz="0" w:space="0" w:color="auto"/>
        <w:left w:val="none" w:sz="0" w:space="0" w:color="auto"/>
        <w:bottom w:val="none" w:sz="0" w:space="0" w:color="auto"/>
        <w:right w:val="none" w:sz="0" w:space="0" w:color="auto"/>
      </w:divBdr>
      <w:divsChild>
        <w:div w:id="975184649">
          <w:marLeft w:val="640"/>
          <w:marRight w:val="0"/>
          <w:marTop w:val="0"/>
          <w:marBottom w:val="0"/>
          <w:divBdr>
            <w:top w:val="none" w:sz="0" w:space="0" w:color="auto"/>
            <w:left w:val="none" w:sz="0" w:space="0" w:color="auto"/>
            <w:bottom w:val="none" w:sz="0" w:space="0" w:color="auto"/>
            <w:right w:val="none" w:sz="0" w:space="0" w:color="auto"/>
          </w:divBdr>
        </w:div>
        <w:div w:id="320892814">
          <w:marLeft w:val="640"/>
          <w:marRight w:val="0"/>
          <w:marTop w:val="0"/>
          <w:marBottom w:val="0"/>
          <w:divBdr>
            <w:top w:val="none" w:sz="0" w:space="0" w:color="auto"/>
            <w:left w:val="none" w:sz="0" w:space="0" w:color="auto"/>
            <w:bottom w:val="none" w:sz="0" w:space="0" w:color="auto"/>
            <w:right w:val="none" w:sz="0" w:space="0" w:color="auto"/>
          </w:divBdr>
        </w:div>
        <w:div w:id="837844921">
          <w:marLeft w:val="640"/>
          <w:marRight w:val="0"/>
          <w:marTop w:val="0"/>
          <w:marBottom w:val="0"/>
          <w:divBdr>
            <w:top w:val="none" w:sz="0" w:space="0" w:color="auto"/>
            <w:left w:val="none" w:sz="0" w:space="0" w:color="auto"/>
            <w:bottom w:val="none" w:sz="0" w:space="0" w:color="auto"/>
            <w:right w:val="none" w:sz="0" w:space="0" w:color="auto"/>
          </w:divBdr>
        </w:div>
        <w:div w:id="123086474">
          <w:marLeft w:val="640"/>
          <w:marRight w:val="0"/>
          <w:marTop w:val="0"/>
          <w:marBottom w:val="0"/>
          <w:divBdr>
            <w:top w:val="none" w:sz="0" w:space="0" w:color="auto"/>
            <w:left w:val="none" w:sz="0" w:space="0" w:color="auto"/>
            <w:bottom w:val="none" w:sz="0" w:space="0" w:color="auto"/>
            <w:right w:val="none" w:sz="0" w:space="0" w:color="auto"/>
          </w:divBdr>
        </w:div>
        <w:div w:id="373047844">
          <w:marLeft w:val="640"/>
          <w:marRight w:val="0"/>
          <w:marTop w:val="0"/>
          <w:marBottom w:val="0"/>
          <w:divBdr>
            <w:top w:val="none" w:sz="0" w:space="0" w:color="auto"/>
            <w:left w:val="none" w:sz="0" w:space="0" w:color="auto"/>
            <w:bottom w:val="none" w:sz="0" w:space="0" w:color="auto"/>
            <w:right w:val="none" w:sz="0" w:space="0" w:color="auto"/>
          </w:divBdr>
        </w:div>
        <w:div w:id="1860316910">
          <w:marLeft w:val="640"/>
          <w:marRight w:val="0"/>
          <w:marTop w:val="0"/>
          <w:marBottom w:val="0"/>
          <w:divBdr>
            <w:top w:val="none" w:sz="0" w:space="0" w:color="auto"/>
            <w:left w:val="none" w:sz="0" w:space="0" w:color="auto"/>
            <w:bottom w:val="none" w:sz="0" w:space="0" w:color="auto"/>
            <w:right w:val="none" w:sz="0" w:space="0" w:color="auto"/>
          </w:divBdr>
        </w:div>
        <w:div w:id="91360905">
          <w:marLeft w:val="640"/>
          <w:marRight w:val="0"/>
          <w:marTop w:val="0"/>
          <w:marBottom w:val="0"/>
          <w:divBdr>
            <w:top w:val="none" w:sz="0" w:space="0" w:color="auto"/>
            <w:left w:val="none" w:sz="0" w:space="0" w:color="auto"/>
            <w:bottom w:val="none" w:sz="0" w:space="0" w:color="auto"/>
            <w:right w:val="none" w:sz="0" w:space="0" w:color="auto"/>
          </w:divBdr>
        </w:div>
        <w:div w:id="836582120">
          <w:marLeft w:val="640"/>
          <w:marRight w:val="0"/>
          <w:marTop w:val="0"/>
          <w:marBottom w:val="0"/>
          <w:divBdr>
            <w:top w:val="none" w:sz="0" w:space="0" w:color="auto"/>
            <w:left w:val="none" w:sz="0" w:space="0" w:color="auto"/>
            <w:bottom w:val="none" w:sz="0" w:space="0" w:color="auto"/>
            <w:right w:val="none" w:sz="0" w:space="0" w:color="auto"/>
          </w:divBdr>
        </w:div>
        <w:div w:id="1898321243">
          <w:marLeft w:val="640"/>
          <w:marRight w:val="0"/>
          <w:marTop w:val="0"/>
          <w:marBottom w:val="0"/>
          <w:divBdr>
            <w:top w:val="none" w:sz="0" w:space="0" w:color="auto"/>
            <w:left w:val="none" w:sz="0" w:space="0" w:color="auto"/>
            <w:bottom w:val="none" w:sz="0" w:space="0" w:color="auto"/>
            <w:right w:val="none" w:sz="0" w:space="0" w:color="auto"/>
          </w:divBdr>
        </w:div>
        <w:div w:id="1310982632">
          <w:marLeft w:val="640"/>
          <w:marRight w:val="0"/>
          <w:marTop w:val="0"/>
          <w:marBottom w:val="0"/>
          <w:divBdr>
            <w:top w:val="none" w:sz="0" w:space="0" w:color="auto"/>
            <w:left w:val="none" w:sz="0" w:space="0" w:color="auto"/>
            <w:bottom w:val="none" w:sz="0" w:space="0" w:color="auto"/>
            <w:right w:val="none" w:sz="0" w:space="0" w:color="auto"/>
          </w:divBdr>
        </w:div>
        <w:div w:id="604775844">
          <w:marLeft w:val="640"/>
          <w:marRight w:val="0"/>
          <w:marTop w:val="0"/>
          <w:marBottom w:val="0"/>
          <w:divBdr>
            <w:top w:val="none" w:sz="0" w:space="0" w:color="auto"/>
            <w:left w:val="none" w:sz="0" w:space="0" w:color="auto"/>
            <w:bottom w:val="none" w:sz="0" w:space="0" w:color="auto"/>
            <w:right w:val="none" w:sz="0" w:space="0" w:color="auto"/>
          </w:divBdr>
        </w:div>
        <w:div w:id="515072721">
          <w:marLeft w:val="640"/>
          <w:marRight w:val="0"/>
          <w:marTop w:val="0"/>
          <w:marBottom w:val="0"/>
          <w:divBdr>
            <w:top w:val="none" w:sz="0" w:space="0" w:color="auto"/>
            <w:left w:val="none" w:sz="0" w:space="0" w:color="auto"/>
            <w:bottom w:val="none" w:sz="0" w:space="0" w:color="auto"/>
            <w:right w:val="none" w:sz="0" w:space="0" w:color="auto"/>
          </w:divBdr>
        </w:div>
        <w:div w:id="27999108">
          <w:marLeft w:val="640"/>
          <w:marRight w:val="0"/>
          <w:marTop w:val="0"/>
          <w:marBottom w:val="0"/>
          <w:divBdr>
            <w:top w:val="none" w:sz="0" w:space="0" w:color="auto"/>
            <w:left w:val="none" w:sz="0" w:space="0" w:color="auto"/>
            <w:bottom w:val="none" w:sz="0" w:space="0" w:color="auto"/>
            <w:right w:val="none" w:sz="0" w:space="0" w:color="auto"/>
          </w:divBdr>
        </w:div>
        <w:div w:id="1070344240">
          <w:marLeft w:val="640"/>
          <w:marRight w:val="0"/>
          <w:marTop w:val="0"/>
          <w:marBottom w:val="0"/>
          <w:divBdr>
            <w:top w:val="none" w:sz="0" w:space="0" w:color="auto"/>
            <w:left w:val="none" w:sz="0" w:space="0" w:color="auto"/>
            <w:bottom w:val="none" w:sz="0" w:space="0" w:color="auto"/>
            <w:right w:val="none" w:sz="0" w:space="0" w:color="auto"/>
          </w:divBdr>
        </w:div>
        <w:div w:id="1488786361">
          <w:marLeft w:val="640"/>
          <w:marRight w:val="0"/>
          <w:marTop w:val="0"/>
          <w:marBottom w:val="0"/>
          <w:divBdr>
            <w:top w:val="none" w:sz="0" w:space="0" w:color="auto"/>
            <w:left w:val="none" w:sz="0" w:space="0" w:color="auto"/>
            <w:bottom w:val="none" w:sz="0" w:space="0" w:color="auto"/>
            <w:right w:val="none" w:sz="0" w:space="0" w:color="auto"/>
          </w:divBdr>
        </w:div>
        <w:div w:id="453523298">
          <w:marLeft w:val="640"/>
          <w:marRight w:val="0"/>
          <w:marTop w:val="0"/>
          <w:marBottom w:val="0"/>
          <w:divBdr>
            <w:top w:val="none" w:sz="0" w:space="0" w:color="auto"/>
            <w:left w:val="none" w:sz="0" w:space="0" w:color="auto"/>
            <w:bottom w:val="none" w:sz="0" w:space="0" w:color="auto"/>
            <w:right w:val="none" w:sz="0" w:space="0" w:color="auto"/>
          </w:divBdr>
        </w:div>
        <w:div w:id="1255626632">
          <w:marLeft w:val="640"/>
          <w:marRight w:val="0"/>
          <w:marTop w:val="0"/>
          <w:marBottom w:val="0"/>
          <w:divBdr>
            <w:top w:val="none" w:sz="0" w:space="0" w:color="auto"/>
            <w:left w:val="none" w:sz="0" w:space="0" w:color="auto"/>
            <w:bottom w:val="none" w:sz="0" w:space="0" w:color="auto"/>
            <w:right w:val="none" w:sz="0" w:space="0" w:color="auto"/>
          </w:divBdr>
        </w:div>
        <w:div w:id="357853342">
          <w:marLeft w:val="640"/>
          <w:marRight w:val="0"/>
          <w:marTop w:val="0"/>
          <w:marBottom w:val="0"/>
          <w:divBdr>
            <w:top w:val="none" w:sz="0" w:space="0" w:color="auto"/>
            <w:left w:val="none" w:sz="0" w:space="0" w:color="auto"/>
            <w:bottom w:val="none" w:sz="0" w:space="0" w:color="auto"/>
            <w:right w:val="none" w:sz="0" w:space="0" w:color="auto"/>
          </w:divBdr>
        </w:div>
        <w:div w:id="300577556">
          <w:marLeft w:val="640"/>
          <w:marRight w:val="0"/>
          <w:marTop w:val="0"/>
          <w:marBottom w:val="0"/>
          <w:divBdr>
            <w:top w:val="none" w:sz="0" w:space="0" w:color="auto"/>
            <w:left w:val="none" w:sz="0" w:space="0" w:color="auto"/>
            <w:bottom w:val="none" w:sz="0" w:space="0" w:color="auto"/>
            <w:right w:val="none" w:sz="0" w:space="0" w:color="auto"/>
          </w:divBdr>
        </w:div>
        <w:div w:id="2079208748">
          <w:marLeft w:val="640"/>
          <w:marRight w:val="0"/>
          <w:marTop w:val="0"/>
          <w:marBottom w:val="0"/>
          <w:divBdr>
            <w:top w:val="none" w:sz="0" w:space="0" w:color="auto"/>
            <w:left w:val="none" w:sz="0" w:space="0" w:color="auto"/>
            <w:bottom w:val="none" w:sz="0" w:space="0" w:color="auto"/>
            <w:right w:val="none" w:sz="0" w:space="0" w:color="auto"/>
          </w:divBdr>
        </w:div>
        <w:div w:id="1784496756">
          <w:marLeft w:val="640"/>
          <w:marRight w:val="0"/>
          <w:marTop w:val="0"/>
          <w:marBottom w:val="0"/>
          <w:divBdr>
            <w:top w:val="none" w:sz="0" w:space="0" w:color="auto"/>
            <w:left w:val="none" w:sz="0" w:space="0" w:color="auto"/>
            <w:bottom w:val="none" w:sz="0" w:space="0" w:color="auto"/>
            <w:right w:val="none" w:sz="0" w:space="0" w:color="auto"/>
          </w:divBdr>
        </w:div>
        <w:div w:id="2009286279">
          <w:marLeft w:val="640"/>
          <w:marRight w:val="0"/>
          <w:marTop w:val="0"/>
          <w:marBottom w:val="0"/>
          <w:divBdr>
            <w:top w:val="none" w:sz="0" w:space="0" w:color="auto"/>
            <w:left w:val="none" w:sz="0" w:space="0" w:color="auto"/>
            <w:bottom w:val="none" w:sz="0" w:space="0" w:color="auto"/>
            <w:right w:val="none" w:sz="0" w:space="0" w:color="auto"/>
          </w:divBdr>
        </w:div>
        <w:div w:id="1216039986">
          <w:marLeft w:val="640"/>
          <w:marRight w:val="0"/>
          <w:marTop w:val="0"/>
          <w:marBottom w:val="0"/>
          <w:divBdr>
            <w:top w:val="none" w:sz="0" w:space="0" w:color="auto"/>
            <w:left w:val="none" w:sz="0" w:space="0" w:color="auto"/>
            <w:bottom w:val="none" w:sz="0" w:space="0" w:color="auto"/>
            <w:right w:val="none" w:sz="0" w:space="0" w:color="auto"/>
          </w:divBdr>
        </w:div>
        <w:div w:id="654452064">
          <w:marLeft w:val="640"/>
          <w:marRight w:val="0"/>
          <w:marTop w:val="0"/>
          <w:marBottom w:val="0"/>
          <w:divBdr>
            <w:top w:val="none" w:sz="0" w:space="0" w:color="auto"/>
            <w:left w:val="none" w:sz="0" w:space="0" w:color="auto"/>
            <w:bottom w:val="none" w:sz="0" w:space="0" w:color="auto"/>
            <w:right w:val="none" w:sz="0" w:space="0" w:color="auto"/>
          </w:divBdr>
        </w:div>
        <w:div w:id="1520655925">
          <w:marLeft w:val="640"/>
          <w:marRight w:val="0"/>
          <w:marTop w:val="0"/>
          <w:marBottom w:val="0"/>
          <w:divBdr>
            <w:top w:val="none" w:sz="0" w:space="0" w:color="auto"/>
            <w:left w:val="none" w:sz="0" w:space="0" w:color="auto"/>
            <w:bottom w:val="none" w:sz="0" w:space="0" w:color="auto"/>
            <w:right w:val="none" w:sz="0" w:space="0" w:color="auto"/>
          </w:divBdr>
        </w:div>
        <w:div w:id="725222644">
          <w:marLeft w:val="640"/>
          <w:marRight w:val="0"/>
          <w:marTop w:val="0"/>
          <w:marBottom w:val="0"/>
          <w:divBdr>
            <w:top w:val="none" w:sz="0" w:space="0" w:color="auto"/>
            <w:left w:val="none" w:sz="0" w:space="0" w:color="auto"/>
            <w:bottom w:val="none" w:sz="0" w:space="0" w:color="auto"/>
            <w:right w:val="none" w:sz="0" w:space="0" w:color="auto"/>
          </w:divBdr>
        </w:div>
        <w:div w:id="341320159">
          <w:marLeft w:val="640"/>
          <w:marRight w:val="0"/>
          <w:marTop w:val="0"/>
          <w:marBottom w:val="0"/>
          <w:divBdr>
            <w:top w:val="none" w:sz="0" w:space="0" w:color="auto"/>
            <w:left w:val="none" w:sz="0" w:space="0" w:color="auto"/>
            <w:bottom w:val="none" w:sz="0" w:space="0" w:color="auto"/>
            <w:right w:val="none" w:sz="0" w:space="0" w:color="auto"/>
          </w:divBdr>
        </w:div>
        <w:div w:id="1736199662">
          <w:marLeft w:val="640"/>
          <w:marRight w:val="0"/>
          <w:marTop w:val="0"/>
          <w:marBottom w:val="0"/>
          <w:divBdr>
            <w:top w:val="none" w:sz="0" w:space="0" w:color="auto"/>
            <w:left w:val="none" w:sz="0" w:space="0" w:color="auto"/>
            <w:bottom w:val="none" w:sz="0" w:space="0" w:color="auto"/>
            <w:right w:val="none" w:sz="0" w:space="0" w:color="auto"/>
          </w:divBdr>
        </w:div>
        <w:div w:id="1114905344">
          <w:marLeft w:val="640"/>
          <w:marRight w:val="0"/>
          <w:marTop w:val="0"/>
          <w:marBottom w:val="0"/>
          <w:divBdr>
            <w:top w:val="none" w:sz="0" w:space="0" w:color="auto"/>
            <w:left w:val="none" w:sz="0" w:space="0" w:color="auto"/>
            <w:bottom w:val="none" w:sz="0" w:space="0" w:color="auto"/>
            <w:right w:val="none" w:sz="0" w:space="0" w:color="auto"/>
          </w:divBdr>
        </w:div>
        <w:div w:id="1439789666">
          <w:marLeft w:val="640"/>
          <w:marRight w:val="0"/>
          <w:marTop w:val="0"/>
          <w:marBottom w:val="0"/>
          <w:divBdr>
            <w:top w:val="none" w:sz="0" w:space="0" w:color="auto"/>
            <w:left w:val="none" w:sz="0" w:space="0" w:color="auto"/>
            <w:bottom w:val="none" w:sz="0" w:space="0" w:color="auto"/>
            <w:right w:val="none" w:sz="0" w:space="0" w:color="auto"/>
          </w:divBdr>
        </w:div>
        <w:div w:id="1128280514">
          <w:marLeft w:val="640"/>
          <w:marRight w:val="0"/>
          <w:marTop w:val="0"/>
          <w:marBottom w:val="0"/>
          <w:divBdr>
            <w:top w:val="none" w:sz="0" w:space="0" w:color="auto"/>
            <w:left w:val="none" w:sz="0" w:space="0" w:color="auto"/>
            <w:bottom w:val="none" w:sz="0" w:space="0" w:color="auto"/>
            <w:right w:val="none" w:sz="0" w:space="0" w:color="auto"/>
          </w:divBdr>
        </w:div>
        <w:div w:id="68112497">
          <w:marLeft w:val="640"/>
          <w:marRight w:val="0"/>
          <w:marTop w:val="0"/>
          <w:marBottom w:val="0"/>
          <w:divBdr>
            <w:top w:val="none" w:sz="0" w:space="0" w:color="auto"/>
            <w:left w:val="none" w:sz="0" w:space="0" w:color="auto"/>
            <w:bottom w:val="none" w:sz="0" w:space="0" w:color="auto"/>
            <w:right w:val="none" w:sz="0" w:space="0" w:color="auto"/>
          </w:divBdr>
        </w:div>
        <w:div w:id="258955167">
          <w:marLeft w:val="640"/>
          <w:marRight w:val="0"/>
          <w:marTop w:val="0"/>
          <w:marBottom w:val="0"/>
          <w:divBdr>
            <w:top w:val="none" w:sz="0" w:space="0" w:color="auto"/>
            <w:left w:val="none" w:sz="0" w:space="0" w:color="auto"/>
            <w:bottom w:val="none" w:sz="0" w:space="0" w:color="auto"/>
            <w:right w:val="none" w:sz="0" w:space="0" w:color="auto"/>
          </w:divBdr>
        </w:div>
        <w:div w:id="110168777">
          <w:marLeft w:val="640"/>
          <w:marRight w:val="0"/>
          <w:marTop w:val="0"/>
          <w:marBottom w:val="0"/>
          <w:divBdr>
            <w:top w:val="none" w:sz="0" w:space="0" w:color="auto"/>
            <w:left w:val="none" w:sz="0" w:space="0" w:color="auto"/>
            <w:bottom w:val="none" w:sz="0" w:space="0" w:color="auto"/>
            <w:right w:val="none" w:sz="0" w:space="0" w:color="auto"/>
          </w:divBdr>
        </w:div>
        <w:div w:id="1365985601">
          <w:marLeft w:val="640"/>
          <w:marRight w:val="0"/>
          <w:marTop w:val="0"/>
          <w:marBottom w:val="0"/>
          <w:divBdr>
            <w:top w:val="none" w:sz="0" w:space="0" w:color="auto"/>
            <w:left w:val="none" w:sz="0" w:space="0" w:color="auto"/>
            <w:bottom w:val="none" w:sz="0" w:space="0" w:color="auto"/>
            <w:right w:val="none" w:sz="0" w:space="0" w:color="auto"/>
          </w:divBdr>
        </w:div>
        <w:div w:id="1405763623">
          <w:marLeft w:val="640"/>
          <w:marRight w:val="0"/>
          <w:marTop w:val="0"/>
          <w:marBottom w:val="0"/>
          <w:divBdr>
            <w:top w:val="none" w:sz="0" w:space="0" w:color="auto"/>
            <w:left w:val="none" w:sz="0" w:space="0" w:color="auto"/>
            <w:bottom w:val="none" w:sz="0" w:space="0" w:color="auto"/>
            <w:right w:val="none" w:sz="0" w:space="0" w:color="auto"/>
          </w:divBdr>
        </w:div>
        <w:div w:id="860704466">
          <w:marLeft w:val="640"/>
          <w:marRight w:val="0"/>
          <w:marTop w:val="0"/>
          <w:marBottom w:val="0"/>
          <w:divBdr>
            <w:top w:val="none" w:sz="0" w:space="0" w:color="auto"/>
            <w:left w:val="none" w:sz="0" w:space="0" w:color="auto"/>
            <w:bottom w:val="none" w:sz="0" w:space="0" w:color="auto"/>
            <w:right w:val="none" w:sz="0" w:space="0" w:color="auto"/>
          </w:divBdr>
        </w:div>
        <w:div w:id="1880780670">
          <w:marLeft w:val="640"/>
          <w:marRight w:val="0"/>
          <w:marTop w:val="0"/>
          <w:marBottom w:val="0"/>
          <w:divBdr>
            <w:top w:val="none" w:sz="0" w:space="0" w:color="auto"/>
            <w:left w:val="none" w:sz="0" w:space="0" w:color="auto"/>
            <w:bottom w:val="none" w:sz="0" w:space="0" w:color="auto"/>
            <w:right w:val="none" w:sz="0" w:space="0" w:color="auto"/>
          </w:divBdr>
        </w:div>
        <w:div w:id="1471557932">
          <w:marLeft w:val="640"/>
          <w:marRight w:val="0"/>
          <w:marTop w:val="0"/>
          <w:marBottom w:val="0"/>
          <w:divBdr>
            <w:top w:val="none" w:sz="0" w:space="0" w:color="auto"/>
            <w:left w:val="none" w:sz="0" w:space="0" w:color="auto"/>
            <w:bottom w:val="none" w:sz="0" w:space="0" w:color="auto"/>
            <w:right w:val="none" w:sz="0" w:space="0" w:color="auto"/>
          </w:divBdr>
        </w:div>
        <w:div w:id="125393690">
          <w:marLeft w:val="640"/>
          <w:marRight w:val="0"/>
          <w:marTop w:val="0"/>
          <w:marBottom w:val="0"/>
          <w:divBdr>
            <w:top w:val="none" w:sz="0" w:space="0" w:color="auto"/>
            <w:left w:val="none" w:sz="0" w:space="0" w:color="auto"/>
            <w:bottom w:val="none" w:sz="0" w:space="0" w:color="auto"/>
            <w:right w:val="none" w:sz="0" w:space="0" w:color="auto"/>
          </w:divBdr>
        </w:div>
        <w:div w:id="474757357">
          <w:marLeft w:val="640"/>
          <w:marRight w:val="0"/>
          <w:marTop w:val="0"/>
          <w:marBottom w:val="0"/>
          <w:divBdr>
            <w:top w:val="none" w:sz="0" w:space="0" w:color="auto"/>
            <w:left w:val="none" w:sz="0" w:space="0" w:color="auto"/>
            <w:bottom w:val="none" w:sz="0" w:space="0" w:color="auto"/>
            <w:right w:val="none" w:sz="0" w:space="0" w:color="auto"/>
          </w:divBdr>
        </w:div>
        <w:div w:id="1683236639">
          <w:marLeft w:val="640"/>
          <w:marRight w:val="0"/>
          <w:marTop w:val="0"/>
          <w:marBottom w:val="0"/>
          <w:divBdr>
            <w:top w:val="none" w:sz="0" w:space="0" w:color="auto"/>
            <w:left w:val="none" w:sz="0" w:space="0" w:color="auto"/>
            <w:bottom w:val="none" w:sz="0" w:space="0" w:color="auto"/>
            <w:right w:val="none" w:sz="0" w:space="0" w:color="auto"/>
          </w:divBdr>
        </w:div>
        <w:div w:id="1365132238">
          <w:marLeft w:val="640"/>
          <w:marRight w:val="0"/>
          <w:marTop w:val="0"/>
          <w:marBottom w:val="0"/>
          <w:divBdr>
            <w:top w:val="none" w:sz="0" w:space="0" w:color="auto"/>
            <w:left w:val="none" w:sz="0" w:space="0" w:color="auto"/>
            <w:bottom w:val="none" w:sz="0" w:space="0" w:color="auto"/>
            <w:right w:val="none" w:sz="0" w:space="0" w:color="auto"/>
          </w:divBdr>
        </w:div>
        <w:div w:id="1425766043">
          <w:marLeft w:val="640"/>
          <w:marRight w:val="0"/>
          <w:marTop w:val="0"/>
          <w:marBottom w:val="0"/>
          <w:divBdr>
            <w:top w:val="none" w:sz="0" w:space="0" w:color="auto"/>
            <w:left w:val="none" w:sz="0" w:space="0" w:color="auto"/>
            <w:bottom w:val="none" w:sz="0" w:space="0" w:color="auto"/>
            <w:right w:val="none" w:sz="0" w:space="0" w:color="auto"/>
          </w:divBdr>
        </w:div>
        <w:div w:id="873617717">
          <w:marLeft w:val="640"/>
          <w:marRight w:val="0"/>
          <w:marTop w:val="0"/>
          <w:marBottom w:val="0"/>
          <w:divBdr>
            <w:top w:val="none" w:sz="0" w:space="0" w:color="auto"/>
            <w:left w:val="none" w:sz="0" w:space="0" w:color="auto"/>
            <w:bottom w:val="none" w:sz="0" w:space="0" w:color="auto"/>
            <w:right w:val="none" w:sz="0" w:space="0" w:color="auto"/>
          </w:divBdr>
        </w:div>
        <w:div w:id="1841505979">
          <w:marLeft w:val="640"/>
          <w:marRight w:val="0"/>
          <w:marTop w:val="0"/>
          <w:marBottom w:val="0"/>
          <w:divBdr>
            <w:top w:val="none" w:sz="0" w:space="0" w:color="auto"/>
            <w:left w:val="none" w:sz="0" w:space="0" w:color="auto"/>
            <w:bottom w:val="none" w:sz="0" w:space="0" w:color="auto"/>
            <w:right w:val="none" w:sz="0" w:space="0" w:color="auto"/>
          </w:divBdr>
        </w:div>
        <w:div w:id="1821146729">
          <w:marLeft w:val="640"/>
          <w:marRight w:val="0"/>
          <w:marTop w:val="0"/>
          <w:marBottom w:val="0"/>
          <w:divBdr>
            <w:top w:val="none" w:sz="0" w:space="0" w:color="auto"/>
            <w:left w:val="none" w:sz="0" w:space="0" w:color="auto"/>
            <w:bottom w:val="none" w:sz="0" w:space="0" w:color="auto"/>
            <w:right w:val="none" w:sz="0" w:space="0" w:color="auto"/>
          </w:divBdr>
        </w:div>
        <w:div w:id="735514745">
          <w:marLeft w:val="640"/>
          <w:marRight w:val="0"/>
          <w:marTop w:val="0"/>
          <w:marBottom w:val="0"/>
          <w:divBdr>
            <w:top w:val="none" w:sz="0" w:space="0" w:color="auto"/>
            <w:left w:val="none" w:sz="0" w:space="0" w:color="auto"/>
            <w:bottom w:val="none" w:sz="0" w:space="0" w:color="auto"/>
            <w:right w:val="none" w:sz="0" w:space="0" w:color="auto"/>
          </w:divBdr>
        </w:div>
        <w:div w:id="213582778">
          <w:marLeft w:val="640"/>
          <w:marRight w:val="0"/>
          <w:marTop w:val="0"/>
          <w:marBottom w:val="0"/>
          <w:divBdr>
            <w:top w:val="none" w:sz="0" w:space="0" w:color="auto"/>
            <w:left w:val="none" w:sz="0" w:space="0" w:color="auto"/>
            <w:bottom w:val="none" w:sz="0" w:space="0" w:color="auto"/>
            <w:right w:val="none" w:sz="0" w:space="0" w:color="auto"/>
          </w:divBdr>
        </w:div>
        <w:div w:id="2108572925">
          <w:marLeft w:val="640"/>
          <w:marRight w:val="0"/>
          <w:marTop w:val="0"/>
          <w:marBottom w:val="0"/>
          <w:divBdr>
            <w:top w:val="none" w:sz="0" w:space="0" w:color="auto"/>
            <w:left w:val="none" w:sz="0" w:space="0" w:color="auto"/>
            <w:bottom w:val="none" w:sz="0" w:space="0" w:color="auto"/>
            <w:right w:val="none" w:sz="0" w:space="0" w:color="auto"/>
          </w:divBdr>
        </w:div>
        <w:div w:id="1043561054">
          <w:marLeft w:val="640"/>
          <w:marRight w:val="0"/>
          <w:marTop w:val="0"/>
          <w:marBottom w:val="0"/>
          <w:divBdr>
            <w:top w:val="none" w:sz="0" w:space="0" w:color="auto"/>
            <w:left w:val="none" w:sz="0" w:space="0" w:color="auto"/>
            <w:bottom w:val="none" w:sz="0" w:space="0" w:color="auto"/>
            <w:right w:val="none" w:sz="0" w:space="0" w:color="auto"/>
          </w:divBdr>
        </w:div>
        <w:div w:id="490027622">
          <w:marLeft w:val="640"/>
          <w:marRight w:val="0"/>
          <w:marTop w:val="0"/>
          <w:marBottom w:val="0"/>
          <w:divBdr>
            <w:top w:val="none" w:sz="0" w:space="0" w:color="auto"/>
            <w:left w:val="none" w:sz="0" w:space="0" w:color="auto"/>
            <w:bottom w:val="none" w:sz="0" w:space="0" w:color="auto"/>
            <w:right w:val="none" w:sz="0" w:space="0" w:color="auto"/>
          </w:divBdr>
        </w:div>
        <w:div w:id="1992639219">
          <w:marLeft w:val="640"/>
          <w:marRight w:val="0"/>
          <w:marTop w:val="0"/>
          <w:marBottom w:val="0"/>
          <w:divBdr>
            <w:top w:val="none" w:sz="0" w:space="0" w:color="auto"/>
            <w:left w:val="none" w:sz="0" w:space="0" w:color="auto"/>
            <w:bottom w:val="none" w:sz="0" w:space="0" w:color="auto"/>
            <w:right w:val="none" w:sz="0" w:space="0" w:color="auto"/>
          </w:divBdr>
        </w:div>
        <w:div w:id="2132479593">
          <w:marLeft w:val="640"/>
          <w:marRight w:val="0"/>
          <w:marTop w:val="0"/>
          <w:marBottom w:val="0"/>
          <w:divBdr>
            <w:top w:val="none" w:sz="0" w:space="0" w:color="auto"/>
            <w:left w:val="none" w:sz="0" w:space="0" w:color="auto"/>
            <w:bottom w:val="none" w:sz="0" w:space="0" w:color="auto"/>
            <w:right w:val="none" w:sz="0" w:space="0" w:color="auto"/>
          </w:divBdr>
        </w:div>
        <w:div w:id="1452554063">
          <w:marLeft w:val="640"/>
          <w:marRight w:val="0"/>
          <w:marTop w:val="0"/>
          <w:marBottom w:val="0"/>
          <w:divBdr>
            <w:top w:val="none" w:sz="0" w:space="0" w:color="auto"/>
            <w:left w:val="none" w:sz="0" w:space="0" w:color="auto"/>
            <w:bottom w:val="none" w:sz="0" w:space="0" w:color="auto"/>
            <w:right w:val="none" w:sz="0" w:space="0" w:color="auto"/>
          </w:divBdr>
        </w:div>
        <w:div w:id="1788432584">
          <w:marLeft w:val="640"/>
          <w:marRight w:val="0"/>
          <w:marTop w:val="0"/>
          <w:marBottom w:val="0"/>
          <w:divBdr>
            <w:top w:val="none" w:sz="0" w:space="0" w:color="auto"/>
            <w:left w:val="none" w:sz="0" w:space="0" w:color="auto"/>
            <w:bottom w:val="none" w:sz="0" w:space="0" w:color="auto"/>
            <w:right w:val="none" w:sz="0" w:space="0" w:color="auto"/>
          </w:divBdr>
        </w:div>
        <w:div w:id="747195283">
          <w:marLeft w:val="640"/>
          <w:marRight w:val="0"/>
          <w:marTop w:val="0"/>
          <w:marBottom w:val="0"/>
          <w:divBdr>
            <w:top w:val="none" w:sz="0" w:space="0" w:color="auto"/>
            <w:left w:val="none" w:sz="0" w:space="0" w:color="auto"/>
            <w:bottom w:val="none" w:sz="0" w:space="0" w:color="auto"/>
            <w:right w:val="none" w:sz="0" w:space="0" w:color="auto"/>
          </w:divBdr>
        </w:div>
        <w:div w:id="1860121085">
          <w:marLeft w:val="640"/>
          <w:marRight w:val="0"/>
          <w:marTop w:val="0"/>
          <w:marBottom w:val="0"/>
          <w:divBdr>
            <w:top w:val="none" w:sz="0" w:space="0" w:color="auto"/>
            <w:left w:val="none" w:sz="0" w:space="0" w:color="auto"/>
            <w:bottom w:val="none" w:sz="0" w:space="0" w:color="auto"/>
            <w:right w:val="none" w:sz="0" w:space="0" w:color="auto"/>
          </w:divBdr>
        </w:div>
        <w:div w:id="1145196384">
          <w:marLeft w:val="640"/>
          <w:marRight w:val="0"/>
          <w:marTop w:val="0"/>
          <w:marBottom w:val="0"/>
          <w:divBdr>
            <w:top w:val="none" w:sz="0" w:space="0" w:color="auto"/>
            <w:left w:val="none" w:sz="0" w:space="0" w:color="auto"/>
            <w:bottom w:val="none" w:sz="0" w:space="0" w:color="auto"/>
            <w:right w:val="none" w:sz="0" w:space="0" w:color="auto"/>
          </w:divBdr>
        </w:div>
        <w:div w:id="903905112">
          <w:marLeft w:val="640"/>
          <w:marRight w:val="0"/>
          <w:marTop w:val="0"/>
          <w:marBottom w:val="0"/>
          <w:divBdr>
            <w:top w:val="none" w:sz="0" w:space="0" w:color="auto"/>
            <w:left w:val="none" w:sz="0" w:space="0" w:color="auto"/>
            <w:bottom w:val="none" w:sz="0" w:space="0" w:color="auto"/>
            <w:right w:val="none" w:sz="0" w:space="0" w:color="auto"/>
          </w:divBdr>
        </w:div>
        <w:div w:id="162089627">
          <w:marLeft w:val="640"/>
          <w:marRight w:val="0"/>
          <w:marTop w:val="0"/>
          <w:marBottom w:val="0"/>
          <w:divBdr>
            <w:top w:val="none" w:sz="0" w:space="0" w:color="auto"/>
            <w:left w:val="none" w:sz="0" w:space="0" w:color="auto"/>
            <w:bottom w:val="none" w:sz="0" w:space="0" w:color="auto"/>
            <w:right w:val="none" w:sz="0" w:space="0" w:color="auto"/>
          </w:divBdr>
        </w:div>
        <w:div w:id="882600864">
          <w:marLeft w:val="640"/>
          <w:marRight w:val="0"/>
          <w:marTop w:val="0"/>
          <w:marBottom w:val="0"/>
          <w:divBdr>
            <w:top w:val="none" w:sz="0" w:space="0" w:color="auto"/>
            <w:left w:val="none" w:sz="0" w:space="0" w:color="auto"/>
            <w:bottom w:val="none" w:sz="0" w:space="0" w:color="auto"/>
            <w:right w:val="none" w:sz="0" w:space="0" w:color="auto"/>
          </w:divBdr>
        </w:div>
        <w:div w:id="318389560">
          <w:marLeft w:val="640"/>
          <w:marRight w:val="0"/>
          <w:marTop w:val="0"/>
          <w:marBottom w:val="0"/>
          <w:divBdr>
            <w:top w:val="none" w:sz="0" w:space="0" w:color="auto"/>
            <w:left w:val="none" w:sz="0" w:space="0" w:color="auto"/>
            <w:bottom w:val="none" w:sz="0" w:space="0" w:color="auto"/>
            <w:right w:val="none" w:sz="0" w:space="0" w:color="auto"/>
          </w:divBdr>
        </w:div>
        <w:div w:id="686954376">
          <w:marLeft w:val="640"/>
          <w:marRight w:val="0"/>
          <w:marTop w:val="0"/>
          <w:marBottom w:val="0"/>
          <w:divBdr>
            <w:top w:val="none" w:sz="0" w:space="0" w:color="auto"/>
            <w:left w:val="none" w:sz="0" w:space="0" w:color="auto"/>
            <w:bottom w:val="none" w:sz="0" w:space="0" w:color="auto"/>
            <w:right w:val="none" w:sz="0" w:space="0" w:color="auto"/>
          </w:divBdr>
        </w:div>
        <w:div w:id="944385783">
          <w:marLeft w:val="640"/>
          <w:marRight w:val="0"/>
          <w:marTop w:val="0"/>
          <w:marBottom w:val="0"/>
          <w:divBdr>
            <w:top w:val="none" w:sz="0" w:space="0" w:color="auto"/>
            <w:left w:val="none" w:sz="0" w:space="0" w:color="auto"/>
            <w:bottom w:val="none" w:sz="0" w:space="0" w:color="auto"/>
            <w:right w:val="none" w:sz="0" w:space="0" w:color="auto"/>
          </w:divBdr>
        </w:div>
        <w:div w:id="1125347407">
          <w:marLeft w:val="640"/>
          <w:marRight w:val="0"/>
          <w:marTop w:val="0"/>
          <w:marBottom w:val="0"/>
          <w:divBdr>
            <w:top w:val="none" w:sz="0" w:space="0" w:color="auto"/>
            <w:left w:val="none" w:sz="0" w:space="0" w:color="auto"/>
            <w:bottom w:val="none" w:sz="0" w:space="0" w:color="auto"/>
            <w:right w:val="none" w:sz="0" w:space="0" w:color="auto"/>
          </w:divBdr>
        </w:div>
        <w:div w:id="884099856">
          <w:marLeft w:val="640"/>
          <w:marRight w:val="0"/>
          <w:marTop w:val="0"/>
          <w:marBottom w:val="0"/>
          <w:divBdr>
            <w:top w:val="none" w:sz="0" w:space="0" w:color="auto"/>
            <w:left w:val="none" w:sz="0" w:space="0" w:color="auto"/>
            <w:bottom w:val="none" w:sz="0" w:space="0" w:color="auto"/>
            <w:right w:val="none" w:sz="0" w:space="0" w:color="auto"/>
          </w:divBdr>
        </w:div>
        <w:div w:id="1393310217">
          <w:marLeft w:val="640"/>
          <w:marRight w:val="0"/>
          <w:marTop w:val="0"/>
          <w:marBottom w:val="0"/>
          <w:divBdr>
            <w:top w:val="none" w:sz="0" w:space="0" w:color="auto"/>
            <w:left w:val="none" w:sz="0" w:space="0" w:color="auto"/>
            <w:bottom w:val="none" w:sz="0" w:space="0" w:color="auto"/>
            <w:right w:val="none" w:sz="0" w:space="0" w:color="auto"/>
          </w:divBdr>
        </w:div>
        <w:div w:id="371266583">
          <w:marLeft w:val="640"/>
          <w:marRight w:val="0"/>
          <w:marTop w:val="0"/>
          <w:marBottom w:val="0"/>
          <w:divBdr>
            <w:top w:val="none" w:sz="0" w:space="0" w:color="auto"/>
            <w:left w:val="none" w:sz="0" w:space="0" w:color="auto"/>
            <w:bottom w:val="none" w:sz="0" w:space="0" w:color="auto"/>
            <w:right w:val="none" w:sz="0" w:space="0" w:color="auto"/>
          </w:divBdr>
        </w:div>
        <w:div w:id="1351301599">
          <w:marLeft w:val="640"/>
          <w:marRight w:val="0"/>
          <w:marTop w:val="0"/>
          <w:marBottom w:val="0"/>
          <w:divBdr>
            <w:top w:val="none" w:sz="0" w:space="0" w:color="auto"/>
            <w:left w:val="none" w:sz="0" w:space="0" w:color="auto"/>
            <w:bottom w:val="none" w:sz="0" w:space="0" w:color="auto"/>
            <w:right w:val="none" w:sz="0" w:space="0" w:color="auto"/>
          </w:divBdr>
        </w:div>
        <w:div w:id="1028683723">
          <w:marLeft w:val="640"/>
          <w:marRight w:val="0"/>
          <w:marTop w:val="0"/>
          <w:marBottom w:val="0"/>
          <w:divBdr>
            <w:top w:val="none" w:sz="0" w:space="0" w:color="auto"/>
            <w:left w:val="none" w:sz="0" w:space="0" w:color="auto"/>
            <w:bottom w:val="none" w:sz="0" w:space="0" w:color="auto"/>
            <w:right w:val="none" w:sz="0" w:space="0" w:color="auto"/>
          </w:divBdr>
        </w:div>
        <w:div w:id="1331982709">
          <w:marLeft w:val="640"/>
          <w:marRight w:val="0"/>
          <w:marTop w:val="0"/>
          <w:marBottom w:val="0"/>
          <w:divBdr>
            <w:top w:val="none" w:sz="0" w:space="0" w:color="auto"/>
            <w:left w:val="none" w:sz="0" w:space="0" w:color="auto"/>
            <w:bottom w:val="none" w:sz="0" w:space="0" w:color="auto"/>
            <w:right w:val="none" w:sz="0" w:space="0" w:color="auto"/>
          </w:divBdr>
        </w:div>
        <w:div w:id="1147012699">
          <w:marLeft w:val="640"/>
          <w:marRight w:val="0"/>
          <w:marTop w:val="0"/>
          <w:marBottom w:val="0"/>
          <w:divBdr>
            <w:top w:val="none" w:sz="0" w:space="0" w:color="auto"/>
            <w:left w:val="none" w:sz="0" w:space="0" w:color="auto"/>
            <w:bottom w:val="none" w:sz="0" w:space="0" w:color="auto"/>
            <w:right w:val="none" w:sz="0" w:space="0" w:color="auto"/>
          </w:divBdr>
        </w:div>
        <w:div w:id="1491016210">
          <w:marLeft w:val="640"/>
          <w:marRight w:val="0"/>
          <w:marTop w:val="0"/>
          <w:marBottom w:val="0"/>
          <w:divBdr>
            <w:top w:val="none" w:sz="0" w:space="0" w:color="auto"/>
            <w:left w:val="none" w:sz="0" w:space="0" w:color="auto"/>
            <w:bottom w:val="none" w:sz="0" w:space="0" w:color="auto"/>
            <w:right w:val="none" w:sz="0" w:space="0" w:color="auto"/>
          </w:divBdr>
        </w:div>
        <w:div w:id="1069815190">
          <w:marLeft w:val="640"/>
          <w:marRight w:val="0"/>
          <w:marTop w:val="0"/>
          <w:marBottom w:val="0"/>
          <w:divBdr>
            <w:top w:val="none" w:sz="0" w:space="0" w:color="auto"/>
            <w:left w:val="none" w:sz="0" w:space="0" w:color="auto"/>
            <w:bottom w:val="none" w:sz="0" w:space="0" w:color="auto"/>
            <w:right w:val="none" w:sz="0" w:space="0" w:color="auto"/>
          </w:divBdr>
        </w:div>
        <w:div w:id="454099100">
          <w:marLeft w:val="640"/>
          <w:marRight w:val="0"/>
          <w:marTop w:val="0"/>
          <w:marBottom w:val="0"/>
          <w:divBdr>
            <w:top w:val="none" w:sz="0" w:space="0" w:color="auto"/>
            <w:left w:val="none" w:sz="0" w:space="0" w:color="auto"/>
            <w:bottom w:val="none" w:sz="0" w:space="0" w:color="auto"/>
            <w:right w:val="none" w:sz="0" w:space="0" w:color="auto"/>
          </w:divBdr>
        </w:div>
        <w:div w:id="1703557648">
          <w:marLeft w:val="640"/>
          <w:marRight w:val="0"/>
          <w:marTop w:val="0"/>
          <w:marBottom w:val="0"/>
          <w:divBdr>
            <w:top w:val="none" w:sz="0" w:space="0" w:color="auto"/>
            <w:left w:val="none" w:sz="0" w:space="0" w:color="auto"/>
            <w:bottom w:val="none" w:sz="0" w:space="0" w:color="auto"/>
            <w:right w:val="none" w:sz="0" w:space="0" w:color="auto"/>
          </w:divBdr>
        </w:div>
        <w:div w:id="343021162">
          <w:marLeft w:val="640"/>
          <w:marRight w:val="0"/>
          <w:marTop w:val="0"/>
          <w:marBottom w:val="0"/>
          <w:divBdr>
            <w:top w:val="none" w:sz="0" w:space="0" w:color="auto"/>
            <w:left w:val="none" w:sz="0" w:space="0" w:color="auto"/>
            <w:bottom w:val="none" w:sz="0" w:space="0" w:color="auto"/>
            <w:right w:val="none" w:sz="0" w:space="0" w:color="auto"/>
          </w:divBdr>
        </w:div>
        <w:div w:id="2109811259">
          <w:marLeft w:val="640"/>
          <w:marRight w:val="0"/>
          <w:marTop w:val="0"/>
          <w:marBottom w:val="0"/>
          <w:divBdr>
            <w:top w:val="none" w:sz="0" w:space="0" w:color="auto"/>
            <w:left w:val="none" w:sz="0" w:space="0" w:color="auto"/>
            <w:bottom w:val="none" w:sz="0" w:space="0" w:color="auto"/>
            <w:right w:val="none" w:sz="0" w:space="0" w:color="auto"/>
          </w:divBdr>
        </w:div>
        <w:div w:id="713888258">
          <w:marLeft w:val="640"/>
          <w:marRight w:val="0"/>
          <w:marTop w:val="0"/>
          <w:marBottom w:val="0"/>
          <w:divBdr>
            <w:top w:val="none" w:sz="0" w:space="0" w:color="auto"/>
            <w:left w:val="none" w:sz="0" w:space="0" w:color="auto"/>
            <w:bottom w:val="none" w:sz="0" w:space="0" w:color="auto"/>
            <w:right w:val="none" w:sz="0" w:space="0" w:color="auto"/>
          </w:divBdr>
        </w:div>
        <w:div w:id="1542742200">
          <w:marLeft w:val="640"/>
          <w:marRight w:val="0"/>
          <w:marTop w:val="0"/>
          <w:marBottom w:val="0"/>
          <w:divBdr>
            <w:top w:val="none" w:sz="0" w:space="0" w:color="auto"/>
            <w:left w:val="none" w:sz="0" w:space="0" w:color="auto"/>
            <w:bottom w:val="none" w:sz="0" w:space="0" w:color="auto"/>
            <w:right w:val="none" w:sz="0" w:space="0" w:color="auto"/>
          </w:divBdr>
        </w:div>
        <w:div w:id="418329663">
          <w:marLeft w:val="640"/>
          <w:marRight w:val="0"/>
          <w:marTop w:val="0"/>
          <w:marBottom w:val="0"/>
          <w:divBdr>
            <w:top w:val="none" w:sz="0" w:space="0" w:color="auto"/>
            <w:left w:val="none" w:sz="0" w:space="0" w:color="auto"/>
            <w:bottom w:val="none" w:sz="0" w:space="0" w:color="auto"/>
            <w:right w:val="none" w:sz="0" w:space="0" w:color="auto"/>
          </w:divBdr>
        </w:div>
        <w:div w:id="2015374744">
          <w:marLeft w:val="640"/>
          <w:marRight w:val="0"/>
          <w:marTop w:val="0"/>
          <w:marBottom w:val="0"/>
          <w:divBdr>
            <w:top w:val="none" w:sz="0" w:space="0" w:color="auto"/>
            <w:left w:val="none" w:sz="0" w:space="0" w:color="auto"/>
            <w:bottom w:val="none" w:sz="0" w:space="0" w:color="auto"/>
            <w:right w:val="none" w:sz="0" w:space="0" w:color="auto"/>
          </w:divBdr>
        </w:div>
        <w:div w:id="714933008">
          <w:marLeft w:val="640"/>
          <w:marRight w:val="0"/>
          <w:marTop w:val="0"/>
          <w:marBottom w:val="0"/>
          <w:divBdr>
            <w:top w:val="none" w:sz="0" w:space="0" w:color="auto"/>
            <w:left w:val="none" w:sz="0" w:space="0" w:color="auto"/>
            <w:bottom w:val="none" w:sz="0" w:space="0" w:color="auto"/>
            <w:right w:val="none" w:sz="0" w:space="0" w:color="auto"/>
          </w:divBdr>
        </w:div>
        <w:div w:id="2137989468">
          <w:marLeft w:val="640"/>
          <w:marRight w:val="0"/>
          <w:marTop w:val="0"/>
          <w:marBottom w:val="0"/>
          <w:divBdr>
            <w:top w:val="none" w:sz="0" w:space="0" w:color="auto"/>
            <w:left w:val="none" w:sz="0" w:space="0" w:color="auto"/>
            <w:bottom w:val="none" w:sz="0" w:space="0" w:color="auto"/>
            <w:right w:val="none" w:sz="0" w:space="0" w:color="auto"/>
          </w:divBdr>
        </w:div>
        <w:div w:id="1193765010">
          <w:marLeft w:val="640"/>
          <w:marRight w:val="0"/>
          <w:marTop w:val="0"/>
          <w:marBottom w:val="0"/>
          <w:divBdr>
            <w:top w:val="none" w:sz="0" w:space="0" w:color="auto"/>
            <w:left w:val="none" w:sz="0" w:space="0" w:color="auto"/>
            <w:bottom w:val="none" w:sz="0" w:space="0" w:color="auto"/>
            <w:right w:val="none" w:sz="0" w:space="0" w:color="auto"/>
          </w:divBdr>
        </w:div>
        <w:div w:id="1119101923">
          <w:marLeft w:val="640"/>
          <w:marRight w:val="0"/>
          <w:marTop w:val="0"/>
          <w:marBottom w:val="0"/>
          <w:divBdr>
            <w:top w:val="none" w:sz="0" w:space="0" w:color="auto"/>
            <w:left w:val="none" w:sz="0" w:space="0" w:color="auto"/>
            <w:bottom w:val="none" w:sz="0" w:space="0" w:color="auto"/>
            <w:right w:val="none" w:sz="0" w:space="0" w:color="auto"/>
          </w:divBdr>
        </w:div>
        <w:div w:id="1210998316">
          <w:marLeft w:val="640"/>
          <w:marRight w:val="0"/>
          <w:marTop w:val="0"/>
          <w:marBottom w:val="0"/>
          <w:divBdr>
            <w:top w:val="none" w:sz="0" w:space="0" w:color="auto"/>
            <w:left w:val="none" w:sz="0" w:space="0" w:color="auto"/>
            <w:bottom w:val="none" w:sz="0" w:space="0" w:color="auto"/>
            <w:right w:val="none" w:sz="0" w:space="0" w:color="auto"/>
          </w:divBdr>
        </w:div>
        <w:div w:id="1859073946">
          <w:marLeft w:val="640"/>
          <w:marRight w:val="0"/>
          <w:marTop w:val="0"/>
          <w:marBottom w:val="0"/>
          <w:divBdr>
            <w:top w:val="none" w:sz="0" w:space="0" w:color="auto"/>
            <w:left w:val="none" w:sz="0" w:space="0" w:color="auto"/>
            <w:bottom w:val="none" w:sz="0" w:space="0" w:color="auto"/>
            <w:right w:val="none" w:sz="0" w:space="0" w:color="auto"/>
          </w:divBdr>
        </w:div>
        <w:div w:id="810369375">
          <w:marLeft w:val="640"/>
          <w:marRight w:val="0"/>
          <w:marTop w:val="0"/>
          <w:marBottom w:val="0"/>
          <w:divBdr>
            <w:top w:val="none" w:sz="0" w:space="0" w:color="auto"/>
            <w:left w:val="none" w:sz="0" w:space="0" w:color="auto"/>
            <w:bottom w:val="none" w:sz="0" w:space="0" w:color="auto"/>
            <w:right w:val="none" w:sz="0" w:space="0" w:color="auto"/>
          </w:divBdr>
        </w:div>
        <w:div w:id="40524209">
          <w:marLeft w:val="640"/>
          <w:marRight w:val="0"/>
          <w:marTop w:val="0"/>
          <w:marBottom w:val="0"/>
          <w:divBdr>
            <w:top w:val="none" w:sz="0" w:space="0" w:color="auto"/>
            <w:left w:val="none" w:sz="0" w:space="0" w:color="auto"/>
            <w:bottom w:val="none" w:sz="0" w:space="0" w:color="auto"/>
            <w:right w:val="none" w:sz="0" w:space="0" w:color="auto"/>
          </w:divBdr>
        </w:div>
        <w:div w:id="1951937858">
          <w:marLeft w:val="640"/>
          <w:marRight w:val="0"/>
          <w:marTop w:val="0"/>
          <w:marBottom w:val="0"/>
          <w:divBdr>
            <w:top w:val="none" w:sz="0" w:space="0" w:color="auto"/>
            <w:left w:val="none" w:sz="0" w:space="0" w:color="auto"/>
            <w:bottom w:val="none" w:sz="0" w:space="0" w:color="auto"/>
            <w:right w:val="none" w:sz="0" w:space="0" w:color="auto"/>
          </w:divBdr>
        </w:div>
        <w:div w:id="883835464">
          <w:marLeft w:val="640"/>
          <w:marRight w:val="0"/>
          <w:marTop w:val="0"/>
          <w:marBottom w:val="0"/>
          <w:divBdr>
            <w:top w:val="none" w:sz="0" w:space="0" w:color="auto"/>
            <w:left w:val="none" w:sz="0" w:space="0" w:color="auto"/>
            <w:bottom w:val="none" w:sz="0" w:space="0" w:color="auto"/>
            <w:right w:val="none" w:sz="0" w:space="0" w:color="auto"/>
          </w:divBdr>
        </w:div>
        <w:div w:id="1738086418">
          <w:marLeft w:val="640"/>
          <w:marRight w:val="0"/>
          <w:marTop w:val="0"/>
          <w:marBottom w:val="0"/>
          <w:divBdr>
            <w:top w:val="none" w:sz="0" w:space="0" w:color="auto"/>
            <w:left w:val="none" w:sz="0" w:space="0" w:color="auto"/>
            <w:bottom w:val="none" w:sz="0" w:space="0" w:color="auto"/>
            <w:right w:val="none" w:sz="0" w:space="0" w:color="auto"/>
          </w:divBdr>
        </w:div>
        <w:div w:id="116682856">
          <w:marLeft w:val="640"/>
          <w:marRight w:val="0"/>
          <w:marTop w:val="0"/>
          <w:marBottom w:val="0"/>
          <w:divBdr>
            <w:top w:val="none" w:sz="0" w:space="0" w:color="auto"/>
            <w:left w:val="none" w:sz="0" w:space="0" w:color="auto"/>
            <w:bottom w:val="none" w:sz="0" w:space="0" w:color="auto"/>
            <w:right w:val="none" w:sz="0" w:space="0" w:color="auto"/>
          </w:divBdr>
        </w:div>
        <w:div w:id="1926063237">
          <w:marLeft w:val="640"/>
          <w:marRight w:val="0"/>
          <w:marTop w:val="0"/>
          <w:marBottom w:val="0"/>
          <w:divBdr>
            <w:top w:val="none" w:sz="0" w:space="0" w:color="auto"/>
            <w:left w:val="none" w:sz="0" w:space="0" w:color="auto"/>
            <w:bottom w:val="none" w:sz="0" w:space="0" w:color="auto"/>
            <w:right w:val="none" w:sz="0" w:space="0" w:color="auto"/>
          </w:divBdr>
        </w:div>
        <w:div w:id="1746756262">
          <w:marLeft w:val="640"/>
          <w:marRight w:val="0"/>
          <w:marTop w:val="0"/>
          <w:marBottom w:val="0"/>
          <w:divBdr>
            <w:top w:val="none" w:sz="0" w:space="0" w:color="auto"/>
            <w:left w:val="none" w:sz="0" w:space="0" w:color="auto"/>
            <w:bottom w:val="none" w:sz="0" w:space="0" w:color="auto"/>
            <w:right w:val="none" w:sz="0" w:space="0" w:color="auto"/>
          </w:divBdr>
        </w:div>
        <w:div w:id="771558167">
          <w:marLeft w:val="640"/>
          <w:marRight w:val="0"/>
          <w:marTop w:val="0"/>
          <w:marBottom w:val="0"/>
          <w:divBdr>
            <w:top w:val="none" w:sz="0" w:space="0" w:color="auto"/>
            <w:left w:val="none" w:sz="0" w:space="0" w:color="auto"/>
            <w:bottom w:val="none" w:sz="0" w:space="0" w:color="auto"/>
            <w:right w:val="none" w:sz="0" w:space="0" w:color="auto"/>
          </w:divBdr>
        </w:div>
        <w:div w:id="1844658730">
          <w:marLeft w:val="640"/>
          <w:marRight w:val="0"/>
          <w:marTop w:val="0"/>
          <w:marBottom w:val="0"/>
          <w:divBdr>
            <w:top w:val="none" w:sz="0" w:space="0" w:color="auto"/>
            <w:left w:val="none" w:sz="0" w:space="0" w:color="auto"/>
            <w:bottom w:val="none" w:sz="0" w:space="0" w:color="auto"/>
            <w:right w:val="none" w:sz="0" w:space="0" w:color="auto"/>
          </w:divBdr>
        </w:div>
        <w:div w:id="1671134866">
          <w:marLeft w:val="640"/>
          <w:marRight w:val="0"/>
          <w:marTop w:val="0"/>
          <w:marBottom w:val="0"/>
          <w:divBdr>
            <w:top w:val="none" w:sz="0" w:space="0" w:color="auto"/>
            <w:left w:val="none" w:sz="0" w:space="0" w:color="auto"/>
            <w:bottom w:val="none" w:sz="0" w:space="0" w:color="auto"/>
            <w:right w:val="none" w:sz="0" w:space="0" w:color="auto"/>
          </w:divBdr>
        </w:div>
        <w:div w:id="1503739881">
          <w:marLeft w:val="640"/>
          <w:marRight w:val="0"/>
          <w:marTop w:val="0"/>
          <w:marBottom w:val="0"/>
          <w:divBdr>
            <w:top w:val="none" w:sz="0" w:space="0" w:color="auto"/>
            <w:left w:val="none" w:sz="0" w:space="0" w:color="auto"/>
            <w:bottom w:val="none" w:sz="0" w:space="0" w:color="auto"/>
            <w:right w:val="none" w:sz="0" w:space="0" w:color="auto"/>
          </w:divBdr>
        </w:div>
        <w:div w:id="2003653661">
          <w:marLeft w:val="640"/>
          <w:marRight w:val="0"/>
          <w:marTop w:val="0"/>
          <w:marBottom w:val="0"/>
          <w:divBdr>
            <w:top w:val="none" w:sz="0" w:space="0" w:color="auto"/>
            <w:left w:val="none" w:sz="0" w:space="0" w:color="auto"/>
            <w:bottom w:val="none" w:sz="0" w:space="0" w:color="auto"/>
            <w:right w:val="none" w:sz="0" w:space="0" w:color="auto"/>
          </w:divBdr>
        </w:div>
        <w:div w:id="1967002122">
          <w:marLeft w:val="640"/>
          <w:marRight w:val="0"/>
          <w:marTop w:val="0"/>
          <w:marBottom w:val="0"/>
          <w:divBdr>
            <w:top w:val="none" w:sz="0" w:space="0" w:color="auto"/>
            <w:left w:val="none" w:sz="0" w:space="0" w:color="auto"/>
            <w:bottom w:val="none" w:sz="0" w:space="0" w:color="auto"/>
            <w:right w:val="none" w:sz="0" w:space="0" w:color="auto"/>
          </w:divBdr>
        </w:div>
        <w:div w:id="457458069">
          <w:marLeft w:val="640"/>
          <w:marRight w:val="0"/>
          <w:marTop w:val="0"/>
          <w:marBottom w:val="0"/>
          <w:divBdr>
            <w:top w:val="none" w:sz="0" w:space="0" w:color="auto"/>
            <w:left w:val="none" w:sz="0" w:space="0" w:color="auto"/>
            <w:bottom w:val="none" w:sz="0" w:space="0" w:color="auto"/>
            <w:right w:val="none" w:sz="0" w:space="0" w:color="auto"/>
          </w:divBdr>
        </w:div>
        <w:div w:id="359205033">
          <w:marLeft w:val="640"/>
          <w:marRight w:val="0"/>
          <w:marTop w:val="0"/>
          <w:marBottom w:val="0"/>
          <w:divBdr>
            <w:top w:val="none" w:sz="0" w:space="0" w:color="auto"/>
            <w:left w:val="none" w:sz="0" w:space="0" w:color="auto"/>
            <w:bottom w:val="none" w:sz="0" w:space="0" w:color="auto"/>
            <w:right w:val="none" w:sz="0" w:space="0" w:color="auto"/>
          </w:divBdr>
        </w:div>
      </w:divsChild>
    </w:div>
    <w:div w:id="874003273">
      <w:bodyDiv w:val="1"/>
      <w:marLeft w:val="0"/>
      <w:marRight w:val="0"/>
      <w:marTop w:val="0"/>
      <w:marBottom w:val="0"/>
      <w:divBdr>
        <w:top w:val="none" w:sz="0" w:space="0" w:color="auto"/>
        <w:left w:val="none" w:sz="0" w:space="0" w:color="auto"/>
        <w:bottom w:val="none" w:sz="0" w:space="0" w:color="auto"/>
        <w:right w:val="none" w:sz="0" w:space="0" w:color="auto"/>
      </w:divBdr>
      <w:divsChild>
        <w:div w:id="334453853">
          <w:marLeft w:val="640"/>
          <w:marRight w:val="0"/>
          <w:marTop w:val="0"/>
          <w:marBottom w:val="0"/>
          <w:divBdr>
            <w:top w:val="none" w:sz="0" w:space="0" w:color="auto"/>
            <w:left w:val="none" w:sz="0" w:space="0" w:color="auto"/>
            <w:bottom w:val="none" w:sz="0" w:space="0" w:color="auto"/>
            <w:right w:val="none" w:sz="0" w:space="0" w:color="auto"/>
          </w:divBdr>
        </w:div>
        <w:div w:id="1832868041">
          <w:marLeft w:val="640"/>
          <w:marRight w:val="0"/>
          <w:marTop w:val="0"/>
          <w:marBottom w:val="0"/>
          <w:divBdr>
            <w:top w:val="none" w:sz="0" w:space="0" w:color="auto"/>
            <w:left w:val="none" w:sz="0" w:space="0" w:color="auto"/>
            <w:bottom w:val="none" w:sz="0" w:space="0" w:color="auto"/>
            <w:right w:val="none" w:sz="0" w:space="0" w:color="auto"/>
          </w:divBdr>
        </w:div>
        <w:div w:id="823086780">
          <w:marLeft w:val="640"/>
          <w:marRight w:val="0"/>
          <w:marTop w:val="0"/>
          <w:marBottom w:val="0"/>
          <w:divBdr>
            <w:top w:val="none" w:sz="0" w:space="0" w:color="auto"/>
            <w:left w:val="none" w:sz="0" w:space="0" w:color="auto"/>
            <w:bottom w:val="none" w:sz="0" w:space="0" w:color="auto"/>
            <w:right w:val="none" w:sz="0" w:space="0" w:color="auto"/>
          </w:divBdr>
        </w:div>
        <w:div w:id="415441122">
          <w:marLeft w:val="640"/>
          <w:marRight w:val="0"/>
          <w:marTop w:val="0"/>
          <w:marBottom w:val="0"/>
          <w:divBdr>
            <w:top w:val="none" w:sz="0" w:space="0" w:color="auto"/>
            <w:left w:val="none" w:sz="0" w:space="0" w:color="auto"/>
            <w:bottom w:val="none" w:sz="0" w:space="0" w:color="auto"/>
            <w:right w:val="none" w:sz="0" w:space="0" w:color="auto"/>
          </w:divBdr>
        </w:div>
        <w:div w:id="252670381">
          <w:marLeft w:val="640"/>
          <w:marRight w:val="0"/>
          <w:marTop w:val="0"/>
          <w:marBottom w:val="0"/>
          <w:divBdr>
            <w:top w:val="none" w:sz="0" w:space="0" w:color="auto"/>
            <w:left w:val="none" w:sz="0" w:space="0" w:color="auto"/>
            <w:bottom w:val="none" w:sz="0" w:space="0" w:color="auto"/>
            <w:right w:val="none" w:sz="0" w:space="0" w:color="auto"/>
          </w:divBdr>
        </w:div>
        <w:div w:id="644816588">
          <w:marLeft w:val="640"/>
          <w:marRight w:val="0"/>
          <w:marTop w:val="0"/>
          <w:marBottom w:val="0"/>
          <w:divBdr>
            <w:top w:val="none" w:sz="0" w:space="0" w:color="auto"/>
            <w:left w:val="none" w:sz="0" w:space="0" w:color="auto"/>
            <w:bottom w:val="none" w:sz="0" w:space="0" w:color="auto"/>
            <w:right w:val="none" w:sz="0" w:space="0" w:color="auto"/>
          </w:divBdr>
        </w:div>
        <w:div w:id="319118721">
          <w:marLeft w:val="640"/>
          <w:marRight w:val="0"/>
          <w:marTop w:val="0"/>
          <w:marBottom w:val="0"/>
          <w:divBdr>
            <w:top w:val="none" w:sz="0" w:space="0" w:color="auto"/>
            <w:left w:val="none" w:sz="0" w:space="0" w:color="auto"/>
            <w:bottom w:val="none" w:sz="0" w:space="0" w:color="auto"/>
            <w:right w:val="none" w:sz="0" w:space="0" w:color="auto"/>
          </w:divBdr>
        </w:div>
        <w:div w:id="877816695">
          <w:marLeft w:val="640"/>
          <w:marRight w:val="0"/>
          <w:marTop w:val="0"/>
          <w:marBottom w:val="0"/>
          <w:divBdr>
            <w:top w:val="none" w:sz="0" w:space="0" w:color="auto"/>
            <w:left w:val="none" w:sz="0" w:space="0" w:color="auto"/>
            <w:bottom w:val="none" w:sz="0" w:space="0" w:color="auto"/>
            <w:right w:val="none" w:sz="0" w:space="0" w:color="auto"/>
          </w:divBdr>
        </w:div>
        <w:div w:id="1298292606">
          <w:marLeft w:val="640"/>
          <w:marRight w:val="0"/>
          <w:marTop w:val="0"/>
          <w:marBottom w:val="0"/>
          <w:divBdr>
            <w:top w:val="none" w:sz="0" w:space="0" w:color="auto"/>
            <w:left w:val="none" w:sz="0" w:space="0" w:color="auto"/>
            <w:bottom w:val="none" w:sz="0" w:space="0" w:color="auto"/>
            <w:right w:val="none" w:sz="0" w:space="0" w:color="auto"/>
          </w:divBdr>
        </w:div>
        <w:div w:id="41485179">
          <w:marLeft w:val="640"/>
          <w:marRight w:val="0"/>
          <w:marTop w:val="0"/>
          <w:marBottom w:val="0"/>
          <w:divBdr>
            <w:top w:val="none" w:sz="0" w:space="0" w:color="auto"/>
            <w:left w:val="none" w:sz="0" w:space="0" w:color="auto"/>
            <w:bottom w:val="none" w:sz="0" w:space="0" w:color="auto"/>
            <w:right w:val="none" w:sz="0" w:space="0" w:color="auto"/>
          </w:divBdr>
        </w:div>
        <w:div w:id="196503567">
          <w:marLeft w:val="640"/>
          <w:marRight w:val="0"/>
          <w:marTop w:val="0"/>
          <w:marBottom w:val="0"/>
          <w:divBdr>
            <w:top w:val="none" w:sz="0" w:space="0" w:color="auto"/>
            <w:left w:val="none" w:sz="0" w:space="0" w:color="auto"/>
            <w:bottom w:val="none" w:sz="0" w:space="0" w:color="auto"/>
            <w:right w:val="none" w:sz="0" w:space="0" w:color="auto"/>
          </w:divBdr>
        </w:div>
        <w:div w:id="597758435">
          <w:marLeft w:val="640"/>
          <w:marRight w:val="0"/>
          <w:marTop w:val="0"/>
          <w:marBottom w:val="0"/>
          <w:divBdr>
            <w:top w:val="none" w:sz="0" w:space="0" w:color="auto"/>
            <w:left w:val="none" w:sz="0" w:space="0" w:color="auto"/>
            <w:bottom w:val="none" w:sz="0" w:space="0" w:color="auto"/>
            <w:right w:val="none" w:sz="0" w:space="0" w:color="auto"/>
          </w:divBdr>
        </w:div>
        <w:div w:id="780492792">
          <w:marLeft w:val="640"/>
          <w:marRight w:val="0"/>
          <w:marTop w:val="0"/>
          <w:marBottom w:val="0"/>
          <w:divBdr>
            <w:top w:val="none" w:sz="0" w:space="0" w:color="auto"/>
            <w:left w:val="none" w:sz="0" w:space="0" w:color="auto"/>
            <w:bottom w:val="none" w:sz="0" w:space="0" w:color="auto"/>
            <w:right w:val="none" w:sz="0" w:space="0" w:color="auto"/>
          </w:divBdr>
        </w:div>
        <w:div w:id="1653826421">
          <w:marLeft w:val="640"/>
          <w:marRight w:val="0"/>
          <w:marTop w:val="0"/>
          <w:marBottom w:val="0"/>
          <w:divBdr>
            <w:top w:val="none" w:sz="0" w:space="0" w:color="auto"/>
            <w:left w:val="none" w:sz="0" w:space="0" w:color="auto"/>
            <w:bottom w:val="none" w:sz="0" w:space="0" w:color="auto"/>
            <w:right w:val="none" w:sz="0" w:space="0" w:color="auto"/>
          </w:divBdr>
        </w:div>
        <w:div w:id="541212018">
          <w:marLeft w:val="640"/>
          <w:marRight w:val="0"/>
          <w:marTop w:val="0"/>
          <w:marBottom w:val="0"/>
          <w:divBdr>
            <w:top w:val="none" w:sz="0" w:space="0" w:color="auto"/>
            <w:left w:val="none" w:sz="0" w:space="0" w:color="auto"/>
            <w:bottom w:val="none" w:sz="0" w:space="0" w:color="auto"/>
            <w:right w:val="none" w:sz="0" w:space="0" w:color="auto"/>
          </w:divBdr>
        </w:div>
        <w:div w:id="1768699155">
          <w:marLeft w:val="640"/>
          <w:marRight w:val="0"/>
          <w:marTop w:val="0"/>
          <w:marBottom w:val="0"/>
          <w:divBdr>
            <w:top w:val="none" w:sz="0" w:space="0" w:color="auto"/>
            <w:left w:val="none" w:sz="0" w:space="0" w:color="auto"/>
            <w:bottom w:val="none" w:sz="0" w:space="0" w:color="auto"/>
            <w:right w:val="none" w:sz="0" w:space="0" w:color="auto"/>
          </w:divBdr>
        </w:div>
        <w:div w:id="667751546">
          <w:marLeft w:val="640"/>
          <w:marRight w:val="0"/>
          <w:marTop w:val="0"/>
          <w:marBottom w:val="0"/>
          <w:divBdr>
            <w:top w:val="none" w:sz="0" w:space="0" w:color="auto"/>
            <w:left w:val="none" w:sz="0" w:space="0" w:color="auto"/>
            <w:bottom w:val="none" w:sz="0" w:space="0" w:color="auto"/>
            <w:right w:val="none" w:sz="0" w:space="0" w:color="auto"/>
          </w:divBdr>
        </w:div>
        <w:div w:id="452289485">
          <w:marLeft w:val="640"/>
          <w:marRight w:val="0"/>
          <w:marTop w:val="0"/>
          <w:marBottom w:val="0"/>
          <w:divBdr>
            <w:top w:val="none" w:sz="0" w:space="0" w:color="auto"/>
            <w:left w:val="none" w:sz="0" w:space="0" w:color="auto"/>
            <w:bottom w:val="none" w:sz="0" w:space="0" w:color="auto"/>
            <w:right w:val="none" w:sz="0" w:space="0" w:color="auto"/>
          </w:divBdr>
        </w:div>
        <w:div w:id="1747459983">
          <w:marLeft w:val="640"/>
          <w:marRight w:val="0"/>
          <w:marTop w:val="0"/>
          <w:marBottom w:val="0"/>
          <w:divBdr>
            <w:top w:val="none" w:sz="0" w:space="0" w:color="auto"/>
            <w:left w:val="none" w:sz="0" w:space="0" w:color="auto"/>
            <w:bottom w:val="none" w:sz="0" w:space="0" w:color="auto"/>
            <w:right w:val="none" w:sz="0" w:space="0" w:color="auto"/>
          </w:divBdr>
        </w:div>
        <w:div w:id="984819307">
          <w:marLeft w:val="640"/>
          <w:marRight w:val="0"/>
          <w:marTop w:val="0"/>
          <w:marBottom w:val="0"/>
          <w:divBdr>
            <w:top w:val="none" w:sz="0" w:space="0" w:color="auto"/>
            <w:left w:val="none" w:sz="0" w:space="0" w:color="auto"/>
            <w:bottom w:val="none" w:sz="0" w:space="0" w:color="auto"/>
            <w:right w:val="none" w:sz="0" w:space="0" w:color="auto"/>
          </w:divBdr>
        </w:div>
        <w:div w:id="2037464485">
          <w:marLeft w:val="640"/>
          <w:marRight w:val="0"/>
          <w:marTop w:val="0"/>
          <w:marBottom w:val="0"/>
          <w:divBdr>
            <w:top w:val="none" w:sz="0" w:space="0" w:color="auto"/>
            <w:left w:val="none" w:sz="0" w:space="0" w:color="auto"/>
            <w:bottom w:val="none" w:sz="0" w:space="0" w:color="auto"/>
            <w:right w:val="none" w:sz="0" w:space="0" w:color="auto"/>
          </w:divBdr>
        </w:div>
        <w:div w:id="2038464000">
          <w:marLeft w:val="640"/>
          <w:marRight w:val="0"/>
          <w:marTop w:val="0"/>
          <w:marBottom w:val="0"/>
          <w:divBdr>
            <w:top w:val="none" w:sz="0" w:space="0" w:color="auto"/>
            <w:left w:val="none" w:sz="0" w:space="0" w:color="auto"/>
            <w:bottom w:val="none" w:sz="0" w:space="0" w:color="auto"/>
            <w:right w:val="none" w:sz="0" w:space="0" w:color="auto"/>
          </w:divBdr>
        </w:div>
        <w:div w:id="61758416">
          <w:marLeft w:val="640"/>
          <w:marRight w:val="0"/>
          <w:marTop w:val="0"/>
          <w:marBottom w:val="0"/>
          <w:divBdr>
            <w:top w:val="none" w:sz="0" w:space="0" w:color="auto"/>
            <w:left w:val="none" w:sz="0" w:space="0" w:color="auto"/>
            <w:bottom w:val="none" w:sz="0" w:space="0" w:color="auto"/>
            <w:right w:val="none" w:sz="0" w:space="0" w:color="auto"/>
          </w:divBdr>
        </w:div>
        <w:div w:id="1854614366">
          <w:marLeft w:val="640"/>
          <w:marRight w:val="0"/>
          <w:marTop w:val="0"/>
          <w:marBottom w:val="0"/>
          <w:divBdr>
            <w:top w:val="none" w:sz="0" w:space="0" w:color="auto"/>
            <w:left w:val="none" w:sz="0" w:space="0" w:color="auto"/>
            <w:bottom w:val="none" w:sz="0" w:space="0" w:color="auto"/>
            <w:right w:val="none" w:sz="0" w:space="0" w:color="auto"/>
          </w:divBdr>
        </w:div>
        <w:div w:id="1534996202">
          <w:marLeft w:val="640"/>
          <w:marRight w:val="0"/>
          <w:marTop w:val="0"/>
          <w:marBottom w:val="0"/>
          <w:divBdr>
            <w:top w:val="none" w:sz="0" w:space="0" w:color="auto"/>
            <w:left w:val="none" w:sz="0" w:space="0" w:color="auto"/>
            <w:bottom w:val="none" w:sz="0" w:space="0" w:color="auto"/>
            <w:right w:val="none" w:sz="0" w:space="0" w:color="auto"/>
          </w:divBdr>
        </w:div>
        <w:div w:id="1601141127">
          <w:marLeft w:val="640"/>
          <w:marRight w:val="0"/>
          <w:marTop w:val="0"/>
          <w:marBottom w:val="0"/>
          <w:divBdr>
            <w:top w:val="none" w:sz="0" w:space="0" w:color="auto"/>
            <w:left w:val="none" w:sz="0" w:space="0" w:color="auto"/>
            <w:bottom w:val="none" w:sz="0" w:space="0" w:color="auto"/>
            <w:right w:val="none" w:sz="0" w:space="0" w:color="auto"/>
          </w:divBdr>
        </w:div>
        <w:div w:id="1523932798">
          <w:marLeft w:val="640"/>
          <w:marRight w:val="0"/>
          <w:marTop w:val="0"/>
          <w:marBottom w:val="0"/>
          <w:divBdr>
            <w:top w:val="none" w:sz="0" w:space="0" w:color="auto"/>
            <w:left w:val="none" w:sz="0" w:space="0" w:color="auto"/>
            <w:bottom w:val="none" w:sz="0" w:space="0" w:color="auto"/>
            <w:right w:val="none" w:sz="0" w:space="0" w:color="auto"/>
          </w:divBdr>
        </w:div>
        <w:div w:id="658582662">
          <w:marLeft w:val="640"/>
          <w:marRight w:val="0"/>
          <w:marTop w:val="0"/>
          <w:marBottom w:val="0"/>
          <w:divBdr>
            <w:top w:val="none" w:sz="0" w:space="0" w:color="auto"/>
            <w:left w:val="none" w:sz="0" w:space="0" w:color="auto"/>
            <w:bottom w:val="none" w:sz="0" w:space="0" w:color="auto"/>
            <w:right w:val="none" w:sz="0" w:space="0" w:color="auto"/>
          </w:divBdr>
        </w:div>
        <w:div w:id="650595234">
          <w:marLeft w:val="640"/>
          <w:marRight w:val="0"/>
          <w:marTop w:val="0"/>
          <w:marBottom w:val="0"/>
          <w:divBdr>
            <w:top w:val="none" w:sz="0" w:space="0" w:color="auto"/>
            <w:left w:val="none" w:sz="0" w:space="0" w:color="auto"/>
            <w:bottom w:val="none" w:sz="0" w:space="0" w:color="auto"/>
            <w:right w:val="none" w:sz="0" w:space="0" w:color="auto"/>
          </w:divBdr>
        </w:div>
        <w:div w:id="916935239">
          <w:marLeft w:val="640"/>
          <w:marRight w:val="0"/>
          <w:marTop w:val="0"/>
          <w:marBottom w:val="0"/>
          <w:divBdr>
            <w:top w:val="none" w:sz="0" w:space="0" w:color="auto"/>
            <w:left w:val="none" w:sz="0" w:space="0" w:color="auto"/>
            <w:bottom w:val="none" w:sz="0" w:space="0" w:color="auto"/>
            <w:right w:val="none" w:sz="0" w:space="0" w:color="auto"/>
          </w:divBdr>
        </w:div>
        <w:div w:id="348456471">
          <w:marLeft w:val="640"/>
          <w:marRight w:val="0"/>
          <w:marTop w:val="0"/>
          <w:marBottom w:val="0"/>
          <w:divBdr>
            <w:top w:val="none" w:sz="0" w:space="0" w:color="auto"/>
            <w:left w:val="none" w:sz="0" w:space="0" w:color="auto"/>
            <w:bottom w:val="none" w:sz="0" w:space="0" w:color="auto"/>
            <w:right w:val="none" w:sz="0" w:space="0" w:color="auto"/>
          </w:divBdr>
        </w:div>
        <w:div w:id="525752123">
          <w:marLeft w:val="640"/>
          <w:marRight w:val="0"/>
          <w:marTop w:val="0"/>
          <w:marBottom w:val="0"/>
          <w:divBdr>
            <w:top w:val="none" w:sz="0" w:space="0" w:color="auto"/>
            <w:left w:val="none" w:sz="0" w:space="0" w:color="auto"/>
            <w:bottom w:val="none" w:sz="0" w:space="0" w:color="auto"/>
            <w:right w:val="none" w:sz="0" w:space="0" w:color="auto"/>
          </w:divBdr>
        </w:div>
        <w:div w:id="228274576">
          <w:marLeft w:val="640"/>
          <w:marRight w:val="0"/>
          <w:marTop w:val="0"/>
          <w:marBottom w:val="0"/>
          <w:divBdr>
            <w:top w:val="none" w:sz="0" w:space="0" w:color="auto"/>
            <w:left w:val="none" w:sz="0" w:space="0" w:color="auto"/>
            <w:bottom w:val="none" w:sz="0" w:space="0" w:color="auto"/>
            <w:right w:val="none" w:sz="0" w:space="0" w:color="auto"/>
          </w:divBdr>
        </w:div>
        <w:div w:id="1860007013">
          <w:marLeft w:val="640"/>
          <w:marRight w:val="0"/>
          <w:marTop w:val="0"/>
          <w:marBottom w:val="0"/>
          <w:divBdr>
            <w:top w:val="none" w:sz="0" w:space="0" w:color="auto"/>
            <w:left w:val="none" w:sz="0" w:space="0" w:color="auto"/>
            <w:bottom w:val="none" w:sz="0" w:space="0" w:color="auto"/>
            <w:right w:val="none" w:sz="0" w:space="0" w:color="auto"/>
          </w:divBdr>
        </w:div>
        <w:div w:id="1910530151">
          <w:marLeft w:val="640"/>
          <w:marRight w:val="0"/>
          <w:marTop w:val="0"/>
          <w:marBottom w:val="0"/>
          <w:divBdr>
            <w:top w:val="none" w:sz="0" w:space="0" w:color="auto"/>
            <w:left w:val="none" w:sz="0" w:space="0" w:color="auto"/>
            <w:bottom w:val="none" w:sz="0" w:space="0" w:color="auto"/>
            <w:right w:val="none" w:sz="0" w:space="0" w:color="auto"/>
          </w:divBdr>
        </w:div>
        <w:div w:id="1785465590">
          <w:marLeft w:val="640"/>
          <w:marRight w:val="0"/>
          <w:marTop w:val="0"/>
          <w:marBottom w:val="0"/>
          <w:divBdr>
            <w:top w:val="none" w:sz="0" w:space="0" w:color="auto"/>
            <w:left w:val="none" w:sz="0" w:space="0" w:color="auto"/>
            <w:bottom w:val="none" w:sz="0" w:space="0" w:color="auto"/>
            <w:right w:val="none" w:sz="0" w:space="0" w:color="auto"/>
          </w:divBdr>
        </w:div>
        <w:div w:id="446395105">
          <w:marLeft w:val="640"/>
          <w:marRight w:val="0"/>
          <w:marTop w:val="0"/>
          <w:marBottom w:val="0"/>
          <w:divBdr>
            <w:top w:val="none" w:sz="0" w:space="0" w:color="auto"/>
            <w:left w:val="none" w:sz="0" w:space="0" w:color="auto"/>
            <w:bottom w:val="none" w:sz="0" w:space="0" w:color="auto"/>
            <w:right w:val="none" w:sz="0" w:space="0" w:color="auto"/>
          </w:divBdr>
        </w:div>
        <w:div w:id="1056588065">
          <w:marLeft w:val="640"/>
          <w:marRight w:val="0"/>
          <w:marTop w:val="0"/>
          <w:marBottom w:val="0"/>
          <w:divBdr>
            <w:top w:val="none" w:sz="0" w:space="0" w:color="auto"/>
            <w:left w:val="none" w:sz="0" w:space="0" w:color="auto"/>
            <w:bottom w:val="none" w:sz="0" w:space="0" w:color="auto"/>
            <w:right w:val="none" w:sz="0" w:space="0" w:color="auto"/>
          </w:divBdr>
        </w:div>
        <w:div w:id="833686854">
          <w:marLeft w:val="640"/>
          <w:marRight w:val="0"/>
          <w:marTop w:val="0"/>
          <w:marBottom w:val="0"/>
          <w:divBdr>
            <w:top w:val="none" w:sz="0" w:space="0" w:color="auto"/>
            <w:left w:val="none" w:sz="0" w:space="0" w:color="auto"/>
            <w:bottom w:val="none" w:sz="0" w:space="0" w:color="auto"/>
            <w:right w:val="none" w:sz="0" w:space="0" w:color="auto"/>
          </w:divBdr>
        </w:div>
        <w:div w:id="801918843">
          <w:marLeft w:val="640"/>
          <w:marRight w:val="0"/>
          <w:marTop w:val="0"/>
          <w:marBottom w:val="0"/>
          <w:divBdr>
            <w:top w:val="none" w:sz="0" w:space="0" w:color="auto"/>
            <w:left w:val="none" w:sz="0" w:space="0" w:color="auto"/>
            <w:bottom w:val="none" w:sz="0" w:space="0" w:color="auto"/>
            <w:right w:val="none" w:sz="0" w:space="0" w:color="auto"/>
          </w:divBdr>
        </w:div>
        <w:div w:id="1055085082">
          <w:marLeft w:val="640"/>
          <w:marRight w:val="0"/>
          <w:marTop w:val="0"/>
          <w:marBottom w:val="0"/>
          <w:divBdr>
            <w:top w:val="none" w:sz="0" w:space="0" w:color="auto"/>
            <w:left w:val="none" w:sz="0" w:space="0" w:color="auto"/>
            <w:bottom w:val="none" w:sz="0" w:space="0" w:color="auto"/>
            <w:right w:val="none" w:sz="0" w:space="0" w:color="auto"/>
          </w:divBdr>
        </w:div>
        <w:div w:id="1383946680">
          <w:marLeft w:val="640"/>
          <w:marRight w:val="0"/>
          <w:marTop w:val="0"/>
          <w:marBottom w:val="0"/>
          <w:divBdr>
            <w:top w:val="none" w:sz="0" w:space="0" w:color="auto"/>
            <w:left w:val="none" w:sz="0" w:space="0" w:color="auto"/>
            <w:bottom w:val="none" w:sz="0" w:space="0" w:color="auto"/>
            <w:right w:val="none" w:sz="0" w:space="0" w:color="auto"/>
          </w:divBdr>
        </w:div>
        <w:div w:id="64882480">
          <w:marLeft w:val="640"/>
          <w:marRight w:val="0"/>
          <w:marTop w:val="0"/>
          <w:marBottom w:val="0"/>
          <w:divBdr>
            <w:top w:val="none" w:sz="0" w:space="0" w:color="auto"/>
            <w:left w:val="none" w:sz="0" w:space="0" w:color="auto"/>
            <w:bottom w:val="none" w:sz="0" w:space="0" w:color="auto"/>
            <w:right w:val="none" w:sz="0" w:space="0" w:color="auto"/>
          </w:divBdr>
        </w:div>
        <w:div w:id="967930922">
          <w:marLeft w:val="640"/>
          <w:marRight w:val="0"/>
          <w:marTop w:val="0"/>
          <w:marBottom w:val="0"/>
          <w:divBdr>
            <w:top w:val="none" w:sz="0" w:space="0" w:color="auto"/>
            <w:left w:val="none" w:sz="0" w:space="0" w:color="auto"/>
            <w:bottom w:val="none" w:sz="0" w:space="0" w:color="auto"/>
            <w:right w:val="none" w:sz="0" w:space="0" w:color="auto"/>
          </w:divBdr>
        </w:div>
        <w:div w:id="197937386">
          <w:marLeft w:val="640"/>
          <w:marRight w:val="0"/>
          <w:marTop w:val="0"/>
          <w:marBottom w:val="0"/>
          <w:divBdr>
            <w:top w:val="none" w:sz="0" w:space="0" w:color="auto"/>
            <w:left w:val="none" w:sz="0" w:space="0" w:color="auto"/>
            <w:bottom w:val="none" w:sz="0" w:space="0" w:color="auto"/>
            <w:right w:val="none" w:sz="0" w:space="0" w:color="auto"/>
          </w:divBdr>
        </w:div>
        <w:div w:id="1629359996">
          <w:marLeft w:val="640"/>
          <w:marRight w:val="0"/>
          <w:marTop w:val="0"/>
          <w:marBottom w:val="0"/>
          <w:divBdr>
            <w:top w:val="none" w:sz="0" w:space="0" w:color="auto"/>
            <w:left w:val="none" w:sz="0" w:space="0" w:color="auto"/>
            <w:bottom w:val="none" w:sz="0" w:space="0" w:color="auto"/>
            <w:right w:val="none" w:sz="0" w:space="0" w:color="auto"/>
          </w:divBdr>
        </w:div>
        <w:div w:id="68818960">
          <w:marLeft w:val="640"/>
          <w:marRight w:val="0"/>
          <w:marTop w:val="0"/>
          <w:marBottom w:val="0"/>
          <w:divBdr>
            <w:top w:val="none" w:sz="0" w:space="0" w:color="auto"/>
            <w:left w:val="none" w:sz="0" w:space="0" w:color="auto"/>
            <w:bottom w:val="none" w:sz="0" w:space="0" w:color="auto"/>
            <w:right w:val="none" w:sz="0" w:space="0" w:color="auto"/>
          </w:divBdr>
        </w:div>
        <w:div w:id="735516916">
          <w:marLeft w:val="640"/>
          <w:marRight w:val="0"/>
          <w:marTop w:val="0"/>
          <w:marBottom w:val="0"/>
          <w:divBdr>
            <w:top w:val="none" w:sz="0" w:space="0" w:color="auto"/>
            <w:left w:val="none" w:sz="0" w:space="0" w:color="auto"/>
            <w:bottom w:val="none" w:sz="0" w:space="0" w:color="auto"/>
            <w:right w:val="none" w:sz="0" w:space="0" w:color="auto"/>
          </w:divBdr>
        </w:div>
        <w:div w:id="1647272076">
          <w:marLeft w:val="640"/>
          <w:marRight w:val="0"/>
          <w:marTop w:val="0"/>
          <w:marBottom w:val="0"/>
          <w:divBdr>
            <w:top w:val="none" w:sz="0" w:space="0" w:color="auto"/>
            <w:left w:val="none" w:sz="0" w:space="0" w:color="auto"/>
            <w:bottom w:val="none" w:sz="0" w:space="0" w:color="auto"/>
            <w:right w:val="none" w:sz="0" w:space="0" w:color="auto"/>
          </w:divBdr>
        </w:div>
        <w:div w:id="1825857430">
          <w:marLeft w:val="640"/>
          <w:marRight w:val="0"/>
          <w:marTop w:val="0"/>
          <w:marBottom w:val="0"/>
          <w:divBdr>
            <w:top w:val="none" w:sz="0" w:space="0" w:color="auto"/>
            <w:left w:val="none" w:sz="0" w:space="0" w:color="auto"/>
            <w:bottom w:val="none" w:sz="0" w:space="0" w:color="auto"/>
            <w:right w:val="none" w:sz="0" w:space="0" w:color="auto"/>
          </w:divBdr>
        </w:div>
        <w:div w:id="823085879">
          <w:marLeft w:val="640"/>
          <w:marRight w:val="0"/>
          <w:marTop w:val="0"/>
          <w:marBottom w:val="0"/>
          <w:divBdr>
            <w:top w:val="none" w:sz="0" w:space="0" w:color="auto"/>
            <w:left w:val="none" w:sz="0" w:space="0" w:color="auto"/>
            <w:bottom w:val="none" w:sz="0" w:space="0" w:color="auto"/>
            <w:right w:val="none" w:sz="0" w:space="0" w:color="auto"/>
          </w:divBdr>
        </w:div>
        <w:div w:id="666633668">
          <w:marLeft w:val="640"/>
          <w:marRight w:val="0"/>
          <w:marTop w:val="0"/>
          <w:marBottom w:val="0"/>
          <w:divBdr>
            <w:top w:val="none" w:sz="0" w:space="0" w:color="auto"/>
            <w:left w:val="none" w:sz="0" w:space="0" w:color="auto"/>
            <w:bottom w:val="none" w:sz="0" w:space="0" w:color="auto"/>
            <w:right w:val="none" w:sz="0" w:space="0" w:color="auto"/>
          </w:divBdr>
        </w:div>
        <w:div w:id="1093940110">
          <w:marLeft w:val="640"/>
          <w:marRight w:val="0"/>
          <w:marTop w:val="0"/>
          <w:marBottom w:val="0"/>
          <w:divBdr>
            <w:top w:val="none" w:sz="0" w:space="0" w:color="auto"/>
            <w:left w:val="none" w:sz="0" w:space="0" w:color="auto"/>
            <w:bottom w:val="none" w:sz="0" w:space="0" w:color="auto"/>
            <w:right w:val="none" w:sz="0" w:space="0" w:color="auto"/>
          </w:divBdr>
        </w:div>
        <w:div w:id="1554537663">
          <w:marLeft w:val="640"/>
          <w:marRight w:val="0"/>
          <w:marTop w:val="0"/>
          <w:marBottom w:val="0"/>
          <w:divBdr>
            <w:top w:val="none" w:sz="0" w:space="0" w:color="auto"/>
            <w:left w:val="none" w:sz="0" w:space="0" w:color="auto"/>
            <w:bottom w:val="none" w:sz="0" w:space="0" w:color="auto"/>
            <w:right w:val="none" w:sz="0" w:space="0" w:color="auto"/>
          </w:divBdr>
        </w:div>
        <w:div w:id="815880280">
          <w:marLeft w:val="640"/>
          <w:marRight w:val="0"/>
          <w:marTop w:val="0"/>
          <w:marBottom w:val="0"/>
          <w:divBdr>
            <w:top w:val="none" w:sz="0" w:space="0" w:color="auto"/>
            <w:left w:val="none" w:sz="0" w:space="0" w:color="auto"/>
            <w:bottom w:val="none" w:sz="0" w:space="0" w:color="auto"/>
            <w:right w:val="none" w:sz="0" w:space="0" w:color="auto"/>
          </w:divBdr>
        </w:div>
        <w:div w:id="1269317132">
          <w:marLeft w:val="640"/>
          <w:marRight w:val="0"/>
          <w:marTop w:val="0"/>
          <w:marBottom w:val="0"/>
          <w:divBdr>
            <w:top w:val="none" w:sz="0" w:space="0" w:color="auto"/>
            <w:left w:val="none" w:sz="0" w:space="0" w:color="auto"/>
            <w:bottom w:val="none" w:sz="0" w:space="0" w:color="auto"/>
            <w:right w:val="none" w:sz="0" w:space="0" w:color="auto"/>
          </w:divBdr>
        </w:div>
        <w:div w:id="2134324200">
          <w:marLeft w:val="640"/>
          <w:marRight w:val="0"/>
          <w:marTop w:val="0"/>
          <w:marBottom w:val="0"/>
          <w:divBdr>
            <w:top w:val="none" w:sz="0" w:space="0" w:color="auto"/>
            <w:left w:val="none" w:sz="0" w:space="0" w:color="auto"/>
            <w:bottom w:val="none" w:sz="0" w:space="0" w:color="auto"/>
            <w:right w:val="none" w:sz="0" w:space="0" w:color="auto"/>
          </w:divBdr>
        </w:div>
        <w:div w:id="1885633795">
          <w:marLeft w:val="640"/>
          <w:marRight w:val="0"/>
          <w:marTop w:val="0"/>
          <w:marBottom w:val="0"/>
          <w:divBdr>
            <w:top w:val="none" w:sz="0" w:space="0" w:color="auto"/>
            <w:left w:val="none" w:sz="0" w:space="0" w:color="auto"/>
            <w:bottom w:val="none" w:sz="0" w:space="0" w:color="auto"/>
            <w:right w:val="none" w:sz="0" w:space="0" w:color="auto"/>
          </w:divBdr>
        </w:div>
        <w:div w:id="341669248">
          <w:marLeft w:val="640"/>
          <w:marRight w:val="0"/>
          <w:marTop w:val="0"/>
          <w:marBottom w:val="0"/>
          <w:divBdr>
            <w:top w:val="none" w:sz="0" w:space="0" w:color="auto"/>
            <w:left w:val="none" w:sz="0" w:space="0" w:color="auto"/>
            <w:bottom w:val="none" w:sz="0" w:space="0" w:color="auto"/>
            <w:right w:val="none" w:sz="0" w:space="0" w:color="auto"/>
          </w:divBdr>
        </w:div>
        <w:div w:id="1381131026">
          <w:marLeft w:val="640"/>
          <w:marRight w:val="0"/>
          <w:marTop w:val="0"/>
          <w:marBottom w:val="0"/>
          <w:divBdr>
            <w:top w:val="none" w:sz="0" w:space="0" w:color="auto"/>
            <w:left w:val="none" w:sz="0" w:space="0" w:color="auto"/>
            <w:bottom w:val="none" w:sz="0" w:space="0" w:color="auto"/>
            <w:right w:val="none" w:sz="0" w:space="0" w:color="auto"/>
          </w:divBdr>
        </w:div>
        <w:div w:id="1075976938">
          <w:marLeft w:val="640"/>
          <w:marRight w:val="0"/>
          <w:marTop w:val="0"/>
          <w:marBottom w:val="0"/>
          <w:divBdr>
            <w:top w:val="none" w:sz="0" w:space="0" w:color="auto"/>
            <w:left w:val="none" w:sz="0" w:space="0" w:color="auto"/>
            <w:bottom w:val="none" w:sz="0" w:space="0" w:color="auto"/>
            <w:right w:val="none" w:sz="0" w:space="0" w:color="auto"/>
          </w:divBdr>
        </w:div>
        <w:div w:id="67269247">
          <w:marLeft w:val="640"/>
          <w:marRight w:val="0"/>
          <w:marTop w:val="0"/>
          <w:marBottom w:val="0"/>
          <w:divBdr>
            <w:top w:val="none" w:sz="0" w:space="0" w:color="auto"/>
            <w:left w:val="none" w:sz="0" w:space="0" w:color="auto"/>
            <w:bottom w:val="none" w:sz="0" w:space="0" w:color="auto"/>
            <w:right w:val="none" w:sz="0" w:space="0" w:color="auto"/>
          </w:divBdr>
        </w:div>
        <w:div w:id="303899658">
          <w:marLeft w:val="640"/>
          <w:marRight w:val="0"/>
          <w:marTop w:val="0"/>
          <w:marBottom w:val="0"/>
          <w:divBdr>
            <w:top w:val="none" w:sz="0" w:space="0" w:color="auto"/>
            <w:left w:val="none" w:sz="0" w:space="0" w:color="auto"/>
            <w:bottom w:val="none" w:sz="0" w:space="0" w:color="auto"/>
            <w:right w:val="none" w:sz="0" w:space="0" w:color="auto"/>
          </w:divBdr>
        </w:div>
        <w:div w:id="801391017">
          <w:marLeft w:val="640"/>
          <w:marRight w:val="0"/>
          <w:marTop w:val="0"/>
          <w:marBottom w:val="0"/>
          <w:divBdr>
            <w:top w:val="none" w:sz="0" w:space="0" w:color="auto"/>
            <w:left w:val="none" w:sz="0" w:space="0" w:color="auto"/>
            <w:bottom w:val="none" w:sz="0" w:space="0" w:color="auto"/>
            <w:right w:val="none" w:sz="0" w:space="0" w:color="auto"/>
          </w:divBdr>
        </w:div>
        <w:div w:id="371805785">
          <w:marLeft w:val="640"/>
          <w:marRight w:val="0"/>
          <w:marTop w:val="0"/>
          <w:marBottom w:val="0"/>
          <w:divBdr>
            <w:top w:val="none" w:sz="0" w:space="0" w:color="auto"/>
            <w:left w:val="none" w:sz="0" w:space="0" w:color="auto"/>
            <w:bottom w:val="none" w:sz="0" w:space="0" w:color="auto"/>
            <w:right w:val="none" w:sz="0" w:space="0" w:color="auto"/>
          </w:divBdr>
        </w:div>
        <w:div w:id="1419407098">
          <w:marLeft w:val="640"/>
          <w:marRight w:val="0"/>
          <w:marTop w:val="0"/>
          <w:marBottom w:val="0"/>
          <w:divBdr>
            <w:top w:val="none" w:sz="0" w:space="0" w:color="auto"/>
            <w:left w:val="none" w:sz="0" w:space="0" w:color="auto"/>
            <w:bottom w:val="none" w:sz="0" w:space="0" w:color="auto"/>
            <w:right w:val="none" w:sz="0" w:space="0" w:color="auto"/>
          </w:divBdr>
        </w:div>
        <w:div w:id="628315693">
          <w:marLeft w:val="640"/>
          <w:marRight w:val="0"/>
          <w:marTop w:val="0"/>
          <w:marBottom w:val="0"/>
          <w:divBdr>
            <w:top w:val="none" w:sz="0" w:space="0" w:color="auto"/>
            <w:left w:val="none" w:sz="0" w:space="0" w:color="auto"/>
            <w:bottom w:val="none" w:sz="0" w:space="0" w:color="auto"/>
            <w:right w:val="none" w:sz="0" w:space="0" w:color="auto"/>
          </w:divBdr>
        </w:div>
        <w:div w:id="460685301">
          <w:marLeft w:val="640"/>
          <w:marRight w:val="0"/>
          <w:marTop w:val="0"/>
          <w:marBottom w:val="0"/>
          <w:divBdr>
            <w:top w:val="none" w:sz="0" w:space="0" w:color="auto"/>
            <w:left w:val="none" w:sz="0" w:space="0" w:color="auto"/>
            <w:bottom w:val="none" w:sz="0" w:space="0" w:color="auto"/>
            <w:right w:val="none" w:sz="0" w:space="0" w:color="auto"/>
          </w:divBdr>
        </w:div>
        <w:div w:id="347755428">
          <w:marLeft w:val="640"/>
          <w:marRight w:val="0"/>
          <w:marTop w:val="0"/>
          <w:marBottom w:val="0"/>
          <w:divBdr>
            <w:top w:val="none" w:sz="0" w:space="0" w:color="auto"/>
            <w:left w:val="none" w:sz="0" w:space="0" w:color="auto"/>
            <w:bottom w:val="none" w:sz="0" w:space="0" w:color="auto"/>
            <w:right w:val="none" w:sz="0" w:space="0" w:color="auto"/>
          </w:divBdr>
        </w:div>
        <w:div w:id="1547401902">
          <w:marLeft w:val="640"/>
          <w:marRight w:val="0"/>
          <w:marTop w:val="0"/>
          <w:marBottom w:val="0"/>
          <w:divBdr>
            <w:top w:val="none" w:sz="0" w:space="0" w:color="auto"/>
            <w:left w:val="none" w:sz="0" w:space="0" w:color="auto"/>
            <w:bottom w:val="none" w:sz="0" w:space="0" w:color="auto"/>
            <w:right w:val="none" w:sz="0" w:space="0" w:color="auto"/>
          </w:divBdr>
        </w:div>
        <w:div w:id="28377299">
          <w:marLeft w:val="640"/>
          <w:marRight w:val="0"/>
          <w:marTop w:val="0"/>
          <w:marBottom w:val="0"/>
          <w:divBdr>
            <w:top w:val="none" w:sz="0" w:space="0" w:color="auto"/>
            <w:left w:val="none" w:sz="0" w:space="0" w:color="auto"/>
            <w:bottom w:val="none" w:sz="0" w:space="0" w:color="auto"/>
            <w:right w:val="none" w:sz="0" w:space="0" w:color="auto"/>
          </w:divBdr>
        </w:div>
        <w:div w:id="429012885">
          <w:marLeft w:val="640"/>
          <w:marRight w:val="0"/>
          <w:marTop w:val="0"/>
          <w:marBottom w:val="0"/>
          <w:divBdr>
            <w:top w:val="none" w:sz="0" w:space="0" w:color="auto"/>
            <w:left w:val="none" w:sz="0" w:space="0" w:color="auto"/>
            <w:bottom w:val="none" w:sz="0" w:space="0" w:color="auto"/>
            <w:right w:val="none" w:sz="0" w:space="0" w:color="auto"/>
          </w:divBdr>
        </w:div>
        <w:div w:id="1867207819">
          <w:marLeft w:val="640"/>
          <w:marRight w:val="0"/>
          <w:marTop w:val="0"/>
          <w:marBottom w:val="0"/>
          <w:divBdr>
            <w:top w:val="none" w:sz="0" w:space="0" w:color="auto"/>
            <w:left w:val="none" w:sz="0" w:space="0" w:color="auto"/>
            <w:bottom w:val="none" w:sz="0" w:space="0" w:color="auto"/>
            <w:right w:val="none" w:sz="0" w:space="0" w:color="auto"/>
          </w:divBdr>
        </w:div>
        <w:div w:id="167912538">
          <w:marLeft w:val="640"/>
          <w:marRight w:val="0"/>
          <w:marTop w:val="0"/>
          <w:marBottom w:val="0"/>
          <w:divBdr>
            <w:top w:val="none" w:sz="0" w:space="0" w:color="auto"/>
            <w:left w:val="none" w:sz="0" w:space="0" w:color="auto"/>
            <w:bottom w:val="none" w:sz="0" w:space="0" w:color="auto"/>
            <w:right w:val="none" w:sz="0" w:space="0" w:color="auto"/>
          </w:divBdr>
        </w:div>
        <w:div w:id="698042686">
          <w:marLeft w:val="640"/>
          <w:marRight w:val="0"/>
          <w:marTop w:val="0"/>
          <w:marBottom w:val="0"/>
          <w:divBdr>
            <w:top w:val="none" w:sz="0" w:space="0" w:color="auto"/>
            <w:left w:val="none" w:sz="0" w:space="0" w:color="auto"/>
            <w:bottom w:val="none" w:sz="0" w:space="0" w:color="auto"/>
            <w:right w:val="none" w:sz="0" w:space="0" w:color="auto"/>
          </w:divBdr>
        </w:div>
        <w:div w:id="2134663891">
          <w:marLeft w:val="640"/>
          <w:marRight w:val="0"/>
          <w:marTop w:val="0"/>
          <w:marBottom w:val="0"/>
          <w:divBdr>
            <w:top w:val="none" w:sz="0" w:space="0" w:color="auto"/>
            <w:left w:val="none" w:sz="0" w:space="0" w:color="auto"/>
            <w:bottom w:val="none" w:sz="0" w:space="0" w:color="auto"/>
            <w:right w:val="none" w:sz="0" w:space="0" w:color="auto"/>
          </w:divBdr>
        </w:div>
        <w:div w:id="1771051110">
          <w:marLeft w:val="640"/>
          <w:marRight w:val="0"/>
          <w:marTop w:val="0"/>
          <w:marBottom w:val="0"/>
          <w:divBdr>
            <w:top w:val="none" w:sz="0" w:space="0" w:color="auto"/>
            <w:left w:val="none" w:sz="0" w:space="0" w:color="auto"/>
            <w:bottom w:val="none" w:sz="0" w:space="0" w:color="auto"/>
            <w:right w:val="none" w:sz="0" w:space="0" w:color="auto"/>
          </w:divBdr>
        </w:div>
        <w:div w:id="395667490">
          <w:marLeft w:val="640"/>
          <w:marRight w:val="0"/>
          <w:marTop w:val="0"/>
          <w:marBottom w:val="0"/>
          <w:divBdr>
            <w:top w:val="none" w:sz="0" w:space="0" w:color="auto"/>
            <w:left w:val="none" w:sz="0" w:space="0" w:color="auto"/>
            <w:bottom w:val="none" w:sz="0" w:space="0" w:color="auto"/>
            <w:right w:val="none" w:sz="0" w:space="0" w:color="auto"/>
          </w:divBdr>
        </w:div>
        <w:div w:id="384764216">
          <w:marLeft w:val="640"/>
          <w:marRight w:val="0"/>
          <w:marTop w:val="0"/>
          <w:marBottom w:val="0"/>
          <w:divBdr>
            <w:top w:val="none" w:sz="0" w:space="0" w:color="auto"/>
            <w:left w:val="none" w:sz="0" w:space="0" w:color="auto"/>
            <w:bottom w:val="none" w:sz="0" w:space="0" w:color="auto"/>
            <w:right w:val="none" w:sz="0" w:space="0" w:color="auto"/>
          </w:divBdr>
        </w:div>
        <w:div w:id="1075198966">
          <w:marLeft w:val="640"/>
          <w:marRight w:val="0"/>
          <w:marTop w:val="0"/>
          <w:marBottom w:val="0"/>
          <w:divBdr>
            <w:top w:val="none" w:sz="0" w:space="0" w:color="auto"/>
            <w:left w:val="none" w:sz="0" w:space="0" w:color="auto"/>
            <w:bottom w:val="none" w:sz="0" w:space="0" w:color="auto"/>
            <w:right w:val="none" w:sz="0" w:space="0" w:color="auto"/>
          </w:divBdr>
        </w:div>
        <w:div w:id="1538469717">
          <w:marLeft w:val="640"/>
          <w:marRight w:val="0"/>
          <w:marTop w:val="0"/>
          <w:marBottom w:val="0"/>
          <w:divBdr>
            <w:top w:val="none" w:sz="0" w:space="0" w:color="auto"/>
            <w:left w:val="none" w:sz="0" w:space="0" w:color="auto"/>
            <w:bottom w:val="none" w:sz="0" w:space="0" w:color="auto"/>
            <w:right w:val="none" w:sz="0" w:space="0" w:color="auto"/>
          </w:divBdr>
        </w:div>
        <w:div w:id="2011330133">
          <w:marLeft w:val="640"/>
          <w:marRight w:val="0"/>
          <w:marTop w:val="0"/>
          <w:marBottom w:val="0"/>
          <w:divBdr>
            <w:top w:val="none" w:sz="0" w:space="0" w:color="auto"/>
            <w:left w:val="none" w:sz="0" w:space="0" w:color="auto"/>
            <w:bottom w:val="none" w:sz="0" w:space="0" w:color="auto"/>
            <w:right w:val="none" w:sz="0" w:space="0" w:color="auto"/>
          </w:divBdr>
        </w:div>
        <w:div w:id="895049847">
          <w:marLeft w:val="640"/>
          <w:marRight w:val="0"/>
          <w:marTop w:val="0"/>
          <w:marBottom w:val="0"/>
          <w:divBdr>
            <w:top w:val="none" w:sz="0" w:space="0" w:color="auto"/>
            <w:left w:val="none" w:sz="0" w:space="0" w:color="auto"/>
            <w:bottom w:val="none" w:sz="0" w:space="0" w:color="auto"/>
            <w:right w:val="none" w:sz="0" w:space="0" w:color="auto"/>
          </w:divBdr>
        </w:div>
        <w:div w:id="1484010899">
          <w:marLeft w:val="640"/>
          <w:marRight w:val="0"/>
          <w:marTop w:val="0"/>
          <w:marBottom w:val="0"/>
          <w:divBdr>
            <w:top w:val="none" w:sz="0" w:space="0" w:color="auto"/>
            <w:left w:val="none" w:sz="0" w:space="0" w:color="auto"/>
            <w:bottom w:val="none" w:sz="0" w:space="0" w:color="auto"/>
            <w:right w:val="none" w:sz="0" w:space="0" w:color="auto"/>
          </w:divBdr>
        </w:div>
        <w:div w:id="1384717697">
          <w:marLeft w:val="640"/>
          <w:marRight w:val="0"/>
          <w:marTop w:val="0"/>
          <w:marBottom w:val="0"/>
          <w:divBdr>
            <w:top w:val="none" w:sz="0" w:space="0" w:color="auto"/>
            <w:left w:val="none" w:sz="0" w:space="0" w:color="auto"/>
            <w:bottom w:val="none" w:sz="0" w:space="0" w:color="auto"/>
            <w:right w:val="none" w:sz="0" w:space="0" w:color="auto"/>
          </w:divBdr>
        </w:div>
        <w:div w:id="2082100476">
          <w:marLeft w:val="640"/>
          <w:marRight w:val="0"/>
          <w:marTop w:val="0"/>
          <w:marBottom w:val="0"/>
          <w:divBdr>
            <w:top w:val="none" w:sz="0" w:space="0" w:color="auto"/>
            <w:left w:val="none" w:sz="0" w:space="0" w:color="auto"/>
            <w:bottom w:val="none" w:sz="0" w:space="0" w:color="auto"/>
            <w:right w:val="none" w:sz="0" w:space="0" w:color="auto"/>
          </w:divBdr>
        </w:div>
        <w:div w:id="1695574465">
          <w:marLeft w:val="640"/>
          <w:marRight w:val="0"/>
          <w:marTop w:val="0"/>
          <w:marBottom w:val="0"/>
          <w:divBdr>
            <w:top w:val="none" w:sz="0" w:space="0" w:color="auto"/>
            <w:left w:val="none" w:sz="0" w:space="0" w:color="auto"/>
            <w:bottom w:val="none" w:sz="0" w:space="0" w:color="auto"/>
            <w:right w:val="none" w:sz="0" w:space="0" w:color="auto"/>
          </w:divBdr>
        </w:div>
        <w:div w:id="1220480760">
          <w:marLeft w:val="640"/>
          <w:marRight w:val="0"/>
          <w:marTop w:val="0"/>
          <w:marBottom w:val="0"/>
          <w:divBdr>
            <w:top w:val="none" w:sz="0" w:space="0" w:color="auto"/>
            <w:left w:val="none" w:sz="0" w:space="0" w:color="auto"/>
            <w:bottom w:val="none" w:sz="0" w:space="0" w:color="auto"/>
            <w:right w:val="none" w:sz="0" w:space="0" w:color="auto"/>
          </w:divBdr>
        </w:div>
        <w:div w:id="1530145333">
          <w:marLeft w:val="640"/>
          <w:marRight w:val="0"/>
          <w:marTop w:val="0"/>
          <w:marBottom w:val="0"/>
          <w:divBdr>
            <w:top w:val="none" w:sz="0" w:space="0" w:color="auto"/>
            <w:left w:val="none" w:sz="0" w:space="0" w:color="auto"/>
            <w:bottom w:val="none" w:sz="0" w:space="0" w:color="auto"/>
            <w:right w:val="none" w:sz="0" w:space="0" w:color="auto"/>
          </w:divBdr>
        </w:div>
        <w:div w:id="1041200504">
          <w:marLeft w:val="640"/>
          <w:marRight w:val="0"/>
          <w:marTop w:val="0"/>
          <w:marBottom w:val="0"/>
          <w:divBdr>
            <w:top w:val="none" w:sz="0" w:space="0" w:color="auto"/>
            <w:left w:val="none" w:sz="0" w:space="0" w:color="auto"/>
            <w:bottom w:val="none" w:sz="0" w:space="0" w:color="auto"/>
            <w:right w:val="none" w:sz="0" w:space="0" w:color="auto"/>
          </w:divBdr>
        </w:div>
        <w:div w:id="450711496">
          <w:marLeft w:val="640"/>
          <w:marRight w:val="0"/>
          <w:marTop w:val="0"/>
          <w:marBottom w:val="0"/>
          <w:divBdr>
            <w:top w:val="none" w:sz="0" w:space="0" w:color="auto"/>
            <w:left w:val="none" w:sz="0" w:space="0" w:color="auto"/>
            <w:bottom w:val="none" w:sz="0" w:space="0" w:color="auto"/>
            <w:right w:val="none" w:sz="0" w:space="0" w:color="auto"/>
          </w:divBdr>
        </w:div>
        <w:div w:id="1510101430">
          <w:marLeft w:val="640"/>
          <w:marRight w:val="0"/>
          <w:marTop w:val="0"/>
          <w:marBottom w:val="0"/>
          <w:divBdr>
            <w:top w:val="none" w:sz="0" w:space="0" w:color="auto"/>
            <w:left w:val="none" w:sz="0" w:space="0" w:color="auto"/>
            <w:bottom w:val="none" w:sz="0" w:space="0" w:color="auto"/>
            <w:right w:val="none" w:sz="0" w:space="0" w:color="auto"/>
          </w:divBdr>
        </w:div>
        <w:div w:id="1201018254">
          <w:marLeft w:val="640"/>
          <w:marRight w:val="0"/>
          <w:marTop w:val="0"/>
          <w:marBottom w:val="0"/>
          <w:divBdr>
            <w:top w:val="none" w:sz="0" w:space="0" w:color="auto"/>
            <w:left w:val="none" w:sz="0" w:space="0" w:color="auto"/>
            <w:bottom w:val="none" w:sz="0" w:space="0" w:color="auto"/>
            <w:right w:val="none" w:sz="0" w:space="0" w:color="auto"/>
          </w:divBdr>
        </w:div>
        <w:div w:id="160703830">
          <w:marLeft w:val="640"/>
          <w:marRight w:val="0"/>
          <w:marTop w:val="0"/>
          <w:marBottom w:val="0"/>
          <w:divBdr>
            <w:top w:val="none" w:sz="0" w:space="0" w:color="auto"/>
            <w:left w:val="none" w:sz="0" w:space="0" w:color="auto"/>
            <w:bottom w:val="none" w:sz="0" w:space="0" w:color="auto"/>
            <w:right w:val="none" w:sz="0" w:space="0" w:color="auto"/>
          </w:divBdr>
        </w:div>
        <w:div w:id="1668170961">
          <w:marLeft w:val="640"/>
          <w:marRight w:val="0"/>
          <w:marTop w:val="0"/>
          <w:marBottom w:val="0"/>
          <w:divBdr>
            <w:top w:val="none" w:sz="0" w:space="0" w:color="auto"/>
            <w:left w:val="none" w:sz="0" w:space="0" w:color="auto"/>
            <w:bottom w:val="none" w:sz="0" w:space="0" w:color="auto"/>
            <w:right w:val="none" w:sz="0" w:space="0" w:color="auto"/>
          </w:divBdr>
        </w:div>
        <w:div w:id="630405011">
          <w:marLeft w:val="640"/>
          <w:marRight w:val="0"/>
          <w:marTop w:val="0"/>
          <w:marBottom w:val="0"/>
          <w:divBdr>
            <w:top w:val="none" w:sz="0" w:space="0" w:color="auto"/>
            <w:left w:val="none" w:sz="0" w:space="0" w:color="auto"/>
            <w:bottom w:val="none" w:sz="0" w:space="0" w:color="auto"/>
            <w:right w:val="none" w:sz="0" w:space="0" w:color="auto"/>
          </w:divBdr>
        </w:div>
        <w:div w:id="729809789">
          <w:marLeft w:val="640"/>
          <w:marRight w:val="0"/>
          <w:marTop w:val="0"/>
          <w:marBottom w:val="0"/>
          <w:divBdr>
            <w:top w:val="none" w:sz="0" w:space="0" w:color="auto"/>
            <w:left w:val="none" w:sz="0" w:space="0" w:color="auto"/>
            <w:bottom w:val="none" w:sz="0" w:space="0" w:color="auto"/>
            <w:right w:val="none" w:sz="0" w:space="0" w:color="auto"/>
          </w:divBdr>
        </w:div>
        <w:div w:id="1416050137">
          <w:marLeft w:val="640"/>
          <w:marRight w:val="0"/>
          <w:marTop w:val="0"/>
          <w:marBottom w:val="0"/>
          <w:divBdr>
            <w:top w:val="none" w:sz="0" w:space="0" w:color="auto"/>
            <w:left w:val="none" w:sz="0" w:space="0" w:color="auto"/>
            <w:bottom w:val="none" w:sz="0" w:space="0" w:color="auto"/>
            <w:right w:val="none" w:sz="0" w:space="0" w:color="auto"/>
          </w:divBdr>
        </w:div>
        <w:div w:id="1288242774">
          <w:marLeft w:val="640"/>
          <w:marRight w:val="0"/>
          <w:marTop w:val="0"/>
          <w:marBottom w:val="0"/>
          <w:divBdr>
            <w:top w:val="none" w:sz="0" w:space="0" w:color="auto"/>
            <w:left w:val="none" w:sz="0" w:space="0" w:color="auto"/>
            <w:bottom w:val="none" w:sz="0" w:space="0" w:color="auto"/>
            <w:right w:val="none" w:sz="0" w:space="0" w:color="auto"/>
          </w:divBdr>
        </w:div>
        <w:div w:id="622271658">
          <w:marLeft w:val="640"/>
          <w:marRight w:val="0"/>
          <w:marTop w:val="0"/>
          <w:marBottom w:val="0"/>
          <w:divBdr>
            <w:top w:val="none" w:sz="0" w:space="0" w:color="auto"/>
            <w:left w:val="none" w:sz="0" w:space="0" w:color="auto"/>
            <w:bottom w:val="none" w:sz="0" w:space="0" w:color="auto"/>
            <w:right w:val="none" w:sz="0" w:space="0" w:color="auto"/>
          </w:divBdr>
        </w:div>
        <w:div w:id="998389458">
          <w:marLeft w:val="640"/>
          <w:marRight w:val="0"/>
          <w:marTop w:val="0"/>
          <w:marBottom w:val="0"/>
          <w:divBdr>
            <w:top w:val="none" w:sz="0" w:space="0" w:color="auto"/>
            <w:left w:val="none" w:sz="0" w:space="0" w:color="auto"/>
            <w:bottom w:val="none" w:sz="0" w:space="0" w:color="auto"/>
            <w:right w:val="none" w:sz="0" w:space="0" w:color="auto"/>
          </w:divBdr>
        </w:div>
        <w:div w:id="946472283">
          <w:marLeft w:val="640"/>
          <w:marRight w:val="0"/>
          <w:marTop w:val="0"/>
          <w:marBottom w:val="0"/>
          <w:divBdr>
            <w:top w:val="none" w:sz="0" w:space="0" w:color="auto"/>
            <w:left w:val="none" w:sz="0" w:space="0" w:color="auto"/>
            <w:bottom w:val="none" w:sz="0" w:space="0" w:color="auto"/>
            <w:right w:val="none" w:sz="0" w:space="0" w:color="auto"/>
          </w:divBdr>
        </w:div>
        <w:div w:id="1795980872">
          <w:marLeft w:val="640"/>
          <w:marRight w:val="0"/>
          <w:marTop w:val="0"/>
          <w:marBottom w:val="0"/>
          <w:divBdr>
            <w:top w:val="none" w:sz="0" w:space="0" w:color="auto"/>
            <w:left w:val="none" w:sz="0" w:space="0" w:color="auto"/>
            <w:bottom w:val="none" w:sz="0" w:space="0" w:color="auto"/>
            <w:right w:val="none" w:sz="0" w:space="0" w:color="auto"/>
          </w:divBdr>
        </w:div>
        <w:div w:id="1119298520">
          <w:marLeft w:val="640"/>
          <w:marRight w:val="0"/>
          <w:marTop w:val="0"/>
          <w:marBottom w:val="0"/>
          <w:divBdr>
            <w:top w:val="none" w:sz="0" w:space="0" w:color="auto"/>
            <w:left w:val="none" w:sz="0" w:space="0" w:color="auto"/>
            <w:bottom w:val="none" w:sz="0" w:space="0" w:color="auto"/>
            <w:right w:val="none" w:sz="0" w:space="0" w:color="auto"/>
          </w:divBdr>
        </w:div>
        <w:div w:id="672150291">
          <w:marLeft w:val="640"/>
          <w:marRight w:val="0"/>
          <w:marTop w:val="0"/>
          <w:marBottom w:val="0"/>
          <w:divBdr>
            <w:top w:val="none" w:sz="0" w:space="0" w:color="auto"/>
            <w:left w:val="none" w:sz="0" w:space="0" w:color="auto"/>
            <w:bottom w:val="none" w:sz="0" w:space="0" w:color="auto"/>
            <w:right w:val="none" w:sz="0" w:space="0" w:color="auto"/>
          </w:divBdr>
        </w:div>
        <w:div w:id="152531925">
          <w:marLeft w:val="640"/>
          <w:marRight w:val="0"/>
          <w:marTop w:val="0"/>
          <w:marBottom w:val="0"/>
          <w:divBdr>
            <w:top w:val="none" w:sz="0" w:space="0" w:color="auto"/>
            <w:left w:val="none" w:sz="0" w:space="0" w:color="auto"/>
            <w:bottom w:val="none" w:sz="0" w:space="0" w:color="auto"/>
            <w:right w:val="none" w:sz="0" w:space="0" w:color="auto"/>
          </w:divBdr>
        </w:div>
        <w:div w:id="1528717016">
          <w:marLeft w:val="640"/>
          <w:marRight w:val="0"/>
          <w:marTop w:val="0"/>
          <w:marBottom w:val="0"/>
          <w:divBdr>
            <w:top w:val="none" w:sz="0" w:space="0" w:color="auto"/>
            <w:left w:val="none" w:sz="0" w:space="0" w:color="auto"/>
            <w:bottom w:val="none" w:sz="0" w:space="0" w:color="auto"/>
            <w:right w:val="none" w:sz="0" w:space="0" w:color="auto"/>
          </w:divBdr>
        </w:div>
        <w:div w:id="963468022">
          <w:marLeft w:val="640"/>
          <w:marRight w:val="0"/>
          <w:marTop w:val="0"/>
          <w:marBottom w:val="0"/>
          <w:divBdr>
            <w:top w:val="none" w:sz="0" w:space="0" w:color="auto"/>
            <w:left w:val="none" w:sz="0" w:space="0" w:color="auto"/>
            <w:bottom w:val="none" w:sz="0" w:space="0" w:color="auto"/>
            <w:right w:val="none" w:sz="0" w:space="0" w:color="auto"/>
          </w:divBdr>
        </w:div>
        <w:div w:id="1058086737">
          <w:marLeft w:val="640"/>
          <w:marRight w:val="0"/>
          <w:marTop w:val="0"/>
          <w:marBottom w:val="0"/>
          <w:divBdr>
            <w:top w:val="none" w:sz="0" w:space="0" w:color="auto"/>
            <w:left w:val="none" w:sz="0" w:space="0" w:color="auto"/>
            <w:bottom w:val="none" w:sz="0" w:space="0" w:color="auto"/>
            <w:right w:val="none" w:sz="0" w:space="0" w:color="auto"/>
          </w:divBdr>
        </w:div>
        <w:div w:id="2125726774">
          <w:marLeft w:val="640"/>
          <w:marRight w:val="0"/>
          <w:marTop w:val="0"/>
          <w:marBottom w:val="0"/>
          <w:divBdr>
            <w:top w:val="none" w:sz="0" w:space="0" w:color="auto"/>
            <w:left w:val="none" w:sz="0" w:space="0" w:color="auto"/>
            <w:bottom w:val="none" w:sz="0" w:space="0" w:color="auto"/>
            <w:right w:val="none" w:sz="0" w:space="0" w:color="auto"/>
          </w:divBdr>
        </w:div>
        <w:div w:id="529877436">
          <w:marLeft w:val="640"/>
          <w:marRight w:val="0"/>
          <w:marTop w:val="0"/>
          <w:marBottom w:val="0"/>
          <w:divBdr>
            <w:top w:val="none" w:sz="0" w:space="0" w:color="auto"/>
            <w:left w:val="none" w:sz="0" w:space="0" w:color="auto"/>
            <w:bottom w:val="none" w:sz="0" w:space="0" w:color="auto"/>
            <w:right w:val="none" w:sz="0" w:space="0" w:color="auto"/>
          </w:divBdr>
        </w:div>
        <w:div w:id="1125542467">
          <w:marLeft w:val="640"/>
          <w:marRight w:val="0"/>
          <w:marTop w:val="0"/>
          <w:marBottom w:val="0"/>
          <w:divBdr>
            <w:top w:val="none" w:sz="0" w:space="0" w:color="auto"/>
            <w:left w:val="none" w:sz="0" w:space="0" w:color="auto"/>
            <w:bottom w:val="none" w:sz="0" w:space="0" w:color="auto"/>
            <w:right w:val="none" w:sz="0" w:space="0" w:color="auto"/>
          </w:divBdr>
        </w:div>
        <w:div w:id="634026352">
          <w:marLeft w:val="640"/>
          <w:marRight w:val="0"/>
          <w:marTop w:val="0"/>
          <w:marBottom w:val="0"/>
          <w:divBdr>
            <w:top w:val="none" w:sz="0" w:space="0" w:color="auto"/>
            <w:left w:val="none" w:sz="0" w:space="0" w:color="auto"/>
            <w:bottom w:val="none" w:sz="0" w:space="0" w:color="auto"/>
            <w:right w:val="none" w:sz="0" w:space="0" w:color="auto"/>
          </w:divBdr>
        </w:div>
        <w:div w:id="1631016652">
          <w:marLeft w:val="640"/>
          <w:marRight w:val="0"/>
          <w:marTop w:val="0"/>
          <w:marBottom w:val="0"/>
          <w:divBdr>
            <w:top w:val="none" w:sz="0" w:space="0" w:color="auto"/>
            <w:left w:val="none" w:sz="0" w:space="0" w:color="auto"/>
            <w:bottom w:val="none" w:sz="0" w:space="0" w:color="auto"/>
            <w:right w:val="none" w:sz="0" w:space="0" w:color="auto"/>
          </w:divBdr>
        </w:div>
        <w:div w:id="1662344458">
          <w:marLeft w:val="640"/>
          <w:marRight w:val="0"/>
          <w:marTop w:val="0"/>
          <w:marBottom w:val="0"/>
          <w:divBdr>
            <w:top w:val="none" w:sz="0" w:space="0" w:color="auto"/>
            <w:left w:val="none" w:sz="0" w:space="0" w:color="auto"/>
            <w:bottom w:val="none" w:sz="0" w:space="0" w:color="auto"/>
            <w:right w:val="none" w:sz="0" w:space="0" w:color="auto"/>
          </w:divBdr>
        </w:div>
        <w:div w:id="1617905454">
          <w:marLeft w:val="640"/>
          <w:marRight w:val="0"/>
          <w:marTop w:val="0"/>
          <w:marBottom w:val="0"/>
          <w:divBdr>
            <w:top w:val="none" w:sz="0" w:space="0" w:color="auto"/>
            <w:left w:val="none" w:sz="0" w:space="0" w:color="auto"/>
            <w:bottom w:val="none" w:sz="0" w:space="0" w:color="auto"/>
            <w:right w:val="none" w:sz="0" w:space="0" w:color="auto"/>
          </w:divBdr>
        </w:div>
        <w:div w:id="1341201567">
          <w:marLeft w:val="640"/>
          <w:marRight w:val="0"/>
          <w:marTop w:val="0"/>
          <w:marBottom w:val="0"/>
          <w:divBdr>
            <w:top w:val="none" w:sz="0" w:space="0" w:color="auto"/>
            <w:left w:val="none" w:sz="0" w:space="0" w:color="auto"/>
            <w:bottom w:val="none" w:sz="0" w:space="0" w:color="auto"/>
            <w:right w:val="none" w:sz="0" w:space="0" w:color="auto"/>
          </w:divBdr>
        </w:div>
        <w:div w:id="361441018">
          <w:marLeft w:val="640"/>
          <w:marRight w:val="0"/>
          <w:marTop w:val="0"/>
          <w:marBottom w:val="0"/>
          <w:divBdr>
            <w:top w:val="none" w:sz="0" w:space="0" w:color="auto"/>
            <w:left w:val="none" w:sz="0" w:space="0" w:color="auto"/>
            <w:bottom w:val="none" w:sz="0" w:space="0" w:color="auto"/>
            <w:right w:val="none" w:sz="0" w:space="0" w:color="auto"/>
          </w:divBdr>
        </w:div>
        <w:div w:id="1509561702">
          <w:marLeft w:val="640"/>
          <w:marRight w:val="0"/>
          <w:marTop w:val="0"/>
          <w:marBottom w:val="0"/>
          <w:divBdr>
            <w:top w:val="none" w:sz="0" w:space="0" w:color="auto"/>
            <w:left w:val="none" w:sz="0" w:space="0" w:color="auto"/>
            <w:bottom w:val="none" w:sz="0" w:space="0" w:color="auto"/>
            <w:right w:val="none" w:sz="0" w:space="0" w:color="auto"/>
          </w:divBdr>
        </w:div>
        <w:div w:id="2021662442">
          <w:marLeft w:val="640"/>
          <w:marRight w:val="0"/>
          <w:marTop w:val="0"/>
          <w:marBottom w:val="0"/>
          <w:divBdr>
            <w:top w:val="none" w:sz="0" w:space="0" w:color="auto"/>
            <w:left w:val="none" w:sz="0" w:space="0" w:color="auto"/>
            <w:bottom w:val="none" w:sz="0" w:space="0" w:color="auto"/>
            <w:right w:val="none" w:sz="0" w:space="0" w:color="auto"/>
          </w:divBdr>
        </w:div>
        <w:div w:id="311983286">
          <w:marLeft w:val="640"/>
          <w:marRight w:val="0"/>
          <w:marTop w:val="0"/>
          <w:marBottom w:val="0"/>
          <w:divBdr>
            <w:top w:val="none" w:sz="0" w:space="0" w:color="auto"/>
            <w:left w:val="none" w:sz="0" w:space="0" w:color="auto"/>
            <w:bottom w:val="none" w:sz="0" w:space="0" w:color="auto"/>
            <w:right w:val="none" w:sz="0" w:space="0" w:color="auto"/>
          </w:divBdr>
        </w:div>
        <w:div w:id="2096440219">
          <w:marLeft w:val="640"/>
          <w:marRight w:val="0"/>
          <w:marTop w:val="0"/>
          <w:marBottom w:val="0"/>
          <w:divBdr>
            <w:top w:val="none" w:sz="0" w:space="0" w:color="auto"/>
            <w:left w:val="none" w:sz="0" w:space="0" w:color="auto"/>
            <w:bottom w:val="none" w:sz="0" w:space="0" w:color="auto"/>
            <w:right w:val="none" w:sz="0" w:space="0" w:color="auto"/>
          </w:divBdr>
        </w:div>
        <w:div w:id="53479202">
          <w:marLeft w:val="640"/>
          <w:marRight w:val="0"/>
          <w:marTop w:val="0"/>
          <w:marBottom w:val="0"/>
          <w:divBdr>
            <w:top w:val="none" w:sz="0" w:space="0" w:color="auto"/>
            <w:left w:val="none" w:sz="0" w:space="0" w:color="auto"/>
            <w:bottom w:val="none" w:sz="0" w:space="0" w:color="auto"/>
            <w:right w:val="none" w:sz="0" w:space="0" w:color="auto"/>
          </w:divBdr>
        </w:div>
        <w:div w:id="658382067">
          <w:marLeft w:val="640"/>
          <w:marRight w:val="0"/>
          <w:marTop w:val="0"/>
          <w:marBottom w:val="0"/>
          <w:divBdr>
            <w:top w:val="none" w:sz="0" w:space="0" w:color="auto"/>
            <w:left w:val="none" w:sz="0" w:space="0" w:color="auto"/>
            <w:bottom w:val="none" w:sz="0" w:space="0" w:color="auto"/>
            <w:right w:val="none" w:sz="0" w:space="0" w:color="auto"/>
          </w:divBdr>
        </w:div>
      </w:divsChild>
    </w:div>
    <w:div w:id="878274790">
      <w:bodyDiv w:val="1"/>
      <w:marLeft w:val="0"/>
      <w:marRight w:val="0"/>
      <w:marTop w:val="0"/>
      <w:marBottom w:val="0"/>
      <w:divBdr>
        <w:top w:val="none" w:sz="0" w:space="0" w:color="auto"/>
        <w:left w:val="none" w:sz="0" w:space="0" w:color="auto"/>
        <w:bottom w:val="none" w:sz="0" w:space="0" w:color="auto"/>
        <w:right w:val="none" w:sz="0" w:space="0" w:color="auto"/>
      </w:divBdr>
      <w:divsChild>
        <w:div w:id="196431073">
          <w:marLeft w:val="640"/>
          <w:marRight w:val="0"/>
          <w:marTop w:val="0"/>
          <w:marBottom w:val="0"/>
          <w:divBdr>
            <w:top w:val="none" w:sz="0" w:space="0" w:color="auto"/>
            <w:left w:val="none" w:sz="0" w:space="0" w:color="auto"/>
            <w:bottom w:val="none" w:sz="0" w:space="0" w:color="auto"/>
            <w:right w:val="none" w:sz="0" w:space="0" w:color="auto"/>
          </w:divBdr>
        </w:div>
        <w:div w:id="1828008184">
          <w:marLeft w:val="640"/>
          <w:marRight w:val="0"/>
          <w:marTop w:val="0"/>
          <w:marBottom w:val="0"/>
          <w:divBdr>
            <w:top w:val="none" w:sz="0" w:space="0" w:color="auto"/>
            <w:left w:val="none" w:sz="0" w:space="0" w:color="auto"/>
            <w:bottom w:val="none" w:sz="0" w:space="0" w:color="auto"/>
            <w:right w:val="none" w:sz="0" w:space="0" w:color="auto"/>
          </w:divBdr>
        </w:div>
        <w:div w:id="511186690">
          <w:marLeft w:val="640"/>
          <w:marRight w:val="0"/>
          <w:marTop w:val="0"/>
          <w:marBottom w:val="0"/>
          <w:divBdr>
            <w:top w:val="none" w:sz="0" w:space="0" w:color="auto"/>
            <w:left w:val="none" w:sz="0" w:space="0" w:color="auto"/>
            <w:bottom w:val="none" w:sz="0" w:space="0" w:color="auto"/>
            <w:right w:val="none" w:sz="0" w:space="0" w:color="auto"/>
          </w:divBdr>
        </w:div>
        <w:div w:id="688876469">
          <w:marLeft w:val="640"/>
          <w:marRight w:val="0"/>
          <w:marTop w:val="0"/>
          <w:marBottom w:val="0"/>
          <w:divBdr>
            <w:top w:val="none" w:sz="0" w:space="0" w:color="auto"/>
            <w:left w:val="none" w:sz="0" w:space="0" w:color="auto"/>
            <w:bottom w:val="none" w:sz="0" w:space="0" w:color="auto"/>
            <w:right w:val="none" w:sz="0" w:space="0" w:color="auto"/>
          </w:divBdr>
        </w:div>
        <w:div w:id="965161053">
          <w:marLeft w:val="640"/>
          <w:marRight w:val="0"/>
          <w:marTop w:val="0"/>
          <w:marBottom w:val="0"/>
          <w:divBdr>
            <w:top w:val="none" w:sz="0" w:space="0" w:color="auto"/>
            <w:left w:val="none" w:sz="0" w:space="0" w:color="auto"/>
            <w:bottom w:val="none" w:sz="0" w:space="0" w:color="auto"/>
            <w:right w:val="none" w:sz="0" w:space="0" w:color="auto"/>
          </w:divBdr>
        </w:div>
        <w:div w:id="2143452520">
          <w:marLeft w:val="640"/>
          <w:marRight w:val="0"/>
          <w:marTop w:val="0"/>
          <w:marBottom w:val="0"/>
          <w:divBdr>
            <w:top w:val="none" w:sz="0" w:space="0" w:color="auto"/>
            <w:left w:val="none" w:sz="0" w:space="0" w:color="auto"/>
            <w:bottom w:val="none" w:sz="0" w:space="0" w:color="auto"/>
            <w:right w:val="none" w:sz="0" w:space="0" w:color="auto"/>
          </w:divBdr>
        </w:div>
        <w:div w:id="1054086547">
          <w:marLeft w:val="640"/>
          <w:marRight w:val="0"/>
          <w:marTop w:val="0"/>
          <w:marBottom w:val="0"/>
          <w:divBdr>
            <w:top w:val="none" w:sz="0" w:space="0" w:color="auto"/>
            <w:left w:val="none" w:sz="0" w:space="0" w:color="auto"/>
            <w:bottom w:val="none" w:sz="0" w:space="0" w:color="auto"/>
            <w:right w:val="none" w:sz="0" w:space="0" w:color="auto"/>
          </w:divBdr>
        </w:div>
        <w:div w:id="696733001">
          <w:marLeft w:val="640"/>
          <w:marRight w:val="0"/>
          <w:marTop w:val="0"/>
          <w:marBottom w:val="0"/>
          <w:divBdr>
            <w:top w:val="none" w:sz="0" w:space="0" w:color="auto"/>
            <w:left w:val="none" w:sz="0" w:space="0" w:color="auto"/>
            <w:bottom w:val="none" w:sz="0" w:space="0" w:color="auto"/>
            <w:right w:val="none" w:sz="0" w:space="0" w:color="auto"/>
          </w:divBdr>
        </w:div>
        <w:div w:id="141237842">
          <w:marLeft w:val="640"/>
          <w:marRight w:val="0"/>
          <w:marTop w:val="0"/>
          <w:marBottom w:val="0"/>
          <w:divBdr>
            <w:top w:val="none" w:sz="0" w:space="0" w:color="auto"/>
            <w:left w:val="none" w:sz="0" w:space="0" w:color="auto"/>
            <w:bottom w:val="none" w:sz="0" w:space="0" w:color="auto"/>
            <w:right w:val="none" w:sz="0" w:space="0" w:color="auto"/>
          </w:divBdr>
        </w:div>
        <w:div w:id="808134610">
          <w:marLeft w:val="640"/>
          <w:marRight w:val="0"/>
          <w:marTop w:val="0"/>
          <w:marBottom w:val="0"/>
          <w:divBdr>
            <w:top w:val="none" w:sz="0" w:space="0" w:color="auto"/>
            <w:left w:val="none" w:sz="0" w:space="0" w:color="auto"/>
            <w:bottom w:val="none" w:sz="0" w:space="0" w:color="auto"/>
            <w:right w:val="none" w:sz="0" w:space="0" w:color="auto"/>
          </w:divBdr>
        </w:div>
        <w:div w:id="1137576780">
          <w:marLeft w:val="640"/>
          <w:marRight w:val="0"/>
          <w:marTop w:val="0"/>
          <w:marBottom w:val="0"/>
          <w:divBdr>
            <w:top w:val="none" w:sz="0" w:space="0" w:color="auto"/>
            <w:left w:val="none" w:sz="0" w:space="0" w:color="auto"/>
            <w:bottom w:val="none" w:sz="0" w:space="0" w:color="auto"/>
            <w:right w:val="none" w:sz="0" w:space="0" w:color="auto"/>
          </w:divBdr>
        </w:div>
        <w:div w:id="1749419903">
          <w:marLeft w:val="640"/>
          <w:marRight w:val="0"/>
          <w:marTop w:val="0"/>
          <w:marBottom w:val="0"/>
          <w:divBdr>
            <w:top w:val="none" w:sz="0" w:space="0" w:color="auto"/>
            <w:left w:val="none" w:sz="0" w:space="0" w:color="auto"/>
            <w:bottom w:val="none" w:sz="0" w:space="0" w:color="auto"/>
            <w:right w:val="none" w:sz="0" w:space="0" w:color="auto"/>
          </w:divBdr>
        </w:div>
        <w:div w:id="489685269">
          <w:marLeft w:val="640"/>
          <w:marRight w:val="0"/>
          <w:marTop w:val="0"/>
          <w:marBottom w:val="0"/>
          <w:divBdr>
            <w:top w:val="none" w:sz="0" w:space="0" w:color="auto"/>
            <w:left w:val="none" w:sz="0" w:space="0" w:color="auto"/>
            <w:bottom w:val="none" w:sz="0" w:space="0" w:color="auto"/>
            <w:right w:val="none" w:sz="0" w:space="0" w:color="auto"/>
          </w:divBdr>
        </w:div>
        <w:div w:id="374503763">
          <w:marLeft w:val="640"/>
          <w:marRight w:val="0"/>
          <w:marTop w:val="0"/>
          <w:marBottom w:val="0"/>
          <w:divBdr>
            <w:top w:val="none" w:sz="0" w:space="0" w:color="auto"/>
            <w:left w:val="none" w:sz="0" w:space="0" w:color="auto"/>
            <w:bottom w:val="none" w:sz="0" w:space="0" w:color="auto"/>
            <w:right w:val="none" w:sz="0" w:space="0" w:color="auto"/>
          </w:divBdr>
        </w:div>
        <w:div w:id="486945234">
          <w:marLeft w:val="640"/>
          <w:marRight w:val="0"/>
          <w:marTop w:val="0"/>
          <w:marBottom w:val="0"/>
          <w:divBdr>
            <w:top w:val="none" w:sz="0" w:space="0" w:color="auto"/>
            <w:left w:val="none" w:sz="0" w:space="0" w:color="auto"/>
            <w:bottom w:val="none" w:sz="0" w:space="0" w:color="auto"/>
            <w:right w:val="none" w:sz="0" w:space="0" w:color="auto"/>
          </w:divBdr>
        </w:div>
        <w:div w:id="1536388964">
          <w:marLeft w:val="640"/>
          <w:marRight w:val="0"/>
          <w:marTop w:val="0"/>
          <w:marBottom w:val="0"/>
          <w:divBdr>
            <w:top w:val="none" w:sz="0" w:space="0" w:color="auto"/>
            <w:left w:val="none" w:sz="0" w:space="0" w:color="auto"/>
            <w:bottom w:val="none" w:sz="0" w:space="0" w:color="auto"/>
            <w:right w:val="none" w:sz="0" w:space="0" w:color="auto"/>
          </w:divBdr>
        </w:div>
        <w:div w:id="1730373224">
          <w:marLeft w:val="640"/>
          <w:marRight w:val="0"/>
          <w:marTop w:val="0"/>
          <w:marBottom w:val="0"/>
          <w:divBdr>
            <w:top w:val="none" w:sz="0" w:space="0" w:color="auto"/>
            <w:left w:val="none" w:sz="0" w:space="0" w:color="auto"/>
            <w:bottom w:val="none" w:sz="0" w:space="0" w:color="auto"/>
            <w:right w:val="none" w:sz="0" w:space="0" w:color="auto"/>
          </w:divBdr>
        </w:div>
        <w:div w:id="926110934">
          <w:marLeft w:val="640"/>
          <w:marRight w:val="0"/>
          <w:marTop w:val="0"/>
          <w:marBottom w:val="0"/>
          <w:divBdr>
            <w:top w:val="none" w:sz="0" w:space="0" w:color="auto"/>
            <w:left w:val="none" w:sz="0" w:space="0" w:color="auto"/>
            <w:bottom w:val="none" w:sz="0" w:space="0" w:color="auto"/>
            <w:right w:val="none" w:sz="0" w:space="0" w:color="auto"/>
          </w:divBdr>
        </w:div>
        <w:div w:id="1237743133">
          <w:marLeft w:val="640"/>
          <w:marRight w:val="0"/>
          <w:marTop w:val="0"/>
          <w:marBottom w:val="0"/>
          <w:divBdr>
            <w:top w:val="none" w:sz="0" w:space="0" w:color="auto"/>
            <w:left w:val="none" w:sz="0" w:space="0" w:color="auto"/>
            <w:bottom w:val="none" w:sz="0" w:space="0" w:color="auto"/>
            <w:right w:val="none" w:sz="0" w:space="0" w:color="auto"/>
          </w:divBdr>
        </w:div>
        <w:div w:id="1595431435">
          <w:marLeft w:val="640"/>
          <w:marRight w:val="0"/>
          <w:marTop w:val="0"/>
          <w:marBottom w:val="0"/>
          <w:divBdr>
            <w:top w:val="none" w:sz="0" w:space="0" w:color="auto"/>
            <w:left w:val="none" w:sz="0" w:space="0" w:color="auto"/>
            <w:bottom w:val="none" w:sz="0" w:space="0" w:color="auto"/>
            <w:right w:val="none" w:sz="0" w:space="0" w:color="auto"/>
          </w:divBdr>
        </w:div>
        <w:div w:id="207186341">
          <w:marLeft w:val="640"/>
          <w:marRight w:val="0"/>
          <w:marTop w:val="0"/>
          <w:marBottom w:val="0"/>
          <w:divBdr>
            <w:top w:val="none" w:sz="0" w:space="0" w:color="auto"/>
            <w:left w:val="none" w:sz="0" w:space="0" w:color="auto"/>
            <w:bottom w:val="none" w:sz="0" w:space="0" w:color="auto"/>
            <w:right w:val="none" w:sz="0" w:space="0" w:color="auto"/>
          </w:divBdr>
        </w:div>
        <w:div w:id="346251986">
          <w:marLeft w:val="640"/>
          <w:marRight w:val="0"/>
          <w:marTop w:val="0"/>
          <w:marBottom w:val="0"/>
          <w:divBdr>
            <w:top w:val="none" w:sz="0" w:space="0" w:color="auto"/>
            <w:left w:val="none" w:sz="0" w:space="0" w:color="auto"/>
            <w:bottom w:val="none" w:sz="0" w:space="0" w:color="auto"/>
            <w:right w:val="none" w:sz="0" w:space="0" w:color="auto"/>
          </w:divBdr>
        </w:div>
        <w:div w:id="734284444">
          <w:marLeft w:val="640"/>
          <w:marRight w:val="0"/>
          <w:marTop w:val="0"/>
          <w:marBottom w:val="0"/>
          <w:divBdr>
            <w:top w:val="none" w:sz="0" w:space="0" w:color="auto"/>
            <w:left w:val="none" w:sz="0" w:space="0" w:color="auto"/>
            <w:bottom w:val="none" w:sz="0" w:space="0" w:color="auto"/>
            <w:right w:val="none" w:sz="0" w:space="0" w:color="auto"/>
          </w:divBdr>
        </w:div>
        <w:div w:id="1632445745">
          <w:marLeft w:val="640"/>
          <w:marRight w:val="0"/>
          <w:marTop w:val="0"/>
          <w:marBottom w:val="0"/>
          <w:divBdr>
            <w:top w:val="none" w:sz="0" w:space="0" w:color="auto"/>
            <w:left w:val="none" w:sz="0" w:space="0" w:color="auto"/>
            <w:bottom w:val="none" w:sz="0" w:space="0" w:color="auto"/>
            <w:right w:val="none" w:sz="0" w:space="0" w:color="auto"/>
          </w:divBdr>
        </w:div>
        <w:div w:id="1323969261">
          <w:marLeft w:val="640"/>
          <w:marRight w:val="0"/>
          <w:marTop w:val="0"/>
          <w:marBottom w:val="0"/>
          <w:divBdr>
            <w:top w:val="none" w:sz="0" w:space="0" w:color="auto"/>
            <w:left w:val="none" w:sz="0" w:space="0" w:color="auto"/>
            <w:bottom w:val="none" w:sz="0" w:space="0" w:color="auto"/>
            <w:right w:val="none" w:sz="0" w:space="0" w:color="auto"/>
          </w:divBdr>
        </w:div>
        <w:div w:id="1458722029">
          <w:marLeft w:val="640"/>
          <w:marRight w:val="0"/>
          <w:marTop w:val="0"/>
          <w:marBottom w:val="0"/>
          <w:divBdr>
            <w:top w:val="none" w:sz="0" w:space="0" w:color="auto"/>
            <w:left w:val="none" w:sz="0" w:space="0" w:color="auto"/>
            <w:bottom w:val="none" w:sz="0" w:space="0" w:color="auto"/>
            <w:right w:val="none" w:sz="0" w:space="0" w:color="auto"/>
          </w:divBdr>
        </w:div>
        <w:div w:id="441612647">
          <w:marLeft w:val="640"/>
          <w:marRight w:val="0"/>
          <w:marTop w:val="0"/>
          <w:marBottom w:val="0"/>
          <w:divBdr>
            <w:top w:val="none" w:sz="0" w:space="0" w:color="auto"/>
            <w:left w:val="none" w:sz="0" w:space="0" w:color="auto"/>
            <w:bottom w:val="none" w:sz="0" w:space="0" w:color="auto"/>
            <w:right w:val="none" w:sz="0" w:space="0" w:color="auto"/>
          </w:divBdr>
        </w:div>
        <w:div w:id="591010806">
          <w:marLeft w:val="640"/>
          <w:marRight w:val="0"/>
          <w:marTop w:val="0"/>
          <w:marBottom w:val="0"/>
          <w:divBdr>
            <w:top w:val="none" w:sz="0" w:space="0" w:color="auto"/>
            <w:left w:val="none" w:sz="0" w:space="0" w:color="auto"/>
            <w:bottom w:val="none" w:sz="0" w:space="0" w:color="auto"/>
            <w:right w:val="none" w:sz="0" w:space="0" w:color="auto"/>
          </w:divBdr>
        </w:div>
        <w:div w:id="946692826">
          <w:marLeft w:val="640"/>
          <w:marRight w:val="0"/>
          <w:marTop w:val="0"/>
          <w:marBottom w:val="0"/>
          <w:divBdr>
            <w:top w:val="none" w:sz="0" w:space="0" w:color="auto"/>
            <w:left w:val="none" w:sz="0" w:space="0" w:color="auto"/>
            <w:bottom w:val="none" w:sz="0" w:space="0" w:color="auto"/>
            <w:right w:val="none" w:sz="0" w:space="0" w:color="auto"/>
          </w:divBdr>
        </w:div>
        <w:div w:id="1890727644">
          <w:marLeft w:val="640"/>
          <w:marRight w:val="0"/>
          <w:marTop w:val="0"/>
          <w:marBottom w:val="0"/>
          <w:divBdr>
            <w:top w:val="none" w:sz="0" w:space="0" w:color="auto"/>
            <w:left w:val="none" w:sz="0" w:space="0" w:color="auto"/>
            <w:bottom w:val="none" w:sz="0" w:space="0" w:color="auto"/>
            <w:right w:val="none" w:sz="0" w:space="0" w:color="auto"/>
          </w:divBdr>
        </w:div>
        <w:div w:id="809202448">
          <w:marLeft w:val="640"/>
          <w:marRight w:val="0"/>
          <w:marTop w:val="0"/>
          <w:marBottom w:val="0"/>
          <w:divBdr>
            <w:top w:val="none" w:sz="0" w:space="0" w:color="auto"/>
            <w:left w:val="none" w:sz="0" w:space="0" w:color="auto"/>
            <w:bottom w:val="none" w:sz="0" w:space="0" w:color="auto"/>
            <w:right w:val="none" w:sz="0" w:space="0" w:color="auto"/>
          </w:divBdr>
        </w:div>
        <w:div w:id="1724333422">
          <w:marLeft w:val="640"/>
          <w:marRight w:val="0"/>
          <w:marTop w:val="0"/>
          <w:marBottom w:val="0"/>
          <w:divBdr>
            <w:top w:val="none" w:sz="0" w:space="0" w:color="auto"/>
            <w:left w:val="none" w:sz="0" w:space="0" w:color="auto"/>
            <w:bottom w:val="none" w:sz="0" w:space="0" w:color="auto"/>
            <w:right w:val="none" w:sz="0" w:space="0" w:color="auto"/>
          </w:divBdr>
        </w:div>
        <w:div w:id="985740397">
          <w:marLeft w:val="640"/>
          <w:marRight w:val="0"/>
          <w:marTop w:val="0"/>
          <w:marBottom w:val="0"/>
          <w:divBdr>
            <w:top w:val="none" w:sz="0" w:space="0" w:color="auto"/>
            <w:left w:val="none" w:sz="0" w:space="0" w:color="auto"/>
            <w:bottom w:val="none" w:sz="0" w:space="0" w:color="auto"/>
            <w:right w:val="none" w:sz="0" w:space="0" w:color="auto"/>
          </w:divBdr>
        </w:div>
        <w:div w:id="1066876695">
          <w:marLeft w:val="640"/>
          <w:marRight w:val="0"/>
          <w:marTop w:val="0"/>
          <w:marBottom w:val="0"/>
          <w:divBdr>
            <w:top w:val="none" w:sz="0" w:space="0" w:color="auto"/>
            <w:left w:val="none" w:sz="0" w:space="0" w:color="auto"/>
            <w:bottom w:val="none" w:sz="0" w:space="0" w:color="auto"/>
            <w:right w:val="none" w:sz="0" w:space="0" w:color="auto"/>
          </w:divBdr>
        </w:div>
        <w:div w:id="1648127320">
          <w:marLeft w:val="640"/>
          <w:marRight w:val="0"/>
          <w:marTop w:val="0"/>
          <w:marBottom w:val="0"/>
          <w:divBdr>
            <w:top w:val="none" w:sz="0" w:space="0" w:color="auto"/>
            <w:left w:val="none" w:sz="0" w:space="0" w:color="auto"/>
            <w:bottom w:val="none" w:sz="0" w:space="0" w:color="auto"/>
            <w:right w:val="none" w:sz="0" w:space="0" w:color="auto"/>
          </w:divBdr>
        </w:div>
        <w:div w:id="1849900249">
          <w:marLeft w:val="640"/>
          <w:marRight w:val="0"/>
          <w:marTop w:val="0"/>
          <w:marBottom w:val="0"/>
          <w:divBdr>
            <w:top w:val="none" w:sz="0" w:space="0" w:color="auto"/>
            <w:left w:val="none" w:sz="0" w:space="0" w:color="auto"/>
            <w:bottom w:val="none" w:sz="0" w:space="0" w:color="auto"/>
            <w:right w:val="none" w:sz="0" w:space="0" w:color="auto"/>
          </w:divBdr>
        </w:div>
        <w:div w:id="1599826047">
          <w:marLeft w:val="640"/>
          <w:marRight w:val="0"/>
          <w:marTop w:val="0"/>
          <w:marBottom w:val="0"/>
          <w:divBdr>
            <w:top w:val="none" w:sz="0" w:space="0" w:color="auto"/>
            <w:left w:val="none" w:sz="0" w:space="0" w:color="auto"/>
            <w:bottom w:val="none" w:sz="0" w:space="0" w:color="auto"/>
            <w:right w:val="none" w:sz="0" w:space="0" w:color="auto"/>
          </w:divBdr>
        </w:div>
        <w:div w:id="41948646">
          <w:marLeft w:val="640"/>
          <w:marRight w:val="0"/>
          <w:marTop w:val="0"/>
          <w:marBottom w:val="0"/>
          <w:divBdr>
            <w:top w:val="none" w:sz="0" w:space="0" w:color="auto"/>
            <w:left w:val="none" w:sz="0" w:space="0" w:color="auto"/>
            <w:bottom w:val="none" w:sz="0" w:space="0" w:color="auto"/>
            <w:right w:val="none" w:sz="0" w:space="0" w:color="auto"/>
          </w:divBdr>
        </w:div>
        <w:div w:id="413627542">
          <w:marLeft w:val="640"/>
          <w:marRight w:val="0"/>
          <w:marTop w:val="0"/>
          <w:marBottom w:val="0"/>
          <w:divBdr>
            <w:top w:val="none" w:sz="0" w:space="0" w:color="auto"/>
            <w:left w:val="none" w:sz="0" w:space="0" w:color="auto"/>
            <w:bottom w:val="none" w:sz="0" w:space="0" w:color="auto"/>
            <w:right w:val="none" w:sz="0" w:space="0" w:color="auto"/>
          </w:divBdr>
        </w:div>
        <w:div w:id="1519850370">
          <w:marLeft w:val="640"/>
          <w:marRight w:val="0"/>
          <w:marTop w:val="0"/>
          <w:marBottom w:val="0"/>
          <w:divBdr>
            <w:top w:val="none" w:sz="0" w:space="0" w:color="auto"/>
            <w:left w:val="none" w:sz="0" w:space="0" w:color="auto"/>
            <w:bottom w:val="none" w:sz="0" w:space="0" w:color="auto"/>
            <w:right w:val="none" w:sz="0" w:space="0" w:color="auto"/>
          </w:divBdr>
        </w:div>
        <w:div w:id="2021811160">
          <w:marLeft w:val="640"/>
          <w:marRight w:val="0"/>
          <w:marTop w:val="0"/>
          <w:marBottom w:val="0"/>
          <w:divBdr>
            <w:top w:val="none" w:sz="0" w:space="0" w:color="auto"/>
            <w:left w:val="none" w:sz="0" w:space="0" w:color="auto"/>
            <w:bottom w:val="none" w:sz="0" w:space="0" w:color="auto"/>
            <w:right w:val="none" w:sz="0" w:space="0" w:color="auto"/>
          </w:divBdr>
        </w:div>
        <w:div w:id="2060277867">
          <w:marLeft w:val="640"/>
          <w:marRight w:val="0"/>
          <w:marTop w:val="0"/>
          <w:marBottom w:val="0"/>
          <w:divBdr>
            <w:top w:val="none" w:sz="0" w:space="0" w:color="auto"/>
            <w:left w:val="none" w:sz="0" w:space="0" w:color="auto"/>
            <w:bottom w:val="none" w:sz="0" w:space="0" w:color="auto"/>
            <w:right w:val="none" w:sz="0" w:space="0" w:color="auto"/>
          </w:divBdr>
        </w:div>
        <w:div w:id="309753658">
          <w:marLeft w:val="640"/>
          <w:marRight w:val="0"/>
          <w:marTop w:val="0"/>
          <w:marBottom w:val="0"/>
          <w:divBdr>
            <w:top w:val="none" w:sz="0" w:space="0" w:color="auto"/>
            <w:left w:val="none" w:sz="0" w:space="0" w:color="auto"/>
            <w:bottom w:val="none" w:sz="0" w:space="0" w:color="auto"/>
            <w:right w:val="none" w:sz="0" w:space="0" w:color="auto"/>
          </w:divBdr>
        </w:div>
        <w:div w:id="367217688">
          <w:marLeft w:val="640"/>
          <w:marRight w:val="0"/>
          <w:marTop w:val="0"/>
          <w:marBottom w:val="0"/>
          <w:divBdr>
            <w:top w:val="none" w:sz="0" w:space="0" w:color="auto"/>
            <w:left w:val="none" w:sz="0" w:space="0" w:color="auto"/>
            <w:bottom w:val="none" w:sz="0" w:space="0" w:color="auto"/>
            <w:right w:val="none" w:sz="0" w:space="0" w:color="auto"/>
          </w:divBdr>
        </w:div>
        <w:div w:id="1711489782">
          <w:marLeft w:val="640"/>
          <w:marRight w:val="0"/>
          <w:marTop w:val="0"/>
          <w:marBottom w:val="0"/>
          <w:divBdr>
            <w:top w:val="none" w:sz="0" w:space="0" w:color="auto"/>
            <w:left w:val="none" w:sz="0" w:space="0" w:color="auto"/>
            <w:bottom w:val="none" w:sz="0" w:space="0" w:color="auto"/>
            <w:right w:val="none" w:sz="0" w:space="0" w:color="auto"/>
          </w:divBdr>
        </w:div>
        <w:div w:id="1870609239">
          <w:marLeft w:val="640"/>
          <w:marRight w:val="0"/>
          <w:marTop w:val="0"/>
          <w:marBottom w:val="0"/>
          <w:divBdr>
            <w:top w:val="none" w:sz="0" w:space="0" w:color="auto"/>
            <w:left w:val="none" w:sz="0" w:space="0" w:color="auto"/>
            <w:bottom w:val="none" w:sz="0" w:space="0" w:color="auto"/>
            <w:right w:val="none" w:sz="0" w:space="0" w:color="auto"/>
          </w:divBdr>
        </w:div>
        <w:div w:id="439881482">
          <w:marLeft w:val="640"/>
          <w:marRight w:val="0"/>
          <w:marTop w:val="0"/>
          <w:marBottom w:val="0"/>
          <w:divBdr>
            <w:top w:val="none" w:sz="0" w:space="0" w:color="auto"/>
            <w:left w:val="none" w:sz="0" w:space="0" w:color="auto"/>
            <w:bottom w:val="none" w:sz="0" w:space="0" w:color="auto"/>
            <w:right w:val="none" w:sz="0" w:space="0" w:color="auto"/>
          </w:divBdr>
        </w:div>
        <w:div w:id="137571730">
          <w:marLeft w:val="640"/>
          <w:marRight w:val="0"/>
          <w:marTop w:val="0"/>
          <w:marBottom w:val="0"/>
          <w:divBdr>
            <w:top w:val="none" w:sz="0" w:space="0" w:color="auto"/>
            <w:left w:val="none" w:sz="0" w:space="0" w:color="auto"/>
            <w:bottom w:val="none" w:sz="0" w:space="0" w:color="auto"/>
            <w:right w:val="none" w:sz="0" w:space="0" w:color="auto"/>
          </w:divBdr>
        </w:div>
        <w:div w:id="1196311474">
          <w:marLeft w:val="640"/>
          <w:marRight w:val="0"/>
          <w:marTop w:val="0"/>
          <w:marBottom w:val="0"/>
          <w:divBdr>
            <w:top w:val="none" w:sz="0" w:space="0" w:color="auto"/>
            <w:left w:val="none" w:sz="0" w:space="0" w:color="auto"/>
            <w:bottom w:val="none" w:sz="0" w:space="0" w:color="auto"/>
            <w:right w:val="none" w:sz="0" w:space="0" w:color="auto"/>
          </w:divBdr>
        </w:div>
        <w:div w:id="748188448">
          <w:marLeft w:val="640"/>
          <w:marRight w:val="0"/>
          <w:marTop w:val="0"/>
          <w:marBottom w:val="0"/>
          <w:divBdr>
            <w:top w:val="none" w:sz="0" w:space="0" w:color="auto"/>
            <w:left w:val="none" w:sz="0" w:space="0" w:color="auto"/>
            <w:bottom w:val="none" w:sz="0" w:space="0" w:color="auto"/>
            <w:right w:val="none" w:sz="0" w:space="0" w:color="auto"/>
          </w:divBdr>
        </w:div>
        <w:div w:id="1225220863">
          <w:marLeft w:val="640"/>
          <w:marRight w:val="0"/>
          <w:marTop w:val="0"/>
          <w:marBottom w:val="0"/>
          <w:divBdr>
            <w:top w:val="none" w:sz="0" w:space="0" w:color="auto"/>
            <w:left w:val="none" w:sz="0" w:space="0" w:color="auto"/>
            <w:bottom w:val="none" w:sz="0" w:space="0" w:color="auto"/>
            <w:right w:val="none" w:sz="0" w:space="0" w:color="auto"/>
          </w:divBdr>
        </w:div>
        <w:div w:id="1804273024">
          <w:marLeft w:val="640"/>
          <w:marRight w:val="0"/>
          <w:marTop w:val="0"/>
          <w:marBottom w:val="0"/>
          <w:divBdr>
            <w:top w:val="none" w:sz="0" w:space="0" w:color="auto"/>
            <w:left w:val="none" w:sz="0" w:space="0" w:color="auto"/>
            <w:bottom w:val="none" w:sz="0" w:space="0" w:color="auto"/>
            <w:right w:val="none" w:sz="0" w:space="0" w:color="auto"/>
          </w:divBdr>
        </w:div>
        <w:div w:id="44724424">
          <w:marLeft w:val="640"/>
          <w:marRight w:val="0"/>
          <w:marTop w:val="0"/>
          <w:marBottom w:val="0"/>
          <w:divBdr>
            <w:top w:val="none" w:sz="0" w:space="0" w:color="auto"/>
            <w:left w:val="none" w:sz="0" w:space="0" w:color="auto"/>
            <w:bottom w:val="none" w:sz="0" w:space="0" w:color="auto"/>
            <w:right w:val="none" w:sz="0" w:space="0" w:color="auto"/>
          </w:divBdr>
        </w:div>
        <w:div w:id="1487090356">
          <w:marLeft w:val="640"/>
          <w:marRight w:val="0"/>
          <w:marTop w:val="0"/>
          <w:marBottom w:val="0"/>
          <w:divBdr>
            <w:top w:val="none" w:sz="0" w:space="0" w:color="auto"/>
            <w:left w:val="none" w:sz="0" w:space="0" w:color="auto"/>
            <w:bottom w:val="none" w:sz="0" w:space="0" w:color="auto"/>
            <w:right w:val="none" w:sz="0" w:space="0" w:color="auto"/>
          </w:divBdr>
        </w:div>
        <w:div w:id="1241018916">
          <w:marLeft w:val="640"/>
          <w:marRight w:val="0"/>
          <w:marTop w:val="0"/>
          <w:marBottom w:val="0"/>
          <w:divBdr>
            <w:top w:val="none" w:sz="0" w:space="0" w:color="auto"/>
            <w:left w:val="none" w:sz="0" w:space="0" w:color="auto"/>
            <w:bottom w:val="none" w:sz="0" w:space="0" w:color="auto"/>
            <w:right w:val="none" w:sz="0" w:space="0" w:color="auto"/>
          </w:divBdr>
        </w:div>
        <w:div w:id="1797403410">
          <w:marLeft w:val="640"/>
          <w:marRight w:val="0"/>
          <w:marTop w:val="0"/>
          <w:marBottom w:val="0"/>
          <w:divBdr>
            <w:top w:val="none" w:sz="0" w:space="0" w:color="auto"/>
            <w:left w:val="none" w:sz="0" w:space="0" w:color="auto"/>
            <w:bottom w:val="none" w:sz="0" w:space="0" w:color="auto"/>
            <w:right w:val="none" w:sz="0" w:space="0" w:color="auto"/>
          </w:divBdr>
        </w:div>
        <w:div w:id="1378814936">
          <w:marLeft w:val="640"/>
          <w:marRight w:val="0"/>
          <w:marTop w:val="0"/>
          <w:marBottom w:val="0"/>
          <w:divBdr>
            <w:top w:val="none" w:sz="0" w:space="0" w:color="auto"/>
            <w:left w:val="none" w:sz="0" w:space="0" w:color="auto"/>
            <w:bottom w:val="none" w:sz="0" w:space="0" w:color="auto"/>
            <w:right w:val="none" w:sz="0" w:space="0" w:color="auto"/>
          </w:divBdr>
        </w:div>
        <w:div w:id="1750926535">
          <w:marLeft w:val="640"/>
          <w:marRight w:val="0"/>
          <w:marTop w:val="0"/>
          <w:marBottom w:val="0"/>
          <w:divBdr>
            <w:top w:val="none" w:sz="0" w:space="0" w:color="auto"/>
            <w:left w:val="none" w:sz="0" w:space="0" w:color="auto"/>
            <w:bottom w:val="none" w:sz="0" w:space="0" w:color="auto"/>
            <w:right w:val="none" w:sz="0" w:space="0" w:color="auto"/>
          </w:divBdr>
        </w:div>
        <w:div w:id="1525365543">
          <w:marLeft w:val="640"/>
          <w:marRight w:val="0"/>
          <w:marTop w:val="0"/>
          <w:marBottom w:val="0"/>
          <w:divBdr>
            <w:top w:val="none" w:sz="0" w:space="0" w:color="auto"/>
            <w:left w:val="none" w:sz="0" w:space="0" w:color="auto"/>
            <w:bottom w:val="none" w:sz="0" w:space="0" w:color="auto"/>
            <w:right w:val="none" w:sz="0" w:space="0" w:color="auto"/>
          </w:divBdr>
        </w:div>
        <w:div w:id="1591693618">
          <w:marLeft w:val="640"/>
          <w:marRight w:val="0"/>
          <w:marTop w:val="0"/>
          <w:marBottom w:val="0"/>
          <w:divBdr>
            <w:top w:val="none" w:sz="0" w:space="0" w:color="auto"/>
            <w:left w:val="none" w:sz="0" w:space="0" w:color="auto"/>
            <w:bottom w:val="none" w:sz="0" w:space="0" w:color="auto"/>
            <w:right w:val="none" w:sz="0" w:space="0" w:color="auto"/>
          </w:divBdr>
        </w:div>
        <w:div w:id="342513198">
          <w:marLeft w:val="640"/>
          <w:marRight w:val="0"/>
          <w:marTop w:val="0"/>
          <w:marBottom w:val="0"/>
          <w:divBdr>
            <w:top w:val="none" w:sz="0" w:space="0" w:color="auto"/>
            <w:left w:val="none" w:sz="0" w:space="0" w:color="auto"/>
            <w:bottom w:val="none" w:sz="0" w:space="0" w:color="auto"/>
            <w:right w:val="none" w:sz="0" w:space="0" w:color="auto"/>
          </w:divBdr>
        </w:div>
        <w:div w:id="838009317">
          <w:marLeft w:val="640"/>
          <w:marRight w:val="0"/>
          <w:marTop w:val="0"/>
          <w:marBottom w:val="0"/>
          <w:divBdr>
            <w:top w:val="none" w:sz="0" w:space="0" w:color="auto"/>
            <w:left w:val="none" w:sz="0" w:space="0" w:color="auto"/>
            <w:bottom w:val="none" w:sz="0" w:space="0" w:color="auto"/>
            <w:right w:val="none" w:sz="0" w:space="0" w:color="auto"/>
          </w:divBdr>
        </w:div>
        <w:div w:id="992372992">
          <w:marLeft w:val="640"/>
          <w:marRight w:val="0"/>
          <w:marTop w:val="0"/>
          <w:marBottom w:val="0"/>
          <w:divBdr>
            <w:top w:val="none" w:sz="0" w:space="0" w:color="auto"/>
            <w:left w:val="none" w:sz="0" w:space="0" w:color="auto"/>
            <w:bottom w:val="none" w:sz="0" w:space="0" w:color="auto"/>
            <w:right w:val="none" w:sz="0" w:space="0" w:color="auto"/>
          </w:divBdr>
        </w:div>
        <w:div w:id="1378889913">
          <w:marLeft w:val="640"/>
          <w:marRight w:val="0"/>
          <w:marTop w:val="0"/>
          <w:marBottom w:val="0"/>
          <w:divBdr>
            <w:top w:val="none" w:sz="0" w:space="0" w:color="auto"/>
            <w:left w:val="none" w:sz="0" w:space="0" w:color="auto"/>
            <w:bottom w:val="none" w:sz="0" w:space="0" w:color="auto"/>
            <w:right w:val="none" w:sz="0" w:space="0" w:color="auto"/>
          </w:divBdr>
        </w:div>
        <w:div w:id="830677864">
          <w:marLeft w:val="640"/>
          <w:marRight w:val="0"/>
          <w:marTop w:val="0"/>
          <w:marBottom w:val="0"/>
          <w:divBdr>
            <w:top w:val="none" w:sz="0" w:space="0" w:color="auto"/>
            <w:left w:val="none" w:sz="0" w:space="0" w:color="auto"/>
            <w:bottom w:val="none" w:sz="0" w:space="0" w:color="auto"/>
            <w:right w:val="none" w:sz="0" w:space="0" w:color="auto"/>
          </w:divBdr>
        </w:div>
        <w:div w:id="1825703899">
          <w:marLeft w:val="640"/>
          <w:marRight w:val="0"/>
          <w:marTop w:val="0"/>
          <w:marBottom w:val="0"/>
          <w:divBdr>
            <w:top w:val="none" w:sz="0" w:space="0" w:color="auto"/>
            <w:left w:val="none" w:sz="0" w:space="0" w:color="auto"/>
            <w:bottom w:val="none" w:sz="0" w:space="0" w:color="auto"/>
            <w:right w:val="none" w:sz="0" w:space="0" w:color="auto"/>
          </w:divBdr>
        </w:div>
        <w:div w:id="1587810191">
          <w:marLeft w:val="640"/>
          <w:marRight w:val="0"/>
          <w:marTop w:val="0"/>
          <w:marBottom w:val="0"/>
          <w:divBdr>
            <w:top w:val="none" w:sz="0" w:space="0" w:color="auto"/>
            <w:left w:val="none" w:sz="0" w:space="0" w:color="auto"/>
            <w:bottom w:val="none" w:sz="0" w:space="0" w:color="auto"/>
            <w:right w:val="none" w:sz="0" w:space="0" w:color="auto"/>
          </w:divBdr>
        </w:div>
        <w:div w:id="1773746756">
          <w:marLeft w:val="640"/>
          <w:marRight w:val="0"/>
          <w:marTop w:val="0"/>
          <w:marBottom w:val="0"/>
          <w:divBdr>
            <w:top w:val="none" w:sz="0" w:space="0" w:color="auto"/>
            <w:left w:val="none" w:sz="0" w:space="0" w:color="auto"/>
            <w:bottom w:val="none" w:sz="0" w:space="0" w:color="auto"/>
            <w:right w:val="none" w:sz="0" w:space="0" w:color="auto"/>
          </w:divBdr>
        </w:div>
        <w:div w:id="1811093387">
          <w:marLeft w:val="640"/>
          <w:marRight w:val="0"/>
          <w:marTop w:val="0"/>
          <w:marBottom w:val="0"/>
          <w:divBdr>
            <w:top w:val="none" w:sz="0" w:space="0" w:color="auto"/>
            <w:left w:val="none" w:sz="0" w:space="0" w:color="auto"/>
            <w:bottom w:val="none" w:sz="0" w:space="0" w:color="auto"/>
            <w:right w:val="none" w:sz="0" w:space="0" w:color="auto"/>
          </w:divBdr>
        </w:div>
        <w:div w:id="955718996">
          <w:marLeft w:val="640"/>
          <w:marRight w:val="0"/>
          <w:marTop w:val="0"/>
          <w:marBottom w:val="0"/>
          <w:divBdr>
            <w:top w:val="none" w:sz="0" w:space="0" w:color="auto"/>
            <w:left w:val="none" w:sz="0" w:space="0" w:color="auto"/>
            <w:bottom w:val="none" w:sz="0" w:space="0" w:color="auto"/>
            <w:right w:val="none" w:sz="0" w:space="0" w:color="auto"/>
          </w:divBdr>
        </w:div>
        <w:div w:id="714546671">
          <w:marLeft w:val="640"/>
          <w:marRight w:val="0"/>
          <w:marTop w:val="0"/>
          <w:marBottom w:val="0"/>
          <w:divBdr>
            <w:top w:val="none" w:sz="0" w:space="0" w:color="auto"/>
            <w:left w:val="none" w:sz="0" w:space="0" w:color="auto"/>
            <w:bottom w:val="none" w:sz="0" w:space="0" w:color="auto"/>
            <w:right w:val="none" w:sz="0" w:space="0" w:color="auto"/>
          </w:divBdr>
        </w:div>
        <w:div w:id="1473518597">
          <w:marLeft w:val="640"/>
          <w:marRight w:val="0"/>
          <w:marTop w:val="0"/>
          <w:marBottom w:val="0"/>
          <w:divBdr>
            <w:top w:val="none" w:sz="0" w:space="0" w:color="auto"/>
            <w:left w:val="none" w:sz="0" w:space="0" w:color="auto"/>
            <w:bottom w:val="none" w:sz="0" w:space="0" w:color="auto"/>
            <w:right w:val="none" w:sz="0" w:space="0" w:color="auto"/>
          </w:divBdr>
        </w:div>
        <w:div w:id="199755073">
          <w:marLeft w:val="640"/>
          <w:marRight w:val="0"/>
          <w:marTop w:val="0"/>
          <w:marBottom w:val="0"/>
          <w:divBdr>
            <w:top w:val="none" w:sz="0" w:space="0" w:color="auto"/>
            <w:left w:val="none" w:sz="0" w:space="0" w:color="auto"/>
            <w:bottom w:val="none" w:sz="0" w:space="0" w:color="auto"/>
            <w:right w:val="none" w:sz="0" w:space="0" w:color="auto"/>
          </w:divBdr>
        </w:div>
        <w:div w:id="427309813">
          <w:marLeft w:val="640"/>
          <w:marRight w:val="0"/>
          <w:marTop w:val="0"/>
          <w:marBottom w:val="0"/>
          <w:divBdr>
            <w:top w:val="none" w:sz="0" w:space="0" w:color="auto"/>
            <w:left w:val="none" w:sz="0" w:space="0" w:color="auto"/>
            <w:bottom w:val="none" w:sz="0" w:space="0" w:color="auto"/>
            <w:right w:val="none" w:sz="0" w:space="0" w:color="auto"/>
          </w:divBdr>
        </w:div>
        <w:div w:id="1614557874">
          <w:marLeft w:val="640"/>
          <w:marRight w:val="0"/>
          <w:marTop w:val="0"/>
          <w:marBottom w:val="0"/>
          <w:divBdr>
            <w:top w:val="none" w:sz="0" w:space="0" w:color="auto"/>
            <w:left w:val="none" w:sz="0" w:space="0" w:color="auto"/>
            <w:bottom w:val="none" w:sz="0" w:space="0" w:color="auto"/>
            <w:right w:val="none" w:sz="0" w:space="0" w:color="auto"/>
          </w:divBdr>
        </w:div>
        <w:div w:id="1768574112">
          <w:marLeft w:val="640"/>
          <w:marRight w:val="0"/>
          <w:marTop w:val="0"/>
          <w:marBottom w:val="0"/>
          <w:divBdr>
            <w:top w:val="none" w:sz="0" w:space="0" w:color="auto"/>
            <w:left w:val="none" w:sz="0" w:space="0" w:color="auto"/>
            <w:bottom w:val="none" w:sz="0" w:space="0" w:color="auto"/>
            <w:right w:val="none" w:sz="0" w:space="0" w:color="auto"/>
          </w:divBdr>
        </w:div>
        <w:div w:id="799492687">
          <w:marLeft w:val="640"/>
          <w:marRight w:val="0"/>
          <w:marTop w:val="0"/>
          <w:marBottom w:val="0"/>
          <w:divBdr>
            <w:top w:val="none" w:sz="0" w:space="0" w:color="auto"/>
            <w:left w:val="none" w:sz="0" w:space="0" w:color="auto"/>
            <w:bottom w:val="none" w:sz="0" w:space="0" w:color="auto"/>
            <w:right w:val="none" w:sz="0" w:space="0" w:color="auto"/>
          </w:divBdr>
        </w:div>
        <w:div w:id="1424180359">
          <w:marLeft w:val="640"/>
          <w:marRight w:val="0"/>
          <w:marTop w:val="0"/>
          <w:marBottom w:val="0"/>
          <w:divBdr>
            <w:top w:val="none" w:sz="0" w:space="0" w:color="auto"/>
            <w:left w:val="none" w:sz="0" w:space="0" w:color="auto"/>
            <w:bottom w:val="none" w:sz="0" w:space="0" w:color="auto"/>
            <w:right w:val="none" w:sz="0" w:space="0" w:color="auto"/>
          </w:divBdr>
        </w:div>
        <w:div w:id="81218183">
          <w:marLeft w:val="640"/>
          <w:marRight w:val="0"/>
          <w:marTop w:val="0"/>
          <w:marBottom w:val="0"/>
          <w:divBdr>
            <w:top w:val="none" w:sz="0" w:space="0" w:color="auto"/>
            <w:left w:val="none" w:sz="0" w:space="0" w:color="auto"/>
            <w:bottom w:val="none" w:sz="0" w:space="0" w:color="auto"/>
            <w:right w:val="none" w:sz="0" w:space="0" w:color="auto"/>
          </w:divBdr>
        </w:div>
        <w:div w:id="731854016">
          <w:marLeft w:val="640"/>
          <w:marRight w:val="0"/>
          <w:marTop w:val="0"/>
          <w:marBottom w:val="0"/>
          <w:divBdr>
            <w:top w:val="none" w:sz="0" w:space="0" w:color="auto"/>
            <w:left w:val="none" w:sz="0" w:space="0" w:color="auto"/>
            <w:bottom w:val="none" w:sz="0" w:space="0" w:color="auto"/>
            <w:right w:val="none" w:sz="0" w:space="0" w:color="auto"/>
          </w:divBdr>
        </w:div>
        <w:div w:id="809400752">
          <w:marLeft w:val="640"/>
          <w:marRight w:val="0"/>
          <w:marTop w:val="0"/>
          <w:marBottom w:val="0"/>
          <w:divBdr>
            <w:top w:val="none" w:sz="0" w:space="0" w:color="auto"/>
            <w:left w:val="none" w:sz="0" w:space="0" w:color="auto"/>
            <w:bottom w:val="none" w:sz="0" w:space="0" w:color="auto"/>
            <w:right w:val="none" w:sz="0" w:space="0" w:color="auto"/>
          </w:divBdr>
        </w:div>
        <w:div w:id="1976253823">
          <w:marLeft w:val="640"/>
          <w:marRight w:val="0"/>
          <w:marTop w:val="0"/>
          <w:marBottom w:val="0"/>
          <w:divBdr>
            <w:top w:val="none" w:sz="0" w:space="0" w:color="auto"/>
            <w:left w:val="none" w:sz="0" w:space="0" w:color="auto"/>
            <w:bottom w:val="none" w:sz="0" w:space="0" w:color="auto"/>
            <w:right w:val="none" w:sz="0" w:space="0" w:color="auto"/>
          </w:divBdr>
        </w:div>
        <w:div w:id="1515072563">
          <w:marLeft w:val="640"/>
          <w:marRight w:val="0"/>
          <w:marTop w:val="0"/>
          <w:marBottom w:val="0"/>
          <w:divBdr>
            <w:top w:val="none" w:sz="0" w:space="0" w:color="auto"/>
            <w:left w:val="none" w:sz="0" w:space="0" w:color="auto"/>
            <w:bottom w:val="none" w:sz="0" w:space="0" w:color="auto"/>
            <w:right w:val="none" w:sz="0" w:space="0" w:color="auto"/>
          </w:divBdr>
        </w:div>
        <w:div w:id="844831470">
          <w:marLeft w:val="640"/>
          <w:marRight w:val="0"/>
          <w:marTop w:val="0"/>
          <w:marBottom w:val="0"/>
          <w:divBdr>
            <w:top w:val="none" w:sz="0" w:space="0" w:color="auto"/>
            <w:left w:val="none" w:sz="0" w:space="0" w:color="auto"/>
            <w:bottom w:val="none" w:sz="0" w:space="0" w:color="auto"/>
            <w:right w:val="none" w:sz="0" w:space="0" w:color="auto"/>
          </w:divBdr>
        </w:div>
        <w:div w:id="1028750263">
          <w:marLeft w:val="640"/>
          <w:marRight w:val="0"/>
          <w:marTop w:val="0"/>
          <w:marBottom w:val="0"/>
          <w:divBdr>
            <w:top w:val="none" w:sz="0" w:space="0" w:color="auto"/>
            <w:left w:val="none" w:sz="0" w:space="0" w:color="auto"/>
            <w:bottom w:val="none" w:sz="0" w:space="0" w:color="auto"/>
            <w:right w:val="none" w:sz="0" w:space="0" w:color="auto"/>
          </w:divBdr>
        </w:div>
        <w:div w:id="1155100465">
          <w:marLeft w:val="640"/>
          <w:marRight w:val="0"/>
          <w:marTop w:val="0"/>
          <w:marBottom w:val="0"/>
          <w:divBdr>
            <w:top w:val="none" w:sz="0" w:space="0" w:color="auto"/>
            <w:left w:val="none" w:sz="0" w:space="0" w:color="auto"/>
            <w:bottom w:val="none" w:sz="0" w:space="0" w:color="auto"/>
            <w:right w:val="none" w:sz="0" w:space="0" w:color="auto"/>
          </w:divBdr>
        </w:div>
        <w:div w:id="1726371826">
          <w:marLeft w:val="640"/>
          <w:marRight w:val="0"/>
          <w:marTop w:val="0"/>
          <w:marBottom w:val="0"/>
          <w:divBdr>
            <w:top w:val="none" w:sz="0" w:space="0" w:color="auto"/>
            <w:left w:val="none" w:sz="0" w:space="0" w:color="auto"/>
            <w:bottom w:val="none" w:sz="0" w:space="0" w:color="auto"/>
            <w:right w:val="none" w:sz="0" w:space="0" w:color="auto"/>
          </w:divBdr>
        </w:div>
        <w:div w:id="270480482">
          <w:marLeft w:val="640"/>
          <w:marRight w:val="0"/>
          <w:marTop w:val="0"/>
          <w:marBottom w:val="0"/>
          <w:divBdr>
            <w:top w:val="none" w:sz="0" w:space="0" w:color="auto"/>
            <w:left w:val="none" w:sz="0" w:space="0" w:color="auto"/>
            <w:bottom w:val="none" w:sz="0" w:space="0" w:color="auto"/>
            <w:right w:val="none" w:sz="0" w:space="0" w:color="auto"/>
          </w:divBdr>
        </w:div>
        <w:div w:id="956176560">
          <w:marLeft w:val="640"/>
          <w:marRight w:val="0"/>
          <w:marTop w:val="0"/>
          <w:marBottom w:val="0"/>
          <w:divBdr>
            <w:top w:val="none" w:sz="0" w:space="0" w:color="auto"/>
            <w:left w:val="none" w:sz="0" w:space="0" w:color="auto"/>
            <w:bottom w:val="none" w:sz="0" w:space="0" w:color="auto"/>
            <w:right w:val="none" w:sz="0" w:space="0" w:color="auto"/>
          </w:divBdr>
        </w:div>
        <w:div w:id="737745961">
          <w:marLeft w:val="640"/>
          <w:marRight w:val="0"/>
          <w:marTop w:val="0"/>
          <w:marBottom w:val="0"/>
          <w:divBdr>
            <w:top w:val="none" w:sz="0" w:space="0" w:color="auto"/>
            <w:left w:val="none" w:sz="0" w:space="0" w:color="auto"/>
            <w:bottom w:val="none" w:sz="0" w:space="0" w:color="auto"/>
            <w:right w:val="none" w:sz="0" w:space="0" w:color="auto"/>
          </w:divBdr>
        </w:div>
        <w:div w:id="1380662999">
          <w:marLeft w:val="640"/>
          <w:marRight w:val="0"/>
          <w:marTop w:val="0"/>
          <w:marBottom w:val="0"/>
          <w:divBdr>
            <w:top w:val="none" w:sz="0" w:space="0" w:color="auto"/>
            <w:left w:val="none" w:sz="0" w:space="0" w:color="auto"/>
            <w:bottom w:val="none" w:sz="0" w:space="0" w:color="auto"/>
            <w:right w:val="none" w:sz="0" w:space="0" w:color="auto"/>
          </w:divBdr>
        </w:div>
        <w:div w:id="1698391431">
          <w:marLeft w:val="640"/>
          <w:marRight w:val="0"/>
          <w:marTop w:val="0"/>
          <w:marBottom w:val="0"/>
          <w:divBdr>
            <w:top w:val="none" w:sz="0" w:space="0" w:color="auto"/>
            <w:left w:val="none" w:sz="0" w:space="0" w:color="auto"/>
            <w:bottom w:val="none" w:sz="0" w:space="0" w:color="auto"/>
            <w:right w:val="none" w:sz="0" w:space="0" w:color="auto"/>
          </w:divBdr>
        </w:div>
        <w:div w:id="579103755">
          <w:marLeft w:val="640"/>
          <w:marRight w:val="0"/>
          <w:marTop w:val="0"/>
          <w:marBottom w:val="0"/>
          <w:divBdr>
            <w:top w:val="none" w:sz="0" w:space="0" w:color="auto"/>
            <w:left w:val="none" w:sz="0" w:space="0" w:color="auto"/>
            <w:bottom w:val="none" w:sz="0" w:space="0" w:color="auto"/>
            <w:right w:val="none" w:sz="0" w:space="0" w:color="auto"/>
          </w:divBdr>
        </w:div>
        <w:div w:id="2023508106">
          <w:marLeft w:val="640"/>
          <w:marRight w:val="0"/>
          <w:marTop w:val="0"/>
          <w:marBottom w:val="0"/>
          <w:divBdr>
            <w:top w:val="none" w:sz="0" w:space="0" w:color="auto"/>
            <w:left w:val="none" w:sz="0" w:space="0" w:color="auto"/>
            <w:bottom w:val="none" w:sz="0" w:space="0" w:color="auto"/>
            <w:right w:val="none" w:sz="0" w:space="0" w:color="auto"/>
          </w:divBdr>
        </w:div>
        <w:div w:id="1636838147">
          <w:marLeft w:val="640"/>
          <w:marRight w:val="0"/>
          <w:marTop w:val="0"/>
          <w:marBottom w:val="0"/>
          <w:divBdr>
            <w:top w:val="none" w:sz="0" w:space="0" w:color="auto"/>
            <w:left w:val="none" w:sz="0" w:space="0" w:color="auto"/>
            <w:bottom w:val="none" w:sz="0" w:space="0" w:color="auto"/>
            <w:right w:val="none" w:sz="0" w:space="0" w:color="auto"/>
          </w:divBdr>
        </w:div>
        <w:div w:id="789202487">
          <w:marLeft w:val="640"/>
          <w:marRight w:val="0"/>
          <w:marTop w:val="0"/>
          <w:marBottom w:val="0"/>
          <w:divBdr>
            <w:top w:val="none" w:sz="0" w:space="0" w:color="auto"/>
            <w:left w:val="none" w:sz="0" w:space="0" w:color="auto"/>
            <w:bottom w:val="none" w:sz="0" w:space="0" w:color="auto"/>
            <w:right w:val="none" w:sz="0" w:space="0" w:color="auto"/>
          </w:divBdr>
        </w:div>
        <w:div w:id="1465463517">
          <w:marLeft w:val="640"/>
          <w:marRight w:val="0"/>
          <w:marTop w:val="0"/>
          <w:marBottom w:val="0"/>
          <w:divBdr>
            <w:top w:val="none" w:sz="0" w:space="0" w:color="auto"/>
            <w:left w:val="none" w:sz="0" w:space="0" w:color="auto"/>
            <w:bottom w:val="none" w:sz="0" w:space="0" w:color="auto"/>
            <w:right w:val="none" w:sz="0" w:space="0" w:color="auto"/>
          </w:divBdr>
        </w:div>
        <w:div w:id="1601642166">
          <w:marLeft w:val="640"/>
          <w:marRight w:val="0"/>
          <w:marTop w:val="0"/>
          <w:marBottom w:val="0"/>
          <w:divBdr>
            <w:top w:val="none" w:sz="0" w:space="0" w:color="auto"/>
            <w:left w:val="none" w:sz="0" w:space="0" w:color="auto"/>
            <w:bottom w:val="none" w:sz="0" w:space="0" w:color="auto"/>
            <w:right w:val="none" w:sz="0" w:space="0" w:color="auto"/>
          </w:divBdr>
        </w:div>
        <w:div w:id="788743658">
          <w:marLeft w:val="640"/>
          <w:marRight w:val="0"/>
          <w:marTop w:val="0"/>
          <w:marBottom w:val="0"/>
          <w:divBdr>
            <w:top w:val="none" w:sz="0" w:space="0" w:color="auto"/>
            <w:left w:val="none" w:sz="0" w:space="0" w:color="auto"/>
            <w:bottom w:val="none" w:sz="0" w:space="0" w:color="auto"/>
            <w:right w:val="none" w:sz="0" w:space="0" w:color="auto"/>
          </w:divBdr>
        </w:div>
        <w:div w:id="1354764472">
          <w:marLeft w:val="640"/>
          <w:marRight w:val="0"/>
          <w:marTop w:val="0"/>
          <w:marBottom w:val="0"/>
          <w:divBdr>
            <w:top w:val="none" w:sz="0" w:space="0" w:color="auto"/>
            <w:left w:val="none" w:sz="0" w:space="0" w:color="auto"/>
            <w:bottom w:val="none" w:sz="0" w:space="0" w:color="auto"/>
            <w:right w:val="none" w:sz="0" w:space="0" w:color="auto"/>
          </w:divBdr>
        </w:div>
        <w:div w:id="1587303197">
          <w:marLeft w:val="640"/>
          <w:marRight w:val="0"/>
          <w:marTop w:val="0"/>
          <w:marBottom w:val="0"/>
          <w:divBdr>
            <w:top w:val="none" w:sz="0" w:space="0" w:color="auto"/>
            <w:left w:val="none" w:sz="0" w:space="0" w:color="auto"/>
            <w:bottom w:val="none" w:sz="0" w:space="0" w:color="auto"/>
            <w:right w:val="none" w:sz="0" w:space="0" w:color="auto"/>
          </w:divBdr>
        </w:div>
        <w:div w:id="695230252">
          <w:marLeft w:val="640"/>
          <w:marRight w:val="0"/>
          <w:marTop w:val="0"/>
          <w:marBottom w:val="0"/>
          <w:divBdr>
            <w:top w:val="none" w:sz="0" w:space="0" w:color="auto"/>
            <w:left w:val="none" w:sz="0" w:space="0" w:color="auto"/>
            <w:bottom w:val="none" w:sz="0" w:space="0" w:color="auto"/>
            <w:right w:val="none" w:sz="0" w:space="0" w:color="auto"/>
          </w:divBdr>
        </w:div>
        <w:div w:id="1305084127">
          <w:marLeft w:val="640"/>
          <w:marRight w:val="0"/>
          <w:marTop w:val="0"/>
          <w:marBottom w:val="0"/>
          <w:divBdr>
            <w:top w:val="none" w:sz="0" w:space="0" w:color="auto"/>
            <w:left w:val="none" w:sz="0" w:space="0" w:color="auto"/>
            <w:bottom w:val="none" w:sz="0" w:space="0" w:color="auto"/>
            <w:right w:val="none" w:sz="0" w:space="0" w:color="auto"/>
          </w:divBdr>
        </w:div>
        <w:div w:id="1644890483">
          <w:marLeft w:val="640"/>
          <w:marRight w:val="0"/>
          <w:marTop w:val="0"/>
          <w:marBottom w:val="0"/>
          <w:divBdr>
            <w:top w:val="none" w:sz="0" w:space="0" w:color="auto"/>
            <w:left w:val="none" w:sz="0" w:space="0" w:color="auto"/>
            <w:bottom w:val="none" w:sz="0" w:space="0" w:color="auto"/>
            <w:right w:val="none" w:sz="0" w:space="0" w:color="auto"/>
          </w:divBdr>
        </w:div>
        <w:div w:id="259680554">
          <w:marLeft w:val="640"/>
          <w:marRight w:val="0"/>
          <w:marTop w:val="0"/>
          <w:marBottom w:val="0"/>
          <w:divBdr>
            <w:top w:val="none" w:sz="0" w:space="0" w:color="auto"/>
            <w:left w:val="none" w:sz="0" w:space="0" w:color="auto"/>
            <w:bottom w:val="none" w:sz="0" w:space="0" w:color="auto"/>
            <w:right w:val="none" w:sz="0" w:space="0" w:color="auto"/>
          </w:divBdr>
        </w:div>
        <w:div w:id="665597365">
          <w:marLeft w:val="640"/>
          <w:marRight w:val="0"/>
          <w:marTop w:val="0"/>
          <w:marBottom w:val="0"/>
          <w:divBdr>
            <w:top w:val="none" w:sz="0" w:space="0" w:color="auto"/>
            <w:left w:val="none" w:sz="0" w:space="0" w:color="auto"/>
            <w:bottom w:val="none" w:sz="0" w:space="0" w:color="auto"/>
            <w:right w:val="none" w:sz="0" w:space="0" w:color="auto"/>
          </w:divBdr>
        </w:div>
        <w:div w:id="1712530062">
          <w:marLeft w:val="640"/>
          <w:marRight w:val="0"/>
          <w:marTop w:val="0"/>
          <w:marBottom w:val="0"/>
          <w:divBdr>
            <w:top w:val="none" w:sz="0" w:space="0" w:color="auto"/>
            <w:left w:val="none" w:sz="0" w:space="0" w:color="auto"/>
            <w:bottom w:val="none" w:sz="0" w:space="0" w:color="auto"/>
            <w:right w:val="none" w:sz="0" w:space="0" w:color="auto"/>
          </w:divBdr>
        </w:div>
        <w:div w:id="845482729">
          <w:marLeft w:val="640"/>
          <w:marRight w:val="0"/>
          <w:marTop w:val="0"/>
          <w:marBottom w:val="0"/>
          <w:divBdr>
            <w:top w:val="none" w:sz="0" w:space="0" w:color="auto"/>
            <w:left w:val="none" w:sz="0" w:space="0" w:color="auto"/>
            <w:bottom w:val="none" w:sz="0" w:space="0" w:color="auto"/>
            <w:right w:val="none" w:sz="0" w:space="0" w:color="auto"/>
          </w:divBdr>
        </w:div>
        <w:div w:id="161047532">
          <w:marLeft w:val="640"/>
          <w:marRight w:val="0"/>
          <w:marTop w:val="0"/>
          <w:marBottom w:val="0"/>
          <w:divBdr>
            <w:top w:val="none" w:sz="0" w:space="0" w:color="auto"/>
            <w:left w:val="none" w:sz="0" w:space="0" w:color="auto"/>
            <w:bottom w:val="none" w:sz="0" w:space="0" w:color="auto"/>
            <w:right w:val="none" w:sz="0" w:space="0" w:color="auto"/>
          </w:divBdr>
        </w:div>
        <w:div w:id="229267197">
          <w:marLeft w:val="640"/>
          <w:marRight w:val="0"/>
          <w:marTop w:val="0"/>
          <w:marBottom w:val="0"/>
          <w:divBdr>
            <w:top w:val="none" w:sz="0" w:space="0" w:color="auto"/>
            <w:left w:val="none" w:sz="0" w:space="0" w:color="auto"/>
            <w:bottom w:val="none" w:sz="0" w:space="0" w:color="auto"/>
            <w:right w:val="none" w:sz="0" w:space="0" w:color="auto"/>
          </w:divBdr>
        </w:div>
        <w:div w:id="1243493284">
          <w:marLeft w:val="640"/>
          <w:marRight w:val="0"/>
          <w:marTop w:val="0"/>
          <w:marBottom w:val="0"/>
          <w:divBdr>
            <w:top w:val="none" w:sz="0" w:space="0" w:color="auto"/>
            <w:left w:val="none" w:sz="0" w:space="0" w:color="auto"/>
            <w:bottom w:val="none" w:sz="0" w:space="0" w:color="auto"/>
            <w:right w:val="none" w:sz="0" w:space="0" w:color="auto"/>
          </w:divBdr>
        </w:div>
        <w:div w:id="873232446">
          <w:marLeft w:val="640"/>
          <w:marRight w:val="0"/>
          <w:marTop w:val="0"/>
          <w:marBottom w:val="0"/>
          <w:divBdr>
            <w:top w:val="none" w:sz="0" w:space="0" w:color="auto"/>
            <w:left w:val="none" w:sz="0" w:space="0" w:color="auto"/>
            <w:bottom w:val="none" w:sz="0" w:space="0" w:color="auto"/>
            <w:right w:val="none" w:sz="0" w:space="0" w:color="auto"/>
          </w:divBdr>
        </w:div>
        <w:div w:id="119498135">
          <w:marLeft w:val="640"/>
          <w:marRight w:val="0"/>
          <w:marTop w:val="0"/>
          <w:marBottom w:val="0"/>
          <w:divBdr>
            <w:top w:val="none" w:sz="0" w:space="0" w:color="auto"/>
            <w:left w:val="none" w:sz="0" w:space="0" w:color="auto"/>
            <w:bottom w:val="none" w:sz="0" w:space="0" w:color="auto"/>
            <w:right w:val="none" w:sz="0" w:space="0" w:color="auto"/>
          </w:divBdr>
        </w:div>
        <w:div w:id="2131510516">
          <w:marLeft w:val="640"/>
          <w:marRight w:val="0"/>
          <w:marTop w:val="0"/>
          <w:marBottom w:val="0"/>
          <w:divBdr>
            <w:top w:val="none" w:sz="0" w:space="0" w:color="auto"/>
            <w:left w:val="none" w:sz="0" w:space="0" w:color="auto"/>
            <w:bottom w:val="none" w:sz="0" w:space="0" w:color="auto"/>
            <w:right w:val="none" w:sz="0" w:space="0" w:color="auto"/>
          </w:divBdr>
        </w:div>
        <w:div w:id="1336226286">
          <w:marLeft w:val="640"/>
          <w:marRight w:val="0"/>
          <w:marTop w:val="0"/>
          <w:marBottom w:val="0"/>
          <w:divBdr>
            <w:top w:val="none" w:sz="0" w:space="0" w:color="auto"/>
            <w:left w:val="none" w:sz="0" w:space="0" w:color="auto"/>
            <w:bottom w:val="none" w:sz="0" w:space="0" w:color="auto"/>
            <w:right w:val="none" w:sz="0" w:space="0" w:color="auto"/>
          </w:divBdr>
        </w:div>
        <w:div w:id="223569942">
          <w:marLeft w:val="640"/>
          <w:marRight w:val="0"/>
          <w:marTop w:val="0"/>
          <w:marBottom w:val="0"/>
          <w:divBdr>
            <w:top w:val="none" w:sz="0" w:space="0" w:color="auto"/>
            <w:left w:val="none" w:sz="0" w:space="0" w:color="auto"/>
            <w:bottom w:val="none" w:sz="0" w:space="0" w:color="auto"/>
            <w:right w:val="none" w:sz="0" w:space="0" w:color="auto"/>
          </w:divBdr>
        </w:div>
        <w:div w:id="1188367951">
          <w:marLeft w:val="640"/>
          <w:marRight w:val="0"/>
          <w:marTop w:val="0"/>
          <w:marBottom w:val="0"/>
          <w:divBdr>
            <w:top w:val="none" w:sz="0" w:space="0" w:color="auto"/>
            <w:left w:val="none" w:sz="0" w:space="0" w:color="auto"/>
            <w:bottom w:val="none" w:sz="0" w:space="0" w:color="auto"/>
            <w:right w:val="none" w:sz="0" w:space="0" w:color="auto"/>
          </w:divBdr>
        </w:div>
        <w:div w:id="1882984172">
          <w:marLeft w:val="640"/>
          <w:marRight w:val="0"/>
          <w:marTop w:val="0"/>
          <w:marBottom w:val="0"/>
          <w:divBdr>
            <w:top w:val="none" w:sz="0" w:space="0" w:color="auto"/>
            <w:left w:val="none" w:sz="0" w:space="0" w:color="auto"/>
            <w:bottom w:val="none" w:sz="0" w:space="0" w:color="auto"/>
            <w:right w:val="none" w:sz="0" w:space="0" w:color="auto"/>
          </w:divBdr>
        </w:div>
        <w:div w:id="217132832">
          <w:marLeft w:val="640"/>
          <w:marRight w:val="0"/>
          <w:marTop w:val="0"/>
          <w:marBottom w:val="0"/>
          <w:divBdr>
            <w:top w:val="none" w:sz="0" w:space="0" w:color="auto"/>
            <w:left w:val="none" w:sz="0" w:space="0" w:color="auto"/>
            <w:bottom w:val="none" w:sz="0" w:space="0" w:color="auto"/>
            <w:right w:val="none" w:sz="0" w:space="0" w:color="auto"/>
          </w:divBdr>
        </w:div>
        <w:div w:id="1777091016">
          <w:marLeft w:val="640"/>
          <w:marRight w:val="0"/>
          <w:marTop w:val="0"/>
          <w:marBottom w:val="0"/>
          <w:divBdr>
            <w:top w:val="none" w:sz="0" w:space="0" w:color="auto"/>
            <w:left w:val="none" w:sz="0" w:space="0" w:color="auto"/>
            <w:bottom w:val="none" w:sz="0" w:space="0" w:color="auto"/>
            <w:right w:val="none" w:sz="0" w:space="0" w:color="auto"/>
          </w:divBdr>
        </w:div>
        <w:div w:id="934558372">
          <w:marLeft w:val="640"/>
          <w:marRight w:val="0"/>
          <w:marTop w:val="0"/>
          <w:marBottom w:val="0"/>
          <w:divBdr>
            <w:top w:val="none" w:sz="0" w:space="0" w:color="auto"/>
            <w:left w:val="none" w:sz="0" w:space="0" w:color="auto"/>
            <w:bottom w:val="none" w:sz="0" w:space="0" w:color="auto"/>
            <w:right w:val="none" w:sz="0" w:space="0" w:color="auto"/>
          </w:divBdr>
        </w:div>
        <w:div w:id="1349210242">
          <w:marLeft w:val="640"/>
          <w:marRight w:val="0"/>
          <w:marTop w:val="0"/>
          <w:marBottom w:val="0"/>
          <w:divBdr>
            <w:top w:val="none" w:sz="0" w:space="0" w:color="auto"/>
            <w:left w:val="none" w:sz="0" w:space="0" w:color="auto"/>
            <w:bottom w:val="none" w:sz="0" w:space="0" w:color="auto"/>
            <w:right w:val="none" w:sz="0" w:space="0" w:color="auto"/>
          </w:divBdr>
        </w:div>
        <w:div w:id="1030646447">
          <w:marLeft w:val="640"/>
          <w:marRight w:val="0"/>
          <w:marTop w:val="0"/>
          <w:marBottom w:val="0"/>
          <w:divBdr>
            <w:top w:val="none" w:sz="0" w:space="0" w:color="auto"/>
            <w:left w:val="none" w:sz="0" w:space="0" w:color="auto"/>
            <w:bottom w:val="none" w:sz="0" w:space="0" w:color="auto"/>
            <w:right w:val="none" w:sz="0" w:space="0" w:color="auto"/>
          </w:divBdr>
        </w:div>
        <w:div w:id="1594052106">
          <w:marLeft w:val="640"/>
          <w:marRight w:val="0"/>
          <w:marTop w:val="0"/>
          <w:marBottom w:val="0"/>
          <w:divBdr>
            <w:top w:val="none" w:sz="0" w:space="0" w:color="auto"/>
            <w:left w:val="none" w:sz="0" w:space="0" w:color="auto"/>
            <w:bottom w:val="none" w:sz="0" w:space="0" w:color="auto"/>
            <w:right w:val="none" w:sz="0" w:space="0" w:color="auto"/>
          </w:divBdr>
        </w:div>
        <w:div w:id="7563891">
          <w:marLeft w:val="640"/>
          <w:marRight w:val="0"/>
          <w:marTop w:val="0"/>
          <w:marBottom w:val="0"/>
          <w:divBdr>
            <w:top w:val="none" w:sz="0" w:space="0" w:color="auto"/>
            <w:left w:val="none" w:sz="0" w:space="0" w:color="auto"/>
            <w:bottom w:val="none" w:sz="0" w:space="0" w:color="auto"/>
            <w:right w:val="none" w:sz="0" w:space="0" w:color="auto"/>
          </w:divBdr>
        </w:div>
        <w:div w:id="1884710924">
          <w:marLeft w:val="640"/>
          <w:marRight w:val="0"/>
          <w:marTop w:val="0"/>
          <w:marBottom w:val="0"/>
          <w:divBdr>
            <w:top w:val="none" w:sz="0" w:space="0" w:color="auto"/>
            <w:left w:val="none" w:sz="0" w:space="0" w:color="auto"/>
            <w:bottom w:val="none" w:sz="0" w:space="0" w:color="auto"/>
            <w:right w:val="none" w:sz="0" w:space="0" w:color="auto"/>
          </w:divBdr>
        </w:div>
        <w:div w:id="1290547054">
          <w:marLeft w:val="640"/>
          <w:marRight w:val="0"/>
          <w:marTop w:val="0"/>
          <w:marBottom w:val="0"/>
          <w:divBdr>
            <w:top w:val="none" w:sz="0" w:space="0" w:color="auto"/>
            <w:left w:val="none" w:sz="0" w:space="0" w:color="auto"/>
            <w:bottom w:val="none" w:sz="0" w:space="0" w:color="auto"/>
            <w:right w:val="none" w:sz="0" w:space="0" w:color="auto"/>
          </w:divBdr>
        </w:div>
      </w:divsChild>
    </w:div>
    <w:div w:id="900411756">
      <w:bodyDiv w:val="1"/>
      <w:marLeft w:val="0"/>
      <w:marRight w:val="0"/>
      <w:marTop w:val="0"/>
      <w:marBottom w:val="0"/>
      <w:divBdr>
        <w:top w:val="none" w:sz="0" w:space="0" w:color="auto"/>
        <w:left w:val="none" w:sz="0" w:space="0" w:color="auto"/>
        <w:bottom w:val="none" w:sz="0" w:space="0" w:color="auto"/>
        <w:right w:val="none" w:sz="0" w:space="0" w:color="auto"/>
      </w:divBdr>
      <w:divsChild>
        <w:div w:id="1389114617">
          <w:marLeft w:val="640"/>
          <w:marRight w:val="0"/>
          <w:marTop w:val="0"/>
          <w:marBottom w:val="0"/>
          <w:divBdr>
            <w:top w:val="none" w:sz="0" w:space="0" w:color="auto"/>
            <w:left w:val="none" w:sz="0" w:space="0" w:color="auto"/>
            <w:bottom w:val="none" w:sz="0" w:space="0" w:color="auto"/>
            <w:right w:val="none" w:sz="0" w:space="0" w:color="auto"/>
          </w:divBdr>
        </w:div>
        <w:div w:id="1370374463">
          <w:marLeft w:val="640"/>
          <w:marRight w:val="0"/>
          <w:marTop w:val="0"/>
          <w:marBottom w:val="0"/>
          <w:divBdr>
            <w:top w:val="none" w:sz="0" w:space="0" w:color="auto"/>
            <w:left w:val="none" w:sz="0" w:space="0" w:color="auto"/>
            <w:bottom w:val="none" w:sz="0" w:space="0" w:color="auto"/>
            <w:right w:val="none" w:sz="0" w:space="0" w:color="auto"/>
          </w:divBdr>
        </w:div>
        <w:div w:id="687172025">
          <w:marLeft w:val="640"/>
          <w:marRight w:val="0"/>
          <w:marTop w:val="0"/>
          <w:marBottom w:val="0"/>
          <w:divBdr>
            <w:top w:val="none" w:sz="0" w:space="0" w:color="auto"/>
            <w:left w:val="none" w:sz="0" w:space="0" w:color="auto"/>
            <w:bottom w:val="none" w:sz="0" w:space="0" w:color="auto"/>
            <w:right w:val="none" w:sz="0" w:space="0" w:color="auto"/>
          </w:divBdr>
        </w:div>
        <w:div w:id="387532174">
          <w:marLeft w:val="640"/>
          <w:marRight w:val="0"/>
          <w:marTop w:val="0"/>
          <w:marBottom w:val="0"/>
          <w:divBdr>
            <w:top w:val="none" w:sz="0" w:space="0" w:color="auto"/>
            <w:left w:val="none" w:sz="0" w:space="0" w:color="auto"/>
            <w:bottom w:val="none" w:sz="0" w:space="0" w:color="auto"/>
            <w:right w:val="none" w:sz="0" w:space="0" w:color="auto"/>
          </w:divBdr>
        </w:div>
        <w:div w:id="2098204527">
          <w:marLeft w:val="640"/>
          <w:marRight w:val="0"/>
          <w:marTop w:val="0"/>
          <w:marBottom w:val="0"/>
          <w:divBdr>
            <w:top w:val="none" w:sz="0" w:space="0" w:color="auto"/>
            <w:left w:val="none" w:sz="0" w:space="0" w:color="auto"/>
            <w:bottom w:val="none" w:sz="0" w:space="0" w:color="auto"/>
            <w:right w:val="none" w:sz="0" w:space="0" w:color="auto"/>
          </w:divBdr>
        </w:div>
        <w:div w:id="873267979">
          <w:marLeft w:val="640"/>
          <w:marRight w:val="0"/>
          <w:marTop w:val="0"/>
          <w:marBottom w:val="0"/>
          <w:divBdr>
            <w:top w:val="none" w:sz="0" w:space="0" w:color="auto"/>
            <w:left w:val="none" w:sz="0" w:space="0" w:color="auto"/>
            <w:bottom w:val="none" w:sz="0" w:space="0" w:color="auto"/>
            <w:right w:val="none" w:sz="0" w:space="0" w:color="auto"/>
          </w:divBdr>
        </w:div>
        <w:div w:id="945842827">
          <w:marLeft w:val="640"/>
          <w:marRight w:val="0"/>
          <w:marTop w:val="0"/>
          <w:marBottom w:val="0"/>
          <w:divBdr>
            <w:top w:val="none" w:sz="0" w:space="0" w:color="auto"/>
            <w:left w:val="none" w:sz="0" w:space="0" w:color="auto"/>
            <w:bottom w:val="none" w:sz="0" w:space="0" w:color="auto"/>
            <w:right w:val="none" w:sz="0" w:space="0" w:color="auto"/>
          </w:divBdr>
        </w:div>
        <w:div w:id="2101440902">
          <w:marLeft w:val="640"/>
          <w:marRight w:val="0"/>
          <w:marTop w:val="0"/>
          <w:marBottom w:val="0"/>
          <w:divBdr>
            <w:top w:val="none" w:sz="0" w:space="0" w:color="auto"/>
            <w:left w:val="none" w:sz="0" w:space="0" w:color="auto"/>
            <w:bottom w:val="none" w:sz="0" w:space="0" w:color="auto"/>
            <w:right w:val="none" w:sz="0" w:space="0" w:color="auto"/>
          </w:divBdr>
        </w:div>
        <w:div w:id="1196889518">
          <w:marLeft w:val="640"/>
          <w:marRight w:val="0"/>
          <w:marTop w:val="0"/>
          <w:marBottom w:val="0"/>
          <w:divBdr>
            <w:top w:val="none" w:sz="0" w:space="0" w:color="auto"/>
            <w:left w:val="none" w:sz="0" w:space="0" w:color="auto"/>
            <w:bottom w:val="none" w:sz="0" w:space="0" w:color="auto"/>
            <w:right w:val="none" w:sz="0" w:space="0" w:color="auto"/>
          </w:divBdr>
        </w:div>
        <w:div w:id="910964097">
          <w:marLeft w:val="640"/>
          <w:marRight w:val="0"/>
          <w:marTop w:val="0"/>
          <w:marBottom w:val="0"/>
          <w:divBdr>
            <w:top w:val="none" w:sz="0" w:space="0" w:color="auto"/>
            <w:left w:val="none" w:sz="0" w:space="0" w:color="auto"/>
            <w:bottom w:val="none" w:sz="0" w:space="0" w:color="auto"/>
            <w:right w:val="none" w:sz="0" w:space="0" w:color="auto"/>
          </w:divBdr>
        </w:div>
        <w:div w:id="631525659">
          <w:marLeft w:val="640"/>
          <w:marRight w:val="0"/>
          <w:marTop w:val="0"/>
          <w:marBottom w:val="0"/>
          <w:divBdr>
            <w:top w:val="none" w:sz="0" w:space="0" w:color="auto"/>
            <w:left w:val="none" w:sz="0" w:space="0" w:color="auto"/>
            <w:bottom w:val="none" w:sz="0" w:space="0" w:color="auto"/>
            <w:right w:val="none" w:sz="0" w:space="0" w:color="auto"/>
          </w:divBdr>
        </w:div>
        <w:div w:id="162210135">
          <w:marLeft w:val="640"/>
          <w:marRight w:val="0"/>
          <w:marTop w:val="0"/>
          <w:marBottom w:val="0"/>
          <w:divBdr>
            <w:top w:val="none" w:sz="0" w:space="0" w:color="auto"/>
            <w:left w:val="none" w:sz="0" w:space="0" w:color="auto"/>
            <w:bottom w:val="none" w:sz="0" w:space="0" w:color="auto"/>
            <w:right w:val="none" w:sz="0" w:space="0" w:color="auto"/>
          </w:divBdr>
        </w:div>
        <w:div w:id="640159062">
          <w:marLeft w:val="640"/>
          <w:marRight w:val="0"/>
          <w:marTop w:val="0"/>
          <w:marBottom w:val="0"/>
          <w:divBdr>
            <w:top w:val="none" w:sz="0" w:space="0" w:color="auto"/>
            <w:left w:val="none" w:sz="0" w:space="0" w:color="auto"/>
            <w:bottom w:val="none" w:sz="0" w:space="0" w:color="auto"/>
            <w:right w:val="none" w:sz="0" w:space="0" w:color="auto"/>
          </w:divBdr>
        </w:div>
        <w:div w:id="408119808">
          <w:marLeft w:val="640"/>
          <w:marRight w:val="0"/>
          <w:marTop w:val="0"/>
          <w:marBottom w:val="0"/>
          <w:divBdr>
            <w:top w:val="none" w:sz="0" w:space="0" w:color="auto"/>
            <w:left w:val="none" w:sz="0" w:space="0" w:color="auto"/>
            <w:bottom w:val="none" w:sz="0" w:space="0" w:color="auto"/>
            <w:right w:val="none" w:sz="0" w:space="0" w:color="auto"/>
          </w:divBdr>
        </w:div>
        <w:div w:id="444424477">
          <w:marLeft w:val="640"/>
          <w:marRight w:val="0"/>
          <w:marTop w:val="0"/>
          <w:marBottom w:val="0"/>
          <w:divBdr>
            <w:top w:val="none" w:sz="0" w:space="0" w:color="auto"/>
            <w:left w:val="none" w:sz="0" w:space="0" w:color="auto"/>
            <w:bottom w:val="none" w:sz="0" w:space="0" w:color="auto"/>
            <w:right w:val="none" w:sz="0" w:space="0" w:color="auto"/>
          </w:divBdr>
        </w:div>
        <w:div w:id="738946899">
          <w:marLeft w:val="640"/>
          <w:marRight w:val="0"/>
          <w:marTop w:val="0"/>
          <w:marBottom w:val="0"/>
          <w:divBdr>
            <w:top w:val="none" w:sz="0" w:space="0" w:color="auto"/>
            <w:left w:val="none" w:sz="0" w:space="0" w:color="auto"/>
            <w:bottom w:val="none" w:sz="0" w:space="0" w:color="auto"/>
            <w:right w:val="none" w:sz="0" w:space="0" w:color="auto"/>
          </w:divBdr>
        </w:div>
        <w:div w:id="1939751874">
          <w:marLeft w:val="640"/>
          <w:marRight w:val="0"/>
          <w:marTop w:val="0"/>
          <w:marBottom w:val="0"/>
          <w:divBdr>
            <w:top w:val="none" w:sz="0" w:space="0" w:color="auto"/>
            <w:left w:val="none" w:sz="0" w:space="0" w:color="auto"/>
            <w:bottom w:val="none" w:sz="0" w:space="0" w:color="auto"/>
            <w:right w:val="none" w:sz="0" w:space="0" w:color="auto"/>
          </w:divBdr>
        </w:div>
        <w:div w:id="62260599">
          <w:marLeft w:val="640"/>
          <w:marRight w:val="0"/>
          <w:marTop w:val="0"/>
          <w:marBottom w:val="0"/>
          <w:divBdr>
            <w:top w:val="none" w:sz="0" w:space="0" w:color="auto"/>
            <w:left w:val="none" w:sz="0" w:space="0" w:color="auto"/>
            <w:bottom w:val="none" w:sz="0" w:space="0" w:color="auto"/>
            <w:right w:val="none" w:sz="0" w:space="0" w:color="auto"/>
          </w:divBdr>
        </w:div>
        <w:div w:id="932788423">
          <w:marLeft w:val="640"/>
          <w:marRight w:val="0"/>
          <w:marTop w:val="0"/>
          <w:marBottom w:val="0"/>
          <w:divBdr>
            <w:top w:val="none" w:sz="0" w:space="0" w:color="auto"/>
            <w:left w:val="none" w:sz="0" w:space="0" w:color="auto"/>
            <w:bottom w:val="none" w:sz="0" w:space="0" w:color="auto"/>
            <w:right w:val="none" w:sz="0" w:space="0" w:color="auto"/>
          </w:divBdr>
        </w:div>
        <w:div w:id="979462329">
          <w:marLeft w:val="640"/>
          <w:marRight w:val="0"/>
          <w:marTop w:val="0"/>
          <w:marBottom w:val="0"/>
          <w:divBdr>
            <w:top w:val="none" w:sz="0" w:space="0" w:color="auto"/>
            <w:left w:val="none" w:sz="0" w:space="0" w:color="auto"/>
            <w:bottom w:val="none" w:sz="0" w:space="0" w:color="auto"/>
            <w:right w:val="none" w:sz="0" w:space="0" w:color="auto"/>
          </w:divBdr>
        </w:div>
        <w:div w:id="932668485">
          <w:marLeft w:val="640"/>
          <w:marRight w:val="0"/>
          <w:marTop w:val="0"/>
          <w:marBottom w:val="0"/>
          <w:divBdr>
            <w:top w:val="none" w:sz="0" w:space="0" w:color="auto"/>
            <w:left w:val="none" w:sz="0" w:space="0" w:color="auto"/>
            <w:bottom w:val="none" w:sz="0" w:space="0" w:color="auto"/>
            <w:right w:val="none" w:sz="0" w:space="0" w:color="auto"/>
          </w:divBdr>
        </w:div>
        <w:div w:id="1197355966">
          <w:marLeft w:val="640"/>
          <w:marRight w:val="0"/>
          <w:marTop w:val="0"/>
          <w:marBottom w:val="0"/>
          <w:divBdr>
            <w:top w:val="none" w:sz="0" w:space="0" w:color="auto"/>
            <w:left w:val="none" w:sz="0" w:space="0" w:color="auto"/>
            <w:bottom w:val="none" w:sz="0" w:space="0" w:color="auto"/>
            <w:right w:val="none" w:sz="0" w:space="0" w:color="auto"/>
          </w:divBdr>
        </w:div>
        <w:div w:id="322587795">
          <w:marLeft w:val="640"/>
          <w:marRight w:val="0"/>
          <w:marTop w:val="0"/>
          <w:marBottom w:val="0"/>
          <w:divBdr>
            <w:top w:val="none" w:sz="0" w:space="0" w:color="auto"/>
            <w:left w:val="none" w:sz="0" w:space="0" w:color="auto"/>
            <w:bottom w:val="none" w:sz="0" w:space="0" w:color="auto"/>
            <w:right w:val="none" w:sz="0" w:space="0" w:color="auto"/>
          </w:divBdr>
        </w:div>
        <w:div w:id="881941049">
          <w:marLeft w:val="640"/>
          <w:marRight w:val="0"/>
          <w:marTop w:val="0"/>
          <w:marBottom w:val="0"/>
          <w:divBdr>
            <w:top w:val="none" w:sz="0" w:space="0" w:color="auto"/>
            <w:left w:val="none" w:sz="0" w:space="0" w:color="auto"/>
            <w:bottom w:val="none" w:sz="0" w:space="0" w:color="auto"/>
            <w:right w:val="none" w:sz="0" w:space="0" w:color="auto"/>
          </w:divBdr>
        </w:div>
        <w:div w:id="1565600577">
          <w:marLeft w:val="640"/>
          <w:marRight w:val="0"/>
          <w:marTop w:val="0"/>
          <w:marBottom w:val="0"/>
          <w:divBdr>
            <w:top w:val="none" w:sz="0" w:space="0" w:color="auto"/>
            <w:left w:val="none" w:sz="0" w:space="0" w:color="auto"/>
            <w:bottom w:val="none" w:sz="0" w:space="0" w:color="auto"/>
            <w:right w:val="none" w:sz="0" w:space="0" w:color="auto"/>
          </w:divBdr>
        </w:div>
        <w:div w:id="2111704684">
          <w:marLeft w:val="640"/>
          <w:marRight w:val="0"/>
          <w:marTop w:val="0"/>
          <w:marBottom w:val="0"/>
          <w:divBdr>
            <w:top w:val="none" w:sz="0" w:space="0" w:color="auto"/>
            <w:left w:val="none" w:sz="0" w:space="0" w:color="auto"/>
            <w:bottom w:val="none" w:sz="0" w:space="0" w:color="auto"/>
            <w:right w:val="none" w:sz="0" w:space="0" w:color="auto"/>
          </w:divBdr>
        </w:div>
        <w:div w:id="1355031308">
          <w:marLeft w:val="640"/>
          <w:marRight w:val="0"/>
          <w:marTop w:val="0"/>
          <w:marBottom w:val="0"/>
          <w:divBdr>
            <w:top w:val="none" w:sz="0" w:space="0" w:color="auto"/>
            <w:left w:val="none" w:sz="0" w:space="0" w:color="auto"/>
            <w:bottom w:val="none" w:sz="0" w:space="0" w:color="auto"/>
            <w:right w:val="none" w:sz="0" w:space="0" w:color="auto"/>
          </w:divBdr>
        </w:div>
        <w:div w:id="109134143">
          <w:marLeft w:val="640"/>
          <w:marRight w:val="0"/>
          <w:marTop w:val="0"/>
          <w:marBottom w:val="0"/>
          <w:divBdr>
            <w:top w:val="none" w:sz="0" w:space="0" w:color="auto"/>
            <w:left w:val="none" w:sz="0" w:space="0" w:color="auto"/>
            <w:bottom w:val="none" w:sz="0" w:space="0" w:color="auto"/>
            <w:right w:val="none" w:sz="0" w:space="0" w:color="auto"/>
          </w:divBdr>
        </w:div>
        <w:div w:id="921378726">
          <w:marLeft w:val="640"/>
          <w:marRight w:val="0"/>
          <w:marTop w:val="0"/>
          <w:marBottom w:val="0"/>
          <w:divBdr>
            <w:top w:val="none" w:sz="0" w:space="0" w:color="auto"/>
            <w:left w:val="none" w:sz="0" w:space="0" w:color="auto"/>
            <w:bottom w:val="none" w:sz="0" w:space="0" w:color="auto"/>
            <w:right w:val="none" w:sz="0" w:space="0" w:color="auto"/>
          </w:divBdr>
        </w:div>
        <w:div w:id="1143230146">
          <w:marLeft w:val="640"/>
          <w:marRight w:val="0"/>
          <w:marTop w:val="0"/>
          <w:marBottom w:val="0"/>
          <w:divBdr>
            <w:top w:val="none" w:sz="0" w:space="0" w:color="auto"/>
            <w:left w:val="none" w:sz="0" w:space="0" w:color="auto"/>
            <w:bottom w:val="none" w:sz="0" w:space="0" w:color="auto"/>
            <w:right w:val="none" w:sz="0" w:space="0" w:color="auto"/>
          </w:divBdr>
        </w:div>
        <w:div w:id="37097629">
          <w:marLeft w:val="640"/>
          <w:marRight w:val="0"/>
          <w:marTop w:val="0"/>
          <w:marBottom w:val="0"/>
          <w:divBdr>
            <w:top w:val="none" w:sz="0" w:space="0" w:color="auto"/>
            <w:left w:val="none" w:sz="0" w:space="0" w:color="auto"/>
            <w:bottom w:val="none" w:sz="0" w:space="0" w:color="auto"/>
            <w:right w:val="none" w:sz="0" w:space="0" w:color="auto"/>
          </w:divBdr>
        </w:div>
        <w:div w:id="1370884861">
          <w:marLeft w:val="640"/>
          <w:marRight w:val="0"/>
          <w:marTop w:val="0"/>
          <w:marBottom w:val="0"/>
          <w:divBdr>
            <w:top w:val="none" w:sz="0" w:space="0" w:color="auto"/>
            <w:left w:val="none" w:sz="0" w:space="0" w:color="auto"/>
            <w:bottom w:val="none" w:sz="0" w:space="0" w:color="auto"/>
            <w:right w:val="none" w:sz="0" w:space="0" w:color="auto"/>
          </w:divBdr>
        </w:div>
        <w:div w:id="181017274">
          <w:marLeft w:val="640"/>
          <w:marRight w:val="0"/>
          <w:marTop w:val="0"/>
          <w:marBottom w:val="0"/>
          <w:divBdr>
            <w:top w:val="none" w:sz="0" w:space="0" w:color="auto"/>
            <w:left w:val="none" w:sz="0" w:space="0" w:color="auto"/>
            <w:bottom w:val="none" w:sz="0" w:space="0" w:color="auto"/>
            <w:right w:val="none" w:sz="0" w:space="0" w:color="auto"/>
          </w:divBdr>
        </w:div>
        <w:div w:id="1515487033">
          <w:marLeft w:val="640"/>
          <w:marRight w:val="0"/>
          <w:marTop w:val="0"/>
          <w:marBottom w:val="0"/>
          <w:divBdr>
            <w:top w:val="none" w:sz="0" w:space="0" w:color="auto"/>
            <w:left w:val="none" w:sz="0" w:space="0" w:color="auto"/>
            <w:bottom w:val="none" w:sz="0" w:space="0" w:color="auto"/>
            <w:right w:val="none" w:sz="0" w:space="0" w:color="auto"/>
          </w:divBdr>
        </w:div>
        <w:div w:id="1271862798">
          <w:marLeft w:val="640"/>
          <w:marRight w:val="0"/>
          <w:marTop w:val="0"/>
          <w:marBottom w:val="0"/>
          <w:divBdr>
            <w:top w:val="none" w:sz="0" w:space="0" w:color="auto"/>
            <w:left w:val="none" w:sz="0" w:space="0" w:color="auto"/>
            <w:bottom w:val="none" w:sz="0" w:space="0" w:color="auto"/>
            <w:right w:val="none" w:sz="0" w:space="0" w:color="auto"/>
          </w:divBdr>
        </w:div>
        <w:div w:id="693384463">
          <w:marLeft w:val="640"/>
          <w:marRight w:val="0"/>
          <w:marTop w:val="0"/>
          <w:marBottom w:val="0"/>
          <w:divBdr>
            <w:top w:val="none" w:sz="0" w:space="0" w:color="auto"/>
            <w:left w:val="none" w:sz="0" w:space="0" w:color="auto"/>
            <w:bottom w:val="none" w:sz="0" w:space="0" w:color="auto"/>
            <w:right w:val="none" w:sz="0" w:space="0" w:color="auto"/>
          </w:divBdr>
        </w:div>
        <w:div w:id="130250524">
          <w:marLeft w:val="640"/>
          <w:marRight w:val="0"/>
          <w:marTop w:val="0"/>
          <w:marBottom w:val="0"/>
          <w:divBdr>
            <w:top w:val="none" w:sz="0" w:space="0" w:color="auto"/>
            <w:left w:val="none" w:sz="0" w:space="0" w:color="auto"/>
            <w:bottom w:val="none" w:sz="0" w:space="0" w:color="auto"/>
            <w:right w:val="none" w:sz="0" w:space="0" w:color="auto"/>
          </w:divBdr>
        </w:div>
        <w:div w:id="686564869">
          <w:marLeft w:val="640"/>
          <w:marRight w:val="0"/>
          <w:marTop w:val="0"/>
          <w:marBottom w:val="0"/>
          <w:divBdr>
            <w:top w:val="none" w:sz="0" w:space="0" w:color="auto"/>
            <w:left w:val="none" w:sz="0" w:space="0" w:color="auto"/>
            <w:bottom w:val="none" w:sz="0" w:space="0" w:color="auto"/>
            <w:right w:val="none" w:sz="0" w:space="0" w:color="auto"/>
          </w:divBdr>
        </w:div>
        <w:div w:id="850678008">
          <w:marLeft w:val="640"/>
          <w:marRight w:val="0"/>
          <w:marTop w:val="0"/>
          <w:marBottom w:val="0"/>
          <w:divBdr>
            <w:top w:val="none" w:sz="0" w:space="0" w:color="auto"/>
            <w:left w:val="none" w:sz="0" w:space="0" w:color="auto"/>
            <w:bottom w:val="none" w:sz="0" w:space="0" w:color="auto"/>
            <w:right w:val="none" w:sz="0" w:space="0" w:color="auto"/>
          </w:divBdr>
        </w:div>
        <w:div w:id="1330711924">
          <w:marLeft w:val="640"/>
          <w:marRight w:val="0"/>
          <w:marTop w:val="0"/>
          <w:marBottom w:val="0"/>
          <w:divBdr>
            <w:top w:val="none" w:sz="0" w:space="0" w:color="auto"/>
            <w:left w:val="none" w:sz="0" w:space="0" w:color="auto"/>
            <w:bottom w:val="none" w:sz="0" w:space="0" w:color="auto"/>
            <w:right w:val="none" w:sz="0" w:space="0" w:color="auto"/>
          </w:divBdr>
        </w:div>
        <w:div w:id="532158719">
          <w:marLeft w:val="640"/>
          <w:marRight w:val="0"/>
          <w:marTop w:val="0"/>
          <w:marBottom w:val="0"/>
          <w:divBdr>
            <w:top w:val="none" w:sz="0" w:space="0" w:color="auto"/>
            <w:left w:val="none" w:sz="0" w:space="0" w:color="auto"/>
            <w:bottom w:val="none" w:sz="0" w:space="0" w:color="auto"/>
            <w:right w:val="none" w:sz="0" w:space="0" w:color="auto"/>
          </w:divBdr>
        </w:div>
        <w:div w:id="217084913">
          <w:marLeft w:val="640"/>
          <w:marRight w:val="0"/>
          <w:marTop w:val="0"/>
          <w:marBottom w:val="0"/>
          <w:divBdr>
            <w:top w:val="none" w:sz="0" w:space="0" w:color="auto"/>
            <w:left w:val="none" w:sz="0" w:space="0" w:color="auto"/>
            <w:bottom w:val="none" w:sz="0" w:space="0" w:color="auto"/>
            <w:right w:val="none" w:sz="0" w:space="0" w:color="auto"/>
          </w:divBdr>
        </w:div>
        <w:div w:id="445780580">
          <w:marLeft w:val="640"/>
          <w:marRight w:val="0"/>
          <w:marTop w:val="0"/>
          <w:marBottom w:val="0"/>
          <w:divBdr>
            <w:top w:val="none" w:sz="0" w:space="0" w:color="auto"/>
            <w:left w:val="none" w:sz="0" w:space="0" w:color="auto"/>
            <w:bottom w:val="none" w:sz="0" w:space="0" w:color="auto"/>
            <w:right w:val="none" w:sz="0" w:space="0" w:color="auto"/>
          </w:divBdr>
        </w:div>
        <w:div w:id="452938839">
          <w:marLeft w:val="640"/>
          <w:marRight w:val="0"/>
          <w:marTop w:val="0"/>
          <w:marBottom w:val="0"/>
          <w:divBdr>
            <w:top w:val="none" w:sz="0" w:space="0" w:color="auto"/>
            <w:left w:val="none" w:sz="0" w:space="0" w:color="auto"/>
            <w:bottom w:val="none" w:sz="0" w:space="0" w:color="auto"/>
            <w:right w:val="none" w:sz="0" w:space="0" w:color="auto"/>
          </w:divBdr>
        </w:div>
        <w:div w:id="1165126252">
          <w:marLeft w:val="640"/>
          <w:marRight w:val="0"/>
          <w:marTop w:val="0"/>
          <w:marBottom w:val="0"/>
          <w:divBdr>
            <w:top w:val="none" w:sz="0" w:space="0" w:color="auto"/>
            <w:left w:val="none" w:sz="0" w:space="0" w:color="auto"/>
            <w:bottom w:val="none" w:sz="0" w:space="0" w:color="auto"/>
            <w:right w:val="none" w:sz="0" w:space="0" w:color="auto"/>
          </w:divBdr>
        </w:div>
        <w:div w:id="1328050170">
          <w:marLeft w:val="640"/>
          <w:marRight w:val="0"/>
          <w:marTop w:val="0"/>
          <w:marBottom w:val="0"/>
          <w:divBdr>
            <w:top w:val="none" w:sz="0" w:space="0" w:color="auto"/>
            <w:left w:val="none" w:sz="0" w:space="0" w:color="auto"/>
            <w:bottom w:val="none" w:sz="0" w:space="0" w:color="auto"/>
            <w:right w:val="none" w:sz="0" w:space="0" w:color="auto"/>
          </w:divBdr>
        </w:div>
        <w:div w:id="2039044257">
          <w:marLeft w:val="640"/>
          <w:marRight w:val="0"/>
          <w:marTop w:val="0"/>
          <w:marBottom w:val="0"/>
          <w:divBdr>
            <w:top w:val="none" w:sz="0" w:space="0" w:color="auto"/>
            <w:left w:val="none" w:sz="0" w:space="0" w:color="auto"/>
            <w:bottom w:val="none" w:sz="0" w:space="0" w:color="auto"/>
            <w:right w:val="none" w:sz="0" w:space="0" w:color="auto"/>
          </w:divBdr>
        </w:div>
        <w:div w:id="901251867">
          <w:marLeft w:val="640"/>
          <w:marRight w:val="0"/>
          <w:marTop w:val="0"/>
          <w:marBottom w:val="0"/>
          <w:divBdr>
            <w:top w:val="none" w:sz="0" w:space="0" w:color="auto"/>
            <w:left w:val="none" w:sz="0" w:space="0" w:color="auto"/>
            <w:bottom w:val="none" w:sz="0" w:space="0" w:color="auto"/>
            <w:right w:val="none" w:sz="0" w:space="0" w:color="auto"/>
          </w:divBdr>
        </w:div>
        <w:div w:id="457457895">
          <w:marLeft w:val="640"/>
          <w:marRight w:val="0"/>
          <w:marTop w:val="0"/>
          <w:marBottom w:val="0"/>
          <w:divBdr>
            <w:top w:val="none" w:sz="0" w:space="0" w:color="auto"/>
            <w:left w:val="none" w:sz="0" w:space="0" w:color="auto"/>
            <w:bottom w:val="none" w:sz="0" w:space="0" w:color="auto"/>
            <w:right w:val="none" w:sz="0" w:space="0" w:color="auto"/>
          </w:divBdr>
        </w:div>
        <w:div w:id="1746994577">
          <w:marLeft w:val="640"/>
          <w:marRight w:val="0"/>
          <w:marTop w:val="0"/>
          <w:marBottom w:val="0"/>
          <w:divBdr>
            <w:top w:val="none" w:sz="0" w:space="0" w:color="auto"/>
            <w:left w:val="none" w:sz="0" w:space="0" w:color="auto"/>
            <w:bottom w:val="none" w:sz="0" w:space="0" w:color="auto"/>
            <w:right w:val="none" w:sz="0" w:space="0" w:color="auto"/>
          </w:divBdr>
        </w:div>
        <w:div w:id="534120468">
          <w:marLeft w:val="640"/>
          <w:marRight w:val="0"/>
          <w:marTop w:val="0"/>
          <w:marBottom w:val="0"/>
          <w:divBdr>
            <w:top w:val="none" w:sz="0" w:space="0" w:color="auto"/>
            <w:left w:val="none" w:sz="0" w:space="0" w:color="auto"/>
            <w:bottom w:val="none" w:sz="0" w:space="0" w:color="auto"/>
            <w:right w:val="none" w:sz="0" w:space="0" w:color="auto"/>
          </w:divBdr>
        </w:div>
        <w:div w:id="1897352998">
          <w:marLeft w:val="640"/>
          <w:marRight w:val="0"/>
          <w:marTop w:val="0"/>
          <w:marBottom w:val="0"/>
          <w:divBdr>
            <w:top w:val="none" w:sz="0" w:space="0" w:color="auto"/>
            <w:left w:val="none" w:sz="0" w:space="0" w:color="auto"/>
            <w:bottom w:val="none" w:sz="0" w:space="0" w:color="auto"/>
            <w:right w:val="none" w:sz="0" w:space="0" w:color="auto"/>
          </w:divBdr>
        </w:div>
        <w:div w:id="355528">
          <w:marLeft w:val="640"/>
          <w:marRight w:val="0"/>
          <w:marTop w:val="0"/>
          <w:marBottom w:val="0"/>
          <w:divBdr>
            <w:top w:val="none" w:sz="0" w:space="0" w:color="auto"/>
            <w:left w:val="none" w:sz="0" w:space="0" w:color="auto"/>
            <w:bottom w:val="none" w:sz="0" w:space="0" w:color="auto"/>
            <w:right w:val="none" w:sz="0" w:space="0" w:color="auto"/>
          </w:divBdr>
        </w:div>
        <w:div w:id="1379090848">
          <w:marLeft w:val="640"/>
          <w:marRight w:val="0"/>
          <w:marTop w:val="0"/>
          <w:marBottom w:val="0"/>
          <w:divBdr>
            <w:top w:val="none" w:sz="0" w:space="0" w:color="auto"/>
            <w:left w:val="none" w:sz="0" w:space="0" w:color="auto"/>
            <w:bottom w:val="none" w:sz="0" w:space="0" w:color="auto"/>
            <w:right w:val="none" w:sz="0" w:space="0" w:color="auto"/>
          </w:divBdr>
        </w:div>
        <w:div w:id="1138035944">
          <w:marLeft w:val="640"/>
          <w:marRight w:val="0"/>
          <w:marTop w:val="0"/>
          <w:marBottom w:val="0"/>
          <w:divBdr>
            <w:top w:val="none" w:sz="0" w:space="0" w:color="auto"/>
            <w:left w:val="none" w:sz="0" w:space="0" w:color="auto"/>
            <w:bottom w:val="none" w:sz="0" w:space="0" w:color="auto"/>
            <w:right w:val="none" w:sz="0" w:space="0" w:color="auto"/>
          </w:divBdr>
        </w:div>
        <w:div w:id="739913319">
          <w:marLeft w:val="640"/>
          <w:marRight w:val="0"/>
          <w:marTop w:val="0"/>
          <w:marBottom w:val="0"/>
          <w:divBdr>
            <w:top w:val="none" w:sz="0" w:space="0" w:color="auto"/>
            <w:left w:val="none" w:sz="0" w:space="0" w:color="auto"/>
            <w:bottom w:val="none" w:sz="0" w:space="0" w:color="auto"/>
            <w:right w:val="none" w:sz="0" w:space="0" w:color="auto"/>
          </w:divBdr>
        </w:div>
        <w:div w:id="694384141">
          <w:marLeft w:val="640"/>
          <w:marRight w:val="0"/>
          <w:marTop w:val="0"/>
          <w:marBottom w:val="0"/>
          <w:divBdr>
            <w:top w:val="none" w:sz="0" w:space="0" w:color="auto"/>
            <w:left w:val="none" w:sz="0" w:space="0" w:color="auto"/>
            <w:bottom w:val="none" w:sz="0" w:space="0" w:color="auto"/>
            <w:right w:val="none" w:sz="0" w:space="0" w:color="auto"/>
          </w:divBdr>
        </w:div>
        <w:div w:id="1938637214">
          <w:marLeft w:val="640"/>
          <w:marRight w:val="0"/>
          <w:marTop w:val="0"/>
          <w:marBottom w:val="0"/>
          <w:divBdr>
            <w:top w:val="none" w:sz="0" w:space="0" w:color="auto"/>
            <w:left w:val="none" w:sz="0" w:space="0" w:color="auto"/>
            <w:bottom w:val="none" w:sz="0" w:space="0" w:color="auto"/>
            <w:right w:val="none" w:sz="0" w:space="0" w:color="auto"/>
          </w:divBdr>
        </w:div>
        <w:div w:id="1847595004">
          <w:marLeft w:val="640"/>
          <w:marRight w:val="0"/>
          <w:marTop w:val="0"/>
          <w:marBottom w:val="0"/>
          <w:divBdr>
            <w:top w:val="none" w:sz="0" w:space="0" w:color="auto"/>
            <w:left w:val="none" w:sz="0" w:space="0" w:color="auto"/>
            <w:bottom w:val="none" w:sz="0" w:space="0" w:color="auto"/>
            <w:right w:val="none" w:sz="0" w:space="0" w:color="auto"/>
          </w:divBdr>
        </w:div>
        <w:div w:id="962807742">
          <w:marLeft w:val="640"/>
          <w:marRight w:val="0"/>
          <w:marTop w:val="0"/>
          <w:marBottom w:val="0"/>
          <w:divBdr>
            <w:top w:val="none" w:sz="0" w:space="0" w:color="auto"/>
            <w:left w:val="none" w:sz="0" w:space="0" w:color="auto"/>
            <w:bottom w:val="none" w:sz="0" w:space="0" w:color="auto"/>
            <w:right w:val="none" w:sz="0" w:space="0" w:color="auto"/>
          </w:divBdr>
        </w:div>
        <w:div w:id="1475639582">
          <w:marLeft w:val="640"/>
          <w:marRight w:val="0"/>
          <w:marTop w:val="0"/>
          <w:marBottom w:val="0"/>
          <w:divBdr>
            <w:top w:val="none" w:sz="0" w:space="0" w:color="auto"/>
            <w:left w:val="none" w:sz="0" w:space="0" w:color="auto"/>
            <w:bottom w:val="none" w:sz="0" w:space="0" w:color="auto"/>
            <w:right w:val="none" w:sz="0" w:space="0" w:color="auto"/>
          </w:divBdr>
        </w:div>
        <w:div w:id="626357095">
          <w:marLeft w:val="640"/>
          <w:marRight w:val="0"/>
          <w:marTop w:val="0"/>
          <w:marBottom w:val="0"/>
          <w:divBdr>
            <w:top w:val="none" w:sz="0" w:space="0" w:color="auto"/>
            <w:left w:val="none" w:sz="0" w:space="0" w:color="auto"/>
            <w:bottom w:val="none" w:sz="0" w:space="0" w:color="auto"/>
            <w:right w:val="none" w:sz="0" w:space="0" w:color="auto"/>
          </w:divBdr>
        </w:div>
        <w:div w:id="1527062772">
          <w:marLeft w:val="640"/>
          <w:marRight w:val="0"/>
          <w:marTop w:val="0"/>
          <w:marBottom w:val="0"/>
          <w:divBdr>
            <w:top w:val="none" w:sz="0" w:space="0" w:color="auto"/>
            <w:left w:val="none" w:sz="0" w:space="0" w:color="auto"/>
            <w:bottom w:val="none" w:sz="0" w:space="0" w:color="auto"/>
            <w:right w:val="none" w:sz="0" w:space="0" w:color="auto"/>
          </w:divBdr>
        </w:div>
        <w:div w:id="1077820980">
          <w:marLeft w:val="640"/>
          <w:marRight w:val="0"/>
          <w:marTop w:val="0"/>
          <w:marBottom w:val="0"/>
          <w:divBdr>
            <w:top w:val="none" w:sz="0" w:space="0" w:color="auto"/>
            <w:left w:val="none" w:sz="0" w:space="0" w:color="auto"/>
            <w:bottom w:val="none" w:sz="0" w:space="0" w:color="auto"/>
            <w:right w:val="none" w:sz="0" w:space="0" w:color="auto"/>
          </w:divBdr>
        </w:div>
        <w:div w:id="1503353789">
          <w:marLeft w:val="640"/>
          <w:marRight w:val="0"/>
          <w:marTop w:val="0"/>
          <w:marBottom w:val="0"/>
          <w:divBdr>
            <w:top w:val="none" w:sz="0" w:space="0" w:color="auto"/>
            <w:left w:val="none" w:sz="0" w:space="0" w:color="auto"/>
            <w:bottom w:val="none" w:sz="0" w:space="0" w:color="auto"/>
            <w:right w:val="none" w:sz="0" w:space="0" w:color="auto"/>
          </w:divBdr>
        </w:div>
        <w:div w:id="1662983">
          <w:marLeft w:val="640"/>
          <w:marRight w:val="0"/>
          <w:marTop w:val="0"/>
          <w:marBottom w:val="0"/>
          <w:divBdr>
            <w:top w:val="none" w:sz="0" w:space="0" w:color="auto"/>
            <w:left w:val="none" w:sz="0" w:space="0" w:color="auto"/>
            <w:bottom w:val="none" w:sz="0" w:space="0" w:color="auto"/>
            <w:right w:val="none" w:sz="0" w:space="0" w:color="auto"/>
          </w:divBdr>
        </w:div>
        <w:div w:id="471486343">
          <w:marLeft w:val="640"/>
          <w:marRight w:val="0"/>
          <w:marTop w:val="0"/>
          <w:marBottom w:val="0"/>
          <w:divBdr>
            <w:top w:val="none" w:sz="0" w:space="0" w:color="auto"/>
            <w:left w:val="none" w:sz="0" w:space="0" w:color="auto"/>
            <w:bottom w:val="none" w:sz="0" w:space="0" w:color="auto"/>
            <w:right w:val="none" w:sz="0" w:space="0" w:color="auto"/>
          </w:divBdr>
        </w:div>
        <w:div w:id="145901781">
          <w:marLeft w:val="640"/>
          <w:marRight w:val="0"/>
          <w:marTop w:val="0"/>
          <w:marBottom w:val="0"/>
          <w:divBdr>
            <w:top w:val="none" w:sz="0" w:space="0" w:color="auto"/>
            <w:left w:val="none" w:sz="0" w:space="0" w:color="auto"/>
            <w:bottom w:val="none" w:sz="0" w:space="0" w:color="auto"/>
            <w:right w:val="none" w:sz="0" w:space="0" w:color="auto"/>
          </w:divBdr>
        </w:div>
        <w:div w:id="720597573">
          <w:marLeft w:val="640"/>
          <w:marRight w:val="0"/>
          <w:marTop w:val="0"/>
          <w:marBottom w:val="0"/>
          <w:divBdr>
            <w:top w:val="none" w:sz="0" w:space="0" w:color="auto"/>
            <w:left w:val="none" w:sz="0" w:space="0" w:color="auto"/>
            <w:bottom w:val="none" w:sz="0" w:space="0" w:color="auto"/>
            <w:right w:val="none" w:sz="0" w:space="0" w:color="auto"/>
          </w:divBdr>
        </w:div>
        <w:div w:id="1975065601">
          <w:marLeft w:val="640"/>
          <w:marRight w:val="0"/>
          <w:marTop w:val="0"/>
          <w:marBottom w:val="0"/>
          <w:divBdr>
            <w:top w:val="none" w:sz="0" w:space="0" w:color="auto"/>
            <w:left w:val="none" w:sz="0" w:space="0" w:color="auto"/>
            <w:bottom w:val="none" w:sz="0" w:space="0" w:color="auto"/>
            <w:right w:val="none" w:sz="0" w:space="0" w:color="auto"/>
          </w:divBdr>
        </w:div>
        <w:div w:id="1453132731">
          <w:marLeft w:val="640"/>
          <w:marRight w:val="0"/>
          <w:marTop w:val="0"/>
          <w:marBottom w:val="0"/>
          <w:divBdr>
            <w:top w:val="none" w:sz="0" w:space="0" w:color="auto"/>
            <w:left w:val="none" w:sz="0" w:space="0" w:color="auto"/>
            <w:bottom w:val="none" w:sz="0" w:space="0" w:color="auto"/>
            <w:right w:val="none" w:sz="0" w:space="0" w:color="auto"/>
          </w:divBdr>
        </w:div>
        <w:div w:id="397555813">
          <w:marLeft w:val="640"/>
          <w:marRight w:val="0"/>
          <w:marTop w:val="0"/>
          <w:marBottom w:val="0"/>
          <w:divBdr>
            <w:top w:val="none" w:sz="0" w:space="0" w:color="auto"/>
            <w:left w:val="none" w:sz="0" w:space="0" w:color="auto"/>
            <w:bottom w:val="none" w:sz="0" w:space="0" w:color="auto"/>
            <w:right w:val="none" w:sz="0" w:space="0" w:color="auto"/>
          </w:divBdr>
        </w:div>
        <w:div w:id="10568146">
          <w:marLeft w:val="640"/>
          <w:marRight w:val="0"/>
          <w:marTop w:val="0"/>
          <w:marBottom w:val="0"/>
          <w:divBdr>
            <w:top w:val="none" w:sz="0" w:space="0" w:color="auto"/>
            <w:left w:val="none" w:sz="0" w:space="0" w:color="auto"/>
            <w:bottom w:val="none" w:sz="0" w:space="0" w:color="auto"/>
            <w:right w:val="none" w:sz="0" w:space="0" w:color="auto"/>
          </w:divBdr>
        </w:div>
        <w:div w:id="1026522992">
          <w:marLeft w:val="640"/>
          <w:marRight w:val="0"/>
          <w:marTop w:val="0"/>
          <w:marBottom w:val="0"/>
          <w:divBdr>
            <w:top w:val="none" w:sz="0" w:space="0" w:color="auto"/>
            <w:left w:val="none" w:sz="0" w:space="0" w:color="auto"/>
            <w:bottom w:val="none" w:sz="0" w:space="0" w:color="auto"/>
            <w:right w:val="none" w:sz="0" w:space="0" w:color="auto"/>
          </w:divBdr>
        </w:div>
        <w:div w:id="216937396">
          <w:marLeft w:val="640"/>
          <w:marRight w:val="0"/>
          <w:marTop w:val="0"/>
          <w:marBottom w:val="0"/>
          <w:divBdr>
            <w:top w:val="none" w:sz="0" w:space="0" w:color="auto"/>
            <w:left w:val="none" w:sz="0" w:space="0" w:color="auto"/>
            <w:bottom w:val="none" w:sz="0" w:space="0" w:color="auto"/>
            <w:right w:val="none" w:sz="0" w:space="0" w:color="auto"/>
          </w:divBdr>
        </w:div>
        <w:div w:id="439032296">
          <w:marLeft w:val="640"/>
          <w:marRight w:val="0"/>
          <w:marTop w:val="0"/>
          <w:marBottom w:val="0"/>
          <w:divBdr>
            <w:top w:val="none" w:sz="0" w:space="0" w:color="auto"/>
            <w:left w:val="none" w:sz="0" w:space="0" w:color="auto"/>
            <w:bottom w:val="none" w:sz="0" w:space="0" w:color="auto"/>
            <w:right w:val="none" w:sz="0" w:space="0" w:color="auto"/>
          </w:divBdr>
        </w:div>
        <w:div w:id="1750270894">
          <w:marLeft w:val="640"/>
          <w:marRight w:val="0"/>
          <w:marTop w:val="0"/>
          <w:marBottom w:val="0"/>
          <w:divBdr>
            <w:top w:val="none" w:sz="0" w:space="0" w:color="auto"/>
            <w:left w:val="none" w:sz="0" w:space="0" w:color="auto"/>
            <w:bottom w:val="none" w:sz="0" w:space="0" w:color="auto"/>
            <w:right w:val="none" w:sz="0" w:space="0" w:color="auto"/>
          </w:divBdr>
        </w:div>
        <w:div w:id="850804424">
          <w:marLeft w:val="640"/>
          <w:marRight w:val="0"/>
          <w:marTop w:val="0"/>
          <w:marBottom w:val="0"/>
          <w:divBdr>
            <w:top w:val="none" w:sz="0" w:space="0" w:color="auto"/>
            <w:left w:val="none" w:sz="0" w:space="0" w:color="auto"/>
            <w:bottom w:val="none" w:sz="0" w:space="0" w:color="auto"/>
            <w:right w:val="none" w:sz="0" w:space="0" w:color="auto"/>
          </w:divBdr>
        </w:div>
        <w:div w:id="539054928">
          <w:marLeft w:val="640"/>
          <w:marRight w:val="0"/>
          <w:marTop w:val="0"/>
          <w:marBottom w:val="0"/>
          <w:divBdr>
            <w:top w:val="none" w:sz="0" w:space="0" w:color="auto"/>
            <w:left w:val="none" w:sz="0" w:space="0" w:color="auto"/>
            <w:bottom w:val="none" w:sz="0" w:space="0" w:color="auto"/>
            <w:right w:val="none" w:sz="0" w:space="0" w:color="auto"/>
          </w:divBdr>
        </w:div>
        <w:div w:id="1206599809">
          <w:marLeft w:val="640"/>
          <w:marRight w:val="0"/>
          <w:marTop w:val="0"/>
          <w:marBottom w:val="0"/>
          <w:divBdr>
            <w:top w:val="none" w:sz="0" w:space="0" w:color="auto"/>
            <w:left w:val="none" w:sz="0" w:space="0" w:color="auto"/>
            <w:bottom w:val="none" w:sz="0" w:space="0" w:color="auto"/>
            <w:right w:val="none" w:sz="0" w:space="0" w:color="auto"/>
          </w:divBdr>
        </w:div>
        <w:div w:id="975063124">
          <w:marLeft w:val="640"/>
          <w:marRight w:val="0"/>
          <w:marTop w:val="0"/>
          <w:marBottom w:val="0"/>
          <w:divBdr>
            <w:top w:val="none" w:sz="0" w:space="0" w:color="auto"/>
            <w:left w:val="none" w:sz="0" w:space="0" w:color="auto"/>
            <w:bottom w:val="none" w:sz="0" w:space="0" w:color="auto"/>
            <w:right w:val="none" w:sz="0" w:space="0" w:color="auto"/>
          </w:divBdr>
        </w:div>
        <w:div w:id="1767338451">
          <w:marLeft w:val="640"/>
          <w:marRight w:val="0"/>
          <w:marTop w:val="0"/>
          <w:marBottom w:val="0"/>
          <w:divBdr>
            <w:top w:val="none" w:sz="0" w:space="0" w:color="auto"/>
            <w:left w:val="none" w:sz="0" w:space="0" w:color="auto"/>
            <w:bottom w:val="none" w:sz="0" w:space="0" w:color="auto"/>
            <w:right w:val="none" w:sz="0" w:space="0" w:color="auto"/>
          </w:divBdr>
        </w:div>
        <w:div w:id="1418862565">
          <w:marLeft w:val="640"/>
          <w:marRight w:val="0"/>
          <w:marTop w:val="0"/>
          <w:marBottom w:val="0"/>
          <w:divBdr>
            <w:top w:val="none" w:sz="0" w:space="0" w:color="auto"/>
            <w:left w:val="none" w:sz="0" w:space="0" w:color="auto"/>
            <w:bottom w:val="none" w:sz="0" w:space="0" w:color="auto"/>
            <w:right w:val="none" w:sz="0" w:space="0" w:color="auto"/>
          </w:divBdr>
        </w:div>
        <w:div w:id="646862098">
          <w:marLeft w:val="640"/>
          <w:marRight w:val="0"/>
          <w:marTop w:val="0"/>
          <w:marBottom w:val="0"/>
          <w:divBdr>
            <w:top w:val="none" w:sz="0" w:space="0" w:color="auto"/>
            <w:left w:val="none" w:sz="0" w:space="0" w:color="auto"/>
            <w:bottom w:val="none" w:sz="0" w:space="0" w:color="auto"/>
            <w:right w:val="none" w:sz="0" w:space="0" w:color="auto"/>
          </w:divBdr>
        </w:div>
        <w:div w:id="918247288">
          <w:marLeft w:val="640"/>
          <w:marRight w:val="0"/>
          <w:marTop w:val="0"/>
          <w:marBottom w:val="0"/>
          <w:divBdr>
            <w:top w:val="none" w:sz="0" w:space="0" w:color="auto"/>
            <w:left w:val="none" w:sz="0" w:space="0" w:color="auto"/>
            <w:bottom w:val="none" w:sz="0" w:space="0" w:color="auto"/>
            <w:right w:val="none" w:sz="0" w:space="0" w:color="auto"/>
          </w:divBdr>
        </w:div>
        <w:div w:id="776291320">
          <w:marLeft w:val="640"/>
          <w:marRight w:val="0"/>
          <w:marTop w:val="0"/>
          <w:marBottom w:val="0"/>
          <w:divBdr>
            <w:top w:val="none" w:sz="0" w:space="0" w:color="auto"/>
            <w:left w:val="none" w:sz="0" w:space="0" w:color="auto"/>
            <w:bottom w:val="none" w:sz="0" w:space="0" w:color="auto"/>
            <w:right w:val="none" w:sz="0" w:space="0" w:color="auto"/>
          </w:divBdr>
        </w:div>
        <w:div w:id="307906163">
          <w:marLeft w:val="640"/>
          <w:marRight w:val="0"/>
          <w:marTop w:val="0"/>
          <w:marBottom w:val="0"/>
          <w:divBdr>
            <w:top w:val="none" w:sz="0" w:space="0" w:color="auto"/>
            <w:left w:val="none" w:sz="0" w:space="0" w:color="auto"/>
            <w:bottom w:val="none" w:sz="0" w:space="0" w:color="auto"/>
            <w:right w:val="none" w:sz="0" w:space="0" w:color="auto"/>
          </w:divBdr>
        </w:div>
        <w:div w:id="1094713857">
          <w:marLeft w:val="640"/>
          <w:marRight w:val="0"/>
          <w:marTop w:val="0"/>
          <w:marBottom w:val="0"/>
          <w:divBdr>
            <w:top w:val="none" w:sz="0" w:space="0" w:color="auto"/>
            <w:left w:val="none" w:sz="0" w:space="0" w:color="auto"/>
            <w:bottom w:val="none" w:sz="0" w:space="0" w:color="auto"/>
            <w:right w:val="none" w:sz="0" w:space="0" w:color="auto"/>
          </w:divBdr>
        </w:div>
        <w:div w:id="2050176991">
          <w:marLeft w:val="640"/>
          <w:marRight w:val="0"/>
          <w:marTop w:val="0"/>
          <w:marBottom w:val="0"/>
          <w:divBdr>
            <w:top w:val="none" w:sz="0" w:space="0" w:color="auto"/>
            <w:left w:val="none" w:sz="0" w:space="0" w:color="auto"/>
            <w:bottom w:val="none" w:sz="0" w:space="0" w:color="auto"/>
            <w:right w:val="none" w:sz="0" w:space="0" w:color="auto"/>
          </w:divBdr>
        </w:div>
        <w:div w:id="49766369">
          <w:marLeft w:val="640"/>
          <w:marRight w:val="0"/>
          <w:marTop w:val="0"/>
          <w:marBottom w:val="0"/>
          <w:divBdr>
            <w:top w:val="none" w:sz="0" w:space="0" w:color="auto"/>
            <w:left w:val="none" w:sz="0" w:space="0" w:color="auto"/>
            <w:bottom w:val="none" w:sz="0" w:space="0" w:color="auto"/>
            <w:right w:val="none" w:sz="0" w:space="0" w:color="auto"/>
          </w:divBdr>
        </w:div>
        <w:div w:id="1750612513">
          <w:marLeft w:val="640"/>
          <w:marRight w:val="0"/>
          <w:marTop w:val="0"/>
          <w:marBottom w:val="0"/>
          <w:divBdr>
            <w:top w:val="none" w:sz="0" w:space="0" w:color="auto"/>
            <w:left w:val="none" w:sz="0" w:space="0" w:color="auto"/>
            <w:bottom w:val="none" w:sz="0" w:space="0" w:color="auto"/>
            <w:right w:val="none" w:sz="0" w:space="0" w:color="auto"/>
          </w:divBdr>
        </w:div>
        <w:div w:id="498468666">
          <w:marLeft w:val="640"/>
          <w:marRight w:val="0"/>
          <w:marTop w:val="0"/>
          <w:marBottom w:val="0"/>
          <w:divBdr>
            <w:top w:val="none" w:sz="0" w:space="0" w:color="auto"/>
            <w:left w:val="none" w:sz="0" w:space="0" w:color="auto"/>
            <w:bottom w:val="none" w:sz="0" w:space="0" w:color="auto"/>
            <w:right w:val="none" w:sz="0" w:space="0" w:color="auto"/>
          </w:divBdr>
        </w:div>
        <w:div w:id="1152022859">
          <w:marLeft w:val="640"/>
          <w:marRight w:val="0"/>
          <w:marTop w:val="0"/>
          <w:marBottom w:val="0"/>
          <w:divBdr>
            <w:top w:val="none" w:sz="0" w:space="0" w:color="auto"/>
            <w:left w:val="none" w:sz="0" w:space="0" w:color="auto"/>
            <w:bottom w:val="none" w:sz="0" w:space="0" w:color="auto"/>
            <w:right w:val="none" w:sz="0" w:space="0" w:color="auto"/>
          </w:divBdr>
        </w:div>
        <w:div w:id="1865899326">
          <w:marLeft w:val="640"/>
          <w:marRight w:val="0"/>
          <w:marTop w:val="0"/>
          <w:marBottom w:val="0"/>
          <w:divBdr>
            <w:top w:val="none" w:sz="0" w:space="0" w:color="auto"/>
            <w:left w:val="none" w:sz="0" w:space="0" w:color="auto"/>
            <w:bottom w:val="none" w:sz="0" w:space="0" w:color="auto"/>
            <w:right w:val="none" w:sz="0" w:space="0" w:color="auto"/>
          </w:divBdr>
        </w:div>
        <w:div w:id="1075125486">
          <w:marLeft w:val="640"/>
          <w:marRight w:val="0"/>
          <w:marTop w:val="0"/>
          <w:marBottom w:val="0"/>
          <w:divBdr>
            <w:top w:val="none" w:sz="0" w:space="0" w:color="auto"/>
            <w:left w:val="none" w:sz="0" w:space="0" w:color="auto"/>
            <w:bottom w:val="none" w:sz="0" w:space="0" w:color="auto"/>
            <w:right w:val="none" w:sz="0" w:space="0" w:color="auto"/>
          </w:divBdr>
        </w:div>
        <w:div w:id="1859852949">
          <w:marLeft w:val="640"/>
          <w:marRight w:val="0"/>
          <w:marTop w:val="0"/>
          <w:marBottom w:val="0"/>
          <w:divBdr>
            <w:top w:val="none" w:sz="0" w:space="0" w:color="auto"/>
            <w:left w:val="none" w:sz="0" w:space="0" w:color="auto"/>
            <w:bottom w:val="none" w:sz="0" w:space="0" w:color="auto"/>
            <w:right w:val="none" w:sz="0" w:space="0" w:color="auto"/>
          </w:divBdr>
        </w:div>
        <w:div w:id="1644121734">
          <w:marLeft w:val="640"/>
          <w:marRight w:val="0"/>
          <w:marTop w:val="0"/>
          <w:marBottom w:val="0"/>
          <w:divBdr>
            <w:top w:val="none" w:sz="0" w:space="0" w:color="auto"/>
            <w:left w:val="none" w:sz="0" w:space="0" w:color="auto"/>
            <w:bottom w:val="none" w:sz="0" w:space="0" w:color="auto"/>
            <w:right w:val="none" w:sz="0" w:space="0" w:color="auto"/>
          </w:divBdr>
        </w:div>
        <w:div w:id="101153868">
          <w:marLeft w:val="640"/>
          <w:marRight w:val="0"/>
          <w:marTop w:val="0"/>
          <w:marBottom w:val="0"/>
          <w:divBdr>
            <w:top w:val="none" w:sz="0" w:space="0" w:color="auto"/>
            <w:left w:val="none" w:sz="0" w:space="0" w:color="auto"/>
            <w:bottom w:val="none" w:sz="0" w:space="0" w:color="auto"/>
            <w:right w:val="none" w:sz="0" w:space="0" w:color="auto"/>
          </w:divBdr>
        </w:div>
        <w:div w:id="465783662">
          <w:marLeft w:val="640"/>
          <w:marRight w:val="0"/>
          <w:marTop w:val="0"/>
          <w:marBottom w:val="0"/>
          <w:divBdr>
            <w:top w:val="none" w:sz="0" w:space="0" w:color="auto"/>
            <w:left w:val="none" w:sz="0" w:space="0" w:color="auto"/>
            <w:bottom w:val="none" w:sz="0" w:space="0" w:color="auto"/>
            <w:right w:val="none" w:sz="0" w:space="0" w:color="auto"/>
          </w:divBdr>
        </w:div>
        <w:div w:id="1366909223">
          <w:marLeft w:val="640"/>
          <w:marRight w:val="0"/>
          <w:marTop w:val="0"/>
          <w:marBottom w:val="0"/>
          <w:divBdr>
            <w:top w:val="none" w:sz="0" w:space="0" w:color="auto"/>
            <w:left w:val="none" w:sz="0" w:space="0" w:color="auto"/>
            <w:bottom w:val="none" w:sz="0" w:space="0" w:color="auto"/>
            <w:right w:val="none" w:sz="0" w:space="0" w:color="auto"/>
          </w:divBdr>
        </w:div>
        <w:div w:id="1042825361">
          <w:marLeft w:val="640"/>
          <w:marRight w:val="0"/>
          <w:marTop w:val="0"/>
          <w:marBottom w:val="0"/>
          <w:divBdr>
            <w:top w:val="none" w:sz="0" w:space="0" w:color="auto"/>
            <w:left w:val="none" w:sz="0" w:space="0" w:color="auto"/>
            <w:bottom w:val="none" w:sz="0" w:space="0" w:color="auto"/>
            <w:right w:val="none" w:sz="0" w:space="0" w:color="auto"/>
          </w:divBdr>
        </w:div>
        <w:div w:id="462695610">
          <w:marLeft w:val="640"/>
          <w:marRight w:val="0"/>
          <w:marTop w:val="0"/>
          <w:marBottom w:val="0"/>
          <w:divBdr>
            <w:top w:val="none" w:sz="0" w:space="0" w:color="auto"/>
            <w:left w:val="none" w:sz="0" w:space="0" w:color="auto"/>
            <w:bottom w:val="none" w:sz="0" w:space="0" w:color="auto"/>
            <w:right w:val="none" w:sz="0" w:space="0" w:color="auto"/>
          </w:divBdr>
        </w:div>
        <w:div w:id="7485160">
          <w:marLeft w:val="640"/>
          <w:marRight w:val="0"/>
          <w:marTop w:val="0"/>
          <w:marBottom w:val="0"/>
          <w:divBdr>
            <w:top w:val="none" w:sz="0" w:space="0" w:color="auto"/>
            <w:left w:val="none" w:sz="0" w:space="0" w:color="auto"/>
            <w:bottom w:val="none" w:sz="0" w:space="0" w:color="auto"/>
            <w:right w:val="none" w:sz="0" w:space="0" w:color="auto"/>
          </w:divBdr>
        </w:div>
        <w:div w:id="161050612">
          <w:marLeft w:val="640"/>
          <w:marRight w:val="0"/>
          <w:marTop w:val="0"/>
          <w:marBottom w:val="0"/>
          <w:divBdr>
            <w:top w:val="none" w:sz="0" w:space="0" w:color="auto"/>
            <w:left w:val="none" w:sz="0" w:space="0" w:color="auto"/>
            <w:bottom w:val="none" w:sz="0" w:space="0" w:color="auto"/>
            <w:right w:val="none" w:sz="0" w:space="0" w:color="auto"/>
          </w:divBdr>
        </w:div>
        <w:div w:id="50928766">
          <w:marLeft w:val="640"/>
          <w:marRight w:val="0"/>
          <w:marTop w:val="0"/>
          <w:marBottom w:val="0"/>
          <w:divBdr>
            <w:top w:val="none" w:sz="0" w:space="0" w:color="auto"/>
            <w:left w:val="none" w:sz="0" w:space="0" w:color="auto"/>
            <w:bottom w:val="none" w:sz="0" w:space="0" w:color="auto"/>
            <w:right w:val="none" w:sz="0" w:space="0" w:color="auto"/>
          </w:divBdr>
        </w:div>
        <w:div w:id="224028841">
          <w:marLeft w:val="640"/>
          <w:marRight w:val="0"/>
          <w:marTop w:val="0"/>
          <w:marBottom w:val="0"/>
          <w:divBdr>
            <w:top w:val="none" w:sz="0" w:space="0" w:color="auto"/>
            <w:left w:val="none" w:sz="0" w:space="0" w:color="auto"/>
            <w:bottom w:val="none" w:sz="0" w:space="0" w:color="auto"/>
            <w:right w:val="none" w:sz="0" w:space="0" w:color="auto"/>
          </w:divBdr>
        </w:div>
        <w:div w:id="1188134841">
          <w:marLeft w:val="640"/>
          <w:marRight w:val="0"/>
          <w:marTop w:val="0"/>
          <w:marBottom w:val="0"/>
          <w:divBdr>
            <w:top w:val="none" w:sz="0" w:space="0" w:color="auto"/>
            <w:left w:val="none" w:sz="0" w:space="0" w:color="auto"/>
            <w:bottom w:val="none" w:sz="0" w:space="0" w:color="auto"/>
            <w:right w:val="none" w:sz="0" w:space="0" w:color="auto"/>
          </w:divBdr>
        </w:div>
        <w:div w:id="2041469576">
          <w:marLeft w:val="640"/>
          <w:marRight w:val="0"/>
          <w:marTop w:val="0"/>
          <w:marBottom w:val="0"/>
          <w:divBdr>
            <w:top w:val="none" w:sz="0" w:space="0" w:color="auto"/>
            <w:left w:val="none" w:sz="0" w:space="0" w:color="auto"/>
            <w:bottom w:val="none" w:sz="0" w:space="0" w:color="auto"/>
            <w:right w:val="none" w:sz="0" w:space="0" w:color="auto"/>
          </w:divBdr>
        </w:div>
        <w:div w:id="1107232439">
          <w:marLeft w:val="640"/>
          <w:marRight w:val="0"/>
          <w:marTop w:val="0"/>
          <w:marBottom w:val="0"/>
          <w:divBdr>
            <w:top w:val="none" w:sz="0" w:space="0" w:color="auto"/>
            <w:left w:val="none" w:sz="0" w:space="0" w:color="auto"/>
            <w:bottom w:val="none" w:sz="0" w:space="0" w:color="auto"/>
            <w:right w:val="none" w:sz="0" w:space="0" w:color="auto"/>
          </w:divBdr>
        </w:div>
        <w:div w:id="642778566">
          <w:marLeft w:val="640"/>
          <w:marRight w:val="0"/>
          <w:marTop w:val="0"/>
          <w:marBottom w:val="0"/>
          <w:divBdr>
            <w:top w:val="none" w:sz="0" w:space="0" w:color="auto"/>
            <w:left w:val="none" w:sz="0" w:space="0" w:color="auto"/>
            <w:bottom w:val="none" w:sz="0" w:space="0" w:color="auto"/>
            <w:right w:val="none" w:sz="0" w:space="0" w:color="auto"/>
          </w:divBdr>
        </w:div>
        <w:div w:id="348409638">
          <w:marLeft w:val="640"/>
          <w:marRight w:val="0"/>
          <w:marTop w:val="0"/>
          <w:marBottom w:val="0"/>
          <w:divBdr>
            <w:top w:val="none" w:sz="0" w:space="0" w:color="auto"/>
            <w:left w:val="none" w:sz="0" w:space="0" w:color="auto"/>
            <w:bottom w:val="none" w:sz="0" w:space="0" w:color="auto"/>
            <w:right w:val="none" w:sz="0" w:space="0" w:color="auto"/>
          </w:divBdr>
        </w:div>
        <w:div w:id="220795946">
          <w:marLeft w:val="640"/>
          <w:marRight w:val="0"/>
          <w:marTop w:val="0"/>
          <w:marBottom w:val="0"/>
          <w:divBdr>
            <w:top w:val="none" w:sz="0" w:space="0" w:color="auto"/>
            <w:left w:val="none" w:sz="0" w:space="0" w:color="auto"/>
            <w:bottom w:val="none" w:sz="0" w:space="0" w:color="auto"/>
            <w:right w:val="none" w:sz="0" w:space="0" w:color="auto"/>
          </w:divBdr>
        </w:div>
        <w:div w:id="322584137">
          <w:marLeft w:val="640"/>
          <w:marRight w:val="0"/>
          <w:marTop w:val="0"/>
          <w:marBottom w:val="0"/>
          <w:divBdr>
            <w:top w:val="none" w:sz="0" w:space="0" w:color="auto"/>
            <w:left w:val="none" w:sz="0" w:space="0" w:color="auto"/>
            <w:bottom w:val="none" w:sz="0" w:space="0" w:color="auto"/>
            <w:right w:val="none" w:sz="0" w:space="0" w:color="auto"/>
          </w:divBdr>
        </w:div>
        <w:div w:id="2131318695">
          <w:marLeft w:val="640"/>
          <w:marRight w:val="0"/>
          <w:marTop w:val="0"/>
          <w:marBottom w:val="0"/>
          <w:divBdr>
            <w:top w:val="none" w:sz="0" w:space="0" w:color="auto"/>
            <w:left w:val="none" w:sz="0" w:space="0" w:color="auto"/>
            <w:bottom w:val="none" w:sz="0" w:space="0" w:color="auto"/>
            <w:right w:val="none" w:sz="0" w:space="0" w:color="auto"/>
          </w:divBdr>
        </w:div>
      </w:divsChild>
    </w:div>
    <w:div w:id="922882536">
      <w:bodyDiv w:val="1"/>
      <w:marLeft w:val="0"/>
      <w:marRight w:val="0"/>
      <w:marTop w:val="0"/>
      <w:marBottom w:val="0"/>
      <w:divBdr>
        <w:top w:val="none" w:sz="0" w:space="0" w:color="auto"/>
        <w:left w:val="none" w:sz="0" w:space="0" w:color="auto"/>
        <w:bottom w:val="none" w:sz="0" w:space="0" w:color="auto"/>
        <w:right w:val="none" w:sz="0" w:space="0" w:color="auto"/>
      </w:divBdr>
      <w:divsChild>
        <w:div w:id="119495201">
          <w:marLeft w:val="640"/>
          <w:marRight w:val="0"/>
          <w:marTop w:val="0"/>
          <w:marBottom w:val="0"/>
          <w:divBdr>
            <w:top w:val="none" w:sz="0" w:space="0" w:color="auto"/>
            <w:left w:val="none" w:sz="0" w:space="0" w:color="auto"/>
            <w:bottom w:val="none" w:sz="0" w:space="0" w:color="auto"/>
            <w:right w:val="none" w:sz="0" w:space="0" w:color="auto"/>
          </w:divBdr>
        </w:div>
        <w:div w:id="1494877456">
          <w:marLeft w:val="640"/>
          <w:marRight w:val="0"/>
          <w:marTop w:val="0"/>
          <w:marBottom w:val="0"/>
          <w:divBdr>
            <w:top w:val="none" w:sz="0" w:space="0" w:color="auto"/>
            <w:left w:val="none" w:sz="0" w:space="0" w:color="auto"/>
            <w:bottom w:val="none" w:sz="0" w:space="0" w:color="auto"/>
            <w:right w:val="none" w:sz="0" w:space="0" w:color="auto"/>
          </w:divBdr>
        </w:div>
        <w:div w:id="1217083305">
          <w:marLeft w:val="640"/>
          <w:marRight w:val="0"/>
          <w:marTop w:val="0"/>
          <w:marBottom w:val="0"/>
          <w:divBdr>
            <w:top w:val="none" w:sz="0" w:space="0" w:color="auto"/>
            <w:left w:val="none" w:sz="0" w:space="0" w:color="auto"/>
            <w:bottom w:val="none" w:sz="0" w:space="0" w:color="auto"/>
            <w:right w:val="none" w:sz="0" w:space="0" w:color="auto"/>
          </w:divBdr>
        </w:div>
        <w:div w:id="1941377383">
          <w:marLeft w:val="640"/>
          <w:marRight w:val="0"/>
          <w:marTop w:val="0"/>
          <w:marBottom w:val="0"/>
          <w:divBdr>
            <w:top w:val="none" w:sz="0" w:space="0" w:color="auto"/>
            <w:left w:val="none" w:sz="0" w:space="0" w:color="auto"/>
            <w:bottom w:val="none" w:sz="0" w:space="0" w:color="auto"/>
            <w:right w:val="none" w:sz="0" w:space="0" w:color="auto"/>
          </w:divBdr>
        </w:div>
        <w:div w:id="665207693">
          <w:marLeft w:val="640"/>
          <w:marRight w:val="0"/>
          <w:marTop w:val="0"/>
          <w:marBottom w:val="0"/>
          <w:divBdr>
            <w:top w:val="none" w:sz="0" w:space="0" w:color="auto"/>
            <w:left w:val="none" w:sz="0" w:space="0" w:color="auto"/>
            <w:bottom w:val="none" w:sz="0" w:space="0" w:color="auto"/>
            <w:right w:val="none" w:sz="0" w:space="0" w:color="auto"/>
          </w:divBdr>
        </w:div>
        <w:div w:id="214200521">
          <w:marLeft w:val="640"/>
          <w:marRight w:val="0"/>
          <w:marTop w:val="0"/>
          <w:marBottom w:val="0"/>
          <w:divBdr>
            <w:top w:val="none" w:sz="0" w:space="0" w:color="auto"/>
            <w:left w:val="none" w:sz="0" w:space="0" w:color="auto"/>
            <w:bottom w:val="none" w:sz="0" w:space="0" w:color="auto"/>
            <w:right w:val="none" w:sz="0" w:space="0" w:color="auto"/>
          </w:divBdr>
        </w:div>
        <w:div w:id="1732773384">
          <w:marLeft w:val="640"/>
          <w:marRight w:val="0"/>
          <w:marTop w:val="0"/>
          <w:marBottom w:val="0"/>
          <w:divBdr>
            <w:top w:val="none" w:sz="0" w:space="0" w:color="auto"/>
            <w:left w:val="none" w:sz="0" w:space="0" w:color="auto"/>
            <w:bottom w:val="none" w:sz="0" w:space="0" w:color="auto"/>
            <w:right w:val="none" w:sz="0" w:space="0" w:color="auto"/>
          </w:divBdr>
        </w:div>
        <w:div w:id="1630553602">
          <w:marLeft w:val="640"/>
          <w:marRight w:val="0"/>
          <w:marTop w:val="0"/>
          <w:marBottom w:val="0"/>
          <w:divBdr>
            <w:top w:val="none" w:sz="0" w:space="0" w:color="auto"/>
            <w:left w:val="none" w:sz="0" w:space="0" w:color="auto"/>
            <w:bottom w:val="none" w:sz="0" w:space="0" w:color="auto"/>
            <w:right w:val="none" w:sz="0" w:space="0" w:color="auto"/>
          </w:divBdr>
        </w:div>
        <w:div w:id="1446147054">
          <w:marLeft w:val="640"/>
          <w:marRight w:val="0"/>
          <w:marTop w:val="0"/>
          <w:marBottom w:val="0"/>
          <w:divBdr>
            <w:top w:val="none" w:sz="0" w:space="0" w:color="auto"/>
            <w:left w:val="none" w:sz="0" w:space="0" w:color="auto"/>
            <w:bottom w:val="none" w:sz="0" w:space="0" w:color="auto"/>
            <w:right w:val="none" w:sz="0" w:space="0" w:color="auto"/>
          </w:divBdr>
        </w:div>
        <w:div w:id="380062333">
          <w:marLeft w:val="640"/>
          <w:marRight w:val="0"/>
          <w:marTop w:val="0"/>
          <w:marBottom w:val="0"/>
          <w:divBdr>
            <w:top w:val="none" w:sz="0" w:space="0" w:color="auto"/>
            <w:left w:val="none" w:sz="0" w:space="0" w:color="auto"/>
            <w:bottom w:val="none" w:sz="0" w:space="0" w:color="auto"/>
            <w:right w:val="none" w:sz="0" w:space="0" w:color="auto"/>
          </w:divBdr>
        </w:div>
        <w:div w:id="1191577372">
          <w:marLeft w:val="640"/>
          <w:marRight w:val="0"/>
          <w:marTop w:val="0"/>
          <w:marBottom w:val="0"/>
          <w:divBdr>
            <w:top w:val="none" w:sz="0" w:space="0" w:color="auto"/>
            <w:left w:val="none" w:sz="0" w:space="0" w:color="auto"/>
            <w:bottom w:val="none" w:sz="0" w:space="0" w:color="auto"/>
            <w:right w:val="none" w:sz="0" w:space="0" w:color="auto"/>
          </w:divBdr>
        </w:div>
        <w:div w:id="1208756442">
          <w:marLeft w:val="640"/>
          <w:marRight w:val="0"/>
          <w:marTop w:val="0"/>
          <w:marBottom w:val="0"/>
          <w:divBdr>
            <w:top w:val="none" w:sz="0" w:space="0" w:color="auto"/>
            <w:left w:val="none" w:sz="0" w:space="0" w:color="auto"/>
            <w:bottom w:val="none" w:sz="0" w:space="0" w:color="auto"/>
            <w:right w:val="none" w:sz="0" w:space="0" w:color="auto"/>
          </w:divBdr>
        </w:div>
        <w:div w:id="1113130956">
          <w:marLeft w:val="640"/>
          <w:marRight w:val="0"/>
          <w:marTop w:val="0"/>
          <w:marBottom w:val="0"/>
          <w:divBdr>
            <w:top w:val="none" w:sz="0" w:space="0" w:color="auto"/>
            <w:left w:val="none" w:sz="0" w:space="0" w:color="auto"/>
            <w:bottom w:val="none" w:sz="0" w:space="0" w:color="auto"/>
            <w:right w:val="none" w:sz="0" w:space="0" w:color="auto"/>
          </w:divBdr>
        </w:div>
        <w:div w:id="518275909">
          <w:marLeft w:val="640"/>
          <w:marRight w:val="0"/>
          <w:marTop w:val="0"/>
          <w:marBottom w:val="0"/>
          <w:divBdr>
            <w:top w:val="none" w:sz="0" w:space="0" w:color="auto"/>
            <w:left w:val="none" w:sz="0" w:space="0" w:color="auto"/>
            <w:bottom w:val="none" w:sz="0" w:space="0" w:color="auto"/>
            <w:right w:val="none" w:sz="0" w:space="0" w:color="auto"/>
          </w:divBdr>
        </w:div>
        <w:div w:id="1483543886">
          <w:marLeft w:val="640"/>
          <w:marRight w:val="0"/>
          <w:marTop w:val="0"/>
          <w:marBottom w:val="0"/>
          <w:divBdr>
            <w:top w:val="none" w:sz="0" w:space="0" w:color="auto"/>
            <w:left w:val="none" w:sz="0" w:space="0" w:color="auto"/>
            <w:bottom w:val="none" w:sz="0" w:space="0" w:color="auto"/>
            <w:right w:val="none" w:sz="0" w:space="0" w:color="auto"/>
          </w:divBdr>
        </w:div>
        <w:div w:id="1530797330">
          <w:marLeft w:val="640"/>
          <w:marRight w:val="0"/>
          <w:marTop w:val="0"/>
          <w:marBottom w:val="0"/>
          <w:divBdr>
            <w:top w:val="none" w:sz="0" w:space="0" w:color="auto"/>
            <w:left w:val="none" w:sz="0" w:space="0" w:color="auto"/>
            <w:bottom w:val="none" w:sz="0" w:space="0" w:color="auto"/>
            <w:right w:val="none" w:sz="0" w:space="0" w:color="auto"/>
          </w:divBdr>
        </w:div>
        <w:div w:id="1490902064">
          <w:marLeft w:val="640"/>
          <w:marRight w:val="0"/>
          <w:marTop w:val="0"/>
          <w:marBottom w:val="0"/>
          <w:divBdr>
            <w:top w:val="none" w:sz="0" w:space="0" w:color="auto"/>
            <w:left w:val="none" w:sz="0" w:space="0" w:color="auto"/>
            <w:bottom w:val="none" w:sz="0" w:space="0" w:color="auto"/>
            <w:right w:val="none" w:sz="0" w:space="0" w:color="auto"/>
          </w:divBdr>
        </w:div>
        <w:div w:id="806582764">
          <w:marLeft w:val="640"/>
          <w:marRight w:val="0"/>
          <w:marTop w:val="0"/>
          <w:marBottom w:val="0"/>
          <w:divBdr>
            <w:top w:val="none" w:sz="0" w:space="0" w:color="auto"/>
            <w:left w:val="none" w:sz="0" w:space="0" w:color="auto"/>
            <w:bottom w:val="none" w:sz="0" w:space="0" w:color="auto"/>
            <w:right w:val="none" w:sz="0" w:space="0" w:color="auto"/>
          </w:divBdr>
        </w:div>
        <w:div w:id="204951975">
          <w:marLeft w:val="640"/>
          <w:marRight w:val="0"/>
          <w:marTop w:val="0"/>
          <w:marBottom w:val="0"/>
          <w:divBdr>
            <w:top w:val="none" w:sz="0" w:space="0" w:color="auto"/>
            <w:left w:val="none" w:sz="0" w:space="0" w:color="auto"/>
            <w:bottom w:val="none" w:sz="0" w:space="0" w:color="auto"/>
            <w:right w:val="none" w:sz="0" w:space="0" w:color="auto"/>
          </w:divBdr>
        </w:div>
        <w:div w:id="213004445">
          <w:marLeft w:val="640"/>
          <w:marRight w:val="0"/>
          <w:marTop w:val="0"/>
          <w:marBottom w:val="0"/>
          <w:divBdr>
            <w:top w:val="none" w:sz="0" w:space="0" w:color="auto"/>
            <w:left w:val="none" w:sz="0" w:space="0" w:color="auto"/>
            <w:bottom w:val="none" w:sz="0" w:space="0" w:color="auto"/>
            <w:right w:val="none" w:sz="0" w:space="0" w:color="auto"/>
          </w:divBdr>
        </w:div>
        <w:div w:id="125244021">
          <w:marLeft w:val="640"/>
          <w:marRight w:val="0"/>
          <w:marTop w:val="0"/>
          <w:marBottom w:val="0"/>
          <w:divBdr>
            <w:top w:val="none" w:sz="0" w:space="0" w:color="auto"/>
            <w:left w:val="none" w:sz="0" w:space="0" w:color="auto"/>
            <w:bottom w:val="none" w:sz="0" w:space="0" w:color="auto"/>
            <w:right w:val="none" w:sz="0" w:space="0" w:color="auto"/>
          </w:divBdr>
        </w:div>
        <w:div w:id="716899810">
          <w:marLeft w:val="640"/>
          <w:marRight w:val="0"/>
          <w:marTop w:val="0"/>
          <w:marBottom w:val="0"/>
          <w:divBdr>
            <w:top w:val="none" w:sz="0" w:space="0" w:color="auto"/>
            <w:left w:val="none" w:sz="0" w:space="0" w:color="auto"/>
            <w:bottom w:val="none" w:sz="0" w:space="0" w:color="auto"/>
            <w:right w:val="none" w:sz="0" w:space="0" w:color="auto"/>
          </w:divBdr>
        </w:div>
        <w:div w:id="640691026">
          <w:marLeft w:val="640"/>
          <w:marRight w:val="0"/>
          <w:marTop w:val="0"/>
          <w:marBottom w:val="0"/>
          <w:divBdr>
            <w:top w:val="none" w:sz="0" w:space="0" w:color="auto"/>
            <w:left w:val="none" w:sz="0" w:space="0" w:color="auto"/>
            <w:bottom w:val="none" w:sz="0" w:space="0" w:color="auto"/>
            <w:right w:val="none" w:sz="0" w:space="0" w:color="auto"/>
          </w:divBdr>
        </w:div>
        <w:div w:id="44761771">
          <w:marLeft w:val="640"/>
          <w:marRight w:val="0"/>
          <w:marTop w:val="0"/>
          <w:marBottom w:val="0"/>
          <w:divBdr>
            <w:top w:val="none" w:sz="0" w:space="0" w:color="auto"/>
            <w:left w:val="none" w:sz="0" w:space="0" w:color="auto"/>
            <w:bottom w:val="none" w:sz="0" w:space="0" w:color="auto"/>
            <w:right w:val="none" w:sz="0" w:space="0" w:color="auto"/>
          </w:divBdr>
        </w:div>
        <w:div w:id="1598515586">
          <w:marLeft w:val="640"/>
          <w:marRight w:val="0"/>
          <w:marTop w:val="0"/>
          <w:marBottom w:val="0"/>
          <w:divBdr>
            <w:top w:val="none" w:sz="0" w:space="0" w:color="auto"/>
            <w:left w:val="none" w:sz="0" w:space="0" w:color="auto"/>
            <w:bottom w:val="none" w:sz="0" w:space="0" w:color="auto"/>
            <w:right w:val="none" w:sz="0" w:space="0" w:color="auto"/>
          </w:divBdr>
        </w:div>
        <w:div w:id="1314289794">
          <w:marLeft w:val="640"/>
          <w:marRight w:val="0"/>
          <w:marTop w:val="0"/>
          <w:marBottom w:val="0"/>
          <w:divBdr>
            <w:top w:val="none" w:sz="0" w:space="0" w:color="auto"/>
            <w:left w:val="none" w:sz="0" w:space="0" w:color="auto"/>
            <w:bottom w:val="none" w:sz="0" w:space="0" w:color="auto"/>
            <w:right w:val="none" w:sz="0" w:space="0" w:color="auto"/>
          </w:divBdr>
        </w:div>
        <w:div w:id="1324893178">
          <w:marLeft w:val="640"/>
          <w:marRight w:val="0"/>
          <w:marTop w:val="0"/>
          <w:marBottom w:val="0"/>
          <w:divBdr>
            <w:top w:val="none" w:sz="0" w:space="0" w:color="auto"/>
            <w:left w:val="none" w:sz="0" w:space="0" w:color="auto"/>
            <w:bottom w:val="none" w:sz="0" w:space="0" w:color="auto"/>
            <w:right w:val="none" w:sz="0" w:space="0" w:color="auto"/>
          </w:divBdr>
        </w:div>
        <w:div w:id="1547839603">
          <w:marLeft w:val="640"/>
          <w:marRight w:val="0"/>
          <w:marTop w:val="0"/>
          <w:marBottom w:val="0"/>
          <w:divBdr>
            <w:top w:val="none" w:sz="0" w:space="0" w:color="auto"/>
            <w:left w:val="none" w:sz="0" w:space="0" w:color="auto"/>
            <w:bottom w:val="none" w:sz="0" w:space="0" w:color="auto"/>
            <w:right w:val="none" w:sz="0" w:space="0" w:color="auto"/>
          </w:divBdr>
        </w:div>
        <w:div w:id="1567299613">
          <w:marLeft w:val="640"/>
          <w:marRight w:val="0"/>
          <w:marTop w:val="0"/>
          <w:marBottom w:val="0"/>
          <w:divBdr>
            <w:top w:val="none" w:sz="0" w:space="0" w:color="auto"/>
            <w:left w:val="none" w:sz="0" w:space="0" w:color="auto"/>
            <w:bottom w:val="none" w:sz="0" w:space="0" w:color="auto"/>
            <w:right w:val="none" w:sz="0" w:space="0" w:color="auto"/>
          </w:divBdr>
        </w:div>
        <w:div w:id="331572546">
          <w:marLeft w:val="640"/>
          <w:marRight w:val="0"/>
          <w:marTop w:val="0"/>
          <w:marBottom w:val="0"/>
          <w:divBdr>
            <w:top w:val="none" w:sz="0" w:space="0" w:color="auto"/>
            <w:left w:val="none" w:sz="0" w:space="0" w:color="auto"/>
            <w:bottom w:val="none" w:sz="0" w:space="0" w:color="auto"/>
            <w:right w:val="none" w:sz="0" w:space="0" w:color="auto"/>
          </w:divBdr>
        </w:div>
        <w:div w:id="758871405">
          <w:marLeft w:val="640"/>
          <w:marRight w:val="0"/>
          <w:marTop w:val="0"/>
          <w:marBottom w:val="0"/>
          <w:divBdr>
            <w:top w:val="none" w:sz="0" w:space="0" w:color="auto"/>
            <w:left w:val="none" w:sz="0" w:space="0" w:color="auto"/>
            <w:bottom w:val="none" w:sz="0" w:space="0" w:color="auto"/>
            <w:right w:val="none" w:sz="0" w:space="0" w:color="auto"/>
          </w:divBdr>
        </w:div>
        <w:div w:id="186217528">
          <w:marLeft w:val="640"/>
          <w:marRight w:val="0"/>
          <w:marTop w:val="0"/>
          <w:marBottom w:val="0"/>
          <w:divBdr>
            <w:top w:val="none" w:sz="0" w:space="0" w:color="auto"/>
            <w:left w:val="none" w:sz="0" w:space="0" w:color="auto"/>
            <w:bottom w:val="none" w:sz="0" w:space="0" w:color="auto"/>
            <w:right w:val="none" w:sz="0" w:space="0" w:color="auto"/>
          </w:divBdr>
        </w:div>
        <w:div w:id="857502974">
          <w:marLeft w:val="640"/>
          <w:marRight w:val="0"/>
          <w:marTop w:val="0"/>
          <w:marBottom w:val="0"/>
          <w:divBdr>
            <w:top w:val="none" w:sz="0" w:space="0" w:color="auto"/>
            <w:left w:val="none" w:sz="0" w:space="0" w:color="auto"/>
            <w:bottom w:val="none" w:sz="0" w:space="0" w:color="auto"/>
            <w:right w:val="none" w:sz="0" w:space="0" w:color="auto"/>
          </w:divBdr>
        </w:div>
        <w:div w:id="1385451487">
          <w:marLeft w:val="640"/>
          <w:marRight w:val="0"/>
          <w:marTop w:val="0"/>
          <w:marBottom w:val="0"/>
          <w:divBdr>
            <w:top w:val="none" w:sz="0" w:space="0" w:color="auto"/>
            <w:left w:val="none" w:sz="0" w:space="0" w:color="auto"/>
            <w:bottom w:val="none" w:sz="0" w:space="0" w:color="auto"/>
            <w:right w:val="none" w:sz="0" w:space="0" w:color="auto"/>
          </w:divBdr>
        </w:div>
        <w:div w:id="1110124815">
          <w:marLeft w:val="640"/>
          <w:marRight w:val="0"/>
          <w:marTop w:val="0"/>
          <w:marBottom w:val="0"/>
          <w:divBdr>
            <w:top w:val="none" w:sz="0" w:space="0" w:color="auto"/>
            <w:left w:val="none" w:sz="0" w:space="0" w:color="auto"/>
            <w:bottom w:val="none" w:sz="0" w:space="0" w:color="auto"/>
            <w:right w:val="none" w:sz="0" w:space="0" w:color="auto"/>
          </w:divBdr>
        </w:div>
        <w:div w:id="676495060">
          <w:marLeft w:val="640"/>
          <w:marRight w:val="0"/>
          <w:marTop w:val="0"/>
          <w:marBottom w:val="0"/>
          <w:divBdr>
            <w:top w:val="none" w:sz="0" w:space="0" w:color="auto"/>
            <w:left w:val="none" w:sz="0" w:space="0" w:color="auto"/>
            <w:bottom w:val="none" w:sz="0" w:space="0" w:color="auto"/>
            <w:right w:val="none" w:sz="0" w:space="0" w:color="auto"/>
          </w:divBdr>
        </w:div>
        <w:div w:id="789738430">
          <w:marLeft w:val="640"/>
          <w:marRight w:val="0"/>
          <w:marTop w:val="0"/>
          <w:marBottom w:val="0"/>
          <w:divBdr>
            <w:top w:val="none" w:sz="0" w:space="0" w:color="auto"/>
            <w:left w:val="none" w:sz="0" w:space="0" w:color="auto"/>
            <w:bottom w:val="none" w:sz="0" w:space="0" w:color="auto"/>
            <w:right w:val="none" w:sz="0" w:space="0" w:color="auto"/>
          </w:divBdr>
        </w:div>
        <w:div w:id="1822382967">
          <w:marLeft w:val="640"/>
          <w:marRight w:val="0"/>
          <w:marTop w:val="0"/>
          <w:marBottom w:val="0"/>
          <w:divBdr>
            <w:top w:val="none" w:sz="0" w:space="0" w:color="auto"/>
            <w:left w:val="none" w:sz="0" w:space="0" w:color="auto"/>
            <w:bottom w:val="none" w:sz="0" w:space="0" w:color="auto"/>
            <w:right w:val="none" w:sz="0" w:space="0" w:color="auto"/>
          </w:divBdr>
        </w:div>
        <w:div w:id="2057267490">
          <w:marLeft w:val="640"/>
          <w:marRight w:val="0"/>
          <w:marTop w:val="0"/>
          <w:marBottom w:val="0"/>
          <w:divBdr>
            <w:top w:val="none" w:sz="0" w:space="0" w:color="auto"/>
            <w:left w:val="none" w:sz="0" w:space="0" w:color="auto"/>
            <w:bottom w:val="none" w:sz="0" w:space="0" w:color="auto"/>
            <w:right w:val="none" w:sz="0" w:space="0" w:color="auto"/>
          </w:divBdr>
        </w:div>
        <w:div w:id="1426026320">
          <w:marLeft w:val="640"/>
          <w:marRight w:val="0"/>
          <w:marTop w:val="0"/>
          <w:marBottom w:val="0"/>
          <w:divBdr>
            <w:top w:val="none" w:sz="0" w:space="0" w:color="auto"/>
            <w:left w:val="none" w:sz="0" w:space="0" w:color="auto"/>
            <w:bottom w:val="none" w:sz="0" w:space="0" w:color="auto"/>
            <w:right w:val="none" w:sz="0" w:space="0" w:color="auto"/>
          </w:divBdr>
        </w:div>
        <w:div w:id="1814980679">
          <w:marLeft w:val="640"/>
          <w:marRight w:val="0"/>
          <w:marTop w:val="0"/>
          <w:marBottom w:val="0"/>
          <w:divBdr>
            <w:top w:val="none" w:sz="0" w:space="0" w:color="auto"/>
            <w:left w:val="none" w:sz="0" w:space="0" w:color="auto"/>
            <w:bottom w:val="none" w:sz="0" w:space="0" w:color="auto"/>
            <w:right w:val="none" w:sz="0" w:space="0" w:color="auto"/>
          </w:divBdr>
        </w:div>
        <w:div w:id="541867111">
          <w:marLeft w:val="640"/>
          <w:marRight w:val="0"/>
          <w:marTop w:val="0"/>
          <w:marBottom w:val="0"/>
          <w:divBdr>
            <w:top w:val="none" w:sz="0" w:space="0" w:color="auto"/>
            <w:left w:val="none" w:sz="0" w:space="0" w:color="auto"/>
            <w:bottom w:val="none" w:sz="0" w:space="0" w:color="auto"/>
            <w:right w:val="none" w:sz="0" w:space="0" w:color="auto"/>
          </w:divBdr>
        </w:div>
        <w:div w:id="1411612396">
          <w:marLeft w:val="640"/>
          <w:marRight w:val="0"/>
          <w:marTop w:val="0"/>
          <w:marBottom w:val="0"/>
          <w:divBdr>
            <w:top w:val="none" w:sz="0" w:space="0" w:color="auto"/>
            <w:left w:val="none" w:sz="0" w:space="0" w:color="auto"/>
            <w:bottom w:val="none" w:sz="0" w:space="0" w:color="auto"/>
            <w:right w:val="none" w:sz="0" w:space="0" w:color="auto"/>
          </w:divBdr>
        </w:div>
        <w:div w:id="1401054677">
          <w:marLeft w:val="640"/>
          <w:marRight w:val="0"/>
          <w:marTop w:val="0"/>
          <w:marBottom w:val="0"/>
          <w:divBdr>
            <w:top w:val="none" w:sz="0" w:space="0" w:color="auto"/>
            <w:left w:val="none" w:sz="0" w:space="0" w:color="auto"/>
            <w:bottom w:val="none" w:sz="0" w:space="0" w:color="auto"/>
            <w:right w:val="none" w:sz="0" w:space="0" w:color="auto"/>
          </w:divBdr>
        </w:div>
        <w:div w:id="1015770958">
          <w:marLeft w:val="640"/>
          <w:marRight w:val="0"/>
          <w:marTop w:val="0"/>
          <w:marBottom w:val="0"/>
          <w:divBdr>
            <w:top w:val="none" w:sz="0" w:space="0" w:color="auto"/>
            <w:left w:val="none" w:sz="0" w:space="0" w:color="auto"/>
            <w:bottom w:val="none" w:sz="0" w:space="0" w:color="auto"/>
            <w:right w:val="none" w:sz="0" w:space="0" w:color="auto"/>
          </w:divBdr>
        </w:div>
        <w:div w:id="1044789985">
          <w:marLeft w:val="640"/>
          <w:marRight w:val="0"/>
          <w:marTop w:val="0"/>
          <w:marBottom w:val="0"/>
          <w:divBdr>
            <w:top w:val="none" w:sz="0" w:space="0" w:color="auto"/>
            <w:left w:val="none" w:sz="0" w:space="0" w:color="auto"/>
            <w:bottom w:val="none" w:sz="0" w:space="0" w:color="auto"/>
            <w:right w:val="none" w:sz="0" w:space="0" w:color="auto"/>
          </w:divBdr>
        </w:div>
        <w:div w:id="1472819297">
          <w:marLeft w:val="640"/>
          <w:marRight w:val="0"/>
          <w:marTop w:val="0"/>
          <w:marBottom w:val="0"/>
          <w:divBdr>
            <w:top w:val="none" w:sz="0" w:space="0" w:color="auto"/>
            <w:left w:val="none" w:sz="0" w:space="0" w:color="auto"/>
            <w:bottom w:val="none" w:sz="0" w:space="0" w:color="auto"/>
            <w:right w:val="none" w:sz="0" w:space="0" w:color="auto"/>
          </w:divBdr>
        </w:div>
        <w:div w:id="1637829540">
          <w:marLeft w:val="640"/>
          <w:marRight w:val="0"/>
          <w:marTop w:val="0"/>
          <w:marBottom w:val="0"/>
          <w:divBdr>
            <w:top w:val="none" w:sz="0" w:space="0" w:color="auto"/>
            <w:left w:val="none" w:sz="0" w:space="0" w:color="auto"/>
            <w:bottom w:val="none" w:sz="0" w:space="0" w:color="auto"/>
            <w:right w:val="none" w:sz="0" w:space="0" w:color="auto"/>
          </w:divBdr>
        </w:div>
        <w:div w:id="1989674317">
          <w:marLeft w:val="640"/>
          <w:marRight w:val="0"/>
          <w:marTop w:val="0"/>
          <w:marBottom w:val="0"/>
          <w:divBdr>
            <w:top w:val="none" w:sz="0" w:space="0" w:color="auto"/>
            <w:left w:val="none" w:sz="0" w:space="0" w:color="auto"/>
            <w:bottom w:val="none" w:sz="0" w:space="0" w:color="auto"/>
            <w:right w:val="none" w:sz="0" w:space="0" w:color="auto"/>
          </w:divBdr>
        </w:div>
        <w:div w:id="1962570764">
          <w:marLeft w:val="640"/>
          <w:marRight w:val="0"/>
          <w:marTop w:val="0"/>
          <w:marBottom w:val="0"/>
          <w:divBdr>
            <w:top w:val="none" w:sz="0" w:space="0" w:color="auto"/>
            <w:left w:val="none" w:sz="0" w:space="0" w:color="auto"/>
            <w:bottom w:val="none" w:sz="0" w:space="0" w:color="auto"/>
            <w:right w:val="none" w:sz="0" w:space="0" w:color="auto"/>
          </w:divBdr>
        </w:div>
        <w:div w:id="598294892">
          <w:marLeft w:val="640"/>
          <w:marRight w:val="0"/>
          <w:marTop w:val="0"/>
          <w:marBottom w:val="0"/>
          <w:divBdr>
            <w:top w:val="none" w:sz="0" w:space="0" w:color="auto"/>
            <w:left w:val="none" w:sz="0" w:space="0" w:color="auto"/>
            <w:bottom w:val="none" w:sz="0" w:space="0" w:color="auto"/>
            <w:right w:val="none" w:sz="0" w:space="0" w:color="auto"/>
          </w:divBdr>
        </w:div>
        <w:div w:id="1974410750">
          <w:marLeft w:val="640"/>
          <w:marRight w:val="0"/>
          <w:marTop w:val="0"/>
          <w:marBottom w:val="0"/>
          <w:divBdr>
            <w:top w:val="none" w:sz="0" w:space="0" w:color="auto"/>
            <w:left w:val="none" w:sz="0" w:space="0" w:color="auto"/>
            <w:bottom w:val="none" w:sz="0" w:space="0" w:color="auto"/>
            <w:right w:val="none" w:sz="0" w:space="0" w:color="auto"/>
          </w:divBdr>
        </w:div>
        <w:div w:id="532426935">
          <w:marLeft w:val="640"/>
          <w:marRight w:val="0"/>
          <w:marTop w:val="0"/>
          <w:marBottom w:val="0"/>
          <w:divBdr>
            <w:top w:val="none" w:sz="0" w:space="0" w:color="auto"/>
            <w:left w:val="none" w:sz="0" w:space="0" w:color="auto"/>
            <w:bottom w:val="none" w:sz="0" w:space="0" w:color="auto"/>
            <w:right w:val="none" w:sz="0" w:space="0" w:color="auto"/>
          </w:divBdr>
        </w:div>
        <w:div w:id="88280858">
          <w:marLeft w:val="640"/>
          <w:marRight w:val="0"/>
          <w:marTop w:val="0"/>
          <w:marBottom w:val="0"/>
          <w:divBdr>
            <w:top w:val="none" w:sz="0" w:space="0" w:color="auto"/>
            <w:left w:val="none" w:sz="0" w:space="0" w:color="auto"/>
            <w:bottom w:val="none" w:sz="0" w:space="0" w:color="auto"/>
            <w:right w:val="none" w:sz="0" w:space="0" w:color="auto"/>
          </w:divBdr>
        </w:div>
        <w:div w:id="1376202461">
          <w:marLeft w:val="640"/>
          <w:marRight w:val="0"/>
          <w:marTop w:val="0"/>
          <w:marBottom w:val="0"/>
          <w:divBdr>
            <w:top w:val="none" w:sz="0" w:space="0" w:color="auto"/>
            <w:left w:val="none" w:sz="0" w:space="0" w:color="auto"/>
            <w:bottom w:val="none" w:sz="0" w:space="0" w:color="auto"/>
            <w:right w:val="none" w:sz="0" w:space="0" w:color="auto"/>
          </w:divBdr>
        </w:div>
        <w:div w:id="1503739812">
          <w:marLeft w:val="640"/>
          <w:marRight w:val="0"/>
          <w:marTop w:val="0"/>
          <w:marBottom w:val="0"/>
          <w:divBdr>
            <w:top w:val="none" w:sz="0" w:space="0" w:color="auto"/>
            <w:left w:val="none" w:sz="0" w:space="0" w:color="auto"/>
            <w:bottom w:val="none" w:sz="0" w:space="0" w:color="auto"/>
            <w:right w:val="none" w:sz="0" w:space="0" w:color="auto"/>
          </w:divBdr>
        </w:div>
        <w:div w:id="199051631">
          <w:marLeft w:val="640"/>
          <w:marRight w:val="0"/>
          <w:marTop w:val="0"/>
          <w:marBottom w:val="0"/>
          <w:divBdr>
            <w:top w:val="none" w:sz="0" w:space="0" w:color="auto"/>
            <w:left w:val="none" w:sz="0" w:space="0" w:color="auto"/>
            <w:bottom w:val="none" w:sz="0" w:space="0" w:color="auto"/>
            <w:right w:val="none" w:sz="0" w:space="0" w:color="auto"/>
          </w:divBdr>
        </w:div>
        <w:div w:id="1218277742">
          <w:marLeft w:val="640"/>
          <w:marRight w:val="0"/>
          <w:marTop w:val="0"/>
          <w:marBottom w:val="0"/>
          <w:divBdr>
            <w:top w:val="none" w:sz="0" w:space="0" w:color="auto"/>
            <w:left w:val="none" w:sz="0" w:space="0" w:color="auto"/>
            <w:bottom w:val="none" w:sz="0" w:space="0" w:color="auto"/>
            <w:right w:val="none" w:sz="0" w:space="0" w:color="auto"/>
          </w:divBdr>
        </w:div>
        <w:div w:id="557978742">
          <w:marLeft w:val="640"/>
          <w:marRight w:val="0"/>
          <w:marTop w:val="0"/>
          <w:marBottom w:val="0"/>
          <w:divBdr>
            <w:top w:val="none" w:sz="0" w:space="0" w:color="auto"/>
            <w:left w:val="none" w:sz="0" w:space="0" w:color="auto"/>
            <w:bottom w:val="none" w:sz="0" w:space="0" w:color="auto"/>
            <w:right w:val="none" w:sz="0" w:space="0" w:color="auto"/>
          </w:divBdr>
        </w:div>
        <w:div w:id="2117410261">
          <w:marLeft w:val="640"/>
          <w:marRight w:val="0"/>
          <w:marTop w:val="0"/>
          <w:marBottom w:val="0"/>
          <w:divBdr>
            <w:top w:val="none" w:sz="0" w:space="0" w:color="auto"/>
            <w:left w:val="none" w:sz="0" w:space="0" w:color="auto"/>
            <w:bottom w:val="none" w:sz="0" w:space="0" w:color="auto"/>
            <w:right w:val="none" w:sz="0" w:space="0" w:color="auto"/>
          </w:divBdr>
        </w:div>
        <w:div w:id="2112166303">
          <w:marLeft w:val="640"/>
          <w:marRight w:val="0"/>
          <w:marTop w:val="0"/>
          <w:marBottom w:val="0"/>
          <w:divBdr>
            <w:top w:val="none" w:sz="0" w:space="0" w:color="auto"/>
            <w:left w:val="none" w:sz="0" w:space="0" w:color="auto"/>
            <w:bottom w:val="none" w:sz="0" w:space="0" w:color="auto"/>
            <w:right w:val="none" w:sz="0" w:space="0" w:color="auto"/>
          </w:divBdr>
        </w:div>
        <w:div w:id="1908569131">
          <w:marLeft w:val="640"/>
          <w:marRight w:val="0"/>
          <w:marTop w:val="0"/>
          <w:marBottom w:val="0"/>
          <w:divBdr>
            <w:top w:val="none" w:sz="0" w:space="0" w:color="auto"/>
            <w:left w:val="none" w:sz="0" w:space="0" w:color="auto"/>
            <w:bottom w:val="none" w:sz="0" w:space="0" w:color="auto"/>
            <w:right w:val="none" w:sz="0" w:space="0" w:color="auto"/>
          </w:divBdr>
        </w:div>
        <w:div w:id="861552287">
          <w:marLeft w:val="640"/>
          <w:marRight w:val="0"/>
          <w:marTop w:val="0"/>
          <w:marBottom w:val="0"/>
          <w:divBdr>
            <w:top w:val="none" w:sz="0" w:space="0" w:color="auto"/>
            <w:left w:val="none" w:sz="0" w:space="0" w:color="auto"/>
            <w:bottom w:val="none" w:sz="0" w:space="0" w:color="auto"/>
            <w:right w:val="none" w:sz="0" w:space="0" w:color="auto"/>
          </w:divBdr>
        </w:div>
        <w:div w:id="2053847199">
          <w:marLeft w:val="640"/>
          <w:marRight w:val="0"/>
          <w:marTop w:val="0"/>
          <w:marBottom w:val="0"/>
          <w:divBdr>
            <w:top w:val="none" w:sz="0" w:space="0" w:color="auto"/>
            <w:left w:val="none" w:sz="0" w:space="0" w:color="auto"/>
            <w:bottom w:val="none" w:sz="0" w:space="0" w:color="auto"/>
            <w:right w:val="none" w:sz="0" w:space="0" w:color="auto"/>
          </w:divBdr>
        </w:div>
        <w:div w:id="1145388396">
          <w:marLeft w:val="640"/>
          <w:marRight w:val="0"/>
          <w:marTop w:val="0"/>
          <w:marBottom w:val="0"/>
          <w:divBdr>
            <w:top w:val="none" w:sz="0" w:space="0" w:color="auto"/>
            <w:left w:val="none" w:sz="0" w:space="0" w:color="auto"/>
            <w:bottom w:val="none" w:sz="0" w:space="0" w:color="auto"/>
            <w:right w:val="none" w:sz="0" w:space="0" w:color="auto"/>
          </w:divBdr>
        </w:div>
        <w:div w:id="1893736905">
          <w:marLeft w:val="640"/>
          <w:marRight w:val="0"/>
          <w:marTop w:val="0"/>
          <w:marBottom w:val="0"/>
          <w:divBdr>
            <w:top w:val="none" w:sz="0" w:space="0" w:color="auto"/>
            <w:left w:val="none" w:sz="0" w:space="0" w:color="auto"/>
            <w:bottom w:val="none" w:sz="0" w:space="0" w:color="auto"/>
            <w:right w:val="none" w:sz="0" w:space="0" w:color="auto"/>
          </w:divBdr>
        </w:div>
        <w:div w:id="879784274">
          <w:marLeft w:val="640"/>
          <w:marRight w:val="0"/>
          <w:marTop w:val="0"/>
          <w:marBottom w:val="0"/>
          <w:divBdr>
            <w:top w:val="none" w:sz="0" w:space="0" w:color="auto"/>
            <w:left w:val="none" w:sz="0" w:space="0" w:color="auto"/>
            <w:bottom w:val="none" w:sz="0" w:space="0" w:color="auto"/>
            <w:right w:val="none" w:sz="0" w:space="0" w:color="auto"/>
          </w:divBdr>
        </w:div>
        <w:div w:id="1950382381">
          <w:marLeft w:val="640"/>
          <w:marRight w:val="0"/>
          <w:marTop w:val="0"/>
          <w:marBottom w:val="0"/>
          <w:divBdr>
            <w:top w:val="none" w:sz="0" w:space="0" w:color="auto"/>
            <w:left w:val="none" w:sz="0" w:space="0" w:color="auto"/>
            <w:bottom w:val="none" w:sz="0" w:space="0" w:color="auto"/>
            <w:right w:val="none" w:sz="0" w:space="0" w:color="auto"/>
          </w:divBdr>
        </w:div>
        <w:div w:id="1865441475">
          <w:marLeft w:val="640"/>
          <w:marRight w:val="0"/>
          <w:marTop w:val="0"/>
          <w:marBottom w:val="0"/>
          <w:divBdr>
            <w:top w:val="none" w:sz="0" w:space="0" w:color="auto"/>
            <w:left w:val="none" w:sz="0" w:space="0" w:color="auto"/>
            <w:bottom w:val="none" w:sz="0" w:space="0" w:color="auto"/>
            <w:right w:val="none" w:sz="0" w:space="0" w:color="auto"/>
          </w:divBdr>
        </w:div>
        <w:div w:id="1141995554">
          <w:marLeft w:val="640"/>
          <w:marRight w:val="0"/>
          <w:marTop w:val="0"/>
          <w:marBottom w:val="0"/>
          <w:divBdr>
            <w:top w:val="none" w:sz="0" w:space="0" w:color="auto"/>
            <w:left w:val="none" w:sz="0" w:space="0" w:color="auto"/>
            <w:bottom w:val="none" w:sz="0" w:space="0" w:color="auto"/>
            <w:right w:val="none" w:sz="0" w:space="0" w:color="auto"/>
          </w:divBdr>
        </w:div>
        <w:div w:id="1725565305">
          <w:marLeft w:val="640"/>
          <w:marRight w:val="0"/>
          <w:marTop w:val="0"/>
          <w:marBottom w:val="0"/>
          <w:divBdr>
            <w:top w:val="none" w:sz="0" w:space="0" w:color="auto"/>
            <w:left w:val="none" w:sz="0" w:space="0" w:color="auto"/>
            <w:bottom w:val="none" w:sz="0" w:space="0" w:color="auto"/>
            <w:right w:val="none" w:sz="0" w:space="0" w:color="auto"/>
          </w:divBdr>
        </w:div>
        <w:div w:id="1633712880">
          <w:marLeft w:val="640"/>
          <w:marRight w:val="0"/>
          <w:marTop w:val="0"/>
          <w:marBottom w:val="0"/>
          <w:divBdr>
            <w:top w:val="none" w:sz="0" w:space="0" w:color="auto"/>
            <w:left w:val="none" w:sz="0" w:space="0" w:color="auto"/>
            <w:bottom w:val="none" w:sz="0" w:space="0" w:color="auto"/>
            <w:right w:val="none" w:sz="0" w:space="0" w:color="auto"/>
          </w:divBdr>
        </w:div>
        <w:div w:id="1889409988">
          <w:marLeft w:val="640"/>
          <w:marRight w:val="0"/>
          <w:marTop w:val="0"/>
          <w:marBottom w:val="0"/>
          <w:divBdr>
            <w:top w:val="none" w:sz="0" w:space="0" w:color="auto"/>
            <w:left w:val="none" w:sz="0" w:space="0" w:color="auto"/>
            <w:bottom w:val="none" w:sz="0" w:space="0" w:color="auto"/>
            <w:right w:val="none" w:sz="0" w:space="0" w:color="auto"/>
          </w:divBdr>
        </w:div>
        <w:div w:id="1048647528">
          <w:marLeft w:val="640"/>
          <w:marRight w:val="0"/>
          <w:marTop w:val="0"/>
          <w:marBottom w:val="0"/>
          <w:divBdr>
            <w:top w:val="none" w:sz="0" w:space="0" w:color="auto"/>
            <w:left w:val="none" w:sz="0" w:space="0" w:color="auto"/>
            <w:bottom w:val="none" w:sz="0" w:space="0" w:color="auto"/>
            <w:right w:val="none" w:sz="0" w:space="0" w:color="auto"/>
          </w:divBdr>
        </w:div>
        <w:div w:id="227572384">
          <w:marLeft w:val="640"/>
          <w:marRight w:val="0"/>
          <w:marTop w:val="0"/>
          <w:marBottom w:val="0"/>
          <w:divBdr>
            <w:top w:val="none" w:sz="0" w:space="0" w:color="auto"/>
            <w:left w:val="none" w:sz="0" w:space="0" w:color="auto"/>
            <w:bottom w:val="none" w:sz="0" w:space="0" w:color="auto"/>
            <w:right w:val="none" w:sz="0" w:space="0" w:color="auto"/>
          </w:divBdr>
        </w:div>
        <w:div w:id="179006232">
          <w:marLeft w:val="640"/>
          <w:marRight w:val="0"/>
          <w:marTop w:val="0"/>
          <w:marBottom w:val="0"/>
          <w:divBdr>
            <w:top w:val="none" w:sz="0" w:space="0" w:color="auto"/>
            <w:left w:val="none" w:sz="0" w:space="0" w:color="auto"/>
            <w:bottom w:val="none" w:sz="0" w:space="0" w:color="auto"/>
            <w:right w:val="none" w:sz="0" w:space="0" w:color="auto"/>
          </w:divBdr>
        </w:div>
        <w:div w:id="374937067">
          <w:marLeft w:val="640"/>
          <w:marRight w:val="0"/>
          <w:marTop w:val="0"/>
          <w:marBottom w:val="0"/>
          <w:divBdr>
            <w:top w:val="none" w:sz="0" w:space="0" w:color="auto"/>
            <w:left w:val="none" w:sz="0" w:space="0" w:color="auto"/>
            <w:bottom w:val="none" w:sz="0" w:space="0" w:color="auto"/>
            <w:right w:val="none" w:sz="0" w:space="0" w:color="auto"/>
          </w:divBdr>
        </w:div>
        <w:div w:id="1610159759">
          <w:marLeft w:val="640"/>
          <w:marRight w:val="0"/>
          <w:marTop w:val="0"/>
          <w:marBottom w:val="0"/>
          <w:divBdr>
            <w:top w:val="none" w:sz="0" w:space="0" w:color="auto"/>
            <w:left w:val="none" w:sz="0" w:space="0" w:color="auto"/>
            <w:bottom w:val="none" w:sz="0" w:space="0" w:color="auto"/>
            <w:right w:val="none" w:sz="0" w:space="0" w:color="auto"/>
          </w:divBdr>
        </w:div>
        <w:div w:id="2050302892">
          <w:marLeft w:val="640"/>
          <w:marRight w:val="0"/>
          <w:marTop w:val="0"/>
          <w:marBottom w:val="0"/>
          <w:divBdr>
            <w:top w:val="none" w:sz="0" w:space="0" w:color="auto"/>
            <w:left w:val="none" w:sz="0" w:space="0" w:color="auto"/>
            <w:bottom w:val="none" w:sz="0" w:space="0" w:color="auto"/>
            <w:right w:val="none" w:sz="0" w:space="0" w:color="auto"/>
          </w:divBdr>
        </w:div>
        <w:div w:id="412700524">
          <w:marLeft w:val="640"/>
          <w:marRight w:val="0"/>
          <w:marTop w:val="0"/>
          <w:marBottom w:val="0"/>
          <w:divBdr>
            <w:top w:val="none" w:sz="0" w:space="0" w:color="auto"/>
            <w:left w:val="none" w:sz="0" w:space="0" w:color="auto"/>
            <w:bottom w:val="none" w:sz="0" w:space="0" w:color="auto"/>
            <w:right w:val="none" w:sz="0" w:space="0" w:color="auto"/>
          </w:divBdr>
        </w:div>
        <w:div w:id="1993484145">
          <w:marLeft w:val="640"/>
          <w:marRight w:val="0"/>
          <w:marTop w:val="0"/>
          <w:marBottom w:val="0"/>
          <w:divBdr>
            <w:top w:val="none" w:sz="0" w:space="0" w:color="auto"/>
            <w:left w:val="none" w:sz="0" w:space="0" w:color="auto"/>
            <w:bottom w:val="none" w:sz="0" w:space="0" w:color="auto"/>
            <w:right w:val="none" w:sz="0" w:space="0" w:color="auto"/>
          </w:divBdr>
        </w:div>
        <w:div w:id="859390302">
          <w:marLeft w:val="640"/>
          <w:marRight w:val="0"/>
          <w:marTop w:val="0"/>
          <w:marBottom w:val="0"/>
          <w:divBdr>
            <w:top w:val="none" w:sz="0" w:space="0" w:color="auto"/>
            <w:left w:val="none" w:sz="0" w:space="0" w:color="auto"/>
            <w:bottom w:val="none" w:sz="0" w:space="0" w:color="auto"/>
            <w:right w:val="none" w:sz="0" w:space="0" w:color="auto"/>
          </w:divBdr>
        </w:div>
        <w:div w:id="1240750598">
          <w:marLeft w:val="640"/>
          <w:marRight w:val="0"/>
          <w:marTop w:val="0"/>
          <w:marBottom w:val="0"/>
          <w:divBdr>
            <w:top w:val="none" w:sz="0" w:space="0" w:color="auto"/>
            <w:left w:val="none" w:sz="0" w:space="0" w:color="auto"/>
            <w:bottom w:val="none" w:sz="0" w:space="0" w:color="auto"/>
            <w:right w:val="none" w:sz="0" w:space="0" w:color="auto"/>
          </w:divBdr>
        </w:div>
        <w:div w:id="1284309548">
          <w:marLeft w:val="640"/>
          <w:marRight w:val="0"/>
          <w:marTop w:val="0"/>
          <w:marBottom w:val="0"/>
          <w:divBdr>
            <w:top w:val="none" w:sz="0" w:space="0" w:color="auto"/>
            <w:left w:val="none" w:sz="0" w:space="0" w:color="auto"/>
            <w:bottom w:val="none" w:sz="0" w:space="0" w:color="auto"/>
            <w:right w:val="none" w:sz="0" w:space="0" w:color="auto"/>
          </w:divBdr>
        </w:div>
        <w:div w:id="1395660046">
          <w:marLeft w:val="640"/>
          <w:marRight w:val="0"/>
          <w:marTop w:val="0"/>
          <w:marBottom w:val="0"/>
          <w:divBdr>
            <w:top w:val="none" w:sz="0" w:space="0" w:color="auto"/>
            <w:left w:val="none" w:sz="0" w:space="0" w:color="auto"/>
            <w:bottom w:val="none" w:sz="0" w:space="0" w:color="auto"/>
            <w:right w:val="none" w:sz="0" w:space="0" w:color="auto"/>
          </w:divBdr>
        </w:div>
        <w:div w:id="954487413">
          <w:marLeft w:val="640"/>
          <w:marRight w:val="0"/>
          <w:marTop w:val="0"/>
          <w:marBottom w:val="0"/>
          <w:divBdr>
            <w:top w:val="none" w:sz="0" w:space="0" w:color="auto"/>
            <w:left w:val="none" w:sz="0" w:space="0" w:color="auto"/>
            <w:bottom w:val="none" w:sz="0" w:space="0" w:color="auto"/>
            <w:right w:val="none" w:sz="0" w:space="0" w:color="auto"/>
          </w:divBdr>
        </w:div>
        <w:div w:id="40907246">
          <w:marLeft w:val="640"/>
          <w:marRight w:val="0"/>
          <w:marTop w:val="0"/>
          <w:marBottom w:val="0"/>
          <w:divBdr>
            <w:top w:val="none" w:sz="0" w:space="0" w:color="auto"/>
            <w:left w:val="none" w:sz="0" w:space="0" w:color="auto"/>
            <w:bottom w:val="none" w:sz="0" w:space="0" w:color="auto"/>
            <w:right w:val="none" w:sz="0" w:space="0" w:color="auto"/>
          </w:divBdr>
        </w:div>
        <w:div w:id="251667740">
          <w:marLeft w:val="640"/>
          <w:marRight w:val="0"/>
          <w:marTop w:val="0"/>
          <w:marBottom w:val="0"/>
          <w:divBdr>
            <w:top w:val="none" w:sz="0" w:space="0" w:color="auto"/>
            <w:left w:val="none" w:sz="0" w:space="0" w:color="auto"/>
            <w:bottom w:val="none" w:sz="0" w:space="0" w:color="auto"/>
            <w:right w:val="none" w:sz="0" w:space="0" w:color="auto"/>
          </w:divBdr>
        </w:div>
        <w:div w:id="696468220">
          <w:marLeft w:val="640"/>
          <w:marRight w:val="0"/>
          <w:marTop w:val="0"/>
          <w:marBottom w:val="0"/>
          <w:divBdr>
            <w:top w:val="none" w:sz="0" w:space="0" w:color="auto"/>
            <w:left w:val="none" w:sz="0" w:space="0" w:color="auto"/>
            <w:bottom w:val="none" w:sz="0" w:space="0" w:color="auto"/>
            <w:right w:val="none" w:sz="0" w:space="0" w:color="auto"/>
          </w:divBdr>
        </w:div>
        <w:div w:id="1705060405">
          <w:marLeft w:val="640"/>
          <w:marRight w:val="0"/>
          <w:marTop w:val="0"/>
          <w:marBottom w:val="0"/>
          <w:divBdr>
            <w:top w:val="none" w:sz="0" w:space="0" w:color="auto"/>
            <w:left w:val="none" w:sz="0" w:space="0" w:color="auto"/>
            <w:bottom w:val="none" w:sz="0" w:space="0" w:color="auto"/>
            <w:right w:val="none" w:sz="0" w:space="0" w:color="auto"/>
          </w:divBdr>
        </w:div>
        <w:div w:id="184908184">
          <w:marLeft w:val="640"/>
          <w:marRight w:val="0"/>
          <w:marTop w:val="0"/>
          <w:marBottom w:val="0"/>
          <w:divBdr>
            <w:top w:val="none" w:sz="0" w:space="0" w:color="auto"/>
            <w:left w:val="none" w:sz="0" w:space="0" w:color="auto"/>
            <w:bottom w:val="none" w:sz="0" w:space="0" w:color="auto"/>
            <w:right w:val="none" w:sz="0" w:space="0" w:color="auto"/>
          </w:divBdr>
        </w:div>
        <w:div w:id="1706252982">
          <w:marLeft w:val="640"/>
          <w:marRight w:val="0"/>
          <w:marTop w:val="0"/>
          <w:marBottom w:val="0"/>
          <w:divBdr>
            <w:top w:val="none" w:sz="0" w:space="0" w:color="auto"/>
            <w:left w:val="none" w:sz="0" w:space="0" w:color="auto"/>
            <w:bottom w:val="none" w:sz="0" w:space="0" w:color="auto"/>
            <w:right w:val="none" w:sz="0" w:space="0" w:color="auto"/>
          </w:divBdr>
        </w:div>
        <w:div w:id="549074379">
          <w:marLeft w:val="640"/>
          <w:marRight w:val="0"/>
          <w:marTop w:val="0"/>
          <w:marBottom w:val="0"/>
          <w:divBdr>
            <w:top w:val="none" w:sz="0" w:space="0" w:color="auto"/>
            <w:left w:val="none" w:sz="0" w:space="0" w:color="auto"/>
            <w:bottom w:val="none" w:sz="0" w:space="0" w:color="auto"/>
            <w:right w:val="none" w:sz="0" w:space="0" w:color="auto"/>
          </w:divBdr>
        </w:div>
        <w:div w:id="1098721315">
          <w:marLeft w:val="640"/>
          <w:marRight w:val="0"/>
          <w:marTop w:val="0"/>
          <w:marBottom w:val="0"/>
          <w:divBdr>
            <w:top w:val="none" w:sz="0" w:space="0" w:color="auto"/>
            <w:left w:val="none" w:sz="0" w:space="0" w:color="auto"/>
            <w:bottom w:val="none" w:sz="0" w:space="0" w:color="auto"/>
            <w:right w:val="none" w:sz="0" w:space="0" w:color="auto"/>
          </w:divBdr>
        </w:div>
        <w:div w:id="1543902833">
          <w:marLeft w:val="640"/>
          <w:marRight w:val="0"/>
          <w:marTop w:val="0"/>
          <w:marBottom w:val="0"/>
          <w:divBdr>
            <w:top w:val="none" w:sz="0" w:space="0" w:color="auto"/>
            <w:left w:val="none" w:sz="0" w:space="0" w:color="auto"/>
            <w:bottom w:val="none" w:sz="0" w:space="0" w:color="auto"/>
            <w:right w:val="none" w:sz="0" w:space="0" w:color="auto"/>
          </w:divBdr>
        </w:div>
        <w:div w:id="37363240">
          <w:marLeft w:val="640"/>
          <w:marRight w:val="0"/>
          <w:marTop w:val="0"/>
          <w:marBottom w:val="0"/>
          <w:divBdr>
            <w:top w:val="none" w:sz="0" w:space="0" w:color="auto"/>
            <w:left w:val="none" w:sz="0" w:space="0" w:color="auto"/>
            <w:bottom w:val="none" w:sz="0" w:space="0" w:color="auto"/>
            <w:right w:val="none" w:sz="0" w:space="0" w:color="auto"/>
          </w:divBdr>
        </w:div>
        <w:div w:id="27412325">
          <w:marLeft w:val="640"/>
          <w:marRight w:val="0"/>
          <w:marTop w:val="0"/>
          <w:marBottom w:val="0"/>
          <w:divBdr>
            <w:top w:val="none" w:sz="0" w:space="0" w:color="auto"/>
            <w:left w:val="none" w:sz="0" w:space="0" w:color="auto"/>
            <w:bottom w:val="none" w:sz="0" w:space="0" w:color="auto"/>
            <w:right w:val="none" w:sz="0" w:space="0" w:color="auto"/>
          </w:divBdr>
        </w:div>
        <w:div w:id="499389849">
          <w:marLeft w:val="640"/>
          <w:marRight w:val="0"/>
          <w:marTop w:val="0"/>
          <w:marBottom w:val="0"/>
          <w:divBdr>
            <w:top w:val="none" w:sz="0" w:space="0" w:color="auto"/>
            <w:left w:val="none" w:sz="0" w:space="0" w:color="auto"/>
            <w:bottom w:val="none" w:sz="0" w:space="0" w:color="auto"/>
            <w:right w:val="none" w:sz="0" w:space="0" w:color="auto"/>
          </w:divBdr>
        </w:div>
        <w:div w:id="554045568">
          <w:marLeft w:val="640"/>
          <w:marRight w:val="0"/>
          <w:marTop w:val="0"/>
          <w:marBottom w:val="0"/>
          <w:divBdr>
            <w:top w:val="none" w:sz="0" w:space="0" w:color="auto"/>
            <w:left w:val="none" w:sz="0" w:space="0" w:color="auto"/>
            <w:bottom w:val="none" w:sz="0" w:space="0" w:color="auto"/>
            <w:right w:val="none" w:sz="0" w:space="0" w:color="auto"/>
          </w:divBdr>
        </w:div>
        <w:div w:id="2099599561">
          <w:marLeft w:val="640"/>
          <w:marRight w:val="0"/>
          <w:marTop w:val="0"/>
          <w:marBottom w:val="0"/>
          <w:divBdr>
            <w:top w:val="none" w:sz="0" w:space="0" w:color="auto"/>
            <w:left w:val="none" w:sz="0" w:space="0" w:color="auto"/>
            <w:bottom w:val="none" w:sz="0" w:space="0" w:color="auto"/>
            <w:right w:val="none" w:sz="0" w:space="0" w:color="auto"/>
          </w:divBdr>
        </w:div>
        <w:div w:id="761687046">
          <w:marLeft w:val="640"/>
          <w:marRight w:val="0"/>
          <w:marTop w:val="0"/>
          <w:marBottom w:val="0"/>
          <w:divBdr>
            <w:top w:val="none" w:sz="0" w:space="0" w:color="auto"/>
            <w:left w:val="none" w:sz="0" w:space="0" w:color="auto"/>
            <w:bottom w:val="none" w:sz="0" w:space="0" w:color="auto"/>
            <w:right w:val="none" w:sz="0" w:space="0" w:color="auto"/>
          </w:divBdr>
        </w:div>
        <w:div w:id="1376273153">
          <w:marLeft w:val="640"/>
          <w:marRight w:val="0"/>
          <w:marTop w:val="0"/>
          <w:marBottom w:val="0"/>
          <w:divBdr>
            <w:top w:val="none" w:sz="0" w:space="0" w:color="auto"/>
            <w:left w:val="none" w:sz="0" w:space="0" w:color="auto"/>
            <w:bottom w:val="none" w:sz="0" w:space="0" w:color="auto"/>
            <w:right w:val="none" w:sz="0" w:space="0" w:color="auto"/>
          </w:divBdr>
        </w:div>
        <w:div w:id="571353446">
          <w:marLeft w:val="640"/>
          <w:marRight w:val="0"/>
          <w:marTop w:val="0"/>
          <w:marBottom w:val="0"/>
          <w:divBdr>
            <w:top w:val="none" w:sz="0" w:space="0" w:color="auto"/>
            <w:left w:val="none" w:sz="0" w:space="0" w:color="auto"/>
            <w:bottom w:val="none" w:sz="0" w:space="0" w:color="auto"/>
            <w:right w:val="none" w:sz="0" w:space="0" w:color="auto"/>
          </w:divBdr>
        </w:div>
        <w:div w:id="1390496483">
          <w:marLeft w:val="640"/>
          <w:marRight w:val="0"/>
          <w:marTop w:val="0"/>
          <w:marBottom w:val="0"/>
          <w:divBdr>
            <w:top w:val="none" w:sz="0" w:space="0" w:color="auto"/>
            <w:left w:val="none" w:sz="0" w:space="0" w:color="auto"/>
            <w:bottom w:val="none" w:sz="0" w:space="0" w:color="auto"/>
            <w:right w:val="none" w:sz="0" w:space="0" w:color="auto"/>
          </w:divBdr>
        </w:div>
        <w:div w:id="330183912">
          <w:marLeft w:val="640"/>
          <w:marRight w:val="0"/>
          <w:marTop w:val="0"/>
          <w:marBottom w:val="0"/>
          <w:divBdr>
            <w:top w:val="none" w:sz="0" w:space="0" w:color="auto"/>
            <w:left w:val="none" w:sz="0" w:space="0" w:color="auto"/>
            <w:bottom w:val="none" w:sz="0" w:space="0" w:color="auto"/>
            <w:right w:val="none" w:sz="0" w:space="0" w:color="auto"/>
          </w:divBdr>
        </w:div>
        <w:div w:id="766653887">
          <w:marLeft w:val="640"/>
          <w:marRight w:val="0"/>
          <w:marTop w:val="0"/>
          <w:marBottom w:val="0"/>
          <w:divBdr>
            <w:top w:val="none" w:sz="0" w:space="0" w:color="auto"/>
            <w:left w:val="none" w:sz="0" w:space="0" w:color="auto"/>
            <w:bottom w:val="none" w:sz="0" w:space="0" w:color="auto"/>
            <w:right w:val="none" w:sz="0" w:space="0" w:color="auto"/>
          </w:divBdr>
        </w:div>
        <w:div w:id="1961298178">
          <w:marLeft w:val="640"/>
          <w:marRight w:val="0"/>
          <w:marTop w:val="0"/>
          <w:marBottom w:val="0"/>
          <w:divBdr>
            <w:top w:val="none" w:sz="0" w:space="0" w:color="auto"/>
            <w:left w:val="none" w:sz="0" w:space="0" w:color="auto"/>
            <w:bottom w:val="none" w:sz="0" w:space="0" w:color="auto"/>
            <w:right w:val="none" w:sz="0" w:space="0" w:color="auto"/>
          </w:divBdr>
        </w:div>
        <w:div w:id="652564292">
          <w:marLeft w:val="640"/>
          <w:marRight w:val="0"/>
          <w:marTop w:val="0"/>
          <w:marBottom w:val="0"/>
          <w:divBdr>
            <w:top w:val="none" w:sz="0" w:space="0" w:color="auto"/>
            <w:left w:val="none" w:sz="0" w:space="0" w:color="auto"/>
            <w:bottom w:val="none" w:sz="0" w:space="0" w:color="auto"/>
            <w:right w:val="none" w:sz="0" w:space="0" w:color="auto"/>
          </w:divBdr>
        </w:div>
        <w:div w:id="1663391545">
          <w:marLeft w:val="640"/>
          <w:marRight w:val="0"/>
          <w:marTop w:val="0"/>
          <w:marBottom w:val="0"/>
          <w:divBdr>
            <w:top w:val="none" w:sz="0" w:space="0" w:color="auto"/>
            <w:left w:val="none" w:sz="0" w:space="0" w:color="auto"/>
            <w:bottom w:val="none" w:sz="0" w:space="0" w:color="auto"/>
            <w:right w:val="none" w:sz="0" w:space="0" w:color="auto"/>
          </w:divBdr>
        </w:div>
        <w:div w:id="980383533">
          <w:marLeft w:val="640"/>
          <w:marRight w:val="0"/>
          <w:marTop w:val="0"/>
          <w:marBottom w:val="0"/>
          <w:divBdr>
            <w:top w:val="none" w:sz="0" w:space="0" w:color="auto"/>
            <w:left w:val="none" w:sz="0" w:space="0" w:color="auto"/>
            <w:bottom w:val="none" w:sz="0" w:space="0" w:color="auto"/>
            <w:right w:val="none" w:sz="0" w:space="0" w:color="auto"/>
          </w:divBdr>
        </w:div>
        <w:div w:id="315575426">
          <w:marLeft w:val="640"/>
          <w:marRight w:val="0"/>
          <w:marTop w:val="0"/>
          <w:marBottom w:val="0"/>
          <w:divBdr>
            <w:top w:val="none" w:sz="0" w:space="0" w:color="auto"/>
            <w:left w:val="none" w:sz="0" w:space="0" w:color="auto"/>
            <w:bottom w:val="none" w:sz="0" w:space="0" w:color="auto"/>
            <w:right w:val="none" w:sz="0" w:space="0" w:color="auto"/>
          </w:divBdr>
        </w:div>
        <w:div w:id="876964607">
          <w:marLeft w:val="640"/>
          <w:marRight w:val="0"/>
          <w:marTop w:val="0"/>
          <w:marBottom w:val="0"/>
          <w:divBdr>
            <w:top w:val="none" w:sz="0" w:space="0" w:color="auto"/>
            <w:left w:val="none" w:sz="0" w:space="0" w:color="auto"/>
            <w:bottom w:val="none" w:sz="0" w:space="0" w:color="auto"/>
            <w:right w:val="none" w:sz="0" w:space="0" w:color="auto"/>
          </w:divBdr>
        </w:div>
        <w:div w:id="1430346283">
          <w:marLeft w:val="640"/>
          <w:marRight w:val="0"/>
          <w:marTop w:val="0"/>
          <w:marBottom w:val="0"/>
          <w:divBdr>
            <w:top w:val="none" w:sz="0" w:space="0" w:color="auto"/>
            <w:left w:val="none" w:sz="0" w:space="0" w:color="auto"/>
            <w:bottom w:val="none" w:sz="0" w:space="0" w:color="auto"/>
            <w:right w:val="none" w:sz="0" w:space="0" w:color="auto"/>
          </w:divBdr>
        </w:div>
        <w:div w:id="1309674772">
          <w:marLeft w:val="640"/>
          <w:marRight w:val="0"/>
          <w:marTop w:val="0"/>
          <w:marBottom w:val="0"/>
          <w:divBdr>
            <w:top w:val="none" w:sz="0" w:space="0" w:color="auto"/>
            <w:left w:val="none" w:sz="0" w:space="0" w:color="auto"/>
            <w:bottom w:val="none" w:sz="0" w:space="0" w:color="auto"/>
            <w:right w:val="none" w:sz="0" w:space="0" w:color="auto"/>
          </w:divBdr>
        </w:div>
        <w:div w:id="1318726353">
          <w:marLeft w:val="640"/>
          <w:marRight w:val="0"/>
          <w:marTop w:val="0"/>
          <w:marBottom w:val="0"/>
          <w:divBdr>
            <w:top w:val="none" w:sz="0" w:space="0" w:color="auto"/>
            <w:left w:val="none" w:sz="0" w:space="0" w:color="auto"/>
            <w:bottom w:val="none" w:sz="0" w:space="0" w:color="auto"/>
            <w:right w:val="none" w:sz="0" w:space="0" w:color="auto"/>
          </w:divBdr>
        </w:div>
        <w:div w:id="828440917">
          <w:marLeft w:val="640"/>
          <w:marRight w:val="0"/>
          <w:marTop w:val="0"/>
          <w:marBottom w:val="0"/>
          <w:divBdr>
            <w:top w:val="none" w:sz="0" w:space="0" w:color="auto"/>
            <w:left w:val="none" w:sz="0" w:space="0" w:color="auto"/>
            <w:bottom w:val="none" w:sz="0" w:space="0" w:color="auto"/>
            <w:right w:val="none" w:sz="0" w:space="0" w:color="auto"/>
          </w:divBdr>
        </w:div>
        <w:div w:id="263149067">
          <w:marLeft w:val="640"/>
          <w:marRight w:val="0"/>
          <w:marTop w:val="0"/>
          <w:marBottom w:val="0"/>
          <w:divBdr>
            <w:top w:val="none" w:sz="0" w:space="0" w:color="auto"/>
            <w:left w:val="none" w:sz="0" w:space="0" w:color="auto"/>
            <w:bottom w:val="none" w:sz="0" w:space="0" w:color="auto"/>
            <w:right w:val="none" w:sz="0" w:space="0" w:color="auto"/>
          </w:divBdr>
        </w:div>
        <w:div w:id="1941327682">
          <w:marLeft w:val="640"/>
          <w:marRight w:val="0"/>
          <w:marTop w:val="0"/>
          <w:marBottom w:val="0"/>
          <w:divBdr>
            <w:top w:val="none" w:sz="0" w:space="0" w:color="auto"/>
            <w:left w:val="none" w:sz="0" w:space="0" w:color="auto"/>
            <w:bottom w:val="none" w:sz="0" w:space="0" w:color="auto"/>
            <w:right w:val="none" w:sz="0" w:space="0" w:color="auto"/>
          </w:divBdr>
        </w:div>
      </w:divsChild>
    </w:div>
    <w:div w:id="934283899">
      <w:bodyDiv w:val="1"/>
      <w:marLeft w:val="0"/>
      <w:marRight w:val="0"/>
      <w:marTop w:val="0"/>
      <w:marBottom w:val="0"/>
      <w:divBdr>
        <w:top w:val="none" w:sz="0" w:space="0" w:color="auto"/>
        <w:left w:val="none" w:sz="0" w:space="0" w:color="auto"/>
        <w:bottom w:val="none" w:sz="0" w:space="0" w:color="auto"/>
        <w:right w:val="none" w:sz="0" w:space="0" w:color="auto"/>
      </w:divBdr>
      <w:divsChild>
        <w:div w:id="1489901364">
          <w:marLeft w:val="640"/>
          <w:marRight w:val="0"/>
          <w:marTop w:val="0"/>
          <w:marBottom w:val="0"/>
          <w:divBdr>
            <w:top w:val="none" w:sz="0" w:space="0" w:color="auto"/>
            <w:left w:val="none" w:sz="0" w:space="0" w:color="auto"/>
            <w:bottom w:val="none" w:sz="0" w:space="0" w:color="auto"/>
            <w:right w:val="none" w:sz="0" w:space="0" w:color="auto"/>
          </w:divBdr>
        </w:div>
        <w:div w:id="941306308">
          <w:marLeft w:val="640"/>
          <w:marRight w:val="0"/>
          <w:marTop w:val="0"/>
          <w:marBottom w:val="0"/>
          <w:divBdr>
            <w:top w:val="none" w:sz="0" w:space="0" w:color="auto"/>
            <w:left w:val="none" w:sz="0" w:space="0" w:color="auto"/>
            <w:bottom w:val="none" w:sz="0" w:space="0" w:color="auto"/>
            <w:right w:val="none" w:sz="0" w:space="0" w:color="auto"/>
          </w:divBdr>
        </w:div>
        <w:div w:id="1130397631">
          <w:marLeft w:val="640"/>
          <w:marRight w:val="0"/>
          <w:marTop w:val="0"/>
          <w:marBottom w:val="0"/>
          <w:divBdr>
            <w:top w:val="none" w:sz="0" w:space="0" w:color="auto"/>
            <w:left w:val="none" w:sz="0" w:space="0" w:color="auto"/>
            <w:bottom w:val="none" w:sz="0" w:space="0" w:color="auto"/>
            <w:right w:val="none" w:sz="0" w:space="0" w:color="auto"/>
          </w:divBdr>
        </w:div>
        <w:div w:id="2033915776">
          <w:marLeft w:val="640"/>
          <w:marRight w:val="0"/>
          <w:marTop w:val="0"/>
          <w:marBottom w:val="0"/>
          <w:divBdr>
            <w:top w:val="none" w:sz="0" w:space="0" w:color="auto"/>
            <w:left w:val="none" w:sz="0" w:space="0" w:color="auto"/>
            <w:bottom w:val="none" w:sz="0" w:space="0" w:color="auto"/>
            <w:right w:val="none" w:sz="0" w:space="0" w:color="auto"/>
          </w:divBdr>
        </w:div>
        <w:div w:id="530148919">
          <w:marLeft w:val="640"/>
          <w:marRight w:val="0"/>
          <w:marTop w:val="0"/>
          <w:marBottom w:val="0"/>
          <w:divBdr>
            <w:top w:val="none" w:sz="0" w:space="0" w:color="auto"/>
            <w:left w:val="none" w:sz="0" w:space="0" w:color="auto"/>
            <w:bottom w:val="none" w:sz="0" w:space="0" w:color="auto"/>
            <w:right w:val="none" w:sz="0" w:space="0" w:color="auto"/>
          </w:divBdr>
        </w:div>
        <w:div w:id="1402485500">
          <w:marLeft w:val="640"/>
          <w:marRight w:val="0"/>
          <w:marTop w:val="0"/>
          <w:marBottom w:val="0"/>
          <w:divBdr>
            <w:top w:val="none" w:sz="0" w:space="0" w:color="auto"/>
            <w:left w:val="none" w:sz="0" w:space="0" w:color="auto"/>
            <w:bottom w:val="none" w:sz="0" w:space="0" w:color="auto"/>
            <w:right w:val="none" w:sz="0" w:space="0" w:color="auto"/>
          </w:divBdr>
        </w:div>
        <w:div w:id="1672755582">
          <w:marLeft w:val="640"/>
          <w:marRight w:val="0"/>
          <w:marTop w:val="0"/>
          <w:marBottom w:val="0"/>
          <w:divBdr>
            <w:top w:val="none" w:sz="0" w:space="0" w:color="auto"/>
            <w:left w:val="none" w:sz="0" w:space="0" w:color="auto"/>
            <w:bottom w:val="none" w:sz="0" w:space="0" w:color="auto"/>
            <w:right w:val="none" w:sz="0" w:space="0" w:color="auto"/>
          </w:divBdr>
        </w:div>
        <w:div w:id="1110390741">
          <w:marLeft w:val="640"/>
          <w:marRight w:val="0"/>
          <w:marTop w:val="0"/>
          <w:marBottom w:val="0"/>
          <w:divBdr>
            <w:top w:val="none" w:sz="0" w:space="0" w:color="auto"/>
            <w:left w:val="none" w:sz="0" w:space="0" w:color="auto"/>
            <w:bottom w:val="none" w:sz="0" w:space="0" w:color="auto"/>
            <w:right w:val="none" w:sz="0" w:space="0" w:color="auto"/>
          </w:divBdr>
        </w:div>
        <w:div w:id="154536147">
          <w:marLeft w:val="640"/>
          <w:marRight w:val="0"/>
          <w:marTop w:val="0"/>
          <w:marBottom w:val="0"/>
          <w:divBdr>
            <w:top w:val="none" w:sz="0" w:space="0" w:color="auto"/>
            <w:left w:val="none" w:sz="0" w:space="0" w:color="auto"/>
            <w:bottom w:val="none" w:sz="0" w:space="0" w:color="auto"/>
            <w:right w:val="none" w:sz="0" w:space="0" w:color="auto"/>
          </w:divBdr>
        </w:div>
        <w:div w:id="265119490">
          <w:marLeft w:val="640"/>
          <w:marRight w:val="0"/>
          <w:marTop w:val="0"/>
          <w:marBottom w:val="0"/>
          <w:divBdr>
            <w:top w:val="none" w:sz="0" w:space="0" w:color="auto"/>
            <w:left w:val="none" w:sz="0" w:space="0" w:color="auto"/>
            <w:bottom w:val="none" w:sz="0" w:space="0" w:color="auto"/>
            <w:right w:val="none" w:sz="0" w:space="0" w:color="auto"/>
          </w:divBdr>
        </w:div>
        <w:div w:id="1397046805">
          <w:marLeft w:val="640"/>
          <w:marRight w:val="0"/>
          <w:marTop w:val="0"/>
          <w:marBottom w:val="0"/>
          <w:divBdr>
            <w:top w:val="none" w:sz="0" w:space="0" w:color="auto"/>
            <w:left w:val="none" w:sz="0" w:space="0" w:color="auto"/>
            <w:bottom w:val="none" w:sz="0" w:space="0" w:color="auto"/>
            <w:right w:val="none" w:sz="0" w:space="0" w:color="auto"/>
          </w:divBdr>
        </w:div>
        <w:div w:id="1088816045">
          <w:marLeft w:val="640"/>
          <w:marRight w:val="0"/>
          <w:marTop w:val="0"/>
          <w:marBottom w:val="0"/>
          <w:divBdr>
            <w:top w:val="none" w:sz="0" w:space="0" w:color="auto"/>
            <w:left w:val="none" w:sz="0" w:space="0" w:color="auto"/>
            <w:bottom w:val="none" w:sz="0" w:space="0" w:color="auto"/>
            <w:right w:val="none" w:sz="0" w:space="0" w:color="auto"/>
          </w:divBdr>
        </w:div>
        <w:div w:id="520437901">
          <w:marLeft w:val="640"/>
          <w:marRight w:val="0"/>
          <w:marTop w:val="0"/>
          <w:marBottom w:val="0"/>
          <w:divBdr>
            <w:top w:val="none" w:sz="0" w:space="0" w:color="auto"/>
            <w:left w:val="none" w:sz="0" w:space="0" w:color="auto"/>
            <w:bottom w:val="none" w:sz="0" w:space="0" w:color="auto"/>
            <w:right w:val="none" w:sz="0" w:space="0" w:color="auto"/>
          </w:divBdr>
        </w:div>
        <w:div w:id="208733121">
          <w:marLeft w:val="640"/>
          <w:marRight w:val="0"/>
          <w:marTop w:val="0"/>
          <w:marBottom w:val="0"/>
          <w:divBdr>
            <w:top w:val="none" w:sz="0" w:space="0" w:color="auto"/>
            <w:left w:val="none" w:sz="0" w:space="0" w:color="auto"/>
            <w:bottom w:val="none" w:sz="0" w:space="0" w:color="auto"/>
            <w:right w:val="none" w:sz="0" w:space="0" w:color="auto"/>
          </w:divBdr>
        </w:div>
        <w:div w:id="511989030">
          <w:marLeft w:val="640"/>
          <w:marRight w:val="0"/>
          <w:marTop w:val="0"/>
          <w:marBottom w:val="0"/>
          <w:divBdr>
            <w:top w:val="none" w:sz="0" w:space="0" w:color="auto"/>
            <w:left w:val="none" w:sz="0" w:space="0" w:color="auto"/>
            <w:bottom w:val="none" w:sz="0" w:space="0" w:color="auto"/>
            <w:right w:val="none" w:sz="0" w:space="0" w:color="auto"/>
          </w:divBdr>
        </w:div>
        <w:div w:id="834879553">
          <w:marLeft w:val="640"/>
          <w:marRight w:val="0"/>
          <w:marTop w:val="0"/>
          <w:marBottom w:val="0"/>
          <w:divBdr>
            <w:top w:val="none" w:sz="0" w:space="0" w:color="auto"/>
            <w:left w:val="none" w:sz="0" w:space="0" w:color="auto"/>
            <w:bottom w:val="none" w:sz="0" w:space="0" w:color="auto"/>
            <w:right w:val="none" w:sz="0" w:space="0" w:color="auto"/>
          </w:divBdr>
        </w:div>
        <w:div w:id="627056593">
          <w:marLeft w:val="640"/>
          <w:marRight w:val="0"/>
          <w:marTop w:val="0"/>
          <w:marBottom w:val="0"/>
          <w:divBdr>
            <w:top w:val="none" w:sz="0" w:space="0" w:color="auto"/>
            <w:left w:val="none" w:sz="0" w:space="0" w:color="auto"/>
            <w:bottom w:val="none" w:sz="0" w:space="0" w:color="auto"/>
            <w:right w:val="none" w:sz="0" w:space="0" w:color="auto"/>
          </w:divBdr>
        </w:div>
        <w:div w:id="740181272">
          <w:marLeft w:val="640"/>
          <w:marRight w:val="0"/>
          <w:marTop w:val="0"/>
          <w:marBottom w:val="0"/>
          <w:divBdr>
            <w:top w:val="none" w:sz="0" w:space="0" w:color="auto"/>
            <w:left w:val="none" w:sz="0" w:space="0" w:color="auto"/>
            <w:bottom w:val="none" w:sz="0" w:space="0" w:color="auto"/>
            <w:right w:val="none" w:sz="0" w:space="0" w:color="auto"/>
          </w:divBdr>
        </w:div>
        <w:div w:id="1411200590">
          <w:marLeft w:val="640"/>
          <w:marRight w:val="0"/>
          <w:marTop w:val="0"/>
          <w:marBottom w:val="0"/>
          <w:divBdr>
            <w:top w:val="none" w:sz="0" w:space="0" w:color="auto"/>
            <w:left w:val="none" w:sz="0" w:space="0" w:color="auto"/>
            <w:bottom w:val="none" w:sz="0" w:space="0" w:color="auto"/>
            <w:right w:val="none" w:sz="0" w:space="0" w:color="auto"/>
          </w:divBdr>
        </w:div>
        <w:div w:id="1418288950">
          <w:marLeft w:val="640"/>
          <w:marRight w:val="0"/>
          <w:marTop w:val="0"/>
          <w:marBottom w:val="0"/>
          <w:divBdr>
            <w:top w:val="none" w:sz="0" w:space="0" w:color="auto"/>
            <w:left w:val="none" w:sz="0" w:space="0" w:color="auto"/>
            <w:bottom w:val="none" w:sz="0" w:space="0" w:color="auto"/>
            <w:right w:val="none" w:sz="0" w:space="0" w:color="auto"/>
          </w:divBdr>
        </w:div>
        <w:div w:id="1263150968">
          <w:marLeft w:val="640"/>
          <w:marRight w:val="0"/>
          <w:marTop w:val="0"/>
          <w:marBottom w:val="0"/>
          <w:divBdr>
            <w:top w:val="none" w:sz="0" w:space="0" w:color="auto"/>
            <w:left w:val="none" w:sz="0" w:space="0" w:color="auto"/>
            <w:bottom w:val="none" w:sz="0" w:space="0" w:color="auto"/>
            <w:right w:val="none" w:sz="0" w:space="0" w:color="auto"/>
          </w:divBdr>
        </w:div>
        <w:div w:id="876234491">
          <w:marLeft w:val="640"/>
          <w:marRight w:val="0"/>
          <w:marTop w:val="0"/>
          <w:marBottom w:val="0"/>
          <w:divBdr>
            <w:top w:val="none" w:sz="0" w:space="0" w:color="auto"/>
            <w:left w:val="none" w:sz="0" w:space="0" w:color="auto"/>
            <w:bottom w:val="none" w:sz="0" w:space="0" w:color="auto"/>
            <w:right w:val="none" w:sz="0" w:space="0" w:color="auto"/>
          </w:divBdr>
        </w:div>
        <w:div w:id="643584617">
          <w:marLeft w:val="640"/>
          <w:marRight w:val="0"/>
          <w:marTop w:val="0"/>
          <w:marBottom w:val="0"/>
          <w:divBdr>
            <w:top w:val="none" w:sz="0" w:space="0" w:color="auto"/>
            <w:left w:val="none" w:sz="0" w:space="0" w:color="auto"/>
            <w:bottom w:val="none" w:sz="0" w:space="0" w:color="auto"/>
            <w:right w:val="none" w:sz="0" w:space="0" w:color="auto"/>
          </w:divBdr>
        </w:div>
        <w:div w:id="762263041">
          <w:marLeft w:val="640"/>
          <w:marRight w:val="0"/>
          <w:marTop w:val="0"/>
          <w:marBottom w:val="0"/>
          <w:divBdr>
            <w:top w:val="none" w:sz="0" w:space="0" w:color="auto"/>
            <w:left w:val="none" w:sz="0" w:space="0" w:color="auto"/>
            <w:bottom w:val="none" w:sz="0" w:space="0" w:color="auto"/>
            <w:right w:val="none" w:sz="0" w:space="0" w:color="auto"/>
          </w:divBdr>
        </w:div>
        <w:div w:id="1453742809">
          <w:marLeft w:val="640"/>
          <w:marRight w:val="0"/>
          <w:marTop w:val="0"/>
          <w:marBottom w:val="0"/>
          <w:divBdr>
            <w:top w:val="none" w:sz="0" w:space="0" w:color="auto"/>
            <w:left w:val="none" w:sz="0" w:space="0" w:color="auto"/>
            <w:bottom w:val="none" w:sz="0" w:space="0" w:color="auto"/>
            <w:right w:val="none" w:sz="0" w:space="0" w:color="auto"/>
          </w:divBdr>
        </w:div>
        <w:div w:id="1447457418">
          <w:marLeft w:val="640"/>
          <w:marRight w:val="0"/>
          <w:marTop w:val="0"/>
          <w:marBottom w:val="0"/>
          <w:divBdr>
            <w:top w:val="none" w:sz="0" w:space="0" w:color="auto"/>
            <w:left w:val="none" w:sz="0" w:space="0" w:color="auto"/>
            <w:bottom w:val="none" w:sz="0" w:space="0" w:color="auto"/>
            <w:right w:val="none" w:sz="0" w:space="0" w:color="auto"/>
          </w:divBdr>
        </w:div>
        <w:div w:id="830870593">
          <w:marLeft w:val="640"/>
          <w:marRight w:val="0"/>
          <w:marTop w:val="0"/>
          <w:marBottom w:val="0"/>
          <w:divBdr>
            <w:top w:val="none" w:sz="0" w:space="0" w:color="auto"/>
            <w:left w:val="none" w:sz="0" w:space="0" w:color="auto"/>
            <w:bottom w:val="none" w:sz="0" w:space="0" w:color="auto"/>
            <w:right w:val="none" w:sz="0" w:space="0" w:color="auto"/>
          </w:divBdr>
        </w:div>
        <w:div w:id="144736226">
          <w:marLeft w:val="640"/>
          <w:marRight w:val="0"/>
          <w:marTop w:val="0"/>
          <w:marBottom w:val="0"/>
          <w:divBdr>
            <w:top w:val="none" w:sz="0" w:space="0" w:color="auto"/>
            <w:left w:val="none" w:sz="0" w:space="0" w:color="auto"/>
            <w:bottom w:val="none" w:sz="0" w:space="0" w:color="auto"/>
            <w:right w:val="none" w:sz="0" w:space="0" w:color="auto"/>
          </w:divBdr>
        </w:div>
        <w:div w:id="1097794419">
          <w:marLeft w:val="640"/>
          <w:marRight w:val="0"/>
          <w:marTop w:val="0"/>
          <w:marBottom w:val="0"/>
          <w:divBdr>
            <w:top w:val="none" w:sz="0" w:space="0" w:color="auto"/>
            <w:left w:val="none" w:sz="0" w:space="0" w:color="auto"/>
            <w:bottom w:val="none" w:sz="0" w:space="0" w:color="auto"/>
            <w:right w:val="none" w:sz="0" w:space="0" w:color="auto"/>
          </w:divBdr>
        </w:div>
        <w:div w:id="1675645496">
          <w:marLeft w:val="640"/>
          <w:marRight w:val="0"/>
          <w:marTop w:val="0"/>
          <w:marBottom w:val="0"/>
          <w:divBdr>
            <w:top w:val="none" w:sz="0" w:space="0" w:color="auto"/>
            <w:left w:val="none" w:sz="0" w:space="0" w:color="auto"/>
            <w:bottom w:val="none" w:sz="0" w:space="0" w:color="auto"/>
            <w:right w:val="none" w:sz="0" w:space="0" w:color="auto"/>
          </w:divBdr>
        </w:div>
        <w:div w:id="1211184751">
          <w:marLeft w:val="640"/>
          <w:marRight w:val="0"/>
          <w:marTop w:val="0"/>
          <w:marBottom w:val="0"/>
          <w:divBdr>
            <w:top w:val="none" w:sz="0" w:space="0" w:color="auto"/>
            <w:left w:val="none" w:sz="0" w:space="0" w:color="auto"/>
            <w:bottom w:val="none" w:sz="0" w:space="0" w:color="auto"/>
            <w:right w:val="none" w:sz="0" w:space="0" w:color="auto"/>
          </w:divBdr>
        </w:div>
        <w:div w:id="1760443766">
          <w:marLeft w:val="640"/>
          <w:marRight w:val="0"/>
          <w:marTop w:val="0"/>
          <w:marBottom w:val="0"/>
          <w:divBdr>
            <w:top w:val="none" w:sz="0" w:space="0" w:color="auto"/>
            <w:left w:val="none" w:sz="0" w:space="0" w:color="auto"/>
            <w:bottom w:val="none" w:sz="0" w:space="0" w:color="auto"/>
            <w:right w:val="none" w:sz="0" w:space="0" w:color="auto"/>
          </w:divBdr>
        </w:div>
        <w:div w:id="23022681">
          <w:marLeft w:val="640"/>
          <w:marRight w:val="0"/>
          <w:marTop w:val="0"/>
          <w:marBottom w:val="0"/>
          <w:divBdr>
            <w:top w:val="none" w:sz="0" w:space="0" w:color="auto"/>
            <w:left w:val="none" w:sz="0" w:space="0" w:color="auto"/>
            <w:bottom w:val="none" w:sz="0" w:space="0" w:color="auto"/>
            <w:right w:val="none" w:sz="0" w:space="0" w:color="auto"/>
          </w:divBdr>
        </w:div>
        <w:div w:id="375814644">
          <w:marLeft w:val="640"/>
          <w:marRight w:val="0"/>
          <w:marTop w:val="0"/>
          <w:marBottom w:val="0"/>
          <w:divBdr>
            <w:top w:val="none" w:sz="0" w:space="0" w:color="auto"/>
            <w:left w:val="none" w:sz="0" w:space="0" w:color="auto"/>
            <w:bottom w:val="none" w:sz="0" w:space="0" w:color="auto"/>
            <w:right w:val="none" w:sz="0" w:space="0" w:color="auto"/>
          </w:divBdr>
        </w:div>
        <w:div w:id="942613427">
          <w:marLeft w:val="640"/>
          <w:marRight w:val="0"/>
          <w:marTop w:val="0"/>
          <w:marBottom w:val="0"/>
          <w:divBdr>
            <w:top w:val="none" w:sz="0" w:space="0" w:color="auto"/>
            <w:left w:val="none" w:sz="0" w:space="0" w:color="auto"/>
            <w:bottom w:val="none" w:sz="0" w:space="0" w:color="auto"/>
            <w:right w:val="none" w:sz="0" w:space="0" w:color="auto"/>
          </w:divBdr>
        </w:div>
        <w:div w:id="324012833">
          <w:marLeft w:val="640"/>
          <w:marRight w:val="0"/>
          <w:marTop w:val="0"/>
          <w:marBottom w:val="0"/>
          <w:divBdr>
            <w:top w:val="none" w:sz="0" w:space="0" w:color="auto"/>
            <w:left w:val="none" w:sz="0" w:space="0" w:color="auto"/>
            <w:bottom w:val="none" w:sz="0" w:space="0" w:color="auto"/>
            <w:right w:val="none" w:sz="0" w:space="0" w:color="auto"/>
          </w:divBdr>
        </w:div>
        <w:div w:id="56518777">
          <w:marLeft w:val="640"/>
          <w:marRight w:val="0"/>
          <w:marTop w:val="0"/>
          <w:marBottom w:val="0"/>
          <w:divBdr>
            <w:top w:val="none" w:sz="0" w:space="0" w:color="auto"/>
            <w:left w:val="none" w:sz="0" w:space="0" w:color="auto"/>
            <w:bottom w:val="none" w:sz="0" w:space="0" w:color="auto"/>
            <w:right w:val="none" w:sz="0" w:space="0" w:color="auto"/>
          </w:divBdr>
        </w:div>
        <w:div w:id="402871033">
          <w:marLeft w:val="640"/>
          <w:marRight w:val="0"/>
          <w:marTop w:val="0"/>
          <w:marBottom w:val="0"/>
          <w:divBdr>
            <w:top w:val="none" w:sz="0" w:space="0" w:color="auto"/>
            <w:left w:val="none" w:sz="0" w:space="0" w:color="auto"/>
            <w:bottom w:val="none" w:sz="0" w:space="0" w:color="auto"/>
            <w:right w:val="none" w:sz="0" w:space="0" w:color="auto"/>
          </w:divBdr>
        </w:div>
        <w:div w:id="1182940167">
          <w:marLeft w:val="640"/>
          <w:marRight w:val="0"/>
          <w:marTop w:val="0"/>
          <w:marBottom w:val="0"/>
          <w:divBdr>
            <w:top w:val="none" w:sz="0" w:space="0" w:color="auto"/>
            <w:left w:val="none" w:sz="0" w:space="0" w:color="auto"/>
            <w:bottom w:val="none" w:sz="0" w:space="0" w:color="auto"/>
            <w:right w:val="none" w:sz="0" w:space="0" w:color="auto"/>
          </w:divBdr>
        </w:div>
        <w:div w:id="1744983380">
          <w:marLeft w:val="640"/>
          <w:marRight w:val="0"/>
          <w:marTop w:val="0"/>
          <w:marBottom w:val="0"/>
          <w:divBdr>
            <w:top w:val="none" w:sz="0" w:space="0" w:color="auto"/>
            <w:left w:val="none" w:sz="0" w:space="0" w:color="auto"/>
            <w:bottom w:val="none" w:sz="0" w:space="0" w:color="auto"/>
            <w:right w:val="none" w:sz="0" w:space="0" w:color="auto"/>
          </w:divBdr>
        </w:div>
        <w:div w:id="376199529">
          <w:marLeft w:val="640"/>
          <w:marRight w:val="0"/>
          <w:marTop w:val="0"/>
          <w:marBottom w:val="0"/>
          <w:divBdr>
            <w:top w:val="none" w:sz="0" w:space="0" w:color="auto"/>
            <w:left w:val="none" w:sz="0" w:space="0" w:color="auto"/>
            <w:bottom w:val="none" w:sz="0" w:space="0" w:color="auto"/>
            <w:right w:val="none" w:sz="0" w:space="0" w:color="auto"/>
          </w:divBdr>
        </w:div>
        <w:div w:id="683555079">
          <w:marLeft w:val="640"/>
          <w:marRight w:val="0"/>
          <w:marTop w:val="0"/>
          <w:marBottom w:val="0"/>
          <w:divBdr>
            <w:top w:val="none" w:sz="0" w:space="0" w:color="auto"/>
            <w:left w:val="none" w:sz="0" w:space="0" w:color="auto"/>
            <w:bottom w:val="none" w:sz="0" w:space="0" w:color="auto"/>
            <w:right w:val="none" w:sz="0" w:space="0" w:color="auto"/>
          </w:divBdr>
        </w:div>
        <w:div w:id="1209221307">
          <w:marLeft w:val="640"/>
          <w:marRight w:val="0"/>
          <w:marTop w:val="0"/>
          <w:marBottom w:val="0"/>
          <w:divBdr>
            <w:top w:val="none" w:sz="0" w:space="0" w:color="auto"/>
            <w:left w:val="none" w:sz="0" w:space="0" w:color="auto"/>
            <w:bottom w:val="none" w:sz="0" w:space="0" w:color="auto"/>
            <w:right w:val="none" w:sz="0" w:space="0" w:color="auto"/>
          </w:divBdr>
        </w:div>
        <w:div w:id="1457600997">
          <w:marLeft w:val="640"/>
          <w:marRight w:val="0"/>
          <w:marTop w:val="0"/>
          <w:marBottom w:val="0"/>
          <w:divBdr>
            <w:top w:val="none" w:sz="0" w:space="0" w:color="auto"/>
            <w:left w:val="none" w:sz="0" w:space="0" w:color="auto"/>
            <w:bottom w:val="none" w:sz="0" w:space="0" w:color="auto"/>
            <w:right w:val="none" w:sz="0" w:space="0" w:color="auto"/>
          </w:divBdr>
        </w:div>
        <w:div w:id="421529680">
          <w:marLeft w:val="640"/>
          <w:marRight w:val="0"/>
          <w:marTop w:val="0"/>
          <w:marBottom w:val="0"/>
          <w:divBdr>
            <w:top w:val="none" w:sz="0" w:space="0" w:color="auto"/>
            <w:left w:val="none" w:sz="0" w:space="0" w:color="auto"/>
            <w:bottom w:val="none" w:sz="0" w:space="0" w:color="auto"/>
            <w:right w:val="none" w:sz="0" w:space="0" w:color="auto"/>
          </w:divBdr>
        </w:div>
        <w:div w:id="1690907733">
          <w:marLeft w:val="640"/>
          <w:marRight w:val="0"/>
          <w:marTop w:val="0"/>
          <w:marBottom w:val="0"/>
          <w:divBdr>
            <w:top w:val="none" w:sz="0" w:space="0" w:color="auto"/>
            <w:left w:val="none" w:sz="0" w:space="0" w:color="auto"/>
            <w:bottom w:val="none" w:sz="0" w:space="0" w:color="auto"/>
            <w:right w:val="none" w:sz="0" w:space="0" w:color="auto"/>
          </w:divBdr>
        </w:div>
        <w:div w:id="1217550991">
          <w:marLeft w:val="640"/>
          <w:marRight w:val="0"/>
          <w:marTop w:val="0"/>
          <w:marBottom w:val="0"/>
          <w:divBdr>
            <w:top w:val="none" w:sz="0" w:space="0" w:color="auto"/>
            <w:left w:val="none" w:sz="0" w:space="0" w:color="auto"/>
            <w:bottom w:val="none" w:sz="0" w:space="0" w:color="auto"/>
            <w:right w:val="none" w:sz="0" w:space="0" w:color="auto"/>
          </w:divBdr>
        </w:div>
        <w:div w:id="968240845">
          <w:marLeft w:val="640"/>
          <w:marRight w:val="0"/>
          <w:marTop w:val="0"/>
          <w:marBottom w:val="0"/>
          <w:divBdr>
            <w:top w:val="none" w:sz="0" w:space="0" w:color="auto"/>
            <w:left w:val="none" w:sz="0" w:space="0" w:color="auto"/>
            <w:bottom w:val="none" w:sz="0" w:space="0" w:color="auto"/>
            <w:right w:val="none" w:sz="0" w:space="0" w:color="auto"/>
          </w:divBdr>
        </w:div>
        <w:div w:id="132795518">
          <w:marLeft w:val="640"/>
          <w:marRight w:val="0"/>
          <w:marTop w:val="0"/>
          <w:marBottom w:val="0"/>
          <w:divBdr>
            <w:top w:val="none" w:sz="0" w:space="0" w:color="auto"/>
            <w:left w:val="none" w:sz="0" w:space="0" w:color="auto"/>
            <w:bottom w:val="none" w:sz="0" w:space="0" w:color="auto"/>
            <w:right w:val="none" w:sz="0" w:space="0" w:color="auto"/>
          </w:divBdr>
        </w:div>
        <w:div w:id="663321214">
          <w:marLeft w:val="640"/>
          <w:marRight w:val="0"/>
          <w:marTop w:val="0"/>
          <w:marBottom w:val="0"/>
          <w:divBdr>
            <w:top w:val="none" w:sz="0" w:space="0" w:color="auto"/>
            <w:left w:val="none" w:sz="0" w:space="0" w:color="auto"/>
            <w:bottom w:val="none" w:sz="0" w:space="0" w:color="auto"/>
            <w:right w:val="none" w:sz="0" w:space="0" w:color="auto"/>
          </w:divBdr>
        </w:div>
        <w:div w:id="1888487946">
          <w:marLeft w:val="640"/>
          <w:marRight w:val="0"/>
          <w:marTop w:val="0"/>
          <w:marBottom w:val="0"/>
          <w:divBdr>
            <w:top w:val="none" w:sz="0" w:space="0" w:color="auto"/>
            <w:left w:val="none" w:sz="0" w:space="0" w:color="auto"/>
            <w:bottom w:val="none" w:sz="0" w:space="0" w:color="auto"/>
            <w:right w:val="none" w:sz="0" w:space="0" w:color="auto"/>
          </w:divBdr>
        </w:div>
        <w:div w:id="629945145">
          <w:marLeft w:val="640"/>
          <w:marRight w:val="0"/>
          <w:marTop w:val="0"/>
          <w:marBottom w:val="0"/>
          <w:divBdr>
            <w:top w:val="none" w:sz="0" w:space="0" w:color="auto"/>
            <w:left w:val="none" w:sz="0" w:space="0" w:color="auto"/>
            <w:bottom w:val="none" w:sz="0" w:space="0" w:color="auto"/>
            <w:right w:val="none" w:sz="0" w:space="0" w:color="auto"/>
          </w:divBdr>
        </w:div>
        <w:div w:id="872808667">
          <w:marLeft w:val="640"/>
          <w:marRight w:val="0"/>
          <w:marTop w:val="0"/>
          <w:marBottom w:val="0"/>
          <w:divBdr>
            <w:top w:val="none" w:sz="0" w:space="0" w:color="auto"/>
            <w:left w:val="none" w:sz="0" w:space="0" w:color="auto"/>
            <w:bottom w:val="none" w:sz="0" w:space="0" w:color="auto"/>
            <w:right w:val="none" w:sz="0" w:space="0" w:color="auto"/>
          </w:divBdr>
        </w:div>
        <w:div w:id="1351494810">
          <w:marLeft w:val="640"/>
          <w:marRight w:val="0"/>
          <w:marTop w:val="0"/>
          <w:marBottom w:val="0"/>
          <w:divBdr>
            <w:top w:val="none" w:sz="0" w:space="0" w:color="auto"/>
            <w:left w:val="none" w:sz="0" w:space="0" w:color="auto"/>
            <w:bottom w:val="none" w:sz="0" w:space="0" w:color="auto"/>
            <w:right w:val="none" w:sz="0" w:space="0" w:color="auto"/>
          </w:divBdr>
        </w:div>
        <w:div w:id="787820726">
          <w:marLeft w:val="640"/>
          <w:marRight w:val="0"/>
          <w:marTop w:val="0"/>
          <w:marBottom w:val="0"/>
          <w:divBdr>
            <w:top w:val="none" w:sz="0" w:space="0" w:color="auto"/>
            <w:left w:val="none" w:sz="0" w:space="0" w:color="auto"/>
            <w:bottom w:val="none" w:sz="0" w:space="0" w:color="auto"/>
            <w:right w:val="none" w:sz="0" w:space="0" w:color="auto"/>
          </w:divBdr>
        </w:div>
        <w:div w:id="1522276098">
          <w:marLeft w:val="640"/>
          <w:marRight w:val="0"/>
          <w:marTop w:val="0"/>
          <w:marBottom w:val="0"/>
          <w:divBdr>
            <w:top w:val="none" w:sz="0" w:space="0" w:color="auto"/>
            <w:left w:val="none" w:sz="0" w:space="0" w:color="auto"/>
            <w:bottom w:val="none" w:sz="0" w:space="0" w:color="auto"/>
            <w:right w:val="none" w:sz="0" w:space="0" w:color="auto"/>
          </w:divBdr>
        </w:div>
        <w:div w:id="921378066">
          <w:marLeft w:val="640"/>
          <w:marRight w:val="0"/>
          <w:marTop w:val="0"/>
          <w:marBottom w:val="0"/>
          <w:divBdr>
            <w:top w:val="none" w:sz="0" w:space="0" w:color="auto"/>
            <w:left w:val="none" w:sz="0" w:space="0" w:color="auto"/>
            <w:bottom w:val="none" w:sz="0" w:space="0" w:color="auto"/>
            <w:right w:val="none" w:sz="0" w:space="0" w:color="auto"/>
          </w:divBdr>
        </w:div>
        <w:div w:id="1356731859">
          <w:marLeft w:val="640"/>
          <w:marRight w:val="0"/>
          <w:marTop w:val="0"/>
          <w:marBottom w:val="0"/>
          <w:divBdr>
            <w:top w:val="none" w:sz="0" w:space="0" w:color="auto"/>
            <w:left w:val="none" w:sz="0" w:space="0" w:color="auto"/>
            <w:bottom w:val="none" w:sz="0" w:space="0" w:color="auto"/>
            <w:right w:val="none" w:sz="0" w:space="0" w:color="auto"/>
          </w:divBdr>
        </w:div>
        <w:div w:id="1107118265">
          <w:marLeft w:val="640"/>
          <w:marRight w:val="0"/>
          <w:marTop w:val="0"/>
          <w:marBottom w:val="0"/>
          <w:divBdr>
            <w:top w:val="none" w:sz="0" w:space="0" w:color="auto"/>
            <w:left w:val="none" w:sz="0" w:space="0" w:color="auto"/>
            <w:bottom w:val="none" w:sz="0" w:space="0" w:color="auto"/>
            <w:right w:val="none" w:sz="0" w:space="0" w:color="auto"/>
          </w:divBdr>
        </w:div>
        <w:div w:id="1998609621">
          <w:marLeft w:val="640"/>
          <w:marRight w:val="0"/>
          <w:marTop w:val="0"/>
          <w:marBottom w:val="0"/>
          <w:divBdr>
            <w:top w:val="none" w:sz="0" w:space="0" w:color="auto"/>
            <w:left w:val="none" w:sz="0" w:space="0" w:color="auto"/>
            <w:bottom w:val="none" w:sz="0" w:space="0" w:color="auto"/>
            <w:right w:val="none" w:sz="0" w:space="0" w:color="auto"/>
          </w:divBdr>
        </w:div>
        <w:div w:id="2102675115">
          <w:marLeft w:val="640"/>
          <w:marRight w:val="0"/>
          <w:marTop w:val="0"/>
          <w:marBottom w:val="0"/>
          <w:divBdr>
            <w:top w:val="none" w:sz="0" w:space="0" w:color="auto"/>
            <w:left w:val="none" w:sz="0" w:space="0" w:color="auto"/>
            <w:bottom w:val="none" w:sz="0" w:space="0" w:color="auto"/>
            <w:right w:val="none" w:sz="0" w:space="0" w:color="auto"/>
          </w:divBdr>
        </w:div>
        <w:div w:id="756245258">
          <w:marLeft w:val="640"/>
          <w:marRight w:val="0"/>
          <w:marTop w:val="0"/>
          <w:marBottom w:val="0"/>
          <w:divBdr>
            <w:top w:val="none" w:sz="0" w:space="0" w:color="auto"/>
            <w:left w:val="none" w:sz="0" w:space="0" w:color="auto"/>
            <w:bottom w:val="none" w:sz="0" w:space="0" w:color="auto"/>
            <w:right w:val="none" w:sz="0" w:space="0" w:color="auto"/>
          </w:divBdr>
        </w:div>
        <w:div w:id="200091281">
          <w:marLeft w:val="640"/>
          <w:marRight w:val="0"/>
          <w:marTop w:val="0"/>
          <w:marBottom w:val="0"/>
          <w:divBdr>
            <w:top w:val="none" w:sz="0" w:space="0" w:color="auto"/>
            <w:left w:val="none" w:sz="0" w:space="0" w:color="auto"/>
            <w:bottom w:val="none" w:sz="0" w:space="0" w:color="auto"/>
            <w:right w:val="none" w:sz="0" w:space="0" w:color="auto"/>
          </w:divBdr>
        </w:div>
        <w:div w:id="342783022">
          <w:marLeft w:val="640"/>
          <w:marRight w:val="0"/>
          <w:marTop w:val="0"/>
          <w:marBottom w:val="0"/>
          <w:divBdr>
            <w:top w:val="none" w:sz="0" w:space="0" w:color="auto"/>
            <w:left w:val="none" w:sz="0" w:space="0" w:color="auto"/>
            <w:bottom w:val="none" w:sz="0" w:space="0" w:color="auto"/>
            <w:right w:val="none" w:sz="0" w:space="0" w:color="auto"/>
          </w:divBdr>
        </w:div>
        <w:div w:id="907689507">
          <w:marLeft w:val="640"/>
          <w:marRight w:val="0"/>
          <w:marTop w:val="0"/>
          <w:marBottom w:val="0"/>
          <w:divBdr>
            <w:top w:val="none" w:sz="0" w:space="0" w:color="auto"/>
            <w:left w:val="none" w:sz="0" w:space="0" w:color="auto"/>
            <w:bottom w:val="none" w:sz="0" w:space="0" w:color="auto"/>
            <w:right w:val="none" w:sz="0" w:space="0" w:color="auto"/>
          </w:divBdr>
        </w:div>
        <w:div w:id="1858619404">
          <w:marLeft w:val="640"/>
          <w:marRight w:val="0"/>
          <w:marTop w:val="0"/>
          <w:marBottom w:val="0"/>
          <w:divBdr>
            <w:top w:val="none" w:sz="0" w:space="0" w:color="auto"/>
            <w:left w:val="none" w:sz="0" w:space="0" w:color="auto"/>
            <w:bottom w:val="none" w:sz="0" w:space="0" w:color="auto"/>
            <w:right w:val="none" w:sz="0" w:space="0" w:color="auto"/>
          </w:divBdr>
        </w:div>
        <w:div w:id="230967169">
          <w:marLeft w:val="640"/>
          <w:marRight w:val="0"/>
          <w:marTop w:val="0"/>
          <w:marBottom w:val="0"/>
          <w:divBdr>
            <w:top w:val="none" w:sz="0" w:space="0" w:color="auto"/>
            <w:left w:val="none" w:sz="0" w:space="0" w:color="auto"/>
            <w:bottom w:val="none" w:sz="0" w:space="0" w:color="auto"/>
            <w:right w:val="none" w:sz="0" w:space="0" w:color="auto"/>
          </w:divBdr>
        </w:div>
        <w:div w:id="889220375">
          <w:marLeft w:val="640"/>
          <w:marRight w:val="0"/>
          <w:marTop w:val="0"/>
          <w:marBottom w:val="0"/>
          <w:divBdr>
            <w:top w:val="none" w:sz="0" w:space="0" w:color="auto"/>
            <w:left w:val="none" w:sz="0" w:space="0" w:color="auto"/>
            <w:bottom w:val="none" w:sz="0" w:space="0" w:color="auto"/>
            <w:right w:val="none" w:sz="0" w:space="0" w:color="auto"/>
          </w:divBdr>
        </w:div>
        <w:div w:id="807212007">
          <w:marLeft w:val="640"/>
          <w:marRight w:val="0"/>
          <w:marTop w:val="0"/>
          <w:marBottom w:val="0"/>
          <w:divBdr>
            <w:top w:val="none" w:sz="0" w:space="0" w:color="auto"/>
            <w:left w:val="none" w:sz="0" w:space="0" w:color="auto"/>
            <w:bottom w:val="none" w:sz="0" w:space="0" w:color="auto"/>
            <w:right w:val="none" w:sz="0" w:space="0" w:color="auto"/>
          </w:divBdr>
        </w:div>
        <w:div w:id="112287548">
          <w:marLeft w:val="640"/>
          <w:marRight w:val="0"/>
          <w:marTop w:val="0"/>
          <w:marBottom w:val="0"/>
          <w:divBdr>
            <w:top w:val="none" w:sz="0" w:space="0" w:color="auto"/>
            <w:left w:val="none" w:sz="0" w:space="0" w:color="auto"/>
            <w:bottom w:val="none" w:sz="0" w:space="0" w:color="auto"/>
            <w:right w:val="none" w:sz="0" w:space="0" w:color="auto"/>
          </w:divBdr>
        </w:div>
        <w:div w:id="427896322">
          <w:marLeft w:val="640"/>
          <w:marRight w:val="0"/>
          <w:marTop w:val="0"/>
          <w:marBottom w:val="0"/>
          <w:divBdr>
            <w:top w:val="none" w:sz="0" w:space="0" w:color="auto"/>
            <w:left w:val="none" w:sz="0" w:space="0" w:color="auto"/>
            <w:bottom w:val="none" w:sz="0" w:space="0" w:color="auto"/>
            <w:right w:val="none" w:sz="0" w:space="0" w:color="auto"/>
          </w:divBdr>
        </w:div>
        <w:div w:id="651564793">
          <w:marLeft w:val="640"/>
          <w:marRight w:val="0"/>
          <w:marTop w:val="0"/>
          <w:marBottom w:val="0"/>
          <w:divBdr>
            <w:top w:val="none" w:sz="0" w:space="0" w:color="auto"/>
            <w:left w:val="none" w:sz="0" w:space="0" w:color="auto"/>
            <w:bottom w:val="none" w:sz="0" w:space="0" w:color="auto"/>
            <w:right w:val="none" w:sz="0" w:space="0" w:color="auto"/>
          </w:divBdr>
        </w:div>
        <w:div w:id="1375542222">
          <w:marLeft w:val="640"/>
          <w:marRight w:val="0"/>
          <w:marTop w:val="0"/>
          <w:marBottom w:val="0"/>
          <w:divBdr>
            <w:top w:val="none" w:sz="0" w:space="0" w:color="auto"/>
            <w:left w:val="none" w:sz="0" w:space="0" w:color="auto"/>
            <w:bottom w:val="none" w:sz="0" w:space="0" w:color="auto"/>
            <w:right w:val="none" w:sz="0" w:space="0" w:color="auto"/>
          </w:divBdr>
        </w:div>
        <w:div w:id="787234526">
          <w:marLeft w:val="640"/>
          <w:marRight w:val="0"/>
          <w:marTop w:val="0"/>
          <w:marBottom w:val="0"/>
          <w:divBdr>
            <w:top w:val="none" w:sz="0" w:space="0" w:color="auto"/>
            <w:left w:val="none" w:sz="0" w:space="0" w:color="auto"/>
            <w:bottom w:val="none" w:sz="0" w:space="0" w:color="auto"/>
            <w:right w:val="none" w:sz="0" w:space="0" w:color="auto"/>
          </w:divBdr>
        </w:div>
        <w:div w:id="1516460697">
          <w:marLeft w:val="640"/>
          <w:marRight w:val="0"/>
          <w:marTop w:val="0"/>
          <w:marBottom w:val="0"/>
          <w:divBdr>
            <w:top w:val="none" w:sz="0" w:space="0" w:color="auto"/>
            <w:left w:val="none" w:sz="0" w:space="0" w:color="auto"/>
            <w:bottom w:val="none" w:sz="0" w:space="0" w:color="auto"/>
            <w:right w:val="none" w:sz="0" w:space="0" w:color="auto"/>
          </w:divBdr>
        </w:div>
        <w:div w:id="1285884055">
          <w:marLeft w:val="640"/>
          <w:marRight w:val="0"/>
          <w:marTop w:val="0"/>
          <w:marBottom w:val="0"/>
          <w:divBdr>
            <w:top w:val="none" w:sz="0" w:space="0" w:color="auto"/>
            <w:left w:val="none" w:sz="0" w:space="0" w:color="auto"/>
            <w:bottom w:val="none" w:sz="0" w:space="0" w:color="auto"/>
            <w:right w:val="none" w:sz="0" w:space="0" w:color="auto"/>
          </w:divBdr>
        </w:div>
        <w:div w:id="352608467">
          <w:marLeft w:val="640"/>
          <w:marRight w:val="0"/>
          <w:marTop w:val="0"/>
          <w:marBottom w:val="0"/>
          <w:divBdr>
            <w:top w:val="none" w:sz="0" w:space="0" w:color="auto"/>
            <w:left w:val="none" w:sz="0" w:space="0" w:color="auto"/>
            <w:bottom w:val="none" w:sz="0" w:space="0" w:color="auto"/>
            <w:right w:val="none" w:sz="0" w:space="0" w:color="auto"/>
          </w:divBdr>
        </w:div>
        <w:div w:id="413665468">
          <w:marLeft w:val="640"/>
          <w:marRight w:val="0"/>
          <w:marTop w:val="0"/>
          <w:marBottom w:val="0"/>
          <w:divBdr>
            <w:top w:val="none" w:sz="0" w:space="0" w:color="auto"/>
            <w:left w:val="none" w:sz="0" w:space="0" w:color="auto"/>
            <w:bottom w:val="none" w:sz="0" w:space="0" w:color="auto"/>
            <w:right w:val="none" w:sz="0" w:space="0" w:color="auto"/>
          </w:divBdr>
        </w:div>
        <w:div w:id="739867080">
          <w:marLeft w:val="640"/>
          <w:marRight w:val="0"/>
          <w:marTop w:val="0"/>
          <w:marBottom w:val="0"/>
          <w:divBdr>
            <w:top w:val="none" w:sz="0" w:space="0" w:color="auto"/>
            <w:left w:val="none" w:sz="0" w:space="0" w:color="auto"/>
            <w:bottom w:val="none" w:sz="0" w:space="0" w:color="auto"/>
            <w:right w:val="none" w:sz="0" w:space="0" w:color="auto"/>
          </w:divBdr>
        </w:div>
        <w:div w:id="733042581">
          <w:marLeft w:val="640"/>
          <w:marRight w:val="0"/>
          <w:marTop w:val="0"/>
          <w:marBottom w:val="0"/>
          <w:divBdr>
            <w:top w:val="none" w:sz="0" w:space="0" w:color="auto"/>
            <w:left w:val="none" w:sz="0" w:space="0" w:color="auto"/>
            <w:bottom w:val="none" w:sz="0" w:space="0" w:color="auto"/>
            <w:right w:val="none" w:sz="0" w:space="0" w:color="auto"/>
          </w:divBdr>
        </w:div>
        <w:div w:id="286158081">
          <w:marLeft w:val="640"/>
          <w:marRight w:val="0"/>
          <w:marTop w:val="0"/>
          <w:marBottom w:val="0"/>
          <w:divBdr>
            <w:top w:val="none" w:sz="0" w:space="0" w:color="auto"/>
            <w:left w:val="none" w:sz="0" w:space="0" w:color="auto"/>
            <w:bottom w:val="none" w:sz="0" w:space="0" w:color="auto"/>
            <w:right w:val="none" w:sz="0" w:space="0" w:color="auto"/>
          </w:divBdr>
        </w:div>
        <w:div w:id="1807818763">
          <w:marLeft w:val="640"/>
          <w:marRight w:val="0"/>
          <w:marTop w:val="0"/>
          <w:marBottom w:val="0"/>
          <w:divBdr>
            <w:top w:val="none" w:sz="0" w:space="0" w:color="auto"/>
            <w:left w:val="none" w:sz="0" w:space="0" w:color="auto"/>
            <w:bottom w:val="none" w:sz="0" w:space="0" w:color="auto"/>
            <w:right w:val="none" w:sz="0" w:space="0" w:color="auto"/>
          </w:divBdr>
        </w:div>
        <w:div w:id="1750807703">
          <w:marLeft w:val="640"/>
          <w:marRight w:val="0"/>
          <w:marTop w:val="0"/>
          <w:marBottom w:val="0"/>
          <w:divBdr>
            <w:top w:val="none" w:sz="0" w:space="0" w:color="auto"/>
            <w:left w:val="none" w:sz="0" w:space="0" w:color="auto"/>
            <w:bottom w:val="none" w:sz="0" w:space="0" w:color="auto"/>
            <w:right w:val="none" w:sz="0" w:space="0" w:color="auto"/>
          </w:divBdr>
        </w:div>
        <w:div w:id="332223488">
          <w:marLeft w:val="640"/>
          <w:marRight w:val="0"/>
          <w:marTop w:val="0"/>
          <w:marBottom w:val="0"/>
          <w:divBdr>
            <w:top w:val="none" w:sz="0" w:space="0" w:color="auto"/>
            <w:left w:val="none" w:sz="0" w:space="0" w:color="auto"/>
            <w:bottom w:val="none" w:sz="0" w:space="0" w:color="auto"/>
            <w:right w:val="none" w:sz="0" w:space="0" w:color="auto"/>
          </w:divBdr>
        </w:div>
        <w:div w:id="891691786">
          <w:marLeft w:val="640"/>
          <w:marRight w:val="0"/>
          <w:marTop w:val="0"/>
          <w:marBottom w:val="0"/>
          <w:divBdr>
            <w:top w:val="none" w:sz="0" w:space="0" w:color="auto"/>
            <w:left w:val="none" w:sz="0" w:space="0" w:color="auto"/>
            <w:bottom w:val="none" w:sz="0" w:space="0" w:color="auto"/>
            <w:right w:val="none" w:sz="0" w:space="0" w:color="auto"/>
          </w:divBdr>
        </w:div>
        <w:div w:id="1180118163">
          <w:marLeft w:val="640"/>
          <w:marRight w:val="0"/>
          <w:marTop w:val="0"/>
          <w:marBottom w:val="0"/>
          <w:divBdr>
            <w:top w:val="none" w:sz="0" w:space="0" w:color="auto"/>
            <w:left w:val="none" w:sz="0" w:space="0" w:color="auto"/>
            <w:bottom w:val="none" w:sz="0" w:space="0" w:color="auto"/>
            <w:right w:val="none" w:sz="0" w:space="0" w:color="auto"/>
          </w:divBdr>
        </w:div>
        <w:div w:id="180901887">
          <w:marLeft w:val="640"/>
          <w:marRight w:val="0"/>
          <w:marTop w:val="0"/>
          <w:marBottom w:val="0"/>
          <w:divBdr>
            <w:top w:val="none" w:sz="0" w:space="0" w:color="auto"/>
            <w:left w:val="none" w:sz="0" w:space="0" w:color="auto"/>
            <w:bottom w:val="none" w:sz="0" w:space="0" w:color="auto"/>
            <w:right w:val="none" w:sz="0" w:space="0" w:color="auto"/>
          </w:divBdr>
        </w:div>
        <w:div w:id="115223387">
          <w:marLeft w:val="640"/>
          <w:marRight w:val="0"/>
          <w:marTop w:val="0"/>
          <w:marBottom w:val="0"/>
          <w:divBdr>
            <w:top w:val="none" w:sz="0" w:space="0" w:color="auto"/>
            <w:left w:val="none" w:sz="0" w:space="0" w:color="auto"/>
            <w:bottom w:val="none" w:sz="0" w:space="0" w:color="auto"/>
            <w:right w:val="none" w:sz="0" w:space="0" w:color="auto"/>
          </w:divBdr>
        </w:div>
        <w:div w:id="1502887927">
          <w:marLeft w:val="640"/>
          <w:marRight w:val="0"/>
          <w:marTop w:val="0"/>
          <w:marBottom w:val="0"/>
          <w:divBdr>
            <w:top w:val="none" w:sz="0" w:space="0" w:color="auto"/>
            <w:left w:val="none" w:sz="0" w:space="0" w:color="auto"/>
            <w:bottom w:val="none" w:sz="0" w:space="0" w:color="auto"/>
            <w:right w:val="none" w:sz="0" w:space="0" w:color="auto"/>
          </w:divBdr>
        </w:div>
        <w:div w:id="271984290">
          <w:marLeft w:val="640"/>
          <w:marRight w:val="0"/>
          <w:marTop w:val="0"/>
          <w:marBottom w:val="0"/>
          <w:divBdr>
            <w:top w:val="none" w:sz="0" w:space="0" w:color="auto"/>
            <w:left w:val="none" w:sz="0" w:space="0" w:color="auto"/>
            <w:bottom w:val="none" w:sz="0" w:space="0" w:color="auto"/>
            <w:right w:val="none" w:sz="0" w:space="0" w:color="auto"/>
          </w:divBdr>
        </w:div>
        <w:div w:id="750930863">
          <w:marLeft w:val="640"/>
          <w:marRight w:val="0"/>
          <w:marTop w:val="0"/>
          <w:marBottom w:val="0"/>
          <w:divBdr>
            <w:top w:val="none" w:sz="0" w:space="0" w:color="auto"/>
            <w:left w:val="none" w:sz="0" w:space="0" w:color="auto"/>
            <w:bottom w:val="none" w:sz="0" w:space="0" w:color="auto"/>
            <w:right w:val="none" w:sz="0" w:space="0" w:color="auto"/>
          </w:divBdr>
        </w:div>
        <w:div w:id="330761915">
          <w:marLeft w:val="640"/>
          <w:marRight w:val="0"/>
          <w:marTop w:val="0"/>
          <w:marBottom w:val="0"/>
          <w:divBdr>
            <w:top w:val="none" w:sz="0" w:space="0" w:color="auto"/>
            <w:left w:val="none" w:sz="0" w:space="0" w:color="auto"/>
            <w:bottom w:val="none" w:sz="0" w:space="0" w:color="auto"/>
            <w:right w:val="none" w:sz="0" w:space="0" w:color="auto"/>
          </w:divBdr>
        </w:div>
        <w:div w:id="730689543">
          <w:marLeft w:val="640"/>
          <w:marRight w:val="0"/>
          <w:marTop w:val="0"/>
          <w:marBottom w:val="0"/>
          <w:divBdr>
            <w:top w:val="none" w:sz="0" w:space="0" w:color="auto"/>
            <w:left w:val="none" w:sz="0" w:space="0" w:color="auto"/>
            <w:bottom w:val="none" w:sz="0" w:space="0" w:color="auto"/>
            <w:right w:val="none" w:sz="0" w:space="0" w:color="auto"/>
          </w:divBdr>
        </w:div>
        <w:div w:id="1587038682">
          <w:marLeft w:val="640"/>
          <w:marRight w:val="0"/>
          <w:marTop w:val="0"/>
          <w:marBottom w:val="0"/>
          <w:divBdr>
            <w:top w:val="none" w:sz="0" w:space="0" w:color="auto"/>
            <w:left w:val="none" w:sz="0" w:space="0" w:color="auto"/>
            <w:bottom w:val="none" w:sz="0" w:space="0" w:color="auto"/>
            <w:right w:val="none" w:sz="0" w:space="0" w:color="auto"/>
          </w:divBdr>
        </w:div>
        <w:div w:id="1538395119">
          <w:marLeft w:val="640"/>
          <w:marRight w:val="0"/>
          <w:marTop w:val="0"/>
          <w:marBottom w:val="0"/>
          <w:divBdr>
            <w:top w:val="none" w:sz="0" w:space="0" w:color="auto"/>
            <w:left w:val="none" w:sz="0" w:space="0" w:color="auto"/>
            <w:bottom w:val="none" w:sz="0" w:space="0" w:color="auto"/>
            <w:right w:val="none" w:sz="0" w:space="0" w:color="auto"/>
          </w:divBdr>
        </w:div>
        <w:div w:id="1746151049">
          <w:marLeft w:val="640"/>
          <w:marRight w:val="0"/>
          <w:marTop w:val="0"/>
          <w:marBottom w:val="0"/>
          <w:divBdr>
            <w:top w:val="none" w:sz="0" w:space="0" w:color="auto"/>
            <w:left w:val="none" w:sz="0" w:space="0" w:color="auto"/>
            <w:bottom w:val="none" w:sz="0" w:space="0" w:color="auto"/>
            <w:right w:val="none" w:sz="0" w:space="0" w:color="auto"/>
          </w:divBdr>
        </w:div>
        <w:div w:id="1880705026">
          <w:marLeft w:val="640"/>
          <w:marRight w:val="0"/>
          <w:marTop w:val="0"/>
          <w:marBottom w:val="0"/>
          <w:divBdr>
            <w:top w:val="none" w:sz="0" w:space="0" w:color="auto"/>
            <w:left w:val="none" w:sz="0" w:space="0" w:color="auto"/>
            <w:bottom w:val="none" w:sz="0" w:space="0" w:color="auto"/>
            <w:right w:val="none" w:sz="0" w:space="0" w:color="auto"/>
          </w:divBdr>
        </w:div>
        <w:div w:id="594940578">
          <w:marLeft w:val="640"/>
          <w:marRight w:val="0"/>
          <w:marTop w:val="0"/>
          <w:marBottom w:val="0"/>
          <w:divBdr>
            <w:top w:val="none" w:sz="0" w:space="0" w:color="auto"/>
            <w:left w:val="none" w:sz="0" w:space="0" w:color="auto"/>
            <w:bottom w:val="none" w:sz="0" w:space="0" w:color="auto"/>
            <w:right w:val="none" w:sz="0" w:space="0" w:color="auto"/>
          </w:divBdr>
        </w:div>
        <w:div w:id="1504861364">
          <w:marLeft w:val="640"/>
          <w:marRight w:val="0"/>
          <w:marTop w:val="0"/>
          <w:marBottom w:val="0"/>
          <w:divBdr>
            <w:top w:val="none" w:sz="0" w:space="0" w:color="auto"/>
            <w:left w:val="none" w:sz="0" w:space="0" w:color="auto"/>
            <w:bottom w:val="none" w:sz="0" w:space="0" w:color="auto"/>
            <w:right w:val="none" w:sz="0" w:space="0" w:color="auto"/>
          </w:divBdr>
        </w:div>
        <w:div w:id="231432372">
          <w:marLeft w:val="640"/>
          <w:marRight w:val="0"/>
          <w:marTop w:val="0"/>
          <w:marBottom w:val="0"/>
          <w:divBdr>
            <w:top w:val="none" w:sz="0" w:space="0" w:color="auto"/>
            <w:left w:val="none" w:sz="0" w:space="0" w:color="auto"/>
            <w:bottom w:val="none" w:sz="0" w:space="0" w:color="auto"/>
            <w:right w:val="none" w:sz="0" w:space="0" w:color="auto"/>
          </w:divBdr>
        </w:div>
        <w:div w:id="2069572634">
          <w:marLeft w:val="640"/>
          <w:marRight w:val="0"/>
          <w:marTop w:val="0"/>
          <w:marBottom w:val="0"/>
          <w:divBdr>
            <w:top w:val="none" w:sz="0" w:space="0" w:color="auto"/>
            <w:left w:val="none" w:sz="0" w:space="0" w:color="auto"/>
            <w:bottom w:val="none" w:sz="0" w:space="0" w:color="auto"/>
            <w:right w:val="none" w:sz="0" w:space="0" w:color="auto"/>
          </w:divBdr>
        </w:div>
        <w:div w:id="2099666544">
          <w:marLeft w:val="640"/>
          <w:marRight w:val="0"/>
          <w:marTop w:val="0"/>
          <w:marBottom w:val="0"/>
          <w:divBdr>
            <w:top w:val="none" w:sz="0" w:space="0" w:color="auto"/>
            <w:left w:val="none" w:sz="0" w:space="0" w:color="auto"/>
            <w:bottom w:val="none" w:sz="0" w:space="0" w:color="auto"/>
            <w:right w:val="none" w:sz="0" w:space="0" w:color="auto"/>
          </w:divBdr>
        </w:div>
        <w:div w:id="514616130">
          <w:marLeft w:val="640"/>
          <w:marRight w:val="0"/>
          <w:marTop w:val="0"/>
          <w:marBottom w:val="0"/>
          <w:divBdr>
            <w:top w:val="none" w:sz="0" w:space="0" w:color="auto"/>
            <w:left w:val="none" w:sz="0" w:space="0" w:color="auto"/>
            <w:bottom w:val="none" w:sz="0" w:space="0" w:color="auto"/>
            <w:right w:val="none" w:sz="0" w:space="0" w:color="auto"/>
          </w:divBdr>
        </w:div>
        <w:div w:id="1511027622">
          <w:marLeft w:val="640"/>
          <w:marRight w:val="0"/>
          <w:marTop w:val="0"/>
          <w:marBottom w:val="0"/>
          <w:divBdr>
            <w:top w:val="none" w:sz="0" w:space="0" w:color="auto"/>
            <w:left w:val="none" w:sz="0" w:space="0" w:color="auto"/>
            <w:bottom w:val="none" w:sz="0" w:space="0" w:color="auto"/>
            <w:right w:val="none" w:sz="0" w:space="0" w:color="auto"/>
          </w:divBdr>
        </w:div>
        <w:div w:id="1649704224">
          <w:marLeft w:val="640"/>
          <w:marRight w:val="0"/>
          <w:marTop w:val="0"/>
          <w:marBottom w:val="0"/>
          <w:divBdr>
            <w:top w:val="none" w:sz="0" w:space="0" w:color="auto"/>
            <w:left w:val="none" w:sz="0" w:space="0" w:color="auto"/>
            <w:bottom w:val="none" w:sz="0" w:space="0" w:color="auto"/>
            <w:right w:val="none" w:sz="0" w:space="0" w:color="auto"/>
          </w:divBdr>
        </w:div>
        <w:div w:id="1649749552">
          <w:marLeft w:val="640"/>
          <w:marRight w:val="0"/>
          <w:marTop w:val="0"/>
          <w:marBottom w:val="0"/>
          <w:divBdr>
            <w:top w:val="none" w:sz="0" w:space="0" w:color="auto"/>
            <w:left w:val="none" w:sz="0" w:space="0" w:color="auto"/>
            <w:bottom w:val="none" w:sz="0" w:space="0" w:color="auto"/>
            <w:right w:val="none" w:sz="0" w:space="0" w:color="auto"/>
          </w:divBdr>
        </w:div>
        <w:div w:id="1979257293">
          <w:marLeft w:val="640"/>
          <w:marRight w:val="0"/>
          <w:marTop w:val="0"/>
          <w:marBottom w:val="0"/>
          <w:divBdr>
            <w:top w:val="none" w:sz="0" w:space="0" w:color="auto"/>
            <w:left w:val="none" w:sz="0" w:space="0" w:color="auto"/>
            <w:bottom w:val="none" w:sz="0" w:space="0" w:color="auto"/>
            <w:right w:val="none" w:sz="0" w:space="0" w:color="auto"/>
          </w:divBdr>
        </w:div>
        <w:div w:id="1930314676">
          <w:marLeft w:val="640"/>
          <w:marRight w:val="0"/>
          <w:marTop w:val="0"/>
          <w:marBottom w:val="0"/>
          <w:divBdr>
            <w:top w:val="none" w:sz="0" w:space="0" w:color="auto"/>
            <w:left w:val="none" w:sz="0" w:space="0" w:color="auto"/>
            <w:bottom w:val="none" w:sz="0" w:space="0" w:color="auto"/>
            <w:right w:val="none" w:sz="0" w:space="0" w:color="auto"/>
          </w:divBdr>
        </w:div>
        <w:div w:id="1693066530">
          <w:marLeft w:val="640"/>
          <w:marRight w:val="0"/>
          <w:marTop w:val="0"/>
          <w:marBottom w:val="0"/>
          <w:divBdr>
            <w:top w:val="none" w:sz="0" w:space="0" w:color="auto"/>
            <w:left w:val="none" w:sz="0" w:space="0" w:color="auto"/>
            <w:bottom w:val="none" w:sz="0" w:space="0" w:color="auto"/>
            <w:right w:val="none" w:sz="0" w:space="0" w:color="auto"/>
          </w:divBdr>
        </w:div>
        <w:div w:id="664164956">
          <w:marLeft w:val="640"/>
          <w:marRight w:val="0"/>
          <w:marTop w:val="0"/>
          <w:marBottom w:val="0"/>
          <w:divBdr>
            <w:top w:val="none" w:sz="0" w:space="0" w:color="auto"/>
            <w:left w:val="none" w:sz="0" w:space="0" w:color="auto"/>
            <w:bottom w:val="none" w:sz="0" w:space="0" w:color="auto"/>
            <w:right w:val="none" w:sz="0" w:space="0" w:color="auto"/>
          </w:divBdr>
        </w:div>
        <w:div w:id="708532911">
          <w:marLeft w:val="640"/>
          <w:marRight w:val="0"/>
          <w:marTop w:val="0"/>
          <w:marBottom w:val="0"/>
          <w:divBdr>
            <w:top w:val="none" w:sz="0" w:space="0" w:color="auto"/>
            <w:left w:val="none" w:sz="0" w:space="0" w:color="auto"/>
            <w:bottom w:val="none" w:sz="0" w:space="0" w:color="auto"/>
            <w:right w:val="none" w:sz="0" w:space="0" w:color="auto"/>
          </w:divBdr>
        </w:div>
        <w:div w:id="310600011">
          <w:marLeft w:val="640"/>
          <w:marRight w:val="0"/>
          <w:marTop w:val="0"/>
          <w:marBottom w:val="0"/>
          <w:divBdr>
            <w:top w:val="none" w:sz="0" w:space="0" w:color="auto"/>
            <w:left w:val="none" w:sz="0" w:space="0" w:color="auto"/>
            <w:bottom w:val="none" w:sz="0" w:space="0" w:color="auto"/>
            <w:right w:val="none" w:sz="0" w:space="0" w:color="auto"/>
          </w:divBdr>
        </w:div>
        <w:div w:id="653266777">
          <w:marLeft w:val="640"/>
          <w:marRight w:val="0"/>
          <w:marTop w:val="0"/>
          <w:marBottom w:val="0"/>
          <w:divBdr>
            <w:top w:val="none" w:sz="0" w:space="0" w:color="auto"/>
            <w:left w:val="none" w:sz="0" w:space="0" w:color="auto"/>
            <w:bottom w:val="none" w:sz="0" w:space="0" w:color="auto"/>
            <w:right w:val="none" w:sz="0" w:space="0" w:color="auto"/>
          </w:divBdr>
        </w:div>
        <w:div w:id="1618827609">
          <w:marLeft w:val="640"/>
          <w:marRight w:val="0"/>
          <w:marTop w:val="0"/>
          <w:marBottom w:val="0"/>
          <w:divBdr>
            <w:top w:val="none" w:sz="0" w:space="0" w:color="auto"/>
            <w:left w:val="none" w:sz="0" w:space="0" w:color="auto"/>
            <w:bottom w:val="none" w:sz="0" w:space="0" w:color="auto"/>
            <w:right w:val="none" w:sz="0" w:space="0" w:color="auto"/>
          </w:divBdr>
        </w:div>
        <w:div w:id="1573733778">
          <w:marLeft w:val="640"/>
          <w:marRight w:val="0"/>
          <w:marTop w:val="0"/>
          <w:marBottom w:val="0"/>
          <w:divBdr>
            <w:top w:val="none" w:sz="0" w:space="0" w:color="auto"/>
            <w:left w:val="none" w:sz="0" w:space="0" w:color="auto"/>
            <w:bottom w:val="none" w:sz="0" w:space="0" w:color="auto"/>
            <w:right w:val="none" w:sz="0" w:space="0" w:color="auto"/>
          </w:divBdr>
        </w:div>
        <w:div w:id="170871895">
          <w:marLeft w:val="640"/>
          <w:marRight w:val="0"/>
          <w:marTop w:val="0"/>
          <w:marBottom w:val="0"/>
          <w:divBdr>
            <w:top w:val="none" w:sz="0" w:space="0" w:color="auto"/>
            <w:left w:val="none" w:sz="0" w:space="0" w:color="auto"/>
            <w:bottom w:val="none" w:sz="0" w:space="0" w:color="auto"/>
            <w:right w:val="none" w:sz="0" w:space="0" w:color="auto"/>
          </w:divBdr>
        </w:div>
        <w:div w:id="964887373">
          <w:marLeft w:val="640"/>
          <w:marRight w:val="0"/>
          <w:marTop w:val="0"/>
          <w:marBottom w:val="0"/>
          <w:divBdr>
            <w:top w:val="none" w:sz="0" w:space="0" w:color="auto"/>
            <w:left w:val="none" w:sz="0" w:space="0" w:color="auto"/>
            <w:bottom w:val="none" w:sz="0" w:space="0" w:color="auto"/>
            <w:right w:val="none" w:sz="0" w:space="0" w:color="auto"/>
          </w:divBdr>
        </w:div>
        <w:div w:id="790630512">
          <w:marLeft w:val="640"/>
          <w:marRight w:val="0"/>
          <w:marTop w:val="0"/>
          <w:marBottom w:val="0"/>
          <w:divBdr>
            <w:top w:val="none" w:sz="0" w:space="0" w:color="auto"/>
            <w:left w:val="none" w:sz="0" w:space="0" w:color="auto"/>
            <w:bottom w:val="none" w:sz="0" w:space="0" w:color="auto"/>
            <w:right w:val="none" w:sz="0" w:space="0" w:color="auto"/>
          </w:divBdr>
        </w:div>
        <w:div w:id="594747021">
          <w:marLeft w:val="640"/>
          <w:marRight w:val="0"/>
          <w:marTop w:val="0"/>
          <w:marBottom w:val="0"/>
          <w:divBdr>
            <w:top w:val="none" w:sz="0" w:space="0" w:color="auto"/>
            <w:left w:val="none" w:sz="0" w:space="0" w:color="auto"/>
            <w:bottom w:val="none" w:sz="0" w:space="0" w:color="auto"/>
            <w:right w:val="none" w:sz="0" w:space="0" w:color="auto"/>
          </w:divBdr>
        </w:div>
        <w:div w:id="179860434">
          <w:marLeft w:val="640"/>
          <w:marRight w:val="0"/>
          <w:marTop w:val="0"/>
          <w:marBottom w:val="0"/>
          <w:divBdr>
            <w:top w:val="none" w:sz="0" w:space="0" w:color="auto"/>
            <w:left w:val="none" w:sz="0" w:space="0" w:color="auto"/>
            <w:bottom w:val="none" w:sz="0" w:space="0" w:color="auto"/>
            <w:right w:val="none" w:sz="0" w:space="0" w:color="auto"/>
          </w:divBdr>
        </w:div>
        <w:div w:id="1916668764">
          <w:marLeft w:val="640"/>
          <w:marRight w:val="0"/>
          <w:marTop w:val="0"/>
          <w:marBottom w:val="0"/>
          <w:divBdr>
            <w:top w:val="none" w:sz="0" w:space="0" w:color="auto"/>
            <w:left w:val="none" w:sz="0" w:space="0" w:color="auto"/>
            <w:bottom w:val="none" w:sz="0" w:space="0" w:color="auto"/>
            <w:right w:val="none" w:sz="0" w:space="0" w:color="auto"/>
          </w:divBdr>
        </w:div>
        <w:div w:id="1143277352">
          <w:marLeft w:val="640"/>
          <w:marRight w:val="0"/>
          <w:marTop w:val="0"/>
          <w:marBottom w:val="0"/>
          <w:divBdr>
            <w:top w:val="none" w:sz="0" w:space="0" w:color="auto"/>
            <w:left w:val="none" w:sz="0" w:space="0" w:color="auto"/>
            <w:bottom w:val="none" w:sz="0" w:space="0" w:color="auto"/>
            <w:right w:val="none" w:sz="0" w:space="0" w:color="auto"/>
          </w:divBdr>
        </w:div>
        <w:div w:id="25452062">
          <w:marLeft w:val="640"/>
          <w:marRight w:val="0"/>
          <w:marTop w:val="0"/>
          <w:marBottom w:val="0"/>
          <w:divBdr>
            <w:top w:val="none" w:sz="0" w:space="0" w:color="auto"/>
            <w:left w:val="none" w:sz="0" w:space="0" w:color="auto"/>
            <w:bottom w:val="none" w:sz="0" w:space="0" w:color="auto"/>
            <w:right w:val="none" w:sz="0" w:space="0" w:color="auto"/>
          </w:divBdr>
        </w:div>
        <w:div w:id="1245335006">
          <w:marLeft w:val="640"/>
          <w:marRight w:val="0"/>
          <w:marTop w:val="0"/>
          <w:marBottom w:val="0"/>
          <w:divBdr>
            <w:top w:val="none" w:sz="0" w:space="0" w:color="auto"/>
            <w:left w:val="none" w:sz="0" w:space="0" w:color="auto"/>
            <w:bottom w:val="none" w:sz="0" w:space="0" w:color="auto"/>
            <w:right w:val="none" w:sz="0" w:space="0" w:color="auto"/>
          </w:divBdr>
        </w:div>
        <w:div w:id="1253662617">
          <w:marLeft w:val="640"/>
          <w:marRight w:val="0"/>
          <w:marTop w:val="0"/>
          <w:marBottom w:val="0"/>
          <w:divBdr>
            <w:top w:val="none" w:sz="0" w:space="0" w:color="auto"/>
            <w:left w:val="none" w:sz="0" w:space="0" w:color="auto"/>
            <w:bottom w:val="none" w:sz="0" w:space="0" w:color="auto"/>
            <w:right w:val="none" w:sz="0" w:space="0" w:color="auto"/>
          </w:divBdr>
        </w:div>
        <w:div w:id="188220681">
          <w:marLeft w:val="640"/>
          <w:marRight w:val="0"/>
          <w:marTop w:val="0"/>
          <w:marBottom w:val="0"/>
          <w:divBdr>
            <w:top w:val="none" w:sz="0" w:space="0" w:color="auto"/>
            <w:left w:val="none" w:sz="0" w:space="0" w:color="auto"/>
            <w:bottom w:val="none" w:sz="0" w:space="0" w:color="auto"/>
            <w:right w:val="none" w:sz="0" w:space="0" w:color="auto"/>
          </w:divBdr>
        </w:div>
      </w:divsChild>
    </w:div>
    <w:div w:id="953437041">
      <w:bodyDiv w:val="1"/>
      <w:marLeft w:val="0"/>
      <w:marRight w:val="0"/>
      <w:marTop w:val="0"/>
      <w:marBottom w:val="0"/>
      <w:divBdr>
        <w:top w:val="none" w:sz="0" w:space="0" w:color="auto"/>
        <w:left w:val="none" w:sz="0" w:space="0" w:color="auto"/>
        <w:bottom w:val="none" w:sz="0" w:space="0" w:color="auto"/>
        <w:right w:val="none" w:sz="0" w:space="0" w:color="auto"/>
      </w:divBdr>
      <w:divsChild>
        <w:div w:id="1194687888">
          <w:marLeft w:val="640"/>
          <w:marRight w:val="0"/>
          <w:marTop w:val="0"/>
          <w:marBottom w:val="0"/>
          <w:divBdr>
            <w:top w:val="none" w:sz="0" w:space="0" w:color="auto"/>
            <w:left w:val="none" w:sz="0" w:space="0" w:color="auto"/>
            <w:bottom w:val="none" w:sz="0" w:space="0" w:color="auto"/>
            <w:right w:val="none" w:sz="0" w:space="0" w:color="auto"/>
          </w:divBdr>
        </w:div>
        <w:div w:id="958217070">
          <w:marLeft w:val="640"/>
          <w:marRight w:val="0"/>
          <w:marTop w:val="0"/>
          <w:marBottom w:val="0"/>
          <w:divBdr>
            <w:top w:val="none" w:sz="0" w:space="0" w:color="auto"/>
            <w:left w:val="none" w:sz="0" w:space="0" w:color="auto"/>
            <w:bottom w:val="none" w:sz="0" w:space="0" w:color="auto"/>
            <w:right w:val="none" w:sz="0" w:space="0" w:color="auto"/>
          </w:divBdr>
        </w:div>
        <w:div w:id="355271474">
          <w:marLeft w:val="640"/>
          <w:marRight w:val="0"/>
          <w:marTop w:val="0"/>
          <w:marBottom w:val="0"/>
          <w:divBdr>
            <w:top w:val="none" w:sz="0" w:space="0" w:color="auto"/>
            <w:left w:val="none" w:sz="0" w:space="0" w:color="auto"/>
            <w:bottom w:val="none" w:sz="0" w:space="0" w:color="auto"/>
            <w:right w:val="none" w:sz="0" w:space="0" w:color="auto"/>
          </w:divBdr>
        </w:div>
        <w:div w:id="183595406">
          <w:marLeft w:val="640"/>
          <w:marRight w:val="0"/>
          <w:marTop w:val="0"/>
          <w:marBottom w:val="0"/>
          <w:divBdr>
            <w:top w:val="none" w:sz="0" w:space="0" w:color="auto"/>
            <w:left w:val="none" w:sz="0" w:space="0" w:color="auto"/>
            <w:bottom w:val="none" w:sz="0" w:space="0" w:color="auto"/>
            <w:right w:val="none" w:sz="0" w:space="0" w:color="auto"/>
          </w:divBdr>
        </w:div>
        <w:div w:id="1810198177">
          <w:marLeft w:val="640"/>
          <w:marRight w:val="0"/>
          <w:marTop w:val="0"/>
          <w:marBottom w:val="0"/>
          <w:divBdr>
            <w:top w:val="none" w:sz="0" w:space="0" w:color="auto"/>
            <w:left w:val="none" w:sz="0" w:space="0" w:color="auto"/>
            <w:bottom w:val="none" w:sz="0" w:space="0" w:color="auto"/>
            <w:right w:val="none" w:sz="0" w:space="0" w:color="auto"/>
          </w:divBdr>
        </w:div>
        <w:div w:id="1098216587">
          <w:marLeft w:val="640"/>
          <w:marRight w:val="0"/>
          <w:marTop w:val="0"/>
          <w:marBottom w:val="0"/>
          <w:divBdr>
            <w:top w:val="none" w:sz="0" w:space="0" w:color="auto"/>
            <w:left w:val="none" w:sz="0" w:space="0" w:color="auto"/>
            <w:bottom w:val="none" w:sz="0" w:space="0" w:color="auto"/>
            <w:right w:val="none" w:sz="0" w:space="0" w:color="auto"/>
          </w:divBdr>
        </w:div>
        <w:div w:id="709721290">
          <w:marLeft w:val="640"/>
          <w:marRight w:val="0"/>
          <w:marTop w:val="0"/>
          <w:marBottom w:val="0"/>
          <w:divBdr>
            <w:top w:val="none" w:sz="0" w:space="0" w:color="auto"/>
            <w:left w:val="none" w:sz="0" w:space="0" w:color="auto"/>
            <w:bottom w:val="none" w:sz="0" w:space="0" w:color="auto"/>
            <w:right w:val="none" w:sz="0" w:space="0" w:color="auto"/>
          </w:divBdr>
        </w:div>
        <w:div w:id="48768764">
          <w:marLeft w:val="640"/>
          <w:marRight w:val="0"/>
          <w:marTop w:val="0"/>
          <w:marBottom w:val="0"/>
          <w:divBdr>
            <w:top w:val="none" w:sz="0" w:space="0" w:color="auto"/>
            <w:left w:val="none" w:sz="0" w:space="0" w:color="auto"/>
            <w:bottom w:val="none" w:sz="0" w:space="0" w:color="auto"/>
            <w:right w:val="none" w:sz="0" w:space="0" w:color="auto"/>
          </w:divBdr>
        </w:div>
        <w:div w:id="730928033">
          <w:marLeft w:val="640"/>
          <w:marRight w:val="0"/>
          <w:marTop w:val="0"/>
          <w:marBottom w:val="0"/>
          <w:divBdr>
            <w:top w:val="none" w:sz="0" w:space="0" w:color="auto"/>
            <w:left w:val="none" w:sz="0" w:space="0" w:color="auto"/>
            <w:bottom w:val="none" w:sz="0" w:space="0" w:color="auto"/>
            <w:right w:val="none" w:sz="0" w:space="0" w:color="auto"/>
          </w:divBdr>
        </w:div>
        <w:div w:id="643897178">
          <w:marLeft w:val="640"/>
          <w:marRight w:val="0"/>
          <w:marTop w:val="0"/>
          <w:marBottom w:val="0"/>
          <w:divBdr>
            <w:top w:val="none" w:sz="0" w:space="0" w:color="auto"/>
            <w:left w:val="none" w:sz="0" w:space="0" w:color="auto"/>
            <w:bottom w:val="none" w:sz="0" w:space="0" w:color="auto"/>
            <w:right w:val="none" w:sz="0" w:space="0" w:color="auto"/>
          </w:divBdr>
        </w:div>
        <w:div w:id="1469472562">
          <w:marLeft w:val="640"/>
          <w:marRight w:val="0"/>
          <w:marTop w:val="0"/>
          <w:marBottom w:val="0"/>
          <w:divBdr>
            <w:top w:val="none" w:sz="0" w:space="0" w:color="auto"/>
            <w:left w:val="none" w:sz="0" w:space="0" w:color="auto"/>
            <w:bottom w:val="none" w:sz="0" w:space="0" w:color="auto"/>
            <w:right w:val="none" w:sz="0" w:space="0" w:color="auto"/>
          </w:divBdr>
        </w:div>
        <w:div w:id="543686730">
          <w:marLeft w:val="640"/>
          <w:marRight w:val="0"/>
          <w:marTop w:val="0"/>
          <w:marBottom w:val="0"/>
          <w:divBdr>
            <w:top w:val="none" w:sz="0" w:space="0" w:color="auto"/>
            <w:left w:val="none" w:sz="0" w:space="0" w:color="auto"/>
            <w:bottom w:val="none" w:sz="0" w:space="0" w:color="auto"/>
            <w:right w:val="none" w:sz="0" w:space="0" w:color="auto"/>
          </w:divBdr>
        </w:div>
        <w:div w:id="827938612">
          <w:marLeft w:val="640"/>
          <w:marRight w:val="0"/>
          <w:marTop w:val="0"/>
          <w:marBottom w:val="0"/>
          <w:divBdr>
            <w:top w:val="none" w:sz="0" w:space="0" w:color="auto"/>
            <w:left w:val="none" w:sz="0" w:space="0" w:color="auto"/>
            <w:bottom w:val="none" w:sz="0" w:space="0" w:color="auto"/>
            <w:right w:val="none" w:sz="0" w:space="0" w:color="auto"/>
          </w:divBdr>
        </w:div>
        <w:div w:id="431166610">
          <w:marLeft w:val="640"/>
          <w:marRight w:val="0"/>
          <w:marTop w:val="0"/>
          <w:marBottom w:val="0"/>
          <w:divBdr>
            <w:top w:val="none" w:sz="0" w:space="0" w:color="auto"/>
            <w:left w:val="none" w:sz="0" w:space="0" w:color="auto"/>
            <w:bottom w:val="none" w:sz="0" w:space="0" w:color="auto"/>
            <w:right w:val="none" w:sz="0" w:space="0" w:color="auto"/>
          </w:divBdr>
        </w:div>
        <w:div w:id="732585961">
          <w:marLeft w:val="640"/>
          <w:marRight w:val="0"/>
          <w:marTop w:val="0"/>
          <w:marBottom w:val="0"/>
          <w:divBdr>
            <w:top w:val="none" w:sz="0" w:space="0" w:color="auto"/>
            <w:left w:val="none" w:sz="0" w:space="0" w:color="auto"/>
            <w:bottom w:val="none" w:sz="0" w:space="0" w:color="auto"/>
            <w:right w:val="none" w:sz="0" w:space="0" w:color="auto"/>
          </w:divBdr>
        </w:div>
        <w:div w:id="537277066">
          <w:marLeft w:val="640"/>
          <w:marRight w:val="0"/>
          <w:marTop w:val="0"/>
          <w:marBottom w:val="0"/>
          <w:divBdr>
            <w:top w:val="none" w:sz="0" w:space="0" w:color="auto"/>
            <w:left w:val="none" w:sz="0" w:space="0" w:color="auto"/>
            <w:bottom w:val="none" w:sz="0" w:space="0" w:color="auto"/>
            <w:right w:val="none" w:sz="0" w:space="0" w:color="auto"/>
          </w:divBdr>
        </w:div>
        <w:div w:id="1732999301">
          <w:marLeft w:val="640"/>
          <w:marRight w:val="0"/>
          <w:marTop w:val="0"/>
          <w:marBottom w:val="0"/>
          <w:divBdr>
            <w:top w:val="none" w:sz="0" w:space="0" w:color="auto"/>
            <w:left w:val="none" w:sz="0" w:space="0" w:color="auto"/>
            <w:bottom w:val="none" w:sz="0" w:space="0" w:color="auto"/>
            <w:right w:val="none" w:sz="0" w:space="0" w:color="auto"/>
          </w:divBdr>
        </w:div>
        <w:div w:id="815955114">
          <w:marLeft w:val="640"/>
          <w:marRight w:val="0"/>
          <w:marTop w:val="0"/>
          <w:marBottom w:val="0"/>
          <w:divBdr>
            <w:top w:val="none" w:sz="0" w:space="0" w:color="auto"/>
            <w:left w:val="none" w:sz="0" w:space="0" w:color="auto"/>
            <w:bottom w:val="none" w:sz="0" w:space="0" w:color="auto"/>
            <w:right w:val="none" w:sz="0" w:space="0" w:color="auto"/>
          </w:divBdr>
        </w:div>
        <w:div w:id="871918097">
          <w:marLeft w:val="640"/>
          <w:marRight w:val="0"/>
          <w:marTop w:val="0"/>
          <w:marBottom w:val="0"/>
          <w:divBdr>
            <w:top w:val="none" w:sz="0" w:space="0" w:color="auto"/>
            <w:left w:val="none" w:sz="0" w:space="0" w:color="auto"/>
            <w:bottom w:val="none" w:sz="0" w:space="0" w:color="auto"/>
            <w:right w:val="none" w:sz="0" w:space="0" w:color="auto"/>
          </w:divBdr>
        </w:div>
        <w:div w:id="939528873">
          <w:marLeft w:val="640"/>
          <w:marRight w:val="0"/>
          <w:marTop w:val="0"/>
          <w:marBottom w:val="0"/>
          <w:divBdr>
            <w:top w:val="none" w:sz="0" w:space="0" w:color="auto"/>
            <w:left w:val="none" w:sz="0" w:space="0" w:color="auto"/>
            <w:bottom w:val="none" w:sz="0" w:space="0" w:color="auto"/>
            <w:right w:val="none" w:sz="0" w:space="0" w:color="auto"/>
          </w:divBdr>
        </w:div>
        <w:div w:id="2085952238">
          <w:marLeft w:val="640"/>
          <w:marRight w:val="0"/>
          <w:marTop w:val="0"/>
          <w:marBottom w:val="0"/>
          <w:divBdr>
            <w:top w:val="none" w:sz="0" w:space="0" w:color="auto"/>
            <w:left w:val="none" w:sz="0" w:space="0" w:color="auto"/>
            <w:bottom w:val="none" w:sz="0" w:space="0" w:color="auto"/>
            <w:right w:val="none" w:sz="0" w:space="0" w:color="auto"/>
          </w:divBdr>
        </w:div>
        <w:div w:id="1026561499">
          <w:marLeft w:val="640"/>
          <w:marRight w:val="0"/>
          <w:marTop w:val="0"/>
          <w:marBottom w:val="0"/>
          <w:divBdr>
            <w:top w:val="none" w:sz="0" w:space="0" w:color="auto"/>
            <w:left w:val="none" w:sz="0" w:space="0" w:color="auto"/>
            <w:bottom w:val="none" w:sz="0" w:space="0" w:color="auto"/>
            <w:right w:val="none" w:sz="0" w:space="0" w:color="auto"/>
          </w:divBdr>
        </w:div>
        <w:div w:id="1915898649">
          <w:marLeft w:val="640"/>
          <w:marRight w:val="0"/>
          <w:marTop w:val="0"/>
          <w:marBottom w:val="0"/>
          <w:divBdr>
            <w:top w:val="none" w:sz="0" w:space="0" w:color="auto"/>
            <w:left w:val="none" w:sz="0" w:space="0" w:color="auto"/>
            <w:bottom w:val="none" w:sz="0" w:space="0" w:color="auto"/>
            <w:right w:val="none" w:sz="0" w:space="0" w:color="auto"/>
          </w:divBdr>
        </w:div>
        <w:div w:id="527108852">
          <w:marLeft w:val="640"/>
          <w:marRight w:val="0"/>
          <w:marTop w:val="0"/>
          <w:marBottom w:val="0"/>
          <w:divBdr>
            <w:top w:val="none" w:sz="0" w:space="0" w:color="auto"/>
            <w:left w:val="none" w:sz="0" w:space="0" w:color="auto"/>
            <w:bottom w:val="none" w:sz="0" w:space="0" w:color="auto"/>
            <w:right w:val="none" w:sz="0" w:space="0" w:color="auto"/>
          </w:divBdr>
        </w:div>
        <w:div w:id="894974992">
          <w:marLeft w:val="640"/>
          <w:marRight w:val="0"/>
          <w:marTop w:val="0"/>
          <w:marBottom w:val="0"/>
          <w:divBdr>
            <w:top w:val="none" w:sz="0" w:space="0" w:color="auto"/>
            <w:left w:val="none" w:sz="0" w:space="0" w:color="auto"/>
            <w:bottom w:val="none" w:sz="0" w:space="0" w:color="auto"/>
            <w:right w:val="none" w:sz="0" w:space="0" w:color="auto"/>
          </w:divBdr>
        </w:div>
        <w:div w:id="1180269750">
          <w:marLeft w:val="640"/>
          <w:marRight w:val="0"/>
          <w:marTop w:val="0"/>
          <w:marBottom w:val="0"/>
          <w:divBdr>
            <w:top w:val="none" w:sz="0" w:space="0" w:color="auto"/>
            <w:left w:val="none" w:sz="0" w:space="0" w:color="auto"/>
            <w:bottom w:val="none" w:sz="0" w:space="0" w:color="auto"/>
            <w:right w:val="none" w:sz="0" w:space="0" w:color="auto"/>
          </w:divBdr>
        </w:div>
        <w:div w:id="1994672971">
          <w:marLeft w:val="640"/>
          <w:marRight w:val="0"/>
          <w:marTop w:val="0"/>
          <w:marBottom w:val="0"/>
          <w:divBdr>
            <w:top w:val="none" w:sz="0" w:space="0" w:color="auto"/>
            <w:left w:val="none" w:sz="0" w:space="0" w:color="auto"/>
            <w:bottom w:val="none" w:sz="0" w:space="0" w:color="auto"/>
            <w:right w:val="none" w:sz="0" w:space="0" w:color="auto"/>
          </w:divBdr>
        </w:div>
        <w:div w:id="768963783">
          <w:marLeft w:val="640"/>
          <w:marRight w:val="0"/>
          <w:marTop w:val="0"/>
          <w:marBottom w:val="0"/>
          <w:divBdr>
            <w:top w:val="none" w:sz="0" w:space="0" w:color="auto"/>
            <w:left w:val="none" w:sz="0" w:space="0" w:color="auto"/>
            <w:bottom w:val="none" w:sz="0" w:space="0" w:color="auto"/>
            <w:right w:val="none" w:sz="0" w:space="0" w:color="auto"/>
          </w:divBdr>
        </w:div>
        <w:div w:id="378162806">
          <w:marLeft w:val="640"/>
          <w:marRight w:val="0"/>
          <w:marTop w:val="0"/>
          <w:marBottom w:val="0"/>
          <w:divBdr>
            <w:top w:val="none" w:sz="0" w:space="0" w:color="auto"/>
            <w:left w:val="none" w:sz="0" w:space="0" w:color="auto"/>
            <w:bottom w:val="none" w:sz="0" w:space="0" w:color="auto"/>
            <w:right w:val="none" w:sz="0" w:space="0" w:color="auto"/>
          </w:divBdr>
        </w:div>
        <w:div w:id="671877875">
          <w:marLeft w:val="640"/>
          <w:marRight w:val="0"/>
          <w:marTop w:val="0"/>
          <w:marBottom w:val="0"/>
          <w:divBdr>
            <w:top w:val="none" w:sz="0" w:space="0" w:color="auto"/>
            <w:left w:val="none" w:sz="0" w:space="0" w:color="auto"/>
            <w:bottom w:val="none" w:sz="0" w:space="0" w:color="auto"/>
            <w:right w:val="none" w:sz="0" w:space="0" w:color="auto"/>
          </w:divBdr>
        </w:div>
        <w:div w:id="146673198">
          <w:marLeft w:val="640"/>
          <w:marRight w:val="0"/>
          <w:marTop w:val="0"/>
          <w:marBottom w:val="0"/>
          <w:divBdr>
            <w:top w:val="none" w:sz="0" w:space="0" w:color="auto"/>
            <w:left w:val="none" w:sz="0" w:space="0" w:color="auto"/>
            <w:bottom w:val="none" w:sz="0" w:space="0" w:color="auto"/>
            <w:right w:val="none" w:sz="0" w:space="0" w:color="auto"/>
          </w:divBdr>
        </w:div>
        <w:div w:id="182746987">
          <w:marLeft w:val="640"/>
          <w:marRight w:val="0"/>
          <w:marTop w:val="0"/>
          <w:marBottom w:val="0"/>
          <w:divBdr>
            <w:top w:val="none" w:sz="0" w:space="0" w:color="auto"/>
            <w:left w:val="none" w:sz="0" w:space="0" w:color="auto"/>
            <w:bottom w:val="none" w:sz="0" w:space="0" w:color="auto"/>
            <w:right w:val="none" w:sz="0" w:space="0" w:color="auto"/>
          </w:divBdr>
        </w:div>
        <w:div w:id="1269504235">
          <w:marLeft w:val="640"/>
          <w:marRight w:val="0"/>
          <w:marTop w:val="0"/>
          <w:marBottom w:val="0"/>
          <w:divBdr>
            <w:top w:val="none" w:sz="0" w:space="0" w:color="auto"/>
            <w:left w:val="none" w:sz="0" w:space="0" w:color="auto"/>
            <w:bottom w:val="none" w:sz="0" w:space="0" w:color="auto"/>
            <w:right w:val="none" w:sz="0" w:space="0" w:color="auto"/>
          </w:divBdr>
        </w:div>
        <w:div w:id="187910371">
          <w:marLeft w:val="640"/>
          <w:marRight w:val="0"/>
          <w:marTop w:val="0"/>
          <w:marBottom w:val="0"/>
          <w:divBdr>
            <w:top w:val="none" w:sz="0" w:space="0" w:color="auto"/>
            <w:left w:val="none" w:sz="0" w:space="0" w:color="auto"/>
            <w:bottom w:val="none" w:sz="0" w:space="0" w:color="auto"/>
            <w:right w:val="none" w:sz="0" w:space="0" w:color="auto"/>
          </w:divBdr>
        </w:div>
        <w:div w:id="1393501601">
          <w:marLeft w:val="640"/>
          <w:marRight w:val="0"/>
          <w:marTop w:val="0"/>
          <w:marBottom w:val="0"/>
          <w:divBdr>
            <w:top w:val="none" w:sz="0" w:space="0" w:color="auto"/>
            <w:left w:val="none" w:sz="0" w:space="0" w:color="auto"/>
            <w:bottom w:val="none" w:sz="0" w:space="0" w:color="auto"/>
            <w:right w:val="none" w:sz="0" w:space="0" w:color="auto"/>
          </w:divBdr>
        </w:div>
        <w:div w:id="776952246">
          <w:marLeft w:val="640"/>
          <w:marRight w:val="0"/>
          <w:marTop w:val="0"/>
          <w:marBottom w:val="0"/>
          <w:divBdr>
            <w:top w:val="none" w:sz="0" w:space="0" w:color="auto"/>
            <w:left w:val="none" w:sz="0" w:space="0" w:color="auto"/>
            <w:bottom w:val="none" w:sz="0" w:space="0" w:color="auto"/>
            <w:right w:val="none" w:sz="0" w:space="0" w:color="auto"/>
          </w:divBdr>
        </w:div>
        <w:div w:id="1303969794">
          <w:marLeft w:val="640"/>
          <w:marRight w:val="0"/>
          <w:marTop w:val="0"/>
          <w:marBottom w:val="0"/>
          <w:divBdr>
            <w:top w:val="none" w:sz="0" w:space="0" w:color="auto"/>
            <w:left w:val="none" w:sz="0" w:space="0" w:color="auto"/>
            <w:bottom w:val="none" w:sz="0" w:space="0" w:color="auto"/>
            <w:right w:val="none" w:sz="0" w:space="0" w:color="auto"/>
          </w:divBdr>
        </w:div>
        <w:div w:id="1388919494">
          <w:marLeft w:val="640"/>
          <w:marRight w:val="0"/>
          <w:marTop w:val="0"/>
          <w:marBottom w:val="0"/>
          <w:divBdr>
            <w:top w:val="none" w:sz="0" w:space="0" w:color="auto"/>
            <w:left w:val="none" w:sz="0" w:space="0" w:color="auto"/>
            <w:bottom w:val="none" w:sz="0" w:space="0" w:color="auto"/>
            <w:right w:val="none" w:sz="0" w:space="0" w:color="auto"/>
          </w:divBdr>
        </w:div>
        <w:div w:id="1670133562">
          <w:marLeft w:val="640"/>
          <w:marRight w:val="0"/>
          <w:marTop w:val="0"/>
          <w:marBottom w:val="0"/>
          <w:divBdr>
            <w:top w:val="none" w:sz="0" w:space="0" w:color="auto"/>
            <w:left w:val="none" w:sz="0" w:space="0" w:color="auto"/>
            <w:bottom w:val="none" w:sz="0" w:space="0" w:color="auto"/>
            <w:right w:val="none" w:sz="0" w:space="0" w:color="auto"/>
          </w:divBdr>
        </w:div>
        <w:div w:id="1284313908">
          <w:marLeft w:val="640"/>
          <w:marRight w:val="0"/>
          <w:marTop w:val="0"/>
          <w:marBottom w:val="0"/>
          <w:divBdr>
            <w:top w:val="none" w:sz="0" w:space="0" w:color="auto"/>
            <w:left w:val="none" w:sz="0" w:space="0" w:color="auto"/>
            <w:bottom w:val="none" w:sz="0" w:space="0" w:color="auto"/>
            <w:right w:val="none" w:sz="0" w:space="0" w:color="auto"/>
          </w:divBdr>
        </w:div>
        <w:div w:id="1180198367">
          <w:marLeft w:val="640"/>
          <w:marRight w:val="0"/>
          <w:marTop w:val="0"/>
          <w:marBottom w:val="0"/>
          <w:divBdr>
            <w:top w:val="none" w:sz="0" w:space="0" w:color="auto"/>
            <w:left w:val="none" w:sz="0" w:space="0" w:color="auto"/>
            <w:bottom w:val="none" w:sz="0" w:space="0" w:color="auto"/>
            <w:right w:val="none" w:sz="0" w:space="0" w:color="auto"/>
          </w:divBdr>
        </w:div>
        <w:div w:id="1278370218">
          <w:marLeft w:val="640"/>
          <w:marRight w:val="0"/>
          <w:marTop w:val="0"/>
          <w:marBottom w:val="0"/>
          <w:divBdr>
            <w:top w:val="none" w:sz="0" w:space="0" w:color="auto"/>
            <w:left w:val="none" w:sz="0" w:space="0" w:color="auto"/>
            <w:bottom w:val="none" w:sz="0" w:space="0" w:color="auto"/>
            <w:right w:val="none" w:sz="0" w:space="0" w:color="auto"/>
          </w:divBdr>
        </w:div>
        <w:div w:id="1680346296">
          <w:marLeft w:val="640"/>
          <w:marRight w:val="0"/>
          <w:marTop w:val="0"/>
          <w:marBottom w:val="0"/>
          <w:divBdr>
            <w:top w:val="none" w:sz="0" w:space="0" w:color="auto"/>
            <w:left w:val="none" w:sz="0" w:space="0" w:color="auto"/>
            <w:bottom w:val="none" w:sz="0" w:space="0" w:color="auto"/>
            <w:right w:val="none" w:sz="0" w:space="0" w:color="auto"/>
          </w:divBdr>
        </w:div>
        <w:div w:id="1967199105">
          <w:marLeft w:val="640"/>
          <w:marRight w:val="0"/>
          <w:marTop w:val="0"/>
          <w:marBottom w:val="0"/>
          <w:divBdr>
            <w:top w:val="none" w:sz="0" w:space="0" w:color="auto"/>
            <w:left w:val="none" w:sz="0" w:space="0" w:color="auto"/>
            <w:bottom w:val="none" w:sz="0" w:space="0" w:color="auto"/>
            <w:right w:val="none" w:sz="0" w:space="0" w:color="auto"/>
          </w:divBdr>
        </w:div>
        <w:div w:id="923953541">
          <w:marLeft w:val="640"/>
          <w:marRight w:val="0"/>
          <w:marTop w:val="0"/>
          <w:marBottom w:val="0"/>
          <w:divBdr>
            <w:top w:val="none" w:sz="0" w:space="0" w:color="auto"/>
            <w:left w:val="none" w:sz="0" w:space="0" w:color="auto"/>
            <w:bottom w:val="none" w:sz="0" w:space="0" w:color="auto"/>
            <w:right w:val="none" w:sz="0" w:space="0" w:color="auto"/>
          </w:divBdr>
        </w:div>
        <w:div w:id="742603760">
          <w:marLeft w:val="640"/>
          <w:marRight w:val="0"/>
          <w:marTop w:val="0"/>
          <w:marBottom w:val="0"/>
          <w:divBdr>
            <w:top w:val="none" w:sz="0" w:space="0" w:color="auto"/>
            <w:left w:val="none" w:sz="0" w:space="0" w:color="auto"/>
            <w:bottom w:val="none" w:sz="0" w:space="0" w:color="auto"/>
            <w:right w:val="none" w:sz="0" w:space="0" w:color="auto"/>
          </w:divBdr>
        </w:div>
        <w:div w:id="7876582">
          <w:marLeft w:val="640"/>
          <w:marRight w:val="0"/>
          <w:marTop w:val="0"/>
          <w:marBottom w:val="0"/>
          <w:divBdr>
            <w:top w:val="none" w:sz="0" w:space="0" w:color="auto"/>
            <w:left w:val="none" w:sz="0" w:space="0" w:color="auto"/>
            <w:bottom w:val="none" w:sz="0" w:space="0" w:color="auto"/>
            <w:right w:val="none" w:sz="0" w:space="0" w:color="auto"/>
          </w:divBdr>
        </w:div>
        <w:div w:id="307708815">
          <w:marLeft w:val="640"/>
          <w:marRight w:val="0"/>
          <w:marTop w:val="0"/>
          <w:marBottom w:val="0"/>
          <w:divBdr>
            <w:top w:val="none" w:sz="0" w:space="0" w:color="auto"/>
            <w:left w:val="none" w:sz="0" w:space="0" w:color="auto"/>
            <w:bottom w:val="none" w:sz="0" w:space="0" w:color="auto"/>
            <w:right w:val="none" w:sz="0" w:space="0" w:color="auto"/>
          </w:divBdr>
        </w:div>
        <w:div w:id="1659651906">
          <w:marLeft w:val="640"/>
          <w:marRight w:val="0"/>
          <w:marTop w:val="0"/>
          <w:marBottom w:val="0"/>
          <w:divBdr>
            <w:top w:val="none" w:sz="0" w:space="0" w:color="auto"/>
            <w:left w:val="none" w:sz="0" w:space="0" w:color="auto"/>
            <w:bottom w:val="none" w:sz="0" w:space="0" w:color="auto"/>
            <w:right w:val="none" w:sz="0" w:space="0" w:color="auto"/>
          </w:divBdr>
        </w:div>
        <w:div w:id="1094089076">
          <w:marLeft w:val="640"/>
          <w:marRight w:val="0"/>
          <w:marTop w:val="0"/>
          <w:marBottom w:val="0"/>
          <w:divBdr>
            <w:top w:val="none" w:sz="0" w:space="0" w:color="auto"/>
            <w:left w:val="none" w:sz="0" w:space="0" w:color="auto"/>
            <w:bottom w:val="none" w:sz="0" w:space="0" w:color="auto"/>
            <w:right w:val="none" w:sz="0" w:space="0" w:color="auto"/>
          </w:divBdr>
        </w:div>
        <w:div w:id="285965451">
          <w:marLeft w:val="640"/>
          <w:marRight w:val="0"/>
          <w:marTop w:val="0"/>
          <w:marBottom w:val="0"/>
          <w:divBdr>
            <w:top w:val="none" w:sz="0" w:space="0" w:color="auto"/>
            <w:left w:val="none" w:sz="0" w:space="0" w:color="auto"/>
            <w:bottom w:val="none" w:sz="0" w:space="0" w:color="auto"/>
            <w:right w:val="none" w:sz="0" w:space="0" w:color="auto"/>
          </w:divBdr>
        </w:div>
        <w:div w:id="118305467">
          <w:marLeft w:val="640"/>
          <w:marRight w:val="0"/>
          <w:marTop w:val="0"/>
          <w:marBottom w:val="0"/>
          <w:divBdr>
            <w:top w:val="none" w:sz="0" w:space="0" w:color="auto"/>
            <w:left w:val="none" w:sz="0" w:space="0" w:color="auto"/>
            <w:bottom w:val="none" w:sz="0" w:space="0" w:color="auto"/>
            <w:right w:val="none" w:sz="0" w:space="0" w:color="auto"/>
          </w:divBdr>
        </w:div>
        <w:div w:id="1106003699">
          <w:marLeft w:val="640"/>
          <w:marRight w:val="0"/>
          <w:marTop w:val="0"/>
          <w:marBottom w:val="0"/>
          <w:divBdr>
            <w:top w:val="none" w:sz="0" w:space="0" w:color="auto"/>
            <w:left w:val="none" w:sz="0" w:space="0" w:color="auto"/>
            <w:bottom w:val="none" w:sz="0" w:space="0" w:color="auto"/>
            <w:right w:val="none" w:sz="0" w:space="0" w:color="auto"/>
          </w:divBdr>
        </w:div>
        <w:div w:id="1828671899">
          <w:marLeft w:val="640"/>
          <w:marRight w:val="0"/>
          <w:marTop w:val="0"/>
          <w:marBottom w:val="0"/>
          <w:divBdr>
            <w:top w:val="none" w:sz="0" w:space="0" w:color="auto"/>
            <w:left w:val="none" w:sz="0" w:space="0" w:color="auto"/>
            <w:bottom w:val="none" w:sz="0" w:space="0" w:color="auto"/>
            <w:right w:val="none" w:sz="0" w:space="0" w:color="auto"/>
          </w:divBdr>
        </w:div>
        <w:div w:id="1287394279">
          <w:marLeft w:val="640"/>
          <w:marRight w:val="0"/>
          <w:marTop w:val="0"/>
          <w:marBottom w:val="0"/>
          <w:divBdr>
            <w:top w:val="none" w:sz="0" w:space="0" w:color="auto"/>
            <w:left w:val="none" w:sz="0" w:space="0" w:color="auto"/>
            <w:bottom w:val="none" w:sz="0" w:space="0" w:color="auto"/>
            <w:right w:val="none" w:sz="0" w:space="0" w:color="auto"/>
          </w:divBdr>
        </w:div>
        <w:div w:id="333529070">
          <w:marLeft w:val="640"/>
          <w:marRight w:val="0"/>
          <w:marTop w:val="0"/>
          <w:marBottom w:val="0"/>
          <w:divBdr>
            <w:top w:val="none" w:sz="0" w:space="0" w:color="auto"/>
            <w:left w:val="none" w:sz="0" w:space="0" w:color="auto"/>
            <w:bottom w:val="none" w:sz="0" w:space="0" w:color="auto"/>
            <w:right w:val="none" w:sz="0" w:space="0" w:color="auto"/>
          </w:divBdr>
        </w:div>
        <w:div w:id="384959448">
          <w:marLeft w:val="640"/>
          <w:marRight w:val="0"/>
          <w:marTop w:val="0"/>
          <w:marBottom w:val="0"/>
          <w:divBdr>
            <w:top w:val="none" w:sz="0" w:space="0" w:color="auto"/>
            <w:left w:val="none" w:sz="0" w:space="0" w:color="auto"/>
            <w:bottom w:val="none" w:sz="0" w:space="0" w:color="auto"/>
            <w:right w:val="none" w:sz="0" w:space="0" w:color="auto"/>
          </w:divBdr>
        </w:div>
        <w:div w:id="61300356">
          <w:marLeft w:val="640"/>
          <w:marRight w:val="0"/>
          <w:marTop w:val="0"/>
          <w:marBottom w:val="0"/>
          <w:divBdr>
            <w:top w:val="none" w:sz="0" w:space="0" w:color="auto"/>
            <w:left w:val="none" w:sz="0" w:space="0" w:color="auto"/>
            <w:bottom w:val="none" w:sz="0" w:space="0" w:color="auto"/>
            <w:right w:val="none" w:sz="0" w:space="0" w:color="auto"/>
          </w:divBdr>
        </w:div>
        <w:div w:id="209607851">
          <w:marLeft w:val="640"/>
          <w:marRight w:val="0"/>
          <w:marTop w:val="0"/>
          <w:marBottom w:val="0"/>
          <w:divBdr>
            <w:top w:val="none" w:sz="0" w:space="0" w:color="auto"/>
            <w:left w:val="none" w:sz="0" w:space="0" w:color="auto"/>
            <w:bottom w:val="none" w:sz="0" w:space="0" w:color="auto"/>
            <w:right w:val="none" w:sz="0" w:space="0" w:color="auto"/>
          </w:divBdr>
        </w:div>
        <w:div w:id="1060059687">
          <w:marLeft w:val="640"/>
          <w:marRight w:val="0"/>
          <w:marTop w:val="0"/>
          <w:marBottom w:val="0"/>
          <w:divBdr>
            <w:top w:val="none" w:sz="0" w:space="0" w:color="auto"/>
            <w:left w:val="none" w:sz="0" w:space="0" w:color="auto"/>
            <w:bottom w:val="none" w:sz="0" w:space="0" w:color="auto"/>
            <w:right w:val="none" w:sz="0" w:space="0" w:color="auto"/>
          </w:divBdr>
        </w:div>
        <w:div w:id="64304075">
          <w:marLeft w:val="640"/>
          <w:marRight w:val="0"/>
          <w:marTop w:val="0"/>
          <w:marBottom w:val="0"/>
          <w:divBdr>
            <w:top w:val="none" w:sz="0" w:space="0" w:color="auto"/>
            <w:left w:val="none" w:sz="0" w:space="0" w:color="auto"/>
            <w:bottom w:val="none" w:sz="0" w:space="0" w:color="auto"/>
            <w:right w:val="none" w:sz="0" w:space="0" w:color="auto"/>
          </w:divBdr>
        </w:div>
        <w:div w:id="447117891">
          <w:marLeft w:val="640"/>
          <w:marRight w:val="0"/>
          <w:marTop w:val="0"/>
          <w:marBottom w:val="0"/>
          <w:divBdr>
            <w:top w:val="none" w:sz="0" w:space="0" w:color="auto"/>
            <w:left w:val="none" w:sz="0" w:space="0" w:color="auto"/>
            <w:bottom w:val="none" w:sz="0" w:space="0" w:color="auto"/>
            <w:right w:val="none" w:sz="0" w:space="0" w:color="auto"/>
          </w:divBdr>
        </w:div>
        <w:div w:id="21327848">
          <w:marLeft w:val="640"/>
          <w:marRight w:val="0"/>
          <w:marTop w:val="0"/>
          <w:marBottom w:val="0"/>
          <w:divBdr>
            <w:top w:val="none" w:sz="0" w:space="0" w:color="auto"/>
            <w:left w:val="none" w:sz="0" w:space="0" w:color="auto"/>
            <w:bottom w:val="none" w:sz="0" w:space="0" w:color="auto"/>
            <w:right w:val="none" w:sz="0" w:space="0" w:color="auto"/>
          </w:divBdr>
        </w:div>
        <w:div w:id="1227833696">
          <w:marLeft w:val="640"/>
          <w:marRight w:val="0"/>
          <w:marTop w:val="0"/>
          <w:marBottom w:val="0"/>
          <w:divBdr>
            <w:top w:val="none" w:sz="0" w:space="0" w:color="auto"/>
            <w:left w:val="none" w:sz="0" w:space="0" w:color="auto"/>
            <w:bottom w:val="none" w:sz="0" w:space="0" w:color="auto"/>
            <w:right w:val="none" w:sz="0" w:space="0" w:color="auto"/>
          </w:divBdr>
        </w:div>
        <w:div w:id="586422322">
          <w:marLeft w:val="640"/>
          <w:marRight w:val="0"/>
          <w:marTop w:val="0"/>
          <w:marBottom w:val="0"/>
          <w:divBdr>
            <w:top w:val="none" w:sz="0" w:space="0" w:color="auto"/>
            <w:left w:val="none" w:sz="0" w:space="0" w:color="auto"/>
            <w:bottom w:val="none" w:sz="0" w:space="0" w:color="auto"/>
            <w:right w:val="none" w:sz="0" w:space="0" w:color="auto"/>
          </w:divBdr>
        </w:div>
        <w:div w:id="1352874198">
          <w:marLeft w:val="640"/>
          <w:marRight w:val="0"/>
          <w:marTop w:val="0"/>
          <w:marBottom w:val="0"/>
          <w:divBdr>
            <w:top w:val="none" w:sz="0" w:space="0" w:color="auto"/>
            <w:left w:val="none" w:sz="0" w:space="0" w:color="auto"/>
            <w:bottom w:val="none" w:sz="0" w:space="0" w:color="auto"/>
            <w:right w:val="none" w:sz="0" w:space="0" w:color="auto"/>
          </w:divBdr>
        </w:div>
        <w:div w:id="1886673514">
          <w:marLeft w:val="640"/>
          <w:marRight w:val="0"/>
          <w:marTop w:val="0"/>
          <w:marBottom w:val="0"/>
          <w:divBdr>
            <w:top w:val="none" w:sz="0" w:space="0" w:color="auto"/>
            <w:left w:val="none" w:sz="0" w:space="0" w:color="auto"/>
            <w:bottom w:val="none" w:sz="0" w:space="0" w:color="auto"/>
            <w:right w:val="none" w:sz="0" w:space="0" w:color="auto"/>
          </w:divBdr>
        </w:div>
        <w:div w:id="1094472056">
          <w:marLeft w:val="640"/>
          <w:marRight w:val="0"/>
          <w:marTop w:val="0"/>
          <w:marBottom w:val="0"/>
          <w:divBdr>
            <w:top w:val="none" w:sz="0" w:space="0" w:color="auto"/>
            <w:left w:val="none" w:sz="0" w:space="0" w:color="auto"/>
            <w:bottom w:val="none" w:sz="0" w:space="0" w:color="auto"/>
            <w:right w:val="none" w:sz="0" w:space="0" w:color="auto"/>
          </w:divBdr>
        </w:div>
        <w:div w:id="377323442">
          <w:marLeft w:val="640"/>
          <w:marRight w:val="0"/>
          <w:marTop w:val="0"/>
          <w:marBottom w:val="0"/>
          <w:divBdr>
            <w:top w:val="none" w:sz="0" w:space="0" w:color="auto"/>
            <w:left w:val="none" w:sz="0" w:space="0" w:color="auto"/>
            <w:bottom w:val="none" w:sz="0" w:space="0" w:color="auto"/>
            <w:right w:val="none" w:sz="0" w:space="0" w:color="auto"/>
          </w:divBdr>
        </w:div>
        <w:div w:id="2090418044">
          <w:marLeft w:val="640"/>
          <w:marRight w:val="0"/>
          <w:marTop w:val="0"/>
          <w:marBottom w:val="0"/>
          <w:divBdr>
            <w:top w:val="none" w:sz="0" w:space="0" w:color="auto"/>
            <w:left w:val="none" w:sz="0" w:space="0" w:color="auto"/>
            <w:bottom w:val="none" w:sz="0" w:space="0" w:color="auto"/>
            <w:right w:val="none" w:sz="0" w:space="0" w:color="auto"/>
          </w:divBdr>
        </w:div>
        <w:div w:id="210121144">
          <w:marLeft w:val="640"/>
          <w:marRight w:val="0"/>
          <w:marTop w:val="0"/>
          <w:marBottom w:val="0"/>
          <w:divBdr>
            <w:top w:val="none" w:sz="0" w:space="0" w:color="auto"/>
            <w:left w:val="none" w:sz="0" w:space="0" w:color="auto"/>
            <w:bottom w:val="none" w:sz="0" w:space="0" w:color="auto"/>
            <w:right w:val="none" w:sz="0" w:space="0" w:color="auto"/>
          </w:divBdr>
        </w:div>
        <w:div w:id="1742485769">
          <w:marLeft w:val="640"/>
          <w:marRight w:val="0"/>
          <w:marTop w:val="0"/>
          <w:marBottom w:val="0"/>
          <w:divBdr>
            <w:top w:val="none" w:sz="0" w:space="0" w:color="auto"/>
            <w:left w:val="none" w:sz="0" w:space="0" w:color="auto"/>
            <w:bottom w:val="none" w:sz="0" w:space="0" w:color="auto"/>
            <w:right w:val="none" w:sz="0" w:space="0" w:color="auto"/>
          </w:divBdr>
        </w:div>
        <w:div w:id="841705517">
          <w:marLeft w:val="640"/>
          <w:marRight w:val="0"/>
          <w:marTop w:val="0"/>
          <w:marBottom w:val="0"/>
          <w:divBdr>
            <w:top w:val="none" w:sz="0" w:space="0" w:color="auto"/>
            <w:left w:val="none" w:sz="0" w:space="0" w:color="auto"/>
            <w:bottom w:val="none" w:sz="0" w:space="0" w:color="auto"/>
            <w:right w:val="none" w:sz="0" w:space="0" w:color="auto"/>
          </w:divBdr>
        </w:div>
        <w:div w:id="725253778">
          <w:marLeft w:val="640"/>
          <w:marRight w:val="0"/>
          <w:marTop w:val="0"/>
          <w:marBottom w:val="0"/>
          <w:divBdr>
            <w:top w:val="none" w:sz="0" w:space="0" w:color="auto"/>
            <w:left w:val="none" w:sz="0" w:space="0" w:color="auto"/>
            <w:bottom w:val="none" w:sz="0" w:space="0" w:color="auto"/>
            <w:right w:val="none" w:sz="0" w:space="0" w:color="auto"/>
          </w:divBdr>
        </w:div>
        <w:div w:id="1194733221">
          <w:marLeft w:val="640"/>
          <w:marRight w:val="0"/>
          <w:marTop w:val="0"/>
          <w:marBottom w:val="0"/>
          <w:divBdr>
            <w:top w:val="none" w:sz="0" w:space="0" w:color="auto"/>
            <w:left w:val="none" w:sz="0" w:space="0" w:color="auto"/>
            <w:bottom w:val="none" w:sz="0" w:space="0" w:color="auto"/>
            <w:right w:val="none" w:sz="0" w:space="0" w:color="auto"/>
          </w:divBdr>
        </w:div>
        <w:div w:id="1932737647">
          <w:marLeft w:val="640"/>
          <w:marRight w:val="0"/>
          <w:marTop w:val="0"/>
          <w:marBottom w:val="0"/>
          <w:divBdr>
            <w:top w:val="none" w:sz="0" w:space="0" w:color="auto"/>
            <w:left w:val="none" w:sz="0" w:space="0" w:color="auto"/>
            <w:bottom w:val="none" w:sz="0" w:space="0" w:color="auto"/>
            <w:right w:val="none" w:sz="0" w:space="0" w:color="auto"/>
          </w:divBdr>
        </w:div>
        <w:div w:id="223175516">
          <w:marLeft w:val="640"/>
          <w:marRight w:val="0"/>
          <w:marTop w:val="0"/>
          <w:marBottom w:val="0"/>
          <w:divBdr>
            <w:top w:val="none" w:sz="0" w:space="0" w:color="auto"/>
            <w:left w:val="none" w:sz="0" w:space="0" w:color="auto"/>
            <w:bottom w:val="none" w:sz="0" w:space="0" w:color="auto"/>
            <w:right w:val="none" w:sz="0" w:space="0" w:color="auto"/>
          </w:divBdr>
        </w:div>
        <w:div w:id="1693845976">
          <w:marLeft w:val="640"/>
          <w:marRight w:val="0"/>
          <w:marTop w:val="0"/>
          <w:marBottom w:val="0"/>
          <w:divBdr>
            <w:top w:val="none" w:sz="0" w:space="0" w:color="auto"/>
            <w:left w:val="none" w:sz="0" w:space="0" w:color="auto"/>
            <w:bottom w:val="none" w:sz="0" w:space="0" w:color="auto"/>
            <w:right w:val="none" w:sz="0" w:space="0" w:color="auto"/>
          </w:divBdr>
        </w:div>
        <w:div w:id="827940154">
          <w:marLeft w:val="640"/>
          <w:marRight w:val="0"/>
          <w:marTop w:val="0"/>
          <w:marBottom w:val="0"/>
          <w:divBdr>
            <w:top w:val="none" w:sz="0" w:space="0" w:color="auto"/>
            <w:left w:val="none" w:sz="0" w:space="0" w:color="auto"/>
            <w:bottom w:val="none" w:sz="0" w:space="0" w:color="auto"/>
            <w:right w:val="none" w:sz="0" w:space="0" w:color="auto"/>
          </w:divBdr>
        </w:div>
        <w:div w:id="535460430">
          <w:marLeft w:val="640"/>
          <w:marRight w:val="0"/>
          <w:marTop w:val="0"/>
          <w:marBottom w:val="0"/>
          <w:divBdr>
            <w:top w:val="none" w:sz="0" w:space="0" w:color="auto"/>
            <w:left w:val="none" w:sz="0" w:space="0" w:color="auto"/>
            <w:bottom w:val="none" w:sz="0" w:space="0" w:color="auto"/>
            <w:right w:val="none" w:sz="0" w:space="0" w:color="auto"/>
          </w:divBdr>
        </w:div>
        <w:div w:id="1092629304">
          <w:marLeft w:val="640"/>
          <w:marRight w:val="0"/>
          <w:marTop w:val="0"/>
          <w:marBottom w:val="0"/>
          <w:divBdr>
            <w:top w:val="none" w:sz="0" w:space="0" w:color="auto"/>
            <w:left w:val="none" w:sz="0" w:space="0" w:color="auto"/>
            <w:bottom w:val="none" w:sz="0" w:space="0" w:color="auto"/>
            <w:right w:val="none" w:sz="0" w:space="0" w:color="auto"/>
          </w:divBdr>
        </w:div>
        <w:div w:id="6256141">
          <w:marLeft w:val="640"/>
          <w:marRight w:val="0"/>
          <w:marTop w:val="0"/>
          <w:marBottom w:val="0"/>
          <w:divBdr>
            <w:top w:val="none" w:sz="0" w:space="0" w:color="auto"/>
            <w:left w:val="none" w:sz="0" w:space="0" w:color="auto"/>
            <w:bottom w:val="none" w:sz="0" w:space="0" w:color="auto"/>
            <w:right w:val="none" w:sz="0" w:space="0" w:color="auto"/>
          </w:divBdr>
        </w:div>
        <w:div w:id="2033916878">
          <w:marLeft w:val="640"/>
          <w:marRight w:val="0"/>
          <w:marTop w:val="0"/>
          <w:marBottom w:val="0"/>
          <w:divBdr>
            <w:top w:val="none" w:sz="0" w:space="0" w:color="auto"/>
            <w:left w:val="none" w:sz="0" w:space="0" w:color="auto"/>
            <w:bottom w:val="none" w:sz="0" w:space="0" w:color="auto"/>
            <w:right w:val="none" w:sz="0" w:space="0" w:color="auto"/>
          </w:divBdr>
        </w:div>
        <w:div w:id="988748548">
          <w:marLeft w:val="640"/>
          <w:marRight w:val="0"/>
          <w:marTop w:val="0"/>
          <w:marBottom w:val="0"/>
          <w:divBdr>
            <w:top w:val="none" w:sz="0" w:space="0" w:color="auto"/>
            <w:left w:val="none" w:sz="0" w:space="0" w:color="auto"/>
            <w:bottom w:val="none" w:sz="0" w:space="0" w:color="auto"/>
            <w:right w:val="none" w:sz="0" w:space="0" w:color="auto"/>
          </w:divBdr>
        </w:div>
        <w:div w:id="1921208310">
          <w:marLeft w:val="640"/>
          <w:marRight w:val="0"/>
          <w:marTop w:val="0"/>
          <w:marBottom w:val="0"/>
          <w:divBdr>
            <w:top w:val="none" w:sz="0" w:space="0" w:color="auto"/>
            <w:left w:val="none" w:sz="0" w:space="0" w:color="auto"/>
            <w:bottom w:val="none" w:sz="0" w:space="0" w:color="auto"/>
            <w:right w:val="none" w:sz="0" w:space="0" w:color="auto"/>
          </w:divBdr>
        </w:div>
        <w:div w:id="1103845786">
          <w:marLeft w:val="640"/>
          <w:marRight w:val="0"/>
          <w:marTop w:val="0"/>
          <w:marBottom w:val="0"/>
          <w:divBdr>
            <w:top w:val="none" w:sz="0" w:space="0" w:color="auto"/>
            <w:left w:val="none" w:sz="0" w:space="0" w:color="auto"/>
            <w:bottom w:val="none" w:sz="0" w:space="0" w:color="auto"/>
            <w:right w:val="none" w:sz="0" w:space="0" w:color="auto"/>
          </w:divBdr>
        </w:div>
        <w:div w:id="189954276">
          <w:marLeft w:val="640"/>
          <w:marRight w:val="0"/>
          <w:marTop w:val="0"/>
          <w:marBottom w:val="0"/>
          <w:divBdr>
            <w:top w:val="none" w:sz="0" w:space="0" w:color="auto"/>
            <w:left w:val="none" w:sz="0" w:space="0" w:color="auto"/>
            <w:bottom w:val="none" w:sz="0" w:space="0" w:color="auto"/>
            <w:right w:val="none" w:sz="0" w:space="0" w:color="auto"/>
          </w:divBdr>
        </w:div>
        <w:div w:id="2009022380">
          <w:marLeft w:val="640"/>
          <w:marRight w:val="0"/>
          <w:marTop w:val="0"/>
          <w:marBottom w:val="0"/>
          <w:divBdr>
            <w:top w:val="none" w:sz="0" w:space="0" w:color="auto"/>
            <w:left w:val="none" w:sz="0" w:space="0" w:color="auto"/>
            <w:bottom w:val="none" w:sz="0" w:space="0" w:color="auto"/>
            <w:right w:val="none" w:sz="0" w:space="0" w:color="auto"/>
          </w:divBdr>
        </w:div>
        <w:div w:id="977566441">
          <w:marLeft w:val="640"/>
          <w:marRight w:val="0"/>
          <w:marTop w:val="0"/>
          <w:marBottom w:val="0"/>
          <w:divBdr>
            <w:top w:val="none" w:sz="0" w:space="0" w:color="auto"/>
            <w:left w:val="none" w:sz="0" w:space="0" w:color="auto"/>
            <w:bottom w:val="none" w:sz="0" w:space="0" w:color="auto"/>
            <w:right w:val="none" w:sz="0" w:space="0" w:color="auto"/>
          </w:divBdr>
        </w:div>
        <w:div w:id="2077899163">
          <w:marLeft w:val="640"/>
          <w:marRight w:val="0"/>
          <w:marTop w:val="0"/>
          <w:marBottom w:val="0"/>
          <w:divBdr>
            <w:top w:val="none" w:sz="0" w:space="0" w:color="auto"/>
            <w:left w:val="none" w:sz="0" w:space="0" w:color="auto"/>
            <w:bottom w:val="none" w:sz="0" w:space="0" w:color="auto"/>
            <w:right w:val="none" w:sz="0" w:space="0" w:color="auto"/>
          </w:divBdr>
        </w:div>
        <w:div w:id="1983348236">
          <w:marLeft w:val="640"/>
          <w:marRight w:val="0"/>
          <w:marTop w:val="0"/>
          <w:marBottom w:val="0"/>
          <w:divBdr>
            <w:top w:val="none" w:sz="0" w:space="0" w:color="auto"/>
            <w:left w:val="none" w:sz="0" w:space="0" w:color="auto"/>
            <w:bottom w:val="none" w:sz="0" w:space="0" w:color="auto"/>
            <w:right w:val="none" w:sz="0" w:space="0" w:color="auto"/>
          </w:divBdr>
        </w:div>
        <w:div w:id="842670910">
          <w:marLeft w:val="640"/>
          <w:marRight w:val="0"/>
          <w:marTop w:val="0"/>
          <w:marBottom w:val="0"/>
          <w:divBdr>
            <w:top w:val="none" w:sz="0" w:space="0" w:color="auto"/>
            <w:left w:val="none" w:sz="0" w:space="0" w:color="auto"/>
            <w:bottom w:val="none" w:sz="0" w:space="0" w:color="auto"/>
            <w:right w:val="none" w:sz="0" w:space="0" w:color="auto"/>
          </w:divBdr>
        </w:div>
        <w:div w:id="434907891">
          <w:marLeft w:val="640"/>
          <w:marRight w:val="0"/>
          <w:marTop w:val="0"/>
          <w:marBottom w:val="0"/>
          <w:divBdr>
            <w:top w:val="none" w:sz="0" w:space="0" w:color="auto"/>
            <w:left w:val="none" w:sz="0" w:space="0" w:color="auto"/>
            <w:bottom w:val="none" w:sz="0" w:space="0" w:color="auto"/>
            <w:right w:val="none" w:sz="0" w:space="0" w:color="auto"/>
          </w:divBdr>
        </w:div>
        <w:div w:id="1117218708">
          <w:marLeft w:val="640"/>
          <w:marRight w:val="0"/>
          <w:marTop w:val="0"/>
          <w:marBottom w:val="0"/>
          <w:divBdr>
            <w:top w:val="none" w:sz="0" w:space="0" w:color="auto"/>
            <w:left w:val="none" w:sz="0" w:space="0" w:color="auto"/>
            <w:bottom w:val="none" w:sz="0" w:space="0" w:color="auto"/>
            <w:right w:val="none" w:sz="0" w:space="0" w:color="auto"/>
          </w:divBdr>
        </w:div>
        <w:div w:id="1117330728">
          <w:marLeft w:val="640"/>
          <w:marRight w:val="0"/>
          <w:marTop w:val="0"/>
          <w:marBottom w:val="0"/>
          <w:divBdr>
            <w:top w:val="none" w:sz="0" w:space="0" w:color="auto"/>
            <w:left w:val="none" w:sz="0" w:space="0" w:color="auto"/>
            <w:bottom w:val="none" w:sz="0" w:space="0" w:color="auto"/>
            <w:right w:val="none" w:sz="0" w:space="0" w:color="auto"/>
          </w:divBdr>
        </w:div>
        <w:div w:id="180124096">
          <w:marLeft w:val="640"/>
          <w:marRight w:val="0"/>
          <w:marTop w:val="0"/>
          <w:marBottom w:val="0"/>
          <w:divBdr>
            <w:top w:val="none" w:sz="0" w:space="0" w:color="auto"/>
            <w:left w:val="none" w:sz="0" w:space="0" w:color="auto"/>
            <w:bottom w:val="none" w:sz="0" w:space="0" w:color="auto"/>
            <w:right w:val="none" w:sz="0" w:space="0" w:color="auto"/>
          </w:divBdr>
        </w:div>
        <w:div w:id="1408113710">
          <w:marLeft w:val="640"/>
          <w:marRight w:val="0"/>
          <w:marTop w:val="0"/>
          <w:marBottom w:val="0"/>
          <w:divBdr>
            <w:top w:val="none" w:sz="0" w:space="0" w:color="auto"/>
            <w:left w:val="none" w:sz="0" w:space="0" w:color="auto"/>
            <w:bottom w:val="none" w:sz="0" w:space="0" w:color="auto"/>
            <w:right w:val="none" w:sz="0" w:space="0" w:color="auto"/>
          </w:divBdr>
        </w:div>
        <w:div w:id="634799718">
          <w:marLeft w:val="640"/>
          <w:marRight w:val="0"/>
          <w:marTop w:val="0"/>
          <w:marBottom w:val="0"/>
          <w:divBdr>
            <w:top w:val="none" w:sz="0" w:space="0" w:color="auto"/>
            <w:left w:val="none" w:sz="0" w:space="0" w:color="auto"/>
            <w:bottom w:val="none" w:sz="0" w:space="0" w:color="auto"/>
            <w:right w:val="none" w:sz="0" w:space="0" w:color="auto"/>
          </w:divBdr>
        </w:div>
        <w:div w:id="1535724886">
          <w:marLeft w:val="640"/>
          <w:marRight w:val="0"/>
          <w:marTop w:val="0"/>
          <w:marBottom w:val="0"/>
          <w:divBdr>
            <w:top w:val="none" w:sz="0" w:space="0" w:color="auto"/>
            <w:left w:val="none" w:sz="0" w:space="0" w:color="auto"/>
            <w:bottom w:val="none" w:sz="0" w:space="0" w:color="auto"/>
            <w:right w:val="none" w:sz="0" w:space="0" w:color="auto"/>
          </w:divBdr>
        </w:div>
        <w:div w:id="1806505439">
          <w:marLeft w:val="640"/>
          <w:marRight w:val="0"/>
          <w:marTop w:val="0"/>
          <w:marBottom w:val="0"/>
          <w:divBdr>
            <w:top w:val="none" w:sz="0" w:space="0" w:color="auto"/>
            <w:left w:val="none" w:sz="0" w:space="0" w:color="auto"/>
            <w:bottom w:val="none" w:sz="0" w:space="0" w:color="auto"/>
            <w:right w:val="none" w:sz="0" w:space="0" w:color="auto"/>
          </w:divBdr>
        </w:div>
        <w:div w:id="162820118">
          <w:marLeft w:val="640"/>
          <w:marRight w:val="0"/>
          <w:marTop w:val="0"/>
          <w:marBottom w:val="0"/>
          <w:divBdr>
            <w:top w:val="none" w:sz="0" w:space="0" w:color="auto"/>
            <w:left w:val="none" w:sz="0" w:space="0" w:color="auto"/>
            <w:bottom w:val="none" w:sz="0" w:space="0" w:color="auto"/>
            <w:right w:val="none" w:sz="0" w:space="0" w:color="auto"/>
          </w:divBdr>
        </w:div>
        <w:div w:id="659969481">
          <w:marLeft w:val="640"/>
          <w:marRight w:val="0"/>
          <w:marTop w:val="0"/>
          <w:marBottom w:val="0"/>
          <w:divBdr>
            <w:top w:val="none" w:sz="0" w:space="0" w:color="auto"/>
            <w:left w:val="none" w:sz="0" w:space="0" w:color="auto"/>
            <w:bottom w:val="none" w:sz="0" w:space="0" w:color="auto"/>
            <w:right w:val="none" w:sz="0" w:space="0" w:color="auto"/>
          </w:divBdr>
        </w:div>
        <w:div w:id="766198220">
          <w:marLeft w:val="640"/>
          <w:marRight w:val="0"/>
          <w:marTop w:val="0"/>
          <w:marBottom w:val="0"/>
          <w:divBdr>
            <w:top w:val="none" w:sz="0" w:space="0" w:color="auto"/>
            <w:left w:val="none" w:sz="0" w:space="0" w:color="auto"/>
            <w:bottom w:val="none" w:sz="0" w:space="0" w:color="auto"/>
            <w:right w:val="none" w:sz="0" w:space="0" w:color="auto"/>
          </w:divBdr>
        </w:div>
        <w:div w:id="1386679433">
          <w:marLeft w:val="640"/>
          <w:marRight w:val="0"/>
          <w:marTop w:val="0"/>
          <w:marBottom w:val="0"/>
          <w:divBdr>
            <w:top w:val="none" w:sz="0" w:space="0" w:color="auto"/>
            <w:left w:val="none" w:sz="0" w:space="0" w:color="auto"/>
            <w:bottom w:val="none" w:sz="0" w:space="0" w:color="auto"/>
            <w:right w:val="none" w:sz="0" w:space="0" w:color="auto"/>
          </w:divBdr>
        </w:div>
        <w:div w:id="1933078169">
          <w:marLeft w:val="640"/>
          <w:marRight w:val="0"/>
          <w:marTop w:val="0"/>
          <w:marBottom w:val="0"/>
          <w:divBdr>
            <w:top w:val="none" w:sz="0" w:space="0" w:color="auto"/>
            <w:left w:val="none" w:sz="0" w:space="0" w:color="auto"/>
            <w:bottom w:val="none" w:sz="0" w:space="0" w:color="auto"/>
            <w:right w:val="none" w:sz="0" w:space="0" w:color="auto"/>
          </w:divBdr>
        </w:div>
        <w:div w:id="385834006">
          <w:marLeft w:val="640"/>
          <w:marRight w:val="0"/>
          <w:marTop w:val="0"/>
          <w:marBottom w:val="0"/>
          <w:divBdr>
            <w:top w:val="none" w:sz="0" w:space="0" w:color="auto"/>
            <w:left w:val="none" w:sz="0" w:space="0" w:color="auto"/>
            <w:bottom w:val="none" w:sz="0" w:space="0" w:color="auto"/>
            <w:right w:val="none" w:sz="0" w:space="0" w:color="auto"/>
          </w:divBdr>
        </w:div>
        <w:div w:id="1568539282">
          <w:marLeft w:val="640"/>
          <w:marRight w:val="0"/>
          <w:marTop w:val="0"/>
          <w:marBottom w:val="0"/>
          <w:divBdr>
            <w:top w:val="none" w:sz="0" w:space="0" w:color="auto"/>
            <w:left w:val="none" w:sz="0" w:space="0" w:color="auto"/>
            <w:bottom w:val="none" w:sz="0" w:space="0" w:color="auto"/>
            <w:right w:val="none" w:sz="0" w:space="0" w:color="auto"/>
          </w:divBdr>
        </w:div>
        <w:div w:id="403839274">
          <w:marLeft w:val="640"/>
          <w:marRight w:val="0"/>
          <w:marTop w:val="0"/>
          <w:marBottom w:val="0"/>
          <w:divBdr>
            <w:top w:val="none" w:sz="0" w:space="0" w:color="auto"/>
            <w:left w:val="none" w:sz="0" w:space="0" w:color="auto"/>
            <w:bottom w:val="none" w:sz="0" w:space="0" w:color="auto"/>
            <w:right w:val="none" w:sz="0" w:space="0" w:color="auto"/>
          </w:divBdr>
        </w:div>
        <w:div w:id="5718517">
          <w:marLeft w:val="640"/>
          <w:marRight w:val="0"/>
          <w:marTop w:val="0"/>
          <w:marBottom w:val="0"/>
          <w:divBdr>
            <w:top w:val="none" w:sz="0" w:space="0" w:color="auto"/>
            <w:left w:val="none" w:sz="0" w:space="0" w:color="auto"/>
            <w:bottom w:val="none" w:sz="0" w:space="0" w:color="auto"/>
            <w:right w:val="none" w:sz="0" w:space="0" w:color="auto"/>
          </w:divBdr>
        </w:div>
        <w:div w:id="1678194377">
          <w:marLeft w:val="640"/>
          <w:marRight w:val="0"/>
          <w:marTop w:val="0"/>
          <w:marBottom w:val="0"/>
          <w:divBdr>
            <w:top w:val="none" w:sz="0" w:space="0" w:color="auto"/>
            <w:left w:val="none" w:sz="0" w:space="0" w:color="auto"/>
            <w:bottom w:val="none" w:sz="0" w:space="0" w:color="auto"/>
            <w:right w:val="none" w:sz="0" w:space="0" w:color="auto"/>
          </w:divBdr>
        </w:div>
        <w:div w:id="1310744648">
          <w:marLeft w:val="640"/>
          <w:marRight w:val="0"/>
          <w:marTop w:val="0"/>
          <w:marBottom w:val="0"/>
          <w:divBdr>
            <w:top w:val="none" w:sz="0" w:space="0" w:color="auto"/>
            <w:left w:val="none" w:sz="0" w:space="0" w:color="auto"/>
            <w:bottom w:val="none" w:sz="0" w:space="0" w:color="auto"/>
            <w:right w:val="none" w:sz="0" w:space="0" w:color="auto"/>
          </w:divBdr>
        </w:div>
        <w:div w:id="1415277734">
          <w:marLeft w:val="640"/>
          <w:marRight w:val="0"/>
          <w:marTop w:val="0"/>
          <w:marBottom w:val="0"/>
          <w:divBdr>
            <w:top w:val="none" w:sz="0" w:space="0" w:color="auto"/>
            <w:left w:val="none" w:sz="0" w:space="0" w:color="auto"/>
            <w:bottom w:val="none" w:sz="0" w:space="0" w:color="auto"/>
            <w:right w:val="none" w:sz="0" w:space="0" w:color="auto"/>
          </w:divBdr>
        </w:div>
        <w:div w:id="953902208">
          <w:marLeft w:val="640"/>
          <w:marRight w:val="0"/>
          <w:marTop w:val="0"/>
          <w:marBottom w:val="0"/>
          <w:divBdr>
            <w:top w:val="none" w:sz="0" w:space="0" w:color="auto"/>
            <w:left w:val="none" w:sz="0" w:space="0" w:color="auto"/>
            <w:bottom w:val="none" w:sz="0" w:space="0" w:color="auto"/>
            <w:right w:val="none" w:sz="0" w:space="0" w:color="auto"/>
          </w:divBdr>
        </w:div>
        <w:div w:id="428935200">
          <w:marLeft w:val="640"/>
          <w:marRight w:val="0"/>
          <w:marTop w:val="0"/>
          <w:marBottom w:val="0"/>
          <w:divBdr>
            <w:top w:val="none" w:sz="0" w:space="0" w:color="auto"/>
            <w:left w:val="none" w:sz="0" w:space="0" w:color="auto"/>
            <w:bottom w:val="none" w:sz="0" w:space="0" w:color="auto"/>
            <w:right w:val="none" w:sz="0" w:space="0" w:color="auto"/>
          </w:divBdr>
        </w:div>
      </w:divsChild>
    </w:div>
    <w:div w:id="953632049">
      <w:bodyDiv w:val="1"/>
      <w:marLeft w:val="0"/>
      <w:marRight w:val="0"/>
      <w:marTop w:val="0"/>
      <w:marBottom w:val="0"/>
      <w:divBdr>
        <w:top w:val="none" w:sz="0" w:space="0" w:color="auto"/>
        <w:left w:val="none" w:sz="0" w:space="0" w:color="auto"/>
        <w:bottom w:val="none" w:sz="0" w:space="0" w:color="auto"/>
        <w:right w:val="none" w:sz="0" w:space="0" w:color="auto"/>
      </w:divBdr>
      <w:divsChild>
        <w:div w:id="15678">
          <w:marLeft w:val="640"/>
          <w:marRight w:val="0"/>
          <w:marTop w:val="0"/>
          <w:marBottom w:val="0"/>
          <w:divBdr>
            <w:top w:val="none" w:sz="0" w:space="0" w:color="auto"/>
            <w:left w:val="none" w:sz="0" w:space="0" w:color="auto"/>
            <w:bottom w:val="none" w:sz="0" w:space="0" w:color="auto"/>
            <w:right w:val="none" w:sz="0" w:space="0" w:color="auto"/>
          </w:divBdr>
        </w:div>
        <w:div w:id="30763960">
          <w:marLeft w:val="640"/>
          <w:marRight w:val="0"/>
          <w:marTop w:val="0"/>
          <w:marBottom w:val="0"/>
          <w:divBdr>
            <w:top w:val="none" w:sz="0" w:space="0" w:color="auto"/>
            <w:left w:val="none" w:sz="0" w:space="0" w:color="auto"/>
            <w:bottom w:val="none" w:sz="0" w:space="0" w:color="auto"/>
            <w:right w:val="none" w:sz="0" w:space="0" w:color="auto"/>
          </w:divBdr>
        </w:div>
        <w:div w:id="34165567">
          <w:marLeft w:val="640"/>
          <w:marRight w:val="0"/>
          <w:marTop w:val="0"/>
          <w:marBottom w:val="0"/>
          <w:divBdr>
            <w:top w:val="none" w:sz="0" w:space="0" w:color="auto"/>
            <w:left w:val="none" w:sz="0" w:space="0" w:color="auto"/>
            <w:bottom w:val="none" w:sz="0" w:space="0" w:color="auto"/>
            <w:right w:val="none" w:sz="0" w:space="0" w:color="auto"/>
          </w:divBdr>
        </w:div>
        <w:div w:id="76481240">
          <w:marLeft w:val="640"/>
          <w:marRight w:val="0"/>
          <w:marTop w:val="0"/>
          <w:marBottom w:val="0"/>
          <w:divBdr>
            <w:top w:val="none" w:sz="0" w:space="0" w:color="auto"/>
            <w:left w:val="none" w:sz="0" w:space="0" w:color="auto"/>
            <w:bottom w:val="none" w:sz="0" w:space="0" w:color="auto"/>
            <w:right w:val="none" w:sz="0" w:space="0" w:color="auto"/>
          </w:divBdr>
        </w:div>
        <w:div w:id="120925038">
          <w:marLeft w:val="640"/>
          <w:marRight w:val="0"/>
          <w:marTop w:val="0"/>
          <w:marBottom w:val="0"/>
          <w:divBdr>
            <w:top w:val="none" w:sz="0" w:space="0" w:color="auto"/>
            <w:left w:val="none" w:sz="0" w:space="0" w:color="auto"/>
            <w:bottom w:val="none" w:sz="0" w:space="0" w:color="auto"/>
            <w:right w:val="none" w:sz="0" w:space="0" w:color="auto"/>
          </w:divBdr>
        </w:div>
        <w:div w:id="132792852">
          <w:marLeft w:val="640"/>
          <w:marRight w:val="0"/>
          <w:marTop w:val="0"/>
          <w:marBottom w:val="0"/>
          <w:divBdr>
            <w:top w:val="none" w:sz="0" w:space="0" w:color="auto"/>
            <w:left w:val="none" w:sz="0" w:space="0" w:color="auto"/>
            <w:bottom w:val="none" w:sz="0" w:space="0" w:color="auto"/>
            <w:right w:val="none" w:sz="0" w:space="0" w:color="auto"/>
          </w:divBdr>
        </w:div>
        <w:div w:id="173425154">
          <w:marLeft w:val="640"/>
          <w:marRight w:val="0"/>
          <w:marTop w:val="0"/>
          <w:marBottom w:val="0"/>
          <w:divBdr>
            <w:top w:val="none" w:sz="0" w:space="0" w:color="auto"/>
            <w:left w:val="none" w:sz="0" w:space="0" w:color="auto"/>
            <w:bottom w:val="none" w:sz="0" w:space="0" w:color="auto"/>
            <w:right w:val="none" w:sz="0" w:space="0" w:color="auto"/>
          </w:divBdr>
        </w:div>
        <w:div w:id="216864769">
          <w:marLeft w:val="640"/>
          <w:marRight w:val="0"/>
          <w:marTop w:val="0"/>
          <w:marBottom w:val="0"/>
          <w:divBdr>
            <w:top w:val="none" w:sz="0" w:space="0" w:color="auto"/>
            <w:left w:val="none" w:sz="0" w:space="0" w:color="auto"/>
            <w:bottom w:val="none" w:sz="0" w:space="0" w:color="auto"/>
            <w:right w:val="none" w:sz="0" w:space="0" w:color="auto"/>
          </w:divBdr>
        </w:div>
        <w:div w:id="290402144">
          <w:marLeft w:val="640"/>
          <w:marRight w:val="0"/>
          <w:marTop w:val="0"/>
          <w:marBottom w:val="0"/>
          <w:divBdr>
            <w:top w:val="none" w:sz="0" w:space="0" w:color="auto"/>
            <w:left w:val="none" w:sz="0" w:space="0" w:color="auto"/>
            <w:bottom w:val="none" w:sz="0" w:space="0" w:color="auto"/>
            <w:right w:val="none" w:sz="0" w:space="0" w:color="auto"/>
          </w:divBdr>
        </w:div>
        <w:div w:id="296646294">
          <w:marLeft w:val="640"/>
          <w:marRight w:val="0"/>
          <w:marTop w:val="0"/>
          <w:marBottom w:val="0"/>
          <w:divBdr>
            <w:top w:val="none" w:sz="0" w:space="0" w:color="auto"/>
            <w:left w:val="none" w:sz="0" w:space="0" w:color="auto"/>
            <w:bottom w:val="none" w:sz="0" w:space="0" w:color="auto"/>
            <w:right w:val="none" w:sz="0" w:space="0" w:color="auto"/>
          </w:divBdr>
        </w:div>
        <w:div w:id="315651375">
          <w:marLeft w:val="640"/>
          <w:marRight w:val="0"/>
          <w:marTop w:val="0"/>
          <w:marBottom w:val="0"/>
          <w:divBdr>
            <w:top w:val="none" w:sz="0" w:space="0" w:color="auto"/>
            <w:left w:val="none" w:sz="0" w:space="0" w:color="auto"/>
            <w:bottom w:val="none" w:sz="0" w:space="0" w:color="auto"/>
            <w:right w:val="none" w:sz="0" w:space="0" w:color="auto"/>
          </w:divBdr>
        </w:div>
        <w:div w:id="347147592">
          <w:marLeft w:val="640"/>
          <w:marRight w:val="0"/>
          <w:marTop w:val="0"/>
          <w:marBottom w:val="0"/>
          <w:divBdr>
            <w:top w:val="none" w:sz="0" w:space="0" w:color="auto"/>
            <w:left w:val="none" w:sz="0" w:space="0" w:color="auto"/>
            <w:bottom w:val="none" w:sz="0" w:space="0" w:color="auto"/>
            <w:right w:val="none" w:sz="0" w:space="0" w:color="auto"/>
          </w:divBdr>
        </w:div>
        <w:div w:id="347682377">
          <w:marLeft w:val="640"/>
          <w:marRight w:val="0"/>
          <w:marTop w:val="0"/>
          <w:marBottom w:val="0"/>
          <w:divBdr>
            <w:top w:val="none" w:sz="0" w:space="0" w:color="auto"/>
            <w:left w:val="none" w:sz="0" w:space="0" w:color="auto"/>
            <w:bottom w:val="none" w:sz="0" w:space="0" w:color="auto"/>
            <w:right w:val="none" w:sz="0" w:space="0" w:color="auto"/>
          </w:divBdr>
        </w:div>
        <w:div w:id="348336283">
          <w:marLeft w:val="640"/>
          <w:marRight w:val="0"/>
          <w:marTop w:val="0"/>
          <w:marBottom w:val="0"/>
          <w:divBdr>
            <w:top w:val="none" w:sz="0" w:space="0" w:color="auto"/>
            <w:left w:val="none" w:sz="0" w:space="0" w:color="auto"/>
            <w:bottom w:val="none" w:sz="0" w:space="0" w:color="auto"/>
            <w:right w:val="none" w:sz="0" w:space="0" w:color="auto"/>
          </w:divBdr>
        </w:div>
        <w:div w:id="360404723">
          <w:marLeft w:val="640"/>
          <w:marRight w:val="0"/>
          <w:marTop w:val="0"/>
          <w:marBottom w:val="0"/>
          <w:divBdr>
            <w:top w:val="none" w:sz="0" w:space="0" w:color="auto"/>
            <w:left w:val="none" w:sz="0" w:space="0" w:color="auto"/>
            <w:bottom w:val="none" w:sz="0" w:space="0" w:color="auto"/>
            <w:right w:val="none" w:sz="0" w:space="0" w:color="auto"/>
          </w:divBdr>
        </w:div>
        <w:div w:id="370885454">
          <w:marLeft w:val="640"/>
          <w:marRight w:val="0"/>
          <w:marTop w:val="0"/>
          <w:marBottom w:val="0"/>
          <w:divBdr>
            <w:top w:val="none" w:sz="0" w:space="0" w:color="auto"/>
            <w:left w:val="none" w:sz="0" w:space="0" w:color="auto"/>
            <w:bottom w:val="none" w:sz="0" w:space="0" w:color="auto"/>
            <w:right w:val="none" w:sz="0" w:space="0" w:color="auto"/>
          </w:divBdr>
        </w:div>
        <w:div w:id="374231406">
          <w:marLeft w:val="640"/>
          <w:marRight w:val="0"/>
          <w:marTop w:val="0"/>
          <w:marBottom w:val="0"/>
          <w:divBdr>
            <w:top w:val="none" w:sz="0" w:space="0" w:color="auto"/>
            <w:left w:val="none" w:sz="0" w:space="0" w:color="auto"/>
            <w:bottom w:val="none" w:sz="0" w:space="0" w:color="auto"/>
            <w:right w:val="none" w:sz="0" w:space="0" w:color="auto"/>
          </w:divBdr>
        </w:div>
        <w:div w:id="377557331">
          <w:marLeft w:val="640"/>
          <w:marRight w:val="0"/>
          <w:marTop w:val="0"/>
          <w:marBottom w:val="0"/>
          <w:divBdr>
            <w:top w:val="none" w:sz="0" w:space="0" w:color="auto"/>
            <w:left w:val="none" w:sz="0" w:space="0" w:color="auto"/>
            <w:bottom w:val="none" w:sz="0" w:space="0" w:color="auto"/>
            <w:right w:val="none" w:sz="0" w:space="0" w:color="auto"/>
          </w:divBdr>
        </w:div>
        <w:div w:id="379789378">
          <w:marLeft w:val="640"/>
          <w:marRight w:val="0"/>
          <w:marTop w:val="0"/>
          <w:marBottom w:val="0"/>
          <w:divBdr>
            <w:top w:val="none" w:sz="0" w:space="0" w:color="auto"/>
            <w:left w:val="none" w:sz="0" w:space="0" w:color="auto"/>
            <w:bottom w:val="none" w:sz="0" w:space="0" w:color="auto"/>
            <w:right w:val="none" w:sz="0" w:space="0" w:color="auto"/>
          </w:divBdr>
        </w:div>
        <w:div w:id="400293921">
          <w:marLeft w:val="640"/>
          <w:marRight w:val="0"/>
          <w:marTop w:val="0"/>
          <w:marBottom w:val="0"/>
          <w:divBdr>
            <w:top w:val="none" w:sz="0" w:space="0" w:color="auto"/>
            <w:left w:val="none" w:sz="0" w:space="0" w:color="auto"/>
            <w:bottom w:val="none" w:sz="0" w:space="0" w:color="auto"/>
            <w:right w:val="none" w:sz="0" w:space="0" w:color="auto"/>
          </w:divBdr>
        </w:div>
        <w:div w:id="405691677">
          <w:marLeft w:val="640"/>
          <w:marRight w:val="0"/>
          <w:marTop w:val="0"/>
          <w:marBottom w:val="0"/>
          <w:divBdr>
            <w:top w:val="none" w:sz="0" w:space="0" w:color="auto"/>
            <w:left w:val="none" w:sz="0" w:space="0" w:color="auto"/>
            <w:bottom w:val="none" w:sz="0" w:space="0" w:color="auto"/>
            <w:right w:val="none" w:sz="0" w:space="0" w:color="auto"/>
          </w:divBdr>
        </w:div>
        <w:div w:id="408969632">
          <w:marLeft w:val="640"/>
          <w:marRight w:val="0"/>
          <w:marTop w:val="0"/>
          <w:marBottom w:val="0"/>
          <w:divBdr>
            <w:top w:val="none" w:sz="0" w:space="0" w:color="auto"/>
            <w:left w:val="none" w:sz="0" w:space="0" w:color="auto"/>
            <w:bottom w:val="none" w:sz="0" w:space="0" w:color="auto"/>
            <w:right w:val="none" w:sz="0" w:space="0" w:color="auto"/>
          </w:divBdr>
        </w:div>
        <w:div w:id="426922657">
          <w:marLeft w:val="640"/>
          <w:marRight w:val="0"/>
          <w:marTop w:val="0"/>
          <w:marBottom w:val="0"/>
          <w:divBdr>
            <w:top w:val="none" w:sz="0" w:space="0" w:color="auto"/>
            <w:left w:val="none" w:sz="0" w:space="0" w:color="auto"/>
            <w:bottom w:val="none" w:sz="0" w:space="0" w:color="auto"/>
            <w:right w:val="none" w:sz="0" w:space="0" w:color="auto"/>
          </w:divBdr>
        </w:div>
        <w:div w:id="432014047">
          <w:marLeft w:val="640"/>
          <w:marRight w:val="0"/>
          <w:marTop w:val="0"/>
          <w:marBottom w:val="0"/>
          <w:divBdr>
            <w:top w:val="none" w:sz="0" w:space="0" w:color="auto"/>
            <w:left w:val="none" w:sz="0" w:space="0" w:color="auto"/>
            <w:bottom w:val="none" w:sz="0" w:space="0" w:color="auto"/>
            <w:right w:val="none" w:sz="0" w:space="0" w:color="auto"/>
          </w:divBdr>
        </w:div>
        <w:div w:id="451946856">
          <w:marLeft w:val="640"/>
          <w:marRight w:val="0"/>
          <w:marTop w:val="0"/>
          <w:marBottom w:val="0"/>
          <w:divBdr>
            <w:top w:val="none" w:sz="0" w:space="0" w:color="auto"/>
            <w:left w:val="none" w:sz="0" w:space="0" w:color="auto"/>
            <w:bottom w:val="none" w:sz="0" w:space="0" w:color="auto"/>
            <w:right w:val="none" w:sz="0" w:space="0" w:color="auto"/>
          </w:divBdr>
        </w:div>
        <w:div w:id="459999912">
          <w:marLeft w:val="640"/>
          <w:marRight w:val="0"/>
          <w:marTop w:val="0"/>
          <w:marBottom w:val="0"/>
          <w:divBdr>
            <w:top w:val="none" w:sz="0" w:space="0" w:color="auto"/>
            <w:left w:val="none" w:sz="0" w:space="0" w:color="auto"/>
            <w:bottom w:val="none" w:sz="0" w:space="0" w:color="auto"/>
            <w:right w:val="none" w:sz="0" w:space="0" w:color="auto"/>
          </w:divBdr>
        </w:div>
        <w:div w:id="482360061">
          <w:marLeft w:val="640"/>
          <w:marRight w:val="0"/>
          <w:marTop w:val="0"/>
          <w:marBottom w:val="0"/>
          <w:divBdr>
            <w:top w:val="none" w:sz="0" w:space="0" w:color="auto"/>
            <w:left w:val="none" w:sz="0" w:space="0" w:color="auto"/>
            <w:bottom w:val="none" w:sz="0" w:space="0" w:color="auto"/>
            <w:right w:val="none" w:sz="0" w:space="0" w:color="auto"/>
          </w:divBdr>
        </w:div>
        <w:div w:id="482547242">
          <w:marLeft w:val="640"/>
          <w:marRight w:val="0"/>
          <w:marTop w:val="0"/>
          <w:marBottom w:val="0"/>
          <w:divBdr>
            <w:top w:val="none" w:sz="0" w:space="0" w:color="auto"/>
            <w:left w:val="none" w:sz="0" w:space="0" w:color="auto"/>
            <w:bottom w:val="none" w:sz="0" w:space="0" w:color="auto"/>
            <w:right w:val="none" w:sz="0" w:space="0" w:color="auto"/>
          </w:divBdr>
        </w:div>
        <w:div w:id="512692712">
          <w:marLeft w:val="640"/>
          <w:marRight w:val="0"/>
          <w:marTop w:val="0"/>
          <w:marBottom w:val="0"/>
          <w:divBdr>
            <w:top w:val="none" w:sz="0" w:space="0" w:color="auto"/>
            <w:left w:val="none" w:sz="0" w:space="0" w:color="auto"/>
            <w:bottom w:val="none" w:sz="0" w:space="0" w:color="auto"/>
            <w:right w:val="none" w:sz="0" w:space="0" w:color="auto"/>
          </w:divBdr>
        </w:div>
        <w:div w:id="515772919">
          <w:marLeft w:val="640"/>
          <w:marRight w:val="0"/>
          <w:marTop w:val="0"/>
          <w:marBottom w:val="0"/>
          <w:divBdr>
            <w:top w:val="none" w:sz="0" w:space="0" w:color="auto"/>
            <w:left w:val="none" w:sz="0" w:space="0" w:color="auto"/>
            <w:bottom w:val="none" w:sz="0" w:space="0" w:color="auto"/>
            <w:right w:val="none" w:sz="0" w:space="0" w:color="auto"/>
          </w:divBdr>
        </w:div>
        <w:div w:id="539169283">
          <w:marLeft w:val="640"/>
          <w:marRight w:val="0"/>
          <w:marTop w:val="0"/>
          <w:marBottom w:val="0"/>
          <w:divBdr>
            <w:top w:val="none" w:sz="0" w:space="0" w:color="auto"/>
            <w:left w:val="none" w:sz="0" w:space="0" w:color="auto"/>
            <w:bottom w:val="none" w:sz="0" w:space="0" w:color="auto"/>
            <w:right w:val="none" w:sz="0" w:space="0" w:color="auto"/>
          </w:divBdr>
        </w:div>
        <w:div w:id="539900522">
          <w:marLeft w:val="640"/>
          <w:marRight w:val="0"/>
          <w:marTop w:val="0"/>
          <w:marBottom w:val="0"/>
          <w:divBdr>
            <w:top w:val="none" w:sz="0" w:space="0" w:color="auto"/>
            <w:left w:val="none" w:sz="0" w:space="0" w:color="auto"/>
            <w:bottom w:val="none" w:sz="0" w:space="0" w:color="auto"/>
            <w:right w:val="none" w:sz="0" w:space="0" w:color="auto"/>
          </w:divBdr>
        </w:div>
        <w:div w:id="549923848">
          <w:marLeft w:val="640"/>
          <w:marRight w:val="0"/>
          <w:marTop w:val="0"/>
          <w:marBottom w:val="0"/>
          <w:divBdr>
            <w:top w:val="none" w:sz="0" w:space="0" w:color="auto"/>
            <w:left w:val="none" w:sz="0" w:space="0" w:color="auto"/>
            <w:bottom w:val="none" w:sz="0" w:space="0" w:color="auto"/>
            <w:right w:val="none" w:sz="0" w:space="0" w:color="auto"/>
          </w:divBdr>
        </w:div>
        <w:div w:id="570434434">
          <w:marLeft w:val="640"/>
          <w:marRight w:val="0"/>
          <w:marTop w:val="0"/>
          <w:marBottom w:val="0"/>
          <w:divBdr>
            <w:top w:val="none" w:sz="0" w:space="0" w:color="auto"/>
            <w:left w:val="none" w:sz="0" w:space="0" w:color="auto"/>
            <w:bottom w:val="none" w:sz="0" w:space="0" w:color="auto"/>
            <w:right w:val="none" w:sz="0" w:space="0" w:color="auto"/>
          </w:divBdr>
        </w:div>
        <w:div w:id="583761538">
          <w:marLeft w:val="640"/>
          <w:marRight w:val="0"/>
          <w:marTop w:val="0"/>
          <w:marBottom w:val="0"/>
          <w:divBdr>
            <w:top w:val="none" w:sz="0" w:space="0" w:color="auto"/>
            <w:left w:val="none" w:sz="0" w:space="0" w:color="auto"/>
            <w:bottom w:val="none" w:sz="0" w:space="0" w:color="auto"/>
            <w:right w:val="none" w:sz="0" w:space="0" w:color="auto"/>
          </w:divBdr>
        </w:div>
        <w:div w:id="590819086">
          <w:marLeft w:val="640"/>
          <w:marRight w:val="0"/>
          <w:marTop w:val="0"/>
          <w:marBottom w:val="0"/>
          <w:divBdr>
            <w:top w:val="none" w:sz="0" w:space="0" w:color="auto"/>
            <w:left w:val="none" w:sz="0" w:space="0" w:color="auto"/>
            <w:bottom w:val="none" w:sz="0" w:space="0" w:color="auto"/>
            <w:right w:val="none" w:sz="0" w:space="0" w:color="auto"/>
          </w:divBdr>
        </w:div>
        <w:div w:id="621806383">
          <w:marLeft w:val="640"/>
          <w:marRight w:val="0"/>
          <w:marTop w:val="0"/>
          <w:marBottom w:val="0"/>
          <w:divBdr>
            <w:top w:val="none" w:sz="0" w:space="0" w:color="auto"/>
            <w:left w:val="none" w:sz="0" w:space="0" w:color="auto"/>
            <w:bottom w:val="none" w:sz="0" w:space="0" w:color="auto"/>
            <w:right w:val="none" w:sz="0" w:space="0" w:color="auto"/>
          </w:divBdr>
        </w:div>
        <w:div w:id="631639403">
          <w:marLeft w:val="640"/>
          <w:marRight w:val="0"/>
          <w:marTop w:val="0"/>
          <w:marBottom w:val="0"/>
          <w:divBdr>
            <w:top w:val="none" w:sz="0" w:space="0" w:color="auto"/>
            <w:left w:val="none" w:sz="0" w:space="0" w:color="auto"/>
            <w:bottom w:val="none" w:sz="0" w:space="0" w:color="auto"/>
            <w:right w:val="none" w:sz="0" w:space="0" w:color="auto"/>
          </w:divBdr>
        </w:div>
        <w:div w:id="658728566">
          <w:marLeft w:val="640"/>
          <w:marRight w:val="0"/>
          <w:marTop w:val="0"/>
          <w:marBottom w:val="0"/>
          <w:divBdr>
            <w:top w:val="none" w:sz="0" w:space="0" w:color="auto"/>
            <w:left w:val="none" w:sz="0" w:space="0" w:color="auto"/>
            <w:bottom w:val="none" w:sz="0" w:space="0" w:color="auto"/>
            <w:right w:val="none" w:sz="0" w:space="0" w:color="auto"/>
          </w:divBdr>
        </w:div>
        <w:div w:id="665865948">
          <w:marLeft w:val="640"/>
          <w:marRight w:val="0"/>
          <w:marTop w:val="0"/>
          <w:marBottom w:val="0"/>
          <w:divBdr>
            <w:top w:val="none" w:sz="0" w:space="0" w:color="auto"/>
            <w:left w:val="none" w:sz="0" w:space="0" w:color="auto"/>
            <w:bottom w:val="none" w:sz="0" w:space="0" w:color="auto"/>
            <w:right w:val="none" w:sz="0" w:space="0" w:color="auto"/>
          </w:divBdr>
        </w:div>
        <w:div w:id="678459742">
          <w:marLeft w:val="640"/>
          <w:marRight w:val="0"/>
          <w:marTop w:val="0"/>
          <w:marBottom w:val="0"/>
          <w:divBdr>
            <w:top w:val="none" w:sz="0" w:space="0" w:color="auto"/>
            <w:left w:val="none" w:sz="0" w:space="0" w:color="auto"/>
            <w:bottom w:val="none" w:sz="0" w:space="0" w:color="auto"/>
            <w:right w:val="none" w:sz="0" w:space="0" w:color="auto"/>
          </w:divBdr>
        </w:div>
        <w:div w:id="692653461">
          <w:marLeft w:val="640"/>
          <w:marRight w:val="0"/>
          <w:marTop w:val="0"/>
          <w:marBottom w:val="0"/>
          <w:divBdr>
            <w:top w:val="none" w:sz="0" w:space="0" w:color="auto"/>
            <w:left w:val="none" w:sz="0" w:space="0" w:color="auto"/>
            <w:bottom w:val="none" w:sz="0" w:space="0" w:color="auto"/>
            <w:right w:val="none" w:sz="0" w:space="0" w:color="auto"/>
          </w:divBdr>
        </w:div>
        <w:div w:id="797988404">
          <w:marLeft w:val="640"/>
          <w:marRight w:val="0"/>
          <w:marTop w:val="0"/>
          <w:marBottom w:val="0"/>
          <w:divBdr>
            <w:top w:val="none" w:sz="0" w:space="0" w:color="auto"/>
            <w:left w:val="none" w:sz="0" w:space="0" w:color="auto"/>
            <w:bottom w:val="none" w:sz="0" w:space="0" w:color="auto"/>
            <w:right w:val="none" w:sz="0" w:space="0" w:color="auto"/>
          </w:divBdr>
        </w:div>
        <w:div w:id="808086504">
          <w:marLeft w:val="640"/>
          <w:marRight w:val="0"/>
          <w:marTop w:val="0"/>
          <w:marBottom w:val="0"/>
          <w:divBdr>
            <w:top w:val="none" w:sz="0" w:space="0" w:color="auto"/>
            <w:left w:val="none" w:sz="0" w:space="0" w:color="auto"/>
            <w:bottom w:val="none" w:sz="0" w:space="0" w:color="auto"/>
            <w:right w:val="none" w:sz="0" w:space="0" w:color="auto"/>
          </w:divBdr>
        </w:div>
        <w:div w:id="817039889">
          <w:marLeft w:val="640"/>
          <w:marRight w:val="0"/>
          <w:marTop w:val="0"/>
          <w:marBottom w:val="0"/>
          <w:divBdr>
            <w:top w:val="none" w:sz="0" w:space="0" w:color="auto"/>
            <w:left w:val="none" w:sz="0" w:space="0" w:color="auto"/>
            <w:bottom w:val="none" w:sz="0" w:space="0" w:color="auto"/>
            <w:right w:val="none" w:sz="0" w:space="0" w:color="auto"/>
          </w:divBdr>
        </w:div>
        <w:div w:id="865404606">
          <w:marLeft w:val="640"/>
          <w:marRight w:val="0"/>
          <w:marTop w:val="0"/>
          <w:marBottom w:val="0"/>
          <w:divBdr>
            <w:top w:val="none" w:sz="0" w:space="0" w:color="auto"/>
            <w:left w:val="none" w:sz="0" w:space="0" w:color="auto"/>
            <w:bottom w:val="none" w:sz="0" w:space="0" w:color="auto"/>
            <w:right w:val="none" w:sz="0" w:space="0" w:color="auto"/>
          </w:divBdr>
        </w:div>
        <w:div w:id="879707091">
          <w:marLeft w:val="640"/>
          <w:marRight w:val="0"/>
          <w:marTop w:val="0"/>
          <w:marBottom w:val="0"/>
          <w:divBdr>
            <w:top w:val="none" w:sz="0" w:space="0" w:color="auto"/>
            <w:left w:val="none" w:sz="0" w:space="0" w:color="auto"/>
            <w:bottom w:val="none" w:sz="0" w:space="0" w:color="auto"/>
            <w:right w:val="none" w:sz="0" w:space="0" w:color="auto"/>
          </w:divBdr>
        </w:div>
        <w:div w:id="888154652">
          <w:marLeft w:val="640"/>
          <w:marRight w:val="0"/>
          <w:marTop w:val="0"/>
          <w:marBottom w:val="0"/>
          <w:divBdr>
            <w:top w:val="none" w:sz="0" w:space="0" w:color="auto"/>
            <w:left w:val="none" w:sz="0" w:space="0" w:color="auto"/>
            <w:bottom w:val="none" w:sz="0" w:space="0" w:color="auto"/>
            <w:right w:val="none" w:sz="0" w:space="0" w:color="auto"/>
          </w:divBdr>
        </w:div>
        <w:div w:id="890576276">
          <w:marLeft w:val="640"/>
          <w:marRight w:val="0"/>
          <w:marTop w:val="0"/>
          <w:marBottom w:val="0"/>
          <w:divBdr>
            <w:top w:val="none" w:sz="0" w:space="0" w:color="auto"/>
            <w:left w:val="none" w:sz="0" w:space="0" w:color="auto"/>
            <w:bottom w:val="none" w:sz="0" w:space="0" w:color="auto"/>
            <w:right w:val="none" w:sz="0" w:space="0" w:color="auto"/>
          </w:divBdr>
        </w:div>
        <w:div w:id="928125619">
          <w:marLeft w:val="640"/>
          <w:marRight w:val="0"/>
          <w:marTop w:val="0"/>
          <w:marBottom w:val="0"/>
          <w:divBdr>
            <w:top w:val="none" w:sz="0" w:space="0" w:color="auto"/>
            <w:left w:val="none" w:sz="0" w:space="0" w:color="auto"/>
            <w:bottom w:val="none" w:sz="0" w:space="0" w:color="auto"/>
            <w:right w:val="none" w:sz="0" w:space="0" w:color="auto"/>
          </w:divBdr>
        </w:div>
        <w:div w:id="969555832">
          <w:marLeft w:val="640"/>
          <w:marRight w:val="0"/>
          <w:marTop w:val="0"/>
          <w:marBottom w:val="0"/>
          <w:divBdr>
            <w:top w:val="none" w:sz="0" w:space="0" w:color="auto"/>
            <w:left w:val="none" w:sz="0" w:space="0" w:color="auto"/>
            <w:bottom w:val="none" w:sz="0" w:space="0" w:color="auto"/>
            <w:right w:val="none" w:sz="0" w:space="0" w:color="auto"/>
          </w:divBdr>
        </w:div>
        <w:div w:id="982081301">
          <w:marLeft w:val="640"/>
          <w:marRight w:val="0"/>
          <w:marTop w:val="0"/>
          <w:marBottom w:val="0"/>
          <w:divBdr>
            <w:top w:val="none" w:sz="0" w:space="0" w:color="auto"/>
            <w:left w:val="none" w:sz="0" w:space="0" w:color="auto"/>
            <w:bottom w:val="none" w:sz="0" w:space="0" w:color="auto"/>
            <w:right w:val="none" w:sz="0" w:space="0" w:color="auto"/>
          </w:divBdr>
        </w:div>
        <w:div w:id="986513691">
          <w:marLeft w:val="640"/>
          <w:marRight w:val="0"/>
          <w:marTop w:val="0"/>
          <w:marBottom w:val="0"/>
          <w:divBdr>
            <w:top w:val="none" w:sz="0" w:space="0" w:color="auto"/>
            <w:left w:val="none" w:sz="0" w:space="0" w:color="auto"/>
            <w:bottom w:val="none" w:sz="0" w:space="0" w:color="auto"/>
            <w:right w:val="none" w:sz="0" w:space="0" w:color="auto"/>
          </w:divBdr>
        </w:div>
        <w:div w:id="1005985461">
          <w:marLeft w:val="640"/>
          <w:marRight w:val="0"/>
          <w:marTop w:val="0"/>
          <w:marBottom w:val="0"/>
          <w:divBdr>
            <w:top w:val="none" w:sz="0" w:space="0" w:color="auto"/>
            <w:left w:val="none" w:sz="0" w:space="0" w:color="auto"/>
            <w:bottom w:val="none" w:sz="0" w:space="0" w:color="auto"/>
            <w:right w:val="none" w:sz="0" w:space="0" w:color="auto"/>
          </w:divBdr>
        </w:div>
        <w:div w:id="1013191699">
          <w:marLeft w:val="640"/>
          <w:marRight w:val="0"/>
          <w:marTop w:val="0"/>
          <w:marBottom w:val="0"/>
          <w:divBdr>
            <w:top w:val="none" w:sz="0" w:space="0" w:color="auto"/>
            <w:left w:val="none" w:sz="0" w:space="0" w:color="auto"/>
            <w:bottom w:val="none" w:sz="0" w:space="0" w:color="auto"/>
            <w:right w:val="none" w:sz="0" w:space="0" w:color="auto"/>
          </w:divBdr>
        </w:div>
        <w:div w:id="1102140481">
          <w:marLeft w:val="640"/>
          <w:marRight w:val="0"/>
          <w:marTop w:val="0"/>
          <w:marBottom w:val="0"/>
          <w:divBdr>
            <w:top w:val="none" w:sz="0" w:space="0" w:color="auto"/>
            <w:left w:val="none" w:sz="0" w:space="0" w:color="auto"/>
            <w:bottom w:val="none" w:sz="0" w:space="0" w:color="auto"/>
            <w:right w:val="none" w:sz="0" w:space="0" w:color="auto"/>
          </w:divBdr>
        </w:div>
        <w:div w:id="1104611940">
          <w:marLeft w:val="640"/>
          <w:marRight w:val="0"/>
          <w:marTop w:val="0"/>
          <w:marBottom w:val="0"/>
          <w:divBdr>
            <w:top w:val="none" w:sz="0" w:space="0" w:color="auto"/>
            <w:left w:val="none" w:sz="0" w:space="0" w:color="auto"/>
            <w:bottom w:val="none" w:sz="0" w:space="0" w:color="auto"/>
            <w:right w:val="none" w:sz="0" w:space="0" w:color="auto"/>
          </w:divBdr>
        </w:div>
        <w:div w:id="1136291711">
          <w:marLeft w:val="640"/>
          <w:marRight w:val="0"/>
          <w:marTop w:val="0"/>
          <w:marBottom w:val="0"/>
          <w:divBdr>
            <w:top w:val="none" w:sz="0" w:space="0" w:color="auto"/>
            <w:left w:val="none" w:sz="0" w:space="0" w:color="auto"/>
            <w:bottom w:val="none" w:sz="0" w:space="0" w:color="auto"/>
            <w:right w:val="none" w:sz="0" w:space="0" w:color="auto"/>
          </w:divBdr>
        </w:div>
        <w:div w:id="1137529536">
          <w:marLeft w:val="640"/>
          <w:marRight w:val="0"/>
          <w:marTop w:val="0"/>
          <w:marBottom w:val="0"/>
          <w:divBdr>
            <w:top w:val="none" w:sz="0" w:space="0" w:color="auto"/>
            <w:left w:val="none" w:sz="0" w:space="0" w:color="auto"/>
            <w:bottom w:val="none" w:sz="0" w:space="0" w:color="auto"/>
            <w:right w:val="none" w:sz="0" w:space="0" w:color="auto"/>
          </w:divBdr>
        </w:div>
        <w:div w:id="1146900017">
          <w:marLeft w:val="640"/>
          <w:marRight w:val="0"/>
          <w:marTop w:val="0"/>
          <w:marBottom w:val="0"/>
          <w:divBdr>
            <w:top w:val="none" w:sz="0" w:space="0" w:color="auto"/>
            <w:left w:val="none" w:sz="0" w:space="0" w:color="auto"/>
            <w:bottom w:val="none" w:sz="0" w:space="0" w:color="auto"/>
            <w:right w:val="none" w:sz="0" w:space="0" w:color="auto"/>
          </w:divBdr>
        </w:div>
        <w:div w:id="1148863241">
          <w:marLeft w:val="640"/>
          <w:marRight w:val="0"/>
          <w:marTop w:val="0"/>
          <w:marBottom w:val="0"/>
          <w:divBdr>
            <w:top w:val="none" w:sz="0" w:space="0" w:color="auto"/>
            <w:left w:val="none" w:sz="0" w:space="0" w:color="auto"/>
            <w:bottom w:val="none" w:sz="0" w:space="0" w:color="auto"/>
            <w:right w:val="none" w:sz="0" w:space="0" w:color="auto"/>
          </w:divBdr>
        </w:div>
        <w:div w:id="1173838192">
          <w:marLeft w:val="640"/>
          <w:marRight w:val="0"/>
          <w:marTop w:val="0"/>
          <w:marBottom w:val="0"/>
          <w:divBdr>
            <w:top w:val="none" w:sz="0" w:space="0" w:color="auto"/>
            <w:left w:val="none" w:sz="0" w:space="0" w:color="auto"/>
            <w:bottom w:val="none" w:sz="0" w:space="0" w:color="auto"/>
            <w:right w:val="none" w:sz="0" w:space="0" w:color="auto"/>
          </w:divBdr>
        </w:div>
        <w:div w:id="1178812881">
          <w:marLeft w:val="640"/>
          <w:marRight w:val="0"/>
          <w:marTop w:val="0"/>
          <w:marBottom w:val="0"/>
          <w:divBdr>
            <w:top w:val="none" w:sz="0" w:space="0" w:color="auto"/>
            <w:left w:val="none" w:sz="0" w:space="0" w:color="auto"/>
            <w:bottom w:val="none" w:sz="0" w:space="0" w:color="auto"/>
            <w:right w:val="none" w:sz="0" w:space="0" w:color="auto"/>
          </w:divBdr>
        </w:div>
        <w:div w:id="1201281467">
          <w:marLeft w:val="640"/>
          <w:marRight w:val="0"/>
          <w:marTop w:val="0"/>
          <w:marBottom w:val="0"/>
          <w:divBdr>
            <w:top w:val="none" w:sz="0" w:space="0" w:color="auto"/>
            <w:left w:val="none" w:sz="0" w:space="0" w:color="auto"/>
            <w:bottom w:val="none" w:sz="0" w:space="0" w:color="auto"/>
            <w:right w:val="none" w:sz="0" w:space="0" w:color="auto"/>
          </w:divBdr>
        </w:div>
        <w:div w:id="1243637528">
          <w:marLeft w:val="640"/>
          <w:marRight w:val="0"/>
          <w:marTop w:val="0"/>
          <w:marBottom w:val="0"/>
          <w:divBdr>
            <w:top w:val="none" w:sz="0" w:space="0" w:color="auto"/>
            <w:left w:val="none" w:sz="0" w:space="0" w:color="auto"/>
            <w:bottom w:val="none" w:sz="0" w:space="0" w:color="auto"/>
            <w:right w:val="none" w:sz="0" w:space="0" w:color="auto"/>
          </w:divBdr>
        </w:div>
        <w:div w:id="1306932491">
          <w:marLeft w:val="640"/>
          <w:marRight w:val="0"/>
          <w:marTop w:val="0"/>
          <w:marBottom w:val="0"/>
          <w:divBdr>
            <w:top w:val="none" w:sz="0" w:space="0" w:color="auto"/>
            <w:left w:val="none" w:sz="0" w:space="0" w:color="auto"/>
            <w:bottom w:val="none" w:sz="0" w:space="0" w:color="auto"/>
            <w:right w:val="none" w:sz="0" w:space="0" w:color="auto"/>
          </w:divBdr>
        </w:div>
        <w:div w:id="1339187860">
          <w:marLeft w:val="640"/>
          <w:marRight w:val="0"/>
          <w:marTop w:val="0"/>
          <w:marBottom w:val="0"/>
          <w:divBdr>
            <w:top w:val="none" w:sz="0" w:space="0" w:color="auto"/>
            <w:left w:val="none" w:sz="0" w:space="0" w:color="auto"/>
            <w:bottom w:val="none" w:sz="0" w:space="0" w:color="auto"/>
            <w:right w:val="none" w:sz="0" w:space="0" w:color="auto"/>
          </w:divBdr>
        </w:div>
        <w:div w:id="1350256205">
          <w:marLeft w:val="640"/>
          <w:marRight w:val="0"/>
          <w:marTop w:val="0"/>
          <w:marBottom w:val="0"/>
          <w:divBdr>
            <w:top w:val="none" w:sz="0" w:space="0" w:color="auto"/>
            <w:left w:val="none" w:sz="0" w:space="0" w:color="auto"/>
            <w:bottom w:val="none" w:sz="0" w:space="0" w:color="auto"/>
            <w:right w:val="none" w:sz="0" w:space="0" w:color="auto"/>
          </w:divBdr>
        </w:div>
        <w:div w:id="1420982621">
          <w:marLeft w:val="640"/>
          <w:marRight w:val="0"/>
          <w:marTop w:val="0"/>
          <w:marBottom w:val="0"/>
          <w:divBdr>
            <w:top w:val="none" w:sz="0" w:space="0" w:color="auto"/>
            <w:left w:val="none" w:sz="0" w:space="0" w:color="auto"/>
            <w:bottom w:val="none" w:sz="0" w:space="0" w:color="auto"/>
            <w:right w:val="none" w:sz="0" w:space="0" w:color="auto"/>
          </w:divBdr>
        </w:div>
        <w:div w:id="1422336041">
          <w:marLeft w:val="640"/>
          <w:marRight w:val="0"/>
          <w:marTop w:val="0"/>
          <w:marBottom w:val="0"/>
          <w:divBdr>
            <w:top w:val="none" w:sz="0" w:space="0" w:color="auto"/>
            <w:left w:val="none" w:sz="0" w:space="0" w:color="auto"/>
            <w:bottom w:val="none" w:sz="0" w:space="0" w:color="auto"/>
            <w:right w:val="none" w:sz="0" w:space="0" w:color="auto"/>
          </w:divBdr>
        </w:div>
        <w:div w:id="1429614702">
          <w:marLeft w:val="640"/>
          <w:marRight w:val="0"/>
          <w:marTop w:val="0"/>
          <w:marBottom w:val="0"/>
          <w:divBdr>
            <w:top w:val="none" w:sz="0" w:space="0" w:color="auto"/>
            <w:left w:val="none" w:sz="0" w:space="0" w:color="auto"/>
            <w:bottom w:val="none" w:sz="0" w:space="0" w:color="auto"/>
            <w:right w:val="none" w:sz="0" w:space="0" w:color="auto"/>
          </w:divBdr>
        </w:div>
        <w:div w:id="1470392478">
          <w:marLeft w:val="640"/>
          <w:marRight w:val="0"/>
          <w:marTop w:val="0"/>
          <w:marBottom w:val="0"/>
          <w:divBdr>
            <w:top w:val="none" w:sz="0" w:space="0" w:color="auto"/>
            <w:left w:val="none" w:sz="0" w:space="0" w:color="auto"/>
            <w:bottom w:val="none" w:sz="0" w:space="0" w:color="auto"/>
            <w:right w:val="none" w:sz="0" w:space="0" w:color="auto"/>
          </w:divBdr>
        </w:div>
        <w:div w:id="1512993524">
          <w:marLeft w:val="640"/>
          <w:marRight w:val="0"/>
          <w:marTop w:val="0"/>
          <w:marBottom w:val="0"/>
          <w:divBdr>
            <w:top w:val="none" w:sz="0" w:space="0" w:color="auto"/>
            <w:left w:val="none" w:sz="0" w:space="0" w:color="auto"/>
            <w:bottom w:val="none" w:sz="0" w:space="0" w:color="auto"/>
            <w:right w:val="none" w:sz="0" w:space="0" w:color="auto"/>
          </w:divBdr>
        </w:div>
        <w:div w:id="1515026788">
          <w:marLeft w:val="640"/>
          <w:marRight w:val="0"/>
          <w:marTop w:val="0"/>
          <w:marBottom w:val="0"/>
          <w:divBdr>
            <w:top w:val="none" w:sz="0" w:space="0" w:color="auto"/>
            <w:left w:val="none" w:sz="0" w:space="0" w:color="auto"/>
            <w:bottom w:val="none" w:sz="0" w:space="0" w:color="auto"/>
            <w:right w:val="none" w:sz="0" w:space="0" w:color="auto"/>
          </w:divBdr>
        </w:div>
        <w:div w:id="1517227806">
          <w:marLeft w:val="640"/>
          <w:marRight w:val="0"/>
          <w:marTop w:val="0"/>
          <w:marBottom w:val="0"/>
          <w:divBdr>
            <w:top w:val="none" w:sz="0" w:space="0" w:color="auto"/>
            <w:left w:val="none" w:sz="0" w:space="0" w:color="auto"/>
            <w:bottom w:val="none" w:sz="0" w:space="0" w:color="auto"/>
            <w:right w:val="none" w:sz="0" w:space="0" w:color="auto"/>
          </w:divBdr>
        </w:div>
        <w:div w:id="1557737174">
          <w:marLeft w:val="640"/>
          <w:marRight w:val="0"/>
          <w:marTop w:val="0"/>
          <w:marBottom w:val="0"/>
          <w:divBdr>
            <w:top w:val="none" w:sz="0" w:space="0" w:color="auto"/>
            <w:left w:val="none" w:sz="0" w:space="0" w:color="auto"/>
            <w:bottom w:val="none" w:sz="0" w:space="0" w:color="auto"/>
            <w:right w:val="none" w:sz="0" w:space="0" w:color="auto"/>
          </w:divBdr>
        </w:div>
        <w:div w:id="1565024273">
          <w:marLeft w:val="640"/>
          <w:marRight w:val="0"/>
          <w:marTop w:val="0"/>
          <w:marBottom w:val="0"/>
          <w:divBdr>
            <w:top w:val="none" w:sz="0" w:space="0" w:color="auto"/>
            <w:left w:val="none" w:sz="0" w:space="0" w:color="auto"/>
            <w:bottom w:val="none" w:sz="0" w:space="0" w:color="auto"/>
            <w:right w:val="none" w:sz="0" w:space="0" w:color="auto"/>
          </w:divBdr>
        </w:div>
        <w:div w:id="1576624140">
          <w:marLeft w:val="640"/>
          <w:marRight w:val="0"/>
          <w:marTop w:val="0"/>
          <w:marBottom w:val="0"/>
          <w:divBdr>
            <w:top w:val="none" w:sz="0" w:space="0" w:color="auto"/>
            <w:left w:val="none" w:sz="0" w:space="0" w:color="auto"/>
            <w:bottom w:val="none" w:sz="0" w:space="0" w:color="auto"/>
            <w:right w:val="none" w:sz="0" w:space="0" w:color="auto"/>
          </w:divBdr>
        </w:div>
        <w:div w:id="1647541838">
          <w:marLeft w:val="640"/>
          <w:marRight w:val="0"/>
          <w:marTop w:val="0"/>
          <w:marBottom w:val="0"/>
          <w:divBdr>
            <w:top w:val="none" w:sz="0" w:space="0" w:color="auto"/>
            <w:left w:val="none" w:sz="0" w:space="0" w:color="auto"/>
            <w:bottom w:val="none" w:sz="0" w:space="0" w:color="auto"/>
            <w:right w:val="none" w:sz="0" w:space="0" w:color="auto"/>
          </w:divBdr>
        </w:div>
        <w:div w:id="1648700404">
          <w:marLeft w:val="640"/>
          <w:marRight w:val="0"/>
          <w:marTop w:val="0"/>
          <w:marBottom w:val="0"/>
          <w:divBdr>
            <w:top w:val="none" w:sz="0" w:space="0" w:color="auto"/>
            <w:left w:val="none" w:sz="0" w:space="0" w:color="auto"/>
            <w:bottom w:val="none" w:sz="0" w:space="0" w:color="auto"/>
            <w:right w:val="none" w:sz="0" w:space="0" w:color="auto"/>
          </w:divBdr>
        </w:div>
        <w:div w:id="1655909297">
          <w:marLeft w:val="640"/>
          <w:marRight w:val="0"/>
          <w:marTop w:val="0"/>
          <w:marBottom w:val="0"/>
          <w:divBdr>
            <w:top w:val="none" w:sz="0" w:space="0" w:color="auto"/>
            <w:left w:val="none" w:sz="0" w:space="0" w:color="auto"/>
            <w:bottom w:val="none" w:sz="0" w:space="0" w:color="auto"/>
            <w:right w:val="none" w:sz="0" w:space="0" w:color="auto"/>
          </w:divBdr>
        </w:div>
        <w:div w:id="1664235537">
          <w:marLeft w:val="640"/>
          <w:marRight w:val="0"/>
          <w:marTop w:val="0"/>
          <w:marBottom w:val="0"/>
          <w:divBdr>
            <w:top w:val="none" w:sz="0" w:space="0" w:color="auto"/>
            <w:left w:val="none" w:sz="0" w:space="0" w:color="auto"/>
            <w:bottom w:val="none" w:sz="0" w:space="0" w:color="auto"/>
            <w:right w:val="none" w:sz="0" w:space="0" w:color="auto"/>
          </w:divBdr>
        </w:div>
        <w:div w:id="1775246820">
          <w:marLeft w:val="640"/>
          <w:marRight w:val="0"/>
          <w:marTop w:val="0"/>
          <w:marBottom w:val="0"/>
          <w:divBdr>
            <w:top w:val="none" w:sz="0" w:space="0" w:color="auto"/>
            <w:left w:val="none" w:sz="0" w:space="0" w:color="auto"/>
            <w:bottom w:val="none" w:sz="0" w:space="0" w:color="auto"/>
            <w:right w:val="none" w:sz="0" w:space="0" w:color="auto"/>
          </w:divBdr>
        </w:div>
        <w:div w:id="1775247662">
          <w:marLeft w:val="640"/>
          <w:marRight w:val="0"/>
          <w:marTop w:val="0"/>
          <w:marBottom w:val="0"/>
          <w:divBdr>
            <w:top w:val="none" w:sz="0" w:space="0" w:color="auto"/>
            <w:left w:val="none" w:sz="0" w:space="0" w:color="auto"/>
            <w:bottom w:val="none" w:sz="0" w:space="0" w:color="auto"/>
            <w:right w:val="none" w:sz="0" w:space="0" w:color="auto"/>
          </w:divBdr>
        </w:div>
        <w:div w:id="1791630779">
          <w:marLeft w:val="640"/>
          <w:marRight w:val="0"/>
          <w:marTop w:val="0"/>
          <w:marBottom w:val="0"/>
          <w:divBdr>
            <w:top w:val="none" w:sz="0" w:space="0" w:color="auto"/>
            <w:left w:val="none" w:sz="0" w:space="0" w:color="auto"/>
            <w:bottom w:val="none" w:sz="0" w:space="0" w:color="auto"/>
            <w:right w:val="none" w:sz="0" w:space="0" w:color="auto"/>
          </w:divBdr>
        </w:div>
        <w:div w:id="1809392952">
          <w:marLeft w:val="640"/>
          <w:marRight w:val="0"/>
          <w:marTop w:val="0"/>
          <w:marBottom w:val="0"/>
          <w:divBdr>
            <w:top w:val="none" w:sz="0" w:space="0" w:color="auto"/>
            <w:left w:val="none" w:sz="0" w:space="0" w:color="auto"/>
            <w:bottom w:val="none" w:sz="0" w:space="0" w:color="auto"/>
            <w:right w:val="none" w:sz="0" w:space="0" w:color="auto"/>
          </w:divBdr>
        </w:div>
        <w:div w:id="1848132312">
          <w:marLeft w:val="640"/>
          <w:marRight w:val="0"/>
          <w:marTop w:val="0"/>
          <w:marBottom w:val="0"/>
          <w:divBdr>
            <w:top w:val="none" w:sz="0" w:space="0" w:color="auto"/>
            <w:left w:val="none" w:sz="0" w:space="0" w:color="auto"/>
            <w:bottom w:val="none" w:sz="0" w:space="0" w:color="auto"/>
            <w:right w:val="none" w:sz="0" w:space="0" w:color="auto"/>
          </w:divBdr>
        </w:div>
        <w:div w:id="1851941988">
          <w:marLeft w:val="640"/>
          <w:marRight w:val="0"/>
          <w:marTop w:val="0"/>
          <w:marBottom w:val="0"/>
          <w:divBdr>
            <w:top w:val="none" w:sz="0" w:space="0" w:color="auto"/>
            <w:left w:val="none" w:sz="0" w:space="0" w:color="auto"/>
            <w:bottom w:val="none" w:sz="0" w:space="0" w:color="auto"/>
            <w:right w:val="none" w:sz="0" w:space="0" w:color="auto"/>
          </w:divBdr>
        </w:div>
        <w:div w:id="1888685370">
          <w:marLeft w:val="640"/>
          <w:marRight w:val="0"/>
          <w:marTop w:val="0"/>
          <w:marBottom w:val="0"/>
          <w:divBdr>
            <w:top w:val="none" w:sz="0" w:space="0" w:color="auto"/>
            <w:left w:val="none" w:sz="0" w:space="0" w:color="auto"/>
            <w:bottom w:val="none" w:sz="0" w:space="0" w:color="auto"/>
            <w:right w:val="none" w:sz="0" w:space="0" w:color="auto"/>
          </w:divBdr>
        </w:div>
        <w:div w:id="1890533608">
          <w:marLeft w:val="640"/>
          <w:marRight w:val="0"/>
          <w:marTop w:val="0"/>
          <w:marBottom w:val="0"/>
          <w:divBdr>
            <w:top w:val="none" w:sz="0" w:space="0" w:color="auto"/>
            <w:left w:val="none" w:sz="0" w:space="0" w:color="auto"/>
            <w:bottom w:val="none" w:sz="0" w:space="0" w:color="auto"/>
            <w:right w:val="none" w:sz="0" w:space="0" w:color="auto"/>
          </w:divBdr>
        </w:div>
        <w:div w:id="1946304755">
          <w:marLeft w:val="640"/>
          <w:marRight w:val="0"/>
          <w:marTop w:val="0"/>
          <w:marBottom w:val="0"/>
          <w:divBdr>
            <w:top w:val="none" w:sz="0" w:space="0" w:color="auto"/>
            <w:left w:val="none" w:sz="0" w:space="0" w:color="auto"/>
            <w:bottom w:val="none" w:sz="0" w:space="0" w:color="auto"/>
            <w:right w:val="none" w:sz="0" w:space="0" w:color="auto"/>
          </w:divBdr>
        </w:div>
        <w:div w:id="2007053802">
          <w:marLeft w:val="640"/>
          <w:marRight w:val="0"/>
          <w:marTop w:val="0"/>
          <w:marBottom w:val="0"/>
          <w:divBdr>
            <w:top w:val="none" w:sz="0" w:space="0" w:color="auto"/>
            <w:left w:val="none" w:sz="0" w:space="0" w:color="auto"/>
            <w:bottom w:val="none" w:sz="0" w:space="0" w:color="auto"/>
            <w:right w:val="none" w:sz="0" w:space="0" w:color="auto"/>
          </w:divBdr>
        </w:div>
        <w:div w:id="2073503619">
          <w:marLeft w:val="640"/>
          <w:marRight w:val="0"/>
          <w:marTop w:val="0"/>
          <w:marBottom w:val="0"/>
          <w:divBdr>
            <w:top w:val="none" w:sz="0" w:space="0" w:color="auto"/>
            <w:left w:val="none" w:sz="0" w:space="0" w:color="auto"/>
            <w:bottom w:val="none" w:sz="0" w:space="0" w:color="auto"/>
            <w:right w:val="none" w:sz="0" w:space="0" w:color="auto"/>
          </w:divBdr>
        </w:div>
        <w:div w:id="2079357710">
          <w:marLeft w:val="640"/>
          <w:marRight w:val="0"/>
          <w:marTop w:val="0"/>
          <w:marBottom w:val="0"/>
          <w:divBdr>
            <w:top w:val="none" w:sz="0" w:space="0" w:color="auto"/>
            <w:left w:val="none" w:sz="0" w:space="0" w:color="auto"/>
            <w:bottom w:val="none" w:sz="0" w:space="0" w:color="auto"/>
            <w:right w:val="none" w:sz="0" w:space="0" w:color="auto"/>
          </w:divBdr>
        </w:div>
        <w:div w:id="2080521407">
          <w:marLeft w:val="640"/>
          <w:marRight w:val="0"/>
          <w:marTop w:val="0"/>
          <w:marBottom w:val="0"/>
          <w:divBdr>
            <w:top w:val="none" w:sz="0" w:space="0" w:color="auto"/>
            <w:left w:val="none" w:sz="0" w:space="0" w:color="auto"/>
            <w:bottom w:val="none" w:sz="0" w:space="0" w:color="auto"/>
            <w:right w:val="none" w:sz="0" w:space="0" w:color="auto"/>
          </w:divBdr>
        </w:div>
        <w:div w:id="2111536901">
          <w:marLeft w:val="640"/>
          <w:marRight w:val="0"/>
          <w:marTop w:val="0"/>
          <w:marBottom w:val="0"/>
          <w:divBdr>
            <w:top w:val="none" w:sz="0" w:space="0" w:color="auto"/>
            <w:left w:val="none" w:sz="0" w:space="0" w:color="auto"/>
            <w:bottom w:val="none" w:sz="0" w:space="0" w:color="auto"/>
            <w:right w:val="none" w:sz="0" w:space="0" w:color="auto"/>
          </w:divBdr>
        </w:div>
        <w:div w:id="2129931619">
          <w:marLeft w:val="640"/>
          <w:marRight w:val="0"/>
          <w:marTop w:val="0"/>
          <w:marBottom w:val="0"/>
          <w:divBdr>
            <w:top w:val="none" w:sz="0" w:space="0" w:color="auto"/>
            <w:left w:val="none" w:sz="0" w:space="0" w:color="auto"/>
            <w:bottom w:val="none" w:sz="0" w:space="0" w:color="auto"/>
            <w:right w:val="none" w:sz="0" w:space="0" w:color="auto"/>
          </w:divBdr>
        </w:div>
        <w:div w:id="2142112212">
          <w:marLeft w:val="640"/>
          <w:marRight w:val="0"/>
          <w:marTop w:val="0"/>
          <w:marBottom w:val="0"/>
          <w:divBdr>
            <w:top w:val="none" w:sz="0" w:space="0" w:color="auto"/>
            <w:left w:val="none" w:sz="0" w:space="0" w:color="auto"/>
            <w:bottom w:val="none" w:sz="0" w:space="0" w:color="auto"/>
            <w:right w:val="none" w:sz="0" w:space="0" w:color="auto"/>
          </w:divBdr>
        </w:div>
      </w:divsChild>
    </w:div>
    <w:div w:id="960301417">
      <w:bodyDiv w:val="1"/>
      <w:marLeft w:val="0"/>
      <w:marRight w:val="0"/>
      <w:marTop w:val="0"/>
      <w:marBottom w:val="0"/>
      <w:divBdr>
        <w:top w:val="none" w:sz="0" w:space="0" w:color="auto"/>
        <w:left w:val="none" w:sz="0" w:space="0" w:color="auto"/>
        <w:bottom w:val="none" w:sz="0" w:space="0" w:color="auto"/>
        <w:right w:val="none" w:sz="0" w:space="0" w:color="auto"/>
      </w:divBdr>
      <w:divsChild>
        <w:div w:id="4941597">
          <w:marLeft w:val="640"/>
          <w:marRight w:val="0"/>
          <w:marTop w:val="0"/>
          <w:marBottom w:val="0"/>
          <w:divBdr>
            <w:top w:val="none" w:sz="0" w:space="0" w:color="auto"/>
            <w:left w:val="none" w:sz="0" w:space="0" w:color="auto"/>
            <w:bottom w:val="none" w:sz="0" w:space="0" w:color="auto"/>
            <w:right w:val="none" w:sz="0" w:space="0" w:color="auto"/>
          </w:divBdr>
        </w:div>
        <w:div w:id="9719661">
          <w:marLeft w:val="640"/>
          <w:marRight w:val="0"/>
          <w:marTop w:val="0"/>
          <w:marBottom w:val="0"/>
          <w:divBdr>
            <w:top w:val="none" w:sz="0" w:space="0" w:color="auto"/>
            <w:left w:val="none" w:sz="0" w:space="0" w:color="auto"/>
            <w:bottom w:val="none" w:sz="0" w:space="0" w:color="auto"/>
            <w:right w:val="none" w:sz="0" w:space="0" w:color="auto"/>
          </w:divBdr>
        </w:div>
        <w:div w:id="18166429">
          <w:marLeft w:val="640"/>
          <w:marRight w:val="0"/>
          <w:marTop w:val="0"/>
          <w:marBottom w:val="0"/>
          <w:divBdr>
            <w:top w:val="none" w:sz="0" w:space="0" w:color="auto"/>
            <w:left w:val="none" w:sz="0" w:space="0" w:color="auto"/>
            <w:bottom w:val="none" w:sz="0" w:space="0" w:color="auto"/>
            <w:right w:val="none" w:sz="0" w:space="0" w:color="auto"/>
          </w:divBdr>
        </w:div>
        <w:div w:id="32511530">
          <w:marLeft w:val="640"/>
          <w:marRight w:val="0"/>
          <w:marTop w:val="0"/>
          <w:marBottom w:val="0"/>
          <w:divBdr>
            <w:top w:val="none" w:sz="0" w:space="0" w:color="auto"/>
            <w:left w:val="none" w:sz="0" w:space="0" w:color="auto"/>
            <w:bottom w:val="none" w:sz="0" w:space="0" w:color="auto"/>
            <w:right w:val="none" w:sz="0" w:space="0" w:color="auto"/>
          </w:divBdr>
        </w:div>
        <w:div w:id="37515960">
          <w:marLeft w:val="640"/>
          <w:marRight w:val="0"/>
          <w:marTop w:val="0"/>
          <w:marBottom w:val="0"/>
          <w:divBdr>
            <w:top w:val="none" w:sz="0" w:space="0" w:color="auto"/>
            <w:left w:val="none" w:sz="0" w:space="0" w:color="auto"/>
            <w:bottom w:val="none" w:sz="0" w:space="0" w:color="auto"/>
            <w:right w:val="none" w:sz="0" w:space="0" w:color="auto"/>
          </w:divBdr>
        </w:div>
        <w:div w:id="41830865">
          <w:marLeft w:val="640"/>
          <w:marRight w:val="0"/>
          <w:marTop w:val="0"/>
          <w:marBottom w:val="0"/>
          <w:divBdr>
            <w:top w:val="none" w:sz="0" w:space="0" w:color="auto"/>
            <w:left w:val="none" w:sz="0" w:space="0" w:color="auto"/>
            <w:bottom w:val="none" w:sz="0" w:space="0" w:color="auto"/>
            <w:right w:val="none" w:sz="0" w:space="0" w:color="auto"/>
          </w:divBdr>
        </w:div>
        <w:div w:id="81921936">
          <w:marLeft w:val="640"/>
          <w:marRight w:val="0"/>
          <w:marTop w:val="0"/>
          <w:marBottom w:val="0"/>
          <w:divBdr>
            <w:top w:val="none" w:sz="0" w:space="0" w:color="auto"/>
            <w:left w:val="none" w:sz="0" w:space="0" w:color="auto"/>
            <w:bottom w:val="none" w:sz="0" w:space="0" w:color="auto"/>
            <w:right w:val="none" w:sz="0" w:space="0" w:color="auto"/>
          </w:divBdr>
        </w:div>
        <w:div w:id="102842821">
          <w:marLeft w:val="640"/>
          <w:marRight w:val="0"/>
          <w:marTop w:val="0"/>
          <w:marBottom w:val="0"/>
          <w:divBdr>
            <w:top w:val="none" w:sz="0" w:space="0" w:color="auto"/>
            <w:left w:val="none" w:sz="0" w:space="0" w:color="auto"/>
            <w:bottom w:val="none" w:sz="0" w:space="0" w:color="auto"/>
            <w:right w:val="none" w:sz="0" w:space="0" w:color="auto"/>
          </w:divBdr>
        </w:div>
        <w:div w:id="132480132">
          <w:marLeft w:val="640"/>
          <w:marRight w:val="0"/>
          <w:marTop w:val="0"/>
          <w:marBottom w:val="0"/>
          <w:divBdr>
            <w:top w:val="none" w:sz="0" w:space="0" w:color="auto"/>
            <w:left w:val="none" w:sz="0" w:space="0" w:color="auto"/>
            <w:bottom w:val="none" w:sz="0" w:space="0" w:color="auto"/>
            <w:right w:val="none" w:sz="0" w:space="0" w:color="auto"/>
          </w:divBdr>
        </w:div>
        <w:div w:id="142430861">
          <w:marLeft w:val="640"/>
          <w:marRight w:val="0"/>
          <w:marTop w:val="0"/>
          <w:marBottom w:val="0"/>
          <w:divBdr>
            <w:top w:val="none" w:sz="0" w:space="0" w:color="auto"/>
            <w:left w:val="none" w:sz="0" w:space="0" w:color="auto"/>
            <w:bottom w:val="none" w:sz="0" w:space="0" w:color="auto"/>
            <w:right w:val="none" w:sz="0" w:space="0" w:color="auto"/>
          </w:divBdr>
        </w:div>
        <w:div w:id="166021400">
          <w:marLeft w:val="640"/>
          <w:marRight w:val="0"/>
          <w:marTop w:val="0"/>
          <w:marBottom w:val="0"/>
          <w:divBdr>
            <w:top w:val="none" w:sz="0" w:space="0" w:color="auto"/>
            <w:left w:val="none" w:sz="0" w:space="0" w:color="auto"/>
            <w:bottom w:val="none" w:sz="0" w:space="0" w:color="auto"/>
            <w:right w:val="none" w:sz="0" w:space="0" w:color="auto"/>
          </w:divBdr>
        </w:div>
        <w:div w:id="184440343">
          <w:marLeft w:val="640"/>
          <w:marRight w:val="0"/>
          <w:marTop w:val="0"/>
          <w:marBottom w:val="0"/>
          <w:divBdr>
            <w:top w:val="none" w:sz="0" w:space="0" w:color="auto"/>
            <w:left w:val="none" w:sz="0" w:space="0" w:color="auto"/>
            <w:bottom w:val="none" w:sz="0" w:space="0" w:color="auto"/>
            <w:right w:val="none" w:sz="0" w:space="0" w:color="auto"/>
          </w:divBdr>
        </w:div>
        <w:div w:id="221213035">
          <w:marLeft w:val="640"/>
          <w:marRight w:val="0"/>
          <w:marTop w:val="0"/>
          <w:marBottom w:val="0"/>
          <w:divBdr>
            <w:top w:val="none" w:sz="0" w:space="0" w:color="auto"/>
            <w:left w:val="none" w:sz="0" w:space="0" w:color="auto"/>
            <w:bottom w:val="none" w:sz="0" w:space="0" w:color="auto"/>
            <w:right w:val="none" w:sz="0" w:space="0" w:color="auto"/>
          </w:divBdr>
        </w:div>
        <w:div w:id="246766035">
          <w:marLeft w:val="640"/>
          <w:marRight w:val="0"/>
          <w:marTop w:val="0"/>
          <w:marBottom w:val="0"/>
          <w:divBdr>
            <w:top w:val="none" w:sz="0" w:space="0" w:color="auto"/>
            <w:left w:val="none" w:sz="0" w:space="0" w:color="auto"/>
            <w:bottom w:val="none" w:sz="0" w:space="0" w:color="auto"/>
            <w:right w:val="none" w:sz="0" w:space="0" w:color="auto"/>
          </w:divBdr>
        </w:div>
        <w:div w:id="257294890">
          <w:marLeft w:val="640"/>
          <w:marRight w:val="0"/>
          <w:marTop w:val="0"/>
          <w:marBottom w:val="0"/>
          <w:divBdr>
            <w:top w:val="none" w:sz="0" w:space="0" w:color="auto"/>
            <w:left w:val="none" w:sz="0" w:space="0" w:color="auto"/>
            <w:bottom w:val="none" w:sz="0" w:space="0" w:color="auto"/>
            <w:right w:val="none" w:sz="0" w:space="0" w:color="auto"/>
          </w:divBdr>
        </w:div>
        <w:div w:id="320277143">
          <w:marLeft w:val="640"/>
          <w:marRight w:val="0"/>
          <w:marTop w:val="0"/>
          <w:marBottom w:val="0"/>
          <w:divBdr>
            <w:top w:val="none" w:sz="0" w:space="0" w:color="auto"/>
            <w:left w:val="none" w:sz="0" w:space="0" w:color="auto"/>
            <w:bottom w:val="none" w:sz="0" w:space="0" w:color="auto"/>
            <w:right w:val="none" w:sz="0" w:space="0" w:color="auto"/>
          </w:divBdr>
        </w:div>
        <w:div w:id="360130149">
          <w:marLeft w:val="640"/>
          <w:marRight w:val="0"/>
          <w:marTop w:val="0"/>
          <w:marBottom w:val="0"/>
          <w:divBdr>
            <w:top w:val="none" w:sz="0" w:space="0" w:color="auto"/>
            <w:left w:val="none" w:sz="0" w:space="0" w:color="auto"/>
            <w:bottom w:val="none" w:sz="0" w:space="0" w:color="auto"/>
            <w:right w:val="none" w:sz="0" w:space="0" w:color="auto"/>
          </w:divBdr>
        </w:div>
        <w:div w:id="393817799">
          <w:marLeft w:val="640"/>
          <w:marRight w:val="0"/>
          <w:marTop w:val="0"/>
          <w:marBottom w:val="0"/>
          <w:divBdr>
            <w:top w:val="none" w:sz="0" w:space="0" w:color="auto"/>
            <w:left w:val="none" w:sz="0" w:space="0" w:color="auto"/>
            <w:bottom w:val="none" w:sz="0" w:space="0" w:color="auto"/>
            <w:right w:val="none" w:sz="0" w:space="0" w:color="auto"/>
          </w:divBdr>
        </w:div>
        <w:div w:id="404423475">
          <w:marLeft w:val="640"/>
          <w:marRight w:val="0"/>
          <w:marTop w:val="0"/>
          <w:marBottom w:val="0"/>
          <w:divBdr>
            <w:top w:val="none" w:sz="0" w:space="0" w:color="auto"/>
            <w:left w:val="none" w:sz="0" w:space="0" w:color="auto"/>
            <w:bottom w:val="none" w:sz="0" w:space="0" w:color="auto"/>
            <w:right w:val="none" w:sz="0" w:space="0" w:color="auto"/>
          </w:divBdr>
        </w:div>
        <w:div w:id="405887033">
          <w:marLeft w:val="640"/>
          <w:marRight w:val="0"/>
          <w:marTop w:val="0"/>
          <w:marBottom w:val="0"/>
          <w:divBdr>
            <w:top w:val="none" w:sz="0" w:space="0" w:color="auto"/>
            <w:left w:val="none" w:sz="0" w:space="0" w:color="auto"/>
            <w:bottom w:val="none" w:sz="0" w:space="0" w:color="auto"/>
            <w:right w:val="none" w:sz="0" w:space="0" w:color="auto"/>
          </w:divBdr>
        </w:div>
        <w:div w:id="415323816">
          <w:marLeft w:val="640"/>
          <w:marRight w:val="0"/>
          <w:marTop w:val="0"/>
          <w:marBottom w:val="0"/>
          <w:divBdr>
            <w:top w:val="none" w:sz="0" w:space="0" w:color="auto"/>
            <w:left w:val="none" w:sz="0" w:space="0" w:color="auto"/>
            <w:bottom w:val="none" w:sz="0" w:space="0" w:color="auto"/>
            <w:right w:val="none" w:sz="0" w:space="0" w:color="auto"/>
          </w:divBdr>
        </w:div>
        <w:div w:id="471871664">
          <w:marLeft w:val="640"/>
          <w:marRight w:val="0"/>
          <w:marTop w:val="0"/>
          <w:marBottom w:val="0"/>
          <w:divBdr>
            <w:top w:val="none" w:sz="0" w:space="0" w:color="auto"/>
            <w:left w:val="none" w:sz="0" w:space="0" w:color="auto"/>
            <w:bottom w:val="none" w:sz="0" w:space="0" w:color="auto"/>
            <w:right w:val="none" w:sz="0" w:space="0" w:color="auto"/>
          </w:divBdr>
        </w:div>
        <w:div w:id="489292141">
          <w:marLeft w:val="640"/>
          <w:marRight w:val="0"/>
          <w:marTop w:val="0"/>
          <w:marBottom w:val="0"/>
          <w:divBdr>
            <w:top w:val="none" w:sz="0" w:space="0" w:color="auto"/>
            <w:left w:val="none" w:sz="0" w:space="0" w:color="auto"/>
            <w:bottom w:val="none" w:sz="0" w:space="0" w:color="auto"/>
            <w:right w:val="none" w:sz="0" w:space="0" w:color="auto"/>
          </w:divBdr>
        </w:div>
        <w:div w:id="502357879">
          <w:marLeft w:val="640"/>
          <w:marRight w:val="0"/>
          <w:marTop w:val="0"/>
          <w:marBottom w:val="0"/>
          <w:divBdr>
            <w:top w:val="none" w:sz="0" w:space="0" w:color="auto"/>
            <w:left w:val="none" w:sz="0" w:space="0" w:color="auto"/>
            <w:bottom w:val="none" w:sz="0" w:space="0" w:color="auto"/>
            <w:right w:val="none" w:sz="0" w:space="0" w:color="auto"/>
          </w:divBdr>
        </w:div>
        <w:div w:id="515047440">
          <w:marLeft w:val="640"/>
          <w:marRight w:val="0"/>
          <w:marTop w:val="0"/>
          <w:marBottom w:val="0"/>
          <w:divBdr>
            <w:top w:val="none" w:sz="0" w:space="0" w:color="auto"/>
            <w:left w:val="none" w:sz="0" w:space="0" w:color="auto"/>
            <w:bottom w:val="none" w:sz="0" w:space="0" w:color="auto"/>
            <w:right w:val="none" w:sz="0" w:space="0" w:color="auto"/>
          </w:divBdr>
        </w:div>
        <w:div w:id="515315266">
          <w:marLeft w:val="640"/>
          <w:marRight w:val="0"/>
          <w:marTop w:val="0"/>
          <w:marBottom w:val="0"/>
          <w:divBdr>
            <w:top w:val="none" w:sz="0" w:space="0" w:color="auto"/>
            <w:left w:val="none" w:sz="0" w:space="0" w:color="auto"/>
            <w:bottom w:val="none" w:sz="0" w:space="0" w:color="auto"/>
            <w:right w:val="none" w:sz="0" w:space="0" w:color="auto"/>
          </w:divBdr>
        </w:div>
        <w:div w:id="517280412">
          <w:marLeft w:val="640"/>
          <w:marRight w:val="0"/>
          <w:marTop w:val="0"/>
          <w:marBottom w:val="0"/>
          <w:divBdr>
            <w:top w:val="none" w:sz="0" w:space="0" w:color="auto"/>
            <w:left w:val="none" w:sz="0" w:space="0" w:color="auto"/>
            <w:bottom w:val="none" w:sz="0" w:space="0" w:color="auto"/>
            <w:right w:val="none" w:sz="0" w:space="0" w:color="auto"/>
          </w:divBdr>
        </w:div>
        <w:div w:id="530194545">
          <w:marLeft w:val="640"/>
          <w:marRight w:val="0"/>
          <w:marTop w:val="0"/>
          <w:marBottom w:val="0"/>
          <w:divBdr>
            <w:top w:val="none" w:sz="0" w:space="0" w:color="auto"/>
            <w:left w:val="none" w:sz="0" w:space="0" w:color="auto"/>
            <w:bottom w:val="none" w:sz="0" w:space="0" w:color="auto"/>
            <w:right w:val="none" w:sz="0" w:space="0" w:color="auto"/>
          </w:divBdr>
        </w:div>
        <w:div w:id="542639851">
          <w:marLeft w:val="640"/>
          <w:marRight w:val="0"/>
          <w:marTop w:val="0"/>
          <w:marBottom w:val="0"/>
          <w:divBdr>
            <w:top w:val="none" w:sz="0" w:space="0" w:color="auto"/>
            <w:left w:val="none" w:sz="0" w:space="0" w:color="auto"/>
            <w:bottom w:val="none" w:sz="0" w:space="0" w:color="auto"/>
            <w:right w:val="none" w:sz="0" w:space="0" w:color="auto"/>
          </w:divBdr>
        </w:div>
        <w:div w:id="555554494">
          <w:marLeft w:val="640"/>
          <w:marRight w:val="0"/>
          <w:marTop w:val="0"/>
          <w:marBottom w:val="0"/>
          <w:divBdr>
            <w:top w:val="none" w:sz="0" w:space="0" w:color="auto"/>
            <w:left w:val="none" w:sz="0" w:space="0" w:color="auto"/>
            <w:bottom w:val="none" w:sz="0" w:space="0" w:color="auto"/>
            <w:right w:val="none" w:sz="0" w:space="0" w:color="auto"/>
          </w:divBdr>
        </w:div>
        <w:div w:id="602735023">
          <w:marLeft w:val="640"/>
          <w:marRight w:val="0"/>
          <w:marTop w:val="0"/>
          <w:marBottom w:val="0"/>
          <w:divBdr>
            <w:top w:val="none" w:sz="0" w:space="0" w:color="auto"/>
            <w:left w:val="none" w:sz="0" w:space="0" w:color="auto"/>
            <w:bottom w:val="none" w:sz="0" w:space="0" w:color="auto"/>
            <w:right w:val="none" w:sz="0" w:space="0" w:color="auto"/>
          </w:divBdr>
        </w:div>
        <w:div w:id="606080886">
          <w:marLeft w:val="640"/>
          <w:marRight w:val="0"/>
          <w:marTop w:val="0"/>
          <w:marBottom w:val="0"/>
          <w:divBdr>
            <w:top w:val="none" w:sz="0" w:space="0" w:color="auto"/>
            <w:left w:val="none" w:sz="0" w:space="0" w:color="auto"/>
            <w:bottom w:val="none" w:sz="0" w:space="0" w:color="auto"/>
            <w:right w:val="none" w:sz="0" w:space="0" w:color="auto"/>
          </w:divBdr>
        </w:div>
        <w:div w:id="614599518">
          <w:marLeft w:val="640"/>
          <w:marRight w:val="0"/>
          <w:marTop w:val="0"/>
          <w:marBottom w:val="0"/>
          <w:divBdr>
            <w:top w:val="none" w:sz="0" w:space="0" w:color="auto"/>
            <w:left w:val="none" w:sz="0" w:space="0" w:color="auto"/>
            <w:bottom w:val="none" w:sz="0" w:space="0" w:color="auto"/>
            <w:right w:val="none" w:sz="0" w:space="0" w:color="auto"/>
          </w:divBdr>
        </w:div>
        <w:div w:id="621766540">
          <w:marLeft w:val="640"/>
          <w:marRight w:val="0"/>
          <w:marTop w:val="0"/>
          <w:marBottom w:val="0"/>
          <w:divBdr>
            <w:top w:val="none" w:sz="0" w:space="0" w:color="auto"/>
            <w:left w:val="none" w:sz="0" w:space="0" w:color="auto"/>
            <w:bottom w:val="none" w:sz="0" w:space="0" w:color="auto"/>
            <w:right w:val="none" w:sz="0" w:space="0" w:color="auto"/>
          </w:divBdr>
        </w:div>
        <w:div w:id="653876950">
          <w:marLeft w:val="640"/>
          <w:marRight w:val="0"/>
          <w:marTop w:val="0"/>
          <w:marBottom w:val="0"/>
          <w:divBdr>
            <w:top w:val="none" w:sz="0" w:space="0" w:color="auto"/>
            <w:left w:val="none" w:sz="0" w:space="0" w:color="auto"/>
            <w:bottom w:val="none" w:sz="0" w:space="0" w:color="auto"/>
            <w:right w:val="none" w:sz="0" w:space="0" w:color="auto"/>
          </w:divBdr>
        </w:div>
        <w:div w:id="805129129">
          <w:marLeft w:val="640"/>
          <w:marRight w:val="0"/>
          <w:marTop w:val="0"/>
          <w:marBottom w:val="0"/>
          <w:divBdr>
            <w:top w:val="none" w:sz="0" w:space="0" w:color="auto"/>
            <w:left w:val="none" w:sz="0" w:space="0" w:color="auto"/>
            <w:bottom w:val="none" w:sz="0" w:space="0" w:color="auto"/>
            <w:right w:val="none" w:sz="0" w:space="0" w:color="auto"/>
          </w:divBdr>
        </w:div>
        <w:div w:id="812210902">
          <w:marLeft w:val="640"/>
          <w:marRight w:val="0"/>
          <w:marTop w:val="0"/>
          <w:marBottom w:val="0"/>
          <w:divBdr>
            <w:top w:val="none" w:sz="0" w:space="0" w:color="auto"/>
            <w:left w:val="none" w:sz="0" w:space="0" w:color="auto"/>
            <w:bottom w:val="none" w:sz="0" w:space="0" w:color="auto"/>
            <w:right w:val="none" w:sz="0" w:space="0" w:color="auto"/>
          </w:divBdr>
        </w:div>
        <w:div w:id="813713642">
          <w:marLeft w:val="640"/>
          <w:marRight w:val="0"/>
          <w:marTop w:val="0"/>
          <w:marBottom w:val="0"/>
          <w:divBdr>
            <w:top w:val="none" w:sz="0" w:space="0" w:color="auto"/>
            <w:left w:val="none" w:sz="0" w:space="0" w:color="auto"/>
            <w:bottom w:val="none" w:sz="0" w:space="0" w:color="auto"/>
            <w:right w:val="none" w:sz="0" w:space="0" w:color="auto"/>
          </w:divBdr>
        </w:div>
        <w:div w:id="818110783">
          <w:marLeft w:val="640"/>
          <w:marRight w:val="0"/>
          <w:marTop w:val="0"/>
          <w:marBottom w:val="0"/>
          <w:divBdr>
            <w:top w:val="none" w:sz="0" w:space="0" w:color="auto"/>
            <w:left w:val="none" w:sz="0" w:space="0" w:color="auto"/>
            <w:bottom w:val="none" w:sz="0" w:space="0" w:color="auto"/>
            <w:right w:val="none" w:sz="0" w:space="0" w:color="auto"/>
          </w:divBdr>
        </w:div>
        <w:div w:id="820267800">
          <w:marLeft w:val="640"/>
          <w:marRight w:val="0"/>
          <w:marTop w:val="0"/>
          <w:marBottom w:val="0"/>
          <w:divBdr>
            <w:top w:val="none" w:sz="0" w:space="0" w:color="auto"/>
            <w:left w:val="none" w:sz="0" w:space="0" w:color="auto"/>
            <w:bottom w:val="none" w:sz="0" w:space="0" w:color="auto"/>
            <w:right w:val="none" w:sz="0" w:space="0" w:color="auto"/>
          </w:divBdr>
        </w:div>
        <w:div w:id="852379372">
          <w:marLeft w:val="640"/>
          <w:marRight w:val="0"/>
          <w:marTop w:val="0"/>
          <w:marBottom w:val="0"/>
          <w:divBdr>
            <w:top w:val="none" w:sz="0" w:space="0" w:color="auto"/>
            <w:left w:val="none" w:sz="0" w:space="0" w:color="auto"/>
            <w:bottom w:val="none" w:sz="0" w:space="0" w:color="auto"/>
            <w:right w:val="none" w:sz="0" w:space="0" w:color="auto"/>
          </w:divBdr>
        </w:div>
        <w:div w:id="876309050">
          <w:marLeft w:val="640"/>
          <w:marRight w:val="0"/>
          <w:marTop w:val="0"/>
          <w:marBottom w:val="0"/>
          <w:divBdr>
            <w:top w:val="none" w:sz="0" w:space="0" w:color="auto"/>
            <w:left w:val="none" w:sz="0" w:space="0" w:color="auto"/>
            <w:bottom w:val="none" w:sz="0" w:space="0" w:color="auto"/>
            <w:right w:val="none" w:sz="0" w:space="0" w:color="auto"/>
          </w:divBdr>
        </w:div>
        <w:div w:id="893930935">
          <w:marLeft w:val="640"/>
          <w:marRight w:val="0"/>
          <w:marTop w:val="0"/>
          <w:marBottom w:val="0"/>
          <w:divBdr>
            <w:top w:val="none" w:sz="0" w:space="0" w:color="auto"/>
            <w:left w:val="none" w:sz="0" w:space="0" w:color="auto"/>
            <w:bottom w:val="none" w:sz="0" w:space="0" w:color="auto"/>
            <w:right w:val="none" w:sz="0" w:space="0" w:color="auto"/>
          </w:divBdr>
        </w:div>
        <w:div w:id="912543082">
          <w:marLeft w:val="640"/>
          <w:marRight w:val="0"/>
          <w:marTop w:val="0"/>
          <w:marBottom w:val="0"/>
          <w:divBdr>
            <w:top w:val="none" w:sz="0" w:space="0" w:color="auto"/>
            <w:left w:val="none" w:sz="0" w:space="0" w:color="auto"/>
            <w:bottom w:val="none" w:sz="0" w:space="0" w:color="auto"/>
            <w:right w:val="none" w:sz="0" w:space="0" w:color="auto"/>
          </w:divBdr>
        </w:div>
        <w:div w:id="944076268">
          <w:marLeft w:val="640"/>
          <w:marRight w:val="0"/>
          <w:marTop w:val="0"/>
          <w:marBottom w:val="0"/>
          <w:divBdr>
            <w:top w:val="none" w:sz="0" w:space="0" w:color="auto"/>
            <w:left w:val="none" w:sz="0" w:space="0" w:color="auto"/>
            <w:bottom w:val="none" w:sz="0" w:space="0" w:color="auto"/>
            <w:right w:val="none" w:sz="0" w:space="0" w:color="auto"/>
          </w:divBdr>
        </w:div>
        <w:div w:id="971711202">
          <w:marLeft w:val="640"/>
          <w:marRight w:val="0"/>
          <w:marTop w:val="0"/>
          <w:marBottom w:val="0"/>
          <w:divBdr>
            <w:top w:val="none" w:sz="0" w:space="0" w:color="auto"/>
            <w:left w:val="none" w:sz="0" w:space="0" w:color="auto"/>
            <w:bottom w:val="none" w:sz="0" w:space="0" w:color="auto"/>
            <w:right w:val="none" w:sz="0" w:space="0" w:color="auto"/>
          </w:divBdr>
        </w:div>
        <w:div w:id="982463353">
          <w:marLeft w:val="640"/>
          <w:marRight w:val="0"/>
          <w:marTop w:val="0"/>
          <w:marBottom w:val="0"/>
          <w:divBdr>
            <w:top w:val="none" w:sz="0" w:space="0" w:color="auto"/>
            <w:left w:val="none" w:sz="0" w:space="0" w:color="auto"/>
            <w:bottom w:val="none" w:sz="0" w:space="0" w:color="auto"/>
            <w:right w:val="none" w:sz="0" w:space="0" w:color="auto"/>
          </w:divBdr>
        </w:div>
        <w:div w:id="1030376506">
          <w:marLeft w:val="640"/>
          <w:marRight w:val="0"/>
          <w:marTop w:val="0"/>
          <w:marBottom w:val="0"/>
          <w:divBdr>
            <w:top w:val="none" w:sz="0" w:space="0" w:color="auto"/>
            <w:left w:val="none" w:sz="0" w:space="0" w:color="auto"/>
            <w:bottom w:val="none" w:sz="0" w:space="0" w:color="auto"/>
            <w:right w:val="none" w:sz="0" w:space="0" w:color="auto"/>
          </w:divBdr>
        </w:div>
        <w:div w:id="1051534990">
          <w:marLeft w:val="640"/>
          <w:marRight w:val="0"/>
          <w:marTop w:val="0"/>
          <w:marBottom w:val="0"/>
          <w:divBdr>
            <w:top w:val="none" w:sz="0" w:space="0" w:color="auto"/>
            <w:left w:val="none" w:sz="0" w:space="0" w:color="auto"/>
            <w:bottom w:val="none" w:sz="0" w:space="0" w:color="auto"/>
            <w:right w:val="none" w:sz="0" w:space="0" w:color="auto"/>
          </w:divBdr>
        </w:div>
        <w:div w:id="1070345438">
          <w:marLeft w:val="640"/>
          <w:marRight w:val="0"/>
          <w:marTop w:val="0"/>
          <w:marBottom w:val="0"/>
          <w:divBdr>
            <w:top w:val="none" w:sz="0" w:space="0" w:color="auto"/>
            <w:left w:val="none" w:sz="0" w:space="0" w:color="auto"/>
            <w:bottom w:val="none" w:sz="0" w:space="0" w:color="auto"/>
            <w:right w:val="none" w:sz="0" w:space="0" w:color="auto"/>
          </w:divBdr>
        </w:div>
        <w:div w:id="1087969614">
          <w:marLeft w:val="640"/>
          <w:marRight w:val="0"/>
          <w:marTop w:val="0"/>
          <w:marBottom w:val="0"/>
          <w:divBdr>
            <w:top w:val="none" w:sz="0" w:space="0" w:color="auto"/>
            <w:left w:val="none" w:sz="0" w:space="0" w:color="auto"/>
            <w:bottom w:val="none" w:sz="0" w:space="0" w:color="auto"/>
            <w:right w:val="none" w:sz="0" w:space="0" w:color="auto"/>
          </w:divBdr>
        </w:div>
        <w:div w:id="1094859567">
          <w:marLeft w:val="640"/>
          <w:marRight w:val="0"/>
          <w:marTop w:val="0"/>
          <w:marBottom w:val="0"/>
          <w:divBdr>
            <w:top w:val="none" w:sz="0" w:space="0" w:color="auto"/>
            <w:left w:val="none" w:sz="0" w:space="0" w:color="auto"/>
            <w:bottom w:val="none" w:sz="0" w:space="0" w:color="auto"/>
            <w:right w:val="none" w:sz="0" w:space="0" w:color="auto"/>
          </w:divBdr>
        </w:div>
        <w:div w:id="1097825319">
          <w:marLeft w:val="640"/>
          <w:marRight w:val="0"/>
          <w:marTop w:val="0"/>
          <w:marBottom w:val="0"/>
          <w:divBdr>
            <w:top w:val="none" w:sz="0" w:space="0" w:color="auto"/>
            <w:left w:val="none" w:sz="0" w:space="0" w:color="auto"/>
            <w:bottom w:val="none" w:sz="0" w:space="0" w:color="auto"/>
            <w:right w:val="none" w:sz="0" w:space="0" w:color="auto"/>
          </w:divBdr>
        </w:div>
        <w:div w:id="1109004870">
          <w:marLeft w:val="640"/>
          <w:marRight w:val="0"/>
          <w:marTop w:val="0"/>
          <w:marBottom w:val="0"/>
          <w:divBdr>
            <w:top w:val="none" w:sz="0" w:space="0" w:color="auto"/>
            <w:left w:val="none" w:sz="0" w:space="0" w:color="auto"/>
            <w:bottom w:val="none" w:sz="0" w:space="0" w:color="auto"/>
            <w:right w:val="none" w:sz="0" w:space="0" w:color="auto"/>
          </w:divBdr>
        </w:div>
        <w:div w:id="1136491008">
          <w:marLeft w:val="640"/>
          <w:marRight w:val="0"/>
          <w:marTop w:val="0"/>
          <w:marBottom w:val="0"/>
          <w:divBdr>
            <w:top w:val="none" w:sz="0" w:space="0" w:color="auto"/>
            <w:left w:val="none" w:sz="0" w:space="0" w:color="auto"/>
            <w:bottom w:val="none" w:sz="0" w:space="0" w:color="auto"/>
            <w:right w:val="none" w:sz="0" w:space="0" w:color="auto"/>
          </w:divBdr>
        </w:div>
        <w:div w:id="1145002279">
          <w:marLeft w:val="640"/>
          <w:marRight w:val="0"/>
          <w:marTop w:val="0"/>
          <w:marBottom w:val="0"/>
          <w:divBdr>
            <w:top w:val="none" w:sz="0" w:space="0" w:color="auto"/>
            <w:left w:val="none" w:sz="0" w:space="0" w:color="auto"/>
            <w:bottom w:val="none" w:sz="0" w:space="0" w:color="auto"/>
            <w:right w:val="none" w:sz="0" w:space="0" w:color="auto"/>
          </w:divBdr>
        </w:div>
        <w:div w:id="1152719275">
          <w:marLeft w:val="640"/>
          <w:marRight w:val="0"/>
          <w:marTop w:val="0"/>
          <w:marBottom w:val="0"/>
          <w:divBdr>
            <w:top w:val="none" w:sz="0" w:space="0" w:color="auto"/>
            <w:left w:val="none" w:sz="0" w:space="0" w:color="auto"/>
            <w:bottom w:val="none" w:sz="0" w:space="0" w:color="auto"/>
            <w:right w:val="none" w:sz="0" w:space="0" w:color="auto"/>
          </w:divBdr>
        </w:div>
        <w:div w:id="1161651488">
          <w:marLeft w:val="640"/>
          <w:marRight w:val="0"/>
          <w:marTop w:val="0"/>
          <w:marBottom w:val="0"/>
          <w:divBdr>
            <w:top w:val="none" w:sz="0" w:space="0" w:color="auto"/>
            <w:left w:val="none" w:sz="0" w:space="0" w:color="auto"/>
            <w:bottom w:val="none" w:sz="0" w:space="0" w:color="auto"/>
            <w:right w:val="none" w:sz="0" w:space="0" w:color="auto"/>
          </w:divBdr>
        </w:div>
        <w:div w:id="1165046413">
          <w:marLeft w:val="640"/>
          <w:marRight w:val="0"/>
          <w:marTop w:val="0"/>
          <w:marBottom w:val="0"/>
          <w:divBdr>
            <w:top w:val="none" w:sz="0" w:space="0" w:color="auto"/>
            <w:left w:val="none" w:sz="0" w:space="0" w:color="auto"/>
            <w:bottom w:val="none" w:sz="0" w:space="0" w:color="auto"/>
            <w:right w:val="none" w:sz="0" w:space="0" w:color="auto"/>
          </w:divBdr>
        </w:div>
        <w:div w:id="1186094663">
          <w:marLeft w:val="640"/>
          <w:marRight w:val="0"/>
          <w:marTop w:val="0"/>
          <w:marBottom w:val="0"/>
          <w:divBdr>
            <w:top w:val="none" w:sz="0" w:space="0" w:color="auto"/>
            <w:left w:val="none" w:sz="0" w:space="0" w:color="auto"/>
            <w:bottom w:val="none" w:sz="0" w:space="0" w:color="auto"/>
            <w:right w:val="none" w:sz="0" w:space="0" w:color="auto"/>
          </w:divBdr>
        </w:div>
        <w:div w:id="1199317519">
          <w:marLeft w:val="640"/>
          <w:marRight w:val="0"/>
          <w:marTop w:val="0"/>
          <w:marBottom w:val="0"/>
          <w:divBdr>
            <w:top w:val="none" w:sz="0" w:space="0" w:color="auto"/>
            <w:left w:val="none" w:sz="0" w:space="0" w:color="auto"/>
            <w:bottom w:val="none" w:sz="0" w:space="0" w:color="auto"/>
            <w:right w:val="none" w:sz="0" w:space="0" w:color="auto"/>
          </w:divBdr>
        </w:div>
        <w:div w:id="1236357668">
          <w:marLeft w:val="640"/>
          <w:marRight w:val="0"/>
          <w:marTop w:val="0"/>
          <w:marBottom w:val="0"/>
          <w:divBdr>
            <w:top w:val="none" w:sz="0" w:space="0" w:color="auto"/>
            <w:left w:val="none" w:sz="0" w:space="0" w:color="auto"/>
            <w:bottom w:val="none" w:sz="0" w:space="0" w:color="auto"/>
            <w:right w:val="none" w:sz="0" w:space="0" w:color="auto"/>
          </w:divBdr>
        </w:div>
        <w:div w:id="1240209859">
          <w:marLeft w:val="640"/>
          <w:marRight w:val="0"/>
          <w:marTop w:val="0"/>
          <w:marBottom w:val="0"/>
          <w:divBdr>
            <w:top w:val="none" w:sz="0" w:space="0" w:color="auto"/>
            <w:left w:val="none" w:sz="0" w:space="0" w:color="auto"/>
            <w:bottom w:val="none" w:sz="0" w:space="0" w:color="auto"/>
            <w:right w:val="none" w:sz="0" w:space="0" w:color="auto"/>
          </w:divBdr>
        </w:div>
        <w:div w:id="1279216241">
          <w:marLeft w:val="640"/>
          <w:marRight w:val="0"/>
          <w:marTop w:val="0"/>
          <w:marBottom w:val="0"/>
          <w:divBdr>
            <w:top w:val="none" w:sz="0" w:space="0" w:color="auto"/>
            <w:left w:val="none" w:sz="0" w:space="0" w:color="auto"/>
            <w:bottom w:val="none" w:sz="0" w:space="0" w:color="auto"/>
            <w:right w:val="none" w:sz="0" w:space="0" w:color="auto"/>
          </w:divBdr>
        </w:div>
        <w:div w:id="1294676023">
          <w:marLeft w:val="640"/>
          <w:marRight w:val="0"/>
          <w:marTop w:val="0"/>
          <w:marBottom w:val="0"/>
          <w:divBdr>
            <w:top w:val="none" w:sz="0" w:space="0" w:color="auto"/>
            <w:left w:val="none" w:sz="0" w:space="0" w:color="auto"/>
            <w:bottom w:val="none" w:sz="0" w:space="0" w:color="auto"/>
            <w:right w:val="none" w:sz="0" w:space="0" w:color="auto"/>
          </w:divBdr>
        </w:div>
        <w:div w:id="1326856127">
          <w:marLeft w:val="640"/>
          <w:marRight w:val="0"/>
          <w:marTop w:val="0"/>
          <w:marBottom w:val="0"/>
          <w:divBdr>
            <w:top w:val="none" w:sz="0" w:space="0" w:color="auto"/>
            <w:left w:val="none" w:sz="0" w:space="0" w:color="auto"/>
            <w:bottom w:val="none" w:sz="0" w:space="0" w:color="auto"/>
            <w:right w:val="none" w:sz="0" w:space="0" w:color="auto"/>
          </w:divBdr>
        </w:div>
        <w:div w:id="1362634044">
          <w:marLeft w:val="640"/>
          <w:marRight w:val="0"/>
          <w:marTop w:val="0"/>
          <w:marBottom w:val="0"/>
          <w:divBdr>
            <w:top w:val="none" w:sz="0" w:space="0" w:color="auto"/>
            <w:left w:val="none" w:sz="0" w:space="0" w:color="auto"/>
            <w:bottom w:val="none" w:sz="0" w:space="0" w:color="auto"/>
            <w:right w:val="none" w:sz="0" w:space="0" w:color="auto"/>
          </w:divBdr>
        </w:div>
        <w:div w:id="1362894708">
          <w:marLeft w:val="640"/>
          <w:marRight w:val="0"/>
          <w:marTop w:val="0"/>
          <w:marBottom w:val="0"/>
          <w:divBdr>
            <w:top w:val="none" w:sz="0" w:space="0" w:color="auto"/>
            <w:left w:val="none" w:sz="0" w:space="0" w:color="auto"/>
            <w:bottom w:val="none" w:sz="0" w:space="0" w:color="auto"/>
            <w:right w:val="none" w:sz="0" w:space="0" w:color="auto"/>
          </w:divBdr>
        </w:div>
        <w:div w:id="1368413909">
          <w:marLeft w:val="640"/>
          <w:marRight w:val="0"/>
          <w:marTop w:val="0"/>
          <w:marBottom w:val="0"/>
          <w:divBdr>
            <w:top w:val="none" w:sz="0" w:space="0" w:color="auto"/>
            <w:left w:val="none" w:sz="0" w:space="0" w:color="auto"/>
            <w:bottom w:val="none" w:sz="0" w:space="0" w:color="auto"/>
            <w:right w:val="none" w:sz="0" w:space="0" w:color="auto"/>
          </w:divBdr>
        </w:div>
        <w:div w:id="1374232189">
          <w:marLeft w:val="640"/>
          <w:marRight w:val="0"/>
          <w:marTop w:val="0"/>
          <w:marBottom w:val="0"/>
          <w:divBdr>
            <w:top w:val="none" w:sz="0" w:space="0" w:color="auto"/>
            <w:left w:val="none" w:sz="0" w:space="0" w:color="auto"/>
            <w:bottom w:val="none" w:sz="0" w:space="0" w:color="auto"/>
            <w:right w:val="none" w:sz="0" w:space="0" w:color="auto"/>
          </w:divBdr>
        </w:div>
        <w:div w:id="1381709371">
          <w:marLeft w:val="640"/>
          <w:marRight w:val="0"/>
          <w:marTop w:val="0"/>
          <w:marBottom w:val="0"/>
          <w:divBdr>
            <w:top w:val="none" w:sz="0" w:space="0" w:color="auto"/>
            <w:left w:val="none" w:sz="0" w:space="0" w:color="auto"/>
            <w:bottom w:val="none" w:sz="0" w:space="0" w:color="auto"/>
            <w:right w:val="none" w:sz="0" w:space="0" w:color="auto"/>
          </w:divBdr>
        </w:div>
        <w:div w:id="1399282630">
          <w:marLeft w:val="640"/>
          <w:marRight w:val="0"/>
          <w:marTop w:val="0"/>
          <w:marBottom w:val="0"/>
          <w:divBdr>
            <w:top w:val="none" w:sz="0" w:space="0" w:color="auto"/>
            <w:left w:val="none" w:sz="0" w:space="0" w:color="auto"/>
            <w:bottom w:val="none" w:sz="0" w:space="0" w:color="auto"/>
            <w:right w:val="none" w:sz="0" w:space="0" w:color="auto"/>
          </w:divBdr>
        </w:div>
        <w:div w:id="1427118164">
          <w:marLeft w:val="640"/>
          <w:marRight w:val="0"/>
          <w:marTop w:val="0"/>
          <w:marBottom w:val="0"/>
          <w:divBdr>
            <w:top w:val="none" w:sz="0" w:space="0" w:color="auto"/>
            <w:left w:val="none" w:sz="0" w:space="0" w:color="auto"/>
            <w:bottom w:val="none" w:sz="0" w:space="0" w:color="auto"/>
            <w:right w:val="none" w:sz="0" w:space="0" w:color="auto"/>
          </w:divBdr>
        </w:div>
        <w:div w:id="1439792142">
          <w:marLeft w:val="640"/>
          <w:marRight w:val="0"/>
          <w:marTop w:val="0"/>
          <w:marBottom w:val="0"/>
          <w:divBdr>
            <w:top w:val="none" w:sz="0" w:space="0" w:color="auto"/>
            <w:left w:val="none" w:sz="0" w:space="0" w:color="auto"/>
            <w:bottom w:val="none" w:sz="0" w:space="0" w:color="auto"/>
            <w:right w:val="none" w:sz="0" w:space="0" w:color="auto"/>
          </w:divBdr>
        </w:div>
        <w:div w:id="1501002631">
          <w:marLeft w:val="640"/>
          <w:marRight w:val="0"/>
          <w:marTop w:val="0"/>
          <w:marBottom w:val="0"/>
          <w:divBdr>
            <w:top w:val="none" w:sz="0" w:space="0" w:color="auto"/>
            <w:left w:val="none" w:sz="0" w:space="0" w:color="auto"/>
            <w:bottom w:val="none" w:sz="0" w:space="0" w:color="auto"/>
            <w:right w:val="none" w:sz="0" w:space="0" w:color="auto"/>
          </w:divBdr>
        </w:div>
        <w:div w:id="1523593922">
          <w:marLeft w:val="640"/>
          <w:marRight w:val="0"/>
          <w:marTop w:val="0"/>
          <w:marBottom w:val="0"/>
          <w:divBdr>
            <w:top w:val="none" w:sz="0" w:space="0" w:color="auto"/>
            <w:left w:val="none" w:sz="0" w:space="0" w:color="auto"/>
            <w:bottom w:val="none" w:sz="0" w:space="0" w:color="auto"/>
            <w:right w:val="none" w:sz="0" w:space="0" w:color="auto"/>
          </w:divBdr>
        </w:div>
        <w:div w:id="1536310474">
          <w:marLeft w:val="640"/>
          <w:marRight w:val="0"/>
          <w:marTop w:val="0"/>
          <w:marBottom w:val="0"/>
          <w:divBdr>
            <w:top w:val="none" w:sz="0" w:space="0" w:color="auto"/>
            <w:left w:val="none" w:sz="0" w:space="0" w:color="auto"/>
            <w:bottom w:val="none" w:sz="0" w:space="0" w:color="auto"/>
            <w:right w:val="none" w:sz="0" w:space="0" w:color="auto"/>
          </w:divBdr>
        </w:div>
        <w:div w:id="1552880708">
          <w:marLeft w:val="640"/>
          <w:marRight w:val="0"/>
          <w:marTop w:val="0"/>
          <w:marBottom w:val="0"/>
          <w:divBdr>
            <w:top w:val="none" w:sz="0" w:space="0" w:color="auto"/>
            <w:left w:val="none" w:sz="0" w:space="0" w:color="auto"/>
            <w:bottom w:val="none" w:sz="0" w:space="0" w:color="auto"/>
            <w:right w:val="none" w:sz="0" w:space="0" w:color="auto"/>
          </w:divBdr>
        </w:div>
        <w:div w:id="1554583302">
          <w:marLeft w:val="640"/>
          <w:marRight w:val="0"/>
          <w:marTop w:val="0"/>
          <w:marBottom w:val="0"/>
          <w:divBdr>
            <w:top w:val="none" w:sz="0" w:space="0" w:color="auto"/>
            <w:left w:val="none" w:sz="0" w:space="0" w:color="auto"/>
            <w:bottom w:val="none" w:sz="0" w:space="0" w:color="auto"/>
            <w:right w:val="none" w:sz="0" w:space="0" w:color="auto"/>
          </w:divBdr>
        </w:div>
        <w:div w:id="1600872833">
          <w:marLeft w:val="640"/>
          <w:marRight w:val="0"/>
          <w:marTop w:val="0"/>
          <w:marBottom w:val="0"/>
          <w:divBdr>
            <w:top w:val="none" w:sz="0" w:space="0" w:color="auto"/>
            <w:left w:val="none" w:sz="0" w:space="0" w:color="auto"/>
            <w:bottom w:val="none" w:sz="0" w:space="0" w:color="auto"/>
            <w:right w:val="none" w:sz="0" w:space="0" w:color="auto"/>
          </w:divBdr>
        </w:div>
        <w:div w:id="1603879969">
          <w:marLeft w:val="640"/>
          <w:marRight w:val="0"/>
          <w:marTop w:val="0"/>
          <w:marBottom w:val="0"/>
          <w:divBdr>
            <w:top w:val="none" w:sz="0" w:space="0" w:color="auto"/>
            <w:left w:val="none" w:sz="0" w:space="0" w:color="auto"/>
            <w:bottom w:val="none" w:sz="0" w:space="0" w:color="auto"/>
            <w:right w:val="none" w:sz="0" w:space="0" w:color="auto"/>
          </w:divBdr>
        </w:div>
        <w:div w:id="1659309122">
          <w:marLeft w:val="640"/>
          <w:marRight w:val="0"/>
          <w:marTop w:val="0"/>
          <w:marBottom w:val="0"/>
          <w:divBdr>
            <w:top w:val="none" w:sz="0" w:space="0" w:color="auto"/>
            <w:left w:val="none" w:sz="0" w:space="0" w:color="auto"/>
            <w:bottom w:val="none" w:sz="0" w:space="0" w:color="auto"/>
            <w:right w:val="none" w:sz="0" w:space="0" w:color="auto"/>
          </w:divBdr>
        </w:div>
        <w:div w:id="1671443578">
          <w:marLeft w:val="640"/>
          <w:marRight w:val="0"/>
          <w:marTop w:val="0"/>
          <w:marBottom w:val="0"/>
          <w:divBdr>
            <w:top w:val="none" w:sz="0" w:space="0" w:color="auto"/>
            <w:left w:val="none" w:sz="0" w:space="0" w:color="auto"/>
            <w:bottom w:val="none" w:sz="0" w:space="0" w:color="auto"/>
            <w:right w:val="none" w:sz="0" w:space="0" w:color="auto"/>
          </w:divBdr>
        </w:div>
        <w:div w:id="1705597615">
          <w:marLeft w:val="640"/>
          <w:marRight w:val="0"/>
          <w:marTop w:val="0"/>
          <w:marBottom w:val="0"/>
          <w:divBdr>
            <w:top w:val="none" w:sz="0" w:space="0" w:color="auto"/>
            <w:left w:val="none" w:sz="0" w:space="0" w:color="auto"/>
            <w:bottom w:val="none" w:sz="0" w:space="0" w:color="auto"/>
            <w:right w:val="none" w:sz="0" w:space="0" w:color="auto"/>
          </w:divBdr>
        </w:div>
        <w:div w:id="1719233860">
          <w:marLeft w:val="640"/>
          <w:marRight w:val="0"/>
          <w:marTop w:val="0"/>
          <w:marBottom w:val="0"/>
          <w:divBdr>
            <w:top w:val="none" w:sz="0" w:space="0" w:color="auto"/>
            <w:left w:val="none" w:sz="0" w:space="0" w:color="auto"/>
            <w:bottom w:val="none" w:sz="0" w:space="0" w:color="auto"/>
            <w:right w:val="none" w:sz="0" w:space="0" w:color="auto"/>
          </w:divBdr>
        </w:div>
        <w:div w:id="1751350375">
          <w:marLeft w:val="640"/>
          <w:marRight w:val="0"/>
          <w:marTop w:val="0"/>
          <w:marBottom w:val="0"/>
          <w:divBdr>
            <w:top w:val="none" w:sz="0" w:space="0" w:color="auto"/>
            <w:left w:val="none" w:sz="0" w:space="0" w:color="auto"/>
            <w:bottom w:val="none" w:sz="0" w:space="0" w:color="auto"/>
            <w:right w:val="none" w:sz="0" w:space="0" w:color="auto"/>
          </w:divBdr>
        </w:div>
        <w:div w:id="1764379978">
          <w:marLeft w:val="640"/>
          <w:marRight w:val="0"/>
          <w:marTop w:val="0"/>
          <w:marBottom w:val="0"/>
          <w:divBdr>
            <w:top w:val="none" w:sz="0" w:space="0" w:color="auto"/>
            <w:left w:val="none" w:sz="0" w:space="0" w:color="auto"/>
            <w:bottom w:val="none" w:sz="0" w:space="0" w:color="auto"/>
            <w:right w:val="none" w:sz="0" w:space="0" w:color="auto"/>
          </w:divBdr>
        </w:div>
        <w:div w:id="1772355831">
          <w:marLeft w:val="640"/>
          <w:marRight w:val="0"/>
          <w:marTop w:val="0"/>
          <w:marBottom w:val="0"/>
          <w:divBdr>
            <w:top w:val="none" w:sz="0" w:space="0" w:color="auto"/>
            <w:left w:val="none" w:sz="0" w:space="0" w:color="auto"/>
            <w:bottom w:val="none" w:sz="0" w:space="0" w:color="auto"/>
            <w:right w:val="none" w:sz="0" w:space="0" w:color="auto"/>
          </w:divBdr>
        </w:div>
        <w:div w:id="1774353767">
          <w:marLeft w:val="640"/>
          <w:marRight w:val="0"/>
          <w:marTop w:val="0"/>
          <w:marBottom w:val="0"/>
          <w:divBdr>
            <w:top w:val="none" w:sz="0" w:space="0" w:color="auto"/>
            <w:left w:val="none" w:sz="0" w:space="0" w:color="auto"/>
            <w:bottom w:val="none" w:sz="0" w:space="0" w:color="auto"/>
            <w:right w:val="none" w:sz="0" w:space="0" w:color="auto"/>
          </w:divBdr>
        </w:div>
        <w:div w:id="1804303476">
          <w:marLeft w:val="640"/>
          <w:marRight w:val="0"/>
          <w:marTop w:val="0"/>
          <w:marBottom w:val="0"/>
          <w:divBdr>
            <w:top w:val="none" w:sz="0" w:space="0" w:color="auto"/>
            <w:left w:val="none" w:sz="0" w:space="0" w:color="auto"/>
            <w:bottom w:val="none" w:sz="0" w:space="0" w:color="auto"/>
            <w:right w:val="none" w:sz="0" w:space="0" w:color="auto"/>
          </w:divBdr>
        </w:div>
        <w:div w:id="1816337271">
          <w:marLeft w:val="640"/>
          <w:marRight w:val="0"/>
          <w:marTop w:val="0"/>
          <w:marBottom w:val="0"/>
          <w:divBdr>
            <w:top w:val="none" w:sz="0" w:space="0" w:color="auto"/>
            <w:left w:val="none" w:sz="0" w:space="0" w:color="auto"/>
            <w:bottom w:val="none" w:sz="0" w:space="0" w:color="auto"/>
            <w:right w:val="none" w:sz="0" w:space="0" w:color="auto"/>
          </w:divBdr>
        </w:div>
        <w:div w:id="1897619437">
          <w:marLeft w:val="640"/>
          <w:marRight w:val="0"/>
          <w:marTop w:val="0"/>
          <w:marBottom w:val="0"/>
          <w:divBdr>
            <w:top w:val="none" w:sz="0" w:space="0" w:color="auto"/>
            <w:left w:val="none" w:sz="0" w:space="0" w:color="auto"/>
            <w:bottom w:val="none" w:sz="0" w:space="0" w:color="auto"/>
            <w:right w:val="none" w:sz="0" w:space="0" w:color="auto"/>
          </w:divBdr>
        </w:div>
        <w:div w:id="1911115236">
          <w:marLeft w:val="640"/>
          <w:marRight w:val="0"/>
          <w:marTop w:val="0"/>
          <w:marBottom w:val="0"/>
          <w:divBdr>
            <w:top w:val="none" w:sz="0" w:space="0" w:color="auto"/>
            <w:left w:val="none" w:sz="0" w:space="0" w:color="auto"/>
            <w:bottom w:val="none" w:sz="0" w:space="0" w:color="auto"/>
            <w:right w:val="none" w:sz="0" w:space="0" w:color="auto"/>
          </w:divBdr>
        </w:div>
        <w:div w:id="2031296546">
          <w:marLeft w:val="640"/>
          <w:marRight w:val="0"/>
          <w:marTop w:val="0"/>
          <w:marBottom w:val="0"/>
          <w:divBdr>
            <w:top w:val="none" w:sz="0" w:space="0" w:color="auto"/>
            <w:left w:val="none" w:sz="0" w:space="0" w:color="auto"/>
            <w:bottom w:val="none" w:sz="0" w:space="0" w:color="auto"/>
            <w:right w:val="none" w:sz="0" w:space="0" w:color="auto"/>
          </w:divBdr>
        </w:div>
        <w:div w:id="2039158001">
          <w:marLeft w:val="640"/>
          <w:marRight w:val="0"/>
          <w:marTop w:val="0"/>
          <w:marBottom w:val="0"/>
          <w:divBdr>
            <w:top w:val="none" w:sz="0" w:space="0" w:color="auto"/>
            <w:left w:val="none" w:sz="0" w:space="0" w:color="auto"/>
            <w:bottom w:val="none" w:sz="0" w:space="0" w:color="auto"/>
            <w:right w:val="none" w:sz="0" w:space="0" w:color="auto"/>
          </w:divBdr>
        </w:div>
        <w:div w:id="2041006370">
          <w:marLeft w:val="640"/>
          <w:marRight w:val="0"/>
          <w:marTop w:val="0"/>
          <w:marBottom w:val="0"/>
          <w:divBdr>
            <w:top w:val="none" w:sz="0" w:space="0" w:color="auto"/>
            <w:left w:val="none" w:sz="0" w:space="0" w:color="auto"/>
            <w:bottom w:val="none" w:sz="0" w:space="0" w:color="auto"/>
            <w:right w:val="none" w:sz="0" w:space="0" w:color="auto"/>
          </w:divBdr>
        </w:div>
        <w:div w:id="2070105515">
          <w:marLeft w:val="640"/>
          <w:marRight w:val="0"/>
          <w:marTop w:val="0"/>
          <w:marBottom w:val="0"/>
          <w:divBdr>
            <w:top w:val="none" w:sz="0" w:space="0" w:color="auto"/>
            <w:left w:val="none" w:sz="0" w:space="0" w:color="auto"/>
            <w:bottom w:val="none" w:sz="0" w:space="0" w:color="auto"/>
            <w:right w:val="none" w:sz="0" w:space="0" w:color="auto"/>
          </w:divBdr>
        </w:div>
        <w:div w:id="2071608366">
          <w:marLeft w:val="640"/>
          <w:marRight w:val="0"/>
          <w:marTop w:val="0"/>
          <w:marBottom w:val="0"/>
          <w:divBdr>
            <w:top w:val="none" w:sz="0" w:space="0" w:color="auto"/>
            <w:left w:val="none" w:sz="0" w:space="0" w:color="auto"/>
            <w:bottom w:val="none" w:sz="0" w:space="0" w:color="auto"/>
            <w:right w:val="none" w:sz="0" w:space="0" w:color="auto"/>
          </w:divBdr>
        </w:div>
        <w:div w:id="2097440353">
          <w:marLeft w:val="640"/>
          <w:marRight w:val="0"/>
          <w:marTop w:val="0"/>
          <w:marBottom w:val="0"/>
          <w:divBdr>
            <w:top w:val="none" w:sz="0" w:space="0" w:color="auto"/>
            <w:left w:val="none" w:sz="0" w:space="0" w:color="auto"/>
            <w:bottom w:val="none" w:sz="0" w:space="0" w:color="auto"/>
            <w:right w:val="none" w:sz="0" w:space="0" w:color="auto"/>
          </w:divBdr>
        </w:div>
        <w:div w:id="2111123400">
          <w:marLeft w:val="640"/>
          <w:marRight w:val="0"/>
          <w:marTop w:val="0"/>
          <w:marBottom w:val="0"/>
          <w:divBdr>
            <w:top w:val="none" w:sz="0" w:space="0" w:color="auto"/>
            <w:left w:val="none" w:sz="0" w:space="0" w:color="auto"/>
            <w:bottom w:val="none" w:sz="0" w:space="0" w:color="auto"/>
            <w:right w:val="none" w:sz="0" w:space="0" w:color="auto"/>
          </w:divBdr>
        </w:div>
      </w:divsChild>
    </w:div>
    <w:div w:id="967275611">
      <w:bodyDiv w:val="1"/>
      <w:marLeft w:val="0"/>
      <w:marRight w:val="0"/>
      <w:marTop w:val="0"/>
      <w:marBottom w:val="0"/>
      <w:divBdr>
        <w:top w:val="none" w:sz="0" w:space="0" w:color="auto"/>
        <w:left w:val="none" w:sz="0" w:space="0" w:color="auto"/>
        <w:bottom w:val="none" w:sz="0" w:space="0" w:color="auto"/>
        <w:right w:val="none" w:sz="0" w:space="0" w:color="auto"/>
      </w:divBdr>
      <w:divsChild>
        <w:div w:id="1790583499">
          <w:marLeft w:val="640"/>
          <w:marRight w:val="0"/>
          <w:marTop w:val="0"/>
          <w:marBottom w:val="0"/>
          <w:divBdr>
            <w:top w:val="none" w:sz="0" w:space="0" w:color="auto"/>
            <w:left w:val="none" w:sz="0" w:space="0" w:color="auto"/>
            <w:bottom w:val="none" w:sz="0" w:space="0" w:color="auto"/>
            <w:right w:val="none" w:sz="0" w:space="0" w:color="auto"/>
          </w:divBdr>
        </w:div>
        <w:div w:id="1560087828">
          <w:marLeft w:val="640"/>
          <w:marRight w:val="0"/>
          <w:marTop w:val="0"/>
          <w:marBottom w:val="0"/>
          <w:divBdr>
            <w:top w:val="none" w:sz="0" w:space="0" w:color="auto"/>
            <w:left w:val="none" w:sz="0" w:space="0" w:color="auto"/>
            <w:bottom w:val="none" w:sz="0" w:space="0" w:color="auto"/>
            <w:right w:val="none" w:sz="0" w:space="0" w:color="auto"/>
          </w:divBdr>
        </w:div>
        <w:div w:id="1200364668">
          <w:marLeft w:val="640"/>
          <w:marRight w:val="0"/>
          <w:marTop w:val="0"/>
          <w:marBottom w:val="0"/>
          <w:divBdr>
            <w:top w:val="none" w:sz="0" w:space="0" w:color="auto"/>
            <w:left w:val="none" w:sz="0" w:space="0" w:color="auto"/>
            <w:bottom w:val="none" w:sz="0" w:space="0" w:color="auto"/>
            <w:right w:val="none" w:sz="0" w:space="0" w:color="auto"/>
          </w:divBdr>
        </w:div>
        <w:div w:id="1291860708">
          <w:marLeft w:val="640"/>
          <w:marRight w:val="0"/>
          <w:marTop w:val="0"/>
          <w:marBottom w:val="0"/>
          <w:divBdr>
            <w:top w:val="none" w:sz="0" w:space="0" w:color="auto"/>
            <w:left w:val="none" w:sz="0" w:space="0" w:color="auto"/>
            <w:bottom w:val="none" w:sz="0" w:space="0" w:color="auto"/>
            <w:right w:val="none" w:sz="0" w:space="0" w:color="auto"/>
          </w:divBdr>
        </w:div>
        <w:div w:id="1369643418">
          <w:marLeft w:val="640"/>
          <w:marRight w:val="0"/>
          <w:marTop w:val="0"/>
          <w:marBottom w:val="0"/>
          <w:divBdr>
            <w:top w:val="none" w:sz="0" w:space="0" w:color="auto"/>
            <w:left w:val="none" w:sz="0" w:space="0" w:color="auto"/>
            <w:bottom w:val="none" w:sz="0" w:space="0" w:color="auto"/>
            <w:right w:val="none" w:sz="0" w:space="0" w:color="auto"/>
          </w:divBdr>
        </w:div>
        <w:div w:id="1056200778">
          <w:marLeft w:val="640"/>
          <w:marRight w:val="0"/>
          <w:marTop w:val="0"/>
          <w:marBottom w:val="0"/>
          <w:divBdr>
            <w:top w:val="none" w:sz="0" w:space="0" w:color="auto"/>
            <w:left w:val="none" w:sz="0" w:space="0" w:color="auto"/>
            <w:bottom w:val="none" w:sz="0" w:space="0" w:color="auto"/>
            <w:right w:val="none" w:sz="0" w:space="0" w:color="auto"/>
          </w:divBdr>
        </w:div>
        <w:div w:id="1112940987">
          <w:marLeft w:val="640"/>
          <w:marRight w:val="0"/>
          <w:marTop w:val="0"/>
          <w:marBottom w:val="0"/>
          <w:divBdr>
            <w:top w:val="none" w:sz="0" w:space="0" w:color="auto"/>
            <w:left w:val="none" w:sz="0" w:space="0" w:color="auto"/>
            <w:bottom w:val="none" w:sz="0" w:space="0" w:color="auto"/>
            <w:right w:val="none" w:sz="0" w:space="0" w:color="auto"/>
          </w:divBdr>
        </w:div>
        <w:div w:id="313725062">
          <w:marLeft w:val="640"/>
          <w:marRight w:val="0"/>
          <w:marTop w:val="0"/>
          <w:marBottom w:val="0"/>
          <w:divBdr>
            <w:top w:val="none" w:sz="0" w:space="0" w:color="auto"/>
            <w:left w:val="none" w:sz="0" w:space="0" w:color="auto"/>
            <w:bottom w:val="none" w:sz="0" w:space="0" w:color="auto"/>
            <w:right w:val="none" w:sz="0" w:space="0" w:color="auto"/>
          </w:divBdr>
        </w:div>
        <w:div w:id="2087259576">
          <w:marLeft w:val="640"/>
          <w:marRight w:val="0"/>
          <w:marTop w:val="0"/>
          <w:marBottom w:val="0"/>
          <w:divBdr>
            <w:top w:val="none" w:sz="0" w:space="0" w:color="auto"/>
            <w:left w:val="none" w:sz="0" w:space="0" w:color="auto"/>
            <w:bottom w:val="none" w:sz="0" w:space="0" w:color="auto"/>
            <w:right w:val="none" w:sz="0" w:space="0" w:color="auto"/>
          </w:divBdr>
        </w:div>
        <w:div w:id="1433865768">
          <w:marLeft w:val="640"/>
          <w:marRight w:val="0"/>
          <w:marTop w:val="0"/>
          <w:marBottom w:val="0"/>
          <w:divBdr>
            <w:top w:val="none" w:sz="0" w:space="0" w:color="auto"/>
            <w:left w:val="none" w:sz="0" w:space="0" w:color="auto"/>
            <w:bottom w:val="none" w:sz="0" w:space="0" w:color="auto"/>
            <w:right w:val="none" w:sz="0" w:space="0" w:color="auto"/>
          </w:divBdr>
        </w:div>
        <w:div w:id="647133531">
          <w:marLeft w:val="640"/>
          <w:marRight w:val="0"/>
          <w:marTop w:val="0"/>
          <w:marBottom w:val="0"/>
          <w:divBdr>
            <w:top w:val="none" w:sz="0" w:space="0" w:color="auto"/>
            <w:left w:val="none" w:sz="0" w:space="0" w:color="auto"/>
            <w:bottom w:val="none" w:sz="0" w:space="0" w:color="auto"/>
            <w:right w:val="none" w:sz="0" w:space="0" w:color="auto"/>
          </w:divBdr>
        </w:div>
        <w:div w:id="1248418706">
          <w:marLeft w:val="640"/>
          <w:marRight w:val="0"/>
          <w:marTop w:val="0"/>
          <w:marBottom w:val="0"/>
          <w:divBdr>
            <w:top w:val="none" w:sz="0" w:space="0" w:color="auto"/>
            <w:left w:val="none" w:sz="0" w:space="0" w:color="auto"/>
            <w:bottom w:val="none" w:sz="0" w:space="0" w:color="auto"/>
            <w:right w:val="none" w:sz="0" w:space="0" w:color="auto"/>
          </w:divBdr>
        </w:div>
        <w:div w:id="510722726">
          <w:marLeft w:val="640"/>
          <w:marRight w:val="0"/>
          <w:marTop w:val="0"/>
          <w:marBottom w:val="0"/>
          <w:divBdr>
            <w:top w:val="none" w:sz="0" w:space="0" w:color="auto"/>
            <w:left w:val="none" w:sz="0" w:space="0" w:color="auto"/>
            <w:bottom w:val="none" w:sz="0" w:space="0" w:color="auto"/>
            <w:right w:val="none" w:sz="0" w:space="0" w:color="auto"/>
          </w:divBdr>
        </w:div>
        <w:div w:id="459230504">
          <w:marLeft w:val="640"/>
          <w:marRight w:val="0"/>
          <w:marTop w:val="0"/>
          <w:marBottom w:val="0"/>
          <w:divBdr>
            <w:top w:val="none" w:sz="0" w:space="0" w:color="auto"/>
            <w:left w:val="none" w:sz="0" w:space="0" w:color="auto"/>
            <w:bottom w:val="none" w:sz="0" w:space="0" w:color="auto"/>
            <w:right w:val="none" w:sz="0" w:space="0" w:color="auto"/>
          </w:divBdr>
        </w:div>
        <w:div w:id="358316968">
          <w:marLeft w:val="640"/>
          <w:marRight w:val="0"/>
          <w:marTop w:val="0"/>
          <w:marBottom w:val="0"/>
          <w:divBdr>
            <w:top w:val="none" w:sz="0" w:space="0" w:color="auto"/>
            <w:left w:val="none" w:sz="0" w:space="0" w:color="auto"/>
            <w:bottom w:val="none" w:sz="0" w:space="0" w:color="auto"/>
            <w:right w:val="none" w:sz="0" w:space="0" w:color="auto"/>
          </w:divBdr>
        </w:div>
        <w:div w:id="2076201258">
          <w:marLeft w:val="640"/>
          <w:marRight w:val="0"/>
          <w:marTop w:val="0"/>
          <w:marBottom w:val="0"/>
          <w:divBdr>
            <w:top w:val="none" w:sz="0" w:space="0" w:color="auto"/>
            <w:left w:val="none" w:sz="0" w:space="0" w:color="auto"/>
            <w:bottom w:val="none" w:sz="0" w:space="0" w:color="auto"/>
            <w:right w:val="none" w:sz="0" w:space="0" w:color="auto"/>
          </w:divBdr>
        </w:div>
        <w:div w:id="1467159124">
          <w:marLeft w:val="640"/>
          <w:marRight w:val="0"/>
          <w:marTop w:val="0"/>
          <w:marBottom w:val="0"/>
          <w:divBdr>
            <w:top w:val="none" w:sz="0" w:space="0" w:color="auto"/>
            <w:left w:val="none" w:sz="0" w:space="0" w:color="auto"/>
            <w:bottom w:val="none" w:sz="0" w:space="0" w:color="auto"/>
            <w:right w:val="none" w:sz="0" w:space="0" w:color="auto"/>
          </w:divBdr>
        </w:div>
        <w:div w:id="739133760">
          <w:marLeft w:val="640"/>
          <w:marRight w:val="0"/>
          <w:marTop w:val="0"/>
          <w:marBottom w:val="0"/>
          <w:divBdr>
            <w:top w:val="none" w:sz="0" w:space="0" w:color="auto"/>
            <w:left w:val="none" w:sz="0" w:space="0" w:color="auto"/>
            <w:bottom w:val="none" w:sz="0" w:space="0" w:color="auto"/>
            <w:right w:val="none" w:sz="0" w:space="0" w:color="auto"/>
          </w:divBdr>
        </w:div>
        <w:div w:id="1030959413">
          <w:marLeft w:val="640"/>
          <w:marRight w:val="0"/>
          <w:marTop w:val="0"/>
          <w:marBottom w:val="0"/>
          <w:divBdr>
            <w:top w:val="none" w:sz="0" w:space="0" w:color="auto"/>
            <w:left w:val="none" w:sz="0" w:space="0" w:color="auto"/>
            <w:bottom w:val="none" w:sz="0" w:space="0" w:color="auto"/>
            <w:right w:val="none" w:sz="0" w:space="0" w:color="auto"/>
          </w:divBdr>
        </w:div>
        <w:div w:id="1610622564">
          <w:marLeft w:val="640"/>
          <w:marRight w:val="0"/>
          <w:marTop w:val="0"/>
          <w:marBottom w:val="0"/>
          <w:divBdr>
            <w:top w:val="none" w:sz="0" w:space="0" w:color="auto"/>
            <w:left w:val="none" w:sz="0" w:space="0" w:color="auto"/>
            <w:bottom w:val="none" w:sz="0" w:space="0" w:color="auto"/>
            <w:right w:val="none" w:sz="0" w:space="0" w:color="auto"/>
          </w:divBdr>
        </w:div>
        <w:div w:id="1415709144">
          <w:marLeft w:val="640"/>
          <w:marRight w:val="0"/>
          <w:marTop w:val="0"/>
          <w:marBottom w:val="0"/>
          <w:divBdr>
            <w:top w:val="none" w:sz="0" w:space="0" w:color="auto"/>
            <w:left w:val="none" w:sz="0" w:space="0" w:color="auto"/>
            <w:bottom w:val="none" w:sz="0" w:space="0" w:color="auto"/>
            <w:right w:val="none" w:sz="0" w:space="0" w:color="auto"/>
          </w:divBdr>
        </w:div>
        <w:div w:id="882249831">
          <w:marLeft w:val="640"/>
          <w:marRight w:val="0"/>
          <w:marTop w:val="0"/>
          <w:marBottom w:val="0"/>
          <w:divBdr>
            <w:top w:val="none" w:sz="0" w:space="0" w:color="auto"/>
            <w:left w:val="none" w:sz="0" w:space="0" w:color="auto"/>
            <w:bottom w:val="none" w:sz="0" w:space="0" w:color="auto"/>
            <w:right w:val="none" w:sz="0" w:space="0" w:color="auto"/>
          </w:divBdr>
        </w:div>
        <w:div w:id="1553617636">
          <w:marLeft w:val="640"/>
          <w:marRight w:val="0"/>
          <w:marTop w:val="0"/>
          <w:marBottom w:val="0"/>
          <w:divBdr>
            <w:top w:val="none" w:sz="0" w:space="0" w:color="auto"/>
            <w:left w:val="none" w:sz="0" w:space="0" w:color="auto"/>
            <w:bottom w:val="none" w:sz="0" w:space="0" w:color="auto"/>
            <w:right w:val="none" w:sz="0" w:space="0" w:color="auto"/>
          </w:divBdr>
        </w:div>
        <w:div w:id="156774952">
          <w:marLeft w:val="640"/>
          <w:marRight w:val="0"/>
          <w:marTop w:val="0"/>
          <w:marBottom w:val="0"/>
          <w:divBdr>
            <w:top w:val="none" w:sz="0" w:space="0" w:color="auto"/>
            <w:left w:val="none" w:sz="0" w:space="0" w:color="auto"/>
            <w:bottom w:val="none" w:sz="0" w:space="0" w:color="auto"/>
            <w:right w:val="none" w:sz="0" w:space="0" w:color="auto"/>
          </w:divBdr>
        </w:div>
        <w:div w:id="839198858">
          <w:marLeft w:val="640"/>
          <w:marRight w:val="0"/>
          <w:marTop w:val="0"/>
          <w:marBottom w:val="0"/>
          <w:divBdr>
            <w:top w:val="none" w:sz="0" w:space="0" w:color="auto"/>
            <w:left w:val="none" w:sz="0" w:space="0" w:color="auto"/>
            <w:bottom w:val="none" w:sz="0" w:space="0" w:color="auto"/>
            <w:right w:val="none" w:sz="0" w:space="0" w:color="auto"/>
          </w:divBdr>
        </w:div>
        <w:div w:id="1174031415">
          <w:marLeft w:val="640"/>
          <w:marRight w:val="0"/>
          <w:marTop w:val="0"/>
          <w:marBottom w:val="0"/>
          <w:divBdr>
            <w:top w:val="none" w:sz="0" w:space="0" w:color="auto"/>
            <w:left w:val="none" w:sz="0" w:space="0" w:color="auto"/>
            <w:bottom w:val="none" w:sz="0" w:space="0" w:color="auto"/>
            <w:right w:val="none" w:sz="0" w:space="0" w:color="auto"/>
          </w:divBdr>
        </w:div>
        <w:div w:id="1968774922">
          <w:marLeft w:val="640"/>
          <w:marRight w:val="0"/>
          <w:marTop w:val="0"/>
          <w:marBottom w:val="0"/>
          <w:divBdr>
            <w:top w:val="none" w:sz="0" w:space="0" w:color="auto"/>
            <w:left w:val="none" w:sz="0" w:space="0" w:color="auto"/>
            <w:bottom w:val="none" w:sz="0" w:space="0" w:color="auto"/>
            <w:right w:val="none" w:sz="0" w:space="0" w:color="auto"/>
          </w:divBdr>
        </w:div>
        <w:div w:id="1522207068">
          <w:marLeft w:val="640"/>
          <w:marRight w:val="0"/>
          <w:marTop w:val="0"/>
          <w:marBottom w:val="0"/>
          <w:divBdr>
            <w:top w:val="none" w:sz="0" w:space="0" w:color="auto"/>
            <w:left w:val="none" w:sz="0" w:space="0" w:color="auto"/>
            <w:bottom w:val="none" w:sz="0" w:space="0" w:color="auto"/>
            <w:right w:val="none" w:sz="0" w:space="0" w:color="auto"/>
          </w:divBdr>
        </w:div>
        <w:div w:id="547106848">
          <w:marLeft w:val="640"/>
          <w:marRight w:val="0"/>
          <w:marTop w:val="0"/>
          <w:marBottom w:val="0"/>
          <w:divBdr>
            <w:top w:val="none" w:sz="0" w:space="0" w:color="auto"/>
            <w:left w:val="none" w:sz="0" w:space="0" w:color="auto"/>
            <w:bottom w:val="none" w:sz="0" w:space="0" w:color="auto"/>
            <w:right w:val="none" w:sz="0" w:space="0" w:color="auto"/>
          </w:divBdr>
        </w:div>
        <w:div w:id="1118448676">
          <w:marLeft w:val="640"/>
          <w:marRight w:val="0"/>
          <w:marTop w:val="0"/>
          <w:marBottom w:val="0"/>
          <w:divBdr>
            <w:top w:val="none" w:sz="0" w:space="0" w:color="auto"/>
            <w:left w:val="none" w:sz="0" w:space="0" w:color="auto"/>
            <w:bottom w:val="none" w:sz="0" w:space="0" w:color="auto"/>
            <w:right w:val="none" w:sz="0" w:space="0" w:color="auto"/>
          </w:divBdr>
        </w:div>
        <w:div w:id="1964844705">
          <w:marLeft w:val="640"/>
          <w:marRight w:val="0"/>
          <w:marTop w:val="0"/>
          <w:marBottom w:val="0"/>
          <w:divBdr>
            <w:top w:val="none" w:sz="0" w:space="0" w:color="auto"/>
            <w:left w:val="none" w:sz="0" w:space="0" w:color="auto"/>
            <w:bottom w:val="none" w:sz="0" w:space="0" w:color="auto"/>
            <w:right w:val="none" w:sz="0" w:space="0" w:color="auto"/>
          </w:divBdr>
        </w:div>
        <w:div w:id="320239508">
          <w:marLeft w:val="640"/>
          <w:marRight w:val="0"/>
          <w:marTop w:val="0"/>
          <w:marBottom w:val="0"/>
          <w:divBdr>
            <w:top w:val="none" w:sz="0" w:space="0" w:color="auto"/>
            <w:left w:val="none" w:sz="0" w:space="0" w:color="auto"/>
            <w:bottom w:val="none" w:sz="0" w:space="0" w:color="auto"/>
            <w:right w:val="none" w:sz="0" w:space="0" w:color="auto"/>
          </w:divBdr>
        </w:div>
        <w:div w:id="650672868">
          <w:marLeft w:val="640"/>
          <w:marRight w:val="0"/>
          <w:marTop w:val="0"/>
          <w:marBottom w:val="0"/>
          <w:divBdr>
            <w:top w:val="none" w:sz="0" w:space="0" w:color="auto"/>
            <w:left w:val="none" w:sz="0" w:space="0" w:color="auto"/>
            <w:bottom w:val="none" w:sz="0" w:space="0" w:color="auto"/>
            <w:right w:val="none" w:sz="0" w:space="0" w:color="auto"/>
          </w:divBdr>
        </w:div>
        <w:div w:id="623275705">
          <w:marLeft w:val="640"/>
          <w:marRight w:val="0"/>
          <w:marTop w:val="0"/>
          <w:marBottom w:val="0"/>
          <w:divBdr>
            <w:top w:val="none" w:sz="0" w:space="0" w:color="auto"/>
            <w:left w:val="none" w:sz="0" w:space="0" w:color="auto"/>
            <w:bottom w:val="none" w:sz="0" w:space="0" w:color="auto"/>
            <w:right w:val="none" w:sz="0" w:space="0" w:color="auto"/>
          </w:divBdr>
        </w:div>
        <w:div w:id="1621104613">
          <w:marLeft w:val="640"/>
          <w:marRight w:val="0"/>
          <w:marTop w:val="0"/>
          <w:marBottom w:val="0"/>
          <w:divBdr>
            <w:top w:val="none" w:sz="0" w:space="0" w:color="auto"/>
            <w:left w:val="none" w:sz="0" w:space="0" w:color="auto"/>
            <w:bottom w:val="none" w:sz="0" w:space="0" w:color="auto"/>
            <w:right w:val="none" w:sz="0" w:space="0" w:color="auto"/>
          </w:divBdr>
        </w:div>
        <w:div w:id="1277130999">
          <w:marLeft w:val="640"/>
          <w:marRight w:val="0"/>
          <w:marTop w:val="0"/>
          <w:marBottom w:val="0"/>
          <w:divBdr>
            <w:top w:val="none" w:sz="0" w:space="0" w:color="auto"/>
            <w:left w:val="none" w:sz="0" w:space="0" w:color="auto"/>
            <w:bottom w:val="none" w:sz="0" w:space="0" w:color="auto"/>
            <w:right w:val="none" w:sz="0" w:space="0" w:color="auto"/>
          </w:divBdr>
        </w:div>
        <w:div w:id="1035273573">
          <w:marLeft w:val="640"/>
          <w:marRight w:val="0"/>
          <w:marTop w:val="0"/>
          <w:marBottom w:val="0"/>
          <w:divBdr>
            <w:top w:val="none" w:sz="0" w:space="0" w:color="auto"/>
            <w:left w:val="none" w:sz="0" w:space="0" w:color="auto"/>
            <w:bottom w:val="none" w:sz="0" w:space="0" w:color="auto"/>
            <w:right w:val="none" w:sz="0" w:space="0" w:color="auto"/>
          </w:divBdr>
        </w:div>
        <w:div w:id="1935897070">
          <w:marLeft w:val="640"/>
          <w:marRight w:val="0"/>
          <w:marTop w:val="0"/>
          <w:marBottom w:val="0"/>
          <w:divBdr>
            <w:top w:val="none" w:sz="0" w:space="0" w:color="auto"/>
            <w:left w:val="none" w:sz="0" w:space="0" w:color="auto"/>
            <w:bottom w:val="none" w:sz="0" w:space="0" w:color="auto"/>
            <w:right w:val="none" w:sz="0" w:space="0" w:color="auto"/>
          </w:divBdr>
        </w:div>
        <w:div w:id="1562860046">
          <w:marLeft w:val="640"/>
          <w:marRight w:val="0"/>
          <w:marTop w:val="0"/>
          <w:marBottom w:val="0"/>
          <w:divBdr>
            <w:top w:val="none" w:sz="0" w:space="0" w:color="auto"/>
            <w:left w:val="none" w:sz="0" w:space="0" w:color="auto"/>
            <w:bottom w:val="none" w:sz="0" w:space="0" w:color="auto"/>
            <w:right w:val="none" w:sz="0" w:space="0" w:color="auto"/>
          </w:divBdr>
        </w:div>
        <w:div w:id="1977098504">
          <w:marLeft w:val="640"/>
          <w:marRight w:val="0"/>
          <w:marTop w:val="0"/>
          <w:marBottom w:val="0"/>
          <w:divBdr>
            <w:top w:val="none" w:sz="0" w:space="0" w:color="auto"/>
            <w:left w:val="none" w:sz="0" w:space="0" w:color="auto"/>
            <w:bottom w:val="none" w:sz="0" w:space="0" w:color="auto"/>
            <w:right w:val="none" w:sz="0" w:space="0" w:color="auto"/>
          </w:divBdr>
        </w:div>
        <w:div w:id="953826935">
          <w:marLeft w:val="640"/>
          <w:marRight w:val="0"/>
          <w:marTop w:val="0"/>
          <w:marBottom w:val="0"/>
          <w:divBdr>
            <w:top w:val="none" w:sz="0" w:space="0" w:color="auto"/>
            <w:left w:val="none" w:sz="0" w:space="0" w:color="auto"/>
            <w:bottom w:val="none" w:sz="0" w:space="0" w:color="auto"/>
            <w:right w:val="none" w:sz="0" w:space="0" w:color="auto"/>
          </w:divBdr>
        </w:div>
        <w:div w:id="1760175890">
          <w:marLeft w:val="640"/>
          <w:marRight w:val="0"/>
          <w:marTop w:val="0"/>
          <w:marBottom w:val="0"/>
          <w:divBdr>
            <w:top w:val="none" w:sz="0" w:space="0" w:color="auto"/>
            <w:left w:val="none" w:sz="0" w:space="0" w:color="auto"/>
            <w:bottom w:val="none" w:sz="0" w:space="0" w:color="auto"/>
            <w:right w:val="none" w:sz="0" w:space="0" w:color="auto"/>
          </w:divBdr>
        </w:div>
        <w:div w:id="1974023753">
          <w:marLeft w:val="640"/>
          <w:marRight w:val="0"/>
          <w:marTop w:val="0"/>
          <w:marBottom w:val="0"/>
          <w:divBdr>
            <w:top w:val="none" w:sz="0" w:space="0" w:color="auto"/>
            <w:left w:val="none" w:sz="0" w:space="0" w:color="auto"/>
            <w:bottom w:val="none" w:sz="0" w:space="0" w:color="auto"/>
            <w:right w:val="none" w:sz="0" w:space="0" w:color="auto"/>
          </w:divBdr>
        </w:div>
        <w:div w:id="647394487">
          <w:marLeft w:val="640"/>
          <w:marRight w:val="0"/>
          <w:marTop w:val="0"/>
          <w:marBottom w:val="0"/>
          <w:divBdr>
            <w:top w:val="none" w:sz="0" w:space="0" w:color="auto"/>
            <w:left w:val="none" w:sz="0" w:space="0" w:color="auto"/>
            <w:bottom w:val="none" w:sz="0" w:space="0" w:color="auto"/>
            <w:right w:val="none" w:sz="0" w:space="0" w:color="auto"/>
          </w:divBdr>
        </w:div>
        <w:div w:id="730739205">
          <w:marLeft w:val="640"/>
          <w:marRight w:val="0"/>
          <w:marTop w:val="0"/>
          <w:marBottom w:val="0"/>
          <w:divBdr>
            <w:top w:val="none" w:sz="0" w:space="0" w:color="auto"/>
            <w:left w:val="none" w:sz="0" w:space="0" w:color="auto"/>
            <w:bottom w:val="none" w:sz="0" w:space="0" w:color="auto"/>
            <w:right w:val="none" w:sz="0" w:space="0" w:color="auto"/>
          </w:divBdr>
        </w:div>
        <w:div w:id="294260164">
          <w:marLeft w:val="640"/>
          <w:marRight w:val="0"/>
          <w:marTop w:val="0"/>
          <w:marBottom w:val="0"/>
          <w:divBdr>
            <w:top w:val="none" w:sz="0" w:space="0" w:color="auto"/>
            <w:left w:val="none" w:sz="0" w:space="0" w:color="auto"/>
            <w:bottom w:val="none" w:sz="0" w:space="0" w:color="auto"/>
            <w:right w:val="none" w:sz="0" w:space="0" w:color="auto"/>
          </w:divBdr>
        </w:div>
        <w:div w:id="729959770">
          <w:marLeft w:val="640"/>
          <w:marRight w:val="0"/>
          <w:marTop w:val="0"/>
          <w:marBottom w:val="0"/>
          <w:divBdr>
            <w:top w:val="none" w:sz="0" w:space="0" w:color="auto"/>
            <w:left w:val="none" w:sz="0" w:space="0" w:color="auto"/>
            <w:bottom w:val="none" w:sz="0" w:space="0" w:color="auto"/>
            <w:right w:val="none" w:sz="0" w:space="0" w:color="auto"/>
          </w:divBdr>
        </w:div>
        <w:div w:id="476192299">
          <w:marLeft w:val="640"/>
          <w:marRight w:val="0"/>
          <w:marTop w:val="0"/>
          <w:marBottom w:val="0"/>
          <w:divBdr>
            <w:top w:val="none" w:sz="0" w:space="0" w:color="auto"/>
            <w:left w:val="none" w:sz="0" w:space="0" w:color="auto"/>
            <w:bottom w:val="none" w:sz="0" w:space="0" w:color="auto"/>
            <w:right w:val="none" w:sz="0" w:space="0" w:color="auto"/>
          </w:divBdr>
        </w:div>
        <w:div w:id="1904486758">
          <w:marLeft w:val="640"/>
          <w:marRight w:val="0"/>
          <w:marTop w:val="0"/>
          <w:marBottom w:val="0"/>
          <w:divBdr>
            <w:top w:val="none" w:sz="0" w:space="0" w:color="auto"/>
            <w:left w:val="none" w:sz="0" w:space="0" w:color="auto"/>
            <w:bottom w:val="none" w:sz="0" w:space="0" w:color="auto"/>
            <w:right w:val="none" w:sz="0" w:space="0" w:color="auto"/>
          </w:divBdr>
        </w:div>
        <w:div w:id="937061136">
          <w:marLeft w:val="640"/>
          <w:marRight w:val="0"/>
          <w:marTop w:val="0"/>
          <w:marBottom w:val="0"/>
          <w:divBdr>
            <w:top w:val="none" w:sz="0" w:space="0" w:color="auto"/>
            <w:left w:val="none" w:sz="0" w:space="0" w:color="auto"/>
            <w:bottom w:val="none" w:sz="0" w:space="0" w:color="auto"/>
            <w:right w:val="none" w:sz="0" w:space="0" w:color="auto"/>
          </w:divBdr>
        </w:div>
        <w:div w:id="2060548181">
          <w:marLeft w:val="640"/>
          <w:marRight w:val="0"/>
          <w:marTop w:val="0"/>
          <w:marBottom w:val="0"/>
          <w:divBdr>
            <w:top w:val="none" w:sz="0" w:space="0" w:color="auto"/>
            <w:left w:val="none" w:sz="0" w:space="0" w:color="auto"/>
            <w:bottom w:val="none" w:sz="0" w:space="0" w:color="auto"/>
            <w:right w:val="none" w:sz="0" w:space="0" w:color="auto"/>
          </w:divBdr>
        </w:div>
        <w:div w:id="158347137">
          <w:marLeft w:val="640"/>
          <w:marRight w:val="0"/>
          <w:marTop w:val="0"/>
          <w:marBottom w:val="0"/>
          <w:divBdr>
            <w:top w:val="none" w:sz="0" w:space="0" w:color="auto"/>
            <w:left w:val="none" w:sz="0" w:space="0" w:color="auto"/>
            <w:bottom w:val="none" w:sz="0" w:space="0" w:color="auto"/>
            <w:right w:val="none" w:sz="0" w:space="0" w:color="auto"/>
          </w:divBdr>
        </w:div>
        <w:div w:id="1912736098">
          <w:marLeft w:val="640"/>
          <w:marRight w:val="0"/>
          <w:marTop w:val="0"/>
          <w:marBottom w:val="0"/>
          <w:divBdr>
            <w:top w:val="none" w:sz="0" w:space="0" w:color="auto"/>
            <w:left w:val="none" w:sz="0" w:space="0" w:color="auto"/>
            <w:bottom w:val="none" w:sz="0" w:space="0" w:color="auto"/>
            <w:right w:val="none" w:sz="0" w:space="0" w:color="auto"/>
          </w:divBdr>
        </w:div>
        <w:div w:id="1987780465">
          <w:marLeft w:val="640"/>
          <w:marRight w:val="0"/>
          <w:marTop w:val="0"/>
          <w:marBottom w:val="0"/>
          <w:divBdr>
            <w:top w:val="none" w:sz="0" w:space="0" w:color="auto"/>
            <w:left w:val="none" w:sz="0" w:space="0" w:color="auto"/>
            <w:bottom w:val="none" w:sz="0" w:space="0" w:color="auto"/>
            <w:right w:val="none" w:sz="0" w:space="0" w:color="auto"/>
          </w:divBdr>
        </w:div>
        <w:div w:id="1403140557">
          <w:marLeft w:val="640"/>
          <w:marRight w:val="0"/>
          <w:marTop w:val="0"/>
          <w:marBottom w:val="0"/>
          <w:divBdr>
            <w:top w:val="none" w:sz="0" w:space="0" w:color="auto"/>
            <w:left w:val="none" w:sz="0" w:space="0" w:color="auto"/>
            <w:bottom w:val="none" w:sz="0" w:space="0" w:color="auto"/>
            <w:right w:val="none" w:sz="0" w:space="0" w:color="auto"/>
          </w:divBdr>
        </w:div>
        <w:div w:id="174346778">
          <w:marLeft w:val="640"/>
          <w:marRight w:val="0"/>
          <w:marTop w:val="0"/>
          <w:marBottom w:val="0"/>
          <w:divBdr>
            <w:top w:val="none" w:sz="0" w:space="0" w:color="auto"/>
            <w:left w:val="none" w:sz="0" w:space="0" w:color="auto"/>
            <w:bottom w:val="none" w:sz="0" w:space="0" w:color="auto"/>
            <w:right w:val="none" w:sz="0" w:space="0" w:color="auto"/>
          </w:divBdr>
        </w:div>
        <w:div w:id="1072701673">
          <w:marLeft w:val="640"/>
          <w:marRight w:val="0"/>
          <w:marTop w:val="0"/>
          <w:marBottom w:val="0"/>
          <w:divBdr>
            <w:top w:val="none" w:sz="0" w:space="0" w:color="auto"/>
            <w:left w:val="none" w:sz="0" w:space="0" w:color="auto"/>
            <w:bottom w:val="none" w:sz="0" w:space="0" w:color="auto"/>
            <w:right w:val="none" w:sz="0" w:space="0" w:color="auto"/>
          </w:divBdr>
        </w:div>
        <w:div w:id="641036500">
          <w:marLeft w:val="640"/>
          <w:marRight w:val="0"/>
          <w:marTop w:val="0"/>
          <w:marBottom w:val="0"/>
          <w:divBdr>
            <w:top w:val="none" w:sz="0" w:space="0" w:color="auto"/>
            <w:left w:val="none" w:sz="0" w:space="0" w:color="auto"/>
            <w:bottom w:val="none" w:sz="0" w:space="0" w:color="auto"/>
            <w:right w:val="none" w:sz="0" w:space="0" w:color="auto"/>
          </w:divBdr>
        </w:div>
        <w:div w:id="426655317">
          <w:marLeft w:val="640"/>
          <w:marRight w:val="0"/>
          <w:marTop w:val="0"/>
          <w:marBottom w:val="0"/>
          <w:divBdr>
            <w:top w:val="none" w:sz="0" w:space="0" w:color="auto"/>
            <w:left w:val="none" w:sz="0" w:space="0" w:color="auto"/>
            <w:bottom w:val="none" w:sz="0" w:space="0" w:color="auto"/>
            <w:right w:val="none" w:sz="0" w:space="0" w:color="auto"/>
          </w:divBdr>
        </w:div>
        <w:div w:id="1626084514">
          <w:marLeft w:val="640"/>
          <w:marRight w:val="0"/>
          <w:marTop w:val="0"/>
          <w:marBottom w:val="0"/>
          <w:divBdr>
            <w:top w:val="none" w:sz="0" w:space="0" w:color="auto"/>
            <w:left w:val="none" w:sz="0" w:space="0" w:color="auto"/>
            <w:bottom w:val="none" w:sz="0" w:space="0" w:color="auto"/>
            <w:right w:val="none" w:sz="0" w:space="0" w:color="auto"/>
          </w:divBdr>
        </w:div>
        <w:div w:id="270936819">
          <w:marLeft w:val="640"/>
          <w:marRight w:val="0"/>
          <w:marTop w:val="0"/>
          <w:marBottom w:val="0"/>
          <w:divBdr>
            <w:top w:val="none" w:sz="0" w:space="0" w:color="auto"/>
            <w:left w:val="none" w:sz="0" w:space="0" w:color="auto"/>
            <w:bottom w:val="none" w:sz="0" w:space="0" w:color="auto"/>
            <w:right w:val="none" w:sz="0" w:space="0" w:color="auto"/>
          </w:divBdr>
        </w:div>
        <w:div w:id="824512283">
          <w:marLeft w:val="640"/>
          <w:marRight w:val="0"/>
          <w:marTop w:val="0"/>
          <w:marBottom w:val="0"/>
          <w:divBdr>
            <w:top w:val="none" w:sz="0" w:space="0" w:color="auto"/>
            <w:left w:val="none" w:sz="0" w:space="0" w:color="auto"/>
            <w:bottom w:val="none" w:sz="0" w:space="0" w:color="auto"/>
            <w:right w:val="none" w:sz="0" w:space="0" w:color="auto"/>
          </w:divBdr>
        </w:div>
        <w:div w:id="62458334">
          <w:marLeft w:val="640"/>
          <w:marRight w:val="0"/>
          <w:marTop w:val="0"/>
          <w:marBottom w:val="0"/>
          <w:divBdr>
            <w:top w:val="none" w:sz="0" w:space="0" w:color="auto"/>
            <w:left w:val="none" w:sz="0" w:space="0" w:color="auto"/>
            <w:bottom w:val="none" w:sz="0" w:space="0" w:color="auto"/>
            <w:right w:val="none" w:sz="0" w:space="0" w:color="auto"/>
          </w:divBdr>
        </w:div>
        <w:div w:id="182061534">
          <w:marLeft w:val="640"/>
          <w:marRight w:val="0"/>
          <w:marTop w:val="0"/>
          <w:marBottom w:val="0"/>
          <w:divBdr>
            <w:top w:val="none" w:sz="0" w:space="0" w:color="auto"/>
            <w:left w:val="none" w:sz="0" w:space="0" w:color="auto"/>
            <w:bottom w:val="none" w:sz="0" w:space="0" w:color="auto"/>
            <w:right w:val="none" w:sz="0" w:space="0" w:color="auto"/>
          </w:divBdr>
        </w:div>
        <w:div w:id="381634003">
          <w:marLeft w:val="640"/>
          <w:marRight w:val="0"/>
          <w:marTop w:val="0"/>
          <w:marBottom w:val="0"/>
          <w:divBdr>
            <w:top w:val="none" w:sz="0" w:space="0" w:color="auto"/>
            <w:left w:val="none" w:sz="0" w:space="0" w:color="auto"/>
            <w:bottom w:val="none" w:sz="0" w:space="0" w:color="auto"/>
            <w:right w:val="none" w:sz="0" w:space="0" w:color="auto"/>
          </w:divBdr>
        </w:div>
        <w:div w:id="1022166987">
          <w:marLeft w:val="640"/>
          <w:marRight w:val="0"/>
          <w:marTop w:val="0"/>
          <w:marBottom w:val="0"/>
          <w:divBdr>
            <w:top w:val="none" w:sz="0" w:space="0" w:color="auto"/>
            <w:left w:val="none" w:sz="0" w:space="0" w:color="auto"/>
            <w:bottom w:val="none" w:sz="0" w:space="0" w:color="auto"/>
            <w:right w:val="none" w:sz="0" w:space="0" w:color="auto"/>
          </w:divBdr>
        </w:div>
        <w:div w:id="320819385">
          <w:marLeft w:val="640"/>
          <w:marRight w:val="0"/>
          <w:marTop w:val="0"/>
          <w:marBottom w:val="0"/>
          <w:divBdr>
            <w:top w:val="none" w:sz="0" w:space="0" w:color="auto"/>
            <w:left w:val="none" w:sz="0" w:space="0" w:color="auto"/>
            <w:bottom w:val="none" w:sz="0" w:space="0" w:color="auto"/>
            <w:right w:val="none" w:sz="0" w:space="0" w:color="auto"/>
          </w:divBdr>
        </w:div>
        <w:div w:id="2011714060">
          <w:marLeft w:val="640"/>
          <w:marRight w:val="0"/>
          <w:marTop w:val="0"/>
          <w:marBottom w:val="0"/>
          <w:divBdr>
            <w:top w:val="none" w:sz="0" w:space="0" w:color="auto"/>
            <w:left w:val="none" w:sz="0" w:space="0" w:color="auto"/>
            <w:bottom w:val="none" w:sz="0" w:space="0" w:color="auto"/>
            <w:right w:val="none" w:sz="0" w:space="0" w:color="auto"/>
          </w:divBdr>
        </w:div>
        <w:div w:id="812715685">
          <w:marLeft w:val="640"/>
          <w:marRight w:val="0"/>
          <w:marTop w:val="0"/>
          <w:marBottom w:val="0"/>
          <w:divBdr>
            <w:top w:val="none" w:sz="0" w:space="0" w:color="auto"/>
            <w:left w:val="none" w:sz="0" w:space="0" w:color="auto"/>
            <w:bottom w:val="none" w:sz="0" w:space="0" w:color="auto"/>
            <w:right w:val="none" w:sz="0" w:space="0" w:color="auto"/>
          </w:divBdr>
        </w:div>
        <w:div w:id="1785615025">
          <w:marLeft w:val="640"/>
          <w:marRight w:val="0"/>
          <w:marTop w:val="0"/>
          <w:marBottom w:val="0"/>
          <w:divBdr>
            <w:top w:val="none" w:sz="0" w:space="0" w:color="auto"/>
            <w:left w:val="none" w:sz="0" w:space="0" w:color="auto"/>
            <w:bottom w:val="none" w:sz="0" w:space="0" w:color="auto"/>
            <w:right w:val="none" w:sz="0" w:space="0" w:color="auto"/>
          </w:divBdr>
        </w:div>
        <w:div w:id="14693624">
          <w:marLeft w:val="640"/>
          <w:marRight w:val="0"/>
          <w:marTop w:val="0"/>
          <w:marBottom w:val="0"/>
          <w:divBdr>
            <w:top w:val="none" w:sz="0" w:space="0" w:color="auto"/>
            <w:left w:val="none" w:sz="0" w:space="0" w:color="auto"/>
            <w:bottom w:val="none" w:sz="0" w:space="0" w:color="auto"/>
            <w:right w:val="none" w:sz="0" w:space="0" w:color="auto"/>
          </w:divBdr>
        </w:div>
        <w:div w:id="525753159">
          <w:marLeft w:val="640"/>
          <w:marRight w:val="0"/>
          <w:marTop w:val="0"/>
          <w:marBottom w:val="0"/>
          <w:divBdr>
            <w:top w:val="none" w:sz="0" w:space="0" w:color="auto"/>
            <w:left w:val="none" w:sz="0" w:space="0" w:color="auto"/>
            <w:bottom w:val="none" w:sz="0" w:space="0" w:color="auto"/>
            <w:right w:val="none" w:sz="0" w:space="0" w:color="auto"/>
          </w:divBdr>
        </w:div>
        <w:div w:id="1282147513">
          <w:marLeft w:val="640"/>
          <w:marRight w:val="0"/>
          <w:marTop w:val="0"/>
          <w:marBottom w:val="0"/>
          <w:divBdr>
            <w:top w:val="none" w:sz="0" w:space="0" w:color="auto"/>
            <w:left w:val="none" w:sz="0" w:space="0" w:color="auto"/>
            <w:bottom w:val="none" w:sz="0" w:space="0" w:color="auto"/>
            <w:right w:val="none" w:sz="0" w:space="0" w:color="auto"/>
          </w:divBdr>
        </w:div>
        <w:div w:id="1095399672">
          <w:marLeft w:val="640"/>
          <w:marRight w:val="0"/>
          <w:marTop w:val="0"/>
          <w:marBottom w:val="0"/>
          <w:divBdr>
            <w:top w:val="none" w:sz="0" w:space="0" w:color="auto"/>
            <w:left w:val="none" w:sz="0" w:space="0" w:color="auto"/>
            <w:bottom w:val="none" w:sz="0" w:space="0" w:color="auto"/>
            <w:right w:val="none" w:sz="0" w:space="0" w:color="auto"/>
          </w:divBdr>
        </w:div>
        <w:div w:id="1657487209">
          <w:marLeft w:val="640"/>
          <w:marRight w:val="0"/>
          <w:marTop w:val="0"/>
          <w:marBottom w:val="0"/>
          <w:divBdr>
            <w:top w:val="none" w:sz="0" w:space="0" w:color="auto"/>
            <w:left w:val="none" w:sz="0" w:space="0" w:color="auto"/>
            <w:bottom w:val="none" w:sz="0" w:space="0" w:color="auto"/>
            <w:right w:val="none" w:sz="0" w:space="0" w:color="auto"/>
          </w:divBdr>
        </w:div>
        <w:div w:id="1263756724">
          <w:marLeft w:val="640"/>
          <w:marRight w:val="0"/>
          <w:marTop w:val="0"/>
          <w:marBottom w:val="0"/>
          <w:divBdr>
            <w:top w:val="none" w:sz="0" w:space="0" w:color="auto"/>
            <w:left w:val="none" w:sz="0" w:space="0" w:color="auto"/>
            <w:bottom w:val="none" w:sz="0" w:space="0" w:color="auto"/>
            <w:right w:val="none" w:sz="0" w:space="0" w:color="auto"/>
          </w:divBdr>
        </w:div>
        <w:div w:id="1172181195">
          <w:marLeft w:val="640"/>
          <w:marRight w:val="0"/>
          <w:marTop w:val="0"/>
          <w:marBottom w:val="0"/>
          <w:divBdr>
            <w:top w:val="none" w:sz="0" w:space="0" w:color="auto"/>
            <w:left w:val="none" w:sz="0" w:space="0" w:color="auto"/>
            <w:bottom w:val="none" w:sz="0" w:space="0" w:color="auto"/>
            <w:right w:val="none" w:sz="0" w:space="0" w:color="auto"/>
          </w:divBdr>
        </w:div>
        <w:div w:id="1398550899">
          <w:marLeft w:val="640"/>
          <w:marRight w:val="0"/>
          <w:marTop w:val="0"/>
          <w:marBottom w:val="0"/>
          <w:divBdr>
            <w:top w:val="none" w:sz="0" w:space="0" w:color="auto"/>
            <w:left w:val="none" w:sz="0" w:space="0" w:color="auto"/>
            <w:bottom w:val="none" w:sz="0" w:space="0" w:color="auto"/>
            <w:right w:val="none" w:sz="0" w:space="0" w:color="auto"/>
          </w:divBdr>
        </w:div>
        <w:div w:id="218321210">
          <w:marLeft w:val="640"/>
          <w:marRight w:val="0"/>
          <w:marTop w:val="0"/>
          <w:marBottom w:val="0"/>
          <w:divBdr>
            <w:top w:val="none" w:sz="0" w:space="0" w:color="auto"/>
            <w:left w:val="none" w:sz="0" w:space="0" w:color="auto"/>
            <w:bottom w:val="none" w:sz="0" w:space="0" w:color="auto"/>
            <w:right w:val="none" w:sz="0" w:space="0" w:color="auto"/>
          </w:divBdr>
        </w:div>
        <w:div w:id="1005061793">
          <w:marLeft w:val="640"/>
          <w:marRight w:val="0"/>
          <w:marTop w:val="0"/>
          <w:marBottom w:val="0"/>
          <w:divBdr>
            <w:top w:val="none" w:sz="0" w:space="0" w:color="auto"/>
            <w:left w:val="none" w:sz="0" w:space="0" w:color="auto"/>
            <w:bottom w:val="none" w:sz="0" w:space="0" w:color="auto"/>
            <w:right w:val="none" w:sz="0" w:space="0" w:color="auto"/>
          </w:divBdr>
        </w:div>
        <w:div w:id="1494107385">
          <w:marLeft w:val="640"/>
          <w:marRight w:val="0"/>
          <w:marTop w:val="0"/>
          <w:marBottom w:val="0"/>
          <w:divBdr>
            <w:top w:val="none" w:sz="0" w:space="0" w:color="auto"/>
            <w:left w:val="none" w:sz="0" w:space="0" w:color="auto"/>
            <w:bottom w:val="none" w:sz="0" w:space="0" w:color="auto"/>
            <w:right w:val="none" w:sz="0" w:space="0" w:color="auto"/>
          </w:divBdr>
        </w:div>
        <w:div w:id="847792975">
          <w:marLeft w:val="640"/>
          <w:marRight w:val="0"/>
          <w:marTop w:val="0"/>
          <w:marBottom w:val="0"/>
          <w:divBdr>
            <w:top w:val="none" w:sz="0" w:space="0" w:color="auto"/>
            <w:left w:val="none" w:sz="0" w:space="0" w:color="auto"/>
            <w:bottom w:val="none" w:sz="0" w:space="0" w:color="auto"/>
            <w:right w:val="none" w:sz="0" w:space="0" w:color="auto"/>
          </w:divBdr>
        </w:div>
        <w:div w:id="806708373">
          <w:marLeft w:val="640"/>
          <w:marRight w:val="0"/>
          <w:marTop w:val="0"/>
          <w:marBottom w:val="0"/>
          <w:divBdr>
            <w:top w:val="none" w:sz="0" w:space="0" w:color="auto"/>
            <w:left w:val="none" w:sz="0" w:space="0" w:color="auto"/>
            <w:bottom w:val="none" w:sz="0" w:space="0" w:color="auto"/>
            <w:right w:val="none" w:sz="0" w:space="0" w:color="auto"/>
          </w:divBdr>
        </w:div>
        <w:div w:id="997002296">
          <w:marLeft w:val="640"/>
          <w:marRight w:val="0"/>
          <w:marTop w:val="0"/>
          <w:marBottom w:val="0"/>
          <w:divBdr>
            <w:top w:val="none" w:sz="0" w:space="0" w:color="auto"/>
            <w:left w:val="none" w:sz="0" w:space="0" w:color="auto"/>
            <w:bottom w:val="none" w:sz="0" w:space="0" w:color="auto"/>
            <w:right w:val="none" w:sz="0" w:space="0" w:color="auto"/>
          </w:divBdr>
        </w:div>
        <w:div w:id="1426002155">
          <w:marLeft w:val="640"/>
          <w:marRight w:val="0"/>
          <w:marTop w:val="0"/>
          <w:marBottom w:val="0"/>
          <w:divBdr>
            <w:top w:val="none" w:sz="0" w:space="0" w:color="auto"/>
            <w:left w:val="none" w:sz="0" w:space="0" w:color="auto"/>
            <w:bottom w:val="none" w:sz="0" w:space="0" w:color="auto"/>
            <w:right w:val="none" w:sz="0" w:space="0" w:color="auto"/>
          </w:divBdr>
        </w:div>
        <w:div w:id="579674962">
          <w:marLeft w:val="640"/>
          <w:marRight w:val="0"/>
          <w:marTop w:val="0"/>
          <w:marBottom w:val="0"/>
          <w:divBdr>
            <w:top w:val="none" w:sz="0" w:space="0" w:color="auto"/>
            <w:left w:val="none" w:sz="0" w:space="0" w:color="auto"/>
            <w:bottom w:val="none" w:sz="0" w:space="0" w:color="auto"/>
            <w:right w:val="none" w:sz="0" w:space="0" w:color="auto"/>
          </w:divBdr>
        </w:div>
        <w:div w:id="269515224">
          <w:marLeft w:val="640"/>
          <w:marRight w:val="0"/>
          <w:marTop w:val="0"/>
          <w:marBottom w:val="0"/>
          <w:divBdr>
            <w:top w:val="none" w:sz="0" w:space="0" w:color="auto"/>
            <w:left w:val="none" w:sz="0" w:space="0" w:color="auto"/>
            <w:bottom w:val="none" w:sz="0" w:space="0" w:color="auto"/>
            <w:right w:val="none" w:sz="0" w:space="0" w:color="auto"/>
          </w:divBdr>
        </w:div>
        <w:div w:id="1867020274">
          <w:marLeft w:val="640"/>
          <w:marRight w:val="0"/>
          <w:marTop w:val="0"/>
          <w:marBottom w:val="0"/>
          <w:divBdr>
            <w:top w:val="none" w:sz="0" w:space="0" w:color="auto"/>
            <w:left w:val="none" w:sz="0" w:space="0" w:color="auto"/>
            <w:bottom w:val="none" w:sz="0" w:space="0" w:color="auto"/>
            <w:right w:val="none" w:sz="0" w:space="0" w:color="auto"/>
          </w:divBdr>
        </w:div>
        <w:div w:id="629750583">
          <w:marLeft w:val="640"/>
          <w:marRight w:val="0"/>
          <w:marTop w:val="0"/>
          <w:marBottom w:val="0"/>
          <w:divBdr>
            <w:top w:val="none" w:sz="0" w:space="0" w:color="auto"/>
            <w:left w:val="none" w:sz="0" w:space="0" w:color="auto"/>
            <w:bottom w:val="none" w:sz="0" w:space="0" w:color="auto"/>
            <w:right w:val="none" w:sz="0" w:space="0" w:color="auto"/>
          </w:divBdr>
        </w:div>
        <w:div w:id="1171528016">
          <w:marLeft w:val="640"/>
          <w:marRight w:val="0"/>
          <w:marTop w:val="0"/>
          <w:marBottom w:val="0"/>
          <w:divBdr>
            <w:top w:val="none" w:sz="0" w:space="0" w:color="auto"/>
            <w:left w:val="none" w:sz="0" w:space="0" w:color="auto"/>
            <w:bottom w:val="none" w:sz="0" w:space="0" w:color="auto"/>
            <w:right w:val="none" w:sz="0" w:space="0" w:color="auto"/>
          </w:divBdr>
        </w:div>
        <w:div w:id="685133002">
          <w:marLeft w:val="640"/>
          <w:marRight w:val="0"/>
          <w:marTop w:val="0"/>
          <w:marBottom w:val="0"/>
          <w:divBdr>
            <w:top w:val="none" w:sz="0" w:space="0" w:color="auto"/>
            <w:left w:val="none" w:sz="0" w:space="0" w:color="auto"/>
            <w:bottom w:val="none" w:sz="0" w:space="0" w:color="auto"/>
            <w:right w:val="none" w:sz="0" w:space="0" w:color="auto"/>
          </w:divBdr>
        </w:div>
        <w:div w:id="2005935499">
          <w:marLeft w:val="640"/>
          <w:marRight w:val="0"/>
          <w:marTop w:val="0"/>
          <w:marBottom w:val="0"/>
          <w:divBdr>
            <w:top w:val="none" w:sz="0" w:space="0" w:color="auto"/>
            <w:left w:val="none" w:sz="0" w:space="0" w:color="auto"/>
            <w:bottom w:val="none" w:sz="0" w:space="0" w:color="auto"/>
            <w:right w:val="none" w:sz="0" w:space="0" w:color="auto"/>
          </w:divBdr>
        </w:div>
        <w:div w:id="1228149897">
          <w:marLeft w:val="640"/>
          <w:marRight w:val="0"/>
          <w:marTop w:val="0"/>
          <w:marBottom w:val="0"/>
          <w:divBdr>
            <w:top w:val="none" w:sz="0" w:space="0" w:color="auto"/>
            <w:left w:val="none" w:sz="0" w:space="0" w:color="auto"/>
            <w:bottom w:val="none" w:sz="0" w:space="0" w:color="auto"/>
            <w:right w:val="none" w:sz="0" w:space="0" w:color="auto"/>
          </w:divBdr>
        </w:div>
        <w:div w:id="1750424140">
          <w:marLeft w:val="640"/>
          <w:marRight w:val="0"/>
          <w:marTop w:val="0"/>
          <w:marBottom w:val="0"/>
          <w:divBdr>
            <w:top w:val="none" w:sz="0" w:space="0" w:color="auto"/>
            <w:left w:val="none" w:sz="0" w:space="0" w:color="auto"/>
            <w:bottom w:val="none" w:sz="0" w:space="0" w:color="auto"/>
            <w:right w:val="none" w:sz="0" w:space="0" w:color="auto"/>
          </w:divBdr>
        </w:div>
        <w:div w:id="1155296666">
          <w:marLeft w:val="640"/>
          <w:marRight w:val="0"/>
          <w:marTop w:val="0"/>
          <w:marBottom w:val="0"/>
          <w:divBdr>
            <w:top w:val="none" w:sz="0" w:space="0" w:color="auto"/>
            <w:left w:val="none" w:sz="0" w:space="0" w:color="auto"/>
            <w:bottom w:val="none" w:sz="0" w:space="0" w:color="auto"/>
            <w:right w:val="none" w:sz="0" w:space="0" w:color="auto"/>
          </w:divBdr>
        </w:div>
        <w:div w:id="1209878106">
          <w:marLeft w:val="640"/>
          <w:marRight w:val="0"/>
          <w:marTop w:val="0"/>
          <w:marBottom w:val="0"/>
          <w:divBdr>
            <w:top w:val="none" w:sz="0" w:space="0" w:color="auto"/>
            <w:left w:val="none" w:sz="0" w:space="0" w:color="auto"/>
            <w:bottom w:val="none" w:sz="0" w:space="0" w:color="auto"/>
            <w:right w:val="none" w:sz="0" w:space="0" w:color="auto"/>
          </w:divBdr>
        </w:div>
        <w:div w:id="38013068">
          <w:marLeft w:val="640"/>
          <w:marRight w:val="0"/>
          <w:marTop w:val="0"/>
          <w:marBottom w:val="0"/>
          <w:divBdr>
            <w:top w:val="none" w:sz="0" w:space="0" w:color="auto"/>
            <w:left w:val="none" w:sz="0" w:space="0" w:color="auto"/>
            <w:bottom w:val="none" w:sz="0" w:space="0" w:color="auto"/>
            <w:right w:val="none" w:sz="0" w:space="0" w:color="auto"/>
          </w:divBdr>
        </w:div>
        <w:div w:id="1773864598">
          <w:marLeft w:val="640"/>
          <w:marRight w:val="0"/>
          <w:marTop w:val="0"/>
          <w:marBottom w:val="0"/>
          <w:divBdr>
            <w:top w:val="none" w:sz="0" w:space="0" w:color="auto"/>
            <w:left w:val="none" w:sz="0" w:space="0" w:color="auto"/>
            <w:bottom w:val="none" w:sz="0" w:space="0" w:color="auto"/>
            <w:right w:val="none" w:sz="0" w:space="0" w:color="auto"/>
          </w:divBdr>
        </w:div>
        <w:div w:id="594557413">
          <w:marLeft w:val="640"/>
          <w:marRight w:val="0"/>
          <w:marTop w:val="0"/>
          <w:marBottom w:val="0"/>
          <w:divBdr>
            <w:top w:val="none" w:sz="0" w:space="0" w:color="auto"/>
            <w:left w:val="none" w:sz="0" w:space="0" w:color="auto"/>
            <w:bottom w:val="none" w:sz="0" w:space="0" w:color="auto"/>
            <w:right w:val="none" w:sz="0" w:space="0" w:color="auto"/>
          </w:divBdr>
        </w:div>
        <w:div w:id="825785239">
          <w:marLeft w:val="640"/>
          <w:marRight w:val="0"/>
          <w:marTop w:val="0"/>
          <w:marBottom w:val="0"/>
          <w:divBdr>
            <w:top w:val="none" w:sz="0" w:space="0" w:color="auto"/>
            <w:left w:val="none" w:sz="0" w:space="0" w:color="auto"/>
            <w:bottom w:val="none" w:sz="0" w:space="0" w:color="auto"/>
            <w:right w:val="none" w:sz="0" w:space="0" w:color="auto"/>
          </w:divBdr>
        </w:div>
        <w:div w:id="1902058755">
          <w:marLeft w:val="640"/>
          <w:marRight w:val="0"/>
          <w:marTop w:val="0"/>
          <w:marBottom w:val="0"/>
          <w:divBdr>
            <w:top w:val="none" w:sz="0" w:space="0" w:color="auto"/>
            <w:left w:val="none" w:sz="0" w:space="0" w:color="auto"/>
            <w:bottom w:val="none" w:sz="0" w:space="0" w:color="auto"/>
            <w:right w:val="none" w:sz="0" w:space="0" w:color="auto"/>
          </w:divBdr>
        </w:div>
        <w:div w:id="2085954959">
          <w:marLeft w:val="640"/>
          <w:marRight w:val="0"/>
          <w:marTop w:val="0"/>
          <w:marBottom w:val="0"/>
          <w:divBdr>
            <w:top w:val="none" w:sz="0" w:space="0" w:color="auto"/>
            <w:left w:val="none" w:sz="0" w:space="0" w:color="auto"/>
            <w:bottom w:val="none" w:sz="0" w:space="0" w:color="auto"/>
            <w:right w:val="none" w:sz="0" w:space="0" w:color="auto"/>
          </w:divBdr>
        </w:div>
        <w:div w:id="1992713636">
          <w:marLeft w:val="640"/>
          <w:marRight w:val="0"/>
          <w:marTop w:val="0"/>
          <w:marBottom w:val="0"/>
          <w:divBdr>
            <w:top w:val="none" w:sz="0" w:space="0" w:color="auto"/>
            <w:left w:val="none" w:sz="0" w:space="0" w:color="auto"/>
            <w:bottom w:val="none" w:sz="0" w:space="0" w:color="auto"/>
            <w:right w:val="none" w:sz="0" w:space="0" w:color="auto"/>
          </w:divBdr>
        </w:div>
        <w:div w:id="1524442850">
          <w:marLeft w:val="640"/>
          <w:marRight w:val="0"/>
          <w:marTop w:val="0"/>
          <w:marBottom w:val="0"/>
          <w:divBdr>
            <w:top w:val="none" w:sz="0" w:space="0" w:color="auto"/>
            <w:left w:val="none" w:sz="0" w:space="0" w:color="auto"/>
            <w:bottom w:val="none" w:sz="0" w:space="0" w:color="auto"/>
            <w:right w:val="none" w:sz="0" w:space="0" w:color="auto"/>
          </w:divBdr>
        </w:div>
      </w:divsChild>
    </w:div>
    <w:div w:id="976642503">
      <w:bodyDiv w:val="1"/>
      <w:marLeft w:val="0"/>
      <w:marRight w:val="0"/>
      <w:marTop w:val="0"/>
      <w:marBottom w:val="0"/>
      <w:divBdr>
        <w:top w:val="none" w:sz="0" w:space="0" w:color="auto"/>
        <w:left w:val="none" w:sz="0" w:space="0" w:color="auto"/>
        <w:bottom w:val="none" w:sz="0" w:space="0" w:color="auto"/>
        <w:right w:val="none" w:sz="0" w:space="0" w:color="auto"/>
      </w:divBdr>
      <w:divsChild>
        <w:div w:id="1459836068">
          <w:marLeft w:val="640"/>
          <w:marRight w:val="0"/>
          <w:marTop w:val="0"/>
          <w:marBottom w:val="0"/>
          <w:divBdr>
            <w:top w:val="none" w:sz="0" w:space="0" w:color="auto"/>
            <w:left w:val="none" w:sz="0" w:space="0" w:color="auto"/>
            <w:bottom w:val="none" w:sz="0" w:space="0" w:color="auto"/>
            <w:right w:val="none" w:sz="0" w:space="0" w:color="auto"/>
          </w:divBdr>
        </w:div>
        <w:div w:id="843011440">
          <w:marLeft w:val="640"/>
          <w:marRight w:val="0"/>
          <w:marTop w:val="0"/>
          <w:marBottom w:val="0"/>
          <w:divBdr>
            <w:top w:val="none" w:sz="0" w:space="0" w:color="auto"/>
            <w:left w:val="none" w:sz="0" w:space="0" w:color="auto"/>
            <w:bottom w:val="none" w:sz="0" w:space="0" w:color="auto"/>
            <w:right w:val="none" w:sz="0" w:space="0" w:color="auto"/>
          </w:divBdr>
        </w:div>
        <w:div w:id="1374039651">
          <w:marLeft w:val="640"/>
          <w:marRight w:val="0"/>
          <w:marTop w:val="0"/>
          <w:marBottom w:val="0"/>
          <w:divBdr>
            <w:top w:val="none" w:sz="0" w:space="0" w:color="auto"/>
            <w:left w:val="none" w:sz="0" w:space="0" w:color="auto"/>
            <w:bottom w:val="none" w:sz="0" w:space="0" w:color="auto"/>
            <w:right w:val="none" w:sz="0" w:space="0" w:color="auto"/>
          </w:divBdr>
        </w:div>
        <w:div w:id="255556127">
          <w:marLeft w:val="640"/>
          <w:marRight w:val="0"/>
          <w:marTop w:val="0"/>
          <w:marBottom w:val="0"/>
          <w:divBdr>
            <w:top w:val="none" w:sz="0" w:space="0" w:color="auto"/>
            <w:left w:val="none" w:sz="0" w:space="0" w:color="auto"/>
            <w:bottom w:val="none" w:sz="0" w:space="0" w:color="auto"/>
            <w:right w:val="none" w:sz="0" w:space="0" w:color="auto"/>
          </w:divBdr>
        </w:div>
        <w:div w:id="802622362">
          <w:marLeft w:val="640"/>
          <w:marRight w:val="0"/>
          <w:marTop w:val="0"/>
          <w:marBottom w:val="0"/>
          <w:divBdr>
            <w:top w:val="none" w:sz="0" w:space="0" w:color="auto"/>
            <w:left w:val="none" w:sz="0" w:space="0" w:color="auto"/>
            <w:bottom w:val="none" w:sz="0" w:space="0" w:color="auto"/>
            <w:right w:val="none" w:sz="0" w:space="0" w:color="auto"/>
          </w:divBdr>
        </w:div>
        <w:div w:id="372585031">
          <w:marLeft w:val="640"/>
          <w:marRight w:val="0"/>
          <w:marTop w:val="0"/>
          <w:marBottom w:val="0"/>
          <w:divBdr>
            <w:top w:val="none" w:sz="0" w:space="0" w:color="auto"/>
            <w:left w:val="none" w:sz="0" w:space="0" w:color="auto"/>
            <w:bottom w:val="none" w:sz="0" w:space="0" w:color="auto"/>
            <w:right w:val="none" w:sz="0" w:space="0" w:color="auto"/>
          </w:divBdr>
        </w:div>
        <w:div w:id="1437823033">
          <w:marLeft w:val="640"/>
          <w:marRight w:val="0"/>
          <w:marTop w:val="0"/>
          <w:marBottom w:val="0"/>
          <w:divBdr>
            <w:top w:val="none" w:sz="0" w:space="0" w:color="auto"/>
            <w:left w:val="none" w:sz="0" w:space="0" w:color="auto"/>
            <w:bottom w:val="none" w:sz="0" w:space="0" w:color="auto"/>
            <w:right w:val="none" w:sz="0" w:space="0" w:color="auto"/>
          </w:divBdr>
        </w:div>
        <w:div w:id="1663775050">
          <w:marLeft w:val="640"/>
          <w:marRight w:val="0"/>
          <w:marTop w:val="0"/>
          <w:marBottom w:val="0"/>
          <w:divBdr>
            <w:top w:val="none" w:sz="0" w:space="0" w:color="auto"/>
            <w:left w:val="none" w:sz="0" w:space="0" w:color="auto"/>
            <w:bottom w:val="none" w:sz="0" w:space="0" w:color="auto"/>
            <w:right w:val="none" w:sz="0" w:space="0" w:color="auto"/>
          </w:divBdr>
        </w:div>
        <w:div w:id="42366053">
          <w:marLeft w:val="640"/>
          <w:marRight w:val="0"/>
          <w:marTop w:val="0"/>
          <w:marBottom w:val="0"/>
          <w:divBdr>
            <w:top w:val="none" w:sz="0" w:space="0" w:color="auto"/>
            <w:left w:val="none" w:sz="0" w:space="0" w:color="auto"/>
            <w:bottom w:val="none" w:sz="0" w:space="0" w:color="auto"/>
            <w:right w:val="none" w:sz="0" w:space="0" w:color="auto"/>
          </w:divBdr>
        </w:div>
        <w:div w:id="2005547638">
          <w:marLeft w:val="640"/>
          <w:marRight w:val="0"/>
          <w:marTop w:val="0"/>
          <w:marBottom w:val="0"/>
          <w:divBdr>
            <w:top w:val="none" w:sz="0" w:space="0" w:color="auto"/>
            <w:left w:val="none" w:sz="0" w:space="0" w:color="auto"/>
            <w:bottom w:val="none" w:sz="0" w:space="0" w:color="auto"/>
            <w:right w:val="none" w:sz="0" w:space="0" w:color="auto"/>
          </w:divBdr>
        </w:div>
        <w:div w:id="1273240837">
          <w:marLeft w:val="640"/>
          <w:marRight w:val="0"/>
          <w:marTop w:val="0"/>
          <w:marBottom w:val="0"/>
          <w:divBdr>
            <w:top w:val="none" w:sz="0" w:space="0" w:color="auto"/>
            <w:left w:val="none" w:sz="0" w:space="0" w:color="auto"/>
            <w:bottom w:val="none" w:sz="0" w:space="0" w:color="auto"/>
            <w:right w:val="none" w:sz="0" w:space="0" w:color="auto"/>
          </w:divBdr>
        </w:div>
        <w:div w:id="1537429288">
          <w:marLeft w:val="640"/>
          <w:marRight w:val="0"/>
          <w:marTop w:val="0"/>
          <w:marBottom w:val="0"/>
          <w:divBdr>
            <w:top w:val="none" w:sz="0" w:space="0" w:color="auto"/>
            <w:left w:val="none" w:sz="0" w:space="0" w:color="auto"/>
            <w:bottom w:val="none" w:sz="0" w:space="0" w:color="auto"/>
            <w:right w:val="none" w:sz="0" w:space="0" w:color="auto"/>
          </w:divBdr>
        </w:div>
        <w:div w:id="1297950415">
          <w:marLeft w:val="640"/>
          <w:marRight w:val="0"/>
          <w:marTop w:val="0"/>
          <w:marBottom w:val="0"/>
          <w:divBdr>
            <w:top w:val="none" w:sz="0" w:space="0" w:color="auto"/>
            <w:left w:val="none" w:sz="0" w:space="0" w:color="auto"/>
            <w:bottom w:val="none" w:sz="0" w:space="0" w:color="auto"/>
            <w:right w:val="none" w:sz="0" w:space="0" w:color="auto"/>
          </w:divBdr>
        </w:div>
        <w:div w:id="1746880680">
          <w:marLeft w:val="640"/>
          <w:marRight w:val="0"/>
          <w:marTop w:val="0"/>
          <w:marBottom w:val="0"/>
          <w:divBdr>
            <w:top w:val="none" w:sz="0" w:space="0" w:color="auto"/>
            <w:left w:val="none" w:sz="0" w:space="0" w:color="auto"/>
            <w:bottom w:val="none" w:sz="0" w:space="0" w:color="auto"/>
            <w:right w:val="none" w:sz="0" w:space="0" w:color="auto"/>
          </w:divBdr>
        </w:div>
        <w:div w:id="89858005">
          <w:marLeft w:val="640"/>
          <w:marRight w:val="0"/>
          <w:marTop w:val="0"/>
          <w:marBottom w:val="0"/>
          <w:divBdr>
            <w:top w:val="none" w:sz="0" w:space="0" w:color="auto"/>
            <w:left w:val="none" w:sz="0" w:space="0" w:color="auto"/>
            <w:bottom w:val="none" w:sz="0" w:space="0" w:color="auto"/>
            <w:right w:val="none" w:sz="0" w:space="0" w:color="auto"/>
          </w:divBdr>
        </w:div>
        <w:div w:id="968121105">
          <w:marLeft w:val="640"/>
          <w:marRight w:val="0"/>
          <w:marTop w:val="0"/>
          <w:marBottom w:val="0"/>
          <w:divBdr>
            <w:top w:val="none" w:sz="0" w:space="0" w:color="auto"/>
            <w:left w:val="none" w:sz="0" w:space="0" w:color="auto"/>
            <w:bottom w:val="none" w:sz="0" w:space="0" w:color="auto"/>
            <w:right w:val="none" w:sz="0" w:space="0" w:color="auto"/>
          </w:divBdr>
        </w:div>
        <w:div w:id="862788366">
          <w:marLeft w:val="640"/>
          <w:marRight w:val="0"/>
          <w:marTop w:val="0"/>
          <w:marBottom w:val="0"/>
          <w:divBdr>
            <w:top w:val="none" w:sz="0" w:space="0" w:color="auto"/>
            <w:left w:val="none" w:sz="0" w:space="0" w:color="auto"/>
            <w:bottom w:val="none" w:sz="0" w:space="0" w:color="auto"/>
            <w:right w:val="none" w:sz="0" w:space="0" w:color="auto"/>
          </w:divBdr>
        </w:div>
        <w:div w:id="1915971102">
          <w:marLeft w:val="640"/>
          <w:marRight w:val="0"/>
          <w:marTop w:val="0"/>
          <w:marBottom w:val="0"/>
          <w:divBdr>
            <w:top w:val="none" w:sz="0" w:space="0" w:color="auto"/>
            <w:left w:val="none" w:sz="0" w:space="0" w:color="auto"/>
            <w:bottom w:val="none" w:sz="0" w:space="0" w:color="auto"/>
            <w:right w:val="none" w:sz="0" w:space="0" w:color="auto"/>
          </w:divBdr>
        </w:div>
        <w:div w:id="1027289286">
          <w:marLeft w:val="640"/>
          <w:marRight w:val="0"/>
          <w:marTop w:val="0"/>
          <w:marBottom w:val="0"/>
          <w:divBdr>
            <w:top w:val="none" w:sz="0" w:space="0" w:color="auto"/>
            <w:left w:val="none" w:sz="0" w:space="0" w:color="auto"/>
            <w:bottom w:val="none" w:sz="0" w:space="0" w:color="auto"/>
            <w:right w:val="none" w:sz="0" w:space="0" w:color="auto"/>
          </w:divBdr>
        </w:div>
        <w:div w:id="878979235">
          <w:marLeft w:val="640"/>
          <w:marRight w:val="0"/>
          <w:marTop w:val="0"/>
          <w:marBottom w:val="0"/>
          <w:divBdr>
            <w:top w:val="none" w:sz="0" w:space="0" w:color="auto"/>
            <w:left w:val="none" w:sz="0" w:space="0" w:color="auto"/>
            <w:bottom w:val="none" w:sz="0" w:space="0" w:color="auto"/>
            <w:right w:val="none" w:sz="0" w:space="0" w:color="auto"/>
          </w:divBdr>
        </w:div>
        <w:div w:id="376858535">
          <w:marLeft w:val="640"/>
          <w:marRight w:val="0"/>
          <w:marTop w:val="0"/>
          <w:marBottom w:val="0"/>
          <w:divBdr>
            <w:top w:val="none" w:sz="0" w:space="0" w:color="auto"/>
            <w:left w:val="none" w:sz="0" w:space="0" w:color="auto"/>
            <w:bottom w:val="none" w:sz="0" w:space="0" w:color="auto"/>
            <w:right w:val="none" w:sz="0" w:space="0" w:color="auto"/>
          </w:divBdr>
        </w:div>
        <w:div w:id="700207271">
          <w:marLeft w:val="640"/>
          <w:marRight w:val="0"/>
          <w:marTop w:val="0"/>
          <w:marBottom w:val="0"/>
          <w:divBdr>
            <w:top w:val="none" w:sz="0" w:space="0" w:color="auto"/>
            <w:left w:val="none" w:sz="0" w:space="0" w:color="auto"/>
            <w:bottom w:val="none" w:sz="0" w:space="0" w:color="auto"/>
            <w:right w:val="none" w:sz="0" w:space="0" w:color="auto"/>
          </w:divBdr>
        </w:div>
        <w:div w:id="857499738">
          <w:marLeft w:val="640"/>
          <w:marRight w:val="0"/>
          <w:marTop w:val="0"/>
          <w:marBottom w:val="0"/>
          <w:divBdr>
            <w:top w:val="none" w:sz="0" w:space="0" w:color="auto"/>
            <w:left w:val="none" w:sz="0" w:space="0" w:color="auto"/>
            <w:bottom w:val="none" w:sz="0" w:space="0" w:color="auto"/>
            <w:right w:val="none" w:sz="0" w:space="0" w:color="auto"/>
          </w:divBdr>
        </w:div>
        <w:div w:id="2090807279">
          <w:marLeft w:val="640"/>
          <w:marRight w:val="0"/>
          <w:marTop w:val="0"/>
          <w:marBottom w:val="0"/>
          <w:divBdr>
            <w:top w:val="none" w:sz="0" w:space="0" w:color="auto"/>
            <w:left w:val="none" w:sz="0" w:space="0" w:color="auto"/>
            <w:bottom w:val="none" w:sz="0" w:space="0" w:color="auto"/>
            <w:right w:val="none" w:sz="0" w:space="0" w:color="auto"/>
          </w:divBdr>
        </w:div>
        <w:div w:id="2074161277">
          <w:marLeft w:val="640"/>
          <w:marRight w:val="0"/>
          <w:marTop w:val="0"/>
          <w:marBottom w:val="0"/>
          <w:divBdr>
            <w:top w:val="none" w:sz="0" w:space="0" w:color="auto"/>
            <w:left w:val="none" w:sz="0" w:space="0" w:color="auto"/>
            <w:bottom w:val="none" w:sz="0" w:space="0" w:color="auto"/>
            <w:right w:val="none" w:sz="0" w:space="0" w:color="auto"/>
          </w:divBdr>
        </w:div>
        <w:div w:id="1032731453">
          <w:marLeft w:val="640"/>
          <w:marRight w:val="0"/>
          <w:marTop w:val="0"/>
          <w:marBottom w:val="0"/>
          <w:divBdr>
            <w:top w:val="none" w:sz="0" w:space="0" w:color="auto"/>
            <w:left w:val="none" w:sz="0" w:space="0" w:color="auto"/>
            <w:bottom w:val="none" w:sz="0" w:space="0" w:color="auto"/>
            <w:right w:val="none" w:sz="0" w:space="0" w:color="auto"/>
          </w:divBdr>
        </w:div>
        <w:div w:id="930049005">
          <w:marLeft w:val="640"/>
          <w:marRight w:val="0"/>
          <w:marTop w:val="0"/>
          <w:marBottom w:val="0"/>
          <w:divBdr>
            <w:top w:val="none" w:sz="0" w:space="0" w:color="auto"/>
            <w:left w:val="none" w:sz="0" w:space="0" w:color="auto"/>
            <w:bottom w:val="none" w:sz="0" w:space="0" w:color="auto"/>
            <w:right w:val="none" w:sz="0" w:space="0" w:color="auto"/>
          </w:divBdr>
        </w:div>
        <w:div w:id="270478309">
          <w:marLeft w:val="640"/>
          <w:marRight w:val="0"/>
          <w:marTop w:val="0"/>
          <w:marBottom w:val="0"/>
          <w:divBdr>
            <w:top w:val="none" w:sz="0" w:space="0" w:color="auto"/>
            <w:left w:val="none" w:sz="0" w:space="0" w:color="auto"/>
            <w:bottom w:val="none" w:sz="0" w:space="0" w:color="auto"/>
            <w:right w:val="none" w:sz="0" w:space="0" w:color="auto"/>
          </w:divBdr>
        </w:div>
        <w:div w:id="232204457">
          <w:marLeft w:val="640"/>
          <w:marRight w:val="0"/>
          <w:marTop w:val="0"/>
          <w:marBottom w:val="0"/>
          <w:divBdr>
            <w:top w:val="none" w:sz="0" w:space="0" w:color="auto"/>
            <w:left w:val="none" w:sz="0" w:space="0" w:color="auto"/>
            <w:bottom w:val="none" w:sz="0" w:space="0" w:color="auto"/>
            <w:right w:val="none" w:sz="0" w:space="0" w:color="auto"/>
          </w:divBdr>
        </w:div>
        <w:div w:id="1773889146">
          <w:marLeft w:val="640"/>
          <w:marRight w:val="0"/>
          <w:marTop w:val="0"/>
          <w:marBottom w:val="0"/>
          <w:divBdr>
            <w:top w:val="none" w:sz="0" w:space="0" w:color="auto"/>
            <w:left w:val="none" w:sz="0" w:space="0" w:color="auto"/>
            <w:bottom w:val="none" w:sz="0" w:space="0" w:color="auto"/>
            <w:right w:val="none" w:sz="0" w:space="0" w:color="auto"/>
          </w:divBdr>
        </w:div>
        <w:div w:id="1992561502">
          <w:marLeft w:val="640"/>
          <w:marRight w:val="0"/>
          <w:marTop w:val="0"/>
          <w:marBottom w:val="0"/>
          <w:divBdr>
            <w:top w:val="none" w:sz="0" w:space="0" w:color="auto"/>
            <w:left w:val="none" w:sz="0" w:space="0" w:color="auto"/>
            <w:bottom w:val="none" w:sz="0" w:space="0" w:color="auto"/>
            <w:right w:val="none" w:sz="0" w:space="0" w:color="auto"/>
          </w:divBdr>
        </w:div>
        <w:div w:id="392317098">
          <w:marLeft w:val="640"/>
          <w:marRight w:val="0"/>
          <w:marTop w:val="0"/>
          <w:marBottom w:val="0"/>
          <w:divBdr>
            <w:top w:val="none" w:sz="0" w:space="0" w:color="auto"/>
            <w:left w:val="none" w:sz="0" w:space="0" w:color="auto"/>
            <w:bottom w:val="none" w:sz="0" w:space="0" w:color="auto"/>
            <w:right w:val="none" w:sz="0" w:space="0" w:color="auto"/>
          </w:divBdr>
        </w:div>
        <w:div w:id="1033463208">
          <w:marLeft w:val="640"/>
          <w:marRight w:val="0"/>
          <w:marTop w:val="0"/>
          <w:marBottom w:val="0"/>
          <w:divBdr>
            <w:top w:val="none" w:sz="0" w:space="0" w:color="auto"/>
            <w:left w:val="none" w:sz="0" w:space="0" w:color="auto"/>
            <w:bottom w:val="none" w:sz="0" w:space="0" w:color="auto"/>
            <w:right w:val="none" w:sz="0" w:space="0" w:color="auto"/>
          </w:divBdr>
        </w:div>
        <w:div w:id="283730819">
          <w:marLeft w:val="640"/>
          <w:marRight w:val="0"/>
          <w:marTop w:val="0"/>
          <w:marBottom w:val="0"/>
          <w:divBdr>
            <w:top w:val="none" w:sz="0" w:space="0" w:color="auto"/>
            <w:left w:val="none" w:sz="0" w:space="0" w:color="auto"/>
            <w:bottom w:val="none" w:sz="0" w:space="0" w:color="auto"/>
            <w:right w:val="none" w:sz="0" w:space="0" w:color="auto"/>
          </w:divBdr>
        </w:div>
        <w:div w:id="975644110">
          <w:marLeft w:val="640"/>
          <w:marRight w:val="0"/>
          <w:marTop w:val="0"/>
          <w:marBottom w:val="0"/>
          <w:divBdr>
            <w:top w:val="none" w:sz="0" w:space="0" w:color="auto"/>
            <w:left w:val="none" w:sz="0" w:space="0" w:color="auto"/>
            <w:bottom w:val="none" w:sz="0" w:space="0" w:color="auto"/>
            <w:right w:val="none" w:sz="0" w:space="0" w:color="auto"/>
          </w:divBdr>
        </w:div>
        <w:div w:id="1415206204">
          <w:marLeft w:val="640"/>
          <w:marRight w:val="0"/>
          <w:marTop w:val="0"/>
          <w:marBottom w:val="0"/>
          <w:divBdr>
            <w:top w:val="none" w:sz="0" w:space="0" w:color="auto"/>
            <w:left w:val="none" w:sz="0" w:space="0" w:color="auto"/>
            <w:bottom w:val="none" w:sz="0" w:space="0" w:color="auto"/>
            <w:right w:val="none" w:sz="0" w:space="0" w:color="auto"/>
          </w:divBdr>
        </w:div>
        <w:div w:id="246430287">
          <w:marLeft w:val="640"/>
          <w:marRight w:val="0"/>
          <w:marTop w:val="0"/>
          <w:marBottom w:val="0"/>
          <w:divBdr>
            <w:top w:val="none" w:sz="0" w:space="0" w:color="auto"/>
            <w:left w:val="none" w:sz="0" w:space="0" w:color="auto"/>
            <w:bottom w:val="none" w:sz="0" w:space="0" w:color="auto"/>
            <w:right w:val="none" w:sz="0" w:space="0" w:color="auto"/>
          </w:divBdr>
        </w:div>
        <w:div w:id="1932855590">
          <w:marLeft w:val="640"/>
          <w:marRight w:val="0"/>
          <w:marTop w:val="0"/>
          <w:marBottom w:val="0"/>
          <w:divBdr>
            <w:top w:val="none" w:sz="0" w:space="0" w:color="auto"/>
            <w:left w:val="none" w:sz="0" w:space="0" w:color="auto"/>
            <w:bottom w:val="none" w:sz="0" w:space="0" w:color="auto"/>
            <w:right w:val="none" w:sz="0" w:space="0" w:color="auto"/>
          </w:divBdr>
        </w:div>
        <w:div w:id="2144885994">
          <w:marLeft w:val="640"/>
          <w:marRight w:val="0"/>
          <w:marTop w:val="0"/>
          <w:marBottom w:val="0"/>
          <w:divBdr>
            <w:top w:val="none" w:sz="0" w:space="0" w:color="auto"/>
            <w:left w:val="none" w:sz="0" w:space="0" w:color="auto"/>
            <w:bottom w:val="none" w:sz="0" w:space="0" w:color="auto"/>
            <w:right w:val="none" w:sz="0" w:space="0" w:color="auto"/>
          </w:divBdr>
        </w:div>
        <w:div w:id="262081393">
          <w:marLeft w:val="640"/>
          <w:marRight w:val="0"/>
          <w:marTop w:val="0"/>
          <w:marBottom w:val="0"/>
          <w:divBdr>
            <w:top w:val="none" w:sz="0" w:space="0" w:color="auto"/>
            <w:left w:val="none" w:sz="0" w:space="0" w:color="auto"/>
            <w:bottom w:val="none" w:sz="0" w:space="0" w:color="auto"/>
            <w:right w:val="none" w:sz="0" w:space="0" w:color="auto"/>
          </w:divBdr>
        </w:div>
        <w:div w:id="81802099">
          <w:marLeft w:val="640"/>
          <w:marRight w:val="0"/>
          <w:marTop w:val="0"/>
          <w:marBottom w:val="0"/>
          <w:divBdr>
            <w:top w:val="none" w:sz="0" w:space="0" w:color="auto"/>
            <w:left w:val="none" w:sz="0" w:space="0" w:color="auto"/>
            <w:bottom w:val="none" w:sz="0" w:space="0" w:color="auto"/>
            <w:right w:val="none" w:sz="0" w:space="0" w:color="auto"/>
          </w:divBdr>
        </w:div>
        <w:div w:id="1595940040">
          <w:marLeft w:val="640"/>
          <w:marRight w:val="0"/>
          <w:marTop w:val="0"/>
          <w:marBottom w:val="0"/>
          <w:divBdr>
            <w:top w:val="none" w:sz="0" w:space="0" w:color="auto"/>
            <w:left w:val="none" w:sz="0" w:space="0" w:color="auto"/>
            <w:bottom w:val="none" w:sz="0" w:space="0" w:color="auto"/>
            <w:right w:val="none" w:sz="0" w:space="0" w:color="auto"/>
          </w:divBdr>
        </w:div>
        <w:div w:id="929238818">
          <w:marLeft w:val="640"/>
          <w:marRight w:val="0"/>
          <w:marTop w:val="0"/>
          <w:marBottom w:val="0"/>
          <w:divBdr>
            <w:top w:val="none" w:sz="0" w:space="0" w:color="auto"/>
            <w:left w:val="none" w:sz="0" w:space="0" w:color="auto"/>
            <w:bottom w:val="none" w:sz="0" w:space="0" w:color="auto"/>
            <w:right w:val="none" w:sz="0" w:space="0" w:color="auto"/>
          </w:divBdr>
        </w:div>
        <w:div w:id="420950355">
          <w:marLeft w:val="640"/>
          <w:marRight w:val="0"/>
          <w:marTop w:val="0"/>
          <w:marBottom w:val="0"/>
          <w:divBdr>
            <w:top w:val="none" w:sz="0" w:space="0" w:color="auto"/>
            <w:left w:val="none" w:sz="0" w:space="0" w:color="auto"/>
            <w:bottom w:val="none" w:sz="0" w:space="0" w:color="auto"/>
            <w:right w:val="none" w:sz="0" w:space="0" w:color="auto"/>
          </w:divBdr>
        </w:div>
        <w:div w:id="1565798775">
          <w:marLeft w:val="640"/>
          <w:marRight w:val="0"/>
          <w:marTop w:val="0"/>
          <w:marBottom w:val="0"/>
          <w:divBdr>
            <w:top w:val="none" w:sz="0" w:space="0" w:color="auto"/>
            <w:left w:val="none" w:sz="0" w:space="0" w:color="auto"/>
            <w:bottom w:val="none" w:sz="0" w:space="0" w:color="auto"/>
            <w:right w:val="none" w:sz="0" w:space="0" w:color="auto"/>
          </w:divBdr>
        </w:div>
        <w:div w:id="633681005">
          <w:marLeft w:val="640"/>
          <w:marRight w:val="0"/>
          <w:marTop w:val="0"/>
          <w:marBottom w:val="0"/>
          <w:divBdr>
            <w:top w:val="none" w:sz="0" w:space="0" w:color="auto"/>
            <w:left w:val="none" w:sz="0" w:space="0" w:color="auto"/>
            <w:bottom w:val="none" w:sz="0" w:space="0" w:color="auto"/>
            <w:right w:val="none" w:sz="0" w:space="0" w:color="auto"/>
          </w:divBdr>
        </w:div>
        <w:div w:id="1621297417">
          <w:marLeft w:val="640"/>
          <w:marRight w:val="0"/>
          <w:marTop w:val="0"/>
          <w:marBottom w:val="0"/>
          <w:divBdr>
            <w:top w:val="none" w:sz="0" w:space="0" w:color="auto"/>
            <w:left w:val="none" w:sz="0" w:space="0" w:color="auto"/>
            <w:bottom w:val="none" w:sz="0" w:space="0" w:color="auto"/>
            <w:right w:val="none" w:sz="0" w:space="0" w:color="auto"/>
          </w:divBdr>
        </w:div>
        <w:div w:id="516962392">
          <w:marLeft w:val="640"/>
          <w:marRight w:val="0"/>
          <w:marTop w:val="0"/>
          <w:marBottom w:val="0"/>
          <w:divBdr>
            <w:top w:val="none" w:sz="0" w:space="0" w:color="auto"/>
            <w:left w:val="none" w:sz="0" w:space="0" w:color="auto"/>
            <w:bottom w:val="none" w:sz="0" w:space="0" w:color="auto"/>
            <w:right w:val="none" w:sz="0" w:space="0" w:color="auto"/>
          </w:divBdr>
        </w:div>
        <w:div w:id="387609318">
          <w:marLeft w:val="640"/>
          <w:marRight w:val="0"/>
          <w:marTop w:val="0"/>
          <w:marBottom w:val="0"/>
          <w:divBdr>
            <w:top w:val="none" w:sz="0" w:space="0" w:color="auto"/>
            <w:left w:val="none" w:sz="0" w:space="0" w:color="auto"/>
            <w:bottom w:val="none" w:sz="0" w:space="0" w:color="auto"/>
            <w:right w:val="none" w:sz="0" w:space="0" w:color="auto"/>
          </w:divBdr>
        </w:div>
        <w:div w:id="150030020">
          <w:marLeft w:val="640"/>
          <w:marRight w:val="0"/>
          <w:marTop w:val="0"/>
          <w:marBottom w:val="0"/>
          <w:divBdr>
            <w:top w:val="none" w:sz="0" w:space="0" w:color="auto"/>
            <w:left w:val="none" w:sz="0" w:space="0" w:color="auto"/>
            <w:bottom w:val="none" w:sz="0" w:space="0" w:color="auto"/>
            <w:right w:val="none" w:sz="0" w:space="0" w:color="auto"/>
          </w:divBdr>
        </w:div>
        <w:div w:id="1557857479">
          <w:marLeft w:val="640"/>
          <w:marRight w:val="0"/>
          <w:marTop w:val="0"/>
          <w:marBottom w:val="0"/>
          <w:divBdr>
            <w:top w:val="none" w:sz="0" w:space="0" w:color="auto"/>
            <w:left w:val="none" w:sz="0" w:space="0" w:color="auto"/>
            <w:bottom w:val="none" w:sz="0" w:space="0" w:color="auto"/>
            <w:right w:val="none" w:sz="0" w:space="0" w:color="auto"/>
          </w:divBdr>
        </w:div>
        <w:div w:id="1443302810">
          <w:marLeft w:val="640"/>
          <w:marRight w:val="0"/>
          <w:marTop w:val="0"/>
          <w:marBottom w:val="0"/>
          <w:divBdr>
            <w:top w:val="none" w:sz="0" w:space="0" w:color="auto"/>
            <w:left w:val="none" w:sz="0" w:space="0" w:color="auto"/>
            <w:bottom w:val="none" w:sz="0" w:space="0" w:color="auto"/>
            <w:right w:val="none" w:sz="0" w:space="0" w:color="auto"/>
          </w:divBdr>
        </w:div>
        <w:div w:id="1356232382">
          <w:marLeft w:val="640"/>
          <w:marRight w:val="0"/>
          <w:marTop w:val="0"/>
          <w:marBottom w:val="0"/>
          <w:divBdr>
            <w:top w:val="none" w:sz="0" w:space="0" w:color="auto"/>
            <w:left w:val="none" w:sz="0" w:space="0" w:color="auto"/>
            <w:bottom w:val="none" w:sz="0" w:space="0" w:color="auto"/>
            <w:right w:val="none" w:sz="0" w:space="0" w:color="auto"/>
          </w:divBdr>
        </w:div>
        <w:div w:id="124741012">
          <w:marLeft w:val="640"/>
          <w:marRight w:val="0"/>
          <w:marTop w:val="0"/>
          <w:marBottom w:val="0"/>
          <w:divBdr>
            <w:top w:val="none" w:sz="0" w:space="0" w:color="auto"/>
            <w:left w:val="none" w:sz="0" w:space="0" w:color="auto"/>
            <w:bottom w:val="none" w:sz="0" w:space="0" w:color="auto"/>
            <w:right w:val="none" w:sz="0" w:space="0" w:color="auto"/>
          </w:divBdr>
        </w:div>
        <w:div w:id="173999644">
          <w:marLeft w:val="640"/>
          <w:marRight w:val="0"/>
          <w:marTop w:val="0"/>
          <w:marBottom w:val="0"/>
          <w:divBdr>
            <w:top w:val="none" w:sz="0" w:space="0" w:color="auto"/>
            <w:left w:val="none" w:sz="0" w:space="0" w:color="auto"/>
            <w:bottom w:val="none" w:sz="0" w:space="0" w:color="auto"/>
            <w:right w:val="none" w:sz="0" w:space="0" w:color="auto"/>
          </w:divBdr>
        </w:div>
        <w:div w:id="2006280368">
          <w:marLeft w:val="640"/>
          <w:marRight w:val="0"/>
          <w:marTop w:val="0"/>
          <w:marBottom w:val="0"/>
          <w:divBdr>
            <w:top w:val="none" w:sz="0" w:space="0" w:color="auto"/>
            <w:left w:val="none" w:sz="0" w:space="0" w:color="auto"/>
            <w:bottom w:val="none" w:sz="0" w:space="0" w:color="auto"/>
            <w:right w:val="none" w:sz="0" w:space="0" w:color="auto"/>
          </w:divBdr>
        </w:div>
        <w:div w:id="1640724374">
          <w:marLeft w:val="640"/>
          <w:marRight w:val="0"/>
          <w:marTop w:val="0"/>
          <w:marBottom w:val="0"/>
          <w:divBdr>
            <w:top w:val="none" w:sz="0" w:space="0" w:color="auto"/>
            <w:left w:val="none" w:sz="0" w:space="0" w:color="auto"/>
            <w:bottom w:val="none" w:sz="0" w:space="0" w:color="auto"/>
            <w:right w:val="none" w:sz="0" w:space="0" w:color="auto"/>
          </w:divBdr>
        </w:div>
        <w:div w:id="1405177516">
          <w:marLeft w:val="640"/>
          <w:marRight w:val="0"/>
          <w:marTop w:val="0"/>
          <w:marBottom w:val="0"/>
          <w:divBdr>
            <w:top w:val="none" w:sz="0" w:space="0" w:color="auto"/>
            <w:left w:val="none" w:sz="0" w:space="0" w:color="auto"/>
            <w:bottom w:val="none" w:sz="0" w:space="0" w:color="auto"/>
            <w:right w:val="none" w:sz="0" w:space="0" w:color="auto"/>
          </w:divBdr>
        </w:div>
        <w:div w:id="1016926378">
          <w:marLeft w:val="640"/>
          <w:marRight w:val="0"/>
          <w:marTop w:val="0"/>
          <w:marBottom w:val="0"/>
          <w:divBdr>
            <w:top w:val="none" w:sz="0" w:space="0" w:color="auto"/>
            <w:left w:val="none" w:sz="0" w:space="0" w:color="auto"/>
            <w:bottom w:val="none" w:sz="0" w:space="0" w:color="auto"/>
            <w:right w:val="none" w:sz="0" w:space="0" w:color="auto"/>
          </w:divBdr>
        </w:div>
        <w:div w:id="1136751814">
          <w:marLeft w:val="640"/>
          <w:marRight w:val="0"/>
          <w:marTop w:val="0"/>
          <w:marBottom w:val="0"/>
          <w:divBdr>
            <w:top w:val="none" w:sz="0" w:space="0" w:color="auto"/>
            <w:left w:val="none" w:sz="0" w:space="0" w:color="auto"/>
            <w:bottom w:val="none" w:sz="0" w:space="0" w:color="auto"/>
            <w:right w:val="none" w:sz="0" w:space="0" w:color="auto"/>
          </w:divBdr>
        </w:div>
        <w:div w:id="28992079">
          <w:marLeft w:val="640"/>
          <w:marRight w:val="0"/>
          <w:marTop w:val="0"/>
          <w:marBottom w:val="0"/>
          <w:divBdr>
            <w:top w:val="none" w:sz="0" w:space="0" w:color="auto"/>
            <w:left w:val="none" w:sz="0" w:space="0" w:color="auto"/>
            <w:bottom w:val="none" w:sz="0" w:space="0" w:color="auto"/>
            <w:right w:val="none" w:sz="0" w:space="0" w:color="auto"/>
          </w:divBdr>
        </w:div>
        <w:div w:id="220484869">
          <w:marLeft w:val="640"/>
          <w:marRight w:val="0"/>
          <w:marTop w:val="0"/>
          <w:marBottom w:val="0"/>
          <w:divBdr>
            <w:top w:val="none" w:sz="0" w:space="0" w:color="auto"/>
            <w:left w:val="none" w:sz="0" w:space="0" w:color="auto"/>
            <w:bottom w:val="none" w:sz="0" w:space="0" w:color="auto"/>
            <w:right w:val="none" w:sz="0" w:space="0" w:color="auto"/>
          </w:divBdr>
        </w:div>
        <w:div w:id="1080711044">
          <w:marLeft w:val="640"/>
          <w:marRight w:val="0"/>
          <w:marTop w:val="0"/>
          <w:marBottom w:val="0"/>
          <w:divBdr>
            <w:top w:val="none" w:sz="0" w:space="0" w:color="auto"/>
            <w:left w:val="none" w:sz="0" w:space="0" w:color="auto"/>
            <w:bottom w:val="none" w:sz="0" w:space="0" w:color="auto"/>
            <w:right w:val="none" w:sz="0" w:space="0" w:color="auto"/>
          </w:divBdr>
        </w:div>
        <w:div w:id="215238862">
          <w:marLeft w:val="640"/>
          <w:marRight w:val="0"/>
          <w:marTop w:val="0"/>
          <w:marBottom w:val="0"/>
          <w:divBdr>
            <w:top w:val="none" w:sz="0" w:space="0" w:color="auto"/>
            <w:left w:val="none" w:sz="0" w:space="0" w:color="auto"/>
            <w:bottom w:val="none" w:sz="0" w:space="0" w:color="auto"/>
            <w:right w:val="none" w:sz="0" w:space="0" w:color="auto"/>
          </w:divBdr>
        </w:div>
        <w:div w:id="335235858">
          <w:marLeft w:val="640"/>
          <w:marRight w:val="0"/>
          <w:marTop w:val="0"/>
          <w:marBottom w:val="0"/>
          <w:divBdr>
            <w:top w:val="none" w:sz="0" w:space="0" w:color="auto"/>
            <w:left w:val="none" w:sz="0" w:space="0" w:color="auto"/>
            <w:bottom w:val="none" w:sz="0" w:space="0" w:color="auto"/>
            <w:right w:val="none" w:sz="0" w:space="0" w:color="auto"/>
          </w:divBdr>
        </w:div>
        <w:div w:id="7871726">
          <w:marLeft w:val="640"/>
          <w:marRight w:val="0"/>
          <w:marTop w:val="0"/>
          <w:marBottom w:val="0"/>
          <w:divBdr>
            <w:top w:val="none" w:sz="0" w:space="0" w:color="auto"/>
            <w:left w:val="none" w:sz="0" w:space="0" w:color="auto"/>
            <w:bottom w:val="none" w:sz="0" w:space="0" w:color="auto"/>
            <w:right w:val="none" w:sz="0" w:space="0" w:color="auto"/>
          </w:divBdr>
        </w:div>
        <w:div w:id="1481925347">
          <w:marLeft w:val="640"/>
          <w:marRight w:val="0"/>
          <w:marTop w:val="0"/>
          <w:marBottom w:val="0"/>
          <w:divBdr>
            <w:top w:val="none" w:sz="0" w:space="0" w:color="auto"/>
            <w:left w:val="none" w:sz="0" w:space="0" w:color="auto"/>
            <w:bottom w:val="none" w:sz="0" w:space="0" w:color="auto"/>
            <w:right w:val="none" w:sz="0" w:space="0" w:color="auto"/>
          </w:divBdr>
        </w:div>
        <w:div w:id="1332178874">
          <w:marLeft w:val="640"/>
          <w:marRight w:val="0"/>
          <w:marTop w:val="0"/>
          <w:marBottom w:val="0"/>
          <w:divBdr>
            <w:top w:val="none" w:sz="0" w:space="0" w:color="auto"/>
            <w:left w:val="none" w:sz="0" w:space="0" w:color="auto"/>
            <w:bottom w:val="none" w:sz="0" w:space="0" w:color="auto"/>
            <w:right w:val="none" w:sz="0" w:space="0" w:color="auto"/>
          </w:divBdr>
        </w:div>
        <w:div w:id="1286086052">
          <w:marLeft w:val="640"/>
          <w:marRight w:val="0"/>
          <w:marTop w:val="0"/>
          <w:marBottom w:val="0"/>
          <w:divBdr>
            <w:top w:val="none" w:sz="0" w:space="0" w:color="auto"/>
            <w:left w:val="none" w:sz="0" w:space="0" w:color="auto"/>
            <w:bottom w:val="none" w:sz="0" w:space="0" w:color="auto"/>
            <w:right w:val="none" w:sz="0" w:space="0" w:color="auto"/>
          </w:divBdr>
        </w:div>
        <w:div w:id="592013423">
          <w:marLeft w:val="640"/>
          <w:marRight w:val="0"/>
          <w:marTop w:val="0"/>
          <w:marBottom w:val="0"/>
          <w:divBdr>
            <w:top w:val="none" w:sz="0" w:space="0" w:color="auto"/>
            <w:left w:val="none" w:sz="0" w:space="0" w:color="auto"/>
            <w:bottom w:val="none" w:sz="0" w:space="0" w:color="auto"/>
            <w:right w:val="none" w:sz="0" w:space="0" w:color="auto"/>
          </w:divBdr>
        </w:div>
        <w:div w:id="423496136">
          <w:marLeft w:val="640"/>
          <w:marRight w:val="0"/>
          <w:marTop w:val="0"/>
          <w:marBottom w:val="0"/>
          <w:divBdr>
            <w:top w:val="none" w:sz="0" w:space="0" w:color="auto"/>
            <w:left w:val="none" w:sz="0" w:space="0" w:color="auto"/>
            <w:bottom w:val="none" w:sz="0" w:space="0" w:color="auto"/>
            <w:right w:val="none" w:sz="0" w:space="0" w:color="auto"/>
          </w:divBdr>
        </w:div>
        <w:div w:id="1418402284">
          <w:marLeft w:val="640"/>
          <w:marRight w:val="0"/>
          <w:marTop w:val="0"/>
          <w:marBottom w:val="0"/>
          <w:divBdr>
            <w:top w:val="none" w:sz="0" w:space="0" w:color="auto"/>
            <w:left w:val="none" w:sz="0" w:space="0" w:color="auto"/>
            <w:bottom w:val="none" w:sz="0" w:space="0" w:color="auto"/>
            <w:right w:val="none" w:sz="0" w:space="0" w:color="auto"/>
          </w:divBdr>
        </w:div>
        <w:div w:id="181287757">
          <w:marLeft w:val="640"/>
          <w:marRight w:val="0"/>
          <w:marTop w:val="0"/>
          <w:marBottom w:val="0"/>
          <w:divBdr>
            <w:top w:val="none" w:sz="0" w:space="0" w:color="auto"/>
            <w:left w:val="none" w:sz="0" w:space="0" w:color="auto"/>
            <w:bottom w:val="none" w:sz="0" w:space="0" w:color="auto"/>
            <w:right w:val="none" w:sz="0" w:space="0" w:color="auto"/>
          </w:divBdr>
        </w:div>
        <w:div w:id="341670576">
          <w:marLeft w:val="640"/>
          <w:marRight w:val="0"/>
          <w:marTop w:val="0"/>
          <w:marBottom w:val="0"/>
          <w:divBdr>
            <w:top w:val="none" w:sz="0" w:space="0" w:color="auto"/>
            <w:left w:val="none" w:sz="0" w:space="0" w:color="auto"/>
            <w:bottom w:val="none" w:sz="0" w:space="0" w:color="auto"/>
            <w:right w:val="none" w:sz="0" w:space="0" w:color="auto"/>
          </w:divBdr>
        </w:div>
        <w:div w:id="1358119391">
          <w:marLeft w:val="640"/>
          <w:marRight w:val="0"/>
          <w:marTop w:val="0"/>
          <w:marBottom w:val="0"/>
          <w:divBdr>
            <w:top w:val="none" w:sz="0" w:space="0" w:color="auto"/>
            <w:left w:val="none" w:sz="0" w:space="0" w:color="auto"/>
            <w:bottom w:val="none" w:sz="0" w:space="0" w:color="auto"/>
            <w:right w:val="none" w:sz="0" w:space="0" w:color="auto"/>
          </w:divBdr>
        </w:div>
        <w:div w:id="475342364">
          <w:marLeft w:val="640"/>
          <w:marRight w:val="0"/>
          <w:marTop w:val="0"/>
          <w:marBottom w:val="0"/>
          <w:divBdr>
            <w:top w:val="none" w:sz="0" w:space="0" w:color="auto"/>
            <w:left w:val="none" w:sz="0" w:space="0" w:color="auto"/>
            <w:bottom w:val="none" w:sz="0" w:space="0" w:color="auto"/>
            <w:right w:val="none" w:sz="0" w:space="0" w:color="auto"/>
          </w:divBdr>
        </w:div>
        <w:div w:id="514684782">
          <w:marLeft w:val="640"/>
          <w:marRight w:val="0"/>
          <w:marTop w:val="0"/>
          <w:marBottom w:val="0"/>
          <w:divBdr>
            <w:top w:val="none" w:sz="0" w:space="0" w:color="auto"/>
            <w:left w:val="none" w:sz="0" w:space="0" w:color="auto"/>
            <w:bottom w:val="none" w:sz="0" w:space="0" w:color="auto"/>
            <w:right w:val="none" w:sz="0" w:space="0" w:color="auto"/>
          </w:divBdr>
        </w:div>
        <w:div w:id="1555510488">
          <w:marLeft w:val="640"/>
          <w:marRight w:val="0"/>
          <w:marTop w:val="0"/>
          <w:marBottom w:val="0"/>
          <w:divBdr>
            <w:top w:val="none" w:sz="0" w:space="0" w:color="auto"/>
            <w:left w:val="none" w:sz="0" w:space="0" w:color="auto"/>
            <w:bottom w:val="none" w:sz="0" w:space="0" w:color="auto"/>
            <w:right w:val="none" w:sz="0" w:space="0" w:color="auto"/>
          </w:divBdr>
        </w:div>
        <w:div w:id="1615791455">
          <w:marLeft w:val="640"/>
          <w:marRight w:val="0"/>
          <w:marTop w:val="0"/>
          <w:marBottom w:val="0"/>
          <w:divBdr>
            <w:top w:val="none" w:sz="0" w:space="0" w:color="auto"/>
            <w:left w:val="none" w:sz="0" w:space="0" w:color="auto"/>
            <w:bottom w:val="none" w:sz="0" w:space="0" w:color="auto"/>
            <w:right w:val="none" w:sz="0" w:space="0" w:color="auto"/>
          </w:divBdr>
        </w:div>
        <w:div w:id="72241475">
          <w:marLeft w:val="640"/>
          <w:marRight w:val="0"/>
          <w:marTop w:val="0"/>
          <w:marBottom w:val="0"/>
          <w:divBdr>
            <w:top w:val="none" w:sz="0" w:space="0" w:color="auto"/>
            <w:left w:val="none" w:sz="0" w:space="0" w:color="auto"/>
            <w:bottom w:val="none" w:sz="0" w:space="0" w:color="auto"/>
            <w:right w:val="none" w:sz="0" w:space="0" w:color="auto"/>
          </w:divBdr>
        </w:div>
        <w:div w:id="548033565">
          <w:marLeft w:val="640"/>
          <w:marRight w:val="0"/>
          <w:marTop w:val="0"/>
          <w:marBottom w:val="0"/>
          <w:divBdr>
            <w:top w:val="none" w:sz="0" w:space="0" w:color="auto"/>
            <w:left w:val="none" w:sz="0" w:space="0" w:color="auto"/>
            <w:bottom w:val="none" w:sz="0" w:space="0" w:color="auto"/>
            <w:right w:val="none" w:sz="0" w:space="0" w:color="auto"/>
          </w:divBdr>
        </w:div>
        <w:div w:id="2033679013">
          <w:marLeft w:val="640"/>
          <w:marRight w:val="0"/>
          <w:marTop w:val="0"/>
          <w:marBottom w:val="0"/>
          <w:divBdr>
            <w:top w:val="none" w:sz="0" w:space="0" w:color="auto"/>
            <w:left w:val="none" w:sz="0" w:space="0" w:color="auto"/>
            <w:bottom w:val="none" w:sz="0" w:space="0" w:color="auto"/>
            <w:right w:val="none" w:sz="0" w:space="0" w:color="auto"/>
          </w:divBdr>
        </w:div>
        <w:div w:id="808982989">
          <w:marLeft w:val="640"/>
          <w:marRight w:val="0"/>
          <w:marTop w:val="0"/>
          <w:marBottom w:val="0"/>
          <w:divBdr>
            <w:top w:val="none" w:sz="0" w:space="0" w:color="auto"/>
            <w:left w:val="none" w:sz="0" w:space="0" w:color="auto"/>
            <w:bottom w:val="none" w:sz="0" w:space="0" w:color="auto"/>
            <w:right w:val="none" w:sz="0" w:space="0" w:color="auto"/>
          </w:divBdr>
        </w:div>
        <w:div w:id="1692023739">
          <w:marLeft w:val="640"/>
          <w:marRight w:val="0"/>
          <w:marTop w:val="0"/>
          <w:marBottom w:val="0"/>
          <w:divBdr>
            <w:top w:val="none" w:sz="0" w:space="0" w:color="auto"/>
            <w:left w:val="none" w:sz="0" w:space="0" w:color="auto"/>
            <w:bottom w:val="none" w:sz="0" w:space="0" w:color="auto"/>
            <w:right w:val="none" w:sz="0" w:space="0" w:color="auto"/>
          </w:divBdr>
        </w:div>
        <w:div w:id="53891471">
          <w:marLeft w:val="640"/>
          <w:marRight w:val="0"/>
          <w:marTop w:val="0"/>
          <w:marBottom w:val="0"/>
          <w:divBdr>
            <w:top w:val="none" w:sz="0" w:space="0" w:color="auto"/>
            <w:left w:val="none" w:sz="0" w:space="0" w:color="auto"/>
            <w:bottom w:val="none" w:sz="0" w:space="0" w:color="auto"/>
            <w:right w:val="none" w:sz="0" w:space="0" w:color="auto"/>
          </w:divBdr>
        </w:div>
        <w:div w:id="2068146345">
          <w:marLeft w:val="640"/>
          <w:marRight w:val="0"/>
          <w:marTop w:val="0"/>
          <w:marBottom w:val="0"/>
          <w:divBdr>
            <w:top w:val="none" w:sz="0" w:space="0" w:color="auto"/>
            <w:left w:val="none" w:sz="0" w:space="0" w:color="auto"/>
            <w:bottom w:val="none" w:sz="0" w:space="0" w:color="auto"/>
            <w:right w:val="none" w:sz="0" w:space="0" w:color="auto"/>
          </w:divBdr>
        </w:div>
        <w:div w:id="1390420172">
          <w:marLeft w:val="640"/>
          <w:marRight w:val="0"/>
          <w:marTop w:val="0"/>
          <w:marBottom w:val="0"/>
          <w:divBdr>
            <w:top w:val="none" w:sz="0" w:space="0" w:color="auto"/>
            <w:left w:val="none" w:sz="0" w:space="0" w:color="auto"/>
            <w:bottom w:val="none" w:sz="0" w:space="0" w:color="auto"/>
            <w:right w:val="none" w:sz="0" w:space="0" w:color="auto"/>
          </w:divBdr>
        </w:div>
        <w:div w:id="916552526">
          <w:marLeft w:val="640"/>
          <w:marRight w:val="0"/>
          <w:marTop w:val="0"/>
          <w:marBottom w:val="0"/>
          <w:divBdr>
            <w:top w:val="none" w:sz="0" w:space="0" w:color="auto"/>
            <w:left w:val="none" w:sz="0" w:space="0" w:color="auto"/>
            <w:bottom w:val="none" w:sz="0" w:space="0" w:color="auto"/>
            <w:right w:val="none" w:sz="0" w:space="0" w:color="auto"/>
          </w:divBdr>
        </w:div>
        <w:div w:id="475144805">
          <w:marLeft w:val="640"/>
          <w:marRight w:val="0"/>
          <w:marTop w:val="0"/>
          <w:marBottom w:val="0"/>
          <w:divBdr>
            <w:top w:val="none" w:sz="0" w:space="0" w:color="auto"/>
            <w:left w:val="none" w:sz="0" w:space="0" w:color="auto"/>
            <w:bottom w:val="none" w:sz="0" w:space="0" w:color="auto"/>
            <w:right w:val="none" w:sz="0" w:space="0" w:color="auto"/>
          </w:divBdr>
        </w:div>
        <w:div w:id="464003871">
          <w:marLeft w:val="640"/>
          <w:marRight w:val="0"/>
          <w:marTop w:val="0"/>
          <w:marBottom w:val="0"/>
          <w:divBdr>
            <w:top w:val="none" w:sz="0" w:space="0" w:color="auto"/>
            <w:left w:val="none" w:sz="0" w:space="0" w:color="auto"/>
            <w:bottom w:val="none" w:sz="0" w:space="0" w:color="auto"/>
            <w:right w:val="none" w:sz="0" w:space="0" w:color="auto"/>
          </w:divBdr>
        </w:div>
        <w:div w:id="1840080161">
          <w:marLeft w:val="640"/>
          <w:marRight w:val="0"/>
          <w:marTop w:val="0"/>
          <w:marBottom w:val="0"/>
          <w:divBdr>
            <w:top w:val="none" w:sz="0" w:space="0" w:color="auto"/>
            <w:left w:val="none" w:sz="0" w:space="0" w:color="auto"/>
            <w:bottom w:val="none" w:sz="0" w:space="0" w:color="auto"/>
            <w:right w:val="none" w:sz="0" w:space="0" w:color="auto"/>
          </w:divBdr>
        </w:div>
        <w:div w:id="1329478218">
          <w:marLeft w:val="640"/>
          <w:marRight w:val="0"/>
          <w:marTop w:val="0"/>
          <w:marBottom w:val="0"/>
          <w:divBdr>
            <w:top w:val="none" w:sz="0" w:space="0" w:color="auto"/>
            <w:left w:val="none" w:sz="0" w:space="0" w:color="auto"/>
            <w:bottom w:val="none" w:sz="0" w:space="0" w:color="auto"/>
            <w:right w:val="none" w:sz="0" w:space="0" w:color="auto"/>
          </w:divBdr>
        </w:div>
        <w:div w:id="1340888894">
          <w:marLeft w:val="640"/>
          <w:marRight w:val="0"/>
          <w:marTop w:val="0"/>
          <w:marBottom w:val="0"/>
          <w:divBdr>
            <w:top w:val="none" w:sz="0" w:space="0" w:color="auto"/>
            <w:left w:val="none" w:sz="0" w:space="0" w:color="auto"/>
            <w:bottom w:val="none" w:sz="0" w:space="0" w:color="auto"/>
            <w:right w:val="none" w:sz="0" w:space="0" w:color="auto"/>
          </w:divBdr>
        </w:div>
        <w:div w:id="2046439567">
          <w:marLeft w:val="640"/>
          <w:marRight w:val="0"/>
          <w:marTop w:val="0"/>
          <w:marBottom w:val="0"/>
          <w:divBdr>
            <w:top w:val="none" w:sz="0" w:space="0" w:color="auto"/>
            <w:left w:val="none" w:sz="0" w:space="0" w:color="auto"/>
            <w:bottom w:val="none" w:sz="0" w:space="0" w:color="auto"/>
            <w:right w:val="none" w:sz="0" w:space="0" w:color="auto"/>
          </w:divBdr>
        </w:div>
        <w:div w:id="1993560522">
          <w:marLeft w:val="640"/>
          <w:marRight w:val="0"/>
          <w:marTop w:val="0"/>
          <w:marBottom w:val="0"/>
          <w:divBdr>
            <w:top w:val="none" w:sz="0" w:space="0" w:color="auto"/>
            <w:left w:val="none" w:sz="0" w:space="0" w:color="auto"/>
            <w:bottom w:val="none" w:sz="0" w:space="0" w:color="auto"/>
            <w:right w:val="none" w:sz="0" w:space="0" w:color="auto"/>
          </w:divBdr>
        </w:div>
        <w:div w:id="1221138346">
          <w:marLeft w:val="640"/>
          <w:marRight w:val="0"/>
          <w:marTop w:val="0"/>
          <w:marBottom w:val="0"/>
          <w:divBdr>
            <w:top w:val="none" w:sz="0" w:space="0" w:color="auto"/>
            <w:left w:val="none" w:sz="0" w:space="0" w:color="auto"/>
            <w:bottom w:val="none" w:sz="0" w:space="0" w:color="auto"/>
            <w:right w:val="none" w:sz="0" w:space="0" w:color="auto"/>
          </w:divBdr>
        </w:div>
        <w:div w:id="1963341291">
          <w:marLeft w:val="640"/>
          <w:marRight w:val="0"/>
          <w:marTop w:val="0"/>
          <w:marBottom w:val="0"/>
          <w:divBdr>
            <w:top w:val="none" w:sz="0" w:space="0" w:color="auto"/>
            <w:left w:val="none" w:sz="0" w:space="0" w:color="auto"/>
            <w:bottom w:val="none" w:sz="0" w:space="0" w:color="auto"/>
            <w:right w:val="none" w:sz="0" w:space="0" w:color="auto"/>
          </w:divBdr>
        </w:div>
        <w:div w:id="218789477">
          <w:marLeft w:val="640"/>
          <w:marRight w:val="0"/>
          <w:marTop w:val="0"/>
          <w:marBottom w:val="0"/>
          <w:divBdr>
            <w:top w:val="none" w:sz="0" w:space="0" w:color="auto"/>
            <w:left w:val="none" w:sz="0" w:space="0" w:color="auto"/>
            <w:bottom w:val="none" w:sz="0" w:space="0" w:color="auto"/>
            <w:right w:val="none" w:sz="0" w:space="0" w:color="auto"/>
          </w:divBdr>
        </w:div>
        <w:div w:id="997925766">
          <w:marLeft w:val="640"/>
          <w:marRight w:val="0"/>
          <w:marTop w:val="0"/>
          <w:marBottom w:val="0"/>
          <w:divBdr>
            <w:top w:val="none" w:sz="0" w:space="0" w:color="auto"/>
            <w:left w:val="none" w:sz="0" w:space="0" w:color="auto"/>
            <w:bottom w:val="none" w:sz="0" w:space="0" w:color="auto"/>
            <w:right w:val="none" w:sz="0" w:space="0" w:color="auto"/>
          </w:divBdr>
        </w:div>
        <w:div w:id="1868983700">
          <w:marLeft w:val="640"/>
          <w:marRight w:val="0"/>
          <w:marTop w:val="0"/>
          <w:marBottom w:val="0"/>
          <w:divBdr>
            <w:top w:val="none" w:sz="0" w:space="0" w:color="auto"/>
            <w:left w:val="none" w:sz="0" w:space="0" w:color="auto"/>
            <w:bottom w:val="none" w:sz="0" w:space="0" w:color="auto"/>
            <w:right w:val="none" w:sz="0" w:space="0" w:color="auto"/>
          </w:divBdr>
        </w:div>
        <w:div w:id="1997219915">
          <w:marLeft w:val="640"/>
          <w:marRight w:val="0"/>
          <w:marTop w:val="0"/>
          <w:marBottom w:val="0"/>
          <w:divBdr>
            <w:top w:val="none" w:sz="0" w:space="0" w:color="auto"/>
            <w:left w:val="none" w:sz="0" w:space="0" w:color="auto"/>
            <w:bottom w:val="none" w:sz="0" w:space="0" w:color="auto"/>
            <w:right w:val="none" w:sz="0" w:space="0" w:color="auto"/>
          </w:divBdr>
        </w:div>
        <w:div w:id="1334919913">
          <w:marLeft w:val="640"/>
          <w:marRight w:val="0"/>
          <w:marTop w:val="0"/>
          <w:marBottom w:val="0"/>
          <w:divBdr>
            <w:top w:val="none" w:sz="0" w:space="0" w:color="auto"/>
            <w:left w:val="none" w:sz="0" w:space="0" w:color="auto"/>
            <w:bottom w:val="none" w:sz="0" w:space="0" w:color="auto"/>
            <w:right w:val="none" w:sz="0" w:space="0" w:color="auto"/>
          </w:divBdr>
        </w:div>
        <w:div w:id="273562036">
          <w:marLeft w:val="640"/>
          <w:marRight w:val="0"/>
          <w:marTop w:val="0"/>
          <w:marBottom w:val="0"/>
          <w:divBdr>
            <w:top w:val="none" w:sz="0" w:space="0" w:color="auto"/>
            <w:left w:val="none" w:sz="0" w:space="0" w:color="auto"/>
            <w:bottom w:val="none" w:sz="0" w:space="0" w:color="auto"/>
            <w:right w:val="none" w:sz="0" w:space="0" w:color="auto"/>
          </w:divBdr>
        </w:div>
        <w:div w:id="1275096483">
          <w:marLeft w:val="640"/>
          <w:marRight w:val="0"/>
          <w:marTop w:val="0"/>
          <w:marBottom w:val="0"/>
          <w:divBdr>
            <w:top w:val="none" w:sz="0" w:space="0" w:color="auto"/>
            <w:left w:val="none" w:sz="0" w:space="0" w:color="auto"/>
            <w:bottom w:val="none" w:sz="0" w:space="0" w:color="auto"/>
            <w:right w:val="none" w:sz="0" w:space="0" w:color="auto"/>
          </w:divBdr>
        </w:div>
        <w:div w:id="641808413">
          <w:marLeft w:val="640"/>
          <w:marRight w:val="0"/>
          <w:marTop w:val="0"/>
          <w:marBottom w:val="0"/>
          <w:divBdr>
            <w:top w:val="none" w:sz="0" w:space="0" w:color="auto"/>
            <w:left w:val="none" w:sz="0" w:space="0" w:color="auto"/>
            <w:bottom w:val="none" w:sz="0" w:space="0" w:color="auto"/>
            <w:right w:val="none" w:sz="0" w:space="0" w:color="auto"/>
          </w:divBdr>
        </w:div>
        <w:div w:id="1256522472">
          <w:marLeft w:val="640"/>
          <w:marRight w:val="0"/>
          <w:marTop w:val="0"/>
          <w:marBottom w:val="0"/>
          <w:divBdr>
            <w:top w:val="none" w:sz="0" w:space="0" w:color="auto"/>
            <w:left w:val="none" w:sz="0" w:space="0" w:color="auto"/>
            <w:bottom w:val="none" w:sz="0" w:space="0" w:color="auto"/>
            <w:right w:val="none" w:sz="0" w:space="0" w:color="auto"/>
          </w:divBdr>
        </w:div>
        <w:div w:id="2005862309">
          <w:marLeft w:val="640"/>
          <w:marRight w:val="0"/>
          <w:marTop w:val="0"/>
          <w:marBottom w:val="0"/>
          <w:divBdr>
            <w:top w:val="none" w:sz="0" w:space="0" w:color="auto"/>
            <w:left w:val="none" w:sz="0" w:space="0" w:color="auto"/>
            <w:bottom w:val="none" w:sz="0" w:space="0" w:color="auto"/>
            <w:right w:val="none" w:sz="0" w:space="0" w:color="auto"/>
          </w:divBdr>
        </w:div>
        <w:div w:id="1385181888">
          <w:marLeft w:val="640"/>
          <w:marRight w:val="0"/>
          <w:marTop w:val="0"/>
          <w:marBottom w:val="0"/>
          <w:divBdr>
            <w:top w:val="none" w:sz="0" w:space="0" w:color="auto"/>
            <w:left w:val="none" w:sz="0" w:space="0" w:color="auto"/>
            <w:bottom w:val="none" w:sz="0" w:space="0" w:color="auto"/>
            <w:right w:val="none" w:sz="0" w:space="0" w:color="auto"/>
          </w:divBdr>
        </w:div>
        <w:div w:id="2008744523">
          <w:marLeft w:val="640"/>
          <w:marRight w:val="0"/>
          <w:marTop w:val="0"/>
          <w:marBottom w:val="0"/>
          <w:divBdr>
            <w:top w:val="none" w:sz="0" w:space="0" w:color="auto"/>
            <w:left w:val="none" w:sz="0" w:space="0" w:color="auto"/>
            <w:bottom w:val="none" w:sz="0" w:space="0" w:color="auto"/>
            <w:right w:val="none" w:sz="0" w:space="0" w:color="auto"/>
          </w:divBdr>
        </w:div>
        <w:div w:id="2099445833">
          <w:marLeft w:val="640"/>
          <w:marRight w:val="0"/>
          <w:marTop w:val="0"/>
          <w:marBottom w:val="0"/>
          <w:divBdr>
            <w:top w:val="none" w:sz="0" w:space="0" w:color="auto"/>
            <w:left w:val="none" w:sz="0" w:space="0" w:color="auto"/>
            <w:bottom w:val="none" w:sz="0" w:space="0" w:color="auto"/>
            <w:right w:val="none" w:sz="0" w:space="0" w:color="auto"/>
          </w:divBdr>
        </w:div>
        <w:div w:id="2059472452">
          <w:marLeft w:val="640"/>
          <w:marRight w:val="0"/>
          <w:marTop w:val="0"/>
          <w:marBottom w:val="0"/>
          <w:divBdr>
            <w:top w:val="none" w:sz="0" w:space="0" w:color="auto"/>
            <w:left w:val="none" w:sz="0" w:space="0" w:color="auto"/>
            <w:bottom w:val="none" w:sz="0" w:space="0" w:color="auto"/>
            <w:right w:val="none" w:sz="0" w:space="0" w:color="auto"/>
          </w:divBdr>
        </w:div>
        <w:div w:id="1565069464">
          <w:marLeft w:val="640"/>
          <w:marRight w:val="0"/>
          <w:marTop w:val="0"/>
          <w:marBottom w:val="0"/>
          <w:divBdr>
            <w:top w:val="none" w:sz="0" w:space="0" w:color="auto"/>
            <w:left w:val="none" w:sz="0" w:space="0" w:color="auto"/>
            <w:bottom w:val="none" w:sz="0" w:space="0" w:color="auto"/>
            <w:right w:val="none" w:sz="0" w:space="0" w:color="auto"/>
          </w:divBdr>
        </w:div>
        <w:div w:id="490098798">
          <w:marLeft w:val="640"/>
          <w:marRight w:val="0"/>
          <w:marTop w:val="0"/>
          <w:marBottom w:val="0"/>
          <w:divBdr>
            <w:top w:val="none" w:sz="0" w:space="0" w:color="auto"/>
            <w:left w:val="none" w:sz="0" w:space="0" w:color="auto"/>
            <w:bottom w:val="none" w:sz="0" w:space="0" w:color="auto"/>
            <w:right w:val="none" w:sz="0" w:space="0" w:color="auto"/>
          </w:divBdr>
        </w:div>
        <w:div w:id="827940680">
          <w:marLeft w:val="640"/>
          <w:marRight w:val="0"/>
          <w:marTop w:val="0"/>
          <w:marBottom w:val="0"/>
          <w:divBdr>
            <w:top w:val="none" w:sz="0" w:space="0" w:color="auto"/>
            <w:left w:val="none" w:sz="0" w:space="0" w:color="auto"/>
            <w:bottom w:val="none" w:sz="0" w:space="0" w:color="auto"/>
            <w:right w:val="none" w:sz="0" w:space="0" w:color="auto"/>
          </w:divBdr>
        </w:div>
        <w:div w:id="18550476">
          <w:marLeft w:val="640"/>
          <w:marRight w:val="0"/>
          <w:marTop w:val="0"/>
          <w:marBottom w:val="0"/>
          <w:divBdr>
            <w:top w:val="none" w:sz="0" w:space="0" w:color="auto"/>
            <w:left w:val="none" w:sz="0" w:space="0" w:color="auto"/>
            <w:bottom w:val="none" w:sz="0" w:space="0" w:color="auto"/>
            <w:right w:val="none" w:sz="0" w:space="0" w:color="auto"/>
          </w:divBdr>
        </w:div>
        <w:div w:id="1047337397">
          <w:marLeft w:val="640"/>
          <w:marRight w:val="0"/>
          <w:marTop w:val="0"/>
          <w:marBottom w:val="0"/>
          <w:divBdr>
            <w:top w:val="none" w:sz="0" w:space="0" w:color="auto"/>
            <w:left w:val="none" w:sz="0" w:space="0" w:color="auto"/>
            <w:bottom w:val="none" w:sz="0" w:space="0" w:color="auto"/>
            <w:right w:val="none" w:sz="0" w:space="0" w:color="auto"/>
          </w:divBdr>
        </w:div>
        <w:div w:id="1330401026">
          <w:marLeft w:val="640"/>
          <w:marRight w:val="0"/>
          <w:marTop w:val="0"/>
          <w:marBottom w:val="0"/>
          <w:divBdr>
            <w:top w:val="none" w:sz="0" w:space="0" w:color="auto"/>
            <w:left w:val="none" w:sz="0" w:space="0" w:color="auto"/>
            <w:bottom w:val="none" w:sz="0" w:space="0" w:color="auto"/>
            <w:right w:val="none" w:sz="0" w:space="0" w:color="auto"/>
          </w:divBdr>
        </w:div>
        <w:div w:id="479422102">
          <w:marLeft w:val="640"/>
          <w:marRight w:val="0"/>
          <w:marTop w:val="0"/>
          <w:marBottom w:val="0"/>
          <w:divBdr>
            <w:top w:val="none" w:sz="0" w:space="0" w:color="auto"/>
            <w:left w:val="none" w:sz="0" w:space="0" w:color="auto"/>
            <w:bottom w:val="none" w:sz="0" w:space="0" w:color="auto"/>
            <w:right w:val="none" w:sz="0" w:space="0" w:color="auto"/>
          </w:divBdr>
        </w:div>
        <w:div w:id="1043024614">
          <w:marLeft w:val="640"/>
          <w:marRight w:val="0"/>
          <w:marTop w:val="0"/>
          <w:marBottom w:val="0"/>
          <w:divBdr>
            <w:top w:val="none" w:sz="0" w:space="0" w:color="auto"/>
            <w:left w:val="none" w:sz="0" w:space="0" w:color="auto"/>
            <w:bottom w:val="none" w:sz="0" w:space="0" w:color="auto"/>
            <w:right w:val="none" w:sz="0" w:space="0" w:color="auto"/>
          </w:divBdr>
        </w:div>
        <w:div w:id="178278385">
          <w:marLeft w:val="640"/>
          <w:marRight w:val="0"/>
          <w:marTop w:val="0"/>
          <w:marBottom w:val="0"/>
          <w:divBdr>
            <w:top w:val="none" w:sz="0" w:space="0" w:color="auto"/>
            <w:left w:val="none" w:sz="0" w:space="0" w:color="auto"/>
            <w:bottom w:val="none" w:sz="0" w:space="0" w:color="auto"/>
            <w:right w:val="none" w:sz="0" w:space="0" w:color="auto"/>
          </w:divBdr>
        </w:div>
        <w:div w:id="1604456129">
          <w:marLeft w:val="640"/>
          <w:marRight w:val="0"/>
          <w:marTop w:val="0"/>
          <w:marBottom w:val="0"/>
          <w:divBdr>
            <w:top w:val="none" w:sz="0" w:space="0" w:color="auto"/>
            <w:left w:val="none" w:sz="0" w:space="0" w:color="auto"/>
            <w:bottom w:val="none" w:sz="0" w:space="0" w:color="auto"/>
            <w:right w:val="none" w:sz="0" w:space="0" w:color="auto"/>
          </w:divBdr>
        </w:div>
        <w:div w:id="202640409">
          <w:marLeft w:val="640"/>
          <w:marRight w:val="0"/>
          <w:marTop w:val="0"/>
          <w:marBottom w:val="0"/>
          <w:divBdr>
            <w:top w:val="none" w:sz="0" w:space="0" w:color="auto"/>
            <w:left w:val="none" w:sz="0" w:space="0" w:color="auto"/>
            <w:bottom w:val="none" w:sz="0" w:space="0" w:color="auto"/>
            <w:right w:val="none" w:sz="0" w:space="0" w:color="auto"/>
          </w:divBdr>
        </w:div>
        <w:div w:id="432868969">
          <w:marLeft w:val="640"/>
          <w:marRight w:val="0"/>
          <w:marTop w:val="0"/>
          <w:marBottom w:val="0"/>
          <w:divBdr>
            <w:top w:val="none" w:sz="0" w:space="0" w:color="auto"/>
            <w:left w:val="none" w:sz="0" w:space="0" w:color="auto"/>
            <w:bottom w:val="none" w:sz="0" w:space="0" w:color="auto"/>
            <w:right w:val="none" w:sz="0" w:space="0" w:color="auto"/>
          </w:divBdr>
        </w:div>
        <w:div w:id="1463424027">
          <w:marLeft w:val="640"/>
          <w:marRight w:val="0"/>
          <w:marTop w:val="0"/>
          <w:marBottom w:val="0"/>
          <w:divBdr>
            <w:top w:val="none" w:sz="0" w:space="0" w:color="auto"/>
            <w:left w:val="none" w:sz="0" w:space="0" w:color="auto"/>
            <w:bottom w:val="none" w:sz="0" w:space="0" w:color="auto"/>
            <w:right w:val="none" w:sz="0" w:space="0" w:color="auto"/>
          </w:divBdr>
        </w:div>
        <w:div w:id="1285427456">
          <w:marLeft w:val="640"/>
          <w:marRight w:val="0"/>
          <w:marTop w:val="0"/>
          <w:marBottom w:val="0"/>
          <w:divBdr>
            <w:top w:val="none" w:sz="0" w:space="0" w:color="auto"/>
            <w:left w:val="none" w:sz="0" w:space="0" w:color="auto"/>
            <w:bottom w:val="none" w:sz="0" w:space="0" w:color="auto"/>
            <w:right w:val="none" w:sz="0" w:space="0" w:color="auto"/>
          </w:divBdr>
        </w:div>
      </w:divsChild>
    </w:div>
    <w:div w:id="1001081885">
      <w:bodyDiv w:val="1"/>
      <w:marLeft w:val="0"/>
      <w:marRight w:val="0"/>
      <w:marTop w:val="0"/>
      <w:marBottom w:val="0"/>
      <w:divBdr>
        <w:top w:val="none" w:sz="0" w:space="0" w:color="auto"/>
        <w:left w:val="none" w:sz="0" w:space="0" w:color="auto"/>
        <w:bottom w:val="none" w:sz="0" w:space="0" w:color="auto"/>
        <w:right w:val="none" w:sz="0" w:space="0" w:color="auto"/>
      </w:divBdr>
      <w:divsChild>
        <w:div w:id="1138492589">
          <w:marLeft w:val="640"/>
          <w:marRight w:val="0"/>
          <w:marTop w:val="0"/>
          <w:marBottom w:val="0"/>
          <w:divBdr>
            <w:top w:val="none" w:sz="0" w:space="0" w:color="auto"/>
            <w:left w:val="none" w:sz="0" w:space="0" w:color="auto"/>
            <w:bottom w:val="none" w:sz="0" w:space="0" w:color="auto"/>
            <w:right w:val="none" w:sz="0" w:space="0" w:color="auto"/>
          </w:divBdr>
        </w:div>
        <w:div w:id="1912352735">
          <w:marLeft w:val="640"/>
          <w:marRight w:val="0"/>
          <w:marTop w:val="0"/>
          <w:marBottom w:val="0"/>
          <w:divBdr>
            <w:top w:val="none" w:sz="0" w:space="0" w:color="auto"/>
            <w:left w:val="none" w:sz="0" w:space="0" w:color="auto"/>
            <w:bottom w:val="none" w:sz="0" w:space="0" w:color="auto"/>
            <w:right w:val="none" w:sz="0" w:space="0" w:color="auto"/>
          </w:divBdr>
        </w:div>
        <w:div w:id="335109348">
          <w:marLeft w:val="640"/>
          <w:marRight w:val="0"/>
          <w:marTop w:val="0"/>
          <w:marBottom w:val="0"/>
          <w:divBdr>
            <w:top w:val="none" w:sz="0" w:space="0" w:color="auto"/>
            <w:left w:val="none" w:sz="0" w:space="0" w:color="auto"/>
            <w:bottom w:val="none" w:sz="0" w:space="0" w:color="auto"/>
            <w:right w:val="none" w:sz="0" w:space="0" w:color="auto"/>
          </w:divBdr>
        </w:div>
        <w:div w:id="1234239536">
          <w:marLeft w:val="640"/>
          <w:marRight w:val="0"/>
          <w:marTop w:val="0"/>
          <w:marBottom w:val="0"/>
          <w:divBdr>
            <w:top w:val="none" w:sz="0" w:space="0" w:color="auto"/>
            <w:left w:val="none" w:sz="0" w:space="0" w:color="auto"/>
            <w:bottom w:val="none" w:sz="0" w:space="0" w:color="auto"/>
            <w:right w:val="none" w:sz="0" w:space="0" w:color="auto"/>
          </w:divBdr>
        </w:div>
        <w:div w:id="1117136903">
          <w:marLeft w:val="640"/>
          <w:marRight w:val="0"/>
          <w:marTop w:val="0"/>
          <w:marBottom w:val="0"/>
          <w:divBdr>
            <w:top w:val="none" w:sz="0" w:space="0" w:color="auto"/>
            <w:left w:val="none" w:sz="0" w:space="0" w:color="auto"/>
            <w:bottom w:val="none" w:sz="0" w:space="0" w:color="auto"/>
            <w:right w:val="none" w:sz="0" w:space="0" w:color="auto"/>
          </w:divBdr>
        </w:div>
        <w:div w:id="740178157">
          <w:marLeft w:val="640"/>
          <w:marRight w:val="0"/>
          <w:marTop w:val="0"/>
          <w:marBottom w:val="0"/>
          <w:divBdr>
            <w:top w:val="none" w:sz="0" w:space="0" w:color="auto"/>
            <w:left w:val="none" w:sz="0" w:space="0" w:color="auto"/>
            <w:bottom w:val="none" w:sz="0" w:space="0" w:color="auto"/>
            <w:right w:val="none" w:sz="0" w:space="0" w:color="auto"/>
          </w:divBdr>
        </w:div>
        <w:div w:id="1950699974">
          <w:marLeft w:val="640"/>
          <w:marRight w:val="0"/>
          <w:marTop w:val="0"/>
          <w:marBottom w:val="0"/>
          <w:divBdr>
            <w:top w:val="none" w:sz="0" w:space="0" w:color="auto"/>
            <w:left w:val="none" w:sz="0" w:space="0" w:color="auto"/>
            <w:bottom w:val="none" w:sz="0" w:space="0" w:color="auto"/>
            <w:right w:val="none" w:sz="0" w:space="0" w:color="auto"/>
          </w:divBdr>
        </w:div>
        <w:div w:id="1185679606">
          <w:marLeft w:val="640"/>
          <w:marRight w:val="0"/>
          <w:marTop w:val="0"/>
          <w:marBottom w:val="0"/>
          <w:divBdr>
            <w:top w:val="none" w:sz="0" w:space="0" w:color="auto"/>
            <w:left w:val="none" w:sz="0" w:space="0" w:color="auto"/>
            <w:bottom w:val="none" w:sz="0" w:space="0" w:color="auto"/>
            <w:right w:val="none" w:sz="0" w:space="0" w:color="auto"/>
          </w:divBdr>
        </w:div>
        <w:div w:id="1065222373">
          <w:marLeft w:val="640"/>
          <w:marRight w:val="0"/>
          <w:marTop w:val="0"/>
          <w:marBottom w:val="0"/>
          <w:divBdr>
            <w:top w:val="none" w:sz="0" w:space="0" w:color="auto"/>
            <w:left w:val="none" w:sz="0" w:space="0" w:color="auto"/>
            <w:bottom w:val="none" w:sz="0" w:space="0" w:color="auto"/>
            <w:right w:val="none" w:sz="0" w:space="0" w:color="auto"/>
          </w:divBdr>
        </w:div>
        <w:div w:id="1358772462">
          <w:marLeft w:val="640"/>
          <w:marRight w:val="0"/>
          <w:marTop w:val="0"/>
          <w:marBottom w:val="0"/>
          <w:divBdr>
            <w:top w:val="none" w:sz="0" w:space="0" w:color="auto"/>
            <w:left w:val="none" w:sz="0" w:space="0" w:color="auto"/>
            <w:bottom w:val="none" w:sz="0" w:space="0" w:color="auto"/>
            <w:right w:val="none" w:sz="0" w:space="0" w:color="auto"/>
          </w:divBdr>
        </w:div>
        <w:div w:id="343240753">
          <w:marLeft w:val="640"/>
          <w:marRight w:val="0"/>
          <w:marTop w:val="0"/>
          <w:marBottom w:val="0"/>
          <w:divBdr>
            <w:top w:val="none" w:sz="0" w:space="0" w:color="auto"/>
            <w:left w:val="none" w:sz="0" w:space="0" w:color="auto"/>
            <w:bottom w:val="none" w:sz="0" w:space="0" w:color="auto"/>
            <w:right w:val="none" w:sz="0" w:space="0" w:color="auto"/>
          </w:divBdr>
        </w:div>
        <w:div w:id="717516624">
          <w:marLeft w:val="640"/>
          <w:marRight w:val="0"/>
          <w:marTop w:val="0"/>
          <w:marBottom w:val="0"/>
          <w:divBdr>
            <w:top w:val="none" w:sz="0" w:space="0" w:color="auto"/>
            <w:left w:val="none" w:sz="0" w:space="0" w:color="auto"/>
            <w:bottom w:val="none" w:sz="0" w:space="0" w:color="auto"/>
            <w:right w:val="none" w:sz="0" w:space="0" w:color="auto"/>
          </w:divBdr>
        </w:div>
        <w:div w:id="2005624505">
          <w:marLeft w:val="640"/>
          <w:marRight w:val="0"/>
          <w:marTop w:val="0"/>
          <w:marBottom w:val="0"/>
          <w:divBdr>
            <w:top w:val="none" w:sz="0" w:space="0" w:color="auto"/>
            <w:left w:val="none" w:sz="0" w:space="0" w:color="auto"/>
            <w:bottom w:val="none" w:sz="0" w:space="0" w:color="auto"/>
            <w:right w:val="none" w:sz="0" w:space="0" w:color="auto"/>
          </w:divBdr>
        </w:div>
        <w:div w:id="1914852526">
          <w:marLeft w:val="640"/>
          <w:marRight w:val="0"/>
          <w:marTop w:val="0"/>
          <w:marBottom w:val="0"/>
          <w:divBdr>
            <w:top w:val="none" w:sz="0" w:space="0" w:color="auto"/>
            <w:left w:val="none" w:sz="0" w:space="0" w:color="auto"/>
            <w:bottom w:val="none" w:sz="0" w:space="0" w:color="auto"/>
            <w:right w:val="none" w:sz="0" w:space="0" w:color="auto"/>
          </w:divBdr>
        </w:div>
        <w:div w:id="637884423">
          <w:marLeft w:val="640"/>
          <w:marRight w:val="0"/>
          <w:marTop w:val="0"/>
          <w:marBottom w:val="0"/>
          <w:divBdr>
            <w:top w:val="none" w:sz="0" w:space="0" w:color="auto"/>
            <w:left w:val="none" w:sz="0" w:space="0" w:color="auto"/>
            <w:bottom w:val="none" w:sz="0" w:space="0" w:color="auto"/>
            <w:right w:val="none" w:sz="0" w:space="0" w:color="auto"/>
          </w:divBdr>
        </w:div>
        <w:div w:id="697655678">
          <w:marLeft w:val="640"/>
          <w:marRight w:val="0"/>
          <w:marTop w:val="0"/>
          <w:marBottom w:val="0"/>
          <w:divBdr>
            <w:top w:val="none" w:sz="0" w:space="0" w:color="auto"/>
            <w:left w:val="none" w:sz="0" w:space="0" w:color="auto"/>
            <w:bottom w:val="none" w:sz="0" w:space="0" w:color="auto"/>
            <w:right w:val="none" w:sz="0" w:space="0" w:color="auto"/>
          </w:divBdr>
        </w:div>
        <w:div w:id="901864073">
          <w:marLeft w:val="640"/>
          <w:marRight w:val="0"/>
          <w:marTop w:val="0"/>
          <w:marBottom w:val="0"/>
          <w:divBdr>
            <w:top w:val="none" w:sz="0" w:space="0" w:color="auto"/>
            <w:left w:val="none" w:sz="0" w:space="0" w:color="auto"/>
            <w:bottom w:val="none" w:sz="0" w:space="0" w:color="auto"/>
            <w:right w:val="none" w:sz="0" w:space="0" w:color="auto"/>
          </w:divBdr>
        </w:div>
        <w:div w:id="1598948475">
          <w:marLeft w:val="640"/>
          <w:marRight w:val="0"/>
          <w:marTop w:val="0"/>
          <w:marBottom w:val="0"/>
          <w:divBdr>
            <w:top w:val="none" w:sz="0" w:space="0" w:color="auto"/>
            <w:left w:val="none" w:sz="0" w:space="0" w:color="auto"/>
            <w:bottom w:val="none" w:sz="0" w:space="0" w:color="auto"/>
            <w:right w:val="none" w:sz="0" w:space="0" w:color="auto"/>
          </w:divBdr>
        </w:div>
        <w:div w:id="1696079569">
          <w:marLeft w:val="640"/>
          <w:marRight w:val="0"/>
          <w:marTop w:val="0"/>
          <w:marBottom w:val="0"/>
          <w:divBdr>
            <w:top w:val="none" w:sz="0" w:space="0" w:color="auto"/>
            <w:left w:val="none" w:sz="0" w:space="0" w:color="auto"/>
            <w:bottom w:val="none" w:sz="0" w:space="0" w:color="auto"/>
            <w:right w:val="none" w:sz="0" w:space="0" w:color="auto"/>
          </w:divBdr>
        </w:div>
        <w:div w:id="1443380789">
          <w:marLeft w:val="640"/>
          <w:marRight w:val="0"/>
          <w:marTop w:val="0"/>
          <w:marBottom w:val="0"/>
          <w:divBdr>
            <w:top w:val="none" w:sz="0" w:space="0" w:color="auto"/>
            <w:left w:val="none" w:sz="0" w:space="0" w:color="auto"/>
            <w:bottom w:val="none" w:sz="0" w:space="0" w:color="auto"/>
            <w:right w:val="none" w:sz="0" w:space="0" w:color="auto"/>
          </w:divBdr>
        </w:div>
        <w:div w:id="225842733">
          <w:marLeft w:val="640"/>
          <w:marRight w:val="0"/>
          <w:marTop w:val="0"/>
          <w:marBottom w:val="0"/>
          <w:divBdr>
            <w:top w:val="none" w:sz="0" w:space="0" w:color="auto"/>
            <w:left w:val="none" w:sz="0" w:space="0" w:color="auto"/>
            <w:bottom w:val="none" w:sz="0" w:space="0" w:color="auto"/>
            <w:right w:val="none" w:sz="0" w:space="0" w:color="auto"/>
          </w:divBdr>
        </w:div>
        <w:div w:id="1453787769">
          <w:marLeft w:val="640"/>
          <w:marRight w:val="0"/>
          <w:marTop w:val="0"/>
          <w:marBottom w:val="0"/>
          <w:divBdr>
            <w:top w:val="none" w:sz="0" w:space="0" w:color="auto"/>
            <w:left w:val="none" w:sz="0" w:space="0" w:color="auto"/>
            <w:bottom w:val="none" w:sz="0" w:space="0" w:color="auto"/>
            <w:right w:val="none" w:sz="0" w:space="0" w:color="auto"/>
          </w:divBdr>
        </w:div>
        <w:div w:id="1017653203">
          <w:marLeft w:val="640"/>
          <w:marRight w:val="0"/>
          <w:marTop w:val="0"/>
          <w:marBottom w:val="0"/>
          <w:divBdr>
            <w:top w:val="none" w:sz="0" w:space="0" w:color="auto"/>
            <w:left w:val="none" w:sz="0" w:space="0" w:color="auto"/>
            <w:bottom w:val="none" w:sz="0" w:space="0" w:color="auto"/>
            <w:right w:val="none" w:sz="0" w:space="0" w:color="auto"/>
          </w:divBdr>
        </w:div>
        <w:div w:id="1449739071">
          <w:marLeft w:val="640"/>
          <w:marRight w:val="0"/>
          <w:marTop w:val="0"/>
          <w:marBottom w:val="0"/>
          <w:divBdr>
            <w:top w:val="none" w:sz="0" w:space="0" w:color="auto"/>
            <w:left w:val="none" w:sz="0" w:space="0" w:color="auto"/>
            <w:bottom w:val="none" w:sz="0" w:space="0" w:color="auto"/>
            <w:right w:val="none" w:sz="0" w:space="0" w:color="auto"/>
          </w:divBdr>
        </w:div>
        <w:div w:id="1793594856">
          <w:marLeft w:val="640"/>
          <w:marRight w:val="0"/>
          <w:marTop w:val="0"/>
          <w:marBottom w:val="0"/>
          <w:divBdr>
            <w:top w:val="none" w:sz="0" w:space="0" w:color="auto"/>
            <w:left w:val="none" w:sz="0" w:space="0" w:color="auto"/>
            <w:bottom w:val="none" w:sz="0" w:space="0" w:color="auto"/>
            <w:right w:val="none" w:sz="0" w:space="0" w:color="auto"/>
          </w:divBdr>
        </w:div>
        <w:div w:id="1649168149">
          <w:marLeft w:val="640"/>
          <w:marRight w:val="0"/>
          <w:marTop w:val="0"/>
          <w:marBottom w:val="0"/>
          <w:divBdr>
            <w:top w:val="none" w:sz="0" w:space="0" w:color="auto"/>
            <w:left w:val="none" w:sz="0" w:space="0" w:color="auto"/>
            <w:bottom w:val="none" w:sz="0" w:space="0" w:color="auto"/>
            <w:right w:val="none" w:sz="0" w:space="0" w:color="auto"/>
          </w:divBdr>
        </w:div>
        <w:div w:id="1839270887">
          <w:marLeft w:val="640"/>
          <w:marRight w:val="0"/>
          <w:marTop w:val="0"/>
          <w:marBottom w:val="0"/>
          <w:divBdr>
            <w:top w:val="none" w:sz="0" w:space="0" w:color="auto"/>
            <w:left w:val="none" w:sz="0" w:space="0" w:color="auto"/>
            <w:bottom w:val="none" w:sz="0" w:space="0" w:color="auto"/>
            <w:right w:val="none" w:sz="0" w:space="0" w:color="auto"/>
          </w:divBdr>
        </w:div>
        <w:div w:id="899559984">
          <w:marLeft w:val="640"/>
          <w:marRight w:val="0"/>
          <w:marTop w:val="0"/>
          <w:marBottom w:val="0"/>
          <w:divBdr>
            <w:top w:val="none" w:sz="0" w:space="0" w:color="auto"/>
            <w:left w:val="none" w:sz="0" w:space="0" w:color="auto"/>
            <w:bottom w:val="none" w:sz="0" w:space="0" w:color="auto"/>
            <w:right w:val="none" w:sz="0" w:space="0" w:color="auto"/>
          </w:divBdr>
        </w:div>
        <w:div w:id="1877961248">
          <w:marLeft w:val="640"/>
          <w:marRight w:val="0"/>
          <w:marTop w:val="0"/>
          <w:marBottom w:val="0"/>
          <w:divBdr>
            <w:top w:val="none" w:sz="0" w:space="0" w:color="auto"/>
            <w:left w:val="none" w:sz="0" w:space="0" w:color="auto"/>
            <w:bottom w:val="none" w:sz="0" w:space="0" w:color="auto"/>
            <w:right w:val="none" w:sz="0" w:space="0" w:color="auto"/>
          </w:divBdr>
        </w:div>
        <w:div w:id="18704952">
          <w:marLeft w:val="640"/>
          <w:marRight w:val="0"/>
          <w:marTop w:val="0"/>
          <w:marBottom w:val="0"/>
          <w:divBdr>
            <w:top w:val="none" w:sz="0" w:space="0" w:color="auto"/>
            <w:left w:val="none" w:sz="0" w:space="0" w:color="auto"/>
            <w:bottom w:val="none" w:sz="0" w:space="0" w:color="auto"/>
            <w:right w:val="none" w:sz="0" w:space="0" w:color="auto"/>
          </w:divBdr>
        </w:div>
        <w:div w:id="108936973">
          <w:marLeft w:val="640"/>
          <w:marRight w:val="0"/>
          <w:marTop w:val="0"/>
          <w:marBottom w:val="0"/>
          <w:divBdr>
            <w:top w:val="none" w:sz="0" w:space="0" w:color="auto"/>
            <w:left w:val="none" w:sz="0" w:space="0" w:color="auto"/>
            <w:bottom w:val="none" w:sz="0" w:space="0" w:color="auto"/>
            <w:right w:val="none" w:sz="0" w:space="0" w:color="auto"/>
          </w:divBdr>
        </w:div>
        <w:div w:id="1617710235">
          <w:marLeft w:val="640"/>
          <w:marRight w:val="0"/>
          <w:marTop w:val="0"/>
          <w:marBottom w:val="0"/>
          <w:divBdr>
            <w:top w:val="none" w:sz="0" w:space="0" w:color="auto"/>
            <w:left w:val="none" w:sz="0" w:space="0" w:color="auto"/>
            <w:bottom w:val="none" w:sz="0" w:space="0" w:color="auto"/>
            <w:right w:val="none" w:sz="0" w:space="0" w:color="auto"/>
          </w:divBdr>
        </w:div>
        <w:div w:id="50469517">
          <w:marLeft w:val="640"/>
          <w:marRight w:val="0"/>
          <w:marTop w:val="0"/>
          <w:marBottom w:val="0"/>
          <w:divBdr>
            <w:top w:val="none" w:sz="0" w:space="0" w:color="auto"/>
            <w:left w:val="none" w:sz="0" w:space="0" w:color="auto"/>
            <w:bottom w:val="none" w:sz="0" w:space="0" w:color="auto"/>
            <w:right w:val="none" w:sz="0" w:space="0" w:color="auto"/>
          </w:divBdr>
        </w:div>
        <w:div w:id="416906814">
          <w:marLeft w:val="640"/>
          <w:marRight w:val="0"/>
          <w:marTop w:val="0"/>
          <w:marBottom w:val="0"/>
          <w:divBdr>
            <w:top w:val="none" w:sz="0" w:space="0" w:color="auto"/>
            <w:left w:val="none" w:sz="0" w:space="0" w:color="auto"/>
            <w:bottom w:val="none" w:sz="0" w:space="0" w:color="auto"/>
            <w:right w:val="none" w:sz="0" w:space="0" w:color="auto"/>
          </w:divBdr>
        </w:div>
        <w:div w:id="1333489780">
          <w:marLeft w:val="640"/>
          <w:marRight w:val="0"/>
          <w:marTop w:val="0"/>
          <w:marBottom w:val="0"/>
          <w:divBdr>
            <w:top w:val="none" w:sz="0" w:space="0" w:color="auto"/>
            <w:left w:val="none" w:sz="0" w:space="0" w:color="auto"/>
            <w:bottom w:val="none" w:sz="0" w:space="0" w:color="auto"/>
            <w:right w:val="none" w:sz="0" w:space="0" w:color="auto"/>
          </w:divBdr>
        </w:div>
        <w:div w:id="1200439493">
          <w:marLeft w:val="640"/>
          <w:marRight w:val="0"/>
          <w:marTop w:val="0"/>
          <w:marBottom w:val="0"/>
          <w:divBdr>
            <w:top w:val="none" w:sz="0" w:space="0" w:color="auto"/>
            <w:left w:val="none" w:sz="0" w:space="0" w:color="auto"/>
            <w:bottom w:val="none" w:sz="0" w:space="0" w:color="auto"/>
            <w:right w:val="none" w:sz="0" w:space="0" w:color="auto"/>
          </w:divBdr>
        </w:div>
        <w:div w:id="1546715360">
          <w:marLeft w:val="640"/>
          <w:marRight w:val="0"/>
          <w:marTop w:val="0"/>
          <w:marBottom w:val="0"/>
          <w:divBdr>
            <w:top w:val="none" w:sz="0" w:space="0" w:color="auto"/>
            <w:left w:val="none" w:sz="0" w:space="0" w:color="auto"/>
            <w:bottom w:val="none" w:sz="0" w:space="0" w:color="auto"/>
            <w:right w:val="none" w:sz="0" w:space="0" w:color="auto"/>
          </w:divBdr>
        </w:div>
        <w:div w:id="269044940">
          <w:marLeft w:val="640"/>
          <w:marRight w:val="0"/>
          <w:marTop w:val="0"/>
          <w:marBottom w:val="0"/>
          <w:divBdr>
            <w:top w:val="none" w:sz="0" w:space="0" w:color="auto"/>
            <w:left w:val="none" w:sz="0" w:space="0" w:color="auto"/>
            <w:bottom w:val="none" w:sz="0" w:space="0" w:color="auto"/>
            <w:right w:val="none" w:sz="0" w:space="0" w:color="auto"/>
          </w:divBdr>
        </w:div>
        <w:div w:id="1317764942">
          <w:marLeft w:val="640"/>
          <w:marRight w:val="0"/>
          <w:marTop w:val="0"/>
          <w:marBottom w:val="0"/>
          <w:divBdr>
            <w:top w:val="none" w:sz="0" w:space="0" w:color="auto"/>
            <w:left w:val="none" w:sz="0" w:space="0" w:color="auto"/>
            <w:bottom w:val="none" w:sz="0" w:space="0" w:color="auto"/>
            <w:right w:val="none" w:sz="0" w:space="0" w:color="auto"/>
          </w:divBdr>
        </w:div>
        <w:div w:id="1871265159">
          <w:marLeft w:val="640"/>
          <w:marRight w:val="0"/>
          <w:marTop w:val="0"/>
          <w:marBottom w:val="0"/>
          <w:divBdr>
            <w:top w:val="none" w:sz="0" w:space="0" w:color="auto"/>
            <w:left w:val="none" w:sz="0" w:space="0" w:color="auto"/>
            <w:bottom w:val="none" w:sz="0" w:space="0" w:color="auto"/>
            <w:right w:val="none" w:sz="0" w:space="0" w:color="auto"/>
          </w:divBdr>
        </w:div>
        <w:div w:id="2096433346">
          <w:marLeft w:val="640"/>
          <w:marRight w:val="0"/>
          <w:marTop w:val="0"/>
          <w:marBottom w:val="0"/>
          <w:divBdr>
            <w:top w:val="none" w:sz="0" w:space="0" w:color="auto"/>
            <w:left w:val="none" w:sz="0" w:space="0" w:color="auto"/>
            <w:bottom w:val="none" w:sz="0" w:space="0" w:color="auto"/>
            <w:right w:val="none" w:sz="0" w:space="0" w:color="auto"/>
          </w:divBdr>
        </w:div>
        <w:div w:id="239565460">
          <w:marLeft w:val="640"/>
          <w:marRight w:val="0"/>
          <w:marTop w:val="0"/>
          <w:marBottom w:val="0"/>
          <w:divBdr>
            <w:top w:val="none" w:sz="0" w:space="0" w:color="auto"/>
            <w:left w:val="none" w:sz="0" w:space="0" w:color="auto"/>
            <w:bottom w:val="none" w:sz="0" w:space="0" w:color="auto"/>
            <w:right w:val="none" w:sz="0" w:space="0" w:color="auto"/>
          </w:divBdr>
        </w:div>
        <w:div w:id="1004865223">
          <w:marLeft w:val="640"/>
          <w:marRight w:val="0"/>
          <w:marTop w:val="0"/>
          <w:marBottom w:val="0"/>
          <w:divBdr>
            <w:top w:val="none" w:sz="0" w:space="0" w:color="auto"/>
            <w:left w:val="none" w:sz="0" w:space="0" w:color="auto"/>
            <w:bottom w:val="none" w:sz="0" w:space="0" w:color="auto"/>
            <w:right w:val="none" w:sz="0" w:space="0" w:color="auto"/>
          </w:divBdr>
        </w:div>
        <w:div w:id="2076006609">
          <w:marLeft w:val="640"/>
          <w:marRight w:val="0"/>
          <w:marTop w:val="0"/>
          <w:marBottom w:val="0"/>
          <w:divBdr>
            <w:top w:val="none" w:sz="0" w:space="0" w:color="auto"/>
            <w:left w:val="none" w:sz="0" w:space="0" w:color="auto"/>
            <w:bottom w:val="none" w:sz="0" w:space="0" w:color="auto"/>
            <w:right w:val="none" w:sz="0" w:space="0" w:color="auto"/>
          </w:divBdr>
        </w:div>
        <w:div w:id="1894659625">
          <w:marLeft w:val="640"/>
          <w:marRight w:val="0"/>
          <w:marTop w:val="0"/>
          <w:marBottom w:val="0"/>
          <w:divBdr>
            <w:top w:val="none" w:sz="0" w:space="0" w:color="auto"/>
            <w:left w:val="none" w:sz="0" w:space="0" w:color="auto"/>
            <w:bottom w:val="none" w:sz="0" w:space="0" w:color="auto"/>
            <w:right w:val="none" w:sz="0" w:space="0" w:color="auto"/>
          </w:divBdr>
        </w:div>
        <w:div w:id="1678120978">
          <w:marLeft w:val="640"/>
          <w:marRight w:val="0"/>
          <w:marTop w:val="0"/>
          <w:marBottom w:val="0"/>
          <w:divBdr>
            <w:top w:val="none" w:sz="0" w:space="0" w:color="auto"/>
            <w:left w:val="none" w:sz="0" w:space="0" w:color="auto"/>
            <w:bottom w:val="none" w:sz="0" w:space="0" w:color="auto"/>
            <w:right w:val="none" w:sz="0" w:space="0" w:color="auto"/>
          </w:divBdr>
        </w:div>
        <w:div w:id="1891764833">
          <w:marLeft w:val="640"/>
          <w:marRight w:val="0"/>
          <w:marTop w:val="0"/>
          <w:marBottom w:val="0"/>
          <w:divBdr>
            <w:top w:val="none" w:sz="0" w:space="0" w:color="auto"/>
            <w:left w:val="none" w:sz="0" w:space="0" w:color="auto"/>
            <w:bottom w:val="none" w:sz="0" w:space="0" w:color="auto"/>
            <w:right w:val="none" w:sz="0" w:space="0" w:color="auto"/>
          </w:divBdr>
        </w:div>
        <w:div w:id="907619190">
          <w:marLeft w:val="640"/>
          <w:marRight w:val="0"/>
          <w:marTop w:val="0"/>
          <w:marBottom w:val="0"/>
          <w:divBdr>
            <w:top w:val="none" w:sz="0" w:space="0" w:color="auto"/>
            <w:left w:val="none" w:sz="0" w:space="0" w:color="auto"/>
            <w:bottom w:val="none" w:sz="0" w:space="0" w:color="auto"/>
            <w:right w:val="none" w:sz="0" w:space="0" w:color="auto"/>
          </w:divBdr>
        </w:div>
        <w:div w:id="1473255533">
          <w:marLeft w:val="640"/>
          <w:marRight w:val="0"/>
          <w:marTop w:val="0"/>
          <w:marBottom w:val="0"/>
          <w:divBdr>
            <w:top w:val="none" w:sz="0" w:space="0" w:color="auto"/>
            <w:left w:val="none" w:sz="0" w:space="0" w:color="auto"/>
            <w:bottom w:val="none" w:sz="0" w:space="0" w:color="auto"/>
            <w:right w:val="none" w:sz="0" w:space="0" w:color="auto"/>
          </w:divBdr>
        </w:div>
        <w:div w:id="701440707">
          <w:marLeft w:val="640"/>
          <w:marRight w:val="0"/>
          <w:marTop w:val="0"/>
          <w:marBottom w:val="0"/>
          <w:divBdr>
            <w:top w:val="none" w:sz="0" w:space="0" w:color="auto"/>
            <w:left w:val="none" w:sz="0" w:space="0" w:color="auto"/>
            <w:bottom w:val="none" w:sz="0" w:space="0" w:color="auto"/>
            <w:right w:val="none" w:sz="0" w:space="0" w:color="auto"/>
          </w:divBdr>
        </w:div>
        <w:div w:id="875772169">
          <w:marLeft w:val="640"/>
          <w:marRight w:val="0"/>
          <w:marTop w:val="0"/>
          <w:marBottom w:val="0"/>
          <w:divBdr>
            <w:top w:val="none" w:sz="0" w:space="0" w:color="auto"/>
            <w:left w:val="none" w:sz="0" w:space="0" w:color="auto"/>
            <w:bottom w:val="none" w:sz="0" w:space="0" w:color="auto"/>
            <w:right w:val="none" w:sz="0" w:space="0" w:color="auto"/>
          </w:divBdr>
        </w:div>
        <w:div w:id="960304626">
          <w:marLeft w:val="640"/>
          <w:marRight w:val="0"/>
          <w:marTop w:val="0"/>
          <w:marBottom w:val="0"/>
          <w:divBdr>
            <w:top w:val="none" w:sz="0" w:space="0" w:color="auto"/>
            <w:left w:val="none" w:sz="0" w:space="0" w:color="auto"/>
            <w:bottom w:val="none" w:sz="0" w:space="0" w:color="auto"/>
            <w:right w:val="none" w:sz="0" w:space="0" w:color="auto"/>
          </w:divBdr>
        </w:div>
        <w:div w:id="1930769079">
          <w:marLeft w:val="640"/>
          <w:marRight w:val="0"/>
          <w:marTop w:val="0"/>
          <w:marBottom w:val="0"/>
          <w:divBdr>
            <w:top w:val="none" w:sz="0" w:space="0" w:color="auto"/>
            <w:left w:val="none" w:sz="0" w:space="0" w:color="auto"/>
            <w:bottom w:val="none" w:sz="0" w:space="0" w:color="auto"/>
            <w:right w:val="none" w:sz="0" w:space="0" w:color="auto"/>
          </w:divBdr>
        </w:div>
        <w:div w:id="676006655">
          <w:marLeft w:val="640"/>
          <w:marRight w:val="0"/>
          <w:marTop w:val="0"/>
          <w:marBottom w:val="0"/>
          <w:divBdr>
            <w:top w:val="none" w:sz="0" w:space="0" w:color="auto"/>
            <w:left w:val="none" w:sz="0" w:space="0" w:color="auto"/>
            <w:bottom w:val="none" w:sz="0" w:space="0" w:color="auto"/>
            <w:right w:val="none" w:sz="0" w:space="0" w:color="auto"/>
          </w:divBdr>
        </w:div>
        <w:div w:id="1407190488">
          <w:marLeft w:val="640"/>
          <w:marRight w:val="0"/>
          <w:marTop w:val="0"/>
          <w:marBottom w:val="0"/>
          <w:divBdr>
            <w:top w:val="none" w:sz="0" w:space="0" w:color="auto"/>
            <w:left w:val="none" w:sz="0" w:space="0" w:color="auto"/>
            <w:bottom w:val="none" w:sz="0" w:space="0" w:color="auto"/>
            <w:right w:val="none" w:sz="0" w:space="0" w:color="auto"/>
          </w:divBdr>
        </w:div>
        <w:div w:id="671296993">
          <w:marLeft w:val="640"/>
          <w:marRight w:val="0"/>
          <w:marTop w:val="0"/>
          <w:marBottom w:val="0"/>
          <w:divBdr>
            <w:top w:val="none" w:sz="0" w:space="0" w:color="auto"/>
            <w:left w:val="none" w:sz="0" w:space="0" w:color="auto"/>
            <w:bottom w:val="none" w:sz="0" w:space="0" w:color="auto"/>
            <w:right w:val="none" w:sz="0" w:space="0" w:color="auto"/>
          </w:divBdr>
        </w:div>
        <w:div w:id="726605710">
          <w:marLeft w:val="640"/>
          <w:marRight w:val="0"/>
          <w:marTop w:val="0"/>
          <w:marBottom w:val="0"/>
          <w:divBdr>
            <w:top w:val="none" w:sz="0" w:space="0" w:color="auto"/>
            <w:left w:val="none" w:sz="0" w:space="0" w:color="auto"/>
            <w:bottom w:val="none" w:sz="0" w:space="0" w:color="auto"/>
            <w:right w:val="none" w:sz="0" w:space="0" w:color="auto"/>
          </w:divBdr>
        </w:div>
        <w:div w:id="627704014">
          <w:marLeft w:val="640"/>
          <w:marRight w:val="0"/>
          <w:marTop w:val="0"/>
          <w:marBottom w:val="0"/>
          <w:divBdr>
            <w:top w:val="none" w:sz="0" w:space="0" w:color="auto"/>
            <w:left w:val="none" w:sz="0" w:space="0" w:color="auto"/>
            <w:bottom w:val="none" w:sz="0" w:space="0" w:color="auto"/>
            <w:right w:val="none" w:sz="0" w:space="0" w:color="auto"/>
          </w:divBdr>
        </w:div>
        <w:div w:id="1834907480">
          <w:marLeft w:val="640"/>
          <w:marRight w:val="0"/>
          <w:marTop w:val="0"/>
          <w:marBottom w:val="0"/>
          <w:divBdr>
            <w:top w:val="none" w:sz="0" w:space="0" w:color="auto"/>
            <w:left w:val="none" w:sz="0" w:space="0" w:color="auto"/>
            <w:bottom w:val="none" w:sz="0" w:space="0" w:color="auto"/>
            <w:right w:val="none" w:sz="0" w:space="0" w:color="auto"/>
          </w:divBdr>
        </w:div>
        <w:div w:id="517163386">
          <w:marLeft w:val="640"/>
          <w:marRight w:val="0"/>
          <w:marTop w:val="0"/>
          <w:marBottom w:val="0"/>
          <w:divBdr>
            <w:top w:val="none" w:sz="0" w:space="0" w:color="auto"/>
            <w:left w:val="none" w:sz="0" w:space="0" w:color="auto"/>
            <w:bottom w:val="none" w:sz="0" w:space="0" w:color="auto"/>
            <w:right w:val="none" w:sz="0" w:space="0" w:color="auto"/>
          </w:divBdr>
        </w:div>
        <w:div w:id="2017073183">
          <w:marLeft w:val="640"/>
          <w:marRight w:val="0"/>
          <w:marTop w:val="0"/>
          <w:marBottom w:val="0"/>
          <w:divBdr>
            <w:top w:val="none" w:sz="0" w:space="0" w:color="auto"/>
            <w:left w:val="none" w:sz="0" w:space="0" w:color="auto"/>
            <w:bottom w:val="none" w:sz="0" w:space="0" w:color="auto"/>
            <w:right w:val="none" w:sz="0" w:space="0" w:color="auto"/>
          </w:divBdr>
        </w:div>
        <w:div w:id="1589462558">
          <w:marLeft w:val="640"/>
          <w:marRight w:val="0"/>
          <w:marTop w:val="0"/>
          <w:marBottom w:val="0"/>
          <w:divBdr>
            <w:top w:val="none" w:sz="0" w:space="0" w:color="auto"/>
            <w:left w:val="none" w:sz="0" w:space="0" w:color="auto"/>
            <w:bottom w:val="none" w:sz="0" w:space="0" w:color="auto"/>
            <w:right w:val="none" w:sz="0" w:space="0" w:color="auto"/>
          </w:divBdr>
        </w:div>
        <w:div w:id="92438131">
          <w:marLeft w:val="640"/>
          <w:marRight w:val="0"/>
          <w:marTop w:val="0"/>
          <w:marBottom w:val="0"/>
          <w:divBdr>
            <w:top w:val="none" w:sz="0" w:space="0" w:color="auto"/>
            <w:left w:val="none" w:sz="0" w:space="0" w:color="auto"/>
            <w:bottom w:val="none" w:sz="0" w:space="0" w:color="auto"/>
            <w:right w:val="none" w:sz="0" w:space="0" w:color="auto"/>
          </w:divBdr>
        </w:div>
        <w:div w:id="848758939">
          <w:marLeft w:val="640"/>
          <w:marRight w:val="0"/>
          <w:marTop w:val="0"/>
          <w:marBottom w:val="0"/>
          <w:divBdr>
            <w:top w:val="none" w:sz="0" w:space="0" w:color="auto"/>
            <w:left w:val="none" w:sz="0" w:space="0" w:color="auto"/>
            <w:bottom w:val="none" w:sz="0" w:space="0" w:color="auto"/>
            <w:right w:val="none" w:sz="0" w:space="0" w:color="auto"/>
          </w:divBdr>
        </w:div>
        <w:div w:id="728307935">
          <w:marLeft w:val="640"/>
          <w:marRight w:val="0"/>
          <w:marTop w:val="0"/>
          <w:marBottom w:val="0"/>
          <w:divBdr>
            <w:top w:val="none" w:sz="0" w:space="0" w:color="auto"/>
            <w:left w:val="none" w:sz="0" w:space="0" w:color="auto"/>
            <w:bottom w:val="none" w:sz="0" w:space="0" w:color="auto"/>
            <w:right w:val="none" w:sz="0" w:space="0" w:color="auto"/>
          </w:divBdr>
        </w:div>
        <w:div w:id="1122457789">
          <w:marLeft w:val="640"/>
          <w:marRight w:val="0"/>
          <w:marTop w:val="0"/>
          <w:marBottom w:val="0"/>
          <w:divBdr>
            <w:top w:val="none" w:sz="0" w:space="0" w:color="auto"/>
            <w:left w:val="none" w:sz="0" w:space="0" w:color="auto"/>
            <w:bottom w:val="none" w:sz="0" w:space="0" w:color="auto"/>
            <w:right w:val="none" w:sz="0" w:space="0" w:color="auto"/>
          </w:divBdr>
        </w:div>
        <w:div w:id="1886794421">
          <w:marLeft w:val="640"/>
          <w:marRight w:val="0"/>
          <w:marTop w:val="0"/>
          <w:marBottom w:val="0"/>
          <w:divBdr>
            <w:top w:val="none" w:sz="0" w:space="0" w:color="auto"/>
            <w:left w:val="none" w:sz="0" w:space="0" w:color="auto"/>
            <w:bottom w:val="none" w:sz="0" w:space="0" w:color="auto"/>
            <w:right w:val="none" w:sz="0" w:space="0" w:color="auto"/>
          </w:divBdr>
        </w:div>
        <w:div w:id="1526288082">
          <w:marLeft w:val="640"/>
          <w:marRight w:val="0"/>
          <w:marTop w:val="0"/>
          <w:marBottom w:val="0"/>
          <w:divBdr>
            <w:top w:val="none" w:sz="0" w:space="0" w:color="auto"/>
            <w:left w:val="none" w:sz="0" w:space="0" w:color="auto"/>
            <w:bottom w:val="none" w:sz="0" w:space="0" w:color="auto"/>
            <w:right w:val="none" w:sz="0" w:space="0" w:color="auto"/>
          </w:divBdr>
        </w:div>
        <w:div w:id="1750811194">
          <w:marLeft w:val="640"/>
          <w:marRight w:val="0"/>
          <w:marTop w:val="0"/>
          <w:marBottom w:val="0"/>
          <w:divBdr>
            <w:top w:val="none" w:sz="0" w:space="0" w:color="auto"/>
            <w:left w:val="none" w:sz="0" w:space="0" w:color="auto"/>
            <w:bottom w:val="none" w:sz="0" w:space="0" w:color="auto"/>
            <w:right w:val="none" w:sz="0" w:space="0" w:color="auto"/>
          </w:divBdr>
        </w:div>
        <w:div w:id="1085616390">
          <w:marLeft w:val="640"/>
          <w:marRight w:val="0"/>
          <w:marTop w:val="0"/>
          <w:marBottom w:val="0"/>
          <w:divBdr>
            <w:top w:val="none" w:sz="0" w:space="0" w:color="auto"/>
            <w:left w:val="none" w:sz="0" w:space="0" w:color="auto"/>
            <w:bottom w:val="none" w:sz="0" w:space="0" w:color="auto"/>
            <w:right w:val="none" w:sz="0" w:space="0" w:color="auto"/>
          </w:divBdr>
        </w:div>
        <w:div w:id="1410924800">
          <w:marLeft w:val="640"/>
          <w:marRight w:val="0"/>
          <w:marTop w:val="0"/>
          <w:marBottom w:val="0"/>
          <w:divBdr>
            <w:top w:val="none" w:sz="0" w:space="0" w:color="auto"/>
            <w:left w:val="none" w:sz="0" w:space="0" w:color="auto"/>
            <w:bottom w:val="none" w:sz="0" w:space="0" w:color="auto"/>
            <w:right w:val="none" w:sz="0" w:space="0" w:color="auto"/>
          </w:divBdr>
        </w:div>
        <w:div w:id="1434397896">
          <w:marLeft w:val="640"/>
          <w:marRight w:val="0"/>
          <w:marTop w:val="0"/>
          <w:marBottom w:val="0"/>
          <w:divBdr>
            <w:top w:val="none" w:sz="0" w:space="0" w:color="auto"/>
            <w:left w:val="none" w:sz="0" w:space="0" w:color="auto"/>
            <w:bottom w:val="none" w:sz="0" w:space="0" w:color="auto"/>
            <w:right w:val="none" w:sz="0" w:space="0" w:color="auto"/>
          </w:divBdr>
        </w:div>
        <w:div w:id="386492575">
          <w:marLeft w:val="640"/>
          <w:marRight w:val="0"/>
          <w:marTop w:val="0"/>
          <w:marBottom w:val="0"/>
          <w:divBdr>
            <w:top w:val="none" w:sz="0" w:space="0" w:color="auto"/>
            <w:left w:val="none" w:sz="0" w:space="0" w:color="auto"/>
            <w:bottom w:val="none" w:sz="0" w:space="0" w:color="auto"/>
            <w:right w:val="none" w:sz="0" w:space="0" w:color="auto"/>
          </w:divBdr>
        </w:div>
        <w:div w:id="1165627011">
          <w:marLeft w:val="640"/>
          <w:marRight w:val="0"/>
          <w:marTop w:val="0"/>
          <w:marBottom w:val="0"/>
          <w:divBdr>
            <w:top w:val="none" w:sz="0" w:space="0" w:color="auto"/>
            <w:left w:val="none" w:sz="0" w:space="0" w:color="auto"/>
            <w:bottom w:val="none" w:sz="0" w:space="0" w:color="auto"/>
            <w:right w:val="none" w:sz="0" w:space="0" w:color="auto"/>
          </w:divBdr>
        </w:div>
        <w:div w:id="1177571344">
          <w:marLeft w:val="640"/>
          <w:marRight w:val="0"/>
          <w:marTop w:val="0"/>
          <w:marBottom w:val="0"/>
          <w:divBdr>
            <w:top w:val="none" w:sz="0" w:space="0" w:color="auto"/>
            <w:left w:val="none" w:sz="0" w:space="0" w:color="auto"/>
            <w:bottom w:val="none" w:sz="0" w:space="0" w:color="auto"/>
            <w:right w:val="none" w:sz="0" w:space="0" w:color="auto"/>
          </w:divBdr>
        </w:div>
        <w:div w:id="598411516">
          <w:marLeft w:val="640"/>
          <w:marRight w:val="0"/>
          <w:marTop w:val="0"/>
          <w:marBottom w:val="0"/>
          <w:divBdr>
            <w:top w:val="none" w:sz="0" w:space="0" w:color="auto"/>
            <w:left w:val="none" w:sz="0" w:space="0" w:color="auto"/>
            <w:bottom w:val="none" w:sz="0" w:space="0" w:color="auto"/>
            <w:right w:val="none" w:sz="0" w:space="0" w:color="auto"/>
          </w:divBdr>
        </w:div>
        <w:div w:id="1036396414">
          <w:marLeft w:val="640"/>
          <w:marRight w:val="0"/>
          <w:marTop w:val="0"/>
          <w:marBottom w:val="0"/>
          <w:divBdr>
            <w:top w:val="none" w:sz="0" w:space="0" w:color="auto"/>
            <w:left w:val="none" w:sz="0" w:space="0" w:color="auto"/>
            <w:bottom w:val="none" w:sz="0" w:space="0" w:color="auto"/>
            <w:right w:val="none" w:sz="0" w:space="0" w:color="auto"/>
          </w:divBdr>
        </w:div>
        <w:div w:id="676999620">
          <w:marLeft w:val="640"/>
          <w:marRight w:val="0"/>
          <w:marTop w:val="0"/>
          <w:marBottom w:val="0"/>
          <w:divBdr>
            <w:top w:val="none" w:sz="0" w:space="0" w:color="auto"/>
            <w:left w:val="none" w:sz="0" w:space="0" w:color="auto"/>
            <w:bottom w:val="none" w:sz="0" w:space="0" w:color="auto"/>
            <w:right w:val="none" w:sz="0" w:space="0" w:color="auto"/>
          </w:divBdr>
        </w:div>
        <w:div w:id="820737601">
          <w:marLeft w:val="640"/>
          <w:marRight w:val="0"/>
          <w:marTop w:val="0"/>
          <w:marBottom w:val="0"/>
          <w:divBdr>
            <w:top w:val="none" w:sz="0" w:space="0" w:color="auto"/>
            <w:left w:val="none" w:sz="0" w:space="0" w:color="auto"/>
            <w:bottom w:val="none" w:sz="0" w:space="0" w:color="auto"/>
            <w:right w:val="none" w:sz="0" w:space="0" w:color="auto"/>
          </w:divBdr>
        </w:div>
        <w:div w:id="1494373817">
          <w:marLeft w:val="640"/>
          <w:marRight w:val="0"/>
          <w:marTop w:val="0"/>
          <w:marBottom w:val="0"/>
          <w:divBdr>
            <w:top w:val="none" w:sz="0" w:space="0" w:color="auto"/>
            <w:left w:val="none" w:sz="0" w:space="0" w:color="auto"/>
            <w:bottom w:val="none" w:sz="0" w:space="0" w:color="auto"/>
            <w:right w:val="none" w:sz="0" w:space="0" w:color="auto"/>
          </w:divBdr>
        </w:div>
        <w:div w:id="810632147">
          <w:marLeft w:val="640"/>
          <w:marRight w:val="0"/>
          <w:marTop w:val="0"/>
          <w:marBottom w:val="0"/>
          <w:divBdr>
            <w:top w:val="none" w:sz="0" w:space="0" w:color="auto"/>
            <w:left w:val="none" w:sz="0" w:space="0" w:color="auto"/>
            <w:bottom w:val="none" w:sz="0" w:space="0" w:color="auto"/>
            <w:right w:val="none" w:sz="0" w:space="0" w:color="auto"/>
          </w:divBdr>
        </w:div>
        <w:div w:id="62411666">
          <w:marLeft w:val="640"/>
          <w:marRight w:val="0"/>
          <w:marTop w:val="0"/>
          <w:marBottom w:val="0"/>
          <w:divBdr>
            <w:top w:val="none" w:sz="0" w:space="0" w:color="auto"/>
            <w:left w:val="none" w:sz="0" w:space="0" w:color="auto"/>
            <w:bottom w:val="none" w:sz="0" w:space="0" w:color="auto"/>
            <w:right w:val="none" w:sz="0" w:space="0" w:color="auto"/>
          </w:divBdr>
        </w:div>
        <w:div w:id="933629510">
          <w:marLeft w:val="640"/>
          <w:marRight w:val="0"/>
          <w:marTop w:val="0"/>
          <w:marBottom w:val="0"/>
          <w:divBdr>
            <w:top w:val="none" w:sz="0" w:space="0" w:color="auto"/>
            <w:left w:val="none" w:sz="0" w:space="0" w:color="auto"/>
            <w:bottom w:val="none" w:sz="0" w:space="0" w:color="auto"/>
            <w:right w:val="none" w:sz="0" w:space="0" w:color="auto"/>
          </w:divBdr>
        </w:div>
        <w:div w:id="617880446">
          <w:marLeft w:val="640"/>
          <w:marRight w:val="0"/>
          <w:marTop w:val="0"/>
          <w:marBottom w:val="0"/>
          <w:divBdr>
            <w:top w:val="none" w:sz="0" w:space="0" w:color="auto"/>
            <w:left w:val="none" w:sz="0" w:space="0" w:color="auto"/>
            <w:bottom w:val="none" w:sz="0" w:space="0" w:color="auto"/>
            <w:right w:val="none" w:sz="0" w:space="0" w:color="auto"/>
          </w:divBdr>
        </w:div>
        <w:div w:id="1045907297">
          <w:marLeft w:val="640"/>
          <w:marRight w:val="0"/>
          <w:marTop w:val="0"/>
          <w:marBottom w:val="0"/>
          <w:divBdr>
            <w:top w:val="none" w:sz="0" w:space="0" w:color="auto"/>
            <w:left w:val="none" w:sz="0" w:space="0" w:color="auto"/>
            <w:bottom w:val="none" w:sz="0" w:space="0" w:color="auto"/>
            <w:right w:val="none" w:sz="0" w:space="0" w:color="auto"/>
          </w:divBdr>
        </w:div>
        <w:div w:id="1919510206">
          <w:marLeft w:val="640"/>
          <w:marRight w:val="0"/>
          <w:marTop w:val="0"/>
          <w:marBottom w:val="0"/>
          <w:divBdr>
            <w:top w:val="none" w:sz="0" w:space="0" w:color="auto"/>
            <w:left w:val="none" w:sz="0" w:space="0" w:color="auto"/>
            <w:bottom w:val="none" w:sz="0" w:space="0" w:color="auto"/>
            <w:right w:val="none" w:sz="0" w:space="0" w:color="auto"/>
          </w:divBdr>
        </w:div>
        <w:div w:id="718625222">
          <w:marLeft w:val="640"/>
          <w:marRight w:val="0"/>
          <w:marTop w:val="0"/>
          <w:marBottom w:val="0"/>
          <w:divBdr>
            <w:top w:val="none" w:sz="0" w:space="0" w:color="auto"/>
            <w:left w:val="none" w:sz="0" w:space="0" w:color="auto"/>
            <w:bottom w:val="none" w:sz="0" w:space="0" w:color="auto"/>
            <w:right w:val="none" w:sz="0" w:space="0" w:color="auto"/>
          </w:divBdr>
        </w:div>
        <w:div w:id="566647139">
          <w:marLeft w:val="640"/>
          <w:marRight w:val="0"/>
          <w:marTop w:val="0"/>
          <w:marBottom w:val="0"/>
          <w:divBdr>
            <w:top w:val="none" w:sz="0" w:space="0" w:color="auto"/>
            <w:left w:val="none" w:sz="0" w:space="0" w:color="auto"/>
            <w:bottom w:val="none" w:sz="0" w:space="0" w:color="auto"/>
            <w:right w:val="none" w:sz="0" w:space="0" w:color="auto"/>
          </w:divBdr>
        </w:div>
        <w:div w:id="1012952839">
          <w:marLeft w:val="640"/>
          <w:marRight w:val="0"/>
          <w:marTop w:val="0"/>
          <w:marBottom w:val="0"/>
          <w:divBdr>
            <w:top w:val="none" w:sz="0" w:space="0" w:color="auto"/>
            <w:left w:val="none" w:sz="0" w:space="0" w:color="auto"/>
            <w:bottom w:val="none" w:sz="0" w:space="0" w:color="auto"/>
            <w:right w:val="none" w:sz="0" w:space="0" w:color="auto"/>
          </w:divBdr>
        </w:div>
        <w:div w:id="38021085">
          <w:marLeft w:val="640"/>
          <w:marRight w:val="0"/>
          <w:marTop w:val="0"/>
          <w:marBottom w:val="0"/>
          <w:divBdr>
            <w:top w:val="none" w:sz="0" w:space="0" w:color="auto"/>
            <w:left w:val="none" w:sz="0" w:space="0" w:color="auto"/>
            <w:bottom w:val="none" w:sz="0" w:space="0" w:color="auto"/>
            <w:right w:val="none" w:sz="0" w:space="0" w:color="auto"/>
          </w:divBdr>
        </w:div>
        <w:div w:id="1344700060">
          <w:marLeft w:val="640"/>
          <w:marRight w:val="0"/>
          <w:marTop w:val="0"/>
          <w:marBottom w:val="0"/>
          <w:divBdr>
            <w:top w:val="none" w:sz="0" w:space="0" w:color="auto"/>
            <w:left w:val="none" w:sz="0" w:space="0" w:color="auto"/>
            <w:bottom w:val="none" w:sz="0" w:space="0" w:color="auto"/>
            <w:right w:val="none" w:sz="0" w:space="0" w:color="auto"/>
          </w:divBdr>
        </w:div>
        <w:div w:id="1426195463">
          <w:marLeft w:val="640"/>
          <w:marRight w:val="0"/>
          <w:marTop w:val="0"/>
          <w:marBottom w:val="0"/>
          <w:divBdr>
            <w:top w:val="none" w:sz="0" w:space="0" w:color="auto"/>
            <w:left w:val="none" w:sz="0" w:space="0" w:color="auto"/>
            <w:bottom w:val="none" w:sz="0" w:space="0" w:color="auto"/>
            <w:right w:val="none" w:sz="0" w:space="0" w:color="auto"/>
          </w:divBdr>
        </w:div>
        <w:div w:id="436291591">
          <w:marLeft w:val="640"/>
          <w:marRight w:val="0"/>
          <w:marTop w:val="0"/>
          <w:marBottom w:val="0"/>
          <w:divBdr>
            <w:top w:val="none" w:sz="0" w:space="0" w:color="auto"/>
            <w:left w:val="none" w:sz="0" w:space="0" w:color="auto"/>
            <w:bottom w:val="none" w:sz="0" w:space="0" w:color="auto"/>
            <w:right w:val="none" w:sz="0" w:space="0" w:color="auto"/>
          </w:divBdr>
        </w:div>
        <w:div w:id="1683163522">
          <w:marLeft w:val="640"/>
          <w:marRight w:val="0"/>
          <w:marTop w:val="0"/>
          <w:marBottom w:val="0"/>
          <w:divBdr>
            <w:top w:val="none" w:sz="0" w:space="0" w:color="auto"/>
            <w:left w:val="none" w:sz="0" w:space="0" w:color="auto"/>
            <w:bottom w:val="none" w:sz="0" w:space="0" w:color="auto"/>
            <w:right w:val="none" w:sz="0" w:space="0" w:color="auto"/>
          </w:divBdr>
        </w:div>
        <w:div w:id="1516771197">
          <w:marLeft w:val="640"/>
          <w:marRight w:val="0"/>
          <w:marTop w:val="0"/>
          <w:marBottom w:val="0"/>
          <w:divBdr>
            <w:top w:val="none" w:sz="0" w:space="0" w:color="auto"/>
            <w:left w:val="none" w:sz="0" w:space="0" w:color="auto"/>
            <w:bottom w:val="none" w:sz="0" w:space="0" w:color="auto"/>
            <w:right w:val="none" w:sz="0" w:space="0" w:color="auto"/>
          </w:divBdr>
        </w:div>
        <w:div w:id="839931827">
          <w:marLeft w:val="640"/>
          <w:marRight w:val="0"/>
          <w:marTop w:val="0"/>
          <w:marBottom w:val="0"/>
          <w:divBdr>
            <w:top w:val="none" w:sz="0" w:space="0" w:color="auto"/>
            <w:left w:val="none" w:sz="0" w:space="0" w:color="auto"/>
            <w:bottom w:val="none" w:sz="0" w:space="0" w:color="auto"/>
            <w:right w:val="none" w:sz="0" w:space="0" w:color="auto"/>
          </w:divBdr>
        </w:div>
        <w:div w:id="420877743">
          <w:marLeft w:val="640"/>
          <w:marRight w:val="0"/>
          <w:marTop w:val="0"/>
          <w:marBottom w:val="0"/>
          <w:divBdr>
            <w:top w:val="none" w:sz="0" w:space="0" w:color="auto"/>
            <w:left w:val="none" w:sz="0" w:space="0" w:color="auto"/>
            <w:bottom w:val="none" w:sz="0" w:space="0" w:color="auto"/>
            <w:right w:val="none" w:sz="0" w:space="0" w:color="auto"/>
          </w:divBdr>
        </w:div>
        <w:div w:id="1783839430">
          <w:marLeft w:val="640"/>
          <w:marRight w:val="0"/>
          <w:marTop w:val="0"/>
          <w:marBottom w:val="0"/>
          <w:divBdr>
            <w:top w:val="none" w:sz="0" w:space="0" w:color="auto"/>
            <w:left w:val="none" w:sz="0" w:space="0" w:color="auto"/>
            <w:bottom w:val="none" w:sz="0" w:space="0" w:color="auto"/>
            <w:right w:val="none" w:sz="0" w:space="0" w:color="auto"/>
          </w:divBdr>
        </w:div>
        <w:div w:id="1487671252">
          <w:marLeft w:val="640"/>
          <w:marRight w:val="0"/>
          <w:marTop w:val="0"/>
          <w:marBottom w:val="0"/>
          <w:divBdr>
            <w:top w:val="none" w:sz="0" w:space="0" w:color="auto"/>
            <w:left w:val="none" w:sz="0" w:space="0" w:color="auto"/>
            <w:bottom w:val="none" w:sz="0" w:space="0" w:color="auto"/>
            <w:right w:val="none" w:sz="0" w:space="0" w:color="auto"/>
          </w:divBdr>
        </w:div>
        <w:div w:id="1006712158">
          <w:marLeft w:val="640"/>
          <w:marRight w:val="0"/>
          <w:marTop w:val="0"/>
          <w:marBottom w:val="0"/>
          <w:divBdr>
            <w:top w:val="none" w:sz="0" w:space="0" w:color="auto"/>
            <w:left w:val="none" w:sz="0" w:space="0" w:color="auto"/>
            <w:bottom w:val="none" w:sz="0" w:space="0" w:color="auto"/>
            <w:right w:val="none" w:sz="0" w:space="0" w:color="auto"/>
          </w:divBdr>
        </w:div>
        <w:div w:id="1733579056">
          <w:marLeft w:val="640"/>
          <w:marRight w:val="0"/>
          <w:marTop w:val="0"/>
          <w:marBottom w:val="0"/>
          <w:divBdr>
            <w:top w:val="none" w:sz="0" w:space="0" w:color="auto"/>
            <w:left w:val="none" w:sz="0" w:space="0" w:color="auto"/>
            <w:bottom w:val="none" w:sz="0" w:space="0" w:color="auto"/>
            <w:right w:val="none" w:sz="0" w:space="0" w:color="auto"/>
          </w:divBdr>
        </w:div>
        <w:div w:id="1006519598">
          <w:marLeft w:val="640"/>
          <w:marRight w:val="0"/>
          <w:marTop w:val="0"/>
          <w:marBottom w:val="0"/>
          <w:divBdr>
            <w:top w:val="none" w:sz="0" w:space="0" w:color="auto"/>
            <w:left w:val="none" w:sz="0" w:space="0" w:color="auto"/>
            <w:bottom w:val="none" w:sz="0" w:space="0" w:color="auto"/>
            <w:right w:val="none" w:sz="0" w:space="0" w:color="auto"/>
          </w:divBdr>
        </w:div>
        <w:div w:id="568661805">
          <w:marLeft w:val="640"/>
          <w:marRight w:val="0"/>
          <w:marTop w:val="0"/>
          <w:marBottom w:val="0"/>
          <w:divBdr>
            <w:top w:val="none" w:sz="0" w:space="0" w:color="auto"/>
            <w:left w:val="none" w:sz="0" w:space="0" w:color="auto"/>
            <w:bottom w:val="none" w:sz="0" w:space="0" w:color="auto"/>
            <w:right w:val="none" w:sz="0" w:space="0" w:color="auto"/>
          </w:divBdr>
        </w:div>
        <w:div w:id="367997801">
          <w:marLeft w:val="640"/>
          <w:marRight w:val="0"/>
          <w:marTop w:val="0"/>
          <w:marBottom w:val="0"/>
          <w:divBdr>
            <w:top w:val="none" w:sz="0" w:space="0" w:color="auto"/>
            <w:left w:val="none" w:sz="0" w:space="0" w:color="auto"/>
            <w:bottom w:val="none" w:sz="0" w:space="0" w:color="auto"/>
            <w:right w:val="none" w:sz="0" w:space="0" w:color="auto"/>
          </w:divBdr>
        </w:div>
        <w:div w:id="1285309989">
          <w:marLeft w:val="640"/>
          <w:marRight w:val="0"/>
          <w:marTop w:val="0"/>
          <w:marBottom w:val="0"/>
          <w:divBdr>
            <w:top w:val="none" w:sz="0" w:space="0" w:color="auto"/>
            <w:left w:val="none" w:sz="0" w:space="0" w:color="auto"/>
            <w:bottom w:val="none" w:sz="0" w:space="0" w:color="auto"/>
            <w:right w:val="none" w:sz="0" w:space="0" w:color="auto"/>
          </w:divBdr>
        </w:div>
        <w:div w:id="556283350">
          <w:marLeft w:val="640"/>
          <w:marRight w:val="0"/>
          <w:marTop w:val="0"/>
          <w:marBottom w:val="0"/>
          <w:divBdr>
            <w:top w:val="none" w:sz="0" w:space="0" w:color="auto"/>
            <w:left w:val="none" w:sz="0" w:space="0" w:color="auto"/>
            <w:bottom w:val="none" w:sz="0" w:space="0" w:color="auto"/>
            <w:right w:val="none" w:sz="0" w:space="0" w:color="auto"/>
          </w:divBdr>
        </w:div>
        <w:div w:id="1619943467">
          <w:marLeft w:val="640"/>
          <w:marRight w:val="0"/>
          <w:marTop w:val="0"/>
          <w:marBottom w:val="0"/>
          <w:divBdr>
            <w:top w:val="none" w:sz="0" w:space="0" w:color="auto"/>
            <w:left w:val="none" w:sz="0" w:space="0" w:color="auto"/>
            <w:bottom w:val="none" w:sz="0" w:space="0" w:color="auto"/>
            <w:right w:val="none" w:sz="0" w:space="0" w:color="auto"/>
          </w:divBdr>
        </w:div>
        <w:div w:id="34426016">
          <w:marLeft w:val="640"/>
          <w:marRight w:val="0"/>
          <w:marTop w:val="0"/>
          <w:marBottom w:val="0"/>
          <w:divBdr>
            <w:top w:val="none" w:sz="0" w:space="0" w:color="auto"/>
            <w:left w:val="none" w:sz="0" w:space="0" w:color="auto"/>
            <w:bottom w:val="none" w:sz="0" w:space="0" w:color="auto"/>
            <w:right w:val="none" w:sz="0" w:space="0" w:color="auto"/>
          </w:divBdr>
        </w:div>
        <w:div w:id="598021874">
          <w:marLeft w:val="640"/>
          <w:marRight w:val="0"/>
          <w:marTop w:val="0"/>
          <w:marBottom w:val="0"/>
          <w:divBdr>
            <w:top w:val="none" w:sz="0" w:space="0" w:color="auto"/>
            <w:left w:val="none" w:sz="0" w:space="0" w:color="auto"/>
            <w:bottom w:val="none" w:sz="0" w:space="0" w:color="auto"/>
            <w:right w:val="none" w:sz="0" w:space="0" w:color="auto"/>
          </w:divBdr>
        </w:div>
        <w:div w:id="1194612812">
          <w:marLeft w:val="640"/>
          <w:marRight w:val="0"/>
          <w:marTop w:val="0"/>
          <w:marBottom w:val="0"/>
          <w:divBdr>
            <w:top w:val="none" w:sz="0" w:space="0" w:color="auto"/>
            <w:left w:val="none" w:sz="0" w:space="0" w:color="auto"/>
            <w:bottom w:val="none" w:sz="0" w:space="0" w:color="auto"/>
            <w:right w:val="none" w:sz="0" w:space="0" w:color="auto"/>
          </w:divBdr>
        </w:div>
        <w:div w:id="237180731">
          <w:marLeft w:val="640"/>
          <w:marRight w:val="0"/>
          <w:marTop w:val="0"/>
          <w:marBottom w:val="0"/>
          <w:divBdr>
            <w:top w:val="none" w:sz="0" w:space="0" w:color="auto"/>
            <w:left w:val="none" w:sz="0" w:space="0" w:color="auto"/>
            <w:bottom w:val="none" w:sz="0" w:space="0" w:color="auto"/>
            <w:right w:val="none" w:sz="0" w:space="0" w:color="auto"/>
          </w:divBdr>
        </w:div>
        <w:div w:id="1046029558">
          <w:marLeft w:val="640"/>
          <w:marRight w:val="0"/>
          <w:marTop w:val="0"/>
          <w:marBottom w:val="0"/>
          <w:divBdr>
            <w:top w:val="none" w:sz="0" w:space="0" w:color="auto"/>
            <w:left w:val="none" w:sz="0" w:space="0" w:color="auto"/>
            <w:bottom w:val="none" w:sz="0" w:space="0" w:color="auto"/>
            <w:right w:val="none" w:sz="0" w:space="0" w:color="auto"/>
          </w:divBdr>
        </w:div>
        <w:div w:id="2062366861">
          <w:marLeft w:val="640"/>
          <w:marRight w:val="0"/>
          <w:marTop w:val="0"/>
          <w:marBottom w:val="0"/>
          <w:divBdr>
            <w:top w:val="none" w:sz="0" w:space="0" w:color="auto"/>
            <w:left w:val="none" w:sz="0" w:space="0" w:color="auto"/>
            <w:bottom w:val="none" w:sz="0" w:space="0" w:color="auto"/>
            <w:right w:val="none" w:sz="0" w:space="0" w:color="auto"/>
          </w:divBdr>
        </w:div>
        <w:div w:id="280573119">
          <w:marLeft w:val="640"/>
          <w:marRight w:val="0"/>
          <w:marTop w:val="0"/>
          <w:marBottom w:val="0"/>
          <w:divBdr>
            <w:top w:val="none" w:sz="0" w:space="0" w:color="auto"/>
            <w:left w:val="none" w:sz="0" w:space="0" w:color="auto"/>
            <w:bottom w:val="none" w:sz="0" w:space="0" w:color="auto"/>
            <w:right w:val="none" w:sz="0" w:space="0" w:color="auto"/>
          </w:divBdr>
        </w:div>
        <w:div w:id="382415135">
          <w:marLeft w:val="640"/>
          <w:marRight w:val="0"/>
          <w:marTop w:val="0"/>
          <w:marBottom w:val="0"/>
          <w:divBdr>
            <w:top w:val="none" w:sz="0" w:space="0" w:color="auto"/>
            <w:left w:val="none" w:sz="0" w:space="0" w:color="auto"/>
            <w:bottom w:val="none" w:sz="0" w:space="0" w:color="auto"/>
            <w:right w:val="none" w:sz="0" w:space="0" w:color="auto"/>
          </w:divBdr>
        </w:div>
        <w:div w:id="314382661">
          <w:marLeft w:val="640"/>
          <w:marRight w:val="0"/>
          <w:marTop w:val="0"/>
          <w:marBottom w:val="0"/>
          <w:divBdr>
            <w:top w:val="none" w:sz="0" w:space="0" w:color="auto"/>
            <w:left w:val="none" w:sz="0" w:space="0" w:color="auto"/>
            <w:bottom w:val="none" w:sz="0" w:space="0" w:color="auto"/>
            <w:right w:val="none" w:sz="0" w:space="0" w:color="auto"/>
          </w:divBdr>
        </w:div>
        <w:div w:id="245263570">
          <w:marLeft w:val="640"/>
          <w:marRight w:val="0"/>
          <w:marTop w:val="0"/>
          <w:marBottom w:val="0"/>
          <w:divBdr>
            <w:top w:val="none" w:sz="0" w:space="0" w:color="auto"/>
            <w:left w:val="none" w:sz="0" w:space="0" w:color="auto"/>
            <w:bottom w:val="none" w:sz="0" w:space="0" w:color="auto"/>
            <w:right w:val="none" w:sz="0" w:space="0" w:color="auto"/>
          </w:divBdr>
        </w:div>
        <w:div w:id="1527520692">
          <w:marLeft w:val="640"/>
          <w:marRight w:val="0"/>
          <w:marTop w:val="0"/>
          <w:marBottom w:val="0"/>
          <w:divBdr>
            <w:top w:val="none" w:sz="0" w:space="0" w:color="auto"/>
            <w:left w:val="none" w:sz="0" w:space="0" w:color="auto"/>
            <w:bottom w:val="none" w:sz="0" w:space="0" w:color="auto"/>
            <w:right w:val="none" w:sz="0" w:space="0" w:color="auto"/>
          </w:divBdr>
        </w:div>
        <w:div w:id="518003829">
          <w:marLeft w:val="640"/>
          <w:marRight w:val="0"/>
          <w:marTop w:val="0"/>
          <w:marBottom w:val="0"/>
          <w:divBdr>
            <w:top w:val="none" w:sz="0" w:space="0" w:color="auto"/>
            <w:left w:val="none" w:sz="0" w:space="0" w:color="auto"/>
            <w:bottom w:val="none" w:sz="0" w:space="0" w:color="auto"/>
            <w:right w:val="none" w:sz="0" w:space="0" w:color="auto"/>
          </w:divBdr>
        </w:div>
        <w:div w:id="1235774132">
          <w:marLeft w:val="640"/>
          <w:marRight w:val="0"/>
          <w:marTop w:val="0"/>
          <w:marBottom w:val="0"/>
          <w:divBdr>
            <w:top w:val="none" w:sz="0" w:space="0" w:color="auto"/>
            <w:left w:val="none" w:sz="0" w:space="0" w:color="auto"/>
            <w:bottom w:val="none" w:sz="0" w:space="0" w:color="auto"/>
            <w:right w:val="none" w:sz="0" w:space="0" w:color="auto"/>
          </w:divBdr>
        </w:div>
        <w:div w:id="639114263">
          <w:marLeft w:val="640"/>
          <w:marRight w:val="0"/>
          <w:marTop w:val="0"/>
          <w:marBottom w:val="0"/>
          <w:divBdr>
            <w:top w:val="none" w:sz="0" w:space="0" w:color="auto"/>
            <w:left w:val="none" w:sz="0" w:space="0" w:color="auto"/>
            <w:bottom w:val="none" w:sz="0" w:space="0" w:color="auto"/>
            <w:right w:val="none" w:sz="0" w:space="0" w:color="auto"/>
          </w:divBdr>
        </w:div>
        <w:div w:id="956983188">
          <w:marLeft w:val="640"/>
          <w:marRight w:val="0"/>
          <w:marTop w:val="0"/>
          <w:marBottom w:val="0"/>
          <w:divBdr>
            <w:top w:val="none" w:sz="0" w:space="0" w:color="auto"/>
            <w:left w:val="none" w:sz="0" w:space="0" w:color="auto"/>
            <w:bottom w:val="none" w:sz="0" w:space="0" w:color="auto"/>
            <w:right w:val="none" w:sz="0" w:space="0" w:color="auto"/>
          </w:divBdr>
        </w:div>
        <w:div w:id="969940807">
          <w:marLeft w:val="640"/>
          <w:marRight w:val="0"/>
          <w:marTop w:val="0"/>
          <w:marBottom w:val="0"/>
          <w:divBdr>
            <w:top w:val="none" w:sz="0" w:space="0" w:color="auto"/>
            <w:left w:val="none" w:sz="0" w:space="0" w:color="auto"/>
            <w:bottom w:val="none" w:sz="0" w:space="0" w:color="auto"/>
            <w:right w:val="none" w:sz="0" w:space="0" w:color="auto"/>
          </w:divBdr>
        </w:div>
        <w:div w:id="2004963563">
          <w:marLeft w:val="640"/>
          <w:marRight w:val="0"/>
          <w:marTop w:val="0"/>
          <w:marBottom w:val="0"/>
          <w:divBdr>
            <w:top w:val="none" w:sz="0" w:space="0" w:color="auto"/>
            <w:left w:val="none" w:sz="0" w:space="0" w:color="auto"/>
            <w:bottom w:val="none" w:sz="0" w:space="0" w:color="auto"/>
            <w:right w:val="none" w:sz="0" w:space="0" w:color="auto"/>
          </w:divBdr>
        </w:div>
        <w:div w:id="1964997960">
          <w:marLeft w:val="640"/>
          <w:marRight w:val="0"/>
          <w:marTop w:val="0"/>
          <w:marBottom w:val="0"/>
          <w:divBdr>
            <w:top w:val="none" w:sz="0" w:space="0" w:color="auto"/>
            <w:left w:val="none" w:sz="0" w:space="0" w:color="auto"/>
            <w:bottom w:val="none" w:sz="0" w:space="0" w:color="auto"/>
            <w:right w:val="none" w:sz="0" w:space="0" w:color="auto"/>
          </w:divBdr>
        </w:div>
        <w:div w:id="1360471475">
          <w:marLeft w:val="640"/>
          <w:marRight w:val="0"/>
          <w:marTop w:val="0"/>
          <w:marBottom w:val="0"/>
          <w:divBdr>
            <w:top w:val="none" w:sz="0" w:space="0" w:color="auto"/>
            <w:left w:val="none" w:sz="0" w:space="0" w:color="auto"/>
            <w:bottom w:val="none" w:sz="0" w:space="0" w:color="auto"/>
            <w:right w:val="none" w:sz="0" w:space="0" w:color="auto"/>
          </w:divBdr>
        </w:div>
        <w:div w:id="1518423191">
          <w:marLeft w:val="640"/>
          <w:marRight w:val="0"/>
          <w:marTop w:val="0"/>
          <w:marBottom w:val="0"/>
          <w:divBdr>
            <w:top w:val="none" w:sz="0" w:space="0" w:color="auto"/>
            <w:left w:val="none" w:sz="0" w:space="0" w:color="auto"/>
            <w:bottom w:val="none" w:sz="0" w:space="0" w:color="auto"/>
            <w:right w:val="none" w:sz="0" w:space="0" w:color="auto"/>
          </w:divBdr>
        </w:div>
        <w:div w:id="1447968889">
          <w:marLeft w:val="640"/>
          <w:marRight w:val="0"/>
          <w:marTop w:val="0"/>
          <w:marBottom w:val="0"/>
          <w:divBdr>
            <w:top w:val="none" w:sz="0" w:space="0" w:color="auto"/>
            <w:left w:val="none" w:sz="0" w:space="0" w:color="auto"/>
            <w:bottom w:val="none" w:sz="0" w:space="0" w:color="auto"/>
            <w:right w:val="none" w:sz="0" w:space="0" w:color="auto"/>
          </w:divBdr>
        </w:div>
        <w:div w:id="1883322041">
          <w:marLeft w:val="640"/>
          <w:marRight w:val="0"/>
          <w:marTop w:val="0"/>
          <w:marBottom w:val="0"/>
          <w:divBdr>
            <w:top w:val="none" w:sz="0" w:space="0" w:color="auto"/>
            <w:left w:val="none" w:sz="0" w:space="0" w:color="auto"/>
            <w:bottom w:val="none" w:sz="0" w:space="0" w:color="auto"/>
            <w:right w:val="none" w:sz="0" w:space="0" w:color="auto"/>
          </w:divBdr>
        </w:div>
        <w:div w:id="1621105012">
          <w:marLeft w:val="640"/>
          <w:marRight w:val="0"/>
          <w:marTop w:val="0"/>
          <w:marBottom w:val="0"/>
          <w:divBdr>
            <w:top w:val="none" w:sz="0" w:space="0" w:color="auto"/>
            <w:left w:val="none" w:sz="0" w:space="0" w:color="auto"/>
            <w:bottom w:val="none" w:sz="0" w:space="0" w:color="auto"/>
            <w:right w:val="none" w:sz="0" w:space="0" w:color="auto"/>
          </w:divBdr>
        </w:div>
        <w:div w:id="2049524202">
          <w:marLeft w:val="640"/>
          <w:marRight w:val="0"/>
          <w:marTop w:val="0"/>
          <w:marBottom w:val="0"/>
          <w:divBdr>
            <w:top w:val="none" w:sz="0" w:space="0" w:color="auto"/>
            <w:left w:val="none" w:sz="0" w:space="0" w:color="auto"/>
            <w:bottom w:val="none" w:sz="0" w:space="0" w:color="auto"/>
            <w:right w:val="none" w:sz="0" w:space="0" w:color="auto"/>
          </w:divBdr>
        </w:div>
        <w:div w:id="1082726528">
          <w:marLeft w:val="640"/>
          <w:marRight w:val="0"/>
          <w:marTop w:val="0"/>
          <w:marBottom w:val="0"/>
          <w:divBdr>
            <w:top w:val="none" w:sz="0" w:space="0" w:color="auto"/>
            <w:left w:val="none" w:sz="0" w:space="0" w:color="auto"/>
            <w:bottom w:val="none" w:sz="0" w:space="0" w:color="auto"/>
            <w:right w:val="none" w:sz="0" w:space="0" w:color="auto"/>
          </w:divBdr>
        </w:div>
        <w:div w:id="2057313719">
          <w:marLeft w:val="640"/>
          <w:marRight w:val="0"/>
          <w:marTop w:val="0"/>
          <w:marBottom w:val="0"/>
          <w:divBdr>
            <w:top w:val="none" w:sz="0" w:space="0" w:color="auto"/>
            <w:left w:val="none" w:sz="0" w:space="0" w:color="auto"/>
            <w:bottom w:val="none" w:sz="0" w:space="0" w:color="auto"/>
            <w:right w:val="none" w:sz="0" w:space="0" w:color="auto"/>
          </w:divBdr>
        </w:div>
        <w:div w:id="19168539">
          <w:marLeft w:val="640"/>
          <w:marRight w:val="0"/>
          <w:marTop w:val="0"/>
          <w:marBottom w:val="0"/>
          <w:divBdr>
            <w:top w:val="none" w:sz="0" w:space="0" w:color="auto"/>
            <w:left w:val="none" w:sz="0" w:space="0" w:color="auto"/>
            <w:bottom w:val="none" w:sz="0" w:space="0" w:color="auto"/>
            <w:right w:val="none" w:sz="0" w:space="0" w:color="auto"/>
          </w:divBdr>
        </w:div>
        <w:div w:id="649410382">
          <w:marLeft w:val="640"/>
          <w:marRight w:val="0"/>
          <w:marTop w:val="0"/>
          <w:marBottom w:val="0"/>
          <w:divBdr>
            <w:top w:val="none" w:sz="0" w:space="0" w:color="auto"/>
            <w:left w:val="none" w:sz="0" w:space="0" w:color="auto"/>
            <w:bottom w:val="none" w:sz="0" w:space="0" w:color="auto"/>
            <w:right w:val="none" w:sz="0" w:space="0" w:color="auto"/>
          </w:divBdr>
        </w:div>
        <w:div w:id="1161240678">
          <w:marLeft w:val="640"/>
          <w:marRight w:val="0"/>
          <w:marTop w:val="0"/>
          <w:marBottom w:val="0"/>
          <w:divBdr>
            <w:top w:val="none" w:sz="0" w:space="0" w:color="auto"/>
            <w:left w:val="none" w:sz="0" w:space="0" w:color="auto"/>
            <w:bottom w:val="none" w:sz="0" w:space="0" w:color="auto"/>
            <w:right w:val="none" w:sz="0" w:space="0" w:color="auto"/>
          </w:divBdr>
        </w:div>
        <w:div w:id="1952742226">
          <w:marLeft w:val="640"/>
          <w:marRight w:val="0"/>
          <w:marTop w:val="0"/>
          <w:marBottom w:val="0"/>
          <w:divBdr>
            <w:top w:val="none" w:sz="0" w:space="0" w:color="auto"/>
            <w:left w:val="none" w:sz="0" w:space="0" w:color="auto"/>
            <w:bottom w:val="none" w:sz="0" w:space="0" w:color="auto"/>
            <w:right w:val="none" w:sz="0" w:space="0" w:color="auto"/>
          </w:divBdr>
        </w:div>
        <w:div w:id="841357981">
          <w:marLeft w:val="640"/>
          <w:marRight w:val="0"/>
          <w:marTop w:val="0"/>
          <w:marBottom w:val="0"/>
          <w:divBdr>
            <w:top w:val="none" w:sz="0" w:space="0" w:color="auto"/>
            <w:left w:val="none" w:sz="0" w:space="0" w:color="auto"/>
            <w:bottom w:val="none" w:sz="0" w:space="0" w:color="auto"/>
            <w:right w:val="none" w:sz="0" w:space="0" w:color="auto"/>
          </w:divBdr>
        </w:div>
        <w:div w:id="341318674">
          <w:marLeft w:val="640"/>
          <w:marRight w:val="0"/>
          <w:marTop w:val="0"/>
          <w:marBottom w:val="0"/>
          <w:divBdr>
            <w:top w:val="none" w:sz="0" w:space="0" w:color="auto"/>
            <w:left w:val="none" w:sz="0" w:space="0" w:color="auto"/>
            <w:bottom w:val="none" w:sz="0" w:space="0" w:color="auto"/>
            <w:right w:val="none" w:sz="0" w:space="0" w:color="auto"/>
          </w:divBdr>
        </w:div>
        <w:div w:id="1547571253">
          <w:marLeft w:val="640"/>
          <w:marRight w:val="0"/>
          <w:marTop w:val="0"/>
          <w:marBottom w:val="0"/>
          <w:divBdr>
            <w:top w:val="none" w:sz="0" w:space="0" w:color="auto"/>
            <w:left w:val="none" w:sz="0" w:space="0" w:color="auto"/>
            <w:bottom w:val="none" w:sz="0" w:space="0" w:color="auto"/>
            <w:right w:val="none" w:sz="0" w:space="0" w:color="auto"/>
          </w:divBdr>
        </w:div>
        <w:div w:id="1595431031">
          <w:marLeft w:val="640"/>
          <w:marRight w:val="0"/>
          <w:marTop w:val="0"/>
          <w:marBottom w:val="0"/>
          <w:divBdr>
            <w:top w:val="none" w:sz="0" w:space="0" w:color="auto"/>
            <w:left w:val="none" w:sz="0" w:space="0" w:color="auto"/>
            <w:bottom w:val="none" w:sz="0" w:space="0" w:color="auto"/>
            <w:right w:val="none" w:sz="0" w:space="0" w:color="auto"/>
          </w:divBdr>
        </w:div>
        <w:div w:id="1981956972">
          <w:marLeft w:val="640"/>
          <w:marRight w:val="0"/>
          <w:marTop w:val="0"/>
          <w:marBottom w:val="0"/>
          <w:divBdr>
            <w:top w:val="none" w:sz="0" w:space="0" w:color="auto"/>
            <w:left w:val="none" w:sz="0" w:space="0" w:color="auto"/>
            <w:bottom w:val="none" w:sz="0" w:space="0" w:color="auto"/>
            <w:right w:val="none" w:sz="0" w:space="0" w:color="auto"/>
          </w:divBdr>
        </w:div>
        <w:div w:id="788820651">
          <w:marLeft w:val="640"/>
          <w:marRight w:val="0"/>
          <w:marTop w:val="0"/>
          <w:marBottom w:val="0"/>
          <w:divBdr>
            <w:top w:val="none" w:sz="0" w:space="0" w:color="auto"/>
            <w:left w:val="none" w:sz="0" w:space="0" w:color="auto"/>
            <w:bottom w:val="none" w:sz="0" w:space="0" w:color="auto"/>
            <w:right w:val="none" w:sz="0" w:space="0" w:color="auto"/>
          </w:divBdr>
        </w:div>
        <w:div w:id="1136752052">
          <w:marLeft w:val="640"/>
          <w:marRight w:val="0"/>
          <w:marTop w:val="0"/>
          <w:marBottom w:val="0"/>
          <w:divBdr>
            <w:top w:val="none" w:sz="0" w:space="0" w:color="auto"/>
            <w:left w:val="none" w:sz="0" w:space="0" w:color="auto"/>
            <w:bottom w:val="none" w:sz="0" w:space="0" w:color="auto"/>
            <w:right w:val="none" w:sz="0" w:space="0" w:color="auto"/>
          </w:divBdr>
        </w:div>
        <w:div w:id="672924237">
          <w:marLeft w:val="640"/>
          <w:marRight w:val="0"/>
          <w:marTop w:val="0"/>
          <w:marBottom w:val="0"/>
          <w:divBdr>
            <w:top w:val="none" w:sz="0" w:space="0" w:color="auto"/>
            <w:left w:val="none" w:sz="0" w:space="0" w:color="auto"/>
            <w:bottom w:val="none" w:sz="0" w:space="0" w:color="auto"/>
            <w:right w:val="none" w:sz="0" w:space="0" w:color="auto"/>
          </w:divBdr>
        </w:div>
        <w:div w:id="1547981967">
          <w:marLeft w:val="640"/>
          <w:marRight w:val="0"/>
          <w:marTop w:val="0"/>
          <w:marBottom w:val="0"/>
          <w:divBdr>
            <w:top w:val="none" w:sz="0" w:space="0" w:color="auto"/>
            <w:left w:val="none" w:sz="0" w:space="0" w:color="auto"/>
            <w:bottom w:val="none" w:sz="0" w:space="0" w:color="auto"/>
            <w:right w:val="none" w:sz="0" w:space="0" w:color="auto"/>
          </w:divBdr>
        </w:div>
        <w:div w:id="536359607">
          <w:marLeft w:val="640"/>
          <w:marRight w:val="0"/>
          <w:marTop w:val="0"/>
          <w:marBottom w:val="0"/>
          <w:divBdr>
            <w:top w:val="none" w:sz="0" w:space="0" w:color="auto"/>
            <w:left w:val="none" w:sz="0" w:space="0" w:color="auto"/>
            <w:bottom w:val="none" w:sz="0" w:space="0" w:color="auto"/>
            <w:right w:val="none" w:sz="0" w:space="0" w:color="auto"/>
          </w:divBdr>
        </w:div>
      </w:divsChild>
    </w:div>
    <w:div w:id="1003433268">
      <w:bodyDiv w:val="1"/>
      <w:marLeft w:val="0"/>
      <w:marRight w:val="0"/>
      <w:marTop w:val="0"/>
      <w:marBottom w:val="0"/>
      <w:divBdr>
        <w:top w:val="none" w:sz="0" w:space="0" w:color="auto"/>
        <w:left w:val="none" w:sz="0" w:space="0" w:color="auto"/>
        <w:bottom w:val="none" w:sz="0" w:space="0" w:color="auto"/>
        <w:right w:val="none" w:sz="0" w:space="0" w:color="auto"/>
      </w:divBdr>
      <w:divsChild>
        <w:div w:id="1560937095">
          <w:marLeft w:val="640"/>
          <w:marRight w:val="0"/>
          <w:marTop w:val="0"/>
          <w:marBottom w:val="0"/>
          <w:divBdr>
            <w:top w:val="none" w:sz="0" w:space="0" w:color="auto"/>
            <w:left w:val="none" w:sz="0" w:space="0" w:color="auto"/>
            <w:bottom w:val="none" w:sz="0" w:space="0" w:color="auto"/>
            <w:right w:val="none" w:sz="0" w:space="0" w:color="auto"/>
          </w:divBdr>
        </w:div>
        <w:div w:id="1942181499">
          <w:marLeft w:val="640"/>
          <w:marRight w:val="0"/>
          <w:marTop w:val="0"/>
          <w:marBottom w:val="0"/>
          <w:divBdr>
            <w:top w:val="none" w:sz="0" w:space="0" w:color="auto"/>
            <w:left w:val="none" w:sz="0" w:space="0" w:color="auto"/>
            <w:bottom w:val="none" w:sz="0" w:space="0" w:color="auto"/>
            <w:right w:val="none" w:sz="0" w:space="0" w:color="auto"/>
          </w:divBdr>
        </w:div>
        <w:div w:id="1091465367">
          <w:marLeft w:val="640"/>
          <w:marRight w:val="0"/>
          <w:marTop w:val="0"/>
          <w:marBottom w:val="0"/>
          <w:divBdr>
            <w:top w:val="none" w:sz="0" w:space="0" w:color="auto"/>
            <w:left w:val="none" w:sz="0" w:space="0" w:color="auto"/>
            <w:bottom w:val="none" w:sz="0" w:space="0" w:color="auto"/>
            <w:right w:val="none" w:sz="0" w:space="0" w:color="auto"/>
          </w:divBdr>
        </w:div>
        <w:div w:id="1906648502">
          <w:marLeft w:val="640"/>
          <w:marRight w:val="0"/>
          <w:marTop w:val="0"/>
          <w:marBottom w:val="0"/>
          <w:divBdr>
            <w:top w:val="none" w:sz="0" w:space="0" w:color="auto"/>
            <w:left w:val="none" w:sz="0" w:space="0" w:color="auto"/>
            <w:bottom w:val="none" w:sz="0" w:space="0" w:color="auto"/>
            <w:right w:val="none" w:sz="0" w:space="0" w:color="auto"/>
          </w:divBdr>
        </w:div>
        <w:div w:id="946961316">
          <w:marLeft w:val="640"/>
          <w:marRight w:val="0"/>
          <w:marTop w:val="0"/>
          <w:marBottom w:val="0"/>
          <w:divBdr>
            <w:top w:val="none" w:sz="0" w:space="0" w:color="auto"/>
            <w:left w:val="none" w:sz="0" w:space="0" w:color="auto"/>
            <w:bottom w:val="none" w:sz="0" w:space="0" w:color="auto"/>
            <w:right w:val="none" w:sz="0" w:space="0" w:color="auto"/>
          </w:divBdr>
        </w:div>
        <w:div w:id="1647323308">
          <w:marLeft w:val="640"/>
          <w:marRight w:val="0"/>
          <w:marTop w:val="0"/>
          <w:marBottom w:val="0"/>
          <w:divBdr>
            <w:top w:val="none" w:sz="0" w:space="0" w:color="auto"/>
            <w:left w:val="none" w:sz="0" w:space="0" w:color="auto"/>
            <w:bottom w:val="none" w:sz="0" w:space="0" w:color="auto"/>
            <w:right w:val="none" w:sz="0" w:space="0" w:color="auto"/>
          </w:divBdr>
        </w:div>
        <w:div w:id="1383754544">
          <w:marLeft w:val="640"/>
          <w:marRight w:val="0"/>
          <w:marTop w:val="0"/>
          <w:marBottom w:val="0"/>
          <w:divBdr>
            <w:top w:val="none" w:sz="0" w:space="0" w:color="auto"/>
            <w:left w:val="none" w:sz="0" w:space="0" w:color="auto"/>
            <w:bottom w:val="none" w:sz="0" w:space="0" w:color="auto"/>
            <w:right w:val="none" w:sz="0" w:space="0" w:color="auto"/>
          </w:divBdr>
        </w:div>
        <w:div w:id="1055857801">
          <w:marLeft w:val="640"/>
          <w:marRight w:val="0"/>
          <w:marTop w:val="0"/>
          <w:marBottom w:val="0"/>
          <w:divBdr>
            <w:top w:val="none" w:sz="0" w:space="0" w:color="auto"/>
            <w:left w:val="none" w:sz="0" w:space="0" w:color="auto"/>
            <w:bottom w:val="none" w:sz="0" w:space="0" w:color="auto"/>
            <w:right w:val="none" w:sz="0" w:space="0" w:color="auto"/>
          </w:divBdr>
        </w:div>
        <w:div w:id="1041707256">
          <w:marLeft w:val="640"/>
          <w:marRight w:val="0"/>
          <w:marTop w:val="0"/>
          <w:marBottom w:val="0"/>
          <w:divBdr>
            <w:top w:val="none" w:sz="0" w:space="0" w:color="auto"/>
            <w:left w:val="none" w:sz="0" w:space="0" w:color="auto"/>
            <w:bottom w:val="none" w:sz="0" w:space="0" w:color="auto"/>
            <w:right w:val="none" w:sz="0" w:space="0" w:color="auto"/>
          </w:divBdr>
        </w:div>
        <w:div w:id="1114061688">
          <w:marLeft w:val="640"/>
          <w:marRight w:val="0"/>
          <w:marTop w:val="0"/>
          <w:marBottom w:val="0"/>
          <w:divBdr>
            <w:top w:val="none" w:sz="0" w:space="0" w:color="auto"/>
            <w:left w:val="none" w:sz="0" w:space="0" w:color="auto"/>
            <w:bottom w:val="none" w:sz="0" w:space="0" w:color="auto"/>
            <w:right w:val="none" w:sz="0" w:space="0" w:color="auto"/>
          </w:divBdr>
        </w:div>
        <w:div w:id="1910916473">
          <w:marLeft w:val="640"/>
          <w:marRight w:val="0"/>
          <w:marTop w:val="0"/>
          <w:marBottom w:val="0"/>
          <w:divBdr>
            <w:top w:val="none" w:sz="0" w:space="0" w:color="auto"/>
            <w:left w:val="none" w:sz="0" w:space="0" w:color="auto"/>
            <w:bottom w:val="none" w:sz="0" w:space="0" w:color="auto"/>
            <w:right w:val="none" w:sz="0" w:space="0" w:color="auto"/>
          </w:divBdr>
        </w:div>
        <w:div w:id="1270431753">
          <w:marLeft w:val="640"/>
          <w:marRight w:val="0"/>
          <w:marTop w:val="0"/>
          <w:marBottom w:val="0"/>
          <w:divBdr>
            <w:top w:val="none" w:sz="0" w:space="0" w:color="auto"/>
            <w:left w:val="none" w:sz="0" w:space="0" w:color="auto"/>
            <w:bottom w:val="none" w:sz="0" w:space="0" w:color="auto"/>
            <w:right w:val="none" w:sz="0" w:space="0" w:color="auto"/>
          </w:divBdr>
        </w:div>
        <w:div w:id="913511376">
          <w:marLeft w:val="640"/>
          <w:marRight w:val="0"/>
          <w:marTop w:val="0"/>
          <w:marBottom w:val="0"/>
          <w:divBdr>
            <w:top w:val="none" w:sz="0" w:space="0" w:color="auto"/>
            <w:left w:val="none" w:sz="0" w:space="0" w:color="auto"/>
            <w:bottom w:val="none" w:sz="0" w:space="0" w:color="auto"/>
            <w:right w:val="none" w:sz="0" w:space="0" w:color="auto"/>
          </w:divBdr>
        </w:div>
        <w:div w:id="798304928">
          <w:marLeft w:val="640"/>
          <w:marRight w:val="0"/>
          <w:marTop w:val="0"/>
          <w:marBottom w:val="0"/>
          <w:divBdr>
            <w:top w:val="none" w:sz="0" w:space="0" w:color="auto"/>
            <w:left w:val="none" w:sz="0" w:space="0" w:color="auto"/>
            <w:bottom w:val="none" w:sz="0" w:space="0" w:color="auto"/>
            <w:right w:val="none" w:sz="0" w:space="0" w:color="auto"/>
          </w:divBdr>
        </w:div>
        <w:div w:id="1553615977">
          <w:marLeft w:val="640"/>
          <w:marRight w:val="0"/>
          <w:marTop w:val="0"/>
          <w:marBottom w:val="0"/>
          <w:divBdr>
            <w:top w:val="none" w:sz="0" w:space="0" w:color="auto"/>
            <w:left w:val="none" w:sz="0" w:space="0" w:color="auto"/>
            <w:bottom w:val="none" w:sz="0" w:space="0" w:color="auto"/>
            <w:right w:val="none" w:sz="0" w:space="0" w:color="auto"/>
          </w:divBdr>
        </w:div>
        <w:div w:id="1921136398">
          <w:marLeft w:val="640"/>
          <w:marRight w:val="0"/>
          <w:marTop w:val="0"/>
          <w:marBottom w:val="0"/>
          <w:divBdr>
            <w:top w:val="none" w:sz="0" w:space="0" w:color="auto"/>
            <w:left w:val="none" w:sz="0" w:space="0" w:color="auto"/>
            <w:bottom w:val="none" w:sz="0" w:space="0" w:color="auto"/>
            <w:right w:val="none" w:sz="0" w:space="0" w:color="auto"/>
          </w:divBdr>
        </w:div>
        <w:div w:id="580722518">
          <w:marLeft w:val="640"/>
          <w:marRight w:val="0"/>
          <w:marTop w:val="0"/>
          <w:marBottom w:val="0"/>
          <w:divBdr>
            <w:top w:val="none" w:sz="0" w:space="0" w:color="auto"/>
            <w:left w:val="none" w:sz="0" w:space="0" w:color="auto"/>
            <w:bottom w:val="none" w:sz="0" w:space="0" w:color="auto"/>
            <w:right w:val="none" w:sz="0" w:space="0" w:color="auto"/>
          </w:divBdr>
        </w:div>
        <w:div w:id="1139110597">
          <w:marLeft w:val="640"/>
          <w:marRight w:val="0"/>
          <w:marTop w:val="0"/>
          <w:marBottom w:val="0"/>
          <w:divBdr>
            <w:top w:val="none" w:sz="0" w:space="0" w:color="auto"/>
            <w:left w:val="none" w:sz="0" w:space="0" w:color="auto"/>
            <w:bottom w:val="none" w:sz="0" w:space="0" w:color="auto"/>
            <w:right w:val="none" w:sz="0" w:space="0" w:color="auto"/>
          </w:divBdr>
        </w:div>
        <w:div w:id="314340688">
          <w:marLeft w:val="640"/>
          <w:marRight w:val="0"/>
          <w:marTop w:val="0"/>
          <w:marBottom w:val="0"/>
          <w:divBdr>
            <w:top w:val="none" w:sz="0" w:space="0" w:color="auto"/>
            <w:left w:val="none" w:sz="0" w:space="0" w:color="auto"/>
            <w:bottom w:val="none" w:sz="0" w:space="0" w:color="auto"/>
            <w:right w:val="none" w:sz="0" w:space="0" w:color="auto"/>
          </w:divBdr>
        </w:div>
        <w:div w:id="663750992">
          <w:marLeft w:val="640"/>
          <w:marRight w:val="0"/>
          <w:marTop w:val="0"/>
          <w:marBottom w:val="0"/>
          <w:divBdr>
            <w:top w:val="none" w:sz="0" w:space="0" w:color="auto"/>
            <w:left w:val="none" w:sz="0" w:space="0" w:color="auto"/>
            <w:bottom w:val="none" w:sz="0" w:space="0" w:color="auto"/>
            <w:right w:val="none" w:sz="0" w:space="0" w:color="auto"/>
          </w:divBdr>
        </w:div>
        <w:div w:id="1027683291">
          <w:marLeft w:val="640"/>
          <w:marRight w:val="0"/>
          <w:marTop w:val="0"/>
          <w:marBottom w:val="0"/>
          <w:divBdr>
            <w:top w:val="none" w:sz="0" w:space="0" w:color="auto"/>
            <w:left w:val="none" w:sz="0" w:space="0" w:color="auto"/>
            <w:bottom w:val="none" w:sz="0" w:space="0" w:color="auto"/>
            <w:right w:val="none" w:sz="0" w:space="0" w:color="auto"/>
          </w:divBdr>
        </w:div>
        <w:div w:id="2066640971">
          <w:marLeft w:val="640"/>
          <w:marRight w:val="0"/>
          <w:marTop w:val="0"/>
          <w:marBottom w:val="0"/>
          <w:divBdr>
            <w:top w:val="none" w:sz="0" w:space="0" w:color="auto"/>
            <w:left w:val="none" w:sz="0" w:space="0" w:color="auto"/>
            <w:bottom w:val="none" w:sz="0" w:space="0" w:color="auto"/>
            <w:right w:val="none" w:sz="0" w:space="0" w:color="auto"/>
          </w:divBdr>
        </w:div>
        <w:div w:id="178203672">
          <w:marLeft w:val="640"/>
          <w:marRight w:val="0"/>
          <w:marTop w:val="0"/>
          <w:marBottom w:val="0"/>
          <w:divBdr>
            <w:top w:val="none" w:sz="0" w:space="0" w:color="auto"/>
            <w:left w:val="none" w:sz="0" w:space="0" w:color="auto"/>
            <w:bottom w:val="none" w:sz="0" w:space="0" w:color="auto"/>
            <w:right w:val="none" w:sz="0" w:space="0" w:color="auto"/>
          </w:divBdr>
        </w:div>
        <w:div w:id="427238049">
          <w:marLeft w:val="640"/>
          <w:marRight w:val="0"/>
          <w:marTop w:val="0"/>
          <w:marBottom w:val="0"/>
          <w:divBdr>
            <w:top w:val="none" w:sz="0" w:space="0" w:color="auto"/>
            <w:left w:val="none" w:sz="0" w:space="0" w:color="auto"/>
            <w:bottom w:val="none" w:sz="0" w:space="0" w:color="auto"/>
            <w:right w:val="none" w:sz="0" w:space="0" w:color="auto"/>
          </w:divBdr>
        </w:div>
        <w:div w:id="265311524">
          <w:marLeft w:val="640"/>
          <w:marRight w:val="0"/>
          <w:marTop w:val="0"/>
          <w:marBottom w:val="0"/>
          <w:divBdr>
            <w:top w:val="none" w:sz="0" w:space="0" w:color="auto"/>
            <w:left w:val="none" w:sz="0" w:space="0" w:color="auto"/>
            <w:bottom w:val="none" w:sz="0" w:space="0" w:color="auto"/>
            <w:right w:val="none" w:sz="0" w:space="0" w:color="auto"/>
          </w:divBdr>
        </w:div>
        <w:div w:id="1988898754">
          <w:marLeft w:val="640"/>
          <w:marRight w:val="0"/>
          <w:marTop w:val="0"/>
          <w:marBottom w:val="0"/>
          <w:divBdr>
            <w:top w:val="none" w:sz="0" w:space="0" w:color="auto"/>
            <w:left w:val="none" w:sz="0" w:space="0" w:color="auto"/>
            <w:bottom w:val="none" w:sz="0" w:space="0" w:color="auto"/>
            <w:right w:val="none" w:sz="0" w:space="0" w:color="auto"/>
          </w:divBdr>
        </w:div>
        <w:div w:id="1026558508">
          <w:marLeft w:val="640"/>
          <w:marRight w:val="0"/>
          <w:marTop w:val="0"/>
          <w:marBottom w:val="0"/>
          <w:divBdr>
            <w:top w:val="none" w:sz="0" w:space="0" w:color="auto"/>
            <w:left w:val="none" w:sz="0" w:space="0" w:color="auto"/>
            <w:bottom w:val="none" w:sz="0" w:space="0" w:color="auto"/>
            <w:right w:val="none" w:sz="0" w:space="0" w:color="auto"/>
          </w:divBdr>
        </w:div>
        <w:div w:id="1206717931">
          <w:marLeft w:val="640"/>
          <w:marRight w:val="0"/>
          <w:marTop w:val="0"/>
          <w:marBottom w:val="0"/>
          <w:divBdr>
            <w:top w:val="none" w:sz="0" w:space="0" w:color="auto"/>
            <w:left w:val="none" w:sz="0" w:space="0" w:color="auto"/>
            <w:bottom w:val="none" w:sz="0" w:space="0" w:color="auto"/>
            <w:right w:val="none" w:sz="0" w:space="0" w:color="auto"/>
          </w:divBdr>
        </w:div>
        <w:div w:id="1981183314">
          <w:marLeft w:val="640"/>
          <w:marRight w:val="0"/>
          <w:marTop w:val="0"/>
          <w:marBottom w:val="0"/>
          <w:divBdr>
            <w:top w:val="none" w:sz="0" w:space="0" w:color="auto"/>
            <w:left w:val="none" w:sz="0" w:space="0" w:color="auto"/>
            <w:bottom w:val="none" w:sz="0" w:space="0" w:color="auto"/>
            <w:right w:val="none" w:sz="0" w:space="0" w:color="auto"/>
          </w:divBdr>
        </w:div>
        <w:div w:id="2080012077">
          <w:marLeft w:val="640"/>
          <w:marRight w:val="0"/>
          <w:marTop w:val="0"/>
          <w:marBottom w:val="0"/>
          <w:divBdr>
            <w:top w:val="none" w:sz="0" w:space="0" w:color="auto"/>
            <w:left w:val="none" w:sz="0" w:space="0" w:color="auto"/>
            <w:bottom w:val="none" w:sz="0" w:space="0" w:color="auto"/>
            <w:right w:val="none" w:sz="0" w:space="0" w:color="auto"/>
          </w:divBdr>
        </w:div>
        <w:div w:id="634681609">
          <w:marLeft w:val="640"/>
          <w:marRight w:val="0"/>
          <w:marTop w:val="0"/>
          <w:marBottom w:val="0"/>
          <w:divBdr>
            <w:top w:val="none" w:sz="0" w:space="0" w:color="auto"/>
            <w:left w:val="none" w:sz="0" w:space="0" w:color="auto"/>
            <w:bottom w:val="none" w:sz="0" w:space="0" w:color="auto"/>
            <w:right w:val="none" w:sz="0" w:space="0" w:color="auto"/>
          </w:divBdr>
        </w:div>
        <w:div w:id="214006657">
          <w:marLeft w:val="640"/>
          <w:marRight w:val="0"/>
          <w:marTop w:val="0"/>
          <w:marBottom w:val="0"/>
          <w:divBdr>
            <w:top w:val="none" w:sz="0" w:space="0" w:color="auto"/>
            <w:left w:val="none" w:sz="0" w:space="0" w:color="auto"/>
            <w:bottom w:val="none" w:sz="0" w:space="0" w:color="auto"/>
            <w:right w:val="none" w:sz="0" w:space="0" w:color="auto"/>
          </w:divBdr>
        </w:div>
        <w:div w:id="930360137">
          <w:marLeft w:val="640"/>
          <w:marRight w:val="0"/>
          <w:marTop w:val="0"/>
          <w:marBottom w:val="0"/>
          <w:divBdr>
            <w:top w:val="none" w:sz="0" w:space="0" w:color="auto"/>
            <w:left w:val="none" w:sz="0" w:space="0" w:color="auto"/>
            <w:bottom w:val="none" w:sz="0" w:space="0" w:color="auto"/>
            <w:right w:val="none" w:sz="0" w:space="0" w:color="auto"/>
          </w:divBdr>
        </w:div>
        <w:div w:id="545028171">
          <w:marLeft w:val="640"/>
          <w:marRight w:val="0"/>
          <w:marTop w:val="0"/>
          <w:marBottom w:val="0"/>
          <w:divBdr>
            <w:top w:val="none" w:sz="0" w:space="0" w:color="auto"/>
            <w:left w:val="none" w:sz="0" w:space="0" w:color="auto"/>
            <w:bottom w:val="none" w:sz="0" w:space="0" w:color="auto"/>
            <w:right w:val="none" w:sz="0" w:space="0" w:color="auto"/>
          </w:divBdr>
        </w:div>
        <w:div w:id="1851404932">
          <w:marLeft w:val="640"/>
          <w:marRight w:val="0"/>
          <w:marTop w:val="0"/>
          <w:marBottom w:val="0"/>
          <w:divBdr>
            <w:top w:val="none" w:sz="0" w:space="0" w:color="auto"/>
            <w:left w:val="none" w:sz="0" w:space="0" w:color="auto"/>
            <w:bottom w:val="none" w:sz="0" w:space="0" w:color="auto"/>
            <w:right w:val="none" w:sz="0" w:space="0" w:color="auto"/>
          </w:divBdr>
        </w:div>
        <w:div w:id="140465102">
          <w:marLeft w:val="640"/>
          <w:marRight w:val="0"/>
          <w:marTop w:val="0"/>
          <w:marBottom w:val="0"/>
          <w:divBdr>
            <w:top w:val="none" w:sz="0" w:space="0" w:color="auto"/>
            <w:left w:val="none" w:sz="0" w:space="0" w:color="auto"/>
            <w:bottom w:val="none" w:sz="0" w:space="0" w:color="auto"/>
            <w:right w:val="none" w:sz="0" w:space="0" w:color="auto"/>
          </w:divBdr>
        </w:div>
        <w:div w:id="379670588">
          <w:marLeft w:val="640"/>
          <w:marRight w:val="0"/>
          <w:marTop w:val="0"/>
          <w:marBottom w:val="0"/>
          <w:divBdr>
            <w:top w:val="none" w:sz="0" w:space="0" w:color="auto"/>
            <w:left w:val="none" w:sz="0" w:space="0" w:color="auto"/>
            <w:bottom w:val="none" w:sz="0" w:space="0" w:color="auto"/>
            <w:right w:val="none" w:sz="0" w:space="0" w:color="auto"/>
          </w:divBdr>
        </w:div>
        <w:div w:id="560167211">
          <w:marLeft w:val="640"/>
          <w:marRight w:val="0"/>
          <w:marTop w:val="0"/>
          <w:marBottom w:val="0"/>
          <w:divBdr>
            <w:top w:val="none" w:sz="0" w:space="0" w:color="auto"/>
            <w:left w:val="none" w:sz="0" w:space="0" w:color="auto"/>
            <w:bottom w:val="none" w:sz="0" w:space="0" w:color="auto"/>
            <w:right w:val="none" w:sz="0" w:space="0" w:color="auto"/>
          </w:divBdr>
        </w:div>
        <w:div w:id="196743026">
          <w:marLeft w:val="640"/>
          <w:marRight w:val="0"/>
          <w:marTop w:val="0"/>
          <w:marBottom w:val="0"/>
          <w:divBdr>
            <w:top w:val="none" w:sz="0" w:space="0" w:color="auto"/>
            <w:left w:val="none" w:sz="0" w:space="0" w:color="auto"/>
            <w:bottom w:val="none" w:sz="0" w:space="0" w:color="auto"/>
            <w:right w:val="none" w:sz="0" w:space="0" w:color="auto"/>
          </w:divBdr>
        </w:div>
        <w:div w:id="60448598">
          <w:marLeft w:val="640"/>
          <w:marRight w:val="0"/>
          <w:marTop w:val="0"/>
          <w:marBottom w:val="0"/>
          <w:divBdr>
            <w:top w:val="none" w:sz="0" w:space="0" w:color="auto"/>
            <w:left w:val="none" w:sz="0" w:space="0" w:color="auto"/>
            <w:bottom w:val="none" w:sz="0" w:space="0" w:color="auto"/>
            <w:right w:val="none" w:sz="0" w:space="0" w:color="auto"/>
          </w:divBdr>
        </w:div>
        <w:div w:id="2034964418">
          <w:marLeft w:val="640"/>
          <w:marRight w:val="0"/>
          <w:marTop w:val="0"/>
          <w:marBottom w:val="0"/>
          <w:divBdr>
            <w:top w:val="none" w:sz="0" w:space="0" w:color="auto"/>
            <w:left w:val="none" w:sz="0" w:space="0" w:color="auto"/>
            <w:bottom w:val="none" w:sz="0" w:space="0" w:color="auto"/>
            <w:right w:val="none" w:sz="0" w:space="0" w:color="auto"/>
          </w:divBdr>
        </w:div>
        <w:div w:id="1792552054">
          <w:marLeft w:val="640"/>
          <w:marRight w:val="0"/>
          <w:marTop w:val="0"/>
          <w:marBottom w:val="0"/>
          <w:divBdr>
            <w:top w:val="none" w:sz="0" w:space="0" w:color="auto"/>
            <w:left w:val="none" w:sz="0" w:space="0" w:color="auto"/>
            <w:bottom w:val="none" w:sz="0" w:space="0" w:color="auto"/>
            <w:right w:val="none" w:sz="0" w:space="0" w:color="auto"/>
          </w:divBdr>
        </w:div>
        <w:div w:id="1172602111">
          <w:marLeft w:val="640"/>
          <w:marRight w:val="0"/>
          <w:marTop w:val="0"/>
          <w:marBottom w:val="0"/>
          <w:divBdr>
            <w:top w:val="none" w:sz="0" w:space="0" w:color="auto"/>
            <w:left w:val="none" w:sz="0" w:space="0" w:color="auto"/>
            <w:bottom w:val="none" w:sz="0" w:space="0" w:color="auto"/>
            <w:right w:val="none" w:sz="0" w:space="0" w:color="auto"/>
          </w:divBdr>
        </w:div>
        <w:div w:id="1880587418">
          <w:marLeft w:val="640"/>
          <w:marRight w:val="0"/>
          <w:marTop w:val="0"/>
          <w:marBottom w:val="0"/>
          <w:divBdr>
            <w:top w:val="none" w:sz="0" w:space="0" w:color="auto"/>
            <w:left w:val="none" w:sz="0" w:space="0" w:color="auto"/>
            <w:bottom w:val="none" w:sz="0" w:space="0" w:color="auto"/>
            <w:right w:val="none" w:sz="0" w:space="0" w:color="auto"/>
          </w:divBdr>
        </w:div>
        <w:div w:id="1540623159">
          <w:marLeft w:val="640"/>
          <w:marRight w:val="0"/>
          <w:marTop w:val="0"/>
          <w:marBottom w:val="0"/>
          <w:divBdr>
            <w:top w:val="none" w:sz="0" w:space="0" w:color="auto"/>
            <w:left w:val="none" w:sz="0" w:space="0" w:color="auto"/>
            <w:bottom w:val="none" w:sz="0" w:space="0" w:color="auto"/>
            <w:right w:val="none" w:sz="0" w:space="0" w:color="auto"/>
          </w:divBdr>
        </w:div>
        <w:div w:id="1223374015">
          <w:marLeft w:val="640"/>
          <w:marRight w:val="0"/>
          <w:marTop w:val="0"/>
          <w:marBottom w:val="0"/>
          <w:divBdr>
            <w:top w:val="none" w:sz="0" w:space="0" w:color="auto"/>
            <w:left w:val="none" w:sz="0" w:space="0" w:color="auto"/>
            <w:bottom w:val="none" w:sz="0" w:space="0" w:color="auto"/>
            <w:right w:val="none" w:sz="0" w:space="0" w:color="auto"/>
          </w:divBdr>
        </w:div>
        <w:div w:id="664864679">
          <w:marLeft w:val="640"/>
          <w:marRight w:val="0"/>
          <w:marTop w:val="0"/>
          <w:marBottom w:val="0"/>
          <w:divBdr>
            <w:top w:val="none" w:sz="0" w:space="0" w:color="auto"/>
            <w:left w:val="none" w:sz="0" w:space="0" w:color="auto"/>
            <w:bottom w:val="none" w:sz="0" w:space="0" w:color="auto"/>
            <w:right w:val="none" w:sz="0" w:space="0" w:color="auto"/>
          </w:divBdr>
        </w:div>
        <w:div w:id="738091677">
          <w:marLeft w:val="640"/>
          <w:marRight w:val="0"/>
          <w:marTop w:val="0"/>
          <w:marBottom w:val="0"/>
          <w:divBdr>
            <w:top w:val="none" w:sz="0" w:space="0" w:color="auto"/>
            <w:left w:val="none" w:sz="0" w:space="0" w:color="auto"/>
            <w:bottom w:val="none" w:sz="0" w:space="0" w:color="auto"/>
            <w:right w:val="none" w:sz="0" w:space="0" w:color="auto"/>
          </w:divBdr>
        </w:div>
        <w:div w:id="1284917701">
          <w:marLeft w:val="640"/>
          <w:marRight w:val="0"/>
          <w:marTop w:val="0"/>
          <w:marBottom w:val="0"/>
          <w:divBdr>
            <w:top w:val="none" w:sz="0" w:space="0" w:color="auto"/>
            <w:left w:val="none" w:sz="0" w:space="0" w:color="auto"/>
            <w:bottom w:val="none" w:sz="0" w:space="0" w:color="auto"/>
            <w:right w:val="none" w:sz="0" w:space="0" w:color="auto"/>
          </w:divBdr>
        </w:div>
        <w:div w:id="980961126">
          <w:marLeft w:val="640"/>
          <w:marRight w:val="0"/>
          <w:marTop w:val="0"/>
          <w:marBottom w:val="0"/>
          <w:divBdr>
            <w:top w:val="none" w:sz="0" w:space="0" w:color="auto"/>
            <w:left w:val="none" w:sz="0" w:space="0" w:color="auto"/>
            <w:bottom w:val="none" w:sz="0" w:space="0" w:color="auto"/>
            <w:right w:val="none" w:sz="0" w:space="0" w:color="auto"/>
          </w:divBdr>
        </w:div>
        <w:div w:id="945502719">
          <w:marLeft w:val="640"/>
          <w:marRight w:val="0"/>
          <w:marTop w:val="0"/>
          <w:marBottom w:val="0"/>
          <w:divBdr>
            <w:top w:val="none" w:sz="0" w:space="0" w:color="auto"/>
            <w:left w:val="none" w:sz="0" w:space="0" w:color="auto"/>
            <w:bottom w:val="none" w:sz="0" w:space="0" w:color="auto"/>
            <w:right w:val="none" w:sz="0" w:space="0" w:color="auto"/>
          </w:divBdr>
        </w:div>
        <w:div w:id="90586330">
          <w:marLeft w:val="640"/>
          <w:marRight w:val="0"/>
          <w:marTop w:val="0"/>
          <w:marBottom w:val="0"/>
          <w:divBdr>
            <w:top w:val="none" w:sz="0" w:space="0" w:color="auto"/>
            <w:left w:val="none" w:sz="0" w:space="0" w:color="auto"/>
            <w:bottom w:val="none" w:sz="0" w:space="0" w:color="auto"/>
            <w:right w:val="none" w:sz="0" w:space="0" w:color="auto"/>
          </w:divBdr>
        </w:div>
        <w:div w:id="124544663">
          <w:marLeft w:val="640"/>
          <w:marRight w:val="0"/>
          <w:marTop w:val="0"/>
          <w:marBottom w:val="0"/>
          <w:divBdr>
            <w:top w:val="none" w:sz="0" w:space="0" w:color="auto"/>
            <w:left w:val="none" w:sz="0" w:space="0" w:color="auto"/>
            <w:bottom w:val="none" w:sz="0" w:space="0" w:color="auto"/>
            <w:right w:val="none" w:sz="0" w:space="0" w:color="auto"/>
          </w:divBdr>
        </w:div>
        <w:div w:id="1363702693">
          <w:marLeft w:val="640"/>
          <w:marRight w:val="0"/>
          <w:marTop w:val="0"/>
          <w:marBottom w:val="0"/>
          <w:divBdr>
            <w:top w:val="none" w:sz="0" w:space="0" w:color="auto"/>
            <w:left w:val="none" w:sz="0" w:space="0" w:color="auto"/>
            <w:bottom w:val="none" w:sz="0" w:space="0" w:color="auto"/>
            <w:right w:val="none" w:sz="0" w:space="0" w:color="auto"/>
          </w:divBdr>
        </w:div>
        <w:div w:id="987173730">
          <w:marLeft w:val="640"/>
          <w:marRight w:val="0"/>
          <w:marTop w:val="0"/>
          <w:marBottom w:val="0"/>
          <w:divBdr>
            <w:top w:val="none" w:sz="0" w:space="0" w:color="auto"/>
            <w:left w:val="none" w:sz="0" w:space="0" w:color="auto"/>
            <w:bottom w:val="none" w:sz="0" w:space="0" w:color="auto"/>
            <w:right w:val="none" w:sz="0" w:space="0" w:color="auto"/>
          </w:divBdr>
        </w:div>
        <w:div w:id="494304469">
          <w:marLeft w:val="640"/>
          <w:marRight w:val="0"/>
          <w:marTop w:val="0"/>
          <w:marBottom w:val="0"/>
          <w:divBdr>
            <w:top w:val="none" w:sz="0" w:space="0" w:color="auto"/>
            <w:left w:val="none" w:sz="0" w:space="0" w:color="auto"/>
            <w:bottom w:val="none" w:sz="0" w:space="0" w:color="auto"/>
            <w:right w:val="none" w:sz="0" w:space="0" w:color="auto"/>
          </w:divBdr>
        </w:div>
        <w:div w:id="323315784">
          <w:marLeft w:val="640"/>
          <w:marRight w:val="0"/>
          <w:marTop w:val="0"/>
          <w:marBottom w:val="0"/>
          <w:divBdr>
            <w:top w:val="none" w:sz="0" w:space="0" w:color="auto"/>
            <w:left w:val="none" w:sz="0" w:space="0" w:color="auto"/>
            <w:bottom w:val="none" w:sz="0" w:space="0" w:color="auto"/>
            <w:right w:val="none" w:sz="0" w:space="0" w:color="auto"/>
          </w:divBdr>
        </w:div>
        <w:div w:id="897856593">
          <w:marLeft w:val="640"/>
          <w:marRight w:val="0"/>
          <w:marTop w:val="0"/>
          <w:marBottom w:val="0"/>
          <w:divBdr>
            <w:top w:val="none" w:sz="0" w:space="0" w:color="auto"/>
            <w:left w:val="none" w:sz="0" w:space="0" w:color="auto"/>
            <w:bottom w:val="none" w:sz="0" w:space="0" w:color="auto"/>
            <w:right w:val="none" w:sz="0" w:space="0" w:color="auto"/>
          </w:divBdr>
        </w:div>
        <w:div w:id="457377005">
          <w:marLeft w:val="640"/>
          <w:marRight w:val="0"/>
          <w:marTop w:val="0"/>
          <w:marBottom w:val="0"/>
          <w:divBdr>
            <w:top w:val="none" w:sz="0" w:space="0" w:color="auto"/>
            <w:left w:val="none" w:sz="0" w:space="0" w:color="auto"/>
            <w:bottom w:val="none" w:sz="0" w:space="0" w:color="auto"/>
            <w:right w:val="none" w:sz="0" w:space="0" w:color="auto"/>
          </w:divBdr>
        </w:div>
        <w:div w:id="100758003">
          <w:marLeft w:val="640"/>
          <w:marRight w:val="0"/>
          <w:marTop w:val="0"/>
          <w:marBottom w:val="0"/>
          <w:divBdr>
            <w:top w:val="none" w:sz="0" w:space="0" w:color="auto"/>
            <w:left w:val="none" w:sz="0" w:space="0" w:color="auto"/>
            <w:bottom w:val="none" w:sz="0" w:space="0" w:color="auto"/>
            <w:right w:val="none" w:sz="0" w:space="0" w:color="auto"/>
          </w:divBdr>
        </w:div>
        <w:div w:id="370543687">
          <w:marLeft w:val="640"/>
          <w:marRight w:val="0"/>
          <w:marTop w:val="0"/>
          <w:marBottom w:val="0"/>
          <w:divBdr>
            <w:top w:val="none" w:sz="0" w:space="0" w:color="auto"/>
            <w:left w:val="none" w:sz="0" w:space="0" w:color="auto"/>
            <w:bottom w:val="none" w:sz="0" w:space="0" w:color="auto"/>
            <w:right w:val="none" w:sz="0" w:space="0" w:color="auto"/>
          </w:divBdr>
        </w:div>
        <w:div w:id="331416239">
          <w:marLeft w:val="640"/>
          <w:marRight w:val="0"/>
          <w:marTop w:val="0"/>
          <w:marBottom w:val="0"/>
          <w:divBdr>
            <w:top w:val="none" w:sz="0" w:space="0" w:color="auto"/>
            <w:left w:val="none" w:sz="0" w:space="0" w:color="auto"/>
            <w:bottom w:val="none" w:sz="0" w:space="0" w:color="auto"/>
            <w:right w:val="none" w:sz="0" w:space="0" w:color="auto"/>
          </w:divBdr>
        </w:div>
        <w:div w:id="2068600589">
          <w:marLeft w:val="640"/>
          <w:marRight w:val="0"/>
          <w:marTop w:val="0"/>
          <w:marBottom w:val="0"/>
          <w:divBdr>
            <w:top w:val="none" w:sz="0" w:space="0" w:color="auto"/>
            <w:left w:val="none" w:sz="0" w:space="0" w:color="auto"/>
            <w:bottom w:val="none" w:sz="0" w:space="0" w:color="auto"/>
            <w:right w:val="none" w:sz="0" w:space="0" w:color="auto"/>
          </w:divBdr>
        </w:div>
        <w:div w:id="587881918">
          <w:marLeft w:val="640"/>
          <w:marRight w:val="0"/>
          <w:marTop w:val="0"/>
          <w:marBottom w:val="0"/>
          <w:divBdr>
            <w:top w:val="none" w:sz="0" w:space="0" w:color="auto"/>
            <w:left w:val="none" w:sz="0" w:space="0" w:color="auto"/>
            <w:bottom w:val="none" w:sz="0" w:space="0" w:color="auto"/>
            <w:right w:val="none" w:sz="0" w:space="0" w:color="auto"/>
          </w:divBdr>
        </w:div>
        <w:div w:id="1613899582">
          <w:marLeft w:val="640"/>
          <w:marRight w:val="0"/>
          <w:marTop w:val="0"/>
          <w:marBottom w:val="0"/>
          <w:divBdr>
            <w:top w:val="none" w:sz="0" w:space="0" w:color="auto"/>
            <w:left w:val="none" w:sz="0" w:space="0" w:color="auto"/>
            <w:bottom w:val="none" w:sz="0" w:space="0" w:color="auto"/>
            <w:right w:val="none" w:sz="0" w:space="0" w:color="auto"/>
          </w:divBdr>
        </w:div>
        <w:div w:id="2085568705">
          <w:marLeft w:val="640"/>
          <w:marRight w:val="0"/>
          <w:marTop w:val="0"/>
          <w:marBottom w:val="0"/>
          <w:divBdr>
            <w:top w:val="none" w:sz="0" w:space="0" w:color="auto"/>
            <w:left w:val="none" w:sz="0" w:space="0" w:color="auto"/>
            <w:bottom w:val="none" w:sz="0" w:space="0" w:color="auto"/>
            <w:right w:val="none" w:sz="0" w:space="0" w:color="auto"/>
          </w:divBdr>
        </w:div>
        <w:div w:id="1072896707">
          <w:marLeft w:val="640"/>
          <w:marRight w:val="0"/>
          <w:marTop w:val="0"/>
          <w:marBottom w:val="0"/>
          <w:divBdr>
            <w:top w:val="none" w:sz="0" w:space="0" w:color="auto"/>
            <w:left w:val="none" w:sz="0" w:space="0" w:color="auto"/>
            <w:bottom w:val="none" w:sz="0" w:space="0" w:color="auto"/>
            <w:right w:val="none" w:sz="0" w:space="0" w:color="auto"/>
          </w:divBdr>
        </w:div>
        <w:div w:id="1016270425">
          <w:marLeft w:val="640"/>
          <w:marRight w:val="0"/>
          <w:marTop w:val="0"/>
          <w:marBottom w:val="0"/>
          <w:divBdr>
            <w:top w:val="none" w:sz="0" w:space="0" w:color="auto"/>
            <w:left w:val="none" w:sz="0" w:space="0" w:color="auto"/>
            <w:bottom w:val="none" w:sz="0" w:space="0" w:color="auto"/>
            <w:right w:val="none" w:sz="0" w:space="0" w:color="auto"/>
          </w:divBdr>
        </w:div>
        <w:div w:id="76681518">
          <w:marLeft w:val="640"/>
          <w:marRight w:val="0"/>
          <w:marTop w:val="0"/>
          <w:marBottom w:val="0"/>
          <w:divBdr>
            <w:top w:val="none" w:sz="0" w:space="0" w:color="auto"/>
            <w:left w:val="none" w:sz="0" w:space="0" w:color="auto"/>
            <w:bottom w:val="none" w:sz="0" w:space="0" w:color="auto"/>
            <w:right w:val="none" w:sz="0" w:space="0" w:color="auto"/>
          </w:divBdr>
        </w:div>
        <w:div w:id="648480507">
          <w:marLeft w:val="640"/>
          <w:marRight w:val="0"/>
          <w:marTop w:val="0"/>
          <w:marBottom w:val="0"/>
          <w:divBdr>
            <w:top w:val="none" w:sz="0" w:space="0" w:color="auto"/>
            <w:left w:val="none" w:sz="0" w:space="0" w:color="auto"/>
            <w:bottom w:val="none" w:sz="0" w:space="0" w:color="auto"/>
            <w:right w:val="none" w:sz="0" w:space="0" w:color="auto"/>
          </w:divBdr>
        </w:div>
        <w:div w:id="1569071633">
          <w:marLeft w:val="640"/>
          <w:marRight w:val="0"/>
          <w:marTop w:val="0"/>
          <w:marBottom w:val="0"/>
          <w:divBdr>
            <w:top w:val="none" w:sz="0" w:space="0" w:color="auto"/>
            <w:left w:val="none" w:sz="0" w:space="0" w:color="auto"/>
            <w:bottom w:val="none" w:sz="0" w:space="0" w:color="auto"/>
            <w:right w:val="none" w:sz="0" w:space="0" w:color="auto"/>
          </w:divBdr>
        </w:div>
        <w:div w:id="163864748">
          <w:marLeft w:val="640"/>
          <w:marRight w:val="0"/>
          <w:marTop w:val="0"/>
          <w:marBottom w:val="0"/>
          <w:divBdr>
            <w:top w:val="none" w:sz="0" w:space="0" w:color="auto"/>
            <w:left w:val="none" w:sz="0" w:space="0" w:color="auto"/>
            <w:bottom w:val="none" w:sz="0" w:space="0" w:color="auto"/>
            <w:right w:val="none" w:sz="0" w:space="0" w:color="auto"/>
          </w:divBdr>
        </w:div>
        <w:div w:id="1314139848">
          <w:marLeft w:val="640"/>
          <w:marRight w:val="0"/>
          <w:marTop w:val="0"/>
          <w:marBottom w:val="0"/>
          <w:divBdr>
            <w:top w:val="none" w:sz="0" w:space="0" w:color="auto"/>
            <w:left w:val="none" w:sz="0" w:space="0" w:color="auto"/>
            <w:bottom w:val="none" w:sz="0" w:space="0" w:color="auto"/>
            <w:right w:val="none" w:sz="0" w:space="0" w:color="auto"/>
          </w:divBdr>
        </w:div>
        <w:div w:id="1374161352">
          <w:marLeft w:val="640"/>
          <w:marRight w:val="0"/>
          <w:marTop w:val="0"/>
          <w:marBottom w:val="0"/>
          <w:divBdr>
            <w:top w:val="none" w:sz="0" w:space="0" w:color="auto"/>
            <w:left w:val="none" w:sz="0" w:space="0" w:color="auto"/>
            <w:bottom w:val="none" w:sz="0" w:space="0" w:color="auto"/>
            <w:right w:val="none" w:sz="0" w:space="0" w:color="auto"/>
          </w:divBdr>
        </w:div>
        <w:div w:id="1317102889">
          <w:marLeft w:val="640"/>
          <w:marRight w:val="0"/>
          <w:marTop w:val="0"/>
          <w:marBottom w:val="0"/>
          <w:divBdr>
            <w:top w:val="none" w:sz="0" w:space="0" w:color="auto"/>
            <w:left w:val="none" w:sz="0" w:space="0" w:color="auto"/>
            <w:bottom w:val="none" w:sz="0" w:space="0" w:color="auto"/>
            <w:right w:val="none" w:sz="0" w:space="0" w:color="auto"/>
          </w:divBdr>
        </w:div>
        <w:div w:id="1899244566">
          <w:marLeft w:val="640"/>
          <w:marRight w:val="0"/>
          <w:marTop w:val="0"/>
          <w:marBottom w:val="0"/>
          <w:divBdr>
            <w:top w:val="none" w:sz="0" w:space="0" w:color="auto"/>
            <w:left w:val="none" w:sz="0" w:space="0" w:color="auto"/>
            <w:bottom w:val="none" w:sz="0" w:space="0" w:color="auto"/>
            <w:right w:val="none" w:sz="0" w:space="0" w:color="auto"/>
          </w:divBdr>
        </w:div>
        <w:div w:id="1260214307">
          <w:marLeft w:val="640"/>
          <w:marRight w:val="0"/>
          <w:marTop w:val="0"/>
          <w:marBottom w:val="0"/>
          <w:divBdr>
            <w:top w:val="none" w:sz="0" w:space="0" w:color="auto"/>
            <w:left w:val="none" w:sz="0" w:space="0" w:color="auto"/>
            <w:bottom w:val="none" w:sz="0" w:space="0" w:color="auto"/>
            <w:right w:val="none" w:sz="0" w:space="0" w:color="auto"/>
          </w:divBdr>
        </w:div>
        <w:div w:id="1610315983">
          <w:marLeft w:val="640"/>
          <w:marRight w:val="0"/>
          <w:marTop w:val="0"/>
          <w:marBottom w:val="0"/>
          <w:divBdr>
            <w:top w:val="none" w:sz="0" w:space="0" w:color="auto"/>
            <w:left w:val="none" w:sz="0" w:space="0" w:color="auto"/>
            <w:bottom w:val="none" w:sz="0" w:space="0" w:color="auto"/>
            <w:right w:val="none" w:sz="0" w:space="0" w:color="auto"/>
          </w:divBdr>
        </w:div>
        <w:div w:id="1391342318">
          <w:marLeft w:val="640"/>
          <w:marRight w:val="0"/>
          <w:marTop w:val="0"/>
          <w:marBottom w:val="0"/>
          <w:divBdr>
            <w:top w:val="none" w:sz="0" w:space="0" w:color="auto"/>
            <w:left w:val="none" w:sz="0" w:space="0" w:color="auto"/>
            <w:bottom w:val="none" w:sz="0" w:space="0" w:color="auto"/>
            <w:right w:val="none" w:sz="0" w:space="0" w:color="auto"/>
          </w:divBdr>
        </w:div>
        <w:div w:id="1852598537">
          <w:marLeft w:val="640"/>
          <w:marRight w:val="0"/>
          <w:marTop w:val="0"/>
          <w:marBottom w:val="0"/>
          <w:divBdr>
            <w:top w:val="none" w:sz="0" w:space="0" w:color="auto"/>
            <w:left w:val="none" w:sz="0" w:space="0" w:color="auto"/>
            <w:bottom w:val="none" w:sz="0" w:space="0" w:color="auto"/>
            <w:right w:val="none" w:sz="0" w:space="0" w:color="auto"/>
          </w:divBdr>
        </w:div>
        <w:div w:id="397214633">
          <w:marLeft w:val="640"/>
          <w:marRight w:val="0"/>
          <w:marTop w:val="0"/>
          <w:marBottom w:val="0"/>
          <w:divBdr>
            <w:top w:val="none" w:sz="0" w:space="0" w:color="auto"/>
            <w:left w:val="none" w:sz="0" w:space="0" w:color="auto"/>
            <w:bottom w:val="none" w:sz="0" w:space="0" w:color="auto"/>
            <w:right w:val="none" w:sz="0" w:space="0" w:color="auto"/>
          </w:divBdr>
        </w:div>
        <w:div w:id="1616445626">
          <w:marLeft w:val="640"/>
          <w:marRight w:val="0"/>
          <w:marTop w:val="0"/>
          <w:marBottom w:val="0"/>
          <w:divBdr>
            <w:top w:val="none" w:sz="0" w:space="0" w:color="auto"/>
            <w:left w:val="none" w:sz="0" w:space="0" w:color="auto"/>
            <w:bottom w:val="none" w:sz="0" w:space="0" w:color="auto"/>
            <w:right w:val="none" w:sz="0" w:space="0" w:color="auto"/>
          </w:divBdr>
        </w:div>
        <w:div w:id="1581214106">
          <w:marLeft w:val="640"/>
          <w:marRight w:val="0"/>
          <w:marTop w:val="0"/>
          <w:marBottom w:val="0"/>
          <w:divBdr>
            <w:top w:val="none" w:sz="0" w:space="0" w:color="auto"/>
            <w:left w:val="none" w:sz="0" w:space="0" w:color="auto"/>
            <w:bottom w:val="none" w:sz="0" w:space="0" w:color="auto"/>
            <w:right w:val="none" w:sz="0" w:space="0" w:color="auto"/>
          </w:divBdr>
        </w:div>
        <w:div w:id="1723485185">
          <w:marLeft w:val="640"/>
          <w:marRight w:val="0"/>
          <w:marTop w:val="0"/>
          <w:marBottom w:val="0"/>
          <w:divBdr>
            <w:top w:val="none" w:sz="0" w:space="0" w:color="auto"/>
            <w:left w:val="none" w:sz="0" w:space="0" w:color="auto"/>
            <w:bottom w:val="none" w:sz="0" w:space="0" w:color="auto"/>
            <w:right w:val="none" w:sz="0" w:space="0" w:color="auto"/>
          </w:divBdr>
        </w:div>
        <w:div w:id="1444108602">
          <w:marLeft w:val="640"/>
          <w:marRight w:val="0"/>
          <w:marTop w:val="0"/>
          <w:marBottom w:val="0"/>
          <w:divBdr>
            <w:top w:val="none" w:sz="0" w:space="0" w:color="auto"/>
            <w:left w:val="none" w:sz="0" w:space="0" w:color="auto"/>
            <w:bottom w:val="none" w:sz="0" w:space="0" w:color="auto"/>
            <w:right w:val="none" w:sz="0" w:space="0" w:color="auto"/>
          </w:divBdr>
        </w:div>
        <w:div w:id="630400729">
          <w:marLeft w:val="640"/>
          <w:marRight w:val="0"/>
          <w:marTop w:val="0"/>
          <w:marBottom w:val="0"/>
          <w:divBdr>
            <w:top w:val="none" w:sz="0" w:space="0" w:color="auto"/>
            <w:left w:val="none" w:sz="0" w:space="0" w:color="auto"/>
            <w:bottom w:val="none" w:sz="0" w:space="0" w:color="auto"/>
            <w:right w:val="none" w:sz="0" w:space="0" w:color="auto"/>
          </w:divBdr>
        </w:div>
        <w:div w:id="1831017518">
          <w:marLeft w:val="640"/>
          <w:marRight w:val="0"/>
          <w:marTop w:val="0"/>
          <w:marBottom w:val="0"/>
          <w:divBdr>
            <w:top w:val="none" w:sz="0" w:space="0" w:color="auto"/>
            <w:left w:val="none" w:sz="0" w:space="0" w:color="auto"/>
            <w:bottom w:val="none" w:sz="0" w:space="0" w:color="auto"/>
            <w:right w:val="none" w:sz="0" w:space="0" w:color="auto"/>
          </w:divBdr>
        </w:div>
        <w:div w:id="759721928">
          <w:marLeft w:val="640"/>
          <w:marRight w:val="0"/>
          <w:marTop w:val="0"/>
          <w:marBottom w:val="0"/>
          <w:divBdr>
            <w:top w:val="none" w:sz="0" w:space="0" w:color="auto"/>
            <w:left w:val="none" w:sz="0" w:space="0" w:color="auto"/>
            <w:bottom w:val="none" w:sz="0" w:space="0" w:color="auto"/>
            <w:right w:val="none" w:sz="0" w:space="0" w:color="auto"/>
          </w:divBdr>
        </w:div>
        <w:div w:id="1864859598">
          <w:marLeft w:val="640"/>
          <w:marRight w:val="0"/>
          <w:marTop w:val="0"/>
          <w:marBottom w:val="0"/>
          <w:divBdr>
            <w:top w:val="none" w:sz="0" w:space="0" w:color="auto"/>
            <w:left w:val="none" w:sz="0" w:space="0" w:color="auto"/>
            <w:bottom w:val="none" w:sz="0" w:space="0" w:color="auto"/>
            <w:right w:val="none" w:sz="0" w:space="0" w:color="auto"/>
          </w:divBdr>
        </w:div>
        <w:div w:id="755172474">
          <w:marLeft w:val="640"/>
          <w:marRight w:val="0"/>
          <w:marTop w:val="0"/>
          <w:marBottom w:val="0"/>
          <w:divBdr>
            <w:top w:val="none" w:sz="0" w:space="0" w:color="auto"/>
            <w:left w:val="none" w:sz="0" w:space="0" w:color="auto"/>
            <w:bottom w:val="none" w:sz="0" w:space="0" w:color="auto"/>
            <w:right w:val="none" w:sz="0" w:space="0" w:color="auto"/>
          </w:divBdr>
        </w:div>
        <w:div w:id="1069810099">
          <w:marLeft w:val="640"/>
          <w:marRight w:val="0"/>
          <w:marTop w:val="0"/>
          <w:marBottom w:val="0"/>
          <w:divBdr>
            <w:top w:val="none" w:sz="0" w:space="0" w:color="auto"/>
            <w:left w:val="none" w:sz="0" w:space="0" w:color="auto"/>
            <w:bottom w:val="none" w:sz="0" w:space="0" w:color="auto"/>
            <w:right w:val="none" w:sz="0" w:space="0" w:color="auto"/>
          </w:divBdr>
        </w:div>
        <w:div w:id="801340467">
          <w:marLeft w:val="640"/>
          <w:marRight w:val="0"/>
          <w:marTop w:val="0"/>
          <w:marBottom w:val="0"/>
          <w:divBdr>
            <w:top w:val="none" w:sz="0" w:space="0" w:color="auto"/>
            <w:left w:val="none" w:sz="0" w:space="0" w:color="auto"/>
            <w:bottom w:val="none" w:sz="0" w:space="0" w:color="auto"/>
            <w:right w:val="none" w:sz="0" w:space="0" w:color="auto"/>
          </w:divBdr>
        </w:div>
        <w:div w:id="1534617142">
          <w:marLeft w:val="640"/>
          <w:marRight w:val="0"/>
          <w:marTop w:val="0"/>
          <w:marBottom w:val="0"/>
          <w:divBdr>
            <w:top w:val="none" w:sz="0" w:space="0" w:color="auto"/>
            <w:left w:val="none" w:sz="0" w:space="0" w:color="auto"/>
            <w:bottom w:val="none" w:sz="0" w:space="0" w:color="auto"/>
            <w:right w:val="none" w:sz="0" w:space="0" w:color="auto"/>
          </w:divBdr>
        </w:div>
        <w:div w:id="1476992903">
          <w:marLeft w:val="640"/>
          <w:marRight w:val="0"/>
          <w:marTop w:val="0"/>
          <w:marBottom w:val="0"/>
          <w:divBdr>
            <w:top w:val="none" w:sz="0" w:space="0" w:color="auto"/>
            <w:left w:val="none" w:sz="0" w:space="0" w:color="auto"/>
            <w:bottom w:val="none" w:sz="0" w:space="0" w:color="auto"/>
            <w:right w:val="none" w:sz="0" w:space="0" w:color="auto"/>
          </w:divBdr>
        </w:div>
        <w:div w:id="279455792">
          <w:marLeft w:val="640"/>
          <w:marRight w:val="0"/>
          <w:marTop w:val="0"/>
          <w:marBottom w:val="0"/>
          <w:divBdr>
            <w:top w:val="none" w:sz="0" w:space="0" w:color="auto"/>
            <w:left w:val="none" w:sz="0" w:space="0" w:color="auto"/>
            <w:bottom w:val="none" w:sz="0" w:space="0" w:color="auto"/>
            <w:right w:val="none" w:sz="0" w:space="0" w:color="auto"/>
          </w:divBdr>
        </w:div>
        <w:div w:id="1522432011">
          <w:marLeft w:val="640"/>
          <w:marRight w:val="0"/>
          <w:marTop w:val="0"/>
          <w:marBottom w:val="0"/>
          <w:divBdr>
            <w:top w:val="none" w:sz="0" w:space="0" w:color="auto"/>
            <w:left w:val="none" w:sz="0" w:space="0" w:color="auto"/>
            <w:bottom w:val="none" w:sz="0" w:space="0" w:color="auto"/>
            <w:right w:val="none" w:sz="0" w:space="0" w:color="auto"/>
          </w:divBdr>
        </w:div>
        <w:div w:id="2086754853">
          <w:marLeft w:val="640"/>
          <w:marRight w:val="0"/>
          <w:marTop w:val="0"/>
          <w:marBottom w:val="0"/>
          <w:divBdr>
            <w:top w:val="none" w:sz="0" w:space="0" w:color="auto"/>
            <w:left w:val="none" w:sz="0" w:space="0" w:color="auto"/>
            <w:bottom w:val="none" w:sz="0" w:space="0" w:color="auto"/>
            <w:right w:val="none" w:sz="0" w:space="0" w:color="auto"/>
          </w:divBdr>
        </w:div>
        <w:div w:id="1309364800">
          <w:marLeft w:val="640"/>
          <w:marRight w:val="0"/>
          <w:marTop w:val="0"/>
          <w:marBottom w:val="0"/>
          <w:divBdr>
            <w:top w:val="none" w:sz="0" w:space="0" w:color="auto"/>
            <w:left w:val="none" w:sz="0" w:space="0" w:color="auto"/>
            <w:bottom w:val="none" w:sz="0" w:space="0" w:color="auto"/>
            <w:right w:val="none" w:sz="0" w:space="0" w:color="auto"/>
          </w:divBdr>
        </w:div>
        <w:div w:id="2076850356">
          <w:marLeft w:val="640"/>
          <w:marRight w:val="0"/>
          <w:marTop w:val="0"/>
          <w:marBottom w:val="0"/>
          <w:divBdr>
            <w:top w:val="none" w:sz="0" w:space="0" w:color="auto"/>
            <w:left w:val="none" w:sz="0" w:space="0" w:color="auto"/>
            <w:bottom w:val="none" w:sz="0" w:space="0" w:color="auto"/>
            <w:right w:val="none" w:sz="0" w:space="0" w:color="auto"/>
          </w:divBdr>
        </w:div>
        <w:div w:id="1569269260">
          <w:marLeft w:val="640"/>
          <w:marRight w:val="0"/>
          <w:marTop w:val="0"/>
          <w:marBottom w:val="0"/>
          <w:divBdr>
            <w:top w:val="none" w:sz="0" w:space="0" w:color="auto"/>
            <w:left w:val="none" w:sz="0" w:space="0" w:color="auto"/>
            <w:bottom w:val="none" w:sz="0" w:space="0" w:color="auto"/>
            <w:right w:val="none" w:sz="0" w:space="0" w:color="auto"/>
          </w:divBdr>
        </w:div>
        <w:div w:id="826096576">
          <w:marLeft w:val="640"/>
          <w:marRight w:val="0"/>
          <w:marTop w:val="0"/>
          <w:marBottom w:val="0"/>
          <w:divBdr>
            <w:top w:val="none" w:sz="0" w:space="0" w:color="auto"/>
            <w:left w:val="none" w:sz="0" w:space="0" w:color="auto"/>
            <w:bottom w:val="none" w:sz="0" w:space="0" w:color="auto"/>
            <w:right w:val="none" w:sz="0" w:space="0" w:color="auto"/>
          </w:divBdr>
        </w:div>
        <w:div w:id="1394812456">
          <w:marLeft w:val="640"/>
          <w:marRight w:val="0"/>
          <w:marTop w:val="0"/>
          <w:marBottom w:val="0"/>
          <w:divBdr>
            <w:top w:val="none" w:sz="0" w:space="0" w:color="auto"/>
            <w:left w:val="none" w:sz="0" w:space="0" w:color="auto"/>
            <w:bottom w:val="none" w:sz="0" w:space="0" w:color="auto"/>
            <w:right w:val="none" w:sz="0" w:space="0" w:color="auto"/>
          </w:divBdr>
        </w:div>
        <w:div w:id="1693143497">
          <w:marLeft w:val="640"/>
          <w:marRight w:val="0"/>
          <w:marTop w:val="0"/>
          <w:marBottom w:val="0"/>
          <w:divBdr>
            <w:top w:val="none" w:sz="0" w:space="0" w:color="auto"/>
            <w:left w:val="none" w:sz="0" w:space="0" w:color="auto"/>
            <w:bottom w:val="none" w:sz="0" w:space="0" w:color="auto"/>
            <w:right w:val="none" w:sz="0" w:space="0" w:color="auto"/>
          </w:divBdr>
        </w:div>
      </w:divsChild>
    </w:div>
    <w:div w:id="1021474999">
      <w:bodyDiv w:val="1"/>
      <w:marLeft w:val="0"/>
      <w:marRight w:val="0"/>
      <w:marTop w:val="0"/>
      <w:marBottom w:val="0"/>
      <w:divBdr>
        <w:top w:val="none" w:sz="0" w:space="0" w:color="auto"/>
        <w:left w:val="none" w:sz="0" w:space="0" w:color="auto"/>
        <w:bottom w:val="none" w:sz="0" w:space="0" w:color="auto"/>
        <w:right w:val="none" w:sz="0" w:space="0" w:color="auto"/>
      </w:divBdr>
      <w:divsChild>
        <w:div w:id="1376782576">
          <w:marLeft w:val="640"/>
          <w:marRight w:val="0"/>
          <w:marTop w:val="0"/>
          <w:marBottom w:val="0"/>
          <w:divBdr>
            <w:top w:val="none" w:sz="0" w:space="0" w:color="auto"/>
            <w:left w:val="none" w:sz="0" w:space="0" w:color="auto"/>
            <w:bottom w:val="none" w:sz="0" w:space="0" w:color="auto"/>
            <w:right w:val="none" w:sz="0" w:space="0" w:color="auto"/>
          </w:divBdr>
        </w:div>
        <w:div w:id="1827433284">
          <w:marLeft w:val="640"/>
          <w:marRight w:val="0"/>
          <w:marTop w:val="0"/>
          <w:marBottom w:val="0"/>
          <w:divBdr>
            <w:top w:val="none" w:sz="0" w:space="0" w:color="auto"/>
            <w:left w:val="none" w:sz="0" w:space="0" w:color="auto"/>
            <w:bottom w:val="none" w:sz="0" w:space="0" w:color="auto"/>
            <w:right w:val="none" w:sz="0" w:space="0" w:color="auto"/>
          </w:divBdr>
        </w:div>
        <w:div w:id="1170826636">
          <w:marLeft w:val="640"/>
          <w:marRight w:val="0"/>
          <w:marTop w:val="0"/>
          <w:marBottom w:val="0"/>
          <w:divBdr>
            <w:top w:val="none" w:sz="0" w:space="0" w:color="auto"/>
            <w:left w:val="none" w:sz="0" w:space="0" w:color="auto"/>
            <w:bottom w:val="none" w:sz="0" w:space="0" w:color="auto"/>
            <w:right w:val="none" w:sz="0" w:space="0" w:color="auto"/>
          </w:divBdr>
        </w:div>
        <w:div w:id="1694379484">
          <w:marLeft w:val="640"/>
          <w:marRight w:val="0"/>
          <w:marTop w:val="0"/>
          <w:marBottom w:val="0"/>
          <w:divBdr>
            <w:top w:val="none" w:sz="0" w:space="0" w:color="auto"/>
            <w:left w:val="none" w:sz="0" w:space="0" w:color="auto"/>
            <w:bottom w:val="none" w:sz="0" w:space="0" w:color="auto"/>
            <w:right w:val="none" w:sz="0" w:space="0" w:color="auto"/>
          </w:divBdr>
        </w:div>
        <w:div w:id="1814176299">
          <w:marLeft w:val="640"/>
          <w:marRight w:val="0"/>
          <w:marTop w:val="0"/>
          <w:marBottom w:val="0"/>
          <w:divBdr>
            <w:top w:val="none" w:sz="0" w:space="0" w:color="auto"/>
            <w:left w:val="none" w:sz="0" w:space="0" w:color="auto"/>
            <w:bottom w:val="none" w:sz="0" w:space="0" w:color="auto"/>
            <w:right w:val="none" w:sz="0" w:space="0" w:color="auto"/>
          </w:divBdr>
        </w:div>
        <w:div w:id="1521777371">
          <w:marLeft w:val="640"/>
          <w:marRight w:val="0"/>
          <w:marTop w:val="0"/>
          <w:marBottom w:val="0"/>
          <w:divBdr>
            <w:top w:val="none" w:sz="0" w:space="0" w:color="auto"/>
            <w:left w:val="none" w:sz="0" w:space="0" w:color="auto"/>
            <w:bottom w:val="none" w:sz="0" w:space="0" w:color="auto"/>
            <w:right w:val="none" w:sz="0" w:space="0" w:color="auto"/>
          </w:divBdr>
        </w:div>
        <w:div w:id="1342776053">
          <w:marLeft w:val="640"/>
          <w:marRight w:val="0"/>
          <w:marTop w:val="0"/>
          <w:marBottom w:val="0"/>
          <w:divBdr>
            <w:top w:val="none" w:sz="0" w:space="0" w:color="auto"/>
            <w:left w:val="none" w:sz="0" w:space="0" w:color="auto"/>
            <w:bottom w:val="none" w:sz="0" w:space="0" w:color="auto"/>
            <w:right w:val="none" w:sz="0" w:space="0" w:color="auto"/>
          </w:divBdr>
        </w:div>
        <w:div w:id="783959101">
          <w:marLeft w:val="640"/>
          <w:marRight w:val="0"/>
          <w:marTop w:val="0"/>
          <w:marBottom w:val="0"/>
          <w:divBdr>
            <w:top w:val="none" w:sz="0" w:space="0" w:color="auto"/>
            <w:left w:val="none" w:sz="0" w:space="0" w:color="auto"/>
            <w:bottom w:val="none" w:sz="0" w:space="0" w:color="auto"/>
            <w:right w:val="none" w:sz="0" w:space="0" w:color="auto"/>
          </w:divBdr>
        </w:div>
        <w:div w:id="1787701716">
          <w:marLeft w:val="640"/>
          <w:marRight w:val="0"/>
          <w:marTop w:val="0"/>
          <w:marBottom w:val="0"/>
          <w:divBdr>
            <w:top w:val="none" w:sz="0" w:space="0" w:color="auto"/>
            <w:left w:val="none" w:sz="0" w:space="0" w:color="auto"/>
            <w:bottom w:val="none" w:sz="0" w:space="0" w:color="auto"/>
            <w:right w:val="none" w:sz="0" w:space="0" w:color="auto"/>
          </w:divBdr>
        </w:div>
        <w:div w:id="953098957">
          <w:marLeft w:val="640"/>
          <w:marRight w:val="0"/>
          <w:marTop w:val="0"/>
          <w:marBottom w:val="0"/>
          <w:divBdr>
            <w:top w:val="none" w:sz="0" w:space="0" w:color="auto"/>
            <w:left w:val="none" w:sz="0" w:space="0" w:color="auto"/>
            <w:bottom w:val="none" w:sz="0" w:space="0" w:color="auto"/>
            <w:right w:val="none" w:sz="0" w:space="0" w:color="auto"/>
          </w:divBdr>
        </w:div>
        <w:div w:id="761680942">
          <w:marLeft w:val="640"/>
          <w:marRight w:val="0"/>
          <w:marTop w:val="0"/>
          <w:marBottom w:val="0"/>
          <w:divBdr>
            <w:top w:val="none" w:sz="0" w:space="0" w:color="auto"/>
            <w:left w:val="none" w:sz="0" w:space="0" w:color="auto"/>
            <w:bottom w:val="none" w:sz="0" w:space="0" w:color="auto"/>
            <w:right w:val="none" w:sz="0" w:space="0" w:color="auto"/>
          </w:divBdr>
        </w:div>
        <w:div w:id="2005625874">
          <w:marLeft w:val="640"/>
          <w:marRight w:val="0"/>
          <w:marTop w:val="0"/>
          <w:marBottom w:val="0"/>
          <w:divBdr>
            <w:top w:val="none" w:sz="0" w:space="0" w:color="auto"/>
            <w:left w:val="none" w:sz="0" w:space="0" w:color="auto"/>
            <w:bottom w:val="none" w:sz="0" w:space="0" w:color="auto"/>
            <w:right w:val="none" w:sz="0" w:space="0" w:color="auto"/>
          </w:divBdr>
        </w:div>
        <w:div w:id="291710060">
          <w:marLeft w:val="640"/>
          <w:marRight w:val="0"/>
          <w:marTop w:val="0"/>
          <w:marBottom w:val="0"/>
          <w:divBdr>
            <w:top w:val="none" w:sz="0" w:space="0" w:color="auto"/>
            <w:left w:val="none" w:sz="0" w:space="0" w:color="auto"/>
            <w:bottom w:val="none" w:sz="0" w:space="0" w:color="auto"/>
            <w:right w:val="none" w:sz="0" w:space="0" w:color="auto"/>
          </w:divBdr>
        </w:div>
        <w:div w:id="1252540831">
          <w:marLeft w:val="640"/>
          <w:marRight w:val="0"/>
          <w:marTop w:val="0"/>
          <w:marBottom w:val="0"/>
          <w:divBdr>
            <w:top w:val="none" w:sz="0" w:space="0" w:color="auto"/>
            <w:left w:val="none" w:sz="0" w:space="0" w:color="auto"/>
            <w:bottom w:val="none" w:sz="0" w:space="0" w:color="auto"/>
            <w:right w:val="none" w:sz="0" w:space="0" w:color="auto"/>
          </w:divBdr>
        </w:div>
        <w:div w:id="233778018">
          <w:marLeft w:val="640"/>
          <w:marRight w:val="0"/>
          <w:marTop w:val="0"/>
          <w:marBottom w:val="0"/>
          <w:divBdr>
            <w:top w:val="none" w:sz="0" w:space="0" w:color="auto"/>
            <w:left w:val="none" w:sz="0" w:space="0" w:color="auto"/>
            <w:bottom w:val="none" w:sz="0" w:space="0" w:color="auto"/>
            <w:right w:val="none" w:sz="0" w:space="0" w:color="auto"/>
          </w:divBdr>
        </w:div>
        <w:div w:id="1920283219">
          <w:marLeft w:val="640"/>
          <w:marRight w:val="0"/>
          <w:marTop w:val="0"/>
          <w:marBottom w:val="0"/>
          <w:divBdr>
            <w:top w:val="none" w:sz="0" w:space="0" w:color="auto"/>
            <w:left w:val="none" w:sz="0" w:space="0" w:color="auto"/>
            <w:bottom w:val="none" w:sz="0" w:space="0" w:color="auto"/>
            <w:right w:val="none" w:sz="0" w:space="0" w:color="auto"/>
          </w:divBdr>
        </w:div>
        <w:div w:id="532306880">
          <w:marLeft w:val="640"/>
          <w:marRight w:val="0"/>
          <w:marTop w:val="0"/>
          <w:marBottom w:val="0"/>
          <w:divBdr>
            <w:top w:val="none" w:sz="0" w:space="0" w:color="auto"/>
            <w:left w:val="none" w:sz="0" w:space="0" w:color="auto"/>
            <w:bottom w:val="none" w:sz="0" w:space="0" w:color="auto"/>
            <w:right w:val="none" w:sz="0" w:space="0" w:color="auto"/>
          </w:divBdr>
        </w:div>
        <w:div w:id="2055543501">
          <w:marLeft w:val="640"/>
          <w:marRight w:val="0"/>
          <w:marTop w:val="0"/>
          <w:marBottom w:val="0"/>
          <w:divBdr>
            <w:top w:val="none" w:sz="0" w:space="0" w:color="auto"/>
            <w:left w:val="none" w:sz="0" w:space="0" w:color="auto"/>
            <w:bottom w:val="none" w:sz="0" w:space="0" w:color="auto"/>
            <w:right w:val="none" w:sz="0" w:space="0" w:color="auto"/>
          </w:divBdr>
        </w:div>
        <w:div w:id="1087731404">
          <w:marLeft w:val="640"/>
          <w:marRight w:val="0"/>
          <w:marTop w:val="0"/>
          <w:marBottom w:val="0"/>
          <w:divBdr>
            <w:top w:val="none" w:sz="0" w:space="0" w:color="auto"/>
            <w:left w:val="none" w:sz="0" w:space="0" w:color="auto"/>
            <w:bottom w:val="none" w:sz="0" w:space="0" w:color="auto"/>
            <w:right w:val="none" w:sz="0" w:space="0" w:color="auto"/>
          </w:divBdr>
        </w:div>
        <w:div w:id="417093710">
          <w:marLeft w:val="640"/>
          <w:marRight w:val="0"/>
          <w:marTop w:val="0"/>
          <w:marBottom w:val="0"/>
          <w:divBdr>
            <w:top w:val="none" w:sz="0" w:space="0" w:color="auto"/>
            <w:left w:val="none" w:sz="0" w:space="0" w:color="auto"/>
            <w:bottom w:val="none" w:sz="0" w:space="0" w:color="auto"/>
            <w:right w:val="none" w:sz="0" w:space="0" w:color="auto"/>
          </w:divBdr>
        </w:div>
        <w:div w:id="936056672">
          <w:marLeft w:val="640"/>
          <w:marRight w:val="0"/>
          <w:marTop w:val="0"/>
          <w:marBottom w:val="0"/>
          <w:divBdr>
            <w:top w:val="none" w:sz="0" w:space="0" w:color="auto"/>
            <w:left w:val="none" w:sz="0" w:space="0" w:color="auto"/>
            <w:bottom w:val="none" w:sz="0" w:space="0" w:color="auto"/>
            <w:right w:val="none" w:sz="0" w:space="0" w:color="auto"/>
          </w:divBdr>
        </w:div>
        <w:div w:id="1022829382">
          <w:marLeft w:val="640"/>
          <w:marRight w:val="0"/>
          <w:marTop w:val="0"/>
          <w:marBottom w:val="0"/>
          <w:divBdr>
            <w:top w:val="none" w:sz="0" w:space="0" w:color="auto"/>
            <w:left w:val="none" w:sz="0" w:space="0" w:color="auto"/>
            <w:bottom w:val="none" w:sz="0" w:space="0" w:color="auto"/>
            <w:right w:val="none" w:sz="0" w:space="0" w:color="auto"/>
          </w:divBdr>
        </w:div>
        <w:div w:id="928467464">
          <w:marLeft w:val="640"/>
          <w:marRight w:val="0"/>
          <w:marTop w:val="0"/>
          <w:marBottom w:val="0"/>
          <w:divBdr>
            <w:top w:val="none" w:sz="0" w:space="0" w:color="auto"/>
            <w:left w:val="none" w:sz="0" w:space="0" w:color="auto"/>
            <w:bottom w:val="none" w:sz="0" w:space="0" w:color="auto"/>
            <w:right w:val="none" w:sz="0" w:space="0" w:color="auto"/>
          </w:divBdr>
        </w:div>
        <w:div w:id="632371161">
          <w:marLeft w:val="640"/>
          <w:marRight w:val="0"/>
          <w:marTop w:val="0"/>
          <w:marBottom w:val="0"/>
          <w:divBdr>
            <w:top w:val="none" w:sz="0" w:space="0" w:color="auto"/>
            <w:left w:val="none" w:sz="0" w:space="0" w:color="auto"/>
            <w:bottom w:val="none" w:sz="0" w:space="0" w:color="auto"/>
            <w:right w:val="none" w:sz="0" w:space="0" w:color="auto"/>
          </w:divBdr>
        </w:div>
        <w:div w:id="429475713">
          <w:marLeft w:val="640"/>
          <w:marRight w:val="0"/>
          <w:marTop w:val="0"/>
          <w:marBottom w:val="0"/>
          <w:divBdr>
            <w:top w:val="none" w:sz="0" w:space="0" w:color="auto"/>
            <w:left w:val="none" w:sz="0" w:space="0" w:color="auto"/>
            <w:bottom w:val="none" w:sz="0" w:space="0" w:color="auto"/>
            <w:right w:val="none" w:sz="0" w:space="0" w:color="auto"/>
          </w:divBdr>
        </w:div>
        <w:div w:id="1282148376">
          <w:marLeft w:val="640"/>
          <w:marRight w:val="0"/>
          <w:marTop w:val="0"/>
          <w:marBottom w:val="0"/>
          <w:divBdr>
            <w:top w:val="none" w:sz="0" w:space="0" w:color="auto"/>
            <w:left w:val="none" w:sz="0" w:space="0" w:color="auto"/>
            <w:bottom w:val="none" w:sz="0" w:space="0" w:color="auto"/>
            <w:right w:val="none" w:sz="0" w:space="0" w:color="auto"/>
          </w:divBdr>
        </w:div>
        <w:div w:id="340930775">
          <w:marLeft w:val="640"/>
          <w:marRight w:val="0"/>
          <w:marTop w:val="0"/>
          <w:marBottom w:val="0"/>
          <w:divBdr>
            <w:top w:val="none" w:sz="0" w:space="0" w:color="auto"/>
            <w:left w:val="none" w:sz="0" w:space="0" w:color="auto"/>
            <w:bottom w:val="none" w:sz="0" w:space="0" w:color="auto"/>
            <w:right w:val="none" w:sz="0" w:space="0" w:color="auto"/>
          </w:divBdr>
        </w:div>
        <w:div w:id="1191648461">
          <w:marLeft w:val="640"/>
          <w:marRight w:val="0"/>
          <w:marTop w:val="0"/>
          <w:marBottom w:val="0"/>
          <w:divBdr>
            <w:top w:val="none" w:sz="0" w:space="0" w:color="auto"/>
            <w:left w:val="none" w:sz="0" w:space="0" w:color="auto"/>
            <w:bottom w:val="none" w:sz="0" w:space="0" w:color="auto"/>
            <w:right w:val="none" w:sz="0" w:space="0" w:color="auto"/>
          </w:divBdr>
        </w:div>
        <w:div w:id="1738898366">
          <w:marLeft w:val="640"/>
          <w:marRight w:val="0"/>
          <w:marTop w:val="0"/>
          <w:marBottom w:val="0"/>
          <w:divBdr>
            <w:top w:val="none" w:sz="0" w:space="0" w:color="auto"/>
            <w:left w:val="none" w:sz="0" w:space="0" w:color="auto"/>
            <w:bottom w:val="none" w:sz="0" w:space="0" w:color="auto"/>
            <w:right w:val="none" w:sz="0" w:space="0" w:color="auto"/>
          </w:divBdr>
        </w:div>
        <w:div w:id="1645891561">
          <w:marLeft w:val="640"/>
          <w:marRight w:val="0"/>
          <w:marTop w:val="0"/>
          <w:marBottom w:val="0"/>
          <w:divBdr>
            <w:top w:val="none" w:sz="0" w:space="0" w:color="auto"/>
            <w:left w:val="none" w:sz="0" w:space="0" w:color="auto"/>
            <w:bottom w:val="none" w:sz="0" w:space="0" w:color="auto"/>
            <w:right w:val="none" w:sz="0" w:space="0" w:color="auto"/>
          </w:divBdr>
        </w:div>
        <w:div w:id="1114910061">
          <w:marLeft w:val="640"/>
          <w:marRight w:val="0"/>
          <w:marTop w:val="0"/>
          <w:marBottom w:val="0"/>
          <w:divBdr>
            <w:top w:val="none" w:sz="0" w:space="0" w:color="auto"/>
            <w:left w:val="none" w:sz="0" w:space="0" w:color="auto"/>
            <w:bottom w:val="none" w:sz="0" w:space="0" w:color="auto"/>
            <w:right w:val="none" w:sz="0" w:space="0" w:color="auto"/>
          </w:divBdr>
        </w:div>
        <w:div w:id="1082138332">
          <w:marLeft w:val="640"/>
          <w:marRight w:val="0"/>
          <w:marTop w:val="0"/>
          <w:marBottom w:val="0"/>
          <w:divBdr>
            <w:top w:val="none" w:sz="0" w:space="0" w:color="auto"/>
            <w:left w:val="none" w:sz="0" w:space="0" w:color="auto"/>
            <w:bottom w:val="none" w:sz="0" w:space="0" w:color="auto"/>
            <w:right w:val="none" w:sz="0" w:space="0" w:color="auto"/>
          </w:divBdr>
        </w:div>
        <w:div w:id="1907377855">
          <w:marLeft w:val="640"/>
          <w:marRight w:val="0"/>
          <w:marTop w:val="0"/>
          <w:marBottom w:val="0"/>
          <w:divBdr>
            <w:top w:val="none" w:sz="0" w:space="0" w:color="auto"/>
            <w:left w:val="none" w:sz="0" w:space="0" w:color="auto"/>
            <w:bottom w:val="none" w:sz="0" w:space="0" w:color="auto"/>
            <w:right w:val="none" w:sz="0" w:space="0" w:color="auto"/>
          </w:divBdr>
        </w:div>
        <w:div w:id="932976368">
          <w:marLeft w:val="640"/>
          <w:marRight w:val="0"/>
          <w:marTop w:val="0"/>
          <w:marBottom w:val="0"/>
          <w:divBdr>
            <w:top w:val="none" w:sz="0" w:space="0" w:color="auto"/>
            <w:left w:val="none" w:sz="0" w:space="0" w:color="auto"/>
            <w:bottom w:val="none" w:sz="0" w:space="0" w:color="auto"/>
            <w:right w:val="none" w:sz="0" w:space="0" w:color="auto"/>
          </w:divBdr>
        </w:div>
        <w:div w:id="45690221">
          <w:marLeft w:val="640"/>
          <w:marRight w:val="0"/>
          <w:marTop w:val="0"/>
          <w:marBottom w:val="0"/>
          <w:divBdr>
            <w:top w:val="none" w:sz="0" w:space="0" w:color="auto"/>
            <w:left w:val="none" w:sz="0" w:space="0" w:color="auto"/>
            <w:bottom w:val="none" w:sz="0" w:space="0" w:color="auto"/>
            <w:right w:val="none" w:sz="0" w:space="0" w:color="auto"/>
          </w:divBdr>
        </w:div>
        <w:div w:id="1334917341">
          <w:marLeft w:val="640"/>
          <w:marRight w:val="0"/>
          <w:marTop w:val="0"/>
          <w:marBottom w:val="0"/>
          <w:divBdr>
            <w:top w:val="none" w:sz="0" w:space="0" w:color="auto"/>
            <w:left w:val="none" w:sz="0" w:space="0" w:color="auto"/>
            <w:bottom w:val="none" w:sz="0" w:space="0" w:color="auto"/>
            <w:right w:val="none" w:sz="0" w:space="0" w:color="auto"/>
          </w:divBdr>
        </w:div>
        <w:div w:id="550919941">
          <w:marLeft w:val="640"/>
          <w:marRight w:val="0"/>
          <w:marTop w:val="0"/>
          <w:marBottom w:val="0"/>
          <w:divBdr>
            <w:top w:val="none" w:sz="0" w:space="0" w:color="auto"/>
            <w:left w:val="none" w:sz="0" w:space="0" w:color="auto"/>
            <w:bottom w:val="none" w:sz="0" w:space="0" w:color="auto"/>
            <w:right w:val="none" w:sz="0" w:space="0" w:color="auto"/>
          </w:divBdr>
        </w:div>
        <w:div w:id="2004895322">
          <w:marLeft w:val="640"/>
          <w:marRight w:val="0"/>
          <w:marTop w:val="0"/>
          <w:marBottom w:val="0"/>
          <w:divBdr>
            <w:top w:val="none" w:sz="0" w:space="0" w:color="auto"/>
            <w:left w:val="none" w:sz="0" w:space="0" w:color="auto"/>
            <w:bottom w:val="none" w:sz="0" w:space="0" w:color="auto"/>
            <w:right w:val="none" w:sz="0" w:space="0" w:color="auto"/>
          </w:divBdr>
        </w:div>
        <w:div w:id="126092966">
          <w:marLeft w:val="640"/>
          <w:marRight w:val="0"/>
          <w:marTop w:val="0"/>
          <w:marBottom w:val="0"/>
          <w:divBdr>
            <w:top w:val="none" w:sz="0" w:space="0" w:color="auto"/>
            <w:left w:val="none" w:sz="0" w:space="0" w:color="auto"/>
            <w:bottom w:val="none" w:sz="0" w:space="0" w:color="auto"/>
            <w:right w:val="none" w:sz="0" w:space="0" w:color="auto"/>
          </w:divBdr>
        </w:div>
        <w:div w:id="454564052">
          <w:marLeft w:val="640"/>
          <w:marRight w:val="0"/>
          <w:marTop w:val="0"/>
          <w:marBottom w:val="0"/>
          <w:divBdr>
            <w:top w:val="none" w:sz="0" w:space="0" w:color="auto"/>
            <w:left w:val="none" w:sz="0" w:space="0" w:color="auto"/>
            <w:bottom w:val="none" w:sz="0" w:space="0" w:color="auto"/>
            <w:right w:val="none" w:sz="0" w:space="0" w:color="auto"/>
          </w:divBdr>
        </w:div>
        <w:div w:id="390463504">
          <w:marLeft w:val="640"/>
          <w:marRight w:val="0"/>
          <w:marTop w:val="0"/>
          <w:marBottom w:val="0"/>
          <w:divBdr>
            <w:top w:val="none" w:sz="0" w:space="0" w:color="auto"/>
            <w:left w:val="none" w:sz="0" w:space="0" w:color="auto"/>
            <w:bottom w:val="none" w:sz="0" w:space="0" w:color="auto"/>
            <w:right w:val="none" w:sz="0" w:space="0" w:color="auto"/>
          </w:divBdr>
        </w:div>
        <w:div w:id="2112893547">
          <w:marLeft w:val="640"/>
          <w:marRight w:val="0"/>
          <w:marTop w:val="0"/>
          <w:marBottom w:val="0"/>
          <w:divBdr>
            <w:top w:val="none" w:sz="0" w:space="0" w:color="auto"/>
            <w:left w:val="none" w:sz="0" w:space="0" w:color="auto"/>
            <w:bottom w:val="none" w:sz="0" w:space="0" w:color="auto"/>
            <w:right w:val="none" w:sz="0" w:space="0" w:color="auto"/>
          </w:divBdr>
        </w:div>
        <w:div w:id="1404329185">
          <w:marLeft w:val="640"/>
          <w:marRight w:val="0"/>
          <w:marTop w:val="0"/>
          <w:marBottom w:val="0"/>
          <w:divBdr>
            <w:top w:val="none" w:sz="0" w:space="0" w:color="auto"/>
            <w:left w:val="none" w:sz="0" w:space="0" w:color="auto"/>
            <w:bottom w:val="none" w:sz="0" w:space="0" w:color="auto"/>
            <w:right w:val="none" w:sz="0" w:space="0" w:color="auto"/>
          </w:divBdr>
        </w:div>
        <w:div w:id="1462268616">
          <w:marLeft w:val="640"/>
          <w:marRight w:val="0"/>
          <w:marTop w:val="0"/>
          <w:marBottom w:val="0"/>
          <w:divBdr>
            <w:top w:val="none" w:sz="0" w:space="0" w:color="auto"/>
            <w:left w:val="none" w:sz="0" w:space="0" w:color="auto"/>
            <w:bottom w:val="none" w:sz="0" w:space="0" w:color="auto"/>
            <w:right w:val="none" w:sz="0" w:space="0" w:color="auto"/>
          </w:divBdr>
        </w:div>
        <w:div w:id="480001471">
          <w:marLeft w:val="640"/>
          <w:marRight w:val="0"/>
          <w:marTop w:val="0"/>
          <w:marBottom w:val="0"/>
          <w:divBdr>
            <w:top w:val="none" w:sz="0" w:space="0" w:color="auto"/>
            <w:left w:val="none" w:sz="0" w:space="0" w:color="auto"/>
            <w:bottom w:val="none" w:sz="0" w:space="0" w:color="auto"/>
            <w:right w:val="none" w:sz="0" w:space="0" w:color="auto"/>
          </w:divBdr>
        </w:div>
        <w:div w:id="1522427492">
          <w:marLeft w:val="640"/>
          <w:marRight w:val="0"/>
          <w:marTop w:val="0"/>
          <w:marBottom w:val="0"/>
          <w:divBdr>
            <w:top w:val="none" w:sz="0" w:space="0" w:color="auto"/>
            <w:left w:val="none" w:sz="0" w:space="0" w:color="auto"/>
            <w:bottom w:val="none" w:sz="0" w:space="0" w:color="auto"/>
            <w:right w:val="none" w:sz="0" w:space="0" w:color="auto"/>
          </w:divBdr>
        </w:div>
        <w:div w:id="530262562">
          <w:marLeft w:val="640"/>
          <w:marRight w:val="0"/>
          <w:marTop w:val="0"/>
          <w:marBottom w:val="0"/>
          <w:divBdr>
            <w:top w:val="none" w:sz="0" w:space="0" w:color="auto"/>
            <w:left w:val="none" w:sz="0" w:space="0" w:color="auto"/>
            <w:bottom w:val="none" w:sz="0" w:space="0" w:color="auto"/>
            <w:right w:val="none" w:sz="0" w:space="0" w:color="auto"/>
          </w:divBdr>
        </w:div>
        <w:div w:id="2104300072">
          <w:marLeft w:val="640"/>
          <w:marRight w:val="0"/>
          <w:marTop w:val="0"/>
          <w:marBottom w:val="0"/>
          <w:divBdr>
            <w:top w:val="none" w:sz="0" w:space="0" w:color="auto"/>
            <w:left w:val="none" w:sz="0" w:space="0" w:color="auto"/>
            <w:bottom w:val="none" w:sz="0" w:space="0" w:color="auto"/>
            <w:right w:val="none" w:sz="0" w:space="0" w:color="auto"/>
          </w:divBdr>
        </w:div>
        <w:div w:id="597713840">
          <w:marLeft w:val="640"/>
          <w:marRight w:val="0"/>
          <w:marTop w:val="0"/>
          <w:marBottom w:val="0"/>
          <w:divBdr>
            <w:top w:val="none" w:sz="0" w:space="0" w:color="auto"/>
            <w:left w:val="none" w:sz="0" w:space="0" w:color="auto"/>
            <w:bottom w:val="none" w:sz="0" w:space="0" w:color="auto"/>
            <w:right w:val="none" w:sz="0" w:space="0" w:color="auto"/>
          </w:divBdr>
        </w:div>
        <w:div w:id="2117676001">
          <w:marLeft w:val="640"/>
          <w:marRight w:val="0"/>
          <w:marTop w:val="0"/>
          <w:marBottom w:val="0"/>
          <w:divBdr>
            <w:top w:val="none" w:sz="0" w:space="0" w:color="auto"/>
            <w:left w:val="none" w:sz="0" w:space="0" w:color="auto"/>
            <w:bottom w:val="none" w:sz="0" w:space="0" w:color="auto"/>
            <w:right w:val="none" w:sz="0" w:space="0" w:color="auto"/>
          </w:divBdr>
        </w:div>
        <w:div w:id="1529760238">
          <w:marLeft w:val="640"/>
          <w:marRight w:val="0"/>
          <w:marTop w:val="0"/>
          <w:marBottom w:val="0"/>
          <w:divBdr>
            <w:top w:val="none" w:sz="0" w:space="0" w:color="auto"/>
            <w:left w:val="none" w:sz="0" w:space="0" w:color="auto"/>
            <w:bottom w:val="none" w:sz="0" w:space="0" w:color="auto"/>
            <w:right w:val="none" w:sz="0" w:space="0" w:color="auto"/>
          </w:divBdr>
        </w:div>
        <w:div w:id="1257599015">
          <w:marLeft w:val="640"/>
          <w:marRight w:val="0"/>
          <w:marTop w:val="0"/>
          <w:marBottom w:val="0"/>
          <w:divBdr>
            <w:top w:val="none" w:sz="0" w:space="0" w:color="auto"/>
            <w:left w:val="none" w:sz="0" w:space="0" w:color="auto"/>
            <w:bottom w:val="none" w:sz="0" w:space="0" w:color="auto"/>
            <w:right w:val="none" w:sz="0" w:space="0" w:color="auto"/>
          </w:divBdr>
        </w:div>
        <w:div w:id="523637166">
          <w:marLeft w:val="640"/>
          <w:marRight w:val="0"/>
          <w:marTop w:val="0"/>
          <w:marBottom w:val="0"/>
          <w:divBdr>
            <w:top w:val="none" w:sz="0" w:space="0" w:color="auto"/>
            <w:left w:val="none" w:sz="0" w:space="0" w:color="auto"/>
            <w:bottom w:val="none" w:sz="0" w:space="0" w:color="auto"/>
            <w:right w:val="none" w:sz="0" w:space="0" w:color="auto"/>
          </w:divBdr>
        </w:div>
        <w:div w:id="1353530717">
          <w:marLeft w:val="640"/>
          <w:marRight w:val="0"/>
          <w:marTop w:val="0"/>
          <w:marBottom w:val="0"/>
          <w:divBdr>
            <w:top w:val="none" w:sz="0" w:space="0" w:color="auto"/>
            <w:left w:val="none" w:sz="0" w:space="0" w:color="auto"/>
            <w:bottom w:val="none" w:sz="0" w:space="0" w:color="auto"/>
            <w:right w:val="none" w:sz="0" w:space="0" w:color="auto"/>
          </w:divBdr>
        </w:div>
        <w:div w:id="869345146">
          <w:marLeft w:val="640"/>
          <w:marRight w:val="0"/>
          <w:marTop w:val="0"/>
          <w:marBottom w:val="0"/>
          <w:divBdr>
            <w:top w:val="none" w:sz="0" w:space="0" w:color="auto"/>
            <w:left w:val="none" w:sz="0" w:space="0" w:color="auto"/>
            <w:bottom w:val="none" w:sz="0" w:space="0" w:color="auto"/>
            <w:right w:val="none" w:sz="0" w:space="0" w:color="auto"/>
          </w:divBdr>
        </w:div>
        <w:div w:id="434642288">
          <w:marLeft w:val="640"/>
          <w:marRight w:val="0"/>
          <w:marTop w:val="0"/>
          <w:marBottom w:val="0"/>
          <w:divBdr>
            <w:top w:val="none" w:sz="0" w:space="0" w:color="auto"/>
            <w:left w:val="none" w:sz="0" w:space="0" w:color="auto"/>
            <w:bottom w:val="none" w:sz="0" w:space="0" w:color="auto"/>
            <w:right w:val="none" w:sz="0" w:space="0" w:color="auto"/>
          </w:divBdr>
        </w:div>
        <w:div w:id="1839923492">
          <w:marLeft w:val="640"/>
          <w:marRight w:val="0"/>
          <w:marTop w:val="0"/>
          <w:marBottom w:val="0"/>
          <w:divBdr>
            <w:top w:val="none" w:sz="0" w:space="0" w:color="auto"/>
            <w:left w:val="none" w:sz="0" w:space="0" w:color="auto"/>
            <w:bottom w:val="none" w:sz="0" w:space="0" w:color="auto"/>
            <w:right w:val="none" w:sz="0" w:space="0" w:color="auto"/>
          </w:divBdr>
        </w:div>
        <w:div w:id="1355039801">
          <w:marLeft w:val="640"/>
          <w:marRight w:val="0"/>
          <w:marTop w:val="0"/>
          <w:marBottom w:val="0"/>
          <w:divBdr>
            <w:top w:val="none" w:sz="0" w:space="0" w:color="auto"/>
            <w:left w:val="none" w:sz="0" w:space="0" w:color="auto"/>
            <w:bottom w:val="none" w:sz="0" w:space="0" w:color="auto"/>
            <w:right w:val="none" w:sz="0" w:space="0" w:color="auto"/>
          </w:divBdr>
        </w:div>
        <w:div w:id="1685982075">
          <w:marLeft w:val="640"/>
          <w:marRight w:val="0"/>
          <w:marTop w:val="0"/>
          <w:marBottom w:val="0"/>
          <w:divBdr>
            <w:top w:val="none" w:sz="0" w:space="0" w:color="auto"/>
            <w:left w:val="none" w:sz="0" w:space="0" w:color="auto"/>
            <w:bottom w:val="none" w:sz="0" w:space="0" w:color="auto"/>
            <w:right w:val="none" w:sz="0" w:space="0" w:color="auto"/>
          </w:divBdr>
        </w:div>
        <w:div w:id="187565750">
          <w:marLeft w:val="640"/>
          <w:marRight w:val="0"/>
          <w:marTop w:val="0"/>
          <w:marBottom w:val="0"/>
          <w:divBdr>
            <w:top w:val="none" w:sz="0" w:space="0" w:color="auto"/>
            <w:left w:val="none" w:sz="0" w:space="0" w:color="auto"/>
            <w:bottom w:val="none" w:sz="0" w:space="0" w:color="auto"/>
            <w:right w:val="none" w:sz="0" w:space="0" w:color="auto"/>
          </w:divBdr>
        </w:div>
        <w:div w:id="33819994">
          <w:marLeft w:val="640"/>
          <w:marRight w:val="0"/>
          <w:marTop w:val="0"/>
          <w:marBottom w:val="0"/>
          <w:divBdr>
            <w:top w:val="none" w:sz="0" w:space="0" w:color="auto"/>
            <w:left w:val="none" w:sz="0" w:space="0" w:color="auto"/>
            <w:bottom w:val="none" w:sz="0" w:space="0" w:color="auto"/>
            <w:right w:val="none" w:sz="0" w:space="0" w:color="auto"/>
          </w:divBdr>
        </w:div>
        <w:div w:id="888951545">
          <w:marLeft w:val="640"/>
          <w:marRight w:val="0"/>
          <w:marTop w:val="0"/>
          <w:marBottom w:val="0"/>
          <w:divBdr>
            <w:top w:val="none" w:sz="0" w:space="0" w:color="auto"/>
            <w:left w:val="none" w:sz="0" w:space="0" w:color="auto"/>
            <w:bottom w:val="none" w:sz="0" w:space="0" w:color="auto"/>
            <w:right w:val="none" w:sz="0" w:space="0" w:color="auto"/>
          </w:divBdr>
        </w:div>
        <w:div w:id="891044682">
          <w:marLeft w:val="640"/>
          <w:marRight w:val="0"/>
          <w:marTop w:val="0"/>
          <w:marBottom w:val="0"/>
          <w:divBdr>
            <w:top w:val="none" w:sz="0" w:space="0" w:color="auto"/>
            <w:left w:val="none" w:sz="0" w:space="0" w:color="auto"/>
            <w:bottom w:val="none" w:sz="0" w:space="0" w:color="auto"/>
            <w:right w:val="none" w:sz="0" w:space="0" w:color="auto"/>
          </w:divBdr>
        </w:div>
        <w:div w:id="1992831312">
          <w:marLeft w:val="640"/>
          <w:marRight w:val="0"/>
          <w:marTop w:val="0"/>
          <w:marBottom w:val="0"/>
          <w:divBdr>
            <w:top w:val="none" w:sz="0" w:space="0" w:color="auto"/>
            <w:left w:val="none" w:sz="0" w:space="0" w:color="auto"/>
            <w:bottom w:val="none" w:sz="0" w:space="0" w:color="auto"/>
            <w:right w:val="none" w:sz="0" w:space="0" w:color="auto"/>
          </w:divBdr>
        </w:div>
        <w:div w:id="1343388776">
          <w:marLeft w:val="640"/>
          <w:marRight w:val="0"/>
          <w:marTop w:val="0"/>
          <w:marBottom w:val="0"/>
          <w:divBdr>
            <w:top w:val="none" w:sz="0" w:space="0" w:color="auto"/>
            <w:left w:val="none" w:sz="0" w:space="0" w:color="auto"/>
            <w:bottom w:val="none" w:sz="0" w:space="0" w:color="auto"/>
            <w:right w:val="none" w:sz="0" w:space="0" w:color="auto"/>
          </w:divBdr>
        </w:div>
        <w:div w:id="1447311467">
          <w:marLeft w:val="640"/>
          <w:marRight w:val="0"/>
          <w:marTop w:val="0"/>
          <w:marBottom w:val="0"/>
          <w:divBdr>
            <w:top w:val="none" w:sz="0" w:space="0" w:color="auto"/>
            <w:left w:val="none" w:sz="0" w:space="0" w:color="auto"/>
            <w:bottom w:val="none" w:sz="0" w:space="0" w:color="auto"/>
            <w:right w:val="none" w:sz="0" w:space="0" w:color="auto"/>
          </w:divBdr>
        </w:div>
        <w:div w:id="1955624948">
          <w:marLeft w:val="640"/>
          <w:marRight w:val="0"/>
          <w:marTop w:val="0"/>
          <w:marBottom w:val="0"/>
          <w:divBdr>
            <w:top w:val="none" w:sz="0" w:space="0" w:color="auto"/>
            <w:left w:val="none" w:sz="0" w:space="0" w:color="auto"/>
            <w:bottom w:val="none" w:sz="0" w:space="0" w:color="auto"/>
            <w:right w:val="none" w:sz="0" w:space="0" w:color="auto"/>
          </w:divBdr>
        </w:div>
        <w:div w:id="1797989819">
          <w:marLeft w:val="640"/>
          <w:marRight w:val="0"/>
          <w:marTop w:val="0"/>
          <w:marBottom w:val="0"/>
          <w:divBdr>
            <w:top w:val="none" w:sz="0" w:space="0" w:color="auto"/>
            <w:left w:val="none" w:sz="0" w:space="0" w:color="auto"/>
            <w:bottom w:val="none" w:sz="0" w:space="0" w:color="auto"/>
            <w:right w:val="none" w:sz="0" w:space="0" w:color="auto"/>
          </w:divBdr>
        </w:div>
        <w:div w:id="308440242">
          <w:marLeft w:val="640"/>
          <w:marRight w:val="0"/>
          <w:marTop w:val="0"/>
          <w:marBottom w:val="0"/>
          <w:divBdr>
            <w:top w:val="none" w:sz="0" w:space="0" w:color="auto"/>
            <w:left w:val="none" w:sz="0" w:space="0" w:color="auto"/>
            <w:bottom w:val="none" w:sz="0" w:space="0" w:color="auto"/>
            <w:right w:val="none" w:sz="0" w:space="0" w:color="auto"/>
          </w:divBdr>
        </w:div>
        <w:div w:id="370961944">
          <w:marLeft w:val="640"/>
          <w:marRight w:val="0"/>
          <w:marTop w:val="0"/>
          <w:marBottom w:val="0"/>
          <w:divBdr>
            <w:top w:val="none" w:sz="0" w:space="0" w:color="auto"/>
            <w:left w:val="none" w:sz="0" w:space="0" w:color="auto"/>
            <w:bottom w:val="none" w:sz="0" w:space="0" w:color="auto"/>
            <w:right w:val="none" w:sz="0" w:space="0" w:color="auto"/>
          </w:divBdr>
        </w:div>
        <w:div w:id="753743956">
          <w:marLeft w:val="640"/>
          <w:marRight w:val="0"/>
          <w:marTop w:val="0"/>
          <w:marBottom w:val="0"/>
          <w:divBdr>
            <w:top w:val="none" w:sz="0" w:space="0" w:color="auto"/>
            <w:left w:val="none" w:sz="0" w:space="0" w:color="auto"/>
            <w:bottom w:val="none" w:sz="0" w:space="0" w:color="auto"/>
            <w:right w:val="none" w:sz="0" w:space="0" w:color="auto"/>
          </w:divBdr>
        </w:div>
        <w:div w:id="2031755859">
          <w:marLeft w:val="640"/>
          <w:marRight w:val="0"/>
          <w:marTop w:val="0"/>
          <w:marBottom w:val="0"/>
          <w:divBdr>
            <w:top w:val="none" w:sz="0" w:space="0" w:color="auto"/>
            <w:left w:val="none" w:sz="0" w:space="0" w:color="auto"/>
            <w:bottom w:val="none" w:sz="0" w:space="0" w:color="auto"/>
            <w:right w:val="none" w:sz="0" w:space="0" w:color="auto"/>
          </w:divBdr>
        </w:div>
        <w:div w:id="1241792338">
          <w:marLeft w:val="640"/>
          <w:marRight w:val="0"/>
          <w:marTop w:val="0"/>
          <w:marBottom w:val="0"/>
          <w:divBdr>
            <w:top w:val="none" w:sz="0" w:space="0" w:color="auto"/>
            <w:left w:val="none" w:sz="0" w:space="0" w:color="auto"/>
            <w:bottom w:val="none" w:sz="0" w:space="0" w:color="auto"/>
            <w:right w:val="none" w:sz="0" w:space="0" w:color="auto"/>
          </w:divBdr>
        </w:div>
        <w:div w:id="1175606331">
          <w:marLeft w:val="640"/>
          <w:marRight w:val="0"/>
          <w:marTop w:val="0"/>
          <w:marBottom w:val="0"/>
          <w:divBdr>
            <w:top w:val="none" w:sz="0" w:space="0" w:color="auto"/>
            <w:left w:val="none" w:sz="0" w:space="0" w:color="auto"/>
            <w:bottom w:val="none" w:sz="0" w:space="0" w:color="auto"/>
            <w:right w:val="none" w:sz="0" w:space="0" w:color="auto"/>
          </w:divBdr>
        </w:div>
        <w:div w:id="84965467">
          <w:marLeft w:val="640"/>
          <w:marRight w:val="0"/>
          <w:marTop w:val="0"/>
          <w:marBottom w:val="0"/>
          <w:divBdr>
            <w:top w:val="none" w:sz="0" w:space="0" w:color="auto"/>
            <w:left w:val="none" w:sz="0" w:space="0" w:color="auto"/>
            <w:bottom w:val="none" w:sz="0" w:space="0" w:color="auto"/>
            <w:right w:val="none" w:sz="0" w:space="0" w:color="auto"/>
          </w:divBdr>
        </w:div>
        <w:div w:id="1583955133">
          <w:marLeft w:val="640"/>
          <w:marRight w:val="0"/>
          <w:marTop w:val="0"/>
          <w:marBottom w:val="0"/>
          <w:divBdr>
            <w:top w:val="none" w:sz="0" w:space="0" w:color="auto"/>
            <w:left w:val="none" w:sz="0" w:space="0" w:color="auto"/>
            <w:bottom w:val="none" w:sz="0" w:space="0" w:color="auto"/>
            <w:right w:val="none" w:sz="0" w:space="0" w:color="auto"/>
          </w:divBdr>
        </w:div>
        <w:div w:id="655646619">
          <w:marLeft w:val="640"/>
          <w:marRight w:val="0"/>
          <w:marTop w:val="0"/>
          <w:marBottom w:val="0"/>
          <w:divBdr>
            <w:top w:val="none" w:sz="0" w:space="0" w:color="auto"/>
            <w:left w:val="none" w:sz="0" w:space="0" w:color="auto"/>
            <w:bottom w:val="none" w:sz="0" w:space="0" w:color="auto"/>
            <w:right w:val="none" w:sz="0" w:space="0" w:color="auto"/>
          </w:divBdr>
        </w:div>
        <w:div w:id="1516308751">
          <w:marLeft w:val="640"/>
          <w:marRight w:val="0"/>
          <w:marTop w:val="0"/>
          <w:marBottom w:val="0"/>
          <w:divBdr>
            <w:top w:val="none" w:sz="0" w:space="0" w:color="auto"/>
            <w:left w:val="none" w:sz="0" w:space="0" w:color="auto"/>
            <w:bottom w:val="none" w:sz="0" w:space="0" w:color="auto"/>
            <w:right w:val="none" w:sz="0" w:space="0" w:color="auto"/>
          </w:divBdr>
        </w:div>
        <w:div w:id="119302515">
          <w:marLeft w:val="640"/>
          <w:marRight w:val="0"/>
          <w:marTop w:val="0"/>
          <w:marBottom w:val="0"/>
          <w:divBdr>
            <w:top w:val="none" w:sz="0" w:space="0" w:color="auto"/>
            <w:left w:val="none" w:sz="0" w:space="0" w:color="auto"/>
            <w:bottom w:val="none" w:sz="0" w:space="0" w:color="auto"/>
            <w:right w:val="none" w:sz="0" w:space="0" w:color="auto"/>
          </w:divBdr>
        </w:div>
        <w:div w:id="2127381331">
          <w:marLeft w:val="640"/>
          <w:marRight w:val="0"/>
          <w:marTop w:val="0"/>
          <w:marBottom w:val="0"/>
          <w:divBdr>
            <w:top w:val="none" w:sz="0" w:space="0" w:color="auto"/>
            <w:left w:val="none" w:sz="0" w:space="0" w:color="auto"/>
            <w:bottom w:val="none" w:sz="0" w:space="0" w:color="auto"/>
            <w:right w:val="none" w:sz="0" w:space="0" w:color="auto"/>
          </w:divBdr>
        </w:div>
        <w:div w:id="1727801084">
          <w:marLeft w:val="640"/>
          <w:marRight w:val="0"/>
          <w:marTop w:val="0"/>
          <w:marBottom w:val="0"/>
          <w:divBdr>
            <w:top w:val="none" w:sz="0" w:space="0" w:color="auto"/>
            <w:left w:val="none" w:sz="0" w:space="0" w:color="auto"/>
            <w:bottom w:val="none" w:sz="0" w:space="0" w:color="auto"/>
            <w:right w:val="none" w:sz="0" w:space="0" w:color="auto"/>
          </w:divBdr>
        </w:div>
        <w:div w:id="663121524">
          <w:marLeft w:val="640"/>
          <w:marRight w:val="0"/>
          <w:marTop w:val="0"/>
          <w:marBottom w:val="0"/>
          <w:divBdr>
            <w:top w:val="none" w:sz="0" w:space="0" w:color="auto"/>
            <w:left w:val="none" w:sz="0" w:space="0" w:color="auto"/>
            <w:bottom w:val="none" w:sz="0" w:space="0" w:color="auto"/>
            <w:right w:val="none" w:sz="0" w:space="0" w:color="auto"/>
          </w:divBdr>
        </w:div>
        <w:div w:id="1960456627">
          <w:marLeft w:val="640"/>
          <w:marRight w:val="0"/>
          <w:marTop w:val="0"/>
          <w:marBottom w:val="0"/>
          <w:divBdr>
            <w:top w:val="none" w:sz="0" w:space="0" w:color="auto"/>
            <w:left w:val="none" w:sz="0" w:space="0" w:color="auto"/>
            <w:bottom w:val="none" w:sz="0" w:space="0" w:color="auto"/>
            <w:right w:val="none" w:sz="0" w:space="0" w:color="auto"/>
          </w:divBdr>
        </w:div>
        <w:div w:id="894924670">
          <w:marLeft w:val="640"/>
          <w:marRight w:val="0"/>
          <w:marTop w:val="0"/>
          <w:marBottom w:val="0"/>
          <w:divBdr>
            <w:top w:val="none" w:sz="0" w:space="0" w:color="auto"/>
            <w:left w:val="none" w:sz="0" w:space="0" w:color="auto"/>
            <w:bottom w:val="none" w:sz="0" w:space="0" w:color="auto"/>
            <w:right w:val="none" w:sz="0" w:space="0" w:color="auto"/>
          </w:divBdr>
        </w:div>
        <w:div w:id="1128009647">
          <w:marLeft w:val="640"/>
          <w:marRight w:val="0"/>
          <w:marTop w:val="0"/>
          <w:marBottom w:val="0"/>
          <w:divBdr>
            <w:top w:val="none" w:sz="0" w:space="0" w:color="auto"/>
            <w:left w:val="none" w:sz="0" w:space="0" w:color="auto"/>
            <w:bottom w:val="none" w:sz="0" w:space="0" w:color="auto"/>
            <w:right w:val="none" w:sz="0" w:space="0" w:color="auto"/>
          </w:divBdr>
        </w:div>
        <w:div w:id="750203395">
          <w:marLeft w:val="640"/>
          <w:marRight w:val="0"/>
          <w:marTop w:val="0"/>
          <w:marBottom w:val="0"/>
          <w:divBdr>
            <w:top w:val="none" w:sz="0" w:space="0" w:color="auto"/>
            <w:left w:val="none" w:sz="0" w:space="0" w:color="auto"/>
            <w:bottom w:val="none" w:sz="0" w:space="0" w:color="auto"/>
            <w:right w:val="none" w:sz="0" w:space="0" w:color="auto"/>
          </w:divBdr>
        </w:div>
        <w:div w:id="799297559">
          <w:marLeft w:val="640"/>
          <w:marRight w:val="0"/>
          <w:marTop w:val="0"/>
          <w:marBottom w:val="0"/>
          <w:divBdr>
            <w:top w:val="none" w:sz="0" w:space="0" w:color="auto"/>
            <w:left w:val="none" w:sz="0" w:space="0" w:color="auto"/>
            <w:bottom w:val="none" w:sz="0" w:space="0" w:color="auto"/>
            <w:right w:val="none" w:sz="0" w:space="0" w:color="auto"/>
          </w:divBdr>
        </w:div>
        <w:div w:id="720522212">
          <w:marLeft w:val="640"/>
          <w:marRight w:val="0"/>
          <w:marTop w:val="0"/>
          <w:marBottom w:val="0"/>
          <w:divBdr>
            <w:top w:val="none" w:sz="0" w:space="0" w:color="auto"/>
            <w:left w:val="none" w:sz="0" w:space="0" w:color="auto"/>
            <w:bottom w:val="none" w:sz="0" w:space="0" w:color="auto"/>
            <w:right w:val="none" w:sz="0" w:space="0" w:color="auto"/>
          </w:divBdr>
        </w:div>
        <w:div w:id="2072772900">
          <w:marLeft w:val="640"/>
          <w:marRight w:val="0"/>
          <w:marTop w:val="0"/>
          <w:marBottom w:val="0"/>
          <w:divBdr>
            <w:top w:val="none" w:sz="0" w:space="0" w:color="auto"/>
            <w:left w:val="none" w:sz="0" w:space="0" w:color="auto"/>
            <w:bottom w:val="none" w:sz="0" w:space="0" w:color="auto"/>
            <w:right w:val="none" w:sz="0" w:space="0" w:color="auto"/>
          </w:divBdr>
        </w:div>
        <w:div w:id="1196189034">
          <w:marLeft w:val="640"/>
          <w:marRight w:val="0"/>
          <w:marTop w:val="0"/>
          <w:marBottom w:val="0"/>
          <w:divBdr>
            <w:top w:val="none" w:sz="0" w:space="0" w:color="auto"/>
            <w:left w:val="none" w:sz="0" w:space="0" w:color="auto"/>
            <w:bottom w:val="none" w:sz="0" w:space="0" w:color="auto"/>
            <w:right w:val="none" w:sz="0" w:space="0" w:color="auto"/>
          </w:divBdr>
        </w:div>
        <w:div w:id="1232882958">
          <w:marLeft w:val="640"/>
          <w:marRight w:val="0"/>
          <w:marTop w:val="0"/>
          <w:marBottom w:val="0"/>
          <w:divBdr>
            <w:top w:val="none" w:sz="0" w:space="0" w:color="auto"/>
            <w:left w:val="none" w:sz="0" w:space="0" w:color="auto"/>
            <w:bottom w:val="none" w:sz="0" w:space="0" w:color="auto"/>
            <w:right w:val="none" w:sz="0" w:space="0" w:color="auto"/>
          </w:divBdr>
        </w:div>
        <w:div w:id="515467652">
          <w:marLeft w:val="640"/>
          <w:marRight w:val="0"/>
          <w:marTop w:val="0"/>
          <w:marBottom w:val="0"/>
          <w:divBdr>
            <w:top w:val="none" w:sz="0" w:space="0" w:color="auto"/>
            <w:left w:val="none" w:sz="0" w:space="0" w:color="auto"/>
            <w:bottom w:val="none" w:sz="0" w:space="0" w:color="auto"/>
            <w:right w:val="none" w:sz="0" w:space="0" w:color="auto"/>
          </w:divBdr>
        </w:div>
        <w:div w:id="478156322">
          <w:marLeft w:val="640"/>
          <w:marRight w:val="0"/>
          <w:marTop w:val="0"/>
          <w:marBottom w:val="0"/>
          <w:divBdr>
            <w:top w:val="none" w:sz="0" w:space="0" w:color="auto"/>
            <w:left w:val="none" w:sz="0" w:space="0" w:color="auto"/>
            <w:bottom w:val="none" w:sz="0" w:space="0" w:color="auto"/>
            <w:right w:val="none" w:sz="0" w:space="0" w:color="auto"/>
          </w:divBdr>
        </w:div>
        <w:div w:id="651563091">
          <w:marLeft w:val="640"/>
          <w:marRight w:val="0"/>
          <w:marTop w:val="0"/>
          <w:marBottom w:val="0"/>
          <w:divBdr>
            <w:top w:val="none" w:sz="0" w:space="0" w:color="auto"/>
            <w:left w:val="none" w:sz="0" w:space="0" w:color="auto"/>
            <w:bottom w:val="none" w:sz="0" w:space="0" w:color="auto"/>
            <w:right w:val="none" w:sz="0" w:space="0" w:color="auto"/>
          </w:divBdr>
        </w:div>
        <w:div w:id="1585726362">
          <w:marLeft w:val="640"/>
          <w:marRight w:val="0"/>
          <w:marTop w:val="0"/>
          <w:marBottom w:val="0"/>
          <w:divBdr>
            <w:top w:val="none" w:sz="0" w:space="0" w:color="auto"/>
            <w:left w:val="none" w:sz="0" w:space="0" w:color="auto"/>
            <w:bottom w:val="none" w:sz="0" w:space="0" w:color="auto"/>
            <w:right w:val="none" w:sz="0" w:space="0" w:color="auto"/>
          </w:divBdr>
        </w:div>
        <w:div w:id="2059812322">
          <w:marLeft w:val="640"/>
          <w:marRight w:val="0"/>
          <w:marTop w:val="0"/>
          <w:marBottom w:val="0"/>
          <w:divBdr>
            <w:top w:val="none" w:sz="0" w:space="0" w:color="auto"/>
            <w:left w:val="none" w:sz="0" w:space="0" w:color="auto"/>
            <w:bottom w:val="none" w:sz="0" w:space="0" w:color="auto"/>
            <w:right w:val="none" w:sz="0" w:space="0" w:color="auto"/>
          </w:divBdr>
        </w:div>
        <w:div w:id="484277567">
          <w:marLeft w:val="640"/>
          <w:marRight w:val="0"/>
          <w:marTop w:val="0"/>
          <w:marBottom w:val="0"/>
          <w:divBdr>
            <w:top w:val="none" w:sz="0" w:space="0" w:color="auto"/>
            <w:left w:val="none" w:sz="0" w:space="0" w:color="auto"/>
            <w:bottom w:val="none" w:sz="0" w:space="0" w:color="auto"/>
            <w:right w:val="none" w:sz="0" w:space="0" w:color="auto"/>
          </w:divBdr>
        </w:div>
        <w:div w:id="2145079302">
          <w:marLeft w:val="640"/>
          <w:marRight w:val="0"/>
          <w:marTop w:val="0"/>
          <w:marBottom w:val="0"/>
          <w:divBdr>
            <w:top w:val="none" w:sz="0" w:space="0" w:color="auto"/>
            <w:left w:val="none" w:sz="0" w:space="0" w:color="auto"/>
            <w:bottom w:val="none" w:sz="0" w:space="0" w:color="auto"/>
            <w:right w:val="none" w:sz="0" w:space="0" w:color="auto"/>
          </w:divBdr>
        </w:div>
        <w:div w:id="326521222">
          <w:marLeft w:val="640"/>
          <w:marRight w:val="0"/>
          <w:marTop w:val="0"/>
          <w:marBottom w:val="0"/>
          <w:divBdr>
            <w:top w:val="none" w:sz="0" w:space="0" w:color="auto"/>
            <w:left w:val="none" w:sz="0" w:space="0" w:color="auto"/>
            <w:bottom w:val="none" w:sz="0" w:space="0" w:color="auto"/>
            <w:right w:val="none" w:sz="0" w:space="0" w:color="auto"/>
          </w:divBdr>
        </w:div>
        <w:div w:id="548032208">
          <w:marLeft w:val="640"/>
          <w:marRight w:val="0"/>
          <w:marTop w:val="0"/>
          <w:marBottom w:val="0"/>
          <w:divBdr>
            <w:top w:val="none" w:sz="0" w:space="0" w:color="auto"/>
            <w:left w:val="none" w:sz="0" w:space="0" w:color="auto"/>
            <w:bottom w:val="none" w:sz="0" w:space="0" w:color="auto"/>
            <w:right w:val="none" w:sz="0" w:space="0" w:color="auto"/>
          </w:divBdr>
        </w:div>
        <w:div w:id="876233300">
          <w:marLeft w:val="640"/>
          <w:marRight w:val="0"/>
          <w:marTop w:val="0"/>
          <w:marBottom w:val="0"/>
          <w:divBdr>
            <w:top w:val="none" w:sz="0" w:space="0" w:color="auto"/>
            <w:left w:val="none" w:sz="0" w:space="0" w:color="auto"/>
            <w:bottom w:val="none" w:sz="0" w:space="0" w:color="auto"/>
            <w:right w:val="none" w:sz="0" w:space="0" w:color="auto"/>
          </w:divBdr>
        </w:div>
        <w:div w:id="828716384">
          <w:marLeft w:val="640"/>
          <w:marRight w:val="0"/>
          <w:marTop w:val="0"/>
          <w:marBottom w:val="0"/>
          <w:divBdr>
            <w:top w:val="none" w:sz="0" w:space="0" w:color="auto"/>
            <w:left w:val="none" w:sz="0" w:space="0" w:color="auto"/>
            <w:bottom w:val="none" w:sz="0" w:space="0" w:color="auto"/>
            <w:right w:val="none" w:sz="0" w:space="0" w:color="auto"/>
          </w:divBdr>
        </w:div>
        <w:div w:id="1222864615">
          <w:marLeft w:val="640"/>
          <w:marRight w:val="0"/>
          <w:marTop w:val="0"/>
          <w:marBottom w:val="0"/>
          <w:divBdr>
            <w:top w:val="none" w:sz="0" w:space="0" w:color="auto"/>
            <w:left w:val="none" w:sz="0" w:space="0" w:color="auto"/>
            <w:bottom w:val="none" w:sz="0" w:space="0" w:color="auto"/>
            <w:right w:val="none" w:sz="0" w:space="0" w:color="auto"/>
          </w:divBdr>
        </w:div>
        <w:div w:id="821963789">
          <w:marLeft w:val="640"/>
          <w:marRight w:val="0"/>
          <w:marTop w:val="0"/>
          <w:marBottom w:val="0"/>
          <w:divBdr>
            <w:top w:val="none" w:sz="0" w:space="0" w:color="auto"/>
            <w:left w:val="none" w:sz="0" w:space="0" w:color="auto"/>
            <w:bottom w:val="none" w:sz="0" w:space="0" w:color="auto"/>
            <w:right w:val="none" w:sz="0" w:space="0" w:color="auto"/>
          </w:divBdr>
        </w:div>
        <w:div w:id="192962186">
          <w:marLeft w:val="640"/>
          <w:marRight w:val="0"/>
          <w:marTop w:val="0"/>
          <w:marBottom w:val="0"/>
          <w:divBdr>
            <w:top w:val="none" w:sz="0" w:space="0" w:color="auto"/>
            <w:left w:val="none" w:sz="0" w:space="0" w:color="auto"/>
            <w:bottom w:val="none" w:sz="0" w:space="0" w:color="auto"/>
            <w:right w:val="none" w:sz="0" w:space="0" w:color="auto"/>
          </w:divBdr>
        </w:div>
        <w:div w:id="1935239722">
          <w:marLeft w:val="640"/>
          <w:marRight w:val="0"/>
          <w:marTop w:val="0"/>
          <w:marBottom w:val="0"/>
          <w:divBdr>
            <w:top w:val="none" w:sz="0" w:space="0" w:color="auto"/>
            <w:left w:val="none" w:sz="0" w:space="0" w:color="auto"/>
            <w:bottom w:val="none" w:sz="0" w:space="0" w:color="auto"/>
            <w:right w:val="none" w:sz="0" w:space="0" w:color="auto"/>
          </w:divBdr>
        </w:div>
        <w:div w:id="2127774576">
          <w:marLeft w:val="640"/>
          <w:marRight w:val="0"/>
          <w:marTop w:val="0"/>
          <w:marBottom w:val="0"/>
          <w:divBdr>
            <w:top w:val="none" w:sz="0" w:space="0" w:color="auto"/>
            <w:left w:val="none" w:sz="0" w:space="0" w:color="auto"/>
            <w:bottom w:val="none" w:sz="0" w:space="0" w:color="auto"/>
            <w:right w:val="none" w:sz="0" w:space="0" w:color="auto"/>
          </w:divBdr>
        </w:div>
        <w:div w:id="778526347">
          <w:marLeft w:val="640"/>
          <w:marRight w:val="0"/>
          <w:marTop w:val="0"/>
          <w:marBottom w:val="0"/>
          <w:divBdr>
            <w:top w:val="none" w:sz="0" w:space="0" w:color="auto"/>
            <w:left w:val="none" w:sz="0" w:space="0" w:color="auto"/>
            <w:bottom w:val="none" w:sz="0" w:space="0" w:color="auto"/>
            <w:right w:val="none" w:sz="0" w:space="0" w:color="auto"/>
          </w:divBdr>
        </w:div>
        <w:div w:id="653023914">
          <w:marLeft w:val="640"/>
          <w:marRight w:val="0"/>
          <w:marTop w:val="0"/>
          <w:marBottom w:val="0"/>
          <w:divBdr>
            <w:top w:val="none" w:sz="0" w:space="0" w:color="auto"/>
            <w:left w:val="none" w:sz="0" w:space="0" w:color="auto"/>
            <w:bottom w:val="none" w:sz="0" w:space="0" w:color="auto"/>
            <w:right w:val="none" w:sz="0" w:space="0" w:color="auto"/>
          </w:divBdr>
        </w:div>
      </w:divsChild>
    </w:div>
    <w:div w:id="1022363613">
      <w:bodyDiv w:val="1"/>
      <w:marLeft w:val="0"/>
      <w:marRight w:val="0"/>
      <w:marTop w:val="0"/>
      <w:marBottom w:val="0"/>
      <w:divBdr>
        <w:top w:val="none" w:sz="0" w:space="0" w:color="auto"/>
        <w:left w:val="none" w:sz="0" w:space="0" w:color="auto"/>
        <w:bottom w:val="none" w:sz="0" w:space="0" w:color="auto"/>
        <w:right w:val="none" w:sz="0" w:space="0" w:color="auto"/>
      </w:divBdr>
      <w:divsChild>
        <w:div w:id="544831533">
          <w:marLeft w:val="640"/>
          <w:marRight w:val="0"/>
          <w:marTop w:val="0"/>
          <w:marBottom w:val="0"/>
          <w:divBdr>
            <w:top w:val="none" w:sz="0" w:space="0" w:color="auto"/>
            <w:left w:val="none" w:sz="0" w:space="0" w:color="auto"/>
            <w:bottom w:val="none" w:sz="0" w:space="0" w:color="auto"/>
            <w:right w:val="none" w:sz="0" w:space="0" w:color="auto"/>
          </w:divBdr>
        </w:div>
        <w:div w:id="2006663602">
          <w:marLeft w:val="640"/>
          <w:marRight w:val="0"/>
          <w:marTop w:val="0"/>
          <w:marBottom w:val="0"/>
          <w:divBdr>
            <w:top w:val="none" w:sz="0" w:space="0" w:color="auto"/>
            <w:left w:val="none" w:sz="0" w:space="0" w:color="auto"/>
            <w:bottom w:val="none" w:sz="0" w:space="0" w:color="auto"/>
            <w:right w:val="none" w:sz="0" w:space="0" w:color="auto"/>
          </w:divBdr>
        </w:div>
        <w:div w:id="1471939575">
          <w:marLeft w:val="640"/>
          <w:marRight w:val="0"/>
          <w:marTop w:val="0"/>
          <w:marBottom w:val="0"/>
          <w:divBdr>
            <w:top w:val="none" w:sz="0" w:space="0" w:color="auto"/>
            <w:left w:val="none" w:sz="0" w:space="0" w:color="auto"/>
            <w:bottom w:val="none" w:sz="0" w:space="0" w:color="auto"/>
            <w:right w:val="none" w:sz="0" w:space="0" w:color="auto"/>
          </w:divBdr>
        </w:div>
        <w:div w:id="312100999">
          <w:marLeft w:val="640"/>
          <w:marRight w:val="0"/>
          <w:marTop w:val="0"/>
          <w:marBottom w:val="0"/>
          <w:divBdr>
            <w:top w:val="none" w:sz="0" w:space="0" w:color="auto"/>
            <w:left w:val="none" w:sz="0" w:space="0" w:color="auto"/>
            <w:bottom w:val="none" w:sz="0" w:space="0" w:color="auto"/>
            <w:right w:val="none" w:sz="0" w:space="0" w:color="auto"/>
          </w:divBdr>
        </w:div>
        <w:div w:id="275530932">
          <w:marLeft w:val="640"/>
          <w:marRight w:val="0"/>
          <w:marTop w:val="0"/>
          <w:marBottom w:val="0"/>
          <w:divBdr>
            <w:top w:val="none" w:sz="0" w:space="0" w:color="auto"/>
            <w:left w:val="none" w:sz="0" w:space="0" w:color="auto"/>
            <w:bottom w:val="none" w:sz="0" w:space="0" w:color="auto"/>
            <w:right w:val="none" w:sz="0" w:space="0" w:color="auto"/>
          </w:divBdr>
        </w:div>
        <w:div w:id="1430541848">
          <w:marLeft w:val="640"/>
          <w:marRight w:val="0"/>
          <w:marTop w:val="0"/>
          <w:marBottom w:val="0"/>
          <w:divBdr>
            <w:top w:val="none" w:sz="0" w:space="0" w:color="auto"/>
            <w:left w:val="none" w:sz="0" w:space="0" w:color="auto"/>
            <w:bottom w:val="none" w:sz="0" w:space="0" w:color="auto"/>
            <w:right w:val="none" w:sz="0" w:space="0" w:color="auto"/>
          </w:divBdr>
        </w:div>
        <w:div w:id="1947500182">
          <w:marLeft w:val="640"/>
          <w:marRight w:val="0"/>
          <w:marTop w:val="0"/>
          <w:marBottom w:val="0"/>
          <w:divBdr>
            <w:top w:val="none" w:sz="0" w:space="0" w:color="auto"/>
            <w:left w:val="none" w:sz="0" w:space="0" w:color="auto"/>
            <w:bottom w:val="none" w:sz="0" w:space="0" w:color="auto"/>
            <w:right w:val="none" w:sz="0" w:space="0" w:color="auto"/>
          </w:divBdr>
        </w:div>
        <w:div w:id="1637493724">
          <w:marLeft w:val="640"/>
          <w:marRight w:val="0"/>
          <w:marTop w:val="0"/>
          <w:marBottom w:val="0"/>
          <w:divBdr>
            <w:top w:val="none" w:sz="0" w:space="0" w:color="auto"/>
            <w:left w:val="none" w:sz="0" w:space="0" w:color="auto"/>
            <w:bottom w:val="none" w:sz="0" w:space="0" w:color="auto"/>
            <w:right w:val="none" w:sz="0" w:space="0" w:color="auto"/>
          </w:divBdr>
        </w:div>
        <w:div w:id="658928953">
          <w:marLeft w:val="640"/>
          <w:marRight w:val="0"/>
          <w:marTop w:val="0"/>
          <w:marBottom w:val="0"/>
          <w:divBdr>
            <w:top w:val="none" w:sz="0" w:space="0" w:color="auto"/>
            <w:left w:val="none" w:sz="0" w:space="0" w:color="auto"/>
            <w:bottom w:val="none" w:sz="0" w:space="0" w:color="auto"/>
            <w:right w:val="none" w:sz="0" w:space="0" w:color="auto"/>
          </w:divBdr>
        </w:div>
        <w:div w:id="650912494">
          <w:marLeft w:val="640"/>
          <w:marRight w:val="0"/>
          <w:marTop w:val="0"/>
          <w:marBottom w:val="0"/>
          <w:divBdr>
            <w:top w:val="none" w:sz="0" w:space="0" w:color="auto"/>
            <w:left w:val="none" w:sz="0" w:space="0" w:color="auto"/>
            <w:bottom w:val="none" w:sz="0" w:space="0" w:color="auto"/>
            <w:right w:val="none" w:sz="0" w:space="0" w:color="auto"/>
          </w:divBdr>
        </w:div>
        <w:div w:id="167445965">
          <w:marLeft w:val="640"/>
          <w:marRight w:val="0"/>
          <w:marTop w:val="0"/>
          <w:marBottom w:val="0"/>
          <w:divBdr>
            <w:top w:val="none" w:sz="0" w:space="0" w:color="auto"/>
            <w:left w:val="none" w:sz="0" w:space="0" w:color="auto"/>
            <w:bottom w:val="none" w:sz="0" w:space="0" w:color="auto"/>
            <w:right w:val="none" w:sz="0" w:space="0" w:color="auto"/>
          </w:divBdr>
        </w:div>
        <w:div w:id="315845640">
          <w:marLeft w:val="640"/>
          <w:marRight w:val="0"/>
          <w:marTop w:val="0"/>
          <w:marBottom w:val="0"/>
          <w:divBdr>
            <w:top w:val="none" w:sz="0" w:space="0" w:color="auto"/>
            <w:left w:val="none" w:sz="0" w:space="0" w:color="auto"/>
            <w:bottom w:val="none" w:sz="0" w:space="0" w:color="auto"/>
            <w:right w:val="none" w:sz="0" w:space="0" w:color="auto"/>
          </w:divBdr>
        </w:div>
        <w:div w:id="590625710">
          <w:marLeft w:val="640"/>
          <w:marRight w:val="0"/>
          <w:marTop w:val="0"/>
          <w:marBottom w:val="0"/>
          <w:divBdr>
            <w:top w:val="none" w:sz="0" w:space="0" w:color="auto"/>
            <w:left w:val="none" w:sz="0" w:space="0" w:color="auto"/>
            <w:bottom w:val="none" w:sz="0" w:space="0" w:color="auto"/>
            <w:right w:val="none" w:sz="0" w:space="0" w:color="auto"/>
          </w:divBdr>
        </w:div>
        <w:div w:id="650400983">
          <w:marLeft w:val="640"/>
          <w:marRight w:val="0"/>
          <w:marTop w:val="0"/>
          <w:marBottom w:val="0"/>
          <w:divBdr>
            <w:top w:val="none" w:sz="0" w:space="0" w:color="auto"/>
            <w:left w:val="none" w:sz="0" w:space="0" w:color="auto"/>
            <w:bottom w:val="none" w:sz="0" w:space="0" w:color="auto"/>
            <w:right w:val="none" w:sz="0" w:space="0" w:color="auto"/>
          </w:divBdr>
        </w:div>
        <w:div w:id="1671331471">
          <w:marLeft w:val="640"/>
          <w:marRight w:val="0"/>
          <w:marTop w:val="0"/>
          <w:marBottom w:val="0"/>
          <w:divBdr>
            <w:top w:val="none" w:sz="0" w:space="0" w:color="auto"/>
            <w:left w:val="none" w:sz="0" w:space="0" w:color="auto"/>
            <w:bottom w:val="none" w:sz="0" w:space="0" w:color="auto"/>
            <w:right w:val="none" w:sz="0" w:space="0" w:color="auto"/>
          </w:divBdr>
        </w:div>
        <w:div w:id="1469131794">
          <w:marLeft w:val="640"/>
          <w:marRight w:val="0"/>
          <w:marTop w:val="0"/>
          <w:marBottom w:val="0"/>
          <w:divBdr>
            <w:top w:val="none" w:sz="0" w:space="0" w:color="auto"/>
            <w:left w:val="none" w:sz="0" w:space="0" w:color="auto"/>
            <w:bottom w:val="none" w:sz="0" w:space="0" w:color="auto"/>
            <w:right w:val="none" w:sz="0" w:space="0" w:color="auto"/>
          </w:divBdr>
        </w:div>
        <w:div w:id="1209343191">
          <w:marLeft w:val="640"/>
          <w:marRight w:val="0"/>
          <w:marTop w:val="0"/>
          <w:marBottom w:val="0"/>
          <w:divBdr>
            <w:top w:val="none" w:sz="0" w:space="0" w:color="auto"/>
            <w:left w:val="none" w:sz="0" w:space="0" w:color="auto"/>
            <w:bottom w:val="none" w:sz="0" w:space="0" w:color="auto"/>
            <w:right w:val="none" w:sz="0" w:space="0" w:color="auto"/>
          </w:divBdr>
        </w:div>
        <w:div w:id="66466596">
          <w:marLeft w:val="640"/>
          <w:marRight w:val="0"/>
          <w:marTop w:val="0"/>
          <w:marBottom w:val="0"/>
          <w:divBdr>
            <w:top w:val="none" w:sz="0" w:space="0" w:color="auto"/>
            <w:left w:val="none" w:sz="0" w:space="0" w:color="auto"/>
            <w:bottom w:val="none" w:sz="0" w:space="0" w:color="auto"/>
            <w:right w:val="none" w:sz="0" w:space="0" w:color="auto"/>
          </w:divBdr>
        </w:div>
        <w:div w:id="1885091682">
          <w:marLeft w:val="640"/>
          <w:marRight w:val="0"/>
          <w:marTop w:val="0"/>
          <w:marBottom w:val="0"/>
          <w:divBdr>
            <w:top w:val="none" w:sz="0" w:space="0" w:color="auto"/>
            <w:left w:val="none" w:sz="0" w:space="0" w:color="auto"/>
            <w:bottom w:val="none" w:sz="0" w:space="0" w:color="auto"/>
            <w:right w:val="none" w:sz="0" w:space="0" w:color="auto"/>
          </w:divBdr>
        </w:div>
        <w:div w:id="1164660222">
          <w:marLeft w:val="640"/>
          <w:marRight w:val="0"/>
          <w:marTop w:val="0"/>
          <w:marBottom w:val="0"/>
          <w:divBdr>
            <w:top w:val="none" w:sz="0" w:space="0" w:color="auto"/>
            <w:left w:val="none" w:sz="0" w:space="0" w:color="auto"/>
            <w:bottom w:val="none" w:sz="0" w:space="0" w:color="auto"/>
            <w:right w:val="none" w:sz="0" w:space="0" w:color="auto"/>
          </w:divBdr>
        </w:div>
        <w:div w:id="477265703">
          <w:marLeft w:val="640"/>
          <w:marRight w:val="0"/>
          <w:marTop w:val="0"/>
          <w:marBottom w:val="0"/>
          <w:divBdr>
            <w:top w:val="none" w:sz="0" w:space="0" w:color="auto"/>
            <w:left w:val="none" w:sz="0" w:space="0" w:color="auto"/>
            <w:bottom w:val="none" w:sz="0" w:space="0" w:color="auto"/>
            <w:right w:val="none" w:sz="0" w:space="0" w:color="auto"/>
          </w:divBdr>
        </w:div>
        <w:div w:id="942112735">
          <w:marLeft w:val="640"/>
          <w:marRight w:val="0"/>
          <w:marTop w:val="0"/>
          <w:marBottom w:val="0"/>
          <w:divBdr>
            <w:top w:val="none" w:sz="0" w:space="0" w:color="auto"/>
            <w:left w:val="none" w:sz="0" w:space="0" w:color="auto"/>
            <w:bottom w:val="none" w:sz="0" w:space="0" w:color="auto"/>
            <w:right w:val="none" w:sz="0" w:space="0" w:color="auto"/>
          </w:divBdr>
        </w:div>
        <w:div w:id="1186290723">
          <w:marLeft w:val="640"/>
          <w:marRight w:val="0"/>
          <w:marTop w:val="0"/>
          <w:marBottom w:val="0"/>
          <w:divBdr>
            <w:top w:val="none" w:sz="0" w:space="0" w:color="auto"/>
            <w:left w:val="none" w:sz="0" w:space="0" w:color="auto"/>
            <w:bottom w:val="none" w:sz="0" w:space="0" w:color="auto"/>
            <w:right w:val="none" w:sz="0" w:space="0" w:color="auto"/>
          </w:divBdr>
        </w:div>
        <w:div w:id="1234773512">
          <w:marLeft w:val="640"/>
          <w:marRight w:val="0"/>
          <w:marTop w:val="0"/>
          <w:marBottom w:val="0"/>
          <w:divBdr>
            <w:top w:val="none" w:sz="0" w:space="0" w:color="auto"/>
            <w:left w:val="none" w:sz="0" w:space="0" w:color="auto"/>
            <w:bottom w:val="none" w:sz="0" w:space="0" w:color="auto"/>
            <w:right w:val="none" w:sz="0" w:space="0" w:color="auto"/>
          </w:divBdr>
        </w:div>
        <w:div w:id="107892522">
          <w:marLeft w:val="640"/>
          <w:marRight w:val="0"/>
          <w:marTop w:val="0"/>
          <w:marBottom w:val="0"/>
          <w:divBdr>
            <w:top w:val="none" w:sz="0" w:space="0" w:color="auto"/>
            <w:left w:val="none" w:sz="0" w:space="0" w:color="auto"/>
            <w:bottom w:val="none" w:sz="0" w:space="0" w:color="auto"/>
            <w:right w:val="none" w:sz="0" w:space="0" w:color="auto"/>
          </w:divBdr>
        </w:div>
        <w:div w:id="418988261">
          <w:marLeft w:val="640"/>
          <w:marRight w:val="0"/>
          <w:marTop w:val="0"/>
          <w:marBottom w:val="0"/>
          <w:divBdr>
            <w:top w:val="none" w:sz="0" w:space="0" w:color="auto"/>
            <w:left w:val="none" w:sz="0" w:space="0" w:color="auto"/>
            <w:bottom w:val="none" w:sz="0" w:space="0" w:color="auto"/>
            <w:right w:val="none" w:sz="0" w:space="0" w:color="auto"/>
          </w:divBdr>
        </w:div>
        <w:div w:id="968320638">
          <w:marLeft w:val="640"/>
          <w:marRight w:val="0"/>
          <w:marTop w:val="0"/>
          <w:marBottom w:val="0"/>
          <w:divBdr>
            <w:top w:val="none" w:sz="0" w:space="0" w:color="auto"/>
            <w:left w:val="none" w:sz="0" w:space="0" w:color="auto"/>
            <w:bottom w:val="none" w:sz="0" w:space="0" w:color="auto"/>
            <w:right w:val="none" w:sz="0" w:space="0" w:color="auto"/>
          </w:divBdr>
        </w:div>
        <w:div w:id="273094530">
          <w:marLeft w:val="640"/>
          <w:marRight w:val="0"/>
          <w:marTop w:val="0"/>
          <w:marBottom w:val="0"/>
          <w:divBdr>
            <w:top w:val="none" w:sz="0" w:space="0" w:color="auto"/>
            <w:left w:val="none" w:sz="0" w:space="0" w:color="auto"/>
            <w:bottom w:val="none" w:sz="0" w:space="0" w:color="auto"/>
            <w:right w:val="none" w:sz="0" w:space="0" w:color="auto"/>
          </w:divBdr>
        </w:div>
        <w:div w:id="1809466835">
          <w:marLeft w:val="640"/>
          <w:marRight w:val="0"/>
          <w:marTop w:val="0"/>
          <w:marBottom w:val="0"/>
          <w:divBdr>
            <w:top w:val="none" w:sz="0" w:space="0" w:color="auto"/>
            <w:left w:val="none" w:sz="0" w:space="0" w:color="auto"/>
            <w:bottom w:val="none" w:sz="0" w:space="0" w:color="auto"/>
            <w:right w:val="none" w:sz="0" w:space="0" w:color="auto"/>
          </w:divBdr>
        </w:div>
        <w:div w:id="1529755607">
          <w:marLeft w:val="640"/>
          <w:marRight w:val="0"/>
          <w:marTop w:val="0"/>
          <w:marBottom w:val="0"/>
          <w:divBdr>
            <w:top w:val="none" w:sz="0" w:space="0" w:color="auto"/>
            <w:left w:val="none" w:sz="0" w:space="0" w:color="auto"/>
            <w:bottom w:val="none" w:sz="0" w:space="0" w:color="auto"/>
            <w:right w:val="none" w:sz="0" w:space="0" w:color="auto"/>
          </w:divBdr>
        </w:div>
        <w:div w:id="1321810920">
          <w:marLeft w:val="640"/>
          <w:marRight w:val="0"/>
          <w:marTop w:val="0"/>
          <w:marBottom w:val="0"/>
          <w:divBdr>
            <w:top w:val="none" w:sz="0" w:space="0" w:color="auto"/>
            <w:left w:val="none" w:sz="0" w:space="0" w:color="auto"/>
            <w:bottom w:val="none" w:sz="0" w:space="0" w:color="auto"/>
            <w:right w:val="none" w:sz="0" w:space="0" w:color="auto"/>
          </w:divBdr>
        </w:div>
        <w:div w:id="1317612790">
          <w:marLeft w:val="640"/>
          <w:marRight w:val="0"/>
          <w:marTop w:val="0"/>
          <w:marBottom w:val="0"/>
          <w:divBdr>
            <w:top w:val="none" w:sz="0" w:space="0" w:color="auto"/>
            <w:left w:val="none" w:sz="0" w:space="0" w:color="auto"/>
            <w:bottom w:val="none" w:sz="0" w:space="0" w:color="auto"/>
            <w:right w:val="none" w:sz="0" w:space="0" w:color="auto"/>
          </w:divBdr>
        </w:div>
        <w:div w:id="1641154934">
          <w:marLeft w:val="640"/>
          <w:marRight w:val="0"/>
          <w:marTop w:val="0"/>
          <w:marBottom w:val="0"/>
          <w:divBdr>
            <w:top w:val="none" w:sz="0" w:space="0" w:color="auto"/>
            <w:left w:val="none" w:sz="0" w:space="0" w:color="auto"/>
            <w:bottom w:val="none" w:sz="0" w:space="0" w:color="auto"/>
            <w:right w:val="none" w:sz="0" w:space="0" w:color="auto"/>
          </w:divBdr>
        </w:div>
        <w:div w:id="1919360105">
          <w:marLeft w:val="640"/>
          <w:marRight w:val="0"/>
          <w:marTop w:val="0"/>
          <w:marBottom w:val="0"/>
          <w:divBdr>
            <w:top w:val="none" w:sz="0" w:space="0" w:color="auto"/>
            <w:left w:val="none" w:sz="0" w:space="0" w:color="auto"/>
            <w:bottom w:val="none" w:sz="0" w:space="0" w:color="auto"/>
            <w:right w:val="none" w:sz="0" w:space="0" w:color="auto"/>
          </w:divBdr>
        </w:div>
        <w:div w:id="106195686">
          <w:marLeft w:val="640"/>
          <w:marRight w:val="0"/>
          <w:marTop w:val="0"/>
          <w:marBottom w:val="0"/>
          <w:divBdr>
            <w:top w:val="none" w:sz="0" w:space="0" w:color="auto"/>
            <w:left w:val="none" w:sz="0" w:space="0" w:color="auto"/>
            <w:bottom w:val="none" w:sz="0" w:space="0" w:color="auto"/>
            <w:right w:val="none" w:sz="0" w:space="0" w:color="auto"/>
          </w:divBdr>
        </w:div>
        <w:div w:id="252278207">
          <w:marLeft w:val="640"/>
          <w:marRight w:val="0"/>
          <w:marTop w:val="0"/>
          <w:marBottom w:val="0"/>
          <w:divBdr>
            <w:top w:val="none" w:sz="0" w:space="0" w:color="auto"/>
            <w:left w:val="none" w:sz="0" w:space="0" w:color="auto"/>
            <w:bottom w:val="none" w:sz="0" w:space="0" w:color="auto"/>
            <w:right w:val="none" w:sz="0" w:space="0" w:color="auto"/>
          </w:divBdr>
        </w:div>
        <w:div w:id="986514396">
          <w:marLeft w:val="640"/>
          <w:marRight w:val="0"/>
          <w:marTop w:val="0"/>
          <w:marBottom w:val="0"/>
          <w:divBdr>
            <w:top w:val="none" w:sz="0" w:space="0" w:color="auto"/>
            <w:left w:val="none" w:sz="0" w:space="0" w:color="auto"/>
            <w:bottom w:val="none" w:sz="0" w:space="0" w:color="auto"/>
            <w:right w:val="none" w:sz="0" w:space="0" w:color="auto"/>
          </w:divBdr>
        </w:div>
        <w:div w:id="356852977">
          <w:marLeft w:val="640"/>
          <w:marRight w:val="0"/>
          <w:marTop w:val="0"/>
          <w:marBottom w:val="0"/>
          <w:divBdr>
            <w:top w:val="none" w:sz="0" w:space="0" w:color="auto"/>
            <w:left w:val="none" w:sz="0" w:space="0" w:color="auto"/>
            <w:bottom w:val="none" w:sz="0" w:space="0" w:color="auto"/>
            <w:right w:val="none" w:sz="0" w:space="0" w:color="auto"/>
          </w:divBdr>
        </w:div>
        <w:div w:id="1420983524">
          <w:marLeft w:val="640"/>
          <w:marRight w:val="0"/>
          <w:marTop w:val="0"/>
          <w:marBottom w:val="0"/>
          <w:divBdr>
            <w:top w:val="none" w:sz="0" w:space="0" w:color="auto"/>
            <w:left w:val="none" w:sz="0" w:space="0" w:color="auto"/>
            <w:bottom w:val="none" w:sz="0" w:space="0" w:color="auto"/>
            <w:right w:val="none" w:sz="0" w:space="0" w:color="auto"/>
          </w:divBdr>
        </w:div>
        <w:div w:id="1703826379">
          <w:marLeft w:val="640"/>
          <w:marRight w:val="0"/>
          <w:marTop w:val="0"/>
          <w:marBottom w:val="0"/>
          <w:divBdr>
            <w:top w:val="none" w:sz="0" w:space="0" w:color="auto"/>
            <w:left w:val="none" w:sz="0" w:space="0" w:color="auto"/>
            <w:bottom w:val="none" w:sz="0" w:space="0" w:color="auto"/>
            <w:right w:val="none" w:sz="0" w:space="0" w:color="auto"/>
          </w:divBdr>
        </w:div>
        <w:div w:id="777065675">
          <w:marLeft w:val="640"/>
          <w:marRight w:val="0"/>
          <w:marTop w:val="0"/>
          <w:marBottom w:val="0"/>
          <w:divBdr>
            <w:top w:val="none" w:sz="0" w:space="0" w:color="auto"/>
            <w:left w:val="none" w:sz="0" w:space="0" w:color="auto"/>
            <w:bottom w:val="none" w:sz="0" w:space="0" w:color="auto"/>
            <w:right w:val="none" w:sz="0" w:space="0" w:color="auto"/>
          </w:divBdr>
        </w:div>
        <w:div w:id="757168817">
          <w:marLeft w:val="640"/>
          <w:marRight w:val="0"/>
          <w:marTop w:val="0"/>
          <w:marBottom w:val="0"/>
          <w:divBdr>
            <w:top w:val="none" w:sz="0" w:space="0" w:color="auto"/>
            <w:left w:val="none" w:sz="0" w:space="0" w:color="auto"/>
            <w:bottom w:val="none" w:sz="0" w:space="0" w:color="auto"/>
            <w:right w:val="none" w:sz="0" w:space="0" w:color="auto"/>
          </w:divBdr>
        </w:div>
        <w:div w:id="1930775617">
          <w:marLeft w:val="640"/>
          <w:marRight w:val="0"/>
          <w:marTop w:val="0"/>
          <w:marBottom w:val="0"/>
          <w:divBdr>
            <w:top w:val="none" w:sz="0" w:space="0" w:color="auto"/>
            <w:left w:val="none" w:sz="0" w:space="0" w:color="auto"/>
            <w:bottom w:val="none" w:sz="0" w:space="0" w:color="auto"/>
            <w:right w:val="none" w:sz="0" w:space="0" w:color="auto"/>
          </w:divBdr>
        </w:div>
        <w:div w:id="1794399183">
          <w:marLeft w:val="640"/>
          <w:marRight w:val="0"/>
          <w:marTop w:val="0"/>
          <w:marBottom w:val="0"/>
          <w:divBdr>
            <w:top w:val="none" w:sz="0" w:space="0" w:color="auto"/>
            <w:left w:val="none" w:sz="0" w:space="0" w:color="auto"/>
            <w:bottom w:val="none" w:sz="0" w:space="0" w:color="auto"/>
            <w:right w:val="none" w:sz="0" w:space="0" w:color="auto"/>
          </w:divBdr>
        </w:div>
        <w:div w:id="704138169">
          <w:marLeft w:val="640"/>
          <w:marRight w:val="0"/>
          <w:marTop w:val="0"/>
          <w:marBottom w:val="0"/>
          <w:divBdr>
            <w:top w:val="none" w:sz="0" w:space="0" w:color="auto"/>
            <w:left w:val="none" w:sz="0" w:space="0" w:color="auto"/>
            <w:bottom w:val="none" w:sz="0" w:space="0" w:color="auto"/>
            <w:right w:val="none" w:sz="0" w:space="0" w:color="auto"/>
          </w:divBdr>
        </w:div>
        <w:div w:id="96483606">
          <w:marLeft w:val="640"/>
          <w:marRight w:val="0"/>
          <w:marTop w:val="0"/>
          <w:marBottom w:val="0"/>
          <w:divBdr>
            <w:top w:val="none" w:sz="0" w:space="0" w:color="auto"/>
            <w:left w:val="none" w:sz="0" w:space="0" w:color="auto"/>
            <w:bottom w:val="none" w:sz="0" w:space="0" w:color="auto"/>
            <w:right w:val="none" w:sz="0" w:space="0" w:color="auto"/>
          </w:divBdr>
        </w:div>
        <w:div w:id="166023377">
          <w:marLeft w:val="640"/>
          <w:marRight w:val="0"/>
          <w:marTop w:val="0"/>
          <w:marBottom w:val="0"/>
          <w:divBdr>
            <w:top w:val="none" w:sz="0" w:space="0" w:color="auto"/>
            <w:left w:val="none" w:sz="0" w:space="0" w:color="auto"/>
            <w:bottom w:val="none" w:sz="0" w:space="0" w:color="auto"/>
            <w:right w:val="none" w:sz="0" w:space="0" w:color="auto"/>
          </w:divBdr>
        </w:div>
        <w:div w:id="1882128400">
          <w:marLeft w:val="640"/>
          <w:marRight w:val="0"/>
          <w:marTop w:val="0"/>
          <w:marBottom w:val="0"/>
          <w:divBdr>
            <w:top w:val="none" w:sz="0" w:space="0" w:color="auto"/>
            <w:left w:val="none" w:sz="0" w:space="0" w:color="auto"/>
            <w:bottom w:val="none" w:sz="0" w:space="0" w:color="auto"/>
            <w:right w:val="none" w:sz="0" w:space="0" w:color="auto"/>
          </w:divBdr>
        </w:div>
        <w:div w:id="1911387145">
          <w:marLeft w:val="640"/>
          <w:marRight w:val="0"/>
          <w:marTop w:val="0"/>
          <w:marBottom w:val="0"/>
          <w:divBdr>
            <w:top w:val="none" w:sz="0" w:space="0" w:color="auto"/>
            <w:left w:val="none" w:sz="0" w:space="0" w:color="auto"/>
            <w:bottom w:val="none" w:sz="0" w:space="0" w:color="auto"/>
            <w:right w:val="none" w:sz="0" w:space="0" w:color="auto"/>
          </w:divBdr>
        </w:div>
        <w:div w:id="784273095">
          <w:marLeft w:val="640"/>
          <w:marRight w:val="0"/>
          <w:marTop w:val="0"/>
          <w:marBottom w:val="0"/>
          <w:divBdr>
            <w:top w:val="none" w:sz="0" w:space="0" w:color="auto"/>
            <w:left w:val="none" w:sz="0" w:space="0" w:color="auto"/>
            <w:bottom w:val="none" w:sz="0" w:space="0" w:color="auto"/>
            <w:right w:val="none" w:sz="0" w:space="0" w:color="auto"/>
          </w:divBdr>
        </w:div>
        <w:div w:id="94063362">
          <w:marLeft w:val="640"/>
          <w:marRight w:val="0"/>
          <w:marTop w:val="0"/>
          <w:marBottom w:val="0"/>
          <w:divBdr>
            <w:top w:val="none" w:sz="0" w:space="0" w:color="auto"/>
            <w:left w:val="none" w:sz="0" w:space="0" w:color="auto"/>
            <w:bottom w:val="none" w:sz="0" w:space="0" w:color="auto"/>
            <w:right w:val="none" w:sz="0" w:space="0" w:color="auto"/>
          </w:divBdr>
        </w:div>
        <w:div w:id="964458401">
          <w:marLeft w:val="640"/>
          <w:marRight w:val="0"/>
          <w:marTop w:val="0"/>
          <w:marBottom w:val="0"/>
          <w:divBdr>
            <w:top w:val="none" w:sz="0" w:space="0" w:color="auto"/>
            <w:left w:val="none" w:sz="0" w:space="0" w:color="auto"/>
            <w:bottom w:val="none" w:sz="0" w:space="0" w:color="auto"/>
            <w:right w:val="none" w:sz="0" w:space="0" w:color="auto"/>
          </w:divBdr>
        </w:div>
        <w:div w:id="235475297">
          <w:marLeft w:val="640"/>
          <w:marRight w:val="0"/>
          <w:marTop w:val="0"/>
          <w:marBottom w:val="0"/>
          <w:divBdr>
            <w:top w:val="none" w:sz="0" w:space="0" w:color="auto"/>
            <w:left w:val="none" w:sz="0" w:space="0" w:color="auto"/>
            <w:bottom w:val="none" w:sz="0" w:space="0" w:color="auto"/>
            <w:right w:val="none" w:sz="0" w:space="0" w:color="auto"/>
          </w:divBdr>
        </w:div>
        <w:div w:id="1240486774">
          <w:marLeft w:val="640"/>
          <w:marRight w:val="0"/>
          <w:marTop w:val="0"/>
          <w:marBottom w:val="0"/>
          <w:divBdr>
            <w:top w:val="none" w:sz="0" w:space="0" w:color="auto"/>
            <w:left w:val="none" w:sz="0" w:space="0" w:color="auto"/>
            <w:bottom w:val="none" w:sz="0" w:space="0" w:color="auto"/>
            <w:right w:val="none" w:sz="0" w:space="0" w:color="auto"/>
          </w:divBdr>
        </w:div>
        <w:div w:id="2120640246">
          <w:marLeft w:val="640"/>
          <w:marRight w:val="0"/>
          <w:marTop w:val="0"/>
          <w:marBottom w:val="0"/>
          <w:divBdr>
            <w:top w:val="none" w:sz="0" w:space="0" w:color="auto"/>
            <w:left w:val="none" w:sz="0" w:space="0" w:color="auto"/>
            <w:bottom w:val="none" w:sz="0" w:space="0" w:color="auto"/>
            <w:right w:val="none" w:sz="0" w:space="0" w:color="auto"/>
          </w:divBdr>
        </w:div>
        <w:div w:id="326520194">
          <w:marLeft w:val="640"/>
          <w:marRight w:val="0"/>
          <w:marTop w:val="0"/>
          <w:marBottom w:val="0"/>
          <w:divBdr>
            <w:top w:val="none" w:sz="0" w:space="0" w:color="auto"/>
            <w:left w:val="none" w:sz="0" w:space="0" w:color="auto"/>
            <w:bottom w:val="none" w:sz="0" w:space="0" w:color="auto"/>
            <w:right w:val="none" w:sz="0" w:space="0" w:color="auto"/>
          </w:divBdr>
        </w:div>
        <w:div w:id="81416978">
          <w:marLeft w:val="640"/>
          <w:marRight w:val="0"/>
          <w:marTop w:val="0"/>
          <w:marBottom w:val="0"/>
          <w:divBdr>
            <w:top w:val="none" w:sz="0" w:space="0" w:color="auto"/>
            <w:left w:val="none" w:sz="0" w:space="0" w:color="auto"/>
            <w:bottom w:val="none" w:sz="0" w:space="0" w:color="auto"/>
            <w:right w:val="none" w:sz="0" w:space="0" w:color="auto"/>
          </w:divBdr>
        </w:div>
        <w:div w:id="83720927">
          <w:marLeft w:val="640"/>
          <w:marRight w:val="0"/>
          <w:marTop w:val="0"/>
          <w:marBottom w:val="0"/>
          <w:divBdr>
            <w:top w:val="none" w:sz="0" w:space="0" w:color="auto"/>
            <w:left w:val="none" w:sz="0" w:space="0" w:color="auto"/>
            <w:bottom w:val="none" w:sz="0" w:space="0" w:color="auto"/>
            <w:right w:val="none" w:sz="0" w:space="0" w:color="auto"/>
          </w:divBdr>
        </w:div>
        <w:div w:id="1991253987">
          <w:marLeft w:val="640"/>
          <w:marRight w:val="0"/>
          <w:marTop w:val="0"/>
          <w:marBottom w:val="0"/>
          <w:divBdr>
            <w:top w:val="none" w:sz="0" w:space="0" w:color="auto"/>
            <w:left w:val="none" w:sz="0" w:space="0" w:color="auto"/>
            <w:bottom w:val="none" w:sz="0" w:space="0" w:color="auto"/>
            <w:right w:val="none" w:sz="0" w:space="0" w:color="auto"/>
          </w:divBdr>
        </w:div>
        <w:div w:id="1247421772">
          <w:marLeft w:val="640"/>
          <w:marRight w:val="0"/>
          <w:marTop w:val="0"/>
          <w:marBottom w:val="0"/>
          <w:divBdr>
            <w:top w:val="none" w:sz="0" w:space="0" w:color="auto"/>
            <w:left w:val="none" w:sz="0" w:space="0" w:color="auto"/>
            <w:bottom w:val="none" w:sz="0" w:space="0" w:color="auto"/>
            <w:right w:val="none" w:sz="0" w:space="0" w:color="auto"/>
          </w:divBdr>
        </w:div>
        <w:div w:id="1493982796">
          <w:marLeft w:val="640"/>
          <w:marRight w:val="0"/>
          <w:marTop w:val="0"/>
          <w:marBottom w:val="0"/>
          <w:divBdr>
            <w:top w:val="none" w:sz="0" w:space="0" w:color="auto"/>
            <w:left w:val="none" w:sz="0" w:space="0" w:color="auto"/>
            <w:bottom w:val="none" w:sz="0" w:space="0" w:color="auto"/>
            <w:right w:val="none" w:sz="0" w:space="0" w:color="auto"/>
          </w:divBdr>
        </w:div>
        <w:div w:id="856430562">
          <w:marLeft w:val="640"/>
          <w:marRight w:val="0"/>
          <w:marTop w:val="0"/>
          <w:marBottom w:val="0"/>
          <w:divBdr>
            <w:top w:val="none" w:sz="0" w:space="0" w:color="auto"/>
            <w:left w:val="none" w:sz="0" w:space="0" w:color="auto"/>
            <w:bottom w:val="none" w:sz="0" w:space="0" w:color="auto"/>
            <w:right w:val="none" w:sz="0" w:space="0" w:color="auto"/>
          </w:divBdr>
        </w:div>
        <w:div w:id="1512334591">
          <w:marLeft w:val="640"/>
          <w:marRight w:val="0"/>
          <w:marTop w:val="0"/>
          <w:marBottom w:val="0"/>
          <w:divBdr>
            <w:top w:val="none" w:sz="0" w:space="0" w:color="auto"/>
            <w:left w:val="none" w:sz="0" w:space="0" w:color="auto"/>
            <w:bottom w:val="none" w:sz="0" w:space="0" w:color="auto"/>
            <w:right w:val="none" w:sz="0" w:space="0" w:color="auto"/>
          </w:divBdr>
        </w:div>
        <w:div w:id="872614993">
          <w:marLeft w:val="640"/>
          <w:marRight w:val="0"/>
          <w:marTop w:val="0"/>
          <w:marBottom w:val="0"/>
          <w:divBdr>
            <w:top w:val="none" w:sz="0" w:space="0" w:color="auto"/>
            <w:left w:val="none" w:sz="0" w:space="0" w:color="auto"/>
            <w:bottom w:val="none" w:sz="0" w:space="0" w:color="auto"/>
            <w:right w:val="none" w:sz="0" w:space="0" w:color="auto"/>
          </w:divBdr>
        </w:div>
        <w:div w:id="418648130">
          <w:marLeft w:val="640"/>
          <w:marRight w:val="0"/>
          <w:marTop w:val="0"/>
          <w:marBottom w:val="0"/>
          <w:divBdr>
            <w:top w:val="none" w:sz="0" w:space="0" w:color="auto"/>
            <w:left w:val="none" w:sz="0" w:space="0" w:color="auto"/>
            <w:bottom w:val="none" w:sz="0" w:space="0" w:color="auto"/>
            <w:right w:val="none" w:sz="0" w:space="0" w:color="auto"/>
          </w:divBdr>
        </w:div>
        <w:div w:id="840586993">
          <w:marLeft w:val="640"/>
          <w:marRight w:val="0"/>
          <w:marTop w:val="0"/>
          <w:marBottom w:val="0"/>
          <w:divBdr>
            <w:top w:val="none" w:sz="0" w:space="0" w:color="auto"/>
            <w:left w:val="none" w:sz="0" w:space="0" w:color="auto"/>
            <w:bottom w:val="none" w:sz="0" w:space="0" w:color="auto"/>
            <w:right w:val="none" w:sz="0" w:space="0" w:color="auto"/>
          </w:divBdr>
        </w:div>
        <w:div w:id="1898738714">
          <w:marLeft w:val="640"/>
          <w:marRight w:val="0"/>
          <w:marTop w:val="0"/>
          <w:marBottom w:val="0"/>
          <w:divBdr>
            <w:top w:val="none" w:sz="0" w:space="0" w:color="auto"/>
            <w:left w:val="none" w:sz="0" w:space="0" w:color="auto"/>
            <w:bottom w:val="none" w:sz="0" w:space="0" w:color="auto"/>
            <w:right w:val="none" w:sz="0" w:space="0" w:color="auto"/>
          </w:divBdr>
        </w:div>
        <w:div w:id="872153695">
          <w:marLeft w:val="640"/>
          <w:marRight w:val="0"/>
          <w:marTop w:val="0"/>
          <w:marBottom w:val="0"/>
          <w:divBdr>
            <w:top w:val="none" w:sz="0" w:space="0" w:color="auto"/>
            <w:left w:val="none" w:sz="0" w:space="0" w:color="auto"/>
            <w:bottom w:val="none" w:sz="0" w:space="0" w:color="auto"/>
            <w:right w:val="none" w:sz="0" w:space="0" w:color="auto"/>
          </w:divBdr>
        </w:div>
        <w:div w:id="1957636053">
          <w:marLeft w:val="640"/>
          <w:marRight w:val="0"/>
          <w:marTop w:val="0"/>
          <w:marBottom w:val="0"/>
          <w:divBdr>
            <w:top w:val="none" w:sz="0" w:space="0" w:color="auto"/>
            <w:left w:val="none" w:sz="0" w:space="0" w:color="auto"/>
            <w:bottom w:val="none" w:sz="0" w:space="0" w:color="auto"/>
            <w:right w:val="none" w:sz="0" w:space="0" w:color="auto"/>
          </w:divBdr>
        </w:div>
        <w:div w:id="441461328">
          <w:marLeft w:val="640"/>
          <w:marRight w:val="0"/>
          <w:marTop w:val="0"/>
          <w:marBottom w:val="0"/>
          <w:divBdr>
            <w:top w:val="none" w:sz="0" w:space="0" w:color="auto"/>
            <w:left w:val="none" w:sz="0" w:space="0" w:color="auto"/>
            <w:bottom w:val="none" w:sz="0" w:space="0" w:color="auto"/>
            <w:right w:val="none" w:sz="0" w:space="0" w:color="auto"/>
          </w:divBdr>
        </w:div>
        <w:div w:id="1257254747">
          <w:marLeft w:val="640"/>
          <w:marRight w:val="0"/>
          <w:marTop w:val="0"/>
          <w:marBottom w:val="0"/>
          <w:divBdr>
            <w:top w:val="none" w:sz="0" w:space="0" w:color="auto"/>
            <w:left w:val="none" w:sz="0" w:space="0" w:color="auto"/>
            <w:bottom w:val="none" w:sz="0" w:space="0" w:color="auto"/>
            <w:right w:val="none" w:sz="0" w:space="0" w:color="auto"/>
          </w:divBdr>
        </w:div>
        <w:div w:id="1486167644">
          <w:marLeft w:val="640"/>
          <w:marRight w:val="0"/>
          <w:marTop w:val="0"/>
          <w:marBottom w:val="0"/>
          <w:divBdr>
            <w:top w:val="none" w:sz="0" w:space="0" w:color="auto"/>
            <w:left w:val="none" w:sz="0" w:space="0" w:color="auto"/>
            <w:bottom w:val="none" w:sz="0" w:space="0" w:color="auto"/>
            <w:right w:val="none" w:sz="0" w:space="0" w:color="auto"/>
          </w:divBdr>
        </w:div>
        <w:div w:id="1121530784">
          <w:marLeft w:val="640"/>
          <w:marRight w:val="0"/>
          <w:marTop w:val="0"/>
          <w:marBottom w:val="0"/>
          <w:divBdr>
            <w:top w:val="none" w:sz="0" w:space="0" w:color="auto"/>
            <w:left w:val="none" w:sz="0" w:space="0" w:color="auto"/>
            <w:bottom w:val="none" w:sz="0" w:space="0" w:color="auto"/>
            <w:right w:val="none" w:sz="0" w:space="0" w:color="auto"/>
          </w:divBdr>
        </w:div>
        <w:div w:id="374620292">
          <w:marLeft w:val="640"/>
          <w:marRight w:val="0"/>
          <w:marTop w:val="0"/>
          <w:marBottom w:val="0"/>
          <w:divBdr>
            <w:top w:val="none" w:sz="0" w:space="0" w:color="auto"/>
            <w:left w:val="none" w:sz="0" w:space="0" w:color="auto"/>
            <w:bottom w:val="none" w:sz="0" w:space="0" w:color="auto"/>
            <w:right w:val="none" w:sz="0" w:space="0" w:color="auto"/>
          </w:divBdr>
        </w:div>
        <w:div w:id="371884031">
          <w:marLeft w:val="640"/>
          <w:marRight w:val="0"/>
          <w:marTop w:val="0"/>
          <w:marBottom w:val="0"/>
          <w:divBdr>
            <w:top w:val="none" w:sz="0" w:space="0" w:color="auto"/>
            <w:left w:val="none" w:sz="0" w:space="0" w:color="auto"/>
            <w:bottom w:val="none" w:sz="0" w:space="0" w:color="auto"/>
            <w:right w:val="none" w:sz="0" w:space="0" w:color="auto"/>
          </w:divBdr>
        </w:div>
        <w:div w:id="108666403">
          <w:marLeft w:val="640"/>
          <w:marRight w:val="0"/>
          <w:marTop w:val="0"/>
          <w:marBottom w:val="0"/>
          <w:divBdr>
            <w:top w:val="none" w:sz="0" w:space="0" w:color="auto"/>
            <w:left w:val="none" w:sz="0" w:space="0" w:color="auto"/>
            <w:bottom w:val="none" w:sz="0" w:space="0" w:color="auto"/>
            <w:right w:val="none" w:sz="0" w:space="0" w:color="auto"/>
          </w:divBdr>
        </w:div>
        <w:div w:id="655458088">
          <w:marLeft w:val="640"/>
          <w:marRight w:val="0"/>
          <w:marTop w:val="0"/>
          <w:marBottom w:val="0"/>
          <w:divBdr>
            <w:top w:val="none" w:sz="0" w:space="0" w:color="auto"/>
            <w:left w:val="none" w:sz="0" w:space="0" w:color="auto"/>
            <w:bottom w:val="none" w:sz="0" w:space="0" w:color="auto"/>
            <w:right w:val="none" w:sz="0" w:space="0" w:color="auto"/>
          </w:divBdr>
        </w:div>
        <w:div w:id="1457093611">
          <w:marLeft w:val="640"/>
          <w:marRight w:val="0"/>
          <w:marTop w:val="0"/>
          <w:marBottom w:val="0"/>
          <w:divBdr>
            <w:top w:val="none" w:sz="0" w:space="0" w:color="auto"/>
            <w:left w:val="none" w:sz="0" w:space="0" w:color="auto"/>
            <w:bottom w:val="none" w:sz="0" w:space="0" w:color="auto"/>
            <w:right w:val="none" w:sz="0" w:space="0" w:color="auto"/>
          </w:divBdr>
        </w:div>
        <w:div w:id="52167980">
          <w:marLeft w:val="640"/>
          <w:marRight w:val="0"/>
          <w:marTop w:val="0"/>
          <w:marBottom w:val="0"/>
          <w:divBdr>
            <w:top w:val="none" w:sz="0" w:space="0" w:color="auto"/>
            <w:left w:val="none" w:sz="0" w:space="0" w:color="auto"/>
            <w:bottom w:val="none" w:sz="0" w:space="0" w:color="auto"/>
            <w:right w:val="none" w:sz="0" w:space="0" w:color="auto"/>
          </w:divBdr>
        </w:div>
        <w:div w:id="1974482191">
          <w:marLeft w:val="640"/>
          <w:marRight w:val="0"/>
          <w:marTop w:val="0"/>
          <w:marBottom w:val="0"/>
          <w:divBdr>
            <w:top w:val="none" w:sz="0" w:space="0" w:color="auto"/>
            <w:left w:val="none" w:sz="0" w:space="0" w:color="auto"/>
            <w:bottom w:val="none" w:sz="0" w:space="0" w:color="auto"/>
            <w:right w:val="none" w:sz="0" w:space="0" w:color="auto"/>
          </w:divBdr>
        </w:div>
        <w:div w:id="680670211">
          <w:marLeft w:val="640"/>
          <w:marRight w:val="0"/>
          <w:marTop w:val="0"/>
          <w:marBottom w:val="0"/>
          <w:divBdr>
            <w:top w:val="none" w:sz="0" w:space="0" w:color="auto"/>
            <w:left w:val="none" w:sz="0" w:space="0" w:color="auto"/>
            <w:bottom w:val="none" w:sz="0" w:space="0" w:color="auto"/>
            <w:right w:val="none" w:sz="0" w:space="0" w:color="auto"/>
          </w:divBdr>
        </w:div>
        <w:div w:id="1931964707">
          <w:marLeft w:val="640"/>
          <w:marRight w:val="0"/>
          <w:marTop w:val="0"/>
          <w:marBottom w:val="0"/>
          <w:divBdr>
            <w:top w:val="none" w:sz="0" w:space="0" w:color="auto"/>
            <w:left w:val="none" w:sz="0" w:space="0" w:color="auto"/>
            <w:bottom w:val="none" w:sz="0" w:space="0" w:color="auto"/>
            <w:right w:val="none" w:sz="0" w:space="0" w:color="auto"/>
          </w:divBdr>
        </w:div>
        <w:div w:id="2116099239">
          <w:marLeft w:val="640"/>
          <w:marRight w:val="0"/>
          <w:marTop w:val="0"/>
          <w:marBottom w:val="0"/>
          <w:divBdr>
            <w:top w:val="none" w:sz="0" w:space="0" w:color="auto"/>
            <w:left w:val="none" w:sz="0" w:space="0" w:color="auto"/>
            <w:bottom w:val="none" w:sz="0" w:space="0" w:color="auto"/>
            <w:right w:val="none" w:sz="0" w:space="0" w:color="auto"/>
          </w:divBdr>
        </w:div>
        <w:div w:id="1383140958">
          <w:marLeft w:val="640"/>
          <w:marRight w:val="0"/>
          <w:marTop w:val="0"/>
          <w:marBottom w:val="0"/>
          <w:divBdr>
            <w:top w:val="none" w:sz="0" w:space="0" w:color="auto"/>
            <w:left w:val="none" w:sz="0" w:space="0" w:color="auto"/>
            <w:bottom w:val="none" w:sz="0" w:space="0" w:color="auto"/>
            <w:right w:val="none" w:sz="0" w:space="0" w:color="auto"/>
          </w:divBdr>
        </w:div>
        <w:div w:id="720323453">
          <w:marLeft w:val="640"/>
          <w:marRight w:val="0"/>
          <w:marTop w:val="0"/>
          <w:marBottom w:val="0"/>
          <w:divBdr>
            <w:top w:val="none" w:sz="0" w:space="0" w:color="auto"/>
            <w:left w:val="none" w:sz="0" w:space="0" w:color="auto"/>
            <w:bottom w:val="none" w:sz="0" w:space="0" w:color="auto"/>
            <w:right w:val="none" w:sz="0" w:space="0" w:color="auto"/>
          </w:divBdr>
        </w:div>
        <w:div w:id="564874922">
          <w:marLeft w:val="640"/>
          <w:marRight w:val="0"/>
          <w:marTop w:val="0"/>
          <w:marBottom w:val="0"/>
          <w:divBdr>
            <w:top w:val="none" w:sz="0" w:space="0" w:color="auto"/>
            <w:left w:val="none" w:sz="0" w:space="0" w:color="auto"/>
            <w:bottom w:val="none" w:sz="0" w:space="0" w:color="auto"/>
            <w:right w:val="none" w:sz="0" w:space="0" w:color="auto"/>
          </w:divBdr>
        </w:div>
        <w:div w:id="1715159108">
          <w:marLeft w:val="640"/>
          <w:marRight w:val="0"/>
          <w:marTop w:val="0"/>
          <w:marBottom w:val="0"/>
          <w:divBdr>
            <w:top w:val="none" w:sz="0" w:space="0" w:color="auto"/>
            <w:left w:val="none" w:sz="0" w:space="0" w:color="auto"/>
            <w:bottom w:val="none" w:sz="0" w:space="0" w:color="auto"/>
            <w:right w:val="none" w:sz="0" w:space="0" w:color="auto"/>
          </w:divBdr>
        </w:div>
        <w:div w:id="106972658">
          <w:marLeft w:val="640"/>
          <w:marRight w:val="0"/>
          <w:marTop w:val="0"/>
          <w:marBottom w:val="0"/>
          <w:divBdr>
            <w:top w:val="none" w:sz="0" w:space="0" w:color="auto"/>
            <w:left w:val="none" w:sz="0" w:space="0" w:color="auto"/>
            <w:bottom w:val="none" w:sz="0" w:space="0" w:color="auto"/>
            <w:right w:val="none" w:sz="0" w:space="0" w:color="auto"/>
          </w:divBdr>
        </w:div>
        <w:div w:id="1967077600">
          <w:marLeft w:val="640"/>
          <w:marRight w:val="0"/>
          <w:marTop w:val="0"/>
          <w:marBottom w:val="0"/>
          <w:divBdr>
            <w:top w:val="none" w:sz="0" w:space="0" w:color="auto"/>
            <w:left w:val="none" w:sz="0" w:space="0" w:color="auto"/>
            <w:bottom w:val="none" w:sz="0" w:space="0" w:color="auto"/>
            <w:right w:val="none" w:sz="0" w:space="0" w:color="auto"/>
          </w:divBdr>
        </w:div>
        <w:div w:id="2118982571">
          <w:marLeft w:val="640"/>
          <w:marRight w:val="0"/>
          <w:marTop w:val="0"/>
          <w:marBottom w:val="0"/>
          <w:divBdr>
            <w:top w:val="none" w:sz="0" w:space="0" w:color="auto"/>
            <w:left w:val="none" w:sz="0" w:space="0" w:color="auto"/>
            <w:bottom w:val="none" w:sz="0" w:space="0" w:color="auto"/>
            <w:right w:val="none" w:sz="0" w:space="0" w:color="auto"/>
          </w:divBdr>
        </w:div>
        <w:div w:id="1857959500">
          <w:marLeft w:val="640"/>
          <w:marRight w:val="0"/>
          <w:marTop w:val="0"/>
          <w:marBottom w:val="0"/>
          <w:divBdr>
            <w:top w:val="none" w:sz="0" w:space="0" w:color="auto"/>
            <w:left w:val="none" w:sz="0" w:space="0" w:color="auto"/>
            <w:bottom w:val="none" w:sz="0" w:space="0" w:color="auto"/>
            <w:right w:val="none" w:sz="0" w:space="0" w:color="auto"/>
          </w:divBdr>
        </w:div>
        <w:div w:id="199175028">
          <w:marLeft w:val="640"/>
          <w:marRight w:val="0"/>
          <w:marTop w:val="0"/>
          <w:marBottom w:val="0"/>
          <w:divBdr>
            <w:top w:val="none" w:sz="0" w:space="0" w:color="auto"/>
            <w:left w:val="none" w:sz="0" w:space="0" w:color="auto"/>
            <w:bottom w:val="none" w:sz="0" w:space="0" w:color="auto"/>
            <w:right w:val="none" w:sz="0" w:space="0" w:color="auto"/>
          </w:divBdr>
        </w:div>
        <w:div w:id="288626869">
          <w:marLeft w:val="640"/>
          <w:marRight w:val="0"/>
          <w:marTop w:val="0"/>
          <w:marBottom w:val="0"/>
          <w:divBdr>
            <w:top w:val="none" w:sz="0" w:space="0" w:color="auto"/>
            <w:left w:val="none" w:sz="0" w:space="0" w:color="auto"/>
            <w:bottom w:val="none" w:sz="0" w:space="0" w:color="auto"/>
            <w:right w:val="none" w:sz="0" w:space="0" w:color="auto"/>
          </w:divBdr>
        </w:div>
        <w:div w:id="1815561125">
          <w:marLeft w:val="640"/>
          <w:marRight w:val="0"/>
          <w:marTop w:val="0"/>
          <w:marBottom w:val="0"/>
          <w:divBdr>
            <w:top w:val="none" w:sz="0" w:space="0" w:color="auto"/>
            <w:left w:val="none" w:sz="0" w:space="0" w:color="auto"/>
            <w:bottom w:val="none" w:sz="0" w:space="0" w:color="auto"/>
            <w:right w:val="none" w:sz="0" w:space="0" w:color="auto"/>
          </w:divBdr>
        </w:div>
        <w:div w:id="911692983">
          <w:marLeft w:val="640"/>
          <w:marRight w:val="0"/>
          <w:marTop w:val="0"/>
          <w:marBottom w:val="0"/>
          <w:divBdr>
            <w:top w:val="none" w:sz="0" w:space="0" w:color="auto"/>
            <w:left w:val="none" w:sz="0" w:space="0" w:color="auto"/>
            <w:bottom w:val="none" w:sz="0" w:space="0" w:color="auto"/>
            <w:right w:val="none" w:sz="0" w:space="0" w:color="auto"/>
          </w:divBdr>
        </w:div>
        <w:div w:id="282805536">
          <w:marLeft w:val="640"/>
          <w:marRight w:val="0"/>
          <w:marTop w:val="0"/>
          <w:marBottom w:val="0"/>
          <w:divBdr>
            <w:top w:val="none" w:sz="0" w:space="0" w:color="auto"/>
            <w:left w:val="none" w:sz="0" w:space="0" w:color="auto"/>
            <w:bottom w:val="none" w:sz="0" w:space="0" w:color="auto"/>
            <w:right w:val="none" w:sz="0" w:space="0" w:color="auto"/>
          </w:divBdr>
        </w:div>
        <w:div w:id="1974368369">
          <w:marLeft w:val="640"/>
          <w:marRight w:val="0"/>
          <w:marTop w:val="0"/>
          <w:marBottom w:val="0"/>
          <w:divBdr>
            <w:top w:val="none" w:sz="0" w:space="0" w:color="auto"/>
            <w:left w:val="none" w:sz="0" w:space="0" w:color="auto"/>
            <w:bottom w:val="none" w:sz="0" w:space="0" w:color="auto"/>
            <w:right w:val="none" w:sz="0" w:space="0" w:color="auto"/>
          </w:divBdr>
        </w:div>
        <w:div w:id="767774742">
          <w:marLeft w:val="640"/>
          <w:marRight w:val="0"/>
          <w:marTop w:val="0"/>
          <w:marBottom w:val="0"/>
          <w:divBdr>
            <w:top w:val="none" w:sz="0" w:space="0" w:color="auto"/>
            <w:left w:val="none" w:sz="0" w:space="0" w:color="auto"/>
            <w:bottom w:val="none" w:sz="0" w:space="0" w:color="auto"/>
            <w:right w:val="none" w:sz="0" w:space="0" w:color="auto"/>
          </w:divBdr>
        </w:div>
        <w:div w:id="128789429">
          <w:marLeft w:val="640"/>
          <w:marRight w:val="0"/>
          <w:marTop w:val="0"/>
          <w:marBottom w:val="0"/>
          <w:divBdr>
            <w:top w:val="none" w:sz="0" w:space="0" w:color="auto"/>
            <w:left w:val="none" w:sz="0" w:space="0" w:color="auto"/>
            <w:bottom w:val="none" w:sz="0" w:space="0" w:color="auto"/>
            <w:right w:val="none" w:sz="0" w:space="0" w:color="auto"/>
          </w:divBdr>
        </w:div>
        <w:div w:id="1399591433">
          <w:marLeft w:val="640"/>
          <w:marRight w:val="0"/>
          <w:marTop w:val="0"/>
          <w:marBottom w:val="0"/>
          <w:divBdr>
            <w:top w:val="none" w:sz="0" w:space="0" w:color="auto"/>
            <w:left w:val="none" w:sz="0" w:space="0" w:color="auto"/>
            <w:bottom w:val="none" w:sz="0" w:space="0" w:color="auto"/>
            <w:right w:val="none" w:sz="0" w:space="0" w:color="auto"/>
          </w:divBdr>
        </w:div>
        <w:div w:id="1984582213">
          <w:marLeft w:val="640"/>
          <w:marRight w:val="0"/>
          <w:marTop w:val="0"/>
          <w:marBottom w:val="0"/>
          <w:divBdr>
            <w:top w:val="none" w:sz="0" w:space="0" w:color="auto"/>
            <w:left w:val="none" w:sz="0" w:space="0" w:color="auto"/>
            <w:bottom w:val="none" w:sz="0" w:space="0" w:color="auto"/>
            <w:right w:val="none" w:sz="0" w:space="0" w:color="auto"/>
          </w:divBdr>
        </w:div>
        <w:div w:id="1265771044">
          <w:marLeft w:val="640"/>
          <w:marRight w:val="0"/>
          <w:marTop w:val="0"/>
          <w:marBottom w:val="0"/>
          <w:divBdr>
            <w:top w:val="none" w:sz="0" w:space="0" w:color="auto"/>
            <w:left w:val="none" w:sz="0" w:space="0" w:color="auto"/>
            <w:bottom w:val="none" w:sz="0" w:space="0" w:color="auto"/>
            <w:right w:val="none" w:sz="0" w:space="0" w:color="auto"/>
          </w:divBdr>
        </w:div>
        <w:div w:id="1047025990">
          <w:marLeft w:val="640"/>
          <w:marRight w:val="0"/>
          <w:marTop w:val="0"/>
          <w:marBottom w:val="0"/>
          <w:divBdr>
            <w:top w:val="none" w:sz="0" w:space="0" w:color="auto"/>
            <w:left w:val="none" w:sz="0" w:space="0" w:color="auto"/>
            <w:bottom w:val="none" w:sz="0" w:space="0" w:color="auto"/>
            <w:right w:val="none" w:sz="0" w:space="0" w:color="auto"/>
          </w:divBdr>
        </w:div>
        <w:div w:id="1805855039">
          <w:marLeft w:val="640"/>
          <w:marRight w:val="0"/>
          <w:marTop w:val="0"/>
          <w:marBottom w:val="0"/>
          <w:divBdr>
            <w:top w:val="none" w:sz="0" w:space="0" w:color="auto"/>
            <w:left w:val="none" w:sz="0" w:space="0" w:color="auto"/>
            <w:bottom w:val="none" w:sz="0" w:space="0" w:color="auto"/>
            <w:right w:val="none" w:sz="0" w:space="0" w:color="auto"/>
          </w:divBdr>
        </w:div>
        <w:div w:id="1614246087">
          <w:marLeft w:val="640"/>
          <w:marRight w:val="0"/>
          <w:marTop w:val="0"/>
          <w:marBottom w:val="0"/>
          <w:divBdr>
            <w:top w:val="none" w:sz="0" w:space="0" w:color="auto"/>
            <w:left w:val="none" w:sz="0" w:space="0" w:color="auto"/>
            <w:bottom w:val="none" w:sz="0" w:space="0" w:color="auto"/>
            <w:right w:val="none" w:sz="0" w:space="0" w:color="auto"/>
          </w:divBdr>
        </w:div>
        <w:div w:id="550725920">
          <w:marLeft w:val="640"/>
          <w:marRight w:val="0"/>
          <w:marTop w:val="0"/>
          <w:marBottom w:val="0"/>
          <w:divBdr>
            <w:top w:val="none" w:sz="0" w:space="0" w:color="auto"/>
            <w:left w:val="none" w:sz="0" w:space="0" w:color="auto"/>
            <w:bottom w:val="none" w:sz="0" w:space="0" w:color="auto"/>
            <w:right w:val="none" w:sz="0" w:space="0" w:color="auto"/>
          </w:divBdr>
        </w:div>
        <w:div w:id="715474575">
          <w:marLeft w:val="640"/>
          <w:marRight w:val="0"/>
          <w:marTop w:val="0"/>
          <w:marBottom w:val="0"/>
          <w:divBdr>
            <w:top w:val="none" w:sz="0" w:space="0" w:color="auto"/>
            <w:left w:val="none" w:sz="0" w:space="0" w:color="auto"/>
            <w:bottom w:val="none" w:sz="0" w:space="0" w:color="auto"/>
            <w:right w:val="none" w:sz="0" w:space="0" w:color="auto"/>
          </w:divBdr>
        </w:div>
        <w:div w:id="1775637839">
          <w:marLeft w:val="640"/>
          <w:marRight w:val="0"/>
          <w:marTop w:val="0"/>
          <w:marBottom w:val="0"/>
          <w:divBdr>
            <w:top w:val="none" w:sz="0" w:space="0" w:color="auto"/>
            <w:left w:val="none" w:sz="0" w:space="0" w:color="auto"/>
            <w:bottom w:val="none" w:sz="0" w:space="0" w:color="auto"/>
            <w:right w:val="none" w:sz="0" w:space="0" w:color="auto"/>
          </w:divBdr>
        </w:div>
        <w:div w:id="188762166">
          <w:marLeft w:val="640"/>
          <w:marRight w:val="0"/>
          <w:marTop w:val="0"/>
          <w:marBottom w:val="0"/>
          <w:divBdr>
            <w:top w:val="none" w:sz="0" w:space="0" w:color="auto"/>
            <w:left w:val="none" w:sz="0" w:space="0" w:color="auto"/>
            <w:bottom w:val="none" w:sz="0" w:space="0" w:color="auto"/>
            <w:right w:val="none" w:sz="0" w:space="0" w:color="auto"/>
          </w:divBdr>
        </w:div>
        <w:div w:id="1436248888">
          <w:marLeft w:val="640"/>
          <w:marRight w:val="0"/>
          <w:marTop w:val="0"/>
          <w:marBottom w:val="0"/>
          <w:divBdr>
            <w:top w:val="none" w:sz="0" w:space="0" w:color="auto"/>
            <w:left w:val="none" w:sz="0" w:space="0" w:color="auto"/>
            <w:bottom w:val="none" w:sz="0" w:space="0" w:color="auto"/>
            <w:right w:val="none" w:sz="0" w:space="0" w:color="auto"/>
          </w:divBdr>
        </w:div>
        <w:div w:id="1744255553">
          <w:marLeft w:val="640"/>
          <w:marRight w:val="0"/>
          <w:marTop w:val="0"/>
          <w:marBottom w:val="0"/>
          <w:divBdr>
            <w:top w:val="none" w:sz="0" w:space="0" w:color="auto"/>
            <w:left w:val="none" w:sz="0" w:space="0" w:color="auto"/>
            <w:bottom w:val="none" w:sz="0" w:space="0" w:color="auto"/>
            <w:right w:val="none" w:sz="0" w:space="0" w:color="auto"/>
          </w:divBdr>
        </w:div>
        <w:div w:id="1543981343">
          <w:marLeft w:val="640"/>
          <w:marRight w:val="0"/>
          <w:marTop w:val="0"/>
          <w:marBottom w:val="0"/>
          <w:divBdr>
            <w:top w:val="none" w:sz="0" w:space="0" w:color="auto"/>
            <w:left w:val="none" w:sz="0" w:space="0" w:color="auto"/>
            <w:bottom w:val="none" w:sz="0" w:space="0" w:color="auto"/>
            <w:right w:val="none" w:sz="0" w:space="0" w:color="auto"/>
          </w:divBdr>
        </w:div>
        <w:div w:id="1249148559">
          <w:marLeft w:val="640"/>
          <w:marRight w:val="0"/>
          <w:marTop w:val="0"/>
          <w:marBottom w:val="0"/>
          <w:divBdr>
            <w:top w:val="none" w:sz="0" w:space="0" w:color="auto"/>
            <w:left w:val="none" w:sz="0" w:space="0" w:color="auto"/>
            <w:bottom w:val="none" w:sz="0" w:space="0" w:color="auto"/>
            <w:right w:val="none" w:sz="0" w:space="0" w:color="auto"/>
          </w:divBdr>
        </w:div>
        <w:div w:id="1432700998">
          <w:marLeft w:val="640"/>
          <w:marRight w:val="0"/>
          <w:marTop w:val="0"/>
          <w:marBottom w:val="0"/>
          <w:divBdr>
            <w:top w:val="none" w:sz="0" w:space="0" w:color="auto"/>
            <w:left w:val="none" w:sz="0" w:space="0" w:color="auto"/>
            <w:bottom w:val="none" w:sz="0" w:space="0" w:color="auto"/>
            <w:right w:val="none" w:sz="0" w:space="0" w:color="auto"/>
          </w:divBdr>
        </w:div>
        <w:div w:id="1349213859">
          <w:marLeft w:val="640"/>
          <w:marRight w:val="0"/>
          <w:marTop w:val="0"/>
          <w:marBottom w:val="0"/>
          <w:divBdr>
            <w:top w:val="none" w:sz="0" w:space="0" w:color="auto"/>
            <w:left w:val="none" w:sz="0" w:space="0" w:color="auto"/>
            <w:bottom w:val="none" w:sz="0" w:space="0" w:color="auto"/>
            <w:right w:val="none" w:sz="0" w:space="0" w:color="auto"/>
          </w:divBdr>
        </w:div>
        <w:div w:id="940380779">
          <w:marLeft w:val="640"/>
          <w:marRight w:val="0"/>
          <w:marTop w:val="0"/>
          <w:marBottom w:val="0"/>
          <w:divBdr>
            <w:top w:val="none" w:sz="0" w:space="0" w:color="auto"/>
            <w:left w:val="none" w:sz="0" w:space="0" w:color="auto"/>
            <w:bottom w:val="none" w:sz="0" w:space="0" w:color="auto"/>
            <w:right w:val="none" w:sz="0" w:space="0" w:color="auto"/>
          </w:divBdr>
        </w:div>
        <w:div w:id="359208823">
          <w:marLeft w:val="640"/>
          <w:marRight w:val="0"/>
          <w:marTop w:val="0"/>
          <w:marBottom w:val="0"/>
          <w:divBdr>
            <w:top w:val="none" w:sz="0" w:space="0" w:color="auto"/>
            <w:left w:val="none" w:sz="0" w:space="0" w:color="auto"/>
            <w:bottom w:val="none" w:sz="0" w:space="0" w:color="auto"/>
            <w:right w:val="none" w:sz="0" w:space="0" w:color="auto"/>
          </w:divBdr>
        </w:div>
        <w:div w:id="1231815481">
          <w:marLeft w:val="640"/>
          <w:marRight w:val="0"/>
          <w:marTop w:val="0"/>
          <w:marBottom w:val="0"/>
          <w:divBdr>
            <w:top w:val="none" w:sz="0" w:space="0" w:color="auto"/>
            <w:left w:val="none" w:sz="0" w:space="0" w:color="auto"/>
            <w:bottom w:val="none" w:sz="0" w:space="0" w:color="auto"/>
            <w:right w:val="none" w:sz="0" w:space="0" w:color="auto"/>
          </w:divBdr>
        </w:div>
        <w:div w:id="842285067">
          <w:marLeft w:val="640"/>
          <w:marRight w:val="0"/>
          <w:marTop w:val="0"/>
          <w:marBottom w:val="0"/>
          <w:divBdr>
            <w:top w:val="none" w:sz="0" w:space="0" w:color="auto"/>
            <w:left w:val="none" w:sz="0" w:space="0" w:color="auto"/>
            <w:bottom w:val="none" w:sz="0" w:space="0" w:color="auto"/>
            <w:right w:val="none" w:sz="0" w:space="0" w:color="auto"/>
          </w:divBdr>
        </w:div>
        <w:div w:id="1980375204">
          <w:marLeft w:val="640"/>
          <w:marRight w:val="0"/>
          <w:marTop w:val="0"/>
          <w:marBottom w:val="0"/>
          <w:divBdr>
            <w:top w:val="none" w:sz="0" w:space="0" w:color="auto"/>
            <w:left w:val="none" w:sz="0" w:space="0" w:color="auto"/>
            <w:bottom w:val="none" w:sz="0" w:space="0" w:color="auto"/>
            <w:right w:val="none" w:sz="0" w:space="0" w:color="auto"/>
          </w:divBdr>
        </w:div>
        <w:div w:id="1106803004">
          <w:marLeft w:val="640"/>
          <w:marRight w:val="0"/>
          <w:marTop w:val="0"/>
          <w:marBottom w:val="0"/>
          <w:divBdr>
            <w:top w:val="none" w:sz="0" w:space="0" w:color="auto"/>
            <w:left w:val="none" w:sz="0" w:space="0" w:color="auto"/>
            <w:bottom w:val="none" w:sz="0" w:space="0" w:color="auto"/>
            <w:right w:val="none" w:sz="0" w:space="0" w:color="auto"/>
          </w:divBdr>
        </w:div>
        <w:div w:id="248346224">
          <w:marLeft w:val="640"/>
          <w:marRight w:val="0"/>
          <w:marTop w:val="0"/>
          <w:marBottom w:val="0"/>
          <w:divBdr>
            <w:top w:val="none" w:sz="0" w:space="0" w:color="auto"/>
            <w:left w:val="none" w:sz="0" w:space="0" w:color="auto"/>
            <w:bottom w:val="none" w:sz="0" w:space="0" w:color="auto"/>
            <w:right w:val="none" w:sz="0" w:space="0" w:color="auto"/>
          </w:divBdr>
        </w:div>
        <w:div w:id="1192495869">
          <w:marLeft w:val="640"/>
          <w:marRight w:val="0"/>
          <w:marTop w:val="0"/>
          <w:marBottom w:val="0"/>
          <w:divBdr>
            <w:top w:val="none" w:sz="0" w:space="0" w:color="auto"/>
            <w:left w:val="none" w:sz="0" w:space="0" w:color="auto"/>
            <w:bottom w:val="none" w:sz="0" w:space="0" w:color="auto"/>
            <w:right w:val="none" w:sz="0" w:space="0" w:color="auto"/>
          </w:divBdr>
        </w:div>
        <w:div w:id="561869941">
          <w:marLeft w:val="640"/>
          <w:marRight w:val="0"/>
          <w:marTop w:val="0"/>
          <w:marBottom w:val="0"/>
          <w:divBdr>
            <w:top w:val="none" w:sz="0" w:space="0" w:color="auto"/>
            <w:left w:val="none" w:sz="0" w:space="0" w:color="auto"/>
            <w:bottom w:val="none" w:sz="0" w:space="0" w:color="auto"/>
            <w:right w:val="none" w:sz="0" w:space="0" w:color="auto"/>
          </w:divBdr>
        </w:div>
        <w:div w:id="1440367494">
          <w:marLeft w:val="640"/>
          <w:marRight w:val="0"/>
          <w:marTop w:val="0"/>
          <w:marBottom w:val="0"/>
          <w:divBdr>
            <w:top w:val="none" w:sz="0" w:space="0" w:color="auto"/>
            <w:left w:val="none" w:sz="0" w:space="0" w:color="auto"/>
            <w:bottom w:val="none" w:sz="0" w:space="0" w:color="auto"/>
            <w:right w:val="none" w:sz="0" w:space="0" w:color="auto"/>
          </w:divBdr>
        </w:div>
        <w:div w:id="159741185">
          <w:marLeft w:val="640"/>
          <w:marRight w:val="0"/>
          <w:marTop w:val="0"/>
          <w:marBottom w:val="0"/>
          <w:divBdr>
            <w:top w:val="none" w:sz="0" w:space="0" w:color="auto"/>
            <w:left w:val="none" w:sz="0" w:space="0" w:color="auto"/>
            <w:bottom w:val="none" w:sz="0" w:space="0" w:color="auto"/>
            <w:right w:val="none" w:sz="0" w:space="0" w:color="auto"/>
          </w:divBdr>
        </w:div>
        <w:div w:id="1203595959">
          <w:marLeft w:val="640"/>
          <w:marRight w:val="0"/>
          <w:marTop w:val="0"/>
          <w:marBottom w:val="0"/>
          <w:divBdr>
            <w:top w:val="none" w:sz="0" w:space="0" w:color="auto"/>
            <w:left w:val="none" w:sz="0" w:space="0" w:color="auto"/>
            <w:bottom w:val="none" w:sz="0" w:space="0" w:color="auto"/>
            <w:right w:val="none" w:sz="0" w:space="0" w:color="auto"/>
          </w:divBdr>
        </w:div>
        <w:div w:id="292828501">
          <w:marLeft w:val="640"/>
          <w:marRight w:val="0"/>
          <w:marTop w:val="0"/>
          <w:marBottom w:val="0"/>
          <w:divBdr>
            <w:top w:val="none" w:sz="0" w:space="0" w:color="auto"/>
            <w:left w:val="none" w:sz="0" w:space="0" w:color="auto"/>
            <w:bottom w:val="none" w:sz="0" w:space="0" w:color="auto"/>
            <w:right w:val="none" w:sz="0" w:space="0" w:color="auto"/>
          </w:divBdr>
        </w:div>
        <w:div w:id="365564747">
          <w:marLeft w:val="640"/>
          <w:marRight w:val="0"/>
          <w:marTop w:val="0"/>
          <w:marBottom w:val="0"/>
          <w:divBdr>
            <w:top w:val="none" w:sz="0" w:space="0" w:color="auto"/>
            <w:left w:val="none" w:sz="0" w:space="0" w:color="auto"/>
            <w:bottom w:val="none" w:sz="0" w:space="0" w:color="auto"/>
            <w:right w:val="none" w:sz="0" w:space="0" w:color="auto"/>
          </w:divBdr>
        </w:div>
        <w:div w:id="665935008">
          <w:marLeft w:val="640"/>
          <w:marRight w:val="0"/>
          <w:marTop w:val="0"/>
          <w:marBottom w:val="0"/>
          <w:divBdr>
            <w:top w:val="none" w:sz="0" w:space="0" w:color="auto"/>
            <w:left w:val="none" w:sz="0" w:space="0" w:color="auto"/>
            <w:bottom w:val="none" w:sz="0" w:space="0" w:color="auto"/>
            <w:right w:val="none" w:sz="0" w:space="0" w:color="auto"/>
          </w:divBdr>
        </w:div>
        <w:div w:id="467208306">
          <w:marLeft w:val="640"/>
          <w:marRight w:val="0"/>
          <w:marTop w:val="0"/>
          <w:marBottom w:val="0"/>
          <w:divBdr>
            <w:top w:val="none" w:sz="0" w:space="0" w:color="auto"/>
            <w:left w:val="none" w:sz="0" w:space="0" w:color="auto"/>
            <w:bottom w:val="none" w:sz="0" w:space="0" w:color="auto"/>
            <w:right w:val="none" w:sz="0" w:space="0" w:color="auto"/>
          </w:divBdr>
        </w:div>
        <w:div w:id="244266944">
          <w:marLeft w:val="640"/>
          <w:marRight w:val="0"/>
          <w:marTop w:val="0"/>
          <w:marBottom w:val="0"/>
          <w:divBdr>
            <w:top w:val="none" w:sz="0" w:space="0" w:color="auto"/>
            <w:left w:val="none" w:sz="0" w:space="0" w:color="auto"/>
            <w:bottom w:val="none" w:sz="0" w:space="0" w:color="auto"/>
            <w:right w:val="none" w:sz="0" w:space="0" w:color="auto"/>
          </w:divBdr>
        </w:div>
        <w:div w:id="1378241588">
          <w:marLeft w:val="640"/>
          <w:marRight w:val="0"/>
          <w:marTop w:val="0"/>
          <w:marBottom w:val="0"/>
          <w:divBdr>
            <w:top w:val="none" w:sz="0" w:space="0" w:color="auto"/>
            <w:left w:val="none" w:sz="0" w:space="0" w:color="auto"/>
            <w:bottom w:val="none" w:sz="0" w:space="0" w:color="auto"/>
            <w:right w:val="none" w:sz="0" w:space="0" w:color="auto"/>
          </w:divBdr>
        </w:div>
        <w:div w:id="46805920">
          <w:marLeft w:val="640"/>
          <w:marRight w:val="0"/>
          <w:marTop w:val="0"/>
          <w:marBottom w:val="0"/>
          <w:divBdr>
            <w:top w:val="none" w:sz="0" w:space="0" w:color="auto"/>
            <w:left w:val="none" w:sz="0" w:space="0" w:color="auto"/>
            <w:bottom w:val="none" w:sz="0" w:space="0" w:color="auto"/>
            <w:right w:val="none" w:sz="0" w:space="0" w:color="auto"/>
          </w:divBdr>
        </w:div>
        <w:div w:id="191841020">
          <w:marLeft w:val="640"/>
          <w:marRight w:val="0"/>
          <w:marTop w:val="0"/>
          <w:marBottom w:val="0"/>
          <w:divBdr>
            <w:top w:val="none" w:sz="0" w:space="0" w:color="auto"/>
            <w:left w:val="none" w:sz="0" w:space="0" w:color="auto"/>
            <w:bottom w:val="none" w:sz="0" w:space="0" w:color="auto"/>
            <w:right w:val="none" w:sz="0" w:space="0" w:color="auto"/>
          </w:divBdr>
        </w:div>
        <w:div w:id="1741369820">
          <w:marLeft w:val="640"/>
          <w:marRight w:val="0"/>
          <w:marTop w:val="0"/>
          <w:marBottom w:val="0"/>
          <w:divBdr>
            <w:top w:val="none" w:sz="0" w:space="0" w:color="auto"/>
            <w:left w:val="none" w:sz="0" w:space="0" w:color="auto"/>
            <w:bottom w:val="none" w:sz="0" w:space="0" w:color="auto"/>
            <w:right w:val="none" w:sz="0" w:space="0" w:color="auto"/>
          </w:divBdr>
        </w:div>
        <w:div w:id="1519274665">
          <w:marLeft w:val="640"/>
          <w:marRight w:val="0"/>
          <w:marTop w:val="0"/>
          <w:marBottom w:val="0"/>
          <w:divBdr>
            <w:top w:val="none" w:sz="0" w:space="0" w:color="auto"/>
            <w:left w:val="none" w:sz="0" w:space="0" w:color="auto"/>
            <w:bottom w:val="none" w:sz="0" w:space="0" w:color="auto"/>
            <w:right w:val="none" w:sz="0" w:space="0" w:color="auto"/>
          </w:divBdr>
        </w:div>
        <w:div w:id="1438258326">
          <w:marLeft w:val="640"/>
          <w:marRight w:val="0"/>
          <w:marTop w:val="0"/>
          <w:marBottom w:val="0"/>
          <w:divBdr>
            <w:top w:val="none" w:sz="0" w:space="0" w:color="auto"/>
            <w:left w:val="none" w:sz="0" w:space="0" w:color="auto"/>
            <w:bottom w:val="none" w:sz="0" w:space="0" w:color="auto"/>
            <w:right w:val="none" w:sz="0" w:space="0" w:color="auto"/>
          </w:divBdr>
        </w:div>
      </w:divsChild>
    </w:div>
    <w:div w:id="1031950884">
      <w:bodyDiv w:val="1"/>
      <w:marLeft w:val="0"/>
      <w:marRight w:val="0"/>
      <w:marTop w:val="0"/>
      <w:marBottom w:val="0"/>
      <w:divBdr>
        <w:top w:val="none" w:sz="0" w:space="0" w:color="auto"/>
        <w:left w:val="none" w:sz="0" w:space="0" w:color="auto"/>
        <w:bottom w:val="none" w:sz="0" w:space="0" w:color="auto"/>
        <w:right w:val="none" w:sz="0" w:space="0" w:color="auto"/>
      </w:divBdr>
      <w:divsChild>
        <w:div w:id="423456534">
          <w:marLeft w:val="640"/>
          <w:marRight w:val="0"/>
          <w:marTop w:val="0"/>
          <w:marBottom w:val="0"/>
          <w:divBdr>
            <w:top w:val="none" w:sz="0" w:space="0" w:color="auto"/>
            <w:left w:val="none" w:sz="0" w:space="0" w:color="auto"/>
            <w:bottom w:val="none" w:sz="0" w:space="0" w:color="auto"/>
            <w:right w:val="none" w:sz="0" w:space="0" w:color="auto"/>
          </w:divBdr>
        </w:div>
        <w:div w:id="1142773022">
          <w:marLeft w:val="640"/>
          <w:marRight w:val="0"/>
          <w:marTop w:val="0"/>
          <w:marBottom w:val="0"/>
          <w:divBdr>
            <w:top w:val="none" w:sz="0" w:space="0" w:color="auto"/>
            <w:left w:val="none" w:sz="0" w:space="0" w:color="auto"/>
            <w:bottom w:val="none" w:sz="0" w:space="0" w:color="auto"/>
            <w:right w:val="none" w:sz="0" w:space="0" w:color="auto"/>
          </w:divBdr>
        </w:div>
        <w:div w:id="2029745815">
          <w:marLeft w:val="640"/>
          <w:marRight w:val="0"/>
          <w:marTop w:val="0"/>
          <w:marBottom w:val="0"/>
          <w:divBdr>
            <w:top w:val="none" w:sz="0" w:space="0" w:color="auto"/>
            <w:left w:val="none" w:sz="0" w:space="0" w:color="auto"/>
            <w:bottom w:val="none" w:sz="0" w:space="0" w:color="auto"/>
            <w:right w:val="none" w:sz="0" w:space="0" w:color="auto"/>
          </w:divBdr>
        </w:div>
        <w:div w:id="1022704223">
          <w:marLeft w:val="640"/>
          <w:marRight w:val="0"/>
          <w:marTop w:val="0"/>
          <w:marBottom w:val="0"/>
          <w:divBdr>
            <w:top w:val="none" w:sz="0" w:space="0" w:color="auto"/>
            <w:left w:val="none" w:sz="0" w:space="0" w:color="auto"/>
            <w:bottom w:val="none" w:sz="0" w:space="0" w:color="auto"/>
            <w:right w:val="none" w:sz="0" w:space="0" w:color="auto"/>
          </w:divBdr>
        </w:div>
        <w:div w:id="1599294193">
          <w:marLeft w:val="640"/>
          <w:marRight w:val="0"/>
          <w:marTop w:val="0"/>
          <w:marBottom w:val="0"/>
          <w:divBdr>
            <w:top w:val="none" w:sz="0" w:space="0" w:color="auto"/>
            <w:left w:val="none" w:sz="0" w:space="0" w:color="auto"/>
            <w:bottom w:val="none" w:sz="0" w:space="0" w:color="auto"/>
            <w:right w:val="none" w:sz="0" w:space="0" w:color="auto"/>
          </w:divBdr>
        </w:div>
        <w:div w:id="181749742">
          <w:marLeft w:val="640"/>
          <w:marRight w:val="0"/>
          <w:marTop w:val="0"/>
          <w:marBottom w:val="0"/>
          <w:divBdr>
            <w:top w:val="none" w:sz="0" w:space="0" w:color="auto"/>
            <w:left w:val="none" w:sz="0" w:space="0" w:color="auto"/>
            <w:bottom w:val="none" w:sz="0" w:space="0" w:color="auto"/>
            <w:right w:val="none" w:sz="0" w:space="0" w:color="auto"/>
          </w:divBdr>
        </w:div>
        <w:div w:id="60640490">
          <w:marLeft w:val="640"/>
          <w:marRight w:val="0"/>
          <w:marTop w:val="0"/>
          <w:marBottom w:val="0"/>
          <w:divBdr>
            <w:top w:val="none" w:sz="0" w:space="0" w:color="auto"/>
            <w:left w:val="none" w:sz="0" w:space="0" w:color="auto"/>
            <w:bottom w:val="none" w:sz="0" w:space="0" w:color="auto"/>
            <w:right w:val="none" w:sz="0" w:space="0" w:color="auto"/>
          </w:divBdr>
        </w:div>
        <w:div w:id="1422724286">
          <w:marLeft w:val="640"/>
          <w:marRight w:val="0"/>
          <w:marTop w:val="0"/>
          <w:marBottom w:val="0"/>
          <w:divBdr>
            <w:top w:val="none" w:sz="0" w:space="0" w:color="auto"/>
            <w:left w:val="none" w:sz="0" w:space="0" w:color="auto"/>
            <w:bottom w:val="none" w:sz="0" w:space="0" w:color="auto"/>
            <w:right w:val="none" w:sz="0" w:space="0" w:color="auto"/>
          </w:divBdr>
        </w:div>
        <w:div w:id="1331180229">
          <w:marLeft w:val="640"/>
          <w:marRight w:val="0"/>
          <w:marTop w:val="0"/>
          <w:marBottom w:val="0"/>
          <w:divBdr>
            <w:top w:val="none" w:sz="0" w:space="0" w:color="auto"/>
            <w:left w:val="none" w:sz="0" w:space="0" w:color="auto"/>
            <w:bottom w:val="none" w:sz="0" w:space="0" w:color="auto"/>
            <w:right w:val="none" w:sz="0" w:space="0" w:color="auto"/>
          </w:divBdr>
        </w:div>
        <w:div w:id="1399403263">
          <w:marLeft w:val="640"/>
          <w:marRight w:val="0"/>
          <w:marTop w:val="0"/>
          <w:marBottom w:val="0"/>
          <w:divBdr>
            <w:top w:val="none" w:sz="0" w:space="0" w:color="auto"/>
            <w:left w:val="none" w:sz="0" w:space="0" w:color="auto"/>
            <w:bottom w:val="none" w:sz="0" w:space="0" w:color="auto"/>
            <w:right w:val="none" w:sz="0" w:space="0" w:color="auto"/>
          </w:divBdr>
        </w:div>
        <w:div w:id="1847791805">
          <w:marLeft w:val="640"/>
          <w:marRight w:val="0"/>
          <w:marTop w:val="0"/>
          <w:marBottom w:val="0"/>
          <w:divBdr>
            <w:top w:val="none" w:sz="0" w:space="0" w:color="auto"/>
            <w:left w:val="none" w:sz="0" w:space="0" w:color="auto"/>
            <w:bottom w:val="none" w:sz="0" w:space="0" w:color="auto"/>
            <w:right w:val="none" w:sz="0" w:space="0" w:color="auto"/>
          </w:divBdr>
        </w:div>
        <w:div w:id="740903977">
          <w:marLeft w:val="640"/>
          <w:marRight w:val="0"/>
          <w:marTop w:val="0"/>
          <w:marBottom w:val="0"/>
          <w:divBdr>
            <w:top w:val="none" w:sz="0" w:space="0" w:color="auto"/>
            <w:left w:val="none" w:sz="0" w:space="0" w:color="auto"/>
            <w:bottom w:val="none" w:sz="0" w:space="0" w:color="auto"/>
            <w:right w:val="none" w:sz="0" w:space="0" w:color="auto"/>
          </w:divBdr>
        </w:div>
        <w:div w:id="1401172164">
          <w:marLeft w:val="640"/>
          <w:marRight w:val="0"/>
          <w:marTop w:val="0"/>
          <w:marBottom w:val="0"/>
          <w:divBdr>
            <w:top w:val="none" w:sz="0" w:space="0" w:color="auto"/>
            <w:left w:val="none" w:sz="0" w:space="0" w:color="auto"/>
            <w:bottom w:val="none" w:sz="0" w:space="0" w:color="auto"/>
            <w:right w:val="none" w:sz="0" w:space="0" w:color="auto"/>
          </w:divBdr>
        </w:div>
        <w:div w:id="1986469319">
          <w:marLeft w:val="640"/>
          <w:marRight w:val="0"/>
          <w:marTop w:val="0"/>
          <w:marBottom w:val="0"/>
          <w:divBdr>
            <w:top w:val="none" w:sz="0" w:space="0" w:color="auto"/>
            <w:left w:val="none" w:sz="0" w:space="0" w:color="auto"/>
            <w:bottom w:val="none" w:sz="0" w:space="0" w:color="auto"/>
            <w:right w:val="none" w:sz="0" w:space="0" w:color="auto"/>
          </w:divBdr>
        </w:div>
        <w:div w:id="1901165975">
          <w:marLeft w:val="640"/>
          <w:marRight w:val="0"/>
          <w:marTop w:val="0"/>
          <w:marBottom w:val="0"/>
          <w:divBdr>
            <w:top w:val="none" w:sz="0" w:space="0" w:color="auto"/>
            <w:left w:val="none" w:sz="0" w:space="0" w:color="auto"/>
            <w:bottom w:val="none" w:sz="0" w:space="0" w:color="auto"/>
            <w:right w:val="none" w:sz="0" w:space="0" w:color="auto"/>
          </w:divBdr>
        </w:div>
        <w:div w:id="1078750504">
          <w:marLeft w:val="640"/>
          <w:marRight w:val="0"/>
          <w:marTop w:val="0"/>
          <w:marBottom w:val="0"/>
          <w:divBdr>
            <w:top w:val="none" w:sz="0" w:space="0" w:color="auto"/>
            <w:left w:val="none" w:sz="0" w:space="0" w:color="auto"/>
            <w:bottom w:val="none" w:sz="0" w:space="0" w:color="auto"/>
            <w:right w:val="none" w:sz="0" w:space="0" w:color="auto"/>
          </w:divBdr>
        </w:div>
        <w:div w:id="1068763810">
          <w:marLeft w:val="640"/>
          <w:marRight w:val="0"/>
          <w:marTop w:val="0"/>
          <w:marBottom w:val="0"/>
          <w:divBdr>
            <w:top w:val="none" w:sz="0" w:space="0" w:color="auto"/>
            <w:left w:val="none" w:sz="0" w:space="0" w:color="auto"/>
            <w:bottom w:val="none" w:sz="0" w:space="0" w:color="auto"/>
            <w:right w:val="none" w:sz="0" w:space="0" w:color="auto"/>
          </w:divBdr>
        </w:div>
        <w:div w:id="2056350111">
          <w:marLeft w:val="640"/>
          <w:marRight w:val="0"/>
          <w:marTop w:val="0"/>
          <w:marBottom w:val="0"/>
          <w:divBdr>
            <w:top w:val="none" w:sz="0" w:space="0" w:color="auto"/>
            <w:left w:val="none" w:sz="0" w:space="0" w:color="auto"/>
            <w:bottom w:val="none" w:sz="0" w:space="0" w:color="auto"/>
            <w:right w:val="none" w:sz="0" w:space="0" w:color="auto"/>
          </w:divBdr>
        </w:div>
        <w:div w:id="269356153">
          <w:marLeft w:val="640"/>
          <w:marRight w:val="0"/>
          <w:marTop w:val="0"/>
          <w:marBottom w:val="0"/>
          <w:divBdr>
            <w:top w:val="none" w:sz="0" w:space="0" w:color="auto"/>
            <w:left w:val="none" w:sz="0" w:space="0" w:color="auto"/>
            <w:bottom w:val="none" w:sz="0" w:space="0" w:color="auto"/>
            <w:right w:val="none" w:sz="0" w:space="0" w:color="auto"/>
          </w:divBdr>
        </w:div>
        <w:div w:id="30425259">
          <w:marLeft w:val="640"/>
          <w:marRight w:val="0"/>
          <w:marTop w:val="0"/>
          <w:marBottom w:val="0"/>
          <w:divBdr>
            <w:top w:val="none" w:sz="0" w:space="0" w:color="auto"/>
            <w:left w:val="none" w:sz="0" w:space="0" w:color="auto"/>
            <w:bottom w:val="none" w:sz="0" w:space="0" w:color="auto"/>
            <w:right w:val="none" w:sz="0" w:space="0" w:color="auto"/>
          </w:divBdr>
        </w:div>
        <w:div w:id="1915773975">
          <w:marLeft w:val="640"/>
          <w:marRight w:val="0"/>
          <w:marTop w:val="0"/>
          <w:marBottom w:val="0"/>
          <w:divBdr>
            <w:top w:val="none" w:sz="0" w:space="0" w:color="auto"/>
            <w:left w:val="none" w:sz="0" w:space="0" w:color="auto"/>
            <w:bottom w:val="none" w:sz="0" w:space="0" w:color="auto"/>
            <w:right w:val="none" w:sz="0" w:space="0" w:color="auto"/>
          </w:divBdr>
        </w:div>
        <w:div w:id="2078359856">
          <w:marLeft w:val="640"/>
          <w:marRight w:val="0"/>
          <w:marTop w:val="0"/>
          <w:marBottom w:val="0"/>
          <w:divBdr>
            <w:top w:val="none" w:sz="0" w:space="0" w:color="auto"/>
            <w:left w:val="none" w:sz="0" w:space="0" w:color="auto"/>
            <w:bottom w:val="none" w:sz="0" w:space="0" w:color="auto"/>
            <w:right w:val="none" w:sz="0" w:space="0" w:color="auto"/>
          </w:divBdr>
        </w:div>
        <w:div w:id="1570455474">
          <w:marLeft w:val="640"/>
          <w:marRight w:val="0"/>
          <w:marTop w:val="0"/>
          <w:marBottom w:val="0"/>
          <w:divBdr>
            <w:top w:val="none" w:sz="0" w:space="0" w:color="auto"/>
            <w:left w:val="none" w:sz="0" w:space="0" w:color="auto"/>
            <w:bottom w:val="none" w:sz="0" w:space="0" w:color="auto"/>
            <w:right w:val="none" w:sz="0" w:space="0" w:color="auto"/>
          </w:divBdr>
        </w:div>
        <w:div w:id="775058218">
          <w:marLeft w:val="640"/>
          <w:marRight w:val="0"/>
          <w:marTop w:val="0"/>
          <w:marBottom w:val="0"/>
          <w:divBdr>
            <w:top w:val="none" w:sz="0" w:space="0" w:color="auto"/>
            <w:left w:val="none" w:sz="0" w:space="0" w:color="auto"/>
            <w:bottom w:val="none" w:sz="0" w:space="0" w:color="auto"/>
            <w:right w:val="none" w:sz="0" w:space="0" w:color="auto"/>
          </w:divBdr>
        </w:div>
        <w:div w:id="1007050768">
          <w:marLeft w:val="640"/>
          <w:marRight w:val="0"/>
          <w:marTop w:val="0"/>
          <w:marBottom w:val="0"/>
          <w:divBdr>
            <w:top w:val="none" w:sz="0" w:space="0" w:color="auto"/>
            <w:left w:val="none" w:sz="0" w:space="0" w:color="auto"/>
            <w:bottom w:val="none" w:sz="0" w:space="0" w:color="auto"/>
            <w:right w:val="none" w:sz="0" w:space="0" w:color="auto"/>
          </w:divBdr>
        </w:div>
        <w:div w:id="1587420189">
          <w:marLeft w:val="640"/>
          <w:marRight w:val="0"/>
          <w:marTop w:val="0"/>
          <w:marBottom w:val="0"/>
          <w:divBdr>
            <w:top w:val="none" w:sz="0" w:space="0" w:color="auto"/>
            <w:left w:val="none" w:sz="0" w:space="0" w:color="auto"/>
            <w:bottom w:val="none" w:sz="0" w:space="0" w:color="auto"/>
            <w:right w:val="none" w:sz="0" w:space="0" w:color="auto"/>
          </w:divBdr>
        </w:div>
        <w:div w:id="614021500">
          <w:marLeft w:val="640"/>
          <w:marRight w:val="0"/>
          <w:marTop w:val="0"/>
          <w:marBottom w:val="0"/>
          <w:divBdr>
            <w:top w:val="none" w:sz="0" w:space="0" w:color="auto"/>
            <w:left w:val="none" w:sz="0" w:space="0" w:color="auto"/>
            <w:bottom w:val="none" w:sz="0" w:space="0" w:color="auto"/>
            <w:right w:val="none" w:sz="0" w:space="0" w:color="auto"/>
          </w:divBdr>
        </w:div>
        <w:div w:id="1527401171">
          <w:marLeft w:val="640"/>
          <w:marRight w:val="0"/>
          <w:marTop w:val="0"/>
          <w:marBottom w:val="0"/>
          <w:divBdr>
            <w:top w:val="none" w:sz="0" w:space="0" w:color="auto"/>
            <w:left w:val="none" w:sz="0" w:space="0" w:color="auto"/>
            <w:bottom w:val="none" w:sz="0" w:space="0" w:color="auto"/>
            <w:right w:val="none" w:sz="0" w:space="0" w:color="auto"/>
          </w:divBdr>
        </w:div>
        <w:div w:id="583685447">
          <w:marLeft w:val="640"/>
          <w:marRight w:val="0"/>
          <w:marTop w:val="0"/>
          <w:marBottom w:val="0"/>
          <w:divBdr>
            <w:top w:val="none" w:sz="0" w:space="0" w:color="auto"/>
            <w:left w:val="none" w:sz="0" w:space="0" w:color="auto"/>
            <w:bottom w:val="none" w:sz="0" w:space="0" w:color="auto"/>
            <w:right w:val="none" w:sz="0" w:space="0" w:color="auto"/>
          </w:divBdr>
        </w:div>
        <w:div w:id="421412188">
          <w:marLeft w:val="640"/>
          <w:marRight w:val="0"/>
          <w:marTop w:val="0"/>
          <w:marBottom w:val="0"/>
          <w:divBdr>
            <w:top w:val="none" w:sz="0" w:space="0" w:color="auto"/>
            <w:left w:val="none" w:sz="0" w:space="0" w:color="auto"/>
            <w:bottom w:val="none" w:sz="0" w:space="0" w:color="auto"/>
            <w:right w:val="none" w:sz="0" w:space="0" w:color="auto"/>
          </w:divBdr>
        </w:div>
        <w:div w:id="389184765">
          <w:marLeft w:val="640"/>
          <w:marRight w:val="0"/>
          <w:marTop w:val="0"/>
          <w:marBottom w:val="0"/>
          <w:divBdr>
            <w:top w:val="none" w:sz="0" w:space="0" w:color="auto"/>
            <w:left w:val="none" w:sz="0" w:space="0" w:color="auto"/>
            <w:bottom w:val="none" w:sz="0" w:space="0" w:color="auto"/>
            <w:right w:val="none" w:sz="0" w:space="0" w:color="auto"/>
          </w:divBdr>
        </w:div>
        <w:div w:id="342978433">
          <w:marLeft w:val="640"/>
          <w:marRight w:val="0"/>
          <w:marTop w:val="0"/>
          <w:marBottom w:val="0"/>
          <w:divBdr>
            <w:top w:val="none" w:sz="0" w:space="0" w:color="auto"/>
            <w:left w:val="none" w:sz="0" w:space="0" w:color="auto"/>
            <w:bottom w:val="none" w:sz="0" w:space="0" w:color="auto"/>
            <w:right w:val="none" w:sz="0" w:space="0" w:color="auto"/>
          </w:divBdr>
        </w:div>
        <w:div w:id="1041368877">
          <w:marLeft w:val="640"/>
          <w:marRight w:val="0"/>
          <w:marTop w:val="0"/>
          <w:marBottom w:val="0"/>
          <w:divBdr>
            <w:top w:val="none" w:sz="0" w:space="0" w:color="auto"/>
            <w:left w:val="none" w:sz="0" w:space="0" w:color="auto"/>
            <w:bottom w:val="none" w:sz="0" w:space="0" w:color="auto"/>
            <w:right w:val="none" w:sz="0" w:space="0" w:color="auto"/>
          </w:divBdr>
        </w:div>
        <w:div w:id="1460293963">
          <w:marLeft w:val="640"/>
          <w:marRight w:val="0"/>
          <w:marTop w:val="0"/>
          <w:marBottom w:val="0"/>
          <w:divBdr>
            <w:top w:val="none" w:sz="0" w:space="0" w:color="auto"/>
            <w:left w:val="none" w:sz="0" w:space="0" w:color="auto"/>
            <w:bottom w:val="none" w:sz="0" w:space="0" w:color="auto"/>
            <w:right w:val="none" w:sz="0" w:space="0" w:color="auto"/>
          </w:divBdr>
        </w:div>
        <w:div w:id="1098021770">
          <w:marLeft w:val="640"/>
          <w:marRight w:val="0"/>
          <w:marTop w:val="0"/>
          <w:marBottom w:val="0"/>
          <w:divBdr>
            <w:top w:val="none" w:sz="0" w:space="0" w:color="auto"/>
            <w:left w:val="none" w:sz="0" w:space="0" w:color="auto"/>
            <w:bottom w:val="none" w:sz="0" w:space="0" w:color="auto"/>
            <w:right w:val="none" w:sz="0" w:space="0" w:color="auto"/>
          </w:divBdr>
        </w:div>
        <w:div w:id="349142910">
          <w:marLeft w:val="640"/>
          <w:marRight w:val="0"/>
          <w:marTop w:val="0"/>
          <w:marBottom w:val="0"/>
          <w:divBdr>
            <w:top w:val="none" w:sz="0" w:space="0" w:color="auto"/>
            <w:left w:val="none" w:sz="0" w:space="0" w:color="auto"/>
            <w:bottom w:val="none" w:sz="0" w:space="0" w:color="auto"/>
            <w:right w:val="none" w:sz="0" w:space="0" w:color="auto"/>
          </w:divBdr>
        </w:div>
        <w:div w:id="803619898">
          <w:marLeft w:val="640"/>
          <w:marRight w:val="0"/>
          <w:marTop w:val="0"/>
          <w:marBottom w:val="0"/>
          <w:divBdr>
            <w:top w:val="none" w:sz="0" w:space="0" w:color="auto"/>
            <w:left w:val="none" w:sz="0" w:space="0" w:color="auto"/>
            <w:bottom w:val="none" w:sz="0" w:space="0" w:color="auto"/>
            <w:right w:val="none" w:sz="0" w:space="0" w:color="auto"/>
          </w:divBdr>
        </w:div>
        <w:div w:id="253051286">
          <w:marLeft w:val="640"/>
          <w:marRight w:val="0"/>
          <w:marTop w:val="0"/>
          <w:marBottom w:val="0"/>
          <w:divBdr>
            <w:top w:val="none" w:sz="0" w:space="0" w:color="auto"/>
            <w:left w:val="none" w:sz="0" w:space="0" w:color="auto"/>
            <w:bottom w:val="none" w:sz="0" w:space="0" w:color="auto"/>
            <w:right w:val="none" w:sz="0" w:space="0" w:color="auto"/>
          </w:divBdr>
        </w:div>
        <w:div w:id="558445212">
          <w:marLeft w:val="640"/>
          <w:marRight w:val="0"/>
          <w:marTop w:val="0"/>
          <w:marBottom w:val="0"/>
          <w:divBdr>
            <w:top w:val="none" w:sz="0" w:space="0" w:color="auto"/>
            <w:left w:val="none" w:sz="0" w:space="0" w:color="auto"/>
            <w:bottom w:val="none" w:sz="0" w:space="0" w:color="auto"/>
            <w:right w:val="none" w:sz="0" w:space="0" w:color="auto"/>
          </w:divBdr>
        </w:div>
        <w:div w:id="661079009">
          <w:marLeft w:val="640"/>
          <w:marRight w:val="0"/>
          <w:marTop w:val="0"/>
          <w:marBottom w:val="0"/>
          <w:divBdr>
            <w:top w:val="none" w:sz="0" w:space="0" w:color="auto"/>
            <w:left w:val="none" w:sz="0" w:space="0" w:color="auto"/>
            <w:bottom w:val="none" w:sz="0" w:space="0" w:color="auto"/>
            <w:right w:val="none" w:sz="0" w:space="0" w:color="auto"/>
          </w:divBdr>
        </w:div>
        <w:div w:id="965961969">
          <w:marLeft w:val="640"/>
          <w:marRight w:val="0"/>
          <w:marTop w:val="0"/>
          <w:marBottom w:val="0"/>
          <w:divBdr>
            <w:top w:val="none" w:sz="0" w:space="0" w:color="auto"/>
            <w:left w:val="none" w:sz="0" w:space="0" w:color="auto"/>
            <w:bottom w:val="none" w:sz="0" w:space="0" w:color="auto"/>
            <w:right w:val="none" w:sz="0" w:space="0" w:color="auto"/>
          </w:divBdr>
        </w:div>
        <w:div w:id="302202972">
          <w:marLeft w:val="640"/>
          <w:marRight w:val="0"/>
          <w:marTop w:val="0"/>
          <w:marBottom w:val="0"/>
          <w:divBdr>
            <w:top w:val="none" w:sz="0" w:space="0" w:color="auto"/>
            <w:left w:val="none" w:sz="0" w:space="0" w:color="auto"/>
            <w:bottom w:val="none" w:sz="0" w:space="0" w:color="auto"/>
            <w:right w:val="none" w:sz="0" w:space="0" w:color="auto"/>
          </w:divBdr>
        </w:div>
        <w:div w:id="719551842">
          <w:marLeft w:val="640"/>
          <w:marRight w:val="0"/>
          <w:marTop w:val="0"/>
          <w:marBottom w:val="0"/>
          <w:divBdr>
            <w:top w:val="none" w:sz="0" w:space="0" w:color="auto"/>
            <w:left w:val="none" w:sz="0" w:space="0" w:color="auto"/>
            <w:bottom w:val="none" w:sz="0" w:space="0" w:color="auto"/>
            <w:right w:val="none" w:sz="0" w:space="0" w:color="auto"/>
          </w:divBdr>
        </w:div>
        <w:div w:id="962927894">
          <w:marLeft w:val="640"/>
          <w:marRight w:val="0"/>
          <w:marTop w:val="0"/>
          <w:marBottom w:val="0"/>
          <w:divBdr>
            <w:top w:val="none" w:sz="0" w:space="0" w:color="auto"/>
            <w:left w:val="none" w:sz="0" w:space="0" w:color="auto"/>
            <w:bottom w:val="none" w:sz="0" w:space="0" w:color="auto"/>
            <w:right w:val="none" w:sz="0" w:space="0" w:color="auto"/>
          </w:divBdr>
        </w:div>
        <w:div w:id="1957130377">
          <w:marLeft w:val="640"/>
          <w:marRight w:val="0"/>
          <w:marTop w:val="0"/>
          <w:marBottom w:val="0"/>
          <w:divBdr>
            <w:top w:val="none" w:sz="0" w:space="0" w:color="auto"/>
            <w:left w:val="none" w:sz="0" w:space="0" w:color="auto"/>
            <w:bottom w:val="none" w:sz="0" w:space="0" w:color="auto"/>
            <w:right w:val="none" w:sz="0" w:space="0" w:color="auto"/>
          </w:divBdr>
        </w:div>
        <w:div w:id="1477644803">
          <w:marLeft w:val="640"/>
          <w:marRight w:val="0"/>
          <w:marTop w:val="0"/>
          <w:marBottom w:val="0"/>
          <w:divBdr>
            <w:top w:val="none" w:sz="0" w:space="0" w:color="auto"/>
            <w:left w:val="none" w:sz="0" w:space="0" w:color="auto"/>
            <w:bottom w:val="none" w:sz="0" w:space="0" w:color="auto"/>
            <w:right w:val="none" w:sz="0" w:space="0" w:color="auto"/>
          </w:divBdr>
        </w:div>
        <w:div w:id="2029335215">
          <w:marLeft w:val="640"/>
          <w:marRight w:val="0"/>
          <w:marTop w:val="0"/>
          <w:marBottom w:val="0"/>
          <w:divBdr>
            <w:top w:val="none" w:sz="0" w:space="0" w:color="auto"/>
            <w:left w:val="none" w:sz="0" w:space="0" w:color="auto"/>
            <w:bottom w:val="none" w:sz="0" w:space="0" w:color="auto"/>
            <w:right w:val="none" w:sz="0" w:space="0" w:color="auto"/>
          </w:divBdr>
        </w:div>
        <w:div w:id="2021929701">
          <w:marLeft w:val="640"/>
          <w:marRight w:val="0"/>
          <w:marTop w:val="0"/>
          <w:marBottom w:val="0"/>
          <w:divBdr>
            <w:top w:val="none" w:sz="0" w:space="0" w:color="auto"/>
            <w:left w:val="none" w:sz="0" w:space="0" w:color="auto"/>
            <w:bottom w:val="none" w:sz="0" w:space="0" w:color="auto"/>
            <w:right w:val="none" w:sz="0" w:space="0" w:color="auto"/>
          </w:divBdr>
        </w:div>
        <w:div w:id="408507310">
          <w:marLeft w:val="640"/>
          <w:marRight w:val="0"/>
          <w:marTop w:val="0"/>
          <w:marBottom w:val="0"/>
          <w:divBdr>
            <w:top w:val="none" w:sz="0" w:space="0" w:color="auto"/>
            <w:left w:val="none" w:sz="0" w:space="0" w:color="auto"/>
            <w:bottom w:val="none" w:sz="0" w:space="0" w:color="auto"/>
            <w:right w:val="none" w:sz="0" w:space="0" w:color="auto"/>
          </w:divBdr>
        </w:div>
        <w:div w:id="1686787505">
          <w:marLeft w:val="640"/>
          <w:marRight w:val="0"/>
          <w:marTop w:val="0"/>
          <w:marBottom w:val="0"/>
          <w:divBdr>
            <w:top w:val="none" w:sz="0" w:space="0" w:color="auto"/>
            <w:left w:val="none" w:sz="0" w:space="0" w:color="auto"/>
            <w:bottom w:val="none" w:sz="0" w:space="0" w:color="auto"/>
            <w:right w:val="none" w:sz="0" w:space="0" w:color="auto"/>
          </w:divBdr>
        </w:div>
        <w:div w:id="330840487">
          <w:marLeft w:val="640"/>
          <w:marRight w:val="0"/>
          <w:marTop w:val="0"/>
          <w:marBottom w:val="0"/>
          <w:divBdr>
            <w:top w:val="none" w:sz="0" w:space="0" w:color="auto"/>
            <w:left w:val="none" w:sz="0" w:space="0" w:color="auto"/>
            <w:bottom w:val="none" w:sz="0" w:space="0" w:color="auto"/>
            <w:right w:val="none" w:sz="0" w:space="0" w:color="auto"/>
          </w:divBdr>
        </w:div>
        <w:div w:id="1251499487">
          <w:marLeft w:val="640"/>
          <w:marRight w:val="0"/>
          <w:marTop w:val="0"/>
          <w:marBottom w:val="0"/>
          <w:divBdr>
            <w:top w:val="none" w:sz="0" w:space="0" w:color="auto"/>
            <w:left w:val="none" w:sz="0" w:space="0" w:color="auto"/>
            <w:bottom w:val="none" w:sz="0" w:space="0" w:color="auto"/>
            <w:right w:val="none" w:sz="0" w:space="0" w:color="auto"/>
          </w:divBdr>
        </w:div>
        <w:div w:id="1455440885">
          <w:marLeft w:val="640"/>
          <w:marRight w:val="0"/>
          <w:marTop w:val="0"/>
          <w:marBottom w:val="0"/>
          <w:divBdr>
            <w:top w:val="none" w:sz="0" w:space="0" w:color="auto"/>
            <w:left w:val="none" w:sz="0" w:space="0" w:color="auto"/>
            <w:bottom w:val="none" w:sz="0" w:space="0" w:color="auto"/>
            <w:right w:val="none" w:sz="0" w:space="0" w:color="auto"/>
          </w:divBdr>
        </w:div>
        <w:div w:id="806094741">
          <w:marLeft w:val="640"/>
          <w:marRight w:val="0"/>
          <w:marTop w:val="0"/>
          <w:marBottom w:val="0"/>
          <w:divBdr>
            <w:top w:val="none" w:sz="0" w:space="0" w:color="auto"/>
            <w:left w:val="none" w:sz="0" w:space="0" w:color="auto"/>
            <w:bottom w:val="none" w:sz="0" w:space="0" w:color="auto"/>
            <w:right w:val="none" w:sz="0" w:space="0" w:color="auto"/>
          </w:divBdr>
        </w:div>
        <w:div w:id="1833525684">
          <w:marLeft w:val="640"/>
          <w:marRight w:val="0"/>
          <w:marTop w:val="0"/>
          <w:marBottom w:val="0"/>
          <w:divBdr>
            <w:top w:val="none" w:sz="0" w:space="0" w:color="auto"/>
            <w:left w:val="none" w:sz="0" w:space="0" w:color="auto"/>
            <w:bottom w:val="none" w:sz="0" w:space="0" w:color="auto"/>
            <w:right w:val="none" w:sz="0" w:space="0" w:color="auto"/>
          </w:divBdr>
        </w:div>
        <w:div w:id="1284578589">
          <w:marLeft w:val="640"/>
          <w:marRight w:val="0"/>
          <w:marTop w:val="0"/>
          <w:marBottom w:val="0"/>
          <w:divBdr>
            <w:top w:val="none" w:sz="0" w:space="0" w:color="auto"/>
            <w:left w:val="none" w:sz="0" w:space="0" w:color="auto"/>
            <w:bottom w:val="none" w:sz="0" w:space="0" w:color="auto"/>
            <w:right w:val="none" w:sz="0" w:space="0" w:color="auto"/>
          </w:divBdr>
        </w:div>
        <w:div w:id="1899047637">
          <w:marLeft w:val="640"/>
          <w:marRight w:val="0"/>
          <w:marTop w:val="0"/>
          <w:marBottom w:val="0"/>
          <w:divBdr>
            <w:top w:val="none" w:sz="0" w:space="0" w:color="auto"/>
            <w:left w:val="none" w:sz="0" w:space="0" w:color="auto"/>
            <w:bottom w:val="none" w:sz="0" w:space="0" w:color="auto"/>
            <w:right w:val="none" w:sz="0" w:space="0" w:color="auto"/>
          </w:divBdr>
        </w:div>
        <w:div w:id="1316422468">
          <w:marLeft w:val="640"/>
          <w:marRight w:val="0"/>
          <w:marTop w:val="0"/>
          <w:marBottom w:val="0"/>
          <w:divBdr>
            <w:top w:val="none" w:sz="0" w:space="0" w:color="auto"/>
            <w:left w:val="none" w:sz="0" w:space="0" w:color="auto"/>
            <w:bottom w:val="none" w:sz="0" w:space="0" w:color="auto"/>
            <w:right w:val="none" w:sz="0" w:space="0" w:color="auto"/>
          </w:divBdr>
        </w:div>
        <w:div w:id="1467815947">
          <w:marLeft w:val="640"/>
          <w:marRight w:val="0"/>
          <w:marTop w:val="0"/>
          <w:marBottom w:val="0"/>
          <w:divBdr>
            <w:top w:val="none" w:sz="0" w:space="0" w:color="auto"/>
            <w:left w:val="none" w:sz="0" w:space="0" w:color="auto"/>
            <w:bottom w:val="none" w:sz="0" w:space="0" w:color="auto"/>
            <w:right w:val="none" w:sz="0" w:space="0" w:color="auto"/>
          </w:divBdr>
        </w:div>
        <w:div w:id="1964842686">
          <w:marLeft w:val="640"/>
          <w:marRight w:val="0"/>
          <w:marTop w:val="0"/>
          <w:marBottom w:val="0"/>
          <w:divBdr>
            <w:top w:val="none" w:sz="0" w:space="0" w:color="auto"/>
            <w:left w:val="none" w:sz="0" w:space="0" w:color="auto"/>
            <w:bottom w:val="none" w:sz="0" w:space="0" w:color="auto"/>
            <w:right w:val="none" w:sz="0" w:space="0" w:color="auto"/>
          </w:divBdr>
        </w:div>
        <w:div w:id="1673799662">
          <w:marLeft w:val="640"/>
          <w:marRight w:val="0"/>
          <w:marTop w:val="0"/>
          <w:marBottom w:val="0"/>
          <w:divBdr>
            <w:top w:val="none" w:sz="0" w:space="0" w:color="auto"/>
            <w:left w:val="none" w:sz="0" w:space="0" w:color="auto"/>
            <w:bottom w:val="none" w:sz="0" w:space="0" w:color="auto"/>
            <w:right w:val="none" w:sz="0" w:space="0" w:color="auto"/>
          </w:divBdr>
        </w:div>
        <w:div w:id="1605845907">
          <w:marLeft w:val="640"/>
          <w:marRight w:val="0"/>
          <w:marTop w:val="0"/>
          <w:marBottom w:val="0"/>
          <w:divBdr>
            <w:top w:val="none" w:sz="0" w:space="0" w:color="auto"/>
            <w:left w:val="none" w:sz="0" w:space="0" w:color="auto"/>
            <w:bottom w:val="none" w:sz="0" w:space="0" w:color="auto"/>
            <w:right w:val="none" w:sz="0" w:space="0" w:color="auto"/>
          </w:divBdr>
        </w:div>
        <w:div w:id="1925802546">
          <w:marLeft w:val="640"/>
          <w:marRight w:val="0"/>
          <w:marTop w:val="0"/>
          <w:marBottom w:val="0"/>
          <w:divBdr>
            <w:top w:val="none" w:sz="0" w:space="0" w:color="auto"/>
            <w:left w:val="none" w:sz="0" w:space="0" w:color="auto"/>
            <w:bottom w:val="none" w:sz="0" w:space="0" w:color="auto"/>
            <w:right w:val="none" w:sz="0" w:space="0" w:color="auto"/>
          </w:divBdr>
        </w:div>
        <w:div w:id="766659191">
          <w:marLeft w:val="640"/>
          <w:marRight w:val="0"/>
          <w:marTop w:val="0"/>
          <w:marBottom w:val="0"/>
          <w:divBdr>
            <w:top w:val="none" w:sz="0" w:space="0" w:color="auto"/>
            <w:left w:val="none" w:sz="0" w:space="0" w:color="auto"/>
            <w:bottom w:val="none" w:sz="0" w:space="0" w:color="auto"/>
            <w:right w:val="none" w:sz="0" w:space="0" w:color="auto"/>
          </w:divBdr>
        </w:div>
        <w:div w:id="1734738658">
          <w:marLeft w:val="640"/>
          <w:marRight w:val="0"/>
          <w:marTop w:val="0"/>
          <w:marBottom w:val="0"/>
          <w:divBdr>
            <w:top w:val="none" w:sz="0" w:space="0" w:color="auto"/>
            <w:left w:val="none" w:sz="0" w:space="0" w:color="auto"/>
            <w:bottom w:val="none" w:sz="0" w:space="0" w:color="auto"/>
            <w:right w:val="none" w:sz="0" w:space="0" w:color="auto"/>
          </w:divBdr>
        </w:div>
        <w:div w:id="731196250">
          <w:marLeft w:val="640"/>
          <w:marRight w:val="0"/>
          <w:marTop w:val="0"/>
          <w:marBottom w:val="0"/>
          <w:divBdr>
            <w:top w:val="none" w:sz="0" w:space="0" w:color="auto"/>
            <w:left w:val="none" w:sz="0" w:space="0" w:color="auto"/>
            <w:bottom w:val="none" w:sz="0" w:space="0" w:color="auto"/>
            <w:right w:val="none" w:sz="0" w:space="0" w:color="auto"/>
          </w:divBdr>
        </w:div>
        <w:div w:id="1098214205">
          <w:marLeft w:val="640"/>
          <w:marRight w:val="0"/>
          <w:marTop w:val="0"/>
          <w:marBottom w:val="0"/>
          <w:divBdr>
            <w:top w:val="none" w:sz="0" w:space="0" w:color="auto"/>
            <w:left w:val="none" w:sz="0" w:space="0" w:color="auto"/>
            <w:bottom w:val="none" w:sz="0" w:space="0" w:color="auto"/>
            <w:right w:val="none" w:sz="0" w:space="0" w:color="auto"/>
          </w:divBdr>
        </w:div>
        <w:div w:id="756748987">
          <w:marLeft w:val="640"/>
          <w:marRight w:val="0"/>
          <w:marTop w:val="0"/>
          <w:marBottom w:val="0"/>
          <w:divBdr>
            <w:top w:val="none" w:sz="0" w:space="0" w:color="auto"/>
            <w:left w:val="none" w:sz="0" w:space="0" w:color="auto"/>
            <w:bottom w:val="none" w:sz="0" w:space="0" w:color="auto"/>
            <w:right w:val="none" w:sz="0" w:space="0" w:color="auto"/>
          </w:divBdr>
        </w:div>
        <w:div w:id="508299058">
          <w:marLeft w:val="640"/>
          <w:marRight w:val="0"/>
          <w:marTop w:val="0"/>
          <w:marBottom w:val="0"/>
          <w:divBdr>
            <w:top w:val="none" w:sz="0" w:space="0" w:color="auto"/>
            <w:left w:val="none" w:sz="0" w:space="0" w:color="auto"/>
            <w:bottom w:val="none" w:sz="0" w:space="0" w:color="auto"/>
            <w:right w:val="none" w:sz="0" w:space="0" w:color="auto"/>
          </w:divBdr>
        </w:div>
        <w:div w:id="425418661">
          <w:marLeft w:val="640"/>
          <w:marRight w:val="0"/>
          <w:marTop w:val="0"/>
          <w:marBottom w:val="0"/>
          <w:divBdr>
            <w:top w:val="none" w:sz="0" w:space="0" w:color="auto"/>
            <w:left w:val="none" w:sz="0" w:space="0" w:color="auto"/>
            <w:bottom w:val="none" w:sz="0" w:space="0" w:color="auto"/>
            <w:right w:val="none" w:sz="0" w:space="0" w:color="auto"/>
          </w:divBdr>
        </w:div>
        <w:div w:id="1920822927">
          <w:marLeft w:val="640"/>
          <w:marRight w:val="0"/>
          <w:marTop w:val="0"/>
          <w:marBottom w:val="0"/>
          <w:divBdr>
            <w:top w:val="none" w:sz="0" w:space="0" w:color="auto"/>
            <w:left w:val="none" w:sz="0" w:space="0" w:color="auto"/>
            <w:bottom w:val="none" w:sz="0" w:space="0" w:color="auto"/>
            <w:right w:val="none" w:sz="0" w:space="0" w:color="auto"/>
          </w:divBdr>
        </w:div>
        <w:div w:id="136118597">
          <w:marLeft w:val="640"/>
          <w:marRight w:val="0"/>
          <w:marTop w:val="0"/>
          <w:marBottom w:val="0"/>
          <w:divBdr>
            <w:top w:val="none" w:sz="0" w:space="0" w:color="auto"/>
            <w:left w:val="none" w:sz="0" w:space="0" w:color="auto"/>
            <w:bottom w:val="none" w:sz="0" w:space="0" w:color="auto"/>
            <w:right w:val="none" w:sz="0" w:space="0" w:color="auto"/>
          </w:divBdr>
        </w:div>
        <w:div w:id="1276255320">
          <w:marLeft w:val="640"/>
          <w:marRight w:val="0"/>
          <w:marTop w:val="0"/>
          <w:marBottom w:val="0"/>
          <w:divBdr>
            <w:top w:val="none" w:sz="0" w:space="0" w:color="auto"/>
            <w:left w:val="none" w:sz="0" w:space="0" w:color="auto"/>
            <w:bottom w:val="none" w:sz="0" w:space="0" w:color="auto"/>
            <w:right w:val="none" w:sz="0" w:space="0" w:color="auto"/>
          </w:divBdr>
        </w:div>
        <w:div w:id="1662587448">
          <w:marLeft w:val="640"/>
          <w:marRight w:val="0"/>
          <w:marTop w:val="0"/>
          <w:marBottom w:val="0"/>
          <w:divBdr>
            <w:top w:val="none" w:sz="0" w:space="0" w:color="auto"/>
            <w:left w:val="none" w:sz="0" w:space="0" w:color="auto"/>
            <w:bottom w:val="none" w:sz="0" w:space="0" w:color="auto"/>
            <w:right w:val="none" w:sz="0" w:space="0" w:color="auto"/>
          </w:divBdr>
        </w:div>
        <w:div w:id="3633330">
          <w:marLeft w:val="640"/>
          <w:marRight w:val="0"/>
          <w:marTop w:val="0"/>
          <w:marBottom w:val="0"/>
          <w:divBdr>
            <w:top w:val="none" w:sz="0" w:space="0" w:color="auto"/>
            <w:left w:val="none" w:sz="0" w:space="0" w:color="auto"/>
            <w:bottom w:val="none" w:sz="0" w:space="0" w:color="auto"/>
            <w:right w:val="none" w:sz="0" w:space="0" w:color="auto"/>
          </w:divBdr>
        </w:div>
        <w:div w:id="1935822629">
          <w:marLeft w:val="640"/>
          <w:marRight w:val="0"/>
          <w:marTop w:val="0"/>
          <w:marBottom w:val="0"/>
          <w:divBdr>
            <w:top w:val="none" w:sz="0" w:space="0" w:color="auto"/>
            <w:left w:val="none" w:sz="0" w:space="0" w:color="auto"/>
            <w:bottom w:val="none" w:sz="0" w:space="0" w:color="auto"/>
            <w:right w:val="none" w:sz="0" w:space="0" w:color="auto"/>
          </w:divBdr>
        </w:div>
        <w:div w:id="1521702742">
          <w:marLeft w:val="640"/>
          <w:marRight w:val="0"/>
          <w:marTop w:val="0"/>
          <w:marBottom w:val="0"/>
          <w:divBdr>
            <w:top w:val="none" w:sz="0" w:space="0" w:color="auto"/>
            <w:left w:val="none" w:sz="0" w:space="0" w:color="auto"/>
            <w:bottom w:val="none" w:sz="0" w:space="0" w:color="auto"/>
            <w:right w:val="none" w:sz="0" w:space="0" w:color="auto"/>
          </w:divBdr>
        </w:div>
        <w:div w:id="291908237">
          <w:marLeft w:val="640"/>
          <w:marRight w:val="0"/>
          <w:marTop w:val="0"/>
          <w:marBottom w:val="0"/>
          <w:divBdr>
            <w:top w:val="none" w:sz="0" w:space="0" w:color="auto"/>
            <w:left w:val="none" w:sz="0" w:space="0" w:color="auto"/>
            <w:bottom w:val="none" w:sz="0" w:space="0" w:color="auto"/>
            <w:right w:val="none" w:sz="0" w:space="0" w:color="auto"/>
          </w:divBdr>
        </w:div>
        <w:div w:id="1767463748">
          <w:marLeft w:val="640"/>
          <w:marRight w:val="0"/>
          <w:marTop w:val="0"/>
          <w:marBottom w:val="0"/>
          <w:divBdr>
            <w:top w:val="none" w:sz="0" w:space="0" w:color="auto"/>
            <w:left w:val="none" w:sz="0" w:space="0" w:color="auto"/>
            <w:bottom w:val="none" w:sz="0" w:space="0" w:color="auto"/>
            <w:right w:val="none" w:sz="0" w:space="0" w:color="auto"/>
          </w:divBdr>
        </w:div>
        <w:div w:id="1632398157">
          <w:marLeft w:val="640"/>
          <w:marRight w:val="0"/>
          <w:marTop w:val="0"/>
          <w:marBottom w:val="0"/>
          <w:divBdr>
            <w:top w:val="none" w:sz="0" w:space="0" w:color="auto"/>
            <w:left w:val="none" w:sz="0" w:space="0" w:color="auto"/>
            <w:bottom w:val="none" w:sz="0" w:space="0" w:color="auto"/>
            <w:right w:val="none" w:sz="0" w:space="0" w:color="auto"/>
          </w:divBdr>
        </w:div>
        <w:div w:id="503327357">
          <w:marLeft w:val="640"/>
          <w:marRight w:val="0"/>
          <w:marTop w:val="0"/>
          <w:marBottom w:val="0"/>
          <w:divBdr>
            <w:top w:val="none" w:sz="0" w:space="0" w:color="auto"/>
            <w:left w:val="none" w:sz="0" w:space="0" w:color="auto"/>
            <w:bottom w:val="none" w:sz="0" w:space="0" w:color="auto"/>
            <w:right w:val="none" w:sz="0" w:space="0" w:color="auto"/>
          </w:divBdr>
        </w:div>
        <w:div w:id="333150336">
          <w:marLeft w:val="640"/>
          <w:marRight w:val="0"/>
          <w:marTop w:val="0"/>
          <w:marBottom w:val="0"/>
          <w:divBdr>
            <w:top w:val="none" w:sz="0" w:space="0" w:color="auto"/>
            <w:left w:val="none" w:sz="0" w:space="0" w:color="auto"/>
            <w:bottom w:val="none" w:sz="0" w:space="0" w:color="auto"/>
            <w:right w:val="none" w:sz="0" w:space="0" w:color="auto"/>
          </w:divBdr>
        </w:div>
        <w:div w:id="1653680622">
          <w:marLeft w:val="640"/>
          <w:marRight w:val="0"/>
          <w:marTop w:val="0"/>
          <w:marBottom w:val="0"/>
          <w:divBdr>
            <w:top w:val="none" w:sz="0" w:space="0" w:color="auto"/>
            <w:left w:val="none" w:sz="0" w:space="0" w:color="auto"/>
            <w:bottom w:val="none" w:sz="0" w:space="0" w:color="auto"/>
            <w:right w:val="none" w:sz="0" w:space="0" w:color="auto"/>
          </w:divBdr>
        </w:div>
        <w:div w:id="784276053">
          <w:marLeft w:val="640"/>
          <w:marRight w:val="0"/>
          <w:marTop w:val="0"/>
          <w:marBottom w:val="0"/>
          <w:divBdr>
            <w:top w:val="none" w:sz="0" w:space="0" w:color="auto"/>
            <w:left w:val="none" w:sz="0" w:space="0" w:color="auto"/>
            <w:bottom w:val="none" w:sz="0" w:space="0" w:color="auto"/>
            <w:right w:val="none" w:sz="0" w:space="0" w:color="auto"/>
          </w:divBdr>
        </w:div>
        <w:div w:id="837503816">
          <w:marLeft w:val="640"/>
          <w:marRight w:val="0"/>
          <w:marTop w:val="0"/>
          <w:marBottom w:val="0"/>
          <w:divBdr>
            <w:top w:val="none" w:sz="0" w:space="0" w:color="auto"/>
            <w:left w:val="none" w:sz="0" w:space="0" w:color="auto"/>
            <w:bottom w:val="none" w:sz="0" w:space="0" w:color="auto"/>
            <w:right w:val="none" w:sz="0" w:space="0" w:color="auto"/>
          </w:divBdr>
        </w:div>
        <w:div w:id="419378556">
          <w:marLeft w:val="640"/>
          <w:marRight w:val="0"/>
          <w:marTop w:val="0"/>
          <w:marBottom w:val="0"/>
          <w:divBdr>
            <w:top w:val="none" w:sz="0" w:space="0" w:color="auto"/>
            <w:left w:val="none" w:sz="0" w:space="0" w:color="auto"/>
            <w:bottom w:val="none" w:sz="0" w:space="0" w:color="auto"/>
            <w:right w:val="none" w:sz="0" w:space="0" w:color="auto"/>
          </w:divBdr>
        </w:div>
        <w:div w:id="2138061526">
          <w:marLeft w:val="640"/>
          <w:marRight w:val="0"/>
          <w:marTop w:val="0"/>
          <w:marBottom w:val="0"/>
          <w:divBdr>
            <w:top w:val="none" w:sz="0" w:space="0" w:color="auto"/>
            <w:left w:val="none" w:sz="0" w:space="0" w:color="auto"/>
            <w:bottom w:val="none" w:sz="0" w:space="0" w:color="auto"/>
            <w:right w:val="none" w:sz="0" w:space="0" w:color="auto"/>
          </w:divBdr>
        </w:div>
        <w:div w:id="1063215218">
          <w:marLeft w:val="640"/>
          <w:marRight w:val="0"/>
          <w:marTop w:val="0"/>
          <w:marBottom w:val="0"/>
          <w:divBdr>
            <w:top w:val="none" w:sz="0" w:space="0" w:color="auto"/>
            <w:left w:val="none" w:sz="0" w:space="0" w:color="auto"/>
            <w:bottom w:val="none" w:sz="0" w:space="0" w:color="auto"/>
            <w:right w:val="none" w:sz="0" w:space="0" w:color="auto"/>
          </w:divBdr>
        </w:div>
        <w:div w:id="251210699">
          <w:marLeft w:val="640"/>
          <w:marRight w:val="0"/>
          <w:marTop w:val="0"/>
          <w:marBottom w:val="0"/>
          <w:divBdr>
            <w:top w:val="none" w:sz="0" w:space="0" w:color="auto"/>
            <w:left w:val="none" w:sz="0" w:space="0" w:color="auto"/>
            <w:bottom w:val="none" w:sz="0" w:space="0" w:color="auto"/>
            <w:right w:val="none" w:sz="0" w:space="0" w:color="auto"/>
          </w:divBdr>
        </w:div>
        <w:div w:id="821121613">
          <w:marLeft w:val="640"/>
          <w:marRight w:val="0"/>
          <w:marTop w:val="0"/>
          <w:marBottom w:val="0"/>
          <w:divBdr>
            <w:top w:val="none" w:sz="0" w:space="0" w:color="auto"/>
            <w:left w:val="none" w:sz="0" w:space="0" w:color="auto"/>
            <w:bottom w:val="none" w:sz="0" w:space="0" w:color="auto"/>
            <w:right w:val="none" w:sz="0" w:space="0" w:color="auto"/>
          </w:divBdr>
        </w:div>
        <w:div w:id="19013794">
          <w:marLeft w:val="640"/>
          <w:marRight w:val="0"/>
          <w:marTop w:val="0"/>
          <w:marBottom w:val="0"/>
          <w:divBdr>
            <w:top w:val="none" w:sz="0" w:space="0" w:color="auto"/>
            <w:left w:val="none" w:sz="0" w:space="0" w:color="auto"/>
            <w:bottom w:val="none" w:sz="0" w:space="0" w:color="auto"/>
            <w:right w:val="none" w:sz="0" w:space="0" w:color="auto"/>
          </w:divBdr>
        </w:div>
        <w:div w:id="2126806613">
          <w:marLeft w:val="640"/>
          <w:marRight w:val="0"/>
          <w:marTop w:val="0"/>
          <w:marBottom w:val="0"/>
          <w:divBdr>
            <w:top w:val="none" w:sz="0" w:space="0" w:color="auto"/>
            <w:left w:val="none" w:sz="0" w:space="0" w:color="auto"/>
            <w:bottom w:val="none" w:sz="0" w:space="0" w:color="auto"/>
            <w:right w:val="none" w:sz="0" w:space="0" w:color="auto"/>
          </w:divBdr>
        </w:div>
        <w:div w:id="720327228">
          <w:marLeft w:val="640"/>
          <w:marRight w:val="0"/>
          <w:marTop w:val="0"/>
          <w:marBottom w:val="0"/>
          <w:divBdr>
            <w:top w:val="none" w:sz="0" w:space="0" w:color="auto"/>
            <w:left w:val="none" w:sz="0" w:space="0" w:color="auto"/>
            <w:bottom w:val="none" w:sz="0" w:space="0" w:color="auto"/>
            <w:right w:val="none" w:sz="0" w:space="0" w:color="auto"/>
          </w:divBdr>
        </w:div>
        <w:div w:id="1586843225">
          <w:marLeft w:val="640"/>
          <w:marRight w:val="0"/>
          <w:marTop w:val="0"/>
          <w:marBottom w:val="0"/>
          <w:divBdr>
            <w:top w:val="none" w:sz="0" w:space="0" w:color="auto"/>
            <w:left w:val="none" w:sz="0" w:space="0" w:color="auto"/>
            <w:bottom w:val="none" w:sz="0" w:space="0" w:color="auto"/>
            <w:right w:val="none" w:sz="0" w:space="0" w:color="auto"/>
          </w:divBdr>
        </w:div>
        <w:div w:id="1006251599">
          <w:marLeft w:val="640"/>
          <w:marRight w:val="0"/>
          <w:marTop w:val="0"/>
          <w:marBottom w:val="0"/>
          <w:divBdr>
            <w:top w:val="none" w:sz="0" w:space="0" w:color="auto"/>
            <w:left w:val="none" w:sz="0" w:space="0" w:color="auto"/>
            <w:bottom w:val="none" w:sz="0" w:space="0" w:color="auto"/>
            <w:right w:val="none" w:sz="0" w:space="0" w:color="auto"/>
          </w:divBdr>
        </w:div>
        <w:div w:id="731192837">
          <w:marLeft w:val="640"/>
          <w:marRight w:val="0"/>
          <w:marTop w:val="0"/>
          <w:marBottom w:val="0"/>
          <w:divBdr>
            <w:top w:val="none" w:sz="0" w:space="0" w:color="auto"/>
            <w:left w:val="none" w:sz="0" w:space="0" w:color="auto"/>
            <w:bottom w:val="none" w:sz="0" w:space="0" w:color="auto"/>
            <w:right w:val="none" w:sz="0" w:space="0" w:color="auto"/>
          </w:divBdr>
        </w:div>
        <w:div w:id="1135757295">
          <w:marLeft w:val="640"/>
          <w:marRight w:val="0"/>
          <w:marTop w:val="0"/>
          <w:marBottom w:val="0"/>
          <w:divBdr>
            <w:top w:val="none" w:sz="0" w:space="0" w:color="auto"/>
            <w:left w:val="none" w:sz="0" w:space="0" w:color="auto"/>
            <w:bottom w:val="none" w:sz="0" w:space="0" w:color="auto"/>
            <w:right w:val="none" w:sz="0" w:space="0" w:color="auto"/>
          </w:divBdr>
        </w:div>
        <w:div w:id="1089734351">
          <w:marLeft w:val="640"/>
          <w:marRight w:val="0"/>
          <w:marTop w:val="0"/>
          <w:marBottom w:val="0"/>
          <w:divBdr>
            <w:top w:val="none" w:sz="0" w:space="0" w:color="auto"/>
            <w:left w:val="none" w:sz="0" w:space="0" w:color="auto"/>
            <w:bottom w:val="none" w:sz="0" w:space="0" w:color="auto"/>
            <w:right w:val="none" w:sz="0" w:space="0" w:color="auto"/>
          </w:divBdr>
        </w:div>
        <w:div w:id="797919105">
          <w:marLeft w:val="640"/>
          <w:marRight w:val="0"/>
          <w:marTop w:val="0"/>
          <w:marBottom w:val="0"/>
          <w:divBdr>
            <w:top w:val="none" w:sz="0" w:space="0" w:color="auto"/>
            <w:left w:val="none" w:sz="0" w:space="0" w:color="auto"/>
            <w:bottom w:val="none" w:sz="0" w:space="0" w:color="auto"/>
            <w:right w:val="none" w:sz="0" w:space="0" w:color="auto"/>
          </w:divBdr>
        </w:div>
        <w:div w:id="1262375759">
          <w:marLeft w:val="640"/>
          <w:marRight w:val="0"/>
          <w:marTop w:val="0"/>
          <w:marBottom w:val="0"/>
          <w:divBdr>
            <w:top w:val="none" w:sz="0" w:space="0" w:color="auto"/>
            <w:left w:val="none" w:sz="0" w:space="0" w:color="auto"/>
            <w:bottom w:val="none" w:sz="0" w:space="0" w:color="auto"/>
            <w:right w:val="none" w:sz="0" w:space="0" w:color="auto"/>
          </w:divBdr>
        </w:div>
        <w:div w:id="559904700">
          <w:marLeft w:val="640"/>
          <w:marRight w:val="0"/>
          <w:marTop w:val="0"/>
          <w:marBottom w:val="0"/>
          <w:divBdr>
            <w:top w:val="none" w:sz="0" w:space="0" w:color="auto"/>
            <w:left w:val="none" w:sz="0" w:space="0" w:color="auto"/>
            <w:bottom w:val="none" w:sz="0" w:space="0" w:color="auto"/>
            <w:right w:val="none" w:sz="0" w:space="0" w:color="auto"/>
          </w:divBdr>
        </w:div>
        <w:div w:id="608121394">
          <w:marLeft w:val="640"/>
          <w:marRight w:val="0"/>
          <w:marTop w:val="0"/>
          <w:marBottom w:val="0"/>
          <w:divBdr>
            <w:top w:val="none" w:sz="0" w:space="0" w:color="auto"/>
            <w:left w:val="none" w:sz="0" w:space="0" w:color="auto"/>
            <w:bottom w:val="none" w:sz="0" w:space="0" w:color="auto"/>
            <w:right w:val="none" w:sz="0" w:space="0" w:color="auto"/>
          </w:divBdr>
        </w:div>
        <w:div w:id="792409060">
          <w:marLeft w:val="640"/>
          <w:marRight w:val="0"/>
          <w:marTop w:val="0"/>
          <w:marBottom w:val="0"/>
          <w:divBdr>
            <w:top w:val="none" w:sz="0" w:space="0" w:color="auto"/>
            <w:left w:val="none" w:sz="0" w:space="0" w:color="auto"/>
            <w:bottom w:val="none" w:sz="0" w:space="0" w:color="auto"/>
            <w:right w:val="none" w:sz="0" w:space="0" w:color="auto"/>
          </w:divBdr>
        </w:div>
        <w:div w:id="1509903120">
          <w:marLeft w:val="640"/>
          <w:marRight w:val="0"/>
          <w:marTop w:val="0"/>
          <w:marBottom w:val="0"/>
          <w:divBdr>
            <w:top w:val="none" w:sz="0" w:space="0" w:color="auto"/>
            <w:left w:val="none" w:sz="0" w:space="0" w:color="auto"/>
            <w:bottom w:val="none" w:sz="0" w:space="0" w:color="auto"/>
            <w:right w:val="none" w:sz="0" w:space="0" w:color="auto"/>
          </w:divBdr>
        </w:div>
        <w:div w:id="1366828119">
          <w:marLeft w:val="640"/>
          <w:marRight w:val="0"/>
          <w:marTop w:val="0"/>
          <w:marBottom w:val="0"/>
          <w:divBdr>
            <w:top w:val="none" w:sz="0" w:space="0" w:color="auto"/>
            <w:left w:val="none" w:sz="0" w:space="0" w:color="auto"/>
            <w:bottom w:val="none" w:sz="0" w:space="0" w:color="auto"/>
            <w:right w:val="none" w:sz="0" w:space="0" w:color="auto"/>
          </w:divBdr>
        </w:div>
        <w:div w:id="1083065903">
          <w:marLeft w:val="640"/>
          <w:marRight w:val="0"/>
          <w:marTop w:val="0"/>
          <w:marBottom w:val="0"/>
          <w:divBdr>
            <w:top w:val="none" w:sz="0" w:space="0" w:color="auto"/>
            <w:left w:val="none" w:sz="0" w:space="0" w:color="auto"/>
            <w:bottom w:val="none" w:sz="0" w:space="0" w:color="auto"/>
            <w:right w:val="none" w:sz="0" w:space="0" w:color="auto"/>
          </w:divBdr>
        </w:div>
        <w:div w:id="290088437">
          <w:marLeft w:val="640"/>
          <w:marRight w:val="0"/>
          <w:marTop w:val="0"/>
          <w:marBottom w:val="0"/>
          <w:divBdr>
            <w:top w:val="none" w:sz="0" w:space="0" w:color="auto"/>
            <w:left w:val="none" w:sz="0" w:space="0" w:color="auto"/>
            <w:bottom w:val="none" w:sz="0" w:space="0" w:color="auto"/>
            <w:right w:val="none" w:sz="0" w:space="0" w:color="auto"/>
          </w:divBdr>
        </w:div>
        <w:div w:id="47723719">
          <w:marLeft w:val="640"/>
          <w:marRight w:val="0"/>
          <w:marTop w:val="0"/>
          <w:marBottom w:val="0"/>
          <w:divBdr>
            <w:top w:val="none" w:sz="0" w:space="0" w:color="auto"/>
            <w:left w:val="none" w:sz="0" w:space="0" w:color="auto"/>
            <w:bottom w:val="none" w:sz="0" w:space="0" w:color="auto"/>
            <w:right w:val="none" w:sz="0" w:space="0" w:color="auto"/>
          </w:divBdr>
        </w:div>
        <w:div w:id="1451586029">
          <w:marLeft w:val="640"/>
          <w:marRight w:val="0"/>
          <w:marTop w:val="0"/>
          <w:marBottom w:val="0"/>
          <w:divBdr>
            <w:top w:val="none" w:sz="0" w:space="0" w:color="auto"/>
            <w:left w:val="none" w:sz="0" w:space="0" w:color="auto"/>
            <w:bottom w:val="none" w:sz="0" w:space="0" w:color="auto"/>
            <w:right w:val="none" w:sz="0" w:space="0" w:color="auto"/>
          </w:divBdr>
        </w:div>
        <w:div w:id="720830546">
          <w:marLeft w:val="640"/>
          <w:marRight w:val="0"/>
          <w:marTop w:val="0"/>
          <w:marBottom w:val="0"/>
          <w:divBdr>
            <w:top w:val="none" w:sz="0" w:space="0" w:color="auto"/>
            <w:left w:val="none" w:sz="0" w:space="0" w:color="auto"/>
            <w:bottom w:val="none" w:sz="0" w:space="0" w:color="auto"/>
            <w:right w:val="none" w:sz="0" w:space="0" w:color="auto"/>
          </w:divBdr>
        </w:div>
        <w:div w:id="1158184924">
          <w:marLeft w:val="640"/>
          <w:marRight w:val="0"/>
          <w:marTop w:val="0"/>
          <w:marBottom w:val="0"/>
          <w:divBdr>
            <w:top w:val="none" w:sz="0" w:space="0" w:color="auto"/>
            <w:left w:val="none" w:sz="0" w:space="0" w:color="auto"/>
            <w:bottom w:val="none" w:sz="0" w:space="0" w:color="auto"/>
            <w:right w:val="none" w:sz="0" w:space="0" w:color="auto"/>
          </w:divBdr>
        </w:div>
        <w:div w:id="929581662">
          <w:marLeft w:val="640"/>
          <w:marRight w:val="0"/>
          <w:marTop w:val="0"/>
          <w:marBottom w:val="0"/>
          <w:divBdr>
            <w:top w:val="none" w:sz="0" w:space="0" w:color="auto"/>
            <w:left w:val="none" w:sz="0" w:space="0" w:color="auto"/>
            <w:bottom w:val="none" w:sz="0" w:space="0" w:color="auto"/>
            <w:right w:val="none" w:sz="0" w:space="0" w:color="auto"/>
          </w:divBdr>
        </w:div>
        <w:div w:id="112208817">
          <w:marLeft w:val="640"/>
          <w:marRight w:val="0"/>
          <w:marTop w:val="0"/>
          <w:marBottom w:val="0"/>
          <w:divBdr>
            <w:top w:val="none" w:sz="0" w:space="0" w:color="auto"/>
            <w:left w:val="none" w:sz="0" w:space="0" w:color="auto"/>
            <w:bottom w:val="none" w:sz="0" w:space="0" w:color="auto"/>
            <w:right w:val="none" w:sz="0" w:space="0" w:color="auto"/>
          </w:divBdr>
        </w:div>
        <w:div w:id="744495977">
          <w:marLeft w:val="640"/>
          <w:marRight w:val="0"/>
          <w:marTop w:val="0"/>
          <w:marBottom w:val="0"/>
          <w:divBdr>
            <w:top w:val="none" w:sz="0" w:space="0" w:color="auto"/>
            <w:left w:val="none" w:sz="0" w:space="0" w:color="auto"/>
            <w:bottom w:val="none" w:sz="0" w:space="0" w:color="auto"/>
            <w:right w:val="none" w:sz="0" w:space="0" w:color="auto"/>
          </w:divBdr>
        </w:div>
        <w:div w:id="139806860">
          <w:marLeft w:val="640"/>
          <w:marRight w:val="0"/>
          <w:marTop w:val="0"/>
          <w:marBottom w:val="0"/>
          <w:divBdr>
            <w:top w:val="none" w:sz="0" w:space="0" w:color="auto"/>
            <w:left w:val="none" w:sz="0" w:space="0" w:color="auto"/>
            <w:bottom w:val="none" w:sz="0" w:space="0" w:color="auto"/>
            <w:right w:val="none" w:sz="0" w:space="0" w:color="auto"/>
          </w:divBdr>
        </w:div>
        <w:div w:id="771170167">
          <w:marLeft w:val="640"/>
          <w:marRight w:val="0"/>
          <w:marTop w:val="0"/>
          <w:marBottom w:val="0"/>
          <w:divBdr>
            <w:top w:val="none" w:sz="0" w:space="0" w:color="auto"/>
            <w:left w:val="none" w:sz="0" w:space="0" w:color="auto"/>
            <w:bottom w:val="none" w:sz="0" w:space="0" w:color="auto"/>
            <w:right w:val="none" w:sz="0" w:space="0" w:color="auto"/>
          </w:divBdr>
        </w:div>
        <w:div w:id="998922490">
          <w:marLeft w:val="640"/>
          <w:marRight w:val="0"/>
          <w:marTop w:val="0"/>
          <w:marBottom w:val="0"/>
          <w:divBdr>
            <w:top w:val="none" w:sz="0" w:space="0" w:color="auto"/>
            <w:left w:val="none" w:sz="0" w:space="0" w:color="auto"/>
            <w:bottom w:val="none" w:sz="0" w:space="0" w:color="auto"/>
            <w:right w:val="none" w:sz="0" w:space="0" w:color="auto"/>
          </w:divBdr>
        </w:div>
        <w:div w:id="170994829">
          <w:marLeft w:val="640"/>
          <w:marRight w:val="0"/>
          <w:marTop w:val="0"/>
          <w:marBottom w:val="0"/>
          <w:divBdr>
            <w:top w:val="none" w:sz="0" w:space="0" w:color="auto"/>
            <w:left w:val="none" w:sz="0" w:space="0" w:color="auto"/>
            <w:bottom w:val="none" w:sz="0" w:space="0" w:color="auto"/>
            <w:right w:val="none" w:sz="0" w:space="0" w:color="auto"/>
          </w:divBdr>
        </w:div>
        <w:div w:id="551575961">
          <w:marLeft w:val="640"/>
          <w:marRight w:val="0"/>
          <w:marTop w:val="0"/>
          <w:marBottom w:val="0"/>
          <w:divBdr>
            <w:top w:val="none" w:sz="0" w:space="0" w:color="auto"/>
            <w:left w:val="none" w:sz="0" w:space="0" w:color="auto"/>
            <w:bottom w:val="none" w:sz="0" w:space="0" w:color="auto"/>
            <w:right w:val="none" w:sz="0" w:space="0" w:color="auto"/>
          </w:divBdr>
        </w:div>
        <w:div w:id="1488205575">
          <w:marLeft w:val="640"/>
          <w:marRight w:val="0"/>
          <w:marTop w:val="0"/>
          <w:marBottom w:val="0"/>
          <w:divBdr>
            <w:top w:val="none" w:sz="0" w:space="0" w:color="auto"/>
            <w:left w:val="none" w:sz="0" w:space="0" w:color="auto"/>
            <w:bottom w:val="none" w:sz="0" w:space="0" w:color="auto"/>
            <w:right w:val="none" w:sz="0" w:space="0" w:color="auto"/>
          </w:divBdr>
        </w:div>
        <w:div w:id="749497161">
          <w:marLeft w:val="640"/>
          <w:marRight w:val="0"/>
          <w:marTop w:val="0"/>
          <w:marBottom w:val="0"/>
          <w:divBdr>
            <w:top w:val="none" w:sz="0" w:space="0" w:color="auto"/>
            <w:left w:val="none" w:sz="0" w:space="0" w:color="auto"/>
            <w:bottom w:val="none" w:sz="0" w:space="0" w:color="auto"/>
            <w:right w:val="none" w:sz="0" w:space="0" w:color="auto"/>
          </w:divBdr>
        </w:div>
        <w:div w:id="2142653789">
          <w:marLeft w:val="640"/>
          <w:marRight w:val="0"/>
          <w:marTop w:val="0"/>
          <w:marBottom w:val="0"/>
          <w:divBdr>
            <w:top w:val="none" w:sz="0" w:space="0" w:color="auto"/>
            <w:left w:val="none" w:sz="0" w:space="0" w:color="auto"/>
            <w:bottom w:val="none" w:sz="0" w:space="0" w:color="auto"/>
            <w:right w:val="none" w:sz="0" w:space="0" w:color="auto"/>
          </w:divBdr>
        </w:div>
        <w:div w:id="1959600463">
          <w:marLeft w:val="640"/>
          <w:marRight w:val="0"/>
          <w:marTop w:val="0"/>
          <w:marBottom w:val="0"/>
          <w:divBdr>
            <w:top w:val="none" w:sz="0" w:space="0" w:color="auto"/>
            <w:left w:val="none" w:sz="0" w:space="0" w:color="auto"/>
            <w:bottom w:val="none" w:sz="0" w:space="0" w:color="auto"/>
            <w:right w:val="none" w:sz="0" w:space="0" w:color="auto"/>
          </w:divBdr>
        </w:div>
        <w:div w:id="1915235913">
          <w:marLeft w:val="640"/>
          <w:marRight w:val="0"/>
          <w:marTop w:val="0"/>
          <w:marBottom w:val="0"/>
          <w:divBdr>
            <w:top w:val="none" w:sz="0" w:space="0" w:color="auto"/>
            <w:left w:val="none" w:sz="0" w:space="0" w:color="auto"/>
            <w:bottom w:val="none" w:sz="0" w:space="0" w:color="auto"/>
            <w:right w:val="none" w:sz="0" w:space="0" w:color="auto"/>
          </w:divBdr>
        </w:div>
        <w:div w:id="1179658838">
          <w:marLeft w:val="640"/>
          <w:marRight w:val="0"/>
          <w:marTop w:val="0"/>
          <w:marBottom w:val="0"/>
          <w:divBdr>
            <w:top w:val="none" w:sz="0" w:space="0" w:color="auto"/>
            <w:left w:val="none" w:sz="0" w:space="0" w:color="auto"/>
            <w:bottom w:val="none" w:sz="0" w:space="0" w:color="auto"/>
            <w:right w:val="none" w:sz="0" w:space="0" w:color="auto"/>
          </w:divBdr>
        </w:div>
        <w:div w:id="837231104">
          <w:marLeft w:val="640"/>
          <w:marRight w:val="0"/>
          <w:marTop w:val="0"/>
          <w:marBottom w:val="0"/>
          <w:divBdr>
            <w:top w:val="none" w:sz="0" w:space="0" w:color="auto"/>
            <w:left w:val="none" w:sz="0" w:space="0" w:color="auto"/>
            <w:bottom w:val="none" w:sz="0" w:space="0" w:color="auto"/>
            <w:right w:val="none" w:sz="0" w:space="0" w:color="auto"/>
          </w:divBdr>
        </w:div>
        <w:div w:id="1750417228">
          <w:marLeft w:val="640"/>
          <w:marRight w:val="0"/>
          <w:marTop w:val="0"/>
          <w:marBottom w:val="0"/>
          <w:divBdr>
            <w:top w:val="none" w:sz="0" w:space="0" w:color="auto"/>
            <w:left w:val="none" w:sz="0" w:space="0" w:color="auto"/>
            <w:bottom w:val="none" w:sz="0" w:space="0" w:color="auto"/>
            <w:right w:val="none" w:sz="0" w:space="0" w:color="auto"/>
          </w:divBdr>
        </w:div>
        <w:div w:id="1343968507">
          <w:marLeft w:val="640"/>
          <w:marRight w:val="0"/>
          <w:marTop w:val="0"/>
          <w:marBottom w:val="0"/>
          <w:divBdr>
            <w:top w:val="none" w:sz="0" w:space="0" w:color="auto"/>
            <w:left w:val="none" w:sz="0" w:space="0" w:color="auto"/>
            <w:bottom w:val="none" w:sz="0" w:space="0" w:color="auto"/>
            <w:right w:val="none" w:sz="0" w:space="0" w:color="auto"/>
          </w:divBdr>
        </w:div>
        <w:div w:id="1094593857">
          <w:marLeft w:val="640"/>
          <w:marRight w:val="0"/>
          <w:marTop w:val="0"/>
          <w:marBottom w:val="0"/>
          <w:divBdr>
            <w:top w:val="none" w:sz="0" w:space="0" w:color="auto"/>
            <w:left w:val="none" w:sz="0" w:space="0" w:color="auto"/>
            <w:bottom w:val="none" w:sz="0" w:space="0" w:color="auto"/>
            <w:right w:val="none" w:sz="0" w:space="0" w:color="auto"/>
          </w:divBdr>
        </w:div>
        <w:div w:id="811754424">
          <w:marLeft w:val="640"/>
          <w:marRight w:val="0"/>
          <w:marTop w:val="0"/>
          <w:marBottom w:val="0"/>
          <w:divBdr>
            <w:top w:val="none" w:sz="0" w:space="0" w:color="auto"/>
            <w:left w:val="none" w:sz="0" w:space="0" w:color="auto"/>
            <w:bottom w:val="none" w:sz="0" w:space="0" w:color="auto"/>
            <w:right w:val="none" w:sz="0" w:space="0" w:color="auto"/>
          </w:divBdr>
        </w:div>
      </w:divsChild>
    </w:div>
    <w:div w:id="1058166754">
      <w:bodyDiv w:val="1"/>
      <w:marLeft w:val="0"/>
      <w:marRight w:val="0"/>
      <w:marTop w:val="0"/>
      <w:marBottom w:val="0"/>
      <w:divBdr>
        <w:top w:val="none" w:sz="0" w:space="0" w:color="auto"/>
        <w:left w:val="none" w:sz="0" w:space="0" w:color="auto"/>
        <w:bottom w:val="none" w:sz="0" w:space="0" w:color="auto"/>
        <w:right w:val="none" w:sz="0" w:space="0" w:color="auto"/>
      </w:divBdr>
      <w:divsChild>
        <w:div w:id="555627382">
          <w:marLeft w:val="640"/>
          <w:marRight w:val="0"/>
          <w:marTop w:val="0"/>
          <w:marBottom w:val="0"/>
          <w:divBdr>
            <w:top w:val="none" w:sz="0" w:space="0" w:color="auto"/>
            <w:left w:val="none" w:sz="0" w:space="0" w:color="auto"/>
            <w:bottom w:val="none" w:sz="0" w:space="0" w:color="auto"/>
            <w:right w:val="none" w:sz="0" w:space="0" w:color="auto"/>
          </w:divBdr>
        </w:div>
        <w:div w:id="1081103913">
          <w:marLeft w:val="640"/>
          <w:marRight w:val="0"/>
          <w:marTop w:val="0"/>
          <w:marBottom w:val="0"/>
          <w:divBdr>
            <w:top w:val="none" w:sz="0" w:space="0" w:color="auto"/>
            <w:left w:val="none" w:sz="0" w:space="0" w:color="auto"/>
            <w:bottom w:val="none" w:sz="0" w:space="0" w:color="auto"/>
            <w:right w:val="none" w:sz="0" w:space="0" w:color="auto"/>
          </w:divBdr>
        </w:div>
        <w:div w:id="2076659380">
          <w:marLeft w:val="640"/>
          <w:marRight w:val="0"/>
          <w:marTop w:val="0"/>
          <w:marBottom w:val="0"/>
          <w:divBdr>
            <w:top w:val="none" w:sz="0" w:space="0" w:color="auto"/>
            <w:left w:val="none" w:sz="0" w:space="0" w:color="auto"/>
            <w:bottom w:val="none" w:sz="0" w:space="0" w:color="auto"/>
            <w:right w:val="none" w:sz="0" w:space="0" w:color="auto"/>
          </w:divBdr>
        </w:div>
        <w:div w:id="1560242994">
          <w:marLeft w:val="640"/>
          <w:marRight w:val="0"/>
          <w:marTop w:val="0"/>
          <w:marBottom w:val="0"/>
          <w:divBdr>
            <w:top w:val="none" w:sz="0" w:space="0" w:color="auto"/>
            <w:left w:val="none" w:sz="0" w:space="0" w:color="auto"/>
            <w:bottom w:val="none" w:sz="0" w:space="0" w:color="auto"/>
            <w:right w:val="none" w:sz="0" w:space="0" w:color="auto"/>
          </w:divBdr>
        </w:div>
        <w:div w:id="153378132">
          <w:marLeft w:val="640"/>
          <w:marRight w:val="0"/>
          <w:marTop w:val="0"/>
          <w:marBottom w:val="0"/>
          <w:divBdr>
            <w:top w:val="none" w:sz="0" w:space="0" w:color="auto"/>
            <w:left w:val="none" w:sz="0" w:space="0" w:color="auto"/>
            <w:bottom w:val="none" w:sz="0" w:space="0" w:color="auto"/>
            <w:right w:val="none" w:sz="0" w:space="0" w:color="auto"/>
          </w:divBdr>
        </w:div>
        <w:div w:id="254244197">
          <w:marLeft w:val="640"/>
          <w:marRight w:val="0"/>
          <w:marTop w:val="0"/>
          <w:marBottom w:val="0"/>
          <w:divBdr>
            <w:top w:val="none" w:sz="0" w:space="0" w:color="auto"/>
            <w:left w:val="none" w:sz="0" w:space="0" w:color="auto"/>
            <w:bottom w:val="none" w:sz="0" w:space="0" w:color="auto"/>
            <w:right w:val="none" w:sz="0" w:space="0" w:color="auto"/>
          </w:divBdr>
        </w:div>
        <w:div w:id="1573664841">
          <w:marLeft w:val="640"/>
          <w:marRight w:val="0"/>
          <w:marTop w:val="0"/>
          <w:marBottom w:val="0"/>
          <w:divBdr>
            <w:top w:val="none" w:sz="0" w:space="0" w:color="auto"/>
            <w:left w:val="none" w:sz="0" w:space="0" w:color="auto"/>
            <w:bottom w:val="none" w:sz="0" w:space="0" w:color="auto"/>
            <w:right w:val="none" w:sz="0" w:space="0" w:color="auto"/>
          </w:divBdr>
        </w:div>
        <w:div w:id="1413505675">
          <w:marLeft w:val="640"/>
          <w:marRight w:val="0"/>
          <w:marTop w:val="0"/>
          <w:marBottom w:val="0"/>
          <w:divBdr>
            <w:top w:val="none" w:sz="0" w:space="0" w:color="auto"/>
            <w:left w:val="none" w:sz="0" w:space="0" w:color="auto"/>
            <w:bottom w:val="none" w:sz="0" w:space="0" w:color="auto"/>
            <w:right w:val="none" w:sz="0" w:space="0" w:color="auto"/>
          </w:divBdr>
        </w:div>
        <w:div w:id="225117646">
          <w:marLeft w:val="640"/>
          <w:marRight w:val="0"/>
          <w:marTop w:val="0"/>
          <w:marBottom w:val="0"/>
          <w:divBdr>
            <w:top w:val="none" w:sz="0" w:space="0" w:color="auto"/>
            <w:left w:val="none" w:sz="0" w:space="0" w:color="auto"/>
            <w:bottom w:val="none" w:sz="0" w:space="0" w:color="auto"/>
            <w:right w:val="none" w:sz="0" w:space="0" w:color="auto"/>
          </w:divBdr>
        </w:div>
        <w:div w:id="733312645">
          <w:marLeft w:val="640"/>
          <w:marRight w:val="0"/>
          <w:marTop w:val="0"/>
          <w:marBottom w:val="0"/>
          <w:divBdr>
            <w:top w:val="none" w:sz="0" w:space="0" w:color="auto"/>
            <w:left w:val="none" w:sz="0" w:space="0" w:color="auto"/>
            <w:bottom w:val="none" w:sz="0" w:space="0" w:color="auto"/>
            <w:right w:val="none" w:sz="0" w:space="0" w:color="auto"/>
          </w:divBdr>
        </w:div>
        <w:div w:id="127667035">
          <w:marLeft w:val="640"/>
          <w:marRight w:val="0"/>
          <w:marTop w:val="0"/>
          <w:marBottom w:val="0"/>
          <w:divBdr>
            <w:top w:val="none" w:sz="0" w:space="0" w:color="auto"/>
            <w:left w:val="none" w:sz="0" w:space="0" w:color="auto"/>
            <w:bottom w:val="none" w:sz="0" w:space="0" w:color="auto"/>
            <w:right w:val="none" w:sz="0" w:space="0" w:color="auto"/>
          </w:divBdr>
        </w:div>
        <w:div w:id="648174042">
          <w:marLeft w:val="640"/>
          <w:marRight w:val="0"/>
          <w:marTop w:val="0"/>
          <w:marBottom w:val="0"/>
          <w:divBdr>
            <w:top w:val="none" w:sz="0" w:space="0" w:color="auto"/>
            <w:left w:val="none" w:sz="0" w:space="0" w:color="auto"/>
            <w:bottom w:val="none" w:sz="0" w:space="0" w:color="auto"/>
            <w:right w:val="none" w:sz="0" w:space="0" w:color="auto"/>
          </w:divBdr>
        </w:div>
        <w:div w:id="603539742">
          <w:marLeft w:val="640"/>
          <w:marRight w:val="0"/>
          <w:marTop w:val="0"/>
          <w:marBottom w:val="0"/>
          <w:divBdr>
            <w:top w:val="none" w:sz="0" w:space="0" w:color="auto"/>
            <w:left w:val="none" w:sz="0" w:space="0" w:color="auto"/>
            <w:bottom w:val="none" w:sz="0" w:space="0" w:color="auto"/>
            <w:right w:val="none" w:sz="0" w:space="0" w:color="auto"/>
          </w:divBdr>
        </w:div>
        <w:div w:id="440228585">
          <w:marLeft w:val="640"/>
          <w:marRight w:val="0"/>
          <w:marTop w:val="0"/>
          <w:marBottom w:val="0"/>
          <w:divBdr>
            <w:top w:val="none" w:sz="0" w:space="0" w:color="auto"/>
            <w:left w:val="none" w:sz="0" w:space="0" w:color="auto"/>
            <w:bottom w:val="none" w:sz="0" w:space="0" w:color="auto"/>
            <w:right w:val="none" w:sz="0" w:space="0" w:color="auto"/>
          </w:divBdr>
        </w:div>
        <w:div w:id="877855473">
          <w:marLeft w:val="640"/>
          <w:marRight w:val="0"/>
          <w:marTop w:val="0"/>
          <w:marBottom w:val="0"/>
          <w:divBdr>
            <w:top w:val="none" w:sz="0" w:space="0" w:color="auto"/>
            <w:left w:val="none" w:sz="0" w:space="0" w:color="auto"/>
            <w:bottom w:val="none" w:sz="0" w:space="0" w:color="auto"/>
            <w:right w:val="none" w:sz="0" w:space="0" w:color="auto"/>
          </w:divBdr>
        </w:div>
        <w:div w:id="1686979016">
          <w:marLeft w:val="640"/>
          <w:marRight w:val="0"/>
          <w:marTop w:val="0"/>
          <w:marBottom w:val="0"/>
          <w:divBdr>
            <w:top w:val="none" w:sz="0" w:space="0" w:color="auto"/>
            <w:left w:val="none" w:sz="0" w:space="0" w:color="auto"/>
            <w:bottom w:val="none" w:sz="0" w:space="0" w:color="auto"/>
            <w:right w:val="none" w:sz="0" w:space="0" w:color="auto"/>
          </w:divBdr>
        </w:div>
        <w:div w:id="762843041">
          <w:marLeft w:val="640"/>
          <w:marRight w:val="0"/>
          <w:marTop w:val="0"/>
          <w:marBottom w:val="0"/>
          <w:divBdr>
            <w:top w:val="none" w:sz="0" w:space="0" w:color="auto"/>
            <w:left w:val="none" w:sz="0" w:space="0" w:color="auto"/>
            <w:bottom w:val="none" w:sz="0" w:space="0" w:color="auto"/>
            <w:right w:val="none" w:sz="0" w:space="0" w:color="auto"/>
          </w:divBdr>
        </w:div>
        <w:div w:id="474420586">
          <w:marLeft w:val="640"/>
          <w:marRight w:val="0"/>
          <w:marTop w:val="0"/>
          <w:marBottom w:val="0"/>
          <w:divBdr>
            <w:top w:val="none" w:sz="0" w:space="0" w:color="auto"/>
            <w:left w:val="none" w:sz="0" w:space="0" w:color="auto"/>
            <w:bottom w:val="none" w:sz="0" w:space="0" w:color="auto"/>
            <w:right w:val="none" w:sz="0" w:space="0" w:color="auto"/>
          </w:divBdr>
        </w:div>
        <w:div w:id="497038964">
          <w:marLeft w:val="640"/>
          <w:marRight w:val="0"/>
          <w:marTop w:val="0"/>
          <w:marBottom w:val="0"/>
          <w:divBdr>
            <w:top w:val="none" w:sz="0" w:space="0" w:color="auto"/>
            <w:left w:val="none" w:sz="0" w:space="0" w:color="auto"/>
            <w:bottom w:val="none" w:sz="0" w:space="0" w:color="auto"/>
            <w:right w:val="none" w:sz="0" w:space="0" w:color="auto"/>
          </w:divBdr>
        </w:div>
        <w:div w:id="477697010">
          <w:marLeft w:val="640"/>
          <w:marRight w:val="0"/>
          <w:marTop w:val="0"/>
          <w:marBottom w:val="0"/>
          <w:divBdr>
            <w:top w:val="none" w:sz="0" w:space="0" w:color="auto"/>
            <w:left w:val="none" w:sz="0" w:space="0" w:color="auto"/>
            <w:bottom w:val="none" w:sz="0" w:space="0" w:color="auto"/>
            <w:right w:val="none" w:sz="0" w:space="0" w:color="auto"/>
          </w:divBdr>
        </w:div>
        <w:div w:id="726300957">
          <w:marLeft w:val="640"/>
          <w:marRight w:val="0"/>
          <w:marTop w:val="0"/>
          <w:marBottom w:val="0"/>
          <w:divBdr>
            <w:top w:val="none" w:sz="0" w:space="0" w:color="auto"/>
            <w:left w:val="none" w:sz="0" w:space="0" w:color="auto"/>
            <w:bottom w:val="none" w:sz="0" w:space="0" w:color="auto"/>
            <w:right w:val="none" w:sz="0" w:space="0" w:color="auto"/>
          </w:divBdr>
        </w:div>
        <w:div w:id="1836451487">
          <w:marLeft w:val="640"/>
          <w:marRight w:val="0"/>
          <w:marTop w:val="0"/>
          <w:marBottom w:val="0"/>
          <w:divBdr>
            <w:top w:val="none" w:sz="0" w:space="0" w:color="auto"/>
            <w:left w:val="none" w:sz="0" w:space="0" w:color="auto"/>
            <w:bottom w:val="none" w:sz="0" w:space="0" w:color="auto"/>
            <w:right w:val="none" w:sz="0" w:space="0" w:color="auto"/>
          </w:divBdr>
        </w:div>
        <w:div w:id="2125491199">
          <w:marLeft w:val="640"/>
          <w:marRight w:val="0"/>
          <w:marTop w:val="0"/>
          <w:marBottom w:val="0"/>
          <w:divBdr>
            <w:top w:val="none" w:sz="0" w:space="0" w:color="auto"/>
            <w:left w:val="none" w:sz="0" w:space="0" w:color="auto"/>
            <w:bottom w:val="none" w:sz="0" w:space="0" w:color="auto"/>
            <w:right w:val="none" w:sz="0" w:space="0" w:color="auto"/>
          </w:divBdr>
        </w:div>
        <w:div w:id="1334065213">
          <w:marLeft w:val="640"/>
          <w:marRight w:val="0"/>
          <w:marTop w:val="0"/>
          <w:marBottom w:val="0"/>
          <w:divBdr>
            <w:top w:val="none" w:sz="0" w:space="0" w:color="auto"/>
            <w:left w:val="none" w:sz="0" w:space="0" w:color="auto"/>
            <w:bottom w:val="none" w:sz="0" w:space="0" w:color="auto"/>
            <w:right w:val="none" w:sz="0" w:space="0" w:color="auto"/>
          </w:divBdr>
        </w:div>
        <w:div w:id="79179326">
          <w:marLeft w:val="640"/>
          <w:marRight w:val="0"/>
          <w:marTop w:val="0"/>
          <w:marBottom w:val="0"/>
          <w:divBdr>
            <w:top w:val="none" w:sz="0" w:space="0" w:color="auto"/>
            <w:left w:val="none" w:sz="0" w:space="0" w:color="auto"/>
            <w:bottom w:val="none" w:sz="0" w:space="0" w:color="auto"/>
            <w:right w:val="none" w:sz="0" w:space="0" w:color="auto"/>
          </w:divBdr>
        </w:div>
        <w:div w:id="491026399">
          <w:marLeft w:val="640"/>
          <w:marRight w:val="0"/>
          <w:marTop w:val="0"/>
          <w:marBottom w:val="0"/>
          <w:divBdr>
            <w:top w:val="none" w:sz="0" w:space="0" w:color="auto"/>
            <w:left w:val="none" w:sz="0" w:space="0" w:color="auto"/>
            <w:bottom w:val="none" w:sz="0" w:space="0" w:color="auto"/>
            <w:right w:val="none" w:sz="0" w:space="0" w:color="auto"/>
          </w:divBdr>
        </w:div>
        <w:div w:id="1446729064">
          <w:marLeft w:val="640"/>
          <w:marRight w:val="0"/>
          <w:marTop w:val="0"/>
          <w:marBottom w:val="0"/>
          <w:divBdr>
            <w:top w:val="none" w:sz="0" w:space="0" w:color="auto"/>
            <w:left w:val="none" w:sz="0" w:space="0" w:color="auto"/>
            <w:bottom w:val="none" w:sz="0" w:space="0" w:color="auto"/>
            <w:right w:val="none" w:sz="0" w:space="0" w:color="auto"/>
          </w:divBdr>
        </w:div>
        <w:div w:id="562175688">
          <w:marLeft w:val="640"/>
          <w:marRight w:val="0"/>
          <w:marTop w:val="0"/>
          <w:marBottom w:val="0"/>
          <w:divBdr>
            <w:top w:val="none" w:sz="0" w:space="0" w:color="auto"/>
            <w:left w:val="none" w:sz="0" w:space="0" w:color="auto"/>
            <w:bottom w:val="none" w:sz="0" w:space="0" w:color="auto"/>
            <w:right w:val="none" w:sz="0" w:space="0" w:color="auto"/>
          </w:divBdr>
        </w:div>
        <w:div w:id="1913850386">
          <w:marLeft w:val="640"/>
          <w:marRight w:val="0"/>
          <w:marTop w:val="0"/>
          <w:marBottom w:val="0"/>
          <w:divBdr>
            <w:top w:val="none" w:sz="0" w:space="0" w:color="auto"/>
            <w:left w:val="none" w:sz="0" w:space="0" w:color="auto"/>
            <w:bottom w:val="none" w:sz="0" w:space="0" w:color="auto"/>
            <w:right w:val="none" w:sz="0" w:space="0" w:color="auto"/>
          </w:divBdr>
        </w:div>
        <w:div w:id="1291589755">
          <w:marLeft w:val="640"/>
          <w:marRight w:val="0"/>
          <w:marTop w:val="0"/>
          <w:marBottom w:val="0"/>
          <w:divBdr>
            <w:top w:val="none" w:sz="0" w:space="0" w:color="auto"/>
            <w:left w:val="none" w:sz="0" w:space="0" w:color="auto"/>
            <w:bottom w:val="none" w:sz="0" w:space="0" w:color="auto"/>
            <w:right w:val="none" w:sz="0" w:space="0" w:color="auto"/>
          </w:divBdr>
        </w:div>
        <w:div w:id="691538396">
          <w:marLeft w:val="640"/>
          <w:marRight w:val="0"/>
          <w:marTop w:val="0"/>
          <w:marBottom w:val="0"/>
          <w:divBdr>
            <w:top w:val="none" w:sz="0" w:space="0" w:color="auto"/>
            <w:left w:val="none" w:sz="0" w:space="0" w:color="auto"/>
            <w:bottom w:val="none" w:sz="0" w:space="0" w:color="auto"/>
            <w:right w:val="none" w:sz="0" w:space="0" w:color="auto"/>
          </w:divBdr>
        </w:div>
        <w:div w:id="1169521979">
          <w:marLeft w:val="640"/>
          <w:marRight w:val="0"/>
          <w:marTop w:val="0"/>
          <w:marBottom w:val="0"/>
          <w:divBdr>
            <w:top w:val="none" w:sz="0" w:space="0" w:color="auto"/>
            <w:left w:val="none" w:sz="0" w:space="0" w:color="auto"/>
            <w:bottom w:val="none" w:sz="0" w:space="0" w:color="auto"/>
            <w:right w:val="none" w:sz="0" w:space="0" w:color="auto"/>
          </w:divBdr>
        </w:div>
        <w:div w:id="1627002664">
          <w:marLeft w:val="640"/>
          <w:marRight w:val="0"/>
          <w:marTop w:val="0"/>
          <w:marBottom w:val="0"/>
          <w:divBdr>
            <w:top w:val="none" w:sz="0" w:space="0" w:color="auto"/>
            <w:left w:val="none" w:sz="0" w:space="0" w:color="auto"/>
            <w:bottom w:val="none" w:sz="0" w:space="0" w:color="auto"/>
            <w:right w:val="none" w:sz="0" w:space="0" w:color="auto"/>
          </w:divBdr>
        </w:div>
        <w:div w:id="1914851609">
          <w:marLeft w:val="640"/>
          <w:marRight w:val="0"/>
          <w:marTop w:val="0"/>
          <w:marBottom w:val="0"/>
          <w:divBdr>
            <w:top w:val="none" w:sz="0" w:space="0" w:color="auto"/>
            <w:left w:val="none" w:sz="0" w:space="0" w:color="auto"/>
            <w:bottom w:val="none" w:sz="0" w:space="0" w:color="auto"/>
            <w:right w:val="none" w:sz="0" w:space="0" w:color="auto"/>
          </w:divBdr>
        </w:div>
        <w:div w:id="1425762570">
          <w:marLeft w:val="640"/>
          <w:marRight w:val="0"/>
          <w:marTop w:val="0"/>
          <w:marBottom w:val="0"/>
          <w:divBdr>
            <w:top w:val="none" w:sz="0" w:space="0" w:color="auto"/>
            <w:left w:val="none" w:sz="0" w:space="0" w:color="auto"/>
            <w:bottom w:val="none" w:sz="0" w:space="0" w:color="auto"/>
            <w:right w:val="none" w:sz="0" w:space="0" w:color="auto"/>
          </w:divBdr>
        </w:div>
        <w:div w:id="1353915647">
          <w:marLeft w:val="640"/>
          <w:marRight w:val="0"/>
          <w:marTop w:val="0"/>
          <w:marBottom w:val="0"/>
          <w:divBdr>
            <w:top w:val="none" w:sz="0" w:space="0" w:color="auto"/>
            <w:left w:val="none" w:sz="0" w:space="0" w:color="auto"/>
            <w:bottom w:val="none" w:sz="0" w:space="0" w:color="auto"/>
            <w:right w:val="none" w:sz="0" w:space="0" w:color="auto"/>
          </w:divBdr>
        </w:div>
        <w:div w:id="2131969006">
          <w:marLeft w:val="640"/>
          <w:marRight w:val="0"/>
          <w:marTop w:val="0"/>
          <w:marBottom w:val="0"/>
          <w:divBdr>
            <w:top w:val="none" w:sz="0" w:space="0" w:color="auto"/>
            <w:left w:val="none" w:sz="0" w:space="0" w:color="auto"/>
            <w:bottom w:val="none" w:sz="0" w:space="0" w:color="auto"/>
            <w:right w:val="none" w:sz="0" w:space="0" w:color="auto"/>
          </w:divBdr>
        </w:div>
        <w:div w:id="388917475">
          <w:marLeft w:val="640"/>
          <w:marRight w:val="0"/>
          <w:marTop w:val="0"/>
          <w:marBottom w:val="0"/>
          <w:divBdr>
            <w:top w:val="none" w:sz="0" w:space="0" w:color="auto"/>
            <w:left w:val="none" w:sz="0" w:space="0" w:color="auto"/>
            <w:bottom w:val="none" w:sz="0" w:space="0" w:color="auto"/>
            <w:right w:val="none" w:sz="0" w:space="0" w:color="auto"/>
          </w:divBdr>
        </w:div>
        <w:div w:id="2033265339">
          <w:marLeft w:val="640"/>
          <w:marRight w:val="0"/>
          <w:marTop w:val="0"/>
          <w:marBottom w:val="0"/>
          <w:divBdr>
            <w:top w:val="none" w:sz="0" w:space="0" w:color="auto"/>
            <w:left w:val="none" w:sz="0" w:space="0" w:color="auto"/>
            <w:bottom w:val="none" w:sz="0" w:space="0" w:color="auto"/>
            <w:right w:val="none" w:sz="0" w:space="0" w:color="auto"/>
          </w:divBdr>
        </w:div>
        <w:div w:id="1483737507">
          <w:marLeft w:val="640"/>
          <w:marRight w:val="0"/>
          <w:marTop w:val="0"/>
          <w:marBottom w:val="0"/>
          <w:divBdr>
            <w:top w:val="none" w:sz="0" w:space="0" w:color="auto"/>
            <w:left w:val="none" w:sz="0" w:space="0" w:color="auto"/>
            <w:bottom w:val="none" w:sz="0" w:space="0" w:color="auto"/>
            <w:right w:val="none" w:sz="0" w:space="0" w:color="auto"/>
          </w:divBdr>
        </w:div>
        <w:div w:id="1125854671">
          <w:marLeft w:val="640"/>
          <w:marRight w:val="0"/>
          <w:marTop w:val="0"/>
          <w:marBottom w:val="0"/>
          <w:divBdr>
            <w:top w:val="none" w:sz="0" w:space="0" w:color="auto"/>
            <w:left w:val="none" w:sz="0" w:space="0" w:color="auto"/>
            <w:bottom w:val="none" w:sz="0" w:space="0" w:color="auto"/>
            <w:right w:val="none" w:sz="0" w:space="0" w:color="auto"/>
          </w:divBdr>
        </w:div>
        <w:div w:id="1724908441">
          <w:marLeft w:val="640"/>
          <w:marRight w:val="0"/>
          <w:marTop w:val="0"/>
          <w:marBottom w:val="0"/>
          <w:divBdr>
            <w:top w:val="none" w:sz="0" w:space="0" w:color="auto"/>
            <w:left w:val="none" w:sz="0" w:space="0" w:color="auto"/>
            <w:bottom w:val="none" w:sz="0" w:space="0" w:color="auto"/>
            <w:right w:val="none" w:sz="0" w:space="0" w:color="auto"/>
          </w:divBdr>
        </w:div>
        <w:div w:id="335620958">
          <w:marLeft w:val="640"/>
          <w:marRight w:val="0"/>
          <w:marTop w:val="0"/>
          <w:marBottom w:val="0"/>
          <w:divBdr>
            <w:top w:val="none" w:sz="0" w:space="0" w:color="auto"/>
            <w:left w:val="none" w:sz="0" w:space="0" w:color="auto"/>
            <w:bottom w:val="none" w:sz="0" w:space="0" w:color="auto"/>
            <w:right w:val="none" w:sz="0" w:space="0" w:color="auto"/>
          </w:divBdr>
        </w:div>
        <w:div w:id="987319268">
          <w:marLeft w:val="640"/>
          <w:marRight w:val="0"/>
          <w:marTop w:val="0"/>
          <w:marBottom w:val="0"/>
          <w:divBdr>
            <w:top w:val="none" w:sz="0" w:space="0" w:color="auto"/>
            <w:left w:val="none" w:sz="0" w:space="0" w:color="auto"/>
            <w:bottom w:val="none" w:sz="0" w:space="0" w:color="auto"/>
            <w:right w:val="none" w:sz="0" w:space="0" w:color="auto"/>
          </w:divBdr>
        </w:div>
        <w:div w:id="2057578450">
          <w:marLeft w:val="640"/>
          <w:marRight w:val="0"/>
          <w:marTop w:val="0"/>
          <w:marBottom w:val="0"/>
          <w:divBdr>
            <w:top w:val="none" w:sz="0" w:space="0" w:color="auto"/>
            <w:left w:val="none" w:sz="0" w:space="0" w:color="auto"/>
            <w:bottom w:val="none" w:sz="0" w:space="0" w:color="auto"/>
            <w:right w:val="none" w:sz="0" w:space="0" w:color="auto"/>
          </w:divBdr>
        </w:div>
        <w:div w:id="681205621">
          <w:marLeft w:val="640"/>
          <w:marRight w:val="0"/>
          <w:marTop w:val="0"/>
          <w:marBottom w:val="0"/>
          <w:divBdr>
            <w:top w:val="none" w:sz="0" w:space="0" w:color="auto"/>
            <w:left w:val="none" w:sz="0" w:space="0" w:color="auto"/>
            <w:bottom w:val="none" w:sz="0" w:space="0" w:color="auto"/>
            <w:right w:val="none" w:sz="0" w:space="0" w:color="auto"/>
          </w:divBdr>
        </w:div>
        <w:div w:id="940530776">
          <w:marLeft w:val="640"/>
          <w:marRight w:val="0"/>
          <w:marTop w:val="0"/>
          <w:marBottom w:val="0"/>
          <w:divBdr>
            <w:top w:val="none" w:sz="0" w:space="0" w:color="auto"/>
            <w:left w:val="none" w:sz="0" w:space="0" w:color="auto"/>
            <w:bottom w:val="none" w:sz="0" w:space="0" w:color="auto"/>
            <w:right w:val="none" w:sz="0" w:space="0" w:color="auto"/>
          </w:divBdr>
        </w:div>
        <w:div w:id="791289569">
          <w:marLeft w:val="640"/>
          <w:marRight w:val="0"/>
          <w:marTop w:val="0"/>
          <w:marBottom w:val="0"/>
          <w:divBdr>
            <w:top w:val="none" w:sz="0" w:space="0" w:color="auto"/>
            <w:left w:val="none" w:sz="0" w:space="0" w:color="auto"/>
            <w:bottom w:val="none" w:sz="0" w:space="0" w:color="auto"/>
            <w:right w:val="none" w:sz="0" w:space="0" w:color="auto"/>
          </w:divBdr>
        </w:div>
        <w:div w:id="887837872">
          <w:marLeft w:val="640"/>
          <w:marRight w:val="0"/>
          <w:marTop w:val="0"/>
          <w:marBottom w:val="0"/>
          <w:divBdr>
            <w:top w:val="none" w:sz="0" w:space="0" w:color="auto"/>
            <w:left w:val="none" w:sz="0" w:space="0" w:color="auto"/>
            <w:bottom w:val="none" w:sz="0" w:space="0" w:color="auto"/>
            <w:right w:val="none" w:sz="0" w:space="0" w:color="auto"/>
          </w:divBdr>
        </w:div>
        <w:div w:id="280721359">
          <w:marLeft w:val="640"/>
          <w:marRight w:val="0"/>
          <w:marTop w:val="0"/>
          <w:marBottom w:val="0"/>
          <w:divBdr>
            <w:top w:val="none" w:sz="0" w:space="0" w:color="auto"/>
            <w:left w:val="none" w:sz="0" w:space="0" w:color="auto"/>
            <w:bottom w:val="none" w:sz="0" w:space="0" w:color="auto"/>
            <w:right w:val="none" w:sz="0" w:space="0" w:color="auto"/>
          </w:divBdr>
        </w:div>
        <w:div w:id="1746561265">
          <w:marLeft w:val="640"/>
          <w:marRight w:val="0"/>
          <w:marTop w:val="0"/>
          <w:marBottom w:val="0"/>
          <w:divBdr>
            <w:top w:val="none" w:sz="0" w:space="0" w:color="auto"/>
            <w:left w:val="none" w:sz="0" w:space="0" w:color="auto"/>
            <w:bottom w:val="none" w:sz="0" w:space="0" w:color="auto"/>
            <w:right w:val="none" w:sz="0" w:space="0" w:color="auto"/>
          </w:divBdr>
        </w:div>
        <w:div w:id="2079550500">
          <w:marLeft w:val="640"/>
          <w:marRight w:val="0"/>
          <w:marTop w:val="0"/>
          <w:marBottom w:val="0"/>
          <w:divBdr>
            <w:top w:val="none" w:sz="0" w:space="0" w:color="auto"/>
            <w:left w:val="none" w:sz="0" w:space="0" w:color="auto"/>
            <w:bottom w:val="none" w:sz="0" w:space="0" w:color="auto"/>
            <w:right w:val="none" w:sz="0" w:space="0" w:color="auto"/>
          </w:divBdr>
        </w:div>
        <w:div w:id="1097094448">
          <w:marLeft w:val="640"/>
          <w:marRight w:val="0"/>
          <w:marTop w:val="0"/>
          <w:marBottom w:val="0"/>
          <w:divBdr>
            <w:top w:val="none" w:sz="0" w:space="0" w:color="auto"/>
            <w:left w:val="none" w:sz="0" w:space="0" w:color="auto"/>
            <w:bottom w:val="none" w:sz="0" w:space="0" w:color="auto"/>
            <w:right w:val="none" w:sz="0" w:space="0" w:color="auto"/>
          </w:divBdr>
        </w:div>
        <w:div w:id="905608428">
          <w:marLeft w:val="640"/>
          <w:marRight w:val="0"/>
          <w:marTop w:val="0"/>
          <w:marBottom w:val="0"/>
          <w:divBdr>
            <w:top w:val="none" w:sz="0" w:space="0" w:color="auto"/>
            <w:left w:val="none" w:sz="0" w:space="0" w:color="auto"/>
            <w:bottom w:val="none" w:sz="0" w:space="0" w:color="auto"/>
            <w:right w:val="none" w:sz="0" w:space="0" w:color="auto"/>
          </w:divBdr>
        </w:div>
        <w:div w:id="246354937">
          <w:marLeft w:val="640"/>
          <w:marRight w:val="0"/>
          <w:marTop w:val="0"/>
          <w:marBottom w:val="0"/>
          <w:divBdr>
            <w:top w:val="none" w:sz="0" w:space="0" w:color="auto"/>
            <w:left w:val="none" w:sz="0" w:space="0" w:color="auto"/>
            <w:bottom w:val="none" w:sz="0" w:space="0" w:color="auto"/>
            <w:right w:val="none" w:sz="0" w:space="0" w:color="auto"/>
          </w:divBdr>
        </w:div>
        <w:div w:id="1355572389">
          <w:marLeft w:val="640"/>
          <w:marRight w:val="0"/>
          <w:marTop w:val="0"/>
          <w:marBottom w:val="0"/>
          <w:divBdr>
            <w:top w:val="none" w:sz="0" w:space="0" w:color="auto"/>
            <w:left w:val="none" w:sz="0" w:space="0" w:color="auto"/>
            <w:bottom w:val="none" w:sz="0" w:space="0" w:color="auto"/>
            <w:right w:val="none" w:sz="0" w:space="0" w:color="auto"/>
          </w:divBdr>
        </w:div>
        <w:div w:id="975572493">
          <w:marLeft w:val="640"/>
          <w:marRight w:val="0"/>
          <w:marTop w:val="0"/>
          <w:marBottom w:val="0"/>
          <w:divBdr>
            <w:top w:val="none" w:sz="0" w:space="0" w:color="auto"/>
            <w:left w:val="none" w:sz="0" w:space="0" w:color="auto"/>
            <w:bottom w:val="none" w:sz="0" w:space="0" w:color="auto"/>
            <w:right w:val="none" w:sz="0" w:space="0" w:color="auto"/>
          </w:divBdr>
        </w:div>
        <w:div w:id="145248505">
          <w:marLeft w:val="640"/>
          <w:marRight w:val="0"/>
          <w:marTop w:val="0"/>
          <w:marBottom w:val="0"/>
          <w:divBdr>
            <w:top w:val="none" w:sz="0" w:space="0" w:color="auto"/>
            <w:left w:val="none" w:sz="0" w:space="0" w:color="auto"/>
            <w:bottom w:val="none" w:sz="0" w:space="0" w:color="auto"/>
            <w:right w:val="none" w:sz="0" w:space="0" w:color="auto"/>
          </w:divBdr>
        </w:div>
        <w:div w:id="283239">
          <w:marLeft w:val="640"/>
          <w:marRight w:val="0"/>
          <w:marTop w:val="0"/>
          <w:marBottom w:val="0"/>
          <w:divBdr>
            <w:top w:val="none" w:sz="0" w:space="0" w:color="auto"/>
            <w:left w:val="none" w:sz="0" w:space="0" w:color="auto"/>
            <w:bottom w:val="none" w:sz="0" w:space="0" w:color="auto"/>
            <w:right w:val="none" w:sz="0" w:space="0" w:color="auto"/>
          </w:divBdr>
        </w:div>
        <w:div w:id="1638531532">
          <w:marLeft w:val="640"/>
          <w:marRight w:val="0"/>
          <w:marTop w:val="0"/>
          <w:marBottom w:val="0"/>
          <w:divBdr>
            <w:top w:val="none" w:sz="0" w:space="0" w:color="auto"/>
            <w:left w:val="none" w:sz="0" w:space="0" w:color="auto"/>
            <w:bottom w:val="none" w:sz="0" w:space="0" w:color="auto"/>
            <w:right w:val="none" w:sz="0" w:space="0" w:color="auto"/>
          </w:divBdr>
        </w:div>
        <w:div w:id="2138184473">
          <w:marLeft w:val="640"/>
          <w:marRight w:val="0"/>
          <w:marTop w:val="0"/>
          <w:marBottom w:val="0"/>
          <w:divBdr>
            <w:top w:val="none" w:sz="0" w:space="0" w:color="auto"/>
            <w:left w:val="none" w:sz="0" w:space="0" w:color="auto"/>
            <w:bottom w:val="none" w:sz="0" w:space="0" w:color="auto"/>
            <w:right w:val="none" w:sz="0" w:space="0" w:color="auto"/>
          </w:divBdr>
        </w:div>
        <w:div w:id="397437824">
          <w:marLeft w:val="640"/>
          <w:marRight w:val="0"/>
          <w:marTop w:val="0"/>
          <w:marBottom w:val="0"/>
          <w:divBdr>
            <w:top w:val="none" w:sz="0" w:space="0" w:color="auto"/>
            <w:left w:val="none" w:sz="0" w:space="0" w:color="auto"/>
            <w:bottom w:val="none" w:sz="0" w:space="0" w:color="auto"/>
            <w:right w:val="none" w:sz="0" w:space="0" w:color="auto"/>
          </w:divBdr>
        </w:div>
        <w:div w:id="641741209">
          <w:marLeft w:val="640"/>
          <w:marRight w:val="0"/>
          <w:marTop w:val="0"/>
          <w:marBottom w:val="0"/>
          <w:divBdr>
            <w:top w:val="none" w:sz="0" w:space="0" w:color="auto"/>
            <w:left w:val="none" w:sz="0" w:space="0" w:color="auto"/>
            <w:bottom w:val="none" w:sz="0" w:space="0" w:color="auto"/>
            <w:right w:val="none" w:sz="0" w:space="0" w:color="auto"/>
          </w:divBdr>
        </w:div>
        <w:div w:id="1279950033">
          <w:marLeft w:val="640"/>
          <w:marRight w:val="0"/>
          <w:marTop w:val="0"/>
          <w:marBottom w:val="0"/>
          <w:divBdr>
            <w:top w:val="none" w:sz="0" w:space="0" w:color="auto"/>
            <w:left w:val="none" w:sz="0" w:space="0" w:color="auto"/>
            <w:bottom w:val="none" w:sz="0" w:space="0" w:color="auto"/>
            <w:right w:val="none" w:sz="0" w:space="0" w:color="auto"/>
          </w:divBdr>
        </w:div>
        <w:div w:id="499541381">
          <w:marLeft w:val="640"/>
          <w:marRight w:val="0"/>
          <w:marTop w:val="0"/>
          <w:marBottom w:val="0"/>
          <w:divBdr>
            <w:top w:val="none" w:sz="0" w:space="0" w:color="auto"/>
            <w:left w:val="none" w:sz="0" w:space="0" w:color="auto"/>
            <w:bottom w:val="none" w:sz="0" w:space="0" w:color="auto"/>
            <w:right w:val="none" w:sz="0" w:space="0" w:color="auto"/>
          </w:divBdr>
        </w:div>
        <w:div w:id="1232427586">
          <w:marLeft w:val="640"/>
          <w:marRight w:val="0"/>
          <w:marTop w:val="0"/>
          <w:marBottom w:val="0"/>
          <w:divBdr>
            <w:top w:val="none" w:sz="0" w:space="0" w:color="auto"/>
            <w:left w:val="none" w:sz="0" w:space="0" w:color="auto"/>
            <w:bottom w:val="none" w:sz="0" w:space="0" w:color="auto"/>
            <w:right w:val="none" w:sz="0" w:space="0" w:color="auto"/>
          </w:divBdr>
        </w:div>
        <w:div w:id="810757689">
          <w:marLeft w:val="640"/>
          <w:marRight w:val="0"/>
          <w:marTop w:val="0"/>
          <w:marBottom w:val="0"/>
          <w:divBdr>
            <w:top w:val="none" w:sz="0" w:space="0" w:color="auto"/>
            <w:left w:val="none" w:sz="0" w:space="0" w:color="auto"/>
            <w:bottom w:val="none" w:sz="0" w:space="0" w:color="auto"/>
            <w:right w:val="none" w:sz="0" w:space="0" w:color="auto"/>
          </w:divBdr>
        </w:div>
        <w:div w:id="1456757712">
          <w:marLeft w:val="640"/>
          <w:marRight w:val="0"/>
          <w:marTop w:val="0"/>
          <w:marBottom w:val="0"/>
          <w:divBdr>
            <w:top w:val="none" w:sz="0" w:space="0" w:color="auto"/>
            <w:left w:val="none" w:sz="0" w:space="0" w:color="auto"/>
            <w:bottom w:val="none" w:sz="0" w:space="0" w:color="auto"/>
            <w:right w:val="none" w:sz="0" w:space="0" w:color="auto"/>
          </w:divBdr>
        </w:div>
        <w:div w:id="1864858661">
          <w:marLeft w:val="640"/>
          <w:marRight w:val="0"/>
          <w:marTop w:val="0"/>
          <w:marBottom w:val="0"/>
          <w:divBdr>
            <w:top w:val="none" w:sz="0" w:space="0" w:color="auto"/>
            <w:left w:val="none" w:sz="0" w:space="0" w:color="auto"/>
            <w:bottom w:val="none" w:sz="0" w:space="0" w:color="auto"/>
            <w:right w:val="none" w:sz="0" w:space="0" w:color="auto"/>
          </w:divBdr>
        </w:div>
        <w:div w:id="849874556">
          <w:marLeft w:val="640"/>
          <w:marRight w:val="0"/>
          <w:marTop w:val="0"/>
          <w:marBottom w:val="0"/>
          <w:divBdr>
            <w:top w:val="none" w:sz="0" w:space="0" w:color="auto"/>
            <w:left w:val="none" w:sz="0" w:space="0" w:color="auto"/>
            <w:bottom w:val="none" w:sz="0" w:space="0" w:color="auto"/>
            <w:right w:val="none" w:sz="0" w:space="0" w:color="auto"/>
          </w:divBdr>
        </w:div>
        <w:div w:id="1075318147">
          <w:marLeft w:val="640"/>
          <w:marRight w:val="0"/>
          <w:marTop w:val="0"/>
          <w:marBottom w:val="0"/>
          <w:divBdr>
            <w:top w:val="none" w:sz="0" w:space="0" w:color="auto"/>
            <w:left w:val="none" w:sz="0" w:space="0" w:color="auto"/>
            <w:bottom w:val="none" w:sz="0" w:space="0" w:color="auto"/>
            <w:right w:val="none" w:sz="0" w:space="0" w:color="auto"/>
          </w:divBdr>
        </w:div>
        <w:div w:id="1609702565">
          <w:marLeft w:val="640"/>
          <w:marRight w:val="0"/>
          <w:marTop w:val="0"/>
          <w:marBottom w:val="0"/>
          <w:divBdr>
            <w:top w:val="none" w:sz="0" w:space="0" w:color="auto"/>
            <w:left w:val="none" w:sz="0" w:space="0" w:color="auto"/>
            <w:bottom w:val="none" w:sz="0" w:space="0" w:color="auto"/>
            <w:right w:val="none" w:sz="0" w:space="0" w:color="auto"/>
          </w:divBdr>
        </w:div>
        <w:div w:id="33238736">
          <w:marLeft w:val="640"/>
          <w:marRight w:val="0"/>
          <w:marTop w:val="0"/>
          <w:marBottom w:val="0"/>
          <w:divBdr>
            <w:top w:val="none" w:sz="0" w:space="0" w:color="auto"/>
            <w:left w:val="none" w:sz="0" w:space="0" w:color="auto"/>
            <w:bottom w:val="none" w:sz="0" w:space="0" w:color="auto"/>
            <w:right w:val="none" w:sz="0" w:space="0" w:color="auto"/>
          </w:divBdr>
        </w:div>
        <w:div w:id="1711108590">
          <w:marLeft w:val="640"/>
          <w:marRight w:val="0"/>
          <w:marTop w:val="0"/>
          <w:marBottom w:val="0"/>
          <w:divBdr>
            <w:top w:val="none" w:sz="0" w:space="0" w:color="auto"/>
            <w:left w:val="none" w:sz="0" w:space="0" w:color="auto"/>
            <w:bottom w:val="none" w:sz="0" w:space="0" w:color="auto"/>
            <w:right w:val="none" w:sz="0" w:space="0" w:color="auto"/>
          </w:divBdr>
        </w:div>
        <w:div w:id="1605965584">
          <w:marLeft w:val="640"/>
          <w:marRight w:val="0"/>
          <w:marTop w:val="0"/>
          <w:marBottom w:val="0"/>
          <w:divBdr>
            <w:top w:val="none" w:sz="0" w:space="0" w:color="auto"/>
            <w:left w:val="none" w:sz="0" w:space="0" w:color="auto"/>
            <w:bottom w:val="none" w:sz="0" w:space="0" w:color="auto"/>
            <w:right w:val="none" w:sz="0" w:space="0" w:color="auto"/>
          </w:divBdr>
        </w:div>
        <w:div w:id="1332878731">
          <w:marLeft w:val="640"/>
          <w:marRight w:val="0"/>
          <w:marTop w:val="0"/>
          <w:marBottom w:val="0"/>
          <w:divBdr>
            <w:top w:val="none" w:sz="0" w:space="0" w:color="auto"/>
            <w:left w:val="none" w:sz="0" w:space="0" w:color="auto"/>
            <w:bottom w:val="none" w:sz="0" w:space="0" w:color="auto"/>
            <w:right w:val="none" w:sz="0" w:space="0" w:color="auto"/>
          </w:divBdr>
        </w:div>
        <w:div w:id="1580942965">
          <w:marLeft w:val="640"/>
          <w:marRight w:val="0"/>
          <w:marTop w:val="0"/>
          <w:marBottom w:val="0"/>
          <w:divBdr>
            <w:top w:val="none" w:sz="0" w:space="0" w:color="auto"/>
            <w:left w:val="none" w:sz="0" w:space="0" w:color="auto"/>
            <w:bottom w:val="none" w:sz="0" w:space="0" w:color="auto"/>
            <w:right w:val="none" w:sz="0" w:space="0" w:color="auto"/>
          </w:divBdr>
        </w:div>
        <w:div w:id="101456601">
          <w:marLeft w:val="640"/>
          <w:marRight w:val="0"/>
          <w:marTop w:val="0"/>
          <w:marBottom w:val="0"/>
          <w:divBdr>
            <w:top w:val="none" w:sz="0" w:space="0" w:color="auto"/>
            <w:left w:val="none" w:sz="0" w:space="0" w:color="auto"/>
            <w:bottom w:val="none" w:sz="0" w:space="0" w:color="auto"/>
            <w:right w:val="none" w:sz="0" w:space="0" w:color="auto"/>
          </w:divBdr>
        </w:div>
        <w:div w:id="316349527">
          <w:marLeft w:val="640"/>
          <w:marRight w:val="0"/>
          <w:marTop w:val="0"/>
          <w:marBottom w:val="0"/>
          <w:divBdr>
            <w:top w:val="none" w:sz="0" w:space="0" w:color="auto"/>
            <w:left w:val="none" w:sz="0" w:space="0" w:color="auto"/>
            <w:bottom w:val="none" w:sz="0" w:space="0" w:color="auto"/>
            <w:right w:val="none" w:sz="0" w:space="0" w:color="auto"/>
          </w:divBdr>
        </w:div>
        <w:div w:id="1203521308">
          <w:marLeft w:val="640"/>
          <w:marRight w:val="0"/>
          <w:marTop w:val="0"/>
          <w:marBottom w:val="0"/>
          <w:divBdr>
            <w:top w:val="none" w:sz="0" w:space="0" w:color="auto"/>
            <w:left w:val="none" w:sz="0" w:space="0" w:color="auto"/>
            <w:bottom w:val="none" w:sz="0" w:space="0" w:color="auto"/>
            <w:right w:val="none" w:sz="0" w:space="0" w:color="auto"/>
          </w:divBdr>
        </w:div>
        <w:div w:id="269551850">
          <w:marLeft w:val="640"/>
          <w:marRight w:val="0"/>
          <w:marTop w:val="0"/>
          <w:marBottom w:val="0"/>
          <w:divBdr>
            <w:top w:val="none" w:sz="0" w:space="0" w:color="auto"/>
            <w:left w:val="none" w:sz="0" w:space="0" w:color="auto"/>
            <w:bottom w:val="none" w:sz="0" w:space="0" w:color="auto"/>
            <w:right w:val="none" w:sz="0" w:space="0" w:color="auto"/>
          </w:divBdr>
        </w:div>
        <w:div w:id="220872841">
          <w:marLeft w:val="640"/>
          <w:marRight w:val="0"/>
          <w:marTop w:val="0"/>
          <w:marBottom w:val="0"/>
          <w:divBdr>
            <w:top w:val="none" w:sz="0" w:space="0" w:color="auto"/>
            <w:left w:val="none" w:sz="0" w:space="0" w:color="auto"/>
            <w:bottom w:val="none" w:sz="0" w:space="0" w:color="auto"/>
            <w:right w:val="none" w:sz="0" w:space="0" w:color="auto"/>
          </w:divBdr>
        </w:div>
        <w:div w:id="1898977482">
          <w:marLeft w:val="640"/>
          <w:marRight w:val="0"/>
          <w:marTop w:val="0"/>
          <w:marBottom w:val="0"/>
          <w:divBdr>
            <w:top w:val="none" w:sz="0" w:space="0" w:color="auto"/>
            <w:left w:val="none" w:sz="0" w:space="0" w:color="auto"/>
            <w:bottom w:val="none" w:sz="0" w:space="0" w:color="auto"/>
            <w:right w:val="none" w:sz="0" w:space="0" w:color="auto"/>
          </w:divBdr>
        </w:div>
        <w:div w:id="525212133">
          <w:marLeft w:val="640"/>
          <w:marRight w:val="0"/>
          <w:marTop w:val="0"/>
          <w:marBottom w:val="0"/>
          <w:divBdr>
            <w:top w:val="none" w:sz="0" w:space="0" w:color="auto"/>
            <w:left w:val="none" w:sz="0" w:space="0" w:color="auto"/>
            <w:bottom w:val="none" w:sz="0" w:space="0" w:color="auto"/>
            <w:right w:val="none" w:sz="0" w:space="0" w:color="auto"/>
          </w:divBdr>
        </w:div>
        <w:div w:id="1730297900">
          <w:marLeft w:val="640"/>
          <w:marRight w:val="0"/>
          <w:marTop w:val="0"/>
          <w:marBottom w:val="0"/>
          <w:divBdr>
            <w:top w:val="none" w:sz="0" w:space="0" w:color="auto"/>
            <w:left w:val="none" w:sz="0" w:space="0" w:color="auto"/>
            <w:bottom w:val="none" w:sz="0" w:space="0" w:color="auto"/>
            <w:right w:val="none" w:sz="0" w:space="0" w:color="auto"/>
          </w:divBdr>
        </w:div>
        <w:div w:id="1702246661">
          <w:marLeft w:val="640"/>
          <w:marRight w:val="0"/>
          <w:marTop w:val="0"/>
          <w:marBottom w:val="0"/>
          <w:divBdr>
            <w:top w:val="none" w:sz="0" w:space="0" w:color="auto"/>
            <w:left w:val="none" w:sz="0" w:space="0" w:color="auto"/>
            <w:bottom w:val="none" w:sz="0" w:space="0" w:color="auto"/>
            <w:right w:val="none" w:sz="0" w:space="0" w:color="auto"/>
          </w:divBdr>
        </w:div>
        <w:div w:id="525288664">
          <w:marLeft w:val="640"/>
          <w:marRight w:val="0"/>
          <w:marTop w:val="0"/>
          <w:marBottom w:val="0"/>
          <w:divBdr>
            <w:top w:val="none" w:sz="0" w:space="0" w:color="auto"/>
            <w:left w:val="none" w:sz="0" w:space="0" w:color="auto"/>
            <w:bottom w:val="none" w:sz="0" w:space="0" w:color="auto"/>
            <w:right w:val="none" w:sz="0" w:space="0" w:color="auto"/>
          </w:divBdr>
        </w:div>
        <w:div w:id="1104301083">
          <w:marLeft w:val="640"/>
          <w:marRight w:val="0"/>
          <w:marTop w:val="0"/>
          <w:marBottom w:val="0"/>
          <w:divBdr>
            <w:top w:val="none" w:sz="0" w:space="0" w:color="auto"/>
            <w:left w:val="none" w:sz="0" w:space="0" w:color="auto"/>
            <w:bottom w:val="none" w:sz="0" w:space="0" w:color="auto"/>
            <w:right w:val="none" w:sz="0" w:space="0" w:color="auto"/>
          </w:divBdr>
        </w:div>
        <w:div w:id="874581709">
          <w:marLeft w:val="640"/>
          <w:marRight w:val="0"/>
          <w:marTop w:val="0"/>
          <w:marBottom w:val="0"/>
          <w:divBdr>
            <w:top w:val="none" w:sz="0" w:space="0" w:color="auto"/>
            <w:left w:val="none" w:sz="0" w:space="0" w:color="auto"/>
            <w:bottom w:val="none" w:sz="0" w:space="0" w:color="auto"/>
            <w:right w:val="none" w:sz="0" w:space="0" w:color="auto"/>
          </w:divBdr>
        </w:div>
        <w:div w:id="1771772917">
          <w:marLeft w:val="640"/>
          <w:marRight w:val="0"/>
          <w:marTop w:val="0"/>
          <w:marBottom w:val="0"/>
          <w:divBdr>
            <w:top w:val="none" w:sz="0" w:space="0" w:color="auto"/>
            <w:left w:val="none" w:sz="0" w:space="0" w:color="auto"/>
            <w:bottom w:val="none" w:sz="0" w:space="0" w:color="auto"/>
            <w:right w:val="none" w:sz="0" w:space="0" w:color="auto"/>
          </w:divBdr>
        </w:div>
        <w:div w:id="300617247">
          <w:marLeft w:val="640"/>
          <w:marRight w:val="0"/>
          <w:marTop w:val="0"/>
          <w:marBottom w:val="0"/>
          <w:divBdr>
            <w:top w:val="none" w:sz="0" w:space="0" w:color="auto"/>
            <w:left w:val="none" w:sz="0" w:space="0" w:color="auto"/>
            <w:bottom w:val="none" w:sz="0" w:space="0" w:color="auto"/>
            <w:right w:val="none" w:sz="0" w:space="0" w:color="auto"/>
          </w:divBdr>
        </w:div>
        <w:div w:id="1244298401">
          <w:marLeft w:val="640"/>
          <w:marRight w:val="0"/>
          <w:marTop w:val="0"/>
          <w:marBottom w:val="0"/>
          <w:divBdr>
            <w:top w:val="none" w:sz="0" w:space="0" w:color="auto"/>
            <w:left w:val="none" w:sz="0" w:space="0" w:color="auto"/>
            <w:bottom w:val="none" w:sz="0" w:space="0" w:color="auto"/>
            <w:right w:val="none" w:sz="0" w:space="0" w:color="auto"/>
          </w:divBdr>
        </w:div>
        <w:div w:id="1428230241">
          <w:marLeft w:val="640"/>
          <w:marRight w:val="0"/>
          <w:marTop w:val="0"/>
          <w:marBottom w:val="0"/>
          <w:divBdr>
            <w:top w:val="none" w:sz="0" w:space="0" w:color="auto"/>
            <w:left w:val="none" w:sz="0" w:space="0" w:color="auto"/>
            <w:bottom w:val="none" w:sz="0" w:space="0" w:color="auto"/>
            <w:right w:val="none" w:sz="0" w:space="0" w:color="auto"/>
          </w:divBdr>
        </w:div>
        <w:div w:id="1520119651">
          <w:marLeft w:val="640"/>
          <w:marRight w:val="0"/>
          <w:marTop w:val="0"/>
          <w:marBottom w:val="0"/>
          <w:divBdr>
            <w:top w:val="none" w:sz="0" w:space="0" w:color="auto"/>
            <w:left w:val="none" w:sz="0" w:space="0" w:color="auto"/>
            <w:bottom w:val="none" w:sz="0" w:space="0" w:color="auto"/>
            <w:right w:val="none" w:sz="0" w:space="0" w:color="auto"/>
          </w:divBdr>
        </w:div>
        <w:div w:id="296573509">
          <w:marLeft w:val="640"/>
          <w:marRight w:val="0"/>
          <w:marTop w:val="0"/>
          <w:marBottom w:val="0"/>
          <w:divBdr>
            <w:top w:val="none" w:sz="0" w:space="0" w:color="auto"/>
            <w:left w:val="none" w:sz="0" w:space="0" w:color="auto"/>
            <w:bottom w:val="none" w:sz="0" w:space="0" w:color="auto"/>
            <w:right w:val="none" w:sz="0" w:space="0" w:color="auto"/>
          </w:divBdr>
        </w:div>
        <w:div w:id="606472131">
          <w:marLeft w:val="640"/>
          <w:marRight w:val="0"/>
          <w:marTop w:val="0"/>
          <w:marBottom w:val="0"/>
          <w:divBdr>
            <w:top w:val="none" w:sz="0" w:space="0" w:color="auto"/>
            <w:left w:val="none" w:sz="0" w:space="0" w:color="auto"/>
            <w:bottom w:val="none" w:sz="0" w:space="0" w:color="auto"/>
            <w:right w:val="none" w:sz="0" w:space="0" w:color="auto"/>
          </w:divBdr>
        </w:div>
        <w:div w:id="1385714364">
          <w:marLeft w:val="640"/>
          <w:marRight w:val="0"/>
          <w:marTop w:val="0"/>
          <w:marBottom w:val="0"/>
          <w:divBdr>
            <w:top w:val="none" w:sz="0" w:space="0" w:color="auto"/>
            <w:left w:val="none" w:sz="0" w:space="0" w:color="auto"/>
            <w:bottom w:val="none" w:sz="0" w:space="0" w:color="auto"/>
            <w:right w:val="none" w:sz="0" w:space="0" w:color="auto"/>
          </w:divBdr>
        </w:div>
        <w:div w:id="91902451">
          <w:marLeft w:val="640"/>
          <w:marRight w:val="0"/>
          <w:marTop w:val="0"/>
          <w:marBottom w:val="0"/>
          <w:divBdr>
            <w:top w:val="none" w:sz="0" w:space="0" w:color="auto"/>
            <w:left w:val="none" w:sz="0" w:space="0" w:color="auto"/>
            <w:bottom w:val="none" w:sz="0" w:space="0" w:color="auto"/>
            <w:right w:val="none" w:sz="0" w:space="0" w:color="auto"/>
          </w:divBdr>
        </w:div>
        <w:div w:id="1729451804">
          <w:marLeft w:val="640"/>
          <w:marRight w:val="0"/>
          <w:marTop w:val="0"/>
          <w:marBottom w:val="0"/>
          <w:divBdr>
            <w:top w:val="none" w:sz="0" w:space="0" w:color="auto"/>
            <w:left w:val="none" w:sz="0" w:space="0" w:color="auto"/>
            <w:bottom w:val="none" w:sz="0" w:space="0" w:color="auto"/>
            <w:right w:val="none" w:sz="0" w:space="0" w:color="auto"/>
          </w:divBdr>
        </w:div>
        <w:div w:id="35088221">
          <w:marLeft w:val="640"/>
          <w:marRight w:val="0"/>
          <w:marTop w:val="0"/>
          <w:marBottom w:val="0"/>
          <w:divBdr>
            <w:top w:val="none" w:sz="0" w:space="0" w:color="auto"/>
            <w:left w:val="none" w:sz="0" w:space="0" w:color="auto"/>
            <w:bottom w:val="none" w:sz="0" w:space="0" w:color="auto"/>
            <w:right w:val="none" w:sz="0" w:space="0" w:color="auto"/>
          </w:divBdr>
        </w:div>
        <w:div w:id="2143649537">
          <w:marLeft w:val="640"/>
          <w:marRight w:val="0"/>
          <w:marTop w:val="0"/>
          <w:marBottom w:val="0"/>
          <w:divBdr>
            <w:top w:val="none" w:sz="0" w:space="0" w:color="auto"/>
            <w:left w:val="none" w:sz="0" w:space="0" w:color="auto"/>
            <w:bottom w:val="none" w:sz="0" w:space="0" w:color="auto"/>
            <w:right w:val="none" w:sz="0" w:space="0" w:color="auto"/>
          </w:divBdr>
        </w:div>
        <w:div w:id="1813207462">
          <w:marLeft w:val="640"/>
          <w:marRight w:val="0"/>
          <w:marTop w:val="0"/>
          <w:marBottom w:val="0"/>
          <w:divBdr>
            <w:top w:val="none" w:sz="0" w:space="0" w:color="auto"/>
            <w:left w:val="none" w:sz="0" w:space="0" w:color="auto"/>
            <w:bottom w:val="none" w:sz="0" w:space="0" w:color="auto"/>
            <w:right w:val="none" w:sz="0" w:space="0" w:color="auto"/>
          </w:divBdr>
        </w:div>
        <w:div w:id="1387022266">
          <w:marLeft w:val="640"/>
          <w:marRight w:val="0"/>
          <w:marTop w:val="0"/>
          <w:marBottom w:val="0"/>
          <w:divBdr>
            <w:top w:val="none" w:sz="0" w:space="0" w:color="auto"/>
            <w:left w:val="none" w:sz="0" w:space="0" w:color="auto"/>
            <w:bottom w:val="none" w:sz="0" w:space="0" w:color="auto"/>
            <w:right w:val="none" w:sz="0" w:space="0" w:color="auto"/>
          </w:divBdr>
        </w:div>
      </w:divsChild>
    </w:div>
    <w:div w:id="1064528426">
      <w:bodyDiv w:val="1"/>
      <w:marLeft w:val="0"/>
      <w:marRight w:val="0"/>
      <w:marTop w:val="0"/>
      <w:marBottom w:val="0"/>
      <w:divBdr>
        <w:top w:val="none" w:sz="0" w:space="0" w:color="auto"/>
        <w:left w:val="none" w:sz="0" w:space="0" w:color="auto"/>
        <w:bottom w:val="none" w:sz="0" w:space="0" w:color="auto"/>
        <w:right w:val="none" w:sz="0" w:space="0" w:color="auto"/>
      </w:divBdr>
      <w:divsChild>
        <w:div w:id="228196783">
          <w:marLeft w:val="640"/>
          <w:marRight w:val="0"/>
          <w:marTop w:val="0"/>
          <w:marBottom w:val="0"/>
          <w:divBdr>
            <w:top w:val="none" w:sz="0" w:space="0" w:color="auto"/>
            <w:left w:val="none" w:sz="0" w:space="0" w:color="auto"/>
            <w:bottom w:val="none" w:sz="0" w:space="0" w:color="auto"/>
            <w:right w:val="none" w:sz="0" w:space="0" w:color="auto"/>
          </w:divBdr>
        </w:div>
        <w:div w:id="625626868">
          <w:marLeft w:val="640"/>
          <w:marRight w:val="0"/>
          <w:marTop w:val="0"/>
          <w:marBottom w:val="0"/>
          <w:divBdr>
            <w:top w:val="none" w:sz="0" w:space="0" w:color="auto"/>
            <w:left w:val="none" w:sz="0" w:space="0" w:color="auto"/>
            <w:bottom w:val="none" w:sz="0" w:space="0" w:color="auto"/>
            <w:right w:val="none" w:sz="0" w:space="0" w:color="auto"/>
          </w:divBdr>
        </w:div>
        <w:div w:id="398788809">
          <w:marLeft w:val="640"/>
          <w:marRight w:val="0"/>
          <w:marTop w:val="0"/>
          <w:marBottom w:val="0"/>
          <w:divBdr>
            <w:top w:val="none" w:sz="0" w:space="0" w:color="auto"/>
            <w:left w:val="none" w:sz="0" w:space="0" w:color="auto"/>
            <w:bottom w:val="none" w:sz="0" w:space="0" w:color="auto"/>
            <w:right w:val="none" w:sz="0" w:space="0" w:color="auto"/>
          </w:divBdr>
        </w:div>
        <w:div w:id="133984642">
          <w:marLeft w:val="640"/>
          <w:marRight w:val="0"/>
          <w:marTop w:val="0"/>
          <w:marBottom w:val="0"/>
          <w:divBdr>
            <w:top w:val="none" w:sz="0" w:space="0" w:color="auto"/>
            <w:left w:val="none" w:sz="0" w:space="0" w:color="auto"/>
            <w:bottom w:val="none" w:sz="0" w:space="0" w:color="auto"/>
            <w:right w:val="none" w:sz="0" w:space="0" w:color="auto"/>
          </w:divBdr>
        </w:div>
        <w:div w:id="1125149866">
          <w:marLeft w:val="640"/>
          <w:marRight w:val="0"/>
          <w:marTop w:val="0"/>
          <w:marBottom w:val="0"/>
          <w:divBdr>
            <w:top w:val="none" w:sz="0" w:space="0" w:color="auto"/>
            <w:left w:val="none" w:sz="0" w:space="0" w:color="auto"/>
            <w:bottom w:val="none" w:sz="0" w:space="0" w:color="auto"/>
            <w:right w:val="none" w:sz="0" w:space="0" w:color="auto"/>
          </w:divBdr>
        </w:div>
        <w:div w:id="1599406748">
          <w:marLeft w:val="640"/>
          <w:marRight w:val="0"/>
          <w:marTop w:val="0"/>
          <w:marBottom w:val="0"/>
          <w:divBdr>
            <w:top w:val="none" w:sz="0" w:space="0" w:color="auto"/>
            <w:left w:val="none" w:sz="0" w:space="0" w:color="auto"/>
            <w:bottom w:val="none" w:sz="0" w:space="0" w:color="auto"/>
            <w:right w:val="none" w:sz="0" w:space="0" w:color="auto"/>
          </w:divBdr>
        </w:div>
        <w:div w:id="388191372">
          <w:marLeft w:val="640"/>
          <w:marRight w:val="0"/>
          <w:marTop w:val="0"/>
          <w:marBottom w:val="0"/>
          <w:divBdr>
            <w:top w:val="none" w:sz="0" w:space="0" w:color="auto"/>
            <w:left w:val="none" w:sz="0" w:space="0" w:color="auto"/>
            <w:bottom w:val="none" w:sz="0" w:space="0" w:color="auto"/>
            <w:right w:val="none" w:sz="0" w:space="0" w:color="auto"/>
          </w:divBdr>
        </w:div>
        <w:div w:id="339043308">
          <w:marLeft w:val="640"/>
          <w:marRight w:val="0"/>
          <w:marTop w:val="0"/>
          <w:marBottom w:val="0"/>
          <w:divBdr>
            <w:top w:val="none" w:sz="0" w:space="0" w:color="auto"/>
            <w:left w:val="none" w:sz="0" w:space="0" w:color="auto"/>
            <w:bottom w:val="none" w:sz="0" w:space="0" w:color="auto"/>
            <w:right w:val="none" w:sz="0" w:space="0" w:color="auto"/>
          </w:divBdr>
        </w:div>
        <w:div w:id="1993409403">
          <w:marLeft w:val="640"/>
          <w:marRight w:val="0"/>
          <w:marTop w:val="0"/>
          <w:marBottom w:val="0"/>
          <w:divBdr>
            <w:top w:val="none" w:sz="0" w:space="0" w:color="auto"/>
            <w:left w:val="none" w:sz="0" w:space="0" w:color="auto"/>
            <w:bottom w:val="none" w:sz="0" w:space="0" w:color="auto"/>
            <w:right w:val="none" w:sz="0" w:space="0" w:color="auto"/>
          </w:divBdr>
        </w:div>
        <w:div w:id="246158692">
          <w:marLeft w:val="640"/>
          <w:marRight w:val="0"/>
          <w:marTop w:val="0"/>
          <w:marBottom w:val="0"/>
          <w:divBdr>
            <w:top w:val="none" w:sz="0" w:space="0" w:color="auto"/>
            <w:left w:val="none" w:sz="0" w:space="0" w:color="auto"/>
            <w:bottom w:val="none" w:sz="0" w:space="0" w:color="auto"/>
            <w:right w:val="none" w:sz="0" w:space="0" w:color="auto"/>
          </w:divBdr>
        </w:div>
        <w:div w:id="477381761">
          <w:marLeft w:val="640"/>
          <w:marRight w:val="0"/>
          <w:marTop w:val="0"/>
          <w:marBottom w:val="0"/>
          <w:divBdr>
            <w:top w:val="none" w:sz="0" w:space="0" w:color="auto"/>
            <w:left w:val="none" w:sz="0" w:space="0" w:color="auto"/>
            <w:bottom w:val="none" w:sz="0" w:space="0" w:color="auto"/>
            <w:right w:val="none" w:sz="0" w:space="0" w:color="auto"/>
          </w:divBdr>
        </w:div>
        <w:div w:id="779187219">
          <w:marLeft w:val="640"/>
          <w:marRight w:val="0"/>
          <w:marTop w:val="0"/>
          <w:marBottom w:val="0"/>
          <w:divBdr>
            <w:top w:val="none" w:sz="0" w:space="0" w:color="auto"/>
            <w:left w:val="none" w:sz="0" w:space="0" w:color="auto"/>
            <w:bottom w:val="none" w:sz="0" w:space="0" w:color="auto"/>
            <w:right w:val="none" w:sz="0" w:space="0" w:color="auto"/>
          </w:divBdr>
        </w:div>
        <w:div w:id="541600612">
          <w:marLeft w:val="640"/>
          <w:marRight w:val="0"/>
          <w:marTop w:val="0"/>
          <w:marBottom w:val="0"/>
          <w:divBdr>
            <w:top w:val="none" w:sz="0" w:space="0" w:color="auto"/>
            <w:left w:val="none" w:sz="0" w:space="0" w:color="auto"/>
            <w:bottom w:val="none" w:sz="0" w:space="0" w:color="auto"/>
            <w:right w:val="none" w:sz="0" w:space="0" w:color="auto"/>
          </w:divBdr>
        </w:div>
        <w:div w:id="1120300812">
          <w:marLeft w:val="640"/>
          <w:marRight w:val="0"/>
          <w:marTop w:val="0"/>
          <w:marBottom w:val="0"/>
          <w:divBdr>
            <w:top w:val="none" w:sz="0" w:space="0" w:color="auto"/>
            <w:left w:val="none" w:sz="0" w:space="0" w:color="auto"/>
            <w:bottom w:val="none" w:sz="0" w:space="0" w:color="auto"/>
            <w:right w:val="none" w:sz="0" w:space="0" w:color="auto"/>
          </w:divBdr>
        </w:div>
        <w:div w:id="1193687423">
          <w:marLeft w:val="640"/>
          <w:marRight w:val="0"/>
          <w:marTop w:val="0"/>
          <w:marBottom w:val="0"/>
          <w:divBdr>
            <w:top w:val="none" w:sz="0" w:space="0" w:color="auto"/>
            <w:left w:val="none" w:sz="0" w:space="0" w:color="auto"/>
            <w:bottom w:val="none" w:sz="0" w:space="0" w:color="auto"/>
            <w:right w:val="none" w:sz="0" w:space="0" w:color="auto"/>
          </w:divBdr>
        </w:div>
        <w:div w:id="1321345252">
          <w:marLeft w:val="640"/>
          <w:marRight w:val="0"/>
          <w:marTop w:val="0"/>
          <w:marBottom w:val="0"/>
          <w:divBdr>
            <w:top w:val="none" w:sz="0" w:space="0" w:color="auto"/>
            <w:left w:val="none" w:sz="0" w:space="0" w:color="auto"/>
            <w:bottom w:val="none" w:sz="0" w:space="0" w:color="auto"/>
            <w:right w:val="none" w:sz="0" w:space="0" w:color="auto"/>
          </w:divBdr>
        </w:div>
        <w:div w:id="1367828573">
          <w:marLeft w:val="640"/>
          <w:marRight w:val="0"/>
          <w:marTop w:val="0"/>
          <w:marBottom w:val="0"/>
          <w:divBdr>
            <w:top w:val="none" w:sz="0" w:space="0" w:color="auto"/>
            <w:left w:val="none" w:sz="0" w:space="0" w:color="auto"/>
            <w:bottom w:val="none" w:sz="0" w:space="0" w:color="auto"/>
            <w:right w:val="none" w:sz="0" w:space="0" w:color="auto"/>
          </w:divBdr>
        </w:div>
        <w:div w:id="1870215763">
          <w:marLeft w:val="640"/>
          <w:marRight w:val="0"/>
          <w:marTop w:val="0"/>
          <w:marBottom w:val="0"/>
          <w:divBdr>
            <w:top w:val="none" w:sz="0" w:space="0" w:color="auto"/>
            <w:left w:val="none" w:sz="0" w:space="0" w:color="auto"/>
            <w:bottom w:val="none" w:sz="0" w:space="0" w:color="auto"/>
            <w:right w:val="none" w:sz="0" w:space="0" w:color="auto"/>
          </w:divBdr>
        </w:div>
        <w:div w:id="208305283">
          <w:marLeft w:val="640"/>
          <w:marRight w:val="0"/>
          <w:marTop w:val="0"/>
          <w:marBottom w:val="0"/>
          <w:divBdr>
            <w:top w:val="none" w:sz="0" w:space="0" w:color="auto"/>
            <w:left w:val="none" w:sz="0" w:space="0" w:color="auto"/>
            <w:bottom w:val="none" w:sz="0" w:space="0" w:color="auto"/>
            <w:right w:val="none" w:sz="0" w:space="0" w:color="auto"/>
          </w:divBdr>
        </w:div>
        <w:div w:id="1294680628">
          <w:marLeft w:val="640"/>
          <w:marRight w:val="0"/>
          <w:marTop w:val="0"/>
          <w:marBottom w:val="0"/>
          <w:divBdr>
            <w:top w:val="none" w:sz="0" w:space="0" w:color="auto"/>
            <w:left w:val="none" w:sz="0" w:space="0" w:color="auto"/>
            <w:bottom w:val="none" w:sz="0" w:space="0" w:color="auto"/>
            <w:right w:val="none" w:sz="0" w:space="0" w:color="auto"/>
          </w:divBdr>
        </w:div>
        <w:div w:id="1584610399">
          <w:marLeft w:val="640"/>
          <w:marRight w:val="0"/>
          <w:marTop w:val="0"/>
          <w:marBottom w:val="0"/>
          <w:divBdr>
            <w:top w:val="none" w:sz="0" w:space="0" w:color="auto"/>
            <w:left w:val="none" w:sz="0" w:space="0" w:color="auto"/>
            <w:bottom w:val="none" w:sz="0" w:space="0" w:color="auto"/>
            <w:right w:val="none" w:sz="0" w:space="0" w:color="auto"/>
          </w:divBdr>
        </w:div>
        <w:div w:id="409473789">
          <w:marLeft w:val="640"/>
          <w:marRight w:val="0"/>
          <w:marTop w:val="0"/>
          <w:marBottom w:val="0"/>
          <w:divBdr>
            <w:top w:val="none" w:sz="0" w:space="0" w:color="auto"/>
            <w:left w:val="none" w:sz="0" w:space="0" w:color="auto"/>
            <w:bottom w:val="none" w:sz="0" w:space="0" w:color="auto"/>
            <w:right w:val="none" w:sz="0" w:space="0" w:color="auto"/>
          </w:divBdr>
        </w:div>
        <w:div w:id="2098407617">
          <w:marLeft w:val="640"/>
          <w:marRight w:val="0"/>
          <w:marTop w:val="0"/>
          <w:marBottom w:val="0"/>
          <w:divBdr>
            <w:top w:val="none" w:sz="0" w:space="0" w:color="auto"/>
            <w:left w:val="none" w:sz="0" w:space="0" w:color="auto"/>
            <w:bottom w:val="none" w:sz="0" w:space="0" w:color="auto"/>
            <w:right w:val="none" w:sz="0" w:space="0" w:color="auto"/>
          </w:divBdr>
        </w:div>
        <w:div w:id="35664964">
          <w:marLeft w:val="640"/>
          <w:marRight w:val="0"/>
          <w:marTop w:val="0"/>
          <w:marBottom w:val="0"/>
          <w:divBdr>
            <w:top w:val="none" w:sz="0" w:space="0" w:color="auto"/>
            <w:left w:val="none" w:sz="0" w:space="0" w:color="auto"/>
            <w:bottom w:val="none" w:sz="0" w:space="0" w:color="auto"/>
            <w:right w:val="none" w:sz="0" w:space="0" w:color="auto"/>
          </w:divBdr>
        </w:div>
        <w:div w:id="707140912">
          <w:marLeft w:val="640"/>
          <w:marRight w:val="0"/>
          <w:marTop w:val="0"/>
          <w:marBottom w:val="0"/>
          <w:divBdr>
            <w:top w:val="none" w:sz="0" w:space="0" w:color="auto"/>
            <w:left w:val="none" w:sz="0" w:space="0" w:color="auto"/>
            <w:bottom w:val="none" w:sz="0" w:space="0" w:color="auto"/>
            <w:right w:val="none" w:sz="0" w:space="0" w:color="auto"/>
          </w:divBdr>
        </w:div>
        <w:div w:id="1023166680">
          <w:marLeft w:val="640"/>
          <w:marRight w:val="0"/>
          <w:marTop w:val="0"/>
          <w:marBottom w:val="0"/>
          <w:divBdr>
            <w:top w:val="none" w:sz="0" w:space="0" w:color="auto"/>
            <w:left w:val="none" w:sz="0" w:space="0" w:color="auto"/>
            <w:bottom w:val="none" w:sz="0" w:space="0" w:color="auto"/>
            <w:right w:val="none" w:sz="0" w:space="0" w:color="auto"/>
          </w:divBdr>
        </w:div>
        <w:div w:id="430861526">
          <w:marLeft w:val="640"/>
          <w:marRight w:val="0"/>
          <w:marTop w:val="0"/>
          <w:marBottom w:val="0"/>
          <w:divBdr>
            <w:top w:val="none" w:sz="0" w:space="0" w:color="auto"/>
            <w:left w:val="none" w:sz="0" w:space="0" w:color="auto"/>
            <w:bottom w:val="none" w:sz="0" w:space="0" w:color="auto"/>
            <w:right w:val="none" w:sz="0" w:space="0" w:color="auto"/>
          </w:divBdr>
        </w:div>
        <w:div w:id="1719472750">
          <w:marLeft w:val="640"/>
          <w:marRight w:val="0"/>
          <w:marTop w:val="0"/>
          <w:marBottom w:val="0"/>
          <w:divBdr>
            <w:top w:val="none" w:sz="0" w:space="0" w:color="auto"/>
            <w:left w:val="none" w:sz="0" w:space="0" w:color="auto"/>
            <w:bottom w:val="none" w:sz="0" w:space="0" w:color="auto"/>
            <w:right w:val="none" w:sz="0" w:space="0" w:color="auto"/>
          </w:divBdr>
        </w:div>
        <w:div w:id="397437418">
          <w:marLeft w:val="640"/>
          <w:marRight w:val="0"/>
          <w:marTop w:val="0"/>
          <w:marBottom w:val="0"/>
          <w:divBdr>
            <w:top w:val="none" w:sz="0" w:space="0" w:color="auto"/>
            <w:left w:val="none" w:sz="0" w:space="0" w:color="auto"/>
            <w:bottom w:val="none" w:sz="0" w:space="0" w:color="auto"/>
            <w:right w:val="none" w:sz="0" w:space="0" w:color="auto"/>
          </w:divBdr>
        </w:div>
        <w:div w:id="1547914522">
          <w:marLeft w:val="640"/>
          <w:marRight w:val="0"/>
          <w:marTop w:val="0"/>
          <w:marBottom w:val="0"/>
          <w:divBdr>
            <w:top w:val="none" w:sz="0" w:space="0" w:color="auto"/>
            <w:left w:val="none" w:sz="0" w:space="0" w:color="auto"/>
            <w:bottom w:val="none" w:sz="0" w:space="0" w:color="auto"/>
            <w:right w:val="none" w:sz="0" w:space="0" w:color="auto"/>
          </w:divBdr>
        </w:div>
        <w:div w:id="2132818779">
          <w:marLeft w:val="640"/>
          <w:marRight w:val="0"/>
          <w:marTop w:val="0"/>
          <w:marBottom w:val="0"/>
          <w:divBdr>
            <w:top w:val="none" w:sz="0" w:space="0" w:color="auto"/>
            <w:left w:val="none" w:sz="0" w:space="0" w:color="auto"/>
            <w:bottom w:val="none" w:sz="0" w:space="0" w:color="auto"/>
            <w:right w:val="none" w:sz="0" w:space="0" w:color="auto"/>
          </w:divBdr>
        </w:div>
        <w:div w:id="977805299">
          <w:marLeft w:val="640"/>
          <w:marRight w:val="0"/>
          <w:marTop w:val="0"/>
          <w:marBottom w:val="0"/>
          <w:divBdr>
            <w:top w:val="none" w:sz="0" w:space="0" w:color="auto"/>
            <w:left w:val="none" w:sz="0" w:space="0" w:color="auto"/>
            <w:bottom w:val="none" w:sz="0" w:space="0" w:color="auto"/>
            <w:right w:val="none" w:sz="0" w:space="0" w:color="auto"/>
          </w:divBdr>
        </w:div>
        <w:div w:id="874732317">
          <w:marLeft w:val="640"/>
          <w:marRight w:val="0"/>
          <w:marTop w:val="0"/>
          <w:marBottom w:val="0"/>
          <w:divBdr>
            <w:top w:val="none" w:sz="0" w:space="0" w:color="auto"/>
            <w:left w:val="none" w:sz="0" w:space="0" w:color="auto"/>
            <w:bottom w:val="none" w:sz="0" w:space="0" w:color="auto"/>
            <w:right w:val="none" w:sz="0" w:space="0" w:color="auto"/>
          </w:divBdr>
        </w:div>
        <w:div w:id="340858647">
          <w:marLeft w:val="640"/>
          <w:marRight w:val="0"/>
          <w:marTop w:val="0"/>
          <w:marBottom w:val="0"/>
          <w:divBdr>
            <w:top w:val="none" w:sz="0" w:space="0" w:color="auto"/>
            <w:left w:val="none" w:sz="0" w:space="0" w:color="auto"/>
            <w:bottom w:val="none" w:sz="0" w:space="0" w:color="auto"/>
            <w:right w:val="none" w:sz="0" w:space="0" w:color="auto"/>
          </w:divBdr>
        </w:div>
        <w:div w:id="1521698683">
          <w:marLeft w:val="640"/>
          <w:marRight w:val="0"/>
          <w:marTop w:val="0"/>
          <w:marBottom w:val="0"/>
          <w:divBdr>
            <w:top w:val="none" w:sz="0" w:space="0" w:color="auto"/>
            <w:left w:val="none" w:sz="0" w:space="0" w:color="auto"/>
            <w:bottom w:val="none" w:sz="0" w:space="0" w:color="auto"/>
            <w:right w:val="none" w:sz="0" w:space="0" w:color="auto"/>
          </w:divBdr>
        </w:div>
        <w:div w:id="1651714713">
          <w:marLeft w:val="640"/>
          <w:marRight w:val="0"/>
          <w:marTop w:val="0"/>
          <w:marBottom w:val="0"/>
          <w:divBdr>
            <w:top w:val="none" w:sz="0" w:space="0" w:color="auto"/>
            <w:left w:val="none" w:sz="0" w:space="0" w:color="auto"/>
            <w:bottom w:val="none" w:sz="0" w:space="0" w:color="auto"/>
            <w:right w:val="none" w:sz="0" w:space="0" w:color="auto"/>
          </w:divBdr>
        </w:div>
        <w:div w:id="1119714985">
          <w:marLeft w:val="640"/>
          <w:marRight w:val="0"/>
          <w:marTop w:val="0"/>
          <w:marBottom w:val="0"/>
          <w:divBdr>
            <w:top w:val="none" w:sz="0" w:space="0" w:color="auto"/>
            <w:left w:val="none" w:sz="0" w:space="0" w:color="auto"/>
            <w:bottom w:val="none" w:sz="0" w:space="0" w:color="auto"/>
            <w:right w:val="none" w:sz="0" w:space="0" w:color="auto"/>
          </w:divBdr>
        </w:div>
        <w:div w:id="1083796937">
          <w:marLeft w:val="640"/>
          <w:marRight w:val="0"/>
          <w:marTop w:val="0"/>
          <w:marBottom w:val="0"/>
          <w:divBdr>
            <w:top w:val="none" w:sz="0" w:space="0" w:color="auto"/>
            <w:left w:val="none" w:sz="0" w:space="0" w:color="auto"/>
            <w:bottom w:val="none" w:sz="0" w:space="0" w:color="auto"/>
            <w:right w:val="none" w:sz="0" w:space="0" w:color="auto"/>
          </w:divBdr>
        </w:div>
        <w:div w:id="1792746097">
          <w:marLeft w:val="640"/>
          <w:marRight w:val="0"/>
          <w:marTop w:val="0"/>
          <w:marBottom w:val="0"/>
          <w:divBdr>
            <w:top w:val="none" w:sz="0" w:space="0" w:color="auto"/>
            <w:left w:val="none" w:sz="0" w:space="0" w:color="auto"/>
            <w:bottom w:val="none" w:sz="0" w:space="0" w:color="auto"/>
            <w:right w:val="none" w:sz="0" w:space="0" w:color="auto"/>
          </w:divBdr>
        </w:div>
        <w:div w:id="1724677803">
          <w:marLeft w:val="640"/>
          <w:marRight w:val="0"/>
          <w:marTop w:val="0"/>
          <w:marBottom w:val="0"/>
          <w:divBdr>
            <w:top w:val="none" w:sz="0" w:space="0" w:color="auto"/>
            <w:left w:val="none" w:sz="0" w:space="0" w:color="auto"/>
            <w:bottom w:val="none" w:sz="0" w:space="0" w:color="auto"/>
            <w:right w:val="none" w:sz="0" w:space="0" w:color="auto"/>
          </w:divBdr>
        </w:div>
        <w:div w:id="430780282">
          <w:marLeft w:val="640"/>
          <w:marRight w:val="0"/>
          <w:marTop w:val="0"/>
          <w:marBottom w:val="0"/>
          <w:divBdr>
            <w:top w:val="none" w:sz="0" w:space="0" w:color="auto"/>
            <w:left w:val="none" w:sz="0" w:space="0" w:color="auto"/>
            <w:bottom w:val="none" w:sz="0" w:space="0" w:color="auto"/>
            <w:right w:val="none" w:sz="0" w:space="0" w:color="auto"/>
          </w:divBdr>
        </w:div>
        <w:div w:id="69275846">
          <w:marLeft w:val="640"/>
          <w:marRight w:val="0"/>
          <w:marTop w:val="0"/>
          <w:marBottom w:val="0"/>
          <w:divBdr>
            <w:top w:val="none" w:sz="0" w:space="0" w:color="auto"/>
            <w:left w:val="none" w:sz="0" w:space="0" w:color="auto"/>
            <w:bottom w:val="none" w:sz="0" w:space="0" w:color="auto"/>
            <w:right w:val="none" w:sz="0" w:space="0" w:color="auto"/>
          </w:divBdr>
        </w:div>
        <w:div w:id="272593717">
          <w:marLeft w:val="640"/>
          <w:marRight w:val="0"/>
          <w:marTop w:val="0"/>
          <w:marBottom w:val="0"/>
          <w:divBdr>
            <w:top w:val="none" w:sz="0" w:space="0" w:color="auto"/>
            <w:left w:val="none" w:sz="0" w:space="0" w:color="auto"/>
            <w:bottom w:val="none" w:sz="0" w:space="0" w:color="auto"/>
            <w:right w:val="none" w:sz="0" w:space="0" w:color="auto"/>
          </w:divBdr>
        </w:div>
        <w:div w:id="1916816118">
          <w:marLeft w:val="640"/>
          <w:marRight w:val="0"/>
          <w:marTop w:val="0"/>
          <w:marBottom w:val="0"/>
          <w:divBdr>
            <w:top w:val="none" w:sz="0" w:space="0" w:color="auto"/>
            <w:left w:val="none" w:sz="0" w:space="0" w:color="auto"/>
            <w:bottom w:val="none" w:sz="0" w:space="0" w:color="auto"/>
            <w:right w:val="none" w:sz="0" w:space="0" w:color="auto"/>
          </w:divBdr>
        </w:div>
        <w:div w:id="1873223831">
          <w:marLeft w:val="640"/>
          <w:marRight w:val="0"/>
          <w:marTop w:val="0"/>
          <w:marBottom w:val="0"/>
          <w:divBdr>
            <w:top w:val="none" w:sz="0" w:space="0" w:color="auto"/>
            <w:left w:val="none" w:sz="0" w:space="0" w:color="auto"/>
            <w:bottom w:val="none" w:sz="0" w:space="0" w:color="auto"/>
            <w:right w:val="none" w:sz="0" w:space="0" w:color="auto"/>
          </w:divBdr>
        </w:div>
        <w:div w:id="1624578747">
          <w:marLeft w:val="640"/>
          <w:marRight w:val="0"/>
          <w:marTop w:val="0"/>
          <w:marBottom w:val="0"/>
          <w:divBdr>
            <w:top w:val="none" w:sz="0" w:space="0" w:color="auto"/>
            <w:left w:val="none" w:sz="0" w:space="0" w:color="auto"/>
            <w:bottom w:val="none" w:sz="0" w:space="0" w:color="auto"/>
            <w:right w:val="none" w:sz="0" w:space="0" w:color="auto"/>
          </w:divBdr>
        </w:div>
        <w:div w:id="2002391363">
          <w:marLeft w:val="640"/>
          <w:marRight w:val="0"/>
          <w:marTop w:val="0"/>
          <w:marBottom w:val="0"/>
          <w:divBdr>
            <w:top w:val="none" w:sz="0" w:space="0" w:color="auto"/>
            <w:left w:val="none" w:sz="0" w:space="0" w:color="auto"/>
            <w:bottom w:val="none" w:sz="0" w:space="0" w:color="auto"/>
            <w:right w:val="none" w:sz="0" w:space="0" w:color="auto"/>
          </w:divBdr>
        </w:div>
        <w:div w:id="1215657463">
          <w:marLeft w:val="640"/>
          <w:marRight w:val="0"/>
          <w:marTop w:val="0"/>
          <w:marBottom w:val="0"/>
          <w:divBdr>
            <w:top w:val="none" w:sz="0" w:space="0" w:color="auto"/>
            <w:left w:val="none" w:sz="0" w:space="0" w:color="auto"/>
            <w:bottom w:val="none" w:sz="0" w:space="0" w:color="auto"/>
            <w:right w:val="none" w:sz="0" w:space="0" w:color="auto"/>
          </w:divBdr>
        </w:div>
        <w:div w:id="1119370345">
          <w:marLeft w:val="640"/>
          <w:marRight w:val="0"/>
          <w:marTop w:val="0"/>
          <w:marBottom w:val="0"/>
          <w:divBdr>
            <w:top w:val="none" w:sz="0" w:space="0" w:color="auto"/>
            <w:left w:val="none" w:sz="0" w:space="0" w:color="auto"/>
            <w:bottom w:val="none" w:sz="0" w:space="0" w:color="auto"/>
            <w:right w:val="none" w:sz="0" w:space="0" w:color="auto"/>
          </w:divBdr>
        </w:div>
        <w:div w:id="679311669">
          <w:marLeft w:val="640"/>
          <w:marRight w:val="0"/>
          <w:marTop w:val="0"/>
          <w:marBottom w:val="0"/>
          <w:divBdr>
            <w:top w:val="none" w:sz="0" w:space="0" w:color="auto"/>
            <w:left w:val="none" w:sz="0" w:space="0" w:color="auto"/>
            <w:bottom w:val="none" w:sz="0" w:space="0" w:color="auto"/>
            <w:right w:val="none" w:sz="0" w:space="0" w:color="auto"/>
          </w:divBdr>
        </w:div>
        <w:div w:id="382797809">
          <w:marLeft w:val="640"/>
          <w:marRight w:val="0"/>
          <w:marTop w:val="0"/>
          <w:marBottom w:val="0"/>
          <w:divBdr>
            <w:top w:val="none" w:sz="0" w:space="0" w:color="auto"/>
            <w:left w:val="none" w:sz="0" w:space="0" w:color="auto"/>
            <w:bottom w:val="none" w:sz="0" w:space="0" w:color="auto"/>
            <w:right w:val="none" w:sz="0" w:space="0" w:color="auto"/>
          </w:divBdr>
        </w:div>
        <w:div w:id="1056319315">
          <w:marLeft w:val="640"/>
          <w:marRight w:val="0"/>
          <w:marTop w:val="0"/>
          <w:marBottom w:val="0"/>
          <w:divBdr>
            <w:top w:val="none" w:sz="0" w:space="0" w:color="auto"/>
            <w:left w:val="none" w:sz="0" w:space="0" w:color="auto"/>
            <w:bottom w:val="none" w:sz="0" w:space="0" w:color="auto"/>
            <w:right w:val="none" w:sz="0" w:space="0" w:color="auto"/>
          </w:divBdr>
        </w:div>
        <w:div w:id="510334417">
          <w:marLeft w:val="640"/>
          <w:marRight w:val="0"/>
          <w:marTop w:val="0"/>
          <w:marBottom w:val="0"/>
          <w:divBdr>
            <w:top w:val="none" w:sz="0" w:space="0" w:color="auto"/>
            <w:left w:val="none" w:sz="0" w:space="0" w:color="auto"/>
            <w:bottom w:val="none" w:sz="0" w:space="0" w:color="auto"/>
            <w:right w:val="none" w:sz="0" w:space="0" w:color="auto"/>
          </w:divBdr>
        </w:div>
        <w:div w:id="2084720209">
          <w:marLeft w:val="640"/>
          <w:marRight w:val="0"/>
          <w:marTop w:val="0"/>
          <w:marBottom w:val="0"/>
          <w:divBdr>
            <w:top w:val="none" w:sz="0" w:space="0" w:color="auto"/>
            <w:left w:val="none" w:sz="0" w:space="0" w:color="auto"/>
            <w:bottom w:val="none" w:sz="0" w:space="0" w:color="auto"/>
            <w:right w:val="none" w:sz="0" w:space="0" w:color="auto"/>
          </w:divBdr>
        </w:div>
        <w:div w:id="552813637">
          <w:marLeft w:val="640"/>
          <w:marRight w:val="0"/>
          <w:marTop w:val="0"/>
          <w:marBottom w:val="0"/>
          <w:divBdr>
            <w:top w:val="none" w:sz="0" w:space="0" w:color="auto"/>
            <w:left w:val="none" w:sz="0" w:space="0" w:color="auto"/>
            <w:bottom w:val="none" w:sz="0" w:space="0" w:color="auto"/>
            <w:right w:val="none" w:sz="0" w:space="0" w:color="auto"/>
          </w:divBdr>
        </w:div>
        <w:div w:id="876090146">
          <w:marLeft w:val="640"/>
          <w:marRight w:val="0"/>
          <w:marTop w:val="0"/>
          <w:marBottom w:val="0"/>
          <w:divBdr>
            <w:top w:val="none" w:sz="0" w:space="0" w:color="auto"/>
            <w:left w:val="none" w:sz="0" w:space="0" w:color="auto"/>
            <w:bottom w:val="none" w:sz="0" w:space="0" w:color="auto"/>
            <w:right w:val="none" w:sz="0" w:space="0" w:color="auto"/>
          </w:divBdr>
        </w:div>
        <w:div w:id="199707444">
          <w:marLeft w:val="640"/>
          <w:marRight w:val="0"/>
          <w:marTop w:val="0"/>
          <w:marBottom w:val="0"/>
          <w:divBdr>
            <w:top w:val="none" w:sz="0" w:space="0" w:color="auto"/>
            <w:left w:val="none" w:sz="0" w:space="0" w:color="auto"/>
            <w:bottom w:val="none" w:sz="0" w:space="0" w:color="auto"/>
            <w:right w:val="none" w:sz="0" w:space="0" w:color="auto"/>
          </w:divBdr>
        </w:div>
        <w:div w:id="872108751">
          <w:marLeft w:val="640"/>
          <w:marRight w:val="0"/>
          <w:marTop w:val="0"/>
          <w:marBottom w:val="0"/>
          <w:divBdr>
            <w:top w:val="none" w:sz="0" w:space="0" w:color="auto"/>
            <w:left w:val="none" w:sz="0" w:space="0" w:color="auto"/>
            <w:bottom w:val="none" w:sz="0" w:space="0" w:color="auto"/>
            <w:right w:val="none" w:sz="0" w:space="0" w:color="auto"/>
          </w:divBdr>
        </w:div>
        <w:div w:id="1879200240">
          <w:marLeft w:val="640"/>
          <w:marRight w:val="0"/>
          <w:marTop w:val="0"/>
          <w:marBottom w:val="0"/>
          <w:divBdr>
            <w:top w:val="none" w:sz="0" w:space="0" w:color="auto"/>
            <w:left w:val="none" w:sz="0" w:space="0" w:color="auto"/>
            <w:bottom w:val="none" w:sz="0" w:space="0" w:color="auto"/>
            <w:right w:val="none" w:sz="0" w:space="0" w:color="auto"/>
          </w:divBdr>
        </w:div>
        <w:div w:id="70280144">
          <w:marLeft w:val="640"/>
          <w:marRight w:val="0"/>
          <w:marTop w:val="0"/>
          <w:marBottom w:val="0"/>
          <w:divBdr>
            <w:top w:val="none" w:sz="0" w:space="0" w:color="auto"/>
            <w:left w:val="none" w:sz="0" w:space="0" w:color="auto"/>
            <w:bottom w:val="none" w:sz="0" w:space="0" w:color="auto"/>
            <w:right w:val="none" w:sz="0" w:space="0" w:color="auto"/>
          </w:divBdr>
        </w:div>
        <w:div w:id="1154370104">
          <w:marLeft w:val="640"/>
          <w:marRight w:val="0"/>
          <w:marTop w:val="0"/>
          <w:marBottom w:val="0"/>
          <w:divBdr>
            <w:top w:val="none" w:sz="0" w:space="0" w:color="auto"/>
            <w:left w:val="none" w:sz="0" w:space="0" w:color="auto"/>
            <w:bottom w:val="none" w:sz="0" w:space="0" w:color="auto"/>
            <w:right w:val="none" w:sz="0" w:space="0" w:color="auto"/>
          </w:divBdr>
        </w:div>
        <w:div w:id="1975523476">
          <w:marLeft w:val="640"/>
          <w:marRight w:val="0"/>
          <w:marTop w:val="0"/>
          <w:marBottom w:val="0"/>
          <w:divBdr>
            <w:top w:val="none" w:sz="0" w:space="0" w:color="auto"/>
            <w:left w:val="none" w:sz="0" w:space="0" w:color="auto"/>
            <w:bottom w:val="none" w:sz="0" w:space="0" w:color="auto"/>
            <w:right w:val="none" w:sz="0" w:space="0" w:color="auto"/>
          </w:divBdr>
        </w:div>
        <w:div w:id="1830898710">
          <w:marLeft w:val="640"/>
          <w:marRight w:val="0"/>
          <w:marTop w:val="0"/>
          <w:marBottom w:val="0"/>
          <w:divBdr>
            <w:top w:val="none" w:sz="0" w:space="0" w:color="auto"/>
            <w:left w:val="none" w:sz="0" w:space="0" w:color="auto"/>
            <w:bottom w:val="none" w:sz="0" w:space="0" w:color="auto"/>
            <w:right w:val="none" w:sz="0" w:space="0" w:color="auto"/>
          </w:divBdr>
        </w:div>
        <w:div w:id="2145418480">
          <w:marLeft w:val="640"/>
          <w:marRight w:val="0"/>
          <w:marTop w:val="0"/>
          <w:marBottom w:val="0"/>
          <w:divBdr>
            <w:top w:val="none" w:sz="0" w:space="0" w:color="auto"/>
            <w:left w:val="none" w:sz="0" w:space="0" w:color="auto"/>
            <w:bottom w:val="none" w:sz="0" w:space="0" w:color="auto"/>
            <w:right w:val="none" w:sz="0" w:space="0" w:color="auto"/>
          </w:divBdr>
        </w:div>
        <w:div w:id="1052652826">
          <w:marLeft w:val="640"/>
          <w:marRight w:val="0"/>
          <w:marTop w:val="0"/>
          <w:marBottom w:val="0"/>
          <w:divBdr>
            <w:top w:val="none" w:sz="0" w:space="0" w:color="auto"/>
            <w:left w:val="none" w:sz="0" w:space="0" w:color="auto"/>
            <w:bottom w:val="none" w:sz="0" w:space="0" w:color="auto"/>
            <w:right w:val="none" w:sz="0" w:space="0" w:color="auto"/>
          </w:divBdr>
        </w:div>
        <w:div w:id="1349870741">
          <w:marLeft w:val="640"/>
          <w:marRight w:val="0"/>
          <w:marTop w:val="0"/>
          <w:marBottom w:val="0"/>
          <w:divBdr>
            <w:top w:val="none" w:sz="0" w:space="0" w:color="auto"/>
            <w:left w:val="none" w:sz="0" w:space="0" w:color="auto"/>
            <w:bottom w:val="none" w:sz="0" w:space="0" w:color="auto"/>
            <w:right w:val="none" w:sz="0" w:space="0" w:color="auto"/>
          </w:divBdr>
        </w:div>
        <w:div w:id="1107772912">
          <w:marLeft w:val="640"/>
          <w:marRight w:val="0"/>
          <w:marTop w:val="0"/>
          <w:marBottom w:val="0"/>
          <w:divBdr>
            <w:top w:val="none" w:sz="0" w:space="0" w:color="auto"/>
            <w:left w:val="none" w:sz="0" w:space="0" w:color="auto"/>
            <w:bottom w:val="none" w:sz="0" w:space="0" w:color="auto"/>
            <w:right w:val="none" w:sz="0" w:space="0" w:color="auto"/>
          </w:divBdr>
        </w:div>
        <w:div w:id="604924739">
          <w:marLeft w:val="640"/>
          <w:marRight w:val="0"/>
          <w:marTop w:val="0"/>
          <w:marBottom w:val="0"/>
          <w:divBdr>
            <w:top w:val="none" w:sz="0" w:space="0" w:color="auto"/>
            <w:left w:val="none" w:sz="0" w:space="0" w:color="auto"/>
            <w:bottom w:val="none" w:sz="0" w:space="0" w:color="auto"/>
            <w:right w:val="none" w:sz="0" w:space="0" w:color="auto"/>
          </w:divBdr>
        </w:div>
        <w:div w:id="25103707">
          <w:marLeft w:val="640"/>
          <w:marRight w:val="0"/>
          <w:marTop w:val="0"/>
          <w:marBottom w:val="0"/>
          <w:divBdr>
            <w:top w:val="none" w:sz="0" w:space="0" w:color="auto"/>
            <w:left w:val="none" w:sz="0" w:space="0" w:color="auto"/>
            <w:bottom w:val="none" w:sz="0" w:space="0" w:color="auto"/>
            <w:right w:val="none" w:sz="0" w:space="0" w:color="auto"/>
          </w:divBdr>
        </w:div>
        <w:div w:id="1585140199">
          <w:marLeft w:val="640"/>
          <w:marRight w:val="0"/>
          <w:marTop w:val="0"/>
          <w:marBottom w:val="0"/>
          <w:divBdr>
            <w:top w:val="none" w:sz="0" w:space="0" w:color="auto"/>
            <w:left w:val="none" w:sz="0" w:space="0" w:color="auto"/>
            <w:bottom w:val="none" w:sz="0" w:space="0" w:color="auto"/>
            <w:right w:val="none" w:sz="0" w:space="0" w:color="auto"/>
          </w:divBdr>
        </w:div>
        <w:div w:id="409232067">
          <w:marLeft w:val="640"/>
          <w:marRight w:val="0"/>
          <w:marTop w:val="0"/>
          <w:marBottom w:val="0"/>
          <w:divBdr>
            <w:top w:val="none" w:sz="0" w:space="0" w:color="auto"/>
            <w:left w:val="none" w:sz="0" w:space="0" w:color="auto"/>
            <w:bottom w:val="none" w:sz="0" w:space="0" w:color="auto"/>
            <w:right w:val="none" w:sz="0" w:space="0" w:color="auto"/>
          </w:divBdr>
        </w:div>
        <w:div w:id="130905073">
          <w:marLeft w:val="640"/>
          <w:marRight w:val="0"/>
          <w:marTop w:val="0"/>
          <w:marBottom w:val="0"/>
          <w:divBdr>
            <w:top w:val="none" w:sz="0" w:space="0" w:color="auto"/>
            <w:left w:val="none" w:sz="0" w:space="0" w:color="auto"/>
            <w:bottom w:val="none" w:sz="0" w:space="0" w:color="auto"/>
            <w:right w:val="none" w:sz="0" w:space="0" w:color="auto"/>
          </w:divBdr>
        </w:div>
        <w:div w:id="152455904">
          <w:marLeft w:val="640"/>
          <w:marRight w:val="0"/>
          <w:marTop w:val="0"/>
          <w:marBottom w:val="0"/>
          <w:divBdr>
            <w:top w:val="none" w:sz="0" w:space="0" w:color="auto"/>
            <w:left w:val="none" w:sz="0" w:space="0" w:color="auto"/>
            <w:bottom w:val="none" w:sz="0" w:space="0" w:color="auto"/>
            <w:right w:val="none" w:sz="0" w:space="0" w:color="auto"/>
          </w:divBdr>
        </w:div>
        <w:div w:id="489176127">
          <w:marLeft w:val="640"/>
          <w:marRight w:val="0"/>
          <w:marTop w:val="0"/>
          <w:marBottom w:val="0"/>
          <w:divBdr>
            <w:top w:val="none" w:sz="0" w:space="0" w:color="auto"/>
            <w:left w:val="none" w:sz="0" w:space="0" w:color="auto"/>
            <w:bottom w:val="none" w:sz="0" w:space="0" w:color="auto"/>
            <w:right w:val="none" w:sz="0" w:space="0" w:color="auto"/>
          </w:divBdr>
        </w:div>
        <w:div w:id="1703701449">
          <w:marLeft w:val="640"/>
          <w:marRight w:val="0"/>
          <w:marTop w:val="0"/>
          <w:marBottom w:val="0"/>
          <w:divBdr>
            <w:top w:val="none" w:sz="0" w:space="0" w:color="auto"/>
            <w:left w:val="none" w:sz="0" w:space="0" w:color="auto"/>
            <w:bottom w:val="none" w:sz="0" w:space="0" w:color="auto"/>
            <w:right w:val="none" w:sz="0" w:space="0" w:color="auto"/>
          </w:divBdr>
        </w:div>
        <w:div w:id="395592166">
          <w:marLeft w:val="640"/>
          <w:marRight w:val="0"/>
          <w:marTop w:val="0"/>
          <w:marBottom w:val="0"/>
          <w:divBdr>
            <w:top w:val="none" w:sz="0" w:space="0" w:color="auto"/>
            <w:left w:val="none" w:sz="0" w:space="0" w:color="auto"/>
            <w:bottom w:val="none" w:sz="0" w:space="0" w:color="auto"/>
            <w:right w:val="none" w:sz="0" w:space="0" w:color="auto"/>
          </w:divBdr>
        </w:div>
        <w:div w:id="615411928">
          <w:marLeft w:val="640"/>
          <w:marRight w:val="0"/>
          <w:marTop w:val="0"/>
          <w:marBottom w:val="0"/>
          <w:divBdr>
            <w:top w:val="none" w:sz="0" w:space="0" w:color="auto"/>
            <w:left w:val="none" w:sz="0" w:space="0" w:color="auto"/>
            <w:bottom w:val="none" w:sz="0" w:space="0" w:color="auto"/>
            <w:right w:val="none" w:sz="0" w:space="0" w:color="auto"/>
          </w:divBdr>
        </w:div>
        <w:div w:id="1179848493">
          <w:marLeft w:val="640"/>
          <w:marRight w:val="0"/>
          <w:marTop w:val="0"/>
          <w:marBottom w:val="0"/>
          <w:divBdr>
            <w:top w:val="none" w:sz="0" w:space="0" w:color="auto"/>
            <w:left w:val="none" w:sz="0" w:space="0" w:color="auto"/>
            <w:bottom w:val="none" w:sz="0" w:space="0" w:color="auto"/>
            <w:right w:val="none" w:sz="0" w:space="0" w:color="auto"/>
          </w:divBdr>
        </w:div>
        <w:div w:id="966280870">
          <w:marLeft w:val="640"/>
          <w:marRight w:val="0"/>
          <w:marTop w:val="0"/>
          <w:marBottom w:val="0"/>
          <w:divBdr>
            <w:top w:val="none" w:sz="0" w:space="0" w:color="auto"/>
            <w:left w:val="none" w:sz="0" w:space="0" w:color="auto"/>
            <w:bottom w:val="none" w:sz="0" w:space="0" w:color="auto"/>
            <w:right w:val="none" w:sz="0" w:space="0" w:color="auto"/>
          </w:divBdr>
        </w:div>
        <w:div w:id="2119982369">
          <w:marLeft w:val="640"/>
          <w:marRight w:val="0"/>
          <w:marTop w:val="0"/>
          <w:marBottom w:val="0"/>
          <w:divBdr>
            <w:top w:val="none" w:sz="0" w:space="0" w:color="auto"/>
            <w:left w:val="none" w:sz="0" w:space="0" w:color="auto"/>
            <w:bottom w:val="none" w:sz="0" w:space="0" w:color="auto"/>
            <w:right w:val="none" w:sz="0" w:space="0" w:color="auto"/>
          </w:divBdr>
        </w:div>
        <w:div w:id="1785803264">
          <w:marLeft w:val="640"/>
          <w:marRight w:val="0"/>
          <w:marTop w:val="0"/>
          <w:marBottom w:val="0"/>
          <w:divBdr>
            <w:top w:val="none" w:sz="0" w:space="0" w:color="auto"/>
            <w:left w:val="none" w:sz="0" w:space="0" w:color="auto"/>
            <w:bottom w:val="none" w:sz="0" w:space="0" w:color="auto"/>
            <w:right w:val="none" w:sz="0" w:space="0" w:color="auto"/>
          </w:divBdr>
        </w:div>
        <w:div w:id="858738943">
          <w:marLeft w:val="640"/>
          <w:marRight w:val="0"/>
          <w:marTop w:val="0"/>
          <w:marBottom w:val="0"/>
          <w:divBdr>
            <w:top w:val="none" w:sz="0" w:space="0" w:color="auto"/>
            <w:left w:val="none" w:sz="0" w:space="0" w:color="auto"/>
            <w:bottom w:val="none" w:sz="0" w:space="0" w:color="auto"/>
            <w:right w:val="none" w:sz="0" w:space="0" w:color="auto"/>
          </w:divBdr>
        </w:div>
        <w:div w:id="1607729174">
          <w:marLeft w:val="640"/>
          <w:marRight w:val="0"/>
          <w:marTop w:val="0"/>
          <w:marBottom w:val="0"/>
          <w:divBdr>
            <w:top w:val="none" w:sz="0" w:space="0" w:color="auto"/>
            <w:left w:val="none" w:sz="0" w:space="0" w:color="auto"/>
            <w:bottom w:val="none" w:sz="0" w:space="0" w:color="auto"/>
            <w:right w:val="none" w:sz="0" w:space="0" w:color="auto"/>
          </w:divBdr>
        </w:div>
        <w:div w:id="1652171943">
          <w:marLeft w:val="640"/>
          <w:marRight w:val="0"/>
          <w:marTop w:val="0"/>
          <w:marBottom w:val="0"/>
          <w:divBdr>
            <w:top w:val="none" w:sz="0" w:space="0" w:color="auto"/>
            <w:left w:val="none" w:sz="0" w:space="0" w:color="auto"/>
            <w:bottom w:val="none" w:sz="0" w:space="0" w:color="auto"/>
            <w:right w:val="none" w:sz="0" w:space="0" w:color="auto"/>
          </w:divBdr>
        </w:div>
        <w:div w:id="1084032569">
          <w:marLeft w:val="640"/>
          <w:marRight w:val="0"/>
          <w:marTop w:val="0"/>
          <w:marBottom w:val="0"/>
          <w:divBdr>
            <w:top w:val="none" w:sz="0" w:space="0" w:color="auto"/>
            <w:left w:val="none" w:sz="0" w:space="0" w:color="auto"/>
            <w:bottom w:val="none" w:sz="0" w:space="0" w:color="auto"/>
            <w:right w:val="none" w:sz="0" w:space="0" w:color="auto"/>
          </w:divBdr>
        </w:div>
        <w:div w:id="1364089729">
          <w:marLeft w:val="640"/>
          <w:marRight w:val="0"/>
          <w:marTop w:val="0"/>
          <w:marBottom w:val="0"/>
          <w:divBdr>
            <w:top w:val="none" w:sz="0" w:space="0" w:color="auto"/>
            <w:left w:val="none" w:sz="0" w:space="0" w:color="auto"/>
            <w:bottom w:val="none" w:sz="0" w:space="0" w:color="auto"/>
            <w:right w:val="none" w:sz="0" w:space="0" w:color="auto"/>
          </w:divBdr>
        </w:div>
        <w:div w:id="276521807">
          <w:marLeft w:val="640"/>
          <w:marRight w:val="0"/>
          <w:marTop w:val="0"/>
          <w:marBottom w:val="0"/>
          <w:divBdr>
            <w:top w:val="none" w:sz="0" w:space="0" w:color="auto"/>
            <w:left w:val="none" w:sz="0" w:space="0" w:color="auto"/>
            <w:bottom w:val="none" w:sz="0" w:space="0" w:color="auto"/>
            <w:right w:val="none" w:sz="0" w:space="0" w:color="auto"/>
          </w:divBdr>
        </w:div>
        <w:div w:id="16086990">
          <w:marLeft w:val="640"/>
          <w:marRight w:val="0"/>
          <w:marTop w:val="0"/>
          <w:marBottom w:val="0"/>
          <w:divBdr>
            <w:top w:val="none" w:sz="0" w:space="0" w:color="auto"/>
            <w:left w:val="none" w:sz="0" w:space="0" w:color="auto"/>
            <w:bottom w:val="none" w:sz="0" w:space="0" w:color="auto"/>
            <w:right w:val="none" w:sz="0" w:space="0" w:color="auto"/>
          </w:divBdr>
        </w:div>
        <w:div w:id="1480196765">
          <w:marLeft w:val="640"/>
          <w:marRight w:val="0"/>
          <w:marTop w:val="0"/>
          <w:marBottom w:val="0"/>
          <w:divBdr>
            <w:top w:val="none" w:sz="0" w:space="0" w:color="auto"/>
            <w:left w:val="none" w:sz="0" w:space="0" w:color="auto"/>
            <w:bottom w:val="none" w:sz="0" w:space="0" w:color="auto"/>
            <w:right w:val="none" w:sz="0" w:space="0" w:color="auto"/>
          </w:divBdr>
        </w:div>
        <w:div w:id="1234121558">
          <w:marLeft w:val="640"/>
          <w:marRight w:val="0"/>
          <w:marTop w:val="0"/>
          <w:marBottom w:val="0"/>
          <w:divBdr>
            <w:top w:val="none" w:sz="0" w:space="0" w:color="auto"/>
            <w:left w:val="none" w:sz="0" w:space="0" w:color="auto"/>
            <w:bottom w:val="none" w:sz="0" w:space="0" w:color="auto"/>
            <w:right w:val="none" w:sz="0" w:space="0" w:color="auto"/>
          </w:divBdr>
        </w:div>
        <w:div w:id="59136185">
          <w:marLeft w:val="640"/>
          <w:marRight w:val="0"/>
          <w:marTop w:val="0"/>
          <w:marBottom w:val="0"/>
          <w:divBdr>
            <w:top w:val="none" w:sz="0" w:space="0" w:color="auto"/>
            <w:left w:val="none" w:sz="0" w:space="0" w:color="auto"/>
            <w:bottom w:val="none" w:sz="0" w:space="0" w:color="auto"/>
            <w:right w:val="none" w:sz="0" w:space="0" w:color="auto"/>
          </w:divBdr>
        </w:div>
        <w:div w:id="1716464422">
          <w:marLeft w:val="640"/>
          <w:marRight w:val="0"/>
          <w:marTop w:val="0"/>
          <w:marBottom w:val="0"/>
          <w:divBdr>
            <w:top w:val="none" w:sz="0" w:space="0" w:color="auto"/>
            <w:left w:val="none" w:sz="0" w:space="0" w:color="auto"/>
            <w:bottom w:val="none" w:sz="0" w:space="0" w:color="auto"/>
            <w:right w:val="none" w:sz="0" w:space="0" w:color="auto"/>
          </w:divBdr>
        </w:div>
        <w:div w:id="1647010982">
          <w:marLeft w:val="640"/>
          <w:marRight w:val="0"/>
          <w:marTop w:val="0"/>
          <w:marBottom w:val="0"/>
          <w:divBdr>
            <w:top w:val="none" w:sz="0" w:space="0" w:color="auto"/>
            <w:left w:val="none" w:sz="0" w:space="0" w:color="auto"/>
            <w:bottom w:val="none" w:sz="0" w:space="0" w:color="auto"/>
            <w:right w:val="none" w:sz="0" w:space="0" w:color="auto"/>
          </w:divBdr>
        </w:div>
        <w:div w:id="1198011289">
          <w:marLeft w:val="640"/>
          <w:marRight w:val="0"/>
          <w:marTop w:val="0"/>
          <w:marBottom w:val="0"/>
          <w:divBdr>
            <w:top w:val="none" w:sz="0" w:space="0" w:color="auto"/>
            <w:left w:val="none" w:sz="0" w:space="0" w:color="auto"/>
            <w:bottom w:val="none" w:sz="0" w:space="0" w:color="auto"/>
            <w:right w:val="none" w:sz="0" w:space="0" w:color="auto"/>
          </w:divBdr>
        </w:div>
        <w:div w:id="104232904">
          <w:marLeft w:val="640"/>
          <w:marRight w:val="0"/>
          <w:marTop w:val="0"/>
          <w:marBottom w:val="0"/>
          <w:divBdr>
            <w:top w:val="none" w:sz="0" w:space="0" w:color="auto"/>
            <w:left w:val="none" w:sz="0" w:space="0" w:color="auto"/>
            <w:bottom w:val="none" w:sz="0" w:space="0" w:color="auto"/>
            <w:right w:val="none" w:sz="0" w:space="0" w:color="auto"/>
          </w:divBdr>
        </w:div>
        <w:div w:id="1753967554">
          <w:marLeft w:val="640"/>
          <w:marRight w:val="0"/>
          <w:marTop w:val="0"/>
          <w:marBottom w:val="0"/>
          <w:divBdr>
            <w:top w:val="none" w:sz="0" w:space="0" w:color="auto"/>
            <w:left w:val="none" w:sz="0" w:space="0" w:color="auto"/>
            <w:bottom w:val="none" w:sz="0" w:space="0" w:color="auto"/>
            <w:right w:val="none" w:sz="0" w:space="0" w:color="auto"/>
          </w:divBdr>
        </w:div>
        <w:div w:id="391080073">
          <w:marLeft w:val="640"/>
          <w:marRight w:val="0"/>
          <w:marTop w:val="0"/>
          <w:marBottom w:val="0"/>
          <w:divBdr>
            <w:top w:val="none" w:sz="0" w:space="0" w:color="auto"/>
            <w:left w:val="none" w:sz="0" w:space="0" w:color="auto"/>
            <w:bottom w:val="none" w:sz="0" w:space="0" w:color="auto"/>
            <w:right w:val="none" w:sz="0" w:space="0" w:color="auto"/>
          </w:divBdr>
        </w:div>
        <w:div w:id="2107847894">
          <w:marLeft w:val="640"/>
          <w:marRight w:val="0"/>
          <w:marTop w:val="0"/>
          <w:marBottom w:val="0"/>
          <w:divBdr>
            <w:top w:val="none" w:sz="0" w:space="0" w:color="auto"/>
            <w:left w:val="none" w:sz="0" w:space="0" w:color="auto"/>
            <w:bottom w:val="none" w:sz="0" w:space="0" w:color="auto"/>
            <w:right w:val="none" w:sz="0" w:space="0" w:color="auto"/>
          </w:divBdr>
        </w:div>
        <w:div w:id="332151046">
          <w:marLeft w:val="640"/>
          <w:marRight w:val="0"/>
          <w:marTop w:val="0"/>
          <w:marBottom w:val="0"/>
          <w:divBdr>
            <w:top w:val="none" w:sz="0" w:space="0" w:color="auto"/>
            <w:left w:val="none" w:sz="0" w:space="0" w:color="auto"/>
            <w:bottom w:val="none" w:sz="0" w:space="0" w:color="auto"/>
            <w:right w:val="none" w:sz="0" w:space="0" w:color="auto"/>
          </w:divBdr>
        </w:div>
        <w:div w:id="854491025">
          <w:marLeft w:val="640"/>
          <w:marRight w:val="0"/>
          <w:marTop w:val="0"/>
          <w:marBottom w:val="0"/>
          <w:divBdr>
            <w:top w:val="none" w:sz="0" w:space="0" w:color="auto"/>
            <w:left w:val="none" w:sz="0" w:space="0" w:color="auto"/>
            <w:bottom w:val="none" w:sz="0" w:space="0" w:color="auto"/>
            <w:right w:val="none" w:sz="0" w:space="0" w:color="auto"/>
          </w:divBdr>
        </w:div>
        <w:div w:id="107435637">
          <w:marLeft w:val="640"/>
          <w:marRight w:val="0"/>
          <w:marTop w:val="0"/>
          <w:marBottom w:val="0"/>
          <w:divBdr>
            <w:top w:val="none" w:sz="0" w:space="0" w:color="auto"/>
            <w:left w:val="none" w:sz="0" w:space="0" w:color="auto"/>
            <w:bottom w:val="none" w:sz="0" w:space="0" w:color="auto"/>
            <w:right w:val="none" w:sz="0" w:space="0" w:color="auto"/>
          </w:divBdr>
        </w:div>
        <w:div w:id="1832519311">
          <w:marLeft w:val="640"/>
          <w:marRight w:val="0"/>
          <w:marTop w:val="0"/>
          <w:marBottom w:val="0"/>
          <w:divBdr>
            <w:top w:val="none" w:sz="0" w:space="0" w:color="auto"/>
            <w:left w:val="none" w:sz="0" w:space="0" w:color="auto"/>
            <w:bottom w:val="none" w:sz="0" w:space="0" w:color="auto"/>
            <w:right w:val="none" w:sz="0" w:space="0" w:color="auto"/>
          </w:divBdr>
        </w:div>
        <w:div w:id="735781484">
          <w:marLeft w:val="640"/>
          <w:marRight w:val="0"/>
          <w:marTop w:val="0"/>
          <w:marBottom w:val="0"/>
          <w:divBdr>
            <w:top w:val="none" w:sz="0" w:space="0" w:color="auto"/>
            <w:left w:val="none" w:sz="0" w:space="0" w:color="auto"/>
            <w:bottom w:val="none" w:sz="0" w:space="0" w:color="auto"/>
            <w:right w:val="none" w:sz="0" w:space="0" w:color="auto"/>
          </w:divBdr>
        </w:div>
        <w:div w:id="191194324">
          <w:marLeft w:val="640"/>
          <w:marRight w:val="0"/>
          <w:marTop w:val="0"/>
          <w:marBottom w:val="0"/>
          <w:divBdr>
            <w:top w:val="none" w:sz="0" w:space="0" w:color="auto"/>
            <w:left w:val="none" w:sz="0" w:space="0" w:color="auto"/>
            <w:bottom w:val="none" w:sz="0" w:space="0" w:color="auto"/>
            <w:right w:val="none" w:sz="0" w:space="0" w:color="auto"/>
          </w:divBdr>
        </w:div>
        <w:div w:id="938834207">
          <w:marLeft w:val="640"/>
          <w:marRight w:val="0"/>
          <w:marTop w:val="0"/>
          <w:marBottom w:val="0"/>
          <w:divBdr>
            <w:top w:val="none" w:sz="0" w:space="0" w:color="auto"/>
            <w:left w:val="none" w:sz="0" w:space="0" w:color="auto"/>
            <w:bottom w:val="none" w:sz="0" w:space="0" w:color="auto"/>
            <w:right w:val="none" w:sz="0" w:space="0" w:color="auto"/>
          </w:divBdr>
        </w:div>
        <w:div w:id="1241215283">
          <w:marLeft w:val="640"/>
          <w:marRight w:val="0"/>
          <w:marTop w:val="0"/>
          <w:marBottom w:val="0"/>
          <w:divBdr>
            <w:top w:val="none" w:sz="0" w:space="0" w:color="auto"/>
            <w:left w:val="none" w:sz="0" w:space="0" w:color="auto"/>
            <w:bottom w:val="none" w:sz="0" w:space="0" w:color="auto"/>
            <w:right w:val="none" w:sz="0" w:space="0" w:color="auto"/>
          </w:divBdr>
        </w:div>
        <w:div w:id="1789203495">
          <w:marLeft w:val="640"/>
          <w:marRight w:val="0"/>
          <w:marTop w:val="0"/>
          <w:marBottom w:val="0"/>
          <w:divBdr>
            <w:top w:val="none" w:sz="0" w:space="0" w:color="auto"/>
            <w:left w:val="none" w:sz="0" w:space="0" w:color="auto"/>
            <w:bottom w:val="none" w:sz="0" w:space="0" w:color="auto"/>
            <w:right w:val="none" w:sz="0" w:space="0" w:color="auto"/>
          </w:divBdr>
        </w:div>
        <w:div w:id="765660369">
          <w:marLeft w:val="640"/>
          <w:marRight w:val="0"/>
          <w:marTop w:val="0"/>
          <w:marBottom w:val="0"/>
          <w:divBdr>
            <w:top w:val="none" w:sz="0" w:space="0" w:color="auto"/>
            <w:left w:val="none" w:sz="0" w:space="0" w:color="auto"/>
            <w:bottom w:val="none" w:sz="0" w:space="0" w:color="auto"/>
            <w:right w:val="none" w:sz="0" w:space="0" w:color="auto"/>
          </w:divBdr>
        </w:div>
        <w:div w:id="674112320">
          <w:marLeft w:val="640"/>
          <w:marRight w:val="0"/>
          <w:marTop w:val="0"/>
          <w:marBottom w:val="0"/>
          <w:divBdr>
            <w:top w:val="none" w:sz="0" w:space="0" w:color="auto"/>
            <w:left w:val="none" w:sz="0" w:space="0" w:color="auto"/>
            <w:bottom w:val="none" w:sz="0" w:space="0" w:color="auto"/>
            <w:right w:val="none" w:sz="0" w:space="0" w:color="auto"/>
          </w:divBdr>
        </w:div>
        <w:div w:id="1900356252">
          <w:marLeft w:val="640"/>
          <w:marRight w:val="0"/>
          <w:marTop w:val="0"/>
          <w:marBottom w:val="0"/>
          <w:divBdr>
            <w:top w:val="none" w:sz="0" w:space="0" w:color="auto"/>
            <w:left w:val="none" w:sz="0" w:space="0" w:color="auto"/>
            <w:bottom w:val="none" w:sz="0" w:space="0" w:color="auto"/>
            <w:right w:val="none" w:sz="0" w:space="0" w:color="auto"/>
          </w:divBdr>
        </w:div>
        <w:div w:id="1509326458">
          <w:marLeft w:val="640"/>
          <w:marRight w:val="0"/>
          <w:marTop w:val="0"/>
          <w:marBottom w:val="0"/>
          <w:divBdr>
            <w:top w:val="none" w:sz="0" w:space="0" w:color="auto"/>
            <w:left w:val="none" w:sz="0" w:space="0" w:color="auto"/>
            <w:bottom w:val="none" w:sz="0" w:space="0" w:color="auto"/>
            <w:right w:val="none" w:sz="0" w:space="0" w:color="auto"/>
          </w:divBdr>
        </w:div>
        <w:div w:id="984092960">
          <w:marLeft w:val="640"/>
          <w:marRight w:val="0"/>
          <w:marTop w:val="0"/>
          <w:marBottom w:val="0"/>
          <w:divBdr>
            <w:top w:val="none" w:sz="0" w:space="0" w:color="auto"/>
            <w:left w:val="none" w:sz="0" w:space="0" w:color="auto"/>
            <w:bottom w:val="none" w:sz="0" w:space="0" w:color="auto"/>
            <w:right w:val="none" w:sz="0" w:space="0" w:color="auto"/>
          </w:divBdr>
        </w:div>
        <w:div w:id="399251599">
          <w:marLeft w:val="640"/>
          <w:marRight w:val="0"/>
          <w:marTop w:val="0"/>
          <w:marBottom w:val="0"/>
          <w:divBdr>
            <w:top w:val="none" w:sz="0" w:space="0" w:color="auto"/>
            <w:left w:val="none" w:sz="0" w:space="0" w:color="auto"/>
            <w:bottom w:val="none" w:sz="0" w:space="0" w:color="auto"/>
            <w:right w:val="none" w:sz="0" w:space="0" w:color="auto"/>
          </w:divBdr>
        </w:div>
        <w:div w:id="816999473">
          <w:marLeft w:val="640"/>
          <w:marRight w:val="0"/>
          <w:marTop w:val="0"/>
          <w:marBottom w:val="0"/>
          <w:divBdr>
            <w:top w:val="none" w:sz="0" w:space="0" w:color="auto"/>
            <w:left w:val="none" w:sz="0" w:space="0" w:color="auto"/>
            <w:bottom w:val="none" w:sz="0" w:space="0" w:color="auto"/>
            <w:right w:val="none" w:sz="0" w:space="0" w:color="auto"/>
          </w:divBdr>
        </w:div>
        <w:div w:id="741802870">
          <w:marLeft w:val="640"/>
          <w:marRight w:val="0"/>
          <w:marTop w:val="0"/>
          <w:marBottom w:val="0"/>
          <w:divBdr>
            <w:top w:val="none" w:sz="0" w:space="0" w:color="auto"/>
            <w:left w:val="none" w:sz="0" w:space="0" w:color="auto"/>
            <w:bottom w:val="none" w:sz="0" w:space="0" w:color="auto"/>
            <w:right w:val="none" w:sz="0" w:space="0" w:color="auto"/>
          </w:divBdr>
        </w:div>
        <w:div w:id="1430616015">
          <w:marLeft w:val="640"/>
          <w:marRight w:val="0"/>
          <w:marTop w:val="0"/>
          <w:marBottom w:val="0"/>
          <w:divBdr>
            <w:top w:val="none" w:sz="0" w:space="0" w:color="auto"/>
            <w:left w:val="none" w:sz="0" w:space="0" w:color="auto"/>
            <w:bottom w:val="none" w:sz="0" w:space="0" w:color="auto"/>
            <w:right w:val="none" w:sz="0" w:space="0" w:color="auto"/>
          </w:divBdr>
        </w:div>
        <w:div w:id="1855918978">
          <w:marLeft w:val="640"/>
          <w:marRight w:val="0"/>
          <w:marTop w:val="0"/>
          <w:marBottom w:val="0"/>
          <w:divBdr>
            <w:top w:val="none" w:sz="0" w:space="0" w:color="auto"/>
            <w:left w:val="none" w:sz="0" w:space="0" w:color="auto"/>
            <w:bottom w:val="none" w:sz="0" w:space="0" w:color="auto"/>
            <w:right w:val="none" w:sz="0" w:space="0" w:color="auto"/>
          </w:divBdr>
        </w:div>
        <w:div w:id="1893418937">
          <w:marLeft w:val="640"/>
          <w:marRight w:val="0"/>
          <w:marTop w:val="0"/>
          <w:marBottom w:val="0"/>
          <w:divBdr>
            <w:top w:val="none" w:sz="0" w:space="0" w:color="auto"/>
            <w:left w:val="none" w:sz="0" w:space="0" w:color="auto"/>
            <w:bottom w:val="none" w:sz="0" w:space="0" w:color="auto"/>
            <w:right w:val="none" w:sz="0" w:space="0" w:color="auto"/>
          </w:divBdr>
        </w:div>
        <w:div w:id="742067937">
          <w:marLeft w:val="640"/>
          <w:marRight w:val="0"/>
          <w:marTop w:val="0"/>
          <w:marBottom w:val="0"/>
          <w:divBdr>
            <w:top w:val="none" w:sz="0" w:space="0" w:color="auto"/>
            <w:left w:val="none" w:sz="0" w:space="0" w:color="auto"/>
            <w:bottom w:val="none" w:sz="0" w:space="0" w:color="auto"/>
            <w:right w:val="none" w:sz="0" w:space="0" w:color="auto"/>
          </w:divBdr>
        </w:div>
        <w:div w:id="1516656524">
          <w:marLeft w:val="640"/>
          <w:marRight w:val="0"/>
          <w:marTop w:val="0"/>
          <w:marBottom w:val="0"/>
          <w:divBdr>
            <w:top w:val="none" w:sz="0" w:space="0" w:color="auto"/>
            <w:left w:val="none" w:sz="0" w:space="0" w:color="auto"/>
            <w:bottom w:val="none" w:sz="0" w:space="0" w:color="auto"/>
            <w:right w:val="none" w:sz="0" w:space="0" w:color="auto"/>
          </w:divBdr>
        </w:div>
        <w:div w:id="1132867339">
          <w:marLeft w:val="640"/>
          <w:marRight w:val="0"/>
          <w:marTop w:val="0"/>
          <w:marBottom w:val="0"/>
          <w:divBdr>
            <w:top w:val="none" w:sz="0" w:space="0" w:color="auto"/>
            <w:left w:val="none" w:sz="0" w:space="0" w:color="auto"/>
            <w:bottom w:val="none" w:sz="0" w:space="0" w:color="auto"/>
            <w:right w:val="none" w:sz="0" w:space="0" w:color="auto"/>
          </w:divBdr>
        </w:div>
        <w:div w:id="1044212109">
          <w:marLeft w:val="640"/>
          <w:marRight w:val="0"/>
          <w:marTop w:val="0"/>
          <w:marBottom w:val="0"/>
          <w:divBdr>
            <w:top w:val="none" w:sz="0" w:space="0" w:color="auto"/>
            <w:left w:val="none" w:sz="0" w:space="0" w:color="auto"/>
            <w:bottom w:val="none" w:sz="0" w:space="0" w:color="auto"/>
            <w:right w:val="none" w:sz="0" w:space="0" w:color="auto"/>
          </w:divBdr>
        </w:div>
        <w:div w:id="1606035635">
          <w:marLeft w:val="640"/>
          <w:marRight w:val="0"/>
          <w:marTop w:val="0"/>
          <w:marBottom w:val="0"/>
          <w:divBdr>
            <w:top w:val="none" w:sz="0" w:space="0" w:color="auto"/>
            <w:left w:val="none" w:sz="0" w:space="0" w:color="auto"/>
            <w:bottom w:val="none" w:sz="0" w:space="0" w:color="auto"/>
            <w:right w:val="none" w:sz="0" w:space="0" w:color="auto"/>
          </w:divBdr>
        </w:div>
        <w:div w:id="1767918221">
          <w:marLeft w:val="640"/>
          <w:marRight w:val="0"/>
          <w:marTop w:val="0"/>
          <w:marBottom w:val="0"/>
          <w:divBdr>
            <w:top w:val="none" w:sz="0" w:space="0" w:color="auto"/>
            <w:left w:val="none" w:sz="0" w:space="0" w:color="auto"/>
            <w:bottom w:val="none" w:sz="0" w:space="0" w:color="auto"/>
            <w:right w:val="none" w:sz="0" w:space="0" w:color="auto"/>
          </w:divBdr>
        </w:div>
        <w:div w:id="518741334">
          <w:marLeft w:val="640"/>
          <w:marRight w:val="0"/>
          <w:marTop w:val="0"/>
          <w:marBottom w:val="0"/>
          <w:divBdr>
            <w:top w:val="none" w:sz="0" w:space="0" w:color="auto"/>
            <w:left w:val="none" w:sz="0" w:space="0" w:color="auto"/>
            <w:bottom w:val="none" w:sz="0" w:space="0" w:color="auto"/>
            <w:right w:val="none" w:sz="0" w:space="0" w:color="auto"/>
          </w:divBdr>
        </w:div>
        <w:div w:id="1300843964">
          <w:marLeft w:val="640"/>
          <w:marRight w:val="0"/>
          <w:marTop w:val="0"/>
          <w:marBottom w:val="0"/>
          <w:divBdr>
            <w:top w:val="none" w:sz="0" w:space="0" w:color="auto"/>
            <w:left w:val="none" w:sz="0" w:space="0" w:color="auto"/>
            <w:bottom w:val="none" w:sz="0" w:space="0" w:color="auto"/>
            <w:right w:val="none" w:sz="0" w:space="0" w:color="auto"/>
          </w:divBdr>
        </w:div>
      </w:divsChild>
    </w:div>
    <w:div w:id="1073039860">
      <w:bodyDiv w:val="1"/>
      <w:marLeft w:val="0"/>
      <w:marRight w:val="0"/>
      <w:marTop w:val="0"/>
      <w:marBottom w:val="0"/>
      <w:divBdr>
        <w:top w:val="none" w:sz="0" w:space="0" w:color="auto"/>
        <w:left w:val="none" w:sz="0" w:space="0" w:color="auto"/>
        <w:bottom w:val="none" w:sz="0" w:space="0" w:color="auto"/>
        <w:right w:val="none" w:sz="0" w:space="0" w:color="auto"/>
      </w:divBdr>
      <w:divsChild>
        <w:div w:id="85350676">
          <w:marLeft w:val="640"/>
          <w:marRight w:val="0"/>
          <w:marTop w:val="0"/>
          <w:marBottom w:val="0"/>
          <w:divBdr>
            <w:top w:val="none" w:sz="0" w:space="0" w:color="auto"/>
            <w:left w:val="none" w:sz="0" w:space="0" w:color="auto"/>
            <w:bottom w:val="none" w:sz="0" w:space="0" w:color="auto"/>
            <w:right w:val="none" w:sz="0" w:space="0" w:color="auto"/>
          </w:divBdr>
        </w:div>
        <w:div w:id="1687710249">
          <w:marLeft w:val="640"/>
          <w:marRight w:val="0"/>
          <w:marTop w:val="0"/>
          <w:marBottom w:val="0"/>
          <w:divBdr>
            <w:top w:val="none" w:sz="0" w:space="0" w:color="auto"/>
            <w:left w:val="none" w:sz="0" w:space="0" w:color="auto"/>
            <w:bottom w:val="none" w:sz="0" w:space="0" w:color="auto"/>
            <w:right w:val="none" w:sz="0" w:space="0" w:color="auto"/>
          </w:divBdr>
        </w:div>
        <w:div w:id="1595700187">
          <w:marLeft w:val="640"/>
          <w:marRight w:val="0"/>
          <w:marTop w:val="0"/>
          <w:marBottom w:val="0"/>
          <w:divBdr>
            <w:top w:val="none" w:sz="0" w:space="0" w:color="auto"/>
            <w:left w:val="none" w:sz="0" w:space="0" w:color="auto"/>
            <w:bottom w:val="none" w:sz="0" w:space="0" w:color="auto"/>
            <w:right w:val="none" w:sz="0" w:space="0" w:color="auto"/>
          </w:divBdr>
        </w:div>
        <w:div w:id="932519953">
          <w:marLeft w:val="640"/>
          <w:marRight w:val="0"/>
          <w:marTop w:val="0"/>
          <w:marBottom w:val="0"/>
          <w:divBdr>
            <w:top w:val="none" w:sz="0" w:space="0" w:color="auto"/>
            <w:left w:val="none" w:sz="0" w:space="0" w:color="auto"/>
            <w:bottom w:val="none" w:sz="0" w:space="0" w:color="auto"/>
            <w:right w:val="none" w:sz="0" w:space="0" w:color="auto"/>
          </w:divBdr>
        </w:div>
        <w:div w:id="1179976012">
          <w:marLeft w:val="640"/>
          <w:marRight w:val="0"/>
          <w:marTop w:val="0"/>
          <w:marBottom w:val="0"/>
          <w:divBdr>
            <w:top w:val="none" w:sz="0" w:space="0" w:color="auto"/>
            <w:left w:val="none" w:sz="0" w:space="0" w:color="auto"/>
            <w:bottom w:val="none" w:sz="0" w:space="0" w:color="auto"/>
            <w:right w:val="none" w:sz="0" w:space="0" w:color="auto"/>
          </w:divBdr>
        </w:div>
        <w:div w:id="1421829295">
          <w:marLeft w:val="640"/>
          <w:marRight w:val="0"/>
          <w:marTop w:val="0"/>
          <w:marBottom w:val="0"/>
          <w:divBdr>
            <w:top w:val="none" w:sz="0" w:space="0" w:color="auto"/>
            <w:left w:val="none" w:sz="0" w:space="0" w:color="auto"/>
            <w:bottom w:val="none" w:sz="0" w:space="0" w:color="auto"/>
            <w:right w:val="none" w:sz="0" w:space="0" w:color="auto"/>
          </w:divBdr>
        </w:div>
        <w:div w:id="861044056">
          <w:marLeft w:val="640"/>
          <w:marRight w:val="0"/>
          <w:marTop w:val="0"/>
          <w:marBottom w:val="0"/>
          <w:divBdr>
            <w:top w:val="none" w:sz="0" w:space="0" w:color="auto"/>
            <w:left w:val="none" w:sz="0" w:space="0" w:color="auto"/>
            <w:bottom w:val="none" w:sz="0" w:space="0" w:color="auto"/>
            <w:right w:val="none" w:sz="0" w:space="0" w:color="auto"/>
          </w:divBdr>
        </w:div>
        <w:div w:id="904994476">
          <w:marLeft w:val="640"/>
          <w:marRight w:val="0"/>
          <w:marTop w:val="0"/>
          <w:marBottom w:val="0"/>
          <w:divBdr>
            <w:top w:val="none" w:sz="0" w:space="0" w:color="auto"/>
            <w:left w:val="none" w:sz="0" w:space="0" w:color="auto"/>
            <w:bottom w:val="none" w:sz="0" w:space="0" w:color="auto"/>
            <w:right w:val="none" w:sz="0" w:space="0" w:color="auto"/>
          </w:divBdr>
        </w:div>
        <w:div w:id="881985341">
          <w:marLeft w:val="640"/>
          <w:marRight w:val="0"/>
          <w:marTop w:val="0"/>
          <w:marBottom w:val="0"/>
          <w:divBdr>
            <w:top w:val="none" w:sz="0" w:space="0" w:color="auto"/>
            <w:left w:val="none" w:sz="0" w:space="0" w:color="auto"/>
            <w:bottom w:val="none" w:sz="0" w:space="0" w:color="auto"/>
            <w:right w:val="none" w:sz="0" w:space="0" w:color="auto"/>
          </w:divBdr>
        </w:div>
        <w:div w:id="880704084">
          <w:marLeft w:val="640"/>
          <w:marRight w:val="0"/>
          <w:marTop w:val="0"/>
          <w:marBottom w:val="0"/>
          <w:divBdr>
            <w:top w:val="none" w:sz="0" w:space="0" w:color="auto"/>
            <w:left w:val="none" w:sz="0" w:space="0" w:color="auto"/>
            <w:bottom w:val="none" w:sz="0" w:space="0" w:color="auto"/>
            <w:right w:val="none" w:sz="0" w:space="0" w:color="auto"/>
          </w:divBdr>
        </w:div>
        <w:div w:id="461650957">
          <w:marLeft w:val="640"/>
          <w:marRight w:val="0"/>
          <w:marTop w:val="0"/>
          <w:marBottom w:val="0"/>
          <w:divBdr>
            <w:top w:val="none" w:sz="0" w:space="0" w:color="auto"/>
            <w:left w:val="none" w:sz="0" w:space="0" w:color="auto"/>
            <w:bottom w:val="none" w:sz="0" w:space="0" w:color="auto"/>
            <w:right w:val="none" w:sz="0" w:space="0" w:color="auto"/>
          </w:divBdr>
        </w:div>
        <w:div w:id="1801219122">
          <w:marLeft w:val="640"/>
          <w:marRight w:val="0"/>
          <w:marTop w:val="0"/>
          <w:marBottom w:val="0"/>
          <w:divBdr>
            <w:top w:val="none" w:sz="0" w:space="0" w:color="auto"/>
            <w:left w:val="none" w:sz="0" w:space="0" w:color="auto"/>
            <w:bottom w:val="none" w:sz="0" w:space="0" w:color="auto"/>
            <w:right w:val="none" w:sz="0" w:space="0" w:color="auto"/>
          </w:divBdr>
        </w:div>
        <w:div w:id="1735159926">
          <w:marLeft w:val="640"/>
          <w:marRight w:val="0"/>
          <w:marTop w:val="0"/>
          <w:marBottom w:val="0"/>
          <w:divBdr>
            <w:top w:val="none" w:sz="0" w:space="0" w:color="auto"/>
            <w:left w:val="none" w:sz="0" w:space="0" w:color="auto"/>
            <w:bottom w:val="none" w:sz="0" w:space="0" w:color="auto"/>
            <w:right w:val="none" w:sz="0" w:space="0" w:color="auto"/>
          </w:divBdr>
        </w:div>
        <w:div w:id="436364775">
          <w:marLeft w:val="640"/>
          <w:marRight w:val="0"/>
          <w:marTop w:val="0"/>
          <w:marBottom w:val="0"/>
          <w:divBdr>
            <w:top w:val="none" w:sz="0" w:space="0" w:color="auto"/>
            <w:left w:val="none" w:sz="0" w:space="0" w:color="auto"/>
            <w:bottom w:val="none" w:sz="0" w:space="0" w:color="auto"/>
            <w:right w:val="none" w:sz="0" w:space="0" w:color="auto"/>
          </w:divBdr>
        </w:div>
        <w:div w:id="1707561131">
          <w:marLeft w:val="640"/>
          <w:marRight w:val="0"/>
          <w:marTop w:val="0"/>
          <w:marBottom w:val="0"/>
          <w:divBdr>
            <w:top w:val="none" w:sz="0" w:space="0" w:color="auto"/>
            <w:left w:val="none" w:sz="0" w:space="0" w:color="auto"/>
            <w:bottom w:val="none" w:sz="0" w:space="0" w:color="auto"/>
            <w:right w:val="none" w:sz="0" w:space="0" w:color="auto"/>
          </w:divBdr>
        </w:div>
        <w:div w:id="1239679349">
          <w:marLeft w:val="640"/>
          <w:marRight w:val="0"/>
          <w:marTop w:val="0"/>
          <w:marBottom w:val="0"/>
          <w:divBdr>
            <w:top w:val="none" w:sz="0" w:space="0" w:color="auto"/>
            <w:left w:val="none" w:sz="0" w:space="0" w:color="auto"/>
            <w:bottom w:val="none" w:sz="0" w:space="0" w:color="auto"/>
            <w:right w:val="none" w:sz="0" w:space="0" w:color="auto"/>
          </w:divBdr>
        </w:div>
        <w:div w:id="1937203530">
          <w:marLeft w:val="640"/>
          <w:marRight w:val="0"/>
          <w:marTop w:val="0"/>
          <w:marBottom w:val="0"/>
          <w:divBdr>
            <w:top w:val="none" w:sz="0" w:space="0" w:color="auto"/>
            <w:left w:val="none" w:sz="0" w:space="0" w:color="auto"/>
            <w:bottom w:val="none" w:sz="0" w:space="0" w:color="auto"/>
            <w:right w:val="none" w:sz="0" w:space="0" w:color="auto"/>
          </w:divBdr>
        </w:div>
        <w:div w:id="137263059">
          <w:marLeft w:val="640"/>
          <w:marRight w:val="0"/>
          <w:marTop w:val="0"/>
          <w:marBottom w:val="0"/>
          <w:divBdr>
            <w:top w:val="none" w:sz="0" w:space="0" w:color="auto"/>
            <w:left w:val="none" w:sz="0" w:space="0" w:color="auto"/>
            <w:bottom w:val="none" w:sz="0" w:space="0" w:color="auto"/>
            <w:right w:val="none" w:sz="0" w:space="0" w:color="auto"/>
          </w:divBdr>
        </w:div>
        <w:div w:id="2139646607">
          <w:marLeft w:val="640"/>
          <w:marRight w:val="0"/>
          <w:marTop w:val="0"/>
          <w:marBottom w:val="0"/>
          <w:divBdr>
            <w:top w:val="none" w:sz="0" w:space="0" w:color="auto"/>
            <w:left w:val="none" w:sz="0" w:space="0" w:color="auto"/>
            <w:bottom w:val="none" w:sz="0" w:space="0" w:color="auto"/>
            <w:right w:val="none" w:sz="0" w:space="0" w:color="auto"/>
          </w:divBdr>
        </w:div>
        <w:div w:id="200823025">
          <w:marLeft w:val="640"/>
          <w:marRight w:val="0"/>
          <w:marTop w:val="0"/>
          <w:marBottom w:val="0"/>
          <w:divBdr>
            <w:top w:val="none" w:sz="0" w:space="0" w:color="auto"/>
            <w:left w:val="none" w:sz="0" w:space="0" w:color="auto"/>
            <w:bottom w:val="none" w:sz="0" w:space="0" w:color="auto"/>
            <w:right w:val="none" w:sz="0" w:space="0" w:color="auto"/>
          </w:divBdr>
        </w:div>
        <w:div w:id="1372681551">
          <w:marLeft w:val="640"/>
          <w:marRight w:val="0"/>
          <w:marTop w:val="0"/>
          <w:marBottom w:val="0"/>
          <w:divBdr>
            <w:top w:val="none" w:sz="0" w:space="0" w:color="auto"/>
            <w:left w:val="none" w:sz="0" w:space="0" w:color="auto"/>
            <w:bottom w:val="none" w:sz="0" w:space="0" w:color="auto"/>
            <w:right w:val="none" w:sz="0" w:space="0" w:color="auto"/>
          </w:divBdr>
        </w:div>
        <w:div w:id="266960368">
          <w:marLeft w:val="640"/>
          <w:marRight w:val="0"/>
          <w:marTop w:val="0"/>
          <w:marBottom w:val="0"/>
          <w:divBdr>
            <w:top w:val="none" w:sz="0" w:space="0" w:color="auto"/>
            <w:left w:val="none" w:sz="0" w:space="0" w:color="auto"/>
            <w:bottom w:val="none" w:sz="0" w:space="0" w:color="auto"/>
            <w:right w:val="none" w:sz="0" w:space="0" w:color="auto"/>
          </w:divBdr>
        </w:div>
        <w:div w:id="288362523">
          <w:marLeft w:val="640"/>
          <w:marRight w:val="0"/>
          <w:marTop w:val="0"/>
          <w:marBottom w:val="0"/>
          <w:divBdr>
            <w:top w:val="none" w:sz="0" w:space="0" w:color="auto"/>
            <w:left w:val="none" w:sz="0" w:space="0" w:color="auto"/>
            <w:bottom w:val="none" w:sz="0" w:space="0" w:color="auto"/>
            <w:right w:val="none" w:sz="0" w:space="0" w:color="auto"/>
          </w:divBdr>
        </w:div>
        <w:div w:id="2060090419">
          <w:marLeft w:val="640"/>
          <w:marRight w:val="0"/>
          <w:marTop w:val="0"/>
          <w:marBottom w:val="0"/>
          <w:divBdr>
            <w:top w:val="none" w:sz="0" w:space="0" w:color="auto"/>
            <w:left w:val="none" w:sz="0" w:space="0" w:color="auto"/>
            <w:bottom w:val="none" w:sz="0" w:space="0" w:color="auto"/>
            <w:right w:val="none" w:sz="0" w:space="0" w:color="auto"/>
          </w:divBdr>
        </w:div>
        <w:div w:id="1633293695">
          <w:marLeft w:val="640"/>
          <w:marRight w:val="0"/>
          <w:marTop w:val="0"/>
          <w:marBottom w:val="0"/>
          <w:divBdr>
            <w:top w:val="none" w:sz="0" w:space="0" w:color="auto"/>
            <w:left w:val="none" w:sz="0" w:space="0" w:color="auto"/>
            <w:bottom w:val="none" w:sz="0" w:space="0" w:color="auto"/>
            <w:right w:val="none" w:sz="0" w:space="0" w:color="auto"/>
          </w:divBdr>
        </w:div>
        <w:div w:id="662702553">
          <w:marLeft w:val="640"/>
          <w:marRight w:val="0"/>
          <w:marTop w:val="0"/>
          <w:marBottom w:val="0"/>
          <w:divBdr>
            <w:top w:val="none" w:sz="0" w:space="0" w:color="auto"/>
            <w:left w:val="none" w:sz="0" w:space="0" w:color="auto"/>
            <w:bottom w:val="none" w:sz="0" w:space="0" w:color="auto"/>
            <w:right w:val="none" w:sz="0" w:space="0" w:color="auto"/>
          </w:divBdr>
        </w:div>
        <w:div w:id="1524710372">
          <w:marLeft w:val="640"/>
          <w:marRight w:val="0"/>
          <w:marTop w:val="0"/>
          <w:marBottom w:val="0"/>
          <w:divBdr>
            <w:top w:val="none" w:sz="0" w:space="0" w:color="auto"/>
            <w:left w:val="none" w:sz="0" w:space="0" w:color="auto"/>
            <w:bottom w:val="none" w:sz="0" w:space="0" w:color="auto"/>
            <w:right w:val="none" w:sz="0" w:space="0" w:color="auto"/>
          </w:divBdr>
        </w:div>
        <w:div w:id="586500594">
          <w:marLeft w:val="640"/>
          <w:marRight w:val="0"/>
          <w:marTop w:val="0"/>
          <w:marBottom w:val="0"/>
          <w:divBdr>
            <w:top w:val="none" w:sz="0" w:space="0" w:color="auto"/>
            <w:left w:val="none" w:sz="0" w:space="0" w:color="auto"/>
            <w:bottom w:val="none" w:sz="0" w:space="0" w:color="auto"/>
            <w:right w:val="none" w:sz="0" w:space="0" w:color="auto"/>
          </w:divBdr>
        </w:div>
        <w:div w:id="1683240622">
          <w:marLeft w:val="640"/>
          <w:marRight w:val="0"/>
          <w:marTop w:val="0"/>
          <w:marBottom w:val="0"/>
          <w:divBdr>
            <w:top w:val="none" w:sz="0" w:space="0" w:color="auto"/>
            <w:left w:val="none" w:sz="0" w:space="0" w:color="auto"/>
            <w:bottom w:val="none" w:sz="0" w:space="0" w:color="auto"/>
            <w:right w:val="none" w:sz="0" w:space="0" w:color="auto"/>
          </w:divBdr>
        </w:div>
        <w:div w:id="964508701">
          <w:marLeft w:val="640"/>
          <w:marRight w:val="0"/>
          <w:marTop w:val="0"/>
          <w:marBottom w:val="0"/>
          <w:divBdr>
            <w:top w:val="none" w:sz="0" w:space="0" w:color="auto"/>
            <w:left w:val="none" w:sz="0" w:space="0" w:color="auto"/>
            <w:bottom w:val="none" w:sz="0" w:space="0" w:color="auto"/>
            <w:right w:val="none" w:sz="0" w:space="0" w:color="auto"/>
          </w:divBdr>
        </w:div>
        <w:div w:id="1023286289">
          <w:marLeft w:val="640"/>
          <w:marRight w:val="0"/>
          <w:marTop w:val="0"/>
          <w:marBottom w:val="0"/>
          <w:divBdr>
            <w:top w:val="none" w:sz="0" w:space="0" w:color="auto"/>
            <w:left w:val="none" w:sz="0" w:space="0" w:color="auto"/>
            <w:bottom w:val="none" w:sz="0" w:space="0" w:color="auto"/>
            <w:right w:val="none" w:sz="0" w:space="0" w:color="auto"/>
          </w:divBdr>
        </w:div>
        <w:div w:id="1490051359">
          <w:marLeft w:val="640"/>
          <w:marRight w:val="0"/>
          <w:marTop w:val="0"/>
          <w:marBottom w:val="0"/>
          <w:divBdr>
            <w:top w:val="none" w:sz="0" w:space="0" w:color="auto"/>
            <w:left w:val="none" w:sz="0" w:space="0" w:color="auto"/>
            <w:bottom w:val="none" w:sz="0" w:space="0" w:color="auto"/>
            <w:right w:val="none" w:sz="0" w:space="0" w:color="auto"/>
          </w:divBdr>
        </w:div>
        <w:div w:id="1949196393">
          <w:marLeft w:val="640"/>
          <w:marRight w:val="0"/>
          <w:marTop w:val="0"/>
          <w:marBottom w:val="0"/>
          <w:divBdr>
            <w:top w:val="none" w:sz="0" w:space="0" w:color="auto"/>
            <w:left w:val="none" w:sz="0" w:space="0" w:color="auto"/>
            <w:bottom w:val="none" w:sz="0" w:space="0" w:color="auto"/>
            <w:right w:val="none" w:sz="0" w:space="0" w:color="auto"/>
          </w:divBdr>
        </w:div>
        <w:div w:id="852839791">
          <w:marLeft w:val="640"/>
          <w:marRight w:val="0"/>
          <w:marTop w:val="0"/>
          <w:marBottom w:val="0"/>
          <w:divBdr>
            <w:top w:val="none" w:sz="0" w:space="0" w:color="auto"/>
            <w:left w:val="none" w:sz="0" w:space="0" w:color="auto"/>
            <w:bottom w:val="none" w:sz="0" w:space="0" w:color="auto"/>
            <w:right w:val="none" w:sz="0" w:space="0" w:color="auto"/>
          </w:divBdr>
        </w:div>
        <w:div w:id="1230577999">
          <w:marLeft w:val="640"/>
          <w:marRight w:val="0"/>
          <w:marTop w:val="0"/>
          <w:marBottom w:val="0"/>
          <w:divBdr>
            <w:top w:val="none" w:sz="0" w:space="0" w:color="auto"/>
            <w:left w:val="none" w:sz="0" w:space="0" w:color="auto"/>
            <w:bottom w:val="none" w:sz="0" w:space="0" w:color="auto"/>
            <w:right w:val="none" w:sz="0" w:space="0" w:color="auto"/>
          </w:divBdr>
        </w:div>
        <w:div w:id="1550649046">
          <w:marLeft w:val="640"/>
          <w:marRight w:val="0"/>
          <w:marTop w:val="0"/>
          <w:marBottom w:val="0"/>
          <w:divBdr>
            <w:top w:val="none" w:sz="0" w:space="0" w:color="auto"/>
            <w:left w:val="none" w:sz="0" w:space="0" w:color="auto"/>
            <w:bottom w:val="none" w:sz="0" w:space="0" w:color="auto"/>
            <w:right w:val="none" w:sz="0" w:space="0" w:color="auto"/>
          </w:divBdr>
        </w:div>
        <w:div w:id="949776769">
          <w:marLeft w:val="640"/>
          <w:marRight w:val="0"/>
          <w:marTop w:val="0"/>
          <w:marBottom w:val="0"/>
          <w:divBdr>
            <w:top w:val="none" w:sz="0" w:space="0" w:color="auto"/>
            <w:left w:val="none" w:sz="0" w:space="0" w:color="auto"/>
            <w:bottom w:val="none" w:sz="0" w:space="0" w:color="auto"/>
            <w:right w:val="none" w:sz="0" w:space="0" w:color="auto"/>
          </w:divBdr>
        </w:div>
        <w:div w:id="2068607887">
          <w:marLeft w:val="640"/>
          <w:marRight w:val="0"/>
          <w:marTop w:val="0"/>
          <w:marBottom w:val="0"/>
          <w:divBdr>
            <w:top w:val="none" w:sz="0" w:space="0" w:color="auto"/>
            <w:left w:val="none" w:sz="0" w:space="0" w:color="auto"/>
            <w:bottom w:val="none" w:sz="0" w:space="0" w:color="auto"/>
            <w:right w:val="none" w:sz="0" w:space="0" w:color="auto"/>
          </w:divBdr>
        </w:div>
        <w:div w:id="1522621547">
          <w:marLeft w:val="640"/>
          <w:marRight w:val="0"/>
          <w:marTop w:val="0"/>
          <w:marBottom w:val="0"/>
          <w:divBdr>
            <w:top w:val="none" w:sz="0" w:space="0" w:color="auto"/>
            <w:left w:val="none" w:sz="0" w:space="0" w:color="auto"/>
            <w:bottom w:val="none" w:sz="0" w:space="0" w:color="auto"/>
            <w:right w:val="none" w:sz="0" w:space="0" w:color="auto"/>
          </w:divBdr>
        </w:div>
        <w:div w:id="660893793">
          <w:marLeft w:val="640"/>
          <w:marRight w:val="0"/>
          <w:marTop w:val="0"/>
          <w:marBottom w:val="0"/>
          <w:divBdr>
            <w:top w:val="none" w:sz="0" w:space="0" w:color="auto"/>
            <w:left w:val="none" w:sz="0" w:space="0" w:color="auto"/>
            <w:bottom w:val="none" w:sz="0" w:space="0" w:color="auto"/>
            <w:right w:val="none" w:sz="0" w:space="0" w:color="auto"/>
          </w:divBdr>
        </w:div>
        <w:div w:id="1503163098">
          <w:marLeft w:val="640"/>
          <w:marRight w:val="0"/>
          <w:marTop w:val="0"/>
          <w:marBottom w:val="0"/>
          <w:divBdr>
            <w:top w:val="none" w:sz="0" w:space="0" w:color="auto"/>
            <w:left w:val="none" w:sz="0" w:space="0" w:color="auto"/>
            <w:bottom w:val="none" w:sz="0" w:space="0" w:color="auto"/>
            <w:right w:val="none" w:sz="0" w:space="0" w:color="auto"/>
          </w:divBdr>
        </w:div>
        <w:div w:id="909923101">
          <w:marLeft w:val="640"/>
          <w:marRight w:val="0"/>
          <w:marTop w:val="0"/>
          <w:marBottom w:val="0"/>
          <w:divBdr>
            <w:top w:val="none" w:sz="0" w:space="0" w:color="auto"/>
            <w:left w:val="none" w:sz="0" w:space="0" w:color="auto"/>
            <w:bottom w:val="none" w:sz="0" w:space="0" w:color="auto"/>
            <w:right w:val="none" w:sz="0" w:space="0" w:color="auto"/>
          </w:divBdr>
        </w:div>
        <w:div w:id="456263236">
          <w:marLeft w:val="640"/>
          <w:marRight w:val="0"/>
          <w:marTop w:val="0"/>
          <w:marBottom w:val="0"/>
          <w:divBdr>
            <w:top w:val="none" w:sz="0" w:space="0" w:color="auto"/>
            <w:left w:val="none" w:sz="0" w:space="0" w:color="auto"/>
            <w:bottom w:val="none" w:sz="0" w:space="0" w:color="auto"/>
            <w:right w:val="none" w:sz="0" w:space="0" w:color="auto"/>
          </w:divBdr>
        </w:div>
        <w:div w:id="1483158431">
          <w:marLeft w:val="640"/>
          <w:marRight w:val="0"/>
          <w:marTop w:val="0"/>
          <w:marBottom w:val="0"/>
          <w:divBdr>
            <w:top w:val="none" w:sz="0" w:space="0" w:color="auto"/>
            <w:left w:val="none" w:sz="0" w:space="0" w:color="auto"/>
            <w:bottom w:val="none" w:sz="0" w:space="0" w:color="auto"/>
            <w:right w:val="none" w:sz="0" w:space="0" w:color="auto"/>
          </w:divBdr>
        </w:div>
        <w:div w:id="1863518416">
          <w:marLeft w:val="640"/>
          <w:marRight w:val="0"/>
          <w:marTop w:val="0"/>
          <w:marBottom w:val="0"/>
          <w:divBdr>
            <w:top w:val="none" w:sz="0" w:space="0" w:color="auto"/>
            <w:left w:val="none" w:sz="0" w:space="0" w:color="auto"/>
            <w:bottom w:val="none" w:sz="0" w:space="0" w:color="auto"/>
            <w:right w:val="none" w:sz="0" w:space="0" w:color="auto"/>
          </w:divBdr>
        </w:div>
        <w:div w:id="535389496">
          <w:marLeft w:val="640"/>
          <w:marRight w:val="0"/>
          <w:marTop w:val="0"/>
          <w:marBottom w:val="0"/>
          <w:divBdr>
            <w:top w:val="none" w:sz="0" w:space="0" w:color="auto"/>
            <w:left w:val="none" w:sz="0" w:space="0" w:color="auto"/>
            <w:bottom w:val="none" w:sz="0" w:space="0" w:color="auto"/>
            <w:right w:val="none" w:sz="0" w:space="0" w:color="auto"/>
          </w:divBdr>
        </w:div>
        <w:div w:id="957296964">
          <w:marLeft w:val="640"/>
          <w:marRight w:val="0"/>
          <w:marTop w:val="0"/>
          <w:marBottom w:val="0"/>
          <w:divBdr>
            <w:top w:val="none" w:sz="0" w:space="0" w:color="auto"/>
            <w:left w:val="none" w:sz="0" w:space="0" w:color="auto"/>
            <w:bottom w:val="none" w:sz="0" w:space="0" w:color="auto"/>
            <w:right w:val="none" w:sz="0" w:space="0" w:color="auto"/>
          </w:divBdr>
        </w:div>
        <w:div w:id="309797198">
          <w:marLeft w:val="640"/>
          <w:marRight w:val="0"/>
          <w:marTop w:val="0"/>
          <w:marBottom w:val="0"/>
          <w:divBdr>
            <w:top w:val="none" w:sz="0" w:space="0" w:color="auto"/>
            <w:left w:val="none" w:sz="0" w:space="0" w:color="auto"/>
            <w:bottom w:val="none" w:sz="0" w:space="0" w:color="auto"/>
            <w:right w:val="none" w:sz="0" w:space="0" w:color="auto"/>
          </w:divBdr>
        </w:div>
        <w:div w:id="866680360">
          <w:marLeft w:val="640"/>
          <w:marRight w:val="0"/>
          <w:marTop w:val="0"/>
          <w:marBottom w:val="0"/>
          <w:divBdr>
            <w:top w:val="none" w:sz="0" w:space="0" w:color="auto"/>
            <w:left w:val="none" w:sz="0" w:space="0" w:color="auto"/>
            <w:bottom w:val="none" w:sz="0" w:space="0" w:color="auto"/>
            <w:right w:val="none" w:sz="0" w:space="0" w:color="auto"/>
          </w:divBdr>
        </w:div>
        <w:div w:id="4478766">
          <w:marLeft w:val="640"/>
          <w:marRight w:val="0"/>
          <w:marTop w:val="0"/>
          <w:marBottom w:val="0"/>
          <w:divBdr>
            <w:top w:val="none" w:sz="0" w:space="0" w:color="auto"/>
            <w:left w:val="none" w:sz="0" w:space="0" w:color="auto"/>
            <w:bottom w:val="none" w:sz="0" w:space="0" w:color="auto"/>
            <w:right w:val="none" w:sz="0" w:space="0" w:color="auto"/>
          </w:divBdr>
        </w:div>
        <w:div w:id="414402904">
          <w:marLeft w:val="640"/>
          <w:marRight w:val="0"/>
          <w:marTop w:val="0"/>
          <w:marBottom w:val="0"/>
          <w:divBdr>
            <w:top w:val="none" w:sz="0" w:space="0" w:color="auto"/>
            <w:left w:val="none" w:sz="0" w:space="0" w:color="auto"/>
            <w:bottom w:val="none" w:sz="0" w:space="0" w:color="auto"/>
            <w:right w:val="none" w:sz="0" w:space="0" w:color="auto"/>
          </w:divBdr>
        </w:div>
        <w:div w:id="1202788980">
          <w:marLeft w:val="640"/>
          <w:marRight w:val="0"/>
          <w:marTop w:val="0"/>
          <w:marBottom w:val="0"/>
          <w:divBdr>
            <w:top w:val="none" w:sz="0" w:space="0" w:color="auto"/>
            <w:left w:val="none" w:sz="0" w:space="0" w:color="auto"/>
            <w:bottom w:val="none" w:sz="0" w:space="0" w:color="auto"/>
            <w:right w:val="none" w:sz="0" w:space="0" w:color="auto"/>
          </w:divBdr>
        </w:div>
        <w:div w:id="1534465157">
          <w:marLeft w:val="640"/>
          <w:marRight w:val="0"/>
          <w:marTop w:val="0"/>
          <w:marBottom w:val="0"/>
          <w:divBdr>
            <w:top w:val="none" w:sz="0" w:space="0" w:color="auto"/>
            <w:left w:val="none" w:sz="0" w:space="0" w:color="auto"/>
            <w:bottom w:val="none" w:sz="0" w:space="0" w:color="auto"/>
            <w:right w:val="none" w:sz="0" w:space="0" w:color="auto"/>
          </w:divBdr>
        </w:div>
        <w:div w:id="1174876338">
          <w:marLeft w:val="640"/>
          <w:marRight w:val="0"/>
          <w:marTop w:val="0"/>
          <w:marBottom w:val="0"/>
          <w:divBdr>
            <w:top w:val="none" w:sz="0" w:space="0" w:color="auto"/>
            <w:left w:val="none" w:sz="0" w:space="0" w:color="auto"/>
            <w:bottom w:val="none" w:sz="0" w:space="0" w:color="auto"/>
            <w:right w:val="none" w:sz="0" w:space="0" w:color="auto"/>
          </w:divBdr>
        </w:div>
        <w:div w:id="1040088953">
          <w:marLeft w:val="640"/>
          <w:marRight w:val="0"/>
          <w:marTop w:val="0"/>
          <w:marBottom w:val="0"/>
          <w:divBdr>
            <w:top w:val="none" w:sz="0" w:space="0" w:color="auto"/>
            <w:left w:val="none" w:sz="0" w:space="0" w:color="auto"/>
            <w:bottom w:val="none" w:sz="0" w:space="0" w:color="auto"/>
            <w:right w:val="none" w:sz="0" w:space="0" w:color="auto"/>
          </w:divBdr>
        </w:div>
        <w:div w:id="1850171406">
          <w:marLeft w:val="640"/>
          <w:marRight w:val="0"/>
          <w:marTop w:val="0"/>
          <w:marBottom w:val="0"/>
          <w:divBdr>
            <w:top w:val="none" w:sz="0" w:space="0" w:color="auto"/>
            <w:left w:val="none" w:sz="0" w:space="0" w:color="auto"/>
            <w:bottom w:val="none" w:sz="0" w:space="0" w:color="auto"/>
            <w:right w:val="none" w:sz="0" w:space="0" w:color="auto"/>
          </w:divBdr>
        </w:div>
        <w:div w:id="809857272">
          <w:marLeft w:val="640"/>
          <w:marRight w:val="0"/>
          <w:marTop w:val="0"/>
          <w:marBottom w:val="0"/>
          <w:divBdr>
            <w:top w:val="none" w:sz="0" w:space="0" w:color="auto"/>
            <w:left w:val="none" w:sz="0" w:space="0" w:color="auto"/>
            <w:bottom w:val="none" w:sz="0" w:space="0" w:color="auto"/>
            <w:right w:val="none" w:sz="0" w:space="0" w:color="auto"/>
          </w:divBdr>
        </w:div>
        <w:div w:id="349651070">
          <w:marLeft w:val="640"/>
          <w:marRight w:val="0"/>
          <w:marTop w:val="0"/>
          <w:marBottom w:val="0"/>
          <w:divBdr>
            <w:top w:val="none" w:sz="0" w:space="0" w:color="auto"/>
            <w:left w:val="none" w:sz="0" w:space="0" w:color="auto"/>
            <w:bottom w:val="none" w:sz="0" w:space="0" w:color="auto"/>
            <w:right w:val="none" w:sz="0" w:space="0" w:color="auto"/>
          </w:divBdr>
        </w:div>
        <w:div w:id="1198934705">
          <w:marLeft w:val="640"/>
          <w:marRight w:val="0"/>
          <w:marTop w:val="0"/>
          <w:marBottom w:val="0"/>
          <w:divBdr>
            <w:top w:val="none" w:sz="0" w:space="0" w:color="auto"/>
            <w:left w:val="none" w:sz="0" w:space="0" w:color="auto"/>
            <w:bottom w:val="none" w:sz="0" w:space="0" w:color="auto"/>
            <w:right w:val="none" w:sz="0" w:space="0" w:color="auto"/>
          </w:divBdr>
        </w:div>
        <w:div w:id="1999845443">
          <w:marLeft w:val="640"/>
          <w:marRight w:val="0"/>
          <w:marTop w:val="0"/>
          <w:marBottom w:val="0"/>
          <w:divBdr>
            <w:top w:val="none" w:sz="0" w:space="0" w:color="auto"/>
            <w:left w:val="none" w:sz="0" w:space="0" w:color="auto"/>
            <w:bottom w:val="none" w:sz="0" w:space="0" w:color="auto"/>
            <w:right w:val="none" w:sz="0" w:space="0" w:color="auto"/>
          </w:divBdr>
        </w:div>
        <w:div w:id="1803844248">
          <w:marLeft w:val="640"/>
          <w:marRight w:val="0"/>
          <w:marTop w:val="0"/>
          <w:marBottom w:val="0"/>
          <w:divBdr>
            <w:top w:val="none" w:sz="0" w:space="0" w:color="auto"/>
            <w:left w:val="none" w:sz="0" w:space="0" w:color="auto"/>
            <w:bottom w:val="none" w:sz="0" w:space="0" w:color="auto"/>
            <w:right w:val="none" w:sz="0" w:space="0" w:color="auto"/>
          </w:divBdr>
        </w:div>
        <w:div w:id="858541790">
          <w:marLeft w:val="640"/>
          <w:marRight w:val="0"/>
          <w:marTop w:val="0"/>
          <w:marBottom w:val="0"/>
          <w:divBdr>
            <w:top w:val="none" w:sz="0" w:space="0" w:color="auto"/>
            <w:left w:val="none" w:sz="0" w:space="0" w:color="auto"/>
            <w:bottom w:val="none" w:sz="0" w:space="0" w:color="auto"/>
            <w:right w:val="none" w:sz="0" w:space="0" w:color="auto"/>
          </w:divBdr>
        </w:div>
        <w:div w:id="1017149177">
          <w:marLeft w:val="640"/>
          <w:marRight w:val="0"/>
          <w:marTop w:val="0"/>
          <w:marBottom w:val="0"/>
          <w:divBdr>
            <w:top w:val="none" w:sz="0" w:space="0" w:color="auto"/>
            <w:left w:val="none" w:sz="0" w:space="0" w:color="auto"/>
            <w:bottom w:val="none" w:sz="0" w:space="0" w:color="auto"/>
            <w:right w:val="none" w:sz="0" w:space="0" w:color="auto"/>
          </w:divBdr>
        </w:div>
        <w:div w:id="1276673412">
          <w:marLeft w:val="640"/>
          <w:marRight w:val="0"/>
          <w:marTop w:val="0"/>
          <w:marBottom w:val="0"/>
          <w:divBdr>
            <w:top w:val="none" w:sz="0" w:space="0" w:color="auto"/>
            <w:left w:val="none" w:sz="0" w:space="0" w:color="auto"/>
            <w:bottom w:val="none" w:sz="0" w:space="0" w:color="auto"/>
            <w:right w:val="none" w:sz="0" w:space="0" w:color="auto"/>
          </w:divBdr>
        </w:div>
        <w:div w:id="1481538092">
          <w:marLeft w:val="640"/>
          <w:marRight w:val="0"/>
          <w:marTop w:val="0"/>
          <w:marBottom w:val="0"/>
          <w:divBdr>
            <w:top w:val="none" w:sz="0" w:space="0" w:color="auto"/>
            <w:left w:val="none" w:sz="0" w:space="0" w:color="auto"/>
            <w:bottom w:val="none" w:sz="0" w:space="0" w:color="auto"/>
            <w:right w:val="none" w:sz="0" w:space="0" w:color="auto"/>
          </w:divBdr>
        </w:div>
        <w:div w:id="158079998">
          <w:marLeft w:val="640"/>
          <w:marRight w:val="0"/>
          <w:marTop w:val="0"/>
          <w:marBottom w:val="0"/>
          <w:divBdr>
            <w:top w:val="none" w:sz="0" w:space="0" w:color="auto"/>
            <w:left w:val="none" w:sz="0" w:space="0" w:color="auto"/>
            <w:bottom w:val="none" w:sz="0" w:space="0" w:color="auto"/>
            <w:right w:val="none" w:sz="0" w:space="0" w:color="auto"/>
          </w:divBdr>
        </w:div>
        <w:div w:id="1649362549">
          <w:marLeft w:val="640"/>
          <w:marRight w:val="0"/>
          <w:marTop w:val="0"/>
          <w:marBottom w:val="0"/>
          <w:divBdr>
            <w:top w:val="none" w:sz="0" w:space="0" w:color="auto"/>
            <w:left w:val="none" w:sz="0" w:space="0" w:color="auto"/>
            <w:bottom w:val="none" w:sz="0" w:space="0" w:color="auto"/>
            <w:right w:val="none" w:sz="0" w:space="0" w:color="auto"/>
          </w:divBdr>
        </w:div>
        <w:div w:id="626398526">
          <w:marLeft w:val="640"/>
          <w:marRight w:val="0"/>
          <w:marTop w:val="0"/>
          <w:marBottom w:val="0"/>
          <w:divBdr>
            <w:top w:val="none" w:sz="0" w:space="0" w:color="auto"/>
            <w:left w:val="none" w:sz="0" w:space="0" w:color="auto"/>
            <w:bottom w:val="none" w:sz="0" w:space="0" w:color="auto"/>
            <w:right w:val="none" w:sz="0" w:space="0" w:color="auto"/>
          </w:divBdr>
        </w:div>
        <w:div w:id="1833140191">
          <w:marLeft w:val="640"/>
          <w:marRight w:val="0"/>
          <w:marTop w:val="0"/>
          <w:marBottom w:val="0"/>
          <w:divBdr>
            <w:top w:val="none" w:sz="0" w:space="0" w:color="auto"/>
            <w:left w:val="none" w:sz="0" w:space="0" w:color="auto"/>
            <w:bottom w:val="none" w:sz="0" w:space="0" w:color="auto"/>
            <w:right w:val="none" w:sz="0" w:space="0" w:color="auto"/>
          </w:divBdr>
        </w:div>
        <w:div w:id="1166018947">
          <w:marLeft w:val="640"/>
          <w:marRight w:val="0"/>
          <w:marTop w:val="0"/>
          <w:marBottom w:val="0"/>
          <w:divBdr>
            <w:top w:val="none" w:sz="0" w:space="0" w:color="auto"/>
            <w:left w:val="none" w:sz="0" w:space="0" w:color="auto"/>
            <w:bottom w:val="none" w:sz="0" w:space="0" w:color="auto"/>
            <w:right w:val="none" w:sz="0" w:space="0" w:color="auto"/>
          </w:divBdr>
        </w:div>
        <w:div w:id="1856070528">
          <w:marLeft w:val="640"/>
          <w:marRight w:val="0"/>
          <w:marTop w:val="0"/>
          <w:marBottom w:val="0"/>
          <w:divBdr>
            <w:top w:val="none" w:sz="0" w:space="0" w:color="auto"/>
            <w:left w:val="none" w:sz="0" w:space="0" w:color="auto"/>
            <w:bottom w:val="none" w:sz="0" w:space="0" w:color="auto"/>
            <w:right w:val="none" w:sz="0" w:space="0" w:color="auto"/>
          </w:divBdr>
        </w:div>
        <w:div w:id="1185442351">
          <w:marLeft w:val="640"/>
          <w:marRight w:val="0"/>
          <w:marTop w:val="0"/>
          <w:marBottom w:val="0"/>
          <w:divBdr>
            <w:top w:val="none" w:sz="0" w:space="0" w:color="auto"/>
            <w:left w:val="none" w:sz="0" w:space="0" w:color="auto"/>
            <w:bottom w:val="none" w:sz="0" w:space="0" w:color="auto"/>
            <w:right w:val="none" w:sz="0" w:space="0" w:color="auto"/>
          </w:divBdr>
        </w:div>
        <w:div w:id="1019430305">
          <w:marLeft w:val="640"/>
          <w:marRight w:val="0"/>
          <w:marTop w:val="0"/>
          <w:marBottom w:val="0"/>
          <w:divBdr>
            <w:top w:val="none" w:sz="0" w:space="0" w:color="auto"/>
            <w:left w:val="none" w:sz="0" w:space="0" w:color="auto"/>
            <w:bottom w:val="none" w:sz="0" w:space="0" w:color="auto"/>
            <w:right w:val="none" w:sz="0" w:space="0" w:color="auto"/>
          </w:divBdr>
        </w:div>
        <w:div w:id="1433235024">
          <w:marLeft w:val="640"/>
          <w:marRight w:val="0"/>
          <w:marTop w:val="0"/>
          <w:marBottom w:val="0"/>
          <w:divBdr>
            <w:top w:val="none" w:sz="0" w:space="0" w:color="auto"/>
            <w:left w:val="none" w:sz="0" w:space="0" w:color="auto"/>
            <w:bottom w:val="none" w:sz="0" w:space="0" w:color="auto"/>
            <w:right w:val="none" w:sz="0" w:space="0" w:color="auto"/>
          </w:divBdr>
        </w:div>
        <w:div w:id="355086397">
          <w:marLeft w:val="640"/>
          <w:marRight w:val="0"/>
          <w:marTop w:val="0"/>
          <w:marBottom w:val="0"/>
          <w:divBdr>
            <w:top w:val="none" w:sz="0" w:space="0" w:color="auto"/>
            <w:left w:val="none" w:sz="0" w:space="0" w:color="auto"/>
            <w:bottom w:val="none" w:sz="0" w:space="0" w:color="auto"/>
            <w:right w:val="none" w:sz="0" w:space="0" w:color="auto"/>
          </w:divBdr>
        </w:div>
        <w:div w:id="534737475">
          <w:marLeft w:val="640"/>
          <w:marRight w:val="0"/>
          <w:marTop w:val="0"/>
          <w:marBottom w:val="0"/>
          <w:divBdr>
            <w:top w:val="none" w:sz="0" w:space="0" w:color="auto"/>
            <w:left w:val="none" w:sz="0" w:space="0" w:color="auto"/>
            <w:bottom w:val="none" w:sz="0" w:space="0" w:color="auto"/>
            <w:right w:val="none" w:sz="0" w:space="0" w:color="auto"/>
          </w:divBdr>
        </w:div>
        <w:div w:id="334040269">
          <w:marLeft w:val="640"/>
          <w:marRight w:val="0"/>
          <w:marTop w:val="0"/>
          <w:marBottom w:val="0"/>
          <w:divBdr>
            <w:top w:val="none" w:sz="0" w:space="0" w:color="auto"/>
            <w:left w:val="none" w:sz="0" w:space="0" w:color="auto"/>
            <w:bottom w:val="none" w:sz="0" w:space="0" w:color="auto"/>
            <w:right w:val="none" w:sz="0" w:space="0" w:color="auto"/>
          </w:divBdr>
        </w:div>
        <w:div w:id="358049203">
          <w:marLeft w:val="640"/>
          <w:marRight w:val="0"/>
          <w:marTop w:val="0"/>
          <w:marBottom w:val="0"/>
          <w:divBdr>
            <w:top w:val="none" w:sz="0" w:space="0" w:color="auto"/>
            <w:left w:val="none" w:sz="0" w:space="0" w:color="auto"/>
            <w:bottom w:val="none" w:sz="0" w:space="0" w:color="auto"/>
            <w:right w:val="none" w:sz="0" w:space="0" w:color="auto"/>
          </w:divBdr>
        </w:div>
        <w:div w:id="613291120">
          <w:marLeft w:val="640"/>
          <w:marRight w:val="0"/>
          <w:marTop w:val="0"/>
          <w:marBottom w:val="0"/>
          <w:divBdr>
            <w:top w:val="none" w:sz="0" w:space="0" w:color="auto"/>
            <w:left w:val="none" w:sz="0" w:space="0" w:color="auto"/>
            <w:bottom w:val="none" w:sz="0" w:space="0" w:color="auto"/>
            <w:right w:val="none" w:sz="0" w:space="0" w:color="auto"/>
          </w:divBdr>
        </w:div>
        <w:div w:id="539053348">
          <w:marLeft w:val="640"/>
          <w:marRight w:val="0"/>
          <w:marTop w:val="0"/>
          <w:marBottom w:val="0"/>
          <w:divBdr>
            <w:top w:val="none" w:sz="0" w:space="0" w:color="auto"/>
            <w:left w:val="none" w:sz="0" w:space="0" w:color="auto"/>
            <w:bottom w:val="none" w:sz="0" w:space="0" w:color="auto"/>
            <w:right w:val="none" w:sz="0" w:space="0" w:color="auto"/>
          </w:divBdr>
        </w:div>
        <w:div w:id="227348655">
          <w:marLeft w:val="640"/>
          <w:marRight w:val="0"/>
          <w:marTop w:val="0"/>
          <w:marBottom w:val="0"/>
          <w:divBdr>
            <w:top w:val="none" w:sz="0" w:space="0" w:color="auto"/>
            <w:left w:val="none" w:sz="0" w:space="0" w:color="auto"/>
            <w:bottom w:val="none" w:sz="0" w:space="0" w:color="auto"/>
            <w:right w:val="none" w:sz="0" w:space="0" w:color="auto"/>
          </w:divBdr>
        </w:div>
        <w:div w:id="454296946">
          <w:marLeft w:val="640"/>
          <w:marRight w:val="0"/>
          <w:marTop w:val="0"/>
          <w:marBottom w:val="0"/>
          <w:divBdr>
            <w:top w:val="none" w:sz="0" w:space="0" w:color="auto"/>
            <w:left w:val="none" w:sz="0" w:space="0" w:color="auto"/>
            <w:bottom w:val="none" w:sz="0" w:space="0" w:color="auto"/>
            <w:right w:val="none" w:sz="0" w:space="0" w:color="auto"/>
          </w:divBdr>
        </w:div>
        <w:div w:id="1724676923">
          <w:marLeft w:val="640"/>
          <w:marRight w:val="0"/>
          <w:marTop w:val="0"/>
          <w:marBottom w:val="0"/>
          <w:divBdr>
            <w:top w:val="none" w:sz="0" w:space="0" w:color="auto"/>
            <w:left w:val="none" w:sz="0" w:space="0" w:color="auto"/>
            <w:bottom w:val="none" w:sz="0" w:space="0" w:color="auto"/>
            <w:right w:val="none" w:sz="0" w:space="0" w:color="auto"/>
          </w:divBdr>
        </w:div>
        <w:div w:id="867639906">
          <w:marLeft w:val="640"/>
          <w:marRight w:val="0"/>
          <w:marTop w:val="0"/>
          <w:marBottom w:val="0"/>
          <w:divBdr>
            <w:top w:val="none" w:sz="0" w:space="0" w:color="auto"/>
            <w:left w:val="none" w:sz="0" w:space="0" w:color="auto"/>
            <w:bottom w:val="none" w:sz="0" w:space="0" w:color="auto"/>
            <w:right w:val="none" w:sz="0" w:space="0" w:color="auto"/>
          </w:divBdr>
        </w:div>
        <w:div w:id="373699407">
          <w:marLeft w:val="640"/>
          <w:marRight w:val="0"/>
          <w:marTop w:val="0"/>
          <w:marBottom w:val="0"/>
          <w:divBdr>
            <w:top w:val="none" w:sz="0" w:space="0" w:color="auto"/>
            <w:left w:val="none" w:sz="0" w:space="0" w:color="auto"/>
            <w:bottom w:val="none" w:sz="0" w:space="0" w:color="auto"/>
            <w:right w:val="none" w:sz="0" w:space="0" w:color="auto"/>
          </w:divBdr>
        </w:div>
        <w:div w:id="90442949">
          <w:marLeft w:val="640"/>
          <w:marRight w:val="0"/>
          <w:marTop w:val="0"/>
          <w:marBottom w:val="0"/>
          <w:divBdr>
            <w:top w:val="none" w:sz="0" w:space="0" w:color="auto"/>
            <w:left w:val="none" w:sz="0" w:space="0" w:color="auto"/>
            <w:bottom w:val="none" w:sz="0" w:space="0" w:color="auto"/>
            <w:right w:val="none" w:sz="0" w:space="0" w:color="auto"/>
          </w:divBdr>
        </w:div>
        <w:div w:id="2109812983">
          <w:marLeft w:val="640"/>
          <w:marRight w:val="0"/>
          <w:marTop w:val="0"/>
          <w:marBottom w:val="0"/>
          <w:divBdr>
            <w:top w:val="none" w:sz="0" w:space="0" w:color="auto"/>
            <w:left w:val="none" w:sz="0" w:space="0" w:color="auto"/>
            <w:bottom w:val="none" w:sz="0" w:space="0" w:color="auto"/>
            <w:right w:val="none" w:sz="0" w:space="0" w:color="auto"/>
          </w:divBdr>
        </w:div>
        <w:div w:id="2110881738">
          <w:marLeft w:val="640"/>
          <w:marRight w:val="0"/>
          <w:marTop w:val="0"/>
          <w:marBottom w:val="0"/>
          <w:divBdr>
            <w:top w:val="none" w:sz="0" w:space="0" w:color="auto"/>
            <w:left w:val="none" w:sz="0" w:space="0" w:color="auto"/>
            <w:bottom w:val="none" w:sz="0" w:space="0" w:color="auto"/>
            <w:right w:val="none" w:sz="0" w:space="0" w:color="auto"/>
          </w:divBdr>
        </w:div>
        <w:div w:id="366033008">
          <w:marLeft w:val="640"/>
          <w:marRight w:val="0"/>
          <w:marTop w:val="0"/>
          <w:marBottom w:val="0"/>
          <w:divBdr>
            <w:top w:val="none" w:sz="0" w:space="0" w:color="auto"/>
            <w:left w:val="none" w:sz="0" w:space="0" w:color="auto"/>
            <w:bottom w:val="none" w:sz="0" w:space="0" w:color="auto"/>
            <w:right w:val="none" w:sz="0" w:space="0" w:color="auto"/>
          </w:divBdr>
        </w:div>
        <w:div w:id="789126892">
          <w:marLeft w:val="640"/>
          <w:marRight w:val="0"/>
          <w:marTop w:val="0"/>
          <w:marBottom w:val="0"/>
          <w:divBdr>
            <w:top w:val="none" w:sz="0" w:space="0" w:color="auto"/>
            <w:left w:val="none" w:sz="0" w:space="0" w:color="auto"/>
            <w:bottom w:val="none" w:sz="0" w:space="0" w:color="auto"/>
            <w:right w:val="none" w:sz="0" w:space="0" w:color="auto"/>
          </w:divBdr>
        </w:div>
        <w:div w:id="1662738240">
          <w:marLeft w:val="640"/>
          <w:marRight w:val="0"/>
          <w:marTop w:val="0"/>
          <w:marBottom w:val="0"/>
          <w:divBdr>
            <w:top w:val="none" w:sz="0" w:space="0" w:color="auto"/>
            <w:left w:val="none" w:sz="0" w:space="0" w:color="auto"/>
            <w:bottom w:val="none" w:sz="0" w:space="0" w:color="auto"/>
            <w:right w:val="none" w:sz="0" w:space="0" w:color="auto"/>
          </w:divBdr>
        </w:div>
        <w:div w:id="955405610">
          <w:marLeft w:val="640"/>
          <w:marRight w:val="0"/>
          <w:marTop w:val="0"/>
          <w:marBottom w:val="0"/>
          <w:divBdr>
            <w:top w:val="none" w:sz="0" w:space="0" w:color="auto"/>
            <w:left w:val="none" w:sz="0" w:space="0" w:color="auto"/>
            <w:bottom w:val="none" w:sz="0" w:space="0" w:color="auto"/>
            <w:right w:val="none" w:sz="0" w:space="0" w:color="auto"/>
          </w:divBdr>
        </w:div>
        <w:div w:id="1212768166">
          <w:marLeft w:val="640"/>
          <w:marRight w:val="0"/>
          <w:marTop w:val="0"/>
          <w:marBottom w:val="0"/>
          <w:divBdr>
            <w:top w:val="none" w:sz="0" w:space="0" w:color="auto"/>
            <w:left w:val="none" w:sz="0" w:space="0" w:color="auto"/>
            <w:bottom w:val="none" w:sz="0" w:space="0" w:color="auto"/>
            <w:right w:val="none" w:sz="0" w:space="0" w:color="auto"/>
          </w:divBdr>
        </w:div>
        <w:div w:id="2123646788">
          <w:marLeft w:val="640"/>
          <w:marRight w:val="0"/>
          <w:marTop w:val="0"/>
          <w:marBottom w:val="0"/>
          <w:divBdr>
            <w:top w:val="none" w:sz="0" w:space="0" w:color="auto"/>
            <w:left w:val="none" w:sz="0" w:space="0" w:color="auto"/>
            <w:bottom w:val="none" w:sz="0" w:space="0" w:color="auto"/>
            <w:right w:val="none" w:sz="0" w:space="0" w:color="auto"/>
          </w:divBdr>
        </w:div>
        <w:div w:id="585380219">
          <w:marLeft w:val="640"/>
          <w:marRight w:val="0"/>
          <w:marTop w:val="0"/>
          <w:marBottom w:val="0"/>
          <w:divBdr>
            <w:top w:val="none" w:sz="0" w:space="0" w:color="auto"/>
            <w:left w:val="none" w:sz="0" w:space="0" w:color="auto"/>
            <w:bottom w:val="none" w:sz="0" w:space="0" w:color="auto"/>
            <w:right w:val="none" w:sz="0" w:space="0" w:color="auto"/>
          </w:divBdr>
        </w:div>
        <w:div w:id="1071273626">
          <w:marLeft w:val="640"/>
          <w:marRight w:val="0"/>
          <w:marTop w:val="0"/>
          <w:marBottom w:val="0"/>
          <w:divBdr>
            <w:top w:val="none" w:sz="0" w:space="0" w:color="auto"/>
            <w:left w:val="none" w:sz="0" w:space="0" w:color="auto"/>
            <w:bottom w:val="none" w:sz="0" w:space="0" w:color="auto"/>
            <w:right w:val="none" w:sz="0" w:space="0" w:color="auto"/>
          </w:divBdr>
        </w:div>
        <w:div w:id="2119988304">
          <w:marLeft w:val="640"/>
          <w:marRight w:val="0"/>
          <w:marTop w:val="0"/>
          <w:marBottom w:val="0"/>
          <w:divBdr>
            <w:top w:val="none" w:sz="0" w:space="0" w:color="auto"/>
            <w:left w:val="none" w:sz="0" w:space="0" w:color="auto"/>
            <w:bottom w:val="none" w:sz="0" w:space="0" w:color="auto"/>
            <w:right w:val="none" w:sz="0" w:space="0" w:color="auto"/>
          </w:divBdr>
        </w:div>
        <w:div w:id="1003119388">
          <w:marLeft w:val="640"/>
          <w:marRight w:val="0"/>
          <w:marTop w:val="0"/>
          <w:marBottom w:val="0"/>
          <w:divBdr>
            <w:top w:val="none" w:sz="0" w:space="0" w:color="auto"/>
            <w:left w:val="none" w:sz="0" w:space="0" w:color="auto"/>
            <w:bottom w:val="none" w:sz="0" w:space="0" w:color="auto"/>
            <w:right w:val="none" w:sz="0" w:space="0" w:color="auto"/>
          </w:divBdr>
        </w:div>
        <w:div w:id="1457019763">
          <w:marLeft w:val="640"/>
          <w:marRight w:val="0"/>
          <w:marTop w:val="0"/>
          <w:marBottom w:val="0"/>
          <w:divBdr>
            <w:top w:val="none" w:sz="0" w:space="0" w:color="auto"/>
            <w:left w:val="none" w:sz="0" w:space="0" w:color="auto"/>
            <w:bottom w:val="none" w:sz="0" w:space="0" w:color="auto"/>
            <w:right w:val="none" w:sz="0" w:space="0" w:color="auto"/>
          </w:divBdr>
        </w:div>
        <w:div w:id="1580747715">
          <w:marLeft w:val="640"/>
          <w:marRight w:val="0"/>
          <w:marTop w:val="0"/>
          <w:marBottom w:val="0"/>
          <w:divBdr>
            <w:top w:val="none" w:sz="0" w:space="0" w:color="auto"/>
            <w:left w:val="none" w:sz="0" w:space="0" w:color="auto"/>
            <w:bottom w:val="none" w:sz="0" w:space="0" w:color="auto"/>
            <w:right w:val="none" w:sz="0" w:space="0" w:color="auto"/>
          </w:divBdr>
        </w:div>
        <w:div w:id="639070072">
          <w:marLeft w:val="640"/>
          <w:marRight w:val="0"/>
          <w:marTop w:val="0"/>
          <w:marBottom w:val="0"/>
          <w:divBdr>
            <w:top w:val="none" w:sz="0" w:space="0" w:color="auto"/>
            <w:left w:val="none" w:sz="0" w:space="0" w:color="auto"/>
            <w:bottom w:val="none" w:sz="0" w:space="0" w:color="auto"/>
            <w:right w:val="none" w:sz="0" w:space="0" w:color="auto"/>
          </w:divBdr>
        </w:div>
        <w:div w:id="2138059682">
          <w:marLeft w:val="640"/>
          <w:marRight w:val="0"/>
          <w:marTop w:val="0"/>
          <w:marBottom w:val="0"/>
          <w:divBdr>
            <w:top w:val="none" w:sz="0" w:space="0" w:color="auto"/>
            <w:left w:val="none" w:sz="0" w:space="0" w:color="auto"/>
            <w:bottom w:val="none" w:sz="0" w:space="0" w:color="auto"/>
            <w:right w:val="none" w:sz="0" w:space="0" w:color="auto"/>
          </w:divBdr>
        </w:div>
        <w:div w:id="1850099788">
          <w:marLeft w:val="640"/>
          <w:marRight w:val="0"/>
          <w:marTop w:val="0"/>
          <w:marBottom w:val="0"/>
          <w:divBdr>
            <w:top w:val="none" w:sz="0" w:space="0" w:color="auto"/>
            <w:left w:val="none" w:sz="0" w:space="0" w:color="auto"/>
            <w:bottom w:val="none" w:sz="0" w:space="0" w:color="auto"/>
            <w:right w:val="none" w:sz="0" w:space="0" w:color="auto"/>
          </w:divBdr>
        </w:div>
        <w:div w:id="821118982">
          <w:marLeft w:val="640"/>
          <w:marRight w:val="0"/>
          <w:marTop w:val="0"/>
          <w:marBottom w:val="0"/>
          <w:divBdr>
            <w:top w:val="none" w:sz="0" w:space="0" w:color="auto"/>
            <w:left w:val="none" w:sz="0" w:space="0" w:color="auto"/>
            <w:bottom w:val="none" w:sz="0" w:space="0" w:color="auto"/>
            <w:right w:val="none" w:sz="0" w:space="0" w:color="auto"/>
          </w:divBdr>
        </w:div>
        <w:div w:id="935939847">
          <w:marLeft w:val="640"/>
          <w:marRight w:val="0"/>
          <w:marTop w:val="0"/>
          <w:marBottom w:val="0"/>
          <w:divBdr>
            <w:top w:val="none" w:sz="0" w:space="0" w:color="auto"/>
            <w:left w:val="none" w:sz="0" w:space="0" w:color="auto"/>
            <w:bottom w:val="none" w:sz="0" w:space="0" w:color="auto"/>
            <w:right w:val="none" w:sz="0" w:space="0" w:color="auto"/>
          </w:divBdr>
        </w:div>
        <w:div w:id="1607694019">
          <w:marLeft w:val="640"/>
          <w:marRight w:val="0"/>
          <w:marTop w:val="0"/>
          <w:marBottom w:val="0"/>
          <w:divBdr>
            <w:top w:val="none" w:sz="0" w:space="0" w:color="auto"/>
            <w:left w:val="none" w:sz="0" w:space="0" w:color="auto"/>
            <w:bottom w:val="none" w:sz="0" w:space="0" w:color="auto"/>
            <w:right w:val="none" w:sz="0" w:space="0" w:color="auto"/>
          </w:divBdr>
        </w:div>
        <w:div w:id="1089959286">
          <w:marLeft w:val="640"/>
          <w:marRight w:val="0"/>
          <w:marTop w:val="0"/>
          <w:marBottom w:val="0"/>
          <w:divBdr>
            <w:top w:val="none" w:sz="0" w:space="0" w:color="auto"/>
            <w:left w:val="none" w:sz="0" w:space="0" w:color="auto"/>
            <w:bottom w:val="none" w:sz="0" w:space="0" w:color="auto"/>
            <w:right w:val="none" w:sz="0" w:space="0" w:color="auto"/>
          </w:divBdr>
        </w:div>
        <w:div w:id="1402867654">
          <w:marLeft w:val="640"/>
          <w:marRight w:val="0"/>
          <w:marTop w:val="0"/>
          <w:marBottom w:val="0"/>
          <w:divBdr>
            <w:top w:val="none" w:sz="0" w:space="0" w:color="auto"/>
            <w:left w:val="none" w:sz="0" w:space="0" w:color="auto"/>
            <w:bottom w:val="none" w:sz="0" w:space="0" w:color="auto"/>
            <w:right w:val="none" w:sz="0" w:space="0" w:color="auto"/>
          </w:divBdr>
        </w:div>
        <w:div w:id="806704385">
          <w:marLeft w:val="640"/>
          <w:marRight w:val="0"/>
          <w:marTop w:val="0"/>
          <w:marBottom w:val="0"/>
          <w:divBdr>
            <w:top w:val="none" w:sz="0" w:space="0" w:color="auto"/>
            <w:left w:val="none" w:sz="0" w:space="0" w:color="auto"/>
            <w:bottom w:val="none" w:sz="0" w:space="0" w:color="auto"/>
            <w:right w:val="none" w:sz="0" w:space="0" w:color="auto"/>
          </w:divBdr>
        </w:div>
        <w:div w:id="433087495">
          <w:marLeft w:val="640"/>
          <w:marRight w:val="0"/>
          <w:marTop w:val="0"/>
          <w:marBottom w:val="0"/>
          <w:divBdr>
            <w:top w:val="none" w:sz="0" w:space="0" w:color="auto"/>
            <w:left w:val="none" w:sz="0" w:space="0" w:color="auto"/>
            <w:bottom w:val="none" w:sz="0" w:space="0" w:color="auto"/>
            <w:right w:val="none" w:sz="0" w:space="0" w:color="auto"/>
          </w:divBdr>
        </w:div>
        <w:div w:id="409350187">
          <w:marLeft w:val="640"/>
          <w:marRight w:val="0"/>
          <w:marTop w:val="0"/>
          <w:marBottom w:val="0"/>
          <w:divBdr>
            <w:top w:val="none" w:sz="0" w:space="0" w:color="auto"/>
            <w:left w:val="none" w:sz="0" w:space="0" w:color="auto"/>
            <w:bottom w:val="none" w:sz="0" w:space="0" w:color="auto"/>
            <w:right w:val="none" w:sz="0" w:space="0" w:color="auto"/>
          </w:divBdr>
        </w:div>
        <w:div w:id="1992296537">
          <w:marLeft w:val="640"/>
          <w:marRight w:val="0"/>
          <w:marTop w:val="0"/>
          <w:marBottom w:val="0"/>
          <w:divBdr>
            <w:top w:val="none" w:sz="0" w:space="0" w:color="auto"/>
            <w:left w:val="none" w:sz="0" w:space="0" w:color="auto"/>
            <w:bottom w:val="none" w:sz="0" w:space="0" w:color="auto"/>
            <w:right w:val="none" w:sz="0" w:space="0" w:color="auto"/>
          </w:divBdr>
        </w:div>
        <w:div w:id="1041250515">
          <w:marLeft w:val="640"/>
          <w:marRight w:val="0"/>
          <w:marTop w:val="0"/>
          <w:marBottom w:val="0"/>
          <w:divBdr>
            <w:top w:val="none" w:sz="0" w:space="0" w:color="auto"/>
            <w:left w:val="none" w:sz="0" w:space="0" w:color="auto"/>
            <w:bottom w:val="none" w:sz="0" w:space="0" w:color="auto"/>
            <w:right w:val="none" w:sz="0" w:space="0" w:color="auto"/>
          </w:divBdr>
        </w:div>
        <w:div w:id="281769327">
          <w:marLeft w:val="640"/>
          <w:marRight w:val="0"/>
          <w:marTop w:val="0"/>
          <w:marBottom w:val="0"/>
          <w:divBdr>
            <w:top w:val="none" w:sz="0" w:space="0" w:color="auto"/>
            <w:left w:val="none" w:sz="0" w:space="0" w:color="auto"/>
            <w:bottom w:val="none" w:sz="0" w:space="0" w:color="auto"/>
            <w:right w:val="none" w:sz="0" w:space="0" w:color="auto"/>
          </w:divBdr>
        </w:div>
        <w:div w:id="1137451370">
          <w:marLeft w:val="640"/>
          <w:marRight w:val="0"/>
          <w:marTop w:val="0"/>
          <w:marBottom w:val="0"/>
          <w:divBdr>
            <w:top w:val="none" w:sz="0" w:space="0" w:color="auto"/>
            <w:left w:val="none" w:sz="0" w:space="0" w:color="auto"/>
            <w:bottom w:val="none" w:sz="0" w:space="0" w:color="auto"/>
            <w:right w:val="none" w:sz="0" w:space="0" w:color="auto"/>
          </w:divBdr>
        </w:div>
        <w:div w:id="2130467746">
          <w:marLeft w:val="640"/>
          <w:marRight w:val="0"/>
          <w:marTop w:val="0"/>
          <w:marBottom w:val="0"/>
          <w:divBdr>
            <w:top w:val="none" w:sz="0" w:space="0" w:color="auto"/>
            <w:left w:val="none" w:sz="0" w:space="0" w:color="auto"/>
            <w:bottom w:val="none" w:sz="0" w:space="0" w:color="auto"/>
            <w:right w:val="none" w:sz="0" w:space="0" w:color="auto"/>
          </w:divBdr>
        </w:div>
        <w:div w:id="2028675639">
          <w:marLeft w:val="640"/>
          <w:marRight w:val="0"/>
          <w:marTop w:val="0"/>
          <w:marBottom w:val="0"/>
          <w:divBdr>
            <w:top w:val="none" w:sz="0" w:space="0" w:color="auto"/>
            <w:left w:val="none" w:sz="0" w:space="0" w:color="auto"/>
            <w:bottom w:val="none" w:sz="0" w:space="0" w:color="auto"/>
            <w:right w:val="none" w:sz="0" w:space="0" w:color="auto"/>
          </w:divBdr>
        </w:div>
        <w:div w:id="605385264">
          <w:marLeft w:val="640"/>
          <w:marRight w:val="0"/>
          <w:marTop w:val="0"/>
          <w:marBottom w:val="0"/>
          <w:divBdr>
            <w:top w:val="none" w:sz="0" w:space="0" w:color="auto"/>
            <w:left w:val="none" w:sz="0" w:space="0" w:color="auto"/>
            <w:bottom w:val="none" w:sz="0" w:space="0" w:color="auto"/>
            <w:right w:val="none" w:sz="0" w:space="0" w:color="auto"/>
          </w:divBdr>
        </w:div>
        <w:div w:id="1344893699">
          <w:marLeft w:val="640"/>
          <w:marRight w:val="0"/>
          <w:marTop w:val="0"/>
          <w:marBottom w:val="0"/>
          <w:divBdr>
            <w:top w:val="none" w:sz="0" w:space="0" w:color="auto"/>
            <w:left w:val="none" w:sz="0" w:space="0" w:color="auto"/>
            <w:bottom w:val="none" w:sz="0" w:space="0" w:color="auto"/>
            <w:right w:val="none" w:sz="0" w:space="0" w:color="auto"/>
          </w:divBdr>
        </w:div>
        <w:div w:id="1778601974">
          <w:marLeft w:val="640"/>
          <w:marRight w:val="0"/>
          <w:marTop w:val="0"/>
          <w:marBottom w:val="0"/>
          <w:divBdr>
            <w:top w:val="none" w:sz="0" w:space="0" w:color="auto"/>
            <w:left w:val="none" w:sz="0" w:space="0" w:color="auto"/>
            <w:bottom w:val="none" w:sz="0" w:space="0" w:color="auto"/>
            <w:right w:val="none" w:sz="0" w:space="0" w:color="auto"/>
          </w:divBdr>
        </w:div>
        <w:div w:id="1129668079">
          <w:marLeft w:val="640"/>
          <w:marRight w:val="0"/>
          <w:marTop w:val="0"/>
          <w:marBottom w:val="0"/>
          <w:divBdr>
            <w:top w:val="none" w:sz="0" w:space="0" w:color="auto"/>
            <w:left w:val="none" w:sz="0" w:space="0" w:color="auto"/>
            <w:bottom w:val="none" w:sz="0" w:space="0" w:color="auto"/>
            <w:right w:val="none" w:sz="0" w:space="0" w:color="auto"/>
          </w:divBdr>
        </w:div>
        <w:div w:id="1260143682">
          <w:marLeft w:val="640"/>
          <w:marRight w:val="0"/>
          <w:marTop w:val="0"/>
          <w:marBottom w:val="0"/>
          <w:divBdr>
            <w:top w:val="none" w:sz="0" w:space="0" w:color="auto"/>
            <w:left w:val="none" w:sz="0" w:space="0" w:color="auto"/>
            <w:bottom w:val="none" w:sz="0" w:space="0" w:color="auto"/>
            <w:right w:val="none" w:sz="0" w:space="0" w:color="auto"/>
          </w:divBdr>
        </w:div>
        <w:div w:id="921371890">
          <w:marLeft w:val="640"/>
          <w:marRight w:val="0"/>
          <w:marTop w:val="0"/>
          <w:marBottom w:val="0"/>
          <w:divBdr>
            <w:top w:val="none" w:sz="0" w:space="0" w:color="auto"/>
            <w:left w:val="none" w:sz="0" w:space="0" w:color="auto"/>
            <w:bottom w:val="none" w:sz="0" w:space="0" w:color="auto"/>
            <w:right w:val="none" w:sz="0" w:space="0" w:color="auto"/>
          </w:divBdr>
        </w:div>
        <w:div w:id="1213732837">
          <w:marLeft w:val="640"/>
          <w:marRight w:val="0"/>
          <w:marTop w:val="0"/>
          <w:marBottom w:val="0"/>
          <w:divBdr>
            <w:top w:val="none" w:sz="0" w:space="0" w:color="auto"/>
            <w:left w:val="none" w:sz="0" w:space="0" w:color="auto"/>
            <w:bottom w:val="none" w:sz="0" w:space="0" w:color="auto"/>
            <w:right w:val="none" w:sz="0" w:space="0" w:color="auto"/>
          </w:divBdr>
        </w:div>
      </w:divsChild>
    </w:div>
    <w:div w:id="1079641573">
      <w:bodyDiv w:val="1"/>
      <w:marLeft w:val="0"/>
      <w:marRight w:val="0"/>
      <w:marTop w:val="0"/>
      <w:marBottom w:val="0"/>
      <w:divBdr>
        <w:top w:val="none" w:sz="0" w:space="0" w:color="auto"/>
        <w:left w:val="none" w:sz="0" w:space="0" w:color="auto"/>
        <w:bottom w:val="none" w:sz="0" w:space="0" w:color="auto"/>
        <w:right w:val="none" w:sz="0" w:space="0" w:color="auto"/>
      </w:divBdr>
      <w:divsChild>
        <w:div w:id="118303243">
          <w:marLeft w:val="640"/>
          <w:marRight w:val="0"/>
          <w:marTop w:val="0"/>
          <w:marBottom w:val="0"/>
          <w:divBdr>
            <w:top w:val="none" w:sz="0" w:space="0" w:color="auto"/>
            <w:left w:val="none" w:sz="0" w:space="0" w:color="auto"/>
            <w:bottom w:val="none" w:sz="0" w:space="0" w:color="auto"/>
            <w:right w:val="none" w:sz="0" w:space="0" w:color="auto"/>
          </w:divBdr>
        </w:div>
        <w:div w:id="236014412">
          <w:marLeft w:val="640"/>
          <w:marRight w:val="0"/>
          <w:marTop w:val="0"/>
          <w:marBottom w:val="0"/>
          <w:divBdr>
            <w:top w:val="none" w:sz="0" w:space="0" w:color="auto"/>
            <w:left w:val="none" w:sz="0" w:space="0" w:color="auto"/>
            <w:bottom w:val="none" w:sz="0" w:space="0" w:color="auto"/>
            <w:right w:val="none" w:sz="0" w:space="0" w:color="auto"/>
          </w:divBdr>
        </w:div>
        <w:div w:id="1000355282">
          <w:marLeft w:val="640"/>
          <w:marRight w:val="0"/>
          <w:marTop w:val="0"/>
          <w:marBottom w:val="0"/>
          <w:divBdr>
            <w:top w:val="none" w:sz="0" w:space="0" w:color="auto"/>
            <w:left w:val="none" w:sz="0" w:space="0" w:color="auto"/>
            <w:bottom w:val="none" w:sz="0" w:space="0" w:color="auto"/>
            <w:right w:val="none" w:sz="0" w:space="0" w:color="auto"/>
          </w:divBdr>
        </w:div>
        <w:div w:id="1654874708">
          <w:marLeft w:val="640"/>
          <w:marRight w:val="0"/>
          <w:marTop w:val="0"/>
          <w:marBottom w:val="0"/>
          <w:divBdr>
            <w:top w:val="none" w:sz="0" w:space="0" w:color="auto"/>
            <w:left w:val="none" w:sz="0" w:space="0" w:color="auto"/>
            <w:bottom w:val="none" w:sz="0" w:space="0" w:color="auto"/>
            <w:right w:val="none" w:sz="0" w:space="0" w:color="auto"/>
          </w:divBdr>
        </w:div>
        <w:div w:id="1324239865">
          <w:marLeft w:val="640"/>
          <w:marRight w:val="0"/>
          <w:marTop w:val="0"/>
          <w:marBottom w:val="0"/>
          <w:divBdr>
            <w:top w:val="none" w:sz="0" w:space="0" w:color="auto"/>
            <w:left w:val="none" w:sz="0" w:space="0" w:color="auto"/>
            <w:bottom w:val="none" w:sz="0" w:space="0" w:color="auto"/>
            <w:right w:val="none" w:sz="0" w:space="0" w:color="auto"/>
          </w:divBdr>
        </w:div>
        <w:div w:id="456142303">
          <w:marLeft w:val="640"/>
          <w:marRight w:val="0"/>
          <w:marTop w:val="0"/>
          <w:marBottom w:val="0"/>
          <w:divBdr>
            <w:top w:val="none" w:sz="0" w:space="0" w:color="auto"/>
            <w:left w:val="none" w:sz="0" w:space="0" w:color="auto"/>
            <w:bottom w:val="none" w:sz="0" w:space="0" w:color="auto"/>
            <w:right w:val="none" w:sz="0" w:space="0" w:color="auto"/>
          </w:divBdr>
        </w:div>
        <w:div w:id="1684552952">
          <w:marLeft w:val="640"/>
          <w:marRight w:val="0"/>
          <w:marTop w:val="0"/>
          <w:marBottom w:val="0"/>
          <w:divBdr>
            <w:top w:val="none" w:sz="0" w:space="0" w:color="auto"/>
            <w:left w:val="none" w:sz="0" w:space="0" w:color="auto"/>
            <w:bottom w:val="none" w:sz="0" w:space="0" w:color="auto"/>
            <w:right w:val="none" w:sz="0" w:space="0" w:color="auto"/>
          </w:divBdr>
        </w:div>
        <w:div w:id="78910146">
          <w:marLeft w:val="640"/>
          <w:marRight w:val="0"/>
          <w:marTop w:val="0"/>
          <w:marBottom w:val="0"/>
          <w:divBdr>
            <w:top w:val="none" w:sz="0" w:space="0" w:color="auto"/>
            <w:left w:val="none" w:sz="0" w:space="0" w:color="auto"/>
            <w:bottom w:val="none" w:sz="0" w:space="0" w:color="auto"/>
            <w:right w:val="none" w:sz="0" w:space="0" w:color="auto"/>
          </w:divBdr>
        </w:div>
        <w:div w:id="895429382">
          <w:marLeft w:val="640"/>
          <w:marRight w:val="0"/>
          <w:marTop w:val="0"/>
          <w:marBottom w:val="0"/>
          <w:divBdr>
            <w:top w:val="none" w:sz="0" w:space="0" w:color="auto"/>
            <w:left w:val="none" w:sz="0" w:space="0" w:color="auto"/>
            <w:bottom w:val="none" w:sz="0" w:space="0" w:color="auto"/>
            <w:right w:val="none" w:sz="0" w:space="0" w:color="auto"/>
          </w:divBdr>
        </w:div>
        <w:div w:id="400254645">
          <w:marLeft w:val="640"/>
          <w:marRight w:val="0"/>
          <w:marTop w:val="0"/>
          <w:marBottom w:val="0"/>
          <w:divBdr>
            <w:top w:val="none" w:sz="0" w:space="0" w:color="auto"/>
            <w:left w:val="none" w:sz="0" w:space="0" w:color="auto"/>
            <w:bottom w:val="none" w:sz="0" w:space="0" w:color="auto"/>
            <w:right w:val="none" w:sz="0" w:space="0" w:color="auto"/>
          </w:divBdr>
        </w:div>
        <w:div w:id="1702587535">
          <w:marLeft w:val="640"/>
          <w:marRight w:val="0"/>
          <w:marTop w:val="0"/>
          <w:marBottom w:val="0"/>
          <w:divBdr>
            <w:top w:val="none" w:sz="0" w:space="0" w:color="auto"/>
            <w:left w:val="none" w:sz="0" w:space="0" w:color="auto"/>
            <w:bottom w:val="none" w:sz="0" w:space="0" w:color="auto"/>
            <w:right w:val="none" w:sz="0" w:space="0" w:color="auto"/>
          </w:divBdr>
        </w:div>
        <w:div w:id="1537037214">
          <w:marLeft w:val="640"/>
          <w:marRight w:val="0"/>
          <w:marTop w:val="0"/>
          <w:marBottom w:val="0"/>
          <w:divBdr>
            <w:top w:val="none" w:sz="0" w:space="0" w:color="auto"/>
            <w:left w:val="none" w:sz="0" w:space="0" w:color="auto"/>
            <w:bottom w:val="none" w:sz="0" w:space="0" w:color="auto"/>
            <w:right w:val="none" w:sz="0" w:space="0" w:color="auto"/>
          </w:divBdr>
        </w:div>
        <w:div w:id="1723479784">
          <w:marLeft w:val="640"/>
          <w:marRight w:val="0"/>
          <w:marTop w:val="0"/>
          <w:marBottom w:val="0"/>
          <w:divBdr>
            <w:top w:val="none" w:sz="0" w:space="0" w:color="auto"/>
            <w:left w:val="none" w:sz="0" w:space="0" w:color="auto"/>
            <w:bottom w:val="none" w:sz="0" w:space="0" w:color="auto"/>
            <w:right w:val="none" w:sz="0" w:space="0" w:color="auto"/>
          </w:divBdr>
        </w:div>
        <w:div w:id="150218674">
          <w:marLeft w:val="640"/>
          <w:marRight w:val="0"/>
          <w:marTop w:val="0"/>
          <w:marBottom w:val="0"/>
          <w:divBdr>
            <w:top w:val="none" w:sz="0" w:space="0" w:color="auto"/>
            <w:left w:val="none" w:sz="0" w:space="0" w:color="auto"/>
            <w:bottom w:val="none" w:sz="0" w:space="0" w:color="auto"/>
            <w:right w:val="none" w:sz="0" w:space="0" w:color="auto"/>
          </w:divBdr>
        </w:div>
        <w:div w:id="2086536298">
          <w:marLeft w:val="640"/>
          <w:marRight w:val="0"/>
          <w:marTop w:val="0"/>
          <w:marBottom w:val="0"/>
          <w:divBdr>
            <w:top w:val="none" w:sz="0" w:space="0" w:color="auto"/>
            <w:left w:val="none" w:sz="0" w:space="0" w:color="auto"/>
            <w:bottom w:val="none" w:sz="0" w:space="0" w:color="auto"/>
            <w:right w:val="none" w:sz="0" w:space="0" w:color="auto"/>
          </w:divBdr>
        </w:div>
        <w:div w:id="1647390893">
          <w:marLeft w:val="640"/>
          <w:marRight w:val="0"/>
          <w:marTop w:val="0"/>
          <w:marBottom w:val="0"/>
          <w:divBdr>
            <w:top w:val="none" w:sz="0" w:space="0" w:color="auto"/>
            <w:left w:val="none" w:sz="0" w:space="0" w:color="auto"/>
            <w:bottom w:val="none" w:sz="0" w:space="0" w:color="auto"/>
            <w:right w:val="none" w:sz="0" w:space="0" w:color="auto"/>
          </w:divBdr>
        </w:div>
        <w:div w:id="1893537643">
          <w:marLeft w:val="640"/>
          <w:marRight w:val="0"/>
          <w:marTop w:val="0"/>
          <w:marBottom w:val="0"/>
          <w:divBdr>
            <w:top w:val="none" w:sz="0" w:space="0" w:color="auto"/>
            <w:left w:val="none" w:sz="0" w:space="0" w:color="auto"/>
            <w:bottom w:val="none" w:sz="0" w:space="0" w:color="auto"/>
            <w:right w:val="none" w:sz="0" w:space="0" w:color="auto"/>
          </w:divBdr>
        </w:div>
        <w:div w:id="1844390088">
          <w:marLeft w:val="640"/>
          <w:marRight w:val="0"/>
          <w:marTop w:val="0"/>
          <w:marBottom w:val="0"/>
          <w:divBdr>
            <w:top w:val="none" w:sz="0" w:space="0" w:color="auto"/>
            <w:left w:val="none" w:sz="0" w:space="0" w:color="auto"/>
            <w:bottom w:val="none" w:sz="0" w:space="0" w:color="auto"/>
            <w:right w:val="none" w:sz="0" w:space="0" w:color="auto"/>
          </w:divBdr>
        </w:div>
        <w:div w:id="47195990">
          <w:marLeft w:val="640"/>
          <w:marRight w:val="0"/>
          <w:marTop w:val="0"/>
          <w:marBottom w:val="0"/>
          <w:divBdr>
            <w:top w:val="none" w:sz="0" w:space="0" w:color="auto"/>
            <w:left w:val="none" w:sz="0" w:space="0" w:color="auto"/>
            <w:bottom w:val="none" w:sz="0" w:space="0" w:color="auto"/>
            <w:right w:val="none" w:sz="0" w:space="0" w:color="auto"/>
          </w:divBdr>
        </w:div>
        <w:div w:id="782113168">
          <w:marLeft w:val="640"/>
          <w:marRight w:val="0"/>
          <w:marTop w:val="0"/>
          <w:marBottom w:val="0"/>
          <w:divBdr>
            <w:top w:val="none" w:sz="0" w:space="0" w:color="auto"/>
            <w:left w:val="none" w:sz="0" w:space="0" w:color="auto"/>
            <w:bottom w:val="none" w:sz="0" w:space="0" w:color="auto"/>
            <w:right w:val="none" w:sz="0" w:space="0" w:color="auto"/>
          </w:divBdr>
        </w:div>
        <w:div w:id="632977752">
          <w:marLeft w:val="640"/>
          <w:marRight w:val="0"/>
          <w:marTop w:val="0"/>
          <w:marBottom w:val="0"/>
          <w:divBdr>
            <w:top w:val="none" w:sz="0" w:space="0" w:color="auto"/>
            <w:left w:val="none" w:sz="0" w:space="0" w:color="auto"/>
            <w:bottom w:val="none" w:sz="0" w:space="0" w:color="auto"/>
            <w:right w:val="none" w:sz="0" w:space="0" w:color="auto"/>
          </w:divBdr>
        </w:div>
        <w:div w:id="1139497467">
          <w:marLeft w:val="640"/>
          <w:marRight w:val="0"/>
          <w:marTop w:val="0"/>
          <w:marBottom w:val="0"/>
          <w:divBdr>
            <w:top w:val="none" w:sz="0" w:space="0" w:color="auto"/>
            <w:left w:val="none" w:sz="0" w:space="0" w:color="auto"/>
            <w:bottom w:val="none" w:sz="0" w:space="0" w:color="auto"/>
            <w:right w:val="none" w:sz="0" w:space="0" w:color="auto"/>
          </w:divBdr>
        </w:div>
        <w:div w:id="67533853">
          <w:marLeft w:val="640"/>
          <w:marRight w:val="0"/>
          <w:marTop w:val="0"/>
          <w:marBottom w:val="0"/>
          <w:divBdr>
            <w:top w:val="none" w:sz="0" w:space="0" w:color="auto"/>
            <w:left w:val="none" w:sz="0" w:space="0" w:color="auto"/>
            <w:bottom w:val="none" w:sz="0" w:space="0" w:color="auto"/>
            <w:right w:val="none" w:sz="0" w:space="0" w:color="auto"/>
          </w:divBdr>
        </w:div>
        <w:div w:id="524056588">
          <w:marLeft w:val="640"/>
          <w:marRight w:val="0"/>
          <w:marTop w:val="0"/>
          <w:marBottom w:val="0"/>
          <w:divBdr>
            <w:top w:val="none" w:sz="0" w:space="0" w:color="auto"/>
            <w:left w:val="none" w:sz="0" w:space="0" w:color="auto"/>
            <w:bottom w:val="none" w:sz="0" w:space="0" w:color="auto"/>
            <w:right w:val="none" w:sz="0" w:space="0" w:color="auto"/>
          </w:divBdr>
        </w:div>
        <w:div w:id="443814680">
          <w:marLeft w:val="640"/>
          <w:marRight w:val="0"/>
          <w:marTop w:val="0"/>
          <w:marBottom w:val="0"/>
          <w:divBdr>
            <w:top w:val="none" w:sz="0" w:space="0" w:color="auto"/>
            <w:left w:val="none" w:sz="0" w:space="0" w:color="auto"/>
            <w:bottom w:val="none" w:sz="0" w:space="0" w:color="auto"/>
            <w:right w:val="none" w:sz="0" w:space="0" w:color="auto"/>
          </w:divBdr>
        </w:div>
        <w:div w:id="486170632">
          <w:marLeft w:val="640"/>
          <w:marRight w:val="0"/>
          <w:marTop w:val="0"/>
          <w:marBottom w:val="0"/>
          <w:divBdr>
            <w:top w:val="none" w:sz="0" w:space="0" w:color="auto"/>
            <w:left w:val="none" w:sz="0" w:space="0" w:color="auto"/>
            <w:bottom w:val="none" w:sz="0" w:space="0" w:color="auto"/>
            <w:right w:val="none" w:sz="0" w:space="0" w:color="auto"/>
          </w:divBdr>
        </w:div>
        <w:div w:id="1101561323">
          <w:marLeft w:val="640"/>
          <w:marRight w:val="0"/>
          <w:marTop w:val="0"/>
          <w:marBottom w:val="0"/>
          <w:divBdr>
            <w:top w:val="none" w:sz="0" w:space="0" w:color="auto"/>
            <w:left w:val="none" w:sz="0" w:space="0" w:color="auto"/>
            <w:bottom w:val="none" w:sz="0" w:space="0" w:color="auto"/>
            <w:right w:val="none" w:sz="0" w:space="0" w:color="auto"/>
          </w:divBdr>
        </w:div>
        <w:div w:id="1431970231">
          <w:marLeft w:val="640"/>
          <w:marRight w:val="0"/>
          <w:marTop w:val="0"/>
          <w:marBottom w:val="0"/>
          <w:divBdr>
            <w:top w:val="none" w:sz="0" w:space="0" w:color="auto"/>
            <w:left w:val="none" w:sz="0" w:space="0" w:color="auto"/>
            <w:bottom w:val="none" w:sz="0" w:space="0" w:color="auto"/>
            <w:right w:val="none" w:sz="0" w:space="0" w:color="auto"/>
          </w:divBdr>
        </w:div>
        <w:div w:id="2055040638">
          <w:marLeft w:val="640"/>
          <w:marRight w:val="0"/>
          <w:marTop w:val="0"/>
          <w:marBottom w:val="0"/>
          <w:divBdr>
            <w:top w:val="none" w:sz="0" w:space="0" w:color="auto"/>
            <w:left w:val="none" w:sz="0" w:space="0" w:color="auto"/>
            <w:bottom w:val="none" w:sz="0" w:space="0" w:color="auto"/>
            <w:right w:val="none" w:sz="0" w:space="0" w:color="auto"/>
          </w:divBdr>
        </w:div>
        <w:div w:id="178589652">
          <w:marLeft w:val="640"/>
          <w:marRight w:val="0"/>
          <w:marTop w:val="0"/>
          <w:marBottom w:val="0"/>
          <w:divBdr>
            <w:top w:val="none" w:sz="0" w:space="0" w:color="auto"/>
            <w:left w:val="none" w:sz="0" w:space="0" w:color="auto"/>
            <w:bottom w:val="none" w:sz="0" w:space="0" w:color="auto"/>
            <w:right w:val="none" w:sz="0" w:space="0" w:color="auto"/>
          </w:divBdr>
        </w:div>
        <w:div w:id="1153106001">
          <w:marLeft w:val="640"/>
          <w:marRight w:val="0"/>
          <w:marTop w:val="0"/>
          <w:marBottom w:val="0"/>
          <w:divBdr>
            <w:top w:val="none" w:sz="0" w:space="0" w:color="auto"/>
            <w:left w:val="none" w:sz="0" w:space="0" w:color="auto"/>
            <w:bottom w:val="none" w:sz="0" w:space="0" w:color="auto"/>
            <w:right w:val="none" w:sz="0" w:space="0" w:color="auto"/>
          </w:divBdr>
        </w:div>
        <w:div w:id="688527138">
          <w:marLeft w:val="640"/>
          <w:marRight w:val="0"/>
          <w:marTop w:val="0"/>
          <w:marBottom w:val="0"/>
          <w:divBdr>
            <w:top w:val="none" w:sz="0" w:space="0" w:color="auto"/>
            <w:left w:val="none" w:sz="0" w:space="0" w:color="auto"/>
            <w:bottom w:val="none" w:sz="0" w:space="0" w:color="auto"/>
            <w:right w:val="none" w:sz="0" w:space="0" w:color="auto"/>
          </w:divBdr>
        </w:div>
        <w:div w:id="206339020">
          <w:marLeft w:val="640"/>
          <w:marRight w:val="0"/>
          <w:marTop w:val="0"/>
          <w:marBottom w:val="0"/>
          <w:divBdr>
            <w:top w:val="none" w:sz="0" w:space="0" w:color="auto"/>
            <w:left w:val="none" w:sz="0" w:space="0" w:color="auto"/>
            <w:bottom w:val="none" w:sz="0" w:space="0" w:color="auto"/>
            <w:right w:val="none" w:sz="0" w:space="0" w:color="auto"/>
          </w:divBdr>
        </w:div>
        <w:div w:id="1744644111">
          <w:marLeft w:val="640"/>
          <w:marRight w:val="0"/>
          <w:marTop w:val="0"/>
          <w:marBottom w:val="0"/>
          <w:divBdr>
            <w:top w:val="none" w:sz="0" w:space="0" w:color="auto"/>
            <w:left w:val="none" w:sz="0" w:space="0" w:color="auto"/>
            <w:bottom w:val="none" w:sz="0" w:space="0" w:color="auto"/>
            <w:right w:val="none" w:sz="0" w:space="0" w:color="auto"/>
          </w:divBdr>
        </w:div>
        <w:div w:id="1266886380">
          <w:marLeft w:val="640"/>
          <w:marRight w:val="0"/>
          <w:marTop w:val="0"/>
          <w:marBottom w:val="0"/>
          <w:divBdr>
            <w:top w:val="none" w:sz="0" w:space="0" w:color="auto"/>
            <w:left w:val="none" w:sz="0" w:space="0" w:color="auto"/>
            <w:bottom w:val="none" w:sz="0" w:space="0" w:color="auto"/>
            <w:right w:val="none" w:sz="0" w:space="0" w:color="auto"/>
          </w:divBdr>
        </w:div>
        <w:div w:id="1363245561">
          <w:marLeft w:val="640"/>
          <w:marRight w:val="0"/>
          <w:marTop w:val="0"/>
          <w:marBottom w:val="0"/>
          <w:divBdr>
            <w:top w:val="none" w:sz="0" w:space="0" w:color="auto"/>
            <w:left w:val="none" w:sz="0" w:space="0" w:color="auto"/>
            <w:bottom w:val="none" w:sz="0" w:space="0" w:color="auto"/>
            <w:right w:val="none" w:sz="0" w:space="0" w:color="auto"/>
          </w:divBdr>
        </w:div>
        <w:div w:id="1919628397">
          <w:marLeft w:val="640"/>
          <w:marRight w:val="0"/>
          <w:marTop w:val="0"/>
          <w:marBottom w:val="0"/>
          <w:divBdr>
            <w:top w:val="none" w:sz="0" w:space="0" w:color="auto"/>
            <w:left w:val="none" w:sz="0" w:space="0" w:color="auto"/>
            <w:bottom w:val="none" w:sz="0" w:space="0" w:color="auto"/>
            <w:right w:val="none" w:sz="0" w:space="0" w:color="auto"/>
          </w:divBdr>
        </w:div>
        <w:div w:id="1302734317">
          <w:marLeft w:val="640"/>
          <w:marRight w:val="0"/>
          <w:marTop w:val="0"/>
          <w:marBottom w:val="0"/>
          <w:divBdr>
            <w:top w:val="none" w:sz="0" w:space="0" w:color="auto"/>
            <w:left w:val="none" w:sz="0" w:space="0" w:color="auto"/>
            <w:bottom w:val="none" w:sz="0" w:space="0" w:color="auto"/>
            <w:right w:val="none" w:sz="0" w:space="0" w:color="auto"/>
          </w:divBdr>
        </w:div>
        <w:div w:id="2010521461">
          <w:marLeft w:val="640"/>
          <w:marRight w:val="0"/>
          <w:marTop w:val="0"/>
          <w:marBottom w:val="0"/>
          <w:divBdr>
            <w:top w:val="none" w:sz="0" w:space="0" w:color="auto"/>
            <w:left w:val="none" w:sz="0" w:space="0" w:color="auto"/>
            <w:bottom w:val="none" w:sz="0" w:space="0" w:color="auto"/>
            <w:right w:val="none" w:sz="0" w:space="0" w:color="auto"/>
          </w:divBdr>
        </w:div>
        <w:div w:id="1368724902">
          <w:marLeft w:val="640"/>
          <w:marRight w:val="0"/>
          <w:marTop w:val="0"/>
          <w:marBottom w:val="0"/>
          <w:divBdr>
            <w:top w:val="none" w:sz="0" w:space="0" w:color="auto"/>
            <w:left w:val="none" w:sz="0" w:space="0" w:color="auto"/>
            <w:bottom w:val="none" w:sz="0" w:space="0" w:color="auto"/>
            <w:right w:val="none" w:sz="0" w:space="0" w:color="auto"/>
          </w:divBdr>
        </w:div>
        <w:div w:id="87123914">
          <w:marLeft w:val="640"/>
          <w:marRight w:val="0"/>
          <w:marTop w:val="0"/>
          <w:marBottom w:val="0"/>
          <w:divBdr>
            <w:top w:val="none" w:sz="0" w:space="0" w:color="auto"/>
            <w:left w:val="none" w:sz="0" w:space="0" w:color="auto"/>
            <w:bottom w:val="none" w:sz="0" w:space="0" w:color="auto"/>
            <w:right w:val="none" w:sz="0" w:space="0" w:color="auto"/>
          </w:divBdr>
        </w:div>
        <w:div w:id="1521747328">
          <w:marLeft w:val="640"/>
          <w:marRight w:val="0"/>
          <w:marTop w:val="0"/>
          <w:marBottom w:val="0"/>
          <w:divBdr>
            <w:top w:val="none" w:sz="0" w:space="0" w:color="auto"/>
            <w:left w:val="none" w:sz="0" w:space="0" w:color="auto"/>
            <w:bottom w:val="none" w:sz="0" w:space="0" w:color="auto"/>
            <w:right w:val="none" w:sz="0" w:space="0" w:color="auto"/>
          </w:divBdr>
        </w:div>
        <w:div w:id="355427172">
          <w:marLeft w:val="640"/>
          <w:marRight w:val="0"/>
          <w:marTop w:val="0"/>
          <w:marBottom w:val="0"/>
          <w:divBdr>
            <w:top w:val="none" w:sz="0" w:space="0" w:color="auto"/>
            <w:left w:val="none" w:sz="0" w:space="0" w:color="auto"/>
            <w:bottom w:val="none" w:sz="0" w:space="0" w:color="auto"/>
            <w:right w:val="none" w:sz="0" w:space="0" w:color="auto"/>
          </w:divBdr>
        </w:div>
        <w:div w:id="632947710">
          <w:marLeft w:val="640"/>
          <w:marRight w:val="0"/>
          <w:marTop w:val="0"/>
          <w:marBottom w:val="0"/>
          <w:divBdr>
            <w:top w:val="none" w:sz="0" w:space="0" w:color="auto"/>
            <w:left w:val="none" w:sz="0" w:space="0" w:color="auto"/>
            <w:bottom w:val="none" w:sz="0" w:space="0" w:color="auto"/>
            <w:right w:val="none" w:sz="0" w:space="0" w:color="auto"/>
          </w:divBdr>
        </w:div>
        <w:div w:id="946961629">
          <w:marLeft w:val="640"/>
          <w:marRight w:val="0"/>
          <w:marTop w:val="0"/>
          <w:marBottom w:val="0"/>
          <w:divBdr>
            <w:top w:val="none" w:sz="0" w:space="0" w:color="auto"/>
            <w:left w:val="none" w:sz="0" w:space="0" w:color="auto"/>
            <w:bottom w:val="none" w:sz="0" w:space="0" w:color="auto"/>
            <w:right w:val="none" w:sz="0" w:space="0" w:color="auto"/>
          </w:divBdr>
        </w:div>
        <w:div w:id="1438017250">
          <w:marLeft w:val="640"/>
          <w:marRight w:val="0"/>
          <w:marTop w:val="0"/>
          <w:marBottom w:val="0"/>
          <w:divBdr>
            <w:top w:val="none" w:sz="0" w:space="0" w:color="auto"/>
            <w:left w:val="none" w:sz="0" w:space="0" w:color="auto"/>
            <w:bottom w:val="none" w:sz="0" w:space="0" w:color="auto"/>
            <w:right w:val="none" w:sz="0" w:space="0" w:color="auto"/>
          </w:divBdr>
        </w:div>
        <w:div w:id="499003129">
          <w:marLeft w:val="640"/>
          <w:marRight w:val="0"/>
          <w:marTop w:val="0"/>
          <w:marBottom w:val="0"/>
          <w:divBdr>
            <w:top w:val="none" w:sz="0" w:space="0" w:color="auto"/>
            <w:left w:val="none" w:sz="0" w:space="0" w:color="auto"/>
            <w:bottom w:val="none" w:sz="0" w:space="0" w:color="auto"/>
            <w:right w:val="none" w:sz="0" w:space="0" w:color="auto"/>
          </w:divBdr>
        </w:div>
        <w:div w:id="241523682">
          <w:marLeft w:val="640"/>
          <w:marRight w:val="0"/>
          <w:marTop w:val="0"/>
          <w:marBottom w:val="0"/>
          <w:divBdr>
            <w:top w:val="none" w:sz="0" w:space="0" w:color="auto"/>
            <w:left w:val="none" w:sz="0" w:space="0" w:color="auto"/>
            <w:bottom w:val="none" w:sz="0" w:space="0" w:color="auto"/>
            <w:right w:val="none" w:sz="0" w:space="0" w:color="auto"/>
          </w:divBdr>
        </w:div>
        <w:div w:id="404885166">
          <w:marLeft w:val="640"/>
          <w:marRight w:val="0"/>
          <w:marTop w:val="0"/>
          <w:marBottom w:val="0"/>
          <w:divBdr>
            <w:top w:val="none" w:sz="0" w:space="0" w:color="auto"/>
            <w:left w:val="none" w:sz="0" w:space="0" w:color="auto"/>
            <w:bottom w:val="none" w:sz="0" w:space="0" w:color="auto"/>
            <w:right w:val="none" w:sz="0" w:space="0" w:color="auto"/>
          </w:divBdr>
        </w:div>
        <w:div w:id="890338965">
          <w:marLeft w:val="640"/>
          <w:marRight w:val="0"/>
          <w:marTop w:val="0"/>
          <w:marBottom w:val="0"/>
          <w:divBdr>
            <w:top w:val="none" w:sz="0" w:space="0" w:color="auto"/>
            <w:left w:val="none" w:sz="0" w:space="0" w:color="auto"/>
            <w:bottom w:val="none" w:sz="0" w:space="0" w:color="auto"/>
            <w:right w:val="none" w:sz="0" w:space="0" w:color="auto"/>
          </w:divBdr>
        </w:div>
        <w:div w:id="958995892">
          <w:marLeft w:val="640"/>
          <w:marRight w:val="0"/>
          <w:marTop w:val="0"/>
          <w:marBottom w:val="0"/>
          <w:divBdr>
            <w:top w:val="none" w:sz="0" w:space="0" w:color="auto"/>
            <w:left w:val="none" w:sz="0" w:space="0" w:color="auto"/>
            <w:bottom w:val="none" w:sz="0" w:space="0" w:color="auto"/>
            <w:right w:val="none" w:sz="0" w:space="0" w:color="auto"/>
          </w:divBdr>
        </w:div>
        <w:div w:id="568267157">
          <w:marLeft w:val="640"/>
          <w:marRight w:val="0"/>
          <w:marTop w:val="0"/>
          <w:marBottom w:val="0"/>
          <w:divBdr>
            <w:top w:val="none" w:sz="0" w:space="0" w:color="auto"/>
            <w:left w:val="none" w:sz="0" w:space="0" w:color="auto"/>
            <w:bottom w:val="none" w:sz="0" w:space="0" w:color="auto"/>
            <w:right w:val="none" w:sz="0" w:space="0" w:color="auto"/>
          </w:divBdr>
        </w:div>
        <w:div w:id="26175329">
          <w:marLeft w:val="640"/>
          <w:marRight w:val="0"/>
          <w:marTop w:val="0"/>
          <w:marBottom w:val="0"/>
          <w:divBdr>
            <w:top w:val="none" w:sz="0" w:space="0" w:color="auto"/>
            <w:left w:val="none" w:sz="0" w:space="0" w:color="auto"/>
            <w:bottom w:val="none" w:sz="0" w:space="0" w:color="auto"/>
            <w:right w:val="none" w:sz="0" w:space="0" w:color="auto"/>
          </w:divBdr>
        </w:div>
        <w:div w:id="632251756">
          <w:marLeft w:val="640"/>
          <w:marRight w:val="0"/>
          <w:marTop w:val="0"/>
          <w:marBottom w:val="0"/>
          <w:divBdr>
            <w:top w:val="none" w:sz="0" w:space="0" w:color="auto"/>
            <w:left w:val="none" w:sz="0" w:space="0" w:color="auto"/>
            <w:bottom w:val="none" w:sz="0" w:space="0" w:color="auto"/>
            <w:right w:val="none" w:sz="0" w:space="0" w:color="auto"/>
          </w:divBdr>
        </w:div>
        <w:div w:id="63070587">
          <w:marLeft w:val="640"/>
          <w:marRight w:val="0"/>
          <w:marTop w:val="0"/>
          <w:marBottom w:val="0"/>
          <w:divBdr>
            <w:top w:val="none" w:sz="0" w:space="0" w:color="auto"/>
            <w:left w:val="none" w:sz="0" w:space="0" w:color="auto"/>
            <w:bottom w:val="none" w:sz="0" w:space="0" w:color="auto"/>
            <w:right w:val="none" w:sz="0" w:space="0" w:color="auto"/>
          </w:divBdr>
        </w:div>
        <w:div w:id="1107189826">
          <w:marLeft w:val="640"/>
          <w:marRight w:val="0"/>
          <w:marTop w:val="0"/>
          <w:marBottom w:val="0"/>
          <w:divBdr>
            <w:top w:val="none" w:sz="0" w:space="0" w:color="auto"/>
            <w:left w:val="none" w:sz="0" w:space="0" w:color="auto"/>
            <w:bottom w:val="none" w:sz="0" w:space="0" w:color="auto"/>
            <w:right w:val="none" w:sz="0" w:space="0" w:color="auto"/>
          </w:divBdr>
        </w:div>
        <w:div w:id="1526287703">
          <w:marLeft w:val="640"/>
          <w:marRight w:val="0"/>
          <w:marTop w:val="0"/>
          <w:marBottom w:val="0"/>
          <w:divBdr>
            <w:top w:val="none" w:sz="0" w:space="0" w:color="auto"/>
            <w:left w:val="none" w:sz="0" w:space="0" w:color="auto"/>
            <w:bottom w:val="none" w:sz="0" w:space="0" w:color="auto"/>
            <w:right w:val="none" w:sz="0" w:space="0" w:color="auto"/>
          </w:divBdr>
        </w:div>
        <w:div w:id="364985478">
          <w:marLeft w:val="640"/>
          <w:marRight w:val="0"/>
          <w:marTop w:val="0"/>
          <w:marBottom w:val="0"/>
          <w:divBdr>
            <w:top w:val="none" w:sz="0" w:space="0" w:color="auto"/>
            <w:left w:val="none" w:sz="0" w:space="0" w:color="auto"/>
            <w:bottom w:val="none" w:sz="0" w:space="0" w:color="auto"/>
            <w:right w:val="none" w:sz="0" w:space="0" w:color="auto"/>
          </w:divBdr>
        </w:div>
        <w:div w:id="2002074403">
          <w:marLeft w:val="640"/>
          <w:marRight w:val="0"/>
          <w:marTop w:val="0"/>
          <w:marBottom w:val="0"/>
          <w:divBdr>
            <w:top w:val="none" w:sz="0" w:space="0" w:color="auto"/>
            <w:left w:val="none" w:sz="0" w:space="0" w:color="auto"/>
            <w:bottom w:val="none" w:sz="0" w:space="0" w:color="auto"/>
            <w:right w:val="none" w:sz="0" w:space="0" w:color="auto"/>
          </w:divBdr>
        </w:div>
        <w:div w:id="914895603">
          <w:marLeft w:val="640"/>
          <w:marRight w:val="0"/>
          <w:marTop w:val="0"/>
          <w:marBottom w:val="0"/>
          <w:divBdr>
            <w:top w:val="none" w:sz="0" w:space="0" w:color="auto"/>
            <w:left w:val="none" w:sz="0" w:space="0" w:color="auto"/>
            <w:bottom w:val="none" w:sz="0" w:space="0" w:color="auto"/>
            <w:right w:val="none" w:sz="0" w:space="0" w:color="auto"/>
          </w:divBdr>
        </w:div>
        <w:div w:id="444623098">
          <w:marLeft w:val="640"/>
          <w:marRight w:val="0"/>
          <w:marTop w:val="0"/>
          <w:marBottom w:val="0"/>
          <w:divBdr>
            <w:top w:val="none" w:sz="0" w:space="0" w:color="auto"/>
            <w:left w:val="none" w:sz="0" w:space="0" w:color="auto"/>
            <w:bottom w:val="none" w:sz="0" w:space="0" w:color="auto"/>
            <w:right w:val="none" w:sz="0" w:space="0" w:color="auto"/>
          </w:divBdr>
        </w:div>
        <w:div w:id="1717654005">
          <w:marLeft w:val="640"/>
          <w:marRight w:val="0"/>
          <w:marTop w:val="0"/>
          <w:marBottom w:val="0"/>
          <w:divBdr>
            <w:top w:val="none" w:sz="0" w:space="0" w:color="auto"/>
            <w:left w:val="none" w:sz="0" w:space="0" w:color="auto"/>
            <w:bottom w:val="none" w:sz="0" w:space="0" w:color="auto"/>
            <w:right w:val="none" w:sz="0" w:space="0" w:color="auto"/>
          </w:divBdr>
        </w:div>
        <w:div w:id="1090736568">
          <w:marLeft w:val="640"/>
          <w:marRight w:val="0"/>
          <w:marTop w:val="0"/>
          <w:marBottom w:val="0"/>
          <w:divBdr>
            <w:top w:val="none" w:sz="0" w:space="0" w:color="auto"/>
            <w:left w:val="none" w:sz="0" w:space="0" w:color="auto"/>
            <w:bottom w:val="none" w:sz="0" w:space="0" w:color="auto"/>
            <w:right w:val="none" w:sz="0" w:space="0" w:color="auto"/>
          </w:divBdr>
        </w:div>
        <w:div w:id="710883999">
          <w:marLeft w:val="640"/>
          <w:marRight w:val="0"/>
          <w:marTop w:val="0"/>
          <w:marBottom w:val="0"/>
          <w:divBdr>
            <w:top w:val="none" w:sz="0" w:space="0" w:color="auto"/>
            <w:left w:val="none" w:sz="0" w:space="0" w:color="auto"/>
            <w:bottom w:val="none" w:sz="0" w:space="0" w:color="auto"/>
            <w:right w:val="none" w:sz="0" w:space="0" w:color="auto"/>
          </w:divBdr>
        </w:div>
        <w:div w:id="1988630505">
          <w:marLeft w:val="640"/>
          <w:marRight w:val="0"/>
          <w:marTop w:val="0"/>
          <w:marBottom w:val="0"/>
          <w:divBdr>
            <w:top w:val="none" w:sz="0" w:space="0" w:color="auto"/>
            <w:left w:val="none" w:sz="0" w:space="0" w:color="auto"/>
            <w:bottom w:val="none" w:sz="0" w:space="0" w:color="auto"/>
            <w:right w:val="none" w:sz="0" w:space="0" w:color="auto"/>
          </w:divBdr>
        </w:div>
        <w:div w:id="1247567567">
          <w:marLeft w:val="640"/>
          <w:marRight w:val="0"/>
          <w:marTop w:val="0"/>
          <w:marBottom w:val="0"/>
          <w:divBdr>
            <w:top w:val="none" w:sz="0" w:space="0" w:color="auto"/>
            <w:left w:val="none" w:sz="0" w:space="0" w:color="auto"/>
            <w:bottom w:val="none" w:sz="0" w:space="0" w:color="auto"/>
            <w:right w:val="none" w:sz="0" w:space="0" w:color="auto"/>
          </w:divBdr>
        </w:div>
        <w:div w:id="1345327075">
          <w:marLeft w:val="640"/>
          <w:marRight w:val="0"/>
          <w:marTop w:val="0"/>
          <w:marBottom w:val="0"/>
          <w:divBdr>
            <w:top w:val="none" w:sz="0" w:space="0" w:color="auto"/>
            <w:left w:val="none" w:sz="0" w:space="0" w:color="auto"/>
            <w:bottom w:val="none" w:sz="0" w:space="0" w:color="auto"/>
            <w:right w:val="none" w:sz="0" w:space="0" w:color="auto"/>
          </w:divBdr>
        </w:div>
        <w:div w:id="65033885">
          <w:marLeft w:val="640"/>
          <w:marRight w:val="0"/>
          <w:marTop w:val="0"/>
          <w:marBottom w:val="0"/>
          <w:divBdr>
            <w:top w:val="none" w:sz="0" w:space="0" w:color="auto"/>
            <w:left w:val="none" w:sz="0" w:space="0" w:color="auto"/>
            <w:bottom w:val="none" w:sz="0" w:space="0" w:color="auto"/>
            <w:right w:val="none" w:sz="0" w:space="0" w:color="auto"/>
          </w:divBdr>
        </w:div>
        <w:div w:id="1470442145">
          <w:marLeft w:val="640"/>
          <w:marRight w:val="0"/>
          <w:marTop w:val="0"/>
          <w:marBottom w:val="0"/>
          <w:divBdr>
            <w:top w:val="none" w:sz="0" w:space="0" w:color="auto"/>
            <w:left w:val="none" w:sz="0" w:space="0" w:color="auto"/>
            <w:bottom w:val="none" w:sz="0" w:space="0" w:color="auto"/>
            <w:right w:val="none" w:sz="0" w:space="0" w:color="auto"/>
          </w:divBdr>
        </w:div>
        <w:div w:id="1849103003">
          <w:marLeft w:val="640"/>
          <w:marRight w:val="0"/>
          <w:marTop w:val="0"/>
          <w:marBottom w:val="0"/>
          <w:divBdr>
            <w:top w:val="none" w:sz="0" w:space="0" w:color="auto"/>
            <w:left w:val="none" w:sz="0" w:space="0" w:color="auto"/>
            <w:bottom w:val="none" w:sz="0" w:space="0" w:color="auto"/>
            <w:right w:val="none" w:sz="0" w:space="0" w:color="auto"/>
          </w:divBdr>
        </w:div>
        <w:div w:id="1054279556">
          <w:marLeft w:val="640"/>
          <w:marRight w:val="0"/>
          <w:marTop w:val="0"/>
          <w:marBottom w:val="0"/>
          <w:divBdr>
            <w:top w:val="none" w:sz="0" w:space="0" w:color="auto"/>
            <w:left w:val="none" w:sz="0" w:space="0" w:color="auto"/>
            <w:bottom w:val="none" w:sz="0" w:space="0" w:color="auto"/>
            <w:right w:val="none" w:sz="0" w:space="0" w:color="auto"/>
          </w:divBdr>
        </w:div>
        <w:div w:id="1483962582">
          <w:marLeft w:val="640"/>
          <w:marRight w:val="0"/>
          <w:marTop w:val="0"/>
          <w:marBottom w:val="0"/>
          <w:divBdr>
            <w:top w:val="none" w:sz="0" w:space="0" w:color="auto"/>
            <w:left w:val="none" w:sz="0" w:space="0" w:color="auto"/>
            <w:bottom w:val="none" w:sz="0" w:space="0" w:color="auto"/>
            <w:right w:val="none" w:sz="0" w:space="0" w:color="auto"/>
          </w:divBdr>
        </w:div>
        <w:div w:id="1485580930">
          <w:marLeft w:val="640"/>
          <w:marRight w:val="0"/>
          <w:marTop w:val="0"/>
          <w:marBottom w:val="0"/>
          <w:divBdr>
            <w:top w:val="none" w:sz="0" w:space="0" w:color="auto"/>
            <w:left w:val="none" w:sz="0" w:space="0" w:color="auto"/>
            <w:bottom w:val="none" w:sz="0" w:space="0" w:color="auto"/>
            <w:right w:val="none" w:sz="0" w:space="0" w:color="auto"/>
          </w:divBdr>
        </w:div>
        <w:div w:id="1138769330">
          <w:marLeft w:val="640"/>
          <w:marRight w:val="0"/>
          <w:marTop w:val="0"/>
          <w:marBottom w:val="0"/>
          <w:divBdr>
            <w:top w:val="none" w:sz="0" w:space="0" w:color="auto"/>
            <w:left w:val="none" w:sz="0" w:space="0" w:color="auto"/>
            <w:bottom w:val="none" w:sz="0" w:space="0" w:color="auto"/>
            <w:right w:val="none" w:sz="0" w:space="0" w:color="auto"/>
          </w:divBdr>
        </w:div>
        <w:div w:id="1562641768">
          <w:marLeft w:val="640"/>
          <w:marRight w:val="0"/>
          <w:marTop w:val="0"/>
          <w:marBottom w:val="0"/>
          <w:divBdr>
            <w:top w:val="none" w:sz="0" w:space="0" w:color="auto"/>
            <w:left w:val="none" w:sz="0" w:space="0" w:color="auto"/>
            <w:bottom w:val="none" w:sz="0" w:space="0" w:color="auto"/>
            <w:right w:val="none" w:sz="0" w:space="0" w:color="auto"/>
          </w:divBdr>
        </w:div>
        <w:div w:id="1688099219">
          <w:marLeft w:val="640"/>
          <w:marRight w:val="0"/>
          <w:marTop w:val="0"/>
          <w:marBottom w:val="0"/>
          <w:divBdr>
            <w:top w:val="none" w:sz="0" w:space="0" w:color="auto"/>
            <w:left w:val="none" w:sz="0" w:space="0" w:color="auto"/>
            <w:bottom w:val="none" w:sz="0" w:space="0" w:color="auto"/>
            <w:right w:val="none" w:sz="0" w:space="0" w:color="auto"/>
          </w:divBdr>
        </w:div>
        <w:div w:id="1815365653">
          <w:marLeft w:val="640"/>
          <w:marRight w:val="0"/>
          <w:marTop w:val="0"/>
          <w:marBottom w:val="0"/>
          <w:divBdr>
            <w:top w:val="none" w:sz="0" w:space="0" w:color="auto"/>
            <w:left w:val="none" w:sz="0" w:space="0" w:color="auto"/>
            <w:bottom w:val="none" w:sz="0" w:space="0" w:color="auto"/>
            <w:right w:val="none" w:sz="0" w:space="0" w:color="auto"/>
          </w:divBdr>
        </w:div>
        <w:div w:id="1523476990">
          <w:marLeft w:val="640"/>
          <w:marRight w:val="0"/>
          <w:marTop w:val="0"/>
          <w:marBottom w:val="0"/>
          <w:divBdr>
            <w:top w:val="none" w:sz="0" w:space="0" w:color="auto"/>
            <w:left w:val="none" w:sz="0" w:space="0" w:color="auto"/>
            <w:bottom w:val="none" w:sz="0" w:space="0" w:color="auto"/>
            <w:right w:val="none" w:sz="0" w:space="0" w:color="auto"/>
          </w:divBdr>
        </w:div>
        <w:div w:id="1382363093">
          <w:marLeft w:val="640"/>
          <w:marRight w:val="0"/>
          <w:marTop w:val="0"/>
          <w:marBottom w:val="0"/>
          <w:divBdr>
            <w:top w:val="none" w:sz="0" w:space="0" w:color="auto"/>
            <w:left w:val="none" w:sz="0" w:space="0" w:color="auto"/>
            <w:bottom w:val="none" w:sz="0" w:space="0" w:color="auto"/>
            <w:right w:val="none" w:sz="0" w:space="0" w:color="auto"/>
          </w:divBdr>
        </w:div>
        <w:div w:id="607858979">
          <w:marLeft w:val="640"/>
          <w:marRight w:val="0"/>
          <w:marTop w:val="0"/>
          <w:marBottom w:val="0"/>
          <w:divBdr>
            <w:top w:val="none" w:sz="0" w:space="0" w:color="auto"/>
            <w:left w:val="none" w:sz="0" w:space="0" w:color="auto"/>
            <w:bottom w:val="none" w:sz="0" w:space="0" w:color="auto"/>
            <w:right w:val="none" w:sz="0" w:space="0" w:color="auto"/>
          </w:divBdr>
        </w:div>
        <w:div w:id="854266228">
          <w:marLeft w:val="640"/>
          <w:marRight w:val="0"/>
          <w:marTop w:val="0"/>
          <w:marBottom w:val="0"/>
          <w:divBdr>
            <w:top w:val="none" w:sz="0" w:space="0" w:color="auto"/>
            <w:left w:val="none" w:sz="0" w:space="0" w:color="auto"/>
            <w:bottom w:val="none" w:sz="0" w:space="0" w:color="auto"/>
            <w:right w:val="none" w:sz="0" w:space="0" w:color="auto"/>
          </w:divBdr>
        </w:div>
        <w:div w:id="608272306">
          <w:marLeft w:val="640"/>
          <w:marRight w:val="0"/>
          <w:marTop w:val="0"/>
          <w:marBottom w:val="0"/>
          <w:divBdr>
            <w:top w:val="none" w:sz="0" w:space="0" w:color="auto"/>
            <w:left w:val="none" w:sz="0" w:space="0" w:color="auto"/>
            <w:bottom w:val="none" w:sz="0" w:space="0" w:color="auto"/>
            <w:right w:val="none" w:sz="0" w:space="0" w:color="auto"/>
          </w:divBdr>
        </w:div>
        <w:div w:id="138111058">
          <w:marLeft w:val="640"/>
          <w:marRight w:val="0"/>
          <w:marTop w:val="0"/>
          <w:marBottom w:val="0"/>
          <w:divBdr>
            <w:top w:val="none" w:sz="0" w:space="0" w:color="auto"/>
            <w:left w:val="none" w:sz="0" w:space="0" w:color="auto"/>
            <w:bottom w:val="none" w:sz="0" w:space="0" w:color="auto"/>
            <w:right w:val="none" w:sz="0" w:space="0" w:color="auto"/>
          </w:divBdr>
        </w:div>
        <w:div w:id="1151287852">
          <w:marLeft w:val="640"/>
          <w:marRight w:val="0"/>
          <w:marTop w:val="0"/>
          <w:marBottom w:val="0"/>
          <w:divBdr>
            <w:top w:val="none" w:sz="0" w:space="0" w:color="auto"/>
            <w:left w:val="none" w:sz="0" w:space="0" w:color="auto"/>
            <w:bottom w:val="none" w:sz="0" w:space="0" w:color="auto"/>
            <w:right w:val="none" w:sz="0" w:space="0" w:color="auto"/>
          </w:divBdr>
        </w:div>
        <w:div w:id="573777272">
          <w:marLeft w:val="640"/>
          <w:marRight w:val="0"/>
          <w:marTop w:val="0"/>
          <w:marBottom w:val="0"/>
          <w:divBdr>
            <w:top w:val="none" w:sz="0" w:space="0" w:color="auto"/>
            <w:left w:val="none" w:sz="0" w:space="0" w:color="auto"/>
            <w:bottom w:val="none" w:sz="0" w:space="0" w:color="auto"/>
            <w:right w:val="none" w:sz="0" w:space="0" w:color="auto"/>
          </w:divBdr>
        </w:div>
        <w:div w:id="201524838">
          <w:marLeft w:val="640"/>
          <w:marRight w:val="0"/>
          <w:marTop w:val="0"/>
          <w:marBottom w:val="0"/>
          <w:divBdr>
            <w:top w:val="none" w:sz="0" w:space="0" w:color="auto"/>
            <w:left w:val="none" w:sz="0" w:space="0" w:color="auto"/>
            <w:bottom w:val="none" w:sz="0" w:space="0" w:color="auto"/>
            <w:right w:val="none" w:sz="0" w:space="0" w:color="auto"/>
          </w:divBdr>
        </w:div>
        <w:div w:id="16587111">
          <w:marLeft w:val="640"/>
          <w:marRight w:val="0"/>
          <w:marTop w:val="0"/>
          <w:marBottom w:val="0"/>
          <w:divBdr>
            <w:top w:val="none" w:sz="0" w:space="0" w:color="auto"/>
            <w:left w:val="none" w:sz="0" w:space="0" w:color="auto"/>
            <w:bottom w:val="none" w:sz="0" w:space="0" w:color="auto"/>
            <w:right w:val="none" w:sz="0" w:space="0" w:color="auto"/>
          </w:divBdr>
        </w:div>
        <w:div w:id="289633205">
          <w:marLeft w:val="640"/>
          <w:marRight w:val="0"/>
          <w:marTop w:val="0"/>
          <w:marBottom w:val="0"/>
          <w:divBdr>
            <w:top w:val="none" w:sz="0" w:space="0" w:color="auto"/>
            <w:left w:val="none" w:sz="0" w:space="0" w:color="auto"/>
            <w:bottom w:val="none" w:sz="0" w:space="0" w:color="auto"/>
            <w:right w:val="none" w:sz="0" w:space="0" w:color="auto"/>
          </w:divBdr>
        </w:div>
        <w:div w:id="16661633">
          <w:marLeft w:val="640"/>
          <w:marRight w:val="0"/>
          <w:marTop w:val="0"/>
          <w:marBottom w:val="0"/>
          <w:divBdr>
            <w:top w:val="none" w:sz="0" w:space="0" w:color="auto"/>
            <w:left w:val="none" w:sz="0" w:space="0" w:color="auto"/>
            <w:bottom w:val="none" w:sz="0" w:space="0" w:color="auto"/>
            <w:right w:val="none" w:sz="0" w:space="0" w:color="auto"/>
          </w:divBdr>
        </w:div>
        <w:div w:id="1027412838">
          <w:marLeft w:val="640"/>
          <w:marRight w:val="0"/>
          <w:marTop w:val="0"/>
          <w:marBottom w:val="0"/>
          <w:divBdr>
            <w:top w:val="none" w:sz="0" w:space="0" w:color="auto"/>
            <w:left w:val="none" w:sz="0" w:space="0" w:color="auto"/>
            <w:bottom w:val="none" w:sz="0" w:space="0" w:color="auto"/>
            <w:right w:val="none" w:sz="0" w:space="0" w:color="auto"/>
          </w:divBdr>
        </w:div>
        <w:div w:id="1084491217">
          <w:marLeft w:val="640"/>
          <w:marRight w:val="0"/>
          <w:marTop w:val="0"/>
          <w:marBottom w:val="0"/>
          <w:divBdr>
            <w:top w:val="none" w:sz="0" w:space="0" w:color="auto"/>
            <w:left w:val="none" w:sz="0" w:space="0" w:color="auto"/>
            <w:bottom w:val="none" w:sz="0" w:space="0" w:color="auto"/>
            <w:right w:val="none" w:sz="0" w:space="0" w:color="auto"/>
          </w:divBdr>
        </w:div>
        <w:div w:id="885995942">
          <w:marLeft w:val="640"/>
          <w:marRight w:val="0"/>
          <w:marTop w:val="0"/>
          <w:marBottom w:val="0"/>
          <w:divBdr>
            <w:top w:val="none" w:sz="0" w:space="0" w:color="auto"/>
            <w:left w:val="none" w:sz="0" w:space="0" w:color="auto"/>
            <w:bottom w:val="none" w:sz="0" w:space="0" w:color="auto"/>
            <w:right w:val="none" w:sz="0" w:space="0" w:color="auto"/>
          </w:divBdr>
        </w:div>
        <w:div w:id="889415918">
          <w:marLeft w:val="640"/>
          <w:marRight w:val="0"/>
          <w:marTop w:val="0"/>
          <w:marBottom w:val="0"/>
          <w:divBdr>
            <w:top w:val="none" w:sz="0" w:space="0" w:color="auto"/>
            <w:left w:val="none" w:sz="0" w:space="0" w:color="auto"/>
            <w:bottom w:val="none" w:sz="0" w:space="0" w:color="auto"/>
            <w:right w:val="none" w:sz="0" w:space="0" w:color="auto"/>
          </w:divBdr>
        </w:div>
        <w:div w:id="751926885">
          <w:marLeft w:val="640"/>
          <w:marRight w:val="0"/>
          <w:marTop w:val="0"/>
          <w:marBottom w:val="0"/>
          <w:divBdr>
            <w:top w:val="none" w:sz="0" w:space="0" w:color="auto"/>
            <w:left w:val="none" w:sz="0" w:space="0" w:color="auto"/>
            <w:bottom w:val="none" w:sz="0" w:space="0" w:color="auto"/>
            <w:right w:val="none" w:sz="0" w:space="0" w:color="auto"/>
          </w:divBdr>
        </w:div>
        <w:div w:id="77479677">
          <w:marLeft w:val="640"/>
          <w:marRight w:val="0"/>
          <w:marTop w:val="0"/>
          <w:marBottom w:val="0"/>
          <w:divBdr>
            <w:top w:val="none" w:sz="0" w:space="0" w:color="auto"/>
            <w:left w:val="none" w:sz="0" w:space="0" w:color="auto"/>
            <w:bottom w:val="none" w:sz="0" w:space="0" w:color="auto"/>
            <w:right w:val="none" w:sz="0" w:space="0" w:color="auto"/>
          </w:divBdr>
        </w:div>
        <w:div w:id="264962901">
          <w:marLeft w:val="640"/>
          <w:marRight w:val="0"/>
          <w:marTop w:val="0"/>
          <w:marBottom w:val="0"/>
          <w:divBdr>
            <w:top w:val="none" w:sz="0" w:space="0" w:color="auto"/>
            <w:left w:val="none" w:sz="0" w:space="0" w:color="auto"/>
            <w:bottom w:val="none" w:sz="0" w:space="0" w:color="auto"/>
            <w:right w:val="none" w:sz="0" w:space="0" w:color="auto"/>
          </w:divBdr>
        </w:div>
        <w:div w:id="1541043346">
          <w:marLeft w:val="640"/>
          <w:marRight w:val="0"/>
          <w:marTop w:val="0"/>
          <w:marBottom w:val="0"/>
          <w:divBdr>
            <w:top w:val="none" w:sz="0" w:space="0" w:color="auto"/>
            <w:left w:val="none" w:sz="0" w:space="0" w:color="auto"/>
            <w:bottom w:val="none" w:sz="0" w:space="0" w:color="auto"/>
            <w:right w:val="none" w:sz="0" w:space="0" w:color="auto"/>
          </w:divBdr>
        </w:div>
        <w:div w:id="596063501">
          <w:marLeft w:val="640"/>
          <w:marRight w:val="0"/>
          <w:marTop w:val="0"/>
          <w:marBottom w:val="0"/>
          <w:divBdr>
            <w:top w:val="none" w:sz="0" w:space="0" w:color="auto"/>
            <w:left w:val="none" w:sz="0" w:space="0" w:color="auto"/>
            <w:bottom w:val="none" w:sz="0" w:space="0" w:color="auto"/>
            <w:right w:val="none" w:sz="0" w:space="0" w:color="auto"/>
          </w:divBdr>
        </w:div>
        <w:div w:id="960889392">
          <w:marLeft w:val="640"/>
          <w:marRight w:val="0"/>
          <w:marTop w:val="0"/>
          <w:marBottom w:val="0"/>
          <w:divBdr>
            <w:top w:val="none" w:sz="0" w:space="0" w:color="auto"/>
            <w:left w:val="none" w:sz="0" w:space="0" w:color="auto"/>
            <w:bottom w:val="none" w:sz="0" w:space="0" w:color="auto"/>
            <w:right w:val="none" w:sz="0" w:space="0" w:color="auto"/>
          </w:divBdr>
        </w:div>
        <w:div w:id="2092005402">
          <w:marLeft w:val="640"/>
          <w:marRight w:val="0"/>
          <w:marTop w:val="0"/>
          <w:marBottom w:val="0"/>
          <w:divBdr>
            <w:top w:val="none" w:sz="0" w:space="0" w:color="auto"/>
            <w:left w:val="none" w:sz="0" w:space="0" w:color="auto"/>
            <w:bottom w:val="none" w:sz="0" w:space="0" w:color="auto"/>
            <w:right w:val="none" w:sz="0" w:space="0" w:color="auto"/>
          </w:divBdr>
        </w:div>
        <w:div w:id="681934034">
          <w:marLeft w:val="640"/>
          <w:marRight w:val="0"/>
          <w:marTop w:val="0"/>
          <w:marBottom w:val="0"/>
          <w:divBdr>
            <w:top w:val="none" w:sz="0" w:space="0" w:color="auto"/>
            <w:left w:val="none" w:sz="0" w:space="0" w:color="auto"/>
            <w:bottom w:val="none" w:sz="0" w:space="0" w:color="auto"/>
            <w:right w:val="none" w:sz="0" w:space="0" w:color="auto"/>
          </w:divBdr>
        </w:div>
        <w:div w:id="954680050">
          <w:marLeft w:val="640"/>
          <w:marRight w:val="0"/>
          <w:marTop w:val="0"/>
          <w:marBottom w:val="0"/>
          <w:divBdr>
            <w:top w:val="none" w:sz="0" w:space="0" w:color="auto"/>
            <w:left w:val="none" w:sz="0" w:space="0" w:color="auto"/>
            <w:bottom w:val="none" w:sz="0" w:space="0" w:color="auto"/>
            <w:right w:val="none" w:sz="0" w:space="0" w:color="auto"/>
          </w:divBdr>
        </w:div>
        <w:div w:id="1702322483">
          <w:marLeft w:val="640"/>
          <w:marRight w:val="0"/>
          <w:marTop w:val="0"/>
          <w:marBottom w:val="0"/>
          <w:divBdr>
            <w:top w:val="none" w:sz="0" w:space="0" w:color="auto"/>
            <w:left w:val="none" w:sz="0" w:space="0" w:color="auto"/>
            <w:bottom w:val="none" w:sz="0" w:space="0" w:color="auto"/>
            <w:right w:val="none" w:sz="0" w:space="0" w:color="auto"/>
          </w:divBdr>
        </w:div>
        <w:div w:id="56558956">
          <w:marLeft w:val="640"/>
          <w:marRight w:val="0"/>
          <w:marTop w:val="0"/>
          <w:marBottom w:val="0"/>
          <w:divBdr>
            <w:top w:val="none" w:sz="0" w:space="0" w:color="auto"/>
            <w:left w:val="none" w:sz="0" w:space="0" w:color="auto"/>
            <w:bottom w:val="none" w:sz="0" w:space="0" w:color="auto"/>
            <w:right w:val="none" w:sz="0" w:space="0" w:color="auto"/>
          </w:divBdr>
        </w:div>
        <w:div w:id="106122645">
          <w:marLeft w:val="640"/>
          <w:marRight w:val="0"/>
          <w:marTop w:val="0"/>
          <w:marBottom w:val="0"/>
          <w:divBdr>
            <w:top w:val="none" w:sz="0" w:space="0" w:color="auto"/>
            <w:left w:val="none" w:sz="0" w:space="0" w:color="auto"/>
            <w:bottom w:val="none" w:sz="0" w:space="0" w:color="auto"/>
            <w:right w:val="none" w:sz="0" w:space="0" w:color="auto"/>
          </w:divBdr>
        </w:div>
        <w:div w:id="2077165398">
          <w:marLeft w:val="640"/>
          <w:marRight w:val="0"/>
          <w:marTop w:val="0"/>
          <w:marBottom w:val="0"/>
          <w:divBdr>
            <w:top w:val="none" w:sz="0" w:space="0" w:color="auto"/>
            <w:left w:val="none" w:sz="0" w:space="0" w:color="auto"/>
            <w:bottom w:val="none" w:sz="0" w:space="0" w:color="auto"/>
            <w:right w:val="none" w:sz="0" w:space="0" w:color="auto"/>
          </w:divBdr>
        </w:div>
        <w:div w:id="51730859">
          <w:marLeft w:val="640"/>
          <w:marRight w:val="0"/>
          <w:marTop w:val="0"/>
          <w:marBottom w:val="0"/>
          <w:divBdr>
            <w:top w:val="none" w:sz="0" w:space="0" w:color="auto"/>
            <w:left w:val="none" w:sz="0" w:space="0" w:color="auto"/>
            <w:bottom w:val="none" w:sz="0" w:space="0" w:color="auto"/>
            <w:right w:val="none" w:sz="0" w:space="0" w:color="auto"/>
          </w:divBdr>
        </w:div>
        <w:div w:id="500390249">
          <w:marLeft w:val="640"/>
          <w:marRight w:val="0"/>
          <w:marTop w:val="0"/>
          <w:marBottom w:val="0"/>
          <w:divBdr>
            <w:top w:val="none" w:sz="0" w:space="0" w:color="auto"/>
            <w:left w:val="none" w:sz="0" w:space="0" w:color="auto"/>
            <w:bottom w:val="none" w:sz="0" w:space="0" w:color="auto"/>
            <w:right w:val="none" w:sz="0" w:space="0" w:color="auto"/>
          </w:divBdr>
        </w:div>
        <w:div w:id="1113089985">
          <w:marLeft w:val="640"/>
          <w:marRight w:val="0"/>
          <w:marTop w:val="0"/>
          <w:marBottom w:val="0"/>
          <w:divBdr>
            <w:top w:val="none" w:sz="0" w:space="0" w:color="auto"/>
            <w:left w:val="none" w:sz="0" w:space="0" w:color="auto"/>
            <w:bottom w:val="none" w:sz="0" w:space="0" w:color="auto"/>
            <w:right w:val="none" w:sz="0" w:space="0" w:color="auto"/>
          </w:divBdr>
        </w:div>
        <w:div w:id="270867317">
          <w:marLeft w:val="640"/>
          <w:marRight w:val="0"/>
          <w:marTop w:val="0"/>
          <w:marBottom w:val="0"/>
          <w:divBdr>
            <w:top w:val="none" w:sz="0" w:space="0" w:color="auto"/>
            <w:left w:val="none" w:sz="0" w:space="0" w:color="auto"/>
            <w:bottom w:val="none" w:sz="0" w:space="0" w:color="auto"/>
            <w:right w:val="none" w:sz="0" w:space="0" w:color="auto"/>
          </w:divBdr>
        </w:div>
        <w:div w:id="1800099774">
          <w:marLeft w:val="640"/>
          <w:marRight w:val="0"/>
          <w:marTop w:val="0"/>
          <w:marBottom w:val="0"/>
          <w:divBdr>
            <w:top w:val="none" w:sz="0" w:space="0" w:color="auto"/>
            <w:left w:val="none" w:sz="0" w:space="0" w:color="auto"/>
            <w:bottom w:val="none" w:sz="0" w:space="0" w:color="auto"/>
            <w:right w:val="none" w:sz="0" w:space="0" w:color="auto"/>
          </w:divBdr>
        </w:div>
        <w:div w:id="1049374977">
          <w:marLeft w:val="640"/>
          <w:marRight w:val="0"/>
          <w:marTop w:val="0"/>
          <w:marBottom w:val="0"/>
          <w:divBdr>
            <w:top w:val="none" w:sz="0" w:space="0" w:color="auto"/>
            <w:left w:val="none" w:sz="0" w:space="0" w:color="auto"/>
            <w:bottom w:val="none" w:sz="0" w:space="0" w:color="auto"/>
            <w:right w:val="none" w:sz="0" w:space="0" w:color="auto"/>
          </w:divBdr>
        </w:div>
        <w:div w:id="400371386">
          <w:marLeft w:val="640"/>
          <w:marRight w:val="0"/>
          <w:marTop w:val="0"/>
          <w:marBottom w:val="0"/>
          <w:divBdr>
            <w:top w:val="none" w:sz="0" w:space="0" w:color="auto"/>
            <w:left w:val="none" w:sz="0" w:space="0" w:color="auto"/>
            <w:bottom w:val="none" w:sz="0" w:space="0" w:color="auto"/>
            <w:right w:val="none" w:sz="0" w:space="0" w:color="auto"/>
          </w:divBdr>
        </w:div>
        <w:div w:id="971982598">
          <w:marLeft w:val="640"/>
          <w:marRight w:val="0"/>
          <w:marTop w:val="0"/>
          <w:marBottom w:val="0"/>
          <w:divBdr>
            <w:top w:val="none" w:sz="0" w:space="0" w:color="auto"/>
            <w:left w:val="none" w:sz="0" w:space="0" w:color="auto"/>
            <w:bottom w:val="none" w:sz="0" w:space="0" w:color="auto"/>
            <w:right w:val="none" w:sz="0" w:space="0" w:color="auto"/>
          </w:divBdr>
        </w:div>
        <w:div w:id="1197621559">
          <w:marLeft w:val="640"/>
          <w:marRight w:val="0"/>
          <w:marTop w:val="0"/>
          <w:marBottom w:val="0"/>
          <w:divBdr>
            <w:top w:val="none" w:sz="0" w:space="0" w:color="auto"/>
            <w:left w:val="none" w:sz="0" w:space="0" w:color="auto"/>
            <w:bottom w:val="none" w:sz="0" w:space="0" w:color="auto"/>
            <w:right w:val="none" w:sz="0" w:space="0" w:color="auto"/>
          </w:divBdr>
        </w:div>
        <w:div w:id="2052993761">
          <w:marLeft w:val="640"/>
          <w:marRight w:val="0"/>
          <w:marTop w:val="0"/>
          <w:marBottom w:val="0"/>
          <w:divBdr>
            <w:top w:val="none" w:sz="0" w:space="0" w:color="auto"/>
            <w:left w:val="none" w:sz="0" w:space="0" w:color="auto"/>
            <w:bottom w:val="none" w:sz="0" w:space="0" w:color="auto"/>
            <w:right w:val="none" w:sz="0" w:space="0" w:color="auto"/>
          </w:divBdr>
        </w:div>
        <w:div w:id="2005352476">
          <w:marLeft w:val="640"/>
          <w:marRight w:val="0"/>
          <w:marTop w:val="0"/>
          <w:marBottom w:val="0"/>
          <w:divBdr>
            <w:top w:val="none" w:sz="0" w:space="0" w:color="auto"/>
            <w:left w:val="none" w:sz="0" w:space="0" w:color="auto"/>
            <w:bottom w:val="none" w:sz="0" w:space="0" w:color="auto"/>
            <w:right w:val="none" w:sz="0" w:space="0" w:color="auto"/>
          </w:divBdr>
        </w:div>
        <w:div w:id="487788045">
          <w:marLeft w:val="640"/>
          <w:marRight w:val="0"/>
          <w:marTop w:val="0"/>
          <w:marBottom w:val="0"/>
          <w:divBdr>
            <w:top w:val="none" w:sz="0" w:space="0" w:color="auto"/>
            <w:left w:val="none" w:sz="0" w:space="0" w:color="auto"/>
            <w:bottom w:val="none" w:sz="0" w:space="0" w:color="auto"/>
            <w:right w:val="none" w:sz="0" w:space="0" w:color="auto"/>
          </w:divBdr>
        </w:div>
        <w:div w:id="120536645">
          <w:marLeft w:val="640"/>
          <w:marRight w:val="0"/>
          <w:marTop w:val="0"/>
          <w:marBottom w:val="0"/>
          <w:divBdr>
            <w:top w:val="none" w:sz="0" w:space="0" w:color="auto"/>
            <w:left w:val="none" w:sz="0" w:space="0" w:color="auto"/>
            <w:bottom w:val="none" w:sz="0" w:space="0" w:color="auto"/>
            <w:right w:val="none" w:sz="0" w:space="0" w:color="auto"/>
          </w:divBdr>
        </w:div>
        <w:div w:id="1906530946">
          <w:marLeft w:val="640"/>
          <w:marRight w:val="0"/>
          <w:marTop w:val="0"/>
          <w:marBottom w:val="0"/>
          <w:divBdr>
            <w:top w:val="none" w:sz="0" w:space="0" w:color="auto"/>
            <w:left w:val="none" w:sz="0" w:space="0" w:color="auto"/>
            <w:bottom w:val="none" w:sz="0" w:space="0" w:color="auto"/>
            <w:right w:val="none" w:sz="0" w:space="0" w:color="auto"/>
          </w:divBdr>
        </w:div>
        <w:div w:id="1163550097">
          <w:marLeft w:val="640"/>
          <w:marRight w:val="0"/>
          <w:marTop w:val="0"/>
          <w:marBottom w:val="0"/>
          <w:divBdr>
            <w:top w:val="none" w:sz="0" w:space="0" w:color="auto"/>
            <w:left w:val="none" w:sz="0" w:space="0" w:color="auto"/>
            <w:bottom w:val="none" w:sz="0" w:space="0" w:color="auto"/>
            <w:right w:val="none" w:sz="0" w:space="0" w:color="auto"/>
          </w:divBdr>
        </w:div>
        <w:div w:id="841702217">
          <w:marLeft w:val="640"/>
          <w:marRight w:val="0"/>
          <w:marTop w:val="0"/>
          <w:marBottom w:val="0"/>
          <w:divBdr>
            <w:top w:val="none" w:sz="0" w:space="0" w:color="auto"/>
            <w:left w:val="none" w:sz="0" w:space="0" w:color="auto"/>
            <w:bottom w:val="none" w:sz="0" w:space="0" w:color="auto"/>
            <w:right w:val="none" w:sz="0" w:space="0" w:color="auto"/>
          </w:divBdr>
        </w:div>
        <w:div w:id="405153070">
          <w:marLeft w:val="640"/>
          <w:marRight w:val="0"/>
          <w:marTop w:val="0"/>
          <w:marBottom w:val="0"/>
          <w:divBdr>
            <w:top w:val="none" w:sz="0" w:space="0" w:color="auto"/>
            <w:left w:val="none" w:sz="0" w:space="0" w:color="auto"/>
            <w:bottom w:val="none" w:sz="0" w:space="0" w:color="auto"/>
            <w:right w:val="none" w:sz="0" w:space="0" w:color="auto"/>
          </w:divBdr>
        </w:div>
        <w:div w:id="2069181205">
          <w:marLeft w:val="640"/>
          <w:marRight w:val="0"/>
          <w:marTop w:val="0"/>
          <w:marBottom w:val="0"/>
          <w:divBdr>
            <w:top w:val="none" w:sz="0" w:space="0" w:color="auto"/>
            <w:left w:val="none" w:sz="0" w:space="0" w:color="auto"/>
            <w:bottom w:val="none" w:sz="0" w:space="0" w:color="auto"/>
            <w:right w:val="none" w:sz="0" w:space="0" w:color="auto"/>
          </w:divBdr>
        </w:div>
        <w:div w:id="1095133517">
          <w:marLeft w:val="640"/>
          <w:marRight w:val="0"/>
          <w:marTop w:val="0"/>
          <w:marBottom w:val="0"/>
          <w:divBdr>
            <w:top w:val="none" w:sz="0" w:space="0" w:color="auto"/>
            <w:left w:val="none" w:sz="0" w:space="0" w:color="auto"/>
            <w:bottom w:val="none" w:sz="0" w:space="0" w:color="auto"/>
            <w:right w:val="none" w:sz="0" w:space="0" w:color="auto"/>
          </w:divBdr>
        </w:div>
        <w:div w:id="1508130839">
          <w:marLeft w:val="640"/>
          <w:marRight w:val="0"/>
          <w:marTop w:val="0"/>
          <w:marBottom w:val="0"/>
          <w:divBdr>
            <w:top w:val="none" w:sz="0" w:space="0" w:color="auto"/>
            <w:left w:val="none" w:sz="0" w:space="0" w:color="auto"/>
            <w:bottom w:val="none" w:sz="0" w:space="0" w:color="auto"/>
            <w:right w:val="none" w:sz="0" w:space="0" w:color="auto"/>
          </w:divBdr>
        </w:div>
        <w:div w:id="1424571465">
          <w:marLeft w:val="640"/>
          <w:marRight w:val="0"/>
          <w:marTop w:val="0"/>
          <w:marBottom w:val="0"/>
          <w:divBdr>
            <w:top w:val="none" w:sz="0" w:space="0" w:color="auto"/>
            <w:left w:val="none" w:sz="0" w:space="0" w:color="auto"/>
            <w:bottom w:val="none" w:sz="0" w:space="0" w:color="auto"/>
            <w:right w:val="none" w:sz="0" w:space="0" w:color="auto"/>
          </w:divBdr>
        </w:div>
        <w:div w:id="1275944735">
          <w:marLeft w:val="640"/>
          <w:marRight w:val="0"/>
          <w:marTop w:val="0"/>
          <w:marBottom w:val="0"/>
          <w:divBdr>
            <w:top w:val="none" w:sz="0" w:space="0" w:color="auto"/>
            <w:left w:val="none" w:sz="0" w:space="0" w:color="auto"/>
            <w:bottom w:val="none" w:sz="0" w:space="0" w:color="auto"/>
            <w:right w:val="none" w:sz="0" w:space="0" w:color="auto"/>
          </w:divBdr>
        </w:div>
      </w:divsChild>
    </w:div>
    <w:div w:id="1102644963">
      <w:bodyDiv w:val="1"/>
      <w:marLeft w:val="0"/>
      <w:marRight w:val="0"/>
      <w:marTop w:val="0"/>
      <w:marBottom w:val="0"/>
      <w:divBdr>
        <w:top w:val="none" w:sz="0" w:space="0" w:color="auto"/>
        <w:left w:val="none" w:sz="0" w:space="0" w:color="auto"/>
        <w:bottom w:val="none" w:sz="0" w:space="0" w:color="auto"/>
        <w:right w:val="none" w:sz="0" w:space="0" w:color="auto"/>
      </w:divBdr>
      <w:divsChild>
        <w:div w:id="1229268283">
          <w:marLeft w:val="640"/>
          <w:marRight w:val="0"/>
          <w:marTop w:val="0"/>
          <w:marBottom w:val="0"/>
          <w:divBdr>
            <w:top w:val="none" w:sz="0" w:space="0" w:color="auto"/>
            <w:left w:val="none" w:sz="0" w:space="0" w:color="auto"/>
            <w:bottom w:val="none" w:sz="0" w:space="0" w:color="auto"/>
            <w:right w:val="none" w:sz="0" w:space="0" w:color="auto"/>
          </w:divBdr>
        </w:div>
        <w:div w:id="1374690577">
          <w:marLeft w:val="640"/>
          <w:marRight w:val="0"/>
          <w:marTop w:val="0"/>
          <w:marBottom w:val="0"/>
          <w:divBdr>
            <w:top w:val="none" w:sz="0" w:space="0" w:color="auto"/>
            <w:left w:val="none" w:sz="0" w:space="0" w:color="auto"/>
            <w:bottom w:val="none" w:sz="0" w:space="0" w:color="auto"/>
            <w:right w:val="none" w:sz="0" w:space="0" w:color="auto"/>
          </w:divBdr>
        </w:div>
        <w:div w:id="691224713">
          <w:marLeft w:val="640"/>
          <w:marRight w:val="0"/>
          <w:marTop w:val="0"/>
          <w:marBottom w:val="0"/>
          <w:divBdr>
            <w:top w:val="none" w:sz="0" w:space="0" w:color="auto"/>
            <w:left w:val="none" w:sz="0" w:space="0" w:color="auto"/>
            <w:bottom w:val="none" w:sz="0" w:space="0" w:color="auto"/>
            <w:right w:val="none" w:sz="0" w:space="0" w:color="auto"/>
          </w:divBdr>
        </w:div>
        <w:div w:id="1365516077">
          <w:marLeft w:val="640"/>
          <w:marRight w:val="0"/>
          <w:marTop w:val="0"/>
          <w:marBottom w:val="0"/>
          <w:divBdr>
            <w:top w:val="none" w:sz="0" w:space="0" w:color="auto"/>
            <w:left w:val="none" w:sz="0" w:space="0" w:color="auto"/>
            <w:bottom w:val="none" w:sz="0" w:space="0" w:color="auto"/>
            <w:right w:val="none" w:sz="0" w:space="0" w:color="auto"/>
          </w:divBdr>
        </w:div>
        <w:div w:id="266236737">
          <w:marLeft w:val="640"/>
          <w:marRight w:val="0"/>
          <w:marTop w:val="0"/>
          <w:marBottom w:val="0"/>
          <w:divBdr>
            <w:top w:val="none" w:sz="0" w:space="0" w:color="auto"/>
            <w:left w:val="none" w:sz="0" w:space="0" w:color="auto"/>
            <w:bottom w:val="none" w:sz="0" w:space="0" w:color="auto"/>
            <w:right w:val="none" w:sz="0" w:space="0" w:color="auto"/>
          </w:divBdr>
        </w:div>
        <w:div w:id="1024282016">
          <w:marLeft w:val="640"/>
          <w:marRight w:val="0"/>
          <w:marTop w:val="0"/>
          <w:marBottom w:val="0"/>
          <w:divBdr>
            <w:top w:val="none" w:sz="0" w:space="0" w:color="auto"/>
            <w:left w:val="none" w:sz="0" w:space="0" w:color="auto"/>
            <w:bottom w:val="none" w:sz="0" w:space="0" w:color="auto"/>
            <w:right w:val="none" w:sz="0" w:space="0" w:color="auto"/>
          </w:divBdr>
        </w:div>
        <w:div w:id="428965624">
          <w:marLeft w:val="640"/>
          <w:marRight w:val="0"/>
          <w:marTop w:val="0"/>
          <w:marBottom w:val="0"/>
          <w:divBdr>
            <w:top w:val="none" w:sz="0" w:space="0" w:color="auto"/>
            <w:left w:val="none" w:sz="0" w:space="0" w:color="auto"/>
            <w:bottom w:val="none" w:sz="0" w:space="0" w:color="auto"/>
            <w:right w:val="none" w:sz="0" w:space="0" w:color="auto"/>
          </w:divBdr>
        </w:div>
        <w:div w:id="717709935">
          <w:marLeft w:val="640"/>
          <w:marRight w:val="0"/>
          <w:marTop w:val="0"/>
          <w:marBottom w:val="0"/>
          <w:divBdr>
            <w:top w:val="none" w:sz="0" w:space="0" w:color="auto"/>
            <w:left w:val="none" w:sz="0" w:space="0" w:color="auto"/>
            <w:bottom w:val="none" w:sz="0" w:space="0" w:color="auto"/>
            <w:right w:val="none" w:sz="0" w:space="0" w:color="auto"/>
          </w:divBdr>
        </w:div>
        <w:div w:id="1516844696">
          <w:marLeft w:val="640"/>
          <w:marRight w:val="0"/>
          <w:marTop w:val="0"/>
          <w:marBottom w:val="0"/>
          <w:divBdr>
            <w:top w:val="none" w:sz="0" w:space="0" w:color="auto"/>
            <w:left w:val="none" w:sz="0" w:space="0" w:color="auto"/>
            <w:bottom w:val="none" w:sz="0" w:space="0" w:color="auto"/>
            <w:right w:val="none" w:sz="0" w:space="0" w:color="auto"/>
          </w:divBdr>
        </w:div>
        <w:div w:id="66926072">
          <w:marLeft w:val="640"/>
          <w:marRight w:val="0"/>
          <w:marTop w:val="0"/>
          <w:marBottom w:val="0"/>
          <w:divBdr>
            <w:top w:val="none" w:sz="0" w:space="0" w:color="auto"/>
            <w:left w:val="none" w:sz="0" w:space="0" w:color="auto"/>
            <w:bottom w:val="none" w:sz="0" w:space="0" w:color="auto"/>
            <w:right w:val="none" w:sz="0" w:space="0" w:color="auto"/>
          </w:divBdr>
        </w:div>
        <w:div w:id="2038306915">
          <w:marLeft w:val="640"/>
          <w:marRight w:val="0"/>
          <w:marTop w:val="0"/>
          <w:marBottom w:val="0"/>
          <w:divBdr>
            <w:top w:val="none" w:sz="0" w:space="0" w:color="auto"/>
            <w:left w:val="none" w:sz="0" w:space="0" w:color="auto"/>
            <w:bottom w:val="none" w:sz="0" w:space="0" w:color="auto"/>
            <w:right w:val="none" w:sz="0" w:space="0" w:color="auto"/>
          </w:divBdr>
        </w:div>
        <w:div w:id="367490231">
          <w:marLeft w:val="640"/>
          <w:marRight w:val="0"/>
          <w:marTop w:val="0"/>
          <w:marBottom w:val="0"/>
          <w:divBdr>
            <w:top w:val="none" w:sz="0" w:space="0" w:color="auto"/>
            <w:left w:val="none" w:sz="0" w:space="0" w:color="auto"/>
            <w:bottom w:val="none" w:sz="0" w:space="0" w:color="auto"/>
            <w:right w:val="none" w:sz="0" w:space="0" w:color="auto"/>
          </w:divBdr>
        </w:div>
        <w:div w:id="1022827819">
          <w:marLeft w:val="640"/>
          <w:marRight w:val="0"/>
          <w:marTop w:val="0"/>
          <w:marBottom w:val="0"/>
          <w:divBdr>
            <w:top w:val="none" w:sz="0" w:space="0" w:color="auto"/>
            <w:left w:val="none" w:sz="0" w:space="0" w:color="auto"/>
            <w:bottom w:val="none" w:sz="0" w:space="0" w:color="auto"/>
            <w:right w:val="none" w:sz="0" w:space="0" w:color="auto"/>
          </w:divBdr>
        </w:div>
        <w:div w:id="189298204">
          <w:marLeft w:val="640"/>
          <w:marRight w:val="0"/>
          <w:marTop w:val="0"/>
          <w:marBottom w:val="0"/>
          <w:divBdr>
            <w:top w:val="none" w:sz="0" w:space="0" w:color="auto"/>
            <w:left w:val="none" w:sz="0" w:space="0" w:color="auto"/>
            <w:bottom w:val="none" w:sz="0" w:space="0" w:color="auto"/>
            <w:right w:val="none" w:sz="0" w:space="0" w:color="auto"/>
          </w:divBdr>
        </w:div>
        <w:div w:id="1098332277">
          <w:marLeft w:val="640"/>
          <w:marRight w:val="0"/>
          <w:marTop w:val="0"/>
          <w:marBottom w:val="0"/>
          <w:divBdr>
            <w:top w:val="none" w:sz="0" w:space="0" w:color="auto"/>
            <w:left w:val="none" w:sz="0" w:space="0" w:color="auto"/>
            <w:bottom w:val="none" w:sz="0" w:space="0" w:color="auto"/>
            <w:right w:val="none" w:sz="0" w:space="0" w:color="auto"/>
          </w:divBdr>
        </w:div>
        <w:div w:id="72164421">
          <w:marLeft w:val="640"/>
          <w:marRight w:val="0"/>
          <w:marTop w:val="0"/>
          <w:marBottom w:val="0"/>
          <w:divBdr>
            <w:top w:val="none" w:sz="0" w:space="0" w:color="auto"/>
            <w:left w:val="none" w:sz="0" w:space="0" w:color="auto"/>
            <w:bottom w:val="none" w:sz="0" w:space="0" w:color="auto"/>
            <w:right w:val="none" w:sz="0" w:space="0" w:color="auto"/>
          </w:divBdr>
        </w:div>
        <w:div w:id="2075272297">
          <w:marLeft w:val="640"/>
          <w:marRight w:val="0"/>
          <w:marTop w:val="0"/>
          <w:marBottom w:val="0"/>
          <w:divBdr>
            <w:top w:val="none" w:sz="0" w:space="0" w:color="auto"/>
            <w:left w:val="none" w:sz="0" w:space="0" w:color="auto"/>
            <w:bottom w:val="none" w:sz="0" w:space="0" w:color="auto"/>
            <w:right w:val="none" w:sz="0" w:space="0" w:color="auto"/>
          </w:divBdr>
        </w:div>
        <w:div w:id="1404254862">
          <w:marLeft w:val="640"/>
          <w:marRight w:val="0"/>
          <w:marTop w:val="0"/>
          <w:marBottom w:val="0"/>
          <w:divBdr>
            <w:top w:val="none" w:sz="0" w:space="0" w:color="auto"/>
            <w:left w:val="none" w:sz="0" w:space="0" w:color="auto"/>
            <w:bottom w:val="none" w:sz="0" w:space="0" w:color="auto"/>
            <w:right w:val="none" w:sz="0" w:space="0" w:color="auto"/>
          </w:divBdr>
        </w:div>
        <w:div w:id="2142527326">
          <w:marLeft w:val="640"/>
          <w:marRight w:val="0"/>
          <w:marTop w:val="0"/>
          <w:marBottom w:val="0"/>
          <w:divBdr>
            <w:top w:val="none" w:sz="0" w:space="0" w:color="auto"/>
            <w:left w:val="none" w:sz="0" w:space="0" w:color="auto"/>
            <w:bottom w:val="none" w:sz="0" w:space="0" w:color="auto"/>
            <w:right w:val="none" w:sz="0" w:space="0" w:color="auto"/>
          </w:divBdr>
        </w:div>
        <w:div w:id="1082868748">
          <w:marLeft w:val="640"/>
          <w:marRight w:val="0"/>
          <w:marTop w:val="0"/>
          <w:marBottom w:val="0"/>
          <w:divBdr>
            <w:top w:val="none" w:sz="0" w:space="0" w:color="auto"/>
            <w:left w:val="none" w:sz="0" w:space="0" w:color="auto"/>
            <w:bottom w:val="none" w:sz="0" w:space="0" w:color="auto"/>
            <w:right w:val="none" w:sz="0" w:space="0" w:color="auto"/>
          </w:divBdr>
        </w:div>
        <w:div w:id="167260280">
          <w:marLeft w:val="640"/>
          <w:marRight w:val="0"/>
          <w:marTop w:val="0"/>
          <w:marBottom w:val="0"/>
          <w:divBdr>
            <w:top w:val="none" w:sz="0" w:space="0" w:color="auto"/>
            <w:left w:val="none" w:sz="0" w:space="0" w:color="auto"/>
            <w:bottom w:val="none" w:sz="0" w:space="0" w:color="auto"/>
            <w:right w:val="none" w:sz="0" w:space="0" w:color="auto"/>
          </w:divBdr>
        </w:div>
        <w:div w:id="245117911">
          <w:marLeft w:val="640"/>
          <w:marRight w:val="0"/>
          <w:marTop w:val="0"/>
          <w:marBottom w:val="0"/>
          <w:divBdr>
            <w:top w:val="none" w:sz="0" w:space="0" w:color="auto"/>
            <w:left w:val="none" w:sz="0" w:space="0" w:color="auto"/>
            <w:bottom w:val="none" w:sz="0" w:space="0" w:color="auto"/>
            <w:right w:val="none" w:sz="0" w:space="0" w:color="auto"/>
          </w:divBdr>
        </w:div>
        <w:div w:id="1688484151">
          <w:marLeft w:val="640"/>
          <w:marRight w:val="0"/>
          <w:marTop w:val="0"/>
          <w:marBottom w:val="0"/>
          <w:divBdr>
            <w:top w:val="none" w:sz="0" w:space="0" w:color="auto"/>
            <w:left w:val="none" w:sz="0" w:space="0" w:color="auto"/>
            <w:bottom w:val="none" w:sz="0" w:space="0" w:color="auto"/>
            <w:right w:val="none" w:sz="0" w:space="0" w:color="auto"/>
          </w:divBdr>
        </w:div>
        <w:div w:id="129596060">
          <w:marLeft w:val="640"/>
          <w:marRight w:val="0"/>
          <w:marTop w:val="0"/>
          <w:marBottom w:val="0"/>
          <w:divBdr>
            <w:top w:val="none" w:sz="0" w:space="0" w:color="auto"/>
            <w:left w:val="none" w:sz="0" w:space="0" w:color="auto"/>
            <w:bottom w:val="none" w:sz="0" w:space="0" w:color="auto"/>
            <w:right w:val="none" w:sz="0" w:space="0" w:color="auto"/>
          </w:divBdr>
        </w:div>
        <w:div w:id="1860388966">
          <w:marLeft w:val="640"/>
          <w:marRight w:val="0"/>
          <w:marTop w:val="0"/>
          <w:marBottom w:val="0"/>
          <w:divBdr>
            <w:top w:val="none" w:sz="0" w:space="0" w:color="auto"/>
            <w:left w:val="none" w:sz="0" w:space="0" w:color="auto"/>
            <w:bottom w:val="none" w:sz="0" w:space="0" w:color="auto"/>
            <w:right w:val="none" w:sz="0" w:space="0" w:color="auto"/>
          </w:divBdr>
        </w:div>
        <w:div w:id="443573558">
          <w:marLeft w:val="640"/>
          <w:marRight w:val="0"/>
          <w:marTop w:val="0"/>
          <w:marBottom w:val="0"/>
          <w:divBdr>
            <w:top w:val="none" w:sz="0" w:space="0" w:color="auto"/>
            <w:left w:val="none" w:sz="0" w:space="0" w:color="auto"/>
            <w:bottom w:val="none" w:sz="0" w:space="0" w:color="auto"/>
            <w:right w:val="none" w:sz="0" w:space="0" w:color="auto"/>
          </w:divBdr>
        </w:div>
        <w:div w:id="1665624362">
          <w:marLeft w:val="640"/>
          <w:marRight w:val="0"/>
          <w:marTop w:val="0"/>
          <w:marBottom w:val="0"/>
          <w:divBdr>
            <w:top w:val="none" w:sz="0" w:space="0" w:color="auto"/>
            <w:left w:val="none" w:sz="0" w:space="0" w:color="auto"/>
            <w:bottom w:val="none" w:sz="0" w:space="0" w:color="auto"/>
            <w:right w:val="none" w:sz="0" w:space="0" w:color="auto"/>
          </w:divBdr>
        </w:div>
        <w:div w:id="449325265">
          <w:marLeft w:val="640"/>
          <w:marRight w:val="0"/>
          <w:marTop w:val="0"/>
          <w:marBottom w:val="0"/>
          <w:divBdr>
            <w:top w:val="none" w:sz="0" w:space="0" w:color="auto"/>
            <w:left w:val="none" w:sz="0" w:space="0" w:color="auto"/>
            <w:bottom w:val="none" w:sz="0" w:space="0" w:color="auto"/>
            <w:right w:val="none" w:sz="0" w:space="0" w:color="auto"/>
          </w:divBdr>
        </w:div>
        <w:div w:id="1715302381">
          <w:marLeft w:val="640"/>
          <w:marRight w:val="0"/>
          <w:marTop w:val="0"/>
          <w:marBottom w:val="0"/>
          <w:divBdr>
            <w:top w:val="none" w:sz="0" w:space="0" w:color="auto"/>
            <w:left w:val="none" w:sz="0" w:space="0" w:color="auto"/>
            <w:bottom w:val="none" w:sz="0" w:space="0" w:color="auto"/>
            <w:right w:val="none" w:sz="0" w:space="0" w:color="auto"/>
          </w:divBdr>
        </w:div>
        <w:div w:id="2063871256">
          <w:marLeft w:val="640"/>
          <w:marRight w:val="0"/>
          <w:marTop w:val="0"/>
          <w:marBottom w:val="0"/>
          <w:divBdr>
            <w:top w:val="none" w:sz="0" w:space="0" w:color="auto"/>
            <w:left w:val="none" w:sz="0" w:space="0" w:color="auto"/>
            <w:bottom w:val="none" w:sz="0" w:space="0" w:color="auto"/>
            <w:right w:val="none" w:sz="0" w:space="0" w:color="auto"/>
          </w:divBdr>
        </w:div>
        <w:div w:id="241840344">
          <w:marLeft w:val="640"/>
          <w:marRight w:val="0"/>
          <w:marTop w:val="0"/>
          <w:marBottom w:val="0"/>
          <w:divBdr>
            <w:top w:val="none" w:sz="0" w:space="0" w:color="auto"/>
            <w:left w:val="none" w:sz="0" w:space="0" w:color="auto"/>
            <w:bottom w:val="none" w:sz="0" w:space="0" w:color="auto"/>
            <w:right w:val="none" w:sz="0" w:space="0" w:color="auto"/>
          </w:divBdr>
        </w:div>
        <w:div w:id="1384986015">
          <w:marLeft w:val="640"/>
          <w:marRight w:val="0"/>
          <w:marTop w:val="0"/>
          <w:marBottom w:val="0"/>
          <w:divBdr>
            <w:top w:val="none" w:sz="0" w:space="0" w:color="auto"/>
            <w:left w:val="none" w:sz="0" w:space="0" w:color="auto"/>
            <w:bottom w:val="none" w:sz="0" w:space="0" w:color="auto"/>
            <w:right w:val="none" w:sz="0" w:space="0" w:color="auto"/>
          </w:divBdr>
        </w:div>
        <w:div w:id="696009832">
          <w:marLeft w:val="640"/>
          <w:marRight w:val="0"/>
          <w:marTop w:val="0"/>
          <w:marBottom w:val="0"/>
          <w:divBdr>
            <w:top w:val="none" w:sz="0" w:space="0" w:color="auto"/>
            <w:left w:val="none" w:sz="0" w:space="0" w:color="auto"/>
            <w:bottom w:val="none" w:sz="0" w:space="0" w:color="auto"/>
            <w:right w:val="none" w:sz="0" w:space="0" w:color="auto"/>
          </w:divBdr>
        </w:div>
        <w:div w:id="1593049244">
          <w:marLeft w:val="640"/>
          <w:marRight w:val="0"/>
          <w:marTop w:val="0"/>
          <w:marBottom w:val="0"/>
          <w:divBdr>
            <w:top w:val="none" w:sz="0" w:space="0" w:color="auto"/>
            <w:left w:val="none" w:sz="0" w:space="0" w:color="auto"/>
            <w:bottom w:val="none" w:sz="0" w:space="0" w:color="auto"/>
            <w:right w:val="none" w:sz="0" w:space="0" w:color="auto"/>
          </w:divBdr>
        </w:div>
        <w:div w:id="1512598264">
          <w:marLeft w:val="640"/>
          <w:marRight w:val="0"/>
          <w:marTop w:val="0"/>
          <w:marBottom w:val="0"/>
          <w:divBdr>
            <w:top w:val="none" w:sz="0" w:space="0" w:color="auto"/>
            <w:left w:val="none" w:sz="0" w:space="0" w:color="auto"/>
            <w:bottom w:val="none" w:sz="0" w:space="0" w:color="auto"/>
            <w:right w:val="none" w:sz="0" w:space="0" w:color="auto"/>
          </w:divBdr>
        </w:div>
        <w:div w:id="1469318949">
          <w:marLeft w:val="640"/>
          <w:marRight w:val="0"/>
          <w:marTop w:val="0"/>
          <w:marBottom w:val="0"/>
          <w:divBdr>
            <w:top w:val="none" w:sz="0" w:space="0" w:color="auto"/>
            <w:left w:val="none" w:sz="0" w:space="0" w:color="auto"/>
            <w:bottom w:val="none" w:sz="0" w:space="0" w:color="auto"/>
            <w:right w:val="none" w:sz="0" w:space="0" w:color="auto"/>
          </w:divBdr>
        </w:div>
        <w:div w:id="274409738">
          <w:marLeft w:val="640"/>
          <w:marRight w:val="0"/>
          <w:marTop w:val="0"/>
          <w:marBottom w:val="0"/>
          <w:divBdr>
            <w:top w:val="none" w:sz="0" w:space="0" w:color="auto"/>
            <w:left w:val="none" w:sz="0" w:space="0" w:color="auto"/>
            <w:bottom w:val="none" w:sz="0" w:space="0" w:color="auto"/>
            <w:right w:val="none" w:sz="0" w:space="0" w:color="auto"/>
          </w:divBdr>
        </w:div>
        <w:div w:id="87700532">
          <w:marLeft w:val="640"/>
          <w:marRight w:val="0"/>
          <w:marTop w:val="0"/>
          <w:marBottom w:val="0"/>
          <w:divBdr>
            <w:top w:val="none" w:sz="0" w:space="0" w:color="auto"/>
            <w:left w:val="none" w:sz="0" w:space="0" w:color="auto"/>
            <w:bottom w:val="none" w:sz="0" w:space="0" w:color="auto"/>
            <w:right w:val="none" w:sz="0" w:space="0" w:color="auto"/>
          </w:divBdr>
        </w:div>
        <w:div w:id="1409113109">
          <w:marLeft w:val="640"/>
          <w:marRight w:val="0"/>
          <w:marTop w:val="0"/>
          <w:marBottom w:val="0"/>
          <w:divBdr>
            <w:top w:val="none" w:sz="0" w:space="0" w:color="auto"/>
            <w:left w:val="none" w:sz="0" w:space="0" w:color="auto"/>
            <w:bottom w:val="none" w:sz="0" w:space="0" w:color="auto"/>
            <w:right w:val="none" w:sz="0" w:space="0" w:color="auto"/>
          </w:divBdr>
        </w:div>
        <w:div w:id="629171877">
          <w:marLeft w:val="640"/>
          <w:marRight w:val="0"/>
          <w:marTop w:val="0"/>
          <w:marBottom w:val="0"/>
          <w:divBdr>
            <w:top w:val="none" w:sz="0" w:space="0" w:color="auto"/>
            <w:left w:val="none" w:sz="0" w:space="0" w:color="auto"/>
            <w:bottom w:val="none" w:sz="0" w:space="0" w:color="auto"/>
            <w:right w:val="none" w:sz="0" w:space="0" w:color="auto"/>
          </w:divBdr>
        </w:div>
        <w:div w:id="1907493642">
          <w:marLeft w:val="640"/>
          <w:marRight w:val="0"/>
          <w:marTop w:val="0"/>
          <w:marBottom w:val="0"/>
          <w:divBdr>
            <w:top w:val="none" w:sz="0" w:space="0" w:color="auto"/>
            <w:left w:val="none" w:sz="0" w:space="0" w:color="auto"/>
            <w:bottom w:val="none" w:sz="0" w:space="0" w:color="auto"/>
            <w:right w:val="none" w:sz="0" w:space="0" w:color="auto"/>
          </w:divBdr>
        </w:div>
        <w:div w:id="203955724">
          <w:marLeft w:val="640"/>
          <w:marRight w:val="0"/>
          <w:marTop w:val="0"/>
          <w:marBottom w:val="0"/>
          <w:divBdr>
            <w:top w:val="none" w:sz="0" w:space="0" w:color="auto"/>
            <w:left w:val="none" w:sz="0" w:space="0" w:color="auto"/>
            <w:bottom w:val="none" w:sz="0" w:space="0" w:color="auto"/>
            <w:right w:val="none" w:sz="0" w:space="0" w:color="auto"/>
          </w:divBdr>
        </w:div>
        <w:div w:id="1082529128">
          <w:marLeft w:val="640"/>
          <w:marRight w:val="0"/>
          <w:marTop w:val="0"/>
          <w:marBottom w:val="0"/>
          <w:divBdr>
            <w:top w:val="none" w:sz="0" w:space="0" w:color="auto"/>
            <w:left w:val="none" w:sz="0" w:space="0" w:color="auto"/>
            <w:bottom w:val="none" w:sz="0" w:space="0" w:color="auto"/>
            <w:right w:val="none" w:sz="0" w:space="0" w:color="auto"/>
          </w:divBdr>
        </w:div>
        <w:div w:id="1035891564">
          <w:marLeft w:val="640"/>
          <w:marRight w:val="0"/>
          <w:marTop w:val="0"/>
          <w:marBottom w:val="0"/>
          <w:divBdr>
            <w:top w:val="none" w:sz="0" w:space="0" w:color="auto"/>
            <w:left w:val="none" w:sz="0" w:space="0" w:color="auto"/>
            <w:bottom w:val="none" w:sz="0" w:space="0" w:color="auto"/>
            <w:right w:val="none" w:sz="0" w:space="0" w:color="auto"/>
          </w:divBdr>
        </w:div>
        <w:div w:id="426192100">
          <w:marLeft w:val="640"/>
          <w:marRight w:val="0"/>
          <w:marTop w:val="0"/>
          <w:marBottom w:val="0"/>
          <w:divBdr>
            <w:top w:val="none" w:sz="0" w:space="0" w:color="auto"/>
            <w:left w:val="none" w:sz="0" w:space="0" w:color="auto"/>
            <w:bottom w:val="none" w:sz="0" w:space="0" w:color="auto"/>
            <w:right w:val="none" w:sz="0" w:space="0" w:color="auto"/>
          </w:divBdr>
        </w:div>
        <w:div w:id="713384977">
          <w:marLeft w:val="640"/>
          <w:marRight w:val="0"/>
          <w:marTop w:val="0"/>
          <w:marBottom w:val="0"/>
          <w:divBdr>
            <w:top w:val="none" w:sz="0" w:space="0" w:color="auto"/>
            <w:left w:val="none" w:sz="0" w:space="0" w:color="auto"/>
            <w:bottom w:val="none" w:sz="0" w:space="0" w:color="auto"/>
            <w:right w:val="none" w:sz="0" w:space="0" w:color="auto"/>
          </w:divBdr>
        </w:div>
        <w:div w:id="2117940609">
          <w:marLeft w:val="640"/>
          <w:marRight w:val="0"/>
          <w:marTop w:val="0"/>
          <w:marBottom w:val="0"/>
          <w:divBdr>
            <w:top w:val="none" w:sz="0" w:space="0" w:color="auto"/>
            <w:left w:val="none" w:sz="0" w:space="0" w:color="auto"/>
            <w:bottom w:val="none" w:sz="0" w:space="0" w:color="auto"/>
            <w:right w:val="none" w:sz="0" w:space="0" w:color="auto"/>
          </w:divBdr>
        </w:div>
        <w:div w:id="545681695">
          <w:marLeft w:val="640"/>
          <w:marRight w:val="0"/>
          <w:marTop w:val="0"/>
          <w:marBottom w:val="0"/>
          <w:divBdr>
            <w:top w:val="none" w:sz="0" w:space="0" w:color="auto"/>
            <w:left w:val="none" w:sz="0" w:space="0" w:color="auto"/>
            <w:bottom w:val="none" w:sz="0" w:space="0" w:color="auto"/>
            <w:right w:val="none" w:sz="0" w:space="0" w:color="auto"/>
          </w:divBdr>
        </w:div>
        <w:div w:id="1224294059">
          <w:marLeft w:val="640"/>
          <w:marRight w:val="0"/>
          <w:marTop w:val="0"/>
          <w:marBottom w:val="0"/>
          <w:divBdr>
            <w:top w:val="none" w:sz="0" w:space="0" w:color="auto"/>
            <w:left w:val="none" w:sz="0" w:space="0" w:color="auto"/>
            <w:bottom w:val="none" w:sz="0" w:space="0" w:color="auto"/>
            <w:right w:val="none" w:sz="0" w:space="0" w:color="auto"/>
          </w:divBdr>
        </w:div>
        <w:div w:id="773014732">
          <w:marLeft w:val="640"/>
          <w:marRight w:val="0"/>
          <w:marTop w:val="0"/>
          <w:marBottom w:val="0"/>
          <w:divBdr>
            <w:top w:val="none" w:sz="0" w:space="0" w:color="auto"/>
            <w:left w:val="none" w:sz="0" w:space="0" w:color="auto"/>
            <w:bottom w:val="none" w:sz="0" w:space="0" w:color="auto"/>
            <w:right w:val="none" w:sz="0" w:space="0" w:color="auto"/>
          </w:divBdr>
        </w:div>
        <w:div w:id="1740178291">
          <w:marLeft w:val="640"/>
          <w:marRight w:val="0"/>
          <w:marTop w:val="0"/>
          <w:marBottom w:val="0"/>
          <w:divBdr>
            <w:top w:val="none" w:sz="0" w:space="0" w:color="auto"/>
            <w:left w:val="none" w:sz="0" w:space="0" w:color="auto"/>
            <w:bottom w:val="none" w:sz="0" w:space="0" w:color="auto"/>
            <w:right w:val="none" w:sz="0" w:space="0" w:color="auto"/>
          </w:divBdr>
        </w:div>
        <w:div w:id="1841116022">
          <w:marLeft w:val="640"/>
          <w:marRight w:val="0"/>
          <w:marTop w:val="0"/>
          <w:marBottom w:val="0"/>
          <w:divBdr>
            <w:top w:val="none" w:sz="0" w:space="0" w:color="auto"/>
            <w:left w:val="none" w:sz="0" w:space="0" w:color="auto"/>
            <w:bottom w:val="none" w:sz="0" w:space="0" w:color="auto"/>
            <w:right w:val="none" w:sz="0" w:space="0" w:color="auto"/>
          </w:divBdr>
        </w:div>
        <w:div w:id="1468474234">
          <w:marLeft w:val="640"/>
          <w:marRight w:val="0"/>
          <w:marTop w:val="0"/>
          <w:marBottom w:val="0"/>
          <w:divBdr>
            <w:top w:val="none" w:sz="0" w:space="0" w:color="auto"/>
            <w:left w:val="none" w:sz="0" w:space="0" w:color="auto"/>
            <w:bottom w:val="none" w:sz="0" w:space="0" w:color="auto"/>
            <w:right w:val="none" w:sz="0" w:space="0" w:color="auto"/>
          </w:divBdr>
        </w:div>
        <w:div w:id="96220728">
          <w:marLeft w:val="640"/>
          <w:marRight w:val="0"/>
          <w:marTop w:val="0"/>
          <w:marBottom w:val="0"/>
          <w:divBdr>
            <w:top w:val="none" w:sz="0" w:space="0" w:color="auto"/>
            <w:left w:val="none" w:sz="0" w:space="0" w:color="auto"/>
            <w:bottom w:val="none" w:sz="0" w:space="0" w:color="auto"/>
            <w:right w:val="none" w:sz="0" w:space="0" w:color="auto"/>
          </w:divBdr>
        </w:div>
        <w:div w:id="462387691">
          <w:marLeft w:val="640"/>
          <w:marRight w:val="0"/>
          <w:marTop w:val="0"/>
          <w:marBottom w:val="0"/>
          <w:divBdr>
            <w:top w:val="none" w:sz="0" w:space="0" w:color="auto"/>
            <w:left w:val="none" w:sz="0" w:space="0" w:color="auto"/>
            <w:bottom w:val="none" w:sz="0" w:space="0" w:color="auto"/>
            <w:right w:val="none" w:sz="0" w:space="0" w:color="auto"/>
          </w:divBdr>
        </w:div>
        <w:div w:id="1394307119">
          <w:marLeft w:val="640"/>
          <w:marRight w:val="0"/>
          <w:marTop w:val="0"/>
          <w:marBottom w:val="0"/>
          <w:divBdr>
            <w:top w:val="none" w:sz="0" w:space="0" w:color="auto"/>
            <w:left w:val="none" w:sz="0" w:space="0" w:color="auto"/>
            <w:bottom w:val="none" w:sz="0" w:space="0" w:color="auto"/>
            <w:right w:val="none" w:sz="0" w:space="0" w:color="auto"/>
          </w:divBdr>
        </w:div>
        <w:div w:id="1681002517">
          <w:marLeft w:val="640"/>
          <w:marRight w:val="0"/>
          <w:marTop w:val="0"/>
          <w:marBottom w:val="0"/>
          <w:divBdr>
            <w:top w:val="none" w:sz="0" w:space="0" w:color="auto"/>
            <w:left w:val="none" w:sz="0" w:space="0" w:color="auto"/>
            <w:bottom w:val="none" w:sz="0" w:space="0" w:color="auto"/>
            <w:right w:val="none" w:sz="0" w:space="0" w:color="auto"/>
          </w:divBdr>
        </w:div>
        <w:div w:id="205218992">
          <w:marLeft w:val="640"/>
          <w:marRight w:val="0"/>
          <w:marTop w:val="0"/>
          <w:marBottom w:val="0"/>
          <w:divBdr>
            <w:top w:val="none" w:sz="0" w:space="0" w:color="auto"/>
            <w:left w:val="none" w:sz="0" w:space="0" w:color="auto"/>
            <w:bottom w:val="none" w:sz="0" w:space="0" w:color="auto"/>
            <w:right w:val="none" w:sz="0" w:space="0" w:color="auto"/>
          </w:divBdr>
        </w:div>
        <w:div w:id="1420104828">
          <w:marLeft w:val="640"/>
          <w:marRight w:val="0"/>
          <w:marTop w:val="0"/>
          <w:marBottom w:val="0"/>
          <w:divBdr>
            <w:top w:val="none" w:sz="0" w:space="0" w:color="auto"/>
            <w:left w:val="none" w:sz="0" w:space="0" w:color="auto"/>
            <w:bottom w:val="none" w:sz="0" w:space="0" w:color="auto"/>
            <w:right w:val="none" w:sz="0" w:space="0" w:color="auto"/>
          </w:divBdr>
        </w:div>
        <w:div w:id="1992825668">
          <w:marLeft w:val="640"/>
          <w:marRight w:val="0"/>
          <w:marTop w:val="0"/>
          <w:marBottom w:val="0"/>
          <w:divBdr>
            <w:top w:val="none" w:sz="0" w:space="0" w:color="auto"/>
            <w:left w:val="none" w:sz="0" w:space="0" w:color="auto"/>
            <w:bottom w:val="none" w:sz="0" w:space="0" w:color="auto"/>
            <w:right w:val="none" w:sz="0" w:space="0" w:color="auto"/>
          </w:divBdr>
        </w:div>
        <w:div w:id="519201805">
          <w:marLeft w:val="640"/>
          <w:marRight w:val="0"/>
          <w:marTop w:val="0"/>
          <w:marBottom w:val="0"/>
          <w:divBdr>
            <w:top w:val="none" w:sz="0" w:space="0" w:color="auto"/>
            <w:left w:val="none" w:sz="0" w:space="0" w:color="auto"/>
            <w:bottom w:val="none" w:sz="0" w:space="0" w:color="auto"/>
            <w:right w:val="none" w:sz="0" w:space="0" w:color="auto"/>
          </w:divBdr>
        </w:div>
        <w:div w:id="1621841734">
          <w:marLeft w:val="640"/>
          <w:marRight w:val="0"/>
          <w:marTop w:val="0"/>
          <w:marBottom w:val="0"/>
          <w:divBdr>
            <w:top w:val="none" w:sz="0" w:space="0" w:color="auto"/>
            <w:left w:val="none" w:sz="0" w:space="0" w:color="auto"/>
            <w:bottom w:val="none" w:sz="0" w:space="0" w:color="auto"/>
            <w:right w:val="none" w:sz="0" w:space="0" w:color="auto"/>
          </w:divBdr>
        </w:div>
        <w:div w:id="777140675">
          <w:marLeft w:val="640"/>
          <w:marRight w:val="0"/>
          <w:marTop w:val="0"/>
          <w:marBottom w:val="0"/>
          <w:divBdr>
            <w:top w:val="none" w:sz="0" w:space="0" w:color="auto"/>
            <w:left w:val="none" w:sz="0" w:space="0" w:color="auto"/>
            <w:bottom w:val="none" w:sz="0" w:space="0" w:color="auto"/>
            <w:right w:val="none" w:sz="0" w:space="0" w:color="auto"/>
          </w:divBdr>
        </w:div>
        <w:div w:id="1982226104">
          <w:marLeft w:val="640"/>
          <w:marRight w:val="0"/>
          <w:marTop w:val="0"/>
          <w:marBottom w:val="0"/>
          <w:divBdr>
            <w:top w:val="none" w:sz="0" w:space="0" w:color="auto"/>
            <w:left w:val="none" w:sz="0" w:space="0" w:color="auto"/>
            <w:bottom w:val="none" w:sz="0" w:space="0" w:color="auto"/>
            <w:right w:val="none" w:sz="0" w:space="0" w:color="auto"/>
          </w:divBdr>
        </w:div>
        <w:div w:id="1796826476">
          <w:marLeft w:val="640"/>
          <w:marRight w:val="0"/>
          <w:marTop w:val="0"/>
          <w:marBottom w:val="0"/>
          <w:divBdr>
            <w:top w:val="none" w:sz="0" w:space="0" w:color="auto"/>
            <w:left w:val="none" w:sz="0" w:space="0" w:color="auto"/>
            <w:bottom w:val="none" w:sz="0" w:space="0" w:color="auto"/>
            <w:right w:val="none" w:sz="0" w:space="0" w:color="auto"/>
          </w:divBdr>
        </w:div>
        <w:div w:id="376583535">
          <w:marLeft w:val="640"/>
          <w:marRight w:val="0"/>
          <w:marTop w:val="0"/>
          <w:marBottom w:val="0"/>
          <w:divBdr>
            <w:top w:val="none" w:sz="0" w:space="0" w:color="auto"/>
            <w:left w:val="none" w:sz="0" w:space="0" w:color="auto"/>
            <w:bottom w:val="none" w:sz="0" w:space="0" w:color="auto"/>
            <w:right w:val="none" w:sz="0" w:space="0" w:color="auto"/>
          </w:divBdr>
        </w:div>
        <w:div w:id="1768766512">
          <w:marLeft w:val="640"/>
          <w:marRight w:val="0"/>
          <w:marTop w:val="0"/>
          <w:marBottom w:val="0"/>
          <w:divBdr>
            <w:top w:val="none" w:sz="0" w:space="0" w:color="auto"/>
            <w:left w:val="none" w:sz="0" w:space="0" w:color="auto"/>
            <w:bottom w:val="none" w:sz="0" w:space="0" w:color="auto"/>
            <w:right w:val="none" w:sz="0" w:space="0" w:color="auto"/>
          </w:divBdr>
        </w:div>
        <w:div w:id="502092115">
          <w:marLeft w:val="640"/>
          <w:marRight w:val="0"/>
          <w:marTop w:val="0"/>
          <w:marBottom w:val="0"/>
          <w:divBdr>
            <w:top w:val="none" w:sz="0" w:space="0" w:color="auto"/>
            <w:left w:val="none" w:sz="0" w:space="0" w:color="auto"/>
            <w:bottom w:val="none" w:sz="0" w:space="0" w:color="auto"/>
            <w:right w:val="none" w:sz="0" w:space="0" w:color="auto"/>
          </w:divBdr>
        </w:div>
        <w:div w:id="1807357523">
          <w:marLeft w:val="640"/>
          <w:marRight w:val="0"/>
          <w:marTop w:val="0"/>
          <w:marBottom w:val="0"/>
          <w:divBdr>
            <w:top w:val="none" w:sz="0" w:space="0" w:color="auto"/>
            <w:left w:val="none" w:sz="0" w:space="0" w:color="auto"/>
            <w:bottom w:val="none" w:sz="0" w:space="0" w:color="auto"/>
            <w:right w:val="none" w:sz="0" w:space="0" w:color="auto"/>
          </w:divBdr>
        </w:div>
        <w:div w:id="129175461">
          <w:marLeft w:val="640"/>
          <w:marRight w:val="0"/>
          <w:marTop w:val="0"/>
          <w:marBottom w:val="0"/>
          <w:divBdr>
            <w:top w:val="none" w:sz="0" w:space="0" w:color="auto"/>
            <w:left w:val="none" w:sz="0" w:space="0" w:color="auto"/>
            <w:bottom w:val="none" w:sz="0" w:space="0" w:color="auto"/>
            <w:right w:val="none" w:sz="0" w:space="0" w:color="auto"/>
          </w:divBdr>
        </w:div>
        <w:div w:id="1275865349">
          <w:marLeft w:val="640"/>
          <w:marRight w:val="0"/>
          <w:marTop w:val="0"/>
          <w:marBottom w:val="0"/>
          <w:divBdr>
            <w:top w:val="none" w:sz="0" w:space="0" w:color="auto"/>
            <w:left w:val="none" w:sz="0" w:space="0" w:color="auto"/>
            <w:bottom w:val="none" w:sz="0" w:space="0" w:color="auto"/>
            <w:right w:val="none" w:sz="0" w:space="0" w:color="auto"/>
          </w:divBdr>
        </w:div>
        <w:div w:id="1127892917">
          <w:marLeft w:val="640"/>
          <w:marRight w:val="0"/>
          <w:marTop w:val="0"/>
          <w:marBottom w:val="0"/>
          <w:divBdr>
            <w:top w:val="none" w:sz="0" w:space="0" w:color="auto"/>
            <w:left w:val="none" w:sz="0" w:space="0" w:color="auto"/>
            <w:bottom w:val="none" w:sz="0" w:space="0" w:color="auto"/>
            <w:right w:val="none" w:sz="0" w:space="0" w:color="auto"/>
          </w:divBdr>
        </w:div>
        <w:div w:id="168720302">
          <w:marLeft w:val="640"/>
          <w:marRight w:val="0"/>
          <w:marTop w:val="0"/>
          <w:marBottom w:val="0"/>
          <w:divBdr>
            <w:top w:val="none" w:sz="0" w:space="0" w:color="auto"/>
            <w:left w:val="none" w:sz="0" w:space="0" w:color="auto"/>
            <w:bottom w:val="none" w:sz="0" w:space="0" w:color="auto"/>
            <w:right w:val="none" w:sz="0" w:space="0" w:color="auto"/>
          </w:divBdr>
        </w:div>
        <w:div w:id="2068916500">
          <w:marLeft w:val="640"/>
          <w:marRight w:val="0"/>
          <w:marTop w:val="0"/>
          <w:marBottom w:val="0"/>
          <w:divBdr>
            <w:top w:val="none" w:sz="0" w:space="0" w:color="auto"/>
            <w:left w:val="none" w:sz="0" w:space="0" w:color="auto"/>
            <w:bottom w:val="none" w:sz="0" w:space="0" w:color="auto"/>
            <w:right w:val="none" w:sz="0" w:space="0" w:color="auto"/>
          </w:divBdr>
        </w:div>
        <w:div w:id="1737850472">
          <w:marLeft w:val="640"/>
          <w:marRight w:val="0"/>
          <w:marTop w:val="0"/>
          <w:marBottom w:val="0"/>
          <w:divBdr>
            <w:top w:val="none" w:sz="0" w:space="0" w:color="auto"/>
            <w:left w:val="none" w:sz="0" w:space="0" w:color="auto"/>
            <w:bottom w:val="none" w:sz="0" w:space="0" w:color="auto"/>
            <w:right w:val="none" w:sz="0" w:space="0" w:color="auto"/>
          </w:divBdr>
        </w:div>
        <w:div w:id="2077624121">
          <w:marLeft w:val="640"/>
          <w:marRight w:val="0"/>
          <w:marTop w:val="0"/>
          <w:marBottom w:val="0"/>
          <w:divBdr>
            <w:top w:val="none" w:sz="0" w:space="0" w:color="auto"/>
            <w:left w:val="none" w:sz="0" w:space="0" w:color="auto"/>
            <w:bottom w:val="none" w:sz="0" w:space="0" w:color="auto"/>
            <w:right w:val="none" w:sz="0" w:space="0" w:color="auto"/>
          </w:divBdr>
        </w:div>
        <w:div w:id="437868125">
          <w:marLeft w:val="640"/>
          <w:marRight w:val="0"/>
          <w:marTop w:val="0"/>
          <w:marBottom w:val="0"/>
          <w:divBdr>
            <w:top w:val="none" w:sz="0" w:space="0" w:color="auto"/>
            <w:left w:val="none" w:sz="0" w:space="0" w:color="auto"/>
            <w:bottom w:val="none" w:sz="0" w:space="0" w:color="auto"/>
            <w:right w:val="none" w:sz="0" w:space="0" w:color="auto"/>
          </w:divBdr>
        </w:div>
        <w:div w:id="1480265095">
          <w:marLeft w:val="640"/>
          <w:marRight w:val="0"/>
          <w:marTop w:val="0"/>
          <w:marBottom w:val="0"/>
          <w:divBdr>
            <w:top w:val="none" w:sz="0" w:space="0" w:color="auto"/>
            <w:left w:val="none" w:sz="0" w:space="0" w:color="auto"/>
            <w:bottom w:val="none" w:sz="0" w:space="0" w:color="auto"/>
            <w:right w:val="none" w:sz="0" w:space="0" w:color="auto"/>
          </w:divBdr>
        </w:div>
        <w:div w:id="2007249431">
          <w:marLeft w:val="640"/>
          <w:marRight w:val="0"/>
          <w:marTop w:val="0"/>
          <w:marBottom w:val="0"/>
          <w:divBdr>
            <w:top w:val="none" w:sz="0" w:space="0" w:color="auto"/>
            <w:left w:val="none" w:sz="0" w:space="0" w:color="auto"/>
            <w:bottom w:val="none" w:sz="0" w:space="0" w:color="auto"/>
            <w:right w:val="none" w:sz="0" w:space="0" w:color="auto"/>
          </w:divBdr>
        </w:div>
        <w:div w:id="594023651">
          <w:marLeft w:val="640"/>
          <w:marRight w:val="0"/>
          <w:marTop w:val="0"/>
          <w:marBottom w:val="0"/>
          <w:divBdr>
            <w:top w:val="none" w:sz="0" w:space="0" w:color="auto"/>
            <w:left w:val="none" w:sz="0" w:space="0" w:color="auto"/>
            <w:bottom w:val="none" w:sz="0" w:space="0" w:color="auto"/>
            <w:right w:val="none" w:sz="0" w:space="0" w:color="auto"/>
          </w:divBdr>
        </w:div>
        <w:div w:id="1464809762">
          <w:marLeft w:val="640"/>
          <w:marRight w:val="0"/>
          <w:marTop w:val="0"/>
          <w:marBottom w:val="0"/>
          <w:divBdr>
            <w:top w:val="none" w:sz="0" w:space="0" w:color="auto"/>
            <w:left w:val="none" w:sz="0" w:space="0" w:color="auto"/>
            <w:bottom w:val="none" w:sz="0" w:space="0" w:color="auto"/>
            <w:right w:val="none" w:sz="0" w:space="0" w:color="auto"/>
          </w:divBdr>
        </w:div>
        <w:div w:id="1816794719">
          <w:marLeft w:val="640"/>
          <w:marRight w:val="0"/>
          <w:marTop w:val="0"/>
          <w:marBottom w:val="0"/>
          <w:divBdr>
            <w:top w:val="none" w:sz="0" w:space="0" w:color="auto"/>
            <w:left w:val="none" w:sz="0" w:space="0" w:color="auto"/>
            <w:bottom w:val="none" w:sz="0" w:space="0" w:color="auto"/>
            <w:right w:val="none" w:sz="0" w:space="0" w:color="auto"/>
          </w:divBdr>
        </w:div>
        <w:div w:id="1389262851">
          <w:marLeft w:val="640"/>
          <w:marRight w:val="0"/>
          <w:marTop w:val="0"/>
          <w:marBottom w:val="0"/>
          <w:divBdr>
            <w:top w:val="none" w:sz="0" w:space="0" w:color="auto"/>
            <w:left w:val="none" w:sz="0" w:space="0" w:color="auto"/>
            <w:bottom w:val="none" w:sz="0" w:space="0" w:color="auto"/>
            <w:right w:val="none" w:sz="0" w:space="0" w:color="auto"/>
          </w:divBdr>
        </w:div>
        <w:div w:id="1167790622">
          <w:marLeft w:val="640"/>
          <w:marRight w:val="0"/>
          <w:marTop w:val="0"/>
          <w:marBottom w:val="0"/>
          <w:divBdr>
            <w:top w:val="none" w:sz="0" w:space="0" w:color="auto"/>
            <w:left w:val="none" w:sz="0" w:space="0" w:color="auto"/>
            <w:bottom w:val="none" w:sz="0" w:space="0" w:color="auto"/>
            <w:right w:val="none" w:sz="0" w:space="0" w:color="auto"/>
          </w:divBdr>
        </w:div>
        <w:div w:id="282739022">
          <w:marLeft w:val="640"/>
          <w:marRight w:val="0"/>
          <w:marTop w:val="0"/>
          <w:marBottom w:val="0"/>
          <w:divBdr>
            <w:top w:val="none" w:sz="0" w:space="0" w:color="auto"/>
            <w:left w:val="none" w:sz="0" w:space="0" w:color="auto"/>
            <w:bottom w:val="none" w:sz="0" w:space="0" w:color="auto"/>
            <w:right w:val="none" w:sz="0" w:space="0" w:color="auto"/>
          </w:divBdr>
        </w:div>
        <w:div w:id="1713767371">
          <w:marLeft w:val="640"/>
          <w:marRight w:val="0"/>
          <w:marTop w:val="0"/>
          <w:marBottom w:val="0"/>
          <w:divBdr>
            <w:top w:val="none" w:sz="0" w:space="0" w:color="auto"/>
            <w:left w:val="none" w:sz="0" w:space="0" w:color="auto"/>
            <w:bottom w:val="none" w:sz="0" w:space="0" w:color="auto"/>
            <w:right w:val="none" w:sz="0" w:space="0" w:color="auto"/>
          </w:divBdr>
        </w:div>
        <w:div w:id="108210819">
          <w:marLeft w:val="640"/>
          <w:marRight w:val="0"/>
          <w:marTop w:val="0"/>
          <w:marBottom w:val="0"/>
          <w:divBdr>
            <w:top w:val="none" w:sz="0" w:space="0" w:color="auto"/>
            <w:left w:val="none" w:sz="0" w:space="0" w:color="auto"/>
            <w:bottom w:val="none" w:sz="0" w:space="0" w:color="auto"/>
            <w:right w:val="none" w:sz="0" w:space="0" w:color="auto"/>
          </w:divBdr>
        </w:div>
        <w:div w:id="1845627701">
          <w:marLeft w:val="640"/>
          <w:marRight w:val="0"/>
          <w:marTop w:val="0"/>
          <w:marBottom w:val="0"/>
          <w:divBdr>
            <w:top w:val="none" w:sz="0" w:space="0" w:color="auto"/>
            <w:left w:val="none" w:sz="0" w:space="0" w:color="auto"/>
            <w:bottom w:val="none" w:sz="0" w:space="0" w:color="auto"/>
            <w:right w:val="none" w:sz="0" w:space="0" w:color="auto"/>
          </w:divBdr>
        </w:div>
        <w:div w:id="178084327">
          <w:marLeft w:val="640"/>
          <w:marRight w:val="0"/>
          <w:marTop w:val="0"/>
          <w:marBottom w:val="0"/>
          <w:divBdr>
            <w:top w:val="none" w:sz="0" w:space="0" w:color="auto"/>
            <w:left w:val="none" w:sz="0" w:space="0" w:color="auto"/>
            <w:bottom w:val="none" w:sz="0" w:space="0" w:color="auto"/>
            <w:right w:val="none" w:sz="0" w:space="0" w:color="auto"/>
          </w:divBdr>
        </w:div>
        <w:div w:id="158736988">
          <w:marLeft w:val="640"/>
          <w:marRight w:val="0"/>
          <w:marTop w:val="0"/>
          <w:marBottom w:val="0"/>
          <w:divBdr>
            <w:top w:val="none" w:sz="0" w:space="0" w:color="auto"/>
            <w:left w:val="none" w:sz="0" w:space="0" w:color="auto"/>
            <w:bottom w:val="none" w:sz="0" w:space="0" w:color="auto"/>
            <w:right w:val="none" w:sz="0" w:space="0" w:color="auto"/>
          </w:divBdr>
        </w:div>
        <w:div w:id="1071737685">
          <w:marLeft w:val="640"/>
          <w:marRight w:val="0"/>
          <w:marTop w:val="0"/>
          <w:marBottom w:val="0"/>
          <w:divBdr>
            <w:top w:val="none" w:sz="0" w:space="0" w:color="auto"/>
            <w:left w:val="none" w:sz="0" w:space="0" w:color="auto"/>
            <w:bottom w:val="none" w:sz="0" w:space="0" w:color="auto"/>
            <w:right w:val="none" w:sz="0" w:space="0" w:color="auto"/>
          </w:divBdr>
        </w:div>
        <w:div w:id="983047850">
          <w:marLeft w:val="640"/>
          <w:marRight w:val="0"/>
          <w:marTop w:val="0"/>
          <w:marBottom w:val="0"/>
          <w:divBdr>
            <w:top w:val="none" w:sz="0" w:space="0" w:color="auto"/>
            <w:left w:val="none" w:sz="0" w:space="0" w:color="auto"/>
            <w:bottom w:val="none" w:sz="0" w:space="0" w:color="auto"/>
            <w:right w:val="none" w:sz="0" w:space="0" w:color="auto"/>
          </w:divBdr>
        </w:div>
        <w:div w:id="1881551162">
          <w:marLeft w:val="640"/>
          <w:marRight w:val="0"/>
          <w:marTop w:val="0"/>
          <w:marBottom w:val="0"/>
          <w:divBdr>
            <w:top w:val="none" w:sz="0" w:space="0" w:color="auto"/>
            <w:left w:val="none" w:sz="0" w:space="0" w:color="auto"/>
            <w:bottom w:val="none" w:sz="0" w:space="0" w:color="auto"/>
            <w:right w:val="none" w:sz="0" w:space="0" w:color="auto"/>
          </w:divBdr>
        </w:div>
        <w:div w:id="178810295">
          <w:marLeft w:val="640"/>
          <w:marRight w:val="0"/>
          <w:marTop w:val="0"/>
          <w:marBottom w:val="0"/>
          <w:divBdr>
            <w:top w:val="none" w:sz="0" w:space="0" w:color="auto"/>
            <w:left w:val="none" w:sz="0" w:space="0" w:color="auto"/>
            <w:bottom w:val="none" w:sz="0" w:space="0" w:color="auto"/>
            <w:right w:val="none" w:sz="0" w:space="0" w:color="auto"/>
          </w:divBdr>
        </w:div>
        <w:div w:id="906185877">
          <w:marLeft w:val="640"/>
          <w:marRight w:val="0"/>
          <w:marTop w:val="0"/>
          <w:marBottom w:val="0"/>
          <w:divBdr>
            <w:top w:val="none" w:sz="0" w:space="0" w:color="auto"/>
            <w:left w:val="none" w:sz="0" w:space="0" w:color="auto"/>
            <w:bottom w:val="none" w:sz="0" w:space="0" w:color="auto"/>
            <w:right w:val="none" w:sz="0" w:space="0" w:color="auto"/>
          </w:divBdr>
        </w:div>
        <w:div w:id="448397480">
          <w:marLeft w:val="640"/>
          <w:marRight w:val="0"/>
          <w:marTop w:val="0"/>
          <w:marBottom w:val="0"/>
          <w:divBdr>
            <w:top w:val="none" w:sz="0" w:space="0" w:color="auto"/>
            <w:left w:val="none" w:sz="0" w:space="0" w:color="auto"/>
            <w:bottom w:val="none" w:sz="0" w:space="0" w:color="auto"/>
            <w:right w:val="none" w:sz="0" w:space="0" w:color="auto"/>
          </w:divBdr>
        </w:div>
        <w:div w:id="1128934737">
          <w:marLeft w:val="640"/>
          <w:marRight w:val="0"/>
          <w:marTop w:val="0"/>
          <w:marBottom w:val="0"/>
          <w:divBdr>
            <w:top w:val="none" w:sz="0" w:space="0" w:color="auto"/>
            <w:left w:val="none" w:sz="0" w:space="0" w:color="auto"/>
            <w:bottom w:val="none" w:sz="0" w:space="0" w:color="auto"/>
            <w:right w:val="none" w:sz="0" w:space="0" w:color="auto"/>
          </w:divBdr>
        </w:div>
        <w:div w:id="488599303">
          <w:marLeft w:val="640"/>
          <w:marRight w:val="0"/>
          <w:marTop w:val="0"/>
          <w:marBottom w:val="0"/>
          <w:divBdr>
            <w:top w:val="none" w:sz="0" w:space="0" w:color="auto"/>
            <w:left w:val="none" w:sz="0" w:space="0" w:color="auto"/>
            <w:bottom w:val="none" w:sz="0" w:space="0" w:color="auto"/>
            <w:right w:val="none" w:sz="0" w:space="0" w:color="auto"/>
          </w:divBdr>
        </w:div>
        <w:div w:id="458106159">
          <w:marLeft w:val="640"/>
          <w:marRight w:val="0"/>
          <w:marTop w:val="0"/>
          <w:marBottom w:val="0"/>
          <w:divBdr>
            <w:top w:val="none" w:sz="0" w:space="0" w:color="auto"/>
            <w:left w:val="none" w:sz="0" w:space="0" w:color="auto"/>
            <w:bottom w:val="none" w:sz="0" w:space="0" w:color="auto"/>
            <w:right w:val="none" w:sz="0" w:space="0" w:color="auto"/>
          </w:divBdr>
        </w:div>
        <w:div w:id="2144537866">
          <w:marLeft w:val="640"/>
          <w:marRight w:val="0"/>
          <w:marTop w:val="0"/>
          <w:marBottom w:val="0"/>
          <w:divBdr>
            <w:top w:val="none" w:sz="0" w:space="0" w:color="auto"/>
            <w:left w:val="none" w:sz="0" w:space="0" w:color="auto"/>
            <w:bottom w:val="none" w:sz="0" w:space="0" w:color="auto"/>
            <w:right w:val="none" w:sz="0" w:space="0" w:color="auto"/>
          </w:divBdr>
        </w:div>
        <w:div w:id="1323660929">
          <w:marLeft w:val="640"/>
          <w:marRight w:val="0"/>
          <w:marTop w:val="0"/>
          <w:marBottom w:val="0"/>
          <w:divBdr>
            <w:top w:val="none" w:sz="0" w:space="0" w:color="auto"/>
            <w:left w:val="none" w:sz="0" w:space="0" w:color="auto"/>
            <w:bottom w:val="none" w:sz="0" w:space="0" w:color="auto"/>
            <w:right w:val="none" w:sz="0" w:space="0" w:color="auto"/>
          </w:divBdr>
        </w:div>
        <w:div w:id="1842426992">
          <w:marLeft w:val="640"/>
          <w:marRight w:val="0"/>
          <w:marTop w:val="0"/>
          <w:marBottom w:val="0"/>
          <w:divBdr>
            <w:top w:val="none" w:sz="0" w:space="0" w:color="auto"/>
            <w:left w:val="none" w:sz="0" w:space="0" w:color="auto"/>
            <w:bottom w:val="none" w:sz="0" w:space="0" w:color="auto"/>
            <w:right w:val="none" w:sz="0" w:space="0" w:color="auto"/>
          </w:divBdr>
        </w:div>
        <w:div w:id="926233142">
          <w:marLeft w:val="640"/>
          <w:marRight w:val="0"/>
          <w:marTop w:val="0"/>
          <w:marBottom w:val="0"/>
          <w:divBdr>
            <w:top w:val="none" w:sz="0" w:space="0" w:color="auto"/>
            <w:left w:val="none" w:sz="0" w:space="0" w:color="auto"/>
            <w:bottom w:val="none" w:sz="0" w:space="0" w:color="auto"/>
            <w:right w:val="none" w:sz="0" w:space="0" w:color="auto"/>
          </w:divBdr>
        </w:div>
        <w:div w:id="1776441861">
          <w:marLeft w:val="640"/>
          <w:marRight w:val="0"/>
          <w:marTop w:val="0"/>
          <w:marBottom w:val="0"/>
          <w:divBdr>
            <w:top w:val="none" w:sz="0" w:space="0" w:color="auto"/>
            <w:left w:val="none" w:sz="0" w:space="0" w:color="auto"/>
            <w:bottom w:val="none" w:sz="0" w:space="0" w:color="auto"/>
            <w:right w:val="none" w:sz="0" w:space="0" w:color="auto"/>
          </w:divBdr>
        </w:div>
        <w:div w:id="136847877">
          <w:marLeft w:val="640"/>
          <w:marRight w:val="0"/>
          <w:marTop w:val="0"/>
          <w:marBottom w:val="0"/>
          <w:divBdr>
            <w:top w:val="none" w:sz="0" w:space="0" w:color="auto"/>
            <w:left w:val="none" w:sz="0" w:space="0" w:color="auto"/>
            <w:bottom w:val="none" w:sz="0" w:space="0" w:color="auto"/>
            <w:right w:val="none" w:sz="0" w:space="0" w:color="auto"/>
          </w:divBdr>
        </w:div>
        <w:div w:id="535502745">
          <w:marLeft w:val="640"/>
          <w:marRight w:val="0"/>
          <w:marTop w:val="0"/>
          <w:marBottom w:val="0"/>
          <w:divBdr>
            <w:top w:val="none" w:sz="0" w:space="0" w:color="auto"/>
            <w:left w:val="none" w:sz="0" w:space="0" w:color="auto"/>
            <w:bottom w:val="none" w:sz="0" w:space="0" w:color="auto"/>
            <w:right w:val="none" w:sz="0" w:space="0" w:color="auto"/>
          </w:divBdr>
        </w:div>
        <w:div w:id="1376929481">
          <w:marLeft w:val="640"/>
          <w:marRight w:val="0"/>
          <w:marTop w:val="0"/>
          <w:marBottom w:val="0"/>
          <w:divBdr>
            <w:top w:val="none" w:sz="0" w:space="0" w:color="auto"/>
            <w:left w:val="none" w:sz="0" w:space="0" w:color="auto"/>
            <w:bottom w:val="none" w:sz="0" w:space="0" w:color="auto"/>
            <w:right w:val="none" w:sz="0" w:space="0" w:color="auto"/>
          </w:divBdr>
        </w:div>
        <w:div w:id="864825329">
          <w:marLeft w:val="640"/>
          <w:marRight w:val="0"/>
          <w:marTop w:val="0"/>
          <w:marBottom w:val="0"/>
          <w:divBdr>
            <w:top w:val="none" w:sz="0" w:space="0" w:color="auto"/>
            <w:left w:val="none" w:sz="0" w:space="0" w:color="auto"/>
            <w:bottom w:val="none" w:sz="0" w:space="0" w:color="auto"/>
            <w:right w:val="none" w:sz="0" w:space="0" w:color="auto"/>
          </w:divBdr>
        </w:div>
        <w:div w:id="1128351055">
          <w:marLeft w:val="640"/>
          <w:marRight w:val="0"/>
          <w:marTop w:val="0"/>
          <w:marBottom w:val="0"/>
          <w:divBdr>
            <w:top w:val="none" w:sz="0" w:space="0" w:color="auto"/>
            <w:left w:val="none" w:sz="0" w:space="0" w:color="auto"/>
            <w:bottom w:val="none" w:sz="0" w:space="0" w:color="auto"/>
            <w:right w:val="none" w:sz="0" w:space="0" w:color="auto"/>
          </w:divBdr>
        </w:div>
        <w:div w:id="2091270591">
          <w:marLeft w:val="640"/>
          <w:marRight w:val="0"/>
          <w:marTop w:val="0"/>
          <w:marBottom w:val="0"/>
          <w:divBdr>
            <w:top w:val="none" w:sz="0" w:space="0" w:color="auto"/>
            <w:left w:val="none" w:sz="0" w:space="0" w:color="auto"/>
            <w:bottom w:val="none" w:sz="0" w:space="0" w:color="auto"/>
            <w:right w:val="none" w:sz="0" w:space="0" w:color="auto"/>
          </w:divBdr>
        </w:div>
        <w:div w:id="1782534065">
          <w:marLeft w:val="640"/>
          <w:marRight w:val="0"/>
          <w:marTop w:val="0"/>
          <w:marBottom w:val="0"/>
          <w:divBdr>
            <w:top w:val="none" w:sz="0" w:space="0" w:color="auto"/>
            <w:left w:val="none" w:sz="0" w:space="0" w:color="auto"/>
            <w:bottom w:val="none" w:sz="0" w:space="0" w:color="auto"/>
            <w:right w:val="none" w:sz="0" w:space="0" w:color="auto"/>
          </w:divBdr>
        </w:div>
        <w:div w:id="1406806502">
          <w:marLeft w:val="640"/>
          <w:marRight w:val="0"/>
          <w:marTop w:val="0"/>
          <w:marBottom w:val="0"/>
          <w:divBdr>
            <w:top w:val="none" w:sz="0" w:space="0" w:color="auto"/>
            <w:left w:val="none" w:sz="0" w:space="0" w:color="auto"/>
            <w:bottom w:val="none" w:sz="0" w:space="0" w:color="auto"/>
            <w:right w:val="none" w:sz="0" w:space="0" w:color="auto"/>
          </w:divBdr>
        </w:div>
        <w:div w:id="1724403797">
          <w:marLeft w:val="640"/>
          <w:marRight w:val="0"/>
          <w:marTop w:val="0"/>
          <w:marBottom w:val="0"/>
          <w:divBdr>
            <w:top w:val="none" w:sz="0" w:space="0" w:color="auto"/>
            <w:left w:val="none" w:sz="0" w:space="0" w:color="auto"/>
            <w:bottom w:val="none" w:sz="0" w:space="0" w:color="auto"/>
            <w:right w:val="none" w:sz="0" w:space="0" w:color="auto"/>
          </w:divBdr>
        </w:div>
        <w:div w:id="1664433075">
          <w:marLeft w:val="640"/>
          <w:marRight w:val="0"/>
          <w:marTop w:val="0"/>
          <w:marBottom w:val="0"/>
          <w:divBdr>
            <w:top w:val="none" w:sz="0" w:space="0" w:color="auto"/>
            <w:left w:val="none" w:sz="0" w:space="0" w:color="auto"/>
            <w:bottom w:val="none" w:sz="0" w:space="0" w:color="auto"/>
            <w:right w:val="none" w:sz="0" w:space="0" w:color="auto"/>
          </w:divBdr>
        </w:div>
        <w:div w:id="1596282762">
          <w:marLeft w:val="640"/>
          <w:marRight w:val="0"/>
          <w:marTop w:val="0"/>
          <w:marBottom w:val="0"/>
          <w:divBdr>
            <w:top w:val="none" w:sz="0" w:space="0" w:color="auto"/>
            <w:left w:val="none" w:sz="0" w:space="0" w:color="auto"/>
            <w:bottom w:val="none" w:sz="0" w:space="0" w:color="auto"/>
            <w:right w:val="none" w:sz="0" w:space="0" w:color="auto"/>
          </w:divBdr>
        </w:div>
        <w:div w:id="1995836057">
          <w:marLeft w:val="640"/>
          <w:marRight w:val="0"/>
          <w:marTop w:val="0"/>
          <w:marBottom w:val="0"/>
          <w:divBdr>
            <w:top w:val="none" w:sz="0" w:space="0" w:color="auto"/>
            <w:left w:val="none" w:sz="0" w:space="0" w:color="auto"/>
            <w:bottom w:val="none" w:sz="0" w:space="0" w:color="auto"/>
            <w:right w:val="none" w:sz="0" w:space="0" w:color="auto"/>
          </w:divBdr>
        </w:div>
        <w:div w:id="171993930">
          <w:marLeft w:val="640"/>
          <w:marRight w:val="0"/>
          <w:marTop w:val="0"/>
          <w:marBottom w:val="0"/>
          <w:divBdr>
            <w:top w:val="none" w:sz="0" w:space="0" w:color="auto"/>
            <w:left w:val="none" w:sz="0" w:space="0" w:color="auto"/>
            <w:bottom w:val="none" w:sz="0" w:space="0" w:color="auto"/>
            <w:right w:val="none" w:sz="0" w:space="0" w:color="auto"/>
          </w:divBdr>
        </w:div>
        <w:div w:id="657156048">
          <w:marLeft w:val="640"/>
          <w:marRight w:val="0"/>
          <w:marTop w:val="0"/>
          <w:marBottom w:val="0"/>
          <w:divBdr>
            <w:top w:val="none" w:sz="0" w:space="0" w:color="auto"/>
            <w:left w:val="none" w:sz="0" w:space="0" w:color="auto"/>
            <w:bottom w:val="none" w:sz="0" w:space="0" w:color="auto"/>
            <w:right w:val="none" w:sz="0" w:space="0" w:color="auto"/>
          </w:divBdr>
        </w:div>
        <w:div w:id="1045981427">
          <w:marLeft w:val="640"/>
          <w:marRight w:val="0"/>
          <w:marTop w:val="0"/>
          <w:marBottom w:val="0"/>
          <w:divBdr>
            <w:top w:val="none" w:sz="0" w:space="0" w:color="auto"/>
            <w:left w:val="none" w:sz="0" w:space="0" w:color="auto"/>
            <w:bottom w:val="none" w:sz="0" w:space="0" w:color="auto"/>
            <w:right w:val="none" w:sz="0" w:space="0" w:color="auto"/>
          </w:divBdr>
        </w:div>
        <w:div w:id="1228147607">
          <w:marLeft w:val="640"/>
          <w:marRight w:val="0"/>
          <w:marTop w:val="0"/>
          <w:marBottom w:val="0"/>
          <w:divBdr>
            <w:top w:val="none" w:sz="0" w:space="0" w:color="auto"/>
            <w:left w:val="none" w:sz="0" w:space="0" w:color="auto"/>
            <w:bottom w:val="none" w:sz="0" w:space="0" w:color="auto"/>
            <w:right w:val="none" w:sz="0" w:space="0" w:color="auto"/>
          </w:divBdr>
        </w:div>
        <w:div w:id="936792888">
          <w:marLeft w:val="640"/>
          <w:marRight w:val="0"/>
          <w:marTop w:val="0"/>
          <w:marBottom w:val="0"/>
          <w:divBdr>
            <w:top w:val="none" w:sz="0" w:space="0" w:color="auto"/>
            <w:left w:val="none" w:sz="0" w:space="0" w:color="auto"/>
            <w:bottom w:val="none" w:sz="0" w:space="0" w:color="auto"/>
            <w:right w:val="none" w:sz="0" w:space="0" w:color="auto"/>
          </w:divBdr>
        </w:div>
        <w:div w:id="751270415">
          <w:marLeft w:val="640"/>
          <w:marRight w:val="0"/>
          <w:marTop w:val="0"/>
          <w:marBottom w:val="0"/>
          <w:divBdr>
            <w:top w:val="none" w:sz="0" w:space="0" w:color="auto"/>
            <w:left w:val="none" w:sz="0" w:space="0" w:color="auto"/>
            <w:bottom w:val="none" w:sz="0" w:space="0" w:color="auto"/>
            <w:right w:val="none" w:sz="0" w:space="0" w:color="auto"/>
          </w:divBdr>
        </w:div>
        <w:div w:id="881400000">
          <w:marLeft w:val="640"/>
          <w:marRight w:val="0"/>
          <w:marTop w:val="0"/>
          <w:marBottom w:val="0"/>
          <w:divBdr>
            <w:top w:val="none" w:sz="0" w:space="0" w:color="auto"/>
            <w:left w:val="none" w:sz="0" w:space="0" w:color="auto"/>
            <w:bottom w:val="none" w:sz="0" w:space="0" w:color="auto"/>
            <w:right w:val="none" w:sz="0" w:space="0" w:color="auto"/>
          </w:divBdr>
        </w:div>
        <w:div w:id="293029993">
          <w:marLeft w:val="640"/>
          <w:marRight w:val="0"/>
          <w:marTop w:val="0"/>
          <w:marBottom w:val="0"/>
          <w:divBdr>
            <w:top w:val="none" w:sz="0" w:space="0" w:color="auto"/>
            <w:left w:val="none" w:sz="0" w:space="0" w:color="auto"/>
            <w:bottom w:val="none" w:sz="0" w:space="0" w:color="auto"/>
            <w:right w:val="none" w:sz="0" w:space="0" w:color="auto"/>
          </w:divBdr>
        </w:div>
        <w:div w:id="125900962">
          <w:marLeft w:val="640"/>
          <w:marRight w:val="0"/>
          <w:marTop w:val="0"/>
          <w:marBottom w:val="0"/>
          <w:divBdr>
            <w:top w:val="none" w:sz="0" w:space="0" w:color="auto"/>
            <w:left w:val="none" w:sz="0" w:space="0" w:color="auto"/>
            <w:bottom w:val="none" w:sz="0" w:space="0" w:color="auto"/>
            <w:right w:val="none" w:sz="0" w:space="0" w:color="auto"/>
          </w:divBdr>
        </w:div>
        <w:div w:id="408037580">
          <w:marLeft w:val="640"/>
          <w:marRight w:val="0"/>
          <w:marTop w:val="0"/>
          <w:marBottom w:val="0"/>
          <w:divBdr>
            <w:top w:val="none" w:sz="0" w:space="0" w:color="auto"/>
            <w:left w:val="none" w:sz="0" w:space="0" w:color="auto"/>
            <w:bottom w:val="none" w:sz="0" w:space="0" w:color="auto"/>
            <w:right w:val="none" w:sz="0" w:space="0" w:color="auto"/>
          </w:divBdr>
        </w:div>
        <w:div w:id="716853792">
          <w:marLeft w:val="640"/>
          <w:marRight w:val="0"/>
          <w:marTop w:val="0"/>
          <w:marBottom w:val="0"/>
          <w:divBdr>
            <w:top w:val="none" w:sz="0" w:space="0" w:color="auto"/>
            <w:left w:val="none" w:sz="0" w:space="0" w:color="auto"/>
            <w:bottom w:val="none" w:sz="0" w:space="0" w:color="auto"/>
            <w:right w:val="none" w:sz="0" w:space="0" w:color="auto"/>
          </w:divBdr>
        </w:div>
        <w:div w:id="915632164">
          <w:marLeft w:val="640"/>
          <w:marRight w:val="0"/>
          <w:marTop w:val="0"/>
          <w:marBottom w:val="0"/>
          <w:divBdr>
            <w:top w:val="none" w:sz="0" w:space="0" w:color="auto"/>
            <w:left w:val="none" w:sz="0" w:space="0" w:color="auto"/>
            <w:bottom w:val="none" w:sz="0" w:space="0" w:color="auto"/>
            <w:right w:val="none" w:sz="0" w:space="0" w:color="auto"/>
          </w:divBdr>
        </w:div>
        <w:div w:id="1025835616">
          <w:marLeft w:val="640"/>
          <w:marRight w:val="0"/>
          <w:marTop w:val="0"/>
          <w:marBottom w:val="0"/>
          <w:divBdr>
            <w:top w:val="none" w:sz="0" w:space="0" w:color="auto"/>
            <w:left w:val="none" w:sz="0" w:space="0" w:color="auto"/>
            <w:bottom w:val="none" w:sz="0" w:space="0" w:color="auto"/>
            <w:right w:val="none" w:sz="0" w:space="0" w:color="auto"/>
          </w:divBdr>
        </w:div>
        <w:div w:id="412043526">
          <w:marLeft w:val="640"/>
          <w:marRight w:val="0"/>
          <w:marTop w:val="0"/>
          <w:marBottom w:val="0"/>
          <w:divBdr>
            <w:top w:val="none" w:sz="0" w:space="0" w:color="auto"/>
            <w:left w:val="none" w:sz="0" w:space="0" w:color="auto"/>
            <w:bottom w:val="none" w:sz="0" w:space="0" w:color="auto"/>
            <w:right w:val="none" w:sz="0" w:space="0" w:color="auto"/>
          </w:divBdr>
        </w:div>
        <w:div w:id="2006938442">
          <w:marLeft w:val="640"/>
          <w:marRight w:val="0"/>
          <w:marTop w:val="0"/>
          <w:marBottom w:val="0"/>
          <w:divBdr>
            <w:top w:val="none" w:sz="0" w:space="0" w:color="auto"/>
            <w:left w:val="none" w:sz="0" w:space="0" w:color="auto"/>
            <w:bottom w:val="none" w:sz="0" w:space="0" w:color="auto"/>
            <w:right w:val="none" w:sz="0" w:space="0" w:color="auto"/>
          </w:divBdr>
        </w:div>
        <w:div w:id="222253687">
          <w:marLeft w:val="640"/>
          <w:marRight w:val="0"/>
          <w:marTop w:val="0"/>
          <w:marBottom w:val="0"/>
          <w:divBdr>
            <w:top w:val="none" w:sz="0" w:space="0" w:color="auto"/>
            <w:left w:val="none" w:sz="0" w:space="0" w:color="auto"/>
            <w:bottom w:val="none" w:sz="0" w:space="0" w:color="auto"/>
            <w:right w:val="none" w:sz="0" w:space="0" w:color="auto"/>
          </w:divBdr>
        </w:div>
        <w:div w:id="1189445035">
          <w:marLeft w:val="640"/>
          <w:marRight w:val="0"/>
          <w:marTop w:val="0"/>
          <w:marBottom w:val="0"/>
          <w:divBdr>
            <w:top w:val="none" w:sz="0" w:space="0" w:color="auto"/>
            <w:left w:val="none" w:sz="0" w:space="0" w:color="auto"/>
            <w:bottom w:val="none" w:sz="0" w:space="0" w:color="auto"/>
            <w:right w:val="none" w:sz="0" w:space="0" w:color="auto"/>
          </w:divBdr>
        </w:div>
        <w:div w:id="867598246">
          <w:marLeft w:val="640"/>
          <w:marRight w:val="0"/>
          <w:marTop w:val="0"/>
          <w:marBottom w:val="0"/>
          <w:divBdr>
            <w:top w:val="none" w:sz="0" w:space="0" w:color="auto"/>
            <w:left w:val="none" w:sz="0" w:space="0" w:color="auto"/>
            <w:bottom w:val="none" w:sz="0" w:space="0" w:color="auto"/>
            <w:right w:val="none" w:sz="0" w:space="0" w:color="auto"/>
          </w:divBdr>
        </w:div>
      </w:divsChild>
    </w:div>
    <w:div w:id="1121341213">
      <w:bodyDiv w:val="1"/>
      <w:marLeft w:val="0"/>
      <w:marRight w:val="0"/>
      <w:marTop w:val="0"/>
      <w:marBottom w:val="0"/>
      <w:divBdr>
        <w:top w:val="none" w:sz="0" w:space="0" w:color="auto"/>
        <w:left w:val="none" w:sz="0" w:space="0" w:color="auto"/>
        <w:bottom w:val="none" w:sz="0" w:space="0" w:color="auto"/>
        <w:right w:val="none" w:sz="0" w:space="0" w:color="auto"/>
      </w:divBdr>
      <w:divsChild>
        <w:div w:id="1852450445">
          <w:marLeft w:val="640"/>
          <w:marRight w:val="0"/>
          <w:marTop w:val="0"/>
          <w:marBottom w:val="0"/>
          <w:divBdr>
            <w:top w:val="none" w:sz="0" w:space="0" w:color="auto"/>
            <w:left w:val="none" w:sz="0" w:space="0" w:color="auto"/>
            <w:bottom w:val="none" w:sz="0" w:space="0" w:color="auto"/>
            <w:right w:val="none" w:sz="0" w:space="0" w:color="auto"/>
          </w:divBdr>
        </w:div>
        <w:div w:id="1916042533">
          <w:marLeft w:val="640"/>
          <w:marRight w:val="0"/>
          <w:marTop w:val="0"/>
          <w:marBottom w:val="0"/>
          <w:divBdr>
            <w:top w:val="none" w:sz="0" w:space="0" w:color="auto"/>
            <w:left w:val="none" w:sz="0" w:space="0" w:color="auto"/>
            <w:bottom w:val="none" w:sz="0" w:space="0" w:color="auto"/>
            <w:right w:val="none" w:sz="0" w:space="0" w:color="auto"/>
          </w:divBdr>
        </w:div>
        <w:div w:id="686097084">
          <w:marLeft w:val="640"/>
          <w:marRight w:val="0"/>
          <w:marTop w:val="0"/>
          <w:marBottom w:val="0"/>
          <w:divBdr>
            <w:top w:val="none" w:sz="0" w:space="0" w:color="auto"/>
            <w:left w:val="none" w:sz="0" w:space="0" w:color="auto"/>
            <w:bottom w:val="none" w:sz="0" w:space="0" w:color="auto"/>
            <w:right w:val="none" w:sz="0" w:space="0" w:color="auto"/>
          </w:divBdr>
        </w:div>
        <w:div w:id="2050101573">
          <w:marLeft w:val="640"/>
          <w:marRight w:val="0"/>
          <w:marTop w:val="0"/>
          <w:marBottom w:val="0"/>
          <w:divBdr>
            <w:top w:val="none" w:sz="0" w:space="0" w:color="auto"/>
            <w:left w:val="none" w:sz="0" w:space="0" w:color="auto"/>
            <w:bottom w:val="none" w:sz="0" w:space="0" w:color="auto"/>
            <w:right w:val="none" w:sz="0" w:space="0" w:color="auto"/>
          </w:divBdr>
        </w:div>
        <w:div w:id="86539463">
          <w:marLeft w:val="640"/>
          <w:marRight w:val="0"/>
          <w:marTop w:val="0"/>
          <w:marBottom w:val="0"/>
          <w:divBdr>
            <w:top w:val="none" w:sz="0" w:space="0" w:color="auto"/>
            <w:left w:val="none" w:sz="0" w:space="0" w:color="auto"/>
            <w:bottom w:val="none" w:sz="0" w:space="0" w:color="auto"/>
            <w:right w:val="none" w:sz="0" w:space="0" w:color="auto"/>
          </w:divBdr>
        </w:div>
        <w:div w:id="55055206">
          <w:marLeft w:val="640"/>
          <w:marRight w:val="0"/>
          <w:marTop w:val="0"/>
          <w:marBottom w:val="0"/>
          <w:divBdr>
            <w:top w:val="none" w:sz="0" w:space="0" w:color="auto"/>
            <w:left w:val="none" w:sz="0" w:space="0" w:color="auto"/>
            <w:bottom w:val="none" w:sz="0" w:space="0" w:color="auto"/>
            <w:right w:val="none" w:sz="0" w:space="0" w:color="auto"/>
          </w:divBdr>
        </w:div>
        <w:div w:id="1187719048">
          <w:marLeft w:val="640"/>
          <w:marRight w:val="0"/>
          <w:marTop w:val="0"/>
          <w:marBottom w:val="0"/>
          <w:divBdr>
            <w:top w:val="none" w:sz="0" w:space="0" w:color="auto"/>
            <w:left w:val="none" w:sz="0" w:space="0" w:color="auto"/>
            <w:bottom w:val="none" w:sz="0" w:space="0" w:color="auto"/>
            <w:right w:val="none" w:sz="0" w:space="0" w:color="auto"/>
          </w:divBdr>
        </w:div>
        <w:div w:id="851145082">
          <w:marLeft w:val="640"/>
          <w:marRight w:val="0"/>
          <w:marTop w:val="0"/>
          <w:marBottom w:val="0"/>
          <w:divBdr>
            <w:top w:val="none" w:sz="0" w:space="0" w:color="auto"/>
            <w:left w:val="none" w:sz="0" w:space="0" w:color="auto"/>
            <w:bottom w:val="none" w:sz="0" w:space="0" w:color="auto"/>
            <w:right w:val="none" w:sz="0" w:space="0" w:color="auto"/>
          </w:divBdr>
        </w:div>
        <w:div w:id="1826361273">
          <w:marLeft w:val="640"/>
          <w:marRight w:val="0"/>
          <w:marTop w:val="0"/>
          <w:marBottom w:val="0"/>
          <w:divBdr>
            <w:top w:val="none" w:sz="0" w:space="0" w:color="auto"/>
            <w:left w:val="none" w:sz="0" w:space="0" w:color="auto"/>
            <w:bottom w:val="none" w:sz="0" w:space="0" w:color="auto"/>
            <w:right w:val="none" w:sz="0" w:space="0" w:color="auto"/>
          </w:divBdr>
        </w:div>
        <w:div w:id="789937655">
          <w:marLeft w:val="640"/>
          <w:marRight w:val="0"/>
          <w:marTop w:val="0"/>
          <w:marBottom w:val="0"/>
          <w:divBdr>
            <w:top w:val="none" w:sz="0" w:space="0" w:color="auto"/>
            <w:left w:val="none" w:sz="0" w:space="0" w:color="auto"/>
            <w:bottom w:val="none" w:sz="0" w:space="0" w:color="auto"/>
            <w:right w:val="none" w:sz="0" w:space="0" w:color="auto"/>
          </w:divBdr>
        </w:div>
        <w:div w:id="706758428">
          <w:marLeft w:val="640"/>
          <w:marRight w:val="0"/>
          <w:marTop w:val="0"/>
          <w:marBottom w:val="0"/>
          <w:divBdr>
            <w:top w:val="none" w:sz="0" w:space="0" w:color="auto"/>
            <w:left w:val="none" w:sz="0" w:space="0" w:color="auto"/>
            <w:bottom w:val="none" w:sz="0" w:space="0" w:color="auto"/>
            <w:right w:val="none" w:sz="0" w:space="0" w:color="auto"/>
          </w:divBdr>
        </w:div>
        <w:div w:id="434132702">
          <w:marLeft w:val="640"/>
          <w:marRight w:val="0"/>
          <w:marTop w:val="0"/>
          <w:marBottom w:val="0"/>
          <w:divBdr>
            <w:top w:val="none" w:sz="0" w:space="0" w:color="auto"/>
            <w:left w:val="none" w:sz="0" w:space="0" w:color="auto"/>
            <w:bottom w:val="none" w:sz="0" w:space="0" w:color="auto"/>
            <w:right w:val="none" w:sz="0" w:space="0" w:color="auto"/>
          </w:divBdr>
        </w:div>
        <w:div w:id="773134521">
          <w:marLeft w:val="640"/>
          <w:marRight w:val="0"/>
          <w:marTop w:val="0"/>
          <w:marBottom w:val="0"/>
          <w:divBdr>
            <w:top w:val="none" w:sz="0" w:space="0" w:color="auto"/>
            <w:left w:val="none" w:sz="0" w:space="0" w:color="auto"/>
            <w:bottom w:val="none" w:sz="0" w:space="0" w:color="auto"/>
            <w:right w:val="none" w:sz="0" w:space="0" w:color="auto"/>
          </w:divBdr>
        </w:div>
        <w:div w:id="129636730">
          <w:marLeft w:val="640"/>
          <w:marRight w:val="0"/>
          <w:marTop w:val="0"/>
          <w:marBottom w:val="0"/>
          <w:divBdr>
            <w:top w:val="none" w:sz="0" w:space="0" w:color="auto"/>
            <w:left w:val="none" w:sz="0" w:space="0" w:color="auto"/>
            <w:bottom w:val="none" w:sz="0" w:space="0" w:color="auto"/>
            <w:right w:val="none" w:sz="0" w:space="0" w:color="auto"/>
          </w:divBdr>
        </w:div>
        <w:div w:id="1536233929">
          <w:marLeft w:val="640"/>
          <w:marRight w:val="0"/>
          <w:marTop w:val="0"/>
          <w:marBottom w:val="0"/>
          <w:divBdr>
            <w:top w:val="none" w:sz="0" w:space="0" w:color="auto"/>
            <w:left w:val="none" w:sz="0" w:space="0" w:color="auto"/>
            <w:bottom w:val="none" w:sz="0" w:space="0" w:color="auto"/>
            <w:right w:val="none" w:sz="0" w:space="0" w:color="auto"/>
          </w:divBdr>
        </w:div>
        <w:div w:id="1214462734">
          <w:marLeft w:val="640"/>
          <w:marRight w:val="0"/>
          <w:marTop w:val="0"/>
          <w:marBottom w:val="0"/>
          <w:divBdr>
            <w:top w:val="none" w:sz="0" w:space="0" w:color="auto"/>
            <w:left w:val="none" w:sz="0" w:space="0" w:color="auto"/>
            <w:bottom w:val="none" w:sz="0" w:space="0" w:color="auto"/>
            <w:right w:val="none" w:sz="0" w:space="0" w:color="auto"/>
          </w:divBdr>
        </w:div>
        <w:div w:id="363989766">
          <w:marLeft w:val="640"/>
          <w:marRight w:val="0"/>
          <w:marTop w:val="0"/>
          <w:marBottom w:val="0"/>
          <w:divBdr>
            <w:top w:val="none" w:sz="0" w:space="0" w:color="auto"/>
            <w:left w:val="none" w:sz="0" w:space="0" w:color="auto"/>
            <w:bottom w:val="none" w:sz="0" w:space="0" w:color="auto"/>
            <w:right w:val="none" w:sz="0" w:space="0" w:color="auto"/>
          </w:divBdr>
        </w:div>
        <w:div w:id="2051027688">
          <w:marLeft w:val="640"/>
          <w:marRight w:val="0"/>
          <w:marTop w:val="0"/>
          <w:marBottom w:val="0"/>
          <w:divBdr>
            <w:top w:val="none" w:sz="0" w:space="0" w:color="auto"/>
            <w:left w:val="none" w:sz="0" w:space="0" w:color="auto"/>
            <w:bottom w:val="none" w:sz="0" w:space="0" w:color="auto"/>
            <w:right w:val="none" w:sz="0" w:space="0" w:color="auto"/>
          </w:divBdr>
        </w:div>
        <w:div w:id="407460406">
          <w:marLeft w:val="640"/>
          <w:marRight w:val="0"/>
          <w:marTop w:val="0"/>
          <w:marBottom w:val="0"/>
          <w:divBdr>
            <w:top w:val="none" w:sz="0" w:space="0" w:color="auto"/>
            <w:left w:val="none" w:sz="0" w:space="0" w:color="auto"/>
            <w:bottom w:val="none" w:sz="0" w:space="0" w:color="auto"/>
            <w:right w:val="none" w:sz="0" w:space="0" w:color="auto"/>
          </w:divBdr>
        </w:div>
        <w:div w:id="2000424621">
          <w:marLeft w:val="640"/>
          <w:marRight w:val="0"/>
          <w:marTop w:val="0"/>
          <w:marBottom w:val="0"/>
          <w:divBdr>
            <w:top w:val="none" w:sz="0" w:space="0" w:color="auto"/>
            <w:left w:val="none" w:sz="0" w:space="0" w:color="auto"/>
            <w:bottom w:val="none" w:sz="0" w:space="0" w:color="auto"/>
            <w:right w:val="none" w:sz="0" w:space="0" w:color="auto"/>
          </w:divBdr>
        </w:div>
        <w:div w:id="540477479">
          <w:marLeft w:val="640"/>
          <w:marRight w:val="0"/>
          <w:marTop w:val="0"/>
          <w:marBottom w:val="0"/>
          <w:divBdr>
            <w:top w:val="none" w:sz="0" w:space="0" w:color="auto"/>
            <w:left w:val="none" w:sz="0" w:space="0" w:color="auto"/>
            <w:bottom w:val="none" w:sz="0" w:space="0" w:color="auto"/>
            <w:right w:val="none" w:sz="0" w:space="0" w:color="auto"/>
          </w:divBdr>
        </w:div>
        <w:div w:id="1477145756">
          <w:marLeft w:val="640"/>
          <w:marRight w:val="0"/>
          <w:marTop w:val="0"/>
          <w:marBottom w:val="0"/>
          <w:divBdr>
            <w:top w:val="none" w:sz="0" w:space="0" w:color="auto"/>
            <w:left w:val="none" w:sz="0" w:space="0" w:color="auto"/>
            <w:bottom w:val="none" w:sz="0" w:space="0" w:color="auto"/>
            <w:right w:val="none" w:sz="0" w:space="0" w:color="auto"/>
          </w:divBdr>
        </w:div>
        <w:div w:id="800730105">
          <w:marLeft w:val="640"/>
          <w:marRight w:val="0"/>
          <w:marTop w:val="0"/>
          <w:marBottom w:val="0"/>
          <w:divBdr>
            <w:top w:val="none" w:sz="0" w:space="0" w:color="auto"/>
            <w:left w:val="none" w:sz="0" w:space="0" w:color="auto"/>
            <w:bottom w:val="none" w:sz="0" w:space="0" w:color="auto"/>
            <w:right w:val="none" w:sz="0" w:space="0" w:color="auto"/>
          </w:divBdr>
        </w:div>
        <w:div w:id="76441054">
          <w:marLeft w:val="640"/>
          <w:marRight w:val="0"/>
          <w:marTop w:val="0"/>
          <w:marBottom w:val="0"/>
          <w:divBdr>
            <w:top w:val="none" w:sz="0" w:space="0" w:color="auto"/>
            <w:left w:val="none" w:sz="0" w:space="0" w:color="auto"/>
            <w:bottom w:val="none" w:sz="0" w:space="0" w:color="auto"/>
            <w:right w:val="none" w:sz="0" w:space="0" w:color="auto"/>
          </w:divBdr>
        </w:div>
        <w:div w:id="582296584">
          <w:marLeft w:val="640"/>
          <w:marRight w:val="0"/>
          <w:marTop w:val="0"/>
          <w:marBottom w:val="0"/>
          <w:divBdr>
            <w:top w:val="none" w:sz="0" w:space="0" w:color="auto"/>
            <w:left w:val="none" w:sz="0" w:space="0" w:color="auto"/>
            <w:bottom w:val="none" w:sz="0" w:space="0" w:color="auto"/>
            <w:right w:val="none" w:sz="0" w:space="0" w:color="auto"/>
          </w:divBdr>
        </w:div>
        <w:div w:id="1620457592">
          <w:marLeft w:val="640"/>
          <w:marRight w:val="0"/>
          <w:marTop w:val="0"/>
          <w:marBottom w:val="0"/>
          <w:divBdr>
            <w:top w:val="none" w:sz="0" w:space="0" w:color="auto"/>
            <w:left w:val="none" w:sz="0" w:space="0" w:color="auto"/>
            <w:bottom w:val="none" w:sz="0" w:space="0" w:color="auto"/>
            <w:right w:val="none" w:sz="0" w:space="0" w:color="auto"/>
          </w:divBdr>
        </w:div>
        <w:div w:id="1889149933">
          <w:marLeft w:val="640"/>
          <w:marRight w:val="0"/>
          <w:marTop w:val="0"/>
          <w:marBottom w:val="0"/>
          <w:divBdr>
            <w:top w:val="none" w:sz="0" w:space="0" w:color="auto"/>
            <w:left w:val="none" w:sz="0" w:space="0" w:color="auto"/>
            <w:bottom w:val="none" w:sz="0" w:space="0" w:color="auto"/>
            <w:right w:val="none" w:sz="0" w:space="0" w:color="auto"/>
          </w:divBdr>
        </w:div>
        <w:div w:id="1550218071">
          <w:marLeft w:val="640"/>
          <w:marRight w:val="0"/>
          <w:marTop w:val="0"/>
          <w:marBottom w:val="0"/>
          <w:divBdr>
            <w:top w:val="none" w:sz="0" w:space="0" w:color="auto"/>
            <w:left w:val="none" w:sz="0" w:space="0" w:color="auto"/>
            <w:bottom w:val="none" w:sz="0" w:space="0" w:color="auto"/>
            <w:right w:val="none" w:sz="0" w:space="0" w:color="auto"/>
          </w:divBdr>
        </w:div>
        <w:div w:id="2086174140">
          <w:marLeft w:val="640"/>
          <w:marRight w:val="0"/>
          <w:marTop w:val="0"/>
          <w:marBottom w:val="0"/>
          <w:divBdr>
            <w:top w:val="none" w:sz="0" w:space="0" w:color="auto"/>
            <w:left w:val="none" w:sz="0" w:space="0" w:color="auto"/>
            <w:bottom w:val="none" w:sz="0" w:space="0" w:color="auto"/>
            <w:right w:val="none" w:sz="0" w:space="0" w:color="auto"/>
          </w:divBdr>
        </w:div>
        <w:div w:id="920068197">
          <w:marLeft w:val="640"/>
          <w:marRight w:val="0"/>
          <w:marTop w:val="0"/>
          <w:marBottom w:val="0"/>
          <w:divBdr>
            <w:top w:val="none" w:sz="0" w:space="0" w:color="auto"/>
            <w:left w:val="none" w:sz="0" w:space="0" w:color="auto"/>
            <w:bottom w:val="none" w:sz="0" w:space="0" w:color="auto"/>
            <w:right w:val="none" w:sz="0" w:space="0" w:color="auto"/>
          </w:divBdr>
        </w:div>
        <w:div w:id="1336956325">
          <w:marLeft w:val="640"/>
          <w:marRight w:val="0"/>
          <w:marTop w:val="0"/>
          <w:marBottom w:val="0"/>
          <w:divBdr>
            <w:top w:val="none" w:sz="0" w:space="0" w:color="auto"/>
            <w:left w:val="none" w:sz="0" w:space="0" w:color="auto"/>
            <w:bottom w:val="none" w:sz="0" w:space="0" w:color="auto"/>
            <w:right w:val="none" w:sz="0" w:space="0" w:color="auto"/>
          </w:divBdr>
        </w:div>
        <w:div w:id="799568344">
          <w:marLeft w:val="640"/>
          <w:marRight w:val="0"/>
          <w:marTop w:val="0"/>
          <w:marBottom w:val="0"/>
          <w:divBdr>
            <w:top w:val="none" w:sz="0" w:space="0" w:color="auto"/>
            <w:left w:val="none" w:sz="0" w:space="0" w:color="auto"/>
            <w:bottom w:val="none" w:sz="0" w:space="0" w:color="auto"/>
            <w:right w:val="none" w:sz="0" w:space="0" w:color="auto"/>
          </w:divBdr>
        </w:div>
        <w:div w:id="610164211">
          <w:marLeft w:val="640"/>
          <w:marRight w:val="0"/>
          <w:marTop w:val="0"/>
          <w:marBottom w:val="0"/>
          <w:divBdr>
            <w:top w:val="none" w:sz="0" w:space="0" w:color="auto"/>
            <w:left w:val="none" w:sz="0" w:space="0" w:color="auto"/>
            <w:bottom w:val="none" w:sz="0" w:space="0" w:color="auto"/>
            <w:right w:val="none" w:sz="0" w:space="0" w:color="auto"/>
          </w:divBdr>
        </w:div>
        <w:div w:id="1664237783">
          <w:marLeft w:val="640"/>
          <w:marRight w:val="0"/>
          <w:marTop w:val="0"/>
          <w:marBottom w:val="0"/>
          <w:divBdr>
            <w:top w:val="none" w:sz="0" w:space="0" w:color="auto"/>
            <w:left w:val="none" w:sz="0" w:space="0" w:color="auto"/>
            <w:bottom w:val="none" w:sz="0" w:space="0" w:color="auto"/>
            <w:right w:val="none" w:sz="0" w:space="0" w:color="auto"/>
          </w:divBdr>
        </w:div>
        <w:div w:id="503597041">
          <w:marLeft w:val="640"/>
          <w:marRight w:val="0"/>
          <w:marTop w:val="0"/>
          <w:marBottom w:val="0"/>
          <w:divBdr>
            <w:top w:val="none" w:sz="0" w:space="0" w:color="auto"/>
            <w:left w:val="none" w:sz="0" w:space="0" w:color="auto"/>
            <w:bottom w:val="none" w:sz="0" w:space="0" w:color="auto"/>
            <w:right w:val="none" w:sz="0" w:space="0" w:color="auto"/>
          </w:divBdr>
        </w:div>
        <w:div w:id="174077000">
          <w:marLeft w:val="640"/>
          <w:marRight w:val="0"/>
          <w:marTop w:val="0"/>
          <w:marBottom w:val="0"/>
          <w:divBdr>
            <w:top w:val="none" w:sz="0" w:space="0" w:color="auto"/>
            <w:left w:val="none" w:sz="0" w:space="0" w:color="auto"/>
            <w:bottom w:val="none" w:sz="0" w:space="0" w:color="auto"/>
            <w:right w:val="none" w:sz="0" w:space="0" w:color="auto"/>
          </w:divBdr>
        </w:div>
        <w:div w:id="871771086">
          <w:marLeft w:val="640"/>
          <w:marRight w:val="0"/>
          <w:marTop w:val="0"/>
          <w:marBottom w:val="0"/>
          <w:divBdr>
            <w:top w:val="none" w:sz="0" w:space="0" w:color="auto"/>
            <w:left w:val="none" w:sz="0" w:space="0" w:color="auto"/>
            <w:bottom w:val="none" w:sz="0" w:space="0" w:color="auto"/>
            <w:right w:val="none" w:sz="0" w:space="0" w:color="auto"/>
          </w:divBdr>
        </w:div>
        <w:div w:id="211230429">
          <w:marLeft w:val="640"/>
          <w:marRight w:val="0"/>
          <w:marTop w:val="0"/>
          <w:marBottom w:val="0"/>
          <w:divBdr>
            <w:top w:val="none" w:sz="0" w:space="0" w:color="auto"/>
            <w:left w:val="none" w:sz="0" w:space="0" w:color="auto"/>
            <w:bottom w:val="none" w:sz="0" w:space="0" w:color="auto"/>
            <w:right w:val="none" w:sz="0" w:space="0" w:color="auto"/>
          </w:divBdr>
        </w:div>
        <w:div w:id="434374007">
          <w:marLeft w:val="640"/>
          <w:marRight w:val="0"/>
          <w:marTop w:val="0"/>
          <w:marBottom w:val="0"/>
          <w:divBdr>
            <w:top w:val="none" w:sz="0" w:space="0" w:color="auto"/>
            <w:left w:val="none" w:sz="0" w:space="0" w:color="auto"/>
            <w:bottom w:val="none" w:sz="0" w:space="0" w:color="auto"/>
            <w:right w:val="none" w:sz="0" w:space="0" w:color="auto"/>
          </w:divBdr>
        </w:div>
        <w:div w:id="843856718">
          <w:marLeft w:val="640"/>
          <w:marRight w:val="0"/>
          <w:marTop w:val="0"/>
          <w:marBottom w:val="0"/>
          <w:divBdr>
            <w:top w:val="none" w:sz="0" w:space="0" w:color="auto"/>
            <w:left w:val="none" w:sz="0" w:space="0" w:color="auto"/>
            <w:bottom w:val="none" w:sz="0" w:space="0" w:color="auto"/>
            <w:right w:val="none" w:sz="0" w:space="0" w:color="auto"/>
          </w:divBdr>
        </w:div>
        <w:div w:id="1183587447">
          <w:marLeft w:val="640"/>
          <w:marRight w:val="0"/>
          <w:marTop w:val="0"/>
          <w:marBottom w:val="0"/>
          <w:divBdr>
            <w:top w:val="none" w:sz="0" w:space="0" w:color="auto"/>
            <w:left w:val="none" w:sz="0" w:space="0" w:color="auto"/>
            <w:bottom w:val="none" w:sz="0" w:space="0" w:color="auto"/>
            <w:right w:val="none" w:sz="0" w:space="0" w:color="auto"/>
          </w:divBdr>
        </w:div>
        <w:div w:id="384183633">
          <w:marLeft w:val="640"/>
          <w:marRight w:val="0"/>
          <w:marTop w:val="0"/>
          <w:marBottom w:val="0"/>
          <w:divBdr>
            <w:top w:val="none" w:sz="0" w:space="0" w:color="auto"/>
            <w:left w:val="none" w:sz="0" w:space="0" w:color="auto"/>
            <w:bottom w:val="none" w:sz="0" w:space="0" w:color="auto"/>
            <w:right w:val="none" w:sz="0" w:space="0" w:color="auto"/>
          </w:divBdr>
        </w:div>
        <w:div w:id="308680052">
          <w:marLeft w:val="640"/>
          <w:marRight w:val="0"/>
          <w:marTop w:val="0"/>
          <w:marBottom w:val="0"/>
          <w:divBdr>
            <w:top w:val="none" w:sz="0" w:space="0" w:color="auto"/>
            <w:left w:val="none" w:sz="0" w:space="0" w:color="auto"/>
            <w:bottom w:val="none" w:sz="0" w:space="0" w:color="auto"/>
            <w:right w:val="none" w:sz="0" w:space="0" w:color="auto"/>
          </w:divBdr>
        </w:div>
        <w:div w:id="192155537">
          <w:marLeft w:val="640"/>
          <w:marRight w:val="0"/>
          <w:marTop w:val="0"/>
          <w:marBottom w:val="0"/>
          <w:divBdr>
            <w:top w:val="none" w:sz="0" w:space="0" w:color="auto"/>
            <w:left w:val="none" w:sz="0" w:space="0" w:color="auto"/>
            <w:bottom w:val="none" w:sz="0" w:space="0" w:color="auto"/>
            <w:right w:val="none" w:sz="0" w:space="0" w:color="auto"/>
          </w:divBdr>
        </w:div>
        <w:div w:id="1198011600">
          <w:marLeft w:val="640"/>
          <w:marRight w:val="0"/>
          <w:marTop w:val="0"/>
          <w:marBottom w:val="0"/>
          <w:divBdr>
            <w:top w:val="none" w:sz="0" w:space="0" w:color="auto"/>
            <w:left w:val="none" w:sz="0" w:space="0" w:color="auto"/>
            <w:bottom w:val="none" w:sz="0" w:space="0" w:color="auto"/>
            <w:right w:val="none" w:sz="0" w:space="0" w:color="auto"/>
          </w:divBdr>
        </w:div>
        <w:div w:id="593124356">
          <w:marLeft w:val="640"/>
          <w:marRight w:val="0"/>
          <w:marTop w:val="0"/>
          <w:marBottom w:val="0"/>
          <w:divBdr>
            <w:top w:val="none" w:sz="0" w:space="0" w:color="auto"/>
            <w:left w:val="none" w:sz="0" w:space="0" w:color="auto"/>
            <w:bottom w:val="none" w:sz="0" w:space="0" w:color="auto"/>
            <w:right w:val="none" w:sz="0" w:space="0" w:color="auto"/>
          </w:divBdr>
        </w:div>
        <w:div w:id="394788899">
          <w:marLeft w:val="640"/>
          <w:marRight w:val="0"/>
          <w:marTop w:val="0"/>
          <w:marBottom w:val="0"/>
          <w:divBdr>
            <w:top w:val="none" w:sz="0" w:space="0" w:color="auto"/>
            <w:left w:val="none" w:sz="0" w:space="0" w:color="auto"/>
            <w:bottom w:val="none" w:sz="0" w:space="0" w:color="auto"/>
            <w:right w:val="none" w:sz="0" w:space="0" w:color="auto"/>
          </w:divBdr>
        </w:div>
        <w:div w:id="1035471627">
          <w:marLeft w:val="640"/>
          <w:marRight w:val="0"/>
          <w:marTop w:val="0"/>
          <w:marBottom w:val="0"/>
          <w:divBdr>
            <w:top w:val="none" w:sz="0" w:space="0" w:color="auto"/>
            <w:left w:val="none" w:sz="0" w:space="0" w:color="auto"/>
            <w:bottom w:val="none" w:sz="0" w:space="0" w:color="auto"/>
            <w:right w:val="none" w:sz="0" w:space="0" w:color="auto"/>
          </w:divBdr>
        </w:div>
        <w:div w:id="777219692">
          <w:marLeft w:val="640"/>
          <w:marRight w:val="0"/>
          <w:marTop w:val="0"/>
          <w:marBottom w:val="0"/>
          <w:divBdr>
            <w:top w:val="none" w:sz="0" w:space="0" w:color="auto"/>
            <w:left w:val="none" w:sz="0" w:space="0" w:color="auto"/>
            <w:bottom w:val="none" w:sz="0" w:space="0" w:color="auto"/>
            <w:right w:val="none" w:sz="0" w:space="0" w:color="auto"/>
          </w:divBdr>
        </w:div>
        <w:div w:id="1589540926">
          <w:marLeft w:val="640"/>
          <w:marRight w:val="0"/>
          <w:marTop w:val="0"/>
          <w:marBottom w:val="0"/>
          <w:divBdr>
            <w:top w:val="none" w:sz="0" w:space="0" w:color="auto"/>
            <w:left w:val="none" w:sz="0" w:space="0" w:color="auto"/>
            <w:bottom w:val="none" w:sz="0" w:space="0" w:color="auto"/>
            <w:right w:val="none" w:sz="0" w:space="0" w:color="auto"/>
          </w:divBdr>
        </w:div>
        <w:div w:id="188377385">
          <w:marLeft w:val="640"/>
          <w:marRight w:val="0"/>
          <w:marTop w:val="0"/>
          <w:marBottom w:val="0"/>
          <w:divBdr>
            <w:top w:val="none" w:sz="0" w:space="0" w:color="auto"/>
            <w:left w:val="none" w:sz="0" w:space="0" w:color="auto"/>
            <w:bottom w:val="none" w:sz="0" w:space="0" w:color="auto"/>
            <w:right w:val="none" w:sz="0" w:space="0" w:color="auto"/>
          </w:divBdr>
        </w:div>
        <w:div w:id="2036730506">
          <w:marLeft w:val="640"/>
          <w:marRight w:val="0"/>
          <w:marTop w:val="0"/>
          <w:marBottom w:val="0"/>
          <w:divBdr>
            <w:top w:val="none" w:sz="0" w:space="0" w:color="auto"/>
            <w:left w:val="none" w:sz="0" w:space="0" w:color="auto"/>
            <w:bottom w:val="none" w:sz="0" w:space="0" w:color="auto"/>
            <w:right w:val="none" w:sz="0" w:space="0" w:color="auto"/>
          </w:divBdr>
        </w:div>
        <w:div w:id="1284919051">
          <w:marLeft w:val="640"/>
          <w:marRight w:val="0"/>
          <w:marTop w:val="0"/>
          <w:marBottom w:val="0"/>
          <w:divBdr>
            <w:top w:val="none" w:sz="0" w:space="0" w:color="auto"/>
            <w:left w:val="none" w:sz="0" w:space="0" w:color="auto"/>
            <w:bottom w:val="none" w:sz="0" w:space="0" w:color="auto"/>
            <w:right w:val="none" w:sz="0" w:space="0" w:color="auto"/>
          </w:divBdr>
        </w:div>
        <w:div w:id="1790472384">
          <w:marLeft w:val="640"/>
          <w:marRight w:val="0"/>
          <w:marTop w:val="0"/>
          <w:marBottom w:val="0"/>
          <w:divBdr>
            <w:top w:val="none" w:sz="0" w:space="0" w:color="auto"/>
            <w:left w:val="none" w:sz="0" w:space="0" w:color="auto"/>
            <w:bottom w:val="none" w:sz="0" w:space="0" w:color="auto"/>
            <w:right w:val="none" w:sz="0" w:space="0" w:color="auto"/>
          </w:divBdr>
        </w:div>
        <w:div w:id="842890666">
          <w:marLeft w:val="640"/>
          <w:marRight w:val="0"/>
          <w:marTop w:val="0"/>
          <w:marBottom w:val="0"/>
          <w:divBdr>
            <w:top w:val="none" w:sz="0" w:space="0" w:color="auto"/>
            <w:left w:val="none" w:sz="0" w:space="0" w:color="auto"/>
            <w:bottom w:val="none" w:sz="0" w:space="0" w:color="auto"/>
            <w:right w:val="none" w:sz="0" w:space="0" w:color="auto"/>
          </w:divBdr>
        </w:div>
        <w:div w:id="235476646">
          <w:marLeft w:val="640"/>
          <w:marRight w:val="0"/>
          <w:marTop w:val="0"/>
          <w:marBottom w:val="0"/>
          <w:divBdr>
            <w:top w:val="none" w:sz="0" w:space="0" w:color="auto"/>
            <w:left w:val="none" w:sz="0" w:space="0" w:color="auto"/>
            <w:bottom w:val="none" w:sz="0" w:space="0" w:color="auto"/>
            <w:right w:val="none" w:sz="0" w:space="0" w:color="auto"/>
          </w:divBdr>
        </w:div>
        <w:div w:id="1809859616">
          <w:marLeft w:val="640"/>
          <w:marRight w:val="0"/>
          <w:marTop w:val="0"/>
          <w:marBottom w:val="0"/>
          <w:divBdr>
            <w:top w:val="none" w:sz="0" w:space="0" w:color="auto"/>
            <w:left w:val="none" w:sz="0" w:space="0" w:color="auto"/>
            <w:bottom w:val="none" w:sz="0" w:space="0" w:color="auto"/>
            <w:right w:val="none" w:sz="0" w:space="0" w:color="auto"/>
          </w:divBdr>
        </w:div>
        <w:div w:id="188032916">
          <w:marLeft w:val="640"/>
          <w:marRight w:val="0"/>
          <w:marTop w:val="0"/>
          <w:marBottom w:val="0"/>
          <w:divBdr>
            <w:top w:val="none" w:sz="0" w:space="0" w:color="auto"/>
            <w:left w:val="none" w:sz="0" w:space="0" w:color="auto"/>
            <w:bottom w:val="none" w:sz="0" w:space="0" w:color="auto"/>
            <w:right w:val="none" w:sz="0" w:space="0" w:color="auto"/>
          </w:divBdr>
        </w:div>
        <w:div w:id="1963801592">
          <w:marLeft w:val="640"/>
          <w:marRight w:val="0"/>
          <w:marTop w:val="0"/>
          <w:marBottom w:val="0"/>
          <w:divBdr>
            <w:top w:val="none" w:sz="0" w:space="0" w:color="auto"/>
            <w:left w:val="none" w:sz="0" w:space="0" w:color="auto"/>
            <w:bottom w:val="none" w:sz="0" w:space="0" w:color="auto"/>
            <w:right w:val="none" w:sz="0" w:space="0" w:color="auto"/>
          </w:divBdr>
        </w:div>
        <w:div w:id="659232877">
          <w:marLeft w:val="640"/>
          <w:marRight w:val="0"/>
          <w:marTop w:val="0"/>
          <w:marBottom w:val="0"/>
          <w:divBdr>
            <w:top w:val="none" w:sz="0" w:space="0" w:color="auto"/>
            <w:left w:val="none" w:sz="0" w:space="0" w:color="auto"/>
            <w:bottom w:val="none" w:sz="0" w:space="0" w:color="auto"/>
            <w:right w:val="none" w:sz="0" w:space="0" w:color="auto"/>
          </w:divBdr>
        </w:div>
        <w:div w:id="802160701">
          <w:marLeft w:val="640"/>
          <w:marRight w:val="0"/>
          <w:marTop w:val="0"/>
          <w:marBottom w:val="0"/>
          <w:divBdr>
            <w:top w:val="none" w:sz="0" w:space="0" w:color="auto"/>
            <w:left w:val="none" w:sz="0" w:space="0" w:color="auto"/>
            <w:bottom w:val="none" w:sz="0" w:space="0" w:color="auto"/>
            <w:right w:val="none" w:sz="0" w:space="0" w:color="auto"/>
          </w:divBdr>
        </w:div>
        <w:div w:id="513304442">
          <w:marLeft w:val="640"/>
          <w:marRight w:val="0"/>
          <w:marTop w:val="0"/>
          <w:marBottom w:val="0"/>
          <w:divBdr>
            <w:top w:val="none" w:sz="0" w:space="0" w:color="auto"/>
            <w:left w:val="none" w:sz="0" w:space="0" w:color="auto"/>
            <w:bottom w:val="none" w:sz="0" w:space="0" w:color="auto"/>
            <w:right w:val="none" w:sz="0" w:space="0" w:color="auto"/>
          </w:divBdr>
        </w:div>
        <w:div w:id="1810128386">
          <w:marLeft w:val="640"/>
          <w:marRight w:val="0"/>
          <w:marTop w:val="0"/>
          <w:marBottom w:val="0"/>
          <w:divBdr>
            <w:top w:val="none" w:sz="0" w:space="0" w:color="auto"/>
            <w:left w:val="none" w:sz="0" w:space="0" w:color="auto"/>
            <w:bottom w:val="none" w:sz="0" w:space="0" w:color="auto"/>
            <w:right w:val="none" w:sz="0" w:space="0" w:color="auto"/>
          </w:divBdr>
        </w:div>
        <w:div w:id="196359668">
          <w:marLeft w:val="640"/>
          <w:marRight w:val="0"/>
          <w:marTop w:val="0"/>
          <w:marBottom w:val="0"/>
          <w:divBdr>
            <w:top w:val="none" w:sz="0" w:space="0" w:color="auto"/>
            <w:left w:val="none" w:sz="0" w:space="0" w:color="auto"/>
            <w:bottom w:val="none" w:sz="0" w:space="0" w:color="auto"/>
            <w:right w:val="none" w:sz="0" w:space="0" w:color="auto"/>
          </w:divBdr>
        </w:div>
        <w:div w:id="1542740540">
          <w:marLeft w:val="640"/>
          <w:marRight w:val="0"/>
          <w:marTop w:val="0"/>
          <w:marBottom w:val="0"/>
          <w:divBdr>
            <w:top w:val="none" w:sz="0" w:space="0" w:color="auto"/>
            <w:left w:val="none" w:sz="0" w:space="0" w:color="auto"/>
            <w:bottom w:val="none" w:sz="0" w:space="0" w:color="auto"/>
            <w:right w:val="none" w:sz="0" w:space="0" w:color="auto"/>
          </w:divBdr>
        </w:div>
        <w:div w:id="1148667233">
          <w:marLeft w:val="640"/>
          <w:marRight w:val="0"/>
          <w:marTop w:val="0"/>
          <w:marBottom w:val="0"/>
          <w:divBdr>
            <w:top w:val="none" w:sz="0" w:space="0" w:color="auto"/>
            <w:left w:val="none" w:sz="0" w:space="0" w:color="auto"/>
            <w:bottom w:val="none" w:sz="0" w:space="0" w:color="auto"/>
            <w:right w:val="none" w:sz="0" w:space="0" w:color="auto"/>
          </w:divBdr>
        </w:div>
        <w:div w:id="829752763">
          <w:marLeft w:val="640"/>
          <w:marRight w:val="0"/>
          <w:marTop w:val="0"/>
          <w:marBottom w:val="0"/>
          <w:divBdr>
            <w:top w:val="none" w:sz="0" w:space="0" w:color="auto"/>
            <w:left w:val="none" w:sz="0" w:space="0" w:color="auto"/>
            <w:bottom w:val="none" w:sz="0" w:space="0" w:color="auto"/>
            <w:right w:val="none" w:sz="0" w:space="0" w:color="auto"/>
          </w:divBdr>
        </w:div>
        <w:div w:id="1340547506">
          <w:marLeft w:val="640"/>
          <w:marRight w:val="0"/>
          <w:marTop w:val="0"/>
          <w:marBottom w:val="0"/>
          <w:divBdr>
            <w:top w:val="none" w:sz="0" w:space="0" w:color="auto"/>
            <w:left w:val="none" w:sz="0" w:space="0" w:color="auto"/>
            <w:bottom w:val="none" w:sz="0" w:space="0" w:color="auto"/>
            <w:right w:val="none" w:sz="0" w:space="0" w:color="auto"/>
          </w:divBdr>
        </w:div>
        <w:div w:id="834148295">
          <w:marLeft w:val="640"/>
          <w:marRight w:val="0"/>
          <w:marTop w:val="0"/>
          <w:marBottom w:val="0"/>
          <w:divBdr>
            <w:top w:val="none" w:sz="0" w:space="0" w:color="auto"/>
            <w:left w:val="none" w:sz="0" w:space="0" w:color="auto"/>
            <w:bottom w:val="none" w:sz="0" w:space="0" w:color="auto"/>
            <w:right w:val="none" w:sz="0" w:space="0" w:color="auto"/>
          </w:divBdr>
        </w:div>
        <w:div w:id="942568149">
          <w:marLeft w:val="640"/>
          <w:marRight w:val="0"/>
          <w:marTop w:val="0"/>
          <w:marBottom w:val="0"/>
          <w:divBdr>
            <w:top w:val="none" w:sz="0" w:space="0" w:color="auto"/>
            <w:left w:val="none" w:sz="0" w:space="0" w:color="auto"/>
            <w:bottom w:val="none" w:sz="0" w:space="0" w:color="auto"/>
            <w:right w:val="none" w:sz="0" w:space="0" w:color="auto"/>
          </w:divBdr>
        </w:div>
        <w:div w:id="1927109667">
          <w:marLeft w:val="640"/>
          <w:marRight w:val="0"/>
          <w:marTop w:val="0"/>
          <w:marBottom w:val="0"/>
          <w:divBdr>
            <w:top w:val="none" w:sz="0" w:space="0" w:color="auto"/>
            <w:left w:val="none" w:sz="0" w:space="0" w:color="auto"/>
            <w:bottom w:val="none" w:sz="0" w:space="0" w:color="auto"/>
            <w:right w:val="none" w:sz="0" w:space="0" w:color="auto"/>
          </w:divBdr>
        </w:div>
        <w:div w:id="1178538657">
          <w:marLeft w:val="640"/>
          <w:marRight w:val="0"/>
          <w:marTop w:val="0"/>
          <w:marBottom w:val="0"/>
          <w:divBdr>
            <w:top w:val="none" w:sz="0" w:space="0" w:color="auto"/>
            <w:left w:val="none" w:sz="0" w:space="0" w:color="auto"/>
            <w:bottom w:val="none" w:sz="0" w:space="0" w:color="auto"/>
            <w:right w:val="none" w:sz="0" w:space="0" w:color="auto"/>
          </w:divBdr>
        </w:div>
        <w:div w:id="815679560">
          <w:marLeft w:val="640"/>
          <w:marRight w:val="0"/>
          <w:marTop w:val="0"/>
          <w:marBottom w:val="0"/>
          <w:divBdr>
            <w:top w:val="none" w:sz="0" w:space="0" w:color="auto"/>
            <w:left w:val="none" w:sz="0" w:space="0" w:color="auto"/>
            <w:bottom w:val="none" w:sz="0" w:space="0" w:color="auto"/>
            <w:right w:val="none" w:sz="0" w:space="0" w:color="auto"/>
          </w:divBdr>
        </w:div>
        <w:div w:id="434902456">
          <w:marLeft w:val="640"/>
          <w:marRight w:val="0"/>
          <w:marTop w:val="0"/>
          <w:marBottom w:val="0"/>
          <w:divBdr>
            <w:top w:val="none" w:sz="0" w:space="0" w:color="auto"/>
            <w:left w:val="none" w:sz="0" w:space="0" w:color="auto"/>
            <w:bottom w:val="none" w:sz="0" w:space="0" w:color="auto"/>
            <w:right w:val="none" w:sz="0" w:space="0" w:color="auto"/>
          </w:divBdr>
        </w:div>
        <w:div w:id="1253583347">
          <w:marLeft w:val="640"/>
          <w:marRight w:val="0"/>
          <w:marTop w:val="0"/>
          <w:marBottom w:val="0"/>
          <w:divBdr>
            <w:top w:val="none" w:sz="0" w:space="0" w:color="auto"/>
            <w:left w:val="none" w:sz="0" w:space="0" w:color="auto"/>
            <w:bottom w:val="none" w:sz="0" w:space="0" w:color="auto"/>
            <w:right w:val="none" w:sz="0" w:space="0" w:color="auto"/>
          </w:divBdr>
        </w:div>
        <w:div w:id="1802918582">
          <w:marLeft w:val="640"/>
          <w:marRight w:val="0"/>
          <w:marTop w:val="0"/>
          <w:marBottom w:val="0"/>
          <w:divBdr>
            <w:top w:val="none" w:sz="0" w:space="0" w:color="auto"/>
            <w:left w:val="none" w:sz="0" w:space="0" w:color="auto"/>
            <w:bottom w:val="none" w:sz="0" w:space="0" w:color="auto"/>
            <w:right w:val="none" w:sz="0" w:space="0" w:color="auto"/>
          </w:divBdr>
        </w:div>
        <w:div w:id="375593081">
          <w:marLeft w:val="640"/>
          <w:marRight w:val="0"/>
          <w:marTop w:val="0"/>
          <w:marBottom w:val="0"/>
          <w:divBdr>
            <w:top w:val="none" w:sz="0" w:space="0" w:color="auto"/>
            <w:left w:val="none" w:sz="0" w:space="0" w:color="auto"/>
            <w:bottom w:val="none" w:sz="0" w:space="0" w:color="auto"/>
            <w:right w:val="none" w:sz="0" w:space="0" w:color="auto"/>
          </w:divBdr>
        </w:div>
        <w:div w:id="1658993665">
          <w:marLeft w:val="640"/>
          <w:marRight w:val="0"/>
          <w:marTop w:val="0"/>
          <w:marBottom w:val="0"/>
          <w:divBdr>
            <w:top w:val="none" w:sz="0" w:space="0" w:color="auto"/>
            <w:left w:val="none" w:sz="0" w:space="0" w:color="auto"/>
            <w:bottom w:val="none" w:sz="0" w:space="0" w:color="auto"/>
            <w:right w:val="none" w:sz="0" w:space="0" w:color="auto"/>
          </w:divBdr>
        </w:div>
        <w:div w:id="317223971">
          <w:marLeft w:val="640"/>
          <w:marRight w:val="0"/>
          <w:marTop w:val="0"/>
          <w:marBottom w:val="0"/>
          <w:divBdr>
            <w:top w:val="none" w:sz="0" w:space="0" w:color="auto"/>
            <w:left w:val="none" w:sz="0" w:space="0" w:color="auto"/>
            <w:bottom w:val="none" w:sz="0" w:space="0" w:color="auto"/>
            <w:right w:val="none" w:sz="0" w:space="0" w:color="auto"/>
          </w:divBdr>
        </w:div>
        <w:div w:id="527068046">
          <w:marLeft w:val="640"/>
          <w:marRight w:val="0"/>
          <w:marTop w:val="0"/>
          <w:marBottom w:val="0"/>
          <w:divBdr>
            <w:top w:val="none" w:sz="0" w:space="0" w:color="auto"/>
            <w:left w:val="none" w:sz="0" w:space="0" w:color="auto"/>
            <w:bottom w:val="none" w:sz="0" w:space="0" w:color="auto"/>
            <w:right w:val="none" w:sz="0" w:space="0" w:color="auto"/>
          </w:divBdr>
        </w:div>
        <w:div w:id="1233155094">
          <w:marLeft w:val="640"/>
          <w:marRight w:val="0"/>
          <w:marTop w:val="0"/>
          <w:marBottom w:val="0"/>
          <w:divBdr>
            <w:top w:val="none" w:sz="0" w:space="0" w:color="auto"/>
            <w:left w:val="none" w:sz="0" w:space="0" w:color="auto"/>
            <w:bottom w:val="none" w:sz="0" w:space="0" w:color="auto"/>
            <w:right w:val="none" w:sz="0" w:space="0" w:color="auto"/>
          </w:divBdr>
        </w:div>
        <w:div w:id="745491810">
          <w:marLeft w:val="640"/>
          <w:marRight w:val="0"/>
          <w:marTop w:val="0"/>
          <w:marBottom w:val="0"/>
          <w:divBdr>
            <w:top w:val="none" w:sz="0" w:space="0" w:color="auto"/>
            <w:left w:val="none" w:sz="0" w:space="0" w:color="auto"/>
            <w:bottom w:val="none" w:sz="0" w:space="0" w:color="auto"/>
            <w:right w:val="none" w:sz="0" w:space="0" w:color="auto"/>
          </w:divBdr>
        </w:div>
        <w:div w:id="1154490741">
          <w:marLeft w:val="640"/>
          <w:marRight w:val="0"/>
          <w:marTop w:val="0"/>
          <w:marBottom w:val="0"/>
          <w:divBdr>
            <w:top w:val="none" w:sz="0" w:space="0" w:color="auto"/>
            <w:left w:val="none" w:sz="0" w:space="0" w:color="auto"/>
            <w:bottom w:val="none" w:sz="0" w:space="0" w:color="auto"/>
            <w:right w:val="none" w:sz="0" w:space="0" w:color="auto"/>
          </w:divBdr>
        </w:div>
        <w:div w:id="462306503">
          <w:marLeft w:val="640"/>
          <w:marRight w:val="0"/>
          <w:marTop w:val="0"/>
          <w:marBottom w:val="0"/>
          <w:divBdr>
            <w:top w:val="none" w:sz="0" w:space="0" w:color="auto"/>
            <w:left w:val="none" w:sz="0" w:space="0" w:color="auto"/>
            <w:bottom w:val="none" w:sz="0" w:space="0" w:color="auto"/>
            <w:right w:val="none" w:sz="0" w:space="0" w:color="auto"/>
          </w:divBdr>
        </w:div>
        <w:div w:id="808015314">
          <w:marLeft w:val="640"/>
          <w:marRight w:val="0"/>
          <w:marTop w:val="0"/>
          <w:marBottom w:val="0"/>
          <w:divBdr>
            <w:top w:val="none" w:sz="0" w:space="0" w:color="auto"/>
            <w:left w:val="none" w:sz="0" w:space="0" w:color="auto"/>
            <w:bottom w:val="none" w:sz="0" w:space="0" w:color="auto"/>
            <w:right w:val="none" w:sz="0" w:space="0" w:color="auto"/>
          </w:divBdr>
        </w:div>
        <w:div w:id="1854562478">
          <w:marLeft w:val="640"/>
          <w:marRight w:val="0"/>
          <w:marTop w:val="0"/>
          <w:marBottom w:val="0"/>
          <w:divBdr>
            <w:top w:val="none" w:sz="0" w:space="0" w:color="auto"/>
            <w:left w:val="none" w:sz="0" w:space="0" w:color="auto"/>
            <w:bottom w:val="none" w:sz="0" w:space="0" w:color="auto"/>
            <w:right w:val="none" w:sz="0" w:space="0" w:color="auto"/>
          </w:divBdr>
        </w:div>
        <w:div w:id="293222651">
          <w:marLeft w:val="640"/>
          <w:marRight w:val="0"/>
          <w:marTop w:val="0"/>
          <w:marBottom w:val="0"/>
          <w:divBdr>
            <w:top w:val="none" w:sz="0" w:space="0" w:color="auto"/>
            <w:left w:val="none" w:sz="0" w:space="0" w:color="auto"/>
            <w:bottom w:val="none" w:sz="0" w:space="0" w:color="auto"/>
            <w:right w:val="none" w:sz="0" w:space="0" w:color="auto"/>
          </w:divBdr>
        </w:div>
        <w:div w:id="138307203">
          <w:marLeft w:val="640"/>
          <w:marRight w:val="0"/>
          <w:marTop w:val="0"/>
          <w:marBottom w:val="0"/>
          <w:divBdr>
            <w:top w:val="none" w:sz="0" w:space="0" w:color="auto"/>
            <w:left w:val="none" w:sz="0" w:space="0" w:color="auto"/>
            <w:bottom w:val="none" w:sz="0" w:space="0" w:color="auto"/>
            <w:right w:val="none" w:sz="0" w:space="0" w:color="auto"/>
          </w:divBdr>
        </w:div>
        <w:div w:id="1334146675">
          <w:marLeft w:val="640"/>
          <w:marRight w:val="0"/>
          <w:marTop w:val="0"/>
          <w:marBottom w:val="0"/>
          <w:divBdr>
            <w:top w:val="none" w:sz="0" w:space="0" w:color="auto"/>
            <w:left w:val="none" w:sz="0" w:space="0" w:color="auto"/>
            <w:bottom w:val="none" w:sz="0" w:space="0" w:color="auto"/>
            <w:right w:val="none" w:sz="0" w:space="0" w:color="auto"/>
          </w:divBdr>
        </w:div>
        <w:div w:id="1035274932">
          <w:marLeft w:val="640"/>
          <w:marRight w:val="0"/>
          <w:marTop w:val="0"/>
          <w:marBottom w:val="0"/>
          <w:divBdr>
            <w:top w:val="none" w:sz="0" w:space="0" w:color="auto"/>
            <w:left w:val="none" w:sz="0" w:space="0" w:color="auto"/>
            <w:bottom w:val="none" w:sz="0" w:space="0" w:color="auto"/>
            <w:right w:val="none" w:sz="0" w:space="0" w:color="auto"/>
          </w:divBdr>
        </w:div>
        <w:div w:id="543829150">
          <w:marLeft w:val="640"/>
          <w:marRight w:val="0"/>
          <w:marTop w:val="0"/>
          <w:marBottom w:val="0"/>
          <w:divBdr>
            <w:top w:val="none" w:sz="0" w:space="0" w:color="auto"/>
            <w:left w:val="none" w:sz="0" w:space="0" w:color="auto"/>
            <w:bottom w:val="none" w:sz="0" w:space="0" w:color="auto"/>
            <w:right w:val="none" w:sz="0" w:space="0" w:color="auto"/>
          </w:divBdr>
        </w:div>
        <w:div w:id="953950600">
          <w:marLeft w:val="640"/>
          <w:marRight w:val="0"/>
          <w:marTop w:val="0"/>
          <w:marBottom w:val="0"/>
          <w:divBdr>
            <w:top w:val="none" w:sz="0" w:space="0" w:color="auto"/>
            <w:left w:val="none" w:sz="0" w:space="0" w:color="auto"/>
            <w:bottom w:val="none" w:sz="0" w:space="0" w:color="auto"/>
            <w:right w:val="none" w:sz="0" w:space="0" w:color="auto"/>
          </w:divBdr>
        </w:div>
        <w:div w:id="1916208308">
          <w:marLeft w:val="640"/>
          <w:marRight w:val="0"/>
          <w:marTop w:val="0"/>
          <w:marBottom w:val="0"/>
          <w:divBdr>
            <w:top w:val="none" w:sz="0" w:space="0" w:color="auto"/>
            <w:left w:val="none" w:sz="0" w:space="0" w:color="auto"/>
            <w:bottom w:val="none" w:sz="0" w:space="0" w:color="auto"/>
            <w:right w:val="none" w:sz="0" w:space="0" w:color="auto"/>
          </w:divBdr>
        </w:div>
        <w:div w:id="159973380">
          <w:marLeft w:val="640"/>
          <w:marRight w:val="0"/>
          <w:marTop w:val="0"/>
          <w:marBottom w:val="0"/>
          <w:divBdr>
            <w:top w:val="none" w:sz="0" w:space="0" w:color="auto"/>
            <w:left w:val="none" w:sz="0" w:space="0" w:color="auto"/>
            <w:bottom w:val="none" w:sz="0" w:space="0" w:color="auto"/>
            <w:right w:val="none" w:sz="0" w:space="0" w:color="auto"/>
          </w:divBdr>
        </w:div>
        <w:div w:id="395398279">
          <w:marLeft w:val="640"/>
          <w:marRight w:val="0"/>
          <w:marTop w:val="0"/>
          <w:marBottom w:val="0"/>
          <w:divBdr>
            <w:top w:val="none" w:sz="0" w:space="0" w:color="auto"/>
            <w:left w:val="none" w:sz="0" w:space="0" w:color="auto"/>
            <w:bottom w:val="none" w:sz="0" w:space="0" w:color="auto"/>
            <w:right w:val="none" w:sz="0" w:space="0" w:color="auto"/>
          </w:divBdr>
        </w:div>
        <w:div w:id="2097749059">
          <w:marLeft w:val="640"/>
          <w:marRight w:val="0"/>
          <w:marTop w:val="0"/>
          <w:marBottom w:val="0"/>
          <w:divBdr>
            <w:top w:val="none" w:sz="0" w:space="0" w:color="auto"/>
            <w:left w:val="none" w:sz="0" w:space="0" w:color="auto"/>
            <w:bottom w:val="none" w:sz="0" w:space="0" w:color="auto"/>
            <w:right w:val="none" w:sz="0" w:space="0" w:color="auto"/>
          </w:divBdr>
        </w:div>
        <w:div w:id="1497696053">
          <w:marLeft w:val="640"/>
          <w:marRight w:val="0"/>
          <w:marTop w:val="0"/>
          <w:marBottom w:val="0"/>
          <w:divBdr>
            <w:top w:val="none" w:sz="0" w:space="0" w:color="auto"/>
            <w:left w:val="none" w:sz="0" w:space="0" w:color="auto"/>
            <w:bottom w:val="none" w:sz="0" w:space="0" w:color="auto"/>
            <w:right w:val="none" w:sz="0" w:space="0" w:color="auto"/>
          </w:divBdr>
        </w:div>
        <w:div w:id="324627449">
          <w:marLeft w:val="640"/>
          <w:marRight w:val="0"/>
          <w:marTop w:val="0"/>
          <w:marBottom w:val="0"/>
          <w:divBdr>
            <w:top w:val="none" w:sz="0" w:space="0" w:color="auto"/>
            <w:left w:val="none" w:sz="0" w:space="0" w:color="auto"/>
            <w:bottom w:val="none" w:sz="0" w:space="0" w:color="auto"/>
            <w:right w:val="none" w:sz="0" w:space="0" w:color="auto"/>
          </w:divBdr>
        </w:div>
        <w:div w:id="1516917325">
          <w:marLeft w:val="640"/>
          <w:marRight w:val="0"/>
          <w:marTop w:val="0"/>
          <w:marBottom w:val="0"/>
          <w:divBdr>
            <w:top w:val="none" w:sz="0" w:space="0" w:color="auto"/>
            <w:left w:val="none" w:sz="0" w:space="0" w:color="auto"/>
            <w:bottom w:val="none" w:sz="0" w:space="0" w:color="auto"/>
            <w:right w:val="none" w:sz="0" w:space="0" w:color="auto"/>
          </w:divBdr>
        </w:div>
        <w:div w:id="1732076094">
          <w:marLeft w:val="640"/>
          <w:marRight w:val="0"/>
          <w:marTop w:val="0"/>
          <w:marBottom w:val="0"/>
          <w:divBdr>
            <w:top w:val="none" w:sz="0" w:space="0" w:color="auto"/>
            <w:left w:val="none" w:sz="0" w:space="0" w:color="auto"/>
            <w:bottom w:val="none" w:sz="0" w:space="0" w:color="auto"/>
            <w:right w:val="none" w:sz="0" w:space="0" w:color="auto"/>
          </w:divBdr>
        </w:div>
        <w:div w:id="73674896">
          <w:marLeft w:val="640"/>
          <w:marRight w:val="0"/>
          <w:marTop w:val="0"/>
          <w:marBottom w:val="0"/>
          <w:divBdr>
            <w:top w:val="none" w:sz="0" w:space="0" w:color="auto"/>
            <w:left w:val="none" w:sz="0" w:space="0" w:color="auto"/>
            <w:bottom w:val="none" w:sz="0" w:space="0" w:color="auto"/>
            <w:right w:val="none" w:sz="0" w:space="0" w:color="auto"/>
          </w:divBdr>
        </w:div>
        <w:div w:id="309136317">
          <w:marLeft w:val="640"/>
          <w:marRight w:val="0"/>
          <w:marTop w:val="0"/>
          <w:marBottom w:val="0"/>
          <w:divBdr>
            <w:top w:val="none" w:sz="0" w:space="0" w:color="auto"/>
            <w:left w:val="none" w:sz="0" w:space="0" w:color="auto"/>
            <w:bottom w:val="none" w:sz="0" w:space="0" w:color="auto"/>
            <w:right w:val="none" w:sz="0" w:space="0" w:color="auto"/>
          </w:divBdr>
        </w:div>
        <w:div w:id="1801607019">
          <w:marLeft w:val="640"/>
          <w:marRight w:val="0"/>
          <w:marTop w:val="0"/>
          <w:marBottom w:val="0"/>
          <w:divBdr>
            <w:top w:val="none" w:sz="0" w:space="0" w:color="auto"/>
            <w:left w:val="none" w:sz="0" w:space="0" w:color="auto"/>
            <w:bottom w:val="none" w:sz="0" w:space="0" w:color="auto"/>
            <w:right w:val="none" w:sz="0" w:space="0" w:color="auto"/>
          </w:divBdr>
        </w:div>
        <w:div w:id="905840957">
          <w:marLeft w:val="640"/>
          <w:marRight w:val="0"/>
          <w:marTop w:val="0"/>
          <w:marBottom w:val="0"/>
          <w:divBdr>
            <w:top w:val="none" w:sz="0" w:space="0" w:color="auto"/>
            <w:left w:val="none" w:sz="0" w:space="0" w:color="auto"/>
            <w:bottom w:val="none" w:sz="0" w:space="0" w:color="auto"/>
            <w:right w:val="none" w:sz="0" w:space="0" w:color="auto"/>
          </w:divBdr>
        </w:div>
        <w:div w:id="30305067">
          <w:marLeft w:val="640"/>
          <w:marRight w:val="0"/>
          <w:marTop w:val="0"/>
          <w:marBottom w:val="0"/>
          <w:divBdr>
            <w:top w:val="none" w:sz="0" w:space="0" w:color="auto"/>
            <w:left w:val="none" w:sz="0" w:space="0" w:color="auto"/>
            <w:bottom w:val="none" w:sz="0" w:space="0" w:color="auto"/>
            <w:right w:val="none" w:sz="0" w:space="0" w:color="auto"/>
          </w:divBdr>
        </w:div>
        <w:div w:id="85926795">
          <w:marLeft w:val="640"/>
          <w:marRight w:val="0"/>
          <w:marTop w:val="0"/>
          <w:marBottom w:val="0"/>
          <w:divBdr>
            <w:top w:val="none" w:sz="0" w:space="0" w:color="auto"/>
            <w:left w:val="none" w:sz="0" w:space="0" w:color="auto"/>
            <w:bottom w:val="none" w:sz="0" w:space="0" w:color="auto"/>
            <w:right w:val="none" w:sz="0" w:space="0" w:color="auto"/>
          </w:divBdr>
        </w:div>
        <w:div w:id="339745626">
          <w:marLeft w:val="640"/>
          <w:marRight w:val="0"/>
          <w:marTop w:val="0"/>
          <w:marBottom w:val="0"/>
          <w:divBdr>
            <w:top w:val="none" w:sz="0" w:space="0" w:color="auto"/>
            <w:left w:val="none" w:sz="0" w:space="0" w:color="auto"/>
            <w:bottom w:val="none" w:sz="0" w:space="0" w:color="auto"/>
            <w:right w:val="none" w:sz="0" w:space="0" w:color="auto"/>
          </w:divBdr>
        </w:div>
        <w:div w:id="1648435863">
          <w:marLeft w:val="640"/>
          <w:marRight w:val="0"/>
          <w:marTop w:val="0"/>
          <w:marBottom w:val="0"/>
          <w:divBdr>
            <w:top w:val="none" w:sz="0" w:space="0" w:color="auto"/>
            <w:left w:val="none" w:sz="0" w:space="0" w:color="auto"/>
            <w:bottom w:val="none" w:sz="0" w:space="0" w:color="auto"/>
            <w:right w:val="none" w:sz="0" w:space="0" w:color="auto"/>
          </w:divBdr>
        </w:div>
        <w:div w:id="30498384">
          <w:marLeft w:val="640"/>
          <w:marRight w:val="0"/>
          <w:marTop w:val="0"/>
          <w:marBottom w:val="0"/>
          <w:divBdr>
            <w:top w:val="none" w:sz="0" w:space="0" w:color="auto"/>
            <w:left w:val="none" w:sz="0" w:space="0" w:color="auto"/>
            <w:bottom w:val="none" w:sz="0" w:space="0" w:color="auto"/>
            <w:right w:val="none" w:sz="0" w:space="0" w:color="auto"/>
          </w:divBdr>
        </w:div>
        <w:div w:id="1278104401">
          <w:marLeft w:val="640"/>
          <w:marRight w:val="0"/>
          <w:marTop w:val="0"/>
          <w:marBottom w:val="0"/>
          <w:divBdr>
            <w:top w:val="none" w:sz="0" w:space="0" w:color="auto"/>
            <w:left w:val="none" w:sz="0" w:space="0" w:color="auto"/>
            <w:bottom w:val="none" w:sz="0" w:space="0" w:color="auto"/>
            <w:right w:val="none" w:sz="0" w:space="0" w:color="auto"/>
          </w:divBdr>
        </w:div>
        <w:div w:id="2036534237">
          <w:marLeft w:val="640"/>
          <w:marRight w:val="0"/>
          <w:marTop w:val="0"/>
          <w:marBottom w:val="0"/>
          <w:divBdr>
            <w:top w:val="none" w:sz="0" w:space="0" w:color="auto"/>
            <w:left w:val="none" w:sz="0" w:space="0" w:color="auto"/>
            <w:bottom w:val="none" w:sz="0" w:space="0" w:color="auto"/>
            <w:right w:val="none" w:sz="0" w:space="0" w:color="auto"/>
          </w:divBdr>
        </w:div>
        <w:div w:id="952857565">
          <w:marLeft w:val="640"/>
          <w:marRight w:val="0"/>
          <w:marTop w:val="0"/>
          <w:marBottom w:val="0"/>
          <w:divBdr>
            <w:top w:val="none" w:sz="0" w:space="0" w:color="auto"/>
            <w:left w:val="none" w:sz="0" w:space="0" w:color="auto"/>
            <w:bottom w:val="none" w:sz="0" w:space="0" w:color="auto"/>
            <w:right w:val="none" w:sz="0" w:space="0" w:color="auto"/>
          </w:divBdr>
        </w:div>
        <w:div w:id="471290911">
          <w:marLeft w:val="640"/>
          <w:marRight w:val="0"/>
          <w:marTop w:val="0"/>
          <w:marBottom w:val="0"/>
          <w:divBdr>
            <w:top w:val="none" w:sz="0" w:space="0" w:color="auto"/>
            <w:left w:val="none" w:sz="0" w:space="0" w:color="auto"/>
            <w:bottom w:val="none" w:sz="0" w:space="0" w:color="auto"/>
            <w:right w:val="none" w:sz="0" w:space="0" w:color="auto"/>
          </w:divBdr>
        </w:div>
        <w:div w:id="1123229603">
          <w:marLeft w:val="640"/>
          <w:marRight w:val="0"/>
          <w:marTop w:val="0"/>
          <w:marBottom w:val="0"/>
          <w:divBdr>
            <w:top w:val="none" w:sz="0" w:space="0" w:color="auto"/>
            <w:left w:val="none" w:sz="0" w:space="0" w:color="auto"/>
            <w:bottom w:val="none" w:sz="0" w:space="0" w:color="auto"/>
            <w:right w:val="none" w:sz="0" w:space="0" w:color="auto"/>
          </w:divBdr>
        </w:div>
        <w:div w:id="880899987">
          <w:marLeft w:val="640"/>
          <w:marRight w:val="0"/>
          <w:marTop w:val="0"/>
          <w:marBottom w:val="0"/>
          <w:divBdr>
            <w:top w:val="none" w:sz="0" w:space="0" w:color="auto"/>
            <w:left w:val="none" w:sz="0" w:space="0" w:color="auto"/>
            <w:bottom w:val="none" w:sz="0" w:space="0" w:color="auto"/>
            <w:right w:val="none" w:sz="0" w:space="0" w:color="auto"/>
          </w:divBdr>
        </w:div>
        <w:div w:id="1573150603">
          <w:marLeft w:val="640"/>
          <w:marRight w:val="0"/>
          <w:marTop w:val="0"/>
          <w:marBottom w:val="0"/>
          <w:divBdr>
            <w:top w:val="none" w:sz="0" w:space="0" w:color="auto"/>
            <w:left w:val="none" w:sz="0" w:space="0" w:color="auto"/>
            <w:bottom w:val="none" w:sz="0" w:space="0" w:color="auto"/>
            <w:right w:val="none" w:sz="0" w:space="0" w:color="auto"/>
          </w:divBdr>
        </w:div>
        <w:div w:id="183249030">
          <w:marLeft w:val="640"/>
          <w:marRight w:val="0"/>
          <w:marTop w:val="0"/>
          <w:marBottom w:val="0"/>
          <w:divBdr>
            <w:top w:val="none" w:sz="0" w:space="0" w:color="auto"/>
            <w:left w:val="none" w:sz="0" w:space="0" w:color="auto"/>
            <w:bottom w:val="none" w:sz="0" w:space="0" w:color="auto"/>
            <w:right w:val="none" w:sz="0" w:space="0" w:color="auto"/>
          </w:divBdr>
        </w:div>
        <w:div w:id="876428761">
          <w:marLeft w:val="640"/>
          <w:marRight w:val="0"/>
          <w:marTop w:val="0"/>
          <w:marBottom w:val="0"/>
          <w:divBdr>
            <w:top w:val="none" w:sz="0" w:space="0" w:color="auto"/>
            <w:left w:val="none" w:sz="0" w:space="0" w:color="auto"/>
            <w:bottom w:val="none" w:sz="0" w:space="0" w:color="auto"/>
            <w:right w:val="none" w:sz="0" w:space="0" w:color="auto"/>
          </w:divBdr>
        </w:div>
        <w:div w:id="1434595367">
          <w:marLeft w:val="640"/>
          <w:marRight w:val="0"/>
          <w:marTop w:val="0"/>
          <w:marBottom w:val="0"/>
          <w:divBdr>
            <w:top w:val="none" w:sz="0" w:space="0" w:color="auto"/>
            <w:left w:val="none" w:sz="0" w:space="0" w:color="auto"/>
            <w:bottom w:val="none" w:sz="0" w:space="0" w:color="auto"/>
            <w:right w:val="none" w:sz="0" w:space="0" w:color="auto"/>
          </w:divBdr>
        </w:div>
        <w:div w:id="1833255307">
          <w:marLeft w:val="640"/>
          <w:marRight w:val="0"/>
          <w:marTop w:val="0"/>
          <w:marBottom w:val="0"/>
          <w:divBdr>
            <w:top w:val="none" w:sz="0" w:space="0" w:color="auto"/>
            <w:left w:val="none" w:sz="0" w:space="0" w:color="auto"/>
            <w:bottom w:val="none" w:sz="0" w:space="0" w:color="auto"/>
            <w:right w:val="none" w:sz="0" w:space="0" w:color="auto"/>
          </w:divBdr>
        </w:div>
        <w:div w:id="2070420706">
          <w:marLeft w:val="640"/>
          <w:marRight w:val="0"/>
          <w:marTop w:val="0"/>
          <w:marBottom w:val="0"/>
          <w:divBdr>
            <w:top w:val="none" w:sz="0" w:space="0" w:color="auto"/>
            <w:left w:val="none" w:sz="0" w:space="0" w:color="auto"/>
            <w:bottom w:val="none" w:sz="0" w:space="0" w:color="auto"/>
            <w:right w:val="none" w:sz="0" w:space="0" w:color="auto"/>
          </w:divBdr>
        </w:div>
        <w:div w:id="323165731">
          <w:marLeft w:val="640"/>
          <w:marRight w:val="0"/>
          <w:marTop w:val="0"/>
          <w:marBottom w:val="0"/>
          <w:divBdr>
            <w:top w:val="none" w:sz="0" w:space="0" w:color="auto"/>
            <w:left w:val="none" w:sz="0" w:space="0" w:color="auto"/>
            <w:bottom w:val="none" w:sz="0" w:space="0" w:color="auto"/>
            <w:right w:val="none" w:sz="0" w:space="0" w:color="auto"/>
          </w:divBdr>
        </w:div>
        <w:div w:id="666323568">
          <w:marLeft w:val="640"/>
          <w:marRight w:val="0"/>
          <w:marTop w:val="0"/>
          <w:marBottom w:val="0"/>
          <w:divBdr>
            <w:top w:val="none" w:sz="0" w:space="0" w:color="auto"/>
            <w:left w:val="none" w:sz="0" w:space="0" w:color="auto"/>
            <w:bottom w:val="none" w:sz="0" w:space="0" w:color="auto"/>
            <w:right w:val="none" w:sz="0" w:space="0" w:color="auto"/>
          </w:divBdr>
        </w:div>
        <w:div w:id="1002971930">
          <w:marLeft w:val="640"/>
          <w:marRight w:val="0"/>
          <w:marTop w:val="0"/>
          <w:marBottom w:val="0"/>
          <w:divBdr>
            <w:top w:val="none" w:sz="0" w:space="0" w:color="auto"/>
            <w:left w:val="none" w:sz="0" w:space="0" w:color="auto"/>
            <w:bottom w:val="none" w:sz="0" w:space="0" w:color="auto"/>
            <w:right w:val="none" w:sz="0" w:space="0" w:color="auto"/>
          </w:divBdr>
        </w:div>
        <w:div w:id="749235256">
          <w:marLeft w:val="640"/>
          <w:marRight w:val="0"/>
          <w:marTop w:val="0"/>
          <w:marBottom w:val="0"/>
          <w:divBdr>
            <w:top w:val="none" w:sz="0" w:space="0" w:color="auto"/>
            <w:left w:val="none" w:sz="0" w:space="0" w:color="auto"/>
            <w:bottom w:val="none" w:sz="0" w:space="0" w:color="auto"/>
            <w:right w:val="none" w:sz="0" w:space="0" w:color="auto"/>
          </w:divBdr>
        </w:div>
      </w:divsChild>
    </w:div>
    <w:div w:id="1137604719">
      <w:bodyDiv w:val="1"/>
      <w:marLeft w:val="0"/>
      <w:marRight w:val="0"/>
      <w:marTop w:val="0"/>
      <w:marBottom w:val="0"/>
      <w:divBdr>
        <w:top w:val="none" w:sz="0" w:space="0" w:color="auto"/>
        <w:left w:val="none" w:sz="0" w:space="0" w:color="auto"/>
        <w:bottom w:val="none" w:sz="0" w:space="0" w:color="auto"/>
        <w:right w:val="none" w:sz="0" w:space="0" w:color="auto"/>
      </w:divBdr>
      <w:divsChild>
        <w:div w:id="292449834">
          <w:marLeft w:val="640"/>
          <w:marRight w:val="0"/>
          <w:marTop w:val="0"/>
          <w:marBottom w:val="0"/>
          <w:divBdr>
            <w:top w:val="none" w:sz="0" w:space="0" w:color="auto"/>
            <w:left w:val="none" w:sz="0" w:space="0" w:color="auto"/>
            <w:bottom w:val="none" w:sz="0" w:space="0" w:color="auto"/>
            <w:right w:val="none" w:sz="0" w:space="0" w:color="auto"/>
          </w:divBdr>
        </w:div>
        <w:div w:id="1918857895">
          <w:marLeft w:val="640"/>
          <w:marRight w:val="0"/>
          <w:marTop w:val="0"/>
          <w:marBottom w:val="0"/>
          <w:divBdr>
            <w:top w:val="none" w:sz="0" w:space="0" w:color="auto"/>
            <w:left w:val="none" w:sz="0" w:space="0" w:color="auto"/>
            <w:bottom w:val="none" w:sz="0" w:space="0" w:color="auto"/>
            <w:right w:val="none" w:sz="0" w:space="0" w:color="auto"/>
          </w:divBdr>
        </w:div>
        <w:div w:id="185678767">
          <w:marLeft w:val="640"/>
          <w:marRight w:val="0"/>
          <w:marTop w:val="0"/>
          <w:marBottom w:val="0"/>
          <w:divBdr>
            <w:top w:val="none" w:sz="0" w:space="0" w:color="auto"/>
            <w:left w:val="none" w:sz="0" w:space="0" w:color="auto"/>
            <w:bottom w:val="none" w:sz="0" w:space="0" w:color="auto"/>
            <w:right w:val="none" w:sz="0" w:space="0" w:color="auto"/>
          </w:divBdr>
        </w:div>
        <w:div w:id="1063068675">
          <w:marLeft w:val="640"/>
          <w:marRight w:val="0"/>
          <w:marTop w:val="0"/>
          <w:marBottom w:val="0"/>
          <w:divBdr>
            <w:top w:val="none" w:sz="0" w:space="0" w:color="auto"/>
            <w:left w:val="none" w:sz="0" w:space="0" w:color="auto"/>
            <w:bottom w:val="none" w:sz="0" w:space="0" w:color="auto"/>
            <w:right w:val="none" w:sz="0" w:space="0" w:color="auto"/>
          </w:divBdr>
        </w:div>
        <w:div w:id="161816373">
          <w:marLeft w:val="640"/>
          <w:marRight w:val="0"/>
          <w:marTop w:val="0"/>
          <w:marBottom w:val="0"/>
          <w:divBdr>
            <w:top w:val="none" w:sz="0" w:space="0" w:color="auto"/>
            <w:left w:val="none" w:sz="0" w:space="0" w:color="auto"/>
            <w:bottom w:val="none" w:sz="0" w:space="0" w:color="auto"/>
            <w:right w:val="none" w:sz="0" w:space="0" w:color="auto"/>
          </w:divBdr>
        </w:div>
        <w:div w:id="1311061131">
          <w:marLeft w:val="640"/>
          <w:marRight w:val="0"/>
          <w:marTop w:val="0"/>
          <w:marBottom w:val="0"/>
          <w:divBdr>
            <w:top w:val="none" w:sz="0" w:space="0" w:color="auto"/>
            <w:left w:val="none" w:sz="0" w:space="0" w:color="auto"/>
            <w:bottom w:val="none" w:sz="0" w:space="0" w:color="auto"/>
            <w:right w:val="none" w:sz="0" w:space="0" w:color="auto"/>
          </w:divBdr>
        </w:div>
        <w:div w:id="1618295844">
          <w:marLeft w:val="640"/>
          <w:marRight w:val="0"/>
          <w:marTop w:val="0"/>
          <w:marBottom w:val="0"/>
          <w:divBdr>
            <w:top w:val="none" w:sz="0" w:space="0" w:color="auto"/>
            <w:left w:val="none" w:sz="0" w:space="0" w:color="auto"/>
            <w:bottom w:val="none" w:sz="0" w:space="0" w:color="auto"/>
            <w:right w:val="none" w:sz="0" w:space="0" w:color="auto"/>
          </w:divBdr>
        </w:div>
        <w:div w:id="1294871175">
          <w:marLeft w:val="640"/>
          <w:marRight w:val="0"/>
          <w:marTop w:val="0"/>
          <w:marBottom w:val="0"/>
          <w:divBdr>
            <w:top w:val="none" w:sz="0" w:space="0" w:color="auto"/>
            <w:left w:val="none" w:sz="0" w:space="0" w:color="auto"/>
            <w:bottom w:val="none" w:sz="0" w:space="0" w:color="auto"/>
            <w:right w:val="none" w:sz="0" w:space="0" w:color="auto"/>
          </w:divBdr>
        </w:div>
        <w:div w:id="536889238">
          <w:marLeft w:val="640"/>
          <w:marRight w:val="0"/>
          <w:marTop w:val="0"/>
          <w:marBottom w:val="0"/>
          <w:divBdr>
            <w:top w:val="none" w:sz="0" w:space="0" w:color="auto"/>
            <w:left w:val="none" w:sz="0" w:space="0" w:color="auto"/>
            <w:bottom w:val="none" w:sz="0" w:space="0" w:color="auto"/>
            <w:right w:val="none" w:sz="0" w:space="0" w:color="auto"/>
          </w:divBdr>
        </w:div>
        <w:div w:id="1947493695">
          <w:marLeft w:val="640"/>
          <w:marRight w:val="0"/>
          <w:marTop w:val="0"/>
          <w:marBottom w:val="0"/>
          <w:divBdr>
            <w:top w:val="none" w:sz="0" w:space="0" w:color="auto"/>
            <w:left w:val="none" w:sz="0" w:space="0" w:color="auto"/>
            <w:bottom w:val="none" w:sz="0" w:space="0" w:color="auto"/>
            <w:right w:val="none" w:sz="0" w:space="0" w:color="auto"/>
          </w:divBdr>
        </w:div>
        <w:div w:id="1526744700">
          <w:marLeft w:val="640"/>
          <w:marRight w:val="0"/>
          <w:marTop w:val="0"/>
          <w:marBottom w:val="0"/>
          <w:divBdr>
            <w:top w:val="none" w:sz="0" w:space="0" w:color="auto"/>
            <w:left w:val="none" w:sz="0" w:space="0" w:color="auto"/>
            <w:bottom w:val="none" w:sz="0" w:space="0" w:color="auto"/>
            <w:right w:val="none" w:sz="0" w:space="0" w:color="auto"/>
          </w:divBdr>
        </w:div>
        <w:div w:id="713231961">
          <w:marLeft w:val="640"/>
          <w:marRight w:val="0"/>
          <w:marTop w:val="0"/>
          <w:marBottom w:val="0"/>
          <w:divBdr>
            <w:top w:val="none" w:sz="0" w:space="0" w:color="auto"/>
            <w:left w:val="none" w:sz="0" w:space="0" w:color="auto"/>
            <w:bottom w:val="none" w:sz="0" w:space="0" w:color="auto"/>
            <w:right w:val="none" w:sz="0" w:space="0" w:color="auto"/>
          </w:divBdr>
        </w:div>
        <w:div w:id="2073771892">
          <w:marLeft w:val="640"/>
          <w:marRight w:val="0"/>
          <w:marTop w:val="0"/>
          <w:marBottom w:val="0"/>
          <w:divBdr>
            <w:top w:val="none" w:sz="0" w:space="0" w:color="auto"/>
            <w:left w:val="none" w:sz="0" w:space="0" w:color="auto"/>
            <w:bottom w:val="none" w:sz="0" w:space="0" w:color="auto"/>
            <w:right w:val="none" w:sz="0" w:space="0" w:color="auto"/>
          </w:divBdr>
        </w:div>
        <w:div w:id="1343582590">
          <w:marLeft w:val="640"/>
          <w:marRight w:val="0"/>
          <w:marTop w:val="0"/>
          <w:marBottom w:val="0"/>
          <w:divBdr>
            <w:top w:val="none" w:sz="0" w:space="0" w:color="auto"/>
            <w:left w:val="none" w:sz="0" w:space="0" w:color="auto"/>
            <w:bottom w:val="none" w:sz="0" w:space="0" w:color="auto"/>
            <w:right w:val="none" w:sz="0" w:space="0" w:color="auto"/>
          </w:divBdr>
        </w:div>
        <w:div w:id="577515178">
          <w:marLeft w:val="640"/>
          <w:marRight w:val="0"/>
          <w:marTop w:val="0"/>
          <w:marBottom w:val="0"/>
          <w:divBdr>
            <w:top w:val="none" w:sz="0" w:space="0" w:color="auto"/>
            <w:left w:val="none" w:sz="0" w:space="0" w:color="auto"/>
            <w:bottom w:val="none" w:sz="0" w:space="0" w:color="auto"/>
            <w:right w:val="none" w:sz="0" w:space="0" w:color="auto"/>
          </w:divBdr>
        </w:div>
        <w:div w:id="1128739310">
          <w:marLeft w:val="640"/>
          <w:marRight w:val="0"/>
          <w:marTop w:val="0"/>
          <w:marBottom w:val="0"/>
          <w:divBdr>
            <w:top w:val="none" w:sz="0" w:space="0" w:color="auto"/>
            <w:left w:val="none" w:sz="0" w:space="0" w:color="auto"/>
            <w:bottom w:val="none" w:sz="0" w:space="0" w:color="auto"/>
            <w:right w:val="none" w:sz="0" w:space="0" w:color="auto"/>
          </w:divBdr>
        </w:div>
        <w:div w:id="2099710209">
          <w:marLeft w:val="640"/>
          <w:marRight w:val="0"/>
          <w:marTop w:val="0"/>
          <w:marBottom w:val="0"/>
          <w:divBdr>
            <w:top w:val="none" w:sz="0" w:space="0" w:color="auto"/>
            <w:left w:val="none" w:sz="0" w:space="0" w:color="auto"/>
            <w:bottom w:val="none" w:sz="0" w:space="0" w:color="auto"/>
            <w:right w:val="none" w:sz="0" w:space="0" w:color="auto"/>
          </w:divBdr>
        </w:div>
        <w:div w:id="1910994407">
          <w:marLeft w:val="640"/>
          <w:marRight w:val="0"/>
          <w:marTop w:val="0"/>
          <w:marBottom w:val="0"/>
          <w:divBdr>
            <w:top w:val="none" w:sz="0" w:space="0" w:color="auto"/>
            <w:left w:val="none" w:sz="0" w:space="0" w:color="auto"/>
            <w:bottom w:val="none" w:sz="0" w:space="0" w:color="auto"/>
            <w:right w:val="none" w:sz="0" w:space="0" w:color="auto"/>
          </w:divBdr>
        </w:div>
        <w:div w:id="1234923831">
          <w:marLeft w:val="640"/>
          <w:marRight w:val="0"/>
          <w:marTop w:val="0"/>
          <w:marBottom w:val="0"/>
          <w:divBdr>
            <w:top w:val="none" w:sz="0" w:space="0" w:color="auto"/>
            <w:left w:val="none" w:sz="0" w:space="0" w:color="auto"/>
            <w:bottom w:val="none" w:sz="0" w:space="0" w:color="auto"/>
            <w:right w:val="none" w:sz="0" w:space="0" w:color="auto"/>
          </w:divBdr>
        </w:div>
        <w:div w:id="1663923343">
          <w:marLeft w:val="640"/>
          <w:marRight w:val="0"/>
          <w:marTop w:val="0"/>
          <w:marBottom w:val="0"/>
          <w:divBdr>
            <w:top w:val="none" w:sz="0" w:space="0" w:color="auto"/>
            <w:left w:val="none" w:sz="0" w:space="0" w:color="auto"/>
            <w:bottom w:val="none" w:sz="0" w:space="0" w:color="auto"/>
            <w:right w:val="none" w:sz="0" w:space="0" w:color="auto"/>
          </w:divBdr>
        </w:div>
        <w:div w:id="957105153">
          <w:marLeft w:val="640"/>
          <w:marRight w:val="0"/>
          <w:marTop w:val="0"/>
          <w:marBottom w:val="0"/>
          <w:divBdr>
            <w:top w:val="none" w:sz="0" w:space="0" w:color="auto"/>
            <w:left w:val="none" w:sz="0" w:space="0" w:color="auto"/>
            <w:bottom w:val="none" w:sz="0" w:space="0" w:color="auto"/>
            <w:right w:val="none" w:sz="0" w:space="0" w:color="auto"/>
          </w:divBdr>
        </w:div>
        <w:div w:id="1961833513">
          <w:marLeft w:val="640"/>
          <w:marRight w:val="0"/>
          <w:marTop w:val="0"/>
          <w:marBottom w:val="0"/>
          <w:divBdr>
            <w:top w:val="none" w:sz="0" w:space="0" w:color="auto"/>
            <w:left w:val="none" w:sz="0" w:space="0" w:color="auto"/>
            <w:bottom w:val="none" w:sz="0" w:space="0" w:color="auto"/>
            <w:right w:val="none" w:sz="0" w:space="0" w:color="auto"/>
          </w:divBdr>
        </w:div>
        <w:div w:id="540481076">
          <w:marLeft w:val="640"/>
          <w:marRight w:val="0"/>
          <w:marTop w:val="0"/>
          <w:marBottom w:val="0"/>
          <w:divBdr>
            <w:top w:val="none" w:sz="0" w:space="0" w:color="auto"/>
            <w:left w:val="none" w:sz="0" w:space="0" w:color="auto"/>
            <w:bottom w:val="none" w:sz="0" w:space="0" w:color="auto"/>
            <w:right w:val="none" w:sz="0" w:space="0" w:color="auto"/>
          </w:divBdr>
        </w:div>
        <w:div w:id="1596860399">
          <w:marLeft w:val="640"/>
          <w:marRight w:val="0"/>
          <w:marTop w:val="0"/>
          <w:marBottom w:val="0"/>
          <w:divBdr>
            <w:top w:val="none" w:sz="0" w:space="0" w:color="auto"/>
            <w:left w:val="none" w:sz="0" w:space="0" w:color="auto"/>
            <w:bottom w:val="none" w:sz="0" w:space="0" w:color="auto"/>
            <w:right w:val="none" w:sz="0" w:space="0" w:color="auto"/>
          </w:divBdr>
        </w:div>
        <w:div w:id="337928809">
          <w:marLeft w:val="640"/>
          <w:marRight w:val="0"/>
          <w:marTop w:val="0"/>
          <w:marBottom w:val="0"/>
          <w:divBdr>
            <w:top w:val="none" w:sz="0" w:space="0" w:color="auto"/>
            <w:left w:val="none" w:sz="0" w:space="0" w:color="auto"/>
            <w:bottom w:val="none" w:sz="0" w:space="0" w:color="auto"/>
            <w:right w:val="none" w:sz="0" w:space="0" w:color="auto"/>
          </w:divBdr>
        </w:div>
        <w:div w:id="2025939354">
          <w:marLeft w:val="640"/>
          <w:marRight w:val="0"/>
          <w:marTop w:val="0"/>
          <w:marBottom w:val="0"/>
          <w:divBdr>
            <w:top w:val="none" w:sz="0" w:space="0" w:color="auto"/>
            <w:left w:val="none" w:sz="0" w:space="0" w:color="auto"/>
            <w:bottom w:val="none" w:sz="0" w:space="0" w:color="auto"/>
            <w:right w:val="none" w:sz="0" w:space="0" w:color="auto"/>
          </w:divBdr>
        </w:div>
        <w:div w:id="2019577258">
          <w:marLeft w:val="640"/>
          <w:marRight w:val="0"/>
          <w:marTop w:val="0"/>
          <w:marBottom w:val="0"/>
          <w:divBdr>
            <w:top w:val="none" w:sz="0" w:space="0" w:color="auto"/>
            <w:left w:val="none" w:sz="0" w:space="0" w:color="auto"/>
            <w:bottom w:val="none" w:sz="0" w:space="0" w:color="auto"/>
            <w:right w:val="none" w:sz="0" w:space="0" w:color="auto"/>
          </w:divBdr>
        </w:div>
        <w:div w:id="505822579">
          <w:marLeft w:val="640"/>
          <w:marRight w:val="0"/>
          <w:marTop w:val="0"/>
          <w:marBottom w:val="0"/>
          <w:divBdr>
            <w:top w:val="none" w:sz="0" w:space="0" w:color="auto"/>
            <w:left w:val="none" w:sz="0" w:space="0" w:color="auto"/>
            <w:bottom w:val="none" w:sz="0" w:space="0" w:color="auto"/>
            <w:right w:val="none" w:sz="0" w:space="0" w:color="auto"/>
          </w:divBdr>
        </w:div>
        <w:div w:id="2014450469">
          <w:marLeft w:val="640"/>
          <w:marRight w:val="0"/>
          <w:marTop w:val="0"/>
          <w:marBottom w:val="0"/>
          <w:divBdr>
            <w:top w:val="none" w:sz="0" w:space="0" w:color="auto"/>
            <w:left w:val="none" w:sz="0" w:space="0" w:color="auto"/>
            <w:bottom w:val="none" w:sz="0" w:space="0" w:color="auto"/>
            <w:right w:val="none" w:sz="0" w:space="0" w:color="auto"/>
          </w:divBdr>
        </w:div>
        <w:div w:id="2142112970">
          <w:marLeft w:val="640"/>
          <w:marRight w:val="0"/>
          <w:marTop w:val="0"/>
          <w:marBottom w:val="0"/>
          <w:divBdr>
            <w:top w:val="none" w:sz="0" w:space="0" w:color="auto"/>
            <w:left w:val="none" w:sz="0" w:space="0" w:color="auto"/>
            <w:bottom w:val="none" w:sz="0" w:space="0" w:color="auto"/>
            <w:right w:val="none" w:sz="0" w:space="0" w:color="auto"/>
          </w:divBdr>
        </w:div>
        <w:div w:id="1048721209">
          <w:marLeft w:val="640"/>
          <w:marRight w:val="0"/>
          <w:marTop w:val="0"/>
          <w:marBottom w:val="0"/>
          <w:divBdr>
            <w:top w:val="none" w:sz="0" w:space="0" w:color="auto"/>
            <w:left w:val="none" w:sz="0" w:space="0" w:color="auto"/>
            <w:bottom w:val="none" w:sz="0" w:space="0" w:color="auto"/>
            <w:right w:val="none" w:sz="0" w:space="0" w:color="auto"/>
          </w:divBdr>
        </w:div>
        <w:div w:id="805051703">
          <w:marLeft w:val="640"/>
          <w:marRight w:val="0"/>
          <w:marTop w:val="0"/>
          <w:marBottom w:val="0"/>
          <w:divBdr>
            <w:top w:val="none" w:sz="0" w:space="0" w:color="auto"/>
            <w:left w:val="none" w:sz="0" w:space="0" w:color="auto"/>
            <w:bottom w:val="none" w:sz="0" w:space="0" w:color="auto"/>
            <w:right w:val="none" w:sz="0" w:space="0" w:color="auto"/>
          </w:divBdr>
        </w:div>
        <w:div w:id="1625843855">
          <w:marLeft w:val="640"/>
          <w:marRight w:val="0"/>
          <w:marTop w:val="0"/>
          <w:marBottom w:val="0"/>
          <w:divBdr>
            <w:top w:val="none" w:sz="0" w:space="0" w:color="auto"/>
            <w:left w:val="none" w:sz="0" w:space="0" w:color="auto"/>
            <w:bottom w:val="none" w:sz="0" w:space="0" w:color="auto"/>
            <w:right w:val="none" w:sz="0" w:space="0" w:color="auto"/>
          </w:divBdr>
        </w:div>
        <w:div w:id="1258950022">
          <w:marLeft w:val="640"/>
          <w:marRight w:val="0"/>
          <w:marTop w:val="0"/>
          <w:marBottom w:val="0"/>
          <w:divBdr>
            <w:top w:val="none" w:sz="0" w:space="0" w:color="auto"/>
            <w:left w:val="none" w:sz="0" w:space="0" w:color="auto"/>
            <w:bottom w:val="none" w:sz="0" w:space="0" w:color="auto"/>
            <w:right w:val="none" w:sz="0" w:space="0" w:color="auto"/>
          </w:divBdr>
        </w:div>
        <w:div w:id="1692298338">
          <w:marLeft w:val="640"/>
          <w:marRight w:val="0"/>
          <w:marTop w:val="0"/>
          <w:marBottom w:val="0"/>
          <w:divBdr>
            <w:top w:val="none" w:sz="0" w:space="0" w:color="auto"/>
            <w:left w:val="none" w:sz="0" w:space="0" w:color="auto"/>
            <w:bottom w:val="none" w:sz="0" w:space="0" w:color="auto"/>
            <w:right w:val="none" w:sz="0" w:space="0" w:color="auto"/>
          </w:divBdr>
        </w:div>
        <w:div w:id="479659995">
          <w:marLeft w:val="640"/>
          <w:marRight w:val="0"/>
          <w:marTop w:val="0"/>
          <w:marBottom w:val="0"/>
          <w:divBdr>
            <w:top w:val="none" w:sz="0" w:space="0" w:color="auto"/>
            <w:left w:val="none" w:sz="0" w:space="0" w:color="auto"/>
            <w:bottom w:val="none" w:sz="0" w:space="0" w:color="auto"/>
            <w:right w:val="none" w:sz="0" w:space="0" w:color="auto"/>
          </w:divBdr>
        </w:div>
        <w:div w:id="1515068097">
          <w:marLeft w:val="640"/>
          <w:marRight w:val="0"/>
          <w:marTop w:val="0"/>
          <w:marBottom w:val="0"/>
          <w:divBdr>
            <w:top w:val="none" w:sz="0" w:space="0" w:color="auto"/>
            <w:left w:val="none" w:sz="0" w:space="0" w:color="auto"/>
            <w:bottom w:val="none" w:sz="0" w:space="0" w:color="auto"/>
            <w:right w:val="none" w:sz="0" w:space="0" w:color="auto"/>
          </w:divBdr>
        </w:div>
        <w:div w:id="2086419135">
          <w:marLeft w:val="640"/>
          <w:marRight w:val="0"/>
          <w:marTop w:val="0"/>
          <w:marBottom w:val="0"/>
          <w:divBdr>
            <w:top w:val="none" w:sz="0" w:space="0" w:color="auto"/>
            <w:left w:val="none" w:sz="0" w:space="0" w:color="auto"/>
            <w:bottom w:val="none" w:sz="0" w:space="0" w:color="auto"/>
            <w:right w:val="none" w:sz="0" w:space="0" w:color="auto"/>
          </w:divBdr>
        </w:div>
        <w:div w:id="981303120">
          <w:marLeft w:val="640"/>
          <w:marRight w:val="0"/>
          <w:marTop w:val="0"/>
          <w:marBottom w:val="0"/>
          <w:divBdr>
            <w:top w:val="none" w:sz="0" w:space="0" w:color="auto"/>
            <w:left w:val="none" w:sz="0" w:space="0" w:color="auto"/>
            <w:bottom w:val="none" w:sz="0" w:space="0" w:color="auto"/>
            <w:right w:val="none" w:sz="0" w:space="0" w:color="auto"/>
          </w:divBdr>
        </w:div>
        <w:div w:id="1173959483">
          <w:marLeft w:val="640"/>
          <w:marRight w:val="0"/>
          <w:marTop w:val="0"/>
          <w:marBottom w:val="0"/>
          <w:divBdr>
            <w:top w:val="none" w:sz="0" w:space="0" w:color="auto"/>
            <w:left w:val="none" w:sz="0" w:space="0" w:color="auto"/>
            <w:bottom w:val="none" w:sz="0" w:space="0" w:color="auto"/>
            <w:right w:val="none" w:sz="0" w:space="0" w:color="auto"/>
          </w:divBdr>
        </w:div>
        <w:div w:id="137918942">
          <w:marLeft w:val="640"/>
          <w:marRight w:val="0"/>
          <w:marTop w:val="0"/>
          <w:marBottom w:val="0"/>
          <w:divBdr>
            <w:top w:val="none" w:sz="0" w:space="0" w:color="auto"/>
            <w:left w:val="none" w:sz="0" w:space="0" w:color="auto"/>
            <w:bottom w:val="none" w:sz="0" w:space="0" w:color="auto"/>
            <w:right w:val="none" w:sz="0" w:space="0" w:color="auto"/>
          </w:divBdr>
        </w:div>
        <w:div w:id="1390378649">
          <w:marLeft w:val="640"/>
          <w:marRight w:val="0"/>
          <w:marTop w:val="0"/>
          <w:marBottom w:val="0"/>
          <w:divBdr>
            <w:top w:val="none" w:sz="0" w:space="0" w:color="auto"/>
            <w:left w:val="none" w:sz="0" w:space="0" w:color="auto"/>
            <w:bottom w:val="none" w:sz="0" w:space="0" w:color="auto"/>
            <w:right w:val="none" w:sz="0" w:space="0" w:color="auto"/>
          </w:divBdr>
        </w:div>
        <w:div w:id="1743943598">
          <w:marLeft w:val="640"/>
          <w:marRight w:val="0"/>
          <w:marTop w:val="0"/>
          <w:marBottom w:val="0"/>
          <w:divBdr>
            <w:top w:val="none" w:sz="0" w:space="0" w:color="auto"/>
            <w:left w:val="none" w:sz="0" w:space="0" w:color="auto"/>
            <w:bottom w:val="none" w:sz="0" w:space="0" w:color="auto"/>
            <w:right w:val="none" w:sz="0" w:space="0" w:color="auto"/>
          </w:divBdr>
        </w:div>
        <w:div w:id="1915243535">
          <w:marLeft w:val="640"/>
          <w:marRight w:val="0"/>
          <w:marTop w:val="0"/>
          <w:marBottom w:val="0"/>
          <w:divBdr>
            <w:top w:val="none" w:sz="0" w:space="0" w:color="auto"/>
            <w:left w:val="none" w:sz="0" w:space="0" w:color="auto"/>
            <w:bottom w:val="none" w:sz="0" w:space="0" w:color="auto"/>
            <w:right w:val="none" w:sz="0" w:space="0" w:color="auto"/>
          </w:divBdr>
        </w:div>
        <w:div w:id="1914925440">
          <w:marLeft w:val="640"/>
          <w:marRight w:val="0"/>
          <w:marTop w:val="0"/>
          <w:marBottom w:val="0"/>
          <w:divBdr>
            <w:top w:val="none" w:sz="0" w:space="0" w:color="auto"/>
            <w:left w:val="none" w:sz="0" w:space="0" w:color="auto"/>
            <w:bottom w:val="none" w:sz="0" w:space="0" w:color="auto"/>
            <w:right w:val="none" w:sz="0" w:space="0" w:color="auto"/>
          </w:divBdr>
        </w:div>
        <w:div w:id="1768620038">
          <w:marLeft w:val="640"/>
          <w:marRight w:val="0"/>
          <w:marTop w:val="0"/>
          <w:marBottom w:val="0"/>
          <w:divBdr>
            <w:top w:val="none" w:sz="0" w:space="0" w:color="auto"/>
            <w:left w:val="none" w:sz="0" w:space="0" w:color="auto"/>
            <w:bottom w:val="none" w:sz="0" w:space="0" w:color="auto"/>
            <w:right w:val="none" w:sz="0" w:space="0" w:color="auto"/>
          </w:divBdr>
        </w:div>
        <w:div w:id="1573929500">
          <w:marLeft w:val="640"/>
          <w:marRight w:val="0"/>
          <w:marTop w:val="0"/>
          <w:marBottom w:val="0"/>
          <w:divBdr>
            <w:top w:val="none" w:sz="0" w:space="0" w:color="auto"/>
            <w:left w:val="none" w:sz="0" w:space="0" w:color="auto"/>
            <w:bottom w:val="none" w:sz="0" w:space="0" w:color="auto"/>
            <w:right w:val="none" w:sz="0" w:space="0" w:color="auto"/>
          </w:divBdr>
        </w:div>
        <w:div w:id="915287973">
          <w:marLeft w:val="640"/>
          <w:marRight w:val="0"/>
          <w:marTop w:val="0"/>
          <w:marBottom w:val="0"/>
          <w:divBdr>
            <w:top w:val="none" w:sz="0" w:space="0" w:color="auto"/>
            <w:left w:val="none" w:sz="0" w:space="0" w:color="auto"/>
            <w:bottom w:val="none" w:sz="0" w:space="0" w:color="auto"/>
            <w:right w:val="none" w:sz="0" w:space="0" w:color="auto"/>
          </w:divBdr>
        </w:div>
        <w:div w:id="1467897163">
          <w:marLeft w:val="640"/>
          <w:marRight w:val="0"/>
          <w:marTop w:val="0"/>
          <w:marBottom w:val="0"/>
          <w:divBdr>
            <w:top w:val="none" w:sz="0" w:space="0" w:color="auto"/>
            <w:left w:val="none" w:sz="0" w:space="0" w:color="auto"/>
            <w:bottom w:val="none" w:sz="0" w:space="0" w:color="auto"/>
            <w:right w:val="none" w:sz="0" w:space="0" w:color="auto"/>
          </w:divBdr>
        </w:div>
        <w:div w:id="1251815931">
          <w:marLeft w:val="640"/>
          <w:marRight w:val="0"/>
          <w:marTop w:val="0"/>
          <w:marBottom w:val="0"/>
          <w:divBdr>
            <w:top w:val="none" w:sz="0" w:space="0" w:color="auto"/>
            <w:left w:val="none" w:sz="0" w:space="0" w:color="auto"/>
            <w:bottom w:val="none" w:sz="0" w:space="0" w:color="auto"/>
            <w:right w:val="none" w:sz="0" w:space="0" w:color="auto"/>
          </w:divBdr>
        </w:div>
        <w:div w:id="62604517">
          <w:marLeft w:val="640"/>
          <w:marRight w:val="0"/>
          <w:marTop w:val="0"/>
          <w:marBottom w:val="0"/>
          <w:divBdr>
            <w:top w:val="none" w:sz="0" w:space="0" w:color="auto"/>
            <w:left w:val="none" w:sz="0" w:space="0" w:color="auto"/>
            <w:bottom w:val="none" w:sz="0" w:space="0" w:color="auto"/>
            <w:right w:val="none" w:sz="0" w:space="0" w:color="auto"/>
          </w:divBdr>
        </w:div>
        <w:div w:id="566771920">
          <w:marLeft w:val="640"/>
          <w:marRight w:val="0"/>
          <w:marTop w:val="0"/>
          <w:marBottom w:val="0"/>
          <w:divBdr>
            <w:top w:val="none" w:sz="0" w:space="0" w:color="auto"/>
            <w:left w:val="none" w:sz="0" w:space="0" w:color="auto"/>
            <w:bottom w:val="none" w:sz="0" w:space="0" w:color="auto"/>
            <w:right w:val="none" w:sz="0" w:space="0" w:color="auto"/>
          </w:divBdr>
        </w:div>
        <w:div w:id="2037269396">
          <w:marLeft w:val="640"/>
          <w:marRight w:val="0"/>
          <w:marTop w:val="0"/>
          <w:marBottom w:val="0"/>
          <w:divBdr>
            <w:top w:val="none" w:sz="0" w:space="0" w:color="auto"/>
            <w:left w:val="none" w:sz="0" w:space="0" w:color="auto"/>
            <w:bottom w:val="none" w:sz="0" w:space="0" w:color="auto"/>
            <w:right w:val="none" w:sz="0" w:space="0" w:color="auto"/>
          </w:divBdr>
        </w:div>
        <w:div w:id="757167027">
          <w:marLeft w:val="640"/>
          <w:marRight w:val="0"/>
          <w:marTop w:val="0"/>
          <w:marBottom w:val="0"/>
          <w:divBdr>
            <w:top w:val="none" w:sz="0" w:space="0" w:color="auto"/>
            <w:left w:val="none" w:sz="0" w:space="0" w:color="auto"/>
            <w:bottom w:val="none" w:sz="0" w:space="0" w:color="auto"/>
            <w:right w:val="none" w:sz="0" w:space="0" w:color="auto"/>
          </w:divBdr>
        </w:div>
        <w:div w:id="1087506738">
          <w:marLeft w:val="640"/>
          <w:marRight w:val="0"/>
          <w:marTop w:val="0"/>
          <w:marBottom w:val="0"/>
          <w:divBdr>
            <w:top w:val="none" w:sz="0" w:space="0" w:color="auto"/>
            <w:left w:val="none" w:sz="0" w:space="0" w:color="auto"/>
            <w:bottom w:val="none" w:sz="0" w:space="0" w:color="auto"/>
            <w:right w:val="none" w:sz="0" w:space="0" w:color="auto"/>
          </w:divBdr>
        </w:div>
        <w:div w:id="1000348678">
          <w:marLeft w:val="640"/>
          <w:marRight w:val="0"/>
          <w:marTop w:val="0"/>
          <w:marBottom w:val="0"/>
          <w:divBdr>
            <w:top w:val="none" w:sz="0" w:space="0" w:color="auto"/>
            <w:left w:val="none" w:sz="0" w:space="0" w:color="auto"/>
            <w:bottom w:val="none" w:sz="0" w:space="0" w:color="auto"/>
            <w:right w:val="none" w:sz="0" w:space="0" w:color="auto"/>
          </w:divBdr>
        </w:div>
        <w:div w:id="503666617">
          <w:marLeft w:val="640"/>
          <w:marRight w:val="0"/>
          <w:marTop w:val="0"/>
          <w:marBottom w:val="0"/>
          <w:divBdr>
            <w:top w:val="none" w:sz="0" w:space="0" w:color="auto"/>
            <w:left w:val="none" w:sz="0" w:space="0" w:color="auto"/>
            <w:bottom w:val="none" w:sz="0" w:space="0" w:color="auto"/>
            <w:right w:val="none" w:sz="0" w:space="0" w:color="auto"/>
          </w:divBdr>
        </w:div>
        <w:div w:id="1696230360">
          <w:marLeft w:val="640"/>
          <w:marRight w:val="0"/>
          <w:marTop w:val="0"/>
          <w:marBottom w:val="0"/>
          <w:divBdr>
            <w:top w:val="none" w:sz="0" w:space="0" w:color="auto"/>
            <w:left w:val="none" w:sz="0" w:space="0" w:color="auto"/>
            <w:bottom w:val="none" w:sz="0" w:space="0" w:color="auto"/>
            <w:right w:val="none" w:sz="0" w:space="0" w:color="auto"/>
          </w:divBdr>
        </w:div>
        <w:div w:id="1774981428">
          <w:marLeft w:val="640"/>
          <w:marRight w:val="0"/>
          <w:marTop w:val="0"/>
          <w:marBottom w:val="0"/>
          <w:divBdr>
            <w:top w:val="none" w:sz="0" w:space="0" w:color="auto"/>
            <w:left w:val="none" w:sz="0" w:space="0" w:color="auto"/>
            <w:bottom w:val="none" w:sz="0" w:space="0" w:color="auto"/>
            <w:right w:val="none" w:sz="0" w:space="0" w:color="auto"/>
          </w:divBdr>
        </w:div>
        <w:div w:id="2030716649">
          <w:marLeft w:val="640"/>
          <w:marRight w:val="0"/>
          <w:marTop w:val="0"/>
          <w:marBottom w:val="0"/>
          <w:divBdr>
            <w:top w:val="none" w:sz="0" w:space="0" w:color="auto"/>
            <w:left w:val="none" w:sz="0" w:space="0" w:color="auto"/>
            <w:bottom w:val="none" w:sz="0" w:space="0" w:color="auto"/>
            <w:right w:val="none" w:sz="0" w:space="0" w:color="auto"/>
          </w:divBdr>
        </w:div>
        <w:div w:id="4746221">
          <w:marLeft w:val="640"/>
          <w:marRight w:val="0"/>
          <w:marTop w:val="0"/>
          <w:marBottom w:val="0"/>
          <w:divBdr>
            <w:top w:val="none" w:sz="0" w:space="0" w:color="auto"/>
            <w:left w:val="none" w:sz="0" w:space="0" w:color="auto"/>
            <w:bottom w:val="none" w:sz="0" w:space="0" w:color="auto"/>
            <w:right w:val="none" w:sz="0" w:space="0" w:color="auto"/>
          </w:divBdr>
        </w:div>
        <w:div w:id="2054381607">
          <w:marLeft w:val="640"/>
          <w:marRight w:val="0"/>
          <w:marTop w:val="0"/>
          <w:marBottom w:val="0"/>
          <w:divBdr>
            <w:top w:val="none" w:sz="0" w:space="0" w:color="auto"/>
            <w:left w:val="none" w:sz="0" w:space="0" w:color="auto"/>
            <w:bottom w:val="none" w:sz="0" w:space="0" w:color="auto"/>
            <w:right w:val="none" w:sz="0" w:space="0" w:color="auto"/>
          </w:divBdr>
        </w:div>
        <w:div w:id="1523470912">
          <w:marLeft w:val="640"/>
          <w:marRight w:val="0"/>
          <w:marTop w:val="0"/>
          <w:marBottom w:val="0"/>
          <w:divBdr>
            <w:top w:val="none" w:sz="0" w:space="0" w:color="auto"/>
            <w:left w:val="none" w:sz="0" w:space="0" w:color="auto"/>
            <w:bottom w:val="none" w:sz="0" w:space="0" w:color="auto"/>
            <w:right w:val="none" w:sz="0" w:space="0" w:color="auto"/>
          </w:divBdr>
        </w:div>
        <w:div w:id="262229976">
          <w:marLeft w:val="640"/>
          <w:marRight w:val="0"/>
          <w:marTop w:val="0"/>
          <w:marBottom w:val="0"/>
          <w:divBdr>
            <w:top w:val="none" w:sz="0" w:space="0" w:color="auto"/>
            <w:left w:val="none" w:sz="0" w:space="0" w:color="auto"/>
            <w:bottom w:val="none" w:sz="0" w:space="0" w:color="auto"/>
            <w:right w:val="none" w:sz="0" w:space="0" w:color="auto"/>
          </w:divBdr>
        </w:div>
        <w:div w:id="836766000">
          <w:marLeft w:val="640"/>
          <w:marRight w:val="0"/>
          <w:marTop w:val="0"/>
          <w:marBottom w:val="0"/>
          <w:divBdr>
            <w:top w:val="none" w:sz="0" w:space="0" w:color="auto"/>
            <w:left w:val="none" w:sz="0" w:space="0" w:color="auto"/>
            <w:bottom w:val="none" w:sz="0" w:space="0" w:color="auto"/>
            <w:right w:val="none" w:sz="0" w:space="0" w:color="auto"/>
          </w:divBdr>
        </w:div>
        <w:div w:id="12924824">
          <w:marLeft w:val="640"/>
          <w:marRight w:val="0"/>
          <w:marTop w:val="0"/>
          <w:marBottom w:val="0"/>
          <w:divBdr>
            <w:top w:val="none" w:sz="0" w:space="0" w:color="auto"/>
            <w:left w:val="none" w:sz="0" w:space="0" w:color="auto"/>
            <w:bottom w:val="none" w:sz="0" w:space="0" w:color="auto"/>
            <w:right w:val="none" w:sz="0" w:space="0" w:color="auto"/>
          </w:divBdr>
        </w:div>
        <w:div w:id="1300307542">
          <w:marLeft w:val="640"/>
          <w:marRight w:val="0"/>
          <w:marTop w:val="0"/>
          <w:marBottom w:val="0"/>
          <w:divBdr>
            <w:top w:val="none" w:sz="0" w:space="0" w:color="auto"/>
            <w:left w:val="none" w:sz="0" w:space="0" w:color="auto"/>
            <w:bottom w:val="none" w:sz="0" w:space="0" w:color="auto"/>
            <w:right w:val="none" w:sz="0" w:space="0" w:color="auto"/>
          </w:divBdr>
        </w:div>
        <w:div w:id="1599751637">
          <w:marLeft w:val="640"/>
          <w:marRight w:val="0"/>
          <w:marTop w:val="0"/>
          <w:marBottom w:val="0"/>
          <w:divBdr>
            <w:top w:val="none" w:sz="0" w:space="0" w:color="auto"/>
            <w:left w:val="none" w:sz="0" w:space="0" w:color="auto"/>
            <w:bottom w:val="none" w:sz="0" w:space="0" w:color="auto"/>
            <w:right w:val="none" w:sz="0" w:space="0" w:color="auto"/>
          </w:divBdr>
        </w:div>
        <w:div w:id="189413342">
          <w:marLeft w:val="640"/>
          <w:marRight w:val="0"/>
          <w:marTop w:val="0"/>
          <w:marBottom w:val="0"/>
          <w:divBdr>
            <w:top w:val="none" w:sz="0" w:space="0" w:color="auto"/>
            <w:left w:val="none" w:sz="0" w:space="0" w:color="auto"/>
            <w:bottom w:val="none" w:sz="0" w:space="0" w:color="auto"/>
            <w:right w:val="none" w:sz="0" w:space="0" w:color="auto"/>
          </w:divBdr>
        </w:div>
        <w:div w:id="1566259957">
          <w:marLeft w:val="640"/>
          <w:marRight w:val="0"/>
          <w:marTop w:val="0"/>
          <w:marBottom w:val="0"/>
          <w:divBdr>
            <w:top w:val="none" w:sz="0" w:space="0" w:color="auto"/>
            <w:left w:val="none" w:sz="0" w:space="0" w:color="auto"/>
            <w:bottom w:val="none" w:sz="0" w:space="0" w:color="auto"/>
            <w:right w:val="none" w:sz="0" w:space="0" w:color="auto"/>
          </w:divBdr>
        </w:div>
        <w:div w:id="1503814854">
          <w:marLeft w:val="640"/>
          <w:marRight w:val="0"/>
          <w:marTop w:val="0"/>
          <w:marBottom w:val="0"/>
          <w:divBdr>
            <w:top w:val="none" w:sz="0" w:space="0" w:color="auto"/>
            <w:left w:val="none" w:sz="0" w:space="0" w:color="auto"/>
            <w:bottom w:val="none" w:sz="0" w:space="0" w:color="auto"/>
            <w:right w:val="none" w:sz="0" w:space="0" w:color="auto"/>
          </w:divBdr>
        </w:div>
        <w:div w:id="696927488">
          <w:marLeft w:val="640"/>
          <w:marRight w:val="0"/>
          <w:marTop w:val="0"/>
          <w:marBottom w:val="0"/>
          <w:divBdr>
            <w:top w:val="none" w:sz="0" w:space="0" w:color="auto"/>
            <w:left w:val="none" w:sz="0" w:space="0" w:color="auto"/>
            <w:bottom w:val="none" w:sz="0" w:space="0" w:color="auto"/>
            <w:right w:val="none" w:sz="0" w:space="0" w:color="auto"/>
          </w:divBdr>
        </w:div>
        <w:div w:id="1013651878">
          <w:marLeft w:val="640"/>
          <w:marRight w:val="0"/>
          <w:marTop w:val="0"/>
          <w:marBottom w:val="0"/>
          <w:divBdr>
            <w:top w:val="none" w:sz="0" w:space="0" w:color="auto"/>
            <w:left w:val="none" w:sz="0" w:space="0" w:color="auto"/>
            <w:bottom w:val="none" w:sz="0" w:space="0" w:color="auto"/>
            <w:right w:val="none" w:sz="0" w:space="0" w:color="auto"/>
          </w:divBdr>
        </w:div>
        <w:div w:id="396783952">
          <w:marLeft w:val="640"/>
          <w:marRight w:val="0"/>
          <w:marTop w:val="0"/>
          <w:marBottom w:val="0"/>
          <w:divBdr>
            <w:top w:val="none" w:sz="0" w:space="0" w:color="auto"/>
            <w:left w:val="none" w:sz="0" w:space="0" w:color="auto"/>
            <w:bottom w:val="none" w:sz="0" w:space="0" w:color="auto"/>
            <w:right w:val="none" w:sz="0" w:space="0" w:color="auto"/>
          </w:divBdr>
        </w:div>
        <w:div w:id="681705814">
          <w:marLeft w:val="640"/>
          <w:marRight w:val="0"/>
          <w:marTop w:val="0"/>
          <w:marBottom w:val="0"/>
          <w:divBdr>
            <w:top w:val="none" w:sz="0" w:space="0" w:color="auto"/>
            <w:left w:val="none" w:sz="0" w:space="0" w:color="auto"/>
            <w:bottom w:val="none" w:sz="0" w:space="0" w:color="auto"/>
            <w:right w:val="none" w:sz="0" w:space="0" w:color="auto"/>
          </w:divBdr>
        </w:div>
        <w:div w:id="1088766341">
          <w:marLeft w:val="640"/>
          <w:marRight w:val="0"/>
          <w:marTop w:val="0"/>
          <w:marBottom w:val="0"/>
          <w:divBdr>
            <w:top w:val="none" w:sz="0" w:space="0" w:color="auto"/>
            <w:left w:val="none" w:sz="0" w:space="0" w:color="auto"/>
            <w:bottom w:val="none" w:sz="0" w:space="0" w:color="auto"/>
            <w:right w:val="none" w:sz="0" w:space="0" w:color="auto"/>
          </w:divBdr>
        </w:div>
        <w:div w:id="358552189">
          <w:marLeft w:val="640"/>
          <w:marRight w:val="0"/>
          <w:marTop w:val="0"/>
          <w:marBottom w:val="0"/>
          <w:divBdr>
            <w:top w:val="none" w:sz="0" w:space="0" w:color="auto"/>
            <w:left w:val="none" w:sz="0" w:space="0" w:color="auto"/>
            <w:bottom w:val="none" w:sz="0" w:space="0" w:color="auto"/>
            <w:right w:val="none" w:sz="0" w:space="0" w:color="auto"/>
          </w:divBdr>
        </w:div>
        <w:div w:id="1297875104">
          <w:marLeft w:val="640"/>
          <w:marRight w:val="0"/>
          <w:marTop w:val="0"/>
          <w:marBottom w:val="0"/>
          <w:divBdr>
            <w:top w:val="none" w:sz="0" w:space="0" w:color="auto"/>
            <w:left w:val="none" w:sz="0" w:space="0" w:color="auto"/>
            <w:bottom w:val="none" w:sz="0" w:space="0" w:color="auto"/>
            <w:right w:val="none" w:sz="0" w:space="0" w:color="auto"/>
          </w:divBdr>
        </w:div>
        <w:div w:id="1954706146">
          <w:marLeft w:val="640"/>
          <w:marRight w:val="0"/>
          <w:marTop w:val="0"/>
          <w:marBottom w:val="0"/>
          <w:divBdr>
            <w:top w:val="none" w:sz="0" w:space="0" w:color="auto"/>
            <w:left w:val="none" w:sz="0" w:space="0" w:color="auto"/>
            <w:bottom w:val="none" w:sz="0" w:space="0" w:color="auto"/>
            <w:right w:val="none" w:sz="0" w:space="0" w:color="auto"/>
          </w:divBdr>
        </w:div>
        <w:div w:id="1866166105">
          <w:marLeft w:val="640"/>
          <w:marRight w:val="0"/>
          <w:marTop w:val="0"/>
          <w:marBottom w:val="0"/>
          <w:divBdr>
            <w:top w:val="none" w:sz="0" w:space="0" w:color="auto"/>
            <w:left w:val="none" w:sz="0" w:space="0" w:color="auto"/>
            <w:bottom w:val="none" w:sz="0" w:space="0" w:color="auto"/>
            <w:right w:val="none" w:sz="0" w:space="0" w:color="auto"/>
          </w:divBdr>
        </w:div>
        <w:div w:id="1277299151">
          <w:marLeft w:val="640"/>
          <w:marRight w:val="0"/>
          <w:marTop w:val="0"/>
          <w:marBottom w:val="0"/>
          <w:divBdr>
            <w:top w:val="none" w:sz="0" w:space="0" w:color="auto"/>
            <w:left w:val="none" w:sz="0" w:space="0" w:color="auto"/>
            <w:bottom w:val="none" w:sz="0" w:space="0" w:color="auto"/>
            <w:right w:val="none" w:sz="0" w:space="0" w:color="auto"/>
          </w:divBdr>
        </w:div>
        <w:div w:id="1609004628">
          <w:marLeft w:val="640"/>
          <w:marRight w:val="0"/>
          <w:marTop w:val="0"/>
          <w:marBottom w:val="0"/>
          <w:divBdr>
            <w:top w:val="none" w:sz="0" w:space="0" w:color="auto"/>
            <w:left w:val="none" w:sz="0" w:space="0" w:color="auto"/>
            <w:bottom w:val="none" w:sz="0" w:space="0" w:color="auto"/>
            <w:right w:val="none" w:sz="0" w:space="0" w:color="auto"/>
          </w:divBdr>
        </w:div>
        <w:div w:id="421948880">
          <w:marLeft w:val="640"/>
          <w:marRight w:val="0"/>
          <w:marTop w:val="0"/>
          <w:marBottom w:val="0"/>
          <w:divBdr>
            <w:top w:val="none" w:sz="0" w:space="0" w:color="auto"/>
            <w:left w:val="none" w:sz="0" w:space="0" w:color="auto"/>
            <w:bottom w:val="none" w:sz="0" w:space="0" w:color="auto"/>
            <w:right w:val="none" w:sz="0" w:space="0" w:color="auto"/>
          </w:divBdr>
        </w:div>
        <w:div w:id="1818960801">
          <w:marLeft w:val="640"/>
          <w:marRight w:val="0"/>
          <w:marTop w:val="0"/>
          <w:marBottom w:val="0"/>
          <w:divBdr>
            <w:top w:val="none" w:sz="0" w:space="0" w:color="auto"/>
            <w:left w:val="none" w:sz="0" w:space="0" w:color="auto"/>
            <w:bottom w:val="none" w:sz="0" w:space="0" w:color="auto"/>
            <w:right w:val="none" w:sz="0" w:space="0" w:color="auto"/>
          </w:divBdr>
        </w:div>
        <w:div w:id="1522358661">
          <w:marLeft w:val="640"/>
          <w:marRight w:val="0"/>
          <w:marTop w:val="0"/>
          <w:marBottom w:val="0"/>
          <w:divBdr>
            <w:top w:val="none" w:sz="0" w:space="0" w:color="auto"/>
            <w:left w:val="none" w:sz="0" w:space="0" w:color="auto"/>
            <w:bottom w:val="none" w:sz="0" w:space="0" w:color="auto"/>
            <w:right w:val="none" w:sz="0" w:space="0" w:color="auto"/>
          </w:divBdr>
        </w:div>
        <w:div w:id="1905871387">
          <w:marLeft w:val="640"/>
          <w:marRight w:val="0"/>
          <w:marTop w:val="0"/>
          <w:marBottom w:val="0"/>
          <w:divBdr>
            <w:top w:val="none" w:sz="0" w:space="0" w:color="auto"/>
            <w:left w:val="none" w:sz="0" w:space="0" w:color="auto"/>
            <w:bottom w:val="none" w:sz="0" w:space="0" w:color="auto"/>
            <w:right w:val="none" w:sz="0" w:space="0" w:color="auto"/>
          </w:divBdr>
        </w:div>
        <w:div w:id="101731907">
          <w:marLeft w:val="640"/>
          <w:marRight w:val="0"/>
          <w:marTop w:val="0"/>
          <w:marBottom w:val="0"/>
          <w:divBdr>
            <w:top w:val="none" w:sz="0" w:space="0" w:color="auto"/>
            <w:left w:val="none" w:sz="0" w:space="0" w:color="auto"/>
            <w:bottom w:val="none" w:sz="0" w:space="0" w:color="auto"/>
            <w:right w:val="none" w:sz="0" w:space="0" w:color="auto"/>
          </w:divBdr>
        </w:div>
        <w:div w:id="252739447">
          <w:marLeft w:val="640"/>
          <w:marRight w:val="0"/>
          <w:marTop w:val="0"/>
          <w:marBottom w:val="0"/>
          <w:divBdr>
            <w:top w:val="none" w:sz="0" w:space="0" w:color="auto"/>
            <w:left w:val="none" w:sz="0" w:space="0" w:color="auto"/>
            <w:bottom w:val="none" w:sz="0" w:space="0" w:color="auto"/>
            <w:right w:val="none" w:sz="0" w:space="0" w:color="auto"/>
          </w:divBdr>
        </w:div>
        <w:div w:id="470486808">
          <w:marLeft w:val="640"/>
          <w:marRight w:val="0"/>
          <w:marTop w:val="0"/>
          <w:marBottom w:val="0"/>
          <w:divBdr>
            <w:top w:val="none" w:sz="0" w:space="0" w:color="auto"/>
            <w:left w:val="none" w:sz="0" w:space="0" w:color="auto"/>
            <w:bottom w:val="none" w:sz="0" w:space="0" w:color="auto"/>
            <w:right w:val="none" w:sz="0" w:space="0" w:color="auto"/>
          </w:divBdr>
        </w:div>
        <w:div w:id="440538003">
          <w:marLeft w:val="640"/>
          <w:marRight w:val="0"/>
          <w:marTop w:val="0"/>
          <w:marBottom w:val="0"/>
          <w:divBdr>
            <w:top w:val="none" w:sz="0" w:space="0" w:color="auto"/>
            <w:left w:val="none" w:sz="0" w:space="0" w:color="auto"/>
            <w:bottom w:val="none" w:sz="0" w:space="0" w:color="auto"/>
            <w:right w:val="none" w:sz="0" w:space="0" w:color="auto"/>
          </w:divBdr>
        </w:div>
        <w:div w:id="2014254763">
          <w:marLeft w:val="640"/>
          <w:marRight w:val="0"/>
          <w:marTop w:val="0"/>
          <w:marBottom w:val="0"/>
          <w:divBdr>
            <w:top w:val="none" w:sz="0" w:space="0" w:color="auto"/>
            <w:left w:val="none" w:sz="0" w:space="0" w:color="auto"/>
            <w:bottom w:val="none" w:sz="0" w:space="0" w:color="auto"/>
            <w:right w:val="none" w:sz="0" w:space="0" w:color="auto"/>
          </w:divBdr>
        </w:div>
        <w:div w:id="777530262">
          <w:marLeft w:val="640"/>
          <w:marRight w:val="0"/>
          <w:marTop w:val="0"/>
          <w:marBottom w:val="0"/>
          <w:divBdr>
            <w:top w:val="none" w:sz="0" w:space="0" w:color="auto"/>
            <w:left w:val="none" w:sz="0" w:space="0" w:color="auto"/>
            <w:bottom w:val="none" w:sz="0" w:space="0" w:color="auto"/>
            <w:right w:val="none" w:sz="0" w:space="0" w:color="auto"/>
          </w:divBdr>
        </w:div>
        <w:div w:id="660624741">
          <w:marLeft w:val="640"/>
          <w:marRight w:val="0"/>
          <w:marTop w:val="0"/>
          <w:marBottom w:val="0"/>
          <w:divBdr>
            <w:top w:val="none" w:sz="0" w:space="0" w:color="auto"/>
            <w:left w:val="none" w:sz="0" w:space="0" w:color="auto"/>
            <w:bottom w:val="none" w:sz="0" w:space="0" w:color="auto"/>
            <w:right w:val="none" w:sz="0" w:space="0" w:color="auto"/>
          </w:divBdr>
        </w:div>
        <w:div w:id="639573664">
          <w:marLeft w:val="640"/>
          <w:marRight w:val="0"/>
          <w:marTop w:val="0"/>
          <w:marBottom w:val="0"/>
          <w:divBdr>
            <w:top w:val="none" w:sz="0" w:space="0" w:color="auto"/>
            <w:left w:val="none" w:sz="0" w:space="0" w:color="auto"/>
            <w:bottom w:val="none" w:sz="0" w:space="0" w:color="auto"/>
            <w:right w:val="none" w:sz="0" w:space="0" w:color="auto"/>
          </w:divBdr>
        </w:div>
        <w:div w:id="1727875140">
          <w:marLeft w:val="640"/>
          <w:marRight w:val="0"/>
          <w:marTop w:val="0"/>
          <w:marBottom w:val="0"/>
          <w:divBdr>
            <w:top w:val="none" w:sz="0" w:space="0" w:color="auto"/>
            <w:left w:val="none" w:sz="0" w:space="0" w:color="auto"/>
            <w:bottom w:val="none" w:sz="0" w:space="0" w:color="auto"/>
            <w:right w:val="none" w:sz="0" w:space="0" w:color="auto"/>
          </w:divBdr>
        </w:div>
        <w:div w:id="1883053511">
          <w:marLeft w:val="640"/>
          <w:marRight w:val="0"/>
          <w:marTop w:val="0"/>
          <w:marBottom w:val="0"/>
          <w:divBdr>
            <w:top w:val="none" w:sz="0" w:space="0" w:color="auto"/>
            <w:left w:val="none" w:sz="0" w:space="0" w:color="auto"/>
            <w:bottom w:val="none" w:sz="0" w:space="0" w:color="auto"/>
            <w:right w:val="none" w:sz="0" w:space="0" w:color="auto"/>
          </w:divBdr>
        </w:div>
        <w:div w:id="1608077156">
          <w:marLeft w:val="640"/>
          <w:marRight w:val="0"/>
          <w:marTop w:val="0"/>
          <w:marBottom w:val="0"/>
          <w:divBdr>
            <w:top w:val="none" w:sz="0" w:space="0" w:color="auto"/>
            <w:left w:val="none" w:sz="0" w:space="0" w:color="auto"/>
            <w:bottom w:val="none" w:sz="0" w:space="0" w:color="auto"/>
            <w:right w:val="none" w:sz="0" w:space="0" w:color="auto"/>
          </w:divBdr>
        </w:div>
        <w:div w:id="1645158870">
          <w:marLeft w:val="640"/>
          <w:marRight w:val="0"/>
          <w:marTop w:val="0"/>
          <w:marBottom w:val="0"/>
          <w:divBdr>
            <w:top w:val="none" w:sz="0" w:space="0" w:color="auto"/>
            <w:left w:val="none" w:sz="0" w:space="0" w:color="auto"/>
            <w:bottom w:val="none" w:sz="0" w:space="0" w:color="auto"/>
            <w:right w:val="none" w:sz="0" w:space="0" w:color="auto"/>
          </w:divBdr>
        </w:div>
        <w:div w:id="276177558">
          <w:marLeft w:val="640"/>
          <w:marRight w:val="0"/>
          <w:marTop w:val="0"/>
          <w:marBottom w:val="0"/>
          <w:divBdr>
            <w:top w:val="none" w:sz="0" w:space="0" w:color="auto"/>
            <w:left w:val="none" w:sz="0" w:space="0" w:color="auto"/>
            <w:bottom w:val="none" w:sz="0" w:space="0" w:color="auto"/>
            <w:right w:val="none" w:sz="0" w:space="0" w:color="auto"/>
          </w:divBdr>
        </w:div>
        <w:div w:id="1744253898">
          <w:marLeft w:val="640"/>
          <w:marRight w:val="0"/>
          <w:marTop w:val="0"/>
          <w:marBottom w:val="0"/>
          <w:divBdr>
            <w:top w:val="none" w:sz="0" w:space="0" w:color="auto"/>
            <w:left w:val="none" w:sz="0" w:space="0" w:color="auto"/>
            <w:bottom w:val="none" w:sz="0" w:space="0" w:color="auto"/>
            <w:right w:val="none" w:sz="0" w:space="0" w:color="auto"/>
          </w:divBdr>
        </w:div>
        <w:div w:id="1995138960">
          <w:marLeft w:val="640"/>
          <w:marRight w:val="0"/>
          <w:marTop w:val="0"/>
          <w:marBottom w:val="0"/>
          <w:divBdr>
            <w:top w:val="none" w:sz="0" w:space="0" w:color="auto"/>
            <w:left w:val="none" w:sz="0" w:space="0" w:color="auto"/>
            <w:bottom w:val="none" w:sz="0" w:space="0" w:color="auto"/>
            <w:right w:val="none" w:sz="0" w:space="0" w:color="auto"/>
          </w:divBdr>
        </w:div>
        <w:div w:id="626738661">
          <w:marLeft w:val="640"/>
          <w:marRight w:val="0"/>
          <w:marTop w:val="0"/>
          <w:marBottom w:val="0"/>
          <w:divBdr>
            <w:top w:val="none" w:sz="0" w:space="0" w:color="auto"/>
            <w:left w:val="none" w:sz="0" w:space="0" w:color="auto"/>
            <w:bottom w:val="none" w:sz="0" w:space="0" w:color="auto"/>
            <w:right w:val="none" w:sz="0" w:space="0" w:color="auto"/>
          </w:divBdr>
        </w:div>
        <w:div w:id="41833574">
          <w:marLeft w:val="640"/>
          <w:marRight w:val="0"/>
          <w:marTop w:val="0"/>
          <w:marBottom w:val="0"/>
          <w:divBdr>
            <w:top w:val="none" w:sz="0" w:space="0" w:color="auto"/>
            <w:left w:val="none" w:sz="0" w:space="0" w:color="auto"/>
            <w:bottom w:val="none" w:sz="0" w:space="0" w:color="auto"/>
            <w:right w:val="none" w:sz="0" w:space="0" w:color="auto"/>
          </w:divBdr>
        </w:div>
        <w:div w:id="1614362842">
          <w:marLeft w:val="640"/>
          <w:marRight w:val="0"/>
          <w:marTop w:val="0"/>
          <w:marBottom w:val="0"/>
          <w:divBdr>
            <w:top w:val="none" w:sz="0" w:space="0" w:color="auto"/>
            <w:left w:val="none" w:sz="0" w:space="0" w:color="auto"/>
            <w:bottom w:val="none" w:sz="0" w:space="0" w:color="auto"/>
            <w:right w:val="none" w:sz="0" w:space="0" w:color="auto"/>
          </w:divBdr>
        </w:div>
        <w:div w:id="161553956">
          <w:marLeft w:val="640"/>
          <w:marRight w:val="0"/>
          <w:marTop w:val="0"/>
          <w:marBottom w:val="0"/>
          <w:divBdr>
            <w:top w:val="none" w:sz="0" w:space="0" w:color="auto"/>
            <w:left w:val="none" w:sz="0" w:space="0" w:color="auto"/>
            <w:bottom w:val="none" w:sz="0" w:space="0" w:color="auto"/>
            <w:right w:val="none" w:sz="0" w:space="0" w:color="auto"/>
          </w:divBdr>
        </w:div>
        <w:div w:id="1687245712">
          <w:marLeft w:val="640"/>
          <w:marRight w:val="0"/>
          <w:marTop w:val="0"/>
          <w:marBottom w:val="0"/>
          <w:divBdr>
            <w:top w:val="none" w:sz="0" w:space="0" w:color="auto"/>
            <w:left w:val="none" w:sz="0" w:space="0" w:color="auto"/>
            <w:bottom w:val="none" w:sz="0" w:space="0" w:color="auto"/>
            <w:right w:val="none" w:sz="0" w:space="0" w:color="auto"/>
          </w:divBdr>
        </w:div>
        <w:div w:id="1290435819">
          <w:marLeft w:val="640"/>
          <w:marRight w:val="0"/>
          <w:marTop w:val="0"/>
          <w:marBottom w:val="0"/>
          <w:divBdr>
            <w:top w:val="none" w:sz="0" w:space="0" w:color="auto"/>
            <w:left w:val="none" w:sz="0" w:space="0" w:color="auto"/>
            <w:bottom w:val="none" w:sz="0" w:space="0" w:color="auto"/>
            <w:right w:val="none" w:sz="0" w:space="0" w:color="auto"/>
          </w:divBdr>
        </w:div>
        <w:div w:id="2093967550">
          <w:marLeft w:val="640"/>
          <w:marRight w:val="0"/>
          <w:marTop w:val="0"/>
          <w:marBottom w:val="0"/>
          <w:divBdr>
            <w:top w:val="none" w:sz="0" w:space="0" w:color="auto"/>
            <w:left w:val="none" w:sz="0" w:space="0" w:color="auto"/>
            <w:bottom w:val="none" w:sz="0" w:space="0" w:color="auto"/>
            <w:right w:val="none" w:sz="0" w:space="0" w:color="auto"/>
          </w:divBdr>
        </w:div>
        <w:div w:id="1866014378">
          <w:marLeft w:val="640"/>
          <w:marRight w:val="0"/>
          <w:marTop w:val="0"/>
          <w:marBottom w:val="0"/>
          <w:divBdr>
            <w:top w:val="none" w:sz="0" w:space="0" w:color="auto"/>
            <w:left w:val="none" w:sz="0" w:space="0" w:color="auto"/>
            <w:bottom w:val="none" w:sz="0" w:space="0" w:color="auto"/>
            <w:right w:val="none" w:sz="0" w:space="0" w:color="auto"/>
          </w:divBdr>
        </w:div>
        <w:div w:id="1789008358">
          <w:marLeft w:val="640"/>
          <w:marRight w:val="0"/>
          <w:marTop w:val="0"/>
          <w:marBottom w:val="0"/>
          <w:divBdr>
            <w:top w:val="none" w:sz="0" w:space="0" w:color="auto"/>
            <w:left w:val="none" w:sz="0" w:space="0" w:color="auto"/>
            <w:bottom w:val="none" w:sz="0" w:space="0" w:color="auto"/>
            <w:right w:val="none" w:sz="0" w:space="0" w:color="auto"/>
          </w:divBdr>
        </w:div>
        <w:div w:id="362096586">
          <w:marLeft w:val="640"/>
          <w:marRight w:val="0"/>
          <w:marTop w:val="0"/>
          <w:marBottom w:val="0"/>
          <w:divBdr>
            <w:top w:val="none" w:sz="0" w:space="0" w:color="auto"/>
            <w:left w:val="none" w:sz="0" w:space="0" w:color="auto"/>
            <w:bottom w:val="none" w:sz="0" w:space="0" w:color="auto"/>
            <w:right w:val="none" w:sz="0" w:space="0" w:color="auto"/>
          </w:divBdr>
        </w:div>
        <w:div w:id="219488246">
          <w:marLeft w:val="640"/>
          <w:marRight w:val="0"/>
          <w:marTop w:val="0"/>
          <w:marBottom w:val="0"/>
          <w:divBdr>
            <w:top w:val="none" w:sz="0" w:space="0" w:color="auto"/>
            <w:left w:val="none" w:sz="0" w:space="0" w:color="auto"/>
            <w:bottom w:val="none" w:sz="0" w:space="0" w:color="auto"/>
            <w:right w:val="none" w:sz="0" w:space="0" w:color="auto"/>
          </w:divBdr>
        </w:div>
        <w:div w:id="1010062930">
          <w:marLeft w:val="640"/>
          <w:marRight w:val="0"/>
          <w:marTop w:val="0"/>
          <w:marBottom w:val="0"/>
          <w:divBdr>
            <w:top w:val="none" w:sz="0" w:space="0" w:color="auto"/>
            <w:left w:val="none" w:sz="0" w:space="0" w:color="auto"/>
            <w:bottom w:val="none" w:sz="0" w:space="0" w:color="auto"/>
            <w:right w:val="none" w:sz="0" w:space="0" w:color="auto"/>
          </w:divBdr>
        </w:div>
        <w:div w:id="778257588">
          <w:marLeft w:val="640"/>
          <w:marRight w:val="0"/>
          <w:marTop w:val="0"/>
          <w:marBottom w:val="0"/>
          <w:divBdr>
            <w:top w:val="none" w:sz="0" w:space="0" w:color="auto"/>
            <w:left w:val="none" w:sz="0" w:space="0" w:color="auto"/>
            <w:bottom w:val="none" w:sz="0" w:space="0" w:color="auto"/>
            <w:right w:val="none" w:sz="0" w:space="0" w:color="auto"/>
          </w:divBdr>
        </w:div>
        <w:div w:id="1366563541">
          <w:marLeft w:val="640"/>
          <w:marRight w:val="0"/>
          <w:marTop w:val="0"/>
          <w:marBottom w:val="0"/>
          <w:divBdr>
            <w:top w:val="none" w:sz="0" w:space="0" w:color="auto"/>
            <w:left w:val="none" w:sz="0" w:space="0" w:color="auto"/>
            <w:bottom w:val="none" w:sz="0" w:space="0" w:color="auto"/>
            <w:right w:val="none" w:sz="0" w:space="0" w:color="auto"/>
          </w:divBdr>
        </w:div>
        <w:div w:id="1572079490">
          <w:marLeft w:val="640"/>
          <w:marRight w:val="0"/>
          <w:marTop w:val="0"/>
          <w:marBottom w:val="0"/>
          <w:divBdr>
            <w:top w:val="none" w:sz="0" w:space="0" w:color="auto"/>
            <w:left w:val="none" w:sz="0" w:space="0" w:color="auto"/>
            <w:bottom w:val="none" w:sz="0" w:space="0" w:color="auto"/>
            <w:right w:val="none" w:sz="0" w:space="0" w:color="auto"/>
          </w:divBdr>
        </w:div>
        <w:div w:id="223833258">
          <w:marLeft w:val="640"/>
          <w:marRight w:val="0"/>
          <w:marTop w:val="0"/>
          <w:marBottom w:val="0"/>
          <w:divBdr>
            <w:top w:val="none" w:sz="0" w:space="0" w:color="auto"/>
            <w:left w:val="none" w:sz="0" w:space="0" w:color="auto"/>
            <w:bottom w:val="none" w:sz="0" w:space="0" w:color="auto"/>
            <w:right w:val="none" w:sz="0" w:space="0" w:color="auto"/>
          </w:divBdr>
        </w:div>
        <w:div w:id="1785417381">
          <w:marLeft w:val="640"/>
          <w:marRight w:val="0"/>
          <w:marTop w:val="0"/>
          <w:marBottom w:val="0"/>
          <w:divBdr>
            <w:top w:val="none" w:sz="0" w:space="0" w:color="auto"/>
            <w:left w:val="none" w:sz="0" w:space="0" w:color="auto"/>
            <w:bottom w:val="none" w:sz="0" w:space="0" w:color="auto"/>
            <w:right w:val="none" w:sz="0" w:space="0" w:color="auto"/>
          </w:divBdr>
        </w:div>
        <w:div w:id="821435376">
          <w:marLeft w:val="640"/>
          <w:marRight w:val="0"/>
          <w:marTop w:val="0"/>
          <w:marBottom w:val="0"/>
          <w:divBdr>
            <w:top w:val="none" w:sz="0" w:space="0" w:color="auto"/>
            <w:left w:val="none" w:sz="0" w:space="0" w:color="auto"/>
            <w:bottom w:val="none" w:sz="0" w:space="0" w:color="auto"/>
            <w:right w:val="none" w:sz="0" w:space="0" w:color="auto"/>
          </w:divBdr>
        </w:div>
        <w:div w:id="1695113314">
          <w:marLeft w:val="640"/>
          <w:marRight w:val="0"/>
          <w:marTop w:val="0"/>
          <w:marBottom w:val="0"/>
          <w:divBdr>
            <w:top w:val="none" w:sz="0" w:space="0" w:color="auto"/>
            <w:left w:val="none" w:sz="0" w:space="0" w:color="auto"/>
            <w:bottom w:val="none" w:sz="0" w:space="0" w:color="auto"/>
            <w:right w:val="none" w:sz="0" w:space="0" w:color="auto"/>
          </w:divBdr>
        </w:div>
        <w:div w:id="820510853">
          <w:marLeft w:val="640"/>
          <w:marRight w:val="0"/>
          <w:marTop w:val="0"/>
          <w:marBottom w:val="0"/>
          <w:divBdr>
            <w:top w:val="none" w:sz="0" w:space="0" w:color="auto"/>
            <w:left w:val="none" w:sz="0" w:space="0" w:color="auto"/>
            <w:bottom w:val="none" w:sz="0" w:space="0" w:color="auto"/>
            <w:right w:val="none" w:sz="0" w:space="0" w:color="auto"/>
          </w:divBdr>
        </w:div>
        <w:div w:id="2115662360">
          <w:marLeft w:val="640"/>
          <w:marRight w:val="0"/>
          <w:marTop w:val="0"/>
          <w:marBottom w:val="0"/>
          <w:divBdr>
            <w:top w:val="none" w:sz="0" w:space="0" w:color="auto"/>
            <w:left w:val="none" w:sz="0" w:space="0" w:color="auto"/>
            <w:bottom w:val="none" w:sz="0" w:space="0" w:color="auto"/>
            <w:right w:val="none" w:sz="0" w:space="0" w:color="auto"/>
          </w:divBdr>
        </w:div>
        <w:div w:id="1012222041">
          <w:marLeft w:val="640"/>
          <w:marRight w:val="0"/>
          <w:marTop w:val="0"/>
          <w:marBottom w:val="0"/>
          <w:divBdr>
            <w:top w:val="none" w:sz="0" w:space="0" w:color="auto"/>
            <w:left w:val="none" w:sz="0" w:space="0" w:color="auto"/>
            <w:bottom w:val="none" w:sz="0" w:space="0" w:color="auto"/>
            <w:right w:val="none" w:sz="0" w:space="0" w:color="auto"/>
          </w:divBdr>
        </w:div>
        <w:div w:id="771626698">
          <w:marLeft w:val="640"/>
          <w:marRight w:val="0"/>
          <w:marTop w:val="0"/>
          <w:marBottom w:val="0"/>
          <w:divBdr>
            <w:top w:val="none" w:sz="0" w:space="0" w:color="auto"/>
            <w:left w:val="none" w:sz="0" w:space="0" w:color="auto"/>
            <w:bottom w:val="none" w:sz="0" w:space="0" w:color="auto"/>
            <w:right w:val="none" w:sz="0" w:space="0" w:color="auto"/>
          </w:divBdr>
        </w:div>
      </w:divsChild>
    </w:div>
    <w:div w:id="1152136048">
      <w:bodyDiv w:val="1"/>
      <w:marLeft w:val="0"/>
      <w:marRight w:val="0"/>
      <w:marTop w:val="0"/>
      <w:marBottom w:val="0"/>
      <w:divBdr>
        <w:top w:val="none" w:sz="0" w:space="0" w:color="auto"/>
        <w:left w:val="none" w:sz="0" w:space="0" w:color="auto"/>
        <w:bottom w:val="none" w:sz="0" w:space="0" w:color="auto"/>
        <w:right w:val="none" w:sz="0" w:space="0" w:color="auto"/>
      </w:divBdr>
      <w:divsChild>
        <w:div w:id="461308563">
          <w:marLeft w:val="640"/>
          <w:marRight w:val="0"/>
          <w:marTop w:val="0"/>
          <w:marBottom w:val="0"/>
          <w:divBdr>
            <w:top w:val="none" w:sz="0" w:space="0" w:color="auto"/>
            <w:left w:val="none" w:sz="0" w:space="0" w:color="auto"/>
            <w:bottom w:val="none" w:sz="0" w:space="0" w:color="auto"/>
            <w:right w:val="none" w:sz="0" w:space="0" w:color="auto"/>
          </w:divBdr>
        </w:div>
        <w:div w:id="1130629338">
          <w:marLeft w:val="640"/>
          <w:marRight w:val="0"/>
          <w:marTop w:val="0"/>
          <w:marBottom w:val="0"/>
          <w:divBdr>
            <w:top w:val="none" w:sz="0" w:space="0" w:color="auto"/>
            <w:left w:val="none" w:sz="0" w:space="0" w:color="auto"/>
            <w:bottom w:val="none" w:sz="0" w:space="0" w:color="auto"/>
            <w:right w:val="none" w:sz="0" w:space="0" w:color="auto"/>
          </w:divBdr>
        </w:div>
        <w:div w:id="475222432">
          <w:marLeft w:val="640"/>
          <w:marRight w:val="0"/>
          <w:marTop w:val="0"/>
          <w:marBottom w:val="0"/>
          <w:divBdr>
            <w:top w:val="none" w:sz="0" w:space="0" w:color="auto"/>
            <w:left w:val="none" w:sz="0" w:space="0" w:color="auto"/>
            <w:bottom w:val="none" w:sz="0" w:space="0" w:color="auto"/>
            <w:right w:val="none" w:sz="0" w:space="0" w:color="auto"/>
          </w:divBdr>
        </w:div>
        <w:div w:id="2049182311">
          <w:marLeft w:val="640"/>
          <w:marRight w:val="0"/>
          <w:marTop w:val="0"/>
          <w:marBottom w:val="0"/>
          <w:divBdr>
            <w:top w:val="none" w:sz="0" w:space="0" w:color="auto"/>
            <w:left w:val="none" w:sz="0" w:space="0" w:color="auto"/>
            <w:bottom w:val="none" w:sz="0" w:space="0" w:color="auto"/>
            <w:right w:val="none" w:sz="0" w:space="0" w:color="auto"/>
          </w:divBdr>
        </w:div>
        <w:div w:id="555236532">
          <w:marLeft w:val="640"/>
          <w:marRight w:val="0"/>
          <w:marTop w:val="0"/>
          <w:marBottom w:val="0"/>
          <w:divBdr>
            <w:top w:val="none" w:sz="0" w:space="0" w:color="auto"/>
            <w:left w:val="none" w:sz="0" w:space="0" w:color="auto"/>
            <w:bottom w:val="none" w:sz="0" w:space="0" w:color="auto"/>
            <w:right w:val="none" w:sz="0" w:space="0" w:color="auto"/>
          </w:divBdr>
        </w:div>
        <w:div w:id="1730181339">
          <w:marLeft w:val="640"/>
          <w:marRight w:val="0"/>
          <w:marTop w:val="0"/>
          <w:marBottom w:val="0"/>
          <w:divBdr>
            <w:top w:val="none" w:sz="0" w:space="0" w:color="auto"/>
            <w:left w:val="none" w:sz="0" w:space="0" w:color="auto"/>
            <w:bottom w:val="none" w:sz="0" w:space="0" w:color="auto"/>
            <w:right w:val="none" w:sz="0" w:space="0" w:color="auto"/>
          </w:divBdr>
        </w:div>
        <w:div w:id="348990391">
          <w:marLeft w:val="640"/>
          <w:marRight w:val="0"/>
          <w:marTop w:val="0"/>
          <w:marBottom w:val="0"/>
          <w:divBdr>
            <w:top w:val="none" w:sz="0" w:space="0" w:color="auto"/>
            <w:left w:val="none" w:sz="0" w:space="0" w:color="auto"/>
            <w:bottom w:val="none" w:sz="0" w:space="0" w:color="auto"/>
            <w:right w:val="none" w:sz="0" w:space="0" w:color="auto"/>
          </w:divBdr>
        </w:div>
        <w:div w:id="616913877">
          <w:marLeft w:val="640"/>
          <w:marRight w:val="0"/>
          <w:marTop w:val="0"/>
          <w:marBottom w:val="0"/>
          <w:divBdr>
            <w:top w:val="none" w:sz="0" w:space="0" w:color="auto"/>
            <w:left w:val="none" w:sz="0" w:space="0" w:color="auto"/>
            <w:bottom w:val="none" w:sz="0" w:space="0" w:color="auto"/>
            <w:right w:val="none" w:sz="0" w:space="0" w:color="auto"/>
          </w:divBdr>
        </w:div>
        <w:div w:id="293558951">
          <w:marLeft w:val="640"/>
          <w:marRight w:val="0"/>
          <w:marTop w:val="0"/>
          <w:marBottom w:val="0"/>
          <w:divBdr>
            <w:top w:val="none" w:sz="0" w:space="0" w:color="auto"/>
            <w:left w:val="none" w:sz="0" w:space="0" w:color="auto"/>
            <w:bottom w:val="none" w:sz="0" w:space="0" w:color="auto"/>
            <w:right w:val="none" w:sz="0" w:space="0" w:color="auto"/>
          </w:divBdr>
        </w:div>
        <w:div w:id="1786997400">
          <w:marLeft w:val="640"/>
          <w:marRight w:val="0"/>
          <w:marTop w:val="0"/>
          <w:marBottom w:val="0"/>
          <w:divBdr>
            <w:top w:val="none" w:sz="0" w:space="0" w:color="auto"/>
            <w:left w:val="none" w:sz="0" w:space="0" w:color="auto"/>
            <w:bottom w:val="none" w:sz="0" w:space="0" w:color="auto"/>
            <w:right w:val="none" w:sz="0" w:space="0" w:color="auto"/>
          </w:divBdr>
        </w:div>
        <w:div w:id="2053990331">
          <w:marLeft w:val="640"/>
          <w:marRight w:val="0"/>
          <w:marTop w:val="0"/>
          <w:marBottom w:val="0"/>
          <w:divBdr>
            <w:top w:val="none" w:sz="0" w:space="0" w:color="auto"/>
            <w:left w:val="none" w:sz="0" w:space="0" w:color="auto"/>
            <w:bottom w:val="none" w:sz="0" w:space="0" w:color="auto"/>
            <w:right w:val="none" w:sz="0" w:space="0" w:color="auto"/>
          </w:divBdr>
        </w:div>
        <w:div w:id="184370445">
          <w:marLeft w:val="640"/>
          <w:marRight w:val="0"/>
          <w:marTop w:val="0"/>
          <w:marBottom w:val="0"/>
          <w:divBdr>
            <w:top w:val="none" w:sz="0" w:space="0" w:color="auto"/>
            <w:left w:val="none" w:sz="0" w:space="0" w:color="auto"/>
            <w:bottom w:val="none" w:sz="0" w:space="0" w:color="auto"/>
            <w:right w:val="none" w:sz="0" w:space="0" w:color="auto"/>
          </w:divBdr>
        </w:div>
        <w:div w:id="444155294">
          <w:marLeft w:val="640"/>
          <w:marRight w:val="0"/>
          <w:marTop w:val="0"/>
          <w:marBottom w:val="0"/>
          <w:divBdr>
            <w:top w:val="none" w:sz="0" w:space="0" w:color="auto"/>
            <w:left w:val="none" w:sz="0" w:space="0" w:color="auto"/>
            <w:bottom w:val="none" w:sz="0" w:space="0" w:color="auto"/>
            <w:right w:val="none" w:sz="0" w:space="0" w:color="auto"/>
          </w:divBdr>
        </w:div>
        <w:div w:id="1607808294">
          <w:marLeft w:val="640"/>
          <w:marRight w:val="0"/>
          <w:marTop w:val="0"/>
          <w:marBottom w:val="0"/>
          <w:divBdr>
            <w:top w:val="none" w:sz="0" w:space="0" w:color="auto"/>
            <w:left w:val="none" w:sz="0" w:space="0" w:color="auto"/>
            <w:bottom w:val="none" w:sz="0" w:space="0" w:color="auto"/>
            <w:right w:val="none" w:sz="0" w:space="0" w:color="auto"/>
          </w:divBdr>
        </w:div>
        <w:div w:id="470287348">
          <w:marLeft w:val="640"/>
          <w:marRight w:val="0"/>
          <w:marTop w:val="0"/>
          <w:marBottom w:val="0"/>
          <w:divBdr>
            <w:top w:val="none" w:sz="0" w:space="0" w:color="auto"/>
            <w:left w:val="none" w:sz="0" w:space="0" w:color="auto"/>
            <w:bottom w:val="none" w:sz="0" w:space="0" w:color="auto"/>
            <w:right w:val="none" w:sz="0" w:space="0" w:color="auto"/>
          </w:divBdr>
        </w:div>
        <w:div w:id="653098257">
          <w:marLeft w:val="640"/>
          <w:marRight w:val="0"/>
          <w:marTop w:val="0"/>
          <w:marBottom w:val="0"/>
          <w:divBdr>
            <w:top w:val="none" w:sz="0" w:space="0" w:color="auto"/>
            <w:left w:val="none" w:sz="0" w:space="0" w:color="auto"/>
            <w:bottom w:val="none" w:sz="0" w:space="0" w:color="auto"/>
            <w:right w:val="none" w:sz="0" w:space="0" w:color="auto"/>
          </w:divBdr>
        </w:div>
        <w:div w:id="768623883">
          <w:marLeft w:val="640"/>
          <w:marRight w:val="0"/>
          <w:marTop w:val="0"/>
          <w:marBottom w:val="0"/>
          <w:divBdr>
            <w:top w:val="none" w:sz="0" w:space="0" w:color="auto"/>
            <w:left w:val="none" w:sz="0" w:space="0" w:color="auto"/>
            <w:bottom w:val="none" w:sz="0" w:space="0" w:color="auto"/>
            <w:right w:val="none" w:sz="0" w:space="0" w:color="auto"/>
          </w:divBdr>
        </w:div>
        <w:div w:id="1692218576">
          <w:marLeft w:val="640"/>
          <w:marRight w:val="0"/>
          <w:marTop w:val="0"/>
          <w:marBottom w:val="0"/>
          <w:divBdr>
            <w:top w:val="none" w:sz="0" w:space="0" w:color="auto"/>
            <w:left w:val="none" w:sz="0" w:space="0" w:color="auto"/>
            <w:bottom w:val="none" w:sz="0" w:space="0" w:color="auto"/>
            <w:right w:val="none" w:sz="0" w:space="0" w:color="auto"/>
          </w:divBdr>
        </w:div>
        <w:div w:id="774328653">
          <w:marLeft w:val="640"/>
          <w:marRight w:val="0"/>
          <w:marTop w:val="0"/>
          <w:marBottom w:val="0"/>
          <w:divBdr>
            <w:top w:val="none" w:sz="0" w:space="0" w:color="auto"/>
            <w:left w:val="none" w:sz="0" w:space="0" w:color="auto"/>
            <w:bottom w:val="none" w:sz="0" w:space="0" w:color="auto"/>
            <w:right w:val="none" w:sz="0" w:space="0" w:color="auto"/>
          </w:divBdr>
        </w:div>
        <w:div w:id="419958150">
          <w:marLeft w:val="640"/>
          <w:marRight w:val="0"/>
          <w:marTop w:val="0"/>
          <w:marBottom w:val="0"/>
          <w:divBdr>
            <w:top w:val="none" w:sz="0" w:space="0" w:color="auto"/>
            <w:left w:val="none" w:sz="0" w:space="0" w:color="auto"/>
            <w:bottom w:val="none" w:sz="0" w:space="0" w:color="auto"/>
            <w:right w:val="none" w:sz="0" w:space="0" w:color="auto"/>
          </w:divBdr>
        </w:div>
        <w:div w:id="1201819805">
          <w:marLeft w:val="640"/>
          <w:marRight w:val="0"/>
          <w:marTop w:val="0"/>
          <w:marBottom w:val="0"/>
          <w:divBdr>
            <w:top w:val="none" w:sz="0" w:space="0" w:color="auto"/>
            <w:left w:val="none" w:sz="0" w:space="0" w:color="auto"/>
            <w:bottom w:val="none" w:sz="0" w:space="0" w:color="auto"/>
            <w:right w:val="none" w:sz="0" w:space="0" w:color="auto"/>
          </w:divBdr>
        </w:div>
        <w:div w:id="833498714">
          <w:marLeft w:val="640"/>
          <w:marRight w:val="0"/>
          <w:marTop w:val="0"/>
          <w:marBottom w:val="0"/>
          <w:divBdr>
            <w:top w:val="none" w:sz="0" w:space="0" w:color="auto"/>
            <w:left w:val="none" w:sz="0" w:space="0" w:color="auto"/>
            <w:bottom w:val="none" w:sz="0" w:space="0" w:color="auto"/>
            <w:right w:val="none" w:sz="0" w:space="0" w:color="auto"/>
          </w:divBdr>
        </w:div>
        <w:div w:id="1428386771">
          <w:marLeft w:val="640"/>
          <w:marRight w:val="0"/>
          <w:marTop w:val="0"/>
          <w:marBottom w:val="0"/>
          <w:divBdr>
            <w:top w:val="none" w:sz="0" w:space="0" w:color="auto"/>
            <w:left w:val="none" w:sz="0" w:space="0" w:color="auto"/>
            <w:bottom w:val="none" w:sz="0" w:space="0" w:color="auto"/>
            <w:right w:val="none" w:sz="0" w:space="0" w:color="auto"/>
          </w:divBdr>
        </w:div>
        <w:div w:id="389958041">
          <w:marLeft w:val="640"/>
          <w:marRight w:val="0"/>
          <w:marTop w:val="0"/>
          <w:marBottom w:val="0"/>
          <w:divBdr>
            <w:top w:val="none" w:sz="0" w:space="0" w:color="auto"/>
            <w:left w:val="none" w:sz="0" w:space="0" w:color="auto"/>
            <w:bottom w:val="none" w:sz="0" w:space="0" w:color="auto"/>
            <w:right w:val="none" w:sz="0" w:space="0" w:color="auto"/>
          </w:divBdr>
        </w:div>
        <w:div w:id="285965768">
          <w:marLeft w:val="640"/>
          <w:marRight w:val="0"/>
          <w:marTop w:val="0"/>
          <w:marBottom w:val="0"/>
          <w:divBdr>
            <w:top w:val="none" w:sz="0" w:space="0" w:color="auto"/>
            <w:left w:val="none" w:sz="0" w:space="0" w:color="auto"/>
            <w:bottom w:val="none" w:sz="0" w:space="0" w:color="auto"/>
            <w:right w:val="none" w:sz="0" w:space="0" w:color="auto"/>
          </w:divBdr>
        </w:div>
        <w:div w:id="418408524">
          <w:marLeft w:val="640"/>
          <w:marRight w:val="0"/>
          <w:marTop w:val="0"/>
          <w:marBottom w:val="0"/>
          <w:divBdr>
            <w:top w:val="none" w:sz="0" w:space="0" w:color="auto"/>
            <w:left w:val="none" w:sz="0" w:space="0" w:color="auto"/>
            <w:bottom w:val="none" w:sz="0" w:space="0" w:color="auto"/>
            <w:right w:val="none" w:sz="0" w:space="0" w:color="auto"/>
          </w:divBdr>
        </w:div>
        <w:div w:id="1100101652">
          <w:marLeft w:val="640"/>
          <w:marRight w:val="0"/>
          <w:marTop w:val="0"/>
          <w:marBottom w:val="0"/>
          <w:divBdr>
            <w:top w:val="none" w:sz="0" w:space="0" w:color="auto"/>
            <w:left w:val="none" w:sz="0" w:space="0" w:color="auto"/>
            <w:bottom w:val="none" w:sz="0" w:space="0" w:color="auto"/>
            <w:right w:val="none" w:sz="0" w:space="0" w:color="auto"/>
          </w:divBdr>
        </w:div>
        <w:div w:id="2120945712">
          <w:marLeft w:val="640"/>
          <w:marRight w:val="0"/>
          <w:marTop w:val="0"/>
          <w:marBottom w:val="0"/>
          <w:divBdr>
            <w:top w:val="none" w:sz="0" w:space="0" w:color="auto"/>
            <w:left w:val="none" w:sz="0" w:space="0" w:color="auto"/>
            <w:bottom w:val="none" w:sz="0" w:space="0" w:color="auto"/>
            <w:right w:val="none" w:sz="0" w:space="0" w:color="auto"/>
          </w:divBdr>
        </w:div>
        <w:div w:id="241643440">
          <w:marLeft w:val="640"/>
          <w:marRight w:val="0"/>
          <w:marTop w:val="0"/>
          <w:marBottom w:val="0"/>
          <w:divBdr>
            <w:top w:val="none" w:sz="0" w:space="0" w:color="auto"/>
            <w:left w:val="none" w:sz="0" w:space="0" w:color="auto"/>
            <w:bottom w:val="none" w:sz="0" w:space="0" w:color="auto"/>
            <w:right w:val="none" w:sz="0" w:space="0" w:color="auto"/>
          </w:divBdr>
        </w:div>
        <w:div w:id="471021563">
          <w:marLeft w:val="640"/>
          <w:marRight w:val="0"/>
          <w:marTop w:val="0"/>
          <w:marBottom w:val="0"/>
          <w:divBdr>
            <w:top w:val="none" w:sz="0" w:space="0" w:color="auto"/>
            <w:left w:val="none" w:sz="0" w:space="0" w:color="auto"/>
            <w:bottom w:val="none" w:sz="0" w:space="0" w:color="auto"/>
            <w:right w:val="none" w:sz="0" w:space="0" w:color="auto"/>
          </w:divBdr>
        </w:div>
        <w:div w:id="758334760">
          <w:marLeft w:val="640"/>
          <w:marRight w:val="0"/>
          <w:marTop w:val="0"/>
          <w:marBottom w:val="0"/>
          <w:divBdr>
            <w:top w:val="none" w:sz="0" w:space="0" w:color="auto"/>
            <w:left w:val="none" w:sz="0" w:space="0" w:color="auto"/>
            <w:bottom w:val="none" w:sz="0" w:space="0" w:color="auto"/>
            <w:right w:val="none" w:sz="0" w:space="0" w:color="auto"/>
          </w:divBdr>
        </w:div>
        <w:div w:id="888148379">
          <w:marLeft w:val="640"/>
          <w:marRight w:val="0"/>
          <w:marTop w:val="0"/>
          <w:marBottom w:val="0"/>
          <w:divBdr>
            <w:top w:val="none" w:sz="0" w:space="0" w:color="auto"/>
            <w:left w:val="none" w:sz="0" w:space="0" w:color="auto"/>
            <w:bottom w:val="none" w:sz="0" w:space="0" w:color="auto"/>
            <w:right w:val="none" w:sz="0" w:space="0" w:color="auto"/>
          </w:divBdr>
        </w:div>
        <w:div w:id="1876847643">
          <w:marLeft w:val="640"/>
          <w:marRight w:val="0"/>
          <w:marTop w:val="0"/>
          <w:marBottom w:val="0"/>
          <w:divBdr>
            <w:top w:val="none" w:sz="0" w:space="0" w:color="auto"/>
            <w:left w:val="none" w:sz="0" w:space="0" w:color="auto"/>
            <w:bottom w:val="none" w:sz="0" w:space="0" w:color="auto"/>
            <w:right w:val="none" w:sz="0" w:space="0" w:color="auto"/>
          </w:divBdr>
        </w:div>
        <w:div w:id="1910731496">
          <w:marLeft w:val="640"/>
          <w:marRight w:val="0"/>
          <w:marTop w:val="0"/>
          <w:marBottom w:val="0"/>
          <w:divBdr>
            <w:top w:val="none" w:sz="0" w:space="0" w:color="auto"/>
            <w:left w:val="none" w:sz="0" w:space="0" w:color="auto"/>
            <w:bottom w:val="none" w:sz="0" w:space="0" w:color="auto"/>
            <w:right w:val="none" w:sz="0" w:space="0" w:color="auto"/>
          </w:divBdr>
        </w:div>
        <w:div w:id="1579241343">
          <w:marLeft w:val="640"/>
          <w:marRight w:val="0"/>
          <w:marTop w:val="0"/>
          <w:marBottom w:val="0"/>
          <w:divBdr>
            <w:top w:val="none" w:sz="0" w:space="0" w:color="auto"/>
            <w:left w:val="none" w:sz="0" w:space="0" w:color="auto"/>
            <w:bottom w:val="none" w:sz="0" w:space="0" w:color="auto"/>
            <w:right w:val="none" w:sz="0" w:space="0" w:color="auto"/>
          </w:divBdr>
        </w:div>
        <w:div w:id="1532064786">
          <w:marLeft w:val="640"/>
          <w:marRight w:val="0"/>
          <w:marTop w:val="0"/>
          <w:marBottom w:val="0"/>
          <w:divBdr>
            <w:top w:val="none" w:sz="0" w:space="0" w:color="auto"/>
            <w:left w:val="none" w:sz="0" w:space="0" w:color="auto"/>
            <w:bottom w:val="none" w:sz="0" w:space="0" w:color="auto"/>
            <w:right w:val="none" w:sz="0" w:space="0" w:color="auto"/>
          </w:divBdr>
        </w:div>
        <w:div w:id="253516573">
          <w:marLeft w:val="640"/>
          <w:marRight w:val="0"/>
          <w:marTop w:val="0"/>
          <w:marBottom w:val="0"/>
          <w:divBdr>
            <w:top w:val="none" w:sz="0" w:space="0" w:color="auto"/>
            <w:left w:val="none" w:sz="0" w:space="0" w:color="auto"/>
            <w:bottom w:val="none" w:sz="0" w:space="0" w:color="auto"/>
            <w:right w:val="none" w:sz="0" w:space="0" w:color="auto"/>
          </w:divBdr>
        </w:div>
        <w:div w:id="2146661443">
          <w:marLeft w:val="640"/>
          <w:marRight w:val="0"/>
          <w:marTop w:val="0"/>
          <w:marBottom w:val="0"/>
          <w:divBdr>
            <w:top w:val="none" w:sz="0" w:space="0" w:color="auto"/>
            <w:left w:val="none" w:sz="0" w:space="0" w:color="auto"/>
            <w:bottom w:val="none" w:sz="0" w:space="0" w:color="auto"/>
            <w:right w:val="none" w:sz="0" w:space="0" w:color="auto"/>
          </w:divBdr>
        </w:div>
        <w:div w:id="1790081368">
          <w:marLeft w:val="640"/>
          <w:marRight w:val="0"/>
          <w:marTop w:val="0"/>
          <w:marBottom w:val="0"/>
          <w:divBdr>
            <w:top w:val="none" w:sz="0" w:space="0" w:color="auto"/>
            <w:left w:val="none" w:sz="0" w:space="0" w:color="auto"/>
            <w:bottom w:val="none" w:sz="0" w:space="0" w:color="auto"/>
            <w:right w:val="none" w:sz="0" w:space="0" w:color="auto"/>
          </w:divBdr>
        </w:div>
        <w:div w:id="1643071142">
          <w:marLeft w:val="640"/>
          <w:marRight w:val="0"/>
          <w:marTop w:val="0"/>
          <w:marBottom w:val="0"/>
          <w:divBdr>
            <w:top w:val="none" w:sz="0" w:space="0" w:color="auto"/>
            <w:left w:val="none" w:sz="0" w:space="0" w:color="auto"/>
            <w:bottom w:val="none" w:sz="0" w:space="0" w:color="auto"/>
            <w:right w:val="none" w:sz="0" w:space="0" w:color="auto"/>
          </w:divBdr>
        </w:div>
        <w:div w:id="1482428396">
          <w:marLeft w:val="640"/>
          <w:marRight w:val="0"/>
          <w:marTop w:val="0"/>
          <w:marBottom w:val="0"/>
          <w:divBdr>
            <w:top w:val="none" w:sz="0" w:space="0" w:color="auto"/>
            <w:left w:val="none" w:sz="0" w:space="0" w:color="auto"/>
            <w:bottom w:val="none" w:sz="0" w:space="0" w:color="auto"/>
            <w:right w:val="none" w:sz="0" w:space="0" w:color="auto"/>
          </w:divBdr>
        </w:div>
        <w:div w:id="1311981604">
          <w:marLeft w:val="640"/>
          <w:marRight w:val="0"/>
          <w:marTop w:val="0"/>
          <w:marBottom w:val="0"/>
          <w:divBdr>
            <w:top w:val="none" w:sz="0" w:space="0" w:color="auto"/>
            <w:left w:val="none" w:sz="0" w:space="0" w:color="auto"/>
            <w:bottom w:val="none" w:sz="0" w:space="0" w:color="auto"/>
            <w:right w:val="none" w:sz="0" w:space="0" w:color="auto"/>
          </w:divBdr>
        </w:div>
        <w:div w:id="1244141332">
          <w:marLeft w:val="640"/>
          <w:marRight w:val="0"/>
          <w:marTop w:val="0"/>
          <w:marBottom w:val="0"/>
          <w:divBdr>
            <w:top w:val="none" w:sz="0" w:space="0" w:color="auto"/>
            <w:left w:val="none" w:sz="0" w:space="0" w:color="auto"/>
            <w:bottom w:val="none" w:sz="0" w:space="0" w:color="auto"/>
            <w:right w:val="none" w:sz="0" w:space="0" w:color="auto"/>
          </w:divBdr>
        </w:div>
        <w:div w:id="1563325837">
          <w:marLeft w:val="640"/>
          <w:marRight w:val="0"/>
          <w:marTop w:val="0"/>
          <w:marBottom w:val="0"/>
          <w:divBdr>
            <w:top w:val="none" w:sz="0" w:space="0" w:color="auto"/>
            <w:left w:val="none" w:sz="0" w:space="0" w:color="auto"/>
            <w:bottom w:val="none" w:sz="0" w:space="0" w:color="auto"/>
            <w:right w:val="none" w:sz="0" w:space="0" w:color="auto"/>
          </w:divBdr>
        </w:div>
        <w:div w:id="1605726136">
          <w:marLeft w:val="640"/>
          <w:marRight w:val="0"/>
          <w:marTop w:val="0"/>
          <w:marBottom w:val="0"/>
          <w:divBdr>
            <w:top w:val="none" w:sz="0" w:space="0" w:color="auto"/>
            <w:left w:val="none" w:sz="0" w:space="0" w:color="auto"/>
            <w:bottom w:val="none" w:sz="0" w:space="0" w:color="auto"/>
            <w:right w:val="none" w:sz="0" w:space="0" w:color="auto"/>
          </w:divBdr>
        </w:div>
        <w:div w:id="558202369">
          <w:marLeft w:val="640"/>
          <w:marRight w:val="0"/>
          <w:marTop w:val="0"/>
          <w:marBottom w:val="0"/>
          <w:divBdr>
            <w:top w:val="none" w:sz="0" w:space="0" w:color="auto"/>
            <w:left w:val="none" w:sz="0" w:space="0" w:color="auto"/>
            <w:bottom w:val="none" w:sz="0" w:space="0" w:color="auto"/>
            <w:right w:val="none" w:sz="0" w:space="0" w:color="auto"/>
          </w:divBdr>
        </w:div>
        <w:div w:id="458687706">
          <w:marLeft w:val="640"/>
          <w:marRight w:val="0"/>
          <w:marTop w:val="0"/>
          <w:marBottom w:val="0"/>
          <w:divBdr>
            <w:top w:val="none" w:sz="0" w:space="0" w:color="auto"/>
            <w:left w:val="none" w:sz="0" w:space="0" w:color="auto"/>
            <w:bottom w:val="none" w:sz="0" w:space="0" w:color="auto"/>
            <w:right w:val="none" w:sz="0" w:space="0" w:color="auto"/>
          </w:divBdr>
        </w:div>
        <w:div w:id="760174770">
          <w:marLeft w:val="640"/>
          <w:marRight w:val="0"/>
          <w:marTop w:val="0"/>
          <w:marBottom w:val="0"/>
          <w:divBdr>
            <w:top w:val="none" w:sz="0" w:space="0" w:color="auto"/>
            <w:left w:val="none" w:sz="0" w:space="0" w:color="auto"/>
            <w:bottom w:val="none" w:sz="0" w:space="0" w:color="auto"/>
            <w:right w:val="none" w:sz="0" w:space="0" w:color="auto"/>
          </w:divBdr>
        </w:div>
        <w:div w:id="1137726045">
          <w:marLeft w:val="640"/>
          <w:marRight w:val="0"/>
          <w:marTop w:val="0"/>
          <w:marBottom w:val="0"/>
          <w:divBdr>
            <w:top w:val="none" w:sz="0" w:space="0" w:color="auto"/>
            <w:left w:val="none" w:sz="0" w:space="0" w:color="auto"/>
            <w:bottom w:val="none" w:sz="0" w:space="0" w:color="auto"/>
            <w:right w:val="none" w:sz="0" w:space="0" w:color="auto"/>
          </w:divBdr>
        </w:div>
        <w:div w:id="1452553371">
          <w:marLeft w:val="640"/>
          <w:marRight w:val="0"/>
          <w:marTop w:val="0"/>
          <w:marBottom w:val="0"/>
          <w:divBdr>
            <w:top w:val="none" w:sz="0" w:space="0" w:color="auto"/>
            <w:left w:val="none" w:sz="0" w:space="0" w:color="auto"/>
            <w:bottom w:val="none" w:sz="0" w:space="0" w:color="auto"/>
            <w:right w:val="none" w:sz="0" w:space="0" w:color="auto"/>
          </w:divBdr>
        </w:div>
        <w:div w:id="887570756">
          <w:marLeft w:val="640"/>
          <w:marRight w:val="0"/>
          <w:marTop w:val="0"/>
          <w:marBottom w:val="0"/>
          <w:divBdr>
            <w:top w:val="none" w:sz="0" w:space="0" w:color="auto"/>
            <w:left w:val="none" w:sz="0" w:space="0" w:color="auto"/>
            <w:bottom w:val="none" w:sz="0" w:space="0" w:color="auto"/>
            <w:right w:val="none" w:sz="0" w:space="0" w:color="auto"/>
          </w:divBdr>
        </w:div>
        <w:div w:id="1896117014">
          <w:marLeft w:val="640"/>
          <w:marRight w:val="0"/>
          <w:marTop w:val="0"/>
          <w:marBottom w:val="0"/>
          <w:divBdr>
            <w:top w:val="none" w:sz="0" w:space="0" w:color="auto"/>
            <w:left w:val="none" w:sz="0" w:space="0" w:color="auto"/>
            <w:bottom w:val="none" w:sz="0" w:space="0" w:color="auto"/>
            <w:right w:val="none" w:sz="0" w:space="0" w:color="auto"/>
          </w:divBdr>
        </w:div>
        <w:div w:id="1111558192">
          <w:marLeft w:val="640"/>
          <w:marRight w:val="0"/>
          <w:marTop w:val="0"/>
          <w:marBottom w:val="0"/>
          <w:divBdr>
            <w:top w:val="none" w:sz="0" w:space="0" w:color="auto"/>
            <w:left w:val="none" w:sz="0" w:space="0" w:color="auto"/>
            <w:bottom w:val="none" w:sz="0" w:space="0" w:color="auto"/>
            <w:right w:val="none" w:sz="0" w:space="0" w:color="auto"/>
          </w:divBdr>
        </w:div>
        <w:div w:id="337074773">
          <w:marLeft w:val="640"/>
          <w:marRight w:val="0"/>
          <w:marTop w:val="0"/>
          <w:marBottom w:val="0"/>
          <w:divBdr>
            <w:top w:val="none" w:sz="0" w:space="0" w:color="auto"/>
            <w:left w:val="none" w:sz="0" w:space="0" w:color="auto"/>
            <w:bottom w:val="none" w:sz="0" w:space="0" w:color="auto"/>
            <w:right w:val="none" w:sz="0" w:space="0" w:color="auto"/>
          </w:divBdr>
        </w:div>
        <w:div w:id="161119425">
          <w:marLeft w:val="640"/>
          <w:marRight w:val="0"/>
          <w:marTop w:val="0"/>
          <w:marBottom w:val="0"/>
          <w:divBdr>
            <w:top w:val="none" w:sz="0" w:space="0" w:color="auto"/>
            <w:left w:val="none" w:sz="0" w:space="0" w:color="auto"/>
            <w:bottom w:val="none" w:sz="0" w:space="0" w:color="auto"/>
            <w:right w:val="none" w:sz="0" w:space="0" w:color="auto"/>
          </w:divBdr>
        </w:div>
        <w:div w:id="532229862">
          <w:marLeft w:val="640"/>
          <w:marRight w:val="0"/>
          <w:marTop w:val="0"/>
          <w:marBottom w:val="0"/>
          <w:divBdr>
            <w:top w:val="none" w:sz="0" w:space="0" w:color="auto"/>
            <w:left w:val="none" w:sz="0" w:space="0" w:color="auto"/>
            <w:bottom w:val="none" w:sz="0" w:space="0" w:color="auto"/>
            <w:right w:val="none" w:sz="0" w:space="0" w:color="auto"/>
          </w:divBdr>
        </w:div>
        <w:div w:id="1442843239">
          <w:marLeft w:val="640"/>
          <w:marRight w:val="0"/>
          <w:marTop w:val="0"/>
          <w:marBottom w:val="0"/>
          <w:divBdr>
            <w:top w:val="none" w:sz="0" w:space="0" w:color="auto"/>
            <w:left w:val="none" w:sz="0" w:space="0" w:color="auto"/>
            <w:bottom w:val="none" w:sz="0" w:space="0" w:color="auto"/>
            <w:right w:val="none" w:sz="0" w:space="0" w:color="auto"/>
          </w:divBdr>
        </w:div>
        <w:div w:id="475492809">
          <w:marLeft w:val="640"/>
          <w:marRight w:val="0"/>
          <w:marTop w:val="0"/>
          <w:marBottom w:val="0"/>
          <w:divBdr>
            <w:top w:val="none" w:sz="0" w:space="0" w:color="auto"/>
            <w:left w:val="none" w:sz="0" w:space="0" w:color="auto"/>
            <w:bottom w:val="none" w:sz="0" w:space="0" w:color="auto"/>
            <w:right w:val="none" w:sz="0" w:space="0" w:color="auto"/>
          </w:divBdr>
        </w:div>
        <w:div w:id="1277324025">
          <w:marLeft w:val="640"/>
          <w:marRight w:val="0"/>
          <w:marTop w:val="0"/>
          <w:marBottom w:val="0"/>
          <w:divBdr>
            <w:top w:val="none" w:sz="0" w:space="0" w:color="auto"/>
            <w:left w:val="none" w:sz="0" w:space="0" w:color="auto"/>
            <w:bottom w:val="none" w:sz="0" w:space="0" w:color="auto"/>
            <w:right w:val="none" w:sz="0" w:space="0" w:color="auto"/>
          </w:divBdr>
        </w:div>
        <w:div w:id="81071404">
          <w:marLeft w:val="640"/>
          <w:marRight w:val="0"/>
          <w:marTop w:val="0"/>
          <w:marBottom w:val="0"/>
          <w:divBdr>
            <w:top w:val="none" w:sz="0" w:space="0" w:color="auto"/>
            <w:left w:val="none" w:sz="0" w:space="0" w:color="auto"/>
            <w:bottom w:val="none" w:sz="0" w:space="0" w:color="auto"/>
            <w:right w:val="none" w:sz="0" w:space="0" w:color="auto"/>
          </w:divBdr>
        </w:div>
        <w:div w:id="1476095407">
          <w:marLeft w:val="640"/>
          <w:marRight w:val="0"/>
          <w:marTop w:val="0"/>
          <w:marBottom w:val="0"/>
          <w:divBdr>
            <w:top w:val="none" w:sz="0" w:space="0" w:color="auto"/>
            <w:left w:val="none" w:sz="0" w:space="0" w:color="auto"/>
            <w:bottom w:val="none" w:sz="0" w:space="0" w:color="auto"/>
            <w:right w:val="none" w:sz="0" w:space="0" w:color="auto"/>
          </w:divBdr>
        </w:div>
        <w:div w:id="211580074">
          <w:marLeft w:val="640"/>
          <w:marRight w:val="0"/>
          <w:marTop w:val="0"/>
          <w:marBottom w:val="0"/>
          <w:divBdr>
            <w:top w:val="none" w:sz="0" w:space="0" w:color="auto"/>
            <w:left w:val="none" w:sz="0" w:space="0" w:color="auto"/>
            <w:bottom w:val="none" w:sz="0" w:space="0" w:color="auto"/>
            <w:right w:val="none" w:sz="0" w:space="0" w:color="auto"/>
          </w:divBdr>
        </w:div>
        <w:div w:id="1333332640">
          <w:marLeft w:val="640"/>
          <w:marRight w:val="0"/>
          <w:marTop w:val="0"/>
          <w:marBottom w:val="0"/>
          <w:divBdr>
            <w:top w:val="none" w:sz="0" w:space="0" w:color="auto"/>
            <w:left w:val="none" w:sz="0" w:space="0" w:color="auto"/>
            <w:bottom w:val="none" w:sz="0" w:space="0" w:color="auto"/>
            <w:right w:val="none" w:sz="0" w:space="0" w:color="auto"/>
          </w:divBdr>
        </w:div>
        <w:div w:id="807355244">
          <w:marLeft w:val="640"/>
          <w:marRight w:val="0"/>
          <w:marTop w:val="0"/>
          <w:marBottom w:val="0"/>
          <w:divBdr>
            <w:top w:val="none" w:sz="0" w:space="0" w:color="auto"/>
            <w:left w:val="none" w:sz="0" w:space="0" w:color="auto"/>
            <w:bottom w:val="none" w:sz="0" w:space="0" w:color="auto"/>
            <w:right w:val="none" w:sz="0" w:space="0" w:color="auto"/>
          </w:divBdr>
        </w:div>
        <w:div w:id="574903728">
          <w:marLeft w:val="640"/>
          <w:marRight w:val="0"/>
          <w:marTop w:val="0"/>
          <w:marBottom w:val="0"/>
          <w:divBdr>
            <w:top w:val="none" w:sz="0" w:space="0" w:color="auto"/>
            <w:left w:val="none" w:sz="0" w:space="0" w:color="auto"/>
            <w:bottom w:val="none" w:sz="0" w:space="0" w:color="auto"/>
            <w:right w:val="none" w:sz="0" w:space="0" w:color="auto"/>
          </w:divBdr>
        </w:div>
        <w:div w:id="1611745792">
          <w:marLeft w:val="640"/>
          <w:marRight w:val="0"/>
          <w:marTop w:val="0"/>
          <w:marBottom w:val="0"/>
          <w:divBdr>
            <w:top w:val="none" w:sz="0" w:space="0" w:color="auto"/>
            <w:left w:val="none" w:sz="0" w:space="0" w:color="auto"/>
            <w:bottom w:val="none" w:sz="0" w:space="0" w:color="auto"/>
            <w:right w:val="none" w:sz="0" w:space="0" w:color="auto"/>
          </w:divBdr>
        </w:div>
        <w:div w:id="140080096">
          <w:marLeft w:val="640"/>
          <w:marRight w:val="0"/>
          <w:marTop w:val="0"/>
          <w:marBottom w:val="0"/>
          <w:divBdr>
            <w:top w:val="none" w:sz="0" w:space="0" w:color="auto"/>
            <w:left w:val="none" w:sz="0" w:space="0" w:color="auto"/>
            <w:bottom w:val="none" w:sz="0" w:space="0" w:color="auto"/>
            <w:right w:val="none" w:sz="0" w:space="0" w:color="auto"/>
          </w:divBdr>
        </w:div>
        <w:div w:id="2076463372">
          <w:marLeft w:val="640"/>
          <w:marRight w:val="0"/>
          <w:marTop w:val="0"/>
          <w:marBottom w:val="0"/>
          <w:divBdr>
            <w:top w:val="none" w:sz="0" w:space="0" w:color="auto"/>
            <w:left w:val="none" w:sz="0" w:space="0" w:color="auto"/>
            <w:bottom w:val="none" w:sz="0" w:space="0" w:color="auto"/>
            <w:right w:val="none" w:sz="0" w:space="0" w:color="auto"/>
          </w:divBdr>
        </w:div>
        <w:div w:id="1382749143">
          <w:marLeft w:val="640"/>
          <w:marRight w:val="0"/>
          <w:marTop w:val="0"/>
          <w:marBottom w:val="0"/>
          <w:divBdr>
            <w:top w:val="none" w:sz="0" w:space="0" w:color="auto"/>
            <w:left w:val="none" w:sz="0" w:space="0" w:color="auto"/>
            <w:bottom w:val="none" w:sz="0" w:space="0" w:color="auto"/>
            <w:right w:val="none" w:sz="0" w:space="0" w:color="auto"/>
          </w:divBdr>
        </w:div>
        <w:div w:id="759762436">
          <w:marLeft w:val="640"/>
          <w:marRight w:val="0"/>
          <w:marTop w:val="0"/>
          <w:marBottom w:val="0"/>
          <w:divBdr>
            <w:top w:val="none" w:sz="0" w:space="0" w:color="auto"/>
            <w:left w:val="none" w:sz="0" w:space="0" w:color="auto"/>
            <w:bottom w:val="none" w:sz="0" w:space="0" w:color="auto"/>
            <w:right w:val="none" w:sz="0" w:space="0" w:color="auto"/>
          </w:divBdr>
        </w:div>
        <w:div w:id="704720674">
          <w:marLeft w:val="640"/>
          <w:marRight w:val="0"/>
          <w:marTop w:val="0"/>
          <w:marBottom w:val="0"/>
          <w:divBdr>
            <w:top w:val="none" w:sz="0" w:space="0" w:color="auto"/>
            <w:left w:val="none" w:sz="0" w:space="0" w:color="auto"/>
            <w:bottom w:val="none" w:sz="0" w:space="0" w:color="auto"/>
            <w:right w:val="none" w:sz="0" w:space="0" w:color="auto"/>
          </w:divBdr>
        </w:div>
        <w:div w:id="1134102254">
          <w:marLeft w:val="640"/>
          <w:marRight w:val="0"/>
          <w:marTop w:val="0"/>
          <w:marBottom w:val="0"/>
          <w:divBdr>
            <w:top w:val="none" w:sz="0" w:space="0" w:color="auto"/>
            <w:left w:val="none" w:sz="0" w:space="0" w:color="auto"/>
            <w:bottom w:val="none" w:sz="0" w:space="0" w:color="auto"/>
            <w:right w:val="none" w:sz="0" w:space="0" w:color="auto"/>
          </w:divBdr>
        </w:div>
        <w:div w:id="1847480790">
          <w:marLeft w:val="640"/>
          <w:marRight w:val="0"/>
          <w:marTop w:val="0"/>
          <w:marBottom w:val="0"/>
          <w:divBdr>
            <w:top w:val="none" w:sz="0" w:space="0" w:color="auto"/>
            <w:left w:val="none" w:sz="0" w:space="0" w:color="auto"/>
            <w:bottom w:val="none" w:sz="0" w:space="0" w:color="auto"/>
            <w:right w:val="none" w:sz="0" w:space="0" w:color="auto"/>
          </w:divBdr>
        </w:div>
        <w:div w:id="270629918">
          <w:marLeft w:val="640"/>
          <w:marRight w:val="0"/>
          <w:marTop w:val="0"/>
          <w:marBottom w:val="0"/>
          <w:divBdr>
            <w:top w:val="none" w:sz="0" w:space="0" w:color="auto"/>
            <w:left w:val="none" w:sz="0" w:space="0" w:color="auto"/>
            <w:bottom w:val="none" w:sz="0" w:space="0" w:color="auto"/>
            <w:right w:val="none" w:sz="0" w:space="0" w:color="auto"/>
          </w:divBdr>
        </w:div>
        <w:div w:id="847134705">
          <w:marLeft w:val="640"/>
          <w:marRight w:val="0"/>
          <w:marTop w:val="0"/>
          <w:marBottom w:val="0"/>
          <w:divBdr>
            <w:top w:val="none" w:sz="0" w:space="0" w:color="auto"/>
            <w:left w:val="none" w:sz="0" w:space="0" w:color="auto"/>
            <w:bottom w:val="none" w:sz="0" w:space="0" w:color="auto"/>
            <w:right w:val="none" w:sz="0" w:space="0" w:color="auto"/>
          </w:divBdr>
        </w:div>
        <w:div w:id="503086805">
          <w:marLeft w:val="640"/>
          <w:marRight w:val="0"/>
          <w:marTop w:val="0"/>
          <w:marBottom w:val="0"/>
          <w:divBdr>
            <w:top w:val="none" w:sz="0" w:space="0" w:color="auto"/>
            <w:left w:val="none" w:sz="0" w:space="0" w:color="auto"/>
            <w:bottom w:val="none" w:sz="0" w:space="0" w:color="auto"/>
            <w:right w:val="none" w:sz="0" w:space="0" w:color="auto"/>
          </w:divBdr>
        </w:div>
        <w:div w:id="1658921428">
          <w:marLeft w:val="640"/>
          <w:marRight w:val="0"/>
          <w:marTop w:val="0"/>
          <w:marBottom w:val="0"/>
          <w:divBdr>
            <w:top w:val="none" w:sz="0" w:space="0" w:color="auto"/>
            <w:left w:val="none" w:sz="0" w:space="0" w:color="auto"/>
            <w:bottom w:val="none" w:sz="0" w:space="0" w:color="auto"/>
            <w:right w:val="none" w:sz="0" w:space="0" w:color="auto"/>
          </w:divBdr>
        </w:div>
        <w:div w:id="1276330577">
          <w:marLeft w:val="640"/>
          <w:marRight w:val="0"/>
          <w:marTop w:val="0"/>
          <w:marBottom w:val="0"/>
          <w:divBdr>
            <w:top w:val="none" w:sz="0" w:space="0" w:color="auto"/>
            <w:left w:val="none" w:sz="0" w:space="0" w:color="auto"/>
            <w:bottom w:val="none" w:sz="0" w:space="0" w:color="auto"/>
            <w:right w:val="none" w:sz="0" w:space="0" w:color="auto"/>
          </w:divBdr>
        </w:div>
        <w:div w:id="658995298">
          <w:marLeft w:val="640"/>
          <w:marRight w:val="0"/>
          <w:marTop w:val="0"/>
          <w:marBottom w:val="0"/>
          <w:divBdr>
            <w:top w:val="none" w:sz="0" w:space="0" w:color="auto"/>
            <w:left w:val="none" w:sz="0" w:space="0" w:color="auto"/>
            <w:bottom w:val="none" w:sz="0" w:space="0" w:color="auto"/>
            <w:right w:val="none" w:sz="0" w:space="0" w:color="auto"/>
          </w:divBdr>
        </w:div>
        <w:div w:id="1906724037">
          <w:marLeft w:val="640"/>
          <w:marRight w:val="0"/>
          <w:marTop w:val="0"/>
          <w:marBottom w:val="0"/>
          <w:divBdr>
            <w:top w:val="none" w:sz="0" w:space="0" w:color="auto"/>
            <w:left w:val="none" w:sz="0" w:space="0" w:color="auto"/>
            <w:bottom w:val="none" w:sz="0" w:space="0" w:color="auto"/>
            <w:right w:val="none" w:sz="0" w:space="0" w:color="auto"/>
          </w:divBdr>
        </w:div>
        <w:div w:id="1058434390">
          <w:marLeft w:val="640"/>
          <w:marRight w:val="0"/>
          <w:marTop w:val="0"/>
          <w:marBottom w:val="0"/>
          <w:divBdr>
            <w:top w:val="none" w:sz="0" w:space="0" w:color="auto"/>
            <w:left w:val="none" w:sz="0" w:space="0" w:color="auto"/>
            <w:bottom w:val="none" w:sz="0" w:space="0" w:color="auto"/>
            <w:right w:val="none" w:sz="0" w:space="0" w:color="auto"/>
          </w:divBdr>
        </w:div>
        <w:div w:id="516889257">
          <w:marLeft w:val="640"/>
          <w:marRight w:val="0"/>
          <w:marTop w:val="0"/>
          <w:marBottom w:val="0"/>
          <w:divBdr>
            <w:top w:val="none" w:sz="0" w:space="0" w:color="auto"/>
            <w:left w:val="none" w:sz="0" w:space="0" w:color="auto"/>
            <w:bottom w:val="none" w:sz="0" w:space="0" w:color="auto"/>
            <w:right w:val="none" w:sz="0" w:space="0" w:color="auto"/>
          </w:divBdr>
        </w:div>
        <w:div w:id="1379861262">
          <w:marLeft w:val="640"/>
          <w:marRight w:val="0"/>
          <w:marTop w:val="0"/>
          <w:marBottom w:val="0"/>
          <w:divBdr>
            <w:top w:val="none" w:sz="0" w:space="0" w:color="auto"/>
            <w:left w:val="none" w:sz="0" w:space="0" w:color="auto"/>
            <w:bottom w:val="none" w:sz="0" w:space="0" w:color="auto"/>
            <w:right w:val="none" w:sz="0" w:space="0" w:color="auto"/>
          </w:divBdr>
        </w:div>
        <w:div w:id="907232353">
          <w:marLeft w:val="640"/>
          <w:marRight w:val="0"/>
          <w:marTop w:val="0"/>
          <w:marBottom w:val="0"/>
          <w:divBdr>
            <w:top w:val="none" w:sz="0" w:space="0" w:color="auto"/>
            <w:left w:val="none" w:sz="0" w:space="0" w:color="auto"/>
            <w:bottom w:val="none" w:sz="0" w:space="0" w:color="auto"/>
            <w:right w:val="none" w:sz="0" w:space="0" w:color="auto"/>
          </w:divBdr>
        </w:div>
        <w:div w:id="1182552842">
          <w:marLeft w:val="640"/>
          <w:marRight w:val="0"/>
          <w:marTop w:val="0"/>
          <w:marBottom w:val="0"/>
          <w:divBdr>
            <w:top w:val="none" w:sz="0" w:space="0" w:color="auto"/>
            <w:left w:val="none" w:sz="0" w:space="0" w:color="auto"/>
            <w:bottom w:val="none" w:sz="0" w:space="0" w:color="auto"/>
            <w:right w:val="none" w:sz="0" w:space="0" w:color="auto"/>
          </w:divBdr>
        </w:div>
        <w:div w:id="1306354497">
          <w:marLeft w:val="640"/>
          <w:marRight w:val="0"/>
          <w:marTop w:val="0"/>
          <w:marBottom w:val="0"/>
          <w:divBdr>
            <w:top w:val="none" w:sz="0" w:space="0" w:color="auto"/>
            <w:left w:val="none" w:sz="0" w:space="0" w:color="auto"/>
            <w:bottom w:val="none" w:sz="0" w:space="0" w:color="auto"/>
            <w:right w:val="none" w:sz="0" w:space="0" w:color="auto"/>
          </w:divBdr>
        </w:div>
        <w:div w:id="1663777817">
          <w:marLeft w:val="640"/>
          <w:marRight w:val="0"/>
          <w:marTop w:val="0"/>
          <w:marBottom w:val="0"/>
          <w:divBdr>
            <w:top w:val="none" w:sz="0" w:space="0" w:color="auto"/>
            <w:left w:val="none" w:sz="0" w:space="0" w:color="auto"/>
            <w:bottom w:val="none" w:sz="0" w:space="0" w:color="auto"/>
            <w:right w:val="none" w:sz="0" w:space="0" w:color="auto"/>
          </w:divBdr>
        </w:div>
        <w:div w:id="433592726">
          <w:marLeft w:val="640"/>
          <w:marRight w:val="0"/>
          <w:marTop w:val="0"/>
          <w:marBottom w:val="0"/>
          <w:divBdr>
            <w:top w:val="none" w:sz="0" w:space="0" w:color="auto"/>
            <w:left w:val="none" w:sz="0" w:space="0" w:color="auto"/>
            <w:bottom w:val="none" w:sz="0" w:space="0" w:color="auto"/>
            <w:right w:val="none" w:sz="0" w:space="0" w:color="auto"/>
          </w:divBdr>
        </w:div>
        <w:div w:id="293027509">
          <w:marLeft w:val="640"/>
          <w:marRight w:val="0"/>
          <w:marTop w:val="0"/>
          <w:marBottom w:val="0"/>
          <w:divBdr>
            <w:top w:val="none" w:sz="0" w:space="0" w:color="auto"/>
            <w:left w:val="none" w:sz="0" w:space="0" w:color="auto"/>
            <w:bottom w:val="none" w:sz="0" w:space="0" w:color="auto"/>
            <w:right w:val="none" w:sz="0" w:space="0" w:color="auto"/>
          </w:divBdr>
        </w:div>
        <w:div w:id="1086535253">
          <w:marLeft w:val="640"/>
          <w:marRight w:val="0"/>
          <w:marTop w:val="0"/>
          <w:marBottom w:val="0"/>
          <w:divBdr>
            <w:top w:val="none" w:sz="0" w:space="0" w:color="auto"/>
            <w:left w:val="none" w:sz="0" w:space="0" w:color="auto"/>
            <w:bottom w:val="none" w:sz="0" w:space="0" w:color="auto"/>
            <w:right w:val="none" w:sz="0" w:space="0" w:color="auto"/>
          </w:divBdr>
        </w:div>
        <w:div w:id="1849323889">
          <w:marLeft w:val="640"/>
          <w:marRight w:val="0"/>
          <w:marTop w:val="0"/>
          <w:marBottom w:val="0"/>
          <w:divBdr>
            <w:top w:val="none" w:sz="0" w:space="0" w:color="auto"/>
            <w:left w:val="none" w:sz="0" w:space="0" w:color="auto"/>
            <w:bottom w:val="none" w:sz="0" w:space="0" w:color="auto"/>
            <w:right w:val="none" w:sz="0" w:space="0" w:color="auto"/>
          </w:divBdr>
        </w:div>
        <w:div w:id="803696404">
          <w:marLeft w:val="640"/>
          <w:marRight w:val="0"/>
          <w:marTop w:val="0"/>
          <w:marBottom w:val="0"/>
          <w:divBdr>
            <w:top w:val="none" w:sz="0" w:space="0" w:color="auto"/>
            <w:left w:val="none" w:sz="0" w:space="0" w:color="auto"/>
            <w:bottom w:val="none" w:sz="0" w:space="0" w:color="auto"/>
            <w:right w:val="none" w:sz="0" w:space="0" w:color="auto"/>
          </w:divBdr>
        </w:div>
        <w:div w:id="130100263">
          <w:marLeft w:val="640"/>
          <w:marRight w:val="0"/>
          <w:marTop w:val="0"/>
          <w:marBottom w:val="0"/>
          <w:divBdr>
            <w:top w:val="none" w:sz="0" w:space="0" w:color="auto"/>
            <w:left w:val="none" w:sz="0" w:space="0" w:color="auto"/>
            <w:bottom w:val="none" w:sz="0" w:space="0" w:color="auto"/>
            <w:right w:val="none" w:sz="0" w:space="0" w:color="auto"/>
          </w:divBdr>
        </w:div>
        <w:div w:id="1887063365">
          <w:marLeft w:val="640"/>
          <w:marRight w:val="0"/>
          <w:marTop w:val="0"/>
          <w:marBottom w:val="0"/>
          <w:divBdr>
            <w:top w:val="none" w:sz="0" w:space="0" w:color="auto"/>
            <w:left w:val="none" w:sz="0" w:space="0" w:color="auto"/>
            <w:bottom w:val="none" w:sz="0" w:space="0" w:color="auto"/>
            <w:right w:val="none" w:sz="0" w:space="0" w:color="auto"/>
          </w:divBdr>
        </w:div>
        <w:div w:id="1708598938">
          <w:marLeft w:val="640"/>
          <w:marRight w:val="0"/>
          <w:marTop w:val="0"/>
          <w:marBottom w:val="0"/>
          <w:divBdr>
            <w:top w:val="none" w:sz="0" w:space="0" w:color="auto"/>
            <w:left w:val="none" w:sz="0" w:space="0" w:color="auto"/>
            <w:bottom w:val="none" w:sz="0" w:space="0" w:color="auto"/>
            <w:right w:val="none" w:sz="0" w:space="0" w:color="auto"/>
          </w:divBdr>
        </w:div>
        <w:div w:id="35084282">
          <w:marLeft w:val="640"/>
          <w:marRight w:val="0"/>
          <w:marTop w:val="0"/>
          <w:marBottom w:val="0"/>
          <w:divBdr>
            <w:top w:val="none" w:sz="0" w:space="0" w:color="auto"/>
            <w:left w:val="none" w:sz="0" w:space="0" w:color="auto"/>
            <w:bottom w:val="none" w:sz="0" w:space="0" w:color="auto"/>
            <w:right w:val="none" w:sz="0" w:space="0" w:color="auto"/>
          </w:divBdr>
        </w:div>
        <w:div w:id="861825292">
          <w:marLeft w:val="640"/>
          <w:marRight w:val="0"/>
          <w:marTop w:val="0"/>
          <w:marBottom w:val="0"/>
          <w:divBdr>
            <w:top w:val="none" w:sz="0" w:space="0" w:color="auto"/>
            <w:left w:val="none" w:sz="0" w:space="0" w:color="auto"/>
            <w:bottom w:val="none" w:sz="0" w:space="0" w:color="auto"/>
            <w:right w:val="none" w:sz="0" w:space="0" w:color="auto"/>
          </w:divBdr>
        </w:div>
        <w:div w:id="159850921">
          <w:marLeft w:val="640"/>
          <w:marRight w:val="0"/>
          <w:marTop w:val="0"/>
          <w:marBottom w:val="0"/>
          <w:divBdr>
            <w:top w:val="none" w:sz="0" w:space="0" w:color="auto"/>
            <w:left w:val="none" w:sz="0" w:space="0" w:color="auto"/>
            <w:bottom w:val="none" w:sz="0" w:space="0" w:color="auto"/>
            <w:right w:val="none" w:sz="0" w:space="0" w:color="auto"/>
          </w:divBdr>
        </w:div>
        <w:div w:id="1626889274">
          <w:marLeft w:val="640"/>
          <w:marRight w:val="0"/>
          <w:marTop w:val="0"/>
          <w:marBottom w:val="0"/>
          <w:divBdr>
            <w:top w:val="none" w:sz="0" w:space="0" w:color="auto"/>
            <w:left w:val="none" w:sz="0" w:space="0" w:color="auto"/>
            <w:bottom w:val="none" w:sz="0" w:space="0" w:color="auto"/>
            <w:right w:val="none" w:sz="0" w:space="0" w:color="auto"/>
          </w:divBdr>
        </w:div>
        <w:div w:id="1346396092">
          <w:marLeft w:val="640"/>
          <w:marRight w:val="0"/>
          <w:marTop w:val="0"/>
          <w:marBottom w:val="0"/>
          <w:divBdr>
            <w:top w:val="none" w:sz="0" w:space="0" w:color="auto"/>
            <w:left w:val="none" w:sz="0" w:space="0" w:color="auto"/>
            <w:bottom w:val="none" w:sz="0" w:space="0" w:color="auto"/>
            <w:right w:val="none" w:sz="0" w:space="0" w:color="auto"/>
          </w:divBdr>
        </w:div>
        <w:div w:id="1209099747">
          <w:marLeft w:val="640"/>
          <w:marRight w:val="0"/>
          <w:marTop w:val="0"/>
          <w:marBottom w:val="0"/>
          <w:divBdr>
            <w:top w:val="none" w:sz="0" w:space="0" w:color="auto"/>
            <w:left w:val="none" w:sz="0" w:space="0" w:color="auto"/>
            <w:bottom w:val="none" w:sz="0" w:space="0" w:color="auto"/>
            <w:right w:val="none" w:sz="0" w:space="0" w:color="auto"/>
          </w:divBdr>
        </w:div>
        <w:div w:id="1640111581">
          <w:marLeft w:val="640"/>
          <w:marRight w:val="0"/>
          <w:marTop w:val="0"/>
          <w:marBottom w:val="0"/>
          <w:divBdr>
            <w:top w:val="none" w:sz="0" w:space="0" w:color="auto"/>
            <w:left w:val="none" w:sz="0" w:space="0" w:color="auto"/>
            <w:bottom w:val="none" w:sz="0" w:space="0" w:color="auto"/>
            <w:right w:val="none" w:sz="0" w:space="0" w:color="auto"/>
          </w:divBdr>
        </w:div>
        <w:div w:id="717120815">
          <w:marLeft w:val="640"/>
          <w:marRight w:val="0"/>
          <w:marTop w:val="0"/>
          <w:marBottom w:val="0"/>
          <w:divBdr>
            <w:top w:val="none" w:sz="0" w:space="0" w:color="auto"/>
            <w:left w:val="none" w:sz="0" w:space="0" w:color="auto"/>
            <w:bottom w:val="none" w:sz="0" w:space="0" w:color="auto"/>
            <w:right w:val="none" w:sz="0" w:space="0" w:color="auto"/>
          </w:divBdr>
        </w:div>
        <w:div w:id="1667440167">
          <w:marLeft w:val="640"/>
          <w:marRight w:val="0"/>
          <w:marTop w:val="0"/>
          <w:marBottom w:val="0"/>
          <w:divBdr>
            <w:top w:val="none" w:sz="0" w:space="0" w:color="auto"/>
            <w:left w:val="none" w:sz="0" w:space="0" w:color="auto"/>
            <w:bottom w:val="none" w:sz="0" w:space="0" w:color="auto"/>
            <w:right w:val="none" w:sz="0" w:space="0" w:color="auto"/>
          </w:divBdr>
        </w:div>
        <w:div w:id="1112556777">
          <w:marLeft w:val="640"/>
          <w:marRight w:val="0"/>
          <w:marTop w:val="0"/>
          <w:marBottom w:val="0"/>
          <w:divBdr>
            <w:top w:val="none" w:sz="0" w:space="0" w:color="auto"/>
            <w:left w:val="none" w:sz="0" w:space="0" w:color="auto"/>
            <w:bottom w:val="none" w:sz="0" w:space="0" w:color="auto"/>
            <w:right w:val="none" w:sz="0" w:space="0" w:color="auto"/>
          </w:divBdr>
        </w:div>
        <w:div w:id="1250428234">
          <w:marLeft w:val="640"/>
          <w:marRight w:val="0"/>
          <w:marTop w:val="0"/>
          <w:marBottom w:val="0"/>
          <w:divBdr>
            <w:top w:val="none" w:sz="0" w:space="0" w:color="auto"/>
            <w:left w:val="none" w:sz="0" w:space="0" w:color="auto"/>
            <w:bottom w:val="none" w:sz="0" w:space="0" w:color="auto"/>
            <w:right w:val="none" w:sz="0" w:space="0" w:color="auto"/>
          </w:divBdr>
        </w:div>
        <w:div w:id="1843350719">
          <w:marLeft w:val="640"/>
          <w:marRight w:val="0"/>
          <w:marTop w:val="0"/>
          <w:marBottom w:val="0"/>
          <w:divBdr>
            <w:top w:val="none" w:sz="0" w:space="0" w:color="auto"/>
            <w:left w:val="none" w:sz="0" w:space="0" w:color="auto"/>
            <w:bottom w:val="none" w:sz="0" w:space="0" w:color="auto"/>
            <w:right w:val="none" w:sz="0" w:space="0" w:color="auto"/>
          </w:divBdr>
        </w:div>
        <w:div w:id="1771394762">
          <w:marLeft w:val="640"/>
          <w:marRight w:val="0"/>
          <w:marTop w:val="0"/>
          <w:marBottom w:val="0"/>
          <w:divBdr>
            <w:top w:val="none" w:sz="0" w:space="0" w:color="auto"/>
            <w:left w:val="none" w:sz="0" w:space="0" w:color="auto"/>
            <w:bottom w:val="none" w:sz="0" w:space="0" w:color="auto"/>
            <w:right w:val="none" w:sz="0" w:space="0" w:color="auto"/>
          </w:divBdr>
        </w:div>
        <w:div w:id="840700244">
          <w:marLeft w:val="640"/>
          <w:marRight w:val="0"/>
          <w:marTop w:val="0"/>
          <w:marBottom w:val="0"/>
          <w:divBdr>
            <w:top w:val="none" w:sz="0" w:space="0" w:color="auto"/>
            <w:left w:val="none" w:sz="0" w:space="0" w:color="auto"/>
            <w:bottom w:val="none" w:sz="0" w:space="0" w:color="auto"/>
            <w:right w:val="none" w:sz="0" w:space="0" w:color="auto"/>
          </w:divBdr>
        </w:div>
        <w:div w:id="1168211393">
          <w:marLeft w:val="640"/>
          <w:marRight w:val="0"/>
          <w:marTop w:val="0"/>
          <w:marBottom w:val="0"/>
          <w:divBdr>
            <w:top w:val="none" w:sz="0" w:space="0" w:color="auto"/>
            <w:left w:val="none" w:sz="0" w:space="0" w:color="auto"/>
            <w:bottom w:val="none" w:sz="0" w:space="0" w:color="auto"/>
            <w:right w:val="none" w:sz="0" w:space="0" w:color="auto"/>
          </w:divBdr>
        </w:div>
        <w:div w:id="154346274">
          <w:marLeft w:val="640"/>
          <w:marRight w:val="0"/>
          <w:marTop w:val="0"/>
          <w:marBottom w:val="0"/>
          <w:divBdr>
            <w:top w:val="none" w:sz="0" w:space="0" w:color="auto"/>
            <w:left w:val="none" w:sz="0" w:space="0" w:color="auto"/>
            <w:bottom w:val="none" w:sz="0" w:space="0" w:color="auto"/>
            <w:right w:val="none" w:sz="0" w:space="0" w:color="auto"/>
          </w:divBdr>
        </w:div>
        <w:div w:id="1517694848">
          <w:marLeft w:val="640"/>
          <w:marRight w:val="0"/>
          <w:marTop w:val="0"/>
          <w:marBottom w:val="0"/>
          <w:divBdr>
            <w:top w:val="none" w:sz="0" w:space="0" w:color="auto"/>
            <w:left w:val="none" w:sz="0" w:space="0" w:color="auto"/>
            <w:bottom w:val="none" w:sz="0" w:space="0" w:color="auto"/>
            <w:right w:val="none" w:sz="0" w:space="0" w:color="auto"/>
          </w:divBdr>
        </w:div>
        <w:div w:id="1201361338">
          <w:marLeft w:val="640"/>
          <w:marRight w:val="0"/>
          <w:marTop w:val="0"/>
          <w:marBottom w:val="0"/>
          <w:divBdr>
            <w:top w:val="none" w:sz="0" w:space="0" w:color="auto"/>
            <w:left w:val="none" w:sz="0" w:space="0" w:color="auto"/>
            <w:bottom w:val="none" w:sz="0" w:space="0" w:color="auto"/>
            <w:right w:val="none" w:sz="0" w:space="0" w:color="auto"/>
          </w:divBdr>
        </w:div>
        <w:div w:id="1933852972">
          <w:marLeft w:val="640"/>
          <w:marRight w:val="0"/>
          <w:marTop w:val="0"/>
          <w:marBottom w:val="0"/>
          <w:divBdr>
            <w:top w:val="none" w:sz="0" w:space="0" w:color="auto"/>
            <w:left w:val="none" w:sz="0" w:space="0" w:color="auto"/>
            <w:bottom w:val="none" w:sz="0" w:space="0" w:color="auto"/>
            <w:right w:val="none" w:sz="0" w:space="0" w:color="auto"/>
          </w:divBdr>
        </w:div>
        <w:div w:id="1476218886">
          <w:marLeft w:val="640"/>
          <w:marRight w:val="0"/>
          <w:marTop w:val="0"/>
          <w:marBottom w:val="0"/>
          <w:divBdr>
            <w:top w:val="none" w:sz="0" w:space="0" w:color="auto"/>
            <w:left w:val="none" w:sz="0" w:space="0" w:color="auto"/>
            <w:bottom w:val="none" w:sz="0" w:space="0" w:color="auto"/>
            <w:right w:val="none" w:sz="0" w:space="0" w:color="auto"/>
          </w:divBdr>
        </w:div>
        <w:div w:id="175848165">
          <w:marLeft w:val="640"/>
          <w:marRight w:val="0"/>
          <w:marTop w:val="0"/>
          <w:marBottom w:val="0"/>
          <w:divBdr>
            <w:top w:val="none" w:sz="0" w:space="0" w:color="auto"/>
            <w:left w:val="none" w:sz="0" w:space="0" w:color="auto"/>
            <w:bottom w:val="none" w:sz="0" w:space="0" w:color="auto"/>
            <w:right w:val="none" w:sz="0" w:space="0" w:color="auto"/>
          </w:divBdr>
        </w:div>
        <w:div w:id="1925336542">
          <w:marLeft w:val="640"/>
          <w:marRight w:val="0"/>
          <w:marTop w:val="0"/>
          <w:marBottom w:val="0"/>
          <w:divBdr>
            <w:top w:val="none" w:sz="0" w:space="0" w:color="auto"/>
            <w:left w:val="none" w:sz="0" w:space="0" w:color="auto"/>
            <w:bottom w:val="none" w:sz="0" w:space="0" w:color="auto"/>
            <w:right w:val="none" w:sz="0" w:space="0" w:color="auto"/>
          </w:divBdr>
        </w:div>
        <w:div w:id="1870557707">
          <w:marLeft w:val="640"/>
          <w:marRight w:val="0"/>
          <w:marTop w:val="0"/>
          <w:marBottom w:val="0"/>
          <w:divBdr>
            <w:top w:val="none" w:sz="0" w:space="0" w:color="auto"/>
            <w:left w:val="none" w:sz="0" w:space="0" w:color="auto"/>
            <w:bottom w:val="none" w:sz="0" w:space="0" w:color="auto"/>
            <w:right w:val="none" w:sz="0" w:space="0" w:color="auto"/>
          </w:divBdr>
        </w:div>
        <w:div w:id="973565236">
          <w:marLeft w:val="640"/>
          <w:marRight w:val="0"/>
          <w:marTop w:val="0"/>
          <w:marBottom w:val="0"/>
          <w:divBdr>
            <w:top w:val="none" w:sz="0" w:space="0" w:color="auto"/>
            <w:left w:val="none" w:sz="0" w:space="0" w:color="auto"/>
            <w:bottom w:val="none" w:sz="0" w:space="0" w:color="auto"/>
            <w:right w:val="none" w:sz="0" w:space="0" w:color="auto"/>
          </w:divBdr>
        </w:div>
        <w:div w:id="46102515">
          <w:marLeft w:val="640"/>
          <w:marRight w:val="0"/>
          <w:marTop w:val="0"/>
          <w:marBottom w:val="0"/>
          <w:divBdr>
            <w:top w:val="none" w:sz="0" w:space="0" w:color="auto"/>
            <w:left w:val="none" w:sz="0" w:space="0" w:color="auto"/>
            <w:bottom w:val="none" w:sz="0" w:space="0" w:color="auto"/>
            <w:right w:val="none" w:sz="0" w:space="0" w:color="auto"/>
          </w:divBdr>
        </w:div>
        <w:div w:id="1375886796">
          <w:marLeft w:val="640"/>
          <w:marRight w:val="0"/>
          <w:marTop w:val="0"/>
          <w:marBottom w:val="0"/>
          <w:divBdr>
            <w:top w:val="none" w:sz="0" w:space="0" w:color="auto"/>
            <w:left w:val="none" w:sz="0" w:space="0" w:color="auto"/>
            <w:bottom w:val="none" w:sz="0" w:space="0" w:color="auto"/>
            <w:right w:val="none" w:sz="0" w:space="0" w:color="auto"/>
          </w:divBdr>
        </w:div>
        <w:div w:id="151993623">
          <w:marLeft w:val="640"/>
          <w:marRight w:val="0"/>
          <w:marTop w:val="0"/>
          <w:marBottom w:val="0"/>
          <w:divBdr>
            <w:top w:val="none" w:sz="0" w:space="0" w:color="auto"/>
            <w:left w:val="none" w:sz="0" w:space="0" w:color="auto"/>
            <w:bottom w:val="none" w:sz="0" w:space="0" w:color="auto"/>
            <w:right w:val="none" w:sz="0" w:space="0" w:color="auto"/>
          </w:divBdr>
        </w:div>
        <w:div w:id="778448777">
          <w:marLeft w:val="640"/>
          <w:marRight w:val="0"/>
          <w:marTop w:val="0"/>
          <w:marBottom w:val="0"/>
          <w:divBdr>
            <w:top w:val="none" w:sz="0" w:space="0" w:color="auto"/>
            <w:left w:val="none" w:sz="0" w:space="0" w:color="auto"/>
            <w:bottom w:val="none" w:sz="0" w:space="0" w:color="auto"/>
            <w:right w:val="none" w:sz="0" w:space="0" w:color="auto"/>
          </w:divBdr>
        </w:div>
        <w:div w:id="622492975">
          <w:marLeft w:val="640"/>
          <w:marRight w:val="0"/>
          <w:marTop w:val="0"/>
          <w:marBottom w:val="0"/>
          <w:divBdr>
            <w:top w:val="none" w:sz="0" w:space="0" w:color="auto"/>
            <w:left w:val="none" w:sz="0" w:space="0" w:color="auto"/>
            <w:bottom w:val="none" w:sz="0" w:space="0" w:color="auto"/>
            <w:right w:val="none" w:sz="0" w:space="0" w:color="auto"/>
          </w:divBdr>
        </w:div>
        <w:div w:id="718358888">
          <w:marLeft w:val="640"/>
          <w:marRight w:val="0"/>
          <w:marTop w:val="0"/>
          <w:marBottom w:val="0"/>
          <w:divBdr>
            <w:top w:val="none" w:sz="0" w:space="0" w:color="auto"/>
            <w:left w:val="none" w:sz="0" w:space="0" w:color="auto"/>
            <w:bottom w:val="none" w:sz="0" w:space="0" w:color="auto"/>
            <w:right w:val="none" w:sz="0" w:space="0" w:color="auto"/>
          </w:divBdr>
        </w:div>
        <w:div w:id="882904969">
          <w:marLeft w:val="640"/>
          <w:marRight w:val="0"/>
          <w:marTop w:val="0"/>
          <w:marBottom w:val="0"/>
          <w:divBdr>
            <w:top w:val="none" w:sz="0" w:space="0" w:color="auto"/>
            <w:left w:val="none" w:sz="0" w:space="0" w:color="auto"/>
            <w:bottom w:val="none" w:sz="0" w:space="0" w:color="auto"/>
            <w:right w:val="none" w:sz="0" w:space="0" w:color="auto"/>
          </w:divBdr>
        </w:div>
        <w:div w:id="85809262">
          <w:marLeft w:val="640"/>
          <w:marRight w:val="0"/>
          <w:marTop w:val="0"/>
          <w:marBottom w:val="0"/>
          <w:divBdr>
            <w:top w:val="none" w:sz="0" w:space="0" w:color="auto"/>
            <w:left w:val="none" w:sz="0" w:space="0" w:color="auto"/>
            <w:bottom w:val="none" w:sz="0" w:space="0" w:color="auto"/>
            <w:right w:val="none" w:sz="0" w:space="0" w:color="auto"/>
          </w:divBdr>
        </w:div>
        <w:div w:id="365760855">
          <w:marLeft w:val="640"/>
          <w:marRight w:val="0"/>
          <w:marTop w:val="0"/>
          <w:marBottom w:val="0"/>
          <w:divBdr>
            <w:top w:val="none" w:sz="0" w:space="0" w:color="auto"/>
            <w:left w:val="none" w:sz="0" w:space="0" w:color="auto"/>
            <w:bottom w:val="none" w:sz="0" w:space="0" w:color="auto"/>
            <w:right w:val="none" w:sz="0" w:space="0" w:color="auto"/>
          </w:divBdr>
        </w:div>
      </w:divsChild>
    </w:div>
    <w:div w:id="1154373497">
      <w:bodyDiv w:val="1"/>
      <w:marLeft w:val="0"/>
      <w:marRight w:val="0"/>
      <w:marTop w:val="0"/>
      <w:marBottom w:val="0"/>
      <w:divBdr>
        <w:top w:val="none" w:sz="0" w:space="0" w:color="auto"/>
        <w:left w:val="none" w:sz="0" w:space="0" w:color="auto"/>
        <w:bottom w:val="none" w:sz="0" w:space="0" w:color="auto"/>
        <w:right w:val="none" w:sz="0" w:space="0" w:color="auto"/>
      </w:divBdr>
      <w:divsChild>
        <w:div w:id="814179290">
          <w:marLeft w:val="640"/>
          <w:marRight w:val="0"/>
          <w:marTop w:val="0"/>
          <w:marBottom w:val="0"/>
          <w:divBdr>
            <w:top w:val="none" w:sz="0" w:space="0" w:color="auto"/>
            <w:left w:val="none" w:sz="0" w:space="0" w:color="auto"/>
            <w:bottom w:val="none" w:sz="0" w:space="0" w:color="auto"/>
            <w:right w:val="none" w:sz="0" w:space="0" w:color="auto"/>
          </w:divBdr>
        </w:div>
        <w:div w:id="1344554260">
          <w:marLeft w:val="640"/>
          <w:marRight w:val="0"/>
          <w:marTop w:val="0"/>
          <w:marBottom w:val="0"/>
          <w:divBdr>
            <w:top w:val="none" w:sz="0" w:space="0" w:color="auto"/>
            <w:left w:val="none" w:sz="0" w:space="0" w:color="auto"/>
            <w:bottom w:val="none" w:sz="0" w:space="0" w:color="auto"/>
            <w:right w:val="none" w:sz="0" w:space="0" w:color="auto"/>
          </w:divBdr>
        </w:div>
        <w:div w:id="1026755764">
          <w:marLeft w:val="640"/>
          <w:marRight w:val="0"/>
          <w:marTop w:val="0"/>
          <w:marBottom w:val="0"/>
          <w:divBdr>
            <w:top w:val="none" w:sz="0" w:space="0" w:color="auto"/>
            <w:left w:val="none" w:sz="0" w:space="0" w:color="auto"/>
            <w:bottom w:val="none" w:sz="0" w:space="0" w:color="auto"/>
            <w:right w:val="none" w:sz="0" w:space="0" w:color="auto"/>
          </w:divBdr>
        </w:div>
        <w:div w:id="1890262753">
          <w:marLeft w:val="640"/>
          <w:marRight w:val="0"/>
          <w:marTop w:val="0"/>
          <w:marBottom w:val="0"/>
          <w:divBdr>
            <w:top w:val="none" w:sz="0" w:space="0" w:color="auto"/>
            <w:left w:val="none" w:sz="0" w:space="0" w:color="auto"/>
            <w:bottom w:val="none" w:sz="0" w:space="0" w:color="auto"/>
            <w:right w:val="none" w:sz="0" w:space="0" w:color="auto"/>
          </w:divBdr>
        </w:div>
        <w:div w:id="665595499">
          <w:marLeft w:val="640"/>
          <w:marRight w:val="0"/>
          <w:marTop w:val="0"/>
          <w:marBottom w:val="0"/>
          <w:divBdr>
            <w:top w:val="none" w:sz="0" w:space="0" w:color="auto"/>
            <w:left w:val="none" w:sz="0" w:space="0" w:color="auto"/>
            <w:bottom w:val="none" w:sz="0" w:space="0" w:color="auto"/>
            <w:right w:val="none" w:sz="0" w:space="0" w:color="auto"/>
          </w:divBdr>
        </w:div>
        <w:div w:id="1122457843">
          <w:marLeft w:val="640"/>
          <w:marRight w:val="0"/>
          <w:marTop w:val="0"/>
          <w:marBottom w:val="0"/>
          <w:divBdr>
            <w:top w:val="none" w:sz="0" w:space="0" w:color="auto"/>
            <w:left w:val="none" w:sz="0" w:space="0" w:color="auto"/>
            <w:bottom w:val="none" w:sz="0" w:space="0" w:color="auto"/>
            <w:right w:val="none" w:sz="0" w:space="0" w:color="auto"/>
          </w:divBdr>
        </w:div>
        <w:div w:id="2066904946">
          <w:marLeft w:val="640"/>
          <w:marRight w:val="0"/>
          <w:marTop w:val="0"/>
          <w:marBottom w:val="0"/>
          <w:divBdr>
            <w:top w:val="none" w:sz="0" w:space="0" w:color="auto"/>
            <w:left w:val="none" w:sz="0" w:space="0" w:color="auto"/>
            <w:bottom w:val="none" w:sz="0" w:space="0" w:color="auto"/>
            <w:right w:val="none" w:sz="0" w:space="0" w:color="auto"/>
          </w:divBdr>
        </w:div>
        <w:div w:id="2048329854">
          <w:marLeft w:val="640"/>
          <w:marRight w:val="0"/>
          <w:marTop w:val="0"/>
          <w:marBottom w:val="0"/>
          <w:divBdr>
            <w:top w:val="none" w:sz="0" w:space="0" w:color="auto"/>
            <w:left w:val="none" w:sz="0" w:space="0" w:color="auto"/>
            <w:bottom w:val="none" w:sz="0" w:space="0" w:color="auto"/>
            <w:right w:val="none" w:sz="0" w:space="0" w:color="auto"/>
          </w:divBdr>
        </w:div>
        <w:div w:id="1458714762">
          <w:marLeft w:val="640"/>
          <w:marRight w:val="0"/>
          <w:marTop w:val="0"/>
          <w:marBottom w:val="0"/>
          <w:divBdr>
            <w:top w:val="none" w:sz="0" w:space="0" w:color="auto"/>
            <w:left w:val="none" w:sz="0" w:space="0" w:color="auto"/>
            <w:bottom w:val="none" w:sz="0" w:space="0" w:color="auto"/>
            <w:right w:val="none" w:sz="0" w:space="0" w:color="auto"/>
          </w:divBdr>
        </w:div>
        <w:div w:id="449667404">
          <w:marLeft w:val="640"/>
          <w:marRight w:val="0"/>
          <w:marTop w:val="0"/>
          <w:marBottom w:val="0"/>
          <w:divBdr>
            <w:top w:val="none" w:sz="0" w:space="0" w:color="auto"/>
            <w:left w:val="none" w:sz="0" w:space="0" w:color="auto"/>
            <w:bottom w:val="none" w:sz="0" w:space="0" w:color="auto"/>
            <w:right w:val="none" w:sz="0" w:space="0" w:color="auto"/>
          </w:divBdr>
        </w:div>
        <w:div w:id="1251625500">
          <w:marLeft w:val="640"/>
          <w:marRight w:val="0"/>
          <w:marTop w:val="0"/>
          <w:marBottom w:val="0"/>
          <w:divBdr>
            <w:top w:val="none" w:sz="0" w:space="0" w:color="auto"/>
            <w:left w:val="none" w:sz="0" w:space="0" w:color="auto"/>
            <w:bottom w:val="none" w:sz="0" w:space="0" w:color="auto"/>
            <w:right w:val="none" w:sz="0" w:space="0" w:color="auto"/>
          </w:divBdr>
        </w:div>
        <w:div w:id="542059000">
          <w:marLeft w:val="640"/>
          <w:marRight w:val="0"/>
          <w:marTop w:val="0"/>
          <w:marBottom w:val="0"/>
          <w:divBdr>
            <w:top w:val="none" w:sz="0" w:space="0" w:color="auto"/>
            <w:left w:val="none" w:sz="0" w:space="0" w:color="auto"/>
            <w:bottom w:val="none" w:sz="0" w:space="0" w:color="auto"/>
            <w:right w:val="none" w:sz="0" w:space="0" w:color="auto"/>
          </w:divBdr>
        </w:div>
        <w:div w:id="464665550">
          <w:marLeft w:val="640"/>
          <w:marRight w:val="0"/>
          <w:marTop w:val="0"/>
          <w:marBottom w:val="0"/>
          <w:divBdr>
            <w:top w:val="none" w:sz="0" w:space="0" w:color="auto"/>
            <w:left w:val="none" w:sz="0" w:space="0" w:color="auto"/>
            <w:bottom w:val="none" w:sz="0" w:space="0" w:color="auto"/>
            <w:right w:val="none" w:sz="0" w:space="0" w:color="auto"/>
          </w:divBdr>
        </w:div>
        <w:div w:id="2017609178">
          <w:marLeft w:val="640"/>
          <w:marRight w:val="0"/>
          <w:marTop w:val="0"/>
          <w:marBottom w:val="0"/>
          <w:divBdr>
            <w:top w:val="none" w:sz="0" w:space="0" w:color="auto"/>
            <w:left w:val="none" w:sz="0" w:space="0" w:color="auto"/>
            <w:bottom w:val="none" w:sz="0" w:space="0" w:color="auto"/>
            <w:right w:val="none" w:sz="0" w:space="0" w:color="auto"/>
          </w:divBdr>
        </w:div>
        <w:div w:id="1762682450">
          <w:marLeft w:val="640"/>
          <w:marRight w:val="0"/>
          <w:marTop w:val="0"/>
          <w:marBottom w:val="0"/>
          <w:divBdr>
            <w:top w:val="none" w:sz="0" w:space="0" w:color="auto"/>
            <w:left w:val="none" w:sz="0" w:space="0" w:color="auto"/>
            <w:bottom w:val="none" w:sz="0" w:space="0" w:color="auto"/>
            <w:right w:val="none" w:sz="0" w:space="0" w:color="auto"/>
          </w:divBdr>
        </w:div>
        <w:div w:id="1893344117">
          <w:marLeft w:val="640"/>
          <w:marRight w:val="0"/>
          <w:marTop w:val="0"/>
          <w:marBottom w:val="0"/>
          <w:divBdr>
            <w:top w:val="none" w:sz="0" w:space="0" w:color="auto"/>
            <w:left w:val="none" w:sz="0" w:space="0" w:color="auto"/>
            <w:bottom w:val="none" w:sz="0" w:space="0" w:color="auto"/>
            <w:right w:val="none" w:sz="0" w:space="0" w:color="auto"/>
          </w:divBdr>
        </w:div>
        <w:div w:id="1107654715">
          <w:marLeft w:val="640"/>
          <w:marRight w:val="0"/>
          <w:marTop w:val="0"/>
          <w:marBottom w:val="0"/>
          <w:divBdr>
            <w:top w:val="none" w:sz="0" w:space="0" w:color="auto"/>
            <w:left w:val="none" w:sz="0" w:space="0" w:color="auto"/>
            <w:bottom w:val="none" w:sz="0" w:space="0" w:color="auto"/>
            <w:right w:val="none" w:sz="0" w:space="0" w:color="auto"/>
          </w:divBdr>
        </w:div>
        <w:div w:id="174852907">
          <w:marLeft w:val="640"/>
          <w:marRight w:val="0"/>
          <w:marTop w:val="0"/>
          <w:marBottom w:val="0"/>
          <w:divBdr>
            <w:top w:val="none" w:sz="0" w:space="0" w:color="auto"/>
            <w:left w:val="none" w:sz="0" w:space="0" w:color="auto"/>
            <w:bottom w:val="none" w:sz="0" w:space="0" w:color="auto"/>
            <w:right w:val="none" w:sz="0" w:space="0" w:color="auto"/>
          </w:divBdr>
        </w:div>
        <w:div w:id="2079135027">
          <w:marLeft w:val="640"/>
          <w:marRight w:val="0"/>
          <w:marTop w:val="0"/>
          <w:marBottom w:val="0"/>
          <w:divBdr>
            <w:top w:val="none" w:sz="0" w:space="0" w:color="auto"/>
            <w:left w:val="none" w:sz="0" w:space="0" w:color="auto"/>
            <w:bottom w:val="none" w:sz="0" w:space="0" w:color="auto"/>
            <w:right w:val="none" w:sz="0" w:space="0" w:color="auto"/>
          </w:divBdr>
        </w:div>
        <w:div w:id="1477643574">
          <w:marLeft w:val="640"/>
          <w:marRight w:val="0"/>
          <w:marTop w:val="0"/>
          <w:marBottom w:val="0"/>
          <w:divBdr>
            <w:top w:val="none" w:sz="0" w:space="0" w:color="auto"/>
            <w:left w:val="none" w:sz="0" w:space="0" w:color="auto"/>
            <w:bottom w:val="none" w:sz="0" w:space="0" w:color="auto"/>
            <w:right w:val="none" w:sz="0" w:space="0" w:color="auto"/>
          </w:divBdr>
        </w:div>
        <w:div w:id="1232544126">
          <w:marLeft w:val="640"/>
          <w:marRight w:val="0"/>
          <w:marTop w:val="0"/>
          <w:marBottom w:val="0"/>
          <w:divBdr>
            <w:top w:val="none" w:sz="0" w:space="0" w:color="auto"/>
            <w:left w:val="none" w:sz="0" w:space="0" w:color="auto"/>
            <w:bottom w:val="none" w:sz="0" w:space="0" w:color="auto"/>
            <w:right w:val="none" w:sz="0" w:space="0" w:color="auto"/>
          </w:divBdr>
        </w:div>
        <w:div w:id="1843544210">
          <w:marLeft w:val="640"/>
          <w:marRight w:val="0"/>
          <w:marTop w:val="0"/>
          <w:marBottom w:val="0"/>
          <w:divBdr>
            <w:top w:val="none" w:sz="0" w:space="0" w:color="auto"/>
            <w:left w:val="none" w:sz="0" w:space="0" w:color="auto"/>
            <w:bottom w:val="none" w:sz="0" w:space="0" w:color="auto"/>
            <w:right w:val="none" w:sz="0" w:space="0" w:color="auto"/>
          </w:divBdr>
        </w:div>
        <w:div w:id="938686179">
          <w:marLeft w:val="640"/>
          <w:marRight w:val="0"/>
          <w:marTop w:val="0"/>
          <w:marBottom w:val="0"/>
          <w:divBdr>
            <w:top w:val="none" w:sz="0" w:space="0" w:color="auto"/>
            <w:left w:val="none" w:sz="0" w:space="0" w:color="auto"/>
            <w:bottom w:val="none" w:sz="0" w:space="0" w:color="auto"/>
            <w:right w:val="none" w:sz="0" w:space="0" w:color="auto"/>
          </w:divBdr>
        </w:div>
        <w:div w:id="1169254349">
          <w:marLeft w:val="640"/>
          <w:marRight w:val="0"/>
          <w:marTop w:val="0"/>
          <w:marBottom w:val="0"/>
          <w:divBdr>
            <w:top w:val="none" w:sz="0" w:space="0" w:color="auto"/>
            <w:left w:val="none" w:sz="0" w:space="0" w:color="auto"/>
            <w:bottom w:val="none" w:sz="0" w:space="0" w:color="auto"/>
            <w:right w:val="none" w:sz="0" w:space="0" w:color="auto"/>
          </w:divBdr>
        </w:div>
        <w:div w:id="1016731887">
          <w:marLeft w:val="640"/>
          <w:marRight w:val="0"/>
          <w:marTop w:val="0"/>
          <w:marBottom w:val="0"/>
          <w:divBdr>
            <w:top w:val="none" w:sz="0" w:space="0" w:color="auto"/>
            <w:left w:val="none" w:sz="0" w:space="0" w:color="auto"/>
            <w:bottom w:val="none" w:sz="0" w:space="0" w:color="auto"/>
            <w:right w:val="none" w:sz="0" w:space="0" w:color="auto"/>
          </w:divBdr>
        </w:div>
        <w:div w:id="251620712">
          <w:marLeft w:val="640"/>
          <w:marRight w:val="0"/>
          <w:marTop w:val="0"/>
          <w:marBottom w:val="0"/>
          <w:divBdr>
            <w:top w:val="none" w:sz="0" w:space="0" w:color="auto"/>
            <w:left w:val="none" w:sz="0" w:space="0" w:color="auto"/>
            <w:bottom w:val="none" w:sz="0" w:space="0" w:color="auto"/>
            <w:right w:val="none" w:sz="0" w:space="0" w:color="auto"/>
          </w:divBdr>
        </w:div>
        <w:div w:id="1592930882">
          <w:marLeft w:val="640"/>
          <w:marRight w:val="0"/>
          <w:marTop w:val="0"/>
          <w:marBottom w:val="0"/>
          <w:divBdr>
            <w:top w:val="none" w:sz="0" w:space="0" w:color="auto"/>
            <w:left w:val="none" w:sz="0" w:space="0" w:color="auto"/>
            <w:bottom w:val="none" w:sz="0" w:space="0" w:color="auto"/>
            <w:right w:val="none" w:sz="0" w:space="0" w:color="auto"/>
          </w:divBdr>
        </w:div>
        <w:div w:id="733815495">
          <w:marLeft w:val="640"/>
          <w:marRight w:val="0"/>
          <w:marTop w:val="0"/>
          <w:marBottom w:val="0"/>
          <w:divBdr>
            <w:top w:val="none" w:sz="0" w:space="0" w:color="auto"/>
            <w:left w:val="none" w:sz="0" w:space="0" w:color="auto"/>
            <w:bottom w:val="none" w:sz="0" w:space="0" w:color="auto"/>
            <w:right w:val="none" w:sz="0" w:space="0" w:color="auto"/>
          </w:divBdr>
        </w:div>
        <w:div w:id="813571205">
          <w:marLeft w:val="640"/>
          <w:marRight w:val="0"/>
          <w:marTop w:val="0"/>
          <w:marBottom w:val="0"/>
          <w:divBdr>
            <w:top w:val="none" w:sz="0" w:space="0" w:color="auto"/>
            <w:left w:val="none" w:sz="0" w:space="0" w:color="auto"/>
            <w:bottom w:val="none" w:sz="0" w:space="0" w:color="auto"/>
            <w:right w:val="none" w:sz="0" w:space="0" w:color="auto"/>
          </w:divBdr>
        </w:div>
        <w:div w:id="840390732">
          <w:marLeft w:val="640"/>
          <w:marRight w:val="0"/>
          <w:marTop w:val="0"/>
          <w:marBottom w:val="0"/>
          <w:divBdr>
            <w:top w:val="none" w:sz="0" w:space="0" w:color="auto"/>
            <w:left w:val="none" w:sz="0" w:space="0" w:color="auto"/>
            <w:bottom w:val="none" w:sz="0" w:space="0" w:color="auto"/>
            <w:right w:val="none" w:sz="0" w:space="0" w:color="auto"/>
          </w:divBdr>
        </w:div>
        <w:div w:id="80221445">
          <w:marLeft w:val="640"/>
          <w:marRight w:val="0"/>
          <w:marTop w:val="0"/>
          <w:marBottom w:val="0"/>
          <w:divBdr>
            <w:top w:val="none" w:sz="0" w:space="0" w:color="auto"/>
            <w:left w:val="none" w:sz="0" w:space="0" w:color="auto"/>
            <w:bottom w:val="none" w:sz="0" w:space="0" w:color="auto"/>
            <w:right w:val="none" w:sz="0" w:space="0" w:color="auto"/>
          </w:divBdr>
        </w:div>
        <w:div w:id="1702169439">
          <w:marLeft w:val="640"/>
          <w:marRight w:val="0"/>
          <w:marTop w:val="0"/>
          <w:marBottom w:val="0"/>
          <w:divBdr>
            <w:top w:val="none" w:sz="0" w:space="0" w:color="auto"/>
            <w:left w:val="none" w:sz="0" w:space="0" w:color="auto"/>
            <w:bottom w:val="none" w:sz="0" w:space="0" w:color="auto"/>
            <w:right w:val="none" w:sz="0" w:space="0" w:color="auto"/>
          </w:divBdr>
        </w:div>
        <w:div w:id="1327898292">
          <w:marLeft w:val="640"/>
          <w:marRight w:val="0"/>
          <w:marTop w:val="0"/>
          <w:marBottom w:val="0"/>
          <w:divBdr>
            <w:top w:val="none" w:sz="0" w:space="0" w:color="auto"/>
            <w:left w:val="none" w:sz="0" w:space="0" w:color="auto"/>
            <w:bottom w:val="none" w:sz="0" w:space="0" w:color="auto"/>
            <w:right w:val="none" w:sz="0" w:space="0" w:color="auto"/>
          </w:divBdr>
        </w:div>
        <w:div w:id="1757558690">
          <w:marLeft w:val="640"/>
          <w:marRight w:val="0"/>
          <w:marTop w:val="0"/>
          <w:marBottom w:val="0"/>
          <w:divBdr>
            <w:top w:val="none" w:sz="0" w:space="0" w:color="auto"/>
            <w:left w:val="none" w:sz="0" w:space="0" w:color="auto"/>
            <w:bottom w:val="none" w:sz="0" w:space="0" w:color="auto"/>
            <w:right w:val="none" w:sz="0" w:space="0" w:color="auto"/>
          </w:divBdr>
        </w:div>
        <w:div w:id="1780295046">
          <w:marLeft w:val="640"/>
          <w:marRight w:val="0"/>
          <w:marTop w:val="0"/>
          <w:marBottom w:val="0"/>
          <w:divBdr>
            <w:top w:val="none" w:sz="0" w:space="0" w:color="auto"/>
            <w:left w:val="none" w:sz="0" w:space="0" w:color="auto"/>
            <w:bottom w:val="none" w:sz="0" w:space="0" w:color="auto"/>
            <w:right w:val="none" w:sz="0" w:space="0" w:color="auto"/>
          </w:divBdr>
        </w:div>
        <w:div w:id="558714625">
          <w:marLeft w:val="640"/>
          <w:marRight w:val="0"/>
          <w:marTop w:val="0"/>
          <w:marBottom w:val="0"/>
          <w:divBdr>
            <w:top w:val="none" w:sz="0" w:space="0" w:color="auto"/>
            <w:left w:val="none" w:sz="0" w:space="0" w:color="auto"/>
            <w:bottom w:val="none" w:sz="0" w:space="0" w:color="auto"/>
            <w:right w:val="none" w:sz="0" w:space="0" w:color="auto"/>
          </w:divBdr>
        </w:div>
        <w:div w:id="2093887993">
          <w:marLeft w:val="640"/>
          <w:marRight w:val="0"/>
          <w:marTop w:val="0"/>
          <w:marBottom w:val="0"/>
          <w:divBdr>
            <w:top w:val="none" w:sz="0" w:space="0" w:color="auto"/>
            <w:left w:val="none" w:sz="0" w:space="0" w:color="auto"/>
            <w:bottom w:val="none" w:sz="0" w:space="0" w:color="auto"/>
            <w:right w:val="none" w:sz="0" w:space="0" w:color="auto"/>
          </w:divBdr>
        </w:div>
        <w:div w:id="668993654">
          <w:marLeft w:val="640"/>
          <w:marRight w:val="0"/>
          <w:marTop w:val="0"/>
          <w:marBottom w:val="0"/>
          <w:divBdr>
            <w:top w:val="none" w:sz="0" w:space="0" w:color="auto"/>
            <w:left w:val="none" w:sz="0" w:space="0" w:color="auto"/>
            <w:bottom w:val="none" w:sz="0" w:space="0" w:color="auto"/>
            <w:right w:val="none" w:sz="0" w:space="0" w:color="auto"/>
          </w:divBdr>
        </w:div>
        <w:div w:id="641076715">
          <w:marLeft w:val="640"/>
          <w:marRight w:val="0"/>
          <w:marTop w:val="0"/>
          <w:marBottom w:val="0"/>
          <w:divBdr>
            <w:top w:val="none" w:sz="0" w:space="0" w:color="auto"/>
            <w:left w:val="none" w:sz="0" w:space="0" w:color="auto"/>
            <w:bottom w:val="none" w:sz="0" w:space="0" w:color="auto"/>
            <w:right w:val="none" w:sz="0" w:space="0" w:color="auto"/>
          </w:divBdr>
        </w:div>
        <w:div w:id="2065367504">
          <w:marLeft w:val="640"/>
          <w:marRight w:val="0"/>
          <w:marTop w:val="0"/>
          <w:marBottom w:val="0"/>
          <w:divBdr>
            <w:top w:val="none" w:sz="0" w:space="0" w:color="auto"/>
            <w:left w:val="none" w:sz="0" w:space="0" w:color="auto"/>
            <w:bottom w:val="none" w:sz="0" w:space="0" w:color="auto"/>
            <w:right w:val="none" w:sz="0" w:space="0" w:color="auto"/>
          </w:divBdr>
        </w:div>
        <w:div w:id="351535827">
          <w:marLeft w:val="640"/>
          <w:marRight w:val="0"/>
          <w:marTop w:val="0"/>
          <w:marBottom w:val="0"/>
          <w:divBdr>
            <w:top w:val="none" w:sz="0" w:space="0" w:color="auto"/>
            <w:left w:val="none" w:sz="0" w:space="0" w:color="auto"/>
            <w:bottom w:val="none" w:sz="0" w:space="0" w:color="auto"/>
            <w:right w:val="none" w:sz="0" w:space="0" w:color="auto"/>
          </w:divBdr>
        </w:div>
        <w:div w:id="1563059622">
          <w:marLeft w:val="640"/>
          <w:marRight w:val="0"/>
          <w:marTop w:val="0"/>
          <w:marBottom w:val="0"/>
          <w:divBdr>
            <w:top w:val="none" w:sz="0" w:space="0" w:color="auto"/>
            <w:left w:val="none" w:sz="0" w:space="0" w:color="auto"/>
            <w:bottom w:val="none" w:sz="0" w:space="0" w:color="auto"/>
            <w:right w:val="none" w:sz="0" w:space="0" w:color="auto"/>
          </w:divBdr>
        </w:div>
        <w:div w:id="1089081540">
          <w:marLeft w:val="640"/>
          <w:marRight w:val="0"/>
          <w:marTop w:val="0"/>
          <w:marBottom w:val="0"/>
          <w:divBdr>
            <w:top w:val="none" w:sz="0" w:space="0" w:color="auto"/>
            <w:left w:val="none" w:sz="0" w:space="0" w:color="auto"/>
            <w:bottom w:val="none" w:sz="0" w:space="0" w:color="auto"/>
            <w:right w:val="none" w:sz="0" w:space="0" w:color="auto"/>
          </w:divBdr>
        </w:div>
        <w:div w:id="1115756123">
          <w:marLeft w:val="640"/>
          <w:marRight w:val="0"/>
          <w:marTop w:val="0"/>
          <w:marBottom w:val="0"/>
          <w:divBdr>
            <w:top w:val="none" w:sz="0" w:space="0" w:color="auto"/>
            <w:left w:val="none" w:sz="0" w:space="0" w:color="auto"/>
            <w:bottom w:val="none" w:sz="0" w:space="0" w:color="auto"/>
            <w:right w:val="none" w:sz="0" w:space="0" w:color="auto"/>
          </w:divBdr>
        </w:div>
        <w:div w:id="679045712">
          <w:marLeft w:val="640"/>
          <w:marRight w:val="0"/>
          <w:marTop w:val="0"/>
          <w:marBottom w:val="0"/>
          <w:divBdr>
            <w:top w:val="none" w:sz="0" w:space="0" w:color="auto"/>
            <w:left w:val="none" w:sz="0" w:space="0" w:color="auto"/>
            <w:bottom w:val="none" w:sz="0" w:space="0" w:color="auto"/>
            <w:right w:val="none" w:sz="0" w:space="0" w:color="auto"/>
          </w:divBdr>
        </w:div>
        <w:div w:id="929045521">
          <w:marLeft w:val="640"/>
          <w:marRight w:val="0"/>
          <w:marTop w:val="0"/>
          <w:marBottom w:val="0"/>
          <w:divBdr>
            <w:top w:val="none" w:sz="0" w:space="0" w:color="auto"/>
            <w:left w:val="none" w:sz="0" w:space="0" w:color="auto"/>
            <w:bottom w:val="none" w:sz="0" w:space="0" w:color="auto"/>
            <w:right w:val="none" w:sz="0" w:space="0" w:color="auto"/>
          </w:divBdr>
        </w:div>
        <w:div w:id="1139493606">
          <w:marLeft w:val="640"/>
          <w:marRight w:val="0"/>
          <w:marTop w:val="0"/>
          <w:marBottom w:val="0"/>
          <w:divBdr>
            <w:top w:val="none" w:sz="0" w:space="0" w:color="auto"/>
            <w:left w:val="none" w:sz="0" w:space="0" w:color="auto"/>
            <w:bottom w:val="none" w:sz="0" w:space="0" w:color="auto"/>
            <w:right w:val="none" w:sz="0" w:space="0" w:color="auto"/>
          </w:divBdr>
        </w:div>
        <w:div w:id="1977099960">
          <w:marLeft w:val="640"/>
          <w:marRight w:val="0"/>
          <w:marTop w:val="0"/>
          <w:marBottom w:val="0"/>
          <w:divBdr>
            <w:top w:val="none" w:sz="0" w:space="0" w:color="auto"/>
            <w:left w:val="none" w:sz="0" w:space="0" w:color="auto"/>
            <w:bottom w:val="none" w:sz="0" w:space="0" w:color="auto"/>
            <w:right w:val="none" w:sz="0" w:space="0" w:color="auto"/>
          </w:divBdr>
        </w:div>
        <w:div w:id="2068139122">
          <w:marLeft w:val="640"/>
          <w:marRight w:val="0"/>
          <w:marTop w:val="0"/>
          <w:marBottom w:val="0"/>
          <w:divBdr>
            <w:top w:val="none" w:sz="0" w:space="0" w:color="auto"/>
            <w:left w:val="none" w:sz="0" w:space="0" w:color="auto"/>
            <w:bottom w:val="none" w:sz="0" w:space="0" w:color="auto"/>
            <w:right w:val="none" w:sz="0" w:space="0" w:color="auto"/>
          </w:divBdr>
        </w:div>
        <w:div w:id="1168786602">
          <w:marLeft w:val="640"/>
          <w:marRight w:val="0"/>
          <w:marTop w:val="0"/>
          <w:marBottom w:val="0"/>
          <w:divBdr>
            <w:top w:val="none" w:sz="0" w:space="0" w:color="auto"/>
            <w:left w:val="none" w:sz="0" w:space="0" w:color="auto"/>
            <w:bottom w:val="none" w:sz="0" w:space="0" w:color="auto"/>
            <w:right w:val="none" w:sz="0" w:space="0" w:color="auto"/>
          </w:divBdr>
        </w:div>
        <w:div w:id="1017192558">
          <w:marLeft w:val="640"/>
          <w:marRight w:val="0"/>
          <w:marTop w:val="0"/>
          <w:marBottom w:val="0"/>
          <w:divBdr>
            <w:top w:val="none" w:sz="0" w:space="0" w:color="auto"/>
            <w:left w:val="none" w:sz="0" w:space="0" w:color="auto"/>
            <w:bottom w:val="none" w:sz="0" w:space="0" w:color="auto"/>
            <w:right w:val="none" w:sz="0" w:space="0" w:color="auto"/>
          </w:divBdr>
        </w:div>
        <w:div w:id="534538410">
          <w:marLeft w:val="640"/>
          <w:marRight w:val="0"/>
          <w:marTop w:val="0"/>
          <w:marBottom w:val="0"/>
          <w:divBdr>
            <w:top w:val="none" w:sz="0" w:space="0" w:color="auto"/>
            <w:left w:val="none" w:sz="0" w:space="0" w:color="auto"/>
            <w:bottom w:val="none" w:sz="0" w:space="0" w:color="auto"/>
            <w:right w:val="none" w:sz="0" w:space="0" w:color="auto"/>
          </w:divBdr>
        </w:div>
        <w:div w:id="2037190250">
          <w:marLeft w:val="640"/>
          <w:marRight w:val="0"/>
          <w:marTop w:val="0"/>
          <w:marBottom w:val="0"/>
          <w:divBdr>
            <w:top w:val="none" w:sz="0" w:space="0" w:color="auto"/>
            <w:left w:val="none" w:sz="0" w:space="0" w:color="auto"/>
            <w:bottom w:val="none" w:sz="0" w:space="0" w:color="auto"/>
            <w:right w:val="none" w:sz="0" w:space="0" w:color="auto"/>
          </w:divBdr>
        </w:div>
        <w:div w:id="255482318">
          <w:marLeft w:val="640"/>
          <w:marRight w:val="0"/>
          <w:marTop w:val="0"/>
          <w:marBottom w:val="0"/>
          <w:divBdr>
            <w:top w:val="none" w:sz="0" w:space="0" w:color="auto"/>
            <w:left w:val="none" w:sz="0" w:space="0" w:color="auto"/>
            <w:bottom w:val="none" w:sz="0" w:space="0" w:color="auto"/>
            <w:right w:val="none" w:sz="0" w:space="0" w:color="auto"/>
          </w:divBdr>
        </w:div>
        <w:div w:id="1349914458">
          <w:marLeft w:val="640"/>
          <w:marRight w:val="0"/>
          <w:marTop w:val="0"/>
          <w:marBottom w:val="0"/>
          <w:divBdr>
            <w:top w:val="none" w:sz="0" w:space="0" w:color="auto"/>
            <w:left w:val="none" w:sz="0" w:space="0" w:color="auto"/>
            <w:bottom w:val="none" w:sz="0" w:space="0" w:color="auto"/>
            <w:right w:val="none" w:sz="0" w:space="0" w:color="auto"/>
          </w:divBdr>
        </w:div>
        <w:div w:id="104814755">
          <w:marLeft w:val="640"/>
          <w:marRight w:val="0"/>
          <w:marTop w:val="0"/>
          <w:marBottom w:val="0"/>
          <w:divBdr>
            <w:top w:val="none" w:sz="0" w:space="0" w:color="auto"/>
            <w:left w:val="none" w:sz="0" w:space="0" w:color="auto"/>
            <w:bottom w:val="none" w:sz="0" w:space="0" w:color="auto"/>
            <w:right w:val="none" w:sz="0" w:space="0" w:color="auto"/>
          </w:divBdr>
        </w:div>
        <w:div w:id="376588063">
          <w:marLeft w:val="640"/>
          <w:marRight w:val="0"/>
          <w:marTop w:val="0"/>
          <w:marBottom w:val="0"/>
          <w:divBdr>
            <w:top w:val="none" w:sz="0" w:space="0" w:color="auto"/>
            <w:left w:val="none" w:sz="0" w:space="0" w:color="auto"/>
            <w:bottom w:val="none" w:sz="0" w:space="0" w:color="auto"/>
            <w:right w:val="none" w:sz="0" w:space="0" w:color="auto"/>
          </w:divBdr>
        </w:div>
        <w:div w:id="223371532">
          <w:marLeft w:val="640"/>
          <w:marRight w:val="0"/>
          <w:marTop w:val="0"/>
          <w:marBottom w:val="0"/>
          <w:divBdr>
            <w:top w:val="none" w:sz="0" w:space="0" w:color="auto"/>
            <w:left w:val="none" w:sz="0" w:space="0" w:color="auto"/>
            <w:bottom w:val="none" w:sz="0" w:space="0" w:color="auto"/>
            <w:right w:val="none" w:sz="0" w:space="0" w:color="auto"/>
          </w:divBdr>
        </w:div>
        <w:div w:id="1052539927">
          <w:marLeft w:val="640"/>
          <w:marRight w:val="0"/>
          <w:marTop w:val="0"/>
          <w:marBottom w:val="0"/>
          <w:divBdr>
            <w:top w:val="none" w:sz="0" w:space="0" w:color="auto"/>
            <w:left w:val="none" w:sz="0" w:space="0" w:color="auto"/>
            <w:bottom w:val="none" w:sz="0" w:space="0" w:color="auto"/>
            <w:right w:val="none" w:sz="0" w:space="0" w:color="auto"/>
          </w:divBdr>
        </w:div>
        <w:div w:id="604772390">
          <w:marLeft w:val="640"/>
          <w:marRight w:val="0"/>
          <w:marTop w:val="0"/>
          <w:marBottom w:val="0"/>
          <w:divBdr>
            <w:top w:val="none" w:sz="0" w:space="0" w:color="auto"/>
            <w:left w:val="none" w:sz="0" w:space="0" w:color="auto"/>
            <w:bottom w:val="none" w:sz="0" w:space="0" w:color="auto"/>
            <w:right w:val="none" w:sz="0" w:space="0" w:color="auto"/>
          </w:divBdr>
        </w:div>
        <w:div w:id="2041587786">
          <w:marLeft w:val="640"/>
          <w:marRight w:val="0"/>
          <w:marTop w:val="0"/>
          <w:marBottom w:val="0"/>
          <w:divBdr>
            <w:top w:val="none" w:sz="0" w:space="0" w:color="auto"/>
            <w:left w:val="none" w:sz="0" w:space="0" w:color="auto"/>
            <w:bottom w:val="none" w:sz="0" w:space="0" w:color="auto"/>
            <w:right w:val="none" w:sz="0" w:space="0" w:color="auto"/>
          </w:divBdr>
        </w:div>
        <w:div w:id="859592018">
          <w:marLeft w:val="640"/>
          <w:marRight w:val="0"/>
          <w:marTop w:val="0"/>
          <w:marBottom w:val="0"/>
          <w:divBdr>
            <w:top w:val="none" w:sz="0" w:space="0" w:color="auto"/>
            <w:left w:val="none" w:sz="0" w:space="0" w:color="auto"/>
            <w:bottom w:val="none" w:sz="0" w:space="0" w:color="auto"/>
            <w:right w:val="none" w:sz="0" w:space="0" w:color="auto"/>
          </w:divBdr>
        </w:div>
        <w:div w:id="1196844762">
          <w:marLeft w:val="640"/>
          <w:marRight w:val="0"/>
          <w:marTop w:val="0"/>
          <w:marBottom w:val="0"/>
          <w:divBdr>
            <w:top w:val="none" w:sz="0" w:space="0" w:color="auto"/>
            <w:left w:val="none" w:sz="0" w:space="0" w:color="auto"/>
            <w:bottom w:val="none" w:sz="0" w:space="0" w:color="auto"/>
            <w:right w:val="none" w:sz="0" w:space="0" w:color="auto"/>
          </w:divBdr>
        </w:div>
        <w:div w:id="1881084406">
          <w:marLeft w:val="640"/>
          <w:marRight w:val="0"/>
          <w:marTop w:val="0"/>
          <w:marBottom w:val="0"/>
          <w:divBdr>
            <w:top w:val="none" w:sz="0" w:space="0" w:color="auto"/>
            <w:left w:val="none" w:sz="0" w:space="0" w:color="auto"/>
            <w:bottom w:val="none" w:sz="0" w:space="0" w:color="auto"/>
            <w:right w:val="none" w:sz="0" w:space="0" w:color="auto"/>
          </w:divBdr>
        </w:div>
        <w:div w:id="400250360">
          <w:marLeft w:val="640"/>
          <w:marRight w:val="0"/>
          <w:marTop w:val="0"/>
          <w:marBottom w:val="0"/>
          <w:divBdr>
            <w:top w:val="none" w:sz="0" w:space="0" w:color="auto"/>
            <w:left w:val="none" w:sz="0" w:space="0" w:color="auto"/>
            <w:bottom w:val="none" w:sz="0" w:space="0" w:color="auto"/>
            <w:right w:val="none" w:sz="0" w:space="0" w:color="auto"/>
          </w:divBdr>
        </w:div>
        <w:div w:id="1040520898">
          <w:marLeft w:val="640"/>
          <w:marRight w:val="0"/>
          <w:marTop w:val="0"/>
          <w:marBottom w:val="0"/>
          <w:divBdr>
            <w:top w:val="none" w:sz="0" w:space="0" w:color="auto"/>
            <w:left w:val="none" w:sz="0" w:space="0" w:color="auto"/>
            <w:bottom w:val="none" w:sz="0" w:space="0" w:color="auto"/>
            <w:right w:val="none" w:sz="0" w:space="0" w:color="auto"/>
          </w:divBdr>
        </w:div>
        <w:div w:id="508179656">
          <w:marLeft w:val="640"/>
          <w:marRight w:val="0"/>
          <w:marTop w:val="0"/>
          <w:marBottom w:val="0"/>
          <w:divBdr>
            <w:top w:val="none" w:sz="0" w:space="0" w:color="auto"/>
            <w:left w:val="none" w:sz="0" w:space="0" w:color="auto"/>
            <w:bottom w:val="none" w:sz="0" w:space="0" w:color="auto"/>
            <w:right w:val="none" w:sz="0" w:space="0" w:color="auto"/>
          </w:divBdr>
        </w:div>
        <w:div w:id="2145392669">
          <w:marLeft w:val="640"/>
          <w:marRight w:val="0"/>
          <w:marTop w:val="0"/>
          <w:marBottom w:val="0"/>
          <w:divBdr>
            <w:top w:val="none" w:sz="0" w:space="0" w:color="auto"/>
            <w:left w:val="none" w:sz="0" w:space="0" w:color="auto"/>
            <w:bottom w:val="none" w:sz="0" w:space="0" w:color="auto"/>
            <w:right w:val="none" w:sz="0" w:space="0" w:color="auto"/>
          </w:divBdr>
        </w:div>
        <w:div w:id="432868768">
          <w:marLeft w:val="640"/>
          <w:marRight w:val="0"/>
          <w:marTop w:val="0"/>
          <w:marBottom w:val="0"/>
          <w:divBdr>
            <w:top w:val="none" w:sz="0" w:space="0" w:color="auto"/>
            <w:left w:val="none" w:sz="0" w:space="0" w:color="auto"/>
            <w:bottom w:val="none" w:sz="0" w:space="0" w:color="auto"/>
            <w:right w:val="none" w:sz="0" w:space="0" w:color="auto"/>
          </w:divBdr>
        </w:div>
        <w:div w:id="925649803">
          <w:marLeft w:val="640"/>
          <w:marRight w:val="0"/>
          <w:marTop w:val="0"/>
          <w:marBottom w:val="0"/>
          <w:divBdr>
            <w:top w:val="none" w:sz="0" w:space="0" w:color="auto"/>
            <w:left w:val="none" w:sz="0" w:space="0" w:color="auto"/>
            <w:bottom w:val="none" w:sz="0" w:space="0" w:color="auto"/>
            <w:right w:val="none" w:sz="0" w:space="0" w:color="auto"/>
          </w:divBdr>
        </w:div>
        <w:div w:id="1052270020">
          <w:marLeft w:val="640"/>
          <w:marRight w:val="0"/>
          <w:marTop w:val="0"/>
          <w:marBottom w:val="0"/>
          <w:divBdr>
            <w:top w:val="none" w:sz="0" w:space="0" w:color="auto"/>
            <w:left w:val="none" w:sz="0" w:space="0" w:color="auto"/>
            <w:bottom w:val="none" w:sz="0" w:space="0" w:color="auto"/>
            <w:right w:val="none" w:sz="0" w:space="0" w:color="auto"/>
          </w:divBdr>
        </w:div>
        <w:div w:id="1519848052">
          <w:marLeft w:val="640"/>
          <w:marRight w:val="0"/>
          <w:marTop w:val="0"/>
          <w:marBottom w:val="0"/>
          <w:divBdr>
            <w:top w:val="none" w:sz="0" w:space="0" w:color="auto"/>
            <w:left w:val="none" w:sz="0" w:space="0" w:color="auto"/>
            <w:bottom w:val="none" w:sz="0" w:space="0" w:color="auto"/>
            <w:right w:val="none" w:sz="0" w:space="0" w:color="auto"/>
          </w:divBdr>
        </w:div>
        <w:div w:id="190268063">
          <w:marLeft w:val="640"/>
          <w:marRight w:val="0"/>
          <w:marTop w:val="0"/>
          <w:marBottom w:val="0"/>
          <w:divBdr>
            <w:top w:val="none" w:sz="0" w:space="0" w:color="auto"/>
            <w:left w:val="none" w:sz="0" w:space="0" w:color="auto"/>
            <w:bottom w:val="none" w:sz="0" w:space="0" w:color="auto"/>
            <w:right w:val="none" w:sz="0" w:space="0" w:color="auto"/>
          </w:divBdr>
        </w:div>
        <w:div w:id="1583366249">
          <w:marLeft w:val="640"/>
          <w:marRight w:val="0"/>
          <w:marTop w:val="0"/>
          <w:marBottom w:val="0"/>
          <w:divBdr>
            <w:top w:val="none" w:sz="0" w:space="0" w:color="auto"/>
            <w:left w:val="none" w:sz="0" w:space="0" w:color="auto"/>
            <w:bottom w:val="none" w:sz="0" w:space="0" w:color="auto"/>
            <w:right w:val="none" w:sz="0" w:space="0" w:color="auto"/>
          </w:divBdr>
        </w:div>
        <w:div w:id="351037495">
          <w:marLeft w:val="640"/>
          <w:marRight w:val="0"/>
          <w:marTop w:val="0"/>
          <w:marBottom w:val="0"/>
          <w:divBdr>
            <w:top w:val="none" w:sz="0" w:space="0" w:color="auto"/>
            <w:left w:val="none" w:sz="0" w:space="0" w:color="auto"/>
            <w:bottom w:val="none" w:sz="0" w:space="0" w:color="auto"/>
            <w:right w:val="none" w:sz="0" w:space="0" w:color="auto"/>
          </w:divBdr>
        </w:div>
        <w:div w:id="997000062">
          <w:marLeft w:val="640"/>
          <w:marRight w:val="0"/>
          <w:marTop w:val="0"/>
          <w:marBottom w:val="0"/>
          <w:divBdr>
            <w:top w:val="none" w:sz="0" w:space="0" w:color="auto"/>
            <w:left w:val="none" w:sz="0" w:space="0" w:color="auto"/>
            <w:bottom w:val="none" w:sz="0" w:space="0" w:color="auto"/>
            <w:right w:val="none" w:sz="0" w:space="0" w:color="auto"/>
          </w:divBdr>
        </w:div>
        <w:div w:id="139463316">
          <w:marLeft w:val="640"/>
          <w:marRight w:val="0"/>
          <w:marTop w:val="0"/>
          <w:marBottom w:val="0"/>
          <w:divBdr>
            <w:top w:val="none" w:sz="0" w:space="0" w:color="auto"/>
            <w:left w:val="none" w:sz="0" w:space="0" w:color="auto"/>
            <w:bottom w:val="none" w:sz="0" w:space="0" w:color="auto"/>
            <w:right w:val="none" w:sz="0" w:space="0" w:color="auto"/>
          </w:divBdr>
        </w:div>
        <w:div w:id="1566986145">
          <w:marLeft w:val="640"/>
          <w:marRight w:val="0"/>
          <w:marTop w:val="0"/>
          <w:marBottom w:val="0"/>
          <w:divBdr>
            <w:top w:val="none" w:sz="0" w:space="0" w:color="auto"/>
            <w:left w:val="none" w:sz="0" w:space="0" w:color="auto"/>
            <w:bottom w:val="none" w:sz="0" w:space="0" w:color="auto"/>
            <w:right w:val="none" w:sz="0" w:space="0" w:color="auto"/>
          </w:divBdr>
        </w:div>
        <w:div w:id="95445759">
          <w:marLeft w:val="640"/>
          <w:marRight w:val="0"/>
          <w:marTop w:val="0"/>
          <w:marBottom w:val="0"/>
          <w:divBdr>
            <w:top w:val="none" w:sz="0" w:space="0" w:color="auto"/>
            <w:left w:val="none" w:sz="0" w:space="0" w:color="auto"/>
            <w:bottom w:val="none" w:sz="0" w:space="0" w:color="auto"/>
            <w:right w:val="none" w:sz="0" w:space="0" w:color="auto"/>
          </w:divBdr>
        </w:div>
        <w:div w:id="1696955078">
          <w:marLeft w:val="640"/>
          <w:marRight w:val="0"/>
          <w:marTop w:val="0"/>
          <w:marBottom w:val="0"/>
          <w:divBdr>
            <w:top w:val="none" w:sz="0" w:space="0" w:color="auto"/>
            <w:left w:val="none" w:sz="0" w:space="0" w:color="auto"/>
            <w:bottom w:val="none" w:sz="0" w:space="0" w:color="auto"/>
            <w:right w:val="none" w:sz="0" w:space="0" w:color="auto"/>
          </w:divBdr>
        </w:div>
        <w:div w:id="623539220">
          <w:marLeft w:val="640"/>
          <w:marRight w:val="0"/>
          <w:marTop w:val="0"/>
          <w:marBottom w:val="0"/>
          <w:divBdr>
            <w:top w:val="none" w:sz="0" w:space="0" w:color="auto"/>
            <w:left w:val="none" w:sz="0" w:space="0" w:color="auto"/>
            <w:bottom w:val="none" w:sz="0" w:space="0" w:color="auto"/>
            <w:right w:val="none" w:sz="0" w:space="0" w:color="auto"/>
          </w:divBdr>
        </w:div>
        <w:div w:id="1006445663">
          <w:marLeft w:val="640"/>
          <w:marRight w:val="0"/>
          <w:marTop w:val="0"/>
          <w:marBottom w:val="0"/>
          <w:divBdr>
            <w:top w:val="none" w:sz="0" w:space="0" w:color="auto"/>
            <w:left w:val="none" w:sz="0" w:space="0" w:color="auto"/>
            <w:bottom w:val="none" w:sz="0" w:space="0" w:color="auto"/>
            <w:right w:val="none" w:sz="0" w:space="0" w:color="auto"/>
          </w:divBdr>
        </w:div>
        <w:div w:id="1967740427">
          <w:marLeft w:val="640"/>
          <w:marRight w:val="0"/>
          <w:marTop w:val="0"/>
          <w:marBottom w:val="0"/>
          <w:divBdr>
            <w:top w:val="none" w:sz="0" w:space="0" w:color="auto"/>
            <w:left w:val="none" w:sz="0" w:space="0" w:color="auto"/>
            <w:bottom w:val="none" w:sz="0" w:space="0" w:color="auto"/>
            <w:right w:val="none" w:sz="0" w:space="0" w:color="auto"/>
          </w:divBdr>
        </w:div>
        <w:div w:id="2086369691">
          <w:marLeft w:val="640"/>
          <w:marRight w:val="0"/>
          <w:marTop w:val="0"/>
          <w:marBottom w:val="0"/>
          <w:divBdr>
            <w:top w:val="none" w:sz="0" w:space="0" w:color="auto"/>
            <w:left w:val="none" w:sz="0" w:space="0" w:color="auto"/>
            <w:bottom w:val="none" w:sz="0" w:space="0" w:color="auto"/>
            <w:right w:val="none" w:sz="0" w:space="0" w:color="auto"/>
          </w:divBdr>
        </w:div>
        <w:div w:id="1850292965">
          <w:marLeft w:val="640"/>
          <w:marRight w:val="0"/>
          <w:marTop w:val="0"/>
          <w:marBottom w:val="0"/>
          <w:divBdr>
            <w:top w:val="none" w:sz="0" w:space="0" w:color="auto"/>
            <w:left w:val="none" w:sz="0" w:space="0" w:color="auto"/>
            <w:bottom w:val="none" w:sz="0" w:space="0" w:color="auto"/>
            <w:right w:val="none" w:sz="0" w:space="0" w:color="auto"/>
          </w:divBdr>
        </w:div>
        <w:div w:id="6055393">
          <w:marLeft w:val="640"/>
          <w:marRight w:val="0"/>
          <w:marTop w:val="0"/>
          <w:marBottom w:val="0"/>
          <w:divBdr>
            <w:top w:val="none" w:sz="0" w:space="0" w:color="auto"/>
            <w:left w:val="none" w:sz="0" w:space="0" w:color="auto"/>
            <w:bottom w:val="none" w:sz="0" w:space="0" w:color="auto"/>
            <w:right w:val="none" w:sz="0" w:space="0" w:color="auto"/>
          </w:divBdr>
        </w:div>
        <w:div w:id="102268807">
          <w:marLeft w:val="640"/>
          <w:marRight w:val="0"/>
          <w:marTop w:val="0"/>
          <w:marBottom w:val="0"/>
          <w:divBdr>
            <w:top w:val="none" w:sz="0" w:space="0" w:color="auto"/>
            <w:left w:val="none" w:sz="0" w:space="0" w:color="auto"/>
            <w:bottom w:val="none" w:sz="0" w:space="0" w:color="auto"/>
            <w:right w:val="none" w:sz="0" w:space="0" w:color="auto"/>
          </w:divBdr>
        </w:div>
        <w:div w:id="362219030">
          <w:marLeft w:val="640"/>
          <w:marRight w:val="0"/>
          <w:marTop w:val="0"/>
          <w:marBottom w:val="0"/>
          <w:divBdr>
            <w:top w:val="none" w:sz="0" w:space="0" w:color="auto"/>
            <w:left w:val="none" w:sz="0" w:space="0" w:color="auto"/>
            <w:bottom w:val="none" w:sz="0" w:space="0" w:color="auto"/>
            <w:right w:val="none" w:sz="0" w:space="0" w:color="auto"/>
          </w:divBdr>
        </w:div>
        <w:div w:id="1937133927">
          <w:marLeft w:val="640"/>
          <w:marRight w:val="0"/>
          <w:marTop w:val="0"/>
          <w:marBottom w:val="0"/>
          <w:divBdr>
            <w:top w:val="none" w:sz="0" w:space="0" w:color="auto"/>
            <w:left w:val="none" w:sz="0" w:space="0" w:color="auto"/>
            <w:bottom w:val="none" w:sz="0" w:space="0" w:color="auto"/>
            <w:right w:val="none" w:sz="0" w:space="0" w:color="auto"/>
          </w:divBdr>
        </w:div>
        <w:div w:id="1823112119">
          <w:marLeft w:val="640"/>
          <w:marRight w:val="0"/>
          <w:marTop w:val="0"/>
          <w:marBottom w:val="0"/>
          <w:divBdr>
            <w:top w:val="none" w:sz="0" w:space="0" w:color="auto"/>
            <w:left w:val="none" w:sz="0" w:space="0" w:color="auto"/>
            <w:bottom w:val="none" w:sz="0" w:space="0" w:color="auto"/>
            <w:right w:val="none" w:sz="0" w:space="0" w:color="auto"/>
          </w:divBdr>
        </w:div>
        <w:div w:id="937716441">
          <w:marLeft w:val="640"/>
          <w:marRight w:val="0"/>
          <w:marTop w:val="0"/>
          <w:marBottom w:val="0"/>
          <w:divBdr>
            <w:top w:val="none" w:sz="0" w:space="0" w:color="auto"/>
            <w:left w:val="none" w:sz="0" w:space="0" w:color="auto"/>
            <w:bottom w:val="none" w:sz="0" w:space="0" w:color="auto"/>
            <w:right w:val="none" w:sz="0" w:space="0" w:color="auto"/>
          </w:divBdr>
        </w:div>
        <w:div w:id="618996260">
          <w:marLeft w:val="640"/>
          <w:marRight w:val="0"/>
          <w:marTop w:val="0"/>
          <w:marBottom w:val="0"/>
          <w:divBdr>
            <w:top w:val="none" w:sz="0" w:space="0" w:color="auto"/>
            <w:left w:val="none" w:sz="0" w:space="0" w:color="auto"/>
            <w:bottom w:val="none" w:sz="0" w:space="0" w:color="auto"/>
            <w:right w:val="none" w:sz="0" w:space="0" w:color="auto"/>
          </w:divBdr>
        </w:div>
        <w:div w:id="1171606215">
          <w:marLeft w:val="640"/>
          <w:marRight w:val="0"/>
          <w:marTop w:val="0"/>
          <w:marBottom w:val="0"/>
          <w:divBdr>
            <w:top w:val="none" w:sz="0" w:space="0" w:color="auto"/>
            <w:left w:val="none" w:sz="0" w:space="0" w:color="auto"/>
            <w:bottom w:val="none" w:sz="0" w:space="0" w:color="auto"/>
            <w:right w:val="none" w:sz="0" w:space="0" w:color="auto"/>
          </w:divBdr>
        </w:div>
        <w:div w:id="1459446285">
          <w:marLeft w:val="640"/>
          <w:marRight w:val="0"/>
          <w:marTop w:val="0"/>
          <w:marBottom w:val="0"/>
          <w:divBdr>
            <w:top w:val="none" w:sz="0" w:space="0" w:color="auto"/>
            <w:left w:val="none" w:sz="0" w:space="0" w:color="auto"/>
            <w:bottom w:val="none" w:sz="0" w:space="0" w:color="auto"/>
            <w:right w:val="none" w:sz="0" w:space="0" w:color="auto"/>
          </w:divBdr>
        </w:div>
        <w:div w:id="549004177">
          <w:marLeft w:val="640"/>
          <w:marRight w:val="0"/>
          <w:marTop w:val="0"/>
          <w:marBottom w:val="0"/>
          <w:divBdr>
            <w:top w:val="none" w:sz="0" w:space="0" w:color="auto"/>
            <w:left w:val="none" w:sz="0" w:space="0" w:color="auto"/>
            <w:bottom w:val="none" w:sz="0" w:space="0" w:color="auto"/>
            <w:right w:val="none" w:sz="0" w:space="0" w:color="auto"/>
          </w:divBdr>
        </w:div>
        <w:div w:id="233467854">
          <w:marLeft w:val="640"/>
          <w:marRight w:val="0"/>
          <w:marTop w:val="0"/>
          <w:marBottom w:val="0"/>
          <w:divBdr>
            <w:top w:val="none" w:sz="0" w:space="0" w:color="auto"/>
            <w:left w:val="none" w:sz="0" w:space="0" w:color="auto"/>
            <w:bottom w:val="none" w:sz="0" w:space="0" w:color="auto"/>
            <w:right w:val="none" w:sz="0" w:space="0" w:color="auto"/>
          </w:divBdr>
        </w:div>
        <w:div w:id="1484153762">
          <w:marLeft w:val="640"/>
          <w:marRight w:val="0"/>
          <w:marTop w:val="0"/>
          <w:marBottom w:val="0"/>
          <w:divBdr>
            <w:top w:val="none" w:sz="0" w:space="0" w:color="auto"/>
            <w:left w:val="none" w:sz="0" w:space="0" w:color="auto"/>
            <w:bottom w:val="none" w:sz="0" w:space="0" w:color="auto"/>
            <w:right w:val="none" w:sz="0" w:space="0" w:color="auto"/>
          </w:divBdr>
        </w:div>
        <w:div w:id="1875994358">
          <w:marLeft w:val="640"/>
          <w:marRight w:val="0"/>
          <w:marTop w:val="0"/>
          <w:marBottom w:val="0"/>
          <w:divBdr>
            <w:top w:val="none" w:sz="0" w:space="0" w:color="auto"/>
            <w:left w:val="none" w:sz="0" w:space="0" w:color="auto"/>
            <w:bottom w:val="none" w:sz="0" w:space="0" w:color="auto"/>
            <w:right w:val="none" w:sz="0" w:space="0" w:color="auto"/>
          </w:divBdr>
        </w:div>
        <w:div w:id="297732797">
          <w:marLeft w:val="640"/>
          <w:marRight w:val="0"/>
          <w:marTop w:val="0"/>
          <w:marBottom w:val="0"/>
          <w:divBdr>
            <w:top w:val="none" w:sz="0" w:space="0" w:color="auto"/>
            <w:left w:val="none" w:sz="0" w:space="0" w:color="auto"/>
            <w:bottom w:val="none" w:sz="0" w:space="0" w:color="auto"/>
            <w:right w:val="none" w:sz="0" w:space="0" w:color="auto"/>
          </w:divBdr>
        </w:div>
        <w:div w:id="2017340551">
          <w:marLeft w:val="640"/>
          <w:marRight w:val="0"/>
          <w:marTop w:val="0"/>
          <w:marBottom w:val="0"/>
          <w:divBdr>
            <w:top w:val="none" w:sz="0" w:space="0" w:color="auto"/>
            <w:left w:val="none" w:sz="0" w:space="0" w:color="auto"/>
            <w:bottom w:val="none" w:sz="0" w:space="0" w:color="auto"/>
            <w:right w:val="none" w:sz="0" w:space="0" w:color="auto"/>
          </w:divBdr>
        </w:div>
        <w:div w:id="1235890917">
          <w:marLeft w:val="640"/>
          <w:marRight w:val="0"/>
          <w:marTop w:val="0"/>
          <w:marBottom w:val="0"/>
          <w:divBdr>
            <w:top w:val="none" w:sz="0" w:space="0" w:color="auto"/>
            <w:left w:val="none" w:sz="0" w:space="0" w:color="auto"/>
            <w:bottom w:val="none" w:sz="0" w:space="0" w:color="auto"/>
            <w:right w:val="none" w:sz="0" w:space="0" w:color="auto"/>
          </w:divBdr>
        </w:div>
        <w:div w:id="490367855">
          <w:marLeft w:val="640"/>
          <w:marRight w:val="0"/>
          <w:marTop w:val="0"/>
          <w:marBottom w:val="0"/>
          <w:divBdr>
            <w:top w:val="none" w:sz="0" w:space="0" w:color="auto"/>
            <w:left w:val="none" w:sz="0" w:space="0" w:color="auto"/>
            <w:bottom w:val="none" w:sz="0" w:space="0" w:color="auto"/>
            <w:right w:val="none" w:sz="0" w:space="0" w:color="auto"/>
          </w:divBdr>
        </w:div>
        <w:div w:id="655839286">
          <w:marLeft w:val="640"/>
          <w:marRight w:val="0"/>
          <w:marTop w:val="0"/>
          <w:marBottom w:val="0"/>
          <w:divBdr>
            <w:top w:val="none" w:sz="0" w:space="0" w:color="auto"/>
            <w:left w:val="none" w:sz="0" w:space="0" w:color="auto"/>
            <w:bottom w:val="none" w:sz="0" w:space="0" w:color="auto"/>
            <w:right w:val="none" w:sz="0" w:space="0" w:color="auto"/>
          </w:divBdr>
        </w:div>
        <w:div w:id="884875098">
          <w:marLeft w:val="640"/>
          <w:marRight w:val="0"/>
          <w:marTop w:val="0"/>
          <w:marBottom w:val="0"/>
          <w:divBdr>
            <w:top w:val="none" w:sz="0" w:space="0" w:color="auto"/>
            <w:left w:val="none" w:sz="0" w:space="0" w:color="auto"/>
            <w:bottom w:val="none" w:sz="0" w:space="0" w:color="auto"/>
            <w:right w:val="none" w:sz="0" w:space="0" w:color="auto"/>
          </w:divBdr>
        </w:div>
        <w:div w:id="1293365346">
          <w:marLeft w:val="640"/>
          <w:marRight w:val="0"/>
          <w:marTop w:val="0"/>
          <w:marBottom w:val="0"/>
          <w:divBdr>
            <w:top w:val="none" w:sz="0" w:space="0" w:color="auto"/>
            <w:left w:val="none" w:sz="0" w:space="0" w:color="auto"/>
            <w:bottom w:val="none" w:sz="0" w:space="0" w:color="auto"/>
            <w:right w:val="none" w:sz="0" w:space="0" w:color="auto"/>
          </w:divBdr>
        </w:div>
        <w:div w:id="1099106795">
          <w:marLeft w:val="640"/>
          <w:marRight w:val="0"/>
          <w:marTop w:val="0"/>
          <w:marBottom w:val="0"/>
          <w:divBdr>
            <w:top w:val="none" w:sz="0" w:space="0" w:color="auto"/>
            <w:left w:val="none" w:sz="0" w:space="0" w:color="auto"/>
            <w:bottom w:val="none" w:sz="0" w:space="0" w:color="auto"/>
            <w:right w:val="none" w:sz="0" w:space="0" w:color="auto"/>
          </w:divBdr>
        </w:div>
        <w:div w:id="211504902">
          <w:marLeft w:val="640"/>
          <w:marRight w:val="0"/>
          <w:marTop w:val="0"/>
          <w:marBottom w:val="0"/>
          <w:divBdr>
            <w:top w:val="none" w:sz="0" w:space="0" w:color="auto"/>
            <w:left w:val="none" w:sz="0" w:space="0" w:color="auto"/>
            <w:bottom w:val="none" w:sz="0" w:space="0" w:color="auto"/>
            <w:right w:val="none" w:sz="0" w:space="0" w:color="auto"/>
          </w:divBdr>
        </w:div>
        <w:div w:id="1155755172">
          <w:marLeft w:val="640"/>
          <w:marRight w:val="0"/>
          <w:marTop w:val="0"/>
          <w:marBottom w:val="0"/>
          <w:divBdr>
            <w:top w:val="none" w:sz="0" w:space="0" w:color="auto"/>
            <w:left w:val="none" w:sz="0" w:space="0" w:color="auto"/>
            <w:bottom w:val="none" w:sz="0" w:space="0" w:color="auto"/>
            <w:right w:val="none" w:sz="0" w:space="0" w:color="auto"/>
          </w:divBdr>
        </w:div>
        <w:div w:id="2087074648">
          <w:marLeft w:val="640"/>
          <w:marRight w:val="0"/>
          <w:marTop w:val="0"/>
          <w:marBottom w:val="0"/>
          <w:divBdr>
            <w:top w:val="none" w:sz="0" w:space="0" w:color="auto"/>
            <w:left w:val="none" w:sz="0" w:space="0" w:color="auto"/>
            <w:bottom w:val="none" w:sz="0" w:space="0" w:color="auto"/>
            <w:right w:val="none" w:sz="0" w:space="0" w:color="auto"/>
          </w:divBdr>
        </w:div>
        <w:div w:id="1005666253">
          <w:marLeft w:val="640"/>
          <w:marRight w:val="0"/>
          <w:marTop w:val="0"/>
          <w:marBottom w:val="0"/>
          <w:divBdr>
            <w:top w:val="none" w:sz="0" w:space="0" w:color="auto"/>
            <w:left w:val="none" w:sz="0" w:space="0" w:color="auto"/>
            <w:bottom w:val="none" w:sz="0" w:space="0" w:color="auto"/>
            <w:right w:val="none" w:sz="0" w:space="0" w:color="auto"/>
          </w:divBdr>
        </w:div>
        <w:div w:id="1129935703">
          <w:marLeft w:val="640"/>
          <w:marRight w:val="0"/>
          <w:marTop w:val="0"/>
          <w:marBottom w:val="0"/>
          <w:divBdr>
            <w:top w:val="none" w:sz="0" w:space="0" w:color="auto"/>
            <w:left w:val="none" w:sz="0" w:space="0" w:color="auto"/>
            <w:bottom w:val="none" w:sz="0" w:space="0" w:color="auto"/>
            <w:right w:val="none" w:sz="0" w:space="0" w:color="auto"/>
          </w:divBdr>
        </w:div>
        <w:div w:id="1798137836">
          <w:marLeft w:val="640"/>
          <w:marRight w:val="0"/>
          <w:marTop w:val="0"/>
          <w:marBottom w:val="0"/>
          <w:divBdr>
            <w:top w:val="none" w:sz="0" w:space="0" w:color="auto"/>
            <w:left w:val="none" w:sz="0" w:space="0" w:color="auto"/>
            <w:bottom w:val="none" w:sz="0" w:space="0" w:color="auto"/>
            <w:right w:val="none" w:sz="0" w:space="0" w:color="auto"/>
          </w:divBdr>
        </w:div>
        <w:div w:id="1849370902">
          <w:marLeft w:val="640"/>
          <w:marRight w:val="0"/>
          <w:marTop w:val="0"/>
          <w:marBottom w:val="0"/>
          <w:divBdr>
            <w:top w:val="none" w:sz="0" w:space="0" w:color="auto"/>
            <w:left w:val="none" w:sz="0" w:space="0" w:color="auto"/>
            <w:bottom w:val="none" w:sz="0" w:space="0" w:color="auto"/>
            <w:right w:val="none" w:sz="0" w:space="0" w:color="auto"/>
          </w:divBdr>
        </w:div>
        <w:div w:id="1208108503">
          <w:marLeft w:val="640"/>
          <w:marRight w:val="0"/>
          <w:marTop w:val="0"/>
          <w:marBottom w:val="0"/>
          <w:divBdr>
            <w:top w:val="none" w:sz="0" w:space="0" w:color="auto"/>
            <w:left w:val="none" w:sz="0" w:space="0" w:color="auto"/>
            <w:bottom w:val="none" w:sz="0" w:space="0" w:color="auto"/>
            <w:right w:val="none" w:sz="0" w:space="0" w:color="auto"/>
          </w:divBdr>
        </w:div>
        <w:div w:id="1766340984">
          <w:marLeft w:val="640"/>
          <w:marRight w:val="0"/>
          <w:marTop w:val="0"/>
          <w:marBottom w:val="0"/>
          <w:divBdr>
            <w:top w:val="none" w:sz="0" w:space="0" w:color="auto"/>
            <w:left w:val="none" w:sz="0" w:space="0" w:color="auto"/>
            <w:bottom w:val="none" w:sz="0" w:space="0" w:color="auto"/>
            <w:right w:val="none" w:sz="0" w:space="0" w:color="auto"/>
          </w:divBdr>
        </w:div>
        <w:div w:id="1095781756">
          <w:marLeft w:val="640"/>
          <w:marRight w:val="0"/>
          <w:marTop w:val="0"/>
          <w:marBottom w:val="0"/>
          <w:divBdr>
            <w:top w:val="none" w:sz="0" w:space="0" w:color="auto"/>
            <w:left w:val="none" w:sz="0" w:space="0" w:color="auto"/>
            <w:bottom w:val="none" w:sz="0" w:space="0" w:color="auto"/>
            <w:right w:val="none" w:sz="0" w:space="0" w:color="auto"/>
          </w:divBdr>
        </w:div>
        <w:div w:id="865827402">
          <w:marLeft w:val="640"/>
          <w:marRight w:val="0"/>
          <w:marTop w:val="0"/>
          <w:marBottom w:val="0"/>
          <w:divBdr>
            <w:top w:val="none" w:sz="0" w:space="0" w:color="auto"/>
            <w:left w:val="none" w:sz="0" w:space="0" w:color="auto"/>
            <w:bottom w:val="none" w:sz="0" w:space="0" w:color="auto"/>
            <w:right w:val="none" w:sz="0" w:space="0" w:color="auto"/>
          </w:divBdr>
        </w:div>
        <w:div w:id="444931513">
          <w:marLeft w:val="640"/>
          <w:marRight w:val="0"/>
          <w:marTop w:val="0"/>
          <w:marBottom w:val="0"/>
          <w:divBdr>
            <w:top w:val="none" w:sz="0" w:space="0" w:color="auto"/>
            <w:left w:val="none" w:sz="0" w:space="0" w:color="auto"/>
            <w:bottom w:val="none" w:sz="0" w:space="0" w:color="auto"/>
            <w:right w:val="none" w:sz="0" w:space="0" w:color="auto"/>
          </w:divBdr>
        </w:div>
      </w:divsChild>
    </w:div>
    <w:div w:id="1175144142">
      <w:bodyDiv w:val="1"/>
      <w:marLeft w:val="0"/>
      <w:marRight w:val="0"/>
      <w:marTop w:val="0"/>
      <w:marBottom w:val="0"/>
      <w:divBdr>
        <w:top w:val="none" w:sz="0" w:space="0" w:color="auto"/>
        <w:left w:val="none" w:sz="0" w:space="0" w:color="auto"/>
        <w:bottom w:val="none" w:sz="0" w:space="0" w:color="auto"/>
        <w:right w:val="none" w:sz="0" w:space="0" w:color="auto"/>
      </w:divBdr>
      <w:divsChild>
        <w:div w:id="1004629533">
          <w:marLeft w:val="640"/>
          <w:marRight w:val="0"/>
          <w:marTop w:val="0"/>
          <w:marBottom w:val="0"/>
          <w:divBdr>
            <w:top w:val="none" w:sz="0" w:space="0" w:color="auto"/>
            <w:left w:val="none" w:sz="0" w:space="0" w:color="auto"/>
            <w:bottom w:val="none" w:sz="0" w:space="0" w:color="auto"/>
            <w:right w:val="none" w:sz="0" w:space="0" w:color="auto"/>
          </w:divBdr>
        </w:div>
        <w:div w:id="2130124685">
          <w:marLeft w:val="640"/>
          <w:marRight w:val="0"/>
          <w:marTop w:val="0"/>
          <w:marBottom w:val="0"/>
          <w:divBdr>
            <w:top w:val="none" w:sz="0" w:space="0" w:color="auto"/>
            <w:left w:val="none" w:sz="0" w:space="0" w:color="auto"/>
            <w:bottom w:val="none" w:sz="0" w:space="0" w:color="auto"/>
            <w:right w:val="none" w:sz="0" w:space="0" w:color="auto"/>
          </w:divBdr>
        </w:div>
        <w:div w:id="2116826367">
          <w:marLeft w:val="640"/>
          <w:marRight w:val="0"/>
          <w:marTop w:val="0"/>
          <w:marBottom w:val="0"/>
          <w:divBdr>
            <w:top w:val="none" w:sz="0" w:space="0" w:color="auto"/>
            <w:left w:val="none" w:sz="0" w:space="0" w:color="auto"/>
            <w:bottom w:val="none" w:sz="0" w:space="0" w:color="auto"/>
            <w:right w:val="none" w:sz="0" w:space="0" w:color="auto"/>
          </w:divBdr>
        </w:div>
        <w:div w:id="672802819">
          <w:marLeft w:val="640"/>
          <w:marRight w:val="0"/>
          <w:marTop w:val="0"/>
          <w:marBottom w:val="0"/>
          <w:divBdr>
            <w:top w:val="none" w:sz="0" w:space="0" w:color="auto"/>
            <w:left w:val="none" w:sz="0" w:space="0" w:color="auto"/>
            <w:bottom w:val="none" w:sz="0" w:space="0" w:color="auto"/>
            <w:right w:val="none" w:sz="0" w:space="0" w:color="auto"/>
          </w:divBdr>
        </w:div>
        <w:div w:id="182674579">
          <w:marLeft w:val="640"/>
          <w:marRight w:val="0"/>
          <w:marTop w:val="0"/>
          <w:marBottom w:val="0"/>
          <w:divBdr>
            <w:top w:val="none" w:sz="0" w:space="0" w:color="auto"/>
            <w:left w:val="none" w:sz="0" w:space="0" w:color="auto"/>
            <w:bottom w:val="none" w:sz="0" w:space="0" w:color="auto"/>
            <w:right w:val="none" w:sz="0" w:space="0" w:color="auto"/>
          </w:divBdr>
        </w:div>
        <w:div w:id="1908831778">
          <w:marLeft w:val="640"/>
          <w:marRight w:val="0"/>
          <w:marTop w:val="0"/>
          <w:marBottom w:val="0"/>
          <w:divBdr>
            <w:top w:val="none" w:sz="0" w:space="0" w:color="auto"/>
            <w:left w:val="none" w:sz="0" w:space="0" w:color="auto"/>
            <w:bottom w:val="none" w:sz="0" w:space="0" w:color="auto"/>
            <w:right w:val="none" w:sz="0" w:space="0" w:color="auto"/>
          </w:divBdr>
        </w:div>
        <w:div w:id="818838296">
          <w:marLeft w:val="640"/>
          <w:marRight w:val="0"/>
          <w:marTop w:val="0"/>
          <w:marBottom w:val="0"/>
          <w:divBdr>
            <w:top w:val="none" w:sz="0" w:space="0" w:color="auto"/>
            <w:left w:val="none" w:sz="0" w:space="0" w:color="auto"/>
            <w:bottom w:val="none" w:sz="0" w:space="0" w:color="auto"/>
            <w:right w:val="none" w:sz="0" w:space="0" w:color="auto"/>
          </w:divBdr>
        </w:div>
        <w:div w:id="1697347337">
          <w:marLeft w:val="640"/>
          <w:marRight w:val="0"/>
          <w:marTop w:val="0"/>
          <w:marBottom w:val="0"/>
          <w:divBdr>
            <w:top w:val="none" w:sz="0" w:space="0" w:color="auto"/>
            <w:left w:val="none" w:sz="0" w:space="0" w:color="auto"/>
            <w:bottom w:val="none" w:sz="0" w:space="0" w:color="auto"/>
            <w:right w:val="none" w:sz="0" w:space="0" w:color="auto"/>
          </w:divBdr>
        </w:div>
        <w:div w:id="1370764353">
          <w:marLeft w:val="640"/>
          <w:marRight w:val="0"/>
          <w:marTop w:val="0"/>
          <w:marBottom w:val="0"/>
          <w:divBdr>
            <w:top w:val="none" w:sz="0" w:space="0" w:color="auto"/>
            <w:left w:val="none" w:sz="0" w:space="0" w:color="auto"/>
            <w:bottom w:val="none" w:sz="0" w:space="0" w:color="auto"/>
            <w:right w:val="none" w:sz="0" w:space="0" w:color="auto"/>
          </w:divBdr>
        </w:div>
        <w:div w:id="1173186491">
          <w:marLeft w:val="640"/>
          <w:marRight w:val="0"/>
          <w:marTop w:val="0"/>
          <w:marBottom w:val="0"/>
          <w:divBdr>
            <w:top w:val="none" w:sz="0" w:space="0" w:color="auto"/>
            <w:left w:val="none" w:sz="0" w:space="0" w:color="auto"/>
            <w:bottom w:val="none" w:sz="0" w:space="0" w:color="auto"/>
            <w:right w:val="none" w:sz="0" w:space="0" w:color="auto"/>
          </w:divBdr>
        </w:div>
        <w:div w:id="459955973">
          <w:marLeft w:val="640"/>
          <w:marRight w:val="0"/>
          <w:marTop w:val="0"/>
          <w:marBottom w:val="0"/>
          <w:divBdr>
            <w:top w:val="none" w:sz="0" w:space="0" w:color="auto"/>
            <w:left w:val="none" w:sz="0" w:space="0" w:color="auto"/>
            <w:bottom w:val="none" w:sz="0" w:space="0" w:color="auto"/>
            <w:right w:val="none" w:sz="0" w:space="0" w:color="auto"/>
          </w:divBdr>
        </w:div>
        <w:div w:id="1880970003">
          <w:marLeft w:val="640"/>
          <w:marRight w:val="0"/>
          <w:marTop w:val="0"/>
          <w:marBottom w:val="0"/>
          <w:divBdr>
            <w:top w:val="none" w:sz="0" w:space="0" w:color="auto"/>
            <w:left w:val="none" w:sz="0" w:space="0" w:color="auto"/>
            <w:bottom w:val="none" w:sz="0" w:space="0" w:color="auto"/>
            <w:right w:val="none" w:sz="0" w:space="0" w:color="auto"/>
          </w:divBdr>
        </w:div>
        <w:div w:id="759258220">
          <w:marLeft w:val="640"/>
          <w:marRight w:val="0"/>
          <w:marTop w:val="0"/>
          <w:marBottom w:val="0"/>
          <w:divBdr>
            <w:top w:val="none" w:sz="0" w:space="0" w:color="auto"/>
            <w:left w:val="none" w:sz="0" w:space="0" w:color="auto"/>
            <w:bottom w:val="none" w:sz="0" w:space="0" w:color="auto"/>
            <w:right w:val="none" w:sz="0" w:space="0" w:color="auto"/>
          </w:divBdr>
        </w:div>
        <w:div w:id="1007946753">
          <w:marLeft w:val="640"/>
          <w:marRight w:val="0"/>
          <w:marTop w:val="0"/>
          <w:marBottom w:val="0"/>
          <w:divBdr>
            <w:top w:val="none" w:sz="0" w:space="0" w:color="auto"/>
            <w:left w:val="none" w:sz="0" w:space="0" w:color="auto"/>
            <w:bottom w:val="none" w:sz="0" w:space="0" w:color="auto"/>
            <w:right w:val="none" w:sz="0" w:space="0" w:color="auto"/>
          </w:divBdr>
        </w:div>
        <w:div w:id="343019724">
          <w:marLeft w:val="640"/>
          <w:marRight w:val="0"/>
          <w:marTop w:val="0"/>
          <w:marBottom w:val="0"/>
          <w:divBdr>
            <w:top w:val="none" w:sz="0" w:space="0" w:color="auto"/>
            <w:left w:val="none" w:sz="0" w:space="0" w:color="auto"/>
            <w:bottom w:val="none" w:sz="0" w:space="0" w:color="auto"/>
            <w:right w:val="none" w:sz="0" w:space="0" w:color="auto"/>
          </w:divBdr>
        </w:div>
        <w:div w:id="1760910665">
          <w:marLeft w:val="640"/>
          <w:marRight w:val="0"/>
          <w:marTop w:val="0"/>
          <w:marBottom w:val="0"/>
          <w:divBdr>
            <w:top w:val="none" w:sz="0" w:space="0" w:color="auto"/>
            <w:left w:val="none" w:sz="0" w:space="0" w:color="auto"/>
            <w:bottom w:val="none" w:sz="0" w:space="0" w:color="auto"/>
            <w:right w:val="none" w:sz="0" w:space="0" w:color="auto"/>
          </w:divBdr>
        </w:div>
        <w:div w:id="1699312005">
          <w:marLeft w:val="640"/>
          <w:marRight w:val="0"/>
          <w:marTop w:val="0"/>
          <w:marBottom w:val="0"/>
          <w:divBdr>
            <w:top w:val="none" w:sz="0" w:space="0" w:color="auto"/>
            <w:left w:val="none" w:sz="0" w:space="0" w:color="auto"/>
            <w:bottom w:val="none" w:sz="0" w:space="0" w:color="auto"/>
            <w:right w:val="none" w:sz="0" w:space="0" w:color="auto"/>
          </w:divBdr>
        </w:div>
        <w:div w:id="662700544">
          <w:marLeft w:val="640"/>
          <w:marRight w:val="0"/>
          <w:marTop w:val="0"/>
          <w:marBottom w:val="0"/>
          <w:divBdr>
            <w:top w:val="none" w:sz="0" w:space="0" w:color="auto"/>
            <w:left w:val="none" w:sz="0" w:space="0" w:color="auto"/>
            <w:bottom w:val="none" w:sz="0" w:space="0" w:color="auto"/>
            <w:right w:val="none" w:sz="0" w:space="0" w:color="auto"/>
          </w:divBdr>
        </w:div>
        <w:div w:id="971640912">
          <w:marLeft w:val="640"/>
          <w:marRight w:val="0"/>
          <w:marTop w:val="0"/>
          <w:marBottom w:val="0"/>
          <w:divBdr>
            <w:top w:val="none" w:sz="0" w:space="0" w:color="auto"/>
            <w:left w:val="none" w:sz="0" w:space="0" w:color="auto"/>
            <w:bottom w:val="none" w:sz="0" w:space="0" w:color="auto"/>
            <w:right w:val="none" w:sz="0" w:space="0" w:color="auto"/>
          </w:divBdr>
        </w:div>
        <w:div w:id="1490168086">
          <w:marLeft w:val="640"/>
          <w:marRight w:val="0"/>
          <w:marTop w:val="0"/>
          <w:marBottom w:val="0"/>
          <w:divBdr>
            <w:top w:val="none" w:sz="0" w:space="0" w:color="auto"/>
            <w:left w:val="none" w:sz="0" w:space="0" w:color="auto"/>
            <w:bottom w:val="none" w:sz="0" w:space="0" w:color="auto"/>
            <w:right w:val="none" w:sz="0" w:space="0" w:color="auto"/>
          </w:divBdr>
        </w:div>
        <w:div w:id="983773185">
          <w:marLeft w:val="640"/>
          <w:marRight w:val="0"/>
          <w:marTop w:val="0"/>
          <w:marBottom w:val="0"/>
          <w:divBdr>
            <w:top w:val="none" w:sz="0" w:space="0" w:color="auto"/>
            <w:left w:val="none" w:sz="0" w:space="0" w:color="auto"/>
            <w:bottom w:val="none" w:sz="0" w:space="0" w:color="auto"/>
            <w:right w:val="none" w:sz="0" w:space="0" w:color="auto"/>
          </w:divBdr>
        </w:div>
        <w:div w:id="455759092">
          <w:marLeft w:val="640"/>
          <w:marRight w:val="0"/>
          <w:marTop w:val="0"/>
          <w:marBottom w:val="0"/>
          <w:divBdr>
            <w:top w:val="none" w:sz="0" w:space="0" w:color="auto"/>
            <w:left w:val="none" w:sz="0" w:space="0" w:color="auto"/>
            <w:bottom w:val="none" w:sz="0" w:space="0" w:color="auto"/>
            <w:right w:val="none" w:sz="0" w:space="0" w:color="auto"/>
          </w:divBdr>
        </w:div>
        <w:div w:id="773399587">
          <w:marLeft w:val="640"/>
          <w:marRight w:val="0"/>
          <w:marTop w:val="0"/>
          <w:marBottom w:val="0"/>
          <w:divBdr>
            <w:top w:val="none" w:sz="0" w:space="0" w:color="auto"/>
            <w:left w:val="none" w:sz="0" w:space="0" w:color="auto"/>
            <w:bottom w:val="none" w:sz="0" w:space="0" w:color="auto"/>
            <w:right w:val="none" w:sz="0" w:space="0" w:color="auto"/>
          </w:divBdr>
        </w:div>
        <w:div w:id="1950236236">
          <w:marLeft w:val="640"/>
          <w:marRight w:val="0"/>
          <w:marTop w:val="0"/>
          <w:marBottom w:val="0"/>
          <w:divBdr>
            <w:top w:val="none" w:sz="0" w:space="0" w:color="auto"/>
            <w:left w:val="none" w:sz="0" w:space="0" w:color="auto"/>
            <w:bottom w:val="none" w:sz="0" w:space="0" w:color="auto"/>
            <w:right w:val="none" w:sz="0" w:space="0" w:color="auto"/>
          </w:divBdr>
        </w:div>
        <w:div w:id="1929997346">
          <w:marLeft w:val="640"/>
          <w:marRight w:val="0"/>
          <w:marTop w:val="0"/>
          <w:marBottom w:val="0"/>
          <w:divBdr>
            <w:top w:val="none" w:sz="0" w:space="0" w:color="auto"/>
            <w:left w:val="none" w:sz="0" w:space="0" w:color="auto"/>
            <w:bottom w:val="none" w:sz="0" w:space="0" w:color="auto"/>
            <w:right w:val="none" w:sz="0" w:space="0" w:color="auto"/>
          </w:divBdr>
        </w:div>
        <w:div w:id="112525782">
          <w:marLeft w:val="640"/>
          <w:marRight w:val="0"/>
          <w:marTop w:val="0"/>
          <w:marBottom w:val="0"/>
          <w:divBdr>
            <w:top w:val="none" w:sz="0" w:space="0" w:color="auto"/>
            <w:left w:val="none" w:sz="0" w:space="0" w:color="auto"/>
            <w:bottom w:val="none" w:sz="0" w:space="0" w:color="auto"/>
            <w:right w:val="none" w:sz="0" w:space="0" w:color="auto"/>
          </w:divBdr>
        </w:div>
        <w:div w:id="1796215398">
          <w:marLeft w:val="640"/>
          <w:marRight w:val="0"/>
          <w:marTop w:val="0"/>
          <w:marBottom w:val="0"/>
          <w:divBdr>
            <w:top w:val="none" w:sz="0" w:space="0" w:color="auto"/>
            <w:left w:val="none" w:sz="0" w:space="0" w:color="auto"/>
            <w:bottom w:val="none" w:sz="0" w:space="0" w:color="auto"/>
            <w:right w:val="none" w:sz="0" w:space="0" w:color="auto"/>
          </w:divBdr>
        </w:div>
        <w:div w:id="1763212860">
          <w:marLeft w:val="640"/>
          <w:marRight w:val="0"/>
          <w:marTop w:val="0"/>
          <w:marBottom w:val="0"/>
          <w:divBdr>
            <w:top w:val="none" w:sz="0" w:space="0" w:color="auto"/>
            <w:left w:val="none" w:sz="0" w:space="0" w:color="auto"/>
            <w:bottom w:val="none" w:sz="0" w:space="0" w:color="auto"/>
            <w:right w:val="none" w:sz="0" w:space="0" w:color="auto"/>
          </w:divBdr>
        </w:div>
        <w:div w:id="9644570">
          <w:marLeft w:val="640"/>
          <w:marRight w:val="0"/>
          <w:marTop w:val="0"/>
          <w:marBottom w:val="0"/>
          <w:divBdr>
            <w:top w:val="none" w:sz="0" w:space="0" w:color="auto"/>
            <w:left w:val="none" w:sz="0" w:space="0" w:color="auto"/>
            <w:bottom w:val="none" w:sz="0" w:space="0" w:color="auto"/>
            <w:right w:val="none" w:sz="0" w:space="0" w:color="auto"/>
          </w:divBdr>
        </w:div>
        <w:div w:id="1292830918">
          <w:marLeft w:val="640"/>
          <w:marRight w:val="0"/>
          <w:marTop w:val="0"/>
          <w:marBottom w:val="0"/>
          <w:divBdr>
            <w:top w:val="none" w:sz="0" w:space="0" w:color="auto"/>
            <w:left w:val="none" w:sz="0" w:space="0" w:color="auto"/>
            <w:bottom w:val="none" w:sz="0" w:space="0" w:color="auto"/>
            <w:right w:val="none" w:sz="0" w:space="0" w:color="auto"/>
          </w:divBdr>
        </w:div>
        <w:div w:id="495152985">
          <w:marLeft w:val="640"/>
          <w:marRight w:val="0"/>
          <w:marTop w:val="0"/>
          <w:marBottom w:val="0"/>
          <w:divBdr>
            <w:top w:val="none" w:sz="0" w:space="0" w:color="auto"/>
            <w:left w:val="none" w:sz="0" w:space="0" w:color="auto"/>
            <w:bottom w:val="none" w:sz="0" w:space="0" w:color="auto"/>
            <w:right w:val="none" w:sz="0" w:space="0" w:color="auto"/>
          </w:divBdr>
        </w:div>
        <w:div w:id="1155295511">
          <w:marLeft w:val="640"/>
          <w:marRight w:val="0"/>
          <w:marTop w:val="0"/>
          <w:marBottom w:val="0"/>
          <w:divBdr>
            <w:top w:val="none" w:sz="0" w:space="0" w:color="auto"/>
            <w:left w:val="none" w:sz="0" w:space="0" w:color="auto"/>
            <w:bottom w:val="none" w:sz="0" w:space="0" w:color="auto"/>
            <w:right w:val="none" w:sz="0" w:space="0" w:color="auto"/>
          </w:divBdr>
        </w:div>
        <w:div w:id="769424938">
          <w:marLeft w:val="640"/>
          <w:marRight w:val="0"/>
          <w:marTop w:val="0"/>
          <w:marBottom w:val="0"/>
          <w:divBdr>
            <w:top w:val="none" w:sz="0" w:space="0" w:color="auto"/>
            <w:left w:val="none" w:sz="0" w:space="0" w:color="auto"/>
            <w:bottom w:val="none" w:sz="0" w:space="0" w:color="auto"/>
            <w:right w:val="none" w:sz="0" w:space="0" w:color="auto"/>
          </w:divBdr>
        </w:div>
        <w:div w:id="1372653719">
          <w:marLeft w:val="640"/>
          <w:marRight w:val="0"/>
          <w:marTop w:val="0"/>
          <w:marBottom w:val="0"/>
          <w:divBdr>
            <w:top w:val="none" w:sz="0" w:space="0" w:color="auto"/>
            <w:left w:val="none" w:sz="0" w:space="0" w:color="auto"/>
            <w:bottom w:val="none" w:sz="0" w:space="0" w:color="auto"/>
            <w:right w:val="none" w:sz="0" w:space="0" w:color="auto"/>
          </w:divBdr>
        </w:div>
        <w:div w:id="205796893">
          <w:marLeft w:val="640"/>
          <w:marRight w:val="0"/>
          <w:marTop w:val="0"/>
          <w:marBottom w:val="0"/>
          <w:divBdr>
            <w:top w:val="none" w:sz="0" w:space="0" w:color="auto"/>
            <w:left w:val="none" w:sz="0" w:space="0" w:color="auto"/>
            <w:bottom w:val="none" w:sz="0" w:space="0" w:color="auto"/>
            <w:right w:val="none" w:sz="0" w:space="0" w:color="auto"/>
          </w:divBdr>
        </w:div>
        <w:div w:id="498009671">
          <w:marLeft w:val="640"/>
          <w:marRight w:val="0"/>
          <w:marTop w:val="0"/>
          <w:marBottom w:val="0"/>
          <w:divBdr>
            <w:top w:val="none" w:sz="0" w:space="0" w:color="auto"/>
            <w:left w:val="none" w:sz="0" w:space="0" w:color="auto"/>
            <w:bottom w:val="none" w:sz="0" w:space="0" w:color="auto"/>
            <w:right w:val="none" w:sz="0" w:space="0" w:color="auto"/>
          </w:divBdr>
        </w:div>
        <w:div w:id="1666084074">
          <w:marLeft w:val="640"/>
          <w:marRight w:val="0"/>
          <w:marTop w:val="0"/>
          <w:marBottom w:val="0"/>
          <w:divBdr>
            <w:top w:val="none" w:sz="0" w:space="0" w:color="auto"/>
            <w:left w:val="none" w:sz="0" w:space="0" w:color="auto"/>
            <w:bottom w:val="none" w:sz="0" w:space="0" w:color="auto"/>
            <w:right w:val="none" w:sz="0" w:space="0" w:color="auto"/>
          </w:divBdr>
        </w:div>
        <w:div w:id="52048818">
          <w:marLeft w:val="640"/>
          <w:marRight w:val="0"/>
          <w:marTop w:val="0"/>
          <w:marBottom w:val="0"/>
          <w:divBdr>
            <w:top w:val="none" w:sz="0" w:space="0" w:color="auto"/>
            <w:left w:val="none" w:sz="0" w:space="0" w:color="auto"/>
            <w:bottom w:val="none" w:sz="0" w:space="0" w:color="auto"/>
            <w:right w:val="none" w:sz="0" w:space="0" w:color="auto"/>
          </w:divBdr>
        </w:div>
        <w:div w:id="1419405371">
          <w:marLeft w:val="640"/>
          <w:marRight w:val="0"/>
          <w:marTop w:val="0"/>
          <w:marBottom w:val="0"/>
          <w:divBdr>
            <w:top w:val="none" w:sz="0" w:space="0" w:color="auto"/>
            <w:left w:val="none" w:sz="0" w:space="0" w:color="auto"/>
            <w:bottom w:val="none" w:sz="0" w:space="0" w:color="auto"/>
            <w:right w:val="none" w:sz="0" w:space="0" w:color="auto"/>
          </w:divBdr>
        </w:div>
        <w:div w:id="889616065">
          <w:marLeft w:val="640"/>
          <w:marRight w:val="0"/>
          <w:marTop w:val="0"/>
          <w:marBottom w:val="0"/>
          <w:divBdr>
            <w:top w:val="none" w:sz="0" w:space="0" w:color="auto"/>
            <w:left w:val="none" w:sz="0" w:space="0" w:color="auto"/>
            <w:bottom w:val="none" w:sz="0" w:space="0" w:color="auto"/>
            <w:right w:val="none" w:sz="0" w:space="0" w:color="auto"/>
          </w:divBdr>
        </w:div>
        <w:div w:id="2141997580">
          <w:marLeft w:val="640"/>
          <w:marRight w:val="0"/>
          <w:marTop w:val="0"/>
          <w:marBottom w:val="0"/>
          <w:divBdr>
            <w:top w:val="none" w:sz="0" w:space="0" w:color="auto"/>
            <w:left w:val="none" w:sz="0" w:space="0" w:color="auto"/>
            <w:bottom w:val="none" w:sz="0" w:space="0" w:color="auto"/>
            <w:right w:val="none" w:sz="0" w:space="0" w:color="auto"/>
          </w:divBdr>
        </w:div>
        <w:div w:id="1316256627">
          <w:marLeft w:val="640"/>
          <w:marRight w:val="0"/>
          <w:marTop w:val="0"/>
          <w:marBottom w:val="0"/>
          <w:divBdr>
            <w:top w:val="none" w:sz="0" w:space="0" w:color="auto"/>
            <w:left w:val="none" w:sz="0" w:space="0" w:color="auto"/>
            <w:bottom w:val="none" w:sz="0" w:space="0" w:color="auto"/>
            <w:right w:val="none" w:sz="0" w:space="0" w:color="auto"/>
          </w:divBdr>
        </w:div>
        <w:div w:id="607202752">
          <w:marLeft w:val="640"/>
          <w:marRight w:val="0"/>
          <w:marTop w:val="0"/>
          <w:marBottom w:val="0"/>
          <w:divBdr>
            <w:top w:val="none" w:sz="0" w:space="0" w:color="auto"/>
            <w:left w:val="none" w:sz="0" w:space="0" w:color="auto"/>
            <w:bottom w:val="none" w:sz="0" w:space="0" w:color="auto"/>
            <w:right w:val="none" w:sz="0" w:space="0" w:color="auto"/>
          </w:divBdr>
        </w:div>
        <w:div w:id="777606179">
          <w:marLeft w:val="640"/>
          <w:marRight w:val="0"/>
          <w:marTop w:val="0"/>
          <w:marBottom w:val="0"/>
          <w:divBdr>
            <w:top w:val="none" w:sz="0" w:space="0" w:color="auto"/>
            <w:left w:val="none" w:sz="0" w:space="0" w:color="auto"/>
            <w:bottom w:val="none" w:sz="0" w:space="0" w:color="auto"/>
            <w:right w:val="none" w:sz="0" w:space="0" w:color="auto"/>
          </w:divBdr>
        </w:div>
        <w:div w:id="1793553964">
          <w:marLeft w:val="640"/>
          <w:marRight w:val="0"/>
          <w:marTop w:val="0"/>
          <w:marBottom w:val="0"/>
          <w:divBdr>
            <w:top w:val="none" w:sz="0" w:space="0" w:color="auto"/>
            <w:left w:val="none" w:sz="0" w:space="0" w:color="auto"/>
            <w:bottom w:val="none" w:sz="0" w:space="0" w:color="auto"/>
            <w:right w:val="none" w:sz="0" w:space="0" w:color="auto"/>
          </w:divBdr>
        </w:div>
        <w:div w:id="480122686">
          <w:marLeft w:val="640"/>
          <w:marRight w:val="0"/>
          <w:marTop w:val="0"/>
          <w:marBottom w:val="0"/>
          <w:divBdr>
            <w:top w:val="none" w:sz="0" w:space="0" w:color="auto"/>
            <w:left w:val="none" w:sz="0" w:space="0" w:color="auto"/>
            <w:bottom w:val="none" w:sz="0" w:space="0" w:color="auto"/>
            <w:right w:val="none" w:sz="0" w:space="0" w:color="auto"/>
          </w:divBdr>
        </w:div>
        <w:div w:id="1065107957">
          <w:marLeft w:val="640"/>
          <w:marRight w:val="0"/>
          <w:marTop w:val="0"/>
          <w:marBottom w:val="0"/>
          <w:divBdr>
            <w:top w:val="none" w:sz="0" w:space="0" w:color="auto"/>
            <w:left w:val="none" w:sz="0" w:space="0" w:color="auto"/>
            <w:bottom w:val="none" w:sz="0" w:space="0" w:color="auto"/>
            <w:right w:val="none" w:sz="0" w:space="0" w:color="auto"/>
          </w:divBdr>
        </w:div>
        <w:div w:id="1658723104">
          <w:marLeft w:val="640"/>
          <w:marRight w:val="0"/>
          <w:marTop w:val="0"/>
          <w:marBottom w:val="0"/>
          <w:divBdr>
            <w:top w:val="none" w:sz="0" w:space="0" w:color="auto"/>
            <w:left w:val="none" w:sz="0" w:space="0" w:color="auto"/>
            <w:bottom w:val="none" w:sz="0" w:space="0" w:color="auto"/>
            <w:right w:val="none" w:sz="0" w:space="0" w:color="auto"/>
          </w:divBdr>
        </w:div>
        <w:div w:id="636297867">
          <w:marLeft w:val="640"/>
          <w:marRight w:val="0"/>
          <w:marTop w:val="0"/>
          <w:marBottom w:val="0"/>
          <w:divBdr>
            <w:top w:val="none" w:sz="0" w:space="0" w:color="auto"/>
            <w:left w:val="none" w:sz="0" w:space="0" w:color="auto"/>
            <w:bottom w:val="none" w:sz="0" w:space="0" w:color="auto"/>
            <w:right w:val="none" w:sz="0" w:space="0" w:color="auto"/>
          </w:divBdr>
        </w:div>
        <w:div w:id="1313290452">
          <w:marLeft w:val="640"/>
          <w:marRight w:val="0"/>
          <w:marTop w:val="0"/>
          <w:marBottom w:val="0"/>
          <w:divBdr>
            <w:top w:val="none" w:sz="0" w:space="0" w:color="auto"/>
            <w:left w:val="none" w:sz="0" w:space="0" w:color="auto"/>
            <w:bottom w:val="none" w:sz="0" w:space="0" w:color="auto"/>
            <w:right w:val="none" w:sz="0" w:space="0" w:color="auto"/>
          </w:divBdr>
        </w:div>
        <w:div w:id="740181788">
          <w:marLeft w:val="640"/>
          <w:marRight w:val="0"/>
          <w:marTop w:val="0"/>
          <w:marBottom w:val="0"/>
          <w:divBdr>
            <w:top w:val="none" w:sz="0" w:space="0" w:color="auto"/>
            <w:left w:val="none" w:sz="0" w:space="0" w:color="auto"/>
            <w:bottom w:val="none" w:sz="0" w:space="0" w:color="auto"/>
            <w:right w:val="none" w:sz="0" w:space="0" w:color="auto"/>
          </w:divBdr>
        </w:div>
        <w:div w:id="307133159">
          <w:marLeft w:val="640"/>
          <w:marRight w:val="0"/>
          <w:marTop w:val="0"/>
          <w:marBottom w:val="0"/>
          <w:divBdr>
            <w:top w:val="none" w:sz="0" w:space="0" w:color="auto"/>
            <w:left w:val="none" w:sz="0" w:space="0" w:color="auto"/>
            <w:bottom w:val="none" w:sz="0" w:space="0" w:color="auto"/>
            <w:right w:val="none" w:sz="0" w:space="0" w:color="auto"/>
          </w:divBdr>
        </w:div>
        <w:div w:id="301734035">
          <w:marLeft w:val="640"/>
          <w:marRight w:val="0"/>
          <w:marTop w:val="0"/>
          <w:marBottom w:val="0"/>
          <w:divBdr>
            <w:top w:val="none" w:sz="0" w:space="0" w:color="auto"/>
            <w:left w:val="none" w:sz="0" w:space="0" w:color="auto"/>
            <w:bottom w:val="none" w:sz="0" w:space="0" w:color="auto"/>
            <w:right w:val="none" w:sz="0" w:space="0" w:color="auto"/>
          </w:divBdr>
        </w:div>
        <w:div w:id="1045835599">
          <w:marLeft w:val="640"/>
          <w:marRight w:val="0"/>
          <w:marTop w:val="0"/>
          <w:marBottom w:val="0"/>
          <w:divBdr>
            <w:top w:val="none" w:sz="0" w:space="0" w:color="auto"/>
            <w:left w:val="none" w:sz="0" w:space="0" w:color="auto"/>
            <w:bottom w:val="none" w:sz="0" w:space="0" w:color="auto"/>
            <w:right w:val="none" w:sz="0" w:space="0" w:color="auto"/>
          </w:divBdr>
        </w:div>
        <w:div w:id="90515603">
          <w:marLeft w:val="640"/>
          <w:marRight w:val="0"/>
          <w:marTop w:val="0"/>
          <w:marBottom w:val="0"/>
          <w:divBdr>
            <w:top w:val="none" w:sz="0" w:space="0" w:color="auto"/>
            <w:left w:val="none" w:sz="0" w:space="0" w:color="auto"/>
            <w:bottom w:val="none" w:sz="0" w:space="0" w:color="auto"/>
            <w:right w:val="none" w:sz="0" w:space="0" w:color="auto"/>
          </w:divBdr>
        </w:div>
        <w:div w:id="735667940">
          <w:marLeft w:val="640"/>
          <w:marRight w:val="0"/>
          <w:marTop w:val="0"/>
          <w:marBottom w:val="0"/>
          <w:divBdr>
            <w:top w:val="none" w:sz="0" w:space="0" w:color="auto"/>
            <w:left w:val="none" w:sz="0" w:space="0" w:color="auto"/>
            <w:bottom w:val="none" w:sz="0" w:space="0" w:color="auto"/>
            <w:right w:val="none" w:sz="0" w:space="0" w:color="auto"/>
          </w:divBdr>
        </w:div>
        <w:div w:id="1894727384">
          <w:marLeft w:val="640"/>
          <w:marRight w:val="0"/>
          <w:marTop w:val="0"/>
          <w:marBottom w:val="0"/>
          <w:divBdr>
            <w:top w:val="none" w:sz="0" w:space="0" w:color="auto"/>
            <w:left w:val="none" w:sz="0" w:space="0" w:color="auto"/>
            <w:bottom w:val="none" w:sz="0" w:space="0" w:color="auto"/>
            <w:right w:val="none" w:sz="0" w:space="0" w:color="auto"/>
          </w:divBdr>
        </w:div>
        <w:div w:id="2114549385">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855145190">
          <w:marLeft w:val="640"/>
          <w:marRight w:val="0"/>
          <w:marTop w:val="0"/>
          <w:marBottom w:val="0"/>
          <w:divBdr>
            <w:top w:val="none" w:sz="0" w:space="0" w:color="auto"/>
            <w:left w:val="none" w:sz="0" w:space="0" w:color="auto"/>
            <w:bottom w:val="none" w:sz="0" w:space="0" w:color="auto"/>
            <w:right w:val="none" w:sz="0" w:space="0" w:color="auto"/>
          </w:divBdr>
        </w:div>
        <w:div w:id="1291862556">
          <w:marLeft w:val="640"/>
          <w:marRight w:val="0"/>
          <w:marTop w:val="0"/>
          <w:marBottom w:val="0"/>
          <w:divBdr>
            <w:top w:val="none" w:sz="0" w:space="0" w:color="auto"/>
            <w:left w:val="none" w:sz="0" w:space="0" w:color="auto"/>
            <w:bottom w:val="none" w:sz="0" w:space="0" w:color="auto"/>
            <w:right w:val="none" w:sz="0" w:space="0" w:color="auto"/>
          </w:divBdr>
        </w:div>
        <w:div w:id="1089544512">
          <w:marLeft w:val="640"/>
          <w:marRight w:val="0"/>
          <w:marTop w:val="0"/>
          <w:marBottom w:val="0"/>
          <w:divBdr>
            <w:top w:val="none" w:sz="0" w:space="0" w:color="auto"/>
            <w:left w:val="none" w:sz="0" w:space="0" w:color="auto"/>
            <w:bottom w:val="none" w:sz="0" w:space="0" w:color="auto"/>
            <w:right w:val="none" w:sz="0" w:space="0" w:color="auto"/>
          </w:divBdr>
        </w:div>
        <w:div w:id="590548131">
          <w:marLeft w:val="640"/>
          <w:marRight w:val="0"/>
          <w:marTop w:val="0"/>
          <w:marBottom w:val="0"/>
          <w:divBdr>
            <w:top w:val="none" w:sz="0" w:space="0" w:color="auto"/>
            <w:left w:val="none" w:sz="0" w:space="0" w:color="auto"/>
            <w:bottom w:val="none" w:sz="0" w:space="0" w:color="auto"/>
            <w:right w:val="none" w:sz="0" w:space="0" w:color="auto"/>
          </w:divBdr>
        </w:div>
        <w:div w:id="1684697009">
          <w:marLeft w:val="640"/>
          <w:marRight w:val="0"/>
          <w:marTop w:val="0"/>
          <w:marBottom w:val="0"/>
          <w:divBdr>
            <w:top w:val="none" w:sz="0" w:space="0" w:color="auto"/>
            <w:left w:val="none" w:sz="0" w:space="0" w:color="auto"/>
            <w:bottom w:val="none" w:sz="0" w:space="0" w:color="auto"/>
            <w:right w:val="none" w:sz="0" w:space="0" w:color="auto"/>
          </w:divBdr>
        </w:div>
        <w:div w:id="235287601">
          <w:marLeft w:val="640"/>
          <w:marRight w:val="0"/>
          <w:marTop w:val="0"/>
          <w:marBottom w:val="0"/>
          <w:divBdr>
            <w:top w:val="none" w:sz="0" w:space="0" w:color="auto"/>
            <w:left w:val="none" w:sz="0" w:space="0" w:color="auto"/>
            <w:bottom w:val="none" w:sz="0" w:space="0" w:color="auto"/>
            <w:right w:val="none" w:sz="0" w:space="0" w:color="auto"/>
          </w:divBdr>
        </w:div>
        <w:div w:id="1340615453">
          <w:marLeft w:val="640"/>
          <w:marRight w:val="0"/>
          <w:marTop w:val="0"/>
          <w:marBottom w:val="0"/>
          <w:divBdr>
            <w:top w:val="none" w:sz="0" w:space="0" w:color="auto"/>
            <w:left w:val="none" w:sz="0" w:space="0" w:color="auto"/>
            <w:bottom w:val="none" w:sz="0" w:space="0" w:color="auto"/>
            <w:right w:val="none" w:sz="0" w:space="0" w:color="auto"/>
          </w:divBdr>
        </w:div>
        <w:div w:id="435754555">
          <w:marLeft w:val="640"/>
          <w:marRight w:val="0"/>
          <w:marTop w:val="0"/>
          <w:marBottom w:val="0"/>
          <w:divBdr>
            <w:top w:val="none" w:sz="0" w:space="0" w:color="auto"/>
            <w:left w:val="none" w:sz="0" w:space="0" w:color="auto"/>
            <w:bottom w:val="none" w:sz="0" w:space="0" w:color="auto"/>
            <w:right w:val="none" w:sz="0" w:space="0" w:color="auto"/>
          </w:divBdr>
        </w:div>
        <w:div w:id="1503201556">
          <w:marLeft w:val="640"/>
          <w:marRight w:val="0"/>
          <w:marTop w:val="0"/>
          <w:marBottom w:val="0"/>
          <w:divBdr>
            <w:top w:val="none" w:sz="0" w:space="0" w:color="auto"/>
            <w:left w:val="none" w:sz="0" w:space="0" w:color="auto"/>
            <w:bottom w:val="none" w:sz="0" w:space="0" w:color="auto"/>
            <w:right w:val="none" w:sz="0" w:space="0" w:color="auto"/>
          </w:divBdr>
        </w:div>
        <w:div w:id="1367293640">
          <w:marLeft w:val="640"/>
          <w:marRight w:val="0"/>
          <w:marTop w:val="0"/>
          <w:marBottom w:val="0"/>
          <w:divBdr>
            <w:top w:val="none" w:sz="0" w:space="0" w:color="auto"/>
            <w:left w:val="none" w:sz="0" w:space="0" w:color="auto"/>
            <w:bottom w:val="none" w:sz="0" w:space="0" w:color="auto"/>
            <w:right w:val="none" w:sz="0" w:space="0" w:color="auto"/>
          </w:divBdr>
        </w:div>
        <w:div w:id="568346881">
          <w:marLeft w:val="640"/>
          <w:marRight w:val="0"/>
          <w:marTop w:val="0"/>
          <w:marBottom w:val="0"/>
          <w:divBdr>
            <w:top w:val="none" w:sz="0" w:space="0" w:color="auto"/>
            <w:left w:val="none" w:sz="0" w:space="0" w:color="auto"/>
            <w:bottom w:val="none" w:sz="0" w:space="0" w:color="auto"/>
            <w:right w:val="none" w:sz="0" w:space="0" w:color="auto"/>
          </w:divBdr>
        </w:div>
        <w:div w:id="1188367689">
          <w:marLeft w:val="640"/>
          <w:marRight w:val="0"/>
          <w:marTop w:val="0"/>
          <w:marBottom w:val="0"/>
          <w:divBdr>
            <w:top w:val="none" w:sz="0" w:space="0" w:color="auto"/>
            <w:left w:val="none" w:sz="0" w:space="0" w:color="auto"/>
            <w:bottom w:val="none" w:sz="0" w:space="0" w:color="auto"/>
            <w:right w:val="none" w:sz="0" w:space="0" w:color="auto"/>
          </w:divBdr>
        </w:div>
        <w:div w:id="788817696">
          <w:marLeft w:val="640"/>
          <w:marRight w:val="0"/>
          <w:marTop w:val="0"/>
          <w:marBottom w:val="0"/>
          <w:divBdr>
            <w:top w:val="none" w:sz="0" w:space="0" w:color="auto"/>
            <w:left w:val="none" w:sz="0" w:space="0" w:color="auto"/>
            <w:bottom w:val="none" w:sz="0" w:space="0" w:color="auto"/>
            <w:right w:val="none" w:sz="0" w:space="0" w:color="auto"/>
          </w:divBdr>
        </w:div>
        <w:div w:id="1761097881">
          <w:marLeft w:val="640"/>
          <w:marRight w:val="0"/>
          <w:marTop w:val="0"/>
          <w:marBottom w:val="0"/>
          <w:divBdr>
            <w:top w:val="none" w:sz="0" w:space="0" w:color="auto"/>
            <w:left w:val="none" w:sz="0" w:space="0" w:color="auto"/>
            <w:bottom w:val="none" w:sz="0" w:space="0" w:color="auto"/>
            <w:right w:val="none" w:sz="0" w:space="0" w:color="auto"/>
          </w:divBdr>
        </w:div>
        <w:div w:id="1410618920">
          <w:marLeft w:val="640"/>
          <w:marRight w:val="0"/>
          <w:marTop w:val="0"/>
          <w:marBottom w:val="0"/>
          <w:divBdr>
            <w:top w:val="none" w:sz="0" w:space="0" w:color="auto"/>
            <w:left w:val="none" w:sz="0" w:space="0" w:color="auto"/>
            <w:bottom w:val="none" w:sz="0" w:space="0" w:color="auto"/>
            <w:right w:val="none" w:sz="0" w:space="0" w:color="auto"/>
          </w:divBdr>
        </w:div>
        <w:div w:id="1678188552">
          <w:marLeft w:val="640"/>
          <w:marRight w:val="0"/>
          <w:marTop w:val="0"/>
          <w:marBottom w:val="0"/>
          <w:divBdr>
            <w:top w:val="none" w:sz="0" w:space="0" w:color="auto"/>
            <w:left w:val="none" w:sz="0" w:space="0" w:color="auto"/>
            <w:bottom w:val="none" w:sz="0" w:space="0" w:color="auto"/>
            <w:right w:val="none" w:sz="0" w:space="0" w:color="auto"/>
          </w:divBdr>
        </w:div>
        <w:div w:id="1572809241">
          <w:marLeft w:val="640"/>
          <w:marRight w:val="0"/>
          <w:marTop w:val="0"/>
          <w:marBottom w:val="0"/>
          <w:divBdr>
            <w:top w:val="none" w:sz="0" w:space="0" w:color="auto"/>
            <w:left w:val="none" w:sz="0" w:space="0" w:color="auto"/>
            <w:bottom w:val="none" w:sz="0" w:space="0" w:color="auto"/>
            <w:right w:val="none" w:sz="0" w:space="0" w:color="auto"/>
          </w:divBdr>
        </w:div>
        <w:div w:id="555047190">
          <w:marLeft w:val="640"/>
          <w:marRight w:val="0"/>
          <w:marTop w:val="0"/>
          <w:marBottom w:val="0"/>
          <w:divBdr>
            <w:top w:val="none" w:sz="0" w:space="0" w:color="auto"/>
            <w:left w:val="none" w:sz="0" w:space="0" w:color="auto"/>
            <w:bottom w:val="none" w:sz="0" w:space="0" w:color="auto"/>
            <w:right w:val="none" w:sz="0" w:space="0" w:color="auto"/>
          </w:divBdr>
        </w:div>
        <w:div w:id="1437674889">
          <w:marLeft w:val="640"/>
          <w:marRight w:val="0"/>
          <w:marTop w:val="0"/>
          <w:marBottom w:val="0"/>
          <w:divBdr>
            <w:top w:val="none" w:sz="0" w:space="0" w:color="auto"/>
            <w:left w:val="none" w:sz="0" w:space="0" w:color="auto"/>
            <w:bottom w:val="none" w:sz="0" w:space="0" w:color="auto"/>
            <w:right w:val="none" w:sz="0" w:space="0" w:color="auto"/>
          </w:divBdr>
        </w:div>
        <w:div w:id="1858347766">
          <w:marLeft w:val="640"/>
          <w:marRight w:val="0"/>
          <w:marTop w:val="0"/>
          <w:marBottom w:val="0"/>
          <w:divBdr>
            <w:top w:val="none" w:sz="0" w:space="0" w:color="auto"/>
            <w:left w:val="none" w:sz="0" w:space="0" w:color="auto"/>
            <w:bottom w:val="none" w:sz="0" w:space="0" w:color="auto"/>
            <w:right w:val="none" w:sz="0" w:space="0" w:color="auto"/>
          </w:divBdr>
        </w:div>
        <w:div w:id="1532567473">
          <w:marLeft w:val="640"/>
          <w:marRight w:val="0"/>
          <w:marTop w:val="0"/>
          <w:marBottom w:val="0"/>
          <w:divBdr>
            <w:top w:val="none" w:sz="0" w:space="0" w:color="auto"/>
            <w:left w:val="none" w:sz="0" w:space="0" w:color="auto"/>
            <w:bottom w:val="none" w:sz="0" w:space="0" w:color="auto"/>
            <w:right w:val="none" w:sz="0" w:space="0" w:color="auto"/>
          </w:divBdr>
        </w:div>
        <w:div w:id="1573539106">
          <w:marLeft w:val="640"/>
          <w:marRight w:val="0"/>
          <w:marTop w:val="0"/>
          <w:marBottom w:val="0"/>
          <w:divBdr>
            <w:top w:val="none" w:sz="0" w:space="0" w:color="auto"/>
            <w:left w:val="none" w:sz="0" w:space="0" w:color="auto"/>
            <w:bottom w:val="none" w:sz="0" w:space="0" w:color="auto"/>
            <w:right w:val="none" w:sz="0" w:space="0" w:color="auto"/>
          </w:divBdr>
        </w:div>
        <w:div w:id="538248194">
          <w:marLeft w:val="640"/>
          <w:marRight w:val="0"/>
          <w:marTop w:val="0"/>
          <w:marBottom w:val="0"/>
          <w:divBdr>
            <w:top w:val="none" w:sz="0" w:space="0" w:color="auto"/>
            <w:left w:val="none" w:sz="0" w:space="0" w:color="auto"/>
            <w:bottom w:val="none" w:sz="0" w:space="0" w:color="auto"/>
            <w:right w:val="none" w:sz="0" w:space="0" w:color="auto"/>
          </w:divBdr>
        </w:div>
        <w:div w:id="1258322511">
          <w:marLeft w:val="640"/>
          <w:marRight w:val="0"/>
          <w:marTop w:val="0"/>
          <w:marBottom w:val="0"/>
          <w:divBdr>
            <w:top w:val="none" w:sz="0" w:space="0" w:color="auto"/>
            <w:left w:val="none" w:sz="0" w:space="0" w:color="auto"/>
            <w:bottom w:val="none" w:sz="0" w:space="0" w:color="auto"/>
            <w:right w:val="none" w:sz="0" w:space="0" w:color="auto"/>
          </w:divBdr>
        </w:div>
        <w:div w:id="1658800395">
          <w:marLeft w:val="640"/>
          <w:marRight w:val="0"/>
          <w:marTop w:val="0"/>
          <w:marBottom w:val="0"/>
          <w:divBdr>
            <w:top w:val="none" w:sz="0" w:space="0" w:color="auto"/>
            <w:left w:val="none" w:sz="0" w:space="0" w:color="auto"/>
            <w:bottom w:val="none" w:sz="0" w:space="0" w:color="auto"/>
            <w:right w:val="none" w:sz="0" w:space="0" w:color="auto"/>
          </w:divBdr>
        </w:div>
        <w:div w:id="1184632074">
          <w:marLeft w:val="640"/>
          <w:marRight w:val="0"/>
          <w:marTop w:val="0"/>
          <w:marBottom w:val="0"/>
          <w:divBdr>
            <w:top w:val="none" w:sz="0" w:space="0" w:color="auto"/>
            <w:left w:val="none" w:sz="0" w:space="0" w:color="auto"/>
            <w:bottom w:val="none" w:sz="0" w:space="0" w:color="auto"/>
            <w:right w:val="none" w:sz="0" w:space="0" w:color="auto"/>
          </w:divBdr>
        </w:div>
        <w:div w:id="1311053051">
          <w:marLeft w:val="640"/>
          <w:marRight w:val="0"/>
          <w:marTop w:val="0"/>
          <w:marBottom w:val="0"/>
          <w:divBdr>
            <w:top w:val="none" w:sz="0" w:space="0" w:color="auto"/>
            <w:left w:val="none" w:sz="0" w:space="0" w:color="auto"/>
            <w:bottom w:val="none" w:sz="0" w:space="0" w:color="auto"/>
            <w:right w:val="none" w:sz="0" w:space="0" w:color="auto"/>
          </w:divBdr>
        </w:div>
        <w:div w:id="2146967297">
          <w:marLeft w:val="640"/>
          <w:marRight w:val="0"/>
          <w:marTop w:val="0"/>
          <w:marBottom w:val="0"/>
          <w:divBdr>
            <w:top w:val="none" w:sz="0" w:space="0" w:color="auto"/>
            <w:left w:val="none" w:sz="0" w:space="0" w:color="auto"/>
            <w:bottom w:val="none" w:sz="0" w:space="0" w:color="auto"/>
            <w:right w:val="none" w:sz="0" w:space="0" w:color="auto"/>
          </w:divBdr>
        </w:div>
        <w:div w:id="53553191">
          <w:marLeft w:val="640"/>
          <w:marRight w:val="0"/>
          <w:marTop w:val="0"/>
          <w:marBottom w:val="0"/>
          <w:divBdr>
            <w:top w:val="none" w:sz="0" w:space="0" w:color="auto"/>
            <w:left w:val="none" w:sz="0" w:space="0" w:color="auto"/>
            <w:bottom w:val="none" w:sz="0" w:space="0" w:color="auto"/>
            <w:right w:val="none" w:sz="0" w:space="0" w:color="auto"/>
          </w:divBdr>
        </w:div>
        <w:div w:id="2058310983">
          <w:marLeft w:val="640"/>
          <w:marRight w:val="0"/>
          <w:marTop w:val="0"/>
          <w:marBottom w:val="0"/>
          <w:divBdr>
            <w:top w:val="none" w:sz="0" w:space="0" w:color="auto"/>
            <w:left w:val="none" w:sz="0" w:space="0" w:color="auto"/>
            <w:bottom w:val="none" w:sz="0" w:space="0" w:color="auto"/>
            <w:right w:val="none" w:sz="0" w:space="0" w:color="auto"/>
          </w:divBdr>
        </w:div>
        <w:div w:id="737020711">
          <w:marLeft w:val="640"/>
          <w:marRight w:val="0"/>
          <w:marTop w:val="0"/>
          <w:marBottom w:val="0"/>
          <w:divBdr>
            <w:top w:val="none" w:sz="0" w:space="0" w:color="auto"/>
            <w:left w:val="none" w:sz="0" w:space="0" w:color="auto"/>
            <w:bottom w:val="none" w:sz="0" w:space="0" w:color="auto"/>
            <w:right w:val="none" w:sz="0" w:space="0" w:color="auto"/>
          </w:divBdr>
        </w:div>
        <w:div w:id="1687709781">
          <w:marLeft w:val="640"/>
          <w:marRight w:val="0"/>
          <w:marTop w:val="0"/>
          <w:marBottom w:val="0"/>
          <w:divBdr>
            <w:top w:val="none" w:sz="0" w:space="0" w:color="auto"/>
            <w:left w:val="none" w:sz="0" w:space="0" w:color="auto"/>
            <w:bottom w:val="none" w:sz="0" w:space="0" w:color="auto"/>
            <w:right w:val="none" w:sz="0" w:space="0" w:color="auto"/>
          </w:divBdr>
        </w:div>
        <w:div w:id="781611224">
          <w:marLeft w:val="640"/>
          <w:marRight w:val="0"/>
          <w:marTop w:val="0"/>
          <w:marBottom w:val="0"/>
          <w:divBdr>
            <w:top w:val="none" w:sz="0" w:space="0" w:color="auto"/>
            <w:left w:val="none" w:sz="0" w:space="0" w:color="auto"/>
            <w:bottom w:val="none" w:sz="0" w:space="0" w:color="auto"/>
            <w:right w:val="none" w:sz="0" w:space="0" w:color="auto"/>
          </w:divBdr>
        </w:div>
        <w:div w:id="1018434574">
          <w:marLeft w:val="640"/>
          <w:marRight w:val="0"/>
          <w:marTop w:val="0"/>
          <w:marBottom w:val="0"/>
          <w:divBdr>
            <w:top w:val="none" w:sz="0" w:space="0" w:color="auto"/>
            <w:left w:val="none" w:sz="0" w:space="0" w:color="auto"/>
            <w:bottom w:val="none" w:sz="0" w:space="0" w:color="auto"/>
            <w:right w:val="none" w:sz="0" w:space="0" w:color="auto"/>
          </w:divBdr>
        </w:div>
        <w:div w:id="1486584728">
          <w:marLeft w:val="640"/>
          <w:marRight w:val="0"/>
          <w:marTop w:val="0"/>
          <w:marBottom w:val="0"/>
          <w:divBdr>
            <w:top w:val="none" w:sz="0" w:space="0" w:color="auto"/>
            <w:left w:val="none" w:sz="0" w:space="0" w:color="auto"/>
            <w:bottom w:val="none" w:sz="0" w:space="0" w:color="auto"/>
            <w:right w:val="none" w:sz="0" w:space="0" w:color="auto"/>
          </w:divBdr>
        </w:div>
        <w:div w:id="381027596">
          <w:marLeft w:val="640"/>
          <w:marRight w:val="0"/>
          <w:marTop w:val="0"/>
          <w:marBottom w:val="0"/>
          <w:divBdr>
            <w:top w:val="none" w:sz="0" w:space="0" w:color="auto"/>
            <w:left w:val="none" w:sz="0" w:space="0" w:color="auto"/>
            <w:bottom w:val="none" w:sz="0" w:space="0" w:color="auto"/>
            <w:right w:val="none" w:sz="0" w:space="0" w:color="auto"/>
          </w:divBdr>
        </w:div>
        <w:div w:id="767969982">
          <w:marLeft w:val="640"/>
          <w:marRight w:val="0"/>
          <w:marTop w:val="0"/>
          <w:marBottom w:val="0"/>
          <w:divBdr>
            <w:top w:val="none" w:sz="0" w:space="0" w:color="auto"/>
            <w:left w:val="none" w:sz="0" w:space="0" w:color="auto"/>
            <w:bottom w:val="none" w:sz="0" w:space="0" w:color="auto"/>
            <w:right w:val="none" w:sz="0" w:space="0" w:color="auto"/>
          </w:divBdr>
        </w:div>
        <w:div w:id="2109080977">
          <w:marLeft w:val="640"/>
          <w:marRight w:val="0"/>
          <w:marTop w:val="0"/>
          <w:marBottom w:val="0"/>
          <w:divBdr>
            <w:top w:val="none" w:sz="0" w:space="0" w:color="auto"/>
            <w:left w:val="none" w:sz="0" w:space="0" w:color="auto"/>
            <w:bottom w:val="none" w:sz="0" w:space="0" w:color="auto"/>
            <w:right w:val="none" w:sz="0" w:space="0" w:color="auto"/>
          </w:divBdr>
        </w:div>
        <w:div w:id="646279124">
          <w:marLeft w:val="640"/>
          <w:marRight w:val="0"/>
          <w:marTop w:val="0"/>
          <w:marBottom w:val="0"/>
          <w:divBdr>
            <w:top w:val="none" w:sz="0" w:space="0" w:color="auto"/>
            <w:left w:val="none" w:sz="0" w:space="0" w:color="auto"/>
            <w:bottom w:val="none" w:sz="0" w:space="0" w:color="auto"/>
            <w:right w:val="none" w:sz="0" w:space="0" w:color="auto"/>
          </w:divBdr>
        </w:div>
        <w:div w:id="850339779">
          <w:marLeft w:val="640"/>
          <w:marRight w:val="0"/>
          <w:marTop w:val="0"/>
          <w:marBottom w:val="0"/>
          <w:divBdr>
            <w:top w:val="none" w:sz="0" w:space="0" w:color="auto"/>
            <w:left w:val="none" w:sz="0" w:space="0" w:color="auto"/>
            <w:bottom w:val="none" w:sz="0" w:space="0" w:color="auto"/>
            <w:right w:val="none" w:sz="0" w:space="0" w:color="auto"/>
          </w:divBdr>
        </w:div>
        <w:div w:id="1909992606">
          <w:marLeft w:val="640"/>
          <w:marRight w:val="0"/>
          <w:marTop w:val="0"/>
          <w:marBottom w:val="0"/>
          <w:divBdr>
            <w:top w:val="none" w:sz="0" w:space="0" w:color="auto"/>
            <w:left w:val="none" w:sz="0" w:space="0" w:color="auto"/>
            <w:bottom w:val="none" w:sz="0" w:space="0" w:color="auto"/>
            <w:right w:val="none" w:sz="0" w:space="0" w:color="auto"/>
          </w:divBdr>
        </w:div>
        <w:div w:id="889802544">
          <w:marLeft w:val="640"/>
          <w:marRight w:val="0"/>
          <w:marTop w:val="0"/>
          <w:marBottom w:val="0"/>
          <w:divBdr>
            <w:top w:val="none" w:sz="0" w:space="0" w:color="auto"/>
            <w:left w:val="none" w:sz="0" w:space="0" w:color="auto"/>
            <w:bottom w:val="none" w:sz="0" w:space="0" w:color="auto"/>
            <w:right w:val="none" w:sz="0" w:space="0" w:color="auto"/>
          </w:divBdr>
        </w:div>
        <w:div w:id="1962882484">
          <w:marLeft w:val="640"/>
          <w:marRight w:val="0"/>
          <w:marTop w:val="0"/>
          <w:marBottom w:val="0"/>
          <w:divBdr>
            <w:top w:val="none" w:sz="0" w:space="0" w:color="auto"/>
            <w:left w:val="none" w:sz="0" w:space="0" w:color="auto"/>
            <w:bottom w:val="none" w:sz="0" w:space="0" w:color="auto"/>
            <w:right w:val="none" w:sz="0" w:space="0" w:color="auto"/>
          </w:divBdr>
        </w:div>
        <w:div w:id="1437403679">
          <w:marLeft w:val="640"/>
          <w:marRight w:val="0"/>
          <w:marTop w:val="0"/>
          <w:marBottom w:val="0"/>
          <w:divBdr>
            <w:top w:val="none" w:sz="0" w:space="0" w:color="auto"/>
            <w:left w:val="none" w:sz="0" w:space="0" w:color="auto"/>
            <w:bottom w:val="none" w:sz="0" w:space="0" w:color="auto"/>
            <w:right w:val="none" w:sz="0" w:space="0" w:color="auto"/>
          </w:divBdr>
        </w:div>
        <w:div w:id="1365211812">
          <w:marLeft w:val="640"/>
          <w:marRight w:val="0"/>
          <w:marTop w:val="0"/>
          <w:marBottom w:val="0"/>
          <w:divBdr>
            <w:top w:val="none" w:sz="0" w:space="0" w:color="auto"/>
            <w:left w:val="none" w:sz="0" w:space="0" w:color="auto"/>
            <w:bottom w:val="none" w:sz="0" w:space="0" w:color="auto"/>
            <w:right w:val="none" w:sz="0" w:space="0" w:color="auto"/>
          </w:divBdr>
        </w:div>
        <w:div w:id="378357412">
          <w:marLeft w:val="640"/>
          <w:marRight w:val="0"/>
          <w:marTop w:val="0"/>
          <w:marBottom w:val="0"/>
          <w:divBdr>
            <w:top w:val="none" w:sz="0" w:space="0" w:color="auto"/>
            <w:left w:val="none" w:sz="0" w:space="0" w:color="auto"/>
            <w:bottom w:val="none" w:sz="0" w:space="0" w:color="auto"/>
            <w:right w:val="none" w:sz="0" w:space="0" w:color="auto"/>
          </w:divBdr>
        </w:div>
        <w:div w:id="654722287">
          <w:marLeft w:val="640"/>
          <w:marRight w:val="0"/>
          <w:marTop w:val="0"/>
          <w:marBottom w:val="0"/>
          <w:divBdr>
            <w:top w:val="none" w:sz="0" w:space="0" w:color="auto"/>
            <w:left w:val="none" w:sz="0" w:space="0" w:color="auto"/>
            <w:bottom w:val="none" w:sz="0" w:space="0" w:color="auto"/>
            <w:right w:val="none" w:sz="0" w:space="0" w:color="auto"/>
          </w:divBdr>
        </w:div>
        <w:div w:id="697508745">
          <w:marLeft w:val="640"/>
          <w:marRight w:val="0"/>
          <w:marTop w:val="0"/>
          <w:marBottom w:val="0"/>
          <w:divBdr>
            <w:top w:val="none" w:sz="0" w:space="0" w:color="auto"/>
            <w:left w:val="none" w:sz="0" w:space="0" w:color="auto"/>
            <w:bottom w:val="none" w:sz="0" w:space="0" w:color="auto"/>
            <w:right w:val="none" w:sz="0" w:space="0" w:color="auto"/>
          </w:divBdr>
        </w:div>
        <w:div w:id="1557156152">
          <w:marLeft w:val="640"/>
          <w:marRight w:val="0"/>
          <w:marTop w:val="0"/>
          <w:marBottom w:val="0"/>
          <w:divBdr>
            <w:top w:val="none" w:sz="0" w:space="0" w:color="auto"/>
            <w:left w:val="none" w:sz="0" w:space="0" w:color="auto"/>
            <w:bottom w:val="none" w:sz="0" w:space="0" w:color="auto"/>
            <w:right w:val="none" w:sz="0" w:space="0" w:color="auto"/>
          </w:divBdr>
        </w:div>
        <w:div w:id="1978411559">
          <w:marLeft w:val="640"/>
          <w:marRight w:val="0"/>
          <w:marTop w:val="0"/>
          <w:marBottom w:val="0"/>
          <w:divBdr>
            <w:top w:val="none" w:sz="0" w:space="0" w:color="auto"/>
            <w:left w:val="none" w:sz="0" w:space="0" w:color="auto"/>
            <w:bottom w:val="none" w:sz="0" w:space="0" w:color="auto"/>
            <w:right w:val="none" w:sz="0" w:space="0" w:color="auto"/>
          </w:divBdr>
        </w:div>
        <w:div w:id="641351937">
          <w:marLeft w:val="640"/>
          <w:marRight w:val="0"/>
          <w:marTop w:val="0"/>
          <w:marBottom w:val="0"/>
          <w:divBdr>
            <w:top w:val="none" w:sz="0" w:space="0" w:color="auto"/>
            <w:left w:val="none" w:sz="0" w:space="0" w:color="auto"/>
            <w:bottom w:val="none" w:sz="0" w:space="0" w:color="auto"/>
            <w:right w:val="none" w:sz="0" w:space="0" w:color="auto"/>
          </w:divBdr>
        </w:div>
        <w:div w:id="1412435819">
          <w:marLeft w:val="640"/>
          <w:marRight w:val="0"/>
          <w:marTop w:val="0"/>
          <w:marBottom w:val="0"/>
          <w:divBdr>
            <w:top w:val="none" w:sz="0" w:space="0" w:color="auto"/>
            <w:left w:val="none" w:sz="0" w:space="0" w:color="auto"/>
            <w:bottom w:val="none" w:sz="0" w:space="0" w:color="auto"/>
            <w:right w:val="none" w:sz="0" w:space="0" w:color="auto"/>
          </w:divBdr>
        </w:div>
        <w:div w:id="183398612">
          <w:marLeft w:val="640"/>
          <w:marRight w:val="0"/>
          <w:marTop w:val="0"/>
          <w:marBottom w:val="0"/>
          <w:divBdr>
            <w:top w:val="none" w:sz="0" w:space="0" w:color="auto"/>
            <w:left w:val="none" w:sz="0" w:space="0" w:color="auto"/>
            <w:bottom w:val="none" w:sz="0" w:space="0" w:color="auto"/>
            <w:right w:val="none" w:sz="0" w:space="0" w:color="auto"/>
          </w:divBdr>
        </w:div>
        <w:div w:id="269092629">
          <w:marLeft w:val="640"/>
          <w:marRight w:val="0"/>
          <w:marTop w:val="0"/>
          <w:marBottom w:val="0"/>
          <w:divBdr>
            <w:top w:val="none" w:sz="0" w:space="0" w:color="auto"/>
            <w:left w:val="none" w:sz="0" w:space="0" w:color="auto"/>
            <w:bottom w:val="none" w:sz="0" w:space="0" w:color="auto"/>
            <w:right w:val="none" w:sz="0" w:space="0" w:color="auto"/>
          </w:divBdr>
        </w:div>
        <w:div w:id="733898104">
          <w:marLeft w:val="640"/>
          <w:marRight w:val="0"/>
          <w:marTop w:val="0"/>
          <w:marBottom w:val="0"/>
          <w:divBdr>
            <w:top w:val="none" w:sz="0" w:space="0" w:color="auto"/>
            <w:left w:val="none" w:sz="0" w:space="0" w:color="auto"/>
            <w:bottom w:val="none" w:sz="0" w:space="0" w:color="auto"/>
            <w:right w:val="none" w:sz="0" w:space="0" w:color="auto"/>
          </w:divBdr>
        </w:div>
      </w:divsChild>
    </w:div>
    <w:div w:id="1184637427">
      <w:bodyDiv w:val="1"/>
      <w:marLeft w:val="0"/>
      <w:marRight w:val="0"/>
      <w:marTop w:val="0"/>
      <w:marBottom w:val="0"/>
      <w:divBdr>
        <w:top w:val="none" w:sz="0" w:space="0" w:color="auto"/>
        <w:left w:val="none" w:sz="0" w:space="0" w:color="auto"/>
        <w:bottom w:val="none" w:sz="0" w:space="0" w:color="auto"/>
        <w:right w:val="none" w:sz="0" w:space="0" w:color="auto"/>
      </w:divBdr>
      <w:divsChild>
        <w:div w:id="1803233258">
          <w:marLeft w:val="640"/>
          <w:marRight w:val="0"/>
          <w:marTop w:val="0"/>
          <w:marBottom w:val="0"/>
          <w:divBdr>
            <w:top w:val="none" w:sz="0" w:space="0" w:color="auto"/>
            <w:left w:val="none" w:sz="0" w:space="0" w:color="auto"/>
            <w:bottom w:val="none" w:sz="0" w:space="0" w:color="auto"/>
            <w:right w:val="none" w:sz="0" w:space="0" w:color="auto"/>
          </w:divBdr>
        </w:div>
        <w:div w:id="1427116051">
          <w:marLeft w:val="640"/>
          <w:marRight w:val="0"/>
          <w:marTop w:val="0"/>
          <w:marBottom w:val="0"/>
          <w:divBdr>
            <w:top w:val="none" w:sz="0" w:space="0" w:color="auto"/>
            <w:left w:val="none" w:sz="0" w:space="0" w:color="auto"/>
            <w:bottom w:val="none" w:sz="0" w:space="0" w:color="auto"/>
            <w:right w:val="none" w:sz="0" w:space="0" w:color="auto"/>
          </w:divBdr>
        </w:div>
        <w:div w:id="990333682">
          <w:marLeft w:val="640"/>
          <w:marRight w:val="0"/>
          <w:marTop w:val="0"/>
          <w:marBottom w:val="0"/>
          <w:divBdr>
            <w:top w:val="none" w:sz="0" w:space="0" w:color="auto"/>
            <w:left w:val="none" w:sz="0" w:space="0" w:color="auto"/>
            <w:bottom w:val="none" w:sz="0" w:space="0" w:color="auto"/>
            <w:right w:val="none" w:sz="0" w:space="0" w:color="auto"/>
          </w:divBdr>
        </w:div>
        <w:div w:id="1190800656">
          <w:marLeft w:val="640"/>
          <w:marRight w:val="0"/>
          <w:marTop w:val="0"/>
          <w:marBottom w:val="0"/>
          <w:divBdr>
            <w:top w:val="none" w:sz="0" w:space="0" w:color="auto"/>
            <w:left w:val="none" w:sz="0" w:space="0" w:color="auto"/>
            <w:bottom w:val="none" w:sz="0" w:space="0" w:color="auto"/>
            <w:right w:val="none" w:sz="0" w:space="0" w:color="auto"/>
          </w:divBdr>
        </w:div>
        <w:div w:id="1522352785">
          <w:marLeft w:val="640"/>
          <w:marRight w:val="0"/>
          <w:marTop w:val="0"/>
          <w:marBottom w:val="0"/>
          <w:divBdr>
            <w:top w:val="none" w:sz="0" w:space="0" w:color="auto"/>
            <w:left w:val="none" w:sz="0" w:space="0" w:color="auto"/>
            <w:bottom w:val="none" w:sz="0" w:space="0" w:color="auto"/>
            <w:right w:val="none" w:sz="0" w:space="0" w:color="auto"/>
          </w:divBdr>
        </w:div>
        <w:div w:id="1287196567">
          <w:marLeft w:val="640"/>
          <w:marRight w:val="0"/>
          <w:marTop w:val="0"/>
          <w:marBottom w:val="0"/>
          <w:divBdr>
            <w:top w:val="none" w:sz="0" w:space="0" w:color="auto"/>
            <w:left w:val="none" w:sz="0" w:space="0" w:color="auto"/>
            <w:bottom w:val="none" w:sz="0" w:space="0" w:color="auto"/>
            <w:right w:val="none" w:sz="0" w:space="0" w:color="auto"/>
          </w:divBdr>
        </w:div>
        <w:div w:id="621959752">
          <w:marLeft w:val="640"/>
          <w:marRight w:val="0"/>
          <w:marTop w:val="0"/>
          <w:marBottom w:val="0"/>
          <w:divBdr>
            <w:top w:val="none" w:sz="0" w:space="0" w:color="auto"/>
            <w:left w:val="none" w:sz="0" w:space="0" w:color="auto"/>
            <w:bottom w:val="none" w:sz="0" w:space="0" w:color="auto"/>
            <w:right w:val="none" w:sz="0" w:space="0" w:color="auto"/>
          </w:divBdr>
        </w:div>
        <w:div w:id="661664330">
          <w:marLeft w:val="640"/>
          <w:marRight w:val="0"/>
          <w:marTop w:val="0"/>
          <w:marBottom w:val="0"/>
          <w:divBdr>
            <w:top w:val="none" w:sz="0" w:space="0" w:color="auto"/>
            <w:left w:val="none" w:sz="0" w:space="0" w:color="auto"/>
            <w:bottom w:val="none" w:sz="0" w:space="0" w:color="auto"/>
            <w:right w:val="none" w:sz="0" w:space="0" w:color="auto"/>
          </w:divBdr>
        </w:div>
        <w:div w:id="1705057584">
          <w:marLeft w:val="640"/>
          <w:marRight w:val="0"/>
          <w:marTop w:val="0"/>
          <w:marBottom w:val="0"/>
          <w:divBdr>
            <w:top w:val="none" w:sz="0" w:space="0" w:color="auto"/>
            <w:left w:val="none" w:sz="0" w:space="0" w:color="auto"/>
            <w:bottom w:val="none" w:sz="0" w:space="0" w:color="auto"/>
            <w:right w:val="none" w:sz="0" w:space="0" w:color="auto"/>
          </w:divBdr>
        </w:div>
        <w:div w:id="1436633607">
          <w:marLeft w:val="640"/>
          <w:marRight w:val="0"/>
          <w:marTop w:val="0"/>
          <w:marBottom w:val="0"/>
          <w:divBdr>
            <w:top w:val="none" w:sz="0" w:space="0" w:color="auto"/>
            <w:left w:val="none" w:sz="0" w:space="0" w:color="auto"/>
            <w:bottom w:val="none" w:sz="0" w:space="0" w:color="auto"/>
            <w:right w:val="none" w:sz="0" w:space="0" w:color="auto"/>
          </w:divBdr>
        </w:div>
        <w:div w:id="2102724326">
          <w:marLeft w:val="640"/>
          <w:marRight w:val="0"/>
          <w:marTop w:val="0"/>
          <w:marBottom w:val="0"/>
          <w:divBdr>
            <w:top w:val="none" w:sz="0" w:space="0" w:color="auto"/>
            <w:left w:val="none" w:sz="0" w:space="0" w:color="auto"/>
            <w:bottom w:val="none" w:sz="0" w:space="0" w:color="auto"/>
            <w:right w:val="none" w:sz="0" w:space="0" w:color="auto"/>
          </w:divBdr>
        </w:div>
        <w:div w:id="674698033">
          <w:marLeft w:val="640"/>
          <w:marRight w:val="0"/>
          <w:marTop w:val="0"/>
          <w:marBottom w:val="0"/>
          <w:divBdr>
            <w:top w:val="none" w:sz="0" w:space="0" w:color="auto"/>
            <w:left w:val="none" w:sz="0" w:space="0" w:color="auto"/>
            <w:bottom w:val="none" w:sz="0" w:space="0" w:color="auto"/>
            <w:right w:val="none" w:sz="0" w:space="0" w:color="auto"/>
          </w:divBdr>
        </w:div>
        <w:div w:id="1488669229">
          <w:marLeft w:val="640"/>
          <w:marRight w:val="0"/>
          <w:marTop w:val="0"/>
          <w:marBottom w:val="0"/>
          <w:divBdr>
            <w:top w:val="none" w:sz="0" w:space="0" w:color="auto"/>
            <w:left w:val="none" w:sz="0" w:space="0" w:color="auto"/>
            <w:bottom w:val="none" w:sz="0" w:space="0" w:color="auto"/>
            <w:right w:val="none" w:sz="0" w:space="0" w:color="auto"/>
          </w:divBdr>
        </w:div>
        <w:div w:id="1003166869">
          <w:marLeft w:val="640"/>
          <w:marRight w:val="0"/>
          <w:marTop w:val="0"/>
          <w:marBottom w:val="0"/>
          <w:divBdr>
            <w:top w:val="none" w:sz="0" w:space="0" w:color="auto"/>
            <w:left w:val="none" w:sz="0" w:space="0" w:color="auto"/>
            <w:bottom w:val="none" w:sz="0" w:space="0" w:color="auto"/>
            <w:right w:val="none" w:sz="0" w:space="0" w:color="auto"/>
          </w:divBdr>
        </w:div>
        <w:div w:id="161509879">
          <w:marLeft w:val="640"/>
          <w:marRight w:val="0"/>
          <w:marTop w:val="0"/>
          <w:marBottom w:val="0"/>
          <w:divBdr>
            <w:top w:val="none" w:sz="0" w:space="0" w:color="auto"/>
            <w:left w:val="none" w:sz="0" w:space="0" w:color="auto"/>
            <w:bottom w:val="none" w:sz="0" w:space="0" w:color="auto"/>
            <w:right w:val="none" w:sz="0" w:space="0" w:color="auto"/>
          </w:divBdr>
        </w:div>
        <w:div w:id="680161465">
          <w:marLeft w:val="640"/>
          <w:marRight w:val="0"/>
          <w:marTop w:val="0"/>
          <w:marBottom w:val="0"/>
          <w:divBdr>
            <w:top w:val="none" w:sz="0" w:space="0" w:color="auto"/>
            <w:left w:val="none" w:sz="0" w:space="0" w:color="auto"/>
            <w:bottom w:val="none" w:sz="0" w:space="0" w:color="auto"/>
            <w:right w:val="none" w:sz="0" w:space="0" w:color="auto"/>
          </w:divBdr>
        </w:div>
        <w:div w:id="245382357">
          <w:marLeft w:val="640"/>
          <w:marRight w:val="0"/>
          <w:marTop w:val="0"/>
          <w:marBottom w:val="0"/>
          <w:divBdr>
            <w:top w:val="none" w:sz="0" w:space="0" w:color="auto"/>
            <w:left w:val="none" w:sz="0" w:space="0" w:color="auto"/>
            <w:bottom w:val="none" w:sz="0" w:space="0" w:color="auto"/>
            <w:right w:val="none" w:sz="0" w:space="0" w:color="auto"/>
          </w:divBdr>
        </w:div>
        <w:div w:id="1159272882">
          <w:marLeft w:val="640"/>
          <w:marRight w:val="0"/>
          <w:marTop w:val="0"/>
          <w:marBottom w:val="0"/>
          <w:divBdr>
            <w:top w:val="none" w:sz="0" w:space="0" w:color="auto"/>
            <w:left w:val="none" w:sz="0" w:space="0" w:color="auto"/>
            <w:bottom w:val="none" w:sz="0" w:space="0" w:color="auto"/>
            <w:right w:val="none" w:sz="0" w:space="0" w:color="auto"/>
          </w:divBdr>
        </w:div>
        <w:div w:id="1211186744">
          <w:marLeft w:val="640"/>
          <w:marRight w:val="0"/>
          <w:marTop w:val="0"/>
          <w:marBottom w:val="0"/>
          <w:divBdr>
            <w:top w:val="none" w:sz="0" w:space="0" w:color="auto"/>
            <w:left w:val="none" w:sz="0" w:space="0" w:color="auto"/>
            <w:bottom w:val="none" w:sz="0" w:space="0" w:color="auto"/>
            <w:right w:val="none" w:sz="0" w:space="0" w:color="auto"/>
          </w:divBdr>
        </w:div>
        <w:div w:id="268128418">
          <w:marLeft w:val="640"/>
          <w:marRight w:val="0"/>
          <w:marTop w:val="0"/>
          <w:marBottom w:val="0"/>
          <w:divBdr>
            <w:top w:val="none" w:sz="0" w:space="0" w:color="auto"/>
            <w:left w:val="none" w:sz="0" w:space="0" w:color="auto"/>
            <w:bottom w:val="none" w:sz="0" w:space="0" w:color="auto"/>
            <w:right w:val="none" w:sz="0" w:space="0" w:color="auto"/>
          </w:divBdr>
        </w:div>
        <w:div w:id="1980379681">
          <w:marLeft w:val="640"/>
          <w:marRight w:val="0"/>
          <w:marTop w:val="0"/>
          <w:marBottom w:val="0"/>
          <w:divBdr>
            <w:top w:val="none" w:sz="0" w:space="0" w:color="auto"/>
            <w:left w:val="none" w:sz="0" w:space="0" w:color="auto"/>
            <w:bottom w:val="none" w:sz="0" w:space="0" w:color="auto"/>
            <w:right w:val="none" w:sz="0" w:space="0" w:color="auto"/>
          </w:divBdr>
        </w:div>
        <w:div w:id="649477377">
          <w:marLeft w:val="640"/>
          <w:marRight w:val="0"/>
          <w:marTop w:val="0"/>
          <w:marBottom w:val="0"/>
          <w:divBdr>
            <w:top w:val="none" w:sz="0" w:space="0" w:color="auto"/>
            <w:left w:val="none" w:sz="0" w:space="0" w:color="auto"/>
            <w:bottom w:val="none" w:sz="0" w:space="0" w:color="auto"/>
            <w:right w:val="none" w:sz="0" w:space="0" w:color="auto"/>
          </w:divBdr>
        </w:div>
        <w:div w:id="1560555999">
          <w:marLeft w:val="640"/>
          <w:marRight w:val="0"/>
          <w:marTop w:val="0"/>
          <w:marBottom w:val="0"/>
          <w:divBdr>
            <w:top w:val="none" w:sz="0" w:space="0" w:color="auto"/>
            <w:left w:val="none" w:sz="0" w:space="0" w:color="auto"/>
            <w:bottom w:val="none" w:sz="0" w:space="0" w:color="auto"/>
            <w:right w:val="none" w:sz="0" w:space="0" w:color="auto"/>
          </w:divBdr>
        </w:div>
        <w:div w:id="1503426325">
          <w:marLeft w:val="640"/>
          <w:marRight w:val="0"/>
          <w:marTop w:val="0"/>
          <w:marBottom w:val="0"/>
          <w:divBdr>
            <w:top w:val="none" w:sz="0" w:space="0" w:color="auto"/>
            <w:left w:val="none" w:sz="0" w:space="0" w:color="auto"/>
            <w:bottom w:val="none" w:sz="0" w:space="0" w:color="auto"/>
            <w:right w:val="none" w:sz="0" w:space="0" w:color="auto"/>
          </w:divBdr>
        </w:div>
        <w:div w:id="325786140">
          <w:marLeft w:val="640"/>
          <w:marRight w:val="0"/>
          <w:marTop w:val="0"/>
          <w:marBottom w:val="0"/>
          <w:divBdr>
            <w:top w:val="none" w:sz="0" w:space="0" w:color="auto"/>
            <w:left w:val="none" w:sz="0" w:space="0" w:color="auto"/>
            <w:bottom w:val="none" w:sz="0" w:space="0" w:color="auto"/>
            <w:right w:val="none" w:sz="0" w:space="0" w:color="auto"/>
          </w:divBdr>
        </w:div>
        <w:div w:id="614291516">
          <w:marLeft w:val="640"/>
          <w:marRight w:val="0"/>
          <w:marTop w:val="0"/>
          <w:marBottom w:val="0"/>
          <w:divBdr>
            <w:top w:val="none" w:sz="0" w:space="0" w:color="auto"/>
            <w:left w:val="none" w:sz="0" w:space="0" w:color="auto"/>
            <w:bottom w:val="none" w:sz="0" w:space="0" w:color="auto"/>
            <w:right w:val="none" w:sz="0" w:space="0" w:color="auto"/>
          </w:divBdr>
        </w:div>
        <w:div w:id="238637568">
          <w:marLeft w:val="640"/>
          <w:marRight w:val="0"/>
          <w:marTop w:val="0"/>
          <w:marBottom w:val="0"/>
          <w:divBdr>
            <w:top w:val="none" w:sz="0" w:space="0" w:color="auto"/>
            <w:left w:val="none" w:sz="0" w:space="0" w:color="auto"/>
            <w:bottom w:val="none" w:sz="0" w:space="0" w:color="auto"/>
            <w:right w:val="none" w:sz="0" w:space="0" w:color="auto"/>
          </w:divBdr>
        </w:div>
        <w:div w:id="2085292711">
          <w:marLeft w:val="640"/>
          <w:marRight w:val="0"/>
          <w:marTop w:val="0"/>
          <w:marBottom w:val="0"/>
          <w:divBdr>
            <w:top w:val="none" w:sz="0" w:space="0" w:color="auto"/>
            <w:left w:val="none" w:sz="0" w:space="0" w:color="auto"/>
            <w:bottom w:val="none" w:sz="0" w:space="0" w:color="auto"/>
            <w:right w:val="none" w:sz="0" w:space="0" w:color="auto"/>
          </w:divBdr>
        </w:div>
        <w:div w:id="550577498">
          <w:marLeft w:val="640"/>
          <w:marRight w:val="0"/>
          <w:marTop w:val="0"/>
          <w:marBottom w:val="0"/>
          <w:divBdr>
            <w:top w:val="none" w:sz="0" w:space="0" w:color="auto"/>
            <w:left w:val="none" w:sz="0" w:space="0" w:color="auto"/>
            <w:bottom w:val="none" w:sz="0" w:space="0" w:color="auto"/>
            <w:right w:val="none" w:sz="0" w:space="0" w:color="auto"/>
          </w:divBdr>
        </w:div>
        <w:div w:id="7954305">
          <w:marLeft w:val="640"/>
          <w:marRight w:val="0"/>
          <w:marTop w:val="0"/>
          <w:marBottom w:val="0"/>
          <w:divBdr>
            <w:top w:val="none" w:sz="0" w:space="0" w:color="auto"/>
            <w:left w:val="none" w:sz="0" w:space="0" w:color="auto"/>
            <w:bottom w:val="none" w:sz="0" w:space="0" w:color="auto"/>
            <w:right w:val="none" w:sz="0" w:space="0" w:color="auto"/>
          </w:divBdr>
        </w:div>
        <w:div w:id="1907911648">
          <w:marLeft w:val="640"/>
          <w:marRight w:val="0"/>
          <w:marTop w:val="0"/>
          <w:marBottom w:val="0"/>
          <w:divBdr>
            <w:top w:val="none" w:sz="0" w:space="0" w:color="auto"/>
            <w:left w:val="none" w:sz="0" w:space="0" w:color="auto"/>
            <w:bottom w:val="none" w:sz="0" w:space="0" w:color="auto"/>
            <w:right w:val="none" w:sz="0" w:space="0" w:color="auto"/>
          </w:divBdr>
        </w:div>
        <w:div w:id="583299901">
          <w:marLeft w:val="640"/>
          <w:marRight w:val="0"/>
          <w:marTop w:val="0"/>
          <w:marBottom w:val="0"/>
          <w:divBdr>
            <w:top w:val="none" w:sz="0" w:space="0" w:color="auto"/>
            <w:left w:val="none" w:sz="0" w:space="0" w:color="auto"/>
            <w:bottom w:val="none" w:sz="0" w:space="0" w:color="auto"/>
            <w:right w:val="none" w:sz="0" w:space="0" w:color="auto"/>
          </w:divBdr>
        </w:div>
        <w:div w:id="359746316">
          <w:marLeft w:val="640"/>
          <w:marRight w:val="0"/>
          <w:marTop w:val="0"/>
          <w:marBottom w:val="0"/>
          <w:divBdr>
            <w:top w:val="none" w:sz="0" w:space="0" w:color="auto"/>
            <w:left w:val="none" w:sz="0" w:space="0" w:color="auto"/>
            <w:bottom w:val="none" w:sz="0" w:space="0" w:color="auto"/>
            <w:right w:val="none" w:sz="0" w:space="0" w:color="auto"/>
          </w:divBdr>
        </w:div>
        <w:div w:id="416251892">
          <w:marLeft w:val="640"/>
          <w:marRight w:val="0"/>
          <w:marTop w:val="0"/>
          <w:marBottom w:val="0"/>
          <w:divBdr>
            <w:top w:val="none" w:sz="0" w:space="0" w:color="auto"/>
            <w:left w:val="none" w:sz="0" w:space="0" w:color="auto"/>
            <w:bottom w:val="none" w:sz="0" w:space="0" w:color="auto"/>
            <w:right w:val="none" w:sz="0" w:space="0" w:color="auto"/>
          </w:divBdr>
        </w:div>
        <w:div w:id="1556509870">
          <w:marLeft w:val="640"/>
          <w:marRight w:val="0"/>
          <w:marTop w:val="0"/>
          <w:marBottom w:val="0"/>
          <w:divBdr>
            <w:top w:val="none" w:sz="0" w:space="0" w:color="auto"/>
            <w:left w:val="none" w:sz="0" w:space="0" w:color="auto"/>
            <w:bottom w:val="none" w:sz="0" w:space="0" w:color="auto"/>
            <w:right w:val="none" w:sz="0" w:space="0" w:color="auto"/>
          </w:divBdr>
        </w:div>
        <w:div w:id="1907062172">
          <w:marLeft w:val="640"/>
          <w:marRight w:val="0"/>
          <w:marTop w:val="0"/>
          <w:marBottom w:val="0"/>
          <w:divBdr>
            <w:top w:val="none" w:sz="0" w:space="0" w:color="auto"/>
            <w:left w:val="none" w:sz="0" w:space="0" w:color="auto"/>
            <w:bottom w:val="none" w:sz="0" w:space="0" w:color="auto"/>
            <w:right w:val="none" w:sz="0" w:space="0" w:color="auto"/>
          </w:divBdr>
        </w:div>
        <w:div w:id="390230693">
          <w:marLeft w:val="640"/>
          <w:marRight w:val="0"/>
          <w:marTop w:val="0"/>
          <w:marBottom w:val="0"/>
          <w:divBdr>
            <w:top w:val="none" w:sz="0" w:space="0" w:color="auto"/>
            <w:left w:val="none" w:sz="0" w:space="0" w:color="auto"/>
            <w:bottom w:val="none" w:sz="0" w:space="0" w:color="auto"/>
            <w:right w:val="none" w:sz="0" w:space="0" w:color="auto"/>
          </w:divBdr>
        </w:div>
        <w:div w:id="1262372036">
          <w:marLeft w:val="640"/>
          <w:marRight w:val="0"/>
          <w:marTop w:val="0"/>
          <w:marBottom w:val="0"/>
          <w:divBdr>
            <w:top w:val="none" w:sz="0" w:space="0" w:color="auto"/>
            <w:left w:val="none" w:sz="0" w:space="0" w:color="auto"/>
            <w:bottom w:val="none" w:sz="0" w:space="0" w:color="auto"/>
            <w:right w:val="none" w:sz="0" w:space="0" w:color="auto"/>
          </w:divBdr>
        </w:div>
        <w:div w:id="820272845">
          <w:marLeft w:val="640"/>
          <w:marRight w:val="0"/>
          <w:marTop w:val="0"/>
          <w:marBottom w:val="0"/>
          <w:divBdr>
            <w:top w:val="none" w:sz="0" w:space="0" w:color="auto"/>
            <w:left w:val="none" w:sz="0" w:space="0" w:color="auto"/>
            <w:bottom w:val="none" w:sz="0" w:space="0" w:color="auto"/>
            <w:right w:val="none" w:sz="0" w:space="0" w:color="auto"/>
          </w:divBdr>
        </w:div>
        <w:div w:id="1942181907">
          <w:marLeft w:val="640"/>
          <w:marRight w:val="0"/>
          <w:marTop w:val="0"/>
          <w:marBottom w:val="0"/>
          <w:divBdr>
            <w:top w:val="none" w:sz="0" w:space="0" w:color="auto"/>
            <w:left w:val="none" w:sz="0" w:space="0" w:color="auto"/>
            <w:bottom w:val="none" w:sz="0" w:space="0" w:color="auto"/>
            <w:right w:val="none" w:sz="0" w:space="0" w:color="auto"/>
          </w:divBdr>
        </w:div>
        <w:div w:id="35814106">
          <w:marLeft w:val="640"/>
          <w:marRight w:val="0"/>
          <w:marTop w:val="0"/>
          <w:marBottom w:val="0"/>
          <w:divBdr>
            <w:top w:val="none" w:sz="0" w:space="0" w:color="auto"/>
            <w:left w:val="none" w:sz="0" w:space="0" w:color="auto"/>
            <w:bottom w:val="none" w:sz="0" w:space="0" w:color="auto"/>
            <w:right w:val="none" w:sz="0" w:space="0" w:color="auto"/>
          </w:divBdr>
        </w:div>
        <w:div w:id="603922428">
          <w:marLeft w:val="640"/>
          <w:marRight w:val="0"/>
          <w:marTop w:val="0"/>
          <w:marBottom w:val="0"/>
          <w:divBdr>
            <w:top w:val="none" w:sz="0" w:space="0" w:color="auto"/>
            <w:left w:val="none" w:sz="0" w:space="0" w:color="auto"/>
            <w:bottom w:val="none" w:sz="0" w:space="0" w:color="auto"/>
            <w:right w:val="none" w:sz="0" w:space="0" w:color="auto"/>
          </w:divBdr>
        </w:div>
        <w:div w:id="634875343">
          <w:marLeft w:val="640"/>
          <w:marRight w:val="0"/>
          <w:marTop w:val="0"/>
          <w:marBottom w:val="0"/>
          <w:divBdr>
            <w:top w:val="none" w:sz="0" w:space="0" w:color="auto"/>
            <w:left w:val="none" w:sz="0" w:space="0" w:color="auto"/>
            <w:bottom w:val="none" w:sz="0" w:space="0" w:color="auto"/>
            <w:right w:val="none" w:sz="0" w:space="0" w:color="auto"/>
          </w:divBdr>
        </w:div>
        <w:div w:id="1239093596">
          <w:marLeft w:val="640"/>
          <w:marRight w:val="0"/>
          <w:marTop w:val="0"/>
          <w:marBottom w:val="0"/>
          <w:divBdr>
            <w:top w:val="none" w:sz="0" w:space="0" w:color="auto"/>
            <w:left w:val="none" w:sz="0" w:space="0" w:color="auto"/>
            <w:bottom w:val="none" w:sz="0" w:space="0" w:color="auto"/>
            <w:right w:val="none" w:sz="0" w:space="0" w:color="auto"/>
          </w:divBdr>
        </w:div>
        <w:div w:id="198712823">
          <w:marLeft w:val="640"/>
          <w:marRight w:val="0"/>
          <w:marTop w:val="0"/>
          <w:marBottom w:val="0"/>
          <w:divBdr>
            <w:top w:val="none" w:sz="0" w:space="0" w:color="auto"/>
            <w:left w:val="none" w:sz="0" w:space="0" w:color="auto"/>
            <w:bottom w:val="none" w:sz="0" w:space="0" w:color="auto"/>
            <w:right w:val="none" w:sz="0" w:space="0" w:color="auto"/>
          </w:divBdr>
        </w:div>
        <w:div w:id="482352834">
          <w:marLeft w:val="640"/>
          <w:marRight w:val="0"/>
          <w:marTop w:val="0"/>
          <w:marBottom w:val="0"/>
          <w:divBdr>
            <w:top w:val="none" w:sz="0" w:space="0" w:color="auto"/>
            <w:left w:val="none" w:sz="0" w:space="0" w:color="auto"/>
            <w:bottom w:val="none" w:sz="0" w:space="0" w:color="auto"/>
            <w:right w:val="none" w:sz="0" w:space="0" w:color="auto"/>
          </w:divBdr>
        </w:div>
        <w:div w:id="2082947810">
          <w:marLeft w:val="640"/>
          <w:marRight w:val="0"/>
          <w:marTop w:val="0"/>
          <w:marBottom w:val="0"/>
          <w:divBdr>
            <w:top w:val="none" w:sz="0" w:space="0" w:color="auto"/>
            <w:left w:val="none" w:sz="0" w:space="0" w:color="auto"/>
            <w:bottom w:val="none" w:sz="0" w:space="0" w:color="auto"/>
            <w:right w:val="none" w:sz="0" w:space="0" w:color="auto"/>
          </w:divBdr>
        </w:div>
        <w:div w:id="1963800695">
          <w:marLeft w:val="640"/>
          <w:marRight w:val="0"/>
          <w:marTop w:val="0"/>
          <w:marBottom w:val="0"/>
          <w:divBdr>
            <w:top w:val="none" w:sz="0" w:space="0" w:color="auto"/>
            <w:left w:val="none" w:sz="0" w:space="0" w:color="auto"/>
            <w:bottom w:val="none" w:sz="0" w:space="0" w:color="auto"/>
            <w:right w:val="none" w:sz="0" w:space="0" w:color="auto"/>
          </w:divBdr>
        </w:div>
        <w:div w:id="989599851">
          <w:marLeft w:val="640"/>
          <w:marRight w:val="0"/>
          <w:marTop w:val="0"/>
          <w:marBottom w:val="0"/>
          <w:divBdr>
            <w:top w:val="none" w:sz="0" w:space="0" w:color="auto"/>
            <w:left w:val="none" w:sz="0" w:space="0" w:color="auto"/>
            <w:bottom w:val="none" w:sz="0" w:space="0" w:color="auto"/>
            <w:right w:val="none" w:sz="0" w:space="0" w:color="auto"/>
          </w:divBdr>
        </w:div>
        <w:div w:id="1290814940">
          <w:marLeft w:val="640"/>
          <w:marRight w:val="0"/>
          <w:marTop w:val="0"/>
          <w:marBottom w:val="0"/>
          <w:divBdr>
            <w:top w:val="none" w:sz="0" w:space="0" w:color="auto"/>
            <w:left w:val="none" w:sz="0" w:space="0" w:color="auto"/>
            <w:bottom w:val="none" w:sz="0" w:space="0" w:color="auto"/>
            <w:right w:val="none" w:sz="0" w:space="0" w:color="auto"/>
          </w:divBdr>
        </w:div>
        <w:div w:id="422147769">
          <w:marLeft w:val="640"/>
          <w:marRight w:val="0"/>
          <w:marTop w:val="0"/>
          <w:marBottom w:val="0"/>
          <w:divBdr>
            <w:top w:val="none" w:sz="0" w:space="0" w:color="auto"/>
            <w:left w:val="none" w:sz="0" w:space="0" w:color="auto"/>
            <w:bottom w:val="none" w:sz="0" w:space="0" w:color="auto"/>
            <w:right w:val="none" w:sz="0" w:space="0" w:color="auto"/>
          </w:divBdr>
        </w:div>
        <w:div w:id="1260261403">
          <w:marLeft w:val="640"/>
          <w:marRight w:val="0"/>
          <w:marTop w:val="0"/>
          <w:marBottom w:val="0"/>
          <w:divBdr>
            <w:top w:val="none" w:sz="0" w:space="0" w:color="auto"/>
            <w:left w:val="none" w:sz="0" w:space="0" w:color="auto"/>
            <w:bottom w:val="none" w:sz="0" w:space="0" w:color="auto"/>
            <w:right w:val="none" w:sz="0" w:space="0" w:color="auto"/>
          </w:divBdr>
        </w:div>
        <w:div w:id="1767191374">
          <w:marLeft w:val="640"/>
          <w:marRight w:val="0"/>
          <w:marTop w:val="0"/>
          <w:marBottom w:val="0"/>
          <w:divBdr>
            <w:top w:val="none" w:sz="0" w:space="0" w:color="auto"/>
            <w:left w:val="none" w:sz="0" w:space="0" w:color="auto"/>
            <w:bottom w:val="none" w:sz="0" w:space="0" w:color="auto"/>
            <w:right w:val="none" w:sz="0" w:space="0" w:color="auto"/>
          </w:divBdr>
        </w:div>
        <w:div w:id="1487209889">
          <w:marLeft w:val="640"/>
          <w:marRight w:val="0"/>
          <w:marTop w:val="0"/>
          <w:marBottom w:val="0"/>
          <w:divBdr>
            <w:top w:val="none" w:sz="0" w:space="0" w:color="auto"/>
            <w:left w:val="none" w:sz="0" w:space="0" w:color="auto"/>
            <w:bottom w:val="none" w:sz="0" w:space="0" w:color="auto"/>
            <w:right w:val="none" w:sz="0" w:space="0" w:color="auto"/>
          </w:divBdr>
        </w:div>
        <w:div w:id="2129471747">
          <w:marLeft w:val="640"/>
          <w:marRight w:val="0"/>
          <w:marTop w:val="0"/>
          <w:marBottom w:val="0"/>
          <w:divBdr>
            <w:top w:val="none" w:sz="0" w:space="0" w:color="auto"/>
            <w:left w:val="none" w:sz="0" w:space="0" w:color="auto"/>
            <w:bottom w:val="none" w:sz="0" w:space="0" w:color="auto"/>
            <w:right w:val="none" w:sz="0" w:space="0" w:color="auto"/>
          </w:divBdr>
        </w:div>
        <w:div w:id="1949924725">
          <w:marLeft w:val="640"/>
          <w:marRight w:val="0"/>
          <w:marTop w:val="0"/>
          <w:marBottom w:val="0"/>
          <w:divBdr>
            <w:top w:val="none" w:sz="0" w:space="0" w:color="auto"/>
            <w:left w:val="none" w:sz="0" w:space="0" w:color="auto"/>
            <w:bottom w:val="none" w:sz="0" w:space="0" w:color="auto"/>
            <w:right w:val="none" w:sz="0" w:space="0" w:color="auto"/>
          </w:divBdr>
        </w:div>
        <w:div w:id="330448096">
          <w:marLeft w:val="640"/>
          <w:marRight w:val="0"/>
          <w:marTop w:val="0"/>
          <w:marBottom w:val="0"/>
          <w:divBdr>
            <w:top w:val="none" w:sz="0" w:space="0" w:color="auto"/>
            <w:left w:val="none" w:sz="0" w:space="0" w:color="auto"/>
            <w:bottom w:val="none" w:sz="0" w:space="0" w:color="auto"/>
            <w:right w:val="none" w:sz="0" w:space="0" w:color="auto"/>
          </w:divBdr>
        </w:div>
        <w:div w:id="102457088">
          <w:marLeft w:val="640"/>
          <w:marRight w:val="0"/>
          <w:marTop w:val="0"/>
          <w:marBottom w:val="0"/>
          <w:divBdr>
            <w:top w:val="none" w:sz="0" w:space="0" w:color="auto"/>
            <w:left w:val="none" w:sz="0" w:space="0" w:color="auto"/>
            <w:bottom w:val="none" w:sz="0" w:space="0" w:color="auto"/>
            <w:right w:val="none" w:sz="0" w:space="0" w:color="auto"/>
          </w:divBdr>
        </w:div>
        <w:div w:id="726805848">
          <w:marLeft w:val="640"/>
          <w:marRight w:val="0"/>
          <w:marTop w:val="0"/>
          <w:marBottom w:val="0"/>
          <w:divBdr>
            <w:top w:val="none" w:sz="0" w:space="0" w:color="auto"/>
            <w:left w:val="none" w:sz="0" w:space="0" w:color="auto"/>
            <w:bottom w:val="none" w:sz="0" w:space="0" w:color="auto"/>
            <w:right w:val="none" w:sz="0" w:space="0" w:color="auto"/>
          </w:divBdr>
        </w:div>
        <w:div w:id="549266228">
          <w:marLeft w:val="640"/>
          <w:marRight w:val="0"/>
          <w:marTop w:val="0"/>
          <w:marBottom w:val="0"/>
          <w:divBdr>
            <w:top w:val="none" w:sz="0" w:space="0" w:color="auto"/>
            <w:left w:val="none" w:sz="0" w:space="0" w:color="auto"/>
            <w:bottom w:val="none" w:sz="0" w:space="0" w:color="auto"/>
            <w:right w:val="none" w:sz="0" w:space="0" w:color="auto"/>
          </w:divBdr>
        </w:div>
        <w:div w:id="232660251">
          <w:marLeft w:val="640"/>
          <w:marRight w:val="0"/>
          <w:marTop w:val="0"/>
          <w:marBottom w:val="0"/>
          <w:divBdr>
            <w:top w:val="none" w:sz="0" w:space="0" w:color="auto"/>
            <w:left w:val="none" w:sz="0" w:space="0" w:color="auto"/>
            <w:bottom w:val="none" w:sz="0" w:space="0" w:color="auto"/>
            <w:right w:val="none" w:sz="0" w:space="0" w:color="auto"/>
          </w:divBdr>
        </w:div>
        <w:div w:id="742143380">
          <w:marLeft w:val="640"/>
          <w:marRight w:val="0"/>
          <w:marTop w:val="0"/>
          <w:marBottom w:val="0"/>
          <w:divBdr>
            <w:top w:val="none" w:sz="0" w:space="0" w:color="auto"/>
            <w:left w:val="none" w:sz="0" w:space="0" w:color="auto"/>
            <w:bottom w:val="none" w:sz="0" w:space="0" w:color="auto"/>
            <w:right w:val="none" w:sz="0" w:space="0" w:color="auto"/>
          </w:divBdr>
        </w:div>
        <w:div w:id="1983265797">
          <w:marLeft w:val="640"/>
          <w:marRight w:val="0"/>
          <w:marTop w:val="0"/>
          <w:marBottom w:val="0"/>
          <w:divBdr>
            <w:top w:val="none" w:sz="0" w:space="0" w:color="auto"/>
            <w:left w:val="none" w:sz="0" w:space="0" w:color="auto"/>
            <w:bottom w:val="none" w:sz="0" w:space="0" w:color="auto"/>
            <w:right w:val="none" w:sz="0" w:space="0" w:color="auto"/>
          </w:divBdr>
        </w:div>
        <w:div w:id="528488941">
          <w:marLeft w:val="640"/>
          <w:marRight w:val="0"/>
          <w:marTop w:val="0"/>
          <w:marBottom w:val="0"/>
          <w:divBdr>
            <w:top w:val="none" w:sz="0" w:space="0" w:color="auto"/>
            <w:left w:val="none" w:sz="0" w:space="0" w:color="auto"/>
            <w:bottom w:val="none" w:sz="0" w:space="0" w:color="auto"/>
            <w:right w:val="none" w:sz="0" w:space="0" w:color="auto"/>
          </w:divBdr>
        </w:div>
        <w:div w:id="384720913">
          <w:marLeft w:val="640"/>
          <w:marRight w:val="0"/>
          <w:marTop w:val="0"/>
          <w:marBottom w:val="0"/>
          <w:divBdr>
            <w:top w:val="none" w:sz="0" w:space="0" w:color="auto"/>
            <w:left w:val="none" w:sz="0" w:space="0" w:color="auto"/>
            <w:bottom w:val="none" w:sz="0" w:space="0" w:color="auto"/>
            <w:right w:val="none" w:sz="0" w:space="0" w:color="auto"/>
          </w:divBdr>
        </w:div>
        <w:div w:id="457845139">
          <w:marLeft w:val="640"/>
          <w:marRight w:val="0"/>
          <w:marTop w:val="0"/>
          <w:marBottom w:val="0"/>
          <w:divBdr>
            <w:top w:val="none" w:sz="0" w:space="0" w:color="auto"/>
            <w:left w:val="none" w:sz="0" w:space="0" w:color="auto"/>
            <w:bottom w:val="none" w:sz="0" w:space="0" w:color="auto"/>
            <w:right w:val="none" w:sz="0" w:space="0" w:color="auto"/>
          </w:divBdr>
        </w:div>
        <w:div w:id="1997371287">
          <w:marLeft w:val="640"/>
          <w:marRight w:val="0"/>
          <w:marTop w:val="0"/>
          <w:marBottom w:val="0"/>
          <w:divBdr>
            <w:top w:val="none" w:sz="0" w:space="0" w:color="auto"/>
            <w:left w:val="none" w:sz="0" w:space="0" w:color="auto"/>
            <w:bottom w:val="none" w:sz="0" w:space="0" w:color="auto"/>
            <w:right w:val="none" w:sz="0" w:space="0" w:color="auto"/>
          </w:divBdr>
        </w:div>
        <w:div w:id="2130582112">
          <w:marLeft w:val="640"/>
          <w:marRight w:val="0"/>
          <w:marTop w:val="0"/>
          <w:marBottom w:val="0"/>
          <w:divBdr>
            <w:top w:val="none" w:sz="0" w:space="0" w:color="auto"/>
            <w:left w:val="none" w:sz="0" w:space="0" w:color="auto"/>
            <w:bottom w:val="none" w:sz="0" w:space="0" w:color="auto"/>
            <w:right w:val="none" w:sz="0" w:space="0" w:color="auto"/>
          </w:divBdr>
        </w:div>
        <w:div w:id="1849371103">
          <w:marLeft w:val="640"/>
          <w:marRight w:val="0"/>
          <w:marTop w:val="0"/>
          <w:marBottom w:val="0"/>
          <w:divBdr>
            <w:top w:val="none" w:sz="0" w:space="0" w:color="auto"/>
            <w:left w:val="none" w:sz="0" w:space="0" w:color="auto"/>
            <w:bottom w:val="none" w:sz="0" w:space="0" w:color="auto"/>
            <w:right w:val="none" w:sz="0" w:space="0" w:color="auto"/>
          </w:divBdr>
        </w:div>
        <w:div w:id="1637220786">
          <w:marLeft w:val="640"/>
          <w:marRight w:val="0"/>
          <w:marTop w:val="0"/>
          <w:marBottom w:val="0"/>
          <w:divBdr>
            <w:top w:val="none" w:sz="0" w:space="0" w:color="auto"/>
            <w:left w:val="none" w:sz="0" w:space="0" w:color="auto"/>
            <w:bottom w:val="none" w:sz="0" w:space="0" w:color="auto"/>
            <w:right w:val="none" w:sz="0" w:space="0" w:color="auto"/>
          </w:divBdr>
        </w:div>
        <w:div w:id="137264173">
          <w:marLeft w:val="640"/>
          <w:marRight w:val="0"/>
          <w:marTop w:val="0"/>
          <w:marBottom w:val="0"/>
          <w:divBdr>
            <w:top w:val="none" w:sz="0" w:space="0" w:color="auto"/>
            <w:left w:val="none" w:sz="0" w:space="0" w:color="auto"/>
            <w:bottom w:val="none" w:sz="0" w:space="0" w:color="auto"/>
            <w:right w:val="none" w:sz="0" w:space="0" w:color="auto"/>
          </w:divBdr>
        </w:div>
        <w:div w:id="1920089725">
          <w:marLeft w:val="640"/>
          <w:marRight w:val="0"/>
          <w:marTop w:val="0"/>
          <w:marBottom w:val="0"/>
          <w:divBdr>
            <w:top w:val="none" w:sz="0" w:space="0" w:color="auto"/>
            <w:left w:val="none" w:sz="0" w:space="0" w:color="auto"/>
            <w:bottom w:val="none" w:sz="0" w:space="0" w:color="auto"/>
            <w:right w:val="none" w:sz="0" w:space="0" w:color="auto"/>
          </w:divBdr>
        </w:div>
        <w:div w:id="1830368695">
          <w:marLeft w:val="640"/>
          <w:marRight w:val="0"/>
          <w:marTop w:val="0"/>
          <w:marBottom w:val="0"/>
          <w:divBdr>
            <w:top w:val="none" w:sz="0" w:space="0" w:color="auto"/>
            <w:left w:val="none" w:sz="0" w:space="0" w:color="auto"/>
            <w:bottom w:val="none" w:sz="0" w:space="0" w:color="auto"/>
            <w:right w:val="none" w:sz="0" w:space="0" w:color="auto"/>
          </w:divBdr>
        </w:div>
        <w:div w:id="1283266478">
          <w:marLeft w:val="640"/>
          <w:marRight w:val="0"/>
          <w:marTop w:val="0"/>
          <w:marBottom w:val="0"/>
          <w:divBdr>
            <w:top w:val="none" w:sz="0" w:space="0" w:color="auto"/>
            <w:left w:val="none" w:sz="0" w:space="0" w:color="auto"/>
            <w:bottom w:val="none" w:sz="0" w:space="0" w:color="auto"/>
            <w:right w:val="none" w:sz="0" w:space="0" w:color="auto"/>
          </w:divBdr>
        </w:div>
        <w:div w:id="1984314332">
          <w:marLeft w:val="640"/>
          <w:marRight w:val="0"/>
          <w:marTop w:val="0"/>
          <w:marBottom w:val="0"/>
          <w:divBdr>
            <w:top w:val="none" w:sz="0" w:space="0" w:color="auto"/>
            <w:left w:val="none" w:sz="0" w:space="0" w:color="auto"/>
            <w:bottom w:val="none" w:sz="0" w:space="0" w:color="auto"/>
            <w:right w:val="none" w:sz="0" w:space="0" w:color="auto"/>
          </w:divBdr>
        </w:div>
        <w:div w:id="229124536">
          <w:marLeft w:val="640"/>
          <w:marRight w:val="0"/>
          <w:marTop w:val="0"/>
          <w:marBottom w:val="0"/>
          <w:divBdr>
            <w:top w:val="none" w:sz="0" w:space="0" w:color="auto"/>
            <w:left w:val="none" w:sz="0" w:space="0" w:color="auto"/>
            <w:bottom w:val="none" w:sz="0" w:space="0" w:color="auto"/>
            <w:right w:val="none" w:sz="0" w:space="0" w:color="auto"/>
          </w:divBdr>
        </w:div>
        <w:div w:id="209267736">
          <w:marLeft w:val="640"/>
          <w:marRight w:val="0"/>
          <w:marTop w:val="0"/>
          <w:marBottom w:val="0"/>
          <w:divBdr>
            <w:top w:val="none" w:sz="0" w:space="0" w:color="auto"/>
            <w:left w:val="none" w:sz="0" w:space="0" w:color="auto"/>
            <w:bottom w:val="none" w:sz="0" w:space="0" w:color="auto"/>
            <w:right w:val="none" w:sz="0" w:space="0" w:color="auto"/>
          </w:divBdr>
        </w:div>
        <w:div w:id="505679640">
          <w:marLeft w:val="640"/>
          <w:marRight w:val="0"/>
          <w:marTop w:val="0"/>
          <w:marBottom w:val="0"/>
          <w:divBdr>
            <w:top w:val="none" w:sz="0" w:space="0" w:color="auto"/>
            <w:left w:val="none" w:sz="0" w:space="0" w:color="auto"/>
            <w:bottom w:val="none" w:sz="0" w:space="0" w:color="auto"/>
            <w:right w:val="none" w:sz="0" w:space="0" w:color="auto"/>
          </w:divBdr>
        </w:div>
        <w:div w:id="127087202">
          <w:marLeft w:val="640"/>
          <w:marRight w:val="0"/>
          <w:marTop w:val="0"/>
          <w:marBottom w:val="0"/>
          <w:divBdr>
            <w:top w:val="none" w:sz="0" w:space="0" w:color="auto"/>
            <w:left w:val="none" w:sz="0" w:space="0" w:color="auto"/>
            <w:bottom w:val="none" w:sz="0" w:space="0" w:color="auto"/>
            <w:right w:val="none" w:sz="0" w:space="0" w:color="auto"/>
          </w:divBdr>
        </w:div>
        <w:div w:id="1918175816">
          <w:marLeft w:val="640"/>
          <w:marRight w:val="0"/>
          <w:marTop w:val="0"/>
          <w:marBottom w:val="0"/>
          <w:divBdr>
            <w:top w:val="none" w:sz="0" w:space="0" w:color="auto"/>
            <w:left w:val="none" w:sz="0" w:space="0" w:color="auto"/>
            <w:bottom w:val="none" w:sz="0" w:space="0" w:color="auto"/>
            <w:right w:val="none" w:sz="0" w:space="0" w:color="auto"/>
          </w:divBdr>
        </w:div>
        <w:div w:id="1688484007">
          <w:marLeft w:val="640"/>
          <w:marRight w:val="0"/>
          <w:marTop w:val="0"/>
          <w:marBottom w:val="0"/>
          <w:divBdr>
            <w:top w:val="none" w:sz="0" w:space="0" w:color="auto"/>
            <w:left w:val="none" w:sz="0" w:space="0" w:color="auto"/>
            <w:bottom w:val="none" w:sz="0" w:space="0" w:color="auto"/>
            <w:right w:val="none" w:sz="0" w:space="0" w:color="auto"/>
          </w:divBdr>
        </w:div>
        <w:div w:id="1729842611">
          <w:marLeft w:val="640"/>
          <w:marRight w:val="0"/>
          <w:marTop w:val="0"/>
          <w:marBottom w:val="0"/>
          <w:divBdr>
            <w:top w:val="none" w:sz="0" w:space="0" w:color="auto"/>
            <w:left w:val="none" w:sz="0" w:space="0" w:color="auto"/>
            <w:bottom w:val="none" w:sz="0" w:space="0" w:color="auto"/>
            <w:right w:val="none" w:sz="0" w:space="0" w:color="auto"/>
          </w:divBdr>
        </w:div>
        <w:div w:id="1753967932">
          <w:marLeft w:val="640"/>
          <w:marRight w:val="0"/>
          <w:marTop w:val="0"/>
          <w:marBottom w:val="0"/>
          <w:divBdr>
            <w:top w:val="none" w:sz="0" w:space="0" w:color="auto"/>
            <w:left w:val="none" w:sz="0" w:space="0" w:color="auto"/>
            <w:bottom w:val="none" w:sz="0" w:space="0" w:color="auto"/>
            <w:right w:val="none" w:sz="0" w:space="0" w:color="auto"/>
          </w:divBdr>
        </w:div>
        <w:div w:id="1125346516">
          <w:marLeft w:val="640"/>
          <w:marRight w:val="0"/>
          <w:marTop w:val="0"/>
          <w:marBottom w:val="0"/>
          <w:divBdr>
            <w:top w:val="none" w:sz="0" w:space="0" w:color="auto"/>
            <w:left w:val="none" w:sz="0" w:space="0" w:color="auto"/>
            <w:bottom w:val="none" w:sz="0" w:space="0" w:color="auto"/>
            <w:right w:val="none" w:sz="0" w:space="0" w:color="auto"/>
          </w:divBdr>
        </w:div>
        <w:div w:id="921110979">
          <w:marLeft w:val="640"/>
          <w:marRight w:val="0"/>
          <w:marTop w:val="0"/>
          <w:marBottom w:val="0"/>
          <w:divBdr>
            <w:top w:val="none" w:sz="0" w:space="0" w:color="auto"/>
            <w:left w:val="none" w:sz="0" w:space="0" w:color="auto"/>
            <w:bottom w:val="none" w:sz="0" w:space="0" w:color="auto"/>
            <w:right w:val="none" w:sz="0" w:space="0" w:color="auto"/>
          </w:divBdr>
        </w:div>
        <w:div w:id="1995375697">
          <w:marLeft w:val="640"/>
          <w:marRight w:val="0"/>
          <w:marTop w:val="0"/>
          <w:marBottom w:val="0"/>
          <w:divBdr>
            <w:top w:val="none" w:sz="0" w:space="0" w:color="auto"/>
            <w:left w:val="none" w:sz="0" w:space="0" w:color="auto"/>
            <w:bottom w:val="none" w:sz="0" w:space="0" w:color="auto"/>
            <w:right w:val="none" w:sz="0" w:space="0" w:color="auto"/>
          </w:divBdr>
        </w:div>
        <w:div w:id="322898934">
          <w:marLeft w:val="640"/>
          <w:marRight w:val="0"/>
          <w:marTop w:val="0"/>
          <w:marBottom w:val="0"/>
          <w:divBdr>
            <w:top w:val="none" w:sz="0" w:space="0" w:color="auto"/>
            <w:left w:val="none" w:sz="0" w:space="0" w:color="auto"/>
            <w:bottom w:val="none" w:sz="0" w:space="0" w:color="auto"/>
            <w:right w:val="none" w:sz="0" w:space="0" w:color="auto"/>
          </w:divBdr>
        </w:div>
        <w:div w:id="1726485472">
          <w:marLeft w:val="640"/>
          <w:marRight w:val="0"/>
          <w:marTop w:val="0"/>
          <w:marBottom w:val="0"/>
          <w:divBdr>
            <w:top w:val="none" w:sz="0" w:space="0" w:color="auto"/>
            <w:left w:val="none" w:sz="0" w:space="0" w:color="auto"/>
            <w:bottom w:val="none" w:sz="0" w:space="0" w:color="auto"/>
            <w:right w:val="none" w:sz="0" w:space="0" w:color="auto"/>
          </w:divBdr>
        </w:div>
        <w:div w:id="1933396705">
          <w:marLeft w:val="640"/>
          <w:marRight w:val="0"/>
          <w:marTop w:val="0"/>
          <w:marBottom w:val="0"/>
          <w:divBdr>
            <w:top w:val="none" w:sz="0" w:space="0" w:color="auto"/>
            <w:left w:val="none" w:sz="0" w:space="0" w:color="auto"/>
            <w:bottom w:val="none" w:sz="0" w:space="0" w:color="auto"/>
            <w:right w:val="none" w:sz="0" w:space="0" w:color="auto"/>
          </w:divBdr>
        </w:div>
        <w:div w:id="869419689">
          <w:marLeft w:val="640"/>
          <w:marRight w:val="0"/>
          <w:marTop w:val="0"/>
          <w:marBottom w:val="0"/>
          <w:divBdr>
            <w:top w:val="none" w:sz="0" w:space="0" w:color="auto"/>
            <w:left w:val="none" w:sz="0" w:space="0" w:color="auto"/>
            <w:bottom w:val="none" w:sz="0" w:space="0" w:color="auto"/>
            <w:right w:val="none" w:sz="0" w:space="0" w:color="auto"/>
          </w:divBdr>
        </w:div>
        <w:div w:id="1662192406">
          <w:marLeft w:val="640"/>
          <w:marRight w:val="0"/>
          <w:marTop w:val="0"/>
          <w:marBottom w:val="0"/>
          <w:divBdr>
            <w:top w:val="none" w:sz="0" w:space="0" w:color="auto"/>
            <w:left w:val="none" w:sz="0" w:space="0" w:color="auto"/>
            <w:bottom w:val="none" w:sz="0" w:space="0" w:color="auto"/>
            <w:right w:val="none" w:sz="0" w:space="0" w:color="auto"/>
          </w:divBdr>
        </w:div>
        <w:div w:id="1483816455">
          <w:marLeft w:val="640"/>
          <w:marRight w:val="0"/>
          <w:marTop w:val="0"/>
          <w:marBottom w:val="0"/>
          <w:divBdr>
            <w:top w:val="none" w:sz="0" w:space="0" w:color="auto"/>
            <w:left w:val="none" w:sz="0" w:space="0" w:color="auto"/>
            <w:bottom w:val="none" w:sz="0" w:space="0" w:color="auto"/>
            <w:right w:val="none" w:sz="0" w:space="0" w:color="auto"/>
          </w:divBdr>
        </w:div>
        <w:div w:id="978876089">
          <w:marLeft w:val="640"/>
          <w:marRight w:val="0"/>
          <w:marTop w:val="0"/>
          <w:marBottom w:val="0"/>
          <w:divBdr>
            <w:top w:val="none" w:sz="0" w:space="0" w:color="auto"/>
            <w:left w:val="none" w:sz="0" w:space="0" w:color="auto"/>
            <w:bottom w:val="none" w:sz="0" w:space="0" w:color="auto"/>
            <w:right w:val="none" w:sz="0" w:space="0" w:color="auto"/>
          </w:divBdr>
        </w:div>
        <w:div w:id="880291332">
          <w:marLeft w:val="640"/>
          <w:marRight w:val="0"/>
          <w:marTop w:val="0"/>
          <w:marBottom w:val="0"/>
          <w:divBdr>
            <w:top w:val="none" w:sz="0" w:space="0" w:color="auto"/>
            <w:left w:val="none" w:sz="0" w:space="0" w:color="auto"/>
            <w:bottom w:val="none" w:sz="0" w:space="0" w:color="auto"/>
            <w:right w:val="none" w:sz="0" w:space="0" w:color="auto"/>
          </w:divBdr>
        </w:div>
        <w:div w:id="1393314797">
          <w:marLeft w:val="640"/>
          <w:marRight w:val="0"/>
          <w:marTop w:val="0"/>
          <w:marBottom w:val="0"/>
          <w:divBdr>
            <w:top w:val="none" w:sz="0" w:space="0" w:color="auto"/>
            <w:left w:val="none" w:sz="0" w:space="0" w:color="auto"/>
            <w:bottom w:val="none" w:sz="0" w:space="0" w:color="auto"/>
            <w:right w:val="none" w:sz="0" w:space="0" w:color="auto"/>
          </w:divBdr>
        </w:div>
        <w:div w:id="1947620348">
          <w:marLeft w:val="640"/>
          <w:marRight w:val="0"/>
          <w:marTop w:val="0"/>
          <w:marBottom w:val="0"/>
          <w:divBdr>
            <w:top w:val="none" w:sz="0" w:space="0" w:color="auto"/>
            <w:left w:val="none" w:sz="0" w:space="0" w:color="auto"/>
            <w:bottom w:val="none" w:sz="0" w:space="0" w:color="auto"/>
            <w:right w:val="none" w:sz="0" w:space="0" w:color="auto"/>
          </w:divBdr>
        </w:div>
        <w:div w:id="104538965">
          <w:marLeft w:val="640"/>
          <w:marRight w:val="0"/>
          <w:marTop w:val="0"/>
          <w:marBottom w:val="0"/>
          <w:divBdr>
            <w:top w:val="none" w:sz="0" w:space="0" w:color="auto"/>
            <w:left w:val="none" w:sz="0" w:space="0" w:color="auto"/>
            <w:bottom w:val="none" w:sz="0" w:space="0" w:color="auto"/>
            <w:right w:val="none" w:sz="0" w:space="0" w:color="auto"/>
          </w:divBdr>
        </w:div>
        <w:div w:id="1994720874">
          <w:marLeft w:val="640"/>
          <w:marRight w:val="0"/>
          <w:marTop w:val="0"/>
          <w:marBottom w:val="0"/>
          <w:divBdr>
            <w:top w:val="none" w:sz="0" w:space="0" w:color="auto"/>
            <w:left w:val="none" w:sz="0" w:space="0" w:color="auto"/>
            <w:bottom w:val="none" w:sz="0" w:space="0" w:color="auto"/>
            <w:right w:val="none" w:sz="0" w:space="0" w:color="auto"/>
          </w:divBdr>
        </w:div>
        <w:div w:id="219098009">
          <w:marLeft w:val="640"/>
          <w:marRight w:val="0"/>
          <w:marTop w:val="0"/>
          <w:marBottom w:val="0"/>
          <w:divBdr>
            <w:top w:val="none" w:sz="0" w:space="0" w:color="auto"/>
            <w:left w:val="none" w:sz="0" w:space="0" w:color="auto"/>
            <w:bottom w:val="none" w:sz="0" w:space="0" w:color="auto"/>
            <w:right w:val="none" w:sz="0" w:space="0" w:color="auto"/>
          </w:divBdr>
        </w:div>
        <w:div w:id="729377626">
          <w:marLeft w:val="640"/>
          <w:marRight w:val="0"/>
          <w:marTop w:val="0"/>
          <w:marBottom w:val="0"/>
          <w:divBdr>
            <w:top w:val="none" w:sz="0" w:space="0" w:color="auto"/>
            <w:left w:val="none" w:sz="0" w:space="0" w:color="auto"/>
            <w:bottom w:val="none" w:sz="0" w:space="0" w:color="auto"/>
            <w:right w:val="none" w:sz="0" w:space="0" w:color="auto"/>
          </w:divBdr>
        </w:div>
        <w:div w:id="2004504100">
          <w:marLeft w:val="640"/>
          <w:marRight w:val="0"/>
          <w:marTop w:val="0"/>
          <w:marBottom w:val="0"/>
          <w:divBdr>
            <w:top w:val="none" w:sz="0" w:space="0" w:color="auto"/>
            <w:left w:val="none" w:sz="0" w:space="0" w:color="auto"/>
            <w:bottom w:val="none" w:sz="0" w:space="0" w:color="auto"/>
            <w:right w:val="none" w:sz="0" w:space="0" w:color="auto"/>
          </w:divBdr>
        </w:div>
        <w:div w:id="1575506238">
          <w:marLeft w:val="640"/>
          <w:marRight w:val="0"/>
          <w:marTop w:val="0"/>
          <w:marBottom w:val="0"/>
          <w:divBdr>
            <w:top w:val="none" w:sz="0" w:space="0" w:color="auto"/>
            <w:left w:val="none" w:sz="0" w:space="0" w:color="auto"/>
            <w:bottom w:val="none" w:sz="0" w:space="0" w:color="auto"/>
            <w:right w:val="none" w:sz="0" w:space="0" w:color="auto"/>
          </w:divBdr>
        </w:div>
        <w:div w:id="1266688942">
          <w:marLeft w:val="640"/>
          <w:marRight w:val="0"/>
          <w:marTop w:val="0"/>
          <w:marBottom w:val="0"/>
          <w:divBdr>
            <w:top w:val="none" w:sz="0" w:space="0" w:color="auto"/>
            <w:left w:val="none" w:sz="0" w:space="0" w:color="auto"/>
            <w:bottom w:val="none" w:sz="0" w:space="0" w:color="auto"/>
            <w:right w:val="none" w:sz="0" w:space="0" w:color="auto"/>
          </w:divBdr>
        </w:div>
        <w:div w:id="1325476890">
          <w:marLeft w:val="640"/>
          <w:marRight w:val="0"/>
          <w:marTop w:val="0"/>
          <w:marBottom w:val="0"/>
          <w:divBdr>
            <w:top w:val="none" w:sz="0" w:space="0" w:color="auto"/>
            <w:left w:val="none" w:sz="0" w:space="0" w:color="auto"/>
            <w:bottom w:val="none" w:sz="0" w:space="0" w:color="auto"/>
            <w:right w:val="none" w:sz="0" w:space="0" w:color="auto"/>
          </w:divBdr>
        </w:div>
        <w:div w:id="1978416306">
          <w:marLeft w:val="640"/>
          <w:marRight w:val="0"/>
          <w:marTop w:val="0"/>
          <w:marBottom w:val="0"/>
          <w:divBdr>
            <w:top w:val="none" w:sz="0" w:space="0" w:color="auto"/>
            <w:left w:val="none" w:sz="0" w:space="0" w:color="auto"/>
            <w:bottom w:val="none" w:sz="0" w:space="0" w:color="auto"/>
            <w:right w:val="none" w:sz="0" w:space="0" w:color="auto"/>
          </w:divBdr>
        </w:div>
        <w:div w:id="461121518">
          <w:marLeft w:val="640"/>
          <w:marRight w:val="0"/>
          <w:marTop w:val="0"/>
          <w:marBottom w:val="0"/>
          <w:divBdr>
            <w:top w:val="none" w:sz="0" w:space="0" w:color="auto"/>
            <w:left w:val="none" w:sz="0" w:space="0" w:color="auto"/>
            <w:bottom w:val="none" w:sz="0" w:space="0" w:color="auto"/>
            <w:right w:val="none" w:sz="0" w:space="0" w:color="auto"/>
          </w:divBdr>
        </w:div>
        <w:div w:id="2062051484">
          <w:marLeft w:val="640"/>
          <w:marRight w:val="0"/>
          <w:marTop w:val="0"/>
          <w:marBottom w:val="0"/>
          <w:divBdr>
            <w:top w:val="none" w:sz="0" w:space="0" w:color="auto"/>
            <w:left w:val="none" w:sz="0" w:space="0" w:color="auto"/>
            <w:bottom w:val="none" w:sz="0" w:space="0" w:color="auto"/>
            <w:right w:val="none" w:sz="0" w:space="0" w:color="auto"/>
          </w:divBdr>
        </w:div>
        <w:div w:id="1459448748">
          <w:marLeft w:val="640"/>
          <w:marRight w:val="0"/>
          <w:marTop w:val="0"/>
          <w:marBottom w:val="0"/>
          <w:divBdr>
            <w:top w:val="none" w:sz="0" w:space="0" w:color="auto"/>
            <w:left w:val="none" w:sz="0" w:space="0" w:color="auto"/>
            <w:bottom w:val="none" w:sz="0" w:space="0" w:color="auto"/>
            <w:right w:val="none" w:sz="0" w:space="0" w:color="auto"/>
          </w:divBdr>
        </w:div>
        <w:div w:id="1193609516">
          <w:marLeft w:val="640"/>
          <w:marRight w:val="0"/>
          <w:marTop w:val="0"/>
          <w:marBottom w:val="0"/>
          <w:divBdr>
            <w:top w:val="none" w:sz="0" w:space="0" w:color="auto"/>
            <w:left w:val="none" w:sz="0" w:space="0" w:color="auto"/>
            <w:bottom w:val="none" w:sz="0" w:space="0" w:color="auto"/>
            <w:right w:val="none" w:sz="0" w:space="0" w:color="auto"/>
          </w:divBdr>
        </w:div>
        <w:div w:id="1958289332">
          <w:marLeft w:val="640"/>
          <w:marRight w:val="0"/>
          <w:marTop w:val="0"/>
          <w:marBottom w:val="0"/>
          <w:divBdr>
            <w:top w:val="none" w:sz="0" w:space="0" w:color="auto"/>
            <w:left w:val="none" w:sz="0" w:space="0" w:color="auto"/>
            <w:bottom w:val="none" w:sz="0" w:space="0" w:color="auto"/>
            <w:right w:val="none" w:sz="0" w:space="0" w:color="auto"/>
          </w:divBdr>
        </w:div>
        <w:div w:id="1053382635">
          <w:marLeft w:val="640"/>
          <w:marRight w:val="0"/>
          <w:marTop w:val="0"/>
          <w:marBottom w:val="0"/>
          <w:divBdr>
            <w:top w:val="none" w:sz="0" w:space="0" w:color="auto"/>
            <w:left w:val="none" w:sz="0" w:space="0" w:color="auto"/>
            <w:bottom w:val="none" w:sz="0" w:space="0" w:color="auto"/>
            <w:right w:val="none" w:sz="0" w:space="0" w:color="auto"/>
          </w:divBdr>
        </w:div>
        <w:div w:id="24451306">
          <w:marLeft w:val="640"/>
          <w:marRight w:val="0"/>
          <w:marTop w:val="0"/>
          <w:marBottom w:val="0"/>
          <w:divBdr>
            <w:top w:val="none" w:sz="0" w:space="0" w:color="auto"/>
            <w:left w:val="none" w:sz="0" w:space="0" w:color="auto"/>
            <w:bottom w:val="none" w:sz="0" w:space="0" w:color="auto"/>
            <w:right w:val="none" w:sz="0" w:space="0" w:color="auto"/>
          </w:divBdr>
        </w:div>
        <w:div w:id="1766800126">
          <w:marLeft w:val="640"/>
          <w:marRight w:val="0"/>
          <w:marTop w:val="0"/>
          <w:marBottom w:val="0"/>
          <w:divBdr>
            <w:top w:val="none" w:sz="0" w:space="0" w:color="auto"/>
            <w:left w:val="none" w:sz="0" w:space="0" w:color="auto"/>
            <w:bottom w:val="none" w:sz="0" w:space="0" w:color="auto"/>
            <w:right w:val="none" w:sz="0" w:space="0" w:color="auto"/>
          </w:divBdr>
        </w:div>
        <w:div w:id="1215121719">
          <w:marLeft w:val="640"/>
          <w:marRight w:val="0"/>
          <w:marTop w:val="0"/>
          <w:marBottom w:val="0"/>
          <w:divBdr>
            <w:top w:val="none" w:sz="0" w:space="0" w:color="auto"/>
            <w:left w:val="none" w:sz="0" w:space="0" w:color="auto"/>
            <w:bottom w:val="none" w:sz="0" w:space="0" w:color="auto"/>
            <w:right w:val="none" w:sz="0" w:space="0" w:color="auto"/>
          </w:divBdr>
        </w:div>
        <w:div w:id="1914847298">
          <w:marLeft w:val="640"/>
          <w:marRight w:val="0"/>
          <w:marTop w:val="0"/>
          <w:marBottom w:val="0"/>
          <w:divBdr>
            <w:top w:val="none" w:sz="0" w:space="0" w:color="auto"/>
            <w:left w:val="none" w:sz="0" w:space="0" w:color="auto"/>
            <w:bottom w:val="none" w:sz="0" w:space="0" w:color="auto"/>
            <w:right w:val="none" w:sz="0" w:space="0" w:color="auto"/>
          </w:divBdr>
        </w:div>
      </w:divsChild>
    </w:div>
    <w:div w:id="1208835832">
      <w:bodyDiv w:val="1"/>
      <w:marLeft w:val="0"/>
      <w:marRight w:val="0"/>
      <w:marTop w:val="0"/>
      <w:marBottom w:val="0"/>
      <w:divBdr>
        <w:top w:val="none" w:sz="0" w:space="0" w:color="auto"/>
        <w:left w:val="none" w:sz="0" w:space="0" w:color="auto"/>
        <w:bottom w:val="none" w:sz="0" w:space="0" w:color="auto"/>
        <w:right w:val="none" w:sz="0" w:space="0" w:color="auto"/>
      </w:divBdr>
      <w:divsChild>
        <w:div w:id="1027416098">
          <w:marLeft w:val="640"/>
          <w:marRight w:val="0"/>
          <w:marTop w:val="0"/>
          <w:marBottom w:val="0"/>
          <w:divBdr>
            <w:top w:val="none" w:sz="0" w:space="0" w:color="auto"/>
            <w:left w:val="none" w:sz="0" w:space="0" w:color="auto"/>
            <w:bottom w:val="none" w:sz="0" w:space="0" w:color="auto"/>
            <w:right w:val="none" w:sz="0" w:space="0" w:color="auto"/>
          </w:divBdr>
        </w:div>
        <w:div w:id="1320112146">
          <w:marLeft w:val="640"/>
          <w:marRight w:val="0"/>
          <w:marTop w:val="0"/>
          <w:marBottom w:val="0"/>
          <w:divBdr>
            <w:top w:val="none" w:sz="0" w:space="0" w:color="auto"/>
            <w:left w:val="none" w:sz="0" w:space="0" w:color="auto"/>
            <w:bottom w:val="none" w:sz="0" w:space="0" w:color="auto"/>
            <w:right w:val="none" w:sz="0" w:space="0" w:color="auto"/>
          </w:divBdr>
        </w:div>
        <w:div w:id="1605844817">
          <w:marLeft w:val="640"/>
          <w:marRight w:val="0"/>
          <w:marTop w:val="0"/>
          <w:marBottom w:val="0"/>
          <w:divBdr>
            <w:top w:val="none" w:sz="0" w:space="0" w:color="auto"/>
            <w:left w:val="none" w:sz="0" w:space="0" w:color="auto"/>
            <w:bottom w:val="none" w:sz="0" w:space="0" w:color="auto"/>
            <w:right w:val="none" w:sz="0" w:space="0" w:color="auto"/>
          </w:divBdr>
        </w:div>
        <w:div w:id="672030791">
          <w:marLeft w:val="640"/>
          <w:marRight w:val="0"/>
          <w:marTop w:val="0"/>
          <w:marBottom w:val="0"/>
          <w:divBdr>
            <w:top w:val="none" w:sz="0" w:space="0" w:color="auto"/>
            <w:left w:val="none" w:sz="0" w:space="0" w:color="auto"/>
            <w:bottom w:val="none" w:sz="0" w:space="0" w:color="auto"/>
            <w:right w:val="none" w:sz="0" w:space="0" w:color="auto"/>
          </w:divBdr>
        </w:div>
        <w:div w:id="540477463">
          <w:marLeft w:val="640"/>
          <w:marRight w:val="0"/>
          <w:marTop w:val="0"/>
          <w:marBottom w:val="0"/>
          <w:divBdr>
            <w:top w:val="none" w:sz="0" w:space="0" w:color="auto"/>
            <w:left w:val="none" w:sz="0" w:space="0" w:color="auto"/>
            <w:bottom w:val="none" w:sz="0" w:space="0" w:color="auto"/>
            <w:right w:val="none" w:sz="0" w:space="0" w:color="auto"/>
          </w:divBdr>
        </w:div>
        <w:div w:id="1638951269">
          <w:marLeft w:val="640"/>
          <w:marRight w:val="0"/>
          <w:marTop w:val="0"/>
          <w:marBottom w:val="0"/>
          <w:divBdr>
            <w:top w:val="none" w:sz="0" w:space="0" w:color="auto"/>
            <w:left w:val="none" w:sz="0" w:space="0" w:color="auto"/>
            <w:bottom w:val="none" w:sz="0" w:space="0" w:color="auto"/>
            <w:right w:val="none" w:sz="0" w:space="0" w:color="auto"/>
          </w:divBdr>
        </w:div>
        <w:div w:id="1874993820">
          <w:marLeft w:val="640"/>
          <w:marRight w:val="0"/>
          <w:marTop w:val="0"/>
          <w:marBottom w:val="0"/>
          <w:divBdr>
            <w:top w:val="none" w:sz="0" w:space="0" w:color="auto"/>
            <w:left w:val="none" w:sz="0" w:space="0" w:color="auto"/>
            <w:bottom w:val="none" w:sz="0" w:space="0" w:color="auto"/>
            <w:right w:val="none" w:sz="0" w:space="0" w:color="auto"/>
          </w:divBdr>
        </w:div>
        <w:div w:id="1398286373">
          <w:marLeft w:val="640"/>
          <w:marRight w:val="0"/>
          <w:marTop w:val="0"/>
          <w:marBottom w:val="0"/>
          <w:divBdr>
            <w:top w:val="none" w:sz="0" w:space="0" w:color="auto"/>
            <w:left w:val="none" w:sz="0" w:space="0" w:color="auto"/>
            <w:bottom w:val="none" w:sz="0" w:space="0" w:color="auto"/>
            <w:right w:val="none" w:sz="0" w:space="0" w:color="auto"/>
          </w:divBdr>
        </w:div>
        <w:div w:id="656999655">
          <w:marLeft w:val="640"/>
          <w:marRight w:val="0"/>
          <w:marTop w:val="0"/>
          <w:marBottom w:val="0"/>
          <w:divBdr>
            <w:top w:val="none" w:sz="0" w:space="0" w:color="auto"/>
            <w:left w:val="none" w:sz="0" w:space="0" w:color="auto"/>
            <w:bottom w:val="none" w:sz="0" w:space="0" w:color="auto"/>
            <w:right w:val="none" w:sz="0" w:space="0" w:color="auto"/>
          </w:divBdr>
        </w:div>
        <w:div w:id="360783002">
          <w:marLeft w:val="640"/>
          <w:marRight w:val="0"/>
          <w:marTop w:val="0"/>
          <w:marBottom w:val="0"/>
          <w:divBdr>
            <w:top w:val="none" w:sz="0" w:space="0" w:color="auto"/>
            <w:left w:val="none" w:sz="0" w:space="0" w:color="auto"/>
            <w:bottom w:val="none" w:sz="0" w:space="0" w:color="auto"/>
            <w:right w:val="none" w:sz="0" w:space="0" w:color="auto"/>
          </w:divBdr>
        </w:div>
        <w:div w:id="1617322864">
          <w:marLeft w:val="640"/>
          <w:marRight w:val="0"/>
          <w:marTop w:val="0"/>
          <w:marBottom w:val="0"/>
          <w:divBdr>
            <w:top w:val="none" w:sz="0" w:space="0" w:color="auto"/>
            <w:left w:val="none" w:sz="0" w:space="0" w:color="auto"/>
            <w:bottom w:val="none" w:sz="0" w:space="0" w:color="auto"/>
            <w:right w:val="none" w:sz="0" w:space="0" w:color="auto"/>
          </w:divBdr>
        </w:div>
        <w:div w:id="1459028273">
          <w:marLeft w:val="640"/>
          <w:marRight w:val="0"/>
          <w:marTop w:val="0"/>
          <w:marBottom w:val="0"/>
          <w:divBdr>
            <w:top w:val="none" w:sz="0" w:space="0" w:color="auto"/>
            <w:left w:val="none" w:sz="0" w:space="0" w:color="auto"/>
            <w:bottom w:val="none" w:sz="0" w:space="0" w:color="auto"/>
            <w:right w:val="none" w:sz="0" w:space="0" w:color="auto"/>
          </w:divBdr>
        </w:div>
        <w:div w:id="1202090169">
          <w:marLeft w:val="640"/>
          <w:marRight w:val="0"/>
          <w:marTop w:val="0"/>
          <w:marBottom w:val="0"/>
          <w:divBdr>
            <w:top w:val="none" w:sz="0" w:space="0" w:color="auto"/>
            <w:left w:val="none" w:sz="0" w:space="0" w:color="auto"/>
            <w:bottom w:val="none" w:sz="0" w:space="0" w:color="auto"/>
            <w:right w:val="none" w:sz="0" w:space="0" w:color="auto"/>
          </w:divBdr>
        </w:div>
        <w:div w:id="423378654">
          <w:marLeft w:val="640"/>
          <w:marRight w:val="0"/>
          <w:marTop w:val="0"/>
          <w:marBottom w:val="0"/>
          <w:divBdr>
            <w:top w:val="none" w:sz="0" w:space="0" w:color="auto"/>
            <w:left w:val="none" w:sz="0" w:space="0" w:color="auto"/>
            <w:bottom w:val="none" w:sz="0" w:space="0" w:color="auto"/>
            <w:right w:val="none" w:sz="0" w:space="0" w:color="auto"/>
          </w:divBdr>
        </w:div>
        <w:div w:id="1788115472">
          <w:marLeft w:val="640"/>
          <w:marRight w:val="0"/>
          <w:marTop w:val="0"/>
          <w:marBottom w:val="0"/>
          <w:divBdr>
            <w:top w:val="none" w:sz="0" w:space="0" w:color="auto"/>
            <w:left w:val="none" w:sz="0" w:space="0" w:color="auto"/>
            <w:bottom w:val="none" w:sz="0" w:space="0" w:color="auto"/>
            <w:right w:val="none" w:sz="0" w:space="0" w:color="auto"/>
          </w:divBdr>
        </w:div>
        <w:div w:id="1611619156">
          <w:marLeft w:val="640"/>
          <w:marRight w:val="0"/>
          <w:marTop w:val="0"/>
          <w:marBottom w:val="0"/>
          <w:divBdr>
            <w:top w:val="none" w:sz="0" w:space="0" w:color="auto"/>
            <w:left w:val="none" w:sz="0" w:space="0" w:color="auto"/>
            <w:bottom w:val="none" w:sz="0" w:space="0" w:color="auto"/>
            <w:right w:val="none" w:sz="0" w:space="0" w:color="auto"/>
          </w:divBdr>
        </w:div>
        <w:div w:id="1146774976">
          <w:marLeft w:val="640"/>
          <w:marRight w:val="0"/>
          <w:marTop w:val="0"/>
          <w:marBottom w:val="0"/>
          <w:divBdr>
            <w:top w:val="none" w:sz="0" w:space="0" w:color="auto"/>
            <w:left w:val="none" w:sz="0" w:space="0" w:color="auto"/>
            <w:bottom w:val="none" w:sz="0" w:space="0" w:color="auto"/>
            <w:right w:val="none" w:sz="0" w:space="0" w:color="auto"/>
          </w:divBdr>
        </w:div>
        <w:div w:id="349110796">
          <w:marLeft w:val="640"/>
          <w:marRight w:val="0"/>
          <w:marTop w:val="0"/>
          <w:marBottom w:val="0"/>
          <w:divBdr>
            <w:top w:val="none" w:sz="0" w:space="0" w:color="auto"/>
            <w:left w:val="none" w:sz="0" w:space="0" w:color="auto"/>
            <w:bottom w:val="none" w:sz="0" w:space="0" w:color="auto"/>
            <w:right w:val="none" w:sz="0" w:space="0" w:color="auto"/>
          </w:divBdr>
        </w:div>
        <w:div w:id="1277032">
          <w:marLeft w:val="640"/>
          <w:marRight w:val="0"/>
          <w:marTop w:val="0"/>
          <w:marBottom w:val="0"/>
          <w:divBdr>
            <w:top w:val="none" w:sz="0" w:space="0" w:color="auto"/>
            <w:left w:val="none" w:sz="0" w:space="0" w:color="auto"/>
            <w:bottom w:val="none" w:sz="0" w:space="0" w:color="auto"/>
            <w:right w:val="none" w:sz="0" w:space="0" w:color="auto"/>
          </w:divBdr>
        </w:div>
        <w:div w:id="1343320588">
          <w:marLeft w:val="640"/>
          <w:marRight w:val="0"/>
          <w:marTop w:val="0"/>
          <w:marBottom w:val="0"/>
          <w:divBdr>
            <w:top w:val="none" w:sz="0" w:space="0" w:color="auto"/>
            <w:left w:val="none" w:sz="0" w:space="0" w:color="auto"/>
            <w:bottom w:val="none" w:sz="0" w:space="0" w:color="auto"/>
            <w:right w:val="none" w:sz="0" w:space="0" w:color="auto"/>
          </w:divBdr>
        </w:div>
        <w:div w:id="1333490407">
          <w:marLeft w:val="640"/>
          <w:marRight w:val="0"/>
          <w:marTop w:val="0"/>
          <w:marBottom w:val="0"/>
          <w:divBdr>
            <w:top w:val="none" w:sz="0" w:space="0" w:color="auto"/>
            <w:left w:val="none" w:sz="0" w:space="0" w:color="auto"/>
            <w:bottom w:val="none" w:sz="0" w:space="0" w:color="auto"/>
            <w:right w:val="none" w:sz="0" w:space="0" w:color="auto"/>
          </w:divBdr>
        </w:div>
        <w:div w:id="710568251">
          <w:marLeft w:val="640"/>
          <w:marRight w:val="0"/>
          <w:marTop w:val="0"/>
          <w:marBottom w:val="0"/>
          <w:divBdr>
            <w:top w:val="none" w:sz="0" w:space="0" w:color="auto"/>
            <w:left w:val="none" w:sz="0" w:space="0" w:color="auto"/>
            <w:bottom w:val="none" w:sz="0" w:space="0" w:color="auto"/>
            <w:right w:val="none" w:sz="0" w:space="0" w:color="auto"/>
          </w:divBdr>
        </w:div>
        <w:div w:id="336468862">
          <w:marLeft w:val="640"/>
          <w:marRight w:val="0"/>
          <w:marTop w:val="0"/>
          <w:marBottom w:val="0"/>
          <w:divBdr>
            <w:top w:val="none" w:sz="0" w:space="0" w:color="auto"/>
            <w:left w:val="none" w:sz="0" w:space="0" w:color="auto"/>
            <w:bottom w:val="none" w:sz="0" w:space="0" w:color="auto"/>
            <w:right w:val="none" w:sz="0" w:space="0" w:color="auto"/>
          </w:divBdr>
        </w:div>
        <w:div w:id="1317805086">
          <w:marLeft w:val="640"/>
          <w:marRight w:val="0"/>
          <w:marTop w:val="0"/>
          <w:marBottom w:val="0"/>
          <w:divBdr>
            <w:top w:val="none" w:sz="0" w:space="0" w:color="auto"/>
            <w:left w:val="none" w:sz="0" w:space="0" w:color="auto"/>
            <w:bottom w:val="none" w:sz="0" w:space="0" w:color="auto"/>
            <w:right w:val="none" w:sz="0" w:space="0" w:color="auto"/>
          </w:divBdr>
        </w:div>
        <w:div w:id="1044985342">
          <w:marLeft w:val="640"/>
          <w:marRight w:val="0"/>
          <w:marTop w:val="0"/>
          <w:marBottom w:val="0"/>
          <w:divBdr>
            <w:top w:val="none" w:sz="0" w:space="0" w:color="auto"/>
            <w:left w:val="none" w:sz="0" w:space="0" w:color="auto"/>
            <w:bottom w:val="none" w:sz="0" w:space="0" w:color="auto"/>
            <w:right w:val="none" w:sz="0" w:space="0" w:color="auto"/>
          </w:divBdr>
        </w:div>
        <w:div w:id="1496846220">
          <w:marLeft w:val="640"/>
          <w:marRight w:val="0"/>
          <w:marTop w:val="0"/>
          <w:marBottom w:val="0"/>
          <w:divBdr>
            <w:top w:val="none" w:sz="0" w:space="0" w:color="auto"/>
            <w:left w:val="none" w:sz="0" w:space="0" w:color="auto"/>
            <w:bottom w:val="none" w:sz="0" w:space="0" w:color="auto"/>
            <w:right w:val="none" w:sz="0" w:space="0" w:color="auto"/>
          </w:divBdr>
        </w:div>
        <w:div w:id="2084330478">
          <w:marLeft w:val="640"/>
          <w:marRight w:val="0"/>
          <w:marTop w:val="0"/>
          <w:marBottom w:val="0"/>
          <w:divBdr>
            <w:top w:val="none" w:sz="0" w:space="0" w:color="auto"/>
            <w:left w:val="none" w:sz="0" w:space="0" w:color="auto"/>
            <w:bottom w:val="none" w:sz="0" w:space="0" w:color="auto"/>
            <w:right w:val="none" w:sz="0" w:space="0" w:color="auto"/>
          </w:divBdr>
        </w:div>
        <w:div w:id="1813282386">
          <w:marLeft w:val="640"/>
          <w:marRight w:val="0"/>
          <w:marTop w:val="0"/>
          <w:marBottom w:val="0"/>
          <w:divBdr>
            <w:top w:val="none" w:sz="0" w:space="0" w:color="auto"/>
            <w:left w:val="none" w:sz="0" w:space="0" w:color="auto"/>
            <w:bottom w:val="none" w:sz="0" w:space="0" w:color="auto"/>
            <w:right w:val="none" w:sz="0" w:space="0" w:color="auto"/>
          </w:divBdr>
        </w:div>
        <w:div w:id="804473786">
          <w:marLeft w:val="640"/>
          <w:marRight w:val="0"/>
          <w:marTop w:val="0"/>
          <w:marBottom w:val="0"/>
          <w:divBdr>
            <w:top w:val="none" w:sz="0" w:space="0" w:color="auto"/>
            <w:left w:val="none" w:sz="0" w:space="0" w:color="auto"/>
            <w:bottom w:val="none" w:sz="0" w:space="0" w:color="auto"/>
            <w:right w:val="none" w:sz="0" w:space="0" w:color="auto"/>
          </w:divBdr>
        </w:div>
        <w:div w:id="772866832">
          <w:marLeft w:val="640"/>
          <w:marRight w:val="0"/>
          <w:marTop w:val="0"/>
          <w:marBottom w:val="0"/>
          <w:divBdr>
            <w:top w:val="none" w:sz="0" w:space="0" w:color="auto"/>
            <w:left w:val="none" w:sz="0" w:space="0" w:color="auto"/>
            <w:bottom w:val="none" w:sz="0" w:space="0" w:color="auto"/>
            <w:right w:val="none" w:sz="0" w:space="0" w:color="auto"/>
          </w:divBdr>
        </w:div>
        <w:div w:id="97723631">
          <w:marLeft w:val="640"/>
          <w:marRight w:val="0"/>
          <w:marTop w:val="0"/>
          <w:marBottom w:val="0"/>
          <w:divBdr>
            <w:top w:val="none" w:sz="0" w:space="0" w:color="auto"/>
            <w:left w:val="none" w:sz="0" w:space="0" w:color="auto"/>
            <w:bottom w:val="none" w:sz="0" w:space="0" w:color="auto"/>
            <w:right w:val="none" w:sz="0" w:space="0" w:color="auto"/>
          </w:divBdr>
        </w:div>
        <w:div w:id="2115786070">
          <w:marLeft w:val="640"/>
          <w:marRight w:val="0"/>
          <w:marTop w:val="0"/>
          <w:marBottom w:val="0"/>
          <w:divBdr>
            <w:top w:val="none" w:sz="0" w:space="0" w:color="auto"/>
            <w:left w:val="none" w:sz="0" w:space="0" w:color="auto"/>
            <w:bottom w:val="none" w:sz="0" w:space="0" w:color="auto"/>
            <w:right w:val="none" w:sz="0" w:space="0" w:color="auto"/>
          </w:divBdr>
        </w:div>
        <w:div w:id="1392078695">
          <w:marLeft w:val="640"/>
          <w:marRight w:val="0"/>
          <w:marTop w:val="0"/>
          <w:marBottom w:val="0"/>
          <w:divBdr>
            <w:top w:val="none" w:sz="0" w:space="0" w:color="auto"/>
            <w:left w:val="none" w:sz="0" w:space="0" w:color="auto"/>
            <w:bottom w:val="none" w:sz="0" w:space="0" w:color="auto"/>
            <w:right w:val="none" w:sz="0" w:space="0" w:color="auto"/>
          </w:divBdr>
        </w:div>
        <w:div w:id="1759477233">
          <w:marLeft w:val="640"/>
          <w:marRight w:val="0"/>
          <w:marTop w:val="0"/>
          <w:marBottom w:val="0"/>
          <w:divBdr>
            <w:top w:val="none" w:sz="0" w:space="0" w:color="auto"/>
            <w:left w:val="none" w:sz="0" w:space="0" w:color="auto"/>
            <w:bottom w:val="none" w:sz="0" w:space="0" w:color="auto"/>
            <w:right w:val="none" w:sz="0" w:space="0" w:color="auto"/>
          </w:divBdr>
        </w:div>
        <w:div w:id="903952207">
          <w:marLeft w:val="640"/>
          <w:marRight w:val="0"/>
          <w:marTop w:val="0"/>
          <w:marBottom w:val="0"/>
          <w:divBdr>
            <w:top w:val="none" w:sz="0" w:space="0" w:color="auto"/>
            <w:left w:val="none" w:sz="0" w:space="0" w:color="auto"/>
            <w:bottom w:val="none" w:sz="0" w:space="0" w:color="auto"/>
            <w:right w:val="none" w:sz="0" w:space="0" w:color="auto"/>
          </w:divBdr>
        </w:div>
        <w:div w:id="1662388012">
          <w:marLeft w:val="640"/>
          <w:marRight w:val="0"/>
          <w:marTop w:val="0"/>
          <w:marBottom w:val="0"/>
          <w:divBdr>
            <w:top w:val="none" w:sz="0" w:space="0" w:color="auto"/>
            <w:left w:val="none" w:sz="0" w:space="0" w:color="auto"/>
            <w:bottom w:val="none" w:sz="0" w:space="0" w:color="auto"/>
            <w:right w:val="none" w:sz="0" w:space="0" w:color="auto"/>
          </w:divBdr>
        </w:div>
        <w:div w:id="1040666246">
          <w:marLeft w:val="640"/>
          <w:marRight w:val="0"/>
          <w:marTop w:val="0"/>
          <w:marBottom w:val="0"/>
          <w:divBdr>
            <w:top w:val="none" w:sz="0" w:space="0" w:color="auto"/>
            <w:left w:val="none" w:sz="0" w:space="0" w:color="auto"/>
            <w:bottom w:val="none" w:sz="0" w:space="0" w:color="auto"/>
            <w:right w:val="none" w:sz="0" w:space="0" w:color="auto"/>
          </w:divBdr>
        </w:div>
        <w:div w:id="391079652">
          <w:marLeft w:val="640"/>
          <w:marRight w:val="0"/>
          <w:marTop w:val="0"/>
          <w:marBottom w:val="0"/>
          <w:divBdr>
            <w:top w:val="none" w:sz="0" w:space="0" w:color="auto"/>
            <w:left w:val="none" w:sz="0" w:space="0" w:color="auto"/>
            <w:bottom w:val="none" w:sz="0" w:space="0" w:color="auto"/>
            <w:right w:val="none" w:sz="0" w:space="0" w:color="auto"/>
          </w:divBdr>
        </w:div>
        <w:div w:id="1460563993">
          <w:marLeft w:val="640"/>
          <w:marRight w:val="0"/>
          <w:marTop w:val="0"/>
          <w:marBottom w:val="0"/>
          <w:divBdr>
            <w:top w:val="none" w:sz="0" w:space="0" w:color="auto"/>
            <w:left w:val="none" w:sz="0" w:space="0" w:color="auto"/>
            <w:bottom w:val="none" w:sz="0" w:space="0" w:color="auto"/>
            <w:right w:val="none" w:sz="0" w:space="0" w:color="auto"/>
          </w:divBdr>
        </w:div>
        <w:div w:id="344211904">
          <w:marLeft w:val="640"/>
          <w:marRight w:val="0"/>
          <w:marTop w:val="0"/>
          <w:marBottom w:val="0"/>
          <w:divBdr>
            <w:top w:val="none" w:sz="0" w:space="0" w:color="auto"/>
            <w:left w:val="none" w:sz="0" w:space="0" w:color="auto"/>
            <w:bottom w:val="none" w:sz="0" w:space="0" w:color="auto"/>
            <w:right w:val="none" w:sz="0" w:space="0" w:color="auto"/>
          </w:divBdr>
        </w:div>
        <w:div w:id="2007316057">
          <w:marLeft w:val="640"/>
          <w:marRight w:val="0"/>
          <w:marTop w:val="0"/>
          <w:marBottom w:val="0"/>
          <w:divBdr>
            <w:top w:val="none" w:sz="0" w:space="0" w:color="auto"/>
            <w:left w:val="none" w:sz="0" w:space="0" w:color="auto"/>
            <w:bottom w:val="none" w:sz="0" w:space="0" w:color="auto"/>
            <w:right w:val="none" w:sz="0" w:space="0" w:color="auto"/>
          </w:divBdr>
        </w:div>
        <w:div w:id="52700459">
          <w:marLeft w:val="640"/>
          <w:marRight w:val="0"/>
          <w:marTop w:val="0"/>
          <w:marBottom w:val="0"/>
          <w:divBdr>
            <w:top w:val="none" w:sz="0" w:space="0" w:color="auto"/>
            <w:left w:val="none" w:sz="0" w:space="0" w:color="auto"/>
            <w:bottom w:val="none" w:sz="0" w:space="0" w:color="auto"/>
            <w:right w:val="none" w:sz="0" w:space="0" w:color="auto"/>
          </w:divBdr>
        </w:div>
        <w:div w:id="1786997172">
          <w:marLeft w:val="640"/>
          <w:marRight w:val="0"/>
          <w:marTop w:val="0"/>
          <w:marBottom w:val="0"/>
          <w:divBdr>
            <w:top w:val="none" w:sz="0" w:space="0" w:color="auto"/>
            <w:left w:val="none" w:sz="0" w:space="0" w:color="auto"/>
            <w:bottom w:val="none" w:sz="0" w:space="0" w:color="auto"/>
            <w:right w:val="none" w:sz="0" w:space="0" w:color="auto"/>
          </w:divBdr>
        </w:div>
        <w:div w:id="1460684870">
          <w:marLeft w:val="640"/>
          <w:marRight w:val="0"/>
          <w:marTop w:val="0"/>
          <w:marBottom w:val="0"/>
          <w:divBdr>
            <w:top w:val="none" w:sz="0" w:space="0" w:color="auto"/>
            <w:left w:val="none" w:sz="0" w:space="0" w:color="auto"/>
            <w:bottom w:val="none" w:sz="0" w:space="0" w:color="auto"/>
            <w:right w:val="none" w:sz="0" w:space="0" w:color="auto"/>
          </w:divBdr>
        </w:div>
        <w:div w:id="1253782853">
          <w:marLeft w:val="640"/>
          <w:marRight w:val="0"/>
          <w:marTop w:val="0"/>
          <w:marBottom w:val="0"/>
          <w:divBdr>
            <w:top w:val="none" w:sz="0" w:space="0" w:color="auto"/>
            <w:left w:val="none" w:sz="0" w:space="0" w:color="auto"/>
            <w:bottom w:val="none" w:sz="0" w:space="0" w:color="auto"/>
            <w:right w:val="none" w:sz="0" w:space="0" w:color="auto"/>
          </w:divBdr>
        </w:div>
        <w:div w:id="834298368">
          <w:marLeft w:val="640"/>
          <w:marRight w:val="0"/>
          <w:marTop w:val="0"/>
          <w:marBottom w:val="0"/>
          <w:divBdr>
            <w:top w:val="none" w:sz="0" w:space="0" w:color="auto"/>
            <w:left w:val="none" w:sz="0" w:space="0" w:color="auto"/>
            <w:bottom w:val="none" w:sz="0" w:space="0" w:color="auto"/>
            <w:right w:val="none" w:sz="0" w:space="0" w:color="auto"/>
          </w:divBdr>
        </w:div>
        <w:div w:id="1054353119">
          <w:marLeft w:val="640"/>
          <w:marRight w:val="0"/>
          <w:marTop w:val="0"/>
          <w:marBottom w:val="0"/>
          <w:divBdr>
            <w:top w:val="none" w:sz="0" w:space="0" w:color="auto"/>
            <w:left w:val="none" w:sz="0" w:space="0" w:color="auto"/>
            <w:bottom w:val="none" w:sz="0" w:space="0" w:color="auto"/>
            <w:right w:val="none" w:sz="0" w:space="0" w:color="auto"/>
          </w:divBdr>
        </w:div>
        <w:div w:id="1344092133">
          <w:marLeft w:val="640"/>
          <w:marRight w:val="0"/>
          <w:marTop w:val="0"/>
          <w:marBottom w:val="0"/>
          <w:divBdr>
            <w:top w:val="none" w:sz="0" w:space="0" w:color="auto"/>
            <w:left w:val="none" w:sz="0" w:space="0" w:color="auto"/>
            <w:bottom w:val="none" w:sz="0" w:space="0" w:color="auto"/>
            <w:right w:val="none" w:sz="0" w:space="0" w:color="auto"/>
          </w:divBdr>
        </w:div>
        <w:div w:id="1806509225">
          <w:marLeft w:val="640"/>
          <w:marRight w:val="0"/>
          <w:marTop w:val="0"/>
          <w:marBottom w:val="0"/>
          <w:divBdr>
            <w:top w:val="none" w:sz="0" w:space="0" w:color="auto"/>
            <w:left w:val="none" w:sz="0" w:space="0" w:color="auto"/>
            <w:bottom w:val="none" w:sz="0" w:space="0" w:color="auto"/>
            <w:right w:val="none" w:sz="0" w:space="0" w:color="auto"/>
          </w:divBdr>
        </w:div>
        <w:div w:id="1837381914">
          <w:marLeft w:val="640"/>
          <w:marRight w:val="0"/>
          <w:marTop w:val="0"/>
          <w:marBottom w:val="0"/>
          <w:divBdr>
            <w:top w:val="none" w:sz="0" w:space="0" w:color="auto"/>
            <w:left w:val="none" w:sz="0" w:space="0" w:color="auto"/>
            <w:bottom w:val="none" w:sz="0" w:space="0" w:color="auto"/>
            <w:right w:val="none" w:sz="0" w:space="0" w:color="auto"/>
          </w:divBdr>
        </w:div>
        <w:div w:id="895511802">
          <w:marLeft w:val="640"/>
          <w:marRight w:val="0"/>
          <w:marTop w:val="0"/>
          <w:marBottom w:val="0"/>
          <w:divBdr>
            <w:top w:val="none" w:sz="0" w:space="0" w:color="auto"/>
            <w:left w:val="none" w:sz="0" w:space="0" w:color="auto"/>
            <w:bottom w:val="none" w:sz="0" w:space="0" w:color="auto"/>
            <w:right w:val="none" w:sz="0" w:space="0" w:color="auto"/>
          </w:divBdr>
        </w:div>
        <w:div w:id="1336573298">
          <w:marLeft w:val="640"/>
          <w:marRight w:val="0"/>
          <w:marTop w:val="0"/>
          <w:marBottom w:val="0"/>
          <w:divBdr>
            <w:top w:val="none" w:sz="0" w:space="0" w:color="auto"/>
            <w:left w:val="none" w:sz="0" w:space="0" w:color="auto"/>
            <w:bottom w:val="none" w:sz="0" w:space="0" w:color="auto"/>
            <w:right w:val="none" w:sz="0" w:space="0" w:color="auto"/>
          </w:divBdr>
        </w:div>
        <w:div w:id="889343602">
          <w:marLeft w:val="640"/>
          <w:marRight w:val="0"/>
          <w:marTop w:val="0"/>
          <w:marBottom w:val="0"/>
          <w:divBdr>
            <w:top w:val="none" w:sz="0" w:space="0" w:color="auto"/>
            <w:left w:val="none" w:sz="0" w:space="0" w:color="auto"/>
            <w:bottom w:val="none" w:sz="0" w:space="0" w:color="auto"/>
            <w:right w:val="none" w:sz="0" w:space="0" w:color="auto"/>
          </w:divBdr>
        </w:div>
        <w:div w:id="2127306910">
          <w:marLeft w:val="640"/>
          <w:marRight w:val="0"/>
          <w:marTop w:val="0"/>
          <w:marBottom w:val="0"/>
          <w:divBdr>
            <w:top w:val="none" w:sz="0" w:space="0" w:color="auto"/>
            <w:left w:val="none" w:sz="0" w:space="0" w:color="auto"/>
            <w:bottom w:val="none" w:sz="0" w:space="0" w:color="auto"/>
            <w:right w:val="none" w:sz="0" w:space="0" w:color="auto"/>
          </w:divBdr>
        </w:div>
        <w:div w:id="1315720064">
          <w:marLeft w:val="640"/>
          <w:marRight w:val="0"/>
          <w:marTop w:val="0"/>
          <w:marBottom w:val="0"/>
          <w:divBdr>
            <w:top w:val="none" w:sz="0" w:space="0" w:color="auto"/>
            <w:left w:val="none" w:sz="0" w:space="0" w:color="auto"/>
            <w:bottom w:val="none" w:sz="0" w:space="0" w:color="auto"/>
            <w:right w:val="none" w:sz="0" w:space="0" w:color="auto"/>
          </w:divBdr>
        </w:div>
        <w:div w:id="288511500">
          <w:marLeft w:val="640"/>
          <w:marRight w:val="0"/>
          <w:marTop w:val="0"/>
          <w:marBottom w:val="0"/>
          <w:divBdr>
            <w:top w:val="none" w:sz="0" w:space="0" w:color="auto"/>
            <w:left w:val="none" w:sz="0" w:space="0" w:color="auto"/>
            <w:bottom w:val="none" w:sz="0" w:space="0" w:color="auto"/>
            <w:right w:val="none" w:sz="0" w:space="0" w:color="auto"/>
          </w:divBdr>
        </w:div>
        <w:div w:id="803238297">
          <w:marLeft w:val="640"/>
          <w:marRight w:val="0"/>
          <w:marTop w:val="0"/>
          <w:marBottom w:val="0"/>
          <w:divBdr>
            <w:top w:val="none" w:sz="0" w:space="0" w:color="auto"/>
            <w:left w:val="none" w:sz="0" w:space="0" w:color="auto"/>
            <w:bottom w:val="none" w:sz="0" w:space="0" w:color="auto"/>
            <w:right w:val="none" w:sz="0" w:space="0" w:color="auto"/>
          </w:divBdr>
        </w:div>
        <w:div w:id="468522319">
          <w:marLeft w:val="640"/>
          <w:marRight w:val="0"/>
          <w:marTop w:val="0"/>
          <w:marBottom w:val="0"/>
          <w:divBdr>
            <w:top w:val="none" w:sz="0" w:space="0" w:color="auto"/>
            <w:left w:val="none" w:sz="0" w:space="0" w:color="auto"/>
            <w:bottom w:val="none" w:sz="0" w:space="0" w:color="auto"/>
            <w:right w:val="none" w:sz="0" w:space="0" w:color="auto"/>
          </w:divBdr>
        </w:div>
        <w:div w:id="168376554">
          <w:marLeft w:val="640"/>
          <w:marRight w:val="0"/>
          <w:marTop w:val="0"/>
          <w:marBottom w:val="0"/>
          <w:divBdr>
            <w:top w:val="none" w:sz="0" w:space="0" w:color="auto"/>
            <w:left w:val="none" w:sz="0" w:space="0" w:color="auto"/>
            <w:bottom w:val="none" w:sz="0" w:space="0" w:color="auto"/>
            <w:right w:val="none" w:sz="0" w:space="0" w:color="auto"/>
          </w:divBdr>
        </w:div>
        <w:div w:id="310714058">
          <w:marLeft w:val="640"/>
          <w:marRight w:val="0"/>
          <w:marTop w:val="0"/>
          <w:marBottom w:val="0"/>
          <w:divBdr>
            <w:top w:val="none" w:sz="0" w:space="0" w:color="auto"/>
            <w:left w:val="none" w:sz="0" w:space="0" w:color="auto"/>
            <w:bottom w:val="none" w:sz="0" w:space="0" w:color="auto"/>
            <w:right w:val="none" w:sz="0" w:space="0" w:color="auto"/>
          </w:divBdr>
        </w:div>
        <w:div w:id="1078282332">
          <w:marLeft w:val="640"/>
          <w:marRight w:val="0"/>
          <w:marTop w:val="0"/>
          <w:marBottom w:val="0"/>
          <w:divBdr>
            <w:top w:val="none" w:sz="0" w:space="0" w:color="auto"/>
            <w:left w:val="none" w:sz="0" w:space="0" w:color="auto"/>
            <w:bottom w:val="none" w:sz="0" w:space="0" w:color="auto"/>
            <w:right w:val="none" w:sz="0" w:space="0" w:color="auto"/>
          </w:divBdr>
        </w:div>
        <w:div w:id="439491492">
          <w:marLeft w:val="640"/>
          <w:marRight w:val="0"/>
          <w:marTop w:val="0"/>
          <w:marBottom w:val="0"/>
          <w:divBdr>
            <w:top w:val="none" w:sz="0" w:space="0" w:color="auto"/>
            <w:left w:val="none" w:sz="0" w:space="0" w:color="auto"/>
            <w:bottom w:val="none" w:sz="0" w:space="0" w:color="auto"/>
            <w:right w:val="none" w:sz="0" w:space="0" w:color="auto"/>
          </w:divBdr>
        </w:div>
        <w:div w:id="1674794409">
          <w:marLeft w:val="640"/>
          <w:marRight w:val="0"/>
          <w:marTop w:val="0"/>
          <w:marBottom w:val="0"/>
          <w:divBdr>
            <w:top w:val="none" w:sz="0" w:space="0" w:color="auto"/>
            <w:left w:val="none" w:sz="0" w:space="0" w:color="auto"/>
            <w:bottom w:val="none" w:sz="0" w:space="0" w:color="auto"/>
            <w:right w:val="none" w:sz="0" w:space="0" w:color="auto"/>
          </w:divBdr>
        </w:div>
        <w:div w:id="1654748788">
          <w:marLeft w:val="640"/>
          <w:marRight w:val="0"/>
          <w:marTop w:val="0"/>
          <w:marBottom w:val="0"/>
          <w:divBdr>
            <w:top w:val="none" w:sz="0" w:space="0" w:color="auto"/>
            <w:left w:val="none" w:sz="0" w:space="0" w:color="auto"/>
            <w:bottom w:val="none" w:sz="0" w:space="0" w:color="auto"/>
            <w:right w:val="none" w:sz="0" w:space="0" w:color="auto"/>
          </w:divBdr>
        </w:div>
        <w:div w:id="1622572957">
          <w:marLeft w:val="640"/>
          <w:marRight w:val="0"/>
          <w:marTop w:val="0"/>
          <w:marBottom w:val="0"/>
          <w:divBdr>
            <w:top w:val="none" w:sz="0" w:space="0" w:color="auto"/>
            <w:left w:val="none" w:sz="0" w:space="0" w:color="auto"/>
            <w:bottom w:val="none" w:sz="0" w:space="0" w:color="auto"/>
            <w:right w:val="none" w:sz="0" w:space="0" w:color="auto"/>
          </w:divBdr>
        </w:div>
        <w:div w:id="1221861960">
          <w:marLeft w:val="640"/>
          <w:marRight w:val="0"/>
          <w:marTop w:val="0"/>
          <w:marBottom w:val="0"/>
          <w:divBdr>
            <w:top w:val="none" w:sz="0" w:space="0" w:color="auto"/>
            <w:left w:val="none" w:sz="0" w:space="0" w:color="auto"/>
            <w:bottom w:val="none" w:sz="0" w:space="0" w:color="auto"/>
            <w:right w:val="none" w:sz="0" w:space="0" w:color="auto"/>
          </w:divBdr>
        </w:div>
        <w:div w:id="774400872">
          <w:marLeft w:val="640"/>
          <w:marRight w:val="0"/>
          <w:marTop w:val="0"/>
          <w:marBottom w:val="0"/>
          <w:divBdr>
            <w:top w:val="none" w:sz="0" w:space="0" w:color="auto"/>
            <w:left w:val="none" w:sz="0" w:space="0" w:color="auto"/>
            <w:bottom w:val="none" w:sz="0" w:space="0" w:color="auto"/>
            <w:right w:val="none" w:sz="0" w:space="0" w:color="auto"/>
          </w:divBdr>
        </w:div>
        <w:div w:id="558786441">
          <w:marLeft w:val="640"/>
          <w:marRight w:val="0"/>
          <w:marTop w:val="0"/>
          <w:marBottom w:val="0"/>
          <w:divBdr>
            <w:top w:val="none" w:sz="0" w:space="0" w:color="auto"/>
            <w:left w:val="none" w:sz="0" w:space="0" w:color="auto"/>
            <w:bottom w:val="none" w:sz="0" w:space="0" w:color="auto"/>
            <w:right w:val="none" w:sz="0" w:space="0" w:color="auto"/>
          </w:divBdr>
        </w:div>
        <w:div w:id="688340618">
          <w:marLeft w:val="640"/>
          <w:marRight w:val="0"/>
          <w:marTop w:val="0"/>
          <w:marBottom w:val="0"/>
          <w:divBdr>
            <w:top w:val="none" w:sz="0" w:space="0" w:color="auto"/>
            <w:left w:val="none" w:sz="0" w:space="0" w:color="auto"/>
            <w:bottom w:val="none" w:sz="0" w:space="0" w:color="auto"/>
            <w:right w:val="none" w:sz="0" w:space="0" w:color="auto"/>
          </w:divBdr>
        </w:div>
        <w:div w:id="1607345341">
          <w:marLeft w:val="640"/>
          <w:marRight w:val="0"/>
          <w:marTop w:val="0"/>
          <w:marBottom w:val="0"/>
          <w:divBdr>
            <w:top w:val="none" w:sz="0" w:space="0" w:color="auto"/>
            <w:left w:val="none" w:sz="0" w:space="0" w:color="auto"/>
            <w:bottom w:val="none" w:sz="0" w:space="0" w:color="auto"/>
            <w:right w:val="none" w:sz="0" w:space="0" w:color="auto"/>
          </w:divBdr>
        </w:div>
        <w:div w:id="83304622">
          <w:marLeft w:val="640"/>
          <w:marRight w:val="0"/>
          <w:marTop w:val="0"/>
          <w:marBottom w:val="0"/>
          <w:divBdr>
            <w:top w:val="none" w:sz="0" w:space="0" w:color="auto"/>
            <w:left w:val="none" w:sz="0" w:space="0" w:color="auto"/>
            <w:bottom w:val="none" w:sz="0" w:space="0" w:color="auto"/>
            <w:right w:val="none" w:sz="0" w:space="0" w:color="auto"/>
          </w:divBdr>
        </w:div>
        <w:div w:id="900138093">
          <w:marLeft w:val="640"/>
          <w:marRight w:val="0"/>
          <w:marTop w:val="0"/>
          <w:marBottom w:val="0"/>
          <w:divBdr>
            <w:top w:val="none" w:sz="0" w:space="0" w:color="auto"/>
            <w:left w:val="none" w:sz="0" w:space="0" w:color="auto"/>
            <w:bottom w:val="none" w:sz="0" w:space="0" w:color="auto"/>
            <w:right w:val="none" w:sz="0" w:space="0" w:color="auto"/>
          </w:divBdr>
        </w:div>
        <w:div w:id="1522433407">
          <w:marLeft w:val="640"/>
          <w:marRight w:val="0"/>
          <w:marTop w:val="0"/>
          <w:marBottom w:val="0"/>
          <w:divBdr>
            <w:top w:val="none" w:sz="0" w:space="0" w:color="auto"/>
            <w:left w:val="none" w:sz="0" w:space="0" w:color="auto"/>
            <w:bottom w:val="none" w:sz="0" w:space="0" w:color="auto"/>
            <w:right w:val="none" w:sz="0" w:space="0" w:color="auto"/>
          </w:divBdr>
        </w:div>
        <w:div w:id="763376519">
          <w:marLeft w:val="640"/>
          <w:marRight w:val="0"/>
          <w:marTop w:val="0"/>
          <w:marBottom w:val="0"/>
          <w:divBdr>
            <w:top w:val="none" w:sz="0" w:space="0" w:color="auto"/>
            <w:left w:val="none" w:sz="0" w:space="0" w:color="auto"/>
            <w:bottom w:val="none" w:sz="0" w:space="0" w:color="auto"/>
            <w:right w:val="none" w:sz="0" w:space="0" w:color="auto"/>
          </w:divBdr>
        </w:div>
        <w:div w:id="1520657012">
          <w:marLeft w:val="640"/>
          <w:marRight w:val="0"/>
          <w:marTop w:val="0"/>
          <w:marBottom w:val="0"/>
          <w:divBdr>
            <w:top w:val="none" w:sz="0" w:space="0" w:color="auto"/>
            <w:left w:val="none" w:sz="0" w:space="0" w:color="auto"/>
            <w:bottom w:val="none" w:sz="0" w:space="0" w:color="auto"/>
            <w:right w:val="none" w:sz="0" w:space="0" w:color="auto"/>
          </w:divBdr>
        </w:div>
        <w:div w:id="762842913">
          <w:marLeft w:val="640"/>
          <w:marRight w:val="0"/>
          <w:marTop w:val="0"/>
          <w:marBottom w:val="0"/>
          <w:divBdr>
            <w:top w:val="none" w:sz="0" w:space="0" w:color="auto"/>
            <w:left w:val="none" w:sz="0" w:space="0" w:color="auto"/>
            <w:bottom w:val="none" w:sz="0" w:space="0" w:color="auto"/>
            <w:right w:val="none" w:sz="0" w:space="0" w:color="auto"/>
          </w:divBdr>
        </w:div>
        <w:div w:id="1967930376">
          <w:marLeft w:val="640"/>
          <w:marRight w:val="0"/>
          <w:marTop w:val="0"/>
          <w:marBottom w:val="0"/>
          <w:divBdr>
            <w:top w:val="none" w:sz="0" w:space="0" w:color="auto"/>
            <w:left w:val="none" w:sz="0" w:space="0" w:color="auto"/>
            <w:bottom w:val="none" w:sz="0" w:space="0" w:color="auto"/>
            <w:right w:val="none" w:sz="0" w:space="0" w:color="auto"/>
          </w:divBdr>
        </w:div>
        <w:div w:id="441152543">
          <w:marLeft w:val="640"/>
          <w:marRight w:val="0"/>
          <w:marTop w:val="0"/>
          <w:marBottom w:val="0"/>
          <w:divBdr>
            <w:top w:val="none" w:sz="0" w:space="0" w:color="auto"/>
            <w:left w:val="none" w:sz="0" w:space="0" w:color="auto"/>
            <w:bottom w:val="none" w:sz="0" w:space="0" w:color="auto"/>
            <w:right w:val="none" w:sz="0" w:space="0" w:color="auto"/>
          </w:divBdr>
        </w:div>
        <w:div w:id="2033991751">
          <w:marLeft w:val="640"/>
          <w:marRight w:val="0"/>
          <w:marTop w:val="0"/>
          <w:marBottom w:val="0"/>
          <w:divBdr>
            <w:top w:val="none" w:sz="0" w:space="0" w:color="auto"/>
            <w:left w:val="none" w:sz="0" w:space="0" w:color="auto"/>
            <w:bottom w:val="none" w:sz="0" w:space="0" w:color="auto"/>
            <w:right w:val="none" w:sz="0" w:space="0" w:color="auto"/>
          </w:divBdr>
        </w:div>
        <w:div w:id="2072269262">
          <w:marLeft w:val="640"/>
          <w:marRight w:val="0"/>
          <w:marTop w:val="0"/>
          <w:marBottom w:val="0"/>
          <w:divBdr>
            <w:top w:val="none" w:sz="0" w:space="0" w:color="auto"/>
            <w:left w:val="none" w:sz="0" w:space="0" w:color="auto"/>
            <w:bottom w:val="none" w:sz="0" w:space="0" w:color="auto"/>
            <w:right w:val="none" w:sz="0" w:space="0" w:color="auto"/>
          </w:divBdr>
        </w:div>
        <w:div w:id="1913000892">
          <w:marLeft w:val="640"/>
          <w:marRight w:val="0"/>
          <w:marTop w:val="0"/>
          <w:marBottom w:val="0"/>
          <w:divBdr>
            <w:top w:val="none" w:sz="0" w:space="0" w:color="auto"/>
            <w:left w:val="none" w:sz="0" w:space="0" w:color="auto"/>
            <w:bottom w:val="none" w:sz="0" w:space="0" w:color="auto"/>
            <w:right w:val="none" w:sz="0" w:space="0" w:color="auto"/>
          </w:divBdr>
        </w:div>
        <w:div w:id="441611596">
          <w:marLeft w:val="640"/>
          <w:marRight w:val="0"/>
          <w:marTop w:val="0"/>
          <w:marBottom w:val="0"/>
          <w:divBdr>
            <w:top w:val="none" w:sz="0" w:space="0" w:color="auto"/>
            <w:left w:val="none" w:sz="0" w:space="0" w:color="auto"/>
            <w:bottom w:val="none" w:sz="0" w:space="0" w:color="auto"/>
            <w:right w:val="none" w:sz="0" w:space="0" w:color="auto"/>
          </w:divBdr>
        </w:div>
        <w:div w:id="264926971">
          <w:marLeft w:val="640"/>
          <w:marRight w:val="0"/>
          <w:marTop w:val="0"/>
          <w:marBottom w:val="0"/>
          <w:divBdr>
            <w:top w:val="none" w:sz="0" w:space="0" w:color="auto"/>
            <w:left w:val="none" w:sz="0" w:space="0" w:color="auto"/>
            <w:bottom w:val="none" w:sz="0" w:space="0" w:color="auto"/>
            <w:right w:val="none" w:sz="0" w:space="0" w:color="auto"/>
          </w:divBdr>
        </w:div>
        <w:div w:id="456148228">
          <w:marLeft w:val="640"/>
          <w:marRight w:val="0"/>
          <w:marTop w:val="0"/>
          <w:marBottom w:val="0"/>
          <w:divBdr>
            <w:top w:val="none" w:sz="0" w:space="0" w:color="auto"/>
            <w:left w:val="none" w:sz="0" w:space="0" w:color="auto"/>
            <w:bottom w:val="none" w:sz="0" w:space="0" w:color="auto"/>
            <w:right w:val="none" w:sz="0" w:space="0" w:color="auto"/>
          </w:divBdr>
        </w:div>
        <w:div w:id="1202984795">
          <w:marLeft w:val="640"/>
          <w:marRight w:val="0"/>
          <w:marTop w:val="0"/>
          <w:marBottom w:val="0"/>
          <w:divBdr>
            <w:top w:val="none" w:sz="0" w:space="0" w:color="auto"/>
            <w:left w:val="none" w:sz="0" w:space="0" w:color="auto"/>
            <w:bottom w:val="none" w:sz="0" w:space="0" w:color="auto"/>
            <w:right w:val="none" w:sz="0" w:space="0" w:color="auto"/>
          </w:divBdr>
        </w:div>
        <w:div w:id="412819482">
          <w:marLeft w:val="640"/>
          <w:marRight w:val="0"/>
          <w:marTop w:val="0"/>
          <w:marBottom w:val="0"/>
          <w:divBdr>
            <w:top w:val="none" w:sz="0" w:space="0" w:color="auto"/>
            <w:left w:val="none" w:sz="0" w:space="0" w:color="auto"/>
            <w:bottom w:val="none" w:sz="0" w:space="0" w:color="auto"/>
            <w:right w:val="none" w:sz="0" w:space="0" w:color="auto"/>
          </w:divBdr>
        </w:div>
        <w:div w:id="415178243">
          <w:marLeft w:val="640"/>
          <w:marRight w:val="0"/>
          <w:marTop w:val="0"/>
          <w:marBottom w:val="0"/>
          <w:divBdr>
            <w:top w:val="none" w:sz="0" w:space="0" w:color="auto"/>
            <w:left w:val="none" w:sz="0" w:space="0" w:color="auto"/>
            <w:bottom w:val="none" w:sz="0" w:space="0" w:color="auto"/>
            <w:right w:val="none" w:sz="0" w:space="0" w:color="auto"/>
          </w:divBdr>
        </w:div>
        <w:div w:id="2046364563">
          <w:marLeft w:val="640"/>
          <w:marRight w:val="0"/>
          <w:marTop w:val="0"/>
          <w:marBottom w:val="0"/>
          <w:divBdr>
            <w:top w:val="none" w:sz="0" w:space="0" w:color="auto"/>
            <w:left w:val="none" w:sz="0" w:space="0" w:color="auto"/>
            <w:bottom w:val="none" w:sz="0" w:space="0" w:color="auto"/>
            <w:right w:val="none" w:sz="0" w:space="0" w:color="auto"/>
          </w:divBdr>
        </w:div>
        <w:div w:id="329069751">
          <w:marLeft w:val="640"/>
          <w:marRight w:val="0"/>
          <w:marTop w:val="0"/>
          <w:marBottom w:val="0"/>
          <w:divBdr>
            <w:top w:val="none" w:sz="0" w:space="0" w:color="auto"/>
            <w:left w:val="none" w:sz="0" w:space="0" w:color="auto"/>
            <w:bottom w:val="none" w:sz="0" w:space="0" w:color="auto"/>
            <w:right w:val="none" w:sz="0" w:space="0" w:color="auto"/>
          </w:divBdr>
        </w:div>
        <w:div w:id="2030137233">
          <w:marLeft w:val="640"/>
          <w:marRight w:val="0"/>
          <w:marTop w:val="0"/>
          <w:marBottom w:val="0"/>
          <w:divBdr>
            <w:top w:val="none" w:sz="0" w:space="0" w:color="auto"/>
            <w:left w:val="none" w:sz="0" w:space="0" w:color="auto"/>
            <w:bottom w:val="none" w:sz="0" w:space="0" w:color="auto"/>
            <w:right w:val="none" w:sz="0" w:space="0" w:color="auto"/>
          </w:divBdr>
        </w:div>
        <w:div w:id="897978952">
          <w:marLeft w:val="640"/>
          <w:marRight w:val="0"/>
          <w:marTop w:val="0"/>
          <w:marBottom w:val="0"/>
          <w:divBdr>
            <w:top w:val="none" w:sz="0" w:space="0" w:color="auto"/>
            <w:left w:val="none" w:sz="0" w:space="0" w:color="auto"/>
            <w:bottom w:val="none" w:sz="0" w:space="0" w:color="auto"/>
            <w:right w:val="none" w:sz="0" w:space="0" w:color="auto"/>
          </w:divBdr>
        </w:div>
        <w:div w:id="1700349971">
          <w:marLeft w:val="640"/>
          <w:marRight w:val="0"/>
          <w:marTop w:val="0"/>
          <w:marBottom w:val="0"/>
          <w:divBdr>
            <w:top w:val="none" w:sz="0" w:space="0" w:color="auto"/>
            <w:left w:val="none" w:sz="0" w:space="0" w:color="auto"/>
            <w:bottom w:val="none" w:sz="0" w:space="0" w:color="auto"/>
            <w:right w:val="none" w:sz="0" w:space="0" w:color="auto"/>
          </w:divBdr>
        </w:div>
        <w:div w:id="761297759">
          <w:marLeft w:val="640"/>
          <w:marRight w:val="0"/>
          <w:marTop w:val="0"/>
          <w:marBottom w:val="0"/>
          <w:divBdr>
            <w:top w:val="none" w:sz="0" w:space="0" w:color="auto"/>
            <w:left w:val="none" w:sz="0" w:space="0" w:color="auto"/>
            <w:bottom w:val="none" w:sz="0" w:space="0" w:color="auto"/>
            <w:right w:val="none" w:sz="0" w:space="0" w:color="auto"/>
          </w:divBdr>
        </w:div>
        <w:div w:id="695078783">
          <w:marLeft w:val="640"/>
          <w:marRight w:val="0"/>
          <w:marTop w:val="0"/>
          <w:marBottom w:val="0"/>
          <w:divBdr>
            <w:top w:val="none" w:sz="0" w:space="0" w:color="auto"/>
            <w:left w:val="none" w:sz="0" w:space="0" w:color="auto"/>
            <w:bottom w:val="none" w:sz="0" w:space="0" w:color="auto"/>
            <w:right w:val="none" w:sz="0" w:space="0" w:color="auto"/>
          </w:divBdr>
        </w:div>
        <w:div w:id="1958292528">
          <w:marLeft w:val="640"/>
          <w:marRight w:val="0"/>
          <w:marTop w:val="0"/>
          <w:marBottom w:val="0"/>
          <w:divBdr>
            <w:top w:val="none" w:sz="0" w:space="0" w:color="auto"/>
            <w:left w:val="none" w:sz="0" w:space="0" w:color="auto"/>
            <w:bottom w:val="none" w:sz="0" w:space="0" w:color="auto"/>
            <w:right w:val="none" w:sz="0" w:space="0" w:color="auto"/>
          </w:divBdr>
        </w:div>
        <w:div w:id="1218249394">
          <w:marLeft w:val="640"/>
          <w:marRight w:val="0"/>
          <w:marTop w:val="0"/>
          <w:marBottom w:val="0"/>
          <w:divBdr>
            <w:top w:val="none" w:sz="0" w:space="0" w:color="auto"/>
            <w:left w:val="none" w:sz="0" w:space="0" w:color="auto"/>
            <w:bottom w:val="none" w:sz="0" w:space="0" w:color="auto"/>
            <w:right w:val="none" w:sz="0" w:space="0" w:color="auto"/>
          </w:divBdr>
        </w:div>
        <w:div w:id="1908569906">
          <w:marLeft w:val="640"/>
          <w:marRight w:val="0"/>
          <w:marTop w:val="0"/>
          <w:marBottom w:val="0"/>
          <w:divBdr>
            <w:top w:val="none" w:sz="0" w:space="0" w:color="auto"/>
            <w:left w:val="none" w:sz="0" w:space="0" w:color="auto"/>
            <w:bottom w:val="none" w:sz="0" w:space="0" w:color="auto"/>
            <w:right w:val="none" w:sz="0" w:space="0" w:color="auto"/>
          </w:divBdr>
        </w:div>
        <w:div w:id="1460610584">
          <w:marLeft w:val="640"/>
          <w:marRight w:val="0"/>
          <w:marTop w:val="0"/>
          <w:marBottom w:val="0"/>
          <w:divBdr>
            <w:top w:val="none" w:sz="0" w:space="0" w:color="auto"/>
            <w:left w:val="none" w:sz="0" w:space="0" w:color="auto"/>
            <w:bottom w:val="none" w:sz="0" w:space="0" w:color="auto"/>
            <w:right w:val="none" w:sz="0" w:space="0" w:color="auto"/>
          </w:divBdr>
        </w:div>
        <w:div w:id="1953391741">
          <w:marLeft w:val="640"/>
          <w:marRight w:val="0"/>
          <w:marTop w:val="0"/>
          <w:marBottom w:val="0"/>
          <w:divBdr>
            <w:top w:val="none" w:sz="0" w:space="0" w:color="auto"/>
            <w:left w:val="none" w:sz="0" w:space="0" w:color="auto"/>
            <w:bottom w:val="none" w:sz="0" w:space="0" w:color="auto"/>
            <w:right w:val="none" w:sz="0" w:space="0" w:color="auto"/>
          </w:divBdr>
        </w:div>
        <w:div w:id="645285115">
          <w:marLeft w:val="640"/>
          <w:marRight w:val="0"/>
          <w:marTop w:val="0"/>
          <w:marBottom w:val="0"/>
          <w:divBdr>
            <w:top w:val="none" w:sz="0" w:space="0" w:color="auto"/>
            <w:left w:val="none" w:sz="0" w:space="0" w:color="auto"/>
            <w:bottom w:val="none" w:sz="0" w:space="0" w:color="auto"/>
            <w:right w:val="none" w:sz="0" w:space="0" w:color="auto"/>
          </w:divBdr>
        </w:div>
        <w:div w:id="2140568837">
          <w:marLeft w:val="640"/>
          <w:marRight w:val="0"/>
          <w:marTop w:val="0"/>
          <w:marBottom w:val="0"/>
          <w:divBdr>
            <w:top w:val="none" w:sz="0" w:space="0" w:color="auto"/>
            <w:left w:val="none" w:sz="0" w:space="0" w:color="auto"/>
            <w:bottom w:val="none" w:sz="0" w:space="0" w:color="auto"/>
            <w:right w:val="none" w:sz="0" w:space="0" w:color="auto"/>
          </w:divBdr>
        </w:div>
        <w:div w:id="1268082054">
          <w:marLeft w:val="640"/>
          <w:marRight w:val="0"/>
          <w:marTop w:val="0"/>
          <w:marBottom w:val="0"/>
          <w:divBdr>
            <w:top w:val="none" w:sz="0" w:space="0" w:color="auto"/>
            <w:left w:val="none" w:sz="0" w:space="0" w:color="auto"/>
            <w:bottom w:val="none" w:sz="0" w:space="0" w:color="auto"/>
            <w:right w:val="none" w:sz="0" w:space="0" w:color="auto"/>
          </w:divBdr>
        </w:div>
        <w:div w:id="1804544545">
          <w:marLeft w:val="640"/>
          <w:marRight w:val="0"/>
          <w:marTop w:val="0"/>
          <w:marBottom w:val="0"/>
          <w:divBdr>
            <w:top w:val="none" w:sz="0" w:space="0" w:color="auto"/>
            <w:left w:val="none" w:sz="0" w:space="0" w:color="auto"/>
            <w:bottom w:val="none" w:sz="0" w:space="0" w:color="auto"/>
            <w:right w:val="none" w:sz="0" w:space="0" w:color="auto"/>
          </w:divBdr>
        </w:div>
        <w:div w:id="1521429408">
          <w:marLeft w:val="640"/>
          <w:marRight w:val="0"/>
          <w:marTop w:val="0"/>
          <w:marBottom w:val="0"/>
          <w:divBdr>
            <w:top w:val="none" w:sz="0" w:space="0" w:color="auto"/>
            <w:left w:val="none" w:sz="0" w:space="0" w:color="auto"/>
            <w:bottom w:val="none" w:sz="0" w:space="0" w:color="auto"/>
            <w:right w:val="none" w:sz="0" w:space="0" w:color="auto"/>
          </w:divBdr>
        </w:div>
        <w:div w:id="557522431">
          <w:marLeft w:val="640"/>
          <w:marRight w:val="0"/>
          <w:marTop w:val="0"/>
          <w:marBottom w:val="0"/>
          <w:divBdr>
            <w:top w:val="none" w:sz="0" w:space="0" w:color="auto"/>
            <w:left w:val="none" w:sz="0" w:space="0" w:color="auto"/>
            <w:bottom w:val="none" w:sz="0" w:space="0" w:color="auto"/>
            <w:right w:val="none" w:sz="0" w:space="0" w:color="auto"/>
          </w:divBdr>
        </w:div>
        <w:div w:id="1584218754">
          <w:marLeft w:val="640"/>
          <w:marRight w:val="0"/>
          <w:marTop w:val="0"/>
          <w:marBottom w:val="0"/>
          <w:divBdr>
            <w:top w:val="none" w:sz="0" w:space="0" w:color="auto"/>
            <w:left w:val="none" w:sz="0" w:space="0" w:color="auto"/>
            <w:bottom w:val="none" w:sz="0" w:space="0" w:color="auto"/>
            <w:right w:val="none" w:sz="0" w:space="0" w:color="auto"/>
          </w:divBdr>
        </w:div>
        <w:div w:id="345179616">
          <w:marLeft w:val="640"/>
          <w:marRight w:val="0"/>
          <w:marTop w:val="0"/>
          <w:marBottom w:val="0"/>
          <w:divBdr>
            <w:top w:val="none" w:sz="0" w:space="0" w:color="auto"/>
            <w:left w:val="none" w:sz="0" w:space="0" w:color="auto"/>
            <w:bottom w:val="none" w:sz="0" w:space="0" w:color="auto"/>
            <w:right w:val="none" w:sz="0" w:space="0" w:color="auto"/>
          </w:divBdr>
        </w:div>
        <w:div w:id="1849632986">
          <w:marLeft w:val="640"/>
          <w:marRight w:val="0"/>
          <w:marTop w:val="0"/>
          <w:marBottom w:val="0"/>
          <w:divBdr>
            <w:top w:val="none" w:sz="0" w:space="0" w:color="auto"/>
            <w:left w:val="none" w:sz="0" w:space="0" w:color="auto"/>
            <w:bottom w:val="none" w:sz="0" w:space="0" w:color="auto"/>
            <w:right w:val="none" w:sz="0" w:space="0" w:color="auto"/>
          </w:divBdr>
        </w:div>
        <w:div w:id="1203248138">
          <w:marLeft w:val="640"/>
          <w:marRight w:val="0"/>
          <w:marTop w:val="0"/>
          <w:marBottom w:val="0"/>
          <w:divBdr>
            <w:top w:val="none" w:sz="0" w:space="0" w:color="auto"/>
            <w:left w:val="none" w:sz="0" w:space="0" w:color="auto"/>
            <w:bottom w:val="none" w:sz="0" w:space="0" w:color="auto"/>
            <w:right w:val="none" w:sz="0" w:space="0" w:color="auto"/>
          </w:divBdr>
        </w:div>
        <w:div w:id="973406493">
          <w:marLeft w:val="640"/>
          <w:marRight w:val="0"/>
          <w:marTop w:val="0"/>
          <w:marBottom w:val="0"/>
          <w:divBdr>
            <w:top w:val="none" w:sz="0" w:space="0" w:color="auto"/>
            <w:left w:val="none" w:sz="0" w:space="0" w:color="auto"/>
            <w:bottom w:val="none" w:sz="0" w:space="0" w:color="auto"/>
            <w:right w:val="none" w:sz="0" w:space="0" w:color="auto"/>
          </w:divBdr>
        </w:div>
        <w:div w:id="1113093808">
          <w:marLeft w:val="640"/>
          <w:marRight w:val="0"/>
          <w:marTop w:val="0"/>
          <w:marBottom w:val="0"/>
          <w:divBdr>
            <w:top w:val="none" w:sz="0" w:space="0" w:color="auto"/>
            <w:left w:val="none" w:sz="0" w:space="0" w:color="auto"/>
            <w:bottom w:val="none" w:sz="0" w:space="0" w:color="auto"/>
            <w:right w:val="none" w:sz="0" w:space="0" w:color="auto"/>
          </w:divBdr>
        </w:div>
        <w:div w:id="1722753377">
          <w:marLeft w:val="640"/>
          <w:marRight w:val="0"/>
          <w:marTop w:val="0"/>
          <w:marBottom w:val="0"/>
          <w:divBdr>
            <w:top w:val="none" w:sz="0" w:space="0" w:color="auto"/>
            <w:left w:val="none" w:sz="0" w:space="0" w:color="auto"/>
            <w:bottom w:val="none" w:sz="0" w:space="0" w:color="auto"/>
            <w:right w:val="none" w:sz="0" w:space="0" w:color="auto"/>
          </w:divBdr>
        </w:div>
        <w:div w:id="607083370">
          <w:marLeft w:val="640"/>
          <w:marRight w:val="0"/>
          <w:marTop w:val="0"/>
          <w:marBottom w:val="0"/>
          <w:divBdr>
            <w:top w:val="none" w:sz="0" w:space="0" w:color="auto"/>
            <w:left w:val="none" w:sz="0" w:space="0" w:color="auto"/>
            <w:bottom w:val="none" w:sz="0" w:space="0" w:color="auto"/>
            <w:right w:val="none" w:sz="0" w:space="0" w:color="auto"/>
          </w:divBdr>
        </w:div>
        <w:div w:id="389380257">
          <w:marLeft w:val="640"/>
          <w:marRight w:val="0"/>
          <w:marTop w:val="0"/>
          <w:marBottom w:val="0"/>
          <w:divBdr>
            <w:top w:val="none" w:sz="0" w:space="0" w:color="auto"/>
            <w:left w:val="none" w:sz="0" w:space="0" w:color="auto"/>
            <w:bottom w:val="none" w:sz="0" w:space="0" w:color="auto"/>
            <w:right w:val="none" w:sz="0" w:space="0" w:color="auto"/>
          </w:divBdr>
        </w:div>
        <w:div w:id="1816683217">
          <w:marLeft w:val="640"/>
          <w:marRight w:val="0"/>
          <w:marTop w:val="0"/>
          <w:marBottom w:val="0"/>
          <w:divBdr>
            <w:top w:val="none" w:sz="0" w:space="0" w:color="auto"/>
            <w:left w:val="none" w:sz="0" w:space="0" w:color="auto"/>
            <w:bottom w:val="none" w:sz="0" w:space="0" w:color="auto"/>
            <w:right w:val="none" w:sz="0" w:space="0" w:color="auto"/>
          </w:divBdr>
        </w:div>
        <w:div w:id="9111040">
          <w:marLeft w:val="640"/>
          <w:marRight w:val="0"/>
          <w:marTop w:val="0"/>
          <w:marBottom w:val="0"/>
          <w:divBdr>
            <w:top w:val="none" w:sz="0" w:space="0" w:color="auto"/>
            <w:left w:val="none" w:sz="0" w:space="0" w:color="auto"/>
            <w:bottom w:val="none" w:sz="0" w:space="0" w:color="auto"/>
            <w:right w:val="none" w:sz="0" w:space="0" w:color="auto"/>
          </w:divBdr>
        </w:div>
        <w:div w:id="786041707">
          <w:marLeft w:val="640"/>
          <w:marRight w:val="0"/>
          <w:marTop w:val="0"/>
          <w:marBottom w:val="0"/>
          <w:divBdr>
            <w:top w:val="none" w:sz="0" w:space="0" w:color="auto"/>
            <w:left w:val="none" w:sz="0" w:space="0" w:color="auto"/>
            <w:bottom w:val="none" w:sz="0" w:space="0" w:color="auto"/>
            <w:right w:val="none" w:sz="0" w:space="0" w:color="auto"/>
          </w:divBdr>
        </w:div>
        <w:div w:id="570308490">
          <w:marLeft w:val="640"/>
          <w:marRight w:val="0"/>
          <w:marTop w:val="0"/>
          <w:marBottom w:val="0"/>
          <w:divBdr>
            <w:top w:val="none" w:sz="0" w:space="0" w:color="auto"/>
            <w:left w:val="none" w:sz="0" w:space="0" w:color="auto"/>
            <w:bottom w:val="none" w:sz="0" w:space="0" w:color="auto"/>
            <w:right w:val="none" w:sz="0" w:space="0" w:color="auto"/>
          </w:divBdr>
        </w:div>
        <w:div w:id="1161703462">
          <w:marLeft w:val="640"/>
          <w:marRight w:val="0"/>
          <w:marTop w:val="0"/>
          <w:marBottom w:val="0"/>
          <w:divBdr>
            <w:top w:val="none" w:sz="0" w:space="0" w:color="auto"/>
            <w:left w:val="none" w:sz="0" w:space="0" w:color="auto"/>
            <w:bottom w:val="none" w:sz="0" w:space="0" w:color="auto"/>
            <w:right w:val="none" w:sz="0" w:space="0" w:color="auto"/>
          </w:divBdr>
        </w:div>
        <w:div w:id="918291645">
          <w:marLeft w:val="640"/>
          <w:marRight w:val="0"/>
          <w:marTop w:val="0"/>
          <w:marBottom w:val="0"/>
          <w:divBdr>
            <w:top w:val="none" w:sz="0" w:space="0" w:color="auto"/>
            <w:left w:val="none" w:sz="0" w:space="0" w:color="auto"/>
            <w:bottom w:val="none" w:sz="0" w:space="0" w:color="auto"/>
            <w:right w:val="none" w:sz="0" w:space="0" w:color="auto"/>
          </w:divBdr>
        </w:div>
        <w:div w:id="1211529432">
          <w:marLeft w:val="640"/>
          <w:marRight w:val="0"/>
          <w:marTop w:val="0"/>
          <w:marBottom w:val="0"/>
          <w:divBdr>
            <w:top w:val="none" w:sz="0" w:space="0" w:color="auto"/>
            <w:left w:val="none" w:sz="0" w:space="0" w:color="auto"/>
            <w:bottom w:val="none" w:sz="0" w:space="0" w:color="auto"/>
            <w:right w:val="none" w:sz="0" w:space="0" w:color="auto"/>
          </w:divBdr>
        </w:div>
        <w:div w:id="810441126">
          <w:marLeft w:val="640"/>
          <w:marRight w:val="0"/>
          <w:marTop w:val="0"/>
          <w:marBottom w:val="0"/>
          <w:divBdr>
            <w:top w:val="none" w:sz="0" w:space="0" w:color="auto"/>
            <w:left w:val="none" w:sz="0" w:space="0" w:color="auto"/>
            <w:bottom w:val="none" w:sz="0" w:space="0" w:color="auto"/>
            <w:right w:val="none" w:sz="0" w:space="0" w:color="auto"/>
          </w:divBdr>
        </w:div>
        <w:div w:id="1787313594">
          <w:marLeft w:val="640"/>
          <w:marRight w:val="0"/>
          <w:marTop w:val="0"/>
          <w:marBottom w:val="0"/>
          <w:divBdr>
            <w:top w:val="none" w:sz="0" w:space="0" w:color="auto"/>
            <w:left w:val="none" w:sz="0" w:space="0" w:color="auto"/>
            <w:bottom w:val="none" w:sz="0" w:space="0" w:color="auto"/>
            <w:right w:val="none" w:sz="0" w:space="0" w:color="auto"/>
          </w:divBdr>
        </w:div>
        <w:div w:id="595482422">
          <w:marLeft w:val="640"/>
          <w:marRight w:val="0"/>
          <w:marTop w:val="0"/>
          <w:marBottom w:val="0"/>
          <w:divBdr>
            <w:top w:val="none" w:sz="0" w:space="0" w:color="auto"/>
            <w:left w:val="none" w:sz="0" w:space="0" w:color="auto"/>
            <w:bottom w:val="none" w:sz="0" w:space="0" w:color="auto"/>
            <w:right w:val="none" w:sz="0" w:space="0" w:color="auto"/>
          </w:divBdr>
        </w:div>
      </w:divsChild>
    </w:div>
    <w:div w:id="1221672265">
      <w:bodyDiv w:val="1"/>
      <w:marLeft w:val="0"/>
      <w:marRight w:val="0"/>
      <w:marTop w:val="0"/>
      <w:marBottom w:val="0"/>
      <w:divBdr>
        <w:top w:val="none" w:sz="0" w:space="0" w:color="auto"/>
        <w:left w:val="none" w:sz="0" w:space="0" w:color="auto"/>
        <w:bottom w:val="none" w:sz="0" w:space="0" w:color="auto"/>
        <w:right w:val="none" w:sz="0" w:space="0" w:color="auto"/>
      </w:divBdr>
      <w:divsChild>
        <w:div w:id="37510974">
          <w:marLeft w:val="640"/>
          <w:marRight w:val="0"/>
          <w:marTop w:val="0"/>
          <w:marBottom w:val="0"/>
          <w:divBdr>
            <w:top w:val="none" w:sz="0" w:space="0" w:color="auto"/>
            <w:left w:val="none" w:sz="0" w:space="0" w:color="auto"/>
            <w:bottom w:val="none" w:sz="0" w:space="0" w:color="auto"/>
            <w:right w:val="none" w:sz="0" w:space="0" w:color="auto"/>
          </w:divBdr>
        </w:div>
        <w:div w:id="76171443">
          <w:marLeft w:val="640"/>
          <w:marRight w:val="0"/>
          <w:marTop w:val="0"/>
          <w:marBottom w:val="0"/>
          <w:divBdr>
            <w:top w:val="none" w:sz="0" w:space="0" w:color="auto"/>
            <w:left w:val="none" w:sz="0" w:space="0" w:color="auto"/>
            <w:bottom w:val="none" w:sz="0" w:space="0" w:color="auto"/>
            <w:right w:val="none" w:sz="0" w:space="0" w:color="auto"/>
          </w:divBdr>
        </w:div>
        <w:div w:id="79258563">
          <w:marLeft w:val="640"/>
          <w:marRight w:val="0"/>
          <w:marTop w:val="0"/>
          <w:marBottom w:val="0"/>
          <w:divBdr>
            <w:top w:val="none" w:sz="0" w:space="0" w:color="auto"/>
            <w:left w:val="none" w:sz="0" w:space="0" w:color="auto"/>
            <w:bottom w:val="none" w:sz="0" w:space="0" w:color="auto"/>
            <w:right w:val="none" w:sz="0" w:space="0" w:color="auto"/>
          </w:divBdr>
        </w:div>
        <w:div w:id="83773199">
          <w:marLeft w:val="640"/>
          <w:marRight w:val="0"/>
          <w:marTop w:val="0"/>
          <w:marBottom w:val="0"/>
          <w:divBdr>
            <w:top w:val="none" w:sz="0" w:space="0" w:color="auto"/>
            <w:left w:val="none" w:sz="0" w:space="0" w:color="auto"/>
            <w:bottom w:val="none" w:sz="0" w:space="0" w:color="auto"/>
            <w:right w:val="none" w:sz="0" w:space="0" w:color="auto"/>
          </w:divBdr>
        </w:div>
        <w:div w:id="135998363">
          <w:marLeft w:val="640"/>
          <w:marRight w:val="0"/>
          <w:marTop w:val="0"/>
          <w:marBottom w:val="0"/>
          <w:divBdr>
            <w:top w:val="none" w:sz="0" w:space="0" w:color="auto"/>
            <w:left w:val="none" w:sz="0" w:space="0" w:color="auto"/>
            <w:bottom w:val="none" w:sz="0" w:space="0" w:color="auto"/>
            <w:right w:val="none" w:sz="0" w:space="0" w:color="auto"/>
          </w:divBdr>
        </w:div>
        <w:div w:id="148526594">
          <w:marLeft w:val="640"/>
          <w:marRight w:val="0"/>
          <w:marTop w:val="0"/>
          <w:marBottom w:val="0"/>
          <w:divBdr>
            <w:top w:val="none" w:sz="0" w:space="0" w:color="auto"/>
            <w:left w:val="none" w:sz="0" w:space="0" w:color="auto"/>
            <w:bottom w:val="none" w:sz="0" w:space="0" w:color="auto"/>
            <w:right w:val="none" w:sz="0" w:space="0" w:color="auto"/>
          </w:divBdr>
        </w:div>
        <w:div w:id="162089284">
          <w:marLeft w:val="640"/>
          <w:marRight w:val="0"/>
          <w:marTop w:val="0"/>
          <w:marBottom w:val="0"/>
          <w:divBdr>
            <w:top w:val="none" w:sz="0" w:space="0" w:color="auto"/>
            <w:left w:val="none" w:sz="0" w:space="0" w:color="auto"/>
            <w:bottom w:val="none" w:sz="0" w:space="0" w:color="auto"/>
            <w:right w:val="none" w:sz="0" w:space="0" w:color="auto"/>
          </w:divBdr>
        </w:div>
        <w:div w:id="178398564">
          <w:marLeft w:val="640"/>
          <w:marRight w:val="0"/>
          <w:marTop w:val="0"/>
          <w:marBottom w:val="0"/>
          <w:divBdr>
            <w:top w:val="none" w:sz="0" w:space="0" w:color="auto"/>
            <w:left w:val="none" w:sz="0" w:space="0" w:color="auto"/>
            <w:bottom w:val="none" w:sz="0" w:space="0" w:color="auto"/>
            <w:right w:val="none" w:sz="0" w:space="0" w:color="auto"/>
          </w:divBdr>
        </w:div>
        <w:div w:id="185758266">
          <w:marLeft w:val="640"/>
          <w:marRight w:val="0"/>
          <w:marTop w:val="0"/>
          <w:marBottom w:val="0"/>
          <w:divBdr>
            <w:top w:val="none" w:sz="0" w:space="0" w:color="auto"/>
            <w:left w:val="none" w:sz="0" w:space="0" w:color="auto"/>
            <w:bottom w:val="none" w:sz="0" w:space="0" w:color="auto"/>
            <w:right w:val="none" w:sz="0" w:space="0" w:color="auto"/>
          </w:divBdr>
        </w:div>
        <w:div w:id="187111166">
          <w:marLeft w:val="640"/>
          <w:marRight w:val="0"/>
          <w:marTop w:val="0"/>
          <w:marBottom w:val="0"/>
          <w:divBdr>
            <w:top w:val="none" w:sz="0" w:space="0" w:color="auto"/>
            <w:left w:val="none" w:sz="0" w:space="0" w:color="auto"/>
            <w:bottom w:val="none" w:sz="0" w:space="0" w:color="auto"/>
            <w:right w:val="none" w:sz="0" w:space="0" w:color="auto"/>
          </w:divBdr>
        </w:div>
        <w:div w:id="189343029">
          <w:marLeft w:val="640"/>
          <w:marRight w:val="0"/>
          <w:marTop w:val="0"/>
          <w:marBottom w:val="0"/>
          <w:divBdr>
            <w:top w:val="none" w:sz="0" w:space="0" w:color="auto"/>
            <w:left w:val="none" w:sz="0" w:space="0" w:color="auto"/>
            <w:bottom w:val="none" w:sz="0" w:space="0" w:color="auto"/>
            <w:right w:val="none" w:sz="0" w:space="0" w:color="auto"/>
          </w:divBdr>
        </w:div>
        <w:div w:id="197817004">
          <w:marLeft w:val="640"/>
          <w:marRight w:val="0"/>
          <w:marTop w:val="0"/>
          <w:marBottom w:val="0"/>
          <w:divBdr>
            <w:top w:val="none" w:sz="0" w:space="0" w:color="auto"/>
            <w:left w:val="none" w:sz="0" w:space="0" w:color="auto"/>
            <w:bottom w:val="none" w:sz="0" w:space="0" w:color="auto"/>
            <w:right w:val="none" w:sz="0" w:space="0" w:color="auto"/>
          </w:divBdr>
        </w:div>
        <w:div w:id="203713991">
          <w:marLeft w:val="640"/>
          <w:marRight w:val="0"/>
          <w:marTop w:val="0"/>
          <w:marBottom w:val="0"/>
          <w:divBdr>
            <w:top w:val="none" w:sz="0" w:space="0" w:color="auto"/>
            <w:left w:val="none" w:sz="0" w:space="0" w:color="auto"/>
            <w:bottom w:val="none" w:sz="0" w:space="0" w:color="auto"/>
            <w:right w:val="none" w:sz="0" w:space="0" w:color="auto"/>
          </w:divBdr>
        </w:div>
        <w:div w:id="264114727">
          <w:marLeft w:val="640"/>
          <w:marRight w:val="0"/>
          <w:marTop w:val="0"/>
          <w:marBottom w:val="0"/>
          <w:divBdr>
            <w:top w:val="none" w:sz="0" w:space="0" w:color="auto"/>
            <w:left w:val="none" w:sz="0" w:space="0" w:color="auto"/>
            <w:bottom w:val="none" w:sz="0" w:space="0" w:color="auto"/>
            <w:right w:val="none" w:sz="0" w:space="0" w:color="auto"/>
          </w:divBdr>
        </w:div>
        <w:div w:id="267783737">
          <w:marLeft w:val="640"/>
          <w:marRight w:val="0"/>
          <w:marTop w:val="0"/>
          <w:marBottom w:val="0"/>
          <w:divBdr>
            <w:top w:val="none" w:sz="0" w:space="0" w:color="auto"/>
            <w:left w:val="none" w:sz="0" w:space="0" w:color="auto"/>
            <w:bottom w:val="none" w:sz="0" w:space="0" w:color="auto"/>
            <w:right w:val="none" w:sz="0" w:space="0" w:color="auto"/>
          </w:divBdr>
        </w:div>
        <w:div w:id="297734131">
          <w:marLeft w:val="640"/>
          <w:marRight w:val="0"/>
          <w:marTop w:val="0"/>
          <w:marBottom w:val="0"/>
          <w:divBdr>
            <w:top w:val="none" w:sz="0" w:space="0" w:color="auto"/>
            <w:left w:val="none" w:sz="0" w:space="0" w:color="auto"/>
            <w:bottom w:val="none" w:sz="0" w:space="0" w:color="auto"/>
            <w:right w:val="none" w:sz="0" w:space="0" w:color="auto"/>
          </w:divBdr>
        </w:div>
        <w:div w:id="321007013">
          <w:marLeft w:val="640"/>
          <w:marRight w:val="0"/>
          <w:marTop w:val="0"/>
          <w:marBottom w:val="0"/>
          <w:divBdr>
            <w:top w:val="none" w:sz="0" w:space="0" w:color="auto"/>
            <w:left w:val="none" w:sz="0" w:space="0" w:color="auto"/>
            <w:bottom w:val="none" w:sz="0" w:space="0" w:color="auto"/>
            <w:right w:val="none" w:sz="0" w:space="0" w:color="auto"/>
          </w:divBdr>
        </w:div>
        <w:div w:id="365371742">
          <w:marLeft w:val="640"/>
          <w:marRight w:val="0"/>
          <w:marTop w:val="0"/>
          <w:marBottom w:val="0"/>
          <w:divBdr>
            <w:top w:val="none" w:sz="0" w:space="0" w:color="auto"/>
            <w:left w:val="none" w:sz="0" w:space="0" w:color="auto"/>
            <w:bottom w:val="none" w:sz="0" w:space="0" w:color="auto"/>
            <w:right w:val="none" w:sz="0" w:space="0" w:color="auto"/>
          </w:divBdr>
        </w:div>
        <w:div w:id="365911922">
          <w:marLeft w:val="640"/>
          <w:marRight w:val="0"/>
          <w:marTop w:val="0"/>
          <w:marBottom w:val="0"/>
          <w:divBdr>
            <w:top w:val="none" w:sz="0" w:space="0" w:color="auto"/>
            <w:left w:val="none" w:sz="0" w:space="0" w:color="auto"/>
            <w:bottom w:val="none" w:sz="0" w:space="0" w:color="auto"/>
            <w:right w:val="none" w:sz="0" w:space="0" w:color="auto"/>
          </w:divBdr>
        </w:div>
        <w:div w:id="371812335">
          <w:marLeft w:val="640"/>
          <w:marRight w:val="0"/>
          <w:marTop w:val="0"/>
          <w:marBottom w:val="0"/>
          <w:divBdr>
            <w:top w:val="none" w:sz="0" w:space="0" w:color="auto"/>
            <w:left w:val="none" w:sz="0" w:space="0" w:color="auto"/>
            <w:bottom w:val="none" w:sz="0" w:space="0" w:color="auto"/>
            <w:right w:val="none" w:sz="0" w:space="0" w:color="auto"/>
          </w:divBdr>
        </w:div>
        <w:div w:id="384380595">
          <w:marLeft w:val="640"/>
          <w:marRight w:val="0"/>
          <w:marTop w:val="0"/>
          <w:marBottom w:val="0"/>
          <w:divBdr>
            <w:top w:val="none" w:sz="0" w:space="0" w:color="auto"/>
            <w:left w:val="none" w:sz="0" w:space="0" w:color="auto"/>
            <w:bottom w:val="none" w:sz="0" w:space="0" w:color="auto"/>
            <w:right w:val="none" w:sz="0" w:space="0" w:color="auto"/>
          </w:divBdr>
        </w:div>
        <w:div w:id="384917590">
          <w:marLeft w:val="640"/>
          <w:marRight w:val="0"/>
          <w:marTop w:val="0"/>
          <w:marBottom w:val="0"/>
          <w:divBdr>
            <w:top w:val="none" w:sz="0" w:space="0" w:color="auto"/>
            <w:left w:val="none" w:sz="0" w:space="0" w:color="auto"/>
            <w:bottom w:val="none" w:sz="0" w:space="0" w:color="auto"/>
            <w:right w:val="none" w:sz="0" w:space="0" w:color="auto"/>
          </w:divBdr>
        </w:div>
        <w:div w:id="408888342">
          <w:marLeft w:val="640"/>
          <w:marRight w:val="0"/>
          <w:marTop w:val="0"/>
          <w:marBottom w:val="0"/>
          <w:divBdr>
            <w:top w:val="none" w:sz="0" w:space="0" w:color="auto"/>
            <w:left w:val="none" w:sz="0" w:space="0" w:color="auto"/>
            <w:bottom w:val="none" w:sz="0" w:space="0" w:color="auto"/>
            <w:right w:val="none" w:sz="0" w:space="0" w:color="auto"/>
          </w:divBdr>
        </w:div>
        <w:div w:id="427851224">
          <w:marLeft w:val="640"/>
          <w:marRight w:val="0"/>
          <w:marTop w:val="0"/>
          <w:marBottom w:val="0"/>
          <w:divBdr>
            <w:top w:val="none" w:sz="0" w:space="0" w:color="auto"/>
            <w:left w:val="none" w:sz="0" w:space="0" w:color="auto"/>
            <w:bottom w:val="none" w:sz="0" w:space="0" w:color="auto"/>
            <w:right w:val="none" w:sz="0" w:space="0" w:color="auto"/>
          </w:divBdr>
        </w:div>
        <w:div w:id="428307435">
          <w:marLeft w:val="640"/>
          <w:marRight w:val="0"/>
          <w:marTop w:val="0"/>
          <w:marBottom w:val="0"/>
          <w:divBdr>
            <w:top w:val="none" w:sz="0" w:space="0" w:color="auto"/>
            <w:left w:val="none" w:sz="0" w:space="0" w:color="auto"/>
            <w:bottom w:val="none" w:sz="0" w:space="0" w:color="auto"/>
            <w:right w:val="none" w:sz="0" w:space="0" w:color="auto"/>
          </w:divBdr>
        </w:div>
        <w:div w:id="431512914">
          <w:marLeft w:val="640"/>
          <w:marRight w:val="0"/>
          <w:marTop w:val="0"/>
          <w:marBottom w:val="0"/>
          <w:divBdr>
            <w:top w:val="none" w:sz="0" w:space="0" w:color="auto"/>
            <w:left w:val="none" w:sz="0" w:space="0" w:color="auto"/>
            <w:bottom w:val="none" w:sz="0" w:space="0" w:color="auto"/>
            <w:right w:val="none" w:sz="0" w:space="0" w:color="auto"/>
          </w:divBdr>
        </w:div>
        <w:div w:id="431897298">
          <w:marLeft w:val="640"/>
          <w:marRight w:val="0"/>
          <w:marTop w:val="0"/>
          <w:marBottom w:val="0"/>
          <w:divBdr>
            <w:top w:val="none" w:sz="0" w:space="0" w:color="auto"/>
            <w:left w:val="none" w:sz="0" w:space="0" w:color="auto"/>
            <w:bottom w:val="none" w:sz="0" w:space="0" w:color="auto"/>
            <w:right w:val="none" w:sz="0" w:space="0" w:color="auto"/>
          </w:divBdr>
        </w:div>
        <w:div w:id="432550439">
          <w:marLeft w:val="640"/>
          <w:marRight w:val="0"/>
          <w:marTop w:val="0"/>
          <w:marBottom w:val="0"/>
          <w:divBdr>
            <w:top w:val="none" w:sz="0" w:space="0" w:color="auto"/>
            <w:left w:val="none" w:sz="0" w:space="0" w:color="auto"/>
            <w:bottom w:val="none" w:sz="0" w:space="0" w:color="auto"/>
            <w:right w:val="none" w:sz="0" w:space="0" w:color="auto"/>
          </w:divBdr>
        </w:div>
        <w:div w:id="444348068">
          <w:marLeft w:val="640"/>
          <w:marRight w:val="0"/>
          <w:marTop w:val="0"/>
          <w:marBottom w:val="0"/>
          <w:divBdr>
            <w:top w:val="none" w:sz="0" w:space="0" w:color="auto"/>
            <w:left w:val="none" w:sz="0" w:space="0" w:color="auto"/>
            <w:bottom w:val="none" w:sz="0" w:space="0" w:color="auto"/>
            <w:right w:val="none" w:sz="0" w:space="0" w:color="auto"/>
          </w:divBdr>
        </w:div>
        <w:div w:id="452865178">
          <w:marLeft w:val="640"/>
          <w:marRight w:val="0"/>
          <w:marTop w:val="0"/>
          <w:marBottom w:val="0"/>
          <w:divBdr>
            <w:top w:val="none" w:sz="0" w:space="0" w:color="auto"/>
            <w:left w:val="none" w:sz="0" w:space="0" w:color="auto"/>
            <w:bottom w:val="none" w:sz="0" w:space="0" w:color="auto"/>
            <w:right w:val="none" w:sz="0" w:space="0" w:color="auto"/>
          </w:divBdr>
        </w:div>
        <w:div w:id="461772281">
          <w:marLeft w:val="640"/>
          <w:marRight w:val="0"/>
          <w:marTop w:val="0"/>
          <w:marBottom w:val="0"/>
          <w:divBdr>
            <w:top w:val="none" w:sz="0" w:space="0" w:color="auto"/>
            <w:left w:val="none" w:sz="0" w:space="0" w:color="auto"/>
            <w:bottom w:val="none" w:sz="0" w:space="0" w:color="auto"/>
            <w:right w:val="none" w:sz="0" w:space="0" w:color="auto"/>
          </w:divBdr>
        </w:div>
        <w:div w:id="596213093">
          <w:marLeft w:val="640"/>
          <w:marRight w:val="0"/>
          <w:marTop w:val="0"/>
          <w:marBottom w:val="0"/>
          <w:divBdr>
            <w:top w:val="none" w:sz="0" w:space="0" w:color="auto"/>
            <w:left w:val="none" w:sz="0" w:space="0" w:color="auto"/>
            <w:bottom w:val="none" w:sz="0" w:space="0" w:color="auto"/>
            <w:right w:val="none" w:sz="0" w:space="0" w:color="auto"/>
          </w:divBdr>
        </w:div>
        <w:div w:id="642084383">
          <w:marLeft w:val="640"/>
          <w:marRight w:val="0"/>
          <w:marTop w:val="0"/>
          <w:marBottom w:val="0"/>
          <w:divBdr>
            <w:top w:val="none" w:sz="0" w:space="0" w:color="auto"/>
            <w:left w:val="none" w:sz="0" w:space="0" w:color="auto"/>
            <w:bottom w:val="none" w:sz="0" w:space="0" w:color="auto"/>
            <w:right w:val="none" w:sz="0" w:space="0" w:color="auto"/>
          </w:divBdr>
        </w:div>
        <w:div w:id="689336572">
          <w:marLeft w:val="640"/>
          <w:marRight w:val="0"/>
          <w:marTop w:val="0"/>
          <w:marBottom w:val="0"/>
          <w:divBdr>
            <w:top w:val="none" w:sz="0" w:space="0" w:color="auto"/>
            <w:left w:val="none" w:sz="0" w:space="0" w:color="auto"/>
            <w:bottom w:val="none" w:sz="0" w:space="0" w:color="auto"/>
            <w:right w:val="none" w:sz="0" w:space="0" w:color="auto"/>
          </w:divBdr>
        </w:div>
        <w:div w:id="707069068">
          <w:marLeft w:val="640"/>
          <w:marRight w:val="0"/>
          <w:marTop w:val="0"/>
          <w:marBottom w:val="0"/>
          <w:divBdr>
            <w:top w:val="none" w:sz="0" w:space="0" w:color="auto"/>
            <w:left w:val="none" w:sz="0" w:space="0" w:color="auto"/>
            <w:bottom w:val="none" w:sz="0" w:space="0" w:color="auto"/>
            <w:right w:val="none" w:sz="0" w:space="0" w:color="auto"/>
          </w:divBdr>
        </w:div>
        <w:div w:id="711854933">
          <w:marLeft w:val="640"/>
          <w:marRight w:val="0"/>
          <w:marTop w:val="0"/>
          <w:marBottom w:val="0"/>
          <w:divBdr>
            <w:top w:val="none" w:sz="0" w:space="0" w:color="auto"/>
            <w:left w:val="none" w:sz="0" w:space="0" w:color="auto"/>
            <w:bottom w:val="none" w:sz="0" w:space="0" w:color="auto"/>
            <w:right w:val="none" w:sz="0" w:space="0" w:color="auto"/>
          </w:divBdr>
        </w:div>
        <w:div w:id="744230390">
          <w:marLeft w:val="640"/>
          <w:marRight w:val="0"/>
          <w:marTop w:val="0"/>
          <w:marBottom w:val="0"/>
          <w:divBdr>
            <w:top w:val="none" w:sz="0" w:space="0" w:color="auto"/>
            <w:left w:val="none" w:sz="0" w:space="0" w:color="auto"/>
            <w:bottom w:val="none" w:sz="0" w:space="0" w:color="auto"/>
            <w:right w:val="none" w:sz="0" w:space="0" w:color="auto"/>
          </w:divBdr>
        </w:div>
        <w:div w:id="752973219">
          <w:marLeft w:val="640"/>
          <w:marRight w:val="0"/>
          <w:marTop w:val="0"/>
          <w:marBottom w:val="0"/>
          <w:divBdr>
            <w:top w:val="none" w:sz="0" w:space="0" w:color="auto"/>
            <w:left w:val="none" w:sz="0" w:space="0" w:color="auto"/>
            <w:bottom w:val="none" w:sz="0" w:space="0" w:color="auto"/>
            <w:right w:val="none" w:sz="0" w:space="0" w:color="auto"/>
          </w:divBdr>
        </w:div>
        <w:div w:id="754546451">
          <w:marLeft w:val="640"/>
          <w:marRight w:val="0"/>
          <w:marTop w:val="0"/>
          <w:marBottom w:val="0"/>
          <w:divBdr>
            <w:top w:val="none" w:sz="0" w:space="0" w:color="auto"/>
            <w:left w:val="none" w:sz="0" w:space="0" w:color="auto"/>
            <w:bottom w:val="none" w:sz="0" w:space="0" w:color="auto"/>
            <w:right w:val="none" w:sz="0" w:space="0" w:color="auto"/>
          </w:divBdr>
        </w:div>
        <w:div w:id="769472603">
          <w:marLeft w:val="640"/>
          <w:marRight w:val="0"/>
          <w:marTop w:val="0"/>
          <w:marBottom w:val="0"/>
          <w:divBdr>
            <w:top w:val="none" w:sz="0" w:space="0" w:color="auto"/>
            <w:left w:val="none" w:sz="0" w:space="0" w:color="auto"/>
            <w:bottom w:val="none" w:sz="0" w:space="0" w:color="auto"/>
            <w:right w:val="none" w:sz="0" w:space="0" w:color="auto"/>
          </w:divBdr>
        </w:div>
        <w:div w:id="792289178">
          <w:marLeft w:val="640"/>
          <w:marRight w:val="0"/>
          <w:marTop w:val="0"/>
          <w:marBottom w:val="0"/>
          <w:divBdr>
            <w:top w:val="none" w:sz="0" w:space="0" w:color="auto"/>
            <w:left w:val="none" w:sz="0" w:space="0" w:color="auto"/>
            <w:bottom w:val="none" w:sz="0" w:space="0" w:color="auto"/>
            <w:right w:val="none" w:sz="0" w:space="0" w:color="auto"/>
          </w:divBdr>
        </w:div>
        <w:div w:id="802044977">
          <w:marLeft w:val="640"/>
          <w:marRight w:val="0"/>
          <w:marTop w:val="0"/>
          <w:marBottom w:val="0"/>
          <w:divBdr>
            <w:top w:val="none" w:sz="0" w:space="0" w:color="auto"/>
            <w:left w:val="none" w:sz="0" w:space="0" w:color="auto"/>
            <w:bottom w:val="none" w:sz="0" w:space="0" w:color="auto"/>
            <w:right w:val="none" w:sz="0" w:space="0" w:color="auto"/>
          </w:divBdr>
        </w:div>
        <w:div w:id="855268066">
          <w:marLeft w:val="640"/>
          <w:marRight w:val="0"/>
          <w:marTop w:val="0"/>
          <w:marBottom w:val="0"/>
          <w:divBdr>
            <w:top w:val="none" w:sz="0" w:space="0" w:color="auto"/>
            <w:left w:val="none" w:sz="0" w:space="0" w:color="auto"/>
            <w:bottom w:val="none" w:sz="0" w:space="0" w:color="auto"/>
            <w:right w:val="none" w:sz="0" w:space="0" w:color="auto"/>
          </w:divBdr>
        </w:div>
        <w:div w:id="888230012">
          <w:marLeft w:val="640"/>
          <w:marRight w:val="0"/>
          <w:marTop w:val="0"/>
          <w:marBottom w:val="0"/>
          <w:divBdr>
            <w:top w:val="none" w:sz="0" w:space="0" w:color="auto"/>
            <w:left w:val="none" w:sz="0" w:space="0" w:color="auto"/>
            <w:bottom w:val="none" w:sz="0" w:space="0" w:color="auto"/>
            <w:right w:val="none" w:sz="0" w:space="0" w:color="auto"/>
          </w:divBdr>
        </w:div>
        <w:div w:id="900363084">
          <w:marLeft w:val="640"/>
          <w:marRight w:val="0"/>
          <w:marTop w:val="0"/>
          <w:marBottom w:val="0"/>
          <w:divBdr>
            <w:top w:val="none" w:sz="0" w:space="0" w:color="auto"/>
            <w:left w:val="none" w:sz="0" w:space="0" w:color="auto"/>
            <w:bottom w:val="none" w:sz="0" w:space="0" w:color="auto"/>
            <w:right w:val="none" w:sz="0" w:space="0" w:color="auto"/>
          </w:divBdr>
        </w:div>
        <w:div w:id="926383003">
          <w:marLeft w:val="640"/>
          <w:marRight w:val="0"/>
          <w:marTop w:val="0"/>
          <w:marBottom w:val="0"/>
          <w:divBdr>
            <w:top w:val="none" w:sz="0" w:space="0" w:color="auto"/>
            <w:left w:val="none" w:sz="0" w:space="0" w:color="auto"/>
            <w:bottom w:val="none" w:sz="0" w:space="0" w:color="auto"/>
            <w:right w:val="none" w:sz="0" w:space="0" w:color="auto"/>
          </w:divBdr>
        </w:div>
        <w:div w:id="930939297">
          <w:marLeft w:val="640"/>
          <w:marRight w:val="0"/>
          <w:marTop w:val="0"/>
          <w:marBottom w:val="0"/>
          <w:divBdr>
            <w:top w:val="none" w:sz="0" w:space="0" w:color="auto"/>
            <w:left w:val="none" w:sz="0" w:space="0" w:color="auto"/>
            <w:bottom w:val="none" w:sz="0" w:space="0" w:color="auto"/>
            <w:right w:val="none" w:sz="0" w:space="0" w:color="auto"/>
          </w:divBdr>
        </w:div>
        <w:div w:id="948467280">
          <w:marLeft w:val="640"/>
          <w:marRight w:val="0"/>
          <w:marTop w:val="0"/>
          <w:marBottom w:val="0"/>
          <w:divBdr>
            <w:top w:val="none" w:sz="0" w:space="0" w:color="auto"/>
            <w:left w:val="none" w:sz="0" w:space="0" w:color="auto"/>
            <w:bottom w:val="none" w:sz="0" w:space="0" w:color="auto"/>
            <w:right w:val="none" w:sz="0" w:space="0" w:color="auto"/>
          </w:divBdr>
        </w:div>
        <w:div w:id="991786335">
          <w:marLeft w:val="640"/>
          <w:marRight w:val="0"/>
          <w:marTop w:val="0"/>
          <w:marBottom w:val="0"/>
          <w:divBdr>
            <w:top w:val="none" w:sz="0" w:space="0" w:color="auto"/>
            <w:left w:val="none" w:sz="0" w:space="0" w:color="auto"/>
            <w:bottom w:val="none" w:sz="0" w:space="0" w:color="auto"/>
            <w:right w:val="none" w:sz="0" w:space="0" w:color="auto"/>
          </w:divBdr>
        </w:div>
        <w:div w:id="992224934">
          <w:marLeft w:val="640"/>
          <w:marRight w:val="0"/>
          <w:marTop w:val="0"/>
          <w:marBottom w:val="0"/>
          <w:divBdr>
            <w:top w:val="none" w:sz="0" w:space="0" w:color="auto"/>
            <w:left w:val="none" w:sz="0" w:space="0" w:color="auto"/>
            <w:bottom w:val="none" w:sz="0" w:space="0" w:color="auto"/>
            <w:right w:val="none" w:sz="0" w:space="0" w:color="auto"/>
          </w:divBdr>
        </w:div>
        <w:div w:id="995914832">
          <w:marLeft w:val="640"/>
          <w:marRight w:val="0"/>
          <w:marTop w:val="0"/>
          <w:marBottom w:val="0"/>
          <w:divBdr>
            <w:top w:val="none" w:sz="0" w:space="0" w:color="auto"/>
            <w:left w:val="none" w:sz="0" w:space="0" w:color="auto"/>
            <w:bottom w:val="none" w:sz="0" w:space="0" w:color="auto"/>
            <w:right w:val="none" w:sz="0" w:space="0" w:color="auto"/>
          </w:divBdr>
        </w:div>
        <w:div w:id="1038626258">
          <w:marLeft w:val="640"/>
          <w:marRight w:val="0"/>
          <w:marTop w:val="0"/>
          <w:marBottom w:val="0"/>
          <w:divBdr>
            <w:top w:val="none" w:sz="0" w:space="0" w:color="auto"/>
            <w:left w:val="none" w:sz="0" w:space="0" w:color="auto"/>
            <w:bottom w:val="none" w:sz="0" w:space="0" w:color="auto"/>
            <w:right w:val="none" w:sz="0" w:space="0" w:color="auto"/>
          </w:divBdr>
        </w:div>
        <w:div w:id="1061440342">
          <w:marLeft w:val="640"/>
          <w:marRight w:val="0"/>
          <w:marTop w:val="0"/>
          <w:marBottom w:val="0"/>
          <w:divBdr>
            <w:top w:val="none" w:sz="0" w:space="0" w:color="auto"/>
            <w:left w:val="none" w:sz="0" w:space="0" w:color="auto"/>
            <w:bottom w:val="none" w:sz="0" w:space="0" w:color="auto"/>
            <w:right w:val="none" w:sz="0" w:space="0" w:color="auto"/>
          </w:divBdr>
        </w:div>
        <w:div w:id="1077285833">
          <w:marLeft w:val="640"/>
          <w:marRight w:val="0"/>
          <w:marTop w:val="0"/>
          <w:marBottom w:val="0"/>
          <w:divBdr>
            <w:top w:val="none" w:sz="0" w:space="0" w:color="auto"/>
            <w:left w:val="none" w:sz="0" w:space="0" w:color="auto"/>
            <w:bottom w:val="none" w:sz="0" w:space="0" w:color="auto"/>
            <w:right w:val="none" w:sz="0" w:space="0" w:color="auto"/>
          </w:divBdr>
        </w:div>
        <w:div w:id="1083992059">
          <w:marLeft w:val="640"/>
          <w:marRight w:val="0"/>
          <w:marTop w:val="0"/>
          <w:marBottom w:val="0"/>
          <w:divBdr>
            <w:top w:val="none" w:sz="0" w:space="0" w:color="auto"/>
            <w:left w:val="none" w:sz="0" w:space="0" w:color="auto"/>
            <w:bottom w:val="none" w:sz="0" w:space="0" w:color="auto"/>
            <w:right w:val="none" w:sz="0" w:space="0" w:color="auto"/>
          </w:divBdr>
        </w:div>
        <w:div w:id="1100685119">
          <w:marLeft w:val="640"/>
          <w:marRight w:val="0"/>
          <w:marTop w:val="0"/>
          <w:marBottom w:val="0"/>
          <w:divBdr>
            <w:top w:val="none" w:sz="0" w:space="0" w:color="auto"/>
            <w:left w:val="none" w:sz="0" w:space="0" w:color="auto"/>
            <w:bottom w:val="none" w:sz="0" w:space="0" w:color="auto"/>
            <w:right w:val="none" w:sz="0" w:space="0" w:color="auto"/>
          </w:divBdr>
        </w:div>
        <w:div w:id="1116947293">
          <w:marLeft w:val="640"/>
          <w:marRight w:val="0"/>
          <w:marTop w:val="0"/>
          <w:marBottom w:val="0"/>
          <w:divBdr>
            <w:top w:val="none" w:sz="0" w:space="0" w:color="auto"/>
            <w:left w:val="none" w:sz="0" w:space="0" w:color="auto"/>
            <w:bottom w:val="none" w:sz="0" w:space="0" w:color="auto"/>
            <w:right w:val="none" w:sz="0" w:space="0" w:color="auto"/>
          </w:divBdr>
        </w:div>
        <w:div w:id="1117219207">
          <w:marLeft w:val="640"/>
          <w:marRight w:val="0"/>
          <w:marTop w:val="0"/>
          <w:marBottom w:val="0"/>
          <w:divBdr>
            <w:top w:val="none" w:sz="0" w:space="0" w:color="auto"/>
            <w:left w:val="none" w:sz="0" w:space="0" w:color="auto"/>
            <w:bottom w:val="none" w:sz="0" w:space="0" w:color="auto"/>
            <w:right w:val="none" w:sz="0" w:space="0" w:color="auto"/>
          </w:divBdr>
        </w:div>
        <w:div w:id="1145396047">
          <w:marLeft w:val="640"/>
          <w:marRight w:val="0"/>
          <w:marTop w:val="0"/>
          <w:marBottom w:val="0"/>
          <w:divBdr>
            <w:top w:val="none" w:sz="0" w:space="0" w:color="auto"/>
            <w:left w:val="none" w:sz="0" w:space="0" w:color="auto"/>
            <w:bottom w:val="none" w:sz="0" w:space="0" w:color="auto"/>
            <w:right w:val="none" w:sz="0" w:space="0" w:color="auto"/>
          </w:divBdr>
        </w:div>
        <w:div w:id="1177690236">
          <w:marLeft w:val="640"/>
          <w:marRight w:val="0"/>
          <w:marTop w:val="0"/>
          <w:marBottom w:val="0"/>
          <w:divBdr>
            <w:top w:val="none" w:sz="0" w:space="0" w:color="auto"/>
            <w:left w:val="none" w:sz="0" w:space="0" w:color="auto"/>
            <w:bottom w:val="none" w:sz="0" w:space="0" w:color="auto"/>
            <w:right w:val="none" w:sz="0" w:space="0" w:color="auto"/>
          </w:divBdr>
        </w:div>
        <w:div w:id="1185753211">
          <w:marLeft w:val="640"/>
          <w:marRight w:val="0"/>
          <w:marTop w:val="0"/>
          <w:marBottom w:val="0"/>
          <w:divBdr>
            <w:top w:val="none" w:sz="0" w:space="0" w:color="auto"/>
            <w:left w:val="none" w:sz="0" w:space="0" w:color="auto"/>
            <w:bottom w:val="none" w:sz="0" w:space="0" w:color="auto"/>
            <w:right w:val="none" w:sz="0" w:space="0" w:color="auto"/>
          </w:divBdr>
        </w:div>
        <w:div w:id="1219316912">
          <w:marLeft w:val="640"/>
          <w:marRight w:val="0"/>
          <w:marTop w:val="0"/>
          <w:marBottom w:val="0"/>
          <w:divBdr>
            <w:top w:val="none" w:sz="0" w:space="0" w:color="auto"/>
            <w:left w:val="none" w:sz="0" w:space="0" w:color="auto"/>
            <w:bottom w:val="none" w:sz="0" w:space="0" w:color="auto"/>
            <w:right w:val="none" w:sz="0" w:space="0" w:color="auto"/>
          </w:divBdr>
        </w:div>
        <w:div w:id="1256674085">
          <w:marLeft w:val="640"/>
          <w:marRight w:val="0"/>
          <w:marTop w:val="0"/>
          <w:marBottom w:val="0"/>
          <w:divBdr>
            <w:top w:val="none" w:sz="0" w:space="0" w:color="auto"/>
            <w:left w:val="none" w:sz="0" w:space="0" w:color="auto"/>
            <w:bottom w:val="none" w:sz="0" w:space="0" w:color="auto"/>
            <w:right w:val="none" w:sz="0" w:space="0" w:color="auto"/>
          </w:divBdr>
        </w:div>
        <w:div w:id="1287588526">
          <w:marLeft w:val="640"/>
          <w:marRight w:val="0"/>
          <w:marTop w:val="0"/>
          <w:marBottom w:val="0"/>
          <w:divBdr>
            <w:top w:val="none" w:sz="0" w:space="0" w:color="auto"/>
            <w:left w:val="none" w:sz="0" w:space="0" w:color="auto"/>
            <w:bottom w:val="none" w:sz="0" w:space="0" w:color="auto"/>
            <w:right w:val="none" w:sz="0" w:space="0" w:color="auto"/>
          </w:divBdr>
        </w:div>
        <w:div w:id="1340428893">
          <w:marLeft w:val="640"/>
          <w:marRight w:val="0"/>
          <w:marTop w:val="0"/>
          <w:marBottom w:val="0"/>
          <w:divBdr>
            <w:top w:val="none" w:sz="0" w:space="0" w:color="auto"/>
            <w:left w:val="none" w:sz="0" w:space="0" w:color="auto"/>
            <w:bottom w:val="none" w:sz="0" w:space="0" w:color="auto"/>
            <w:right w:val="none" w:sz="0" w:space="0" w:color="auto"/>
          </w:divBdr>
        </w:div>
        <w:div w:id="1356426815">
          <w:marLeft w:val="640"/>
          <w:marRight w:val="0"/>
          <w:marTop w:val="0"/>
          <w:marBottom w:val="0"/>
          <w:divBdr>
            <w:top w:val="none" w:sz="0" w:space="0" w:color="auto"/>
            <w:left w:val="none" w:sz="0" w:space="0" w:color="auto"/>
            <w:bottom w:val="none" w:sz="0" w:space="0" w:color="auto"/>
            <w:right w:val="none" w:sz="0" w:space="0" w:color="auto"/>
          </w:divBdr>
        </w:div>
        <w:div w:id="1356735498">
          <w:marLeft w:val="640"/>
          <w:marRight w:val="0"/>
          <w:marTop w:val="0"/>
          <w:marBottom w:val="0"/>
          <w:divBdr>
            <w:top w:val="none" w:sz="0" w:space="0" w:color="auto"/>
            <w:left w:val="none" w:sz="0" w:space="0" w:color="auto"/>
            <w:bottom w:val="none" w:sz="0" w:space="0" w:color="auto"/>
            <w:right w:val="none" w:sz="0" w:space="0" w:color="auto"/>
          </w:divBdr>
        </w:div>
        <w:div w:id="1359088659">
          <w:marLeft w:val="640"/>
          <w:marRight w:val="0"/>
          <w:marTop w:val="0"/>
          <w:marBottom w:val="0"/>
          <w:divBdr>
            <w:top w:val="none" w:sz="0" w:space="0" w:color="auto"/>
            <w:left w:val="none" w:sz="0" w:space="0" w:color="auto"/>
            <w:bottom w:val="none" w:sz="0" w:space="0" w:color="auto"/>
            <w:right w:val="none" w:sz="0" w:space="0" w:color="auto"/>
          </w:divBdr>
        </w:div>
        <w:div w:id="1368485031">
          <w:marLeft w:val="640"/>
          <w:marRight w:val="0"/>
          <w:marTop w:val="0"/>
          <w:marBottom w:val="0"/>
          <w:divBdr>
            <w:top w:val="none" w:sz="0" w:space="0" w:color="auto"/>
            <w:left w:val="none" w:sz="0" w:space="0" w:color="auto"/>
            <w:bottom w:val="none" w:sz="0" w:space="0" w:color="auto"/>
            <w:right w:val="none" w:sz="0" w:space="0" w:color="auto"/>
          </w:divBdr>
        </w:div>
        <w:div w:id="1376585006">
          <w:marLeft w:val="640"/>
          <w:marRight w:val="0"/>
          <w:marTop w:val="0"/>
          <w:marBottom w:val="0"/>
          <w:divBdr>
            <w:top w:val="none" w:sz="0" w:space="0" w:color="auto"/>
            <w:left w:val="none" w:sz="0" w:space="0" w:color="auto"/>
            <w:bottom w:val="none" w:sz="0" w:space="0" w:color="auto"/>
            <w:right w:val="none" w:sz="0" w:space="0" w:color="auto"/>
          </w:divBdr>
        </w:div>
        <w:div w:id="1398624362">
          <w:marLeft w:val="640"/>
          <w:marRight w:val="0"/>
          <w:marTop w:val="0"/>
          <w:marBottom w:val="0"/>
          <w:divBdr>
            <w:top w:val="none" w:sz="0" w:space="0" w:color="auto"/>
            <w:left w:val="none" w:sz="0" w:space="0" w:color="auto"/>
            <w:bottom w:val="none" w:sz="0" w:space="0" w:color="auto"/>
            <w:right w:val="none" w:sz="0" w:space="0" w:color="auto"/>
          </w:divBdr>
        </w:div>
        <w:div w:id="1472209952">
          <w:marLeft w:val="640"/>
          <w:marRight w:val="0"/>
          <w:marTop w:val="0"/>
          <w:marBottom w:val="0"/>
          <w:divBdr>
            <w:top w:val="none" w:sz="0" w:space="0" w:color="auto"/>
            <w:left w:val="none" w:sz="0" w:space="0" w:color="auto"/>
            <w:bottom w:val="none" w:sz="0" w:space="0" w:color="auto"/>
            <w:right w:val="none" w:sz="0" w:space="0" w:color="auto"/>
          </w:divBdr>
        </w:div>
        <w:div w:id="1479569221">
          <w:marLeft w:val="640"/>
          <w:marRight w:val="0"/>
          <w:marTop w:val="0"/>
          <w:marBottom w:val="0"/>
          <w:divBdr>
            <w:top w:val="none" w:sz="0" w:space="0" w:color="auto"/>
            <w:left w:val="none" w:sz="0" w:space="0" w:color="auto"/>
            <w:bottom w:val="none" w:sz="0" w:space="0" w:color="auto"/>
            <w:right w:val="none" w:sz="0" w:space="0" w:color="auto"/>
          </w:divBdr>
        </w:div>
        <w:div w:id="1483885265">
          <w:marLeft w:val="640"/>
          <w:marRight w:val="0"/>
          <w:marTop w:val="0"/>
          <w:marBottom w:val="0"/>
          <w:divBdr>
            <w:top w:val="none" w:sz="0" w:space="0" w:color="auto"/>
            <w:left w:val="none" w:sz="0" w:space="0" w:color="auto"/>
            <w:bottom w:val="none" w:sz="0" w:space="0" w:color="auto"/>
            <w:right w:val="none" w:sz="0" w:space="0" w:color="auto"/>
          </w:divBdr>
        </w:div>
        <w:div w:id="1484270108">
          <w:marLeft w:val="640"/>
          <w:marRight w:val="0"/>
          <w:marTop w:val="0"/>
          <w:marBottom w:val="0"/>
          <w:divBdr>
            <w:top w:val="none" w:sz="0" w:space="0" w:color="auto"/>
            <w:left w:val="none" w:sz="0" w:space="0" w:color="auto"/>
            <w:bottom w:val="none" w:sz="0" w:space="0" w:color="auto"/>
            <w:right w:val="none" w:sz="0" w:space="0" w:color="auto"/>
          </w:divBdr>
        </w:div>
        <w:div w:id="1502895621">
          <w:marLeft w:val="640"/>
          <w:marRight w:val="0"/>
          <w:marTop w:val="0"/>
          <w:marBottom w:val="0"/>
          <w:divBdr>
            <w:top w:val="none" w:sz="0" w:space="0" w:color="auto"/>
            <w:left w:val="none" w:sz="0" w:space="0" w:color="auto"/>
            <w:bottom w:val="none" w:sz="0" w:space="0" w:color="auto"/>
            <w:right w:val="none" w:sz="0" w:space="0" w:color="auto"/>
          </w:divBdr>
        </w:div>
        <w:div w:id="1531064126">
          <w:marLeft w:val="640"/>
          <w:marRight w:val="0"/>
          <w:marTop w:val="0"/>
          <w:marBottom w:val="0"/>
          <w:divBdr>
            <w:top w:val="none" w:sz="0" w:space="0" w:color="auto"/>
            <w:left w:val="none" w:sz="0" w:space="0" w:color="auto"/>
            <w:bottom w:val="none" w:sz="0" w:space="0" w:color="auto"/>
            <w:right w:val="none" w:sz="0" w:space="0" w:color="auto"/>
          </w:divBdr>
        </w:div>
        <w:div w:id="1568689584">
          <w:marLeft w:val="640"/>
          <w:marRight w:val="0"/>
          <w:marTop w:val="0"/>
          <w:marBottom w:val="0"/>
          <w:divBdr>
            <w:top w:val="none" w:sz="0" w:space="0" w:color="auto"/>
            <w:left w:val="none" w:sz="0" w:space="0" w:color="auto"/>
            <w:bottom w:val="none" w:sz="0" w:space="0" w:color="auto"/>
            <w:right w:val="none" w:sz="0" w:space="0" w:color="auto"/>
          </w:divBdr>
        </w:div>
        <w:div w:id="1617759368">
          <w:marLeft w:val="640"/>
          <w:marRight w:val="0"/>
          <w:marTop w:val="0"/>
          <w:marBottom w:val="0"/>
          <w:divBdr>
            <w:top w:val="none" w:sz="0" w:space="0" w:color="auto"/>
            <w:left w:val="none" w:sz="0" w:space="0" w:color="auto"/>
            <w:bottom w:val="none" w:sz="0" w:space="0" w:color="auto"/>
            <w:right w:val="none" w:sz="0" w:space="0" w:color="auto"/>
          </w:divBdr>
        </w:div>
        <w:div w:id="1623800065">
          <w:marLeft w:val="640"/>
          <w:marRight w:val="0"/>
          <w:marTop w:val="0"/>
          <w:marBottom w:val="0"/>
          <w:divBdr>
            <w:top w:val="none" w:sz="0" w:space="0" w:color="auto"/>
            <w:left w:val="none" w:sz="0" w:space="0" w:color="auto"/>
            <w:bottom w:val="none" w:sz="0" w:space="0" w:color="auto"/>
            <w:right w:val="none" w:sz="0" w:space="0" w:color="auto"/>
          </w:divBdr>
        </w:div>
        <w:div w:id="1636132242">
          <w:marLeft w:val="640"/>
          <w:marRight w:val="0"/>
          <w:marTop w:val="0"/>
          <w:marBottom w:val="0"/>
          <w:divBdr>
            <w:top w:val="none" w:sz="0" w:space="0" w:color="auto"/>
            <w:left w:val="none" w:sz="0" w:space="0" w:color="auto"/>
            <w:bottom w:val="none" w:sz="0" w:space="0" w:color="auto"/>
            <w:right w:val="none" w:sz="0" w:space="0" w:color="auto"/>
          </w:divBdr>
        </w:div>
        <w:div w:id="1639451401">
          <w:marLeft w:val="640"/>
          <w:marRight w:val="0"/>
          <w:marTop w:val="0"/>
          <w:marBottom w:val="0"/>
          <w:divBdr>
            <w:top w:val="none" w:sz="0" w:space="0" w:color="auto"/>
            <w:left w:val="none" w:sz="0" w:space="0" w:color="auto"/>
            <w:bottom w:val="none" w:sz="0" w:space="0" w:color="auto"/>
            <w:right w:val="none" w:sz="0" w:space="0" w:color="auto"/>
          </w:divBdr>
        </w:div>
        <w:div w:id="1686592393">
          <w:marLeft w:val="640"/>
          <w:marRight w:val="0"/>
          <w:marTop w:val="0"/>
          <w:marBottom w:val="0"/>
          <w:divBdr>
            <w:top w:val="none" w:sz="0" w:space="0" w:color="auto"/>
            <w:left w:val="none" w:sz="0" w:space="0" w:color="auto"/>
            <w:bottom w:val="none" w:sz="0" w:space="0" w:color="auto"/>
            <w:right w:val="none" w:sz="0" w:space="0" w:color="auto"/>
          </w:divBdr>
        </w:div>
        <w:div w:id="1733231888">
          <w:marLeft w:val="640"/>
          <w:marRight w:val="0"/>
          <w:marTop w:val="0"/>
          <w:marBottom w:val="0"/>
          <w:divBdr>
            <w:top w:val="none" w:sz="0" w:space="0" w:color="auto"/>
            <w:left w:val="none" w:sz="0" w:space="0" w:color="auto"/>
            <w:bottom w:val="none" w:sz="0" w:space="0" w:color="auto"/>
            <w:right w:val="none" w:sz="0" w:space="0" w:color="auto"/>
          </w:divBdr>
        </w:div>
        <w:div w:id="1793015369">
          <w:marLeft w:val="640"/>
          <w:marRight w:val="0"/>
          <w:marTop w:val="0"/>
          <w:marBottom w:val="0"/>
          <w:divBdr>
            <w:top w:val="none" w:sz="0" w:space="0" w:color="auto"/>
            <w:left w:val="none" w:sz="0" w:space="0" w:color="auto"/>
            <w:bottom w:val="none" w:sz="0" w:space="0" w:color="auto"/>
            <w:right w:val="none" w:sz="0" w:space="0" w:color="auto"/>
          </w:divBdr>
        </w:div>
        <w:div w:id="1819683718">
          <w:marLeft w:val="640"/>
          <w:marRight w:val="0"/>
          <w:marTop w:val="0"/>
          <w:marBottom w:val="0"/>
          <w:divBdr>
            <w:top w:val="none" w:sz="0" w:space="0" w:color="auto"/>
            <w:left w:val="none" w:sz="0" w:space="0" w:color="auto"/>
            <w:bottom w:val="none" w:sz="0" w:space="0" w:color="auto"/>
            <w:right w:val="none" w:sz="0" w:space="0" w:color="auto"/>
          </w:divBdr>
        </w:div>
        <w:div w:id="1975674017">
          <w:marLeft w:val="640"/>
          <w:marRight w:val="0"/>
          <w:marTop w:val="0"/>
          <w:marBottom w:val="0"/>
          <w:divBdr>
            <w:top w:val="none" w:sz="0" w:space="0" w:color="auto"/>
            <w:left w:val="none" w:sz="0" w:space="0" w:color="auto"/>
            <w:bottom w:val="none" w:sz="0" w:space="0" w:color="auto"/>
            <w:right w:val="none" w:sz="0" w:space="0" w:color="auto"/>
          </w:divBdr>
        </w:div>
        <w:div w:id="1987464321">
          <w:marLeft w:val="640"/>
          <w:marRight w:val="0"/>
          <w:marTop w:val="0"/>
          <w:marBottom w:val="0"/>
          <w:divBdr>
            <w:top w:val="none" w:sz="0" w:space="0" w:color="auto"/>
            <w:left w:val="none" w:sz="0" w:space="0" w:color="auto"/>
            <w:bottom w:val="none" w:sz="0" w:space="0" w:color="auto"/>
            <w:right w:val="none" w:sz="0" w:space="0" w:color="auto"/>
          </w:divBdr>
        </w:div>
        <w:div w:id="1998459724">
          <w:marLeft w:val="640"/>
          <w:marRight w:val="0"/>
          <w:marTop w:val="0"/>
          <w:marBottom w:val="0"/>
          <w:divBdr>
            <w:top w:val="none" w:sz="0" w:space="0" w:color="auto"/>
            <w:left w:val="none" w:sz="0" w:space="0" w:color="auto"/>
            <w:bottom w:val="none" w:sz="0" w:space="0" w:color="auto"/>
            <w:right w:val="none" w:sz="0" w:space="0" w:color="auto"/>
          </w:divBdr>
        </w:div>
        <w:div w:id="2019888620">
          <w:marLeft w:val="640"/>
          <w:marRight w:val="0"/>
          <w:marTop w:val="0"/>
          <w:marBottom w:val="0"/>
          <w:divBdr>
            <w:top w:val="none" w:sz="0" w:space="0" w:color="auto"/>
            <w:left w:val="none" w:sz="0" w:space="0" w:color="auto"/>
            <w:bottom w:val="none" w:sz="0" w:space="0" w:color="auto"/>
            <w:right w:val="none" w:sz="0" w:space="0" w:color="auto"/>
          </w:divBdr>
        </w:div>
        <w:div w:id="2057582751">
          <w:marLeft w:val="640"/>
          <w:marRight w:val="0"/>
          <w:marTop w:val="0"/>
          <w:marBottom w:val="0"/>
          <w:divBdr>
            <w:top w:val="none" w:sz="0" w:space="0" w:color="auto"/>
            <w:left w:val="none" w:sz="0" w:space="0" w:color="auto"/>
            <w:bottom w:val="none" w:sz="0" w:space="0" w:color="auto"/>
            <w:right w:val="none" w:sz="0" w:space="0" w:color="auto"/>
          </w:divBdr>
        </w:div>
        <w:div w:id="2064014857">
          <w:marLeft w:val="640"/>
          <w:marRight w:val="0"/>
          <w:marTop w:val="0"/>
          <w:marBottom w:val="0"/>
          <w:divBdr>
            <w:top w:val="none" w:sz="0" w:space="0" w:color="auto"/>
            <w:left w:val="none" w:sz="0" w:space="0" w:color="auto"/>
            <w:bottom w:val="none" w:sz="0" w:space="0" w:color="auto"/>
            <w:right w:val="none" w:sz="0" w:space="0" w:color="auto"/>
          </w:divBdr>
        </w:div>
        <w:div w:id="2075737392">
          <w:marLeft w:val="640"/>
          <w:marRight w:val="0"/>
          <w:marTop w:val="0"/>
          <w:marBottom w:val="0"/>
          <w:divBdr>
            <w:top w:val="none" w:sz="0" w:space="0" w:color="auto"/>
            <w:left w:val="none" w:sz="0" w:space="0" w:color="auto"/>
            <w:bottom w:val="none" w:sz="0" w:space="0" w:color="auto"/>
            <w:right w:val="none" w:sz="0" w:space="0" w:color="auto"/>
          </w:divBdr>
        </w:div>
      </w:divsChild>
    </w:div>
    <w:div w:id="1239897538">
      <w:bodyDiv w:val="1"/>
      <w:marLeft w:val="0"/>
      <w:marRight w:val="0"/>
      <w:marTop w:val="0"/>
      <w:marBottom w:val="0"/>
      <w:divBdr>
        <w:top w:val="none" w:sz="0" w:space="0" w:color="auto"/>
        <w:left w:val="none" w:sz="0" w:space="0" w:color="auto"/>
        <w:bottom w:val="none" w:sz="0" w:space="0" w:color="auto"/>
        <w:right w:val="none" w:sz="0" w:space="0" w:color="auto"/>
      </w:divBdr>
      <w:divsChild>
        <w:div w:id="282270119">
          <w:marLeft w:val="640"/>
          <w:marRight w:val="0"/>
          <w:marTop w:val="0"/>
          <w:marBottom w:val="0"/>
          <w:divBdr>
            <w:top w:val="none" w:sz="0" w:space="0" w:color="auto"/>
            <w:left w:val="none" w:sz="0" w:space="0" w:color="auto"/>
            <w:bottom w:val="none" w:sz="0" w:space="0" w:color="auto"/>
            <w:right w:val="none" w:sz="0" w:space="0" w:color="auto"/>
          </w:divBdr>
        </w:div>
        <w:div w:id="799349381">
          <w:marLeft w:val="640"/>
          <w:marRight w:val="0"/>
          <w:marTop w:val="0"/>
          <w:marBottom w:val="0"/>
          <w:divBdr>
            <w:top w:val="none" w:sz="0" w:space="0" w:color="auto"/>
            <w:left w:val="none" w:sz="0" w:space="0" w:color="auto"/>
            <w:bottom w:val="none" w:sz="0" w:space="0" w:color="auto"/>
            <w:right w:val="none" w:sz="0" w:space="0" w:color="auto"/>
          </w:divBdr>
        </w:div>
        <w:div w:id="1984193039">
          <w:marLeft w:val="640"/>
          <w:marRight w:val="0"/>
          <w:marTop w:val="0"/>
          <w:marBottom w:val="0"/>
          <w:divBdr>
            <w:top w:val="none" w:sz="0" w:space="0" w:color="auto"/>
            <w:left w:val="none" w:sz="0" w:space="0" w:color="auto"/>
            <w:bottom w:val="none" w:sz="0" w:space="0" w:color="auto"/>
            <w:right w:val="none" w:sz="0" w:space="0" w:color="auto"/>
          </w:divBdr>
        </w:div>
        <w:div w:id="276529009">
          <w:marLeft w:val="640"/>
          <w:marRight w:val="0"/>
          <w:marTop w:val="0"/>
          <w:marBottom w:val="0"/>
          <w:divBdr>
            <w:top w:val="none" w:sz="0" w:space="0" w:color="auto"/>
            <w:left w:val="none" w:sz="0" w:space="0" w:color="auto"/>
            <w:bottom w:val="none" w:sz="0" w:space="0" w:color="auto"/>
            <w:right w:val="none" w:sz="0" w:space="0" w:color="auto"/>
          </w:divBdr>
        </w:div>
        <w:div w:id="1150442539">
          <w:marLeft w:val="640"/>
          <w:marRight w:val="0"/>
          <w:marTop w:val="0"/>
          <w:marBottom w:val="0"/>
          <w:divBdr>
            <w:top w:val="none" w:sz="0" w:space="0" w:color="auto"/>
            <w:left w:val="none" w:sz="0" w:space="0" w:color="auto"/>
            <w:bottom w:val="none" w:sz="0" w:space="0" w:color="auto"/>
            <w:right w:val="none" w:sz="0" w:space="0" w:color="auto"/>
          </w:divBdr>
        </w:div>
        <w:div w:id="263270157">
          <w:marLeft w:val="640"/>
          <w:marRight w:val="0"/>
          <w:marTop w:val="0"/>
          <w:marBottom w:val="0"/>
          <w:divBdr>
            <w:top w:val="none" w:sz="0" w:space="0" w:color="auto"/>
            <w:left w:val="none" w:sz="0" w:space="0" w:color="auto"/>
            <w:bottom w:val="none" w:sz="0" w:space="0" w:color="auto"/>
            <w:right w:val="none" w:sz="0" w:space="0" w:color="auto"/>
          </w:divBdr>
        </w:div>
        <w:div w:id="547449976">
          <w:marLeft w:val="640"/>
          <w:marRight w:val="0"/>
          <w:marTop w:val="0"/>
          <w:marBottom w:val="0"/>
          <w:divBdr>
            <w:top w:val="none" w:sz="0" w:space="0" w:color="auto"/>
            <w:left w:val="none" w:sz="0" w:space="0" w:color="auto"/>
            <w:bottom w:val="none" w:sz="0" w:space="0" w:color="auto"/>
            <w:right w:val="none" w:sz="0" w:space="0" w:color="auto"/>
          </w:divBdr>
        </w:div>
        <w:div w:id="1603996375">
          <w:marLeft w:val="640"/>
          <w:marRight w:val="0"/>
          <w:marTop w:val="0"/>
          <w:marBottom w:val="0"/>
          <w:divBdr>
            <w:top w:val="none" w:sz="0" w:space="0" w:color="auto"/>
            <w:left w:val="none" w:sz="0" w:space="0" w:color="auto"/>
            <w:bottom w:val="none" w:sz="0" w:space="0" w:color="auto"/>
            <w:right w:val="none" w:sz="0" w:space="0" w:color="auto"/>
          </w:divBdr>
        </w:div>
        <w:div w:id="1878156341">
          <w:marLeft w:val="640"/>
          <w:marRight w:val="0"/>
          <w:marTop w:val="0"/>
          <w:marBottom w:val="0"/>
          <w:divBdr>
            <w:top w:val="none" w:sz="0" w:space="0" w:color="auto"/>
            <w:left w:val="none" w:sz="0" w:space="0" w:color="auto"/>
            <w:bottom w:val="none" w:sz="0" w:space="0" w:color="auto"/>
            <w:right w:val="none" w:sz="0" w:space="0" w:color="auto"/>
          </w:divBdr>
        </w:div>
        <w:div w:id="1586840264">
          <w:marLeft w:val="640"/>
          <w:marRight w:val="0"/>
          <w:marTop w:val="0"/>
          <w:marBottom w:val="0"/>
          <w:divBdr>
            <w:top w:val="none" w:sz="0" w:space="0" w:color="auto"/>
            <w:left w:val="none" w:sz="0" w:space="0" w:color="auto"/>
            <w:bottom w:val="none" w:sz="0" w:space="0" w:color="auto"/>
            <w:right w:val="none" w:sz="0" w:space="0" w:color="auto"/>
          </w:divBdr>
        </w:div>
        <w:div w:id="535702268">
          <w:marLeft w:val="640"/>
          <w:marRight w:val="0"/>
          <w:marTop w:val="0"/>
          <w:marBottom w:val="0"/>
          <w:divBdr>
            <w:top w:val="none" w:sz="0" w:space="0" w:color="auto"/>
            <w:left w:val="none" w:sz="0" w:space="0" w:color="auto"/>
            <w:bottom w:val="none" w:sz="0" w:space="0" w:color="auto"/>
            <w:right w:val="none" w:sz="0" w:space="0" w:color="auto"/>
          </w:divBdr>
        </w:div>
        <w:div w:id="414136855">
          <w:marLeft w:val="640"/>
          <w:marRight w:val="0"/>
          <w:marTop w:val="0"/>
          <w:marBottom w:val="0"/>
          <w:divBdr>
            <w:top w:val="none" w:sz="0" w:space="0" w:color="auto"/>
            <w:left w:val="none" w:sz="0" w:space="0" w:color="auto"/>
            <w:bottom w:val="none" w:sz="0" w:space="0" w:color="auto"/>
            <w:right w:val="none" w:sz="0" w:space="0" w:color="auto"/>
          </w:divBdr>
        </w:div>
        <w:div w:id="323506913">
          <w:marLeft w:val="640"/>
          <w:marRight w:val="0"/>
          <w:marTop w:val="0"/>
          <w:marBottom w:val="0"/>
          <w:divBdr>
            <w:top w:val="none" w:sz="0" w:space="0" w:color="auto"/>
            <w:left w:val="none" w:sz="0" w:space="0" w:color="auto"/>
            <w:bottom w:val="none" w:sz="0" w:space="0" w:color="auto"/>
            <w:right w:val="none" w:sz="0" w:space="0" w:color="auto"/>
          </w:divBdr>
        </w:div>
        <w:div w:id="355694285">
          <w:marLeft w:val="640"/>
          <w:marRight w:val="0"/>
          <w:marTop w:val="0"/>
          <w:marBottom w:val="0"/>
          <w:divBdr>
            <w:top w:val="none" w:sz="0" w:space="0" w:color="auto"/>
            <w:left w:val="none" w:sz="0" w:space="0" w:color="auto"/>
            <w:bottom w:val="none" w:sz="0" w:space="0" w:color="auto"/>
            <w:right w:val="none" w:sz="0" w:space="0" w:color="auto"/>
          </w:divBdr>
        </w:div>
        <w:div w:id="812794120">
          <w:marLeft w:val="640"/>
          <w:marRight w:val="0"/>
          <w:marTop w:val="0"/>
          <w:marBottom w:val="0"/>
          <w:divBdr>
            <w:top w:val="none" w:sz="0" w:space="0" w:color="auto"/>
            <w:left w:val="none" w:sz="0" w:space="0" w:color="auto"/>
            <w:bottom w:val="none" w:sz="0" w:space="0" w:color="auto"/>
            <w:right w:val="none" w:sz="0" w:space="0" w:color="auto"/>
          </w:divBdr>
        </w:div>
        <w:div w:id="1809005869">
          <w:marLeft w:val="640"/>
          <w:marRight w:val="0"/>
          <w:marTop w:val="0"/>
          <w:marBottom w:val="0"/>
          <w:divBdr>
            <w:top w:val="none" w:sz="0" w:space="0" w:color="auto"/>
            <w:left w:val="none" w:sz="0" w:space="0" w:color="auto"/>
            <w:bottom w:val="none" w:sz="0" w:space="0" w:color="auto"/>
            <w:right w:val="none" w:sz="0" w:space="0" w:color="auto"/>
          </w:divBdr>
        </w:div>
        <w:div w:id="314341398">
          <w:marLeft w:val="640"/>
          <w:marRight w:val="0"/>
          <w:marTop w:val="0"/>
          <w:marBottom w:val="0"/>
          <w:divBdr>
            <w:top w:val="none" w:sz="0" w:space="0" w:color="auto"/>
            <w:left w:val="none" w:sz="0" w:space="0" w:color="auto"/>
            <w:bottom w:val="none" w:sz="0" w:space="0" w:color="auto"/>
            <w:right w:val="none" w:sz="0" w:space="0" w:color="auto"/>
          </w:divBdr>
        </w:div>
        <w:div w:id="2136217811">
          <w:marLeft w:val="640"/>
          <w:marRight w:val="0"/>
          <w:marTop w:val="0"/>
          <w:marBottom w:val="0"/>
          <w:divBdr>
            <w:top w:val="none" w:sz="0" w:space="0" w:color="auto"/>
            <w:left w:val="none" w:sz="0" w:space="0" w:color="auto"/>
            <w:bottom w:val="none" w:sz="0" w:space="0" w:color="auto"/>
            <w:right w:val="none" w:sz="0" w:space="0" w:color="auto"/>
          </w:divBdr>
        </w:div>
        <w:div w:id="1614508892">
          <w:marLeft w:val="640"/>
          <w:marRight w:val="0"/>
          <w:marTop w:val="0"/>
          <w:marBottom w:val="0"/>
          <w:divBdr>
            <w:top w:val="none" w:sz="0" w:space="0" w:color="auto"/>
            <w:left w:val="none" w:sz="0" w:space="0" w:color="auto"/>
            <w:bottom w:val="none" w:sz="0" w:space="0" w:color="auto"/>
            <w:right w:val="none" w:sz="0" w:space="0" w:color="auto"/>
          </w:divBdr>
        </w:div>
        <w:div w:id="1058019531">
          <w:marLeft w:val="640"/>
          <w:marRight w:val="0"/>
          <w:marTop w:val="0"/>
          <w:marBottom w:val="0"/>
          <w:divBdr>
            <w:top w:val="none" w:sz="0" w:space="0" w:color="auto"/>
            <w:left w:val="none" w:sz="0" w:space="0" w:color="auto"/>
            <w:bottom w:val="none" w:sz="0" w:space="0" w:color="auto"/>
            <w:right w:val="none" w:sz="0" w:space="0" w:color="auto"/>
          </w:divBdr>
        </w:div>
        <w:div w:id="1127704266">
          <w:marLeft w:val="640"/>
          <w:marRight w:val="0"/>
          <w:marTop w:val="0"/>
          <w:marBottom w:val="0"/>
          <w:divBdr>
            <w:top w:val="none" w:sz="0" w:space="0" w:color="auto"/>
            <w:left w:val="none" w:sz="0" w:space="0" w:color="auto"/>
            <w:bottom w:val="none" w:sz="0" w:space="0" w:color="auto"/>
            <w:right w:val="none" w:sz="0" w:space="0" w:color="auto"/>
          </w:divBdr>
        </w:div>
        <w:div w:id="1803502856">
          <w:marLeft w:val="640"/>
          <w:marRight w:val="0"/>
          <w:marTop w:val="0"/>
          <w:marBottom w:val="0"/>
          <w:divBdr>
            <w:top w:val="none" w:sz="0" w:space="0" w:color="auto"/>
            <w:left w:val="none" w:sz="0" w:space="0" w:color="auto"/>
            <w:bottom w:val="none" w:sz="0" w:space="0" w:color="auto"/>
            <w:right w:val="none" w:sz="0" w:space="0" w:color="auto"/>
          </w:divBdr>
        </w:div>
        <w:div w:id="1708286948">
          <w:marLeft w:val="640"/>
          <w:marRight w:val="0"/>
          <w:marTop w:val="0"/>
          <w:marBottom w:val="0"/>
          <w:divBdr>
            <w:top w:val="none" w:sz="0" w:space="0" w:color="auto"/>
            <w:left w:val="none" w:sz="0" w:space="0" w:color="auto"/>
            <w:bottom w:val="none" w:sz="0" w:space="0" w:color="auto"/>
            <w:right w:val="none" w:sz="0" w:space="0" w:color="auto"/>
          </w:divBdr>
        </w:div>
        <w:div w:id="937445372">
          <w:marLeft w:val="640"/>
          <w:marRight w:val="0"/>
          <w:marTop w:val="0"/>
          <w:marBottom w:val="0"/>
          <w:divBdr>
            <w:top w:val="none" w:sz="0" w:space="0" w:color="auto"/>
            <w:left w:val="none" w:sz="0" w:space="0" w:color="auto"/>
            <w:bottom w:val="none" w:sz="0" w:space="0" w:color="auto"/>
            <w:right w:val="none" w:sz="0" w:space="0" w:color="auto"/>
          </w:divBdr>
        </w:div>
        <w:div w:id="793135772">
          <w:marLeft w:val="640"/>
          <w:marRight w:val="0"/>
          <w:marTop w:val="0"/>
          <w:marBottom w:val="0"/>
          <w:divBdr>
            <w:top w:val="none" w:sz="0" w:space="0" w:color="auto"/>
            <w:left w:val="none" w:sz="0" w:space="0" w:color="auto"/>
            <w:bottom w:val="none" w:sz="0" w:space="0" w:color="auto"/>
            <w:right w:val="none" w:sz="0" w:space="0" w:color="auto"/>
          </w:divBdr>
        </w:div>
        <w:div w:id="1631013565">
          <w:marLeft w:val="640"/>
          <w:marRight w:val="0"/>
          <w:marTop w:val="0"/>
          <w:marBottom w:val="0"/>
          <w:divBdr>
            <w:top w:val="none" w:sz="0" w:space="0" w:color="auto"/>
            <w:left w:val="none" w:sz="0" w:space="0" w:color="auto"/>
            <w:bottom w:val="none" w:sz="0" w:space="0" w:color="auto"/>
            <w:right w:val="none" w:sz="0" w:space="0" w:color="auto"/>
          </w:divBdr>
        </w:div>
        <w:div w:id="1145320801">
          <w:marLeft w:val="640"/>
          <w:marRight w:val="0"/>
          <w:marTop w:val="0"/>
          <w:marBottom w:val="0"/>
          <w:divBdr>
            <w:top w:val="none" w:sz="0" w:space="0" w:color="auto"/>
            <w:left w:val="none" w:sz="0" w:space="0" w:color="auto"/>
            <w:bottom w:val="none" w:sz="0" w:space="0" w:color="auto"/>
            <w:right w:val="none" w:sz="0" w:space="0" w:color="auto"/>
          </w:divBdr>
        </w:div>
        <w:div w:id="1452548386">
          <w:marLeft w:val="640"/>
          <w:marRight w:val="0"/>
          <w:marTop w:val="0"/>
          <w:marBottom w:val="0"/>
          <w:divBdr>
            <w:top w:val="none" w:sz="0" w:space="0" w:color="auto"/>
            <w:left w:val="none" w:sz="0" w:space="0" w:color="auto"/>
            <w:bottom w:val="none" w:sz="0" w:space="0" w:color="auto"/>
            <w:right w:val="none" w:sz="0" w:space="0" w:color="auto"/>
          </w:divBdr>
        </w:div>
        <w:div w:id="507795714">
          <w:marLeft w:val="640"/>
          <w:marRight w:val="0"/>
          <w:marTop w:val="0"/>
          <w:marBottom w:val="0"/>
          <w:divBdr>
            <w:top w:val="none" w:sz="0" w:space="0" w:color="auto"/>
            <w:left w:val="none" w:sz="0" w:space="0" w:color="auto"/>
            <w:bottom w:val="none" w:sz="0" w:space="0" w:color="auto"/>
            <w:right w:val="none" w:sz="0" w:space="0" w:color="auto"/>
          </w:divBdr>
        </w:div>
        <w:div w:id="1272587077">
          <w:marLeft w:val="640"/>
          <w:marRight w:val="0"/>
          <w:marTop w:val="0"/>
          <w:marBottom w:val="0"/>
          <w:divBdr>
            <w:top w:val="none" w:sz="0" w:space="0" w:color="auto"/>
            <w:left w:val="none" w:sz="0" w:space="0" w:color="auto"/>
            <w:bottom w:val="none" w:sz="0" w:space="0" w:color="auto"/>
            <w:right w:val="none" w:sz="0" w:space="0" w:color="auto"/>
          </w:divBdr>
        </w:div>
        <w:div w:id="783883491">
          <w:marLeft w:val="640"/>
          <w:marRight w:val="0"/>
          <w:marTop w:val="0"/>
          <w:marBottom w:val="0"/>
          <w:divBdr>
            <w:top w:val="none" w:sz="0" w:space="0" w:color="auto"/>
            <w:left w:val="none" w:sz="0" w:space="0" w:color="auto"/>
            <w:bottom w:val="none" w:sz="0" w:space="0" w:color="auto"/>
            <w:right w:val="none" w:sz="0" w:space="0" w:color="auto"/>
          </w:divBdr>
        </w:div>
        <w:div w:id="1409420230">
          <w:marLeft w:val="640"/>
          <w:marRight w:val="0"/>
          <w:marTop w:val="0"/>
          <w:marBottom w:val="0"/>
          <w:divBdr>
            <w:top w:val="none" w:sz="0" w:space="0" w:color="auto"/>
            <w:left w:val="none" w:sz="0" w:space="0" w:color="auto"/>
            <w:bottom w:val="none" w:sz="0" w:space="0" w:color="auto"/>
            <w:right w:val="none" w:sz="0" w:space="0" w:color="auto"/>
          </w:divBdr>
        </w:div>
        <w:div w:id="1083645086">
          <w:marLeft w:val="640"/>
          <w:marRight w:val="0"/>
          <w:marTop w:val="0"/>
          <w:marBottom w:val="0"/>
          <w:divBdr>
            <w:top w:val="none" w:sz="0" w:space="0" w:color="auto"/>
            <w:left w:val="none" w:sz="0" w:space="0" w:color="auto"/>
            <w:bottom w:val="none" w:sz="0" w:space="0" w:color="auto"/>
            <w:right w:val="none" w:sz="0" w:space="0" w:color="auto"/>
          </w:divBdr>
        </w:div>
        <w:div w:id="1802259497">
          <w:marLeft w:val="640"/>
          <w:marRight w:val="0"/>
          <w:marTop w:val="0"/>
          <w:marBottom w:val="0"/>
          <w:divBdr>
            <w:top w:val="none" w:sz="0" w:space="0" w:color="auto"/>
            <w:left w:val="none" w:sz="0" w:space="0" w:color="auto"/>
            <w:bottom w:val="none" w:sz="0" w:space="0" w:color="auto"/>
            <w:right w:val="none" w:sz="0" w:space="0" w:color="auto"/>
          </w:divBdr>
        </w:div>
        <w:div w:id="1747802883">
          <w:marLeft w:val="640"/>
          <w:marRight w:val="0"/>
          <w:marTop w:val="0"/>
          <w:marBottom w:val="0"/>
          <w:divBdr>
            <w:top w:val="none" w:sz="0" w:space="0" w:color="auto"/>
            <w:left w:val="none" w:sz="0" w:space="0" w:color="auto"/>
            <w:bottom w:val="none" w:sz="0" w:space="0" w:color="auto"/>
            <w:right w:val="none" w:sz="0" w:space="0" w:color="auto"/>
          </w:divBdr>
        </w:div>
        <w:div w:id="443500669">
          <w:marLeft w:val="640"/>
          <w:marRight w:val="0"/>
          <w:marTop w:val="0"/>
          <w:marBottom w:val="0"/>
          <w:divBdr>
            <w:top w:val="none" w:sz="0" w:space="0" w:color="auto"/>
            <w:left w:val="none" w:sz="0" w:space="0" w:color="auto"/>
            <w:bottom w:val="none" w:sz="0" w:space="0" w:color="auto"/>
            <w:right w:val="none" w:sz="0" w:space="0" w:color="auto"/>
          </w:divBdr>
        </w:div>
        <w:div w:id="197939491">
          <w:marLeft w:val="640"/>
          <w:marRight w:val="0"/>
          <w:marTop w:val="0"/>
          <w:marBottom w:val="0"/>
          <w:divBdr>
            <w:top w:val="none" w:sz="0" w:space="0" w:color="auto"/>
            <w:left w:val="none" w:sz="0" w:space="0" w:color="auto"/>
            <w:bottom w:val="none" w:sz="0" w:space="0" w:color="auto"/>
            <w:right w:val="none" w:sz="0" w:space="0" w:color="auto"/>
          </w:divBdr>
        </w:div>
        <w:div w:id="1123689547">
          <w:marLeft w:val="640"/>
          <w:marRight w:val="0"/>
          <w:marTop w:val="0"/>
          <w:marBottom w:val="0"/>
          <w:divBdr>
            <w:top w:val="none" w:sz="0" w:space="0" w:color="auto"/>
            <w:left w:val="none" w:sz="0" w:space="0" w:color="auto"/>
            <w:bottom w:val="none" w:sz="0" w:space="0" w:color="auto"/>
            <w:right w:val="none" w:sz="0" w:space="0" w:color="auto"/>
          </w:divBdr>
        </w:div>
        <w:div w:id="1803694765">
          <w:marLeft w:val="640"/>
          <w:marRight w:val="0"/>
          <w:marTop w:val="0"/>
          <w:marBottom w:val="0"/>
          <w:divBdr>
            <w:top w:val="none" w:sz="0" w:space="0" w:color="auto"/>
            <w:left w:val="none" w:sz="0" w:space="0" w:color="auto"/>
            <w:bottom w:val="none" w:sz="0" w:space="0" w:color="auto"/>
            <w:right w:val="none" w:sz="0" w:space="0" w:color="auto"/>
          </w:divBdr>
        </w:div>
        <w:div w:id="516388360">
          <w:marLeft w:val="640"/>
          <w:marRight w:val="0"/>
          <w:marTop w:val="0"/>
          <w:marBottom w:val="0"/>
          <w:divBdr>
            <w:top w:val="none" w:sz="0" w:space="0" w:color="auto"/>
            <w:left w:val="none" w:sz="0" w:space="0" w:color="auto"/>
            <w:bottom w:val="none" w:sz="0" w:space="0" w:color="auto"/>
            <w:right w:val="none" w:sz="0" w:space="0" w:color="auto"/>
          </w:divBdr>
        </w:div>
        <w:div w:id="930049389">
          <w:marLeft w:val="640"/>
          <w:marRight w:val="0"/>
          <w:marTop w:val="0"/>
          <w:marBottom w:val="0"/>
          <w:divBdr>
            <w:top w:val="none" w:sz="0" w:space="0" w:color="auto"/>
            <w:left w:val="none" w:sz="0" w:space="0" w:color="auto"/>
            <w:bottom w:val="none" w:sz="0" w:space="0" w:color="auto"/>
            <w:right w:val="none" w:sz="0" w:space="0" w:color="auto"/>
          </w:divBdr>
        </w:div>
        <w:div w:id="484976706">
          <w:marLeft w:val="640"/>
          <w:marRight w:val="0"/>
          <w:marTop w:val="0"/>
          <w:marBottom w:val="0"/>
          <w:divBdr>
            <w:top w:val="none" w:sz="0" w:space="0" w:color="auto"/>
            <w:left w:val="none" w:sz="0" w:space="0" w:color="auto"/>
            <w:bottom w:val="none" w:sz="0" w:space="0" w:color="auto"/>
            <w:right w:val="none" w:sz="0" w:space="0" w:color="auto"/>
          </w:divBdr>
        </w:div>
        <w:div w:id="1962639331">
          <w:marLeft w:val="640"/>
          <w:marRight w:val="0"/>
          <w:marTop w:val="0"/>
          <w:marBottom w:val="0"/>
          <w:divBdr>
            <w:top w:val="none" w:sz="0" w:space="0" w:color="auto"/>
            <w:left w:val="none" w:sz="0" w:space="0" w:color="auto"/>
            <w:bottom w:val="none" w:sz="0" w:space="0" w:color="auto"/>
            <w:right w:val="none" w:sz="0" w:space="0" w:color="auto"/>
          </w:divBdr>
        </w:div>
        <w:div w:id="1265308907">
          <w:marLeft w:val="640"/>
          <w:marRight w:val="0"/>
          <w:marTop w:val="0"/>
          <w:marBottom w:val="0"/>
          <w:divBdr>
            <w:top w:val="none" w:sz="0" w:space="0" w:color="auto"/>
            <w:left w:val="none" w:sz="0" w:space="0" w:color="auto"/>
            <w:bottom w:val="none" w:sz="0" w:space="0" w:color="auto"/>
            <w:right w:val="none" w:sz="0" w:space="0" w:color="auto"/>
          </w:divBdr>
        </w:div>
        <w:div w:id="99763866">
          <w:marLeft w:val="640"/>
          <w:marRight w:val="0"/>
          <w:marTop w:val="0"/>
          <w:marBottom w:val="0"/>
          <w:divBdr>
            <w:top w:val="none" w:sz="0" w:space="0" w:color="auto"/>
            <w:left w:val="none" w:sz="0" w:space="0" w:color="auto"/>
            <w:bottom w:val="none" w:sz="0" w:space="0" w:color="auto"/>
            <w:right w:val="none" w:sz="0" w:space="0" w:color="auto"/>
          </w:divBdr>
        </w:div>
        <w:div w:id="304747784">
          <w:marLeft w:val="640"/>
          <w:marRight w:val="0"/>
          <w:marTop w:val="0"/>
          <w:marBottom w:val="0"/>
          <w:divBdr>
            <w:top w:val="none" w:sz="0" w:space="0" w:color="auto"/>
            <w:left w:val="none" w:sz="0" w:space="0" w:color="auto"/>
            <w:bottom w:val="none" w:sz="0" w:space="0" w:color="auto"/>
            <w:right w:val="none" w:sz="0" w:space="0" w:color="auto"/>
          </w:divBdr>
        </w:div>
        <w:div w:id="1713924070">
          <w:marLeft w:val="640"/>
          <w:marRight w:val="0"/>
          <w:marTop w:val="0"/>
          <w:marBottom w:val="0"/>
          <w:divBdr>
            <w:top w:val="none" w:sz="0" w:space="0" w:color="auto"/>
            <w:left w:val="none" w:sz="0" w:space="0" w:color="auto"/>
            <w:bottom w:val="none" w:sz="0" w:space="0" w:color="auto"/>
            <w:right w:val="none" w:sz="0" w:space="0" w:color="auto"/>
          </w:divBdr>
        </w:div>
        <w:div w:id="449974348">
          <w:marLeft w:val="640"/>
          <w:marRight w:val="0"/>
          <w:marTop w:val="0"/>
          <w:marBottom w:val="0"/>
          <w:divBdr>
            <w:top w:val="none" w:sz="0" w:space="0" w:color="auto"/>
            <w:left w:val="none" w:sz="0" w:space="0" w:color="auto"/>
            <w:bottom w:val="none" w:sz="0" w:space="0" w:color="auto"/>
            <w:right w:val="none" w:sz="0" w:space="0" w:color="auto"/>
          </w:divBdr>
        </w:div>
        <w:div w:id="1014577537">
          <w:marLeft w:val="640"/>
          <w:marRight w:val="0"/>
          <w:marTop w:val="0"/>
          <w:marBottom w:val="0"/>
          <w:divBdr>
            <w:top w:val="none" w:sz="0" w:space="0" w:color="auto"/>
            <w:left w:val="none" w:sz="0" w:space="0" w:color="auto"/>
            <w:bottom w:val="none" w:sz="0" w:space="0" w:color="auto"/>
            <w:right w:val="none" w:sz="0" w:space="0" w:color="auto"/>
          </w:divBdr>
        </w:div>
        <w:div w:id="323431562">
          <w:marLeft w:val="640"/>
          <w:marRight w:val="0"/>
          <w:marTop w:val="0"/>
          <w:marBottom w:val="0"/>
          <w:divBdr>
            <w:top w:val="none" w:sz="0" w:space="0" w:color="auto"/>
            <w:left w:val="none" w:sz="0" w:space="0" w:color="auto"/>
            <w:bottom w:val="none" w:sz="0" w:space="0" w:color="auto"/>
            <w:right w:val="none" w:sz="0" w:space="0" w:color="auto"/>
          </w:divBdr>
        </w:div>
        <w:div w:id="1035471462">
          <w:marLeft w:val="640"/>
          <w:marRight w:val="0"/>
          <w:marTop w:val="0"/>
          <w:marBottom w:val="0"/>
          <w:divBdr>
            <w:top w:val="none" w:sz="0" w:space="0" w:color="auto"/>
            <w:left w:val="none" w:sz="0" w:space="0" w:color="auto"/>
            <w:bottom w:val="none" w:sz="0" w:space="0" w:color="auto"/>
            <w:right w:val="none" w:sz="0" w:space="0" w:color="auto"/>
          </w:divBdr>
        </w:div>
        <w:div w:id="133108963">
          <w:marLeft w:val="640"/>
          <w:marRight w:val="0"/>
          <w:marTop w:val="0"/>
          <w:marBottom w:val="0"/>
          <w:divBdr>
            <w:top w:val="none" w:sz="0" w:space="0" w:color="auto"/>
            <w:left w:val="none" w:sz="0" w:space="0" w:color="auto"/>
            <w:bottom w:val="none" w:sz="0" w:space="0" w:color="auto"/>
            <w:right w:val="none" w:sz="0" w:space="0" w:color="auto"/>
          </w:divBdr>
        </w:div>
        <w:div w:id="1426219873">
          <w:marLeft w:val="640"/>
          <w:marRight w:val="0"/>
          <w:marTop w:val="0"/>
          <w:marBottom w:val="0"/>
          <w:divBdr>
            <w:top w:val="none" w:sz="0" w:space="0" w:color="auto"/>
            <w:left w:val="none" w:sz="0" w:space="0" w:color="auto"/>
            <w:bottom w:val="none" w:sz="0" w:space="0" w:color="auto"/>
            <w:right w:val="none" w:sz="0" w:space="0" w:color="auto"/>
          </w:divBdr>
        </w:div>
        <w:div w:id="868176901">
          <w:marLeft w:val="640"/>
          <w:marRight w:val="0"/>
          <w:marTop w:val="0"/>
          <w:marBottom w:val="0"/>
          <w:divBdr>
            <w:top w:val="none" w:sz="0" w:space="0" w:color="auto"/>
            <w:left w:val="none" w:sz="0" w:space="0" w:color="auto"/>
            <w:bottom w:val="none" w:sz="0" w:space="0" w:color="auto"/>
            <w:right w:val="none" w:sz="0" w:space="0" w:color="auto"/>
          </w:divBdr>
        </w:div>
        <w:div w:id="1556308564">
          <w:marLeft w:val="640"/>
          <w:marRight w:val="0"/>
          <w:marTop w:val="0"/>
          <w:marBottom w:val="0"/>
          <w:divBdr>
            <w:top w:val="none" w:sz="0" w:space="0" w:color="auto"/>
            <w:left w:val="none" w:sz="0" w:space="0" w:color="auto"/>
            <w:bottom w:val="none" w:sz="0" w:space="0" w:color="auto"/>
            <w:right w:val="none" w:sz="0" w:space="0" w:color="auto"/>
          </w:divBdr>
        </w:div>
        <w:div w:id="1750348022">
          <w:marLeft w:val="640"/>
          <w:marRight w:val="0"/>
          <w:marTop w:val="0"/>
          <w:marBottom w:val="0"/>
          <w:divBdr>
            <w:top w:val="none" w:sz="0" w:space="0" w:color="auto"/>
            <w:left w:val="none" w:sz="0" w:space="0" w:color="auto"/>
            <w:bottom w:val="none" w:sz="0" w:space="0" w:color="auto"/>
            <w:right w:val="none" w:sz="0" w:space="0" w:color="auto"/>
          </w:divBdr>
        </w:div>
        <w:div w:id="1585871584">
          <w:marLeft w:val="640"/>
          <w:marRight w:val="0"/>
          <w:marTop w:val="0"/>
          <w:marBottom w:val="0"/>
          <w:divBdr>
            <w:top w:val="none" w:sz="0" w:space="0" w:color="auto"/>
            <w:left w:val="none" w:sz="0" w:space="0" w:color="auto"/>
            <w:bottom w:val="none" w:sz="0" w:space="0" w:color="auto"/>
            <w:right w:val="none" w:sz="0" w:space="0" w:color="auto"/>
          </w:divBdr>
        </w:div>
        <w:div w:id="464470677">
          <w:marLeft w:val="640"/>
          <w:marRight w:val="0"/>
          <w:marTop w:val="0"/>
          <w:marBottom w:val="0"/>
          <w:divBdr>
            <w:top w:val="none" w:sz="0" w:space="0" w:color="auto"/>
            <w:left w:val="none" w:sz="0" w:space="0" w:color="auto"/>
            <w:bottom w:val="none" w:sz="0" w:space="0" w:color="auto"/>
            <w:right w:val="none" w:sz="0" w:space="0" w:color="auto"/>
          </w:divBdr>
        </w:div>
        <w:div w:id="1855147140">
          <w:marLeft w:val="640"/>
          <w:marRight w:val="0"/>
          <w:marTop w:val="0"/>
          <w:marBottom w:val="0"/>
          <w:divBdr>
            <w:top w:val="none" w:sz="0" w:space="0" w:color="auto"/>
            <w:left w:val="none" w:sz="0" w:space="0" w:color="auto"/>
            <w:bottom w:val="none" w:sz="0" w:space="0" w:color="auto"/>
            <w:right w:val="none" w:sz="0" w:space="0" w:color="auto"/>
          </w:divBdr>
        </w:div>
        <w:div w:id="1999454336">
          <w:marLeft w:val="640"/>
          <w:marRight w:val="0"/>
          <w:marTop w:val="0"/>
          <w:marBottom w:val="0"/>
          <w:divBdr>
            <w:top w:val="none" w:sz="0" w:space="0" w:color="auto"/>
            <w:left w:val="none" w:sz="0" w:space="0" w:color="auto"/>
            <w:bottom w:val="none" w:sz="0" w:space="0" w:color="auto"/>
            <w:right w:val="none" w:sz="0" w:space="0" w:color="auto"/>
          </w:divBdr>
        </w:div>
        <w:div w:id="336083312">
          <w:marLeft w:val="640"/>
          <w:marRight w:val="0"/>
          <w:marTop w:val="0"/>
          <w:marBottom w:val="0"/>
          <w:divBdr>
            <w:top w:val="none" w:sz="0" w:space="0" w:color="auto"/>
            <w:left w:val="none" w:sz="0" w:space="0" w:color="auto"/>
            <w:bottom w:val="none" w:sz="0" w:space="0" w:color="auto"/>
            <w:right w:val="none" w:sz="0" w:space="0" w:color="auto"/>
          </w:divBdr>
        </w:div>
        <w:div w:id="87586314">
          <w:marLeft w:val="640"/>
          <w:marRight w:val="0"/>
          <w:marTop w:val="0"/>
          <w:marBottom w:val="0"/>
          <w:divBdr>
            <w:top w:val="none" w:sz="0" w:space="0" w:color="auto"/>
            <w:left w:val="none" w:sz="0" w:space="0" w:color="auto"/>
            <w:bottom w:val="none" w:sz="0" w:space="0" w:color="auto"/>
            <w:right w:val="none" w:sz="0" w:space="0" w:color="auto"/>
          </w:divBdr>
        </w:div>
        <w:div w:id="2003965615">
          <w:marLeft w:val="640"/>
          <w:marRight w:val="0"/>
          <w:marTop w:val="0"/>
          <w:marBottom w:val="0"/>
          <w:divBdr>
            <w:top w:val="none" w:sz="0" w:space="0" w:color="auto"/>
            <w:left w:val="none" w:sz="0" w:space="0" w:color="auto"/>
            <w:bottom w:val="none" w:sz="0" w:space="0" w:color="auto"/>
            <w:right w:val="none" w:sz="0" w:space="0" w:color="auto"/>
          </w:divBdr>
        </w:div>
        <w:div w:id="1263415784">
          <w:marLeft w:val="640"/>
          <w:marRight w:val="0"/>
          <w:marTop w:val="0"/>
          <w:marBottom w:val="0"/>
          <w:divBdr>
            <w:top w:val="none" w:sz="0" w:space="0" w:color="auto"/>
            <w:left w:val="none" w:sz="0" w:space="0" w:color="auto"/>
            <w:bottom w:val="none" w:sz="0" w:space="0" w:color="auto"/>
            <w:right w:val="none" w:sz="0" w:space="0" w:color="auto"/>
          </w:divBdr>
        </w:div>
        <w:div w:id="969047777">
          <w:marLeft w:val="640"/>
          <w:marRight w:val="0"/>
          <w:marTop w:val="0"/>
          <w:marBottom w:val="0"/>
          <w:divBdr>
            <w:top w:val="none" w:sz="0" w:space="0" w:color="auto"/>
            <w:left w:val="none" w:sz="0" w:space="0" w:color="auto"/>
            <w:bottom w:val="none" w:sz="0" w:space="0" w:color="auto"/>
            <w:right w:val="none" w:sz="0" w:space="0" w:color="auto"/>
          </w:divBdr>
        </w:div>
        <w:div w:id="957300712">
          <w:marLeft w:val="640"/>
          <w:marRight w:val="0"/>
          <w:marTop w:val="0"/>
          <w:marBottom w:val="0"/>
          <w:divBdr>
            <w:top w:val="none" w:sz="0" w:space="0" w:color="auto"/>
            <w:left w:val="none" w:sz="0" w:space="0" w:color="auto"/>
            <w:bottom w:val="none" w:sz="0" w:space="0" w:color="auto"/>
            <w:right w:val="none" w:sz="0" w:space="0" w:color="auto"/>
          </w:divBdr>
        </w:div>
        <w:div w:id="1426880474">
          <w:marLeft w:val="640"/>
          <w:marRight w:val="0"/>
          <w:marTop w:val="0"/>
          <w:marBottom w:val="0"/>
          <w:divBdr>
            <w:top w:val="none" w:sz="0" w:space="0" w:color="auto"/>
            <w:left w:val="none" w:sz="0" w:space="0" w:color="auto"/>
            <w:bottom w:val="none" w:sz="0" w:space="0" w:color="auto"/>
            <w:right w:val="none" w:sz="0" w:space="0" w:color="auto"/>
          </w:divBdr>
        </w:div>
        <w:div w:id="574242730">
          <w:marLeft w:val="640"/>
          <w:marRight w:val="0"/>
          <w:marTop w:val="0"/>
          <w:marBottom w:val="0"/>
          <w:divBdr>
            <w:top w:val="none" w:sz="0" w:space="0" w:color="auto"/>
            <w:left w:val="none" w:sz="0" w:space="0" w:color="auto"/>
            <w:bottom w:val="none" w:sz="0" w:space="0" w:color="auto"/>
            <w:right w:val="none" w:sz="0" w:space="0" w:color="auto"/>
          </w:divBdr>
        </w:div>
        <w:div w:id="30034951">
          <w:marLeft w:val="640"/>
          <w:marRight w:val="0"/>
          <w:marTop w:val="0"/>
          <w:marBottom w:val="0"/>
          <w:divBdr>
            <w:top w:val="none" w:sz="0" w:space="0" w:color="auto"/>
            <w:left w:val="none" w:sz="0" w:space="0" w:color="auto"/>
            <w:bottom w:val="none" w:sz="0" w:space="0" w:color="auto"/>
            <w:right w:val="none" w:sz="0" w:space="0" w:color="auto"/>
          </w:divBdr>
        </w:div>
        <w:div w:id="1239055279">
          <w:marLeft w:val="640"/>
          <w:marRight w:val="0"/>
          <w:marTop w:val="0"/>
          <w:marBottom w:val="0"/>
          <w:divBdr>
            <w:top w:val="none" w:sz="0" w:space="0" w:color="auto"/>
            <w:left w:val="none" w:sz="0" w:space="0" w:color="auto"/>
            <w:bottom w:val="none" w:sz="0" w:space="0" w:color="auto"/>
            <w:right w:val="none" w:sz="0" w:space="0" w:color="auto"/>
          </w:divBdr>
        </w:div>
        <w:div w:id="288628193">
          <w:marLeft w:val="640"/>
          <w:marRight w:val="0"/>
          <w:marTop w:val="0"/>
          <w:marBottom w:val="0"/>
          <w:divBdr>
            <w:top w:val="none" w:sz="0" w:space="0" w:color="auto"/>
            <w:left w:val="none" w:sz="0" w:space="0" w:color="auto"/>
            <w:bottom w:val="none" w:sz="0" w:space="0" w:color="auto"/>
            <w:right w:val="none" w:sz="0" w:space="0" w:color="auto"/>
          </w:divBdr>
        </w:div>
        <w:div w:id="1096754449">
          <w:marLeft w:val="640"/>
          <w:marRight w:val="0"/>
          <w:marTop w:val="0"/>
          <w:marBottom w:val="0"/>
          <w:divBdr>
            <w:top w:val="none" w:sz="0" w:space="0" w:color="auto"/>
            <w:left w:val="none" w:sz="0" w:space="0" w:color="auto"/>
            <w:bottom w:val="none" w:sz="0" w:space="0" w:color="auto"/>
            <w:right w:val="none" w:sz="0" w:space="0" w:color="auto"/>
          </w:divBdr>
        </w:div>
        <w:div w:id="542864311">
          <w:marLeft w:val="640"/>
          <w:marRight w:val="0"/>
          <w:marTop w:val="0"/>
          <w:marBottom w:val="0"/>
          <w:divBdr>
            <w:top w:val="none" w:sz="0" w:space="0" w:color="auto"/>
            <w:left w:val="none" w:sz="0" w:space="0" w:color="auto"/>
            <w:bottom w:val="none" w:sz="0" w:space="0" w:color="auto"/>
            <w:right w:val="none" w:sz="0" w:space="0" w:color="auto"/>
          </w:divBdr>
        </w:div>
        <w:div w:id="1619677779">
          <w:marLeft w:val="640"/>
          <w:marRight w:val="0"/>
          <w:marTop w:val="0"/>
          <w:marBottom w:val="0"/>
          <w:divBdr>
            <w:top w:val="none" w:sz="0" w:space="0" w:color="auto"/>
            <w:left w:val="none" w:sz="0" w:space="0" w:color="auto"/>
            <w:bottom w:val="none" w:sz="0" w:space="0" w:color="auto"/>
            <w:right w:val="none" w:sz="0" w:space="0" w:color="auto"/>
          </w:divBdr>
        </w:div>
        <w:div w:id="1621496228">
          <w:marLeft w:val="640"/>
          <w:marRight w:val="0"/>
          <w:marTop w:val="0"/>
          <w:marBottom w:val="0"/>
          <w:divBdr>
            <w:top w:val="none" w:sz="0" w:space="0" w:color="auto"/>
            <w:left w:val="none" w:sz="0" w:space="0" w:color="auto"/>
            <w:bottom w:val="none" w:sz="0" w:space="0" w:color="auto"/>
            <w:right w:val="none" w:sz="0" w:space="0" w:color="auto"/>
          </w:divBdr>
        </w:div>
        <w:div w:id="1620379666">
          <w:marLeft w:val="640"/>
          <w:marRight w:val="0"/>
          <w:marTop w:val="0"/>
          <w:marBottom w:val="0"/>
          <w:divBdr>
            <w:top w:val="none" w:sz="0" w:space="0" w:color="auto"/>
            <w:left w:val="none" w:sz="0" w:space="0" w:color="auto"/>
            <w:bottom w:val="none" w:sz="0" w:space="0" w:color="auto"/>
            <w:right w:val="none" w:sz="0" w:space="0" w:color="auto"/>
          </w:divBdr>
        </w:div>
        <w:div w:id="491289120">
          <w:marLeft w:val="640"/>
          <w:marRight w:val="0"/>
          <w:marTop w:val="0"/>
          <w:marBottom w:val="0"/>
          <w:divBdr>
            <w:top w:val="none" w:sz="0" w:space="0" w:color="auto"/>
            <w:left w:val="none" w:sz="0" w:space="0" w:color="auto"/>
            <w:bottom w:val="none" w:sz="0" w:space="0" w:color="auto"/>
            <w:right w:val="none" w:sz="0" w:space="0" w:color="auto"/>
          </w:divBdr>
        </w:div>
        <w:div w:id="1317956880">
          <w:marLeft w:val="640"/>
          <w:marRight w:val="0"/>
          <w:marTop w:val="0"/>
          <w:marBottom w:val="0"/>
          <w:divBdr>
            <w:top w:val="none" w:sz="0" w:space="0" w:color="auto"/>
            <w:left w:val="none" w:sz="0" w:space="0" w:color="auto"/>
            <w:bottom w:val="none" w:sz="0" w:space="0" w:color="auto"/>
            <w:right w:val="none" w:sz="0" w:space="0" w:color="auto"/>
          </w:divBdr>
        </w:div>
        <w:div w:id="645862929">
          <w:marLeft w:val="640"/>
          <w:marRight w:val="0"/>
          <w:marTop w:val="0"/>
          <w:marBottom w:val="0"/>
          <w:divBdr>
            <w:top w:val="none" w:sz="0" w:space="0" w:color="auto"/>
            <w:left w:val="none" w:sz="0" w:space="0" w:color="auto"/>
            <w:bottom w:val="none" w:sz="0" w:space="0" w:color="auto"/>
            <w:right w:val="none" w:sz="0" w:space="0" w:color="auto"/>
          </w:divBdr>
        </w:div>
        <w:div w:id="116416765">
          <w:marLeft w:val="640"/>
          <w:marRight w:val="0"/>
          <w:marTop w:val="0"/>
          <w:marBottom w:val="0"/>
          <w:divBdr>
            <w:top w:val="none" w:sz="0" w:space="0" w:color="auto"/>
            <w:left w:val="none" w:sz="0" w:space="0" w:color="auto"/>
            <w:bottom w:val="none" w:sz="0" w:space="0" w:color="auto"/>
            <w:right w:val="none" w:sz="0" w:space="0" w:color="auto"/>
          </w:divBdr>
        </w:div>
        <w:div w:id="1778792592">
          <w:marLeft w:val="640"/>
          <w:marRight w:val="0"/>
          <w:marTop w:val="0"/>
          <w:marBottom w:val="0"/>
          <w:divBdr>
            <w:top w:val="none" w:sz="0" w:space="0" w:color="auto"/>
            <w:left w:val="none" w:sz="0" w:space="0" w:color="auto"/>
            <w:bottom w:val="none" w:sz="0" w:space="0" w:color="auto"/>
            <w:right w:val="none" w:sz="0" w:space="0" w:color="auto"/>
          </w:divBdr>
        </w:div>
        <w:div w:id="2076931049">
          <w:marLeft w:val="640"/>
          <w:marRight w:val="0"/>
          <w:marTop w:val="0"/>
          <w:marBottom w:val="0"/>
          <w:divBdr>
            <w:top w:val="none" w:sz="0" w:space="0" w:color="auto"/>
            <w:left w:val="none" w:sz="0" w:space="0" w:color="auto"/>
            <w:bottom w:val="none" w:sz="0" w:space="0" w:color="auto"/>
            <w:right w:val="none" w:sz="0" w:space="0" w:color="auto"/>
          </w:divBdr>
        </w:div>
        <w:div w:id="1506436179">
          <w:marLeft w:val="640"/>
          <w:marRight w:val="0"/>
          <w:marTop w:val="0"/>
          <w:marBottom w:val="0"/>
          <w:divBdr>
            <w:top w:val="none" w:sz="0" w:space="0" w:color="auto"/>
            <w:left w:val="none" w:sz="0" w:space="0" w:color="auto"/>
            <w:bottom w:val="none" w:sz="0" w:space="0" w:color="auto"/>
            <w:right w:val="none" w:sz="0" w:space="0" w:color="auto"/>
          </w:divBdr>
        </w:div>
        <w:div w:id="2058703102">
          <w:marLeft w:val="640"/>
          <w:marRight w:val="0"/>
          <w:marTop w:val="0"/>
          <w:marBottom w:val="0"/>
          <w:divBdr>
            <w:top w:val="none" w:sz="0" w:space="0" w:color="auto"/>
            <w:left w:val="none" w:sz="0" w:space="0" w:color="auto"/>
            <w:bottom w:val="none" w:sz="0" w:space="0" w:color="auto"/>
            <w:right w:val="none" w:sz="0" w:space="0" w:color="auto"/>
          </w:divBdr>
        </w:div>
        <w:div w:id="793870004">
          <w:marLeft w:val="640"/>
          <w:marRight w:val="0"/>
          <w:marTop w:val="0"/>
          <w:marBottom w:val="0"/>
          <w:divBdr>
            <w:top w:val="none" w:sz="0" w:space="0" w:color="auto"/>
            <w:left w:val="none" w:sz="0" w:space="0" w:color="auto"/>
            <w:bottom w:val="none" w:sz="0" w:space="0" w:color="auto"/>
            <w:right w:val="none" w:sz="0" w:space="0" w:color="auto"/>
          </w:divBdr>
        </w:div>
        <w:div w:id="2024167575">
          <w:marLeft w:val="640"/>
          <w:marRight w:val="0"/>
          <w:marTop w:val="0"/>
          <w:marBottom w:val="0"/>
          <w:divBdr>
            <w:top w:val="none" w:sz="0" w:space="0" w:color="auto"/>
            <w:left w:val="none" w:sz="0" w:space="0" w:color="auto"/>
            <w:bottom w:val="none" w:sz="0" w:space="0" w:color="auto"/>
            <w:right w:val="none" w:sz="0" w:space="0" w:color="auto"/>
          </w:divBdr>
        </w:div>
        <w:div w:id="1273972558">
          <w:marLeft w:val="640"/>
          <w:marRight w:val="0"/>
          <w:marTop w:val="0"/>
          <w:marBottom w:val="0"/>
          <w:divBdr>
            <w:top w:val="none" w:sz="0" w:space="0" w:color="auto"/>
            <w:left w:val="none" w:sz="0" w:space="0" w:color="auto"/>
            <w:bottom w:val="none" w:sz="0" w:space="0" w:color="auto"/>
            <w:right w:val="none" w:sz="0" w:space="0" w:color="auto"/>
          </w:divBdr>
        </w:div>
        <w:div w:id="366953106">
          <w:marLeft w:val="640"/>
          <w:marRight w:val="0"/>
          <w:marTop w:val="0"/>
          <w:marBottom w:val="0"/>
          <w:divBdr>
            <w:top w:val="none" w:sz="0" w:space="0" w:color="auto"/>
            <w:left w:val="none" w:sz="0" w:space="0" w:color="auto"/>
            <w:bottom w:val="none" w:sz="0" w:space="0" w:color="auto"/>
            <w:right w:val="none" w:sz="0" w:space="0" w:color="auto"/>
          </w:divBdr>
        </w:div>
        <w:div w:id="2114128564">
          <w:marLeft w:val="640"/>
          <w:marRight w:val="0"/>
          <w:marTop w:val="0"/>
          <w:marBottom w:val="0"/>
          <w:divBdr>
            <w:top w:val="none" w:sz="0" w:space="0" w:color="auto"/>
            <w:left w:val="none" w:sz="0" w:space="0" w:color="auto"/>
            <w:bottom w:val="none" w:sz="0" w:space="0" w:color="auto"/>
            <w:right w:val="none" w:sz="0" w:space="0" w:color="auto"/>
          </w:divBdr>
        </w:div>
        <w:div w:id="649214933">
          <w:marLeft w:val="640"/>
          <w:marRight w:val="0"/>
          <w:marTop w:val="0"/>
          <w:marBottom w:val="0"/>
          <w:divBdr>
            <w:top w:val="none" w:sz="0" w:space="0" w:color="auto"/>
            <w:left w:val="none" w:sz="0" w:space="0" w:color="auto"/>
            <w:bottom w:val="none" w:sz="0" w:space="0" w:color="auto"/>
            <w:right w:val="none" w:sz="0" w:space="0" w:color="auto"/>
          </w:divBdr>
        </w:div>
        <w:div w:id="1896087993">
          <w:marLeft w:val="640"/>
          <w:marRight w:val="0"/>
          <w:marTop w:val="0"/>
          <w:marBottom w:val="0"/>
          <w:divBdr>
            <w:top w:val="none" w:sz="0" w:space="0" w:color="auto"/>
            <w:left w:val="none" w:sz="0" w:space="0" w:color="auto"/>
            <w:bottom w:val="none" w:sz="0" w:space="0" w:color="auto"/>
            <w:right w:val="none" w:sz="0" w:space="0" w:color="auto"/>
          </w:divBdr>
        </w:div>
        <w:div w:id="407070454">
          <w:marLeft w:val="640"/>
          <w:marRight w:val="0"/>
          <w:marTop w:val="0"/>
          <w:marBottom w:val="0"/>
          <w:divBdr>
            <w:top w:val="none" w:sz="0" w:space="0" w:color="auto"/>
            <w:left w:val="none" w:sz="0" w:space="0" w:color="auto"/>
            <w:bottom w:val="none" w:sz="0" w:space="0" w:color="auto"/>
            <w:right w:val="none" w:sz="0" w:space="0" w:color="auto"/>
          </w:divBdr>
        </w:div>
        <w:div w:id="2143309359">
          <w:marLeft w:val="640"/>
          <w:marRight w:val="0"/>
          <w:marTop w:val="0"/>
          <w:marBottom w:val="0"/>
          <w:divBdr>
            <w:top w:val="none" w:sz="0" w:space="0" w:color="auto"/>
            <w:left w:val="none" w:sz="0" w:space="0" w:color="auto"/>
            <w:bottom w:val="none" w:sz="0" w:space="0" w:color="auto"/>
            <w:right w:val="none" w:sz="0" w:space="0" w:color="auto"/>
          </w:divBdr>
        </w:div>
        <w:div w:id="2027906376">
          <w:marLeft w:val="640"/>
          <w:marRight w:val="0"/>
          <w:marTop w:val="0"/>
          <w:marBottom w:val="0"/>
          <w:divBdr>
            <w:top w:val="none" w:sz="0" w:space="0" w:color="auto"/>
            <w:left w:val="none" w:sz="0" w:space="0" w:color="auto"/>
            <w:bottom w:val="none" w:sz="0" w:space="0" w:color="auto"/>
            <w:right w:val="none" w:sz="0" w:space="0" w:color="auto"/>
          </w:divBdr>
        </w:div>
        <w:div w:id="477305412">
          <w:marLeft w:val="640"/>
          <w:marRight w:val="0"/>
          <w:marTop w:val="0"/>
          <w:marBottom w:val="0"/>
          <w:divBdr>
            <w:top w:val="none" w:sz="0" w:space="0" w:color="auto"/>
            <w:left w:val="none" w:sz="0" w:space="0" w:color="auto"/>
            <w:bottom w:val="none" w:sz="0" w:space="0" w:color="auto"/>
            <w:right w:val="none" w:sz="0" w:space="0" w:color="auto"/>
          </w:divBdr>
        </w:div>
        <w:div w:id="983196625">
          <w:marLeft w:val="640"/>
          <w:marRight w:val="0"/>
          <w:marTop w:val="0"/>
          <w:marBottom w:val="0"/>
          <w:divBdr>
            <w:top w:val="none" w:sz="0" w:space="0" w:color="auto"/>
            <w:left w:val="none" w:sz="0" w:space="0" w:color="auto"/>
            <w:bottom w:val="none" w:sz="0" w:space="0" w:color="auto"/>
            <w:right w:val="none" w:sz="0" w:space="0" w:color="auto"/>
          </w:divBdr>
        </w:div>
        <w:div w:id="1789548202">
          <w:marLeft w:val="640"/>
          <w:marRight w:val="0"/>
          <w:marTop w:val="0"/>
          <w:marBottom w:val="0"/>
          <w:divBdr>
            <w:top w:val="none" w:sz="0" w:space="0" w:color="auto"/>
            <w:left w:val="none" w:sz="0" w:space="0" w:color="auto"/>
            <w:bottom w:val="none" w:sz="0" w:space="0" w:color="auto"/>
            <w:right w:val="none" w:sz="0" w:space="0" w:color="auto"/>
          </w:divBdr>
        </w:div>
        <w:div w:id="1283725547">
          <w:marLeft w:val="640"/>
          <w:marRight w:val="0"/>
          <w:marTop w:val="0"/>
          <w:marBottom w:val="0"/>
          <w:divBdr>
            <w:top w:val="none" w:sz="0" w:space="0" w:color="auto"/>
            <w:left w:val="none" w:sz="0" w:space="0" w:color="auto"/>
            <w:bottom w:val="none" w:sz="0" w:space="0" w:color="auto"/>
            <w:right w:val="none" w:sz="0" w:space="0" w:color="auto"/>
          </w:divBdr>
        </w:div>
        <w:div w:id="30343667">
          <w:marLeft w:val="640"/>
          <w:marRight w:val="0"/>
          <w:marTop w:val="0"/>
          <w:marBottom w:val="0"/>
          <w:divBdr>
            <w:top w:val="none" w:sz="0" w:space="0" w:color="auto"/>
            <w:left w:val="none" w:sz="0" w:space="0" w:color="auto"/>
            <w:bottom w:val="none" w:sz="0" w:space="0" w:color="auto"/>
            <w:right w:val="none" w:sz="0" w:space="0" w:color="auto"/>
          </w:divBdr>
        </w:div>
        <w:div w:id="1470199558">
          <w:marLeft w:val="640"/>
          <w:marRight w:val="0"/>
          <w:marTop w:val="0"/>
          <w:marBottom w:val="0"/>
          <w:divBdr>
            <w:top w:val="none" w:sz="0" w:space="0" w:color="auto"/>
            <w:left w:val="none" w:sz="0" w:space="0" w:color="auto"/>
            <w:bottom w:val="none" w:sz="0" w:space="0" w:color="auto"/>
            <w:right w:val="none" w:sz="0" w:space="0" w:color="auto"/>
          </w:divBdr>
        </w:div>
        <w:div w:id="1005590291">
          <w:marLeft w:val="640"/>
          <w:marRight w:val="0"/>
          <w:marTop w:val="0"/>
          <w:marBottom w:val="0"/>
          <w:divBdr>
            <w:top w:val="none" w:sz="0" w:space="0" w:color="auto"/>
            <w:left w:val="none" w:sz="0" w:space="0" w:color="auto"/>
            <w:bottom w:val="none" w:sz="0" w:space="0" w:color="auto"/>
            <w:right w:val="none" w:sz="0" w:space="0" w:color="auto"/>
          </w:divBdr>
        </w:div>
        <w:div w:id="1295677933">
          <w:marLeft w:val="640"/>
          <w:marRight w:val="0"/>
          <w:marTop w:val="0"/>
          <w:marBottom w:val="0"/>
          <w:divBdr>
            <w:top w:val="none" w:sz="0" w:space="0" w:color="auto"/>
            <w:left w:val="none" w:sz="0" w:space="0" w:color="auto"/>
            <w:bottom w:val="none" w:sz="0" w:space="0" w:color="auto"/>
            <w:right w:val="none" w:sz="0" w:space="0" w:color="auto"/>
          </w:divBdr>
        </w:div>
        <w:div w:id="821969920">
          <w:marLeft w:val="640"/>
          <w:marRight w:val="0"/>
          <w:marTop w:val="0"/>
          <w:marBottom w:val="0"/>
          <w:divBdr>
            <w:top w:val="none" w:sz="0" w:space="0" w:color="auto"/>
            <w:left w:val="none" w:sz="0" w:space="0" w:color="auto"/>
            <w:bottom w:val="none" w:sz="0" w:space="0" w:color="auto"/>
            <w:right w:val="none" w:sz="0" w:space="0" w:color="auto"/>
          </w:divBdr>
        </w:div>
        <w:div w:id="1589003589">
          <w:marLeft w:val="640"/>
          <w:marRight w:val="0"/>
          <w:marTop w:val="0"/>
          <w:marBottom w:val="0"/>
          <w:divBdr>
            <w:top w:val="none" w:sz="0" w:space="0" w:color="auto"/>
            <w:left w:val="none" w:sz="0" w:space="0" w:color="auto"/>
            <w:bottom w:val="none" w:sz="0" w:space="0" w:color="auto"/>
            <w:right w:val="none" w:sz="0" w:space="0" w:color="auto"/>
          </w:divBdr>
        </w:div>
        <w:div w:id="328169875">
          <w:marLeft w:val="640"/>
          <w:marRight w:val="0"/>
          <w:marTop w:val="0"/>
          <w:marBottom w:val="0"/>
          <w:divBdr>
            <w:top w:val="none" w:sz="0" w:space="0" w:color="auto"/>
            <w:left w:val="none" w:sz="0" w:space="0" w:color="auto"/>
            <w:bottom w:val="none" w:sz="0" w:space="0" w:color="auto"/>
            <w:right w:val="none" w:sz="0" w:space="0" w:color="auto"/>
          </w:divBdr>
        </w:div>
        <w:div w:id="614095429">
          <w:marLeft w:val="640"/>
          <w:marRight w:val="0"/>
          <w:marTop w:val="0"/>
          <w:marBottom w:val="0"/>
          <w:divBdr>
            <w:top w:val="none" w:sz="0" w:space="0" w:color="auto"/>
            <w:left w:val="none" w:sz="0" w:space="0" w:color="auto"/>
            <w:bottom w:val="none" w:sz="0" w:space="0" w:color="auto"/>
            <w:right w:val="none" w:sz="0" w:space="0" w:color="auto"/>
          </w:divBdr>
        </w:div>
        <w:div w:id="921987024">
          <w:marLeft w:val="640"/>
          <w:marRight w:val="0"/>
          <w:marTop w:val="0"/>
          <w:marBottom w:val="0"/>
          <w:divBdr>
            <w:top w:val="none" w:sz="0" w:space="0" w:color="auto"/>
            <w:left w:val="none" w:sz="0" w:space="0" w:color="auto"/>
            <w:bottom w:val="none" w:sz="0" w:space="0" w:color="auto"/>
            <w:right w:val="none" w:sz="0" w:space="0" w:color="auto"/>
          </w:divBdr>
        </w:div>
      </w:divsChild>
    </w:div>
    <w:div w:id="1243106547">
      <w:bodyDiv w:val="1"/>
      <w:marLeft w:val="0"/>
      <w:marRight w:val="0"/>
      <w:marTop w:val="0"/>
      <w:marBottom w:val="0"/>
      <w:divBdr>
        <w:top w:val="none" w:sz="0" w:space="0" w:color="auto"/>
        <w:left w:val="none" w:sz="0" w:space="0" w:color="auto"/>
        <w:bottom w:val="none" w:sz="0" w:space="0" w:color="auto"/>
        <w:right w:val="none" w:sz="0" w:space="0" w:color="auto"/>
      </w:divBdr>
      <w:divsChild>
        <w:div w:id="1337228871">
          <w:marLeft w:val="640"/>
          <w:marRight w:val="0"/>
          <w:marTop w:val="0"/>
          <w:marBottom w:val="0"/>
          <w:divBdr>
            <w:top w:val="none" w:sz="0" w:space="0" w:color="auto"/>
            <w:left w:val="none" w:sz="0" w:space="0" w:color="auto"/>
            <w:bottom w:val="none" w:sz="0" w:space="0" w:color="auto"/>
            <w:right w:val="none" w:sz="0" w:space="0" w:color="auto"/>
          </w:divBdr>
        </w:div>
        <w:div w:id="212159837">
          <w:marLeft w:val="640"/>
          <w:marRight w:val="0"/>
          <w:marTop w:val="0"/>
          <w:marBottom w:val="0"/>
          <w:divBdr>
            <w:top w:val="none" w:sz="0" w:space="0" w:color="auto"/>
            <w:left w:val="none" w:sz="0" w:space="0" w:color="auto"/>
            <w:bottom w:val="none" w:sz="0" w:space="0" w:color="auto"/>
            <w:right w:val="none" w:sz="0" w:space="0" w:color="auto"/>
          </w:divBdr>
        </w:div>
        <w:div w:id="160438490">
          <w:marLeft w:val="640"/>
          <w:marRight w:val="0"/>
          <w:marTop w:val="0"/>
          <w:marBottom w:val="0"/>
          <w:divBdr>
            <w:top w:val="none" w:sz="0" w:space="0" w:color="auto"/>
            <w:left w:val="none" w:sz="0" w:space="0" w:color="auto"/>
            <w:bottom w:val="none" w:sz="0" w:space="0" w:color="auto"/>
            <w:right w:val="none" w:sz="0" w:space="0" w:color="auto"/>
          </w:divBdr>
        </w:div>
        <w:div w:id="1980961659">
          <w:marLeft w:val="640"/>
          <w:marRight w:val="0"/>
          <w:marTop w:val="0"/>
          <w:marBottom w:val="0"/>
          <w:divBdr>
            <w:top w:val="none" w:sz="0" w:space="0" w:color="auto"/>
            <w:left w:val="none" w:sz="0" w:space="0" w:color="auto"/>
            <w:bottom w:val="none" w:sz="0" w:space="0" w:color="auto"/>
            <w:right w:val="none" w:sz="0" w:space="0" w:color="auto"/>
          </w:divBdr>
        </w:div>
        <w:div w:id="1454981311">
          <w:marLeft w:val="640"/>
          <w:marRight w:val="0"/>
          <w:marTop w:val="0"/>
          <w:marBottom w:val="0"/>
          <w:divBdr>
            <w:top w:val="none" w:sz="0" w:space="0" w:color="auto"/>
            <w:left w:val="none" w:sz="0" w:space="0" w:color="auto"/>
            <w:bottom w:val="none" w:sz="0" w:space="0" w:color="auto"/>
            <w:right w:val="none" w:sz="0" w:space="0" w:color="auto"/>
          </w:divBdr>
        </w:div>
        <w:div w:id="179591766">
          <w:marLeft w:val="640"/>
          <w:marRight w:val="0"/>
          <w:marTop w:val="0"/>
          <w:marBottom w:val="0"/>
          <w:divBdr>
            <w:top w:val="none" w:sz="0" w:space="0" w:color="auto"/>
            <w:left w:val="none" w:sz="0" w:space="0" w:color="auto"/>
            <w:bottom w:val="none" w:sz="0" w:space="0" w:color="auto"/>
            <w:right w:val="none" w:sz="0" w:space="0" w:color="auto"/>
          </w:divBdr>
        </w:div>
        <w:div w:id="941109458">
          <w:marLeft w:val="640"/>
          <w:marRight w:val="0"/>
          <w:marTop w:val="0"/>
          <w:marBottom w:val="0"/>
          <w:divBdr>
            <w:top w:val="none" w:sz="0" w:space="0" w:color="auto"/>
            <w:left w:val="none" w:sz="0" w:space="0" w:color="auto"/>
            <w:bottom w:val="none" w:sz="0" w:space="0" w:color="auto"/>
            <w:right w:val="none" w:sz="0" w:space="0" w:color="auto"/>
          </w:divBdr>
        </w:div>
        <w:div w:id="141779706">
          <w:marLeft w:val="640"/>
          <w:marRight w:val="0"/>
          <w:marTop w:val="0"/>
          <w:marBottom w:val="0"/>
          <w:divBdr>
            <w:top w:val="none" w:sz="0" w:space="0" w:color="auto"/>
            <w:left w:val="none" w:sz="0" w:space="0" w:color="auto"/>
            <w:bottom w:val="none" w:sz="0" w:space="0" w:color="auto"/>
            <w:right w:val="none" w:sz="0" w:space="0" w:color="auto"/>
          </w:divBdr>
        </w:div>
        <w:div w:id="822694008">
          <w:marLeft w:val="640"/>
          <w:marRight w:val="0"/>
          <w:marTop w:val="0"/>
          <w:marBottom w:val="0"/>
          <w:divBdr>
            <w:top w:val="none" w:sz="0" w:space="0" w:color="auto"/>
            <w:left w:val="none" w:sz="0" w:space="0" w:color="auto"/>
            <w:bottom w:val="none" w:sz="0" w:space="0" w:color="auto"/>
            <w:right w:val="none" w:sz="0" w:space="0" w:color="auto"/>
          </w:divBdr>
        </w:div>
        <w:div w:id="433094231">
          <w:marLeft w:val="640"/>
          <w:marRight w:val="0"/>
          <w:marTop w:val="0"/>
          <w:marBottom w:val="0"/>
          <w:divBdr>
            <w:top w:val="none" w:sz="0" w:space="0" w:color="auto"/>
            <w:left w:val="none" w:sz="0" w:space="0" w:color="auto"/>
            <w:bottom w:val="none" w:sz="0" w:space="0" w:color="auto"/>
            <w:right w:val="none" w:sz="0" w:space="0" w:color="auto"/>
          </w:divBdr>
        </w:div>
        <w:div w:id="1914924071">
          <w:marLeft w:val="640"/>
          <w:marRight w:val="0"/>
          <w:marTop w:val="0"/>
          <w:marBottom w:val="0"/>
          <w:divBdr>
            <w:top w:val="none" w:sz="0" w:space="0" w:color="auto"/>
            <w:left w:val="none" w:sz="0" w:space="0" w:color="auto"/>
            <w:bottom w:val="none" w:sz="0" w:space="0" w:color="auto"/>
            <w:right w:val="none" w:sz="0" w:space="0" w:color="auto"/>
          </w:divBdr>
        </w:div>
        <w:div w:id="1123619318">
          <w:marLeft w:val="640"/>
          <w:marRight w:val="0"/>
          <w:marTop w:val="0"/>
          <w:marBottom w:val="0"/>
          <w:divBdr>
            <w:top w:val="none" w:sz="0" w:space="0" w:color="auto"/>
            <w:left w:val="none" w:sz="0" w:space="0" w:color="auto"/>
            <w:bottom w:val="none" w:sz="0" w:space="0" w:color="auto"/>
            <w:right w:val="none" w:sz="0" w:space="0" w:color="auto"/>
          </w:divBdr>
        </w:div>
        <w:div w:id="148253373">
          <w:marLeft w:val="640"/>
          <w:marRight w:val="0"/>
          <w:marTop w:val="0"/>
          <w:marBottom w:val="0"/>
          <w:divBdr>
            <w:top w:val="none" w:sz="0" w:space="0" w:color="auto"/>
            <w:left w:val="none" w:sz="0" w:space="0" w:color="auto"/>
            <w:bottom w:val="none" w:sz="0" w:space="0" w:color="auto"/>
            <w:right w:val="none" w:sz="0" w:space="0" w:color="auto"/>
          </w:divBdr>
        </w:div>
        <w:div w:id="709258329">
          <w:marLeft w:val="640"/>
          <w:marRight w:val="0"/>
          <w:marTop w:val="0"/>
          <w:marBottom w:val="0"/>
          <w:divBdr>
            <w:top w:val="none" w:sz="0" w:space="0" w:color="auto"/>
            <w:left w:val="none" w:sz="0" w:space="0" w:color="auto"/>
            <w:bottom w:val="none" w:sz="0" w:space="0" w:color="auto"/>
            <w:right w:val="none" w:sz="0" w:space="0" w:color="auto"/>
          </w:divBdr>
        </w:div>
        <w:div w:id="934820346">
          <w:marLeft w:val="640"/>
          <w:marRight w:val="0"/>
          <w:marTop w:val="0"/>
          <w:marBottom w:val="0"/>
          <w:divBdr>
            <w:top w:val="none" w:sz="0" w:space="0" w:color="auto"/>
            <w:left w:val="none" w:sz="0" w:space="0" w:color="auto"/>
            <w:bottom w:val="none" w:sz="0" w:space="0" w:color="auto"/>
            <w:right w:val="none" w:sz="0" w:space="0" w:color="auto"/>
          </w:divBdr>
        </w:div>
        <w:div w:id="858397743">
          <w:marLeft w:val="640"/>
          <w:marRight w:val="0"/>
          <w:marTop w:val="0"/>
          <w:marBottom w:val="0"/>
          <w:divBdr>
            <w:top w:val="none" w:sz="0" w:space="0" w:color="auto"/>
            <w:left w:val="none" w:sz="0" w:space="0" w:color="auto"/>
            <w:bottom w:val="none" w:sz="0" w:space="0" w:color="auto"/>
            <w:right w:val="none" w:sz="0" w:space="0" w:color="auto"/>
          </w:divBdr>
        </w:div>
        <w:div w:id="911431187">
          <w:marLeft w:val="640"/>
          <w:marRight w:val="0"/>
          <w:marTop w:val="0"/>
          <w:marBottom w:val="0"/>
          <w:divBdr>
            <w:top w:val="none" w:sz="0" w:space="0" w:color="auto"/>
            <w:left w:val="none" w:sz="0" w:space="0" w:color="auto"/>
            <w:bottom w:val="none" w:sz="0" w:space="0" w:color="auto"/>
            <w:right w:val="none" w:sz="0" w:space="0" w:color="auto"/>
          </w:divBdr>
        </w:div>
        <w:div w:id="1081105273">
          <w:marLeft w:val="640"/>
          <w:marRight w:val="0"/>
          <w:marTop w:val="0"/>
          <w:marBottom w:val="0"/>
          <w:divBdr>
            <w:top w:val="none" w:sz="0" w:space="0" w:color="auto"/>
            <w:left w:val="none" w:sz="0" w:space="0" w:color="auto"/>
            <w:bottom w:val="none" w:sz="0" w:space="0" w:color="auto"/>
            <w:right w:val="none" w:sz="0" w:space="0" w:color="auto"/>
          </w:divBdr>
        </w:div>
        <w:div w:id="1107625769">
          <w:marLeft w:val="640"/>
          <w:marRight w:val="0"/>
          <w:marTop w:val="0"/>
          <w:marBottom w:val="0"/>
          <w:divBdr>
            <w:top w:val="none" w:sz="0" w:space="0" w:color="auto"/>
            <w:left w:val="none" w:sz="0" w:space="0" w:color="auto"/>
            <w:bottom w:val="none" w:sz="0" w:space="0" w:color="auto"/>
            <w:right w:val="none" w:sz="0" w:space="0" w:color="auto"/>
          </w:divBdr>
        </w:div>
        <w:div w:id="675109325">
          <w:marLeft w:val="640"/>
          <w:marRight w:val="0"/>
          <w:marTop w:val="0"/>
          <w:marBottom w:val="0"/>
          <w:divBdr>
            <w:top w:val="none" w:sz="0" w:space="0" w:color="auto"/>
            <w:left w:val="none" w:sz="0" w:space="0" w:color="auto"/>
            <w:bottom w:val="none" w:sz="0" w:space="0" w:color="auto"/>
            <w:right w:val="none" w:sz="0" w:space="0" w:color="auto"/>
          </w:divBdr>
        </w:div>
        <w:div w:id="917833558">
          <w:marLeft w:val="640"/>
          <w:marRight w:val="0"/>
          <w:marTop w:val="0"/>
          <w:marBottom w:val="0"/>
          <w:divBdr>
            <w:top w:val="none" w:sz="0" w:space="0" w:color="auto"/>
            <w:left w:val="none" w:sz="0" w:space="0" w:color="auto"/>
            <w:bottom w:val="none" w:sz="0" w:space="0" w:color="auto"/>
            <w:right w:val="none" w:sz="0" w:space="0" w:color="auto"/>
          </w:divBdr>
        </w:div>
        <w:div w:id="1856310869">
          <w:marLeft w:val="640"/>
          <w:marRight w:val="0"/>
          <w:marTop w:val="0"/>
          <w:marBottom w:val="0"/>
          <w:divBdr>
            <w:top w:val="none" w:sz="0" w:space="0" w:color="auto"/>
            <w:left w:val="none" w:sz="0" w:space="0" w:color="auto"/>
            <w:bottom w:val="none" w:sz="0" w:space="0" w:color="auto"/>
            <w:right w:val="none" w:sz="0" w:space="0" w:color="auto"/>
          </w:divBdr>
        </w:div>
        <w:div w:id="1810972340">
          <w:marLeft w:val="640"/>
          <w:marRight w:val="0"/>
          <w:marTop w:val="0"/>
          <w:marBottom w:val="0"/>
          <w:divBdr>
            <w:top w:val="none" w:sz="0" w:space="0" w:color="auto"/>
            <w:left w:val="none" w:sz="0" w:space="0" w:color="auto"/>
            <w:bottom w:val="none" w:sz="0" w:space="0" w:color="auto"/>
            <w:right w:val="none" w:sz="0" w:space="0" w:color="auto"/>
          </w:divBdr>
        </w:div>
        <w:div w:id="208885123">
          <w:marLeft w:val="640"/>
          <w:marRight w:val="0"/>
          <w:marTop w:val="0"/>
          <w:marBottom w:val="0"/>
          <w:divBdr>
            <w:top w:val="none" w:sz="0" w:space="0" w:color="auto"/>
            <w:left w:val="none" w:sz="0" w:space="0" w:color="auto"/>
            <w:bottom w:val="none" w:sz="0" w:space="0" w:color="auto"/>
            <w:right w:val="none" w:sz="0" w:space="0" w:color="auto"/>
          </w:divBdr>
        </w:div>
        <w:div w:id="862521896">
          <w:marLeft w:val="640"/>
          <w:marRight w:val="0"/>
          <w:marTop w:val="0"/>
          <w:marBottom w:val="0"/>
          <w:divBdr>
            <w:top w:val="none" w:sz="0" w:space="0" w:color="auto"/>
            <w:left w:val="none" w:sz="0" w:space="0" w:color="auto"/>
            <w:bottom w:val="none" w:sz="0" w:space="0" w:color="auto"/>
            <w:right w:val="none" w:sz="0" w:space="0" w:color="auto"/>
          </w:divBdr>
        </w:div>
        <w:div w:id="621959040">
          <w:marLeft w:val="640"/>
          <w:marRight w:val="0"/>
          <w:marTop w:val="0"/>
          <w:marBottom w:val="0"/>
          <w:divBdr>
            <w:top w:val="none" w:sz="0" w:space="0" w:color="auto"/>
            <w:left w:val="none" w:sz="0" w:space="0" w:color="auto"/>
            <w:bottom w:val="none" w:sz="0" w:space="0" w:color="auto"/>
            <w:right w:val="none" w:sz="0" w:space="0" w:color="auto"/>
          </w:divBdr>
        </w:div>
        <w:div w:id="1624577466">
          <w:marLeft w:val="640"/>
          <w:marRight w:val="0"/>
          <w:marTop w:val="0"/>
          <w:marBottom w:val="0"/>
          <w:divBdr>
            <w:top w:val="none" w:sz="0" w:space="0" w:color="auto"/>
            <w:left w:val="none" w:sz="0" w:space="0" w:color="auto"/>
            <w:bottom w:val="none" w:sz="0" w:space="0" w:color="auto"/>
            <w:right w:val="none" w:sz="0" w:space="0" w:color="auto"/>
          </w:divBdr>
        </w:div>
        <w:div w:id="387799963">
          <w:marLeft w:val="640"/>
          <w:marRight w:val="0"/>
          <w:marTop w:val="0"/>
          <w:marBottom w:val="0"/>
          <w:divBdr>
            <w:top w:val="none" w:sz="0" w:space="0" w:color="auto"/>
            <w:left w:val="none" w:sz="0" w:space="0" w:color="auto"/>
            <w:bottom w:val="none" w:sz="0" w:space="0" w:color="auto"/>
            <w:right w:val="none" w:sz="0" w:space="0" w:color="auto"/>
          </w:divBdr>
        </w:div>
        <w:div w:id="1571571989">
          <w:marLeft w:val="640"/>
          <w:marRight w:val="0"/>
          <w:marTop w:val="0"/>
          <w:marBottom w:val="0"/>
          <w:divBdr>
            <w:top w:val="none" w:sz="0" w:space="0" w:color="auto"/>
            <w:left w:val="none" w:sz="0" w:space="0" w:color="auto"/>
            <w:bottom w:val="none" w:sz="0" w:space="0" w:color="auto"/>
            <w:right w:val="none" w:sz="0" w:space="0" w:color="auto"/>
          </w:divBdr>
        </w:div>
        <w:div w:id="1099833799">
          <w:marLeft w:val="640"/>
          <w:marRight w:val="0"/>
          <w:marTop w:val="0"/>
          <w:marBottom w:val="0"/>
          <w:divBdr>
            <w:top w:val="none" w:sz="0" w:space="0" w:color="auto"/>
            <w:left w:val="none" w:sz="0" w:space="0" w:color="auto"/>
            <w:bottom w:val="none" w:sz="0" w:space="0" w:color="auto"/>
            <w:right w:val="none" w:sz="0" w:space="0" w:color="auto"/>
          </w:divBdr>
        </w:div>
        <w:div w:id="1930769312">
          <w:marLeft w:val="640"/>
          <w:marRight w:val="0"/>
          <w:marTop w:val="0"/>
          <w:marBottom w:val="0"/>
          <w:divBdr>
            <w:top w:val="none" w:sz="0" w:space="0" w:color="auto"/>
            <w:left w:val="none" w:sz="0" w:space="0" w:color="auto"/>
            <w:bottom w:val="none" w:sz="0" w:space="0" w:color="auto"/>
            <w:right w:val="none" w:sz="0" w:space="0" w:color="auto"/>
          </w:divBdr>
        </w:div>
        <w:div w:id="366025346">
          <w:marLeft w:val="640"/>
          <w:marRight w:val="0"/>
          <w:marTop w:val="0"/>
          <w:marBottom w:val="0"/>
          <w:divBdr>
            <w:top w:val="none" w:sz="0" w:space="0" w:color="auto"/>
            <w:left w:val="none" w:sz="0" w:space="0" w:color="auto"/>
            <w:bottom w:val="none" w:sz="0" w:space="0" w:color="auto"/>
            <w:right w:val="none" w:sz="0" w:space="0" w:color="auto"/>
          </w:divBdr>
        </w:div>
        <w:div w:id="119225671">
          <w:marLeft w:val="640"/>
          <w:marRight w:val="0"/>
          <w:marTop w:val="0"/>
          <w:marBottom w:val="0"/>
          <w:divBdr>
            <w:top w:val="none" w:sz="0" w:space="0" w:color="auto"/>
            <w:left w:val="none" w:sz="0" w:space="0" w:color="auto"/>
            <w:bottom w:val="none" w:sz="0" w:space="0" w:color="auto"/>
            <w:right w:val="none" w:sz="0" w:space="0" w:color="auto"/>
          </w:divBdr>
        </w:div>
        <w:div w:id="1515462029">
          <w:marLeft w:val="640"/>
          <w:marRight w:val="0"/>
          <w:marTop w:val="0"/>
          <w:marBottom w:val="0"/>
          <w:divBdr>
            <w:top w:val="none" w:sz="0" w:space="0" w:color="auto"/>
            <w:left w:val="none" w:sz="0" w:space="0" w:color="auto"/>
            <w:bottom w:val="none" w:sz="0" w:space="0" w:color="auto"/>
            <w:right w:val="none" w:sz="0" w:space="0" w:color="auto"/>
          </w:divBdr>
        </w:div>
        <w:div w:id="806898368">
          <w:marLeft w:val="640"/>
          <w:marRight w:val="0"/>
          <w:marTop w:val="0"/>
          <w:marBottom w:val="0"/>
          <w:divBdr>
            <w:top w:val="none" w:sz="0" w:space="0" w:color="auto"/>
            <w:left w:val="none" w:sz="0" w:space="0" w:color="auto"/>
            <w:bottom w:val="none" w:sz="0" w:space="0" w:color="auto"/>
            <w:right w:val="none" w:sz="0" w:space="0" w:color="auto"/>
          </w:divBdr>
        </w:div>
        <w:div w:id="1413966075">
          <w:marLeft w:val="640"/>
          <w:marRight w:val="0"/>
          <w:marTop w:val="0"/>
          <w:marBottom w:val="0"/>
          <w:divBdr>
            <w:top w:val="none" w:sz="0" w:space="0" w:color="auto"/>
            <w:left w:val="none" w:sz="0" w:space="0" w:color="auto"/>
            <w:bottom w:val="none" w:sz="0" w:space="0" w:color="auto"/>
            <w:right w:val="none" w:sz="0" w:space="0" w:color="auto"/>
          </w:divBdr>
        </w:div>
        <w:div w:id="514852456">
          <w:marLeft w:val="640"/>
          <w:marRight w:val="0"/>
          <w:marTop w:val="0"/>
          <w:marBottom w:val="0"/>
          <w:divBdr>
            <w:top w:val="none" w:sz="0" w:space="0" w:color="auto"/>
            <w:left w:val="none" w:sz="0" w:space="0" w:color="auto"/>
            <w:bottom w:val="none" w:sz="0" w:space="0" w:color="auto"/>
            <w:right w:val="none" w:sz="0" w:space="0" w:color="auto"/>
          </w:divBdr>
        </w:div>
        <w:div w:id="1475099071">
          <w:marLeft w:val="640"/>
          <w:marRight w:val="0"/>
          <w:marTop w:val="0"/>
          <w:marBottom w:val="0"/>
          <w:divBdr>
            <w:top w:val="none" w:sz="0" w:space="0" w:color="auto"/>
            <w:left w:val="none" w:sz="0" w:space="0" w:color="auto"/>
            <w:bottom w:val="none" w:sz="0" w:space="0" w:color="auto"/>
            <w:right w:val="none" w:sz="0" w:space="0" w:color="auto"/>
          </w:divBdr>
        </w:div>
        <w:div w:id="1670519639">
          <w:marLeft w:val="640"/>
          <w:marRight w:val="0"/>
          <w:marTop w:val="0"/>
          <w:marBottom w:val="0"/>
          <w:divBdr>
            <w:top w:val="none" w:sz="0" w:space="0" w:color="auto"/>
            <w:left w:val="none" w:sz="0" w:space="0" w:color="auto"/>
            <w:bottom w:val="none" w:sz="0" w:space="0" w:color="auto"/>
            <w:right w:val="none" w:sz="0" w:space="0" w:color="auto"/>
          </w:divBdr>
        </w:div>
        <w:div w:id="1699506268">
          <w:marLeft w:val="640"/>
          <w:marRight w:val="0"/>
          <w:marTop w:val="0"/>
          <w:marBottom w:val="0"/>
          <w:divBdr>
            <w:top w:val="none" w:sz="0" w:space="0" w:color="auto"/>
            <w:left w:val="none" w:sz="0" w:space="0" w:color="auto"/>
            <w:bottom w:val="none" w:sz="0" w:space="0" w:color="auto"/>
            <w:right w:val="none" w:sz="0" w:space="0" w:color="auto"/>
          </w:divBdr>
        </w:div>
        <w:div w:id="630746903">
          <w:marLeft w:val="640"/>
          <w:marRight w:val="0"/>
          <w:marTop w:val="0"/>
          <w:marBottom w:val="0"/>
          <w:divBdr>
            <w:top w:val="none" w:sz="0" w:space="0" w:color="auto"/>
            <w:left w:val="none" w:sz="0" w:space="0" w:color="auto"/>
            <w:bottom w:val="none" w:sz="0" w:space="0" w:color="auto"/>
            <w:right w:val="none" w:sz="0" w:space="0" w:color="auto"/>
          </w:divBdr>
        </w:div>
        <w:div w:id="1996374091">
          <w:marLeft w:val="640"/>
          <w:marRight w:val="0"/>
          <w:marTop w:val="0"/>
          <w:marBottom w:val="0"/>
          <w:divBdr>
            <w:top w:val="none" w:sz="0" w:space="0" w:color="auto"/>
            <w:left w:val="none" w:sz="0" w:space="0" w:color="auto"/>
            <w:bottom w:val="none" w:sz="0" w:space="0" w:color="auto"/>
            <w:right w:val="none" w:sz="0" w:space="0" w:color="auto"/>
          </w:divBdr>
        </w:div>
        <w:div w:id="365909289">
          <w:marLeft w:val="640"/>
          <w:marRight w:val="0"/>
          <w:marTop w:val="0"/>
          <w:marBottom w:val="0"/>
          <w:divBdr>
            <w:top w:val="none" w:sz="0" w:space="0" w:color="auto"/>
            <w:left w:val="none" w:sz="0" w:space="0" w:color="auto"/>
            <w:bottom w:val="none" w:sz="0" w:space="0" w:color="auto"/>
            <w:right w:val="none" w:sz="0" w:space="0" w:color="auto"/>
          </w:divBdr>
        </w:div>
        <w:div w:id="344289239">
          <w:marLeft w:val="640"/>
          <w:marRight w:val="0"/>
          <w:marTop w:val="0"/>
          <w:marBottom w:val="0"/>
          <w:divBdr>
            <w:top w:val="none" w:sz="0" w:space="0" w:color="auto"/>
            <w:left w:val="none" w:sz="0" w:space="0" w:color="auto"/>
            <w:bottom w:val="none" w:sz="0" w:space="0" w:color="auto"/>
            <w:right w:val="none" w:sz="0" w:space="0" w:color="auto"/>
          </w:divBdr>
        </w:div>
        <w:div w:id="1092512602">
          <w:marLeft w:val="640"/>
          <w:marRight w:val="0"/>
          <w:marTop w:val="0"/>
          <w:marBottom w:val="0"/>
          <w:divBdr>
            <w:top w:val="none" w:sz="0" w:space="0" w:color="auto"/>
            <w:left w:val="none" w:sz="0" w:space="0" w:color="auto"/>
            <w:bottom w:val="none" w:sz="0" w:space="0" w:color="auto"/>
            <w:right w:val="none" w:sz="0" w:space="0" w:color="auto"/>
          </w:divBdr>
        </w:div>
        <w:div w:id="125239400">
          <w:marLeft w:val="640"/>
          <w:marRight w:val="0"/>
          <w:marTop w:val="0"/>
          <w:marBottom w:val="0"/>
          <w:divBdr>
            <w:top w:val="none" w:sz="0" w:space="0" w:color="auto"/>
            <w:left w:val="none" w:sz="0" w:space="0" w:color="auto"/>
            <w:bottom w:val="none" w:sz="0" w:space="0" w:color="auto"/>
            <w:right w:val="none" w:sz="0" w:space="0" w:color="auto"/>
          </w:divBdr>
        </w:div>
        <w:div w:id="335303969">
          <w:marLeft w:val="640"/>
          <w:marRight w:val="0"/>
          <w:marTop w:val="0"/>
          <w:marBottom w:val="0"/>
          <w:divBdr>
            <w:top w:val="none" w:sz="0" w:space="0" w:color="auto"/>
            <w:left w:val="none" w:sz="0" w:space="0" w:color="auto"/>
            <w:bottom w:val="none" w:sz="0" w:space="0" w:color="auto"/>
            <w:right w:val="none" w:sz="0" w:space="0" w:color="auto"/>
          </w:divBdr>
        </w:div>
        <w:div w:id="1855420508">
          <w:marLeft w:val="640"/>
          <w:marRight w:val="0"/>
          <w:marTop w:val="0"/>
          <w:marBottom w:val="0"/>
          <w:divBdr>
            <w:top w:val="none" w:sz="0" w:space="0" w:color="auto"/>
            <w:left w:val="none" w:sz="0" w:space="0" w:color="auto"/>
            <w:bottom w:val="none" w:sz="0" w:space="0" w:color="auto"/>
            <w:right w:val="none" w:sz="0" w:space="0" w:color="auto"/>
          </w:divBdr>
        </w:div>
        <w:div w:id="413207865">
          <w:marLeft w:val="640"/>
          <w:marRight w:val="0"/>
          <w:marTop w:val="0"/>
          <w:marBottom w:val="0"/>
          <w:divBdr>
            <w:top w:val="none" w:sz="0" w:space="0" w:color="auto"/>
            <w:left w:val="none" w:sz="0" w:space="0" w:color="auto"/>
            <w:bottom w:val="none" w:sz="0" w:space="0" w:color="auto"/>
            <w:right w:val="none" w:sz="0" w:space="0" w:color="auto"/>
          </w:divBdr>
        </w:div>
        <w:div w:id="1579052759">
          <w:marLeft w:val="640"/>
          <w:marRight w:val="0"/>
          <w:marTop w:val="0"/>
          <w:marBottom w:val="0"/>
          <w:divBdr>
            <w:top w:val="none" w:sz="0" w:space="0" w:color="auto"/>
            <w:left w:val="none" w:sz="0" w:space="0" w:color="auto"/>
            <w:bottom w:val="none" w:sz="0" w:space="0" w:color="auto"/>
            <w:right w:val="none" w:sz="0" w:space="0" w:color="auto"/>
          </w:divBdr>
        </w:div>
        <w:div w:id="1350525091">
          <w:marLeft w:val="640"/>
          <w:marRight w:val="0"/>
          <w:marTop w:val="0"/>
          <w:marBottom w:val="0"/>
          <w:divBdr>
            <w:top w:val="none" w:sz="0" w:space="0" w:color="auto"/>
            <w:left w:val="none" w:sz="0" w:space="0" w:color="auto"/>
            <w:bottom w:val="none" w:sz="0" w:space="0" w:color="auto"/>
            <w:right w:val="none" w:sz="0" w:space="0" w:color="auto"/>
          </w:divBdr>
        </w:div>
        <w:div w:id="1619144719">
          <w:marLeft w:val="640"/>
          <w:marRight w:val="0"/>
          <w:marTop w:val="0"/>
          <w:marBottom w:val="0"/>
          <w:divBdr>
            <w:top w:val="none" w:sz="0" w:space="0" w:color="auto"/>
            <w:left w:val="none" w:sz="0" w:space="0" w:color="auto"/>
            <w:bottom w:val="none" w:sz="0" w:space="0" w:color="auto"/>
            <w:right w:val="none" w:sz="0" w:space="0" w:color="auto"/>
          </w:divBdr>
        </w:div>
        <w:div w:id="1227300507">
          <w:marLeft w:val="640"/>
          <w:marRight w:val="0"/>
          <w:marTop w:val="0"/>
          <w:marBottom w:val="0"/>
          <w:divBdr>
            <w:top w:val="none" w:sz="0" w:space="0" w:color="auto"/>
            <w:left w:val="none" w:sz="0" w:space="0" w:color="auto"/>
            <w:bottom w:val="none" w:sz="0" w:space="0" w:color="auto"/>
            <w:right w:val="none" w:sz="0" w:space="0" w:color="auto"/>
          </w:divBdr>
        </w:div>
        <w:div w:id="1143349734">
          <w:marLeft w:val="640"/>
          <w:marRight w:val="0"/>
          <w:marTop w:val="0"/>
          <w:marBottom w:val="0"/>
          <w:divBdr>
            <w:top w:val="none" w:sz="0" w:space="0" w:color="auto"/>
            <w:left w:val="none" w:sz="0" w:space="0" w:color="auto"/>
            <w:bottom w:val="none" w:sz="0" w:space="0" w:color="auto"/>
            <w:right w:val="none" w:sz="0" w:space="0" w:color="auto"/>
          </w:divBdr>
        </w:div>
        <w:div w:id="430245245">
          <w:marLeft w:val="640"/>
          <w:marRight w:val="0"/>
          <w:marTop w:val="0"/>
          <w:marBottom w:val="0"/>
          <w:divBdr>
            <w:top w:val="none" w:sz="0" w:space="0" w:color="auto"/>
            <w:left w:val="none" w:sz="0" w:space="0" w:color="auto"/>
            <w:bottom w:val="none" w:sz="0" w:space="0" w:color="auto"/>
            <w:right w:val="none" w:sz="0" w:space="0" w:color="auto"/>
          </w:divBdr>
        </w:div>
        <w:div w:id="625238131">
          <w:marLeft w:val="640"/>
          <w:marRight w:val="0"/>
          <w:marTop w:val="0"/>
          <w:marBottom w:val="0"/>
          <w:divBdr>
            <w:top w:val="none" w:sz="0" w:space="0" w:color="auto"/>
            <w:left w:val="none" w:sz="0" w:space="0" w:color="auto"/>
            <w:bottom w:val="none" w:sz="0" w:space="0" w:color="auto"/>
            <w:right w:val="none" w:sz="0" w:space="0" w:color="auto"/>
          </w:divBdr>
        </w:div>
        <w:div w:id="1010788893">
          <w:marLeft w:val="640"/>
          <w:marRight w:val="0"/>
          <w:marTop w:val="0"/>
          <w:marBottom w:val="0"/>
          <w:divBdr>
            <w:top w:val="none" w:sz="0" w:space="0" w:color="auto"/>
            <w:left w:val="none" w:sz="0" w:space="0" w:color="auto"/>
            <w:bottom w:val="none" w:sz="0" w:space="0" w:color="auto"/>
            <w:right w:val="none" w:sz="0" w:space="0" w:color="auto"/>
          </w:divBdr>
        </w:div>
        <w:div w:id="285158937">
          <w:marLeft w:val="640"/>
          <w:marRight w:val="0"/>
          <w:marTop w:val="0"/>
          <w:marBottom w:val="0"/>
          <w:divBdr>
            <w:top w:val="none" w:sz="0" w:space="0" w:color="auto"/>
            <w:left w:val="none" w:sz="0" w:space="0" w:color="auto"/>
            <w:bottom w:val="none" w:sz="0" w:space="0" w:color="auto"/>
            <w:right w:val="none" w:sz="0" w:space="0" w:color="auto"/>
          </w:divBdr>
        </w:div>
        <w:div w:id="2012944422">
          <w:marLeft w:val="640"/>
          <w:marRight w:val="0"/>
          <w:marTop w:val="0"/>
          <w:marBottom w:val="0"/>
          <w:divBdr>
            <w:top w:val="none" w:sz="0" w:space="0" w:color="auto"/>
            <w:left w:val="none" w:sz="0" w:space="0" w:color="auto"/>
            <w:bottom w:val="none" w:sz="0" w:space="0" w:color="auto"/>
            <w:right w:val="none" w:sz="0" w:space="0" w:color="auto"/>
          </w:divBdr>
        </w:div>
        <w:div w:id="181936828">
          <w:marLeft w:val="640"/>
          <w:marRight w:val="0"/>
          <w:marTop w:val="0"/>
          <w:marBottom w:val="0"/>
          <w:divBdr>
            <w:top w:val="none" w:sz="0" w:space="0" w:color="auto"/>
            <w:left w:val="none" w:sz="0" w:space="0" w:color="auto"/>
            <w:bottom w:val="none" w:sz="0" w:space="0" w:color="auto"/>
            <w:right w:val="none" w:sz="0" w:space="0" w:color="auto"/>
          </w:divBdr>
        </w:div>
        <w:div w:id="133105875">
          <w:marLeft w:val="640"/>
          <w:marRight w:val="0"/>
          <w:marTop w:val="0"/>
          <w:marBottom w:val="0"/>
          <w:divBdr>
            <w:top w:val="none" w:sz="0" w:space="0" w:color="auto"/>
            <w:left w:val="none" w:sz="0" w:space="0" w:color="auto"/>
            <w:bottom w:val="none" w:sz="0" w:space="0" w:color="auto"/>
            <w:right w:val="none" w:sz="0" w:space="0" w:color="auto"/>
          </w:divBdr>
        </w:div>
        <w:div w:id="488785357">
          <w:marLeft w:val="640"/>
          <w:marRight w:val="0"/>
          <w:marTop w:val="0"/>
          <w:marBottom w:val="0"/>
          <w:divBdr>
            <w:top w:val="none" w:sz="0" w:space="0" w:color="auto"/>
            <w:left w:val="none" w:sz="0" w:space="0" w:color="auto"/>
            <w:bottom w:val="none" w:sz="0" w:space="0" w:color="auto"/>
            <w:right w:val="none" w:sz="0" w:space="0" w:color="auto"/>
          </w:divBdr>
        </w:div>
        <w:div w:id="1753703330">
          <w:marLeft w:val="640"/>
          <w:marRight w:val="0"/>
          <w:marTop w:val="0"/>
          <w:marBottom w:val="0"/>
          <w:divBdr>
            <w:top w:val="none" w:sz="0" w:space="0" w:color="auto"/>
            <w:left w:val="none" w:sz="0" w:space="0" w:color="auto"/>
            <w:bottom w:val="none" w:sz="0" w:space="0" w:color="auto"/>
            <w:right w:val="none" w:sz="0" w:space="0" w:color="auto"/>
          </w:divBdr>
        </w:div>
        <w:div w:id="1870528973">
          <w:marLeft w:val="640"/>
          <w:marRight w:val="0"/>
          <w:marTop w:val="0"/>
          <w:marBottom w:val="0"/>
          <w:divBdr>
            <w:top w:val="none" w:sz="0" w:space="0" w:color="auto"/>
            <w:left w:val="none" w:sz="0" w:space="0" w:color="auto"/>
            <w:bottom w:val="none" w:sz="0" w:space="0" w:color="auto"/>
            <w:right w:val="none" w:sz="0" w:space="0" w:color="auto"/>
          </w:divBdr>
        </w:div>
        <w:div w:id="771244883">
          <w:marLeft w:val="640"/>
          <w:marRight w:val="0"/>
          <w:marTop w:val="0"/>
          <w:marBottom w:val="0"/>
          <w:divBdr>
            <w:top w:val="none" w:sz="0" w:space="0" w:color="auto"/>
            <w:left w:val="none" w:sz="0" w:space="0" w:color="auto"/>
            <w:bottom w:val="none" w:sz="0" w:space="0" w:color="auto"/>
            <w:right w:val="none" w:sz="0" w:space="0" w:color="auto"/>
          </w:divBdr>
        </w:div>
        <w:div w:id="1802650809">
          <w:marLeft w:val="640"/>
          <w:marRight w:val="0"/>
          <w:marTop w:val="0"/>
          <w:marBottom w:val="0"/>
          <w:divBdr>
            <w:top w:val="none" w:sz="0" w:space="0" w:color="auto"/>
            <w:left w:val="none" w:sz="0" w:space="0" w:color="auto"/>
            <w:bottom w:val="none" w:sz="0" w:space="0" w:color="auto"/>
            <w:right w:val="none" w:sz="0" w:space="0" w:color="auto"/>
          </w:divBdr>
        </w:div>
        <w:div w:id="387459738">
          <w:marLeft w:val="640"/>
          <w:marRight w:val="0"/>
          <w:marTop w:val="0"/>
          <w:marBottom w:val="0"/>
          <w:divBdr>
            <w:top w:val="none" w:sz="0" w:space="0" w:color="auto"/>
            <w:left w:val="none" w:sz="0" w:space="0" w:color="auto"/>
            <w:bottom w:val="none" w:sz="0" w:space="0" w:color="auto"/>
            <w:right w:val="none" w:sz="0" w:space="0" w:color="auto"/>
          </w:divBdr>
        </w:div>
        <w:div w:id="1593582719">
          <w:marLeft w:val="640"/>
          <w:marRight w:val="0"/>
          <w:marTop w:val="0"/>
          <w:marBottom w:val="0"/>
          <w:divBdr>
            <w:top w:val="none" w:sz="0" w:space="0" w:color="auto"/>
            <w:left w:val="none" w:sz="0" w:space="0" w:color="auto"/>
            <w:bottom w:val="none" w:sz="0" w:space="0" w:color="auto"/>
            <w:right w:val="none" w:sz="0" w:space="0" w:color="auto"/>
          </w:divBdr>
        </w:div>
        <w:div w:id="920796780">
          <w:marLeft w:val="640"/>
          <w:marRight w:val="0"/>
          <w:marTop w:val="0"/>
          <w:marBottom w:val="0"/>
          <w:divBdr>
            <w:top w:val="none" w:sz="0" w:space="0" w:color="auto"/>
            <w:left w:val="none" w:sz="0" w:space="0" w:color="auto"/>
            <w:bottom w:val="none" w:sz="0" w:space="0" w:color="auto"/>
            <w:right w:val="none" w:sz="0" w:space="0" w:color="auto"/>
          </w:divBdr>
        </w:div>
        <w:div w:id="1651784998">
          <w:marLeft w:val="640"/>
          <w:marRight w:val="0"/>
          <w:marTop w:val="0"/>
          <w:marBottom w:val="0"/>
          <w:divBdr>
            <w:top w:val="none" w:sz="0" w:space="0" w:color="auto"/>
            <w:left w:val="none" w:sz="0" w:space="0" w:color="auto"/>
            <w:bottom w:val="none" w:sz="0" w:space="0" w:color="auto"/>
            <w:right w:val="none" w:sz="0" w:space="0" w:color="auto"/>
          </w:divBdr>
        </w:div>
        <w:div w:id="2010016442">
          <w:marLeft w:val="640"/>
          <w:marRight w:val="0"/>
          <w:marTop w:val="0"/>
          <w:marBottom w:val="0"/>
          <w:divBdr>
            <w:top w:val="none" w:sz="0" w:space="0" w:color="auto"/>
            <w:left w:val="none" w:sz="0" w:space="0" w:color="auto"/>
            <w:bottom w:val="none" w:sz="0" w:space="0" w:color="auto"/>
            <w:right w:val="none" w:sz="0" w:space="0" w:color="auto"/>
          </w:divBdr>
        </w:div>
        <w:div w:id="212889306">
          <w:marLeft w:val="640"/>
          <w:marRight w:val="0"/>
          <w:marTop w:val="0"/>
          <w:marBottom w:val="0"/>
          <w:divBdr>
            <w:top w:val="none" w:sz="0" w:space="0" w:color="auto"/>
            <w:left w:val="none" w:sz="0" w:space="0" w:color="auto"/>
            <w:bottom w:val="none" w:sz="0" w:space="0" w:color="auto"/>
            <w:right w:val="none" w:sz="0" w:space="0" w:color="auto"/>
          </w:divBdr>
        </w:div>
        <w:div w:id="1345670055">
          <w:marLeft w:val="640"/>
          <w:marRight w:val="0"/>
          <w:marTop w:val="0"/>
          <w:marBottom w:val="0"/>
          <w:divBdr>
            <w:top w:val="none" w:sz="0" w:space="0" w:color="auto"/>
            <w:left w:val="none" w:sz="0" w:space="0" w:color="auto"/>
            <w:bottom w:val="none" w:sz="0" w:space="0" w:color="auto"/>
            <w:right w:val="none" w:sz="0" w:space="0" w:color="auto"/>
          </w:divBdr>
        </w:div>
        <w:div w:id="1878006404">
          <w:marLeft w:val="640"/>
          <w:marRight w:val="0"/>
          <w:marTop w:val="0"/>
          <w:marBottom w:val="0"/>
          <w:divBdr>
            <w:top w:val="none" w:sz="0" w:space="0" w:color="auto"/>
            <w:left w:val="none" w:sz="0" w:space="0" w:color="auto"/>
            <w:bottom w:val="none" w:sz="0" w:space="0" w:color="auto"/>
            <w:right w:val="none" w:sz="0" w:space="0" w:color="auto"/>
          </w:divBdr>
        </w:div>
        <w:div w:id="1177117908">
          <w:marLeft w:val="640"/>
          <w:marRight w:val="0"/>
          <w:marTop w:val="0"/>
          <w:marBottom w:val="0"/>
          <w:divBdr>
            <w:top w:val="none" w:sz="0" w:space="0" w:color="auto"/>
            <w:left w:val="none" w:sz="0" w:space="0" w:color="auto"/>
            <w:bottom w:val="none" w:sz="0" w:space="0" w:color="auto"/>
            <w:right w:val="none" w:sz="0" w:space="0" w:color="auto"/>
          </w:divBdr>
        </w:div>
        <w:div w:id="1147549081">
          <w:marLeft w:val="640"/>
          <w:marRight w:val="0"/>
          <w:marTop w:val="0"/>
          <w:marBottom w:val="0"/>
          <w:divBdr>
            <w:top w:val="none" w:sz="0" w:space="0" w:color="auto"/>
            <w:left w:val="none" w:sz="0" w:space="0" w:color="auto"/>
            <w:bottom w:val="none" w:sz="0" w:space="0" w:color="auto"/>
            <w:right w:val="none" w:sz="0" w:space="0" w:color="auto"/>
          </w:divBdr>
        </w:div>
        <w:div w:id="1331562810">
          <w:marLeft w:val="640"/>
          <w:marRight w:val="0"/>
          <w:marTop w:val="0"/>
          <w:marBottom w:val="0"/>
          <w:divBdr>
            <w:top w:val="none" w:sz="0" w:space="0" w:color="auto"/>
            <w:left w:val="none" w:sz="0" w:space="0" w:color="auto"/>
            <w:bottom w:val="none" w:sz="0" w:space="0" w:color="auto"/>
            <w:right w:val="none" w:sz="0" w:space="0" w:color="auto"/>
          </w:divBdr>
        </w:div>
        <w:div w:id="1910797998">
          <w:marLeft w:val="640"/>
          <w:marRight w:val="0"/>
          <w:marTop w:val="0"/>
          <w:marBottom w:val="0"/>
          <w:divBdr>
            <w:top w:val="none" w:sz="0" w:space="0" w:color="auto"/>
            <w:left w:val="none" w:sz="0" w:space="0" w:color="auto"/>
            <w:bottom w:val="none" w:sz="0" w:space="0" w:color="auto"/>
            <w:right w:val="none" w:sz="0" w:space="0" w:color="auto"/>
          </w:divBdr>
        </w:div>
        <w:div w:id="260191045">
          <w:marLeft w:val="640"/>
          <w:marRight w:val="0"/>
          <w:marTop w:val="0"/>
          <w:marBottom w:val="0"/>
          <w:divBdr>
            <w:top w:val="none" w:sz="0" w:space="0" w:color="auto"/>
            <w:left w:val="none" w:sz="0" w:space="0" w:color="auto"/>
            <w:bottom w:val="none" w:sz="0" w:space="0" w:color="auto"/>
            <w:right w:val="none" w:sz="0" w:space="0" w:color="auto"/>
          </w:divBdr>
        </w:div>
        <w:div w:id="1981612900">
          <w:marLeft w:val="640"/>
          <w:marRight w:val="0"/>
          <w:marTop w:val="0"/>
          <w:marBottom w:val="0"/>
          <w:divBdr>
            <w:top w:val="none" w:sz="0" w:space="0" w:color="auto"/>
            <w:left w:val="none" w:sz="0" w:space="0" w:color="auto"/>
            <w:bottom w:val="none" w:sz="0" w:space="0" w:color="auto"/>
            <w:right w:val="none" w:sz="0" w:space="0" w:color="auto"/>
          </w:divBdr>
        </w:div>
        <w:div w:id="319650462">
          <w:marLeft w:val="640"/>
          <w:marRight w:val="0"/>
          <w:marTop w:val="0"/>
          <w:marBottom w:val="0"/>
          <w:divBdr>
            <w:top w:val="none" w:sz="0" w:space="0" w:color="auto"/>
            <w:left w:val="none" w:sz="0" w:space="0" w:color="auto"/>
            <w:bottom w:val="none" w:sz="0" w:space="0" w:color="auto"/>
            <w:right w:val="none" w:sz="0" w:space="0" w:color="auto"/>
          </w:divBdr>
        </w:div>
        <w:div w:id="870461511">
          <w:marLeft w:val="640"/>
          <w:marRight w:val="0"/>
          <w:marTop w:val="0"/>
          <w:marBottom w:val="0"/>
          <w:divBdr>
            <w:top w:val="none" w:sz="0" w:space="0" w:color="auto"/>
            <w:left w:val="none" w:sz="0" w:space="0" w:color="auto"/>
            <w:bottom w:val="none" w:sz="0" w:space="0" w:color="auto"/>
            <w:right w:val="none" w:sz="0" w:space="0" w:color="auto"/>
          </w:divBdr>
        </w:div>
        <w:div w:id="459303115">
          <w:marLeft w:val="640"/>
          <w:marRight w:val="0"/>
          <w:marTop w:val="0"/>
          <w:marBottom w:val="0"/>
          <w:divBdr>
            <w:top w:val="none" w:sz="0" w:space="0" w:color="auto"/>
            <w:left w:val="none" w:sz="0" w:space="0" w:color="auto"/>
            <w:bottom w:val="none" w:sz="0" w:space="0" w:color="auto"/>
            <w:right w:val="none" w:sz="0" w:space="0" w:color="auto"/>
          </w:divBdr>
        </w:div>
        <w:div w:id="1222057196">
          <w:marLeft w:val="640"/>
          <w:marRight w:val="0"/>
          <w:marTop w:val="0"/>
          <w:marBottom w:val="0"/>
          <w:divBdr>
            <w:top w:val="none" w:sz="0" w:space="0" w:color="auto"/>
            <w:left w:val="none" w:sz="0" w:space="0" w:color="auto"/>
            <w:bottom w:val="none" w:sz="0" w:space="0" w:color="auto"/>
            <w:right w:val="none" w:sz="0" w:space="0" w:color="auto"/>
          </w:divBdr>
        </w:div>
        <w:div w:id="688916745">
          <w:marLeft w:val="640"/>
          <w:marRight w:val="0"/>
          <w:marTop w:val="0"/>
          <w:marBottom w:val="0"/>
          <w:divBdr>
            <w:top w:val="none" w:sz="0" w:space="0" w:color="auto"/>
            <w:left w:val="none" w:sz="0" w:space="0" w:color="auto"/>
            <w:bottom w:val="none" w:sz="0" w:space="0" w:color="auto"/>
            <w:right w:val="none" w:sz="0" w:space="0" w:color="auto"/>
          </w:divBdr>
        </w:div>
        <w:div w:id="762533768">
          <w:marLeft w:val="640"/>
          <w:marRight w:val="0"/>
          <w:marTop w:val="0"/>
          <w:marBottom w:val="0"/>
          <w:divBdr>
            <w:top w:val="none" w:sz="0" w:space="0" w:color="auto"/>
            <w:left w:val="none" w:sz="0" w:space="0" w:color="auto"/>
            <w:bottom w:val="none" w:sz="0" w:space="0" w:color="auto"/>
            <w:right w:val="none" w:sz="0" w:space="0" w:color="auto"/>
          </w:divBdr>
        </w:div>
        <w:div w:id="716129756">
          <w:marLeft w:val="640"/>
          <w:marRight w:val="0"/>
          <w:marTop w:val="0"/>
          <w:marBottom w:val="0"/>
          <w:divBdr>
            <w:top w:val="none" w:sz="0" w:space="0" w:color="auto"/>
            <w:left w:val="none" w:sz="0" w:space="0" w:color="auto"/>
            <w:bottom w:val="none" w:sz="0" w:space="0" w:color="auto"/>
            <w:right w:val="none" w:sz="0" w:space="0" w:color="auto"/>
          </w:divBdr>
        </w:div>
        <w:div w:id="773283122">
          <w:marLeft w:val="640"/>
          <w:marRight w:val="0"/>
          <w:marTop w:val="0"/>
          <w:marBottom w:val="0"/>
          <w:divBdr>
            <w:top w:val="none" w:sz="0" w:space="0" w:color="auto"/>
            <w:left w:val="none" w:sz="0" w:space="0" w:color="auto"/>
            <w:bottom w:val="none" w:sz="0" w:space="0" w:color="auto"/>
            <w:right w:val="none" w:sz="0" w:space="0" w:color="auto"/>
          </w:divBdr>
        </w:div>
        <w:div w:id="1647515306">
          <w:marLeft w:val="640"/>
          <w:marRight w:val="0"/>
          <w:marTop w:val="0"/>
          <w:marBottom w:val="0"/>
          <w:divBdr>
            <w:top w:val="none" w:sz="0" w:space="0" w:color="auto"/>
            <w:left w:val="none" w:sz="0" w:space="0" w:color="auto"/>
            <w:bottom w:val="none" w:sz="0" w:space="0" w:color="auto"/>
            <w:right w:val="none" w:sz="0" w:space="0" w:color="auto"/>
          </w:divBdr>
        </w:div>
        <w:div w:id="2072727607">
          <w:marLeft w:val="640"/>
          <w:marRight w:val="0"/>
          <w:marTop w:val="0"/>
          <w:marBottom w:val="0"/>
          <w:divBdr>
            <w:top w:val="none" w:sz="0" w:space="0" w:color="auto"/>
            <w:left w:val="none" w:sz="0" w:space="0" w:color="auto"/>
            <w:bottom w:val="none" w:sz="0" w:space="0" w:color="auto"/>
            <w:right w:val="none" w:sz="0" w:space="0" w:color="auto"/>
          </w:divBdr>
        </w:div>
        <w:div w:id="1621378723">
          <w:marLeft w:val="640"/>
          <w:marRight w:val="0"/>
          <w:marTop w:val="0"/>
          <w:marBottom w:val="0"/>
          <w:divBdr>
            <w:top w:val="none" w:sz="0" w:space="0" w:color="auto"/>
            <w:left w:val="none" w:sz="0" w:space="0" w:color="auto"/>
            <w:bottom w:val="none" w:sz="0" w:space="0" w:color="auto"/>
            <w:right w:val="none" w:sz="0" w:space="0" w:color="auto"/>
          </w:divBdr>
        </w:div>
        <w:div w:id="178324462">
          <w:marLeft w:val="640"/>
          <w:marRight w:val="0"/>
          <w:marTop w:val="0"/>
          <w:marBottom w:val="0"/>
          <w:divBdr>
            <w:top w:val="none" w:sz="0" w:space="0" w:color="auto"/>
            <w:left w:val="none" w:sz="0" w:space="0" w:color="auto"/>
            <w:bottom w:val="none" w:sz="0" w:space="0" w:color="auto"/>
            <w:right w:val="none" w:sz="0" w:space="0" w:color="auto"/>
          </w:divBdr>
        </w:div>
        <w:div w:id="1566255207">
          <w:marLeft w:val="640"/>
          <w:marRight w:val="0"/>
          <w:marTop w:val="0"/>
          <w:marBottom w:val="0"/>
          <w:divBdr>
            <w:top w:val="none" w:sz="0" w:space="0" w:color="auto"/>
            <w:left w:val="none" w:sz="0" w:space="0" w:color="auto"/>
            <w:bottom w:val="none" w:sz="0" w:space="0" w:color="auto"/>
            <w:right w:val="none" w:sz="0" w:space="0" w:color="auto"/>
          </w:divBdr>
        </w:div>
        <w:div w:id="181165942">
          <w:marLeft w:val="640"/>
          <w:marRight w:val="0"/>
          <w:marTop w:val="0"/>
          <w:marBottom w:val="0"/>
          <w:divBdr>
            <w:top w:val="none" w:sz="0" w:space="0" w:color="auto"/>
            <w:left w:val="none" w:sz="0" w:space="0" w:color="auto"/>
            <w:bottom w:val="none" w:sz="0" w:space="0" w:color="auto"/>
            <w:right w:val="none" w:sz="0" w:space="0" w:color="auto"/>
          </w:divBdr>
        </w:div>
        <w:div w:id="1280333834">
          <w:marLeft w:val="640"/>
          <w:marRight w:val="0"/>
          <w:marTop w:val="0"/>
          <w:marBottom w:val="0"/>
          <w:divBdr>
            <w:top w:val="none" w:sz="0" w:space="0" w:color="auto"/>
            <w:left w:val="none" w:sz="0" w:space="0" w:color="auto"/>
            <w:bottom w:val="none" w:sz="0" w:space="0" w:color="auto"/>
            <w:right w:val="none" w:sz="0" w:space="0" w:color="auto"/>
          </w:divBdr>
        </w:div>
        <w:div w:id="651829692">
          <w:marLeft w:val="640"/>
          <w:marRight w:val="0"/>
          <w:marTop w:val="0"/>
          <w:marBottom w:val="0"/>
          <w:divBdr>
            <w:top w:val="none" w:sz="0" w:space="0" w:color="auto"/>
            <w:left w:val="none" w:sz="0" w:space="0" w:color="auto"/>
            <w:bottom w:val="none" w:sz="0" w:space="0" w:color="auto"/>
            <w:right w:val="none" w:sz="0" w:space="0" w:color="auto"/>
          </w:divBdr>
        </w:div>
        <w:div w:id="787703063">
          <w:marLeft w:val="640"/>
          <w:marRight w:val="0"/>
          <w:marTop w:val="0"/>
          <w:marBottom w:val="0"/>
          <w:divBdr>
            <w:top w:val="none" w:sz="0" w:space="0" w:color="auto"/>
            <w:left w:val="none" w:sz="0" w:space="0" w:color="auto"/>
            <w:bottom w:val="none" w:sz="0" w:space="0" w:color="auto"/>
            <w:right w:val="none" w:sz="0" w:space="0" w:color="auto"/>
          </w:divBdr>
        </w:div>
        <w:div w:id="1199078666">
          <w:marLeft w:val="640"/>
          <w:marRight w:val="0"/>
          <w:marTop w:val="0"/>
          <w:marBottom w:val="0"/>
          <w:divBdr>
            <w:top w:val="none" w:sz="0" w:space="0" w:color="auto"/>
            <w:left w:val="none" w:sz="0" w:space="0" w:color="auto"/>
            <w:bottom w:val="none" w:sz="0" w:space="0" w:color="auto"/>
            <w:right w:val="none" w:sz="0" w:space="0" w:color="auto"/>
          </w:divBdr>
        </w:div>
        <w:div w:id="268510639">
          <w:marLeft w:val="640"/>
          <w:marRight w:val="0"/>
          <w:marTop w:val="0"/>
          <w:marBottom w:val="0"/>
          <w:divBdr>
            <w:top w:val="none" w:sz="0" w:space="0" w:color="auto"/>
            <w:left w:val="none" w:sz="0" w:space="0" w:color="auto"/>
            <w:bottom w:val="none" w:sz="0" w:space="0" w:color="auto"/>
            <w:right w:val="none" w:sz="0" w:space="0" w:color="auto"/>
          </w:divBdr>
        </w:div>
        <w:div w:id="1111437102">
          <w:marLeft w:val="640"/>
          <w:marRight w:val="0"/>
          <w:marTop w:val="0"/>
          <w:marBottom w:val="0"/>
          <w:divBdr>
            <w:top w:val="none" w:sz="0" w:space="0" w:color="auto"/>
            <w:left w:val="none" w:sz="0" w:space="0" w:color="auto"/>
            <w:bottom w:val="none" w:sz="0" w:space="0" w:color="auto"/>
            <w:right w:val="none" w:sz="0" w:space="0" w:color="auto"/>
          </w:divBdr>
        </w:div>
        <w:div w:id="229972833">
          <w:marLeft w:val="640"/>
          <w:marRight w:val="0"/>
          <w:marTop w:val="0"/>
          <w:marBottom w:val="0"/>
          <w:divBdr>
            <w:top w:val="none" w:sz="0" w:space="0" w:color="auto"/>
            <w:left w:val="none" w:sz="0" w:space="0" w:color="auto"/>
            <w:bottom w:val="none" w:sz="0" w:space="0" w:color="auto"/>
            <w:right w:val="none" w:sz="0" w:space="0" w:color="auto"/>
          </w:divBdr>
        </w:div>
        <w:div w:id="2027707642">
          <w:marLeft w:val="640"/>
          <w:marRight w:val="0"/>
          <w:marTop w:val="0"/>
          <w:marBottom w:val="0"/>
          <w:divBdr>
            <w:top w:val="none" w:sz="0" w:space="0" w:color="auto"/>
            <w:left w:val="none" w:sz="0" w:space="0" w:color="auto"/>
            <w:bottom w:val="none" w:sz="0" w:space="0" w:color="auto"/>
            <w:right w:val="none" w:sz="0" w:space="0" w:color="auto"/>
          </w:divBdr>
        </w:div>
        <w:div w:id="426850379">
          <w:marLeft w:val="640"/>
          <w:marRight w:val="0"/>
          <w:marTop w:val="0"/>
          <w:marBottom w:val="0"/>
          <w:divBdr>
            <w:top w:val="none" w:sz="0" w:space="0" w:color="auto"/>
            <w:left w:val="none" w:sz="0" w:space="0" w:color="auto"/>
            <w:bottom w:val="none" w:sz="0" w:space="0" w:color="auto"/>
            <w:right w:val="none" w:sz="0" w:space="0" w:color="auto"/>
          </w:divBdr>
        </w:div>
        <w:div w:id="587932618">
          <w:marLeft w:val="640"/>
          <w:marRight w:val="0"/>
          <w:marTop w:val="0"/>
          <w:marBottom w:val="0"/>
          <w:divBdr>
            <w:top w:val="none" w:sz="0" w:space="0" w:color="auto"/>
            <w:left w:val="none" w:sz="0" w:space="0" w:color="auto"/>
            <w:bottom w:val="none" w:sz="0" w:space="0" w:color="auto"/>
            <w:right w:val="none" w:sz="0" w:space="0" w:color="auto"/>
          </w:divBdr>
        </w:div>
        <w:div w:id="359013740">
          <w:marLeft w:val="640"/>
          <w:marRight w:val="0"/>
          <w:marTop w:val="0"/>
          <w:marBottom w:val="0"/>
          <w:divBdr>
            <w:top w:val="none" w:sz="0" w:space="0" w:color="auto"/>
            <w:left w:val="none" w:sz="0" w:space="0" w:color="auto"/>
            <w:bottom w:val="none" w:sz="0" w:space="0" w:color="auto"/>
            <w:right w:val="none" w:sz="0" w:space="0" w:color="auto"/>
          </w:divBdr>
        </w:div>
        <w:div w:id="1083523759">
          <w:marLeft w:val="640"/>
          <w:marRight w:val="0"/>
          <w:marTop w:val="0"/>
          <w:marBottom w:val="0"/>
          <w:divBdr>
            <w:top w:val="none" w:sz="0" w:space="0" w:color="auto"/>
            <w:left w:val="none" w:sz="0" w:space="0" w:color="auto"/>
            <w:bottom w:val="none" w:sz="0" w:space="0" w:color="auto"/>
            <w:right w:val="none" w:sz="0" w:space="0" w:color="auto"/>
          </w:divBdr>
        </w:div>
        <w:div w:id="1512721177">
          <w:marLeft w:val="640"/>
          <w:marRight w:val="0"/>
          <w:marTop w:val="0"/>
          <w:marBottom w:val="0"/>
          <w:divBdr>
            <w:top w:val="none" w:sz="0" w:space="0" w:color="auto"/>
            <w:left w:val="none" w:sz="0" w:space="0" w:color="auto"/>
            <w:bottom w:val="none" w:sz="0" w:space="0" w:color="auto"/>
            <w:right w:val="none" w:sz="0" w:space="0" w:color="auto"/>
          </w:divBdr>
        </w:div>
        <w:div w:id="413674233">
          <w:marLeft w:val="640"/>
          <w:marRight w:val="0"/>
          <w:marTop w:val="0"/>
          <w:marBottom w:val="0"/>
          <w:divBdr>
            <w:top w:val="none" w:sz="0" w:space="0" w:color="auto"/>
            <w:left w:val="none" w:sz="0" w:space="0" w:color="auto"/>
            <w:bottom w:val="none" w:sz="0" w:space="0" w:color="auto"/>
            <w:right w:val="none" w:sz="0" w:space="0" w:color="auto"/>
          </w:divBdr>
        </w:div>
        <w:div w:id="927277484">
          <w:marLeft w:val="640"/>
          <w:marRight w:val="0"/>
          <w:marTop w:val="0"/>
          <w:marBottom w:val="0"/>
          <w:divBdr>
            <w:top w:val="none" w:sz="0" w:space="0" w:color="auto"/>
            <w:left w:val="none" w:sz="0" w:space="0" w:color="auto"/>
            <w:bottom w:val="none" w:sz="0" w:space="0" w:color="auto"/>
            <w:right w:val="none" w:sz="0" w:space="0" w:color="auto"/>
          </w:divBdr>
        </w:div>
        <w:div w:id="1416199631">
          <w:marLeft w:val="640"/>
          <w:marRight w:val="0"/>
          <w:marTop w:val="0"/>
          <w:marBottom w:val="0"/>
          <w:divBdr>
            <w:top w:val="none" w:sz="0" w:space="0" w:color="auto"/>
            <w:left w:val="none" w:sz="0" w:space="0" w:color="auto"/>
            <w:bottom w:val="none" w:sz="0" w:space="0" w:color="auto"/>
            <w:right w:val="none" w:sz="0" w:space="0" w:color="auto"/>
          </w:divBdr>
        </w:div>
        <w:div w:id="371006552">
          <w:marLeft w:val="640"/>
          <w:marRight w:val="0"/>
          <w:marTop w:val="0"/>
          <w:marBottom w:val="0"/>
          <w:divBdr>
            <w:top w:val="none" w:sz="0" w:space="0" w:color="auto"/>
            <w:left w:val="none" w:sz="0" w:space="0" w:color="auto"/>
            <w:bottom w:val="none" w:sz="0" w:space="0" w:color="auto"/>
            <w:right w:val="none" w:sz="0" w:space="0" w:color="auto"/>
          </w:divBdr>
        </w:div>
        <w:div w:id="1505702735">
          <w:marLeft w:val="640"/>
          <w:marRight w:val="0"/>
          <w:marTop w:val="0"/>
          <w:marBottom w:val="0"/>
          <w:divBdr>
            <w:top w:val="none" w:sz="0" w:space="0" w:color="auto"/>
            <w:left w:val="none" w:sz="0" w:space="0" w:color="auto"/>
            <w:bottom w:val="none" w:sz="0" w:space="0" w:color="auto"/>
            <w:right w:val="none" w:sz="0" w:space="0" w:color="auto"/>
          </w:divBdr>
        </w:div>
        <w:div w:id="2014795860">
          <w:marLeft w:val="640"/>
          <w:marRight w:val="0"/>
          <w:marTop w:val="0"/>
          <w:marBottom w:val="0"/>
          <w:divBdr>
            <w:top w:val="none" w:sz="0" w:space="0" w:color="auto"/>
            <w:left w:val="none" w:sz="0" w:space="0" w:color="auto"/>
            <w:bottom w:val="none" w:sz="0" w:space="0" w:color="auto"/>
            <w:right w:val="none" w:sz="0" w:space="0" w:color="auto"/>
          </w:divBdr>
        </w:div>
        <w:div w:id="787504436">
          <w:marLeft w:val="640"/>
          <w:marRight w:val="0"/>
          <w:marTop w:val="0"/>
          <w:marBottom w:val="0"/>
          <w:divBdr>
            <w:top w:val="none" w:sz="0" w:space="0" w:color="auto"/>
            <w:left w:val="none" w:sz="0" w:space="0" w:color="auto"/>
            <w:bottom w:val="none" w:sz="0" w:space="0" w:color="auto"/>
            <w:right w:val="none" w:sz="0" w:space="0" w:color="auto"/>
          </w:divBdr>
        </w:div>
        <w:div w:id="900797175">
          <w:marLeft w:val="640"/>
          <w:marRight w:val="0"/>
          <w:marTop w:val="0"/>
          <w:marBottom w:val="0"/>
          <w:divBdr>
            <w:top w:val="none" w:sz="0" w:space="0" w:color="auto"/>
            <w:left w:val="none" w:sz="0" w:space="0" w:color="auto"/>
            <w:bottom w:val="none" w:sz="0" w:space="0" w:color="auto"/>
            <w:right w:val="none" w:sz="0" w:space="0" w:color="auto"/>
          </w:divBdr>
        </w:div>
        <w:div w:id="301813451">
          <w:marLeft w:val="640"/>
          <w:marRight w:val="0"/>
          <w:marTop w:val="0"/>
          <w:marBottom w:val="0"/>
          <w:divBdr>
            <w:top w:val="none" w:sz="0" w:space="0" w:color="auto"/>
            <w:left w:val="none" w:sz="0" w:space="0" w:color="auto"/>
            <w:bottom w:val="none" w:sz="0" w:space="0" w:color="auto"/>
            <w:right w:val="none" w:sz="0" w:space="0" w:color="auto"/>
          </w:divBdr>
        </w:div>
        <w:div w:id="1394891506">
          <w:marLeft w:val="640"/>
          <w:marRight w:val="0"/>
          <w:marTop w:val="0"/>
          <w:marBottom w:val="0"/>
          <w:divBdr>
            <w:top w:val="none" w:sz="0" w:space="0" w:color="auto"/>
            <w:left w:val="none" w:sz="0" w:space="0" w:color="auto"/>
            <w:bottom w:val="none" w:sz="0" w:space="0" w:color="auto"/>
            <w:right w:val="none" w:sz="0" w:space="0" w:color="auto"/>
          </w:divBdr>
        </w:div>
        <w:div w:id="247278198">
          <w:marLeft w:val="640"/>
          <w:marRight w:val="0"/>
          <w:marTop w:val="0"/>
          <w:marBottom w:val="0"/>
          <w:divBdr>
            <w:top w:val="none" w:sz="0" w:space="0" w:color="auto"/>
            <w:left w:val="none" w:sz="0" w:space="0" w:color="auto"/>
            <w:bottom w:val="none" w:sz="0" w:space="0" w:color="auto"/>
            <w:right w:val="none" w:sz="0" w:space="0" w:color="auto"/>
          </w:divBdr>
        </w:div>
        <w:div w:id="1984962505">
          <w:marLeft w:val="640"/>
          <w:marRight w:val="0"/>
          <w:marTop w:val="0"/>
          <w:marBottom w:val="0"/>
          <w:divBdr>
            <w:top w:val="none" w:sz="0" w:space="0" w:color="auto"/>
            <w:left w:val="none" w:sz="0" w:space="0" w:color="auto"/>
            <w:bottom w:val="none" w:sz="0" w:space="0" w:color="auto"/>
            <w:right w:val="none" w:sz="0" w:space="0" w:color="auto"/>
          </w:divBdr>
        </w:div>
        <w:div w:id="1916892364">
          <w:marLeft w:val="640"/>
          <w:marRight w:val="0"/>
          <w:marTop w:val="0"/>
          <w:marBottom w:val="0"/>
          <w:divBdr>
            <w:top w:val="none" w:sz="0" w:space="0" w:color="auto"/>
            <w:left w:val="none" w:sz="0" w:space="0" w:color="auto"/>
            <w:bottom w:val="none" w:sz="0" w:space="0" w:color="auto"/>
            <w:right w:val="none" w:sz="0" w:space="0" w:color="auto"/>
          </w:divBdr>
        </w:div>
        <w:div w:id="1772361048">
          <w:marLeft w:val="640"/>
          <w:marRight w:val="0"/>
          <w:marTop w:val="0"/>
          <w:marBottom w:val="0"/>
          <w:divBdr>
            <w:top w:val="none" w:sz="0" w:space="0" w:color="auto"/>
            <w:left w:val="none" w:sz="0" w:space="0" w:color="auto"/>
            <w:bottom w:val="none" w:sz="0" w:space="0" w:color="auto"/>
            <w:right w:val="none" w:sz="0" w:space="0" w:color="auto"/>
          </w:divBdr>
        </w:div>
        <w:div w:id="1390035740">
          <w:marLeft w:val="640"/>
          <w:marRight w:val="0"/>
          <w:marTop w:val="0"/>
          <w:marBottom w:val="0"/>
          <w:divBdr>
            <w:top w:val="none" w:sz="0" w:space="0" w:color="auto"/>
            <w:left w:val="none" w:sz="0" w:space="0" w:color="auto"/>
            <w:bottom w:val="none" w:sz="0" w:space="0" w:color="auto"/>
            <w:right w:val="none" w:sz="0" w:space="0" w:color="auto"/>
          </w:divBdr>
        </w:div>
        <w:div w:id="309947510">
          <w:marLeft w:val="640"/>
          <w:marRight w:val="0"/>
          <w:marTop w:val="0"/>
          <w:marBottom w:val="0"/>
          <w:divBdr>
            <w:top w:val="none" w:sz="0" w:space="0" w:color="auto"/>
            <w:left w:val="none" w:sz="0" w:space="0" w:color="auto"/>
            <w:bottom w:val="none" w:sz="0" w:space="0" w:color="auto"/>
            <w:right w:val="none" w:sz="0" w:space="0" w:color="auto"/>
          </w:divBdr>
        </w:div>
        <w:div w:id="244387202">
          <w:marLeft w:val="640"/>
          <w:marRight w:val="0"/>
          <w:marTop w:val="0"/>
          <w:marBottom w:val="0"/>
          <w:divBdr>
            <w:top w:val="none" w:sz="0" w:space="0" w:color="auto"/>
            <w:left w:val="none" w:sz="0" w:space="0" w:color="auto"/>
            <w:bottom w:val="none" w:sz="0" w:space="0" w:color="auto"/>
            <w:right w:val="none" w:sz="0" w:space="0" w:color="auto"/>
          </w:divBdr>
        </w:div>
      </w:divsChild>
    </w:div>
    <w:div w:id="1261720812">
      <w:bodyDiv w:val="1"/>
      <w:marLeft w:val="0"/>
      <w:marRight w:val="0"/>
      <w:marTop w:val="0"/>
      <w:marBottom w:val="0"/>
      <w:divBdr>
        <w:top w:val="none" w:sz="0" w:space="0" w:color="auto"/>
        <w:left w:val="none" w:sz="0" w:space="0" w:color="auto"/>
        <w:bottom w:val="none" w:sz="0" w:space="0" w:color="auto"/>
        <w:right w:val="none" w:sz="0" w:space="0" w:color="auto"/>
      </w:divBdr>
      <w:divsChild>
        <w:div w:id="1195076604">
          <w:marLeft w:val="640"/>
          <w:marRight w:val="0"/>
          <w:marTop w:val="0"/>
          <w:marBottom w:val="0"/>
          <w:divBdr>
            <w:top w:val="none" w:sz="0" w:space="0" w:color="auto"/>
            <w:left w:val="none" w:sz="0" w:space="0" w:color="auto"/>
            <w:bottom w:val="none" w:sz="0" w:space="0" w:color="auto"/>
            <w:right w:val="none" w:sz="0" w:space="0" w:color="auto"/>
          </w:divBdr>
        </w:div>
        <w:div w:id="1109735212">
          <w:marLeft w:val="640"/>
          <w:marRight w:val="0"/>
          <w:marTop w:val="0"/>
          <w:marBottom w:val="0"/>
          <w:divBdr>
            <w:top w:val="none" w:sz="0" w:space="0" w:color="auto"/>
            <w:left w:val="none" w:sz="0" w:space="0" w:color="auto"/>
            <w:bottom w:val="none" w:sz="0" w:space="0" w:color="auto"/>
            <w:right w:val="none" w:sz="0" w:space="0" w:color="auto"/>
          </w:divBdr>
        </w:div>
        <w:div w:id="794367152">
          <w:marLeft w:val="640"/>
          <w:marRight w:val="0"/>
          <w:marTop w:val="0"/>
          <w:marBottom w:val="0"/>
          <w:divBdr>
            <w:top w:val="none" w:sz="0" w:space="0" w:color="auto"/>
            <w:left w:val="none" w:sz="0" w:space="0" w:color="auto"/>
            <w:bottom w:val="none" w:sz="0" w:space="0" w:color="auto"/>
            <w:right w:val="none" w:sz="0" w:space="0" w:color="auto"/>
          </w:divBdr>
        </w:div>
        <w:div w:id="779954989">
          <w:marLeft w:val="640"/>
          <w:marRight w:val="0"/>
          <w:marTop w:val="0"/>
          <w:marBottom w:val="0"/>
          <w:divBdr>
            <w:top w:val="none" w:sz="0" w:space="0" w:color="auto"/>
            <w:left w:val="none" w:sz="0" w:space="0" w:color="auto"/>
            <w:bottom w:val="none" w:sz="0" w:space="0" w:color="auto"/>
            <w:right w:val="none" w:sz="0" w:space="0" w:color="auto"/>
          </w:divBdr>
        </w:div>
        <w:div w:id="7754616">
          <w:marLeft w:val="640"/>
          <w:marRight w:val="0"/>
          <w:marTop w:val="0"/>
          <w:marBottom w:val="0"/>
          <w:divBdr>
            <w:top w:val="none" w:sz="0" w:space="0" w:color="auto"/>
            <w:left w:val="none" w:sz="0" w:space="0" w:color="auto"/>
            <w:bottom w:val="none" w:sz="0" w:space="0" w:color="auto"/>
            <w:right w:val="none" w:sz="0" w:space="0" w:color="auto"/>
          </w:divBdr>
        </w:div>
        <w:div w:id="940143834">
          <w:marLeft w:val="640"/>
          <w:marRight w:val="0"/>
          <w:marTop w:val="0"/>
          <w:marBottom w:val="0"/>
          <w:divBdr>
            <w:top w:val="none" w:sz="0" w:space="0" w:color="auto"/>
            <w:left w:val="none" w:sz="0" w:space="0" w:color="auto"/>
            <w:bottom w:val="none" w:sz="0" w:space="0" w:color="auto"/>
            <w:right w:val="none" w:sz="0" w:space="0" w:color="auto"/>
          </w:divBdr>
        </w:div>
        <w:div w:id="1935893529">
          <w:marLeft w:val="640"/>
          <w:marRight w:val="0"/>
          <w:marTop w:val="0"/>
          <w:marBottom w:val="0"/>
          <w:divBdr>
            <w:top w:val="none" w:sz="0" w:space="0" w:color="auto"/>
            <w:left w:val="none" w:sz="0" w:space="0" w:color="auto"/>
            <w:bottom w:val="none" w:sz="0" w:space="0" w:color="auto"/>
            <w:right w:val="none" w:sz="0" w:space="0" w:color="auto"/>
          </w:divBdr>
        </w:div>
        <w:div w:id="645816788">
          <w:marLeft w:val="640"/>
          <w:marRight w:val="0"/>
          <w:marTop w:val="0"/>
          <w:marBottom w:val="0"/>
          <w:divBdr>
            <w:top w:val="none" w:sz="0" w:space="0" w:color="auto"/>
            <w:left w:val="none" w:sz="0" w:space="0" w:color="auto"/>
            <w:bottom w:val="none" w:sz="0" w:space="0" w:color="auto"/>
            <w:right w:val="none" w:sz="0" w:space="0" w:color="auto"/>
          </w:divBdr>
        </w:div>
        <w:div w:id="889652803">
          <w:marLeft w:val="640"/>
          <w:marRight w:val="0"/>
          <w:marTop w:val="0"/>
          <w:marBottom w:val="0"/>
          <w:divBdr>
            <w:top w:val="none" w:sz="0" w:space="0" w:color="auto"/>
            <w:left w:val="none" w:sz="0" w:space="0" w:color="auto"/>
            <w:bottom w:val="none" w:sz="0" w:space="0" w:color="auto"/>
            <w:right w:val="none" w:sz="0" w:space="0" w:color="auto"/>
          </w:divBdr>
        </w:div>
        <w:div w:id="1252817661">
          <w:marLeft w:val="640"/>
          <w:marRight w:val="0"/>
          <w:marTop w:val="0"/>
          <w:marBottom w:val="0"/>
          <w:divBdr>
            <w:top w:val="none" w:sz="0" w:space="0" w:color="auto"/>
            <w:left w:val="none" w:sz="0" w:space="0" w:color="auto"/>
            <w:bottom w:val="none" w:sz="0" w:space="0" w:color="auto"/>
            <w:right w:val="none" w:sz="0" w:space="0" w:color="auto"/>
          </w:divBdr>
        </w:div>
        <w:div w:id="1484352577">
          <w:marLeft w:val="640"/>
          <w:marRight w:val="0"/>
          <w:marTop w:val="0"/>
          <w:marBottom w:val="0"/>
          <w:divBdr>
            <w:top w:val="none" w:sz="0" w:space="0" w:color="auto"/>
            <w:left w:val="none" w:sz="0" w:space="0" w:color="auto"/>
            <w:bottom w:val="none" w:sz="0" w:space="0" w:color="auto"/>
            <w:right w:val="none" w:sz="0" w:space="0" w:color="auto"/>
          </w:divBdr>
        </w:div>
        <w:div w:id="615258038">
          <w:marLeft w:val="640"/>
          <w:marRight w:val="0"/>
          <w:marTop w:val="0"/>
          <w:marBottom w:val="0"/>
          <w:divBdr>
            <w:top w:val="none" w:sz="0" w:space="0" w:color="auto"/>
            <w:left w:val="none" w:sz="0" w:space="0" w:color="auto"/>
            <w:bottom w:val="none" w:sz="0" w:space="0" w:color="auto"/>
            <w:right w:val="none" w:sz="0" w:space="0" w:color="auto"/>
          </w:divBdr>
        </w:div>
        <w:div w:id="572813122">
          <w:marLeft w:val="640"/>
          <w:marRight w:val="0"/>
          <w:marTop w:val="0"/>
          <w:marBottom w:val="0"/>
          <w:divBdr>
            <w:top w:val="none" w:sz="0" w:space="0" w:color="auto"/>
            <w:left w:val="none" w:sz="0" w:space="0" w:color="auto"/>
            <w:bottom w:val="none" w:sz="0" w:space="0" w:color="auto"/>
            <w:right w:val="none" w:sz="0" w:space="0" w:color="auto"/>
          </w:divBdr>
        </w:div>
        <w:div w:id="1436705096">
          <w:marLeft w:val="640"/>
          <w:marRight w:val="0"/>
          <w:marTop w:val="0"/>
          <w:marBottom w:val="0"/>
          <w:divBdr>
            <w:top w:val="none" w:sz="0" w:space="0" w:color="auto"/>
            <w:left w:val="none" w:sz="0" w:space="0" w:color="auto"/>
            <w:bottom w:val="none" w:sz="0" w:space="0" w:color="auto"/>
            <w:right w:val="none" w:sz="0" w:space="0" w:color="auto"/>
          </w:divBdr>
        </w:div>
        <w:div w:id="591546677">
          <w:marLeft w:val="640"/>
          <w:marRight w:val="0"/>
          <w:marTop w:val="0"/>
          <w:marBottom w:val="0"/>
          <w:divBdr>
            <w:top w:val="none" w:sz="0" w:space="0" w:color="auto"/>
            <w:left w:val="none" w:sz="0" w:space="0" w:color="auto"/>
            <w:bottom w:val="none" w:sz="0" w:space="0" w:color="auto"/>
            <w:right w:val="none" w:sz="0" w:space="0" w:color="auto"/>
          </w:divBdr>
        </w:div>
        <w:div w:id="343244277">
          <w:marLeft w:val="640"/>
          <w:marRight w:val="0"/>
          <w:marTop w:val="0"/>
          <w:marBottom w:val="0"/>
          <w:divBdr>
            <w:top w:val="none" w:sz="0" w:space="0" w:color="auto"/>
            <w:left w:val="none" w:sz="0" w:space="0" w:color="auto"/>
            <w:bottom w:val="none" w:sz="0" w:space="0" w:color="auto"/>
            <w:right w:val="none" w:sz="0" w:space="0" w:color="auto"/>
          </w:divBdr>
        </w:div>
        <w:div w:id="1056204196">
          <w:marLeft w:val="640"/>
          <w:marRight w:val="0"/>
          <w:marTop w:val="0"/>
          <w:marBottom w:val="0"/>
          <w:divBdr>
            <w:top w:val="none" w:sz="0" w:space="0" w:color="auto"/>
            <w:left w:val="none" w:sz="0" w:space="0" w:color="auto"/>
            <w:bottom w:val="none" w:sz="0" w:space="0" w:color="auto"/>
            <w:right w:val="none" w:sz="0" w:space="0" w:color="auto"/>
          </w:divBdr>
        </w:div>
        <w:div w:id="1512909790">
          <w:marLeft w:val="640"/>
          <w:marRight w:val="0"/>
          <w:marTop w:val="0"/>
          <w:marBottom w:val="0"/>
          <w:divBdr>
            <w:top w:val="none" w:sz="0" w:space="0" w:color="auto"/>
            <w:left w:val="none" w:sz="0" w:space="0" w:color="auto"/>
            <w:bottom w:val="none" w:sz="0" w:space="0" w:color="auto"/>
            <w:right w:val="none" w:sz="0" w:space="0" w:color="auto"/>
          </w:divBdr>
        </w:div>
        <w:div w:id="149713222">
          <w:marLeft w:val="640"/>
          <w:marRight w:val="0"/>
          <w:marTop w:val="0"/>
          <w:marBottom w:val="0"/>
          <w:divBdr>
            <w:top w:val="none" w:sz="0" w:space="0" w:color="auto"/>
            <w:left w:val="none" w:sz="0" w:space="0" w:color="auto"/>
            <w:bottom w:val="none" w:sz="0" w:space="0" w:color="auto"/>
            <w:right w:val="none" w:sz="0" w:space="0" w:color="auto"/>
          </w:divBdr>
        </w:div>
        <w:div w:id="832337020">
          <w:marLeft w:val="640"/>
          <w:marRight w:val="0"/>
          <w:marTop w:val="0"/>
          <w:marBottom w:val="0"/>
          <w:divBdr>
            <w:top w:val="none" w:sz="0" w:space="0" w:color="auto"/>
            <w:left w:val="none" w:sz="0" w:space="0" w:color="auto"/>
            <w:bottom w:val="none" w:sz="0" w:space="0" w:color="auto"/>
            <w:right w:val="none" w:sz="0" w:space="0" w:color="auto"/>
          </w:divBdr>
        </w:div>
        <w:div w:id="1767459186">
          <w:marLeft w:val="640"/>
          <w:marRight w:val="0"/>
          <w:marTop w:val="0"/>
          <w:marBottom w:val="0"/>
          <w:divBdr>
            <w:top w:val="none" w:sz="0" w:space="0" w:color="auto"/>
            <w:left w:val="none" w:sz="0" w:space="0" w:color="auto"/>
            <w:bottom w:val="none" w:sz="0" w:space="0" w:color="auto"/>
            <w:right w:val="none" w:sz="0" w:space="0" w:color="auto"/>
          </w:divBdr>
        </w:div>
        <w:div w:id="1235818894">
          <w:marLeft w:val="640"/>
          <w:marRight w:val="0"/>
          <w:marTop w:val="0"/>
          <w:marBottom w:val="0"/>
          <w:divBdr>
            <w:top w:val="none" w:sz="0" w:space="0" w:color="auto"/>
            <w:left w:val="none" w:sz="0" w:space="0" w:color="auto"/>
            <w:bottom w:val="none" w:sz="0" w:space="0" w:color="auto"/>
            <w:right w:val="none" w:sz="0" w:space="0" w:color="auto"/>
          </w:divBdr>
        </w:div>
        <w:div w:id="1767387407">
          <w:marLeft w:val="640"/>
          <w:marRight w:val="0"/>
          <w:marTop w:val="0"/>
          <w:marBottom w:val="0"/>
          <w:divBdr>
            <w:top w:val="none" w:sz="0" w:space="0" w:color="auto"/>
            <w:left w:val="none" w:sz="0" w:space="0" w:color="auto"/>
            <w:bottom w:val="none" w:sz="0" w:space="0" w:color="auto"/>
            <w:right w:val="none" w:sz="0" w:space="0" w:color="auto"/>
          </w:divBdr>
        </w:div>
        <w:div w:id="648902056">
          <w:marLeft w:val="640"/>
          <w:marRight w:val="0"/>
          <w:marTop w:val="0"/>
          <w:marBottom w:val="0"/>
          <w:divBdr>
            <w:top w:val="none" w:sz="0" w:space="0" w:color="auto"/>
            <w:left w:val="none" w:sz="0" w:space="0" w:color="auto"/>
            <w:bottom w:val="none" w:sz="0" w:space="0" w:color="auto"/>
            <w:right w:val="none" w:sz="0" w:space="0" w:color="auto"/>
          </w:divBdr>
        </w:div>
        <w:div w:id="1222251982">
          <w:marLeft w:val="640"/>
          <w:marRight w:val="0"/>
          <w:marTop w:val="0"/>
          <w:marBottom w:val="0"/>
          <w:divBdr>
            <w:top w:val="none" w:sz="0" w:space="0" w:color="auto"/>
            <w:left w:val="none" w:sz="0" w:space="0" w:color="auto"/>
            <w:bottom w:val="none" w:sz="0" w:space="0" w:color="auto"/>
            <w:right w:val="none" w:sz="0" w:space="0" w:color="auto"/>
          </w:divBdr>
        </w:div>
        <w:div w:id="477963381">
          <w:marLeft w:val="640"/>
          <w:marRight w:val="0"/>
          <w:marTop w:val="0"/>
          <w:marBottom w:val="0"/>
          <w:divBdr>
            <w:top w:val="none" w:sz="0" w:space="0" w:color="auto"/>
            <w:left w:val="none" w:sz="0" w:space="0" w:color="auto"/>
            <w:bottom w:val="none" w:sz="0" w:space="0" w:color="auto"/>
            <w:right w:val="none" w:sz="0" w:space="0" w:color="auto"/>
          </w:divBdr>
        </w:div>
        <w:div w:id="642655478">
          <w:marLeft w:val="640"/>
          <w:marRight w:val="0"/>
          <w:marTop w:val="0"/>
          <w:marBottom w:val="0"/>
          <w:divBdr>
            <w:top w:val="none" w:sz="0" w:space="0" w:color="auto"/>
            <w:left w:val="none" w:sz="0" w:space="0" w:color="auto"/>
            <w:bottom w:val="none" w:sz="0" w:space="0" w:color="auto"/>
            <w:right w:val="none" w:sz="0" w:space="0" w:color="auto"/>
          </w:divBdr>
        </w:div>
        <w:div w:id="184174875">
          <w:marLeft w:val="640"/>
          <w:marRight w:val="0"/>
          <w:marTop w:val="0"/>
          <w:marBottom w:val="0"/>
          <w:divBdr>
            <w:top w:val="none" w:sz="0" w:space="0" w:color="auto"/>
            <w:left w:val="none" w:sz="0" w:space="0" w:color="auto"/>
            <w:bottom w:val="none" w:sz="0" w:space="0" w:color="auto"/>
            <w:right w:val="none" w:sz="0" w:space="0" w:color="auto"/>
          </w:divBdr>
        </w:div>
        <w:div w:id="848326269">
          <w:marLeft w:val="640"/>
          <w:marRight w:val="0"/>
          <w:marTop w:val="0"/>
          <w:marBottom w:val="0"/>
          <w:divBdr>
            <w:top w:val="none" w:sz="0" w:space="0" w:color="auto"/>
            <w:left w:val="none" w:sz="0" w:space="0" w:color="auto"/>
            <w:bottom w:val="none" w:sz="0" w:space="0" w:color="auto"/>
            <w:right w:val="none" w:sz="0" w:space="0" w:color="auto"/>
          </w:divBdr>
        </w:div>
        <w:div w:id="1430395618">
          <w:marLeft w:val="640"/>
          <w:marRight w:val="0"/>
          <w:marTop w:val="0"/>
          <w:marBottom w:val="0"/>
          <w:divBdr>
            <w:top w:val="none" w:sz="0" w:space="0" w:color="auto"/>
            <w:left w:val="none" w:sz="0" w:space="0" w:color="auto"/>
            <w:bottom w:val="none" w:sz="0" w:space="0" w:color="auto"/>
            <w:right w:val="none" w:sz="0" w:space="0" w:color="auto"/>
          </w:divBdr>
        </w:div>
        <w:div w:id="1893543369">
          <w:marLeft w:val="640"/>
          <w:marRight w:val="0"/>
          <w:marTop w:val="0"/>
          <w:marBottom w:val="0"/>
          <w:divBdr>
            <w:top w:val="none" w:sz="0" w:space="0" w:color="auto"/>
            <w:left w:val="none" w:sz="0" w:space="0" w:color="auto"/>
            <w:bottom w:val="none" w:sz="0" w:space="0" w:color="auto"/>
            <w:right w:val="none" w:sz="0" w:space="0" w:color="auto"/>
          </w:divBdr>
        </w:div>
        <w:div w:id="161118884">
          <w:marLeft w:val="640"/>
          <w:marRight w:val="0"/>
          <w:marTop w:val="0"/>
          <w:marBottom w:val="0"/>
          <w:divBdr>
            <w:top w:val="none" w:sz="0" w:space="0" w:color="auto"/>
            <w:left w:val="none" w:sz="0" w:space="0" w:color="auto"/>
            <w:bottom w:val="none" w:sz="0" w:space="0" w:color="auto"/>
            <w:right w:val="none" w:sz="0" w:space="0" w:color="auto"/>
          </w:divBdr>
        </w:div>
        <w:div w:id="252863458">
          <w:marLeft w:val="640"/>
          <w:marRight w:val="0"/>
          <w:marTop w:val="0"/>
          <w:marBottom w:val="0"/>
          <w:divBdr>
            <w:top w:val="none" w:sz="0" w:space="0" w:color="auto"/>
            <w:left w:val="none" w:sz="0" w:space="0" w:color="auto"/>
            <w:bottom w:val="none" w:sz="0" w:space="0" w:color="auto"/>
            <w:right w:val="none" w:sz="0" w:space="0" w:color="auto"/>
          </w:divBdr>
        </w:div>
        <w:div w:id="1894777811">
          <w:marLeft w:val="640"/>
          <w:marRight w:val="0"/>
          <w:marTop w:val="0"/>
          <w:marBottom w:val="0"/>
          <w:divBdr>
            <w:top w:val="none" w:sz="0" w:space="0" w:color="auto"/>
            <w:left w:val="none" w:sz="0" w:space="0" w:color="auto"/>
            <w:bottom w:val="none" w:sz="0" w:space="0" w:color="auto"/>
            <w:right w:val="none" w:sz="0" w:space="0" w:color="auto"/>
          </w:divBdr>
        </w:div>
        <w:div w:id="1265184446">
          <w:marLeft w:val="640"/>
          <w:marRight w:val="0"/>
          <w:marTop w:val="0"/>
          <w:marBottom w:val="0"/>
          <w:divBdr>
            <w:top w:val="none" w:sz="0" w:space="0" w:color="auto"/>
            <w:left w:val="none" w:sz="0" w:space="0" w:color="auto"/>
            <w:bottom w:val="none" w:sz="0" w:space="0" w:color="auto"/>
            <w:right w:val="none" w:sz="0" w:space="0" w:color="auto"/>
          </w:divBdr>
        </w:div>
        <w:div w:id="1231230763">
          <w:marLeft w:val="640"/>
          <w:marRight w:val="0"/>
          <w:marTop w:val="0"/>
          <w:marBottom w:val="0"/>
          <w:divBdr>
            <w:top w:val="none" w:sz="0" w:space="0" w:color="auto"/>
            <w:left w:val="none" w:sz="0" w:space="0" w:color="auto"/>
            <w:bottom w:val="none" w:sz="0" w:space="0" w:color="auto"/>
            <w:right w:val="none" w:sz="0" w:space="0" w:color="auto"/>
          </w:divBdr>
        </w:div>
        <w:div w:id="1350912408">
          <w:marLeft w:val="640"/>
          <w:marRight w:val="0"/>
          <w:marTop w:val="0"/>
          <w:marBottom w:val="0"/>
          <w:divBdr>
            <w:top w:val="none" w:sz="0" w:space="0" w:color="auto"/>
            <w:left w:val="none" w:sz="0" w:space="0" w:color="auto"/>
            <w:bottom w:val="none" w:sz="0" w:space="0" w:color="auto"/>
            <w:right w:val="none" w:sz="0" w:space="0" w:color="auto"/>
          </w:divBdr>
        </w:div>
        <w:div w:id="1518496695">
          <w:marLeft w:val="640"/>
          <w:marRight w:val="0"/>
          <w:marTop w:val="0"/>
          <w:marBottom w:val="0"/>
          <w:divBdr>
            <w:top w:val="none" w:sz="0" w:space="0" w:color="auto"/>
            <w:left w:val="none" w:sz="0" w:space="0" w:color="auto"/>
            <w:bottom w:val="none" w:sz="0" w:space="0" w:color="auto"/>
            <w:right w:val="none" w:sz="0" w:space="0" w:color="auto"/>
          </w:divBdr>
        </w:div>
        <w:div w:id="1620528342">
          <w:marLeft w:val="640"/>
          <w:marRight w:val="0"/>
          <w:marTop w:val="0"/>
          <w:marBottom w:val="0"/>
          <w:divBdr>
            <w:top w:val="none" w:sz="0" w:space="0" w:color="auto"/>
            <w:left w:val="none" w:sz="0" w:space="0" w:color="auto"/>
            <w:bottom w:val="none" w:sz="0" w:space="0" w:color="auto"/>
            <w:right w:val="none" w:sz="0" w:space="0" w:color="auto"/>
          </w:divBdr>
        </w:div>
        <w:div w:id="1479034248">
          <w:marLeft w:val="640"/>
          <w:marRight w:val="0"/>
          <w:marTop w:val="0"/>
          <w:marBottom w:val="0"/>
          <w:divBdr>
            <w:top w:val="none" w:sz="0" w:space="0" w:color="auto"/>
            <w:left w:val="none" w:sz="0" w:space="0" w:color="auto"/>
            <w:bottom w:val="none" w:sz="0" w:space="0" w:color="auto"/>
            <w:right w:val="none" w:sz="0" w:space="0" w:color="auto"/>
          </w:divBdr>
        </w:div>
        <w:div w:id="104160736">
          <w:marLeft w:val="640"/>
          <w:marRight w:val="0"/>
          <w:marTop w:val="0"/>
          <w:marBottom w:val="0"/>
          <w:divBdr>
            <w:top w:val="none" w:sz="0" w:space="0" w:color="auto"/>
            <w:left w:val="none" w:sz="0" w:space="0" w:color="auto"/>
            <w:bottom w:val="none" w:sz="0" w:space="0" w:color="auto"/>
            <w:right w:val="none" w:sz="0" w:space="0" w:color="auto"/>
          </w:divBdr>
        </w:div>
        <w:div w:id="2024624612">
          <w:marLeft w:val="640"/>
          <w:marRight w:val="0"/>
          <w:marTop w:val="0"/>
          <w:marBottom w:val="0"/>
          <w:divBdr>
            <w:top w:val="none" w:sz="0" w:space="0" w:color="auto"/>
            <w:left w:val="none" w:sz="0" w:space="0" w:color="auto"/>
            <w:bottom w:val="none" w:sz="0" w:space="0" w:color="auto"/>
            <w:right w:val="none" w:sz="0" w:space="0" w:color="auto"/>
          </w:divBdr>
        </w:div>
        <w:div w:id="667362508">
          <w:marLeft w:val="640"/>
          <w:marRight w:val="0"/>
          <w:marTop w:val="0"/>
          <w:marBottom w:val="0"/>
          <w:divBdr>
            <w:top w:val="none" w:sz="0" w:space="0" w:color="auto"/>
            <w:left w:val="none" w:sz="0" w:space="0" w:color="auto"/>
            <w:bottom w:val="none" w:sz="0" w:space="0" w:color="auto"/>
            <w:right w:val="none" w:sz="0" w:space="0" w:color="auto"/>
          </w:divBdr>
        </w:div>
        <w:div w:id="662856838">
          <w:marLeft w:val="640"/>
          <w:marRight w:val="0"/>
          <w:marTop w:val="0"/>
          <w:marBottom w:val="0"/>
          <w:divBdr>
            <w:top w:val="none" w:sz="0" w:space="0" w:color="auto"/>
            <w:left w:val="none" w:sz="0" w:space="0" w:color="auto"/>
            <w:bottom w:val="none" w:sz="0" w:space="0" w:color="auto"/>
            <w:right w:val="none" w:sz="0" w:space="0" w:color="auto"/>
          </w:divBdr>
        </w:div>
        <w:div w:id="312490130">
          <w:marLeft w:val="640"/>
          <w:marRight w:val="0"/>
          <w:marTop w:val="0"/>
          <w:marBottom w:val="0"/>
          <w:divBdr>
            <w:top w:val="none" w:sz="0" w:space="0" w:color="auto"/>
            <w:left w:val="none" w:sz="0" w:space="0" w:color="auto"/>
            <w:bottom w:val="none" w:sz="0" w:space="0" w:color="auto"/>
            <w:right w:val="none" w:sz="0" w:space="0" w:color="auto"/>
          </w:divBdr>
        </w:div>
        <w:div w:id="1249970800">
          <w:marLeft w:val="640"/>
          <w:marRight w:val="0"/>
          <w:marTop w:val="0"/>
          <w:marBottom w:val="0"/>
          <w:divBdr>
            <w:top w:val="none" w:sz="0" w:space="0" w:color="auto"/>
            <w:left w:val="none" w:sz="0" w:space="0" w:color="auto"/>
            <w:bottom w:val="none" w:sz="0" w:space="0" w:color="auto"/>
            <w:right w:val="none" w:sz="0" w:space="0" w:color="auto"/>
          </w:divBdr>
        </w:div>
        <w:div w:id="39864987">
          <w:marLeft w:val="640"/>
          <w:marRight w:val="0"/>
          <w:marTop w:val="0"/>
          <w:marBottom w:val="0"/>
          <w:divBdr>
            <w:top w:val="none" w:sz="0" w:space="0" w:color="auto"/>
            <w:left w:val="none" w:sz="0" w:space="0" w:color="auto"/>
            <w:bottom w:val="none" w:sz="0" w:space="0" w:color="auto"/>
            <w:right w:val="none" w:sz="0" w:space="0" w:color="auto"/>
          </w:divBdr>
        </w:div>
        <w:div w:id="835072482">
          <w:marLeft w:val="640"/>
          <w:marRight w:val="0"/>
          <w:marTop w:val="0"/>
          <w:marBottom w:val="0"/>
          <w:divBdr>
            <w:top w:val="none" w:sz="0" w:space="0" w:color="auto"/>
            <w:left w:val="none" w:sz="0" w:space="0" w:color="auto"/>
            <w:bottom w:val="none" w:sz="0" w:space="0" w:color="auto"/>
            <w:right w:val="none" w:sz="0" w:space="0" w:color="auto"/>
          </w:divBdr>
        </w:div>
        <w:div w:id="1357609665">
          <w:marLeft w:val="640"/>
          <w:marRight w:val="0"/>
          <w:marTop w:val="0"/>
          <w:marBottom w:val="0"/>
          <w:divBdr>
            <w:top w:val="none" w:sz="0" w:space="0" w:color="auto"/>
            <w:left w:val="none" w:sz="0" w:space="0" w:color="auto"/>
            <w:bottom w:val="none" w:sz="0" w:space="0" w:color="auto"/>
            <w:right w:val="none" w:sz="0" w:space="0" w:color="auto"/>
          </w:divBdr>
        </w:div>
        <w:div w:id="1688948052">
          <w:marLeft w:val="640"/>
          <w:marRight w:val="0"/>
          <w:marTop w:val="0"/>
          <w:marBottom w:val="0"/>
          <w:divBdr>
            <w:top w:val="none" w:sz="0" w:space="0" w:color="auto"/>
            <w:left w:val="none" w:sz="0" w:space="0" w:color="auto"/>
            <w:bottom w:val="none" w:sz="0" w:space="0" w:color="auto"/>
            <w:right w:val="none" w:sz="0" w:space="0" w:color="auto"/>
          </w:divBdr>
        </w:div>
        <w:div w:id="801117211">
          <w:marLeft w:val="640"/>
          <w:marRight w:val="0"/>
          <w:marTop w:val="0"/>
          <w:marBottom w:val="0"/>
          <w:divBdr>
            <w:top w:val="none" w:sz="0" w:space="0" w:color="auto"/>
            <w:left w:val="none" w:sz="0" w:space="0" w:color="auto"/>
            <w:bottom w:val="none" w:sz="0" w:space="0" w:color="auto"/>
            <w:right w:val="none" w:sz="0" w:space="0" w:color="auto"/>
          </w:divBdr>
        </w:div>
        <w:div w:id="1721126076">
          <w:marLeft w:val="640"/>
          <w:marRight w:val="0"/>
          <w:marTop w:val="0"/>
          <w:marBottom w:val="0"/>
          <w:divBdr>
            <w:top w:val="none" w:sz="0" w:space="0" w:color="auto"/>
            <w:left w:val="none" w:sz="0" w:space="0" w:color="auto"/>
            <w:bottom w:val="none" w:sz="0" w:space="0" w:color="auto"/>
            <w:right w:val="none" w:sz="0" w:space="0" w:color="auto"/>
          </w:divBdr>
        </w:div>
        <w:div w:id="1585336643">
          <w:marLeft w:val="640"/>
          <w:marRight w:val="0"/>
          <w:marTop w:val="0"/>
          <w:marBottom w:val="0"/>
          <w:divBdr>
            <w:top w:val="none" w:sz="0" w:space="0" w:color="auto"/>
            <w:left w:val="none" w:sz="0" w:space="0" w:color="auto"/>
            <w:bottom w:val="none" w:sz="0" w:space="0" w:color="auto"/>
            <w:right w:val="none" w:sz="0" w:space="0" w:color="auto"/>
          </w:divBdr>
        </w:div>
        <w:div w:id="669407966">
          <w:marLeft w:val="640"/>
          <w:marRight w:val="0"/>
          <w:marTop w:val="0"/>
          <w:marBottom w:val="0"/>
          <w:divBdr>
            <w:top w:val="none" w:sz="0" w:space="0" w:color="auto"/>
            <w:left w:val="none" w:sz="0" w:space="0" w:color="auto"/>
            <w:bottom w:val="none" w:sz="0" w:space="0" w:color="auto"/>
            <w:right w:val="none" w:sz="0" w:space="0" w:color="auto"/>
          </w:divBdr>
        </w:div>
        <w:div w:id="516432806">
          <w:marLeft w:val="640"/>
          <w:marRight w:val="0"/>
          <w:marTop w:val="0"/>
          <w:marBottom w:val="0"/>
          <w:divBdr>
            <w:top w:val="none" w:sz="0" w:space="0" w:color="auto"/>
            <w:left w:val="none" w:sz="0" w:space="0" w:color="auto"/>
            <w:bottom w:val="none" w:sz="0" w:space="0" w:color="auto"/>
            <w:right w:val="none" w:sz="0" w:space="0" w:color="auto"/>
          </w:divBdr>
        </w:div>
        <w:div w:id="518277059">
          <w:marLeft w:val="640"/>
          <w:marRight w:val="0"/>
          <w:marTop w:val="0"/>
          <w:marBottom w:val="0"/>
          <w:divBdr>
            <w:top w:val="none" w:sz="0" w:space="0" w:color="auto"/>
            <w:left w:val="none" w:sz="0" w:space="0" w:color="auto"/>
            <w:bottom w:val="none" w:sz="0" w:space="0" w:color="auto"/>
            <w:right w:val="none" w:sz="0" w:space="0" w:color="auto"/>
          </w:divBdr>
        </w:div>
        <w:div w:id="433327970">
          <w:marLeft w:val="640"/>
          <w:marRight w:val="0"/>
          <w:marTop w:val="0"/>
          <w:marBottom w:val="0"/>
          <w:divBdr>
            <w:top w:val="none" w:sz="0" w:space="0" w:color="auto"/>
            <w:left w:val="none" w:sz="0" w:space="0" w:color="auto"/>
            <w:bottom w:val="none" w:sz="0" w:space="0" w:color="auto"/>
            <w:right w:val="none" w:sz="0" w:space="0" w:color="auto"/>
          </w:divBdr>
        </w:div>
        <w:div w:id="998122153">
          <w:marLeft w:val="640"/>
          <w:marRight w:val="0"/>
          <w:marTop w:val="0"/>
          <w:marBottom w:val="0"/>
          <w:divBdr>
            <w:top w:val="none" w:sz="0" w:space="0" w:color="auto"/>
            <w:left w:val="none" w:sz="0" w:space="0" w:color="auto"/>
            <w:bottom w:val="none" w:sz="0" w:space="0" w:color="auto"/>
            <w:right w:val="none" w:sz="0" w:space="0" w:color="auto"/>
          </w:divBdr>
        </w:div>
        <w:div w:id="1212956050">
          <w:marLeft w:val="640"/>
          <w:marRight w:val="0"/>
          <w:marTop w:val="0"/>
          <w:marBottom w:val="0"/>
          <w:divBdr>
            <w:top w:val="none" w:sz="0" w:space="0" w:color="auto"/>
            <w:left w:val="none" w:sz="0" w:space="0" w:color="auto"/>
            <w:bottom w:val="none" w:sz="0" w:space="0" w:color="auto"/>
            <w:right w:val="none" w:sz="0" w:space="0" w:color="auto"/>
          </w:divBdr>
        </w:div>
        <w:div w:id="812059004">
          <w:marLeft w:val="640"/>
          <w:marRight w:val="0"/>
          <w:marTop w:val="0"/>
          <w:marBottom w:val="0"/>
          <w:divBdr>
            <w:top w:val="none" w:sz="0" w:space="0" w:color="auto"/>
            <w:left w:val="none" w:sz="0" w:space="0" w:color="auto"/>
            <w:bottom w:val="none" w:sz="0" w:space="0" w:color="auto"/>
            <w:right w:val="none" w:sz="0" w:space="0" w:color="auto"/>
          </w:divBdr>
        </w:div>
        <w:div w:id="1533300327">
          <w:marLeft w:val="640"/>
          <w:marRight w:val="0"/>
          <w:marTop w:val="0"/>
          <w:marBottom w:val="0"/>
          <w:divBdr>
            <w:top w:val="none" w:sz="0" w:space="0" w:color="auto"/>
            <w:left w:val="none" w:sz="0" w:space="0" w:color="auto"/>
            <w:bottom w:val="none" w:sz="0" w:space="0" w:color="auto"/>
            <w:right w:val="none" w:sz="0" w:space="0" w:color="auto"/>
          </w:divBdr>
        </w:div>
        <w:div w:id="1755085641">
          <w:marLeft w:val="640"/>
          <w:marRight w:val="0"/>
          <w:marTop w:val="0"/>
          <w:marBottom w:val="0"/>
          <w:divBdr>
            <w:top w:val="none" w:sz="0" w:space="0" w:color="auto"/>
            <w:left w:val="none" w:sz="0" w:space="0" w:color="auto"/>
            <w:bottom w:val="none" w:sz="0" w:space="0" w:color="auto"/>
            <w:right w:val="none" w:sz="0" w:space="0" w:color="auto"/>
          </w:divBdr>
        </w:div>
        <w:div w:id="1313287808">
          <w:marLeft w:val="640"/>
          <w:marRight w:val="0"/>
          <w:marTop w:val="0"/>
          <w:marBottom w:val="0"/>
          <w:divBdr>
            <w:top w:val="none" w:sz="0" w:space="0" w:color="auto"/>
            <w:left w:val="none" w:sz="0" w:space="0" w:color="auto"/>
            <w:bottom w:val="none" w:sz="0" w:space="0" w:color="auto"/>
            <w:right w:val="none" w:sz="0" w:space="0" w:color="auto"/>
          </w:divBdr>
        </w:div>
        <w:div w:id="2099863040">
          <w:marLeft w:val="640"/>
          <w:marRight w:val="0"/>
          <w:marTop w:val="0"/>
          <w:marBottom w:val="0"/>
          <w:divBdr>
            <w:top w:val="none" w:sz="0" w:space="0" w:color="auto"/>
            <w:left w:val="none" w:sz="0" w:space="0" w:color="auto"/>
            <w:bottom w:val="none" w:sz="0" w:space="0" w:color="auto"/>
            <w:right w:val="none" w:sz="0" w:space="0" w:color="auto"/>
          </w:divBdr>
        </w:div>
        <w:div w:id="1194340152">
          <w:marLeft w:val="640"/>
          <w:marRight w:val="0"/>
          <w:marTop w:val="0"/>
          <w:marBottom w:val="0"/>
          <w:divBdr>
            <w:top w:val="none" w:sz="0" w:space="0" w:color="auto"/>
            <w:left w:val="none" w:sz="0" w:space="0" w:color="auto"/>
            <w:bottom w:val="none" w:sz="0" w:space="0" w:color="auto"/>
            <w:right w:val="none" w:sz="0" w:space="0" w:color="auto"/>
          </w:divBdr>
        </w:div>
        <w:div w:id="473717957">
          <w:marLeft w:val="640"/>
          <w:marRight w:val="0"/>
          <w:marTop w:val="0"/>
          <w:marBottom w:val="0"/>
          <w:divBdr>
            <w:top w:val="none" w:sz="0" w:space="0" w:color="auto"/>
            <w:left w:val="none" w:sz="0" w:space="0" w:color="auto"/>
            <w:bottom w:val="none" w:sz="0" w:space="0" w:color="auto"/>
            <w:right w:val="none" w:sz="0" w:space="0" w:color="auto"/>
          </w:divBdr>
        </w:div>
        <w:div w:id="53627335">
          <w:marLeft w:val="640"/>
          <w:marRight w:val="0"/>
          <w:marTop w:val="0"/>
          <w:marBottom w:val="0"/>
          <w:divBdr>
            <w:top w:val="none" w:sz="0" w:space="0" w:color="auto"/>
            <w:left w:val="none" w:sz="0" w:space="0" w:color="auto"/>
            <w:bottom w:val="none" w:sz="0" w:space="0" w:color="auto"/>
            <w:right w:val="none" w:sz="0" w:space="0" w:color="auto"/>
          </w:divBdr>
        </w:div>
        <w:div w:id="2120027051">
          <w:marLeft w:val="640"/>
          <w:marRight w:val="0"/>
          <w:marTop w:val="0"/>
          <w:marBottom w:val="0"/>
          <w:divBdr>
            <w:top w:val="none" w:sz="0" w:space="0" w:color="auto"/>
            <w:left w:val="none" w:sz="0" w:space="0" w:color="auto"/>
            <w:bottom w:val="none" w:sz="0" w:space="0" w:color="auto"/>
            <w:right w:val="none" w:sz="0" w:space="0" w:color="auto"/>
          </w:divBdr>
        </w:div>
        <w:div w:id="762455320">
          <w:marLeft w:val="640"/>
          <w:marRight w:val="0"/>
          <w:marTop w:val="0"/>
          <w:marBottom w:val="0"/>
          <w:divBdr>
            <w:top w:val="none" w:sz="0" w:space="0" w:color="auto"/>
            <w:left w:val="none" w:sz="0" w:space="0" w:color="auto"/>
            <w:bottom w:val="none" w:sz="0" w:space="0" w:color="auto"/>
            <w:right w:val="none" w:sz="0" w:space="0" w:color="auto"/>
          </w:divBdr>
        </w:div>
        <w:div w:id="560600169">
          <w:marLeft w:val="640"/>
          <w:marRight w:val="0"/>
          <w:marTop w:val="0"/>
          <w:marBottom w:val="0"/>
          <w:divBdr>
            <w:top w:val="none" w:sz="0" w:space="0" w:color="auto"/>
            <w:left w:val="none" w:sz="0" w:space="0" w:color="auto"/>
            <w:bottom w:val="none" w:sz="0" w:space="0" w:color="auto"/>
            <w:right w:val="none" w:sz="0" w:space="0" w:color="auto"/>
          </w:divBdr>
        </w:div>
        <w:div w:id="507596911">
          <w:marLeft w:val="640"/>
          <w:marRight w:val="0"/>
          <w:marTop w:val="0"/>
          <w:marBottom w:val="0"/>
          <w:divBdr>
            <w:top w:val="none" w:sz="0" w:space="0" w:color="auto"/>
            <w:left w:val="none" w:sz="0" w:space="0" w:color="auto"/>
            <w:bottom w:val="none" w:sz="0" w:space="0" w:color="auto"/>
            <w:right w:val="none" w:sz="0" w:space="0" w:color="auto"/>
          </w:divBdr>
        </w:div>
        <w:div w:id="1368293241">
          <w:marLeft w:val="640"/>
          <w:marRight w:val="0"/>
          <w:marTop w:val="0"/>
          <w:marBottom w:val="0"/>
          <w:divBdr>
            <w:top w:val="none" w:sz="0" w:space="0" w:color="auto"/>
            <w:left w:val="none" w:sz="0" w:space="0" w:color="auto"/>
            <w:bottom w:val="none" w:sz="0" w:space="0" w:color="auto"/>
            <w:right w:val="none" w:sz="0" w:space="0" w:color="auto"/>
          </w:divBdr>
        </w:div>
        <w:div w:id="1704474529">
          <w:marLeft w:val="640"/>
          <w:marRight w:val="0"/>
          <w:marTop w:val="0"/>
          <w:marBottom w:val="0"/>
          <w:divBdr>
            <w:top w:val="none" w:sz="0" w:space="0" w:color="auto"/>
            <w:left w:val="none" w:sz="0" w:space="0" w:color="auto"/>
            <w:bottom w:val="none" w:sz="0" w:space="0" w:color="auto"/>
            <w:right w:val="none" w:sz="0" w:space="0" w:color="auto"/>
          </w:divBdr>
        </w:div>
        <w:div w:id="949776071">
          <w:marLeft w:val="640"/>
          <w:marRight w:val="0"/>
          <w:marTop w:val="0"/>
          <w:marBottom w:val="0"/>
          <w:divBdr>
            <w:top w:val="none" w:sz="0" w:space="0" w:color="auto"/>
            <w:left w:val="none" w:sz="0" w:space="0" w:color="auto"/>
            <w:bottom w:val="none" w:sz="0" w:space="0" w:color="auto"/>
            <w:right w:val="none" w:sz="0" w:space="0" w:color="auto"/>
          </w:divBdr>
        </w:div>
        <w:div w:id="1662268191">
          <w:marLeft w:val="640"/>
          <w:marRight w:val="0"/>
          <w:marTop w:val="0"/>
          <w:marBottom w:val="0"/>
          <w:divBdr>
            <w:top w:val="none" w:sz="0" w:space="0" w:color="auto"/>
            <w:left w:val="none" w:sz="0" w:space="0" w:color="auto"/>
            <w:bottom w:val="none" w:sz="0" w:space="0" w:color="auto"/>
            <w:right w:val="none" w:sz="0" w:space="0" w:color="auto"/>
          </w:divBdr>
        </w:div>
        <w:div w:id="929504039">
          <w:marLeft w:val="640"/>
          <w:marRight w:val="0"/>
          <w:marTop w:val="0"/>
          <w:marBottom w:val="0"/>
          <w:divBdr>
            <w:top w:val="none" w:sz="0" w:space="0" w:color="auto"/>
            <w:left w:val="none" w:sz="0" w:space="0" w:color="auto"/>
            <w:bottom w:val="none" w:sz="0" w:space="0" w:color="auto"/>
            <w:right w:val="none" w:sz="0" w:space="0" w:color="auto"/>
          </w:divBdr>
        </w:div>
        <w:div w:id="622689888">
          <w:marLeft w:val="640"/>
          <w:marRight w:val="0"/>
          <w:marTop w:val="0"/>
          <w:marBottom w:val="0"/>
          <w:divBdr>
            <w:top w:val="none" w:sz="0" w:space="0" w:color="auto"/>
            <w:left w:val="none" w:sz="0" w:space="0" w:color="auto"/>
            <w:bottom w:val="none" w:sz="0" w:space="0" w:color="auto"/>
            <w:right w:val="none" w:sz="0" w:space="0" w:color="auto"/>
          </w:divBdr>
        </w:div>
        <w:div w:id="1280331653">
          <w:marLeft w:val="640"/>
          <w:marRight w:val="0"/>
          <w:marTop w:val="0"/>
          <w:marBottom w:val="0"/>
          <w:divBdr>
            <w:top w:val="none" w:sz="0" w:space="0" w:color="auto"/>
            <w:left w:val="none" w:sz="0" w:space="0" w:color="auto"/>
            <w:bottom w:val="none" w:sz="0" w:space="0" w:color="auto"/>
            <w:right w:val="none" w:sz="0" w:space="0" w:color="auto"/>
          </w:divBdr>
        </w:div>
        <w:div w:id="879829831">
          <w:marLeft w:val="640"/>
          <w:marRight w:val="0"/>
          <w:marTop w:val="0"/>
          <w:marBottom w:val="0"/>
          <w:divBdr>
            <w:top w:val="none" w:sz="0" w:space="0" w:color="auto"/>
            <w:left w:val="none" w:sz="0" w:space="0" w:color="auto"/>
            <w:bottom w:val="none" w:sz="0" w:space="0" w:color="auto"/>
            <w:right w:val="none" w:sz="0" w:space="0" w:color="auto"/>
          </w:divBdr>
        </w:div>
        <w:div w:id="1906184706">
          <w:marLeft w:val="640"/>
          <w:marRight w:val="0"/>
          <w:marTop w:val="0"/>
          <w:marBottom w:val="0"/>
          <w:divBdr>
            <w:top w:val="none" w:sz="0" w:space="0" w:color="auto"/>
            <w:left w:val="none" w:sz="0" w:space="0" w:color="auto"/>
            <w:bottom w:val="none" w:sz="0" w:space="0" w:color="auto"/>
            <w:right w:val="none" w:sz="0" w:space="0" w:color="auto"/>
          </w:divBdr>
        </w:div>
        <w:div w:id="1773818923">
          <w:marLeft w:val="640"/>
          <w:marRight w:val="0"/>
          <w:marTop w:val="0"/>
          <w:marBottom w:val="0"/>
          <w:divBdr>
            <w:top w:val="none" w:sz="0" w:space="0" w:color="auto"/>
            <w:left w:val="none" w:sz="0" w:space="0" w:color="auto"/>
            <w:bottom w:val="none" w:sz="0" w:space="0" w:color="auto"/>
            <w:right w:val="none" w:sz="0" w:space="0" w:color="auto"/>
          </w:divBdr>
        </w:div>
        <w:div w:id="617571308">
          <w:marLeft w:val="640"/>
          <w:marRight w:val="0"/>
          <w:marTop w:val="0"/>
          <w:marBottom w:val="0"/>
          <w:divBdr>
            <w:top w:val="none" w:sz="0" w:space="0" w:color="auto"/>
            <w:left w:val="none" w:sz="0" w:space="0" w:color="auto"/>
            <w:bottom w:val="none" w:sz="0" w:space="0" w:color="auto"/>
            <w:right w:val="none" w:sz="0" w:space="0" w:color="auto"/>
          </w:divBdr>
        </w:div>
        <w:div w:id="186260175">
          <w:marLeft w:val="640"/>
          <w:marRight w:val="0"/>
          <w:marTop w:val="0"/>
          <w:marBottom w:val="0"/>
          <w:divBdr>
            <w:top w:val="none" w:sz="0" w:space="0" w:color="auto"/>
            <w:left w:val="none" w:sz="0" w:space="0" w:color="auto"/>
            <w:bottom w:val="none" w:sz="0" w:space="0" w:color="auto"/>
            <w:right w:val="none" w:sz="0" w:space="0" w:color="auto"/>
          </w:divBdr>
        </w:div>
        <w:div w:id="305399352">
          <w:marLeft w:val="640"/>
          <w:marRight w:val="0"/>
          <w:marTop w:val="0"/>
          <w:marBottom w:val="0"/>
          <w:divBdr>
            <w:top w:val="none" w:sz="0" w:space="0" w:color="auto"/>
            <w:left w:val="none" w:sz="0" w:space="0" w:color="auto"/>
            <w:bottom w:val="none" w:sz="0" w:space="0" w:color="auto"/>
            <w:right w:val="none" w:sz="0" w:space="0" w:color="auto"/>
          </w:divBdr>
        </w:div>
        <w:div w:id="486481722">
          <w:marLeft w:val="640"/>
          <w:marRight w:val="0"/>
          <w:marTop w:val="0"/>
          <w:marBottom w:val="0"/>
          <w:divBdr>
            <w:top w:val="none" w:sz="0" w:space="0" w:color="auto"/>
            <w:left w:val="none" w:sz="0" w:space="0" w:color="auto"/>
            <w:bottom w:val="none" w:sz="0" w:space="0" w:color="auto"/>
            <w:right w:val="none" w:sz="0" w:space="0" w:color="auto"/>
          </w:divBdr>
        </w:div>
        <w:div w:id="145778697">
          <w:marLeft w:val="640"/>
          <w:marRight w:val="0"/>
          <w:marTop w:val="0"/>
          <w:marBottom w:val="0"/>
          <w:divBdr>
            <w:top w:val="none" w:sz="0" w:space="0" w:color="auto"/>
            <w:left w:val="none" w:sz="0" w:space="0" w:color="auto"/>
            <w:bottom w:val="none" w:sz="0" w:space="0" w:color="auto"/>
            <w:right w:val="none" w:sz="0" w:space="0" w:color="auto"/>
          </w:divBdr>
        </w:div>
        <w:div w:id="915481623">
          <w:marLeft w:val="640"/>
          <w:marRight w:val="0"/>
          <w:marTop w:val="0"/>
          <w:marBottom w:val="0"/>
          <w:divBdr>
            <w:top w:val="none" w:sz="0" w:space="0" w:color="auto"/>
            <w:left w:val="none" w:sz="0" w:space="0" w:color="auto"/>
            <w:bottom w:val="none" w:sz="0" w:space="0" w:color="auto"/>
            <w:right w:val="none" w:sz="0" w:space="0" w:color="auto"/>
          </w:divBdr>
        </w:div>
        <w:div w:id="128088654">
          <w:marLeft w:val="640"/>
          <w:marRight w:val="0"/>
          <w:marTop w:val="0"/>
          <w:marBottom w:val="0"/>
          <w:divBdr>
            <w:top w:val="none" w:sz="0" w:space="0" w:color="auto"/>
            <w:left w:val="none" w:sz="0" w:space="0" w:color="auto"/>
            <w:bottom w:val="none" w:sz="0" w:space="0" w:color="auto"/>
            <w:right w:val="none" w:sz="0" w:space="0" w:color="auto"/>
          </w:divBdr>
        </w:div>
        <w:div w:id="735591645">
          <w:marLeft w:val="640"/>
          <w:marRight w:val="0"/>
          <w:marTop w:val="0"/>
          <w:marBottom w:val="0"/>
          <w:divBdr>
            <w:top w:val="none" w:sz="0" w:space="0" w:color="auto"/>
            <w:left w:val="none" w:sz="0" w:space="0" w:color="auto"/>
            <w:bottom w:val="none" w:sz="0" w:space="0" w:color="auto"/>
            <w:right w:val="none" w:sz="0" w:space="0" w:color="auto"/>
          </w:divBdr>
        </w:div>
        <w:div w:id="134179187">
          <w:marLeft w:val="640"/>
          <w:marRight w:val="0"/>
          <w:marTop w:val="0"/>
          <w:marBottom w:val="0"/>
          <w:divBdr>
            <w:top w:val="none" w:sz="0" w:space="0" w:color="auto"/>
            <w:left w:val="none" w:sz="0" w:space="0" w:color="auto"/>
            <w:bottom w:val="none" w:sz="0" w:space="0" w:color="auto"/>
            <w:right w:val="none" w:sz="0" w:space="0" w:color="auto"/>
          </w:divBdr>
        </w:div>
        <w:div w:id="419643105">
          <w:marLeft w:val="640"/>
          <w:marRight w:val="0"/>
          <w:marTop w:val="0"/>
          <w:marBottom w:val="0"/>
          <w:divBdr>
            <w:top w:val="none" w:sz="0" w:space="0" w:color="auto"/>
            <w:left w:val="none" w:sz="0" w:space="0" w:color="auto"/>
            <w:bottom w:val="none" w:sz="0" w:space="0" w:color="auto"/>
            <w:right w:val="none" w:sz="0" w:space="0" w:color="auto"/>
          </w:divBdr>
        </w:div>
        <w:div w:id="1701206103">
          <w:marLeft w:val="640"/>
          <w:marRight w:val="0"/>
          <w:marTop w:val="0"/>
          <w:marBottom w:val="0"/>
          <w:divBdr>
            <w:top w:val="none" w:sz="0" w:space="0" w:color="auto"/>
            <w:left w:val="none" w:sz="0" w:space="0" w:color="auto"/>
            <w:bottom w:val="none" w:sz="0" w:space="0" w:color="auto"/>
            <w:right w:val="none" w:sz="0" w:space="0" w:color="auto"/>
          </w:divBdr>
        </w:div>
        <w:div w:id="287711770">
          <w:marLeft w:val="640"/>
          <w:marRight w:val="0"/>
          <w:marTop w:val="0"/>
          <w:marBottom w:val="0"/>
          <w:divBdr>
            <w:top w:val="none" w:sz="0" w:space="0" w:color="auto"/>
            <w:left w:val="none" w:sz="0" w:space="0" w:color="auto"/>
            <w:bottom w:val="none" w:sz="0" w:space="0" w:color="auto"/>
            <w:right w:val="none" w:sz="0" w:space="0" w:color="auto"/>
          </w:divBdr>
        </w:div>
        <w:div w:id="1492063220">
          <w:marLeft w:val="640"/>
          <w:marRight w:val="0"/>
          <w:marTop w:val="0"/>
          <w:marBottom w:val="0"/>
          <w:divBdr>
            <w:top w:val="none" w:sz="0" w:space="0" w:color="auto"/>
            <w:left w:val="none" w:sz="0" w:space="0" w:color="auto"/>
            <w:bottom w:val="none" w:sz="0" w:space="0" w:color="auto"/>
            <w:right w:val="none" w:sz="0" w:space="0" w:color="auto"/>
          </w:divBdr>
        </w:div>
        <w:div w:id="296180864">
          <w:marLeft w:val="640"/>
          <w:marRight w:val="0"/>
          <w:marTop w:val="0"/>
          <w:marBottom w:val="0"/>
          <w:divBdr>
            <w:top w:val="none" w:sz="0" w:space="0" w:color="auto"/>
            <w:left w:val="none" w:sz="0" w:space="0" w:color="auto"/>
            <w:bottom w:val="none" w:sz="0" w:space="0" w:color="auto"/>
            <w:right w:val="none" w:sz="0" w:space="0" w:color="auto"/>
          </w:divBdr>
        </w:div>
        <w:div w:id="887187933">
          <w:marLeft w:val="640"/>
          <w:marRight w:val="0"/>
          <w:marTop w:val="0"/>
          <w:marBottom w:val="0"/>
          <w:divBdr>
            <w:top w:val="none" w:sz="0" w:space="0" w:color="auto"/>
            <w:left w:val="none" w:sz="0" w:space="0" w:color="auto"/>
            <w:bottom w:val="none" w:sz="0" w:space="0" w:color="auto"/>
            <w:right w:val="none" w:sz="0" w:space="0" w:color="auto"/>
          </w:divBdr>
        </w:div>
        <w:div w:id="2104645083">
          <w:marLeft w:val="640"/>
          <w:marRight w:val="0"/>
          <w:marTop w:val="0"/>
          <w:marBottom w:val="0"/>
          <w:divBdr>
            <w:top w:val="none" w:sz="0" w:space="0" w:color="auto"/>
            <w:left w:val="none" w:sz="0" w:space="0" w:color="auto"/>
            <w:bottom w:val="none" w:sz="0" w:space="0" w:color="auto"/>
            <w:right w:val="none" w:sz="0" w:space="0" w:color="auto"/>
          </w:divBdr>
        </w:div>
        <w:div w:id="1587809435">
          <w:marLeft w:val="640"/>
          <w:marRight w:val="0"/>
          <w:marTop w:val="0"/>
          <w:marBottom w:val="0"/>
          <w:divBdr>
            <w:top w:val="none" w:sz="0" w:space="0" w:color="auto"/>
            <w:left w:val="none" w:sz="0" w:space="0" w:color="auto"/>
            <w:bottom w:val="none" w:sz="0" w:space="0" w:color="auto"/>
            <w:right w:val="none" w:sz="0" w:space="0" w:color="auto"/>
          </w:divBdr>
        </w:div>
        <w:div w:id="670302908">
          <w:marLeft w:val="640"/>
          <w:marRight w:val="0"/>
          <w:marTop w:val="0"/>
          <w:marBottom w:val="0"/>
          <w:divBdr>
            <w:top w:val="none" w:sz="0" w:space="0" w:color="auto"/>
            <w:left w:val="none" w:sz="0" w:space="0" w:color="auto"/>
            <w:bottom w:val="none" w:sz="0" w:space="0" w:color="auto"/>
            <w:right w:val="none" w:sz="0" w:space="0" w:color="auto"/>
          </w:divBdr>
        </w:div>
        <w:div w:id="1898543069">
          <w:marLeft w:val="640"/>
          <w:marRight w:val="0"/>
          <w:marTop w:val="0"/>
          <w:marBottom w:val="0"/>
          <w:divBdr>
            <w:top w:val="none" w:sz="0" w:space="0" w:color="auto"/>
            <w:left w:val="none" w:sz="0" w:space="0" w:color="auto"/>
            <w:bottom w:val="none" w:sz="0" w:space="0" w:color="auto"/>
            <w:right w:val="none" w:sz="0" w:space="0" w:color="auto"/>
          </w:divBdr>
        </w:div>
        <w:div w:id="258955905">
          <w:marLeft w:val="640"/>
          <w:marRight w:val="0"/>
          <w:marTop w:val="0"/>
          <w:marBottom w:val="0"/>
          <w:divBdr>
            <w:top w:val="none" w:sz="0" w:space="0" w:color="auto"/>
            <w:left w:val="none" w:sz="0" w:space="0" w:color="auto"/>
            <w:bottom w:val="none" w:sz="0" w:space="0" w:color="auto"/>
            <w:right w:val="none" w:sz="0" w:space="0" w:color="auto"/>
          </w:divBdr>
        </w:div>
        <w:div w:id="722289534">
          <w:marLeft w:val="640"/>
          <w:marRight w:val="0"/>
          <w:marTop w:val="0"/>
          <w:marBottom w:val="0"/>
          <w:divBdr>
            <w:top w:val="none" w:sz="0" w:space="0" w:color="auto"/>
            <w:left w:val="none" w:sz="0" w:space="0" w:color="auto"/>
            <w:bottom w:val="none" w:sz="0" w:space="0" w:color="auto"/>
            <w:right w:val="none" w:sz="0" w:space="0" w:color="auto"/>
          </w:divBdr>
        </w:div>
        <w:div w:id="1639652172">
          <w:marLeft w:val="640"/>
          <w:marRight w:val="0"/>
          <w:marTop w:val="0"/>
          <w:marBottom w:val="0"/>
          <w:divBdr>
            <w:top w:val="none" w:sz="0" w:space="0" w:color="auto"/>
            <w:left w:val="none" w:sz="0" w:space="0" w:color="auto"/>
            <w:bottom w:val="none" w:sz="0" w:space="0" w:color="auto"/>
            <w:right w:val="none" w:sz="0" w:space="0" w:color="auto"/>
          </w:divBdr>
        </w:div>
      </w:divsChild>
    </w:div>
    <w:div w:id="1267271763">
      <w:bodyDiv w:val="1"/>
      <w:marLeft w:val="0"/>
      <w:marRight w:val="0"/>
      <w:marTop w:val="0"/>
      <w:marBottom w:val="0"/>
      <w:divBdr>
        <w:top w:val="none" w:sz="0" w:space="0" w:color="auto"/>
        <w:left w:val="none" w:sz="0" w:space="0" w:color="auto"/>
        <w:bottom w:val="none" w:sz="0" w:space="0" w:color="auto"/>
        <w:right w:val="none" w:sz="0" w:space="0" w:color="auto"/>
      </w:divBdr>
      <w:divsChild>
        <w:div w:id="18972575">
          <w:marLeft w:val="640"/>
          <w:marRight w:val="0"/>
          <w:marTop w:val="0"/>
          <w:marBottom w:val="0"/>
          <w:divBdr>
            <w:top w:val="none" w:sz="0" w:space="0" w:color="auto"/>
            <w:left w:val="none" w:sz="0" w:space="0" w:color="auto"/>
            <w:bottom w:val="none" w:sz="0" w:space="0" w:color="auto"/>
            <w:right w:val="none" w:sz="0" w:space="0" w:color="auto"/>
          </w:divBdr>
        </w:div>
        <w:div w:id="24331178">
          <w:marLeft w:val="640"/>
          <w:marRight w:val="0"/>
          <w:marTop w:val="0"/>
          <w:marBottom w:val="0"/>
          <w:divBdr>
            <w:top w:val="none" w:sz="0" w:space="0" w:color="auto"/>
            <w:left w:val="none" w:sz="0" w:space="0" w:color="auto"/>
            <w:bottom w:val="none" w:sz="0" w:space="0" w:color="auto"/>
            <w:right w:val="none" w:sz="0" w:space="0" w:color="auto"/>
          </w:divBdr>
        </w:div>
        <w:div w:id="28452691">
          <w:marLeft w:val="640"/>
          <w:marRight w:val="0"/>
          <w:marTop w:val="0"/>
          <w:marBottom w:val="0"/>
          <w:divBdr>
            <w:top w:val="none" w:sz="0" w:space="0" w:color="auto"/>
            <w:left w:val="none" w:sz="0" w:space="0" w:color="auto"/>
            <w:bottom w:val="none" w:sz="0" w:space="0" w:color="auto"/>
            <w:right w:val="none" w:sz="0" w:space="0" w:color="auto"/>
          </w:divBdr>
        </w:div>
        <w:div w:id="40062259">
          <w:marLeft w:val="640"/>
          <w:marRight w:val="0"/>
          <w:marTop w:val="0"/>
          <w:marBottom w:val="0"/>
          <w:divBdr>
            <w:top w:val="none" w:sz="0" w:space="0" w:color="auto"/>
            <w:left w:val="none" w:sz="0" w:space="0" w:color="auto"/>
            <w:bottom w:val="none" w:sz="0" w:space="0" w:color="auto"/>
            <w:right w:val="none" w:sz="0" w:space="0" w:color="auto"/>
          </w:divBdr>
        </w:div>
        <w:div w:id="168983935">
          <w:marLeft w:val="640"/>
          <w:marRight w:val="0"/>
          <w:marTop w:val="0"/>
          <w:marBottom w:val="0"/>
          <w:divBdr>
            <w:top w:val="none" w:sz="0" w:space="0" w:color="auto"/>
            <w:left w:val="none" w:sz="0" w:space="0" w:color="auto"/>
            <w:bottom w:val="none" w:sz="0" w:space="0" w:color="auto"/>
            <w:right w:val="none" w:sz="0" w:space="0" w:color="auto"/>
          </w:divBdr>
        </w:div>
        <w:div w:id="185869430">
          <w:marLeft w:val="640"/>
          <w:marRight w:val="0"/>
          <w:marTop w:val="0"/>
          <w:marBottom w:val="0"/>
          <w:divBdr>
            <w:top w:val="none" w:sz="0" w:space="0" w:color="auto"/>
            <w:left w:val="none" w:sz="0" w:space="0" w:color="auto"/>
            <w:bottom w:val="none" w:sz="0" w:space="0" w:color="auto"/>
            <w:right w:val="none" w:sz="0" w:space="0" w:color="auto"/>
          </w:divBdr>
        </w:div>
        <w:div w:id="329985486">
          <w:marLeft w:val="640"/>
          <w:marRight w:val="0"/>
          <w:marTop w:val="0"/>
          <w:marBottom w:val="0"/>
          <w:divBdr>
            <w:top w:val="none" w:sz="0" w:space="0" w:color="auto"/>
            <w:left w:val="none" w:sz="0" w:space="0" w:color="auto"/>
            <w:bottom w:val="none" w:sz="0" w:space="0" w:color="auto"/>
            <w:right w:val="none" w:sz="0" w:space="0" w:color="auto"/>
          </w:divBdr>
        </w:div>
        <w:div w:id="364451439">
          <w:marLeft w:val="640"/>
          <w:marRight w:val="0"/>
          <w:marTop w:val="0"/>
          <w:marBottom w:val="0"/>
          <w:divBdr>
            <w:top w:val="none" w:sz="0" w:space="0" w:color="auto"/>
            <w:left w:val="none" w:sz="0" w:space="0" w:color="auto"/>
            <w:bottom w:val="none" w:sz="0" w:space="0" w:color="auto"/>
            <w:right w:val="none" w:sz="0" w:space="0" w:color="auto"/>
          </w:divBdr>
        </w:div>
        <w:div w:id="388892323">
          <w:marLeft w:val="640"/>
          <w:marRight w:val="0"/>
          <w:marTop w:val="0"/>
          <w:marBottom w:val="0"/>
          <w:divBdr>
            <w:top w:val="none" w:sz="0" w:space="0" w:color="auto"/>
            <w:left w:val="none" w:sz="0" w:space="0" w:color="auto"/>
            <w:bottom w:val="none" w:sz="0" w:space="0" w:color="auto"/>
            <w:right w:val="none" w:sz="0" w:space="0" w:color="auto"/>
          </w:divBdr>
        </w:div>
        <w:div w:id="418529373">
          <w:marLeft w:val="640"/>
          <w:marRight w:val="0"/>
          <w:marTop w:val="0"/>
          <w:marBottom w:val="0"/>
          <w:divBdr>
            <w:top w:val="none" w:sz="0" w:space="0" w:color="auto"/>
            <w:left w:val="none" w:sz="0" w:space="0" w:color="auto"/>
            <w:bottom w:val="none" w:sz="0" w:space="0" w:color="auto"/>
            <w:right w:val="none" w:sz="0" w:space="0" w:color="auto"/>
          </w:divBdr>
        </w:div>
        <w:div w:id="425156858">
          <w:marLeft w:val="640"/>
          <w:marRight w:val="0"/>
          <w:marTop w:val="0"/>
          <w:marBottom w:val="0"/>
          <w:divBdr>
            <w:top w:val="none" w:sz="0" w:space="0" w:color="auto"/>
            <w:left w:val="none" w:sz="0" w:space="0" w:color="auto"/>
            <w:bottom w:val="none" w:sz="0" w:space="0" w:color="auto"/>
            <w:right w:val="none" w:sz="0" w:space="0" w:color="auto"/>
          </w:divBdr>
        </w:div>
        <w:div w:id="476803882">
          <w:marLeft w:val="640"/>
          <w:marRight w:val="0"/>
          <w:marTop w:val="0"/>
          <w:marBottom w:val="0"/>
          <w:divBdr>
            <w:top w:val="none" w:sz="0" w:space="0" w:color="auto"/>
            <w:left w:val="none" w:sz="0" w:space="0" w:color="auto"/>
            <w:bottom w:val="none" w:sz="0" w:space="0" w:color="auto"/>
            <w:right w:val="none" w:sz="0" w:space="0" w:color="auto"/>
          </w:divBdr>
        </w:div>
        <w:div w:id="481584976">
          <w:marLeft w:val="640"/>
          <w:marRight w:val="0"/>
          <w:marTop w:val="0"/>
          <w:marBottom w:val="0"/>
          <w:divBdr>
            <w:top w:val="none" w:sz="0" w:space="0" w:color="auto"/>
            <w:left w:val="none" w:sz="0" w:space="0" w:color="auto"/>
            <w:bottom w:val="none" w:sz="0" w:space="0" w:color="auto"/>
            <w:right w:val="none" w:sz="0" w:space="0" w:color="auto"/>
          </w:divBdr>
        </w:div>
        <w:div w:id="519853898">
          <w:marLeft w:val="640"/>
          <w:marRight w:val="0"/>
          <w:marTop w:val="0"/>
          <w:marBottom w:val="0"/>
          <w:divBdr>
            <w:top w:val="none" w:sz="0" w:space="0" w:color="auto"/>
            <w:left w:val="none" w:sz="0" w:space="0" w:color="auto"/>
            <w:bottom w:val="none" w:sz="0" w:space="0" w:color="auto"/>
            <w:right w:val="none" w:sz="0" w:space="0" w:color="auto"/>
          </w:divBdr>
        </w:div>
        <w:div w:id="554658383">
          <w:marLeft w:val="640"/>
          <w:marRight w:val="0"/>
          <w:marTop w:val="0"/>
          <w:marBottom w:val="0"/>
          <w:divBdr>
            <w:top w:val="none" w:sz="0" w:space="0" w:color="auto"/>
            <w:left w:val="none" w:sz="0" w:space="0" w:color="auto"/>
            <w:bottom w:val="none" w:sz="0" w:space="0" w:color="auto"/>
            <w:right w:val="none" w:sz="0" w:space="0" w:color="auto"/>
          </w:divBdr>
        </w:div>
        <w:div w:id="561598793">
          <w:marLeft w:val="640"/>
          <w:marRight w:val="0"/>
          <w:marTop w:val="0"/>
          <w:marBottom w:val="0"/>
          <w:divBdr>
            <w:top w:val="none" w:sz="0" w:space="0" w:color="auto"/>
            <w:left w:val="none" w:sz="0" w:space="0" w:color="auto"/>
            <w:bottom w:val="none" w:sz="0" w:space="0" w:color="auto"/>
            <w:right w:val="none" w:sz="0" w:space="0" w:color="auto"/>
          </w:divBdr>
        </w:div>
        <w:div w:id="581718075">
          <w:marLeft w:val="640"/>
          <w:marRight w:val="0"/>
          <w:marTop w:val="0"/>
          <w:marBottom w:val="0"/>
          <w:divBdr>
            <w:top w:val="none" w:sz="0" w:space="0" w:color="auto"/>
            <w:left w:val="none" w:sz="0" w:space="0" w:color="auto"/>
            <w:bottom w:val="none" w:sz="0" w:space="0" w:color="auto"/>
            <w:right w:val="none" w:sz="0" w:space="0" w:color="auto"/>
          </w:divBdr>
        </w:div>
        <w:div w:id="623654400">
          <w:marLeft w:val="640"/>
          <w:marRight w:val="0"/>
          <w:marTop w:val="0"/>
          <w:marBottom w:val="0"/>
          <w:divBdr>
            <w:top w:val="none" w:sz="0" w:space="0" w:color="auto"/>
            <w:left w:val="none" w:sz="0" w:space="0" w:color="auto"/>
            <w:bottom w:val="none" w:sz="0" w:space="0" w:color="auto"/>
            <w:right w:val="none" w:sz="0" w:space="0" w:color="auto"/>
          </w:divBdr>
        </w:div>
        <w:div w:id="628510130">
          <w:marLeft w:val="640"/>
          <w:marRight w:val="0"/>
          <w:marTop w:val="0"/>
          <w:marBottom w:val="0"/>
          <w:divBdr>
            <w:top w:val="none" w:sz="0" w:space="0" w:color="auto"/>
            <w:left w:val="none" w:sz="0" w:space="0" w:color="auto"/>
            <w:bottom w:val="none" w:sz="0" w:space="0" w:color="auto"/>
            <w:right w:val="none" w:sz="0" w:space="0" w:color="auto"/>
          </w:divBdr>
        </w:div>
        <w:div w:id="641034680">
          <w:marLeft w:val="640"/>
          <w:marRight w:val="0"/>
          <w:marTop w:val="0"/>
          <w:marBottom w:val="0"/>
          <w:divBdr>
            <w:top w:val="none" w:sz="0" w:space="0" w:color="auto"/>
            <w:left w:val="none" w:sz="0" w:space="0" w:color="auto"/>
            <w:bottom w:val="none" w:sz="0" w:space="0" w:color="auto"/>
            <w:right w:val="none" w:sz="0" w:space="0" w:color="auto"/>
          </w:divBdr>
        </w:div>
        <w:div w:id="666904122">
          <w:marLeft w:val="640"/>
          <w:marRight w:val="0"/>
          <w:marTop w:val="0"/>
          <w:marBottom w:val="0"/>
          <w:divBdr>
            <w:top w:val="none" w:sz="0" w:space="0" w:color="auto"/>
            <w:left w:val="none" w:sz="0" w:space="0" w:color="auto"/>
            <w:bottom w:val="none" w:sz="0" w:space="0" w:color="auto"/>
            <w:right w:val="none" w:sz="0" w:space="0" w:color="auto"/>
          </w:divBdr>
        </w:div>
        <w:div w:id="668867276">
          <w:marLeft w:val="640"/>
          <w:marRight w:val="0"/>
          <w:marTop w:val="0"/>
          <w:marBottom w:val="0"/>
          <w:divBdr>
            <w:top w:val="none" w:sz="0" w:space="0" w:color="auto"/>
            <w:left w:val="none" w:sz="0" w:space="0" w:color="auto"/>
            <w:bottom w:val="none" w:sz="0" w:space="0" w:color="auto"/>
            <w:right w:val="none" w:sz="0" w:space="0" w:color="auto"/>
          </w:divBdr>
        </w:div>
        <w:div w:id="674113030">
          <w:marLeft w:val="640"/>
          <w:marRight w:val="0"/>
          <w:marTop w:val="0"/>
          <w:marBottom w:val="0"/>
          <w:divBdr>
            <w:top w:val="none" w:sz="0" w:space="0" w:color="auto"/>
            <w:left w:val="none" w:sz="0" w:space="0" w:color="auto"/>
            <w:bottom w:val="none" w:sz="0" w:space="0" w:color="auto"/>
            <w:right w:val="none" w:sz="0" w:space="0" w:color="auto"/>
          </w:divBdr>
        </w:div>
        <w:div w:id="709572026">
          <w:marLeft w:val="640"/>
          <w:marRight w:val="0"/>
          <w:marTop w:val="0"/>
          <w:marBottom w:val="0"/>
          <w:divBdr>
            <w:top w:val="none" w:sz="0" w:space="0" w:color="auto"/>
            <w:left w:val="none" w:sz="0" w:space="0" w:color="auto"/>
            <w:bottom w:val="none" w:sz="0" w:space="0" w:color="auto"/>
            <w:right w:val="none" w:sz="0" w:space="0" w:color="auto"/>
          </w:divBdr>
        </w:div>
        <w:div w:id="716975836">
          <w:marLeft w:val="640"/>
          <w:marRight w:val="0"/>
          <w:marTop w:val="0"/>
          <w:marBottom w:val="0"/>
          <w:divBdr>
            <w:top w:val="none" w:sz="0" w:space="0" w:color="auto"/>
            <w:left w:val="none" w:sz="0" w:space="0" w:color="auto"/>
            <w:bottom w:val="none" w:sz="0" w:space="0" w:color="auto"/>
            <w:right w:val="none" w:sz="0" w:space="0" w:color="auto"/>
          </w:divBdr>
        </w:div>
        <w:div w:id="727609805">
          <w:marLeft w:val="640"/>
          <w:marRight w:val="0"/>
          <w:marTop w:val="0"/>
          <w:marBottom w:val="0"/>
          <w:divBdr>
            <w:top w:val="none" w:sz="0" w:space="0" w:color="auto"/>
            <w:left w:val="none" w:sz="0" w:space="0" w:color="auto"/>
            <w:bottom w:val="none" w:sz="0" w:space="0" w:color="auto"/>
            <w:right w:val="none" w:sz="0" w:space="0" w:color="auto"/>
          </w:divBdr>
        </w:div>
        <w:div w:id="739445834">
          <w:marLeft w:val="640"/>
          <w:marRight w:val="0"/>
          <w:marTop w:val="0"/>
          <w:marBottom w:val="0"/>
          <w:divBdr>
            <w:top w:val="none" w:sz="0" w:space="0" w:color="auto"/>
            <w:left w:val="none" w:sz="0" w:space="0" w:color="auto"/>
            <w:bottom w:val="none" w:sz="0" w:space="0" w:color="auto"/>
            <w:right w:val="none" w:sz="0" w:space="0" w:color="auto"/>
          </w:divBdr>
        </w:div>
        <w:div w:id="742680139">
          <w:marLeft w:val="640"/>
          <w:marRight w:val="0"/>
          <w:marTop w:val="0"/>
          <w:marBottom w:val="0"/>
          <w:divBdr>
            <w:top w:val="none" w:sz="0" w:space="0" w:color="auto"/>
            <w:left w:val="none" w:sz="0" w:space="0" w:color="auto"/>
            <w:bottom w:val="none" w:sz="0" w:space="0" w:color="auto"/>
            <w:right w:val="none" w:sz="0" w:space="0" w:color="auto"/>
          </w:divBdr>
        </w:div>
        <w:div w:id="760106933">
          <w:marLeft w:val="640"/>
          <w:marRight w:val="0"/>
          <w:marTop w:val="0"/>
          <w:marBottom w:val="0"/>
          <w:divBdr>
            <w:top w:val="none" w:sz="0" w:space="0" w:color="auto"/>
            <w:left w:val="none" w:sz="0" w:space="0" w:color="auto"/>
            <w:bottom w:val="none" w:sz="0" w:space="0" w:color="auto"/>
            <w:right w:val="none" w:sz="0" w:space="0" w:color="auto"/>
          </w:divBdr>
        </w:div>
        <w:div w:id="801193507">
          <w:marLeft w:val="640"/>
          <w:marRight w:val="0"/>
          <w:marTop w:val="0"/>
          <w:marBottom w:val="0"/>
          <w:divBdr>
            <w:top w:val="none" w:sz="0" w:space="0" w:color="auto"/>
            <w:left w:val="none" w:sz="0" w:space="0" w:color="auto"/>
            <w:bottom w:val="none" w:sz="0" w:space="0" w:color="auto"/>
            <w:right w:val="none" w:sz="0" w:space="0" w:color="auto"/>
          </w:divBdr>
        </w:div>
        <w:div w:id="815613087">
          <w:marLeft w:val="640"/>
          <w:marRight w:val="0"/>
          <w:marTop w:val="0"/>
          <w:marBottom w:val="0"/>
          <w:divBdr>
            <w:top w:val="none" w:sz="0" w:space="0" w:color="auto"/>
            <w:left w:val="none" w:sz="0" w:space="0" w:color="auto"/>
            <w:bottom w:val="none" w:sz="0" w:space="0" w:color="auto"/>
            <w:right w:val="none" w:sz="0" w:space="0" w:color="auto"/>
          </w:divBdr>
        </w:div>
        <w:div w:id="844857027">
          <w:marLeft w:val="640"/>
          <w:marRight w:val="0"/>
          <w:marTop w:val="0"/>
          <w:marBottom w:val="0"/>
          <w:divBdr>
            <w:top w:val="none" w:sz="0" w:space="0" w:color="auto"/>
            <w:left w:val="none" w:sz="0" w:space="0" w:color="auto"/>
            <w:bottom w:val="none" w:sz="0" w:space="0" w:color="auto"/>
            <w:right w:val="none" w:sz="0" w:space="0" w:color="auto"/>
          </w:divBdr>
        </w:div>
        <w:div w:id="859126623">
          <w:marLeft w:val="640"/>
          <w:marRight w:val="0"/>
          <w:marTop w:val="0"/>
          <w:marBottom w:val="0"/>
          <w:divBdr>
            <w:top w:val="none" w:sz="0" w:space="0" w:color="auto"/>
            <w:left w:val="none" w:sz="0" w:space="0" w:color="auto"/>
            <w:bottom w:val="none" w:sz="0" w:space="0" w:color="auto"/>
            <w:right w:val="none" w:sz="0" w:space="0" w:color="auto"/>
          </w:divBdr>
        </w:div>
        <w:div w:id="866022786">
          <w:marLeft w:val="640"/>
          <w:marRight w:val="0"/>
          <w:marTop w:val="0"/>
          <w:marBottom w:val="0"/>
          <w:divBdr>
            <w:top w:val="none" w:sz="0" w:space="0" w:color="auto"/>
            <w:left w:val="none" w:sz="0" w:space="0" w:color="auto"/>
            <w:bottom w:val="none" w:sz="0" w:space="0" w:color="auto"/>
            <w:right w:val="none" w:sz="0" w:space="0" w:color="auto"/>
          </w:divBdr>
        </w:div>
        <w:div w:id="875849393">
          <w:marLeft w:val="640"/>
          <w:marRight w:val="0"/>
          <w:marTop w:val="0"/>
          <w:marBottom w:val="0"/>
          <w:divBdr>
            <w:top w:val="none" w:sz="0" w:space="0" w:color="auto"/>
            <w:left w:val="none" w:sz="0" w:space="0" w:color="auto"/>
            <w:bottom w:val="none" w:sz="0" w:space="0" w:color="auto"/>
            <w:right w:val="none" w:sz="0" w:space="0" w:color="auto"/>
          </w:divBdr>
        </w:div>
        <w:div w:id="889027603">
          <w:marLeft w:val="640"/>
          <w:marRight w:val="0"/>
          <w:marTop w:val="0"/>
          <w:marBottom w:val="0"/>
          <w:divBdr>
            <w:top w:val="none" w:sz="0" w:space="0" w:color="auto"/>
            <w:left w:val="none" w:sz="0" w:space="0" w:color="auto"/>
            <w:bottom w:val="none" w:sz="0" w:space="0" w:color="auto"/>
            <w:right w:val="none" w:sz="0" w:space="0" w:color="auto"/>
          </w:divBdr>
        </w:div>
        <w:div w:id="931399575">
          <w:marLeft w:val="640"/>
          <w:marRight w:val="0"/>
          <w:marTop w:val="0"/>
          <w:marBottom w:val="0"/>
          <w:divBdr>
            <w:top w:val="none" w:sz="0" w:space="0" w:color="auto"/>
            <w:left w:val="none" w:sz="0" w:space="0" w:color="auto"/>
            <w:bottom w:val="none" w:sz="0" w:space="0" w:color="auto"/>
            <w:right w:val="none" w:sz="0" w:space="0" w:color="auto"/>
          </w:divBdr>
        </w:div>
        <w:div w:id="933321188">
          <w:marLeft w:val="640"/>
          <w:marRight w:val="0"/>
          <w:marTop w:val="0"/>
          <w:marBottom w:val="0"/>
          <w:divBdr>
            <w:top w:val="none" w:sz="0" w:space="0" w:color="auto"/>
            <w:left w:val="none" w:sz="0" w:space="0" w:color="auto"/>
            <w:bottom w:val="none" w:sz="0" w:space="0" w:color="auto"/>
            <w:right w:val="none" w:sz="0" w:space="0" w:color="auto"/>
          </w:divBdr>
        </w:div>
        <w:div w:id="936055771">
          <w:marLeft w:val="640"/>
          <w:marRight w:val="0"/>
          <w:marTop w:val="0"/>
          <w:marBottom w:val="0"/>
          <w:divBdr>
            <w:top w:val="none" w:sz="0" w:space="0" w:color="auto"/>
            <w:left w:val="none" w:sz="0" w:space="0" w:color="auto"/>
            <w:bottom w:val="none" w:sz="0" w:space="0" w:color="auto"/>
            <w:right w:val="none" w:sz="0" w:space="0" w:color="auto"/>
          </w:divBdr>
        </w:div>
        <w:div w:id="944189078">
          <w:marLeft w:val="640"/>
          <w:marRight w:val="0"/>
          <w:marTop w:val="0"/>
          <w:marBottom w:val="0"/>
          <w:divBdr>
            <w:top w:val="none" w:sz="0" w:space="0" w:color="auto"/>
            <w:left w:val="none" w:sz="0" w:space="0" w:color="auto"/>
            <w:bottom w:val="none" w:sz="0" w:space="0" w:color="auto"/>
            <w:right w:val="none" w:sz="0" w:space="0" w:color="auto"/>
          </w:divBdr>
        </w:div>
        <w:div w:id="952593647">
          <w:marLeft w:val="640"/>
          <w:marRight w:val="0"/>
          <w:marTop w:val="0"/>
          <w:marBottom w:val="0"/>
          <w:divBdr>
            <w:top w:val="none" w:sz="0" w:space="0" w:color="auto"/>
            <w:left w:val="none" w:sz="0" w:space="0" w:color="auto"/>
            <w:bottom w:val="none" w:sz="0" w:space="0" w:color="auto"/>
            <w:right w:val="none" w:sz="0" w:space="0" w:color="auto"/>
          </w:divBdr>
        </w:div>
        <w:div w:id="954488132">
          <w:marLeft w:val="640"/>
          <w:marRight w:val="0"/>
          <w:marTop w:val="0"/>
          <w:marBottom w:val="0"/>
          <w:divBdr>
            <w:top w:val="none" w:sz="0" w:space="0" w:color="auto"/>
            <w:left w:val="none" w:sz="0" w:space="0" w:color="auto"/>
            <w:bottom w:val="none" w:sz="0" w:space="0" w:color="auto"/>
            <w:right w:val="none" w:sz="0" w:space="0" w:color="auto"/>
          </w:divBdr>
        </w:div>
        <w:div w:id="965306729">
          <w:marLeft w:val="640"/>
          <w:marRight w:val="0"/>
          <w:marTop w:val="0"/>
          <w:marBottom w:val="0"/>
          <w:divBdr>
            <w:top w:val="none" w:sz="0" w:space="0" w:color="auto"/>
            <w:left w:val="none" w:sz="0" w:space="0" w:color="auto"/>
            <w:bottom w:val="none" w:sz="0" w:space="0" w:color="auto"/>
            <w:right w:val="none" w:sz="0" w:space="0" w:color="auto"/>
          </w:divBdr>
        </w:div>
        <w:div w:id="1024550752">
          <w:marLeft w:val="640"/>
          <w:marRight w:val="0"/>
          <w:marTop w:val="0"/>
          <w:marBottom w:val="0"/>
          <w:divBdr>
            <w:top w:val="none" w:sz="0" w:space="0" w:color="auto"/>
            <w:left w:val="none" w:sz="0" w:space="0" w:color="auto"/>
            <w:bottom w:val="none" w:sz="0" w:space="0" w:color="auto"/>
            <w:right w:val="none" w:sz="0" w:space="0" w:color="auto"/>
          </w:divBdr>
        </w:div>
        <w:div w:id="1027564920">
          <w:marLeft w:val="640"/>
          <w:marRight w:val="0"/>
          <w:marTop w:val="0"/>
          <w:marBottom w:val="0"/>
          <w:divBdr>
            <w:top w:val="none" w:sz="0" w:space="0" w:color="auto"/>
            <w:left w:val="none" w:sz="0" w:space="0" w:color="auto"/>
            <w:bottom w:val="none" w:sz="0" w:space="0" w:color="auto"/>
            <w:right w:val="none" w:sz="0" w:space="0" w:color="auto"/>
          </w:divBdr>
        </w:div>
        <w:div w:id="1036077661">
          <w:marLeft w:val="640"/>
          <w:marRight w:val="0"/>
          <w:marTop w:val="0"/>
          <w:marBottom w:val="0"/>
          <w:divBdr>
            <w:top w:val="none" w:sz="0" w:space="0" w:color="auto"/>
            <w:left w:val="none" w:sz="0" w:space="0" w:color="auto"/>
            <w:bottom w:val="none" w:sz="0" w:space="0" w:color="auto"/>
            <w:right w:val="none" w:sz="0" w:space="0" w:color="auto"/>
          </w:divBdr>
        </w:div>
        <w:div w:id="1059405596">
          <w:marLeft w:val="640"/>
          <w:marRight w:val="0"/>
          <w:marTop w:val="0"/>
          <w:marBottom w:val="0"/>
          <w:divBdr>
            <w:top w:val="none" w:sz="0" w:space="0" w:color="auto"/>
            <w:left w:val="none" w:sz="0" w:space="0" w:color="auto"/>
            <w:bottom w:val="none" w:sz="0" w:space="0" w:color="auto"/>
            <w:right w:val="none" w:sz="0" w:space="0" w:color="auto"/>
          </w:divBdr>
        </w:div>
        <w:div w:id="1065110328">
          <w:marLeft w:val="640"/>
          <w:marRight w:val="0"/>
          <w:marTop w:val="0"/>
          <w:marBottom w:val="0"/>
          <w:divBdr>
            <w:top w:val="none" w:sz="0" w:space="0" w:color="auto"/>
            <w:left w:val="none" w:sz="0" w:space="0" w:color="auto"/>
            <w:bottom w:val="none" w:sz="0" w:space="0" w:color="auto"/>
            <w:right w:val="none" w:sz="0" w:space="0" w:color="auto"/>
          </w:divBdr>
        </w:div>
        <w:div w:id="1088888185">
          <w:marLeft w:val="640"/>
          <w:marRight w:val="0"/>
          <w:marTop w:val="0"/>
          <w:marBottom w:val="0"/>
          <w:divBdr>
            <w:top w:val="none" w:sz="0" w:space="0" w:color="auto"/>
            <w:left w:val="none" w:sz="0" w:space="0" w:color="auto"/>
            <w:bottom w:val="none" w:sz="0" w:space="0" w:color="auto"/>
            <w:right w:val="none" w:sz="0" w:space="0" w:color="auto"/>
          </w:divBdr>
        </w:div>
        <w:div w:id="1096441881">
          <w:marLeft w:val="640"/>
          <w:marRight w:val="0"/>
          <w:marTop w:val="0"/>
          <w:marBottom w:val="0"/>
          <w:divBdr>
            <w:top w:val="none" w:sz="0" w:space="0" w:color="auto"/>
            <w:left w:val="none" w:sz="0" w:space="0" w:color="auto"/>
            <w:bottom w:val="none" w:sz="0" w:space="0" w:color="auto"/>
            <w:right w:val="none" w:sz="0" w:space="0" w:color="auto"/>
          </w:divBdr>
        </w:div>
        <w:div w:id="1116172177">
          <w:marLeft w:val="640"/>
          <w:marRight w:val="0"/>
          <w:marTop w:val="0"/>
          <w:marBottom w:val="0"/>
          <w:divBdr>
            <w:top w:val="none" w:sz="0" w:space="0" w:color="auto"/>
            <w:left w:val="none" w:sz="0" w:space="0" w:color="auto"/>
            <w:bottom w:val="none" w:sz="0" w:space="0" w:color="auto"/>
            <w:right w:val="none" w:sz="0" w:space="0" w:color="auto"/>
          </w:divBdr>
        </w:div>
        <w:div w:id="1125004727">
          <w:marLeft w:val="640"/>
          <w:marRight w:val="0"/>
          <w:marTop w:val="0"/>
          <w:marBottom w:val="0"/>
          <w:divBdr>
            <w:top w:val="none" w:sz="0" w:space="0" w:color="auto"/>
            <w:left w:val="none" w:sz="0" w:space="0" w:color="auto"/>
            <w:bottom w:val="none" w:sz="0" w:space="0" w:color="auto"/>
            <w:right w:val="none" w:sz="0" w:space="0" w:color="auto"/>
          </w:divBdr>
        </w:div>
        <w:div w:id="1128473788">
          <w:marLeft w:val="640"/>
          <w:marRight w:val="0"/>
          <w:marTop w:val="0"/>
          <w:marBottom w:val="0"/>
          <w:divBdr>
            <w:top w:val="none" w:sz="0" w:space="0" w:color="auto"/>
            <w:left w:val="none" w:sz="0" w:space="0" w:color="auto"/>
            <w:bottom w:val="none" w:sz="0" w:space="0" w:color="auto"/>
            <w:right w:val="none" w:sz="0" w:space="0" w:color="auto"/>
          </w:divBdr>
        </w:div>
        <w:div w:id="1157771273">
          <w:marLeft w:val="640"/>
          <w:marRight w:val="0"/>
          <w:marTop w:val="0"/>
          <w:marBottom w:val="0"/>
          <w:divBdr>
            <w:top w:val="none" w:sz="0" w:space="0" w:color="auto"/>
            <w:left w:val="none" w:sz="0" w:space="0" w:color="auto"/>
            <w:bottom w:val="none" w:sz="0" w:space="0" w:color="auto"/>
            <w:right w:val="none" w:sz="0" w:space="0" w:color="auto"/>
          </w:divBdr>
        </w:div>
        <w:div w:id="1166090019">
          <w:marLeft w:val="640"/>
          <w:marRight w:val="0"/>
          <w:marTop w:val="0"/>
          <w:marBottom w:val="0"/>
          <w:divBdr>
            <w:top w:val="none" w:sz="0" w:space="0" w:color="auto"/>
            <w:left w:val="none" w:sz="0" w:space="0" w:color="auto"/>
            <w:bottom w:val="none" w:sz="0" w:space="0" w:color="auto"/>
            <w:right w:val="none" w:sz="0" w:space="0" w:color="auto"/>
          </w:divBdr>
        </w:div>
        <w:div w:id="1169249992">
          <w:marLeft w:val="640"/>
          <w:marRight w:val="0"/>
          <w:marTop w:val="0"/>
          <w:marBottom w:val="0"/>
          <w:divBdr>
            <w:top w:val="none" w:sz="0" w:space="0" w:color="auto"/>
            <w:left w:val="none" w:sz="0" w:space="0" w:color="auto"/>
            <w:bottom w:val="none" w:sz="0" w:space="0" w:color="auto"/>
            <w:right w:val="none" w:sz="0" w:space="0" w:color="auto"/>
          </w:divBdr>
        </w:div>
        <w:div w:id="1202783790">
          <w:marLeft w:val="640"/>
          <w:marRight w:val="0"/>
          <w:marTop w:val="0"/>
          <w:marBottom w:val="0"/>
          <w:divBdr>
            <w:top w:val="none" w:sz="0" w:space="0" w:color="auto"/>
            <w:left w:val="none" w:sz="0" w:space="0" w:color="auto"/>
            <w:bottom w:val="none" w:sz="0" w:space="0" w:color="auto"/>
            <w:right w:val="none" w:sz="0" w:space="0" w:color="auto"/>
          </w:divBdr>
        </w:div>
        <w:div w:id="1208370794">
          <w:marLeft w:val="640"/>
          <w:marRight w:val="0"/>
          <w:marTop w:val="0"/>
          <w:marBottom w:val="0"/>
          <w:divBdr>
            <w:top w:val="none" w:sz="0" w:space="0" w:color="auto"/>
            <w:left w:val="none" w:sz="0" w:space="0" w:color="auto"/>
            <w:bottom w:val="none" w:sz="0" w:space="0" w:color="auto"/>
            <w:right w:val="none" w:sz="0" w:space="0" w:color="auto"/>
          </w:divBdr>
        </w:div>
        <w:div w:id="1218469215">
          <w:marLeft w:val="640"/>
          <w:marRight w:val="0"/>
          <w:marTop w:val="0"/>
          <w:marBottom w:val="0"/>
          <w:divBdr>
            <w:top w:val="none" w:sz="0" w:space="0" w:color="auto"/>
            <w:left w:val="none" w:sz="0" w:space="0" w:color="auto"/>
            <w:bottom w:val="none" w:sz="0" w:space="0" w:color="auto"/>
            <w:right w:val="none" w:sz="0" w:space="0" w:color="auto"/>
          </w:divBdr>
        </w:div>
        <w:div w:id="1227298206">
          <w:marLeft w:val="640"/>
          <w:marRight w:val="0"/>
          <w:marTop w:val="0"/>
          <w:marBottom w:val="0"/>
          <w:divBdr>
            <w:top w:val="none" w:sz="0" w:space="0" w:color="auto"/>
            <w:left w:val="none" w:sz="0" w:space="0" w:color="auto"/>
            <w:bottom w:val="none" w:sz="0" w:space="0" w:color="auto"/>
            <w:right w:val="none" w:sz="0" w:space="0" w:color="auto"/>
          </w:divBdr>
        </w:div>
        <w:div w:id="1286429632">
          <w:marLeft w:val="640"/>
          <w:marRight w:val="0"/>
          <w:marTop w:val="0"/>
          <w:marBottom w:val="0"/>
          <w:divBdr>
            <w:top w:val="none" w:sz="0" w:space="0" w:color="auto"/>
            <w:left w:val="none" w:sz="0" w:space="0" w:color="auto"/>
            <w:bottom w:val="none" w:sz="0" w:space="0" w:color="auto"/>
            <w:right w:val="none" w:sz="0" w:space="0" w:color="auto"/>
          </w:divBdr>
        </w:div>
        <w:div w:id="1310985379">
          <w:marLeft w:val="640"/>
          <w:marRight w:val="0"/>
          <w:marTop w:val="0"/>
          <w:marBottom w:val="0"/>
          <w:divBdr>
            <w:top w:val="none" w:sz="0" w:space="0" w:color="auto"/>
            <w:left w:val="none" w:sz="0" w:space="0" w:color="auto"/>
            <w:bottom w:val="none" w:sz="0" w:space="0" w:color="auto"/>
            <w:right w:val="none" w:sz="0" w:space="0" w:color="auto"/>
          </w:divBdr>
        </w:div>
        <w:div w:id="1338339684">
          <w:marLeft w:val="640"/>
          <w:marRight w:val="0"/>
          <w:marTop w:val="0"/>
          <w:marBottom w:val="0"/>
          <w:divBdr>
            <w:top w:val="none" w:sz="0" w:space="0" w:color="auto"/>
            <w:left w:val="none" w:sz="0" w:space="0" w:color="auto"/>
            <w:bottom w:val="none" w:sz="0" w:space="0" w:color="auto"/>
            <w:right w:val="none" w:sz="0" w:space="0" w:color="auto"/>
          </w:divBdr>
        </w:div>
        <w:div w:id="1344819431">
          <w:marLeft w:val="640"/>
          <w:marRight w:val="0"/>
          <w:marTop w:val="0"/>
          <w:marBottom w:val="0"/>
          <w:divBdr>
            <w:top w:val="none" w:sz="0" w:space="0" w:color="auto"/>
            <w:left w:val="none" w:sz="0" w:space="0" w:color="auto"/>
            <w:bottom w:val="none" w:sz="0" w:space="0" w:color="auto"/>
            <w:right w:val="none" w:sz="0" w:space="0" w:color="auto"/>
          </w:divBdr>
        </w:div>
        <w:div w:id="1351682781">
          <w:marLeft w:val="640"/>
          <w:marRight w:val="0"/>
          <w:marTop w:val="0"/>
          <w:marBottom w:val="0"/>
          <w:divBdr>
            <w:top w:val="none" w:sz="0" w:space="0" w:color="auto"/>
            <w:left w:val="none" w:sz="0" w:space="0" w:color="auto"/>
            <w:bottom w:val="none" w:sz="0" w:space="0" w:color="auto"/>
            <w:right w:val="none" w:sz="0" w:space="0" w:color="auto"/>
          </w:divBdr>
        </w:div>
        <w:div w:id="1369136753">
          <w:marLeft w:val="640"/>
          <w:marRight w:val="0"/>
          <w:marTop w:val="0"/>
          <w:marBottom w:val="0"/>
          <w:divBdr>
            <w:top w:val="none" w:sz="0" w:space="0" w:color="auto"/>
            <w:left w:val="none" w:sz="0" w:space="0" w:color="auto"/>
            <w:bottom w:val="none" w:sz="0" w:space="0" w:color="auto"/>
            <w:right w:val="none" w:sz="0" w:space="0" w:color="auto"/>
          </w:divBdr>
        </w:div>
        <w:div w:id="1400058843">
          <w:marLeft w:val="640"/>
          <w:marRight w:val="0"/>
          <w:marTop w:val="0"/>
          <w:marBottom w:val="0"/>
          <w:divBdr>
            <w:top w:val="none" w:sz="0" w:space="0" w:color="auto"/>
            <w:left w:val="none" w:sz="0" w:space="0" w:color="auto"/>
            <w:bottom w:val="none" w:sz="0" w:space="0" w:color="auto"/>
            <w:right w:val="none" w:sz="0" w:space="0" w:color="auto"/>
          </w:divBdr>
        </w:div>
        <w:div w:id="1428505860">
          <w:marLeft w:val="640"/>
          <w:marRight w:val="0"/>
          <w:marTop w:val="0"/>
          <w:marBottom w:val="0"/>
          <w:divBdr>
            <w:top w:val="none" w:sz="0" w:space="0" w:color="auto"/>
            <w:left w:val="none" w:sz="0" w:space="0" w:color="auto"/>
            <w:bottom w:val="none" w:sz="0" w:space="0" w:color="auto"/>
            <w:right w:val="none" w:sz="0" w:space="0" w:color="auto"/>
          </w:divBdr>
        </w:div>
        <w:div w:id="1454665437">
          <w:marLeft w:val="640"/>
          <w:marRight w:val="0"/>
          <w:marTop w:val="0"/>
          <w:marBottom w:val="0"/>
          <w:divBdr>
            <w:top w:val="none" w:sz="0" w:space="0" w:color="auto"/>
            <w:left w:val="none" w:sz="0" w:space="0" w:color="auto"/>
            <w:bottom w:val="none" w:sz="0" w:space="0" w:color="auto"/>
            <w:right w:val="none" w:sz="0" w:space="0" w:color="auto"/>
          </w:divBdr>
        </w:div>
        <w:div w:id="1460759610">
          <w:marLeft w:val="640"/>
          <w:marRight w:val="0"/>
          <w:marTop w:val="0"/>
          <w:marBottom w:val="0"/>
          <w:divBdr>
            <w:top w:val="none" w:sz="0" w:space="0" w:color="auto"/>
            <w:left w:val="none" w:sz="0" w:space="0" w:color="auto"/>
            <w:bottom w:val="none" w:sz="0" w:space="0" w:color="auto"/>
            <w:right w:val="none" w:sz="0" w:space="0" w:color="auto"/>
          </w:divBdr>
        </w:div>
        <w:div w:id="1490057560">
          <w:marLeft w:val="640"/>
          <w:marRight w:val="0"/>
          <w:marTop w:val="0"/>
          <w:marBottom w:val="0"/>
          <w:divBdr>
            <w:top w:val="none" w:sz="0" w:space="0" w:color="auto"/>
            <w:left w:val="none" w:sz="0" w:space="0" w:color="auto"/>
            <w:bottom w:val="none" w:sz="0" w:space="0" w:color="auto"/>
            <w:right w:val="none" w:sz="0" w:space="0" w:color="auto"/>
          </w:divBdr>
        </w:div>
        <w:div w:id="1597521933">
          <w:marLeft w:val="640"/>
          <w:marRight w:val="0"/>
          <w:marTop w:val="0"/>
          <w:marBottom w:val="0"/>
          <w:divBdr>
            <w:top w:val="none" w:sz="0" w:space="0" w:color="auto"/>
            <w:left w:val="none" w:sz="0" w:space="0" w:color="auto"/>
            <w:bottom w:val="none" w:sz="0" w:space="0" w:color="auto"/>
            <w:right w:val="none" w:sz="0" w:space="0" w:color="auto"/>
          </w:divBdr>
        </w:div>
        <w:div w:id="1606812033">
          <w:marLeft w:val="640"/>
          <w:marRight w:val="0"/>
          <w:marTop w:val="0"/>
          <w:marBottom w:val="0"/>
          <w:divBdr>
            <w:top w:val="none" w:sz="0" w:space="0" w:color="auto"/>
            <w:left w:val="none" w:sz="0" w:space="0" w:color="auto"/>
            <w:bottom w:val="none" w:sz="0" w:space="0" w:color="auto"/>
            <w:right w:val="none" w:sz="0" w:space="0" w:color="auto"/>
          </w:divBdr>
        </w:div>
        <w:div w:id="1631662875">
          <w:marLeft w:val="640"/>
          <w:marRight w:val="0"/>
          <w:marTop w:val="0"/>
          <w:marBottom w:val="0"/>
          <w:divBdr>
            <w:top w:val="none" w:sz="0" w:space="0" w:color="auto"/>
            <w:left w:val="none" w:sz="0" w:space="0" w:color="auto"/>
            <w:bottom w:val="none" w:sz="0" w:space="0" w:color="auto"/>
            <w:right w:val="none" w:sz="0" w:space="0" w:color="auto"/>
          </w:divBdr>
        </w:div>
        <w:div w:id="1635596750">
          <w:marLeft w:val="640"/>
          <w:marRight w:val="0"/>
          <w:marTop w:val="0"/>
          <w:marBottom w:val="0"/>
          <w:divBdr>
            <w:top w:val="none" w:sz="0" w:space="0" w:color="auto"/>
            <w:left w:val="none" w:sz="0" w:space="0" w:color="auto"/>
            <w:bottom w:val="none" w:sz="0" w:space="0" w:color="auto"/>
            <w:right w:val="none" w:sz="0" w:space="0" w:color="auto"/>
          </w:divBdr>
        </w:div>
        <w:div w:id="1635870189">
          <w:marLeft w:val="640"/>
          <w:marRight w:val="0"/>
          <w:marTop w:val="0"/>
          <w:marBottom w:val="0"/>
          <w:divBdr>
            <w:top w:val="none" w:sz="0" w:space="0" w:color="auto"/>
            <w:left w:val="none" w:sz="0" w:space="0" w:color="auto"/>
            <w:bottom w:val="none" w:sz="0" w:space="0" w:color="auto"/>
            <w:right w:val="none" w:sz="0" w:space="0" w:color="auto"/>
          </w:divBdr>
        </w:div>
        <w:div w:id="1646813179">
          <w:marLeft w:val="640"/>
          <w:marRight w:val="0"/>
          <w:marTop w:val="0"/>
          <w:marBottom w:val="0"/>
          <w:divBdr>
            <w:top w:val="none" w:sz="0" w:space="0" w:color="auto"/>
            <w:left w:val="none" w:sz="0" w:space="0" w:color="auto"/>
            <w:bottom w:val="none" w:sz="0" w:space="0" w:color="auto"/>
            <w:right w:val="none" w:sz="0" w:space="0" w:color="auto"/>
          </w:divBdr>
        </w:div>
        <w:div w:id="1669481502">
          <w:marLeft w:val="640"/>
          <w:marRight w:val="0"/>
          <w:marTop w:val="0"/>
          <w:marBottom w:val="0"/>
          <w:divBdr>
            <w:top w:val="none" w:sz="0" w:space="0" w:color="auto"/>
            <w:left w:val="none" w:sz="0" w:space="0" w:color="auto"/>
            <w:bottom w:val="none" w:sz="0" w:space="0" w:color="auto"/>
            <w:right w:val="none" w:sz="0" w:space="0" w:color="auto"/>
          </w:divBdr>
        </w:div>
        <w:div w:id="1688603212">
          <w:marLeft w:val="640"/>
          <w:marRight w:val="0"/>
          <w:marTop w:val="0"/>
          <w:marBottom w:val="0"/>
          <w:divBdr>
            <w:top w:val="none" w:sz="0" w:space="0" w:color="auto"/>
            <w:left w:val="none" w:sz="0" w:space="0" w:color="auto"/>
            <w:bottom w:val="none" w:sz="0" w:space="0" w:color="auto"/>
            <w:right w:val="none" w:sz="0" w:space="0" w:color="auto"/>
          </w:divBdr>
        </w:div>
        <w:div w:id="1714424979">
          <w:marLeft w:val="640"/>
          <w:marRight w:val="0"/>
          <w:marTop w:val="0"/>
          <w:marBottom w:val="0"/>
          <w:divBdr>
            <w:top w:val="none" w:sz="0" w:space="0" w:color="auto"/>
            <w:left w:val="none" w:sz="0" w:space="0" w:color="auto"/>
            <w:bottom w:val="none" w:sz="0" w:space="0" w:color="auto"/>
            <w:right w:val="none" w:sz="0" w:space="0" w:color="auto"/>
          </w:divBdr>
        </w:div>
        <w:div w:id="1738555361">
          <w:marLeft w:val="640"/>
          <w:marRight w:val="0"/>
          <w:marTop w:val="0"/>
          <w:marBottom w:val="0"/>
          <w:divBdr>
            <w:top w:val="none" w:sz="0" w:space="0" w:color="auto"/>
            <w:left w:val="none" w:sz="0" w:space="0" w:color="auto"/>
            <w:bottom w:val="none" w:sz="0" w:space="0" w:color="auto"/>
            <w:right w:val="none" w:sz="0" w:space="0" w:color="auto"/>
          </w:divBdr>
        </w:div>
        <w:div w:id="1758670463">
          <w:marLeft w:val="640"/>
          <w:marRight w:val="0"/>
          <w:marTop w:val="0"/>
          <w:marBottom w:val="0"/>
          <w:divBdr>
            <w:top w:val="none" w:sz="0" w:space="0" w:color="auto"/>
            <w:left w:val="none" w:sz="0" w:space="0" w:color="auto"/>
            <w:bottom w:val="none" w:sz="0" w:space="0" w:color="auto"/>
            <w:right w:val="none" w:sz="0" w:space="0" w:color="auto"/>
          </w:divBdr>
        </w:div>
        <w:div w:id="1774208660">
          <w:marLeft w:val="640"/>
          <w:marRight w:val="0"/>
          <w:marTop w:val="0"/>
          <w:marBottom w:val="0"/>
          <w:divBdr>
            <w:top w:val="none" w:sz="0" w:space="0" w:color="auto"/>
            <w:left w:val="none" w:sz="0" w:space="0" w:color="auto"/>
            <w:bottom w:val="none" w:sz="0" w:space="0" w:color="auto"/>
            <w:right w:val="none" w:sz="0" w:space="0" w:color="auto"/>
          </w:divBdr>
        </w:div>
        <w:div w:id="1828283022">
          <w:marLeft w:val="640"/>
          <w:marRight w:val="0"/>
          <w:marTop w:val="0"/>
          <w:marBottom w:val="0"/>
          <w:divBdr>
            <w:top w:val="none" w:sz="0" w:space="0" w:color="auto"/>
            <w:left w:val="none" w:sz="0" w:space="0" w:color="auto"/>
            <w:bottom w:val="none" w:sz="0" w:space="0" w:color="auto"/>
            <w:right w:val="none" w:sz="0" w:space="0" w:color="auto"/>
          </w:divBdr>
        </w:div>
        <w:div w:id="1841315474">
          <w:marLeft w:val="640"/>
          <w:marRight w:val="0"/>
          <w:marTop w:val="0"/>
          <w:marBottom w:val="0"/>
          <w:divBdr>
            <w:top w:val="none" w:sz="0" w:space="0" w:color="auto"/>
            <w:left w:val="none" w:sz="0" w:space="0" w:color="auto"/>
            <w:bottom w:val="none" w:sz="0" w:space="0" w:color="auto"/>
            <w:right w:val="none" w:sz="0" w:space="0" w:color="auto"/>
          </w:divBdr>
        </w:div>
        <w:div w:id="1843619205">
          <w:marLeft w:val="640"/>
          <w:marRight w:val="0"/>
          <w:marTop w:val="0"/>
          <w:marBottom w:val="0"/>
          <w:divBdr>
            <w:top w:val="none" w:sz="0" w:space="0" w:color="auto"/>
            <w:left w:val="none" w:sz="0" w:space="0" w:color="auto"/>
            <w:bottom w:val="none" w:sz="0" w:space="0" w:color="auto"/>
            <w:right w:val="none" w:sz="0" w:space="0" w:color="auto"/>
          </w:divBdr>
        </w:div>
        <w:div w:id="1868830651">
          <w:marLeft w:val="640"/>
          <w:marRight w:val="0"/>
          <w:marTop w:val="0"/>
          <w:marBottom w:val="0"/>
          <w:divBdr>
            <w:top w:val="none" w:sz="0" w:space="0" w:color="auto"/>
            <w:left w:val="none" w:sz="0" w:space="0" w:color="auto"/>
            <w:bottom w:val="none" w:sz="0" w:space="0" w:color="auto"/>
            <w:right w:val="none" w:sz="0" w:space="0" w:color="auto"/>
          </w:divBdr>
        </w:div>
        <w:div w:id="1881816617">
          <w:marLeft w:val="640"/>
          <w:marRight w:val="0"/>
          <w:marTop w:val="0"/>
          <w:marBottom w:val="0"/>
          <w:divBdr>
            <w:top w:val="none" w:sz="0" w:space="0" w:color="auto"/>
            <w:left w:val="none" w:sz="0" w:space="0" w:color="auto"/>
            <w:bottom w:val="none" w:sz="0" w:space="0" w:color="auto"/>
            <w:right w:val="none" w:sz="0" w:space="0" w:color="auto"/>
          </w:divBdr>
        </w:div>
        <w:div w:id="1887175284">
          <w:marLeft w:val="640"/>
          <w:marRight w:val="0"/>
          <w:marTop w:val="0"/>
          <w:marBottom w:val="0"/>
          <w:divBdr>
            <w:top w:val="none" w:sz="0" w:space="0" w:color="auto"/>
            <w:left w:val="none" w:sz="0" w:space="0" w:color="auto"/>
            <w:bottom w:val="none" w:sz="0" w:space="0" w:color="auto"/>
            <w:right w:val="none" w:sz="0" w:space="0" w:color="auto"/>
          </w:divBdr>
        </w:div>
        <w:div w:id="1903129762">
          <w:marLeft w:val="640"/>
          <w:marRight w:val="0"/>
          <w:marTop w:val="0"/>
          <w:marBottom w:val="0"/>
          <w:divBdr>
            <w:top w:val="none" w:sz="0" w:space="0" w:color="auto"/>
            <w:left w:val="none" w:sz="0" w:space="0" w:color="auto"/>
            <w:bottom w:val="none" w:sz="0" w:space="0" w:color="auto"/>
            <w:right w:val="none" w:sz="0" w:space="0" w:color="auto"/>
          </w:divBdr>
        </w:div>
        <w:div w:id="1912618052">
          <w:marLeft w:val="640"/>
          <w:marRight w:val="0"/>
          <w:marTop w:val="0"/>
          <w:marBottom w:val="0"/>
          <w:divBdr>
            <w:top w:val="none" w:sz="0" w:space="0" w:color="auto"/>
            <w:left w:val="none" w:sz="0" w:space="0" w:color="auto"/>
            <w:bottom w:val="none" w:sz="0" w:space="0" w:color="auto"/>
            <w:right w:val="none" w:sz="0" w:space="0" w:color="auto"/>
          </w:divBdr>
        </w:div>
        <w:div w:id="1980962719">
          <w:marLeft w:val="640"/>
          <w:marRight w:val="0"/>
          <w:marTop w:val="0"/>
          <w:marBottom w:val="0"/>
          <w:divBdr>
            <w:top w:val="none" w:sz="0" w:space="0" w:color="auto"/>
            <w:left w:val="none" w:sz="0" w:space="0" w:color="auto"/>
            <w:bottom w:val="none" w:sz="0" w:space="0" w:color="auto"/>
            <w:right w:val="none" w:sz="0" w:space="0" w:color="auto"/>
          </w:divBdr>
        </w:div>
        <w:div w:id="2032337943">
          <w:marLeft w:val="640"/>
          <w:marRight w:val="0"/>
          <w:marTop w:val="0"/>
          <w:marBottom w:val="0"/>
          <w:divBdr>
            <w:top w:val="none" w:sz="0" w:space="0" w:color="auto"/>
            <w:left w:val="none" w:sz="0" w:space="0" w:color="auto"/>
            <w:bottom w:val="none" w:sz="0" w:space="0" w:color="auto"/>
            <w:right w:val="none" w:sz="0" w:space="0" w:color="auto"/>
          </w:divBdr>
        </w:div>
        <w:div w:id="2056854024">
          <w:marLeft w:val="640"/>
          <w:marRight w:val="0"/>
          <w:marTop w:val="0"/>
          <w:marBottom w:val="0"/>
          <w:divBdr>
            <w:top w:val="none" w:sz="0" w:space="0" w:color="auto"/>
            <w:left w:val="none" w:sz="0" w:space="0" w:color="auto"/>
            <w:bottom w:val="none" w:sz="0" w:space="0" w:color="auto"/>
            <w:right w:val="none" w:sz="0" w:space="0" w:color="auto"/>
          </w:divBdr>
        </w:div>
        <w:div w:id="2065136290">
          <w:marLeft w:val="640"/>
          <w:marRight w:val="0"/>
          <w:marTop w:val="0"/>
          <w:marBottom w:val="0"/>
          <w:divBdr>
            <w:top w:val="none" w:sz="0" w:space="0" w:color="auto"/>
            <w:left w:val="none" w:sz="0" w:space="0" w:color="auto"/>
            <w:bottom w:val="none" w:sz="0" w:space="0" w:color="auto"/>
            <w:right w:val="none" w:sz="0" w:space="0" w:color="auto"/>
          </w:divBdr>
        </w:div>
        <w:div w:id="2096901667">
          <w:marLeft w:val="640"/>
          <w:marRight w:val="0"/>
          <w:marTop w:val="0"/>
          <w:marBottom w:val="0"/>
          <w:divBdr>
            <w:top w:val="none" w:sz="0" w:space="0" w:color="auto"/>
            <w:left w:val="none" w:sz="0" w:space="0" w:color="auto"/>
            <w:bottom w:val="none" w:sz="0" w:space="0" w:color="auto"/>
            <w:right w:val="none" w:sz="0" w:space="0" w:color="auto"/>
          </w:divBdr>
        </w:div>
        <w:div w:id="2112579227">
          <w:marLeft w:val="640"/>
          <w:marRight w:val="0"/>
          <w:marTop w:val="0"/>
          <w:marBottom w:val="0"/>
          <w:divBdr>
            <w:top w:val="none" w:sz="0" w:space="0" w:color="auto"/>
            <w:left w:val="none" w:sz="0" w:space="0" w:color="auto"/>
            <w:bottom w:val="none" w:sz="0" w:space="0" w:color="auto"/>
            <w:right w:val="none" w:sz="0" w:space="0" w:color="auto"/>
          </w:divBdr>
        </w:div>
        <w:div w:id="2138444914">
          <w:marLeft w:val="640"/>
          <w:marRight w:val="0"/>
          <w:marTop w:val="0"/>
          <w:marBottom w:val="0"/>
          <w:divBdr>
            <w:top w:val="none" w:sz="0" w:space="0" w:color="auto"/>
            <w:left w:val="none" w:sz="0" w:space="0" w:color="auto"/>
            <w:bottom w:val="none" w:sz="0" w:space="0" w:color="auto"/>
            <w:right w:val="none" w:sz="0" w:space="0" w:color="auto"/>
          </w:divBdr>
        </w:div>
        <w:div w:id="2146922378">
          <w:marLeft w:val="640"/>
          <w:marRight w:val="0"/>
          <w:marTop w:val="0"/>
          <w:marBottom w:val="0"/>
          <w:divBdr>
            <w:top w:val="none" w:sz="0" w:space="0" w:color="auto"/>
            <w:left w:val="none" w:sz="0" w:space="0" w:color="auto"/>
            <w:bottom w:val="none" w:sz="0" w:space="0" w:color="auto"/>
            <w:right w:val="none" w:sz="0" w:space="0" w:color="auto"/>
          </w:divBdr>
        </w:div>
      </w:divsChild>
    </w:div>
    <w:div w:id="1269195291">
      <w:bodyDiv w:val="1"/>
      <w:marLeft w:val="0"/>
      <w:marRight w:val="0"/>
      <w:marTop w:val="0"/>
      <w:marBottom w:val="0"/>
      <w:divBdr>
        <w:top w:val="none" w:sz="0" w:space="0" w:color="auto"/>
        <w:left w:val="none" w:sz="0" w:space="0" w:color="auto"/>
        <w:bottom w:val="none" w:sz="0" w:space="0" w:color="auto"/>
        <w:right w:val="none" w:sz="0" w:space="0" w:color="auto"/>
      </w:divBdr>
      <w:divsChild>
        <w:div w:id="1736589085">
          <w:marLeft w:val="640"/>
          <w:marRight w:val="0"/>
          <w:marTop w:val="0"/>
          <w:marBottom w:val="0"/>
          <w:divBdr>
            <w:top w:val="none" w:sz="0" w:space="0" w:color="auto"/>
            <w:left w:val="none" w:sz="0" w:space="0" w:color="auto"/>
            <w:bottom w:val="none" w:sz="0" w:space="0" w:color="auto"/>
            <w:right w:val="none" w:sz="0" w:space="0" w:color="auto"/>
          </w:divBdr>
        </w:div>
        <w:div w:id="1276134991">
          <w:marLeft w:val="640"/>
          <w:marRight w:val="0"/>
          <w:marTop w:val="0"/>
          <w:marBottom w:val="0"/>
          <w:divBdr>
            <w:top w:val="none" w:sz="0" w:space="0" w:color="auto"/>
            <w:left w:val="none" w:sz="0" w:space="0" w:color="auto"/>
            <w:bottom w:val="none" w:sz="0" w:space="0" w:color="auto"/>
            <w:right w:val="none" w:sz="0" w:space="0" w:color="auto"/>
          </w:divBdr>
        </w:div>
        <w:div w:id="1416248703">
          <w:marLeft w:val="640"/>
          <w:marRight w:val="0"/>
          <w:marTop w:val="0"/>
          <w:marBottom w:val="0"/>
          <w:divBdr>
            <w:top w:val="none" w:sz="0" w:space="0" w:color="auto"/>
            <w:left w:val="none" w:sz="0" w:space="0" w:color="auto"/>
            <w:bottom w:val="none" w:sz="0" w:space="0" w:color="auto"/>
            <w:right w:val="none" w:sz="0" w:space="0" w:color="auto"/>
          </w:divBdr>
        </w:div>
        <w:div w:id="1039890298">
          <w:marLeft w:val="640"/>
          <w:marRight w:val="0"/>
          <w:marTop w:val="0"/>
          <w:marBottom w:val="0"/>
          <w:divBdr>
            <w:top w:val="none" w:sz="0" w:space="0" w:color="auto"/>
            <w:left w:val="none" w:sz="0" w:space="0" w:color="auto"/>
            <w:bottom w:val="none" w:sz="0" w:space="0" w:color="auto"/>
            <w:right w:val="none" w:sz="0" w:space="0" w:color="auto"/>
          </w:divBdr>
        </w:div>
        <w:div w:id="948439284">
          <w:marLeft w:val="640"/>
          <w:marRight w:val="0"/>
          <w:marTop w:val="0"/>
          <w:marBottom w:val="0"/>
          <w:divBdr>
            <w:top w:val="none" w:sz="0" w:space="0" w:color="auto"/>
            <w:left w:val="none" w:sz="0" w:space="0" w:color="auto"/>
            <w:bottom w:val="none" w:sz="0" w:space="0" w:color="auto"/>
            <w:right w:val="none" w:sz="0" w:space="0" w:color="auto"/>
          </w:divBdr>
        </w:div>
        <w:div w:id="95752012">
          <w:marLeft w:val="640"/>
          <w:marRight w:val="0"/>
          <w:marTop w:val="0"/>
          <w:marBottom w:val="0"/>
          <w:divBdr>
            <w:top w:val="none" w:sz="0" w:space="0" w:color="auto"/>
            <w:left w:val="none" w:sz="0" w:space="0" w:color="auto"/>
            <w:bottom w:val="none" w:sz="0" w:space="0" w:color="auto"/>
            <w:right w:val="none" w:sz="0" w:space="0" w:color="auto"/>
          </w:divBdr>
        </w:div>
        <w:div w:id="1677731378">
          <w:marLeft w:val="640"/>
          <w:marRight w:val="0"/>
          <w:marTop w:val="0"/>
          <w:marBottom w:val="0"/>
          <w:divBdr>
            <w:top w:val="none" w:sz="0" w:space="0" w:color="auto"/>
            <w:left w:val="none" w:sz="0" w:space="0" w:color="auto"/>
            <w:bottom w:val="none" w:sz="0" w:space="0" w:color="auto"/>
            <w:right w:val="none" w:sz="0" w:space="0" w:color="auto"/>
          </w:divBdr>
        </w:div>
        <w:div w:id="1610965901">
          <w:marLeft w:val="640"/>
          <w:marRight w:val="0"/>
          <w:marTop w:val="0"/>
          <w:marBottom w:val="0"/>
          <w:divBdr>
            <w:top w:val="none" w:sz="0" w:space="0" w:color="auto"/>
            <w:left w:val="none" w:sz="0" w:space="0" w:color="auto"/>
            <w:bottom w:val="none" w:sz="0" w:space="0" w:color="auto"/>
            <w:right w:val="none" w:sz="0" w:space="0" w:color="auto"/>
          </w:divBdr>
        </w:div>
        <w:div w:id="1304771910">
          <w:marLeft w:val="640"/>
          <w:marRight w:val="0"/>
          <w:marTop w:val="0"/>
          <w:marBottom w:val="0"/>
          <w:divBdr>
            <w:top w:val="none" w:sz="0" w:space="0" w:color="auto"/>
            <w:left w:val="none" w:sz="0" w:space="0" w:color="auto"/>
            <w:bottom w:val="none" w:sz="0" w:space="0" w:color="auto"/>
            <w:right w:val="none" w:sz="0" w:space="0" w:color="auto"/>
          </w:divBdr>
        </w:div>
        <w:div w:id="1071124079">
          <w:marLeft w:val="640"/>
          <w:marRight w:val="0"/>
          <w:marTop w:val="0"/>
          <w:marBottom w:val="0"/>
          <w:divBdr>
            <w:top w:val="none" w:sz="0" w:space="0" w:color="auto"/>
            <w:left w:val="none" w:sz="0" w:space="0" w:color="auto"/>
            <w:bottom w:val="none" w:sz="0" w:space="0" w:color="auto"/>
            <w:right w:val="none" w:sz="0" w:space="0" w:color="auto"/>
          </w:divBdr>
        </w:div>
        <w:div w:id="1195575534">
          <w:marLeft w:val="640"/>
          <w:marRight w:val="0"/>
          <w:marTop w:val="0"/>
          <w:marBottom w:val="0"/>
          <w:divBdr>
            <w:top w:val="none" w:sz="0" w:space="0" w:color="auto"/>
            <w:left w:val="none" w:sz="0" w:space="0" w:color="auto"/>
            <w:bottom w:val="none" w:sz="0" w:space="0" w:color="auto"/>
            <w:right w:val="none" w:sz="0" w:space="0" w:color="auto"/>
          </w:divBdr>
        </w:div>
        <w:div w:id="567494511">
          <w:marLeft w:val="640"/>
          <w:marRight w:val="0"/>
          <w:marTop w:val="0"/>
          <w:marBottom w:val="0"/>
          <w:divBdr>
            <w:top w:val="none" w:sz="0" w:space="0" w:color="auto"/>
            <w:left w:val="none" w:sz="0" w:space="0" w:color="auto"/>
            <w:bottom w:val="none" w:sz="0" w:space="0" w:color="auto"/>
            <w:right w:val="none" w:sz="0" w:space="0" w:color="auto"/>
          </w:divBdr>
        </w:div>
        <w:div w:id="2071150493">
          <w:marLeft w:val="640"/>
          <w:marRight w:val="0"/>
          <w:marTop w:val="0"/>
          <w:marBottom w:val="0"/>
          <w:divBdr>
            <w:top w:val="none" w:sz="0" w:space="0" w:color="auto"/>
            <w:left w:val="none" w:sz="0" w:space="0" w:color="auto"/>
            <w:bottom w:val="none" w:sz="0" w:space="0" w:color="auto"/>
            <w:right w:val="none" w:sz="0" w:space="0" w:color="auto"/>
          </w:divBdr>
        </w:div>
        <w:div w:id="2043968079">
          <w:marLeft w:val="640"/>
          <w:marRight w:val="0"/>
          <w:marTop w:val="0"/>
          <w:marBottom w:val="0"/>
          <w:divBdr>
            <w:top w:val="none" w:sz="0" w:space="0" w:color="auto"/>
            <w:left w:val="none" w:sz="0" w:space="0" w:color="auto"/>
            <w:bottom w:val="none" w:sz="0" w:space="0" w:color="auto"/>
            <w:right w:val="none" w:sz="0" w:space="0" w:color="auto"/>
          </w:divBdr>
        </w:div>
        <w:div w:id="1301229161">
          <w:marLeft w:val="640"/>
          <w:marRight w:val="0"/>
          <w:marTop w:val="0"/>
          <w:marBottom w:val="0"/>
          <w:divBdr>
            <w:top w:val="none" w:sz="0" w:space="0" w:color="auto"/>
            <w:left w:val="none" w:sz="0" w:space="0" w:color="auto"/>
            <w:bottom w:val="none" w:sz="0" w:space="0" w:color="auto"/>
            <w:right w:val="none" w:sz="0" w:space="0" w:color="auto"/>
          </w:divBdr>
        </w:div>
        <w:div w:id="312026861">
          <w:marLeft w:val="640"/>
          <w:marRight w:val="0"/>
          <w:marTop w:val="0"/>
          <w:marBottom w:val="0"/>
          <w:divBdr>
            <w:top w:val="none" w:sz="0" w:space="0" w:color="auto"/>
            <w:left w:val="none" w:sz="0" w:space="0" w:color="auto"/>
            <w:bottom w:val="none" w:sz="0" w:space="0" w:color="auto"/>
            <w:right w:val="none" w:sz="0" w:space="0" w:color="auto"/>
          </w:divBdr>
        </w:div>
        <w:div w:id="2007050792">
          <w:marLeft w:val="640"/>
          <w:marRight w:val="0"/>
          <w:marTop w:val="0"/>
          <w:marBottom w:val="0"/>
          <w:divBdr>
            <w:top w:val="none" w:sz="0" w:space="0" w:color="auto"/>
            <w:left w:val="none" w:sz="0" w:space="0" w:color="auto"/>
            <w:bottom w:val="none" w:sz="0" w:space="0" w:color="auto"/>
            <w:right w:val="none" w:sz="0" w:space="0" w:color="auto"/>
          </w:divBdr>
        </w:div>
        <w:div w:id="1420713288">
          <w:marLeft w:val="640"/>
          <w:marRight w:val="0"/>
          <w:marTop w:val="0"/>
          <w:marBottom w:val="0"/>
          <w:divBdr>
            <w:top w:val="none" w:sz="0" w:space="0" w:color="auto"/>
            <w:left w:val="none" w:sz="0" w:space="0" w:color="auto"/>
            <w:bottom w:val="none" w:sz="0" w:space="0" w:color="auto"/>
            <w:right w:val="none" w:sz="0" w:space="0" w:color="auto"/>
          </w:divBdr>
        </w:div>
        <w:div w:id="1104110192">
          <w:marLeft w:val="640"/>
          <w:marRight w:val="0"/>
          <w:marTop w:val="0"/>
          <w:marBottom w:val="0"/>
          <w:divBdr>
            <w:top w:val="none" w:sz="0" w:space="0" w:color="auto"/>
            <w:left w:val="none" w:sz="0" w:space="0" w:color="auto"/>
            <w:bottom w:val="none" w:sz="0" w:space="0" w:color="auto"/>
            <w:right w:val="none" w:sz="0" w:space="0" w:color="auto"/>
          </w:divBdr>
        </w:div>
        <w:div w:id="377316291">
          <w:marLeft w:val="640"/>
          <w:marRight w:val="0"/>
          <w:marTop w:val="0"/>
          <w:marBottom w:val="0"/>
          <w:divBdr>
            <w:top w:val="none" w:sz="0" w:space="0" w:color="auto"/>
            <w:left w:val="none" w:sz="0" w:space="0" w:color="auto"/>
            <w:bottom w:val="none" w:sz="0" w:space="0" w:color="auto"/>
            <w:right w:val="none" w:sz="0" w:space="0" w:color="auto"/>
          </w:divBdr>
        </w:div>
        <w:div w:id="1589847260">
          <w:marLeft w:val="640"/>
          <w:marRight w:val="0"/>
          <w:marTop w:val="0"/>
          <w:marBottom w:val="0"/>
          <w:divBdr>
            <w:top w:val="none" w:sz="0" w:space="0" w:color="auto"/>
            <w:left w:val="none" w:sz="0" w:space="0" w:color="auto"/>
            <w:bottom w:val="none" w:sz="0" w:space="0" w:color="auto"/>
            <w:right w:val="none" w:sz="0" w:space="0" w:color="auto"/>
          </w:divBdr>
        </w:div>
        <w:div w:id="519664640">
          <w:marLeft w:val="640"/>
          <w:marRight w:val="0"/>
          <w:marTop w:val="0"/>
          <w:marBottom w:val="0"/>
          <w:divBdr>
            <w:top w:val="none" w:sz="0" w:space="0" w:color="auto"/>
            <w:left w:val="none" w:sz="0" w:space="0" w:color="auto"/>
            <w:bottom w:val="none" w:sz="0" w:space="0" w:color="auto"/>
            <w:right w:val="none" w:sz="0" w:space="0" w:color="auto"/>
          </w:divBdr>
        </w:div>
        <w:div w:id="1636597482">
          <w:marLeft w:val="640"/>
          <w:marRight w:val="0"/>
          <w:marTop w:val="0"/>
          <w:marBottom w:val="0"/>
          <w:divBdr>
            <w:top w:val="none" w:sz="0" w:space="0" w:color="auto"/>
            <w:left w:val="none" w:sz="0" w:space="0" w:color="auto"/>
            <w:bottom w:val="none" w:sz="0" w:space="0" w:color="auto"/>
            <w:right w:val="none" w:sz="0" w:space="0" w:color="auto"/>
          </w:divBdr>
        </w:div>
        <w:div w:id="1989938276">
          <w:marLeft w:val="640"/>
          <w:marRight w:val="0"/>
          <w:marTop w:val="0"/>
          <w:marBottom w:val="0"/>
          <w:divBdr>
            <w:top w:val="none" w:sz="0" w:space="0" w:color="auto"/>
            <w:left w:val="none" w:sz="0" w:space="0" w:color="auto"/>
            <w:bottom w:val="none" w:sz="0" w:space="0" w:color="auto"/>
            <w:right w:val="none" w:sz="0" w:space="0" w:color="auto"/>
          </w:divBdr>
        </w:div>
        <w:div w:id="1564835121">
          <w:marLeft w:val="640"/>
          <w:marRight w:val="0"/>
          <w:marTop w:val="0"/>
          <w:marBottom w:val="0"/>
          <w:divBdr>
            <w:top w:val="none" w:sz="0" w:space="0" w:color="auto"/>
            <w:left w:val="none" w:sz="0" w:space="0" w:color="auto"/>
            <w:bottom w:val="none" w:sz="0" w:space="0" w:color="auto"/>
            <w:right w:val="none" w:sz="0" w:space="0" w:color="auto"/>
          </w:divBdr>
        </w:div>
        <w:div w:id="1717043582">
          <w:marLeft w:val="640"/>
          <w:marRight w:val="0"/>
          <w:marTop w:val="0"/>
          <w:marBottom w:val="0"/>
          <w:divBdr>
            <w:top w:val="none" w:sz="0" w:space="0" w:color="auto"/>
            <w:left w:val="none" w:sz="0" w:space="0" w:color="auto"/>
            <w:bottom w:val="none" w:sz="0" w:space="0" w:color="auto"/>
            <w:right w:val="none" w:sz="0" w:space="0" w:color="auto"/>
          </w:divBdr>
        </w:div>
        <w:div w:id="875583376">
          <w:marLeft w:val="640"/>
          <w:marRight w:val="0"/>
          <w:marTop w:val="0"/>
          <w:marBottom w:val="0"/>
          <w:divBdr>
            <w:top w:val="none" w:sz="0" w:space="0" w:color="auto"/>
            <w:left w:val="none" w:sz="0" w:space="0" w:color="auto"/>
            <w:bottom w:val="none" w:sz="0" w:space="0" w:color="auto"/>
            <w:right w:val="none" w:sz="0" w:space="0" w:color="auto"/>
          </w:divBdr>
        </w:div>
        <w:div w:id="1372917228">
          <w:marLeft w:val="640"/>
          <w:marRight w:val="0"/>
          <w:marTop w:val="0"/>
          <w:marBottom w:val="0"/>
          <w:divBdr>
            <w:top w:val="none" w:sz="0" w:space="0" w:color="auto"/>
            <w:left w:val="none" w:sz="0" w:space="0" w:color="auto"/>
            <w:bottom w:val="none" w:sz="0" w:space="0" w:color="auto"/>
            <w:right w:val="none" w:sz="0" w:space="0" w:color="auto"/>
          </w:divBdr>
        </w:div>
        <w:div w:id="677737512">
          <w:marLeft w:val="640"/>
          <w:marRight w:val="0"/>
          <w:marTop w:val="0"/>
          <w:marBottom w:val="0"/>
          <w:divBdr>
            <w:top w:val="none" w:sz="0" w:space="0" w:color="auto"/>
            <w:left w:val="none" w:sz="0" w:space="0" w:color="auto"/>
            <w:bottom w:val="none" w:sz="0" w:space="0" w:color="auto"/>
            <w:right w:val="none" w:sz="0" w:space="0" w:color="auto"/>
          </w:divBdr>
        </w:div>
        <w:div w:id="1559129346">
          <w:marLeft w:val="640"/>
          <w:marRight w:val="0"/>
          <w:marTop w:val="0"/>
          <w:marBottom w:val="0"/>
          <w:divBdr>
            <w:top w:val="none" w:sz="0" w:space="0" w:color="auto"/>
            <w:left w:val="none" w:sz="0" w:space="0" w:color="auto"/>
            <w:bottom w:val="none" w:sz="0" w:space="0" w:color="auto"/>
            <w:right w:val="none" w:sz="0" w:space="0" w:color="auto"/>
          </w:divBdr>
        </w:div>
        <w:div w:id="382406123">
          <w:marLeft w:val="640"/>
          <w:marRight w:val="0"/>
          <w:marTop w:val="0"/>
          <w:marBottom w:val="0"/>
          <w:divBdr>
            <w:top w:val="none" w:sz="0" w:space="0" w:color="auto"/>
            <w:left w:val="none" w:sz="0" w:space="0" w:color="auto"/>
            <w:bottom w:val="none" w:sz="0" w:space="0" w:color="auto"/>
            <w:right w:val="none" w:sz="0" w:space="0" w:color="auto"/>
          </w:divBdr>
        </w:div>
        <w:div w:id="1932276674">
          <w:marLeft w:val="640"/>
          <w:marRight w:val="0"/>
          <w:marTop w:val="0"/>
          <w:marBottom w:val="0"/>
          <w:divBdr>
            <w:top w:val="none" w:sz="0" w:space="0" w:color="auto"/>
            <w:left w:val="none" w:sz="0" w:space="0" w:color="auto"/>
            <w:bottom w:val="none" w:sz="0" w:space="0" w:color="auto"/>
            <w:right w:val="none" w:sz="0" w:space="0" w:color="auto"/>
          </w:divBdr>
        </w:div>
        <w:div w:id="636571506">
          <w:marLeft w:val="640"/>
          <w:marRight w:val="0"/>
          <w:marTop w:val="0"/>
          <w:marBottom w:val="0"/>
          <w:divBdr>
            <w:top w:val="none" w:sz="0" w:space="0" w:color="auto"/>
            <w:left w:val="none" w:sz="0" w:space="0" w:color="auto"/>
            <w:bottom w:val="none" w:sz="0" w:space="0" w:color="auto"/>
            <w:right w:val="none" w:sz="0" w:space="0" w:color="auto"/>
          </w:divBdr>
        </w:div>
        <w:div w:id="1685934282">
          <w:marLeft w:val="640"/>
          <w:marRight w:val="0"/>
          <w:marTop w:val="0"/>
          <w:marBottom w:val="0"/>
          <w:divBdr>
            <w:top w:val="none" w:sz="0" w:space="0" w:color="auto"/>
            <w:left w:val="none" w:sz="0" w:space="0" w:color="auto"/>
            <w:bottom w:val="none" w:sz="0" w:space="0" w:color="auto"/>
            <w:right w:val="none" w:sz="0" w:space="0" w:color="auto"/>
          </w:divBdr>
        </w:div>
        <w:div w:id="1678847533">
          <w:marLeft w:val="640"/>
          <w:marRight w:val="0"/>
          <w:marTop w:val="0"/>
          <w:marBottom w:val="0"/>
          <w:divBdr>
            <w:top w:val="none" w:sz="0" w:space="0" w:color="auto"/>
            <w:left w:val="none" w:sz="0" w:space="0" w:color="auto"/>
            <w:bottom w:val="none" w:sz="0" w:space="0" w:color="auto"/>
            <w:right w:val="none" w:sz="0" w:space="0" w:color="auto"/>
          </w:divBdr>
        </w:div>
        <w:div w:id="2130200415">
          <w:marLeft w:val="640"/>
          <w:marRight w:val="0"/>
          <w:marTop w:val="0"/>
          <w:marBottom w:val="0"/>
          <w:divBdr>
            <w:top w:val="none" w:sz="0" w:space="0" w:color="auto"/>
            <w:left w:val="none" w:sz="0" w:space="0" w:color="auto"/>
            <w:bottom w:val="none" w:sz="0" w:space="0" w:color="auto"/>
            <w:right w:val="none" w:sz="0" w:space="0" w:color="auto"/>
          </w:divBdr>
        </w:div>
        <w:div w:id="540939961">
          <w:marLeft w:val="640"/>
          <w:marRight w:val="0"/>
          <w:marTop w:val="0"/>
          <w:marBottom w:val="0"/>
          <w:divBdr>
            <w:top w:val="none" w:sz="0" w:space="0" w:color="auto"/>
            <w:left w:val="none" w:sz="0" w:space="0" w:color="auto"/>
            <w:bottom w:val="none" w:sz="0" w:space="0" w:color="auto"/>
            <w:right w:val="none" w:sz="0" w:space="0" w:color="auto"/>
          </w:divBdr>
        </w:div>
        <w:div w:id="1433161913">
          <w:marLeft w:val="640"/>
          <w:marRight w:val="0"/>
          <w:marTop w:val="0"/>
          <w:marBottom w:val="0"/>
          <w:divBdr>
            <w:top w:val="none" w:sz="0" w:space="0" w:color="auto"/>
            <w:left w:val="none" w:sz="0" w:space="0" w:color="auto"/>
            <w:bottom w:val="none" w:sz="0" w:space="0" w:color="auto"/>
            <w:right w:val="none" w:sz="0" w:space="0" w:color="auto"/>
          </w:divBdr>
        </w:div>
        <w:div w:id="2082478099">
          <w:marLeft w:val="640"/>
          <w:marRight w:val="0"/>
          <w:marTop w:val="0"/>
          <w:marBottom w:val="0"/>
          <w:divBdr>
            <w:top w:val="none" w:sz="0" w:space="0" w:color="auto"/>
            <w:left w:val="none" w:sz="0" w:space="0" w:color="auto"/>
            <w:bottom w:val="none" w:sz="0" w:space="0" w:color="auto"/>
            <w:right w:val="none" w:sz="0" w:space="0" w:color="auto"/>
          </w:divBdr>
        </w:div>
        <w:div w:id="479272590">
          <w:marLeft w:val="640"/>
          <w:marRight w:val="0"/>
          <w:marTop w:val="0"/>
          <w:marBottom w:val="0"/>
          <w:divBdr>
            <w:top w:val="none" w:sz="0" w:space="0" w:color="auto"/>
            <w:left w:val="none" w:sz="0" w:space="0" w:color="auto"/>
            <w:bottom w:val="none" w:sz="0" w:space="0" w:color="auto"/>
            <w:right w:val="none" w:sz="0" w:space="0" w:color="auto"/>
          </w:divBdr>
        </w:div>
        <w:div w:id="1225918273">
          <w:marLeft w:val="640"/>
          <w:marRight w:val="0"/>
          <w:marTop w:val="0"/>
          <w:marBottom w:val="0"/>
          <w:divBdr>
            <w:top w:val="none" w:sz="0" w:space="0" w:color="auto"/>
            <w:left w:val="none" w:sz="0" w:space="0" w:color="auto"/>
            <w:bottom w:val="none" w:sz="0" w:space="0" w:color="auto"/>
            <w:right w:val="none" w:sz="0" w:space="0" w:color="auto"/>
          </w:divBdr>
        </w:div>
        <w:div w:id="1291088755">
          <w:marLeft w:val="640"/>
          <w:marRight w:val="0"/>
          <w:marTop w:val="0"/>
          <w:marBottom w:val="0"/>
          <w:divBdr>
            <w:top w:val="none" w:sz="0" w:space="0" w:color="auto"/>
            <w:left w:val="none" w:sz="0" w:space="0" w:color="auto"/>
            <w:bottom w:val="none" w:sz="0" w:space="0" w:color="auto"/>
            <w:right w:val="none" w:sz="0" w:space="0" w:color="auto"/>
          </w:divBdr>
        </w:div>
        <w:div w:id="552471507">
          <w:marLeft w:val="640"/>
          <w:marRight w:val="0"/>
          <w:marTop w:val="0"/>
          <w:marBottom w:val="0"/>
          <w:divBdr>
            <w:top w:val="none" w:sz="0" w:space="0" w:color="auto"/>
            <w:left w:val="none" w:sz="0" w:space="0" w:color="auto"/>
            <w:bottom w:val="none" w:sz="0" w:space="0" w:color="auto"/>
            <w:right w:val="none" w:sz="0" w:space="0" w:color="auto"/>
          </w:divBdr>
        </w:div>
        <w:div w:id="757681045">
          <w:marLeft w:val="640"/>
          <w:marRight w:val="0"/>
          <w:marTop w:val="0"/>
          <w:marBottom w:val="0"/>
          <w:divBdr>
            <w:top w:val="none" w:sz="0" w:space="0" w:color="auto"/>
            <w:left w:val="none" w:sz="0" w:space="0" w:color="auto"/>
            <w:bottom w:val="none" w:sz="0" w:space="0" w:color="auto"/>
            <w:right w:val="none" w:sz="0" w:space="0" w:color="auto"/>
          </w:divBdr>
        </w:div>
        <w:div w:id="791365040">
          <w:marLeft w:val="640"/>
          <w:marRight w:val="0"/>
          <w:marTop w:val="0"/>
          <w:marBottom w:val="0"/>
          <w:divBdr>
            <w:top w:val="none" w:sz="0" w:space="0" w:color="auto"/>
            <w:left w:val="none" w:sz="0" w:space="0" w:color="auto"/>
            <w:bottom w:val="none" w:sz="0" w:space="0" w:color="auto"/>
            <w:right w:val="none" w:sz="0" w:space="0" w:color="auto"/>
          </w:divBdr>
        </w:div>
        <w:div w:id="426777130">
          <w:marLeft w:val="640"/>
          <w:marRight w:val="0"/>
          <w:marTop w:val="0"/>
          <w:marBottom w:val="0"/>
          <w:divBdr>
            <w:top w:val="none" w:sz="0" w:space="0" w:color="auto"/>
            <w:left w:val="none" w:sz="0" w:space="0" w:color="auto"/>
            <w:bottom w:val="none" w:sz="0" w:space="0" w:color="auto"/>
            <w:right w:val="none" w:sz="0" w:space="0" w:color="auto"/>
          </w:divBdr>
        </w:div>
        <w:div w:id="1083918504">
          <w:marLeft w:val="640"/>
          <w:marRight w:val="0"/>
          <w:marTop w:val="0"/>
          <w:marBottom w:val="0"/>
          <w:divBdr>
            <w:top w:val="none" w:sz="0" w:space="0" w:color="auto"/>
            <w:left w:val="none" w:sz="0" w:space="0" w:color="auto"/>
            <w:bottom w:val="none" w:sz="0" w:space="0" w:color="auto"/>
            <w:right w:val="none" w:sz="0" w:space="0" w:color="auto"/>
          </w:divBdr>
        </w:div>
        <w:div w:id="2053841194">
          <w:marLeft w:val="640"/>
          <w:marRight w:val="0"/>
          <w:marTop w:val="0"/>
          <w:marBottom w:val="0"/>
          <w:divBdr>
            <w:top w:val="none" w:sz="0" w:space="0" w:color="auto"/>
            <w:left w:val="none" w:sz="0" w:space="0" w:color="auto"/>
            <w:bottom w:val="none" w:sz="0" w:space="0" w:color="auto"/>
            <w:right w:val="none" w:sz="0" w:space="0" w:color="auto"/>
          </w:divBdr>
        </w:div>
        <w:div w:id="1703897525">
          <w:marLeft w:val="640"/>
          <w:marRight w:val="0"/>
          <w:marTop w:val="0"/>
          <w:marBottom w:val="0"/>
          <w:divBdr>
            <w:top w:val="none" w:sz="0" w:space="0" w:color="auto"/>
            <w:left w:val="none" w:sz="0" w:space="0" w:color="auto"/>
            <w:bottom w:val="none" w:sz="0" w:space="0" w:color="auto"/>
            <w:right w:val="none" w:sz="0" w:space="0" w:color="auto"/>
          </w:divBdr>
        </w:div>
        <w:div w:id="1795977874">
          <w:marLeft w:val="640"/>
          <w:marRight w:val="0"/>
          <w:marTop w:val="0"/>
          <w:marBottom w:val="0"/>
          <w:divBdr>
            <w:top w:val="none" w:sz="0" w:space="0" w:color="auto"/>
            <w:left w:val="none" w:sz="0" w:space="0" w:color="auto"/>
            <w:bottom w:val="none" w:sz="0" w:space="0" w:color="auto"/>
            <w:right w:val="none" w:sz="0" w:space="0" w:color="auto"/>
          </w:divBdr>
        </w:div>
        <w:div w:id="1687949329">
          <w:marLeft w:val="640"/>
          <w:marRight w:val="0"/>
          <w:marTop w:val="0"/>
          <w:marBottom w:val="0"/>
          <w:divBdr>
            <w:top w:val="none" w:sz="0" w:space="0" w:color="auto"/>
            <w:left w:val="none" w:sz="0" w:space="0" w:color="auto"/>
            <w:bottom w:val="none" w:sz="0" w:space="0" w:color="auto"/>
            <w:right w:val="none" w:sz="0" w:space="0" w:color="auto"/>
          </w:divBdr>
        </w:div>
        <w:div w:id="1595164590">
          <w:marLeft w:val="640"/>
          <w:marRight w:val="0"/>
          <w:marTop w:val="0"/>
          <w:marBottom w:val="0"/>
          <w:divBdr>
            <w:top w:val="none" w:sz="0" w:space="0" w:color="auto"/>
            <w:left w:val="none" w:sz="0" w:space="0" w:color="auto"/>
            <w:bottom w:val="none" w:sz="0" w:space="0" w:color="auto"/>
            <w:right w:val="none" w:sz="0" w:space="0" w:color="auto"/>
          </w:divBdr>
        </w:div>
        <w:div w:id="166865759">
          <w:marLeft w:val="640"/>
          <w:marRight w:val="0"/>
          <w:marTop w:val="0"/>
          <w:marBottom w:val="0"/>
          <w:divBdr>
            <w:top w:val="none" w:sz="0" w:space="0" w:color="auto"/>
            <w:left w:val="none" w:sz="0" w:space="0" w:color="auto"/>
            <w:bottom w:val="none" w:sz="0" w:space="0" w:color="auto"/>
            <w:right w:val="none" w:sz="0" w:space="0" w:color="auto"/>
          </w:divBdr>
        </w:div>
        <w:div w:id="1943149935">
          <w:marLeft w:val="640"/>
          <w:marRight w:val="0"/>
          <w:marTop w:val="0"/>
          <w:marBottom w:val="0"/>
          <w:divBdr>
            <w:top w:val="none" w:sz="0" w:space="0" w:color="auto"/>
            <w:left w:val="none" w:sz="0" w:space="0" w:color="auto"/>
            <w:bottom w:val="none" w:sz="0" w:space="0" w:color="auto"/>
            <w:right w:val="none" w:sz="0" w:space="0" w:color="auto"/>
          </w:divBdr>
        </w:div>
        <w:div w:id="773944143">
          <w:marLeft w:val="640"/>
          <w:marRight w:val="0"/>
          <w:marTop w:val="0"/>
          <w:marBottom w:val="0"/>
          <w:divBdr>
            <w:top w:val="none" w:sz="0" w:space="0" w:color="auto"/>
            <w:left w:val="none" w:sz="0" w:space="0" w:color="auto"/>
            <w:bottom w:val="none" w:sz="0" w:space="0" w:color="auto"/>
            <w:right w:val="none" w:sz="0" w:space="0" w:color="auto"/>
          </w:divBdr>
        </w:div>
        <w:div w:id="1237861070">
          <w:marLeft w:val="640"/>
          <w:marRight w:val="0"/>
          <w:marTop w:val="0"/>
          <w:marBottom w:val="0"/>
          <w:divBdr>
            <w:top w:val="none" w:sz="0" w:space="0" w:color="auto"/>
            <w:left w:val="none" w:sz="0" w:space="0" w:color="auto"/>
            <w:bottom w:val="none" w:sz="0" w:space="0" w:color="auto"/>
            <w:right w:val="none" w:sz="0" w:space="0" w:color="auto"/>
          </w:divBdr>
        </w:div>
        <w:div w:id="1866677315">
          <w:marLeft w:val="640"/>
          <w:marRight w:val="0"/>
          <w:marTop w:val="0"/>
          <w:marBottom w:val="0"/>
          <w:divBdr>
            <w:top w:val="none" w:sz="0" w:space="0" w:color="auto"/>
            <w:left w:val="none" w:sz="0" w:space="0" w:color="auto"/>
            <w:bottom w:val="none" w:sz="0" w:space="0" w:color="auto"/>
            <w:right w:val="none" w:sz="0" w:space="0" w:color="auto"/>
          </w:divBdr>
        </w:div>
        <w:div w:id="1749618971">
          <w:marLeft w:val="640"/>
          <w:marRight w:val="0"/>
          <w:marTop w:val="0"/>
          <w:marBottom w:val="0"/>
          <w:divBdr>
            <w:top w:val="none" w:sz="0" w:space="0" w:color="auto"/>
            <w:left w:val="none" w:sz="0" w:space="0" w:color="auto"/>
            <w:bottom w:val="none" w:sz="0" w:space="0" w:color="auto"/>
            <w:right w:val="none" w:sz="0" w:space="0" w:color="auto"/>
          </w:divBdr>
        </w:div>
        <w:div w:id="1013994418">
          <w:marLeft w:val="640"/>
          <w:marRight w:val="0"/>
          <w:marTop w:val="0"/>
          <w:marBottom w:val="0"/>
          <w:divBdr>
            <w:top w:val="none" w:sz="0" w:space="0" w:color="auto"/>
            <w:left w:val="none" w:sz="0" w:space="0" w:color="auto"/>
            <w:bottom w:val="none" w:sz="0" w:space="0" w:color="auto"/>
            <w:right w:val="none" w:sz="0" w:space="0" w:color="auto"/>
          </w:divBdr>
        </w:div>
        <w:div w:id="1898007943">
          <w:marLeft w:val="640"/>
          <w:marRight w:val="0"/>
          <w:marTop w:val="0"/>
          <w:marBottom w:val="0"/>
          <w:divBdr>
            <w:top w:val="none" w:sz="0" w:space="0" w:color="auto"/>
            <w:left w:val="none" w:sz="0" w:space="0" w:color="auto"/>
            <w:bottom w:val="none" w:sz="0" w:space="0" w:color="auto"/>
            <w:right w:val="none" w:sz="0" w:space="0" w:color="auto"/>
          </w:divBdr>
        </w:div>
        <w:div w:id="1572304472">
          <w:marLeft w:val="640"/>
          <w:marRight w:val="0"/>
          <w:marTop w:val="0"/>
          <w:marBottom w:val="0"/>
          <w:divBdr>
            <w:top w:val="none" w:sz="0" w:space="0" w:color="auto"/>
            <w:left w:val="none" w:sz="0" w:space="0" w:color="auto"/>
            <w:bottom w:val="none" w:sz="0" w:space="0" w:color="auto"/>
            <w:right w:val="none" w:sz="0" w:space="0" w:color="auto"/>
          </w:divBdr>
        </w:div>
        <w:div w:id="695353100">
          <w:marLeft w:val="640"/>
          <w:marRight w:val="0"/>
          <w:marTop w:val="0"/>
          <w:marBottom w:val="0"/>
          <w:divBdr>
            <w:top w:val="none" w:sz="0" w:space="0" w:color="auto"/>
            <w:left w:val="none" w:sz="0" w:space="0" w:color="auto"/>
            <w:bottom w:val="none" w:sz="0" w:space="0" w:color="auto"/>
            <w:right w:val="none" w:sz="0" w:space="0" w:color="auto"/>
          </w:divBdr>
        </w:div>
        <w:div w:id="1157502082">
          <w:marLeft w:val="640"/>
          <w:marRight w:val="0"/>
          <w:marTop w:val="0"/>
          <w:marBottom w:val="0"/>
          <w:divBdr>
            <w:top w:val="none" w:sz="0" w:space="0" w:color="auto"/>
            <w:left w:val="none" w:sz="0" w:space="0" w:color="auto"/>
            <w:bottom w:val="none" w:sz="0" w:space="0" w:color="auto"/>
            <w:right w:val="none" w:sz="0" w:space="0" w:color="auto"/>
          </w:divBdr>
        </w:div>
        <w:div w:id="1225339242">
          <w:marLeft w:val="640"/>
          <w:marRight w:val="0"/>
          <w:marTop w:val="0"/>
          <w:marBottom w:val="0"/>
          <w:divBdr>
            <w:top w:val="none" w:sz="0" w:space="0" w:color="auto"/>
            <w:left w:val="none" w:sz="0" w:space="0" w:color="auto"/>
            <w:bottom w:val="none" w:sz="0" w:space="0" w:color="auto"/>
            <w:right w:val="none" w:sz="0" w:space="0" w:color="auto"/>
          </w:divBdr>
        </w:div>
        <w:div w:id="1094785943">
          <w:marLeft w:val="640"/>
          <w:marRight w:val="0"/>
          <w:marTop w:val="0"/>
          <w:marBottom w:val="0"/>
          <w:divBdr>
            <w:top w:val="none" w:sz="0" w:space="0" w:color="auto"/>
            <w:left w:val="none" w:sz="0" w:space="0" w:color="auto"/>
            <w:bottom w:val="none" w:sz="0" w:space="0" w:color="auto"/>
            <w:right w:val="none" w:sz="0" w:space="0" w:color="auto"/>
          </w:divBdr>
        </w:div>
        <w:div w:id="248854812">
          <w:marLeft w:val="640"/>
          <w:marRight w:val="0"/>
          <w:marTop w:val="0"/>
          <w:marBottom w:val="0"/>
          <w:divBdr>
            <w:top w:val="none" w:sz="0" w:space="0" w:color="auto"/>
            <w:left w:val="none" w:sz="0" w:space="0" w:color="auto"/>
            <w:bottom w:val="none" w:sz="0" w:space="0" w:color="auto"/>
            <w:right w:val="none" w:sz="0" w:space="0" w:color="auto"/>
          </w:divBdr>
        </w:div>
        <w:div w:id="244652607">
          <w:marLeft w:val="640"/>
          <w:marRight w:val="0"/>
          <w:marTop w:val="0"/>
          <w:marBottom w:val="0"/>
          <w:divBdr>
            <w:top w:val="none" w:sz="0" w:space="0" w:color="auto"/>
            <w:left w:val="none" w:sz="0" w:space="0" w:color="auto"/>
            <w:bottom w:val="none" w:sz="0" w:space="0" w:color="auto"/>
            <w:right w:val="none" w:sz="0" w:space="0" w:color="auto"/>
          </w:divBdr>
        </w:div>
        <w:div w:id="2106924700">
          <w:marLeft w:val="640"/>
          <w:marRight w:val="0"/>
          <w:marTop w:val="0"/>
          <w:marBottom w:val="0"/>
          <w:divBdr>
            <w:top w:val="none" w:sz="0" w:space="0" w:color="auto"/>
            <w:left w:val="none" w:sz="0" w:space="0" w:color="auto"/>
            <w:bottom w:val="none" w:sz="0" w:space="0" w:color="auto"/>
            <w:right w:val="none" w:sz="0" w:space="0" w:color="auto"/>
          </w:divBdr>
        </w:div>
        <w:div w:id="1404446407">
          <w:marLeft w:val="640"/>
          <w:marRight w:val="0"/>
          <w:marTop w:val="0"/>
          <w:marBottom w:val="0"/>
          <w:divBdr>
            <w:top w:val="none" w:sz="0" w:space="0" w:color="auto"/>
            <w:left w:val="none" w:sz="0" w:space="0" w:color="auto"/>
            <w:bottom w:val="none" w:sz="0" w:space="0" w:color="auto"/>
            <w:right w:val="none" w:sz="0" w:space="0" w:color="auto"/>
          </w:divBdr>
        </w:div>
        <w:div w:id="1079864301">
          <w:marLeft w:val="640"/>
          <w:marRight w:val="0"/>
          <w:marTop w:val="0"/>
          <w:marBottom w:val="0"/>
          <w:divBdr>
            <w:top w:val="none" w:sz="0" w:space="0" w:color="auto"/>
            <w:left w:val="none" w:sz="0" w:space="0" w:color="auto"/>
            <w:bottom w:val="none" w:sz="0" w:space="0" w:color="auto"/>
            <w:right w:val="none" w:sz="0" w:space="0" w:color="auto"/>
          </w:divBdr>
        </w:div>
        <w:div w:id="432360500">
          <w:marLeft w:val="640"/>
          <w:marRight w:val="0"/>
          <w:marTop w:val="0"/>
          <w:marBottom w:val="0"/>
          <w:divBdr>
            <w:top w:val="none" w:sz="0" w:space="0" w:color="auto"/>
            <w:left w:val="none" w:sz="0" w:space="0" w:color="auto"/>
            <w:bottom w:val="none" w:sz="0" w:space="0" w:color="auto"/>
            <w:right w:val="none" w:sz="0" w:space="0" w:color="auto"/>
          </w:divBdr>
        </w:div>
        <w:div w:id="247547558">
          <w:marLeft w:val="640"/>
          <w:marRight w:val="0"/>
          <w:marTop w:val="0"/>
          <w:marBottom w:val="0"/>
          <w:divBdr>
            <w:top w:val="none" w:sz="0" w:space="0" w:color="auto"/>
            <w:left w:val="none" w:sz="0" w:space="0" w:color="auto"/>
            <w:bottom w:val="none" w:sz="0" w:space="0" w:color="auto"/>
            <w:right w:val="none" w:sz="0" w:space="0" w:color="auto"/>
          </w:divBdr>
        </w:div>
        <w:div w:id="1675377523">
          <w:marLeft w:val="640"/>
          <w:marRight w:val="0"/>
          <w:marTop w:val="0"/>
          <w:marBottom w:val="0"/>
          <w:divBdr>
            <w:top w:val="none" w:sz="0" w:space="0" w:color="auto"/>
            <w:left w:val="none" w:sz="0" w:space="0" w:color="auto"/>
            <w:bottom w:val="none" w:sz="0" w:space="0" w:color="auto"/>
            <w:right w:val="none" w:sz="0" w:space="0" w:color="auto"/>
          </w:divBdr>
        </w:div>
        <w:div w:id="1163281940">
          <w:marLeft w:val="640"/>
          <w:marRight w:val="0"/>
          <w:marTop w:val="0"/>
          <w:marBottom w:val="0"/>
          <w:divBdr>
            <w:top w:val="none" w:sz="0" w:space="0" w:color="auto"/>
            <w:left w:val="none" w:sz="0" w:space="0" w:color="auto"/>
            <w:bottom w:val="none" w:sz="0" w:space="0" w:color="auto"/>
            <w:right w:val="none" w:sz="0" w:space="0" w:color="auto"/>
          </w:divBdr>
        </w:div>
        <w:div w:id="460269060">
          <w:marLeft w:val="640"/>
          <w:marRight w:val="0"/>
          <w:marTop w:val="0"/>
          <w:marBottom w:val="0"/>
          <w:divBdr>
            <w:top w:val="none" w:sz="0" w:space="0" w:color="auto"/>
            <w:left w:val="none" w:sz="0" w:space="0" w:color="auto"/>
            <w:bottom w:val="none" w:sz="0" w:space="0" w:color="auto"/>
            <w:right w:val="none" w:sz="0" w:space="0" w:color="auto"/>
          </w:divBdr>
        </w:div>
        <w:div w:id="82653857">
          <w:marLeft w:val="640"/>
          <w:marRight w:val="0"/>
          <w:marTop w:val="0"/>
          <w:marBottom w:val="0"/>
          <w:divBdr>
            <w:top w:val="none" w:sz="0" w:space="0" w:color="auto"/>
            <w:left w:val="none" w:sz="0" w:space="0" w:color="auto"/>
            <w:bottom w:val="none" w:sz="0" w:space="0" w:color="auto"/>
            <w:right w:val="none" w:sz="0" w:space="0" w:color="auto"/>
          </w:divBdr>
        </w:div>
        <w:div w:id="1352416252">
          <w:marLeft w:val="640"/>
          <w:marRight w:val="0"/>
          <w:marTop w:val="0"/>
          <w:marBottom w:val="0"/>
          <w:divBdr>
            <w:top w:val="none" w:sz="0" w:space="0" w:color="auto"/>
            <w:left w:val="none" w:sz="0" w:space="0" w:color="auto"/>
            <w:bottom w:val="none" w:sz="0" w:space="0" w:color="auto"/>
            <w:right w:val="none" w:sz="0" w:space="0" w:color="auto"/>
          </w:divBdr>
        </w:div>
        <w:div w:id="1591042744">
          <w:marLeft w:val="640"/>
          <w:marRight w:val="0"/>
          <w:marTop w:val="0"/>
          <w:marBottom w:val="0"/>
          <w:divBdr>
            <w:top w:val="none" w:sz="0" w:space="0" w:color="auto"/>
            <w:left w:val="none" w:sz="0" w:space="0" w:color="auto"/>
            <w:bottom w:val="none" w:sz="0" w:space="0" w:color="auto"/>
            <w:right w:val="none" w:sz="0" w:space="0" w:color="auto"/>
          </w:divBdr>
        </w:div>
        <w:div w:id="1176574486">
          <w:marLeft w:val="640"/>
          <w:marRight w:val="0"/>
          <w:marTop w:val="0"/>
          <w:marBottom w:val="0"/>
          <w:divBdr>
            <w:top w:val="none" w:sz="0" w:space="0" w:color="auto"/>
            <w:left w:val="none" w:sz="0" w:space="0" w:color="auto"/>
            <w:bottom w:val="none" w:sz="0" w:space="0" w:color="auto"/>
            <w:right w:val="none" w:sz="0" w:space="0" w:color="auto"/>
          </w:divBdr>
        </w:div>
        <w:div w:id="1488012838">
          <w:marLeft w:val="640"/>
          <w:marRight w:val="0"/>
          <w:marTop w:val="0"/>
          <w:marBottom w:val="0"/>
          <w:divBdr>
            <w:top w:val="none" w:sz="0" w:space="0" w:color="auto"/>
            <w:left w:val="none" w:sz="0" w:space="0" w:color="auto"/>
            <w:bottom w:val="none" w:sz="0" w:space="0" w:color="auto"/>
            <w:right w:val="none" w:sz="0" w:space="0" w:color="auto"/>
          </w:divBdr>
        </w:div>
        <w:div w:id="1188176471">
          <w:marLeft w:val="640"/>
          <w:marRight w:val="0"/>
          <w:marTop w:val="0"/>
          <w:marBottom w:val="0"/>
          <w:divBdr>
            <w:top w:val="none" w:sz="0" w:space="0" w:color="auto"/>
            <w:left w:val="none" w:sz="0" w:space="0" w:color="auto"/>
            <w:bottom w:val="none" w:sz="0" w:space="0" w:color="auto"/>
            <w:right w:val="none" w:sz="0" w:space="0" w:color="auto"/>
          </w:divBdr>
        </w:div>
        <w:div w:id="1822116253">
          <w:marLeft w:val="640"/>
          <w:marRight w:val="0"/>
          <w:marTop w:val="0"/>
          <w:marBottom w:val="0"/>
          <w:divBdr>
            <w:top w:val="none" w:sz="0" w:space="0" w:color="auto"/>
            <w:left w:val="none" w:sz="0" w:space="0" w:color="auto"/>
            <w:bottom w:val="none" w:sz="0" w:space="0" w:color="auto"/>
            <w:right w:val="none" w:sz="0" w:space="0" w:color="auto"/>
          </w:divBdr>
        </w:div>
        <w:div w:id="515002744">
          <w:marLeft w:val="640"/>
          <w:marRight w:val="0"/>
          <w:marTop w:val="0"/>
          <w:marBottom w:val="0"/>
          <w:divBdr>
            <w:top w:val="none" w:sz="0" w:space="0" w:color="auto"/>
            <w:left w:val="none" w:sz="0" w:space="0" w:color="auto"/>
            <w:bottom w:val="none" w:sz="0" w:space="0" w:color="auto"/>
            <w:right w:val="none" w:sz="0" w:space="0" w:color="auto"/>
          </w:divBdr>
        </w:div>
        <w:div w:id="23948398">
          <w:marLeft w:val="640"/>
          <w:marRight w:val="0"/>
          <w:marTop w:val="0"/>
          <w:marBottom w:val="0"/>
          <w:divBdr>
            <w:top w:val="none" w:sz="0" w:space="0" w:color="auto"/>
            <w:left w:val="none" w:sz="0" w:space="0" w:color="auto"/>
            <w:bottom w:val="none" w:sz="0" w:space="0" w:color="auto"/>
            <w:right w:val="none" w:sz="0" w:space="0" w:color="auto"/>
          </w:divBdr>
        </w:div>
        <w:div w:id="1935356605">
          <w:marLeft w:val="640"/>
          <w:marRight w:val="0"/>
          <w:marTop w:val="0"/>
          <w:marBottom w:val="0"/>
          <w:divBdr>
            <w:top w:val="none" w:sz="0" w:space="0" w:color="auto"/>
            <w:left w:val="none" w:sz="0" w:space="0" w:color="auto"/>
            <w:bottom w:val="none" w:sz="0" w:space="0" w:color="auto"/>
            <w:right w:val="none" w:sz="0" w:space="0" w:color="auto"/>
          </w:divBdr>
        </w:div>
        <w:div w:id="632101579">
          <w:marLeft w:val="640"/>
          <w:marRight w:val="0"/>
          <w:marTop w:val="0"/>
          <w:marBottom w:val="0"/>
          <w:divBdr>
            <w:top w:val="none" w:sz="0" w:space="0" w:color="auto"/>
            <w:left w:val="none" w:sz="0" w:space="0" w:color="auto"/>
            <w:bottom w:val="none" w:sz="0" w:space="0" w:color="auto"/>
            <w:right w:val="none" w:sz="0" w:space="0" w:color="auto"/>
          </w:divBdr>
        </w:div>
        <w:div w:id="1643465386">
          <w:marLeft w:val="640"/>
          <w:marRight w:val="0"/>
          <w:marTop w:val="0"/>
          <w:marBottom w:val="0"/>
          <w:divBdr>
            <w:top w:val="none" w:sz="0" w:space="0" w:color="auto"/>
            <w:left w:val="none" w:sz="0" w:space="0" w:color="auto"/>
            <w:bottom w:val="none" w:sz="0" w:space="0" w:color="auto"/>
            <w:right w:val="none" w:sz="0" w:space="0" w:color="auto"/>
          </w:divBdr>
        </w:div>
        <w:div w:id="55322716">
          <w:marLeft w:val="640"/>
          <w:marRight w:val="0"/>
          <w:marTop w:val="0"/>
          <w:marBottom w:val="0"/>
          <w:divBdr>
            <w:top w:val="none" w:sz="0" w:space="0" w:color="auto"/>
            <w:left w:val="none" w:sz="0" w:space="0" w:color="auto"/>
            <w:bottom w:val="none" w:sz="0" w:space="0" w:color="auto"/>
            <w:right w:val="none" w:sz="0" w:space="0" w:color="auto"/>
          </w:divBdr>
        </w:div>
        <w:div w:id="1829202862">
          <w:marLeft w:val="640"/>
          <w:marRight w:val="0"/>
          <w:marTop w:val="0"/>
          <w:marBottom w:val="0"/>
          <w:divBdr>
            <w:top w:val="none" w:sz="0" w:space="0" w:color="auto"/>
            <w:left w:val="none" w:sz="0" w:space="0" w:color="auto"/>
            <w:bottom w:val="none" w:sz="0" w:space="0" w:color="auto"/>
            <w:right w:val="none" w:sz="0" w:space="0" w:color="auto"/>
          </w:divBdr>
        </w:div>
        <w:div w:id="655498736">
          <w:marLeft w:val="640"/>
          <w:marRight w:val="0"/>
          <w:marTop w:val="0"/>
          <w:marBottom w:val="0"/>
          <w:divBdr>
            <w:top w:val="none" w:sz="0" w:space="0" w:color="auto"/>
            <w:left w:val="none" w:sz="0" w:space="0" w:color="auto"/>
            <w:bottom w:val="none" w:sz="0" w:space="0" w:color="auto"/>
            <w:right w:val="none" w:sz="0" w:space="0" w:color="auto"/>
          </w:divBdr>
        </w:div>
        <w:div w:id="477455692">
          <w:marLeft w:val="640"/>
          <w:marRight w:val="0"/>
          <w:marTop w:val="0"/>
          <w:marBottom w:val="0"/>
          <w:divBdr>
            <w:top w:val="none" w:sz="0" w:space="0" w:color="auto"/>
            <w:left w:val="none" w:sz="0" w:space="0" w:color="auto"/>
            <w:bottom w:val="none" w:sz="0" w:space="0" w:color="auto"/>
            <w:right w:val="none" w:sz="0" w:space="0" w:color="auto"/>
          </w:divBdr>
        </w:div>
        <w:div w:id="799032311">
          <w:marLeft w:val="640"/>
          <w:marRight w:val="0"/>
          <w:marTop w:val="0"/>
          <w:marBottom w:val="0"/>
          <w:divBdr>
            <w:top w:val="none" w:sz="0" w:space="0" w:color="auto"/>
            <w:left w:val="none" w:sz="0" w:space="0" w:color="auto"/>
            <w:bottom w:val="none" w:sz="0" w:space="0" w:color="auto"/>
            <w:right w:val="none" w:sz="0" w:space="0" w:color="auto"/>
          </w:divBdr>
        </w:div>
        <w:div w:id="164174632">
          <w:marLeft w:val="640"/>
          <w:marRight w:val="0"/>
          <w:marTop w:val="0"/>
          <w:marBottom w:val="0"/>
          <w:divBdr>
            <w:top w:val="none" w:sz="0" w:space="0" w:color="auto"/>
            <w:left w:val="none" w:sz="0" w:space="0" w:color="auto"/>
            <w:bottom w:val="none" w:sz="0" w:space="0" w:color="auto"/>
            <w:right w:val="none" w:sz="0" w:space="0" w:color="auto"/>
          </w:divBdr>
        </w:div>
        <w:div w:id="1691642067">
          <w:marLeft w:val="640"/>
          <w:marRight w:val="0"/>
          <w:marTop w:val="0"/>
          <w:marBottom w:val="0"/>
          <w:divBdr>
            <w:top w:val="none" w:sz="0" w:space="0" w:color="auto"/>
            <w:left w:val="none" w:sz="0" w:space="0" w:color="auto"/>
            <w:bottom w:val="none" w:sz="0" w:space="0" w:color="auto"/>
            <w:right w:val="none" w:sz="0" w:space="0" w:color="auto"/>
          </w:divBdr>
        </w:div>
        <w:div w:id="58019174">
          <w:marLeft w:val="640"/>
          <w:marRight w:val="0"/>
          <w:marTop w:val="0"/>
          <w:marBottom w:val="0"/>
          <w:divBdr>
            <w:top w:val="none" w:sz="0" w:space="0" w:color="auto"/>
            <w:left w:val="none" w:sz="0" w:space="0" w:color="auto"/>
            <w:bottom w:val="none" w:sz="0" w:space="0" w:color="auto"/>
            <w:right w:val="none" w:sz="0" w:space="0" w:color="auto"/>
          </w:divBdr>
        </w:div>
        <w:div w:id="1348481966">
          <w:marLeft w:val="640"/>
          <w:marRight w:val="0"/>
          <w:marTop w:val="0"/>
          <w:marBottom w:val="0"/>
          <w:divBdr>
            <w:top w:val="none" w:sz="0" w:space="0" w:color="auto"/>
            <w:left w:val="none" w:sz="0" w:space="0" w:color="auto"/>
            <w:bottom w:val="none" w:sz="0" w:space="0" w:color="auto"/>
            <w:right w:val="none" w:sz="0" w:space="0" w:color="auto"/>
          </w:divBdr>
        </w:div>
        <w:div w:id="609162332">
          <w:marLeft w:val="640"/>
          <w:marRight w:val="0"/>
          <w:marTop w:val="0"/>
          <w:marBottom w:val="0"/>
          <w:divBdr>
            <w:top w:val="none" w:sz="0" w:space="0" w:color="auto"/>
            <w:left w:val="none" w:sz="0" w:space="0" w:color="auto"/>
            <w:bottom w:val="none" w:sz="0" w:space="0" w:color="auto"/>
            <w:right w:val="none" w:sz="0" w:space="0" w:color="auto"/>
          </w:divBdr>
        </w:div>
        <w:div w:id="775710479">
          <w:marLeft w:val="640"/>
          <w:marRight w:val="0"/>
          <w:marTop w:val="0"/>
          <w:marBottom w:val="0"/>
          <w:divBdr>
            <w:top w:val="none" w:sz="0" w:space="0" w:color="auto"/>
            <w:left w:val="none" w:sz="0" w:space="0" w:color="auto"/>
            <w:bottom w:val="none" w:sz="0" w:space="0" w:color="auto"/>
            <w:right w:val="none" w:sz="0" w:space="0" w:color="auto"/>
          </w:divBdr>
        </w:div>
        <w:div w:id="1040790292">
          <w:marLeft w:val="640"/>
          <w:marRight w:val="0"/>
          <w:marTop w:val="0"/>
          <w:marBottom w:val="0"/>
          <w:divBdr>
            <w:top w:val="none" w:sz="0" w:space="0" w:color="auto"/>
            <w:left w:val="none" w:sz="0" w:space="0" w:color="auto"/>
            <w:bottom w:val="none" w:sz="0" w:space="0" w:color="auto"/>
            <w:right w:val="none" w:sz="0" w:space="0" w:color="auto"/>
          </w:divBdr>
        </w:div>
        <w:div w:id="759326202">
          <w:marLeft w:val="640"/>
          <w:marRight w:val="0"/>
          <w:marTop w:val="0"/>
          <w:marBottom w:val="0"/>
          <w:divBdr>
            <w:top w:val="none" w:sz="0" w:space="0" w:color="auto"/>
            <w:left w:val="none" w:sz="0" w:space="0" w:color="auto"/>
            <w:bottom w:val="none" w:sz="0" w:space="0" w:color="auto"/>
            <w:right w:val="none" w:sz="0" w:space="0" w:color="auto"/>
          </w:divBdr>
        </w:div>
        <w:div w:id="1277953361">
          <w:marLeft w:val="640"/>
          <w:marRight w:val="0"/>
          <w:marTop w:val="0"/>
          <w:marBottom w:val="0"/>
          <w:divBdr>
            <w:top w:val="none" w:sz="0" w:space="0" w:color="auto"/>
            <w:left w:val="none" w:sz="0" w:space="0" w:color="auto"/>
            <w:bottom w:val="none" w:sz="0" w:space="0" w:color="auto"/>
            <w:right w:val="none" w:sz="0" w:space="0" w:color="auto"/>
          </w:divBdr>
        </w:div>
        <w:div w:id="228004434">
          <w:marLeft w:val="640"/>
          <w:marRight w:val="0"/>
          <w:marTop w:val="0"/>
          <w:marBottom w:val="0"/>
          <w:divBdr>
            <w:top w:val="none" w:sz="0" w:space="0" w:color="auto"/>
            <w:left w:val="none" w:sz="0" w:space="0" w:color="auto"/>
            <w:bottom w:val="none" w:sz="0" w:space="0" w:color="auto"/>
            <w:right w:val="none" w:sz="0" w:space="0" w:color="auto"/>
          </w:divBdr>
        </w:div>
        <w:div w:id="1904750516">
          <w:marLeft w:val="640"/>
          <w:marRight w:val="0"/>
          <w:marTop w:val="0"/>
          <w:marBottom w:val="0"/>
          <w:divBdr>
            <w:top w:val="none" w:sz="0" w:space="0" w:color="auto"/>
            <w:left w:val="none" w:sz="0" w:space="0" w:color="auto"/>
            <w:bottom w:val="none" w:sz="0" w:space="0" w:color="auto"/>
            <w:right w:val="none" w:sz="0" w:space="0" w:color="auto"/>
          </w:divBdr>
        </w:div>
        <w:div w:id="376206523">
          <w:marLeft w:val="640"/>
          <w:marRight w:val="0"/>
          <w:marTop w:val="0"/>
          <w:marBottom w:val="0"/>
          <w:divBdr>
            <w:top w:val="none" w:sz="0" w:space="0" w:color="auto"/>
            <w:left w:val="none" w:sz="0" w:space="0" w:color="auto"/>
            <w:bottom w:val="none" w:sz="0" w:space="0" w:color="auto"/>
            <w:right w:val="none" w:sz="0" w:space="0" w:color="auto"/>
          </w:divBdr>
        </w:div>
        <w:div w:id="1334183125">
          <w:marLeft w:val="640"/>
          <w:marRight w:val="0"/>
          <w:marTop w:val="0"/>
          <w:marBottom w:val="0"/>
          <w:divBdr>
            <w:top w:val="none" w:sz="0" w:space="0" w:color="auto"/>
            <w:left w:val="none" w:sz="0" w:space="0" w:color="auto"/>
            <w:bottom w:val="none" w:sz="0" w:space="0" w:color="auto"/>
            <w:right w:val="none" w:sz="0" w:space="0" w:color="auto"/>
          </w:divBdr>
        </w:div>
        <w:div w:id="1792432629">
          <w:marLeft w:val="640"/>
          <w:marRight w:val="0"/>
          <w:marTop w:val="0"/>
          <w:marBottom w:val="0"/>
          <w:divBdr>
            <w:top w:val="none" w:sz="0" w:space="0" w:color="auto"/>
            <w:left w:val="none" w:sz="0" w:space="0" w:color="auto"/>
            <w:bottom w:val="none" w:sz="0" w:space="0" w:color="auto"/>
            <w:right w:val="none" w:sz="0" w:space="0" w:color="auto"/>
          </w:divBdr>
        </w:div>
        <w:div w:id="796290966">
          <w:marLeft w:val="640"/>
          <w:marRight w:val="0"/>
          <w:marTop w:val="0"/>
          <w:marBottom w:val="0"/>
          <w:divBdr>
            <w:top w:val="none" w:sz="0" w:space="0" w:color="auto"/>
            <w:left w:val="none" w:sz="0" w:space="0" w:color="auto"/>
            <w:bottom w:val="none" w:sz="0" w:space="0" w:color="auto"/>
            <w:right w:val="none" w:sz="0" w:space="0" w:color="auto"/>
          </w:divBdr>
        </w:div>
        <w:div w:id="2031291872">
          <w:marLeft w:val="640"/>
          <w:marRight w:val="0"/>
          <w:marTop w:val="0"/>
          <w:marBottom w:val="0"/>
          <w:divBdr>
            <w:top w:val="none" w:sz="0" w:space="0" w:color="auto"/>
            <w:left w:val="none" w:sz="0" w:space="0" w:color="auto"/>
            <w:bottom w:val="none" w:sz="0" w:space="0" w:color="auto"/>
            <w:right w:val="none" w:sz="0" w:space="0" w:color="auto"/>
          </w:divBdr>
        </w:div>
        <w:div w:id="1244605890">
          <w:marLeft w:val="640"/>
          <w:marRight w:val="0"/>
          <w:marTop w:val="0"/>
          <w:marBottom w:val="0"/>
          <w:divBdr>
            <w:top w:val="none" w:sz="0" w:space="0" w:color="auto"/>
            <w:left w:val="none" w:sz="0" w:space="0" w:color="auto"/>
            <w:bottom w:val="none" w:sz="0" w:space="0" w:color="auto"/>
            <w:right w:val="none" w:sz="0" w:space="0" w:color="auto"/>
          </w:divBdr>
        </w:div>
        <w:div w:id="2103212550">
          <w:marLeft w:val="640"/>
          <w:marRight w:val="0"/>
          <w:marTop w:val="0"/>
          <w:marBottom w:val="0"/>
          <w:divBdr>
            <w:top w:val="none" w:sz="0" w:space="0" w:color="auto"/>
            <w:left w:val="none" w:sz="0" w:space="0" w:color="auto"/>
            <w:bottom w:val="none" w:sz="0" w:space="0" w:color="auto"/>
            <w:right w:val="none" w:sz="0" w:space="0" w:color="auto"/>
          </w:divBdr>
        </w:div>
        <w:div w:id="1408914639">
          <w:marLeft w:val="640"/>
          <w:marRight w:val="0"/>
          <w:marTop w:val="0"/>
          <w:marBottom w:val="0"/>
          <w:divBdr>
            <w:top w:val="none" w:sz="0" w:space="0" w:color="auto"/>
            <w:left w:val="none" w:sz="0" w:space="0" w:color="auto"/>
            <w:bottom w:val="none" w:sz="0" w:space="0" w:color="auto"/>
            <w:right w:val="none" w:sz="0" w:space="0" w:color="auto"/>
          </w:divBdr>
        </w:div>
        <w:div w:id="409423623">
          <w:marLeft w:val="640"/>
          <w:marRight w:val="0"/>
          <w:marTop w:val="0"/>
          <w:marBottom w:val="0"/>
          <w:divBdr>
            <w:top w:val="none" w:sz="0" w:space="0" w:color="auto"/>
            <w:left w:val="none" w:sz="0" w:space="0" w:color="auto"/>
            <w:bottom w:val="none" w:sz="0" w:space="0" w:color="auto"/>
            <w:right w:val="none" w:sz="0" w:space="0" w:color="auto"/>
          </w:divBdr>
        </w:div>
        <w:div w:id="1594900667">
          <w:marLeft w:val="640"/>
          <w:marRight w:val="0"/>
          <w:marTop w:val="0"/>
          <w:marBottom w:val="0"/>
          <w:divBdr>
            <w:top w:val="none" w:sz="0" w:space="0" w:color="auto"/>
            <w:left w:val="none" w:sz="0" w:space="0" w:color="auto"/>
            <w:bottom w:val="none" w:sz="0" w:space="0" w:color="auto"/>
            <w:right w:val="none" w:sz="0" w:space="0" w:color="auto"/>
          </w:divBdr>
        </w:div>
        <w:div w:id="1762683529">
          <w:marLeft w:val="640"/>
          <w:marRight w:val="0"/>
          <w:marTop w:val="0"/>
          <w:marBottom w:val="0"/>
          <w:divBdr>
            <w:top w:val="none" w:sz="0" w:space="0" w:color="auto"/>
            <w:left w:val="none" w:sz="0" w:space="0" w:color="auto"/>
            <w:bottom w:val="none" w:sz="0" w:space="0" w:color="auto"/>
            <w:right w:val="none" w:sz="0" w:space="0" w:color="auto"/>
          </w:divBdr>
        </w:div>
        <w:div w:id="1126045540">
          <w:marLeft w:val="640"/>
          <w:marRight w:val="0"/>
          <w:marTop w:val="0"/>
          <w:marBottom w:val="0"/>
          <w:divBdr>
            <w:top w:val="none" w:sz="0" w:space="0" w:color="auto"/>
            <w:left w:val="none" w:sz="0" w:space="0" w:color="auto"/>
            <w:bottom w:val="none" w:sz="0" w:space="0" w:color="auto"/>
            <w:right w:val="none" w:sz="0" w:space="0" w:color="auto"/>
          </w:divBdr>
        </w:div>
        <w:div w:id="1557668206">
          <w:marLeft w:val="640"/>
          <w:marRight w:val="0"/>
          <w:marTop w:val="0"/>
          <w:marBottom w:val="0"/>
          <w:divBdr>
            <w:top w:val="none" w:sz="0" w:space="0" w:color="auto"/>
            <w:left w:val="none" w:sz="0" w:space="0" w:color="auto"/>
            <w:bottom w:val="none" w:sz="0" w:space="0" w:color="auto"/>
            <w:right w:val="none" w:sz="0" w:space="0" w:color="auto"/>
          </w:divBdr>
        </w:div>
        <w:div w:id="2132238073">
          <w:marLeft w:val="640"/>
          <w:marRight w:val="0"/>
          <w:marTop w:val="0"/>
          <w:marBottom w:val="0"/>
          <w:divBdr>
            <w:top w:val="none" w:sz="0" w:space="0" w:color="auto"/>
            <w:left w:val="none" w:sz="0" w:space="0" w:color="auto"/>
            <w:bottom w:val="none" w:sz="0" w:space="0" w:color="auto"/>
            <w:right w:val="none" w:sz="0" w:space="0" w:color="auto"/>
          </w:divBdr>
        </w:div>
        <w:div w:id="180316413">
          <w:marLeft w:val="640"/>
          <w:marRight w:val="0"/>
          <w:marTop w:val="0"/>
          <w:marBottom w:val="0"/>
          <w:divBdr>
            <w:top w:val="none" w:sz="0" w:space="0" w:color="auto"/>
            <w:left w:val="none" w:sz="0" w:space="0" w:color="auto"/>
            <w:bottom w:val="none" w:sz="0" w:space="0" w:color="auto"/>
            <w:right w:val="none" w:sz="0" w:space="0" w:color="auto"/>
          </w:divBdr>
        </w:div>
        <w:div w:id="1449540758">
          <w:marLeft w:val="640"/>
          <w:marRight w:val="0"/>
          <w:marTop w:val="0"/>
          <w:marBottom w:val="0"/>
          <w:divBdr>
            <w:top w:val="none" w:sz="0" w:space="0" w:color="auto"/>
            <w:left w:val="none" w:sz="0" w:space="0" w:color="auto"/>
            <w:bottom w:val="none" w:sz="0" w:space="0" w:color="auto"/>
            <w:right w:val="none" w:sz="0" w:space="0" w:color="auto"/>
          </w:divBdr>
        </w:div>
        <w:div w:id="1422027937">
          <w:marLeft w:val="640"/>
          <w:marRight w:val="0"/>
          <w:marTop w:val="0"/>
          <w:marBottom w:val="0"/>
          <w:divBdr>
            <w:top w:val="none" w:sz="0" w:space="0" w:color="auto"/>
            <w:left w:val="none" w:sz="0" w:space="0" w:color="auto"/>
            <w:bottom w:val="none" w:sz="0" w:space="0" w:color="auto"/>
            <w:right w:val="none" w:sz="0" w:space="0" w:color="auto"/>
          </w:divBdr>
        </w:div>
        <w:div w:id="2093313426">
          <w:marLeft w:val="640"/>
          <w:marRight w:val="0"/>
          <w:marTop w:val="0"/>
          <w:marBottom w:val="0"/>
          <w:divBdr>
            <w:top w:val="none" w:sz="0" w:space="0" w:color="auto"/>
            <w:left w:val="none" w:sz="0" w:space="0" w:color="auto"/>
            <w:bottom w:val="none" w:sz="0" w:space="0" w:color="auto"/>
            <w:right w:val="none" w:sz="0" w:space="0" w:color="auto"/>
          </w:divBdr>
        </w:div>
        <w:div w:id="568225154">
          <w:marLeft w:val="640"/>
          <w:marRight w:val="0"/>
          <w:marTop w:val="0"/>
          <w:marBottom w:val="0"/>
          <w:divBdr>
            <w:top w:val="none" w:sz="0" w:space="0" w:color="auto"/>
            <w:left w:val="none" w:sz="0" w:space="0" w:color="auto"/>
            <w:bottom w:val="none" w:sz="0" w:space="0" w:color="auto"/>
            <w:right w:val="none" w:sz="0" w:space="0" w:color="auto"/>
          </w:divBdr>
        </w:div>
        <w:div w:id="713507585">
          <w:marLeft w:val="640"/>
          <w:marRight w:val="0"/>
          <w:marTop w:val="0"/>
          <w:marBottom w:val="0"/>
          <w:divBdr>
            <w:top w:val="none" w:sz="0" w:space="0" w:color="auto"/>
            <w:left w:val="none" w:sz="0" w:space="0" w:color="auto"/>
            <w:bottom w:val="none" w:sz="0" w:space="0" w:color="auto"/>
            <w:right w:val="none" w:sz="0" w:space="0" w:color="auto"/>
          </w:divBdr>
        </w:div>
        <w:div w:id="646131183">
          <w:marLeft w:val="640"/>
          <w:marRight w:val="0"/>
          <w:marTop w:val="0"/>
          <w:marBottom w:val="0"/>
          <w:divBdr>
            <w:top w:val="none" w:sz="0" w:space="0" w:color="auto"/>
            <w:left w:val="none" w:sz="0" w:space="0" w:color="auto"/>
            <w:bottom w:val="none" w:sz="0" w:space="0" w:color="auto"/>
            <w:right w:val="none" w:sz="0" w:space="0" w:color="auto"/>
          </w:divBdr>
        </w:div>
        <w:div w:id="854923979">
          <w:marLeft w:val="640"/>
          <w:marRight w:val="0"/>
          <w:marTop w:val="0"/>
          <w:marBottom w:val="0"/>
          <w:divBdr>
            <w:top w:val="none" w:sz="0" w:space="0" w:color="auto"/>
            <w:left w:val="none" w:sz="0" w:space="0" w:color="auto"/>
            <w:bottom w:val="none" w:sz="0" w:space="0" w:color="auto"/>
            <w:right w:val="none" w:sz="0" w:space="0" w:color="auto"/>
          </w:divBdr>
        </w:div>
        <w:div w:id="1862744991">
          <w:marLeft w:val="640"/>
          <w:marRight w:val="0"/>
          <w:marTop w:val="0"/>
          <w:marBottom w:val="0"/>
          <w:divBdr>
            <w:top w:val="none" w:sz="0" w:space="0" w:color="auto"/>
            <w:left w:val="none" w:sz="0" w:space="0" w:color="auto"/>
            <w:bottom w:val="none" w:sz="0" w:space="0" w:color="auto"/>
            <w:right w:val="none" w:sz="0" w:space="0" w:color="auto"/>
          </w:divBdr>
        </w:div>
      </w:divsChild>
    </w:div>
    <w:div w:id="1274703623">
      <w:bodyDiv w:val="1"/>
      <w:marLeft w:val="0"/>
      <w:marRight w:val="0"/>
      <w:marTop w:val="0"/>
      <w:marBottom w:val="0"/>
      <w:divBdr>
        <w:top w:val="none" w:sz="0" w:space="0" w:color="auto"/>
        <w:left w:val="none" w:sz="0" w:space="0" w:color="auto"/>
        <w:bottom w:val="none" w:sz="0" w:space="0" w:color="auto"/>
        <w:right w:val="none" w:sz="0" w:space="0" w:color="auto"/>
      </w:divBdr>
      <w:divsChild>
        <w:div w:id="1213419384">
          <w:marLeft w:val="640"/>
          <w:marRight w:val="0"/>
          <w:marTop w:val="0"/>
          <w:marBottom w:val="0"/>
          <w:divBdr>
            <w:top w:val="none" w:sz="0" w:space="0" w:color="auto"/>
            <w:left w:val="none" w:sz="0" w:space="0" w:color="auto"/>
            <w:bottom w:val="none" w:sz="0" w:space="0" w:color="auto"/>
            <w:right w:val="none" w:sz="0" w:space="0" w:color="auto"/>
          </w:divBdr>
        </w:div>
        <w:div w:id="1493519464">
          <w:marLeft w:val="640"/>
          <w:marRight w:val="0"/>
          <w:marTop w:val="0"/>
          <w:marBottom w:val="0"/>
          <w:divBdr>
            <w:top w:val="none" w:sz="0" w:space="0" w:color="auto"/>
            <w:left w:val="none" w:sz="0" w:space="0" w:color="auto"/>
            <w:bottom w:val="none" w:sz="0" w:space="0" w:color="auto"/>
            <w:right w:val="none" w:sz="0" w:space="0" w:color="auto"/>
          </w:divBdr>
        </w:div>
        <w:div w:id="1328440092">
          <w:marLeft w:val="640"/>
          <w:marRight w:val="0"/>
          <w:marTop w:val="0"/>
          <w:marBottom w:val="0"/>
          <w:divBdr>
            <w:top w:val="none" w:sz="0" w:space="0" w:color="auto"/>
            <w:left w:val="none" w:sz="0" w:space="0" w:color="auto"/>
            <w:bottom w:val="none" w:sz="0" w:space="0" w:color="auto"/>
            <w:right w:val="none" w:sz="0" w:space="0" w:color="auto"/>
          </w:divBdr>
        </w:div>
        <w:div w:id="1218206025">
          <w:marLeft w:val="640"/>
          <w:marRight w:val="0"/>
          <w:marTop w:val="0"/>
          <w:marBottom w:val="0"/>
          <w:divBdr>
            <w:top w:val="none" w:sz="0" w:space="0" w:color="auto"/>
            <w:left w:val="none" w:sz="0" w:space="0" w:color="auto"/>
            <w:bottom w:val="none" w:sz="0" w:space="0" w:color="auto"/>
            <w:right w:val="none" w:sz="0" w:space="0" w:color="auto"/>
          </w:divBdr>
        </w:div>
        <w:div w:id="2045052833">
          <w:marLeft w:val="640"/>
          <w:marRight w:val="0"/>
          <w:marTop w:val="0"/>
          <w:marBottom w:val="0"/>
          <w:divBdr>
            <w:top w:val="none" w:sz="0" w:space="0" w:color="auto"/>
            <w:left w:val="none" w:sz="0" w:space="0" w:color="auto"/>
            <w:bottom w:val="none" w:sz="0" w:space="0" w:color="auto"/>
            <w:right w:val="none" w:sz="0" w:space="0" w:color="auto"/>
          </w:divBdr>
        </w:div>
        <w:div w:id="1027829010">
          <w:marLeft w:val="640"/>
          <w:marRight w:val="0"/>
          <w:marTop w:val="0"/>
          <w:marBottom w:val="0"/>
          <w:divBdr>
            <w:top w:val="none" w:sz="0" w:space="0" w:color="auto"/>
            <w:left w:val="none" w:sz="0" w:space="0" w:color="auto"/>
            <w:bottom w:val="none" w:sz="0" w:space="0" w:color="auto"/>
            <w:right w:val="none" w:sz="0" w:space="0" w:color="auto"/>
          </w:divBdr>
        </w:div>
        <w:div w:id="2024475410">
          <w:marLeft w:val="640"/>
          <w:marRight w:val="0"/>
          <w:marTop w:val="0"/>
          <w:marBottom w:val="0"/>
          <w:divBdr>
            <w:top w:val="none" w:sz="0" w:space="0" w:color="auto"/>
            <w:left w:val="none" w:sz="0" w:space="0" w:color="auto"/>
            <w:bottom w:val="none" w:sz="0" w:space="0" w:color="auto"/>
            <w:right w:val="none" w:sz="0" w:space="0" w:color="auto"/>
          </w:divBdr>
        </w:div>
        <w:div w:id="1247570867">
          <w:marLeft w:val="640"/>
          <w:marRight w:val="0"/>
          <w:marTop w:val="0"/>
          <w:marBottom w:val="0"/>
          <w:divBdr>
            <w:top w:val="none" w:sz="0" w:space="0" w:color="auto"/>
            <w:left w:val="none" w:sz="0" w:space="0" w:color="auto"/>
            <w:bottom w:val="none" w:sz="0" w:space="0" w:color="auto"/>
            <w:right w:val="none" w:sz="0" w:space="0" w:color="auto"/>
          </w:divBdr>
        </w:div>
        <w:div w:id="1441990416">
          <w:marLeft w:val="640"/>
          <w:marRight w:val="0"/>
          <w:marTop w:val="0"/>
          <w:marBottom w:val="0"/>
          <w:divBdr>
            <w:top w:val="none" w:sz="0" w:space="0" w:color="auto"/>
            <w:left w:val="none" w:sz="0" w:space="0" w:color="auto"/>
            <w:bottom w:val="none" w:sz="0" w:space="0" w:color="auto"/>
            <w:right w:val="none" w:sz="0" w:space="0" w:color="auto"/>
          </w:divBdr>
        </w:div>
        <w:div w:id="137890637">
          <w:marLeft w:val="640"/>
          <w:marRight w:val="0"/>
          <w:marTop w:val="0"/>
          <w:marBottom w:val="0"/>
          <w:divBdr>
            <w:top w:val="none" w:sz="0" w:space="0" w:color="auto"/>
            <w:left w:val="none" w:sz="0" w:space="0" w:color="auto"/>
            <w:bottom w:val="none" w:sz="0" w:space="0" w:color="auto"/>
            <w:right w:val="none" w:sz="0" w:space="0" w:color="auto"/>
          </w:divBdr>
        </w:div>
        <w:div w:id="588931066">
          <w:marLeft w:val="640"/>
          <w:marRight w:val="0"/>
          <w:marTop w:val="0"/>
          <w:marBottom w:val="0"/>
          <w:divBdr>
            <w:top w:val="none" w:sz="0" w:space="0" w:color="auto"/>
            <w:left w:val="none" w:sz="0" w:space="0" w:color="auto"/>
            <w:bottom w:val="none" w:sz="0" w:space="0" w:color="auto"/>
            <w:right w:val="none" w:sz="0" w:space="0" w:color="auto"/>
          </w:divBdr>
        </w:div>
        <w:div w:id="672877552">
          <w:marLeft w:val="640"/>
          <w:marRight w:val="0"/>
          <w:marTop w:val="0"/>
          <w:marBottom w:val="0"/>
          <w:divBdr>
            <w:top w:val="none" w:sz="0" w:space="0" w:color="auto"/>
            <w:left w:val="none" w:sz="0" w:space="0" w:color="auto"/>
            <w:bottom w:val="none" w:sz="0" w:space="0" w:color="auto"/>
            <w:right w:val="none" w:sz="0" w:space="0" w:color="auto"/>
          </w:divBdr>
        </w:div>
        <w:div w:id="1123963686">
          <w:marLeft w:val="640"/>
          <w:marRight w:val="0"/>
          <w:marTop w:val="0"/>
          <w:marBottom w:val="0"/>
          <w:divBdr>
            <w:top w:val="none" w:sz="0" w:space="0" w:color="auto"/>
            <w:left w:val="none" w:sz="0" w:space="0" w:color="auto"/>
            <w:bottom w:val="none" w:sz="0" w:space="0" w:color="auto"/>
            <w:right w:val="none" w:sz="0" w:space="0" w:color="auto"/>
          </w:divBdr>
        </w:div>
        <w:div w:id="2028023135">
          <w:marLeft w:val="640"/>
          <w:marRight w:val="0"/>
          <w:marTop w:val="0"/>
          <w:marBottom w:val="0"/>
          <w:divBdr>
            <w:top w:val="none" w:sz="0" w:space="0" w:color="auto"/>
            <w:left w:val="none" w:sz="0" w:space="0" w:color="auto"/>
            <w:bottom w:val="none" w:sz="0" w:space="0" w:color="auto"/>
            <w:right w:val="none" w:sz="0" w:space="0" w:color="auto"/>
          </w:divBdr>
        </w:div>
        <w:div w:id="565260111">
          <w:marLeft w:val="640"/>
          <w:marRight w:val="0"/>
          <w:marTop w:val="0"/>
          <w:marBottom w:val="0"/>
          <w:divBdr>
            <w:top w:val="none" w:sz="0" w:space="0" w:color="auto"/>
            <w:left w:val="none" w:sz="0" w:space="0" w:color="auto"/>
            <w:bottom w:val="none" w:sz="0" w:space="0" w:color="auto"/>
            <w:right w:val="none" w:sz="0" w:space="0" w:color="auto"/>
          </w:divBdr>
        </w:div>
        <w:div w:id="56562965">
          <w:marLeft w:val="640"/>
          <w:marRight w:val="0"/>
          <w:marTop w:val="0"/>
          <w:marBottom w:val="0"/>
          <w:divBdr>
            <w:top w:val="none" w:sz="0" w:space="0" w:color="auto"/>
            <w:left w:val="none" w:sz="0" w:space="0" w:color="auto"/>
            <w:bottom w:val="none" w:sz="0" w:space="0" w:color="auto"/>
            <w:right w:val="none" w:sz="0" w:space="0" w:color="auto"/>
          </w:divBdr>
        </w:div>
        <w:div w:id="1739278795">
          <w:marLeft w:val="640"/>
          <w:marRight w:val="0"/>
          <w:marTop w:val="0"/>
          <w:marBottom w:val="0"/>
          <w:divBdr>
            <w:top w:val="none" w:sz="0" w:space="0" w:color="auto"/>
            <w:left w:val="none" w:sz="0" w:space="0" w:color="auto"/>
            <w:bottom w:val="none" w:sz="0" w:space="0" w:color="auto"/>
            <w:right w:val="none" w:sz="0" w:space="0" w:color="auto"/>
          </w:divBdr>
        </w:div>
        <w:div w:id="75254050">
          <w:marLeft w:val="640"/>
          <w:marRight w:val="0"/>
          <w:marTop w:val="0"/>
          <w:marBottom w:val="0"/>
          <w:divBdr>
            <w:top w:val="none" w:sz="0" w:space="0" w:color="auto"/>
            <w:left w:val="none" w:sz="0" w:space="0" w:color="auto"/>
            <w:bottom w:val="none" w:sz="0" w:space="0" w:color="auto"/>
            <w:right w:val="none" w:sz="0" w:space="0" w:color="auto"/>
          </w:divBdr>
        </w:div>
        <w:div w:id="1274358725">
          <w:marLeft w:val="640"/>
          <w:marRight w:val="0"/>
          <w:marTop w:val="0"/>
          <w:marBottom w:val="0"/>
          <w:divBdr>
            <w:top w:val="none" w:sz="0" w:space="0" w:color="auto"/>
            <w:left w:val="none" w:sz="0" w:space="0" w:color="auto"/>
            <w:bottom w:val="none" w:sz="0" w:space="0" w:color="auto"/>
            <w:right w:val="none" w:sz="0" w:space="0" w:color="auto"/>
          </w:divBdr>
        </w:div>
        <w:div w:id="1278635740">
          <w:marLeft w:val="640"/>
          <w:marRight w:val="0"/>
          <w:marTop w:val="0"/>
          <w:marBottom w:val="0"/>
          <w:divBdr>
            <w:top w:val="none" w:sz="0" w:space="0" w:color="auto"/>
            <w:left w:val="none" w:sz="0" w:space="0" w:color="auto"/>
            <w:bottom w:val="none" w:sz="0" w:space="0" w:color="auto"/>
            <w:right w:val="none" w:sz="0" w:space="0" w:color="auto"/>
          </w:divBdr>
        </w:div>
        <w:div w:id="508133134">
          <w:marLeft w:val="640"/>
          <w:marRight w:val="0"/>
          <w:marTop w:val="0"/>
          <w:marBottom w:val="0"/>
          <w:divBdr>
            <w:top w:val="none" w:sz="0" w:space="0" w:color="auto"/>
            <w:left w:val="none" w:sz="0" w:space="0" w:color="auto"/>
            <w:bottom w:val="none" w:sz="0" w:space="0" w:color="auto"/>
            <w:right w:val="none" w:sz="0" w:space="0" w:color="auto"/>
          </w:divBdr>
        </w:div>
        <w:div w:id="1929075401">
          <w:marLeft w:val="640"/>
          <w:marRight w:val="0"/>
          <w:marTop w:val="0"/>
          <w:marBottom w:val="0"/>
          <w:divBdr>
            <w:top w:val="none" w:sz="0" w:space="0" w:color="auto"/>
            <w:left w:val="none" w:sz="0" w:space="0" w:color="auto"/>
            <w:bottom w:val="none" w:sz="0" w:space="0" w:color="auto"/>
            <w:right w:val="none" w:sz="0" w:space="0" w:color="auto"/>
          </w:divBdr>
        </w:div>
        <w:div w:id="1844586912">
          <w:marLeft w:val="640"/>
          <w:marRight w:val="0"/>
          <w:marTop w:val="0"/>
          <w:marBottom w:val="0"/>
          <w:divBdr>
            <w:top w:val="none" w:sz="0" w:space="0" w:color="auto"/>
            <w:left w:val="none" w:sz="0" w:space="0" w:color="auto"/>
            <w:bottom w:val="none" w:sz="0" w:space="0" w:color="auto"/>
            <w:right w:val="none" w:sz="0" w:space="0" w:color="auto"/>
          </w:divBdr>
        </w:div>
        <w:div w:id="1664161704">
          <w:marLeft w:val="640"/>
          <w:marRight w:val="0"/>
          <w:marTop w:val="0"/>
          <w:marBottom w:val="0"/>
          <w:divBdr>
            <w:top w:val="none" w:sz="0" w:space="0" w:color="auto"/>
            <w:left w:val="none" w:sz="0" w:space="0" w:color="auto"/>
            <w:bottom w:val="none" w:sz="0" w:space="0" w:color="auto"/>
            <w:right w:val="none" w:sz="0" w:space="0" w:color="auto"/>
          </w:divBdr>
        </w:div>
        <w:div w:id="143589564">
          <w:marLeft w:val="640"/>
          <w:marRight w:val="0"/>
          <w:marTop w:val="0"/>
          <w:marBottom w:val="0"/>
          <w:divBdr>
            <w:top w:val="none" w:sz="0" w:space="0" w:color="auto"/>
            <w:left w:val="none" w:sz="0" w:space="0" w:color="auto"/>
            <w:bottom w:val="none" w:sz="0" w:space="0" w:color="auto"/>
            <w:right w:val="none" w:sz="0" w:space="0" w:color="auto"/>
          </w:divBdr>
        </w:div>
        <w:div w:id="658465283">
          <w:marLeft w:val="640"/>
          <w:marRight w:val="0"/>
          <w:marTop w:val="0"/>
          <w:marBottom w:val="0"/>
          <w:divBdr>
            <w:top w:val="none" w:sz="0" w:space="0" w:color="auto"/>
            <w:left w:val="none" w:sz="0" w:space="0" w:color="auto"/>
            <w:bottom w:val="none" w:sz="0" w:space="0" w:color="auto"/>
            <w:right w:val="none" w:sz="0" w:space="0" w:color="auto"/>
          </w:divBdr>
        </w:div>
        <w:div w:id="933703993">
          <w:marLeft w:val="640"/>
          <w:marRight w:val="0"/>
          <w:marTop w:val="0"/>
          <w:marBottom w:val="0"/>
          <w:divBdr>
            <w:top w:val="none" w:sz="0" w:space="0" w:color="auto"/>
            <w:left w:val="none" w:sz="0" w:space="0" w:color="auto"/>
            <w:bottom w:val="none" w:sz="0" w:space="0" w:color="auto"/>
            <w:right w:val="none" w:sz="0" w:space="0" w:color="auto"/>
          </w:divBdr>
        </w:div>
        <w:div w:id="2134788324">
          <w:marLeft w:val="640"/>
          <w:marRight w:val="0"/>
          <w:marTop w:val="0"/>
          <w:marBottom w:val="0"/>
          <w:divBdr>
            <w:top w:val="none" w:sz="0" w:space="0" w:color="auto"/>
            <w:left w:val="none" w:sz="0" w:space="0" w:color="auto"/>
            <w:bottom w:val="none" w:sz="0" w:space="0" w:color="auto"/>
            <w:right w:val="none" w:sz="0" w:space="0" w:color="auto"/>
          </w:divBdr>
        </w:div>
        <w:div w:id="1803616774">
          <w:marLeft w:val="640"/>
          <w:marRight w:val="0"/>
          <w:marTop w:val="0"/>
          <w:marBottom w:val="0"/>
          <w:divBdr>
            <w:top w:val="none" w:sz="0" w:space="0" w:color="auto"/>
            <w:left w:val="none" w:sz="0" w:space="0" w:color="auto"/>
            <w:bottom w:val="none" w:sz="0" w:space="0" w:color="auto"/>
            <w:right w:val="none" w:sz="0" w:space="0" w:color="auto"/>
          </w:divBdr>
        </w:div>
        <w:div w:id="812600350">
          <w:marLeft w:val="640"/>
          <w:marRight w:val="0"/>
          <w:marTop w:val="0"/>
          <w:marBottom w:val="0"/>
          <w:divBdr>
            <w:top w:val="none" w:sz="0" w:space="0" w:color="auto"/>
            <w:left w:val="none" w:sz="0" w:space="0" w:color="auto"/>
            <w:bottom w:val="none" w:sz="0" w:space="0" w:color="auto"/>
            <w:right w:val="none" w:sz="0" w:space="0" w:color="auto"/>
          </w:divBdr>
        </w:div>
        <w:div w:id="1150168364">
          <w:marLeft w:val="640"/>
          <w:marRight w:val="0"/>
          <w:marTop w:val="0"/>
          <w:marBottom w:val="0"/>
          <w:divBdr>
            <w:top w:val="none" w:sz="0" w:space="0" w:color="auto"/>
            <w:left w:val="none" w:sz="0" w:space="0" w:color="auto"/>
            <w:bottom w:val="none" w:sz="0" w:space="0" w:color="auto"/>
            <w:right w:val="none" w:sz="0" w:space="0" w:color="auto"/>
          </w:divBdr>
        </w:div>
        <w:div w:id="187449547">
          <w:marLeft w:val="640"/>
          <w:marRight w:val="0"/>
          <w:marTop w:val="0"/>
          <w:marBottom w:val="0"/>
          <w:divBdr>
            <w:top w:val="none" w:sz="0" w:space="0" w:color="auto"/>
            <w:left w:val="none" w:sz="0" w:space="0" w:color="auto"/>
            <w:bottom w:val="none" w:sz="0" w:space="0" w:color="auto"/>
            <w:right w:val="none" w:sz="0" w:space="0" w:color="auto"/>
          </w:divBdr>
        </w:div>
        <w:div w:id="1199859792">
          <w:marLeft w:val="640"/>
          <w:marRight w:val="0"/>
          <w:marTop w:val="0"/>
          <w:marBottom w:val="0"/>
          <w:divBdr>
            <w:top w:val="none" w:sz="0" w:space="0" w:color="auto"/>
            <w:left w:val="none" w:sz="0" w:space="0" w:color="auto"/>
            <w:bottom w:val="none" w:sz="0" w:space="0" w:color="auto"/>
            <w:right w:val="none" w:sz="0" w:space="0" w:color="auto"/>
          </w:divBdr>
        </w:div>
        <w:div w:id="2115249821">
          <w:marLeft w:val="640"/>
          <w:marRight w:val="0"/>
          <w:marTop w:val="0"/>
          <w:marBottom w:val="0"/>
          <w:divBdr>
            <w:top w:val="none" w:sz="0" w:space="0" w:color="auto"/>
            <w:left w:val="none" w:sz="0" w:space="0" w:color="auto"/>
            <w:bottom w:val="none" w:sz="0" w:space="0" w:color="auto"/>
            <w:right w:val="none" w:sz="0" w:space="0" w:color="auto"/>
          </w:divBdr>
        </w:div>
        <w:div w:id="1536230001">
          <w:marLeft w:val="640"/>
          <w:marRight w:val="0"/>
          <w:marTop w:val="0"/>
          <w:marBottom w:val="0"/>
          <w:divBdr>
            <w:top w:val="none" w:sz="0" w:space="0" w:color="auto"/>
            <w:left w:val="none" w:sz="0" w:space="0" w:color="auto"/>
            <w:bottom w:val="none" w:sz="0" w:space="0" w:color="auto"/>
            <w:right w:val="none" w:sz="0" w:space="0" w:color="auto"/>
          </w:divBdr>
        </w:div>
        <w:div w:id="936210649">
          <w:marLeft w:val="640"/>
          <w:marRight w:val="0"/>
          <w:marTop w:val="0"/>
          <w:marBottom w:val="0"/>
          <w:divBdr>
            <w:top w:val="none" w:sz="0" w:space="0" w:color="auto"/>
            <w:left w:val="none" w:sz="0" w:space="0" w:color="auto"/>
            <w:bottom w:val="none" w:sz="0" w:space="0" w:color="auto"/>
            <w:right w:val="none" w:sz="0" w:space="0" w:color="auto"/>
          </w:divBdr>
        </w:div>
        <w:div w:id="1808546853">
          <w:marLeft w:val="640"/>
          <w:marRight w:val="0"/>
          <w:marTop w:val="0"/>
          <w:marBottom w:val="0"/>
          <w:divBdr>
            <w:top w:val="none" w:sz="0" w:space="0" w:color="auto"/>
            <w:left w:val="none" w:sz="0" w:space="0" w:color="auto"/>
            <w:bottom w:val="none" w:sz="0" w:space="0" w:color="auto"/>
            <w:right w:val="none" w:sz="0" w:space="0" w:color="auto"/>
          </w:divBdr>
        </w:div>
        <w:div w:id="9189039">
          <w:marLeft w:val="640"/>
          <w:marRight w:val="0"/>
          <w:marTop w:val="0"/>
          <w:marBottom w:val="0"/>
          <w:divBdr>
            <w:top w:val="none" w:sz="0" w:space="0" w:color="auto"/>
            <w:left w:val="none" w:sz="0" w:space="0" w:color="auto"/>
            <w:bottom w:val="none" w:sz="0" w:space="0" w:color="auto"/>
            <w:right w:val="none" w:sz="0" w:space="0" w:color="auto"/>
          </w:divBdr>
        </w:div>
        <w:div w:id="1605921270">
          <w:marLeft w:val="640"/>
          <w:marRight w:val="0"/>
          <w:marTop w:val="0"/>
          <w:marBottom w:val="0"/>
          <w:divBdr>
            <w:top w:val="none" w:sz="0" w:space="0" w:color="auto"/>
            <w:left w:val="none" w:sz="0" w:space="0" w:color="auto"/>
            <w:bottom w:val="none" w:sz="0" w:space="0" w:color="auto"/>
            <w:right w:val="none" w:sz="0" w:space="0" w:color="auto"/>
          </w:divBdr>
        </w:div>
        <w:div w:id="594870757">
          <w:marLeft w:val="640"/>
          <w:marRight w:val="0"/>
          <w:marTop w:val="0"/>
          <w:marBottom w:val="0"/>
          <w:divBdr>
            <w:top w:val="none" w:sz="0" w:space="0" w:color="auto"/>
            <w:left w:val="none" w:sz="0" w:space="0" w:color="auto"/>
            <w:bottom w:val="none" w:sz="0" w:space="0" w:color="auto"/>
            <w:right w:val="none" w:sz="0" w:space="0" w:color="auto"/>
          </w:divBdr>
        </w:div>
        <w:div w:id="1118836699">
          <w:marLeft w:val="640"/>
          <w:marRight w:val="0"/>
          <w:marTop w:val="0"/>
          <w:marBottom w:val="0"/>
          <w:divBdr>
            <w:top w:val="none" w:sz="0" w:space="0" w:color="auto"/>
            <w:left w:val="none" w:sz="0" w:space="0" w:color="auto"/>
            <w:bottom w:val="none" w:sz="0" w:space="0" w:color="auto"/>
            <w:right w:val="none" w:sz="0" w:space="0" w:color="auto"/>
          </w:divBdr>
        </w:div>
        <w:div w:id="808399810">
          <w:marLeft w:val="640"/>
          <w:marRight w:val="0"/>
          <w:marTop w:val="0"/>
          <w:marBottom w:val="0"/>
          <w:divBdr>
            <w:top w:val="none" w:sz="0" w:space="0" w:color="auto"/>
            <w:left w:val="none" w:sz="0" w:space="0" w:color="auto"/>
            <w:bottom w:val="none" w:sz="0" w:space="0" w:color="auto"/>
            <w:right w:val="none" w:sz="0" w:space="0" w:color="auto"/>
          </w:divBdr>
        </w:div>
        <w:div w:id="606816728">
          <w:marLeft w:val="640"/>
          <w:marRight w:val="0"/>
          <w:marTop w:val="0"/>
          <w:marBottom w:val="0"/>
          <w:divBdr>
            <w:top w:val="none" w:sz="0" w:space="0" w:color="auto"/>
            <w:left w:val="none" w:sz="0" w:space="0" w:color="auto"/>
            <w:bottom w:val="none" w:sz="0" w:space="0" w:color="auto"/>
            <w:right w:val="none" w:sz="0" w:space="0" w:color="auto"/>
          </w:divBdr>
        </w:div>
        <w:div w:id="283314496">
          <w:marLeft w:val="640"/>
          <w:marRight w:val="0"/>
          <w:marTop w:val="0"/>
          <w:marBottom w:val="0"/>
          <w:divBdr>
            <w:top w:val="none" w:sz="0" w:space="0" w:color="auto"/>
            <w:left w:val="none" w:sz="0" w:space="0" w:color="auto"/>
            <w:bottom w:val="none" w:sz="0" w:space="0" w:color="auto"/>
            <w:right w:val="none" w:sz="0" w:space="0" w:color="auto"/>
          </w:divBdr>
        </w:div>
        <w:div w:id="1888880152">
          <w:marLeft w:val="640"/>
          <w:marRight w:val="0"/>
          <w:marTop w:val="0"/>
          <w:marBottom w:val="0"/>
          <w:divBdr>
            <w:top w:val="none" w:sz="0" w:space="0" w:color="auto"/>
            <w:left w:val="none" w:sz="0" w:space="0" w:color="auto"/>
            <w:bottom w:val="none" w:sz="0" w:space="0" w:color="auto"/>
            <w:right w:val="none" w:sz="0" w:space="0" w:color="auto"/>
          </w:divBdr>
        </w:div>
        <w:div w:id="1282878924">
          <w:marLeft w:val="640"/>
          <w:marRight w:val="0"/>
          <w:marTop w:val="0"/>
          <w:marBottom w:val="0"/>
          <w:divBdr>
            <w:top w:val="none" w:sz="0" w:space="0" w:color="auto"/>
            <w:left w:val="none" w:sz="0" w:space="0" w:color="auto"/>
            <w:bottom w:val="none" w:sz="0" w:space="0" w:color="auto"/>
            <w:right w:val="none" w:sz="0" w:space="0" w:color="auto"/>
          </w:divBdr>
        </w:div>
        <w:div w:id="221405401">
          <w:marLeft w:val="640"/>
          <w:marRight w:val="0"/>
          <w:marTop w:val="0"/>
          <w:marBottom w:val="0"/>
          <w:divBdr>
            <w:top w:val="none" w:sz="0" w:space="0" w:color="auto"/>
            <w:left w:val="none" w:sz="0" w:space="0" w:color="auto"/>
            <w:bottom w:val="none" w:sz="0" w:space="0" w:color="auto"/>
            <w:right w:val="none" w:sz="0" w:space="0" w:color="auto"/>
          </w:divBdr>
        </w:div>
        <w:div w:id="440074306">
          <w:marLeft w:val="640"/>
          <w:marRight w:val="0"/>
          <w:marTop w:val="0"/>
          <w:marBottom w:val="0"/>
          <w:divBdr>
            <w:top w:val="none" w:sz="0" w:space="0" w:color="auto"/>
            <w:left w:val="none" w:sz="0" w:space="0" w:color="auto"/>
            <w:bottom w:val="none" w:sz="0" w:space="0" w:color="auto"/>
            <w:right w:val="none" w:sz="0" w:space="0" w:color="auto"/>
          </w:divBdr>
        </w:div>
        <w:div w:id="1825390272">
          <w:marLeft w:val="640"/>
          <w:marRight w:val="0"/>
          <w:marTop w:val="0"/>
          <w:marBottom w:val="0"/>
          <w:divBdr>
            <w:top w:val="none" w:sz="0" w:space="0" w:color="auto"/>
            <w:left w:val="none" w:sz="0" w:space="0" w:color="auto"/>
            <w:bottom w:val="none" w:sz="0" w:space="0" w:color="auto"/>
            <w:right w:val="none" w:sz="0" w:space="0" w:color="auto"/>
          </w:divBdr>
        </w:div>
        <w:div w:id="1552380160">
          <w:marLeft w:val="640"/>
          <w:marRight w:val="0"/>
          <w:marTop w:val="0"/>
          <w:marBottom w:val="0"/>
          <w:divBdr>
            <w:top w:val="none" w:sz="0" w:space="0" w:color="auto"/>
            <w:left w:val="none" w:sz="0" w:space="0" w:color="auto"/>
            <w:bottom w:val="none" w:sz="0" w:space="0" w:color="auto"/>
            <w:right w:val="none" w:sz="0" w:space="0" w:color="auto"/>
          </w:divBdr>
        </w:div>
        <w:div w:id="910122399">
          <w:marLeft w:val="640"/>
          <w:marRight w:val="0"/>
          <w:marTop w:val="0"/>
          <w:marBottom w:val="0"/>
          <w:divBdr>
            <w:top w:val="none" w:sz="0" w:space="0" w:color="auto"/>
            <w:left w:val="none" w:sz="0" w:space="0" w:color="auto"/>
            <w:bottom w:val="none" w:sz="0" w:space="0" w:color="auto"/>
            <w:right w:val="none" w:sz="0" w:space="0" w:color="auto"/>
          </w:divBdr>
        </w:div>
        <w:div w:id="1110665621">
          <w:marLeft w:val="640"/>
          <w:marRight w:val="0"/>
          <w:marTop w:val="0"/>
          <w:marBottom w:val="0"/>
          <w:divBdr>
            <w:top w:val="none" w:sz="0" w:space="0" w:color="auto"/>
            <w:left w:val="none" w:sz="0" w:space="0" w:color="auto"/>
            <w:bottom w:val="none" w:sz="0" w:space="0" w:color="auto"/>
            <w:right w:val="none" w:sz="0" w:space="0" w:color="auto"/>
          </w:divBdr>
        </w:div>
        <w:div w:id="600184602">
          <w:marLeft w:val="640"/>
          <w:marRight w:val="0"/>
          <w:marTop w:val="0"/>
          <w:marBottom w:val="0"/>
          <w:divBdr>
            <w:top w:val="none" w:sz="0" w:space="0" w:color="auto"/>
            <w:left w:val="none" w:sz="0" w:space="0" w:color="auto"/>
            <w:bottom w:val="none" w:sz="0" w:space="0" w:color="auto"/>
            <w:right w:val="none" w:sz="0" w:space="0" w:color="auto"/>
          </w:divBdr>
        </w:div>
        <w:div w:id="1171022619">
          <w:marLeft w:val="640"/>
          <w:marRight w:val="0"/>
          <w:marTop w:val="0"/>
          <w:marBottom w:val="0"/>
          <w:divBdr>
            <w:top w:val="none" w:sz="0" w:space="0" w:color="auto"/>
            <w:left w:val="none" w:sz="0" w:space="0" w:color="auto"/>
            <w:bottom w:val="none" w:sz="0" w:space="0" w:color="auto"/>
            <w:right w:val="none" w:sz="0" w:space="0" w:color="auto"/>
          </w:divBdr>
        </w:div>
        <w:div w:id="970477738">
          <w:marLeft w:val="640"/>
          <w:marRight w:val="0"/>
          <w:marTop w:val="0"/>
          <w:marBottom w:val="0"/>
          <w:divBdr>
            <w:top w:val="none" w:sz="0" w:space="0" w:color="auto"/>
            <w:left w:val="none" w:sz="0" w:space="0" w:color="auto"/>
            <w:bottom w:val="none" w:sz="0" w:space="0" w:color="auto"/>
            <w:right w:val="none" w:sz="0" w:space="0" w:color="auto"/>
          </w:divBdr>
        </w:div>
        <w:div w:id="405960646">
          <w:marLeft w:val="640"/>
          <w:marRight w:val="0"/>
          <w:marTop w:val="0"/>
          <w:marBottom w:val="0"/>
          <w:divBdr>
            <w:top w:val="none" w:sz="0" w:space="0" w:color="auto"/>
            <w:left w:val="none" w:sz="0" w:space="0" w:color="auto"/>
            <w:bottom w:val="none" w:sz="0" w:space="0" w:color="auto"/>
            <w:right w:val="none" w:sz="0" w:space="0" w:color="auto"/>
          </w:divBdr>
        </w:div>
        <w:div w:id="349767903">
          <w:marLeft w:val="640"/>
          <w:marRight w:val="0"/>
          <w:marTop w:val="0"/>
          <w:marBottom w:val="0"/>
          <w:divBdr>
            <w:top w:val="none" w:sz="0" w:space="0" w:color="auto"/>
            <w:left w:val="none" w:sz="0" w:space="0" w:color="auto"/>
            <w:bottom w:val="none" w:sz="0" w:space="0" w:color="auto"/>
            <w:right w:val="none" w:sz="0" w:space="0" w:color="auto"/>
          </w:divBdr>
        </w:div>
        <w:div w:id="1535652275">
          <w:marLeft w:val="640"/>
          <w:marRight w:val="0"/>
          <w:marTop w:val="0"/>
          <w:marBottom w:val="0"/>
          <w:divBdr>
            <w:top w:val="none" w:sz="0" w:space="0" w:color="auto"/>
            <w:left w:val="none" w:sz="0" w:space="0" w:color="auto"/>
            <w:bottom w:val="none" w:sz="0" w:space="0" w:color="auto"/>
            <w:right w:val="none" w:sz="0" w:space="0" w:color="auto"/>
          </w:divBdr>
        </w:div>
        <w:div w:id="758908085">
          <w:marLeft w:val="640"/>
          <w:marRight w:val="0"/>
          <w:marTop w:val="0"/>
          <w:marBottom w:val="0"/>
          <w:divBdr>
            <w:top w:val="none" w:sz="0" w:space="0" w:color="auto"/>
            <w:left w:val="none" w:sz="0" w:space="0" w:color="auto"/>
            <w:bottom w:val="none" w:sz="0" w:space="0" w:color="auto"/>
            <w:right w:val="none" w:sz="0" w:space="0" w:color="auto"/>
          </w:divBdr>
        </w:div>
        <w:div w:id="184712827">
          <w:marLeft w:val="640"/>
          <w:marRight w:val="0"/>
          <w:marTop w:val="0"/>
          <w:marBottom w:val="0"/>
          <w:divBdr>
            <w:top w:val="none" w:sz="0" w:space="0" w:color="auto"/>
            <w:left w:val="none" w:sz="0" w:space="0" w:color="auto"/>
            <w:bottom w:val="none" w:sz="0" w:space="0" w:color="auto"/>
            <w:right w:val="none" w:sz="0" w:space="0" w:color="auto"/>
          </w:divBdr>
        </w:div>
        <w:div w:id="1783303489">
          <w:marLeft w:val="640"/>
          <w:marRight w:val="0"/>
          <w:marTop w:val="0"/>
          <w:marBottom w:val="0"/>
          <w:divBdr>
            <w:top w:val="none" w:sz="0" w:space="0" w:color="auto"/>
            <w:left w:val="none" w:sz="0" w:space="0" w:color="auto"/>
            <w:bottom w:val="none" w:sz="0" w:space="0" w:color="auto"/>
            <w:right w:val="none" w:sz="0" w:space="0" w:color="auto"/>
          </w:divBdr>
        </w:div>
        <w:div w:id="1898782366">
          <w:marLeft w:val="640"/>
          <w:marRight w:val="0"/>
          <w:marTop w:val="0"/>
          <w:marBottom w:val="0"/>
          <w:divBdr>
            <w:top w:val="none" w:sz="0" w:space="0" w:color="auto"/>
            <w:left w:val="none" w:sz="0" w:space="0" w:color="auto"/>
            <w:bottom w:val="none" w:sz="0" w:space="0" w:color="auto"/>
            <w:right w:val="none" w:sz="0" w:space="0" w:color="auto"/>
          </w:divBdr>
        </w:div>
        <w:div w:id="658003721">
          <w:marLeft w:val="640"/>
          <w:marRight w:val="0"/>
          <w:marTop w:val="0"/>
          <w:marBottom w:val="0"/>
          <w:divBdr>
            <w:top w:val="none" w:sz="0" w:space="0" w:color="auto"/>
            <w:left w:val="none" w:sz="0" w:space="0" w:color="auto"/>
            <w:bottom w:val="none" w:sz="0" w:space="0" w:color="auto"/>
            <w:right w:val="none" w:sz="0" w:space="0" w:color="auto"/>
          </w:divBdr>
        </w:div>
        <w:div w:id="689333539">
          <w:marLeft w:val="640"/>
          <w:marRight w:val="0"/>
          <w:marTop w:val="0"/>
          <w:marBottom w:val="0"/>
          <w:divBdr>
            <w:top w:val="none" w:sz="0" w:space="0" w:color="auto"/>
            <w:left w:val="none" w:sz="0" w:space="0" w:color="auto"/>
            <w:bottom w:val="none" w:sz="0" w:space="0" w:color="auto"/>
            <w:right w:val="none" w:sz="0" w:space="0" w:color="auto"/>
          </w:divBdr>
        </w:div>
        <w:div w:id="63994532">
          <w:marLeft w:val="640"/>
          <w:marRight w:val="0"/>
          <w:marTop w:val="0"/>
          <w:marBottom w:val="0"/>
          <w:divBdr>
            <w:top w:val="none" w:sz="0" w:space="0" w:color="auto"/>
            <w:left w:val="none" w:sz="0" w:space="0" w:color="auto"/>
            <w:bottom w:val="none" w:sz="0" w:space="0" w:color="auto"/>
            <w:right w:val="none" w:sz="0" w:space="0" w:color="auto"/>
          </w:divBdr>
        </w:div>
        <w:div w:id="221986962">
          <w:marLeft w:val="640"/>
          <w:marRight w:val="0"/>
          <w:marTop w:val="0"/>
          <w:marBottom w:val="0"/>
          <w:divBdr>
            <w:top w:val="none" w:sz="0" w:space="0" w:color="auto"/>
            <w:left w:val="none" w:sz="0" w:space="0" w:color="auto"/>
            <w:bottom w:val="none" w:sz="0" w:space="0" w:color="auto"/>
            <w:right w:val="none" w:sz="0" w:space="0" w:color="auto"/>
          </w:divBdr>
        </w:div>
        <w:div w:id="1074812027">
          <w:marLeft w:val="640"/>
          <w:marRight w:val="0"/>
          <w:marTop w:val="0"/>
          <w:marBottom w:val="0"/>
          <w:divBdr>
            <w:top w:val="none" w:sz="0" w:space="0" w:color="auto"/>
            <w:left w:val="none" w:sz="0" w:space="0" w:color="auto"/>
            <w:bottom w:val="none" w:sz="0" w:space="0" w:color="auto"/>
            <w:right w:val="none" w:sz="0" w:space="0" w:color="auto"/>
          </w:divBdr>
        </w:div>
        <w:div w:id="242029914">
          <w:marLeft w:val="640"/>
          <w:marRight w:val="0"/>
          <w:marTop w:val="0"/>
          <w:marBottom w:val="0"/>
          <w:divBdr>
            <w:top w:val="none" w:sz="0" w:space="0" w:color="auto"/>
            <w:left w:val="none" w:sz="0" w:space="0" w:color="auto"/>
            <w:bottom w:val="none" w:sz="0" w:space="0" w:color="auto"/>
            <w:right w:val="none" w:sz="0" w:space="0" w:color="auto"/>
          </w:divBdr>
        </w:div>
        <w:div w:id="839541287">
          <w:marLeft w:val="640"/>
          <w:marRight w:val="0"/>
          <w:marTop w:val="0"/>
          <w:marBottom w:val="0"/>
          <w:divBdr>
            <w:top w:val="none" w:sz="0" w:space="0" w:color="auto"/>
            <w:left w:val="none" w:sz="0" w:space="0" w:color="auto"/>
            <w:bottom w:val="none" w:sz="0" w:space="0" w:color="auto"/>
            <w:right w:val="none" w:sz="0" w:space="0" w:color="auto"/>
          </w:divBdr>
        </w:div>
        <w:div w:id="186994092">
          <w:marLeft w:val="640"/>
          <w:marRight w:val="0"/>
          <w:marTop w:val="0"/>
          <w:marBottom w:val="0"/>
          <w:divBdr>
            <w:top w:val="none" w:sz="0" w:space="0" w:color="auto"/>
            <w:left w:val="none" w:sz="0" w:space="0" w:color="auto"/>
            <w:bottom w:val="none" w:sz="0" w:space="0" w:color="auto"/>
            <w:right w:val="none" w:sz="0" w:space="0" w:color="auto"/>
          </w:divBdr>
        </w:div>
        <w:div w:id="1637032187">
          <w:marLeft w:val="640"/>
          <w:marRight w:val="0"/>
          <w:marTop w:val="0"/>
          <w:marBottom w:val="0"/>
          <w:divBdr>
            <w:top w:val="none" w:sz="0" w:space="0" w:color="auto"/>
            <w:left w:val="none" w:sz="0" w:space="0" w:color="auto"/>
            <w:bottom w:val="none" w:sz="0" w:space="0" w:color="auto"/>
            <w:right w:val="none" w:sz="0" w:space="0" w:color="auto"/>
          </w:divBdr>
        </w:div>
        <w:div w:id="1510018744">
          <w:marLeft w:val="640"/>
          <w:marRight w:val="0"/>
          <w:marTop w:val="0"/>
          <w:marBottom w:val="0"/>
          <w:divBdr>
            <w:top w:val="none" w:sz="0" w:space="0" w:color="auto"/>
            <w:left w:val="none" w:sz="0" w:space="0" w:color="auto"/>
            <w:bottom w:val="none" w:sz="0" w:space="0" w:color="auto"/>
            <w:right w:val="none" w:sz="0" w:space="0" w:color="auto"/>
          </w:divBdr>
        </w:div>
        <w:div w:id="1064135403">
          <w:marLeft w:val="640"/>
          <w:marRight w:val="0"/>
          <w:marTop w:val="0"/>
          <w:marBottom w:val="0"/>
          <w:divBdr>
            <w:top w:val="none" w:sz="0" w:space="0" w:color="auto"/>
            <w:left w:val="none" w:sz="0" w:space="0" w:color="auto"/>
            <w:bottom w:val="none" w:sz="0" w:space="0" w:color="auto"/>
            <w:right w:val="none" w:sz="0" w:space="0" w:color="auto"/>
          </w:divBdr>
        </w:div>
        <w:div w:id="1564029045">
          <w:marLeft w:val="640"/>
          <w:marRight w:val="0"/>
          <w:marTop w:val="0"/>
          <w:marBottom w:val="0"/>
          <w:divBdr>
            <w:top w:val="none" w:sz="0" w:space="0" w:color="auto"/>
            <w:left w:val="none" w:sz="0" w:space="0" w:color="auto"/>
            <w:bottom w:val="none" w:sz="0" w:space="0" w:color="auto"/>
            <w:right w:val="none" w:sz="0" w:space="0" w:color="auto"/>
          </w:divBdr>
        </w:div>
        <w:div w:id="240912176">
          <w:marLeft w:val="640"/>
          <w:marRight w:val="0"/>
          <w:marTop w:val="0"/>
          <w:marBottom w:val="0"/>
          <w:divBdr>
            <w:top w:val="none" w:sz="0" w:space="0" w:color="auto"/>
            <w:left w:val="none" w:sz="0" w:space="0" w:color="auto"/>
            <w:bottom w:val="none" w:sz="0" w:space="0" w:color="auto"/>
            <w:right w:val="none" w:sz="0" w:space="0" w:color="auto"/>
          </w:divBdr>
        </w:div>
        <w:div w:id="978455638">
          <w:marLeft w:val="640"/>
          <w:marRight w:val="0"/>
          <w:marTop w:val="0"/>
          <w:marBottom w:val="0"/>
          <w:divBdr>
            <w:top w:val="none" w:sz="0" w:space="0" w:color="auto"/>
            <w:left w:val="none" w:sz="0" w:space="0" w:color="auto"/>
            <w:bottom w:val="none" w:sz="0" w:space="0" w:color="auto"/>
            <w:right w:val="none" w:sz="0" w:space="0" w:color="auto"/>
          </w:divBdr>
        </w:div>
        <w:div w:id="1532719135">
          <w:marLeft w:val="640"/>
          <w:marRight w:val="0"/>
          <w:marTop w:val="0"/>
          <w:marBottom w:val="0"/>
          <w:divBdr>
            <w:top w:val="none" w:sz="0" w:space="0" w:color="auto"/>
            <w:left w:val="none" w:sz="0" w:space="0" w:color="auto"/>
            <w:bottom w:val="none" w:sz="0" w:space="0" w:color="auto"/>
            <w:right w:val="none" w:sz="0" w:space="0" w:color="auto"/>
          </w:divBdr>
        </w:div>
        <w:div w:id="182091320">
          <w:marLeft w:val="640"/>
          <w:marRight w:val="0"/>
          <w:marTop w:val="0"/>
          <w:marBottom w:val="0"/>
          <w:divBdr>
            <w:top w:val="none" w:sz="0" w:space="0" w:color="auto"/>
            <w:left w:val="none" w:sz="0" w:space="0" w:color="auto"/>
            <w:bottom w:val="none" w:sz="0" w:space="0" w:color="auto"/>
            <w:right w:val="none" w:sz="0" w:space="0" w:color="auto"/>
          </w:divBdr>
        </w:div>
        <w:div w:id="1220283314">
          <w:marLeft w:val="640"/>
          <w:marRight w:val="0"/>
          <w:marTop w:val="0"/>
          <w:marBottom w:val="0"/>
          <w:divBdr>
            <w:top w:val="none" w:sz="0" w:space="0" w:color="auto"/>
            <w:left w:val="none" w:sz="0" w:space="0" w:color="auto"/>
            <w:bottom w:val="none" w:sz="0" w:space="0" w:color="auto"/>
            <w:right w:val="none" w:sz="0" w:space="0" w:color="auto"/>
          </w:divBdr>
        </w:div>
        <w:div w:id="695426468">
          <w:marLeft w:val="640"/>
          <w:marRight w:val="0"/>
          <w:marTop w:val="0"/>
          <w:marBottom w:val="0"/>
          <w:divBdr>
            <w:top w:val="none" w:sz="0" w:space="0" w:color="auto"/>
            <w:left w:val="none" w:sz="0" w:space="0" w:color="auto"/>
            <w:bottom w:val="none" w:sz="0" w:space="0" w:color="auto"/>
            <w:right w:val="none" w:sz="0" w:space="0" w:color="auto"/>
          </w:divBdr>
        </w:div>
        <w:div w:id="99885866">
          <w:marLeft w:val="640"/>
          <w:marRight w:val="0"/>
          <w:marTop w:val="0"/>
          <w:marBottom w:val="0"/>
          <w:divBdr>
            <w:top w:val="none" w:sz="0" w:space="0" w:color="auto"/>
            <w:left w:val="none" w:sz="0" w:space="0" w:color="auto"/>
            <w:bottom w:val="none" w:sz="0" w:space="0" w:color="auto"/>
            <w:right w:val="none" w:sz="0" w:space="0" w:color="auto"/>
          </w:divBdr>
        </w:div>
        <w:div w:id="190647650">
          <w:marLeft w:val="640"/>
          <w:marRight w:val="0"/>
          <w:marTop w:val="0"/>
          <w:marBottom w:val="0"/>
          <w:divBdr>
            <w:top w:val="none" w:sz="0" w:space="0" w:color="auto"/>
            <w:left w:val="none" w:sz="0" w:space="0" w:color="auto"/>
            <w:bottom w:val="none" w:sz="0" w:space="0" w:color="auto"/>
            <w:right w:val="none" w:sz="0" w:space="0" w:color="auto"/>
          </w:divBdr>
        </w:div>
        <w:div w:id="1758747766">
          <w:marLeft w:val="640"/>
          <w:marRight w:val="0"/>
          <w:marTop w:val="0"/>
          <w:marBottom w:val="0"/>
          <w:divBdr>
            <w:top w:val="none" w:sz="0" w:space="0" w:color="auto"/>
            <w:left w:val="none" w:sz="0" w:space="0" w:color="auto"/>
            <w:bottom w:val="none" w:sz="0" w:space="0" w:color="auto"/>
            <w:right w:val="none" w:sz="0" w:space="0" w:color="auto"/>
          </w:divBdr>
        </w:div>
        <w:div w:id="930552812">
          <w:marLeft w:val="640"/>
          <w:marRight w:val="0"/>
          <w:marTop w:val="0"/>
          <w:marBottom w:val="0"/>
          <w:divBdr>
            <w:top w:val="none" w:sz="0" w:space="0" w:color="auto"/>
            <w:left w:val="none" w:sz="0" w:space="0" w:color="auto"/>
            <w:bottom w:val="none" w:sz="0" w:space="0" w:color="auto"/>
            <w:right w:val="none" w:sz="0" w:space="0" w:color="auto"/>
          </w:divBdr>
        </w:div>
        <w:div w:id="1239973421">
          <w:marLeft w:val="640"/>
          <w:marRight w:val="0"/>
          <w:marTop w:val="0"/>
          <w:marBottom w:val="0"/>
          <w:divBdr>
            <w:top w:val="none" w:sz="0" w:space="0" w:color="auto"/>
            <w:left w:val="none" w:sz="0" w:space="0" w:color="auto"/>
            <w:bottom w:val="none" w:sz="0" w:space="0" w:color="auto"/>
            <w:right w:val="none" w:sz="0" w:space="0" w:color="auto"/>
          </w:divBdr>
        </w:div>
        <w:div w:id="597300611">
          <w:marLeft w:val="640"/>
          <w:marRight w:val="0"/>
          <w:marTop w:val="0"/>
          <w:marBottom w:val="0"/>
          <w:divBdr>
            <w:top w:val="none" w:sz="0" w:space="0" w:color="auto"/>
            <w:left w:val="none" w:sz="0" w:space="0" w:color="auto"/>
            <w:bottom w:val="none" w:sz="0" w:space="0" w:color="auto"/>
            <w:right w:val="none" w:sz="0" w:space="0" w:color="auto"/>
          </w:divBdr>
        </w:div>
        <w:div w:id="1525750190">
          <w:marLeft w:val="640"/>
          <w:marRight w:val="0"/>
          <w:marTop w:val="0"/>
          <w:marBottom w:val="0"/>
          <w:divBdr>
            <w:top w:val="none" w:sz="0" w:space="0" w:color="auto"/>
            <w:left w:val="none" w:sz="0" w:space="0" w:color="auto"/>
            <w:bottom w:val="none" w:sz="0" w:space="0" w:color="auto"/>
            <w:right w:val="none" w:sz="0" w:space="0" w:color="auto"/>
          </w:divBdr>
        </w:div>
        <w:div w:id="666783392">
          <w:marLeft w:val="640"/>
          <w:marRight w:val="0"/>
          <w:marTop w:val="0"/>
          <w:marBottom w:val="0"/>
          <w:divBdr>
            <w:top w:val="none" w:sz="0" w:space="0" w:color="auto"/>
            <w:left w:val="none" w:sz="0" w:space="0" w:color="auto"/>
            <w:bottom w:val="none" w:sz="0" w:space="0" w:color="auto"/>
            <w:right w:val="none" w:sz="0" w:space="0" w:color="auto"/>
          </w:divBdr>
        </w:div>
        <w:div w:id="2071689634">
          <w:marLeft w:val="640"/>
          <w:marRight w:val="0"/>
          <w:marTop w:val="0"/>
          <w:marBottom w:val="0"/>
          <w:divBdr>
            <w:top w:val="none" w:sz="0" w:space="0" w:color="auto"/>
            <w:left w:val="none" w:sz="0" w:space="0" w:color="auto"/>
            <w:bottom w:val="none" w:sz="0" w:space="0" w:color="auto"/>
            <w:right w:val="none" w:sz="0" w:space="0" w:color="auto"/>
          </w:divBdr>
        </w:div>
        <w:div w:id="1466662491">
          <w:marLeft w:val="640"/>
          <w:marRight w:val="0"/>
          <w:marTop w:val="0"/>
          <w:marBottom w:val="0"/>
          <w:divBdr>
            <w:top w:val="none" w:sz="0" w:space="0" w:color="auto"/>
            <w:left w:val="none" w:sz="0" w:space="0" w:color="auto"/>
            <w:bottom w:val="none" w:sz="0" w:space="0" w:color="auto"/>
            <w:right w:val="none" w:sz="0" w:space="0" w:color="auto"/>
          </w:divBdr>
        </w:div>
        <w:div w:id="183402296">
          <w:marLeft w:val="640"/>
          <w:marRight w:val="0"/>
          <w:marTop w:val="0"/>
          <w:marBottom w:val="0"/>
          <w:divBdr>
            <w:top w:val="none" w:sz="0" w:space="0" w:color="auto"/>
            <w:left w:val="none" w:sz="0" w:space="0" w:color="auto"/>
            <w:bottom w:val="none" w:sz="0" w:space="0" w:color="auto"/>
            <w:right w:val="none" w:sz="0" w:space="0" w:color="auto"/>
          </w:divBdr>
        </w:div>
        <w:div w:id="791628602">
          <w:marLeft w:val="640"/>
          <w:marRight w:val="0"/>
          <w:marTop w:val="0"/>
          <w:marBottom w:val="0"/>
          <w:divBdr>
            <w:top w:val="none" w:sz="0" w:space="0" w:color="auto"/>
            <w:left w:val="none" w:sz="0" w:space="0" w:color="auto"/>
            <w:bottom w:val="none" w:sz="0" w:space="0" w:color="auto"/>
            <w:right w:val="none" w:sz="0" w:space="0" w:color="auto"/>
          </w:divBdr>
        </w:div>
        <w:div w:id="196504729">
          <w:marLeft w:val="640"/>
          <w:marRight w:val="0"/>
          <w:marTop w:val="0"/>
          <w:marBottom w:val="0"/>
          <w:divBdr>
            <w:top w:val="none" w:sz="0" w:space="0" w:color="auto"/>
            <w:left w:val="none" w:sz="0" w:space="0" w:color="auto"/>
            <w:bottom w:val="none" w:sz="0" w:space="0" w:color="auto"/>
            <w:right w:val="none" w:sz="0" w:space="0" w:color="auto"/>
          </w:divBdr>
        </w:div>
        <w:div w:id="1185751593">
          <w:marLeft w:val="640"/>
          <w:marRight w:val="0"/>
          <w:marTop w:val="0"/>
          <w:marBottom w:val="0"/>
          <w:divBdr>
            <w:top w:val="none" w:sz="0" w:space="0" w:color="auto"/>
            <w:left w:val="none" w:sz="0" w:space="0" w:color="auto"/>
            <w:bottom w:val="none" w:sz="0" w:space="0" w:color="auto"/>
            <w:right w:val="none" w:sz="0" w:space="0" w:color="auto"/>
          </w:divBdr>
        </w:div>
        <w:div w:id="2132891890">
          <w:marLeft w:val="640"/>
          <w:marRight w:val="0"/>
          <w:marTop w:val="0"/>
          <w:marBottom w:val="0"/>
          <w:divBdr>
            <w:top w:val="none" w:sz="0" w:space="0" w:color="auto"/>
            <w:left w:val="none" w:sz="0" w:space="0" w:color="auto"/>
            <w:bottom w:val="none" w:sz="0" w:space="0" w:color="auto"/>
            <w:right w:val="none" w:sz="0" w:space="0" w:color="auto"/>
          </w:divBdr>
        </w:div>
        <w:div w:id="1365867866">
          <w:marLeft w:val="640"/>
          <w:marRight w:val="0"/>
          <w:marTop w:val="0"/>
          <w:marBottom w:val="0"/>
          <w:divBdr>
            <w:top w:val="none" w:sz="0" w:space="0" w:color="auto"/>
            <w:left w:val="none" w:sz="0" w:space="0" w:color="auto"/>
            <w:bottom w:val="none" w:sz="0" w:space="0" w:color="auto"/>
            <w:right w:val="none" w:sz="0" w:space="0" w:color="auto"/>
          </w:divBdr>
        </w:div>
        <w:div w:id="113334723">
          <w:marLeft w:val="640"/>
          <w:marRight w:val="0"/>
          <w:marTop w:val="0"/>
          <w:marBottom w:val="0"/>
          <w:divBdr>
            <w:top w:val="none" w:sz="0" w:space="0" w:color="auto"/>
            <w:left w:val="none" w:sz="0" w:space="0" w:color="auto"/>
            <w:bottom w:val="none" w:sz="0" w:space="0" w:color="auto"/>
            <w:right w:val="none" w:sz="0" w:space="0" w:color="auto"/>
          </w:divBdr>
        </w:div>
        <w:div w:id="612519705">
          <w:marLeft w:val="640"/>
          <w:marRight w:val="0"/>
          <w:marTop w:val="0"/>
          <w:marBottom w:val="0"/>
          <w:divBdr>
            <w:top w:val="none" w:sz="0" w:space="0" w:color="auto"/>
            <w:left w:val="none" w:sz="0" w:space="0" w:color="auto"/>
            <w:bottom w:val="none" w:sz="0" w:space="0" w:color="auto"/>
            <w:right w:val="none" w:sz="0" w:space="0" w:color="auto"/>
          </w:divBdr>
        </w:div>
        <w:div w:id="315575255">
          <w:marLeft w:val="640"/>
          <w:marRight w:val="0"/>
          <w:marTop w:val="0"/>
          <w:marBottom w:val="0"/>
          <w:divBdr>
            <w:top w:val="none" w:sz="0" w:space="0" w:color="auto"/>
            <w:left w:val="none" w:sz="0" w:space="0" w:color="auto"/>
            <w:bottom w:val="none" w:sz="0" w:space="0" w:color="auto"/>
            <w:right w:val="none" w:sz="0" w:space="0" w:color="auto"/>
          </w:divBdr>
        </w:div>
        <w:div w:id="50665139">
          <w:marLeft w:val="640"/>
          <w:marRight w:val="0"/>
          <w:marTop w:val="0"/>
          <w:marBottom w:val="0"/>
          <w:divBdr>
            <w:top w:val="none" w:sz="0" w:space="0" w:color="auto"/>
            <w:left w:val="none" w:sz="0" w:space="0" w:color="auto"/>
            <w:bottom w:val="none" w:sz="0" w:space="0" w:color="auto"/>
            <w:right w:val="none" w:sz="0" w:space="0" w:color="auto"/>
          </w:divBdr>
        </w:div>
        <w:div w:id="1370908337">
          <w:marLeft w:val="640"/>
          <w:marRight w:val="0"/>
          <w:marTop w:val="0"/>
          <w:marBottom w:val="0"/>
          <w:divBdr>
            <w:top w:val="none" w:sz="0" w:space="0" w:color="auto"/>
            <w:left w:val="none" w:sz="0" w:space="0" w:color="auto"/>
            <w:bottom w:val="none" w:sz="0" w:space="0" w:color="auto"/>
            <w:right w:val="none" w:sz="0" w:space="0" w:color="auto"/>
          </w:divBdr>
        </w:div>
        <w:div w:id="757598009">
          <w:marLeft w:val="640"/>
          <w:marRight w:val="0"/>
          <w:marTop w:val="0"/>
          <w:marBottom w:val="0"/>
          <w:divBdr>
            <w:top w:val="none" w:sz="0" w:space="0" w:color="auto"/>
            <w:left w:val="none" w:sz="0" w:space="0" w:color="auto"/>
            <w:bottom w:val="none" w:sz="0" w:space="0" w:color="auto"/>
            <w:right w:val="none" w:sz="0" w:space="0" w:color="auto"/>
          </w:divBdr>
        </w:div>
        <w:div w:id="459958993">
          <w:marLeft w:val="640"/>
          <w:marRight w:val="0"/>
          <w:marTop w:val="0"/>
          <w:marBottom w:val="0"/>
          <w:divBdr>
            <w:top w:val="none" w:sz="0" w:space="0" w:color="auto"/>
            <w:left w:val="none" w:sz="0" w:space="0" w:color="auto"/>
            <w:bottom w:val="none" w:sz="0" w:space="0" w:color="auto"/>
            <w:right w:val="none" w:sz="0" w:space="0" w:color="auto"/>
          </w:divBdr>
        </w:div>
        <w:div w:id="94055552">
          <w:marLeft w:val="640"/>
          <w:marRight w:val="0"/>
          <w:marTop w:val="0"/>
          <w:marBottom w:val="0"/>
          <w:divBdr>
            <w:top w:val="none" w:sz="0" w:space="0" w:color="auto"/>
            <w:left w:val="none" w:sz="0" w:space="0" w:color="auto"/>
            <w:bottom w:val="none" w:sz="0" w:space="0" w:color="auto"/>
            <w:right w:val="none" w:sz="0" w:space="0" w:color="auto"/>
          </w:divBdr>
        </w:div>
        <w:div w:id="1099912964">
          <w:marLeft w:val="640"/>
          <w:marRight w:val="0"/>
          <w:marTop w:val="0"/>
          <w:marBottom w:val="0"/>
          <w:divBdr>
            <w:top w:val="none" w:sz="0" w:space="0" w:color="auto"/>
            <w:left w:val="none" w:sz="0" w:space="0" w:color="auto"/>
            <w:bottom w:val="none" w:sz="0" w:space="0" w:color="auto"/>
            <w:right w:val="none" w:sz="0" w:space="0" w:color="auto"/>
          </w:divBdr>
        </w:div>
        <w:div w:id="1172835664">
          <w:marLeft w:val="640"/>
          <w:marRight w:val="0"/>
          <w:marTop w:val="0"/>
          <w:marBottom w:val="0"/>
          <w:divBdr>
            <w:top w:val="none" w:sz="0" w:space="0" w:color="auto"/>
            <w:left w:val="none" w:sz="0" w:space="0" w:color="auto"/>
            <w:bottom w:val="none" w:sz="0" w:space="0" w:color="auto"/>
            <w:right w:val="none" w:sz="0" w:space="0" w:color="auto"/>
          </w:divBdr>
        </w:div>
        <w:div w:id="848911341">
          <w:marLeft w:val="640"/>
          <w:marRight w:val="0"/>
          <w:marTop w:val="0"/>
          <w:marBottom w:val="0"/>
          <w:divBdr>
            <w:top w:val="none" w:sz="0" w:space="0" w:color="auto"/>
            <w:left w:val="none" w:sz="0" w:space="0" w:color="auto"/>
            <w:bottom w:val="none" w:sz="0" w:space="0" w:color="auto"/>
            <w:right w:val="none" w:sz="0" w:space="0" w:color="auto"/>
          </w:divBdr>
        </w:div>
        <w:div w:id="842088626">
          <w:marLeft w:val="640"/>
          <w:marRight w:val="0"/>
          <w:marTop w:val="0"/>
          <w:marBottom w:val="0"/>
          <w:divBdr>
            <w:top w:val="none" w:sz="0" w:space="0" w:color="auto"/>
            <w:left w:val="none" w:sz="0" w:space="0" w:color="auto"/>
            <w:bottom w:val="none" w:sz="0" w:space="0" w:color="auto"/>
            <w:right w:val="none" w:sz="0" w:space="0" w:color="auto"/>
          </w:divBdr>
        </w:div>
        <w:div w:id="271086380">
          <w:marLeft w:val="640"/>
          <w:marRight w:val="0"/>
          <w:marTop w:val="0"/>
          <w:marBottom w:val="0"/>
          <w:divBdr>
            <w:top w:val="none" w:sz="0" w:space="0" w:color="auto"/>
            <w:left w:val="none" w:sz="0" w:space="0" w:color="auto"/>
            <w:bottom w:val="none" w:sz="0" w:space="0" w:color="auto"/>
            <w:right w:val="none" w:sz="0" w:space="0" w:color="auto"/>
          </w:divBdr>
        </w:div>
        <w:div w:id="337851789">
          <w:marLeft w:val="640"/>
          <w:marRight w:val="0"/>
          <w:marTop w:val="0"/>
          <w:marBottom w:val="0"/>
          <w:divBdr>
            <w:top w:val="none" w:sz="0" w:space="0" w:color="auto"/>
            <w:left w:val="none" w:sz="0" w:space="0" w:color="auto"/>
            <w:bottom w:val="none" w:sz="0" w:space="0" w:color="auto"/>
            <w:right w:val="none" w:sz="0" w:space="0" w:color="auto"/>
          </w:divBdr>
        </w:div>
        <w:div w:id="1823429801">
          <w:marLeft w:val="640"/>
          <w:marRight w:val="0"/>
          <w:marTop w:val="0"/>
          <w:marBottom w:val="0"/>
          <w:divBdr>
            <w:top w:val="none" w:sz="0" w:space="0" w:color="auto"/>
            <w:left w:val="none" w:sz="0" w:space="0" w:color="auto"/>
            <w:bottom w:val="none" w:sz="0" w:space="0" w:color="auto"/>
            <w:right w:val="none" w:sz="0" w:space="0" w:color="auto"/>
          </w:divBdr>
        </w:div>
        <w:div w:id="80806550">
          <w:marLeft w:val="640"/>
          <w:marRight w:val="0"/>
          <w:marTop w:val="0"/>
          <w:marBottom w:val="0"/>
          <w:divBdr>
            <w:top w:val="none" w:sz="0" w:space="0" w:color="auto"/>
            <w:left w:val="none" w:sz="0" w:space="0" w:color="auto"/>
            <w:bottom w:val="none" w:sz="0" w:space="0" w:color="auto"/>
            <w:right w:val="none" w:sz="0" w:space="0" w:color="auto"/>
          </w:divBdr>
        </w:div>
        <w:div w:id="1331134282">
          <w:marLeft w:val="640"/>
          <w:marRight w:val="0"/>
          <w:marTop w:val="0"/>
          <w:marBottom w:val="0"/>
          <w:divBdr>
            <w:top w:val="none" w:sz="0" w:space="0" w:color="auto"/>
            <w:left w:val="none" w:sz="0" w:space="0" w:color="auto"/>
            <w:bottom w:val="none" w:sz="0" w:space="0" w:color="auto"/>
            <w:right w:val="none" w:sz="0" w:space="0" w:color="auto"/>
          </w:divBdr>
        </w:div>
        <w:div w:id="1799105696">
          <w:marLeft w:val="640"/>
          <w:marRight w:val="0"/>
          <w:marTop w:val="0"/>
          <w:marBottom w:val="0"/>
          <w:divBdr>
            <w:top w:val="none" w:sz="0" w:space="0" w:color="auto"/>
            <w:left w:val="none" w:sz="0" w:space="0" w:color="auto"/>
            <w:bottom w:val="none" w:sz="0" w:space="0" w:color="auto"/>
            <w:right w:val="none" w:sz="0" w:space="0" w:color="auto"/>
          </w:divBdr>
        </w:div>
        <w:div w:id="227764473">
          <w:marLeft w:val="640"/>
          <w:marRight w:val="0"/>
          <w:marTop w:val="0"/>
          <w:marBottom w:val="0"/>
          <w:divBdr>
            <w:top w:val="none" w:sz="0" w:space="0" w:color="auto"/>
            <w:left w:val="none" w:sz="0" w:space="0" w:color="auto"/>
            <w:bottom w:val="none" w:sz="0" w:space="0" w:color="auto"/>
            <w:right w:val="none" w:sz="0" w:space="0" w:color="auto"/>
          </w:divBdr>
        </w:div>
        <w:div w:id="1103723156">
          <w:marLeft w:val="640"/>
          <w:marRight w:val="0"/>
          <w:marTop w:val="0"/>
          <w:marBottom w:val="0"/>
          <w:divBdr>
            <w:top w:val="none" w:sz="0" w:space="0" w:color="auto"/>
            <w:left w:val="none" w:sz="0" w:space="0" w:color="auto"/>
            <w:bottom w:val="none" w:sz="0" w:space="0" w:color="auto"/>
            <w:right w:val="none" w:sz="0" w:space="0" w:color="auto"/>
          </w:divBdr>
        </w:div>
        <w:div w:id="612329299">
          <w:marLeft w:val="640"/>
          <w:marRight w:val="0"/>
          <w:marTop w:val="0"/>
          <w:marBottom w:val="0"/>
          <w:divBdr>
            <w:top w:val="none" w:sz="0" w:space="0" w:color="auto"/>
            <w:left w:val="none" w:sz="0" w:space="0" w:color="auto"/>
            <w:bottom w:val="none" w:sz="0" w:space="0" w:color="auto"/>
            <w:right w:val="none" w:sz="0" w:space="0" w:color="auto"/>
          </w:divBdr>
        </w:div>
        <w:div w:id="1938709295">
          <w:marLeft w:val="640"/>
          <w:marRight w:val="0"/>
          <w:marTop w:val="0"/>
          <w:marBottom w:val="0"/>
          <w:divBdr>
            <w:top w:val="none" w:sz="0" w:space="0" w:color="auto"/>
            <w:left w:val="none" w:sz="0" w:space="0" w:color="auto"/>
            <w:bottom w:val="none" w:sz="0" w:space="0" w:color="auto"/>
            <w:right w:val="none" w:sz="0" w:space="0" w:color="auto"/>
          </w:divBdr>
        </w:div>
        <w:div w:id="1041520483">
          <w:marLeft w:val="640"/>
          <w:marRight w:val="0"/>
          <w:marTop w:val="0"/>
          <w:marBottom w:val="0"/>
          <w:divBdr>
            <w:top w:val="none" w:sz="0" w:space="0" w:color="auto"/>
            <w:left w:val="none" w:sz="0" w:space="0" w:color="auto"/>
            <w:bottom w:val="none" w:sz="0" w:space="0" w:color="auto"/>
            <w:right w:val="none" w:sz="0" w:space="0" w:color="auto"/>
          </w:divBdr>
        </w:div>
        <w:div w:id="461504633">
          <w:marLeft w:val="640"/>
          <w:marRight w:val="0"/>
          <w:marTop w:val="0"/>
          <w:marBottom w:val="0"/>
          <w:divBdr>
            <w:top w:val="none" w:sz="0" w:space="0" w:color="auto"/>
            <w:left w:val="none" w:sz="0" w:space="0" w:color="auto"/>
            <w:bottom w:val="none" w:sz="0" w:space="0" w:color="auto"/>
            <w:right w:val="none" w:sz="0" w:space="0" w:color="auto"/>
          </w:divBdr>
        </w:div>
        <w:div w:id="439180217">
          <w:marLeft w:val="640"/>
          <w:marRight w:val="0"/>
          <w:marTop w:val="0"/>
          <w:marBottom w:val="0"/>
          <w:divBdr>
            <w:top w:val="none" w:sz="0" w:space="0" w:color="auto"/>
            <w:left w:val="none" w:sz="0" w:space="0" w:color="auto"/>
            <w:bottom w:val="none" w:sz="0" w:space="0" w:color="auto"/>
            <w:right w:val="none" w:sz="0" w:space="0" w:color="auto"/>
          </w:divBdr>
        </w:div>
        <w:div w:id="1876697271">
          <w:marLeft w:val="640"/>
          <w:marRight w:val="0"/>
          <w:marTop w:val="0"/>
          <w:marBottom w:val="0"/>
          <w:divBdr>
            <w:top w:val="none" w:sz="0" w:space="0" w:color="auto"/>
            <w:left w:val="none" w:sz="0" w:space="0" w:color="auto"/>
            <w:bottom w:val="none" w:sz="0" w:space="0" w:color="auto"/>
            <w:right w:val="none" w:sz="0" w:space="0" w:color="auto"/>
          </w:divBdr>
        </w:div>
        <w:div w:id="484132527">
          <w:marLeft w:val="640"/>
          <w:marRight w:val="0"/>
          <w:marTop w:val="0"/>
          <w:marBottom w:val="0"/>
          <w:divBdr>
            <w:top w:val="none" w:sz="0" w:space="0" w:color="auto"/>
            <w:left w:val="none" w:sz="0" w:space="0" w:color="auto"/>
            <w:bottom w:val="none" w:sz="0" w:space="0" w:color="auto"/>
            <w:right w:val="none" w:sz="0" w:space="0" w:color="auto"/>
          </w:divBdr>
        </w:div>
        <w:div w:id="1236863813">
          <w:marLeft w:val="640"/>
          <w:marRight w:val="0"/>
          <w:marTop w:val="0"/>
          <w:marBottom w:val="0"/>
          <w:divBdr>
            <w:top w:val="none" w:sz="0" w:space="0" w:color="auto"/>
            <w:left w:val="none" w:sz="0" w:space="0" w:color="auto"/>
            <w:bottom w:val="none" w:sz="0" w:space="0" w:color="auto"/>
            <w:right w:val="none" w:sz="0" w:space="0" w:color="auto"/>
          </w:divBdr>
        </w:div>
        <w:div w:id="1562640758">
          <w:marLeft w:val="640"/>
          <w:marRight w:val="0"/>
          <w:marTop w:val="0"/>
          <w:marBottom w:val="0"/>
          <w:divBdr>
            <w:top w:val="none" w:sz="0" w:space="0" w:color="auto"/>
            <w:left w:val="none" w:sz="0" w:space="0" w:color="auto"/>
            <w:bottom w:val="none" w:sz="0" w:space="0" w:color="auto"/>
            <w:right w:val="none" w:sz="0" w:space="0" w:color="auto"/>
          </w:divBdr>
        </w:div>
        <w:div w:id="536089601">
          <w:marLeft w:val="640"/>
          <w:marRight w:val="0"/>
          <w:marTop w:val="0"/>
          <w:marBottom w:val="0"/>
          <w:divBdr>
            <w:top w:val="none" w:sz="0" w:space="0" w:color="auto"/>
            <w:left w:val="none" w:sz="0" w:space="0" w:color="auto"/>
            <w:bottom w:val="none" w:sz="0" w:space="0" w:color="auto"/>
            <w:right w:val="none" w:sz="0" w:space="0" w:color="auto"/>
          </w:divBdr>
        </w:div>
        <w:div w:id="176962442">
          <w:marLeft w:val="640"/>
          <w:marRight w:val="0"/>
          <w:marTop w:val="0"/>
          <w:marBottom w:val="0"/>
          <w:divBdr>
            <w:top w:val="none" w:sz="0" w:space="0" w:color="auto"/>
            <w:left w:val="none" w:sz="0" w:space="0" w:color="auto"/>
            <w:bottom w:val="none" w:sz="0" w:space="0" w:color="auto"/>
            <w:right w:val="none" w:sz="0" w:space="0" w:color="auto"/>
          </w:divBdr>
        </w:div>
        <w:div w:id="1138375916">
          <w:marLeft w:val="640"/>
          <w:marRight w:val="0"/>
          <w:marTop w:val="0"/>
          <w:marBottom w:val="0"/>
          <w:divBdr>
            <w:top w:val="none" w:sz="0" w:space="0" w:color="auto"/>
            <w:left w:val="none" w:sz="0" w:space="0" w:color="auto"/>
            <w:bottom w:val="none" w:sz="0" w:space="0" w:color="auto"/>
            <w:right w:val="none" w:sz="0" w:space="0" w:color="auto"/>
          </w:divBdr>
        </w:div>
        <w:div w:id="962463984">
          <w:marLeft w:val="640"/>
          <w:marRight w:val="0"/>
          <w:marTop w:val="0"/>
          <w:marBottom w:val="0"/>
          <w:divBdr>
            <w:top w:val="none" w:sz="0" w:space="0" w:color="auto"/>
            <w:left w:val="none" w:sz="0" w:space="0" w:color="auto"/>
            <w:bottom w:val="none" w:sz="0" w:space="0" w:color="auto"/>
            <w:right w:val="none" w:sz="0" w:space="0" w:color="auto"/>
          </w:divBdr>
        </w:div>
        <w:div w:id="1493644398">
          <w:marLeft w:val="640"/>
          <w:marRight w:val="0"/>
          <w:marTop w:val="0"/>
          <w:marBottom w:val="0"/>
          <w:divBdr>
            <w:top w:val="none" w:sz="0" w:space="0" w:color="auto"/>
            <w:left w:val="none" w:sz="0" w:space="0" w:color="auto"/>
            <w:bottom w:val="none" w:sz="0" w:space="0" w:color="auto"/>
            <w:right w:val="none" w:sz="0" w:space="0" w:color="auto"/>
          </w:divBdr>
        </w:div>
        <w:div w:id="85537064">
          <w:marLeft w:val="640"/>
          <w:marRight w:val="0"/>
          <w:marTop w:val="0"/>
          <w:marBottom w:val="0"/>
          <w:divBdr>
            <w:top w:val="none" w:sz="0" w:space="0" w:color="auto"/>
            <w:left w:val="none" w:sz="0" w:space="0" w:color="auto"/>
            <w:bottom w:val="none" w:sz="0" w:space="0" w:color="auto"/>
            <w:right w:val="none" w:sz="0" w:space="0" w:color="auto"/>
          </w:divBdr>
        </w:div>
        <w:div w:id="1928153669">
          <w:marLeft w:val="640"/>
          <w:marRight w:val="0"/>
          <w:marTop w:val="0"/>
          <w:marBottom w:val="0"/>
          <w:divBdr>
            <w:top w:val="none" w:sz="0" w:space="0" w:color="auto"/>
            <w:left w:val="none" w:sz="0" w:space="0" w:color="auto"/>
            <w:bottom w:val="none" w:sz="0" w:space="0" w:color="auto"/>
            <w:right w:val="none" w:sz="0" w:space="0" w:color="auto"/>
          </w:divBdr>
        </w:div>
      </w:divsChild>
    </w:div>
    <w:div w:id="1280381098">
      <w:bodyDiv w:val="1"/>
      <w:marLeft w:val="0"/>
      <w:marRight w:val="0"/>
      <w:marTop w:val="0"/>
      <w:marBottom w:val="0"/>
      <w:divBdr>
        <w:top w:val="none" w:sz="0" w:space="0" w:color="auto"/>
        <w:left w:val="none" w:sz="0" w:space="0" w:color="auto"/>
        <w:bottom w:val="none" w:sz="0" w:space="0" w:color="auto"/>
        <w:right w:val="none" w:sz="0" w:space="0" w:color="auto"/>
      </w:divBdr>
      <w:divsChild>
        <w:div w:id="1349019339">
          <w:marLeft w:val="640"/>
          <w:marRight w:val="0"/>
          <w:marTop w:val="0"/>
          <w:marBottom w:val="0"/>
          <w:divBdr>
            <w:top w:val="none" w:sz="0" w:space="0" w:color="auto"/>
            <w:left w:val="none" w:sz="0" w:space="0" w:color="auto"/>
            <w:bottom w:val="none" w:sz="0" w:space="0" w:color="auto"/>
            <w:right w:val="none" w:sz="0" w:space="0" w:color="auto"/>
          </w:divBdr>
        </w:div>
        <w:div w:id="687871824">
          <w:marLeft w:val="640"/>
          <w:marRight w:val="0"/>
          <w:marTop w:val="0"/>
          <w:marBottom w:val="0"/>
          <w:divBdr>
            <w:top w:val="none" w:sz="0" w:space="0" w:color="auto"/>
            <w:left w:val="none" w:sz="0" w:space="0" w:color="auto"/>
            <w:bottom w:val="none" w:sz="0" w:space="0" w:color="auto"/>
            <w:right w:val="none" w:sz="0" w:space="0" w:color="auto"/>
          </w:divBdr>
        </w:div>
        <w:div w:id="1910994314">
          <w:marLeft w:val="640"/>
          <w:marRight w:val="0"/>
          <w:marTop w:val="0"/>
          <w:marBottom w:val="0"/>
          <w:divBdr>
            <w:top w:val="none" w:sz="0" w:space="0" w:color="auto"/>
            <w:left w:val="none" w:sz="0" w:space="0" w:color="auto"/>
            <w:bottom w:val="none" w:sz="0" w:space="0" w:color="auto"/>
            <w:right w:val="none" w:sz="0" w:space="0" w:color="auto"/>
          </w:divBdr>
        </w:div>
        <w:div w:id="1586377929">
          <w:marLeft w:val="640"/>
          <w:marRight w:val="0"/>
          <w:marTop w:val="0"/>
          <w:marBottom w:val="0"/>
          <w:divBdr>
            <w:top w:val="none" w:sz="0" w:space="0" w:color="auto"/>
            <w:left w:val="none" w:sz="0" w:space="0" w:color="auto"/>
            <w:bottom w:val="none" w:sz="0" w:space="0" w:color="auto"/>
            <w:right w:val="none" w:sz="0" w:space="0" w:color="auto"/>
          </w:divBdr>
        </w:div>
        <w:div w:id="543979033">
          <w:marLeft w:val="640"/>
          <w:marRight w:val="0"/>
          <w:marTop w:val="0"/>
          <w:marBottom w:val="0"/>
          <w:divBdr>
            <w:top w:val="none" w:sz="0" w:space="0" w:color="auto"/>
            <w:left w:val="none" w:sz="0" w:space="0" w:color="auto"/>
            <w:bottom w:val="none" w:sz="0" w:space="0" w:color="auto"/>
            <w:right w:val="none" w:sz="0" w:space="0" w:color="auto"/>
          </w:divBdr>
        </w:div>
        <w:div w:id="1364668690">
          <w:marLeft w:val="640"/>
          <w:marRight w:val="0"/>
          <w:marTop w:val="0"/>
          <w:marBottom w:val="0"/>
          <w:divBdr>
            <w:top w:val="none" w:sz="0" w:space="0" w:color="auto"/>
            <w:left w:val="none" w:sz="0" w:space="0" w:color="auto"/>
            <w:bottom w:val="none" w:sz="0" w:space="0" w:color="auto"/>
            <w:right w:val="none" w:sz="0" w:space="0" w:color="auto"/>
          </w:divBdr>
        </w:div>
        <w:div w:id="270279223">
          <w:marLeft w:val="640"/>
          <w:marRight w:val="0"/>
          <w:marTop w:val="0"/>
          <w:marBottom w:val="0"/>
          <w:divBdr>
            <w:top w:val="none" w:sz="0" w:space="0" w:color="auto"/>
            <w:left w:val="none" w:sz="0" w:space="0" w:color="auto"/>
            <w:bottom w:val="none" w:sz="0" w:space="0" w:color="auto"/>
            <w:right w:val="none" w:sz="0" w:space="0" w:color="auto"/>
          </w:divBdr>
        </w:div>
        <w:div w:id="443430153">
          <w:marLeft w:val="640"/>
          <w:marRight w:val="0"/>
          <w:marTop w:val="0"/>
          <w:marBottom w:val="0"/>
          <w:divBdr>
            <w:top w:val="none" w:sz="0" w:space="0" w:color="auto"/>
            <w:left w:val="none" w:sz="0" w:space="0" w:color="auto"/>
            <w:bottom w:val="none" w:sz="0" w:space="0" w:color="auto"/>
            <w:right w:val="none" w:sz="0" w:space="0" w:color="auto"/>
          </w:divBdr>
        </w:div>
        <w:div w:id="782384182">
          <w:marLeft w:val="640"/>
          <w:marRight w:val="0"/>
          <w:marTop w:val="0"/>
          <w:marBottom w:val="0"/>
          <w:divBdr>
            <w:top w:val="none" w:sz="0" w:space="0" w:color="auto"/>
            <w:left w:val="none" w:sz="0" w:space="0" w:color="auto"/>
            <w:bottom w:val="none" w:sz="0" w:space="0" w:color="auto"/>
            <w:right w:val="none" w:sz="0" w:space="0" w:color="auto"/>
          </w:divBdr>
        </w:div>
        <w:div w:id="1808663170">
          <w:marLeft w:val="640"/>
          <w:marRight w:val="0"/>
          <w:marTop w:val="0"/>
          <w:marBottom w:val="0"/>
          <w:divBdr>
            <w:top w:val="none" w:sz="0" w:space="0" w:color="auto"/>
            <w:left w:val="none" w:sz="0" w:space="0" w:color="auto"/>
            <w:bottom w:val="none" w:sz="0" w:space="0" w:color="auto"/>
            <w:right w:val="none" w:sz="0" w:space="0" w:color="auto"/>
          </w:divBdr>
        </w:div>
        <w:div w:id="1312515148">
          <w:marLeft w:val="640"/>
          <w:marRight w:val="0"/>
          <w:marTop w:val="0"/>
          <w:marBottom w:val="0"/>
          <w:divBdr>
            <w:top w:val="none" w:sz="0" w:space="0" w:color="auto"/>
            <w:left w:val="none" w:sz="0" w:space="0" w:color="auto"/>
            <w:bottom w:val="none" w:sz="0" w:space="0" w:color="auto"/>
            <w:right w:val="none" w:sz="0" w:space="0" w:color="auto"/>
          </w:divBdr>
        </w:div>
        <w:div w:id="1890720217">
          <w:marLeft w:val="640"/>
          <w:marRight w:val="0"/>
          <w:marTop w:val="0"/>
          <w:marBottom w:val="0"/>
          <w:divBdr>
            <w:top w:val="none" w:sz="0" w:space="0" w:color="auto"/>
            <w:left w:val="none" w:sz="0" w:space="0" w:color="auto"/>
            <w:bottom w:val="none" w:sz="0" w:space="0" w:color="auto"/>
            <w:right w:val="none" w:sz="0" w:space="0" w:color="auto"/>
          </w:divBdr>
        </w:div>
        <w:div w:id="420179398">
          <w:marLeft w:val="640"/>
          <w:marRight w:val="0"/>
          <w:marTop w:val="0"/>
          <w:marBottom w:val="0"/>
          <w:divBdr>
            <w:top w:val="none" w:sz="0" w:space="0" w:color="auto"/>
            <w:left w:val="none" w:sz="0" w:space="0" w:color="auto"/>
            <w:bottom w:val="none" w:sz="0" w:space="0" w:color="auto"/>
            <w:right w:val="none" w:sz="0" w:space="0" w:color="auto"/>
          </w:divBdr>
        </w:div>
        <w:div w:id="2069720089">
          <w:marLeft w:val="640"/>
          <w:marRight w:val="0"/>
          <w:marTop w:val="0"/>
          <w:marBottom w:val="0"/>
          <w:divBdr>
            <w:top w:val="none" w:sz="0" w:space="0" w:color="auto"/>
            <w:left w:val="none" w:sz="0" w:space="0" w:color="auto"/>
            <w:bottom w:val="none" w:sz="0" w:space="0" w:color="auto"/>
            <w:right w:val="none" w:sz="0" w:space="0" w:color="auto"/>
          </w:divBdr>
        </w:div>
        <w:div w:id="290673400">
          <w:marLeft w:val="640"/>
          <w:marRight w:val="0"/>
          <w:marTop w:val="0"/>
          <w:marBottom w:val="0"/>
          <w:divBdr>
            <w:top w:val="none" w:sz="0" w:space="0" w:color="auto"/>
            <w:left w:val="none" w:sz="0" w:space="0" w:color="auto"/>
            <w:bottom w:val="none" w:sz="0" w:space="0" w:color="auto"/>
            <w:right w:val="none" w:sz="0" w:space="0" w:color="auto"/>
          </w:divBdr>
        </w:div>
        <w:div w:id="163475341">
          <w:marLeft w:val="640"/>
          <w:marRight w:val="0"/>
          <w:marTop w:val="0"/>
          <w:marBottom w:val="0"/>
          <w:divBdr>
            <w:top w:val="none" w:sz="0" w:space="0" w:color="auto"/>
            <w:left w:val="none" w:sz="0" w:space="0" w:color="auto"/>
            <w:bottom w:val="none" w:sz="0" w:space="0" w:color="auto"/>
            <w:right w:val="none" w:sz="0" w:space="0" w:color="auto"/>
          </w:divBdr>
        </w:div>
        <w:div w:id="596131815">
          <w:marLeft w:val="640"/>
          <w:marRight w:val="0"/>
          <w:marTop w:val="0"/>
          <w:marBottom w:val="0"/>
          <w:divBdr>
            <w:top w:val="none" w:sz="0" w:space="0" w:color="auto"/>
            <w:left w:val="none" w:sz="0" w:space="0" w:color="auto"/>
            <w:bottom w:val="none" w:sz="0" w:space="0" w:color="auto"/>
            <w:right w:val="none" w:sz="0" w:space="0" w:color="auto"/>
          </w:divBdr>
        </w:div>
        <w:div w:id="254826769">
          <w:marLeft w:val="640"/>
          <w:marRight w:val="0"/>
          <w:marTop w:val="0"/>
          <w:marBottom w:val="0"/>
          <w:divBdr>
            <w:top w:val="none" w:sz="0" w:space="0" w:color="auto"/>
            <w:left w:val="none" w:sz="0" w:space="0" w:color="auto"/>
            <w:bottom w:val="none" w:sz="0" w:space="0" w:color="auto"/>
            <w:right w:val="none" w:sz="0" w:space="0" w:color="auto"/>
          </w:divBdr>
        </w:div>
        <w:div w:id="2112243502">
          <w:marLeft w:val="640"/>
          <w:marRight w:val="0"/>
          <w:marTop w:val="0"/>
          <w:marBottom w:val="0"/>
          <w:divBdr>
            <w:top w:val="none" w:sz="0" w:space="0" w:color="auto"/>
            <w:left w:val="none" w:sz="0" w:space="0" w:color="auto"/>
            <w:bottom w:val="none" w:sz="0" w:space="0" w:color="auto"/>
            <w:right w:val="none" w:sz="0" w:space="0" w:color="auto"/>
          </w:divBdr>
        </w:div>
        <w:div w:id="1487013456">
          <w:marLeft w:val="640"/>
          <w:marRight w:val="0"/>
          <w:marTop w:val="0"/>
          <w:marBottom w:val="0"/>
          <w:divBdr>
            <w:top w:val="none" w:sz="0" w:space="0" w:color="auto"/>
            <w:left w:val="none" w:sz="0" w:space="0" w:color="auto"/>
            <w:bottom w:val="none" w:sz="0" w:space="0" w:color="auto"/>
            <w:right w:val="none" w:sz="0" w:space="0" w:color="auto"/>
          </w:divBdr>
        </w:div>
        <w:div w:id="600644464">
          <w:marLeft w:val="640"/>
          <w:marRight w:val="0"/>
          <w:marTop w:val="0"/>
          <w:marBottom w:val="0"/>
          <w:divBdr>
            <w:top w:val="none" w:sz="0" w:space="0" w:color="auto"/>
            <w:left w:val="none" w:sz="0" w:space="0" w:color="auto"/>
            <w:bottom w:val="none" w:sz="0" w:space="0" w:color="auto"/>
            <w:right w:val="none" w:sz="0" w:space="0" w:color="auto"/>
          </w:divBdr>
        </w:div>
        <w:div w:id="365251199">
          <w:marLeft w:val="640"/>
          <w:marRight w:val="0"/>
          <w:marTop w:val="0"/>
          <w:marBottom w:val="0"/>
          <w:divBdr>
            <w:top w:val="none" w:sz="0" w:space="0" w:color="auto"/>
            <w:left w:val="none" w:sz="0" w:space="0" w:color="auto"/>
            <w:bottom w:val="none" w:sz="0" w:space="0" w:color="auto"/>
            <w:right w:val="none" w:sz="0" w:space="0" w:color="auto"/>
          </w:divBdr>
        </w:div>
        <w:div w:id="212277538">
          <w:marLeft w:val="640"/>
          <w:marRight w:val="0"/>
          <w:marTop w:val="0"/>
          <w:marBottom w:val="0"/>
          <w:divBdr>
            <w:top w:val="none" w:sz="0" w:space="0" w:color="auto"/>
            <w:left w:val="none" w:sz="0" w:space="0" w:color="auto"/>
            <w:bottom w:val="none" w:sz="0" w:space="0" w:color="auto"/>
            <w:right w:val="none" w:sz="0" w:space="0" w:color="auto"/>
          </w:divBdr>
        </w:div>
        <w:div w:id="1055355880">
          <w:marLeft w:val="640"/>
          <w:marRight w:val="0"/>
          <w:marTop w:val="0"/>
          <w:marBottom w:val="0"/>
          <w:divBdr>
            <w:top w:val="none" w:sz="0" w:space="0" w:color="auto"/>
            <w:left w:val="none" w:sz="0" w:space="0" w:color="auto"/>
            <w:bottom w:val="none" w:sz="0" w:space="0" w:color="auto"/>
            <w:right w:val="none" w:sz="0" w:space="0" w:color="auto"/>
          </w:divBdr>
        </w:div>
        <w:div w:id="869487019">
          <w:marLeft w:val="640"/>
          <w:marRight w:val="0"/>
          <w:marTop w:val="0"/>
          <w:marBottom w:val="0"/>
          <w:divBdr>
            <w:top w:val="none" w:sz="0" w:space="0" w:color="auto"/>
            <w:left w:val="none" w:sz="0" w:space="0" w:color="auto"/>
            <w:bottom w:val="none" w:sz="0" w:space="0" w:color="auto"/>
            <w:right w:val="none" w:sz="0" w:space="0" w:color="auto"/>
          </w:divBdr>
        </w:div>
        <w:div w:id="1003505686">
          <w:marLeft w:val="640"/>
          <w:marRight w:val="0"/>
          <w:marTop w:val="0"/>
          <w:marBottom w:val="0"/>
          <w:divBdr>
            <w:top w:val="none" w:sz="0" w:space="0" w:color="auto"/>
            <w:left w:val="none" w:sz="0" w:space="0" w:color="auto"/>
            <w:bottom w:val="none" w:sz="0" w:space="0" w:color="auto"/>
            <w:right w:val="none" w:sz="0" w:space="0" w:color="auto"/>
          </w:divBdr>
        </w:div>
        <w:div w:id="157380224">
          <w:marLeft w:val="640"/>
          <w:marRight w:val="0"/>
          <w:marTop w:val="0"/>
          <w:marBottom w:val="0"/>
          <w:divBdr>
            <w:top w:val="none" w:sz="0" w:space="0" w:color="auto"/>
            <w:left w:val="none" w:sz="0" w:space="0" w:color="auto"/>
            <w:bottom w:val="none" w:sz="0" w:space="0" w:color="auto"/>
            <w:right w:val="none" w:sz="0" w:space="0" w:color="auto"/>
          </w:divBdr>
        </w:div>
        <w:div w:id="1192689799">
          <w:marLeft w:val="640"/>
          <w:marRight w:val="0"/>
          <w:marTop w:val="0"/>
          <w:marBottom w:val="0"/>
          <w:divBdr>
            <w:top w:val="none" w:sz="0" w:space="0" w:color="auto"/>
            <w:left w:val="none" w:sz="0" w:space="0" w:color="auto"/>
            <w:bottom w:val="none" w:sz="0" w:space="0" w:color="auto"/>
            <w:right w:val="none" w:sz="0" w:space="0" w:color="auto"/>
          </w:divBdr>
        </w:div>
        <w:div w:id="1130243394">
          <w:marLeft w:val="640"/>
          <w:marRight w:val="0"/>
          <w:marTop w:val="0"/>
          <w:marBottom w:val="0"/>
          <w:divBdr>
            <w:top w:val="none" w:sz="0" w:space="0" w:color="auto"/>
            <w:left w:val="none" w:sz="0" w:space="0" w:color="auto"/>
            <w:bottom w:val="none" w:sz="0" w:space="0" w:color="auto"/>
            <w:right w:val="none" w:sz="0" w:space="0" w:color="auto"/>
          </w:divBdr>
        </w:div>
        <w:div w:id="1462529668">
          <w:marLeft w:val="640"/>
          <w:marRight w:val="0"/>
          <w:marTop w:val="0"/>
          <w:marBottom w:val="0"/>
          <w:divBdr>
            <w:top w:val="none" w:sz="0" w:space="0" w:color="auto"/>
            <w:left w:val="none" w:sz="0" w:space="0" w:color="auto"/>
            <w:bottom w:val="none" w:sz="0" w:space="0" w:color="auto"/>
            <w:right w:val="none" w:sz="0" w:space="0" w:color="auto"/>
          </w:divBdr>
        </w:div>
        <w:div w:id="1435127875">
          <w:marLeft w:val="640"/>
          <w:marRight w:val="0"/>
          <w:marTop w:val="0"/>
          <w:marBottom w:val="0"/>
          <w:divBdr>
            <w:top w:val="none" w:sz="0" w:space="0" w:color="auto"/>
            <w:left w:val="none" w:sz="0" w:space="0" w:color="auto"/>
            <w:bottom w:val="none" w:sz="0" w:space="0" w:color="auto"/>
            <w:right w:val="none" w:sz="0" w:space="0" w:color="auto"/>
          </w:divBdr>
        </w:div>
        <w:div w:id="804205284">
          <w:marLeft w:val="640"/>
          <w:marRight w:val="0"/>
          <w:marTop w:val="0"/>
          <w:marBottom w:val="0"/>
          <w:divBdr>
            <w:top w:val="none" w:sz="0" w:space="0" w:color="auto"/>
            <w:left w:val="none" w:sz="0" w:space="0" w:color="auto"/>
            <w:bottom w:val="none" w:sz="0" w:space="0" w:color="auto"/>
            <w:right w:val="none" w:sz="0" w:space="0" w:color="auto"/>
          </w:divBdr>
        </w:div>
        <w:div w:id="1628003960">
          <w:marLeft w:val="640"/>
          <w:marRight w:val="0"/>
          <w:marTop w:val="0"/>
          <w:marBottom w:val="0"/>
          <w:divBdr>
            <w:top w:val="none" w:sz="0" w:space="0" w:color="auto"/>
            <w:left w:val="none" w:sz="0" w:space="0" w:color="auto"/>
            <w:bottom w:val="none" w:sz="0" w:space="0" w:color="auto"/>
            <w:right w:val="none" w:sz="0" w:space="0" w:color="auto"/>
          </w:divBdr>
        </w:div>
        <w:div w:id="1171067014">
          <w:marLeft w:val="640"/>
          <w:marRight w:val="0"/>
          <w:marTop w:val="0"/>
          <w:marBottom w:val="0"/>
          <w:divBdr>
            <w:top w:val="none" w:sz="0" w:space="0" w:color="auto"/>
            <w:left w:val="none" w:sz="0" w:space="0" w:color="auto"/>
            <w:bottom w:val="none" w:sz="0" w:space="0" w:color="auto"/>
            <w:right w:val="none" w:sz="0" w:space="0" w:color="auto"/>
          </w:divBdr>
        </w:div>
        <w:div w:id="1837381701">
          <w:marLeft w:val="640"/>
          <w:marRight w:val="0"/>
          <w:marTop w:val="0"/>
          <w:marBottom w:val="0"/>
          <w:divBdr>
            <w:top w:val="none" w:sz="0" w:space="0" w:color="auto"/>
            <w:left w:val="none" w:sz="0" w:space="0" w:color="auto"/>
            <w:bottom w:val="none" w:sz="0" w:space="0" w:color="auto"/>
            <w:right w:val="none" w:sz="0" w:space="0" w:color="auto"/>
          </w:divBdr>
        </w:div>
        <w:div w:id="981275899">
          <w:marLeft w:val="640"/>
          <w:marRight w:val="0"/>
          <w:marTop w:val="0"/>
          <w:marBottom w:val="0"/>
          <w:divBdr>
            <w:top w:val="none" w:sz="0" w:space="0" w:color="auto"/>
            <w:left w:val="none" w:sz="0" w:space="0" w:color="auto"/>
            <w:bottom w:val="none" w:sz="0" w:space="0" w:color="auto"/>
            <w:right w:val="none" w:sz="0" w:space="0" w:color="auto"/>
          </w:divBdr>
        </w:div>
        <w:div w:id="1644848267">
          <w:marLeft w:val="640"/>
          <w:marRight w:val="0"/>
          <w:marTop w:val="0"/>
          <w:marBottom w:val="0"/>
          <w:divBdr>
            <w:top w:val="none" w:sz="0" w:space="0" w:color="auto"/>
            <w:left w:val="none" w:sz="0" w:space="0" w:color="auto"/>
            <w:bottom w:val="none" w:sz="0" w:space="0" w:color="auto"/>
            <w:right w:val="none" w:sz="0" w:space="0" w:color="auto"/>
          </w:divBdr>
        </w:div>
        <w:div w:id="1605721472">
          <w:marLeft w:val="640"/>
          <w:marRight w:val="0"/>
          <w:marTop w:val="0"/>
          <w:marBottom w:val="0"/>
          <w:divBdr>
            <w:top w:val="none" w:sz="0" w:space="0" w:color="auto"/>
            <w:left w:val="none" w:sz="0" w:space="0" w:color="auto"/>
            <w:bottom w:val="none" w:sz="0" w:space="0" w:color="auto"/>
            <w:right w:val="none" w:sz="0" w:space="0" w:color="auto"/>
          </w:divBdr>
        </w:div>
        <w:div w:id="302589446">
          <w:marLeft w:val="640"/>
          <w:marRight w:val="0"/>
          <w:marTop w:val="0"/>
          <w:marBottom w:val="0"/>
          <w:divBdr>
            <w:top w:val="none" w:sz="0" w:space="0" w:color="auto"/>
            <w:left w:val="none" w:sz="0" w:space="0" w:color="auto"/>
            <w:bottom w:val="none" w:sz="0" w:space="0" w:color="auto"/>
            <w:right w:val="none" w:sz="0" w:space="0" w:color="auto"/>
          </w:divBdr>
        </w:div>
        <w:div w:id="1270039874">
          <w:marLeft w:val="640"/>
          <w:marRight w:val="0"/>
          <w:marTop w:val="0"/>
          <w:marBottom w:val="0"/>
          <w:divBdr>
            <w:top w:val="none" w:sz="0" w:space="0" w:color="auto"/>
            <w:left w:val="none" w:sz="0" w:space="0" w:color="auto"/>
            <w:bottom w:val="none" w:sz="0" w:space="0" w:color="auto"/>
            <w:right w:val="none" w:sz="0" w:space="0" w:color="auto"/>
          </w:divBdr>
        </w:div>
        <w:div w:id="156117127">
          <w:marLeft w:val="640"/>
          <w:marRight w:val="0"/>
          <w:marTop w:val="0"/>
          <w:marBottom w:val="0"/>
          <w:divBdr>
            <w:top w:val="none" w:sz="0" w:space="0" w:color="auto"/>
            <w:left w:val="none" w:sz="0" w:space="0" w:color="auto"/>
            <w:bottom w:val="none" w:sz="0" w:space="0" w:color="auto"/>
            <w:right w:val="none" w:sz="0" w:space="0" w:color="auto"/>
          </w:divBdr>
        </w:div>
        <w:div w:id="1395004330">
          <w:marLeft w:val="640"/>
          <w:marRight w:val="0"/>
          <w:marTop w:val="0"/>
          <w:marBottom w:val="0"/>
          <w:divBdr>
            <w:top w:val="none" w:sz="0" w:space="0" w:color="auto"/>
            <w:left w:val="none" w:sz="0" w:space="0" w:color="auto"/>
            <w:bottom w:val="none" w:sz="0" w:space="0" w:color="auto"/>
            <w:right w:val="none" w:sz="0" w:space="0" w:color="auto"/>
          </w:divBdr>
        </w:div>
        <w:div w:id="2026051046">
          <w:marLeft w:val="640"/>
          <w:marRight w:val="0"/>
          <w:marTop w:val="0"/>
          <w:marBottom w:val="0"/>
          <w:divBdr>
            <w:top w:val="none" w:sz="0" w:space="0" w:color="auto"/>
            <w:left w:val="none" w:sz="0" w:space="0" w:color="auto"/>
            <w:bottom w:val="none" w:sz="0" w:space="0" w:color="auto"/>
            <w:right w:val="none" w:sz="0" w:space="0" w:color="auto"/>
          </w:divBdr>
        </w:div>
        <w:div w:id="382676669">
          <w:marLeft w:val="640"/>
          <w:marRight w:val="0"/>
          <w:marTop w:val="0"/>
          <w:marBottom w:val="0"/>
          <w:divBdr>
            <w:top w:val="none" w:sz="0" w:space="0" w:color="auto"/>
            <w:left w:val="none" w:sz="0" w:space="0" w:color="auto"/>
            <w:bottom w:val="none" w:sz="0" w:space="0" w:color="auto"/>
            <w:right w:val="none" w:sz="0" w:space="0" w:color="auto"/>
          </w:divBdr>
        </w:div>
        <w:div w:id="540214470">
          <w:marLeft w:val="640"/>
          <w:marRight w:val="0"/>
          <w:marTop w:val="0"/>
          <w:marBottom w:val="0"/>
          <w:divBdr>
            <w:top w:val="none" w:sz="0" w:space="0" w:color="auto"/>
            <w:left w:val="none" w:sz="0" w:space="0" w:color="auto"/>
            <w:bottom w:val="none" w:sz="0" w:space="0" w:color="auto"/>
            <w:right w:val="none" w:sz="0" w:space="0" w:color="auto"/>
          </w:divBdr>
        </w:div>
        <w:div w:id="577137368">
          <w:marLeft w:val="640"/>
          <w:marRight w:val="0"/>
          <w:marTop w:val="0"/>
          <w:marBottom w:val="0"/>
          <w:divBdr>
            <w:top w:val="none" w:sz="0" w:space="0" w:color="auto"/>
            <w:left w:val="none" w:sz="0" w:space="0" w:color="auto"/>
            <w:bottom w:val="none" w:sz="0" w:space="0" w:color="auto"/>
            <w:right w:val="none" w:sz="0" w:space="0" w:color="auto"/>
          </w:divBdr>
        </w:div>
        <w:div w:id="432284789">
          <w:marLeft w:val="640"/>
          <w:marRight w:val="0"/>
          <w:marTop w:val="0"/>
          <w:marBottom w:val="0"/>
          <w:divBdr>
            <w:top w:val="none" w:sz="0" w:space="0" w:color="auto"/>
            <w:left w:val="none" w:sz="0" w:space="0" w:color="auto"/>
            <w:bottom w:val="none" w:sz="0" w:space="0" w:color="auto"/>
            <w:right w:val="none" w:sz="0" w:space="0" w:color="auto"/>
          </w:divBdr>
        </w:div>
        <w:div w:id="627972675">
          <w:marLeft w:val="640"/>
          <w:marRight w:val="0"/>
          <w:marTop w:val="0"/>
          <w:marBottom w:val="0"/>
          <w:divBdr>
            <w:top w:val="none" w:sz="0" w:space="0" w:color="auto"/>
            <w:left w:val="none" w:sz="0" w:space="0" w:color="auto"/>
            <w:bottom w:val="none" w:sz="0" w:space="0" w:color="auto"/>
            <w:right w:val="none" w:sz="0" w:space="0" w:color="auto"/>
          </w:divBdr>
        </w:div>
        <w:div w:id="254095821">
          <w:marLeft w:val="640"/>
          <w:marRight w:val="0"/>
          <w:marTop w:val="0"/>
          <w:marBottom w:val="0"/>
          <w:divBdr>
            <w:top w:val="none" w:sz="0" w:space="0" w:color="auto"/>
            <w:left w:val="none" w:sz="0" w:space="0" w:color="auto"/>
            <w:bottom w:val="none" w:sz="0" w:space="0" w:color="auto"/>
            <w:right w:val="none" w:sz="0" w:space="0" w:color="auto"/>
          </w:divBdr>
        </w:div>
        <w:div w:id="687409935">
          <w:marLeft w:val="640"/>
          <w:marRight w:val="0"/>
          <w:marTop w:val="0"/>
          <w:marBottom w:val="0"/>
          <w:divBdr>
            <w:top w:val="none" w:sz="0" w:space="0" w:color="auto"/>
            <w:left w:val="none" w:sz="0" w:space="0" w:color="auto"/>
            <w:bottom w:val="none" w:sz="0" w:space="0" w:color="auto"/>
            <w:right w:val="none" w:sz="0" w:space="0" w:color="auto"/>
          </w:divBdr>
        </w:div>
        <w:div w:id="922645769">
          <w:marLeft w:val="640"/>
          <w:marRight w:val="0"/>
          <w:marTop w:val="0"/>
          <w:marBottom w:val="0"/>
          <w:divBdr>
            <w:top w:val="none" w:sz="0" w:space="0" w:color="auto"/>
            <w:left w:val="none" w:sz="0" w:space="0" w:color="auto"/>
            <w:bottom w:val="none" w:sz="0" w:space="0" w:color="auto"/>
            <w:right w:val="none" w:sz="0" w:space="0" w:color="auto"/>
          </w:divBdr>
        </w:div>
        <w:div w:id="280260038">
          <w:marLeft w:val="640"/>
          <w:marRight w:val="0"/>
          <w:marTop w:val="0"/>
          <w:marBottom w:val="0"/>
          <w:divBdr>
            <w:top w:val="none" w:sz="0" w:space="0" w:color="auto"/>
            <w:left w:val="none" w:sz="0" w:space="0" w:color="auto"/>
            <w:bottom w:val="none" w:sz="0" w:space="0" w:color="auto"/>
            <w:right w:val="none" w:sz="0" w:space="0" w:color="auto"/>
          </w:divBdr>
        </w:div>
        <w:div w:id="1829589455">
          <w:marLeft w:val="640"/>
          <w:marRight w:val="0"/>
          <w:marTop w:val="0"/>
          <w:marBottom w:val="0"/>
          <w:divBdr>
            <w:top w:val="none" w:sz="0" w:space="0" w:color="auto"/>
            <w:left w:val="none" w:sz="0" w:space="0" w:color="auto"/>
            <w:bottom w:val="none" w:sz="0" w:space="0" w:color="auto"/>
            <w:right w:val="none" w:sz="0" w:space="0" w:color="auto"/>
          </w:divBdr>
        </w:div>
        <w:div w:id="622469486">
          <w:marLeft w:val="640"/>
          <w:marRight w:val="0"/>
          <w:marTop w:val="0"/>
          <w:marBottom w:val="0"/>
          <w:divBdr>
            <w:top w:val="none" w:sz="0" w:space="0" w:color="auto"/>
            <w:left w:val="none" w:sz="0" w:space="0" w:color="auto"/>
            <w:bottom w:val="none" w:sz="0" w:space="0" w:color="auto"/>
            <w:right w:val="none" w:sz="0" w:space="0" w:color="auto"/>
          </w:divBdr>
        </w:div>
        <w:div w:id="354312522">
          <w:marLeft w:val="640"/>
          <w:marRight w:val="0"/>
          <w:marTop w:val="0"/>
          <w:marBottom w:val="0"/>
          <w:divBdr>
            <w:top w:val="none" w:sz="0" w:space="0" w:color="auto"/>
            <w:left w:val="none" w:sz="0" w:space="0" w:color="auto"/>
            <w:bottom w:val="none" w:sz="0" w:space="0" w:color="auto"/>
            <w:right w:val="none" w:sz="0" w:space="0" w:color="auto"/>
          </w:divBdr>
        </w:div>
        <w:div w:id="152067967">
          <w:marLeft w:val="640"/>
          <w:marRight w:val="0"/>
          <w:marTop w:val="0"/>
          <w:marBottom w:val="0"/>
          <w:divBdr>
            <w:top w:val="none" w:sz="0" w:space="0" w:color="auto"/>
            <w:left w:val="none" w:sz="0" w:space="0" w:color="auto"/>
            <w:bottom w:val="none" w:sz="0" w:space="0" w:color="auto"/>
            <w:right w:val="none" w:sz="0" w:space="0" w:color="auto"/>
          </w:divBdr>
        </w:div>
        <w:div w:id="818884127">
          <w:marLeft w:val="640"/>
          <w:marRight w:val="0"/>
          <w:marTop w:val="0"/>
          <w:marBottom w:val="0"/>
          <w:divBdr>
            <w:top w:val="none" w:sz="0" w:space="0" w:color="auto"/>
            <w:left w:val="none" w:sz="0" w:space="0" w:color="auto"/>
            <w:bottom w:val="none" w:sz="0" w:space="0" w:color="auto"/>
            <w:right w:val="none" w:sz="0" w:space="0" w:color="auto"/>
          </w:divBdr>
        </w:div>
        <w:div w:id="2009166235">
          <w:marLeft w:val="640"/>
          <w:marRight w:val="0"/>
          <w:marTop w:val="0"/>
          <w:marBottom w:val="0"/>
          <w:divBdr>
            <w:top w:val="none" w:sz="0" w:space="0" w:color="auto"/>
            <w:left w:val="none" w:sz="0" w:space="0" w:color="auto"/>
            <w:bottom w:val="none" w:sz="0" w:space="0" w:color="auto"/>
            <w:right w:val="none" w:sz="0" w:space="0" w:color="auto"/>
          </w:divBdr>
        </w:div>
        <w:div w:id="1705595970">
          <w:marLeft w:val="640"/>
          <w:marRight w:val="0"/>
          <w:marTop w:val="0"/>
          <w:marBottom w:val="0"/>
          <w:divBdr>
            <w:top w:val="none" w:sz="0" w:space="0" w:color="auto"/>
            <w:left w:val="none" w:sz="0" w:space="0" w:color="auto"/>
            <w:bottom w:val="none" w:sz="0" w:space="0" w:color="auto"/>
            <w:right w:val="none" w:sz="0" w:space="0" w:color="auto"/>
          </w:divBdr>
        </w:div>
        <w:div w:id="2050908135">
          <w:marLeft w:val="640"/>
          <w:marRight w:val="0"/>
          <w:marTop w:val="0"/>
          <w:marBottom w:val="0"/>
          <w:divBdr>
            <w:top w:val="none" w:sz="0" w:space="0" w:color="auto"/>
            <w:left w:val="none" w:sz="0" w:space="0" w:color="auto"/>
            <w:bottom w:val="none" w:sz="0" w:space="0" w:color="auto"/>
            <w:right w:val="none" w:sz="0" w:space="0" w:color="auto"/>
          </w:divBdr>
        </w:div>
        <w:div w:id="1448087485">
          <w:marLeft w:val="640"/>
          <w:marRight w:val="0"/>
          <w:marTop w:val="0"/>
          <w:marBottom w:val="0"/>
          <w:divBdr>
            <w:top w:val="none" w:sz="0" w:space="0" w:color="auto"/>
            <w:left w:val="none" w:sz="0" w:space="0" w:color="auto"/>
            <w:bottom w:val="none" w:sz="0" w:space="0" w:color="auto"/>
            <w:right w:val="none" w:sz="0" w:space="0" w:color="auto"/>
          </w:divBdr>
        </w:div>
        <w:div w:id="1402361656">
          <w:marLeft w:val="640"/>
          <w:marRight w:val="0"/>
          <w:marTop w:val="0"/>
          <w:marBottom w:val="0"/>
          <w:divBdr>
            <w:top w:val="none" w:sz="0" w:space="0" w:color="auto"/>
            <w:left w:val="none" w:sz="0" w:space="0" w:color="auto"/>
            <w:bottom w:val="none" w:sz="0" w:space="0" w:color="auto"/>
            <w:right w:val="none" w:sz="0" w:space="0" w:color="auto"/>
          </w:divBdr>
        </w:div>
        <w:div w:id="608196716">
          <w:marLeft w:val="640"/>
          <w:marRight w:val="0"/>
          <w:marTop w:val="0"/>
          <w:marBottom w:val="0"/>
          <w:divBdr>
            <w:top w:val="none" w:sz="0" w:space="0" w:color="auto"/>
            <w:left w:val="none" w:sz="0" w:space="0" w:color="auto"/>
            <w:bottom w:val="none" w:sz="0" w:space="0" w:color="auto"/>
            <w:right w:val="none" w:sz="0" w:space="0" w:color="auto"/>
          </w:divBdr>
        </w:div>
        <w:div w:id="1344625607">
          <w:marLeft w:val="640"/>
          <w:marRight w:val="0"/>
          <w:marTop w:val="0"/>
          <w:marBottom w:val="0"/>
          <w:divBdr>
            <w:top w:val="none" w:sz="0" w:space="0" w:color="auto"/>
            <w:left w:val="none" w:sz="0" w:space="0" w:color="auto"/>
            <w:bottom w:val="none" w:sz="0" w:space="0" w:color="auto"/>
            <w:right w:val="none" w:sz="0" w:space="0" w:color="auto"/>
          </w:divBdr>
        </w:div>
        <w:div w:id="5597323">
          <w:marLeft w:val="640"/>
          <w:marRight w:val="0"/>
          <w:marTop w:val="0"/>
          <w:marBottom w:val="0"/>
          <w:divBdr>
            <w:top w:val="none" w:sz="0" w:space="0" w:color="auto"/>
            <w:left w:val="none" w:sz="0" w:space="0" w:color="auto"/>
            <w:bottom w:val="none" w:sz="0" w:space="0" w:color="auto"/>
            <w:right w:val="none" w:sz="0" w:space="0" w:color="auto"/>
          </w:divBdr>
        </w:div>
        <w:div w:id="1172717017">
          <w:marLeft w:val="640"/>
          <w:marRight w:val="0"/>
          <w:marTop w:val="0"/>
          <w:marBottom w:val="0"/>
          <w:divBdr>
            <w:top w:val="none" w:sz="0" w:space="0" w:color="auto"/>
            <w:left w:val="none" w:sz="0" w:space="0" w:color="auto"/>
            <w:bottom w:val="none" w:sz="0" w:space="0" w:color="auto"/>
            <w:right w:val="none" w:sz="0" w:space="0" w:color="auto"/>
          </w:divBdr>
        </w:div>
        <w:div w:id="1017851771">
          <w:marLeft w:val="640"/>
          <w:marRight w:val="0"/>
          <w:marTop w:val="0"/>
          <w:marBottom w:val="0"/>
          <w:divBdr>
            <w:top w:val="none" w:sz="0" w:space="0" w:color="auto"/>
            <w:left w:val="none" w:sz="0" w:space="0" w:color="auto"/>
            <w:bottom w:val="none" w:sz="0" w:space="0" w:color="auto"/>
            <w:right w:val="none" w:sz="0" w:space="0" w:color="auto"/>
          </w:divBdr>
        </w:div>
        <w:div w:id="634407958">
          <w:marLeft w:val="640"/>
          <w:marRight w:val="0"/>
          <w:marTop w:val="0"/>
          <w:marBottom w:val="0"/>
          <w:divBdr>
            <w:top w:val="none" w:sz="0" w:space="0" w:color="auto"/>
            <w:left w:val="none" w:sz="0" w:space="0" w:color="auto"/>
            <w:bottom w:val="none" w:sz="0" w:space="0" w:color="auto"/>
            <w:right w:val="none" w:sz="0" w:space="0" w:color="auto"/>
          </w:divBdr>
        </w:div>
        <w:div w:id="359087491">
          <w:marLeft w:val="640"/>
          <w:marRight w:val="0"/>
          <w:marTop w:val="0"/>
          <w:marBottom w:val="0"/>
          <w:divBdr>
            <w:top w:val="none" w:sz="0" w:space="0" w:color="auto"/>
            <w:left w:val="none" w:sz="0" w:space="0" w:color="auto"/>
            <w:bottom w:val="none" w:sz="0" w:space="0" w:color="auto"/>
            <w:right w:val="none" w:sz="0" w:space="0" w:color="auto"/>
          </w:divBdr>
        </w:div>
        <w:div w:id="1945334170">
          <w:marLeft w:val="640"/>
          <w:marRight w:val="0"/>
          <w:marTop w:val="0"/>
          <w:marBottom w:val="0"/>
          <w:divBdr>
            <w:top w:val="none" w:sz="0" w:space="0" w:color="auto"/>
            <w:left w:val="none" w:sz="0" w:space="0" w:color="auto"/>
            <w:bottom w:val="none" w:sz="0" w:space="0" w:color="auto"/>
            <w:right w:val="none" w:sz="0" w:space="0" w:color="auto"/>
          </w:divBdr>
        </w:div>
        <w:div w:id="1080564415">
          <w:marLeft w:val="640"/>
          <w:marRight w:val="0"/>
          <w:marTop w:val="0"/>
          <w:marBottom w:val="0"/>
          <w:divBdr>
            <w:top w:val="none" w:sz="0" w:space="0" w:color="auto"/>
            <w:left w:val="none" w:sz="0" w:space="0" w:color="auto"/>
            <w:bottom w:val="none" w:sz="0" w:space="0" w:color="auto"/>
            <w:right w:val="none" w:sz="0" w:space="0" w:color="auto"/>
          </w:divBdr>
        </w:div>
        <w:div w:id="796145759">
          <w:marLeft w:val="640"/>
          <w:marRight w:val="0"/>
          <w:marTop w:val="0"/>
          <w:marBottom w:val="0"/>
          <w:divBdr>
            <w:top w:val="none" w:sz="0" w:space="0" w:color="auto"/>
            <w:left w:val="none" w:sz="0" w:space="0" w:color="auto"/>
            <w:bottom w:val="none" w:sz="0" w:space="0" w:color="auto"/>
            <w:right w:val="none" w:sz="0" w:space="0" w:color="auto"/>
          </w:divBdr>
        </w:div>
        <w:div w:id="451562558">
          <w:marLeft w:val="640"/>
          <w:marRight w:val="0"/>
          <w:marTop w:val="0"/>
          <w:marBottom w:val="0"/>
          <w:divBdr>
            <w:top w:val="none" w:sz="0" w:space="0" w:color="auto"/>
            <w:left w:val="none" w:sz="0" w:space="0" w:color="auto"/>
            <w:bottom w:val="none" w:sz="0" w:space="0" w:color="auto"/>
            <w:right w:val="none" w:sz="0" w:space="0" w:color="auto"/>
          </w:divBdr>
        </w:div>
        <w:div w:id="40130176">
          <w:marLeft w:val="640"/>
          <w:marRight w:val="0"/>
          <w:marTop w:val="0"/>
          <w:marBottom w:val="0"/>
          <w:divBdr>
            <w:top w:val="none" w:sz="0" w:space="0" w:color="auto"/>
            <w:left w:val="none" w:sz="0" w:space="0" w:color="auto"/>
            <w:bottom w:val="none" w:sz="0" w:space="0" w:color="auto"/>
            <w:right w:val="none" w:sz="0" w:space="0" w:color="auto"/>
          </w:divBdr>
        </w:div>
        <w:div w:id="303245444">
          <w:marLeft w:val="640"/>
          <w:marRight w:val="0"/>
          <w:marTop w:val="0"/>
          <w:marBottom w:val="0"/>
          <w:divBdr>
            <w:top w:val="none" w:sz="0" w:space="0" w:color="auto"/>
            <w:left w:val="none" w:sz="0" w:space="0" w:color="auto"/>
            <w:bottom w:val="none" w:sz="0" w:space="0" w:color="auto"/>
            <w:right w:val="none" w:sz="0" w:space="0" w:color="auto"/>
          </w:divBdr>
        </w:div>
        <w:div w:id="1364943515">
          <w:marLeft w:val="640"/>
          <w:marRight w:val="0"/>
          <w:marTop w:val="0"/>
          <w:marBottom w:val="0"/>
          <w:divBdr>
            <w:top w:val="none" w:sz="0" w:space="0" w:color="auto"/>
            <w:left w:val="none" w:sz="0" w:space="0" w:color="auto"/>
            <w:bottom w:val="none" w:sz="0" w:space="0" w:color="auto"/>
            <w:right w:val="none" w:sz="0" w:space="0" w:color="auto"/>
          </w:divBdr>
        </w:div>
        <w:div w:id="2029914590">
          <w:marLeft w:val="640"/>
          <w:marRight w:val="0"/>
          <w:marTop w:val="0"/>
          <w:marBottom w:val="0"/>
          <w:divBdr>
            <w:top w:val="none" w:sz="0" w:space="0" w:color="auto"/>
            <w:left w:val="none" w:sz="0" w:space="0" w:color="auto"/>
            <w:bottom w:val="none" w:sz="0" w:space="0" w:color="auto"/>
            <w:right w:val="none" w:sz="0" w:space="0" w:color="auto"/>
          </w:divBdr>
        </w:div>
        <w:div w:id="58797210">
          <w:marLeft w:val="640"/>
          <w:marRight w:val="0"/>
          <w:marTop w:val="0"/>
          <w:marBottom w:val="0"/>
          <w:divBdr>
            <w:top w:val="none" w:sz="0" w:space="0" w:color="auto"/>
            <w:left w:val="none" w:sz="0" w:space="0" w:color="auto"/>
            <w:bottom w:val="none" w:sz="0" w:space="0" w:color="auto"/>
            <w:right w:val="none" w:sz="0" w:space="0" w:color="auto"/>
          </w:divBdr>
        </w:div>
        <w:div w:id="673411981">
          <w:marLeft w:val="640"/>
          <w:marRight w:val="0"/>
          <w:marTop w:val="0"/>
          <w:marBottom w:val="0"/>
          <w:divBdr>
            <w:top w:val="none" w:sz="0" w:space="0" w:color="auto"/>
            <w:left w:val="none" w:sz="0" w:space="0" w:color="auto"/>
            <w:bottom w:val="none" w:sz="0" w:space="0" w:color="auto"/>
            <w:right w:val="none" w:sz="0" w:space="0" w:color="auto"/>
          </w:divBdr>
        </w:div>
        <w:div w:id="371072764">
          <w:marLeft w:val="640"/>
          <w:marRight w:val="0"/>
          <w:marTop w:val="0"/>
          <w:marBottom w:val="0"/>
          <w:divBdr>
            <w:top w:val="none" w:sz="0" w:space="0" w:color="auto"/>
            <w:left w:val="none" w:sz="0" w:space="0" w:color="auto"/>
            <w:bottom w:val="none" w:sz="0" w:space="0" w:color="auto"/>
            <w:right w:val="none" w:sz="0" w:space="0" w:color="auto"/>
          </w:divBdr>
        </w:div>
        <w:div w:id="1212115669">
          <w:marLeft w:val="640"/>
          <w:marRight w:val="0"/>
          <w:marTop w:val="0"/>
          <w:marBottom w:val="0"/>
          <w:divBdr>
            <w:top w:val="none" w:sz="0" w:space="0" w:color="auto"/>
            <w:left w:val="none" w:sz="0" w:space="0" w:color="auto"/>
            <w:bottom w:val="none" w:sz="0" w:space="0" w:color="auto"/>
            <w:right w:val="none" w:sz="0" w:space="0" w:color="auto"/>
          </w:divBdr>
        </w:div>
        <w:div w:id="262760001">
          <w:marLeft w:val="640"/>
          <w:marRight w:val="0"/>
          <w:marTop w:val="0"/>
          <w:marBottom w:val="0"/>
          <w:divBdr>
            <w:top w:val="none" w:sz="0" w:space="0" w:color="auto"/>
            <w:left w:val="none" w:sz="0" w:space="0" w:color="auto"/>
            <w:bottom w:val="none" w:sz="0" w:space="0" w:color="auto"/>
            <w:right w:val="none" w:sz="0" w:space="0" w:color="auto"/>
          </w:divBdr>
        </w:div>
        <w:div w:id="2014643197">
          <w:marLeft w:val="640"/>
          <w:marRight w:val="0"/>
          <w:marTop w:val="0"/>
          <w:marBottom w:val="0"/>
          <w:divBdr>
            <w:top w:val="none" w:sz="0" w:space="0" w:color="auto"/>
            <w:left w:val="none" w:sz="0" w:space="0" w:color="auto"/>
            <w:bottom w:val="none" w:sz="0" w:space="0" w:color="auto"/>
            <w:right w:val="none" w:sz="0" w:space="0" w:color="auto"/>
          </w:divBdr>
        </w:div>
        <w:div w:id="2022051480">
          <w:marLeft w:val="640"/>
          <w:marRight w:val="0"/>
          <w:marTop w:val="0"/>
          <w:marBottom w:val="0"/>
          <w:divBdr>
            <w:top w:val="none" w:sz="0" w:space="0" w:color="auto"/>
            <w:left w:val="none" w:sz="0" w:space="0" w:color="auto"/>
            <w:bottom w:val="none" w:sz="0" w:space="0" w:color="auto"/>
            <w:right w:val="none" w:sz="0" w:space="0" w:color="auto"/>
          </w:divBdr>
        </w:div>
        <w:div w:id="1956058252">
          <w:marLeft w:val="640"/>
          <w:marRight w:val="0"/>
          <w:marTop w:val="0"/>
          <w:marBottom w:val="0"/>
          <w:divBdr>
            <w:top w:val="none" w:sz="0" w:space="0" w:color="auto"/>
            <w:left w:val="none" w:sz="0" w:space="0" w:color="auto"/>
            <w:bottom w:val="none" w:sz="0" w:space="0" w:color="auto"/>
            <w:right w:val="none" w:sz="0" w:space="0" w:color="auto"/>
          </w:divBdr>
        </w:div>
        <w:div w:id="1593395958">
          <w:marLeft w:val="640"/>
          <w:marRight w:val="0"/>
          <w:marTop w:val="0"/>
          <w:marBottom w:val="0"/>
          <w:divBdr>
            <w:top w:val="none" w:sz="0" w:space="0" w:color="auto"/>
            <w:left w:val="none" w:sz="0" w:space="0" w:color="auto"/>
            <w:bottom w:val="none" w:sz="0" w:space="0" w:color="auto"/>
            <w:right w:val="none" w:sz="0" w:space="0" w:color="auto"/>
          </w:divBdr>
        </w:div>
        <w:div w:id="1284001551">
          <w:marLeft w:val="640"/>
          <w:marRight w:val="0"/>
          <w:marTop w:val="0"/>
          <w:marBottom w:val="0"/>
          <w:divBdr>
            <w:top w:val="none" w:sz="0" w:space="0" w:color="auto"/>
            <w:left w:val="none" w:sz="0" w:space="0" w:color="auto"/>
            <w:bottom w:val="none" w:sz="0" w:space="0" w:color="auto"/>
            <w:right w:val="none" w:sz="0" w:space="0" w:color="auto"/>
          </w:divBdr>
        </w:div>
        <w:div w:id="432170977">
          <w:marLeft w:val="640"/>
          <w:marRight w:val="0"/>
          <w:marTop w:val="0"/>
          <w:marBottom w:val="0"/>
          <w:divBdr>
            <w:top w:val="none" w:sz="0" w:space="0" w:color="auto"/>
            <w:left w:val="none" w:sz="0" w:space="0" w:color="auto"/>
            <w:bottom w:val="none" w:sz="0" w:space="0" w:color="auto"/>
            <w:right w:val="none" w:sz="0" w:space="0" w:color="auto"/>
          </w:divBdr>
        </w:div>
        <w:div w:id="1525092307">
          <w:marLeft w:val="640"/>
          <w:marRight w:val="0"/>
          <w:marTop w:val="0"/>
          <w:marBottom w:val="0"/>
          <w:divBdr>
            <w:top w:val="none" w:sz="0" w:space="0" w:color="auto"/>
            <w:left w:val="none" w:sz="0" w:space="0" w:color="auto"/>
            <w:bottom w:val="none" w:sz="0" w:space="0" w:color="auto"/>
            <w:right w:val="none" w:sz="0" w:space="0" w:color="auto"/>
          </w:divBdr>
        </w:div>
        <w:div w:id="660961899">
          <w:marLeft w:val="640"/>
          <w:marRight w:val="0"/>
          <w:marTop w:val="0"/>
          <w:marBottom w:val="0"/>
          <w:divBdr>
            <w:top w:val="none" w:sz="0" w:space="0" w:color="auto"/>
            <w:left w:val="none" w:sz="0" w:space="0" w:color="auto"/>
            <w:bottom w:val="none" w:sz="0" w:space="0" w:color="auto"/>
            <w:right w:val="none" w:sz="0" w:space="0" w:color="auto"/>
          </w:divBdr>
        </w:div>
        <w:div w:id="439185641">
          <w:marLeft w:val="640"/>
          <w:marRight w:val="0"/>
          <w:marTop w:val="0"/>
          <w:marBottom w:val="0"/>
          <w:divBdr>
            <w:top w:val="none" w:sz="0" w:space="0" w:color="auto"/>
            <w:left w:val="none" w:sz="0" w:space="0" w:color="auto"/>
            <w:bottom w:val="none" w:sz="0" w:space="0" w:color="auto"/>
            <w:right w:val="none" w:sz="0" w:space="0" w:color="auto"/>
          </w:divBdr>
        </w:div>
        <w:div w:id="1037855846">
          <w:marLeft w:val="640"/>
          <w:marRight w:val="0"/>
          <w:marTop w:val="0"/>
          <w:marBottom w:val="0"/>
          <w:divBdr>
            <w:top w:val="none" w:sz="0" w:space="0" w:color="auto"/>
            <w:left w:val="none" w:sz="0" w:space="0" w:color="auto"/>
            <w:bottom w:val="none" w:sz="0" w:space="0" w:color="auto"/>
            <w:right w:val="none" w:sz="0" w:space="0" w:color="auto"/>
          </w:divBdr>
        </w:div>
        <w:div w:id="846795282">
          <w:marLeft w:val="640"/>
          <w:marRight w:val="0"/>
          <w:marTop w:val="0"/>
          <w:marBottom w:val="0"/>
          <w:divBdr>
            <w:top w:val="none" w:sz="0" w:space="0" w:color="auto"/>
            <w:left w:val="none" w:sz="0" w:space="0" w:color="auto"/>
            <w:bottom w:val="none" w:sz="0" w:space="0" w:color="auto"/>
            <w:right w:val="none" w:sz="0" w:space="0" w:color="auto"/>
          </w:divBdr>
        </w:div>
        <w:div w:id="936057738">
          <w:marLeft w:val="640"/>
          <w:marRight w:val="0"/>
          <w:marTop w:val="0"/>
          <w:marBottom w:val="0"/>
          <w:divBdr>
            <w:top w:val="none" w:sz="0" w:space="0" w:color="auto"/>
            <w:left w:val="none" w:sz="0" w:space="0" w:color="auto"/>
            <w:bottom w:val="none" w:sz="0" w:space="0" w:color="auto"/>
            <w:right w:val="none" w:sz="0" w:space="0" w:color="auto"/>
          </w:divBdr>
        </w:div>
        <w:div w:id="200825673">
          <w:marLeft w:val="640"/>
          <w:marRight w:val="0"/>
          <w:marTop w:val="0"/>
          <w:marBottom w:val="0"/>
          <w:divBdr>
            <w:top w:val="none" w:sz="0" w:space="0" w:color="auto"/>
            <w:left w:val="none" w:sz="0" w:space="0" w:color="auto"/>
            <w:bottom w:val="none" w:sz="0" w:space="0" w:color="auto"/>
            <w:right w:val="none" w:sz="0" w:space="0" w:color="auto"/>
          </w:divBdr>
        </w:div>
        <w:div w:id="532041164">
          <w:marLeft w:val="640"/>
          <w:marRight w:val="0"/>
          <w:marTop w:val="0"/>
          <w:marBottom w:val="0"/>
          <w:divBdr>
            <w:top w:val="none" w:sz="0" w:space="0" w:color="auto"/>
            <w:left w:val="none" w:sz="0" w:space="0" w:color="auto"/>
            <w:bottom w:val="none" w:sz="0" w:space="0" w:color="auto"/>
            <w:right w:val="none" w:sz="0" w:space="0" w:color="auto"/>
          </w:divBdr>
        </w:div>
        <w:div w:id="933054727">
          <w:marLeft w:val="640"/>
          <w:marRight w:val="0"/>
          <w:marTop w:val="0"/>
          <w:marBottom w:val="0"/>
          <w:divBdr>
            <w:top w:val="none" w:sz="0" w:space="0" w:color="auto"/>
            <w:left w:val="none" w:sz="0" w:space="0" w:color="auto"/>
            <w:bottom w:val="none" w:sz="0" w:space="0" w:color="auto"/>
            <w:right w:val="none" w:sz="0" w:space="0" w:color="auto"/>
          </w:divBdr>
        </w:div>
        <w:div w:id="596206923">
          <w:marLeft w:val="640"/>
          <w:marRight w:val="0"/>
          <w:marTop w:val="0"/>
          <w:marBottom w:val="0"/>
          <w:divBdr>
            <w:top w:val="none" w:sz="0" w:space="0" w:color="auto"/>
            <w:left w:val="none" w:sz="0" w:space="0" w:color="auto"/>
            <w:bottom w:val="none" w:sz="0" w:space="0" w:color="auto"/>
            <w:right w:val="none" w:sz="0" w:space="0" w:color="auto"/>
          </w:divBdr>
        </w:div>
        <w:div w:id="352149386">
          <w:marLeft w:val="640"/>
          <w:marRight w:val="0"/>
          <w:marTop w:val="0"/>
          <w:marBottom w:val="0"/>
          <w:divBdr>
            <w:top w:val="none" w:sz="0" w:space="0" w:color="auto"/>
            <w:left w:val="none" w:sz="0" w:space="0" w:color="auto"/>
            <w:bottom w:val="none" w:sz="0" w:space="0" w:color="auto"/>
            <w:right w:val="none" w:sz="0" w:space="0" w:color="auto"/>
          </w:divBdr>
        </w:div>
        <w:div w:id="1321957703">
          <w:marLeft w:val="640"/>
          <w:marRight w:val="0"/>
          <w:marTop w:val="0"/>
          <w:marBottom w:val="0"/>
          <w:divBdr>
            <w:top w:val="none" w:sz="0" w:space="0" w:color="auto"/>
            <w:left w:val="none" w:sz="0" w:space="0" w:color="auto"/>
            <w:bottom w:val="none" w:sz="0" w:space="0" w:color="auto"/>
            <w:right w:val="none" w:sz="0" w:space="0" w:color="auto"/>
          </w:divBdr>
        </w:div>
        <w:div w:id="1186167321">
          <w:marLeft w:val="640"/>
          <w:marRight w:val="0"/>
          <w:marTop w:val="0"/>
          <w:marBottom w:val="0"/>
          <w:divBdr>
            <w:top w:val="none" w:sz="0" w:space="0" w:color="auto"/>
            <w:left w:val="none" w:sz="0" w:space="0" w:color="auto"/>
            <w:bottom w:val="none" w:sz="0" w:space="0" w:color="auto"/>
            <w:right w:val="none" w:sz="0" w:space="0" w:color="auto"/>
          </w:divBdr>
        </w:div>
        <w:div w:id="1228106785">
          <w:marLeft w:val="640"/>
          <w:marRight w:val="0"/>
          <w:marTop w:val="0"/>
          <w:marBottom w:val="0"/>
          <w:divBdr>
            <w:top w:val="none" w:sz="0" w:space="0" w:color="auto"/>
            <w:left w:val="none" w:sz="0" w:space="0" w:color="auto"/>
            <w:bottom w:val="none" w:sz="0" w:space="0" w:color="auto"/>
            <w:right w:val="none" w:sz="0" w:space="0" w:color="auto"/>
          </w:divBdr>
        </w:div>
        <w:div w:id="1436361596">
          <w:marLeft w:val="640"/>
          <w:marRight w:val="0"/>
          <w:marTop w:val="0"/>
          <w:marBottom w:val="0"/>
          <w:divBdr>
            <w:top w:val="none" w:sz="0" w:space="0" w:color="auto"/>
            <w:left w:val="none" w:sz="0" w:space="0" w:color="auto"/>
            <w:bottom w:val="none" w:sz="0" w:space="0" w:color="auto"/>
            <w:right w:val="none" w:sz="0" w:space="0" w:color="auto"/>
          </w:divBdr>
        </w:div>
      </w:divsChild>
    </w:div>
    <w:div w:id="1290743175">
      <w:bodyDiv w:val="1"/>
      <w:marLeft w:val="0"/>
      <w:marRight w:val="0"/>
      <w:marTop w:val="0"/>
      <w:marBottom w:val="0"/>
      <w:divBdr>
        <w:top w:val="none" w:sz="0" w:space="0" w:color="auto"/>
        <w:left w:val="none" w:sz="0" w:space="0" w:color="auto"/>
        <w:bottom w:val="none" w:sz="0" w:space="0" w:color="auto"/>
        <w:right w:val="none" w:sz="0" w:space="0" w:color="auto"/>
      </w:divBdr>
      <w:divsChild>
        <w:div w:id="366637479">
          <w:marLeft w:val="640"/>
          <w:marRight w:val="0"/>
          <w:marTop w:val="0"/>
          <w:marBottom w:val="0"/>
          <w:divBdr>
            <w:top w:val="none" w:sz="0" w:space="0" w:color="auto"/>
            <w:left w:val="none" w:sz="0" w:space="0" w:color="auto"/>
            <w:bottom w:val="none" w:sz="0" w:space="0" w:color="auto"/>
            <w:right w:val="none" w:sz="0" w:space="0" w:color="auto"/>
          </w:divBdr>
        </w:div>
        <w:div w:id="1139494684">
          <w:marLeft w:val="640"/>
          <w:marRight w:val="0"/>
          <w:marTop w:val="0"/>
          <w:marBottom w:val="0"/>
          <w:divBdr>
            <w:top w:val="none" w:sz="0" w:space="0" w:color="auto"/>
            <w:left w:val="none" w:sz="0" w:space="0" w:color="auto"/>
            <w:bottom w:val="none" w:sz="0" w:space="0" w:color="auto"/>
            <w:right w:val="none" w:sz="0" w:space="0" w:color="auto"/>
          </w:divBdr>
        </w:div>
        <w:div w:id="287512574">
          <w:marLeft w:val="640"/>
          <w:marRight w:val="0"/>
          <w:marTop w:val="0"/>
          <w:marBottom w:val="0"/>
          <w:divBdr>
            <w:top w:val="none" w:sz="0" w:space="0" w:color="auto"/>
            <w:left w:val="none" w:sz="0" w:space="0" w:color="auto"/>
            <w:bottom w:val="none" w:sz="0" w:space="0" w:color="auto"/>
            <w:right w:val="none" w:sz="0" w:space="0" w:color="auto"/>
          </w:divBdr>
        </w:div>
        <w:div w:id="43725192">
          <w:marLeft w:val="640"/>
          <w:marRight w:val="0"/>
          <w:marTop w:val="0"/>
          <w:marBottom w:val="0"/>
          <w:divBdr>
            <w:top w:val="none" w:sz="0" w:space="0" w:color="auto"/>
            <w:left w:val="none" w:sz="0" w:space="0" w:color="auto"/>
            <w:bottom w:val="none" w:sz="0" w:space="0" w:color="auto"/>
            <w:right w:val="none" w:sz="0" w:space="0" w:color="auto"/>
          </w:divBdr>
        </w:div>
        <w:div w:id="973677823">
          <w:marLeft w:val="640"/>
          <w:marRight w:val="0"/>
          <w:marTop w:val="0"/>
          <w:marBottom w:val="0"/>
          <w:divBdr>
            <w:top w:val="none" w:sz="0" w:space="0" w:color="auto"/>
            <w:left w:val="none" w:sz="0" w:space="0" w:color="auto"/>
            <w:bottom w:val="none" w:sz="0" w:space="0" w:color="auto"/>
            <w:right w:val="none" w:sz="0" w:space="0" w:color="auto"/>
          </w:divBdr>
        </w:div>
        <w:div w:id="1498224861">
          <w:marLeft w:val="640"/>
          <w:marRight w:val="0"/>
          <w:marTop w:val="0"/>
          <w:marBottom w:val="0"/>
          <w:divBdr>
            <w:top w:val="none" w:sz="0" w:space="0" w:color="auto"/>
            <w:left w:val="none" w:sz="0" w:space="0" w:color="auto"/>
            <w:bottom w:val="none" w:sz="0" w:space="0" w:color="auto"/>
            <w:right w:val="none" w:sz="0" w:space="0" w:color="auto"/>
          </w:divBdr>
        </w:div>
        <w:div w:id="1487286611">
          <w:marLeft w:val="640"/>
          <w:marRight w:val="0"/>
          <w:marTop w:val="0"/>
          <w:marBottom w:val="0"/>
          <w:divBdr>
            <w:top w:val="none" w:sz="0" w:space="0" w:color="auto"/>
            <w:left w:val="none" w:sz="0" w:space="0" w:color="auto"/>
            <w:bottom w:val="none" w:sz="0" w:space="0" w:color="auto"/>
            <w:right w:val="none" w:sz="0" w:space="0" w:color="auto"/>
          </w:divBdr>
        </w:div>
        <w:div w:id="1393040512">
          <w:marLeft w:val="640"/>
          <w:marRight w:val="0"/>
          <w:marTop w:val="0"/>
          <w:marBottom w:val="0"/>
          <w:divBdr>
            <w:top w:val="none" w:sz="0" w:space="0" w:color="auto"/>
            <w:left w:val="none" w:sz="0" w:space="0" w:color="auto"/>
            <w:bottom w:val="none" w:sz="0" w:space="0" w:color="auto"/>
            <w:right w:val="none" w:sz="0" w:space="0" w:color="auto"/>
          </w:divBdr>
        </w:div>
        <w:div w:id="1683584451">
          <w:marLeft w:val="640"/>
          <w:marRight w:val="0"/>
          <w:marTop w:val="0"/>
          <w:marBottom w:val="0"/>
          <w:divBdr>
            <w:top w:val="none" w:sz="0" w:space="0" w:color="auto"/>
            <w:left w:val="none" w:sz="0" w:space="0" w:color="auto"/>
            <w:bottom w:val="none" w:sz="0" w:space="0" w:color="auto"/>
            <w:right w:val="none" w:sz="0" w:space="0" w:color="auto"/>
          </w:divBdr>
        </w:div>
        <w:div w:id="1404642562">
          <w:marLeft w:val="640"/>
          <w:marRight w:val="0"/>
          <w:marTop w:val="0"/>
          <w:marBottom w:val="0"/>
          <w:divBdr>
            <w:top w:val="none" w:sz="0" w:space="0" w:color="auto"/>
            <w:left w:val="none" w:sz="0" w:space="0" w:color="auto"/>
            <w:bottom w:val="none" w:sz="0" w:space="0" w:color="auto"/>
            <w:right w:val="none" w:sz="0" w:space="0" w:color="auto"/>
          </w:divBdr>
        </w:div>
        <w:div w:id="1365443753">
          <w:marLeft w:val="640"/>
          <w:marRight w:val="0"/>
          <w:marTop w:val="0"/>
          <w:marBottom w:val="0"/>
          <w:divBdr>
            <w:top w:val="none" w:sz="0" w:space="0" w:color="auto"/>
            <w:left w:val="none" w:sz="0" w:space="0" w:color="auto"/>
            <w:bottom w:val="none" w:sz="0" w:space="0" w:color="auto"/>
            <w:right w:val="none" w:sz="0" w:space="0" w:color="auto"/>
          </w:divBdr>
        </w:div>
        <w:div w:id="1382827677">
          <w:marLeft w:val="640"/>
          <w:marRight w:val="0"/>
          <w:marTop w:val="0"/>
          <w:marBottom w:val="0"/>
          <w:divBdr>
            <w:top w:val="none" w:sz="0" w:space="0" w:color="auto"/>
            <w:left w:val="none" w:sz="0" w:space="0" w:color="auto"/>
            <w:bottom w:val="none" w:sz="0" w:space="0" w:color="auto"/>
            <w:right w:val="none" w:sz="0" w:space="0" w:color="auto"/>
          </w:divBdr>
        </w:div>
        <w:div w:id="434862224">
          <w:marLeft w:val="640"/>
          <w:marRight w:val="0"/>
          <w:marTop w:val="0"/>
          <w:marBottom w:val="0"/>
          <w:divBdr>
            <w:top w:val="none" w:sz="0" w:space="0" w:color="auto"/>
            <w:left w:val="none" w:sz="0" w:space="0" w:color="auto"/>
            <w:bottom w:val="none" w:sz="0" w:space="0" w:color="auto"/>
            <w:right w:val="none" w:sz="0" w:space="0" w:color="auto"/>
          </w:divBdr>
        </w:div>
        <w:div w:id="1285043782">
          <w:marLeft w:val="640"/>
          <w:marRight w:val="0"/>
          <w:marTop w:val="0"/>
          <w:marBottom w:val="0"/>
          <w:divBdr>
            <w:top w:val="none" w:sz="0" w:space="0" w:color="auto"/>
            <w:left w:val="none" w:sz="0" w:space="0" w:color="auto"/>
            <w:bottom w:val="none" w:sz="0" w:space="0" w:color="auto"/>
            <w:right w:val="none" w:sz="0" w:space="0" w:color="auto"/>
          </w:divBdr>
        </w:div>
        <w:div w:id="1145971138">
          <w:marLeft w:val="640"/>
          <w:marRight w:val="0"/>
          <w:marTop w:val="0"/>
          <w:marBottom w:val="0"/>
          <w:divBdr>
            <w:top w:val="none" w:sz="0" w:space="0" w:color="auto"/>
            <w:left w:val="none" w:sz="0" w:space="0" w:color="auto"/>
            <w:bottom w:val="none" w:sz="0" w:space="0" w:color="auto"/>
            <w:right w:val="none" w:sz="0" w:space="0" w:color="auto"/>
          </w:divBdr>
        </w:div>
        <w:div w:id="645283527">
          <w:marLeft w:val="640"/>
          <w:marRight w:val="0"/>
          <w:marTop w:val="0"/>
          <w:marBottom w:val="0"/>
          <w:divBdr>
            <w:top w:val="none" w:sz="0" w:space="0" w:color="auto"/>
            <w:left w:val="none" w:sz="0" w:space="0" w:color="auto"/>
            <w:bottom w:val="none" w:sz="0" w:space="0" w:color="auto"/>
            <w:right w:val="none" w:sz="0" w:space="0" w:color="auto"/>
          </w:divBdr>
        </w:div>
        <w:div w:id="1613782356">
          <w:marLeft w:val="640"/>
          <w:marRight w:val="0"/>
          <w:marTop w:val="0"/>
          <w:marBottom w:val="0"/>
          <w:divBdr>
            <w:top w:val="none" w:sz="0" w:space="0" w:color="auto"/>
            <w:left w:val="none" w:sz="0" w:space="0" w:color="auto"/>
            <w:bottom w:val="none" w:sz="0" w:space="0" w:color="auto"/>
            <w:right w:val="none" w:sz="0" w:space="0" w:color="auto"/>
          </w:divBdr>
        </w:div>
        <w:div w:id="115759877">
          <w:marLeft w:val="640"/>
          <w:marRight w:val="0"/>
          <w:marTop w:val="0"/>
          <w:marBottom w:val="0"/>
          <w:divBdr>
            <w:top w:val="none" w:sz="0" w:space="0" w:color="auto"/>
            <w:left w:val="none" w:sz="0" w:space="0" w:color="auto"/>
            <w:bottom w:val="none" w:sz="0" w:space="0" w:color="auto"/>
            <w:right w:val="none" w:sz="0" w:space="0" w:color="auto"/>
          </w:divBdr>
        </w:div>
        <w:div w:id="1668168932">
          <w:marLeft w:val="640"/>
          <w:marRight w:val="0"/>
          <w:marTop w:val="0"/>
          <w:marBottom w:val="0"/>
          <w:divBdr>
            <w:top w:val="none" w:sz="0" w:space="0" w:color="auto"/>
            <w:left w:val="none" w:sz="0" w:space="0" w:color="auto"/>
            <w:bottom w:val="none" w:sz="0" w:space="0" w:color="auto"/>
            <w:right w:val="none" w:sz="0" w:space="0" w:color="auto"/>
          </w:divBdr>
        </w:div>
        <w:div w:id="344333550">
          <w:marLeft w:val="640"/>
          <w:marRight w:val="0"/>
          <w:marTop w:val="0"/>
          <w:marBottom w:val="0"/>
          <w:divBdr>
            <w:top w:val="none" w:sz="0" w:space="0" w:color="auto"/>
            <w:left w:val="none" w:sz="0" w:space="0" w:color="auto"/>
            <w:bottom w:val="none" w:sz="0" w:space="0" w:color="auto"/>
            <w:right w:val="none" w:sz="0" w:space="0" w:color="auto"/>
          </w:divBdr>
        </w:div>
        <w:div w:id="1991517328">
          <w:marLeft w:val="640"/>
          <w:marRight w:val="0"/>
          <w:marTop w:val="0"/>
          <w:marBottom w:val="0"/>
          <w:divBdr>
            <w:top w:val="none" w:sz="0" w:space="0" w:color="auto"/>
            <w:left w:val="none" w:sz="0" w:space="0" w:color="auto"/>
            <w:bottom w:val="none" w:sz="0" w:space="0" w:color="auto"/>
            <w:right w:val="none" w:sz="0" w:space="0" w:color="auto"/>
          </w:divBdr>
        </w:div>
        <w:div w:id="1217083767">
          <w:marLeft w:val="640"/>
          <w:marRight w:val="0"/>
          <w:marTop w:val="0"/>
          <w:marBottom w:val="0"/>
          <w:divBdr>
            <w:top w:val="none" w:sz="0" w:space="0" w:color="auto"/>
            <w:left w:val="none" w:sz="0" w:space="0" w:color="auto"/>
            <w:bottom w:val="none" w:sz="0" w:space="0" w:color="auto"/>
            <w:right w:val="none" w:sz="0" w:space="0" w:color="auto"/>
          </w:divBdr>
        </w:div>
        <w:div w:id="411270666">
          <w:marLeft w:val="640"/>
          <w:marRight w:val="0"/>
          <w:marTop w:val="0"/>
          <w:marBottom w:val="0"/>
          <w:divBdr>
            <w:top w:val="none" w:sz="0" w:space="0" w:color="auto"/>
            <w:left w:val="none" w:sz="0" w:space="0" w:color="auto"/>
            <w:bottom w:val="none" w:sz="0" w:space="0" w:color="auto"/>
            <w:right w:val="none" w:sz="0" w:space="0" w:color="auto"/>
          </w:divBdr>
        </w:div>
        <w:div w:id="1923642034">
          <w:marLeft w:val="640"/>
          <w:marRight w:val="0"/>
          <w:marTop w:val="0"/>
          <w:marBottom w:val="0"/>
          <w:divBdr>
            <w:top w:val="none" w:sz="0" w:space="0" w:color="auto"/>
            <w:left w:val="none" w:sz="0" w:space="0" w:color="auto"/>
            <w:bottom w:val="none" w:sz="0" w:space="0" w:color="auto"/>
            <w:right w:val="none" w:sz="0" w:space="0" w:color="auto"/>
          </w:divBdr>
        </w:div>
        <w:div w:id="931666554">
          <w:marLeft w:val="640"/>
          <w:marRight w:val="0"/>
          <w:marTop w:val="0"/>
          <w:marBottom w:val="0"/>
          <w:divBdr>
            <w:top w:val="none" w:sz="0" w:space="0" w:color="auto"/>
            <w:left w:val="none" w:sz="0" w:space="0" w:color="auto"/>
            <w:bottom w:val="none" w:sz="0" w:space="0" w:color="auto"/>
            <w:right w:val="none" w:sz="0" w:space="0" w:color="auto"/>
          </w:divBdr>
        </w:div>
        <w:div w:id="1291084364">
          <w:marLeft w:val="640"/>
          <w:marRight w:val="0"/>
          <w:marTop w:val="0"/>
          <w:marBottom w:val="0"/>
          <w:divBdr>
            <w:top w:val="none" w:sz="0" w:space="0" w:color="auto"/>
            <w:left w:val="none" w:sz="0" w:space="0" w:color="auto"/>
            <w:bottom w:val="none" w:sz="0" w:space="0" w:color="auto"/>
            <w:right w:val="none" w:sz="0" w:space="0" w:color="auto"/>
          </w:divBdr>
        </w:div>
        <w:div w:id="291978900">
          <w:marLeft w:val="640"/>
          <w:marRight w:val="0"/>
          <w:marTop w:val="0"/>
          <w:marBottom w:val="0"/>
          <w:divBdr>
            <w:top w:val="none" w:sz="0" w:space="0" w:color="auto"/>
            <w:left w:val="none" w:sz="0" w:space="0" w:color="auto"/>
            <w:bottom w:val="none" w:sz="0" w:space="0" w:color="auto"/>
            <w:right w:val="none" w:sz="0" w:space="0" w:color="auto"/>
          </w:divBdr>
        </w:div>
        <w:div w:id="1204713808">
          <w:marLeft w:val="640"/>
          <w:marRight w:val="0"/>
          <w:marTop w:val="0"/>
          <w:marBottom w:val="0"/>
          <w:divBdr>
            <w:top w:val="none" w:sz="0" w:space="0" w:color="auto"/>
            <w:left w:val="none" w:sz="0" w:space="0" w:color="auto"/>
            <w:bottom w:val="none" w:sz="0" w:space="0" w:color="auto"/>
            <w:right w:val="none" w:sz="0" w:space="0" w:color="auto"/>
          </w:divBdr>
        </w:div>
        <w:div w:id="728847820">
          <w:marLeft w:val="640"/>
          <w:marRight w:val="0"/>
          <w:marTop w:val="0"/>
          <w:marBottom w:val="0"/>
          <w:divBdr>
            <w:top w:val="none" w:sz="0" w:space="0" w:color="auto"/>
            <w:left w:val="none" w:sz="0" w:space="0" w:color="auto"/>
            <w:bottom w:val="none" w:sz="0" w:space="0" w:color="auto"/>
            <w:right w:val="none" w:sz="0" w:space="0" w:color="auto"/>
          </w:divBdr>
        </w:div>
        <w:div w:id="301887339">
          <w:marLeft w:val="640"/>
          <w:marRight w:val="0"/>
          <w:marTop w:val="0"/>
          <w:marBottom w:val="0"/>
          <w:divBdr>
            <w:top w:val="none" w:sz="0" w:space="0" w:color="auto"/>
            <w:left w:val="none" w:sz="0" w:space="0" w:color="auto"/>
            <w:bottom w:val="none" w:sz="0" w:space="0" w:color="auto"/>
            <w:right w:val="none" w:sz="0" w:space="0" w:color="auto"/>
          </w:divBdr>
        </w:div>
        <w:div w:id="1993482895">
          <w:marLeft w:val="640"/>
          <w:marRight w:val="0"/>
          <w:marTop w:val="0"/>
          <w:marBottom w:val="0"/>
          <w:divBdr>
            <w:top w:val="none" w:sz="0" w:space="0" w:color="auto"/>
            <w:left w:val="none" w:sz="0" w:space="0" w:color="auto"/>
            <w:bottom w:val="none" w:sz="0" w:space="0" w:color="auto"/>
            <w:right w:val="none" w:sz="0" w:space="0" w:color="auto"/>
          </w:divBdr>
        </w:div>
        <w:div w:id="1435247635">
          <w:marLeft w:val="640"/>
          <w:marRight w:val="0"/>
          <w:marTop w:val="0"/>
          <w:marBottom w:val="0"/>
          <w:divBdr>
            <w:top w:val="none" w:sz="0" w:space="0" w:color="auto"/>
            <w:left w:val="none" w:sz="0" w:space="0" w:color="auto"/>
            <w:bottom w:val="none" w:sz="0" w:space="0" w:color="auto"/>
            <w:right w:val="none" w:sz="0" w:space="0" w:color="auto"/>
          </w:divBdr>
        </w:div>
        <w:div w:id="74711546">
          <w:marLeft w:val="640"/>
          <w:marRight w:val="0"/>
          <w:marTop w:val="0"/>
          <w:marBottom w:val="0"/>
          <w:divBdr>
            <w:top w:val="none" w:sz="0" w:space="0" w:color="auto"/>
            <w:left w:val="none" w:sz="0" w:space="0" w:color="auto"/>
            <w:bottom w:val="none" w:sz="0" w:space="0" w:color="auto"/>
            <w:right w:val="none" w:sz="0" w:space="0" w:color="auto"/>
          </w:divBdr>
        </w:div>
        <w:div w:id="1280602528">
          <w:marLeft w:val="640"/>
          <w:marRight w:val="0"/>
          <w:marTop w:val="0"/>
          <w:marBottom w:val="0"/>
          <w:divBdr>
            <w:top w:val="none" w:sz="0" w:space="0" w:color="auto"/>
            <w:left w:val="none" w:sz="0" w:space="0" w:color="auto"/>
            <w:bottom w:val="none" w:sz="0" w:space="0" w:color="auto"/>
            <w:right w:val="none" w:sz="0" w:space="0" w:color="auto"/>
          </w:divBdr>
        </w:div>
        <w:div w:id="873932169">
          <w:marLeft w:val="640"/>
          <w:marRight w:val="0"/>
          <w:marTop w:val="0"/>
          <w:marBottom w:val="0"/>
          <w:divBdr>
            <w:top w:val="none" w:sz="0" w:space="0" w:color="auto"/>
            <w:left w:val="none" w:sz="0" w:space="0" w:color="auto"/>
            <w:bottom w:val="none" w:sz="0" w:space="0" w:color="auto"/>
            <w:right w:val="none" w:sz="0" w:space="0" w:color="auto"/>
          </w:divBdr>
        </w:div>
        <w:div w:id="157503462">
          <w:marLeft w:val="640"/>
          <w:marRight w:val="0"/>
          <w:marTop w:val="0"/>
          <w:marBottom w:val="0"/>
          <w:divBdr>
            <w:top w:val="none" w:sz="0" w:space="0" w:color="auto"/>
            <w:left w:val="none" w:sz="0" w:space="0" w:color="auto"/>
            <w:bottom w:val="none" w:sz="0" w:space="0" w:color="auto"/>
            <w:right w:val="none" w:sz="0" w:space="0" w:color="auto"/>
          </w:divBdr>
        </w:div>
        <w:div w:id="1300846515">
          <w:marLeft w:val="640"/>
          <w:marRight w:val="0"/>
          <w:marTop w:val="0"/>
          <w:marBottom w:val="0"/>
          <w:divBdr>
            <w:top w:val="none" w:sz="0" w:space="0" w:color="auto"/>
            <w:left w:val="none" w:sz="0" w:space="0" w:color="auto"/>
            <w:bottom w:val="none" w:sz="0" w:space="0" w:color="auto"/>
            <w:right w:val="none" w:sz="0" w:space="0" w:color="auto"/>
          </w:divBdr>
        </w:div>
        <w:div w:id="489098399">
          <w:marLeft w:val="640"/>
          <w:marRight w:val="0"/>
          <w:marTop w:val="0"/>
          <w:marBottom w:val="0"/>
          <w:divBdr>
            <w:top w:val="none" w:sz="0" w:space="0" w:color="auto"/>
            <w:left w:val="none" w:sz="0" w:space="0" w:color="auto"/>
            <w:bottom w:val="none" w:sz="0" w:space="0" w:color="auto"/>
            <w:right w:val="none" w:sz="0" w:space="0" w:color="auto"/>
          </w:divBdr>
        </w:div>
        <w:div w:id="682364356">
          <w:marLeft w:val="640"/>
          <w:marRight w:val="0"/>
          <w:marTop w:val="0"/>
          <w:marBottom w:val="0"/>
          <w:divBdr>
            <w:top w:val="none" w:sz="0" w:space="0" w:color="auto"/>
            <w:left w:val="none" w:sz="0" w:space="0" w:color="auto"/>
            <w:bottom w:val="none" w:sz="0" w:space="0" w:color="auto"/>
            <w:right w:val="none" w:sz="0" w:space="0" w:color="auto"/>
          </w:divBdr>
        </w:div>
        <w:div w:id="896475447">
          <w:marLeft w:val="640"/>
          <w:marRight w:val="0"/>
          <w:marTop w:val="0"/>
          <w:marBottom w:val="0"/>
          <w:divBdr>
            <w:top w:val="none" w:sz="0" w:space="0" w:color="auto"/>
            <w:left w:val="none" w:sz="0" w:space="0" w:color="auto"/>
            <w:bottom w:val="none" w:sz="0" w:space="0" w:color="auto"/>
            <w:right w:val="none" w:sz="0" w:space="0" w:color="auto"/>
          </w:divBdr>
        </w:div>
        <w:div w:id="1163395302">
          <w:marLeft w:val="640"/>
          <w:marRight w:val="0"/>
          <w:marTop w:val="0"/>
          <w:marBottom w:val="0"/>
          <w:divBdr>
            <w:top w:val="none" w:sz="0" w:space="0" w:color="auto"/>
            <w:left w:val="none" w:sz="0" w:space="0" w:color="auto"/>
            <w:bottom w:val="none" w:sz="0" w:space="0" w:color="auto"/>
            <w:right w:val="none" w:sz="0" w:space="0" w:color="auto"/>
          </w:divBdr>
        </w:div>
        <w:div w:id="170992392">
          <w:marLeft w:val="640"/>
          <w:marRight w:val="0"/>
          <w:marTop w:val="0"/>
          <w:marBottom w:val="0"/>
          <w:divBdr>
            <w:top w:val="none" w:sz="0" w:space="0" w:color="auto"/>
            <w:left w:val="none" w:sz="0" w:space="0" w:color="auto"/>
            <w:bottom w:val="none" w:sz="0" w:space="0" w:color="auto"/>
            <w:right w:val="none" w:sz="0" w:space="0" w:color="auto"/>
          </w:divBdr>
        </w:div>
        <w:div w:id="14816533">
          <w:marLeft w:val="640"/>
          <w:marRight w:val="0"/>
          <w:marTop w:val="0"/>
          <w:marBottom w:val="0"/>
          <w:divBdr>
            <w:top w:val="none" w:sz="0" w:space="0" w:color="auto"/>
            <w:left w:val="none" w:sz="0" w:space="0" w:color="auto"/>
            <w:bottom w:val="none" w:sz="0" w:space="0" w:color="auto"/>
            <w:right w:val="none" w:sz="0" w:space="0" w:color="auto"/>
          </w:divBdr>
        </w:div>
        <w:div w:id="1482309343">
          <w:marLeft w:val="640"/>
          <w:marRight w:val="0"/>
          <w:marTop w:val="0"/>
          <w:marBottom w:val="0"/>
          <w:divBdr>
            <w:top w:val="none" w:sz="0" w:space="0" w:color="auto"/>
            <w:left w:val="none" w:sz="0" w:space="0" w:color="auto"/>
            <w:bottom w:val="none" w:sz="0" w:space="0" w:color="auto"/>
            <w:right w:val="none" w:sz="0" w:space="0" w:color="auto"/>
          </w:divBdr>
        </w:div>
        <w:div w:id="2125805492">
          <w:marLeft w:val="640"/>
          <w:marRight w:val="0"/>
          <w:marTop w:val="0"/>
          <w:marBottom w:val="0"/>
          <w:divBdr>
            <w:top w:val="none" w:sz="0" w:space="0" w:color="auto"/>
            <w:left w:val="none" w:sz="0" w:space="0" w:color="auto"/>
            <w:bottom w:val="none" w:sz="0" w:space="0" w:color="auto"/>
            <w:right w:val="none" w:sz="0" w:space="0" w:color="auto"/>
          </w:divBdr>
        </w:div>
        <w:div w:id="304702936">
          <w:marLeft w:val="640"/>
          <w:marRight w:val="0"/>
          <w:marTop w:val="0"/>
          <w:marBottom w:val="0"/>
          <w:divBdr>
            <w:top w:val="none" w:sz="0" w:space="0" w:color="auto"/>
            <w:left w:val="none" w:sz="0" w:space="0" w:color="auto"/>
            <w:bottom w:val="none" w:sz="0" w:space="0" w:color="auto"/>
            <w:right w:val="none" w:sz="0" w:space="0" w:color="auto"/>
          </w:divBdr>
        </w:div>
        <w:div w:id="1076897667">
          <w:marLeft w:val="640"/>
          <w:marRight w:val="0"/>
          <w:marTop w:val="0"/>
          <w:marBottom w:val="0"/>
          <w:divBdr>
            <w:top w:val="none" w:sz="0" w:space="0" w:color="auto"/>
            <w:left w:val="none" w:sz="0" w:space="0" w:color="auto"/>
            <w:bottom w:val="none" w:sz="0" w:space="0" w:color="auto"/>
            <w:right w:val="none" w:sz="0" w:space="0" w:color="auto"/>
          </w:divBdr>
        </w:div>
        <w:div w:id="1449853351">
          <w:marLeft w:val="640"/>
          <w:marRight w:val="0"/>
          <w:marTop w:val="0"/>
          <w:marBottom w:val="0"/>
          <w:divBdr>
            <w:top w:val="none" w:sz="0" w:space="0" w:color="auto"/>
            <w:left w:val="none" w:sz="0" w:space="0" w:color="auto"/>
            <w:bottom w:val="none" w:sz="0" w:space="0" w:color="auto"/>
            <w:right w:val="none" w:sz="0" w:space="0" w:color="auto"/>
          </w:divBdr>
        </w:div>
        <w:div w:id="1545873140">
          <w:marLeft w:val="640"/>
          <w:marRight w:val="0"/>
          <w:marTop w:val="0"/>
          <w:marBottom w:val="0"/>
          <w:divBdr>
            <w:top w:val="none" w:sz="0" w:space="0" w:color="auto"/>
            <w:left w:val="none" w:sz="0" w:space="0" w:color="auto"/>
            <w:bottom w:val="none" w:sz="0" w:space="0" w:color="auto"/>
            <w:right w:val="none" w:sz="0" w:space="0" w:color="auto"/>
          </w:divBdr>
        </w:div>
        <w:div w:id="40137484">
          <w:marLeft w:val="640"/>
          <w:marRight w:val="0"/>
          <w:marTop w:val="0"/>
          <w:marBottom w:val="0"/>
          <w:divBdr>
            <w:top w:val="none" w:sz="0" w:space="0" w:color="auto"/>
            <w:left w:val="none" w:sz="0" w:space="0" w:color="auto"/>
            <w:bottom w:val="none" w:sz="0" w:space="0" w:color="auto"/>
            <w:right w:val="none" w:sz="0" w:space="0" w:color="auto"/>
          </w:divBdr>
        </w:div>
        <w:div w:id="1217231524">
          <w:marLeft w:val="640"/>
          <w:marRight w:val="0"/>
          <w:marTop w:val="0"/>
          <w:marBottom w:val="0"/>
          <w:divBdr>
            <w:top w:val="none" w:sz="0" w:space="0" w:color="auto"/>
            <w:left w:val="none" w:sz="0" w:space="0" w:color="auto"/>
            <w:bottom w:val="none" w:sz="0" w:space="0" w:color="auto"/>
            <w:right w:val="none" w:sz="0" w:space="0" w:color="auto"/>
          </w:divBdr>
        </w:div>
        <w:div w:id="307246589">
          <w:marLeft w:val="640"/>
          <w:marRight w:val="0"/>
          <w:marTop w:val="0"/>
          <w:marBottom w:val="0"/>
          <w:divBdr>
            <w:top w:val="none" w:sz="0" w:space="0" w:color="auto"/>
            <w:left w:val="none" w:sz="0" w:space="0" w:color="auto"/>
            <w:bottom w:val="none" w:sz="0" w:space="0" w:color="auto"/>
            <w:right w:val="none" w:sz="0" w:space="0" w:color="auto"/>
          </w:divBdr>
        </w:div>
        <w:div w:id="860244293">
          <w:marLeft w:val="640"/>
          <w:marRight w:val="0"/>
          <w:marTop w:val="0"/>
          <w:marBottom w:val="0"/>
          <w:divBdr>
            <w:top w:val="none" w:sz="0" w:space="0" w:color="auto"/>
            <w:left w:val="none" w:sz="0" w:space="0" w:color="auto"/>
            <w:bottom w:val="none" w:sz="0" w:space="0" w:color="auto"/>
            <w:right w:val="none" w:sz="0" w:space="0" w:color="auto"/>
          </w:divBdr>
        </w:div>
        <w:div w:id="2010862341">
          <w:marLeft w:val="640"/>
          <w:marRight w:val="0"/>
          <w:marTop w:val="0"/>
          <w:marBottom w:val="0"/>
          <w:divBdr>
            <w:top w:val="none" w:sz="0" w:space="0" w:color="auto"/>
            <w:left w:val="none" w:sz="0" w:space="0" w:color="auto"/>
            <w:bottom w:val="none" w:sz="0" w:space="0" w:color="auto"/>
            <w:right w:val="none" w:sz="0" w:space="0" w:color="auto"/>
          </w:divBdr>
        </w:div>
        <w:div w:id="238298386">
          <w:marLeft w:val="640"/>
          <w:marRight w:val="0"/>
          <w:marTop w:val="0"/>
          <w:marBottom w:val="0"/>
          <w:divBdr>
            <w:top w:val="none" w:sz="0" w:space="0" w:color="auto"/>
            <w:left w:val="none" w:sz="0" w:space="0" w:color="auto"/>
            <w:bottom w:val="none" w:sz="0" w:space="0" w:color="auto"/>
            <w:right w:val="none" w:sz="0" w:space="0" w:color="auto"/>
          </w:divBdr>
        </w:div>
        <w:div w:id="772894594">
          <w:marLeft w:val="640"/>
          <w:marRight w:val="0"/>
          <w:marTop w:val="0"/>
          <w:marBottom w:val="0"/>
          <w:divBdr>
            <w:top w:val="none" w:sz="0" w:space="0" w:color="auto"/>
            <w:left w:val="none" w:sz="0" w:space="0" w:color="auto"/>
            <w:bottom w:val="none" w:sz="0" w:space="0" w:color="auto"/>
            <w:right w:val="none" w:sz="0" w:space="0" w:color="auto"/>
          </w:divBdr>
        </w:div>
        <w:div w:id="1766605685">
          <w:marLeft w:val="640"/>
          <w:marRight w:val="0"/>
          <w:marTop w:val="0"/>
          <w:marBottom w:val="0"/>
          <w:divBdr>
            <w:top w:val="none" w:sz="0" w:space="0" w:color="auto"/>
            <w:left w:val="none" w:sz="0" w:space="0" w:color="auto"/>
            <w:bottom w:val="none" w:sz="0" w:space="0" w:color="auto"/>
            <w:right w:val="none" w:sz="0" w:space="0" w:color="auto"/>
          </w:divBdr>
        </w:div>
        <w:div w:id="1768189337">
          <w:marLeft w:val="640"/>
          <w:marRight w:val="0"/>
          <w:marTop w:val="0"/>
          <w:marBottom w:val="0"/>
          <w:divBdr>
            <w:top w:val="none" w:sz="0" w:space="0" w:color="auto"/>
            <w:left w:val="none" w:sz="0" w:space="0" w:color="auto"/>
            <w:bottom w:val="none" w:sz="0" w:space="0" w:color="auto"/>
            <w:right w:val="none" w:sz="0" w:space="0" w:color="auto"/>
          </w:divBdr>
        </w:div>
        <w:div w:id="916138042">
          <w:marLeft w:val="640"/>
          <w:marRight w:val="0"/>
          <w:marTop w:val="0"/>
          <w:marBottom w:val="0"/>
          <w:divBdr>
            <w:top w:val="none" w:sz="0" w:space="0" w:color="auto"/>
            <w:left w:val="none" w:sz="0" w:space="0" w:color="auto"/>
            <w:bottom w:val="none" w:sz="0" w:space="0" w:color="auto"/>
            <w:right w:val="none" w:sz="0" w:space="0" w:color="auto"/>
          </w:divBdr>
        </w:div>
        <w:div w:id="1565993514">
          <w:marLeft w:val="640"/>
          <w:marRight w:val="0"/>
          <w:marTop w:val="0"/>
          <w:marBottom w:val="0"/>
          <w:divBdr>
            <w:top w:val="none" w:sz="0" w:space="0" w:color="auto"/>
            <w:left w:val="none" w:sz="0" w:space="0" w:color="auto"/>
            <w:bottom w:val="none" w:sz="0" w:space="0" w:color="auto"/>
            <w:right w:val="none" w:sz="0" w:space="0" w:color="auto"/>
          </w:divBdr>
        </w:div>
        <w:div w:id="783496122">
          <w:marLeft w:val="640"/>
          <w:marRight w:val="0"/>
          <w:marTop w:val="0"/>
          <w:marBottom w:val="0"/>
          <w:divBdr>
            <w:top w:val="none" w:sz="0" w:space="0" w:color="auto"/>
            <w:left w:val="none" w:sz="0" w:space="0" w:color="auto"/>
            <w:bottom w:val="none" w:sz="0" w:space="0" w:color="auto"/>
            <w:right w:val="none" w:sz="0" w:space="0" w:color="auto"/>
          </w:divBdr>
        </w:div>
        <w:div w:id="1888567529">
          <w:marLeft w:val="640"/>
          <w:marRight w:val="0"/>
          <w:marTop w:val="0"/>
          <w:marBottom w:val="0"/>
          <w:divBdr>
            <w:top w:val="none" w:sz="0" w:space="0" w:color="auto"/>
            <w:left w:val="none" w:sz="0" w:space="0" w:color="auto"/>
            <w:bottom w:val="none" w:sz="0" w:space="0" w:color="auto"/>
            <w:right w:val="none" w:sz="0" w:space="0" w:color="auto"/>
          </w:divBdr>
        </w:div>
        <w:div w:id="1021737371">
          <w:marLeft w:val="640"/>
          <w:marRight w:val="0"/>
          <w:marTop w:val="0"/>
          <w:marBottom w:val="0"/>
          <w:divBdr>
            <w:top w:val="none" w:sz="0" w:space="0" w:color="auto"/>
            <w:left w:val="none" w:sz="0" w:space="0" w:color="auto"/>
            <w:bottom w:val="none" w:sz="0" w:space="0" w:color="auto"/>
            <w:right w:val="none" w:sz="0" w:space="0" w:color="auto"/>
          </w:divBdr>
        </w:div>
        <w:div w:id="1305156790">
          <w:marLeft w:val="640"/>
          <w:marRight w:val="0"/>
          <w:marTop w:val="0"/>
          <w:marBottom w:val="0"/>
          <w:divBdr>
            <w:top w:val="none" w:sz="0" w:space="0" w:color="auto"/>
            <w:left w:val="none" w:sz="0" w:space="0" w:color="auto"/>
            <w:bottom w:val="none" w:sz="0" w:space="0" w:color="auto"/>
            <w:right w:val="none" w:sz="0" w:space="0" w:color="auto"/>
          </w:divBdr>
        </w:div>
        <w:div w:id="3673575">
          <w:marLeft w:val="640"/>
          <w:marRight w:val="0"/>
          <w:marTop w:val="0"/>
          <w:marBottom w:val="0"/>
          <w:divBdr>
            <w:top w:val="none" w:sz="0" w:space="0" w:color="auto"/>
            <w:left w:val="none" w:sz="0" w:space="0" w:color="auto"/>
            <w:bottom w:val="none" w:sz="0" w:space="0" w:color="auto"/>
            <w:right w:val="none" w:sz="0" w:space="0" w:color="auto"/>
          </w:divBdr>
        </w:div>
        <w:div w:id="1435592797">
          <w:marLeft w:val="640"/>
          <w:marRight w:val="0"/>
          <w:marTop w:val="0"/>
          <w:marBottom w:val="0"/>
          <w:divBdr>
            <w:top w:val="none" w:sz="0" w:space="0" w:color="auto"/>
            <w:left w:val="none" w:sz="0" w:space="0" w:color="auto"/>
            <w:bottom w:val="none" w:sz="0" w:space="0" w:color="auto"/>
            <w:right w:val="none" w:sz="0" w:space="0" w:color="auto"/>
          </w:divBdr>
        </w:div>
        <w:div w:id="1726101468">
          <w:marLeft w:val="640"/>
          <w:marRight w:val="0"/>
          <w:marTop w:val="0"/>
          <w:marBottom w:val="0"/>
          <w:divBdr>
            <w:top w:val="none" w:sz="0" w:space="0" w:color="auto"/>
            <w:left w:val="none" w:sz="0" w:space="0" w:color="auto"/>
            <w:bottom w:val="none" w:sz="0" w:space="0" w:color="auto"/>
            <w:right w:val="none" w:sz="0" w:space="0" w:color="auto"/>
          </w:divBdr>
        </w:div>
        <w:div w:id="2133131739">
          <w:marLeft w:val="640"/>
          <w:marRight w:val="0"/>
          <w:marTop w:val="0"/>
          <w:marBottom w:val="0"/>
          <w:divBdr>
            <w:top w:val="none" w:sz="0" w:space="0" w:color="auto"/>
            <w:left w:val="none" w:sz="0" w:space="0" w:color="auto"/>
            <w:bottom w:val="none" w:sz="0" w:space="0" w:color="auto"/>
            <w:right w:val="none" w:sz="0" w:space="0" w:color="auto"/>
          </w:divBdr>
        </w:div>
        <w:div w:id="1045255580">
          <w:marLeft w:val="640"/>
          <w:marRight w:val="0"/>
          <w:marTop w:val="0"/>
          <w:marBottom w:val="0"/>
          <w:divBdr>
            <w:top w:val="none" w:sz="0" w:space="0" w:color="auto"/>
            <w:left w:val="none" w:sz="0" w:space="0" w:color="auto"/>
            <w:bottom w:val="none" w:sz="0" w:space="0" w:color="auto"/>
            <w:right w:val="none" w:sz="0" w:space="0" w:color="auto"/>
          </w:divBdr>
        </w:div>
        <w:div w:id="1525555710">
          <w:marLeft w:val="640"/>
          <w:marRight w:val="0"/>
          <w:marTop w:val="0"/>
          <w:marBottom w:val="0"/>
          <w:divBdr>
            <w:top w:val="none" w:sz="0" w:space="0" w:color="auto"/>
            <w:left w:val="none" w:sz="0" w:space="0" w:color="auto"/>
            <w:bottom w:val="none" w:sz="0" w:space="0" w:color="auto"/>
            <w:right w:val="none" w:sz="0" w:space="0" w:color="auto"/>
          </w:divBdr>
        </w:div>
        <w:div w:id="553274988">
          <w:marLeft w:val="640"/>
          <w:marRight w:val="0"/>
          <w:marTop w:val="0"/>
          <w:marBottom w:val="0"/>
          <w:divBdr>
            <w:top w:val="none" w:sz="0" w:space="0" w:color="auto"/>
            <w:left w:val="none" w:sz="0" w:space="0" w:color="auto"/>
            <w:bottom w:val="none" w:sz="0" w:space="0" w:color="auto"/>
            <w:right w:val="none" w:sz="0" w:space="0" w:color="auto"/>
          </w:divBdr>
        </w:div>
        <w:div w:id="895897550">
          <w:marLeft w:val="640"/>
          <w:marRight w:val="0"/>
          <w:marTop w:val="0"/>
          <w:marBottom w:val="0"/>
          <w:divBdr>
            <w:top w:val="none" w:sz="0" w:space="0" w:color="auto"/>
            <w:left w:val="none" w:sz="0" w:space="0" w:color="auto"/>
            <w:bottom w:val="none" w:sz="0" w:space="0" w:color="auto"/>
            <w:right w:val="none" w:sz="0" w:space="0" w:color="auto"/>
          </w:divBdr>
        </w:div>
        <w:div w:id="792988392">
          <w:marLeft w:val="640"/>
          <w:marRight w:val="0"/>
          <w:marTop w:val="0"/>
          <w:marBottom w:val="0"/>
          <w:divBdr>
            <w:top w:val="none" w:sz="0" w:space="0" w:color="auto"/>
            <w:left w:val="none" w:sz="0" w:space="0" w:color="auto"/>
            <w:bottom w:val="none" w:sz="0" w:space="0" w:color="auto"/>
            <w:right w:val="none" w:sz="0" w:space="0" w:color="auto"/>
          </w:divBdr>
        </w:div>
        <w:div w:id="1925413633">
          <w:marLeft w:val="640"/>
          <w:marRight w:val="0"/>
          <w:marTop w:val="0"/>
          <w:marBottom w:val="0"/>
          <w:divBdr>
            <w:top w:val="none" w:sz="0" w:space="0" w:color="auto"/>
            <w:left w:val="none" w:sz="0" w:space="0" w:color="auto"/>
            <w:bottom w:val="none" w:sz="0" w:space="0" w:color="auto"/>
            <w:right w:val="none" w:sz="0" w:space="0" w:color="auto"/>
          </w:divBdr>
        </w:div>
        <w:div w:id="189531546">
          <w:marLeft w:val="640"/>
          <w:marRight w:val="0"/>
          <w:marTop w:val="0"/>
          <w:marBottom w:val="0"/>
          <w:divBdr>
            <w:top w:val="none" w:sz="0" w:space="0" w:color="auto"/>
            <w:left w:val="none" w:sz="0" w:space="0" w:color="auto"/>
            <w:bottom w:val="none" w:sz="0" w:space="0" w:color="auto"/>
            <w:right w:val="none" w:sz="0" w:space="0" w:color="auto"/>
          </w:divBdr>
        </w:div>
        <w:div w:id="1797335433">
          <w:marLeft w:val="640"/>
          <w:marRight w:val="0"/>
          <w:marTop w:val="0"/>
          <w:marBottom w:val="0"/>
          <w:divBdr>
            <w:top w:val="none" w:sz="0" w:space="0" w:color="auto"/>
            <w:left w:val="none" w:sz="0" w:space="0" w:color="auto"/>
            <w:bottom w:val="none" w:sz="0" w:space="0" w:color="auto"/>
            <w:right w:val="none" w:sz="0" w:space="0" w:color="auto"/>
          </w:divBdr>
        </w:div>
        <w:div w:id="2110079499">
          <w:marLeft w:val="640"/>
          <w:marRight w:val="0"/>
          <w:marTop w:val="0"/>
          <w:marBottom w:val="0"/>
          <w:divBdr>
            <w:top w:val="none" w:sz="0" w:space="0" w:color="auto"/>
            <w:left w:val="none" w:sz="0" w:space="0" w:color="auto"/>
            <w:bottom w:val="none" w:sz="0" w:space="0" w:color="auto"/>
            <w:right w:val="none" w:sz="0" w:space="0" w:color="auto"/>
          </w:divBdr>
        </w:div>
        <w:div w:id="1190218510">
          <w:marLeft w:val="640"/>
          <w:marRight w:val="0"/>
          <w:marTop w:val="0"/>
          <w:marBottom w:val="0"/>
          <w:divBdr>
            <w:top w:val="none" w:sz="0" w:space="0" w:color="auto"/>
            <w:left w:val="none" w:sz="0" w:space="0" w:color="auto"/>
            <w:bottom w:val="none" w:sz="0" w:space="0" w:color="auto"/>
            <w:right w:val="none" w:sz="0" w:space="0" w:color="auto"/>
          </w:divBdr>
        </w:div>
        <w:div w:id="2135637147">
          <w:marLeft w:val="640"/>
          <w:marRight w:val="0"/>
          <w:marTop w:val="0"/>
          <w:marBottom w:val="0"/>
          <w:divBdr>
            <w:top w:val="none" w:sz="0" w:space="0" w:color="auto"/>
            <w:left w:val="none" w:sz="0" w:space="0" w:color="auto"/>
            <w:bottom w:val="none" w:sz="0" w:space="0" w:color="auto"/>
            <w:right w:val="none" w:sz="0" w:space="0" w:color="auto"/>
          </w:divBdr>
        </w:div>
        <w:div w:id="641468304">
          <w:marLeft w:val="640"/>
          <w:marRight w:val="0"/>
          <w:marTop w:val="0"/>
          <w:marBottom w:val="0"/>
          <w:divBdr>
            <w:top w:val="none" w:sz="0" w:space="0" w:color="auto"/>
            <w:left w:val="none" w:sz="0" w:space="0" w:color="auto"/>
            <w:bottom w:val="none" w:sz="0" w:space="0" w:color="auto"/>
            <w:right w:val="none" w:sz="0" w:space="0" w:color="auto"/>
          </w:divBdr>
        </w:div>
        <w:div w:id="720985161">
          <w:marLeft w:val="640"/>
          <w:marRight w:val="0"/>
          <w:marTop w:val="0"/>
          <w:marBottom w:val="0"/>
          <w:divBdr>
            <w:top w:val="none" w:sz="0" w:space="0" w:color="auto"/>
            <w:left w:val="none" w:sz="0" w:space="0" w:color="auto"/>
            <w:bottom w:val="none" w:sz="0" w:space="0" w:color="auto"/>
            <w:right w:val="none" w:sz="0" w:space="0" w:color="auto"/>
          </w:divBdr>
        </w:div>
        <w:div w:id="2121755484">
          <w:marLeft w:val="640"/>
          <w:marRight w:val="0"/>
          <w:marTop w:val="0"/>
          <w:marBottom w:val="0"/>
          <w:divBdr>
            <w:top w:val="none" w:sz="0" w:space="0" w:color="auto"/>
            <w:left w:val="none" w:sz="0" w:space="0" w:color="auto"/>
            <w:bottom w:val="none" w:sz="0" w:space="0" w:color="auto"/>
            <w:right w:val="none" w:sz="0" w:space="0" w:color="auto"/>
          </w:divBdr>
        </w:div>
        <w:div w:id="1031028855">
          <w:marLeft w:val="640"/>
          <w:marRight w:val="0"/>
          <w:marTop w:val="0"/>
          <w:marBottom w:val="0"/>
          <w:divBdr>
            <w:top w:val="none" w:sz="0" w:space="0" w:color="auto"/>
            <w:left w:val="none" w:sz="0" w:space="0" w:color="auto"/>
            <w:bottom w:val="none" w:sz="0" w:space="0" w:color="auto"/>
            <w:right w:val="none" w:sz="0" w:space="0" w:color="auto"/>
          </w:divBdr>
        </w:div>
        <w:div w:id="610404605">
          <w:marLeft w:val="640"/>
          <w:marRight w:val="0"/>
          <w:marTop w:val="0"/>
          <w:marBottom w:val="0"/>
          <w:divBdr>
            <w:top w:val="none" w:sz="0" w:space="0" w:color="auto"/>
            <w:left w:val="none" w:sz="0" w:space="0" w:color="auto"/>
            <w:bottom w:val="none" w:sz="0" w:space="0" w:color="auto"/>
            <w:right w:val="none" w:sz="0" w:space="0" w:color="auto"/>
          </w:divBdr>
        </w:div>
        <w:div w:id="1644506903">
          <w:marLeft w:val="640"/>
          <w:marRight w:val="0"/>
          <w:marTop w:val="0"/>
          <w:marBottom w:val="0"/>
          <w:divBdr>
            <w:top w:val="none" w:sz="0" w:space="0" w:color="auto"/>
            <w:left w:val="none" w:sz="0" w:space="0" w:color="auto"/>
            <w:bottom w:val="none" w:sz="0" w:space="0" w:color="auto"/>
            <w:right w:val="none" w:sz="0" w:space="0" w:color="auto"/>
          </w:divBdr>
        </w:div>
        <w:div w:id="467280631">
          <w:marLeft w:val="640"/>
          <w:marRight w:val="0"/>
          <w:marTop w:val="0"/>
          <w:marBottom w:val="0"/>
          <w:divBdr>
            <w:top w:val="none" w:sz="0" w:space="0" w:color="auto"/>
            <w:left w:val="none" w:sz="0" w:space="0" w:color="auto"/>
            <w:bottom w:val="none" w:sz="0" w:space="0" w:color="auto"/>
            <w:right w:val="none" w:sz="0" w:space="0" w:color="auto"/>
          </w:divBdr>
        </w:div>
        <w:div w:id="1788936893">
          <w:marLeft w:val="640"/>
          <w:marRight w:val="0"/>
          <w:marTop w:val="0"/>
          <w:marBottom w:val="0"/>
          <w:divBdr>
            <w:top w:val="none" w:sz="0" w:space="0" w:color="auto"/>
            <w:left w:val="none" w:sz="0" w:space="0" w:color="auto"/>
            <w:bottom w:val="none" w:sz="0" w:space="0" w:color="auto"/>
            <w:right w:val="none" w:sz="0" w:space="0" w:color="auto"/>
          </w:divBdr>
        </w:div>
        <w:div w:id="444547899">
          <w:marLeft w:val="640"/>
          <w:marRight w:val="0"/>
          <w:marTop w:val="0"/>
          <w:marBottom w:val="0"/>
          <w:divBdr>
            <w:top w:val="none" w:sz="0" w:space="0" w:color="auto"/>
            <w:left w:val="none" w:sz="0" w:space="0" w:color="auto"/>
            <w:bottom w:val="none" w:sz="0" w:space="0" w:color="auto"/>
            <w:right w:val="none" w:sz="0" w:space="0" w:color="auto"/>
          </w:divBdr>
        </w:div>
        <w:div w:id="1367020772">
          <w:marLeft w:val="640"/>
          <w:marRight w:val="0"/>
          <w:marTop w:val="0"/>
          <w:marBottom w:val="0"/>
          <w:divBdr>
            <w:top w:val="none" w:sz="0" w:space="0" w:color="auto"/>
            <w:left w:val="none" w:sz="0" w:space="0" w:color="auto"/>
            <w:bottom w:val="none" w:sz="0" w:space="0" w:color="auto"/>
            <w:right w:val="none" w:sz="0" w:space="0" w:color="auto"/>
          </w:divBdr>
        </w:div>
        <w:div w:id="258217503">
          <w:marLeft w:val="640"/>
          <w:marRight w:val="0"/>
          <w:marTop w:val="0"/>
          <w:marBottom w:val="0"/>
          <w:divBdr>
            <w:top w:val="none" w:sz="0" w:space="0" w:color="auto"/>
            <w:left w:val="none" w:sz="0" w:space="0" w:color="auto"/>
            <w:bottom w:val="none" w:sz="0" w:space="0" w:color="auto"/>
            <w:right w:val="none" w:sz="0" w:space="0" w:color="auto"/>
          </w:divBdr>
        </w:div>
        <w:div w:id="694843659">
          <w:marLeft w:val="640"/>
          <w:marRight w:val="0"/>
          <w:marTop w:val="0"/>
          <w:marBottom w:val="0"/>
          <w:divBdr>
            <w:top w:val="none" w:sz="0" w:space="0" w:color="auto"/>
            <w:left w:val="none" w:sz="0" w:space="0" w:color="auto"/>
            <w:bottom w:val="none" w:sz="0" w:space="0" w:color="auto"/>
            <w:right w:val="none" w:sz="0" w:space="0" w:color="auto"/>
          </w:divBdr>
        </w:div>
        <w:div w:id="1020157206">
          <w:marLeft w:val="640"/>
          <w:marRight w:val="0"/>
          <w:marTop w:val="0"/>
          <w:marBottom w:val="0"/>
          <w:divBdr>
            <w:top w:val="none" w:sz="0" w:space="0" w:color="auto"/>
            <w:left w:val="none" w:sz="0" w:space="0" w:color="auto"/>
            <w:bottom w:val="none" w:sz="0" w:space="0" w:color="auto"/>
            <w:right w:val="none" w:sz="0" w:space="0" w:color="auto"/>
          </w:divBdr>
        </w:div>
        <w:div w:id="707877096">
          <w:marLeft w:val="640"/>
          <w:marRight w:val="0"/>
          <w:marTop w:val="0"/>
          <w:marBottom w:val="0"/>
          <w:divBdr>
            <w:top w:val="none" w:sz="0" w:space="0" w:color="auto"/>
            <w:left w:val="none" w:sz="0" w:space="0" w:color="auto"/>
            <w:bottom w:val="none" w:sz="0" w:space="0" w:color="auto"/>
            <w:right w:val="none" w:sz="0" w:space="0" w:color="auto"/>
          </w:divBdr>
        </w:div>
        <w:div w:id="1405106968">
          <w:marLeft w:val="640"/>
          <w:marRight w:val="0"/>
          <w:marTop w:val="0"/>
          <w:marBottom w:val="0"/>
          <w:divBdr>
            <w:top w:val="none" w:sz="0" w:space="0" w:color="auto"/>
            <w:left w:val="none" w:sz="0" w:space="0" w:color="auto"/>
            <w:bottom w:val="none" w:sz="0" w:space="0" w:color="auto"/>
            <w:right w:val="none" w:sz="0" w:space="0" w:color="auto"/>
          </w:divBdr>
        </w:div>
        <w:div w:id="691340695">
          <w:marLeft w:val="640"/>
          <w:marRight w:val="0"/>
          <w:marTop w:val="0"/>
          <w:marBottom w:val="0"/>
          <w:divBdr>
            <w:top w:val="none" w:sz="0" w:space="0" w:color="auto"/>
            <w:left w:val="none" w:sz="0" w:space="0" w:color="auto"/>
            <w:bottom w:val="none" w:sz="0" w:space="0" w:color="auto"/>
            <w:right w:val="none" w:sz="0" w:space="0" w:color="auto"/>
          </w:divBdr>
        </w:div>
        <w:div w:id="1807309333">
          <w:marLeft w:val="640"/>
          <w:marRight w:val="0"/>
          <w:marTop w:val="0"/>
          <w:marBottom w:val="0"/>
          <w:divBdr>
            <w:top w:val="none" w:sz="0" w:space="0" w:color="auto"/>
            <w:left w:val="none" w:sz="0" w:space="0" w:color="auto"/>
            <w:bottom w:val="none" w:sz="0" w:space="0" w:color="auto"/>
            <w:right w:val="none" w:sz="0" w:space="0" w:color="auto"/>
          </w:divBdr>
        </w:div>
        <w:div w:id="1809006392">
          <w:marLeft w:val="640"/>
          <w:marRight w:val="0"/>
          <w:marTop w:val="0"/>
          <w:marBottom w:val="0"/>
          <w:divBdr>
            <w:top w:val="none" w:sz="0" w:space="0" w:color="auto"/>
            <w:left w:val="none" w:sz="0" w:space="0" w:color="auto"/>
            <w:bottom w:val="none" w:sz="0" w:space="0" w:color="auto"/>
            <w:right w:val="none" w:sz="0" w:space="0" w:color="auto"/>
          </w:divBdr>
        </w:div>
        <w:div w:id="1812751908">
          <w:marLeft w:val="640"/>
          <w:marRight w:val="0"/>
          <w:marTop w:val="0"/>
          <w:marBottom w:val="0"/>
          <w:divBdr>
            <w:top w:val="none" w:sz="0" w:space="0" w:color="auto"/>
            <w:left w:val="none" w:sz="0" w:space="0" w:color="auto"/>
            <w:bottom w:val="none" w:sz="0" w:space="0" w:color="auto"/>
            <w:right w:val="none" w:sz="0" w:space="0" w:color="auto"/>
          </w:divBdr>
        </w:div>
        <w:div w:id="672148261">
          <w:marLeft w:val="640"/>
          <w:marRight w:val="0"/>
          <w:marTop w:val="0"/>
          <w:marBottom w:val="0"/>
          <w:divBdr>
            <w:top w:val="none" w:sz="0" w:space="0" w:color="auto"/>
            <w:left w:val="none" w:sz="0" w:space="0" w:color="auto"/>
            <w:bottom w:val="none" w:sz="0" w:space="0" w:color="auto"/>
            <w:right w:val="none" w:sz="0" w:space="0" w:color="auto"/>
          </w:divBdr>
        </w:div>
        <w:div w:id="964849514">
          <w:marLeft w:val="640"/>
          <w:marRight w:val="0"/>
          <w:marTop w:val="0"/>
          <w:marBottom w:val="0"/>
          <w:divBdr>
            <w:top w:val="none" w:sz="0" w:space="0" w:color="auto"/>
            <w:left w:val="none" w:sz="0" w:space="0" w:color="auto"/>
            <w:bottom w:val="none" w:sz="0" w:space="0" w:color="auto"/>
            <w:right w:val="none" w:sz="0" w:space="0" w:color="auto"/>
          </w:divBdr>
        </w:div>
        <w:div w:id="1731612415">
          <w:marLeft w:val="640"/>
          <w:marRight w:val="0"/>
          <w:marTop w:val="0"/>
          <w:marBottom w:val="0"/>
          <w:divBdr>
            <w:top w:val="none" w:sz="0" w:space="0" w:color="auto"/>
            <w:left w:val="none" w:sz="0" w:space="0" w:color="auto"/>
            <w:bottom w:val="none" w:sz="0" w:space="0" w:color="auto"/>
            <w:right w:val="none" w:sz="0" w:space="0" w:color="auto"/>
          </w:divBdr>
        </w:div>
        <w:div w:id="889146992">
          <w:marLeft w:val="640"/>
          <w:marRight w:val="0"/>
          <w:marTop w:val="0"/>
          <w:marBottom w:val="0"/>
          <w:divBdr>
            <w:top w:val="none" w:sz="0" w:space="0" w:color="auto"/>
            <w:left w:val="none" w:sz="0" w:space="0" w:color="auto"/>
            <w:bottom w:val="none" w:sz="0" w:space="0" w:color="auto"/>
            <w:right w:val="none" w:sz="0" w:space="0" w:color="auto"/>
          </w:divBdr>
        </w:div>
        <w:div w:id="1070538103">
          <w:marLeft w:val="640"/>
          <w:marRight w:val="0"/>
          <w:marTop w:val="0"/>
          <w:marBottom w:val="0"/>
          <w:divBdr>
            <w:top w:val="none" w:sz="0" w:space="0" w:color="auto"/>
            <w:left w:val="none" w:sz="0" w:space="0" w:color="auto"/>
            <w:bottom w:val="none" w:sz="0" w:space="0" w:color="auto"/>
            <w:right w:val="none" w:sz="0" w:space="0" w:color="auto"/>
          </w:divBdr>
        </w:div>
        <w:div w:id="2106607849">
          <w:marLeft w:val="640"/>
          <w:marRight w:val="0"/>
          <w:marTop w:val="0"/>
          <w:marBottom w:val="0"/>
          <w:divBdr>
            <w:top w:val="none" w:sz="0" w:space="0" w:color="auto"/>
            <w:left w:val="none" w:sz="0" w:space="0" w:color="auto"/>
            <w:bottom w:val="none" w:sz="0" w:space="0" w:color="auto"/>
            <w:right w:val="none" w:sz="0" w:space="0" w:color="auto"/>
          </w:divBdr>
        </w:div>
        <w:div w:id="1000084394">
          <w:marLeft w:val="640"/>
          <w:marRight w:val="0"/>
          <w:marTop w:val="0"/>
          <w:marBottom w:val="0"/>
          <w:divBdr>
            <w:top w:val="none" w:sz="0" w:space="0" w:color="auto"/>
            <w:left w:val="none" w:sz="0" w:space="0" w:color="auto"/>
            <w:bottom w:val="none" w:sz="0" w:space="0" w:color="auto"/>
            <w:right w:val="none" w:sz="0" w:space="0" w:color="auto"/>
          </w:divBdr>
        </w:div>
        <w:div w:id="2093578095">
          <w:marLeft w:val="640"/>
          <w:marRight w:val="0"/>
          <w:marTop w:val="0"/>
          <w:marBottom w:val="0"/>
          <w:divBdr>
            <w:top w:val="none" w:sz="0" w:space="0" w:color="auto"/>
            <w:left w:val="none" w:sz="0" w:space="0" w:color="auto"/>
            <w:bottom w:val="none" w:sz="0" w:space="0" w:color="auto"/>
            <w:right w:val="none" w:sz="0" w:space="0" w:color="auto"/>
          </w:divBdr>
        </w:div>
        <w:div w:id="446848817">
          <w:marLeft w:val="640"/>
          <w:marRight w:val="0"/>
          <w:marTop w:val="0"/>
          <w:marBottom w:val="0"/>
          <w:divBdr>
            <w:top w:val="none" w:sz="0" w:space="0" w:color="auto"/>
            <w:left w:val="none" w:sz="0" w:space="0" w:color="auto"/>
            <w:bottom w:val="none" w:sz="0" w:space="0" w:color="auto"/>
            <w:right w:val="none" w:sz="0" w:space="0" w:color="auto"/>
          </w:divBdr>
        </w:div>
        <w:div w:id="232813819">
          <w:marLeft w:val="640"/>
          <w:marRight w:val="0"/>
          <w:marTop w:val="0"/>
          <w:marBottom w:val="0"/>
          <w:divBdr>
            <w:top w:val="none" w:sz="0" w:space="0" w:color="auto"/>
            <w:left w:val="none" w:sz="0" w:space="0" w:color="auto"/>
            <w:bottom w:val="none" w:sz="0" w:space="0" w:color="auto"/>
            <w:right w:val="none" w:sz="0" w:space="0" w:color="auto"/>
          </w:divBdr>
        </w:div>
        <w:div w:id="1976521491">
          <w:marLeft w:val="640"/>
          <w:marRight w:val="0"/>
          <w:marTop w:val="0"/>
          <w:marBottom w:val="0"/>
          <w:divBdr>
            <w:top w:val="none" w:sz="0" w:space="0" w:color="auto"/>
            <w:left w:val="none" w:sz="0" w:space="0" w:color="auto"/>
            <w:bottom w:val="none" w:sz="0" w:space="0" w:color="auto"/>
            <w:right w:val="none" w:sz="0" w:space="0" w:color="auto"/>
          </w:divBdr>
        </w:div>
        <w:div w:id="230119686">
          <w:marLeft w:val="640"/>
          <w:marRight w:val="0"/>
          <w:marTop w:val="0"/>
          <w:marBottom w:val="0"/>
          <w:divBdr>
            <w:top w:val="none" w:sz="0" w:space="0" w:color="auto"/>
            <w:left w:val="none" w:sz="0" w:space="0" w:color="auto"/>
            <w:bottom w:val="none" w:sz="0" w:space="0" w:color="auto"/>
            <w:right w:val="none" w:sz="0" w:space="0" w:color="auto"/>
          </w:divBdr>
        </w:div>
        <w:div w:id="1388146068">
          <w:marLeft w:val="640"/>
          <w:marRight w:val="0"/>
          <w:marTop w:val="0"/>
          <w:marBottom w:val="0"/>
          <w:divBdr>
            <w:top w:val="none" w:sz="0" w:space="0" w:color="auto"/>
            <w:left w:val="none" w:sz="0" w:space="0" w:color="auto"/>
            <w:bottom w:val="none" w:sz="0" w:space="0" w:color="auto"/>
            <w:right w:val="none" w:sz="0" w:space="0" w:color="auto"/>
          </w:divBdr>
        </w:div>
        <w:div w:id="1627588235">
          <w:marLeft w:val="640"/>
          <w:marRight w:val="0"/>
          <w:marTop w:val="0"/>
          <w:marBottom w:val="0"/>
          <w:divBdr>
            <w:top w:val="none" w:sz="0" w:space="0" w:color="auto"/>
            <w:left w:val="none" w:sz="0" w:space="0" w:color="auto"/>
            <w:bottom w:val="none" w:sz="0" w:space="0" w:color="auto"/>
            <w:right w:val="none" w:sz="0" w:space="0" w:color="auto"/>
          </w:divBdr>
        </w:div>
        <w:div w:id="492911873">
          <w:marLeft w:val="640"/>
          <w:marRight w:val="0"/>
          <w:marTop w:val="0"/>
          <w:marBottom w:val="0"/>
          <w:divBdr>
            <w:top w:val="none" w:sz="0" w:space="0" w:color="auto"/>
            <w:left w:val="none" w:sz="0" w:space="0" w:color="auto"/>
            <w:bottom w:val="none" w:sz="0" w:space="0" w:color="auto"/>
            <w:right w:val="none" w:sz="0" w:space="0" w:color="auto"/>
          </w:divBdr>
        </w:div>
        <w:div w:id="1623534461">
          <w:marLeft w:val="640"/>
          <w:marRight w:val="0"/>
          <w:marTop w:val="0"/>
          <w:marBottom w:val="0"/>
          <w:divBdr>
            <w:top w:val="none" w:sz="0" w:space="0" w:color="auto"/>
            <w:left w:val="none" w:sz="0" w:space="0" w:color="auto"/>
            <w:bottom w:val="none" w:sz="0" w:space="0" w:color="auto"/>
            <w:right w:val="none" w:sz="0" w:space="0" w:color="auto"/>
          </w:divBdr>
        </w:div>
        <w:div w:id="1675569017">
          <w:marLeft w:val="640"/>
          <w:marRight w:val="0"/>
          <w:marTop w:val="0"/>
          <w:marBottom w:val="0"/>
          <w:divBdr>
            <w:top w:val="none" w:sz="0" w:space="0" w:color="auto"/>
            <w:left w:val="none" w:sz="0" w:space="0" w:color="auto"/>
            <w:bottom w:val="none" w:sz="0" w:space="0" w:color="auto"/>
            <w:right w:val="none" w:sz="0" w:space="0" w:color="auto"/>
          </w:divBdr>
        </w:div>
        <w:div w:id="1736321827">
          <w:marLeft w:val="640"/>
          <w:marRight w:val="0"/>
          <w:marTop w:val="0"/>
          <w:marBottom w:val="0"/>
          <w:divBdr>
            <w:top w:val="none" w:sz="0" w:space="0" w:color="auto"/>
            <w:left w:val="none" w:sz="0" w:space="0" w:color="auto"/>
            <w:bottom w:val="none" w:sz="0" w:space="0" w:color="auto"/>
            <w:right w:val="none" w:sz="0" w:space="0" w:color="auto"/>
          </w:divBdr>
        </w:div>
        <w:div w:id="65734290">
          <w:marLeft w:val="640"/>
          <w:marRight w:val="0"/>
          <w:marTop w:val="0"/>
          <w:marBottom w:val="0"/>
          <w:divBdr>
            <w:top w:val="none" w:sz="0" w:space="0" w:color="auto"/>
            <w:left w:val="none" w:sz="0" w:space="0" w:color="auto"/>
            <w:bottom w:val="none" w:sz="0" w:space="0" w:color="auto"/>
            <w:right w:val="none" w:sz="0" w:space="0" w:color="auto"/>
          </w:divBdr>
        </w:div>
        <w:div w:id="197664797">
          <w:marLeft w:val="640"/>
          <w:marRight w:val="0"/>
          <w:marTop w:val="0"/>
          <w:marBottom w:val="0"/>
          <w:divBdr>
            <w:top w:val="none" w:sz="0" w:space="0" w:color="auto"/>
            <w:left w:val="none" w:sz="0" w:space="0" w:color="auto"/>
            <w:bottom w:val="none" w:sz="0" w:space="0" w:color="auto"/>
            <w:right w:val="none" w:sz="0" w:space="0" w:color="auto"/>
          </w:divBdr>
        </w:div>
        <w:div w:id="2078552277">
          <w:marLeft w:val="640"/>
          <w:marRight w:val="0"/>
          <w:marTop w:val="0"/>
          <w:marBottom w:val="0"/>
          <w:divBdr>
            <w:top w:val="none" w:sz="0" w:space="0" w:color="auto"/>
            <w:left w:val="none" w:sz="0" w:space="0" w:color="auto"/>
            <w:bottom w:val="none" w:sz="0" w:space="0" w:color="auto"/>
            <w:right w:val="none" w:sz="0" w:space="0" w:color="auto"/>
          </w:divBdr>
        </w:div>
        <w:div w:id="1940600910">
          <w:marLeft w:val="640"/>
          <w:marRight w:val="0"/>
          <w:marTop w:val="0"/>
          <w:marBottom w:val="0"/>
          <w:divBdr>
            <w:top w:val="none" w:sz="0" w:space="0" w:color="auto"/>
            <w:left w:val="none" w:sz="0" w:space="0" w:color="auto"/>
            <w:bottom w:val="none" w:sz="0" w:space="0" w:color="auto"/>
            <w:right w:val="none" w:sz="0" w:space="0" w:color="auto"/>
          </w:divBdr>
        </w:div>
        <w:div w:id="726298421">
          <w:marLeft w:val="640"/>
          <w:marRight w:val="0"/>
          <w:marTop w:val="0"/>
          <w:marBottom w:val="0"/>
          <w:divBdr>
            <w:top w:val="none" w:sz="0" w:space="0" w:color="auto"/>
            <w:left w:val="none" w:sz="0" w:space="0" w:color="auto"/>
            <w:bottom w:val="none" w:sz="0" w:space="0" w:color="auto"/>
            <w:right w:val="none" w:sz="0" w:space="0" w:color="auto"/>
          </w:divBdr>
        </w:div>
        <w:div w:id="1638992668">
          <w:marLeft w:val="640"/>
          <w:marRight w:val="0"/>
          <w:marTop w:val="0"/>
          <w:marBottom w:val="0"/>
          <w:divBdr>
            <w:top w:val="none" w:sz="0" w:space="0" w:color="auto"/>
            <w:left w:val="none" w:sz="0" w:space="0" w:color="auto"/>
            <w:bottom w:val="none" w:sz="0" w:space="0" w:color="auto"/>
            <w:right w:val="none" w:sz="0" w:space="0" w:color="auto"/>
          </w:divBdr>
        </w:div>
        <w:div w:id="806631265">
          <w:marLeft w:val="640"/>
          <w:marRight w:val="0"/>
          <w:marTop w:val="0"/>
          <w:marBottom w:val="0"/>
          <w:divBdr>
            <w:top w:val="none" w:sz="0" w:space="0" w:color="auto"/>
            <w:left w:val="none" w:sz="0" w:space="0" w:color="auto"/>
            <w:bottom w:val="none" w:sz="0" w:space="0" w:color="auto"/>
            <w:right w:val="none" w:sz="0" w:space="0" w:color="auto"/>
          </w:divBdr>
        </w:div>
        <w:div w:id="368378969">
          <w:marLeft w:val="640"/>
          <w:marRight w:val="0"/>
          <w:marTop w:val="0"/>
          <w:marBottom w:val="0"/>
          <w:divBdr>
            <w:top w:val="none" w:sz="0" w:space="0" w:color="auto"/>
            <w:left w:val="none" w:sz="0" w:space="0" w:color="auto"/>
            <w:bottom w:val="none" w:sz="0" w:space="0" w:color="auto"/>
            <w:right w:val="none" w:sz="0" w:space="0" w:color="auto"/>
          </w:divBdr>
        </w:div>
      </w:divsChild>
    </w:div>
    <w:div w:id="1329216368">
      <w:bodyDiv w:val="1"/>
      <w:marLeft w:val="0"/>
      <w:marRight w:val="0"/>
      <w:marTop w:val="0"/>
      <w:marBottom w:val="0"/>
      <w:divBdr>
        <w:top w:val="none" w:sz="0" w:space="0" w:color="auto"/>
        <w:left w:val="none" w:sz="0" w:space="0" w:color="auto"/>
        <w:bottom w:val="none" w:sz="0" w:space="0" w:color="auto"/>
        <w:right w:val="none" w:sz="0" w:space="0" w:color="auto"/>
      </w:divBdr>
      <w:divsChild>
        <w:div w:id="1117600556">
          <w:marLeft w:val="640"/>
          <w:marRight w:val="0"/>
          <w:marTop w:val="0"/>
          <w:marBottom w:val="0"/>
          <w:divBdr>
            <w:top w:val="none" w:sz="0" w:space="0" w:color="auto"/>
            <w:left w:val="none" w:sz="0" w:space="0" w:color="auto"/>
            <w:bottom w:val="none" w:sz="0" w:space="0" w:color="auto"/>
            <w:right w:val="none" w:sz="0" w:space="0" w:color="auto"/>
          </w:divBdr>
        </w:div>
        <w:div w:id="255288212">
          <w:marLeft w:val="640"/>
          <w:marRight w:val="0"/>
          <w:marTop w:val="0"/>
          <w:marBottom w:val="0"/>
          <w:divBdr>
            <w:top w:val="none" w:sz="0" w:space="0" w:color="auto"/>
            <w:left w:val="none" w:sz="0" w:space="0" w:color="auto"/>
            <w:bottom w:val="none" w:sz="0" w:space="0" w:color="auto"/>
            <w:right w:val="none" w:sz="0" w:space="0" w:color="auto"/>
          </w:divBdr>
        </w:div>
        <w:div w:id="1166440354">
          <w:marLeft w:val="640"/>
          <w:marRight w:val="0"/>
          <w:marTop w:val="0"/>
          <w:marBottom w:val="0"/>
          <w:divBdr>
            <w:top w:val="none" w:sz="0" w:space="0" w:color="auto"/>
            <w:left w:val="none" w:sz="0" w:space="0" w:color="auto"/>
            <w:bottom w:val="none" w:sz="0" w:space="0" w:color="auto"/>
            <w:right w:val="none" w:sz="0" w:space="0" w:color="auto"/>
          </w:divBdr>
        </w:div>
        <w:div w:id="461464279">
          <w:marLeft w:val="640"/>
          <w:marRight w:val="0"/>
          <w:marTop w:val="0"/>
          <w:marBottom w:val="0"/>
          <w:divBdr>
            <w:top w:val="none" w:sz="0" w:space="0" w:color="auto"/>
            <w:left w:val="none" w:sz="0" w:space="0" w:color="auto"/>
            <w:bottom w:val="none" w:sz="0" w:space="0" w:color="auto"/>
            <w:right w:val="none" w:sz="0" w:space="0" w:color="auto"/>
          </w:divBdr>
        </w:div>
        <w:div w:id="1929845132">
          <w:marLeft w:val="640"/>
          <w:marRight w:val="0"/>
          <w:marTop w:val="0"/>
          <w:marBottom w:val="0"/>
          <w:divBdr>
            <w:top w:val="none" w:sz="0" w:space="0" w:color="auto"/>
            <w:left w:val="none" w:sz="0" w:space="0" w:color="auto"/>
            <w:bottom w:val="none" w:sz="0" w:space="0" w:color="auto"/>
            <w:right w:val="none" w:sz="0" w:space="0" w:color="auto"/>
          </w:divBdr>
        </w:div>
        <w:div w:id="645479336">
          <w:marLeft w:val="640"/>
          <w:marRight w:val="0"/>
          <w:marTop w:val="0"/>
          <w:marBottom w:val="0"/>
          <w:divBdr>
            <w:top w:val="none" w:sz="0" w:space="0" w:color="auto"/>
            <w:left w:val="none" w:sz="0" w:space="0" w:color="auto"/>
            <w:bottom w:val="none" w:sz="0" w:space="0" w:color="auto"/>
            <w:right w:val="none" w:sz="0" w:space="0" w:color="auto"/>
          </w:divBdr>
        </w:div>
        <w:div w:id="1023677484">
          <w:marLeft w:val="640"/>
          <w:marRight w:val="0"/>
          <w:marTop w:val="0"/>
          <w:marBottom w:val="0"/>
          <w:divBdr>
            <w:top w:val="none" w:sz="0" w:space="0" w:color="auto"/>
            <w:left w:val="none" w:sz="0" w:space="0" w:color="auto"/>
            <w:bottom w:val="none" w:sz="0" w:space="0" w:color="auto"/>
            <w:right w:val="none" w:sz="0" w:space="0" w:color="auto"/>
          </w:divBdr>
        </w:div>
        <w:div w:id="2071923472">
          <w:marLeft w:val="640"/>
          <w:marRight w:val="0"/>
          <w:marTop w:val="0"/>
          <w:marBottom w:val="0"/>
          <w:divBdr>
            <w:top w:val="none" w:sz="0" w:space="0" w:color="auto"/>
            <w:left w:val="none" w:sz="0" w:space="0" w:color="auto"/>
            <w:bottom w:val="none" w:sz="0" w:space="0" w:color="auto"/>
            <w:right w:val="none" w:sz="0" w:space="0" w:color="auto"/>
          </w:divBdr>
        </w:div>
        <w:div w:id="1802379965">
          <w:marLeft w:val="640"/>
          <w:marRight w:val="0"/>
          <w:marTop w:val="0"/>
          <w:marBottom w:val="0"/>
          <w:divBdr>
            <w:top w:val="none" w:sz="0" w:space="0" w:color="auto"/>
            <w:left w:val="none" w:sz="0" w:space="0" w:color="auto"/>
            <w:bottom w:val="none" w:sz="0" w:space="0" w:color="auto"/>
            <w:right w:val="none" w:sz="0" w:space="0" w:color="auto"/>
          </w:divBdr>
        </w:div>
        <w:div w:id="741101290">
          <w:marLeft w:val="640"/>
          <w:marRight w:val="0"/>
          <w:marTop w:val="0"/>
          <w:marBottom w:val="0"/>
          <w:divBdr>
            <w:top w:val="none" w:sz="0" w:space="0" w:color="auto"/>
            <w:left w:val="none" w:sz="0" w:space="0" w:color="auto"/>
            <w:bottom w:val="none" w:sz="0" w:space="0" w:color="auto"/>
            <w:right w:val="none" w:sz="0" w:space="0" w:color="auto"/>
          </w:divBdr>
        </w:div>
        <w:div w:id="2146897381">
          <w:marLeft w:val="640"/>
          <w:marRight w:val="0"/>
          <w:marTop w:val="0"/>
          <w:marBottom w:val="0"/>
          <w:divBdr>
            <w:top w:val="none" w:sz="0" w:space="0" w:color="auto"/>
            <w:left w:val="none" w:sz="0" w:space="0" w:color="auto"/>
            <w:bottom w:val="none" w:sz="0" w:space="0" w:color="auto"/>
            <w:right w:val="none" w:sz="0" w:space="0" w:color="auto"/>
          </w:divBdr>
        </w:div>
        <w:div w:id="349373869">
          <w:marLeft w:val="640"/>
          <w:marRight w:val="0"/>
          <w:marTop w:val="0"/>
          <w:marBottom w:val="0"/>
          <w:divBdr>
            <w:top w:val="none" w:sz="0" w:space="0" w:color="auto"/>
            <w:left w:val="none" w:sz="0" w:space="0" w:color="auto"/>
            <w:bottom w:val="none" w:sz="0" w:space="0" w:color="auto"/>
            <w:right w:val="none" w:sz="0" w:space="0" w:color="auto"/>
          </w:divBdr>
        </w:div>
        <w:div w:id="1242061844">
          <w:marLeft w:val="640"/>
          <w:marRight w:val="0"/>
          <w:marTop w:val="0"/>
          <w:marBottom w:val="0"/>
          <w:divBdr>
            <w:top w:val="none" w:sz="0" w:space="0" w:color="auto"/>
            <w:left w:val="none" w:sz="0" w:space="0" w:color="auto"/>
            <w:bottom w:val="none" w:sz="0" w:space="0" w:color="auto"/>
            <w:right w:val="none" w:sz="0" w:space="0" w:color="auto"/>
          </w:divBdr>
        </w:div>
        <w:div w:id="437993080">
          <w:marLeft w:val="640"/>
          <w:marRight w:val="0"/>
          <w:marTop w:val="0"/>
          <w:marBottom w:val="0"/>
          <w:divBdr>
            <w:top w:val="none" w:sz="0" w:space="0" w:color="auto"/>
            <w:left w:val="none" w:sz="0" w:space="0" w:color="auto"/>
            <w:bottom w:val="none" w:sz="0" w:space="0" w:color="auto"/>
            <w:right w:val="none" w:sz="0" w:space="0" w:color="auto"/>
          </w:divBdr>
        </w:div>
        <w:div w:id="177161382">
          <w:marLeft w:val="640"/>
          <w:marRight w:val="0"/>
          <w:marTop w:val="0"/>
          <w:marBottom w:val="0"/>
          <w:divBdr>
            <w:top w:val="none" w:sz="0" w:space="0" w:color="auto"/>
            <w:left w:val="none" w:sz="0" w:space="0" w:color="auto"/>
            <w:bottom w:val="none" w:sz="0" w:space="0" w:color="auto"/>
            <w:right w:val="none" w:sz="0" w:space="0" w:color="auto"/>
          </w:divBdr>
        </w:div>
        <w:div w:id="837766027">
          <w:marLeft w:val="640"/>
          <w:marRight w:val="0"/>
          <w:marTop w:val="0"/>
          <w:marBottom w:val="0"/>
          <w:divBdr>
            <w:top w:val="none" w:sz="0" w:space="0" w:color="auto"/>
            <w:left w:val="none" w:sz="0" w:space="0" w:color="auto"/>
            <w:bottom w:val="none" w:sz="0" w:space="0" w:color="auto"/>
            <w:right w:val="none" w:sz="0" w:space="0" w:color="auto"/>
          </w:divBdr>
        </w:div>
        <w:div w:id="533881980">
          <w:marLeft w:val="640"/>
          <w:marRight w:val="0"/>
          <w:marTop w:val="0"/>
          <w:marBottom w:val="0"/>
          <w:divBdr>
            <w:top w:val="none" w:sz="0" w:space="0" w:color="auto"/>
            <w:left w:val="none" w:sz="0" w:space="0" w:color="auto"/>
            <w:bottom w:val="none" w:sz="0" w:space="0" w:color="auto"/>
            <w:right w:val="none" w:sz="0" w:space="0" w:color="auto"/>
          </w:divBdr>
        </w:div>
        <w:div w:id="537743447">
          <w:marLeft w:val="640"/>
          <w:marRight w:val="0"/>
          <w:marTop w:val="0"/>
          <w:marBottom w:val="0"/>
          <w:divBdr>
            <w:top w:val="none" w:sz="0" w:space="0" w:color="auto"/>
            <w:left w:val="none" w:sz="0" w:space="0" w:color="auto"/>
            <w:bottom w:val="none" w:sz="0" w:space="0" w:color="auto"/>
            <w:right w:val="none" w:sz="0" w:space="0" w:color="auto"/>
          </w:divBdr>
        </w:div>
        <w:div w:id="1099135324">
          <w:marLeft w:val="640"/>
          <w:marRight w:val="0"/>
          <w:marTop w:val="0"/>
          <w:marBottom w:val="0"/>
          <w:divBdr>
            <w:top w:val="none" w:sz="0" w:space="0" w:color="auto"/>
            <w:left w:val="none" w:sz="0" w:space="0" w:color="auto"/>
            <w:bottom w:val="none" w:sz="0" w:space="0" w:color="auto"/>
            <w:right w:val="none" w:sz="0" w:space="0" w:color="auto"/>
          </w:divBdr>
        </w:div>
        <w:div w:id="1620257824">
          <w:marLeft w:val="640"/>
          <w:marRight w:val="0"/>
          <w:marTop w:val="0"/>
          <w:marBottom w:val="0"/>
          <w:divBdr>
            <w:top w:val="none" w:sz="0" w:space="0" w:color="auto"/>
            <w:left w:val="none" w:sz="0" w:space="0" w:color="auto"/>
            <w:bottom w:val="none" w:sz="0" w:space="0" w:color="auto"/>
            <w:right w:val="none" w:sz="0" w:space="0" w:color="auto"/>
          </w:divBdr>
        </w:div>
        <w:div w:id="1577475351">
          <w:marLeft w:val="640"/>
          <w:marRight w:val="0"/>
          <w:marTop w:val="0"/>
          <w:marBottom w:val="0"/>
          <w:divBdr>
            <w:top w:val="none" w:sz="0" w:space="0" w:color="auto"/>
            <w:left w:val="none" w:sz="0" w:space="0" w:color="auto"/>
            <w:bottom w:val="none" w:sz="0" w:space="0" w:color="auto"/>
            <w:right w:val="none" w:sz="0" w:space="0" w:color="auto"/>
          </w:divBdr>
        </w:div>
        <w:div w:id="1433622958">
          <w:marLeft w:val="640"/>
          <w:marRight w:val="0"/>
          <w:marTop w:val="0"/>
          <w:marBottom w:val="0"/>
          <w:divBdr>
            <w:top w:val="none" w:sz="0" w:space="0" w:color="auto"/>
            <w:left w:val="none" w:sz="0" w:space="0" w:color="auto"/>
            <w:bottom w:val="none" w:sz="0" w:space="0" w:color="auto"/>
            <w:right w:val="none" w:sz="0" w:space="0" w:color="auto"/>
          </w:divBdr>
        </w:div>
        <w:div w:id="2095125871">
          <w:marLeft w:val="640"/>
          <w:marRight w:val="0"/>
          <w:marTop w:val="0"/>
          <w:marBottom w:val="0"/>
          <w:divBdr>
            <w:top w:val="none" w:sz="0" w:space="0" w:color="auto"/>
            <w:left w:val="none" w:sz="0" w:space="0" w:color="auto"/>
            <w:bottom w:val="none" w:sz="0" w:space="0" w:color="auto"/>
            <w:right w:val="none" w:sz="0" w:space="0" w:color="auto"/>
          </w:divBdr>
        </w:div>
        <w:div w:id="1619142876">
          <w:marLeft w:val="640"/>
          <w:marRight w:val="0"/>
          <w:marTop w:val="0"/>
          <w:marBottom w:val="0"/>
          <w:divBdr>
            <w:top w:val="none" w:sz="0" w:space="0" w:color="auto"/>
            <w:left w:val="none" w:sz="0" w:space="0" w:color="auto"/>
            <w:bottom w:val="none" w:sz="0" w:space="0" w:color="auto"/>
            <w:right w:val="none" w:sz="0" w:space="0" w:color="auto"/>
          </w:divBdr>
        </w:div>
        <w:div w:id="577138095">
          <w:marLeft w:val="640"/>
          <w:marRight w:val="0"/>
          <w:marTop w:val="0"/>
          <w:marBottom w:val="0"/>
          <w:divBdr>
            <w:top w:val="none" w:sz="0" w:space="0" w:color="auto"/>
            <w:left w:val="none" w:sz="0" w:space="0" w:color="auto"/>
            <w:bottom w:val="none" w:sz="0" w:space="0" w:color="auto"/>
            <w:right w:val="none" w:sz="0" w:space="0" w:color="auto"/>
          </w:divBdr>
        </w:div>
        <w:div w:id="2067751264">
          <w:marLeft w:val="640"/>
          <w:marRight w:val="0"/>
          <w:marTop w:val="0"/>
          <w:marBottom w:val="0"/>
          <w:divBdr>
            <w:top w:val="none" w:sz="0" w:space="0" w:color="auto"/>
            <w:left w:val="none" w:sz="0" w:space="0" w:color="auto"/>
            <w:bottom w:val="none" w:sz="0" w:space="0" w:color="auto"/>
            <w:right w:val="none" w:sz="0" w:space="0" w:color="auto"/>
          </w:divBdr>
        </w:div>
        <w:div w:id="1045329041">
          <w:marLeft w:val="640"/>
          <w:marRight w:val="0"/>
          <w:marTop w:val="0"/>
          <w:marBottom w:val="0"/>
          <w:divBdr>
            <w:top w:val="none" w:sz="0" w:space="0" w:color="auto"/>
            <w:left w:val="none" w:sz="0" w:space="0" w:color="auto"/>
            <w:bottom w:val="none" w:sz="0" w:space="0" w:color="auto"/>
            <w:right w:val="none" w:sz="0" w:space="0" w:color="auto"/>
          </w:divBdr>
        </w:div>
        <w:div w:id="405803043">
          <w:marLeft w:val="640"/>
          <w:marRight w:val="0"/>
          <w:marTop w:val="0"/>
          <w:marBottom w:val="0"/>
          <w:divBdr>
            <w:top w:val="none" w:sz="0" w:space="0" w:color="auto"/>
            <w:left w:val="none" w:sz="0" w:space="0" w:color="auto"/>
            <w:bottom w:val="none" w:sz="0" w:space="0" w:color="auto"/>
            <w:right w:val="none" w:sz="0" w:space="0" w:color="auto"/>
          </w:divBdr>
        </w:div>
        <w:div w:id="235826752">
          <w:marLeft w:val="640"/>
          <w:marRight w:val="0"/>
          <w:marTop w:val="0"/>
          <w:marBottom w:val="0"/>
          <w:divBdr>
            <w:top w:val="none" w:sz="0" w:space="0" w:color="auto"/>
            <w:left w:val="none" w:sz="0" w:space="0" w:color="auto"/>
            <w:bottom w:val="none" w:sz="0" w:space="0" w:color="auto"/>
            <w:right w:val="none" w:sz="0" w:space="0" w:color="auto"/>
          </w:divBdr>
        </w:div>
        <w:div w:id="1206257756">
          <w:marLeft w:val="640"/>
          <w:marRight w:val="0"/>
          <w:marTop w:val="0"/>
          <w:marBottom w:val="0"/>
          <w:divBdr>
            <w:top w:val="none" w:sz="0" w:space="0" w:color="auto"/>
            <w:left w:val="none" w:sz="0" w:space="0" w:color="auto"/>
            <w:bottom w:val="none" w:sz="0" w:space="0" w:color="auto"/>
            <w:right w:val="none" w:sz="0" w:space="0" w:color="auto"/>
          </w:divBdr>
        </w:div>
        <w:div w:id="953634982">
          <w:marLeft w:val="640"/>
          <w:marRight w:val="0"/>
          <w:marTop w:val="0"/>
          <w:marBottom w:val="0"/>
          <w:divBdr>
            <w:top w:val="none" w:sz="0" w:space="0" w:color="auto"/>
            <w:left w:val="none" w:sz="0" w:space="0" w:color="auto"/>
            <w:bottom w:val="none" w:sz="0" w:space="0" w:color="auto"/>
            <w:right w:val="none" w:sz="0" w:space="0" w:color="auto"/>
          </w:divBdr>
        </w:div>
        <w:div w:id="128405569">
          <w:marLeft w:val="640"/>
          <w:marRight w:val="0"/>
          <w:marTop w:val="0"/>
          <w:marBottom w:val="0"/>
          <w:divBdr>
            <w:top w:val="none" w:sz="0" w:space="0" w:color="auto"/>
            <w:left w:val="none" w:sz="0" w:space="0" w:color="auto"/>
            <w:bottom w:val="none" w:sz="0" w:space="0" w:color="auto"/>
            <w:right w:val="none" w:sz="0" w:space="0" w:color="auto"/>
          </w:divBdr>
        </w:div>
        <w:div w:id="1841307735">
          <w:marLeft w:val="640"/>
          <w:marRight w:val="0"/>
          <w:marTop w:val="0"/>
          <w:marBottom w:val="0"/>
          <w:divBdr>
            <w:top w:val="none" w:sz="0" w:space="0" w:color="auto"/>
            <w:left w:val="none" w:sz="0" w:space="0" w:color="auto"/>
            <w:bottom w:val="none" w:sz="0" w:space="0" w:color="auto"/>
            <w:right w:val="none" w:sz="0" w:space="0" w:color="auto"/>
          </w:divBdr>
        </w:div>
        <w:div w:id="674383506">
          <w:marLeft w:val="640"/>
          <w:marRight w:val="0"/>
          <w:marTop w:val="0"/>
          <w:marBottom w:val="0"/>
          <w:divBdr>
            <w:top w:val="none" w:sz="0" w:space="0" w:color="auto"/>
            <w:left w:val="none" w:sz="0" w:space="0" w:color="auto"/>
            <w:bottom w:val="none" w:sz="0" w:space="0" w:color="auto"/>
            <w:right w:val="none" w:sz="0" w:space="0" w:color="auto"/>
          </w:divBdr>
        </w:div>
        <w:div w:id="1640915882">
          <w:marLeft w:val="640"/>
          <w:marRight w:val="0"/>
          <w:marTop w:val="0"/>
          <w:marBottom w:val="0"/>
          <w:divBdr>
            <w:top w:val="none" w:sz="0" w:space="0" w:color="auto"/>
            <w:left w:val="none" w:sz="0" w:space="0" w:color="auto"/>
            <w:bottom w:val="none" w:sz="0" w:space="0" w:color="auto"/>
            <w:right w:val="none" w:sz="0" w:space="0" w:color="auto"/>
          </w:divBdr>
        </w:div>
        <w:div w:id="477647396">
          <w:marLeft w:val="640"/>
          <w:marRight w:val="0"/>
          <w:marTop w:val="0"/>
          <w:marBottom w:val="0"/>
          <w:divBdr>
            <w:top w:val="none" w:sz="0" w:space="0" w:color="auto"/>
            <w:left w:val="none" w:sz="0" w:space="0" w:color="auto"/>
            <w:bottom w:val="none" w:sz="0" w:space="0" w:color="auto"/>
            <w:right w:val="none" w:sz="0" w:space="0" w:color="auto"/>
          </w:divBdr>
        </w:div>
        <w:div w:id="1433864466">
          <w:marLeft w:val="640"/>
          <w:marRight w:val="0"/>
          <w:marTop w:val="0"/>
          <w:marBottom w:val="0"/>
          <w:divBdr>
            <w:top w:val="none" w:sz="0" w:space="0" w:color="auto"/>
            <w:left w:val="none" w:sz="0" w:space="0" w:color="auto"/>
            <w:bottom w:val="none" w:sz="0" w:space="0" w:color="auto"/>
            <w:right w:val="none" w:sz="0" w:space="0" w:color="auto"/>
          </w:divBdr>
        </w:div>
        <w:div w:id="160315909">
          <w:marLeft w:val="640"/>
          <w:marRight w:val="0"/>
          <w:marTop w:val="0"/>
          <w:marBottom w:val="0"/>
          <w:divBdr>
            <w:top w:val="none" w:sz="0" w:space="0" w:color="auto"/>
            <w:left w:val="none" w:sz="0" w:space="0" w:color="auto"/>
            <w:bottom w:val="none" w:sz="0" w:space="0" w:color="auto"/>
            <w:right w:val="none" w:sz="0" w:space="0" w:color="auto"/>
          </w:divBdr>
        </w:div>
        <w:div w:id="1995644129">
          <w:marLeft w:val="640"/>
          <w:marRight w:val="0"/>
          <w:marTop w:val="0"/>
          <w:marBottom w:val="0"/>
          <w:divBdr>
            <w:top w:val="none" w:sz="0" w:space="0" w:color="auto"/>
            <w:left w:val="none" w:sz="0" w:space="0" w:color="auto"/>
            <w:bottom w:val="none" w:sz="0" w:space="0" w:color="auto"/>
            <w:right w:val="none" w:sz="0" w:space="0" w:color="auto"/>
          </w:divBdr>
        </w:div>
        <w:div w:id="1631401201">
          <w:marLeft w:val="640"/>
          <w:marRight w:val="0"/>
          <w:marTop w:val="0"/>
          <w:marBottom w:val="0"/>
          <w:divBdr>
            <w:top w:val="none" w:sz="0" w:space="0" w:color="auto"/>
            <w:left w:val="none" w:sz="0" w:space="0" w:color="auto"/>
            <w:bottom w:val="none" w:sz="0" w:space="0" w:color="auto"/>
            <w:right w:val="none" w:sz="0" w:space="0" w:color="auto"/>
          </w:divBdr>
        </w:div>
        <w:div w:id="296494473">
          <w:marLeft w:val="640"/>
          <w:marRight w:val="0"/>
          <w:marTop w:val="0"/>
          <w:marBottom w:val="0"/>
          <w:divBdr>
            <w:top w:val="none" w:sz="0" w:space="0" w:color="auto"/>
            <w:left w:val="none" w:sz="0" w:space="0" w:color="auto"/>
            <w:bottom w:val="none" w:sz="0" w:space="0" w:color="auto"/>
            <w:right w:val="none" w:sz="0" w:space="0" w:color="auto"/>
          </w:divBdr>
        </w:div>
        <w:div w:id="437408907">
          <w:marLeft w:val="640"/>
          <w:marRight w:val="0"/>
          <w:marTop w:val="0"/>
          <w:marBottom w:val="0"/>
          <w:divBdr>
            <w:top w:val="none" w:sz="0" w:space="0" w:color="auto"/>
            <w:left w:val="none" w:sz="0" w:space="0" w:color="auto"/>
            <w:bottom w:val="none" w:sz="0" w:space="0" w:color="auto"/>
            <w:right w:val="none" w:sz="0" w:space="0" w:color="auto"/>
          </w:divBdr>
        </w:div>
        <w:div w:id="1988439786">
          <w:marLeft w:val="640"/>
          <w:marRight w:val="0"/>
          <w:marTop w:val="0"/>
          <w:marBottom w:val="0"/>
          <w:divBdr>
            <w:top w:val="none" w:sz="0" w:space="0" w:color="auto"/>
            <w:left w:val="none" w:sz="0" w:space="0" w:color="auto"/>
            <w:bottom w:val="none" w:sz="0" w:space="0" w:color="auto"/>
            <w:right w:val="none" w:sz="0" w:space="0" w:color="auto"/>
          </w:divBdr>
        </w:div>
        <w:div w:id="1427267131">
          <w:marLeft w:val="640"/>
          <w:marRight w:val="0"/>
          <w:marTop w:val="0"/>
          <w:marBottom w:val="0"/>
          <w:divBdr>
            <w:top w:val="none" w:sz="0" w:space="0" w:color="auto"/>
            <w:left w:val="none" w:sz="0" w:space="0" w:color="auto"/>
            <w:bottom w:val="none" w:sz="0" w:space="0" w:color="auto"/>
            <w:right w:val="none" w:sz="0" w:space="0" w:color="auto"/>
          </w:divBdr>
        </w:div>
        <w:div w:id="348916394">
          <w:marLeft w:val="640"/>
          <w:marRight w:val="0"/>
          <w:marTop w:val="0"/>
          <w:marBottom w:val="0"/>
          <w:divBdr>
            <w:top w:val="none" w:sz="0" w:space="0" w:color="auto"/>
            <w:left w:val="none" w:sz="0" w:space="0" w:color="auto"/>
            <w:bottom w:val="none" w:sz="0" w:space="0" w:color="auto"/>
            <w:right w:val="none" w:sz="0" w:space="0" w:color="auto"/>
          </w:divBdr>
        </w:div>
        <w:div w:id="954874009">
          <w:marLeft w:val="640"/>
          <w:marRight w:val="0"/>
          <w:marTop w:val="0"/>
          <w:marBottom w:val="0"/>
          <w:divBdr>
            <w:top w:val="none" w:sz="0" w:space="0" w:color="auto"/>
            <w:left w:val="none" w:sz="0" w:space="0" w:color="auto"/>
            <w:bottom w:val="none" w:sz="0" w:space="0" w:color="auto"/>
            <w:right w:val="none" w:sz="0" w:space="0" w:color="auto"/>
          </w:divBdr>
        </w:div>
        <w:div w:id="1580990565">
          <w:marLeft w:val="640"/>
          <w:marRight w:val="0"/>
          <w:marTop w:val="0"/>
          <w:marBottom w:val="0"/>
          <w:divBdr>
            <w:top w:val="none" w:sz="0" w:space="0" w:color="auto"/>
            <w:left w:val="none" w:sz="0" w:space="0" w:color="auto"/>
            <w:bottom w:val="none" w:sz="0" w:space="0" w:color="auto"/>
            <w:right w:val="none" w:sz="0" w:space="0" w:color="auto"/>
          </w:divBdr>
        </w:div>
        <w:div w:id="504907826">
          <w:marLeft w:val="640"/>
          <w:marRight w:val="0"/>
          <w:marTop w:val="0"/>
          <w:marBottom w:val="0"/>
          <w:divBdr>
            <w:top w:val="none" w:sz="0" w:space="0" w:color="auto"/>
            <w:left w:val="none" w:sz="0" w:space="0" w:color="auto"/>
            <w:bottom w:val="none" w:sz="0" w:space="0" w:color="auto"/>
            <w:right w:val="none" w:sz="0" w:space="0" w:color="auto"/>
          </w:divBdr>
        </w:div>
        <w:div w:id="1118646980">
          <w:marLeft w:val="640"/>
          <w:marRight w:val="0"/>
          <w:marTop w:val="0"/>
          <w:marBottom w:val="0"/>
          <w:divBdr>
            <w:top w:val="none" w:sz="0" w:space="0" w:color="auto"/>
            <w:left w:val="none" w:sz="0" w:space="0" w:color="auto"/>
            <w:bottom w:val="none" w:sz="0" w:space="0" w:color="auto"/>
            <w:right w:val="none" w:sz="0" w:space="0" w:color="auto"/>
          </w:divBdr>
        </w:div>
        <w:div w:id="699628294">
          <w:marLeft w:val="640"/>
          <w:marRight w:val="0"/>
          <w:marTop w:val="0"/>
          <w:marBottom w:val="0"/>
          <w:divBdr>
            <w:top w:val="none" w:sz="0" w:space="0" w:color="auto"/>
            <w:left w:val="none" w:sz="0" w:space="0" w:color="auto"/>
            <w:bottom w:val="none" w:sz="0" w:space="0" w:color="auto"/>
            <w:right w:val="none" w:sz="0" w:space="0" w:color="auto"/>
          </w:divBdr>
        </w:div>
        <w:div w:id="1309938066">
          <w:marLeft w:val="640"/>
          <w:marRight w:val="0"/>
          <w:marTop w:val="0"/>
          <w:marBottom w:val="0"/>
          <w:divBdr>
            <w:top w:val="none" w:sz="0" w:space="0" w:color="auto"/>
            <w:left w:val="none" w:sz="0" w:space="0" w:color="auto"/>
            <w:bottom w:val="none" w:sz="0" w:space="0" w:color="auto"/>
            <w:right w:val="none" w:sz="0" w:space="0" w:color="auto"/>
          </w:divBdr>
        </w:div>
        <w:div w:id="391344212">
          <w:marLeft w:val="640"/>
          <w:marRight w:val="0"/>
          <w:marTop w:val="0"/>
          <w:marBottom w:val="0"/>
          <w:divBdr>
            <w:top w:val="none" w:sz="0" w:space="0" w:color="auto"/>
            <w:left w:val="none" w:sz="0" w:space="0" w:color="auto"/>
            <w:bottom w:val="none" w:sz="0" w:space="0" w:color="auto"/>
            <w:right w:val="none" w:sz="0" w:space="0" w:color="auto"/>
          </w:divBdr>
        </w:div>
        <w:div w:id="42216052">
          <w:marLeft w:val="640"/>
          <w:marRight w:val="0"/>
          <w:marTop w:val="0"/>
          <w:marBottom w:val="0"/>
          <w:divBdr>
            <w:top w:val="none" w:sz="0" w:space="0" w:color="auto"/>
            <w:left w:val="none" w:sz="0" w:space="0" w:color="auto"/>
            <w:bottom w:val="none" w:sz="0" w:space="0" w:color="auto"/>
            <w:right w:val="none" w:sz="0" w:space="0" w:color="auto"/>
          </w:divBdr>
        </w:div>
        <w:div w:id="971904818">
          <w:marLeft w:val="640"/>
          <w:marRight w:val="0"/>
          <w:marTop w:val="0"/>
          <w:marBottom w:val="0"/>
          <w:divBdr>
            <w:top w:val="none" w:sz="0" w:space="0" w:color="auto"/>
            <w:left w:val="none" w:sz="0" w:space="0" w:color="auto"/>
            <w:bottom w:val="none" w:sz="0" w:space="0" w:color="auto"/>
            <w:right w:val="none" w:sz="0" w:space="0" w:color="auto"/>
          </w:divBdr>
        </w:div>
        <w:div w:id="1597638319">
          <w:marLeft w:val="640"/>
          <w:marRight w:val="0"/>
          <w:marTop w:val="0"/>
          <w:marBottom w:val="0"/>
          <w:divBdr>
            <w:top w:val="none" w:sz="0" w:space="0" w:color="auto"/>
            <w:left w:val="none" w:sz="0" w:space="0" w:color="auto"/>
            <w:bottom w:val="none" w:sz="0" w:space="0" w:color="auto"/>
            <w:right w:val="none" w:sz="0" w:space="0" w:color="auto"/>
          </w:divBdr>
        </w:div>
        <w:div w:id="2118022040">
          <w:marLeft w:val="640"/>
          <w:marRight w:val="0"/>
          <w:marTop w:val="0"/>
          <w:marBottom w:val="0"/>
          <w:divBdr>
            <w:top w:val="none" w:sz="0" w:space="0" w:color="auto"/>
            <w:left w:val="none" w:sz="0" w:space="0" w:color="auto"/>
            <w:bottom w:val="none" w:sz="0" w:space="0" w:color="auto"/>
            <w:right w:val="none" w:sz="0" w:space="0" w:color="auto"/>
          </w:divBdr>
        </w:div>
        <w:div w:id="1136021517">
          <w:marLeft w:val="640"/>
          <w:marRight w:val="0"/>
          <w:marTop w:val="0"/>
          <w:marBottom w:val="0"/>
          <w:divBdr>
            <w:top w:val="none" w:sz="0" w:space="0" w:color="auto"/>
            <w:left w:val="none" w:sz="0" w:space="0" w:color="auto"/>
            <w:bottom w:val="none" w:sz="0" w:space="0" w:color="auto"/>
            <w:right w:val="none" w:sz="0" w:space="0" w:color="auto"/>
          </w:divBdr>
        </w:div>
        <w:div w:id="355615826">
          <w:marLeft w:val="640"/>
          <w:marRight w:val="0"/>
          <w:marTop w:val="0"/>
          <w:marBottom w:val="0"/>
          <w:divBdr>
            <w:top w:val="none" w:sz="0" w:space="0" w:color="auto"/>
            <w:left w:val="none" w:sz="0" w:space="0" w:color="auto"/>
            <w:bottom w:val="none" w:sz="0" w:space="0" w:color="auto"/>
            <w:right w:val="none" w:sz="0" w:space="0" w:color="auto"/>
          </w:divBdr>
        </w:div>
        <w:div w:id="461046453">
          <w:marLeft w:val="640"/>
          <w:marRight w:val="0"/>
          <w:marTop w:val="0"/>
          <w:marBottom w:val="0"/>
          <w:divBdr>
            <w:top w:val="none" w:sz="0" w:space="0" w:color="auto"/>
            <w:left w:val="none" w:sz="0" w:space="0" w:color="auto"/>
            <w:bottom w:val="none" w:sz="0" w:space="0" w:color="auto"/>
            <w:right w:val="none" w:sz="0" w:space="0" w:color="auto"/>
          </w:divBdr>
        </w:div>
        <w:div w:id="1526289749">
          <w:marLeft w:val="640"/>
          <w:marRight w:val="0"/>
          <w:marTop w:val="0"/>
          <w:marBottom w:val="0"/>
          <w:divBdr>
            <w:top w:val="none" w:sz="0" w:space="0" w:color="auto"/>
            <w:left w:val="none" w:sz="0" w:space="0" w:color="auto"/>
            <w:bottom w:val="none" w:sz="0" w:space="0" w:color="auto"/>
            <w:right w:val="none" w:sz="0" w:space="0" w:color="auto"/>
          </w:divBdr>
        </w:div>
        <w:div w:id="1105231169">
          <w:marLeft w:val="640"/>
          <w:marRight w:val="0"/>
          <w:marTop w:val="0"/>
          <w:marBottom w:val="0"/>
          <w:divBdr>
            <w:top w:val="none" w:sz="0" w:space="0" w:color="auto"/>
            <w:left w:val="none" w:sz="0" w:space="0" w:color="auto"/>
            <w:bottom w:val="none" w:sz="0" w:space="0" w:color="auto"/>
            <w:right w:val="none" w:sz="0" w:space="0" w:color="auto"/>
          </w:divBdr>
        </w:div>
        <w:div w:id="1263682159">
          <w:marLeft w:val="640"/>
          <w:marRight w:val="0"/>
          <w:marTop w:val="0"/>
          <w:marBottom w:val="0"/>
          <w:divBdr>
            <w:top w:val="none" w:sz="0" w:space="0" w:color="auto"/>
            <w:left w:val="none" w:sz="0" w:space="0" w:color="auto"/>
            <w:bottom w:val="none" w:sz="0" w:space="0" w:color="auto"/>
            <w:right w:val="none" w:sz="0" w:space="0" w:color="auto"/>
          </w:divBdr>
        </w:div>
        <w:div w:id="817261252">
          <w:marLeft w:val="640"/>
          <w:marRight w:val="0"/>
          <w:marTop w:val="0"/>
          <w:marBottom w:val="0"/>
          <w:divBdr>
            <w:top w:val="none" w:sz="0" w:space="0" w:color="auto"/>
            <w:left w:val="none" w:sz="0" w:space="0" w:color="auto"/>
            <w:bottom w:val="none" w:sz="0" w:space="0" w:color="auto"/>
            <w:right w:val="none" w:sz="0" w:space="0" w:color="auto"/>
          </w:divBdr>
        </w:div>
        <w:div w:id="184372587">
          <w:marLeft w:val="640"/>
          <w:marRight w:val="0"/>
          <w:marTop w:val="0"/>
          <w:marBottom w:val="0"/>
          <w:divBdr>
            <w:top w:val="none" w:sz="0" w:space="0" w:color="auto"/>
            <w:left w:val="none" w:sz="0" w:space="0" w:color="auto"/>
            <w:bottom w:val="none" w:sz="0" w:space="0" w:color="auto"/>
            <w:right w:val="none" w:sz="0" w:space="0" w:color="auto"/>
          </w:divBdr>
        </w:div>
        <w:div w:id="841310992">
          <w:marLeft w:val="640"/>
          <w:marRight w:val="0"/>
          <w:marTop w:val="0"/>
          <w:marBottom w:val="0"/>
          <w:divBdr>
            <w:top w:val="none" w:sz="0" w:space="0" w:color="auto"/>
            <w:left w:val="none" w:sz="0" w:space="0" w:color="auto"/>
            <w:bottom w:val="none" w:sz="0" w:space="0" w:color="auto"/>
            <w:right w:val="none" w:sz="0" w:space="0" w:color="auto"/>
          </w:divBdr>
        </w:div>
        <w:div w:id="69278489">
          <w:marLeft w:val="640"/>
          <w:marRight w:val="0"/>
          <w:marTop w:val="0"/>
          <w:marBottom w:val="0"/>
          <w:divBdr>
            <w:top w:val="none" w:sz="0" w:space="0" w:color="auto"/>
            <w:left w:val="none" w:sz="0" w:space="0" w:color="auto"/>
            <w:bottom w:val="none" w:sz="0" w:space="0" w:color="auto"/>
            <w:right w:val="none" w:sz="0" w:space="0" w:color="auto"/>
          </w:divBdr>
        </w:div>
        <w:div w:id="329866665">
          <w:marLeft w:val="640"/>
          <w:marRight w:val="0"/>
          <w:marTop w:val="0"/>
          <w:marBottom w:val="0"/>
          <w:divBdr>
            <w:top w:val="none" w:sz="0" w:space="0" w:color="auto"/>
            <w:left w:val="none" w:sz="0" w:space="0" w:color="auto"/>
            <w:bottom w:val="none" w:sz="0" w:space="0" w:color="auto"/>
            <w:right w:val="none" w:sz="0" w:space="0" w:color="auto"/>
          </w:divBdr>
        </w:div>
        <w:div w:id="1196961322">
          <w:marLeft w:val="640"/>
          <w:marRight w:val="0"/>
          <w:marTop w:val="0"/>
          <w:marBottom w:val="0"/>
          <w:divBdr>
            <w:top w:val="none" w:sz="0" w:space="0" w:color="auto"/>
            <w:left w:val="none" w:sz="0" w:space="0" w:color="auto"/>
            <w:bottom w:val="none" w:sz="0" w:space="0" w:color="auto"/>
            <w:right w:val="none" w:sz="0" w:space="0" w:color="auto"/>
          </w:divBdr>
        </w:div>
        <w:div w:id="378823511">
          <w:marLeft w:val="640"/>
          <w:marRight w:val="0"/>
          <w:marTop w:val="0"/>
          <w:marBottom w:val="0"/>
          <w:divBdr>
            <w:top w:val="none" w:sz="0" w:space="0" w:color="auto"/>
            <w:left w:val="none" w:sz="0" w:space="0" w:color="auto"/>
            <w:bottom w:val="none" w:sz="0" w:space="0" w:color="auto"/>
            <w:right w:val="none" w:sz="0" w:space="0" w:color="auto"/>
          </w:divBdr>
        </w:div>
        <w:div w:id="618224008">
          <w:marLeft w:val="640"/>
          <w:marRight w:val="0"/>
          <w:marTop w:val="0"/>
          <w:marBottom w:val="0"/>
          <w:divBdr>
            <w:top w:val="none" w:sz="0" w:space="0" w:color="auto"/>
            <w:left w:val="none" w:sz="0" w:space="0" w:color="auto"/>
            <w:bottom w:val="none" w:sz="0" w:space="0" w:color="auto"/>
            <w:right w:val="none" w:sz="0" w:space="0" w:color="auto"/>
          </w:divBdr>
        </w:div>
        <w:div w:id="1544898852">
          <w:marLeft w:val="640"/>
          <w:marRight w:val="0"/>
          <w:marTop w:val="0"/>
          <w:marBottom w:val="0"/>
          <w:divBdr>
            <w:top w:val="none" w:sz="0" w:space="0" w:color="auto"/>
            <w:left w:val="none" w:sz="0" w:space="0" w:color="auto"/>
            <w:bottom w:val="none" w:sz="0" w:space="0" w:color="auto"/>
            <w:right w:val="none" w:sz="0" w:space="0" w:color="auto"/>
          </w:divBdr>
        </w:div>
        <w:div w:id="86120447">
          <w:marLeft w:val="640"/>
          <w:marRight w:val="0"/>
          <w:marTop w:val="0"/>
          <w:marBottom w:val="0"/>
          <w:divBdr>
            <w:top w:val="none" w:sz="0" w:space="0" w:color="auto"/>
            <w:left w:val="none" w:sz="0" w:space="0" w:color="auto"/>
            <w:bottom w:val="none" w:sz="0" w:space="0" w:color="auto"/>
            <w:right w:val="none" w:sz="0" w:space="0" w:color="auto"/>
          </w:divBdr>
        </w:div>
        <w:div w:id="833571259">
          <w:marLeft w:val="640"/>
          <w:marRight w:val="0"/>
          <w:marTop w:val="0"/>
          <w:marBottom w:val="0"/>
          <w:divBdr>
            <w:top w:val="none" w:sz="0" w:space="0" w:color="auto"/>
            <w:left w:val="none" w:sz="0" w:space="0" w:color="auto"/>
            <w:bottom w:val="none" w:sz="0" w:space="0" w:color="auto"/>
            <w:right w:val="none" w:sz="0" w:space="0" w:color="auto"/>
          </w:divBdr>
        </w:div>
        <w:div w:id="724448566">
          <w:marLeft w:val="640"/>
          <w:marRight w:val="0"/>
          <w:marTop w:val="0"/>
          <w:marBottom w:val="0"/>
          <w:divBdr>
            <w:top w:val="none" w:sz="0" w:space="0" w:color="auto"/>
            <w:left w:val="none" w:sz="0" w:space="0" w:color="auto"/>
            <w:bottom w:val="none" w:sz="0" w:space="0" w:color="auto"/>
            <w:right w:val="none" w:sz="0" w:space="0" w:color="auto"/>
          </w:divBdr>
        </w:div>
        <w:div w:id="1717898139">
          <w:marLeft w:val="640"/>
          <w:marRight w:val="0"/>
          <w:marTop w:val="0"/>
          <w:marBottom w:val="0"/>
          <w:divBdr>
            <w:top w:val="none" w:sz="0" w:space="0" w:color="auto"/>
            <w:left w:val="none" w:sz="0" w:space="0" w:color="auto"/>
            <w:bottom w:val="none" w:sz="0" w:space="0" w:color="auto"/>
            <w:right w:val="none" w:sz="0" w:space="0" w:color="auto"/>
          </w:divBdr>
        </w:div>
        <w:div w:id="1445340940">
          <w:marLeft w:val="640"/>
          <w:marRight w:val="0"/>
          <w:marTop w:val="0"/>
          <w:marBottom w:val="0"/>
          <w:divBdr>
            <w:top w:val="none" w:sz="0" w:space="0" w:color="auto"/>
            <w:left w:val="none" w:sz="0" w:space="0" w:color="auto"/>
            <w:bottom w:val="none" w:sz="0" w:space="0" w:color="auto"/>
            <w:right w:val="none" w:sz="0" w:space="0" w:color="auto"/>
          </w:divBdr>
        </w:div>
        <w:div w:id="285503876">
          <w:marLeft w:val="640"/>
          <w:marRight w:val="0"/>
          <w:marTop w:val="0"/>
          <w:marBottom w:val="0"/>
          <w:divBdr>
            <w:top w:val="none" w:sz="0" w:space="0" w:color="auto"/>
            <w:left w:val="none" w:sz="0" w:space="0" w:color="auto"/>
            <w:bottom w:val="none" w:sz="0" w:space="0" w:color="auto"/>
            <w:right w:val="none" w:sz="0" w:space="0" w:color="auto"/>
          </w:divBdr>
        </w:div>
        <w:div w:id="1845440918">
          <w:marLeft w:val="640"/>
          <w:marRight w:val="0"/>
          <w:marTop w:val="0"/>
          <w:marBottom w:val="0"/>
          <w:divBdr>
            <w:top w:val="none" w:sz="0" w:space="0" w:color="auto"/>
            <w:left w:val="none" w:sz="0" w:space="0" w:color="auto"/>
            <w:bottom w:val="none" w:sz="0" w:space="0" w:color="auto"/>
            <w:right w:val="none" w:sz="0" w:space="0" w:color="auto"/>
          </w:divBdr>
        </w:div>
        <w:div w:id="1788574525">
          <w:marLeft w:val="640"/>
          <w:marRight w:val="0"/>
          <w:marTop w:val="0"/>
          <w:marBottom w:val="0"/>
          <w:divBdr>
            <w:top w:val="none" w:sz="0" w:space="0" w:color="auto"/>
            <w:left w:val="none" w:sz="0" w:space="0" w:color="auto"/>
            <w:bottom w:val="none" w:sz="0" w:space="0" w:color="auto"/>
            <w:right w:val="none" w:sz="0" w:space="0" w:color="auto"/>
          </w:divBdr>
        </w:div>
        <w:div w:id="51848606">
          <w:marLeft w:val="640"/>
          <w:marRight w:val="0"/>
          <w:marTop w:val="0"/>
          <w:marBottom w:val="0"/>
          <w:divBdr>
            <w:top w:val="none" w:sz="0" w:space="0" w:color="auto"/>
            <w:left w:val="none" w:sz="0" w:space="0" w:color="auto"/>
            <w:bottom w:val="none" w:sz="0" w:space="0" w:color="auto"/>
            <w:right w:val="none" w:sz="0" w:space="0" w:color="auto"/>
          </w:divBdr>
        </w:div>
        <w:div w:id="876088134">
          <w:marLeft w:val="640"/>
          <w:marRight w:val="0"/>
          <w:marTop w:val="0"/>
          <w:marBottom w:val="0"/>
          <w:divBdr>
            <w:top w:val="none" w:sz="0" w:space="0" w:color="auto"/>
            <w:left w:val="none" w:sz="0" w:space="0" w:color="auto"/>
            <w:bottom w:val="none" w:sz="0" w:space="0" w:color="auto"/>
            <w:right w:val="none" w:sz="0" w:space="0" w:color="auto"/>
          </w:divBdr>
        </w:div>
        <w:div w:id="323974428">
          <w:marLeft w:val="640"/>
          <w:marRight w:val="0"/>
          <w:marTop w:val="0"/>
          <w:marBottom w:val="0"/>
          <w:divBdr>
            <w:top w:val="none" w:sz="0" w:space="0" w:color="auto"/>
            <w:left w:val="none" w:sz="0" w:space="0" w:color="auto"/>
            <w:bottom w:val="none" w:sz="0" w:space="0" w:color="auto"/>
            <w:right w:val="none" w:sz="0" w:space="0" w:color="auto"/>
          </w:divBdr>
        </w:div>
        <w:div w:id="1601838939">
          <w:marLeft w:val="640"/>
          <w:marRight w:val="0"/>
          <w:marTop w:val="0"/>
          <w:marBottom w:val="0"/>
          <w:divBdr>
            <w:top w:val="none" w:sz="0" w:space="0" w:color="auto"/>
            <w:left w:val="none" w:sz="0" w:space="0" w:color="auto"/>
            <w:bottom w:val="none" w:sz="0" w:space="0" w:color="auto"/>
            <w:right w:val="none" w:sz="0" w:space="0" w:color="auto"/>
          </w:divBdr>
        </w:div>
        <w:div w:id="2055420020">
          <w:marLeft w:val="640"/>
          <w:marRight w:val="0"/>
          <w:marTop w:val="0"/>
          <w:marBottom w:val="0"/>
          <w:divBdr>
            <w:top w:val="none" w:sz="0" w:space="0" w:color="auto"/>
            <w:left w:val="none" w:sz="0" w:space="0" w:color="auto"/>
            <w:bottom w:val="none" w:sz="0" w:space="0" w:color="auto"/>
            <w:right w:val="none" w:sz="0" w:space="0" w:color="auto"/>
          </w:divBdr>
        </w:div>
        <w:div w:id="1147863228">
          <w:marLeft w:val="640"/>
          <w:marRight w:val="0"/>
          <w:marTop w:val="0"/>
          <w:marBottom w:val="0"/>
          <w:divBdr>
            <w:top w:val="none" w:sz="0" w:space="0" w:color="auto"/>
            <w:left w:val="none" w:sz="0" w:space="0" w:color="auto"/>
            <w:bottom w:val="none" w:sz="0" w:space="0" w:color="auto"/>
            <w:right w:val="none" w:sz="0" w:space="0" w:color="auto"/>
          </w:divBdr>
        </w:div>
        <w:div w:id="843402130">
          <w:marLeft w:val="640"/>
          <w:marRight w:val="0"/>
          <w:marTop w:val="0"/>
          <w:marBottom w:val="0"/>
          <w:divBdr>
            <w:top w:val="none" w:sz="0" w:space="0" w:color="auto"/>
            <w:left w:val="none" w:sz="0" w:space="0" w:color="auto"/>
            <w:bottom w:val="none" w:sz="0" w:space="0" w:color="auto"/>
            <w:right w:val="none" w:sz="0" w:space="0" w:color="auto"/>
          </w:divBdr>
        </w:div>
        <w:div w:id="958297230">
          <w:marLeft w:val="640"/>
          <w:marRight w:val="0"/>
          <w:marTop w:val="0"/>
          <w:marBottom w:val="0"/>
          <w:divBdr>
            <w:top w:val="none" w:sz="0" w:space="0" w:color="auto"/>
            <w:left w:val="none" w:sz="0" w:space="0" w:color="auto"/>
            <w:bottom w:val="none" w:sz="0" w:space="0" w:color="auto"/>
            <w:right w:val="none" w:sz="0" w:space="0" w:color="auto"/>
          </w:divBdr>
        </w:div>
        <w:div w:id="504705350">
          <w:marLeft w:val="640"/>
          <w:marRight w:val="0"/>
          <w:marTop w:val="0"/>
          <w:marBottom w:val="0"/>
          <w:divBdr>
            <w:top w:val="none" w:sz="0" w:space="0" w:color="auto"/>
            <w:left w:val="none" w:sz="0" w:space="0" w:color="auto"/>
            <w:bottom w:val="none" w:sz="0" w:space="0" w:color="auto"/>
            <w:right w:val="none" w:sz="0" w:space="0" w:color="auto"/>
          </w:divBdr>
        </w:div>
        <w:div w:id="1517646021">
          <w:marLeft w:val="640"/>
          <w:marRight w:val="0"/>
          <w:marTop w:val="0"/>
          <w:marBottom w:val="0"/>
          <w:divBdr>
            <w:top w:val="none" w:sz="0" w:space="0" w:color="auto"/>
            <w:left w:val="none" w:sz="0" w:space="0" w:color="auto"/>
            <w:bottom w:val="none" w:sz="0" w:space="0" w:color="auto"/>
            <w:right w:val="none" w:sz="0" w:space="0" w:color="auto"/>
          </w:divBdr>
        </w:div>
        <w:div w:id="1527674936">
          <w:marLeft w:val="640"/>
          <w:marRight w:val="0"/>
          <w:marTop w:val="0"/>
          <w:marBottom w:val="0"/>
          <w:divBdr>
            <w:top w:val="none" w:sz="0" w:space="0" w:color="auto"/>
            <w:left w:val="none" w:sz="0" w:space="0" w:color="auto"/>
            <w:bottom w:val="none" w:sz="0" w:space="0" w:color="auto"/>
            <w:right w:val="none" w:sz="0" w:space="0" w:color="auto"/>
          </w:divBdr>
        </w:div>
        <w:div w:id="547032633">
          <w:marLeft w:val="640"/>
          <w:marRight w:val="0"/>
          <w:marTop w:val="0"/>
          <w:marBottom w:val="0"/>
          <w:divBdr>
            <w:top w:val="none" w:sz="0" w:space="0" w:color="auto"/>
            <w:left w:val="none" w:sz="0" w:space="0" w:color="auto"/>
            <w:bottom w:val="none" w:sz="0" w:space="0" w:color="auto"/>
            <w:right w:val="none" w:sz="0" w:space="0" w:color="auto"/>
          </w:divBdr>
        </w:div>
        <w:div w:id="502473029">
          <w:marLeft w:val="640"/>
          <w:marRight w:val="0"/>
          <w:marTop w:val="0"/>
          <w:marBottom w:val="0"/>
          <w:divBdr>
            <w:top w:val="none" w:sz="0" w:space="0" w:color="auto"/>
            <w:left w:val="none" w:sz="0" w:space="0" w:color="auto"/>
            <w:bottom w:val="none" w:sz="0" w:space="0" w:color="auto"/>
            <w:right w:val="none" w:sz="0" w:space="0" w:color="auto"/>
          </w:divBdr>
        </w:div>
        <w:div w:id="1835802673">
          <w:marLeft w:val="640"/>
          <w:marRight w:val="0"/>
          <w:marTop w:val="0"/>
          <w:marBottom w:val="0"/>
          <w:divBdr>
            <w:top w:val="none" w:sz="0" w:space="0" w:color="auto"/>
            <w:left w:val="none" w:sz="0" w:space="0" w:color="auto"/>
            <w:bottom w:val="none" w:sz="0" w:space="0" w:color="auto"/>
            <w:right w:val="none" w:sz="0" w:space="0" w:color="auto"/>
          </w:divBdr>
        </w:div>
        <w:div w:id="206643635">
          <w:marLeft w:val="640"/>
          <w:marRight w:val="0"/>
          <w:marTop w:val="0"/>
          <w:marBottom w:val="0"/>
          <w:divBdr>
            <w:top w:val="none" w:sz="0" w:space="0" w:color="auto"/>
            <w:left w:val="none" w:sz="0" w:space="0" w:color="auto"/>
            <w:bottom w:val="none" w:sz="0" w:space="0" w:color="auto"/>
            <w:right w:val="none" w:sz="0" w:space="0" w:color="auto"/>
          </w:divBdr>
        </w:div>
        <w:div w:id="1396202972">
          <w:marLeft w:val="640"/>
          <w:marRight w:val="0"/>
          <w:marTop w:val="0"/>
          <w:marBottom w:val="0"/>
          <w:divBdr>
            <w:top w:val="none" w:sz="0" w:space="0" w:color="auto"/>
            <w:left w:val="none" w:sz="0" w:space="0" w:color="auto"/>
            <w:bottom w:val="none" w:sz="0" w:space="0" w:color="auto"/>
            <w:right w:val="none" w:sz="0" w:space="0" w:color="auto"/>
          </w:divBdr>
        </w:div>
        <w:div w:id="1380057916">
          <w:marLeft w:val="640"/>
          <w:marRight w:val="0"/>
          <w:marTop w:val="0"/>
          <w:marBottom w:val="0"/>
          <w:divBdr>
            <w:top w:val="none" w:sz="0" w:space="0" w:color="auto"/>
            <w:left w:val="none" w:sz="0" w:space="0" w:color="auto"/>
            <w:bottom w:val="none" w:sz="0" w:space="0" w:color="auto"/>
            <w:right w:val="none" w:sz="0" w:space="0" w:color="auto"/>
          </w:divBdr>
        </w:div>
        <w:div w:id="509567665">
          <w:marLeft w:val="640"/>
          <w:marRight w:val="0"/>
          <w:marTop w:val="0"/>
          <w:marBottom w:val="0"/>
          <w:divBdr>
            <w:top w:val="none" w:sz="0" w:space="0" w:color="auto"/>
            <w:left w:val="none" w:sz="0" w:space="0" w:color="auto"/>
            <w:bottom w:val="none" w:sz="0" w:space="0" w:color="auto"/>
            <w:right w:val="none" w:sz="0" w:space="0" w:color="auto"/>
          </w:divBdr>
        </w:div>
        <w:div w:id="864098135">
          <w:marLeft w:val="640"/>
          <w:marRight w:val="0"/>
          <w:marTop w:val="0"/>
          <w:marBottom w:val="0"/>
          <w:divBdr>
            <w:top w:val="none" w:sz="0" w:space="0" w:color="auto"/>
            <w:left w:val="none" w:sz="0" w:space="0" w:color="auto"/>
            <w:bottom w:val="none" w:sz="0" w:space="0" w:color="auto"/>
            <w:right w:val="none" w:sz="0" w:space="0" w:color="auto"/>
          </w:divBdr>
        </w:div>
        <w:div w:id="2015261626">
          <w:marLeft w:val="640"/>
          <w:marRight w:val="0"/>
          <w:marTop w:val="0"/>
          <w:marBottom w:val="0"/>
          <w:divBdr>
            <w:top w:val="none" w:sz="0" w:space="0" w:color="auto"/>
            <w:left w:val="none" w:sz="0" w:space="0" w:color="auto"/>
            <w:bottom w:val="none" w:sz="0" w:space="0" w:color="auto"/>
            <w:right w:val="none" w:sz="0" w:space="0" w:color="auto"/>
          </w:divBdr>
        </w:div>
        <w:div w:id="1550995727">
          <w:marLeft w:val="640"/>
          <w:marRight w:val="0"/>
          <w:marTop w:val="0"/>
          <w:marBottom w:val="0"/>
          <w:divBdr>
            <w:top w:val="none" w:sz="0" w:space="0" w:color="auto"/>
            <w:left w:val="none" w:sz="0" w:space="0" w:color="auto"/>
            <w:bottom w:val="none" w:sz="0" w:space="0" w:color="auto"/>
            <w:right w:val="none" w:sz="0" w:space="0" w:color="auto"/>
          </w:divBdr>
        </w:div>
        <w:div w:id="1416438744">
          <w:marLeft w:val="640"/>
          <w:marRight w:val="0"/>
          <w:marTop w:val="0"/>
          <w:marBottom w:val="0"/>
          <w:divBdr>
            <w:top w:val="none" w:sz="0" w:space="0" w:color="auto"/>
            <w:left w:val="none" w:sz="0" w:space="0" w:color="auto"/>
            <w:bottom w:val="none" w:sz="0" w:space="0" w:color="auto"/>
            <w:right w:val="none" w:sz="0" w:space="0" w:color="auto"/>
          </w:divBdr>
        </w:div>
        <w:div w:id="682711271">
          <w:marLeft w:val="640"/>
          <w:marRight w:val="0"/>
          <w:marTop w:val="0"/>
          <w:marBottom w:val="0"/>
          <w:divBdr>
            <w:top w:val="none" w:sz="0" w:space="0" w:color="auto"/>
            <w:left w:val="none" w:sz="0" w:space="0" w:color="auto"/>
            <w:bottom w:val="none" w:sz="0" w:space="0" w:color="auto"/>
            <w:right w:val="none" w:sz="0" w:space="0" w:color="auto"/>
          </w:divBdr>
        </w:div>
        <w:div w:id="656229768">
          <w:marLeft w:val="640"/>
          <w:marRight w:val="0"/>
          <w:marTop w:val="0"/>
          <w:marBottom w:val="0"/>
          <w:divBdr>
            <w:top w:val="none" w:sz="0" w:space="0" w:color="auto"/>
            <w:left w:val="none" w:sz="0" w:space="0" w:color="auto"/>
            <w:bottom w:val="none" w:sz="0" w:space="0" w:color="auto"/>
            <w:right w:val="none" w:sz="0" w:space="0" w:color="auto"/>
          </w:divBdr>
        </w:div>
        <w:div w:id="14618593">
          <w:marLeft w:val="640"/>
          <w:marRight w:val="0"/>
          <w:marTop w:val="0"/>
          <w:marBottom w:val="0"/>
          <w:divBdr>
            <w:top w:val="none" w:sz="0" w:space="0" w:color="auto"/>
            <w:left w:val="none" w:sz="0" w:space="0" w:color="auto"/>
            <w:bottom w:val="none" w:sz="0" w:space="0" w:color="auto"/>
            <w:right w:val="none" w:sz="0" w:space="0" w:color="auto"/>
          </w:divBdr>
        </w:div>
        <w:div w:id="658073167">
          <w:marLeft w:val="640"/>
          <w:marRight w:val="0"/>
          <w:marTop w:val="0"/>
          <w:marBottom w:val="0"/>
          <w:divBdr>
            <w:top w:val="none" w:sz="0" w:space="0" w:color="auto"/>
            <w:left w:val="none" w:sz="0" w:space="0" w:color="auto"/>
            <w:bottom w:val="none" w:sz="0" w:space="0" w:color="auto"/>
            <w:right w:val="none" w:sz="0" w:space="0" w:color="auto"/>
          </w:divBdr>
        </w:div>
        <w:div w:id="141586657">
          <w:marLeft w:val="640"/>
          <w:marRight w:val="0"/>
          <w:marTop w:val="0"/>
          <w:marBottom w:val="0"/>
          <w:divBdr>
            <w:top w:val="none" w:sz="0" w:space="0" w:color="auto"/>
            <w:left w:val="none" w:sz="0" w:space="0" w:color="auto"/>
            <w:bottom w:val="none" w:sz="0" w:space="0" w:color="auto"/>
            <w:right w:val="none" w:sz="0" w:space="0" w:color="auto"/>
          </w:divBdr>
        </w:div>
        <w:div w:id="539511052">
          <w:marLeft w:val="640"/>
          <w:marRight w:val="0"/>
          <w:marTop w:val="0"/>
          <w:marBottom w:val="0"/>
          <w:divBdr>
            <w:top w:val="none" w:sz="0" w:space="0" w:color="auto"/>
            <w:left w:val="none" w:sz="0" w:space="0" w:color="auto"/>
            <w:bottom w:val="none" w:sz="0" w:space="0" w:color="auto"/>
            <w:right w:val="none" w:sz="0" w:space="0" w:color="auto"/>
          </w:divBdr>
        </w:div>
        <w:div w:id="1744522573">
          <w:marLeft w:val="640"/>
          <w:marRight w:val="0"/>
          <w:marTop w:val="0"/>
          <w:marBottom w:val="0"/>
          <w:divBdr>
            <w:top w:val="none" w:sz="0" w:space="0" w:color="auto"/>
            <w:left w:val="none" w:sz="0" w:space="0" w:color="auto"/>
            <w:bottom w:val="none" w:sz="0" w:space="0" w:color="auto"/>
            <w:right w:val="none" w:sz="0" w:space="0" w:color="auto"/>
          </w:divBdr>
        </w:div>
        <w:div w:id="583489253">
          <w:marLeft w:val="640"/>
          <w:marRight w:val="0"/>
          <w:marTop w:val="0"/>
          <w:marBottom w:val="0"/>
          <w:divBdr>
            <w:top w:val="none" w:sz="0" w:space="0" w:color="auto"/>
            <w:left w:val="none" w:sz="0" w:space="0" w:color="auto"/>
            <w:bottom w:val="none" w:sz="0" w:space="0" w:color="auto"/>
            <w:right w:val="none" w:sz="0" w:space="0" w:color="auto"/>
          </w:divBdr>
        </w:div>
        <w:div w:id="870802938">
          <w:marLeft w:val="640"/>
          <w:marRight w:val="0"/>
          <w:marTop w:val="0"/>
          <w:marBottom w:val="0"/>
          <w:divBdr>
            <w:top w:val="none" w:sz="0" w:space="0" w:color="auto"/>
            <w:left w:val="none" w:sz="0" w:space="0" w:color="auto"/>
            <w:bottom w:val="none" w:sz="0" w:space="0" w:color="auto"/>
            <w:right w:val="none" w:sz="0" w:space="0" w:color="auto"/>
          </w:divBdr>
        </w:div>
        <w:div w:id="1212886459">
          <w:marLeft w:val="640"/>
          <w:marRight w:val="0"/>
          <w:marTop w:val="0"/>
          <w:marBottom w:val="0"/>
          <w:divBdr>
            <w:top w:val="none" w:sz="0" w:space="0" w:color="auto"/>
            <w:left w:val="none" w:sz="0" w:space="0" w:color="auto"/>
            <w:bottom w:val="none" w:sz="0" w:space="0" w:color="auto"/>
            <w:right w:val="none" w:sz="0" w:space="0" w:color="auto"/>
          </w:divBdr>
        </w:div>
        <w:div w:id="67849318">
          <w:marLeft w:val="640"/>
          <w:marRight w:val="0"/>
          <w:marTop w:val="0"/>
          <w:marBottom w:val="0"/>
          <w:divBdr>
            <w:top w:val="none" w:sz="0" w:space="0" w:color="auto"/>
            <w:left w:val="none" w:sz="0" w:space="0" w:color="auto"/>
            <w:bottom w:val="none" w:sz="0" w:space="0" w:color="auto"/>
            <w:right w:val="none" w:sz="0" w:space="0" w:color="auto"/>
          </w:divBdr>
        </w:div>
        <w:div w:id="162205893">
          <w:marLeft w:val="640"/>
          <w:marRight w:val="0"/>
          <w:marTop w:val="0"/>
          <w:marBottom w:val="0"/>
          <w:divBdr>
            <w:top w:val="none" w:sz="0" w:space="0" w:color="auto"/>
            <w:left w:val="none" w:sz="0" w:space="0" w:color="auto"/>
            <w:bottom w:val="none" w:sz="0" w:space="0" w:color="auto"/>
            <w:right w:val="none" w:sz="0" w:space="0" w:color="auto"/>
          </w:divBdr>
        </w:div>
        <w:div w:id="1570506359">
          <w:marLeft w:val="640"/>
          <w:marRight w:val="0"/>
          <w:marTop w:val="0"/>
          <w:marBottom w:val="0"/>
          <w:divBdr>
            <w:top w:val="none" w:sz="0" w:space="0" w:color="auto"/>
            <w:left w:val="none" w:sz="0" w:space="0" w:color="auto"/>
            <w:bottom w:val="none" w:sz="0" w:space="0" w:color="auto"/>
            <w:right w:val="none" w:sz="0" w:space="0" w:color="auto"/>
          </w:divBdr>
        </w:div>
        <w:div w:id="490800254">
          <w:marLeft w:val="640"/>
          <w:marRight w:val="0"/>
          <w:marTop w:val="0"/>
          <w:marBottom w:val="0"/>
          <w:divBdr>
            <w:top w:val="none" w:sz="0" w:space="0" w:color="auto"/>
            <w:left w:val="none" w:sz="0" w:space="0" w:color="auto"/>
            <w:bottom w:val="none" w:sz="0" w:space="0" w:color="auto"/>
            <w:right w:val="none" w:sz="0" w:space="0" w:color="auto"/>
          </w:divBdr>
        </w:div>
        <w:div w:id="1479495159">
          <w:marLeft w:val="640"/>
          <w:marRight w:val="0"/>
          <w:marTop w:val="0"/>
          <w:marBottom w:val="0"/>
          <w:divBdr>
            <w:top w:val="none" w:sz="0" w:space="0" w:color="auto"/>
            <w:left w:val="none" w:sz="0" w:space="0" w:color="auto"/>
            <w:bottom w:val="none" w:sz="0" w:space="0" w:color="auto"/>
            <w:right w:val="none" w:sz="0" w:space="0" w:color="auto"/>
          </w:divBdr>
        </w:div>
        <w:div w:id="504512431">
          <w:marLeft w:val="640"/>
          <w:marRight w:val="0"/>
          <w:marTop w:val="0"/>
          <w:marBottom w:val="0"/>
          <w:divBdr>
            <w:top w:val="none" w:sz="0" w:space="0" w:color="auto"/>
            <w:left w:val="none" w:sz="0" w:space="0" w:color="auto"/>
            <w:bottom w:val="none" w:sz="0" w:space="0" w:color="auto"/>
            <w:right w:val="none" w:sz="0" w:space="0" w:color="auto"/>
          </w:divBdr>
        </w:div>
        <w:div w:id="991982428">
          <w:marLeft w:val="640"/>
          <w:marRight w:val="0"/>
          <w:marTop w:val="0"/>
          <w:marBottom w:val="0"/>
          <w:divBdr>
            <w:top w:val="none" w:sz="0" w:space="0" w:color="auto"/>
            <w:left w:val="none" w:sz="0" w:space="0" w:color="auto"/>
            <w:bottom w:val="none" w:sz="0" w:space="0" w:color="auto"/>
            <w:right w:val="none" w:sz="0" w:space="0" w:color="auto"/>
          </w:divBdr>
        </w:div>
        <w:div w:id="993529266">
          <w:marLeft w:val="640"/>
          <w:marRight w:val="0"/>
          <w:marTop w:val="0"/>
          <w:marBottom w:val="0"/>
          <w:divBdr>
            <w:top w:val="none" w:sz="0" w:space="0" w:color="auto"/>
            <w:left w:val="none" w:sz="0" w:space="0" w:color="auto"/>
            <w:bottom w:val="none" w:sz="0" w:space="0" w:color="auto"/>
            <w:right w:val="none" w:sz="0" w:space="0" w:color="auto"/>
          </w:divBdr>
        </w:div>
        <w:div w:id="71511705">
          <w:marLeft w:val="640"/>
          <w:marRight w:val="0"/>
          <w:marTop w:val="0"/>
          <w:marBottom w:val="0"/>
          <w:divBdr>
            <w:top w:val="none" w:sz="0" w:space="0" w:color="auto"/>
            <w:left w:val="none" w:sz="0" w:space="0" w:color="auto"/>
            <w:bottom w:val="none" w:sz="0" w:space="0" w:color="auto"/>
            <w:right w:val="none" w:sz="0" w:space="0" w:color="auto"/>
          </w:divBdr>
        </w:div>
        <w:div w:id="780495829">
          <w:marLeft w:val="640"/>
          <w:marRight w:val="0"/>
          <w:marTop w:val="0"/>
          <w:marBottom w:val="0"/>
          <w:divBdr>
            <w:top w:val="none" w:sz="0" w:space="0" w:color="auto"/>
            <w:left w:val="none" w:sz="0" w:space="0" w:color="auto"/>
            <w:bottom w:val="none" w:sz="0" w:space="0" w:color="auto"/>
            <w:right w:val="none" w:sz="0" w:space="0" w:color="auto"/>
          </w:divBdr>
        </w:div>
        <w:div w:id="1841965234">
          <w:marLeft w:val="640"/>
          <w:marRight w:val="0"/>
          <w:marTop w:val="0"/>
          <w:marBottom w:val="0"/>
          <w:divBdr>
            <w:top w:val="none" w:sz="0" w:space="0" w:color="auto"/>
            <w:left w:val="none" w:sz="0" w:space="0" w:color="auto"/>
            <w:bottom w:val="none" w:sz="0" w:space="0" w:color="auto"/>
            <w:right w:val="none" w:sz="0" w:space="0" w:color="auto"/>
          </w:divBdr>
        </w:div>
        <w:div w:id="1004092548">
          <w:marLeft w:val="640"/>
          <w:marRight w:val="0"/>
          <w:marTop w:val="0"/>
          <w:marBottom w:val="0"/>
          <w:divBdr>
            <w:top w:val="none" w:sz="0" w:space="0" w:color="auto"/>
            <w:left w:val="none" w:sz="0" w:space="0" w:color="auto"/>
            <w:bottom w:val="none" w:sz="0" w:space="0" w:color="auto"/>
            <w:right w:val="none" w:sz="0" w:space="0" w:color="auto"/>
          </w:divBdr>
        </w:div>
        <w:div w:id="770516615">
          <w:marLeft w:val="640"/>
          <w:marRight w:val="0"/>
          <w:marTop w:val="0"/>
          <w:marBottom w:val="0"/>
          <w:divBdr>
            <w:top w:val="none" w:sz="0" w:space="0" w:color="auto"/>
            <w:left w:val="none" w:sz="0" w:space="0" w:color="auto"/>
            <w:bottom w:val="none" w:sz="0" w:space="0" w:color="auto"/>
            <w:right w:val="none" w:sz="0" w:space="0" w:color="auto"/>
          </w:divBdr>
        </w:div>
        <w:div w:id="380908279">
          <w:marLeft w:val="640"/>
          <w:marRight w:val="0"/>
          <w:marTop w:val="0"/>
          <w:marBottom w:val="0"/>
          <w:divBdr>
            <w:top w:val="none" w:sz="0" w:space="0" w:color="auto"/>
            <w:left w:val="none" w:sz="0" w:space="0" w:color="auto"/>
            <w:bottom w:val="none" w:sz="0" w:space="0" w:color="auto"/>
            <w:right w:val="none" w:sz="0" w:space="0" w:color="auto"/>
          </w:divBdr>
        </w:div>
        <w:div w:id="1453673383">
          <w:marLeft w:val="640"/>
          <w:marRight w:val="0"/>
          <w:marTop w:val="0"/>
          <w:marBottom w:val="0"/>
          <w:divBdr>
            <w:top w:val="none" w:sz="0" w:space="0" w:color="auto"/>
            <w:left w:val="none" w:sz="0" w:space="0" w:color="auto"/>
            <w:bottom w:val="none" w:sz="0" w:space="0" w:color="auto"/>
            <w:right w:val="none" w:sz="0" w:space="0" w:color="auto"/>
          </w:divBdr>
        </w:div>
        <w:div w:id="1465810905">
          <w:marLeft w:val="640"/>
          <w:marRight w:val="0"/>
          <w:marTop w:val="0"/>
          <w:marBottom w:val="0"/>
          <w:divBdr>
            <w:top w:val="none" w:sz="0" w:space="0" w:color="auto"/>
            <w:left w:val="none" w:sz="0" w:space="0" w:color="auto"/>
            <w:bottom w:val="none" w:sz="0" w:space="0" w:color="auto"/>
            <w:right w:val="none" w:sz="0" w:space="0" w:color="auto"/>
          </w:divBdr>
        </w:div>
      </w:divsChild>
    </w:div>
    <w:div w:id="1337227850">
      <w:bodyDiv w:val="1"/>
      <w:marLeft w:val="0"/>
      <w:marRight w:val="0"/>
      <w:marTop w:val="0"/>
      <w:marBottom w:val="0"/>
      <w:divBdr>
        <w:top w:val="none" w:sz="0" w:space="0" w:color="auto"/>
        <w:left w:val="none" w:sz="0" w:space="0" w:color="auto"/>
        <w:bottom w:val="none" w:sz="0" w:space="0" w:color="auto"/>
        <w:right w:val="none" w:sz="0" w:space="0" w:color="auto"/>
      </w:divBdr>
      <w:divsChild>
        <w:div w:id="1541893534">
          <w:marLeft w:val="640"/>
          <w:marRight w:val="0"/>
          <w:marTop w:val="0"/>
          <w:marBottom w:val="0"/>
          <w:divBdr>
            <w:top w:val="none" w:sz="0" w:space="0" w:color="auto"/>
            <w:left w:val="none" w:sz="0" w:space="0" w:color="auto"/>
            <w:bottom w:val="none" w:sz="0" w:space="0" w:color="auto"/>
            <w:right w:val="none" w:sz="0" w:space="0" w:color="auto"/>
          </w:divBdr>
        </w:div>
        <w:div w:id="1692221396">
          <w:marLeft w:val="640"/>
          <w:marRight w:val="0"/>
          <w:marTop w:val="0"/>
          <w:marBottom w:val="0"/>
          <w:divBdr>
            <w:top w:val="none" w:sz="0" w:space="0" w:color="auto"/>
            <w:left w:val="none" w:sz="0" w:space="0" w:color="auto"/>
            <w:bottom w:val="none" w:sz="0" w:space="0" w:color="auto"/>
            <w:right w:val="none" w:sz="0" w:space="0" w:color="auto"/>
          </w:divBdr>
        </w:div>
        <w:div w:id="1412699430">
          <w:marLeft w:val="640"/>
          <w:marRight w:val="0"/>
          <w:marTop w:val="0"/>
          <w:marBottom w:val="0"/>
          <w:divBdr>
            <w:top w:val="none" w:sz="0" w:space="0" w:color="auto"/>
            <w:left w:val="none" w:sz="0" w:space="0" w:color="auto"/>
            <w:bottom w:val="none" w:sz="0" w:space="0" w:color="auto"/>
            <w:right w:val="none" w:sz="0" w:space="0" w:color="auto"/>
          </w:divBdr>
        </w:div>
        <w:div w:id="1748108057">
          <w:marLeft w:val="640"/>
          <w:marRight w:val="0"/>
          <w:marTop w:val="0"/>
          <w:marBottom w:val="0"/>
          <w:divBdr>
            <w:top w:val="none" w:sz="0" w:space="0" w:color="auto"/>
            <w:left w:val="none" w:sz="0" w:space="0" w:color="auto"/>
            <w:bottom w:val="none" w:sz="0" w:space="0" w:color="auto"/>
            <w:right w:val="none" w:sz="0" w:space="0" w:color="auto"/>
          </w:divBdr>
        </w:div>
        <w:div w:id="1853375549">
          <w:marLeft w:val="640"/>
          <w:marRight w:val="0"/>
          <w:marTop w:val="0"/>
          <w:marBottom w:val="0"/>
          <w:divBdr>
            <w:top w:val="none" w:sz="0" w:space="0" w:color="auto"/>
            <w:left w:val="none" w:sz="0" w:space="0" w:color="auto"/>
            <w:bottom w:val="none" w:sz="0" w:space="0" w:color="auto"/>
            <w:right w:val="none" w:sz="0" w:space="0" w:color="auto"/>
          </w:divBdr>
        </w:div>
        <w:div w:id="1846284296">
          <w:marLeft w:val="640"/>
          <w:marRight w:val="0"/>
          <w:marTop w:val="0"/>
          <w:marBottom w:val="0"/>
          <w:divBdr>
            <w:top w:val="none" w:sz="0" w:space="0" w:color="auto"/>
            <w:left w:val="none" w:sz="0" w:space="0" w:color="auto"/>
            <w:bottom w:val="none" w:sz="0" w:space="0" w:color="auto"/>
            <w:right w:val="none" w:sz="0" w:space="0" w:color="auto"/>
          </w:divBdr>
        </w:div>
        <w:div w:id="567692277">
          <w:marLeft w:val="640"/>
          <w:marRight w:val="0"/>
          <w:marTop w:val="0"/>
          <w:marBottom w:val="0"/>
          <w:divBdr>
            <w:top w:val="none" w:sz="0" w:space="0" w:color="auto"/>
            <w:left w:val="none" w:sz="0" w:space="0" w:color="auto"/>
            <w:bottom w:val="none" w:sz="0" w:space="0" w:color="auto"/>
            <w:right w:val="none" w:sz="0" w:space="0" w:color="auto"/>
          </w:divBdr>
        </w:div>
        <w:div w:id="68892728">
          <w:marLeft w:val="640"/>
          <w:marRight w:val="0"/>
          <w:marTop w:val="0"/>
          <w:marBottom w:val="0"/>
          <w:divBdr>
            <w:top w:val="none" w:sz="0" w:space="0" w:color="auto"/>
            <w:left w:val="none" w:sz="0" w:space="0" w:color="auto"/>
            <w:bottom w:val="none" w:sz="0" w:space="0" w:color="auto"/>
            <w:right w:val="none" w:sz="0" w:space="0" w:color="auto"/>
          </w:divBdr>
        </w:div>
        <w:div w:id="1605459759">
          <w:marLeft w:val="640"/>
          <w:marRight w:val="0"/>
          <w:marTop w:val="0"/>
          <w:marBottom w:val="0"/>
          <w:divBdr>
            <w:top w:val="none" w:sz="0" w:space="0" w:color="auto"/>
            <w:left w:val="none" w:sz="0" w:space="0" w:color="auto"/>
            <w:bottom w:val="none" w:sz="0" w:space="0" w:color="auto"/>
            <w:right w:val="none" w:sz="0" w:space="0" w:color="auto"/>
          </w:divBdr>
        </w:div>
        <w:div w:id="658969664">
          <w:marLeft w:val="640"/>
          <w:marRight w:val="0"/>
          <w:marTop w:val="0"/>
          <w:marBottom w:val="0"/>
          <w:divBdr>
            <w:top w:val="none" w:sz="0" w:space="0" w:color="auto"/>
            <w:left w:val="none" w:sz="0" w:space="0" w:color="auto"/>
            <w:bottom w:val="none" w:sz="0" w:space="0" w:color="auto"/>
            <w:right w:val="none" w:sz="0" w:space="0" w:color="auto"/>
          </w:divBdr>
        </w:div>
        <w:div w:id="1888645808">
          <w:marLeft w:val="640"/>
          <w:marRight w:val="0"/>
          <w:marTop w:val="0"/>
          <w:marBottom w:val="0"/>
          <w:divBdr>
            <w:top w:val="none" w:sz="0" w:space="0" w:color="auto"/>
            <w:left w:val="none" w:sz="0" w:space="0" w:color="auto"/>
            <w:bottom w:val="none" w:sz="0" w:space="0" w:color="auto"/>
            <w:right w:val="none" w:sz="0" w:space="0" w:color="auto"/>
          </w:divBdr>
        </w:div>
        <w:div w:id="1676104062">
          <w:marLeft w:val="640"/>
          <w:marRight w:val="0"/>
          <w:marTop w:val="0"/>
          <w:marBottom w:val="0"/>
          <w:divBdr>
            <w:top w:val="none" w:sz="0" w:space="0" w:color="auto"/>
            <w:left w:val="none" w:sz="0" w:space="0" w:color="auto"/>
            <w:bottom w:val="none" w:sz="0" w:space="0" w:color="auto"/>
            <w:right w:val="none" w:sz="0" w:space="0" w:color="auto"/>
          </w:divBdr>
        </w:div>
        <w:div w:id="1731348206">
          <w:marLeft w:val="640"/>
          <w:marRight w:val="0"/>
          <w:marTop w:val="0"/>
          <w:marBottom w:val="0"/>
          <w:divBdr>
            <w:top w:val="none" w:sz="0" w:space="0" w:color="auto"/>
            <w:left w:val="none" w:sz="0" w:space="0" w:color="auto"/>
            <w:bottom w:val="none" w:sz="0" w:space="0" w:color="auto"/>
            <w:right w:val="none" w:sz="0" w:space="0" w:color="auto"/>
          </w:divBdr>
        </w:div>
        <w:div w:id="1077287347">
          <w:marLeft w:val="640"/>
          <w:marRight w:val="0"/>
          <w:marTop w:val="0"/>
          <w:marBottom w:val="0"/>
          <w:divBdr>
            <w:top w:val="none" w:sz="0" w:space="0" w:color="auto"/>
            <w:left w:val="none" w:sz="0" w:space="0" w:color="auto"/>
            <w:bottom w:val="none" w:sz="0" w:space="0" w:color="auto"/>
            <w:right w:val="none" w:sz="0" w:space="0" w:color="auto"/>
          </w:divBdr>
        </w:div>
        <w:div w:id="1890874903">
          <w:marLeft w:val="640"/>
          <w:marRight w:val="0"/>
          <w:marTop w:val="0"/>
          <w:marBottom w:val="0"/>
          <w:divBdr>
            <w:top w:val="none" w:sz="0" w:space="0" w:color="auto"/>
            <w:left w:val="none" w:sz="0" w:space="0" w:color="auto"/>
            <w:bottom w:val="none" w:sz="0" w:space="0" w:color="auto"/>
            <w:right w:val="none" w:sz="0" w:space="0" w:color="auto"/>
          </w:divBdr>
        </w:div>
        <w:div w:id="1857310729">
          <w:marLeft w:val="640"/>
          <w:marRight w:val="0"/>
          <w:marTop w:val="0"/>
          <w:marBottom w:val="0"/>
          <w:divBdr>
            <w:top w:val="none" w:sz="0" w:space="0" w:color="auto"/>
            <w:left w:val="none" w:sz="0" w:space="0" w:color="auto"/>
            <w:bottom w:val="none" w:sz="0" w:space="0" w:color="auto"/>
            <w:right w:val="none" w:sz="0" w:space="0" w:color="auto"/>
          </w:divBdr>
        </w:div>
        <w:div w:id="67381813">
          <w:marLeft w:val="640"/>
          <w:marRight w:val="0"/>
          <w:marTop w:val="0"/>
          <w:marBottom w:val="0"/>
          <w:divBdr>
            <w:top w:val="none" w:sz="0" w:space="0" w:color="auto"/>
            <w:left w:val="none" w:sz="0" w:space="0" w:color="auto"/>
            <w:bottom w:val="none" w:sz="0" w:space="0" w:color="auto"/>
            <w:right w:val="none" w:sz="0" w:space="0" w:color="auto"/>
          </w:divBdr>
        </w:div>
        <w:div w:id="936522592">
          <w:marLeft w:val="640"/>
          <w:marRight w:val="0"/>
          <w:marTop w:val="0"/>
          <w:marBottom w:val="0"/>
          <w:divBdr>
            <w:top w:val="none" w:sz="0" w:space="0" w:color="auto"/>
            <w:left w:val="none" w:sz="0" w:space="0" w:color="auto"/>
            <w:bottom w:val="none" w:sz="0" w:space="0" w:color="auto"/>
            <w:right w:val="none" w:sz="0" w:space="0" w:color="auto"/>
          </w:divBdr>
        </w:div>
        <w:div w:id="2085683870">
          <w:marLeft w:val="640"/>
          <w:marRight w:val="0"/>
          <w:marTop w:val="0"/>
          <w:marBottom w:val="0"/>
          <w:divBdr>
            <w:top w:val="none" w:sz="0" w:space="0" w:color="auto"/>
            <w:left w:val="none" w:sz="0" w:space="0" w:color="auto"/>
            <w:bottom w:val="none" w:sz="0" w:space="0" w:color="auto"/>
            <w:right w:val="none" w:sz="0" w:space="0" w:color="auto"/>
          </w:divBdr>
        </w:div>
        <w:div w:id="2143956413">
          <w:marLeft w:val="640"/>
          <w:marRight w:val="0"/>
          <w:marTop w:val="0"/>
          <w:marBottom w:val="0"/>
          <w:divBdr>
            <w:top w:val="none" w:sz="0" w:space="0" w:color="auto"/>
            <w:left w:val="none" w:sz="0" w:space="0" w:color="auto"/>
            <w:bottom w:val="none" w:sz="0" w:space="0" w:color="auto"/>
            <w:right w:val="none" w:sz="0" w:space="0" w:color="auto"/>
          </w:divBdr>
        </w:div>
        <w:div w:id="936866631">
          <w:marLeft w:val="640"/>
          <w:marRight w:val="0"/>
          <w:marTop w:val="0"/>
          <w:marBottom w:val="0"/>
          <w:divBdr>
            <w:top w:val="none" w:sz="0" w:space="0" w:color="auto"/>
            <w:left w:val="none" w:sz="0" w:space="0" w:color="auto"/>
            <w:bottom w:val="none" w:sz="0" w:space="0" w:color="auto"/>
            <w:right w:val="none" w:sz="0" w:space="0" w:color="auto"/>
          </w:divBdr>
        </w:div>
        <w:div w:id="456415030">
          <w:marLeft w:val="640"/>
          <w:marRight w:val="0"/>
          <w:marTop w:val="0"/>
          <w:marBottom w:val="0"/>
          <w:divBdr>
            <w:top w:val="none" w:sz="0" w:space="0" w:color="auto"/>
            <w:left w:val="none" w:sz="0" w:space="0" w:color="auto"/>
            <w:bottom w:val="none" w:sz="0" w:space="0" w:color="auto"/>
            <w:right w:val="none" w:sz="0" w:space="0" w:color="auto"/>
          </w:divBdr>
        </w:div>
        <w:div w:id="1192955565">
          <w:marLeft w:val="640"/>
          <w:marRight w:val="0"/>
          <w:marTop w:val="0"/>
          <w:marBottom w:val="0"/>
          <w:divBdr>
            <w:top w:val="none" w:sz="0" w:space="0" w:color="auto"/>
            <w:left w:val="none" w:sz="0" w:space="0" w:color="auto"/>
            <w:bottom w:val="none" w:sz="0" w:space="0" w:color="auto"/>
            <w:right w:val="none" w:sz="0" w:space="0" w:color="auto"/>
          </w:divBdr>
        </w:div>
        <w:div w:id="252933338">
          <w:marLeft w:val="640"/>
          <w:marRight w:val="0"/>
          <w:marTop w:val="0"/>
          <w:marBottom w:val="0"/>
          <w:divBdr>
            <w:top w:val="none" w:sz="0" w:space="0" w:color="auto"/>
            <w:left w:val="none" w:sz="0" w:space="0" w:color="auto"/>
            <w:bottom w:val="none" w:sz="0" w:space="0" w:color="auto"/>
            <w:right w:val="none" w:sz="0" w:space="0" w:color="auto"/>
          </w:divBdr>
        </w:div>
        <w:div w:id="2113739119">
          <w:marLeft w:val="640"/>
          <w:marRight w:val="0"/>
          <w:marTop w:val="0"/>
          <w:marBottom w:val="0"/>
          <w:divBdr>
            <w:top w:val="none" w:sz="0" w:space="0" w:color="auto"/>
            <w:left w:val="none" w:sz="0" w:space="0" w:color="auto"/>
            <w:bottom w:val="none" w:sz="0" w:space="0" w:color="auto"/>
            <w:right w:val="none" w:sz="0" w:space="0" w:color="auto"/>
          </w:divBdr>
        </w:div>
        <w:div w:id="1126042551">
          <w:marLeft w:val="640"/>
          <w:marRight w:val="0"/>
          <w:marTop w:val="0"/>
          <w:marBottom w:val="0"/>
          <w:divBdr>
            <w:top w:val="none" w:sz="0" w:space="0" w:color="auto"/>
            <w:left w:val="none" w:sz="0" w:space="0" w:color="auto"/>
            <w:bottom w:val="none" w:sz="0" w:space="0" w:color="auto"/>
            <w:right w:val="none" w:sz="0" w:space="0" w:color="auto"/>
          </w:divBdr>
        </w:div>
        <w:div w:id="2029409934">
          <w:marLeft w:val="640"/>
          <w:marRight w:val="0"/>
          <w:marTop w:val="0"/>
          <w:marBottom w:val="0"/>
          <w:divBdr>
            <w:top w:val="none" w:sz="0" w:space="0" w:color="auto"/>
            <w:left w:val="none" w:sz="0" w:space="0" w:color="auto"/>
            <w:bottom w:val="none" w:sz="0" w:space="0" w:color="auto"/>
            <w:right w:val="none" w:sz="0" w:space="0" w:color="auto"/>
          </w:divBdr>
        </w:div>
        <w:div w:id="428546578">
          <w:marLeft w:val="640"/>
          <w:marRight w:val="0"/>
          <w:marTop w:val="0"/>
          <w:marBottom w:val="0"/>
          <w:divBdr>
            <w:top w:val="none" w:sz="0" w:space="0" w:color="auto"/>
            <w:left w:val="none" w:sz="0" w:space="0" w:color="auto"/>
            <w:bottom w:val="none" w:sz="0" w:space="0" w:color="auto"/>
            <w:right w:val="none" w:sz="0" w:space="0" w:color="auto"/>
          </w:divBdr>
        </w:div>
        <w:div w:id="1100295998">
          <w:marLeft w:val="640"/>
          <w:marRight w:val="0"/>
          <w:marTop w:val="0"/>
          <w:marBottom w:val="0"/>
          <w:divBdr>
            <w:top w:val="none" w:sz="0" w:space="0" w:color="auto"/>
            <w:left w:val="none" w:sz="0" w:space="0" w:color="auto"/>
            <w:bottom w:val="none" w:sz="0" w:space="0" w:color="auto"/>
            <w:right w:val="none" w:sz="0" w:space="0" w:color="auto"/>
          </w:divBdr>
        </w:div>
        <w:div w:id="1718968891">
          <w:marLeft w:val="640"/>
          <w:marRight w:val="0"/>
          <w:marTop w:val="0"/>
          <w:marBottom w:val="0"/>
          <w:divBdr>
            <w:top w:val="none" w:sz="0" w:space="0" w:color="auto"/>
            <w:left w:val="none" w:sz="0" w:space="0" w:color="auto"/>
            <w:bottom w:val="none" w:sz="0" w:space="0" w:color="auto"/>
            <w:right w:val="none" w:sz="0" w:space="0" w:color="auto"/>
          </w:divBdr>
        </w:div>
        <w:div w:id="266817704">
          <w:marLeft w:val="640"/>
          <w:marRight w:val="0"/>
          <w:marTop w:val="0"/>
          <w:marBottom w:val="0"/>
          <w:divBdr>
            <w:top w:val="none" w:sz="0" w:space="0" w:color="auto"/>
            <w:left w:val="none" w:sz="0" w:space="0" w:color="auto"/>
            <w:bottom w:val="none" w:sz="0" w:space="0" w:color="auto"/>
            <w:right w:val="none" w:sz="0" w:space="0" w:color="auto"/>
          </w:divBdr>
        </w:div>
        <w:div w:id="1456096439">
          <w:marLeft w:val="640"/>
          <w:marRight w:val="0"/>
          <w:marTop w:val="0"/>
          <w:marBottom w:val="0"/>
          <w:divBdr>
            <w:top w:val="none" w:sz="0" w:space="0" w:color="auto"/>
            <w:left w:val="none" w:sz="0" w:space="0" w:color="auto"/>
            <w:bottom w:val="none" w:sz="0" w:space="0" w:color="auto"/>
            <w:right w:val="none" w:sz="0" w:space="0" w:color="auto"/>
          </w:divBdr>
        </w:div>
        <w:div w:id="1124231881">
          <w:marLeft w:val="640"/>
          <w:marRight w:val="0"/>
          <w:marTop w:val="0"/>
          <w:marBottom w:val="0"/>
          <w:divBdr>
            <w:top w:val="none" w:sz="0" w:space="0" w:color="auto"/>
            <w:left w:val="none" w:sz="0" w:space="0" w:color="auto"/>
            <w:bottom w:val="none" w:sz="0" w:space="0" w:color="auto"/>
            <w:right w:val="none" w:sz="0" w:space="0" w:color="auto"/>
          </w:divBdr>
        </w:div>
        <w:div w:id="1540512698">
          <w:marLeft w:val="640"/>
          <w:marRight w:val="0"/>
          <w:marTop w:val="0"/>
          <w:marBottom w:val="0"/>
          <w:divBdr>
            <w:top w:val="none" w:sz="0" w:space="0" w:color="auto"/>
            <w:left w:val="none" w:sz="0" w:space="0" w:color="auto"/>
            <w:bottom w:val="none" w:sz="0" w:space="0" w:color="auto"/>
            <w:right w:val="none" w:sz="0" w:space="0" w:color="auto"/>
          </w:divBdr>
        </w:div>
        <w:div w:id="574127171">
          <w:marLeft w:val="640"/>
          <w:marRight w:val="0"/>
          <w:marTop w:val="0"/>
          <w:marBottom w:val="0"/>
          <w:divBdr>
            <w:top w:val="none" w:sz="0" w:space="0" w:color="auto"/>
            <w:left w:val="none" w:sz="0" w:space="0" w:color="auto"/>
            <w:bottom w:val="none" w:sz="0" w:space="0" w:color="auto"/>
            <w:right w:val="none" w:sz="0" w:space="0" w:color="auto"/>
          </w:divBdr>
        </w:div>
        <w:div w:id="877935562">
          <w:marLeft w:val="640"/>
          <w:marRight w:val="0"/>
          <w:marTop w:val="0"/>
          <w:marBottom w:val="0"/>
          <w:divBdr>
            <w:top w:val="none" w:sz="0" w:space="0" w:color="auto"/>
            <w:left w:val="none" w:sz="0" w:space="0" w:color="auto"/>
            <w:bottom w:val="none" w:sz="0" w:space="0" w:color="auto"/>
            <w:right w:val="none" w:sz="0" w:space="0" w:color="auto"/>
          </w:divBdr>
        </w:div>
        <w:div w:id="1538355571">
          <w:marLeft w:val="640"/>
          <w:marRight w:val="0"/>
          <w:marTop w:val="0"/>
          <w:marBottom w:val="0"/>
          <w:divBdr>
            <w:top w:val="none" w:sz="0" w:space="0" w:color="auto"/>
            <w:left w:val="none" w:sz="0" w:space="0" w:color="auto"/>
            <w:bottom w:val="none" w:sz="0" w:space="0" w:color="auto"/>
            <w:right w:val="none" w:sz="0" w:space="0" w:color="auto"/>
          </w:divBdr>
        </w:div>
        <w:div w:id="2083940120">
          <w:marLeft w:val="640"/>
          <w:marRight w:val="0"/>
          <w:marTop w:val="0"/>
          <w:marBottom w:val="0"/>
          <w:divBdr>
            <w:top w:val="none" w:sz="0" w:space="0" w:color="auto"/>
            <w:left w:val="none" w:sz="0" w:space="0" w:color="auto"/>
            <w:bottom w:val="none" w:sz="0" w:space="0" w:color="auto"/>
            <w:right w:val="none" w:sz="0" w:space="0" w:color="auto"/>
          </w:divBdr>
        </w:div>
        <w:div w:id="520313793">
          <w:marLeft w:val="640"/>
          <w:marRight w:val="0"/>
          <w:marTop w:val="0"/>
          <w:marBottom w:val="0"/>
          <w:divBdr>
            <w:top w:val="none" w:sz="0" w:space="0" w:color="auto"/>
            <w:left w:val="none" w:sz="0" w:space="0" w:color="auto"/>
            <w:bottom w:val="none" w:sz="0" w:space="0" w:color="auto"/>
            <w:right w:val="none" w:sz="0" w:space="0" w:color="auto"/>
          </w:divBdr>
        </w:div>
        <w:div w:id="773136927">
          <w:marLeft w:val="640"/>
          <w:marRight w:val="0"/>
          <w:marTop w:val="0"/>
          <w:marBottom w:val="0"/>
          <w:divBdr>
            <w:top w:val="none" w:sz="0" w:space="0" w:color="auto"/>
            <w:left w:val="none" w:sz="0" w:space="0" w:color="auto"/>
            <w:bottom w:val="none" w:sz="0" w:space="0" w:color="auto"/>
            <w:right w:val="none" w:sz="0" w:space="0" w:color="auto"/>
          </w:divBdr>
        </w:div>
        <w:div w:id="209223372">
          <w:marLeft w:val="640"/>
          <w:marRight w:val="0"/>
          <w:marTop w:val="0"/>
          <w:marBottom w:val="0"/>
          <w:divBdr>
            <w:top w:val="none" w:sz="0" w:space="0" w:color="auto"/>
            <w:left w:val="none" w:sz="0" w:space="0" w:color="auto"/>
            <w:bottom w:val="none" w:sz="0" w:space="0" w:color="auto"/>
            <w:right w:val="none" w:sz="0" w:space="0" w:color="auto"/>
          </w:divBdr>
        </w:div>
        <w:div w:id="1927809457">
          <w:marLeft w:val="640"/>
          <w:marRight w:val="0"/>
          <w:marTop w:val="0"/>
          <w:marBottom w:val="0"/>
          <w:divBdr>
            <w:top w:val="none" w:sz="0" w:space="0" w:color="auto"/>
            <w:left w:val="none" w:sz="0" w:space="0" w:color="auto"/>
            <w:bottom w:val="none" w:sz="0" w:space="0" w:color="auto"/>
            <w:right w:val="none" w:sz="0" w:space="0" w:color="auto"/>
          </w:divBdr>
        </w:div>
        <w:div w:id="1496604571">
          <w:marLeft w:val="640"/>
          <w:marRight w:val="0"/>
          <w:marTop w:val="0"/>
          <w:marBottom w:val="0"/>
          <w:divBdr>
            <w:top w:val="none" w:sz="0" w:space="0" w:color="auto"/>
            <w:left w:val="none" w:sz="0" w:space="0" w:color="auto"/>
            <w:bottom w:val="none" w:sz="0" w:space="0" w:color="auto"/>
            <w:right w:val="none" w:sz="0" w:space="0" w:color="auto"/>
          </w:divBdr>
        </w:div>
        <w:div w:id="1748529384">
          <w:marLeft w:val="640"/>
          <w:marRight w:val="0"/>
          <w:marTop w:val="0"/>
          <w:marBottom w:val="0"/>
          <w:divBdr>
            <w:top w:val="none" w:sz="0" w:space="0" w:color="auto"/>
            <w:left w:val="none" w:sz="0" w:space="0" w:color="auto"/>
            <w:bottom w:val="none" w:sz="0" w:space="0" w:color="auto"/>
            <w:right w:val="none" w:sz="0" w:space="0" w:color="auto"/>
          </w:divBdr>
        </w:div>
        <w:div w:id="710417210">
          <w:marLeft w:val="640"/>
          <w:marRight w:val="0"/>
          <w:marTop w:val="0"/>
          <w:marBottom w:val="0"/>
          <w:divBdr>
            <w:top w:val="none" w:sz="0" w:space="0" w:color="auto"/>
            <w:left w:val="none" w:sz="0" w:space="0" w:color="auto"/>
            <w:bottom w:val="none" w:sz="0" w:space="0" w:color="auto"/>
            <w:right w:val="none" w:sz="0" w:space="0" w:color="auto"/>
          </w:divBdr>
        </w:div>
        <w:div w:id="433330818">
          <w:marLeft w:val="640"/>
          <w:marRight w:val="0"/>
          <w:marTop w:val="0"/>
          <w:marBottom w:val="0"/>
          <w:divBdr>
            <w:top w:val="none" w:sz="0" w:space="0" w:color="auto"/>
            <w:left w:val="none" w:sz="0" w:space="0" w:color="auto"/>
            <w:bottom w:val="none" w:sz="0" w:space="0" w:color="auto"/>
            <w:right w:val="none" w:sz="0" w:space="0" w:color="auto"/>
          </w:divBdr>
        </w:div>
        <w:div w:id="2033914529">
          <w:marLeft w:val="640"/>
          <w:marRight w:val="0"/>
          <w:marTop w:val="0"/>
          <w:marBottom w:val="0"/>
          <w:divBdr>
            <w:top w:val="none" w:sz="0" w:space="0" w:color="auto"/>
            <w:left w:val="none" w:sz="0" w:space="0" w:color="auto"/>
            <w:bottom w:val="none" w:sz="0" w:space="0" w:color="auto"/>
            <w:right w:val="none" w:sz="0" w:space="0" w:color="auto"/>
          </w:divBdr>
        </w:div>
        <w:div w:id="735972874">
          <w:marLeft w:val="640"/>
          <w:marRight w:val="0"/>
          <w:marTop w:val="0"/>
          <w:marBottom w:val="0"/>
          <w:divBdr>
            <w:top w:val="none" w:sz="0" w:space="0" w:color="auto"/>
            <w:left w:val="none" w:sz="0" w:space="0" w:color="auto"/>
            <w:bottom w:val="none" w:sz="0" w:space="0" w:color="auto"/>
            <w:right w:val="none" w:sz="0" w:space="0" w:color="auto"/>
          </w:divBdr>
        </w:div>
        <w:div w:id="761342339">
          <w:marLeft w:val="640"/>
          <w:marRight w:val="0"/>
          <w:marTop w:val="0"/>
          <w:marBottom w:val="0"/>
          <w:divBdr>
            <w:top w:val="none" w:sz="0" w:space="0" w:color="auto"/>
            <w:left w:val="none" w:sz="0" w:space="0" w:color="auto"/>
            <w:bottom w:val="none" w:sz="0" w:space="0" w:color="auto"/>
            <w:right w:val="none" w:sz="0" w:space="0" w:color="auto"/>
          </w:divBdr>
        </w:div>
        <w:div w:id="767240205">
          <w:marLeft w:val="640"/>
          <w:marRight w:val="0"/>
          <w:marTop w:val="0"/>
          <w:marBottom w:val="0"/>
          <w:divBdr>
            <w:top w:val="none" w:sz="0" w:space="0" w:color="auto"/>
            <w:left w:val="none" w:sz="0" w:space="0" w:color="auto"/>
            <w:bottom w:val="none" w:sz="0" w:space="0" w:color="auto"/>
            <w:right w:val="none" w:sz="0" w:space="0" w:color="auto"/>
          </w:divBdr>
        </w:div>
        <w:div w:id="258956023">
          <w:marLeft w:val="640"/>
          <w:marRight w:val="0"/>
          <w:marTop w:val="0"/>
          <w:marBottom w:val="0"/>
          <w:divBdr>
            <w:top w:val="none" w:sz="0" w:space="0" w:color="auto"/>
            <w:left w:val="none" w:sz="0" w:space="0" w:color="auto"/>
            <w:bottom w:val="none" w:sz="0" w:space="0" w:color="auto"/>
            <w:right w:val="none" w:sz="0" w:space="0" w:color="auto"/>
          </w:divBdr>
        </w:div>
        <w:div w:id="1346975666">
          <w:marLeft w:val="640"/>
          <w:marRight w:val="0"/>
          <w:marTop w:val="0"/>
          <w:marBottom w:val="0"/>
          <w:divBdr>
            <w:top w:val="none" w:sz="0" w:space="0" w:color="auto"/>
            <w:left w:val="none" w:sz="0" w:space="0" w:color="auto"/>
            <w:bottom w:val="none" w:sz="0" w:space="0" w:color="auto"/>
            <w:right w:val="none" w:sz="0" w:space="0" w:color="auto"/>
          </w:divBdr>
        </w:div>
        <w:div w:id="1311596926">
          <w:marLeft w:val="640"/>
          <w:marRight w:val="0"/>
          <w:marTop w:val="0"/>
          <w:marBottom w:val="0"/>
          <w:divBdr>
            <w:top w:val="none" w:sz="0" w:space="0" w:color="auto"/>
            <w:left w:val="none" w:sz="0" w:space="0" w:color="auto"/>
            <w:bottom w:val="none" w:sz="0" w:space="0" w:color="auto"/>
            <w:right w:val="none" w:sz="0" w:space="0" w:color="auto"/>
          </w:divBdr>
        </w:div>
        <w:div w:id="834225473">
          <w:marLeft w:val="640"/>
          <w:marRight w:val="0"/>
          <w:marTop w:val="0"/>
          <w:marBottom w:val="0"/>
          <w:divBdr>
            <w:top w:val="none" w:sz="0" w:space="0" w:color="auto"/>
            <w:left w:val="none" w:sz="0" w:space="0" w:color="auto"/>
            <w:bottom w:val="none" w:sz="0" w:space="0" w:color="auto"/>
            <w:right w:val="none" w:sz="0" w:space="0" w:color="auto"/>
          </w:divBdr>
        </w:div>
        <w:div w:id="1745450599">
          <w:marLeft w:val="640"/>
          <w:marRight w:val="0"/>
          <w:marTop w:val="0"/>
          <w:marBottom w:val="0"/>
          <w:divBdr>
            <w:top w:val="none" w:sz="0" w:space="0" w:color="auto"/>
            <w:left w:val="none" w:sz="0" w:space="0" w:color="auto"/>
            <w:bottom w:val="none" w:sz="0" w:space="0" w:color="auto"/>
            <w:right w:val="none" w:sz="0" w:space="0" w:color="auto"/>
          </w:divBdr>
        </w:div>
        <w:div w:id="81294021">
          <w:marLeft w:val="640"/>
          <w:marRight w:val="0"/>
          <w:marTop w:val="0"/>
          <w:marBottom w:val="0"/>
          <w:divBdr>
            <w:top w:val="none" w:sz="0" w:space="0" w:color="auto"/>
            <w:left w:val="none" w:sz="0" w:space="0" w:color="auto"/>
            <w:bottom w:val="none" w:sz="0" w:space="0" w:color="auto"/>
            <w:right w:val="none" w:sz="0" w:space="0" w:color="auto"/>
          </w:divBdr>
        </w:div>
        <w:div w:id="497959302">
          <w:marLeft w:val="640"/>
          <w:marRight w:val="0"/>
          <w:marTop w:val="0"/>
          <w:marBottom w:val="0"/>
          <w:divBdr>
            <w:top w:val="none" w:sz="0" w:space="0" w:color="auto"/>
            <w:left w:val="none" w:sz="0" w:space="0" w:color="auto"/>
            <w:bottom w:val="none" w:sz="0" w:space="0" w:color="auto"/>
            <w:right w:val="none" w:sz="0" w:space="0" w:color="auto"/>
          </w:divBdr>
        </w:div>
        <w:div w:id="1396049171">
          <w:marLeft w:val="640"/>
          <w:marRight w:val="0"/>
          <w:marTop w:val="0"/>
          <w:marBottom w:val="0"/>
          <w:divBdr>
            <w:top w:val="none" w:sz="0" w:space="0" w:color="auto"/>
            <w:left w:val="none" w:sz="0" w:space="0" w:color="auto"/>
            <w:bottom w:val="none" w:sz="0" w:space="0" w:color="auto"/>
            <w:right w:val="none" w:sz="0" w:space="0" w:color="auto"/>
          </w:divBdr>
        </w:div>
        <w:div w:id="1065882399">
          <w:marLeft w:val="640"/>
          <w:marRight w:val="0"/>
          <w:marTop w:val="0"/>
          <w:marBottom w:val="0"/>
          <w:divBdr>
            <w:top w:val="none" w:sz="0" w:space="0" w:color="auto"/>
            <w:left w:val="none" w:sz="0" w:space="0" w:color="auto"/>
            <w:bottom w:val="none" w:sz="0" w:space="0" w:color="auto"/>
            <w:right w:val="none" w:sz="0" w:space="0" w:color="auto"/>
          </w:divBdr>
        </w:div>
        <w:div w:id="238054216">
          <w:marLeft w:val="640"/>
          <w:marRight w:val="0"/>
          <w:marTop w:val="0"/>
          <w:marBottom w:val="0"/>
          <w:divBdr>
            <w:top w:val="none" w:sz="0" w:space="0" w:color="auto"/>
            <w:left w:val="none" w:sz="0" w:space="0" w:color="auto"/>
            <w:bottom w:val="none" w:sz="0" w:space="0" w:color="auto"/>
            <w:right w:val="none" w:sz="0" w:space="0" w:color="auto"/>
          </w:divBdr>
        </w:div>
        <w:div w:id="1108350822">
          <w:marLeft w:val="640"/>
          <w:marRight w:val="0"/>
          <w:marTop w:val="0"/>
          <w:marBottom w:val="0"/>
          <w:divBdr>
            <w:top w:val="none" w:sz="0" w:space="0" w:color="auto"/>
            <w:left w:val="none" w:sz="0" w:space="0" w:color="auto"/>
            <w:bottom w:val="none" w:sz="0" w:space="0" w:color="auto"/>
            <w:right w:val="none" w:sz="0" w:space="0" w:color="auto"/>
          </w:divBdr>
        </w:div>
        <w:div w:id="914240004">
          <w:marLeft w:val="640"/>
          <w:marRight w:val="0"/>
          <w:marTop w:val="0"/>
          <w:marBottom w:val="0"/>
          <w:divBdr>
            <w:top w:val="none" w:sz="0" w:space="0" w:color="auto"/>
            <w:left w:val="none" w:sz="0" w:space="0" w:color="auto"/>
            <w:bottom w:val="none" w:sz="0" w:space="0" w:color="auto"/>
            <w:right w:val="none" w:sz="0" w:space="0" w:color="auto"/>
          </w:divBdr>
        </w:div>
        <w:div w:id="1594584681">
          <w:marLeft w:val="640"/>
          <w:marRight w:val="0"/>
          <w:marTop w:val="0"/>
          <w:marBottom w:val="0"/>
          <w:divBdr>
            <w:top w:val="none" w:sz="0" w:space="0" w:color="auto"/>
            <w:left w:val="none" w:sz="0" w:space="0" w:color="auto"/>
            <w:bottom w:val="none" w:sz="0" w:space="0" w:color="auto"/>
            <w:right w:val="none" w:sz="0" w:space="0" w:color="auto"/>
          </w:divBdr>
        </w:div>
        <w:div w:id="1227256690">
          <w:marLeft w:val="640"/>
          <w:marRight w:val="0"/>
          <w:marTop w:val="0"/>
          <w:marBottom w:val="0"/>
          <w:divBdr>
            <w:top w:val="none" w:sz="0" w:space="0" w:color="auto"/>
            <w:left w:val="none" w:sz="0" w:space="0" w:color="auto"/>
            <w:bottom w:val="none" w:sz="0" w:space="0" w:color="auto"/>
            <w:right w:val="none" w:sz="0" w:space="0" w:color="auto"/>
          </w:divBdr>
        </w:div>
        <w:div w:id="87427542">
          <w:marLeft w:val="640"/>
          <w:marRight w:val="0"/>
          <w:marTop w:val="0"/>
          <w:marBottom w:val="0"/>
          <w:divBdr>
            <w:top w:val="none" w:sz="0" w:space="0" w:color="auto"/>
            <w:left w:val="none" w:sz="0" w:space="0" w:color="auto"/>
            <w:bottom w:val="none" w:sz="0" w:space="0" w:color="auto"/>
            <w:right w:val="none" w:sz="0" w:space="0" w:color="auto"/>
          </w:divBdr>
        </w:div>
        <w:div w:id="1383599549">
          <w:marLeft w:val="640"/>
          <w:marRight w:val="0"/>
          <w:marTop w:val="0"/>
          <w:marBottom w:val="0"/>
          <w:divBdr>
            <w:top w:val="none" w:sz="0" w:space="0" w:color="auto"/>
            <w:left w:val="none" w:sz="0" w:space="0" w:color="auto"/>
            <w:bottom w:val="none" w:sz="0" w:space="0" w:color="auto"/>
            <w:right w:val="none" w:sz="0" w:space="0" w:color="auto"/>
          </w:divBdr>
        </w:div>
        <w:div w:id="305477799">
          <w:marLeft w:val="640"/>
          <w:marRight w:val="0"/>
          <w:marTop w:val="0"/>
          <w:marBottom w:val="0"/>
          <w:divBdr>
            <w:top w:val="none" w:sz="0" w:space="0" w:color="auto"/>
            <w:left w:val="none" w:sz="0" w:space="0" w:color="auto"/>
            <w:bottom w:val="none" w:sz="0" w:space="0" w:color="auto"/>
            <w:right w:val="none" w:sz="0" w:space="0" w:color="auto"/>
          </w:divBdr>
        </w:div>
        <w:div w:id="1843815400">
          <w:marLeft w:val="640"/>
          <w:marRight w:val="0"/>
          <w:marTop w:val="0"/>
          <w:marBottom w:val="0"/>
          <w:divBdr>
            <w:top w:val="none" w:sz="0" w:space="0" w:color="auto"/>
            <w:left w:val="none" w:sz="0" w:space="0" w:color="auto"/>
            <w:bottom w:val="none" w:sz="0" w:space="0" w:color="auto"/>
            <w:right w:val="none" w:sz="0" w:space="0" w:color="auto"/>
          </w:divBdr>
        </w:div>
        <w:div w:id="1813019343">
          <w:marLeft w:val="640"/>
          <w:marRight w:val="0"/>
          <w:marTop w:val="0"/>
          <w:marBottom w:val="0"/>
          <w:divBdr>
            <w:top w:val="none" w:sz="0" w:space="0" w:color="auto"/>
            <w:left w:val="none" w:sz="0" w:space="0" w:color="auto"/>
            <w:bottom w:val="none" w:sz="0" w:space="0" w:color="auto"/>
            <w:right w:val="none" w:sz="0" w:space="0" w:color="auto"/>
          </w:divBdr>
        </w:div>
        <w:div w:id="3552171">
          <w:marLeft w:val="640"/>
          <w:marRight w:val="0"/>
          <w:marTop w:val="0"/>
          <w:marBottom w:val="0"/>
          <w:divBdr>
            <w:top w:val="none" w:sz="0" w:space="0" w:color="auto"/>
            <w:left w:val="none" w:sz="0" w:space="0" w:color="auto"/>
            <w:bottom w:val="none" w:sz="0" w:space="0" w:color="auto"/>
            <w:right w:val="none" w:sz="0" w:space="0" w:color="auto"/>
          </w:divBdr>
        </w:div>
        <w:div w:id="1020660711">
          <w:marLeft w:val="640"/>
          <w:marRight w:val="0"/>
          <w:marTop w:val="0"/>
          <w:marBottom w:val="0"/>
          <w:divBdr>
            <w:top w:val="none" w:sz="0" w:space="0" w:color="auto"/>
            <w:left w:val="none" w:sz="0" w:space="0" w:color="auto"/>
            <w:bottom w:val="none" w:sz="0" w:space="0" w:color="auto"/>
            <w:right w:val="none" w:sz="0" w:space="0" w:color="auto"/>
          </w:divBdr>
        </w:div>
        <w:div w:id="709842584">
          <w:marLeft w:val="640"/>
          <w:marRight w:val="0"/>
          <w:marTop w:val="0"/>
          <w:marBottom w:val="0"/>
          <w:divBdr>
            <w:top w:val="none" w:sz="0" w:space="0" w:color="auto"/>
            <w:left w:val="none" w:sz="0" w:space="0" w:color="auto"/>
            <w:bottom w:val="none" w:sz="0" w:space="0" w:color="auto"/>
            <w:right w:val="none" w:sz="0" w:space="0" w:color="auto"/>
          </w:divBdr>
        </w:div>
        <w:div w:id="364982306">
          <w:marLeft w:val="640"/>
          <w:marRight w:val="0"/>
          <w:marTop w:val="0"/>
          <w:marBottom w:val="0"/>
          <w:divBdr>
            <w:top w:val="none" w:sz="0" w:space="0" w:color="auto"/>
            <w:left w:val="none" w:sz="0" w:space="0" w:color="auto"/>
            <w:bottom w:val="none" w:sz="0" w:space="0" w:color="auto"/>
            <w:right w:val="none" w:sz="0" w:space="0" w:color="auto"/>
          </w:divBdr>
        </w:div>
        <w:div w:id="760415793">
          <w:marLeft w:val="640"/>
          <w:marRight w:val="0"/>
          <w:marTop w:val="0"/>
          <w:marBottom w:val="0"/>
          <w:divBdr>
            <w:top w:val="none" w:sz="0" w:space="0" w:color="auto"/>
            <w:left w:val="none" w:sz="0" w:space="0" w:color="auto"/>
            <w:bottom w:val="none" w:sz="0" w:space="0" w:color="auto"/>
            <w:right w:val="none" w:sz="0" w:space="0" w:color="auto"/>
          </w:divBdr>
        </w:div>
        <w:div w:id="184751413">
          <w:marLeft w:val="640"/>
          <w:marRight w:val="0"/>
          <w:marTop w:val="0"/>
          <w:marBottom w:val="0"/>
          <w:divBdr>
            <w:top w:val="none" w:sz="0" w:space="0" w:color="auto"/>
            <w:left w:val="none" w:sz="0" w:space="0" w:color="auto"/>
            <w:bottom w:val="none" w:sz="0" w:space="0" w:color="auto"/>
            <w:right w:val="none" w:sz="0" w:space="0" w:color="auto"/>
          </w:divBdr>
        </w:div>
        <w:div w:id="383452461">
          <w:marLeft w:val="640"/>
          <w:marRight w:val="0"/>
          <w:marTop w:val="0"/>
          <w:marBottom w:val="0"/>
          <w:divBdr>
            <w:top w:val="none" w:sz="0" w:space="0" w:color="auto"/>
            <w:left w:val="none" w:sz="0" w:space="0" w:color="auto"/>
            <w:bottom w:val="none" w:sz="0" w:space="0" w:color="auto"/>
            <w:right w:val="none" w:sz="0" w:space="0" w:color="auto"/>
          </w:divBdr>
        </w:div>
        <w:div w:id="445972744">
          <w:marLeft w:val="640"/>
          <w:marRight w:val="0"/>
          <w:marTop w:val="0"/>
          <w:marBottom w:val="0"/>
          <w:divBdr>
            <w:top w:val="none" w:sz="0" w:space="0" w:color="auto"/>
            <w:left w:val="none" w:sz="0" w:space="0" w:color="auto"/>
            <w:bottom w:val="none" w:sz="0" w:space="0" w:color="auto"/>
            <w:right w:val="none" w:sz="0" w:space="0" w:color="auto"/>
          </w:divBdr>
        </w:div>
        <w:div w:id="308752228">
          <w:marLeft w:val="640"/>
          <w:marRight w:val="0"/>
          <w:marTop w:val="0"/>
          <w:marBottom w:val="0"/>
          <w:divBdr>
            <w:top w:val="none" w:sz="0" w:space="0" w:color="auto"/>
            <w:left w:val="none" w:sz="0" w:space="0" w:color="auto"/>
            <w:bottom w:val="none" w:sz="0" w:space="0" w:color="auto"/>
            <w:right w:val="none" w:sz="0" w:space="0" w:color="auto"/>
          </w:divBdr>
        </w:div>
        <w:div w:id="314069327">
          <w:marLeft w:val="640"/>
          <w:marRight w:val="0"/>
          <w:marTop w:val="0"/>
          <w:marBottom w:val="0"/>
          <w:divBdr>
            <w:top w:val="none" w:sz="0" w:space="0" w:color="auto"/>
            <w:left w:val="none" w:sz="0" w:space="0" w:color="auto"/>
            <w:bottom w:val="none" w:sz="0" w:space="0" w:color="auto"/>
            <w:right w:val="none" w:sz="0" w:space="0" w:color="auto"/>
          </w:divBdr>
        </w:div>
        <w:div w:id="1757284403">
          <w:marLeft w:val="640"/>
          <w:marRight w:val="0"/>
          <w:marTop w:val="0"/>
          <w:marBottom w:val="0"/>
          <w:divBdr>
            <w:top w:val="none" w:sz="0" w:space="0" w:color="auto"/>
            <w:left w:val="none" w:sz="0" w:space="0" w:color="auto"/>
            <w:bottom w:val="none" w:sz="0" w:space="0" w:color="auto"/>
            <w:right w:val="none" w:sz="0" w:space="0" w:color="auto"/>
          </w:divBdr>
        </w:div>
        <w:div w:id="161430814">
          <w:marLeft w:val="640"/>
          <w:marRight w:val="0"/>
          <w:marTop w:val="0"/>
          <w:marBottom w:val="0"/>
          <w:divBdr>
            <w:top w:val="none" w:sz="0" w:space="0" w:color="auto"/>
            <w:left w:val="none" w:sz="0" w:space="0" w:color="auto"/>
            <w:bottom w:val="none" w:sz="0" w:space="0" w:color="auto"/>
            <w:right w:val="none" w:sz="0" w:space="0" w:color="auto"/>
          </w:divBdr>
        </w:div>
        <w:div w:id="1189026319">
          <w:marLeft w:val="640"/>
          <w:marRight w:val="0"/>
          <w:marTop w:val="0"/>
          <w:marBottom w:val="0"/>
          <w:divBdr>
            <w:top w:val="none" w:sz="0" w:space="0" w:color="auto"/>
            <w:left w:val="none" w:sz="0" w:space="0" w:color="auto"/>
            <w:bottom w:val="none" w:sz="0" w:space="0" w:color="auto"/>
            <w:right w:val="none" w:sz="0" w:space="0" w:color="auto"/>
          </w:divBdr>
        </w:div>
        <w:div w:id="1286043207">
          <w:marLeft w:val="640"/>
          <w:marRight w:val="0"/>
          <w:marTop w:val="0"/>
          <w:marBottom w:val="0"/>
          <w:divBdr>
            <w:top w:val="none" w:sz="0" w:space="0" w:color="auto"/>
            <w:left w:val="none" w:sz="0" w:space="0" w:color="auto"/>
            <w:bottom w:val="none" w:sz="0" w:space="0" w:color="auto"/>
            <w:right w:val="none" w:sz="0" w:space="0" w:color="auto"/>
          </w:divBdr>
        </w:div>
        <w:div w:id="808547172">
          <w:marLeft w:val="640"/>
          <w:marRight w:val="0"/>
          <w:marTop w:val="0"/>
          <w:marBottom w:val="0"/>
          <w:divBdr>
            <w:top w:val="none" w:sz="0" w:space="0" w:color="auto"/>
            <w:left w:val="none" w:sz="0" w:space="0" w:color="auto"/>
            <w:bottom w:val="none" w:sz="0" w:space="0" w:color="auto"/>
            <w:right w:val="none" w:sz="0" w:space="0" w:color="auto"/>
          </w:divBdr>
        </w:div>
        <w:div w:id="1914243978">
          <w:marLeft w:val="640"/>
          <w:marRight w:val="0"/>
          <w:marTop w:val="0"/>
          <w:marBottom w:val="0"/>
          <w:divBdr>
            <w:top w:val="none" w:sz="0" w:space="0" w:color="auto"/>
            <w:left w:val="none" w:sz="0" w:space="0" w:color="auto"/>
            <w:bottom w:val="none" w:sz="0" w:space="0" w:color="auto"/>
            <w:right w:val="none" w:sz="0" w:space="0" w:color="auto"/>
          </w:divBdr>
        </w:div>
        <w:div w:id="697127685">
          <w:marLeft w:val="640"/>
          <w:marRight w:val="0"/>
          <w:marTop w:val="0"/>
          <w:marBottom w:val="0"/>
          <w:divBdr>
            <w:top w:val="none" w:sz="0" w:space="0" w:color="auto"/>
            <w:left w:val="none" w:sz="0" w:space="0" w:color="auto"/>
            <w:bottom w:val="none" w:sz="0" w:space="0" w:color="auto"/>
            <w:right w:val="none" w:sz="0" w:space="0" w:color="auto"/>
          </w:divBdr>
        </w:div>
        <w:div w:id="436754172">
          <w:marLeft w:val="640"/>
          <w:marRight w:val="0"/>
          <w:marTop w:val="0"/>
          <w:marBottom w:val="0"/>
          <w:divBdr>
            <w:top w:val="none" w:sz="0" w:space="0" w:color="auto"/>
            <w:left w:val="none" w:sz="0" w:space="0" w:color="auto"/>
            <w:bottom w:val="none" w:sz="0" w:space="0" w:color="auto"/>
            <w:right w:val="none" w:sz="0" w:space="0" w:color="auto"/>
          </w:divBdr>
        </w:div>
        <w:div w:id="685595633">
          <w:marLeft w:val="640"/>
          <w:marRight w:val="0"/>
          <w:marTop w:val="0"/>
          <w:marBottom w:val="0"/>
          <w:divBdr>
            <w:top w:val="none" w:sz="0" w:space="0" w:color="auto"/>
            <w:left w:val="none" w:sz="0" w:space="0" w:color="auto"/>
            <w:bottom w:val="none" w:sz="0" w:space="0" w:color="auto"/>
            <w:right w:val="none" w:sz="0" w:space="0" w:color="auto"/>
          </w:divBdr>
        </w:div>
        <w:div w:id="1388189425">
          <w:marLeft w:val="640"/>
          <w:marRight w:val="0"/>
          <w:marTop w:val="0"/>
          <w:marBottom w:val="0"/>
          <w:divBdr>
            <w:top w:val="none" w:sz="0" w:space="0" w:color="auto"/>
            <w:left w:val="none" w:sz="0" w:space="0" w:color="auto"/>
            <w:bottom w:val="none" w:sz="0" w:space="0" w:color="auto"/>
            <w:right w:val="none" w:sz="0" w:space="0" w:color="auto"/>
          </w:divBdr>
        </w:div>
        <w:div w:id="765270985">
          <w:marLeft w:val="640"/>
          <w:marRight w:val="0"/>
          <w:marTop w:val="0"/>
          <w:marBottom w:val="0"/>
          <w:divBdr>
            <w:top w:val="none" w:sz="0" w:space="0" w:color="auto"/>
            <w:left w:val="none" w:sz="0" w:space="0" w:color="auto"/>
            <w:bottom w:val="none" w:sz="0" w:space="0" w:color="auto"/>
            <w:right w:val="none" w:sz="0" w:space="0" w:color="auto"/>
          </w:divBdr>
        </w:div>
        <w:div w:id="2078820547">
          <w:marLeft w:val="640"/>
          <w:marRight w:val="0"/>
          <w:marTop w:val="0"/>
          <w:marBottom w:val="0"/>
          <w:divBdr>
            <w:top w:val="none" w:sz="0" w:space="0" w:color="auto"/>
            <w:left w:val="none" w:sz="0" w:space="0" w:color="auto"/>
            <w:bottom w:val="none" w:sz="0" w:space="0" w:color="auto"/>
            <w:right w:val="none" w:sz="0" w:space="0" w:color="auto"/>
          </w:divBdr>
        </w:div>
        <w:div w:id="148719206">
          <w:marLeft w:val="640"/>
          <w:marRight w:val="0"/>
          <w:marTop w:val="0"/>
          <w:marBottom w:val="0"/>
          <w:divBdr>
            <w:top w:val="none" w:sz="0" w:space="0" w:color="auto"/>
            <w:left w:val="none" w:sz="0" w:space="0" w:color="auto"/>
            <w:bottom w:val="none" w:sz="0" w:space="0" w:color="auto"/>
            <w:right w:val="none" w:sz="0" w:space="0" w:color="auto"/>
          </w:divBdr>
        </w:div>
        <w:div w:id="1644499641">
          <w:marLeft w:val="640"/>
          <w:marRight w:val="0"/>
          <w:marTop w:val="0"/>
          <w:marBottom w:val="0"/>
          <w:divBdr>
            <w:top w:val="none" w:sz="0" w:space="0" w:color="auto"/>
            <w:left w:val="none" w:sz="0" w:space="0" w:color="auto"/>
            <w:bottom w:val="none" w:sz="0" w:space="0" w:color="auto"/>
            <w:right w:val="none" w:sz="0" w:space="0" w:color="auto"/>
          </w:divBdr>
        </w:div>
        <w:div w:id="1462112050">
          <w:marLeft w:val="640"/>
          <w:marRight w:val="0"/>
          <w:marTop w:val="0"/>
          <w:marBottom w:val="0"/>
          <w:divBdr>
            <w:top w:val="none" w:sz="0" w:space="0" w:color="auto"/>
            <w:left w:val="none" w:sz="0" w:space="0" w:color="auto"/>
            <w:bottom w:val="none" w:sz="0" w:space="0" w:color="auto"/>
            <w:right w:val="none" w:sz="0" w:space="0" w:color="auto"/>
          </w:divBdr>
        </w:div>
        <w:div w:id="1808235088">
          <w:marLeft w:val="640"/>
          <w:marRight w:val="0"/>
          <w:marTop w:val="0"/>
          <w:marBottom w:val="0"/>
          <w:divBdr>
            <w:top w:val="none" w:sz="0" w:space="0" w:color="auto"/>
            <w:left w:val="none" w:sz="0" w:space="0" w:color="auto"/>
            <w:bottom w:val="none" w:sz="0" w:space="0" w:color="auto"/>
            <w:right w:val="none" w:sz="0" w:space="0" w:color="auto"/>
          </w:divBdr>
        </w:div>
        <w:div w:id="1754355961">
          <w:marLeft w:val="640"/>
          <w:marRight w:val="0"/>
          <w:marTop w:val="0"/>
          <w:marBottom w:val="0"/>
          <w:divBdr>
            <w:top w:val="none" w:sz="0" w:space="0" w:color="auto"/>
            <w:left w:val="none" w:sz="0" w:space="0" w:color="auto"/>
            <w:bottom w:val="none" w:sz="0" w:space="0" w:color="auto"/>
            <w:right w:val="none" w:sz="0" w:space="0" w:color="auto"/>
          </w:divBdr>
        </w:div>
        <w:div w:id="1631939145">
          <w:marLeft w:val="640"/>
          <w:marRight w:val="0"/>
          <w:marTop w:val="0"/>
          <w:marBottom w:val="0"/>
          <w:divBdr>
            <w:top w:val="none" w:sz="0" w:space="0" w:color="auto"/>
            <w:left w:val="none" w:sz="0" w:space="0" w:color="auto"/>
            <w:bottom w:val="none" w:sz="0" w:space="0" w:color="auto"/>
            <w:right w:val="none" w:sz="0" w:space="0" w:color="auto"/>
          </w:divBdr>
        </w:div>
        <w:div w:id="595211834">
          <w:marLeft w:val="640"/>
          <w:marRight w:val="0"/>
          <w:marTop w:val="0"/>
          <w:marBottom w:val="0"/>
          <w:divBdr>
            <w:top w:val="none" w:sz="0" w:space="0" w:color="auto"/>
            <w:left w:val="none" w:sz="0" w:space="0" w:color="auto"/>
            <w:bottom w:val="none" w:sz="0" w:space="0" w:color="auto"/>
            <w:right w:val="none" w:sz="0" w:space="0" w:color="auto"/>
          </w:divBdr>
        </w:div>
        <w:div w:id="2007438241">
          <w:marLeft w:val="640"/>
          <w:marRight w:val="0"/>
          <w:marTop w:val="0"/>
          <w:marBottom w:val="0"/>
          <w:divBdr>
            <w:top w:val="none" w:sz="0" w:space="0" w:color="auto"/>
            <w:left w:val="none" w:sz="0" w:space="0" w:color="auto"/>
            <w:bottom w:val="none" w:sz="0" w:space="0" w:color="auto"/>
            <w:right w:val="none" w:sz="0" w:space="0" w:color="auto"/>
          </w:divBdr>
        </w:div>
        <w:div w:id="205991907">
          <w:marLeft w:val="640"/>
          <w:marRight w:val="0"/>
          <w:marTop w:val="0"/>
          <w:marBottom w:val="0"/>
          <w:divBdr>
            <w:top w:val="none" w:sz="0" w:space="0" w:color="auto"/>
            <w:left w:val="none" w:sz="0" w:space="0" w:color="auto"/>
            <w:bottom w:val="none" w:sz="0" w:space="0" w:color="auto"/>
            <w:right w:val="none" w:sz="0" w:space="0" w:color="auto"/>
          </w:divBdr>
        </w:div>
        <w:div w:id="759571160">
          <w:marLeft w:val="640"/>
          <w:marRight w:val="0"/>
          <w:marTop w:val="0"/>
          <w:marBottom w:val="0"/>
          <w:divBdr>
            <w:top w:val="none" w:sz="0" w:space="0" w:color="auto"/>
            <w:left w:val="none" w:sz="0" w:space="0" w:color="auto"/>
            <w:bottom w:val="none" w:sz="0" w:space="0" w:color="auto"/>
            <w:right w:val="none" w:sz="0" w:space="0" w:color="auto"/>
          </w:divBdr>
        </w:div>
        <w:div w:id="1515532642">
          <w:marLeft w:val="640"/>
          <w:marRight w:val="0"/>
          <w:marTop w:val="0"/>
          <w:marBottom w:val="0"/>
          <w:divBdr>
            <w:top w:val="none" w:sz="0" w:space="0" w:color="auto"/>
            <w:left w:val="none" w:sz="0" w:space="0" w:color="auto"/>
            <w:bottom w:val="none" w:sz="0" w:space="0" w:color="auto"/>
            <w:right w:val="none" w:sz="0" w:space="0" w:color="auto"/>
          </w:divBdr>
        </w:div>
        <w:div w:id="365914189">
          <w:marLeft w:val="640"/>
          <w:marRight w:val="0"/>
          <w:marTop w:val="0"/>
          <w:marBottom w:val="0"/>
          <w:divBdr>
            <w:top w:val="none" w:sz="0" w:space="0" w:color="auto"/>
            <w:left w:val="none" w:sz="0" w:space="0" w:color="auto"/>
            <w:bottom w:val="none" w:sz="0" w:space="0" w:color="auto"/>
            <w:right w:val="none" w:sz="0" w:space="0" w:color="auto"/>
          </w:divBdr>
        </w:div>
        <w:div w:id="19939020">
          <w:marLeft w:val="640"/>
          <w:marRight w:val="0"/>
          <w:marTop w:val="0"/>
          <w:marBottom w:val="0"/>
          <w:divBdr>
            <w:top w:val="none" w:sz="0" w:space="0" w:color="auto"/>
            <w:left w:val="none" w:sz="0" w:space="0" w:color="auto"/>
            <w:bottom w:val="none" w:sz="0" w:space="0" w:color="auto"/>
            <w:right w:val="none" w:sz="0" w:space="0" w:color="auto"/>
          </w:divBdr>
        </w:div>
        <w:div w:id="740103670">
          <w:marLeft w:val="640"/>
          <w:marRight w:val="0"/>
          <w:marTop w:val="0"/>
          <w:marBottom w:val="0"/>
          <w:divBdr>
            <w:top w:val="none" w:sz="0" w:space="0" w:color="auto"/>
            <w:left w:val="none" w:sz="0" w:space="0" w:color="auto"/>
            <w:bottom w:val="none" w:sz="0" w:space="0" w:color="auto"/>
            <w:right w:val="none" w:sz="0" w:space="0" w:color="auto"/>
          </w:divBdr>
        </w:div>
        <w:div w:id="507915556">
          <w:marLeft w:val="640"/>
          <w:marRight w:val="0"/>
          <w:marTop w:val="0"/>
          <w:marBottom w:val="0"/>
          <w:divBdr>
            <w:top w:val="none" w:sz="0" w:space="0" w:color="auto"/>
            <w:left w:val="none" w:sz="0" w:space="0" w:color="auto"/>
            <w:bottom w:val="none" w:sz="0" w:space="0" w:color="auto"/>
            <w:right w:val="none" w:sz="0" w:space="0" w:color="auto"/>
          </w:divBdr>
        </w:div>
        <w:div w:id="1319262053">
          <w:marLeft w:val="640"/>
          <w:marRight w:val="0"/>
          <w:marTop w:val="0"/>
          <w:marBottom w:val="0"/>
          <w:divBdr>
            <w:top w:val="none" w:sz="0" w:space="0" w:color="auto"/>
            <w:left w:val="none" w:sz="0" w:space="0" w:color="auto"/>
            <w:bottom w:val="none" w:sz="0" w:space="0" w:color="auto"/>
            <w:right w:val="none" w:sz="0" w:space="0" w:color="auto"/>
          </w:divBdr>
        </w:div>
        <w:div w:id="1694963053">
          <w:marLeft w:val="640"/>
          <w:marRight w:val="0"/>
          <w:marTop w:val="0"/>
          <w:marBottom w:val="0"/>
          <w:divBdr>
            <w:top w:val="none" w:sz="0" w:space="0" w:color="auto"/>
            <w:left w:val="none" w:sz="0" w:space="0" w:color="auto"/>
            <w:bottom w:val="none" w:sz="0" w:space="0" w:color="auto"/>
            <w:right w:val="none" w:sz="0" w:space="0" w:color="auto"/>
          </w:divBdr>
        </w:div>
        <w:div w:id="132449713">
          <w:marLeft w:val="640"/>
          <w:marRight w:val="0"/>
          <w:marTop w:val="0"/>
          <w:marBottom w:val="0"/>
          <w:divBdr>
            <w:top w:val="none" w:sz="0" w:space="0" w:color="auto"/>
            <w:left w:val="none" w:sz="0" w:space="0" w:color="auto"/>
            <w:bottom w:val="none" w:sz="0" w:space="0" w:color="auto"/>
            <w:right w:val="none" w:sz="0" w:space="0" w:color="auto"/>
          </w:divBdr>
        </w:div>
        <w:div w:id="1691957129">
          <w:marLeft w:val="640"/>
          <w:marRight w:val="0"/>
          <w:marTop w:val="0"/>
          <w:marBottom w:val="0"/>
          <w:divBdr>
            <w:top w:val="none" w:sz="0" w:space="0" w:color="auto"/>
            <w:left w:val="none" w:sz="0" w:space="0" w:color="auto"/>
            <w:bottom w:val="none" w:sz="0" w:space="0" w:color="auto"/>
            <w:right w:val="none" w:sz="0" w:space="0" w:color="auto"/>
          </w:divBdr>
        </w:div>
        <w:div w:id="474494072">
          <w:marLeft w:val="640"/>
          <w:marRight w:val="0"/>
          <w:marTop w:val="0"/>
          <w:marBottom w:val="0"/>
          <w:divBdr>
            <w:top w:val="none" w:sz="0" w:space="0" w:color="auto"/>
            <w:left w:val="none" w:sz="0" w:space="0" w:color="auto"/>
            <w:bottom w:val="none" w:sz="0" w:space="0" w:color="auto"/>
            <w:right w:val="none" w:sz="0" w:space="0" w:color="auto"/>
          </w:divBdr>
        </w:div>
        <w:div w:id="1699506615">
          <w:marLeft w:val="640"/>
          <w:marRight w:val="0"/>
          <w:marTop w:val="0"/>
          <w:marBottom w:val="0"/>
          <w:divBdr>
            <w:top w:val="none" w:sz="0" w:space="0" w:color="auto"/>
            <w:left w:val="none" w:sz="0" w:space="0" w:color="auto"/>
            <w:bottom w:val="none" w:sz="0" w:space="0" w:color="auto"/>
            <w:right w:val="none" w:sz="0" w:space="0" w:color="auto"/>
          </w:divBdr>
        </w:div>
        <w:div w:id="1191335532">
          <w:marLeft w:val="640"/>
          <w:marRight w:val="0"/>
          <w:marTop w:val="0"/>
          <w:marBottom w:val="0"/>
          <w:divBdr>
            <w:top w:val="none" w:sz="0" w:space="0" w:color="auto"/>
            <w:left w:val="none" w:sz="0" w:space="0" w:color="auto"/>
            <w:bottom w:val="none" w:sz="0" w:space="0" w:color="auto"/>
            <w:right w:val="none" w:sz="0" w:space="0" w:color="auto"/>
          </w:divBdr>
        </w:div>
        <w:div w:id="195585024">
          <w:marLeft w:val="640"/>
          <w:marRight w:val="0"/>
          <w:marTop w:val="0"/>
          <w:marBottom w:val="0"/>
          <w:divBdr>
            <w:top w:val="none" w:sz="0" w:space="0" w:color="auto"/>
            <w:left w:val="none" w:sz="0" w:space="0" w:color="auto"/>
            <w:bottom w:val="none" w:sz="0" w:space="0" w:color="auto"/>
            <w:right w:val="none" w:sz="0" w:space="0" w:color="auto"/>
          </w:divBdr>
        </w:div>
        <w:div w:id="2122332847">
          <w:marLeft w:val="640"/>
          <w:marRight w:val="0"/>
          <w:marTop w:val="0"/>
          <w:marBottom w:val="0"/>
          <w:divBdr>
            <w:top w:val="none" w:sz="0" w:space="0" w:color="auto"/>
            <w:left w:val="none" w:sz="0" w:space="0" w:color="auto"/>
            <w:bottom w:val="none" w:sz="0" w:space="0" w:color="auto"/>
            <w:right w:val="none" w:sz="0" w:space="0" w:color="auto"/>
          </w:divBdr>
        </w:div>
        <w:div w:id="1551723971">
          <w:marLeft w:val="640"/>
          <w:marRight w:val="0"/>
          <w:marTop w:val="0"/>
          <w:marBottom w:val="0"/>
          <w:divBdr>
            <w:top w:val="none" w:sz="0" w:space="0" w:color="auto"/>
            <w:left w:val="none" w:sz="0" w:space="0" w:color="auto"/>
            <w:bottom w:val="none" w:sz="0" w:space="0" w:color="auto"/>
            <w:right w:val="none" w:sz="0" w:space="0" w:color="auto"/>
          </w:divBdr>
        </w:div>
        <w:div w:id="80029698">
          <w:marLeft w:val="640"/>
          <w:marRight w:val="0"/>
          <w:marTop w:val="0"/>
          <w:marBottom w:val="0"/>
          <w:divBdr>
            <w:top w:val="none" w:sz="0" w:space="0" w:color="auto"/>
            <w:left w:val="none" w:sz="0" w:space="0" w:color="auto"/>
            <w:bottom w:val="none" w:sz="0" w:space="0" w:color="auto"/>
            <w:right w:val="none" w:sz="0" w:space="0" w:color="auto"/>
          </w:divBdr>
        </w:div>
        <w:div w:id="1541548886">
          <w:marLeft w:val="640"/>
          <w:marRight w:val="0"/>
          <w:marTop w:val="0"/>
          <w:marBottom w:val="0"/>
          <w:divBdr>
            <w:top w:val="none" w:sz="0" w:space="0" w:color="auto"/>
            <w:left w:val="none" w:sz="0" w:space="0" w:color="auto"/>
            <w:bottom w:val="none" w:sz="0" w:space="0" w:color="auto"/>
            <w:right w:val="none" w:sz="0" w:space="0" w:color="auto"/>
          </w:divBdr>
        </w:div>
        <w:div w:id="104737530">
          <w:marLeft w:val="640"/>
          <w:marRight w:val="0"/>
          <w:marTop w:val="0"/>
          <w:marBottom w:val="0"/>
          <w:divBdr>
            <w:top w:val="none" w:sz="0" w:space="0" w:color="auto"/>
            <w:left w:val="none" w:sz="0" w:space="0" w:color="auto"/>
            <w:bottom w:val="none" w:sz="0" w:space="0" w:color="auto"/>
            <w:right w:val="none" w:sz="0" w:space="0" w:color="auto"/>
          </w:divBdr>
        </w:div>
        <w:div w:id="1589388400">
          <w:marLeft w:val="640"/>
          <w:marRight w:val="0"/>
          <w:marTop w:val="0"/>
          <w:marBottom w:val="0"/>
          <w:divBdr>
            <w:top w:val="none" w:sz="0" w:space="0" w:color="auto"/>
            <w:left w:val="none" w:sz="0" w:space="0" w:color="auto"/>
            <w:bottom w:val="none" w:sz="0" w:space="0" w:color="auto"/>
            <w:right w:val="none" w:sz="0" w:space="0" w:color="auto"/>
          </w:divBdr>
        </w:div>
        <w:div w:id="1697580679">
          <w:marLeft w:val="640"/>
          <w:marRight w:val="0"/>
          <w:marTop w:val="0"/>
          <w:marBottom w:val="0"/>
          <w:divBdr>
            <w:top w:val="none" w:sz="0" w:space="0" w:color="auto"/>
            <w:left w:val="none" w:sz="0" w:space="0" w:color="auto"/>
            <w:bottom w:val="none" w:sz="0" w:space="0" w:color="auto"/>
            <w:right w:val="none" w:sz="0" w:space="0" w:color="auto"/>
          </w:divBdr>
        </w:div>
        <w:div w:id="1625965902">
          <w:marLeft w:val="640"/>
          <w:marRight w:val="0"/>
          <w:marTop w:val="0"/>
          <w:marBottom w:val="0"/>
          <w:divBdr>
            <w:top w:val="none" w:sz="0" w:space="0" w:color="auto"/>
            <w:left w:val="none" w:sz="0" w:space="0" w:color="auto"/>
            <w:bottom w:val="none" w:sz="0" w:space="0" w:color="auto"/>
            <w:right w:val="none" w:sz="0" w:space="0" w:color="auto"/>
          </w:divBdr>
        </w:div>
        <w:div w:id="1695426740">
          <w:marLeft w:val="640"/>
          <w:marRight w:val="0"/>
          <w:marTop w:val="0"/>
          <w:marBottom w:val="0"/>
          <w:divBdr>
            <w:top w:val="none" w:sz="0" w:space="0" w:color="auto"/>
            <w:left w:val="none" w:sz="0" w:space="0" w:color="auto"/>
            <w:bottom w:val="none" w:sz="0" w:space="0" w:color="auto"/>
            <w:right w:val="none" w:sz="0" w:space="0" w:color="auto"/>
          </w:divBdr>
        </w:div>
        <w:div w:id="615135781">
          <w:marLeft w:val="640"/>
          <w:marRight w:val="0"/>
          <w:marTop w:val="0"/>
          <w:marBottom w:val="0"/>
          <w:divBdr>
            <w:top w:val="none" w:sz="0" w:space="0" w:color="auto"/>
            <w:left w:val="none" w:sz="0" w:space="0" w:color="auto"/>
            <w:bottom w:val="none" w:sz="0" w:space="0" w:color="auto"/>
            <w:right w:val="none" w:sz="0" w:space="0" w:color="auto"/>
          </w:divBdr>
        </w:div>
        <w:div w:id="939876256">
          <w:marLeft w:val="640"/>
          <w:marRight w:val="0"/>
          <w:marTop w:val="0"/>
          <w:marBottom w:val="0"/>
          <w:divBdr>
            <w:top w:val="none" w:sz="0" w:space="0" w:color="auto"/>
            <w:left w:val="none" w:sz="0" w:space="0" w:color="auto"/>
            <w:bottom w:val="none" w:sz="0" w:space="0" w:color="auto"/>
            <w:right w:val="none" w:sz="0" w:space="0" w:color="auto"/>
          </w:divBdr>
        </w:div>
        <w:div w:id="772163470">
          <w:marLeft w:val="640"/>
          <w:marRight w:val="0"/>
          <w:marTop w:val="0"/>
          <w:marBottom w:val="0"/>
          <w:divBdr>
            <w:top w:val="none" w:sz="0" w:space="0" w:color="auto"/>
            <w:left w:val="none" w:sz="0" w:space="0" w:color="auto"/>
            <w:bottom w:val="none" w:sz="0" w:space="0" w:color="auto"/>
            <w:right w:val="none" w:sz="0" w:space="0" w:color="auto"/>
          </w:divBdr>
        </w:div>
        <w:div w:id="933979453">
          <w:marLeft w:val="640"/>
          <w:marRight w:val="0"/>
          <w:marTop w:val="0"/>
          <w:marBottom w:val="0"/>
          <w:divBdr>
            <w:top w:val="none" w:sz="0" w:space="0" w:color="auto"/>
            <w:left w:val="none" w:sz="0" w:space="0" w:color="auto"/>
            <w:bottom w:val="none" w:sz="0" w:space="0" w:color="auto"/>
            <w:right w:val="none" w:sz="0" w:space="0" w:color="auto"/>
          </w:divBdr>
        </w:div>
        <w:div w:id="226960201">
          <w:marLeft w:val="640"/>
          <w:marRight w:val="0"/>
          <w:marTop w:val="0"/>
          <w:marBottom w:val="0"/>
          <w:divBdr>
            <w:top w:val="none" w:sz="0" w:space="0" w:color="auto"/>
            <w:left w:val="none" w:sz="0" w:space="0" w:color="auto"/>
            <w:bottom w:val="none" w:sz="0" w:space="0" w:color="auto"/>
            <w:right w:val="none" w:sz="0" w:space="0" w:color="auto"/>
          </w:divBdr>
        </w:div>
        <w:div w:id="785126984">
          <w:marLeft w:val="640"/>
          <w:marRight w:val="0"/>
          <w:marTop w:val="0"/>
          <w:marBottom w:val="0"/>
          <w:divBdr>
            <w:top w:val="none" w:sz="0" w:space="0" w:color="auto"/>
            <w:left w:val="none" w:sz="0" w:space="0" w:color="auto"/>
            <w:bottom w:val="none" w:sz="0" w:space="0" w:color="auto"/>
            <w:right w:val="none" w:sz="0" w:space="0" w:color="auto"/>
          </w:divBdr>
        </w:div>
        <w:div w:id="1295134484">
          <w:marLeft w:val="640"/>
          <w:marRight w:val="0"/>
          <w:marTop w:val="0"/>
          <w:marBottom w:val="0"/>
          <w:divBdr>
            <w:top w:val="none" w:sz="0" w:space="0" w:color="auto"/>
            <w:left w:val="none" w:sz="0" w:space="0" w:color="auto"/>
            <w:bottom w:val="none" w:sz="0" w:space="0" w:color="auto"/>
            <w:right w:val="none" w:sz="0" w:space="0" w:color="auto"/>
          </w:divBdr>
        </w:div>
        <w:div w:id="871500247">
          <w:marLeft w:val="640"/>
          <w:marRight w:val="0"/>
          <w:marTop w:val="0"/>
          <w:marBottom w:val="0"/>
          <w:divBdr>
            <w:top w:val="none" w:sz="0" w:space="0" w:color="auto"/>
            <w:left w:val="none" w:sz="0" w:space="0" w:color="auto"/>
            <w:bottom w:val="none" w:sz="0" w:space="0" w:color="auto"/>
            <w:right w:val="none" w:sz="0" w:space="0" w:color="auto"/>
          </w:divBdr>
        </w:div>
        <w:div w:id="154150013">
          <w:marLeft w:val="640"/>
          <w:marRight w:val="0"/>
          <w:marTop w:val="0"/>
          <w:marBottom w:val="0"/>
          <w:divBdr>
            <w:top w:val="none" w:sz="0" w:space="0" w:color="auto"/>
            <w:left w:val="none" w:sz="0" w:space="0" w:color="auto"/>
            <w:bottom w:val="none" w:sz="0" w:space="0" w:color="auto"/>
            <w:right w:val="none" w:sz="0" w:space="0" w:color="auto"/>
          </w:divBdr>
        </w:div>
        <w:div w:id="1880705074">
          <w:marLeft w:val="640"/>
          <w:marRight w:val="0"/>
          <w:marTop w:val="0"/>
          <w:marBottom w:val="0"/>
          <w:divBdr>
            <w:top w:val="none" w:sz="0" w:space="0" w:color="auto"/>
            <w:left w:val="none" w:sz="0" w:space="0" w:color="auto"/>
            <w:bottom w:val="none" w:sz="0" w:space="0" w:color="auto"/>
            <w:right w:val="none" w:sz="0" w:space="0" w:color="auto"/>
          </w:divBdr>
        </w:div>
        <w:div w:id="1309280892">
          <w:marLeft w:val="640"/>
          <w:marRight w:val="0"/>
          <w:marTop w:val="0"/>
          <w:marBottom w:val="0"/>
          <w:divBdr>
            <w:top w:val="none" w:sz="0" w:space="0" w:color="auto"/>
            <w:left w:val="none" w:sz="0" w:space="0" w:color="auto"/>
            <w:bottom w:val="none" w:sz="0" w:space="0" w:color="auto"/>
            <w:right w:val="none" w:sz="0" w:space="0" w:color="auto"/>
          </w:divBdr>
        </w:div>
        <w:div w:id="1222522339">
          <w:marLeft w:val="640"/>
          <w:marRight w:val="0"/>
          <w:marTop w:val="0"/>
          <w:marBottom w:val="0"/>
          <w:divBdr>
            <w:top w:val="none" w:sz="0" w:space="0" w:color="auto"/>
            <w:left w:val="none" w:sz="0" w:space="0" w:color="auto"/>
            <w:bottom w:val="none" w:sz="0" w:space="0" w:color="auto"/>
            <w:right w:val="none" w:sz="0" w:space="0" w:color="auto"/>
          </w:divBdr>
        </w:div>
      </w:divsChild>
    </w:div>
    <w:div w:id="1343968410">
      <w:bodyDiv w:val="1"/>
      <w:marLeft w:val="0"/>
      <w:marRight w:val="0"/>
      <w:marTop w:val="0"/>
      <w:marBottom w:val="0"/>
      <w:divBdr>
        <w:top w:val="none" w:sz="0" w:space="0" w:color="auto"/>
        <w:left w:val="none" w:sz="0" w:space="0" w:color="auto"/>
        <w:bottom w:val="none" w:sz="0" w:space="0" w:color="auto"/>
        <w:right w:val="none" w:sz="0" w:space="0" w:color="auto"/>
      </w:divBdr>
      <w:divsChild>
        <w:div w:id="488055459">
          <w:marLeft w:val="640"/>
          <w:marRight w:val="0"/>
          <w:marTop w:val="0"/>
          <w:marBottom w:val="0"/>
          <w:divBdr>
            <w:top w:val="none" w:sz="0" w:space="0" w:color="auto"/>
            <w:left w:val="none" w:sz="0" w:space="0" w:color="auto"/>
            <w:bottom w:val="none" w:sz="0" w:space="0" w:color="auto"/>
            <w:right w:val="none" w:sz="0" w:space="0" w:color="auto"/>
          </w:divBdr>
        </w:div>
        <w:div w:id="1711297377">
          <w:marLeft w:val="640"/>
          <w:marRight w:val="0"/>
          <w:marTop w:val="0"/>
          <w:marBottom w:val="0"/>
          <w:divBdr>
            <w:top w:val="none" w:sz="0" w:space="0" w:color="auto"/>
            <w:left w:val="none" w:sz="0" w:space="0" w:color="auto"/>
            <w:bottom w:val="none" w:sz="0" w:space="0" w:color="auto"/>
            <w:right w:val="none" w:sz="0" w:space="0" w:color="auto"/>
          </w:divBdr>
        </w:div>
        <w:div w:id="1283655071">
          <w:marLeft w:val="640"/>
          <w:marRight w:val="0"/>
          <w:marTop w:val="0"/>
          <w:marBottom w:val="0"/>
          <w:divBdr>
            <w:top w:val="none" w:sz="0" w:space="0" w:color="auto"/>
            <w:left w:val="none" w:sz="0" w:space="0" w:color="auto"/>
            <w:bottom w:val="none" w:sz="0" w:space="0" w:color="auto"/>
            <w:right w:val="none" w:sz="0" w:space="0" w:color="auto"/>
          </w:divBdr>
        </w:div>
        <w:div w:id="734398872">
          <w:marLeft w:val="640"/>
          <w:marRight w:val="0"/>
          <w:marTop w:val="0"/>
          <w:marBottom w:val="0"/>
          <w:divBdr>
            <w:top w:val="none" w:sz="0" w:space="0" w:color="auto"/>
            <w:left w:val="none" w:sz="0" w:space="0" w:color="auto"/>
            <w:bottom w:val="none" w:sz="0" w:space="0" w:color="auto"/>
            <w:right w:val="none" w:sz="0" w:space="0" w:color="auto"/>
          </w:divBdr>
        </w:div>
        <w:div w:id="170730143">
          <w:marLeft w:val="640"/>
          <w:marRight w:val="0"/>
          <w:marTop w:val="0"/>
          <w:marBottom w:val="0"/>
          <w:divBdr>
            <w:top w:val="none" w:sz="0" w:space="0" w:color="auto"/>
            <w:left w:val="none" w:sz="0" w:space="0" w:color="auto"/>
            <w:bottom w:val="none" w:sz="0" w:space="0" w:color="auto"/>
            <w:right w:val="none" w:sz="0" w:space="0" w:color="auto"/>
          </w:divBdr>
        </w:div>
        <w:div w:id="1019700943">
          <w:marLeft w:val="640"/>
          <w:marRight w:val="0"/>
          <w:marTop w:val="0"/>
          <w:marBottom w:val="0"/>
          <w:divBdr>
            <w:top w:val="none" w:sz="0" w:space="0" w:color="auto"/>
            <w:left w:val="none" w:sz="0" w:space="0" w:color="auto"/>
            <w:bottom w:val="none" w:sz="0" w:space="0" w:color="auto"/>
            <w:right w:val="none" w:sz="0" w:space="0" w:color="auto"/>
          </w:divBdr>
        </w:div>
        <w:div w:id="1248226294">
          <w:marLeft w:val="640"/>
          <w:marRight w:val="0"/>
          <w:marTop w:val="0"/>
          <w:marBottom w:val="0"/>
          <w:divBdr>
            <w:top w:val="none" w:sz="0" w:space="0" w:color="auto"/>
            <w:left w:val="none" w:sz="0" w:space="0" w:color="auto"/>
            <w:bottom w:val="none" w:sz="0" w:space="0" w:color="auto"/>
            <w:right w:val="none" w:sz="0" w:space="0" w:color="auto"/>
          </w:divBdr>
        </w:div>
        <w:div w:id="1796366510">
          <w:marLeft w:val="640"/>
          <w:marRight w:val="0"/>
          <w:marTop w:val="0"/>
          <w:marBottom w:val="0"/>
          <w:divBdr>
            <w:top w:val="none" w:sz="0" w:space="0" w:color="auto"/>
            <w:left w:val="none" w:sz="0" w:space="0" w:color="auto"/>
            <w:bottom w:val="none" w:sz="0" w:space="0" w:color="auto"/>
            <w:right w:val="none" w:sz="0" w:space="0" w:color="auto"/>
          </w:divBdr>
        </w:div>
        <w:div w:id="665203395">
          <w:marLeft w:val="640"/>
          <w:marRight w:val="0"/>
          <w:marTop w:val="0"/>
          <w:marBottom w:val="0"/>
          <w:divBdr>
            <w:top w:val="none" w:sz="0" w:space="0" w:color="auto"/>
            <w:left w:val="none" w:sz="0" w:space="0" w:color="auto"/>
            <w:bottom w:val="none" w:sz="0" w:space="0" w:color="auto"/>
            <w:right w:val="none" w:sz="0" w:space="0" w:color="auto"/>
          </w:divBdr>
        </w:div>
        <w:div w:id="164827028">
          <w:marLeft w:val="640"/>
          <w:marRight w:val="0"/>
          <w:marTop w:val="0"/>
          <w:marBottom w:val="0"/>
          <w:divBdr>
            <w:top w:val="none" w:sz="0" w:space="0" w:color="auto"/>
            <w:left w:val="none" w:sz="0" w:space="0" w:color="auto"/>
            <w:bottom w:val="none" w:sz="0" w:space="0" w:color="auto"/>
            <w:right w:val="none" w:sz="0" w:space="0" w:color="auto"/>
          </w:divBdr>
        </w:div>
        <w:div w:id="481000904">
          <w:marLeft w:val="640"/>
          <w:marRight w:val="0"/>
          <w:marTop w:val="0"/>
          <w:marBottom w:val="0"/>
          <w:divBdr>
            <w:top w:val="none" w:sz="0" w:space="0" w:color="auto"/>
            <w:left w:val="none" w:sz="0" w:space="0" w:color="auto"/>
            <w:bottom w:val="none" w:sz="0" w:space="0" w:color="auto"/>
            <w:right w:val="none" w:sz="0" w:space="0" w:color="auto"/>
          </w:divBdr>
        </w:div>
        <w:div w:id="383799493">
          <w:marLeft w:val="640"/>
          <w:marRight w:val="0"/>
          <w:marTop w:val="0"/>
          <w:marBottom w:val="0"/>
          <w:divBdr>
            <w:top w:val="none" w:sz="0" w:space="0" w:color="auto"/>
            <w:left w:val="none" w:sz="0" w:space="0" w:color="auto"/>
            <w:bottom w:val="none" w:sz="0" w:space="0" w:color="auto"/>
            <w:right w:val="none" w:sz="0" w:space="0" w:color="auto"/>
          </w:divBdr>
        </w:div>
        <w:div w:id="941379982">
          <w:marLeft w:val="640"/>
          <w:marRight w:val="0"/>
          <w:marTop w:val="0"/>
          <w:marBottom w:val="0"/>
          <w:divBdr>
            <w:top w:val="none" w:sz="0" w:space="0" w:color="auto"/>
            <w:left w:val="none" w:sz="0" w:space="0" w:color="auto"/>
            <w:bottom w:val="none" w:sz="0" w:space="0" w:color="auto"/>
            <w:right w:val="none" w:sz="0" w:space="0" w:color="auto"/>
          </w:divBdr>
        </w:div>
        <w:div w:id="1358120095">
          <w:marLeft w:val="640"/>
          <w:marRight w:val="0"/>
          <w:marTop w:val="0"/>
          <w:marBottom w:val="0"/>
          <w:divBdr>
            <w:top w:val="none" w:sz="0" w:space="0" w:color="auto"/>
            <w:left w:val="none" w:sz="0" w:space="0" w:color="auto"/>
            <w:bottom w:val="none" w:sz="0" w:space="0" w:color="auto"/>
            <w:right w:val="none" w:sz="0" w:space="0" w:color="auto"/>
          </w:divBdr>
        </w:div>
        <w:div w:id="697119216">
          <w:marLeft w:val="640"/>
          <w:marRight w:val="0"/>
          <w:marTop w:val="0"/>
          <w:marBottom w:val="0"/>
          <w:divBdr>
            <w:top w:val="none" w:sz="0" w:space="0" w:color="auto"/>
            <w:left w:val="none" w:sz="0" w:space="0" w:color="auto"/>
            <w:bottom w:val="none" w:sz="0" w:space="0" w:color="auto"/>
            <w:right w:val="none" w:sz="0" w:space="0" w:color="auto"/>
          </w:divBdr>
        </w:div>
        <w:div w:id="1530992012">
          <w:marLeft w:val="640"/>
          <w:marRight w:val="0"/>
          <w:marTop w:val="0"/>
          <w:marBottom w:val="0"/>
          <w:divBdr>
            <w:top w:val="none" w:sz="0" w:space="0" w:color="auto"/>
            <w:left w:val="none" w:sz="0" w:space="0" w:color="auto"/>
            <w:bottom w:val="none" w:sz="0" w:space="0" w:color="auto"/>
            <w:right w:val="none" w:sz="0" w:space="0" w:color="auto"/>
          </w:divBdr>
        </w:div>
        <w:div w:id="399211900">
          <w:marLeft w:val="640"/>
          <w:marRight w:val="0"/>
          <w:marTop w:val="0"/>
          <w:marBottom w:val="0"/>
          <w:divBdr>
            <w:top w:val="none" w:sz="0" w:space="0" w:color="auto"/>
            <w:left w:val="none" w:sz="0" w:space="0" w:color="auto"/>
            <w:bottom w:val="none" w:sz="0" w:space="0" w:color="auto"/>
            <w:right w:val="none" w:sz="0" w:space="0" w:color="auto"/>
          </w:divBdr>
        </w:div>
        <w:div w:id="756248042">
          <w:marLeft w:val="640"/>
          <w:marRight w:val="0"/>
          <w:marTop w:val="0"/>
          <w:marBottom w:val="0"/>
          <w:divBdr>
            <w:top w:val="none" w:sz="0" w:space="0" w:color="auto"/>
            <w:left w:val="none" w:sz="0" w:space="0" w:color="auto"/>
            <w:bottom w:val="none" w:sz="0" w:space="0" w:color="auto"/>
            <w:right w:val="none" w:sz="0" w:space="0" w:color="auto"/>
          </w:divBdr>
        </w:div>
        <w:div w:id="1168521216">
          <w:marLeft w:val="640"/>
          <w:marRight w:val="0"/>
          <w:marTop w:val="0"/>
          <w:marBottom w:val="0"/>
          <w:divBdr>
            <w:top w:val="none" w:sz="0" w:space="0" w:color="auto"/>
            <w:left w:val="none" w:sz="0" w:space="0" w:color="auto"/>
            <w:bottom w:val="none" w:sz="0" w:space="0" w:color="auto"/>
            <w:right w:val="none" w:sz="0" w:space="0" w:color="auto"/>
          </w:divBdr>
        </w:div>
        <w:div w:id="2026402076">
          <w:marLeft w:val="640"/>
          <w:marRight w:val="0"/>
          <w:marTop w:val="0"/>
          <w:marBottom w:val="0"/>
          <w:divBdr>
            <w:top w:val="none" w:sz="0" w:space="0" w:color="auto"/>
            <w:left w:val="none" w:sz="0" w:space="0" w:color="auto"/>
            <w:bottom w:val="none" w:sz="0" w:space="0" w:color="auto"/>
            <w:right w:val="none" w:sz="0" w:space="0" w:color="auto"/>
          </w:divBdr>
        </w:div>
        <w:div w:id="1565294564">
          <w:marLeft w:val="640"/>
          <w:marRight w:val="0"/>
          <w:marTop w:val="0"/>
          <w:marBottom w:val="0"/>
          <w:divBdr>
            <w:top w:val="none" w:sz="0" w:space="0" w:color="auto"/>
            <w:left w:val="none" w:sz="0" w:space="0" w:color="auto"/>
            <w:bottom w:val="none" w:sz="0" w:space="0" w:color="auto"/>
            <w:right w:val="none" w:sz="0" w:space="0" w:color="auto"/>
          </w:divBdr>
        </w:div>
        <w:div w:id="239490045">
          <w:marLeft w:val="640"/>
          <w:marRight w:val="0"/>
          <w:marTop w:val="0"/>
          <w:marBottom w:val="0"/>
          <w:divBdr>
            <w:top w:val="none" w:sz="0" w:space="0" w:color="auto"/>
            <w:left w:val="none" w:sz="0" w:space="0" w:color="auto"/>
            <w:bottom w:val="none" w:sz="0" w:space="0" w:color="auto"/>
            <w:right w:val="none" w:sz="0" w:space="0" w:color="auto"/>
          </w:divBdr>
        </w:div>
        <w:div w:id="960956232">
          <w:marLeft w:val="640"/>
          <w:marRight w:val="0"/>
          <w:marTop w:val="0"/>
          <w:marBottom w:val="0"/>
          <w:divBdr>
            <w:top w:val="none" w:sz="0" w:space="0" w:color="auto"/>
            <w:left w:val="none" w:sz="0" w:space="0" w:color="auto"/>
            <w:bottom w:val="none" w:sz="0" w:space="0" w:color="auto"/>
            <w:right w:val="none" w:sz="0" w:space="0" w:color="auto"/>
          </w:divBdr>
        </w:div>
        <w:div w:id="1847284414">
          <w:marLeft w:val="640"/>
          <w:marRight w:val="0"/>
          <w:marTop w:val="0"/>
          <w:marBottom w:val="0"/>
          <w:divBdr>
            <w:top w:val="none" w:sz="0" w:space="0" w:color="auto"/>
            <w:left w:val="none" w:sz="0" w:space="0" w:color="auto"/>
            <w:bottom w:val="none" w:sz="0" w:space="0" w:color="auto"/>
            <w:right w:val="none" w:sz="0" w:space="0" w:color="auto"/>
          </w:divBdr>
        </w:div>
        <w:div w:id="1352487496">
          <w:marLeft w:val="640"/>
          <w:marRight w:val="0"/>
          <w:marTop w:val="0"/>
          <w:marBottom w:val="0"/>
          <w:divBdr>
            <w:top w:val="none" w:sz="0" w:space="0" w:color="auto"/>
            <w:left w:val="none" w:sz="0" w:space="0" w:color="auto"/>
            <w:bottom w:val="none" w:sz="0" w:space="0" w:color="auto"/>
            <w:right w:val="none" w:sz="0" w:space="0" w:color="auto"/>
          </w:divBdr>
        </w:div>
        <w:div w:id="1077827617">
          <w:marLeft w:val="640"/>
          <w:marRight w:val="0"/>
          <w:marTop w:val="0"/>
          <w:marBottom w:val="0"/>
          <w:divBdr>
            <w:top w:val="none" w:sz="0" w:space="0" w:color="auto"/>
            <w:left w:val="none" w:sz="0" w:space="0" w:color="auto"/>
            <w:bottom w:val="none" w:sz="0" w:space="0" w:color="auto"/>
            <w:right w:val="none" w:sz="0" w:space="0" w:color="auto"/>
          </w:divBdr>
        </w:div>
        <w:div w:id="420953944">
          <w:marLeft w:val="640"/>
          <w:marRight w:val="0"/>
          <w:marTop w:val="0"/>
          <w:marBottom w:val="0"/>
          <w:divBdr>
            <w:top w:val="none" w:sz="0" w:space="0" w:color="auto"/>
            <w:left w:val="none" w:sz="0" w:space="0" w:color="auto"/>
            <w:bottom w:val="none" w:sz="0" w:space="0" w:color="auto"/>
            <w:right w:val="none" w:sz="0" w:space="0" w:color="auto"/>
          </w:divBdr>
        </w:div>
        <w:div w:id="628585093">
          <w:marLeft w:val="640"/>
          <w:marRight w:val="0"/>
          <w:marTop w:val="0"/>
          <w:marBottom w:val="0"/>
          <w:divBdr>
            <w:top w:val="none" w:sz="0" w:space="0" w:color="auto"/>
            <w:left w:val="none" w:sz="0" w:space="0" w:color="auto"/>
            <w:bottom w:val="none" w:sz="0" w:space="0" w:color="auto"/>
            <w:right w:val="none" w:sz="0" w:space="0" w:color="auto"/>
          </w:divBdr>
        </w:div>
        <w:div w:id="120804673">
          <w:marLeft w:val="640"/>
          <w:marRight w:val="0"/>
          <w:marTop w:val="0"/>
          <w:marBottom w:val="0"/>
          <w:divBdr>
            <w:top w:val="none" w:sz="0" w:space="0" w:color="auto"/>
            <w:left w:val="none" w:sz="0" w:space="0" w:color="auto"/>
            <w:bottom w:val="none" w:sz="0" w:space="0" w:color="auto"/>
            <w:right w:val="none" w:sz="0" w:space="0" w:color="auto"/>
          </w:divBdr>
        </w:div>
        <w:div w:id="809518204">
          <w:marLeft w:val="640"/>
          <w:marRight w:val="0"/>
          <w:marTop w:val="0"/>
          <w:marBottom w:val="0"/>
          <w:divBdr>
            <w:top w:val="none" w:sz="0" w:space="0" w:color="auto"/>
            <w:left w:val="none" w:sz="0" w:space="0" w:color="auto"/>
            <w:bottom w:val="none" w:sz="0" w:space="0" w:color="auto"/>
            <w:right w:val="none" w:sz="0" w:space="0" w:color="auto"/>
          </w:divBdr>
        </w:div>
        <w:div w:id="1903638976">
          <w:marLeft w:val="640"/>
          <w:marRight w:val="0"/>
          <w:marTop w:val="0"/>
          <w:marBottom w:val="0"/>
          <w:divBdr>
            <w:top w:val="none" w:sz="0" w:space="0" w:color="auto"/>
            <w:left w:val="none" w:sz="0" w:space="0" w:color="auto"/>
            <w:bottom w:val="none" w:sz="0" w:space="0" w:color="auto"/>
            <w:right w:val="none" w:sz="0" w:space="0" w:color="auto"/>
          </w:divBdr>
        </w:div>
        <w:div w:id="308678412">
          <w:marLeft w:val="640"/>
          <w:marRight w:val="0"/>
          <w:marTop w:val="0"/>
          <w:marBottom w:val="0"/>
          <w:divBdr>
            <w:top w:val="none" w:sz="0" w:space="0" w:color="auto"/>
            <w:left w:val="none" w:sz="0" w:space="0" w:color="auto"/>
            <w:bottom w:val="none" w:sz="0" w:space="0" w:color="auto"/>
            <w:right w:val="none" w:sz="0" w:space="0" w:color="auto"/>
          </w:divBdr>
        </w:div>
        <w:div w:id="1177498608">
          <w:marLeft w:val="640"/>
          <w:marRight w:val="0"/>
          <w:marTop w:val="0"/>
          <w:marBottom w:val="0"/>
          <w:divBdr>
            <w:top w:val="none" w:sz="0" w:space="0" w:color="auto"/>
            <w:left w:val="none" w:sz="0" w:space="0" w:color="auto"/>
            <w:bottom w:val="none" w:sz="0" w:space="0" w:color="auto"/>
            <w:right w:val="none" w:sz="0" w:space="0" w:color="auto"/>
          </w:divBdr>
        </w:div>
        <w:div w:id="510527115">
          <w:marLeft w:val="640"/>
          <w:marRight w:val="0"/>
          <w:marTop w:val="0"/>
          <w:marBottom w:val="0"/>
          <w:divBdr>
            <w:top w:val="none" w:sz="0" w:space="0" w:color="auto"/>
            <w:left w:val="none" w:sz="0" w:space="0" w:color="auto"/>
            <w:bottom w:val="none" w:sz="0" w:space="0" w:color="auto"/>
            <w:right w:val="none" w:sz="0" w:space="0" w:color="auto"/>
          </w:divBdr>
        </w:div>
        <w:div w:id="390348149">
          <w:marLeft w:val="640"/>
          <w:marRight w:val="0"/>
          <w:marTop w:val="0"/>
          <w:marBottom w:val="0"/>
          <w:divBdr>
            <w:top w:val="none" w:sz="0" w:space="0" w:color="auto"/>
            <w:left w:val="none" w:sz="0" w:space="0" w:color="auto"/>
            <w:bottom w:val="none" w:sz="0" w:space="0" w:color="auto"/>
            <w:right w:val="none" w:sz="0" w:space="0" w:color="auto"/>
          </w:divBdr>
        </w:div>
        <w:div w:id="1439989221">
          <w:marLeft w:val="640"/>
          <w:marRight w:val="0"/>
          <w:marTop w:val="0"/>
          <w:marBottom w:val="0"/>
          <w:divBdr>
            <w:top w:val="none" w:sz="0" w:space="0" w:color="auto"/>
            <w:left w:val="none" w:sz="0" w:space="0" w:color="auto"/>
            <w:bottom w:val="none" w:sz="0" w:space="0" w:color="auto"/>
            <w:right w:val="none" w:sz="0" w:space="0" w:color="auto"/>
          </w:divBdr>
        </w:div>
        <w:div w:id="1663852595">
          <w:marLeft w:val="640"/>
          <w:marRight w:val="0"/>
          <w:marTop w:val="0"/>
          <w:marBottom w:val="0"/>
          <w:divBdr>
            <w:top w:val="none" w:sz="0" w:space="0" w:color="auto"/>
            <w:left w:val="none" w:sz="0" w:space="0" w:color="auto"/>
            <w:bottom w:val="none" w:sz="0" w:space="0" w:color="auto"/>
            <w:right w:val="none" w:sz="0" w:space="0" w:color="auto"/>
          </w:divBdr>
        </w:div>
        <w:div w:id="547113069">
          <w:marLeft w:val="640"/>
          <w:marRight w:val="0"/>
          <w:marTop w:val="0"/>
          <w:marBottom w:val="0"/>
          <w:divBdr>
            <w:top w:val="none" w:sz="0" w:space="0" w:color="auto"/>
            <w:left w:val="none" w:sz="0" w:space="0" w:color="auto"/>
            <w:bottom w:val="none" w:sz="0" w:space="0" w:color="auto"/>
            <w:right w:val="none" w:sz="0" w:space="0" w:color="auto"/>
          </w:divBdr>
        </w:div>
        <w:div w:id="293755896">
          <w:marLeft w:val="640"/>
          <w:marRight w:val="0"/>
          <w:marTop w:val="0"/>
          <w:marBottom w:val="0"/>
          <w:divBdr>
            <w:top w:val="none" w:sz="0" w:space="0" w:color="auto"/>
            <w:left w:val="none" w:sz="0" w:space="0" w:color="auto"/>
            <w:bottom w:val="none" w:sz="0" w:space="0" w:color="auto"/>
            <w:right w:val="none" w:sz="0" w:space="0" w:color="auto"/>
          </w:divBdr>
        </w:div>
        <w:div w:id="1570262684">
          <w:marLeft w:val="640"/>
          <w:marRight w:val="0"/>
          <w:marTop w:val="0"/>
          <w:marBottom w:val="0"/>
          <w:divBdr>
            <w:top w:val="none" w:sz="0" w:space="0" w:color="auto"/>
            <w:left w:val="none" w:sz="0" w:space="0" w:color="auto"/>
            <w:bottom w:val="none" w:sz="0" w:space="0" w:color="auto"/>
            <w:right w:val="none" w:sz="0" w:space="0" w:color="auto"/>
          </w:divBdr>
        </w:div>
        <w:div w:id="1509490755">
          <w:marLeft w:val="640"/>
          <w:marRight w:val="0"/>
          <w:marTop w:val="0"/>
          <w:marBottom w:val="0"/>
          <w:divBdr>
            <w:top w:val="none" w:sz="0" w:space="0" w:color="auto"/>
            <w:left w:val="none" w:sz="0" w:space="0" w:color="auto"/>
            <w:bottom w:val="none" w:sz="0" w:space="0" w:color="auto"/>
            <w:right w:val="none" w:sz="0" w:space="0" w:color="auto"/>
          </w:divBdr>
        </w:div>
        <w:div w:id="348916149">
          <w:marLeft w:val="640"/>
          <w:marRight w:val="0"/>
          <w:marTop w:val="0"/>
          <w:marBottom w:val="0"/>
          <w:divBdr>
            <w:top w:val="none" w:sz="0" w:space="0" w:color="auto"/>
            <w:left w:val="none" w:sz="0" w:space="0" w:color="auto"/>
            <w:bottom w:val="none" w:sz="0" w:space="0" w:color="auto"/>
            <w:right w:val="none" w:sz="0" w:space="0" w:color="auto"/>
          </w:divBdr>
        </w:div>
        <w:div w:id="1765495340">
          <w:marLeft w:val="640"/>
          <w:marRight w:val="0"/>
          <w:marTop w:val="0"/>
          <w:marBottom w:val="0"/>
          <w:divBdr>
            <w:top w:val="none" w:sz="0" w:space="0" w:color="auto"/>
            <w:left w:val="none" w:sz="0" w:space="0" w:color="auto"/>
            <w:bottom w:val="none" w:sz="0" w:space="0" w:color="auto"/>
            <w:right w:val="none" w:sz="0" w:space="0" w:color="auto"/>
          </w:divBdr>
        </w:div>
        <w:div w:id="211308577">
          <w:marLeft w:val="640"/>
          <w:marRight w:val="0"/>
          <w:marTop w:val="0"/>
          <w:marBottom w:val="0"/>
          <w:divBdr>
            <w:top w:val="none" w:sz="0" w:space="0" w:color="auto"/>
            <w:left w:val="none" w:sz="0" w:space="0" w:color="auto"/>
            <w:bottom w:val="none" w:sz="0" w:space="0" w:color="auto"/>
            <w:right w:val="none" w:sz="0" w:space="0" w:color="auto"/>
          </w:divBdr>
        </w:div>
        <w:div w:id="355273799">
          <w:marLeft w:val="640"/>
          <w:marRight w:val="0"/>
          <w:marTop w:val="0"/>
          <w:marBottom w:val="0"/>
          <w:divBdr>
            <w:top w:val="none" w:sz="0" w:space="0" w:color="auto"/>
            <w:left w:val="none" w:sz="0" w:space="0" w:color="auto"/>
            <w:bottom w:val="none" w:sz="0" w:space="0" w:color="auto"/>
            <w:right w:val="none" w:sz="0" w:space="0" w:color="auto"/>
          </w:divBdr>
        </w:div>
        <w:div w:id="200677892">
          <w:marLeft w:val="640"/>
          <w:marRight w:val="0"/>
          <w:marTop w:val="0"/>
          <w:marBottom w:val="0"/>
          <w:divBdr>
            <w:top w:val="none" w:sz="0" w:space="0" w:color="auto"/>
            <w:left w:val="none" w:sz="0" w:space="0" w:color="auto"/>
            <w:bottom w:val="none" w:sz="0" w:space="0" w:color="auto"/>
            <w:right w:val="none" w:sz="0" w:space="0" w:color="auto"/>
          </w:divBdr>
        </w:div>
        <w:div w:id="146217034">
          <w:marLeft w:val="640"/>
          <w:marRight w:val="0"/>
          <w:marTop w:val="0"/>
          <w:marBottom w:val="0"/>
          <w:divBdr>
            <w:top w:val="none" w:sz="0" w:space="0" w:color="auto"/>
            <w:left w:val="none" w:sz="0" w:space="0" w:color="auto"/>
            <w:bottom w:val="none" w:sz="0" w:space="0" w:color="auto"/>
            <w:right w:val="none" w:sz="0" w:space="0" w:color="auto"/>
          </w:divBdr>
        </w:div>
        <w:div w:id="1837960077">
          <w:marLeft w:val="640"/>
          <w:marRight w:val="0"/>
          <w:marTop w:val="0"/>
          <w:marBottom w:val="0"/>
          <w:divBdr>
            <w:top w:val="none" w:sz="0" w:space="0" w:color="auto"/>
            <w:left w:val="none" w:sz="0" w:space="0" w:color="auto"/>
            <w:bottom w:val="none" w:sz="0" w:space="0" w:color="auto"/>
            <w:right w:val="none" w:sz="0" w:space="0" w:color="auto"/>
          </w:divBdr>
        </w:div>
        <w:div w:id="688289949">
          <w:marLeft w:val="640"/>
          <w:marRight w:val="0"/>
          <w:marTop w:val="0"/>
          <w:marBottom w:val="0"/>
          <w:divBdr>
            <w:top w:val="none" w:sz="0" w:space="0" w:color="auto"/>
            <w:left w:val="none" w:sz="0" w:space="0" w:color="auto"/>
            <w:bottom w:val="none" w:sz="0" w:space="0" w:color="auto"/>
            <w:right w:val="none" w:sz="0" w:space="0" w:color="auto"/>
          </w:divBdr>
        </w:div>
        <w:div w:id="1544561545">
          <w:marLeft w:val="640"/>
          <w:marRight w:val="0"/>
          <w:marTop w:val="0"/>
          <w:marBottom w:val="0"/>
          <w:divBdr>
            <w:top w:val="none" w:sz="0" w:space="0" w:color="auto"/>
            <w:left w:val="none" w:sz="0" w:space="0" w:color="auto"/>
            <w:bottom w:val="none" w:sz="0" w:space="0" w:color="auto"/>
            <w:right w:val="none" w:sz="0" w:space="0" w:color="auto"/>
          </w:divBdr>
        </w:div>
        <w:div w:id="1150516807">
          <w:marLeft w:val="640"/>
          <w:marRight w:val="0"/>
          <w:marTop w:val="0"/>
          <w:marBottom w:val="0"/>
          <w:divBdr>
            <w:top w:val="none" w:sz="0" w:space="0" w:color="auto"/>
            <w:left w:val="none" w:sz="0" w:space="0" w:color="auto"/>
            <w:bottom w:val="none" w:sz="0" w:space="0" w:color="auto"/>
            <w:right w:val="none" w:sz="0" w:space="0" w:color="auto"/>
          </w:divBdr>
        </w:div>
        <w:div w:id="489709286">
          <w:marLeft w:val="640"/>
          <w:marRight w:val="0"/>
          <w:marTop w:val="0"/>
          <w:marBottom w:val="0"/>
          <w:divBdr>
            <w:top w:val="none" w:sz="0" w:space="0" w:color="auto"/>
            <w:left w:val="none" w:sz="0" w:space="0" w:color="auto"/>
            <w:bottom w:val="none" w:sz="0" w:space="0" w:color="auto"/>
            <w:right w:val="none" w:sz="0" w:space="0" w:color="auto"/>
          </w:divBdr>
        </w:div>
        <w:div w:id="1375428769">
          <w:marLeft w:val="640"/>
          <w:marRight w:val="0"/>
          <w:marTop w:val="0"/>
          <w:marBottom w:val="0"/>
          <w:divBdr>
            <w:top w:val="none" w:sz="0" w:space="0" w:color="auto"/>
            <w:left w:val="none" w:sz="0" w:space="0" w:color="auto"/>
            <w:bottom w:val="none" w:sz="0" w:space="0" w:color="auto"/>
            <w:right w:val="none" w:sz="0" w:space="0" w:color="auto"/>
          </w:divBdr>
        </w:div>
        <w:div w:id="783810644">
          <w:marLeft w:val="640"/>
          <w:marRight w:val="0"/>
          <w:marTop w:val="0"/>
          <w:marBottom w:val="0"/>
          <w:divBdr>
            <w:top w:val="none" w:sz="0" w:space="0" w:color="auto"/>
            <w:left w:val="none" w:sz="0" w:space="0" w:color="auto"/>
            <w:bottom w:val="none" w:sz="0" w:space="0" w:color="auto"/>
            <w:right w:val="none" w:sz="0" w:space="0" w:color="auto"/>
          </w:divBdr>
        </w:div>
        <w:div w:id="234164874">
          <w:marLeft w:val="640"/>
          <w:marRight w:val="0"/>
          <w:marTop w:val="0"/>
          <w:marBottom w:val="0"/>
          <w:divBdr>
            <w:top w:val="none" w:sz="0" w:space="0" w:color="auto"/>
            <w:left w:val="none" w:sz="0" w:space="0" w:color="auto"/>
            <w:bottom w:val="none" w:sz="0" w:space="0" w:color="auto"/>
            <w:right w:val="none" w:sz="0" w:space="0" w:color="auto"/>
          </w:divBdr>
        </w:div>
        <w:div w:id="1121723845">
          <w:marLeft w:val="640"/>
          <w:marRight w:val="0"/>
          <w:marTop w:val="0"/>
          <w:marBottom w:val="0"/>
          <w:divBdr>
            <w:top w:val="none" w:sz="0" w:space="0" w:color="auto"/>
            <w:left w:val="none" w:sz="0" w:space="0" w:color="auto"/>
            <w:bottom w:val="none" w:sz="0" w:space="0" w:color="auto"/>
            <w:right w:val="none" w:sz="0" w:space="0" w:color="auto"/>
          </w:divBdr>
        </w:div>
        <w:div w:id="30350930">
          <w:marLeft w:val="640"/>
          <w:marRight w:val="0"/>
          <w:marTop w:val="0"/>
          <w:marBottom w:val="0"/>
          <w:divBdr>
            <w:top w:val="none" w:sz="0" w:space="0" w:color="auto"/>
            <w:left w:val="none" w:sz="0" w:space="0" w:color="auto"/>
            <w:bottom w:val="none" w:sz="0" w:space="0" w:color="auto"/>
            <w:right w:val="none" w:sz="0" w:space="0" w:color="auto"/>
          </w:divBdr>
        </w:div>
        <w:div w:id="1321886434">
          <w:marLeft w:val="640"/>
          <w:marRight w:val="0"/>
          <w:marTop w:val="0"/>
          <w:marBottom w:val="0"/>
          <w:divBdr>
            <w:top w:val="none" w:sz="0" w:space="0" w:color="auto"/>
            <w:left w:val="none" w:sz="0" w:space="0" w:color="auto"/>
            <w:bottom w:val="none" w:sz="0" w:space="0" w:color="auto"/>
            <w:right w:val="none" w:sz="0" w:space="0" w:color="auto"/>
          </w:divBdr>
        </w:div>
        <w:div w:id="544408042">
          <w:marLeft w:val="640"/>
          <w:marRight w:val="0"/>
          <w:marTop w:val="0"/>
          <w:marBottom w:val="0"/>
          <w:divBdr>
            <w:top w:val="none" w:sz="0" w:space="0" w:color="auto"/>
            <w:left w:val="none" w:sz="0" w:space="0" w:color="auto"/>
            <w:bottom w:val="none" w:sz="0" w:space="0" w:color="auto"/>
            <w:right w:val="none" w:sz="0" w:space="0" w:color="auto"/>
          </w:divBdr>
        </w:div>
        <w:div w:id="1865708413">
          <w:marLeft w:val="640"/>
          <w:marRight w:val="0"/>
          <w:marTop w:val="0"/>
          <w:marBottom w:val="0"/>
          <w:divBdr>
            <w:top w:val="none" w:sz="0" w:space="0" w:color="auto"/>
            <w:left w:val="none" w:sz="0" w:space="0" w:color="auto"/>
            <w:bottom w:val="none" w:sz="0" w:space="0" w:color="auto"/>
            <w:right w:val="none" w:sz="0" w:space="0" w:color="auto"/>
          </w:divBdr>
        </w:div>
        <w:div w:id="875049203">
          <w:marLeft w:val="640"/>
          <w:marRight w:val="0"/>
          <w:marTop w:val="0"/>
          <w:marBottom w:val="0"/>
          <w:divBdr>
            <w:top w:val="none" w:sz="0" w:space="0" w:color="auto"/>
            <w:left w:val="none" w:sz="0" w:space="0" w:color="auto"/>
            <w:bottom w:val="none" w:sz="0" w:space="0" w:color="auto"/>
            <w:right w:val="none" w:sz="0" w:space="0" w:color="auto"/>
          </w:divBdr>
        </w:div>
        <w:div w:id="1819954266">
          <w:marLeft w:val="640"/>
          <w:marRight w:val="0"/>
          <w:marTop w:val="0"/>
          <w:marBottom w:val="0"/>
          <w:divBdr>
            <w:top w:val="none" w:sz="0" w:space="0" w:color="auto"/>
            <w:left w:val="none" w:sz="0" w:space="0" w:color="auto"/>
            <w:bottom w:val="none" w:sz="0" w:space="0" w:color="auto"/>
            <w:right w:val="none" w:sz="0" w:space="0" w:color="auto"/>
          </w:divBdr>
        </w:div>
        <w:div w:id="1073741947">
          <w:marLeft w:val="640"/>
          <w:marRight w:val="0"/>
          <w:marTop w:val="0"/>
          <w:marBottom w:val="0"/>
          <w:divBdr>
            <w:top w:val="none" w:sz="0" w:space="0" w:color="auto"/>
            <w:left w:val="none" w:sz="0" w:space="0" w:color="auto"/>
            <w:bottom w:val="none" w:sz="0" w:space="0" w:color="auto"/>
            <w:right w:val="none" w:sz="0" w:space="0" w:color="auto"/>
          </w:divBdr>
        </w:div>
        <w:div w:id="2137987210">
          <w:marLeft w:val="640"/>
          <w:marRight w:val="0"/>
          <w:marTop w:val="0"/>
          <w:marBottom w:val="0"/>
          <w:divBdr>
            <w:top w:val="none" w:sz="0" w:space="0" w:color="auto"/>
            <w:left w:val="none" w:sz="0" w:space="0" w:color="auto"/>
            <w:bottom w:val="none" w:sz="0" w:space="0" w:color="auto"/>
            <w:right w:val="none" w:sz="0" w:space="0" w:color="auto"/>
          </w:divBdr>
        </w:div>
        <w:div w:id="1868449362">
          <w:marLeft w:val="640"/>
          <w:marRight w:val="0"/>
          <w:marTop w:val="0"/>
          <w:marBottom w:val="0"/>
          <w:divBdr>
            <w:top w:val="none" w:sz="0" w:space="0" w:color="auto"/>
            <w:left w:val="none" w:sz="0" w:space="0" w:color="auto"/>
            <w:bottom w:val="none" w:sz="0" w:space="0" w:color="auto"/>
            <w:right w:val="none" w:sz="0" w:space="0" w:color="auto"/>
          </w:divBdr>
        </w:div>
        <w:div w:id="1648896565">
          <w:marLeft w:val="640"/>
          <w:marRight w:val="0"/>
          <w:marTop w:val="0"/>
          <w:marBottom w:val="0"/>
          <w:divBdr>
            <w:top w:val="none" w:sz="0" w:space="0" w:color="auto"/>
            <w:left w:val="none" w:sz="0" w:space="0" w:color="auto"/>
            <w:bottom w:val="none" w:sz="0" w:space="0" w:color="auto"/>
            <w:right w:val="none" w:sz="0" w:space="0" w:color="auto"/>
          </w:divBdr>
        </w:div>
        <w:div w:id="1197080887">
          <w:marLeft w:val="640"/>
          <w:marRight w:val="0"/>
          <w:marTop w:val="0"/>
          <w:marBottom w:val="0"/>
          <w:divBdr>
            <w:top w:val="none" w:sz="0" w:space="0" w:color="auto"/>
            <w:left w:val="none" w:sz="0" w:space="0" w:color="auto"/>
            <w:bottom w:val="none" w:sz="0" w:space="0" w:color="auto"/>
            <w:right w:val="none" w:sz="0" w:space="0" w:color="auto"/>
          </w:divBdr>
        </w:div>
        <w:div w:id="432670829">
          <w:marLeft w:val="640"/>
          <w:marRight w:val="0"/>
          <w:marTop w:val="0"/>
          <w:marBottom w:val="0"/>
          <w:divBdr>
            <w:top w:val="none" w:sz="0" w:space="0" w:color="auto"/>
            <w:left w:val="none" w:sz="0" w:space="0" w:color="auto"/>
            <w:bottom w:val="none" w:sz="0" w:space="0" w:color="auto"/>
            <w:right w:val="none" w:sz="0" w:space="0" w:color="auto"/>
          </w:divBdr>
        </w:div>
        <w:div w:id="975337937">
          <w:marLeft w:val="640"/>
          <w:marRight w:val="0"/>
          <w:marTop w:val="0"/>
          <w:marBottom w:val="0"/>
          <w:divBdr>
            <w:top w:val="none" w:sz="0" w:space="0" w:color="auto"/>
            <w:left w:val="none" w:sz="0" w:space="0" w:color="auto"/>
            <w:bottom w:val="none" w:sz="0" w:space="0" w:color="auto"/>
            <w:right w:val="none" w:sz="0" w:space="0" w:color="auto"/>
          </w:divBdr>
        </w:div>
        <w:div w:id="1832022306">
          <w:marLeft w:val="640"/>
          <w:marRight w:val="0"/>
          <w:marTop w:val="0"/>
          <w:marBottom w:val="0"/>
          <w:divBdr>
            <w:top w:val="none" w:sz="0" w:space="0" w:color="auto"/>
            <w:left w:val="none" w:sz="0" w:space="0" w:color="auto"/>
            <w:bottom w:val="none" w:sz="0" w:space="0" w:color="auto"/>
            <w:right w:val="none" w:sz="0" w:space="0" w:color="auto"/>
          </w:divBdr>
        </w:div>
        <w:div w:id="1143891720">
          <w:marLeft w:val="640"/>
          <w:marRight w:val="0"/>
          <w:marTop w:val="0"/>
          <w:marBottom w:val="0"/>
          <w:divBdr>
            <w:top w:val="none" w:sz="0" w:space="0" w:color="auto"/>
            <w:left w:val="none" w:sz="0" w:space="0" w:color="auto"/>
            <w:bottom w:val="none" w:sz="0" w:space="0" w:color="auto"/>
            <w:right w:val="none" w:sz="0" w:space="0" w:color="auto"/>
          </w:divBdr>
        </w:div>
        <w:div w:id="1128666192">
          <w:marLeft w:val="640"/>
          <w:marRight w:val="0"/>
          <w:marTop w:val="0"/>
          <w:marBottom w:val="0"/>
          <w:divBdr>
            <w:top w:val="none" w:sz="0" w:space="0" w:color="auto"/>
            <w:left w:val="none" w:sz="0" w:space="0" w:color="auto"/>
            <w:bottom w:val="none" w:sz="0" w:space="0" w:color="auto"/>
            <w:right w:val="none" w:sz="0" w:space="0" w:color="auto"/>
          </w:divBdr>
        </w:div>
        <w:div w:id="1369793903">
          <w:marLeft w:val="640"/>
          <w:marRight w:val="0"/>
          <w:marTop w:val="0"/>
          <w:marBottom w:val="0"/>
          <w:divBdr>
            <w:top w:val="none" w:sz="0" w:space="0" w:color="auto"/>
            <w:left w:val="none" w:sz="0" w:space="0" w:color="auto"/>
            <w:bottom w:val="none" w:sz="0" w:space="0" w:color="auto"/>
            <w:right w:val="none" w:sz="0" w:space="0" w:color="auto"/>
          </w:divBdr>
        </w:div>
        <w:div w:id="65153692">
          <w:marLeft w:val="640"/>
          <w:marRight w:val="0"/>
          <w:marTop w:val="0"/>
          <w:marBottom w:val="0"/>
          <w:divBdr>
            <w:top w:val="none" w:sz="0" w:space="0" w:color="auto"/>
            <w:left w:val="none" w:sz="0" w:space="0" w:color="auto"/>
            <w:bottom w:val="none" w:sz="0" w:space="0" w:color="auto"/>
            <w:right w:val="none" w:sz="0" w:space="0" w:color="auto"/>
          </w:divBdr>
        </w:div>
        <w:div w:id="853612299">
          <w:marLeft w:val="640"/>
          <w:marRight w:val="0"/>
          <w:marTop w:val="0"/>
          <w:marBottom w:val="0"/>
          <w:divBdr>
            <w:top w:val="none" w:sz="0" w:space="0" w:color="auto"/>
            <w:left w:val="none" w:sz="0" w:space="0" w:color="auto"/>
            <w:bottom w:val="none" w:sz="0" w:space="0" w:color="auto"/>
            <w:right w:val="none" w:sz="0" w:space="0" w:color="auto"/>
          </w:divBdr>
        </w:div>
        <w:div w:id="579750961">
          <w:marLeft w:val="640"/>
          <w:marRight w:val="0"/>
          <w:marTop w:val="0"/>
          <w:marBottom w:val="0"/>
          <w:divBdr>
            <w:top w:val="none" w:sz="0" w:space="0" w:color="auto"/>
            <w:left w:val="none" w:sz="0" w:space="0" w:color="auto"/>
            <w:bottom w:val="none" w:sz="0" w:space="0" w:color="auto"/>
            <w:right w:val="none" w:sz="0" w:space="0" w:color="auto"/>
          </w:divBdr>
        </w:div>
        <w:div w:id="590090687">
          <w:marLeft w:val="640"/>
          <w:marRight w:val="0"/>
          <w:marTop w:val="0"/>
          <w:marBottom w:val="0"/>
          <w:divBdr>
            <w:top w:val="none" w:sz="0" w:space="0" w:color="auto"/>
            <w:left w:val="none" w:sz="0" w:space="0" w:color="auto"/>
            <w:bottom w:val="none" w:sz="0" w:space="0" w:color="auto"/>
            <w:right w:val="none" w:sz="0" w:space="0" w:color="auto"/>
          </w:divBdr>
        </w:div>
        <w:div w:id="1782720528">
          <w:marLeft w:val="640"/>
          <w:marRight w:val="0"/>
          <w:marTop w:val="0"/>
          <w:marBottom w:val="0"/>
          <w:divBdr>
            <w:top w:val="none" w:sz="0" w:space="0" w:color="auto"/>
            <w:left w:val="none" w:sz="0" w:space="0" w:color="auto"/>
            <w:bottom w:val="none" w:sz="0" w:space="0" w:color="auto"/>
            <w:right w:val="none" w:sz="0" w:space="0" w:color="auto"/>
          </w:divBdr>
        </w:div>
        <w:div w:id="1854033054">
          <w:marLeft w:val="640"/>
          <w:marRight w:val="0"/>
          <w:marTop w:val="0"/>
          <w:marBottom w:val="0"/>
          <w:divBdr>
            <w:top w:val="none" w:sz="0" w:space="0" w:color="auto"/>
            <w:left w:val="none" w:sz="0" w:space="0" w:color="auto"/>
            <w:bottom w:val="none" w:sz="0" w:space="0" w:color="auto"/>
            <w:right w:val="none" w:sz="0" w:space="0" w:color="auto"/>
          </w:divBdr>
        </w:div>
        <w:div w:id="1932008778">
          <w:marLeft w:val="640"/>
          <w:marRight w:val="0"/>
          <w:marTop w:val="0"/>
          <w:marBottom w:val="0"/>
          <w:divBdr>
            <w:top w:val="none" w:sz="0" w:space="0" w:color="auto"/>
            <w:left w:val="none" w:sz="0" w:space="0" w:color="auto"/>
            <w:bottom w:val="none" w:sz="0" w:space="0" w:color="auto"/>
            <w:right w:val="none" w:sz="0" w:space="0" w:color="auto"/>
          </w:divBdr>
        </w:div>
        <w:div w:id="672949316">
          <w:marLeft w:val="640"/>
          <w:marRight w:val="0"/>
          <w:marTop w:val="0"/>
          <w:marBottom w:val="0"/>
          <w:divBdr>
            <w:top w:val="none" w:sz="0" w:space="0" w:color="auto"/>
            <w:left w:val="none" w:sz="0" w:space="0" w:color="auto"/>
            <w:bottom w:val="none" w:sz="0" w:space="0" w:color="auto"/>
            <w:right w:val="none" w:sz="0" w:space="0" w:color="auto"/>
          </w:divBdr>
        </w:div>
        <w:div w:id="537550300">
          <w:marLeft w:val="640"/>
          <w:marRight w:val="0"/>
          <w:marTop w:val="0"/>
          <w:marBottom w:val="0"/>
          <w:divBdr>
            <w:top w:val="none" w:sz="0" w:space="0" w:color="auto"/>
            <w:left w:val="none" w:sz="0" w:space="0" w:color="auto"/>
            <w:bottom w:val="none" w:sz="0" w:space="0" w:color="auto"/>
            <w:right w:val="none" w:sz="0" w:space="0" w:color="auto"/>
          </w:divBdr>
        </w:div>
        <w:div w:id="1724867694">
          <w:marLeft w:val="640"/>
          <w:marRight w:val="0"/>
          <w:marTop w:val="0"/>
          <w:marBottom w:val="0"/>
          <w:divBdr>
            <w:top w:val="none" w:sz="0" w:space="0" w:color="auto"/>
            <w:left w:val="none" w:sz="0" w:space="0" w:color="auto"/>
            <w:bottom w:val="none" w:sz="0" w:space="0" w:color="auto"/>
            <w:right w:val="none" w:sz="0" w:space="0" w:color="auto"/>
          </w:divBdr>
        </w:div>
        <w:div w:id="1965381262">
          <w:marLeft w:val="640"/>
          <w:marRight w:val="0"/>
          <w:marTop w:val="0"/>
          <w:marBottom w:val="0"/>
          <w:divBdr>
            <w:top w:val="none" w:sz="0" w:space="0" w:color="auto"/>
            <w:left w:val="none" w:sz="0" w:space="0" w:color="auto"/>
            <w:bottom w:val="none" w:sz="0" w:space="0" w:color="auto"/>
            <w:right w:val="none" w:sz="0" w:space="0" w:color="auto"/>
          </w:divBdr>
        </w:div>
        <w:div w:id="556286867">
          <w:marLeft w:val="640"/>
          <w:marRight w:val="0"/>
          <w:marTop w:val="0"/>
          <w:marBottom w:val="0"/>
          <w:divBdr>
            <w:top w:val="none" w:sz="0" w:space="0" w:color="auto"/>
            <w:left w:val="none" w:sz="0" w:space="0" w:color="auto"/>
            <w:bottom w:val="none" w:sz="0" w:space="0" w:color="auto"/>
            <w:right w:val="none" w:sz="0" w:space="0" w:color="auto"/>
          </w:divBdr>
        </w:div>
        <w:div w:id="1735933042">
          <w:marLeft w:val="640"/>
          <w:marRight w:val="0"/>
          <w:marTop w:val="0"/>
          <w:marBottom w:val="0"/>
          <w:divBdr>
            <w:top w:val="none" w:sz="0" w:space="0" w:color="auto"/>
            <w:left w:val="none" w:sz="0" w:space="0" w:color="auto"/>
            <w:bottom w:val="none" w:sz="0" w:space="0" w:color="auto"/>
            <w:right w:val="none" w:sz="0" w:space="0" w:color="auto"/>
          </w:divBdr>
        </w:div>
        <w:div w:id="1894927433">
          <w:marLeft w:val="640"/>
          <w:marRight w:val="0"/>
          <w:marTop w:val="0"/>
          <w:marBottom w:val="0"/>
          <w:divBdr>
            <w:top w:val="none" w:sz="0" w:space="0" w:color="auto"/>
            <w:left w:val="none" w:sz="0" w:space="0" w:color="auto"/>
            <w:bottom w:val="none" w:sz="0" w:space="0" w:color="auto"/>
            <w:right w:val="none" w:sz="0" w:space="0" w:color="auto"/>
          </w:divBdr>
        </w:div>
        <w:div w:id="544295945">
          <w:marLeft w:val="640"/>
          <w:marRight w:val="0"/>
          <w:marTop w:val="0"/>
          <w:marBottom w:val="0"/>
          <w:divBdr>
            <w:top w:val="none" w:sz="0" w:space="0" w:color="auto"/>
            <w:left w:val="none" w:sz="0" w:space="0" w:color="auto"/>
            <w:bottom w:val="none" w:sz="0" w:space="0" w:color="auto"/>
            <w:right w:val="none" w:sz="0" w:space="0" w:color="auto"/>
          </w:divBdr>
        </w:div>
        <w:div w:id="613294354">
          <w:marLeft w:val="640"/>
          <w:marRight w:val="0"/>
          <w:marTop w:val="0"/>
          <w:marBottom w:val="0"/>
          <w:divBdr>
            <w:top w:val="none" w:sz="0" w:space="0" w:color="auto"/>
            <w:left w:val="none" w:sz="0" w:space="0" w:color="auto"/>
            <w:bottom w:val="none" w:sz="0" w:space="0" w:color="auto"/>
            <w:right w:val="none" w:sz="0" w:space="0" w:color="auto"/>
          </w:divBdr>
        </w:div>
        <w:div w:id="799617011">
          <w:marLeft w:val="640"/>
          <w:marRight w:val="0"/>
          <w:marTop w:val="0"/>
          <w:marBottom w:val="0"/>
          <w:divBdr>
            <w:top w:val="none" w:sz="0" w:space="0" w:color="auto"/>
            <w:left w:val="none" w:sz="0" w:space="0" w:color="auto"/>
            <w:bottom w:val="none" w:sz="0" w:space="0" w:color="auto"/>
            <w:right w:val="none" w:sz="0" w:space="0" w:color="auto"/>
          </w:divBdr>
        </w:div>
        <w:div w:id="107235351">
          <w:marLeft w:val="640"/>
          <w:marRight w:val="0"/>
          <w:marTop w:val="0"/>
          <w:marBottom w:val="0"/>
          <w:divBdr>
            <w:top w:val="none" w:sz="0" w:space="0" w:color="auto"/>
            <w:left w:val="none" w:sz="0" w:space="0" w:color="auto"/>
            <w:bottom w:val="none" w:sz="0" w:space="0" w:color="auto"/>
            <w:right w:val="none" w:sz="0" w:space="0" w:color="auto"/>
          </w:divBdr>
        </w:div>
        <w:div w:id="903298921">
          <w:marLeft w:val="640"/>
          <w:marRight w:val="0"/>
          <w:marTop w:val="0"/>
          <w:marBottom w:val="0"/>
          <w:divBdr>
            <w:top w:val="none" w:sz="0" w:space="0" w:color="auto"/>
            <w:left w:val="none" w:sz="0" w:space="0" w:color="auto"/>
            <w:bottom w:val="none" w:sz="0" w:space="0" w:color="auto"/>
            <w:right w:val="none" w:sz="0" w:space="0" w:color="auto"/>
          </w:divBdr>
        </w:div>
        <w:div w:id="706948990">
          <w:marLeft w:val="640"/>
          <w:marRight w:val="0"/>
          <w:marTop w:val="0"/>
          <w:marBottom w:val="0"/>
          <w:divBdr>
            <w:top w:val="none" w:sz="0" w:space="0" w:color="auto"/>
            <w:left w:val="none" w:sz="0" w:space="0" w:color="auto"/>
            <w:bottom w:val="none" w:sz="0" w:space="0" w:color="auto"/>
            <w:right w:val="none" w:sz="0" w:space="0" w:color="auto"/>
          </w:divBdr>
        </w:div>
        <w:div w:id="2118282100">
          <w:marLeft w:val="640"/>
          <w:marRight w:val="0"/>
          <w:marTop w:val="0"/>
          <w:marBottom w:val="0"/>
          <w:divBdr>
            <w:top w:val="none" w:sz="0" w:space="0" w:color="auto"/>
            <w:left w:val="none" w:sz="0" w:space="0" w:color="auto"/>
            <w:bottom w:val="none" w:sz="0" w:space="0" w:color="auto"/>
            <w:right w:val="none" w:sz="0" w:space="0" w:color="auto"/>
          </w:divBdr>
        </w:div>
        <w:div w:id="1987469101">
          <w:marLeft w:val="640"/>
          <w:marRight w:val="0"/>
          <w:marTop w:val="0"/>
          <w:marBottom w:val="0"/>
          <w:divBdr>
            <w:top w:val="none" w:sz="0" w:space="0" w:color="auto"/>
            <w:left w:val="none" w:sz="0" w:space="0" w:color="auto"/>
            <w:bottom w:val="none" w:sz="0" w:space="0" w:color="auto"/>
            <w:right w:val="none" w:sz="0" w:space="0" w:color="auto"/>
          </w:divBdr>
        </w:div>
        <w:div w:id="1748723363">
          <w:marLeft w:val="640"/>
          <w:marRight w:val="0"/>
          <w:marTop w:val="0"/>
          <w:marBottom w:val="0"/>
          <w:divBdr>
            <w:top w:val="none" w:sz="0" w:space="0" w:color="auto"/>
            <w:left w:val="none" w:sz="0" w:space="0" w:color="auto"/>
            <w:bottom w:val="none" w:sz="0" w:space="0" w:color="auto"/>
            <w:right w:val="none" w:sz="0" w:space="0" w:color="auto"/>
          </w:divBdr>
        </w:div>
        <w:div w:id="429278206">
          <w:marLeft w:val="640"/>
          <w:marRight w:val="0"/>
          <w:marTop w:val="0"/>
          <w:marBottom w:val="0"/>
          <w:divBdr>
            <w:top w:val="none" w:sz="0" w:space="0" w:color="auto"/>
            <w:left w:val="none" w:sz="0" w:space="0" w:color="auto"/>
            <w:bottom w:val="none" w:sz="0" w:space="0" w:color="auto"/>
            <w:right w:val="none" w:sz="0" w:space="0" w:color="auto"/>
          </w:divBdr>
        </w:div>
        <w:div w:id="1943102749">
          <w:marLeft w:val="640"/>
          <w:marRight w:val="0"/>
          <w:marTop w:val="0"/>
          <w:marBottom w:val="0"/>
          <w:divBdr>
            <w:top w:val="none" w:sz="0" w:space="0" w:color="auto"/>
            <w:left w:val="none" w:sz="0" w:space="0" w:color="auto"/>
            <w:bottom w:val="none" w:sz="0" w:space="0" w:color="auto"/>
            <w:right w:val="none" w:sz="0" w:space="0" w:color="auto"/>
          </w:divBdr>
        </w:div>
        <w:div w:id="1095631199">
          <w:marLeft w:val="640"/>
          <w:marRight w:val="0"/>
          <w:marTop w:val="0"/>
          <w:marBottom w:val="0"/>
          <w:divBdr>
            <w:top w:val="none" w:sz="0" w:space="0" w:color="auto"/>
            <w:left w:val="none" w:sz="0" w:space="0" w:color="auto"/>
            <w:bottom w:val="none" w:sz="0" w:space="0" w:color="auto"/>
            <w:right w:val="none" w:sz="0" w:space="0" w:color="auto"/>
          </w:divBdr>
        </w:div>
        <w:div w:id="541527111">
          <w:marLeft w:val="640"/>
          <w:marRight w:val="0"/>
          <w:marTop w:val="0"/>
          <w:marBottom w:val="0"/>
          <w:divBdr>
            <w:top w:val="none" w:sz="0" w:space="0" w:color="auto"/>
            <w:left w:val="none" w:sz="0" w:space="0" w:color="auto"/>
            <w:bottom w:val="none" w:sz="0" w:space="0" w:color="auto"/>
            <w:right w:val="none" w:sz="0" w:space="0" w:color="auto"/>
          </w:divBdr>
        </w:div>
        <w:div w:id="394011483">
          <w:marLeft w:val="640"/>
          <w:marRight w:val="0"/>
          <w:marTop w:val="0"/>
          <w:marBottom w:val="0"/>
          <w:divBdr>
            <w:top w:val="none" w:sz="0" w:space="0" w:color="auto"/>
            <w:left w:val="none" w:sz="0" w:space="0" w:color="auto"/>
            <w:bottom w:val="none" w:sz="0" w:space="0" w:color="auto"/>
            <w:right w:val="none" w:sz="0" w:space="0" w:color="auto"/>
          </w:divBdr>
        </w:div>
        <w:div w:id="2086952581">
          <w:marLeft w:val="640"/>
          <w:marRight w:val="0"/>
          <w:marTop w:val="0"/>
          <w:marBottom w:val="0"/>
          <w:divBdr>
            <w:top w:val="none" w:sz="0" w:space="0" w:color="auto"/>
            <w:left w:val="none" w:sz="0" w:space="0" w:color="auto"/>
            <w:bottom w:val="none" w:sz="0" w:space="0" w:color="auto"/>
            <w:right w:val="none" w:sz="0" w:space="0" w:color="auto"/>
          </w:divBdr>
        </w:div>
        <w:div w:id="961569176">
          <w:marLeft w:val="640"/>
          <w:marRight w:val="0"/>
          <w:marTop w:val="0"/>
          <w:marBottom w:val="0"/>
          <w:divBdr>
            <w:top w:val="none" w:sz="0" w:space="0" w:color="auto"/>
            <w:left w:val="none" w:sz="0" w:space="0" w:color="auto"/>
            <w:bottom w:val="none" w:sz="0" w:space="0" w:color="auto"/>
            <w:right w:val="none" w:sz="0" w:space="0" w:color="auto"/>
          </w:divBdr>
        </w:div>
        <w:div w:id="883254385">
          <w:marLeft w:val="640"/>
          <w:marRight w:val="0"/>
          <w:marTop w:val="0"/>
          <w:marBottom w:val="0"/>
          <w:divBdr>
            <w:top w:val="none" w:sz="0" w:space="0" w:color="auto"/>
            <w:left w:val="none" w:sz="0" w:space="0" w:color="auto"/>
            <w:bottom w:val="none" w:sz="0" w:space="0" w:color="auto"/>
            <w:right w:val="none" w:sz="0" w:space="0" w:color="auto"/>
          </w:divBdr>
        </w:div>
        <w:div w:id="1586258225">
          <w:marLeft w:val="640"/>
          <w:marRight w:val="0"/>
          <w:marTop w:val="0"/>
          <w:marBottom w:val="0"/>
          <w:divBdr>
            <w:top w:val="none" w:sz="0" w:space="0" w:color="auto"/>
            <w:left w:val="none" w:sz="0" w:space="0" w:color="auto"/>
            <w:bottom w:val="none" w:sz="0" w:space="0" w:color="auto"/>
            <w:right w:val="none" w:sz="0" w:space="0" w:color="auto"/>
          </w:divBdr>
        </w:div>
        <w:div w:id="752631268">
          <w:marLeft w:val="640"/>
          <w:marRight w:val="0"/>
          <w:marTop w:val="0"/>
          <w:marBottom w:val="0"/>
          <w:divBdr>
            <w:top w:val="none" w:sz="0" w:space="0" w:color="auto"/>
            <w:left w:val="none" w:sz="0" w:space="0" w:color="auto"/>
            <w:bottom w:val="none" w:sz="0" w:space="0" w:color="auto"/>
            <w:right w:val="none" w:sz="0" w:space="0" w:color="auto"/>
          </w:divBdr>
        </w:div>
        <w:div w:id="1933781551">
          <w:marLeft w:val="640"/>
          <w:marRight w:val="0"/>
          <w:marTop w:val="0"/>
          <w:marBottom w:val="0"/>
          <w:divBdr>
            <w:top w:val="none" w:sz="0" w:space="0" w:color="auto"/>
            <w:left w:val="none" w:sz="0" w:space="0" w:color="auto"/>
            <w:bottom w:val="none" w:sz="0" w:space="0" w:color="auto"/>
            <w:right w:val="none" w:sz="0" w:space="0" w:color="auto"/>
          </w:divBdr>
        </w:div>
        <w:div w:id="1435437264">
          <w:marLeft w:val="640"/>
          <w:marRight w:val="0"/>
          <w:marTop w:val="0"/>
          <w:marBottom w:val="0"/>
          <w:divBdr>
            <w:top w:val="none" w:sz="0" w:space="0" w:color="auto"/>
            <w:left w:val="none" w:sz="0" w:space="0" w:color="auto"/>
            <w:bottom w:val="none" w:sz="0" w:space="0" w:color="auto"/>
            <w:right w:val="none" w:sz="0" w:space="0" w:color="auto"/>
          </w:divBdr>
        </w:div>
        <w:div w:id="706296431">
          <w:marLeft w:val="640"/>
          <w:marRight w:val="0"/>
          <w:marTop w:val="0"/>
          <w:marBottom w:val="0"/>
          <w:divBdr>
            <w:top w:val="none" w:sz="0" w:space="0" w:color="auto"/>
            <w:left w:val="none" w:sz="0" w:space="0" w:color="auto"/>
            <w:bottom w:val="none" w:sz="0" w:space="0" w:color="auto"/>
            <w:right w:val="none" w:sz="0" w:space="0" w:color="auto"/>
          </w:divBdr>
        </w:div>
        <w:div w:id="1492673512">
          <w:marLeft w:val="640"/>
          <w:marRight w:val="0"/>
          <w:marTop w:val="0"/>
          <w:marBottom w:val="0"/>
          <w:divBdr>
            <w:top w:val="none" w:sz="0" w:space="0" w:color="auto"/>
            <w:left w:val="none" w:sz="0" w:space="0" w:color="auto"/>
            <w:bottom w:val="none" w:sz="0" w:space="0" w:color="auto"/>
            <w:right w:val="none" w:sz="0" w:space="0" w:color="auto"/>
          </w:divBdr>
        </w:div>
        <w:div w:id="1657146418">
          <w:marLeft w:val="640"/>
          <w:marRight w:val="0"/>
          <w:marTop w:val="0"/>
          <w:marBottom w:val="0"/>
          <w:divBdr>
            <w:top w:val="none" w:sz="0" w:space="0" w:color="auto"/>
            <w:left w:val="none" w:sz="0" w:space="0" w:color="auto"/>
            <w:bottom w:val="none" w:sz="0" w:space="0" w:color="auto"/>
            <w:right w:val="none" w:sz="0" w:space="0" w:color="auto"/>
          </w:divBdr>
        </w:div>
        <w:div w:id="1724212812">
          <w:marLeft w:val="640"/>
          <w:marRight w:val="0"/>
          <w:marTop w:val="0"/>
          <w:marBottom w:val="0"/>
          <w:divBdr>
            <w:top w:val="none" w:sz="0" w:space="0" w:color="auto"/>
            <w:left w:val="none" w:sz="0" w:space="0" w:color="auto"/>
            <w:bottom w:val="none" w:sz="0" w:space="0" w:color="auto"/>
            <w:right w:val="none" w:sz="0" w:space="0" w:color="auto"/>
          </w:divBdr>
        </w:div>
        <w:div w:id="108471594">
          <w:marLeft w:val="640"/>
          <w:marRight w:val="0"/>
          <w:marTop w:val="0"/>
          <w:marBottom w:val="0"/>
          <w:divBdr>
            <w:top w:val="none" w:sz="0" w:space="0" w:color="auto"/>
            <w:left w:val="none" w:sz="0" w:space="0" w:color="auto"/>
            <w:bottom w:val="none" w:sz="0" w:space="0" w:color="auto"/>
            <w:right w:val="none" w:sz="0" w:space="0" w:color="auto"/>
          </w:divBdr>
        </w:div>
        <w:div w:id="1131284490">
          <w:marLeft w:val="640"/>
          <w:marRight w:val="0"/>
          <w:marTop w:val="0"/>
          <w:marBottom w:val="0"/>
          <w:divBdr>
            <w:top w:val="none" w:sz="0" w:space="0" w:color="auto"/>
            <w:left w:val="none" w:sz="0" w:space="0" w:color="auto"/>
            <w:bottom w:val="none" w:sz="0" w:space="0" w:color="auto"/>
            <w:right w:val="none" w:sz="0" w:space="0" w:color="auto"/>
          </w:divBdr>
        </w:div>
        <w:div w:id="1891303553">
          <w:marLeft w:val="640"/>
          <w:marRight w:val="0"/>
          <w:marTop w:val="0"/>
          <w:marBottom w:val="0"/>
          <w:divBdr>
            <w:top w:val="none" w:sz="0" w:space="0" w:color="auto"/>
            <w:left w:val="none" w:sz="0" w:space="0" w:color="auto"/>
            <w:bottom w:val="none" w:sz="0" w:space="0" w:color="auto"/>
            <w:right w:val="none" w:sz="0" w:space="0" w:color="auto"/>
          </w:divBdr>
        </w:div>
        <w:div w:id="1491092168">
          <w:marLeft w:val="640"/>
          <w:marRight w:val="0"/>
          <w:marTop w:val="0"/>
          <w:marBottom w:val="0"/>
          <w:divBdr>
            <w:top w:val="none" w:sz="0" w:space="0" w:color="auto"/>
            <w:left w:val="none" w:sz="0" w:space="0" w:color="auto"/>
            <w:bottom w:val="none" w:sz="0" w:space="0" w:color="auto"/>
            <w:right w:val="none" w:sz="0" w:space="0" w:color="auto"/>
          </w:divBdr>
        </w:div>
        <w:div w:id="337773132">
          <w:marLeft w:val="640"/>
          <w:marRight w:val="0"/>
          <w:marTop w:val="0"/>
          <w:marBottom w:val="0"/>
          <w:divBdr>
            <w:top w:val="none" w:sz="0" w:space="0" w:color="auto"/>
            <w:left w:val="none" w:sz="0" w:space="0" w:color="auto"/>
            <w:bottom w:val="none" w:sz="0" w:space="0" w:color="auto"/>
            <w:right w:val="none" w:sz="0" w:space="0" w:color="auto"/>
          </w:divBdr>
        </w:div>
        <w:div w:id="619453964">
          <w:marLeft w:val="640"/>
          <w:marRight w:val="0"/>
          <w:marTop w:val="0"/>
          <w:marBottom w:val="0"/>
          <w:divBdr>
            <w:top w:val="none" w:sz="0" w:space="0" w:color="auto"/>
            <w:left w:val="none" w:sz="0" w:space="0" w:color="auto"/>
            <w:bottom w:val="none" w:sz="0" w:space="0" w:color="auto"/>
            <w:right w:val="none" w:sz="0" w:space="0" w:color="auto"/>
          </w:divBdr>
        </w:div>
        <w:div w:id="1083524722">
          <w:marLeft w:val="640"/>
          <w:marRight w:val="0"/>
          <w:marTop w:val="0"/>
          <w:marBottom w:val="0"/>
          <w:divBdr>
            <w:top w:val="none" w:sz="0" w:space="0" w:color="auto"/>
            <w:left w:val="none" w:sz="0" w:space="0" w:color="auto"/>
            <w:bottom w:val="none" w:sz="0" w:space="0" w:color="auto"/>
            <w:right w:val="none" w:sz="0" w:space="0" w:color="auto"/>
          </w:divBdr>
        </w:div>
        <w:div w:id="823012410">
          <w:marLeft w:val="640"/>
          <w:marRight w:val="0"/>
          <w:marTop w:val="0"/>
          <w:marBottom w:val="0"/>
          <w:divBdr>
            <w:top w:val="none" w:sz="0" w:space="0" w:color="auto"/>
            <w:left w:val="none" w:sz="0" w:space="0" w:color="auto"/>
            <w:bottom w:val="none" w:sz="0" w:space="0" w:color="auto"/>
            <w:right w:val="none" w:sz="0" w:space="0" w:color="auto"/>
          </w:divBdr>
        </w:div>
        <w:div w:id="1314526267">
          <w:marLeft w:val="640"/>
          <w:marRight w:val="0"/>
          <w:marTop w:val="0"/>
          <w:marBottom w:val="0"/>
          <w:divBdr>
            <w:top w:val="none" w:sz="0" w:space="0" w:color="auto"/>
            <w:left w:val="none" w:sz="0" w:space="0" w:color="auto"/>
            <w:bottom w:val="none" w:sz="0" w:space="0" w:color="auto"/>
            <w:right w:val="none" w:sz="0" w:space="0" w:color="auto"/>
          </w:divBdr>
        </w:div>
        <w:div w:id="379282259">
          <w:marLeft w:val="640"/>
          <w:marRight w:val="0"/>
          <w:marTop w:val="0"/>
          <w:marBottom w:val="0"/>
          <w:divBdr>
            <w:top w:val="none" w:sz="0" w:space="0" w:color="auto"/>
            <w:left w:val="none" w:sz="0" w:space="0" w:color="auto"/>
            <w:bottom w:val="none" w:sz="0" w:space="0" w:color="auto"/>
            <w:right w:val="none" w:sz="0" w:space="0" w:color="auto"/>
          </w:divBdr>
        </w:div>
        <w:div w:id="514657568">
          <w:marLeft w:val="640"/>
          <w:marRight w:val="0"/>
          <w:marTop w:val="0"/>
          <w:marBottom w:val="0"/>
          <w:divBdr>
            <w:top w:val="none" w:sz="0" w:space="0" w:color="auto"/>
            <w:left w:val="none" w:sz="0" w:space="0" w:color="auto"/>
            <w:bottom w:val="none" w:sz="0" w:space="0" w:color="auto"/>
            <w:right w:val="none" w:sz="0" w:space="0" w:color="auto"/>
          </w:divBdr>
        </w:div>
        <w:div w:id="2517896">
          <w:marLeft w:val="640"/>
          <w:marRight w:val="0"/>
          <w:marTop w:val="0"/>
          <w:marBottom w:val="0"/>
          <w:divBdr>
            <w:top w:val="none" w:sz="0" w:space="0" w:color="auto"/>
            <w:left w:val="none" w:sz="0" w:space="0" w:color="auto"/>
            <w:bottom w:val="none" w:sz="0" w:space="0" w:color="auto"/>
            <w:right w:val="none" w:sz="0" w:space="0" w:color="auto"/>
          </w:divBdr>
        </w:div>
        <w:div w:id="1689404718">
          <w:marLeft w:val="640"/>
          <w:marRight w:val="0"/>
          <w:marTop w:val="0"/>
          <w:marBottom w:val="0"/>
          <w:divBdr>
            <w:top w:val="none" w:sz="0" w:space="0" w:color="auto"/>
            <w:left w:val="none" w:sz="0" w:space="0" w:color="auto"/>
            <w:bottom w:val="none" w:sz="0" w:space="0" w:color="auto"/>
            <w:right w:val="none" w:sz="0" w:space="0" w:color="auto"/>
          </w:divBdr>
        </w:div>
        <w:div w:id="329410390">
          <w:marLeft w:val="640"/>
          <w:marRight w:val="0"/>
          <w:marTop w:val="0"/>
          <w:marBottom w:val="0"/>
          <w:divBdr>
            <w:top w:val="none" w:sz="0" w:space="0" w:color="auto"/>
            <w:left w:val="none" w:sz="0" w:space="0" w:color="auto"/>
            <w:bottom w:val="none" w:sz="0" w:space="0" w:color="auto"/>
            <w:right w:val="none" w:sz="0" w:space="0" w:color="auto"/>
          </w:divBdr>
        </w:div>
        <w:div w:id="1774275904">
          <w:marLeft w:val="640"/>
          <w:marRight w:val="0"/>
          <w:marTop w:val="0"/>
          <w:marBottom w:val="0"/>
          <w:divBdr>
            <w:top w:val="none" w:sz="0" w:space="0" w:color="auto"/>
            <w:left w:val="none" w:sz="0" w:space="0" w:color="auto"/>
            <w:bottom w:val="none" w:sz="0" w:space="0" w:color="auto"/>
            <w:right w:val="none" w:sz="0" w:space="0" w:color="auto"/>
          </w:divBdr>
        </w:div>
        <w:div w:id="1100906361">
          <w:marLeft w:val="640"/>
          <w:marRight w:val="0"/>
          <w:marTop w:val="0"/>
          <w:marBottom w:val="0"/>
          <w:divBdr>
            <w:top w:val="none" w:sz="0" w:space="0" w:color="auto"/>
            <w:left w:val="none" w:sz="0" w:space="0" w:color="auto"/>
            <w:bottom w:val="none" w:sz="0" w:space="0" w:color="auto"/>
            <w:right w:val="none" w:sz="0" w:space="0" w:color="auto"/>
          </w:divBdr>
        </w:div>
        <w:div w:id="2064869515">
          <w:marLeft w:val="640"/>
          <w:marRight w:val="0"/>
          <w:marTop w:val="0"/>
          <w:marBottom w:val="0"/>
          <w:divBdr>
            <w:top w:val="none" w:sz="0" w:space="0" w:color="auto"/>
            <w:left w:val="none" w:sz="0" w:space="0" w:color="auto"/>
            <w:bottom w:val="none" w:sz="0" w:space="0" w:color="auto"/>
            <w:right w:val="none" w:sz="0" w:space="0" w:color="auto"/>
          </w:divBdr>
        </w:div>
        <w:div w:id="1373310043">
          <w:marLeft w:val="640"/>
          <w:marRight w:val="0"/>
          <w:marTop w:val="0"/>
          <w:marBottom w:val="0"/>
          <w:divBdr>
            <w:top w:val="none" w:sz="0" w:space="0" w:color="auto"/>
            <w:left w:val="none" w:sz="0" w:space="0" w:color="auto"/>
            <w:bottom w:val="none" w:sz="0" w:space="0" w:color="auto"/>
            <w:right w:val="none" w:sz="0" w:space="0" w:color="auto"/>
          </w:divBdr>
        </w:div>
        <w:div w:id="278025763">
          <w:marLeft w:val="640"/>
          <w:marRight w:val="0"/>
          <w:marTop w:val="0"/>
          <w:marBottom w:val="0"/>
          <w:divBdr>
            <w:top w:val="none" w:sz="0" w:space="0" w:color="auto"/>
            <w:left w:val="none" w:sz="0" w:space="0" w:color="auto"/>
            <w:bottom w:val="none" w:sz="0" w:space="0" w:color="auto"/>
            <w:right w:val="none" w:sz="0" w:space="0" w:color="auto"/>
          </w:divBdr>
        </w:div>
        <w:div w:id="264466591">
          <w:marLeft w:val="640"/>
          <w:marRight w:val="0"/>
          <w:marTop w:val="0"/>
          <w:marBottom w:val="0"/>
          <w:divBdr>
            <w:top w:val="none" w:sz="0" w:space="0" w:color="auto"/>
            <w:left w:val="none" w:sz="0" w:space="0" w:color="auto"/>
            <w:bottom w:val="none" w:sz="0" w:space="0" w:color="auto"/>
            <w:right w:val="none" w:sz="0" w:space="0" w:color="auto"/>
          </w:divBdr>
        </w:div>
        <w:div w:id="1031607437">
          <w:marLeft w:val="640"/>
          <w:marRight w:val="0"/>
          <w:marTop w:val="0"/>
          <w:marBottom w:val="0"/>
          <w:divBdr>
            <w:top w:val="none" w:sz="0" w:space="0" w:color="auto"/>
            <w:left w:val="none" w:sz="0" w:space="0" w:color="auto"/>
            <w:bottom w:val="none" w:sz="0" w:space="0" w:color="auto"/>
            <w:right w:val="none" w:sz="0" w:space="0" w:color="auto"/>
          </w:divBdr>
        </w:div>
        <w:div w:id="1941641478">
          <w:marLeft w:val="640"/>
          <w:marRight w:val="0"/>
          <w:marTop w:val="0"/>
          <w:marBottom w:val="0"/>
          <w:divBdr>
            <w:top w:val="none" w:sz="0" w:space="0" w:color="auto"/>
            <w:left w:val="none" w:sz="0" w:space="0" w:color="auto"/>
            <w:bottom w:val="none" w:sz="0" w:space="0" w:color="auto"/>
            <w:right w:val="none" w:sz="0" w:space="0" w:color="auto"/>
          </w:divBdr>
        </w:div>
        <w:div w:id="342367516">
          <w:marLeft w:val="640"/>
          <w:marRight w:val="0"/>
          <w:marTop w:val="0"/>
          <w:marBottom w:val="0"/>
          <w:divBdr>
            <w:top w:val="none" w:sz="0" w:space="0" w:color="auto"/>
            <w:left w:val="none" w:sz="0" w:space="0" w:color="auto"/>
            <w:bottom w:val="none" w:sz="0" w:space="0" w:color="auto"/>
            <w:right w:val="none" w:sz="0" w:space="0" w:color="auto"/>
          </w:divBdr>
        </w:div>
      </w:divsChild>
    </w:div>
    <w:div w:id="1350063928">
      <w:bodyDiv w:val="1"/>
      <w:marLeft w:val="0"/>
      <w:marRight w:val="0"/>
      <w:marTop w:val="0"/>
      <w:marBottom w:val="0"/>
      <w:divBdr>
        <w:top w:val="none" w:sz="0" w:space="0" w:color="auto"/>
        <w:left w:val="none" w:sz="0" w:space="0" w:color="auto"/>
        <w:bottom w:val="none" w:sz="0" w:space="0" w:color="auto"/>
        <w:right w:val="none" w:sz="0" w:space="0" w:color="auto"/>
      </w:divBdr>
      <w:divsChild>
        <w:div w:id="2125998791">
          <w:marLeft w:val="640"/>
          <w:marRight w:val="0"/>
          <w:marTop w:val="0"/>
          <w:marBottom w:val="0"/>
          <w:divBdr>
            <w:top w:val="none" w:sz="0" w:space="0" w:color="auto"/>
            <w:left w:val="none" w:sz="0" w:space="0" w:color="auto"/>
            <w:bottom w:val="none" w:sz="0" w:space="0" w:color="auto"/>
            <w:right w:val="none" w:sz="0" w:space="0" w:color="auto"/>
          </w:divBdr>
        </w:div>
        <w:div w:id="483746025">
          <w:marLeft w:val="640"/>
          <w:marRight w:val="0"/>
          <w:marTop w:val="0"/>
          <w:marBottom w:val="0"/>
          <w:divBdr>
            <w:top w:val="none" w:sz="0" w:space="0" w:color="auto"/>
            <w:left w:val="none" w:sz="0" w:space="0" w:color="auto"/>
            <w:bottom w:val="none" w:sz="0" w:space="0" w:color="auto"/>
            <w:right w:val="none" w:sz="0" w:space="0" w:color="auto"/>
          </w:divBdr>
        </w:div>
        <w:div w:id="2036536662">
          <w:marLeft w:val="640"/>
          <w:marRight w:val="0"/>
          <w:marTop w:val="0"/>
          <w:marBottom w:val="0"/>
          <w:divBdr>
            <w:top w:val="none" w:sz="0" w:space="0" w:color="auto"/>
            <w:left w:val="none" w:sz="0" w:space="0" w:color="auto"/>
            <w:bottom w:val="none" w:sz="0" w:space="0" w:color="auto"/>
            <w:right w:val="none" w:sz="0" w:space="0" w:color="auto"/>
          </w:divBdr>
        </w:div>
        <w:div w:id="519512906">
          <w:marLeft w:val="640"/>
          <w:marRight w:val="0"/>
          <w:marTop w:val="0"/>
          <w:marBottom w:val="0"/>
          <w:divBdr>
            <w:top w:val="none" w:sz="0" w:space="0" w:color="auto"/>
            <w:left w:val="none" w:sz="0" w:space="0" w:color="auto"/>
            <w:bottom w:val="none" w:sz="0" w:space="0" w:color="auto"/>
            <w:right w:val="none" w:sz="0" w:space="0" w:color="auto"/>
          </w:divBdr>
        </w:div>
        <w:div w:id="1904490018">
          <w:marLeft w:val="640"/>
          <w:marRight w:val="0"/>
          <w:marTop w:val="0"/>
          <w:marBottom w:val="0"/>
          <w:divBdr>
            <w:top w:val="none" w:sz="0" w:space="0" w:color="auto"/>
            <w:left w:val="none" w:sz="0" w:space="0" w:color="auto"/>
            <w:bottom w:val="none" w:sz="0" w:space="0" w:color="auto"/>
            <w:right w:val="none" w:sz="0" w:space="0" w:color="auto"/>
          </w:divBdr>
        </w:div>
        <w:div w:id="1491823423">
          <w:marLeft w:val="640"/>
          <w:marRight w:val="0"/>
          <w:marTop w:val="0"/>
          <w:marBottom w:val="0"/>
          <w:divBdr>
            <w:top w:val="none" w:sz="0" w:space="0" w:color="auto"/>
            <w:left w:val="none" w:sz="0" w:space="0" w:color="auto"/>
            <w:bottom w:val="none" w:sz="0" w:space="0" w:color="auto"/>
            <w:right w:val="none" w:sz="0" w:space="0" w:color="auto"/>
          </w:divBdr>
        </w:div>
        <w:div w:id="175003397">
          <w:marLeft w:val="640"/>
          <w:marRight w:val="0"/>
          <w:marTop w:val="0"/>
          <w:marBottom w:val="0"/>
          <w:divBdr>
            <w:top w:val="none" w:sz="0" w:space="0" w:color="auto"/>
            <w:left w:val="none" w:sz="0" w:space="0" w:color="auto"/>
            <w:bottom w:val="none" w:sz="0" w:space="0" w:color="auto"/>
            <w:right w:val="none" w:sz="0" w:space="0" w:color="auto"/>
          </w:divBdr>
        </w:div>
        <w:div w:id="176771519">
          <w:marLeft w:val="640"/>
          <w:marRight w:val="0"/>
          <w:marTop w:val="0"/>
          <w:marBottom w:val="0"/>
          <w:divBdr>
            <w:top w:val="none" w:sz="0" w:space="0" w:color="auto"/>
            <w:left w:val="none" w:sz="0" w:space="0" w:color="auto"/>
            <w:bottom w:val="none" w:sz="0" w:space="0" w:color="auto"/>
            <w:right w:val="none" w:sz="0" w:space="0" w:color="auto"/>
          </w:divBdr>
        </w:div>
        <w:div w:id="767888681">
          <w:marLeft w:val="640"/>
          <w:marRight w:val="0"/>
          <w:marTop w:val="0"/>
          <w:marBottom w:val="0"/>
          <w:divBdr>
            <w:top w:val="none" w:sz="0" w:space="0" w:color="auto"/>
            <w:left w:val="none" w:sz="0" w:space="0" w:color="auto"/>
            <w:bottom w:val="none" w:sz="0" w:space="0" w:color="auto"/>
            <w:right w:val="none" w:sz="0" w:space="0" w:color="auto"/>
          </w:divBdr>
        </w:div>
        <w:div w:id="2042051771">
          <w:marLeft w:val="640"/>
          <w:marRight w:val="0"/>
          <w:marTop w:val="0"/>
          <w:marBottom w:val="0"/>
          <w:divBdr>
            <w:top w:val="none" w:sz="0" w:space="0" w:color="auto"/>
            <w:left w:val="none" w:sz="0" w:space="0" w:color="auto"/>
            <w:bottom w:val="none" w:sz="0" w:space="0" w:color="auto"/>
            <w:right w:val="none" w:sz="0" w:space="0" w:color="auto"/>
          </w:divBdr>
        </w:div>
        <w:div w:id="1557088749">
          <w:marLeft w:val="640"/>
          <w:marRight w:val="0"/>
          <w:marTop w:val="0"/>
          <w:marBottom w:val="0"/>
          <w:divBdr>
            <w:top w:val="none" w:sz="0" w:space="0" w:color="auto"/>
            <w:left w:val="none" w:sz="0" w:space="0" w:color="auto"/>
            <w:bottom w:val="none" w:sz="0" w:space="0" w:color="auto"/>
            <w:right w:val="none" w:sz="0" w:space="0" w:color="auto"/>
          </w:divBdr>
        </w:div>
        <w:div w:id="403528337">
          <w:marLeft w:val="640"/>
          <w:marRight w:val="0"/>
          <w:marTop w:val="0"/>
          <w:marBottom w:val="0"/>
          <w:divBdr>
            <w:top w:val="none" w:sz="0" w:space="0" w:color="auto"/>
            <w:left w:val="none" w:sz="0" w:space="0" w:color="auto"/>
            <w:bottom w:val="none" w:sz="0" w:space="0" w:color="auto"/>
            <w:right w:val="none" w:sz="0" w:space="0" w:color="auto"/>
          </w:divBdr>
        </w:div>
        <w:div w:id="345133274">
          <w:marLeft w:val="640"/>
          <w:marRight w:val="0"/>
          <w:marTop w:val="0"/>
          <w:marBottom w:val="0"/>
          <w:divBdr>
            <w:top w:val="none" w:sz="0" w:space="0" w:color="auto"/>
            <w:left w:val="none" w:sz="0" w:space="0" w:color="auto"/>
            <w:bottom w:val="none" w:sz="0" w:space="0" w:color="auto"/>
            <w:right w:val="none" w:sz="0" w:space="0" w:color="auto"/>
          </w:divBdr>
        </w:div>
        <w:div w:id="1309287654">
          <w:marLeft w:val="640"/>
          <w:marRight w:val="0"/>
          <w:marTop w:val="0"/>
          <w:marBottom w:val="0"/>
          <w:divBdr>
            <w:top w:val="none" w:sz="0" w:space="0" w:color="auto"/>
            <w:left w:val="none" w:sz="0" w:space="0" w:color="auto"/>
            <w:bottom w:val="none" w:sz="0" w:space="0" w:color="auto"/>
            <w:right w:val="none" w:sz="0" w:space="0" w:color="auto"/>
          </w:divBdr>
        </w:div>
        <w:div w:id="216402932">
          <w:marLeft w:val="640"/>
          <w:marRight w:val="0"/>
          <w:marTop w:val="0"/>
          <w:marBottom w:val="0"/>
          <w:divBdr>
            <w:top w:val="none" w:sz="0" w:space="0" w:color="auto"/>
            <w:left w:val="none" w:sz="0" w:space="0" w:color="auto"/>
            <w:bottom w:val="none" w:sz="0" w:space="0" w:color="auto"/>
            <w:right w:val="none" w:sz="0" w:space="0" w:color="auto"/>
          </w:divBdr>
        </w:div>
        <w:div w:id="437994070">
          <w:marLeft w:val="640"/>
          <w:marRight w:val="0"/>
          <w:marTop w:val="0"/>
          <w:marBottom w:val="0"/>
          <w:divBdr>
            <w:top w:val="none" w:sz="0" w:space="0" w:color="auto"/>
            <w:left w:val="none" w:sz="0" w:space="0" w:color="auto"/>
            <w:bottom w:val="none" w:sz="0" w:space="0" w:color="auto"/>
            <w:right w:val="none" w:sz="0" w:space="0" w:color="auto"/>
          </w:divBdr>
        </w:div>
        <w:div w:id="1743259640">
          <w:marLeft w:val="640"/>
          <w:marRight w:val="0"/>
          <w:marTop w:val="0"/>
          <w:marBottom w:val="0"/>
          <w:divBdr>
            <w:top w:val="none" w:sz="0" w:space="0" w:color="auto"/>
            <w:left w:val="none" w:sz="0" w:space="0" w:color="auto"/>
            <w:bottom w:val="none" w:sz="0" w:space="0" w:color="auto"/>
            <w:right w:val="none" w:sz="0" w:space="0" w:color="auto"/>
          </w:divBdr>
        </w:div>
        <w:div w:id="952129506">
          <w:marLeft w:val="640"/>
          <w:marRight w:val="0"/>
          <w:marTop w:val="0"/>
          <w:marBottom w:val="0"/>
          <w:divBdr>
            <w:top w:val="none" w:sz="0" w:space="0" w:color="auto"/>
            <w:left w:val="none" w:sz="0" w:space="0" w:color="auto"/>
            <w:bottom w:val="none" w:sz="0" w:space="0" w:color="auto"/>
            <w:right w:val="none" w:sz="0" w:space="0" w:color="auto"/>
          </w:divBdr>
        </w:div>
        <w:div w:id="306202857">
          <w:marLeft w:val="640"/>
          <w:marRight w:val="0"/>
          <w:marTop w:val="0"/>
          <w:marBottom w:val="0"/>
          <w:divBdr>
            <w:top w:val="none" w:sz="0" w:space="0" w:color="auto"/>
            <w:left w:val="none" w:sz="0" w:space="0" w:color="auto"/>
            <w:bottom w:val="none" w:sz="0" w:space="0" w:color="auto"/>
            <w:right w:val="none" w:sz="0" w:space="0" w:color="auto"/>
          </w:divBdr>
        </w:div>
        <w:div w:id="834344450">
          <w:marLeft w:val="640"/>
          <w:marRight w:val="0"/>
          <w:marTop w:val="0"/>
          <w:marBottom w:val="0"/>
          <w:divBdr>
            <w:top w:val="none" w:sz="0" w:space="0" w:color="auto"/>
            <w:left w:val="none" w:sz="0" w:space="0" w:color="auto"/>
            <w:bottom w:val="none" w:sz="0" w:space="0" w:color="auto"/>
            <w:right w:val="none" w:sz="0" w:space="0" w:color="auto"/>
          </w:divBdr>
        </w:div>
        <w:div w:id="1777603557">
          <w:marLeft w:val="640"/>
          <w:marRight w:val="0"/>
          <w:marTop w:val="0"/>
          <w:marBottom w:val="0"/>
          <w:divBdr>
            <w:top w:val="none" w:sz="0" w:space="0" w:color="auto"/>
            <w:left w:val="none" w:sz="0" w:space="0" w:color="auto"/>
            <w:bottom w:val="none" w:sz="0" w:space="0" w:color="auto"/>
            <w:right w:val="none" w:sz="0" w:space="0" w:color="auto"/>
          </w:divBdr>
        </w:div>
        <w:div w:id="1075010882">
          <w:marLeft w:val="640"/>
          <w:marRight w:val="0"/>
          <w:marTop w:val="0"/>
          <w:marBottom w:val="0"/>
          <w:divBdr>
            <w:top w:val="none" w:sz="0" w:space="0" w:color="auto"/>
            <w:left w:val="none" w:sz="0" w:space="0" w:color="auto"/>
            <w:bottom w:val="none" w:sz="0" w:space="0" w:color="auto"/>
            <w:right w:val="none" w:sz="0" w:space="0" w:color="auto"/>
          </w:divBdr>
        </w:div>
        <w:div w:id="1184905209">
          <w:marLeft w:val="640"/>
          <w:marRight w:val="0"/>
          <w:marTop w:val="0"/>
          <w:marBottom w:val="0"/>
          <w:divBdr>
            <w:top w:val="none" w:sz="0" w:space="0" w:color="auto"/>
            <w:left w:val="none" w:sz="0" w:space="0" w:color="auto"/>
            <w:bottom w:val="none" w:sz="0" w:space="0" w:color="auto"/>
            <w:right w:val="none" w:sz="0" w:space="0" w:color="auto"/>
          </w:divBdr>
        </w:div>
        <w:div w:id="1957714518">
          <w:marLeft w:val="640"/>
          <w:marRight w:val="0"/>
          <w:marTop w:val="0"/>
          <w:marBottom w:val="0"/>
          <w:divBdr>
            <w:top w:val="none" w:sz="0" w:space="0" w:color="auto"/>
            <w:left w:val="none" w:sz="0" w:space="0" w:color="auto"/>
            <w:bottom w:val="none" w:sz="0" w:space="0" w:color="auto"/>
            <w:right w:val="none" w:sz="0" w:space="0" w:color="auto"/>
          </w:divBdr>
        </w:div>
        <w:div w:id="700667156">
          <w:marLeft w:val="640"/>
          <w:marRight w:val="0"/>
          <w:marTop w:val="0"/>
          <w:marBottom w:val="0"/>
          <w:divBdr>
            <w:top w:val="none" w:sz="0" w:space="0" w:color="auto"/>
            <w:left w:val="none" w:sz="0" w:space="0" w:color="auto"/>
            <w:bottom w:val="none" w:sz="0" w:space="0" w:color="auto"/>
            <w:right w:val="none" w:sz="0" w:space="0" w:color="auto"/>
          </w:divBdr>
        </w:div>
        <w:div w:id="55856184">
          <w:marLeft w:val="640"/>
          <w:marRight w:val="0"/>
          <w:marTop w:val="0"/>
          <w:marBottom w:val="0"/>
          <w:divBdr>
            <w:top w:val="none" w:sz="0" w:space="0" w:color="auto"/>
            <w:left w:val="none" w:sz="0" w:space="0" w:color="auto"/>
            <w:bottom w:val="none" w:sz="0" w:space="0" w:color="auto"/>
            <w:right w:val="none" w:sz="0" w:space="0" w:color="auto"/>
          </w:divBdr>
        </w:div>
        <w:div w:id="576790422">
          <w:marLeft w:val="640"/>
          <w:marRight w:val="0"/>
          <w:marTop w:val="0"/>
          <w:marBottom w:val="0"/>
          <w:divBdr>
            <w:top w:val="none" w:sz="0" w:space="0" w:color="auto"/>
            <w:left w:val="none" w:sz="0" w:space="0" w:color="auto"/>
            <w:bottom w:val="none" w:sz="0" w:space="0" w:color="auto"/>
            <w:right w:val="none" w:sz="0" w:space="0" w:color="auto"/>
          </w:divBdr>
        </w:div>
        <w:div w:id="1244215796">
          <w:marLeft w:val="640"/>
          <w:marRight w:val="0"/>
          <w:marTop w:val="0"/>
          <w:marBottom w:val="0"/>
          <w:divBdr>
            <w:top w:val="none" w:sz="0" w:space="0" w:color="auto"/>
            <w:left w:val="none" w:sz="0" w:space="0" w:color="auto"/>
            <w:bottom w:val="none" w:sz="0" w:space="0" w:color="auto"/>
            <w:right w:val="none" w:sz="0" w:space="0" w:color="auto"/>
          </w:divBdr>
        </w:div>
        <w:div w:id="1636639676">
          <w:marLeft w:val="640"/>
          <w:marRight w:val="0"/>
          <w:marTop w:val="0"/>
          <w:marBottom w:val="0"/>
          <w:divBdr>
            <w:top w:val="none" w:sz="0" w:space="0" w:color="auto"/>
            <w:left w:val="none" w:sz="0" w:space="0" w:color="auto"/>
            <w:bottom w:val="none" w:sz="0" w:space="0" w:color="auto"/>
            <w:right w:val="none" w:sz="0" w:space="0" w:color="auto"/>
          </w:divBdr>
        </w:div>
        <w:div w:id="42171065">
          <w:marLeft w:val="640"/>
          <w:marRight w:val="0"/>
          <w:marTop w:val="0"/>
          <w:marBottom w:val="0"/>
          <w:divBdr>
            <w:top w:val="none" w:sz="0" w:space="0" w:color="auto"/>
            <w:left w:val="none" w:sz="0" w:space="0" w:color="auto"/>
            <w:bottom w:val="none" w:sz="0" w:space="0" w:color="auto"/>
            <w:right w:val="none" w:sz="0" w:space="0" w:color="auto"/>
          </w:divBdr>
        </w:div>
        <w:div w:id="894857211">
          <w:marLeft w:val="640"/>
          <w:marRight w:val="0"/>
          <w:marTop w:val="0"/>
          <w:marBottom w:val="0"/>
          <w:divBdr>
            <w:top w:val="none" w:sz="0" w:space="0" w:color="auto"/>
            <w:left w:val="none" w:sz="0" w:space="0" w:color="auto"/>
            <w:bottom w:val="none" w:sz="0" w:space="0" w:color="auto"/>
            <w:right w:val="none" w:sz="0" w:space="0" w:color="auto"/>
          </w:divBdr>
        </w:div>
        <w:div w:id="700473357">
          <w:marLeft w:val="640"/>
          <w:marRight w:val="0"/>
          <w:marTop w:val="0"/>
          <w:marBottom w:val="0"/>
          <w:divBdr>
            <w:top w:val="none" w:sz="0" w:space="0" w:color="auto"/>
            <w:left w:val="none" w:sz="0" w:space="0" w:color="auto"/>
            <w:bottom w:val="none" w:sz="0" w:space="0" w:color="auto"/>
            <w:right w:val="none" w:sz="0" w:space="0" w:color="auto"/>
          </w:divBdr>
        </w:div>
        <w:div w:id="1733190913">
          <w:marLeft w:val="640"/>
          <w:marRight w:val="0"/>
          <w:marTop w:val="0"/>
          <w:marBottom w:val="0"/>
          <w:divBdr>
            <w:top w:val="none" w:sz="0" w:space="0" w:color="auto"/>
            <w:left w:val="none" w:sz="0" w:space="0" w:color="auto"/>
            <w:bottom w:val="none" w:sz="0" w:space="0" w:color="auto"/>
            <w:right w:val="none" w:sz="0" w:space="0" w:color="auto"/>
          </w:divBdr>
        </w:div>
        <w:div w:id="22217132">
          <w:marLeft w:val="640"/>
          <w:marRight w:val="0"/>
          <w:marTop w:val="0"/>
          <w:marBottom w:val="0"/>
          <w:divBdr>
            <w:top w:val="none" w:sz="0" w:space="0" w:color="auto"/>
            <w:left w:val="none" w:sz="0" w:space="0" w:color="auto"/>
            <w:bottom w:val="none" w:sz="0" w:space="0" w:color="auto"/>
            <w:right w:val="none" w:sz="0" w:space="0" w:color="auto"/>
          </w:divBdr>
        </w:div>
        <w:div w:id="867570371">
          <w:marLeft w:val="640"/>
          <w:marRight w:val="0"/>
          <w:marTop w:val="0"/>
          <w:marBottom w:val="0"/>
          <w:divBdr>
            <w:top w:val="none" w:sz="0" w:space="0" w:color="auto"/>
            <w:left w:val="none" w:sz="0" w:space="0" w:color="auto"/>
            <w:bottom w:val="none" w:sz="0" w:space="0" w:color="auto"/>
            <w:right w:val="none" w:sz="0" w:space="0" w:color="auto"/>
          </w:divBdr>
        </w:div>
        <w:div w:id="1317421103">
          <w:marLeft w:val="640"/>
          <w:marRight w:val="0"/>
          <w:marTop w:val="0"/>
          <w:marBottom w:val="0"/>
          <w:divBdr>
            <w:top w:val="none" w:sz="0" w:space="0" w:color="auto"/>
            <w:left w:val="none" w:sz="0" w:space="0" w:color="auto"/>
            <w:bottom w:val="none" w:sz="0" w:space="0" w:color="auto"/>
            <w:right w:val="none" w:sz="0" w:space="0" w:color="auto"/>
          </w:divBdr>
        </w:div>
        <w:div w:id="1945654371">
          <w:marLeft w:val="640"/>
          <w:marRight w:val="0"/>
          <w:marTop w:val="0"/>
          <w:marBottom w:val="0"/>
          <w:divBdr>
            <w:top w:val="none" w:sz="0" w:space="0" w:color="auto"/>
            <w:left w:val="none" w:sz="0" w:space="0" w:color="auto"/>
            <w:bottom w:val="none" w:sz="0" w:space="0" w:color="auto"/>
            <w:right w:val="none" w:sz="0" w:space="0" w:color="auto"/>
          </w:divBdr>
        </w:div>
        <w:div w:id="176234219">
          <w:marLeft w:val="640"/>
          <w:marRight w:val="0"/>
          <w:marTop w:val="0"/>
          <w:marBottom w:val="0"/>
          <w:divBdr>
            <w:top w:val="none" w:sz="0" w:space="0" w:color="auto"/>
            <w:left w:val="none" w:sz="0" w:space="0" w:color="auto"/>
            <w:bottom w:val="none" w:sz="0" w:space="0" w:color="auto"/>
            <w:right w:val="none" w:sz="0" w:space="0" w:color="auto"/>
          </w:divBdr>
        </w:div>
        <w:div w:id="996496308">
          <w:marLeft w:val="640"/>
          <w:marRight w:val="0"/>
          <w:marTop w:val="0"/>
          <w:marBottom w:val="0"/>
          <w:divBdr>
            <w:top w:val="none" w:sz="0" w:space="0" w:color="auto"/>
            <w:left w:val="none" w:sz="0" w:space="0" w:color="auto"/>
            <w:bottom w:val="none" w:sz="0" w:space="0" w:color="auto"/>
            <w:right w:val="none" w:sz="0" w:space="0" w:color="auto"/>
          </w:divBdr>
        </w:div>
        <w:div w:id="918442886">
          <w:marLeft w:val="640"/>
          <w:marRight w:val="0"/>
          <w:marTop w:val="0"/>
          <w:marBottom w:val="0"/>
          <w:divBdr>
            <w:top w:val="none" w:sz="0" w:space="0" w:color="auto"/>
            <w:left w:val="none" w:sz="0" w:space="0" w:color="auto"/>
            <w:bottom w:val="none" w:sz="0" w:space="0" w:color="auto"/>
            <w:right w:val="none" w:sz="0" w:space="0" w:color="auto"/>
          </w:divBdr>
        </w:div>
        <w:div w:id="1281496784">
          <w:marLeft w:val="640"/>
          <w:marRight w:val="0"/>
          <w:marTop w:val="0"/>
          <w:marBottom w:val="0"/>
          <w:divBdr>
            <w:top w:val="none" w:sz="0" w:space="0" w:color="auto"/>
            <w:left w:val="none" w:sz="0" w:space="0" w:color="auto"/>
            <w:bottom w:val="none" w:sz="0" w:space="0" w:color="auto"/>
            <w:right w:val="none" w:sz="0" w:space="0" w:color="auto"/>
          </w:divBdr>
        </w:div>
        <w:div w:id="898636615">
          <w:marLeft w:val="640"/>
          <w:marRight w:val="0"/>
          <w:marTop w:val="0"/>
          <w:marBottom w:val="0"/>
          <w:divBdr>
            <w:top w:val="none" w:sz="0" w:space="0" w:color="auto"/>
            <w:left w:val="none" w:sz="0" w:space="0" w:color="auto"/>
            <w:bottom w:val="none" w:sz="0" w:space="0" w:color="auto"/>
            <w:right w:val="none" w:sz="0" w:space="0" w:color="auto"/>
          </w:divBdr>
        </w:div>
        <w:div w:id="34087972">
          <w:marLeft w:val="640"/>
          <w:marRight w:val="0"/>
          <w:marTop w:val="0"/>
          <w:marBottom w:val="0"/>
          <w:divBdr>
            <w:top w:val="none" w:sz="0" w:space="0" w:color="auto"/>
            <w:left w:val="none" w:sz="0" w:space="0" w:color="auto"/>
            <w:bottom w:val="none" w:sz="0" w:space="0" w:color="auto"/>
            <w:right w:val="none" w:sz="0" w:space="0" w:color="auto"/>
          </w:divBdr>
        </w:div>
        <w:div w:id="501621989">
          <w:marLeft w:val="640"/>
          <w:marRight w:val="0"/>
          <w:marTop w:val="0"/>
          <w:marBottom w:val="0"/>
          <w:divBdr>
            <w:top w:val="none" w:sz="0" w:space="0" w:color="auto"/>
            <w:left w:val="none" w:sz="0" w:space="0" w:color="auto"/>
            <w:bottom w:val="none" w:sz="0" w:space="0" w:color="auto"/>
            <w:right w:val="none" w:sz="0" w:space="0" w:color="auto"/>
          </w:divBdr>
        </w:div>
        <w:div w:id="2036029873">
          <w:marLeft w:val="640"/>
          <w:marRight w:val="0"/>
          <w:marTop w:val="0"/>
          <w:marBottom w:val="0"/>
          <w:divBdr>
            <w:top w:val="none" w:sz="0" w:space="0" w:color="auto"/>
            <w:left w:val="none" w:sz="0" w:space="0" w:color="auto"/>
            <w:bottom w:val="none" w:sz="0" w:space="0" w:color="auto"/>
            <w:right w:val="none" w:sz="0" w:space="0" w:color="auto"/>
          </w:divBdr>
        </w:div>
        <w:div w:id="1941641939">
          <w:marLeft w:val="640"/>
          <w:marRight w:val="0"/>
          <w:marTop w:val="0"/>
          <w:marBottom w:val="0"/>
          <w:divBdr>
            <w:top w:val="none" w:sz="0" w:space="0" w:color="auto"/>
            <w:left w:val="none" w:sz="0" w:space="0" w:color="auto"/>
            <w:bottom w:val="none" w:sz="0" w:space="0" w:color="auto"/>
            <w:right w:val="none" w:sz="0" w:space="0" w:color="auto"/>
          </w:divBdr>
        </w:div>
        <w:div w:id="230236347">
          <w:marLeft w:val="640"/>
          <w:marRight w:val="0"/>
          <w:marTop w:val="0"/>
          <w:marBottom w:val="0"/>
          <w:divBdr>
            <w:top w:val="none" w:sz="0" w:space="0" w:color="auto"/>
            <w:left w:val="none" w:sz="0" w:space="0" w:color="auto"/>
            <w:bottom w:val="none" w:sz="0" w:space="0" w:color="auto"/>
            <w:right w:val="none" w:sz="0" w:space="0" w:color="auto"/>
          </w:divBdr>
        </w:div>
        <w:div w:id="1251622844">
          <w:marLeft w:val="640"/>
          <w:marRight w:val="0"/>
          <w:marTop w:val="0"/>
          <w:marBottom w:val="0"/>
          <w:divBdr>
            <w:top w:val="none" w:sz="0" w:space="0" w:color="auto"/>
            <w:left w:val="none" w:sz="0" w:space="0" w:color="auto"/>
            <w:bottom w:val="none" w:sz="0" w:space="0" w:color="auto"/>
            <w:right w:val="none" w:sz="0" w:space="0" w:color="auto"/>
          </w:divBdr>
        </w:div>
        <w:div w:id="941843690">
          <w:marLeft w:val="640"/>
          <w:marRight w:val="0"/>
          <w:marTop w:val="0"/>
          <w:marBottom w:val="0"/>
          <w:divBdr>
            <w:top w:val="none" w:sz="0" w:space="0" w:color="auto"/>
            <w:left w:val="none" w:sz="0" w:space="0" w:color="auto"/>
            <w:bottom w:val="none" w:sz="0" w:space="0" w:color="auto"/>
            <w:right w:val="none" w:sz="0" w:space="0" w:color="auto"/>
          </w:divBdr>
        </w:div>
        <w:div w:id="353700924">
          <w:marLeft w:val="640"/>
          <w:marRight w:val="0"/>
          <w:marTop w:val="0"/>
          <w:marBottom w:val="0"/>
          <w:divBdr>
            <w:top w:val="none" w:sz="0" w:space="0" w:color="auto"/>
            <w:left w:val="none" w:sz="0" w:space="0" w:color="auto"/>
            <w:bottom w:val="none" w:sz="0" w:space="0" w:color="auto"/>
            <w:right w:val="none" w:sz="0" w:space="0" w:color="auto"/>
          </w:divBdr>
        </w:div>
        <w:div w:id="1407847347">
          <w:marLeft w:val="640"/>
          <w:marRight w:val="0"/>
          <w:marTop w:val="0"/>
          <w:marBottom w:val="0"/>
          <w:divBdr>
            <w:top w:val="none" w:sz="0" w:space="0" w:color="auto"/>
            <w:left w:val="none" w:sz="0" w:space="0" w:color="auto"/>
            <w:bottom w:val="none" w:sz="0" w:space="0" w:color="auto"/>
            <w:right w:val="none" w:sz="0" w:space="0" w:color="auto"/>
          </w:divBdr>
        </w:div>
        <w:div w:id="1463882209">
          <w:marLeft w:val="640"/>
          <w:marRight w:val="0"/>
          <w:marTop w:val="0"/>
          <w:marBottom w:val="0"/>
          <w:divBdr>
            <w:top w:val="none" w:sz="0" w:space="0" w:color="auto"/>
            <w:left w:val="none" w:sz="0" w:space="0" w:color="auto"/>
            <w:bottom w:val="none" w:sz="0" w:space="0" w:color="auto"/>
            <w:right w:val="none" w:sz="0" w:space="0" w:color="auto"/>
          </w:divBdr>
        </w:div>
        <w:div w:id="1911770438">
          <w:marLeft w:val="640"/>
          <w:marRight w:val="0"/>
          <w:marTop w:val="0"/>
          <w:marBottom w:val="0"/>
          <w:divBdr>
            <w:top w:val="none" w:sz="0" w:space="0" w:color="auto"/>
            <w:left w:val="none" w:sz="0" w:space="0" w:color="auto"/>
            <w:bottom w:val="none" w:sz="0" w:space="0" w:color="auto"/>
            <w:right w:val="none" w:sz="0" w:space="0" w:color="auto"/>
          </w:divBdr>
        </w:div>
        <w:div w:id="397674977">
          <w:marLeft w:val="640"/>
          <w:marRight w:val="0"/>
          <w:marTop w:val="0"/>
          <w:marBottom w:val="0"/>
          <w:divBdr>
            <w:top w:val="none" w:sz="0" w:space="0" w:color="auto"/>
            <w:left w:val="none" w:sz="0" w:space="0" w:color="auto"/>
            <w:bottom w:val="none" w:sz="0" w:space="0" w:color="auto"/>
            <w:right w:val="none" w:sz="0" w:space="0" w:color="auto"/>
          </w:divBdr>
        </w:div>
        <w:div w:id="21321563">
          <w:marLeft w:val="640"/>
          <w:marRight w:val="0"/>
          <w:marTop w:val="0"/>
          <w:marBottom w:val="0"/>
          <w:divBdr>
            <w:top w:val="none" w:sz="0" w:space="0" w:color="auto"/>
            <w:left w:val="none" w:sz="0" w:space="0" w:color="auto"/>
            <w:bottom w:val="none" w:sz="0" w:space="0" w:color="auto"/>
            <w:right w:val="none" w:sz="0" w:space="0" w:color="auto"/>
          </w:divBdr>
        </w:div>
        <w:div w:id="1401757997">
          <w:marLeft w:val="640"/>
          <w:marRight w:val="0"/>
          <w:marTop w:val="0"/>
          <w:marBottom w:val="0"/>
          <w:divBdr>
            <w:top w:val="none" w:sz="0" w:space="0" w:color="auto"/>
            <w:left w:val="none" w:sz="0" w:space="0" w:color="auto"/>
            <w:bottom w:val="none" w:sz="0" w:space="0" w:color="auto"/>
            <w:right w:val="none" w:sz="0" w:space="0" w:color="auto"/>
          </w:divBdr>
        </w:div>
        <w:div w:id="1426268687">
          <w:marLeft w:val="640"/>
          <w:marRight w:val="0"/>
          <w:marTop w:val="0"/>
          <w:marBottom w:val="0"/>
          <w:divBdr>
            <w:top w:val="none" w:sz="0" w:space="0" w:color="auto"/>
            <w:left w:val="none" w:sz="0" w:space="0" w:color="auto"/>
            <w:bottom w:val="none" w:sz="0" w:space="0" w:color="auto"/>
            <w:right w:val="none" w:sz="0" w:space="0" w:color="auto"/>
          </w:divBdr>
        </w:div>
        <w:div w:id="993608506">
          <w:marLeft w:val="640"/>
          <w:marRight w:val="0"/>
          <w:marTop w:val="0"/>
          <w:marBottom w:val="0"/>
          <w:divBdr>
            <w:top w:val="none" w:sz="0" w:space="0" w:color="auto"/>
            <w:left w:val="none" w:sz="0" w:space="0" w:color="auto"/>
            <w:bottom w:val="none" w:sz="0" w:space="0" w:color="auto"/>
            <w:right w:val="none" w:sz="0" w:space="0" w:color="auto"/>
          </w:divBdr>
        </w:div>
        <w:div w:id="562958162">
          <w:marLeft w:val="640"/>
          <w:marRight w:val="0"/>
          <w:marTop w:val="0"/>
          <w:marBottom w:val="0"/>
          <w:divBdr>
            <w:top w:val="none" w:sz="0" w:space="0" w:color="auto"/>
            <w:left w:val="none" w:sz="0" w:space="0" w:color="auto"/>
            <w:bottom w:val="none" w:sz="0" w:space="0" w:color="auto"/>
            <w:right w:val="none" w:sz="0" w:space="0" w:color="auto"/>
          </w:divBdr>
        </w:div>
        <w:div w:id="969625238">
          <w:marLeft w:val="640"/>
          <w:marRight w:val="0"/>
          <w:marTop w:val="0"/>
          <w:marBottom w:val="0"/>
          <w:divBdr>
            <w:top w:val="none" w:sz="0" w:space="0" w:color="auto"/>
            <w:left w:val="none" w:sz="0" w:space="0" w:color="auto"/>
            <w:bottom w:val="none" w:sz="0" w:space="0" w:color="auto"/>
            <w:right w:val="none" w:sz="0" w:space="0" w:color="auto"/>
          </w:divBdr>
        </w:div>
        <w:div w:id="2125030159">
          <w:marLeft w:val="640"/>
          <w:marRight w:val="0"/>
          <w:marTop w:val="0"/>
          <w:marBottom w:val="0"/>
          <w:divBdr>
            <w:top w:val="none" w:sz="0" w:space="0" w:color="auto"/>
            <w:left w:val="none" w:sz="0" w:space="0" w:color="auto"/>
            <w:bottom w:val="none" w:sz="0" w:space="0" w:color="auto"/>
            <w:right w:val="none" w:sz="0" w:space="0" w:color="auto"/>
          </w:divBdr>
        </w:div>
        <w:div w:id="1765999519">
          <w:marLeft w:val="640"/>
          <w:marRight w:val="0"/>
          <w:marTop w:val="0"/>
          <w:marBottom w:val="0"/>
          <w:divBdr>
            <w:top w:val="none" w:sz="0" w:space="0" w:color="auto"/>
            <w:left w:val="none" w:sz="0" w:space="0" w:color="auto"/>
            <w:bottom w:val="none" w:sz="0" w:space="0" w:color="auto"/>
            <w:right w:val="none" w:sz="0" w:space="0" w:color="auto"/>
          </w:divBdr>
        </w:div>
        <w:div w:id="1960869418">
          <w:marLeft w:val="640"/>
          <w:marRight w:val="0"/>
          <w:marTop w:val="0"/>
          <w:marBottom w:val="0"/>
          <w:divBdr>
            <w:top w:val="none" w:sz="0" w:space="0" w:color="auto"/>
            <w:left w:val="none" w:sz="0" w:space="0" w:color="auto"/>
            <w:bottom w:val="none" w:sz="0" w:space="0" w:color="auto"/>
            <w:right w:val="none" w:sz="0" w:space="0" w:color="auto"/>
          </w:divBdr>
        </w:div>
        <w:div w:id="1368025927">
          <w:marLeft w:val="640"/>
          <w:marRight w:val="0"/>
          <w:marTop w:val="0"/>
          <w:marBottom w:val="0"/>
          <w:divBdr>
            <w:top w:val="none" w:sz="0" w:space="0" w:color="auto"/>
            <w:left w:val="none" w:sz="0" w:space="0" w:color="auto"/>
            <w:bottom w:val="none" w:sz="0" w:space="0" w:color="auto"/>
            <w:right w:val="none" w:sz="0" w:space="0" w:color="auto"/>
          </w:divBdr>
        </w:div>
        <w:div w:id="991716654">
          <w:marLeft w:val="640"/>
          <w:marRight w:val="0"/>
          <w:marTop w:val="0"/>
          <w:marBottom w:val="0"/>
          <w:divBdr>
            <w:top w:val="none" w:sz="0" w:space="0" w:color="auto"/>
            <w:left w:val="none" w:sz="0" w:space="0" w:color="auto"/>
            <w:bottom w:val="none" w:sz="0" w:space="0" w:color="auto"/>
            <w:right w:val="none" w:sz="0" w:space="0" w:color="auto"/>
          </w:divBdr>
        </w:div>
        <w:div w:id="1293485087">
          <w:marLeft w:val="640"/>
          <w:marRight w:val="0"/>
          <w:marTop w:val="0"/>
          <w:marBottom w:val="0"/>
          <w:divBdr>
            <w:top w:val="none" w:sz="0" w:space="0" w:color="auto"/>
            <w:left w:val="none" w:sz="0" w:space="0" w:color="auto"/>
            <w:bottom w:val="none" w:sz="0" w:space="0" w:color="auto"/>
            <w:right w:val="none" w:sz="0" w:space="0" w:color="auto"/>
          </w:divBdr>
        </w:div>
        <w:div w:id="661280759">
          <w:marLeft w:val="640"/>
          <w:marRight w:val="0"/>
          <w:marTop w:val="0"/>
          <w:marBottom w:val="0"/>
          <w:divBdr>
            <w:top w:val="none" w:sz="0" w:space="0" w:color="auto"/>
            <w:left w:val="none" w:sz="0" w:space="0" w:color="auto"/>
            <w:bottom w:val="none" w:sz="0" w:space="0" w:color="auto"/>
            <w:right w:val="none" w:sz="0" w:space="0" w:color="auto"/>
          </w:divBdr>
        </w:div>
        <w:div w:id="1028262880">
          <w:marLeft w:val="640"/>
          <w:marRight w:val="0"/>
          <w:marTop w:val="0"/>
          <w:marBottom w:val="0"/>
          <w:divBdr>
            <w:top w:val="none" w:sz="0" w:space="0" w:color="auto"/>
            <w:left w:val="none" w:sz="0" w:space="0" w:color="auto"/>
            <w:bottom w:val="none" w:sz="0" w:space="0" w:color="auto"/>
            <w:right w:val="none" w:sz="0" w:space="0" w:color="auto"/>
          </w:divBdr>
        </w:div>
        <w:div w:id="466122912">
          <w:marLeft w:val="640"/>
          <w:marRight w:val="0"/>
          <w:marTop w:val="0"/>
          <w:marBottom w:val="0"/>
          <w:divBdr>
            <w:top w:val="none" w:sz="0" w:space="0" w:color="auto"/>
            <w:left w:val="none" w:sz="0" w:space="0" w:color="auto"/>
            <w:bottom w:val="none" w:sz="0" w:space="0" w:color="auto"/>
            <w:right w:val="none" w:sz="0" w:space="0" w:color="auto"/>
          </w:divBdr>
        </w:div>
        <w:div w:id="830604339">
          <w:marLeft w:val="640"/>
          <w:marRight w:val="0"/>
          <w:marTop w:val="0"/>
          <w:marBottom w:val="0"/>
          <w:divBdr>
            <w:top w:val="none" w:sz="0" w:space="0" w:color="auto"/>
            <w:left w:val="none" w:sz="0" w:space="0" w:color="auto"/>
            <w:bottom w:val="none" w:sz="0" w:space="0" w:color="auto"/>
            <w:right w:val="none" w:sz="0" w:space="0" w:color="auto"/>
          </w:divBdr>
        </w:div>
        <w:div w:id="626205972">
          <w:marLeft w:val="640"/>
          <w:marRight w:val="0"/>
          <w:marTop w:val="0"/>
          <w:marBottom w:val="0"/>
          <w:divBdr>
            <w:top w:val="none" w:sz="0" w:space="0" w:color="auto"/>
            <w:left w:val="none" w:sz="0" w:space="0" w:color="auto"/>
            <w:bottom w:val="none" w:sz="0" w:space="0" w:color="auto"/>
            <w:right w:val="none" w:sz="0" w:space="0" w:color="auto"/>
          </w:divBdr>
        </w:div>
        <w:div w:id="225729203">
          <w:marLeft w:val="640"/>
          <w:marRight w:val="0"/>
          <w:marTop w:val="0"/>
          <w:marBottom w:val="0"/>
          <w:divBdr>
            <w:top w:val="none" w:sz="0" w:space="0" w:color="auto"/>
            <w:left w:val="none" w:sz="0" w:space="0" w:color="auto"/>
            <w:bottom w:val="none" w:sz="0" w:space="0" w:color="auto"/>
            <w:right w:val="none" w:sz="0" w:space="0" w:color="auto"/>
          </w:divBdr>
        </w:div>
        <w:div w:id="361788462">
          <w:marLeft w:val="640"/>
          <w:marRight w:val="0"/>
          <w:marTop w:val="0"/>
          <w:marBottom w:val="0"/>
          <w:divBdr>
            <w:top w:val="none" w:sz="0" w:space="0" w:color="auto"/>
            <w:left w:val="none" w:sz="0" w:space="0" w:color="auto"/>
            <w:bottom w:val="none" w:sz="0" w:space="0" w:color="auto"/>
            <w:right w:val="none" w:sz="0" w:space="0" w:color="auto"/>
          </w:divBdr>
        </w:div>
        <w:div w:id="603730053">
          <w:marLeft w:val="640"/>
          <w:marRight w:val="0"/>
          <w:marTop w:val="0"/>
          <w:marBottom w:val="0"/>
          <w:divBdr>
            <w:top w:val="none" w:sz="0" w:space="0" w:color="auto"/>
            <w:left w:val="none" w:sz="0" w:space="0" w:color="auto"/>
            <w:bottom w:val="none" w:sz="0" w:space="0" w:color="auto"/>
            <w:right w:val="none" w:sz="0" w:space="0" w:color="auto"/>
          </w:divBdr>
        </w:div>
        <w:div w:id="1646742143">
          <w:marLeft w:val="640"/>
          <w:marRight w:val="0"/>
          <w:marTop w:val="0"/>
          <w:marBottom w:val="0"/>
          <w:divBdr>
            <w:top w:val="none" w:sz="0" w:space="0" w:color="auto"/>
            <w:left w:val="none" w:sz="0" w:space="0" w:color="auto"/>
            <w:bottom w:val="none" w:sz="0" w:space="0" w:color="auto"/>
            <w:right w:val="none" w:sz="0" w:space="0" w:color="auto"/>
          </w:divBdr>
        </w:div>
        <w:div w:id="454494723">
          <w:marLeft w:val="640"/>
          <w:marRight w:val="0"/>
          <w:marTop w:val="0"/>
          <w:marBottom w:val="0"/>
          <w:divBdr>
            <w:top w:val="none" w:sz="0" w:space="0" w:color="auto"/>
            <w:left w:val="none" w:sz="0" w:space="0" w:color="auto"/>
            <w:bottom w:val="none" w:sz="0" w:space="0" w:color="auto"/>
            <w:right w:val="none" w:sz="0" w:space="0" w:color="auto"/>
          </w:divBdr>
        </w:div>
        <w:div w:id="666251879">
          <w:marLeft w:val="640"/>
          <w:marRight w:val="0"/>
          <w:marTop w:val="0"/>
          <w:marBottom w:val="0"/>
          <w:divBdr>
            <w:top w:val="none" w:sz="0" w:space="0" w:color="auto"/>
            <w:left w:val="none" w:sz="0" w:space="0" w:color="auto"/>
            <w:bottom w:val="none" w:sz="0" w:space="0" w:color="auto"/>
            <w:right w:val="none" w:sz="0" w:space="0" w:color="auto"/>
          </w:divBdr>
        </w:div>
        <w:div w:id="1018967998">
          <w:marLeft w:val="640"/>
          <w:marRight w:val="0"/>
          <w:marTop w:val="0"/>
          <w:marBottom w:val="0"/>
          <w:divBdr>
            <w:top w:val="none" w:sz="0" w:space="0" w:color="auto"/>
            <w:left w:val="none" w:sz="0" w:space="0" w:color="auto"/>
            <w:bottom w:val="none" w:sz="0" w:space="0" w:color="auto"/>
            <w:right w:val="none" w:sz="0" w:space="0" w:color="auto"/>
          </w:divBdr>
        </w:div>
        <w:div w:id="345791765">
          <w:marLeft w:val="640"/>
          <w:marRight w:val="0"/>
          <w:marTop w:val="0"/>
          <w:marBottom w:val="0"/>
          <w:divBdr>
            <w:top w:val="none" w:sz="0" w:space="0" w:color="auto"/>
            <w:left w:val="none" w:sz="0" w:space="0" w:color="auto"/>
            <w:bottom w:val="none" w:sz="0" w:space="0" w:color="auto"/>
            <w:right w:val="none" w:sz="0" w:space="0" w:color="auto"/>
          </w:divBdr>
        </w:div>
        <w:div w:id="600995011">
          <w:marLeft w:val="640"/>
          <w:marRight w:val="0"/>
          <w:marTop w:val="0"/>
          <w:marBottom w:val="0"/>
          <w:divBdr>
            <w:top w:val="none" w:sz="0" w:space="0" w:color="auto"/>
            <w:left w:val="none" w:sz="0" w:space="0" w:color="auto"/>
            <w:bottom w:val="none" w:sz="0" w:space="0" w:color="auto"/>
            <w:right w:val="none" w:sz="0" w:space="0" w:color="auto"/>
          </w:divBdr>
        </w:div>
        <w:div w:id="4602886">
          <w:marLeft w:val="640"/>
          <w:marRight w:val="0"/>
          <w:marTop w:val="0"/>
          <w:marBottom w:val="0"/>
          <w:divBdr>
            <w:top w:val="none" w:sz="0" w:space="0" w:color="auto"/>
            <w:left w:val="none" w:sz="0" w:space="0" w:color="auto"/>
            <w:bottom w:val="none" w:sz="0" w:space="0" w:color="auto"/>
            <w:right w:val="none" w:sz="0" w:space="0" w:color="auto"/>
          </w:divBdr>
        </w:div>
        <w:div w:id="1072656542">
          <w:marLeft w:val="640"/>
          <w:marRight w:val="0"/>
          <w:marTop w:val="0"/>
          <w:marBottom w:val="0"/>
          <w:divBdr>
            <w:top w:val="none" w:sz="0" w:space="0" w:color="auto"/>
            <w:left w:val="none" w:sz="0" w:space="0" w:color="auto"/>
            <w:bottom w:val="none" w:sz="0" w:space="0" w:color="auto"/>
            <w:right w:val="none" w:sz="0" w:space="0" w:color="auto"/>
          </w:divBdr>
        </w:div>
        <w:div w:id="236286756">
          <w:marLeft w:val="640"/>
          <w:marRight w:val="0"/>
          <w:marTop w:val="0"/>
          <w:marBottom w:val="0"/>
          <w:divBdr>
            <w:top w:val="none" w:sz="0" w:space="0" w:color="auto"/>
            <w:left w:val="none" w:sz="0" w:space="0" w:color="auto"/>
            <w:bottom w:val="none" w:sz="0" w:space="0" w:color="auto"/>
            <w:right w:val="none" w:sz="0" w:space="0" w:color="auto"/>
          </w:divBdr>
        </w:div>
        <w:div w:id="1608611894">
          <w:marLeft w:val="640"/>
          <w:marRight w:val="0"/>
          <w:marTop w:val="0"/>
          <w:marBottom w:val="0"/>
          <w:divBdr>
            <w:top w:val="none" w:sz="0" w:space="0" w:color="auto"/>
            <w:left w:val="none" w:sz="0" w:space="0" w:color="auto"/>
            <w:bottom w:val="none" w:sz="0" w:space="0" w:color="auto"/>
            <w:right w:val="none" w:sz="0" w:space="0" w:color="auto"/>
          </w:divBdr>
        </w:div>
        <w:div w:id="1756823815">
          <w:marLeft w:val="640"/>
          <w:marRight w:val="0"/>
          <w:marTop w:val="0"/>
          <w:marBottom w:val="0"/>
          <w:divBdr>
            <w:top w:val="none" w:sz="0" w:space="0" w:color="auto"/>
            <w:left w:val="none" w:sz="0" w:space="0" w:color="auto"/>
            <w:bottom w:val="none" w:sz="0" w:space="0" w:color="auto"/>
            <w:right w:val="none" w:sz="0" w:space="0" w:color="auto"/>
          </w:divBdr>
        </w:div>
        <w:div w:id="1681153962">
          <w:marLeft w:val="640"/>
          <w:marRight w:val="0"/>
          <w:marTop w:val="0"/>
          <w:marBottom w:val="0"/>
          <w:divBdr>
            <w:top w:val="none" w:sz="0" w:space="0" w:color="auto"/>
            <w:left w:val="none" w:sz="0" w:space="0" w:color="auto"/>
            <w:bottom w:val="none" w:sz="0" w:space="0" w:color="auto"/>
            <w:right w:val="none" w:sz="0" w:space="0" w:color="auto"/>
          </w:divBdr>
        </w:div>
        <w:div w:id="717240968">
          <w:marLeft w:val="640"/>
          <w:marRight w:val="0"/>
          <w:marTop w:val="0"/>
          <w:marBottom w:val="0"/>
          <w:divBdr>
            <w:top w:val="none" w:sz="0" w:space="0" w:color="auto"/>
            <w:left w:val="none" w:sz="0" w:space="0" w:color="auto"/>
            <w:bottom w:val="none" w:sz="0" w:space="0" w:color="auto"/>
            <w:right w:val="none" w:sz="0" w:space="0" w:color="auto"/>
          </w:divBdr>
        </w:div>
        <w:div w:id="528252573">
          <w:marLeft w:val="640"/>
          <w:marRight w:val="0"/>
          <w:marTop w:val="0"/>
          <w:marBottom w:val="0"/>
          <w:divBdr>
            <w:top w:val="none" w:sz="0" w:space="0" w:color="auto"/>
            <w:left w:val="none" w:sz="0" w:space="0" w:color="auto"/>
            <w:bottom w:val="none" w:sz="0" w:space="0" w:color="auto"/>
            <w:right w:val="none" w:sz="0" w:space="0" w:color="auto"/>
          </w:divBdr>
        </w:div>
        <w:div w:id="2055882802">
          <w:marLeft w:val="640"/>
          <w:marRight w:val="0"/>
          <w:marTop w:val="0"/>
          <w:marBottom w:val="0"/>
          <w:divBdr>
            <w:top w:val="none" w:sz="0" w:space="0" w:color="auto"/>
            <w:left w:val="none" w:sz="0" w:space="0" w:color="auto"/>
            <w:bottom w:val="none" w:sz="0" w:space="0" w:color="auto"/>
            <w:right w:val="none" w:sz="0" w:space="0" w:color="auto"/>
          </w:divBdr>
        </w:div>
        <w:div w:id="924338340">
          <w:marLeft w:val="640"/>
          <w:marRight w:val="0"/>
          <w:marTop w:val="0"/>
          <w:marBottom w:val="0"/>
          <w:divBdr>
            <w:top w:val="none" w:sz="0" w:space="0" w:color="auto"/>
            <w:left w:val="none" w:sz="0" w:space="0" w:color="auto"/>
            <w:bottom w:val="none" w:sz="0" w:space="0" w:color="auto"/>
            <w:right w:val="none" w:sz="0" w:space="0" w:color="auto"/>
          </w:divBdr>
        </w:div>
        <w:div w:id="1616016927">
          <w:marLeft w:val="640"/>
          <w:marRight w:val="0"/>
          <w:marTop w:val="0"/>
          <w:marBottom w:val="0"/>
          <w:divBdr>
            <w:top w:val="none" w:sz="0" w:space="0" w:color="auto"/>
            <w:left w:val="none" w:sz="0" w:space="0" w:color="auto"/>
            <w:bottom w:val="none" w:sz="0" w:space="0" w:color="auto"/>
            <w:right w:val="none" w:sz="0" w:space="0" w:color="auto"/>
          </w:divBdr>
        </w:div>
        <w:div w:id="959804900">
          <w:marLeft w:val="640"/>
          <w:marRight w:val="0"/>
          <w:marTop w:val="0"/>
          <w:marBottom w:val="0"/>
          <w:divBdr>
            <w:top w:val="none" w:sz="0" w:space="0" w:color="auto"/>
            <w:left w:val="none" w:sz="0" w:space="0" w:color="auto"/>
            <w:bottom w:val="none" w:sz="0" w:space="0" w:color="auto"/>
            <w:right w:val="none" w:sz="0" w:space="0" w:color="auto"/>
          </w:divBdr>
        </w:div>
        <w:div w:id="1201669576">
          <w:marLeft w:val="640"/>
          <w:marRight w:val="0"/>
          <w:marTop w:val="0"/>
          <w:marBottom w:val="0"/>
          <w:divBdr>
            <w:top w:val="none" w:sz="0" w:space="0" w:color="auto"/>
            <w:left w:val="none" w:sz="0" w:space="0" w:color="auto"/>
            <w:bottom w:val="none" w:sz="0" w:space="0" w:color="auto"/>
            <w:right w:val="none" w:sz="0" w:space="0" w:color="auto"/>
          </w:divBdr>
        </w:div>
        <w:div w:id="1451977384">
          <w:marLeft w:val="640"/>
          <w:marRight w:val="0"/>
          <w:marTop w:val="0"/>
          <w:marBottom w:val="0"/>
          <w:divBdr>
            <w:top w:val="none" w:sz="0" w:space="0" w:color="auto"/>
            <w:left w:val="none" w:sz="0" w:space="0" w:color="auto"/>
            <w:bottom w:val="none" w:sz="0" w:space="0" w:color="auto"/>
            <w:right w:val="none" w:sz="0" w:space="0" w:color="auto"/>
          </w:divBdr>
        </w:div>
        <w:div w:id="1530802871">
          <w:marLeft w:val="640"/>
          <w:marRight w:val="0"/>
          <w:marTop w:val="0"/>
          <w:marBottom w:val="0"/>
          <w:divBdr>
            <w:top w:val="none" w:sz="0" w:space="0" w:color="auto"/>
            <w:left w:val="none" w:sz="0" w:space="0" w:color="auto"/>
            <w:bottom w:val="none" w:sz="0" w:space="0" w:color="auto"/>
            <w:right w:val="none" w:sz="0" w:space="0" w:color="auto"/>
          </w:divBdr>
        </w:div>
        <w:div w:id="1084955084">
          <w:marLeft w:val="640"/>
          <w:marRight w:val="0"/>
          <w:marTop w:val="0"/>
          <w:marBottom w:val="0"/>
          <w:divBdr>
            <w:top w:val="none" w:sz="0" w:space="0" w:color="auto"/>
            <w:left w:val="none" w:sz="0" w:space="0" w:color="auto"/>
            <w:bottom w:val="none" w:sz="0" w:space="0" w:color="auto"/>
            <w:right w:val="none" w:sz="0" w:space="0" w:color="auto"/>
          </w:divBdr>
        </w:div>
        <w:div w:id="870654291">
          <w:marLeft w:val="640"/>
          <w:marRight w:val="0"/>
          <w:marTop w:val="0"/>
          <w:marBottom w:val="0"/>
          <w:divBdr>
            <w:top w:val="none" w:sz="0" w:space="0" w:color="auto"/>
            <w:left w:val="none" w:sz="0" w:space="0" w:color="auto"/>
            <w:bottom w:val="none" w:sz="0" w:space="0" w:color="auto"/>
            <w:right w:val="none" w:sz="0" w:space="0" w:color="auto"/>
          </w:divBdr>
        </w:div>
        <w:div w:id="298154089">
          <w:marLeft w:val="640"/>
          <w:marRight w:val="0"/>
          <w:marTop w:val="0"/>
          <w:marBottom w:val="0"/>
          <w:divBdr>
            <w:top w:val="none" w:sz="0" w:space="0" w:color="auto"/>
            <w:left w:val="none" w:sz="0" w:space="0" w:color="auto"/>
            <w:bottom w:val="none" w:sz="0" w:space="0" w:color="auto"/>
            <w:right w:val="none" w:sz="0" w:space="0" w:color="auto"/>
          </w:divBdr>
        </w:div>
        <w:div w:id="265046789">
          <w:marLeft w:val="640"/>
          <w:marRight w:val="0"/>
          <w:marTop w:val="0"/>
          <w:marBottom w:val="0"/>
          <w:divBdr>
            <w:top w:val="none" w:sz="0" w:space="0" w:color="auto"/>
            <w:left w:val="none" w:sz="0" w:space="0" w:color="auto"/>
            <w:bottom w:val="none" w:sz="0" w:space="0" w:color="auto"/>
            <w:right w:val="none" w:sz="0" w:space="0" w:color="auto"/>
          </w:divBdr>
        </w:div>
        <w:div w:id="693045382">
          <w:marLeft w:val="640"/>
          <w:marRight w:val="0"/>
          <w:marTop w:val="0"/>
          <w:marBottom w:val="0"/>
          <w:divBdr>
            <w:top w:val="none" w:sz="0" w:space="0" w:color="auto"/>
            <w:left w:val="none" w:sz="0" w:space="0" w:color="auto"/>
            <w:bottom w:val="none" w:sz="0" w:space="0" w:color="auto"/>
            <w:right w:val="none" w:sz="0" w:space="0" w:color="auto"/>
          </w:divBdr>
        </w:div>
        <w:div w:id="1991516442">
          <w:marLeft w:val="640"/>
          <w:marRight w:val="0"/>
          <w:marTop w:val="0"/>
          <w:marBottom w:val="0"/>
          <w:divBdr>
            <w:top w:val="none" w:sz="0" w:space="0" w:color="auto"/>
            <w:left w:val="none" w:sz="0" w:space="0" w:color="auto"/>
            <w:bottom w:val="none" w:sz="0" w:space="0" w:color="auto"/>
            <w:right w:val="none" w:sz="0" w:space="0" w:color="auto"/>
          </w:divBdr>
        </w:div>
        <w:div w:id="73168585">
          <w:marLeft w:val="640"/>
          <w:marRight w:val="0"/>
          <w:marTop w:val="0"/>
          <w:marBottom w:val="0"/>
          <w:divBdr>
            <w:top w:val="none" w:sz="0" w:space="0" w:color="auto"/>
            <w:left w:val="none" w:sz="0" w:space="0" w:color="auto"/>
            <w:bottom w:val="none" w:sz="0" w:space="0" w:color="auto"/>
            <w:right w:val="none" w:sz="0" w:space="0" w:color="auto"/>
          </w:divBdr>
        </w:div>
        <w:div w:id="838354404">
          <w:marLeft w:val="640"/>
          <w:marRight w:val="0"/>
          <w:marTop w:val="0"/>
          <w:marBottom w:val="0"/>
          <w:divBdr>
            <w:top w:val="none" w:sz="0" w:space="0" w:color="auto"/>
            <w:left w:val="none" w:sz="0" w:space="0" w:color="auto"/>
            <w:bottom w:val="none" w:sz="0" w:space="0" w:color="auto"/>
            <w:right w:val="none" w:sz="0" w:space="0" w:color="auto"/>
          </w:divBdr>
        </w:div>
        <w:div w:id="1255553716">
          <w:marLeft w:val="640"/>
          <w:marRight w:val="0"/>
          <w:marTop w:val="0"/>
          <w:marBottom w:val="0"/>
          <w:divBdr>
            <w:top w:val="none" w:sz="0" w:space="0" w:color="auto"/>
            <w:left w:val="none" w:sz="0" w:space="0" w:color="auto"/>
            <w:bottom w:val="none" w:sz="0" w:space="0" w:color="auto"/>
            <w:right w:val="none" w:sz="0" w:space="0" w:color="auto"/>
          </w:divBdr>
        </w:div>
        <w:div w:id="487794675">
          <w:marLeft w:val="640"/>
          <w:marRight w:val="0"/>
          <w:marTop w:val="0"/>
          <w:marBottom w:val="0"/>
          <w:divBdr>
            <w:top w:val="none" w:sz="0" w:space="0" w:color="auto"/>
            <w:left w:val="none" w:sz="0" w:space="0" w:color="auto"/>
            <w:bottom w:val="none" w:sz="0" w:space="0" w:color="auto"/>
            <w:right w:val="none" w:sz="0" w:space="0" w:color="auto"/>
          </w:divBdr>
        </w:div>
        <w:div w:id="965353830">
          <w:marLeft w:val="640"/>
          <w:marRight w:val="0"/>
          <w:marTop w:val="0"/>
          <w:marBottom w:val="0"/>
          <w:divBdr>
            <w:top w:val="none" w:sz="0" w:space="0" w:color="auto"/>
            <w:left w:val="none" w:sz="0" w:space="0" w:color="auto"/>
            <w:bottom w:val="none" w:sz="0" w:space="0" w:color="auto"/>
            <w:right w:val="none" w:sz="0" w:space="0" w:color="auto"/>
          </w:divBdr>
        </w:div>
        <w:div w:id="1311595068">
          <w:marLeft w:val="640"/>
          <w:marRight w:val="0"/>
          <w:marTop w:val="0"/>
          <w:marBottom w:val="0"/>
          <w:divBdr>
            <w:top w:val="none" w:sz="0" w:space="0" w:color="auto"/>
            <w:left w:val="none" w:sz="0" w:space="0" w:color="auto"/>
            <w:bottom w:val="none" w:sz="0" w:space="0" w:color="auto"/>
            <w:right w:val="none" w:sz="0" w:space="0" w:color="auto"/>
          </w:divBdr>
        </w:div>
        <w:div w:id="1245408383">
          <w:marLeft w:val="640"/>
          <w:marRight w:val="0"/>
          <w:marTop w:val="0"/>
          <w:marBottom w:val="0"/>
          <w:divBdr>
            <w:top w:val="none" w:sz="0" w:space="0" w:color="auto"/>
            <w:left w:val="none" w:sz="0" w:space="0" w:color="auto"/>
            <w:bottom w:val="none" w:sz="0" w:space="0" w:color="auto"/>
            <w:right w:val="none" w:sz="0" w:space="0" w:color="auto"/>
          </w:divBdr>
        </w:div>
        <w:div w:id="1670794902">
          <w:marLeft w:val="640"/>
          <w:marRight w:val="0"/>
          <w:marTop w:val="0"/>
          <w:marBottom w:val="0"/>
          <w:divBdr>
            <w:top w:val="none" w:sz="0" w:space="0" w:color="auto"/>
            <w:left w:val="none" w:sz="0" w:space="0" w:color="auto"/>
            <w:bottom w:val="none" w:sz="0" w:space="0" w:color="auto"/>
            <w:right w:val="none" w:sz="0" w:space="0" w:color="auto"/>
          </w:divBdr>
        </w:div>
        <w:div w:id="1673216180">
          <w:marLeft w:val="640"/>
          <w:marRight w:val="0"/>
          <w:marTop w:val="0"/>
          <w:marBottom w:val="0"/>
          <w:divBdr>
            <w:top w:val="none" w:sz="0" w:space="0" w:color="auto"/>
            <w:left w:val="none" w:sz="0" w:space="0" w:color="auto"/>
            <w:bottom w:val="none" w:sz="0" w:space="0" w:color="auto"/>
            <w:right w:val="none" w:sz="0" w:space="0" w:color="auto"/>
          </w:divBdr>
        </w:div>
      </w:divsChild>
    </w:div>
    <w:div w:id="1365062648">
      <w:bodyDiv w:val="1"/>
      <w:marLeft w:val="0"/>
      <w:marRight w:val="0"/>
      <w:marTop w:val="0"/>
      <w:marBottom w:val="0"/>
      <w:divBdr>
        <w:top w:val="none" w:sz="0" w:space="0" w:color="auto"/>
        <w:left w:val="none" w:sz="0" w:space="0" w:color="auto"/>
        <w:bottom w:val="none" w:sz="0" w:space="0" w:color="auto"/>
        <w:right w:val="none" w:sz="0" w:space="0" w:color="auto"/>
      </w:divBdr>
      <w:divsChild>
        <w:div w:id="1729063703">
          <w:marLeft w:val="640"/>
          <w:marRight w:val="0"/>
          <w:marTop w:val="0"/>
          <w:marBottom w:val="0"/>
          <w:divBdr>
            <w:top w:val="none" w:sz="0" w:space="0" w:color="auto"/>
            <w:left w:val="none" w:sz="0" w:space="0" w:color="auto"/>
            <w:bottom w:val="none" w:sz="0" w:space="0" w:color="auto"/>
            <w:right w:val="none" w:sz="0" w:space="0" w:color="auto"/>
          </w:divBdr>
        </w:div>
        <w:div w:id="39283960">
          <w:marLeft w:val="640"/>
          <w:marRight w:val="0"/>
          <w:marTop w:val="0"/>
          <w:marBottom w:val="0"/>
          <w:divBdr>
            <w:top w:val="none" w:sz="0" w:space="0" w:color="auto"/>
            <w:left w:val="none" w:sz="0" w:space="0" w:color="auto"/>
            <w:bottom w:val="none" w:sz="0" w:space="0" w:color="auto"/>
            <w:right w:val="none" w:sz="0" w:space="0" w:color="auto"/>
          </w:divBdr>
        </w:div>
        <w:div w:id="103353903">
          <w:marLeft w:val="640"/>
          <w:marRight w:val="0"/>
          <w:marTop w:val="0"/>
          <w:marBottom w:val="0"/>
          <w:divBdr>
            <w:top w:val="none" w:sz="0" w:space="0" w:color="auto"/>
            <w:left w:val="none" w:sz="0" w:space="0" w:color="auto"/>
            <w:bottom w:val="none" w:sz="0" w:space="0" w:color="auto"/>
            <w:right w:val="none" w:sz="0" w:space="0" w:color="auto"/>
          </w:divBdr>
        </w:div>
        <w:div w:id="493649322">
          <w:marLeft w:val="640"/>
          <w:marRight w:val="0"/>
          <w:marTop w:val="0"/>
          <w:marBottom w:val="0"/>
          <w:divBdr>
            <w:top w:val="none" w:sz="0" w:space="0" w:color="auto"/>
            <w:left w:val="none" w:sz="0" w:space="0" w:color="auto"/>
            <w:bottom w:val="none" w:sz="0" w:space="0" w:color="auto"/>
            <w:right w:val="none" w:sz="0" w:space="0" w:color="auto"/>
          </w:divBdr>
        </w:div>
        <w:div w:id="223420765">
          <w:marLeft w:val="640"/>
          <w:marRight w:val="0"/>
          <w:marTop w:val="0"/>
          <w:marBottom w:val="0"/>
          <w:divBdr>
            <w:top w:val="none" w:sz="0" w:space="0" w:color="auto"/>
            <w:left w:val="none" w:sz="0" w:space="0" w:color="auto"/>
            <w:bottom w:val="none" w:sz="0" w:space="0" w:color="auto"/>
            <w:right w:val="none" w:sz="0" w:space="0" w:color="auto"/>
          </w:divBdr>
        </w:div>
        <w:div w:id="2055304772">
          <w:marLeft w:val="640"/>
          <w:marRight w:val="0"/>
          <w:marTop w:val="0"/>
          <w:marBottom w:val="0"/>
          <w:divBdr>
            <w:top w:val="none" w:sz="0" w:space="0" w:color="auto"/>
            <w:left w:val="none" w:sz="0" w:space="0" w:color="auto"/>
            <w:bottom w:val="none" w:sz="0" w:space="0" w:color="auto"/>
            <w:right w:val="none" w:sz="0" w:space="0" w:color="auto"/>
          </w:divBdr>
        </w:div>
        <w:div w:id="1153838869">
          <w:marLeft w:val="640"/>
          <w:marRight w:val="0"/>
          <w:marTop w:val="0"/>
          <w:marBottom w:val="0"/>
          <w:divBdr>
            <w:top w:val="none" w:sz="0" w:space="0" w:color="auto"/>
            <w:left w:val="none" w:sz="0" w:space="0" w:color="auto"/>
            <w:bottom w:val="none" w:sz="0" w:space="0" w:color="auto"/>
            <w:right w:val="none" w:sz="0" w:space="0" w:color="auto"/>
          </w:divBdr>
        </w:div>
        <w:div w:id="1281229212">
          <w:marLeft w:val="640"/>
          <w:marRight w:val="0"/>
          <w:marTop w:val="0"/>
          <w:marBottom w:val="0"/>
          <w:divBdr>
            <w:top w:val="none" w:sz="0" w:space="0" w:color="auto"/>
            <w:left w:val="none" w:sz="0" w:space="0" w:color="auto"/>
            <w:bottom w:val="none" w:sz="0" w:space="0" w:color="auto"/>
            <w:right w:val="none" w:sz="0" w:space="0" w:color="auto"/>
          </w:divBdr>
        </w:div>
        <w:div w:id="1291011656">
          <w:marLeft w:val="640"/>
          <w:marRight w:val="0"/>
          <w:marTop w:val="0"/>
          <w:marBottom w:val="0"/>
          <w:divBdr>
            <w:top w:val="none" w:sz="0" w:space="0" w:color="auto"/>
            <w:left w:val="none" w:sz="0" w:space="0" w:color="auto"/>
            <w:bottom w:val="none" w:sz="0" w:space="0" w:color="auto"/>
            <w:right w:val="none" w:sz="0" w:space="0" w:color="auto"/>
          </w:divBdr>
        </w:div>
        <w:div w:id="1540825002">
          <w:marLeft w:val="640"/>
          <w:marRight w:val="0"/>
          <w:marTop w:val="0"/>
          <w:marBottom w:val="0"/>
          <w:divBdr>
            <w:top w:val="none" w:sz="0" w:space="0" w:color="auto"/>
            <w:left w:val="none" w:sz="0" w:space="0" w:color="auto"/>
            <w:bottom w:val="none" w:sz="0" w:space="0" w:color="auto"/>
            <w:right w:val="none" w:sz="0" w:space="0" w:color="auto"/>
          </w:divBdr>
        </w:div>
        <w:div w:id="1567031817">
          <w:marLeft w:val="640"/>
          <w:marRight w:val="0"/>
          <w:marTop w:val="0"/>
          <w:marBottom w:val="0"/>
          <w:divBdr>
            <w:top w:val="none" w:sz="0" w:space="0" w:color="auto"/>
            <w:left w:val="none" w:sz="0" w:space="0" w:color="auto"/>
            <w:bottom w:val="none" w:sz="0" w:space="0" w:color="auto"/>
            <w:right w:val="none" w:sz="0" w:space="0" w:color="auto"/>
          </w:divBdr>
        </w:div>
        <w:div w:id="386219363">
          <w:marLeft w:val="640"/>
          <w:marRight w:val="0"/>
          <w:marTop w:val="0"/>
          <w:marBottom w:val="0"/>
          <w:divBdr>
            <w:top w:val="none" w:sz="0" w:space="0" w:color="auto"/>
            <w:left w:val="none" w:sz="0" w:space="0" w:color="auto"/>
            <w:bottom w:val="none" w:sz="0" w:space="0" w:color="auto"/>
            <w:right w:val="none" w:sz="0" w:space="0" w:color="auto"/>
          </w:divBdr>
        </w:div>
        <w:div w:id="492185941">
          <w:marLeft w:val="640"/>
          <w:marRight w:val="0"/>
          <w:marTop w:val="0"/>
          <w:marBottom w:val="0"/>
          <w:divBdr>
            <w:top w:val="none" w:sz="0" w:space="0" w:color="auto"/>
            <w:left w:val="none" w:sz="0" w:space="0" w:color="auto"/>
            <w:bottom w:val="none" w:sz="0" w:space="0" w:color="auto"/>
            <w:right w:val="none" w:sz="0" w:space="0" w:color="auto"/>
          </w:divBdr>
        </w:div>
        <w:div w:id="771511017">
          <w:marLeft w:val="640"/>
          <w:marRight w:val="0"/>
          <w:marTop w:val="0"/>
          <w:marBottom w:val="0"/>
          <w:divBdr>
            <w:top w:val="none" w:sz="0" w:space="0" w:color="auto"/>
            <w:left w:val="none" w:sz="0" w:space="0" w:color="auto"/>
            <w:bottom w:val="none" w:sz="0" w:space="0" w:color="auto"/>
            <w:right w:val="none" w:sz="0" w:space="0" w:color="auto"/>
          </w:divBdr>
        </w:div>
        <w:div w:id="1605456815">
          <w:marLeft w:val="640"/>
          <w:marRight w:val="0"/>
          <w:marTop w:val="0"/>
          <w:marBottom w:val="0"/>
          <w:divBdr>
            <w:top w:val="none" w:sz="0" w:space="0" w:color="auto"/>
            <w:left w:val="none" w:sz="0" w:space="0" w:color="auto"/>
            <w:bottom w:val="none" w:sz="0" w:space="0" w:color="auto"/>
            <w:right w:val="none" w:sz="0" w:space="0" w:color="auto"/>
          </w:divBdr>
        </w:div>
        <w:div w:id="1853645382">
          <w:marLeft w:val="640"/>
          <w:marRight w:val="0"/>
          <w:marTop w:val="0"/>
          <w:marBottom w:val="0"/>
          <w:divBdr>
            <w:top w:val="none" w:sz="0" w:space="0" w:color="auto"/>
            <w:left w:val="none" w:sz="0" w:space="0" w:color="auto"/>
            <w:bottom w:val="none" w:sz="0" w:space="0" w:color="auto"/>
            <w:right w:val="none" w:sz="0" w:space="0" w:color="auto"/>
          </w:divBdr>
        </w:div>
        <w:div w:id="865406315">
          <w:marLeft w:val="640"/>
          <w:marRight w:val="0"/>
          <w:marTop w:val="0"/>
          <w:marBottom w:val="0"/>
          <w:divBdr>
            <w:top w:val="none" w:sz="0" w:space="0" w:color="auto"/>
            <w:left w:val="none" w:sz="0" w:space="0" w:color="auto"/>
            <w:bottom w:val="none" w:sz="0" w:space="0" w:color="auto"/>
            <w:right w:val="none" w:sz="0" w:space="0" w:color="auto"/>
          </w:divBdr>
        </w:div>
        <w:div w:id="1132093003">
          <w:marLeft w:val="640"/>
          <w:marRight w:val="0"/>
          <w:marTop w:val="0"/>
          <w:marBottom w:val="0"/>
          <w:divBdr>
            <w:top w:val="none" w:sz="0" w:space="0" w:color="auto"/>
            <w:left w:val="none" w:sz="0" w:space="0" w:color="auto"/>
            <w:bottom w:val="none" w:sz="0" w:space="0" w:color="auto"/>
            <w:right w:val="none" w:sz="0" w:space="0" w:color="auto"/>
          </w:divBdr>
        </w:div>
        <w:div w:id="216089854">
          <w:marLeft w:val="640"/>
          <w:marRight w:val="0"/>
          <w:marTop w:val="0"/>
          <w:marBottom w:val="0"/>
          <w:divBdr>
            <w:top w:val="none" w:sz="0" w:space="0" w:color="auto"/>
            <w:left w:val="none" w:sz="0" w:space="0" w:color="auto"/>
            <w:bottom w:val="none" w:sz="0" w:space="0" w:color="auto"/>
            <w:right w:val="none" w:sz="0" w:space="0" w:color="auto"/>
          </w:divBdr>
        </w:div>
        <w:div w:id="1903835101">
          <w:marLeft w:val="640"/>
          <w:marRight w:val="0"/>
          <w:marTop w:val="0"/>
          <w:marBottom w:val="0"/>
          <w:divBdr>
            <w:top w:val="none" w:sz="0" w:space="0" w:color="auto"/>
            <w:left w:val="none" w:sz="0" w:space="0" w:color="auto"/>
            <w:bottom w:val="none" w:sz="0" w:space="0" w:color="auto"/>
            <w:right w:val="none" w:sz="0" w:space="0" w:color="auto"/>
          </w:divBdr>
        </w:div>
        <w:div w:id="521629242">
          <w:marLeft w:val="640"/>
          <w:marRight w:val="0"/>
          <w:marTop w:val="0"/>
          <w:marBottom w:val="0"/>
          <w:divBdr>
            <w:top w:val="none" w:sz="0" w:space="0" w:color="auto"/>
            <w:left w:val="none" w:sz="0" w:space="0" w:color="auto"/>
            <w:bottom w:val="none" w:sz="0" w:space="0" w:color="auto"/>
            <w:right w:val="none" w:sz="0" w:space="0" w:color="auto"/>
          </w:divBdr>
        </w:div>
        <w:div w:id="1405176031">
          <w:marLeft w:val="640"/>
          <w:marRight w:val="0"/>
          <w:marTop w:val="0"/>
          <w:marBottom w:val="0"/>
          <w:divBdr>
            <w:top w:val="none" w:sz="0" w:space="0" w:color="auto"/>
            <w:left w:val="none" w:sz="0" w:space="0" w:color="auto"/>
            <w:bottom w:val="none" w:sz="0" w:space="0" w:color="auto"/>
            <w:right w:val="none" w:sz="0" w:space="0" w:color="auto"/>
          </w:divBdr>
        </w:div>
        <w:div w:id="1106579249">
          <w:marLeft w:val="640"/>
          <w:marRight w:val="0"/>
          <w:marTop w:val="0"/>
          <w:marBottom w:val="0"/>
          <w:divBdr>
            <w:top w:val="none" w:sz="0" w:space="0" w:color="auto"/>
            <w:left w:val="none" w:sz="0" w:space="0" w:color="auto"/>
            <w:bottom w:val="none" w:sz="0" w:space="0" w:color="auto"/>
            <w:right w:val="none" w:sz="0" w:space="0" w:color="auto"/>
          </w:divBdr>
        </w:div>
        <w:div w:id="1739550777">
          <w:marLeft w:val="640"/>
          <w:marRight w:val="0"/>
          <w:marTop w:val="0"/>
          <w:marBottom w:val="0"/>
          <w:divBdr>
            <w:top w:val="none" w:sz="0" w:space="0" w:color="auto"/>
            <w:left w:val="none" w:sz="0" w:space="0" w:color="auto"/>
            <w:bottom w:val="none" w:sz="0" w:space="0" w:color="auto"/>
            <w:right w:val="none" w:sz="0" w:space="0" w:color="auto"/>
          </w:divBdr>
        </w:div>
        <w:div w:id="1477071378">
          <w:marLeft w:val="640"/>
          <w:marRight w:val="0"/>
          <w:marTop w:val="0"/>
          <w:marBottom w:val="0"/>
          <w:divBdr>
            <w:top w:val="none" w:sz="0" w:space="0" w:color="auto"/>
            <w:left w:val="none" w:sz="0" w:space="0" w:color="auto"/>
            <w:bottom w:val="none" w:sz="0" w:space="0" w:color="auto"/>
            <w:right w:val="none" w:sz="0" w:space="0" w:color="auto"/>
          </w:divBdr>
        </w:div>
        <w:div w:id="173614566">
          <w:marLeft w:val="640"/>
          <w:marRight w:val="0"/>
          <w:marTop w:val="0"/>
          <w:marBottom w:val="0"/>
          <w:divBdr>
            <w:top w:val="none" w:sz="0" w:space="0" w:color="auto"/>
            <w:left w:val="none" w:sz="0" w:space="0" w:color="auto"/>
            <w:bottom w:val="none" w:sz="0" w:space="0" w:color="auto"/>
            <w:right w:val="none" w:sz="0" w:space="0" w:color="auto"/>
          </w:divBdr>
        </w:div>
        <w:div w:id="1904825490">
          <w:marLeft w:val="640"/>
          <w:marRight w:val="0"/>
          <w:marTop w:val="0"/>
          <w:marBottom w:val="0"/>
          <w:divBdr>
            <w:top w:val="none" w:sz="0" w:space="0" w:color="auto"/>
            <w:left w:val="none" w:sz="0" w:space="0" w:color="auto"/>
            <w:bottom w:val="none" w:sz="0" w:space="0" w:color="auto"/>
            <w:right w:val="none" w:sz="0" w:space="0" w:color="auto"/>
          </w:divBdr>
        </w:div>
        <w:div w:id="2013023231">
          <w:marLeft w:val="640"/>
          <w:marRight w:val="0"/>
          <w:marTop w:val="0"/>
          <w:marBottom w:val="0"/>
          <w:divBdr>
            <w:top w:val="none" w:sz="0" w:space="0" w:color="auto"/>
            <w:left w:val="none" w:sz="0" w:space="0" w:color="auto"/>
            <w:bottom w:val="none" w:sz="0" w:space="0" w:color="auto"/>
            <w:right w:val="none" w:sz="0" w:space="0" w:color="auto"/>
          </w:divBdr>
        </w:div>
        <w:div w:id="142047132">
          <w:marLeft w:val="640"/>
          <w:marRight w:val="0"/>
          <w:marTop w:val="0"/>
          <w:marBottom w:val="0"/>
          <w:divBdr>
            <w:top w:val="none" w:sz="0" w:space="0" w:color="auto"/>
            <w:left w:val="none" w:sz="0" w:space="0" w:color="auto"/>
            <w:bottom w:val="none" w:sz="0" w:space="0" w:color="auto"/>
            <w:right w:val="none" w:sz="0" w:space="0" w:color="auto"/>
          </w:divBdr>
        </w:div>
        <w:div w:id="1512337888">
          <w:marLeft w:val="640"/>
          <w:marRight w:val="0"/>
          <w:marTop w:val="0"/>
          <w:marBottom w:val="0"/>
          <w:divBdr>
            <w:top w:val="none" w:sz="0" w:space="0" w:color="auto"/>
            <w:left w:val="none" w:sz="0" w:space="0" w:color="auto"/>
            <w:bottom w:val="none" w:sz="0" w:space="0" w:color="auto"/>
            <w:right w:val="none" w:sz="0" w:space="0" w:color="auto"/>
          </w:divBdr>
        </w:div>
        <w:div w:id="1218010427">
          <w:marLeft w:val="640"/>
          <w:marRight w:val="0"/>
          <w:marTop w:val="0"/>
          <w:marBottom w:val="0"/>
          <w:divBdr>
            <w:top w:val="none" w:sz="0" w:space="0" w:color="auto"/>
            <w:left w:val="none" w:sz="0" w:space="0" w:color="auto"/>
            <w:bottom w:val="none" w:sz="0" w:space="0" w:color="auto"/>
            <w:right w:val="none" w:sz="0" w:space="0" w:color="auto"/>
          </w:divBdr>
        </w:div>
        <w:div w:id="1136681003">
          <w:marLeft w:val="640"/>
          <w:marRight w:val="0"/>
          <w:marTop w:val="0"/>
          <w:marBottom w:val="0"/>
          <w:divBdr>
            <w:top w:val="none" w:sz="0" w:space="0" w:color="auto"/>
            <w:left w:val="none" w:sz="0" w:space="0" w:color="auto"/>
            <w:bottom w:val="none" w:sz="0" w:space="0" w:color="auto"/>
            <w:right w:val="none" w:sz="0" w:space="0" w:color="auto"/>
          </w:divBdr>
        </w:div>
        <w:div w:id="136261553">
          <w:marLeft w:val="640"/>
          <w:marRight w:val="0"/>
          <w:marTop w:val="0"/>
          <w:marBottom w:val="0"/>
          <w:divBdr>
            <w:top w:val="none" w:sz="0" w:space="0" w:color="auto"/>
            <w:left w:val="none" w:sz="0" w:space="0" w:color="auto"/>
            <w:bottom w:val="none" w:sz="0" w:space="0" w:color="auto"/>
            <w:right w:val="none" w:sz="0" w:space="0" w:color="auto"/>
          </w:divBdr>
        </w:div>
        <w:div w:id="612368608">
          <w:marLeft w:val="640"/>
          <w:marRight w:val="0"/>
          <w:marTop w:val="0"/>
          <w:marBottom w:val="0"/>
          <w:divBdr>
            <w:top w:val="none" w:sz="0" w:space="0" w:color="auto"/>
            <w:left w:val="none" w:sz="0" w:space="0" w:color="auto"/>
            <w:bottom w:val="none" w:sz="0" w:space="0" w:color="auto"/>
            <w:right w:val="none" w:sz="0" w:space="0" w:color="auto"/>
          </w:divBdr>
        </w:div>
        <w:div w:id="576476935">
          <w:marLeft w:val="640"/>
          <w:marRight w:val="0"/>
          <w:marTop w:val="0"/>
          <w:marBottom w:val="0"/>
          <w:divBdr>
            <w:top w:val="none" w:sz="0" w:space="0" w:color="auto"/>
            <w:left w:val="none" w:sz="0" w:space="0" w:color="auto"/>
            <w:bottom w:val="none" w:sz="0" w:space="0" w:color="auto"/>
            <w:right w:val="none" w:sz="0" w:space="0" w:color="auto"/>
          </w:divBdr>
        </w:div>
        <w:div w:id="971208879">
          <w:marLeft w:val="640"/>
          <w:marRight w:val="0"/>
          <w:marTop w:val="0"/>
          <w:marBottom w:val="0"/>
          <w:divBdr>
            <w:top w:val="none" w:sz="0" w:space="0" w:color="auto"/>
            <w:left w:val="none" w:sz="0" w:space="0" w:color="auto"/>
            <w:bottom w:val="none" w:sz="0" w:space="0" w:color="auto"/>
            <w:right w:val="none" w:sz="0" w:space="0" w:color="auto"/>
          </w:divBdr>
        </w:div>
        <w:div w:id="103886378">
          <w:marLeft w:val="640"/>
          <w:marRight w:val="0"/>
          <w:marTop w:val="0"/>
          <w:marBottom w:val="0"/>
          <w:divBdr>
            <w:top w:val="none" w:sz="0" w:space="0" w:color="auto"/>
            <w:left w:val="none" w:sz="0" w:space="0" w:color="auto"/>
            <w:bottom w:val="none" w:sz="0" w:space="0" w:color="auto"/>
            <w:right w:val="none" w:sz="0" w:space="0" w:color="auto"/>
          </w:divBdr>
        </w:div>
        <w:div w:id="72633322">
          <w:marLeft w:val="640"/>
          <w:marRight w:val="0"/>
          <w:marTop w:val="0"/>
          <w:marBottom w:val="0"/>
          <w:divBdr>
            <w:top w:val="none" w:sz="0" w:space="0" w:color="auto"/>
            <w:left w:val="none" w:sz="0" w:space="0" w:color="auto"/>
            <w:bottom w:val="none" w:sz="0" w:space="0" w:color="auto"/>
            <w:right w:val="none" w:sz="0" w:space="0" w:color="auto"/>
          </w:divBdr>
        </w:div>
        <w:div w:id="1730373874">
          <w:marLeft w:val="640"/>
          <w:marRight w:val="0"/>
          <w:marTop w:val="0"/>
          <w:marBottom w:val="0"/>
          <w:divBdr>
            <w:top w:val="none" w:sz="0" w:space="0" w:color="auto"/>
            <w:left w:val="none" w:sz="0" w:space="0" w:color="auto"/>
            <w:bottom w:val="none" w:sz="0" w:space="0" w:color="auto"/>
            <w:right w:val="none" w:sz="0" w:space="0" w:color="auto"/>
          </w:divBdr>
        </w:div>
        <w:div w:id="1142385894">
          <w:marLeft w:val="640"/>
          <w:marRight w:val="0"/>
          <w:marTop w:val="0"/>
          <w:marBottom w:val="0"/>
          <w:divBdr>
            <w:top w:val="none" w:sz="0" w:space="0" w:color="auto"/>
            <w:left w:val="none" w:sz="0" w:space="0" w:color="auto"/>
            <w:bottom w:val="none" w:sz="0" w:space="0" w:color="auto"/>
            <w:right w:val="none" w:sz="0" w:space="0" w:color="auto"/>
          </w:divBdr>
        </w:div>
        <w:div w:id="1486052093">
          <w:marLeft w:val="640"/>
          <w:marRight w:val="0"/>
          <w:marTop w:val="0"/>
          <w:marBottom w:val="0"/>
          <w:divBdr>
            <w:top w:val="none" w:sz="0" w:space="0" w:color="auto"/>
            <w:left w:val="none" w:sz="0" w:space="0" w:color="auto"/>
            <w:bottom w:val="none" w:sz="0" w:space="0" w:color="auto"/>
            <w:right w:val="none" w:sz="0" w:space="0" w:color="auto"/>
          </w:divBdr>
        </w:div>
        <w:div w:id="1143623193">
          <w:marLeft w:val="640"/>
          <w:marRight w:val="0"/>
          <w:marTop w:val="0"/>
          <w:marBottom w:val="0"/>
          <w:divBdr>
            <w:top w:val="none" w:sz="0" w:space="0" w:color="auto"/>
            <w:left w:val="none" w:sz="0" w:space="0" w:color="auto"/>
            <w:bottom w:val="none" w:sz="0" w:space="0" w:color="auto"/>
            <w:right w:val="none" w:sz="0" w:space="0" w:color="auto"/>
          </w:divBdr>
        </w:div>
        <w:div w:id="1157377187">
          <w:marLeft w:val="640"/>
          <w:marRight w:val="0"/>
          <w:marTop w:val="0"/>
          <w:marBottom w:val="0"/>
          <w:divBdr>
            <w:top w:val="none" w:sz="0" w:space="0" w:color="auto"/>
            <w:left w:val="none" w:sz="0" w:space="0" w:color="auto"/>
            <w:bottom w:val="none" w:sz="0" w:space="0" w:color="auto"/>
            <w:right w:val="none" w:sz="0" w:space="0" w:color="auto"/>
          </w:divBdr>
        </w:div>
        <w:div w:id="41559392">
          <w:marLeft w:val="640"/>
          <w:marRight w:val="0"/>
          <w:marTop w:val="0"/>
          <w:marBottom w:val="0"/>
          <w:divBdr>
            <w:top w:val="none" w:sz="0" w:space="0" w:color="auto"/>
            <w:left w:val="none" w:sz="0" w:space="0" w:color="auto"/>
            <w:bottom w:val="none" w:sz="0" w:space="0" w:color="auto"/>
            <w:right w:val="none" w:sz="0" w:space="0" w:color="auto"/>
          </w:divBdr>
        </w:div>
        <w:div w:id="1464344904">
          <w:marLeft w:val="640"/>
          <w:marRight w:val="0"/>
          <w:marTop w:val="0"/>
          <w:marBottom w:val="0"/>
          <w:divBdr>
            <w:top w:val="none" w:sz="0" w:space="0" w:color="auto"/>
            <w:left w:val="none" w:sz="0" w:space="0" w:color="auto"/>
            <w:bottom w:val="none" w:sz="0" w:space="0" w:color="auto"/>
            <w:right w:val="none" w:sz="0" w:space="0" w:color="auto"/>
          </w:divBdr>
        </w:div>
        <w:div w:id="1672878117">
          <w:marLeft w:val="640"/>
          <w:marRight w:val="0"/>
          <w:marTop w:val="0"/>
          <w:marBottom w:val="0"/>
          <w:divBdr>
            <w:top w:val="none" w:sz="0" w:space="0" w:color="auto"/>
            <w:left w:val="none" w:sz="0" w:space="0" w:color="auto"/>
            <w:bottom w:val="none" w:sz="0" w:space="0" w:color="auto"/>
            <w:right w:val="none" w:sz="0" w:space="0" w:color="auto"/>
          </w:divBdr>
        </w:div>
        <w:div w:id="1248269409">
          <w:marLeft w:val="640"/>
          <w:marRight w:val="0"/>
          <w:marTop w:val="0"/>
          <w:marBottom w:val="0"/>
          <w:divBdr>
            <w:top w:val="none" w:sz="0" w:space="0" w:color="auto"/>
            <w:left w:val="none" w:sz="0" w:space="0" w:color="auto"/>
            <w:bottom w:val="none" w:sz="0" w:space="0" w:color="auto"/>
            <w:right w:val="none" w:sz="0" w:space="0" w:color="auto"/>
          </w:divBdr>
        </w:div>
        <w:div w:id="1499423445">
          <w:marLeft w:val="640"/>
          <w:marRight w:val="0"/>
          <w:marTop w:val="0"/>
          <w:marBottom w:val="0"/>
          <w:divBdr>
            <w:top w:val="none" w:sz="0" w:space="0" w:color="auto"/>
            <w:left w:val="none" w:sz="0" w:space="0" w:color="auto"/>
            <w:bottom w:val="none" w:sz="0" w:space="0" w:color="auto"/>
            <w:right w:val="none" w:sz="0" w:space="0" w:color="auto"/>
          </w:divBdr>
        </w:div>
        <w:div w:id="864098444">
          <w:marLeft w:val="640"/>
          <w:marRight w:val="0"/>
          <w:marTop w:val="0"/>
          <w:marBottom w:val="0"/>
          <w:divBdr>
            <w:top w:val="none" w:sz="0" w:space="0" w:color="auto"/>
            <w:left w:val="none" w:sz="0" w:space="0" w:color="auto"/>
            <w:bottom w:val="none" w:sz="0" w:space="0" w:color="auto"/>
            <w:right w:val="none" w:sz="0" w:space="0" w:color="auto"/>
          </w:divBdr>
        </w:div>
        <w:div w:id="1026903806">
          <w:marLeft w:val="640"/>
          <w:marRight w:val="0"/>
          <w:marTop w:val="0"/>
          <w:marBottom w:val="0"/>
          <w:divBdr>
            <w:top w:val="none" w:sz="0" w:space="0" w:color="auto"/>
            <w:left w:val="none" w:sz="0" w:space="0" w:color="auto"/>
            <w:bottom w:val="none" w:sz="0" w:space="0" w:color="auto"/>
            <w:right w:val="none" w:sz="0" w:space="0" w:color="auto"/>
          </w:divBdr>
        </w:div>
        <w:div w:id="62872167">
          <w:marLeft w:val="640"/>
          <w:marRight w:val="0"/>
          <w:marTop w:val="0"/>
          <w:marBottom w:val="0"/>
          <w:divBdr>
            <w:top w:val="none" w:sz="0" w:space="0" w:color="auto"/>
            <w:left w:val="none" w:sz="0" w:space="0" w:color="auto"/>
            <w:bottom w:val="none" w:sz="0" w:space="0" w:color="auto"/>
            <w:right w:val="none" w:sz="0" w:space="0" w:color="auto"/>
          </w:divBdr>
        </w:div>
        <w:div w:id="1073967462">
          <w:marLeft w:val="640"/>
          <w:marRight w:val="0"/>
          <w:marTop w:val="0"/>
          <w:marBottom w:val="0"/>
          <w:divBdr>
            <w:top w:val="none" w:sz="0" w:space="0" w:color="auto"/>
            <w:left w:val="none" w:sz="0" w:space="0" w:color="auto"/>
            <w:bottom w:val="none" w:sz="0" w:space="0" w:color="auto"/>
            <w:right w:val="none" w:sz="0" w:space="0" w:color="auto"/>
          </w:divBdr>
        </w:div>
        <w:div w:id="2089843255">
          <w:marLeft w:val="640"/>
          <w:marRight w:val="0"/>
          <w:marTop w:val="0"/>
          <w:marBottom w:val="0"/>
          <w:divBdr>
            <w:top w:val="none" w:sz="0" w:space="0" w:color="auto"/>
            <w:left w:val="none" w:sz="0" w:space="0" w:color="auto"/>
            <w:bottom w:val="none" w:sz="0" w:space="0" w:color="auto"/>
            <w:right w:val="none" w:sz="0" w:space="0" w:color="auto"/>
          </w:divBdr>
        </w:div>
        <w:div w:id="1327586260">
          <w:marLeft w:val="640"/>
          <w:marRight w:val="0"/>
          <w:marTop w:val="0"/>
          <w:marBottom w:val="0"/>
          <w:divBdr>
            <w:top w:val="none" w:sz="0" w:space="0" w:color="auto"/>
            <w:left w:val="none" w:sz="0" w:space="0" w:color="auto"/>
            <w:bottom w:val="none" w:sz="0" w:space="0" w:color="auto"/>
            <w:right w:val="none" w:sz="0" w:space="0" w:color="auto"/>
          </w:divBdr>
        </w:div>
        <w:div w:id="1824850540">
          <w:marLeft w:val="640"/>
          <w:marRight w:val="0"/>
          <w:marTop w:val="0"/>
          <w:marBottom w:val="0"/>
          <w:divBdr>
            <w:top w:val="none" w:sz="0" w:space="0" w:color="auto"/>
            <w:left w:val="none" w:sz="0" w:space="0" w:color="auto"/>
            <w:bottom w:val="none" w:sz="0" w:space="0" w:color="auto"/>
            <w:right w:val="none" w:sz="0" w:space="0" w:color="auto"/>
          </w:divBdr>
        </w:div>
        <w:div w:id="1847550844">
          <w:marLeft w:val="640"/>
          <w:marRight w:val="0"/>
          <w:marTop w:val="0"/>
          <w:marBottom w:val="0"/>
          <w:divBdr>
            <w:top w:val="none" w:sz="0" w:space="0" w:color="auto"/>
            <w:left w:val="none" w:sz="0" w:space="0" w:color="auto"/>
            <w:bottom w:val="none" w:sz="0" w:space="0" w:color="auto"/>
            <w:right w:val="none" w:sz="0" w:space="0" w:color="auto"/>
          </w:divBdr>
        </w:div>
        <w:div w:id="738288065">
          <w:marLeft w:val="640"/>
          <w:marRight w:val="0"/>
          <w:marTop w:val="0"/>
          <w:marBottom w:val="0"/>
          <w:divBdr>
            <w:top w:val="none" w:sz="0" w:space="0" w:color="auto"/>
            <w:left w:val="none" w:sz="0" w:space="0" w:color="auto"/>
            <w:bottom w:val="none" w:sz="0" w:space="0" w:color="auto"/>
            <w:right w:val="none" w:sz="0" w:space="0" w:color="auto"/>
          </w:divBdr>
        </w:div>
        <w:div w:id="1547529522">
          <w:marLeft w:val="640"/>
          <w:marRight w:val="0"/>
          <w:marTop w:val="0"/>
          <w:marBottom w:val="0"/>
          <w:divBdr>
            <w:top w:val="none" w:sz="0" w:space="0" w:color="auto"/>
            <w:left w:val="none" w:sz="0" w:space="0" w:color="auto"/>
            <w:bottom w:val="none" w:sz="0" w:space="0" w:color="auto"/>
            <w:right w:val="none" w:sz="0" w:space="0" w:color="auto"/>
          </w:divBdr>
        </w:div>
        <w:div w:id="1218932416">
          <w:marLeft w:val="640"/>
          <w:marRight w:val="0"/>
          <w:marTop w:val="0"/>
          <w:marBottom w:val="0"/>
          <w:divBdr>
            <w:top w:val="none" w:sz="0" w:space="0" w:color="auto"/>
            <w:left w:val="none" w:sz="0" w:space="0" w:color="auto"/>
            <w:bottom w:val="none" w:sz="0" w:space="0" w:color="auto"/>
            <w:right w:val="none" w:sz="0" w:space="0" w:color="auto"/>
          </w:divBdr>
        </w:div>
        <w:div w:id="1990356905">
          <w:marLeft w:val="640"/>
          <w:marRight w:val="0"/>
          <w:marTop w:val="0"/>
          <w:marBottom w:val="0"/>
          <w:divBdr>
            <w:top w:val="none" w:sz="0" w:space="0" w:color="auto"/>
            <w:left w:val="none" w:sz="0" w:space="0" w:color="auto"/>
            <w:bottom w:val="none" w:sz="0" w:space="0" w:color="auto"/>
            <w:right w:val="none" w:sz="0" w:space="0" w:color="auto"/>
          </w:divBdr>
        </w:div>
        <w:div w:id="1390106041">
          <w:marLeft w:val="640"/>
          <w:marRight w:val="0"/>
          <w:marTop w:val="0"/>
          <w:marBottom w:val="0"/>
          <w:divBdr>
            <w:top w:val="none" w:sz="0" w:space="0" w:color="auto"/>
            <w:left w:val="none" w:sz="0" w:space="0" w:color="auto"/>
            <w:bottom w:val="none" w:sz="0" w:space="0" w:color="auto"/>
            <w:right w:val="none" w:sz="0" w:space="0" w:color="auto"/>
          </w:divBdr>
        </w:div>
        <w:div w:id="862747934">
          <w:marLeft w:val="640"/>
          <w:marRight w:val="0"/>
          <w:marTop w:val="0"/>
          <w:marBottom w:val="0"/>
          <w:divBdr>
            <w:top w:val="none" w:sz="0" w:space="0" w:color="auto"/>
            <w:left w:val="none" w:sz="0" w:space="0" w:color="auto"/>
            <w:bottom w:val="none" w:sz="0" w:space="0" w:color="auto"/>
            <w:right w:val="none" w:sz="0" w:space="0" w:color="auto"/>
          </w:divBdr>
        </w:div>
        <w:div w:id="360673209">
          <w:marLeft w:val="640"/>
          <w:marRight w:val="0"/>
          <w:marTop w:val="0"/>
          <w:marBottom w:val="0"/>
          <w:divBdr>
            <w:top w:val="none" w:sz="0" w:space="0" w:color="auto"/>
            <w:left w:val="none" w:sz="0" w:space="0" w:color="auto"/>
            <w:bottom w:val="none" w:sz="0" w:space="0" w:color="auto"/>
            <w:right w:val="none" w:sz="0" w:space="0" w:color="auto"/>
          </w:divBdr>
        </w:div>
        <w:div w:id="660815392">
          <w:marLeft w:val="640"/>
          <w:marRight w:val="0"/>
          <w:marTop w:val="0"/>
          <w:marBottom w:val="0"/>
          <w:divBdr>
            <w:top w:val="none" w:sz="0" w:space="0" w:color="auto"/>
            <w:left w:val="none" w:sz="0" w:space="0" w:color="auto"/>
            <w:bottom w:val="none" w:sz="0" w:space="0" w:color="auto"/>
            <w:right w:val="none" w:sz="0" w:space="0" w:color="auto"/>
          </w:divBdr>
        </w:div>
        <w:div w:id="1981499855">
          <w:marLeft w:val="640"/>
          <w:marRight w:val="0"/>
          <w:marTop w:val="0"/>
          <w:marBottom w:val="0"/>
          <w:divBdr>
            <w:top w:val="none" w:sz="0" w:space="0" w:color="auto"/>
            <w:left w:val="none" w:sz="0" w:space="0" w:color="auto"/>
            <w:bottom w:val="none" w:sz="0" w:space="0" w:color="auto"/>
            <w:right w:val="none" w:sz="0" w:space="0" w:color="auto"/>
          </w:divBdr>
        </w:div>
        <w:div w:id="356660407">
          <w:marLeft w:val="640"/>
          <w:marRight w:val="0"/>
          <w:marTop w:val="0"/>
          <w:marBottom w:val="0"/>
          <w:divBdr>
            <w:top w:val="none" w:sz="0" w:space="0" w:color="auto"/>
            <w:left w:val="none" w:sz="0" w:space="0" w:color="auto"/>
            <w:bottom w:val="none" w:sz="0" w:space="0" w:color="auto"/>
            <w:right w:val="none" w:sz="0" w:space="0" w:color="auto"/>
          </w:divBdr>
        </w:div>
        <w:div w:id="1905022602">
          <w:marLeft w:val="640"/>
          <w:marRight w:val="0"/>
          <w:marTop w:val="0"/>
          <w:marBottom w:val="0"/>
          <w:divBdr>
            <w:top w:val="none" w:sz="0" w:space="0" w:color="auto"/>
            <w:left w:val="none" w:sz="0" w:space="0" w:color="auto"/>
            <w:bottom w:val="none" w:sz="0" w:space="0" w:color="auto"/>
            <w:right w:val="none" w:sz="0" w:space="0" w:color="auto"/>
          </w:divBdr>
        </w:div>
        <w:div w:id="286082774">
          <w:marLeft w:val="640"/>
          <w:marRight w:val="0"/>
          <w:marTop w:val="0"/>
          <w:marBottom w:val="0"/>
          <w:divBdr>
            <w:top w:val="none" w:sz="0" w:space="0" w:color="auto"/>
            <w:left w:val="none" w:sz="0" w:space="0" w:color="auto"/>
            <w:bottom w:val="none" w:sz="0" w:space="0" w:color="auto"/>
            <w:right w:val="none" w:sz="0" w:space="0" w:color="auto"/>
          </w:divBdr>
        </w:div>
        <w:div w:id="260334659">
          <w:marLeft w:val="640"/>
          <w:marRight w:val="0"/>
          <w:marTop w:val="0"/>
          <w:marBottom w:val="0"/>
          <w:divBdr>
            <w:top w:val="none" w:sz="0" w:space="0" w:color="auto"/>
            <w:left w:val="none" w:sz="0" w:space="0" w:color="auto"/>
            <w:bottom w:val="none" w:sz="0" w:space="0" w:color="auto"/>
            <w:right w:val="none" w:sz="0" w:space="0" w:color="auto"/>
          </w:divBdr>
        </w:div>
        <w:div w:id="2145848908">
          <w:marLeft w:val="640"/>
          <w:marRight w:val="0"/>
          <w:marTop w:val="0"/>
          <w:marBottom w:val="0"/>
          <w:divBdr>
            <w:top w:val="none" w:sz="0" w:space="0" w:color="auto"/>
            <w:left w:val="none" w:sz="0" w:space="0" w:color="auto"/>
            <w:bottom w:val="none" w:sz="0" w:space="0" w:color="auto"/>
            <w:right w:val="none" w:sz="0" w:space="0" w:color="auto"/>
          </w:divBdr>
        </w:div>
        <w:div w:id="1924140290">
          <w:marLeft w:val="640"/>
          <w:marRight w:val="0"/>
          <w:marTop w:val="0"/>
          <w:marBottom w:val="0"/>
          <w:divBdr>
            <w:top w:val="none" w:sz="0" w:space="0" w:color="auto"/>
            <w:left w:val="none" w:sz="0" w:space="0" w:color="auto"/>
            <w:bottom w:val="none" w:sz="0" w:space="0" w:color="auto"/>
            <w:right w:val="none" w:sz="0" w:space="0" w:color="auto"/>
          </w:divBdr>
        </w:div>
        <w:div w:id="95365842">
          <w:marLeft w:val="640"/>
          <w:marRight w:val="0"/>
          <w:marTop w:val="0"/>
          <w:marBottom w:val="0"/>
          <w:divBdr>
            <w:top w:val="none" w:sz="0" w:space="0" w:color="auto"/>
            <w:left w:val="none" w:sz="0" w:space="0" w:color="auto"/>
            <w:bottom w:val="none" w:sz="0" w:space="0" w:color="auto"/>
            <w:right w:val="none" w:sz="0" w:space="0" w:color="auto"/>
          </w:divBdr>
        </w:div>
        <w:div w:id="1356226058">
          <w:marLeft w:val="640"/>
          <w:marRight w:val="0"/>
          <w:marTop w:val="0"/>
          <w:marBottom w:val="0"/>
          <w:divBdr>
            <w:top w:val="none" w:sz="0" w:space="0" w:color="auto"/>
            <w:left w:val="none" w:sz="0" w:space="0" w:color="auto"/>
            <w:bottom w:val="none" w:sz="0" w:space="0" w:color="auto"/>
            <w:right w:val="none" w:sz="0" w:space="0" w:color="auto"/>
          </w:divBdr>
        </w:div>
        <w:div w:id="1046373159">
          <w:marLeft w:val="640"/>
          <w:marRight w:val="0"/>
          <w:marTop w:val="0"/>
          <w:marBottom w:val="0"/>
          <w:divBdr>
            <w:top w:val="none" w:sz="0" w:space="0" w:color="auto"/>
            <w:left w:val="none" w:sz="0" w:space="0" w:color="auto"/>
            <w:bottom w:val="none" w:sz="0" w:space="0" w:color="auto"/>
            <w:right w:val="none" w:sz="0" w:space="0" w:color="auto"/>
          </w:divBdr>
        </w:div>
        <w:div w:id="53241215">
          <w:marLeft w:val="640"/>
          <w:marRight w:val="0"/>
          <w:marTop w:val="0"/>
          <w:marBottom w:val="0"/>
          <w:divBdr>
            <w:top w:val="none" w:sz="0" w:space="0" w:color="auto"/>
            <w:left w:val="none" w:sz="0" w:space="0" w:color="auto"/>
            <w:bottom w:val="none" w:sz="0" w:space="0" w:color="auto"/>
            <w:right w:val="none" w:sz="0" w:space="0" w:color="auto"/>
          </w:divBdr>
        </w:div>
        <w:div w:id="1392651579">
          <w:marLeft w:val="640"/>
          <w:marRight w:val="0"/>
          <w:marTop w:val="0"/>
          <w:marBottom w:val="0"/>
          <w:divBdr>
            <w:top w:val="none" w:sz="0" w:space="0" w:color="auto"/>
            <w:left w:val="none" w:sz="0" w:space="0" w:color="auto"/>
            <w:bottom w:val="none" w:sz="0" w:space="0" w:color="auto"/>
            <w:right w:val="none" w:sz="0" w:space="0" w:color="auto"/>
          </w:divBdr>
        </w:div>
        <w:div w:id="998190569">
          <w:marLeft w:val="640"/>
          <w:marRight w:val="0"/>
          <w:marTop w:val="0"/>
          <w:marBottom w:val="0"/>
          <w:divBdr>
            <w:top w:val="none" w:sz="0" w:space="0" w:color="auto"/>
            <w:left w:val="none" w:sz="0" w:space="0" w:color="auto"/>
            <w:bottom w:val="none" w:sz="0" w:space="0" w:color="auto"/>
            <w:right w:val="none" w:sz="0" w:space="0" w:color="auto"/>
          </w:divBdr>
        </w:div>
        <w:div w:id="1421020141">
          <w:marLeft w:val="640"/>
          <w:marRight w:val="0"/>
          <w:marTop w:val="0"/>
          <w:marBottom w:val="0"/>
          <w:divBdr>
            <w:top w:val="none" w:sz="0" w:space="0" w:color="auto"/>
            <w:left w:val="none" w:sz="0" w:space="0" w:color="auto"/>
            <w:bottom w:val="none" w:sz="0" w:space="0" w:color="auto"/>
            <w:right w:val="none" w:sz="0" w:space="0" w:color="auto"/>
          </w:divBdr>
        </w:div>
        <w:div w:id="439493471">
          <w:marLeft w:val="640"/>
          <w:marRight w:val="0"/>
          <w:marTop w:val="0"/>
          <w:marBottom w:val="0"/>
          <w:divBdr>
            <w:top w:val="none" w:sz="0" w:space="0" w:color="auto"/>
            <w:left w:val="none" w:sz="0" w:space="0" w:color="auto"/>
            <w:bottom w:val="none" w:sz="0" w:space="0" w:color="auto"/>
            <w:right w:val="none" w:sz="0" w:space="0" w:color="auto"/>
          </w:divBdr>
        </w:div>
        <w:div w:id="2139714854">
          <w:marLeft w:val="640"/>
          <w:marRight w:val="0"/>
          <w:marTop w:val="0"/>
          <w:marBottom w:val="0"/>
          <w:divBdr>
            <w:top w:val="none" w:sz="0" w:space="0" w:color="auto"/>
            <w:left w:val="none" w:sz="0" w:space="0" w:color="auto"/>
            <w:bottom w:val="none" w:sz="0" w:space="0" w:color="auto"/>
            <w:right w:val="none" w:sz="0" w:space="0" w:color="auto"/>
          </w:divBdr>
        </w:div>
        <w:div w:id="1635981588">
          <w:marLeft w:val="640"/>
          <w:marRight w:val="0"/>
          <w:marTop w:val="0"/>
          <w:marBottom w:val="0"/>
          <w:divBdr>
            <w:top w:val="none" w:sz="0" w:space="0" w:color="auto"/>
            <w:left w:val="none" w:sz="0" w:space="0" w:color="auto"/>
            <w:bottom w:val="none" w:sz="0" w:space="0" w:color="auto"/>
            <w:right w:val="none" w:sz="0" w:space="0" w:color="auto"/>
          </w:divBdr>
        </w:div>
        <w:div w:id="626737745">
          <w:marLeft w:val="640"/>
          <w:marRight w:val="0"/>
          <w:marTop w:val="0"/>
          <w:marBottom w:val="0"/>
          <w:divBdr>
            <w:top w:val="none" w:sz="0" w:space="0" w:color="auto"/>
            <w:left w:val="none" w:sz="0" w:space="0" w:color="auto"/>
            <w:bottom w:val="none" w:sz="0" w:space="0" w:color="auto"/>
            <w:right w:val="none" w:sz="0" w:space="0" w:color="auto"/>
          </w:divBdr>
        </w:div>
        <w:div w:id="890730121">
          <w:marLeft w:val="640"/>
          <w:marRight w:val="0"/>
          <w:marTop w:val="0"/>
          <w:marBottom w:val="0"/>
          <w:divBdr>
            <w:top w:val="none" w:sz="0" w:space="0" w:color="auto"/>
            <w:left w:val="none" w:sz="0" w:space="0" w:color="auto"/>
            <w:bottom w:val="none" w:sz="0" w:space="0" w:color="auto"/>
            <w:right w:val="none" w:sz="0" w:space="0" w:color="auto"/>
          </w:divBdr>
        </w:div>
        <w:div w:id="573856567">
          <w:marLeft w:val="640"/>
          <w:marRight w:val="0"/>
          <w:marTop w:val="0"/>
          <w:marBottom w:val="0"/>
          <w:divBdr>
            <w:top w:val="none" w:sz="0" w:space="0" w:color="auto"/>
            <w:left w:val="none" w:sz="0" w:space="0" w:color="auto"/>
            <w:bottom w:val="none" w:sz="0" w:space="0" w:color="auto"/>
            <w:right w:val="none" w:sz="0" w:space="0" w:color="auto"/>
          </w:divBdr>
        </w:div>
        <w:div w:id="2005817281">
          <w:marLeft w:val="640"/>
          <w:marRight w:val="0"/>
          <w:marTop w:val="0"/>
          <w:marBottom w:val="0"/>
          <w:divBdr>
            <w:top w:val="none" w:sz="0" w:space="0" w:color="auto"/>
            <w:left w:val="none" w:sz="0" w:space="0" w:color="auto"/>
            <w:bottom w:val="none" w:sz="0" w:space="0" w:color="auto"/>
            <w:right w:val="none" w:sz="0" w:space="0" w:color="auto"/>
          </w:divBdr>
        </w:div>
        <w:div w:id="584607158">
          <w:marLeft w:val="640"/>
          <w:marRight w:val="0"/>
          <w:marTop w:val="0"/>
          <w:marBottom w:val="0"/>
          <w:divBdr>
            <w:top w:val="none" w:sz="0" w:space="0" w:color="auto"/>
            <w:left w:val="none" w:sz="0" w:space="0" w:color="auto"/>
            <w:bottom w:val="none" w:sz="0" w:space="0" w:color="auto"/>
            <w:right w:val="none" w:sz="0" w:space="0" w:color="auto"/>
          </w:divBdr>
        </w:div>
        <w:div w:id="447163519">
          <w:marLeft w:val="640"/>
          <w:marRight w:val="0"/>
          <w:marTop w:val="0"/>
          <w:marBottom w:val="0"/>
          <w:divBdr>
            <w:top w:val="none" w:sz="0" w:space="0" w:color="auto"/>
            <w:left w:val="none" w:sz="0" w:space="0" w:color="auto"/>
            <w:bottom w:val="none" w:sz="0" w:space="0" w:color="auto"/>
            <w:right w:val="none" w:sz="0" w:space="0" w:color="auto"/>
          </w:divBdr>
        </w:div>
        <w:div w:id="610936139">
          <w:marLeft w:val="640"/>
          <w:marRight w:val="0"/>
          <w:marTop w:val="0"/>
          <w:marBottom w:val="0"/>
          <w:divBdr>
            <w:top w:val="none" w:sz="0" w:space="0" w:color="auto"/>
            <w:left w:val="none" w:sz="0" w:space="0" w:color="auto"/>
            <w:bottom w:val="none" w:sz="0" w:space="0" w:color="auto"/>
            <w:right w:val="none" w:sz="0" w:space="0" w:color="auto"/>
          </w:divBdr>
        </w:div>
        <w:div w:id="967970411">
          <w:marLeft w:val="640"/>
          <w:marRight w:val="0"/>
          <w:marTop w:val="0"/>
          <w:marBottom w:val="0"/>
          <w:divBdr>
            <w:top w:val="none" w:sz="0" w:space="0" w:color="auto"/>
            <w:left w:val="none" w:sz="0" w:space="0" w:color="auto"/>
            <w:bottom w:val="none" w:sz="0" w:space="0" w:color="auto"/>
            <w:right w:val="none" w:sz="0" w:space="0" w:color="auto"/>
          </w:divBdr>
        </w:div>
        <w:div w:id="612444650">
          <w:marLeft w:val="640"/>
          <w:marRight w:val="0"/>
          <w:marTop w:val="0"/>
          <w:marBottom w:val="0"/>
          <w:divBdr>
            <w:top w:val="none" w:sz="0" w:space="0" w:color="auto"/>
            <w:left w:val="none" w:sz="0" w:space="0" w:color="auto"/>
            <w:bottom w:val="none" w:sz="0" w:space="0" w:color="auto"/>
            <w:right w:val="none" w:sz="0" w:space="0" w:color="auto"/>
          </w:divBdr>
        </w:div>
        <w:div w:id="469908128">
          <w:marLeft w:val="640"/>
          <w:marRight w:val="0"/>
          <w:marTop w:val="0"/>
          <w:marBottom w:val="0"/>
          <w:divBdr>
            <w:top w:val="none" w:sz="0" w:space="0" w:color="auto"/>
            <w:left w:val="none" w:sz="0" w:space="0" w:color="auto"/>
            <w:bottom w:val="none" w:sz="0" w:space="0" w:color="auto"/>
            <w:right w:val="none" w:sz="0" w:space="0" w:color="auto"/>
          </w:divBdr>
        </w:div>
        <w:div w:id="914781441">
          <w:marLeft w:val="640"/>
          <w:marRight w:val="0"/>
          <w:marTop w:val="0"/>
          <w:marBottom w:val="0"/>
          <w:divBdr>
            <w:top w:val="none" w:sz="0" w:space="0" w:color="auto"/>
            <w:left w:val="none" w:sz="0" w:space="0" w:color="auto"/>
            <w:bottom w:val="none" w:sz="0" w:space="0" w:color="auto"/>
            <w:right w:val="none" w:sz="0" w:space="0" w:color="auto"/>
          </w:divBdr>
        </w:div>
        <w:div w:id="1539123819">
          <w:marLeft w:val="640"/>
          <w:marRight w:val="0"/>
          <w:marTop w:val="0"/>
          <w:marBottom w:val="0"/>
          <w:divBdr>
            <w:top w:val="none" w:sz="0" w:space="0" w:color="auto"/>
            <w:left w:val="none" w:sz="0" w:space="0" w:color="auto"/>
            <w:bottom w:val="none" w:sz="0" w:space="0" w:color="auto"/>
            <w:right w:val="none" w:sz="0" w:space="0" w:color="auto"/>
          </w:divBdr>
        </w:div>
        <w:div w:id="1664314087">
          <w:marLeft w:val="640"/>
          <w:marRight w:val="0"/>
          <w:marTop w:val="0"/>
          <w:marBottom w:val="0"/>
          <w:divBdr>
            <w:top w:val="none" w:sz="0" w:space="0" w:color="auto"/>
            <w:left w:val="none" w:sz="0" w:space="0" w:color="auto"/>
            <w:bottom w:val="none" w:sz="0" w:space="0" w:color="auto"/>
            <w:right w:val="none" w:sz="0" w:space="0" w:color="auto"/>
          </w:divBdr>
        </w:div>
        <w:div w:id="1248273541">
          <w:marLeft w:val="640"/>
          <w:marRight w:val="0"/>
          <w:marTop w:val="0"/>
          <w:marBottom w:val="0"/>
          <w:divBdr>
            <w:top w:val="none" w:sz="0" w:space="0" w:color="auto"/>
            <w:left w:val="none" w:sz="0" w:space="0" w:color="auto"/>
            <w:bottom w:val="none" w:sz="0" w:space="0" w:color="auto"/>
            <w:right w:val="none" w:sz="0" w:space="0" w:color="auto"/>
          </w:divBdr>
        </w:div>
        <w:div w:id="208618071">
          <w:marLeft w:val="640"/>
          <w:marRight w:val="0"/>
          <w:marTop w:val="0"/>
          <w:marBottom w:val="0"/>
          <w:divBdr>
            <w:top w:val="none" w:sz="0" w:space="0" w:color="auto"/>
            <w:left w:val="none" w:sz="0" w:space="0" w:color="auto"/>
            <w:bottom w:val="none" w:sz="0" w:space="0" w:color="auto"/>
            <w:right w:val="none" w:sz="0" w:space="0" w:color="auto"/>
          </w:divBdr>
        </w:div>
        <w:div w:id="246962597">
          <w:marLeft w:val="640"/>
          <w:marRight w:val="0"/>
          <w:marTop w:val="0"/>
          <w:marBottom w:val="0"/>
          <w:divBdr>
            <w:top w:val="none" w:sz="0" w:space="0" w:color="auto"/>
            <w:left w:val="none" w:sz="0" w:space="0" w:color="auto"/>
            <w:bottom w:val="none" w:sz="0" w:space="0" w:color="auto"/>
            <w:right w:val="none" w:sz="0" w:space="0" w:color="auto"/>
          </w:divBdr>
        </w:div>
        <w:div w:id="749693325">
          <w:marLeft w:val="640"/>
          <w:marRight w:val="0"/>
          <w:marTop w:val="0"/>
          <w:marBottom w:val="0"/>
          <w:divBdr>
            <w:top w:val="none" w:sz="0" w:space="0" w:color="auto"/>
            <w:left w:val="none" w:sz="0" w:space="0" w:color="auto"/>
            <w:bottom w:val="none" w:sz="0" w:space="0" w:color="auto"/>
            <w:right w:val="none" w:sz="0" w:space="0" w:color="auto"/>
          </w:divBdr>
        </w:div>
        <w:div w:id="1892961520">
          <w:marLeft w:val="640"/>
          <w:marRight w:val="0"/>
          <w:marTop w:val="0"/>
          <w:marBottom w:val="0"/>
          <w:divBdr>
            <w:top w:val="none" w:sz="0" w:space="0" w:color="auto"/>
            <w:left w:val="none" w:sz="0" w:space="0" w:color="auto"/>
            <w:bottom w:val="none" w:sz="0" w:space="0" w:color="auto"/>
            <w:right w:val="none" w:sz="0" w:space="0" w:color="auto"/>
          </w:divBdr>
        </w:div>
        <w:div w:id="670138084">
          <w:marLeft w:val="640"/>
          <w:marRight w:val="0"/>
          <w:marTop w:val="0"/>
          <w:marBottom w:val="0"/>
          <w:divBdr>
            <w:top w:val="none" w:sz="0" w:space="0" w:color="auto"/>
            <w:left w:val="none" w:sz="0" w:space="0" w:color="auto"/>
            <w:bottom w:val="none" w:sz="0" w:space="0" w:color="auto"/>
            <w:right w:val="none" w:sz="0" w:space="0" w:color="auto"/>
          </w:divBdr>
        </w:div>
        <w:div w:id="321276713">
          <w:marLeft w:val="640"/>
          <w:marRight w:val="0"/>
          <w:marTop w:val="0"/>
          <w:marBottom w:val="0"/>
          <w:divBdr>
            <w:top w:val="none" w:sz="0" w:space="0" w:color="auto"/>
            <w:left w:val="none" w:sz="0" w:space="0" w:color="auto"/>
            <w:bottom w:val="none" w:sz="0" w:space="0" w:color="auto"/>
            <w:right w:val="none" w:sz="0" w:space="0" w:color="auto"/>
          </w:divBdr>
        </w:div>
        <w:div w:id="1960722001">
          <w:marLeft w:val="640"/>
          <w:marRight w:val="0"/>
          <w:marTop w:val="0"/>
          <w:marBottom w:val="0"/>
          <w:divBdr>
            <w:top w:val="none" w:sz="0" w:space="0" w:color="auto"/>
            <w:left w:val="none" w:sz="0" w:space="0" w:color="auto"/>
            <w:bottom w:val="none" w:sz="0" w:space="0" w:color="auto"/>
            <w:right w:val="none" w:sz="0" w:space="0" w:color="auto"/>
          </w:divBdr>
        </w:div>
        <w:div w:id="1418134654">
          <w:marLeft w:val="640"/>
          <w:marRight w:val="0"/>
          <w:marTop w:val="0"/>
          <w:marBottom w:val="0"/>
          <w:divBdr>
            <w:top w:val="none" w:sz="0" w:space="0" w:color="auto"/>
            <w:left w:val="none" w:sz="0" w:space="0" w:color="auto"/>
            <w:bottom w:val="none" w:sz="0" w:space="0" w:color="auto"/>
            <w:right w:val="none" w:sz="0" w:space="0" w:color="auto"/>
          </w:divBdr>
        </w:div>
        <w:div w:id="1629388025">
          <w:marLeft w:val="640"/>
          <w:marRight w:val="0"/>
          <w:marTop w:val="0"/>
          <w:marBottom w:val="0"/>
          <w:divBdr>
            <w:top w:val="none" w:sz="0" w:space="0" w:color="auto"/>
            <w:left w:val="none" w:sz="0" w:space="0" w:color="auto"/>
            <w:bottom w:val="none" w:sz="0" w:space="0" w:color="auto"/>
            <w:right w:val="none" w:sz="0" w:space="0" w:color="auto"/>
          </w:divBdr>
        </w:div>
        <w:div w:id="423380504">
          <w:marLeft w:val="640"/>
          <w:marRight w:val="0"/>
          <w:marTop w:val="0"/>
          <w:marBottom w:val="0"/>
          <w:divBdr>
            <w:top w:val="none" w:sz="0" w:space="0" w:color="auto"/>
            <w:left w:val="none" w:sz="0" w:space="0" w:color="auto"/>
            <w:bottom w:val="none" w:sz="0" w:space="0" w:color="auto"/>
            <w:right w:val="none" w:sz="0" w:space="0" w:color="auto"/>
          </w:divBdr>
        </w:div>
        <w:div w:id="424154794">
          <w:marLeft w:val="640"/>
          <w:marRight w:val="0"/>
          <w:marTop w:val="0"/>
          <w:marBottom w:val="0"/>
          <w:divBdr>
            <w:top w:val="none" w:sz="0" w:space="0" w:color="auto"/>
            <w:left w:val="none" w:sz="0" w:space="0" w:color="auto"/>
            <w:bottom w:val="none" w:sz="0" w:space="0" w:color="auto"/>
            <w:right w:val="none" w:sz="0" w:space="0" w:color="auto"/>
          </w:divBdr>
        </w:div>
        <w:div w:id="23019258">
          <w:marLeft w:val="640"/>
          <w:marRight w:val="0"/>
          <w:marTop w:val="0"/>
          <w:marBottom w:val="0"/>
          <w:divBdr>
            <w:top w:val="none" w:sz="0" w:space="0" w:color="auto"/>
            <w:left w:val="none" w:sz="0" w:space="0" w:color="auto"/>
            <w:bottom w:val="none" w:sz="0" w:space="0" w:color="auto"/>
            <w:right w:val="none" w:sz="0" w:space="0" w:color="auto"/>
          </w:divBdr>
        </w:div>
        <w:div w:id="633681757">
          <w:marLeft w:val="640"/>
          <w:marRight w:val="0"/>
          <w:marTop w:val="0"/>
          <w:marBottom w:val="0"/>
          <w:divBdr>
            <w:top w:val="none" w:sz="0" w:space="0" w:color="auto"/>
            <w:left w:val="none" w:sz="0" w:space="0" w:color="auto"/>
            <w:bottom w:val="none" w:sz="0" w:space="0" w:color="auto"/>
            <w:right w:val="none" w:sz="0" w:space="0" w:color="auto"/>
          </w:divBdr>
        </w:div>
        <w:div w:id="93478559">
          <w:marLeft w:val="640"/>
          <w:marRight w:val="0"/>
          <w:marTop w:val="0"/>
          <w:marBottom w:val="0"/>
          <w:divBdr>
            <w:top w:val="none" w:sz="0" w:space="0" w:color="auto"/>
            <w:left w:val="none" w:sz="0" w:space="0" w:color="auto"/>
            <w:bottom w:val="none" w:sz="0" w:space="0" w:color="auto"/>
            <w:right w:val="none" w:sz="0" w:space="0" w:color="auto"/>
          </w:divBdr>
        </w:div>
        <w:div w:id="633483294">
          <w:marLeft w:val="640"/>
          <w:marRight w:val="0"/>
          <w:marTop w:val="0"/>
          <w:marBottom w:val="0"/>
          <w:divBdr>
            <w:top w:val="none" w:sz="0" w:space="0" w:color="auto"/>
            <w:left w:val="none" w:sz="0" w:space="0" w:color="auto"/>
            <w:bottom w:val="none" w:sz="0" w:space="0" w:color="auto"/>
            <w:right w:val="none" w:sz="0" w:space="0" w:color="auto"/>
          </w:divBdr>
        </w:div>
        <w:div w:id="1962876148">
          <w:marLeft w:val="640"/>
          <w:marRight w:val="0"/>
          <w:marTop w:val="0"/>
          <w:marBottom w:val="0"/>
          <w:divBdr>
            <w:top w:val="none" w:sz="0" w:space="0" w:color="auto"/>
            <w:left w:val="none" w:sz="0" w:space="0" w:color="auto"/>
            <w:bottom w:val="none" w:sz="0" w:space="0" w:color="auto"/>
            <w:right w:val="none" w:sz="0" w:space="0" w:color="auto"/>
          </w:divBdr>
        </w:div>
      </w:divsChild>
    </w:div>
    <w:div w:id="1410613944">
      <w:bodyDiv w:val="1"/>
      <w:marLeft w:val="0"/>
      <w:marRight w:val="0"/>
      <w:marTop w:val="0"/>
      <w:marBottom w:val="0"/>
      <w:divBdr>
        <w:top w:val="none" w:sz="0" w:space="0" w:color="auto"/>
        <w:left w:val="none" w:sz="0" w:space="0" w:color="auto"/>
        <w:bottom w:val="none" w:sz="0" w:space="0" w:color="auto"/>
        <w:right w:val="none" w:sz="0" w:space="0" w:color="auto"/>
      </w:divBdr>
      <w:divsChild>
        <w:div w:id="1983072673">
          <w:marLeft w:val="640"/>
          <w:marRight w:val="0"/>
          <w:marTop w:val="0"/>
          <w:marBottom w:val="0"/>
          <w:divBdr>
            <w:top w:val="none" w:sz="0" w:space="0" w:color="auto"/>
            <w:left w:val="none" w:sz="0" w:space="0" w:color="auto"/>
            <w:bottom w:val="none" w:sz="0" w:space="0" w:color="auto"/>
            <w:right w:val="none" w:sz="0" w:space="0" w:color="auto"/>
          </w:divBdr>
        </w:div>
        <w:div w:id="894852779">
          <w:marLeft w:val="640"/>
          <w:marRight w:val="0"/>
          <w:marTop w:val="0"/>
          <w:marBottom w:val="0"/>
          <w:divBdr>
            <w:top w:val="none" w:sz="0" w:space="0" w:color="auto"/>
            <w:left w:val="none" w:sz="0" w:space="0" w:color="auto"/>
            <w:bottom w:val="none" w:sz="0" w:space="0" w:color="auto"/>
            <w:right w:val="none" w:sz="0" w:space="0" w:color="auto"/>
          </w:divBdr>
        </w:div>
        <w:div w:id="2020112565">
          <w:marLeft w:val="640"/>
          <w:marRight w:val="0"/>
          <w:marTop w:val="0"/>
          <w:marBottom w:val="0"/>
          <w:divBdr>
            <w:top w:val="none" w:sz="0" w:space="0" w:color="auto"/>
            <w:left w:val="none" w:sz="0" w:space="0" w:color="auto"/>
            <w:bottom w:val="none" w:sz="0" w:space="0" w:color="auto"/>
            <w:right w:val="none" w:sz="0" w:space="0" w:color="auto"/>
          </w:divBdr>
        </w:div>
        <w:div w:id="1542860505">
          <w:marLeft w:val="640"/>
          <w:marRight w:val="0"/>
          <w:marTop w:val="0"/>
          <w:marBottom w:val="0"/>
          <w:divBdr>
            <w:top w:val="none" w:sz="0" w:space="0" w:color="auto"/>
            <w:left w:val="none" w:sz="0" w:space="0" w:color="auto"/>
            <w:bottom w:val="none" w:sz="0" w:space="0" w:color="auto"/>
            <w:right w:val="none" w:sz="0" w:space="0" w:color="auto"/>
          </w:divBdr>
        </w:div>
        <w:div w:id="1187405572">
          <w:marLeft w:val="640"/>
          <w:marRight w:val="0"/>
          <w:marTop w:val="0"/>
          <w:marBottom w:val="0"/>
          <w:divBdr>
            <w:top w:val="none" w:sz="0" w:space="0" w:color="auto"/>
            <w:left w:val="none" w:sz="0" w:space="0" w:color="auto"/>
            <w:bottom w:val="none" w:sz="0" w:space="0" w:color="auto"/>
            <w:right w:val="none" w:sz="0" w:space="0" w:color="auto"/>
          </w:divBdr>
        </w:div>
        <w:div w:id="1250697465">
          <w:marLeft w:val="640"/>
          <w:marRight w:val="0"/>
          <w:marTop w:val="0"/>
          <w:marBottom w:val="0"/>
          <w:divBdr>
            <w:top w:val="none" w:sz="0" w:space="0" w:color="auto"/>
            <w:left w:val="none" w:sz="0" w:space="0" w:color="auto"/>
            <w:bottom w:val="none" w:sz="0" w:space="0" w:color="auto"/>
            <w:right w:val="none" w:sz="0" w:space="0" w:color="auto"/>
          </w:divBdr>
        </w:div>
        <w:div w:id="137264837">
          <w:marLeft w:val="640"/>
          <w:marRight w:val="0"/>
          <w:marTop w:val="0"/>
          <w:marBottom w:val="0"/>
          <w:divBdr>
            <w:top w:val="none" w:sz="0" w:space="0" w:color="auto"/>
            <w:left w:val="none" w:sz="0" w:space="0" w:color="auto"/>
            <w:bottom w:val="none" w:sz="0" w:space="0" w:color="auto"/>
            <w:right w:val="none" w:sz="0" w:space="0" w:color="auto"/>
          </w:divBdr>
        </w:div>
        <w:div w:id="1882936585">
          <w:marLeft w:val="640"/>
          <w:marRight w:val="0"/>
          <w:marTop w:val="0"/>
          <w:marBottom w:val="0"/>
          <w:divBdr>
            <w:top w:val="none" w:sz="0" w:space="0" w:color="auto"/>
            <w:left w:val="none" w:sz="0" w:space="0" w:color="auto"/>
            <w:bottom w:val="none" w:sz="0" w:space="0" w:color="auto"/>
            <w:right w:val="none" w:sz="0" w:space="0" w:color="auto"/>
          </w:divBdr>
        </w:div>
        <w:div w:id="1778257112">
          <w:marLeft w:val="640"/>
          <w:marRight w:val="0"/>
          <w:marTop w:val="0"/>
          <w:marBottom w:val="0"/>
          <w:divBdr>
            <w:top w:val="none" w:sz="0" w:space="0" w:color="auto"/>
            <w:left w:val="none" w:sz="0" w:space="0" w:color="auto"/>
            <w:bottom w:val="none" w:sz="0" w:space="0" w:color="auto"/>
            <w:right w:val="none" w:sz="0" w:space="0" w:color="auto"/>
          </w:divBdr>
        </w:div>
        <w:div w:id="1063332191">
          <w:marLeft w:val="640"/>
          <w:marRight w:val="0"/>
          <w:marTop w:val="0"/>
          <w:marBottom w:val="0"/>
          <w:divBdr>
            <w:top w:val="none" w:sz="0" w:space="0" w:color="auto"/>
            <w:left w:val="none" w:sz="0" w:space="0" w:color="auto"/>
            <w:bottom w:val="none" w:sz="0" w:space="0" w:color="auto"/>
            <w:right w:val="none" w:sz="0" w:space="0" w:color="auto"/>
          </w:divBdr>
        </w:div>
        <w:div w:id="1190409465">
          <w:marLeft w:val="640"/>
          <w:marRight w:val="0"/>
          <w:marTop w:val="0"/>
          <w:marBottom w:val="0"/>
          <w:divBdr>
            <w:top w:val="none" w:sz="0" w:space="0" w:color="auto"/>
            <w:left w:val="none" w:sz="0" w:space="0" w:color="auto"/>
            <w:bottom w:val="none" w:sz="0" w:space="0" w:color="auto"/>
            <w:right w:val="none" w:sz="0" w:space="0" w:color="auto"/>
          </w:divBdr>
        </w:div>
        <w:div w:id="1486973993">
          <w:marLeft w:val="640"/>
          <w:marRight w:val="0"/>
          <w:marTop w:val="0"/>
          <w:marBottom w:val="0"/>
          <w:divBdr>
            <w:top w:val="none" w:sz="0" w:space="0" w:color="auto"/>
            <w:left w:val="none" w:sz="0" w:space="0" w:color="auto"/>
            <w:bottom w:val="none" w:sz="0" w:space="0" w:color="auto"/>
            <w:right w:val="none" w:sz="0" w:space="0" w:color="auto"/>
          </w:divBdr>
        </w:div>
        <w:div w:id="328602729">
          <w:marLeft w:val="640"/>
          <w:marRight w:val="0"/>
          <w:marTop w:val="0"/>
          <w:marBottom w:val="0"/>
          <w:divBdr>
            <w:top w:val="none" w:sz="0" w:space="0" w:color="auto"/>
            <w:left w:val="none" w:sz="0" w:space="0" w:color="auto"/>
            <w:bottom w:val="none" w:sz="0" w:space="0" w:color="auto"/>
            <w:right w:val="none" w:sz="0" w:space="0" w:color="auto"/>
          </w:divBdr>
        </w:div>
        <w:div w:id="15860707">
          <w:marLeft w:val="640"/>
          <w:marRight w:val="0"/>
          <w:marTop w:val="0"/>
          <w:marBottom w:val="0"/>
          <w:divBdr>
            <w:top w:val="none" w:sz="0" w:space="0" w:color="auto"/>
            <w:left w:val="none" w:sz="0" w:space="0" w:color="auto"/>
            <w:bottom w:val="none" w:sz="0" w:space="0" w:color="auto"/>
            <w:right w:val="none" w:sz="0" w:space="0" w:color="auto"/>
          </w:divBdr>
        </w:div>
        <w:div w:id="441802239">
          <w:marLeft w:val="640"/>
          <w:marRight w:val="0"/>
          <w:marTop w:val="0"/>
          <w:marBottom w:val="0"/>
          <w:divBdr>
            <w:top w:val="none" w:sz="0" w:space="0" w:color="auto"/>
            <w:left w:val="none" w:sz="0" w:space="0" w:color="auto"/>
            <w:bottom w:val="none" w:sz="0" w:space="0" w:color="auto"/>
            <w:right w:val="none" w:sz="0" w:space="0" w:color="auto"/>
          </w:divBdr>
        </w:div>
        <w:div w:id="567570362">
          <w:marLeft w:val="640"/>
          <w:marRight w:val="0"/>
          <w:marTop w:val="0"/>
          <w:marBottom w:val="0"/>
          <w:divBdr>
            <w:top w:val="none" w:sz="0" w:space="0" w:color="auto"/>
            <w:left w:val="none" w:sz="0" w:space="0" w:color="auto"/>
            <w:bottom w:val="none" w:sz="0" w:space="0" w:color="auto"/>
            <w:right w:val="none" w:sz="0" w:space="0" w:color="auto"/>
          </w:divBdr>
        </w:div>
        <w:div w:id="1501850796">
          <w:marLeft w:val="640"/>
          <w:marRight w:val="0"/>
          <w:marTop w:val="0"/>
          <w:marBottom w:val="0"/>
          <w:divBdr>
            <w:top w:val="none" w:sz="0" w:space="0" w:color="auto"/>
            <w:left w:val="none" w:sz="0" w:space="0" w:color="auto"/>
            <w:bottom w:val="none" w:sz="0" w:space="0" w:color="auto"/>
            <w:right w:val="none" w:sz="0" w:space="0" w:color="auto"/>
          </w:divBdr>
        </w:div>
        <w:div w:id="552041012">
          <w:marLeft w:val="640"/>
          <w:marRight w:val="0"/>
          <w:marTop w:val="0"/>
          <w:marBottom w:val="0"/>
          <w:divBdr>
            <w:top w:val="none" w:sz="0" w:space="0" w:color="auto"/>
            <w:left w:val="none" w:sz="0" w:space="0" w:color="auto"/>
            <w:bottom w:val="none" w:sz="0" w:space="0" w:color="auto"/>
            <w:right w:val="none" w:sz="0" w:space="0" w:color="auto"/>
          </w:divBdr>
        </w:div>
        <w:div w:id="1540387237">
          <w:marLeft w:val="640"/>
          <w:marRight w:val="0"/>
          <w:marTop w:val="0"/>
          <w:marBottom w:val="0"/>
          <w:divBdr>
            <w:top w:val="none" w:sz="0" w:space="0" w:color="auto"/>
            <w:left w:val="none" w:sz="0" w:space="0" w:color="auto"/>
            <w:bottom w:val="none" w:sz="0" w:space="0" w:color="auto"/>
            <w:right w:val="none" w:sz="0" w:space="0" w:color="auto"/>
          </w:divBdr>
        </w:div>
        <w:div w:id="2070153383">
          <w:marLeft w:val="640"/>
          <w:marRight w:val="0"/>
          <w:marTop w:val="0"/>
          <w:marBottom w:val="0"/>
          <w:divBdr>
            <w:top w:val="none" w:sz="0" w:space="0" w:color="auto"/>
            <w:left w:val="none" w:sz="0" w:space="0" w:color="auto"/>
            <w:bottom w:val="none" w:sz="0" w:space="0" w:color="auto"/>
            <w:right w:val="none" w:sz="0" w:space="0" w:color="auto"/>
          </w:divBdr>
        </w:div>
        <w:div w:id="57016648">
          <w:marLeft w:val="640"/>
          <w:marRight w:val="0"/>
          <w:marTop w:val="0"/>
          <w:marBottom w:val="0"/>
          <w:divBdr>
            <w:top w:val="none" w:sz="0" w:space="0" w:color="auto"/>
            <w:left w:val="none" w:sz="0" w:space="0" w:color="auto"/>
            <w:bottom w:val="none" w:sz="0" w:space="0" w:color="auto"/>
            <w:right w:val="none" w:sz="0" w:space="0" w:color="auto"/>
          </w:divBdr>
        </w:div>
        <w:div w:id="1107777820">
          <w:marLeft w:val="640"/>
          <w:marRight w:val="0"/>
          <w:marTop w:val="0"/>
          <w:marBottom w:val="0"/>
          <w:divBdr>
            <w:top w:val="none" w:sz="0" w:space="0" w:color="auto"/>
            <w:left w:val="none" w:sz="0" w:space="0" w:color="auto"/>
            <w:bottom w:val="none" w:sz="0" w:space="0" w:color="auto"/>
            <w:right w:val="none" w:sz="0" w:space="0" w:color="auto"/>
          </w:divBdr>
        </w:div>
        <w:div w:id="742066881">
          <w:marLeft w:val="640"/>
          <w:marRight w:val="0"/>
          <w:marTop w:val="0"/>
          <w:marBottom w:val="0"/>
          <w:divBdr>
            <w:top w:val="none" w:sz="0" w:space="0" w:color="auto"/>
            <w:left w:val="none" w:sz="0" w:space="0" w:color="auto"/>
            <w:bottom w:val="none" w:sz="0" w:space="0" w:color="auto"/>
            <w:right w:val="none" w:sz="0" w:space="0" w:color="auto"/>
          </w:divBdr>
        </w:div>
        <w:div w:id="507866667">
          <w:marLeft w:val="640"/>
          <w:marRight w:val="0"/>
          <w:marTop w:val="0"/>
          <w:marBottom w:val="0"/>
          <w:divBdr>
            <w:top w:val="none" w:sz="0" w:space="0" w:color="auto"/>
            <w:left w:val="none" w:sz="0" w:space="0" w:color="auto"/>
            <w:bottom w:val="none" w:sz="0" w:space="0" w:color="auto"/>
            <w:right w:val="none" w:sz="0" w:space="0" w:color="auto"/>
          </w:divBdr>
        </w:div>
        <w:div w:id="396632974">
          <w:marLeft w:val="640"/>
          <w:marRight w:val="0"/>
          <w:marTop w:val="0"/>
          <w:marBottom w:val="0"/>
          <w:divBdr>
            <w:top w:val="none" w:sz="0" w:space="0" w:color="auto"/>
            <w:left w:val="none" w:sz="0" w:space="0" w:color="auto"/>
            <w:bottom w:val="none" w:sz="0" w:space="0" w:color="auto"/>
            <w:right w:val="none" w:sz="0" w:space="0" w:color="auto"/>
          </w:divBdr>
        </w:div>
        <w:div w:id="545026462">
          <w:marLeft w:val="640"/>
          <w:marRight w:val="0"/>
          <w:marTop w:val="0"/>
          <w:marBottom w:val="0"/>
          <w:divBdr>
            <w:top w:val="none" w:sz="0" w:space="0" w:color="auto"/>
            <w:left w:val="none" w:sz="0" w:space="0" w:color="auto"/>
            <w:bottom w:val="none" w:sz="0" w:space="0" w:color="auto"/>
            <w:right w:val="none" w:sz="0" w:space="0" w:color="auto"/>
          </w:divBdr>
        </w:div>
        <w:div w:id="1472138940">
          <w:marLeft w:val="640"/>
          <w:marRight w:val="0"/>
          <w:marTop w:val="0"/>
          <w:marBottom w:val="0"/>
          <w:divBdr>
            <w:top w:val="none" w:sz="0" w:space="0" w:color="auto"/>
            <w:left w:val="none" w:sz="0" w:space="0" w:color="auto"/>
            <w:bottom w:val="none" w:sz="0" w:space="0" w:color="auto"/>
            <w:right w:val="none" w:sz="0" w:space="0" w:color="auto"/>
          </w:divBdr>
        </w:div>
        <w:div w:id="1260257435">
          <w:marLeft w:val="640"/>
          <w:marRight w:val="0"/>
          <w:marTop w:val="0"/>
          <w:marBottom w:val="0"/>
          <w:divBdr>
            <w:top w:val="none" w:sz="0" w:space="0" w:color="auto"/>
            <w:left w:val="none" w:sz="0" w:space="0" w:color="auto"/>
            <w:bottom w:val="none" w:sz="0" w:space="0" w:color="auto"/>
            <w:right w:val="none" w:sz="0" w:space="0" w:color="auto"/>
          </w:divBdr>
        </w:div>
        <w:div w:id="900407789">
          <w:marLeft w:val="640"/>
          <w:marRight w:val="0"/>
          <w:marTop w:val="0"/>
          <w:marBottom w:val="0"/>
          <w:divBdr>
            <w:top w:val="none" w:sz="0" w:space="0" w:color="auto"/>
            <w:left w:val="none" w:sz="0" w:space="0" w:color="auto"/>
            <w:bottom w:val="none" w:sz="0" w:space="0" w:color="auto"/>
            <w:right w:val="none" w:sz="0" w:space="0" w:color="auto"/>
          </w:divBdr>
        </w:div>
        <w:div w:id="336688597">
          <w:marLeft w:val="640"/>
          <w:marRight w:val="0"/>
          <w:marTop w:val="0"/>
          <w:marBottom w:val="0"/>
          <w:divBdr>
            <w:top w:val="none" w:sz="0" w:space="0" w:color="auto"/>
            <w:left w:val="none" w:sz="0" w:space="0" w:color="auto"/>
            <w:bottom w:val="none" w:sz="0" w:space="0" w:color="auto"/>
            <w:right w:val="none" w:sz="0" w:space="0" w:color="auto"/>
          </w:divBdr>
        </w:div>
        <w:div w:id="588000882">
          <w:marLeft w:val="640"/>
          <w:marRight w:val="0"/>
          <w:marTop w:val="0"/>
          <w:marBottom w:val="0"/>
          <w:divBdr>
            <w:top w:val="none" w:sz="0" w:space="0" w:color="auto"/>
            <w:left w:val="none" w:sz="0" w:space="0" w:color="auto"/>
            <w:bottom w:val="none" w:sz="0" w:space="0" w:color="auto"/>
            <w:right w:val="none" w:sz="0" w:space="0" w:color="auto"/>
          </w:divBdr>
        </w:div>
        <w:div w:id="1947348137">
          <w:marLeft w:val="640"/>
          <w:marRight w:val="0"/>
          <w:marTop w:val="0"/>
          <w:marBottom w:val="0"/>
          <w:divBdr>
            <w:top w:val="none" w:sz="0" w:space="0" w:color="auto"/>
            <w:left w:val="none" w:sz="0" w:space="0" w:color="auto"/>
            <w:bottom w:val="none" w:sz="0" w:space="0" w:color="auto"/>
            <w:right w:val="none" w:sz="0" w:space="0" w:color="auto"/>
          </w:divBdr>
        </w:div>
        <w:div w:id="1585411400">
          <w:marLeft w:val="640"/>
          <w:marRight w:val="0"/>
          <w:marTop w:val="0"/>
          <w:marBottom w:val="0"/>
          <w:divBdr>
            <w:top w:val="none" w:sz="0" w:space="0" w:color="auto"/>
            <w:left w:val="none" w:sz="0" w:space="0" w:color="auto"/>
            <w:bottom w:val="none" w:sz="0" w:space="0" w:color="auto"/>
            <w:right w:val="none" w:sz="0" w:space="0" w:color="auto"/>
          </w:divBdr>
        </w:div>
        <w:div w:id="2003464027">
          <w:marLeft w:val="640"/>
          <w:marRight w:val="0"/>
          <w:marTop w:val="0"/>
          <w:marBottom w:val="0"/>
          <w:divBdr>
            <w:top w:val="none" w:sz="0" w:space="0" w:color="auto"/>
            <w:left w:val="none" w:sz="0" w:space="0" w:color="auto"/>
            <w:bottom w:val="none" w:sz="0" w:space="0" w:color="auto"/>
            <w:right w:val="none" w:sz="0" w:space="0" w:color="auto"/>
          </w:divBdr>
        </w:div>
        <w:div w:id="215243392">
          <w:marLeft w:val="640"/>
          <w:marRight w:val="0"/>
          <w:marTop w:val="0"/>
          <w:marBottom w:val="0"/>
          <w:divBdr>
            <w:top w:val="none" w:sz="0" w:space="0" w:color="auto"/>
            <w:left w:val="none" w:sz="0" w:space="0" w:color="auto"/>
            <w:bottom w:val="none" w:sz="0" w:space="0" w:color="auto"/>
            <w:right w:val="none" w:sz="0" w:space="0" w:color="auto"/>
          </w:divBdr>
        </w:div>
        <w:div w:id="366026573">
          <w:marLeft w:val="640"/>
          <w:marRight w:val="0"/>
          <w:marTop w:val="0"/>
          <w:marBottom w:val="0"/>
          <w:divBdr>
            <w:top w:val="none" w:sz="0" w:space="0" w:color="auto"/>
            <w:left w:val="none" w:sz="0" w:space="0" w:color="auto"/>
            <w:bottom w:val="none" w:sz="0" w:space="0" w:color="auto"/>
            <w:right w:val="none" w:sz="0" w:space="0" w:color="auto"/>
          </w:divBdr>
        </w:div>
        <w:div w:id="1819765393">
          <w:marLeft w:val="640"/>
          <w:marRight w:val="0"/>
          <w:marTop w:val="0"/>
          <w:marBottom w:val="0"/>
          <w:divBdr>
            <w:top w:val="none" w:sz="0" w:space="0" w:color="auto"/>
            <w:left w:val="none" w:sz="0" w:space="0" w:color="auto"/>
            <w:bottom w:val="none" w:sz="0" w:space="0" w:color="auto"/>
            <w:right w:val="none" w:sz="0" w:space="0" w:color="auto"/>
          </w:divBdr>
        </w:div>
        <w:div w:id="1458184174">
          <w:marLeft w:val="640"/>
          <w:marRight w:val="0"/>
          <w:marTop w:val="0"/>
          <w:marBottom w:val="0"/>
          <w:divBdr>
            <w:top w:val="none" w:sz="0" w:space="0" w:color="auto"/>
            <w:left w:val="none" w:sz="0" w:space="0" w:color="auto"/>
            <w:bottom w:val="none" w:sz="0" w:space="0" w:color="auto"/>
            <w:right w:val="none" w:sz="0" w:space="0" w:color="auto"/>
          </w:divBdr>
        </w:div>
        <w:div w:id="1933853288">
          <w:marLeft w:val="640"/>
          <w:marRight w:val="0"/>
          <w:marTop w:val="0"/>
          <w:marBottom w:val="0"/>
          <w:divBdr>
            <w:top w:val="none" w:sz="0" w:space="0" w:color="auto"/>
            <w:left w:val="none" w:sz="0" w:space="0" w:color="auto"/>
            <w:bottom w:val="none" w:sz="0" w:space="0" w:color="auto"/>
            <w:right w:val="none" w:sz="0" w:space="0" w:color="auto"/>
          </w:divBdr>
        </w:div>
        <w:div w:id="819923752">
          <w:marLeft w:val="640"/>
          <w:marRight w:val="0"/>
          <w:marTop w:val="0"/>
          <w:marBottom w:val="0"/>
          <w:divBdr>
            <w:top w:val="none" w:sz="0" w:space="0" w:color="auto"/>
            <w:left w:val="none" w:sz="0" w:space="0" w:color="auto"/>
            <w:bottom w:val="none" w:sz="0" w:space="0" w:color="auto"/>
            <w:right w:val="none" w:sz="0" w:space="0" w:color="auto"/>
          </w:divBdr>
        </w:div>
        <w:div w:id="267664259">
          <w:marLeft w:val="640"/>
          <w:marRight w:val="0"/>
          <w:marTop w:val="0"/>
          <w:marBottom w:val="0"/>
          <w:divBdr>
            <w:top w:val="none" w:sz="0" w:space="0" w:color="auto"/>
            <w:left w:val="none" w:sz="0" w:space="0" w:color="auto"/>
            <w:bottom w:val="none" w:sz="0" w:space="0" w:color="auto"/>
            <w:right w:val="none" w:sz="0" w:space="0" w:color="auto"/>
          </w:divBdr>
        </w:div>
        <w:div w:id="918708818">
          <w:marLeft w:val="640"/>
          <w:marRight w:val="0"/>
          <w:marTop w:val="0"/>
          <w:marBottom w:val="0"/>
          <w:divBdr>
            <w:top w:val="none" w:sz="0" w:space="0" w:color="auto"/>
            <w:left w:val="none" w:sz="0" w:space="0" w:color="auto"/>
            <w:bottom w:val="none" w:sz="0" w:space="0" w:color="auto"/>
            <w:right w:val="none" w:sz="0" w:space="0" w:color="auto"/>
          </w:divBdr>
        </w:div>
        <w:div w:id="240987782">
          <w:marLeft w:val="640"/>
          <w:marRight w:val="0"/>
          <w:marTop w:val="0"/>
          <w:marBottom w:val="0"/>
          <w:divBdr>
            <w:top w:val="none" w:sz="0" w:space="0" w:color="auto"/>
            <w:left w:val="none" w:sz="0" w:space="0" w:color="auto"/>
            <w:bottom w:val="none" w:sz="0" w:space="0" w:color="auto"/>
            <w:right w:val="none" w:sz="0" w:space="0" w:color="auto"/>
          </w:divBdr>
        </w:div>
        <w:div w:id="1476138283">
          <w:marLeft w:val="640"/>
          <w:marRight w:val="0"/>
          <w:marTop w:val="0"/>
          <w:marBottom w:val="0"/>
          <w:divBdr>
            <w:top w:val="none" w:sz="0" w:space="0" w:color="auto"/>
            <w:left w:val="none" w:sz="0" w:space="0" w:color="auto"/>
            <w:bottom w:val="none" w:sz="0" w:space="0" w:color="auto"/>
            <w:right w:val="none" w:sz="0" w:space="0" w:color="auto"/>
          </w:divBdr>
        </w:div>
        <w:div w:id="541013550">
          <w:marLeft w:val="640"/>
          <w:marRight w:val="0"/>
          <w:marTop w:val="0"/>
          <w:marBottom w:val="0"/>
          <w:divBdr>
            <w:top w:val="none" w:sz="0" w:space="0" w:color="auto"/>
            <w:left w:val="none" w:sz="0" w:space="0" w:color="auto"/>
            <w:bottom w:val="none" w:sz="0" w:space="0" w:color="auto"/>
            <w:right w:val="none" w:sz="0" w:space="0" w:color="auto"/>
          </w:divBdr>
        </w:div>
        <w:div w:id="272786323">
          <w:marLeft w:val="640"/>
          <w:marRight w:val="0"/>
          <w:marTop w:val="0"/>
          <w:marBottom w:val="0"/>
          <w:divBdr>
            <w:top w:val="none" w:sz="0" w:space="0" w:color="auto"/>
            <w:left w:val="none" w:sz="0" w:space="0" w:color="auto"/>
            <w:bottom w:val="none" w:sz="0" w:space="0" w:color="auto"/>
            <w:right w:val="none" w:sz="0" w:space="0" w:color="auto"/>
          </w:divBdr>
        </w:div>
        <w:div w:id="719325695">
          <w:marLeft w:val="640"/>
          <w:marRight w:val="0"/>
          <w:marTop w:val="0"/>
          <w:marBottom w:val="0"/>
          <w:divBdr>
            <w:top w:val="none" w:sz="0" w:space="0" w:color="auto"/>
            <w:left w:val="none" w:sz="0" w:space="0" w:color="auto"/>
            <w:bottom w:val="none" w:sz="0" w:space="0" w:color="auto"/>
            <w:right w:val="none" w:sz="0" w:space="0" w:color="auto"/>
          </w:divBdr>
        </w:div>
        <w:div w:id="2002539058">
          <w:marLeft w:val="640"/>
          <w:marRight w:val="0"/>
          <w:marTop w:val="0"/>
          <w:marBottom w:val="0"/>
          <w:divBdr>
            <w:top w:val="none" w:sz="0" w:space="0" w:color="auto"/>
            <w:left w:val="none" w:sz="0" w:space="0" w:color="auto"/>
            <w:bottom w:val="none" w:sz="0" w:space="0" w:color="auto"/>
            <w:right w:val="none" w:sz="0" w:space="0" w:color="auto"/>
          </w:divBdr>
        </w:div>
        <w:div w:id="1866091312">
          <w:marLeft w:val="640"/>
          <w:marRight w:val="0"/>
          <w:marTop w:val="0"/>
          <w:marBottom w:val="0"/>
          <w:divBdr>
            <w:top w:val="none" w:sz="0" w:space="0" w:color="auto"/>
            <w:left w:val="none" w:sz="0" w:space="0" w:color="auto"/>
            <w:bottom w:val="none" w:sz="0" w:space="0" w:color="auto"/>
            <w:right w:val="none" w:sz="0" w:space="0" w:color="auto"/>
          </w:divBdr>
        </w:div>
        <w:div w:id="318003740">
          <w:marLeft w:val="640"/>
          <w:marRight w:val="0"/>
          <w:marTop w:val="0"/>
          <w:marBottom w:val="0"/>
          <w:divBdr>
            <w:top w:val="none" w:sz="0" w:space="0" w:color="auto"/>
            <w:left w:val="none" w:sz="0" w:space="0" w:color="auto"/>
            <w:bottom w:val="none" w:sz="0" w:space="0" w:color="auto"/>
            <w:right w:val="none" w:sz="0" w:space="0" w:color="auto"/>
          </w:divBdr>
        </w:div>
        <w:div w:id="49614973">
          <w:marLeft w:val="640"/>
          <w:marRight w:val="0"/>
          <w:marTop w:val="0"/>
          <w:marBottom w:val="0"/>
          <w:divBdr>
            <w:top w:val="none" w:sz="0" w:space="0" w:color="auto"/>
            <w:left w:val="none" w:sz="0" w:space="0" w:color="auto"/>
            <w:bottom w:val="none" w:sz="0" w:space="0" w:color="auto"/>
            <w:right w:val="none" w:sz="0" w:space="0" w:color="auto"/>
          </w:divBdr>
        </w:div>
        <w:div w:id="395445075">
          <w:marLeft w:val="640"/>
          <w:marRight w:val="0"/>
          <w:marTop w:val="0"/>
          <w:marBottom w:val="0"/>
          <w:divBdr>
            <w:top w:val="none" w:sz="0" w:space="0" w:color="auto"/>
            <w:left w:val="none" w:sz="0" w:space="0" w:color="auto"/>
            <w:bottom w:val="none" w:sz="0" w:space="0" w:color="auto"/>
            <w:right w:val="none" w:sz="0" w:space="0" w:color="auto"/>
          </w:divBdr>
        </w:div>
        <w:div w:id="63375022">
          <w:marLeft w:val="640"/>
          <w:marRight w:val="0"/>
          <w:marTop w:val="0"/>
          <w:marBottom w:val="0"/>
          <w:divBdr>
            <w:top w:val="none" w:sz="0" w:space="0" w:color="auto"/>
            <w:left w:val="none" w:sz="0" w:space="0" w:color="auto"/>
            <w:bottom w:val="none" w:sz="0" w:space="0" w:color="auto"/>
            <w:right w:val="none" w:sz="0" w:space="0" w:color="auto"/>
          </w:divBdr>
        </w:div>
        <w:div w:id="1007485028">
          <w:marLeft w:val="640"/>
          <w:marRight w:val="0"/>
          <w:marTop w:val="0"/>
          <w:marBottom w:val="0"/>
          <w:divBdr>
            <w:top w:val="none" w:sz="0" w:space="0" w:color="auto"/>
            <w:left w:val="none" w:sz="0" w:space="0" w:color="auto"/>
            <w:bottom w:val="none" w:sz="0" w:space="0" w:color="auto"/>
            <w:right w:val="none" w:sz="0" w:space="0" w:color="auto"/>
          </w:divBdr>
        </w:div>
        <w:div w:id="2104295858">
          <w:marLeft w:val="640"/>
          <w:marRight w:val="0"/>
          <w:marTop w:val="0"/>
          <w:marBottom w:val="0"/>
          <w:divBdr>
            <w:top w:val="none" w:sz="0" w:space="0" w:color="auto"/>
            <w:left w:val="none" w:sz="0" w:space="0" w:color="auto"/>
            <w:bottom w:val="none" w:sz="0" w:space="0" w:color="auto"/>
            <w:right w:val="none" w:sz="0" w:space="0" w:color="auto"/>
          </w:divBdr>
        </w:div>
        <w:div w:id="261382370">
          <w:marLeft w:val="640"/>
          <w:marRight w:val="0"/>
          <w:marTop w:val="0"/>
          <w:marBottom w:val="0"/>
          <w:divBdr>
            <w:top w:val="none" w:sz="0" w:space="0" w:color="auto"/>
            <w:left w:val="none" w:sz="0" w:space="0" w:color="auto"/>
            <w:bottom w:val="none" w:sz="0" w:space="0" w:color="auto"/>
            <w:right w:val="none" w:sz="0" w:space="0" w:color="auto"/>
          </w:divBdr>
        </w:div>
        <w:div w:id="1531645469">
          <w:marLeft w:val="640"/>
          <w:marRight w:val="0"/>
          <w:marTop w:val="0"/>
          <w:marBottom w:val="0"/>
          <w:divBdr>
            <w:top w:val="none" w:sz="0" w:space="0" w:color="auto"/>
            <w:left w:val="none" w:sz="0" w:space="0" w:color="auto"/>
            <w:bottom w:val="none" w:sz="0" w:space="0" w:color="auto"/>
            <w:right w:val="none" w:sz="0" w:space="0" w:color="auto"/>
          </w:divBdr>
        </w:div>
        <w:div w:id="1758745363">
          <w:marLeft w:val="640"/>
          <w:marRight w:val="0"/>
          <w:marTop w:val="0"/>
          <w:marBottom w:val="0"/>
          <w:divBdr>
            <w:top w:val="none" w:sz="0" w:space="0" w:color="auto"/>
            <w:left w:val="none" w:sz="0" w:space="0" w:color="auto"/>
            <w:bottom w:val="none" w:sz="0" w:space="0" w:color="auto"/>
            <w:right w:val="none" w:sz="0" w:space="0" w:color="auto"/>
          </w:divBdr>
        </w:div>
        <w:div w:id="291061369">
          <w:marLeft w:val="640"/>
          <w:marRight w:val="0"/>
          <w:marTop w:val="0"/>
          <w:marBottom w:val="0"/>
          <w:divBdr>
            <w:top w:val="none" w:sz="0" w:space="0" w:color="auto"/>
            <w:left w:val="none" w:sz="0" w:space="0" w:color="auto"/>
            <w:bottom w:val="none" w:sz="0" w:space="0" w:color="auto"/>
            <w:right w:val="none" w:sz="0" w:space="0" w:color="auto"/>
          </w:divBdr>
        </w:div>
        <w:div w:id="1134835414">
          <w:marLeft w:val="640"/>
          <w:marRight w:val="0"/>
          <w:marTop w:val="0"/>
          <w:marBottom w:val="0"/>
          <w:divBdr>
            <w:top w:val="none" w:sz="0" w:space="0" w:color="auto"/>
            <w:left w:val="none" w:sz="0" w:space="0" w:color="auto"/>
            <w:bottom w:val="none" w:sz="0" w:space="0" w:color="auto"/>
            <w:right w:val="none" w:sz="0" w:space="0" w:color="auto"/>
          </w:divBdr>
        </w:div>
        <w:div w:id="1359508303">
          <w:marLeft w:val="640"/>
          <w:marRight w:val="0"/>
          <w:marTop w:val="0"/>
          <w:marBottom w:val="0"/>
          <w:divBdr>
            <w:top w:val="none" w:sz="0" w:space="0" w:color="auto"/>
            <w:left w:val="none" w:sz="0" w:space="0" w:color="auto"/>
            <w:bottom w:val="none" w:sz="0" w:space="0" w:color="auto"/>
            <w:right w:val="none" w:sz="0" w:space="0" w:color="auto"/>
          </w:divBdr>
        </w:div>
        <w:div w:id="1459182379">
          <w:marLeft w:val="640"/>
          <w:marRight w:val="0"/>
          <w:marTop w:val="0"/>
          <w:marBottom w:val="0"/>
          <w:divBdr>
            <w:top w:val="none" w:sz="0" w:space="0" w:color="auto"/>
            <w:left w:val="none" w:sz="0" w:space="0" w:color="auto"/>
            <w:bottom w:val="none" w:sz="0" w:space="0" w:color="auto"/>
            <w:right w:val="none" w:sz="0" w:space="0" w:color="auto"/>
          </w:divBdr>
        </w:div>
        <w:div w:id="610862028">
          <w:marLeft w:val="640"/>
          <w:marRight w:val="0"/>
          <w:marTop w:val="0"/>
          <w:marBottom w:val="0"/>
          <w:divBdr>
            <w:top w:val="none" w:sz="0" w:space="0" w:color="auto"/>
            <w:left w:val="none" w:sz="0" w:space="0" w:color="auto"/>
            <w:bottom w:val="none" w:sz="0" w:space="0" w:color="auto"/>
            <w:right w:val="none" w:sz="0" w:space="0" w:color="auto"/>
          </w:divBdr>
        </w:div>
        <w:div w:id="551190150">
          <w:marLeft w:val="640"/>
          <w:marRight w:val="0"/>
          <w:marTop w:val="0"/>
          <w:marBottom w:val="0"/>
          <w:divBdr>
            <w:top w:val="none" w:sz="0" w:space="0" w:color="auto"/>
            <w:left w:val="none" w:sz="0" w:space="0" w:color="auto"/>
            <w:bottom w:val="none" w:sz="0" w:space="0" w:color="auto"/>
            <w:right w:val="none" w:sz="0" w:space="0" w:color="auto"/>
          </w:divBdr>
        </w:div>
        <w:div w:id="2082754502">
          <w:marLeft w:val="640"/>
          <w:marRight w:val="0"/>
          <w:marTop w:val="0"/>
          <w:marBottom w:val="0"/>
          <w:divBdr>
            <w:top w:val="none" w:sz="0" w:space="0" w:color="auto"/>
            <w:left w:val="none" w:sz="0" w:space="0" w:color="auto"/>
            <w:bottom w:val="none" w:sz="0" w:space="0" w:color="auto"/>
            <w:right w:val="none" w:sz="0" w:space="0" w:color="auto"/>
          </w:divBdr>
        </w:div>
        <w:div w:id="115687295">
          <w:marLeft w:val="640"/>
          <w:marRight w:val="0"/>
          <w:marTop w:val="0"/>
          <w:marBottom w:val="0"/>
          <w:divBdr>
            <w:top w:val="none" w:sz="0" w:space="0" w:color="auto"/>
            <w:left w:val="none" w:sz="0" w:space="0" w:color="auto"/>
            <w:bottom w:val="none" w:sz="0" w:space="0" w:color="auto"/>
            <w:right w:val="none" w:sz="0" w:space="0" w:color="auto"/>
          </w:divBdr>
        </w:div>
        <w:div w:id="294484217">
          <w:marLeft w:val="640"/>
          <w:marRight w:val="0"/>
          <w:marTop w:val="0"/>
          <w:marBottom w:val="0"/>
          <w:divBdr>
            <w:top w:val="none" w:sz="0" w:space="0" w:color="auto"/>
            <w:left w:val="none" w:sz="0" w:space="0" w:color="auto"/>
            <w:bottom w:val="none" w:sz="0" w:space="0" w:color="auto"/>
            <w:right w:val="none" w:sz="0" w:space="0" w:color="auto"/>
          </w:divBdr>
        </w:div>
        <w:div w:id="210845039">
          <w:marLeft w:val="640"/>
          <w:marRight w:val="0"/>
          <w:marTop w:val="0"/>
          <w:marBottom w:val="0"/>
          <w:divBdr>
            <w:top w:val="none" w:sz="0" w:space="0" w:color="auto"/>
            <w:left w:val="none" w:sz="0" w:space="0" w:color="auto"/>
            <w:bottom w:val="none" w:sz="0" w:space="0" w:color="auto"/>
            <w:right w:val="none" w:sz="0" w:space="0" w:color="auto"/>
          </w:divBdr>
        </w:div>
        <w:div w:id="1397897323">
          <w:marLeft w:val="640"/>
          <w:marRight w:val="0"/>
          <w:marTop w:val="0"/>
          <w:marBottom w:val="0"/>
          <w:divBdr>
            <w:top w:val="none" w:sz="0" w:space="0" w:color="auto"/>
            <w:left w:val="none" w:sz="0" w:space="0" w:color="auto"/>
            <w:bottom w:val="none" w:sz="0" w:space="0" w:color="auto"/>
            <w:right w:val="none" w:sz="0" w:space="0" w:color="auto"/>
          </w:divBdr>
        </w:div>
        <w:div w:id="20014492">
          <w:marLeft w:val="640"/>
          <w:marRight w:val="0"/>
          <w:marTop w:val="0"/>
          <w:marBottom w:val="0"/>
          <w:divBdr>
            <w:top w:val="none" w:sz="0" w:space="0" w:color="auto"/>
            <w:left w:val="none" w:sz="0" w:space="0" w:color="auto"/>
            <w:bottom w:val="none" w:sz="0" w:space="0" w:color="auto"/>
            <w:right w:val="none" w:sz="0" w:space="0" w:color="auto"/>
          </w:divBdr>
        </w:div>
        <w:div w:id="841236529">
          <w:marLeft w:val="640"/>
          <w:marRight w:val="0"/>
          <w:marTop w:val="0"/>
          <w:marBottom w:val="0"/>
          <w:divBdr>
            <w:top w:val="none" w:sz="0" w:space="0" w:color="auto"/>
            <w:left w:val="none" w:sz="0" w:space="0" w:color="auto"/>
            <w:bottom w:val="none" w:sz="0" w:space="0" w:color="auto"/>
            <w:right w:val="none" w:sz="0" w:space="0" w:color="auto"/>
          </w:divBdr>
        </w:div>
        <w:div w:id="1068384459">
          <w:marLeft w:val="640"/>
          <w:marRight w:val="0"/>
          <w:marTop w:val="0"/>
          <w:marBottom w:val="0"/>
          <w:divBdr>
            <w:top w:val="none" w:sz="0" w:space="0" w:color="auto"/>
            <w:left w:val="none" w:sz="0" w:space="0" w:color="auto"/>
            <w:bottom w:val="none" w:sz="0" w:space="0" w:color="auto"/>
            <w:right w:val="none" w:sz="0" w:space="0" w:color="auto"/>
          </w:divBdr>
        </w:div>
        <w:div w:id="1223637374">
          <w:marLeft w:val="640"/>
          <w:marRight w:val="0"/>
          <w:marTop w:val="0"/>
          <w:marBottom w:val="0"/>
          <w:divBdr>
            <w:top w:val="none" w:sz="0" w:space="0" w:color="auto"/>
            <w:left w:val="none" w:sz="0" w:space="0" w:color="auto"/>
            <w:bottom w:val="none" w:sz="0" w:space="0" w:color="auto"/>
            <w:right w:val="none" w:sz="0" w:space="0" w:color="auto"/>
          </w:divBdr>
        </w:div>
        <w:div w:id="1029602328">
          <w:marLeft w:val="640"/>
          <w:marRight w:val="0"/>
          <w:marTop w:val="0"/>
          <w:marBottom w:val="0"/>
          <w:divBdr>
            <w:top w:val="none" w:sz="0" w:space="0" w:color="auto"/>
            <w:left w:val="none" w:sz="0" w:space="0" w:color="auto"/>
            <w:bottom w:val="none" w:sz="0" w:space="0" w:color="auto"/>
            <w:right w:val="none" w:sz="0" w:space="0" w:color="auto"/>
          </w:divBdr>
        </w:div>
        <w:div w:id="1083839728">
          <w:marLeft w:val="640"/>
          <w:marRight w:val="0"/>
          <w:marTop w:val="0"/>
          <w:marBottom w:val="0"/>
          <w:divBdr>
            <w:top w:val="none" w:sz="0" w:space="0" w:color="auto"/>
            <w:left w:val="none" w:sz="0" w:space="0" w:color="auto"/>
            <w:bottom w:val="none" w:sz="0" w:space="0" w:color="auto"/>
            <w:right w:val="none" w:sz="0" w:space="0" w:color="auto"/>
          </w:divBdr>
        </w:div>
        <w:div w:id="976492013">
          <w:marLeft w:val="640"/>
          <w:marRight w:val="0"/>
          <w:marTop w:val="0"/>
          <w:marBottom w:val="0"/>
          <w:divBdr>
            <w:top w:val="none" w:sz="0" w:space="0" w:color="auto"/>
            <w:left w:val="none" w:sz="0" w:space="0" w:color="auto"/>
            <w:bottom w:val="none" w:sz="0" w:space="0" w:color="auto"/>
            <w:right w:val="none" w:sz="0" w:space="0" w:color="auto"/>
          </w:divBdr>
        </w:div>
        <w:div w:id="984285619">
          <w:marLeft w:val="640"/>
          <w:marRight w:val="0"/>
          <w:marTop w:val="0"/>
          <w:marBottom w:val="0"/>
          <w:divBdr>
            <w:top w:val="none" w:sz="0" w:space="0" w:color="auto"/>
            <w:left w:val="none" w:sz="0" w:space="0" w:color="auto"/>
            <w:bottom w:val="none" w:sz="0" w:space="0" w:color="auto"/>
            <w:right w:val="none" w:sz="0" w:space="0" w:color="auto"/>
          </w:divBdr>
        </w:div>
        <w:div w:id="1063985394">
          <w:marLeft w:val="640"/>
          <w:marRight w:val="0"/>
          <w:marTop w:val="0"/>
          <w:marBottom w:val="0"/>
          <w:divBdr>
            <w:top w:val="none" w:sz="0" w:space="0" w:color="auto"/>
            <w:left w:val="none" w:sz="0" w:space="0" w:color="auto"/>
            <w:bottom w:val="none" w:sz="0" w:space="0" w:color="auto"/>
            <w:right w:val="none" w:sz="0" w:space="0" w:color="auto"/>
          </w:divBdr>
        </w:div>
        <w:div w:id="87582476">
          <w:marLeft w:val="640"/>
          <w:marRight w:val="0"/>
          <w:marTop w:val="0"/>
          <w:marBottom w:val="0"/>
          <w:divBdr>
            <w:top w:val="none" w:sz="0" w:space="0" w:color="auto"/>
            <w:left w:val="none" w:sz="0" w:space="0" w:color="auto"/>
            <w:bottom w:val="none" w:sz="0" w:space="0" w:color="auto"/>
            <w:right w:val="none" w:sz="0" w:space="0" w:color="auto"/>
          </w:divBdr>
        </w:div>
        <w:div w:id="1559635521">
          <w:marLeft w:val="640"/>
          <w:marRight w:val="0"/>
          <w:marTop w:val="0"/>
          <w:marBottom w:val="0"/>
          <w:divBdr>
            <w:top w:val="none" w:sz="0" w:space="0" w:color="auto"/>
            <w:left w:val="none" w:sz="0" w:space="0" w:color="auto"/>
            <w:bottom w:val="none" w:sz="0" w:space="0" w:color="auto"/>
            <w:right w:val="none" w:sz="0" w:space="0" w:color="auto"/>
          </w:divBdr>
        </w:div>
        <w:div w:id="318852288">
          <w:marLeft w:val="640"/>
          <w:marRight w:val="0"/>
          <w:marTop w:val="0"/>
          <w:marBottom w:val="0"/>
          <w:divBdr>
            <w:top w:val="none" w:sz="0" w:space="0" w:color="auto"/>
            <w:left w:val="none" w:sz="0" w:space="0" w:color="auto"/>
            <w:bottom w:val="none" w:sz="0" w:space="0" w:color="auto"/>
            <w:right w:val="none" w:sz="0" w:space="0" w:color="auto"/>
          </w:divBdr>
        </w:div>
        <w:div w:id="211773997">
          <w:marLeft w:val="640"/>
          <w:marRight w:val="0"/>
          <w:marTop w:val="0"/>
          <w:marBottom w:val="0"/>
          <w:divBdr>
            <w:top w:val="none" w:sz="0" w:space="0" w:color="auto"/>
            <w:left w:val="none" w:sz="0" w:space="0" w:color="auto"/>
            <w:bottom w:val="none" w:sz="0" w:space="0" w:color="auto"/>
            <w:right w:val="none" w:sz="0" w:space="0" w:color="auto"/>
          </w:divBdr>
        </w:div>
        <w:div w:id="1643268380">
          <w:marLeft w:val="640"/>
          <w:marRight w:val="0"/>
          <w:marTop w:val="0"/>
          <w:marBottom w:val="0"/>
          <w:divBdr>
            <w:top w:val="none" w:sz="0" w:space="0" w:color="auto"/>
            <w:left w:val="none" w:sz="0" w:space="0" w:color="auto"/>
            <w:bottom w:val="none" w:sz="0" w:space="0" w:color="auto"/>
            <w:right w:val="none" w:sz="0" w:space="0" w:color="auto"/>
          </w:divBdr>
        </w:div>
        <w:div w:id="1259486167">
          <w:marLeft w:val="640"/>
          <w:marRight w:val="0"/>
          <w:marTop w:val="0"/>
          <w:marBottom w:val="0"/>
          <w:divBdr>
            <w:top w:val="none" w:sz="0" w:space="0" w:color="auto"/>
            <w:left w:val="none" w:sz="0" w:space="0" w:color="auto"/>
            <w:bottom w:val="none" w:sz="0" w:space="0" w:color="auto"/>
            <w:right w:val="none" w:sz="0" w:space="0" w:color="auto"/>
          </w:divBdr>
        </w:div>
        <w:div w:id="810293978">
          <w:marLeft w:val="640"/>
          <w:marRight w:val="0"/>
          <w:marTop w:val="0"/>
          <w:marBottom w:val="0"/>
          <w:divBdr>
            <w:top w:val="none" w:sz="0" w:space="0" w:color="auto"/>
            <w:left w:val="none" w:sz="0" w:space="0" w:color="auto"/>
            <w:bottom w:val="none" w:sz="0" w:space="0" w:color="auto"/>
            <w:right w:val="none" w:sz="0" w:space="0" w:color="auto"/>
          </w:divBdr>
        </w:div>
        <w:div w:id="541597034">
          <w:marLeft w:val="640"/>
          <w:marRight w:val="0"/>
          <w:marTop w:val="0"/>
          <w:marBottom w:val="0"/>
          <w:divBdr>
            <w:top w:val="none" w:sz="0" w:space="0" w:color="auto"/>
            <w:left w:val="none" w:sz="0" w:space="0" w:color="auto"/>
            <w:bottom w:val="none" w:sz="0" w:space="0" w:color="auto"/>
            <w:right w:val="none" w:sz="0" w:space="0" w:color="auto"/>
          </w:divBdr>
        </w:div>
        <w:div w:id="2099792934">
          <w:marLeft w:val="640"/>
          <w:marRight w:val="0"/>
          <w:marTop w:val="0"/>
          <w:marBottom w:val="0"/>
          <w:divBdr>
            <w:top w:val="none" w:sz="0" w:space="0" w:color="auto"/>
            <w:left w:val="none" w:sz="0" w:space="0" w:color="auto"/>
            <w:bottom w:val="none" w:sz="0" w:space="0" w:color="auto"/>
            <w:right w:val="none" w:sz="0" w:space="0" w:color="auto"/>
          </w:divBdr>
        </w:div>
        <w:div w:id="1613585968">
          <w:marLeft w:val="640"/>
          <w:marRight w:val="0"/>
          <w:marTop w:val="0"/>
          <w:marBottom w:val="0"/>
          <w:divBdr>
            <w:top w:val="none" w:sz="0" w:space="0" w:color="auto"/>
            <w:left w:val="none" w:sz="0" w:space="0" w:color="auto"/>
            <w:bottom w:val="none" w:sz="0" w:space="0" w:color="auto"/>
            <w:right w:val="none" w:sz="0" w:space="0" w:color="auto"/>
          </w:divBdr>
        </w:div>
        <w:div w:id="171839740">
          <w:marLeft w:val="640"/>
          <w:marRight w:val="0"/>
          <w:marTop w:val="0"/>
          <w:marBottom w:val="0"/>
          <w:divBdr>
            <w:top w:val="none" w:sz="0" w:space="0" w:color="auto"/>
            <w:left w:val="none" w:sz="0" w:space="0" w:color="auto"/>
            <w:bottom w:val="none" w:sz="0" w:space="0" w:color="auto"/>
            <w:right w:val="none" w:sz="0" w:space="0" w:color="auto"/>
          </w:divBdr>
        </w:div>
        <w:div w:id="564225177">
          <w:marLeft w:val="640"/>
          <w:marRight w:val="0"/>
          <w:marTop w:val="0"/>
          <w:marBottom w:val="0"/>
          <w:divBdr>
            <w:top w:val="none" w:sz="0" w:space="0" w:color="auto"/>
            <w:left w:val="none" w:sz="0" w:space="0" w:color="auto"/>
            <w:bottom w:val="none" w:sz="0" w:space="0" w:color="auto"/>
            <w:right w:val="none" w:sz="0" w:space="0" w:color="auto"/>
          </w:divBdr>
        </w:div>
        <w:div w:id="1512329904">
          <w:marLeft w:val="640"/>
          <w:marRight w:val="0"/>
          <w:marTop w:val="0"/>
          <w:marBottom w:val="0"/>
          <w:divBdr>
            <w:top w:val="none" w:sz="0" w:space="0" w:color="auto"/>
            <w:left w:val="none" w:sz="0" w:space="0" w:color="auto"/>
            <w:bottom w:val="none" w:sz="0" w:space="0" w:color="auto"/>
            <w:right w:val="none" w:sz="0" w:space="0" w:color="auto"/>
          </w:divBdr>
        </w:div>
        <w:div w:id="1210873056">
          <w:marLeft w:val="640"/>
          <w:marRight w:val="0"/>
          <w:marTop w:val="0"/>
          <w:marBottom w:val="0"/>
          <w:divBdr>
            <w:top w:val="none" w:sz="0" w:space="0" w:color="auto"/>
            <w:left w:val="none" w:sz="0" w:space="0" w:color="auto"/>
            <w:bottom w:val="none" w:sz="0" w:space="0" w:color="auto"/>
            <w:right w:val="none" w:sz="0" w:space="0" w:color="auto"/>
          </w:divBdr>
        </w:div>
        <w:div w:id="1519268918">
          <w:marLeft w:val="640"/>
          <w:marRight w:val="0"/>
          <w:marTop w:val="0"/>
          <w:marBottom w:val="0"/>
          <w:divBdr>
            <w:top w:val="none" w:sz="0" w:space="0" w:color="auto"/>
            <w:left w:val="none" w:sz="0" w:space="0" w:color="auto"/>
            <w:bottom w:val="none" w:sz="0" w:space="0" w:color="auto"/>
            <w:right w:val="none" w:sz="0" w:space="0" w:color="auto"/>
          </w:divBdr>
        </w:div>
        <w:div w:id="339620668">
          <w:marLeft w:val="640"/>
          <w:marRight w:val="0"/>
          <w:marTop w:val="0"/>
          <w:marBottom w:val="0"/>
          <w:divBdr>
            <w:top w:val="none" w:sz="0" w:space="0" w:color="auto"/>
            <w:left w:val="none" w:sz="0" w:space="0" w:color="auto"/>
            <w:bottom w:val="none" w:sz="0" w:space="0" w:color="auto"/>
            <w:right w:val="none" w:sz="0" w:space="0" w:color="auto"/>
          </w:divBdr>
        </w:div>
        <w:div w:id="789324391">
          <w:marLeft w:val="640"/>
          <w:marRight w:val="0"/>
          <w:marTop w:val="0"/>
          <w:marBottom w:val="0"/>
          <w:divBdr>
            <w:top w:val="none" w:sz="0" w:space="0" w:color="auto"/>
            <w:left w:val="none" w:sz="0" w:space="0" w:color="auto"/>
            <w:bottom w:val="none" w:sz="0" w:space="0" w:color="auto"/>
            <w:right w:val="none" w:sz="0" w:space="0" w:color="auto"/>
          </w:divBdr>
        </w:div>
        <w:div w:id="1743983972">
          <w:marLeft w:val="640"/>
          <w:marRight w:val="0"/>
          <w:marTop w:val="0"/>
          <w:marBottom w:val="0"/>
          <w:divBdr>
            <w:top w:val="none" w:sz="0" w:space="0" w:color="auto"/>
            <w:left w:val="none" w:sz="0" w:space="0" w:color="auto"/>
            <w:bottom w:val="none" w:sz="0" w:space="0" w:color="auto"/>
            <w:right w:val="none" w:sz="0" w:space="0" w:color="auto"/>
          </w:divBdr>
        </w:div>
        <w:div w:id="919211864">
          <w:marLeft w:val="640"/>
          <w:marRight w:val="0"/>
          <w:marTop w:val="0"/>
          <w:marBottom w:val="0"/>
          <w:divBdr>
            <w:top w:val="none" w:sz="0" w:space="0" w:color="auto"/>
            <w:left w:val="none" w:sz="0" w:space="0" w:color="auto"/>
            <w:bottom w:val="none" w:sz="0" w:space="0" w:color="auto"/>
            <w:right w:val="none" w:sz="0" w:space="0" w:color="auto"/>
          </w:divBdr>
        </w:div>
        <w:div w:id="1012949263">
          <w:marLeft w:val="640"/>
          <w:marRight w:val="0"/>
          <w:marTop w:val="0"/>
          <w:marBottom w:val="0"/>
          <w:divBdr>
            <w:top w:val="none" w:sz="0" w:space="0" w:color="auto"/>
            <w:left w:val="none" w:sz="0" w:space="0" w:color="auto"/>
            <w:bottom w:val="none" w:sz="0" w:space="0" w:color="auto"/>
            <w:right w:val="none" w:sz="0" w:space="0" w:color="auto"/>
          </w:divBdr>
        </w:div>
        <w:div w:id="774636992">
          <w:marLeft w:val="640"/>
          <w:marRight w:val="0"/>
          <w:marTop w:val="0"/>
          <w:marBottom w:val="0"/>
          <w:divBdr>
            <w:top w:val="none" w:sz="0" w:space="0" w:color="auto"/>
            <w:left w:val="none" w:sz="0" w:space="0" w:color="auto"/>
            <w:bottom w:val="none" w:sz="0" w:space="0" w:color="auto"/>
            <w:right w:val="none" w:sz="0" w:space="0" w:color="auto"/>
          </w:divBdr>
        </w:div>
        <w:div w:id="686979323">
          <w:marLeft w:val="640"/>
          <w:marRight w:val="0"/>
          <w:marTop w:val="0"/>
          <w:marBottom w:val="0"/>
          <w:divBdr>
            <w:top w:val="none" w:sz="0" w:space="0" w:color="auto"/>
            <w:left w:val="none" w:sz="0" w:space="0" w:color="auto"/>
            <w:bottom w:val="none" w:sz="0" w:space="0" w:color="auto"/>
            <w:right w:val="none" w:sz="0" w:space="0" w:color="auto"/>
          </w:divBdr>
        </w:div>
        <w:div w:id="1673413246">
          <w:marLeft w:val="640"/>
          <w:marRight w:val="0"/>
          <w:marTop w:val="0"/>
          <w:marBottom w:val="0"/>
          <w:divBdr>
            <w:top w:val="none" w:sz="0" w:space="0" w:color="auto"/>
            <w:left w:val="none" w:sz="0" w:space="0" w:color="auto"/>
            <w:bottom w:val="none" w:sz="0" w:space="0" w:color="auto"/>
            <w:right w:val="none" w:sz="0" w:space="0" w:color="auto"/>
          </w:divBdr>
        </w:div>
        <w:div w:id="2073650626">
          <w:marLeft w:val="640"/>
          <w:marRight w:val="0"/>
          <w:marTop w:val="0"/>
          <w:marBottom w:val="0"/>
          <w:divBdr>
            <w:top w:val="none" w:sz="0" w:space="0" w:color="auto"/>
            <w:left w:val="none" w:sz="0" w:space="0" w:color="auto"/>
            <w:bottom w:val="none" w:sz="0" w:space="0" w:color="auto"/>
            <w:right w:val="none" w:sz="0" w:space="0" w:color="auto"/>
          </w:divBdr>
        </w:div>
        <w:div w:id="1905292323">
          <w:marLeft w:val="640"/>
          <w:marRight w:val="0"/>
          <w:marTop w:val="0"/>
          <w:marBottom w:val="0"/>
          <w:divBdr>
            <w:top w:val="none" w:sz="0" w:space="0" w:color="auto"/>
            <w:left w:val="none" w:sz="0" w:space="0" w:color="auto"/>
            <w:bottom w:val="none" w:sz="0" w:space="0" w:color="auto"/>
            <w:right w:val="none" w:sz="0" w:space="0" w:color="auto"/>
          </w:divBdr>
        </w:div>
        <w:div w:id="12995197">
          <w:marLeft w:val="640"/>
          <w:marRight w:val="0"/>
          <w:marTop w:val="0"/>
          <w:marBottom w:val="0"/>
          <w:divBdr>
            <w:top w:val="none" w:sz="0" w:space="0" w:color="auto"/>
            <w:left w:val="none" w:sz="0" w:space="0" w:color="auto"/>
            <w:bottom w:val="none" w:sz="0" w:space="0" w:color="auto"/>
            <w:right w:val="none" w:sz="0" w:space="0" w:color="auto"/>
          </w:divBdr>
        </w:div>
        <w:div w:id="907957672">
          <w:marLeft w:val="640"/>
          <w:marRight w:val="0"/>
          <w:marTop w:val="0"/>
          <w:marBottom w:val="0"/>
          <w:divBdr>
            <w:top w:val="none" w:sz="0" w:space="0" w:color="auto"/>
            <w:left w:val="none" w:sz="0" w:space="0" w:color="auto"/>
            <w:bottom w:val="none" w:sz="0" w:space="0" w:color="auto"/>
            <w:right w:val="none" w:sz="0" w:space="0" w:color="auto"/>
          </w:divBdr>
        </w:div>
        <w:div w:id="1038820825">
          <w:marLeft w:val="640"/>
          <w:marRight w:val="0"/>
          <w:marTop w:val="0"/>
          <w:marBottom w:val="0"/>
          <w:divBdr>
            <w:top w:val="none" w:sz="0" w:space="0" w:color="auto"/>
            <w:left w:val="none" w:sz="0" w:space="0" w:color="auto"/>
            <w:bottom w:val="none" w:sz="0" w:space="0" w:color="auto"/>
            <w:right w:val="none" w:sz="0" w:space="0" w:color="auto"/>
          </w:divBdr>
        </w:div>
        <w:div w:id="280041018">
          <w:marLeft w:val="640"/>
          <w:marRight w:val="0"/>
          <w:marTop w:val="0"/>
          <w:marBottom w:val="0"/>
          <w:divBdr>
            <w:top w:val="none" w:sz="0" w:space="0" w:color="auto"/>
            <w:left w:val="none" w:sz="0" w:space="0" w:color="auto"/>
            <w:bottom w:val="none" w:sz="0" w:space="0" w:color="auto"/>
            <w:right w:val="none" w:sz="0" w:space="0" w:color="auto"/>
          </w:divBdr>
        </w:div>
        <w:div w:id="1261259279">
          <w:marLeft w:val="640"/>
          <w:marRight w:val="0"/>
          <w:marTop w:val="0"/>
          <w:marBottom w:val="0"/>
          <w:divBdr>
            <w:top w:val="none" w:sz="0" w:space="0" w:color="auto"/>
            <w:left w:val="none" w:sz="0" w:space="0" w:color="auto"/>
            <w:bottom w:val="none" w:sz="0" w:space="0" w:color="auto"/>
            <w:right w:val="none" w:sz="0" w:space="0" w:color="auto"/>
          </w:divBdr>
        </w:div>
        <w:div w:id="763957804">
          <w:marLeft w:val="640"/>
          <w:marRight w:val="0"/>
          <w:marTop w:val="0"/>
          <w:marBottom w:val="0"/>
          <w:divBdr>
            <w:top w:val="none" w:sz="0" w:space="0" w:color="auto"/>
            <w:left w:val="none" w:sz="0" w:space="0" w:color="auto"/>
            <w:bottom w:val="none" w:sz="0" w:space="0" w:color="auto"/>
            <w:right w:val="none" w:sz="0" w:space="0" w:color="auto"/>
          </w:divBdr>
        </w:div>
        <w:div w:id="956570203">
          <w:marLeft w:val="640"/>
          <w:marRight w:val="0"/>
          <w:marTop w:val="0"/>
          <w:marBottom w:val="0"/>
          <w:divBdr>
            <w:top w:val="none" w:sz="0" w:space="0" w:color="auto"/>
            <w:left w:val="none" w:sz="0" w:space="0" w:color="auto"/>
            <w:bottom w:val="none" w:sz="0" w:space="0" w:color="auto"/>
            <w:right w:val="none" w:sz="0" w:space="0" w:color="auto"/>
          </w:divBdr>
        </w:div>
        <w:div w:id="301429741">
          <w:marLeft w:val="640"/>
          <w:marRight w:val="0"/>
          <w:marTop w:val="0"/>
          <w:marBottom w:val="0"/>
          <w:divBdr>
            <w:top w:val="none" w:sz="0" w:space="0" w:color="auto"/>
            <w:left w:val="none" w:sz="0" w:space="0" w:color="auto"/>
            <w:bottom w:val="none" w:sz="0" w:space="0" w:color="auto"/>
            <w:right w:val="none" w:sz="0" w:space="0" w:color="auto"/>
          </w:divBdr>
        </w:div>
        <w:div w:id="89201225">
          <w:marLeft w:val="640"/>
          <w:marRight w:val="0"/>
          <w:marTop w:val="0"/>
          <w:marBottom w:val="0"/>
          <w:divBdr>
            <w:top w:val="none" w:sz="0" w:space="0" w:color="auto"/>
            <w:left w:val="none" w:sz="0" w:space="0" w:color="auto"/>
            <w:bottom w:val="none" w:sz="0" w:space="0" w:color="auto"/>
            <w:right w:val="none" w:sz="0" w:space="0" w:color="auto"/>
          </w:divBdr>
        </w:div>
        <w:div w:id="1888058826">
          <w:marLeft w:val="640"/>
          <w:marRight w:val="0"/>
          <w:marTop w:val="0"/>
          <w:marBottom w:val="0"/>
          <w:divBdr>
            <w:top w:val="none" w:sz="0" w:space="0" w:color="auto"/>
            <w:left w:val="none" w:sz="0" w:space="0" w:color="auto"/>
            <w:bottom w:val="none" w:sz="0" w:space="0" w:color="auto"/>
            <w:right w:val="none" w:sz="0" w:space="0" w:color="auto"/>
          </w:divBdr>
        </w:div>
        <w:div w:id="1683119481">
          <w:marLeft w:val="640"/>
          <w:marRight w:val="0"/>
          <w:marTop w:val="0"/>
          <w:marBottom w:val="0"/>
          <w:divBdr>
            <w:top w:val="none" w:sz="0" w:space="0" w:color="auto"/>
            <w:left w:val="none" w:sz="0" w:space="0" w:color="auto"/>
            <w:bottom w:val="none" w:sz="0" w:space="0" w:color="auto"/>
            <w:right w:val="none" w:sz="0" w:space="0" w:color="auto"/>
          </w:divBdr>
        </w:div>
        <w:div w:id="61685473">
          <w:marLeft w:val="640"/>
          <w:marRight w:val="0"/>
          <w:marTop w:val="0"/>
          <w:marBottom w:val="0"/>
          <w:divBdr>
            <w:top w:val="none" w:sz="0" w:space="0" w:color="auto"/>
            <w:left w:val="none" w:sz="0" w:space="0" w:color="auto"/>
            <w:bottom w:val="none" w:sz="0" w:space="0" w:color="auto"/>
            <w:right w:val="none" w:sz="0" w:space="0" w:color="auto"/>
          </w:divBdr>
        </w:div>
        <w:div w:id="1308313914">
          <w:marLeft w:val="640"/>
          <w:marRight w:val="0"/>
          <w:marTop w:val="0"/>
          <w:marBottom w:val="0"/>
          <w:divBdr>
            <w:top w:val="none" w:sz="0" w:space="0" w:color="auto"/>
            <w:left w:val="none" w:sz="0" w:space="0" w:color="auto"/>
            <w:bottom w:val="none" w:sz="0" w:space="0" w:color="auto"/>
            <w:right w:val="none" w:sz="0" w:space="0" w:color="auto"/>
          </w:divBdr>
        </w:div>
        <w:div w:id="1513761241">
          <w:marLeft w:val="640"/>
          <w:marRight w:val="0"/>
          <w:marTop w:val="0"/>
          <w:marBottom w:val="0"/>
          <w:divBdr>
            <w:top w:val="none" w:sz="0" w:space="0" w:color="auto"/>
            <w:left w:val="none" w:sz="0" w:space="0" w:color="auto"/>
            <w:bottom w:val="none" w:sz="0" w:space="0" w:color="auto"/>
            <w:right w:val="none" w:sz="0" w:space="0" w:color="auto"/>
          </w:divBdr>
        </w:div>
        <w:div w:id="66152228">
          <w:marLeft w:val="640"/>
          <w:marRight w:val="0"/>
          <w:marTop w:val="0"/>
          <w:marBottom w:val="0"/>
          <w:divBdr>
            <w:top w:val="none" w:sz="0" w:space="0" w:color="auto"/>
            <w:left w:val="none" w:sz="0" w:space="0" w:color="auto"/>
            <w:bottom w:val="none" w:sz="0" w:space="0" w:color="auto"/>
            <w:right w:val="none" w:sz="0" w:space="0" w:color="auto"/>
          </w:divBdr>
        </w:div>
        <w:div w:id="1728842235">
          <w:marLeft w:val="640"/>
          <w:marRight w:val="0"/>
          <w:marTop w:val="0"/>
          <w:marBottom w:val="0"/>
          <w:divBdr>
            <w:top w:val="none" w:sz="0" w:space="0" w:color="auto"/>
            <w:left w:val="none" w:sz="0" w:space="0" w:color="auto"/>
            <w:bottom w:val="none" w:sz="0" w:space="0" w:color="auto"/>
            <w:right w:val="none" w:sz="0" w:space="0" w:color="auto"/>
          </w:divBdr>
        </w:div>
        <w:div w:id="2038500375">
          <w:marLeft w:val="640"/>
          <w:marRight w:val="0"/>
          <w:marTop w:val="0"/>
          <w:marBottom w:val="0"/>
          <w:divBdr>
            <w:top w:val="none" w:sz="0" w:space="0" w:color="auto"/>
            <w:left w:val="none" w:sz="0" w:space="0" w:color="auto"/>
            <w:bottom w:val="none" w:sz="0" w:space="0" w:color="auto"/>
            <w:right w:val="none" w:sz="0" w:space="0" w:color="auto"/>
          </w:divBdr>
        </w:div>
        <w:div w:id="1801072895">
          <w:marLeft w:val="640"/>
          <w:marRight w:val="0"/>
          <w:marTop w:val="0"/>
          <w:marBottom w:val="0"/>
          <w:divBdr>
            <w:top w:val="none" w:sz="0" w:space="0" w:color="auto"/>
            <w:left w:val="none" w:sz="0" w:space="0" w:color="auto"/>
            <w:bottom w:val="none" w:sz="0" w:space="0" w:color="auto"/>
            <w:right w:val="none" w:sz="0" w:space="0" w:color="auto"/>
          </w:divBdr>
        </w:div>
        <w:div w:id="1067606824">
          <w:marLeft w:val="640"/>
          <w:marRight w:val="0"/>
          <w:marTop w:val="0"/>
          <w:marBottom w:val="0"/>
          <w:divBdr>
            <w:top w:val="none" w:sz="0" w:space="0" w:color="auto"/>
            <w:left w:val="none" w:sz="0" w:space="0" w:color="auto"/>
            <w:bottom w:val="none" w:sz="0" w:space="0" w:color="auto"/>
            <w:right w:val="none" w:sz="0" w:space="0" w:color="auto"/>
          </w:divBdr>
        </w:div>
        <w:div w:id="358816058">
          <w:marLeft w:val="640"/>
          <w:marRight w:val="0"/>
          <w:marTop w:val="0"/>
          <w:marBottom w:val="0"/>
          <w:divBdr>
            <w:top w:val="none" w:sz="0" w:space="0" w:color="auto"/>
            <w:left w:val="none" w:sz="0" w:space="0" w:color="auto"/>
            <w:bottom w:val="none" w:sz="0" w:space="0" w:color="auto"/>
            <w:right w:val="none" w:sz="0" w:space="0" w:color="auto"/>
          </w:divBdr>
        </w:div>
        <w:div w:id="1670643876">
          <w:marLeft w:val="640"/>
          <w:marRight w:val="0"/>
          <w:marTop w:val="0"/>
          <w:marBottom w:val="0"/>
          <w:divBdr>
            <w:top w:val="none" w:sz="0" w:space="0" w:color="auto"/>
            <w:left w:val="none" w:sz="0" w:space="0" w:color="auto"/>
            <w:bottom w:val="none" w:sz="0" w:space="0" w:color="auto"/>
            <w:right w:val="none" w:sz="0" w:space="0" w:color="auto"/>
          </w:divBdr>
        </w:div>
        <w:div w:id="489713066">
          <w:marLeft w:val="640"/>
          <w:marRight w:val="0"/>
          <w:marTop w:val="0"/>
          <w:marBottom w:val="0"/>
          <w:divBdr>
            <w:top w:val="none" w:sz="0" w:space="0" w:color="auto"/>
            <w:left w:val="none" w:sz="0" w:space="0" w:color="auto"/>
            <w:bottom w:val="none" w:sz="0" w:space="0" w:color="auto"/>
            <w:right w:val="none" w:sz="0" w:space="0" w:color="auto"/>
          </w:divBdr>
        </w:div>
        <w:div w:id="990059022">
          <w:marLeft w:val="640"/>
          <w:marRight w:val="0"/>
          <w:marTop w:val="0"/>
          <w:marBottom w:val="0"/>
          <w:divBdr>
            <w:top w:val="none" w:sz="0" w:space="0" w:color="auto"/>
            <w:left w:val="none" w:sz="0" w:space="0" w:color="auto"/>
            <w:bottom w:val="none" w:sz="0" w:space="0" w:color="auto"/>
            <w:right w:val="none" w:sz="0" w:space="0" w:color="auto"/>
          </w:divBdr>
        </w:div>
        <w:div w:id="485829737">
          <w:marLeft w:val="640"/>
          <w:marRight w:val="0"/>
          <w:marTop w:val="0"/>
          <w:marBottom w:val="0"/>
          <w:divBdr>
            <w:top w:val="none" w:sz="0" w:space="0" w:color="auto"/>
            <w:left w:val="none" w:sz="0" w:space="0" w:color="auto"/>
            <w:bottom w:val="none" w:sz="0" w:space="0" w:color="auto"/>
            <w:right w:val="none" w:sz="0" w:space="0" w:color="auto"/>
          </w:divBdr>
        </w:div>
        <w:div w:id="1550997584">
          <w:marLeft w:val="640"/>
          <w:marRight w:val="0"/>
          <w:marTop w:val="0"/>
          <w:marBottom w:val="0"/>
          <w:divBdr>
            <w:top w:val="none" w:sz="0" w:space="0" w:color="auto"/>
            <w:left w:val="none" w:sz="0" w:space="0" w:color="auto"/>
            <w:bottom w:val="none" w:sz="0" w:space="0" w:color="auto"/>
            <w:right w:val="none" w:sz="0" w:space="0" w:color="auto"/>
          </w:divBdr>
        </w:div>
        <w:div w:id="359360369">
          <w:marLeft w:val="640"/>
          <w:marRight w:val="0"/>
          <w:marTop w:val="0"/>
          <w:marBottom w:val="0"/>
          <w:divBdr>
            <w:top w:val="none" w:sz="0" w:space="0" w:color="auto"/>
            <w:left w:val="none" w:sz="0" w:space="0" w:color="auto"/>
            <w:bottom w:val="none" w:sz="0" w:space="0" w:color="auto"/>
            <w:right w:val="none" w:sz="0" w:space="0" w:color="auto"/>
          </w:divBdr>
        </w:div>
        <w:div w:id="2146777172">
          <w:marLeft w:val="640"/>
          <w:marRight w:val="0"/>
          <w:marTop w:val="0"/>
          <w:marBottom w:val="0"/>
          <w:divBdr>
            <w:top w:val="none" w:sz="0" w:space="0" w:color="auto"/>
            <w:left w:val="none" w:sz="0" w:space="0" w:color="auto"/>
            <w:bottom w:val="none" w:sz="0" w:space="0" w:color="auto"/>
            <w:right w:val="none" w:sz="0" w:space="0" w:color="auto"/>
          </w:divBdr>
        </w:div>
        <w:div w:id="109131575">
          <w:marLeft w:val="640"/>
          <w:marRight w:val="0"/>
          <w:marTop w:val="0"/>
          <w:marBottom w:val="0"/>
          <w:divBdr>
            <w:top w:val="none" w:sz="0" w:space="0" w:color="auto"/>
            <w:left w:val="none" w:sz="0" w:space="0" w:color="auto"/>
            <w:bottom w:val="none" w:sz="0" w:space="0" w:color="auto"/>
            <w:right w:val="none" w:sz="0" w:space="0" w:color="auto"/>
          </w:divBdr>
        </w:div>
        <w:div w:id="1509443619">
          <w:marLeft w:val="640"/>
          <w:marRight w:val="0"/>
          <w:marTop w:val="0"/>
          <w:marBottom w:val="0"/>
          <w:divBdr>
            <w:top w:val="none" w:sz="0" w:space="0" w:color="auto"/>
            <w:left w:val="none" w:sz="0" w:space="0" w:color="auto"/>
            <w:bottom w:val="none" w:sz="0" w:space="0" w:color="auto"/>
            <w:right w:val="none" w:sz="0" w:space="0" w:color="auto"/>
          </w:divBdr>
        </w:div>
        <w:div w:id="210306043">
          <w:marLeft w:val="640"/>
          <w:marRight w:val="0"/>
          <w:marTop w:val="0"/>
          <w:marBottom w:val="0"/>
          <w:divBdr>
            <w:top w:val="none" w:sz="0" w:space="0" w:color="auto"/>
            <w:left w:val="none" w:sz="0" w:space="0" w:color="auto"/>
            <w:bottom w:val="none" w:sz="0" w:space="0" w:color="auto"/>
            <w:right w:val="none" w:sz="0" w:space="0" w:color="auto"/>
          </w:divBdr>
        </w:div>
        <w:div w:id="1208034265">
          <w:marLeft w:val="640"/>
          <w:marRight w:val="0"/>
          <w:marTop w:val="0"/>
          <w:marBottom w:val="0"/>
          <w:divBdr>
            <w:top w:val="none" w:sz="0" w:space="0" w:color="auto"/>
            <w:left w:val="none" w:sz="0" w:space="0" w:color="auto"/>
            <w:bottom w:val="none" w:sz="0" w:space="0" w:color="auto"/>
            <w:right w:val="none" w:sz="0" w:space="0" w:color="auto"/>
          </w:divBdr>
        </w:div>
        <w:div w:id="1168859936">
          <w:marLeft w:val="640"/>
          <w:marRight w:val="0"/>
          <w:marTop w:val="0"/>
          <w:marBottom w:val="0"/>
          <w:divBdr>
            <w:top w:val="none" w:sz="0" w:space="0" w:color="auto"/>
            <w:left w:val="none" w:sz="0" w:space="0" w:color="auto"/>
            <w:bottom w:val="none" w:sz="0" w:space="0" w:color="auto"/>
            <w:right w:val="none" w:sz="0" w:space="0" w:color="auto"/>
          </w:divBdr>
        </w:div>
        <w:div w:id="1920023362">
          <w:marLeft w:val="640"/>
          <w:marRight w:val="0"/>
          <w:marTop w:val="0"/>
          <w:marBottom w:val="0"/>
          <w:divBdr>
            <w:top w:val="none" w:sz="0" w:space="0" w:color="auto"/>
            <w:left w:val="none" w:sz="0" w:space="0" w:color="auto"/>
            <w:bottom w:val="none" w:sz="0" w:space="0" w:color="auto"/>
            <w:right w:val="none" w:sz="0" w:space="0" w:color="auto"/>
          </w:divBdr>
        </w:div>
        <w:div w:id="2019886913">
          <w:marLeft w:val="640"/>
          <w:marRight w:val="0"/>
          <w:marTop w:val="0"/>
          <w:marBottom w:val="0"/>
          <w:divBdr>
            <w:top w:val="none" w:sz="0" w:space="0" w:color="auto"/>
            <w:left w:val="none" w:sz="0" w:space="0" w:color="auto"/>
            <w:bottom w:val="none" w:sz="0" w:space="0" w:color="auto"/>
            <w:right w:val="none" w:sz="0" w:space="0" w:color="auto"/>
          </w:divBdr>
        </w:div>
      </w:divsChild>
    </w:div>
    <w:div w:id="1434478035">
      <w:bodyDiv w:val="1"/>
      <w:marLeft w:val="0"/>
      <w:marRight w:val="0"/>
      <w:marTop w:val="0"/>
      <w:marBottom w:val="0"/>
      <w:divBdr>
        <w:top w:val="none" w:sz="0" w:space="0" w:color="auto"/>
        <w:left w:val="none" w:sz="0" w:space="0" w:color="auto"/>
        <w:bottom w:val="none" w:sz="0" w:space="0" w:color="auto"/>
        <w:right w:val="none" w:sz="0" w:space="0" w:color="auto"/>
      </w:divBdr>
      <w:divsChild>
        <w:div w:id="20206664">
          <w:marLeft w:val="640"/>
          <w:marRight w:val="0"/>
          <w:marTop w:val="0"/>
          <w:marBottom w:val="0"/>
          <w:divBdr>
            <w:top w:val="none" w:sz="0" w:space="0" w:color="auto"/>
            <w:left w:val="none" w:sz="0" w:space="0" w:color="auto"/>
            <w:bottom w:val="none" w:sz="0" w:space="0" w:color="auto"/>
            <w:right w:val="none" w:sz="0" w:space="0" w:color="auto"/>
          </w:divBdr>
        </w:div>
        <w:div w:id="29649193">
          <w:marLeft w:val="640"/>
          <w:marRight w:val="0"/>
          <w:marTop w:val="0"/>
          <w:marBottom w:val="0"/>
          <w:divBdr>
            <w:top w:val="none" w:sz="0" w:space="0" w:color="auto"/>
            <w:left w:val="none" w:sz="0" w:space="0" w:color="auto"/>
            <w:bottom w:val="none" w:sz="0" w:space="0" w:color="auto"/>
            <w:right w:val="none" w:sz="0" w:space="0" w:color="auto"/>
          </w:divBdr>
        </w:div>
        <w:div w:id="48502864">
          <w:marLeft w:val="640"/>
          <w:marRight w:val="0"/>
          <w:marTop w:val="0"/>
          <w:marBottom w:val="0"/>
          <w:divBdr>
            <w:top w:val="none" w:sz="0" w:space="0" w:color="auto"/>
            <w:left w:val="none" w:sz="0" w:space="0" w:color="auto"/>
            <w:bottom w:val="none" w:sz="0" w:space="0" w:color="auto"/>
            <w:right w:val="none" w:sz="0" w:space="0" w:color="auto"/>
          </w:divBdr>
        </w:div>
        <w:div w:id="52823369">
          <w:marLeft w:val="640"/>
          <w:marRight w:val="0"/>
          <w:marTop w:val="0"/>
          <w:marBottom w:val="0"/>
          <w:divBdr>
            <w:top w:val="none" w:sz="0" w:space="0" w:color="auto"/>
            <w:left w:val="none" w:sz="0" w:space="0" w:color="auto"/>
            <w:bottom w:val="none" w:sz="0" w:space="0" w:color="auto"/>
            <w:right w:val="none" w:sz="0" w:space="0" w:color="auto"/>
          </w:divBdr>
        </w:div>
        <w:div w:id="69426321">
          <w:marLeft w:val="640"/>
          <w:marRight w:val="0"/>
          <w:marTop w:val="0"/>
          <w:marBottom w:val="0"/>
          <w:divBdr>
            <w:top w:val="none" w:sz="0" w:space="0" w:color="auto"/>
            <w:left w:val="none" w:sz="0" w:space="0" w:color="auto"/>
            <w:bottom w:val="none" w:sz="0" w:space="0" w:color="auto"/>
            <w:right w:val="none" w:sz="0" w:space="0" w:color="auto"/>
          </w:divBdr>
        </w:div>
        <w:div w:id="98792860">
          <w:marLeft w:val="640"/>
          <w:marRight w:val="0"/>
          <w:marTop w:val="0"/>
          <w:marBottom w:val="0"/>
          <w:divBdr>
            <w:top w:val="none" w:sz="0" w:space="0" w:color="auto"/>
            <w:left w:val="none" w:sz="0" w:space="0" w:color="auto"/>
            <w:bottom w:val="none" w:sz="0" w:space="0" w:color="auto"/>
            <w:right w:val="none" w:sz="0" w:space="0" w:color="auto"/>
          </w:divBdr>
        </w:div>
        <w:div w:id="118106063">
          <w:marLeft w:val="640"/>
          <w:marRight w:val="0"/>
          <w:marTop w:val="0"/>
          <w:marBottom w:val="0"/>
          <w:divBdr>
            <w:top w:val="none" w:sz="0" w:space="0" w:color="auto"/>
            <w:left w:val="none" w:sz="0" w:space="0" w:color="auto"/>
            <w:bottom w:val="none" w:sz="0" w:space="0" w:color="auto"/>
            <w:right w:val="none" w:sz="0" w:space="0" w:color="auto"/>
          </w:divBdr>
        </w:div>
        <w:div w:id="124201040">
          <w:marLeft w:val="640"/>
          <w:marRight w:val="0"/>
          <w:marTop w:val="0"/>
          <w:marBottom w:val="0"/>
          <w:divBdr>
            <w:top w:val="none" w:sz="0" w:space="0" w:color="auto"/>
            <w:left w:val="none" w:sz="0" w:space="0" w:color="auto"/>
            <w:bottom w:val="none" w:sz="0" w:space="0" w:color="auto"/>
            <w:right w:val="none" w:sz="0" w:space="0" w:color="auto"/>
          </w:divBdr>
        </w:div>
        <w:div w:id="131943607">
          <w:marLeft w:val="640"/>
          <w:marRight w:val="0"/>
          <w:marTop w:val="0"/>
          <w:marBottom w:val="0"/>
          <w:divBdr>
            <w:top w:val="none" w:sz="0" w:space="0" w:color="auto"/>
            <w:left w:val="none" w:sz="0" w:space="0" w:color="auto"/>
            <w:bottom w:val="none" w:sz="0" w:space="0" w:color="auto"/>
            <w:right w:val="none" w:sz="0" w:space="0" w:color="auto"/>
          </w:divBdr>
        </w:div>
        <w:div w:id="147137360">
          <w:marLeft w:val="640"/>
          <w:marRight w:val="0"/>
          <w:marTop w:val="0"/>
          <w:marBottom w:val="0"/>
          <w:divBdr>
            <w:top w:val="none" w:sz="0" w:space="0" w:color="auto"/>
            <w:left w:val="none" w:sz="0" w:space="0" w:color="auto"/>
            <w:bottom w:val="none" w:sz="0" w:space="0" w:color="auto"/>
            <w:right w:val="none" w:sz="0" w:space="0" w:color="auto"/>
          </w:divBdr>
        </w:div>
        <w:div w:id="166752802">
          <w:marLeft w:val="640"/>
          <w:marRight w:val="0"/>
          <w:marTop w:val="0"/>
          <w:marBottom w:val="0"/>
          <w:divBdr>
            <w:top w:val="none" w:sz="0" w:space="0" w:color="auto"/>
            <w:left w:val="none" w:sz="0" w:space="0" w:color="auto"/>
            <w:bottom w:val="none" w:sz="0" w:space="0" w:color="auto"/>
            <w:right w:val="none" w:sz="0" w:space="0" w:color="auto"/>
          </w:divBdr>
        </w:div>
        <w:div w:id="188373555">
          <w:marLeft w:val="640"/>
          <w:marRight w:val="0"/>
          <w:marTop w:val="0"/>
          <w:marBottom w:val="0"/>
          <w:divBdr>
            <w:top w:val="none" w:sz="0" w:space="0" w:color="auto"/>
            <w:left w:val="none" w:sz="0" w:space="0" w:color="auto"/>
            <w:bottom w:val="none" w:sz="0" w:space="0" w:color="auto"/>
            <w:right w:val="none" w:sz="0" w:space="0" w:color="auto"/>
          </w:divBdr>
        </w:div>
        <w:div w:id="192309357">
          <w:marLeft w:val="640"/>
          <w:marRight w:val="0"/>
          <w:marTop w:val="0"/>
          <w:marBottom w:val="0"/>
          <w:divBdr>
            <w:top w:val="none" w:sz="0" w:space="0" w:color="auto"/>
            <w:left w:val="none" w:sz="0" w:space="0" w:color="auto"/>
            <w:bottom w:val="none" w:sz="0" w:space="0" w:color="auto"/>
            <w:right w:val="none" w:sz="0" w:space="0" w:color="auto"/>
          </w:divBdr>
        </w:div>
        <w:div w:id="228805092">
          <w:marLeft w:val="640"/>
          <w:marRight w:val="0"/>
          <w:marTop w:val="0"/>
          <w:marBottom w:val="0"/>
          <w:divBdr>
            <w:top w:val="none" w:sz="0" w:space="0" w:color="auto"/>
            <w:left w:val="none" w:sz="0" w:space="0" w:color="auto"/>
            <w:bottom w:val="none" w:sz="0" w:space="0" w:color="auto"/>
            <w:right w:val="none" w:sz="0" w:space="0" w:color="auto"/>
          </w:divBdr>
        </w:div>
        <w:div w:id="255208041">
          <w:marLeft w:val="640"/>
          <w:marRight w:val="0"/>
          <w:marTop w:val="0"/>
          <w:marBottom w:val="0"/>
          <w:divBdr>
            <w:top w:val="none" w:sz="0" w:space="0" w:color="auto"/>
            <w:left w:val="none" w:sz="0" w:space="0" w:color="auto"/>
            <w:bottom w:val="none" w:sz="0" w:space="0" w:color="auto"/>
            <w:right w:val="none" w:sz="0" w:space="0" w:color="auto"/>
          </w:divBdr>
        </w:div>
        <w:div w:id="291711022">
          <w:marLeft w:val="640"/>
          <w:marRight w:val="0"/>
          <w:marTop w:val="0"/>
          <w:marBottom w:val="0"/>
          <w:divBdr>
            <w:top w:val="none" w:sz="0" w:space="0" w:color="auto"/>
            <w:left w:val="none" w:sz="0" w:space="0" w:color="auto"/>
            <w:bottom w:val="none" w:sz="0" w:space="0" w:color="auto"/>
            <w:right w:val="none" w:sz="0" w:space="0" w:color="auto"/>
          </w:divBdr>
        </w:div>
        <w:div w:id="331299211">
          <w:marLeft w:val="640"/>
          <w:marRight w:val="0"/>
          <w:marTop w:val="0"/>
          <w:marBottom w:val="0"/>
          <w:divBdr>
            <w:top w:val="none" w:sz="0" w:space="0" w:color="auto"/>
            <w:left w:val="none" w:sz="0" w:space="0" w:color="auto"/>
            <w:bottom w:val="none" w:sz="0" w:space="0" w:color="auto"/>
            <w:right w:val="none" w:sz="0" w:space="0" w:color="auto"/>
          </w:divBdr>
        </w:div>
        <w:div w:id="340550510">
          <w:marLeft w:val="640"/>
          <w:marRight w:val="0"/>
          <w:marTop w:val="0"/>
          <w:marBottom w:val="0"/>
          <w:divBdr>
            <w:top w:val="none" w:sz="0" w:space="0" w:color="auto"/>
            <w:left w:val="none" w:sz="0" w:space="0" w:color="auto"/>
            <w:bottom w:val="none" w:sz="0" w:space="0" w:color="auto"/>
            <w:right w:val="none" w:sz="0" w:space="0" w:color="auto"/>
          </w:divBdr>
        </w:div>
        <w:div w:id="352268907">
          <w:marLeft w:val="640"/>
          <w:marRight w:val="0"/>
          <w:marTop w:val="0"/>
          <w:marBottom w:val="0"/>
          <w:divBdr>
            <w:top w:val="none" w:sz="0" w:space="0" w:color="auto"/>
            <w:left w:val="none" w:sz="0" w:space="0" w:color="auto"/>
            <w:bottom w:val="none" w:sz="0" w:space="0" w:color="auto"/>
            <w:right w:val="none" w:sz="0" w:space="0" w:color="auto"/>
          </w:divBdr>
        </w:div>
        <w:div w:id="356082514">
          <w:marLeft w:val="640"/>
          <w:marRight w:val="0"/>
          <w:marTop w:val="0"/>
          <w:marBottom w:val="0"/>
          <w:divBdr>
            <w:top w:val="none" w:sz="0" w:space="0" w:color="auto"/>
            <w:left w:val="none" w:sz="0" w:space="0" w:color="auto"/>
            <w:bottom w:val="none" w:sz="0" w:space="0" w:color="auto"/>
            <w:right w:val="none" w:sz="0" w:space="0" w:color="auto"/>
          </w:divBdr>
        </w:div>
        <w:div w:id="359551472">
          <w:marLeft w:val="640"/>
          <w:marRight w:val="0"/>
          <w:marTop w:val="0"/>
          <w:marBottom w:val="0"/>
          <w:divBdr>
            <w:top w:val="none" w:sz="0" w:space="0" w:color="auto"/>
            <w:left w:val="none" w:sz="0" w:space="0" w:color="auto"/>
            <w:bottom w:val="none" w:sz="0" w:space="0" w:color="auto"/>
            <w:right w:val="none" w:sz="0" w:space="0" w:color="auto"/>
          </w:divBdr>
        </w:div>
        <w:div w:id="374814003">
          <w:marLeft w:val="640"/>
          <w:marRight w:val="0"/>
          <w:marTop w:val="0"/>
          <w:marBottom w:val="0"/>
          <w:divBdr>
            <w:top w:val="none" w:sz="0" w:space="0" w:color="auto"/>
            <w:left w:val="none" w:sz="0" w:space="0" w:color="auto"/>
            <w:bottom w:val="none" w:sz="0" w:space="0" w:color="auto"/>
            <w:right w:val="none" w:sz="0" w:space="0" w:color="auto"/>
          </w:divBdr>
        </w:div>
        <w:div w:id="410740033">
          <w:marLeft w:val="640"/>
          <w:marRight w:val="0"/>
          <w:marTop w:val="0"/>
          <w:marBottom w:val="0"/>
          <w:divBdr>
            <w:top w:val="none" w:sz="0" w:space="0" w:color="auto"/>
            <w:left w:val="none" w:sz="0" w:space="0" w:color="auto"/>
            <w:bottom w:val="none" w:sz="0" w:space="0" w:color="auto"/>
            <w:right w:val="none" w:sz="0" w:space="0" w:color="auto"/>
          </w:divBdr>
        </w:div>
        <w:div w:id="433865766">
          <w:marLeft w:val="640"/>
          <w:marRight w:val="0"/>
          <w:marTop w:val="0"/>
          <w:marBottom w:val="0"/>
          <w:divBdr>
            <w:top w:val="none" w:sz="0" w:space="0" w:color="auto"/>
            <w:left w:val="none" w:sz="0" w:space="0" w:color="auto"/>
            <w:bottom w:val="none" w:sz="0" w:space="0" w:color="auto"/>
            <w:right w:val="none" w:sz="0" w:space="0" w:color="auto"/>
          </w:divBdr>
        </w:div>
        <w:div w:id="481123651">
          <w:marLeft w:val="640"/>
          <w:marRight w:val="0"/>
          <w:marTop w:val="0"/>
          <w:marBottom w:val="0"/>
          <w:divBdr>
            <w:top w:val="none" w:sz="0" w:space="0" w:color="auto"/>
            <w:left w:val="none" w:sz="0" w:space="0" w:color="auto"/>
            <w:bottom w:val="none" w:sz="0" w:space="0" w:color="auto"/>
            <w:right w:val="none" w:sz="0" w:space="0" w:color="auto"/>
          </w:divBdr>
        </w:div>
        <w:div w:id="482166078">
          <w:marLeft w:val="640"/>
          <w:marRight w:val="0"/>
          <w:marTop w:val="0"/>
          <w:marBottom w:val="0"/>
          <w:divBdr>
            <w:top w:val="none" w:sz="0" w:space="0" w:color="auto"/>
            <w:left w:val="none" w:sz="0" w:space="0" w:color="auto"/>
            <w:bottom w:val="none" w:sz="0" w:space="0" w:color="auto"/>
            <w:right w:val="none" w:sz="0" w:space="0" w:color="auto"/>
          </w:divBdr>
        </w:div>
        <w:div w:id="484510784">
          <w:marLeft w:val="640"/>
          <w:marRight w:val="0"/>
          <w:marTop w:val="0"/>
          <w:marBottom w:val="0"/>
          <w:divBdr>
            <w:top w:val="none" w:sz="0" w:space="0" w:color="auto"/>
            <w:left w:val="none" w:sz="0" w:space="0" w:color="auto"/>
            <w:bottom w:val="none" w:sz="0" w:space="0" w:color="auto"/>
            <w:right w:val="none" w:sz="0" w:space="0" w:color="auto"/>
          </w:divBdr>
        </w:div>
        <w:div w:id="509101019">
          <w:marLeft w:val="640"/>
          <w:marRight w:val="0"/>
          <w:marTop w:val="0"/>
          <w:marBottom w:val="0"/>
          <w:divBdr>
            <w:top w:val="none" w:sz="0" w:space="0" w:color="auto"/>
            <w:left w:val="none" w:sz="0" w:space="0" w:color="auto"/>
            <w:bottom w:val="none" w:sz="0" w:space="0" w:color="auto"/>
            <w:right w:val="none" w:sz="0" w:space="0" w:color="auto"/>
          </w:divBdr>
        </w:div>
        <w:div w:id="519049387">
          <w:marLeft w:val="640"/>
          <w:marRight w:val="0"/>
          <w:marTop w:val="0"/>
          <w:marBottom w:val="0"/>
          <w:divBdr>
            <w:top w:val="none" w:sz="0" w:space="0" w:color="auto"/>
            <w:left w:val="none" w:sz="0" w:space="0" w:color="auto"/>
            <w:bottom w:val="none" w:sz="0" w:space="0" w:color="auto"/>
            <w:right w:val="none" w:sz="0" w:space="0" w:color="auto"/>
          </w:divBdr>
        </w:div>
        <w:div w:id="543912746">
          <w:marLeft w:val="640"/>
          <w:marRight w:val="0"/>
          <w:marTop w:val="0"/>
          <w:marBottom w:val="0"/>
          <w:divBdr>
            <w:top w:val="none" w:sz="0" w:space="0" w:color="auto"/>
            <w:left w:val="none" w:sz="0" w:space="0" w:color="auto"/>
            <w:bottom w:val="none" w:sz="0" w:space="0" w:color="auto"/>
            <w:right w:val="none" w:sz="0" w:space="0" w:color="auto"/>
          </w:divBdr>
        </w:div>
        <w:div w:id="580455728">
          <w:marLeft w:val="640"/>
          <w:marRight w:val="0"/>
          <w:marTop w:val="0"/>
          <w:marBottom w:val="0"/>
          <w:divBdr>
            <w:top w:val="none" w:sz="0" w:space="0" w:color="auto"/>
            <w:left w:val="none" w:sz="0" w:space="0" w:color="auto"/>
            <w:bottom w:val="none" w:sz="0" w:space="0" w:color="auto"/>
            <w:right w:val="none" w:sz="0" w:space="0" w:color="auto"/>
          </w:divBdr>
        </w:div>
        <w:div w:id="610551069">
          <w:marLeft w:val="640"/>
          <w:marRight w:val="0"/>
          <w:marTop w:val="0"/>
          <w:marBottom w:val="0"/>
          <w:divBdr>
            <w:top w:val="none" w:sz="0" w:space="0" w:color="auto"/>
            <w:left w:val="none" w:sz="0" w:space="0" w:color="auto"/>
            <w:bottom w:val="none" w:sz="0" w:space="0" w:color="auto"/>
            <w:right w:val="none" w:sz="0" w:space="0" w:color="auto"/>
          </w:divBdr>
        </w:div>
        <w:div w:id="627247824">
          <w:marLeft w:val="640"/>
          <w:marRight w:val="0"/>
          <w:marTop w:val="0"/>
          <w:marBottom w:val="0"/>
          <w:divBdr>
            <w:top w:val="none" w:sz="0" w:space="0" w:color="auto"/>
            <w:left w:val="none" w:sz="0" w:space="0" w:color="auto"/>
            <w:bottom w:val="none" w:sz="0" w:space="0" w:color="auto"/>
            <w:right w:val="none" w:sz="0" w:space="0" w:color="auto"/>
          </w:divBdr>
        </w:div>
        <w:div w:id="736130050">
          <w:marLeft w:val="640"/>
          <w:marRight w:val="0"/>
          <w:marTop w:val="0"/>
          <w:marBottom w:val="0"/>
          <w:divBdr>
            <w:top w:val="none" w:sz="0" w:space="0" w:color="auto"/>
            <w:left w:val="none" w:sz="0" w:space="0" w:color="auto"/>
            <w:bottom w:val="none" w:sz="0" w:space="0" w:color="auto"/>
            <w:right w:val="none" w:sz="0" w:space="0" w:color="auto"/>
          </w:divBdr>
        </w:div>
        <w:div w:id="744424407">
          <w:marLeft w:val="640"/>
          <w:marRight w:val="0"/>
          <w:marTop w:val="0"/>
          <w:marBottom w:val="0"/>
          <w:divBdr>
            <w:top w:val="none" w:sz="0" w:space="0" w:color="auto"/>
            <w:left w:val="none" w:sz="0" w:space="0" w:color="auto"/>
            <w:bottom w:val="none" w:sz="0" w:space="0" w:color="auto"/>
            <w:right w:val="none" w:sz="0" w:space="0" w:color="auto"/>
          </w:divBdr>
        </w:div>
        <w:div w:id="755327289">
          <w:marLeft w:val="640"/>
          <w:marRight w:val="0"/>
          <w:marTop w:val="0"/>
          <w:marBottom w:val="0"/>
          <w:divBdr>
            <w:top w:val="none" w:sz="0" w:space="0" w:color="auto"/>
            <w:left w:val="none" w:sz="0" w:space="0" w:color="auto"/>
            <w:bottom w:val="none" w:sz="0" w:space="0" w:color="auto"/>
            <w:right w:val="none" w:sz="0" w:space="0" w:color="auto"/>
          </w:divBdr>
        </w:div>
        <w:div w:id="842863874">
          <w:marLeft w:val="640"/>
          <w:marRight w:val="0"/>
          <w:marTop w:val="0"/>
          <w:marBottom w:val="0"/>
          <w:divBdr>
            <w:top w:val="none" w:sz="0" w:space="0" w:color="auto"/>
            <w:left w:val="none" w:sz="0" w:space="0" w:color="auto"/>
            <w:bottom w:val="none" w:sz="0" w:space="0" w:color="auto"/>
            <w:right w:val="none" w:sz="0" w:space="0" w:color="auto"/>
          </w:divBdr>
        </w:div>
        <w:div w:id="873932585">
          <w:marLeft w:val="640"/>
          <w:marRight w:val="0"/>
          <w:marTop w:val="0"/>
          <w:marBottom w:val="0"/>
          <w:divBdr>
            <w:top w:val="none" w:sz="0" w:space="0" w:color="auto"/>
            <w:left w:val="none" w:sz="0" w:space="0" w:color="auto"/>
            <w:bottom w:val="none" w:sz="0" w:space="0" w:color="auto"/>
            <w:right w:val="none" w:sz="0" w:space="0" w:color="auto"/>
          </w:divBdr>
        </w:div>
        <w:div w:id="876234501">
          <w:marLeft w:val="640"/>
          <w:marRight w:val="0"/>
          <w:marTop w:val="0"/>
          <w:marBottom w:val="0"/>
          <w:divBdr>
            <w:top w:val="none" w:sz="0" w:space="0" w:color="auto"/>
            <w:left w:val="none" w:sz="0" w:space="0" w:color="auto"/>
            <w:bottom w:val="none" w:sz="0" w:space="0" w:color="auto"/>
            <w:right w:val="none" w:sz="0" w:space="0" w:color="auto"/>
          </w:divBdr>
        </w:div>
        <w:div w:id="880090776">
          <w:marLeft w:val="640"/>
          <w:marRight w:val="0"/>
          <w:marTop w:val="0"/>
          <w:marBottom w:val="0"/>
          <w:divBdr>
            <w:top w:val="none" w:sz="0" w:space="0" w:color="auto"/>
            <w:left w:val="none" w:sz="0" w:space="0" w:color="auto"/>
            <w:bottom w:val="none" w:sz="0" w:space="0" w:color="auto"/>
            <w:right w:val="none" w:sz="0" w:space="0" w:color="auto"/>
          </w:divBdr>
        </w:div>
        <w:div w:id="914050163">
          <w:marLeft w:val="640"/>
          <w:marRight w:val="0"/>
          <w:marTop w:val="0"/>
          <w:marBottom w:val="0"/>
          <w:divBdr>
            <w:top w:val="none" w:sz="0" w:space="0" w:color="auto"/>
            <w:left w:val="none" w:sz="0" w:space="0" w:color="auto"/>
            <w:bottom w:val="none" w:sz="0" w:space="0" w:color="auto"/>
            <w:right w:val="none" w:sz="0" w:space="0" w:color="auto"/>
          </w:divBdr>
        </w:div>
        <w:div w:id="916600148">
          <w:marLeft w:val="640"/>
          <w:marRight w:val="0"/>
          <w:marTop w:val="0"/>
          <w:marBottom w:val="0"/>
          <w:divBdr>
            <w:top w:val="none" w:sz="0" w:space="0" w:color="auto"/>
            <w:left w:val="none" w:sz="0" w:space="0" w:color="auto"/>
            <w:bottom w:val="none" w:sz="0" w:space="0" w:color="auto"/>
            <w:right w:val="none" w:sz="0" w:space="0" w:color="auto"/>
          </w:divBdr>
        </w:div>
        <w:div w:id="918365958">
          <w:marLeft w:val="640"/>
          <w:marRight w:val="0"/>
          <w:marTop w:val="0"/>
          <w:marBottom w:val="0"/>
          <w:divBdr>
            <w:top w:val="none" w:sz="0" w:space="0" w:color="auto"/>
            <w:left w:val="none" w:sz="0" w:space="0" w:color="auto"/>
            <w:bottom w:val="none" w:sz="0" w:space="0" w:color="auto"/>
            <w:right w:val="none" w:sz="0" w:space="0" w:color="auto"/>
          </w:divBdr>
        </w:div>
        <w:div w:id="919101857">
          <w:marLeft w:val="640"/>
          <w:marRight w:val="0"/>
          <w:marTop w:val="0"/>
          <w:marBottom w:val="0"/>
          <w:divBdr>
            <w:top w:val="none" w:sz="0" w:space="0" w:color="auto"/>
            <w:left w:val="none" w:sz="0" w:space="0" w:color="auto"/>
            <w:bottom w:val="none" w:sz="0" w:space="0" w:color="auto"/>
            <w:right w:val="none" w:sz="0" w:space="0" w:color="auto"/>
          </w:divBdr>
        </w:div>
        <w:div w:id="931086776">
          <w:marLeft w:val="640"/>
          <w:marRight w:val="0"/>
          <w:marTop w:val="0"/>
          <w:marBottom w:val="0"/>
          <w:divBdr>
            <w:top w:val="none" w:sz="0" w:space="0" w:color="auto"/>
            <w:left w:val="none" w:sz="0" w:space="0" w:color="auto"/>
            <w:bottom w:val="none" w:sz="0" w:space="0" w:color="auto"/>
            <w:right w:val="none" w:sz="0" w:space="0" w:color="auto"/>
          </w:divBdr>
        </w:div>
        <w:div w:id="946622181">
          <w:marLeft w:val="640"/>
          <w:marRight w:val="0"/>
          <w:marTop w:val="0"/>
          <w:marBottom w:val="0"/>
          <w:divBdr>
            <w:top w:val="none" w:sz="0" w:space="0" w:color="auto"/>
            <w:left w:val="none" w:sz="0" w:space="0" w:color="auto"/>
            <w:bottom w:val="none" w:sz="0" w:space="0" w:color="auto"/>
            <w:right w:val="none" w:sz="0" w:space="0" w:color="auto"/>
          </w:divBdr>
        </w:div>
        <w:div w:id="952439151">
          <w:marLeft w:val="640"/>
          <w:marRight w:val="0"/>
          <w:marTop w:val="0"/>
          <w:marBottom w:val="0"/>
          <w:divBdr>
            <w:top w:val="none" w:sz="0" w:space="0" w:color="auto"/>
            <w:left w:val="none" w:sz="0" w:space="0" w:color="auto"/>
            <w:bottom w:val="none" w:sz="0" w:space="0" w:color="auto"/>
            <w:right w:val="none" w:sz="0" w:space="0" w:color="auto"/>
          </w:divBdr>
        </w:div>
        <w:div w:id="958948022">
          <w:marLeft w:val="640"/>
          <w:marRight w:val="0"/>
          <w:marTop w:val="0"/>
          <w:marBottom w:val="0"/>
          <w:divBdr>
            <w:top w:val="none" w:sz="0" w:space="0" w:color="auto"/>
            <w:left w:val="none" w:sz="0" w:space="0" w:color="auto"/>
            <w:bottom w:val="none" w:sz="0" w:space="0" w:color="auto"/>
            <w:right w:val="none" w:sz="0" w:space="0" w:color="auto"/>
          </w:divBdr>
        </w:div>
        <w:div w:id="985167621">
          <w:marLeft w:val="640"/>
          <w:marRight w:val="0"/>
          <w:marTop w:val="0"/>
          <w:marBottom w:val="0"/>
          <w:divBdr>
            <w:top w:val="none" w:sz="0" w:space="0" w:color="auto"/>
            <w:left w:val="none" w:sz="0" w:space="0" w:color="auto"/>
            <w:bottom w:val="none" w:sz="0" w:space="0" w:color="auto"/>
            <w:right w:val="none" w:sz="0" w:space="0" w:color="auto"/>
          </w:divBdr>
        </w:div>
        <w:div w:id="1061829058">
          <w:marLeft w:val="640"/>
          <w:marRight w:val="0"/>
          <w:marTop w:val="0"/>
          <w:marBottom w:val="0"/>
          <w:divBdr>
            <w:top w:val="none" w:sz="0" w:space="0" w:color="auto"/>
            <w:left w:val="none" w:sz="0" w:space="0" w:color="auto"/>
            <w:bottom w:val="none" w:sz="0" w:space="0" w:color="auto"/>
            <w:right w:val="none" w:sz="0" w:space="0" w:color="auto"/>
          </w:divBdr>
        </w:div>
        <w:div w:id="1085341802">
          <w:marLeft w:val="640"/>
          <w:marRight w:val="0"/>
          <w:marTop w:val="0"/>
          <w:marBottom w:val="0"/>
          <w:divBdr>
            <w:top w:val="none" w:sz="0" w:space="0" w:color="auto"/>
            <w:left w:val="none" w:sz="0" w:space="0" w:color="auto"/>
            <w:bottom w:val="none" w:sz="0" w:space="0" w:color="auto"/>
            <w:right w:val="none" w:sz="0" w:space="0" w:color="auto"/>
          </w:divBdr>
        </w:div>
        <w:div w:id="1091584411">
          <w:marLeft w:val="640"/>
          <w:marRight w:val="0"/>
          <w:marTop w:val="0"/>
          <w:marBottom w:val="0"/>
          <w:divBdr>
            <w:top w:val="none" w:sz="0" w:space="0" w:color="auto"/>
            <w:left w:val="none" w:sz="0" w:space="0" w:color="auto"/>
            <w:bottom w:val="none" w:sz="0" w:space="0" w:color="auto"/>
            <w:right w:val="none" w:sz="0" w:space="0" w:color="auto"/>
          </w:divBdr>
        </w:div>
        <w:div w:id="1125196072">
          <w:marLeft w:val="640"/>
          <w:marRight w:val="0"/>
          <w:marTop w:val="0"/>
          <w:marBottom w:val="0"/>
          <w:divBdr>
            <w:top w:val="none" w:sz="0" w:space="0" w:color="auto"/>
            <w:left w:val="none" w:sz="0" w:space="0" w:color="auto"/>
            <w:bottom w:val="none" w:sz="0" w:space="0" w:color="auto"/>
            <w:right w:val="none" w:sz="0" w:space="0" w:color="auto"/>
          </w:divBdr>
        </w:div>
        <w:div w:id="1128090217">
          <w:marLeft w:val="640"/>
          <w:marRight w:val="0"/>
          <w:marTop w:val="0"/>
          <w:marBottom w:val="0"/>
          <w:divBdr>
            <w:top w:val="none" w:sz="0" w:space="0" w:color="auto"/>
            <w:left w:val="none" w:sz="0" w:space="0" w:color="auto"/>
            <w:bottom w:val="none" w:sz="0" w:space="0" w:color="auto"/>
            <w:right w:val="none" w:sz="0" w:space="0" w:color="auto"/>
          </w:divBdr>
        </w:div>
        <w:div w:id="1151751569">
          <w:marLeft w:val="640"/>
          <w:marRight w:val="0"/>
          <w:marTop w:val="0"/>
          <w:marBottom w:val="0"/>
          <w:divBdr>
            <w:top w:val="none" w:sz="0" w:space="0" w:color="auto"/>
            <w:left w:val="none" w:sz="0" w:space="0" w:color="auto"/>
            <w:bottom w:val="none" w:sz="0" w:space="0" w:color="auto"/>
            <w:right w:val="none" w:sz="0" w:space="0" w:color="auto"/>
          </w:divBdr>
        </w:div>
        <w:div w:id="1162771737">
          <w:marLeft w:val="640"/>
          <w:marRight w:val="0"/>
          <w:marTop w:val="0"/>
          <w:marBottom w:val="0"/>
          <w:divBdr>
            <w:top w:val="none" w:sz="0" w:space="0" w:color="auto"/>
            <w:left w:val="none" w:sz="0" w:space="0" w:color="auto"/>
            <w:bottom w:val="none" w:sz="0" w:space="0" w:color="auto"/>
            <w:right w:val="none" w:sz="0" w:space="0" w:color="auto"/>
          </w:divBdr>
        </w:div>
        <w:div w:id="1203588905">
          <w:marLeft w:val="640"/>
          <w:marRight w:val="0"/>
          <w:marTop w:val="0"/>
          <w:marBottom w:val="0"/>
          <w:divBdr>
            <w:top w:val="none" w:sz="0" w:space="0" w:color="auto"/>
            <w:left w:val="none" w:sz="0" w:space="0" w:color="auto"/>
            <w:bottom w:val="none" w:sz="0" w:space="0" w:color="auto"/>
            <w:right w:val="none" w:sz="0" w:space="0" w:color="auto"/>
          </w:divBdr>
        </w:div>
        <w:div w:id="1208687308">
          <w:marLeft w:val="640"/>
          <w:marRight w:val="0"/>
          <w:marTop w:val="0"/>
          <w:marBottom w:val="0"/>
          <w:divBdr>
            <w:top w:val="none" w:sz="0" w:space="0" w:color="auto"/>
            <w:left w:val="none" w:sz="0" w:space="0" w:color="auto"/>
            <w:bottom w:val="none" w:sz="0" w:space="0" w:color="auto"/>
            <w:right w:val="none" w:sz="0" w:space="0" w:color="auto"/>
          </w:divBdr>
        </w:div>
        <w:div w:id="1226263449">
          <w:marLeft w:val="640"/>
          <w:marRight w:val="0"/>
          <w:marTop w:val="0"/>
          <w:marBottom w:val="0"/>
          <w:divBdr>
            <w:top w:val="none" w:sz="0" w:space="0" w:color="auto"/>
            <w:left w:val="none" w:sz="0" w:space="0" w:color="auto"/>
            <w:bottom w:val="none" w:sz="0" w:space="0" w:color="auto"/>
            <w:right w:val="none" w:sz="0" w:space="0" w:color="auto"/>
          </w:divBdr>
        </w:div>
        <w:div w:id="1231498545">
          <w:marLeft w:val="640"/>
          <w:marRight w:val="0"/>
          <w:marTop w:val="0"/>
          <w:marBottom w:val="0"/>
          <w:divBdr>
            <w:top w:val="none" w:sz="0" w:space="0" w:color="auto"/>
            <w:left w:val="none" w:sz="0" w:space="0" w:color="auto"/>
            <w:bottom w:val="none" w:sz="0" w:space="0" w:color="auto"/>
            <w:right w:val="none" w:sz="0" w:space="0" w:color="auto"/>
          </w:divBdr>
        </w:div>
        <w:div w:id="1236011860">
          <w:marLeft w:val="640"/>
          <w:marRight w:val="0"/>
          <w:marTop w:val="0"/>
          <w:marBottom w:val="0"/>
          <w:divBdr>
            <w:top w:val="none" w:sz="0" w:space="0" w:color="auto"/>
            <w:left w:val="none" w:sz="0" w:space="0" w:color="auto"/>
            <w:bottom w:val="none" w:sz="0" w:space="0" w:color="auto"/>
            <w:right w:val="none" w:sz="0" w:space="0" w:color="auto"/>
          </w:divBdr>
        </w:div>
        <w:div w:id="1248421137">
          <w:marLeft w:val="640"/>
          <w:marRight w:val="0"/>
          <w:marTop w:val="0"/>
          <w:marBottom w:val="0"/>
          <w:divBdr>
            <w:top w:val="none" w:sz="0" w:space="0" w:color="auto"/>
            <w:left w:val="none" w:sz="0" w:space="0" w:color="auto"/>
            <w:bottom w:val="none" w:sz="0" w:space="0" w:color="auto"/>
            <w:right w:val="none" w:sz="0" w:space="0" w:color="auto"/>
          </w:divBdr>
        </w:div>
        <w:div w:id="1266235238">
          <w:marLeft w:val="640"/>
          <w:marRight w:val="0"/>
          <w:marTop w:val="0"/>
          <w:marBottom w:val="0"/>
          <w:divBdr>
            <w:top w:val="none" w:sz="0" w:space="0" w:color="auto"/>
            <w:left w:val="none" w:sz="0" w:space="0" w:color="auto"/>
            <w:bottom w:val="none" w:sz="0" w:space="0" w:color="auto"/>
            <w:right w:val="none" w:sz="0" w:space="0" w:color="auto"/>
          </w:divBdr>
        </w:div>
        <w:div w:id="1305622683">
          <w:marLeft w:val="640"/>
          <w:marRight w:val="0"/>
          <w:marTop w:val="0"/>
          <w:marBottom w:val="0"/>
          <w:divBdr>
            <w:top w:val="none" w:sz="0" w:space="0" w:color="auto"/>
            <w:left w:val="none" w:sz="0" w:space="0" w:color="auto"/>
            <w:bottom w:val="none" w:sz="0" w:space="0" w:color="auto"/>
            <w:right w:val="none" w:sz="0" w:space="0" w:color="auto"/>
          </w:divBdr>
        </w:div>
        <w:div w:id="1341657156">
          <w:marLeft w:val="640"/>
          <w:marRight w:val="0"/>
          <w:marTop w:val="0"/>
          <w:marBottom w:val="0"/>
          <w:divBdr>
            <w:top w:val="none" w:sz="0" w:space="0" w:color="auto"/>
            <w:left w:val="none" w:sz="0" w:space="0" w:color="auto"/>
            <w:bottom w:val="none" w:sz="0" w:space="0" w:color="auto"/>
            <w:right w:val="none" w:sz="0" w:space="0" w:color="auto"/>
          </w:divBdr>
        </w:div>
        <w:div w:id="1366253473">
          <w:marLeft w:val="640"/>
          <w:marRight w:val="0"/>
          <w:marTop w:val="0"/>
          <w:marBottom w:val="0"/>
          <w:divBdr>
            <w:top w:val="none" w:sz="0" w:space="0" w:color="auto"/>
            <w:left w:val="none" w:sz="0" w:space="0" w:color="auto"/>
            <w:bottom w:val="none" w:sz="0" w:space="0" w:color="auto"/>
            <w:right w:val="none" w:sz="0" w:space="0" w:color="auto"/>
          </w:divBdr>
        </w:div>
        <w:div w:id="1373071282">
          <w:marLeft w:val="640"/>
          <w:marRight w:val="0"/>
          <w:marTop w:val="0"/>
          <w:marBottom w:val="0"/>
          <w:divBdr>
            <w:top w:val="none" w:sz="0" w:space="0" w:color="auto"/>
            <w:left w:val="none" w:sz="0" w:space="0" w:color="auto"/>
            <w:bottom w:val="none" w:sz="0" w:space="0" w:color="auto"/>
            <w:right w:val="none" w:sz="0" w:space="0" w:color="auto"/>
          </w:divBdr>
        </w:div>
        <w:div w:id="1412509554">
          <w:marLeft w:val="640"/>
          <w:marRight w:val="0"/>
          <w:marTop w:val="0"/>
          <w:marBottom w:val="0"/>
          <w:divBdr>
            <w:top w:val="none" w:sz="0" w:space="0" w:color="auto"/>
            <w:left w:val="none" w:sz="0" w:space="0" w:color="auto"/>
            <w:bottom w:val="none" w:sz="0" w:space="0" w:color="auto"/>
            <w:right w:val="none" w:sz="0" w:space="0" w:color="auto"/>
          </w:divBdr>
        </w:div>
        <w:div w:id="1437405869">
          <w:marLeft w:val="640"/>
          <w:marRight w:val="0"/>
          <w:marTop w:val="0"/>
          <w:marBottom w:val="0"/>
          <w:divBdr>
            <w:top w:val="none" w:sz="0" w:space="0" w:color="auto"/>
            <w:left w:val="none" w:sz="0" w:space="0" w:color="auto"/>
            <w:bottom w:val="none" w:sz="0" w:space="0" w:color="auto"/>
            <w:right w:val="none" w:sz="0" w:space="0" w:color="auto"/>
          </w:divBdr>
        </w:div>
        <w:div w:id="1438787924">
          <w:marLeft w:val="640"/>
          <w:marRight w:val="0"/>
          <w:marTop w:val="0"/>
          <w:marBottom w:val="0"/>
          <w:divBdr>
            <w:top w:val="none" w:sz="0" w:space="0" w:color="auto"/>
            <w:left w:val="none" w:sz="0" w:space="0" w:color="auto"/>
            <w:bottom w:val="none" w:sz="0" w:space="0" w:color="auto"/>
            <w:right w:val="none" w:sz="0" w:space="0" w:color="auto"/>
          </w:divBdr>
        </w:div>
        <w:div w:id="1510172265">
          <w:marLeft w:val="640"/>
          <w:marRight w:val="0"/>
          <w:marTop w:val="0"/>
          <w:marBottom w:val="0"/>
          <w:divBdr>
            <w:top w:val="none" w:sz="0" w:space="0" w:color="auto"/>
            <w:left w:val="none" w:sz="0" w:space="0" w:color="auto"/>
            <w:bottom w:val="none" w:sz="0" w:space="0" w:color="auto"/>
            <w:right w:val="none" w:sz="0" w:space="0" w:color="auto"/>
          </w:divBdr>
        </w:div>
        <w:div w:id="1571235470">
          <w:marLeft w:val="640"/>
          <w:marRight w:val="0"/>
          <w:marTop w:val="0"/>
          <w:marBottom w:val="0"/>
          <w:divBdr>
            <w:top w:val="none" w:sz="0" w:space="0" w:color="auto"/>
            <w:left w:val="none" w:sz="0" w:space="0" w:color="auto"/>
            <w:bottom w:val="none" w:sz="0" w:space="0" w:color="auto"/>
            <w:right w:val="none" w:sz="0" w:space="0" w:color="auto"/>
          </w:divBdr>
        </w:div>
        <w:div w:id="1597326548">
          <w:marLeft w:val="640"/>
          <w:marRight w:val="0"/>
          <w:marTop w:val="0"/>
          <w:marBottom w:val="0"/>
          <w:divBdr>
            <w:top w:val="none" w:sz="0" w:space="0" w:color="auto"/>
            <w:left w:val="none" w:sz="0" w:space="0" w:color="auto"/>
            <w:bottom w:val="none" w:sz="0" w:space="0" w:color="auto"/>
            <w:right w:val="none" w:sz="0" w:space="0" w:color="auto"/>
          </w:divBdr>
        </w:div>
        <w:div w:id="1601335539">
          <w:marLeft w:val="640"/>
          <w:marRight w:val="0"/>
          <w:marTop w:val="0"/>
          <w:marBottom w:val="0"/>
          <w:divBdr>
            <w:top w:val="none" w:sz="0" w:space="0" w:color="auto"/>
            <w:left w:val="none" w:sz="0" w:space="0" w:color="auto"/>
            <w:bottom w:val="none" w:sz="0" w:space="0" w:color="auto"/>
            <w:right w:val="none" w:sz="0" w:space="0" w:color="auto"/>
          </w:divBdr>
        </w:div>
        <w:div w:id="1638951578">
          <w:marLeft w:val="640"/>
          <w:marRight w:val="0"/>
          <w:marTop w:val="0"/>
          <w:marBottom w:val="0"/>
          <w:divBdr>
            <w:top w:val="none" w:sz="0" w:space="0" w:color="auto"/>
            <w:left w:val="none" w:sz="0" w:space="0" w:color="auto"/>
            <w:bottom w:val="none" w:sz="0" w:space="0" w:color="auto"/>
            <w:right w:val="none" w:sz="0" w:space="0" w:color="auto"/>
          </w:divBdr>
        </w:div>
        <w:div w:id="1642349123">
          <w:marLeft w:val="640"/>
          <w:marRight w:val="0"/>
          <w:marTop w:val="0"/>
          <w:marBottom w:val="0"/>
          <w:divBdr>
            <w:top w:val="none" w:sz="0" w:space="0" w:color="auto"/>
            <w:left w:val="none" w:sz="0" w:space="0" w:color="auto"/>
            <w:bottom w:val="none" w:sz="0" w:space="0" w:color="auto"/>
            <w:right w:val="none" w:sz="0" w:space="0" w:color="auto"/>
          </w:divBdr>
        </w:div>
        <w:div w:id="1717073957">
          <w:marLeft w:val="640"/>
          <w:marRight w:val="0"/>
          <w:marTop w:val="0"/>
          <w:marBottom w:val="0"/>
          <w:divBdr>
            <w:top w:val="none" w:sz="0" w:space="0" w:color="auto"/>
            <w:left w:val="none" w:sz="0" w:space="0" w:color="auto"/>
            <w:bottom w:val="none" w:sz="0" w:space="0" w:color="auto"/>
            <w:right w:val="none" w:sz="0" w:space="0" w:color="auto"/>
          </w:divBdr>
        </w:div>
        <w:div w:id="1720015161">
          <w:marLeft w:val="640"/>
          <w:marRight w:val="0"/>
          <w:marTop w:val="0"/>
          <w:marBottom w:val="0"/>
          <w:divBdr>
            <w:top w:val="none" w:sz="0" w:space="0" w:color="auto"/>
            <w:left w:val="none" w:sz="0" w:space="0" w:color="auto"/>
            <w:bottom w:val="none" w:sz="0" w:space="0" w:color="auto"/>
            <w:right w:val="none" w:sz="0" w:space="0" w:color="auto"/>
          </w:divBdr>
        </w:div>
        <w:div w:id="1740058691">
          <w:marLeft w:val="640"/>
          <w:marRight w:val="0"/>
          <w:marTop w:val="0"/>
          <w:marBottom w:val="0"/>
          <w:divBdr>
            <w:top w:val="none" w:sz="0" w:space="0" w:color="auto"/>
            <w:left w:val="none" w:sz="0" w:space="0" w:color="auto"/>
            <w:bottom w:val="none" w:sz="0" w:space="0" w:color="auto"/>
            <w:right w:val="none" w:sz="0" w:space="0" w:color="auto"/>
          </w:divBdr>
        </w:div>
        <w:div w:id="1755740834">
          <w:marLeft w:val="640"/>
          <w:marRight w:val="0"/>
          <w:marTop w:val="0"/>
          <w:marBottom w:val="0"/>
          <w:divBdr>
            <w:top w:val="none" w:sz="0" w:space="0" w:color="auto"/>
            <w:left w:val="none" w:sz="0" w:space="0" w:color="auto"/>
            <w:bottom w:val="none" w:sz="0" w:space="0" w:color="auto"/>
            <w:right w:val="none" w:sz="0" w:space="0" w:color="auto"/>
          </w:divBdr>
        </w:div>
        <w:div w:id="1756240066">
          <w:marLeft w:val="640"/>
          <w:marRight w:val="0"/>
          <w:marTop w:val="0"/>
          <w:marBottom w:val="0"/>
          <w:divBdr>
            <w:top w:val="none" w:sz="0" w:space="0" w:color="auto"/>
            <w:left w:val="none" w:sz="0" w:space="0" w:color="auto"/>
            <w:bottom w:val="none" w:sz="0" w:space="0" w:color="auto"/>
            <w:right w:val="none" w:sz="0" w:space="0" w:color="auto"/>
          </w:divBdr>
        </w:div>
        <w:div w:id="1766805401">
          <w:marLeft w:val="640"/>
          <w:marRight w:val="0"/>
          <w:marTop w:val="0"/>
          <w:marBottom w:val="0"/>
          <w:divBdr>
            <w:top w:val="none" w:sz="0" w:space="0" w:color="auto"/>
            <w:left w:val="none" w:sz="0" w:space="0" w:color="auto"/>
            <w:bottom w:val="none" w:sz="0" w:space="0" w:color="auto"/>
            <w:right w:val="none" w:sz="0" w:space="0" w:color="auto"/>
          </w:divBdr>
        </w:div>
        <w:div w:id="1803814283">
          <w:marLeft w:val="640"/>
          <w:marRight w:val="0"/>
          <w:marTop w:val="0"/>
          <w:marBottom w:val="0"/>
          <w:divBdr>
            <w:top w:val="none" w:sz="0" w:space="0" w:color="auto"/>
            <w:left w:val="none" w:sz="0" w:space="0" w:color="auto"/>
            <w:bottom w:val="none" w:sz="0" w:space="0" w:color="auto"/>
            <w:right w:val="none" w:sz="0" w:space="0" w:color="auto"/>
          </w:divBdr>
        </w:div>
        <w:div w:id="1827235038">
          <w:marLeft w:val="640"/>
          <w:marRight w:val="0"/>
          <w:marTop w:val="0"/>
          <w:marBottom w:val="0"/>
          <w:divBdr>
            <w:top w:val="none" w:sz="0" w:space="0" w:color="auto"/>
            <w:left w:val="none" w:sz="0" w:space="0" w:color="auto"/>
            <w:bottom w:val="none" w:sz="0" w:space="0" w:color="auto"/>
            <w:right w:val="none" w:sz="0" w:space="0" w:color="auto"/>
          </w:divBdr>
        </w:div>
        <w:div w:id="1857841674">
          <w:marLeft w:val="640"/>
          <w:marRight w:val="0"/>
          <w:marTop w:val="0"/>
          <w:marBottom w:val="0"/>
          <w:divBdr>
            <w:top w:val="none" w:sz="0" w:space="0" w:color="auto"/>
            <w:left w:val="none" w:sz="0" w:space="0" w:color="auto"/>
            <w:bottom w:val="none" w:sz="0" w:space="0" w:color="auto"/>
            <w:right w:val="none" w:sz="0" w:space="0" w:color="auto"/>
          </w:divBdr>
        </w:div>
        <w:div w:id="1871185322">
          <w:marLeft w:val="640"/>
          <w:marRight w:val="0"/>
          <w:marTop w:val="0"/>
          <w:marBottom w:val="0"/>
          <w:divBdr>
            <w:top w:val="none" w:sz="0" w:space="0" w:color="auto"/>
            <w:left w:val="none" w:sz="0" w:space="0" w:color="auto"/>
            <w:bottom w:val="none" w:sz="0" w:space="0" w:color="auto"/>
            <w:right w:val="none" w:sz="0" w:space="0" w:color="auto"/>
          </w:divBdr>
        </w:div>
        <w:div w:id="1886941082">
          <w:marLeft w:val="640"/>
          <w:marRight w:val="0"/>
          <w:marTop w:val="0"/>
          <w:marBottom w:val="0"/>
          <w:divBdr>
            <w:top w:val="none" w:sz="0" w:space="0" w:color="auto"/>
            <w:left w:val="none" w:sz="0" w:space="0" w:color="auto"/>
            <w:bottom w:val="none" w:sz="0" w:space="0" w:color="auto"/>
            <w:right w:val="none" w:sz="0" w:space="0" w:color="auto"/>
          </w:divBdr>
        </w:div>
        <w:div w:id="1889146618">
          <w:marLeft w:val="640"/>
          <w:marRight w:val="0"/>
          <w:marTop w:val="0"/>
          <w:marBottom w:val="0"/>
          <w:divBdr>
            <w:top w:val="none" w:sz="0" w:space="0" w:color="auto"/>
            <w:left w:val="none" w:sz="0" w:space="0" w:color="auto"/>
            <w:bottom w:val="none" w:sz="0" w:space="0" w:color="auto"/>
            <w:right w:val="none" w:sz="0" w:space="0" w:color="auto"/>
          </w:divBdr>
        </w:div>
        <w:div w:id="1910799784">
          <w:marLeft w:val="640"/>
          <w:marRight w:val="0"/>
          <w:marTop w:val="0"/>
          <w:marBottom w:val="0"/>
          <w:divBdr>
            <w:top w:val="none" w:sz="0" w:space="0" w:color="auto"/>
            <w:left w:val="none" w:sz="0" w:space="0" w:color="auto"/>
            <w:bottom w:val="none" w:sz="0" w:space="0" w:color="auto"/>
            <w:right w:val="none" w:sz="0" w:space="0" w:color="auto"/>
          </w:divBdr>
        </w:div>
        <w:div w:id="1925802859">
          <w:marLeft w:val="640"/>
          <w:marRight w:val="0"/>
          <w:marTop w:val="0"/>
          <w:marBottom w:val="0"/>
          <w:divBdr>
            <w:top w:val="none" w:sz="0" w:space="0" w:color="auto"/>
            <w:left w:val="none" w:sz="0" w:space="0" w:color="auto"/>
            <w:bottom w:val="none" w:sz="0" w:space="0" w:color="auto"/>
            <w:right w:val="none" w:sz="0" w:space="0" w:color="auto"/>
          </w:divBdr>
        </w:div>
        <w:div w:id="1938249650">
          <w:marLeft w:val="640"/>
          <w:marRight w:val="0"/>
          <w:marTop w:val="0"/>
          <w:marBottom w:val="0"/>
          <w:divBdr>
            <w:top w:val="none" w:sz="0" w:space="0" w:color="auto"/>
            <w:left w:val="none" w:sz="0" w:space="0" w:color="auto"/>
            <w:bottom w:val="none" w:sz="0" w:space="0" w:color="auto"/>
            <w:right w:val="none" w:sz="0" w:space="0" w:color="auto"/>
          </w:divBdr>
        </w:div>
        <w:div w:id="1944410879">
          <w:marLeft w:val="640"/>
          <w:marRight w:val="0"/>
          <w:marTop w:val="0"/>
          <w:marBottom w:val="0"/>
          <w:divBdr>
            <w:top w:val="none" w:sz="0" w:space="0" w:color="auto"/>
            <w:left w:val="none" w:sz="0" w:space="0" w:color="auto"/>
            <w:bottom w:val="none" w:sz="0" w:space="0" w:color="auto"/>
            <w:right w:val="none" w:sz="0" w:space="0" w:color="auto"/>
          </w:divBdr>
        </w:div>
        <w:div w:id="1967273181">
          <w:marLeft w:val="640"/>
          <w:marRight w:val="0"/>
          <w:marTop w:val="0"/>
          <w:marBottom w:val="0"/>
          <w:divBdr>
            <w:top w:val="none" w:sz="0" w:space="0" w:color="auto"/>
            <w:left w:val="none" w:sz="0" w:space="0" w:color="auto"/>
            <w:bottom w:val="none" w:sz="0" w:space="0" w:color="auto"/>
            <w:right w:val="none" w:sz="0" w:space="0" w:color="auto"/>
          </w:divBdr>
        </w:div>
        <w:div w:id="2003310356">
          <w:marLeft w:val="640"/>
          <w:marRight w:val="0"/>
          <w:marTop w:val="0"/>
          <w:marBottom w:val="0"/>
          <w:divBdr>
            <w:top w:val="none" w:sz="0" w:space="0" w:color="auto"/>
            <w:left w:val="none" w:sz="0" w:space="0" w:color="auto"/>
            <w:bottom w:val="none" w:sz="0" w:space="0" w:color="auto"/>
            <w:right w:val="none" w:sz="0" w:space="0" w:color="auto"/>
          </w:divBdr>
        </w:div>
        <w:div w:id="2015496579">
          <w:marLeft w:val="640"/>
          <w:marRight w:val="0"/>
          <w:marTop w:val="0"/>
          <w:marBottom w:val="0"/>
          <w:divBdr>
            <w:top w:val="none" w:sz="0" w:space="0" w:color="auto"/>
            <w:left w:val="none" w:sz="0" w:space="0" w:color="auto"/>
            <w:bottom w:val="none" w:sz="0" w:space="0" w:color="auto"/>
            <w:right w:val="none" w:sz="0" w:space="0" w:color="auto"/>
          </w:divBdr>
        </w:div>
        <w:div w:id="2034184427">
          <w:marLeft w:val="640"/>
          <w:marRight w:val="0"/>
          <w:marTop w:val="0"/>
          <w:marBottom w:val="0"/>
          <w:divBdr>
            <w:top w:val="none" w:sz="0" w:space="0" w:color="auto"/>
            <w:left w:val="none" w:sz="0" w:space="0" w:color="auto"/>
            <w:bottom w:val="none" w:sz="0" w:space="0" w:color="auto"/>
            <w:right w:val="none" w:sz="0" w:space="0" w:color="auto"/>
          </w:divBdr>
        </w:div>
        <w:div w:id="2112049965">
          <w:marLeft w:val="640"/>
          <w:marRight w:val="0"/>
          <w:marTop w:val="0"/>
          <w:marBottom w:val="0"/>
          <w:divBdr>
            <w:top w:val="none" w:sz="0" w:space="0" w:color="auto"/>
            <w:left w:val="none" w:sz="0" w:space="0" w:color="auto"/>
            <w:bottom w:val="none" w:sz="0" w:space="0" w:color="auto"/>
            <w:right w:val="none" w:sz="0" w:space="0" w:color="auto"/>
          </w:divBdr>
        </w:div>
        <w:div w:id="2121483610">
          <w:marLeft w:val="640"/>
          <w:marRight w:val="0"/>
          <w:marTop w:val="0"/>
          <w:marBottom w:val="0"/>
          <w:divBdr>
            <w:top w:val="none" w:sz="0" w:space="0" w:color="auto"/>
            <w:left w:val="none" w:sz="0" w:space="0" w:color="auto"/>
            <w:bottom w:val="none" w:sz="0" w:space="0" w:color="auto"/>
            <w:right w:val="none" w:sz="0" w:space="0" w:color="auto"/>
          </w:divBdr>
        </w:div>
      </w:divsChild>
    </w:div>
    <w:div w:id="1450777930">
      <w:bodyDiv w:val="1"/>
      <w:marLeft w:val="0"/>
      <w:marRight w:val="0"/>
      <w:marTop w:val="0"/>
      <w:marBottom w:val="0"/>
      <w:divBdr>
        <w:top w:val="none" w:sz="0" w:space="0" w:color="auto"/>
        <w:left w:val="none" w:sz="0" w:space="0" w:color="auto"/>
        <w:bottom w:val="none" w:sz="0" w:space="0" w:color="auto"/>
        <w:right w:val="none" w:sz="0" w:space="0" w:color="auto"/>
      </w:divBdr>
      <w:divsChild>
        <w:div w:id="17123048">
          <w:marLeft w:val="640"/>
          <w:marRight w:val="0"/>
          <w:marTop w:val="0"/>
          <w:marBottom w:val="0"/>
          <w:divBdr>
            <w:top w:val="none" w:sz="0" w:space="0" w:color="auto"/>
            <w:left w:val="none" w:sz="0" w:space="0" w:color="auto"/>
            <w:bottom w:val="none" w:sz="0" w:space="0" w:color="auto"/>
            <w:right w:val="none" w:sz="0" w:space="0" w:color="auto"/>
          </w:divBdr>
        </w:div>
        <w:div w:id="23991820">
          <w:marLeft w:val="640"/>
          <w:marRight w:val="0"/>
          <w:marTop w:val="0"/>
          <w:marBottom w:val="0"/>
          <w:divBdr>
            <w:top w:val="none" w:sz="0" w:space="0" w:color="auto"/>
            <w:left w:val="none" w:sz="0" w:space="0" w:color="auto"/>
            <w:bottom w:val="none" w:sz="0" w:space="0" w:color="auto"/>
            <w:right w:val="none" w:sz="0" w:space="0" w:color="auto"/>
          </w:divBdr>
        </w:div>
        <w:div w:id="27223611">
          <w:marLeft w:val="640"/>
          <w:marRight w:val="0"/>
          <w:marTop w:val="0"/>
          <w:marBottom w:val="0"/>
          <w:divBdr>
            <w:top w:val="none" w:sz="0" w:space="0" w:color="auto"/>
            <w:left w:val="none" w:sz="0" w:space="0" w:color="auto"/>
            <w:bottom w:val="none" w:sz="0" w:space="0" w:color="auto"/>
            <w:right w:val="none" w:sz="0" w:space="0" w:color="auto"/>
          </w:divBdr>
        </w:div>
        <w:div w:id="77287830">
          <w:marLeft w:val="640"/>
          <w:marRight w:val="0"/>
          <w:marTop w:val="0"/>
          <w:marBottom w:val="0"/>
          <w:divBdr>
            <w:top w:val="none" w:sz="0" w:space="0" w:color="auto"/>
            <w:left w:val="none" w:sz="0" w:space="0" w:color="auto"/>
            <w:bottom w:val="none" w:sz="0" w:space="0" w:color="auto"/>
            <w:right w:val="none" w:sz="0" w:space="0" w:color="auto"/>
          </w:divBdr>
        </w:div>
        <w:div w:id="94792331">
          <w:marLeft w:val="640"/>
          <w:marRight w:val="0"/>
          <w:marTop w:val="0"/>
          <w:marBottom w:val="0"/>
          <w:divBdr>
            <w:top w:val="none" w:sz="0" w:space="0" w:color="auto"/>
            <w:left w:val="none" w:sz="0" w:space="0" w:color="auto"/>
            <w:bottom w:val="none" w:sz="0" w:space="0" w:color="auto"/>
            <w:right w:val="none" w:sz="0" w:space="0" w:color="auto"/>
          </w:divBdr>
        </w:div>
        <w:div w:id="146214118">
          <w:marLeft w:val="640"/>
          <w:marRight w:val="0"/>
          <w:marTop w:val="0"/>
          <w:marBottom w:val="0"/>
          <w:divBdr>
            <w:top w:val="none" w:sz="0" w:space="0" w:color="auto"/>
            <w:left w:val="none" w:sz="0" w:space="0" w:color="auto"/>
            <w:bottom w:val="none" w:sz="0" w:space="0" w:color="auto"/>
            <w:right w:val="none" w:sz="0" w:space="0" w:color="auto"/>
          </w:divBdr>
        </w:div>
        <w:div w:id="178082220">
          <w:marLeft w:val="640"/>
          <w:marRight w:val="0"/>
          <w:marTop w:val="0"/>
          <w:marBottom w:val="0"/>
          <w:divBdr>
            <w:top w:val="none" w:sz="0" w:space="0" w:color="auto"/>
            <w:left w:val="none" w:sz="0" w:space="0" w:color="auto"/>
            <w:bottom w:val="none" w:sz="0" w:space="0" w:color="auto"/>
            <w:right w:val="none" w:sz="0" w:space="0" w:color="auto"/>
          </w:divBdr>
        </w:div>
        <w:div w:id="200629469">
          <w:marLeft w:val="640"/>
          <w:marRight w:val="0"/>
          <w:marTop w:val="0"/>
          <w:marBottom w:val="0"/>
          <w:divBdr>
            <w:top w:val="none" w:sz="0" w:space="0" w:color="auto"/>
            <w:left w:val="none" w:sz="0" w:space="0" w:color="auto"/>
            <w:bottom w:val="none" w:sz="0" w:space="0" w:color="auto"/>
            <w:right w:val="none" w:sz="0" w:space="0" w:color="auto"/>
          </w:divBdr>
        </w:div>
        <w:div w:id="237715222">
          <w:marLeft w:val="640"/>
          <w:marRight w:val="0"/>
          <w:marTop w:val="0"/>
          <w:marBottom w:val="0"/>
          <w:divBdr>
            <w:top w:val="none" w:sz="0" w:space="0" w:color="auto"/>
            <w:left w:val="none" w:sz="0" w:space="0" w:color="auto"/>
            <w:bottom w:val="none" w:sz="0" w:space="0" w:color="auto"/>
            <w:right w:val="none" w:sz="0" w:space="0" w:color="auto"/>
          </w:divBdr>
        </w:div>
        <w:div w:id="272632543">
          <w:marLeft w:val="640"/>
          <w:marRight w:val="0"/>
          <w:marTop w:val="0"/>
          <w:marBottom w:val="0"/>
          <w:divBdr>
            <w:top w:val="none" w:sz="0" w:space="0" w:color="auto"/>
            <w:left w:val="none" w:sz="0" w:space="0" w:color="auto"/>
            <w:bottom w:val="none" w:sz="0" w:space="0" w:color="auto"/>
            <w:right w:val="none" w:sz="0" w:space="0" w:color="auto"/>
          </w:divBdr>
        </w:div>
        <w:div w:id="307637619">
          <w:marLeft w:val="640"/>
          <w:marRight w:val="0"/>
          <w:marTop w:val="0"/>
          <w:marBottom w:val="0"/>
          <w:divBdr>
            <w:top w:val="none" w:sz="0" w:space="0" w:color="auto"/>
            <w:left w:val="none" w:sz="0" w:space="0" w:color="auto"/>
            <w:bottom w:val="none" w:sz="0" w:space="0" w:color="auto"/>
            <w:right w:val="none" w:sz="0" w:space="0" w:color="auto"/>
          </w:divBdr>
        </w:div>
        <w:div w:id="385496514">
          <w:marLeft w:val="640"/>
          <w:marRight w:val="0"/>
          <w:marTop w:val="0"/>
          <w:marBottom w:val="0"/>
          <w:divBdr>
            <w:top w:val="none" w:sz="0" w:space="0" w:color="auto"/>
            <w:left w:val="none" w:sz="0" w:space="0" w:color="auto"/>
            <w:bottom w:val="none" w:sz="0" w:space="0" w:color="auto"/>
            <w:right w:val="none" w:sz="0" w:space="0" w:color="auto"/>
          </w:divBdr>
        </w:div>
        <w:div w:id="389767924">
          <w:marLeft w:val="640"/>
          <w:marRight w:val="0"/>
          <w:marTop w:val="0"/>
          <w:marBottom w:val="0"/>
          <w:divBdr>
            <w:top w:val="none" w:sz="0" w:space="0" w:color="auto"/>
            <w:left w:val="none" w:sz="0" w:space="0" w:color="auto"/>
            <w:bottom w:val="none" w:sz="0" w:space="0" w:color="auto"/>
            <w:right w:val="none" w:sz="0" w:space="0" w:color="auto"/>
          </w:divBdr>
        </w:div>
        <w:div w:id="416752064">
          <w:marLeft w:val="640"/>
          <w:marRight w:val="0"/>
          <w:marTop w:val="0"/>
          <w:marBottom w:val="0"/>
          <w:divBdr>
            <w:top w:val="none" w:sz="0" w:space="0" w:color="auto"/>
            <w:left w:val="none" w:sz="0" w:space="0" w:color="auto"/>
            <w:bottom w:val="none" w:sz="0" w:space="0" w:color="auto"/>
            <w:right w:val="none" w:sz="0" w:space="0" w:color="auto"/>
          </w:divBdr>
        </w:div>
        <w:div w:id="417947806">
          <w:marLeft w:val="640"/>
          <w:marRight w:val="0"/>
          <w:marTop w:val="0"/>
          <w:marBottom w:val="0"/>
          <w:divBdr>
            <w:top w:val="none" w:sz="0" w:space="0" w:color="auto"/>
            <w:left w:val="none" w:sz="0" w:space="0" w:color="auto"/>
            <w:bottom w:val="none" w:sz="0" w:space="0" w:color="auto"/>
            <w:right w:val="none" w:sz="0" w:space="0" w:color="auto"/>
          </w:divBdr>
        </w:div>
        <w:div w:id="429593955">
          <w:marLeft w:val="640"/>
          <w:marRight w:val="0"/>
          <w:marTop w:val="0"/>
          <w:marBottom w:val="0"/>
          <w:divBdr>
            <w:top w:val="none" w:sz="0" w:space="0" w:color="auto"/>
            <w:left w:val="none" w:sz="0" w:space="0" w:color="auto"/>
            <w:bottom w:val="none" w:sz="0" w:space="0" w:color="auto"/>
            <w:right w:val="none" w:sz="0" w:space="0" w:color="auto"/>
          </w:divBdr>
        </w:div>
        <w:div w:id="463079978">
          <w:marLeft w:val="640"/>
          <w:marRight w:val="0"/>
          <w:marTop w:val="0"/>
          <w:marBottom w:val="0"/>
          <w:divBdr>
            <w:top w:val="none" w:sz="0" w:space="0" w:color="auto"/>
            <w:left w:val="none" w:sz="0" w:space="0" w:color="auto"/>
            <w:bottom w:val="none" w:sz="0" w:space="0" w:color="auto"/>
            <w:right w:val="none" w:sz="0" w:space="0" w:color="auto"/>
          </w:divBdr>
        </w:div>
        <w:div w:id="474833769">
          <w:marLeft w:val="640"/>
          <w:marRight w:val="0"/>
          <w:marTop w:val="0"/>
          <w:marBottom w:val="0"/>
          <w:divBdr>
            <w:top w:val="none" w:sz="0" w:space="0" w:color="auto"/>
            <w:left w:val="none" w:sz="0" w:space="0" w:color="auto"/>
            <w:bottom w:val="none" w:sz="0" w:space="0" w:color="auto"/>
            <w:right w:val="none" w:sz="0" w:space="0" w:color="auto"/>
          </w:divBdr>
        </w:div>
        <w:div w:id="490175156">
          <w:marLeft w:val="640"/>
          <w:marRight w:val="0"/>
          <w:marTop w:val="0"/>
          <w:marBottom w:val="0"/>
          <w:divBdr>
            <w:top w:val="none" w:sz="0" w:space="0" w:color="auto"/>
            <w:left w:val="none" w:sz="0" w:space="0" w:color="auto"/>
            <w:bottom w:val="none" w:sz="0" w:space="0" w:color="auto"/>
            <w:right w:val="none" w:sz="0" w:space="0" w:color="auto"/>
          </w:divBdr>
        </w:div>
        <w:div w:id="491025133">
          <w:marLeft w:val="640"/>
          <w:marRight w:val="0"/>
          <w:marTop w:val="0"/>
          <w:marBottom w:val="0"/>
          <w:divBdr>
            <w:top w:val="none" w:sz="0" w:space="0" w:color="auto"/>
            <w:left w:val="none" w:sz="0" w:space="0" w:color="auto"/>
            <w:bottom w:val="none" w:sz="0" w:space="0" w:color="auto"/>
            <w:right w:val="none" w:sz="0" w:space="0" w:color="auto"/>
          </w:divBdr>
        </w:div>
        <w:div w:id="539247301">
          <w:marLeft w:val="640"/>
          <w:marRight w:val="0"/>
          <w:marTop w:val="0"/>
          <w:marBottom w:val="0"/>
          <w:divBdr>
            <w:top w:val="none" w:sz="0" w:space="0" w:color="auto"/>
            <w:left w:val="none" w:sz="0" w:space="0" w:color="auto"/>
            <w:bottom w:val="none" w:sz="0" w:space="0" w:color="auto"/>
            <w:right w:val="none" w:sz="0" w:space="0" w:color="auto"/>
          </w:divBdr>
        </w:div>
        <w:div w:id="565804142">
          <w:marLeft w:val="640"/>
          <w:marRight w:val="0"/>
          <w:marTop w:val="0"/>
          <w:marBottom w:val="0"/>
          <w:divBdr>
            <w:top w:val="none" w:sz="0" w:space="0" w:color="auto"/>
            <w:left w:val="none" w:sz="0" w:space="0" w:color="auto"/>
            <w:bottom w:val="none" w:sz="0" w:space="0" w:color="auto"/>
            <w:right w:val="none" w:sz="0" w:space="0" w:color="auto"/>
          </w:divBdr>
        </w:div>
        <w:div w:id="582494578">
          <w:marLeft w:val="640"/>
          <w:marRight w:val="0"/>
          <w:marTop w:val="0"/>
          <w:marBottom w:val="0"/>
          <w:divBdr>
            <w:top w:val="none" w:sz="0" w:space="0" w:color="auto"/>
            <w:left w:val="none" w:sz="0" w:space="0" w:color="auto"/>
            <w:bottom w:val="none" w:sz="0" w:space="0" w:color="auto"/>
            <w:right w:val="none" w:sz="0" w:space="0" w:color="auto"/>
          </w:divBdr>
        </w:div>
        <w:div w:id="583759358">
          <w:marLeft w:val="640"/>
          <w:marRight w:val="0"/>
          <w:marTop w:val="0"/>
          <w:marBottom w:val="0"/>
          <w:divBdr>
            <w:top w:val="none" w:sz="0" w:space="0" w:color="auto"/>
            <w:left w:val="none" w:sz="0" w:space="0" w:color="auto"/>
            <w:bottom w:val="none" w:sz="0" w:space="0" w:color="auto"/>
            <w:right w:val="none" w:sz="0" w:space="0" w:color="auto"/>
          </w:divBdr>
        </w:div>
        <w:div w:id="593393973">
          <w:marLeft w:val="640"/>
          <w:marRight w:val="0"/>
          <w:marTop w:val="0"/>
          <w:marBottom w:val="0"/>
          <w:divBdr>
            <w:top w:val="none" w:sz="0" w:space="0" w:color="auto"/>
            <w:left w:val="none" w:sz="0" w:space="0" w:color="auto"/>
            <w:bottom w:val="none" w:sz="0" w:space="0" w:color="auto"/>
            <w:right w:val="none" w:sz="0" w:space="0" w:color="auto"/>
          </w:divBdr>
        </w:div>
        <w:div w:id="593708759">
          <w:marLeft w:val="640"/>
          <w:marRight w:val="0"/>
          <w:marTop w:val="0"/>
          <w:marBottom w:val="0"/>
          <w:divBdr>
            <w:top w:val="none" w:sz="0" w:space="0" w:color="auto"/>
            <w:left w:val="none" w:sz="0" w:space="0" w:color="auto"/>
            <w:bottom w:val="none" w:sz="0" w:space="0" w:color="auto"/>
            <w:right w:val="none" w:sz="0" w:space="0" w:color="auto"/>
          </w:divBdr>
        </w:div>
        <w:div w:id="636230224">
          <w:marLeft w:val="640"/>
          <w:marRight w:val="0"/>
          <w:marTop w:val="0"/>
          <w:marBottom w:val="0"/>
          <w:divBdr>
            <w:top w:val="none" w:sz="0" w:space="0" w:color="auto"/>
            <w:left w:val="none" w:sz="0" w:space="0" w:color="auto"/>
            <w:bottom w:val="none" w:sz="0" w:space="0" w:color="auto"/>
            <w:right w:val="none" w:sz="0" w:space="0" w:color="auto"/>
          </w:divBdr>
        </w:div>
        <w:div w:id="708262667">
          <w:marLeft w:val="640"/>
          <w:marRight w:val="0"/>
          <w:marTop w:val="0"/>
          <w:marBottom w:val="0"/>
          <w:divBdr>
            <w:top w:val="none" w:sz="0" w:space="0" w:color="auto"/>
            <w:left w:val="none" w:sz="0" w:space="0" w:color="auto"/>
            <w:bottom w:val="none" w:sz="0" w:space="0" w:color="auto"/>
            <w:right w:val="none" w:sz="0" w:space="0" w:color="auto"/>
          </w:divBdr>
        </w:div>
        <w:div w:id="718749078">
          <w:marLeft w:val="640"/>
          <w:marRight w:val="0"/>
          <w:marTop w:val="0"/>
          <w:marBottom w:val="0"/>
          <w:divBdr>
            <w:top w:val="none" w:sz="0" w:space="0" w:color="auto"/>
            <w:left w:val="none" w:sz="0" w:space="0" w:color="auto"/>
            <w:bottom w:val="none" w:sz="0" w:space="0" w:color="auto"/>
            <w:right w:val="none" w:sz="0" w:space="0" w:color="auto"/>
          </w:divBdr>
        </w:div>
        <w:div w:id="725299565">
          <w:marLeft w:val="640"/>
          <w:marRight w:val="0"/>
          <w:marTop w:val="0"/>
          <w:marBottom w:val="0"/>
          <w:divBdr>
            <w:top w:val="none" w:sz="0" w:space="0" w:color="auto"/>
            <w:left w:val="none" w:sz="0" w:space="0" w:color="auto"/>
            <w:bottom w:val="none" w:sz="0" w:space="0" w:color="auto"/>
            <w:right w:val="none" w:sz="0" w:space="0" w:color="auto"/>
          </w:divBdr>
        </w:div>
        <w:div w:id="792407459">
          <w:marLeft w:val="640"/>
          <w:marRight w:val="0"/>
          <w:marTop w:val="0"/>
          <w:marBottom w:val="0"/>
          <w:divBdr>
            <w:top w:val="none" w:sz="0" w:space="0" w:color="auto"/>
            <w:left w:val="none" w:sz="0" w:space="0" w:color="auto"/>
            <w:bottom w:val="none" w:sz="0" w:space="0" w:color="auto"/>
            <w:right w:val="none" w:sz="0" w:space="0" w:color="auto"/>
          </w:divBdr>
        </w:div>
        <w:div w:id="794834003">
          <w:marLeft w:val="640"/>
          <w:marRight w:val="0"/>
          <w:marTop w:val="0"/>
          <w:marBottom w:val="0"/>
          <w:divBdr>
            <w:top w:val="none" w:sz="0" w:space="0" w:color="auto"/>
            <w:left w:val="none" w:sz="0" w:space="0" w:color="auto"/>
            <w:bottom w:val="none" w:sz="0" w:space="0" w:color="auto"/>
            <w:right w:val="none" w:sz="0" w:space="0" w:color="auto"/>
          </w:divBdr>
        </w:div>
        <w:div w:id="841622210">
          <w:marLeft w:val="640"/>
          <w:marRight w:val="0"/>
          <w:marTop w:val="0"/>
          <w:marBottom w:val="0"/>
          <w:divBdr>
            <w:top w:val="none" w:sz="0" w:space="0" w:color="auto"/>
            <w:left w:val="none" w:sz="0" w:space="0" w:color="auto"/>
            <w:bottom w:val="none" w:sz="0" w:space="0" w:color="auto"/>
            <w:right w:val="none" w:sz="0" w:space="0" w:color="auto"/>
          </w:divBdr>
        </w:div>
        <w:div w:id="937450593">
          <w:marLeft w:val="640"/>
          <w:marRight w:val="0"/>
          <w:marTop w:val="0"/>
          <w:marBottom w:val="0"/>
          <w:divBdr>
            <w:top w:val="none" w:sz="0" w:space="0" w:color="auto"/>
            <w:left w:val="none" w:sz="0" w:space="0" w:color="auto"/>
            <w:bottom w:val="none" w:sz="0" w:space="0" w:color="auto"/>
            <w:right w:val="none" w:sz="0" w:space="0" w:color="auto"/>
          </w:divBdr>
        </w:div>
        <w:div w:id="949555705">
          <w:marLeft w:val="640"/>
          <w:marRight w:val="0"/>
          <w:marTop w:val="0"/>
          <w:marBottom w:val="0"/>
          <w:divBdr>
            <w:top w:val="none" w:sz="0" w:space="0" w:color="auto"/>
            <w:left w:val="none" w:sz="0" w:space="0" w:color="auto"/>
            <w:bottom w:val="none" w:sz="0" w:space="0" w:color="auto"/>
            <w:right w:val="none" w:sz="0" w:space="0" w:color="auto"/>
          </w:divBdr>
        </w:div>
        <w:div w:id="972104186">
          <w:marLeft w:val="640"/>
          <w:marRight w:val="0"/>
          <w:marTop w:val="0"/>
          <w:marBottom w:val="0"/>
          <w:divBdr>
            <w:top w:val="none" w:sz="0" w:space="0" w:color="auto"/>
            <w:left w:val="none" w:sz="0" w:space="0" w:color="auto"/>
            <w:bottom w:val="none" w:sz="0" w:space="0" w:color="auto"/>
            <w:right w:val="none" w:sz="0" w:space="0" w:color="auto"/>
          </w:divBdr>
        </w:div>
        <w:div w:id="1007756990">
          <w:marLeft w:val="640"/>
          <w:marRight w:val="0"/>
          <w:marTop w:val="0"/>
          <w:marBottom w:val="0"/>
          <w:divBdr>
            <w:top w:val="none" w:sz="0" w:space="0" w:color="auto"/>
            <w:left w:val="none" w:sz="0" w:space="0" w:color="auto"/>
            <w:bottom w:val="none" w:sz="0" w:space="0" w:color="auto"/>
            <w:right w:val="none" w:sz="0" w:space="0" w:color="auto"/>
          </w:divBdr>
        </w:div>
        <w:div w:id="1054620779">
          <w:marLeft w:val="640"/>
          <w:marRight w:val="0"/>
          <w:marTop w:val="0"/>
          <w:marBottom w:val="0"/>
          <w:divBdr>
            <w:top w:val="none" w:sz="0" w:space="0" w:color="auto"/>
            <w:left w:val="none" w:sz="0" w:space="0" w:color="auto"/>
            <w:bottom w:val="none" w:sz="0" w:space="0" w:color="auto"/>
            <w:right w:val="none" w:sz="0" w:space="0" w:color="auto"/>
          </w:divBdr>
        </w:div>
        <w:div w:id="1069228802">
          <w:marLeft w:val="640"/>
          <w:marRight w:val="0"/>
          <w:marTop w:val="0"/>
          <w:marBottom w:val="0"/>
          <w:divBdr>
            <w:top w:val="none" w:sz="0" w:space="0" w:color="auto"/>
            <w:left w:val="none" w:sz="0" w:space="0" w:color="auto"/>
            <w:bottom w:val="none" w:sz="0" w:space="0" w:color="auto"/>
            <w:right w:val="none" w:sz="0" w:space="0" w:color="auto"/>
          </w:divBdr>
        </w:div>
        <w:div w:id="1081024238">
          <w:marLeft w:val="640"/>
          <w:marRight w:val="0"/>
          <w:marTop w:val="0"/>
          <w:marBottom w:val="0"/>
          <w:divBdr>
            <w:top w:val="none" w:sz="0" w:space="0" w:color="auto"/>
            <w:left w:val="none" w:sz="0" w:space="0" w:color="auto"/>
            <w:bottom w:val="none" w:sz="0" w:space="0" w:color="auto"/>
            <w:right w:val="none" w:sz="0" w:space="0" w:color="auto"/>
          </w:divBdr>
        </w:div>
        <w:div w:id="1089615574">
          <w:marLeft w:val="640"/>
          <w:marRight w:val="0"/>
          <w:marTop w:val="0"/>
          <w:marBottom w:val="0"/>
          <w:divBdr>
            <w:top w:val="none" w:sz="0" w:space="0" w:color="auto"/>
            <w:left w:val="none" w:sz="0" w:space="0" w:color="auto"/>
            <w:bottom w:val="none" w:sz="0" w:space="0" w:color="auto"/>
            <w:right w:val="none" w:sz="0" w:space="0" w:color="auto"/>
          </w:divBdr>
        </w:div>
        <w:div w:id="1155532760">
          <w:marLeft w:val="640"/>
          <w:marRight w:val="0"/>
          <w:marTop w:val="0"/>
          <w:marBottom w:val="0"/>
          <w:divBdr>
            <w:top w:val="none" w:sz="0" w:space="0" w:color="auto"/>
            <w:left w:val="none" w:sz="0" w:space="0" w:color="auto"/>
            <w:bottom w:val="none" w:sz="0" w:space="0" w:color="auto"/>
            <w:right w:val="none" w:sz="0" w:space="0" w:color="auto"/>
          </w:divBdr>
        </w:div>
        <w:div w:id="1173836664">
          <w:marLeft w:val="640"/>
          <w:marRight w:val="0"/>
          <w:marTop w:val="0"/>
          <w:marBottom w:val="0"/>
          <w:divBdr>
            <w:top w:val="none" w:sz="0" w:space="0" w:color="auto"/>
            <w:left w:val="none" w:sz="0" w:space="0" w:color="auto"/>
            <w:bottom w:val="none" w:sz="0" w:space="0" w:color="auto"/>
            <w:right w:val="none" w:sz="0" w:space="0" w:color="auto"/>
          </w:divBdr>
        </w:div>
        <w:div w:id="1237473639">
          <w:marLeft w:val="640"/>
          <w:marRight w:val="0"/>
          <w:marTop w:val="0"/>
          <w:marBottom w:val="0"/>
          <w:divBdr>
            <w:top w:val="none" w:sz="0" w:space="0" w:color="auto"/>
            <w:left w:val="none" w:sz="0" w:space="0" w:color="auto"/>
            <w:bottom w:val="none" w:sz="0" w:space="0" w:color="auto"/>
            <w:right w:val="none" w:sz="0" w:space="0" w:color="auto"/>
          </w:divBdr>
        </w:div>
        <w:div w:id="1239290795">
          <w:marLeft w:val="640"/>
          <w:marRight w:val="0"/>
          <w:marTop w:val="0"/>
          <w:marBottom w:val="0"/>
          <w:divBdr>
            <w:top w:val="none" w:sz="0" w:space="0" w:color="auto"/>
            <w:left w:val="none" w:sz="0" w:space="0" w:color="auto"/>
            <w:bottom w:val="none" w:sz="0" w:space="0" w:color="auto"/>
            <w:right w:val="none" w:sz="0" w:space="0" w:color="auto"/>
          </w:divBdr>
        </w:div>
        <w:div w:id="1243374311">
          <w:marLeft w:val="640"/>
          <w:marRight w:val="0"/>
          <w:marTop w:val="0"/>
          <w:marBottom w:val="0"/>
          <w:divBdr>
            <w:top w:val="none" w:sz="0" w:space="0" w:color="auto"/>
            <w:left w:val="none" w:sz="0" w:space="0" w:color="auto"/>
            <w:bottom w:val="none" w:sz="0" w:space="0" w:color="auto"/>
            <w:right w:val="none" w:sz="0" w:space="0" w:color="auto"/>
          </w:divBdr>
        </w:div>
        <w:div w:id="1244683238">
          <w:marLeft w:val="640"/>
          <w:marRight w:val="0"/>
          <w:marTop w:val="0"/>
          <w:marBottom w:val="0"/>
          <w:divBdr>
            <w:top w:val="none" w:sz="0" w:space="0" w:color="auto"/>
            <w:left w:val="none" w:sz="0" w:space="0" w:color="auto"/>
            <w:bottom w:val="none" w:sz="0" w:space="0" w:color="auto"/>
            <w:right w:val="none" w:sz="0" w:space="0" w:color="auto"/>
          </w:divBdr>
        </w:div>
        <w:div w:id="1274290138">
          <w:marLeft w:val="640"/>
          <w:marRight w:val="0"/>
          <w:marTop w:val="0"/>
          <w:marBottom w:val="0"/>
          <w:divBdr>
            <w:top w:val="none" w:sz="0" w:space="0" w:color="auto"/>
            <w:left w:val="none" w:sz="0" w:space="0" w:color="auto"/>
            <w:bottom w:val="none" w:sz="0" w:space="0" w:color="auto"/>
            <w:right w:val="none" w:sz="0" w:space="0" w:color="auto"/>
          </w:divBdr>
        </w:div>
        <w:div w:id="1278413733">
          <w:marLeft w:val="640"/>
          <w:marRight w:val="0"/>
          <w:marTop w:val="0"/>
          <w:marBottom w:val="0"/>
          <w:divBdr>
            <w:top w:val="none" w:sz="0" w:space="0" w:color="auto"/>
            <w:left w:val="none" w:sz="0" w:space="0" w:color="auto"/>
            <w:bottom w:val="none" w:sz="0" w:space="0" w:color="auto"/>
            <w:right w:val="none" w:sz="0" w:space="0" w:color="auto"/>
          </w:divBdr>
        </w:div>
        <w:div w:id="1301497730">
          <w:marLeft w:val="640"/>
          <w:marRight w:val="0"/>
          <w:marTop w:val="0"/>
          <w:marBottom w:val="0"/>
          <w:divBdr>
            <w:top w:val="none" w:sz="0" w:space="0" w:color="auto"/>
            <w:left w:val="none" w:sz="0" w:space="0" w:color="auto"/>
            <w:bottom w:val="none" w:sz="0" w:space="0" w:color="auto"/>
            <w:right w:val="none" w:sz="0" w:space="0" w:color="auto"/>
          </w:divBdr>
        </w:div>
        <w:div w:id="1317026642">
          <w:marLeft w:val="640"/>
          <w:marRight w:val="0"/>
          <w:marTop w:val="0"/>
          <w:marBottom w:val="0"/>
          <w:divBdr>
            <w:top w:val="none" w:sz="0" w:space="0" w:color="auto"/>
            <w:left w:val="none" w:sz="0" w:space="0" w:color="auto"/>
            <w:bottom w:val="none" w:sz="0" w:space="0" w:color="auto"/>
            <w:right w:val="none" w:sz="0" w:space="0" w:color="auto"/>
          </w:divBdr>
        </w:div>
        <w:div w:id="1321079705">
          <w:marLeft w:val="640"/>
          <w:marRight w:val="0"/>
          <w:marTop w:val="0"/>
          <w:marBottom w:val="0"/>
          <w:divBdr>
            <w:top w:val="none" w:sz="0" w:space="0" w:color="auto"/>
            <w:left w:val="none" w:sz="0" w:space="0" w:color="auto"/>
            <w:bottom w:val="none" w:sz="0" w:space="0" w:color="auto"/>
            <w:right w:val="none" w:sz="0" w:space="0" w:color="auto"/>
          </w:divBdr>
        </w:div>
        <w:div w:id="1324891315">
          <w:marLeft w:val="640"/>
          <w:marRight w:val="0"/>
          <w:marTop w:val="0"/>
          <w:marBottom w:val="0"/>
          <w:divBdr>
            <w:top w:val="none" w:sz="0" w:space="0" w:color="auto"/>
            <w:left w:val="none" w:sz="0" w:space="0" w:color="auto"/>
            <w:bottom w:val="none" w:sz="0" w:space="0" w:color="auto"/>
            <w:right w:val="none" w:sz="0" w:space="0" w:color="auto"/>
          </w:divBdr>
        </w:div>
        <w:div w:id="1346861657">
          <w:marLeft w:val="640"/>
          <w:marRight w:val="0"/>
          <w:marTop w:val="0"/>
          <w:marBottom w:val="0"/>
          <w:divBdr>
            <w:top w:val="none" w:sz="0" w:space="0" w:color="auto"/>
            <w:left w:val="none" w:sz="0" w:space="0" w:color="auto"/>
            <w:bottom w:val="none" w:sz="0" w:space="0" w:color="auto"/>
            <w:right w:val="none" w:sz="0" w:space="0" w:color="auto"/>
          </w:divBdr>
        </w:div>
        <w:div w:id="1420642589">
          <w:marLeft w:val="640"/>
          <w:marRight w:val="0"/>
          <w:marTop w:val="0"/>
          <w:marBottom w:val="0"/>
          <w:divBdr>
            <w:top w:val="none" w:sz="0" w:space="0" w:color="auto"/>
            <w:left w:val="none" w:sz="0" w:space="0" w:color="auto"/>
            <w:bottom w:val="none" w:sz="0" w:space="0" w:color="auto"/>
            <w:right w:val="none" w:sz="0" w:space="0" w:color="auto"/>
          </w:divBdr>
        </w:div>
        <w:div w:id="1422071247">
          <w:marLeft w:val="640"/>
          <w:marRight w:val="0"/>
          <w:marTop w:val="0"/>
          <w:marBottom w:val="0"/>
          <w:divBdr>
            <w:top w:val="none" w:sz="0" w:space="0" w:color="auto"/>
            <w:left w:val="none" w:sz="0" w:space="0" w:color="auto"/>
            <w:bottom w:val="none" w:sz="0" w:space="0" w:color="auto"/>
            <w:right w:val="none" w:sz="0" w:space="0" w:color="auto"/>
          </w:divBdr>
        </w:div>
        <w:div w:id="1424037141">
          <w:marLeft w:val="640"/>
          <w:marRight w:val="0"/>
          <w:marTop w:val="0"/>
          <w:marBottom w:val="0"/>
          <w:divBdr>
            <w:top w:val="none" w:sz="0" w:space="0" w:color="auto"/>
            <w:left w:val="none" w:sz="0" w:space="0" w:color="auto"/>
            <w:bottom w:val="none" w:sz="0" w:space="0" w:color="auto"/>
            <w:right w:val="none" w:sz="0" w:space="0" w:color="auto"/>
          </w:divBdr>
        </w:div>
        <w:div w:id="1435176236">
          <w:marLeft w:val="640"/>
          <w:marRight w:val="0"/>
          <w:marTop w:val="0"/>
          <w:marBottom w:val="0"/>
          <w:divBdr>
            <w:top w:val="none" w:sz="0" w:space="0" w:color="auto"/>
            <w:left w:val="none" w:sz="0" w:space="0" w:color="auto"/>
            <w:bottom w:val="none" w:sz="0" w:space="0" w:color="auto"/>
            <w:right w:val="none" w:sz="0" w:space="0" w:color="auto"/>
          </w:divBdr>
        </w:div>
        <w:div w:id="1444685489">
          <w:marLeft w:val="640"/>
          <w:marRight w:val="0"/>
          <w:marTop w:val="0"/>
          <w:marBottom w:val="0"/>
          <w:divBdr>
            <w:top w:val="none" w:sz="0" w:space="0" w:color="auto"/>
            <w:left w:val="none" w:sz="0" w:space="0" w:color="auto"/>
            <w:bottom w:val="none" w:sz="0" w:space="0" w:color="auto"/>
            <w:right w:val="none" w:sz="0" w:space="0" w:color="auto"/>
          </w:divBdr>
        </w:div>
        <w:div w:id="1473064673">
          <w:marLeft w:val="640"/>
          <w:marRight w:val="0"/>
          <w:marTop w:val="0"/>
          <w:marBottom w:val="0"/>
          <w:divBdr>
            <w:top w:val="none" w:sz="0" w:space="0" w:color="auto"/>
            <w:left w:val="none" w:sz="0" w:space="0" w:color="auto"/>
            <w:bottom w:val="none" w:sz="0" w:space="0" w:color="auto"/>
            <w:right w:val="none" w:sz="0" w:space="0" w:color="auto"/>
          </w:divBdr>
        </w:div>
        <w:div w:id="1480808113">
          <w:marLeft w:val="640"/>
          <w:marRight w:val="0"/>
          <w:marTop w:val="0"/>
          <w:marBottom w:val="0"/>
          <w:divBdr>
            <w:top w:val="none" w:sz="0" w:space="0" w:color="auto"/>
            <w:left w:val="none" w:sz="0" w:space="0" w:color="auto"/>
            <w:bottom w:val="none" w:sz="0" w:space="0" w:color="auto"/>
            <w:right w:val="none" w:sz="0" w:space="0" w:color="auto"/>
          </w:divBdr>
        </w:div>
        <w:div w:id="1482579328">
          <w:marLeft w:val="640"/>
          <w:marRight w:val="0"/>
          <w:marTop w:val="0"/>
          <w:marBottom w:val="0"/>
          <w:divBdr>
            <w:top w:val="none" w:sz="0" w:space="0" w:color="auto"/>
            <w:left w:val="none" w:sz="0" w:space="0" w:color="auto"/>
            <w:bottom w:val="none" w:sz="0" w:space="0" w:color="auto"/>
            <w:right w:val="none" w:sz="0" w:space="0" w:color="auto"/>
          </w:divBdr>
        </w:div>
        <w:div w:id="1483424552">
          <w:marLeft w:val="640"/>
          <w:marRight w:val="0"/>
          <w:marTop w:val="0"/>
          <w:marBottom w:val="0"/>
          <w:divBdr>
            <w:top w:val="none" w:sz="0" w:space="0" w:color="auto"/>
            <w:left w:val="none" w:sz="0" w:space="0" w:color="auto"/>
            <w:bottom w:val="none" w:sz="0" w:space="0" w:color="auto"/>
            <w:right w:val="none" w:sz="0" w:space="0" w:color="auto"/>
          </w:divBdr>
        </w:div>
        <w:div w:id="1496147932">
          <w:marLeft w:val="640"/>
          <w:marRight w:val="0"/>
          <w:marTop w:val="0"/>
          <w:marBottom w:val="0"/>
          <w:divBdr>
            <w:top w:val="none" w:sz="0" w:space="0" w:color="auto"/>
            <w:left w:val="none" w:sz="0" w:space="0" w:color="auto"/>
            <w:bottom w:val="none" w:sz="0" w:space="0" w:color="auto"/>
            <w:right w:val="none" w:sz="0" w:space="0" w:color="auto"/>
          </w:divBdr>
        </w:div>
        <w:div w:id="1499810765">
          <w:marLeft w:val="640"/>
          <w:marRight w:val="0"/>
          <w:marTop w:val="0"/>
          <w:marBottom w:val="0"/>
          <w:divBdr>
            <w:top w:val="none" w:sz="0" w:space="0" w:color="auto"/>
            <w:left w:val="none" w:sz="0" w:space="0" w:color="auto"/>
            <w:bottom w:val="none" w:sz="0" w:space="0" w:color="auto"/>
            <w:right w:val="none" w:sz="0" w:space="0" w:color="auto"/>
          </w:divBdr>
        </w:div>
        <w:div w:id="1526750288">
          <w:marLeft w:val="640"/>
          <w:marRight w:val="0"/>
          <w:marTop w:val="0"/>
          <w:marBottom w:val="0"/>
          <w:divBdr>
            <w:top w:val="none" w:sz="0" w:space="0" w:color="auto"/>
            <w:left w:val="none" w:sz="0" w:space="0" w:color="auto"/>
            <w:bottom w:val="none" w:sz="0" w:space="0" w:color="auto"/>
            <w:right w:val="none" w:sz="0" w:space="0" w:color="auto"/>
          </w:divBdr>
        </w:div>
        <w:div w:id="1541627095">
          <w:marLeft w:val="640"/>
          <w:marRight w:val="0"/>
          <w:marTop w:val="0"/>
          <w:marBottom w:val="0"/>
          <w:divBdr>
            <w:top w:val="none" w:sz="0" w:space="0" w:color="auto"/>
            <w:left w:val="none" w:sz="0" w:space="0" w:color="auto"/>
            <w:bottom w:val="none" w:sz="0" w:space="0" w:color="auto"/>
            <w:right w:val="none" w:sz="0" w:space="0" w:color="auto"/>
          </w:divBdr>
        </w:div>
        <w:div w:id="1544905514">
          <w:marLeft w:val="640"/>
          <w:marRight w:val="0"/>
          <w:marTop w:val="0"/>
          <w:marBottom w:val="0"/>
          <w:divBdr>
            <w:top w:val="none" w:sz="0" w:space="0" w:color="auto"/>
            <w:left w:val="none" w:sz="0" w:space="0" w:color="auto"/>
            <w:bottom w:val="none" w:sz="0" w:space="0" w:color="auto"/>
            <w:right w:val="none" w:sz="0" w:space="0" w:color="auto"/>
          </w:divBdr>
        </w:div>
        <w:div w:id="1580947105">
          <w:marLeft w:val="640"/>
          <w:marRight w:val="0"/>
          <w:marTop w:val="0"/>
          <w:marBottom w:val="0"/>
          <w:divBdr>
            <w:top w:val="none" w:sz="0" w:space="0" w:color="auto"/>
            <w:left w:val="none" w:sz="0" w:space="0" w:color="auto"/>
            <w:bottom w:val="none" w:sz="0" w:space="0" w:color="auto"/>
            <w:right w:val="none" w:sz="0" w:space="0" w:color="auto"/>
          </w:divBdr>
        </w:div>
        <w:div w:id="1605918883">
          <w:marLeft w:val="640"/>
          <w:marRight w:val="0"/>
          <w:marTop w:val="0"/>
          <w:marBottom w:val="0"/>
          <w:divBdr>
            <w:top w:val="none" w:sz="0" w:space="0" w:color="auto"/>
            <w:left w:val="none" w:sz="0" w:space="0" w:color="auto"/>
            <w:bottom w:val="none" w:sz="0" w:space="0" w:color="auto"/>
            <w:right w:val="none" w:sz="0" w:space="0" w:color="auto"/>
          </w:divBdr>
        </w:div>
        <w:div w:id="1618946137">
          <w:marLeft w:val="640"/>
          <w:marRight w:val="0"/>
          <w:marTop w:val="0"/>
          <w:marBottom w:val="0"/>
          <w:divBdr>
            <w:top w:val="none" w:sz="0" w:space="0" w:color="auto"/>
            <w:left w:val="none" w:sz="0" w:space="0" w:color="auto"/>
            <w:bottom w:val="none" w:sz="0" w:space="0" w:color="auto"/>
            <w:right w:val="none" w:sz="0" w:space="0" w:color="auto"/>
          </w:divBdr>
        </w:div>
        <w:div w:id="1631864798">
          <w:marLeft w:val="640"/>
          <w:marRight w:val="0"/>
          <w:marTop w:val="0"/>
          <w:marBottom w:val="0"/>
          <w:divBdr>
            <w:top w:val="none" w:sz="0" w:space="0" w:color="auto"/>
            <w:left w:val="none" w:sz="0" w:space="0" w:color="auto"/>
            <w:bottom w:val="none" w:sz="0" w:space="0" w:color="auto"/>
            <w:right w:val="none" w:sz="0" w:space="0" w:color="auto"/>
          </w:divBdr>
        </w:div>
        <w:div w:id="1675916709">
          <w:marLeft w:val="640"/>
          <w:marRight w:val="0"/>
          <w:marTop w:val="0"/>
          <w:marBottom w:val="0"/>
          <w:divBdr>
            <w:top w:val="none" w:sz="0" w:space="0" w:color="auto"/>
            <w:left w:val="none" w:sz="0" w:space="0" w:color="auto"/>
            <w:bottom w:val="none" w:sz="0" w:space="0" w:color="auto"/>
            <w:right w:val="none" w:sz="0" w:space="0" w:color="auto"/>
          </w:divBdr>
        </w:div>
        <w:div w:id="1717045894">
          <w:marLeft w:val="640"/>
          <w:marRight w:val="0"/>
          <w:marTop w:val="0"/>
          <w:marBottom w:val="0"/>
          <w:divBdr>
            <w:top w:val="none" w:sz="0" w:space="0" w:color="auto"/>
            <w:left w:val="none" w:sz="0" w:space="0" w:color="auto"/>
            <w:bottom w:val="none" w:sz="0" w:space="0" w:color="auto"/>
            <w:right w:val="none" w:sz="0" w:space="0" w:color="auto"/>
          </w:divBdr>
        </w:div>
        <w:div w:id="1750033601">
          <w:marLeft w:val="640"/>
          <w:marRight w:val="0"/>
          <w:marTop w:val="0"/>
          <w:marBottom w:val="0"/>
          <w:divBdr>
            <w:top w:val="none" w:sz="0" w:space="0" w:color="auto"/>
            <w:left w:val="none" w:sz="0" w:space="0" w:color="auto"/>
            <w:bottom w:val="none" w:sz="0" w:space="0" w:color="auto"/>
            <w:right w:val="none" w:sz="0" w:space="0" w:color="auto"/>
          </w:divBdr>
        </w:div>
        <w:div w:id="1762290898">
          <w:marLeft w:val="640"/>
          <w:marRight w:val="0"/>
          <w:marTop w:val="0"/>
          <w:marBottom w:val="0"/>
          <w:divBdr>
            <w:top w:val="none" w:sz="0" w:space="0" w:color="auto"/>
            <w:left w:val="none" w:sz="0" w:space="0" w:color="auto"/>
            <w:bottom w:val="none" w:sz="0" w:space="0" w:color="auto"/>
            <w:right w:val="none" w:sz="0" w:space="0" w:color="auto"/>
          </w:divBdr>
        </w:div>
        <w:div w:id="1794979276">
          <w:marLeft w:val="640"/>
          <w:marRight w:val="0"/>
          <w:marTop w:val="0"/>
          <w:marBottom w:val="0"/>
          <w:divBdr>
            <w:top w:val="none" w:sz="0" w:space="0" w:color="auto"/>
            <w:left w:val="none" w:sz="0" w:space="0" w:color="auto"/>
            <w:bottom w:val="none" w:sz="0" w:space="0" w:color="auto"/>
            <w:right w:val="none" w:sz="0" w:space="0" w:color="auto"/>
          </w:divBdr>
        </w:div>
        <w:div w:id="1813911756">
          <w:marLeft w:val="640"/>
          <w:marRight w:val="0"/>
          <w:marTop w:val="0"/>
          <w:marBottom w:val="0"/>
          <w:divBdr>
            <w:top w:val="none" w:sz="0" w:space="0" w:color="auto"/>
            <w:left w:val="none" w:sz="0" w:space="0" w:color="auto"/>
            <w:bottom w:val="none" w:sz="0" w:space="0" w:color="auto"/>
            <w:right w:val="none" w:sz="0" w:space="0" w:color="auto"/>
          </w:divBdr>
        </w:div>
        <w:div w:id="1814371791">
          <w:marLeft w:val="640"/>
          <w:marRight w:val="0"/>
          <w:marTop w:val="0"/>
          <w:marBottom w:val="0"/>
          <w:divBdr>
            <w:top w:val="none" w:sz="0" w:space="0" w:color="auto"/>
            <w:left w:val="none" w:sz="0" w:space="0" w:color="auto"/>
            <w:bottom w:val="none" w:sz="0" w:space="0" w:color="auto"/>
            <w:right w:val="none" w:sz="0" w:space="0" w:color="auto"/>
          </w:divBdr>
        </w:div>
        <w:div w:id="1819494789">
          <w:marLeft w:val="640"/>
          <w:marRight w:val="0"/>
          <w:marTop w:val="0"/>
          <w:marBottom w:val="0"/>
          <w:divBdr>
            <w:top w:val="none" w:sz="0" w:space="0" w:color="auto"/>
            <w:left w:val="none" w:sz="0" w:space="0" w:color="auto"/>
            <w:bottom w:val="none" w:sz="0" w:space="0" w:color="auto"/>
            <w:right w:val="none" w:sz="0" w:space="0" w:color="auto"/>
          </w:divBdr>
        </w:div>
        <w:div w:id="1839466467">
          <w:marLeft w:val="640"/>
          <w:marRight w:val="0"/>
          <w:marTop w:val="0"/>
          <w:marBottom w:val="0"/>
          <w:divBdr>
            <w:top w:val="none" w:sz="0" w:space="0" w:color="auto"/>
            <w:left w:val="none" w:sz="0" w:space="0" w:color="auto"/>
            <w:bottom w:val="none" w:sz="0" w:space="0" w:color="auto"/>
            <w:right w:val="none" w:sz="0" w:space="0" w:color="auto"/>
          </w:divBdr>
        </w:div>
        <w:div w:id="1847937627">
          <w:marLeft w:val="640"/>
          <w:marRight w:val="0"/>
          <w:marTop w:val="0"/>
          <w:marBottom w:val="0"/>
          <w:divBdr>
            <w:top w:val="none" w:sz="0" w:space="0" w:color="auto"/>
            <w:left w:val="none" w:sz="0" w:space="0" w:color="auto"/>
            <w:bottom w:val="none" w:sz="0" w:space="0" w:color="auto"/>
            <w:right w:val="none" w:sz="0" w:space="0" w:color="auto"/>
          </w:divBdr>
        </w:div>
        <w:div w:id="1852454925">
          <w:marLeft w:val="640"/>
          <w:marRight w:val="0"/>
          <w:marTop w:val="0"/>
          <w:marBottom w:val="0"/>
          <w:divBdr>
            <w:top w:val="none" w:sz="0" w:space="0" w:color="auto"/>
            <w:left w:val="none" w:sz="0" w:space="0" w:color="auto"/>
            <w:bottom w:val="none" w:sz="0" w:space="0" w:color="auto"/>
            <w:right w:val="none" w:sz="0" w:space="0" w:color="auto"/>
          </w:divBdr>
        </w:div>
        <w:div w:id="1903052498">
          <w:marLeft w:val="640"/>
          <w:marRight w:val="0"/>
          <w:marTop w:val="0"/>
          <w:marBottom w:val="0"/>
          <w:divBdr>
            <w:top w:val="none" w:sz="0" w:space="0" w:color="auto"/>
            <w:left w:val="none" w:sz="0" w:space="0" w:color="auto"/>
            <w:bottom w:val="none" w:sz="0" w:space="0" w:color="auto"/>
            <w:right w:val="none" w:sz="0" w:space="0" w:color="auto"/>
          </w:divBdr>
        </w:div>
        <w:div w:id="1911231248">
          <w:marLeft w:val="640"/>
          <w:marRight w:val="0"/>
          <w:marTop w:val="0"/>
          <w:marBottom w:val="0"/>
          <w:divBdr>
            <w:top w:val="none" w:sz="0" w:space="0" w:color="auto"/>
            <w:left w:val="none" w:sz="0" w:space="0" w:color="auto"/>
            <w:bottom w:val="none" w:sz="0" w:space="0" w:color="auto"/>
            <w:right w:val="none" w:sz="0" w:space="0" w:color="auto"/>
          </w:divBdr>
        </w:div>
        <w:div w:id="1944070852">
          <w:marLeft w:val="640"/>
          <w:marRight w:val="0"/>
          <w:marTop w:val="0"/>
          <w:marBottom w:val="0"/>
          <w:divBdr>
            <w:top w:val="none" w:sz="0" w:space="0" w:color="auto"/>
            <w:left w:val="none" w:sz="0" w:space="0" w:color="auto"/>
            <w:bottom w:val="none" w:sz="0" w:space="0" w:color="auto"/>
            <w:right w:val="none" w:sz="0" w:space="0" w:color="auto"/>
          </w:divBdr>
        </w:div>
        <w:div w:id="1956986384">
          <w:marLeft w:val="640"/>
          <w:marRight w:val="0"/>
          <w:marTop w:val="0"/>
          <w:marBottom w:val="0"/>
          <w:divBdr>
            <w:top w:val="none" w:sz="0" w:space="0" w:color="auto"/>
            <w:left w:val="none" w:sz="0" w:space="0" w:color="auto"/>
            <w:bottom w:val="none" w:sz="0" w:space="0" w:color="auto"/>
            <w:right w:val="none" w:sz="0" w:space="0" w:color="auto"/>
          </w:divBdr>
        </w:div>
        <w:div w:id="1959410474">
          <w:marLeft w:val="640"/>
          <w:marRight w:val="0"/>
          <w:marTop w:val="0"/>
          <w:marBottom w:val="0"/>
          <w:divBdr>
            <w:top w:val="none" w:sz="0" w:space="0" w:color="auto"/>
            <w:left w:val="none" w:sz="0" w:space="0" w:color="auto"/>
            <w:bottom w:val="none" w:sz="0" w:space="0" w:color="auto"/>
            <w:right w:val="none" w:sz="0" w:space="0" w:color="auto"/>
          </w:divBdr>
        </w:div>
        <w:div w:id="1961186114">
          <w:marLeft w:val="640"/>
          <w:marRight w:val="0"/>
          <w:marTop w:val="0"/>
          <w:marBottom w:val="0"/>
          <w:divBdr>
            <w:top w:val="none" w:sz="0" w:space="0" w:color="auto"/>
            <w:left w:val="none" w:sz="0" w:space="0" w:color="auto"/>
            <w:bottom w:val="none" w:sz="0" w:space="0" w:color="auto"/>
            <w:right w:val="none" w:sz="0" w:space="0" w:color="auto"/>
          </w:divBdr>
        </w:div>
        <w:div w:id="1966082409">
          <w:marLeft w:val="640"/>
          <w:marRight w:val="0"/>
          <w:marTop w:val="0"/>
          <w:marBottom w:val="0"/>
          <w:divBdr>
            <w:top w:val="none" w:sz="0" w:space="0" w:color="auto"/>
            <w:left w:val="none" w:sz="0" w:space="0" w:color="auto"/>
            <w:bottom w:val="none" w:sz="0" w:space="0" w:color="auto"/>
            <w:right w:val="none" w:sz="0" w:space="0" w:color="auto"/>
          </w:divBdr>
        </w:div>
        <w:div w:id="1979652131">
          <w:marLeft w:val="640"/>
          <w:marRight w:val="0"/>
          <w:marTop w:val="0"/>
          <w:marBottom w:val="0"/>
          <w:divBdr>
            <w:top w:val="none" w:sz="0" w:space="0" w:color="auto"/>
            <w:left w:val="none" w:sz="0" w:space="0" w:color="auto"/>
            <w:bottom w:val="none" w:sz="0" w:space="0" w:color="auto"/>
            <w:right w:val="none" w:sz="0" w:space="0" w:color="auto"/>
          </w:divBdr>
        </w:div>
        <w:div w:id="2026324024">
          <w:marLeft w:val="640"/>
          <w:marRight w:val="0"/>
          <w:marTop w:val="0"/>
          <w:marBottom w:val="0"/>
          <w:divBdr>
            <w:top w:val="none" w:sz="0" w:space="0" w:color="auto"/>
            <w:left w:val="none" w:sz="0" w:space="0" w:color="auto"/>
            <w:bottom w:val="none" w:sz="0" w:space="0" w:color="auto"/>
            <w:right w:val="none" w:sz="0" w:space="0" w:color="auto"/>
          </w:divBdr>
        </w:div>
        <w:div w:id="2034838856">
          <w:marLeft w:val="640"/>
          <w:marRight w:val="0"/>
          <w:marTop w:val="0"/>
          <w:marBottom w:val="0"/>
          <w:divBdr>
            <w:top w:val="none" w:sz="0" w:space="0" w:color="auto"/>
            <w:left w:val="none" w:sz="0" w:space="0" w:color="auto"/>
            <w:bottom w:val="none" w:sz="0" w:space="0" w:color="auto"/>
            <w:right w:val="none" w:sz="0" w:space="0" w:color="auto"/>
          </w:divBdr>
        </w:div>
        <w:div w:id="2037923370">
          <w:marLeft w:val="640"/>
          <w:marRight w:val="0"/>
          <w:marTop w:val="0"/>
          <w:marBottom w:val="0"/>
          <w:divBdr>
            <w:top w:val="none" w:sz="0" w:space="0" w:color="auto"/>
            <w:left w:val="none" w:sz="0" w:space="0" w:color="auto"/>
            <w:bottom w:val="none" w:sz="0" w:space="0" w:color="auto"/>
            <w:right w:val="none" w:sz="0" w:space="0" w:color="auto"/>
          </w:divBdr>
        </w:div>
        <w:div w:id="2098017685">
          <w:marLeft w:val="640"/>
          <w:marRight w:val="0"/>
          <w:marTop w:val="0"/>
          <w:marBottom w:val="0"/>
          <w:divBdr>
            <w:top w:val="none" w:sz="0" w:space="0" w:color="auto"/>
            <w:left w:val="none" w:sz="0" w:space="0" w:color="auto"/>
            <w:bottom w:val="none" w:sz="0" w:space="0" w:color="auto"/>
            <w:right w:val="none" w:sz="0" w:space="0" w:color="auto"/>
          </w:divBdr>
        </w:div>
        <w:div w:id="2100324992">
          <w:marLeft w:val="640"/>
          <w:marRight w:val="0"/>
          <w:marTop w:val="0"/>
          <w:marBottom w:val="0"/>
          <w:divBdr>
            <w:top w:val="none" w:sz="0" w:space="0" w:color="auto"/>
            <w:left w:val="none" w:sz="0" w:space="0" w:color="auto"/>
            <w:bottom w:val="none" w:sz="0" w:space="0" w:color="auto"/>
            <w:right w:val="none" w:sz="0" w:space="0" w:color="auto"/>
          </w:divBdr>
        </w:div>
        <w:div w:id="2109890746">
          <w:marLeft w:val="640"/>
          <w:marRight w:val="0"/>
          <w:marTop w:val="0"/>
          <w:marBottom w:val="0"/>
          <w:divBdr>
            <w:top w:val="none" w:sz="0" w:space="0" w:color="auto"/>
            <w:left w:val="none" w:sz="0" w:space="0" w:color="auto"/>
            <w:bottom w:val="none" w:sz="0" w:space="0" w:color="auto"/>
            <w:right w:val="none" w:sz="0" w:space="0" w:color="auto"/>
          </w:divBdr>
        </w:div>
        <w:div w:id="2124810589">
          <w:marLeft w:val="640"/>
          <w:marRight w:val="0"/>
          <w:marTop w:val="0"/>
          <w:marBottom w:val="0"/>
          <w:divBdr>
            <w:top w:val="none" w:sz="0" w:space="0" w:color="auto"/>
            <w:left w:val="none" w:sz="0" w:space="0" w:color="auto"/>
            <w:bottom w:val="none" w:sz="0" w:space="0" w:color="auto"/>
            <w:right w:val="none" w:sz="0" w:space="0" w:color="auto"/>
          </w:divBdr>
        </w:div>
      </w:divsChild>
    </w:div>
    <w:div w:id="1461995885">
      <w:bodyDiv w:val="1"/>
      <w:marLeft w:val="0"/>
      <w:marRight w:val="0"/>
      <w:marTop w:val="0"/>
      <w:marBottom w:val="0"/>
      <w:divBdr>
        <w:top w:val="none" w:sz="0" w:space="0" w:color="auto"/>
        <w:left w:val="none" w:sz="0" w:space="0" w:color="auto"/>
        <w:bottom w:val="none" w:sz="0" w:space="0" w:color="auto"/>
        <w:right w:val="none" w:sz="0" w:space="0" w:color="auto"/>
      </w:divBdr>
      <w:divsChild>
        <w:div w:id="1938950760">
          <w:marLeft w:val="640"/>
          <w:marRight w:val="0"/>
          <w:marTop w:val="0"/>
          <w:marBottom w:val="0"/>
          <w:divBdr>
            <w:top w:val="none" w:sz="0" w:space="0" w:color="auto"/>
            <w:left w:val="none" w:sz="0" w:space="0" w:color="auto"/>
            <w:bottom w:val="none" w:sz="0" w:space="0" w:color="auto"/>
            <w:right w:val="none" w:sz="0" w:space="0" w:color="auto"/>
          </w:divBdr>
        </w:div>
        <w:div w:id="1002003567">
          <w:marLeft w:val="640"/>
          <w:marRight w:val="0"/>
          <w:marTop w:val="0"/>
          <w:marBottom w:val="0"/>
          <w:divBdr>
            <w:top w:val="none" w:sz="0" w:space="0" w:color="auto"/>
            <w:left w:val="none" w:sz="0" w:space="0" w:color="auto"/>
            <w:bottom w:val="none" w:sz="0" w:space="0" w:color="auto"/>
            <w:right w:val="none" w:sz="0" w:space="0" w:color="auto"/>
          </w:divBdr>
        </w:div>
        <w:div w:id="995576055">
          <w:marLeft w:val="640"/>
          <w:marRight w:val="0"/>
          <w:marTop w:val="0"/>
          <w:marBottom w:val="0"/>
          <w:divBdr>
            <w:top w:val="none" w:sz="0" w:space="0" w:color="auto"/>
            <w:left w:val="none" w:sz="0" w:space="0" w:color="auto"/>
            <w:bottom w:val="none" w:sz="0" w:space="0" w:color="auto"/>
            <w:right w:val="none" w:sz="0" w:space="0" w:color="auto"/>
          </w:divBdr>
        </w:div>
        <w:div w:id="1259560589">
          <w:marLeft w:val="640"/>
          <w:marRight w:val="0"/>
          <w:marTop w:val="0"/>
          <w:marBottom w:val="0"/>
          <w:divBdr>
            <w:top w:val="none" w:sz="0" w:space="0" w:color="auto"/>
            <w:left w:val="none" w:sz="0" w:space="0" w:color="auto"/>
            <w:bottom w:val="none" w:sz="0" w:space="0" w:color="auto"/>
            <w:right w:val="none" w:sz="0" w:space="0" w:color="auto"/>
          </w:divBdr>
        </w:div>
        <w:div w:id="1830516276">
          <w:marLeft w:val="640"/>
          <w:marRight w:val="0"/>
          <w:marTop w:val="0"/>
          <w:marBottom w:val="0"/>
          <w:divBdr>
            <w:top w:val="none" w:sz="0" w:space="0" w:color="auto"/>
            <w:left w:val="none" w:sz="0" w:space="0" w:color="auto"/>
            <w:bottom w:val="none" w:sz="0" w:space="0" w:color="auto"/>
            <w:right w:val="none" w:sz="0" w:space="0" w:color="auto"/>
          </w:divBdr>
        </w:div>
        <w:div w:id="1289701869">
          <w:marLeft w:val="640"/>
          <w:marRight w:val="0"/>
          <w:marTop w:val="0"/>
          <w:marBottom w:val="0"/>
          <w:divBdr>
            <w:top w:val="none" w:sz="0" w:space="0" w:color="auto"/>
            <w:left w:val="none" w:sz="0" w:space="0" w:color="auto"/>
            <w:bottom w:val="none" w:sz="0" w:space="0" w:color="auto"/>
            <w:right w:val="none" w:sz="0" w:space="0" w:color="auto"/>
          </w:divBdr>
        </w:div>
        <w:div w:id="731542572">
          <w:marLeft w:val="640"/>
          <w:marRight w:val="0"/>
          <w:marTop w:val="0"/>
          <w:marBottom w:val="0"/>
          <w:divBdr>
            <w:top w:val="none" w:sz="0" w:space="0" w:color="auto"/>
            <w:left w:val="none" w:sz="0" w:space="0" w:color="auto"/>
            <w:bottom w:val="none" w:sz="0" w:space="0" w:color="auto"/>
            <w:right w:val="none" w:sz="0" w:space="0" w:color="auto"/>
          </w:divBdr>
        </w:div>
        <w:div w:id="1988627476">
          <w:marLeft w:val="640"/>
          <w:marRight w:val="0"/>
          <w:marTop w:val="0"/>
          <w:marBottom w:val="0"/>
          <w:divBdr>
            <w:top w:val="none" w:sz="0" w:space="0" w:color="auto"/>
            <w:left w:val="none" w:sz="0" w:space="0" w:color="auto"/>
            <w:bottom w:val="none" w:sz="0" w:space="0" w:color="auto"/>
            <w:right w:val="none" w:sz="0" w:space="0" w:color="auto"/>
          </w:divBdr>
        </w:div>
        <w:div w:id="1698696207">
          <w:marLeft w:val="640"/>
          <w:marRight w:val="0"/>
          <w:marTop w:val="0"/>
          <w:marBottom w:val="0"/>
          <w:divBdr>
            <w:top w:val="none" w:sz="0" w:space="0" w:color="auto"/>
            <w:left w:val="none" w:sz="0" w:space="0" w:color="auto"/>
            <w:bottom w:val="none" w:sz="0" w:space="0" w:color="auto"/>
            <w:right w:val="none" w:sz="0" w:space="0" w:color="auto"/>
          </w:divBdr>
        </w:div>
        <w:div w:id="369041249">
          <w:marLeft w:val="640"/>
          <w:marRight w:val="0"/>
          <w:marTop w:val="0"/>
          <w:marBottom w:val="0"/>
          <w:divBdr>
            <w:top w:val="none" w:sz="0" w:space="0" w:color="auto"/>
            <w:left w:val="none" w:sz="0" w:space="0" w:color="auto"/>
            <w:bottom w:val="none" w:sz="0" w:space="0" w:color="auto"/>
            <w:right w:val="none" w:sz="0" w:space="0" w:color="auto"/>
          </w:divBdr>
        </w:div>
        <w:div w:id="1642230845">
          <w:marLeft w:val="640"/>
          <w:marRight w:val="0"/>
          <w:marTop w:val="0"/>
          <w:marBottom w:val="0"/>
          <w:divBdr>
            <w:top w:val="none" w:sz="0" w:space="0" w:color="auto"/>
            <w:left w:val="none" w:sz="0" w:space="0" w:color="auto"/>
            <w:bottom w:val="none" w:sz="0" w:space="0" w:color="auto"/>
            <w:right w:val="none" w:sz="0" w:space="0" w:color="auto"/>
          </w:divBdr>
        </w:div>
        <w:div w:id="2048675510">
          <w:marLeft w:val="640"/>
          <w:marRight w:val="0"/>
          <w:marTop w:val="0"/>
          <w:marBottom w:val="0"/>
          <w:divBdr>
            <w:top w:val="none" w:sz="0" w:space="0" w:color="auto"/>
            <w:left w:val="none" w:sz="0" w:space="0" w:color="auto"/>
            <w:bottom w:val="none" w:sz="0" w:space="0" w:color="auto"/>
            <w:right w:val="none" w:sz="0" w:space="0" w:color="auto"/>
          </w:divBdr>
        </w:div>
        <w:div w:id="1209996646">
          <w:marLeft w:val="640"/>
          <w:marRight w:val="0"/>
          <w:marTop w:val="0"/>
          <w:marBottom w:val="0"/>
          <w:divBdr>
            <w:top w:val="none" w:sz="0" w:space="0" w:color="auto"/>
            <w:left w:val="none" w:sz="0" w:space="0" w:color="auto"/>
            <w:bottom w:val="none" w:sz="0" w:space="0" w:color="auto"/>
            <w:right w:val="none" w:sz="0" w:space="0" w:color="auto"/>
          </w:divBdr>
        </w:div>
        <w:div w:id="1920824750">
          <w:marLeft w:val="640"/>
          <w:marRight w:val="0"/>
          <w:marTop w:val="0"/>
          <w:marBottom w:val="0"/>
          <w:divBdr>
            <w:top w:val="none" w:sz="0" w:space="0" w:color="auto"/>
            <w:left w:val="none" w:sz="0" w:space="0" w:color="auto"/>
            <w:bottom w:val="none" w:sz="0" w:space="0" w:color="auto"/>
            <w:right w:val="none" w:sz="0" w:space="0" w:color="auto"/>
          </w:divBdr>
        </w:div>
        <w:div w:id="1315529218">
          <w:marLeft w:val="640"/>
          <w:marRight w:val="0"/>
          <w:marTop w:val="0"/>
          <w:marBottom w:val="0"/>
          <w:divBdr>
            <w:top w:val="none" w:sz="0" w:space="0" w:color="auto"/>
            <w:left w:val="none" w:sz="0" w:space="0" w:color="auto"/>
            <w:bottom w:val="none" w:sz="0" w:space="0" w:color="auto"/>
            <w:right w:val="none" w:sz="0" w:space="0" w:color="auto"/>
          </w:divBdr>
        </w:div>
        <w:div w:id="126627872">
          <w:marLeft w:val="640"/>
          <w:marRight w:val="0"/>
          <w:marTop w:val="0"/>
          <w:marBottom w:val="0"/>
          <w:divBdr>
            <w:top w:val="none" w:sz="0" w:space="0" w:color="auto"/>
            <w:left w:val="none" w:sz="0" w:space="0" w:color="auto"/>
            <w:bottom w:val="none" w:sz="0" w:space="0" w:color="auto"/>
            <w:right w:val="none" w:sz="0" w:space="0" w:color="auto"/>
          </w:divBdr>
        </w:div>
        <w:div w:id="1298536380">
          <w:marLeft w:val="640"/>
          <w:marRight w:val="0"/>
          <w:marTop w:val="0"/>
          <w:marBottom w:val="0"/>
          <w:divBdr>
            <w:top w:val="none" w:sz="0" w:space="0" w:color="auto"/>
            <w:left w:val="none" w:sz="0" w:space="0" w:color="auto"/>
            <w:bottom w:val="none" w:sz="0" w:space="0" w:color="auto"/>
            <w:right w:val="none" w:sz="0" w:space="0" w:color="auto"/>
          </w:divBdr>
        </w:div>
        <w:div w:id="633488569">
          <w:marLeft w:val="640"/>
          <w:marRight w:val="0"/>
          <w:marTop w:val="0"/>
          <w:marBottom w:val="0"/>
          <w:divBdr>
            <w:top w:val="none" w:sz="0" w:space="0" w:color="auto"/>
            <w:left w:val="none" w:sz="0" w:space="0" w:color="auto"/>
            <w:bottom w:val="none" w:sz="0" w:space="0" w:color="auto"/>
            <w:right w:val="none" w:sz="0" w:space="0" w:color="auto"/>
          </w:divBdr>
        </w:div>
        <w:div w:id="2109344786">
          <w:marLeft w:val="640"/>
          <w:marRight w:val="0"/>
          <w:marTop w:val="0"/>
          <w:marBottom w:val="0"/>
          <w:divBdr>
            <w:top w:val="none" w:sz="0" w:space="0" w:color="auto"/>
            <w:left w:val="none" w:sz="0" w:space="0" w:color="auto"/>
            <w:bottom w:val="none" w:sz="0" w:space="0" w:color="auto"/>
            <w:right w:val="none" w:sz="0" w:space="0" w:color="auto"/>
          </w:divBdr>
        </w:div>
        <w:div w:id="344746093">
          <w:marLeft w:val="640"/>
          <w:marRight w:val="0"/>
          <w:marTop w:val="0"/>
          <w:marBottom w:val="0"/>
          <w:divBdr>
            <w:top w:val="none" w:sz="0" w:space="0" w:color="auto"/>
            <w:left w:val="none" w:sz="0" w:space="0" w:color="auto"/>
            <w:bottom w:val="none" w:sz="0" w:space="0" w:color="auto"/>
            <w:right w:val="none" w:sz="0" w:space="0" w:color="auto"/>
          </w:divBdr>
        </w:div>
        <w:div w:id="883829238">
          <w:marLeft w:val="640"/>
          <w:marRight w:val="0"/>
          <w:marTop w:val="0"/>
          <w:marBottom w:val="0"/>
          <w:divBdr>
            <w:top w:val="none" w:sz="0" w:space="0" w:color="auto"/>
            <w:left w:val="none" w:sz="0" w:space="0" w:color="auto"/>
            <w:bottom w:val="none" w:sz="0" w:space="0" w:color="auto"/>
            <w:right w:val="none" w:sz="0" w:space="0" w:color="auto"/>
          </w:divBdr>
        </w:div>
        <w:div w:id="1507943068">
          <w:marLeft w:val="640"/>
          <w:marRight w:val="0"/>
          <w:marTop w:val="0"/>
          <w:marBottom w:val="0"/>
          <w:divBdr>
            <w:top w:val="none" w:sz="0" w:space="0" w:color="auto"/>
            <w:left w:val="none" w:sz="0" w:space="0" w:color="auto"/>
            <w:bottom w:val="none" w:sz="0" w:space="0" w:color="auto"/>
            <w:right w:val="none" w:sz="0" w:space="0" w:color="auto"/>
          </w:divBdr>
        </w:div>
        <w:div w:id="504899121">
          <w:marLeft w:val="640"/>
          <w:marRight w:val="0"/>
          <w:marTop w:val="0"/>
          <w:marBottom w:val="0"/>
          <w:divBdr>
            <w:top w:val="none" w:sz="0" w:space="0" w:color="auto"/>
            <w:left w:val="none" w:sz="0" w:space="0" w:color="auto"/>
            <w:bottom w:val="none" w:sz="0" w:space="0" w:color="auto"/>
            <w:right w:val="none" w:sz="0" w:space="0" w:color="auto"/>
          </w:divBdr>
        </w:div>
        <w:div w:id="763722990">
          <w:marLeft w:val="640"/>
          <w:marRight w:val="0"/>
          <w:marTop w:val="0"/>
          <w:marBottom w:val="0"/>
          <w:divBdr>
            <w:top w:val="none" w:sz="0" w:space="0" w:color="auto"/>
            <w:left w:val="none" w:sz="0" w:space="0" w:color="auto"/>
            <w:bottom w:val="none" w:sz="0" w:space="0" w:color="auto"/>
            <w:right w:val="none" w:sz="0" w:space="0" w:color="auto"/>
          </w:divBdr>
        </w:div>
        <w:div w:id="1604722262">
          <w:marLeft w:val="640"/>
          <w:marRight w:val="0"/>
          <w:marTop w:val="0"/>
          <w:marBottom w:val="0"/>
          <w:divBdr>
            <w:top w:val="none" w:sz="0" w:space="0" w:color="auto"/>
            <w:left w:val="none" w:sz="0" w:space="0" w:color="auto"/>
            <w:bottom w:val="none" w:sz="0" w:space="0" w:color="auto"/>
            <w:right w:val="none" w:sz="0" w:space="0" w:color="auto"/>
          </w:divBdr>
        </w:div>
        <w:div w:id="1391266934">
          <w:marLeft w:val="640"/>
          <w:marRight w:val="0"/>
          <w:marTop w:val="0"/>
          <w:marBottom w:val="0"/>
          <w:divBdr>
            <w:top w:val="none" w:sz="0" w:space="0" w:color="auto"/>
            <w:left w:val="none" w:sz="0" w:space="0" w:color="auto"/>
            <w:bottom w:val="none" w:sz="0" w:space="0" w:color="auto"/>
            <w:right w:val="none" w:sz="0" w:space="0" w:color="auto"/>
          </w:divBdr>
        </w:div>
        <w:div w:id="426511475">
          <w:marLeft w:val="640"/>
          <w:marRight w:val="0"/>
          <w:marTop w:val="0"/>
          <w:marBottom w:val="0"/>
          <w:divBdr>
            <w:top w:val="none" w:sz="0" w:space="0" w:color="auto"/>
            <w:left w:val="none" w:sz="0" w:space="0" w:color="auto"/>
            <w:bottom w:val="none" w:sz="0" w:space="0" w:color="auto"/>
            <w:right w:val="none" w:sz="0" w:space="0" w:color="auto"/>
          </w:divBdr>
        </w:div>
        <w:div w:id="637076027">
          <w:marLeft w:val="640"/>
          <w:marRight w:val="0"/>
          <w:marTop w:val="0"/>
          <w:marBottom w:val="0"/>
          <w:divBdr>
            <w:top w:val="none" w:sz="0" w:space="0" w:color="auto"/>
            <w:left w:val="none" w:sz="0" w:space="0" w:color="auto"/>
            <w:bottom w:val="none" w:sz="0" w:space="0" w:color="auto"/>
            <w:right w:val="none" w:sz="0" w:space="0" w:color="auto"/>
          </w:divBdr>
        </w:div>
        <w:div w:id="451098276">
          <w:marLeft w:val="640"/>
          <w:marRight w:val="0"/>
          <w:marTop w:val="0"/>
          <w:marBottom w:val="0"/>
          <w:divBdr>
            <w:top w:val="none" w:sz="0" w:space="0" w:color="auto"/>
            <w:left w:val="none" w:sz="0" w:space="0" w:color="auto"/>
            <w:bottom w:val="none" w:sz="0" w:space="0" w:color="auto"/>
            <w:right w:val="none" w:sz="0" w:space="0" w:color="auto"/>
          </w:divBdr>
        </w:div>
        <w:div w:id="1077434467">
          <w:marLeft w:val="640"/>
          <w:marRight w:val="0"/>
          <w:marTop w:val="0"/>
          <w:marBottom w:val="0"/>
          <w:divBdr>
            <w:top w:val="none" w:sz="0" w:space="0" w:color="auto"/>
            <w:left w:val="none" w:sz="0" w:space="0" w:color="auto"/>
            <w:bottom w:val="none" w:sz="0" w:space="0" w:color="auto"/>
            <w:right w:val="none" w:sz="0" w:space="0" w:color="auto"/>
          </w:divBdr>
        </w:div>
        <w:div w:id="2067869183">
          <w:marLeft w:val="640"/>
          <w:marRight w:val="0"/>
          <w:marTop w:val="0"/>
          <w:marBottom w:val="0"/>
          <w:divBdr>
            <w:top w:val="none" w:sz="0" w:space="0" w:color="auto"/>
            <w:left w:val="none" w:sz="0" w:space="0" w:color="auto"/>
            <w:bottom w:val="none" w:sz="0" w:space="0" w:color="auto"/>
            <w:right w:val="none" w:sz="0" w:space="0" w:color="auto"/>
          </w:divBdr>
        </w:div>
        <w:div w:id="372652287">
          <w:marLeft w:val="640"/>
          <w:marRight w:val="0"/>
          <w:marTop w:val="0"/>
          <w:marBottom w:val="0"/>
          <w:divBdr>
            <w:top w:val="none" w:sz="0" w:space="0" w:color="auto"/>
            <w:left w:val="none" w:sz="0" w:space="0" w:color="auto"/>
            <w:bottom w:val="none" w:sz="0" w:space="0" w:color="auto"/>
            <w:right w:val="none" w:sz="0" w:space="0" w:color="auto"/>
          </w:divBdr>
        </w:div>
        <w:div w:id="638651246">
          <w:marLeft w:val="640"/>
          <w:marRight w:val="0"/>
          <w:marTop w:val="0"/>
          <w:marBottom w:val="0"/>
          <w:divBdr>
            <w:top w:val="none" w:sz="0" w:space="0" w:color="auto"/>
            <w:left w:val="none" w:sz="0" w:space="0" w:color="auto"/>
            <w:bottom w:val="none" w:sz="0" w:space="0" w:color="auto"/>
            <w:right w:val="none" w:sz="0" w:space="0" w:color="auto"/>
          </w:divBdr>
        </w:div>
        <w:div w:id="2105879846">
          <w:marLeft w:val="640"/>
          <w:marRight w:val="0"/>
          <w:marTop w:val="0"/>
          <w:marBottom w:val="0"/>
          <w:divBdr>
            <w:top w:val="none" w:sz="0" w:space="0" w:color="auto"/>
            <w:left w:val="none" w:sz="0" w:space="0" w:color="auto"/>
            <w:bottom w:val="none" w:sz="0" w:space="0" w:color="auto"/>
            <w:right w:val="none" w:sz="0" w:space="0" w:color="auto"/>
          </w:divBdr>
        </w:div>
        <w:div w:id="286861685">
          <w:marLeft w:val="640"/>
          <w:marRight w:val="0"/>
          <w:marTop w:val="0"/>
          <w:marBottom w:val="0"/>
          <w:divBdr>
            <w:top w:val="none" w:sz="0" w:space="0" w:color="auto"/>
            <w:left w:val="none" w:sz="0" w:space="0" w:color="auto"/>
            <w:bottom w:val="none" w:sz="0" w:space="0" w:color="auto"/>
            <w:right w:val="none" w:sz="0" w:space="0" w:color="auto"/>
          </w:divBdr>
        </w:div>
        <w:div w:id="148449934">
          <w:marLeft w:val="640"/>
          <w:marRight w:val="0"/>
          <w:marTop w:val="0"/>
          <w:marBottom w:val="0"/>
          <w:divBdr>
            <w:top w:val="none" w:sz="0" w:space="0" w:color="auto"/>
            <w:left w:val="none" w:sz="0" w:space="0" w:color="auto"/>
            <w:bottom w:val="none" w:sz="0" w:space="0" w:color="auto"/>
            <w:right w:val="none" w:sz="0" w:space="0" w:color="auto"/>
          </w:divBdr>
        </w:div>
        <w:div w:id="198511598">
          <w:marLeft w:val="640"/>
          <w:marRight w:val="0"/>
          <w:marTop w:val="0"/>
          <w:marBottom w:val="0"/>
          <w:divBdr>
            <w:top w:val="none" w:sz="0" w:space="0" w:color="auto"/>
            <w:left w:val="none" w:sz="0" w:space="0" w:color="auto"/>
            <w:bottom w:val="none" w:sz="0" w:space="0" w:color="auto"/>
            <w:right w:val="none" w:sz="0" w:space="0" w:color="auto"/>
          </w:divBdr>
        </w:div>
        <w:div w:id="1079058397">
          <w:marLeft w:val="640"/>
          <w:marRight w:val="0"/>
          <w:marTop w:val="0"/>
          <w:marBottom w:val="0"/>
          <w:divBdr>
            <w:top w:val="none" w:sz="0" w:space="0" w:color="auto"/>
            <w:left w:val="none" w:sz="0" w:space="0" w:color="auto"/>
            <w:bottom w:val="none" w:sz="0" w:space="0" w:color="auto"/>
            <w:right w:val="none" w:sz="0" w:space="0" w:color="auto"/>
          </w:divBdr>
        </w:div>
        <w:div w:id="2137287432">
          <w:marLeft w:val="640"/>
          <w:marRight w:val="0"/>
          <w:marTop w:val="0"/>
          <w:marBottom w:val="0"/>
          <w:divBdr>
            <w:top w:val="none" w:sz="0" w:space="0" w:color="auto"/>
            <w:left w:val="none" w:sz="0" w:space="0" w:color="auto"/>
            <w:bottom w:val="none" w:sz="0" w:space="0" w:color="auto"/>
            <w:right w:val="none" w:sz="0" w:space="0" w:color="auto"/>
          </w:divBdr>
        </w:div>
        <w:div w:id="1201893546">
          <w:marLeft w:val="640"/>
          <w:marRight w:val="0"/>
          <w:marTop w:val="0"/>
          <w:marBottom w:val="0"/>
          <w:divBdr>
            <w:top w:val="none" w:sz="0" w:space="0" w:color="auto"/>
            <w:left w:val="none" w:sz="0" w:space="0" w:color="auto"/>
            <w:bottom w:val="none" w:sz="0" w:space="0" w:color="auto"/>
            <w:right w:val="none" w:sz="0" w:space="0" w:color="auto"/>
          </w:divBdr>
        </w:div>
        <w:div w:id="1310404810">
          <w:marLeft w:val="640"/>
          <w:marRight w:val="0"/>
          <w:marTop w:val="0"/>
          <w:marBottom w:val="0"/>
          <w:divBdr>
            <w:top w:val="none" w:sz="0" w:space="0" w:color="auto"/>
            <w:left w:val="none" w:sz="0" w:space="0" w:color="auto"/>
            <w:bottom w:val="none" w:sz="0" w:space="0" w:color="auto"/>
            <w:right w:val="none" w:sz="0" w:space="0" w:color="auto"/>
          </w:divBdr>
        </w:div>
        <w:div w:id="1370833319">
          <w:marLeft w:val="640"/>
          <w:marRight w:val="0"/>
          <w:marTop w:val="0"/>
          <w:marBottom w:val="0"/>
          <w:divBdr>
            <w:top w:val="none" w:sz="0" w:space="0" w:color="auto"/>
            <w:left w:val="none" w:sz="0" w:space="0" w:color="auto"/>
            <w:bottom w:val="none" w:sz="0" w:space="0" w:color="auto"/>
            <w:right w:val="none" w:sz="0" w:space="0" w:color="auto"/>
          </w:divBdr>
        </w:div>
        <w:div w:id="988172213">
          <w:marLeft w:val="640"/>
          <w:marRight w:val="0"/>
          <w:marTop w:val="0"/>
          <w:marBottom w:val="0"/>
          <w:divBdr>
            <w:top w:val="none" w:sz="0" w:space="0" w:color="auto"/>
            <w:left w:val="none" w:sz="0" w:space="0" w:color="auto"/>
            <w:bottom w:val="none" w:sz="0" w:space="0" w:color="auto"/>
            <w:right w:val="none" w:sz="0" w:space="0" w:color="auto"/>
          </w:divBdr>
        </w:div>
        <w:div w:id="62879626">
          <w:marLeft w:val="640"/>
          <w:marRight w:val="0"/>
          <w:marTop w:val="0"/>
          <w:marBottom w:val="0"/>
          <w:divBdr>
            <w:top w:val="none" w:sz="0" w:space="0" w:color="auto"/>
            <w:left w:val="none" w:sz="0" w:space="0" w:color="auto"/>
            <w:bottom w:val="none" w:sz="0" w:space="0" w:color="auto"/>
            <w:right w:val="none" w:sz="0" w:space="0" w:color="auto"/>
          </w:divBdr>
        </w:div>
        <w:div w:id="461389108">
          <w:marLeft w:val="640"/>
          <w:marRight w:val="0"/>
          <w:marTop w:val="0"/>
          <w:marBottom w:val="0"/>
          <w:divBdr>
            <w:top w:val="none" w:sz="0" w:space="0" w:color="auto"/>
            <w:left w:val="none" w:sz="0" w:space="0" w:color="auto"/>
            <w:bottom w:val="none" w:sz="0" w:space="0" w:color="auto"/>
            <w:right w:val="none" w:sz="0" w:space="0" w:color="auto"/>
          </w:divBdr>
        </w:div>
        <w:div w:id="168832787">
          <w:marLeft w:val="640"/>
          <w:marRight w:val="0"/>
          <w:marTop w:val="0"/>
          <w:marBottom w:val="0"/>
          <w:divBdr>
            <w:top w:val="none" w:sz="0" w:space="0" w:color="auto"/>
            <w:left w:val="none" w:sz="0" w:space="0" w:color="auto"/>
            <w:bottom w:val="none" w:sz="0" w:space="0" w:color="auto"/>
            <w:right w:val="none" w:sz="0" w:space="0" w:color="auto"/>
          </w:divBdr>
        </w:div>
        <w:div w:id="88741173">
          <w:marLeft w:val="640"/>
          <w:marRight w:val="0"/>
          <w:marTop w:val="0"/>
          <w:marBottom w:val="0"/>
          <w:divBdr>
            <w:top w:val="none" w:sz="0" w:space="0" w:color="auto"/>
            <w:left w:val="none" w:sz="0" w:space="0" w:color="auto"/>
            <w:bottom w:val="none" w:sz="0" w:space="0" w:color="auto"/>
            <w:right w:val="none" w:sz="0" w:space="0" w:color="auto"/>
          </w:divBdr>
        </w:div>
        <w:div w:id="721289452">
          <w:marLeft w:val="640"/>
          <w:marRight w:val="0"/>
          <w:marTop w:val="0"/>
          <w:marBottom w:val="0"/>
          <w:divBdr>
            <w:top w:val="none" w:sz="0" w:space="0" w:color="auto"/>
            <w:left w:val="none" w:sz="0" w:space="0" w:color="auto"/>
            <w:bottom w:val="none" w:sz="0" w:space="0" w:color="auto"/>
            <w:right w:val="none" w:sz="0" w:space="0" w:color="auto"/>
          </w:divBdr>
        </w:div>
        <w:div w:id="1476414805">
          <w:marLeft w:val="640"/>
          <w:marRight w:val="0"/>
          <w:marTop w:val="0"/>
          <w:marBottom w:val="0"/>
          <w:divBdr>
            <w:top w:val="none" w:sz="0" w:space="0" w:color="auto"/>
            <w:left w:val="none" w:sz="0" w:space="0" w:color="auto"/>
            <w:bottom w:val="none" w:sz="0" w:space="0" w:color="auto"/>
            <w:right w:val="none" w:sz="0" w:space="0" w:color="auto"/>
          </w:divBdr>
        </w:div>
        <w:div w:id="1128934469">
          <w:marLeft w:val="640"/>
          <w:marRight w:val="0"/>
          <w:marTop w:val="0"/>
          <w:marBottom w:val="0"/>
          <w:divBdr>
            <w:top w:val="none" w:sz="0" w:space="0" w:color="auto"/>
            <w:left w:val="none" w:sz="0" w:space="0" w:color="auto"/>
            <w:bottom w:val="none" w:sz="0" w:space="0" w:color="auto"/>
            <w:right w:val="none" w:sz="0" w:space="0" w:color="auto"/>
          </w:divBdr>
        </w:div>
        <w:div w:id="1975255930">
          <w:marLeft w:val="640"/>
          <w:marRight w:val="0"/>
          <w:marTop w:val="0"/>
          <w:marBottom w:val="0"/>
          <w:divBdr>
            <w:top w:val="none" w:sz="0" w:space="0" w:color="auto"/>
            <w:left w:val="none" w:sz="0" w:space="0" w:color="auto"/>
            <w:bottom w:val="none" w:sz="0" w:space="0" w:color="auto"/>
            <w:right w:val="none" w:sz="0" w:space="0" w:color="auto"/>
          </w:divBdr>
        </w:div>
        <w:div w:id="2060548980">
          <w:marLeft w:val="640"/>
          <w:marRight w:val="0"/>
          <w:marTop w:val="0"/>
          <w:marBottom w:val="0"/>
          <w:divBdr>
            <w:top w:val="none" w:sz="0" w:space="0" w:color="auto"/>
            <w:left w:val="none" w:sz="0" w:space="0" w:color="auto"/>
            <w:bottom w:val="none" w:sz="0" w:space="0" w:color="auto"/>
            <w:right w:val="none" w:sz="0" w:space="0" w:color="auto"/>
          </w:divBdr>
        </w:div>
        <w:div w:id="1145852194">
          <w:marLeft w:val="640"/>
          <w:marRight w:val="0"/>
          <w:marTop w:val="0"/>
          <w:marBottom w:val="0"/>
          <w:divBdr>
            <w:top w:val="none" w:sz="0" w:space="0" w:color="auto"/>
            <w:left w:val="none" w:sz="0" w:space="0" w:color="auto"/>
            <w:bottom w:val="none" w:sz="0" w:space="0" w:color="auto"/>
            <w:right w:val="none" w:sz="0" w:space="0" w:color="auto"/>
          </w:divBdr>
        </w:div>
        <w:div w:id="624115767">
          <w:marLeft w:val="640"/>
          <w:marRight w:val="0"/>
          <w:marTop w:val="0"/>
          <w:marBottom w:val="0"/>
          <w:divBdr>
            <w:top w:val="none" w:sz="0" w:space="0" w:color="auto"/>
            <w:left w:val="none" w:sz="0" w:space="0" w:color="auto"/>
            <w:bottom w:val="none" w:sz="0" w:space="0" w:color="auto"/>
            <w:right w:val="none" w:sz="0" w:space="0" w:color="auto"/>
          </w:divBdr>
        </w:div>
        <w:div w:id="105972072">
          <w:marLeft w:val="640"/>
          <w:marRight w:val="0"/>
          <w:marTop w:val="0"/>
          <w:marBottom w:val="0"/>
          <w:divBdr>
            <w:top w:val="none" w:sz="0" w:space="0" w:color="auto"/>
            <w:left w:val="none" w:sz="0" w:space="0" w:color="auto"/>
            <w:bottom w:val="none" w:sz="0" w:space="0" w:color="auto"/>
            <w:right w:val="none" w:sz="0" w:space="0" w:color="auto"/>
          </w:divBdr>
        </w:div>
        <w:div w:id="96826668">
          <w:marLeft w:val="640"/>
          <w:marRight w:val="0"/>
          <w:marTop w:val="0"/>
          <w:marBottom w:val="0"/>
          <w:divBdr>
            <w:top w:val="none" w:sz="0" w:space="0" w:color="auto"/>
            <w:left w:val="none" w:sz="0" w:space="0" w:color="auto"/>
            <w:bottom w:val="none" w:sz="0" w:space="0" w:color="auto"/>
            <w:right w:val="none" w:sz="0" w:space="0" w:color="auto"/>
          </w:divBdr>
        </w:div>
        <w:div w:id="1215504078">
          <w:marLeft w:val="640"/>
          <w:marRight w:val="0"/>
          <w:marTop w:val="0"/>
          <w:marBottom w:val="0"/>
          <w:divBdr>
            <w:top w:val="none" w:sz="0" w:space="0" w:color="auto"/>
            <w:left w:val="none" w:sz="0" w:space="0" w:color="auto"/>
            <w:bottom w:val="none" w:sz="0" w:space="0" w:color="auto"/>
            <w:right w:val="none" w:sz="0" w:space="0" w:color="auto"/>
          </w:divBdr>
        </w:div>
        <w:div w:id="1370954495">
          <w:marLeft w:val="640"/>
          <w:marRight w:val="0"/>
          <w:marTop w:val="0"/>
          <w:marBottom w:val="0"/>
          <w:divBdr>
            <w:top w:val="none" w:sz="0" w:space="0" w:color="auto"/>
            <w:left w:val="none" w:sz="0" w:space="0" w:color="auto"/>
            <w:bottom w:val="none" w:sz="0" w:space="0" w:color="auto"/>
            <w:right w:val="none" w:sz="0" w:space="0" w:color="auto"/>
          </w:divBdr>
        </w:div>
        <w:div w:id="1243874929">
          <w:marLeft w:val="640"/>
          <w:marRight w:val="0"/>
          <w:marTop w:val="0"/>
          <w:marBottom w:val="0"/>
          <w:divBdr>
            <w:top w:val="none" w:sz="0" w:space="0" w:color="auto"/>
            <w:left w:val="none" w:sz="0" w:space="0" w:color="auto"/>
            <w:bottom w:val="none" w:sz="0" w:space="0" w:color="auto"/>
            <w:right w:val="none" w:sz="0" w:space="0" w:color="auto"/>
          </w:divBdr>
        </w:div>
        <w:div w:id="786697261">
          <w:marLeft w:val="640"/>
          <w:marRight w:val="0"/>
          <w:marTop w:val="0"/>
          <w:marBottom w:val="0"/>
          <w:divBdr>
            <w:top w:val="none" w:sz="0" w:space="0" w:color="auto"/>
            <w:left w:val="none" w:sz="0" w:space="0" w:color="auto"/>
            <w:bottom w:val="none" w:sz="0" w:space="0" w:color="auto"/>
            <w:right w:val="none" w:sz="0" w:space="0" w:color="auto"/>
          </w:divBdr>
        </w:div>
        <w:div w:id="671681074">
          <w:marLeft w:val="640"/>
          <w:marRight w:val="0"/>
          <w:marTop w:val="0"/>
          <w:marBottom w:val="0"/>
          <w:divBdr>
            <w:top w:val="none" w:sz="0" w:space="0" w:color="auto"/>
            <w:left w:val="none" w:sz="0" w:space="0" w:color="auto"/>
            <w:bottom w:val="none" w:sz="0" w:space="0" w:color="auto"/>
            <w:right w:val="none" w:sz="0" w:space="0" w:color="auto"/>
          </w:divBdr>
        </w:div>
        <w:div w:id="506677597">
          <w:marLeft w:val="640"/>
          <w:marRight w:val="0"/>
          <w:marTop w:val="0"/>
          <w:marBottom w:val="0"/>
          <w:divBdr>
            <w:top w:val="none" w:sz="0" w:space="0" w:color="auto"/>
            <w:left w:val="none" w:sz="0" w:space="0" w:color="auto"/>
            <w:bottom w:val="none" w:sz="0" w:space="0" w:color="auto"/>
            <w:right w:val="none" w:sz="0" w:space="0" w:color="auto"/>
          </w:divBdr>
        </w:div>
        <w:div w:id="311443202">
          <w:marLeft w:val="640"/>
          <w:marRight w:val="0"/>
          <w:marTop w:val="0"/>
          <w:marBottom w:val="0"/>
          <w:divBdr>
            <w:top w:val="none" w:sz="0" w:space="0" w:color="auto"/>
            <w:left w:val="none" w:sz="0" w:space="0" w:color="auto"/>
            <w:bottom w:val="none" w:sz="0" w:space="0" w:color="auto"/>
            <w:right w:val="none" w:sz="0" w:space="0" w:color="auto"/>
          </w:divBdr>
        </w:div>
        <w:div w:id="1086656656">
          <w:marLeft w:val="640"/>
          <w:marRight w:val="0"/>
          <w:marTop w:val="0"/>
          <w:marBottom w:val="0"/>
          <w:divBdr>
            <w:top w:val="none" w:sz="0" w:space="0" w:color="auto"/>
            <w:left w:val="none" w:sz="0" w:space="0" w:color="auto"/>
            <w:bottom w:val="none" w:sz="0" w:space="0" w:color="auto"/>
            <w:right w:val="none" w:sz="0" w:space="0" w:color="auto"/>
          </w:divBdr>
        </w:div>
        <w:div w:id="1706128621">
          <w:marLeft w:val="640"/>
          <w:marRight w:val="0"/>
          <w:marTop w:val="0"/>
          <w:marBottom w:val="0"/>
          <w:divBdr>
            <w:top w:val="none" w:sz="0" w:space="0" w:color="auto"/>
            <w:left w:val="none" w:sz="0" w:space="0" w:color="auto"/>
            <w:bottom w:val="none" w:sz="0" w:space="0" w:color="auto"/>
            <w:right w:val="none" w:sz="0" w:space="0" w:color="auto"/>
          </w:divBdr>
        </w:div>
        <w:div w:id="1077359687">
          <w:marLeft w:val="640"/>
          <w:marRight w:val="0"/>
          <w:marTop w:val="0"/>
          <w:marBottom w:val="0"/>
          <w:divBdr>
            <w:top w:val="none" w:sz="0" w:space="0" w:color="auto"/>
            <w:left w:val="none" w:sz="0" w:space="0" w:color="auto"/>
            <w:bottom w:val="none" w:sz="0" w:space="0" w:color="auto"/>
            <w:right w:val="none" w:sz="0" w:space="0" w:color="auto"/>
          </w:divBdr>
        </w:div>
        <w:div w:id="574625962">
          <w:marLeft w:val="640"/>
          <w:marRight w:val="0"/>
          <w:marTop w:val="0"/>
          <w:marBottom w:val="0"/>
          <w:divBdr>
            <w:top w:val="none" w:sz="0" w:space="0" w:color="auto"/>
            <w:left w:val="none" w:sz="0" w:space="0" w:color="auto"/>
            <w:bottom w:val="none" w:sz="0" w:space="0" w:color="auto"/>
            <w:right w:val="none" w:sz="0" w:space="0" w:color="auto"/>
          </w:divBdr>
        </w:div>
        <w:div w:id="988052010">
          <w:marLeft w:val="640"/>
          <w:marRight w:val="0"/>
          <w:marTop w:val="0"/>
          <w:marBottom w:val="0"/>
          <w:divBdr>
            <w:top w:val="none" w:sz="0" w:space="0" w:color="auto"/>
            <w:left w:val="none" w:sz="0" w:space="0" w:color="auto"/>
            <w:bottom w:val="none" w:sz="0" w:space="0" w:color="auto"/>
            <w:right w:val="none" w:sz="0" w:space="0" w:color="auto"/>
          </w:divBdr>
        </w:div>
        <w:div w:id="999894397">
          <w:marLeft w:val="640"/>
          <w:marRight w:val="0"/>
          <w:marTop w:val="0"/>
          <w:marBottom w:val="0"/>
          <w:divBdr>
            <w:top w:val="none" w:sz="0" w:space="0" w:color="auto"/>
            <w:left w:val="none" w:sz="0" w:space="0" w:color="auto"/>
            <w:bottom w:val="none" w:sz="0" w:space="0" w:color="auto"/>
            <w:right w:val="none" w:sz="0" w:space="0" w:color="auto"/>
          </w:divBdr>
        </w:div>
        <w:div w:id="492140835">
          <w:marLeft w:val="640"/>
          <w:marRight w:val="0"/>
          <w:marTop w:val="0"/>
          <w:marBottom w:val="0"/>
          <w:divBdr>
            <w:top w:val="none" w:sz="0" w:space="0" w:color="auto"/>
            <w:left w:val="none" w:sz="0" w:space="0" w:color="auto"/>
            <w:bottom w:val="none" w:sz="0" w:space="0" w:color="auto"/>
            <w:right w:val="none" w:sz="0" w:space="0" w:color="auto"/>
          </w:divBdr>
        </w:div>
        <w:div w:id="1316952837">
          <w:marLeft w:val="640"/>
          <w:marRight w:val="0"/>
          <w:marTop w:val="0"/>
          <w:marBottom w:val="0"/>
          <w:divBdr>
            <w:top w:val="none" w:sz="0" w:space="0" w:color="auto"/>
            <w:left w:val="none" w:sz="0" w:space="0" w:color="auto"/>
            <w:bottom w:val="none" w:sz="0" w:space="0" w:color="auto"/>
            <w:right w:val="none" w:sz="0" w:space="0" w:color="auto"/>
          </w:divBdr>
        </w:div>
        <w:div w:id="740637696">
          <w:marLeft w:val="640"/>
          <w:marRight w:val="0"/>
          <w:marTop w:val="0"/>
          <w:marBottom w:val="0"/>
          <w:divBdr>
            <w:top w:val="none" w:sz="0" w:space="0" w:color="auto"/>
            <w:left w:val="none" w:sz="0" w:space="0" w:color="auto"/>
            <w:bottom w:val="none" w:sz="0" w:space="0" w:color="auto"/>
            <w:right w:val="none" w:sz="0" w:space="0" w:color="auto"/>
          </w:divBdr>
        </w:div>
        <w:div w:id="1622683738">
          <w:marLeft w:val="640"/>
          <w:marRight w:val="0"/>
          <w:marTop w:val="0"/>
          <w:marBottom w:val="0"/>
          <w:divBdr>
            <w:top w:val="none" w:sz="0" w:space="0" w:color="auto"/>
            <w:left w:val="none" w:sz="0" w:space="0" w:color="auto"/>
            <w:bottom w:val="none" w:sz="0" w:space="0" w:color="auto"/>
            <w:right w:val="none" w:sz="0" w:space="0" w:color="auto"/>
          </w:divBdr>
        </w:div>
        <w:div w:id="307591723">
          <w:marLeft w:val="640"/>
          <w:marRight w:val="0"/>
          <w:marTop w:val="0"/>
          <w:marBottom w:val="0"/>
          <w:divBdr>
            <w:top w:val="none" w:sz="0" w:space="0" w:color="auto"/>
            <w:left w:val="none" w:sz="0" w:space="0" w:color="auto"/>
            <w:bottom w:val="none" w:sz="0" w:space="0" w:color="auto"/>
            <w:right w:val="none" w:sz="0" w:space="0" w:color="auto"/>
          </w:divBdr>
        </w:div>
        <w:div w:id="1717007491">
          <w:marLeft w:val="640"/>
          <w:marRight w:val="0"/>
          <w:marTop w:val="0"/>
          <w:marBottom w:val="0"/>
          <w:divBdr>
            <w:top w:val="none" w:sz="0" w:space="0" w:color="auto"/>
            <w:left w:val="none" w:sz="0" w:space="0" w:color="auto"/>
            <w:bottom w:val="none" w:sz="0" w:space="0" w:color="auto"/>
            <w:right w:val="none" w:sz="0" w:space="0" w:color="auto"/>
          </w:divBdr>
        </w:div>
        <w:div w:id="1876233766">
          <w:marLeft w:val="640"/>
          <w:marRight w:val="0"/>
          <w:marTop w:val="0"/>
          <w:marBottom w:val="0"/>
          <w:divBdr>
            <w:top w:val="none" w:sz="0" w:space="0" w:color="auto"/>
            <w:left w:val="none" w:sz="0" w:space="0" w:color="auto"/>
            <w:bottom w:val="none" w:sz="0" w:space="0" w:color="auto"/>
            <w:right w:val="none" w:sz="0" w:space="0" w:color="auto"/>
          </w:divBdr>
        </w:div>
        <w:div w:id="1317953217">
          <w:marLeft w:val="640"/>
          <w:marRight w:val="0"/>
          <w:marTop w:val="0"/>
          <w:marBottom w:val="0"/>
          <w:divBdr>
            <w:top w:val="none" w:sz="0" w:space="0" w:color="auto"/>
            <w:left w:val="none" w:sz="0" w:space="0" w:color="auto"/>
            <w:bottom w:val="none" w:sz="0" w:space="0" w:color="auto"/>
            <w:right w:val="none" w:sz="0" w:space="0" w:color="auto"/>
          </w:divBdr>
        </w:div>
        <w:div w:id="690498283">
          <w:marLeft w:val="640"/>
          <w:marRight w:val="0"/>
          <w:marTop w:val="0"/>
          <w:marBottom w:val="0"/>
          <w:divBdr>
            <w:top w:val="none" w:sz="0" w:space="0" w:color="auto"/>
            <w:left w:val="none" w:sz="0" w:space="0" w:color="auto"/>
            <w:bottom w:val="none" w:sz="0" w:space="0" w:color="auto"/>
            <w:right w:val="none" w:sz="0" w:space="0" w:color="auto"/>
          </w:divBdr>
        </w:div>
        <w:div w:id="496651328">
          <w:marLeft w:val="640"/>
          <w:marRight w:val="0"/>
          <w:marTop w:val="0"/>
          <w:marBottom w:val="0"/>
          <w:divBdr>
            <w:top w:val="none" w:sz="0" w:space="0" w:color="auto"/>
            <w:left w:val="none" w:sz="0" w:space="0" w:color="auto"/>
            <w:bottom w:val="none" w:sz="0" w:space="0" w:color="auto"/>
            <w:right w:val="none" w:sz="0" w:space="0" w:color="auto"/>
          </w:divBdr>
        </w:div>
        <w:div w:id="1386103475">
          <w:marLeft w:val="640"/>
          <w:marRight w:val="0"/>
          <w:marTop w:val="0"/>
          <w:marBottom w:val="0"/>
          <w:divBdr>
            <w:top w:val="none" w:sz="0" w:space="0" w:color="auto"/>
            <w:left w:val="none" w:sz="0" w:space="0" w:color="auto"/>
            <w:bottom w:val="none" w:sz="0" w:space="0" w:color="auto"/>
            <w:right w:val="none" w:sz="0" w:space="0" w:color="auto"/>
          </w:divBdr>
        </w:div>
        <w:div w:id="2046784573">
          <w:marLeft w:val="640"/>
          <w:marRight w:val="0"/>
          <w:marTop w:val="0"/>
          <w:marBottom w:val="0"/>
          <w:divBdr>
            <w:top w:val="none" w:sz="0" w:space="0" w:color="auto"/>
            <w:left w:val="none" w:sz="0" w:space="0" w:color="auto"/>
            <w:bottom w:val="none" w:sz="0" w:space="0" w:color="auto"/>
            <w:right w:val="none" w:sz="0" w:space="0" w:color="auto"/>
          </w:divBdr>
        </w:div>
        <w:div w:id="1936596570">
          <w:marLeft w:val="640"/>
          <w:marRight w:val="0"/>
          <w:marTop w:val="0"/>
          <w:marBottom w:val="0"/>
          <w:divBdr>
            <w:top w:val="none" w:sz="0" w:space="0" w:color="auto"/>
            <w:left w:val="none" w:sz="0" w:space="0" w:color="auto"/>
            <w:bottom w:val="none" w:sz="0" w:space="0" w:color="auto"/>
            <w:right w:val="none" w:sz="0" w:space="0" w:color="auto"/>
          </w:divBdr>
        </w:div>
        <w:div w:id="2036157006">
          <w:marLeft w:val="640"/>
          <w:marRight w:val="0"/>
          <w:marTop w:val="0"/>
          <w:marBottom w:val="0"/>
          <w:divBdr>
            <w:top w:val="none" w:sz="0" w:space="0" w:color="auto"/>
            <w:left w:val="none" w:sz="0" w:space="0" w:color="auto"/>
            <w:bottom w:val="none" w:sz="0" w:space="0" w:color="auto"/>
            <w:right w:val="none" w:sz="0" w:space="0" w:color="auto"/>
          </w:divBdr>
        </w:div>
        <w:div w:id="973291178">
          <w:marLeft w:val="640"/>
          <w:marRight w:val="0"/>
          <w:marTop w:val="0"/>
          <w:marBottom w:val="0"/>
          <w:divBdr>
            <w:top w:val="none" w:sz="0" w:space="0" w:color="auto"/>
            <w:left w:val="none" w:sz="0" w:space="0" w:color="auto"/>
            <w:bottom w:val="none" w:sz="0" w:space="0" w:color="auto"/>
            <w:right w:val="none" w:sz="0" w:space="0" w:color="auto"/>
          </w:divBdr>
        </w:div>
        <w:div w:id="335692652">
          <w:marLeft w:val="640"/>
          <w:marRight w:val="0"/>
          <w:marTop w:val="0"/>
          <w:marBottom w:val="0"/>
          <w:divBdr>
            <w:top w:val="none" w:sz="0" w:space="0" w:color="auto"/>
            <w:left w:val="none" w:sz="0" w:space="0" w:color="auto"/>
            <w:bottom w:val="none" w:sz="0" w:space="0" w:color="auto"/>
            <w:right w:val="none" w:sz="0" w:space="0" w:color="auto"/>
          </w:divBdr>
        </w:div>
        <w:div w:id="723722948">
          <w:marLeft w:val="640"/>
          <w:marRight w:val="0"/>
          <w:marTop w:val="0"/>
          <w:marBottom w:val="0"/>
          <w:divBdr>
            <w:top w:val="none" w:sz="0" w:space="0" w:color="auto"/>
            <w:left w:val="none" w:sz="0" w:space="0" w:color="auto"/>
            <w:bottom w:val="none" w:sz="0" w:space="0" w:color="auto"/>
            <w:right w:val="none" w:sz="0" w:space="0" w:color="auto"/>
          </w:divBdr>
        </w:div>
        <w:div w:id="1582792622">
          <w:marLeft w:val="640"/>
          <w:marRight w:val="0"/>
          <w:marTop w:val="0"/>
          <w:marBottom w:val="0"/>
          <w:divBdr>
            <w:top w:val="none" w:sz="0" w:space="0" w:color="auto"/>
            <w:left w:val="none" w:sz="0" w:space="0" w:color="auto"/>
            <w:bottom w:val="none" w:sz="0" w:space="0" w:color="auto"/>
            <w:right w:val="none" w:sz="0" w:space="0" w:color="auto"/>
          </w:divBdr>
        </w:div>
        <w:div w:id="1979410002">
          <w:marLeft w:val="640"/>
          <w:marRight w:val="0"/>
          <w:marTop w:val="0"/>
          <w:marBottom w:val="0"/>
          <w:divBdr>
            <w:top w:val="none" w:sz="0" w:space="0" w:color="auto"/>
            <w:left w:val="none" w:sz="0" w:space="0" w:color="auto"/>
            <w:bottom w:val="none" w:sz="0" w:space="0" w:color="auto"/>
            <w:right w:val="none" w:sz="0" w:space="0" w:color="auto"/>
          </w:divBdr>
        </w:div>
        <w:div w:id="2073844696">
          <w:marLeft w:val="640"/>
          <w:marRight w:val="0"/>
          <w:marTop w:val="0"/>
          <w:marBottom w:val="0"/>
          <w:divBdr>
            <w:top w:val="none" w:sz="0" w:space="0" w:color="auto"/>
            <w:left w:val="none" w:sz="0" w:space="0" w:color="auto"/>
            <w:bottom w:val="none" w:sz="0" w:space="0" w:color="auto"/>
            <w:right w:val="none" w:sz="0" w:space="0" w:color="auto"/>
          </w:divBdr>
        </w:div>
        <w:div w:id="492572767">
          <w:marLeft w:val="640"/>
          <w:marRight w:val="0"/>
          <w:marTop w:val="0"/>
          <w:marBottom w:val="0"/>
          <w:divBdr>
            <w:top w:val="none" w:sz="0" w:space="0" w:color="auto"/>
            <w:left w:val="none" w:sz="0" w:space="0" w:color="auto"/>
            <w:bottom w:val="none" w:sz="0" w:space="0" w:color="auto"/>
            <w:right w:val="none" w:sz="0" w:space="0" w:color="auto"/>
          </w:divBdr>
        </w:div>
        <w:div w:id="250434558">
          <w:marLeft w:val="640"/>
          <w:marRight w:val="0"/>
          <w:marTop w:val="0"/>
          <w:marBottom w:val="0"/>
          <w:divBdr>
            <w:top w:val="none" w:sz="0" w:space="0" w:color="auto"/>
            <w:left w:val="none" w:sz="0" w:space="0" w:color="auto"/>
            <w:bottom w:val="none" w:sz="0" w:space="0" w:color="auto"/>
            <w:right w:val="none" w:sz="0" w:space="0" w:color="auto"/>
          </w:divBdr>
        </w:div>
        <w:div w:id="1591967144">
          <w:marLeft w:val="640"/>
          <w:marRight w:val="0"/>
          <w:marTop w:val="0"/>
          <w:marBottom w:val="0"/>
          <w:divBdr>
            <w:top w:val="none" w:sz="0" w:space="0" w:color="auto"/>
            <w:left w:val="none" w:sz="0" w:space="0" w:color="auto"/>
            <w:bottom w:val="none" w:sz="0" w:space="0" w:color="auto"/>
            <w:right w:val="none" w:sz="0" w:space="0" w:color="auto"/>
          </w:divBdr>
        </w:div>
        <w:div w:id="1007557761">
          <w:marLeft w:val="640"/>
          <w:marRight w:val="0"/>
          <w:marTop w:val="0"/>
          <w:marBottom w:val="0"/>
          <w:divBdr>
            <w:top w:val="none" w:sz="0" w:space="0" w:color="auto"/>
            <w:left w:val="none" w:sz="0" w:space="0" w:color="auto"/>
            <w:bottom w:val="none" w:sz="0" w:space="0" w:color="auto"/>
            <w:right w:val="none" w:sz="0" w:space="0" w:color="auto"/>
          </w:divBdr>
        </w:div>
        <w:div w:id="317736448">
          <w:marLeft w:val="640"/>
          <w:marRight w:val="0"/>
          <w:marTop w:val="0"/>
          <w:marBottom w:val="0"/>
          <w:divBdr>
            <w:top w:val="none" w:sz="0" w:space="0" w:color="auto"/>
            <w:left w:val="none" w:sz="0" w:space="0" w:color="auto"/>
            <w:bottom w:val="none" w:sz="0" w:space="0" w:color="auto"/>
            <w:right w:val="none" w:sz="0" w:space="0" w:color="auto"/>
          </w:divBdr>
        </w:div>
        <w:div w:id="117257831">
          <w:marLeft w:val="640"/>
          <w:marRight w:val="0"/>
          <w:marTop w:val="0"/>
          <w:marBottom w:val="0"/>
          <w:divBdr>
            <w:top w:val="none" w:sz="0" w:space="0" w:color="auto"/>
            <w:left w:val="none" w:sz="0" w:space="0" w:color="auto"/>
            <w:bottom w:val="none" w:sz="0" w:space="0" w:color="auto"/>
            <w:right w:val="none" w:sz="0" w:space="0" w:color="auto"/>
          </w:divBdr>
        </w:div>
        <w:div w:id="941840966">
          <w:marLeft w:val="640"/>
          <w:marRight w:val="0"/>
          <w:marTop w:val="0"/>
          <w:marBottom w:val="0"/>
          <w:divBdr>
            <w:top w:val="none" w:sz="0" w:space="0" w:color="auto"/>
            <w:left w:val="none" w:sz="0" w:space="0" w:color="auto"/>
            <w:bottom w:val="none" w:sz="0" w:space="0" w:color="auto"/>
            <w:right w:val="none" w:sz="0" w:space="0" w:color="auto"/>
          </w:divBdr>
        </w:div>
        <w:div w:id="1377047125">
          <w:marLeft w:val="640"/>
          <w:marRight w:val="0"/>
          <w:marTop w:val="0"/>
          <w:marBottom w:val="0"/>
          <w:divBdr>
            <w:top w:val="none" w:sz="0" w:space="0" w:color="auto"/>
            <w:left w:val="none" w:sz="0" w:space="0" w:color="auto"/>
            <w:bottom w:val="none" w:sz="0" w:space="0" w:color="auto"/>
            <w:right w:val="none" w:sz="0" w:space="0" w:color="auto"/>
          </w:divBdr>
        </w:div>
        <w:div w:id="1389842348">
          <w:marLeft w:val="640"/>
          <w:marRight w:val="0"/>
          <w:marTop w:val="0"/>
          <w:marBottom w:val="0"/>
          <w:divBdr>
            <w:top w:val="none" w:sz="0" w:space="0" w:color="auto"/>
            <w:left w:val="none" w:sz="0" w:space="0" w:color="auto"/>
            <w:bottom w:val="none" w:sz="0" w:space="0" w:color="auto"/>
            <w:right w:val="none" w:sz="0" w:space="0" w:color="auto"/>
          </w:divBdr>
        </w:div>
        <w:div w:id="174001330">
          <w:marLeft w:val="640"/>
          <w:marRight w:val="0"/>
          <w:marTop w:val="0"/>
          <w:marBottom w:val="0"/>
          <w:divBdr>
            <w:top w:val="none" w:sz="0" w:space="0" w:color="auto"/>
            <w:left w:val="none" w:sz="0" w:space="0" w:color="auto"/>
            <w:bottom w:val="none" w:sz="0" w:space="0" w:color="auto"/>
            <w:right w:val="none" w:sz="0" w:space="0" w:color="auto"/>
          </w:divBdr>
        </w:div>
        <w:div w:id="223951723">
          <w:marLeft w:val="640"/>
          <w:marRight w:val="0"/>
          <w:marTop w:val="0"/>
          <w:marBottom w:val="0"/>
          <w:divBdr>
            <w:top w:val="none" w:sz="0" w:space="0" w:color="auto"/>
            <w:left w:val="none" w:sz="0" w:space="0" w:color="auto"/>
            <w:bottom w:val="none" w:sz="0" w:space="0" w:color="auto"/>
            <w:right w:val="none" w:sz="0" w:space="0" w:color="auto"/>
          </w:divBdr>
        </w:div>
        <w:div w:id="491603017">
          <w:marLeft w:val="640"/>
          <w:marRight w:val="0"/>
          <w:marTop w:val="0"/>
          <w:marBottom w:val="0"/>
          <w:divBdr>
            <w:top w:val="none" w:sz="0" w:space="0" w:color="auto"/>
            <w:left w:val="none" w:sz="0" w:space="0" w:color="auto"/>
            <w:bottom w:val="none" w:sz="0" w:space="0" w:color="auto"/>
            <w:right w:val="none" w:sz="0" w:space="0" w:color="auto"/>
          </w:divBdr>
        </w:div>
        <w:div w:id="916401202">
          <w:marLeft w:val="640"/>
          <w:marRight w:val="0"/>
          <w:marTop w:val="0"/>
          <w:marBottom w:val="0"/>
          <w:divBdr>
            <w:top w:val="none" w:sz="0" w:space="0" w:color="auto"/>
            <w:left w:val="none" w:sz="0" w:space="0" w:color="auto"/>
            <w:bottom w:val="none" w:sz="0" w:space="0" w:color="auto"/>
            <w:right w:val="none" w:sz="0" w:space="0" w:color="auto"/>
          </w:divBdr>
        </w:div>
        <w:div w:id="569073298">
          <w:marLeft w:val="640"/>
          <w:marRight w:val="0"/>
          <w:marTop w:val="0"/>
          <w:marBottom w:val="0"/>
          <w:divBdr>
            <w:top w:val="none" w:sz="0" w:space="0" w:color="auto"/>
            <w:left w:val="none" w:sz="0" w:space="0" w:color="auto"/>
            <w:bottom w:val="none" w:sz="0" w:space="0" w:color="auto"/>
            <w:right w:val="none" w:sz="0" w:space="0" w:color="auto"/>
          </w:divBdr>
        </w:div>
        <w:div w:id="970595624">
          <w:marLeft w:val="640"/>
          <w:marRight w:val="0"/>
          <w:marTop w:val="0"/>
          <w:marBottom w:val="0"/>
          <w:divBdr>
            <w:top w:val="none" w:sz="0" w:space="0" w:color="auto"/>
            <w:left w:val="none" w:sz="0" w:space="0" w:color="auto"/>
            <w:bottom w:val="none" w:sz="0" w:space="0" w:color="auto"/>
            <w:right w:val="none" w:sz="0" w:space="0" w:color="auto"/>
          </w:divBdr>
        </w:div>
        <w:div w:id="86460151">
          <w:marLeft w:val="640"/>
          <w:marRight w:val="0"/>
          <w:marTop w:val="0"/>
          <w:marBottom w:val="0"/>
          <w:divBdr>
            <w:top w:val="none" w:sz="0" w:space="0" w:color="auto"/>
            <w:left w:val="none" w:sz="0" w:space="0" w:color="auto"/>
            <w:bottom w:val="none" w:sz="0" w:space="0" w:color="auto"/>
            <w:right w:val="none" w:sz="0" w:space="0" w:color="auto"/>
          </w:divBdr>
        </w:div>
        <w:div w:id="383649121">
          <w:marLeft w:val="640"/>
          <w:marRight w:val="0"/>
          <w:marTop w:val="0"/>
          <w:marBottom w:val="0"/>
          <w:divBdr>
            <w:top w:val="none" w:sz="0" w:space="0" w:color="auto"/>
            <w:left w:val="none" w:sz="0" w:space="0" w:color="auto"/>
            <w:bottom w:val="none" w:sz="0" w:space="0" w:color="auto"/>
            <w:right w:val="none" w:sz="0" w:space="0" w:color="auto"/>
          </w:divBdr>
        </w:div>
        <w:div w:id="1441802117">
          <w:marLeft w:val="640"/>
          <w:marRight w:val="0"/>
          <w:marTop w:val="0"/>
          <w:marBottom w:val="0"/>
          <w:divBdr>
            <w:top w:val="none" w:sz="0" w:space="0" w:color="auto"/>
            <w:left w:val="none" w:sz="0" w:space="0" w:color="auto"/>
            <w:bottom w:val="none" w:sz="0" w:space="0" w:color="auto"/>
            <w:right w:val="none" w:sz="0" w:space="0" w:color="auto"/>
          </w:divBdr>
        </w:div>
        <w:div w:id="700982166">
          <w:marLeft w:val="640"/>
          <w:marRight w:val="0"/>
          <w:marTop w:val="0"/>
          <w:marBottom w:val="0"/>
          <w:divBdr>
            <w:top w:val="none" w:sz="0" w:space="0" w:color="auto"/>
            <w:left w:val="none" w:sz="0" w:space="0" w:color="auto"/>
            <w:bottom w:val="none" w:sz="0" w:space="0" w:color="auto"/>
            <w:right w:val="none" w:sz="0" w:space="0" w:color="auto"/>
          </w:divBdr>
        </w:div>
        <w:div w:id="966275760">
          <w:marLeft w:val="640"/>
          <w:marRight w:val="0"/>
          <w:marTop w:val="0"/>
          <w:marBottom w:val="0"/>
          <w:divBdr>
            <w:top w:val="none" w:sz="0" w:space="0" w:color="auto"/>
            <w:left w:val="none" w:sz="0" w:space="0" w:color="auto"/>
            <w:bottom w:val="none" w:sz="0" w:space="0" w:color="auto"/>
            <w:right w:val="none" w:sz="0" w:space="0" w:color="auto"/>
          </w:divBdr>
        </w:div>
        <w:div w:id="818495481">
          <w:marLeft w:val="640"/>
          <w:marRight w:val="0"/>
          <w:marTop w:val="0"/>
          <w:marBottom w:val="0"/>
          <w:divBdr>
            <w:top w:val="none" w:sz="0" w:space="0" w:color="auto"/>
            <w:left w:val="none" w:sz="0" w:space="0" w:color="auto"/>
            <w:bottom w:val="none" w:sz="0" w:space="0" w:color="auto"/>
            <w:right w:val="none" w:sz="0" w:space="0" w:color="auto"/>
          </w:divBdr>
        </w:div>
        <w:div w:id="1314945246">
          <w:marLeft w:val="640"/>
          <w:marRight w:val="0"/>
          <w:marTop w:val="0"/>
          <w:marBottom w:val="0"/>
          <w:divBdr>
            <w:top w:val="none" w:sz="0" w:space="0" w:color="auto"/>
            <w:left w:val="none" w:sz="0" w:space="0" w:color="auto"/>
            <w:bottom w:val="none" w:sz="0" w:space="0" w:color="auto"/>
            <w:right w:val="none" w:sz="0" w:space="0" w:color="auto"/>
          </w:divBdr>
        </w:div>
        <w:div w:id="27873852">
          <w:marLeft w:val="640"/>
          <w:marRight w:val="0"/>
          <w:marTop w:val="0"/>
          <w:marBottom w:val="0"/>
          <w:divBdr>
            <w:top w:val="none" w:sz="0" w:space="0" w:color="auto"/>
            <w:left w:val="none" w:sz="0" w:space="0" w:color="auto"/>
            <w:bottom w:val="none" w:sz="0" w:space="0" w:color="auto"/>
            <w:right w:val="none" w:sz="0" w:space="0" w:color="auto"/>
          </w:divBdr>
        </w:div>
        <w:div w:id="1912082826">
          <w:marLeft w:val="640"/>
          <w:marRight w:val="0"/>
          <w:marTop w:val="0"/>
          <w:marBottom w:val="0"/>
          <w:divBdr>
            <w:top w:val="none" w:sz="0" w:space="0" w:color="auto"/>
            <w:left w:val="none" w:sz="0" w:space="0" w:color="auto"/>
            <w:bottom w:val="none" w:sz="0" w:space="0" w:color="auto"/>
            <w:right w:val="none" w:sz="0" w:space="0" w:color="auto"/>
          </w:divBdr>
        </w:div>
        <w:div w:id="1727025164">
          <w:marLeft w:val="640"/>
          <w:marRight w:val="0"/>
          <w:marTop w:val="0"/>
          <w:marBottom w:val="0"/>
          <w:divBdr>
            <w:top w:val="none" w:sz="0" w:space="0" w:color="auto"/>
            <w:left w:val="none" w:sz="0" w:space="0" w:color="auto"/>
            <w:bottom w:val="none" w:sz="0" w:space="0" w:color="auto"/>
            <w:right w:val="none" w:sz="0" w:space="0" w:color="auto"/>
          </w:divBdr>
        </w:div>
        <w:div w:id="2017227711">
          <w:marLeft w:val="640"/>
          <w:marRight w:val="0"/>
          <w:marTop w:val="0"/>
          <w:marBottom w:val="0"/>
          <w:divBdr>
            <w:top w:val="none" w:sz="0" w:space="0" w:color="auto"/>
            <w:left w:val="none" w:sz="0" w:space="0" w:color="auto"/>
            <w:bottom w:val="none" w:sz="0" w:space="0" w:color="auto"/>
            <w:right w:val="none" w:sz="0" w:space="0" w:color="auto"/>
          </w:divBdr>
        </w:div>
        <w:div w:id="132255678">
          <w:marLeft w:val="640"/>
          <w:marRight w:val="0"/>
          <w:marTop w:val="0"/>
          <w:marBottom w:val="0"/>
          <w:divBdr>
            <w:top w:val="none" w:sz="0" w:space="0" w:color="auto"/>
            <w:left w:val="none" w:sz="0" w:space="0" w:color="auto"/>
            <w:bottom w:val="none" w:sz="0" w:space="0" w:color="auto"/>
            <w:right w:val="none" w:sz="0" w:space="0" w:color="auto"/>
          </w:divBdr>
        </w:div>
        <w:div w:id="2072725728">
          <w:marLeft w:val="640"/>
          <w:marRight w:val="0"/>
          <w:marTop w:val="0"/>
          <w:marBottom w:val="0"/>
          <w:divBdr>
            <w:top w:val="none" w:sz="0" w:space="0" w:color="auto"/>
            <w:left w:val="none" w:sz="0" w:space="0" w:color="auto"/>
            <w:bottom w:val="none" w:sz="0" w:space="0" w:color="auto"/>
            <w:right w:val="none" w:sz="0" w:space="0" w:color="auto"/>
          </w:divBdr>
        </w:div>
        <w:div w:id="1719863930">
          <w:marLeft w:val="640"/>
          <w:marRight w:val="0"/>
          <w:marTop w:val="0"/>
          <w:marBottom w:val="0"/>
          <w:divBdr>
            <w:top w:val="none" w:sz="0" w:space="0" w:color="auto"/>
            <w:left w:val="none" w:sz="0" w:space="0" w:color="auto"/>
            <w:bottom w:val="none" w:sz="0" w:space="0" w:color="auto"/>
            <w:right w:val="none" w:sz="0" w:space="0" w:color="auto"/>
          </w:divBdr>
        </w:div>
        <w:div w:id="2001040962">
          <w:marLeft w:val="640"/>
          <w:marRight w:val="0"/>
          <w:marTop w:val="0"/>
          <w:marBottom w:val="0"/>
          <w:divBdr>
            <w:top w:val="none" w:sz="0" w:space="0" w:color="auto"/>
            <w:left w:val="none" w:sz="0" w:space="0" w:color="auto"/>
            <w:bottom w:val="none" w:sz="0" w:space="0" w:color="auto"/>
            <w:right w:val="none" w:sz="0" w:space="0" w:color="auto"/>
          </w:divBdr>
        </w:div>
        <w:div w:id="1667053617">
          <w:marLeft w:val="640"/>
          <w:marRight w:val="0"/>
          <w:marTop w:val="0"/>
          <w:marBottom w:val="0"/>
          <w:divBdr>
            <w:top w:val="none" w:sz="0" w:space="0" w:color="auto"/>
            <w:left w:val="none" w:sz="0" w:space="0" w:color="auto"/>
            <w:bottom w:val="none" w:sz="0" w:space="0" w:color="auto"/>
            <w:right w:val="none" w:sz="0" w:space="0" w:color="auto"/>
          </w:divBdr>
        </w:div>
        <w:div w:id="1322198186">
          <w:marLeft w:val="640"/>
          <w:marRight w:val="0"/>
          <w:marTop w:val="0"/>
          <w:marBottom w:val="0"/>
          <w:divBdr>
            <w:top w:val="none" w:sz="0" w:space="0" w:color="auto"/>
            <w:left w:val="none" w:sz="0" w:space="0" w:color="auto"/>
            <w:bottom w:val="none" w:sz="0" w:space="0" w:color="auto"/>
            <w:right w:val="none" w:sz="0" w:space="0" w:color="auto"/>
          </w:divBdr>
        </w:div>
        <w:div w:id="502162587">
          <w:marLeft w:val="640"/>
          <w:marRight w:val="0"/>
          <w:marTop w:val="0"/>
          <w:marBottom w:val="0"/>
          <w:divBdr>
            <w:top w:val="none" w:sz="0" w:space="0" w:color="auto"/>
            <w:left w:val="none" w:sz="0" w:space="0" w:color="auto"/>
            <w:bottom w:val="none" w:sz="0" w:space="0" w:color="auto"/>
            <w:right w:val="none" w:sz="0" w:space="0" w:color="auto"/>
          </w:divBdr>
        </w:div>
        <w:div w:id="623584970">
          <w:marLeft w:val="640"/>
          <w:marRight w:val="0"/>
          <w:marTop w:val="0"/>
          <w:marBottom w:val="0"/>
          <w:divBdr>
            <w:top w:val="none" w:sz="0" w:space="0" w:color="auto"/>
            <w:left w:val="none" w:sz="0" w:space="0" w:color="auto"/>
            <w:bottom w:val="none" w:sz="0" w:space="0" w:color="auto"/>
            <w:right w:val="none" w:sz="0" w:space="0" w:color="auto"/>
          </w:divBdr>
        </w:div>
        <w:div w:id="702369272">
          <w:marLeft w:val="640"/>
          <w:marRight w:val="0"/>
          <w:marTop w:val="0"/>
          <w:marBottom w:val="0"/>
          <w:divBdr>
            <w:top w:val="none" w:sz="0" w:space="0" w:color="auto"/>
            <w:left w:val="none" w:sz="0" w:space="0" w:color="auto"/>
            <w:bottom w:val="none" w:sz="0" w:space="0" w:color="auto"/>
            <w:right w:val="none" w:sz="0" w:space="0" w:color="auto"/>
          </w:divBdr>
        </w:div>
        <w:div w:id="887691601">
          <w:marLeft w:val="640"/>
          <w:marRight w:val="0"/>
          <w:marTop w:val="0"/>
          <w:marBottom w:val="0"/>
          <w:divBdr>
            <w:top w:val="none" w:sz="0" w:space="0" w:color="auto"/>
            <w:left w:val="none" w:sz="0" w:space="0" w:color="auto"/>
            <w:bottom w:val="none" w:sz="0" w:space="0" w:color="auto"/>
            <w:right w:val="none" w:sz="0" w:space="0" w:color="auto"/>
          </w:divBdr>
        </w:div>
        <w:div w:id="981079828">
          <w:marLeft w:val="640"/>
          <w:marRight w:val="0"/>
          <w:marTop w:val="0"/>
          <w:marBottom w:val="0"/>
          <w:divBdr>
            <w:top w:val="none" w:sz="0" w:space="0" w:color="auto"/>
            <w:left w:val="none" w:sz="0" w:space="0" w:color="auto"/>
            <w:bottom w:val="none" w:sz="0" w:space="0" w:color="auto"/>
            <w:right w:val="none" w:sz="0" w:space="0" w:color="auto"/>
          </w:divBdr>
        </w:div>
        <w:div w:id="1866097443">
          <w:marLeft w:val="640"/>
          <w:marRight w:val="0"/>
          <w:marTop w:val="0"/>
          <w:marBottom w:val="0"/>
          <w:divBdr>
            <w:top w:val="none" w:sz="0" w:space="0" w:color="auto"/>
            <w:left w:val="none" w:sz="0" w:space="0" w:color="auto"/>
            <w:bottom w:val="none" w:sz="0" w:space="0" w:color="auto"/>
            <w:right w:val="none" w:sz="0" w:space="0" w:color="auto"/>
          </w:divBdr>
        </w:div>
        <w:div w:id="1679649918">
          <w:marLeft w:val="640"/>
          <w:marRight w:val="0"/>
          <w:marTop w:val="0"/>
          <w:marBottom w:val="0"/>
          <w:divBdr>
            <w:top w:val="none" w:sz="0" w:space="0" w:color="auto"/>
            <w:left w:val="none" w:sz="0" w:space="0" w:color="auto"/>
            <w:bottom w:val="none" w:sz="0" w:space="0" w:color="auto"/>
            <w:right w:val="none" w:sz="0" w:space="0" w:color="auto"/>
          </w:divBdr>
        </w:div>
        <w:div w:id="1498767263">
          <w:marLeft w:val="640"/>
          <w:marRight w:val="0"/>
          <w:marTop w:val="0"/>
          <w:marBottom w:val="0"/>
          <w:divBdr>
            <w:top w:val="none" w:sz="0" w:space="0" w:color="auto"/>
            <w:left w:val="none" w:sz="0" w:space="0" w:color="auto"/>
            <w:bottom w:val="none" w:sz="0" w:space="0" w:color="auto"/>
            <w:right w:val="none" w:sz="0" w:space="0" w:color="auto"/>
          </w:divBdr>
        </w:div>
        <w:div w:id="1973437494">
          <w:marLeft w:val="640"/>
          <w:marRight w:val="0"/>
          <w:marTop w:val="0"/>
          <w:marBottom w:val="0"/>
          <w:divBdr>
            <w:top w:val="none" w:sz="0" w:space="0" w:color="auto"/>
            <w:left w:val="none" w:sz="0" w:space="0" w:color="auto"/>
            <w:bottom w:val="none" w:sz="0" w:space="0" w:color="auto"/>
            <w:right w:val="none" w:sz="0" w:space="0" w:color="auto"/>
          </w:divBdr>
        </w:div>
      </w:divsChild>
    </w:div>
    <w:div w:id="1465855740">
      <w:bodyDiv w:val="1"/>
      <w:marLeft w:val="0"/>
      <w:marRight w:val="0"/>
      <w:marTop w:val="0"/>
      <w:marBottom w:val="0"/>
      <w:divBdr>
        <w:top w:val="none" w:sz="0" w:space="0" w:color="auto"/>
        <w:left w:val="none" w:sz="0" w:space="0" w:color="auto"/>
        <w:bottom w:val="none" w:sz="0" w:space="0" w:color="auto"/>
        <w:right w:val="none" w:sz="0" w:space="0" w:color="auto"/>
      </w:divBdr>
      <w:divsChild>
        <w:div w:id="662317795">
          <w:marLeft w:val="640"/>
          <w:marRight w:val="0"/>
          <w:marTop w:val="0"/>
          <w:marBottom w:val="0"/>
          <w:divBdr>
            <w:top w:val="none" w:sz="0" w:space="0" w:color="auto"/>
            <w:left w:val="none" w:sz="0" w:space="0" w:color="auto"/>
            <w:bottom w:val="none" w:sz="0" w:space="0" w:color="auto"/>
            <w:right w:val="none" w:sz="0" w:space="0" w:color="auto"/>
          </w:divBdr>
        </w:div>
        <w:div w:id="1309869876">
          <w:marLeft w:val="640"/>
          <w:marRight w:val="0"/>
          <w:marTop w:val="0"/>
          <w:marBottom w:val="0"/>
          <w:divBdr>
            <w:top w:val="none" w:sz="0" w:space="0" w:color="auto"/>
            <w:left w:val="none" w:sz="0" w:space="0" w:color="auto"/>
            <w:bottom w:val="none" w:sz="0" w:space="0" w:color="auto"/>
            <w:right w:val="none" w:sz="0" w:space="0" w:color="auto"/>
          </w:divBdr>
        </w:div>
        <w:div w:id="1338729692">
          <w:marLeft w:val="640"/>
          <w:marRight w:val="0"/>
          <w:marTop w:val="0"/>
          <w:marBottom w:val="0"/>
          <w:divBdr>
            <w:top w:val="none" w:sz="0" w:space="0" w:color="auto"/>
            <w:left w:val="none" w:sz="0" w:space="0" w:color="auto"/>
            <w:bottom w:val="none" w:sz="0" w:space="0" w:color="auto"/>
            <w:right w:val="none" w:sz="0" w:space="0" w:color="auto"/>
          </w:divBdr>
        </w:div>
        <w:div w:id="1870217038">
          <w:marLeft w:val="640"/>
          <w:marRight w:val="0"/>
          <w:marTop w:val="0"/>
          <w:marBottom w:val="0"/>
          <w:divBdr>
            <w:top w:val="none" w:sz="0" w:space="0" w:color="auto"/>
            <w:left w:val="none" w:sz="0" w:space="0" w:color="auto"/>
            <w:bottom w:val="none" w:sz="0" w:space="0" w:color="auto"/>
            <w:right w:val="none" w:sz="0" w:space="0" w:color="auto"/>
          </w:divBdr>
        </w:div>
        <w:div w:id="919217444">
          <w:marLeft w:val="640"/>
          <w:marRight w:val="0"/>
          <w:marTop w:val="0"/>
          <w:marBottom w:val="0"/>
          <w:divBdr>
            <w:top w:val="none" w:sz="0" w:space="0" w:color="auto"/>
            <w:left w:val="none" w:sz="0" w:space="0" w:color="auto"/>
            <w:bottom w:val="none" w:sz="0" w:space="0" w:color="auto"/>
            <w:right w:val="none" w:sz="0" w:space="0" w:color="auto"/>
          </w:divBdr>
        </w:div>
        <w:div w:id="2062291977">
          <w:marLeft w:val="640"/>
          <w:marRight w:val="0"/>
          <w:marTop w:val="0"/>
          <w:marBottom w:val="0"/>
          <w:divBdr>
            <w:top w:val="none" w:sz="0" w:space="0" w:color="auto"/>
            <w:left w:val="none" w:sz="0" w:space="0" w:color="auto"/>
            <w:bottom w:val="none" w:sz="0" w:space="0" w:color="auto"/>
            <w:right w:val="none" w:sz="0" w:space="0" w:color="auto"/>
          </w:divBdr>
        </w:div>
        <w:div w:id="942958911">
          <w:marLeft w:val="640"/>
          <w:marRight w:val="0"/>
          <w:marTop w:val="0"/>
          <w:marBottom w:val="0"/>
          <w:divBdr>
            <w:top w:val="none" w:sz="0" w:space="0" w:color="auto"/>
            <w:left w:val="none" w:sz="0" w:space="0" w:color="auto"/>
            <w:bottom w:val="none" w:sz="0" w:space="0" w:color="auto"/>
            <w:right w:val="none" w:sz="0" w:space="0" w:color="auto"/>
          </w:divBdr>
        </w:div>
        <w:div w:id="785269027">
          <w:marLeft w:val="640"/>
          <w:marRight w:val="0"/>
          <w:marTop w:val="0"/>
          <w:marBottom w:val="0"/>
          <w:divBdr>
            <w:top w:val="none" w:sz="0" w:space="0" w:color="auto"/>
            <w:left w:val="none" w:sz="0" w:space="0" w:color="auto"/>
            <w:bottom w:val="none" w:sz="0" w:space="0" w:color="auto"/>
            <w:right w:val="none" w:sz="0" w:space="0" w:color="auto"/>
          </w:divBdr>
        </w:div>
        <w:div w:id="154076312">
          <w:marLeft w:val="640"/>
          <w:marRight w:val="0"/>
          <w:marTop w:val="0"/>
          <w:marBottom w:val="0"/>
          <w:divBdr>
            <w:top w:val="none" w:sz="0" w:space="0" w:color="auto"/>
            <w:left w:val="none" w:sz="0" w:space="0" w:color="auto"/>
            <w:bottom w:val="none" w:sz="0" w:space="0" w:color="auto"/>
            <w:right w:val="none" w:sz="0" w:space="0" w:color="auto"/>
          </w:divBdr>
        </w:div>
        <w:div w:id="1060634759">
          <w:marLeft w:val="640"/>
          <w:marRight w:val="0"/>
          <w:marTop w:val="0"/>
          <w:marBottom w:val="0"/>
          <w:divBdr>
            <w:top w:val="none" w:sz="0" w:space="0" w:color="auto"/>
            <w:left w:val="none" w:sz="0" w:space="0" w:color="auto"/>
            <w:bottom w:val="none" w:sz="0" w:space="0" w:color="auto"/>
            <w:right w:val="none" w:sz="0" w:space="0" w:color="auto"/>
          </w:divBdr>
        </w:div>
        <w:div w:id="868763873">
          <w:marLeft w:val="640"/>
          <w:marRight w:val="0"/>
          <w:marTop w:val="0"/>
          <w:marBottom w:val="0"/>
          <w:divBdr>
            <w:top w:val="none" w:sz="0" w:space="0" w:color="auto"/>
            <w:left w:val="none" w:sz="0" w:space="0" w:color="auto"/>
            <w:bottom w:val="none" w:sz="0" w:space="0" w:color="auto"/>
            <w:right w:val="none" w:sz="0" w:space="0" w:color="auto"/>
          </w:divBdr>
        </w:div>
        <w:div w:id="27412216">
          <w:marLeft w:val="640"/>
          <w:marRight w:val="0"/>
          <w:marTop w:val="0"/>
          <w:marBottom w:val="0"/>
          <w:divBdr>
            <w:top w:val="none" w:sz="0" w:space="0" w:color="auto"/>
            <w:left w:val="none" w:sz="0" w:space="0" w:color="auto"/>
            <w:bottom w:val="none" w:sz="0" w:space="0" w:color="auto"/>
            <w:right w:val="none" w:sz="0" w:space="0" w:color="auto"/>
          </w:divBdr>
        </w:div>
        <w:div w:id="773597923">
          <w:marLeft w:val="640"/>
          <w:marRight w:val="0"/>
          <w:marTop w:val="0"/>
          <w:marBottom w:val="0"/>
          <w:divBdr>
            <w:top w:val="none" w:sz="0" w:space="0" w:color="auto"/>
            <w:left w:val="none" w:sz="0" w:space="0" w:color="auto"/>
            <w:bottom w:val="none" w:sz="0" w:space="0" w:color="auto"/>
            <w:right w:val="none" w:sz="0" w:space="0" w:color="auto"/>
          </w:divBdr>
        </w:div>
        <w:div w:id="1752508105">
          <w:marLeft w:val="640"/>
          <w:marRight w:val="0"/>
          <w:marTop w:val="0"/>
          <w:marBottom w:val="0"/>
          <w:divBdr>
            <w:top w:val="none" w:sz="0" w:space="0" w:color="auto"/>
            <w:left w:val="none" w:sz="0" w:space="0" w:color="auto"/>
            <w:bottom w:val="none" w:sz="0" w:space="0" w:color="auto"/>
            <w:right w:val="none" w:sz="0" w:space="0" w:color="auto"/>
          </w:divBdr>
        </w:div>
        <w:div w:id="1947804744">
          <w:marLeft w:val="640"/>
          <w:marRight w:val="0"/>
          <w:marTop w:val="0"/>
          <w:marBottom w:val="0"/>
          <w:divBdr>
            <w:top w:val="none" w:sz="0" w:space="0" w:color="auto"/>
            <w:left w:val="none" w:sz="0" w:space="0" w:color="auto"/>
            <w:bottom w:val="none" w:sz="0" w:space="0" w:color="auto"/>
            <w:right w:val="none" w:sz="0" w:space="0" w:color="auto"/>
          </w:divBdr>
        </w:div>
        <w:div w:id="1573735799">
          <w:marLeft w:val="640"/>
          <w:marRight w:val="0"/>
          <w:marTop w:val="0"/>
          <w:marBottom w:val="0"/>
          <w:divBdr>
            <w:top w:val="none" w:sz="0" w:space="0" w:color="auto"/>
            <w:left w:val="none" w:sz="0" w:space="0" w:color="auto"/>
            <w:bottom w:val="none" w:sz="0" w:space="0" w:color="auto"/>
            <w:right w:val="none" w:sz="0" w:space="0" w:color="auto"/>
          </w:divBdr>
        </w:div>
        <w:div w:id="1762484949">
          <w:marLeft w:val="640"/>
          <w:marRight w:val="0"/>
          <w:marTop w:val="0"/>
          <w:marBottom w:val="0"/>
          <w:divBdr>
            <w:top w:val="none" w:sz="0" w:space="0" w:color="auto"/>
            <w:left w:val="none" w:sz="0" w:space="0" w:color="auto"/>
            <w:bottom w:val="none" w:sz="0" w:space="0" w:color="auto"/>
            <w:right w:val="none" w:sz="0" w:space="0" w:color="auto"/>
          </w:divBdr>
        </w:div>
        <w:div w:id="566189596">
          <w:marLeft w:val="640"/>
          <w:marRight w:val="0"/>
          <w:marTop w:val="0"/>
          <w:marBottom w:val="0"/>
          <w:divBdr>
            <w:top w:val="none" w:sz="0" w:space="0" w:color="auto"/>
            <w:left w:val="none" w:sz="0" w:space="0" w:color="auto"/>
            <w:bottom w:val="none" w:sz="0" w:space="0" w:color="auto"/>
            <w:right w:val="none" w:sz="0" w:space="0" w:color="auto"/>
          </w:divBdr>
        </w:div>
        <w:div w:id="244219536">
          <w:marLeft w:val="640"/>
          <w:marRight w:val="0"/>
          <w:marTop w:val="0"/>
          <w:marBottom w:val="0"/>
          <w:divBdr>
            <w:top w:val="none" w:sz="0" w:space="0" w:color="auto"/>
            <w:left w:val="none" w:sz="0" w:space="0" w:color="auto"/>
            <w:bottom w:val="none" w:sz="0" w:space="0" w:color="auto"/>
            <w:right w:val="none" w:sz="0" w:space="0" w:color="auto"/>
          </w:divBdr>
        </w:div>
        <w:div w:id="340860837">
          <w:marLeft w:val="640"/>
          <w:marRight w:val="0"/>
          <w:marTop w:val="0"/>
          <w:marBottom w:val="0"/>
          <w:divBdr>
            <w:top w:val="none" w:sz="0" w:space="0" w:color="auto"/>
            <w:left w:val="none" w:sz="0" w:space="0" w:color="auto"/>
            <w:bottom w:val="none" w:sz="0" w:space="0" w:color="auto"/>
            <w:right w:val="none" w:sz="0" w:space="0" w:color="auto"/>
          </w:divBdr>
        </w:div>
        <w:div w:id="89745054">
          <w:marLeft w:val="640"/>
          <w:marRight w:val="0"/>
          <w:marTop w:val="0"/>
          <w:marBottom w:val="0"/>
          <w:divBdr>
            <w:top w:val="none" w:sz="0" w:space="0" w:color="auto"/>
            <w:left w:val="none" w:sz="0" w:space="0" w:color="auto"/>
            <w:bottom w:val="none" w:sz="0" w:space="0" w:color="auto"/>
            <w:right w:val="none" w:sz="0" w:space="0" w:color="auto"/>
          </w:divBdr>
        </w:div>
        <w:div w:id="1632664848">
          <w:marLeft w:val="640"/>
          <w:marRight w:val="0"/>
          <w:marTop w:val="0"/>
          <w:marBottom w:val="0"/>
          <w:divBdr>
            <w:top w:val="none" w:sz="0" w:space="0" w:color="auto"/>
            <w:left w:val="none" w:sz="0" w:space="0" w:color="auto"/>
            <w:bottom w:val="none" w:sz="0" w:space="0" w:color="auto"/>
            <w:right w:val="none" w:sz="0" w:space="0" w:color="auto"/>
          </w:divBdr>
        </w:div>
        <w:div w:id="77485460">
          <w:marLeft w:val="640"/>
          <w:marRight w:val="0"/>
          <w:marTop w:val="0"/>
          <w:marBottom w:val="0"/>
          <w:divBdr>
            <w:top w:val="none" w:sz="0" w:space="0" w:color="auto"/>
            <w:left w:val="none" w:sz="0" w:space="0" w:color="auto"/>
            <w:bottom w:val="none" w:sz="0" w:space="0" w:color="auto"/>
            <w:right w:val="none" w:sz="0" w:space="0" w:color="auto"/>
          </w:divBdr>
        </w:div>
        <w:div w:id="550926950">
          <w:marLeft w:val="640"/>
          <w:marRight w:val="0"/>
          <w:marTop w:val="0"/>
          <w:marBottom w:val="0"/>
          <w:divBdr>
            <w:top w:val="none" w:sz="0" w:space="0" w:color="auto"/>
            <w:left w:val="none" w:sz="0" w:space="0" w:color="auto"/>
            <w:bottom w:val="none" w:sz="0" w:space="0" w:color="auto"/>
            <w:right w:val="none" w:sz="0" w:space="0" w:color="auto"/>
          </w:divBdr>
        </w:div>
        <w:div w:id="1389844879">
          <w:marLeft w:val="640"/>
          <w:marRight w:val="0"/>
          <w:marTop w:val="0"/>
          <w:marBottom w:val="0"/>
          <w:divBdr>
            <w:top w:val="none" w:sz="0" w:space="0" w:color="auto"/>
            <w:left w:val="none" w:sz="0" w:space="0" w:color="auto"/>
            <w:bottom w:val="none" w:sz="0" w:space="0" w:color="auto"/>
            <w:right w:val="none" w:sz="0" w:space="0" w:color="auto"/>
          </w:divBdr>
        </w:div>
        <w:div w:id="1801453874">
          <w:marLeft w:val="640"/>
          <w:marRight w:val="0"/>
          <w:marTop w:val="0"/>
          <w:marBottom w:val="0"/>
          <w:divBdr>
            <w:top w:val="none" w:sz="0" w:space="0" w:color="auto"/>
            <w:left w:val="none" w:sz="0" w:space="0" w:color="auto"/>
            <w:bottom w:val="none" w:sz="0" w:space="0" w:color="auto"/>
            <w:right w:val="none" w:sz="0" w:space="0" w:color="auto"/>
          </w:divBdr>
        </w:div>
        <w:div w:id="1853304080">
          <w:marLeft w:val="640"/>
          <w:marRight w:val="0"/>
          <w:marTop w:val="0"/>
          <w:marBottom w:val="0"/>
          <w:divBdr>
            <w:top w:val="none" w:sz="0" w:space="0" w:color="auto"/>
            <w:left w:val="none" w:sz="0" w:space="0" w:color="auto"/>
            <w:bottom w:val="none" w:sz="0" w:space="0" w:color="auto"/>
            <w:right w:val="none" w:sz="0" w:space="0" w:color="auto"/>
          </w:divBdr>
        </w:div>
        <w:div w:id="1541746993">
          <w:marLeft w:val="640"/>
          <w:marRight w:val="0"/>
          <w:marTop w:val="0"/>
          <w:marBottom w:val="0"/>
          <w:divBdr>
            <w:top w:val="none" w:sz="0" w:space="0" w:color="auto"/>
            <w:left w:val="none" w:sz="0" w:space="0" w:color="auto"/>
            <w:bottom w:val="none" w:sz="0" w:space="0" w:color="auto"/>
            <w:right w:val="none" w:sz="0" w:space="0" w:color="auto"/>
          </w:divBdr>
        </w:div>
        <w:div w:id="696740824">
          <w:marLeft w:val="640"/>
          <w:marRight w:val="0"/>
          <w:marTop w:val="0"/>
          <w:marBottom w:val="0"/>
          <w:divBdr>
            <w:top w:val="none" w:sz="0" w:space="0" w:color="auto"/>
            <w:left w:val="none" w:sz="0" w:space="0" w:color="auto"/>
            <w:bottom w:val="none" w:sz="0" w:space="0" w:color="auto"/>
            <w:right w:val="none" w:sz="0" w:space="0" w:color="auto"/>
          </w:divBdr>
        </w:div>
        <w:div w:id="1473985343">
          <w:marLeft w:val="640"/>
          <w:marRight w:val="0"/>
          <w:marTop w:val="0"/>
          <w:marBottom w:val="0"/>
          <w:divBdr>
            <w:top w:val="none" w:sz="0" w:space="0" w:color="auto"/>
            <w:left w:val="none" w:sz="0" w:space="0" w:color="auto"/>
            <w:bottom w:val="none" w:sz="0" w:space="0" w:color="auto"/>
            <w:right w:val="none" w:sz="0" w:space="0" w:color="auto"/>
          </w:divBdr>
        </w:div>
        <w:div w:id="2036228042">
          <w:marLeft w:val="640"/>
          <w:marRight w:val="0"/>
          <w:marTop w:val="0"/>
          <w:marBottom w:val="0"/>
          <w:divBdr>
            <w:top w:val="none" w:sz="0" w:space="0" w:color="auto"/>
            <w:left w:val="none" w:sz="0" w:space="0" w:color="auto"/>
            <w:bottom w:val="none" w:sz="0" w:space="0" w:color="auto"/>
            <w:right w:val="none" w:sz="0" w:space="0" w:color="auto"/>
          </w:divBdr>
        </w:div>
        <w:div w:id="1827088461">
          <w:marLeft w:val="640"/>
          <w:marRight w:val="0"/>
          <w:marTop w:val="0"/>
          <w:marBottom w:val="0"/>
          <w:divBdr>
            <w:top w:val="none" w:sz="0" w:space="0" w:color="auto"/>
            <w:left w:val="none" w:sz="0" w:space="0" w:color="auto"/>
            <w:bottom w:val="none" w:sz="0" w:space="0" w:color="auto"/>
            <w:right w:val="none" w:sz="0" w:space="0" w:color="auto"/>
          </w:divBdr>
        </w:div>
        <w:div w:id="427625125">
          <w:marLeft w:val="640"/>
          <w:marRight w:val="0"/>
          <w:marTop w:val="0"/>
          <w:marBottom w:val="0"/>
          <w:divBdr>
            <w:top w:val="none" w:sz="0" w:space="0" w:color="auto"/>
            <w:left w:val="none" w:sz="0" w:space="0" w:color="auto"/>
            <w:bottom w:val="none" w:sz="0" w:space="0" w:color="auto"/>
            <w:right w:val="none" w:sz="0" w:space="0" w:color="auto"/>
          </w:divBdr>
        </w:div>
        <w:div w:id="1618217110">
          <w:marLeft w:val="640"/>
          <w:marRight w:val="0"/>
          <w:marTop w:val="0"/>
          <w:marBottom w:val="0"/>
          <w:divBdr>
            <w:top w:val="none" w:sz="0" w:space="0" w:color="auto"/>
            <w:left w:val="none" w:sz="0" w:space="0" w:color="auto"/>
            <w:bottom w:val="none" w:sz="0" w:space="0" w:color="auto"/>
            <w:right w:val="none" w:sz="0" w:space="0" w:color="auto"/>
          </w:divBdr>
        </w:div>
        <w:div w:id="2044091934">
          <w:marLeft w:val="640"/>
          <w:marRight w:val="0"/>
          <w:marTop w:val="0"/>
          <w:marBottom w:val="0"/>
          <w:divBdr>
            <w:top w:val="none" w:sz="0" w:space="0" w:color="auto"/>
            <w:left w:val="none" w:sz="0" w:space="0" w:color="auto"/>
            <w:bottom w:val="none" w:sz="0" w:space="0" w:color="auto"/>
            <w:right w:val="none" w:sz="0" w:space="0" w:color="auto"/>
          </w:divBdr>
        </w:div>
        <w:div w:id="988170213">
          <w:marLeft w:val="640"/>
          <w:marRight w:val="0"/>
          <w:marTop w:val="0"/>
          <w:marBottom w:val="0"/>
          <w:divBdr>
            <w:top w:val="none" w:sz="0" w:space="0" w:color="auto"/>
            <w:left w:val="none" w:sz="0" w:space="0" w:color="auto"/>
            <w:bottom w:val="none" w:sz="0" w:space="0" w:color="auto"/>
            <w:right w:val="none" w:sz="0" w:space="0" w:color="auto"/>
          </w:divBdr>
        </w:div>
        <w:div w:id="1079400613">
          <w:marLeft w:val="640"/>
          <w:marRight w:val="0"/>
          <w:marTop w:val="0"/>
          <w:marBottom w:val="0"/>
          <w:divBdr>
            <w:top w:val="none" w:sz="0" w:space="0" w:color="auto"/>
            <w:left w:val="none" w:sz="0" w:space="0" w:color="auto"/>
            <w:bottom w:val="none" w:sz="0" w:space="0" w:color="auto"/>
            <w:right w:val="none" w:sz="0" w:space="0" w:color="auto"/>
          </w:divBdr>
        </w:div>
        <w:div w:id="1652171283">
          <w:marLeft w:val="640"/>
          <w:marRight w:val="0"/>
          <w:marTop w:val="0"/>
          <w:marBottom w:val="0"/>
          <w:divBdr>
            <w:top w:val="none" w:sz="0" w:space="0" w:color="auto"/>
            <w:left w:val="none" w:sz="0" w:space="0" w:color="auto"/>
            <w:bottom w:val="none" w:sz="0" w:space="0" w:color="auto"/>
            <w:right w:val="none" w:sz="0" w:space="0" w:color="auto"/>
          </w:divBdr>
        </w:div>
        <w:div w:id="1299646533">
          <w:marLeft w:val="640"/>
          <w:marRight w:val="0"/>
          <w:marTop w:val="0"/>
          <w:marBottom w:val="0"/>
          <w:divBdr>
            <w:top w:val="none" w:sz="0" w:space="0" w:color="auto"/>
            <w:left w:val="none" w:sz="0" w:space="0" w:color="auto"/>
            <w:bottom w:val="none" w:sz="0" w:space="0" w:color="auto"/>
            <w:right w:val="none" w:sz="0" w:space="0" w:color="auto"/>
          </w:divBdr>
        </w:div>
        <w:div w:id="1330447431">
          <w:marLeft w:val="640"/>
          <w:marRight w:val="0"/>
          <w:marTop w:val="0"/>
          <w:marBottom w:val="0"/>
          <w:divBdr>
            <w:top w:val="none" w:sz="0" w:space="0" w:color="auto"/>
            <w:left w:val="none" w:sz="0" w:space="0" w:color="auto"/>
            <w:bottom w:val="none" w:sz="0" w:space="0" w:color="auto"/>
            <w:right w:val="none" w:sz="0" w:space="0" w:color="auto"/>
          </w:divBdr>
        </w:div>
        <w:div w:id="468715098">
          <w:marLeft w:val="640"/>
          <w:marRight w:val="0"/>
          <w:marTop w:val="0"/>
          <w:marBottom w:val="0"/>
          <w:divBdr>
            <w:top w:val="none" w:sz="0" w:space="0" w:color="auto"/>
            <w:left w:val="none" w:sz="0" w:space="0" w:color="auto"/>
            <w:bottom w:val="none" w:sz="0" w:space="0" w:color="auto"/>
            <w:right w:val="none" w:sz="0" w:space="0" w:color="auto"/>
          </w:divBdr>
        </w:div>
        <w:div w:id="803082504">
          <w:marLeft w:val="640"/>
          <w:marRight w:val="0"/>
          <w:marTop w:val="0"/>
          <w:marBottom w:val="0"/>
          <w:divBdr>
            <w:top w:val="none" w:sz="0" w:space="0" w:color="auto"/>
            <w:left w:val="none" w:sz="0" w:space="0" w:color="auto"/>
            <w:bottom w:val="none" w:sz="0" w:space="0" w:color="auto"/>
            <w:right w:val="none" w:sz="0" w:space="0" w:color="auto"/>
          </w:divBdr>
        </w:div>
        <w:div w:id="1771898607">
          <w:marLeft w:val="640"/>
          <w:marRight w:val="0"/>
          <w:marTop w:val="0"/>
          <w:marBottom w:val="0"/>
          <w:divBdr>
            <w:top w:val="none" w:sz="0" w:space="0" w:color="auto"/>
            <w:left w:val="none" w:sz="0" w:space="0" w:color="auto"/>
            <w:bottom w:val="none" w:sz="0" w:space="0" w:color="auto"/>
            <w:right w:val="none" w:sz="0" w:space="0" w:color="auto"/>
          </w:divBdr>
        </w:div>
        <w:div w:id="375858499">
          <w:marLeft w:val="640"/>
          <w:marRight w:val="0"/>
          <w:marTop w:val="0"/>
          <w:marBottom w:val="0"/>
          <w:divBdr>
            <w:top w:val="none" w:sz="0" w:space="0" w:color="auto"/>
            <w:left w:val="none" w:sz="0" w:space="0" w:color="auto"/>
            <w:bottom w:val="none" w:sz="0" w:space="0" w:color="auto"/>
            <w:right w:val="none" w:sz="0" w:space="0" w:color="auto"/>
          </w:divBdr>
        </w:div>
        <w:div w:id="521867657">
          <w:marLeft w:val="640"/>
          <w:marRight w:val="0"/>
          <w:marTop w:val="0"/>
          <w:marBottom w:val="0"/>
          <w:divBdr>
            <w:top w:val="none" w:sz="0" w:space="0" w:color="auto"/>
            <w:left w:val="none" w:sz="0" w:space="0" w:color="auto"/>
            <w:bottom w:val="none" w:sz="0" w:space="0" w:color="auto"/>
            <w:right w:val="none" w:sz="0" w:space="0" w:color="auto"/>
          </w:divBdr>
        </w:div>
        <w:div w:id="941643376">
          <w:marLeft w:val="640"/>
          <w:marRight w:val="0"/>
          <w:marTop w:val="0"/>
          <w:marBottom w:val="0"/>
          <w:divBdr>
            <w:top w:val="none" w:sz="0" w:space="0" w:color="auto"/>
            <w:left w:val="none" w:sz="0" w:space="0" w:color="auto"/>
            <w:bottom w:val="none" w:sz="0" w:space="0" w:color="auto"/>
            <w:right w:val="none" w:sz="0" w:space="0" w:color="auto"/>
          </w:divBdr>
        </w:div>
        <w:div w:id="843595698">
          <w:marLeft w:val="640"/>
          <w:marRight w:val="0"/>
          <w:marTop w:val="0"/>
          <w:marBottom w:val="0"/>
          <w:divBdr>
            <w:top w:val="none" w:sz="0" w:space="0" w:color="auto"/>
            <w:left w:val="none" w:sz="0" w:space="0" w:color="auto"/>
            <w:bottom w:val="none" w:sz="0" w:space="0" w:color="auto"/>
            <w:right w:val="none" w:sz="0" w:space="0" w:color="auto"/>
          </w:divBdr>
        </w:div>
        <w:div w:id="453525504">
          <w:marLeft w:val="640"/>
          <w:marRight w:val="0"/>
          <w:marTop w:val="0"/>
          <w:marBottom w:val="0"/>
          <w:divBdr>
            <w:top w:val="none" w:sz="0" w:space="0" w:color="auto"/>
            <w:left w:val="none" w:sz="0" w:space="0" w:color="auto"/>
            <w:bottom w:val="none" w:sz="0" w:space="0" w:color="auto"/>
            <w:right w:val="none" w:sz="0" w:space="0" w:color="auto"/>
          </w:divBdr>
        </w:div>
        <w:div w:id="1789736263">
          <w:marLeft w:val="640"/>
          <w:marRight w:val="0"/>
          <w:marTop w:val="0"/>
          <w:marBottom w:val="0"/>
          <w:divBdr>
            <w:top w:val="none" w:sz="0" w:space="0" w:color="auto"/>
            <w:left w:val="none" w:sz="0" w:space="0" w:color="auto"/>
            <w:bottom w:val="none" w:sz="0" w:space="0" w:color="auto"/>
            <w:right w:val="none" w:sz="0" w:space="0" w:color="auto"/>
          </w:divBdr>
        </w:div>
        <w:div w:id="2099712796">
          <w:marLeft w:val="640"/>
          <w:marRight w:val="0"/>
          <w:marTop w:val="0"/>
          <w:marBottom w:val="0"/>
          <w:divBdr>
            <w:top w:val="none" w:sz="0" w:space="0" w:color="auto"/>
            <w:left w:val="none" w:sz="0" w:space="0" w:color="auto"/>
            <w:bottom w:val="none" w:sz="0" w:space="0" w:color="auto"/>
            <w:right w:val="none" w:sz="0" w:space="0" w:color="auto"/>
          </w:divBdr>
        </w:div>
        <w:div w:id="460462349">
          <w:marLeft w:val="640"/>
          <w:marRight w:val="0"/>
          <w:marTop w:val="0"/>
          <w:marBottom w:val="0"/>
          <w:divBdr>
            <w:top w:val="none" w:sz="0" w:space="0" w:color="auto"/>
            <w:left w:val="none" w:sz="0" w:space="0" w:color="auto"/>
            <w:bottom w:val="none" w:sz="0" w:space="0" w:color="auto"/>
            <w:right w:val="none" w:sz="0" w:space="0" w:color="auto"/>
          </w:divBdr>
        </w:div>
        <w:div w:id="551231973">
          <w:marLeft w:val="640"/>
          <w:marRight w:val="0"/>
          <w:marTop w:val="0"/>
          <w:marBottom w:val="0"/>
          <w:divBdr>
            <w:top w:val="none" w:sz="0" w:space="0" w:color="auto"/>
            <w:left w:val="none" w:sz="0" w:space="0" w:color="auto"/>
            <w:bottom w:val="none" w:sz="0" w:space="0" w:color="auto"/>
            <w:right w:val="none" w:sz="0" w:space="0" w:color="auto"/>
          </w:divBdr>
        </w:div>
        <w:div w:id="1359509869">
          <w:marLeft w:val="640"/>
          <w:marRight w:val="0"/>
          <w:marTop w:val="0"/>
          <w:marBottom w:val="0"/>
          <w:divBdr>
            <w:top w:val="none" w:sz="0" w:space="0" w:color="auto"/>
            <w:left w:val="none" w:sz="0" w:space="0" w:color="auto"/>
            <w:bottom w:val="none" w:sz="0" w:space="0" w:color="auto"/>
            <w:right w:val="none" w:sz="0" w:space="0" w:color="auto"/>
          </w:divBdr>
        </w:div>
        <w:div w:id="2040812153">
          <w:marLeft w:val="640"/>
          <w:marRight w:val="0"/>
          <w:marTop w:val="0"/>
          <w:marBottom w:val="0"/>
          <w:divBdr>
            <w:top w:val="none" w:sz="0" w:space="0" w:color="auto"/>
            <w:left w:val="none" w:sz="0" w:space="0" w:color="auto"/>
            <w:bottom w:val="none" w:sz="0" w:space="0" w:color="auto"/>
            <w:right w:val="none" w:sz="0" w:space="0" w:color="auto"/>
          </w:divBdr>
        </w:div>
        <w:div w:id="511143950">
          <w:marLeft w:val="640"/>
          <w:marRight w:val="0"/>
          <w:marTop w:val="0"/>
          <w:marBottom w:val="0"/>
          <w:divBdr>
            <w:top w:val="none" w:sz="0" w:space="0" w:color="auto"/>
            <w:left w:val="none" w:sz="0" w:space="0" w:color="auto"/>
            <w:bottom w:val="none" w:sz="0" w:space="0" w:color="auto"/>
            <w:right w:val="none" w:sz="0" w:space="0" w:color="auto"/>
          </w:divBdr>
        </w:div>
        <w:div w:id="2066953445">
          <w:marLeft w:val="640"/>
          <w:marRight w:val="0"/>
          <w:marTop w:val="0"/>
          <w:marBottom w:val="0"/>
          <w:divBdr>
            <w:top w:val="none" w:sz="0" w:space="0" w:color="auto"/>
            <w:left w:val="none" w:sz="0" w:space="0" w:color="auto"/>
            <w:bottom w:val="none" w:sz="0" w:space="0" w:color="auto"/>
            <w:right w:val="none" w:sz="0" w:space="0" w:color="auto"/>
          </w:divBdr>
        </w:div>
        <w:div w:id="1135945304">
          <w:marLeft w:val="640"/>
          <w:marRight w:val="0"/>
          <w:marTop w:val="0"/>
          <w:marBottom w:val="0"/>
          <w:divBdr>
            <w:top w:val="none" w:sz="0" w:space="0" w:color="auto"/>
            <w:left w:val="none" w:sz="0" w:space="0" w:color="auto"/>
            <w:bottom w:val="none" w:sz="0" w:space="0" w:color="auto"/>
            <w:right w:val="none" w:sz="0" w:space="0" w:color="auto"/>
          </w:divBdr>
        </w:div>
        <w:div w:id="360399431">
          <w:marLeft w:val="640"/>
          <w:marRight w:val="0"/>
          <w:marTop w:val="0"/>
          <w:marBottom w:val="0"/>
          <w:divBdr>
            <w:top w:val="none" w:sz="0" w:space="0" w:color="auto"/>
            <w:left w:val="none" w:sz="0" w:space="0" w:color="auto"/>
            <w:bottom w:val="none" w:sz="0" w:space="0" w:color="auto"/>
            <w:right w:val="none" w:sz="0" w:space="0" w:color="auto"/>
          </w:divBdr>
        </w:div>
        <w:div w:id="667559314">
          <w:marLeft w:val="640"/>
          <w:marRight w:val="0"/>
          <w:marTop w:val="0"/>
          <w:marBottom w:val="0"/>
          <w:divBdr>
            <w:top w:val="none" w:sz="0" w:space="0" w:color="auto"/>
            <w:left w:val="none" w:sz="0" w:space="0" w:color="auto"/>
            <w:bottom w:val="none" w:sz="0" w:space="0" w:color="auto"/>
            <w:right w:val="none" w:sz="0" w:space="0" w:color="auto"/>
          </w:divBdr>
        </w:div>
        <w:div w:id="1915431783">
          <w:marLeft w:val="640"/>
          <w:marRight w:val="0"/>
          <w:marTop w:val="0"/>
          <w:marBottom w:val="0"/>
          <w:divBdr>
            <w:top w:val="none" w:sz="0" w:space="0" w:color="auto"/>
            <w:left w:val="none" w:sz="0" w:space="0" w:color="auto"/>
            <w:bottom w:val="none" w:sz="0" w:space="0" w:color="auto"/>
            <w:right w:val="none" w:sz="0" w:space="0" w:color="auto"/>
          </w:divBdr>
        </w:div>
        <w:div w:id="822232467">
          <w:marLeft w:val="640"/>
          <w:marRight w:val="0"/>
          <w:marTop w:val="0"/>
          <w:marBottom w:val="0"/>
          <w:divBdr>
            <w:top w:val="none" w:sz="0" w:space="0" w:color="auto"/>
            <w:left w:val="none" w:sz="0" w:space="0" w:color="auto"/>
            <w:bottom w:val="none" w:sz="0" w:space="0" w:color="auto"/>
            <w:right w:val="none" w:sz="0" w:space="0" w:color="auto"/>
          </w:divBdr>
        </w:div>
        <w:div w:id="983043250">
          <w:marLeft w:val="640"/>
          <w:marRight w:val="0"/>
          <w:marTop w:val="0"/>
          <w:marBottom w:val="0"/>
          <w:divBdr>
            <w:top w:val="none" w:sz="0" w:space="0" w:color="auto"/>
            <w:left w:val="none" w:sz="0" w:space="0" w:color="auto"/>
            <w:bottom w:val="none" w:sz="0" w:space="0" w:color="auto"/>
            <w:right w:val="none" w:sz="0" w:space="0" w:color="auto"/>
          </w:divBdr>
        </w:div>
        <w:div w:id="370420142">
          <w:marLeft w:val="640"/>
          <w:marRight w:val="0"/>
          <w:marTop w:val="0"/>
          <w:marBottom w:val="0"/>
          <w:divBdr>
            <w:top w:val="none" w:sz="0" w:space="0" w:color="auto"/>
            <w:left w:val="none" w:sz="0" w:space="0" w:color="auto"/>
            <w:bottom w:val="none" w:sz="0" w:space="0" w:color="auto"/>
            <w:right w:val="none" w:sz="0" w:space="0" w:color="auto"/>
          </w:divBdr>
        </w:div>
        <w:div w:id="504172224">
          <w:marLeft w:val="640"/>
          <w:marRight w:val="0"/>
          <w:marTop w:val="0"/>
          <w:marBottom w:val="0"/>
          <w:divBdr>
            <w:top w:val="none" w:sz="0" w:space="0" w:color="auto"/>
            <w:left w:val="none" w:sz="0" w:space="0" w:color="auto"/>
            <w:bottom w:val="none" w:sz="0" w:space="0" w:color="auto"/>
            <w:right w:val="none" w:sz="0" w:space="0" w:color="auto"/>
          </w:divBdr>
        </w:div>
        <w:div w:id="1960988916">
          <w:marLeft w:val="640"/>
          <w:marRight w:val="0"/>
          <w:marTop w:val="0"/>
          <w:marBottom w:val="0"/>
          <w:divBdr>
            <w:top w:val="none" w:sz="0" w:space="0" w:color="auto"/>
            <w:left w:val="none" w:sz="0" w:space="0" w:color="auto"/>
            <w:bottom w:val="none" w:sz="0" w:space="0" w:color="auto"/>
            <w:right w:val="none" w:sz="0" w:space="0" w:color="auto"/>
          </w:divBdr>
        </w:div>
        <w:div w:id="1159731666">
          <w:marLeft w:val="640"/>
          <w:marRight w:val="0"/>
          <w:marTop w:val="0"/>
          <w:marBottom w:val="0"/>
          <w:divBdr>
            <w:top w:val="none" w:sz="0" w:space="0" w:color="auto"/>
            <w:left w:val="none" w:sz="0" w:space="0" w:color="auto"/>
            <w:bottom w:val="none" w:sz="0" w:space="0" w:color="auto"/>
            <w:right w:val="none" w:sz="0" w:space="0" w:color="auto"/>
          </w:divBdr>
        </w:div>
        <w:div w:id="546796871">
          <w:marLeft w:val="640"/>
          <w:marRight w:val="0"/>
          <w:marTop w:val="0"/>
          <w:marBottom w:val="0"/>
          <w:divBdr>
            <w:top w:val="none" w:sz="0" w:space="0" w:color="auto"/>
            <w:left w:val="none" w:sz="0" w:space="0" w:color="auto"/>
            <w:bottom w:val="none" w:sz="0" w:space="0" w:color="auto"/>
            <w:right w:val="none" w:sz="0" w:space="0" w:color="auto"/>
          </w:divBdr>
        </w:div>
        <w:div w:id="1454641299">
          <w:marLeft w:val="640"/>
          <w:marRight w:val="0"/>
          <w:marTop w:val="0"/>
          <w:marBottom w:val="0"/>
          <w:divBdr>
            <w:top w:val="none" w:sz="0" w:space="0" w:color="auto"/>
            <w:left w:val="none" w:sz="0" w:space="0" w:color="auto"/>
            <w:bottom w:val="none" w:sz="0" w:space="0" w:color="auto"/>
            <w:right w:val="none" w:sz="0" w:space="0" w:color="auto"/>
          </w:divBdr>
        </w:div>
        <w:div w:id="1787041390">
          <w:marLeft w:val="640"/>
          <w:marRight w:val="0"/>
          <w:marTop w:val="0"/>
          <w:marBottom w:val="0"/>
          <w:divBdr>
            <w:top w:val="none" w:sz="0" w:space="0" w:color="auto"/>
            <w:left w:val="none" w:sz="0" w:space="0" w:color="auto"/>
            <w:bottom w:val="none" w:sz="0" w:space="0" w:color="auto"/>
            <w:right w:val="none" w:sz="0" w:space="0" w:color="auto"/>
          </w:divBdr>
        </w:div>
        <w:div w:id="2008708443">
          <w:marLeft w:val="640"/>
          <w:marRight w:val="0"/>
          <w:marTop w:val="0"/>
          <w:marBottom w:val="0"/>
          <w:divBdr>
            <w:top w:val="none" w:sz="0" w:space="0" w:color="auto"/>
            <w:left w:val="none" w:sz="0" w:space="0" w:color="auto"/>
            <w:bottom w:val="none" w:sz="0" w:space="0" w:color="auto"/>
            <w:right w:val="none" w:sz="0" w:space="0" w:color="auto"/>
          </w:divBdr>
        </w:div>
        <w:div w:id="1642613419">
          <w:marLeft w:val="640"/>
          <w:marRight w:val="0"/>
          <w:marTop w:val="0"/>
          <w:marBottom w:val="0"/>
          <w:divBdr>
            <w:top w:val="none" w:sz="0" w:space="0" w:color="auto"/>
            <w:left w:val="none" w:sz="0" w:space="0" w:color="auto"/>
            <w:bottom w:val="none" w:sz="0" w:space="0" w:color="auto"/>
            <w:right w:val="none" w:sz="0" w:space="0" w:color="auto"/>
          </w:divBdr>
        </w:div>
        <w:div w:id="722484204">
          <w:marLeft w:val="640"/>
          <w:marRight w:val="0"/>
          <w:marTop w:val="0"/>
          <w:marBottom w:val="0"/>
          <w:divBdr>
            <w:top w:val="none" w:sz="0" w:space="0" w:color="auto"/>
            <w:left w:val="none" w:sz="0" w:space="0" w:color="auto"/>
            <w:bottom w:val="none" w:sz="0" w:space="0" w:color="auto"/>
            <w:right w:val="none" w:sz="0" w:space="0" w:color="auto"/>
          </w:divBdr>
        </w:div>
        <w:div w:id="1635717856">
          <w:marLeft w:val="640"/>
          <w:marRight w:val="0"/>
          <w:marTop w:val="0"/>
          <w:marBottom w:val="0"/>
          <w:divBdr>
            <w:top w:val="none" w:sz="0" w:space="0" w:color="auto"/>
            <w:left w:val="none" w:sz="0" w:space="0" w:color="auto"/>
            <w:bottom w:val="none" w:sz="0" w:space="0" w:color="auto"/>
            <w:right w:val="none" w:sz="0" w:space="0" w:color="auto"/>
          </w:divBdr>
        </w:div>
        <w:div w:id="951593995">
          <w:marLeft w:val="640"/>
          <w:marRight w:val="0"/>
          <w:marTop w:val="0"/>
          <w:marBottom w:val="0"/>
          <w:divBdr>
            <w:top w:val="none" w:sz="0" w:space="0" w:color="auto"/>
            <w:left w:val="none" w:sz="0" w:space="0" w:color="auto"/>
            <w:bottom w:val="none" w:sz="0" w:space="0" w:color="auto"/>
            <w:right w:val="none" w:sz="0" w:space="0" w:color="auto"/>
          </w:divBdr>
        </w:div>
        <w:div w:id="613824672">
          <w:marLeft w:val="640"/>
          <w:marRight w:val="0"/>
          <w:marTop w:val="0"/>
          <w:marBottom w:val="0"/>
          <w:divBdr>
            <w:top w:val="none" w:sz="0" w:space="0" w:color="auto"/>
            <w:left w:val="none" w:sz="0" w:space="0" w:color="auto"/>
            <w:bottom w:val="none" w:sz="0" w:space="0" w:color="auto"/>
            <w:right w:val="none" w:sz="0" w:space="0" w:color="auto"/>
          </w:divBdr>
        </w:div>
        <w:div w:id="1504736088">
          <w:marLeft w:val="640"/>
          <w:marRight w:val="0"/>
          <w:marTop w:val="0"/>
          <w:marBottom w:val="0"/>
          <w:divBdr>
            <w:top w:val="none" w:sz="0" w:space="0" w:color="auto"/>
            <w:left w:val="none" w:sz="0" w:space="0" w:color="auto"/>
            <w:bottom w:val="none" w:sz="0" w:space="0" w:color="auto"/>
            <w:right w:val="none" w:sz="0" w:space="0" w:color="auto"/>
          </w:divBdr>
        </w:div>
        <w:div w:id="391003902">
          <w:marLeft w:val="640"/>
          <w:marRight w:val="0"/>
          <w:marTop w:val="0"/>
          <w:marBottom w:val="0"/>
          <w:divBdr>
            <w:top w:val="none" w:sz="0" w:space="0" w:color="auto"/>
            <w:left w:val="none" w:sz="0" w:space="0" w:color="auto"/>
            <w:bottom w:val="none" w:sz="0" w:space="0" w:color="auto"/>
            <w:right w:val="none" w:sz="0" w:space="0" w:color="auto"/>
          </w:divBdr>
        </w:div>
        <w:div w:id="897715256">
          <w:marLeft w:val="640"/>
          <w:marRight w:val="0"/>
          <w:marTop w:val="0"/>
          <w:marBottom w:val="0"/>
          <w:divBdr>
            <w:top w:val="none" w:sz="0" w:space="0" w:color="auto"/>
            <w:left w:val="none" w:sz="0" w:space="0" w:color="auto"/>
            <w:bottom w:val="none" w:sz="0" w:space="0" w:color="auto"/>
            <w:right w:val="none" w:sz="0" w:space="0" w:color="auto"/>
          </w:divBdr>
        </w:div>
        <w:div w:id="1092510289">
          <w:marLeft w:val="640"/>
          <w:marRight w:val="0"/>
          <w:marTop w:val="0"/>
          <w:marBottom w:val="0"/>
          <w:divBdr>
            <w:top w:val="none" w:sz="0" w:space="0" w:color="auto"/>
            <w:left w:val="none" w:sz="0" w:space="0" w:color="auto"/>
            <w:bottom w:val="none" w:sz="0" w:space="0" w:color="auto"/>
            <w:right w:val="none" w:sz="0" w:space="0" w:color="auto"/>
          </w:divBdr>
        </w:div>
        <w:div w:id="1360281285">
          <w:marLeft w:val="640"/>
          <w:marRight w:val="0"/>
          <w:marTop w:val="0"/>
          <w:marBottom w:val="0"/>
          <w:divBdr>
            <w:top w:val="none" w:sz="0" w:space="0" w:color="auto"/>
            <w:left w:val="none" w:sz="0" w:space="0" w:color="auto"/>
            <w:bottom w:val="none" w:sz="0" w:space="0" w:color="auto"/>
            <w:right w:val="none" w:sz="0" w:space="0" w:color="auto"/>
          </w:divBdr>
        </w:div>
        <w:div w:id="826826356">
          <w:marLeft w:val="640"/>
          <w:marRight w:val="0"/>
          <w:marTop w:val="0"/>
          <w:marBottom w:val="0"/>
          <w:divBdr>
            <w:top w:val="none" w:sz="0" w:space="0" w:color="auto"/>
            <w:left w:val="none" w:sz="0" w:space="0" w:color="auto"/>
            <w:bottom w:val="none" w:sz="0" w:space="0" w:color="auto"/>
            <w:right w:val="none" w:sz="0" w:space="0" w:color="auto"/>
          </w:divBdr>
        </w:div>
        <w:div w:id="931402181">
          <w:marLeft w:val="640"/>
          <w:marRight w:val="0"/>
          <w:marTop w:val="0"/>
          <w:marBottom w:val="0"/>
          <w:divBdr>
            <w:top w:val="none" w:sz="0" w:space="0" w:color="auto"/>
            <w:left w:val="none" w:sz="0" w:space="0" w:color="auto"/>
            <w:bottom w:val="none" w:sz="0" w:space="0" w:color="auto"/>
            <w:right w:val="none" w:sz="0" w:space="0" w:color="auto"/>
          </w:divBdr>
        </w:div>
        <w:div w:id="1015963193">
          <w:marLeft w:val="640"/>
          <w:marRight w:val="0"/>
          <w:marTop w:val="0"/>
          <w:marBottom w:val="0"/>
          <w:divBdr>
            <w:top w:val="none" w:sz="0" w:space="0" w:color="auto"/>
            <w:left w:val="none" w:sz="0" w:space="0" w:color="auto"/>
            <w:bottom w:val="none" w:sz="0" w:space="0" w:color="auto"/>
            <w:right w:val="none" w:sz="0" w:space="0" w:color="auto"/>
          </w:divBdr>
        </w:div>
        <w:div w:id="1267422907">
          <w:marLeft w:val="640"/>
          <w:marRight w:val="0"/>
          <w:marTop w:val="0"/>
          <w:marBottom w:val="0"/>
          <w:divBdr>
            <w:top w:val="none" w:sz="0" w:space="0" w:color="auto"/>
            <w:left w:val="none" w:sz="0" w:space="0" w:color="auto"/>
            <w:bottom w:val="none" w:sz="0" w:space="0" w:color="auto"/>
            <w:right w:val="none" w:sz="0" w:space="0" w:color="auto"/>
          </w:divBdr>
        </w:div>
        <w:div w:id="1503273561">
          <w:marLeft w:val="640"/>
          <w:marRight w:val="0"/>
          <w:marTop w:val="0"/>
          <w:marBottom w:val="0"/>
          <w:divBdr>
            <w:top w:val="none" w:sz="0" w:space="0" w:color="auto"/>
            <w:left w:val="none" w:sz="0" w:space="0" w:color="auto"/>
            <w:bottom w:val="none" w:sz="0" w:space="0" w:color="auto"/>
            <w:right w:val="none" w:sz="0" w:space="0" w:color="auto"/>
          </w:divBdr>
        </w:div>
        <w:div w:id="971138173">
          <w:marLeft w:val="640"/>
          <w:marRight w:val="0"/>
          <w:marTop w:val="0"/>
          <w:marBottom w:val="0"/>
          <w:divBdr>
            <w:top w:val="none" w:sz="0" w:space="0" w:color="auto"/>
            <w:left w:val="none" w:sz="0" w:space="0" w:color="auto"/>
            <w:bottom w:val="none" w:sz="0" w:space="0" w:color="auto"/>
            <w:right w:val="none" w:sz="0" w:space="0" w:color="auto"/>
          </w:divBdr>
        </w:div>
        <w:div w:id="874662535">
          <w:marLeft w:val="640"/>
          <w:marRight w:val="0"/>
          <w:marTop w:val="0"/>
          <w:marBottom w:val="0"/>
          <w:divBdr>
            <w:top w:val="none" w:sz="0" w:space="0" w:color="auto"/>
            <w:left w:val="none" w:sz="0" w:space="0" w:color="auto"/>
            <w:bottom w:val="none" w:sz="0" w:space="0" w:color="auto"/>
            <w:right w:val="none" w:sz="0" w:space="0" w:color="auto"/>
          </w:divBdr>
        </w:div>
        <w:div w:id="1020397701">
          <w:marLeft w:val="640"/>
          <w:marRight w:val="0"/>
          <w:marTop w:val="0"/>
          <w:marBottom w:val="0"/>
          <w:divBdr>
            <w:top w:val="none" w:sz="0" w:space="0" w:color="auto"/>
            <w:left w:val="none" w:sz="0" w:space="0" w:color="auto"/>
            <w:bottom w:val="none" w:sz="0" w:space="0" w:color="auto"/>
            <w:right w:val="none" w:sz="0" w:space="0" w:color="auto"/>
          </w:divBdr>
        </w:div>
        <w:div w:id="1535656258">
          <w:marLeft w:val="640"/>
          <w:marRight w:val="0"/>
          <w:marTop w:val="0"/>
          <w:marBottom w:val="0"/>
          <w:divBdr>
            <w:top w:val="none" w:sz="0" w:space="0" w:color="auto"/>
            <w:left w:val="none" w:sz="0" w:space="0" w:color="auto"/>
            <w:bottom w:val="none" w:sz="0" w:space="0" w:color="auto"/>
            <w:right w:val="none" w:sz="0" w:space="0" w:color="auto"/>
          </w:divBdr>
        </w:div>
        <w:div w:id="715470467">
          <w:marLeft w:val="640"/>
          <w:marRight w:val="0"/>
          <w:marTop w:val="0"/>
          <w:marBottom w:val="0"/>
          <w:divBdr>
            <w:top w:val="none" w:sz="0" w:space="0" w:color="auto"/>
            <w:left w:val="none" w:sz="0" w:space="0" w:color="auto"/>
            <w:bottom w:val="none" w:sz="0" w:space="0" w:color="auto"/>
            <w:right w:val="none" w:sz="0" w:space="0" w:color="auto"/>
          </w:divBdr>
        </w:div>
        <w:div w:id="1614166829">
          <w:marLeft w:val="640"/>
          <w:marRight w:val="0"/>
          <w:marTop w:val="0"/>
          <w:marBottom w:val="0"/>
          <w:divBdr>
            <w:top w:val="none" w:sz="0" w:space="0" w:color="auto"/>
            <w:left w:val="none" w:sz="0" w:space="0" w:color="auto"/>
            <w:bottom w:val="none" w:sz="0" w:space="0" w:color="auto"/>
            <w:right w:val="none" w:sz="0" w:space="0" w:color="auto"/>
          </w:divBdr>
        </w:div>
        <w:div w:id="1147741913">
          <w:marLeft w:val="640"/>
          <w:marRight w:val="0"/>
          <w:marTop w:val="0"/>
          <w:marBottom w:val="0"/>
          <w:divBdr>
            <w:top w:val="none" w:sz="0" w:space="0" w:color="auto"/>
            <w:left w:val="none" w:sz="0" w:space="0" w:color="auto"/>
            <w:bottom w:val="none" w:sz="0" w:space="0" w:color="auto"/>
            <w:right w:val="none" w:sz="0" w:space="0" w:color="auto"/>
          </w:divBdr>
        </w:div>
        <w:div w:id="1672946911">
          <w:marLeft w:val="640"/>
          <w:marRight w:val="0"/>
          <w:marTop w:val="0"/>
          <w:marBottom w:val="0"/>
          <w:divBdr>
            <w:top w:val="none" w:sz="0" w:space="0" w:color="auto"/>
            <w:left w:val="none" w:sz="0" w:space="0" w:color="auto"/>
            <w:bottom w:val="none" w:sz="0" w:space="0" w:color="auto"/>
            <w:right w:val="none" w:sz="0" w:space="0" w:color="auto"/>
          </w:divBdr>
        </w:div>
        <w:div w:id="133957530">
          <w:marLeft w:val="640"/>
          <w:marRight w:val="0"/>
          <w:marTop w:val="0"/>
          <w:marBottom w:val="0"/>
          <w:divBdr>
            <w:top w:val="none" w:sz="0" w:space="0" w:color="auto"/>
            <w:left w:val="none" w:sz="0" w:space="0" w:color="auto"/>
            <w:bottom w:val="none" w:sz="0" w:space="0" w:color="auto"/>
            <w:right w:val="none" w:sz="0" w:space="0" w:color="auto"/>
          </w:divBdr>
        </w:div>
        <w:div w:id="840588852">
          <w:marLeft w:val="640"/>
          <w:marRight w:val="0"/>
          <w:marTop w:val="0"/>
          <w:marBottom w:val="0"/>
          <w:divBdr>
            <w:top w:val="none" w:sz="0" w:space="0" w:color="auto"/>
            <w:left w:val="none" w:sz="0" w:space="0" w:color="auto"/>
            <w:bottom w:val="none" w:sz="0" w:space="0" w:color="auto"/>
            <w:right w:val="none" w:sz="0" w:space="0" w:color="auto"/>
          </w:divBdr>
        </w:div>
        <w:div w:id="134758665">
          <w:marLeft w:val="640"/>
          <w:marRight w:val="0"/>
          <w:marTop w:val="0"/>
          <w:marBottom w:val="0"/>
          <w:divBdr>
            <w:top w:val="none" w:sz="0" w:space="0" w:color="auto"/>
            <w:left w:val="none" w:sz="0" w:space="0" w:color="auto"/>
            <w:bottom w:val="none" w:sz="0" w:space="0" w:color="auto"/>
            <w:right w:val="none" w:sz="0" w:space="0" w:color="auto"/>
          </w:divBdr>
        </w:div>
        <w:div w:id="265314375">
          <w:marLeft w:val="640"/>
          <w:marRight w:val="0"/>
          <w:marTop w:val="0"/>
          <w:marBottom w:val="0"/>
          <w:divBdr>
            <w:top w:val="none" w:sz="0" w:space="0" w:color="auto"/>
            <w:left w:val="none" w:sz="0" w:space="0" w:color="auto"/>
            <w:bottom w:val="none" w:sz="0" w:space="0" w:color="auto"/>
            <w:right w:val="none" w:sz="0" w:space="0" w:color="auto"/>
          </w:divBdr>
        </w:div>
        <w:div w:id="506213754">
          <w:marLeft w:val="640"/>
          <w:marRight w:val="0"/>
          <w:marTop w:val="0"/>
          <w:marBottom w:val="0"/>
          <w:divBdr>
            <w:top w:val="none" w:sz="0" w:space="0" w:color="auto"/>
            <w:left w:val="none" w:sz="0" w:space="0" w:color="auto"/>
            <w:bottom w:val="none" w:sz="0" w:space="0" w:color="auto"/>
            <w:right w:val="none" w:sz="0" w:space="0" w:color="auto"/>
          </w:divBdr>
        </w:div>
        <w:div w:id="500433755">
          <w:marLeft w:val="640"/>
          <w:marRight w:val="0"/>
          <w:marTop w:val="0"/>
          <w:marBottom w:val="0"/>
          <w:divBdr>
            <w:top w:val="none" w:sz="0" w:space="0" w:color="auto"/>
            <w:left w:val="none" w:sz="0" w:space="0" w:color="auto"/>
            <w:bottom w:val="none" w:sz="0" w:space="0" w:color="auto"/>
            <w:right w:val="none" w:sz="0" w:space="0" w:color="auto"/>
          </w:divBdr>
        </w:div>
        <w:div w:id="1329558968">
          <w:marLeft w:val="640"/>
          <w:marRight w:val="0"/>
          <w:marTop w:val="0"/>
          <w:marBottom w:val="0"/>
          <w:divBdr>
            <w:top w:val="none" w:sz="0" w:space="0" w:color="auto"/>
            <w:left w:val="none" w:sz="0" w:space="0" w:color="auto"/>
            <w:bottom w:val="none" w:sz="0" w:space="0" w:color="auto"/>
            <w:right w:val="none" w:sz="0" w:space="0" w:color="auto"/>
          </w:divBdr>
        </w:div>
        <w:div w:id="781724709">
          <w:marLeft w:val="640"/>
          <w:marRight w:val="0"/>
          <w:marTop w:val="0"/>
          <w:marBottom w:val="0"/>
          <w:divBdr>
            <w:top w:val="none" w:sz="0" w:space="0" w:color="auto"/>
            <w:left w:val="none" w:sz="0" w:space="0" w:color="auto"/>
            <w:bottom w:val="none" w:sz="0" w:space="0" w:color="auto"/>
            <w:right w:val="none" w:sz="0" w:space="0" w:color="auto"/>
          </w:divBdr>
        </w:div>
        <w:div w:id="253902380">
          <w:marLeft w:val="640"/>
          <w:marRight w:val="0"/>
          <w:marTop w:val="0"/>
          <w:marBottom w:val="0"/>
          <w:divBdr>
            <w:top w:val="none" w:sz="0" w:space="0" w:color="auto"/>
            <w:left w:val="none" w:sz="0" w:space="0" w:color="auto"/>
            <w:bottom w:val="none" w:sz="0" w:space="0" w:color="auto"/>
            <w:right w:val="none" w:sz="0" w:space="0" w:color="auto"/>
          </w:divBdr>
        </w:div>
        <w:div w:id="1086346235">
          <w:marLeft w:val="640"/>
          <w:marRight w:val="0"/>
          <w:marTop w:val="0"/>
          <w:marBottom w:val="0"/>
          <w:divBdr>
            <w:top w:val="none" w:sz="0" w:space="0" w:color="auto"/>
            <w:left w:val="none" w:sz="0" w:space="0" w:color="auto"/>
            <w:bottom w:val="none" w:sz="0" w:space="0" w:color="auto"/>
            <w:right w:val="none" w:sz="0" w:space="0" w:color="auto"/>
          </w:divBdr>
        </w:div>
        <w:div w:id="1497650713">
          <w:marLeft w:val="640"/>
          <w:marRight w:val="0"/>
          <w:marTop w:val="0"/>
          <w:marBottom w:val="0"/>
          <w:divBdr>
            <w:top w:val="none" w:sz="0" w:space="0" w:color="auto"/>
            <w:left w:val="none" w:sz="0" w:space="0" w:color="auto"/>
            <w:bottom w:val="none" w:sz="0" w:space="0" w:color="auto"/>
            <w:right w:val="none" w:sz="0" w:space="0" w:color="auto"/>
          </w:divBdr>
        </w:div>
        <w:div w:id="828786072">
          <w:marLeft w:val="640"/>
          <w:marRight w:val="0"/>
          <w:marTop w:val="0"/>
          <w:marBottom w:val="0"/>
          <w:divBdr>
            <w:top w:val="none" w:sz="0" w:space="0" w:color="auto"/>
            <w:left w:val="none" w:sz="0" w:space="0" w:color="auto"/>
            <w:bottom w:val="none" w:sz="0" w:space="0" w:color="auto"/>
            <w:right w:val="none" w:sz="0" w:space="0" w:color="auto"/>
          </w:divBdr>
        </w:div>
        <w:div w:id="1823422829">
          <w:marLeft w:val="640"/>
          <w:marRight w:val="0"/>
          <w:marTop w:val="0"/>
          <w:marBottom w:val="0"/>
          <w:divBdr>
            <w:top w:val="none" w:sz="0" w:space="0" w:color="auto"/>
            <w:left w:val="none" w:sz="0" w:space="0" w:color="auto"/>
            <w:bottom w:val="none" w:sz="0" w:space="0" w:color="auto"/>
            <w:right w:val="none" w:sz="0" w:space="0" w:color="auto"/>
          </w:divBdr>
        </w:div>
        <w:div w:id="908535864">
          <w:marLeft w:val="640"/>
          <w:marRight w:val="0"/>
          <w:marTop w:val="0"/>
          <w:marBottom w:val="0"/>
          <w:divBdr>
            <w:top w:val="none" w:sz="0" w:space="0" w:color="auto"/>
            <w:left w:val="none" w:sz="0" w:space="0" w:color="auto"/>
            <w:bottom w:val="none" w:sz="0" w:space="0" w:color="auto"/>
            <w:right w:val="none" w:sz="0" w:space="0" w:color="auto"/>
          </w:divBdr>
        </w:div>
        <w:div w:id="1948348934">
          <w:marLeft w:val="640"/>
          <w:marRight w:val="0"/>
          <w:marTop w:val="0"/>
          <w:marBottom w:val="0"/>
          <w:divBdr>
            <w:top w:val="none" w:sz="0" w:space="0" w:color="auto"/>
            <w:left w:val="none" w:sz="0" w:space="0" w:color="auto"/>
            <w:bottom w:val="none" w:sz="0" w:space="0" w:color="auto"/>
            <w:right w:val="none" w:sz="0" w:space="0" w:color="auto"/>
          </w:divBdr>
        </w:div>
        <w:div w:id="1990817111">
          <w:marLeft w:val="640"/>
          <w:marRight w:val="0"/>
          <w:marTop w:val="0"/>
          <w:marBottom w:val="0"/>
          <w:divBdr>
            <w:top w:val="none" w:sz="0" w:space="0" w:color="auto"/>
            <w:left w:val="none" w:sz="0" w:space="0" w:color="auto"/>
            <w:bottom w:val="none" w:sz="0" w:space="0" w:color="auto"/>
            <w:right w:val="none" w:sz="0" w:space="0" w:color="auto"/>
          </w:divBdr>
        </w:div>
        <w:div w:id="638807562">
          <w:marLeft w:val="640"/>
          <w:marRight w:val="0"/>
          <w:marTop w:val="0"/>
          <w:marBottom w:val="0"/>
          <w:divBdr>
            <w:top w:val="none" w:sz="0" w:space="0" w:color="auto"/>
            <w:left w:val="none" w:sz="0" w:space="0" w:color="auto"/>
            <w:bottom w:val="none" w:sz="0" w:space="0" w:color="auto"/>
            <w:right w:val="none" w:sz="0" w:space="0" w:color="auto"/>
          </w:divBdr>
        </w:div>
        <w:div w:id="568275778">
          <w:marLeft w:val="640"/>
          <w:marRight w:val="0"/>
          <w:marTop w:val="0"/>
          <w:marBottom w:val="0"/>
          <w:divBdr>
            <w:top w:val="none" w:sz="0" w:space="0" w:color="auto"/>
            <w:left w:val="none" w:sz="0" w:space="0" w:color="auto"/>
            <w:bottom w:val="none" w:sz="0" w:space="0" w:color="auto"/>
            <w:right w:val="none" w:sz="0" w:space="0" w:color="auto"/>
          </w:divBdr>
        </w:div>
        <w:div w:id="2049524850">
          <w:marLeft w:val="640"/>
          <w:marRight w:val="0"/>
          <w:marTop w:val="0"/>
          <w:marBottom w:val="0"/>
          <w:divBdr>
            <w:top w:val="none" w:sz="0" w:space="0" w:color="auto"/>
            <w:left w:val="none" w:sz="0" w:space="0" w:color="auto"/>
            <w:bottom w:val="none" w:sz="0" w:space="0" w:color="auto"/>
            <w:right w:val="none" w:sz="0" w:space="0" w:color="auto"/>
          </w:divBdr>
        </w:div>
        <w:div w:id="1710953596">
          <w:marLeft w:val="640"/>
          <w:marRight w:val="0"/>
          <w:marTop w:val="0"/>
          <w:marBottom w:val="0"/>
          <w:divBdr>
            <w:top w:val="none" w:sz="0" w:space="0" w:color="auto"/>
            <w:left w:val="none" w:sz="0" w:space="0" w:color="auto"/>
            <w:bottom w:val="none" w:sz="0" w:space="0" w:color="auto"/>
            <w:right w:val="none" w:sz="0" w:space="0" w:color="auto"/>
          </w:divBdr>
        </w:div>
        <w:div w:id="1774548195">
          <w:marLeft w:val="640"/>
          <w:marRight w:val="0"/>
          <w:marTop w:val="0"/>
          <w:marBottom w:val="0"/>
          <w:divBdr>
            <w:top w:val="none" w:sz="0" w:space="0" w:color="auto"/>
            <w:left w:val="none" w:sz="0" w:space="0" w:color="auto"/>
            <w:bottom w:val="none" w:sz="0" w:space="0" w:color="auto"/>
            <w:right w:val="none" w:sz="0" w:space="0" w:color="auto"/>
          </w:divBdr>
        </w:div>
      </w:divsChild>
    </w:div>
    <w:div w:id="1477145361">
      <w:bodyDiv w:val="1"/>
      <w:marLeft w:val="0"/>
      <w:marRight w:val="0"/>
      <w:marTop w:val="0"/>
      <w:marBottom w:val="0"/>
      <w:divBdr>
        <w:top w:val="none" w:sz="0" w:space="0" w:color="auto"/>
        <w:left w:val="none" w:sz="0" w:space="0" w:color="auto"/>
        <w:bottom w:val="none" w:sz="0" w:space="0" w:color="auto"/>
        <w:right w:val="none" w:sz="0" w:space="0" w:color="auto"/>
      </w:divBdr>
      <w:divsChild>
        <w:div w:id="269314851">
          <w:marLeft w:val="640"/>
          <w:marRight w:val="0"/>
          <w:marTop w:val="0"/>
          <w:marBottom w:val="0"/>
          <w:divBdr>
            <w:top w:val="none" w:sz="0" w:space="0" w:color="auto"/>
            <w:left w:val="none" w:sz="0" w:space="0" w:color="auto"/>
            <w:bottom w:val="none" w:sz="0" w:space="0" w:color="auto"/>
            <w:right w:val="none" w:sz="0" w:space="0" w:color="auto"/>
          </w:divBdr>
        </w:div>
        <w:div w:id="1255239040">
          <w:marLeft w:val="640"/>
          <w:marRight w:val="0"/>
          <w:marTop w:val="0"/>
          <w:marBottom w:val="0"/>
          <w:divBdr>
            <w:top w:val="none" w:sz="0" w:space="0" w:color="auto"/>
            <w:left w:val="none" w:sz="0" w:space="0" w:color="auto"/>
            <w:bottom w:val="none" w:sz="0" w:space="0" w:color="auto"/>
            <w:right w:val="none" w:sz="0" w:space="0" w:color="auto"/>
          </w:divBdr>
        </w:div>
        <w:div w:id="1759867784">
          <w:marLeft w:val="640"/>
          <w:marRight w:val="0"/>
          <w:marTop w:val="0"/>
          <w:marBottom w:val="0"/>
          <w:divBdr>
            <w:top w:val="none" w:sz="0" w:space="0" w:color="auto"/>
            <w:left w:val="none" w:sz="0" w:space="0" w:color="auto"/>
            <w:bottom w:val="none" w:sz="0" w:space="0" w:color="auto"/>
            <w:right w:val="none" w:sz="0" w:space="0" w:color="auto"/>
          </w:divBdr>
        </w:div>
        <w:div w:id="1533299507">
          <w:marLeft w:val="640"/>
          <w:marRight w:val="0"/>
          <w:marTop w:val="0"/>
          <w:marBottom w:val="0"/>
          <w:divBdr>
            <w:top w:val="none" w:sz="0" w:space="0" w:color="auto"/>
            <w:left w:val="none" w:sz="0" w:space="0" w:color="auto"/>
            <w:bottom w:val="none" w:sz="0" w:space="0" w:color="auto"/>
            <w:right w:val="none" w:sz="0" w:space="0" w:color="auto"/>
          </w:divBdr>
        </w:div>
        <w:div w:id="239095565">
          <w:marLeft w:val="640"/>
          <w:marRight w:val="0"/>
          <w:marTop w:val="0"/>
          <w:marBottom w:val="0"/>
          <w:divBdr>
            <w:top w:val="none" w:sz="0" w:space="0" w:color="auto"/>
            <w:left w:val="none" w:sz="0" w:space="0" w:color="auto"/>
            <w:bottom w:val="none" w:sz="0" w:space="0" w:color="auto"/>
            <w:right w:val="none" w:sz="0" w:space="0" w:color="auto"/>
          </w:divBdr>
        </w:div>
        <w:div w:id="920021273">
          <w:marLeft w:val="640"/>
          <w:marRight w:val="0"/>
          <w:marTop w:val="0"/>
          <w:marBottom w:val="0"/>
          <w:divBdr>
            <w:top w:val="none" w:sz="0" w:space="0" w:color="auto"/>
            <w:left w:val="none" w:sz="0" w:space="0" w:color="auto"/>
            <w:bottom w:val="none" w:sz="0" w:space="0" w:color="auto"/>
            <w:right w:val="none" w:sz="0" w:space="0" w:color="auto"/>
          </w:divBdr>
        </w:div>
        <w:div w:id="21826399">
          <w:marLeft w:val="640"/>
          <w:marRight w:val="0"/>
          <w:marTop w:val="0"/>
          <w:marBottom w:val="0"/>
          <w:divBdr>
            <w:top w:val="none" w:sz="0" w:space="0" w:color="auto"/>
            <w:left w:val="none" w:sz="0" w:space="0" w:color="auto"/>
            <w:bottom w:val="none" w:sz="0" w:space="0" w:color="auto"/>
            <w:right w:val="none" w:sz="0" w:space="0" w:color="auto"/>
          </w:divBdr>
        </w:div>
        <w:div w:id="1381398552">
          <w:marLeft w:val="640"/>
          <w:marRight w:val="0"/>
          <w:marTop w:val="0"/>
          <w:marBottom w:val="0"/>
          <w:divBdr>
            <w:top w:val="none" w:sz="0" w:space="0" w:color="auto"/>
            <w:left w:val="none" w:sz="0" w:space="0" w:color="auto"/>
            <w:bottom w:val="none" w:sz="0" w:space="0" w:color="auto"/>
            <w:right w:val="none" w:sz="0" w:space="0" w:color="auto"/>
          </w:divBdr>
        </w:div>
        <w:div w:id="1534489686">
          <w:marLeft w:val="640"/>
          <w:marRight w:val="0"/>
          <w:marTop w:val="0"/>
          <w:marBottom w:val="0"/>
          <w:divBdr>
            <w:top w:val="none" w:sz="0" w:space="0" w:color="auto"/>
            <w:left w:val="none" w:sz="0" w:space="0" w:color="auto"/>
            <w:bottom w:val="none" w:sz="0" w:space="0" w:color="auto"/>
            <w:right w:val="none" w:sz="0" w:space="0" w:color="auto"/>
          </w:divBdr>
        </w:div>
        <w:div w:id="1013996755">
          <w:marLeft w:val="640"/>
          <w:marRight w:val="0"/>
          <w:marTop w:val="0"/>
          <w:marBottom w:val="0"/>
          <w:divBdr>
            <w:top w:val="none" w:sz="0" w:space="0" w:color="auto"/>
            <w:left w:val="none" w:sz="0" w:space="0" w:color="auto"/>
            <w:bottom w:val="none" w:sz="0" w:space="0" w:color="auto"/>
            <w:right w:val="none" w:sz="0" w:space="0" w:color="auto"/>
          </w:divBdr>
        </w:div>
        <w:div w:id="1033653988">
          <w:marLeft w:val="640"/>
          <w:marRight w:val="0"/>
          <w:marTop w:val="0"/>
          <w:marBottom w:val="0"/>
          <w:divBdr>
            <w:top w:val="none" w:sz="0" w:space="0" w:color="auto"/>
            <w:left w:val="none" w:sz="0" w:space="0" w:color="auto"/>
            <w:bottom w:val="none" w:sz="0" w:space="0" w:color="auto"/>
            <w:right w:val="none" w:sz="0" w:space="0" w:color="auto"/>
          </w:divBdr>
        </w:div>
        <w:div w:id="628169292">
          <w:marLeft w:val="640"/>
          <w:marRight w:val="0"/>
          <w:marTop w:val="0"/>
          <w:marBottom w:val="0"/>
          <w:divBdr>
            <w:top w:val="none" w:sz="0" w:space="0" w:color="auto"/>
            <w:left w:val="none" w:sz="0" w:space="0" w:color="auto"/>
            <w:bottom w:val="none" w:sz="0" w:space="0" w:color="auto"/>
            <w:right w:val="none" w:sz="0" w:space="0" w:color="auto"/>
          </w:divBdr>
        </w:div>
        <w:div w:id="1470365917">
          <w:marLeft w:val="640"/>
          <w:marRight w:val="0"/>
          <w:marTop w:val="0"/>
          <w:marBottom w:val="0"/>
          <w:divBdr>
            <w:top w:val="none" w:sz="0" w:space="0" w:color="auto"/>
            <w:left w:val="none" w:sz="0" w:space="0" w:color="auto"/>
            <w:bottom w:val="none" w:sz="0" w:space="0" w:color="auto"/>
            <w:right w:val="none" w:sz="0" w:space="0" w:color="auto"/>
          </w:divBdr>
        </w:div>
        <w:div w:id="481118743">
          <w:marLeft w:val="640"/>
          <w:marRight w:val="0"/>
          <w:marTop w:val="0"/>
          <w:marBottom w:val="0"/>
          <w:divBdr>
            <w:top w:val="none" w:sz="0" w:space="0" w:color="auto"/>
            <w:left w:val="none" w:sz="0" w:space="0" w:color="auto"/>
            <w:bottom w:val="none" w:sz="0" w:space="0" w:color="auto"/>
            <w:right w:val="none" w:sz="0" w:space="0" w:color="auto"/>
          </w:divBdr>
        </w:div>
        <w:div w:id="1944411272">
          <w:marLeft w:val="640"/>
          <w:marRight w:val="0"/>
          <w:marTop w:val="0"/>
          <w:marBottom w:val="0"/>
          <w:divBdr>
            <w:top w:val="none" w:sz="0" w:space="0" w:color="auto"/>
            <w:left w:val="none" w:sz="0" w:space="0" w:color="auto"/>
            <w:bottom w:val="none" w:sz="0" w:space="0" w:color="auto"/>
            <w:right w:val="none" w:sz="0" w:space="0" w:color="auto"/>
          </w:divBdr>
        </w:div>
        <w:div w:id="2089646758">
          <w:marLeft w:val="640"/>
          <w:marRight w:val="0"/>
          <w:marTop w:val="0"/>
          <w:marBottom w:val="0"/>
          <w:divBdr>
            <w:top w:val="none" w:sz="0" w:space="0" w:color="auto"/>
            <w:left w:val="none" w:sz="0" w:space="0" w:color="auto"/>
            <w:bottom w:val="none" w:sz="0" w:space="0" w:color="auto"/>
            <w:right w:val="none" w:sz="0" w:space="0" w:color="auto"/>
          </w:divBdr>
        </w:div>
        <w:div w:id="1507935271">
          <w:marLeft w:val="640"/>
          <w:marRight w:val="0"/>
          <w:marTop w:val="0"/>
          <w:marBottom w:val="0"/>
          <w:divBdr>
            <w:top w:val="none" w:sz="0" w:space="0" w:color="auto"/>
            <w:left w:val="none" w:sz="0" w:space="0" w:color="auto"/>
            <w:bottom w:val="none" w:sz="0" w:space="0" w:color="auto"/>
            <w:right w:val="none" w:sz="0" w:space="0" w:color="auto"/>
          </w:divBdr>
        </w:div>
        <w:div w:id="526722968">
          <w:marLeft w:val="640"/>
          <w:marRight w:val="0"/>
          <w:marTop w:val="0"/>
          <w:marBottom w:val="0"/>
          <w:divBdr>
            <w:top w:val="none" w:sz="0" w:space="0" w:color="auto"/>
            <w:left w:val="none" w:sz="0" w:space="0" w:color="auto"/>
            <w:bottom w:val="none" w:sz="0" w:space="0" w:color="auto"/>
            <w:right w:val="none" w:sz="0" w:space="0" w:color="auto"/>
          </w:divBdr>
        </w:div>
        <w:div w:id="324630682">
          <w:marLeft w:val="640"/>
          <w:marRight w:val="0"/>
          <w:marTop w:val="0"/>
          <w:marBottom w:val="0"/>
          <w:divBdr>
            <w:top w:val="none" w:sz="0" w:space="0" w:color="auto"/>
            <w:left w:val="none" w:sz="0" w:space="0" w:color="auto"/>
            <w:bottom w:val="none" w:sz="0" w:space="0" w:color="auto"/>
            <w:right w:val="none" w:sz="0" w:space="0" w:color="auto"/>
          </w:divBdr>
        </w:div>
        <w:div w:id="1441797878">
          <w:marLeft w:val="640"/>
          <w:marRight w:val="0"/>
          <w:marTop w:val="0"/>
          <w:marBottom w:val="0"/>
          <w:divBdr>
            <w:top w:val="none" w:sz="0" w:space="0" w:color="auto"/>
            <w:left w:val="none" w:sz="0" w:space="0" w:color="auto"/>
            <w:bottom w:val="none" w:sz="0" w:space="0" w:color="auto"/>
            <w:right w:val="none" w:sz="0" w:space="0" w:color="auto"/>
          </w:divBdr>
        </w:div>
        <w:div w:id="1793090641">
          <w:marLeft w:val="640"/>
          <w:marRight w:val="0"/>
          <w:marTop w:val="0"/>
          <w:marBottom w:val="0"/>
          <w:divBdr>
            <w:top w:val="none" w:sz="0" w:space="0" w:color="auto"/>
            <w:left w:val="none" w:sz="0" w:space="0" w:color="auto"/>
            <w:bottom w:val="none" w:sz="0" w:space="0" w:color="auto"/>
            <w:right w:val="none" w:sz="0" w:space="0" w:color="auto"/>
          </w:divBdr>
        </w:div>
        <w:div w:id="715009721">
          <w:marLeft w:val="640"/>
          <w:marRight w:val="0"/>
          <w:marTop w:val="0"/>
          <w:marBottom w:val="0"/>
          <w:divBdr>
            <w:top w:val="none" w:sz="0" w:space="0" w:color="auto"/>
            <w:left w:val="none" w:sz="0" w:space="0" w:color="auto"/>
            <w:bottom w:val="none" w:sz="0" w:space="0" w:color="auto"/>
            <w:right w:val="none" w:sz="0" w:space="0" w:color="auto"/>
          </w:divBdr>
        </w:div>
        <w:div w:id="223487929">
          <w:marLeft w:val="640"/>
          <w:marRight w:val="0"/>
          <w:marTop w:val="0"/>
          <w:marBottom w:val="0"/>
          <w:divBdr>
            <w:top w:val="none" w:sz="0" w:space="0" w:color="auto"/>
            <w:left w:val="none" w:sz="0" w:space="0" w:color="auto"/>
            <w:bottom w:val="none" w:sz="0" w:space="0" w:color="auto"/>
            <w:right w:val="none" w:sz="0" w:space="0" w:color="auto"/>
          </w:divBdr>
        </w:div>
        <w:div w:id="1805459924">
          <w:marLeft w:val="640"/>
          <w:marRight w:val="0"/>
          <w:marTop w:val="0"/>
          <w:marBottom w:val="0"/>
          <w:divBdr>
            <w:top w:val="none" w:sz="0" w:space="0" w:color="auto"/>
            <w:left w:val="none" w:sz="0" w:space="0" w:color="auto"/>
            <w:bottom w:val="none" w:sz="0" w:space="0" w:color="auto"/>
            <w:right w:val="none" w:sz="0" w:space="0" w:color="auto"/>
          </w:divBdr>
        </w:div>
        <w:div w:id="1188255122">
          <w:marLeft w:val="640"/>
          <w:marRight w:val="0"/>
          <w:marTop w:val="0"/>
          <w:marBottom w:val="0"/>
          <w:divBdr>
            <w:top w:val="none" w:sz="0" w:space="0" w:color="auto"/>
            <w:left w:val="none" w:sz="0" w:space="0" w:color="auto"/>
            <w:bottom w:val="none" w:sz="0" w:space="0" w:color="auto"/>
            <w:right w:val="none" w:sz="0" w:space="0" w:color="auto"/>
          </w:divBdr>
        </w:div>
        <w:div w:id="1797673216">
          <w:marLeft w:val="640"/>
          <w:marRight w:val="0"/>
          <w:marTop w:val="0"/>
          <w:marBottom w:val="0"/>
          <w:divBdr>
            <w:top w:val="none" w:sz="0" w:space="0" w:color="auto"/>
            <w:left w:val="none" w:sz="0" w:space="0" w:color="auto"/>
            <w:bottom w:val="none" w:sz="0" w:space="0" w:color="auto"/>
            <w:right w:val="none" w:sz="0" w:space="0" w:color="auto"/>
          </w:divBdr>
        </w:div>
        <w:div w:id="28577668">
          <w:marLeft w:val="640"/>
          <w:marRight w:val="0"/>
          <w:marTop w:val="0"/>
          <w:marBottom w:val="0"/>
          <w:divBdr>
            <w:top w:val="none" w:sz="0" w:space="0" w:color="auto"/>
            <w:left w:val="none" w:sz="0" w:space="0" w:color="auto"/>
            <w:bottom w:val="none" w:sz="0" w:space="0" w:color="auto"/>
            <w:right w:val="none" w:sz="0" w:space="0" w:color="auto"/>
          </w:divBdr>
        </w:div>
        <w:div w:id="1122502092">
          <w:marLeft w:val="640"/>
          <w:marRight w:val="0"/>
          <w:marTop w:val="0"/>
          <w:marBottom w:val="0"/>
          <w:divBdr>
            <w:top w:val="none" w:sz="0" w:space="0" w:color="auto"/>
            <w:left w:val="none" w:sz="0" w:space="0" w:color="auto"/>
            <w:bottom w:val="none" w:sz="0" w:space="0" w:color="auto"/>
            <w:right w:val="none" w:sz="0" w:space="0" w:color="auto"/>
          </w:divBdr>
        </w:div>
        <w:div w:id="1693993156">
          <w:marLeft w:val="640"/>
          <w:marRight w:val="0"/>
          <w:marTop w:val="0"/>
          <w:marBottom w:val="0"/>
          <w:divBdr>
            <w:top w:val="none" w:sz="0" w:space="0" w:color="auto"/>
            <w:left w:val="none" w:sz="0" w:space="0" w:color="auto"/>
            <w:bottom w:val="none" w:sz="0" w:space="0" w:color="auto"/>
            <w:right w:val="none" w:sz="0" w:space="0" w:color="auto"/>
          </w:divBdr>
        </w:div>
        <w:div w:id="921572938">
          <w:marLeft w:val="640"/>
          <w:marRight w:val="0"/>
          <w:marTop w:val="0"/>
          <w:marBottom w:val="0"/>
          <w:divBdr>
            <w:top w:val="none" w:sz="0" w:space="0" w:color="auto"/>
            <w:left w:val="none" w:sz="0" w:space="0" w:color="auto"/>
            <w:bottom w:val="none" w:sz="0" w:space="0" w:color="auto"/>
            <w:right w:val="none" w:sz="0" w:space="0" w:color="auto"/>
          </w:divBdr>
        </w:div>
        <w:div w:id="488978661">
          <w:marLeft w:val="640"/>
          <w:marRight w:val="0"/>
          <w:marTop w:val="0"/>
          <w:marBottom w:val="0"/>
          <w:divBdr>
            <w:top w:val="none" w:sz="0" w:space="0" w:color="auto"/>
            <w:left w:val="none" w:sz="0" w:space="0" w:color="auto"/>
            <w:bottom w:val="none" w:sz="0" w:space="0" w:color="auto"/>
            <w:right w:val="none" w:sz="0" w:space="0" w:color="auto"/>
          </w:divBdr>
        </w:div>
        <w:div w:id="1049842804">
          <w:marLeft w:val="640"/>
          <w:marRight w:val="0"/>
          <w:marTop w:val="0"/>
          <w:marBottom w:val="0"/>
          <w:divBdr>
            <w:top w:val="none" w:sz="0" w:space="0" w:color="auto"/>
            <w:left w:val="none" w:sz="0" w:space="0" w:color="auto"/>
            <w:bottom w:val="none" w:sz="0" w:space="0" w:color="auto"/>
            <w:right w:val="none" w:sz="0" w:space="0" w:color="auto"/>
          </w:divBdr>
        </w:div>
        <w:div w:id="295067609">
          <w:marLeft w:val="640"/>
          <w:marRight w:val="0"/>
          <w:marTop w:val="0"/>
          <w:marBottom w:val="0"/>
          <w:divBdr>
            <w:top w:val="none" w:sz="0" w:space="0" w:color="auto"/>
            <w:left w:val="none" w:sz="0" w:space="0" w:color="auto"/>
            <w:bottom w:val="none" w:sz="0" w:space="0" w:color="auto"/>
            <w:right w:val="none" w:sz="0" w:space="0" w:color="auto"/>
          </w:divBdr>
        </w:div>
        <w:div w:id="853612711">
          <w:marLeft w:val="640"/>
          <w:marRight w:val="0"/>
          <w:marTop w:val="0"/>
          <w:marBottom w:val="0"/>
          <w:divBdr>
            <w:top w:val="none" w:sz="0" w:space="0" w:color="auto"/>
            <w:left w:val="none" w:sz="0" w:space="0" w:color="auto"/>
            <w:bottom w:val="none" w:sz="0" w:space="0" w:color="auto"/>
            <w:right w:val="none" w:sz="0" w:space="0" w:color="auto"/>
          </w:divBdr>
        </w:div>
        <w:div w:id="1044065103">
          <w:marLeft w:val="640"/>
          <w:marRight w:val="0"/>
          <w:marTop w:val="0"/>
          <w:marBottom w:val="0"/>
          <w:divBdr>
            <w:top w:val="none" w:sz="0" w:space="0" w:color="auto"/>
            <w:left w:val="none" w:sz="0" w:space="0" w:color="auto"/>
            <w:bottom w:val="none" w:sz="0" w:space="0" w:color="auto"/>
            <w:right w:val="none" w:sz="0" w:space="0" w:color="auto"/>
          </w:divBdr>
        </w:div>
        <w:div w:id="139619374">
          <w:marLeft w:val="640"/>
          <w:marRight w:val="0"/>
          <w:marTop w:val="0"/>
          <w:marBottom w:val="0"/>
          <w:divBdr>
            <w:top w:val="none" w:sz="0" w:space="0" w:color="auto"/>
            <w:left w:val="none" w:sz="0" w:space="0" w:color="auto"/>
            <w:bottom w:val="none" w:sz="0" w:space="0" w:color="auto"/>
            <w:right w:val="none" w:sz="0" w:space="0" w:color="auto"/>
          </w:divBdr>
        </w:div>
        <w:div w:id="1180045762">
          <w:marLeft w:val="640"/>
          <w:marRight w:val="0"/>
          <w:marTop w:val="0"/>
          <w:marBottom w:val="0"/>
          <w:divBdr>
            <w:top w:val="none" w:sz="0" w:space="0" w:color="auto"/>
            <w:left w:val="none" w:sz="0" w:space="0" w:color="auto"/>
            <w:bottom w:val="none" w:sz="0" w:space="0" w:color="auto"/>
            <w:right w:val="none" w:sz="0" w:space="0" w:color="auto"/>
          </w:divBdr>
        </w:div>
        <w:div w:id="1379472586">
          <w:marLeft w:val="640"/>
          <w:marRight w:val="0"/>
          <w:marTop w:val="0"/>
          <w:marBottom w:val="0"/>
          <w:divBdr>
            <w:top w:val="none" w:sz="0" w:space="0" w:color="auto"/>
            <w:left w:val="none" w:sz="0" w:space="0" w:color="auto"/>
            <w:bottom w:val="none" w:sz="0" w:space="0" w:color="auto"/>
            <w:right w:val="none" w:sz="0" w:space="0" w:color="auto"/>
          </w:divBdr>
        </w:div>
        <w:div w:id="635571001">
          <w:marLeft w:val="640"/>
          <w:marRight w:val="0"/>
          <w:marTop w:val="0"/>
          <w:marBottom w:val="0"/>
          <w:divBdr>
            <w:top w:val="none" w:sz="0" w:space="0" w:color="auto"/>
            <w:left w:val="none" w:sz="0" w:space="0" w:color="auto"/>
            <w:bottom w:val="none" w:sz="0" w:space="0" w:color="auto"/>
            <w:right w:val="none" w:sz="0" w:space="0" w:color="auto"/>
          </w:divBdr>
        </w:div>
        <w:div w:id="73432366">
          <w:marLeft w:val="640"/>
          <w:marRight w:val="0"/>
          <w:marTop w:val="0"/>
          <w:marBottom w:val="0"/>
          <w:divBdr>
            <w:top w:val="none" w:sz="0" w:space="0" w:color="auto"/>
            <w:left w:val="none" w:sz="0" w:space="0" w:color="auto"/>
            <w:bottom w:val="none" w:sz="0" w:space="0" w:color="auto"/>
            <w:right w:val="none" w:sz="0" w:space="0" w:color="auto"/>
          </w:divBdr>
        </w:div>
        <w:div w:id="81613805">
          <w:marLeft w:val="640"/>
          <w:marRight w:val="0"/>
          <w:marTop w:val="0"/>
          <w:marBottom w:val="0"/>
          <w:divBdr>
            <w:top w:val="none" w:sz="0" w:space="0" w:color="auto"/>
            <w:left w:val="none" w:sz="0" w:space="0" w:color="auto"/>
            <w:bottom w:val="none" w:sz="0" w:space="0" w:color="auto"/>
            <w:right w:val="none" w:sz="0" w:space="0" w:color="auto"/>
          </w:divBdr>
        </w:div>
        <w:div w:id="1139146974">
          <w:marLeft w:val="640"/>
          <w:marRight w:val="0"/>
          <w:marTop w:val="0"/>
          <w:marBottom w:val="0"/>
          <w:divBdr>
            <w:top w:val="none" w:sz="0" w:space="0" w:color="auto"/>
            <w:left w:val="none" w:sz="0" w:space="0" w:color="auto"/>
            <w:bottom w:val="none" w:sz="0" w:space="0" w:color="auto"/>
            <w:right w:val="none" w:sz="0" w:space="0" w:color="auto"/>
          </w:divBdr>
        </w:div>
        <w:div w:id="1196622490">
          <w:marLeft w:val="640"/>
          <w:marRight w:val="0"/>
          <w:marTop w:val="0"/>
          <w:marBottom w:val="0"/>
          <w:divBdr>
            <w:top w:val="none" w:sz="0" w:space="0" w:color="auto"/>
            <w:left w:val="none" w:sz="0" w:space="0" w:color="auto"/>
            <w:bottom w:val="none" w:sz="0" w:space="0" w:color="auto"/>
            <w:right w:val="none" w:sz="0" w:space="0" w:color="auto"/>
          </w:divBdr>
        </w:div>
        <w:div w:id="1247419202">
          <w:marLeft w:val="640"/>
          <w:marRight w:val="0"/>
          <w:marTop w:val="0"/>
          <w:marBottom w:val="0"/>
          <w:divBdr>
            <w:top w:val="none" w:sz="0" w:space="0" w:color="auto"/>
            <w:left w:val="none" w:sz="0" w:space="0" w:color="auto"/>
            <w:bottom w:val="none" w:sz="0" w:space="0" w:color="auto"/>
            <w:right w:val="none" w:sz="0" w:space="0" w:color="auto"/>
          </w:divBdr>
        </w:div>
        <w:div w:id="1012027374">
          <w:marLeft w:val="640"/>
          <w:marRight w:val="0"/>
          <w:marTop w:val="0"/>
          <w:marBottom w:val="0"/>
          <w:divBdr>
            <w:top w:val="none" w:sz="0" w:space="0" w:color="auto"/>
            <w:left w:val="none" w:sz="0" w:space="0" w:color="auto"/>
            <w:bottom w:val="none" w:sz="0" w:space="0" w:color="auto"/>
            <w:right w:val="none" w:sz="0" w:space="0" w:color="auto"/>
          </w:divBdr>
        </w:div>
        <w:div w:id="212742389">
          <w:marLeft w:val="640"/>
          <w:marRight w:val="0"/>
          <w:marTop w:val="0"/>
          <w:marBottom w:val="0"/>
          <w:divBdr>
            <w:top w:val="none" w:sz="0" w:space="0" w:color="auto"/>
            <w:left w:val="none" w:sz="0" w:space="0" w:color="auto"/>
            <w:bottom w:val="none" w:sz="0" w:space="0" w:color="auto"/>
            <w:right w:val="none" w:sz="0" w:space="0" w:color="auto"/>
          </w:divBdr>
        </w:div>
        <w:div w:id="904294006">
          <w:marLeft w:val="640"/>
          <w:marRight w:val="0"/>
          <w:marTop w:val="0"/>
          <w:marBottom w:val="0"/>
          <w:divBdr>
            <w:top w:val="none" w:sz="0" w:space="0" w:color="auto"/>
            <w:left w:val="none" w:sz="0" w:space="0" w:color="auto"/>
            <w:bottom w:val="none" w:sz="0" w:space="0" w:color="auto"/>
            <w:right w:val="none" w:sz="0" w:space="0" w:color="auto"/>
          </w:divBdr>
        </w:div>
        <w:div w:id="1443650327">
          <w:marLeft w:val="640"/>
          <w:marRight w:val="0"/>
          <w:marTop w:val="0"/>
          <w:marBottom w:val="0"/>
          <w:divBdr>
            <w:top w:val="none" w:sz="0" w:space="0" w:color="auto"/>
            <w:left w:val="none" w:sz="0" w:space="0" w:color="auto"/>
            <w:bottom w:val="none" w:sz="0" w:space="0" w:color="auto"/>
            <w:right w:val="none" w:sz="0" w:space="0" w:color="auto"/>
          </w:divBdr>
        </w:div>
        <w:div w:id="515115288">
          <w:marLeft w:val="640"/>
          <w:marRight w:val="0"/>
          <w:marTop w:val="0"/>
          <w:marBottom w:val="0"/>
          <w:divBdr>
            <w:top w:val="none" w:sz="0" w:space="0" w:color="auto"/>
            <w:left w:val="none" w:sz="0" w:space="0" w:color="auto"/>
            <w:bottom w:val="none" w:sz="0" w:space="0" w:color="auto"/>
            <w:right w:val="none" w:sz="0" w:space="0" w:color="auto"/>
          </w:divBdr>
        </w:div>
        <w:div w:id="1507089717">
          <w:marLeft w:val="640"/>
          <w:marRight w:val="0"/>
          <w:marTop w:val="0"/>
          <w:marBottom w:val="0"/>
          <w:divBdr>
            <w:top w:val="none" w:sz="0" w:space="0" w:color="auto"/>
            <w:left w:val="none" w:sz="0" w:space="0" w:color="auto"/>
            <w:bottom w:val="none" w:sz="0" w:space="0" w:color="auto"/>
            <w:right w:val="none" w:sz="0" w:space="0" w:color="auto"/>
          </w:divBdr>
        </w:div>
        <w:div w:id="1618289049">
          <w:marLeft w:val="640"/>
          <w:marRight w:val="0"/>
          <w:marTop w:val="0"/>
          <w:marBottom w:val="0"/>
          <w:divBdr>
            <w:top w:val="none" w:sz="0" w:space="0" w:color="auto"/>
            <w:left w:val="none" w:sz="0" w:space="0" w:color="auto"/>
            <w:bottom w:val="none" w:sz="0" w:space="0" w:color="auto"/>
            <w:right w:val="none" w:sz="0" w:space="0" w:color="auto"/>
          </w:divBdr>
        </w:div>
        <w:div w:id="203638439">
          <w:marLeft w:val="640"/>
          <w:marRight w:val="0"/>
          <w:marTop w:val="0"/>
          <w:marBottom w:val="0"/>
          <w:divBdr>
            <w:top w:val="none" w:sz="0" w:space="0" w:color="auto"/>
            <w:left w:val="none" w:sz="0" w:space="0" w:color="auto"/>
            <w:bottom w:val="none" w:sz="0" w:space="0" w:color="auto"/>
            <w:right w:val="none" w:sz="0" w:space="0" w:color="auto"/>
          </w:divBdr>
        </w:div>
        <w:div w:id="550655116">
          <w:marLeft w:val="640"/>
          <w:marRight w:val="0"/>
          <w:marTop w:val="0"/>
          <w:marBottom w:val="0"/>
          <w:divBdr>
            <w:top w:val="none" w:sz="0" w:space="0" w:color="auto"/>
            <w:left w:val="none" w:sz="0" w:space="0" w:color="auto"/>
            <w:bottom w:val="none" w:sz="0" w:space="0" w:color="auto"/>
            <w:right w:val="none" w:sz="0" w:space="0" w:color="auto"/>
          </w:divBdr>
        </w:div>
        <w:div w:id="329407107">
          <w:marLeft w:val="640"/>
          <w:marRight w:val="0"/>
          <w:marTop w:val="0"/>
          <w:marBottom w:val="0"/>
          <w:divBdr>
            <w:top w:val="none" w:sz="0" w:space="0" w:color="auto"/>
            <w:left w:val="none" w:sz="0" w:space="0" w:color="auto"/>
            <w:bottom w:val="none" w:sz="0" w:space="0" w:color="auto"/>
            <w:right w:val="none" w:sz="0" w:space="0" w:color="auto"/>
          </w:divBdr>
        </w:div>
        <w:div w:id="2094350331">
          <w:marLeft w:val="640"/>
          <w:marRight w:val="0"/>
          <w:marTop w:val="0"/>
          <w:marBottom w:val="0"/>
          <w:divBdr>
            <w:top w:val="none" w:sz="0" w:space="0" w:color="auto"/>
            <w:left w:val="none" w:sz="0" w:space="0" w:color="auto"/>
            <w:bottom w:val="none" w:sz="0" w:space="0" w:color="auto"/>
            <w:right w:val="none" w:sz="0" w:space="0" w:color="auto"/>
          </w:divBdr>
        </w:div>
        <w:div w:id="230114791">
          <w:marLeft w:val="640"/>
          <w:marRight w:val="0"/>
          <w:marTop w:val="0"/>
          <w:marBottom w:val="0"/>
          <w:divBdr>
            <w:top w:val="none" w:sz="0" w:space="0" w:color="auto"/>
            <w:left w:val="none" w:sz="0" w:space="0" w:color="auto"/>
            <w:bottom w:val="none" w:sz="0" w:space="0" w:color="auto"/>
            <w:right w:val="none" w:sz="0" w:space="0" w:color="auto"/>
          </w:divBdr>
        </w:div>
        <w:div w:id="1428228739">
          <w:marLeft w:val="640"/>
          <w:marRight w:val="0"/>
          <w:marTop w:val="0"/>
          <w:marBottom w:val="0"/>
          <w:divBdr>
            <w:top w:val="none" w:sz="0" w:space="0" w:color="auto"/>
            <w:left w:val="none" w:sz="0" w:space="0" w:color="auto"/>
            <w:bottom w:val="none" w:sz="0" w:space="0" w:color="auto"/>
            <w:right w:val="none" w:sz="0" w:space="0" w:color="auto"/>
          </w:divBdr>
        </w:div>
        <w:div w:id="1049303079">
          <w:marLeft w:val="640"/>
          <w:marRight w:val="0"/>
          <w:marTop w:val="0"/>
          <w:marBottom w:val="0"/>
          <w:divBdr>
            <w:top w:val="none" w:sz="0" w:space="0" w:color="auto"/>
            <w:left w:val="none" w:sz="0" w:space="0" w:color="auto"/>
            <w:bottom w:val="none" w:sz="0" w:space="0" w:color="auto"/>
            <w:right w:val="none" w:sz="0" w:space="0" w:color="auto"/>
          </w:divBdr>
        </w:div>
        <w:div w:id="280692610">
          <w:marLeft w:val="640"/>
          <w:marRight w:val="0"/>
          <w:marTop w:val="0"/>
          <w:marBottom w:val="0"/>
          <w:divBdr>
            <w:top w:val="none" w:sz="0" w:space="0" w:color="auto"/>
            <w:left w:val="none" w:sz="0" w:space="0" w:color="auto"/>
            <w:bottom w:val="none" w:sz="0" w:space="0" w:color="auto"/>
            <w:right w:val="none" w:sz="0" w:space="0" w:color="auto"/>
          </w:divBdr>
        </w:div>
        <w:div w:id="2109690697">
          <w:marLeft w:val="640"/>
          <w:marRight w:val="0"/>
          <w:marTop w:val="0"/>
          <w:marBottom w:val="0"/>
          <w:divBdr>
            <w:top w:val="none" w:sz="0" w:space="0" w:color="auto"/>
            <w:left w:val="none" w:sz="0" w:space="0" w:color="auto"/>
            <w:bottom w:val="none" w:sz="0" w:space="0" w:color="auto"/>
            <w:right w:val="none" w:sz="0" w:space="0" w:color="auto"/>
          </w:divBdr>
        </w:div>
        <w:div w:id="1082337414">
          <w:marLeft w:val="640"/>
          <w:marRight w:val="0"/>
          <w:marTop w:val="0"/>
          <w:marBottom w:val="0"/>
          <w:divBdr>
            <w:top w:val="none" w:sz="0" w:space="0" w:color="auto"/>
            <w:left w:val="none" w:sz="0" w:space="0" w:color="auto"/>
            <w:bottom w:val="none" w:sz="0" w:space="0" w:color="auto"/>
            <w:right w:val="none" w:sz="0" w:space="0" w:color="auto"/>
          </w:divBdr>
        </w:div>
        <w:div w:id="652610879">
          <w:marLeft w:val="640"/>
          <w:marRight w:val="0"/>
          <w:marTop w:val="0"/>
          <w:marBottom w:val="0"/>
          <w:divBdr>
            <w:top w:val="none" w:sz="0" w:space="0" w:color="auto"/>
            <w:left w:val="none" w:sz="0" w:space="0" w:color="auto"/>
            <w:bottom w:val="none" w:sz="0" w:space="0" w:color="auto"/>
            <w:right w:val="none" w:sz="0" w:space="0" w:color="auto"/>
          </w:divBdr>
        </w:div>
        <w:div w:id="943074471">
          <w:marLeft w:val="640"/>
          <w:marRight w:val="0"/>
          <w:marTop w:val="0"/>
          <w:marBottom w:val="0"/>
          <w:divBdr>
            <w:top w:val="none" w:sz="0" w:space="0" w:color="auto"/>
            <w:left w:val="none" w:sz="0" w:space="0" w:color="auto"/>
            <w:bottom w:val="none" w:sz="0" w:space="0" w:color="auto"/>
            <w:right w:val="none" w:sz="0" w:space="0" w:color="auto"/>
          </w:divBdr>
        </w:div>
        <w:div w:id="419181814">
          <w:marLeft w:val="640"/>
          <w:marRight w:val="0"/>
          <w:marTop w:val="0"/>
          <w:marBottom w:val="0"/>
          <w:divBdr>
            <w:top w:val="none" w:sz="0" w:space="0" w:color="auto"/>
            <w:left w:val="none" w:sz="0" w:space="0" w:color="auto"/>
            <w:bottom w:val="none" w:sz="0" w:space="0" w:color="auto"/>
            <w:right w:val="none" w:sz="0" w:space="0" w:color="auto"/>
          </w:divBdr>
        </w:div>
        <w:div w:id="1809861115">
          <w:marLeft w:val="640"/>
          <w:marRight w:val="0"/>
          <w:marTop w:val="0"/>
          <w:marBottom w:val="0"/>
          <w:divBdr>
            <w:top w:val="none" w:sz="0" w:space="0" w:color="auto"/>
            <w:left w:val="none" w:sz="0" w:space="0" w:color="auto"/>
            <w:bottom w:val="none" w:sz="0" w:space="0" w:color="auto"/>
            <w:right w:val="none" w:sz="0" w:space="0" w:color="auto"/>
          </w:divBdr>
        </w:div>
        <w:div w:id="1049842235">
          <w:marLeft w:val="640"/>
          <w:marRight w:val="0"/>
          <w:marTop w:val="0"/>
          <w:marBottom w:val="0"/>
          <w:divBdr>
            <w:top w:val="none" w:sz="0" w:space="0" w:color="auto"/>
            <w:left w:val="none" w:sz="0" w:space="0" w:color="auto"/>
            <w:bottom w:val="none" w:sz="0" w:space="0" w:color="auto"/>
            <w:right w:val="none" w:sz="0" w:space="0" w:color="auto"/>
          </w:divBdr>
        </w:div>
        <w:div w:id="1154295780">
          <w:marLeft w:val="640"/>
          <w:marRight w:val="0"/>
          <w:marTop w:val="0"/>
          <w:marBottom w:val="0"/>
          <w:divBdr>
            <w:top w:val="none" w:sz="0" w:space="0" w:color="auto"/>
            <w:left w:val="none" w:sz="0" w:space="0" w:color="auto"/>
            <w:bottom w:val="none" w:sz="0" w:space="0" w:color="auto"/>
            <w:right w:val="none" w:sz="0" w:space="0" w:color="auto"/>
          </w:divBdr>
        </w:div>
        <w:div w:id="1740979584">
          <w:marLeft w:val="640"/>
          <w:marRight w:val="0"/>
          <w:marTop w:val="0"/>
          <w:marBottom w:val="0"/>
          <w:divBdr>
            <w:top w:val="none" w:sz="0" w:space="0" w:color="auto"/>
            <w:left w:val="none" w:sz="0" w:space="0" w:color="auto"/>
            <w:bottom w:val="none" w:sz="0" w:space="0" w:color="auto"/>
            <w:right w:val="none" w:sz="0" w:space="0" w:color="auto"/>
          </w:divBdr>
        </w:div>
        <w:div w:id="25106280">
          <w:marLeft w:val="640"/>
          <w:marRight w:val="0"/>
          <w:marTop w:val="0"/>
          <w:marBottom w:val="0"/>
          <w:divBdr>
            <w:top w:val="none" w:sz="0" w:space="0" w:color="auto"/>
            <w:left w:val="none" w:sz="0" w:space="0" w:color="auto"/>
            <w:bottom w:val="none" w:sz="0" w:space="0" w:color="auto"/>
            <w:right w:val="none" w:sz="0" w:space="0" w:color="auto"/>
          </w:divBdr>
        </w:div>
        <w:div w:id="2127265040">
          <w:marLeft w:val="640"/>
          <w:marRight w:val="0"/>
          <w:marTop w:val="0"/>
          <w:marBottom w:val="0"/>
          <w:divBdr>
            <w:top w:val="none" w:sz="0" w:space="0" w:color="auto"/>
            <w:left w:val="none" w:sz="0" w:space="0" w:color="auto"/>
            <w:bottom w:val="none" w:sz="0" w:space="0" w:color="auto"/>
            <w:right w:val="none" w:sz="0" w:space="0" w:color="auto"/>
          </w:divBdr>
        </w:div>
        <w:div w:id="2006854425">
          <w:marLeft w:val="640"/>
          <w:marRight w:val="0"/>
          <w:marTop w:val="0"/>
          <w:marBottom w:val="0"/>
          <w:divBdr>
            <w:top w:val="none" w:sz="0" w:space="0" w:color="auto"/>
            <w:left w:val="none" w:sz="0" w:space="0" w:color="auto"/>
            <w:bottom w:val="none" w:sz="0" w:space="0" w:color="auto"/>
            <w:right w:val="none" w:sz="0" w:space="0" w:color="auto"/>
          </w:divBdr>
        </w:div>
        <w:div w:id="1613856333">
          <w:marLeft w:val="640"/>
          <w:marRight w:val="0"/>
          <w:marTop w:val="0"/>
          <w:marBottom w:val="0"/>
          <w:divBdr>
            <w:top w:val="none" w:sz="0" w:space="0" w:color="auto"/>
            <w:left w:val="none" w:sz="0" w:space="0" w:color="auto"/>
            <w:bottom w:val="none" w:sz="0" w:space="0" w:color="auto"/>
            <w:right w:val="none" w:sz="0" w:space="0" w:color="auto"/>
          </w:divBdr>
        </w:div>
        <w:div w:id="219631215">
          <w:marLeft w:val="640"/>
          <w:marRight w:val="0"/>
          <w:marTop w:val="0"/>
          <w:marBottom w:val="0"/>
          <w:divBdr>
            <w:top w:val="none" w:sz="0" w:space="0" w:color="auto"/>
            <w:left w:val="none" w:sz="0" w:space="0" w:color="auto"/>
            <w:bottom w:val="none" w:sz="0" w:space="0" w:color="auto"/>
            <w:right w:val="none" w:sz="0" w:space="0" w:color="auto"/>
          </w:divBdr>
        </w:div>
        <w:div w:id="548229597">
          <w:marLeft w:val="640"/>
          <w:marRight w:val="0"/>
          <w:marTop w:val="0"/>
          <w:marBottom w:val="0"/>
          <w:divBdr>
            <w:top w:val="none" w:sz="0" w:space="0" w:color="auto"/>
            <w:left w:val="none" w:sz="0" w:space="0" w:color="auto"/>
            <w:bottom w:val="none" w:sz="0" w:space="0" w:color="auto"/>
            <w:right w:val="none" w:sz="0" w:space="0" w:color="auto"/>
          </w:divBdr>
        </w:div>
        <w:div w:id="859271162">
          <w:marLeft w:val="640"/>
          <w:marRight w:val="0"/>
          <w:marTop w:val="0"/>
          <w:marBottom w:val="0"/>
          <w:divBdr>
            <w:top w:val="none" w:sz="0" w:space="0" w:color="auto"/>
            <w:left w:val="none" w:sz="0" w:space="0" w:color="auto"/>
            <w:bottom w:val="none" w:sz="0" w:space="0" w:color="auto"/>
            <w:right w:val="none" w:sz="0" w:space="0" w:color="auto"/>
          </w:divBdr>
        </w:div>
        <w:div w:id="2119521720">
          <w:marLeft w:val="640"/>
          <w:marRight w:val="0"/>
          <w:marTop w:val="0"/>
          <w:marBottom w:val="0"/>
          <w:divBdr>
            <w:top w:val="none" w:sz="0" w:space="0" w:color="auto"/>
            <w:left w:val="none" w:sz="0" w:space="0" w:color="auto"/>
            <w:bottom w:val="none" w:sz="0" w:space="0" w:color="auto"/>
            <w:right w:val="none" w:sz="0" w:space="0" w:color="auto"/>
          </w:divBdr>
        </w:div>
        <w:div w:id="372774175">
          <w:marLeft w:val="640"/>
          <w:marRight w:val="0"/>
          <w:marTop w:val="0"/>
          <w:marBottom w:val="0"/>
          <w:divBdr>
            <w:top w:val="none" w:sz="0" w:space="0" w:color="auto"/>
            <w:left w:val="none" w:sz="0" w:space="0" w:color="auto"/>
            <w:bottom w:val="none" w:sz="0" w:space="0" w:color="auto"/>
            <w:right w:val="none" w:sz="0" w:space="0" w:color="auto"/>
          </w:divBdr>
        </w:div>
        <w:div w:id="1506555676">
          <w:marLeft w:val="640"/>
          <w:marRight w:val="0"/>
          <w:marTop w:val="0"/>
          <w:marBottom w:val="0"/>
          <w:divBdr>
            <w:top w:val="none" w:sz="0" w:space="0" w:color="auto"/>
            <w:left w:val="none" w:sz="0" w:space="0" w:color="auto"/>
            <w:bottom w:val="none" w:sz="0" w:space="0" w:color="auto"/>
            <w:right w:val="none" w:sz="0" w:space="0" w:color="auto"/>
          </w:divBdr>
        </w:div>
        <w:div w:id="1401903777">
          <w:marLeft w:val="640"/>
          <w:marRight w:val="0"/>
          <w:marTop w:val="0"/>
          <w:marBottom w:val="0"/>
          <w:divBdr>
            <w:top w:val="none" w:sz="0" w:space="0" w:color="auto"/>
            <w:left w:val="none" w:sz="0" w:space="0" w:color="auto"/>
            <w:bottom w:val="none" w:sz="0" w:space="0" w:color="auto"/>
            <w:right w:val="none" w:sz="0" w:space="0" w:color="auto"/>
          </w:divBdr>
        </w:div>
        <w:div w:id="1745377054">
          <w:marLeft w:val="640"/>
          <w:marRight w:val="0"/>
          <w:marTop w:val="0"/>
          <w:marBottom w:val="0"/>
          <w:divBdr>
            <w:top w:val="none" w:sz="0" w:space="0" w:color="auto"/>
            <w:left w:val="none" w:sz="0" w:space="0" w:color="auto"/>
            <w:bottom w:val="none" w:sz="0" w:space="0" w:color="auto"/>
            <w:right w:val="none" w:sz="0" w:space="0" w:color="auto"/>
          </w:divBdr>
        </w:div>
        <w:div w:id="942802158">
          <w:marLeft w:val="640"/>
          <w:marRight w:val="0"/>
          <w:marTop w:val="0"/>
          <w:marBottom w:val="0"/>
          <w:divBdr>
            <w:top w:val="none" w:sz="0" w:space="0" w:color="auto"/>
            <w:left w:val="none" w:sz="0" w:space="0" w:color="auto"/>
            <w:bottom w:val="none" w:sz="0" w:space="0" w:color="auto"/>
            <w:right w:val="none" w:sz="0" w:space="0" w:color="auto"/>
          </w:divBdr>
        </w:div>
        <w:div w:id="915820831">
          <w:marLeft w:val="640"/>
          <w:marRight w:val="0"/>
          <w:marTop w:val="0"/>
          <w:marBottom w:val="0"/>
          <w:divBdr>
            <w:top w:val="none" w:sz="0" w:space="0" w:color="auto"/>
            <w:left w:val="none" w:sz="0" w:space="0" w:color="auto"/>
            <w:bottom w:val="none" w:sz="0" w:space="0" w:color="auto"/>
            <w:right w:val="none" w:sz="0" w:space="0" w:color="auto"/>
          </w:divBdr>
        </w:div>
        <w:div w:id="954943076">
          <w:marLeft w:val="640"/>
          <w:marRight w:val="0"/>
          <w:marTop w:val="0"/>
          <w:marBottom w:val="0"/>
          <w:divBdr>
            <w:top w:val="none" w:sz="0" w:space="0" w:color="auto"/>
            <w:left w:val="none" w:sz="0" w:space="0" w:color="auto"/>
            <w:bottom w:val="none" w:sz="0" w:space="0" w:color="auto"/>
            <w:right w:val="none" w:sz="0" w:space="0" w:color="auto"/>
          </w:divBdr>
        </w:div>
        <w:div w:id="362094298">
          <w:marLeft w:val="640"/>
          <w:marRight w:val="0"/>
          <w:marTop w:val="0"/>
          <w:marBottom w:val="0"/>
          <w:divBdr>
            <w:top w:val="none" w:sz="0" w:space="0" w:color="auto"/>
            <w:left w:val="none" w:sz="0" w:space="0" w:color="auto"/>
            <w:bottom w:val="none" w:sz="0" w:space="0" w:color="auto"/>
            <w:right w:val="none" w:sz="0" w:space="0" w:color="auto"/>
          </w:divBdr>
        </w:div>
        <w:div w:id="275255361">
          <w:marLeft w:val="640"/>
          <w:marRight w:val="0"/>
          <w:marTop w:val="0"/>
          <w:marBottom w:val="0"/>
          <w:divBdr>
            <w:top w:val="none" w:sz="0" w:space="0" w:color="auto"/>
            <w:left w:val="none" w:sz="0" w:space="0" w:color="auto"/>
            <w:bottom w:val="none" w:sz="0" w:space="0" w:color="auto"/>
            <w:right w:val="none" w:sz="0" w:space="0" w:color="auto"/>
          </w:divBdr>
        </w:div>
        <w:div w:id="416899154">
          <w:marLeft w:val="640"/>
          <w:marRight w:val="0"/>
          <w:marTop w:val="0"/>
          <w:marBottom w:val="0"/>
          <w:divBdr>
            <w:top w:val="none" w:sz="0" w:space="0" w:color="auto"/>
            <w:left w:val="none" w:sz="0" w:space="0" w:color="auto"/>
            <w:bottom w:val="none" w:sz="0" w:space="0" w:color="auto"/>
            <w:right w:val="none" w:sz="0" w:space="0" w:color="auto"/>
          </w:divBdr>
        </w:div>
        <w:div w:id="1179544110">
          <w:marLeft w:val="640"/>
          <w:marRight w:val="0"/>
          <w:marTop w:val="0"/>
          <w:marBottom w:val="0"/>
          <w:divBdr>
            <w:top w:val="none" w:sz="0" w:space="0" w:color="auto"/>
            <w:left w:val="none" w:sz="0" w:space="0" w:color="auto"/>
            <w:bottom w:val="none" w:sz="0" w:space="0" w:color="auto"/>
            <w:right w:val="none" w:sz="0" w:space="0" w:color="auto"/>
          </w:divBdr>
        </w:div>
        <w:div w:id="138574763">
          <w:marLeft w:val="640"/>
          <w:marRight w:val="0"/>
          <w:marTop w:val="0"/>
          <w:marBottom w:val="0"/>
          <w:divBdr>
            <w:top w:val="none" w:sz="0" w:space="0" w:color="auto"/>
            <w:left w:val="none" w:sz="0" w:space="0" w:color="auto"/>
            <w:bottom w:val="none" w:sz="0" w:space="0" w:color="auto"/>
            <w:right w:val="none" w:sz="0" w:space="0" w:color="auto"/>
          </w:divBdr>
        </w:div>
        <w:div w:id="1848135385">
          <w:marLeft w:val="640"/>
          <w:marRight w:val="0"/>
          <w:marTop w:val="0"/>
          <w:marBottom w:val="0"/>
          <w:divBdr>
            <w:top w:val="none" w:sz="0" w:space="0" w:color="auto"/>
            <w:left w:val="none" w:sz="0" w:space="0" w:color="auto"/>
            <w:bottom w:val="none" w:sz="0" w:space="0" w:color="auto"/>
            <w:right w:val="none" w:sz="0" w:space="0" w:color="auto"/>
          </w:divBdr>
        </w:div>
        <w:div w:id="1817801541">
          <w:marLeft w:val="640"/>
          <w:marRight w:val="0"/>
          <w:marTop w:val="0"/>
          <w:marBottom w:val="0"/>
          <w:divBdr>
            <w:top w:val="none" w:sz="0" w:space="0" w:color="auto"/>
            <w:left w:val="none" w:sz="0" w:space="0" w:color="auto"/>
            <w:bottom w:val="none" w:sz="0" w:space="0" w:color="auto"/>
            <w:right w:val="none" w:sz="0" w:space="0" w:color="auto"/>
          </w:divBdr>
        </w:div>
        <w:div w:id="1037506736">
          <w:marLeft w:val="640"/>
          <w:marRight w:val="0"/>
          <w:marTop w:val="0"/>
          <w:marBottom w:val="0"/>
          <w:divBdr>
            <w:top w:val="none" w:sz="0" w:space="0" w:color="auto"/>
            <w:left w:val="none" w:sz="0" w:space="0" w:color="auto"/>
            <w:bottom w:val="none" w:sz="0" w:space="0" w:color="auto"/>
            <w:right w:val="none" w:sz="0" w:space="0" w:color="auto"/>
          </w:divBdr>
        </w:div>
        <w:div w:id="598760803">
          <w:marLeft w:val="640"/>
          <w:marRight w:val="0"/>
          <w:marTop w:val="0"/>
          <w:marBottom w:val="0"/>
          <w:divBdr>
            <w:top w:val="none" w:sz="0" w:space="0" w:color="auto"/>
            <w:left w:val="none" w:sz="0" w:space="0" w:color="auto"/>
            <w:bottom w:val="none" w:sz="0" w:space="0" w:color="auto"/>
            <w:right w:val="none" w:sz="0" w:space="0" w:color="auto"/>
          </w:divBdr>
        </w:div>
        <w:div w:id="1300842741">
          <w:marLeft w:val="640"/>
          <w:marRight w:val="0"/>
          <w:marTop w:val="0"/>
          <w:marBottom w:val="0"/>
          <w:divBdr>
            <w:top w:val="none" w:sz="0" w:space="0" w:color="auto"/>
            <w:left w:val="none" w:sz="0" w:space="0" w:color="auto"/>
            <w:bottom w:val="none" w:sz="0" w:space="0" w:color="auto"/>
            <w:right w:val="none" w:sz="0" w:space="0" w:color="auto"/>
          </w:divBdr>
        </w:div>
        <w:div w:id="1827936914">
          <w:marLeft w:val="640"/>
          <w:marRight w:val="0"/>
          <w:marTop w:val="0"/>
          <w:marBottom w:val="0"/>
          <w:divBdr>
            <w:top w:val="none" w:sz="0" w:space="0" w:color="auto"/>
            <w:left w:val="none" w:sz="0" w:space="0" w:color="auto"/>
            <w:bottom w:val="none" w:sz="0" w:space="0" w:color="auto"/>
            <w:right w:val="none" w:sz="0" w:space="0" w:color="auto"/>
          </w:divBdr>
        </w:div>
        <w:div w:id="1806464404">
          <w:marLeft w:val="640"/>
          <w:marRight w:val="0"/>
          <w:marTop w:val="0"/>
          <w:marBottom w:val="0"/>
          <w:divBdr>
            <w:top w:val="none" w:sz="0" w:space="0" w:color="auto"/>
            <w:left w:val="none" w:sz="0" w:space="0" w:color="auto"/>
            <w:bottom w:val="none" w:sz="0" w:space="0" w:color="auto"/>
            <w:right w:val="none" w:sz="0" w:space="0" w:color="auto"/>
          </w:divBdr>
        </w:div>
        <w:div w:id="1796605767">
          <w:marLeft w:val="640"/>
          <w:marRight w:val="0"/>
          <w:marTop w:val="0"/>
          <w:marBottom w:val="0"/>
          <w:divBdr>
            <w:top w:val="none" w:sz="0" w:space="0" w:color="auto"/>
            <w:left w:val="none" w:sz="0" w:space="0" w:color="auto"/>
            <w:bottom w:val="none" w:sz="0" w:space="0" w:color="auto"/>
            <w:right w:val="none" w:sz="0" w:space="0" w:color="auto"/>
          </w:divBdr>
        </w:div>
        <w:div w:id="837385130">
          <w:marLeft w:val="640"/>
          <w:marRight w:val="0"/>
          <w:marTop w:val="0"/>
          <w:marBottom w:val="0"/>
          <w:divBdr>
            <w:top w:val="none" w:sz="0" w:space="0" w:color="auto"/>
            <w:left w:val="none" w:sz="0" w:space="0" w:color="auto"/>
            <w:bottom w:val="none" w:sz="0" w:space="0" w:color="auto"/>
            <w:right w:val="none" w:sz="0" w:space="0" w:color="auto"/>
          </w:divBdr>
        </w:div>
        <w:div w:id="1744374562">
          <w:marLeft w:val="640"/>
          <w:marRight w:val="0"/>
          <w:marTop w:val="0"/>
          <w:marBottom w:val="0"/>
          <w:divBdr>
            <w:top w:val="none" w:sz="0" w:space="0" w:color="auto"/>
            <w:left w:val="none" w:sz="0" w:space="0" w:color="auto"/>
            <w:bottom w:val="none" w:sz="0" w:space="0" w:color="auto"/>
            <w:right w:val="none" w:sz="0" w:space="0" w:color="auto"/>
          </w:divBdr>
        </w:div>
        <w:div w:id="672415200">
          <w:marLeft w:val="640"/>
          <w:marRight w:val="0"/>
          <w:marTop w:val="0"/>
          <w:marBottom w:val="0"/>
          <w:divBdr>
            <w:top w:val="none" w:sz="0" w:space="0" w:color="auto"/>
            <w:left w:val="none" w:sz="0" w:space="0" w:color="auto"/>
            <w:bottom w:val="none" w:sz="0" w:space="0" w:color="auto"/>
            <w:right w:val="none" w:sz="0" w:space="0" w:color="auto"/>
          </w:divBdr>
        </w:div>
        <w:div w:id="1467628710">
          <w:marLeft w:val="640"/>
          <w:marRight w:val="0"/>
          <w:marTop w:val="0"/>
          <w:marBottom w:val="0"/>
          <w:divBdr>
            <w:top w:val="none" w:sz="0" w:space="0" w:color="auto"/>
            <w:left w:val="none" w:sz="0" w:space="0" w:color="auto"/>
            <w:bottom w:val="none" w:sz="0" w:space="0" w:color="auto"/>
            <w:right w:val="none" w:sz="0" w:space="0" w:color="auto"/>
          </w:divBdr>
        </w:div>
        <w:div w:id="1382709828">
          <w:marLeft w:val="640"/>
          <w:marRight w:val="0"/>
          <w:marTop w:val="0"/>
          <w:marBottom w:val="0"/>
          <w:divBdr>
            <w:top w:val="none" w:sz="0" w:space="0" w:color="auto"/>
            <w:left w:val="none" w:sz="0" w:space="0" w:color="auto"/>
            <w:bottom w:val="none" w:sz="0" w:space="0" w:color="auto"/>
            <w:right w:val="none" w:sz="0" w:space="0" w:color="auto"/>
          </w:divBdr>
        </w:div>
        <w:div w:id="765425639">
          <w:marLeft w:val="640"/>
          <w:marRight w:val="0"/>
          <w:marTop w:val="0"/>
          <w:marBottom w:val="0"/>
          <w:divBdr>
            <w:top w:val="none" w:sz="0" w:space="0" w:color="auto"/>
            <w:left w:val="none" w:sz="0" w:space="0" w:color="auto"/>
            <w:bottom w:val="none" w:sz="0" w:space="0" w:color="auto"/>
            <w:right w:val="none" w:sz="0" w:space="0" w:color="auto"/>
          </w:divBdr>
        </w:div>
        <w:div w:id="172576600">
          <w:marLeft w:val="640"/>
          <w:marRight w:val="0"/>
          <w:marTop w:val="0"/>
          <w:marBottom w:val="0"/>
          <w:divBdr>
            <w:top w:val="none" w:sz="0" w:space="0" w:color="auto"/>
            <w:left w:val="none" w:sz="0" w:space="0" w:color="auto"/>
            <w:bottom w:val="none" w:sz="0" w:space="0" w:color="auto"/>
            <w:right w:val="none" w:sz="0" w:space="0" w:color="auto"/>
          </w:divBdr>
        </w:div>
        <w:div w:id="36056096">
          <w:marLeft w:val="640"/>
          <w:marRight w:val="0"/>
          <w:marTop w:val="0"/>
          <w:marBottom w:val="0"/>
          <w:divBdr>
            <w:top w:val="none" w:sz="0" w:space="0" w:color="auto"/>
            <w:left w:val="none" w:sz="0" w:space="0" w:color="auto"/>
            <w:bottom w:val="none" w:sz="0" w:space="0" w:color="auto"/>
            <w:right w:val="none" w:sz="0" w:space="0" w:color="auto"/>
          </w:divBdr>
        </w:div>
        <w:div w:id="1452161788">
          <w:marLeft w:val="640"/>
          <w:marRight w:val="0"/>
          <w:marTop w:val="0"/>
          <w:marBottom w:val="0"/>
          <w:divBdr>
            <w:top w:val="none" w:sz="0" w:space="0" w:color="auto"/>
            <w:left w:val="none" w:sz="0" w:space="0" w:color="auto"/>
            <w:bottom w:val="none" w:sz="0" w:space="0" w:color="auto"/>
            <w:right w:val="none" w:sz="0" w:space="0" w:color="auto"/>
          </w:divBdr>
        </w:div>
        <w:div w:id="1989281143">
          <w:marLeft w:val="640"/>
          <w:marRight w:val="0"/>
          <w:marTop w:val="0"/>
          <w:marBottom w:val="0"/>
          <w:divBdr>
            <w:top w:val="none" w:sz="0" w:space="0" w:color="auto"/>
            <w:left w:val="none" w:sz="0" w:space="0" w:color="auto"/>
            <w:bottom w:val="none" w:sz="0" w:space="0" w:color="auto"/>
            <w:right w:val="none" w:sz="0" w:space="0" w:color="auto"/>
          </w:divBdr>
        </w:div>
        <w:div w:id="686325656">
          <w:marLeft w:val="640"/>
          <w:marRight w:val="0"/>
          <w:marTop w:val="0"/>
          <w:marBottom w:val="0"/>
          <w:divBdr>
            <w:top w:val="none" w:sz="0" w:space="0" w:color="auto"/>
            <w:left w:val="none" w:sz="0" w:space="0" w:color="auto"/>
            <w:bottom w:val="none" w:sz="0" w:space="0" w:color="auto"/>
            <w:right w:val="none" w:sz="0" w:space="0" w:color="auto"/>
          </w:divBdr>
        </w:div>
        <w:div w:id="237785077">
          <w:marLeft w:val="640"/>
          <w:marRight w:val="0"/>
          <w:marTop w:val="0"/>
          <w:marBottom w:val="0"/>
          <w:divBdr>
            <w:top w:val="none" w:sz="0" w:space="0" w:color="auto"/>
            <w:left w:val="none" w:sz="0" w:space="0" w:color="auto"/>
            <w:bottom w:val="none" w:sz="0" w:space="0" w:color="auto"/>
            <w:right w:val="none" w:sz="0" w:space="0" w:color="auto"/>
          </w:divBdr>
        </w:div>
        <w:div w:id="90206429">
          <w:marLeft w:val="640"/>
          <w:marRight w:val="0"/>
          <w:marTop w:val="0"/>
          <w:marBottom w:val="0"/>
          <w:divBdr>
            <w:top w:val="none" w:sz="0" w:space="0" w:color="auto"/>
            <w:left w:val="none" w:sz="0" w:space="0" w:color="auto"/>
            <w:bottom w:val="none" w:sz="0" w:space="0" w:color="auto"/>
            <w:right w:val="none" w:sz="0" w:space="0" w:color="auto"/>
          </w:divBdr>
        </w:div>
        <w:div w:id="1721712994">
          <w:marLeft w:val="640"/>
          <w:marRight w:val="0"/>
          <w:marTop w:val="0"/>
          <w:marBottom w:val="0"/>
          <w:divBdr>
            <w:top w:val="none" w:sz="0" w:space="0" w:color="auto"/>
            <w:left w:val="none" w:sz="0" w:space="0" w:color="auto"/>
            <w:bottom w:val="none" w:sz="0" w:space="0" w:color="auto"/>
            <w:right w:val="none" w:sz="0" w:space="0" w:color="auto"/>
          </w:divBdr>
        </w:div>
        <w:div w:id="1880624742">
          <w:marLeft w:val="640"/>
          <w:marRight w:val="0"/>
          <w:marTop w:val="0"/>
          <w:marBottom w:val="0"/>
          <w:divBdr>
            <w:top w:val="none" w:sz="0" w:space="0" w:color="auto"/>
            <w:left w:val="none" w:sz="0" w:space="0" w:color="auto"/>
            <w:bottom w:val="none" w:sz="0" w:space="0" w:color="auto"/>
            <w:right w:val="none" w:sz="0" w:space="0" w:color="auto"/>
          </w:divBdr>
        </w:div>
        <w:div w:id="1690795073">
          <w:marLeft w:val="640"/>
          <w:marRight w:val="0"/>
          <w:marTop w:val="0"/>
          <w:marBottom w:val="0"/>
          <w:divBdr>
            <w:top w:val="none" w:sz="0" w:space="0" w:color="auto"/>
            <w:left w:val="none" w:sz="0" w:space="0" w:color="auto"/>
            <w:bottom w:val="none" w:sz="0" w:space="0" w:color="auto"/>
            <w:right w:val="none" w:sz="0" w:space="0" w:color="auto"/>
          </w:divBdr>
        </w:div>
        <w:div w:id="1783305166">
          <w:marLeft w:val="640"/>
          <w:marRight w:val="0"/>
          <w:marTop w:val="0"/>
          <w:marBottom w:val="0"/>
          <w:divBdr>
            <w:top w:val="none" w:sz="0" w:space="0" w:color="auto"/>
            <w:left w:val="none" w:sz="0" w:space="0" w:color="auto"/>
            <w:bottom w:val="none" w:sz="0" w:space="0" w:color="auto"/>
            <w:right w:val="none" w:sz="0" w:space="0" w:color="auto"/>
          </w:divBdr>
        </w:div>
        <w:div w:id="1539586259">
          <w:marLeft w:val="640"/>
          <w:marRight w:val="0"/>
          <w:marTop w:val="0"/>
          <w:marBottom w:val="0"/>
          <w:divBdr>
            <w:top w:val="none" w:sz="0" w:space="0" w:color="auto"/>
            <w:left w:val="none" w:sz="0" w:space="0" w:color="auto"/>
            <w:bottom w:val="none" w:sz="0" w:space="0" w:color="auto"/>
            <w:right w:val="none" w:sz="0" w:space="0" w:color="auto"/>
          </w:divBdr>
        </w:div>
        <w:div w:id="539903917">
          <w:marLeft w:val="640"/>
          <w:marRight w:val="0"/>
          <w:marTop w:val="0"/>
          <w:marBottom w:val="0"/>
          <w:divBdr>
            <w:top w:val="none" w:sz="0" w:space="0" w:color="auto"/>
            <w:left w:val="none" w:sz="0" w:space="0" w:color="auto"/>
            <w:bottom w:val="none" w:sz="0" w:space="0" w:color="auto"/>
            <w:right w:val="none" w:sz="0" w:space="0" w:color="auto"/>
          </w:divBdr>
        </w:div>
        <w:div w:id="1489516282">
          <w:marLeft w:val="640"/>
          <w:marRight w:val="0"/>
          <w:marTop w:val="0"/>
          <w:marBottom w:val="0"/>
          <w:divBdr>
            <w:top w:val="none" w:sz="0" w:space="0" w:color="auto"/>
            <w:left w:val="none" w:sz="0" w:space="0" w:color="auto"/>
            <w:bottom w:val="none" w:sz="0" w:space="0" w:color="auto"/>
            <w:right w:val="none" w:sz="0" w:space="0" w:color="auto"/>
          </w:divBdr>
        </w:div>
        <w:div w:id="765923896">
          <w:marLeft w:val="640"/>
          <w:marRight w:val="0"/>
          <w:marTop w:val="0"/>
          <w:marBottom w:val="0"/>
          <w:divBdr>
            <w:top w:val="none" w:sz="0" w:space="0" w:color="auto"/>
            <w:left w:val="none" w:sz="0" w:space="0" w:color="auto"/>
            <w:bottom w:val="none" w:sz="0" w:space="0" w:color="auto"/>
            <w:right w:val="none" w:sz="0" w:space="0" w:color="auto"/>
          </w:divBdr>
        </w:div>
        <w:div w:id="1851917160">
          <w:marLeft w:val="640"/>
          <w:marRight w:val="0"/>
          <w:marTop w:val="0"/>
          <w:marBottom w:val="0"/>
          <w:divBdr>
            <w:top w:val="none" w:sz="0" w:space="0" w:color="auto"/>
            <w:left w:val="none" w:sz="0" w:space="0" w:color="auto"/>
            <w:bottom w:val="none" w:sz="0" w:space="0" w:color="auto"/>
            <w:right w:val="none" w:sz="0" w:space="0" w:color="auto"/>
          </w:divBdr>
        </w:div>
        <w:div w:id="1200051355">
          <w:marLeft w:val="640"/>
          <w:marRight w:val="0"/>
          <w:marTop w:val="0"/>
          <w:marBottom w:val="0"/>
          <w:divBdr>
            <w:top w:val="none" w:sz="0" w:space="0" w:color="auto"/>
            <w:left w:val="none" w:sz="0" w:space="0" w:color="auto"/>
            <w:bottom w:val="none" w:sz="0" w:space="0" w:color="auto"/>
            <w:right w:val="none" w:sz="0" w:space="0" w:color="auto"/>
          </w:divBdr>
        </w:div>
        <w:div w:id="1288700749">
          <w:marLeft w:val="640"/>
          <w:marRight w:val="0"/>
          <w:marTop w:val="0"/>
          <w:marBottom w:val="0"/>
          <w:divBdr>
            <w:top w:val="none" w:sz="0" w:space="0" w:color="auto"/>
            <w:left w:val="none" w:sz="0" w:space="0" w:color="auto"/>
            <w:bottom w:val="none" w:sz="0" w:space="0" w:color="auto"/>
            <w:right w:val="none" w:sz="0" w:space="0" w:color="auto"/>
          </w:divBdr>
        </w:div>
        <w:div w:id="710492900">
          <w:marLeft w:val="640"/>
          <w:marRight w:val="0"/>
          <w:marTop w:val="0"/>
          <w:marBottom w:val="0"/>
          <w:divBdr>
            <w:top w:val="none" w:sz="0" w:space="0" w:color="auto"/>
            <w:left w:val="none" w:sz="0" w:space="0" w:color="auto"/>
            <w:bottom w:val="none" w:sz="0" w:space="0" w:color="auto"/>
            <w:right w:val="none" w:sz="0" w:space="0" w:color="auto"/>
          </w:divBdr>
        </w:div>
        <w:div w:id="1260868494">
          <w:marLeft w:val="640"/>
          <w:marRight w:val="0"/>
          <w:marTop w:val="0"/>
          <w:marBottom w:val="0"/>
          <w:divBdr>
            <w:top w:val="none" w:sz="0" w:space="0" w:color="auto"/>
            <w:left w:val="none" w:sz="0" w:space="0" w:color="auto"/>
            <w:bottom w:val="none" w:sz="0" w:space="0" w:color="auto"/>
            <w:right w:val="none" w:sz="0" w:space="0" w:color="auto"/>
          </w:divBdr>
        </w:div>
        <w:div w:id="493420545">
          <w:marLeft w:val="640"/>
          <w:marRight w:val="0"/>
          <w:marTop w:val="0"/>
          <w:marBottom w:val="0"/>
          <w:divBdr>
            <w:top w:val="none" w:sz="0" w:space="0" w:color="auto"/>
            <w:left w:val="none" w:sz="0" w:space="0" w:color="auto"/>
            <w:bottom w:val="none" w:sz="0" w:space="0" w:color="auto"/>
            <w:right w:val="none" w:sz="0" w:space="0" w:color="auto"/>
          </w:divBdr>
        </w:div>
        <w:div w:id="819735633">
          <w:marLeft w:val="640"/>
          <w:marRight w:val="0"/>
          <w:marTop w:val="0"/>
          <w:marBottom w:val="0"/>
          <w:divBdr>
            <w:top w:val="none" w:sz="0" w:space="0" w:color="auto"/>
            <w:left w:val="none" w:sz="0" w:space="0" w:color="auto"/>
            <w:bottom w:val="none" w:sz="0" w:space="0" w:color="auto"/>
            <w:right w:val="none" w:sz="0" w:space="0" w:color="auto"/>
          </w:divBdr>
        </w:div>
        <w:div w:id="753237760">
          <w:marLeft w:val="640"/>
          <w:marRight w:val="0"/>
          <w:marTop w:val="0"/>
          <w:marBottom w:val="0"/>
          <w:divBdr>
            <w:top w:val="none" w:sz="0" w:space="0" w:color="auto"/>
            <w:left w:val="none" w:sz="0" w:space="0" w:color="auto"/>
            <w:bottom w:val="none" w:sz="0" w:space="0" w:color="auto"/>
            <w:right w:val="none" w:sz="0" w:space="0" w:color="auto"/>
          </w:divBdr>
        </w:div>
        <w:div w:id="1523402139">
          <w:marLeft w:val="640"/>
          <w:marRight w:val="0"/>
          <w:marTop w:val="0"/>
          <w:marBottom w:val="0"/>
          <w:divBdr>
            <w:top w:val="none" w:sz="0" w:space="0" w:color="auto"/>
            <w:left w:val="none" w:sz="0" w:space="0" w:color="auto"/>
            <w:bottom w:val="none" w:sz="0" w:space="0" w:color="auto"/>
            <w:right w:val="none" w:sz="0" w:space="0" w:color="auto"/>
          </w:divBdr>
        </w:div>
        <w:div w:id="1736466193">
          <w:marLeft w:val="640"/>
          <w:marRight w:val="0"/>
          <w:marTop w:val="0"/>
          <w:marBottom w:val="0"/>
          <w:divBdr>
            <w:top w:val="none" w:sz="0" w:space="0" w:color="auto"/>
            <w:left w:val="none" w:sz="0" w:space="0" w:color="auto"/>
            <w:bottom w:val="none" w:sz="0" w:space="0" w:color="auto"/>
            <w:right w:val="none" w:sz="0" w:space="0" w:color="auto"/>
          </w:divBdr>
        </w:div>
        <w:div w:id="601912158">
          <w:marLeft w:val="640"/>
          <w:marRight w:val="0"/>
          <w:marTop w:val="0"/>
          <w:marBottom w:val="0"/>
          <w:divBdr>
            <w:top w:val="none" w:sz="0" w:space="0" w:color="auto"/>
            <w:left w:val="none" w:sz="0" w:space="0" w:color="auto"/>
            <w:bottom w:val="none" w:sz="0" w:space="0" w:color="auto"/>
            <w:right w:val="none" w:sz="0" w:space="0" w:color="auto"/>
          </w:divBdr>
        </w:div>
        <w:div w:id="22945296">
          <w:marLeft w:val="640"/>
          <w:marRight w:val="0"/>
          <w:marTop w:val="0"/>
          <w:marBottom w:val="0"/>
          <w:divBdr>
            <w:top w:val="none" w:sz="0" w:space="0" w:color="auto"/>
            <w:left w:val="none" w:sz="0" w:space="0" w:color="auto"/>
            <w:bottom w:val="none" w:sz="0" w:space="0" w:color="auto"/>
            <w:right w:val="none" w:sz="0" w:space="0" w:color="auto"/>
          </w:divBdr>
        </w:div>
      </w:divsChild>
    </w:div>
    <w:div w:id="1495486071">
      <w:bodyDiv w:val="1"/>
      <w:marLeft w:val="0"/>
      <w:marRight w:val="0"/>
      <w:marTop w:val="0"/>
      <w:marBottom w:val="0"/>
      <w:divBdr>
        <w:top w:val="none" w:sz="0" w:space="0" w:color="auto"/>
        <w:left w:val="none" w:sz="0" w:space="0" w:color="auto"/>
        <w:bottom w:val="none" w:sz="0" w:space="0" w:color="auto"/>
        <w:right w:val="none" w:sz="0" w:space="0" w:color="auto"/>
      </w:divBdr>
      <w:divsChild>
        <w:div w:id="823356072">
          <w:marLeft w:val="640"/>
          <w:marRight w:val="0"/>
          <w:marTop w:val="0"/>
          <w:marBottom w:val="0"/>
          <w:divBdr>
            <w:top w:val="none" w:sz="0" w:space="0" w:color="auto"/>
            <w:left w:val="none" w:sz="0" w:space="0" w:color="auto"/>
            <w:bottom w:val="none" w:sz="0" w:space="0" w:color="auto"/>
            <w:right w:val="none" w:sz="0" w:space="0" w:color="auto"/>
          </w:divBdr>
        </w:div>
        <w:div w:id="1605117036">
          <w:marLeft w:val="640"/>
          <w:marRight w:val="0"/>
          <w:marTop w:val="0"/>
          <w:marBottom w:val="0"/>
          <w:divBdr>
            <w:top w:val="none" w:sz="0" w:space="0" w:color="auto"/>
            <w:left w:val="none" w:sz="0" w:space="0" w:color="auto"/>
            <w:bottom w:val="none" w:sz="0" w:space="0" w:color="auto"/>
            <w:right w:val="none" w:sz="0" w:space="0" w:color="auto"/>
          </w:divBdr>
        </w:div>
        <w:div w:id="1284117871">
          <w:marLeft w:val="640"/>
          <w:marRight w:val="0"/>
          <w:marTop w:val="0"/>
          <w:marBottom w:val="0"/>
          <w:divBdr>
            <w:top w:val="none" w:sz="0" w:space="0" w:color="auto"/>
            <w:left w:val="none" w:sz="0" w:space="0" w:color="auto"/>
            <w:bottom w:val="none" w:sz="0" w:space="0" w:color="auto"/>
            <w:right w:val="none" w:sz="0" w:space="0" w:color="auto"/>
          </w:divBdr>
        </w:div>
        <w:div w:id="1431312102">
          <w:marLeft w:val="640"/>
          <w:marRight w:val="0"/>
          <w:marTop w:val="0"/>
          <w:marBottom w:val="0"/>
          <w:divBdr>
            <w:top w:val="none" w:sz="0" w:space="0" w:color="auto"/>
            <w:left w:val="none" w:sz="0" w:space="0" w:color="auto"/>
            <w:bottom w:val="none" w:sz="0" w:space="0" w:color="auto"/>
            <w:right w:val="none" w:sz="0" w:space="0" w:color="auto"/>
          </w:divBdr>
        </w:div>
        <w:div w:id="2076513803">
          <w:marLeft w:val="640"/>
          <w:marRight w:val="0"/>
          <w:marTop w:val="0"/>
          <w:marBottom w:val="0"/>
          <w:divBdr>
            <w:top w:val="none" w:sz="0" w:space="0" w:color="auto"/>
            <w:left w:val="none" w:sz="0" w:space="0" w:color="auto"/>
            <w:bottom w:val="none" w:sz="0" w:space="0" w:color="auto"/>
            <w:right w:val="none" w:sz="0" w:space="0" w:color="auto"/>
          </w:divBdr>
        </w:div>
        <w:div w:id="754210307">
          <w:marLeft w:val="640"/>
          <w:marRight w:val="0"/>
          <w:marTop w:val="0"/>
          <w:marBottom w:val="0"/>
          <w:divBdr>
            <w:top w:val="none" w:sz="0" w:space="0" w:color="auto"/>
            <w:left w:val="none" w:sz="0" w:space="0" w:color="auto"/>
            <w:bottom w:val="none" w:sz="0" w:space="0" w:color="auto"/>
            <w:right w:val="none" w:sz="0" w:space="0" w:color="auto"/>
          </w:divBdr>
        </w:div>
        <w:div w:id="1656495986">
          <w:marLeft w:val="640"/>
          <w:marRight w:val="0"/>
          <w:marTop w:val="0"/>
          <w:marBottom w:val="0"/>
          <w:divBdr>
            <w:top w:val="none" w:sz="0" w:space="0" w:color="auto"/>
            <w:left w:val="none" w:sz="0" w:space="0" w:color="auto"/>
            <w:bottom w:val="none" w:sz="0" w:space="0" w:color="auto"/>
            <w:right w:val="none" w:sz="0" w:space="0" w:color="auto"/>
          </w:divBdr>
        </w:div>
        <w:div w:id="1719670719">
          <w:marLeft w:val="640"/>
          <w:marRight w:val="0"/>
          <w:marTop w:val="0"/>
          <w:marBottom w:val="0"/>
          <w:divBdr>
            <w:top w:val="none" w:sz="0" w:space="0" w:color="auto"/>
            <w:left w:val="none" w:sz="0" w:space="0" w:color="auto"/>
            <w:bottom w:val="none" w:sz="0" w:space="0" w:color="auto"/>
            <w:right w:val="none" w:sz="0" w:space="0" w:color="auto"/>
          </w:divBdr>
        </w:div>
        <w:div w:id="393820702">
          <w:marLeft w:val="640"/>
          <w:marRight w:val="0"/>
          <w:marTop w:val="0"/>
          <w:marBottom w:val="0"/>
          <w:divBdr>
            <w:top w:val="none" w:sz="0" w:space="0" w:color="auto"/>
            <w:left w:val="none" w:sz="0" w:space="0" w:color="auto"/>
            <w:bottom w:val="none" w:sz="0" w:space="0" w:color="auto"/>
            <w:right w:val="none" w:sz="0" w:space="0" w:color="auto"/>
          </w:divBdr>
        </w:div>
        <w:div w:id="952709012">
          <w:marLeft w:val="640"/>
          <w:marRight w:val="0"/>
          <w:marTop w:val="0"/>
          <w:marBottom w:val="0"/>
          <w:divBdr>
            <w:top w:val="none" w:sz="0" w:space="0" w:color="auto"/>
            <w:left w:val="none" w:sz="0" w:space="0" w:color="auto"/>
            <w:bottom w:val="none" w:sz="0" w:space="0" w:color="auto"/>
            <w:right w:val="none" w:sz="0" w:space="0" w:color="auto"/>
          </w:divBdr>
        </w:div>
        <w:div w:id="1485470065">
          <w:marLeft w:val="640"/>
          <w:marRight w:val="0"/>
          <w:marTop w:val="0"/>
          <w:marBottom w:val="0"/>
          <w:divBdr>
            <w:top w:val="none" w:sz="0" w:space="0" w:color="auto"/>
            <w:left w:val="none" w:sz="0" w:space="0" w:color="auto"/>
            <w:bottom w:val="none" w:sz="0" w:space="0" w:color="auto"/>
            <w:right w:val="none" w:sz="0" w:space="0" w:color="auto"/>
          </w:divBdr>
        </w:div>
        <w:div w:id="108428443">
          <w:marLeft w:val="640"/>
          <w:marRight w:val="0"/>
          <w:marTop w:val="0"/>
          <w:marBottom w:val="0"/>
          <w:divBdr>
            <w:top w:val="none" w:sz="0" w:space="0" w:color="auto"/>
            <w:left w:val="none" w:sz="0" w:space="0" w:color="auto"/>
            <w:bottom w:val="none" w:sz="0" w:space="0" w:color="auto"/>
            <w:right w:val="none" w:sz="0" w:space="0" w:color="auto"/>
          </w:divBdr>
        </w:div>
        <w:div w:id="1876036962">
          <w:marLeft w:val="640"/>
          <w:marRight w:val="0"/>
          <w:marTop w:val="0"/>
          <w:marBottom w:val="0"/>
          <w:divBdr>
            <w:top w:val="none" w:sz="0" w:space="0" w:color="auto"/>
            <w:left w:val="none" w:sz="0" w:space="0" w:color="auto"/>
            <w:bottom w:val="none" w:sz="0" w:space="0" w:color="auto"/>
            <w:right w:val="none" w:sz="0" w:space="0" w:color="auto"/>
          </w:divBdr>
        </w:div>
        <w:div w:id="123499571">
          <w:marLeft w:val="640"/>
          <w:marRight w:val="0"/>
          <w:marTop w:val="0"/>
          <w:marBottom w:val="0"/>
          <w:divBdr>
            <w:top w:val="none" w:sz="0" w:space="0" w:color="auto"/>
            <w:left w:val="none" w:sz="0" w:space="0" w:color="auto"/>
            <w:bottom w:val="none" w:sz="0" w:space="0" w:color="auto"/>
            <w:right w:val="none" w:sz="0" w:space="0" w:color="auto"/>
          </w:divBdr>
        </w:div>
        <w:div w:id="1625965028">
          <w:marLeft w:val="640"/>
          <w:marRight w:val="0"/>
          <w:marTop w:val="0"/>
          <w:marBottom w:val="0"/>
          <w:divBdr>
            <w:top w:val="none" w:sz="0" w:space="0" w:color="auto"/>
            <w:left w:val="none" w:sz="0" w:space="0" w:color="auto"/>
            <w:bottom w:val="none" w:sz="0" w:space="0" w:color="auto"/>
            <w:right w:val="none" w:sz="0" w:space="0" w:color="auto"/>
          </w:divBdr>
        </w:div>
        <w:div w:id="1382170953">
          <w:marLeft w:val="640"/>
          <w:marRight w:val="0"/>
          <w:marTop w:val="0"/>
          <w:marBottom w:val="0"/>
          <w:divBdr>
            <w:top w:val="none" w:sz="0" w:space="0" w:color="auto"/>
            <w:left w:val="none" w:sz="0" w:space="0" w:color="auto"/>
            <w:bottom w:val="none" w:sz="0" w:space="0" w:color="auto"/>
            <w:right w:val="none" w:sz="0" w:space="0" w:color="auto"/>
          </w:divBdr>
        </w:div>
        <w:div w:id="589243103">
          <w:marLeft w:val="640"/>
          <w:marRight w:val="0"/>
          <w:marTop w:val="0"/>
          <w:marBottom w:val="0"/>
          <w:divBdr>
            <w:top w:val="none" w:sz="0" w:space="0" w:color="auto"/>
            <w:left w:val="none" w:sz="0" w:space="0" w:color="auto"/>
            <w:bottom w:val="none" w:sz="0" w:space="0" w:color="auto"/>
            <w:right w:val="none" w:sz="0" w:space="0" w:color="auto"/>
          </w:divBdr>
        </w:div>
        <w:div w:id="1316643535">
          <w:marLeft w:val="640"/>
          <w:marRight w:val="0"/>
          <w:marTop w:val="0"/>
          <w:marBottom w:val="0"/>
          <w:divBdr>
            <w:top w:val="none" w:sz="0" w:space="0" w:color="auto"/>
            <w:left w:val="none" w:sz="0" w:space="0" w:color="auto"/>
            <w:bottom w:val="none" w:sz="0" w:space="0" w:color="auto"/>
            <w:right w:val="none" w:sz="0" w:space="0" w:color="auto"/>
          </w:divBdr>
        </w:div>
        <w:div w:id="1012299472">
          <w:marLeft w:val="640"/>
          <w:marRight w:val="0"/>
          <w:marTop w:val="0"/>
          <w:marBottom w:val="0"/>
          <w:divBdr>
            <w:top w:val="none" w:sz="0" w:space="0" w:color="auto"/>
            <w:left w:val="none" w:sz="0" w:space="0" w:color="auto"/>
            <w:bottom w:val="none" w:sz="0" w:space="0" w:color="auto"/>
            <w:right w:val="none" w:sz="0" w:space="0" w:color="auto"/>
          </w:divBdr>
        </w:div>
        <w:div w:id="970330454">
          <w:marLeft w:val="640"/>
          <w:marRight w:val="0"/>
          <w:marTop w:val="0"/>
          <w:marBottom w:val="0"/>
          <w:divBdr>
            <w:top w:val="none" w:sz="0" w:space="0" w:color="auto"/>
            <w:left w:val="none" w:sz="0" w:space="0" w:color="auto"/>
            <w:bottom w:val="none" w:sz="0" w:space="0" w:color="auto"/>
            <w:right w:val="none" w:sz="0" w:space="0" w:color="auto"/>
          </w:divBdr>
        </w:div>
        <w:div w:id="415057574">
          <w:marLeft w:val="640"/>
          <w:marRight w:val="0"/>
          <w:marTop w:val="0"/>
          <w:marBottom w:val="0"/>
          <w:divBdr>
            <w:top w:val="none" w:sz="0" w:space="0" w:color="auto"/>
            <w:left w:val="none" w:sz="0" w:space="0" w:color="auto"/>
            <w:bottom w:val="none" w:sz="0" w:space="0" w:color="auto"/>
            <w:right w:val="none" w:sz="0" w:space="0" w:color="auto"/>
          </w:divBdr>
        </w:div>
        <w:div w:id="1596137249">
          <w:marLeft w:val="640"/>
          <w:marRight w:val="0"/>
          <w:marTop w:val="0"/>
          <w:marBottom w:val="0"/>
          <w:divBdr>
            <w:top w:val="none" w:sz="0" w:space="0" w:color="auto"/>
            <w:left w:val="none" w:sz="0" w:space="0" w:color="auto"/>
            <w:bottom w:val="none" w:sz="0" w:space="0" w:color="auto"/>
            <w:right w:val="none" w:sz="0" w:space="0" w:color="auto"/>
          </w:divBdr>
        </w:div>
        <w:div w:id="1153525929">
          <w:marLeft w:val="640"/>
          <w:marRight w:val="0"/>
          <w:marTop w:val="0"/>
          <w:marBottom w:val="0"/>
          <w:divBdr>
            <w:top w:val="none" w:sz="0" w:space="0" w:color="auto"/>
            <w:left w:val="none" w:sz="0" w:space="0" w:color="auto"/>
            <w:bottom w:val="none" w:sz="0" w:space="0" w:color="auto"/>
            <w:right w:val="none" w:sz="0" w:space="0" w:color="auto"/>
          </w:divBdr>
        </w:div>
        <w:div w:id="1294016493">
          <w:marLeft w:val="640"/>
          <w:marRight w:val="0"/>
          <w:marTop w:val="0"/>
          <w:marBottom w:val="0"/>
          <w:divBdr>
            <w:top w:val="none" w:sz="0" w:space="0" w:color="auto"/>
            <w:left w:val="none" w:sz="0" w:space="0" w:color="auto"/>
            <w:bottom w:val="none" w:sz="0" w:space="0" w:color="auto"/>
            <w:right w:val="none" w:sz="0" w:space="0" w:color="auto"/>
          </w:divBdr>
        </w:div>
        <w:div w:id="1626305049">
          <w:marLeft w:val="640"/>
          <w:marRight w:val="0"/>
          <w:marTop w:val="0"/>
          <w:marBottom w:val="0"/>
          <w:divBdr>
            <w:top w:val="none" w:sz="0" w:space="0" w:color="auto"/>
            <w:left w:val="none" w:sz="0" w:space="0" w:color="auto"/>
            <w:bottom w:val="none" w:sz="0" w:space="0" w:color="auto"/>
            <w:right w:val="none" w:sz="0" w:space="0" w:color="auto"/>
          </w:divBdr>
        </w:div>
        <w:div w:id="1659578961">
          <w:marLeft w:val="640"/>
          <w:marRight w:val="0"/>
          <w:marTop w:val="0"/>
          <w:marBottom w:val="0"/>
          <w:divBdr>
            <w:top w:val="none" w:sz="0" w:space="0" w:color="auto"/>
            <w:left w:val="none" w:sz="0" w:space="0" w:color="auto"/>
            <w:bottom w:val="none" w:sz="0" w:space="0" w:color="auto"/>
            <w:right w:val="none" w:sz="0" w:space="0" w:color="auto"/>
          </w:divBdr>
        </w:div>
        <w:div w:id="94256963">
          <w:marLeft w:val="640"/>
          <w:marRight w:val="0"/>
          <w:marTop w:val="0"/>
          <w:marBottom w:val="0"/>
          <w:divBdr>
            <w:top w:val="none" w:sz="0" w:space="0" w:color="auto"/>
            <w:left w:val="none" w:sz="0" w:space="0" w:color="auto"/>
            <w:bottom w:val="none" w:sz="0" w:space="0" w:color="auto"/>
            <w:right w:val="none" w:sz="0" w:space="0" w:color="auto"/>
          </w:divBdr>
        </w:div>
        <w:div w:id="222373172">
          <w:marLeft w:val="640"/>
          <w:marRight w:val="0"/>
          <w:marTop w:val="0"/>
          <w:marBottom w:val="0"/>
          <w:divBdr>
            <w:top w:val="none" w:sz="0" w:space="0" w:color="auto"/>
            <w:left w:val="none" w:sz="0" w:space="0" w:color="auto"/>
            <w:bottom w:val="none" w:sz="0" w:space="0" w:color="auto"/>
            <w:right w:val="none" w:sz="0" w:space="0" w:color="auto"/>
          </w:divBdr>
        </w:div>
        <w:div w:id="1616016706">
          <w:marLeft w:val="640"/>
          <w:marRight w:val="0"/>
          <w:marTop w:val="0"/>
          <w:marBottom w:val="0"/>
          <w:divBdr>
            <w:top w:val="none" w:sz="0" w:space="0" w:color="auto"/>
            <w:left w:val="none" w:sz="0" w:space="0" w:color="auto"/>
            <w:bottom w:val="none" w:sz="0" w:space="0" w:color="auto"/>
            <w:right w:val="none" w:sz="0" w:space="0" w:color="auto"/>
          </w:divBdr>
        </w:div>
        <w:div w:id="286663361">
          <w:marLeft w:val="640"/>
          <w:marRight w:val="0"/>
          <w:marTop w:val="0"/>
          <w:marBottom w:val="0"/>
          <w:divBdr>
            <w:top w:val="none" w:sz="0" w:space="0" w:color="auto"/>
            <w:left w:val="none" w:sz="0" w:space="0" w:color="auto"/>
            <w:bottom w:val="none" w:sz="0" w:space="0" w:color="auto"/>
            <w:right w:val="none" w:sz="0" w:space="0" w:color="auto"/>
          </w:divBdr>
        </w:div>
        <w:div w:id="1246845860">
          <w:marLeft w:val="640"/>
          <w:marRight w:val="0"/>
          <w:marTop w:val="0"/>
          <w:marBottom w:val="0"/>
          <w:divBdr>
            <w:top w:val="none" w:sz="0" w:space="0" w:color="auto"/>
            <w:left w:val="none" w:sz="0" w:space="0" w:color="auto"/>
            <w:bottom w:val="none" w:sz="0" w:space="0" w:color="auto"/>
            <w:right w:val="none" w:sz="0" w:space="0" w:color="auto"/>
          </w:divBdr>
        </w:div>
        <w:div w:id="984159837">
          <w:marLeft w:val="640"/>
          <w:marRight w:val="0"/>
          <w:marTop w:val="0"/>
          <w:marBottom w:val="0"/>
          <w:divBdr>
            <w:top w:val="none" w:sz="0" w:space="0" w:color="auto"/>
            <w:left w:val="none" w:sz="0" w:space="0" w:color="auto"/>
            <w:bottom w:val="none" w:sz="0" w:space="0" w:color="auto"/>
            <w:right w:val="none" w:sz="0" w:space="0" w:color="auto"/>
          </w:divBdr>
        </w:div>
        <w:div w:id="2140033338">
          <w:marLeft w:val="640"/>
          <w:marRight w:val="0"/>
          <w:marTop w:val="0"/>
          <w:marBottom w:val="0"/>
          <w:divBdr>
            <w:top w:val="none" w:sz="0" w:space="0" w:color="auto"/>
            <w:left w:val="none" w:sz="0" w:space="0" w:color="auto"/>
            <w:bottom w:val="none" w:sz="0" w:space="0" w:color="auto"/>
            <w:right w:val="none" w:sz="0" w:space="0" w:color="auto"/>
          </w:divBdr>
        </w:div>
        <w:div w:id="1152596316">
          <w:marLeft w:val="640"/>
          <w:marRight w:val="0"/>
          <w:marTop w:val="0"/>
          <w:marBottom w:val="0"/>
          <w:divBdr>
            <w:top w:val="none" w:sz="0" w:space="0" w:color="auto"/>
            <w:left w:val="none" w:sz="0" w:space="0" w:color="auto"/>
            <w:bottom w:val="none" w:sz="0" w:space="0" w:color="auto"/>
            <w:right w:val="none" w:sz="0" w:space="0" w:color="auto"/>
          </w:divBdr>
        </w:div>
        <w:div w:id="83235317">
          <w:marLeft w:val="640"/>
          <w:marRight w:val="0"/>
          <w:marTop w:val="0"/>
          <w:marBottom w:val="0"/>
          <w:divBdr>
            <w:top w:val="none" w:sz="0" w:space="0" w:color="auto"/>
            <w:left w:val="none" w:sz="0" w:space="0" w:color="auto"/>
            <w:bottom w:val="none" w:sz="0" w:space="0" w:color="auto"/>
            <w:right w:val="none" w:sz="0" w:space="0" w:color="auto"/>
          </w:divBdr>
        </w:div>
        <w:div w:id="1890458232">
          <w:marLeft w:val="640"/>
          <w:marRight w:val="0"/>
          <w:marTop w:val="0"/>
          <w:marBottom w:val="0"/>
          <w:divBdr>
            <w:top w:val="none" w:sz="0" w:space="0" w:color="auto"/>
            <w:left w:val="none" w:sz="0" w:space="0" w:color="auto"/>
            <w:bottom w:val="none" w:sz="0" w:space="0" w:color="auto"/>
            <w:right w:val="none" w:sz="0" w:space="0" w:color="auto"/>
          </w:divBdr>
        </w:div>
        <w:div w:id="27217222">
          <w:marLeft w:val="640"/>
          <w:marRight w:val="0"/>
          <w:marTop w:val="0"/>
          <w:marBottom w:val="0"/>
          <w:divBdr>
            <w:top w:val="none" w:sz="0" w:space="0" w:color="auto"/>
            <w:left w:val="none" w:sz="0" w:space="0" w:color="auto"/>
            <w:bottom w:val="none" w:sz="0" w:space="0" w:color="auto"/>
            <w:right w:val="none" w:sz="0" w:space="0" w:color="auto"/>
          </w:divBdr>
        </w:div>
        <w:div w:id="220335963">
          <w:marLeft w:val="640"/>
          <w:marRight w:val="0"/>
          <w:marTop w:val="0"/>
          <w:marBottom w:val="0"/>
          <w:divBdr>
            <w:top w:val="none" w:sz="0" w:space="0" w:color="auto"/>
            <w:left w:val="none" w:sz="0" w:space="0" w:color="auto"/>
            <w:bottom w:val="none" w:sz="0" w:space="0" w:color="auto"/>
            <w:right w:val="none" w:sz="0" w:space="0" w:color="auto"/>
          </w:divBdr>
        </w:div>
        <w:div w:id="738867360">
          <w:marLeft w:val="640"/>
          <w:marRight w:val="0"/>
          <w:marTop w:val="0"/>
          <w:marBottom w:val="0"/>
          <w:divBdr>
            <w:top w:val="none" w:sz="0" w:space="0" w:color="auto"/>
            <w:left w:val="none" w:sz="0" w:space="0" w:color="auto"/>
            <w:bottom w:val="none" w:sz="0" w:space="0" w:color="auto"/>
            <w:right w:val="none" w:sz="0" w:space="0" w:color="auto"/>
          </w:divBdr>
        </w:div>
        <w:div w:id="2026403137">
          <w:marLeft w:val="640"/>
          <w:marRight w:val="0"/>
          <w:marTop w:val="0"/>
          <w:marBottom w:val="0"/>
          <w:divBdr>
            <w:top w:val="none" w:sz="0" w:space="0" w:color="auto"/>
            <w:left w:val="none" w:sz="0" w:space="0" w:color="auto"/>
            <w:bottom w:val="none" w:sz="0" w:space="0" w:color="auto"/>
            <w:right w:val="none" w:sz="0" w:space="0" w:color="auto"/>
          </w:divBdr>
        </w:div>
        <w:div w:id="1502236969">
          <w:marLeft w:val="640"/>
          <w:marRight w:val="0"/>
          <w:marTop w:val="0"/>
          <w:marBottom w:val="0"/>
          <w:divBdr>
            <w:top w:val="none" w:sz="0" w:space="0" w:color="auto"/>
            <w:left w:val="none" w:sz="0" w:space="0" w:color="auto"/>
            <w:bottom w:val="none" w:sz="0" w:space="0" w:color="auto"/>
            <w:right w:val="none" w:sz="0" w:space="0" w:color="auto"/>
          </w:divBdr>
        </w:div>
        <w:div w:id="626350803">
          <w:marLeft w:val="640"/>
          <w:marRight w:val="0"/>
          <w:marTop w:val="0"/>
          <w:marBottom w:val="0"/>
          <w:divBdr>
            <w:top w:val="none" w:sz="0" w:space="0" w:color="auto"/>
            <w:left w:val="none" w:sz="0" w:space="0" w:color="auto"/>
            <w:bottom w:val="none" w:sz="0" w:space="0" w:color="auto"/>
            <w:right w:val="none" w:sz="0" w:space="0" w:color="auto"/>
          </w:divBdr>
        </w:div>
        <w:div w:id="1901936901">
          <w:marLeft w:val="640"/>
          <w:marRight w:val="0"/>
          <w:marTop w:val="0"/>
          <w:marBottom w:val="0"/>
          <w:divBdr>
            <w:top w:val="none" w:sz="0" w:space="0" w:color="auto"/>
            <w:left w:val="none" w:sz="0" w:space="0" w:color="auto"/>
            <w:bottom w:val="none" w:sz="0" w:space="0" w:color="auto"/>
            <w:right w:val="none" w:sz="0" w:space="0" w:color="auto"/>
          </w:divBdr>
        </w:div>
        <w:div w:id="1958028610">
          <w:marLeft w:val="640"/>
          <w:marRight w:val="0"/>
          <w:marTop w:val="0"/>
          <w:marBottom w:val="0"/>
          <w:divBdr>
            <w:top w:val="none" w:sz="0" w:space="0" w:color="auto"/>
            <w:left w:val="none" w:sz="0" w:space="0" w:color="auto"/>
            <w:bottom w:val="none" w:sz="0" w:space="0" w:color="auto"/>
            <w:right w:val="none" w:sz="0" w:space="0" w:color="auto"/>
          </w:divBdr>
        </w:div>
        <w:div w:id="1572764208">
          <w:marLeft w:val="640"/>
          <w:marRight w:val="0"/>
          <w:marTop w:val="0"/>
          <w:marBottom w:val="0"/>
          <w:divBdr>
            <w:top w:val="none" w:sz="0" w:space="0" w:color="auto"/>
            <w:left w:val="none" w:sz="0" w:space="0" w:color="auto"/>
            <w:bottom w:val="none" w:sz="0" w:space="0" w:color="auto"/>
            <w:right w:val="none" w:sz="0" w:space="0" w:color="auto"/>
          </w:divBdr>
        </w:div>
        <w:div w:id="631905216">
          <w:marLeft w:val="640"/>
          <w:marRight w:val="0"/>
          <w:marTop w:val="0"/>
          <w:marBottom w:val="0"/>
          <w:divBdr>
            <w:top w:val="none" w:sz="0" w:space="0" w:color="auto"/>
            <w:left w:val="none" w:sz="0" w:space="0" w:color="auto"/>
            <w:bottom w:val="none" w:sz="0" w:space="0" w:color="auto"/>
            <w:right w:val="none" w:sz="0" w:space="0" w:color="auto"/>
          </w:divBdr>
        </w:div>
        <w:div w:id="301663102">
          <w:marLeft w:val="640"/>
          <w:marRight w:val="0"/>
          <w:marTop w:val="0"/>
          <w:marBottom w:val="0"/>
          <w:divBdr>
            <w:top w:val="none" w:sz="0" w:space="0" w:color="auto"/>
            <w:left w:val="none" w:sz="0" w:space="0" w:color="auto"/>
            <w:bottom w:val="none" w:sz="0" w:space="0" w:color="auto"/>
            <w:right w:val="none" w:sz="0" w:space="0" w:color="auto"/>
          </w:divBdr>
        </w:div>
        <w:div w:id="252013408">
          <w:marLeft w:val="640"/>
          <w:marRight w:val="0"/>
          <w:marTop w:val="0"/>
          <w:marBottom w:val="0"/>
          <w:divBdr>
            <w:top w:val="none" w:sz="0" w:space="0" w:color="auto"/>
            <w:left w:val="none" w:sz="0" w:space="0" w:color="auto"/>
            <w:bottom w:val="none" w:sz="0" w:space="0" w:color="auto"/>
            <w:right w:val="none" w:sz="0" w:space="0" w:color="auto"/>
          </w:divBdr>
        </w:div>
        <w:div w:id="1806460947">
          <w:marLeft w:val="640"/>
          <w:marRight w:val="0"/>
          <w:marTop w:val="0"/>
          <w:marBottom w:val="0"/>
          <w:divBdr>
            <w:top w:val="none" w:sz="0" w:space="0" w:color="auto"/>
            <w:left w:val="none" w:sz="0" w:space="0" w:color="auto"/>
            <w:bottom w:val="none" w:sz="0" w:space="0" w:color="auto"/>
            <w:right w:val="none" w:sz="0" w:space="0" w:color="auto"/>
          </w:divBdr>
        </w:div>
        <w:div w:id="1055158416">
          <w:marLeft w:val="640"/>
          <w:marRight w:val="0"/>
          <w:marTop w:val="0"/>
          <w:marBottom w:val="0"/>
          <w:divBdr>
            <w:top w:val="none" w:sz="0" w:space="0" w:color="auto"/>
            <w:left w:val="none" w:sz="0" w:space="0" w:color="auto"/>
            <w:bottom w:val="none" w:sz="0" w:space="0" w:color="auto"/>
            <w:right w:val="none" w:sz="0" w:space="0" w:color="auto"/>
          </w:divBdr>
        </w:div>
        <w:div w:id="1930650220">
          <w:marLeft w:val="640"/>
          <w:marRight w:val="0"/>
          <w:marTop w:val="0"/>
          <w:marBottom w:val="0"/>
          <w:divBdr>
            <w:top w:val="none" w:sz="0" w:space="0" w:color="auto"/>
            <w:left w:val="none" w:sz="0" w:space="0" w:color="auto"/>
            <w:bottom w:val="none" w:sz="0" w:space="0" w:color="auto"/>
            <w:right w:val="none" w:sz="0" w:space="0" w:color="auto"/>
          </w:divBdr>
        </w:div>
        <w:div w:id="2142576120">
          <w:marLeft w:val="640"/>
          <w:marRight w:val="0"/>
          <w:marTop w:val="0"/>
          <w:marBottom w:val="0"/>
          <w:divBdr>
            <w:top w:val="none" w:sz="0" w:space="0" w:color="auto"/>
            <w:left w:val="none" w:sz="0" w:space="0" w:color="auto"/>
            <w:bottom w:val="none" w:sz="0" w:space="0" w:color="auto"/>
            <w:right w:val="none" w:sz="0" w:space="0" w:color="auto"/>
          </w:divBdr>
        </w:div>
        <w:div w:id="982124569">
          <w:marLeft w:val="640"/>
          <w:marRight w:val="0"/>
          <w:marTop w:val="0"/>
          <w:marBottom w:val="0"/>
          <w:divBdr>
            <w:top w:val="none" w:sz="0" w:space="0" w:color="auto"/>
            <w:left w:val="none" w:sz="0" w:space="0" w:color="auto"/>
            <w:bottom w:val="none" w:sz="0" w:space="0" w:color="auto"/>
            <w:right w:val="none" w:sz="0" w:space="0" w:color="auto"/>
          </w:divBdr>
        </w:div>
        <w:div w:id="699357693">
          <w:marLeft w:val="640"/>
          <w:marRight w:val="0"/>
          <w:marTop w:val="0"/>
          <w:marBottom w:val="0"/>
          <w:divBdr>
            <w:top w:val="none" w:sz="0" w:space="0" w:color="auto"/>
            <w:left w:val="none" w:sz="0" w:space="0" w:color="auto"/>
            <w:bottom w:val="none" w:sz="0" w:space="0" w:color="auto"/>
            <w:right w:val="none" w:sz="0" w:space="0" w:color="auto"/>
          </w:divBdr>
        </w:div>
        <w:div w:id="1452285456">
          <w:marLeft w:val="640"/>
          <w:marRight w:val="0"/>
          <w:marTop w:val="0"/>
          <w:marBottom w:val="0"/>
          <w:divBdr>
            <w:top w:val="none" w:sz="0" w:space="0" w:color="auto"/>
            <w:left w:val="none" w:sz="0" w:space="0" w:color="auto"/>
            <w:bottom w:val="none" w:sz="0" w:space="0" w:color="auto"/>
            <w:right w:val="none" w:sz="0" w:space="0" w:color="auto"/>
          </w:divBdr>
        </w:div>
        <w:div w:id="1428236691">
          <w:marLeft w:val="640"/>
          <w:marRight w:val="0"/>
          <w:marTop w:val="0"/>
          <w:marBottom w:val="0"/>
          <w:divBdr>
            <w:top w:val="none" w:sz="0" w:space="0" w:color="auto"/>
            <w:left w:val="none" w:sz="0" w:space="0" w:color="auto"/>
            <w:bottom w:val="none" w:sz="0" w:space="0" w:color="auto"/>
            <w:right w:val="none" w:sz="0" w:space="0" w:color="auto"/>
          </w:divBdr>
        </w:div>
        <w:div w:id="255746531">
          <w:marLeft w:val="640"/>
          <w:marRight w:val="0"/>
          <w:marTop w:val="0"/>
          <w:marBottom w:val="0"/>
          <w:divBdr>
            <w:top w:val="none" w:sz="0" w:space="0" w:color="auto"/>
            <w:left w:val="none" w:sz="0" w:space="0" w:color="auto"/>
            <w:bottom w:val="none" w:sz="0" w:space="0" w:color="auto"/>
            <w:right w:val="none" w:sz="0" w:space="0" w:color="auto"/>
          </w:divBdr>
        </w:div>
        <w:div w:id="1911963382">
          <w:marLeft w:val="640"/>
          <w:marRight w:val="0"/>
          <w:marTop w:val="0"/>
          <w:marBottom w:val="0"/>
          <w:divBdr>
            <w:top w:val="none" w:sz="0" w:space="0" w:color="auto"/>
            <w:left w:val="none" w:sz="0" w:space="0" w:color="auto"/>
            <w:bottom w:val="none" w:sz="0" w:space="0" w:color="auto"/>
            <w:right w:val="none" w:sz="0" w:space="0" w:color="auto"/>
          </w:divBdr>
        </w:div>
        <w:div w:id="11879504">
          <w:marLeft w:val="640"/>
          <w:marRight w:val="0"/>
          <w:marTop w:val="0"/>
          <w:marBottom w:val="0"/>
          <w:divBdr>
            <w:top w:val="none" w:sz="0" w:space="0" w:color="auto"/>
            <w:left w:val="none" w:sz="0" w:space="0" w:color="auto"/>
            <w:bottom w:val="none" w:sz="0" w:space="0" w:color="auto"/>
            <w:right w:val="none" w:sz="0" w:space="0" w:color="auto"/>
          </w:divBdr>
        </w:div>
        <w:div w:id="1438986452">
          <w:marLeft w:val="640"/>
          <w:marRight w:val="0"/>
          <w:marTop w:val="0"/>
          <w:marBottom w:val="0"/>
          <w:divBdr>
            <w:top w:val="none" w:sz="0" w:space="0" w:color="auto"/>
            <w:left w:val="none" w:sz="0" w:space="0" w:color="auto"/>
            <w:bottom w:val="none" w:sz="0" w:space="0" w:color="auto"/>
            <w:right w:val="none" w:sz="0" w:space="0" w:color="auto"/>
          </w:divBdr>
        </w:div>
        <w:div w:id="1422524930">
          <w:marLeft w:val="640"/>
          <w:marRight w:val="0"/>
          <w:marTop w:val="0"/>
          <w:marBottom w:val="0"/>
          <w:divBdr>
            <w:top w:val="none" w:sz="0" w:space="0" w:color="auto"/>
            <w:left w:val="none" w:sz="0" w:space="0" w:color="auto"/>
            <w:bottom w:val="none" w:sz="0" w:space="0" w:color="auto"/>
            <w:right w:val="none" w:sz="0" w:space="0" w:color="auto"/>
          </w:divBdr>
        </w:div>
        <w:div w:id="520973461">
          <w:marLeft w:val="640"/>
          <w:marRight w:val="0"/>
          <w:marTop w:val="0"/>
          <w:marBottom w:val="0"/>
          <w:divBdr>
            <w:top w:val="none" w:sz="0" w:space="0" w:color="auto"/>
            <w:left w:val="none" w:sz="0" w:space="0" w:color="auto"/>
            <w:bottom w:val="none" w:sz="0" w:space="0" w:color="auto"/>
            <w:right w:val="none" w:sz="0" w:space="0" w:color="auto"/>
          </w:divBdr>
        </w:div>
        <w:div w:id="873350628">
          <w:marLeft w:val="640"/>
          <w:marRight w:val="0"/>
          <w:marTop w:val="0"/>
          <w:marBottom w:val="0"/>
          <w:divBdr>
            <w:top w:val="none" w:sz="0" w:space="0" w:color="auto"/>
            <w:left w:val="none" w:sz="0" w:space="0" w:color="auto"/>
            <w:bottom w:val="none" w:sz="0" w:space="0" w:color="auto"/>
            <w:right w:val="none" w:sz="0" w:space="0" w:color="auto"/>
          </w:divBdr>
        </w:div>
        <w:div w:id="1195845097">
          <w:marLeft w:val="640"/>
          <w:marRight w:val="0"/>
          <w:marTop w:val="0"/>
          <w:marBottom w:val="0"/>
          <w:divBdr>
            <w:top w:val="none" w:sz="0" w:space="0" w:color="auto"/>
            <w:left w:val="none" w:sz="0" w:space="0" w:color="auto"/>
            <w:bottom w:val="none" w:sz="0" w:space="0" w:color="auto"/>
            <w:right w:val="none" w:sz="0" w:space="0" w:color="auto"/>
          </w:divBdr>
        </w:div>
        <w:div w:id="1734162937">
          <w:marLeft w:val="640"/>
          <w:marRight w:val="0"/>
          <w:marTop w:val="0"/>
          <w:marBottom w:val="0"/>
          <w:divBdr>
            <w:top w:val="none" w:sz="0" w:space="0" w:color="auto"/>
            <w:left w:val="none" w:sz="0" w:space="0" w:color="auto"/>
            <w:bottom w:val="none" w:sz="0" w:space="0" w:color="auto"/>
            <w:right w:val="none" w:sz="0" w:space="0" w:color="auto"/>
          </w:divBdr>
        </w:div>
        <w:div w:id="194003525">
          <w:marLeft w:val="640"/>
          <w:marRight w:val="0"/>
          <w:marTop w:val="0"/>
          <w:marBottom w:val="0"/>
          <w:divBdr>
            <w:top w:val="none" w:sz="0" w:space="0" w:color="auto"/>
            <w:left w:val="none" w:sz="0" w:space="0" w:color="auto"/>
            <w:bottom w:val="none" w:sz="0" w:space="0" w:color="auto"/>
            <w:right w:val="none" w:sz="0" w:space="0" w:color="auto"/>
          </w:divBdr>
        </w:div>
        <w:div w:id="1575235263">
          <w:marLeft w:val="640"/>
          <w:marRight w:val="0"/>
          <w:marTop w:val="0"/>
          <w:marBottom w:val="0"/>
          <w:divBdr>
            <w:top w:val="none" w:sz="0" w:space="0" w:color="auto"/>
            <w:left w:val="none" w:sz="0" w:space="0" w:color="auto"/>
            <w:bottom w:val="none" w:sz="0" w:space="0" w:color="auto"/>
            <w:right w:val="none" w:sz="0" w:space="0" w:color="auto"/>
          </w:divBdr>
        </w:div>
        <w:div w:id="1969360295">
          <w:marLeft w:val="640"/>
          <w:marRight w:val="0"/>
          <w:marTop w:val="0"/>
          <w:marBottom w:val="0"/>
          <w:divBdr>
            <w:top w:val="none" w:sz="0" w:space="0" w:color="auto"/>
            <w:left w:val="none" w:sz="0" w:space="0" w:color="auto"/>
            <w:bottom w:val="none" w:sz="0" w:space="0" w:color="auto"/>
            <w:right w:val="none" w:sz="0" w:space="0" w:color="auto"/>
          </w:divBdr>
        </w:div>
        <w:div w:id="980354312">
          <w:marLeft w:val="640"/>
          <w:marRight w:val="0"/>
          <w:marTop w:val="0"/>
          <w:marBottom w:val="0"/>
          <w:divBdr>
            <w:top w:val="none" w:sz="0" w:space="0" w:color="auto"/>
            <w:left w:val="none" w:sz="0" w:space="0" w:color="auto"/>
            <w:bottom w:val="none" w:sz="0" w:space="0" w:color="auto"/>
            <w:right w:val="none" w:sz="0" w:space="0" w:color="auto"/>
          </w:divBdr>
        </w:div>
        <w:div w:id="390734454">
          <w:marLeft w:val="640"/>
          <w:marRight w:val="0"/>
          <w:marTop w:val="0"/>
          <w:marBottom w:val="0"/>
          <w:divBdr>
            <w:top w:val="none" w:sz="0" w:space="0" w:color="auto"/>
            <w:left w:val="none" w:sz="0" w:space="0" w:color="auto"/>
            <w:bottom w:val="none" w:sz="0" w:space="0" w:color="auto"/>
            <w:right w:val="none" w:sz="0" w:space="0" w:color="auto"/>
          </w:divBdr>
        </w:div>
        <w:div w:id="456606132">
          <w:marLeft w:val="640"/>
          <w:marRight w:val="0"/>
          <w:marTop w:val="0"/>
          <w:marBottom w:val="0"/>
          <w:divBdr>
            <w:top w:val="none" w:sz="0" w:space="0" w:color="auto"/>
            <w:left w:val="none" w:sz="0" w:space="0" w:color="auto"/>
            <w:bottom w:val="none" w:sz="0" w:space="0" w:color="auto"/>
            <w:right w:val="none" w:sz="0" w:space="0" w:color="auto"/>
          </w:divBdr>
        </w:div>
        <w:div w:id="652762151">
          <w:marLeft w:val="640"/>
          <w:marRight w:val="0"/>
          <w:marTop w:val="0"/>
          <w:marBottom w:val="0"/>
          <w:divBdr>
            <w:top w:val="none" w:sz="0" w:space="0" w:color="auto"/>
            <w:left w:val="none" w:sz="0" w:space="0" w:color="auto"/>
            <w:bottom w:val="none" w:sz="0" w:space="0" w:color="auto"/>
            <w:right w:val="none" w:sz="0" w:space="0" w:color="auto"/>
          </w:divBdr>
        </w:div>
        <w:div w:id="1607612940">
          <w:marLeft w:val="640"/>
          <w:marRight w:val="0"/>
          <w:marTop w:val="0"/>
          <w:marBottom w:val="0"/>
          <w:divBdr>
            <w:top w:val="none" w:sz="0" w:space="0" w:color="auto"/>
            <w:left w:val="none" w:sz="0" w:space="0" w:color="auto"/>
            <w:bottom w:val="none" w:sz="0" w:space="0" w:color="auto"/>
            <w:right w:val="none" w:sz="0" w:space="0" w:color="auto"/>
          </w:divBdr>
        </w:div>
        <w:div w:id="181014814">
          <w:marLeft w:val="640"/>
          <w:marRight w:val="0"/>
          <w:marTop w:val="0"/>
          <w:marBottom w:val="0"/>
          <w:divBdr>
            <w:top w:val="none" w:sz="0" w:space="0" w:color="auto"/>
            <w:left w:val="none" w:sz="0" w:space="0" w:color="auto"/>
            <w:bottom w:val="none" w:sz="0" w:space="0" w:color="auto"/>
            <w:right w:val="none" w:sz="0" w:space="0" w:color="auto"/>
          </w:divBdr>
        </w:div>
        <w:div w:id="1189683870">
          <w:marLeft w:val="640"/>
          <w:marRight w:val="0"/>
          <w:marTop w:val="0"/>
          <w:marBottom w:val="0"/>
          <w:divBdr>
            <w:top w:val="none" w:sz="0" w:space="0" w:color="auto"/>
            <w:left w:val="none" w:sz="0" w:space="0" w:color="auto"/>
            <w:bottom w:val="none" w:sz="0" w:space="0" w:color="auto"/>
            <w:right w:val="none" w:sz="0" w:space="0" w:color="auto"/>
          </w:divBdr>
        </w:div>
        <w:div w:id="263802357">
          <w:marLeft w:val="640"/>
          <w:marRight w:val="0"/>
          <w:marTop w:val="0"/>
          <w:marBottom w:val="0"/>
          <w:divBdr>
            <w:top w:val="none" w:sz="0" w:space="0" w:color="auto"/>
            <w:left w:val="none" w:sz="0" w:space="0" w:color="auto"/>
            <w:bottom w:val="none" w:sz="0" w:space="0" w:color="auto"/>
            <w:right w:val="none" w:sz="0" w:space="0" w:color="auto"/>
          </w:divBdr>
        </w:div>
        <w:div w:id="1409113103">
          <w:marLeft w:val="640"/>
          <w:marRight w:val="0"/>
          <w:marTop w:val="0"/>
          <w:marBottom w:val="0"/>
          <w:divBdr>
            <w:top w:val="none" w:sz="0" w:space="0" w:color="auto"/>
            <w:left w:val="none" w:sz="0" w:space="0" w:color="auto"/>
            <w:bottom w:val="none" w:sz="0" w:space="0" w:color="auto"/>
            <w:right w:val="none" w:sz="0" w:space="0" w:color="auto"/>
          </w:divBdr>
        </w:div>
        <w:div w:id="1406486676">
          <w:marLeft w:val="640"/>
          <w:marRight w:val="0"/>
          <w:marTop w:val="0"/>
          <w:marBottom w:val="0"/>
          <w:divBdr>
            <w:top w:val="none" w:sz="0" w:space="0" w:color="auto"/>
            <w:left w:val="none" w:sz="0" w:space="0" w:color="auto"/>
            <w:bottom w:val="none" w:sz="0" w:space="0" w:color="auto"/>
            <w:right w:val="none" w:sz="0" w:space="0" w:color="auto"/>
          </w:divBdr>
        </w:div>
        <w:div w:id="1615597837">
          <w:marLeft w:val="640"/>
          <w:marRight w:val="0"/>
          <w:marTop w:val="0"/>
          <w:marBottom w:val="0"/>
          <w:divBdr>
            <w:top w:val="none" w:sz="0" w:space="0" w:color="auto"/>
            <w:left w:val="none" w:sz="0" w:space="0" w:color="auto"/>
            <w:bottom w:val="none" w:sz="0" w:space="0" w:color="auto"/>
            <w:right w:val="none" w:sz="0" w:space="0" w:color="auto"/>
          </w:divBdr>
        </w:div>
        <w:div w:id="554854772">
          <w:marLeft w:val="640"/>
          <w:marRight w:val="0"/>
          <w:marTop w:val="0"/>
          <w:marBottom w:val="0"/>
          <w:divBdr>
            <w:top w:val="none" w:sz="0" w:space="0" w:color="auto"/>
            <w:left w:val="none" w:sz="0" w:space="0" w:color="auto"/>
            <w:bottom w:val="none" w:sz="0" w:space="0" w:color="auto"/>
            <w:right w:val="none" w:sz="0" w:space="0" w:color="auto"/>
          </w:divBdr>
        </w:div>
        <w:div w:id="1071317510">
          <w:marLeft w:val="640"/>
          <w:marRight w:val="0"/>
          <w:marTop w:val="0"/>
          <w:marBottom w:val="0"/>
          <w:divBdr>
            <w:top w:val="none" w:sz="0" w:space="0" w:color="auto"/>
            <w:left w:val="none" w:sz="0" w:space="0" w:color="auto"/>
            <w:bottom w:val="none" w:sz="0" w:space="0" w:color="auto"/>
            <w:right w:val="none" w:sz="0" w:space="0" w:color="auto"/>
          </w:divBdr>
        </w:div>
        <w:div w:id="598758055">
          <w:marLeft w:val="640"/>
          <w:marRight w:val="0"/>
          <w:marTop w:val="0"/>
          <w:marBottom w:val="0"/>
          <w:divBdr>
            <w:top w:val="none" w:sz="0" w:space="0" w:color="auto"/>
            <w:left w:val="none" w:sz="0" w:space="0" w:color="auto"/>
            <w:bottom w:val="none" w:sz="0" w:space="0" w:color="auto"/>
            <w:right w:val="none" w:sz="0" w:space="0" w:color="auto"/>
          </w:divBdr>
        </w:div>
        <w:div w:id="1625112923">
          <w:marLeft w:val="640"/>
          <w:marRight w:val="0"/>
          <w:marTop w:val="0"/>
          <w:marBottom w:val="0"/>
          <w:divBdr>
            <w:top w:val="none" w:sz="0" w:space="0" w:color="auto"/>
            <w:left w:val="none" w:sz="0" w:space="0" w:color="auto"/>
            <w:bottom w:val="none" w:sz="0" w:space="0" w:color="auto"/>
            <w:right w:val="none" w:sz="0" w:space="0" w:color="auto"/>
          </w:divBdr>
        </w:div>
        <w:div w:id="1353721890">
          <w:marLeft w:val="640"/>
          <w:marRight w:val="0"/>
          <w:marTop w:val="0"/>
          <w:marBottom w:val="0"/>
          <w:divBdr>
            <w:top w:val="none" w:sz="0" w:space="0" w:color="auto"/>
            <w:left w:val="none" w:sz="0" w:space="0" w:color="auto"/>
            <w:bottom w:val="none" w:sz="0" w:space="0" w:color="auto"/>
            <w:right w:val="none" w:sz="0" w:space="0" w:color="auto"/>
          </w:divBdr>
        </w:div>
        <w:div w:id="598955547">
          <w:marLeft w:val="640"/>
          <w:marRight w:val="0"/>
          <w:marTop w:val="0"/>
          <w:marBottom w:val="0"/>
          <w:divBdr>
            <w:top w:val="none" w:sz="0" w:space="0" w:color="auto"/>
            <w:left w:val="none" w:sz="0" w:space="0" w:color="auto"/>
            <w:bottom w:val="none" w:sz="0" w:space="0" w:color="auto"/>
            <w:right w:val="none" w:sz="0" w:space="0" w:color="auto"/>
          </w:divBdr>
        </w:div>
        <w:div w:id="2092119659">
          <w:marLeft w:val="640"/>
          <w:marRight w:val="0"/>
          <w:marTop w:val="0"/>
          <w:marBottom w:val="0"/>
          <w:divBdr>
            <w:top w:val="none" w:sz="0" w:space="0" w:color="auto"/>
            <w:left w:val="none" w:sz="0" w:space="0" w:color="auto"/>
            <w:bottom w:val="none" w:sz="0" w:space="0" w:color="auto"/>
            <w:right w:val="none" w:sz="0" w:space="0" w:color="auto"/>
          </w:divBdr>
        </w:div>
        <w:div w:id="960308797">
          <w:marLeft w:val="640"/>
          <w:marRight w:val="0"/>
          <w:marTop w:val="0"/>
          <w:marBottom w:val="0"/>
          <w:divBdr>
            <w:top w:val="none" w:sz="0" w:space="0" w:color="auto"/>
            <w:left w:val="none" w:sz="0" w:space="0" w:color="auto"/>
            <w:bottom w:val="none" w:sz="0" w:space="0" w:color="auto"/>
            <w:right w:val="none" w:sz="0" w:space="0" w:color="auto"/>
          </w:divBdr>
        </w:div>
        <w:div w:id="2047099180">
          <w:marLeft w:val="640"/>
          <w:marRight w:val="0"/>
          <w:marTop w:val="0"/>
          <w:marBottom w:val="0"/>
          <w:divBdr>
            <w:top w:val="none" w:sz="0" w:space="0" w:color="auto"/>
            <w:left w:val="none" w:sz="0" w:space="0" w:color="auto"/>
            <w:bottom w:val="none" w:sz="0" w:space="0" w:color="auto"/>
            <w:right w:val="none" w:sz="0" w:space="0" w:color="auto"/>
          </w:divBdr>
        </w:div>
        <w:div w:id="1030186846">
          <w:marLeft w:val="640"/>
          <w:marRight w:val="0"/>
          <w:marTop w:val="0"/>
          <w:marBottom w:val="0"/>
          <w:divBdr>
            <w:top w:val="none" w:sz="0" w:space="0" w:color="auto"/>
            <w:left w:val="none" w:sz="0" w:space="0" w:color="auto"/>
            <w:bottom w:val="none" w:sz="0" w:space="0" w:color="auto"/>
            <w:right w:val="none" w:sz="0" w:space="0" w:color="auto"/>
          </w:divBdr>
        </w:div>
        <w:div w:id="972174244">
          <w:marLeft w:val="640"/>
          <w:marRight w:val="0"/>
          <w:marTop w:val="0"/>
          <w:marBottom w:val="0"/>
          <w:divBdr>
            <w:top w:val="none" w:sz="0" w:space="0" w:color="auto"/>
            <w:left w:val="none" w:sz="0" w:space="0" w:color="auto"/>
            <w:bottom w:val="none" w:sz="0" w:space="0" w:color="auto"/>
            <w:right w:val="none" w:sz="0" w:space="0" w:color="auto"/>
          </w:divBdr>
        </w:div>
        <w:div w:id="889069428">
          <w:marLeft w:val="640"/>
          <w:marRight w:val="0"/>
          <w:marTop w:val="0"/>
          <w:marBottom w:val="0"/>
          <w:divBdr>
            <w:top w:val="none" w:sz="0" w:space="0" w:color="auto"/>
            <w:left w:val="none" w:sz="0" w:space="0" w:color="auto"/>
            <w:bottom w:val="none" w:sz="0" w:space="0" w:color="auto"/>
            <w:right w:val="none" w:sz="0" w:space="0" w:color="auto"/>
          </w:divBdr>
        </w:div>
        <w:div w:id="1221329870">
          <w:marLeft w:val="640"/>
          <w:marRight w:val="0"/>
          <w:marTop w:val="0"/>
          <w:marBottom w:val="0"/>
          <w:divBdr>
            <w:top w:val="none" w:sz="0" w:space="0" w:color="auto"/>
            <w:left w:val="none" w:sz="0" w:space="0" w:color="auto"/>
            <w:bottom w:val="none" w:sz="0" w:space="0" w:color="auto"/>
            <w:right w:val="none" w:sz="0" w:space="0" w:color="auto"/>
          </w:divBdr>
        </w:div>
        <w:div w:id="216749809">
          <w:marLeft w:val="640"/>
          <w:marRight w:val="0"/>
          <w:marTop w:val="0"/>
          <w:marBottom w:val="0"/>
          <w:divBdr>
            <w:top w:val="none" w:sz="0" w:space="0" w:color="auto"/>
            <w:left w:val="none" w:sz="0" w:space="0" w:color="auto"/>
            <w:bottom w:val="none" w:sz="0" w:space="0" w:color="auto"/>
            <w:right w:val="none" w:sz="0" w:space="0" w:color="auto"/>
          </w:divBdr>
        </w:div>
        <w:div w:id="1926107227">
          <w:marLeft w:val="640"/>
          <w:marRight w:val="0"/>
          <w:marTop w:val="0"/>
          <w:marBottom w:val="0"/>
          <w:divBdr>
            <w:top w:val="none" w:sz="0" w:space="0" w:color="auto"/>
            <w:left w:val="none" w:sz="0" w:space="0" w:color="auto"/>
            <w:bottom w:val="none" w:sz="0" w:space="0" w:color="auto"/>
            <w:right w:val="none" w:sz="0" w:space="0" w:color="auto"/>
          </w:divBdr>
        </w:div>
        <w:div w:id="2081442061">
          <w:marLeft w:val="640"/>
          <w:marRight w:val="0"/>
          <w:marTop w:val="0"/>
          <w:marBottom w:val="0"/>
          <w:divBdr>
            <w:top w:val="none" w:sz="0" w:space="0" w:color="auto"/>
            <w:left w:val="none" w:sz="0" w:space="0" w:color="auto"/>
            <w:bottom w:val="none" w:sz="0" w:space="0" w:color="auto"/>
            <w:right w:val="none" w:sz="0" w:space="0" w:color="auto"/>
          </w:divBdr>
        </w:div>
        <w:div w:id="317081263">
          <w:marLeft w:val="640"/>
          <w:marRight w:val="0"/>
          <w:marTop w:val="0"/>
          <w:marBottom w:val="0"/>
          <w:divBdr>
            <w:top w:val="none" w:sz="0" w:space="0" w:color="auto"/>
            <w:left w:val="none" w:sz="0" w:space="0" w:color="auto"/>
            <w:bottom w:val="none" w:sz="0" w:space="0" w:color="auto"/>
            <w:right w:val="none" w:sz="0" w:space="0" w:color="auto"/>
          </w:divBdr>
        </w:div>
        <w:div w:id="1109935842">
          <w:marLeft w:val="640"/>
          <w:marRight w:val="0"/>
          <w:marTop w:val="0"/>
          <w:marBottom w:val="0"/>
          <w:divBdr>
            <w:top w:val="none" w:sz="0" w:space="0" w:color="auto"/>
            <w:left w:val="none" w:sz="0" w:space="0" w:color="auto"/>
            <w:bottom w:val="none" w:sz="0" w:space="0" w:color="auto"/>
            <w:right w:val="none" w:sz="0" w:space="0" w:color="auto"/>
          </w:divBdr>
        </w:div>
        <w:div w:id="1520897873">
          <w:marLeft w:val="640"/>
          <w:marRight w:val="0"/>
          <w:marTop w:val="0"/>
          <w:marBottom w:val="0"/>
          <w:divBdr>
            <w:top w:val="none" w:sz="0" w:space="0" w:color="auto"/>
            <w:left w:val="none" w:sz="0" w:space="0" w:color="auto"/>
            <w:bottom w:val="none" w:sz="0" w:space="0" w:color="auto"/>
            <w:right w:val="none" w:sz="0" w:space="0" w:color="auto"/>
          </w:divBdr>
        </w:div>
        <w:div w:id="905065511">
          <w:marLeft w:val="640"/>
          <w:marRight w:val="0"/>
          <w:marTop w:val="0"/>
          <w:marBottom w:val="0"/>
          <w:divBdr>
            <w:top w:val="none" w:sz="0" w:space="0" w:color="auto"/>
            <w:left w:val="none" w:sz="0" w:space="0" w:color="auto"/>
            <w:bottom w:val="none" w:sz="0" w:space="0" w:color="auto"/>
            <w:right w:val="none" w:sz="0" w:space="0" w:color="auto"/>
          </w:divBdr>
        </w:div>
        <w:div w:id="1409187824">
          <w:marLeft w:val="640"/>
          <w:marRight w:val="0"/>
          <w:marTop w:val="0"/>
          <w:marBottom w:val="0"/>
          <w:divBdr>
            <w:top w:val="none" w:sz="0" w:space="0" w:color="auto"/>
            <w:left w:val="none" w:sz="0" w:space="0" w:color="auto"/>
            <w:bottom w:val="none" w:sz="0" w:space="0" w:color="auto"/>
            <w:right w:val="none" w:sz="0" w:space="0" w:color="auto"/>
          </w:divBdr>
        </w:div>
        <w:div w:id="1364746080">
          <w:marLeft w:val="640"/>
          <w:marRight w:val="0"/>
          <w:marTop w:val="0"/>
          <w:marBottom w:val="0"/>
          <w:divBdr>
            <w:top w:val="none" w:sz="0" w:space="0" w:color="auto"/>
            <w:left w:val="none" w:sz="0" w:space="0" w:color="auto"/>
            <w:bottom w:val="none" w:sz="0" w:space="0" w:color="auto"/>
            <w:right w:val="none" w:sz="0" w:space="0" w:color="auto"/>
          </w:divBdr>
        </w:div>
        <w:div w:id="373433190">
          <w:marLeft w:val="640"/>
          <w:marRight w:val="0"/>
          <w:marTop w:val="0"/>
          <w:marBottom w:val="0"/>
          <w:divBdr>
            <w:top w:val="none" w:sz="0" w:space="0" w:color="auto"/>
            <w:left w:val="none" w:sz="0" w:space="0" w:color="auto"/>
            <w:bottom w:val="none" w:sz="0" w:space="0" w:color="auto"/>
            <w:right w:val="none" w:sz="0" w:space="0" w:color="auto"/>
          </w:divBdr>
        </w:div>
        <w:div w:id="198051401">
          <w:marLeft w:val="640"/>
          <w:marRight w:val="0"/>
          <w:marTop w:val="0"/>
          <w:marBottom w:val="0"/>
          <w:divBdr>
            <w:top w:val="none" w:sz="0" w:space="0" w:color="auto"/>
            <w:left w:val="none" w:sz="0" w:space="0" w:color="auto"/>
            <w:bottom w:val="none" w:sz="0" w:space="0" w:color="auto"/>
            <w:right w:val="none" w:sz="0" w:space="0" w:color="auto"/>
          </w:divBdr>
        </w:div>
        <w:div w:id="874927365">
          <w:marLeft w:val="640"/>
          <w:marRight w:val="0"/>
          <w:marTop w:val="0"/>
          <w:marBottom w:val="0"/>
          <w:divBdr>
            <w:top w:val="none" w:sz="0" w:space="0" w:color="auto"/>
            <w:left w:val="none" w:sz="0" w:space="0" w:color="auto"/>
            <w:bottom w:val="none" w:sz="0" w:space="0" w:color="auto"/>
            <w:right w:val="none" w:sz="0" w:space="0" w:color="auto"/>
          </w:divBdr>
        </w:div>
        <w:div w:id="1353341693">
          <w:marLeft w:val="640"/>
          <w:marRight w:val="0"/>
          <w:marTop w:val="0"/>
          <w:marBottom w:val="0"/>
          <w:divBdr>
            <w:top w:val="none" w:sz="0" w:space="0" w:color="auto"/>
            <w:left w:val="none" w:sz="0" w:space="0" w:color="auto"/>
            <w:bottom w:val="none" w:sz="0" w:space="0" w:color="auto"/>
            <w:right w:val="none" w:sz="0" w:space="0" w:color="auto"/>
          </w:divBdr>
        </w:div>
        <w:div w:id="1308970603">
          <w:marLeft w:val="640"/>
          <w:marRight w:val="0"/>
          <w:marTop w:val="0"/>
          <w:marBottom w:val="0"/>
          <w:divBdr>
            <w:top w:val="none" w:sz="0" w:space="0" w:color="auto"/>
            <w:left w:val="none" w:sz="0" w:space="0" w:color="auto"/>
            <w:bottom w:val="none" w:sz="0" w:space="0" w:color="auto"/>
            <w:right w:val="none" w:sz="0" w:space="0" w:color="auto"/>
          </w:divBdr>
        </w:div>
        <w:div w:id="2114937978">
          <w:marLeft w:val="640"/>
          <w:marRight w:val="0"/>
          <w:marTop w:val="0"/>
          <w:marBottom w:val="0"/>
          <w:divBdr>
            <w:top w:val="none" w:sz="0" w:space="0" w:color="auto"/>
            <w:left w:val="none" w:sz="0" w:space="0" w:color="auto"/>
            <w:bottom w:val="none" w:sz="0" w:space="0" w:color="auto"/>
            <w:right w:val="none" w:sz="0" w:space="0" w:color="auto"/>
          </w:divBdr>
        </w:div>
        <w:div w:id="832725687">
          <w:marLeft w:val="640"/>
          <w:marRight w:val="0"/>
          <w:marTop w:val="0"/>
          <w:marBottom w:val="0"/>
          <w:divBdr>
            <w:top w:val="none" w:sz="0" w:space="0" w:color="auto"/>
            <w:left w:val="none" w:sz="0" w:space="0" w:color="auto"/>
            <w:bottom w:val="none" w:sz="0" w:space="0" w:color="auto"/>
            <w:right w:val="none" w:sz="0" w:space="0" w:color="auto"/>
          </w:divBdr>
        </w:div>
        <w:div w:id="896471346">
          <w:marLeft w:val="640"/>
          <w:marRight w:val="0"/>
          <w:marTop w:val="0"/>
          <w:marBottom w:val="0"/>
          <w:divBdr>
            <w:top w:val="none" w:sz="0" w:space="0" w:color="auto"/>
            <w:left w:val="none" w:sz="0" w:space="0" w:color="auto"/>
            <w:bottom w:val="none" w:sz="0" w:space="0" w:color="auto"/>
            <w:right w:val="none" w:sz="0" w:space="0" w:color="auto"/>
          </w:divBdr>
        </w:div>
        <w:div w:id="740372974">
          <w:marLeft w:val="640"/>
          <w:marRight w:val="0"/>
          <w:marTop w:val="0"/>
          <w:marBottom w:val="0"/>
          <w:divBdr>
            <w:top w:val="none" w:sz="0" w:space="0" w:color="auto"/>
            <w:left w:val="none" w:sz="0" w:space="0" w:color="auto"/>
            <w:bottom w:val="none" w:sz="0" w:space="0" w:color="auto"/>
            <w:right w:val="none" w:sz="0" w:space="0" w:color="auto"/>
          </w:divBdr>
        </w:div>
        <w:div w:id="452091879">
          <w:marLeft w:val="640"/>
          <w:marRight w:val="0"/>
          <w:marTop w:val="0"/>
          <w:marBottom w:val="0"/>
          <w:divBdr>
            <w:top w:val="none" w:sz="0" w:space="0" w:color="auto"/>
            <w:left w:val="none" w:sz="0" w:space="0" w:color="auto"/>
            <w:bottom w:val="none" w:sz="0" w:space="0" w:color="auto"/>
            <w:right w:val="none" w:sz="0" w:space="0" w:color="auto"/>
          </w:divBdr>
        </w:div>
        <w:div w:id="1338729861">
          <w:marLeft w:val="640"/>
          <w:marRight w:val="0"/>
          <w:marTop w:val="0"/>
          <w:marBottom w:val="0"/>
          <w:divBdr>
            <w:top w:val="none" w:sz="0" w:space="0" w:color="auto"/>
            <w:left w:val="none" w:sz="0" w:space="0" w:color="auto"/>
            <w:bottom w:val="none" w:sz="0" w:space="0" w:color="auto"/>
            <w:right w:val="none" w:sz="0" w:space="0" w:color="auto"/>
          </w:divBdr>
        </w:div>
        <w:div w:id="959607709">
          <w:marLeft w:val="640"/>
          <w:marRight w:val="0"/>
          <w:marTop w:val="0"/>
          <w:marBottom w:val="0"/>
          <w:divBdr>
            <w:top w:val="none" w:sz="0" w:space="0" w:color="auto"/>
            <w:left w:val="none" w:sz="0" w:space="0" w:color="auto"/>
            <w:bottom w:val="none" w:sz="0" w:space="0" w:color="auto"/>
            <w:right w:val="none" w:sz="0" w:space="0" w:color="auto"/>
          </w:divBdr>
        </w:div>
        <w:div w:id="1910267852">
          <w:marLeft w:val="640"/>
          <w:marRight w:val="0"/>
          <w:marTop w:val="0"/>
          <w:marBottom w:val="0"/>
          <w:divBdr>
            <w:top w:val="none" w:sz="0" w:space="0" w:color="auto"/>
            <w:left w:val="none" w:sz="0" w:space="0" w:color="auto"/>
            <w:bottom w:val="none" w:sz="0" w:space="0" w:color="auto"/>
            <w:right w:val="none" w:sz="0" w:space="0" w:color="auto"/>
          </w:divBdr>
        </w:div>
        <w:div w:id="1069377709">
          <w:marLeft w:val="640"/>
          <w:marRight w:val="0"/>
          <w:marTop w:val="0"/>
          <w:marBottom w:val="0"/>
          <w:divBdr>
            <w:top w:val="none" w:sz="0" w:space="0" w:color="auto"/>
            <w:left w:val="none" w:sz="0" w:space="0" w:color="auto"/>
            <w:bottom w:val="none" w:sz="0" w:space="0" w:color="auto"/>
            <w:right w:val="none" w:sz="0" w:space="0" w:color="auto"/>
          </w:divBdr>
        </w:div>
        <w:div w:id="1672029053">
          <w:marLeft w:val="640"/>
          <w:marRight w:val="0"/>
          <w:marTop w:val="0"/>
          <w:marBottom w:val="0"/>
          <w:divBdr>
            <w:top w:val="none" w:sz="0" w:space="0" w:color="auto"/>
            <w:left w:val="none" w:sz="0" w:space="0" w:color="auto"/>
            <w:bottom w:val="none" w:sz="0" w:space="0" w:color="auto"/>
            <w:right w:val="none" w:sz="0" w:space="0" w:color="auto"/>
          </w:divBdr>
        </w:div>
        <w:div w:id="233048037">
          <w:marLeft w:val="640"/>
          <w:marRight w:val="0"/>
          <w:marTop w:val="0"/>
          <w:marBottom w:val="0"/>
          <w:divBdr>
            <w:top w:val="none" w:sz="0" w:space="0" w:color="auto"/>
            <w:left w:val="none" w:sz="0" w:space="0" w:color="auto"/>
            <w:bottom w:val="none" w:sz="0" w:space="0" w:color="auto"/>
            <w:right w:val="none" w:sz="0" w:space="0" w:color="auto"/>
          </w:divBdr>
        </w:div>
        <w:div w:id="1419905602">
          <w:marLeft w:val="640"/>
          <w:marRight w:val="0"/>
          <w:marTop w:val="0"/>
          <w:marBottom w:val="0"/>
          <w:divBdr>
            <w:top w:val="none" w:sz="0" w:space="0" w:color="auto"/>
            <w:left w:val="none" w:sz="0" w:space="0" w:color="auto"/>
            <w:bottom w:val="none" w:sz="0" w:space="0" w:color="auto"/>
            <w:right w:val="none" w:sz="0" w:space="0" w:color="auto"/>
          </w:divBdr>
        </w:div>
        <w:div w:id="422646149">
          <w:marLeft w:val="640"/>
          <w:marRight w:val="0"/>
          <w:marTop w:val="0"/>
          <w:marBottom w:val="0"/>
          <w:divBdr>
            <w:top w:val="none" w:sz="0" w:space="0" w:color="auto"/>
            <w:left w:val="none" w:sz="0" w:space="0" w:color="auto"/>
            <w:bottom w:val="none" w:sz="0" w:space="0" w:color="auto"/>
            <w:right w:val="none" w:sz="0" w:space="0" w:color="auto"/>
          </w:divBdr>
        </w:div>
        <w:div w:id="766969952">
          <w:marLeft w:val="640"/>
          <w:marRight w:val="0"/>
          <w:marTop w:val="0"/>
          <w:marBottom w:val="0"/>
          <w:divBdr>
            <w:top w:val="none" w:sz="0" w:space="0" w:color="auto"/>
            <w:left w:val="none" w:sz="0" w:space="0" w:color="auto"/>
            <w:bottom w:val="none" w:sz="0" w:space="0" w:color="auto"/>
            <w:right w:val="none" w:sz="0" w:space="0" w:color="auto"/>
          </w:divBdr>
        </w:div>
        <w:div w:id="1645546229">
          <w:marLeft w:val="640"/>
          <w:marRight w:val="0"/>
          <w:marTop w:val="0"/>
          <w:marBottom w:val="0"/>
          <w:divBdr>
            <w:top w:val="none" w:sz="0" w:space="0" w:color="auto"/>
            <w:left w:val="none" w:sz="0" w:space="0" w:color="auto"/>
            <w:bottom w:val="none" w:sz="0" w:space="0" w:color="auto"/>
            <w:right w:val="none" w:sz="0" w:space="0" w:color="auto"/>
          </w:divBdr>
        </w:div>
        <w:div w:id="1670478073">
          <w:marLeft w:val="640"/>
          <w:marRight w:val="0"/>
          <w:marTop w:val="0"/>
          <w:marBottom w:val="0"/>
          <w:divBdr>
            <w:top w:val="none" w:sz="0" w:space="0" w:color="auto"/>
            <w:left w:val="none" w:sz="0" w:space="0" w:color="auto"/>
            <w:bottom w:val="none" w:sz="0" w:space="0" w:color="auto"/>
            <w:right w:val="none" w:sz="0" w:space="0" w:color="auto"/>
          </w:divBdr>
        </w:div>
        <w:div w:id="411777158">
          <w:marLeft w:val="640"/>
          <w:marRight w:val="0"/>
          <w:marTop w:val="0"/>
          <w:marBottom w:val="0"/>
          <w:divBdr>
            <w:top w:val="none" w:sz="0" w:space="0" w:color="auto"/>
            <w:left w:val="none" w:sz="0" w:space="0" w:color="auto"/>
            <w:bottom w:val="none" w:sz="0" w:space="0" w:color="auto"/>
            <w:right w:val="none" w:sz="0" w:space="0" w:color="auto"/>
          </w:divBdr>
        </w:div>
        <w:div w:id="2029066154">
          <w:marLeft w:val="640"/>
          <w:marRight w:val="0"/>
          <w:marTop w:val="0"/>
          <w:marBottom w:val="0"/>
          <w:divBdr>
            <w:top w:val="none" w:sz="0" w:space="0" w:color="auto"/>
            <w:left w:val="none" w:sz="0" w:space="0" w:color="auto"/>
            <w:bottom w:val="none" w:sz="0" w:space="0" w:color="auto"/>
            <w:right w:val="none" w:sz="0" w:space="0" w:color="auto"/>
          </w:divBdr>
        </w:div>
      </w:divsChild>
    </w:div>
    <w:div w:id="1504398780">
      <w:bodyDiv w:val="1"/>
      <w:marLeft w:val="0"/>
      <w:marRight w:val="0"/>
      <w:marTop w:val="0"/>
      <w:marBottom w:val="0"/>
      <w:divBdr>
        <w:top w:val="none" w:sz="0" w:space="0" w:color="auto"/>
        <w:left w:val="none" w:sz="0" w:space="0" w:color="auto"/>
        <w:bottom w:val="none" w:sz="0" w:space="0" w:color="auto"/>
        <w:right w:val="none" w:sz="0" w:space="0" w:color="auto"/>
      </w:divBdr>
      <w:divsChild>
        <w:div w:id="211504095">
          <w:marLeft w:val="640"/>
          <w:marRight w:val="0"/>
          <w:marTop w:val="0"/>
          <w:marBottom w:val="0"/>
          <w:divBdr>
            <w:top w:val="none" w:sz="0" w:space="0" w:color="auto"/>
            <w:left w:val="none" w:sz="0" w:space="0" w:color="auto"/>
            <w:bottom w:val="none" w:sz="0" w:space="0" w:color="auto"/>
            <w:right w:val="none" w:sz="0" w:space="0" w:color="auto"/>
          </w:divBdr>
        </w:div>
        <w:div w:id="1090783664">
          <w:marLeft w:val="640"/>
          <w:marRight w:val="0"/>
          <w:marTop w:val="0"/>
          <w:marBottom w:val="0"/>
          <w:divBdr>
            <w:top w:val="none" w:sz="0" w:space="0" w:color="auto"/>
            <w:left w:val="none" w:sz="0" w:space="0" w:color="auto"/>
            <w:bottom w:val="none" w:sz="0" w:space="0" w:color="auto"/>
            <w:right w:val="none" w:sz="0" w:space="0" w:color="auto"/>
          </w:divBdr>
        </w:div>
        <w:div w:id="971399268">
          <w:marLeft w:val="640"/>
          <w:marRight w:val="0"/>
          <w:marTop w:val="0"/>
          <w:marBottom w:val="0"/>
          <w:divBdr>
            <w:top w:val="none" w:sz="0" w:space="0" w:color="auto"/>
            <w:left w:val="none" w:sz="0" w:space="0" w:color="auto"/>
            <w:bottom w:val="none" w:sz="0" w:space="0" w:color="auto"/>
            <w:right w:val="none" w:sz="0" w:space="0" w:color="auto"/>
          </w:divBdr>
        </w:div>
        <w:div w:id="305473578">
          <w:marLeft w:val="640"/>
          <w:marRight w:val="0"/>
          <w:marTop w:val="0"/>
          <w:marBottom w:val="0"/>
          <w:divBdr>
            <w:top w:val="none" w:sz="0" w:space="0" w:color="auto"/>
            <w:left w:val="none" w:sz="0" w:space="0" w:color="auto"/>
            <w:bottom w:val="none" w:sz="0" w:space="0" w:color="auto"/>
            <w:right w:val="none" w:sz="0" w:space="0" w:color="auto"/>
          </w:divBdr>
        </w:div>
        <w:div w:id="1721007012">
          <w:marLeft w:val="640"/>
          <w:marRight w:val="0"/>
          <w:marTop w:val="0"/>
          <w:marBottom w:val="0"/>
          <w:divBdr>
            <w:top w:val="none" w:sz="0" w:space="0" w:color="auto"/>
            <w:left w:val="none" w:sz="0" w:space="0" w:color="auto"/>
            <w:bottom w:val="none" w:sz="0" w:space="0" w:color="auto"/>
            <w:right w:val="none" w:sz="0" w:space="0" w:color="auto"/>
          </w:divBdr>
        </w:div>
        <w:div w:id="1941333990">
          <w:marLeft w:val="640"/>
          <w:marRight w:val="0"/>
          <w:marTop w:val="0"/>
          <w:marBottom w:val="0"/>
          <w:divBdr>
            <w:top w:val="none" w:sz="0" w:space="0" w:color="auto"/>
            <w:left w:val="none" w:sz="0" w:space="0" w:color="auto"/>
            <w:bottom w:val="none" w:sz="0" w:space="0" w:color="auto"/>
            <w:right w:val="none" w:sz="0" w:space="0" w:color="auto"/>
          </w:divBdr>
        </w:div>
        <w:div w:id="165487284">
          <w:marLeft w:val="640"/>
          <w:marRight w:val="0"/>
          <w:marTop w:val="0"/>
          <w:marBottom w:val="0"/>
          <w:divBdr>
            <w:top w:val="none" w:sz="0" w:space="0" w:color="auto"/>
            <w:left w:val="none" w:sz="0" w:space="0" w:color="auto"/>
            <w:bottom w:val="none" w:sz="0" w:space="0" w:color="auto"/>
            <w:right w:val="none" w:sz="0" w:space="0" w:color="auto"/>
          </w:divBdr>
        </w:div>
        <w:div w:id="1726297630">
          <w:marLeft w:val="640"/>
          <w:marRight w:val="0"/>
          <w:marTop w:val="0"/>
          <w:marBottom w:val="0"/>
          <w:divBdr>
            <w:top w:val="none" w:sz="0" w:space="0" w:color="auto"/>
            <w:left w:val="none" w:sz="0" w:space="0" w:color="auto"/>
            <w:bottom w:val="none" w:sz="0" w:space="0" w:color="auto"/>
            <w:right w:val="none" w:sz="0" w:space="0" w:color="auto"/>
          </w:divBdr>
        </w:div>
        <w:div w:id="1126511684">
          <w:marLeft w:val="640"/>
          <w:marRight w:val="0"/>
          <w:marTop w:val="0"/>
          <w:marBottom w:val="0"/>
          <w:divBdr>
            <w:top w:val="none" w:sz="0" w:space="0" w:color="auto"/>
            <w:left w:val="none" w:sz="0" w:space="0" w:color="auto"/>
            <w:bottom w:val="none" w:sz="0" w:space="0" w:color="auto"/>
            <w:right w:val="none" w:sz="0" w:space="0" w:color="auto"/>
          </w:divBdr>
        </w:div>
        <w:div w:id="766388925">
          <w:marLeft w:val="640"/>
          <w:marRight w:val="0"/>
          <w:marTop w:val="0"/>
          <w:marBottom w:val="0"/>
          <w:divBdr>
            <w:top w:val="none" w:sz="0" w:space="0" w:color="auto"/>
            <w:left w:val="none" w:sz="0" w:space="0" w:color="auto"/>
            <w:bottom w:val="none" w:sz="0" w:space="0" w:color="auto"/>
            <w:right w:val="none" w:sz="0" w:space="0" w:color="auto"/>
          </w:divBdr>
        </w:div>
        <w:div w:id="652636096">
          <w:marLeft w:val="640"/>
          <w:marRight w:val="0"/>
          <w:marTop w:val="0"/>
          <w:marBottom w:val="0"/>
          <w:divBdr>
            <w:top w:val="none" w:sz="0" w:space="0" w:color="auto"/>
            <w:left w:val="none" w:sz="0" w:space="0" w:color="auto"/>
            <w:bottom w:val="none" w:sz="0" w:space="0" w:color="auto"/>
            <w:right w:val="none" w:sz="0" w:space="0" w:color="auto"/>
          </w:divBdr>
        </w:div>
        <w:div w:id="1368990766">
          <w:marLeft w:val="640"/>
          <w:marRight w:val="0"/>
          <w:marTop w:val="0"/>
          <w:marBottom w:val="0"/>
          <w:divBdr>
            <w:top w:val="none" w:sz="0" w:space="0" w:color="auto"/>
            <w:left w:val="none" w:sz="0" w:space="0" w:color="auto"/>
            <w:bottom w:val="none" w:sz="0" w:space="0" w:color="auto"/>
            <w:right w:val="none" w:sz="0" w:space="0" w:color="auto"/>
          </w:divBdr>
        </w:div>
        <w:div w:id="2077891271">
          <w:marLeft w:val="640"/>
          <w:marRight w:val="0"/>
          <w:marTop w:val="0"/>
          <w:marBottom w:val="0"/>
          <w:divBdr>
            <w:top w:val="none" w:sz="0" w:space="0" w:color="auto"/>
            <w:left w:val="none" w:sz="0" w:space="0" w:color="auto"/>
            <w:bottom w:val="none" w:sz="0" w:space="0" w:color="auto"/>
            <w:right w:val="none" w:sz="0" w:space="0" w:color="auto"/>
          </w:divBdr>
        </w:div>
        <w:div w:id="1352874814">
          <w:marLeft w:val="640"/>
          <w:marRight w:val="0"/>
          <w:marTop w:val="0"/>
          <w:marBottom w:val="0"/>
          <w:divBdr>
            <w:top w:val="none" w:sz="0" w:space="0" w:color="auto"/>
            <w:left w:val="none" w:sz="0" w:space="0" w:color="auto"/>
            <w:bottom w:val="none" w:sz="0" w:space="0" w:color="auto"/>
            <w:right w:val="none" w:sz="0" w:space="0" w:color="auto"/>
          </w:divBdr>
        </w:div>
        <w:div w:id="1361977273">
          <w:marLeft w:val="640"/>
          <w:marRight w:val="0"/>
          <w:marTop w:val="0"/>
          <w:marBottom w:val="0"/>
          <w:divBdr>
            <w:top w:val="none" w:sz="0" w:space="0" w:color="auto"/>
            <w:left w:val="none" w:sz="0" w:space="0" w:color="auto"/>
            <w:bottom w:val="none" w:sz="0" w:space="0" w:color="auto"/>
            <w:right w:val="none" w:sz="0" w:space="0" w:color="auto"/>
          </w:divBdr>
        </w:div>
        <w:div w:id="42750762">
          <w:marLeft w:val="640"/>
          <w:marRight w:val="0"/>
          <w:marTop w:val="0"/>
          <w:marBottom w:val="0"/>
          <w:divBdr>
            <w:top w:val="none" w:sz="0" w:space="0" w:color="auto"/>
            <w:left w:val="none" w:sz="0" w:space="0" w:color="auto"/>
            <w:bottom w:val="none" w:sz="0" w:space="0" w:color="auto"/>
            <w:right w:val="none" w:sz="0" w:space="0" w:color="auto"/>
          </w:divBdr>
        </w:div>
        <w:div w:id="26175098">
          <w:marLeft w:val="640"/>
          <w:marRight w:val="0"/>
          <w:marTop w:val="0"/>
          <w:marBottom w:val="0"/>
          <w:divBdr>
            <w:top w:val="none" w:sz="0" w:space="0" w:color="auto"/>
            <w:left w:val="none" w:sz="0" w:space="0" w:color="auto"/>
            <w:bottom w:val="none" w:sz="0" w:space="0" w:color="auto"/>
            <w:right w:val="none" w:sz="0" w:space="0" w:color="auto"/>
          </w:divBdr>
        </w:div>
        <w:div w:id="2046907090">
          <w:marLeft w:val="640"/>
          <w:marRight w:val="0"/>
          <w:marTop w:val="0"/>
          <w:marBottom w:val="0"/>
          <w:divBdr>
            <w:top w:val="none" w:sz="0" w:space="0" w:color="auto"/>
            <w:left w:val="none" w:sz="0" w:space="0" w:color="auto"/>
            <w:bottom w:val="none" w:sz="0" w:space="0" w:color="auto"/>
            <w:right w:val="none" w:sz="0" w:space="0" w:color="auto"/>
          </w:divBdr>
        </w:div>
        <w:div w:id="1553301078">
          <w:marLeft w:val="640"/>
          <w:marRight w:val="0"/>
          <w:marTop w:val="0"/>
          <w:marBottom w:val="0"/>
          <w:divBdr>
            <w:top w:val="none" w:sz="0" w:space="0" w:color="auto"/>
            <w:left w:val="none" w:sz="0" w:space="0" w:color="auto"/>
            <w:bottom w:val="none" w:sz="0" w:space="0" w:color="auto"/>
            <w:right w:val="none" w:sz="0" w:space="0" w:color="auto"/>
          </w:divBdr>
        </w:div>
        <w:div w:id="1386564225">
          <w:marLeft w:val="640"/>
          <w:marRight w:val="0"/>
          <w:marTop w:val="0"/>
          <w:marBottom w:val="0"/>
          <w:divBdr>
            <w:top w:val="none" w:sz="0" w:space="0" w:color="auto"/>
            <w:left w:val="none" w:sz="0" w:space="0" w:color="auto"/>
            <w:bottom w:val="none" w:sz="0" w:space="0" w:color="auto"/>
            <w:right w:val="none" w:sz="0" w:space="0" w:color="auto"/>
          </w:divBdr>
        </w:div>
        <w:div w:id="1116025127">
          <w:marLeft w:val="640"/>
          <w:marRight w:val="0"/>
          <w:marTop w:val="0"/>
          <w:marBottom w:val="0"/>
          <w:divBdr>
            <w:top w:val="none" w:sz="0" w:space="0" w:color="auto"/>
            <w:left w:val="none" w:sz="0" w:space="0" w:color="auto"/>
            <w:bottom w:val="none" w:sz="0" w:space="0" w:color="auto"/>
            <w:right w:val="none" w:sz="0" w:space="0" w:color="auto"/>
          </w:divBdr>
        </w:div>
        <w:div w:id="1125998918">
          <w:marLeft w:val="640"/>
          <w:marRight w:val="0"/>
          <w:marTop w:val="0"/>
          <w:marBottom w:val="0"/>
          <w:divBdr>
            <w:top w:val="none" w:sz="0" w:space="0" w:color="auto"/>
            <w:left w:val="none" w:sz="0" w:space="0" w:color="auto"/>
            <w:bottom w:val="none" w:sz="0" w:space="0" w:color="auto"/>
            <w:right w:val="none" w:sz="0" w:space="0" w:color="auto"/>
          </w:divBdr>
        </w:div>
        <w:div w:id="1919703520">
          <w:marLeft w:val="640"/>
          <w:marRight w:val="0"/>
          <w:marTop w:val="0"/>
          <w:marBottom w:val="0"/>
          <w:divBdr>
            <w:top w:val="none" w:sz="0" w:space="0" w:color="auto"/>
            <w:left w:val="none" w:sz="0" w:space="0" w:color="auto"/>
            <w:bottom w:val="none" w:sz="0" w:space="0" w:color="auto"/>
            <w:right w:val="none" w:sz="0" w:space="0" w:color="auto"/>
          </w:divBdr>
        </w:div>
        <w:div w:id="2105299987">
          <w:marLeft w:val="640"/>
          <w:marRight w:val="0"/>
          <w:marTop w:val="0"/>
          <w:marBottom w:val="0"/>
          <w:divBdr>
            <w:top w:val="none" w:sz="0" w:space="0" w:color="auto"/>
            <w:left w:val="none" w:sz="0" w:space="0" w:color="auto"/>
            <w:bottom w:val="none" w:sz="0" w:space="0" w:color="auto"/>
            <w:right w:val="none" w:sz="0" w:space="0" w:color="auto"/>
          </w:divBdr>
        </w:div>
        <w:div w:id="2005163642">
          <w:marLeft w:val="640"/>
          <w:marRight w:val="0"/>
          <w:marTop w:val="0"/>
          <w:marBottom w:val="0"/>
          <w:divBdr>
            <w:top w:val="none" w:sz="0" w:space="0" w:color="auto"/>
            <w:left w:val="none" w:sz="0" w:space="0" w:color="auto"/>
            <w:bottom w:val="none" w:sz="0" w:space="0" w:color="auto"/>
            <w:right w:val="none" w:sz="0" w:space="0" w:color="auto"/>
          </w:divBdr>
        </w:div>
        <w:div w:id="172456341">
          <w:marLeft w:val="640"/>
          <w:marRight w:val="0"/>
          <w:marTop w:val="0"/>
          <w:marBottom w:val="0"/>
          <w:divBdr>
            <w:top w:val="none" w:sz="0" w:space="0" w:color="auto"/>
            <w:left w:val="none" w:sz="0" w:space="0" w:color="auto"/>
            <w:bottom w:val="none" w:sz="0" w:space="0" w:color="auto"/>
            <w:right w:val="none" w:sz="0" w:space="0" w:color="auto"/>
          </w:divBdr>
        </w:div>
        <w:div w:id="2046825594">
          <w:marLeft w:val="640"/>
          <w:marRight w:val="0"/>
          <w:marTop w:val="0"/>
          <w:marBottom w:val="0"/>
          <w:divBdr>
            <w:top w:val="none" w:sz="0" w:space="0" w:color="auto"/>
            <w:left w:val="none" w:sz="0" w:space="0" w:color="auto"/>
            <w:bottom w:val="none" w:sz="0" w:space="0" w:color="auto"/>
            <w:right w:val="none" w:sz="0" w:space="0" w:color="auto"/>
          </w:divBdr>
        </w:div>
        <w:div w:id="454326887">
          <w:marLeft w:val="640"/>
          <w:marRight w:val="0"/>
          <w:marTop w:val="0"/>
          <w:marBottom w:val="0"/>
          <w:divBdr>
            <w:top w:val="none" w:sz="0" w:space="0" w:color="auto"/>
            <w:left w:val="none" w:sz="0" w:space="0" w:color="auto"/>
            <w:bottom w:val="none" w:sz="0" w:space="0" w:color="auto"/>
            <w:right w:val="none" w:sz="0" w:space="0" w:color="auto"/>
          </w:divBdr>
        </w:div>
        <w:div w:id="2067026528">
          <w:marLeft w:val="640"/>
          <w:marRight w:val="0"/>
          <w:marTop w:val="0"/>
          <w:marBottom w:val="0"/>
          <w:divBdr>
            <w:top w:val="none" w:sz="0" w:space="0" w:color="auto"/>
            <w:left w:val="none" w:sz="0" w:space="0" w:color="auto"/>
            <w:bottom w:val="none" w:sz="0" w:space="0" w:color="auto"/>
            <w:right w:val="none" w:sz="0" w:space="0" w:color="auto"/>
          </w:divBdr>
        </w:div>
        <w:div w:id="1025251239">
          <w:marLeft w:val="640"/>
          <w:marRight w:val="0"/>
          <w:marTop w:val="0"/>
          <w:marBottom w:val="0"/>
          <w:divBdr>
            <w:top w:val="none" w:sz="0" w:space="0" w:color="auto"/>
            <w:left w:val="none" w:sz="0" w:space="0" w:color="auto"/>
            <w:bottom w:val="none" w:sz="0" w:space="0" w:color="auto"/>
            <w:right w:val="none" w:sz="0" w:space="0" w:color="auto"/>
          </w:divBdr>
        </w:div>
        <w:div w:id="1699772422">
          <w:marLeft w:val="640"/>
          <w:marRight w:val="0"/>
          <w:marTop w:val="0"/>
          <w:marBottom w:val="0"/>
          <w:divBdr>
            <w:top w:val="none" w:sz="0" w:space="0" w:color="auto"/>
            <w:left w:val="none" w:sz="0" w:space="0" w:color="auto"/>
            <w:bottom w:val="none" w:sz="0" w:space="0" w:color="auto"/>
            <w:right w:val="none" w:sz="0" w:space="0" w:color="auto"/>
          </w:divBdr>
        </w:div>
        <w:div w:id="691149975">
          <w:marLeft w:val="640"/>
          <w:marRight w:val="0"/>
          <w:marTop w:val="0"/>
          <w:marBottom w:val="0"/>
          <w:divBdr>
            <w:top w:val="none" w:sz="0" w:space="0" w:color="auto"/>
            <w:left w:val="none" w:sz="0" w:space="0" w:color="auto"/>
            <w:bottom w:val="none" w:sz="0" w:space="0" w:color="auto"/>
            <w:right w:val="none" w:sz="0" w:space="0" w:color="auto"/>
          </w:divBdr>
        </w:div>
        <w:div w:id="1488204073">
          <w:marLeft w:val="640"/>
          <w:marRight w:val="0"/>
          <w:marTop w:val="0"/>
          <w:marBottom w:val="0"/>
          <w:divBdr>
            <w:top w:val="none" w:sz="0" w:space="0" w:color="auto"/>
            <w:left w:val="none" w:sz="0" w:space="0" w:color="auto"/>
            <w:bottom w:val="none" w:sz="0" w:space="0" w:color="auto"/>
            <w:right w:val="none" w:sz="0" w:space="0" w:color="auto"/>
          </w:divBdr>
        </w:div>
        <w:div w:id="319892041">
          <w:marLeft w:val="640"/>
          <w:marRight w:val="0"/>
          <w:marTop w:val="0"/>
          <w:marBottom w:val="0"/>
          <w:divBdr>
            <w:top w:val="none" w:sz="0" w:space="0" w:color="auto"/>
            <w:left w:val="none" w:sz="0" w:space="0" w:color="auto"/>
            <w:bottom w:val="none" w:sz="0" w:space="0" w:color="auto"/>
            <w:right w:val="none" w:sz="0" w:space="0" w:color="auto"/>
          </w:divBdr>
        </w:div>
        <w:div w:id="1359816241">
          <w:marLeft w:val="640"/>
          <w:marRight w:val="0"/>
          <w:marTop w:val="0"/>
          <w:marBottom w:val="0"/>
          <w:divBdr>
            <w:top w:val="none" w:sz="0" w:space="0" w:color="auto"/>
            <w:left w:val="none" w:sz="0" w:space="0" w:color="auto"/>
            <w:bottom w:val="none" w:sz="0" w:space="0" w:color="auto"/>
            <w:right w:val="none" w:sz="0" w:space="0" w:color="auto"/>
          </w:divBdr>
        </w:div>
        <w:div w:id="1038235539">
          <w:marLeft w:val="640"/>
          <w:marRight w:val="0"/>
          <w:marTop w:val="0"/>
          <w:marBottom w:val="0"/>
          <w:divBdr>
            <w:top w:val="none" w:sz="0" w:space="0" w:color="auto"/>
            <w:left w:val="none" w:sz="0" w:space="0" w:color="auto"/>
            <w:bottom w:val="none" w:sz="0" w:space="0" w:color="auto"/>
            <w:right w:val="none" w:sz="0" w:space="0" w:color="auto"/>
          </w:divBdr>
        </w:div>
        <w:div w:id="674650169">
          <w:marLeft w:val="640"/>
          <w:marRight w:val="0"/>
          <w:marTop w:val="0"/>
          <w:marBottom w:val="0"/>
          <w:divBdr>
            <w:top w:val="none" w:sz="0" w:space="0" w:color="auto"/>
            <w:left w:val="none" w:sz="0" w:space="0" w:color="auto"/>
            <w:bottom w:val="none" w:sz="0" w:space="0" w:color="auto"/>
            <w:right w:val="none" w:sz="0" w:space="0" w:color="auto"/>
          </w:divBdr>
        </w:div>
        <w:div w:id="831987594">
          <w:marLeft w:val="640"/>
          <w:marRight w:val="0"/>
          <w:marTop w:val="0"/>
          <w:marBottom w:val="0"/>
          <w:divBdr>
            <w:top w:val="none" w:sz="0" w:space="0" w:color="auto"/>
            <w:left w:val="none" w:sz="0" w:space="0" w:color="auto"/>
            <w:bottom w:val="none" w:sz="0" w:space="0" w:color="auto"/>
            <w:right w:val="none" w:sz="0" w:space="0" w:color="auto"/>
          </w:divBdr>
        </w:div>
        <w:div w:id="263193252">
          <w:marLeft w:val="640"/>
          <w:marRight w:val="0"/>
          <w:marTop w:val="0"/>
          <w:marBottom w:val="0"/>
          <w:divBdr>
            <w:top w:val="none" w:sz="0" w:space="0" w:color="auto"/>
            <w:left w:val="none" w:sz="0" w:space="0" w:color="auto"/>
            <w:bottom w:val="none" w:sz="0" w:space="0" w:color="auto"/>
            <w:right w:val="none" w:sz="0" w:space="0" w:color="auto"/>
          </w:divBdr>
        </w:div>
        <w:div w:id="1492063008">
          <w:marLeft w:val="640"/>
          <w:marRight w:val="0"/>
          <w:marTop w:val="0"/>
          <w:marBottom w:val="0"/>
          <w:divBdr>
            <w:top w:val="none" w:sz="0" w:space="0" w:color="auto"/>
            <w:left w:val="none" w:sz="0" w:space="0" w:color="auto"/>
            <w:bottom w:val="none" w:sz="0" w:space="0" w:color="auto"/>
            <w:right w:val="none" w:sz="0" w:space="0" w:color="auto"/>
          </w:divBdr>
        </w:div>
        <w:div w:id="924266961">
          <w:marLeft w:val="640"/>
          <w:marRight w:val="0"/>
          <w:marTop w:val="0"/>
          <w:marBottom w:val="0"/>
          <w:divBdr>
            <w:top w:val="none" w:sz="0" w:space="0" w:color="auto"/>
            <w:left w:val="none" w:sz="0" w:space="0" w:color="auto"/>
            <w:bottom w:val="none" w:sz="0" w:space="0" w:color="auto"/>
            <w:right w:val="none" w:sz="0" w:space="0" w:color="auto"/>
          </w:divBdr>
        </w:div>
        <w:div w:id="782650629">
          <w:marLeft w:val="640"/>
          <w:marRight w:val="0"/>
          <w:marTop w:val="0"/>
          <w:marBottom w:val="0"/>
          <w:divBdr>
            <w:top w:val="none" w:sz="0" w:space="0" w:color="auto"/>
            <w:left w:val="none" w:sz="0" w:space="0" w:color="auto"/>
            <w:bottom w:val="none" w:sz="0" w:space="0" w:color="auto"/>
            <w:right w:val="none" w:sz="0" w:space="0" w:color="auto"/>
          </w:divBdr>
        </w:div>
        <w:div w:id="1249119177">
          <w:marLeft w:val="640"/>
          <w:marRight w:val="0"/>
          <w:marTop w:val="0"/>
          <w:marBottom w:val="0"/>
          <w:divBdr>
            <w:top w:val="none" w:sz="0" w:space="0" w:color="auto"/>
            <w:left w:val="none" w:sz="0" w:space="0" w:color="auto"/>
            <w:bottom w:val="none" w:sz="0" w:space="0" w:color="auto"/>
            <w:right w:val="none" w:sz="0" w:space="0" w:color="auto"/>
          </w:divBdr>
        </w:div>
        <w:div w:id="960843290">
          <w:marLeft w:val="640"/>
          <w:marRight w:val="0"/>
          <w:marTop w:val="0"/>
          <w:marBottom w:val="0"/>
          <w:divBdr>
            <w:top w:val="none" w:sz="0" w:space="0" w:color="auto"/>
            <w:left w:val="none" w:sz="0" w:space="0" w:color="auto"/>
            <w:bottom w:val="none" w:sz="0" w:space="0" w:color="auto"/>
            <w:right w:val="none" w:sz="0" w:space="0" w:color="auto"/>
          </w:divBdr>
        </w:div>
        <w:div w:id="1665477497">
          <w:marLeft w:val="640"/>
          <w:marRight w:val="0"/>
          <w:marTop w:val="0"/>
          <w:marBottom w:val="0"/>
          <w:divBdr>
            <w:top w:val="none" w:sz="0" w:space="0" w:color="auto"/>
            <w:left w:val="none" w:sz="0" w:space="0" w:color="auto"/>
            <w:bottom w:val="none" w:sz="0" w:space="0" w:color="auto"/>
            <w:right w:val="none" w:sz="0" w:space="0" w:color="auto"/>
          </w:divBdr>
        </w:div>
        <w:div w:id="1461727403">
          <w:marLeft w:val="640"/>
          <w:marRight w:val="0"/>
          <w:marTop w:val="0"/>
          <w:marBottom w:val="0"/>
          <w:divBdr>
            <w:top w:val="none" w:sz="0" w:space="0" w:color="auto"/>
            <w:left w:val="none" w:sz="0" w:space="0" w:color="auto"/>
            <w:bottom w:val="none" w:sz="0" w:space="0" w:color="auto"/>
            <w:right w:val="none" w:sz="0" w:space="0" w:color="auto"/>
          </w:divBdr>
        </w:div>
        <w:div w:id="719667826">
          <w:marLeft w:val="640"/>
          <w:marRight w:val="0"/>
          <w:marTop w:val="0"/>
          <w:marBottom w:val="0"/>
          <w:divBdr>
            <w:top w:val="none" w:sz="0" w:space="0" w:color="auto"/>
            <w:left w:val="none" w:sz="0" w:space="0" w:color="auto"/>
            <w:bottom w:val="none" w:sz="0" w:space="0" w:color="auto"/>
            <w:right w:val="none" w:sz="0" w:space="0" w:color="auto"/>
          </w:divBdr>
        </w:div>
        <w:div w:id="712121915">
          <w:marLeft w:val="640"/>
          <w:marRight w:val="0"/>
          <w:marTop w:val="0"/>
          <w:marBottom w:val="0"/>
          <w:divBdr>
            <w:top w:val="none" w:sz="0" w:space="0" w:color="auto"/>
            <w:left w:val="none" w:sz="0" w:space="0" w:color="auto"/>
            <w:bottom w:val="none" w:sz="0" w:space="0" w:color="auto"/>
            <w:right w:val="none" w:sz="0" w:space="0" w:color="auto"/>
          </w:divBdr>
        </w:div>
        <w:div w:id="1338922545">
          <w:marLeft w:val="640"/>
          <w:marRight w:val="0"/>
          <w:marTop w:val="0"/>
          <w:marBottom w:val="0"/>
          <w:divBdr>
            <w:top w:val="none" w:sz="0" w:space="0" w:color="auto"/>
            <w:left w:val="none" w:sz="0" w:space="0" w:color="auto"/>
            <w:bottom w:val="none" w:sz="0" w:space="0" w:color="auto"/>
            <w:right w:val="none" w:sz="0" w:space="0" w:color="auto"/>
          </w:divBdr>
        </w:div>
        <w:div w:id="926495991">
          <w:marLeft w:val="640"/>
          <w:marRight w:val="0"/>
          <w:marTop w:val="0"/>
          <w:marBottom w:val="0"/>
          <w:divBdr>
            <w:top w:val="none" w:sz="0" w:space="0" w:color="auto"/>
            <w:left w:val="none" w:sz="0" w:space="0" w:color="auto"/>
            <w:bottom w:val="none" w:sz="0" w:space="0" w:color="auto"/>
            <w:right w:val="none" w:sz="0" w:space="0" w:color="auto"/>
          </w:divBdr>
        </w:div>
        <w:div w:id="1940138299">
          <w:marLeft w:val="640"/>
          <w:marRight w:val="0"/>
          <w:marTop w:val="0"/>
          <w:marBottom w:val="0"/>
          <w:divBdr>
            <w:top w:val="none" w:sz="0" w:space="0" w:color="auto"/>
            <w:left w:val="none" w:sz="0" w:space="0" w:color="auto"/>
            <w:bottom w:val="none" w:sz="0" w:space="0" w:color="auto"/>
            <w:right w:val="none" w:sz="0" w:space="0" w:color="auto"/>
          </w:divBdr>
        </w:div>
        <w:div w:id="1467091075">
          <w:marLeft w:val="640"/>
          <w:marRight w:val="0"/>
          <w:marTop w:val="0"/>
          <w:marBottom w:val="0"/>
          <w:divBdr>
            <w:top w:val="none" w:sz="0" w:space="0" w:color="auto"/>
            <w:left w:val="none" w:sz="0" w:space="0" w:color="auto"/>
            <w:bottom w:val="none" w:sz="0" w:space="0" w:color="auto"/>
            <w:right w:val="none" w:sz="0" w:space="0" w:color="auto"/>
          </w:divBdr>
        </w:div>
        <w:div w:id="374234532">
          <w:marLeft w:val="640"/>
          <w:marRight w:val="0"/>
          <w:marTop w:val="0"/>
          <w:marBottom w:val="0"/>
          <w:divBdr>
            <w:top w:val="none" w:sz="0" w:space="0" w:color="auto"/>
            <w:left w:val="none" w:sz="0" w:space="0" w:color="auto"/>
            <w:bottom w:val="none" w:sz="0" w:space="0" w:color="auto"/>
            <w:right w:val="none" w:sz="0" w:space="0" w:color="auto"/>
          </w:divBdr>
        </w:div>
        <w:div w:id="87625066">
          <w:marLeft w:val="640"/>
          <w:marRight w:val="0"/>
          <w:marTop w:val="0"/>
          <w:marBottom w:val="0"/>
          <w:divBdr>
            <w:top w:val="none" w:sz="0" w:space="0" w:color="auto"/>
            <w:left w:val="none" w:sz="0" w:space="0" w:color="auto"/>
            <w:bottom w:val="none" w:sz="0" w:space="0" w:color="auto"/>
            <w:right w:val="none" w:sz="0" w:space="0" w:color="auto"/>
          </w:divBdr>
        </w:div>
        <w:div w:id="355354072">
          <w:marLeft w:val="640"/>
          <w:marRight w:val="0"/>
          <w:marTop w:val="0"/>
          <w:marBottom w:val="0"/>
          <w:divBdr>
            <w:top w:val="none" w:sz="0" w:space="0" w:color="auto"/>
            <w:left w:val="none" w:sz="0" w:space="0" w:color="auto"/>
            <w:bottom w:val="none" w:sz="0" w:space="0" w:color="auto"/>
            <w:right w:val="none" w:sz="0" w:space="0" w:color="auto"/>
          </w:divBdr>
        </w:div>
        <w:div w:id="385298956">
          <w:marLeft w:val="640"/>
          <w:marRight w:val="0"/>
          <w:marTop w:val="0"/>
          <w:marBottom w:val="0"/>
          <w:divBdr>
            <w:top w:val="none" w:sz="0" w:space="0" w:color="auto"/>
            <w:left w:val="none" w:sz="0" w:space="0" w:color="auto"/>
            <w:bottom w:val="none" w:sz="0" w:space="0" w:color="auto"/>
            <w:right w:val="none" w:sz="0" w:space="0" w:color="auto"/>
          </w:divBdr>
        </w:div>
        <w:div w:id="379011342">
          <w:marLeft w:val="640"/>
          <w:marRight w:val="0"/>
          <w:marTop w:val="0"/>
          <w:marBottom w:val="0"/>
          <w:divBdr>
            <w:top w:val="none" w:sz="0" w:space="0" w:color="auto"/>
            <w:left w:val="none" w:sz="0" w:space="0" w:color="auto"/>
            <w:bottom w:val="none" w:sz="0" w:space="0" w:color="auto"/>
            <w:right w:val="none" w:sz="0" w:space="0" w:color="auto"/>
          </w:divBdr>
        </w:div>
        <w:div w:id="1278487964">
          <w:marLeft w:val="640"/>
          <w:marRight w:val="0"/>
          <w:marTop w:val="0"/>
          <w:marBottom w:val="0"/>
          <w:divBdr>
            <w:top w:val="none" w:sz="0" w:space="0" w:color="auto"/>
            <w:left w:val="none" w:sz="0" w:space="0" w:color="auto"/>
            <w:bottom w:val="none" w:sz="0" w:space="0" w:color="auto"/>
            <w:right w:val="none" w:sz="0" w:space="0" w:color="auto"/>
          </w:divBdr>
        </w:div>
        <w:div w:id="1151290239">
          <w:marLeft w:val="640"/>
          <w:marRight w:val="0"/>
          <w:marTop w:val="0"/>
          <w:marBottom w:val="0"/>
          <w:divBdr>
            <w:top w:val="none" w:sz="0" w:space="0" w:color="auto"/>
            <w:left w:val="none" w:sz="0" w:space="0" w:color="auto"/>
            <w:bottom w:val="none" w:sz="0" w:space="0" w:color="auto"/>
            <w:right w:val="none" w:sz="0" w:space="0" w:color="auto"/>
          </w:divBdr>
        </w:div>
        <w:div w:id="1702053170">
          <w:marLeft w:val="640"/>
          <w:marRight w:val="0"/>
          <w:marTop w:val="0"/>
          <w:marBottom w:val="0"/>
          <w:divBdr>
            <w:top w:val="none" w:sz="0" w:space="0" w:color="auto"/>
            <w:left w:val="none" w:sz="0" w:space="0" w:color="auto"/>
            <w:bottom w:val="none" w:sz="0" w:space="0" w:color="auto"/>
            <w:right w:val="none" w:sz="0" w:space="0" w:color="auto"/>
          </w:divBdr>
        </w:div>
        <w:div w:id="802043668">
          <w:marLeft w:val="640"/>
          <w:marRight w:val="0"/>
          <w:marTop w:val="0"/>
          <w:marBottom w:val="0"/>
          <w:divBdr>
            <w:top w:val="none" w:sz="0" w:space="0" w:color="auto"/>
            <w:left w:val="none" w:sz="0" w:space="0" w:color="auto"/>
            <w:bottom w:val="none" w:sz="0" w:space="0" w:color="auto"/>
            <w:right w:val="none" w:sz="0" w:space="0" w:color="auto"/>
          </w:divBdr>
        </w:div>
        <w:div w:id="399642843">
          <w:marLeft w:val="640"/>
          <w:marRight w:val="0"/>
          <w:marTop w:val="0"/>
          <w:marBottom w:val="0"/>
          <w:divBdr>
            <w:top w:val="none" w:sz="0" w:space="0" w:color="auto"/>
            <w:left w:val="none" w:sz="0" w:space="0" w:color="auto"/>
            <w:bottom w:val="none" w:sz="0" w:space="0" w:color="auto"/>
            <w:right w:val="none" w:sz="0" w:space="0" w:color="auto"/>
          </w:divBdr>
        </w:div>
        <w:div w:id="821850067">
          <w:marLeft w:val="640"/>
          <w:marRight w:val="0"/>
          <w:marTop w:val="0"/>
          <w:marBottom w:val="0"/>
          <w:divBdr>
            <w:top w:val="none" w:sz="0" w:space="0" w:color="auto"/>
            <w:left w:val="none" w:sz="0" w:space="0" w:color="auto"/>
            <w:bottom w:val="none" w:sz="0" w:space="0" w:color="auto"/>
            <w:right w:val="none" w:sz="0" w:space="0" w:color="auto"/>
          </w:divBdr>
        </w:div>
        <w:div w:id="489833952">
          <w:marLeft w:val="640"/>
          <w:marRight w:val="0"/>
          <w:marTop w:val="0"/>
          <w:marBottom w:val="0"/>
          <w:divBdr>
            <w:top w:val="none" w:sz="0" w:space="0" w:color="auto"/>
            <w:left w:val="none" w:sz="0" w:space="0" w:color="auto"/>
            <w:bottom w:val="none" w:sz="0" w:space="0" w:color="auto"/>
            <w:right w:val="none" w:sz="0" w:space="0" w:color="auto"/>
          </w:divBdr>
        </w:div>
        <w:div w:id="1259949649">
          <w:marLeft w:val="640"/>
          <w:marRight w:val="0"/>
          <w:marTop w:val="0"/>
          <w:marBottom w:val="0"/>
          <w:divBdr>
            <w:top w:val="none" w:sz="0" w:space="0" w:color="auto"/>
            <w:left w:val="none" w:sz="0" w:space="0" w:color="auto"/>
            <w:bottom w:val="none" w:sz="0" w:space="0" w:color="auto"/>
            <w:right w:val="none" w:sz="0" w:space="0" w:color="auto"/>
          </w:divBdr>
        </w:div>
        <w:div w:id="254435340">
          <w:marLeft w:val="640"/>
          <w:marRight w:val="0"/>
          <w:marTop w:val="0"/>
          <w:marBottom w:val="0"/>
          <w:divBdr>
            <w:top w:val="none" w:sz="0" w:space="0" w:color="auto"/>
            <w:left w:val="none" w:sz="0" w:space="0" w:color="auto"/>
            <w:bottom w:val="none" w:sz="0" w:space="0" w:color="auto"/>
            <w:right w:val="none" w:sz="0" w:space="0" w:color="auto"/>
          </w:divBdr>
        </w:div>
        <w:div w:id="1222710740">
          <w:marLeft w:val="640"/>
          <w:marRight w:val="0"/>
          <w:marTop w:val="0"/>
          <w:marBottom w:val="0"/>
          <w:divBdr>
            <w:top w:val="none" w:sz="0" w:space="0" w:color="auto"/>
            <w:left w:val="none" w:sz="0" w:space="0" w:color="auto"/>
            <w:bottom w:val="none" w:sz="0" w:space="0" w:color="auto"/>
            <w:right w:val="none" w:sz="0" w:space="0" w:color="auto"/>
          </w:divBdr>
        </w:div>
        <w:div w:id="1873880681">
          <w:marLeft w:val="640"/>
          <w:marRight w:val="0"/>
          <w:marTop w:val="0"/>
          <w:marBottom w:val="0"/>
          <w:divBdr>
            <w:top w:val="none" w:sz="0" w:space="0" w:color="auto"/>
            <w:left w:val="none" w:sz="0" w:space="0" w:color="auto"/>
            <w:bottom w:val="none" w:sz="0" w:space="0" w:color="auto"/>
            <w:right w:val="none" w:sz="0" w:space="0" w:color="auto"/>
          </w:divBdr>
        </w:div>
        <w:div w:id="278343378">
          <w:marLeft w:val="640"/>
          <w:marRight w:val="0"/>
          <w:marTop w:val="0"/>
          <w:marBottom w:val="0"/>
          <w:divBdr>
            <w:top w:val="none" w:sz="0" w:space="0" w:color="auto"/>
            <w:left w:val="none" w:sz="0" w:space="0" w:color="auto"/>
            <w:bottom w:val="none" w:sz="0" w:space="0" w:color="auto"/>
            <w:right w:val="none" w:sz="0" w:space="0" w:color="auto"/>
          </w:divBdr>
        </w:div>
        <w:div w:id="1338078162">
          <w:marLeft w:val="640"/>
          <w:marRight w:val="0"/>
          <w:marTop w:val="0"/>
          <w:marBottom w:val="0"/>
          <w:divBdr>
            <w:top w:val="none" w:sz="0" w:space="0" w:color="auto"/>
            <w:left w:val="none" w:sz="0" w:space="0" w:color="auto"/>
            <w:bottom w:val="none" w:sz="0" w:space="0" w:color="auto"/>
            <w:right w:val="none" w:sz="0" w:space="0" w:color="auto"/>
          </w:divBdr>
        </w:div>
        <w:div w:id="1634366279">
          <w:marLeft w:val="640"/>
          <w:marRight w:val="0"/>
          <w:marTop w:val="0"/>
          <w:marBottom w:val="0"/>
          <w:divBdr>
            <w:top w:val="none" w:sz="0" w:space="0" w:color="auto"/>
            <w:left w:val="none" w:sz="0" w:space="0" w:color="auto"/>
            <w:bottom w:val="none" w:sz="0" w:space="0" w:color="auto"/>
            <w:right w:val="none" w:sz="0" w:space="0" w:color="auto"/>
          </w:divBdr>
        </w:div>
        <w:div w:id="280721292">
          <w:marLeft w:val="640"/>
          <w:marRight w:val="0"/>
          <w:marTop w:val="0"/>
          <w:marBottom w:val="0"/>
          <w:divBdr>
            <w:top w:val="none" w:sz="0" w:space="0" w:color="auto"/>
            <w:left w:val="none" w:sz="0" w:space="0" w:color="auto"/>
            <w:bottom w:val="none" w:sz="0" w:space="0" w:color="auto"/>
            <w:right w:val="none" w:sz="0" w:space="0" w:color="auto"/>
          </w:divBdr>
        </w:div>
        <w:div w:id="1418088852">
          <w:marLeft w:val="640"/>
          <w:marRight w:val="0"/>
          <w:marTop w:val="0"/>
          <w:marBottom w:val="0"/>
          <w:divBdr>
            <w:top w:val="none" w:sz="0" w:space="0" w:color="auto"/>
            <w:left w:val="none" w:sz="0" w:space="0" w:color="auto"/>
            <w:bottom w:val="none" w:sz="0" w:space="0" w:color="auto"/>
            <w:right w:val="none" w:sz="0" w:space="0" w:color="auto"/>
          </w:divBdr>
        </w:div>
        <w:div w:id="1128013074">
          <w:marLeft w:val="640"/>
          <w:marRight w:val="0"/>
          <w:marTop w:val="0"/>
          <w:marBottom w:val="0"/>
          <w:divBdr>
            <w:top w:val="none" w:sz="0" w:space="0" w:color="auto"/>
            <w:left w:val="none" w:sz="0" w:space="0" w:color="auto"/>
            <w:bottom w:val="none" w:sz="0" w:space="0" w:color="auto"/>
            <w:right w:val="none" w:sz="0" w:space="0" w:color="auto"/>
          </w:divBdr>
        </w:div>
        <w:div w:id="1394352427">
          <w:marLeft w:val="640"/>
          <w:marRight w:val="0"/>
          <w:marTop w:val="0"/>
          <w:marBottom w:val="0"/>
          <w:divBdr>
            <w:top w:val="none" w:sz="0" w:space="0" w:color="auto"/>
            <w:left w:val="none" w:sz="0" w:space="0" w:color="auto"/>
            <w:bottom w:val="none" w:sz="0" w:space="0" w:color="auto"/>
            <w:right w:val="none" w:sz="0" w:space="0" w:color="auto"/>
          </w:divBdr>
        </w:div>
        <w:div w:id="1876965341">
          <w:marLeft w:val="640"/>
          <w:marRight w:val="0"/>
          <w:marTop w:val="0"/>
          <w:marBottom w:val="0"/>
          <w:divBdr>
            <w:top w:val="none" w:sz="0" w:space="0" w:color="auto"/>
            <w:left w:val="none" w:sz="0" w:space="0" w:color="auto"/>
            <w:bottom w:val="none" w:sz="0" w:space="0" w:color="auto"/>
            <w:right w:val="none" w:sz="0" w:space="0" w:color="auto"/>
          </w:divBdr>
        </w:div>
        <w:div w:id="988556490">
          <w:marLeft w:val="640"/>
          <w:marRight w:val="0"/>
          <w:marTop w:val="0"/>
          <w:marBottom w:val="0"/>
          <w:divBdr>
            <w:top w:val="none" w:sz="0" w:space="0" w:color="auto"/>
            <w:left w:val="none" w:sz="0" w:space="0" w:color="auto"/>
            <w:bottom w:val="none" w:sz="0" w:space="0" w:color="auto"/>
            <w:right w:val="none" w:sz="0" w:space="0" w:color="auto"/>
          </w:divBdr>
        </w:div>
        <w:div w:id="1746951079">
          <w:marLeft w:val="640"/>
          <w:marRight w:val="0"/>
          <w:marTop w:val="0"/>
          <w:marBottom w:val="0"/>
          <w:divBdr>
            <w:top w:val="none" w:sz="0" w:space="0" w:color="auto"/>
            <w:left w:val="none" w:sz="0" w:space="0" w:color="auto"/>
            <w:bottom w:val="none" w:sz="0" w:space="0" w:color="auto"/>
            <w:right w:val="none" w:sz="0" w:space="0" w:color="auto"/>
          </w:divBdr>
        </w:div>
        <w:div w:id="1258366124">
          <w:marLeft w:val="640"/>
          <w:marRight w:val="0"/>
          <w:marTop w:val="0"/>
          <w:marBottom w:val="0"/>
          <w:divBdr>
            <w:top w:val="none" w:sz="0" w:space="0" w:color="auto"/>
            <w:left w:val="none" w:sz="0" w:space="0" w:color="auto"/>
            <w:bottom w:val="none" w:sz="0" w:space="0" w:color="auto"/>
            <w:right w:val="none" w:sz="0" w:space="0" w:color="auto"/>
          </w:divBdr>
        </w:div>
        <w:div w:id="1655986796">
          <w:marLeft w:val="640"/>
          <w:marRight w:val="0"/>
          <w:marTop w:val="0"/>
          <w:marBottom w:val="0"/>
          <w:divBdr>
            <w:top w:val="none" w:sz="0" w:space="0" w:color="auto"/>
            <w:left w:val="none" w:sz="0" w:space="0" w:color="auto"/>
            <w:bottom w:val="none" w:sz="0" w:space="0" w:color="auto"/>
            <w:right w:val="none" w:sz="0" w:space="0" w:color="auto"/>
          </w:divBdr>
        </w:div>
        <w:div w:id="39091752">
          <w:marLeft w:val="640"/>
          <w:marRight w:val="0"/>
          <w:marTop w:val="0"/>
          <w:marBottom w:val="0"/>
          <w:divBdr>
            <w:top w:val="none" w:sz="0" w:space="0" w:color="auto"/>
            <w:left w:val="none" w:sz="0" w:space="0" w:color="auto"/>
            <w:bottom w:val="none" w:sz="0" w:space="0" w:color="auto"/>
            <w:right w:val="none" w:sz="0" w:space="0" w:color="auto"/>
          </w:divBdr>
        </w:div>
        <w:div w:id="42801384">
          <w:marLeft w:val="640"/>
          <w:marRight w:val="0"/>
          <w:marTop w:val="0"/>
          <w:marBottom w:val="0"/>
          <w:divBdr>
            <w:top w:val="none" w:sz="0" w:space="0" w:color="auto"/>
            <w:left w:val="none" w:sz="0" w:space="0" w:color="auto"/>
            <w:bottom w:val="none" w:sz="0" w:space="0" w:color="auto"/>
            <w:right w:val="none" w:sz="0" w:space="0" w:color="auto"/>
          </w:divBdr>
        </w:div>
        <w:div w:id="413598983">
          <w:marLeft w:val="640"/>
          <w:marRight w:val="0"/>
          <w:marTop w:val="0"/>
          <w:marBottom w:val="0"/>
          <w:divBdr>
            <w:top w:val="none" w:sz="0" w:space="0" w:color="auto"/>
            <w:left w:val="none" w:sz="0" w:space="0" w:color="auto"/>
            <w:bottom w:val="none" w:sz="0" w:space="0" w:color="auto"/>
            <w:right w:val="none" w:sz="0" w:space="0" w:color="auto"/>
          </w:divBdr>
        </w:div>
        <w:div w:id="1535925232">
          <w:marLeft w:val="640"/>
          <w:marRight w:val="0"/>
          <w:marTop w:val="0"/>
          <w:marBottom w:val="0"/>
          <w:divBdr>
            <w:top w:val="none" w:sz="0" w:space="0" w:color="auto"/>
            <w:left w:val="none" w:sz="0" w:space="0" w:color="auto"/>
            <w:bottom w:val="none" w:sz="0" w:space="0" w:color="auto"/>
            <w:right w:val="none" w:sz="0" w:space="0" w:color="auto"/>
          </w:divBdr>
        </w:div>
        <w:div w:id="807480297">
          <w:marLeft w:val="640"/>
          <w:marRight w:val="0"/>
          <w:marTop w:val="0"/>
          <w:marBottom w:val="0"/>
          <w:divBdr>
            <w:top w:val="none" w:sz="0" w:space="0" w:color="auto"/>
            <w:left w:val="none" w:sz="0" w:space="0" w:color="auto"/>
            <w:bottom w:val="none" w:sz="0" w:space="0" w:color="auto"/>
            <w:right w:val="none" w:sz="0" w:space="0" w:color="auto"/>
          </w:divBdr>
        </w:div>
        <w:div w:id="300305827">
          <w:marLeft w:val="640"/>
          <w:marRight w:val="0"/>
          <w:marTop w:val="0"/>
          <w:marBottom w:val="0"/>
          <w:divBdr>
            <w:top w:val="none" w:sz="0" w:space="0" w:color="auto"/>
            <w:left w:val="none" w:sz="0" w:space="0" w:color="auto"/>
            <w:bottom w:val="none" w:sz="0" w:space="0" w:color="auto"/>
            <w:right w:val="none" w:sz="0" w:space="0" w:color="auto"/>
          </w:divBdr>
        </w:div>
        <w:div w:id="1989163820">
          <w:marLeft w:val="640"/>
          <w:marRight w:val="0"/>
          <w:marTop w:val="0"/>
          <w:marBottom w:val="0"/>
          <w:divBdr>
            <w:top w:val="none" w:sz="0" w:space="0" w:color="auto"/>
            <w:left w:val="none" w:sz="0" w:space="0" w:color="auto"/>
            <w:bottom w:val="none" w:sz="0" w:space="0" w:color="auto"/>
            <w:right w:val="none" w:sz="0" w:space="0" w:color="auto"/>
          </w:divBdr>
        </w:div>
        <w:div w:id="428818298">
          <w:marLeft w:val="640"/>
          <w:marRight w:val="0"/>
          <w:marTop w:val="0"/>
          <w:marBottom w:val="0"/>
          <w:divBdr>
            <w:top w:val="none" w:sz="0" w:space="0" w:color="auto"/>
            <w:left w:val="none" w:sz="0" w:space="0" w:color="auto"/>
            <w:bottom w:val="none" w:sz="0" w:space="0" w:color="auto"/>
            <w:right w:val="none" w:sz="0" w:space="0" w:color="auto"/>
          </w:divBdr>
        </w:div>
        <w:div w:id="1191260178">
          <w:marLeft w:val="640"/>
          <w:marRight w:val="0"/>
          <w:marTop w:val="0"/>
          <w:marBottom w:val="0"/>
          <w:divBdr>
            <w:top w:val="none" w:sz="0" w:space="0" w:color="auto"/>
            <w:left w:val="none" w:sz="0" w:space="0" w:color="auto"/>
            <w:bottom w:val="none" w:sz="0" w:space="0" w:color="auto"/>
            <w:right w:val="none" w:sz="0" w:space="0" w:color="auto"/>
          </w:divBdr>
        </w:div>
        <w:div w:id="806362963">
          <w:marLeft w:val="640"/>
          <w:marRight w:val="0"/>
          <w:marTop w:val="0"/>
          <w:marBottom w:val="0"/>
          <w:divBdr>
            <w:top w:val="none" w:sz="0" w:space="0" w:color="auto"/>
            <w:left w:val="none" w:sz="0" w:space="0" w:color="auto"/>
            <w:bottom w:val="none" w:sz="0" w:space="0" w:color="auto"/>
            <w:right w:val="none" w:sz="0" w:space="0" w:color="auto"/>
          </w:divBdr>
        </w:div>
        <w:div w:id="1083140638">
          <w:marLeft w:val="640"/>
          <w:marRight w:val="0"/>
          <w:marTop w:val="0"/>
          <w:marBottom w:val="0"/>
          <w:divBdr>
            <w:top w:val="none" w:sz="0" w:space="0" w:color="auto"/>
            <w:left w:val="none" w:sz="0" w:space="0" w:color="auto"/>
            <w:bottom w:val="none" w:sz="0" w:space="0" w:color="auto"/>
            <w:right w:val="none" w:sz="0" w:space="0" w:color="auto"/>
          </w:divBdr>
        </w:div>
        <w:div w:id="967317124">
          <w:marLeft w:val="640"/>
          <w:marRight w:val="0"/>
          <w:marTop w:val="0"/>
          <w:marBottom w:val="0"/>
          <w:divBdr>
            <w:top w:val="none" w:sz="0" w:space="0" w:color="auto"/>
            <w:left w:val="none" w:sz="0" w:space="0" w:color="auto"/>
            <w:bottom w:val="none" w:sz="0" w:space="0" w:color="auto"/>
            <w:right w:val="none" w:sz="0" w:space="0" w:color="auto"/>
          </w:divBdr>
        </w:div>
        <w:div w:id="1482115486">
          <w:marLeft w:val="640"/>
          <w:marRight w:val="0"/>
          <w:marTop w:val="0"/>
          <w:marBottom w:val="0"/>
          <w:divBdr>
            <w:top w:val="none" w:sz="0" w:space="0" w:color="auto"/>
            <w:left w:val="none" w:sz="0" w:space="0" w:color="auto"/>
            <w:bottom w:val="none" w:sz="0" w:space="0" w:color="auto"/>
            <w:right w:val="none" w:sz="0" w:space="0" w:color="auto"/>
          </w:divBdr>
        </w:div>
        <w:div w:id="1362168464">
          <w:marLeft w:val="640"/>
          <w:marRight w:val="0"/>
          <w:marTop w:val="0"/>
          <w:marBottom w:val="0"/>
          <w:divBdr>
            <w:top w:val="none" w:sz="0" w:space="0" w:color="auto"/>
            <w:left w:val="none" w:sz="0" w:space="0" w:color="auto"/>
            <w:bottom w:val="none" w:sz="0" w:space="0" w:color="auto"/>
            <w:right w:val="none" w:sz="0" w:space="0" w:color="auto"/>
          </w:divBdr>
        </w:div>
        <w:div w:id="842354069">
          <w:marLeft w:val="640"/>
          <w:marRight w:val="0"/>
          <w:marTop w:val="0"/>
          <w:marBottom w:val="0"/>
          <w:divBdr>
            <w:top w:val="none" w:sz="0" w:space="0" w:color="auto"/>
            <w:left w:val="none" w:sz="0" w:space="0" w:color="auto"/>
            <w:bottom w:val="none" w:sz="0" w:space="0" w:color="auto"/>
            <w:right w:val="none" w:sz="0" w:space="0" w:color="auto"/>
          </w:divBdr>
        </w:div>
        <w:div w:id="1654019887">
          <w:marLeft w:val="640"/>
          <w:marRight w:val="0"/>
          <w:marTop w:val="0"/>
          <w:marBottom w:val="0"/>
          <w:divBdr>
            <w:top w:val="none" w:sz="0" w:space="0" w:color="auto"/>
            <w:left w:val="none" w:sz="0" w:space="0" w:color="auto"/>
            <w:bottom w:val="none" w:sz="0" w:space="0" w:color="auto"/>
            <w:right w:val="none" w:sz="0" w:space="0" w:color="auto"/>
          </w:divBdr>
        </w:div>
        <w:div w:id="1063412725">
          <w:marLeft w:val="640"/>
          <w:marRight w:val="0"/>
          <w:marTop w:val="0"/>
          <w:marBottom w:val="0"/>
          <w:divBdr>
            <w:top w:val="none" w:sz="0" w:space="0" w:color="auto"/>
            <w:left w:val="none" w:sz="0" w:space="0" w:color="auto"/>
            <w:bottom w:val="none" w:sz="0" w:space="0" w:color="auto"/>
            <w:right w:val="none" w:sz="0" w:space="0" w:color="auto"/>
          </w:divBdr>
        </w:div>
        <w:div w:id="1363019185">
          <w:marLeft w:val="640"/>
          <w:marRight w:val="0"/>
          <w:marTop w:val="0"/>
          <w:marBottom w:val="0"/>
          <w:divBdr>
            <w:top w:val="none" w:sz="0" w:space="0" w:color="auto"/>
            <w:left w:val="none" w:sz="0" w:space="0" w:color="auto"/>
            <w:bottom w:val="none" w:sz="0" w:space="0" w:color="auto"/>
            <w:right w:val="none" w:sz="0" w:space="0" w:color="auto"/>
          </w:divBdr>
        </w:div>
        <w:div w:id="1678311971">
          <w:marLeft w:val="640"/>
          <w:marRight w:val="0"/>
          <w:marTop w:val="0"/>
          <w:marBottom w:val="0"/>
          <w:divBdr>
            <w:top w:val="none" w:sz="0" w:space="0" w:color="auto"/>
            <w:left w:val="none" w:sz="0" w:space="0" w:color="auto"/>
            <w:bottom w:val="none" w:sz="0" w:space="0" w:color="auto"/>
            <w:right w:val="none" w:sz="0" w:space="0" w:color="auto"/>
          </w:divBdr>
        </w:div>
        <w:div w:id="32075655">
          <w:marLeft w:val="640"/>
          <w:marRight w:val="0"/>
          <w:marTop w:val="0"/>
          <w:marBottom w:val="0"/>
          <w:divBdr>
            <w:top w:val="none" w:sz="0" w:space="0" w:color="auto"/>
            <w:left w:val="none" w:sz="0" w:space="0" w:color="auto"/>
            <w:bottom w:val="none" w:sz="0" w:space="0" w:color="auto"/>
            <w:right w:val="none" w:sz="0" w:space="0" w:color="auto"/>
          </w:divBdr>
        </w:div>
        <w:div w:id="728113900">
          <w:marLeft w:val="640"/>
          <w:marRight w:val="0"/>
          <w:marTop w:val="0"/>
          <w:marBottom w:val="0"/>
          <w:divBdr>
            <w:top w:val="none" w:sz="0" w:space="0" w:color="auto"/>
            <w:left w:val="none" w:sz="0" w:space="0" w:color="auto"/>
            <w:bottom w:val="none" w:sz="0" w:space="0" w:color="auto"/>
            <w:right w:val="none" w:sz="0" w:space="0" w:color="auto"/>
          </w:divBdr>
        </w:div>
        <w:div w:id="1092892420">
          <w:marLeft w:val="640"/>
          <w:marRight w:val="0"/>
          <w:marTop w:val="0"/>
          <w:marBottom w:val="0"/>
          <w:divBdr>
            <w:top w:val="none" w:sz="0" w:space="0" w:color="auto"/>
            <w:left w:val="none" w:sz="0" w:space="0" w:color="auto"/>
            <w:bottom w:val="none" w:sz="0" w:space="0" w:color="auto"/>
            <w:right w:val="none" w:sz="0" w:space="0" w:color="auto"/>
          </w:divBdr>
        </w:div>
        <w:div w:id="728769612">
          <w:marLeft w:val="640"/>
          <w:marRight w:val="0"/>
          <w:marTop w:val="0"/>
          <w:marBottom w:val="0"/>
          <w:divBdr>
            <w:top w:val="none" w:sz="0" w:space="0" w:color="auto"/>
            <w:left w:val="none" w:sz="0" w:space="0" w:color="auto"/>
            <w:bottom w:val="none" w:sz="0" w:space="0" w:color="auto"/>
            <w:right w:val="none" w:sz="0" w:space="0" w:color="auto"/>
          </w:divBdr>
        </w:div>
        <w:div w:id="145174915">
          <w:marLeft w:val="640"/>
          <w:marRight w:val="0"/>
          <w:marTop w:val="0"/>
          <w:marBottom w:val="0"/>
          <w:divBdr>
            <w:top w:val="none" w:sz="0" w:space="0" w:color="auto"/>
            <w:left w:val="none" w:sz="0" w:space="0" w:color="auto"/>
            <w:bottom w:val="none" w:sz="0" w:space="0" w:color="auto"/>
            <w:right w:val="none" w:sz="0" w:space="0" w:color="auto"/>
          </w:divBdr>
        </w:div>
        <w:div w:id="1953632748">
          <w:marLeft w:val="640"/>
          <w:marRight w:val="0"/>
          <w:marTop w:val="0"/>
          <w:marBottom w:val="0"/>
          <w:divBdr>
            <w:top w:val="none" w:sz="0" w:space="0" w:color="auto"/>
            <w:left w:val="none" w:sz="0" w:space="0" w:color="auto"/>
            <w:bottom w:val="none" w:sz="0" w:space="0" w:color="auto"/>
            <w:right w:val="none" w:sz="0" w:space="0" w:color="auto"/>
          </w:divBdr>
        </w:div>
        <w:div w:id="295069314">
          <w:marLeft w:val="640"/>
          <w:marRight w:val="0"/>
          <w:marTop w:val="0"/>
          <w:marBottom w:val="0"/>
          <w:divBdr>
            <w:top w:val="none" w:sz="0" w:space="0" w:color="auto"/>
            <w:left w:val="none" w:sz="0" w:space="0" w:color="auto"/>
            <w:bottom w:val="none" w:sz="0" w:space="0" w:color="auto"/>
            <w:right w:val="none" w:sz="0" w:space="0" w:color="auto"/>
          </w:divBdr>
        </w:div>
        <w:div w:id="683630859">
          <w:marLeft w:val="640"/>
          <w:marRight w:val="0"/>
          <w:marTop w:val="0"/>
          <w:marBottom w:val="0"/>
          <w:divBdr>
            <w:top w:val="none" w:sz="0" w:space="0" w:color="auto"/>
            <w:left w:val="none" w:sz="0" w:space="0" w:color="auto"/>
            <w:bottom w:val="none" w:sz="0" w:space="0" w:color="auto"/>
            <w:right w:val="none" w:sz="0" w:space="0" w:color="auto"/>
          </w:divBdr>
        </w:div>
        <w:div w:id="255023764">
          <w:marLeft w:val="640"/>
          <w:marRight w:val="0"/>
          <w:marTop w:val="0"/>
          <w:marBottom w:val="0"/>
          <w:divBdr>
            <w:top w:val="none" w:sz="0" w:space="0" w:color="auto"/>
            <w:left w:val="none" w:sz="0" w:space="0" w:color="auto"/>
            <w:bottom w:val="none" w:sz="0" w:space="0" w:color="auto"/>
            <w:right w:val="none" w:sz="0" w:space="0" w:color="auto"/>
          </w:divBdr>
        </w:div>
        <w:div w:id="214050268">
          <w:marLeft w:val="640"/>
          <w:marRight w:val="0"/>
          <w:marTop w:val="0"/>
          <w:marBottom w:val="0"/>
          <w:divBdr>
            <w:top w:val="none" w:sz="0" w:space="0" w:color="auto"/>
            <w:left w:val="none" w:sz="0" w:space="0" w:color="auto"/>
            <w:bottom w:val="none" w:sz="0" w:space="0" w:color="auto"/>
            <w:right w:val="none" w:sz="0" w:space="0" w:color="auto"/>
          </w:divBdr>
        </w:div>
        <w:div w:id="125664195">
          <w:marLeft w:val="640"/>
          <w:marRight w:val="0"/>
          <w:marTop w:val="0"/>
          <w:marBottom w:val="0"/>
          <w:divBdr>
            <w:top w:val="none" w:sz="0" w:space="0" w:color="auto"/>
            <w:left w:val="none" w:sz="0" w:space="0" w:color="auto"/>
            <w:bottom w:val="none" w:sz="0" w:space="0" w:color="auto"/>
            <w:right w:val="none" w:sz="0" w:space="0" w:color="auto"/>
          </w:divBdr>
        </w:div>
        <w:div w:id="70271622">
          <w:marLeft w:val="640"/>
          <w:marRight w:val="0"/>
          <w:marTop w:val="0"/>
          <w:marBottom w:val="0"/>
          <w:divBdr>
            <w:top w:val="none" w:sz="0" w:space="0" w:color="auto"/>
            <w:left w:val="none" w:sz="0" w:space="0" w:color="auto"/>
            <w:bottom w:val="none" w:sz="0" w:space="0" w:color="auto"/>
            <w:right w:val="none" w:sz="0" w:space="0" w:color="auto"/>
          </w:divBdr>
        </w:div>
        <w:div w:id="855271943">
          <w:marLeft w:val="640"/>
          <w:marRight w:val="0"/>
          <w:marTop w:val="0"/>
          <w:marBottom w:val="0"/>
          <w:divBdr>
            <w:top w:val="none" w:sz="0" w:space="0" w:color="auto"/>
            <w:left w:val="none" w:sz="0" w:space="0" w:color="auto"/>
            <w:bottom w:val="none" w:sz="0" w:space="0" w:color="auto"/>
            <w:right w:val="none" w:sz="0" w:space="0" w:color="auto"/>
          </w:divBdr>
        </w:div>
        <w:div w:id="685139490">
          <w:marLeft w:val="640"/>
          <w:marRight w:val="0"/>
          <w:marTop w:val="0"/>
          <w:marBottom w:val="0"/>
          <w:divBdr>
            <w:top w:val="none" w:sz="0" w:space="0" w:color="auto"/>
            <w:left w:val="none" w:sz="0" w:space="0" w:color="auto"/>
            <w:bottom w:val="none" w:sz="0" w:space="0" w:color="auto"/>
            <w:right w:val="none" w:sz="0" w:space="0" w:color="auto"/>
          </w:divBdr>
        </w:div>
        <w:div w:id="1007899973">
          <w:marLeft w:val="640"/>
          <w:marRight w:val="0"/>
          <w:marTop w:val="0"/>
          <w:marBottom w:val="0"/>
          <w:divBdr>
            <w:top w:val="none" w:sz="0" w:space="0" w:color="auto"/>
            <w:left w:val="none" w:sz="0" w:space="0" w:color="auto"/>
            <w:bottom w:val="none" w:sz="0" w:space="0" w:color="auto"/>
            <w:right w:val="none" w:sz="0" w:space="0" w:color="auto"/>
          </w:divBdr>
        </w:div>
        <w:div w:id="1578780562">
          <w:marLeft w:val="640"/>
          <w:marRight w:val="0"/>
          <w:marTop w:val="0"/>
          <w:marBottom w:val="0"/>
          <w:divBdr>
            <w:top w:val="none" w:sz="0" w:space="0" w:color="auto"/>
            <w:left w:val="none" w:sz="0" w:space="0" w:color="auto"/>
            <w:bottom w:val="none" w:sz="0" w:space="0" w:color="auto"/>
            <w:right w:val="none" w:sz="0" w:space="0" w:color="auto"/>
          </w:divBdr>
        </w:div>
        <w:div w:id="1032420689">
          <w:marLeft w:val="640"/>
          <w:marRight w:val="0"/>
          <w:marTop w:val="0"/>
          <w:marBottom w:val="0"/>
          <w:divBdr>
            <w:top w:val="none" w:sz="0" w:space="0" w:color="auto"/>
            <w:left w:val="none" w:sz="0" w:space="0" w:color="auto"/>
            <w:bottom w:val="none" w:sz="0" w:space="0" w:color="auto"/>
            <w:right w:val="none" w:sz="0" w:space="0" w:color="auto"/>
          </w:divBdr>
        </w:div>
        <w:div w:id="691608558">
          <w:marLeft w:val="640"/>
          <w:marRight w:val="0"/>
          <w:marTop w:val="0"/>
          <w:marBottom w:val="0"/>
          <w:divBdr>
            <w:top w:val="none" w:sz="0" w:space="0" w:color="auto"/>
            <w:left w:val="none" w:sz="0" w:space="0" w:color="auto"/>
            <w:bottom w:val="none" w:sz="0" w:space="0" w:color="auto"/>
            <w:right w:val="none" w:sz="0" w:space="0" w:color="auto"/>
          </w:divBdr>
        </w:div>
        <w:div w:id="309332421">
          <w:marLeft w:val="640"/>
          <w:marRight w:val="0"/>
          <w:marTop w:val="0"/>
          <w:marBottom w:val="0"/>
          <w:divBdr>
            <w:top w:val="none" w:sz="0" w:space="0" w:color="auto"/>
            <w:left w:val="none" w:sz="0" w:space="0" w:color="auto"/>
            <w:bottom w:val="none" w:sz="0" w:space="0" w:color="auto"/>
            <w:right w:val="none" w:sz="0" w:space="0" w:color="auto"/>
          </w:divBdr>
        </w:div>
        <w:div w:id="1692101863">
          <w:marLeft w:val="640"/>
          <w:marRight w:val="0"/>
          <w:marTop w:val="0"/>
          <w:marBottom w:val="0"/>
          <w:divBdr>
            <w:top w:val="none" w:sz="0" w:space="0" w:color="auto"/>
            <w:left w:val="none" w:sz="0" w:space="0" w:color="auto"/>
            <w:bottom w:val="none" w:sz="0" w:space="0" w:color="auto"/>
            <w:right w:val="none" w:sz="0" w:space="0" w:color="auto"/>
          </w:divBdr>
        </w:div>
        <w:div w:id="2003657456">
          <w:marLeft w:val="640"/>
          <w:marRight w:val="0"/>
          <w:marTop w:val="0"/>
          <w:marBottom w:val="0"/>
          <w:divBdr>
            <w:top w:val="none" w:sz="0" w:space="0" w:color="auto"/>
            <w:left w:val="none" w:sz="0" w:space="0" w:color="auto"/>
            <w:bottom w:val="none" w:sz="0" w:space="0" w:color="auto"/>
            <w:right w:val="none" w:sz="0" w:space="0" w:color="auto"/>
          </w:divBdr>
        </w:div>
        <w:div w:id="806438241">
          <w:marLeft w:val="640"/>
          <w:marRight w:val="0"/>
          <w:marTop w:val="0"/>
          <w:marBottom w:val="0"/>
          <w:divBdr>
            <w:top w:val="none" w:sz="0" w:space="0" w:color="auto"/>
            <w:left w:val="none" w:sz="0" w:space="0" w:color="auto"/>
            <w:bottom w:val="none" w:sz="0" w:space="0" w:color="auto"/>
            <w:right w:val="none" w:sz="0" w:space="0" w:color="auto"/>
          </w:divBdr>
        </w:div>
        <w:div w:id="933317028">
          <w:marLeft w:val="640"/>
          <w:marRight w:val="0"/>
          <w:marTop w:val="0"/>
          <w:marBottom w:val="0"/>
          <w:divBdr>
            <w:top w:val="none" w:sz="0" w:space="0" w:color="auto"/>
            <w:left w:val="none" w:sz="0" w:space="0" w:color="auto"/>
            <w:bottom w:val="none" w:sz="0" w:space="0" w:color="auto"/>
            <w:right w:val="none" w:sz="0" w:space="0" w:color="auto"/>
          </w:divBdr>
        </w:div>
        <w:div w:id="629552158">
          <w:marLeft w:val="640"/>
          <w:marRight w:val="0"/>
          <w:marTop w:val="0"/>
          <w:marBottom w:val="0"/>
          <w:divBdr>
            <w:top w:val="none" w:sz="0" w:space="0" w:color="auto"/>
            <w:left w:val="none" w:sz="0" w:space="0" w:color="auto"/>
            <w:bottom w:val="none" w:sz="0" w:space="0" w:color="auto"/>
            <w:right w:val="none" w:sz="0" w:space="0" w:color="auto"/>
          </w:divBdr>
        </w:div>
        <w:div w:id="1990622683">
          <w:marLeft w:val="640"/>
          <w:marRight w:val="0"/>
          <w:marTop w:val="0"/>
          <w:marBottom w:val="0"/>
          <w:divBdr>
            <w:top w:val="none" w:sz="0" w:space="0" w:color="auto"/>
            <w:left w:val="none" w:sz="0" w:space="0" w:color="auto"/>
            <w:bottom w:val="none" w:sz="0" w:space="0" w:color="auto"/>
            <w:right w:val="none" w:sz="0" w:space="0" w:color="auto"/>
          </w:divBdr>
        </w:div>
      </w:divsChild>
    </w:div>
    <w:div w:id="1521360336">
      <w:bodyDiv w:val="1"/>
      <w:marLeft w:val="0"/>
      <w:marRight w:val="0"/>
      <w:marTop w:val="0"/>
      <w:marBottom w:val="0"/>
      <w:divBdr>
        <w:top w:val="none" w:sz="0" w:space="0" w:color="auto"/>
        <w:left w:val="none" w:sz="0" w:space="0" w:color="auto"/>
        <w:bottom w:val="none" w:sz="0" w:space="0" w:color="auto"/>
        <w:right w:val="none" w:sz="0" w:space="0" w:color="auto"/>
      </w:divBdr>
      <w:divsChild>
        <w:div w:id="1729692745">
          <w:marLeft w:val="640"/>
          <w:marRight w:val="0"/>
          <w:marTop w:val="0"/>
          <w:marBottom w:val="0"/>
          <w:divBdr>
            <w:top w:val="none" w:sz="0" w:space="0" w:color="auto"/>
            <w:left w:val="none" w:sz="0" w:space="0" w:color="auto"/>
            <w:bottom w:val="none" w:sz="0" w:space="0" w:color="auto"/>
            <w:right w:val="none" w:sz="0" w:space="0" w:color="auto"/>
          </w:divBdr>
        </w:div>
        <w:div w:id="1834830540">
          <w:marLeft w:val="640"/>
          <w:marRight w:val="0"/>
          <w:marTop w:val="0"/>
          <w:marBottom w:val="0"/>
          <w:divBdr>
            <w:top w:val="none" w:sz="0" w:space="0" w:color="auto"/>
            <w:left w:val="none" w:sz="0" w:space="0" w:color="auto"/>
            <w:bottom w:val="none" w:sz="0" w:space="0" w:color="auto"/>
            <w:right w:val="none" w:sz="0" w:space="0" w:color="auto"/>
          </w:divBdr>
        </w:div>
        <w:div w:id="318120856">
          <w:marLeft w:val="640"/>
          <w:marRight w:val="0"/>
          <w:marTop w:val="0"/>
          <w:marBottom w:val="0"/>
          <w:divBdr>
            <w:top w:val="none" w:sz="0" w:space="0" w:color="auto"/>
            <w:left w:val="none" w:sz="0" w:space="0" w:color="auto"/>
            <w:bottom w:val="none" w:sz="0" w:space="0" w:color="auto"/>
            <w:right w:val="none" w:sz="0" w:space="0" w:color="auto"/>
          </w:divBdr>
        </w:div>
        <w:div w:id="248125009">
          <w:marLeft w:val="640"/>
          <w:marRight w:val="0"/>
          <w:marTop w:val="0"/>
          <w:marBottom w:val="0"/>
          <w:divBdr>
            <w:top w:val="none" w:sz="0" w:space="0" w:color="auto"/>
            <w:left w:val="none" w:sz="0" w:space="0" w:color="auto"/>
            <w:bottom w:val="none" w:sz="0" w:space="0" w:color="auto"/>
            <w:right w:val="none" w:sz="0" w:space="0" w:color="auto"/>
          </w:divBdr>
        </w:div>
        <w:div w:id="869103969">
          <w:marLeft w:val="640"/>
          <w:marRight w:val="0"/>
          <w:marTop w:val="0"/>
          <w:marBottom w:val="0"/>
          <w:divBdr>
            <w:top w:val="none" w:sz="0" w:space="0" w:color="auto"/>
            <w:left w:val="none" w:sz="0" w:space="0" w:color="auto"/>
            <w:bottom w:val="none" w:sz="0" w:space="0" w:color="auto"/>
            <w:right w:val="none" w:sz="0" w:space="0" w:color="auto"/>
          </w:divBdr>
        </w:div>
        <w:div w:id="527376384">
          <w:marLeft w:val="640"/>
          <w:marRight w:val="0"/>
          <w:marTop w:val="0"/>
          <w:marBottom w:val="0"/>
          <w:divBdr>
            <w:top w:val="none" w:sz="0" w:space="0" w:color="auto"/>
            <w:left w:val="none" w:sz="0" w:space="0" w:color="auto"/>
            <w:bottom w:val="none" w:sz="0" w:space="0" w:color="auto"/>
            <w:right w:val="none" w:sz="0" w:space="0" w:color="auto"/>
          </w:divBdr>
        </w:div>
        <w:div w:id="636568245">
          <w:marLeft w:val="640"/>
          <w:marRight w:val="0"/>
          <w:marTop w:val="0"/>
          <w:marBottom w:val="0"/>
          <w:divBdr>
            <w:top w:val="none" w:sz="0" w:space="0" w:color="auto"/>
            <w:left w:val="none" w:sz="0" w:space="0" w:color="auto"/>
            <w:bottom w:val="none" w:sz="0" w:space="0" w:color="auto"/>
            <w:right w:val="none" w:sz="0" w:space="0" w:color="auto"/>
          </w:divBdr>
        </w:div>
        <w:div w:id="974065459">
          <w:marLeft w:val="640"/>
          <w:marRight w:val="0"/>
          <w:marTop w:val="0"/>
          <w:marBottom w:val="0"/>
          <w:divBdr>
            <w:top w:val="none" w:sz="0" w:space="0" w:color="auto"/>
            <w:left w:val="none" w:sz="0" w:space="0" w:color="auto"/>
            <w:bottom w:val="none" w:sz="0" w:space="0" w:color="auto"/>
            <w:right w:val="none" w:sz="0" w:space="0" w:color="auto"/>
          </w:divBdr>
        </w:div>
        <w:div w:id="663893043">
          <w:marLeft w:val="640"/>
          <w:marRight w:val="0"/>
          <w:marTop w:val="0"/>
          <w:marBottom w:val="0"/>
          <w:divBdr>
            <w:top w:val="none" w:sz="0" w:space="0" w:color="auto"/>
            <w:left w:val="none" w:sz="0" w:space="0" w:color="auto"/>
            <w:bottom w:val="none" w:sz="0" w:space="0" w:color="auto"/>
            <w:right w:val="none" w:sz="0" w:space="0" w:color="auto"/>
          </w:divBdr>
        </w:div>
        <w:div w:id="437871389">
          <w:marLeft w:val="640"/>
          <w:marRight w:val="0"/>
          <w:marTop w:val="0"/>
          <w:marBottom w:val="0"/>
          <w:divBdr>
            <w:top w:val="none" w:sz="0" w:space="0" w:color="auto"/>
            <w:left w:val="none" w:sz="0" w:space="0" w:color="auto"/>
            <w:bottom w:val="none" w:sz="0" w:space="0" w:color="auto"/>
            <w:right w:val="none" w:sz="0" w:space="0" w:color="auto"/>
          </w:divBdr>
        </w:div>
        <w:div w:id="1913419684">
          <w:marLeft w:val="640"/>
          <w:marRight w:val="0"/>
          <w:marTop w:val="0"/>
          <w:marBottom w:val="0"/>
          <w:divBdr>
            <w:top w:val="none" w:sz="0" w:space="0" w:color="auto"/>
            <w:left w:val="none" w:sz="0" w:space="0" w:color="auto"/>
            <w:bottom w:val="none" w:sz="0" w:space="0" w:color="auto"/>
            <w:right w:val="none" w:sz="0" w:space="0" w:color="auto"/>
          </w:divBdr>
        </w:div>
        <w:div w:id="21562541">
          <w:marLeft w:val="640"/>
          <w:marRight w:val="0"/>
          <w:marTop w:val="0"/>
          <w:marBottom w:val="0"/>
          <w:divBdr>
            <w:top w:val="none" w:sz="0" w:space="0" w:color="auto"/>
            <w:left w:val="none" w:sz="0" w:space="0" w:color="auto"/>
            <w:bottom w:val="none" w:sz="0" w:space="0" w:color="auto"/>
            <w:right w:val="none" w:sz="0" w:space="0" w:color="auto"/>
          </w:divBdr>
        </w:div>
        <w:div w:id="1899122381">
          <w:marLeft w:val="640"/>
          <w:marRight w:val="0"/>
          <w:marTop w:val="0"/>
          <w:marBottom w:val="0"/>
          <w:divBdr>
            <w:top w:val="none" w:sz="0" w:space="0" w:color="auto"/>
            <w:left w:val="none" w:sz="0" w:space="0" w:color="auto"/>
            <w:bottom w:val="none" w:sz="0" w:space="0" w:color="auto"/>
            <w:right w:val="none" w:sz="0" w:space="0" w:color="auto"/>
          </w:divBdr>
        </w:div>
        <w:div w:id="815026008">
          <w:marLeft w:val="640"/>
          <w:marRight w:val="0"/>
          <w:marTop w:val="0"/>
          <w:marBottom w:val="0"/>
          <w:divBdr>
            <w:top w:val="none" w:sz="0" w:space="0" w:color="auto"/>
            <w:left w:val="none" w:sz="0" w:space="0" w:color="auto"/>
            <w:bottom w:val="none" w:sz="0" w:space="0" w:color="auto"/>
            <w:right w:val="none" w:sz="0" w:space="0" w:color="auto"/>
          </w:divBdr>
        </w:div>
        <w:div w:id="257522958">
          <w:marLeft w:val="640"/>
          <w:marRight w:val="0"/>
          <w:marTop w:val="0"/>
          <w:marBottom w:val="0"/>
          <w:divBdr>
            <w:top w:val="none" w:sz="0" w:space="0" w:color="auto"/>
            <w:left w:val="none" w:sz="0" w:space="0" w:color="auto"/>
            <w:bottom w:val="none" w:sz="0" w:space="0" w:color="auto"/>
            <w:right w:val="none" w:sz="0" w:space="0" w:color="auto"/>
          </w:divBdr>
        </w:div>
        <w:div w:id="963467421">
          <w:marLeft w:val="640"/>
          <w:marRight w:val="0"/>
          <w:marTop w:val="0"/>
          <w:marBottom w:val="0"/>
          <w:divBdr>
            <w:top w:val="none" w:sz="0" w:space="0" w:color="auto"/>
            <w:left w:val="none" w:sz="0" w:space="0" w:color="auto"/>
            <w:bottom w:val="none" w:sz="0" w:space="0" w:color="auto"/>
            <w:right w:val="none" w:sz="0" w:space="0" w:color="auto"/>
          </w:divBdr>
        </w:div>
        <w:div w:id="542012884">
          <w:marLeft w:val="640"/>
          <w:marRight w:val="0"/>
          <w:marTop w:val="0"/>
          <w:marBottom w:val="0"/>
          <w:divBdr>
            <w:top w:val="none" w:sz="0" w:space="0" w:color="auto"/>
            <w:left w:val="none" w:sz="0" w:space="0" w:color="auto"/>
            <w:bottom w:val="none" w:sz="0" w:space="0" w:color="auto"/>
            <w:right w:val="none" w:sz="0" w:space="0" w:color="auto"/>
          </w:divBdr>
        </w:div>
        <w:div w:id="1617902665">
          <w:marLeft w:val="640"/>
          <w:marRight w:val="0"/>
          <w:marTop w:val="0"/>
          <w:marBottom w:val="0"/>
          <w:divBdr>
            <w:top w:val="none" w:sz="0" w:space="0" w:color="auto"/>
            <w:left w:val="none" w:sz="0" w:space="0" w:color="auto"/>
            <w:bottom w:val="none" w:sz="0" w:space="0" w:color="auto"/>
            <w:right w:val="none" w:sz="0" w:space="0" w:color="auto"/>
          </w:divBdr>
        </w:div>
        <w:div w:id="1603294949">
          <w:marLeft w:val="640"/>
          <w:marRight w:val="0"/>
          <w:marTop w:val="0"/>
          <w:marBottom w:val="0"/>
          <w:divBdr>
            <w:top w:val="none" w:sz="0" w:space="0" w:color="auto"/>
            <w:left w:val="none" w:sz="0" w:space="0" w:color="auto"/>
            <w:bottom w:val="none" w:sz="0" w:space="0" w:color="auto"/>
            <w:right w:val="none" w:sz="0" w:space="0" w:color="auto"/>
          </w:divBdr>
        </w:div>
        <w:div w:id="520706116">
          <w:marLeft w:val="640"/>
          <w:marRight w:val="0"/>
          <w:marTop w:val="0"/>
          <w:marBottom w:val="0"/>
          <w:divBdr>
            <w:top w:val="none" w:sz="0" w:space="0" w:color="auto"/>
            <w:left w:val="none" w:sz="0" w:space="0" w:color="auto"/>
            <w:bottom w:val="none" w:sz="0" w:space="0" w:color="auto"/>
            <w:right w:val="none" w:sz="0" w:space="0" w:color="auto"/>
          </w:divBdr>
        </w:div>
        <w:div w:id="1063481690">
          <w:marLeft w:val="640"/>
          <w:marRight w:val="0"/>
          <w:marTop w:val="0"/>
          <w:marBottom w:val="0"/>
          <w:divBdr>
            <w:top w:val="none" w:sz="0" w:space="0" w:color="auto"/>
            <w:left w:val="none" w:sz="0" w:space="0" w:color="auto"/>
            <w:bottom w:val="none" w:sz="0" w:space="0" w:color="auto"/>
            <w:right w:val="none" w:sz="0" w:space="0" w:color="auto"/>
          </w:divBdr>
        </w:div>
        <w:div w:id="990213488">
          <w:marLeft w:val="640"/>
          <w:marRight w:val="0"/>
          <w:marTop w:val="0"/>
          <w:marBottom w:val="0"/>
          <w:divBdr>
            <w:top w:val="none" w:sz="0" w:space="0" w:color="auto"/>
            <w:left w:val="none" w:sz="0" w:space="0" w:color="auto"/>
            <w:bottom w:val="none" w:sz="0" w:space="0" w:color="auto"/>
            <w:right w:val="none" w:sz="0" w:space="0" w:color="auto"/>
          </w:divBdr>
        </w:div>
        <w:div w:id="1948928577">
          <w:marLeft w:val="640"/>
          <w:marRight w:val="0"/>
          <w:marTop w:val="0"/>
          <w:marBottom w:val="0"/>
          <w:divBdr>
            <w:top w:val="none" w:sz="0" w:space="0" w:color="auto"/>
            <w:left w:val="none" w:sz="0" w:space="0" w:color="auto"/>
            <w:bottom w:val="none" w:sz="0" w:space="0" w:color="auto"/>
            <w:right w:val="none" w:sz="0" w:space="0" w:color="auto"/>
          </w:divBdr>
        </w:div>
        <w:div w:id="923688551">
          <w:marLeft w:val="640"/>
          <w:marRight w:val="0"/>
          <w:marTop w:val="0"/>
          <w:marBottom w:val="0"/>
          <w:divBdr>
            <w:top w:val="none" w:sz="0" w:space="0" w:color="auto"/>
            <w:left w:val="none" w:sz="0" w:space="0" w:color="auto"/>
            <w:bottom w:val="none" w:sz="0" w:space="0" w:color="auto"/>
            <w:right w:val="none" w:sz="0" w:space="0" w:color="auto"/>
          </w:divBdr>
        </w:div>
        <w:div w:id="688333030">
          <w:marLeft w:val="640"/>
          <w:marRight w:val="0"/>
          <w:marTop w:val="0"/>
          <w:marBottom w:val="0"/>
          <w:divBdr>
            <w:top w:val="none" w:sz="0" w:space="0" w:color="auto"/>
            <w:left w:val="none" w:sz="0" w:space="0" w:color="auto"/>
            <w:bottom w:val="none" w:sz="0" w:space="0" w:color="auto"/>
            <w:right w:val="none" w:sz="0" w:space="0" w:color="auto"/>
          </w:divBdr>
        </w:div>
        <w:div w:id="829948652">
          <w:marLeft w:val="640"/>
          <w:marRight w:val="0"/>
          <w:marTop w:val="0"/>
          <w:marBottom w:val="0"/>
          <w:divBdr>
            <w:top w:val="none" w:sz="0" w:space="0" w:color="auto"/>
            <w:left w:val="none" w:sz="0" w:space="0" w:color="auto"/>
            <w:bottom w:val="none" w:sz="0" w:space="0" w:color="auto"/>
            <w:right w:val="none" w:sz="0" w:space="0" w:color="auto"/>
          </w:divBdr>
        </w:div>
        <w:div w:id="511115461">
          <w:marLeft w:val="640"/>
          <w:marRight w:val="0"/>
          <w:marTop w:val="0"/>
          <w:marBottom w:val="0"/>
          <w:divBdr>
            <w:top w:val="none" w:sz="0" w:space="0" w:color="auto"/>
            <w:left w:val="none" w:sz="0" w:space="0" w:color="auto"/>
            <w:bottom w:val="none" w:sz="0" w:space="0" w:color="auto"/>
            <w:right w:val="none" w:sz="0" w:space="0" w:color="auto"/>
          </w:divBdr>
        </w:div>
        <w:div w:id="2101943182">
          <w:marLeft w:val="640"/>
          <w:marRight w:val="0"/>
          <w:marTop w:val="0"/>
          <w:marBottom w:val="0"/>
          <w:divBdr>
            <w:top w:val="none" w:sz="0" w:space="0" w:color="auto"/>
            <w:left w:val="none" w:sz="0" w:space="0" w:color="auto"/>
            <w:bottom w:val="none" w:sz="0" w:space="0" w:color="auto"/>
            <w:right w:val="none" w:sz="0" w:space="0" w:color="auto"/>
          </w:divBdr>
        </w:div>
        <w:div w:id="582765897">
          <w:marLeft w:val="640"/>
          <w:marRight w:val="0"/>
          <w:marTop w:val="0"/>
          <w:marBottom w:val="0"/>
          <w:divBdr>
            <w:top w:val="none" w:sz="0" w:space="0" w:color="auto"/>
            <w:left w:val="none" w:sz="0" w:space="0" w:color="auto"/>
            <w:bottom w:val="none" w:sz="0" w:space="0" w:color="auto"/>
            <w:right w:val="none" w:sz="0" w:space="0" w:color="auto"/>
          </w:divBdr>
        </w:div>
        <w:div w:id="2100708570">
          <w:marLeft w:val="640"/>
          <w:marRight w:val="0"/>
          <w:marTop w:val="0"/>
          <w:marBottom w:val="0"/>
          <w:divBdr>
            <w:top w:val="none" w:sz="0" w:space="0" w:color="auto"/>
            <w:left w:val="none" w:sz="0" w:space="0" w:color="auto"/>
            <w:bottom w:val="none" w:sz="0" w:space="0" w:color="auto"/>
            <w:right w:val="none" w:sz="0" w:space="0" w:color="auto"/>
          </w:divBdr>
        </w:div>
        <w:div w:id="1912620514">
          <w:marLeft w:val="640"/>
          <w:marRight w:val="0"/>
          <w:marTop w:val="0"/>
          <w:marBottom w:val="0"/>
          <w:divBdr>
            <w:top w:val="none" w:sz="0" w:space="0" w:color="auto"/>
            <w:left w:val="none" w:sz="0" w:space="0" w:color="auto"/>
            <w:bottom w:val="none" w:sz="0" w:space="0" w:color="auto"/>
            <w:right w:val="none" w:sz="0" w:space="0" w:color="auto"/>
          </w:divBdr>
        </w:div>
        <w:div w:id="345444402">
          <w:marLeft w:val="640"/>
          <w:marRight w:val="0"/>
          <w:marTop w:val="0"/>
          <w:marBottom w:val="0"/>
          <w:divBdr>
            <w:top w:val="none" w:sz="0" w:space="0" w:color="auto"/>
            <w:left w:val="none" w:sz="0" w:space="0" w:color="auto"/>
            <w:bottom w:val="none" w:sz="0" w:space="0" w:color="auto"/>
            <w:right w:val="none" w:sz="0" w:space="0" w:color="auto"/>
          </w:divBdr>
        </w:div>
        <w:div w:id="1456635398">
          <w:marLeft w:val="640"/>
          <w:marRight w:val="0"/>
          <w:marTop w:val="0"/>
          <w:marBottom w:val="0"/>
          <w:divBdr>
            <w:top w:val="none" w:sz="0" w:space="0" w:color="auto"/>
            <w:left w:val="none" w:sz="0" w:space="0" w:color="auto"/>
            <w:bottom w:val="none" w:sz="0" w:space="0" w:color="auto"/>
            <w:right w:val="none" w:sz="0" w:space="0" w:color="auto"/>
          </w:divBdr>
        </w:div>
        <w:div w:id="1558273926">
          <w:marLeft w:val="640"/>
          <w:marRight w:val="0"/>
          <w:marTop w:val="0"/>
          <w:marBottom w:val="0"/>
          <w:divBdr>
            <w:top w:val="none" w:sz="0" w:space="0" w:color="auto"/>
            <w:left w:val="none" w:sz="0" w:space="0" w:color="auto"/>
            <w:bottom w:val="none" w:sz="0" w:space="0" w:color="auto"/>
            <w:right w:val="none" w:sz="0" w:space="0" w:color="auto"/>
          </w:divBdr>
        </w:div>
        <w:div w:id="1285040330">
          <w:marLeft w:val="640"/>
          <w:marRight w:val="0"/>
          <w:marTop w:val="0"/>
          <w:marBottom w:val="0"/>
          <w:divBdr>
            <w:top w:val="none" w:sz="0" w:space="0" w:color="auto"/>
            <w:left w:val="none" w:sz="0" w:space="0" w:color="auto"/>
            <w:bottom w:val="none" w:sz="0" w:space="0" w:color="auto"/>
            <w:right w:val="none" w:sz="0" w:space="0" w:color="auto"/>
          </w:divBdr>
        </w:div>
        <w:div w:id="1758403956">
          <w:marLeft w:val="640"/>
          <w:marRight w:val="0"/>
          <w:marTop w:val="0"/>
          <w:marBottom w:val="0"/>
          <w:divBdr>
            <w:top w:val="none" w:sz="0" w:space="0" w:color="auto"/>
            <w:left w:val="none" w:sz="0" w:space="0" w:color="auto"/>
            <w:bottom w:val="none" w:sz="0" w:space="0" w:color="auto"/>
            <w:right w:val="none" w:sz="0" w:space="0" w:color="auto"/>
          </w:divBdr>
        </w:div>
        <w:div w:id="1864323194">
          <w:marLeft w:val="640"/>
          <w:marRight w:val="0"/>
          <w:marTop w:val="0"/>
          <w:marBottom w:val="0"/>
          <w:divBdr>
            <w:top w:val="none" w:sz="0" w:space="0" w:color="auto"/>
            <w:left w:val="none" w:sz="0" w:space="0" w:color="auto"/>
            <w:bottom w:val="none" w:sz="0" w:space="0" w:color="auto"/>
            <w:right w:val="none" w:sz="0" w:space="0" w:color="auto"/>
          </w:divBdr>
        </w:div>
        <w:div w:id="2073501446">
          <w:marLeft w:val="640"/>
          <w:marRight w:val="0"/>
          <w:marTop w:val="0"/>
          <w:marBottom w:val="0"/>
          <w:divBdr>
            <w:top w:val="none" w:sz="0" w:space="0" w:color="auto"/>
            <w:left w:val="none" w:sz="0" w:space="0" w:color="auto"/>
            <w:bottom w:val="none" w:sz="0" w:space="0" w:color="auto"/>
            <w:right w:val="none" w:sz="0" w:space="0" w:color="auto"/>
          </w:divBdr>
        </w:div>
        <w:div w:id="1160078894">
          <w:marLeft w:val="640"/>
          <w:marRight w:val="0"/>
          <w:marTop w:val="0"/>
          <w:marBottom w:val="0"/>
          <w:divBdr>
            <w:top w:val="none" w:sz="0" w:space="0" w:color="auto"/>
            <w:left w:val="none" w:sz="0" w:space="0" w:color="auto"/>
            <w:bottom w:val="none" w:sz="0" w:space="0" w:color="auto"/>
            <w:right w:val="none" w:sz="0" w:space="0" w:color="auto"/>
          </w:divBdr>
        </w:div>
        <w:div w:id="635916919">
          <w:marLeft w:val="640"/>
          <w:marRight w:val="0"/>
          <w:marTop w:val="0"/>
          <w:marBottom w:val="0"/>
          <w:divBdr>
            <w:top w:val="none" w:sz="0" w:space="0" w:color="auto"/>
            <w:left w:val="none" w:sz="0" w:space="0" w:color="auto"/>
            <w:bottom w:val="none" w:sz="0" w:space="0" w:color="auto"/>
            <w:right w:val="none" w:sz="0" w:space="0" w:color="auto"/>
          </w:divBdr>
        </w:div>
        <w:div w:id="906915899">
          <w:marLeft w:val="640"/>
          <w:marRight w:val="0"/>
          <w:marTop w:val="0"/>
          <w:marBottom w:val="0"/>
          <w:divBdr>
            <w:top w:val="none" w:sz="0" w:space="0" w:color="auto"/>
            <w:left w:val="none" w:sz="0" w:space="0" w:color="auto"/>
            <w:bottom w:val="none" w:sz="0" w:space="0" w:color="auto"/>
            <w:right w:val="none" w:sz="0" w:space="0" w:color="auto"/>
          </w:divBdr>
        </w:div>
        <w:div w:id="762459803">
          <w:marLeft w:val="640"/>
          <w:marRight w:val="0"/>
          <w:marTop w:val="0"/>
          <w:marBottom w:val="0"/>
          <w:divBdr>
            <w:top w:val="none" w:sz="0" w:space="0" w:color="auto"/>
            <w:left w:val="none" w:sz="0" w:space="0" w:color="auto"/>
            <w:bottom w:val="none" w:sz="0" w:space="0" w:color="auto"/>
            <w:right w:val="none" w:sz="0" w:space="0" w:color="auto"/>
          </w:divBdr>
        </w:div>
        <w:div w:id="1735468764">
          <w:marLeft w:val="640"/>
          <w:marRight w:val="0"/>
          <w:marTop w:val="0"/>
          <w:marBottom w:val="0"/>
          <w:divBdr>
            <w:top w:val="none" w:sz="0" w:space="0" w:color="auto"/>
            <w:left w:val="none" w:sz="0" w:space="0" w:color="auto"/>
            <w:bottom w:val="none" w:sz="0" w:space="0" w:color="auto"/>
            <w:right w:val="none" w:sz="0" w:space="0" w:color="auto"/>
          </w:divBdr>
        </w:div>
        <w:div w:id="1473056026">
          <w:marLeft w:val="640"/>
          <w:marRight w:val="0"/>
          <w:marTop w:val="0"/>
          <w:marBottom w:val="0"/>
          <w:divBdr>
            <w:top w:val="none" w:sz="0" w:space="0" w:color="auto"/>
            <w:left w:val="none" w:sz="0" w:space="0" w:color="auto"/>
            <w:bottom w:val="none" w:sz="0" w:space="0" w:color="auto"/>
            <w:right w:val="none" w:sz="0" w:space="0" w:color="auto"/>
          </w:divBdr>
        </w:div>
        <w:div w:id="964041875">
          <w:marLeft w:val="640"/>
          <w:marRight w:val="0"/>
          <w:marTop w:val="0"/>
          <w:marBottom w:val="0"/>
          <w:divBdr>
            <w:top w:val="none" w:sz="0" w:space="0" w:color="auto"/>
            <w:left w:val="none" w:sz="0" w:space="0" w:color="auto"/>
            <w:bottom w:val="none" w:sz="0" w:space="0" w:color="auto"/>
            <w:right w:val="none" w:sz="0" w:space="0" w:color="auto"/>
          </w:divBdr>
        </w:div>
        <w:div w:id="1115103186">
          <w:marLeft w:val="640"/>
          <w:marRight w:val="0"/>
          <w:marTop w:val="0"/>
          <w:marBottom w:val="0"/>
          <w:divBdr>
            <w:top w:val="none" w:sz="0" w:space="0" w:color="auto"/>
            <w:left w:val="none" w:sz="0" w:space="0" w:color="auto"/>
            <w:bottom w:val="none" w:sz="0" w:space="0" w:color="auto"/>
            <w:right w:val="none" w:sz="0" w:space="0" w:color="auto"/>
          </w:divBdr>
        </w:div>
        <w:div w:id="1389764161">
          <w:marLeft w:val="640"/>
          <w:marRight w:val="0"/>
          <w:marTop w:val="0"/>
          <w:marBottom w:val="0"/>
          <w:divBdr>
            <w:top w:val="none" w:sz="0" w:space="0" w:color="auto"/>
            <w:left w:val="none" w:sz="0" w:space="0" w:color="auto"/>
            <w:bottom w:val="none" w:sz="0" w:space="0" w:color="auto"/>
            <w:right w:val="none" w:sz="0" w:space="0" w:color="auto"/>
          </w:divBdr>
        </w:div>
        <w:div w:id="684675614">
          <w:marLeft w:val="640"/>
          <w:marRight w:val="0"/>
          <w:marTop w:val="0"/>
          <w:marBottom w:val="0"/>
          <w:divBdr>
            <w:top w:val="none" w:sz="0" w:space="0" w:color="auto"/>
            <w:left w:val="none" w:sz="0" w:space="0" w:color="auto"/>
            <w:bottom w:val="none" w:sz="0" w:space="0" w:color="auto"/>
            <w:right w:val="none" w:sz="0" w:space="0" w:color="auto"/>
          </w:divBdr>
        </w:div>
        <w:div w:id="1546867122">
          <w:marLeft w:val="640"/>
          <w:marRight w:val="0"/>
          <w:marTop w:val="0"/>
          <w:marBottom w:val="0"/>
          <w:divBdr>
            <w:top w:val="none" w:sz="0" w:space="0" w:color="auto"/>
            <w:left w:val="none" w:sz="0" w:space="0" w:color="auto"/>
            <w:bottom w:val="none" w:sz="0" w:space="0" w:color="auto"/>
            <w:right w:val="none" w:sz="0" w:space="0" w:color="auto"/>
          </w:divBdr>
        </w:div>
        <w:div w:id="979384822">
          <w:marLeft w:val="640"/>
          <w:marRight w:val="0"/>
          <w:marTop w:val="0"/>
          <w:marBottom w:val="0"/>
          <w:divBdr>
            <w:top w:val="none" w:sz="0" w:space="0" w:color="auto"/>
            <w:left w:val="none" w:sz="0" w:space="0" w:color="auto"/>
            <w:bottom w:val="none" w:sz="0" w:space="0" w:color="auto"/>
            <w:right w:val="none" w:sz="0" w:space="0" w:color="auto"/>
          </w:divBdr>
        </w:div>
        <w:div w:id="1006134517">
          <w:marLeft w:val="640"/>
          <w:marRight w:val="0"/>
          <w:marTop w:val="0"/>
          <w:marBottom w:val="0"/>
          <w:divBdr>
            <w:top w:val="none" w:sz="0" w:space="0" w:color="auto"/>
            <w:left w:val="none" w:sz="0" w:space="0" w:color="auto"/>
            <w:bottom w:val="none" w:sz="0" w:space="0" w:color="auto"/>
            <w:right w:val="none" w:sz="0" w:space="0" w:color="auto"/>
          </w:divBdr>
        </w:div>
        <w:div w:id="933904647">
          <w:marLeft w:val="640"/>
          <w:marRight w:val="0"/>
          <w:marTop w:val="0"/>
          <w:marBottom w:val="0"/>
          <w:divBdr>
            <w:top w:val="none" w:sz="0" w:space="0" w:color="auto"/>
            <w:left w:val="none" w:sz="0" w:space="0" w:color="auto"/>
            <w:bottom w:val="none" w:sz="0" w:space="0" w:color="auto"/>
            <w:right w:val="none" w:sz="0" w:space="0" w:color="auto"/>
          </w:divBdr>
        </w:div>
        <w:div w:id="981272128">
          <w:marLeft w:val="640"/>
          <w:marRight w:val="0"/>
          <w:marTop w:val="0"/>
          <w:marBottom w:val="0"/>
          <w:divBdr>
            <w:top w:val="none" w:sz="0" w:space="0" w:color="auto"/>
            <w:left w:val="none" w:sz="0" w:space="0" w:color="auto"/>
            <w:bottom w:val="none" w:sz="0" w:space="0" w:color="auto"/>
            <w:right w:val="none" w:sz="0" w:space="0" w:color="auto"/>
          </w:divBdr>
        </w:div>
        <w:div w:id="1163550175">
          <w:marLeft w:val="640"/>
          <w:marRight w:val="0"/>
          <w:marTop w:val="0"/>
          <w:marBottom w:val="0"/>
          <w:divBdr>
            <w:top w:val="none" w:sz="0" w:space="0" w:color="auto"/>
            <w:left w:val="none" w:sz="0" w:space="0" w:color="auto"/>
            <w:bottom w:val="none" w:sz="0" w:space="0" w:color="auto"/>
            <w:right w:val="none" w:sz="0" w:space="0" w:color="auto"/>
          </w:divBdr>
        </w:div>
        <w:div w:id="1641376026">
          <w:marLeft w:val="640"/>
          <w:marRight w:val="0"/>
          <w:marTop w:val="0"/>
          <w:marBottom w:val="0"/>
          <w:divBdr>
            <w:top w:val="none" w:sz="0" w:space="0" w:color="auto"/>
            <w:left w:val="none" w:sz="0" w:space="0" w:color="auto"/>
            <w:bottom w:val="none" w:sz="0" w:space="0" w:color="auto"/>
            <w:right w:val="none" w:sz="0" w:space="0" w:color="auto"/>
          </w:divBdr>
        </w:div>
        <w:div w:id="555359394">
          <w:marLeft w:val="640"/>
          <w:marRight w:val="0"/>
          <w:marTop w:val="0"/>
          <w:marBottom w:val="0"/>
          <w:divBdr>
            <w:top w:val="none" w:sz="0" w:space="0" w:color="auto"/>
            <w:left w:val="none" w:sz="0" w:space="0" w:color="auto"/>
            <w:bottom w:val="none" w:sz="0" w:space="0" w:color="auto"/>
            <w:right w:val="none" w:sz="0" w:space="0" w:color="auto"/>
          </w:divBdr>
        </w:div>
        <w:div w:id="285819012">
          <w:marLeft w:val="640"/>
          <w:marRight w:val="0"/>
          <w:marTop w:val="0"/>
          <w:marBottom w:val="0"/>
          <w:divBdr>
            <w:top w:val="none" w:sz="0" w:space="0" w:color="auto"/>
            <w:left w:val="none" w:sz="0" w:space="0" w:color="auto"/>
            <w:bottom w:val="none" w:sz="0" w:space="0" w:color="auto"/>
            <w:right w:val="none" w:sz="0" w:space="0" w:color="auto"/>
          </w:divBdr>
        </w:div>
        <w:div w:id="481779102">
          <w:marLeft w:val="640"/>
          <w:marRight w:val="0"/>
          <w:marTop w:val="0"/>
          <w:marBottom w:val="0"/>
          <w:divBdr>
            <w:top w:val="none" w:sz="0" w:space="0" w:color="auto"/>
            <w:left w:val="none" w:sz="0" w:space="0" w:color="auto"/>
            <w:bottom w:val="none" w:sz="0" w:space="0" w:color="auto"/>
            <w:right w:val="none" w:sz="0" w:space="0" w:color="auto"/>
          </w:divBdr>
        </w:div>
        <w:div w:id="419378634">
          <w:marLeft w:val="640"/>
          <w:marRight w:val="0"/>
          <w:marTop w:val="0"/>
          <w:marBottom w:val="0"/>
          <w:divBdr>
            <w:top w:val="none" w:sz="0" w:space="0" w:color="auto"/>
            <w:left w:val="none" w:sz="0" w:space="0" w:color="auto"/>
            <w:bottom w:val="none" w:sz="0" w:space="0" w:color="auto"/>
            <w:right w:val="none" w:sz="0" w:space="0" w:color="auto"/>
          </w:divBdr>
        </w:div>
        <w:div w:id="805898620">
          <w:marLeft w:val="640"/>
          <w:marRight w:val="0"/>
          <w:marTop w:val="0"/>
          <w:marBottom w:val="0"/>
          <w:divBdr>
            <w:top w:val="none" w:sz="0" w:space="0" w:color="auto"/>
            <w:left w:val="none" w:sz="0" w:space="0" w:color="auto"/>
            <w:bottom w:val="none" w:sz="0" w:space="0" w:color="auto"/>
            <w:right w:val="none" w:sz="0" w:space="0" w:color="auto"/>
          </w:divBdr>
        </w:div>
        <w:div w:id="1511095816">
          <w:marLeft w:val="640"/>
          <w:marRight w:val="0"/>
          <w:marTop w:val="0"/>
          <w:marBottom w:val="0"/>
          <w:divBdr>
            <w:top w:val="none" w:sz="0" w:space="0" w:color="auto"/>
            <w:left w:val="none" w:sz="0" w:space="0" w:color="auto"/>
            <w:bottom w:val="none" w:sz="0" w:space="0" w:color="auto"/>
            <w:right w:val="none" w:sz="0" w:space="0" w:color="auto"/>
          </w:divBdr>
        </w:div>
        <w:div w:id="797842857">
          <w:marLeft w:val="640"/>
          <w:marRight w:val="0"/>
          <w:marTop w:val="0"/>
          <w:marBottom w:val="0"/>
          <w:divBdr>
            <w:top w:val="none" w:sz="0" w:space="0" w:color="auto"/>
            <w:left w:val="none" w:sz="0" w:space="0" w:color="auto"/>
            <w:bottom w:val="none" w:sz="0" w:space="0" w:color="auto"/>
            <w:right w:val="none" w:sz="0" w:space="0" w:color="auto"/>
          </w:divBdr>
        </w:div>
        <w:div w:id="1541161187">
          <w:marLeft w:val="640"/>
          <w:marRight w:val="0"/>
          <w:marTop w:val="0"/>
          <w:marBottom w:val="0"/>
          <w:divBdr>
            <w:top w:val="none" w:sz="0" w:space="0" w:color="auto"/>
            <w:left w:val="none" w:sz="0" w:space="0" w:color="auto"/>
            <w:bottom w:val="none" w:sz="0" w:space="0" w:color="auto"/>
            <w:right w:val="none" w:sz="0" w:space="0" w:color="auto"/>
          </w:divBdr>
        </w:div>
        <w:div w:id="1812139565">
          <w:marLeft w:val="640"/>
          <w:marRight w:val="0"/>
          <w:marTop w:val="0"/>
          <w:marBottom w:val="0"/>
          <w:divBdr>
            <w:top w:val="none" w:sz="0" w:space="0" w:color="auto"/>
            <w:left w:val="none" w:sz="0" w:space="0" w:color="auto"/>
            <w:bottom w:val="none" w:sz="0" w:space="0" w:color="auto"/>
            <w:right w:val="none" w:sz="0" w:space="0" w:color="auto"/>
          </w:divBdr>
        </w:div>
        <w:div w:id="1848247036">
          <w:marLeft w:val="640"/>
          <w:marRight w:val="0"/>
          <w:marTop w:val="0"/>
          <w:marBottom w:val="0"/>
          <w:divBdr>
            <w:top w:val="none" w:sz="0" w:space="0" w:color="auto"/>
            <w:left w:val="none" w:sz="0" w:space="0" w:color="auto"/>
            <w:bottom w:val="none" w:sz="0" w:space="0" w:color="auto"/>
            <w:right w:val="none" w:sz="0" w:space="0" w:color="auto"/>
          </w:divBdr>
        </w:div>
        <w:div w:id="275798807">
          <w:marLeft w:val="640"/>
          <w:marRight w:val="0"/>
          <w:marTop w:val="0"/>
          <w:marBottom w:val="0"/>
          <w:divBdr>
            <w:top w:val="none" w:sz="0" w:space="0" w:color="auto"/>
            <w:left w:val="none" w:sz="0" w:space="0" w:color="auto"/>
            <w:bottom w:val="none" w:sz="0" w:space="0" w:color="auto"/>
            <w:right w:val="none" w:sz="0" w:space="0" w:color="auto"/>
          </w:divBdr>
        </w:div>
        <w:div w:id="763960726">
          <w:marLeft w:val="640"/>
          <w:marRight w:val="0"/>
          <w:marTop w:val="0"/>
          <w:marBottom w:val="0"/>
          <w:divBdr>
            <w:top w:val="none" w:sz="0" w:space="0" w:color="auto"/>
            <w:left w:val="none" w:sz="0" w:space="0" w:color="auto"/>
            <w:bottom w:val="none" w:sz="0" w:space="0" w:color="auto"/>
            <w:right w:val="none" w:sz="0" w:space="0" w:color="auto"/>
          </w:divBdr>
        </w:div>
        <w:div w:id="499080240">
          <w:marLeft w:val="640"/>
          <w:marRight w:val="0"/>
          <w:marTop w:val="0"/>
          <w:marBottom w:val="0"/>
          <w:divBdr>
            <w:top w:val="none" w:sz="0" w:space="0" w:color="auto"/>
            <w:left w:val="none" w:sz="0" w:space="0" w:color="auto"/>
            <w:bottom w:val="none" w:sz="0" w:space="0" w:color="auto"/>
            <w:right w:val="none" w:sz="0" w:space="0" w:color="auto"/>
          </w:divBdr>
        </w:div>
        <w:div w:id="772281431">
          <w:marLeft w:val="640"/>
          <w:marRight w:val="0"/>
          <w:marTop w:val="0"/>
          <w:marBottom w:val="0"/>
          <w:divBdr>
            <w:top w:val="none" w:sz="0" w:space="0" w:color="auto"/>
            <w:left w:val="none" w:sz="0" w:space="0" w:color="auto"/>
            <w:bottom w:val="none" w:sz="0" w:space="0" w:color="auto"/>
            <w:right w:val="none" w:sz="0" w:space="0" w:color="auto"/>
          </w:divBdr>
        </w:div>
        <w:div w:id="1266886099">
          <w:marLeft w:val="640"/>
          <w:marRight w:val="0"/>
          <w:marTop w:val="0"/>
          <w:marBottom w:val="0"/>
          <w:divBdr>
            <w:top w:val="none" w:sz="0" w:space="0" w:color="auto"/>
            <w:left w:val="none" w:sz="0" w:space="0" w:color="auto"/>
            <w:bottom w:val="none" w:sz="0" w:space="0" w:color="auto"/>
            <w:right w:val="none" w:sz="0" w:space="0" w:color="auto"/>
          </w:divBdr>
        </w:div>
        <w:div w:id="710685718">
          <w:marLeft w:val="640"/>
          <w:marRight w:val="0"/>
          <w:marTop w:val="0"/>
          <w:marBottom w:val="0"/>
          <w:divBdr>
            <w:top w:val="none" w:sz="0" w:space="0" w:color="auto"/>
            <w:left w:val="none" w:sz="0" w:space="0" w:color="auto"/>
            <w:bottom w:val="none" w:sz="0" w:space="0" w:color="auto"/>
            <w:right w:val="none" w:sz="0" w:space="0" w:color="auto"/>
          </w:divBdr>
        </w:div>
        <w:div w:id="1428161467">
          <w:marLeft w:val="640"/>
          <w:marRight w:val="0"/>
          <w:marTop w:val="0"/>
          <w:marBottom w:val="0"/>
          <w:divBdr>
            <w:top w:val="none" w:sz="0" w:space="0" w:color="auto"/>
            <w:left w:val="none" w:sz="0" w:space="0" w:color="auto"/>
            <w:bottom w:val="none" w:sz="0" w:space="0" w:color="auto"/>
            <w:right w:val="none" w:sz="0" w:space="0" w:color="auto"/>
          </w:divBdr>
        </w:div>
        <w:div w:id="451482438">
          <w:marLeft w:val="640"/>
          <w:marRight w:val="0"/>
          <w:marTop w:val="0"/>
          <w:marBottom w:val="0"/>
          <w:divBdr>
            <w:top w:val="none" w:sz="0" w:space="0" w:color="auto"/>
            <w:left w:val="none" w:sz="0" w:space="0" w:color="auto"/>
            <w:bottom w:val="none" w:sz="0" w:space="0" w:color="auto"/>
            <w:right w:val="none" w:sz="0" w:space="0" w:color="auto"/>
          </w:divBdr>
        </w:div>
        <w:div w:id="2029480877">
          <w:marLeft w:val="640"/>
          <w:marRight w:val="0"/>
          <w:marTop w:val="0"/>
          <w:marBottom w:val="0"/>
          <w:divBdr>
            <w:top w:val="none" w:sz="0" w:space="0" w:color="auto"/>
            <w:left w:val="none" w:sz="0" w:space="0" w:color="auto"/>
            <w:bottom w:val="none" w:sz="0" w:space="0" w:color="auto"/>
            <w:right w:val="none" w:sz="0" w:space="0" w:color="auto"/>
          </w:divBdr>
        </w:div>
        <w:div w:id="105464602">
          <w:marLeft w:val="640"/>
          <w:marRight w:val="0"/>
          <w:marTop w:val="0"/>
          <w:marBottom w:val="0"/>
          <w:divBdr>
            <w:top w:val="none" w:sz="0" w:space="0" w:color="auto"/>
            <w:left w:val="none" w:sz="0" w:space="0" w:color="auto"/>
            <w:bottom w:val="none" w:sz="0" w:space="0" w:color="auto"/>
            <w:right w:val="none" w:sz="0" w:space="0" w:color="auto"/>
          </w:divBdr>
        </w:div>
        <w:div w:id="1507818189">
          <w:marLeft w:val="640"/>
          <w:marRight w:val="0"/>
          <w:marTop w:val="0"/>
          <w:marBottom w:val="0"/>
          <w:divBdr>
            <w:top w:val="none" w:sz="0" w:space="0" w:color="auto"/>
            <w:left w:val="none" w:sz="0" w:space="0" w:color="auto"/>
            <w:bottom w:val="none" w:sz="0" w:space="0" w:color="auto"/>
            <w:right w:val="none" w:sz="0" w:space="0" w:color="auto"/>
          </w:divBdr>
        </w:div>
        <w:div w:id="729116173">
          <w:marLeft w:val="640"/>
          <w:marRight w:val="0"/>
          <w:marTop w:val="0"/>
          <w:marBottom w:val="0"/>
          <w:divBdr>
            <w:top w:val="none" w:sz="0" w:space="0" w:color="auto"/>
            <w:left w:val="none" w:sz="0" w:space="0" w:color="auto"/>
            <w:bottom w:val="none" w:sz="0" w:space="0" w:color="auto"/>
            <w:right w:val="none" w:sz="0" w:space="0" w:color="auto"/>
          </w:divBdr>
        </w:div>
        <w:div w:id="59835958">
          <w:marLeft w:val="640"/>
          <w:marRight w:val="0"/>
          <w:marTop w:val="0"/>
          <w:marBottom w:val="0"/>
          <w:divBdr>
            <w:top w:val="none" w:sz="0" w:space="0" w:color="auto"/>
            <w:left w:val="none" w:sz="0" w:space="0" w:color="auto"/>
            <w:bottom w:val="none" w:sz="0" w:space="0" w:color="auto"/>
            <w:right w:val="none" w:sz="0" w:space="0" w:color="auto"/>
          </w:divBdr>
        </w:div>
        <w:div w:id="1344823724">
          <w:marLeft w:val="640"/>
          <w:marRight w:val="0"/>
          <w:marTop w:val="0"/>
          <w:marBottom w:val="0"/>
          <w:divBdr>
            <w:top w:val="none" w:sz="0" w:space="0" w:color="auto"/>
            <w:left w:val="none" w:sz="0" w:space="0" w:color="auto"/>
            <w:bottom w:val="none" w:sz="0" w:space="0" w:color="auto"/>
            <w:right w:val="none" w:sz="0" w:space="0" w:color="auto"/>
          </w:divBdr>
        </w:div>
        <w:div w:id="510098446">
          <w:marLeft w:val="640"/>
          <w:marRight w:val="0"/>
          <w:marTop w:val="0"/>
          <w:marBottom w:val="0"/>
          <w:divBdr>
            <w:top w:val="none" w:sz="0" w:space="0" w:color="auto"/>
            <w:left w:val="none" w:sz="0" w:space="0" w:color="auto"/>
            <w:bottom w:val="none" w:sz="0" w:space="0" w:color="auto"/>
            <w:right w:val="none" w:sz="0" w:space="0" w:color="auto"/>
          </w:divBdr>
        </w:div>
        <w:div w:id="1494565700">
          <w:marLeft w:val="640"/>
          <w:marRight w:val="0"/>
          <w:marTop w:val="0"/>
          <w:marBottom w:val="0"/>
          <w:divBdr>
            <w:top w:val="none" w:sz="0" w:space="0" w:color="auto"/>
            <w:left w:val="none" w:sz="0" w:space="0" w:color="auto"/>
            <w:bottom w:val="none" w:sz="0" w:space="0" w:color="auto"/>
            <w:right w:val="none" w:sz="0" w:space="0" w:color="auto"/>
          </w:divBdr>
        </w:div>
        <w:div w:id="571085464">
          <w:marLeft w:val="640"/>
          <w:marRight w:val="0"/>
          <w:marTop w:val="0"/>
          <w:marBottom w:val="0"/>
          <w:divBdr>
            <w:top w:val="none" w:sz="0" w:space="0" w:color="auto"/>
            <w:left w:val="none" w:sz="0" w:space="0" w:color="auto"/>
            <w:bottom w:val="none" w:sz="0" w:space="0" w:color="auto"/>
            <w:right w:val="none" w:sz="0" w:space="0" w:color="auto"/>
          </w:divBdr>
        </w:div>
        <w:div w:id="1333337731">
          <w:marLeft w:val="640"/>
          <w:marRight w:val="0"/>
          <w:marTop w:val="0"/>
          <w:marBottom w:val="0"/>
          <w:divBdr>
            <w:top w:val="none" w:sz="0" w:space="0" w:color="auto"/>
            <w:left w:val="none" w:sz="0" w:space="0" w:color="auto"/>
            <w:bottom w:val="none" w:sz="0" w:space="0" w:color="auto"/>
            <w:right w:val="none" w:sz="0" w:space="0" w:color="auto"/>
          </w:divBdr>
        </w:div>
        <w:div w:id="216358889">
          <w:marLeft w:val="640"/>
          <w:marRight w:val="0"/>
          <w:marTop w:val="0"/>
          <w:marBottom w:val="0"/>
          <w:divBdr>
            <w:top w:val="none" w:sz="0" w:space="0" w:color="auto"/>
            <w:left w:val="none" w:sz="0" w:space="0" w:color="auto"/>
            <w:bottom w:val="none" w:sz="0" w:space="0" w:color="auto"/>
            <w:right w:val="none" w:sz="0" w:space="0" w:color="auto"/>
          </w:divBdr>
        </w:div>
        <w:div w:id="10038268">
          <w:marLeft w:val="640"/>
          <w:marRight w:val="0"/>
          <w:marTop w:val="0"/>
          <w:marBottom w:val="0"/>
          <w:divBdr>
            <w:top w:val="none" w:sz="0" w:space="0" w:color="auto"/>
            <w:left w:val="none" w:sz="0" w:space="0" w:color="auto"/>
            <w:bottom w:val="none" w:sz="0" w:space="0" w:color="auto"/>
            <w:right w:val="none" w:sz="0" w:space="0" w:color="auto"/>
          </w:divBdr>
        </w:div>
        <w:div w:id="1711832851">
          <w:marLeft w:val="640"/>
          <w:marRight w:val="0"/>
          <w:marTop w:val="0"/>
          <w:marBottom w:val="0"/>
          <w:divBdr>
            <w:top w:val="none" w:sz="0" w:space="0" w:color="auto"/>
            <w:left w:val="none" w:sz="0" w:space="0" w:color="auto"/>
            <w:bottom w:val="none" w:sz="0" w:space="0" w:color="auto"/>
            <w:right w:val="none" w:sz="0" w:space="0" w:color="auto"/>
          </w:divBdr>
        </w:div>
        <w:div w:id="470437946">
          <w:marLeft w:val="640"/>
          <w:marRight w:val="0"/>
          <w:marTop w:val="0"/>
          <w:marBottom w:val="0"/>
          <w:divBdr>
            <w:top w:val="none" w:sz="0" w:space="0" w:color="auto"/>
            <w:left w:val="none" w:sz="0" w:space="0" w:color="auto"/>
            <w:bottom w:val="none" w:sz="0" w:space="0" w:color="auto"/>
            <w:right w:val="none" w:sz="0" w:space="0" w:color="auto"/>
          </w:divBdr>
        </w:div>
        <w:div w:id="1746680400">
          <w:marLeft w:val="640"/>
          <w:marRight w:val="0"/>
          <w:marTop w:val="0"/>
          <w:marBottom w:val="0"/>
          <w:divBdr>
            <w:top w:val="none" w:sz="0" w:space="0" w:color="auto"/>
            <w:left w:val="none" w:sz="0" w:space="0" w:color="auto"/>
            <w:bottom w:val="none" w:sz="0" w:space="0" w:color="auto"/>
            <w:right w:val="none" w:sz="0" w:space="0" w:color="auto"/>
          </w:divBdr>
        </w:div>
        <w:div w:id="699816825">
          <w:marLeft w:val="640"/>
          <w:marRight w:val="0"/>
          <w:marTop w:val="0"/>
          <w:marBottom w:val="0"/>
          <w:divBdr>
            <w:top w:val="none" w:sz="0" w:space="0" w:color="auto"/>
            <w:left w:val="none" w:sz="0" w:space="0" w:color="auto"/>
            <w:bottom w:val="none" w:sz="0" w:space="0" w:color="auto"/>
            <w:right w:val="none" w:sz="0" w:space="0" w:color="auto"/>
          </w:divBdr>
        </w:div>
        <w:div w:id="1472601014">
          <w:marLeft w:val="640"/>
          <w:marRight w:val="0"/>
          <w:marTop w:val="0"/>
          <w:marBottom w:val="0"/>
          <w:divBdr>
            <w:top w:val="none" w:sz="0" w:space="0" w:color="auto"/>
            <w:left w:val="none" w:sz="0" w:space="0" w:color="auto"/>
            <w:bottom w:val="none" w:sz="0" w:space="0" w:color="auto"/>
            <w:right w:val="none" w:sz="0" w:space="0" w:color="auto"/>
          </w:divBdr>
        </w:div>
        <w:div w:id="771169604">
          <w:marLeft w:val="640"/>
          <w:marRight w:val="0"/>
          <w:marTop w:val="0"/>
          <w:marBottom w:val="0"/>
          <w:divBdr>
            <w:top w:val="none" w:sz="0" w:space="0" w:color="auto"/>
            <w:left w:val="none" w:sz="0" w:space="0" w:color="auto"/>
            <w:bottom w:val="none" w:sz="0" w:space="0" w:color="auto"/>
            <w:right w:val="none" w:sz="0" w:space="0" w:color="auto"/>
          </w:divBdr>
        </w:div>
        <w:div w:id="1269236260">
          <w:marLeft w:val="640"/>
          <w:marRight w:val="0"/>
          <w:marTop w:val="0"/>
          <w:marBottom w:val="0"/>
          <w:divBdr>
            <w:top w:val="none" w:sz="0" w:space="0" w:color="auto"/>
            <w:left w:val="none" w:sz="0" w:space="0" w:color="auto"/>
            <w:bottom w:val="none" w:sz="0" w:space="0" w:color="auto"/>
            <w:right w:val="none" w:sz="0" w:space="0" w:color="auto"/>
          </w:divBdr>
        </w:div>
        <w:div w:id="848637869">
          <w:marLeft w:val="640"/>
          <w:marRight w:val="0"/>
          <w:marTop w:val="0"/>
          <w:marBottom w:val="0"/>
          <w:divBdr>
            <w:top w:val="none" w:sz="0" w:space="0" w:color="auto"/>
            <w:left w:val="none" w:sz="0" w:space="0" w:color="auto"/>
            <w:bottom w:val="none" w:sz="0" w:space="0" w:color="auto"/>
            <w:right w:val="none" w:sz="0" w:space="0" w:color="auto"/>
          </w:divBdr>
        </w:div>
        <w:div w:id="514805447">
          <w:marLeft w:val="640"/>
          <w:marRight w:val="0"/>
          <w:marTop w:val="0"/>
          <w:marBottom w:val="0"/>
          <w:divBdr>
            <w:top w:val="none" w:sz="0" w:space="0" w:color="auto"/>
            <w:left w:val="none" w:sz="0" w:space="0" w:color="auto"/>
            <w:bottom w:val="none" w:sz="0" w:space="0" w:color="auto"/>
            <w:right w:val="none" w:sz="0" w:space="0" w:color="auto"/>
          </w:divBdr>
        </w:div>
        <w:div w:id="1430157156">
          <w:marLeft w:val="640"/>
          <w:marRight w:val="0"/>
          <w:marTop w:val="0"/>
          <w:marBottom w:val="0"/>
          <w:divBdr>
            <w:top w:val="none" w:sz="0" w:space="0" w:color="auto"/>
            <w:left w:val="none" w:sz="0" w:space="0" w:color="auto"/>
            <w:bottom w:val="none" w:sz="0" w:space="0" w:color="auto"/>
            <w:right w:val="none" w:sz="0" w:space="0" w:color="auto"/>
          </w:divBdr>
        </w:div>
        <w:div w:id="1965043963">
          <w:marLeft w:val="640"/>
          <w:marRight w:val="0"/>
          <w:marTop w:val="0"/>
          <w:marBottom w:val="0"/>
          <w:divBdr>
            <w:top w:val="none" w:sz="0" w:space="0" w:color="auto"/>
            <w:left w:val="none" w:sz="0" w:space="0" w:color="auto"/>
            <w:bottom w:val="none" w:sz="0" w:space="0" w:color="auto"/>
            <w:right w:val="none" w:sz="0" w:space="0" w:color="auto"/>
          </w:divBdr>
        </w:div>
        <w:div w:id="891698677">
          <w:marLeft w:val="640"/>
          <w:marRight w:val="0"/>
          <w:marTop w:val="0"/>
          <w:marBottom w:val="0"/>
          <w:divBdr>
            <w:top w:val="none" w:sz="0" w:space="0" w:color="auto"/>
            <w:left w:val="none" w:sz="0" w:space="0" w:color="auto"/>
            <w:bottom w:val="none" w:sz="0" w:space="0" w:color="auto"/>
            <w:right w:val="none" w:sz="0" w:space="0" w:color="auto"/>
          </w:divBdr>
        </w:div>
        <w:div w:id="2101942837">
          <w:marLeft w:val="640"/>
          <w:marRight w:val="0"/>
          <w:marTop w:val="0"/>
          <w:marBottom w:val="0"/>
          <w:divBdr>
            <w:top w:val="none" w:sz="0" w:space="0" w:color="auto"/>
            <w:left w:val="none" w:sz="0" w:space="0" w:color="auto"/>
            <w:bottom w:val="none" w:sz="0" w:space="0" w:color="auto"/>
            <w:right w:val="none" w:sz="0" w:space="0" w:color="auto"/>
          </w:divBdr>
        </w:div>
        <w:div w:id="2039381377">
          <w:marLeft w:val="640"/>
          <w:marRight w:val="0"/>
          <w:marTop w:val="0"/>
          <w:marBottom w:val="0"/>
          <w:divBdr>
            <w:top w:val="none" w:sz="0" w:space="0" w:color="auto"/>
            <w:left w:val="none" w:sz="0" w:space="0" w:color="auto"/>
            <w:bottom w:val="none" w:sz="0" w:space="0" w:color="auto"/>
            <w:right w:val="none" w:sz="0" w:space="0" w:color="auto"/>
          </w:divBdr>
        </w:div>
        <w:div w:id="1954703422">
          <w:marLeft w:val="640"/>
          <w:marRight w:val="0"/>
          <w:marTop w:val="0"/>
          <w:marBottom w:val="0"/>
          <w:divBdr>
            <w:top w:val="none" w:sz="0" w:space="0" w:color="auto"/>
            <w:left w:val="none" w:sz="0" w:space="0" w:color="auto"/>
            <w:bottom w:val="none" w:sz="0" w:space="0" w:color="auto"/>
            <w:right w:val="none" w:sz="0" w:space="0" w:color="auto"/>
          </w:divBdr>
        </w:div>
        <w:div w:id="1159881164">
          <w:marLeft w:val="640"/>
          <w:marRight w:val="0"/>
          <w:marTop w:val="0"/>
          <w:marBottom w:val="0"/>
          <w:divBdr>
            <w:top w:val="none" w:sz="0" w:space="0" w:color="auto"/>
            <w:left w:val="none" w:sz="0" w:space="0" w:color="auto"/>
            <w:bottom w:val="none" w:sz="0" w:space="0" w:color="auto"/>
            <w:right w:val="none" w:sz="0" w:space="0" w:color="auto"/>
          </w:divBdr>
        </w:div>
        <w:div w:id="1982223469">
          <w:marLeft w:val="640"/>
          <w:marRight w:val="0"/>
          <w:marTop w:val="0"/>
          <w:marBottom w:val="0"/>
          <w:divBdr>
            <w:top w:val="none" w:sz="0" w:space="0" w:color="auto"/>
            <w:left w:val="none" w:sz="0" w:space="0" w:color="auto"/>
            <w:bottom w:val="none" w:sz="0" w:space="0" w:color="auto"/>
            <w:right w:val="none" w:sz="0" w:space="0" w:color="auto"/>
          </w:divBdr>
        </w:div>
        <w:div w:id="1900942749">
          <w:marLeft w:val="640"/>
          <w:marRight w:val="0"/>
          <w:marTop w:val="0"/>
          <w:marBottom w:val="0"/>
          <w:divBdr>
            <w:top w:val="none" w:sz="0" w:space="0" w:color="auto"/>
            <w:left w:val="none" w:sz="0" w:space="0" w:color="auto"/>
            <w:bottom w:val="none" w:sz="0" w:space="0" w:color="auto"/>
            <w:right w:val="none" w:sz="0" w:space="0" w:color="auto"/>
          </w:divBdr>
        </w:div>
        <w:div w:id="681593440">
          <w:marLeft w:val="640"/>
          <w:marRight w:val="0"/>
          <w:marTop w:val="0"/>
          <w:marBottom w:val="0"/>
          <w:divBdr>
            <w:top w:val="none" w:sz="0" w:space="0" w:color="auto"/>
            <w:left w:val="none" w:sz="0" w:space="0" w:color="auto"/>
            <w:bottom w:val="none" w:sz="0" w:space="0" w:color="auto"/>
            <w:right w:val="none" w:sz="0" w:space="0" w:color="auto"/>
          </w:divBdr>
        </w:div>
        <w:div w:id="1591041565">
          <w:marLeft w:val="640"/>
          <w:marRight w:val="0"/>
          <w:marTop w:val="0"/>
          <w:marBottom w:val="0"/>
          <w:divBdr>
            <w:top w:val="none" w:sz="0" w:space="0" w:color="auto"/>
            <w:left w:val="none" w:sz="0" w:space="0" w:color="auto"/>
            <w:bottom w:val="none" w:sz="0" w:space="0" w:color="auto"/>
            <w:right w:val="none" w:sz="0" w:space="0" w:color="auto"/>
          </w:divBdr>
        </w:div>
        <w:div w:id="368918886">
          <w:marLeft w:val="640"/>
          <w:marRight w:val="0"/>
          <w:marTop w:val="0"/>
          <w:marBottom w:val="0"/>
          <w:divBdr>
            <w:top w:val="none" w:sz="0" w:space="0" w:color="auto"/>
            <w:left w:val="none" w:sz="0" w:space="0" w:color="auto"/>
            <w:bottom w:val="none" w:sz="0" w:space="0" w:color="auto"/>
            <w:right w:val="none" w:sz="0" w:space="0" w:color="auto"/>
          </w:divBdr>
        </w:div>
        <w:div w:id="31467668">
          <w:marLeft w:val="640"/>
          <w:marRight w:val="0"/>
          <w:marTop w:val="0"/>
          <w:marBottom w:val="0"/>
          <w:divBdr>
            <w:top w:val="none" w:sz="0" w:space="0" w:color="auto"/>
            <w:left w:val="none" w:sz="0" w:space="0" w:color="auto"/>
            <w:bottom w:val="none" w:sz="0" w:space="0" w:color="auto"/>
            <w:right w:val="none" w:sz="0" w:space="0" w:color="auto"/>
          </w:divBdr>
        </w:div>
        <w:div w:id="1317343337">
          <w:marLeft w:val="640"/>
          <w:marRight w:val="0"/>
          <w:marTop w:val="0"/>
          <w:marBottom w:val="0"/>
          <w:divBdr>
            <w:top w:val="none" w:sz="0" w:space="0" w:color="auto"/>
            <w:left w:val="none" w:sz="0" w:space="0" w:color="auto"/>
            <w:bottom w:val="none" w:sz="0" w:space="0" w:color="auto"/>
            <w:right w:val="none" w:sz="0" w:space="0" w:color="auto"/>
          </w:divBdr>
        </w:div>
        <w:div w:id="581333007">
          <w:marLeft w:val="640"/>
          <w:marRight w:val="0"/>
          <w:marTop w:val="0"/>
          <w:marBottom w:val="0"/>
          <w:divBdr>
            <w:top w:val="none" w:sz="0" w:space="0" w:color="auto"/>
            <w:left w:val="none" w:sz="0" w:space="0" w:color="auto"/>
            <w:bottom w:val="none" w:sz="0" w:space="0" w:color="auto"/>
            <w:right w:val="none" w:sz="0" w:space="0" w:color="auto"/>
          </w:divBdr>
        </w:div>
        <w:div w:id="719938686">
          <w:marLeft w:val="640"/>
          <w:marRight w:val="0"/>
          <w:marTop w:val="0"/>
          <w:marBottom w:val="0"/>
          <w:divBdr>
            <w:top w:val="none" w:sz="0" w:space="0" w:color="auto"/>
            <w:left w:val="none" w:sz="0" w:space="0" w:color="auto"/>
            <w:bottom w:val="none" w:sz="0" w:space="0" w:color="auto"/>
            <w:right w:val="none" w:sz="0" w:space="0" w:color="auto"/>
          </w:divBdr>
        </w:div>
        <w:div w:id="1265723510">
          <w:marLeft w:val="640"/>
          <w:marRight w:val="0"/>
          <w:marTop w:val="0"/>
          <w:marBottom w:val="0"/>
          <w:divBdr>
            <w:top w:val="none" w:sz="0" w:space="0" w:color="auto"/>
            <w:left w:val="none" w:sz="0" w:space="0" w:color="auto"/>
            <w:bottom w:val="none" w:sz="0" w:space="0" w:color="auto"/>
            <w:right w:val="none" w:sz="0" w:space="0" w:color="auto"/>
          </w:divBdr>
        </w:div>
        <w:div w:id="460537476">
          <w:marLeft w:val="640"/>
          <w:marRight w:val="0"/>
          <w:marTop w:val="0"/>
          <w:marBottom w:val="0"/>
          <w:divBdr>
            <w:top w:val="none" w:sz="0" w:space="0" w:color="auto"/>
            <w:left w:val="none" w:sz="0" w:space="0" w:color="auto"/>
            <w:bottom w:val="none" w:sz="0" w:space="0" w:color="auto"/>
            <w:right w:val="none" w:sz="0" w:space="0" w:color="auto"/>
          </w:divBdr>
        </w:div>
        <w:div w:id="2050295430">
          <w:marLeft w:val="640"/>
          <w:marRight w:val="0"/>
          <w:marTop w:val="0"/>
          <w:marBottom w:val="0"/>
          <w:divBdr>
            <w:top w:val="none" w:sz="0" w:space="0" w:color="auto"/>
            <w:left w:val="none" w:sz="0" w:space="0" w:color="auto"/>
            <w:bottom w:val="none" w:sz="0" w:space="0" w:color="auto"/>
            <w:right w:val="none" w:sz="0" w:space="0" w:color="auto"/>
          </w:divBdr>
        </w:div>
        <w:div w:id="1344084909">
          <w:marLeft w:val="640"/>
          <w:marRight w:val="0"/>
          <w:marTop w:val="0"/>
          <w:marBottom w:val="0"/>
          <w:divBdr>
            <w:top w:val="none" w:sz="0" w:space="0" w:color="auto"/>
            <w:left w:val="none" w:sz="0" w:space="0" w:color="auto"/>
            <w:bottom w:val="none" w:sz="0" w:space="0" w:color="auto"/>
            <w:right w:val="none" w:sz="0" w:space="0" w:color="auto"/>
          </w:divBdr>
        </w:div>
      </w:divsChild>
    </w:div>
    <w:div w:id="1523276025">
      <w:bodyDiv w:val="1"/>
      <w:marLeft w:val="0"/>
      <w:marRight w:val="0"/>
      <w:marTop w:val="0"/>
      <w:marBottom w:val="0"/>
      <w:divBdr>
        <w:top w:val="none" w:sz="0" w:space="0" w:color="auto"/>
        <w:left w:val="none" w:sz="0" w:space="0" w:color="auto"/>
        <w:bottom w:val="none" w:sz="0" w:space="0" w:color="auto"/>
        <w:right w:val="none" w:sz="0" w:space="0" w:color="auto"/>
      </w:divBdr>
      <w:divsChild>
        <w:div w:id="1590040692">
          <w:marLeft w:val="640"/>
          <w:marRight w:val="0"/>
          <w:marTop w:val="0"/>
          <w:marBottom w:val="0"/>
          <w:divBdr>
            <w:top w:val="none" w:sz="0" w:space="0" w:color="auto"/>
            <w:left w:val="none" w:sz="0" w:space="0" w:color="auto"/>
            <w:bottom w:val="none" w:sz="0" w:space="0" w:color="auto"/>
            <w:right w:val="none" w:sz="0" w:space="0" w:color="auto"/>
          </w:divBdr>
        </w:div>
        <w:div w:id="905578158">
          <w:marLeft w:val="640"/>
          <w:marRight w:val="0"/>
          <w:marTop w:val="0"/>
          <w:marBottom w:val="0"/>
          <w:divBdr>
            <w:top w:val="none" w:sz="0" w:space="0" w:color="auto"/>
            <w:left w:val="none" w:sz="0" w:space="0" w:color="auto"/>
            <w:bottom w:val="none" w:sz="0" w:space="0" w:color="auto"/>
            <w:right w:val="none" w:sz="0" w:space="0" w:color="auto"/>
          </w:divBdr>
        </w:div>
        <w:div w:id="1455753513">
          <w:marLeft w:val="640"/>
          <w:marRight w:val="0"/>
          <w:marTop w:val="0"/>
          <w:marBottom w:val="0"/>
          <w:divBdr>
            <w:top w:val="none" w:sz="0" w:space="0" w:color="auto"/>
            <w:left w:val="none" w:sz="0" w:space="0" w:color="auto"/>
            <w:bottom w:val="none" w:sz="0" w:space="0" w:color="auto"/>
            <w:right w:val="none" w:sz="0" w:space="0" w:color="auto"/>
          </w:divBdr>
        </w:div>
        <w:div w:id="2036225021">
          <w:marLeft w:val="640"/>
          <w:marRight w:val="0"/>
          <w:marTop w:val="0"/>
          <w:marBottom w:val="0"/>
          <w:divBdr>
            <w:top w:val="none" w:sz="0" w:space="0" w:color="auto"/>
            <w:left w:val="none" w:sz="0" w:space="0" w:color="auto"/>
            <w:bottom w:val="none" w:sz="0" w:space="0" w:color="auto"/>
            <w:right w:val="none" w:sz="0" w:space="0" w:color="auto"/>
          </w:divBdr>
        </w:div>
        <w:div w:id="996768999">
          <w:marLeft w:val="640"/>
          <w:marRight w:val="0"/>
          <w:marTop w:val="0"/>
          <w:marBottom w:val="0"/>
          <w:divBdr>
            <w:top w:val="none" w:sz="0" w:space="0" w:color="auto"/>
            <w:left w:val="none" w:sz="0" w:space="0" w:color="auto"/>
            <w:bottom w:val="none" w:sz="0" w:space="0" w:color="auto"/>
            <w:right w:val="none" w:sz="0" w:space="0" w:color="auto"/>
          </w:divBdr>
        </w:div>
        <w:div w:id="1375891108">
          <w:marLeft w:val="640"/>
          <w:marRight w:val="0"/>
          <w:marTop w:val="0"/>
          <w:marBottom w:val="0"/>
          <w:divBdr>
            <w:top w:val="none" w:sz="0" w:space="0" w:color="auto"/>
            <w:left w:val="none" w:sz="0" w:space="0" w:color="auto"/>
            <w:bottom w:val="none" w:sz="0" w:space="0" w:color="auto"/>
            <w:right w:val="none" w:sz="0" w:space="0" w:color="auto"/>
          </w:divBdr>
        </w:div>
        <w:div w:id="1098720904">
          <w:marLeft w:val="640"/>
          <w:marRight w:val="0"/>
          <w:marTop w:val="0"/>
          <w:marBottom w:val="0"/>
          <w:divBdr>
            <w:top w:val="none" w:sz="0" w:space="0" w:color="auto"/>
            <w:left w:val="none" w:sz="0" w:space="0" w:color="auto"/>
            <w:bottom w:val="none" w:sz="0" w:space="0" w:color="auto"/>
            <w:right w:val="none" w:sz="0" w:space="0" w:color="auto"/>
          </w:divBdr>
        </w:div>
        <w:div w:id="1272786312">
          <w:marLeft w:val="640"/>
          <w:marRight w:val="0"/>
          <w:marTop w:val="0"/>
          <w:marBottom w:val="0"/>
          <w:divBdr>
            <w:top w:val="none" w:sz="0" w:space="0" w:color="auto"/>
            <w:left w:val="none" w:sz="0" w:space="0" w:color="auto"/>
            <w:bottom w:val="none" w:sz="0" w:space="0" w:color="auto"/>
            <w:right w:val="none" w:sz="0" w:space="0" w:color="auto"/>
          </w:divBdr>
        </w:div>
        <w:div w:id="1424839768">
          <w:marLeft w:val="640"/>
          <w:marRight w:val="0"/>
          <w:marTop w:val="0"/>
          <w:marBottom w:val="0"/>
          <w:divBdr>
            <w:top w:val="none" w:sz="0" w:space="0" w:color="auto"/>
            <w:left w:val="none" w:sz="0" w:space="0" w:color="auto"/>
            <w:bottom w:val="none" w:sz="0" w:space="0" w:color="auto"/>
            <w:right w:val="none" w:sz="0" w:space="0" w:color="auto"/>
          </w:divBdr>
        </w:div>
        <w:div w:id="1332029149">
          <w:marLeft w:val="640"/>
          <w:marRight w:val="0"/>
          <w:marTop w:val="0"/>
          <w:marBottom w:val="0"/>
          <w:divBdr>
            <w:top w:val="none" w:sz="0" w:space="0" w:color="auto"/>
            <w:left w:val="none" w:sz="0" w:space="0" w:color="auto"/>
            <w:bottom w:val="none" w:sz="0" w:space="0" w:color="auto"/>
            <w:right w:val="none" w:sz="0" w:space="0" w:color="auto"/>
          </w:divBdr>
        </w:div>
        <w:div w:id="192155610">
          <w:marLeft w:val="640"/>
          <w:marRight w:val="0"/>
          <w:marTop w:val="0"/>
          <w:marBottom w:val="0"/>
          <w:divBdr>
            <w:top w:val="none" w:sz="0" w:space="0" w:color="auto"/>
            <w:left w:val="none" w:sz="0" w:space="0" w:color="auto"/>
            <w:bottom w:val="none" w:sz="0" w:space="0" w:color="auto"/>
            <w:right w:val="none" w:sz="0" w:space="0" w:color="auto"/>
          </w:divBdr>
        </w:div>
        <w:div w:id="898789538">
          <w:marLeft w:val="640"/>
          <w:marRight w:val="0"/>
          <w:marTop w:val="0"/>
          <w:marBottom w:val="0"/>
          <w:divBdr>
            <w:top w:val="none" w:sz="0" w:space="0" w:color="auto"/>
            <w:left w:val="none" w:sz="0" w:space="0" w:color="auto"/>
            <w:bottom w:val="none" w:sz="0" w:space="0" w:color="auto"/>
            <w:right w:val="none" w:sz="0" w:space="0" w:color="auto"/>
          </w:divBdr>
        </w:div>
        <w:div w:id="673915446">
          <w:marLeft w:val="640"/>
          <w:marRight w:val="0"/>
          <w:marTop w:val="0"/>
          <w:marBottom w:val="0"/>
          <w:divBdr>
            <w:top w:val="none" w:sz="0" w:space="0" w:color="auto"/>
            <w:left w:val="none" w:sz="0" w:space="0" w:color="auto"/>
            <w:bottom w:val="none" w:sz="0" w:space="0" w:color="auto"/>
            <w:right w:val="none" w:sz="0" w:space="0" w:color="auto"/>
          </w:divBdr>
        </w:div>
        <w:div w:id="22949302">
          <w:marLeft w:val="640"/>
          <w:marRight w:val="0"/>
          <w:marTop w:val="0"/>
          <w:marBottom w:val="0"/>
          <w:divBdr>
            <w:top w:val="none" w:sz="0" w:space="0" w:color="auto"/>
            <w:left w:val="none" w:sz="0" w:space="0" w:color="auto"/>
            <w:bottom w:val="none" w:sz="0" w:space="0" w:color="auto"/>
            <w:right w:val="none" w:sz="0" w:space="0" w:color="auto"/>
          </w:divBdr>
        </w:div>
        <w:div w:id="1056078290">
          <w:marLeft w:val="640"/>
          <w:marRight w:val="0"/>
          <w:marTop w:val="0"/>
          <w:marBottom w:val="0"/>
          <w:divBdr>
            <w:top w:val="none" w:sz="0" w:space="0" w:color="auto"/>
            <w:left w:val="none" w:sz="0" w:space="0" w:color="auto"/>
            <w:bottom w:val="none" w:sz="0" w:space="0" w:color="auto"/>
            <w:right w:val="none" w:sz="0" w:space="0" w:color="auto"/>
          </w:divBdr>
        </w:div>
        <w:div w:id="270018984">
          <w:marLeft w:val="640"/>
          <w:marRight w:val="0"/>
          <w:marTop w:val="0"/>
          <w:marBottom w:val="0"/>
          <w:divBdr>
            <w:top w:val="none" w:sz="0" w:space="0" w:color="auto"/>
            <w:left w:val="none" w:sz="0" w:space="0" w:color="auto"/>
            <w:bottom w:val="none" w:sz="0" w:space="0" w:color="auto"/>
            <w:right w:val="none" w:sz="0" w:space="0" w:color="auto"/>
          </w:divBdr>
        </w:div>
        <w:div w:id="391584018">
          <w:marLeft w:val="640"/>
          <w:marRight w:val="0"/>
          <w:marTop w:val="0"/>
          <w:marBottom w:val="0"/>
          <w:divBdr>
            <w:top w:val="none" w:sz="0" w:space="0" w:color="auto"/>
            <w:left w:val="none" w:sz="0" w:space="0" w:color="auto"/>
            <w:bottom w:val="none" w:sz="0" w:space="0" w:color="auto"/>
            <w:right w:val="none" w:sz="0" w:space="0" w:color="auto"/>
          </w:divBdr>
        </w:div>
        <w:div w:id="1322200320">
          <w:marLeft w:val="640"/>
          <w:marRight w:val="0"/>
          <w:marTop w:val="0"/>
          <w:marBottom w:val="0"/>
          <w:divBdr>
            <w:top w:val="none" w:sz="0" w:space="0" w:color="auto"/>
            <w:left w:val="none" w:sz="0" w:space="0" w:color="auto"/>
            <w:bottom w:val="none" w:sz="0" w:space="0" w:color="auto"/>
            <w:right w:val="none" w:sz="0" w:space="0" w:color="auto"/>
          </w:divBdr>
        </w:div>
        <w:div w:id="1602640013">
          <w:marLeft w:val="640"/>
          <w:marRight w:val="0"/>
          <w:marTop w:val="0"/>
          <w:marBottom w:val="0"/>
          <w:divBdr>
            <w:top w:val="none" w:sz="0" w:space="0" w:color="auto"/>
            <w:left w:val="none" w:sz="0" w:space="0" w:color="auto"/>
            <w:bottom w:val="none" w:sz="0" w:space="0" w:color="auto"/>
            <w:right w:val="none" w:sz="0" w:space="0" w:color="auto"/>
          </w:divBdr>
        </w:div>
        <w:div w:id="1289896446">
          <w:marLeft w:val="640"/>
          <w:marRight w:val="0"/>
          <w:marTop w:val="0"/>
          <w:marBottom w:val="0"/>
          <w:divBdr>
            <w:top w:val="none" w:sz="0" w:space="0" w:color="auto"/>
            <w:left w:val="none" w:sz="0" w:space="0" w:color="auto"/>
            <w:bottom w:val="none" w:sz="0" w:space="0" w:color="auto"/>
            <w:right w:val="none" w:sz="0" w:space="0" w:color="auto"/>
          </w:divBdr>
        </w:div>
        <w:div w:id="1342048071">
          <w:marLeft w:val="640"/>
          <w:marRight w:val="0"/>
          <w:marTop w:val="0"/>
          <w:marBottom w:val="0"/>
          <w:divBdr>
            <w:top w:val="none" w:sz="0" w:space="0" w:color="auto"/>
            <w:left w:val="none" w:sz="0" w:space="0" w:color="auto"/>
            <w:bottom w:val="none" w:sz="0" w:space="0" w:color="auto"/>
            <w:right w:val="none" w:sz="0" w:space="0" w:color="auto"/>
          </w:divBdr>
        </w:div>
        <w:div w:id="1088619322">
          <w:marLeft w:val="640"/>
          <w:marRight w:val="0"/>
          <w:marTop w:val="0"/>
          <w:marBottom w:val="0"/>
          <w:divBdr>
            <w:top w:val="none" w:sz="0" w:space="0" w:color="auto"/>
            <w:left w:val="none" w:sz="0" w:space="0" w:color="auto"/>
            <w:bottom w:val="none" w:sz="0" w:space="0" w:color="auto"/>
            <w:right w:val="none" w:sz="0" w:space="0" w:color="auto"/>
          </w:divBdr>
        </w:div>
        <w:div w:id="1398091725">
          <w:marLeft w:val="640"/>
          <w:marRight w:val="0"/>
          <w:marTop w:val="0"/>
          <w:marBottom w:val="0"/>
          <w:divBdr>
            <w:top w:val="none" w:sz="0" w:space="0" w:color="auto"/>
            <w:left w:val="none" w:sz="0" w:space="0" w:color="auto"/>
            <w:bottom w:val="none" w:sz="0" w:space="0" w:color="auto"/>
            <w:right w:val="none" w:sz="0" w:space="0" w:color="auto"/>
          </w:divBdr>
        </w:div>
        <w:div w:id="1406106546">
          <w:marLeft w:val="640"/>
          <w:marRight w:val="0"/>
          <w:marTop w:val="0"/>
          <w:marBottom w:val="0"/>
          <w:divBdr>
            <w:top w:val="none" w:sz="0" w:space="0" w:color="auto"/>
            <w:left w:val="none" w:sz="0" w:space="0" w:color="auto"/>
            <w:bottom w:val="none" w:sz="0" w:space="0" w:color="auto"/>
            <w:right w:val="none" w:sz="0" w:space="0" w:color="auto"/>
          </w:divBdr>
        </w:div>
        <w:div w:id="163975782">
          <w:marLeft w:val="640"/>
          <w:marRight w:val="0"/>
          <w:marTop w:val="0"/>
          <w:marBottom w:val="0"/>
          <w:divBdr>
            <w:top w:val="none" w:sz="0" w:space="0" w:color="auto"/>
            <w:left w:val="none" w:sz="0" w:space="0" w:color="auto"/>
            <w:bottom w:val="none" w:sz="0" w:space="0" w:color="auto"/>
            <w:right w:val="none" w:sz="0" w:space="0" w:color="auto"/>
          </w:divBdr>
        </w:div>
        <w:div w:id="1810704969">
          <w:marLeft w:val="640"/>
          <w:marRight w:val="0"/>
          <w:marTop w:val="0"/>
          <w:marBottom w:val="0"/>
          <w:divBdr>
            <w:top w:val="none" w:sz="0" w:space="0" w:color="auto"/>
            <w:left w:val="none" w:sz="0" w:space="0" w:color="auto"/>
            <w:bottom w:val="none" w:sz="0" w:space="0" w:color="auto"/>
            <w:right w:val="none" w:sz="0" w:space="0" w:color="auto"/>
          </w:divBdr>
        </w:div>
        <w:div w:id="1048802134">
          <w:marLeft w:val="640"/>
          <w:marRight w:val="0"/>
          <w:marTop w:val="0"/>
          <w:marBottom w:val="0"/>
          <w:divBdr>
            <w:top w:val="none" w:sz="0" w:space="0" w:color="auto"/>
            <w:left w:val="none" w:sz="0" w:space="0" w:color="auto"/>
            <w:bottom w:val="none" w:sz="0" w:space="0" w:color="auto"/>
            <w:right w:val="none" w:sz="0" w:space="0" w:color="auto"/>
          </w:divBdr>
        </w:div>
        <w:div w:id="1570460554">
          <w:marLeft w:val="640"/>
          <w:marRight w:val="0"/>
          <w:marTop w:val="0"/>
          <w:marBottom w:val="0"/>
          <w:divBdr>
            <w:top w:val="none" w:sz="0" w:space="0" w:color="auto"/>
            <w:left w:val="none" w:sz="0" w:space="0" w:color="auto"/>
            <w:bottom w:val="none" w:sz="0" w:space="0" w:color="auto"/>
            <w:right w:val="none" w:sz="0" w:space="0" w:color="auto"/>
          </w:divBdr>
        </w:div>
        <w:div w:id="1802141236">
          <w:marLeft w:val="640"/>
          <w:marRight w:val="0"/>
          <w:marTop w:val="0"/>
          <w:marBottom w:val="0"/>
          <w:divBdr>
            <w:top w:val="none" w:sz="0" w:space="0" w:color="auto"/>
            <w:left w:val="none" w:sz="0" w:space="0" w:color="auto"/>
            <w:bottom w:val="none" w:sz="0" w:space="0" w:color="auto"/>
            <w:right w:val="none" w:sz="0" w:space="0" w:color="auto"/>
          </w:divBdr>
        </w:div>
        <w:div w:id="1325628447">
          <w:marLeft w:val="640"/>
          <w:marRight w:val="0"/>
          <w:marTop w:val="0"/>
          <w:marBottom w:val="0"/>
          <w:divBdr>
            <w:top w:val="none" w:sz="0" w:space="0" w:color="auto"/>
            <w:left w:val="none" w:sz="0" w:space="0" w:color="auto"/>
            <w:bottom w:val="none" w:sz="0" w:space="0" w:color="auto"/>
            <w:right w:val="none" w:sz="0" w:space="0" w:color="auto"/>
          </w:divBdr>
        </w:div>
        <w:div w:id="1263301029">
          <w:marLeft w:val="640"/>
          <w:marRight w:val="0"/>
          <w:marTop w:val="0"/>
          <w:marBottom w:val="0"/>
          <w:divBdr>
            <w:top w:val="none" w:sz="0" w:space="0" w:color="auto"/>
            <w:left w:val="none" w:sz="0" w:space="0" w:color="auto"/>
            <w:bottom w:val="none" w:sz="0" w:space="0" w:color="auto"/>
            <w:right w:val="none" w:sz="0" w:space="0" w:color="auto"/>
          </w:divBdr>
        </w:div>
        <w:div w:id="1745882542">
          <w:marLeft w:val="640"/>
          <w:marRight w:val="0"/>
          <w:marTop w:val="0"/>
          <w:marBottom w:val="0"/>
          <w:divBdr>
            <w:top w:val="none" w:sz="0" w:space="0" w:color="auto"/>
            <w:left w:val="none" w:sz="0" w:space="0" w:color="auto"/>
            <w:bottom w:val="none" w:sz="0" w:space="0" w:color="auto"/>
            <w:right w:val="none" w:sz="0" w:space="0" w:color="auto"/>
          </w:divBdr>
        </w:div>
        <w:div w:id="1697388472">
          <w:marLeft w:val="640"/>
          <w:marRight w:val="0"/>
          <w:marTop w:val="0"/>
          <w:marBottom w:val="0"/>
          <w:divBdr>
            <w:top w:val="none" w:sz="0" w:space="0" w:color="auto"/>
            <w:left w:val="none" w:sz="0" w:space="0" w:color="auto"/>
            <w:bottom w:val="none" w:sz="0" w:space="0" w:color="auto"/>
            <w:right w:val="none" w:sz="0" w:space="0" w:color="auto"/>
          </w:divBdr>
        </w:div>
        <w:div w:id="33430690">
          <w:marLeft w:val="640"/>
          <w:marRight w:val="0"/>
          <w:marTop w:val="0"/>
          <w:marBottom w:val="0"/>
          <w:divBdr>
            <w:top w:val="none" w:sz="0" w:space="0" w:color="auto"/>
            <w:left w:val="none" w:sz="0" w:space="0" w:color="auto"/>
            <w:bottom w:val="none" w:sz="0" w:space="0" w:color="auto"/>
            <w:right w:val="none" w:sz="0" w:space="0" w:color="auto"/>
          </w:divBdr>
        </w:div>
        <w:div w:id="1999647987">
          <w:marLeft w:val="640"/>
          <w:marRight w:val="0"/>
          <w:marTop w:val="0"/>
          <w:marBottom w:val="0"/>
          <w:divBdr>
            <w:top w:val="none" w:sz="0" w:space="0" w:color="auto"/>
            <w:left w:val="none" w:sz="0" w:space="0" w:color="auto"/>
            <w:bottom w:val="none" w:sz="0" w:space="0" w:color="auto"/>
            <w:right w:val="none" w:sz="0" w:space="0" w:color="auto"/>
          </w:divBdr>
        </w:div>
        <w:div w:id="1731802410">
          <w:marLeft w:val="640"/>
          <w:marRight w:val="0"/>
          <w:marTop w:val="0"/>
          <w:marBottom w:val="0"/>
          <w:divBdr>
            <w:top w:val="none" w:sz="0" w:space="0" w:color="auto"/>
            <w:left w:val="none" w:sz="0" w:space="0" w:color="auto"/>
            <w:bottom w:val="none" w:sz="0" w:space="0" w:color="auto"/>
            <w:right w:val="none" w:sz="0" w:space="0" w:color="auto"/>
          </w:divBdr>
        </w:div>
        <w:div w:id="522016366">
          <w:marLeft w:val="640"/>
          <w:marRight w:val="0"/>
          <w:marTop w:val="0"/>
          <w:marBottom w:val="0"/>
          <w:divBdr>
            <w:top w:val="none" w:sz="0" w:space="0" w:color="auto"/>
            <w:left w:val="none" w:sz="0" w:space="0" w:color="auto"/>
            <w:bottom w:val="none" w:sz="0" w:space="0" w:color="auto"/>
            <w:right w:val="none" w:sz="0" w:space="0" w:color="auto"/>
          </w:divBdr>
        </w:div>
        <w:div w:id="1791971334">
          <w:marLeft w:val="640"/>
          <w:marRight w:val="0"/>
          <w:marTop w:val="0"/>
          <w:marBottom w:val="0"/>
          <w:divBdr>
            <w:top w:val="none" w:sz="0" w:space="0" w:color="auto"/>
            <w:left w:val="none" w:sz="0" w:space="0" w:color="auto"/>
            <w:bottom w:val="none" w:sz="0" w:space="0" w:color="auto"/>
            <w:right w:val="none" w:sz="0" w:space="0" w:color="auto"/>
          </w:divBdr>
        </w:div>
        <w:div w:id="610555904">
          <w:marLeft w:val="640"/>
          <w:marRight w:val="0"/>
          <w:marTop w:val="0"/>
          <w:marBottom w:val="0"/>
          <w:divBdr>
            <w:top w:val="none" w:sz="0" w:space="0" w:color="auto"/>
            <w:left w:val="none" w:sz="0" w:space="0" w:color="auto"/>
            <w:bottom w:val="none" w:sz="0" w:space="0" w:color="auto"/>
            <w:right w:val="none" w:sz="0" w:space="0" w:color="auto"/>
          </w:divBdr>
        </w:div>
        <w:div w:id="382870895">
          <w:marLeft w:val="640"/>
          <w:marRight w:val="0"/>
          <w:marTop w:val="0"/>
          <w:marBottom w:val="0"/>
          <w:divBdr>
            <w:top w:val="none" w:sz="0" w:space="0" w:color="auto"/>
            <w:left w:val="none" w:sz="0" w:space="0" w:color="auto"/>
            <w:bottom w:val="none" w:sz="0" w:space="0" w:color="auto"/>
            <w:right w:val="none" w:sz="0" w:space="0" w:color="auto"/>
          </w:divBdr>
        </w:div>
        <w:div w:id="374744205">
          <w:marLeft w:val="640"/>
          <w:marRight w:val="0"/>
          <w:marTop w:val="0"/>
          <w:marBottom w:val="0"/>
          <w:divBdr>
            <w:top w:val="none" w:sz="0" w:space="0" w:color="auto"/>
            <w:left w:val="none" w:sz="0" w:space="0" w:color="auto"/>
            <w:bottom w:val="none" w:sz="0" w:space="0" w:color="auto"/>
            <w:right w:val="none" w:sz="0" w:space="0" w:color="auto"/>
          </w:divBdr>
        </w:div>
        <w:div w:id="1074428849">
          <w:marLeft w:val="640"/>
          <w:marRight w:val="0"/>
          <w:marTop w:val="0"/>
          <w:marBottom w:val="0"/>
          <w:divBdr>
            <w:top w:val="none" w:sz="0" w:space="0" w:color="auto"/>
            <w:left w:val="none" w:sz="0" w:space="0" w:color="auto"/>
            <w:bottom w:val="none" w:sz="0" w:space="0" w:color="auto"/>
            <w:right w:val="none" w:sz="0" w:space="0" w:color="auto"/>
          </w:divBdr>
        </w:div>
        <w:div w:id="1421637299">
          <w:marLeft w:val="640"/>
          <w:marRight w:val="0"/>
          <w:marTop w:val="0"/>
          <w:marBottom w:val="0"/>
          <w:divBdr>
            <w:top w:val="none" w:sz="0" w:space="0" w:color="auto"/>
            <w:left w:val="none" w:sz="0" w:space="0" w:color="auto"/>
            <w:bottom w:val="none" w:sz="0" w:space="0" w:color="auto"/>
            <w:right w:val="none" w:sz="0" w:space="0" w:color="auto"/>
          </w:divBdr>
        </w:div>
        <w:div w:id="1659846393">
          <w:marLeft w:val="640"/>
          <w:marRight w:val="0"/>
          <w:marTop w:val="0"/>
          <w:marBottom w:val="0"/>
          <w:divBdr>
            <w:top w:val="none" w:sz="0" w:space="0" w:color="auto"/>
            <w:left w:val="none" w:sz="0" w:space="0" w:color="auto"/>
            <w:bottom w:val="none" w:sz="0" w:space="0" w:color="auto"/>
            <w:right w:val="none" w:sz="0" w:space="0" w:color="auto"/>
          </w:divBdr>
        </w:div>
        <w:div w:id="1821267641">
          <w:marLeft w:val="640"/>
          <w:marRight w:val="0"/>
          <w:marTop w:val="0"/>
          <w:marBottom w:val="0"/>
          <w:divBdr>
            <w:top w:val="none" w:sz="0" w:space="0" w:color="auto"/>
            <w:left w:val="none" w:sz="0" w:space="0" w:color="auto"/>
            <w:bottom w:val="none" w:sz="0" w:space="0" w:color="auto"/>
            <w:right w:val="none" w:sz="0" w:space="0" w:color="auto"/>
          </w:divBdr>
        </w:div>
        <w:div w:id="162549667">
          <w:marLeft w:val="640"/>
          <w:marRight w:val="0"/>
          <w:marTop w:val="0"/>
          <w:marBottom w:val="0"/>
          <w:divBdr>
            <w:top w:val="none" w:sz="0" w:space="0" w:color="auto"/>
            <w:left w:val="none" w:sz="0" w:space="0" w:color="auto"/>
            <w:bottom w:val="none" w:sz="0" w:space="0" w:color="auto"/>
            <w:right w:val="none" w:sz="0" w:space="0" w:color="auto"/>
          </w:divBdr>
        </w:div>
        <w:div w:id="1311247948">
          <w:marLeft w:val="640"/>
          <w:marRight w:val="0"/>
          <w:marTop w:val="0"/>
          <w:marBottom w:val="0"/>
          <w:divBdr>
            <w:top w:val="none" w:sz="0" w:space="0" w:color="auto"/>
            <w:left w:val="none" w:sz="0" w:space="0" w:color="auto"/>
            <w:bottom w:val="none" w:sz="0" w:space="0" w:color="auto"/>
            <w:right w:val="none" w:sz="0" w:space="0" w:color="auto"/>
          </w:divBdr>
        </w:div>
        <w:div w:id="229270262">
          <w:marLeft w:val="640"/>
          <w:marRight w:val="0"/>
          <w:marTop w:val="0"/>
          <w:marBottom w:val="0"/>
          <w:divBdr>
            <w:top w:val="none" w:sz="0" w:space="0" w:color="auto"/>
            <w:left w:val="none" w:sz="0" w:space="0" w:color="auto"/>
            <w:bottom w:val="none" w:sz="0" w:space="0" w:color="auto"/>
            <w:right w:val="none" w:sz="0" w:space="0" w:color="auto"/>
          </w:divBdr>
        </w:div>
        <w:div w:id="417604001">
          <w:marLeft w:val="640"/>
          <w:marRight w:val="0"/>
          <w:marTop w:val="0"/>
          <w:marBottom w:val="0"/>
          <w:divBdr>
            <w:top w:val="none" w:sz="0" w:space="0" w:color="auto"/>
            <w:left w:val="none" w:sz="0" w:space="0" w:color="auto"/>
            <w:bottom w:val="none" w:sz="0" w:space="0" w:color="auto"/>
            <w:right w:val="none" w:sz="0" w:space="0" w:color="auto"/>
          </w:divBdr>
        </w:div>
        <w:div w:id="967974488">
          <w:marLeft w:val="640"/>
          <w:marRight w:val="0"/>
          <w:marTop w:val="0"/>
          <w:marBottom w:val="0"/>
          <w:divBdr>
            <w:top w:val="none" w:sz="0" w:space="0" w:color="auto"/>
            <w:left w:val="none" w:sz="0" w:space="0" w:color="auto"/>
            <w:bottom w:val="none" w:sz="0" w:space="0" w:color="auto"/>
            <w:right w:val="none" w:sz="0" w:space="0" w:color="auto"/>
          </w:divBdr>
        </w:div>
        <w:div w:id="793599306">
          <w:marLeft w:val="640"/>
          <w:marRight w:val="0"/>
          <w:marTop w:val="0"/>
          <w:marBottom w:val="0"/>
          <w:divBdr>
            <w:top w:val="none" w:sz="0" w:space="0" w:color="auto"/>
            <w:left w:val="none" w:sz="0" w:space="0" w:color="auto"/>
            <w:bottom w:val="none" w:sz="0" w:space="0" w:color="auto"/>
            <w:right w:val="none" w:sz="0" w:space="0" w:color="auto"/>
          </w:divBdr>
        </w:div>
        <w:div w:id="1981491629">
          <w:marLeft w:val="640"/>
          <w:marRight w:val="0"/>
          <w:marTop w:val="0"/>
          <w:marBottom w:val="0"/>
          <w:divBdr>
            <w:top w:val="none" w:sz="0" w:space="0" w:color="auto"/>
            <w:left w:val="none" w:sz="0" w:space="0" w:color="auto"/>
            <w:bottom w:val="none" w:sz="0" w:space="0" w:color="auto"/>
            <w:right w:val="none" w:sz="0" w:space="0" w:color="auto"/>
          </w:divBdr>
        </w:div>
        <w:div w:id="1528828841">
          <w:marLeft w:val="640"/>
          <w:marRight w:val="0"/>
          <w:marTop w:val="0"/>
          <w:marBottom w:val="0"/>
          <w:divBdr>
            <w:top w:val="none" w:sz="0" w:space="0" w:color="auto"/>
            <w:left w:val="none" w:sz="0" w:space="0" w:color="auto"/>
            <w:bottom w:val="none" w:sz="0" w:space="0" w:color="auto"/>
            <w:right w:val="none" w:sz="0" w:space="0" w:color="auto"/>
          </w:divBdr>
        </w:div>
        <w:div w:id="1139111072">
          <w:marLeft w:val="640"/>
          <w:marRight w:val="0"/>
          <w:marTop w:val="0"/>
          <w:marBottom w:val="0"/>
          <w:divBdr>
            <w:top w:val="none" w:sz="0" w:space="0" w:color="auto"/>
            <w:left w:val="none" w:sz="0" w:space="0" w:color="auto"/>
            <w:bottom w:val="none" w:sz="0" w:space="0" w:color="auto"/>
            <w:right w:val="none" w:sz="0" w:space="0" w:color="auto"/>
          </w:divBdr>
        </w:div>
        <w:div w:id="983700998">
          <w:marLeft w:val="640"/>
          <w:marRight w:val="0"/>
          <w:marTop w:val="0"/>
          <w:marBottom w:val="0"/>
          <w:divBdr>
            <w:top w:val="none" w:sz="0" w:space="0" w:color="auto"/>
            <w:left w:val="none" w:sz="0" w:space="0" w:color="auto"/>
            <w:bottom w:val="none" w:sz="0" w:space="0" w:color="auto"/>
            <w:right w:val="none" w:sz="0" w:space="0" w:color="auto"/>
          </w:divBdr>
        </w:div>
        <w:div w:id="1994064154">
          <w:marLeft w:val="640"/>
          <w:marRight w:val="0"/>
          <w:marTop w:val="0"/>
          <w:marBottom w:val="0"/>
          <w:divBdr>
            <w:top w:val="none" w:sz="0" w:space="0" w:color="auto"/>
            <w:left w:val="none" w:sz="0" w:space="0" w:color="auto"/>
            <w:bottom w:val="none" w:sz="0" w:space="0" w:color="auto"/>
            <w:right w:val="none" w:sz="0" w:space="0" w:color="auto"/>
          </w:divBdr>
        </w:div>
        <w:div w:id="1131093379">
          <w:marLeft w:val="640"/>
          <w:marRight w:val="0"/>
          <w:marTop w:val="0"/>
          <w:marBottom w:val="0"/>
          <w:divBdr>
            <w:top w:val="none" w:sz="0" w:space="0" w:color="auto"/>
            <w:left w:val="none" w:sz="0" w:space="0" w:color="auto"/>
            <w:bottom w:val="none" w:sz="0" w:space="0" w:color="auto"/>
            <w:right w:val="none" w:sz="0" w:space="0" w:color="auto"/>
          </w:divBdr>
        </w:div>
        <w:div w:id="1201431476">
          <w:marLeft w:val="640"/>
          <w:marRight w:val="0"/>
          <w:marTop w:val="0"/>
          <w:marBottom w:val="0"/>
          <w:divBdr>
            <w:top w:val="none" w:sz="0" w:space="0" w:color="auto"/>
            <w:left w:val="none" w:sz="0" w:space="0" w:color="auto"/>
            <w:bottom w:val="none" w:sz="0" w:space="0" w:color="auto"/>
            <w:right w:val="none" w:sz="0" w:space="0" w:color="auto"/>
          </w:divBdr>
        </w:div>
        <w:div w:id="373626160">
          <w:marLeft w:val="640"/>
          <w:marRight w:val="0"/>
          <w:marTop w:val="0"/>
          <w:marBottom w:val="0"/>
          <w:divBdr>
            <w:top w:val="none" w:sz="0" w:space="0" w:color="auto"/>
            <w:left w:val="none" w:sz="0" w:space="0" w:color="auto"/>
            <w:bottom w:val="none" w:sz="0" w:space="0" w:color="auto"/>
            <w:right w:val="none" w:sz="0" w:space="0" w:color="auto"/>
          </w:divBdr>
        </w:div>
        <w:div w:id="1908300208">
          <w:marLeft w:val="640"/>
          <w:marRight w:val="0"/>
          <w:marTop w:val="0"/>
          <w:marBottom w:val="0"/>
          <w:divBdr>
            <w:top w:val="none" w:sz="0" w:space="0" w:color="auto"/>
            <w:left w:val="none" w:sz="0" w:space="0" w:color="auto"/>
            <w:bottom w:val="none" w:sz="0" w:space="0" w:color="auto"/>
            <w:right w:val="none" w:sz="0" w:space="0" w:color="auto"/>
          </w:divBdr>
        </w:div>
        <w:div w:id="1233740647">
          <w:marLeft w:val="640"/>
          <w:marRight w:val="0"/>
          <w:marTop w:val="0"/>
          <w:marBottom w:val="0"/>
          <w:divBdr>
            <w:top w:val="none" w:sz="0" w:space="0" w:color="auto"/>
            <w:left w:val="none" w:sz="0" w:space="0" w:color="auto"/>
            <w:bottom w:val="none" w:sz="0" w:space="0" w:color="auto"/>
            <w:right w:val="none" w:sz="0" w:space="0" w:color="auto"/>
          </w:divBdr>
        </w:div>
        <w:div w:id="202593758">
          <w:marLeft w:val="640"/>
          <w:marRight w:val="0"/>
          <w:marTop w:val="0"/>
          <w:marBottom w:val="0"/>
          <w:divBdr>
            <w:top w:val="none" w:sz="0" w:space="0" w:color="auto"/>
            <w:left w:val="none" w:sz="0" w:space="0" w:color="auto"/>
            <w:bottom w:val="none" w:sz="0" w:space="0" w:color="auto"/>
            <w:right w:val="none" w:sz="0" w:space="0" w:color="auto"/>
          </w:divBdr>
        </w:div>
        <w:div w:id="1098017805">
          <w:marLeft w:val="640"/>
          <w:marRight w:val="0"/>
          <w:marTop w:val="0"/>
          <w:marBottom w:val="0"/>
          <w:divBdr>
            <w:top w:val="none" w:sz="0" w:space="0" w:color="auto"/>
            <w:left w:val="none" w:sz="0" w:space="0" w:color="auto"/>
            <w:bottom w:val="none" w:sz="0" w:space="0" w:color="auto"/>
            <w:right w:val="none" w:sz="0" w:space="0" w:color="auto"/>
          </w:divBdr>
        </w:div>
        <w:div w:id="1283804787">
          <w:marLeft w:val="640"/>
          <w:marRight w:val="0"/>
          <w:marTop w:val="0"/>
          <w:marBottom w:val="0"/>
          <w:divBdr>
            <w:top w:val="none" w:sz="0" w:space="0" w:color="auto"/>
            <w:left w:val="none" w:sz="0" w:space="0" w:color="auto"/>
            <w:bottom w:val="none" w:sz="0" w:space="0" w:color="auto"/>
            <w:right w:val="none" w:sz="0" w:space="0" w:color="auto"/>
          </w:divBdr>
        </w:div>
        <w:div w:id="520511166">
          <w:marLeft w:val="640"/>
          <w:marRight w:val="0"/>
          <w:marTop w:val="0"/>
          <w:marBottom w:val="0"/>
          <w:divBdr>
            <w:top w:val="none" w:sz="0" w:space="0" w:color="auto"/>
            <w:left w:val="none" w:sz="0" w:space="0" w:color="auto"/>
            <w:bottom w:val="none" w:sz="0" w:space="0" w:color="auto"/>
            <w:right w:val="none" w:sz="0" w:space="0" w:color="auto"/>
          </w:divBdr>
        </w:div>
        <w:div w:id="1271933793">
          <w:marLeft w:val="640"/>
          <w:marRight w:val="0"/>
          <w:marTop w:val="0"/>
          <w:marBottom w:val="0"/>
          <w:divBdr>
            <w:top w:val="none" w:sz="0" w:space="0" w:color="auto"/>
            <w:left w:val="none" w:sz="0" w:space="0" w:color="auto"/>
            <w:bottom w:val="none" w:sz="0" w:space="0" w:color="auto"/>
            <w:right w:val="none" w:sz="0" w:space="0" w:color="auto"/>
          </w:divBdr>
        </w:div>
        <w:div w:id="1318075476">
          <w:marLeft w:val="640"/>
          <w:marRight w:val="0"/>
          <w:marTop w:val="0"/>
          <w:marBottom w:val="0"/>
          <w:divBdr>
            <w:top w:val="none" w:sz="0" w:space="0" w:color="auto"/>
            <w:left w:val="none" w:sz="0" w:space="0" w:color="auto"/>
            <w:bottom w:val="none" w:sz="0" w:space="0" w:color="auto"/>
            <w:right w:val="none" w:sz="0" w:space="0" w:color="auto"/>
          </w:divBdr>
        </w:div>
        <w:div w:id="1973053745">
          <w:marLeft w:val="640"/>
          <w:marRight w:val="0"/>
          <w:marTop w:val="0"/>
          <w:marBottom w:val="0"/>
          <w:divBdr>
            <w:top w:val="none" w:sz="0" w:space="0" w:color="auto"/>
            <w:left w:val="none" w:sz="0" w:space="0" w:color="auto"/>
            <w:bottom w:val="none" w:sz="0" w:space="0" w:color="auto"/>
            <w:right w:val="none" w:sz="0" w:space="0" w:color="auto"/>
          </w:divBdr>
        </w:div>
        <w:div w:id="380248548">
          <w:marLeft w:val="640"/>
          <w:marRight w:val="0"/>
          <w:marTop w:val="0"/>
          <w:marBottom w:val="0"/>
          <w:divBdr>
            <w:top w:val="none" w:sz="0" w:space="0" w:color="auto"/>
            <w:left w:val="none" w:sz="0" w:space="0" w:color="auto"/>
            <w:bottom w:val="none" w:sz="0" w:space="0" w:color="auto"/>
            <w:right w:val="none" w:sz="0" w:space="0" w:color="auto"/>
          </w:divBdr>
        </w:div>
        <w:div w:id="1049257672">
          <w:marLeft w:val="640"/>
          <w:marRight w:val="0"/>
          <w:marTop w:val="0"/>
          <w:marBottom w:val="0"/>
          <w:divBdr>
            <w:top w:val="none" w:sz="0" w:space="0" w:color="auto"/>
            <w:left w:val="none" w:sz="0" w:space="0" w:color="auto"/>
            <w:bottom w:val="none" w:sz="0" w:space="0" w:color="auto"/>
            <w:right w:val="none" w:sz="0" w:space="0" w:color="auto"/>
          </w:divBdr>
        </w:div>
        <w:div w:id="650410257">
          <w:marLeft w:val="640"/>
          <w:marRight w:val="0"/>
          <w:marTop w:val="0"/>
          <w:marBottom w:val="0"/>
          <w:divBdr>
            <w:top w:val="none" w:sz="0" w:space="0" w:color="auto"/>
            <w:left w:val="none" w:sz="0" w:space="0" w:color="auto"/>
            <w:bottom w:val="none" w:sz="0" w:space="0" w:color="auto"/>
            <w:right w:val="none" w:sz="0" w:space="0" w:color="auto"/>
          </w:divBdr>
        </w:div>
        <w:div w:id="475342900">
          <w:marLeft w:val="640"/>
          <w:marRight w:val="0"/>
          <w:marTop w:val="0"/>
          <w:marBottom w:val="0"/>
          <w:divBdr>
            <w:top w:val="none" w:sz="0" w:space="0" w:color="auto"/>
            <w:left w:val="none" w:sz="0" w:space="0" w:color="auto"/>
            <w:bottom w:val="none" w:sz="0" w:space="0" w:color="auto"/>
            <w:right w:val="none" w:sz="0" w:space="0" w:color="auto"/>
          </w:divBdr>
        </w:div>
        <w:div w:id="1766802914">
          <w:marLeft w:val="640"/>
          <w:marRight w:val="0"/>
          <w:marTop w:val="0"/>
          <w:marBottom w:val="0"/>
          <w:divBdr>
            <w:top w:val="none" w:sz="0" w:space="0" w:color="auto"/>
            <w:left w:val="none" w:sz="0" w:space="0" w:color="auto"/>
            <w:bottom w:val="none" w:sz="0" w:space="0" w:color="auto"/>
            <w:right w:val="none" w:sz="0" w:space="0" w:color="auto"/>
          </w:divBdr>
        </w:div>
        <w:div w:id="265424863">
          <w:marLeft w:val="640"/>
          <w:marRight w:val="0"/>
          <w:marTop w:val="0"/>
          <w:marBottom w:val="0"/>
          <w:divBdr>
            <w:top w:val="none" w:sz="0" w:space="0" w:color="auto"/>
            <w:left w:val="none" w:sz="0" w:space="0" w:color="auto"/>
            <w:bottom w:val="none" w:sz="0" w:space="0" w:color="auto"/>
            <w:right w:val="none" w:sz="0" w:space="0" w:color="auto"/>
          </w:divBdr>
        </w:div>
        <w:div w:id="1477528591">
          <w:marLeft w:val="640"/>
          <w:marRight w:val="0"/>
          <w:marTop w:val="0"/>
          <w:marBottom w:val="0"/>
          <w:divBdr>
            <w:top w:val="none" w:sz="0" w:space="0" w:color="auto"/>
            <w:left w:val="none" w:sz="0" w:space="0" w:color="auto"/>
            <w:bottom w:val="none" w:sz="0" w:space="0" w:color="auto"/>
            <w:right w:val="none" w:sz="0" w:space="0" w:color="auto"/>
          </w:divBdr>
        </w:div>
        <w:div w:id="2118864584">
          <w:marLeft w:val="640"/>
          <w:marRight w:val="0"/>
          <w:marTop w:val="0"/>
          <w:marBottom w:val="0"/>
          <w:divBdr>
            <w:top w:val="none" w:sz="0" w:space="0" w:color="auto"/>
            <w:left w:val="none" w:sz="0" w:space="0" w:color="auto"/>
            <w:bottom w:val="none" w:sz="0" w:space="0" w:color="auto"/>
            <w:right w:val="none" w:sz="0" w:space="0" w:color="auto"/>
          </w:divBdr>
        </w:div>
        <w:div w:id="1738555284">
          <w:marLeft w:val="640"/>
          <w:marRight w:val="0"/>
          <w:marTop w:val="0"/>
          <w:marBottom w:val="0"/>
          <w:divBdr>
            <w:top w:val="none" w:sz="0" w:space="0" w:color="auto"/>
            <w:left w:val="none" w:sz="0" w:space="0" w:color="auto"/>
            <w:bottom w:val="none" w:sz="0" w:space="0" w:color="auto"/>
            <w:right w:val="none" w:sz="0" w:space="0" w:color="auto"/>
          </w:divBdr>
        </w:div>
        <w:div w:id="874001403">
          <w:marLeft w:val="640"/>
          <w:marRight w:val="0"/>
          <w:marTop w:val="0"/>
          <w:marBottom w:val="0"/>
          <w:divBdr>
            <w:top w:val="none" w:sz="0" w:space="0" w:color="auto"/>
            <w:left w:val="none" w:sz="0" w:space="0" w:color="auto"/>
            <w:bottom w:val="none" w:sz="0" w:space="0" w:color="auto"/>
            <w:right w:val="none" w:sz="0" w:space="0" w:color="auto"/>
          </w:divBdr>
        </w:div>
        <w:div w:id="1195729669">
          <w:marLeft w:val="640"/>
          <w:marRight w:val="0"/>
          <w:marTop w:val="0"/>
          <w:marBottom w:val="0"/>
          <w:divBdr>
            <w:top w:val="none" w:sz="0" w:space="0" w:color="auto"/>
            <w:left w:val="none" w:sz="0" w:space="0" w:color="auto"/>
            <w:bottom w:val="none" w:sz="0" w:space="0" w:color="auto"/>
            <w:right w:val="none" w:sz="0" w:space="0" w:color="auto"/>
          </w:divBdr>
        </w:div>
        <w:div w:id="1717924198">
          <w:marLeft w:val="640"/>
          <w:marRight w:val="0"/>
          <w:marTop w:val="0"/>
          <w:marBottom w:val="0"/>
          <w:divBdr>
            <w:top w:val="none" w:sz="0" w:space="0" w:color="auto"/>
            <w:left w:val="none" w:sz="0" w:space="0" w:color="auto"/>
            <w:bottom w:val="none" w:sz="0" w:space="0" w:color="auto"/>
            <w:right w:val="none" w:sz="0" w:space="0" w:color="auto"/>
          </w:divBdr>
        </w:div>
        <w:div w:id="112598865">
          <w:marLeft w:val="640"/>
          <w:marRight w:val="0"/>
          <w:marTop w:val="0"/>
          <w:marBottom w:val="0"/>
          <w:divBdr>
            <w:top w:val="none" w:sz="0" w:space="0" w:color="auto"/>
            <w:left w:val="none" w:sz="0" w:space="0" w:color="auto"/>
            <w:bottom w:val="none" w:sz="0" w:space="0" w:color="auto"/>
            <w:right w:val="none" w:sz="0" w:space="0" w:color="auto"/>
          </w:divBdr>
        </w:div>
        <w:div w:id="2112045677">
          <w:marLeft w:val="640"/>
          <w:marRight w:val="0"/>
          <w:marTop w:val="0"/>
          <w:marBottom w:val="0"/>
          <w:divBdr>
            <w:top w:val="none" w:sz="0" w:space="0" w:color="auto"/>
            <w:left w:val="none" w:sz="0" w:space="0" w:color="auto"/>
            <w:bottom w:val="none" w:sz="0" w:space="0" w:color="auto"/>
            <w:right w:val="none" w:sz="0" w:space="0" w:color="auto"/>
          </w:divBdr>
        </w:div>
        <w:div w:id="1674792702">
          <w:marLeft w:val="640"/>
          <w:marRight w:val="0"/>
          <w:marTop w:val="0"/>
          <w:marBottom w:val="0"/>
          <w:divBdr>
            <w:top w:val="none" w:sz="0" w:space="0" w:color="auto"/>
            <w:left w:val="none" w:sz="0" w:space="0" w:color="auto"/>
            <w:bottom w:val="none" w:sz="0" w:space="0" w:color="auto"/>
            <w:right w:val="none" w:sz="0" w:space="0" w:color="auto"/>
          </w:divBdr>
        </w:div>
        <w:div w:id="2049912682">
          <w:marLeft w:val="640"/>
          <w:marRight w:val="0"/>
          <w:marTop w:val="0"/>
          <w:marBottom w:val="0"/>
          <w:divBdr>
            <w:top w:val="none" w:sz="0" w:space="0" w:color="auto"/>
            <w:left w:val="none" w:sz="0" w:space="0" w:color="auto"/>
            <w:bottom w:val="none" w:sz="0" w:space="0" w:color="auto"/>
            <w:right w:val="none" w:sz="0" w:space="0" w:color="auto"/>
          </w:divBdr>
        </w:div>
        <w:div w:id="435297621">
          <w:marLeft w:val="640"/>
          <w:marRight w:val="0"/>
          <w:marTop w:val="0"/>
          <w:marBottom w:val="0"/>
          <w:divBdr>
            <w:top w:val="none" w:sz="0" w:space="0" w:color="auto"/>
            <w:left w:val="none" w:sz="0" w:space="0" w:color="auto"/>
            <w:bottom w:val="none" w:sz="0" w:space="0" w:color="auto"/>
            <w:right w:val="none" w:sz="0" w:space="0" w:color="auto"/>
          </w:divBdr>
        </w:div>
        <w:div w:id="1423451019">
          <w:marLeft w:val="640"/>
          <w:marRight w:val="0"/>
          <w:marTop w:val="0"/>
          <w:marBottom w:val="0"/>
          <w:divBdr>
            <w:top w:val="none" w:sz="0" w:space="0" w:color="auto"/>
            <w:left w:val="none" w:sz="0" w:space="0" w:color="auto"/>
            <w:bottom w:val="none" w:sz="0" w:space="0" w:color="auto"/>
            <w:right w:val="none" w:sz="0" w:space="0" w:color="auto"/>
          </w:divBdr>
        </w:div>
        <w:div w:id="248779150">
          <w:marLeft w:val="640"/>
          <w:marRight w:val="0"/>
          <w:marTop w:val="0"/>
          <w:marBottom w:val="0"/>
          <w:divBdr>
            <w:top w:val="none" w:sz="0" w:space="0" w:color="auto"/>
            <w:left w:val="none" w:sz="0" w:space="0" w:color="auto"/>
            <w:bottom w:val="none" w:sz="0" w:space="0" w:color="auto"/>
            <w:right w:val="none" w:sz="0" w:space="0" w:color="auto"/>
          </w:divBdr>
        </w:div>
        <w:div w:id="17657157">
          <w:marLeft w:val="640"/>
          <w:marRight w:val="0"/>
          <w:marTop w:val="0"/>
          <w:marBottom w:val="0"/>
          <w:divBdr>
            <w:top w:val="none" w:sz="0" w:space="0" w:color="auto"/>
            <w:left w:val="none" w:sz="0" w:space="0" w:color="auto"/>
            <w:bottom w:val="none" w:sz="0" w:space="0" w:color="auto"/>
            <w:right w:val="none" w:sz="0" w:space="0" w:color="auto"/>
          </w:divBdr>
        </w:div>
        <w:div w:id="261843435">
          <w:marLeft w:val="640"/>
          <w:marRight w:val="0"/>
          <w:marTop w:val="0"/>
          <w:marBottom w:val="0"/>
          <w:divBdr>
            <w:top w:val="none" w:sz="0" w:space="0" w:color="auto"/>
            <w:left w:val="none" w:sz="0" w:space="0" w:color="auto"/>
            <w:bottom w:val="none" w:sz="0" w:space="0" w:color="auto"/>
            <w:right w:val="none" w:sz="0" w:space="0" w:color="auto"/>
          </w:divBdr>
        </w:div>
        <w:div w:id="164827708">
          <w:marLeft w:val="640"/>
          <w:marRight w:val="0"/>
          <w:marTop w:val="0"/>
          <w:marBottom w:val="0"/>
          <w:divBdr>
            <w:top w:val="none" w:sz="0" w:space="0" w:color="auto"/>
            <w:left w:val="none" w:sz="0" w:space="0" w:color="auto"/>
            <w:bottom w:val="none" w:sz="0" w:space="0" w:color="auto"/>
            <w:right w:val="none" w:sz="0" w:space="0" w:color="auto"/>
          </w:divBdr>
        </w:div>
        <w:div w:id="549348171">
          <w:marLeft w:val="640"/>
          <w:marRight w:val="0"/>
          <w:marTop w:val="0"/>
          <w:marBottom w:val="0"/>
          <w:divBdr>
            <w:top w:val="none" w:sz="0" w:space="0" w:color="auto"/>
            <w:left w:val="none" w:sz="0" w:space="0" w:color="auto"/>
            <w:bottom w:val="none" w:sz="0" w:space="0" w:color="auto"/>
            <w:right w:val="none" w:sz="0" w:space="0" w:color="auto"/>
          </w:divBdr>
        </w:div>
        <w:div w:id="1282033177">
          <w:marLeft w:val="640"/>
          <w:marRight w:val="0"/>
          <w:marTop w:val="0"/>
          <w:marBottom w:val="0"/>
          <w:divBdr>
            <w:top w:val="none" w:sz="0" w:space="0" w:color="auto"/>
            <w:left w:val="none" w:sz="0" w:space="0" w:color="auto"/>
            <w:bottom w:val="none" w:sz="0" w:space="0" w:color="auto"/>
            <w:right w:val="none" w:sz="0" w:space="0" w:color="auto"/>
          </w:divBdr>
        </w:div>
        <w:div w:id="1382946006">
          <w:marLeft w:val="640"/>
          <w:marRight w:val="0"/>
          <w:marTop w:val="0"/>
          <w:marBottom w:val="0"/>
          <w:divBdr>
            <w:top w:val="none" w:sz="0" w:space="0" w:color="auto"/>
            <w:left w:val="none" w:sz="0" w:space="0" w:color="auto"/>
            <w:bottom w:val="none" w:sz="0" w:space="0" w:color="auto"/>
            <w:right w:val="none" w:sz="0" w:space="0" w:color="auto"/>
          </w:divBdr>
        </w:div>
        <w:div w:id="1366324954">
          <w:marLeft w:val="640"/>
          <w:marRight w:val="0"/>
          <w:marTop w:val="0"/>
          <w:marBottom w:val="0"/>
          <w:divBdr>
            <w:top w:val="none" w:sz="0" w:space="0" w:color="auto"/>
            <w:left w:val="none" w:sz="0" w:space="0" w:color="auto"/>
            <w:bottom w:val="none" w:sz="0" w:space="0" w:color="auto"/>
            <w:right w:val="none" w:sz="0" w:space="0" w:color="auto"/>
          </w:divBdr>
        </w:div>
        <w:div w:id="1147015321">
          <w:marLeft w:val="640"/>
          <w:marRight w:val="0"/>
          <w:marTop w:val="0"/>
          <w:marBottom w:val="0"/>
          <w:divBdr>
            <w:top w:val="none" w:sz="0" w:space="0" w:color="auto"/>
            <w:left w:val="none" w:sz="0" w:space="0" w:color="auto"/>
            <w:bottom w:val="none" w:sz="0" w:space="0" w:color="auto"/>
            <w:right w:val="none" w:sz="0" w:space="0" w:color="auto"/>
          </w:divBdr>
        </w:div>
        <w:div w:id="1439638784">
          <w:marLeft w:val="640"/>
          <w:marRight w:val="0"/>
          <w:marTop w:val="0"/>
          <w:marBottom w:val="0"/>
          <w:divBdr>
            <w:top w:val="none" w:sz="0" w:space="0" w:color="auto"/>
            <w:left w:val="none" w:sz="0" w:space="0" w:color="auto"/>
            <w:bottom w:val="none" w:sz="0" w:space="0" w:color="auto"/>
            <w:right w:val="none" w:sz="0" w:space="0" w:color="auto"/>
          </w:divBdr>
        </w:div>
        <w:div w:id="2043288926">
          <w:marLeft w:val="640"/>
          <w:marRight w:val="0"/>
          <w:marTop w:val="0"/>
          <w:marBottom w:val="0"/>
          <w:divBdr>
            <w:top w:val="none" w:sz="0" w:space="0" w:color="auto"/>
            <w:left w:val="none" w:sz="0" w:space="0" w:color="auto"/>
            <w:bottom w:val="none" w:sz="0" w:space="0" w:color="auto"/>
            <w:right w:val="none" w:sz="0" w:space="0" w:color="auto"/>
          </w:divBdr>
        </w:div>
        <w:div w:id="834540174">
          <w:marLeft w:val="640"/>
          <w:marRight w:val="0"/>
          <w:marTop w:val="0"/>
          <w:marBottom w:val="0"/>
          <w:divBdr>
            <w:top w:val="none" w:sz="0" w:space="0" w:color="auto"/>
            <w:left w:val="none" w:sz="0" w:space="0" w:color="auto"/>
            <w:bottom w:val="none" w:sz="0" w:space="0" w:color="auto"/>
            <w:right w:val="none" w:sz="0" w:space="0" w:color="auto"/>
          </w:divBdr>
        </w:div>
        <w:div w:id="1286236698">
          <w:marLeft w:val="640"/>
          <w:marRight w:val="0"/>
          <w:marTop w:val="0"/>
          <w:marBottom w:val="0"/>
          <w:divBdr>
            <w:top w:val="none" w:sz="0" w:space="0" w:color="auto"/>
            <w:left w:val="none" w:sz="0" w:space="0" w:color="auto"/>
            <w:bottom w:val="none" w:sz="0" w:space="0" w:color="auto"/>
            <w:right w:val="none" w:sz="0" w:space="0" w:color="auto"/>
          </w:divBdr>
        </w:div>
        <w:div w:id="78452578">
          <w:marLeft w:val="640"/>
          <w:marRight w:val="0"/>
          <w:marTop w:val="0"/>
          <w:marBottom w:val="0"/>
          <w:divBdr>
            <w:top w:val="none" w:sz="0" w:space="0" w:color="auto"/>
            <w:left w:val="none" w:sz="0" w:space="0" w:color="auto"/>
            <w:bottom w:val="none" w:sz="0" w:space="0" w:color="auto"/>
            <w:right w:val="none" w:sz="0" w:space="0" w:color="auto"/>
          </w:divBdr>
        </w:div>
        <w:div w:id="484248795">
          <w:marLeft w:val="640"/>
          <w:marRight w:val="0"/>
          <w:marTop w:val="0"/>
          <w:marBottom w:val="0"/>
          <w:divBdr>
            <w:top w:val="none" w:sz="0" w:space="0" w:color="auto"/>
            <w:left w:val="none" w:sz="0" w:space="0" w:color="auto"/>
            <w:bottom w:val="none" w:sz="0" w:space="0" w:color="auto"/>
            <w:right w:val="none" w:sz="0" w:space="0" w:color="auto"/>
          </w:divBdr>
        </w:div>
        <w:div w:id="944196041">
          <w:marLeft w:val="640"/>
          <w:marRight w:val="0"/>
          <w:marTop w:val="0"/>
          <w:marBottom w:val="0"/>
          <w:divBdr>
            <w:top w:val="none" w:sz="0" w:space="0" w:color="auto"/>
            <w:left w:val="none" w:sz="0" w:space="0" w:color="auto"/>
            <w:bottom w:val="none" w:sz="0" w:space="0" w:color="auto"/>
            <w:right w:val="none" w:sz="0" w:space="0" w:color="auto"/>
          </w:divBdr>
        </w:div>
        <w:div w:id="869804118">
          <w:marLeft w:val="640"/>
          <w:marRight w:val="0"/>
          <w:marTop w:val="0"/>
          <w:marBottom w:val="0"/>
          <w:divBdr>
            <w:top w:val="none" w:sz="0" w:space="0" w:color="auto"/>
            <w:left w:val="none" w:sz="0" w:space="0" w:color="auto"/>
            <w:bottom w:val="none" w:sz="0" w:space="0" w:color="auto"/>
            <w:right w:val="none" w:sz="0" w:space="0" w:color="auto"/>
          </w:divBdr>
        </w:div>
        <w:div w:id="158353026">
          <w:marLeft w:val="640"/>
          <w:marRight w:val="0"/>
          <w:marTop w:val="0"/>
          <w:marBottom w:val="0"/>
          <w:divBdr>
            <w:top w:val="none" w:sz="0" w:space="0" w:color="auto"/>
            <w:left w:val="none" w:sz="0" w:space="0" w:color="auto"/>
            <w:bottom w:val="none" w:sz="0" w:space="0" w:color="auto"/>
            <w:right w:val="none" w:sz="0" w:space="0" w:color="auto"/>
          </w:divBdr>
        </w:div>
        <w:div w:id="295256634">
          <w:marLeft w:val="640"/>
          <w:marRight w:val="0"/>
          <w:marTop w:val="0"/>
          <w:marBottom w:val="0"/>
          <w:divBdr>
            <w:top w:val="none" w:sz="0" w:space="0" w:color="auto"/>
            <w:left w:val="none" w:sz="0" w:space="0" w:color="auto"/>
            <w:bottom w:val="none" w:sz="0" w:space="0" w:color="auto"/>
            <w:right w:val="none" w:sz="0" w:space="0" w:color="auto"/>
          </w:divBdr>
        </w:div>
        <w:div w:id="952663574">
          <w:marLeft w:val="640"/>
          <w:marRight w:val="0"/>
          <w:marTop w:val="0"/>
          <w:marBottom w:val="0"/>
          <w:divBdr>
            <w:top w:val="none" w:sz="0" w:space="0" w:color="auto"/>
            <w:left w:val="none" w:sz="0" w:space="0" w:color="auto"/>
            <w:bottom w:val="none" w:sz="0" w:space="0" w:color="auto"/>
            <w:right w:val="none" w:sz="0" w:space="0" w:color="auto"/>
          </w:divBdr>
        </w:div>
        <w:div w:id="794258058">
          <w:marLeft w:val="640"/>
          <w:marRight w:val="0"/>
          <w:marTop w:val="0"/>
          <w:marBottom w:val="0"/>
          <w:divBdr>
            <w:top w:val="none" w:sz="0" w:space="0" w:color="auto"/>
            <w:left w:val="none" w:sz="0" w:space="0" w:color="auto"/>
            <w:bottom w:val="none" w:sz="0" w:space="0" w:color="auto"/>
            <w:right w:val="none" w:sz="0" w:space="0" w:color="auto"/>
          </w:divBdr>
        </w:div>
        <w:div w:id="1382746530">
          <w:marLeft w:val="640"/>
          <w:marRight w:val="0"/>
          <w:marTop w:val="0"/>
          <w:marBottom w:val="0"/>
          <w:divBdr>
            <w:top w:val="none" w:sz="0" w:space="0" w:color="auto"/>
            <w:left w:val="none" w:sz="0" w:space="0" w:color="auto"/>
            <w:bottom w:val="none" w:sz="0" w:space="0" w:color="auto"/>
            <w:right w:val="none" w:sz="0" w:space="0" w:color="auto"/>
          </w:divBdr>
        </w:div>
        <w:div w:id="458187822">
          <w:marLeft w:val="640"/>
          <w:marRight w:val="0"/>
          <w:marTop w:val="0"/>
          <w:marBottom w:val="0"/>
          <w:divBdr>
            <w:top w:val="none" w:sz="0" w:space="0" w:color="auto"/>
            <w:left w:val="none" w:sz="0" w:space="0" w:color="auto"/>
            <w:bottom w:val="none" w:sz="0" w:space="0" w:color="auto"/>
            <w:right w:val="none" w:sz="0" w:space="0" w:color="auto"/>
          </w:divBdr>
        </w:div>
        <w:div w:id="1661344436">
          <w:marLeft w:val="640"/>
          <w:marRight w:val="0"/>
          <w:marTop w:val="0"/>
          <w:marBottom w:val="0"/>
          <w:divBdr>
            <w:top w:val="none" w:sz="0" w:space="0" w:color="auto"/>
            <w:left w:val="none" w:sz="0" w:space="0" w:color="auto"/>
            <w:bottom w:val="none" w:sz="0" w:space="0" w:color="auto"/>
            <w:right w:val="none" w:sz="0" w:space="0" w:color="auto"/>
          </w:divBdr>
        </w:div>
        <w:div w:id="90855466">
          <w:marLeft w:val="640"/>
          <w:marRight w:val="0"/>
          <w:marTop w:val="0"/>
          <w:marBottom w:val="0"/>
          <w:divBdr>
            <w:top w:val="none" w:sz="0" w:space="0" w:color="auto"/>
            <w:left w:val="none" w:sz="0" w:space="0" w:color="auto"/>
            <w:bottom w:val="none" w:sz="0" w:space="0" w:color="auto"/>
            <w:right w:val="none" w:sz="0" w:space="0" w:color="auto"/>
          </w:divBdr>
        </w:div>
        <w:div w:id="1738239804">
          <w:marLeft w:val="640"/>
          <w:marRight w:val="0"/>
          <w:marTop w:val="0"/>
          <w:marBottom w:val="0"/>
          <w:divBdr>
            <w:top w:val="none" w:sz="0" w:space="0" w:color="auto"/>
            <w:left w:val="none" w:sz="0" w:space="0" w:color="auto"/>
            <w:bottom w:val="none" w:sz="0" w:space="0" w:color="auto"/>
            <w:right w:val="none" w:sz="0" w:space="0" w:color="auto"/>
          </w:divBdr>
        </w:div>
        <w:div w:id="2137528437">
          <w:marLeft w:val="640"/>
          <w:marRight w:val="0"/>
          <w:marTop w:val="0"/>
          <w:marBottom w:val="0"/>
          <w:divBdr>
            <w:top w:val="none" w:sz="0" w:space="0" w:color="auto"/>
            <w:left w:val="none" w:sz="0" w:space="0" w:color="auto"/>
            <w:bottom w:val="none" w:sz="0" w:space="0" w:color="auto"/>
            <w:right w:val="none" w:sz="0" w:space="0" w:color="auto"/>
          </w:divBdr>
        </w:div>
        <w:div w:id="1595438786">
          <w:marLeft w:val="640"/>
          <w:marRight w:val="0"/>
          <w:marTop w:val="0"/>
          <w:marBottom w:val="0"/>
          <w:divBdr>
            <w:top w:val="none" w:sz="0" w:space="0" w:color="auto"/>
            <w:left w:val="none" w:sz="0" w:space="0" w:color="auto"/>
            <w:bottom w:val="none" w:sz="0" w:space="0" w:color="auto"/>
            <w:right w:val="none" w:sz="0" w:space="0" w:color="auto"/>
          </w:divBdr>
        </w:div>
        <w:div w:id="181942241">
          <w:marLeft w:val="640"/>
          <w:marRight w:val="0"/>
          <w:marTop w:val="0"/>
          <w:marBottom w:val="0"/>
          <w:divBdr>
            <w:top w:val="none" w:sz="0" w:space="0" w:color="auto"/>
            <w:left w:val="none" w:sz="0" w:space="0" w:color="auto"/>
            <w:bottom w:val="none" w:sz="0" w:space="0" w:color="auto"/>
            <w:right w:val="none" w:sz="0" w:space="0" w:color="auto"/>
          </w:divBdr>
        </w:div>
        <w:div w:id="1392845939">
          <w:marLeft w:val="640"/>
          <w:marRight w:val="0"/>
          <w:marTop w:val="0"/>
          <w:marBottom w:val="0"/>
          <w:divBdr>
            <w:top w:val="none" w:sz="0" w:space="0" w:color="auto"/>
            <w:left w:val="none" w:sz="0" w:space="0" w:color="auto"/>
            <w:bottom w:val="none" w:sz="0" w:space="0" w:color="auto"/>
            <w:right w:val="none" w:sz="0" w:space="0" w:color="auto"/>
          </w:divBdr>
        </w:div>
        <w:div w:id="1679119645">
          <w:marLeft w:val="640"/>
          <w:marRight w:val="0"/>
          <w:marTop w:val="0"/>
          <w:marBottom w:val="0"/>
          <w:divBdr>
            <w:top w:val="none" w:sz="0" w:space="0" w:color="auto"/>
            <w:left w:val="none" w:sz="0" w:space="0" w:color="auto"/>
            <w:bottom w:val="none" w:sz="0" w:space="0" w:color="auto"/>
            <w:right w:val="none" w:sz="0" w:space="0" w:color="auto"/>
          </w:divBdr>
        </w:div>
        <w:div w:id="1504584581">
          <w:marLeft w:val="640"/>
          <w:marRight w:val="0"/>
          <w:marTop w:val="0"/>
          <w:marBottom w:val="0"/>
          <w:divBdr>
            <w:top w:val="none" w:sz="0" w:space="0" w:color="auto"/>
            <w:left w:val="none" w:sz="0" w:space="0" w:color="auto"/>
            <w:bottom w:val="none" w:sz="0" w:space="0" w:color="auto"/>
            <w:right w:val="none" w:sz="0" w:space="0" w:color="auto"/>
          </w:divBdr>
        </w:div>
        <w:div w:id="976033393">
          <w:marLeft w:val="640"/>
          <w:marRight w:val="0"/>
          <w:marTop w:val="0"/>
          <w:marBottom w:val="0"/>
          <w:divBdr>
            <w:top w:val="none" w:sz="0" w:space="0" w:color="auto"/>
            <w:left w:val="none" w:sz="0" w:space="0" w:color="auto"/>
            <w:bottom w:val="none" w:sz="0" w:space="0" w:color="auto"/>
            <w:right w:val="none" w:sz="0" w:space="0" w:color="auto"/>
          </w:divBdr>
        </w:div>
        <w:div w:id="1964143629">
          <w:marLeft w:val="640"/>
          <w:marRight w:val="0"/>
          <w:marTop w:val="0"/>
          <w:marBottom w:val="0"/>
          <w:divBdr>
            <w:top w:val="none" w:sz="0" w:space="0" w:color="auto"/>
            <w:left w:val="none" w:sz="0" w:space="0" w:color="auto"/>
            <w:bottom w:val="none" w:sz="0" w:space="0" w:color="auto"/>
            <w:right w:val="none" w:sz="0" w:space="0" w:color="auto"/>
          </w:divBdr>
        </w:div>
        <w:div w:id="1383091785">
          <w:marLeft w:val="640"/>
          <w:marRight w:val="0"/>
          <w:marTop w:val="0"/>
          <w:marBottom w:val="0"/>
          <w:divBdr>
            <w:top w:val="none" w:sz="0" w:space="0" w:color="auto"/>
            <w:left w:val="none" w:sz="0" w:space="0" w:color="auto"/>
            <w:bottom w:val="none" w:sz="0" w:space="0" w:color="auto"/>
            <w:right w:val="none" w:sz="0" w:space="0" w:color="auto"/>
          </w:divBdr>
        </w:div>
        <w:div w:id="1557156506">
          <w:marLeft w:val="640"/>
          <w:marRight w:val="0"/>
          <w:marTop w:val="0"/>
          <w:marBottom w:val="0"/>
          <w:divBdr>
            <w:top w:val="none" w:sz="0" w:space="0" w:color="auto"/>
            <w:left w:val="none" w:sz="0" w:space="0" w:color="auto"/>
            <w:bottom w:val="none" w:sz="0" w:space="0" w:color="auto"/>
            <w:right w:val="none" w:sz="0" w:space="0" w:color="auto"/>
          </w:divBdr>
        </w:div>
        <w:div w:id="2069180528">
          <w:marLeft w:val="640"/>
          <w:marRight w:val="0"/>
          <w:marTop w:val="0"/>
          <w:marBottom w:val="0"/>
          <w:divBdr>
            <w:top w:val="none" w:sz="0" w:space="0" w:color="auto"/>
            <w:left w:val="none" w:sz="0" w:space="0" w:color="auto"/>
            <w:bottom w:val="none" w:sz="0" w:space="0" w:color="auto"/>
            <w:right w:val="none" w:sz="0" w:space="0" w:color="auto"/>
          </w:divBdr>
        </w:div>
        <w:div w:id="1388912657">
          <w:marLeft w:val="640"/>
          <w:marRight w:val="0"/>
          <w:marTop w:val="0"/>
          <w:marBottom w:val="0"/>
          <w:divBdr>
            <w:top w:val="none" w:sz="0" w:space="0" w:color="auto"/>
            <w:left w:val="none" w:sz="0" w:space="0" w:color="auto"/>
            <w:bottom w:val="none" w:sz="0" w:space="0" w:color="auto"/>
            <w:right w:val="none" w:sz="0" w:space="0" w:color="auto"/>
          </w:divBdr>
        </w:div>
        <w:div w:id="870726679">
          <w:marLeft w:val="640"/>
          <w:marRight w:val="0"/>
          <w:marTop w:val="0"/>
          <w:marBottom w:val="0"/>
          <w:divBdr>
            <w:top w:val="none" w:sz="0" w:space="0" w:color="auto"/>
            <w:left w:val="none" w:sz="0" w:space="0" w:color="auto"/>
            <w:bottom w:val="none" w:sz="0" w:space="0" w:color="auto"/>
            <w:right w:val="none" w:sz="0" w:space="0" w:color="auto"/>
          </w:divBdr>
        </w:div>
      </w:divsChild>
    </w:div>
    <w:div w:id="1525558962">
      <w:bodyDiv w:val="1"/>
      <w:marLeft w:val="0"/>
      <w:marRight w:val="0"/>
      <w:marTop w:val="0"/>
      <w:marBottom w:val="0"/>
      <w:divBdr>
        <w:top w:val="none" w:sz="0" w:space="0" w:color="auto"/>
        <w:left w:val="none" w:sz="0" w:space="0" w:color="auto"/>
        <w:bottom w:val="none" w:sz="0" w:space="0" w:color="auto"/>
        <w:right w:val="none" w:sz="0" w:space="0" w:color="auto"/>
      </w:divBdr>
      <w:divsChild>
        <w:div w:id="1573348154">
          <w:marLeft w:val="640"/>
          <w:marRight w:val="0"/>
          <w:marTop w:val="0"/>
          <w:marBottom w:val="0"/>
          <w:divBdr>
            <w:top w:val="none" w:sz="0" w:space="0" w:color="auto"/>
            <w:left w:val="none" w:sz="0" w:space="0" w:color="auto"/>
            <w:bottom w:val="none" w:sz="0" w:space="0" w:color="auto"/>
            <w:right w:val="none" w:sz="0" w:space="0" w:color="auto"/>
          </w:divBdr>
        </w:div>
        <w:div w:id="1021051837">
          <w:marLeft w:val="640"/>
          <w:marRight w:val="0"/>
          <w:marTop w:val="0"/>
          <w:marBottom w:val="0"/>
          <w:divBdr>
            <w:top w:val="none" w:sz="0" w:space="0" w:color="auto"/>
            <w:left w:val="none" w:sz="0" w:space="0" w:color="auto"/>
            <w:bottom w:val="none" w:sz="0" w:space="0" w:color="auto"/>
            <w:right w:val="none" w:sz="0" w:space="0" w:color="auto"/>
          </w:divBdr>
        </w:div>
        <w:div w:id="1650018409">
          <w:marLeft w:val="640"/>
          <w:marRight w:val="0"/>
          <w:marTop w:val="0"/>
          <w:marBottom w:val="0"/>
          <w:divBdr>
            <w:top w:val="none" w:sz="0" w:space="0" w:color="auto"/>
            <w:left w:val="none" w:sz="0" w:space="0" w:color="auto"/>
            <w:bottom w:val="none" w:sz="0" w:space="0" w:color="auto"/>
            <w:right w:val="none" w:sz="0" w:space="0" w:color="auto"/>
          </w:divBdr>
        </w:div>
        <w:div w:id="1859154268">
          <w:marLeft w:val="640"/>
          <w:marRight w:val="0"/>
          <w:marTop w:val="0"/>
          <w:marBottom w:val="0"/>
          <w:divBdr>
            <w:top w:val="none" w:sz="0" w:space="0" w:color="auto"/>
            <w:left w:val="none" w:sz="0" w:space="0" w:color="auto"/>
            <w:bottom w:val="none" w:sz="0" w:space="0" w:color="auto"/>
            <w:right w:val="none" w:sz="0" w:space="0" w:color="auto"/>
          </w:divBdr>
        </w:div>
        <w:div w:id="1864516586">
          <w:marLeft w:val="640"/>
          <w:marRight w:val="0"/>
          <w:marTop w:val="0"/>
          <w:marBottom w:val="0"/>
          <w:divBdr>
            <w:top w:val="none" w:sz="0" w:space="0" w:color="auto"/>
            <w:left w:val="none" w:sz="0" w:space="0" w:color="auto"/>
            <w:bottom w:val="none" w:sz="0" w:space="0" w:color="auto"/>
            <w:right w:val="none" w:sz="0" w:space="0" w:color="auto"/>
          </w:divBdr>
        </w:div>
        <w:div w:id="190849774">
          <w:marLeft w:val="640"/>
          <w:marRight w:val="0"/>
          <w:marTop w:val="0"/>
          <w:marBottom w:val="0"/>
          <w:divBdr>
            <w:top w:val="none" w:sz="0" w:space="0" w:color="auto"/>
            <w:left w:val="none" w:sz="0" w:space="0" w:color="auto"/>
            <w:bottom w:val="none" w:sz="0" w:space="0" w:color="auto"/>
            <w:right w:val="none" w:sz="0" w:space="0" w:color="auto"/>
          </w:divBdr>
        </w:div>
        <w:div w:id="373583364">
          <w:marLeft w:val="640"/>
          <w:marRight w:val="0"/>
          <w:marTop w:val="0"/>
          <w:marBottom w:val="0"/>
          <w:divBdr>
            <w:top w:val="none" w:sz="0" w:space="0" w:color="auto"/>
            <w:left w:val="none" w:sz="0" w:space="0" w:color="auto"/>
            <w:bottom w:val="none" w:sz="0" w:space="0" w:color="auto"/>
            <w:right w:val="none" w:sz="0" w:space="0" w:color="auto"/>
          </w:divBdr>
        </w:div>
        <w:div w:id="1139300870">
          <w:marLeft w:val="640"/>
          <w:marRight w:val="0"/>
          <w:marTop w:val="0"/>
          <w:marBottom w:val="0"/>
          <w:divBdr>
            <w:top w:val="none" w:sz="0" w:space="0" w:color="auto"/>
            <w:left w:val="none" w:sz="0" w:space="0" w:color="auto"/>
            <w:bottom w:val="none" w:sz="0" w:space="0" w:color="auto"/>
            <w:right w:val="none" w:sz="0" w:space="0" w:color="auto"/>
          </w:divBdr>
        </w:div>
        <w:div w:id="769278755">
          <w:marLeft w:val="640"/>
          <w:marRight w:val="0"/>
          <w:marTop w:val="0"/>
          <w:marBottom w:val="0"/>
          <w:divBdr>
            <w:top w:val="none" w:sz="0" w:space="0" w:color="auto"/>
            <w:left w:val="none" w:sz="0" w:space="0" w:color="auto"/>
            <w:bottom w:val="none" w:sz="0" w:space="0" w:color="auto"/>
            <w:right w:val="none" w:sz="0" w:space="0" w:color="auto"/>
          </w:divBdr>
        </w:div>
        <w:div w:id="701440329">
          <w:marLeft w:val="640"/>
          <w:marRight w:val="0"/>
          <w:marTop w:val="0"/>
          <w:marBottom w:val="0"/>
          <w:divBdr>
            <w:top w:val="none" w:sz="0" w:space="0" w:color="auto"/>
            <w:left w:val="none" w:sz="0" w:space="0" w:color="auto"/>
            <w:bottom w:val="none" w:sz="0" w:space="0" w:color="auto"/>
            <w:right w:val="none" w:sz="0" w:space="0" w:color="auto"/>
          </w:divBdr>
        </w:div>
        <w:div w:id="288052924">
          <w:marLeft w:val="640"/>
          <w:marRight w:val="0"/>
          <w:marTop w:val="0"/>
          <w:marBottom w:val="0"/>
          <w:divBdr>
            <w:top w:val="none" w:sz="0" w:space="0" w:color="auto"/>
            <w:left w:val="none" w:sz="0" w:space="0" w:color="auto"/>
            <w:bottom w:val="none" w:sz="0" w:space="0" w:color="auto"/>
            <w:right w:val="none" w:sz="0" w:space="0" w:color="auto"/>
          </w:divBdr>
        </w:div>
        <w:div w:id="99111962">
          <w:marLeft w:val="640"/>
          <w:marRight w:val="0"/>
          <w:marTop w:val="0"/>
          <w:marBottom w:val="0"/>
          <w:divBdr>
            <w:top w:val="none" w:sz="0" w:space="0" w:color="auto"/>
            <w:left w:val="none" w:sz="0" w:space="0" w:color="auto"/>
            <w:bottom w:val="none" w:sz="0" w:space="0" w:color="auto"/>
            <w:right w:val="none" w:sz="0" w:space="0" w:color="auto"/>
          </w:divBdr>
        </w:div>
        <w:div w:id="436632346">
          <w:marLeft w:val="640"/>
          <w:marRight w:val="0"/>
          <w:marTop w:val="0"/>
          <w:marBottom w:val="0"/>
          <w:divBdr>
            <w:top w:val="none" w:sz="0" w:space="0" w:color="auto"/>
            <w:left w:val="none" w:sz="0" w:space="0" w:color="auto"/>
            <w:bottom w:val="none" w:sz="0" w:space="0" w:color="auto"/>
            <w:right w:val="none" w:sz="0" w:space="0" w:color="auto"/>
          </w:divBdr>
        </w:div>
        <w:div w:id="1069351096">
          <w:marLeft w:val="640"/>
          <w:marRight w:val="0"/>
          <w:marTop w:val="0"/>
          <w:marBottom w:val="0"/>
          <w:divBdr>
            <w:top w:val="none" w:sz="0" w:space="0" w:color="auto"/>
            <w:left w:val="none" w:sz="0" w:space="0" w:color="auto"/>
            <w:bottom w:val="none" w:sz="0" w:space="0" w:color="auto"/>
            <w:right w:val="none" w:sz="0" w:space="0" w:color="auto"/>
          </w:divBdr>
        </w:div>
        <w:div w:id="537935293">
          <w:marLeft w:val="640"/>
          <w:marRight w:val="0"/>
          <w:marTop w:val="0"/>
          <w:marBottom w:val="0"/>
          <w:divBdr>
            <w:top w:val="none" w:sz="0" w:space="0" w:color="auto"/>
            <w:left w:val="none" w:sz="0" w:space="0" w:color="auto"/>
            <w:bottom w:val="none" w:sz="0" w:space="0" w:color="auto"/>
            <w:right w:val="none" w:sz="0" w:space="0" w:color="auto"/>
          </w:divBdr>
        </w:div>
        <w:div w:id="180359605">
          <w:marLeft w:val="640"/>
          <w:marRight w:val="0"/>
          <w:marTop w:val="0"/>
          <w:marBottom w:val="0"/>
          <w:divBdr>
            <w:top w:val="none" w:sz="0" w:space="0" w:color="auto"/>
            <w:left w:val="none" w:sz="0" w:space="0" w:color="auto"/>
            <w:bottom w:val="none" w:sz="0" w:space="0" w:color="auto"/>
            <w:right w:val="none" w:sz="0" w:space="0" w:color="auto"/>
          </w:divBdr>
        </w:div>
        <w:div w:id="1501653664">
          <w:marLeft w:val="640"/>
          <w:marRight w:val="0"/>
          <w:marTop w:val="0"/>
          <w:marBottom w:val="0"/>
          <w:divBdr>
            <w:top w:val="none" w:sz="0" w:space="0" w:color="auto"/>
            <w:left w:val="none" w:sz="0" w:space="0" w:color="auto"/>
            <w:bottom w:val="none" w:sz="0" w:space="0" w:color="auto"/>
            <w:right w:val="none" w:sz="0" w:space="0" w:color="auto"/>
          </w:divBdr>
        </w:div>
        <w:div w:id="411392772">
          <w:marLeft w:val="640"/>
          <w:marRight w:val="0"/>
          <w:marTop w:val="0"/>
          <w:marBottom w:val="0"/>
          <w:divBdr>
            <w:top w:val="none" w:sz="0" w:space="0" w:color="auto"/>
            <w:left w:val="none" w:sz="0" w:space="0" w:color="auto"/>
            <w:bottom w:val="none" w:sz="0" w:space="0" w:color="auto"/>
            <w:right w:val="none" w:sz="0" w:space="0" w:color="auto"/>
          </w:divBdr>
        </w:div>
        <w:div w:id="950088661">
          <w:marLeft w:val="640"/>
          <w:marRight w:val="0"/>
          <w:marTop w:val="0"/>
          <w:marBottom w:val="0"/>
          <w:divBdr>
            <w:top w:val="none" w:sz="0" w:space="0" w:color="auto"/>
            <w:left w:val="none" w:sz="0" w:space="0" w:color="auto"/>
            <w:bottom w:val="none" w:sz="0" w:space="0" w:color="auto"/>
            <w:right w:val="none" w:sz="0" w:space="0" w:color="auto"/>
          </w:divBdr>
        </w:div>
        <w:div w:id="277378186">
          <w:marLeft w:val="640"/>
          <w:marRight w:val="0"/>
          <w:marTop w:val="0"/>
          <w:marBottom w:val="0"/>
          <w:divBdr>
            <w:top w:val="none" w:sz="0" w:space="0" w:color="auto"/>
            <w:left w:val="none" w:sz="0" w:space="0" w:color="auto"/>
            <w:bottom w:val="none" w:sz="0" w:space="0" w:color="auto"/>
            <w:right w:val="none" w:sz="0" w:space="0" w:color="auto"/>
          </w:divBdr>
        </w:div>
        <w:div w:id="243688554">
          <w:marLeft w:val="640"/>
          <w:marRight w:val="0"/>
          <w:marTop w:val="0"/>
          <w:marBottom w:val="0"/>
          <w:divBdr>
            <w:top w:val="none" w:sz="0" w:space="0" w:color="auto"/>
            <w:left w:val="none" w:sz="0" w:space="0" w:color="auto"/>
            <w:bottom w:val="none" w:sz="0" w:space="0" w:color="auto"/>
            <w:right w:val="none" w:sz="0" w:space="0" w:color="auto"/>
          </w:divBdr>
        </w:div>
        <w:div w:id="1440761349">
          <w:marLeft w:val="640"/>
          <w:marRight w:val="0"/>
          <w:marTop w:val="0"/>
          <w:marBottom w:val="0"/>
          <w:divBdr>
            <w:top w:val="none" w:sz="0" w:space="0" w:color="auto"/>
            <w:left w:val="none" w:sz="0" w:space="0" w:color="auto"/>
            <w:bottom w:val="none" w:sz="0" w:space="0" w:color="auto"/>
            <w:right w:val="none" w:sz="0" w:space="0" w:color="auto"/>
          </w:divBdr>
        </w:div>
        <w:div w:id="1361979140">
          <w:marLeft w:val="640"/>
          <w:marRight w:val="0"/>
          <w:marTop w:val="0"/>
          <w:marBottom w:val="0"/>
          <w:divBdr>
            <w:top w:val="none" w:sz="0" w:space="0" w:color="auto"/>
            <w:left w:val="none" w:sz="0" w:space="0" w:color="auto"/>
            <w:bottom w:val="none" w:sz="0" w:space="0" w:color="auto"/>
            <w:right w:val="none" w:sz="0" w:space="0" w:color="auto"/>
          </w:divBdr>
        </w:div>
        <w:div w:id="1730231098">
          <w:marLeft w:val="640"/>
          <w:marRight w:val="0"/>
          <w:marTop w:val="0"/>
          <w:marBottom w:val="0"/>
          <w:divBdr>
            <w:top w:val="none" w:sz="0" w:space="0" w:color="auto"/>
            <w:left w:val="none" w:sz="0" w:space="0" w:color="auto"/>
            <w:bottom w:val="none" w:sz="0" w:space="0" w:color="auto"/>
            <w:right w:val="none" w:sz="0" w:space="0" w:color="auto"/>
          </w:divBdr>
        </w:div>
        <w:div w:id="1199198805">
          <w:marLeft w:val="640"/>
          <w:marRight w:val="0"/>
          <w:marTop w:val="0"/>
          <w:marBottom w:val="0"/>
          <w:divBdr>
            <w:top w:val="none" w:sz="0" w:space="0" w:color="auto"/>
            <w:left w:val="none" w:sz="0" w:space="0" w:color="auto"/>
            <w:bottom w:val="none" w:sz="0" w:space="0" w:color="auto"/>
            <w:right w:val="none" w:sz="0" w:space="0" w:color="auto"/>
          </w:divBdr>
        </w:div>
        <w:div w:id="760184338">
          <w:marLeft w:val="640"/>
          <w:marRight w:val="0"/>
          <w:marTop w:val="0"/>
          <w:marBottom w:val="0"/>
          <w:divBdr>
            <w:top w:val="none" w:sz="0" w:space="0" w:color="auto"/>
            <w:left w:val="none" w:sz="0" w:space="0" w:color="auto"/>
            <w:bottom w:val="none" w:sz="0" w:space="0" w:color="auto"/>
            <w:right w:val="none" w:sz="0" w:space="0" w:color="auto"/>
          </w:divBdr>
        </w:div>
        <w:div w:id="878586068">
          <w:marLeft w:val="640"/>
          <w:marRight w:val="0"/>
          <w:marTop w:val="0"/>
          <w:marBottom w:val="0"/>
          <w:divBdr>
            <w:top w:val="none" w:sz="0" w:space="0" w:color="auto"/>
            <w:left w:val="none" w:sz="0" w:space="0" w:color="auto"/>
            <w:bottom w:val="none" w:sz="0" w:space="0" w:color="auto"/>
            <w:right w:val="none" w:sz="0" w:space="0" w:color="auto"/>
          </w:divBdr>
        </w:div>
        <w:div w:id="1764301843">
          <w:marLeft w:val="640"/>
          <w:marRight w:val="0"/>
          <w:marTop w:val="0"/>
          <w:marBottom w:val="0"/>
          <w:divBdr>
            <w:top w:val="none" w:sz="0" w:space="0" w:color="auto"/>
            <w:left w:val="none" w:sz="0" w:space="0" w:color="auto"/>
            <w:bottom w:val="none" w:sz="0" w:space="0" w:color="auto"/>
            <w:right w:val="none" w:sz="0" w:space="0" w:color="auto"/>
          </w:divBdr>
        </w:div>
        <w:div w:id="200747243">
          <w:marLeft w:val="640"/>
          <w:marRight w:val="0"/>
          <w:marTop w:val="0"/>
          <w:marBottom w:val="0"/>
          <w:divBdr>
            <w:top w:val="none" w:sz="0" w:space="0" w:color="auto"/>
            <w:left w:val="none" w:sz="0" w:space="0" w:color="auto"/>
            <w:bottom w:val="none" w:sz="0" w:space="0" w:color="auto"/>
            <w:right w:val="none" w:sz="0" w:space="0" w:color="auto"/>
          </w:divBdr>
        </w:div>
        <w:div w:id="1133987283">
          <w:marLeft w:val="640"/>
          <w:marRight w:val="0"/>
          <w:marTop w:val="0"/>
          <w:marBottom w:val="0"/>
          <w:divBdr>
            <w:top w:val="none" w:sz="0" w:space="0" w:color="auto"/>
            <w:left w:val="none" w:sz="0" w:space="0" w:color="auto"/>
            <w:bottom w:val="none" w:sz="0" w:space="0" w:color="auto"/>
            <w:right w:val="none" w:sz="0" w:space="0" w:color="auto"/>
          </w:divBdr>
        </w:div>
        <w:div w:id="1182277547">
          <w:marLeft w:val="640"/>
          <w:marRight w:val="0"/>
          <w:marTop w:val="0"/>
          <w:marBottom w:val="0"/>
          <w:divBdr>
            <w:top w:val="none" w:sz="0" w:space="0" w:color="auto"/>
            <w:left w:val="none" w:sz="0" w:space="0" w:color="auto"/>
            <w:bottom w:val="none" w:sz="0" w:space="0" w:color="auto"/>
            <w:right w:val="none" w:sz="0" w:space="0" w:color="auto"/>
          </w:divBdr>
        </w:div>
        <w:div w:id="1634752800">
          <w:marLeft w:val="640"/>
          <w:marRight w:val="0"/>
          <w:marTop w:val="0"/>
          <w:marBottom w:val="0"/>
          <w:divBdr>
            <w:top w:val="none" w:sz="0" w:space="0" w:color="auto"/>
            <w:left w:val="none" w:sz="0" w:space="0" w:color="auto"/>
            <w:bottom w:val="none" w:sz="0" w:space="0" w:color="auto"/>
            <w:right w:val="none" w:sz="0" w:space="0" w:color="auto"/>
          </w:divBdr>
        </w:div>
        <w:div w:id="1079987614">
          <w:marLeft w:val="640"/>
          <w:marRight w:val="0"/>
          <w:marTop w:val="0"/>
          <w:marBottom w:val="0"/>
          <w:divBdr>
            <w:top w:val="none" w:sz="0" w:space="0" w:color="auto"/>
            <w:left w:val="none" w:sz="0" w:space="0" w:color="auto"/>
            <w:bottom w:val="none" w:sz="0" w:space="0" w:color="auto"/>
            <w:right w:val="none" w:sz="0" w:space="0" w:color="auto"/>
          </w:divBdr>
        </w:div>
        <w:div w:id="1039818535">
          <w:marLeft w:val="640"/>
          <w:marRight w:val="0"/>
          <w:marTop w:val="0"/>
          <w:marBottom w:val="0"/>
          <w:divBdr>
            <w:top w:val="none" w:sz="0" w:space="0" w:color="auto"/>
            <w:left w:val="none" w:sz="0" w:space="0" w:color="auto"/>
            <w:bottom w:val="none" w:sz="0" w:space="0" w:color="auto"/>
            <w:right w:val="none" w:sz="0" w:space="0" w:color="auto"/>
          </w:divBdr>
        </w:div>
        <w:div w:id="167528252">
          <w:marLeft w:val="640"/>
          <w:marRight w:val="0"/>
          <w:marTop w:val="0"/>
          <w:marBottom w:val="0"/>
          <w:divBdr>
            <w:top w:val="none" w:sz="0" w:space="0" w:color="auto"/>
            <w:left w:val="none" w:sz="0" w:space="0" w:color="auto"/>
            <w:bottom w:val="none" w:sz="0" w:space="0" w:color="auto"/>
            <w:right w:val="none" w:sz="0" w:space="0" w:color="auto"/>
          </w:divBdr>
        </w:div>
        <w:div w:id="1899171832">
          <w:marLeft w:val="640"/>
          <w:marRight w:val="0"/>
          <w:marTop w:val="0"/>
          <w:marBottom w:val="0"/>
          <w:divBdr>
            <w:top w:val="none" w:sz="0" w:space="0" w:color="auto"/>
            <w:left w:val="none" w:sz="0" w:space="0" w:color="auto"/>
            <w:bottom w:val="none" w:sz="0" w:space="0" w:color="auto"/>
            <w:right w:val="none" w:sz="0" w:space="0" w:color="auto"/>
          </w:divBdr>
        </w:div>
        <w:div w:id="783576475">
          <w:marLeft w:val="640"/>
          <w:marRight w:val="0"/>
          <w:marTop w:val="0"/>
          <w:marBottom w:val="0"/>
          <w:divBdr>
            <w:top w:val="none" w:sz="0" w:space="0" w:color="auto"/>
            <w:left w:val="none" w:sz="0" w:space="0" w:color="auto"/>
            <w:bottom w:val="none" w:sz="0" w:space="0" w:color="auto"/>
            <w:right w:val="none" w:sz="0" w:space="0" w:color="auto"/>
          </w:divBdr>
        </w:div>
        <w:div w:id="1858882497">
          <w:marLeft w:val="640"/>
          <w:marRight w:val="0"/>
          <w:marTop w:val="0"/>
          <w:marBottom w:val="0"/>
          <w:divBdr>
            <w:top w:val="none" w:sz="0" w:space="0" w:color="auto"/>
            <w:left w:val="none" w:sz="0" w:space="0" w:color="auto"/>
            <w:bottom w:val="none" w:sz="0" w:space="0" w:color="auto"/>
            <w:right w:val="none" w:sz="0" w:space="0" w:color="auto"/>
          </w:divBdr>
        </w:div>
        <w:div w:id="1483035263">
          <w:marLeft w:val="640"/>
          <w:marRight w:val="0"/>
          <w:marTop w:val="0"/>
          <w:marBottom w:val="0"/>
          <w:divBdr>
            <w:top w:val="none" w:sz="0" w:space="0" w:color="auto"/>
            <w:left w:val="none" w:sz="0" w:space="0" w:color="auto"/>
            <w:bottom w:val="none" w:sz="0" w:space="0" w:color="auto"/>
            <w:right w:val="none" w:sz="0" w:space="0" w:color="auto"/>
          </w:divBdr>
        </w:div>
        <w:div w:id="1895576973">
          <w:marLeft w:val="640"/>
          <w:marRight w:val="0"/>
          <w:marTop w:val="0"/>
          <w:marBottom w:val="0"/>
          <w:divBdr>
            <w:top w:val="none" w:sz="0" w:space="0" w:color="auto"/>
            <w:left w:val="none" w:sz="0" w:space="0" w:color="auto"/>
            <w:bottom w:val="none" w:sz="0" w:space="0" w:color="auto"/>
            <w:right w:val="none" w:sz="0" w:space="0" w:color="auto"/>
          </w:divBdr>
        </w:div>
        <w:div w:id="2064908639">
          <w:marLeft w:val="640"/>
          <w:marRight w:val="0"/>
          <w:marTop w:val="0"/>
          <w:marBottom w:val="0"/>
          <w:divBdr>
            <w:top w:val="none" w:sz="0" w:space="0" w:color="auto"/>
            <w:left w:val="none" w:sz="0" w:space="0" w:color="auto"/>
            <w:bottom w:val="none" w:sz="0" w:space="0" w:color="auto"/>
            <w:right w:val="none" w:sz="0" w:space="0" w:color="auto"/>
          </w:divBdr>
        </w:div>
        <w:div w:id="624652967">
          <w:marLeft w:val="640"/>
          <w:marRight w:val="0"/>
          <w:marTop w:val="0"/>
          <w:marBottom w:val="0"/>
          <w:divBdr>
            <w:top w:val="none" w:sz="0" w:space="0" w:color="auto"/>
            <w:left w:val="none" w:sz="0" w:space="0" w:color="auto"/>
            <w:bottom w:val="none" w:sz="0" w:space="0" w:color="auto"/>
            <w:right w:val="none" w:sz="0" w:space="0" w:color="auto"/>
          </w:divBdr>
        </w:div>
        <w:div w:id="493954098">
          <w:marLeft w:val="640"/>
          <w:marRight w:val="0"/>
          <w:marTop w:val="0"/>
          <w:marBottom w:val="0"/>
          <w:divBdr>
            <w:top w:val="none" w:sz="0" w:space="0" w:color="auto"/>
            <w:left w:val="none" w:sz="0" w:space="0" w:color="auto"/>
            <w:bottom w:val="none" w:sz="0" w:space="0" w:color="auto"/>
            <w:right w:val="none" w:sz="0" w:space="0" w:color="auto"/>
          </w:divBdr>
        </w:div>
        <w:div w:id="801003698">
          <w:marLeft w:val="640"/>
          <w:marRight w:val="0"/>
          <w:marTop w:val="0"/>
          <w:marBottom w:val="0"/>
          <w:divBdr>
            <w:top w:val="none" w:sz="0" w:space="0" w:color="auto"/>
            <w:left w:val="none" w:sz="0" w:space="0" w:color="auto"/>
            <w:bottom w:val="none" w:sz="0" w:space="0" w:color="auto"/>
            <w:right w:val="none" w:sz="0" w:space="0" w:color="auto"/>
          </w:divBdr>
        </w:div>
        <w:div w:id="1092355658">
          <w:marLeft w:val="640"/>
          <w:marRight w:val="0"/>
          <w:marTop w:val="0"/>
          <w:marBottom w:val="0"/>
          <w:divBdr>
            <w:top w:val="none" w:sz="0" w:space="0" w:color="auto"/>
            <w:left w:val="none" w:sz="0" w:space="0" w:color="auto"/>
            <w:bottom w:val="none" w:sz="0" w:space="0" w:color="auto"/>
            <w:right w:val="none" w:sz="0" w:space="0" w:color="auto"/>
          </w:divBdr>
        </w:div>
        <w:div w:id="1155681274">
          <w:marLeft w:val="640"/>
          <w:marRight w:val="0"/>
          <w:marTop w:val="0"/>
          <w:marBottom w:val="0"/>
          <w:divBdr>
            <w:top w:val="none" w:sz="0" w:space="0" w:color="auto"/>
            <w:left w:val="none" w:sz="0" w:space="0" w:color="auto"/>
            <w:bottom w:val="none" w:sz="0" w:space="0" w:color="auto"/>
            <w:right w:val="none" w:sz="0" w:space="0" w:color="auto"/>
          </w:divBdr>
        </w:div>
        <w:div w:id="1111322759">
          <w:marLeft w:val="640"/>
          <w:marRight w:val="0"/>
          <w:marTop w:val="0"/>
          <w:marBottom w:val="0"/>
          <w:divBdr>
            <w:top w:val="none" w:sz="0" w:space="0" w:color="auto"/>
            <w:left w:val="none" w:sz="0" w:space="0" w:color="auto"/>
            <w:bottom w:val="none" w:sz="0" w:space="0" w:color="auto"/>
            <w:right w:val="none" w:sz="0" w:space="0" w:color="auto"/>
          </w:divBdr>
        </w:div>
        <w:div w:id="313030552">
          <w:marLeft w:val="640"/>
          <w:marRight w:val="0"/>
          <w:marTop w:val="0"/>
          <w:marBottom w:val="0"/>
          <w:divBdr>
            <w:top w:val="none" w:sz="0" w:space="0" w:color="auto"/>
            <w:left w:val="none" w:sz="0" w:space="0" w:color="auto"/>
            <w:bottom w:val="none" w:sz="0" w:space="0" w:color="auto"/>
            <w:right w:val="none" w:sz="0" w:space="0" w:color="auto"/>
          </w:divBdr>
        </w:div>
        <w:div w:id="812328910">
          <w:marLeft w:val="640"/>
          <w:marRight w:val="0"/>
          <w:marTop w:val="0"/>
          <w:marBottom w:val="0"/>
          <w:divBdr>
            <w:top w:val="none" w:sz="0" w:space="0" w:color="auto"/>
            <w:left w:val="none" w:sz="0" w:space="0" w:color="auto"/>
            <w:bottom w:val="none" w:sz="0" w:space="0" w:color="auto"/>
            <w:right w:val="none" w:sz="0" w:space="0" w:color="auto"/>
          </w:divBdr>
        </w:div>
        <w:div w:id="628367092">
          <w:marLeft w:val="640"/>
          <w:marRight w:val="0"/>
          <w:marTop w:val="0"/>
          <w:marBottom w:val="0"/>
          <w:divBdr>
            <w:top w:val="none" w:sz="0" w:space="0" w:color="auto"/>
            <w:left w:val="none" w:sz="0" w:space="0" w:color="auto"/>
            <w:bottom w:val="none" w:sz="0" w:space="0" w:color="auto"/>
            <w:right w:val="none" w:sz="0" w:space="0" w:color="auto"/>
          </w:divBdr>
        </w:div>
        <w:div w:id="151869595">
          <w:marLeft w:val="640"/>
          <w:marRight w:val="0"/>
          <w:marTop w:val="0"/>
          <w:marBottom w:val="0"/>
          <w:divBdr>
            <w:top w:val="none" w:sz="0" w:space="0" w:color="auto"/>
            <w:left w:val="none" w:sz="0" w:space="0" w:color="auto"/>
            <w:bottom w:val="none" w:sz="0" w:space="0" w:color="auto"/>
            <w:right w:val="none" w:sz="0" w:space="0" w:color="auto"/>
          </w:divBdr>
        </w:div>
        <w:div w:id="1701393190">
          <w:marLeft w:val="640"/>
          <w:marRight w:val="0"/>
          <w:marTop w:val="0"/>
          <w:marBottom w:val="0"/>
          <w:divBdr>
            <w:top w:val="none" w:sz="0" w:space="0" w:color="auto"/>
            <w:left w:val="none" w:sz="0" w:space="0" w:color="auto"/>
            <w:bottom w:val="none" w:sz="0" w:space="0" w:color="auto"/>
            <w:right w:val="none" w:sz="0" w:space="0" w:color="auto"/>
          </w:divBdr>
        </w:div>
        <w:div w:id="1311712590">
          <w:marLeft w:val="640"/>
          <w:marRight w:val="0"/>
          <w:marTop w:val="0"/>
          <w:marBottom w:val="0"/>
          <w:divBdr>
            <w:top w:val="none" w:sz="0" w:space="0" w:color="auto"/>
            <w:left w:val="none" w:sz="0" w:space="0" w:color="auto"/>
            <w:bottom w:val="none" w:sz="0" w:space="0" w:color="auto"/>
            <w:right w:val="none" w:sz="0" w:space="0" w:color="auto"/>
          </w:divBdr>
        </w:div>
        <w:div w:id="871765118">
          <w:marLeft w:val="640"/>
          <w:marRight w:val="0"/>
          <w:marTop w:val="0"/>
          <w:marBottom w:val="0"/>
          <w:divBdr>
            <w:top w:val="none" w:sz="0" w:space="0" w:color="auto"/>
            <w:left w:val="none" w:sz="0" w:space="0" w:color="auto"/>
            <w:bottom w:val="none" w:sz="0" w:space="0" w:color="auto"/>
            <w:right w:val="none" w:sz="0" w:space="0" w:color="auto"/>
          </w:divBdr>
        </w:div>
        <w:div w:id="612401096">
          <w:marLeft w:val="640"/>
          <w:marRight w:val="0"/>
          <w:marTop w:val="0"/>
          <w:marBottom w:val="0"/>
          <w:divBdr>
            <w:top w:val="none" w:sz="0" w:space="0" w:color="auto"/>
            <w:left w:val="none" w:sz="0" w:space="0" w:color="auto"/>
            <w:bottom w:val="none" w:sz="0" w:space="0" w:color="auto"/>
            <w:right w:val="none" w:sz="0" w:space="0" w:color="auto"/>
          </w:divBdr>
        </w:div>
        <w:div w:id="1329555862">
          <w:marLeft w:val="640"/>
          <w:marRight w:val="0"/>
          <w:marTop w:val="0"/>
          <w:marBottom w:val="0"/>
          <w:divBdr>
            <w:top w:val="none" w:sz="0" w:space="0" w:color="auto"/>
            <w:left w:val="none" w:sz="0" w:space="0" w:color="auto"/>
            <w:bottom w:val="none" w:sz="0" w:space="0" w:color="auto"/>
            <w:right w:val="none" w:sz="0" w:space="0" w:color="auto"/>
          </w:divBdr>
        </w:div>
        <w:div w:id="1057511190">
          <w:marLeft w:val="640"/>
          <w:marRight w:val="0"/>
          <w:marTop w:val="0"/>
          <w:marBottom w:val="0"/>
          <w:divBdr>
            <w:top w:val="none" w:sz="0" w:space="0" w:color="auto"/>
            <w:left w:val="none" w:sz="0" w:space="0" w:color="auto"/>
            <w:bottom w:val="none" w:sz="0" w:space="0" w:color="auto"/>
            <w:right w:val="none" w:sz="0" w:space="0" w:color="auto"/>
          </w:divBdr>
        </w:div>
        <w:div w:id="261955855">
          <w:marLeft w:val="640"/>
          <w:marRight w:val="0"/>
          <w:marTop w:val="0"/>
          <w:marBottom w:val="0"/>
          <w:divBdr>
            <w:top w:val="none" w:sz="0" w:space="0" w:color="auto"/>
            <w:left w:val="none" w:sz="0" w:space="0" w:color="auto"/>
            <w:bottom w:val="none" w:sz="0" w:space="0" w:color="auto"/>
            <w:right w:val="none" w:sz="0" w:space="0" w:color="auto"/>
          </w:divBdr>
        </w:div>
        <w:div w:id="1044213350">
          <w:marLeft w:val="640"/>
          <w:marRight w:val="0"/>
          <w:marTop w:val="0"/>
          <w:marBottom w:val="0"/>
          <w:divBdr>
            <w:top w:val="none" w:sz="0" w:space="0" w:color="auto"/>
            <w:left w:val="none" w:sz="0" w:space="0" w:color="auto"/>
            <w:bottom w:val="none" w:sz="0" w:space="0" w:color="auto"/>
            <w:right w:val="none" w:sz="0" w:space="0" w:color="auto"/>
          </w:divBdr>
        </w:div>
        <w:div w:id="1445076326">
          <w:marLeft w:val="640"/>
          <w:marRight w:val="0"/>
          <w:marTop w:val="0"/>
          <w:marBottom w:val="0"/>
          <w:divBdr>
            <w:top w:val="none" w:sz="0" w:space="0" w:color="auto"/>
            <w:left w:val="none" w:sz="0" w:space="0" w:color="auto"/>
            <w:bottom w:val="none" w:sz="0" w:space="0" w:color="auto"/>
            <w:right w:val="none" w:sz="0" w:space="0" w:color="auto"/>
          </w:divBdr>
        </w:div>
        <w:div w:id="1731147585">
          <w:marLeft w:val="640"/>
          <w:marRight w:val="0"/>
          <w:marTop w:val="0"/>
          <w:marBottom w:val="0"/>
          <w:divBdr>
            <w:top w:val="none" w:sz="0" w:space="0" w:color="auto"/>
            <w:left w:val="none" w:sz="0" w:space="0" w:color="auto"/>
            <w:bottom w:val="none" w:sz="0" w:space="0" w:color="auto"/>
            <w:right w:val="none" w:sz="0" w:space="0" w:color="auto"/>
          </w:divBdr>
        </w:div>
        <w:div w:id="1488126151">
          <w:marLeft w:val="640"/>
          <w:marRight w:val="0"/>
          <w:marTop w:val="0"/>
          <w:marBottom w:val="0"/>
          <w:divBdr>
            <w:top w:val="none" w:sz="0" w:space="0" w:color="auto"/>
            <w:left w:val="none" w:sz="0" w:space="0" w:color="auto"/>
            <w:bottom w:val="none" w:sz="0" w:space="0" w:color="auto"/>
            <w:right w:val="none" w:sz="0" w:space="0" w:color="auto"/>
          </w:divBdr>
        </w:div>
        <w:div w:id="1820725506">
          <w:marLeft w:val="640"/>
          <w:marRight w:val="0"/>
          <w:marTop w:val="0"/>
          <w:marBottom w:val="0"/>
          <w:divBdr>
            <w:top w:val="none" w:sz="0" w:space="0" w:color="auto"/>
            <w:left w:val="none" w:sz="0" w:space="0" w:color="auto"/>
            <w:bottom w:val="none" w:sz="0" w:space="0" w:color="auto"/>
            <w:right w:val="none" w:sz="0" w:space="0" w:color="auto"/>
          </w:divBdr>
        </w:div>
        <w:div w:id="39521724">
          <w:marLeft w:val="640"/>
          <w:marRight w:val="0"/>
          <w:marTop w:val="0"/>
          <w:marBottom w:val="0"/>
          <w:divBdr>
            <w:top w:val="none" w:sz="0" w:space="0" w:color="auto"/>
            <w:left w:val="none" w:sz="0" w:space="0" w:color="auto"/>
            <w:bottom w:val="none" w:sz="0" w:space="0" w:color="auto"/>
            <w:right w:val="none" w:sz="0" w:space="0" w:color="auto"/>
          </w:divBdr>
        </w:div>
        <w:div w:id="2110662071">
          <w:marLeft w:val="640"/>
          <w:marRight w:val="0"/>
          <w:marTop w:val="0"/>
          <w:marBottom w:val="0"/>
          <w:divBdr>
            <w:top w:val="none" w:sz="0" w:space="0" w:color="auto"/>
            <w:left w:val="none" w:sz="0" w:space="0" w:color="auto"/>
            <w:bottom w:val="none" w:sz="0" w:space="0" w:color="auto"/>
            <w:right w:val="none" w:sz="0" w:space="0" w:color="auto"/>
          </w:divBdr>
        </w:div>
        <w:div w:id="1744795480">
          <w:marLeft w:val="640"/>
          <w:marRight w:val="0"/>
          <w:marTop w:val="0"/>
          <w:marBottom w:val="0"/>
          <w:divBdr>
            <w:top w:val="none" w:sz="0" w:space="0" w:color="auto"/>
            <w:left w:val="none" w:sz="0" w:space="0" w:color="auto"/>
            <w:bottom w:val="none" w:sz="0" w:space="0" w:color="auto"/>
            <w:right w:val="none" w:sz="0" w:space="0" w:color="auto"/>
          </w:divBdr>
        </w:div>
        <w:div w:id="173110173">
          <w:marLeft w:val="640"/>
          <w:marRight w:val="0"/>
          <w:marTop w:val="0"/>
          <w:marBottom w:val="0"/>
          <w:divBdr>
            <w:top w:val="none" w:sz="0" w:space="0" w:color="auto"/>
            <w:left w:val="none" w:sz="0" w:space="0" w:color="auto"/>
            <w:bottom w:val="none" w:sz="0" w:space="0" w:color="auto"/>
            <w:right w:val="none" w:sz="0" w:space="0" w:color="auto"/>
          </w:divBdr>
        </w:div>
        <w:div w:id="1703361464">
          <w:marLeft w:val="640"/>
          <w:marRight w:val="0"/>
          <w:marTop w:val="0"/>
          <w:marBottom w:val="0"/>
          <w:divBdr>
            <w:top w:val="none" w:sz="0" w:space="0" w:color="auto"/>
            <w:left w:val="none" w:sz="0" w:space="0" w:color="auto"/>
            <w:bottom w:val="none" w:sz="0" w:space="0" w:color="auto"/>
            <w:right w:val="none" w:sz="0" w:space="0" w:color="auto"/>
          </w:divBdr>
        </w:div>
        <w:div w:id="164251279">
          <w:marLeft w:val="640"/>
          <w:marRight w:val="0"/>
          <w:marTop w:val="0"/>
          <w:marBottom w:val="0"/>
          <w:divBdr>
            <w:top w:val="none" w:sz="0" w:space="0" w:color="auto"/>
            <w:left w:val="none" w:sz="0" w:space="0" w:color="auto"/>
            <w:bottom w:val="none" w:sz="0" w:space="0" w:color="auto"/>
            <w:right w:val="none" w:sz="0" w:space="0" w:color="auto"/>
          </w:divBdr>
        </w:div>
        <w:div w:id="1732968907">
          <w:marLeft w:val="640"/>
          <w:marRight w:val="0"/>
          <w:marTop w:val="0"/>
          <w:marBottom w:val="0"/>
          <w:divBdr>
            <w:top w:val="none" w:sz="0" w:space="0" w:color="auto"/>
            <w:left w:val="none" w:sz="0" w:space="0" w:color="auto"/>
            <w:bottom w:val="none" w:sz="0" w:space="0" w:color="auto"/>
            <w:right w:val="none" w:sz="0" w:space="0" w:color="auto"/>
          </w:divBdr>
        </w:div>
        <w:div w:id="1290280840">
          <w:marLeft w:val="640"/>
          <w:marRight w:val="0"/>
          <w:marTop w:val="0"/>
          <w:marBottom w:val="0"/>
          <w:divBdr>
            <w:top w:val="none" w:sz="0" w:space="0" w:color="auto"/>
            <w:left w:val="none" w:sz="0" w:space="0" w:color="auto"/>
            <w:bottom w:val="none" w:sz="0" w:space="0" w:color="auto"/>
            <w:right w:val="none" w:sz="0" w:space="0" w:color="auto"/>
          </w:divBdr>
        </w:div>
        <w:div w:id="705375722">
          <w:marLeft w:val="640"/>
          <w:marRight w:val="0"/>
          <w:marTop w:val="0"/>
          <w:marBottom w:val="0"/>
          <w:divBdr>
            <w:top w:val="none" w:sz="0" w:space="0" w:color="auto"/>
            <w:left w:val="none" w:sz="0" w:space="0" w:color="auto"/>
            <w:bottom w:val="none" w:sz="0" w:space="0" w:color="auto"/>
            <w:right w:val="none" w:sz="0" w:space="0" w:color="auto"/>
          </w:divBdr>
        </w:div>
        <w:div w:id="143161339">
          <w:marLeft w:val="640"/>
          <w:marRight w:val="0"/>
          <w:marTop w:val="0"/>
          <w:marBottom w:val="0"/>
          <w:divBdr>
            <w:top w:val="none" w:sz="0" w:space="0" w:color="auto"/>
            <w:left w:val="none" w:sz="0" w:space="0" w:color="auto"/>
            <w:bottom w:val="none" w:sz="0" w:space="0" w:color="auto"/>
            <w:right w:val="none" w:sz="0" w:space="0" w:color="auto"/>
          </w:divBdr>
        </w:div>
        <w:div w:id="155583169">
          <w:marLeft w:val="640"/>
          <w:marRight w:val="0"/>
          <w:marTop w:val="0"/>
          <w:marBottom w:val="0"/>
          <w:divBdr>
            <w:top w:val="none" w:sz="0" w:space="0" w:color="auto"/>
            <w:left w:val="none" w:sz="0" w:space="0" w:color="auto"/>
            <w:bottom w:val="none" w:sz="0" w:space="0" w:color="auto"/>
            <w:right w:val="none" w:sz="0" w:space="0" w:color="auto"/>
          </w:divBdr>
        </w:div>
        <w:div w:id="1009986989">
          <w:marLeft w:val="640"/>
          <w:marRight w:val="0"/>
          <w:marTop w:val="0"/>
          <w:marBottom w:val="0"/>
          <w:divBdr>
            <w:top w:val="none" w:sz="0" w:space="0" w:color="auto"/>
            <w:left w:val="none" w:sz="0" w:space="0" w:color="auto"/>
            <w:bottom w:val="none" w:sz="0" w:space="0" w:color="auto"/>
            <w:right w:val="none" w:sz="0" w:space="0" w:color="auto"/>
          </w:divBdr>
        </w:div>
        <w:div w:id="1589533226">
          <w:marLeft w:val="640"/>
          <w:marRight w:val="0"/>
          <w:marTop w:val="0"/>
          <w:marBottom w:val="0"/>
          <w:divBdr>
            <w:top w:val="none" w:sz="0" w:space="0" w:color="auto"/>
            <w:left w:val="none" w:sz="0" w:space="0" w:color="auto"/>
            <w:bottom w:val="none" w:sz="0" w:space="0" w:color="auto"/>
            <w:right w:val="none" w:sz="0" w:space="0" w:color="auto"/>
          </w:divBdr>
        </w:div>
        <w:div w:id="677122421">
          <w:marLeft w:val="640"/>
          <w:marRight w:val="0"/>
          <w:marTop w:val="0"/>
          <w:marBottom w:val="0"/>
          <w:divBdr>
            <w:top w:val="none" w:sz="0" w:space="0" w:color="auto"/>
            <w:left w:val="none" w:sz="0" w:space="0" w:color="auto"/>
            <w:bottom w:val="none" w:sz="0" w:space="0" w:color="auto"/>
            <w:right w:val="none" w:sz="0" w:space="0" w:color="auto"/>
          </w:divBdr>
        </w:div>
        <w:div w:id="1405571700">
          <w:marLeft w:val="640"/>
          <w:marRight w:val="0"/>
          <w:marTop w:val="0"/>
          <w:marBottom w:val="0"/>
          <w:divBdr>
            <w:top w:val="none" w:sz="0" w:space="0" w:color="auto"/>
            <w:left w:val="none" w:sz="0" w:space="0" w:color="auto"/>
            <w:bottom w:val="none" w:sz="0" w:space="0" w:color="auto"/>
            <w:right w:val="none" w:sz="0" w:space="0" w:color="auto"/>
          </w:divBdr>
        </w:div>
        <w:div w:id="1112243646">
          <w:marLeft w:val="640"/>
          <w:marRight w:val="0"/>
          <w:marTop w:val="0"/>
          <w:marBottom w:val="0"/>
          <w:divBdr>
            <w:top w:val="none" w:sz="0" w:space="0" w:color="auto"/>
            <w:left w:val="none" w:sz="0" w:space="0" w:color="auto"/>
            <w:bottom w:val="none" w:sz="0" w:space="0" w:color="auto"/>
            <w:right w:val="none" w:sz="0" w:space="0" w:color="auto"/>
          </w:divBdr>
        </w:div>
        <w:div w:id="469790808">
          <w:marLeft w:val="640"/>
          <w:marRight w:val="0"/>
          <w:marTop w:val="0"/>
          <w:marBottom w:val="0"/>
          <w:divBdr>
            <w:top w:val="none" w:sz="0" w:space="0" w:color="auto"/>
            <w:left w:val="none" w:sz="0" w:space="0" w:color="auto"/>
            <w:bottom w:val="none" w:sz="0" w:space="0" w:color="auto"/>
            <w:right w:val="none" w:sz="0" w:space="0" w:color="auto"/>
          </w:divBdr>
        </w:div>
        <w:div w:id="270666186">
          <w:marLeft w:val="640"/>
          <w:marRight w:val="0"/>
          <w:marTop w:val="0"/>
          <w:marBottom w:val="0"/>
          <w:divBdr>
            <w:top w:val="none" w:sz="0" w:space="0" w:color="auto"/>
            <w:left w:val="none" w:sz="0" w:space="0" w:color="auto"/>
            <w:bottom w:val="none" w:sz="0" w:space="0" w:color="auto"/>
            <w:right w:val="none" w:sz="0" w:space="0" w:color="auto"/>
          </w:divBdr>
        </w:div>
        <w:div w:id="593519379">
          <w:marLeft w:val="640"/>
          <w:marRight w:val="0"/>
          <w:marTop w:val="0"/>
          <w:marBottom w:val="0"/>
          <w:divBdr>
            <w:top w:val="none" w:sz="0" w:space="0" w:color="auto"/>
            <w:left w:val="none" w:sz="0" w:space="0" w:color="auto"/>
            <w:bottom w:val="none" w:sz="0" w:space="0" w:color="auto"/>
            <w:right w:val="none" w:sz="0" w:space="0" w:color="auto"/>
          </w:divBdr>
        </w:div>
        <w:div w:id="1962376310">
          <w:marLeft w:val="640"/>
          <w:marRight w:val="0"/>
          <w:marTop w:val="0"/>
          <w:marBottom w:val="0"/>
          <w:divBdr>
            <w:top w:val="none" w:sz="0" w:space="0" w:color="auto"/>
            <w:left w:val="none" w:sz="0" w:space="0" w:color="auto"/>
            <w:bottom w:val="none" w:sz="0" w:space="0" w:color="auto"/>
            <w:right w:val="none" w:sz="0" w:space="0" w:color="auto"/>
          </w:divBdr>
        </w:div>
        <w:div w:id="1548760361">
          <w:marLeft w:val="640"/>
          <w:marRight w:val="0"/>
          <w:marTop w:val="0"/>
          <w:marBottom w:val="0"/>
          <w:divBdr>
            <w:top w:val="none" w:sz="0" w:space="0" w:color="auto"/>
            <w:left w:val="none" w:sz="0" w:space="0" w:color="auto"/>
            <w:bottom w:val="none" w:sz="0" w:space="0" w:color="auto"/>
            <w:right w:val="none" w:sz="0" w:space="0" w:color="auto"/>
          </w:divBdr>
        </w:div>
        <w:div w:id="1810778465">
          <w:marLeft w:val="640"/>
          <w:marRight w:val="0"/>
          <w:marTop w:val="0"/>
          <w:marBottom w:val="0"/>
          <w:divBdr>
            <w:top w:val="none" w:sz="0" w:space="0" w:color="auto"/>
            <w:left w:val="none" w:sz="0" w:space="0" w:color="auto"/>
            <w:bottom w:val="none" w:sz="0" w:space="0" w:color="auto"/>
            <w:right w:val="none" w:sz="0" w:space="0" w:color="auto"/>
          </w:divBdr>
        </w:div>
        <w:div w:id="971979416">
          <w:marLeft w:val="640"/>
          <w:marRight w:val="0"/>
          <w:marTop w:val="0"/>
          <w:marBottom w:val="0"/>
          <w:divBdr>
            <w:top w:val="none" w:sz="0" w:space="0" w:color="auto"/>
            <w:left w:val="none" w:sz="0" w:space="0" w:color="auto"/>
            <w:bottom w:val="none" w:sz="0" w:space="0" w:color="auto"/>
            <w:right w:val="none" w:sz="0" w:space="0" w:color="auto"/>
          </w:divBdr>
        </w:div>
        <w:div w:id="2104909292">
          <w:marLeft w:val="640"/>
          <w:marRight w:val="0"/>
          <w:marTop w:val="0"/>
          <w:marBottom w:val="0"/>
          <w:divBdr>
            <w:top w:val="none" w:sz="0" w:space="0" w:color="auto"/>
            <w:left w:val="none" w:sz="0" w:space="0" w:color="auto"/>
            <w:bottom w:val="none" w:sz="0" w:space="0" w:color="auto"/>
            <w:right w:val="none" w:sz="0" w:space="0" w:color="auto"/>
          </w:divBdr>
        </w:div>
        <w:div w:id="1368215916">
          <w:marLeft w:val="640"/>
          <w:marRight w:val="0"/>
          <w:marTop w:val="0"/>
          <w:marBottom w:val="0"/>
          <w:divBdr>
            <w:top w:val="none" w:sz="0" w:space="0" w:color="auto"/>
            <w:left w:val="none" w:sz="0" w:space="0" w:color="auto"/>
            <w:bottom w:val="none" w:sz="0" w:space="0" w:color="auto"/>
            <w:right w:val="none" w:sz="0" w:space="0" w:color="auto"/>
          </w:divBdr>
        </w:div>
        <w:div w:id="1049451131">
          <w:marLeft w:val="640"/>
          <w:marRight w:val="0"/>
          <w:marTop w:val="0"/>
          <w:marBottom w:val="0"/>
          <w:divBdr>
            <w:top w:val="none" w:sz="0" w:space="0" w:color="auto"/>
            <w:left w:val="none" w:sz="0" w:space="0" w:color="auto"/>
            <w:bottom w:val="none" w:sz="0" w:space="0" w:color="auto"/>
            <w:right w:val="none" w:sz="0" w:space="0" w:color="auto"/>
          </w:divBdr>
        </w:div>
        <w:div w:id="1274048157">
          <w:marLeft w:val="640"/>
          <w:marRight w:val="0"/>
          <w:marTop w:val="0"/>
          <w:marBottom w:val="0"/>
          <w:divBdr>
            <w:top w:val="none" w:sz="0" w:space="0" w:color="auto"/>
            <w:left w:val="none" w:sz="0" w:space="0" w:color="auto"/>
            <w:bottom w:val="none" w:sz="0" w:space="0" w:color="auto"/>
            <w:right w:val="none" w:sz="0" w:space="0" w:color="auto"/>
          </w:divBdr>
        </w:div>
        <w:div w:id="959191178">
          <w:marLeft w:val="640"/>
          <w:marRight w:val="0"/>
          <w:marTop w:val="0"/>
          <w:marBottom w:val="0"/>
          <w:divBdr>
            <w:top w:val="none" w:sz="0" w:space="0" w:color="auto"/>
            <w:left w:val="none" w:sz="0" w:space="0" w:color="auto"/>
            <w:bottom w:val="none" w:sz="0" w:space="0" w:color="auto"/>
            <w:right w:val="none" w:sz="0" w:space="0" w:color="auto"/>
          </w:divBdr>
        </w:div>
        <w:div w:id="20279329">
          <w:marLeft w:val="640"/>
          <w:marRight w:val="0"/>
          <w:marTop w:val="0"/>
          <w:marBottom w:val="0"/>
          <w:divBdr>
            <w:top w:val="none" w:sz="0" w:space="0" w:color="auto"/>
            <w:left w:val="none" w:sz="0" w:space="0" w:color="auto"/>
            <w:bottom w:val="none" w:sz="0" w:space="0" w:color="auto"/>
            <w:right w:val="none" w:sz="0" w:space="0" w:color="auto"/>
          </w:divBdr>
        </w:div>
        <w:div w:id="1554847101">
          <w:marLeft w:val="640"/>
          <w:marRight w:val="0"/>
          <w:marTop w:val="0"/>
          <w:marBottom w:val="0"/>
          <w:divBdr>
            <w:top w:val="none" w:sz="0" w:space="0" w:color="auto"/>
            <w:left w:val="none" w:sz="0" w:space="0" w:color="auto"/>
            <w:bottom w:val="none" w:sz="0" w:space="0" w:color="auto"/>
            <w:right w:val="none" w:sz="0" w:space="0" w:color="auto"/>
          </w:divBdr>
        </w:div>
        <w:div w:id="1962761803">
          <w:marLeft w:val="640"/>
          <w:marRight w:val="0"/>
          <w:marTop w:val="0"/>
          <w:marBottom w:val="0"/>
          <w:divBdr>
            <w:top w:val="none" w:sz="0" w:space="0" w:color="auto"/>
            <w:left w:val="none" w:sz="0" w:space="0" w:color="auto"/>
            <w:bottom w:val="none" w:sz="0" w:space="0" w:color="auto"/>
            <w:right w:val="none" w:sz="0" w:space="0" w:color="auto"/>
          </w:divBdr>
        </w:div>
        <w:div w:id="2050295279">
          <w:marLeft w:val="640"/>
          <w:marRight w:val="0"/>
          <w:marTop w:val="0"/>
          <w:marBottom w:val="0"/>
          <w:divBdr>
            <w:top w:val="none" w:sz="0" w:space="0" w:color="auto"/>
            <w:left w:val="none" w:sz="0" w:space="0" w:color="auto"/>
            <w:bottom w:val="none" w:sz="0" w:space="0" w:color="auto"/>
            <w:right w:val="none" w:sz="0" w:space="0" w:color="auto"/>
          </w:divBdr>
        </w:div>
        <w:div w:id="826290361">
          <w:marLeft w:val="640"/>
          <w:marRight w:val="0"/>
          <w:marTop w:val="0"/>
          <w:marBottom w:val="0"/>
          <w:divBdr>
            <w:top w:val="none" w:sz="0" w:space="0" w:color="auto"/>
            <w:left w:val="none" w:sz="0" w:space="0" w:color="auto"/>
            <w:bottom w:val="none" w:sz="0" w:space="0" w:color="auto"/>
            <w:right w:val="none" w:sz="0" w:space="0" w:color="auto"/>
          </w:divBdr>
        </w:div>
        <w:div w:id="792165136">
          <w:marLeft w:val="640"/>
          <w:marRight w:val="0"/>
          <w:marTop w:val="0"/>
          <w:marBottom w:val="0"/>
          <w:divBdr>
            <w:top w:val="none" w:sz="0" w:space="0" w:color="auto"/>
            <w:left w:val="none" w:sz="0" w:space="0" w:color="auto"/>
            <w:bottom w:val="none" w:sz="0" w:space="0" w:color="auto"/>
            <w:right w:val="none" w:sz="0" w:space="0" w:color="auto"/>
          </w:divBdr>
        </w:div>
        <w:div w:id="882401027">
          <w:marLeft w:val="640"/>
          <w:marRight w:val="0"/>
          <w:marTop w:val="0"/>
          <w:marBottom w:val="0"/>
          <w:divBdr>
            <w:top w:val="none" w:sz="0" w:space="0" w:color="auto"/>
            <w:left w:val="none" w:sz="0" w:space="0" w:color="auto"/>
            <w:bottom w:val="none" w:sz="0" w:space="0" w:color="auto"/>
            <w:right w:val="none" w:sz="0" w:space="0" w:color="auto"/>
          </w:divBdr>
        </w:div>
        <w:div w:id="493229970">
          <w:marLeft w:val="640"/>
          <w:marRight w:val="0"/>
          <w:marTop w:val="0"/>
          <w:marBottom w:val="0"/>
          <w:divBdr>
            <w:top w:val="none" w:sz="0" w:space="0" w:color="auto"/>
            <w:left w:val="none" w:sz="0" w:space="0" w:color="auto"/>
            <w:bottom w:val="none" w:sz="0" w:space="0" w:color="auto"/>
            <w:right w:val="none" w:sz="0" w:space="0" w:color="auto"/>
          </w:divBdr>
        </w:div>
        <w:div w:id="1238441642">
          <w:marLeft w:val="640"/>
          <w:marRight w:val="0"/>
          <w:marTop w:val="0"/>
          <w:marBottom w:val="0"/>
          <w:divBdr>
            <w:top w:val="none" w:sz="0" w:space="0" w:color="auto"/>
            <w:left w:val="none" w:sz="0" w:space="0" w:color="auto"/>
            <w:bottom w:val="none" w:sz="0" w:space="0" w:color="auto"/>
            <w:right w:val="none" w:sz="0" w:space="0" w:color="auto"/>
          </w:divBdr>
        </w:div>
        <w:div w:id="1680307968">
          <w:marLeft w:val="640"/>
          <w:marRight w:val="0"/>
          <w:marTop w:val="0"/>
          <w:marBottom w:val="0"/>
          <w:divBdr>
            <w:top w:val="none" w:sz="0" w:space="0" w:color="auto"/>
            <w:left w:val="none" w:sz="0" w:space="0" w:color="auto"/>
            <w:bottom w:val="none" w:sz="0" w:space="0" w:color="auto"/>
            <w:right w:val="none" w:sz="0" w:space="0" w:color="auto"/>
          </w:divBdr>
        </w:div>
        <w:div w:id="1997685306">
          <w:marLeft w:val="640"/>
          <w:marRight w:val="0"/>
          <w:marTop w:val="0"/>
          <w:marBottom w:val="0"/>
          <w:divBdr>
            <w:top w:val="none" w:sz="0" w:space="0" w:color="auto"/>
            <w:left w:val="none" w:sz="0" w:space="0" w:color="auto"/>
            <w:bottom w:val="none" w:sz="0" w:space="0" w:color="auto"/>
            <w:right w:val="none" w:sz="0" w:space="0" w:color="auto"/>
          </w:divBdr>
        </w:div>
        <w:div w:id="890921183">
          <w:marLeft w:val="640"/>
          <w:marRight w:val="0"/>
          <w:marTop w:val="0"/>
          <w:marBottom w:val="0"/>
          <w:divBdr>
            <w:top w:val="none" w:sz="0" w:space="0" w:color="auto"/>
            <w:left w:val="none" w:sz="0" w:space="0" w:color="auto"/>
            <w:bottom w:val="none" w:sz="0" w:space="0" w:color="auto"/>
            <w:right w:val="none" w:sz="0" w:space="0" w:color="auto"/>
          </w:divBdr>
        </w:div>
        <w:div w:id="1945767742">
          <w:marLeft w:val="640"/>
          <w:marRight w:val="0"/>
          <w:marTop w:val="0"/>
          <w:marBottom w:val="0"/>
          <w:divBdr>
            <w:top w:val="none" w:sz="0" w:space="0" w:color="auto"/>
            <w:left w:val="none" w:sz="0" w:space="0" w:color="auto"/>
            <w:bottom w:val="none" w:sz="0" w:space="0" w:color="auto"/>
            <w:right w:val="none" w:sz="0" w:space="0" w:color="auto"/>
          </w:divBdr>
        </w:div>
        <w:div w:id="1435396556">
          <w:marLeft w:val="640"/>
          <w:marRight w:val="0"/>
          <w:marTop w:val="0"/>
          <w:marBottom w:val="0"/>
          <w:divBdr>
            <w:top w:val="none" w:sz="0" w:space="0" w:color="auto"/>
            <w:left w:val="none" w:sz="0" w:space="0" w:color="auto"/>
            <w:bottom w:val="none" w:sz="0" w:space="0" w:color="auto"/>
            <w:right w:val="none" w:sz="0" w:space="0" w:color="auto"/>
          </w:divBdr>
        </w:div>
        <w:div w:id="1758286834">
          <w:marLeft w:val="640"/>
          <w:marRight w:val="0"/>
          <w:marTop w:val="0"/>
          <w:marBottom w:val="0"/>
          <w:divBdr>
            <w:top w:val="none" w:sz="0" w:space="0" w:color="auto"/>
            <w:left w:val="none" w:sz="0" w:space="0" w:color="auto"/>
            <w:bottom w:val="none" w:sz="0" w:space="0" w:color="auto"/>
            <w:right w:val="none" w:sz="0" w:space="0" w:color="auto"/>
          </w:divBdr>
        </w:div>
        <w:div w:id="393236238">
          <w:marLeft w:val="640"/>
          <w:marRight w:val="0"/>
          <w:marTop w:val="0"/>
          <w:marBottom w:val="0"/>
          <w:divBdr>
            <w:top w:val="none" w:sz="0" w:space="0" w:color="auto"/>
            <w:left w:val="none" w:sz="0" w:space="0" w:color="auto"/>
            <w:bottom w:val="none" w:sz="0" w:space="0" w:color="auto"/>
            <w:right w:val="none" w:sz="0" w:space="0" w:color="auto"/>
          </w:divBdr>
        </w:div>
        <w:div w:id="2053118059">
          <w:marLeft w:val="640"/>
          <w:marRight w:val="0"/>
          <w:marTop w:val="0"/>
          <w:marBottom w:val="0"/>
          <w:divBdr>
            <w:top w:val="none" w:sz="0" w:space="0" w:color="auto"/>
            <w:left w:val="none" w:sz="0" w:space="0" w:color="auto"/>
            <w:bottom w:val="none" w:sz="0" w:space="0" w:color="auto"/>
            <w:right w:val="none" w:sz="0" w:space="0" w:color="auto"/>
          </w:divBdr>
        </w:div>
        <w:div w:id="1268343432">
          <w:marLeft w:val="640"/>
          <w:marRight w:val="0"/>
          <w:marTop w:val="0"/>
          <w:marBottom w:val="0"/>
          <w:divBdr>
            <w:top w:val="none" w:sz="0" w:space="0" w:color="auto"/>
            <w:left w:val="none" w:sz="0" w:space="0" w:color="auto"/>
            <w:bottom w:val="none" w:sz="0" w:space="0" w:color="auto"/>
            <w:right w:val="none" w:sz="0" w:space="0" w:color="auto"/>
          </w:divBdr>
        </w:div>
        <w:div w:id="271940500">
          <w:marLeft w:val="640"/>
          <w:marRight w:val="0"/>
          <w:marTop w:val="0"/>
          <w:marBottom w:val="0"/>
          <w:divBdr>
            <w:top w:val="none" w:sz="0" w:space="0" w:color="auto"/>
            <w:left w:val="none" w:sz="0" w:space="0" w:color="auto"/>
            <w:bottom w:val="none" w:sz="0" w:space="0" w:color="auto"/>
            <w:right w:val="none" w:sz="0" w:space="0" w:color="auto"/>
          </w:divBdr>
        </w:div>
        <w:div w:id="2041272788">
          <w:marLeft w:val="640"/>
          <w:marRight w:val="0"/>
          <w:marTop w:val="0"/>
          <w:marBottom w:val="0"/>
          <w:divBdr>
            <w:top w:val="none" w:sz="0" w:space="0" w:color="auto"/>
            <w:left w:val="none" w:sz="0" w:space="0" w:color="auto"/>
            <w:bottom w:val="none" w:sz="0" w:space="0" w:color="auto"/>
            <w:right w:val="none" w:sz="0" w:space="0" w:color="auto"/>
          </w:divBdr>
        </w:div>
        <w:div w:id="1287467360">
          <w:marLeft w:val="640"/>
          <w:marRight w:val="0"/>
          <w:marTop w:val="0"/>
          <w:marBottom w:val="0"/>
          <w:divBdr>
            <w:top w:val="none" w:sz="0" w:space="0" w:color="auto"/>
            <w:left w:val="none" w:sz="0" w:space="0" w:color="auto"/>
            <w:bottom w:val="none" w:sz="0" w:space="0" w:color="auto"/>
            <w:right w:val="none" w:sz="0" w:space="0" w:color="auto"/>
          </w:divBdr>
        </w:div>
        <w:div w:id="1447964307">
          <w:marLeft w:val="640"/>
          <w:marRight w:val="0"/>
          <w:marTop w:val="0"/>
          <w:marBottom w:val="0"/>
          <w:divBdr>
            <w:top w:val="none" w:sz="0" w:space="0" w:color="auto"/>
            <w:left w:val="none" w:sz="0" w:space="0" w:color="auto"/>
            <w:bottom w:val="none" w:sz="0" w:space="0" w:color="auto"/>
            <w:right w:val="none" w:sz="0" w:space="0" w:color="auto"/>
          </w:divBdr>
        </w:div>
        <w:div w:id="1397388672">
          <w:marLeft w:val="640"/>
          <w:marRight w:val="0"/>
          <w:marTop w:val="0"/>
          <w:marBottom w:val="0"/>
          <w:divBdr>
            <w:top w:val="none" w:sz="0" w:space="0" w:color="auto"/>
            <w:left w:val="none" w:sz="0" w:space="0" w:color="auto"/>
            <w:bottom w:val="none" w:sz="0" w:space="0" w:color="auto"/>
            <w:right w:val="none" w:sz="0" w:space="0" w:color="auto"/>
          </w:divBdr>
        </w:div>
        <w:div w:id="1632594093">
          <w:marLeft w:val="640"/>
          <w:marRight w:val="0"/>
          <w:marTop w:val="0"/>
          <w:marBottom w:val="0"/>
          <w:divBdr>
            <w:top w:val="none" w:sz="0" w:space="0" w:color="auto"/>
            <w:left w:val="none" w:sz="0" w:space="0" w:color="auto"/>
            <w:bottom w:val="none" w:sz="0" w:space="0" w:color="auto"/>
            <w:right w:val="none" w:sz="0" w:space="0" w:color="auto"/>
          </w:divBdr>
        </w:div>
        <w:div w:id="1731883458">
          <w:marLeft w:val="640"/>
          <w:marRight w:val="0"/>
          <w:marTop w:val="0"/>
          <w:marBottom w:val="0"/>
          <w:divBdr>
            <w:top w:val="none" w:sz="0" w:space="0" w:color="auto"/>
            <w:left w:val="none" w:sz="0" w:space="0" w:color="auto"/>
            <w:bottom w:val="none" w:sz="0" w:space="0" w:color="auto"/>
            <w:right w:val="none" w:sz="0" w:space="0" w:color="auto"/>
          </w:divBdr>
        </w:div>
        <w:div w:id="1436051670">
          <w:marLeft w:val="640"/>
          <w:marRight w:val="0"/>
          <w:marTop w:val="0"/>
          <w:marBottom w:val="0"/>
          <w:divBdr>
            <w:top w:val="none" w:sz="0" w:space="0" w:color="auto"/>
            <w:left w:val="none" w:sz="0" w:space="0" w:color="auto"/>
            <w:bottom w:val="none" w:sz="0" w:space="0" w:color="auto"/>
            <w:right w:val="none" w:sz="0" w:space="0" w:color="auto"/>
          </w:divBdr>
        </w:div>
        <w:div w:id="215317187">
          <w:marLeft w:val="640"/>
          <w:marRight w:val="0"/>
          <w:marTop w:val="0"/>
          <w:marBottom w:val="0"/>
          <w:divBdr>
            <w:top w:val="none" w:sz="0" w:space="0" w:color="auto"/>
            <w:left w:val="none" w:sz="0" w:space="0" w:color="auto"/>
            <w:bottom w:val="none" w:sz="0" w:space="0" w:color="auto"/>
            <w:right w:val="none" w:sz="0" w:space="0" w:color="auto"/>
          </w:divBdr>
        </w:div>
        <w:div w:id="872495286">
          <w:marLeft w:val="640"/>
          <w:marRight w:val="0"/>
          <w:marTop w:val="0"/>
          <w:marBottom w:val="0"/>
          <w:divBdr>
            <w:top w:val="none" w:sz="0" w:space="0" w:color="auto"/>
            <w:left w:val="none" w:sz="0" w:space="0" w:color="auto"/>
            <w:bottom w:val="none" w:sz="0" w:space="0" w:color="auto"/>
            <w:right w:val="none" w:sz="0" w:space="0" w:color="auto"/>
          </w:divBdr>
        </w:div>
        <w:div w:id="1022584192">
          <w:marLeft w:val="640"/>
          <w:marRight w:val="0"/>
          <w:marTop w:val="0"/>
          <w:marBottom w:val="0"/>
          <w:divBdr>
            <w:top w:val="none" w:sz="0" w:space="0" w:color="auto"/>
            <w:left w:val="none" w:sz="0" w:space="0" w:color="auto"/>
            <w:bottom w:val="none" w:sz="0" w:space="0" w:color="auto"/>
            <w:right w:val="none" w:sz="0" w:space="0" w:color="auto"/>
          </w:divBdr>
        </w:div>
        <w:div w:id="2099017660">
          <w:marLeft w:val="640"/>
          <w:marRight w:val="0"/>
          <w:marTop w:val="0"/>
          <w:marBottom w:val="0"/>
          <w:divBdr>
            <w:top w:val="none" w:sz="0" w:space="0" w:color="auto"/>
            <w:left w:val="none" w:sz="0" w:space="0" w:color="auto"/>
            <w:bottom w:val="none" w:sz="0" w:space="0" w:color="auto"/>
            <w:right w:val="none" w:sz="0" w:space="0" w:color="auto"/>
          </w:divBdr>
        </w:div>
        <w:div w:id="48043705">
          <w:marLeft w:val="640"/>
          <w:marRight w:val="0"/>
          <w:marTop w:val="0"/>
          <w:marBottom w:val="0"/>
          <w:divBdr>
            <w:top w:val="none" w:sz="0" w:space="0" w:color="auto"/>
            <w:left w:val="none" w:sz="0" w:space="0" w:color="auto"/>
            <w:bottom w:val="none" w:sz="0" w:space="0" w:color="auto"/>
            <w:right w:val="none" w:sz="0" w:space="0" w:color="auto"/>
          </w:divBdr>
        </w:div>
        <w:div w:id="1180318156">
          <w:marLeft w:val="640"/>
          <w:marRight w:val="0"/>
          <w:marTop w:val="0"/>
          <w:marBottom w:val="0"/>
          <w:divBdr>
            <w:top w:val="none" w:sz="0" w:space="0" w:color="auto"/>
            <w:left w:val="none" w:sz="0" w:space="0" w:color="auto"/>
            <w:bottom w:val="none" w:sz="0" w:space="0" w:color="auto"/>
            <w:right w:val="none" w:sz="0" w:space="0" w:color="auto"/>
          </w:divBdr>
        </w:div>
        <w:div w:id="1530725469">
          <w:marLeft w:val="640"/>
          <w:marRight w:val="0"/>
          <w:marTop w:val="0"/>
          <w:marBottom w:val="0"/>
          <w:divBdr>
            <w:top w:val="none" w:sz="0" w:space="0" w:color="auto"/>
            <w:left w:val="none" w:sz="0" w:space="0" w:color="auto"/>
            <w:bottom w:val="none" w:sz="0" w:space="0" w:color="auto"/>
            <w:right w:val="none" w:sz="0" w:space="0" w:color="auto"/>
          </w:divBdr>
        </w:div>
        <w:div w:id="1574654547">
          <w:marLeft w:val="640"/>
          <w:marRight w:val="0"/>
          <w:marTop w:val="0"/>
          <w:marBottom w:val="0"/>
          <w:divBdr>
            <w:top w:val="none" w:sz="0" w:space="0" w:color="auto"/>
            <w:left w:val="none" w:sz="0" w:space="0" w:color="auto"/>
            <w:bottom w:val="none" w:sz="0" w:space="0" w:color="auto"/>
            <w:right w:val="none" w:sz="0" w:space="0" w:color="auto"/>
          </w:divBdr>
        </w:div>
      </w:divsChild>
    </w:div>
    <w:div w:id="1556619982">
      <w:bodyDiv w:val="1"/>
      <w:marLeft w:val="0"/>
      <w:marRight w:val="0"/>
      <w:marTop w:val="0"/>
      <w:marBottom w:val="0"/>
      <w:divBdr>
        <w:top w:val="none" w:sz="0" w:space="0" w:color="auto"/>
        <w:left w:val="none" w:sz="0" w:space="0" w:color="auto"/>
        <w:bottom w:val="none" w:sz="0" w:space="0" w:color="auto"/>
        <w:right w:val="none" w:sz="0" w:space="0" w:color="auto"/>
      </w:divBdr>
      <w:divsChild>
        <w:div w:id="1660189761">
          <w:marLeft w:val="640"/>
          <w:marRight w:val="0"/>
          <w:marTop w:val="0"/>
          <w:marBottom w:val="0"/>
          <w:divBdr>
            <w:top w:val="none" w:sz="0" w:space="0" w:color="auto"/>
            <w:left w:val="none" w:sz="0" w:space="0" w:color="auto"/>
            <w:bottom w:val="none" w:sz="0" w:space="0" w:color="auto"/>
            <w:right w:val="none" w:sz="0" w:space="0" w:color="auto"/>
          </w:divBdr>
        </w:div>
        <w:div w:id="77871492">
          <w:marLeft w:val="640"/>
          <w:marRight w:val="0"/>
          <w:marTop w:val="0"/>
          <w:marBottom w:val="0"/>
          <w:divBdr>
            <w:top w:val="none" w:sz="0" w:space="0" w:color="auto"/>
            <w:left w:val="none" w:sz="0" w:space="0" w:color="auto"/>
            <w:bottom w:val="none" w:sz="0" w:space="0" w:color="auto"/>
            <w:right w:val="none" w:sz="0" w:space="0" w:color="auto"/>
          </w:divBdr>
        </w:div>
        <w:div w:id="297036115">
          <w:marLeft w:val="640"/>
          <w:marRight w:val="0"/>
          <w:marTop w:val="0"/>
          <w:marBottom w:val="0"/>
          <w:divBdr>
            <w:top w:val="none" w:sz="0" w:space="0" w:color="auto"/>
            <w:left w:val="none" w:sz="0" w:space="0" w:color="auto"/>
            <w:bottom w:val="none" w:sz="0" w:space="0" w:color="auto"/>
            <w:right w:val="none" w:sz="0" w:space="0" w:color="auto"/>
          </w:divBdr>
        </w:div>
        <w:div w:id="952789721">
          <w:marLeft w:val="640"/>
          <w:marRight w:val="0"/>
          <w:marTop w:val="0"/>
          <w:marBottom w:val="0"/>
          <w:divBdr>
            <w:top w:val="none" w:sz="0" w:space="0" w:color="auto"/>
            <w:left w:val="none" w:sz="0" w:space="0" w:color="auto"/>
            <w:bottom w:val="none" w:sz="0" w:space="0" w:color="auto"/>
            <w:right w:val="none" w:sz="0" w:space="0" w:color="auto"/>
          </w:divBdr>
        </w:div>
        <w:div w:id="1039474109">
          <w:marLeft w:val="640"/>
          <w:marRight w:val="0"/>
          <w:marTop w:val="0"/>
          <w:marBottom w:val="0"/>
          <w:divBdr>
            <w:top w:val="none" w:sz="0" w:space="0" w:color="auto"/>
            <w:left w:val="none" w:sz="0" w:space="0" w:color="auto"/>
            <w:bottom w:val="none" w:sz="0" w:space="0" w:color="auto"/>
            <w:right w:val="none" w:sz="0" w:space="0" w:color="auto"/>
          </w:divBdr>
        </w:div>
        <w:div w:id="2119712103">
          <w:marLeft w:val="640"/>
          <w:marRight w:val="0"/>
          <w:marTop w:val="0"/>
          <w:marBottom w:val="0"/>
          <w:divBdr>
            <w:top w:val="none" w:sz="0" w:space="0" w:color="auto"/>
            <w:left w:val="none" w:sz="0" w:space="0" w:color="auto"/>
            <w:bottom w:val="none" w:sz="0" w:space="0" w:color="auto"/>
            <w:right w:val="none" w:sz="0" w:space="0" w:color="auto"/>
          </w:divBdr>
        </w:div>
        <w:div w:id="635767770">
          <w:marLeft w:val="640"/>
          <w:marRight w:val="0"/>
          <w:marTop w:val="0"/>
          <w:marBottom w:val="0"/>
          <w:divBdr>
            <w:top w:val="none" w:sz="0" w:space="0" w:color="auto"/>
            <w:left w:val="none" w:sz="0" w:space="0" w:color="auto"/>
            <w:bottom w:val="none" w:sz="0" w:space="0" w:color="auto"/>
            <w:right w:val="none" w:sz="0" w:space="0" w:color="auto"/>
          </w:divBdr>
        </w:div>
        <w:div w:id="904099747">
          <w:marLeft w:val="640"/>
          <w:marRight w:val="0"/>
          <w:marTop w:val="0"/>
          <w:marBottom w:val="0"/>
          <w:divBdr>
            <w:top w:val="none" w:sz="0" w:space="0" w:color="auto"/>
            <w:left w:val="none" w:sz="0" w:space="0" w:color="auto"/>
            <w:bottom w:val="none" w:sz="0" w:space="0" w:color="auto"/>
            <w:right w:val="none" w:sz="0" w:space="0" w:color="auto"/>
          </w:divBdr>
        </w:div>
        <w:div w:id="1248341917">
          <w:marLeft w:val="640"/>
          <w:marRight w:val="0"/>
          <w:marTop w:val="0"/>
          <w:marBottom w:val="0"/>
          <w:divBdr>
            <w:top w:val="none" w:sz="0" w:space="0" w:color="auto"/>
            <w:left w:val="none" w:sz="0" w:space="0" w:color="auto"/>
            <w:bottom w:val="none" w:sz="0" w:space="0" w:color="auto"/>
            <w:right w:val="none" w:sz="0" w:space="0" w:color="auto"/>
          </w:divBdr>
        </w:div>
        <w:div w:id="857695918">
          <w:marLeft w:val="640"/>
          <w:marRight w:val="0"/>
          <w:marTop w:val="0"/>
          <w:marBottom w:val="0"/>
          <w:divBdr>
            <w:top w:val="none" w:sz="0" w:space="0" w:color="auto"/>
            <w:left w:val="none" w:sz="0" w:space="0" w:color="auto"/>
            <w:bottom w:val="none" w:sz="0" w:space="0" w:color="auto"/>
            <w:right w:val="none" w:sz="0" w:space="0" w:color="auto"/>
          </w:divBdr>
        </w:div>
        <w:div w:id="1173304302">
          <w:marLeft w:val="640"/>
          <w:marRight w:val="0"/>
          <w:marTop w:val="0"/>
          <w:marBottom w:val="0"/>
          <w:divBdr>
            <w:top w:val="none" w:sz="0" w:space="0" w:color="auto"/>
            <w:left w:val="none" w:sz="0" w:space="0" w:color="auto"/>
            <w:bottom w:val="none" w:sz="0" w:space="0" w:color="auto"/>
            <w:right w:val="none" w:sz="0" w:space="0" w:color="auto"/>
          </w:divBdr>
        </w:div>
        <w:div w:id="1410075611">
          <w:marLeft w:val="640"/>
          <w:marRight w:val="0"/>
          <w:marTop w:val="0"/>
          <w:marBottom w:val="0"/>
          <w:divBdr>
            <w:top w:val="none" w:sz="0" w:space="0" w:color="auto"/>
            <w:left w:val="none" w:sz="0" w:space="0" w:color="auto"/>
            <w:bottom w:val="none" w:sz="0" w:space="0" w:color="auto"/>
            <w:right w:val="none" w:sz="0" w:space="0" w:color="auto"/>
          </w:divBdr>
        </w:div>
        <w:div w:id="1858814939">
          <w:marLeft w:val="640"/>
          <w:marRight w:val="0"/>
          <w:marTop w:val="0"/>
          <w:marBottom w:val="0"/>
          <w:divBdr>
            <w:top w:val="none" w:sz="0" w:space="0" w:color="auto"/>
            <w:left w:val="none" w:sz="0" w:space="0" w:color="auto"/>
            <w:bottom w:val="none" w:sz="0" w:space="0" w:color="auto"/>
            <w:right w:val="none" w:sz="0" w:space="0" w:color="auto"/>
          </w:divBdr>
        </w:div>
        <w:div w:id="1040780998">
          <w:marLeft w:val="640"/>
          <w:marRight w:val="0"/>
          <w:marTop w:val="0"/>
          <w:marBottom w:val="0"/>
          <w:divBdr>
            <w:top w:val="none" w:sz="0" w:space="0" w:color="auto"/>
            <w:left w:val="none" w:sz="0" w:space="0" w:color="auto"/>
            <w:bottom w:val="none" w:sz="0" w:space="0" w:color="auto"/>
            <w:right w:val="none" w:sz="0" w:space="0" w:color="auto"/>
          </w:divBdr>
        </w:div>
        <w:div w:id="1198272020">
          <w:marLeft w:val="640"/>
          <w:marRight w:val="0"/>
          <w:marTop w:val="0"/>
          <w:marBottom w:val="0"/>
          <w:divBdr>
            <w:top w:val="none" w:sz="0" w:space="0" w:color="auto"/>
            <w:left w:val="none" w:sz="0" w:space="0" w:color="auto"/>
            <w:bottom w:val="none" w:sz="0" w:space="0" w:color="auto"/>
            <w:right w:val="none" w:sz="0" w:space="0" w:color="auto"/>
          </w:divBdr>
        </w:div>
        <w:div w:id="1196580812">
          <w:marLeft w:val="640"/>
          <w:marRight w:val="0"/>
          <w:marTop w:val="0"/>
          <w:marBottom w:val="0"/>
          <w:divBdr>
            <w:top w:val="none" w:sz="0" w:space="0" w:color="auto"/>
            <w:left w:val="none" w:sz="0" w:space="0" w:color="auto"/>
            <w:bottom w:val="none" w:sz="0" w:space="0" w:color="auto"/>
            <w:right w:val="none" w:sz="0" w:space="0" w:color="auto"/>
          </w:divBdr>
        </w:div>
        <w:div w:id="1240677259">
          <w:marLeft w:val="640"/>
          <w:marRight w:val="0"/>
          <w:marTop w:val="0"/>
          <w:marBottom w:val="0"/>
          <w:divBdr>
            <w:top w:val="none" w:sz="0" w:space="0" w:color="auto"/>
            <w:left w:val="none" w:sz="0" w:space="0" w:color="auto"/>
            <w:bottom w:val="none" w:sz="0" w:space="0" w:color="auto"/>
            <w:right w:val="none" w:sz="0" w:space="0" w:color="auto"/>
          </w:divBdr>
        </w:div>
        <w:div w:id="1829133871">
          <w:marLeft w:val="640"/>
          <w:marRight w:val="0"/>
          <w:marTop w:val="0"/>
          <w:marBottom w:val="0"/>
          <w:divBdr>
            <w:top w:val="none" w:sz="0" w:space="0" w:color="auto"/>
            <w:left w:val="none" w:sz="0" w:space="0" w:color="auto"/>
            <w:bottom w:val="none" w:sz="0" w:space="0" w:color="auto"/>
            <w:right w:val="none" w:sz="0" w:space="0" w:color="auto"/>
          </w:divBdr>
        </w:div>
        <w:div w:id="1127162508">
          <w:marLeft w:val="640"/>
          <w:marRight w:val="0"/>
          <w:marTop w:val="0"/>
          <w:marBottom w:val="0"/>
          <w:divBdr>
            <w:top w:val="none" w:sz="0" w:space="0" w:color="auto"/>
            <w:left w:val="none" w:sz="0" w:space="0" w:color="auto"/>
            <w:bottom w:val="none" w:sz="0" w:space="0" w:color="auto"/>
            <w:right w:val="none" w:sz="0" w:space="0" w:color="auto"/>
          </w:divBdr>
        </w:div>
        <w:div w:id="2027094946">
          <w:marLeft w:val="640"/>
          <w:marRight w:val="0"/>
          <w:marTop w:val="0"/>
          <w:marBottom w:val="0"/>
          <w:divBdr>
            <w:top w:val="none" w:sz="0" w:space="0" w:color="auto"/>
            <w:left w:val="none" w:sz="0" w:space="0" w:color="auto"/>
            <w:bottom w:val="none" w:sz="0" w:space="0" w:color="auto"/>
            <w:right w:val="none" w:sz="0" w:space="0" w:color="auto"/>
          </w:divBdr>
        </w:div>
        <w:div w:id="1960910086">
          <w:marLeft w:val="640"/>
          <w:marRight w:val="0"/>
          <w:marTop w:val="0"/>
          <w:marBottom w:val="0"/>
          <w:divBdr>
            <w:top w:val="none" w:sz="0" w:space="0" w:color="auto"/>
            <w:left w:val="none" w:sz="0" w:space="0" w:color="auto"/>
            <w:bottom w:val="none" w:sz="0" w:space="0" w:color="auto"/>
            <w:right w:val="none" w:sz="0" w:space="0" w:color="auto"/>
          </w:divBdr>
        </w:div>
        <w:div w:id="2105302267">
          <w:marLeft w:val="640"/>
          <w:marRight w:val="0"/>
          <w:marTop w:val="0"/>
          <w:marBottom w:val="0"/>
          <w:divBdr>
            <w:top w:val="none" w:sz="0" w:space="0" w:color="auto"/>
            <w:left w:val="none" w:sz="0" w:space="0" w:color="auto"/>
            <w:bottom w:val="none" w:sz="0" w:space="0" w:color="auto"/>
            <w:right w:val="none" w:sz="0" w:space="0" w:color="auto"/>
          </w:divBdr>
        </w:div>
        <w:div w:id="596014845">
          <w:marLeft w:val="640"/>
          <w:marRight w:val="0"/>
          <w:marTop w:val="0"/>
          <w:marBottom w:val="0"/>
          <w:divBdr>
            <w:top w:val="none" w:sz="0" w:space="0" w:color="auto"/>
            <w:left w:val="none" w:sz="0" w:space="0" w:color="auto"/>
            <w:bottom w:val="none" w:sz="0" w:space="0" w:color="auto"/>
            <w:right w:val="none" w:sz="0" w:space="0" w:color="auto"/>
          </w:divBdr>
        </w:div>
        <w:div w:id="1668290823">
          <w:marLeft w:val="640"/>
          <w:marRight w:val="0"/>
          <w:marTop w:val="0"/>
          <w:marBottom w:val="0"/>
          <w:divBdr>
            <w:top w:val="none" w:sz="0" w:space="0" w:color="auto"/>
            <w:left w:val="none" w:sz="0" w:space="0" w:color="auto"/>
            <w:bottom w:val="none" w:sz="0" w:space="0" w:color="auto"/>
            <w:right w:val="none" w:sz="0" w:space="0" w:color="auto"/>
          </w:divBdr>
        </w:div>
        <w:div w:id="1009678403">
          <w:marLeft w:val="640"/>
          <w:marRight w:val="0"/>
          <w:marTop w:val="0"/>
          <w:marBottom w:val="0"/>
          <w:divBdr>
            <w:top w:val="none" w:sz="0" w:space="0" w:color="auto"/>
            <w:left w:val="none" w:sz="0" w:space="0" w:color="auto"/>
            <w:bottom w:val="none" w:sz="0" w:space="0" w:color="auto"/>
            <w:right w:val="none" w:sz="0" w:space="0" w:color="auto"/>
          </w:divBdr>
        </w:div>
        <w:div w:id="1313874041">
          <w:marLeft w:val="640"/>
          <w:marRight w:val="0"/>
          <w:marTop w:val="0"/>
          <w:marBottom w:val="0"/>
          <w:divBdr>
            <w:top w:val="none" w:sz="0" w:space="0" w:color="auto"/>
            <w:left w:val="none" w:sz="0" w:space="0" w:color="auto"/>
            <w:bottom w:val="none" w:sz="0" w:space="0" w:color="auto"/>
            <w:right w:val="none" w:sz="0" w:space="0" w:color="auto"/>
          </w:divBdr>
        </w:div>
        <w:div w:id="1535272068">
          <w:marLeft w:val="640"/>
          <w:marRight w:val="0"/>
          <w:marTop w:val="0"/>
          <w:marBottom w:val="0"/>
          <w:divBdr>
            <w:top w:val="none" w:sz="0" w:space="0" w:color="auto"/>
            <w:left w:val="none" w:sz="0" w:space="0" w:color="auto"/>
            <w:bottom w:val="none" w:sz="0" w:space="0" w:color="auto"/>
            <w:right w:val="none" w:sz="0" w:space="0" w:color="auto"/>
          </w:divBdr>
        </w:div>
        <w:div w:id="1357081436">
          <w:marLeft w:val="640"/>
          <w:marRight w:val="0"/>
          <w:marTop w:val="0"/>
          <w:marBottom w:val="0"/>
          <w:divBdr>
            <w:top w:val="none" w:sz="0" w:space="0" w:color="auto"/>
            <w:left w:val="none" w:sz="0" w:space="0" w:color="auto"/>
            <w:bottom w:val="none" w:sz="0" w:space="0" w:color="auto"/>
            <w:right w:val="none" w:sz="0" w:space="0" w:color="auto"/>
          </w:divBdr>
        </w:div>
        <w:div w:id="1357535541">
          <w:marLeft w:val="640"/>
          <w:marRight w:val="0"/>
          <w:marTop w:val="0"/>
          <w:marBottom w:val="0"/>
          <w:divBdr>
            <w:top w:val="none" w:sz="0" w:space="0" w:color="auto"/>
            <w:left w:val="none" w:sz="0" w:space="0" w:color="auto"/>
            <w:bottom w:val="none" w:sz="0" w:space="0" w:color="auto"/>
            <w:right w:val="none" w:sz="0" w:space="0" w:color="auto"/>
          </w:divBdr>
        </w:div>
        <w:div w:id="1489054245">
          <w:marLeft w:val="640"/>
          <w:marRight w:val="0"/>
          <w:marTop w:val="0"/>
          <w:marBottom w:val="0"/>
          <w:divBdr>
            <w:top w:val="none" w:sz="0" w:space="0" w:color="auto"/>
            <w:left w:val="none" w:sz="0" w:space="0" w:color="auto"/>
            <w:bottom w:val="none" w:sz="0" w:space="0" w:color="auto"/>
            <w:right w:val="none" w:sz="0" w:space="0" w:color="auto"/>
          </w:divBdr>
        </w:div>
        <w:div w:id="1758096006">
          <w:marLeft w:val="640"/>
          <w:marRight w:val="0"/>
          <w:marTop w:val="0"/>
          <w:marBottom w:val="0"/>
          <w:divBdr>
            <w:top w:val="none" w:sz="0" w:space="0" w:color="auto"/>
            <w:left w:val="none" w:sz="0" w:space="0" w:color="auto"/>
            <w:bottom w:val="none" w:sz="0" w:space="0" w:color="auto"/>
            <w:right w:val="none" w:sz="0" w:space="0" w:color="auto"/>
          </w:divBdr>
        </w:div>
        <w:div w:id="1052343629">
          <w:marLeft w:val="640"/>
          <w:marRight w:val="0"/>
          <w:marTop w:val="0"/>
          <w:marBottom w:val="0"/>
          <w:divBdr>
            <w:top w:val="none" w:sz="0" w:space="0" w:color="auto"/>
            <w:left w:val="none" w:sz="0" w:space="0" w:color="auto"/>
            <w:bottom w:val="none" w:sz="0" w:space="0" w:color="auto"/>
            <w:right w:val="none" w:sz="0" w:space="0" w:color="auto"/>
          </w:divBdr>
        </w:div>
        <w:div w:id="235821999">
          <w:marLeft w:val="640"/>
          <w:marRight w:val="0"/>
          <w:marTop w:val="0"/>
          <w:marBottom w:val="0"/>
          <w:divBdr>
            <w:top w:val="none" w:sz="0" w:space="0" w:color="auto"/>
            <w:left w:val="none" w:sz="0" w:space="0" w:color="auto"/>
            <w:bottom w:val="none" w:sz="0" w:space="0" w:color="auto"/>
            <w:right w:val="none" w:sz="0" w:space="0" w:color="auto"/>
          </w:divBdr>
        </w:div>
        <w:div w:id="1922638664">
          <w:marLeft w:val="640"/>
          <w:marRight w:val="0"/>
          <w:marTop w:val="0"/>
          <w:marBottom w:val="0"/>
          <w:divBdr>
            <w:top w:val="none" w:sz="0" w:space="0" w:color="auto"/>
            <w:left w:val="none" w:sz="0" w:space="0" w:color="auto"/>
            <w:bottom w:val="none" w:sz="0" w:space="0" w:color="auto"/>
            <w:right w:val="none" w:sz="0" w:space="0" w:color="auto"/>
          </w:divBdr>
        </w:div>
        <w:div w:id="350377464">
          <w:marLeft w:val="640"/>
          <w:marRight w:val="0"/>
          <w:marTop w:val="0"/>
          <w:marBottom w:val="0"/>
          <w:divBdr>
            <w:top w:val="none" w:sz="0" w:space="0" w:color="auto"/>
            <w:left w:val="none" w:sz="0" w:space="0" w:color="auto"/>
            <w:bottom w:val="none" w:sz="0" w:space="0" w:color="auto"/>
            <w:right w:val="none" w:sz="0" w:space="0" w:color="auto"/>
          </w:divBdr>
        </w:div>
        <w:div w:id="953709562">
          <w:marLeft w:val="640"/>
          <w:marRight w:val="0"/>
          <w:marTop w:val="0"/>
          <w:marBottom w:val="0"/>
          <w:divBdr>
            <w:top w:val="none" w:sz="0" w:space="0" w:color="auto"/>
            <w:left w:val="none" w:sz="0" w:space="0" w:color="auto"/>
            <w:bottom w:val="none" w:sz="0" w:space="0" w:color="auto"/>
            <w:right w:val="none" w:sz="0" w:space="0" w:color="auto"/>
          </w:divBdr>
        </w:div>
        <w:div w:id="1634482946">
          <w:marLeft w:val="640"/>
          <w:marRight w:val="0"/>
          <w:marTop w:val="0"/>
          <w:marBottom w:val="0"/>
          <w:divBdr>
            <w:top w:val="none" w:sz="0" w:space="0" w:color="auto"/>
            <w:left w:val="none" w:sz="0" w:space="0" w:color="auto"/>
            <w:bottom w:val="none" w:sz="0" w:space="0" w:color="auto"/>
            <w:right w:val="none" w:sz="0" w:space="0" w:color="auto"/>
          </w:divBdr>
        </w:div>
        <w:div w:id="1669744817">
          <w:marLeft w:val="640"/>
          <w:marRight w:val="0"/>
          <w:marTop w:val="0"/>
          <w:marBottom w:val="0"/>
          <w:divBdr>
            <w:top w:val="none" w:sz="0" w:space="0" w:color="auto"/>
            <w:left w:val="none" w:sz="0" w:space="0" w:color="auto"/>
            <w:bottom w:val="none" w:sz="0" w:space="0" w:color="auto"/>
            <w:right w:val="none" w:sz="0" w:space="0" w:color="auto"/>
          </w:divBdr>
        </w:div>
        <w:div w:id="1576282555">
          <w:marLeft w:val="640"/>
          <w:marRight w:val="0"/>
          <w:marTop w:val="0"/>
          <w:marBottom w:val="0"/>
          <w:divBdr>
            <w:top w:val="none" w:sz="0" w:space="0" w:color="auto"/>
            <w:left w:val="none" w:sz="0" w:space="0" w:color="auto"/>
            <w:bottom w:val="none" w:sz="0" w:space="0" w:color="auto"/>
            <w:right w:val="none" w:sz="0" w:space="0" w:color="auto"/>
          </w:divBdr>
        </w:div>
        <w:div w:id="1895385911">
          <w:marLeft w:val="640"/>
          <w:marRight w:val="0"/>
          <w:marTop w:val="0"/>
          <w:marBottom w:val="0"/>
          <w:divBdr>
            <w:top w:val="none" w:sz="0" w:space="0" w:color="auto"/>
            <w:left w:val="none" w:sz="0" w:space="0" w:color="auto"/>
            <w:bottom w:val="none" w:sz="0" w:space="0" w:color="auto"/>
            <w:right w:val="none" w:sz="0" w:space="0" w:color="auto"/>
          </w:divBdr>
        </w:div>
        <w:div w:id="705763343">
          <w:marLeft w:val="640"/>
          <w:marRight w:val="0"/>
          <w:marTop w:val="0"/>
          <w:marBottom w:val="0"/>
          <w:divBdr>
            <w:top w:val="none" w:sz="0" w:space="0" w:color="auto"/>
            <w:left w:val="none" w:sz="0" w:space="0" w:color="auto"/>
            <w:bottom w:val="none" w:sz="0" w:space="0" w:color="auto"/>
            <w:right w:val="none" w:sz="0" w:space="0" w:color="auto"/>
          </w:divBdr>
        </w:div>
        <w:div w:id="365373084">
          <w:marLeft w:val="640"/>
          <w:marRight w:val="0"/>
          <w:marTop w:val="0"/>
          <w:marBottom w:val="0"/>
          <w:divBdr>
            <w:top w:val="none" w:sz="0" w:space="0" w:color="auto"/>
            <w:left w:val="none" w:sz="0" w:space="0" w:color="auto"/>
            <w:bottom w:val="none" w:sz="0" w:space="0" w:color="auto"/>
            <w:right w:val="none" w:sz="0" w:space="0" w:color="auto"/>
          </w:divBdr>
        </w:div>
        <w:div w:id="1018701707">
          <w:marLeft w:val="640"/>
          <w:marRight w:val="0"/>
          <w:marTop w:val="0"/>
          <w:marBottom w:val="0"/>
          <w:divBdr>
            <w:top w:val="none" w:sz="0" w:space="0" w:color="auto"/>
            <w:left w:val="none" w:sz="0" w:space="0" w:color="auto"/>
            <w:bottom w:val="none" w:sz="0" w:space="0" w:color="auto"/>
            <w:right w:val="none" w:sz="0" w:space="0" w:color="auto"/>
          </w:divBdr>
        </w:div>
        <w:div w:id="57673243">
          <w:marLeft w:val="640"/>
          <w:marRight w:val="0"/>
          <w:marTop w:val="0"/>
          <w:marBottom w:val="0"/>
          <w:divBdr>
            <w:top w:val="none" w:sz="0" w:space="0" w:color="auto"/>
            <w:left w:val="none" w:sz="0" w:space="0" w:color="auto"/>
            <w:bottom w:val="none" w:sz="0" w:space="0" w:color="auto"/>
            <w:right w:val="none" w:sz="0" w:space="0" w:color="auto"/>
          </w:divBdr>
        </w:div>
        <w:div w:id="1320570593">
          <w:marLeft w:val="640"/>
          <w:marRight w:val="0"/>
          <w:marTop w:val="0"/>
          <w:marBottom w:val="0"/>
          <w:divBdr>
            <w:top w:val="none" w:sz="0" w:space="0" w:color="auto"/>
            <w:left w:val="none" w:sz="0" w:space="0" w:color="auto"/>
            <w:bottom w:val="none" w:sz="0" w:space="0" w:color="auto"/>
            <w:right w:val="none" w:sz="0" w:space="0" w:color="auto"/>
          </w:divBdr>
        </w:div>
        <w:div w:id="531647395">
          <w:marLeft w:val="640"/>
          <w:marRight w:val="0"/>
          <w:marTop w:val="0"/>
          <w:marBottom w:val="0"/>
          <w:divBdr>
            <w:top w:val="none" w:sz="0" w:space="0" w:color="auto"/>
            <w:left w:val="none" w:sz="0" w:space="0" w:color="auto"/>
            <w:bottom w:val="none" w:sz="0" w:space="0" w:color="auto"/>
            <w:right w:val="none" w:sz="0" w:space="0" w:color="auto"/>
          </w:divBdr>
        </w:div>
        <w:div w:id="1078406119">
          <w:marLeft w:val="640"/>
          <w:marRight w:val="0"/>
          <w:marTop w:val="0"/>
          <w:marBottom w:val="0"/>
          <w:divBdr>
            <w:top w:val="none" w:sz="0" w:space="0" w:color="auto"/>
            <w:left w:val="none" w:sz="0" w:space="0" w:color="auto"/>
            <w:bottom w:val="none" w:sz="0" w:space="0" w:color="auto"/>
            <w:right w:val="none" w:sz="0" w:space="0" w:color="auto"/>
          </w:divBdr>
        </w:div>
        <w:div w:id="1084107832">
          <w:marLeft w:val="640"/>
          <w:marRight w:val="0"/>
          <w:marTop w:val="0"/>
          <w:marBottom w:val="0"/>
          <w:divBdr>
            <w:top w:val="none" w:sz="0" w:space="0" w:color="auto"/>
            <w:left w:val="none" w:sz="0" w:space="0" w:color="auto"/>
            <w:bottom w:val="none" w:sz="0" w:space="0" w:color="auto"/>
            <w:right w:val="none" w:sz="0" w:space="0" w:color="auto"/>
          </w:divBdr>
        </w:div>
        <w:div w:id="1911576521">
          <w:marLeft w:val="640"/>
          <w:marRight w:val="0"/>
          <w:marTop w:val="0"/>
          <w:marBottom w:val="0"/>
          <w:divBdr>
            <w:top w:val="none" w:sz="0" w:space="0" w:color="auto"/>
            <w:left w:val="none" w:sz="0" w:space="0" w:color="auto"/>
            <w:bottom w:val="none" w:sz="0" w:space="0" w:color="auto"/>
            <w:right w:val="none" w:sz="0" w:space="0" w:color="auto"/>
          </w:divBdr>
        </w:div>
        <w:div w:id="1558123467">
          <w:marLeft w:val="640"/>
          <w:marRight w:val="0"/>
          <w:marTop w:val="0"/>
          <w:marBottom w:val="0"/>
          <w:divBdr>
            <w:top w:val="none" w:sz="0" w:space="0" w:color="auto"/>
            <w:left w:val="none" w:sz="0" w:space="0" w:color="auto"/>
            <w:bottom w:val="none" w:sz="0" w:space="0" w:color="auto"/>
            <w:right w:val="none" w:sz="0" w:space="0" w:color="auto"/>
          </w:divBdr>
        </w:div>
        <w:div w:id="1380401824">
          <w:marLeft w:val="640"/>
          <w:marRight w:val="0"/>
          <w:marTop w:val="0"/>
          <w:marBottom w:val="0"/>
          <w:divBdr>
            <w:top w:val="none" w:sz="0" w:space="0" w:color="auto"/>
            <w:left w:val="none" w:sz="0" w:space="0" w:color="auto"/>
            <w:bottom w:val="none" w:sz="0" w:space="0" w:color="auto"/>
            <w:right w:val="none" w:sz="0" w:space="0" w:color="auto"/>
          </w:divBdr>
        </w:div>
        <w:div w:id="512182901">
          <w:marLeft w:val="640"/>
          <w:marRight w:val="0"/>
          <w:marTop w:val="0"/>
          <w:marBottom w:val="0"/>
          <w:divBdr>
            <w:top w:val="none" w:sz="0" w:space="0" w:color="auto"/>
            <w:left w:val="none" w:sz="0" w:space="0" w:color="auto"/>
            <w:bottom w:val="none" w:sz="0" w:space="0" w:color="auto"/>
            <w:right w:val="none" w:sz="0" w:space="0" w:color="auto"/>
          </w:divBdr>
        </w:div>
        <w:div w:id="289481098">
          <w:marLeft w:val="640"/>
          <w:marRight w:val="0"/>
          <w:marTop w:val="0"/>
          <w:marBottom w:val="0"/>
          <w:divBdr>
            <w:top w:val="none" w:sz="0" w:space="0" w:color="auto"/>
            <w:left w:val="none" w:sz="0" w:space="0" w:color="auto"/>
            <w:bottom w:val="none" w:sz="0" w:space="0" w:color="auto"/>
            <w:right w:val="none" w:sz="0" w:space="0" w:color="auto"/>
          </w:divBdr>
        </w:div>
        <w:div w:id="1340085038">
          <w:marLeft w:val="640"/>
          <w:marRight w:val="0"/>
          <w:marTop w:val="0"/>
          <w:marBottom w:val="0"/>
          <w:divBdr>
            <w:top w:val="none" w:sz="0" w:space="0" w:color="auto"/>
            <w:left w:val="none" w:sz="0" w:space="0" w:color="auto"/>
            <w:bottom w:val="none" w:sz="0" w:space="0" w:color="auto"/>
            <w:right w:val="none" w:sz="0" w:space="0" w:color="auto"/>
          </w:divBdr>
        </w:div>
        <w:div w:id="1781950783">
          <w:marLeft w:val="640"/>
          <w:marRight w:val="0"/>
          <w:marTop w:val="0"/>
          <w:marBottom w:val="0"/>
          <w:divBdr>
            <w:top w:val="none" w:sz="0" w:space="0" w:color="auto"/>
            <w:left w:val="none" w:sz="0" w:space="0" w:color="auto"/>
            <w:bottom w:val="none" w:sz="0" w:space="0" w:color="auto"/>
            <w:right w:val="none" w:sz="0" w:space="0" w:color="auto"/>
          </w:divBdr>
        </w:div>
        <w:div w:id="784621016">
          <w:marLeft w:val="640"/>
          <w:marRight w:val="0"/>
          <w:marTop w:val="0"/>
          <w:marBottom w:val="0"/>
          <w:divBdr>
            <w:top w:val="none" w:sz="0" w:space="0" w:color="auto"/>
            <w:left w:val="none" w:sz="0" w:space="0" w:color="auto"/>
            <w:bottom w:val="none" w:sz="0" w:space="0" w:color="auto"/>
            <w:right w:val="none" w:sz="0" w:space="0" w:color="auto"/>
          </w:divBdr>
        </w:div>
        <w:div w:id="1576164902">
          <w:marLeft w:val="640"/>
          <w:marRight w:val="0"/>
          <w:marTop w:val="0"/>
          <w:marBottom w:val="0"/>
          <w:divBdr>
            <w:top w:val="none" w:sz="0" w:space="0" w:color="auto"/>
            <w:left w:val="none" w:sz="0" w:space="0" w:color="auto"/>
            <w:bottom w:val="none" w:sz="0" w:space="0" w:color="auto"/>
            <w:right w:val="none" w:sz="0" w:space="0" w:color="auto"/>
          </w:divBdr>
        </w:div>
        <w:div w:id="2063290588">
          <w:marLeft w:val="640"/>
          <w:marRight w:val="0"/>
          <w:marTop w:val="0"/>
          <w:marBottom w:val="0"/>
          <w:divBdr>
            <w:top w:val="none" w:sz="0" w:space="0" w:color="auto"/>
            <w:left w:val="none" w:sz="0" w:space="0" w:color="auto"/>
            <w:bottom w:val="none" w:sz="0" w:space="0" w:color="auto"/>
            <w:right w:val="none" w:sz="0" w:space="0" w:color="auto"/>
          </w:divBdr>
        </w:div>
        <w:div w:id="821696868">
          <w:marLeft w:val="640"/>
          <w:marRight w:val="0"/>
          <w:marTop w:val="0"/>
          <w:marBottom w:val="0"/>
          <w:divBdr>
            <w:top w:val="none" w:sz="0" w:space="0" w:color="auto"/>
            <w:left w:val="none" w:sz="0" w:space="0" w:color="auto"/>
            <w:bottom w:val="none" w:sz="0" w:space="0" w:color="auto"/>
            <w:right w:val="none" w:sz="0" w:space="0" w:color="auto"/>
          </w:divBdr>
        </w:div>
        <w:div w:id="333651552">
          <w:marLeft w:val="640"/>
          <w:marRight w:val="0"/>
          <w:marTop w:val="0"/>
          <w:marBottom w:val="0"/>
          <w:divBdr>
            <w:top w:val="none" w:sz="0" w:space="0" w:color="auto"/>
            <w:left w:val="none" w:sz="0" w:space="0" w:color="auto"/>
            <w:bottom w:val="none" w:sz="0" w:space="0" w:color="auto"/>
            <w:right w:val="none" w:sz="0" w:space="0" w:color="auto"/>
          </w:divBdr>
        </w:div>
        <w:div w:id="1534883886">
          <w:marLeft w:val="640"/>
          <w:marRight w:val="0"/>
          <w:marTop w:val="0"/>
          <w:marBottom w:val="0"/>
          <w:divBdr>
            <w:top w:val="none" w:sz="0" w:space="0" w:color="auto"/>
            <w:left w:val="none" w:sz="0" w:space="0" w:color="auto"/>
            <w:bottom w:val="none" w:sz="0" w:space="0" w:color="auto"/>
            <w:right w:val="none" w:sz="0" w:space="0" w:color="auto"/>
          </w:divBdr>
        </w:div>
        <w:div w:id="991057578">
          <w:marLeft w:val="640"/>
          <w:marRight w:val="0"/>
          <w:marTop w:val="0"/>
          <w:marBottom w:val="0"/>
          <w:divBdr>
            <w:top w:val="none" w:sz="0" w:space="0" w:color="auto"/>
            <w:left w:val="none" w:sz="0" w:space="0" w:color="auto"/>
            <w:bottom w:val="none" w:sz="0" w:space="0" w:color="auto"/>
            <w:right w:val="none" w:sz="0" w:space="0" w:color="auto"/>
          </w:divBdr>
        </w:div>
        <w:div w:id="1336762543">
          <w:marLeft w:val="640"/>
          <w:marRight w:val="0"/>
          <w:marTop w:val="0"/>
          <w:marBottom w:val="0"/>
          <w:divBdr>
            <w:top w:val="none" w:sz="0" w:space="0" w:color="auto"/>
            <w:left w:val="none" w:sz="0" w:space="0" w:color="auto"/>
            <w:bottom w:val="none" w:sz="0" w:space="0" w:color="auto"/>
            <w:right w:val="none" w:sz="0" w:space="0" w:color="auto"/>
          </w:divBdr>
        </w:div>
        <w:div w:id="906112015">
          <w:marLeft w:val="640"/>
          <w:marRight w:val="0"/>
          <w:marTop w:val="0"/>
          <w:marBottom w:val="0"/>
          <w:divBdr>
            <w:top w:val="none" w:sz="0" w:space="0" w:color="auto"/>
            <w:left w:val="none" w:sz="0" w:space="0" w:color="auto"/>
            <w:bottom w:val="none" w:sz="0" w:space="0" w:color="auto"/>
            <w:right w:val="none" w:sz="0" w:space="0" w:color="auto"/>
          </w:divBdr>
        </w:div>
        <w:div w:id="1137920072">
          <w:marLeft w:val="640"/>
          <w:marRight w:val="0"/>
          <w:marTop w:val="0"/>
          <w:marBottom w:val="0"/>
          <w:divBdr>
            <w:top w:val="none" w:sz="0" w:space="0" w:color="auto"/>
            <w:left w:val="none" w:sz="0" w:space="0" w:color="auto"/>
            <w:bottom w:val="none" w:sz="0" w:space="0" w:color="auto"/>
            <w:right w:val="none" w:sz="0" w:space="0" w:color="auto"/>
          </w:divBdr>
        </w:div>
        <w:div w:id="524637515">
          <w:marLeft w:val="640"/>
          <w:marRight w:val="0"/>
          <w:marTop w:val="0"/>
          <w:marBottom w:val="0"/>
          <w:divBdr>
            <w:top w:val="none" w:sz="0" w:space="0" w:color="auto"/>
            <w:left w:val="none" w:sz="0" w:space="0" w:color="auto"/>
            <w:bottom w:val="none" w:sz="0" w:space="0" w:color="auto"/>
            <w:right w:val="none" w:sz="0" w:space="0" w:color="auto"/>
          </w:divBdr>
        </w:div>
        <w:div w:id="1146512844">
          <w:marLeft w:val="640"/>
          <w:marRight w:val="0"/>
          <w:marTop w:val="0"/>
          <w:marBottom w:val="0"/>
          <w:divBdr>
            <w:top w:val="none" w:sz="0" w:space="0" w:color="auto"/>
            <w:left w:val="none" w:sz="0" w:space="0" w:color="auto"/>
            <w:bottom w:val="none" w:sz="0" w:space="0" w:color="auto"/>
            <w:right w:val="none" w:sz="0" w:space="0" w:color="auto"/>
          </w:divBdr>
        </w:div>
        <w:div w:id="1906527835">
          <w:marLeft w:val="640"/>
          <w:marRight w:val="0"/>
          <w:marTop w:val="0"/>
          <w:marBottom w:val="0"/>
          <w:divBdr>
            <w:top w:val="none" w:sz="0" w:space="0" w:color="auto"/>
            <w:left w:val="none" w:sz="0" w:space="0" w:color="auto"/>
            <w:bottom w:val="none" w:sz="0" w:space="0" w:color="auto"/>
            <w:right w:val="none" w:sz="0" w:space="0" w:color="auto"/>
          </w:divBdr>
        </w:div>
        <w:div w:id="245186389">
          <w:marLeft w:val="640"/>
          <w:marRight w:val="0"/>
          <w:marTop w:val="0"/>
          <w:marBottom w:val="0"/>
          <w:divBdr>
            <w:top w:val="none" w:sz="0" w:space="0" w:color="auto"/>
            <w:left w:val="none" w:sz="0" w:space="0" w:color="auto"/>
            <w:bottom w:val="none" w:sz="0" w:space="0" w:color="auto"/>
            <w:right w:val="none" w:sz="0" w:space="0" w:color="auto"/>
          </w:divBdr>
        </w:div>
        <w:div w:id="996569011">
          <w:marLeft w:val="640"/>
          <w:marRight w:val="0"/>
          <w:marTop w:val="0"/>
          <w:marBottom w:val="0"/>
          <w:divBdr>
            <w:top w:val="none" w:sz="0" w:space="0" w:color="auto"/>
            <w:left w:val="none" w:sz="0" w:space="0" w:color="auto"/>
            <w:bottom w:val="none" w:sz="0" w:space="0" w:color="auto"/>
            <w:right w:val="none" w:sz="0" w:space="0" w:color="auto"/>
          </w:divBdr>
        </w:div>
        <w:div w:id="1225019476">
          <w:marLeft w:val="640"/>
          <w:marRight w:val="0"/>
          <w:marTop w:val="0"/>
          <w:marBottom w:val="0"/>
          <w:divBdr>
            <w:top w:val="none" w:sz="0" w:space="0" w:color="auto"/>
            <w:left w:val="none" w:sz="0" w:space="0" w:color="auto"/>
            <w:bottom w:val="none" w:sz="0" w:space="0" w:color="auto"/>
            <w:right w:val="none" w:sz="0" w:space="0" w:color="auto"/>
          </w:divBdr>
        </w:div>
        <w:div w:id="1173254256">
          <w:marLeft w:val="640"/>
          <w:marRight w:val="0"/>
          <w:marTop w:val="0"/>
          <w:marBottom w:val="0"/>
          <w:divBdr>
            <w:top w:val="none" w:sz="0" w:space="0" w:color="auto"/>
            <w:left w:val="none" w:sz="0" w:space="0" w:color="auto"/>
            <w:bottom w:val="none" w:sz="0" w:space="0" w:color="auto"/>
            <w:right w:val="none" w:sz="0" w:space="0" w:color="auto"/>
          </w:divBdr>
        </w:div>
        <w:div w:id="578710195">
          <w:marLeft w:val="640"/>
          <w:marRight w:val="0"/>
          <w:marTop w:val="0"/>
          <w:marBottom w:val="0"/>
          <w:divBdr>
            <w:top w:val="none" w:sz="0" w:space="0" w:color="auto"/>
            <w:left w:val="none" w:sz="0" w:space="0" w:color="auto"/>
            <w:bottom w:val="none" w:sz="0" w:space="0" w:color="auto"/>
            <w:right w:val="none" w:sz="0" w:space="0" w:color="auto"/>
          </w:divBdr>
        </w:div>
        <w:div w:id="2047563802">
          <w:marLeft w:val="640"/>
          <w:marRight w:val="0"/>
          <w:marTop w:val="0"/>
          <w:marBottom w:val="0"/>
          <w:divBdr>
            <w:top w:val="none" w:sz="0" w:space="0" w:color="auto"/>
            <w:left w:val="none" w:sz="0" w:space="0" w:color="auto"/>
            <w:bottom w:val="none" w:sz="0" w:space="0" w:color="auto"/>
            <w:right w:val="none" w:sz="0" w:space="0" w:color="auto"/>
          </w:divBdr>
        </w:div>
        <w:div w:id="271132929">
          <w:marLeft w:val="640"/>
          <w:marRight w:val="0"/>
          <w:marTop w:val="0"/>
          <w:marBottom w:val="0"/>
          <w:divBdr>
            <w:top w:val="none" w:sz="0" w:space="0" w:color="auto"/>
            <w:left w:val="none" w:sz="0" w:space="0" w:color="auto"/>
            <w:bottom w:val="none" w:sz="0" w:space="0" w:color="auto"/>
            <w:right w:val="none" w:sz="0" w:space="0" w:color="auto"/>
          </w:divBdr>
        </w:div>
        <w:div w:id="744760573">
          <w:marLeft w:val="640"/>
          <w:marRight w:val="0"/>
          <w:marTop w:val="0"/>
          <w:marBottom w:val="0"/>
          <w:divBdr>
            <w:top w:val="none" w:sz="0" w:space="0" w:color="auto"/>
            <w:left w:val="none" w:sz="0" w:space="0" w:color="auto"/>
            <w:bottom w:val="none" w:sz="0" w:space="0" w:color="auto"/>
            <w:right w:val="none" w:sz="0" w:space="0" w:color="auto"/>
          </w:divBdr>
        </w:div>
        <w:div w:id="127748389">
          <w:marLeft w:val="640"/>
          <w:marRight w:val="0"/>
          <w:marTop w:val="0"/>
          <w:marBottom w:val="0"/>
          <w:divBdr>
            <w:top w:val="none" w:sz="0" w:space="0" w:color="auto"/>
            <w:left w:val="none" w:sz="0" w:space="0" w:color="auto"/>
            <w:bottom w:val="none" w:sz="0" w:space="0" w:color="auto"/>
            <w:right w:val="none" w:sz="0" w:space="0" w:color="auto"/>
          </w:divBdr>
        </w:div>
        <w:div w:id="565997219">
          <w:marLeft w:val="640"/>
          <w:marRight w:val="0"/>
          <w:marTop w:val="0"/>
          <w:marBottom w:val="0"/>
          <w:divBdr>
            <w:top w:val="none" w:sz="0" w:space="0" w:color="auto"/>
            <w:left w:val="none" w:sz="0" w:space="0" w:color="auto"/>
            <w:bottom w:val="none" w:sz="0" w:space="0" w:color="auto"/>
            <w:right w:val="none" w:sz="0" w:space="0" w:color="auto"/>
          </w:divBdr>
        </w:div>
        <w:div w:id="129590895">
          <w:marLeft w:val="640"/>
          <w:marRight w:val="0"/>
          <w:marTop w:val="0"/>
          <w:marBottom w:val="0"/>
          <w:divBdr>
            <w:top w:val="none" w:sz="0" w:space="0" w:color="auto"/>
            <w:left w:val="none" w:sz="0" w:space="0" w:color="auto"/>
            <w:bottom w:val="none" w:sz="0" w:space="0" w:color="auto"/>
            <w:right w:val="none" w:sz="0" w:space="0" w:color="auto"/>
          </w:divBdr>
        </w:div>
        <w:div w:id="1525559659">
          <w:marLeft w:val="640"/>
          <w:marRight w:val="0"/>
          <w:marTop w:val="0"/>
          <w:marBottom w:val="0"/>
          <w:divBdr>
            <w:top w:val="none" w:sz="0" w:space="0" w:color="auto"/>
            <w:left w:val="none" w:sz="0" w:space="0" w:color="auto"/>
            <w:bottom w:val="none" w:sz="0" w:space="0" w:color="auto"/>
            <w:right w:val="none" w:sz="0" w:space="0" w:color="auto"/>
          </w:divBdr>
        </w:div>
        <w:div w:id="1874688688">
          <w:marLeft w:val="640"/>
          <w:marRight w:val="0"/>
          <w:marTop w:val="0"/>
          <w:marBottom w:val="0"/>
          <w:divBdr>
            <w:top w:val="none" w:sz="0" w:space="0" w:color="auto"/>
            <w:left w:val="none" w:sz="0" w:space="0" w:color="auto"/>
            <w:bottom w:val="none" w:sz="0" w:space="0" w:color="auto"/>
            <w:right w:val="none" w:sz="0" w:space="0" w:color="auto"/>
          </w:divBdr>
        </w:div>
        <w:div w:id="1681617020">
          <w:marLeft w:val="640"/>
          <w:marRight w:val="0"/>
          <w:marTop w:val="0"/>
          <w:marBottom w:val="0"/>
          <w:divBdr>
            <w:top w:val="none" w:sz="0" w:space="0" w:color="auto"/>
            <w:left w:val="none" w:sz="0" w:space="0" w:color="auto"/>
            <w:bottom w:val="none" w:sz="0" w:space="0" w:color="auto"/>
            <w:right w:val="none" w:sz="0" w:space="0" w:color="auto"/>
          </w:divBdr>
        </w:div>
        <w:div w:id="1806191407">
          <w:marLeft w:val="640"/>
          <w:marRight w:val="0"/>
          <w:marTop w:val="0"/>
          <w:marBottom w:val="0"/>
          <w:divBdr>
            <w:top w:val="none" w:sz="0" w:space="0" w:color="auto"/>
            <w:left w:val="none" w:sz="0" w:space="0" w:color="auto"/>
            <w:bottom w:val="none" w:sz="0" w:space="0" w:color="auto"/>
            <w:right w:val="none" w:sz="0" w:space="0" w:color="auto"/>
          </w:divBdr>
        </w:div>
        <w:div w:id="1788888539">
          <w:marLeft w:val="640"/>
          <w:marRight w:val="0"/>
          <w:marTop w:val="0"/>
          <w:marBottom w:val="0"/>
          <w:divBdr>
            <w:top w:val="none" w:sz="0" w:space="0" w:color="auto"/>
            <w:left w:val="none" w:sz="0" w:space="0" w:color="auto"/>
            <w:bottom w:val="none" w:sz="0" w:space="0" w:color="auto"/>
            <w:right w:val="none" w:sz="0" w:space="0" w:color="auto"/>
          </w:divBdr>
        </w:div>
        <w:div w:id="160170866">
          <w:marLeft w:val="640"/>
          <w:marRight w:val="0"/>
          <w:marTop w:val="0"/>
          <w:marBottom w:val="0"/>
          <w:divBdr>
            <w:top w:val="none" w:sz="0" w:space="0" w:color="auto"/>
            <w:left w:val="none" w:sz="0" w:space="0" w:color="auto"/>
            <w:bottom w:val="none" w:sz="0" w:space="0" w:color="auto"/>
            <w:right w:val="none" w:sz="0" w:space="0" w:color="auto"/>
          </w:divBdr>
        </w:div>
        <w:div w:id="1132947219">
          <w:marLeft w:val="640"/>
          <w:marRight w:val="0"/>
          <w:marTop w:val="0"/>
          <w:marBottom w:val="0"/>
          <w:divBdr>
            <w:top w:val="none" w:sz="0" w:space="0" w:color="auto"/>
            <w:left w:val="none" w:sz="0" w:space="0" w:color="auto"/>
            <w:bottom w:val="none" w:sz="0" w:space="0" w:color="auto"/>
            <w:right w:val="none" w:sz="0" w:space="0" w:color="auto"/>
          </w:divBdr>
        </w:div>
        <w:div w:id="1790930105">
          <w:marLeft w:val="640"/>
          <w:marRight w:val="0"/>
          <w:marTop w:val="0"/>
          <w:marBottom w:val="0"/>
          <w:divBdr>
            <w:top w:val="none" w:sz="0" w:space="0" w:color="auto"/>
            <w:left w:val="none" w:sz="0" w:space="0" w:color="auto"/>
            <w:bottom w:val="none" w:sz="0" w:space="0" w:color="auto"/>
            <w:right w:val="none" w:sz="0" w:space="0" w:color="auto"/>
          </w:divBdr>
        </w:div>
        <w:div w:id="215241631">
          <w:marLeft w:val="640"/>
          <w:marRight w:val="0"/>
          <w:marTop w:val="0"/>
          <w:marBottom w:val="0"/>
          <w:divBdr>
            <w:top w:val="none" w:sz="0" w:space="0" w:color="auto"/>
            <w:left w:val="none" w:sz="0" w:space="0" w:color="auto"/>
            <w:bottom w:val="none" w:sz="0" w:space="0" w:color="auto"/>
            <w:right w:val="none" w:sz="0" w:space="0" w:color="auto"/>
          </w:divBdr>
        </w:div>
        <w:div w:id="351341557">
          <w:marLeft w:val="640"/>
          <w:marRight w:val="0"/>
          <w:marTop w:val="0"/>
          <w:marBottom w:val="0"/>
          <w:divBdr>
            <w:top w:val="none" w:sz="0" w:space="0" w:color="auto"/>
            <w:left w:val="none" w:sz="0" w:space="0" w:color="auto"/>
            <w:bottom w:val="none" w:sz="0" w:space="0" w:color="auto"/>
            <w:right w:val="none" w:sz="0" w:space="0" w:color="auto"/>
          </w:divBdr>
        </w:div>
        <w:div w:id="1323776024">
          <w:marLeft w:val="640"/>
          <w:marRight w:val="0"/>
          <w:marTop w:val="0"/>
          <w:marBottom w:val="0"/>
          <w:divBdr>
            <w:top w:val="none" w:sz="0" w:space="0" w:color="auto"/>
            <w:left w:val="none" w:sz="0" w:space="0" w:color="auto"/>
            <w:bottom w:val="none" w:sz="0" w:space="0" w:color="auto"/>
            <w:right w:val="none" w:sz="0" w:space="0" w:color="auto"/>
          </w:divBdr>
        </w:div>
        <w:div w:id="2126734211">
          <w:marLeft w:val="640"/>
          <w:marRight w:val="0"/>
          <w:marTop w:val="0"/>
          <w:marBottom w:val="0"/>
          <w:divBdr>
            <w:top w:val="none" w:sz="0" w:space="0" w:color="auto"/>
            <w:left w:val="none" w:sz="0" w:space="0" w:color="auto"/>
            <w:bottom w:val="none" w:sz="0" w:space="0" w:color="auto"/>
            <w:right w:val="none" w:sz="0" w:space="0" w:color="auto"/>
          </w:divBdr>
        </w:div>
        <w:div w:id="1181697436">
          <w:marLeft w:val="640"/>
          <w:marRight w:val="0"/>
          <w:marTop w:val="0"/>
          <w:marBottom w:val="0"/>
          <w:divBdr>
            <w:top w:val="none" w:sz="0" w:space="0" w:color="auto"/>
            <w:left w:val="none" w:sz="0" w:space="0" w:color="auto"/>
            <w:bottom w:val="none" w:sz="0" w:space="0" w:color="auto"/>
            <w:right w:val="none" w:sz="0" w:space="0" w:color="auto"/>
          </w:divBdr>
        </w:div>
        <w:div w:id="161361353">
          <w:marLeft w:val="640"/>
          <w:marRight w:val="0"/>
          <w:marTop w:val="0"/>
          <w:marBottom w:val="0"/>
          <w:divBdr>
            <w:top w:val="none" w:sz="0" w:space="0" w:color="auto"/>
            <w:left w:val="none" w:sz="0" w:space="0" w:color="auto"/>
            <w:bottom w:val="none" w:sz="0" w:space="0" w:color="auto"/>
            <w:right w:val="none" w:sz="0" w:space="0" w:color="auto"/>
          </w:divBdr>
        </w:div>
        <w:div w:id="528644961">
          <w:marLeft w:val="640"/>
          <w:marRight w:val="0"/>
          <w:marTop w:val="0"/>
          <w:marBottom w:val="0"/>
          <w:divBdr>
            <w:top w:val="none" w:sz="0" w:space="0" w:color="auto"/>
            <w:left w:val="none" w:sz="0" w:space="0" w:color="auto"/>
            <w:bottom w:val="none" w:sz="0" w:space="0" w:color="auto"/>
            <w:right w:val="none" w:sz="0" w:space="0" w:color="auto"/>
          </w:divBdr>
        </w:div>
        <w:div w:id="1564296608">
          <w:marLeft w:val="640"/>
          <w:marRight w:val="0"/>
          <w:marTop w:val="0"/>
          <w:marBottom w:val="0"/>
          <w:divBdr>
            <w:top w:val="none" w:sz="0" w:space="0" w:color="auto"/>
            <w:left w:val="none" w:sz="0" w:space="0" w:color="auto"/>
            <w:bottom w:val="none" w:sz="0" w:space="0" w:color="auto"/>
            <w:right w:val="none" w:sz="0" w:space="0" w:color="auto"/>
          </w:divBdr>
        </w:div>
        <w:div w:id="794911104">
          <w:marLeft w:val="640"/>
          <w:marRight w:val="0"/>
          <w:marTop w:val="0"/>
          <w:marBottom w:val="0"/>
          <w:divBdr>
            <w:top w:val="none" w:sz="0" w:space="0" w:color="auto"/>
            <w:left w:val="none" w:sz="0" w:space="0" w:color="auto"/>
            <w:bottom w:val="none" w:sz="0" w:space="0" w:color="auto"/>
            <w:right w:val="none" w:sz="0" w:space="0" w:color="auto"/>
          </w:divBdr>
        </w:div>
        <w:div w:id="41561672">
          <w:marLeft w:val="640"/>
          <w:marRight w:val="0"/>
          <w:marTop w:val="0"/>
          <w:marBottom w:val="0"/>
          <w:divBdr>
            <w:top w:val="none" w:sz="0" w:space="0" w:color="auto"/>
            <w:left w:val="none" w:sz="0" w:space="0" w:color="auto"/>
            <w:bottom w:val="none" w:sz="0" w:space="0" w:color="auto"/>
            <w:right w:val="none" w:sz="0" w:space="0" w:color="auto"/>
          </w:divBdr>
        </w:div>
        <w:div w:id="96215489">
          <w:marLeft w:val="640"/>
          <w:marRight w:val="0"/>
          <w:marTop w:val="0"/>
          <w:marBottom w:val="0"/>
          <w:divBdr>
            <w:top w:val="none" w:sz="0" w:space="0" w:color="auto"/>
            <w:left w:val="none" w:sz="0" w:space="0" w:color="auto"/>
            <w:bottom w:val="none" w:sz="0" w:space="0" w:color="auto"/>
            <w:right w:val="none" w:sz="0" w:space="0" w:color="auto"/>
          </w:divBdr>
        </w:div>
        <w:div w:id="199056531">
          <w:marLeft w:val="640"/>
          <w:marRight w:val="0"/>
          <w:marTop w:val="0"/>
          <w:marBottom w:val="0"/>
          <w:divBdr>
            <w:top w:val="none" w:sz="0" w:space="0" w:color="auto"/>
            <w:left w:val="none" w:sz="0" w:space="0" w:color="auto"/>
            <w:bottom w:val="none" w:sz="0" w:space="0" w:color="auto"/>
            <w:right w:val="none" w:sz="0" w:space="0" w:color="auto"/>
          </w:divBdr>
        </w:div>
        <w:div w:id="271867944">
          <w:marLeft w:val="640"/>
          <w:marRight w:val="0"/>
          <w:marTop w:val="0"/>
          <w:marBottom w:val="0"/>
          <w:divBdr>
            <w:top w:val="none" w:sz="0" w:space="0" w:color="auto"/>
            <w:left w:val="none" w:sz="0" w:space="0" w:color="auto"/>
            <w:bottom w:val="none" w:sz="0" w:space="0" w:color="auto"/>
            <w:right w:val="none" w:sz="0" w:space="0" w:color="auto"/>
          </w:divBdr>
        </w:div>
        <w:div w:id="32391287">
          <w:marLeft w:val="640"/>
          <w:marRight w:val="0"/>
          <w:marTop w:val="0"/>
          <w:marBottom w:val="0"/>
          <w:divBdr>
            <w:top w:val="none" w:sz="0" w:space="0" w:color="auto"/>
            <w:left w:val="none" w:sz="0" w:space="0" w:color="auto"/>
            <w:bottom w:val="none" w:sz="0" w:space="0" w:color="auto"/>
            <w:right w:val="none" w:sz="0" w:space="0" w:color="auto"/>
          </w:divBdr>
        </w:div>
        <w:div w:id="1011569877">
          <w:marLeft w:val="640"/>
          <w:marRight w:val="0"/>
          <w:marTop w:val="0"/>
          <w:marBottom w:val="0"/>
          <w:divBdr>
            <w:top w:val="none" w:sz="0" w:space="0" w:color="auto"/>
            <w:left w:val="none" w:sz="0" w:space="0" w:color="auto"/>
            <w:bottom w:val="none" w:sz="0" w:space="0" w:color="auto"/>
            <w:right w:val="none" w:sz="0" w:space="0" w:color="auto"/>
          </w:divBdr>
        </w:div>
        <w:div w:id="389546626">
          <w:marLeft w:val="640"/>
          <w:marRight w:val="0"/>
          <w:marTop w:val="0"/>
          <w:marBottom w:val="0"/>
          <w:divBdr>
            <w:top w:val="none" w:sz="0" w:space="0" w:color="auto"/>
            <w:left w:val="none" w:sz="0" w:space="0" w:color="auto"/>
            <w:bottom w:val="none" w:sz="0" w:space="0" w:color="auto"/>
            <w:right w:val="none" w:sz="0" w:space="0" w:color="auto"/>
          </w:divBdr>
        </w:div>
        <w:div w:id="719020159">
          <w:marLeft w:val="640"/>
          <w:marRight w:val="0"/>
          <w:marTop w:val="0"/>
          <w:marBottom w:val="0"/>
          <w:divBdr>
            <w:top w:val="none" w:sz="0" w:space="0" w:color="auto"/>
            <w:left w:val="none" w:sz="0" w:space="0" w:color="auto"/>
            <w:bottom w:val="none" w:sz="0" w:space="0" w:color="auto"/>
            <w:right w:val="none" w:sz="0" w:space="0" w:color="auto"/>
          </w:divBdr>
        </w:div>
        <w:div w:id="232739742">
          <w:marLeft w:val="640"/>
          <w:marRight w:val="0"/>
          <w:marTop w:val="0"/>
          <w:marBottom w:val="0"/>
          <w:divBdr>
            <w:top w:val="none" w:sz="0" w:space="0" w:color="auto"/>
            <w:left w:val="none" w:sz="0" w:space="0" w:color="auto"/>
            <w:bottom w:val="none" w:sz="0" w:space="0" w:color="auto"/>
            <w:right w:val="none" w:sz="0" w:space="0" w:color="auto"/>
          </w:divBdr>
        </w:div>
        <w:div w:id="2089113357">
          <w:marLeft w:val="640"/>
          <w:marRight w:val="0"/>
          <w:marTop w:val="0"/>
          <w:marBottom w:val="0"/>
          <w:divBdr>
            <w:top w:val="none" w:sz="0" w:space="0" w:color="auto"/>
            <w:left w:val="none" w:sz="0" w:space="0" w:color="auto"/>
            <w:bottom w:val="none" w:sz="0" w:space="0" w:color="auto"/>
            <w:right w:val="none" w:sz="0" w:space="0" w:color="auto"/>
          </w:divBdr>
        </w:div>
        <w:div w:id="991252096">
          <w:marLeft w:val="640"/>
          <w:marRight w:val="0"/>
          <w:marTop w:val="0"/>
          <w:marBottom w:val="0"/>
          <w:divBdr>
            <w:top w:val="none" w:sz="0" w:space="0" w:color="auto"/>
            <w:left w:val="none" w:sz="0" w:space="0" w:color="auto"/>
            <w:bottom w:val="none" w:sz="0" w:space="0" w:color="auto"/>
            <w:right w:val="none" w:sz="0" w:space="0" w:color="auto"/>
          </w:divBdr>
        </w:div>
        <w:div w:id="520435491">
          <w:marLeft w:val="640"/>
          <w:marRight w:val="0"/>
          <w:marTop w:val="0"/>
          <w:marBottom w:val="0"/>
          <w:divBdr>
            <w:top w:val="none" w:sz="0" w:space="0" w:color="auto"/>
            <w:left w:val="none" w:sz="0" w:space="0" w:color="auto"/>
            <w:bottom w:val="none" w:sz="0" w:space="0" w:color="auto"/>
            <w:right w:val="none" w:sz="0" w:space="0" w:color="auto"/>
          </w:divBdr>
        </w:div>
        <w:div w:id="1075471637">
          <w:marLeft w:val="640"/>
          <w:marRight w:val="0"/>
          <w:marTop w:val="0"/>
          <w:marBottom w:val="0"/>
          <w:divBdr>
            <w:top w:val="none" w:sz="0" w:space="0" w:color="auto"/>
            <w:left w:val="none" w:sz="0" w:space="0" w:color="auto"/>
            <w:bottom w:val="none" w:sz="0" w:space="0" w:color="auto"/>
            <w:right w:val="none" w:sz="0" w:space="0" w:color="auto"/>
          </w:divBdr>
        </w:div>
        <w:div w:id="69934291">
          <w:marLeft w:val="640"/>
          <w:marRight w:val="0"/>
          <w:marTop w:val="0"/>
          <w:marBottom w:val="0"/>
          <w:divBdr>
            <w:top w:val="none" w:sz="0" w:space="0" w:color="auto"/>
            <w:left w:val="none" w:sz="0" w:space="0" w:color="auto"/>
            <w:bottom w:val="none" w:sz="0" w:space="0" w:color="auto"/>
            <w:right w:val="none" w:sz="0" w:space="0" w:color="auto"/>
          </w:divBdr>
        </w:div>
        <w:div w:id="1680808222">
          <w:marLeft w:val="640"/>
          <w:marRight w:val="0"/>
          <w:marTop w:val="0"/>
          <w:marBottom w:val="0"/>
          <w:divBdr>
            <w:top w:val="none" w:sz="0" w:space="0" w:color="auto"/>
            <w:left w:val="none" w:sz="0" w:space="0" w:color="auto"/>
            <w:bottom w:val="none" w:sz="0" w:space="0" w:color="auto"/>
            <w:right w:val="none" w:sz="0" w:space="0" w:color="auto"/>
          </w:divBdr>
        </w:div>
        <w:div w:id="871764295">
          <w:marLeft w:val="640"/>
          <w:marRight w:val="0"/>
          <w:marTop w:val="0"/>
          <w:marBottom w:val="0"/>
          <w:divBdr>
            <w:top w:val="none" w:sz="0" w:space="0" w:color="auto"/>
            <w:left w:val="none" w:sz="0" w:space="0" w:color="auto"/>
            <w:bottom w:val="none" w:sz="0" w:space="0" w:color="auto"/>
            <w:right w:val="none" w:sz="0" w:space="0" w:color="auto"/>
          </w:divBdr>
        </w:div>
      </w:divsChild>
    </w:div>
    <w:div w:id="1559625998">
      <w:bodyDiv w:val="1"/>
      <w:marLeft w:val="0"/>
      <w:marRight w:val="0"/>
      <w:marTop w:val="0"/>
      <w:marBottom w:val="0"/>
      <w:divBdr>
        <w:top w:val="none" w:sz="0" w:space="0" w:color="auto"/>
        <w:left w:val="none" w:sz="0" w:space="0" w:color="auto"/>
        <w:bottom w:val="none" w:sz="0" w:space="0" w:color="auto"/>
        <w:right w:val="none" w:sz="0" w:space="0" w:color="auto"/>
      </w:divBdr>
      <w:divsChild>
        <w:div w:id="1951819536">
          <w:marLeft w:val="640"/>
          <w:marRight w:val="0"/>
          <w:marTop w:val="0"/>
          <w:marBottom w:val="0"/>
          <w:divBdr>
            <w:top w:val="none" w:sz="0" w:space="0" w:color="auto"/>
            <w:left w:val="none" w:sz="0" w:space="0" w:color="auto"/>
            <w:bottom w:val="none" w:sz="0" w:space="0" w:color="auto"/>
            <w:right w:val="none" w:sz="0" w:space="0" w:color="auto"/>
          </w:divBdr>
        </w:div>
        <w:div w:id="2129928435">
          <w:marLeft w:val="640"/>
          <w:marRight w:val="0"/>
          <w:marTop w:val="0"/>
          <w:marBottom w:val="0"/>
          <w:divBdr>
            <w:top w:val="none" w:sz="0" w:space="0" w:color="auto"/>
            <w:left w:val="none" w:sz="0" w:space="0" w:color="auto"/>
            <w:bottom w:val="none" w:sz="0" w:space="0" w:color="auto"/>
            <w:right w:val="none" w:sz="0" w:space="0" w:color="auto"/>
          </w:divBdr>
        </w:div>
        <w:div w:id="656880613">
          <w:marLeft w:val="640"/>
          <w:marRight w:val="0"/>
          <w:marTop w:val="0"/>
          <w:marBottom w:val="0"/>
          <w:divBdr>
            <w:top w:val="none" w:sz="0" w:space="0" w:color="auto"/>
            <w:left w:val="none" w:sz="0" w:space="0" w:color="auto"/>
            <w:bottom w:val="none" w:sz="0" w:space="0" w:color="auto"/>
            <w:right w:val="none" w:sz="0" w:space="0" w:color="auto"/>
          </w:divBdr>
        </w:div>
        <w:div w:id="1674605235">
          <w:marLeft w:val="640"/>
          <w:marRight w:val="0"/>
          <w:marTop w:val="0"/>
          <w:marBottom w:val="0"/>
          <w:divBdr>
            <w:top w:val="none" w:sz="0" w:space="0" w:color="auto"/>
            <w:left w:val="none" w:sz="0" w:space="0" w:color="auto"/>
            <w:bottom w:val="none" w:sz="0" w:space="0" w:color="auto"/>
            <w:right w:val="none" w:sz="0" w:space="0" w:color="auto"/>
          </w:divBdr>
        </w:div>
        <w:div w:id="1899782769">
          <w:marLeft w:val="640"/>
          <w:marRight w:val="0"/>
          <w:marTop w:val="0"/>
          <w:marBottom w:val="0"/>
          <w:divBdr>
            <w:top w:val="none" w:sz="0" w:space="0" w:color="auto"/>
            <w:left w:val="none" w:sz="0" w:space="0" w:color="auto"/>
            <w:bottom w:val="none" w:sz="0" w:space="0" w:color="auto"/>
            <w:right w:val="none" w:sz="0" w:space="0" w:color="auto"/>
          </w:divBdr>
        </w:div>
        <w:div w:id="590939041">
          <w:marLeft w:val="640"/>
          <w:marRight w:val="0"/>
          <w:marTop w:val="0"/>
          <w:marBottom w:val="0"/>
          <w:divBdr>
            <w:top w:val="none" w:sz="0" w:space="0" w:color="auto"/>
            <w:left w:val="none" w:sz="0" w:space="0" w:color="auto"/>
            <w:bottom w:val="none" w:sz="0" w:space="0" w:color="auto"/>
            <w:right w:val="none" w:sz="0" w:space="0" w:color="auto"/>
          </w:divBdr>
        </w:div>
        <w:div w:id="1200046553">
          <w:marLeft w:val="640"/>
          <w:marRight w:val="0"/>
          <w:marTop w:val="0"/>
          <w:marBottom w:val="0"/>
          <w:divBdr>
            <w:top w:val="none" w:sz="0" w:space="0" w:color="auto"/>
            <w:left w:val="none" w:sz="0" w:space="0" w:color="auto"/>
            <w:bottom w:val="none" w:sz="0" w:space="0" w:color="auto"/>
            <w:right w:val="none" w:sz="0" w:space="0" w:color="auto"/>
          </w:divBdr>
        </w:div>
        <w:div w:id="1002125565">
          <w:marLeft w:val="640"/>
          <w:marRight w:val="0"/>
          <w:marTop w:val="0"/>
          <w:marBottom w:val="0"/>
          <w:divBdr>
            <w:top w:val="none" w:sz="0" w:space="0" w:color="auto"/>
            <w:left w:val="none" w:sz="0" w:space="0" w:color="auto"/>
            <w:bottom w:val="none" w:sz="0" w:space="0" w:color="auto"/>
            <w:right w:val="none" w:sz="0" w:space="0" w:color="auto"/>
          </w:divBdr>
        </w:div>
        <w:div w:id="1518814333">
          <w:marLeft w:val="640"/>
          <w:marRight w:val="0"/>
          <w:marTop w:val="0"/>
          <w:marBottom w:val="0"/>
          <w:divBdr>
            <w:top w:val="none" w:sz="0" w:space="0" w:color="auto"/>
            <w:left w:val="none" w:sz="0" w:space="0" w:color="auto"/>
            <w:bottom w:val="none" w:sz="0" w:space="0" w:color="auto"/>
            <w:right w:val="none" w:sz="0" w:space="0" w:color="auto"/>
          </w:divBdr>
        </w:div>
        <w:div w:id="137381573">
          <w:marLeft w:val="640"/>
          <w:marRight w:val="0"/>
          <w:marTop w:val="0"/>
          <w:marBottom w:val="0"/>
          <w:divBdr>
            <w:top w:val="none" w:sz="0" w:space="0" w:color="auto"/>
            <w:left w:val="none" w:sz="0" w:space="0" w:color="auto"/>
            <w:bottom w:val="none" w:sz="0" w:space="0" w:color="auto"/>
            <w:right w:val="none" w:sz="0" w:space="0" w:color="auto"/>
          </w:divBdr>
        </w:div>
        <w:div w:id="129173524">
          <w:marLeft w:val="640"/>
          <w:marRight w:val="0"/>
          <w:marTop w:val="0"/>
          <w:marBottom w:val="0"/>
          <w:divBdr>
            <w:top w:val="none" w:sz="0" w:space="0" w:color="auto"/>
            <w:left w:val="none" w:sz="0" w:space="0" w:color="auto"/>
            <w:bottom w:val="none" w:sz="0" w:space="0" w:color="auto"/>
            <w:right w:val="none" w:sz="0" w:space="0" w:color="auto"/>
          </w:divBdr>
        </w:div>
        <w:div w:id="2138452414">
          <w:marLeft w:val="640"/>
          <w:marRight w:val="0"/>
          <w:marTop w:val="0"/>
          <w:marBottom w:val="0"/>
          <w:divBdr>
            <w:top w:val="none" w:sz="0" w:space="0" w:color="auto"/>
            <w:left w:val="none" w:sz="0" w:space="0" w:color="auto"/>
            <w:bottom w:val="none" w:sz="0" w:space="0" w:color="auto"/>
            <w:right w:val="none" w:sz="0" w:space="0" w:color="auto"/>
          </w:divBdr>
        </w:div>
        <w:div w:id="1769502482">
          <w:marLeft w:val="640"/>
          <w:marRight w:val="0"/>
          <w:marTop w:val="0"/>
          <w:marBottom w:val="0"/>
          <w:divBdr>
            <w:top w:val="none" w:sz="0" w:space="0" w:color="auto"/>
            <w:left w:val="none" w:sz="0" w:space="0" w:color="auto"/>
            <w:bottom w:val="none" w:sz="0" w:space="0" w:color="auto"/>
            <w:right w:val="none" w:sz="0" w:space="0" w:color="auto"/>
          </w:divBdr>
        </w:div>
        <w:div w:id="321277582">
          <w:marLeft w:val="640"/>
          <w:marRight w:val="0"/>
          <w:marTop w:val="0"/>
          <w:marBottom w:val="0"/>
          <w:divBdr>
            <w:top w:val="none" w:sz="0" w:space="0" w:color="auto"/>
            <w:left w:val="none" w:sz="0" w:space="0" w:color="auto"/>
            <w:bottom w:val="none" w:sz="0" w:space="0" w:color="auto"/>
            <w:right w:val="none" w:sz="0" w:space="0" w:color="auto"/>
          </w:divBdr>
        </w:div>
        <w:div w:id="1141070838">
          <w:marLeft w:val="640"/>
          <w:marRight w:val="0"/>
          <w:marTop w:val="0"/>
          <w:marBottom w:val="0"/>
          <w:divBdr>
            <w:top w:val="none" w:sz="0" w:space="0" w:color="auto"/>
            <w:left w:val="none" w:sz="0" w:space="0" w:color="auto"/>
            <w:bottom w:val="none" w:sz="0" w:space="0" w:color="auto"/>
            <w:right w:val="none" w:sz="0" w:space="0" w:color="auto"/>
          </w:divBdr>
        </w:div>
        <w:div w:id="2096708295">
          <w:marLeft w:val="640"/>
          <w:marRight w:val="0"/>
          <w:marTop w:val="0"/>
          <w:marBottom w:val="0"/>
          <w:divBdr>
            <w:top w:val="none" w:sz="0" w:space="0" w:color="auto"/>
            <w:left w:val="none" w:sz="0" w:space="0" w:color="auto"/>
            <w:bottom w:val="none" w:sz="0" w:space="0" w:color="auto"/>
            <w:right w:val="none" w:sz="0" w:space="0" w:color="auto"/>
          </w:divBdr>
        </w:div>
        <w:div w:id="3674363">
          <w:marLeft w:val="640"/>
          <w:marRight w:val="0"/>
          <w:marTop w:val="0"/>
          <w:marBottom w:val="0"/>
          <w:divBdr>
            <w:top w:val="none" w:sz="0" w:space="0" w:color="auto"/>
            <w:left w:val="none" w:sz="0" w:space="0" w:color="auto"/>
            <w:bottom w:val="none" w:sz="0" w:space="0" w:color="auto"/>
            <w:right w:val="none" w:sz="0" w:space="0" w:color="auto"/>
          </w:divBdr>
        </w:div>
        <w:div w:id="105124484">
          <w:marLeft w:val="640"/>
          <w:marRight w:val="0"/>
          <w:marTop w:val="0"/>
          <w:marBottom w:val="0"/>
          <w:divBdr>
            <w:top w:val="none" w:sz="0" w:space="0" w:color="auto"/>
            <w:left w:val="none" w:sz="0" w:space="0" w:color="auto"/>
            <w:bottom w:val="none" w:sz="0" w:space="0" w:color="auto"/>
            <w:right w:val="none" w:sz="0" w:space="0" w:color="auto"/>
          </w:divBdr>
        </w:div>
        <w:div w:id="1800799240">
          <w:marLeft w:val="640"/>
          <w:marRight w:val="0"/>
          <w:marTop w:val="0"/>
          <w:marBottom w:val="0"/>
          <w:divBdr>
            <w:top w:val="none" w:sz="0" w:space="0" w:color="auto"/>
            <w:left w:val="none" w:sz="0" w:space="0" w:color="auto"/>
            <w:bottom w:val="none" w:sz="0" w:space="0" w:color="auto"/>
            <w:right w:val="none" w:sz="0" w:space="0" w:color="auto"/>
          </w:divBdr>
        </w:div>
        <w:div w:id="640843057">
          <w:marLeft w:val="640"/>
          <w:marRight w:val="0"/>
          <w:marTop w:val="0"/>
          <w:marBottom w:val="0"/>
          <w:divBdr>
            <w:top w:val="none" w:sz="0" w:space="0" w:color="auto"/>
            <w:left w:val="none" w:sz="0" w:space="0" w:color="auto"/>
            <w:bottom w:val="none" w:sz="0" w:space="0" w:color="auto"/>
            <w:right w:val="none" w:sz="0" w:space="0" w:color="auto"/>
          </w:divBdr>
        </w:div>
        <w:div w:id="1716541607">
          <w:marLeft w:val="640"/>
          <w:marRight w:val="0"/>
          <w:marTop w:val="0"/>
          <w:marBottom w:val="0"/>
          <w:divBdr>
            <w:top w:val="none" w:sz="0" w:space="0" w:color="auto"/>
            <w:left w:val="none" w:sz="0" w:space="0" w:color="auto"/>
            <w:bottom w:val="none" w:sz="0" w:space="0" w:color="auto"/>
            <w:right w:val="none" w:sz="0" w:space="0" w:color="auto"/>
          </w:divBdr>
        </w:div>
        <w:div w:id="350307078">
          <w:marLeft w:val="640"/>
          <w:marRight w:val="0"/>
          <w:marTop w:val="0"/>
          <w:marBottom w:val="0"/>
          <w:divBdr>
            <w:top w:val="none" w:sz="0" w:space="0" w:color="auto"/>
            <w:left w:val="none" w:sz="0" w:space="0" w:color="auto"/>
            <w:bottom w:val="none" w:sz="0" w:space="0" w:color="auto"/>
            <w:right w:val="none" w:sz="0" w:space="0" w:color="auto"/>
          </w:divBdr>
        </w:div>
        <w:div w:id="1484008478">
          <w:marLeft w:val="640"/>
          <w:marRight w:val="0"/>
          <w:marTop w:val="0"/>
          <w:marBottom w:val="0"/>
          <w:divBdr>
            <w:top w:val="none" w:sz="0" w:space="0" w:color="auto"/>
            <w:left w:val="none" w:sz="0" w:space="0" w:color="auto"/>
            <w:bottom w:val="none" w:sz="0" w:space="0" w:color="auto"/>
            <w:right w:val="none" w:sz="0" w:space="0" w:color="auto"/>
          </w:divBdr>
        </w:div>
        <w:div w:id="2119905869">
          <w:marLeft w:val="640"/>
          <w:marRight w:val="0"/>
          <w:marTop w:val="0"/>
          <w:marBottom w:val="0"/>
          <w:divBdr>
            <w:top w:val="none" w:sz="0" w:space="0" w:color="auto"/>
            <w:left w:val="none" w:sz="0" w:space="0" w:color="auto"/>
            <w:bottom w:val="none" w:sz="0" w:space="0" w:color="auto"/>
            <w:right w:val="none" w:sz="0" w:space="0" w:color="auto"/>
          </w:divBdr>
        </w:div>
        <w:div w:id="1275138398">
          <w:marLeft w:val="640"/>
          <w:marRight w:val="0"/>
          <w:marTop w:val="0"/>
          <w:marBottom w:val="0"/>
          <w:divBdr>
            <w:top w:val="none" w:sz="0" w:space="0" w:color="auto"/>
            <w:left w:val="none" w:sz="0" w:space="0" w:color="auto"/>
            <w:bottom w:val="none" w:sz="0" w:space="0" w:color="auto"/>
            <w:right w:val="none" w:sz="0" w:space="0" w:color="auto"/>
          </w:divBdr>
        </w:div>
        <w:div w:id="1239174722">
          <w:marLeft w:val="640"/>
          <w:marRight w:val="0"/>
          <w:marTop w:val="0"/>
          <w:marBottom w:val="0"/>
          <w:divBdr>
            <w:top w:val="none" w:sz="0" w:space="0" w:color="auto"/>
            <w:left w:val="none" w:sz="0" w:space="0" w:color="auto"/>
            <w:bottom w:val="none" w:sz="0" w:space="0" w:color="auto"/>
            <w:right w:val="none" w:sz="0" w:space="0" w:color="auto"/>
          </w:divBdr>
        </w:div>
        <w:div w:id="1541092879">
          <w:marLeft w:val="640"/>
          <w:marRight w:val="0"/>
          <w:marTop w:val="0"/>
          <w:marBottom w:val="0"/>
          <w:divBdr>
            <w:top w:val="none" w:sz="0" w:space="0" w:color="auto"/>
            <w:left w:val="none" w:sz="0" w:space="0" w:color="auto"/>
            <w:bottom w:val="none" w:sz="0" w:space="0" w:color="auto"/>
            <w:right w:val="none" w:sz="0" w:space="0" w:color="auto"/>
          </w:divBdr>
        </w:div>
        <w:div w:id="1663392779">
          <w:marLeft w:val="640"/>
          <w:marRight w:val="0"/>
          <w:marTop w:val="0"/>
          <w:marBottom w:val="0"/>
          <w:divBdr>
            <w:top w:val="none" w:sz="0" w:space="0" w:color="auto"/>
            <w:left w:val="none" w:sz="0" w:space="0" w:color="auto"/>
            <w:bottom w:val="none" w:sz="0" w:space="0" w:color="auto"/>
            <w:right w:val="none" w:sz="0" w:space="0" w:color="auto"/>
          </w:divBdr>
        </w:div>
        <w:div w:id="797573896">
          <w:marLeft w:val="640"/>
          <w:marRight w:val="0"/>
          <w:marTop w:val="0"/>
          <w:marBottom w:val="0"/>
          <w:divBdr>
            <w:top w:val="none" w:sz="0" w:space="0" w:color="auto"/>
            <w:left w:val="none" w:sz="0" w:space="0" w:color="auto"/>
            <w:bottom w:val="none" w:sz="0" w:space="0" w:color="auto"/>
            <w:right w:val="none" w:sz="0" w:space="0" w:color="auto"/>
          </w:divBdr>
        </w:div>
        <w:div w:id="1487890952">
          <w:marLeft w:val="640"/>
          <w:marRight w:val="0"/>
          <w:marTop w:val="0"/>
          <w:marBottom w:val="0"/>
          <w:divBdr>
            <w:top w:val="none" w:sz="0" w:space="0" w:color="auto"/>
            <w:left w:val="none" w:sz="0" w:space="0" w:color="auto"/>
            <w:bottom w:val="none" w:sz="0" w:space="0" w:color="auto"/>
            <w:right w:val="none" w:sz="0" w:space="0" w:color="auto"/>
          </w:divBdr>
        </w:div>
        <w:div w:id="1416786223">
          <w:marLeft w:val="640"/>
          <w:marRight w:val="0"/>
          <w:marTop w:val="0"/>
          <w:marBottom w:val="0"/>
          <w:divBdr>
            <w:top w:val="none" w:sz="0" w:space="0" w:color="auto"/>
            <w:left w:val="none" w:sz="0" w:space="0" w:color="auto"/>
            <w:bottom w:val="none" w:sz="0" w:space="0" w:color="auto"/>
            <w:right w:val="none" w:sz="0" w:space="0" w:color="auto"/>
          </w:divBdr>
        </w:div>
        <w:div w:id="1396590567">
          <w:marLeft w:val="640"/>
          <w:marRight w:val="0"/>
          <w:marTop w:val="0"/>
          <w:marBottom w:val="0"/>
          <w:divBdr>
            <w:top w:val="none" w:sz="0" w:space="0" w:color="auto"/>
            <w:left w:val="none" w:sz="0" w:space="0" w:color="auto"/>
            <w:bottom w:val="none" w:sz="0" w:space="0" w:color="auto"/>
            <w:right w:val="none" w:sz="0" w:space="0" w:color="auto"/>
          </w:divBdr>
        </w:div>
        <w:div w:id="2011372862">
          <w:marLeft w:val="640"/>
          <w:marRight w:val="0"/>
          <w:marTop w:val="0"/>
          <w:marBottom w:val="0"/>
          <w:divBdr>
            <w:top w:val="none" w:sz="0" w:space="0" w:color="auto"/>
            <w:left w:val="none" w:sz="0" w:space="0" w:color="auto"/>
            <w:bottom w:val="none" w:sz="0" w:space="0" w:color="auto"/>
            <w:right w:val="none" w:sz="0" w:space="0" w:color="auto"/>
          </w:divBdr>
        </w:div>
        <w:div w:id="1687290958">
          <w:marLeft w:val="640"/>
          <w:marRight w:val="0"/>
          <w:marTop w:val="0"/>
          <w:marBottom w:val="0"/>
          <w:divBdr>
            <w:top w:val="none" w:sz="0" w:space="0" w:color="auto"/>
            <w:left w:val="none" w:sz="0" w:space="0" w:color="auto"/>
            <w:bottom w:val="none" w:sz="0" w:space="0" w:color="auto"/>
            <w:right w:val="none" w:sz="0" w:space="0" w:color="auto"/>
          </w:divBdr>
        </w:div>
        <w:div w:id="926839498">
          <w:marLeft w:val="640"/>
          <w:marRight w:val="0"/>
          <w:marTop w:val="0"/>
          <w:marBottom w:val="0"/>
          <w:divBdr>
            <w:top w:val="none" w:sz="0" w:space="0" w:color="auto"/>
            <w:left w:val="none" w:sz="0" w:space="0" w:color="auto"/>
            <w:bottom w:val="none" w:sz="0" w:space="0" w:color="auto"/>
            <w:right w:val="none" w:sz="0" w:space="0" w:color="auto"/>
          </w:divBdr>
        </w:div>
        <w:div w:id="1566407905">
          <w:marLeft w:val="640"/>
          <w:marRight w:val="0"/>
          <w:marTop w:val="0"/>
          <w:marBottom w:val="0"/>
          <w:divBdr>
            <w:top w:val="none" w:sz="0" w:space="0" w:color="auto"/>
            <w:left w:val="none" w:sz="0" w:space="0" w:color="auto"/>
            <w:bottom w:val="none" w:sz="0" w:space="0" w:color="auto"/>
            <w:right w:val="none" w:sz="0" w:space="0" w:color="auto"/>
          </w:divBdr>
        </w:div>
        <w:div w:id="1811167788">
          <w:marLeft w:val="640"/>
          <w:marRight w:val="0"/>
          <w:marTop w:val="0"/>
          <w:marBottom w:val="0"/>
          <w:divBdr>
            <w:top w:val="none" w:sz="0" w:space="0" w:color="auto"/>
            <w:left w:val="none" w:sz="0" w:space="0" w:color="auto"/>
            <w:bottom w:val="none" w:sz="0" w:space="0" w:color="auto"/>
            <w:right w:val="none" w:sz="0" w:space="0" w:color="auto"/>
          </w:divBdr>
        </w:div>
        <w:div w:id="995718777">
          <w:marLeft w:val="640"/>
          <w:marRight w:val="0"/>
          <w:marTop w:val="0"/>
          <w:marBottom w:val="0"/>
          <w:divBdr>
            <w:top w:val="none" w:sz="0" w:space="0" w:color="auto"/>
            <w:left w:val="none" w:sz="0" w:space="0" w:color="auto"/>
            <w:bottom w:val="none" w:sz="0" w:space="0" w:color="auto"/>
            <w:right w:val="none" w:sz="0" w:space="0" w:color="auto"/>
          </w:divBdr>
        </w:div>
        <w:div w:id="831069862">
          <w:marLeft w:val="640"/>
          <w:marRight w:val="0"/>
          <w:marTop w:val="0"/>
          <w:marBottom w:val="0"/>
          <w:divBdr>
            <w:top w:val="none" w:sz="0" w:space="0" w:color="auto"/>
            <w:left w:val="none" w:sz="0" w:space="0" w:color="auto"/>
            <w:bottom w:val="none" w:sz="0" w:space="0" w:color="auto"/>
            <w:right w:val="none" w:sz="0" w:space="0" w:color="auto"/>
          </w:divBdr>
        </w:div>
        <w:div w:id="1595552453">
          <w:marLeft w:val="640"/>
          <w:marRight w:val="0"/>
          <w:marTop w:val="0"/>
          <w:marBottom w:val="0"/>
          <w:divBdr>
            <w:top w:val="none" w:sz="0" w:space="0" w:color="auto"/>
            <w:left w:val="none" w:sz="0" w:space="0" w:color="auto"/>
            <w:bottom w:val="none" w:sz="0" w:space="0" w:color="auto"/>
            <w:right w:val="none" w:sz="0" w:space="0" w:color="auto"/>
          </w:divBdr>
        </w:div>
        <w:div w:id="1097628585">
          <w:marLeft w:val="640"/>
          <w:marRight w:val="0"/>
          <w:marTop w:val="0"/>
          <w:marBottom w:val="0"/>
          <w:divBdr>
            <w:top w:val="none" w:sz="0" w:space="0" w:color="auto"/>
            <w:left w:val="none" w:sz="0" w:space="0" w:color="auto"/>
            <w:bottom w:val="none" w:sz="0" w:space="0" w:color="auto"/>
            <w:right w:val="none" w:sz="0" w:space="0" w:color="auto"/>
          </w:divBdr>
        </w:div>
        <w:div w:id="1017923353">
          <w:marLeft w:val="640"/>
          <w:marRight w:val="0"/>
          <w:marTop w:val="0"/>
          <w:marBottom w:val="0"/>
          <w:divBdr>
            <w:top w:val="none" w:sz="0" w:space="0" w:color="auto"/>
            <w:left w:val="none" w:sz="0" w:space="0" w:color="auto"/>
            <w:bottom w:val="none" w:sz="0" w:space="0" w:color="auto"/>
            <w:right w:val="none" w:sz="0" w:space="0" w:color="auto"/>
          </w:divBdr>
        </w:div>
        <w:div w:id="449982968">
          <w:marLeft w:val="640"/>
          <w:marRight w:val="0"/>
          <w:marTop w:val="0"/>
          <w:marBottom w:val="0"/>
          <w:divBdr>
            <w:top w:val="none" w:sz="0" w:space="0" w:color="auto"/>
            <w:left w:val="none" w:sz="0" w:space="0" w:color="auto"/>
            <w:bottom w:val="none" w:sz="0" w:space="0" w:color="auto"/>
            <w:right w:val="none" w:sz="0" w:space="0" w:color="auto"/>
          </w:divBdr>
        </w:div>
        <w:div w:id="212808941">
          <w:marLeft w:val="640"/>
          <w:marRight w:val="0"/>
          <w:marTop w:val="0"/>
          <w:marBottom w:val="0"/>
          <w:divBdr>
            <w:top w:val="none" w:sz="0" w:space="0" w:color="auto"/>
            <w:left w:val="none" w:sz="0" w:space="0" w:color="auto"/>
            <w:bottom w:val="none" w:sz="0" w:space="0" w:color="auto"/>
            <w:right w:val="none" w:sz="0" w:space="0" w:color="auto"/>
          </w:divBdr>
        </w:div>
        <w:div w:id="2030252804">
          <w:marLeft w:val="640"/>
          <w:marRight w:val="0"/>
          <w:marTop w:val="0"/>
          <w:marBottom w:val="0"/>
          <w:divBdr>
            <w:top w:val="none" w:sz="0" w:space="0" w:color="auto"/>
            <w:left w:val="none" w:sz="0" w:space="0" w:color="auto"/>
            <w:bottom w:val="none" w:sz="0" w:space="0" w:color="auto"/>
            <w:right w:val="none" w:sz="0" w:space="0" w:color="auto"/>
          </w:divBdr>
        </w:div>
        <w:div w:id="703407350">
          <w:marLeft w:val="640"/>
          <w:marRight w:val="0"/>
          <w:marTop w:val="0"/>
          <w:marBottom w:val="0"/>
          <w:divBdr>
            <w:top w:val="none" w:sz="0" w:space="0" w:color="auto"/>
            <w:left w:val="none" w:sz="0" w:space="0" w:color="auto"/>
            <w:bottom w:val="none" w:sz="0" w:space="0" w:color="auto"/>
            <w:right w:val="none" w:sz="0" w:space="0" w:color="auto"/>
          </w:divBdr>
        </w:div>
        <w:div w:id="121776894">
          <w:marLeft w:val="640"/>
          <w:marRight w:val="0"/>
          <w:marTop w:val="0"/>
          <w:marBottom w:val="0"/>
          <w:divBdr>
            <w:top w:val="none" w:sz="0" w:space="0" w:color="auto"/>
            <w:left w:val="none" w:sz="0" w:space="0" w:color="auto"/>
            <w:bottom w:val="none" w:sz="0" w:space="0" w:color="auto"/>
            <w:right w:val="none" w:sz="0" w:space="0" w:color="auto"/>
          </w:divBdr>
        </w:div>
        <w:div w:id="1621455785">
          <w:marLeft w:val="640"/>
          <w:marRight w:val="0"/>
          <w:marTop w:val="0"/>
          <w:marBottom w:val="0"/>
          <w:divBdr>
            <w:top w:val="none" w:sz="0" w:space="0" w:color="auto"/>
            <w:left w:val="none" w:sz="0" w:space="0" w:color="auto"/>
            <w:bottom w:val="none" w:sz="0" w:space="0" w:color="auto"/>
            <w:right w:val="none" w:sz="0" w:space="0" w:color="auto"/>
          </w:divBdr>
        </w:div>
        <w:div w:id="1298297930">
          <w:marLeft w:val="640"/>
          <w:marRight w:val="0"/>
          <w:marTop w:val="0"/>
          <w:marBottom w:val="0"/>
          <w:divBdr>
            <w:top w:val="none" w:sz="0" w:space="0" w:color="auto"/>
            <w:left w:val="none" w:sz="0" w:space="0" w:color="auto"/>
            <w:bottom w:val="none" w:sz="0" w:space="0" w:color="auto"/>
            <w:right w:val="none" w:sz="0" w:space="0" w:color="auto"/>
          </w:divBdr>
        </w:div>
        <w:div w:id="1779979755">
          <w:marLeft w:val="640"/>
          <w:marRight w:val="0"/>
          <w:marTop w:val="0"/>
          <w:marBottom w:val="0"/>
          <w:divBdr>
            <w:top w:val="none" w:sz="0" w:space="0" w:color="auto"/>
            <w:left w:val="none" w:sz="0" w:space="0" w:color="auto"/>
            <w:bottom w:val="none" w:sz="0" w:space="0" w:color="auto"/>
            <w:right w:val="none" w:sz="0" w:space="0" w:color="auto"/>
          </w:divBdr>
        </w:div>
        <w:div w:id="1139569516">
          <w:marLeft w:val="640"/>
          <w:marRight w:val="0"/>
          <w:marTop w:val="0"/>
          <w:marBottom w:val="0"/>
          <w:divBdr>
            <w:top w:val="none" w:sz="0" w:space="0" w:color="auto"/>
            <w:left w:val="none" w:sz="0" w:space="0" w:color="auto"/>
            <w:bottom w:val="none" w:sz="0" w:space="0" w:color="auto"/>
            <w:right w:val="none" w:sz="0" w:space="0" w:color="auto"/>
          </w:divBdr>
        </w:div>
        <w:div w:id="309486322">
          <w:marLeft w:val="640"/>
          <w:marRight w:val="0"/>
          <w:marTop w:val="0"/>
          <w:marBottom w:val="0"/>
          <w:divBdr>
            <w:top w:val="none" w:sz="0" w:space="0" w:color="auto"/>
            <w:left w:val="none" w:sz="0" w:space="0" w:color="auto"/>
            <w:bottom w:val="none" w:sz="0" w:space="0" w:color="auto"/>
            <w:right w:val="none" w:sz="0" w:space="0" w:color="auto"/>
          </w:divBdr>
        </w:div>
        <w:div w:id="233321079">
          <w:marLeft w:val="640"/>
          <w:marRight w:val="0"/>
          <w:marTop w:val="0"/>
          <w:marBottom w:val="0"/>
          <w:divBdr>
            <w:top w:val="none" w:sz="0" w:space="0" w:color="auto"/>
            <w:left w:val="none" w:sz="0" w:space="0" w:color="auto"/>
            <w:bottom w:val="none" w:sz="0" w:space="0" w:color="auto"/>
            <w:right w:val="none" w:sz="0" w:space="0" w:color="auto"/>
          </w:divBdr>
        </w:div>
        <w:div w:id="119961374">
          <w:marLeft w:val="640"/>
          <w:marRight w:val="0"/>
          <w:marTop w:val="0"/>
          <w:marBottom w:val="0"/>
          <w:divBdr>
            <w:top w:val="none" w:sz="0" w:space="0" w:color="auto"/>
            <w:left w:val="none" w:sz="0" w:space="0" w:color="auto"/>
            <w:bottom w:val="none" w:sz="0" w:space="0" w:color="auto"/>
            <w:right w:val="none" w:sz="0" w:space="0" w:color="auto"/>
          </w:divBdr>
        </w:div>
        <w:div w:id="1429277673">
          <w:marLeft w:val="640"/>
          <w:marRight w:val="0"/>
          <w:marTop w:val="0"/>
          <w:marBottom w:val="0"/>
          <w:divBdr>
            <w:top w:val="none" w:sz="0" w:space="0" w:color="auto"/>
            <w:left w:val="none" w:sz="0" w:space="0" w:color="auto"/>
            <w:bottom w:val="none" w:sz="0" w:space="0" w:color="auto"/>
            <w:right w:val="none" w:sz="0" w:space="0" w:color="auto"/>
          </w:divBdr>
        </w:div>
        <w:div w:id="2036080890">
          <w:marLeft w:val="640"/>
          <w:marRight w:val="0"/>
          <w:marTop w:val="0"/>
          <w:marBottom w:val="0"/>
          <w:divBdr>
            <w:top w:val="none" w:sz="0" w:space="0" w:color="auto"/>
            <w:left w:val="none" w:sz="0" w:space="0" w:color="auto"/>
            <w:bottom w:val="none" w:sz="0" w:space="0" w:color="auto"/>
            <w:right w:val="none" w:sz="0" w:space="0" w:color="auto"/>
          </w:divBdr>
        </w:div>
        <w:div w:id="424346947">
          <w:marLeft w:val="640"/>
          <w:marRight w:val="0"/>
          <w:marTop w:val="0"/>
          <w:marBottom w:val="0"/>
          <w:divBdr>
            <w:top w:val="none" w:sz="0" w:space="0" w:color="auto"/>
            <w:left w:val="none" w:sz="0" w:space="0" w:color="auto"/>
            <w:bottom w:val="none" w:sz="0" w:space="0" w:color="auto"/>
            <w:right w:val="none" w:sz="0" w:space="0" w:color="auto"/>
          </w:divBdr>
        </w:div>
        <w:div w:id="1501774779">
          <w:marLeft w:val="640"/>
          <w:marRight w:val="0"/>
          <w:marTop w:val="0"/>
          <w:marBottom w:val="0"/>
          <w:divBdr>
            <w:top w:val="none" w:sz="0" w:space="0" w:color="auto"/>
            <w:left w:val="none" w:sz="0" w:space="0" w:color="auto"/>
            <w:bottom w:val="none" w:sz="0" w:space="0" w:color="auto"/>
            <w:right w:val="none" w:sz="0" w:space="0" w:color="auto"/>
          </w:divBdr>
        </w:div>
        <w:div w:id="2104757918">
          <w:marLeft w:val="640"/>
          <w:marRight w:val="0"/>
          <w:marTop w:val="0"/>
          <w:marBottom w:val="0"/>
          <w:divBdr>
            <w:top w:val="none" w:sz="0" w:space="0" w:color="auto"/>
            <w:left w:val="none" w:sz="0" w:space="0" w:color="auto"/>
            <w:bottom w:val="none" w:sz="0" w:space="0" w:color="auto"/>
            <w:right w:val="none" w:sz="0" w:space="0" w:color="auto"/>
          </w:divBdr>
        </w:div>
        <w:div w:id="1359770052">
          <w:marLeft w:val="640"/>
          <w:marRight w:val="0"/>
          <w:marTop w:val="0"/>
          <w:marBottom w:val="0"/>
          <w:divBdr>
            <w:top w:val="none" w:sz="0" w:space="0" w:color="auto"/>
            <w:left w:val="none" w:sz="0" w:space="0" w:color="auto"/>
            <w:bottom w:val="none" w:sz="0" w:space="0" w:color="auto"/>
            <w:right w:val="none" w:sz="0" w:space="0" w:color="auto"/>
          </w:divBdr>
        </w:div>
        <w:div w:id="238835674">
          <w:marLeft w:val="640"/>
          <w:marRight w:val="0"/>
          <w:marTop w:val="0"/>
          <w:marBottom w:val="0"/>
          <w:divBdr>
            <w:top w:val="none" w:sz="0" w:space="0" w:color="auto"/>
            <w:left w:val="none" w:sz="0" w:space="0" w:color="auto"/>
            <w:bottom w:val="none" w:sz="0" w:space="0" w:color="auto"/>
            <w:right w:val="none" w:sz="0" w:space="0" w:color="auto"/>
          </w:divBdr>
        </w:div>
        <w:div w:id="1737439558">
          <w:marLeft w:val="640"/>
          <w:marRight w:val="0"/>
          <w:marTop w:val="0"/>
          <w:marBottom w:val="0"/>
          <w:divBdr>
            <w:top w:val="none" w:sz="0" w:space="0" w:color="auto"/>
            <w:left w:val="none" w:sz="0" w:space="0" w:color="auto"/>
            <w:bottom w:val="none" w:sz="0" w:space="0" w:color="auto"/>
            <w:right w:val="none" w:sz="0" w:space="0" w:color="auto"/>
          </w:divBdr>
        </w:div>
        <w:div w:id="1404571554">
          <w:marLeft w:val="640"/>
          <w:marRight w:val="0"/>
          <w:marTop w:val="0"/>
          <w:marBottom w:val="0"/>
          <w:divBdr>
            <w:top w:val="none" w:sz="0" w:space="0" w:color="auto"/>
            <w:left w:val="none" w:sz="0" w:space="0" w:color="auto"/>
            <w:bottom w:val="none" w:sz="0" w:space="0" w:color="auto"/>
            <w:right w:val="none" w:sz="0" w:space="0" w:color="auto"/>
          </w:divBdr>
        </w:div>
        <w:div w:id="897131470">
          <w:marLeft w:val="640"/>
          <w:marRight w:val="0"/>
          <w:marTop w:val="0"/>
          <w:marBottom w:val="0"/>
          <w:divBdr>
            <w:top w:val="none" w:sz="0" w:space="0" w:color="auto"/>
            <w:left w:val="none" w:sz="0" w:space="0" w:color="auto"/>
            <w:bottom w:val="none" w:sz="0" w:space="0" w:color="auto"/>
            <w:right w:val="none" w:sz="0" w:space="0" w:color="auto"/>
          </w:divBdr>
        </w:div>
        <w:div w:id="592131435">
          <w:marLeft w:val="640"/>
          <w:marRight w:val="0"/>
          <w:marTop w:val="0"/>
          <w:marBottom w:val="0"/>
          <w:divBdr>
            <w:top w:val="none" w:sz="0" w:space="0" w:color="auto"/>
            <w:left w:val="none" w:sz="0" w:space="0" w:color="auto"/>
            <w:bottom w:val="none" w:sz="0" w:space="0" w:color="auto"/>
            <w:right w:val="none" w:sz="0" w:space="0" w:color="auto"/>
          </w:divBdr>
        </w:div>
        <w:div w:id="1362702321">
          <w:marLeft w:val="640"/>
          <w:marRight w:val="0"/>
          <w:marTop w:val="0"/>
          <w:marBottom w:val="0"/>
          <w:divBdr>
            <w:top w:val="none" w:sz="0" w:space="0" w:color="auto"/>
            <w:left w:val="none" w:sz="0" w:space="0" w:color="auto"/>
            <w:bottom w:val="none" w:sz="0" w:space="0" w:color="auto"/>
            <w:right w:val="none" w:sz="0" w:space="0" w:color="auto"/>
          </w:divBdr>
        </w:div>
        <w:div w:id="1505972668">
          <w:marLeft w:val="640"/>
          <w:marRight w:val="0"/>
          <w:marTop w:val="0"/>
          <w:marBottom w:val="0"/>
          <w:divBdr>
            <w:top w:val="none" w:sz="0" w:space="0" w:color="auto"/>
            <w:left w:val="none" w:sz="0" w:space="0" w:color="auto"/>
            <w:bottom w:val="none" w:sz="0" w:space="0" w:color="auto"/>
            <w:right w:val="none" w:sz="0" w:space="0" w:color="auto"/>
          </w:divBdr>
        </w:div>
        <w:div w:id="664092124">
          <w:marLeft w:val="640"/>
          <w:marRight w:val="0"/>
          <w:marTop w:val="0"/>
          <w:marBottom w:val="0"/>
          <w:divBdr>
            <w:top w:val="none" w:sz="0" w:space="0" w:color="auto"/>
            <w:left w:val="none" w:sz="0" w:space="0" w:color="auto"/>
            <w:bottom w:val="none" w:sz="0" w:space="0" w:color="auto"/>
            <w:right w:val="none" w:sz="0" w:space="0" w:color="auto"/>
          </w:divBdr>
        </w:div>
        <w:div w:id="964505903">
          <w:marLeft w:val="640"/>
          <w:marRight w:val="0"/>
          <w:marTop w:val="0"/>
          <w:marBottom w:val="0"/>
          <w:divBdr>
            <w:top w:val="none" w:sz="0" w:space="0" w:color="auto"/>
            <w:left w:val="none" w:sz="0" w:space="0" w:color="auto"/>
            <w:bottom w:val="none" w:sz="0" w:space="0" w:color="auto"/>
            <w:right w:val="none" w:sz="0" w:space="0" w:color="auto"/>
          </w:divBdr>
        </w:div>
        <w:div w:id="1785806492">
          <w:marLeft w:val="640"/>
          <w:marRight w:val="0"/>
          <w:marTop w:val="0"/>
          <w:marBottom w:val="0"/>
          <w:divBdr>
            <w:top w:val="none" w:sz="0" w:space="0" w:color="auto"/>
            <w:left w:val="none" w:sz="0" w:space="0" w:color="auto"/>
            <w:bottom w:val="none" w:sz="0" w:space="0" w:color="auto"/>
            <w:right w:val="none" w:sz="0" w:space="0" w:color="auto"/>
          </w:divBdr>
        </w:div>
        <w:div w:id="95249665">
          <w:marLeft w:val="640"/>
          <w:marRight w:val="0"/>
          <w:marTop w:val="0"/>
          <w:marBottom w:val="0"/>
          <w:divBdr>
            <w:top w:val="none" w:sz="0" w:space="0" w:color="auto"/>
            <w:left w:val="none" w:sz="0" w:space="0" w:color="auto"/>
            <w:bottom w:val="none" w:sz="0" w:space="0" w:color="auto"/>
            <w:right w:val="none" w:sz="0" w:space="0" w:color="auto"/>
          </w:divBdr>
        </w:div>
        <w:div w:id="1910459818">
          <w:marLeft w:val="640"/>
          <w:marRight w:val="0"/>
          <w:marTop w:val="0"/>
          <w:marBottom w:val="0"/>
          <w:divBdr>
            <w:top w:val="none" w:sz="0" w:space="0" w:color="auto"/>
            <w:left w:val="none" w:sz="0" w:space="0" w:color="auto"/>
            <w:bottom w:val="none" w:sz="0" w:space="0" w:color="auto"/>
            <w:right w:val="none" w:sz="0" w:space="0" w:color="auto"/>
          </w:divBdr>
        </w:div>
        <w:div w:id="402021876">
          <w:marLeft w:val="640"/>
          <w:marRight w:val="0"/>
          <w:marTop w:val="0"/>
          <w:marBottom w:val="0"/>
          <w:divBdr>
            <w:top w:val="none" w:sz="0" w:space="0" w:color="auto"/>
            <w:left w:val="none" w:sz="0" w:space="0" w:color="auto"/>
            <w:bottom w:val="none" w:sz="0" w:space="0" w:color="auto"/>
            <w:right w:val="none" w:sz="0" w:space="0" w:color="auto"/>
          </w:divBdr>
        </w:div>
        <w:div w:id="2135981635">
          <w:marLeft w:val="640"/>
          <w:marRight w:val="0"/>
          <w:marTop w:val="0"/>
          <w:marBottom w:val="0"/>
          <w:divBdr>
            <w:top w:val="none" w:sz="0" w:space="0" w:color="auto"/>
            <w:left w:val="none" w:sz="0" w:space="0" w:color="auto"/>
            <w:bottom w:val="none" w:sz="0" w:space="0" w:color="auto"/>
            <w:right w:val="none" w:sz="0" w:space="0" w:color="auto"/>
          </w:divBdr>
        </w:div>
        <w:div w:id="2033649617">
          <w:marLeft w:val="640"/>
          <w:marRight w:val="0"/>
          <w:marTop w:val="0"/>
          <w:marBottom w:val="0"/>
          <w:divBdr>
            <w:top w:val="none" w:sz="0" w:space="0" w:color="auto"/>
            <w:left w:val="none" w:sz="0" w:space="0" w:color="auto"/>
            <w:bottom w:val="none" w:sz="0" w:space="0" w:color="auto"/>
            <w:right w:val="none" w:sz="0" w:space="0" w:color="auto"/>
          </w:divBdr>
        </w:div>
        <w:div w:id="1508252198">
          <w:marLeft w:val="640"/>
          <w:marRight w:val="0"/>
          <w:marTop w:val="0"/>
          <w:marBottom w:val="0"/>
          <w:divBdr>
            <w:top w:val="none" w:sz="0" w:space="0" w:color="auto"/>
            <w:left w:val="none" w:sz="0" w:space="0" w:color="auto"/>
            <w:bottom w:val="none" w:sz="0" w:space="0" w:color="auto"/>
            <w:right w:val="none" w:sz="0" w:space="0" w:color="auto"/>
          </w:divBdr>
        </w:div>
        <w:div w:id="1056319446">
          <w:marLeft w:val="640"/>
          <w:marRight w:val="0"/>
          <w:marTop w:val="0"/>
          <w:marBottom w:val="0"/>
          <w:divBdr>
            <w:top w:val="none" w:sz="0" w:space="0" w:color="auto"/>
            <w:left w:val="none" w:sz="0" w:space="0" w:color="auto"/>
            <w:bottom w:val="none" w:sz="0" w:space="0" w:color="auto"/>
            <w:right w:val="none" w:sz="0" w:space="0" w:color="auto"/>
          </w:divBdr>
        </w:div>
        <w:div w:id="1085223752">
          <w:marLeft w:val="640"/>
          <w:marRight w:val="0"/>
          <w:marTop w:val="0"/>
          <w:marBottom w:val="0"/>
          <w:divBdr>
            <w:top w:val="none" w:sz="0" w:space="0" w:color="auto"/>
            <w:left w:val="none" w:sz="0" w:space="0" w:color="auto"/>
            <w:bottom w:val="none" w:sz="0" w:space="0" w:color="auto"/>
            <w:right w:val="none" w:sz="0" w:space="0" w:color="auto"/>
          </w:divBdr>
        </w:div>
        <w:div w:id="1958173502">
          <w:marLeft w:val="640"/>
          <w:marRight w:val="0"/>
          <w:marTop w:val="0"/>
          <w:marBottom w:val="0"/>
          <w:divBdr>
            <w:top w:val="none" w:sz="0" w:space="0" w:color="auto"/>
            <w:left w:val="none" w:sz="0" w:space="0" w:color="auto"/>
            <w:bottom w:val="none" w:sz="0" w:space="0" w:color="auto"/>
            <w:right w:val="none" w:sz="0" w:space="0" w:color="auto"/>
          </w:divBdr>
        </w:div>
        <w:div w:id="1954750779">
          <w:marLeft w:val="640"/>
          <w:marRight w:val="0"/>
          <w:marTop w:val="0"/>
          <w:marBottom w:val="0"/>
          <w:divBdr>
            <w:top w:val="none" w:sz="0" w:space="0" w:color="auto"/>
            <w:left w:val="none" w:sz="0" w:space="0" w:color="auto"/>
            <w:bottom w:val="none" w:sz="0" w:space="0" w:color="auto"/>
            <w:right w:val="none" w:sz="0" w:space="0" w:color="auto"/>
          </w:divBdr>
        </w:div>
        <w:div w:id="1756323401">
          <w:marLeft w:val="640"/>
          <w:marRight w:val="0"/>
          <w:marTop w:val="0"/>
          <w:marBottom w:val="0"/>
          <w:divBdr>
            <w:top w:val="none" w:sz="0" w:space="0" w:color="auto"/>
            <w:left w:val="none" w:sz="0" w:space="0" w:color="auto"/>
            <w:bottom w:val="none" w:sz="0" w:space="0" w:color="auto"/>
            <w:right w:val="none" w:sz="0" w:space="0" w:color="auto"/>
          </w:divBdr>
        </w:div>
        <w:div w:id="1228416930">
          <w:marLeft w:val="640"/>
          <w:marRight w:val="0"/>
          <w:marTop w:val="0"/>
          <w:marBottom w:val="0"/>
          <w:divBdr>
            <w:top w:val="none" w:sz="0" w:space="0" w:color="auto"/>
            <w:left w:val="none" w:sz="0" w:space="0" w:color="auto"/>
            <w:bottom w:val="none" w:sz="0" w:space="0" w:color="auto"/>
            <w:right w:val="none" w:sz="0" w:space="0" w:color="auto"/>
          </w:divBdr>
        </w:div>
        <w:div w:id="2107651742">
          <w:marLeft w:val="640"/>
          <w:marRight w:val="0"/>
          <w:marTop w:val="0"/>
          <w:marBottom w:val="0"/>
          <w:divBdr>
            <w:top w:val="none" w:sz="0" w:space="0" w:color="auto"/>
            <w:left w:val="none" w:sz="0" w:space="0" w:color="auto"/>
            <w:bottom w:val="none" w:sz="0" w:space="0" w:color="auto"/>
            <w:right w:val="none" w:sz="0" w:space="0" w:color="auto"/>
          </w:divBdr>
        </w:div>
        <w:div w:id="1680960170">
          <w:marLeft w:val="640"/>
          <w:marRight w:val="0"/>
          <w:marTop w:val="0"/>
          <w:marBottom w:val="0"/>
          <w:divBdr>
            <w:top w:val="none" w:sz="0" w:space="0" w:color="auto"/>
            <w:left w:val="none" w:sz="0" w:space="0" w:color="auto"/>
            <w:bottom w:val="none" w:sz="0" w:space="0" w:color="auto"/>
            <w:right w:val="none" w:sz="0" w:space="0" w:color="auto"/>
          </w:divBdr>
        </w:div>
        <w:div w:id="786049912">
          <w:marLeft w:val="640"/>
          <w:marRight w:val="0"/>
          <w:marTop w:val="0"/>
          <w:marBottom w:val="0"/>
          <w:divBdr>
            <w:top w:val="none" w:sz="0" w:space="0" w:color="auto"/>
            <w:left w:val="none" w:sz="0" w:space="0" w:color="auto"/>
            <w:bottom w:val="none" w:sz="0" w:space="0" w:color="auto"/>
            <w:right w:val="none" w:sz="0" w:space="0" w:color="auto"/>
          </w:divBdr>
        </w:div>
        <w:div w:id="730810859">
          <w:marLeft w:val="640"/>
          <w:marRight w:val="0"/>
          <w:marTop w:val="0"/>
          <w:marBottom w:val="0"/>
          <w:divBdr>
            <w:top w:val="none" w:sz="0" w:space="0" w:color="auto"/>
            <w:left w:val="none" w:sz="0" w:space="0" w:color="auto"/>
            <w:bottom w:val="none" w:sz="0" w:space="0" w:color="auto"/>
            <w:right w:val="none" w:sz="0" w:space="0" w:color="auto"/>
          </w:divBdr>
        </w:div>
        <w:div w:id="1535381056">
          <w:marLeft w:val="640"/>
          <w:marRight w:val="0"/>
          <w:marTop w:val="0"/>
          <w:marBottom w:val="0"/>
          <w:divBdr>
            <w:top w:val="none" w:sz="0" w:space="0" w:color="auto"/>
            <w:left w:val="none" w:sz="0" w:space="0" w:color="auto"/>
            <w:bottom w:val="none" w:sz="0" w:space="0" w:color="auto"/>
            <w:right w:val="none" w:sz="0" w:space="0" w:color="auto"/>
          </w:divBdr>
        </w:div>
        <w:div w:id="1051422997">
          <w:marLeft w:val="640"/>
          <w:marRight w:val="0"/>
          <w:marTop w:val="0"/>
          <w:marBottom w:val="0"/>
          <w:divBdr>
            <w:top w:val="none" w:sz="0" w:space="0" w:color="auto"/>
            <w:left w:val="none" w:sz="0" w:space="0" w:color="auto"/>
            <w:bottom w:val="none" w:sz="0" w:space="0" w:color="auto"/>
            <w:right w:val="none" w:sz="0" w:space="0" w:color="auto"/>
          </w:divBdr>
        </w:div>
        <w:div w:id="1793403716">
          <w:marLeft w:val="640"/>
          <w:marRight w:val="0"/>
          <w:marTop w:val="0"/>
          <w:marBottom w:val="0"/>
          <w:divBdr>
            <w:top w:val="none" w:sz="0" w:space="0" w:color="auto"/>
            <w:left w:val="none" w:sz="0" w:space="0" w:color="auto"/>
            <w:bottom w:val="none" w:sz="0" w:space="0" w:color="auto"/>
            <w:right w:val="none" w:sz="0" w:space="0" w:color="auto"/>
          </w:divBdr>
        </w:div>
        <w:div w:id="1725760098">
          <w:marLeft w:val="640"/>
          <w:marRight w:val="0"/>
          <w:marTop w:val="0"/>
          <w:marBottom w:val="0"/>
          <w:divBdr>
            <w:top w:val="none" w:sz="0" w:space="0" w:color="auto"/>
            <w:left w:val="none" w:sz="0" w:space="0" w:color="auto"/>
            <w:bottom w:val="none" w:sz="0" w:space="0" w:color="auto"/>
            <w:right w:val="none" w:sz="0" w:space="0" w:color="auto"/>
          </w:divBdr>
        </w:div>
        <w:div w:id="2095274301">
          <w:marLeft w:val="640"/>
          <w:marRight w:val="0"/>
          <w:marTop w:val="0"/>
          <w:marBottom w:val="0"/>
          <w:divBdr>
            <w:top w:val="none" w:sz="0" w:space="0" w:color="auto"/>
            <w:left w:val="none" w:sz="0" w:space="0" w:color="auto"/>
            <w:bottom w:val="none" w:sz="0" w:space="0" w:color="auto"/>
            <w:right w:val="none" w:sz="0" w:space="0" w:color="auto"/>
          </w:divBdr>
        </w:div>
        <w:div w:id="554314223">
          <w:marLeft w:val="640"/>
          <w:marRight w:val="0"/>
          <w:marTop w:val="0"/>
          <w:marBottom w:val="0"/>
          <w:divBdr>
            <w:top w:val="none" w:sz="0" w:space="0" w:color="auto"/>
            <w:left w:val="none" w:sz="0" w:space="0" w:color="auto"/>
            <w:bottom w:val="none" w:sz="0" w:space="0" w:color="auto"/>
            <w:right w:val="none" w:sz="0" w:space="0" w:color="auto"/>
          </w:divBdr>
        </w:div>
        <w:div w:id="953444057">
          <w:marLeft w:val="640"/>
          <w:marRight w:val="0"/>
          <w:marTop w:val="0"/>
          <w:marBottom w:val="0"/>
          <w:divBdr>
            <w:top w:val="none" w:sz="0" w:space="0" w:color="auto"/>
            <w:left w:val="none" w:sz="0" w:space="0" w:color="auto"/>
            <w:bottom w:val="none" w:sz="0" w:space="0" w:color="auto"/>
            <w:right w:val="none" w:sz="0" w:space="0" w:color="auto"/>
          </w:divBdr>
        </w:div>
        <w:div w:id="921181307">
          <w:marLeft w:val="640"/>
          <w:marRight w:val="0"/>
          <w:marTop w:val="0"/>
          <w:marBottom w:val="0"/>
          <w:divBdr>
            <w:top w:val="none" w:sz="0" w:space="0" w:color="auto"/>
            <w:left w:val="none" w:sz="0" w:space="0" w:color="auto"/>
            <w:bottom w:val="none" w:sz="0" w:space="0" w:color="auto"/>
            <w:right w:val="none" w:sz="0" w:space="0" w:color="auto"/>
          </w:divBdr>
        </w:div>
        <w:div w:id="523322826">
          <w:marLeft w:val="640"/>
          <w:marRight w:val="0"/>
          <w:marTop w:val="0"/>
          <w:marBottom w:val="0"/>
          <w:divBdr>
            <w:top w:val="none" w:sz="0" w:space="0" w:color="auto"/>
            <w:left w:val="none" w:sz="0" w:space="0" w:color="auto"/>
            <w:bottom w:val="none" w:sz="0" w:space="0" w:color="auto"/>
            <w:right w:val="none" w:sz="0" w:space="0" w:color="auto"/>
          </w:divBdr>
        </w:div>
        <w:div w:id="1655177824">
          <w:marLeft w:val="640"/>
          <w:marRight w:val="0"/>
          <w:marTop w:val="0"/>
          <w:marBottom w:val="0"/>
          <w:divBdr>
            <w:top w:val="none" w:sz="0" w:space="0" w:color="auto"/>
            <w:left w:val="none" w:sz="0" w:space="0" w:color="auto"/>
            <w:bottom w:val="none" w:sz="0" w:space="0" w:color="auto"/>
            <w:right w:val="none" w:sz="0" w:space="0" w:color="auto"/>
          </w:divBdr>
        </w:div>
        <w:div w:id="520163366">
          <w:marLeft w:val="640"/>
          <w:marRight w:val="0"/>
          <w:marTop w:val="0"/>
          <w:marBottom w:val="0"/>
          <w:divBdr>
            <w:top w:val="none" w:sz="0" w:space="0" w:color="auto"/>
            <w:left w:val="none" w:sz="0" w:space="0" w:color="auto"/>
            <w:bottom w:val="none" w:sz="0" w:space="0" w:color="auto"/>
            <w:right w:val="none" w:sz="0" w:space="0" w:color="auto"/>
          </w:divBdr>
        </w:div>
        <w:div w:id="120542244">
          <w:marLeft w:val="640"/>
          <w:marRight w:val="0"/>
          <w:marTop w:val="0"/>
          <w:marBottom w:val="0"/>
          <w:divBdr>
            <w:top w:val="none" w:sz="0" w:space="0" w:color="auto"/>
            <w:left w:val="none" w:sz="0" w:space="0" w:color="auto"/>
            <w:bottom w:val="none" w:sz="0" w:space="0" w:color="auto"/>
            <w:right w:val="none" w:sz="0" w:space="0" w:color="auto"/>
          </w:divBdr>
        </w:div>
        <w:div w:id="2045861252">
          <w:marLeft w:val="640"/>
          <w:marRight w:val="0"/>
          <w:marTop w:val="0"/>
          <w:marBottom w:val="0"/>
          <w:divBdr>
            <w:top w:val="none" w:sz="0" w:space="0" w:color="auto"/>
            <w:left w:val="none" w:sz="0" w:space="0" w:color="auto"/>
            <w:bottom w:val="none" w:sz="0" w:space="0" w:color="auto"/>
            <w:right w:val="none" w:sz="0" w:space="0" w:color="auto"/>
          </w:divBdr>
        </w:div>
        <w:div w:id="1045763763">
          <w:marLeft w:val="640"/>
          <w:marRight w:val="0"/>
          <w:marTop w:val="0"/>
          <w:marBottom w:val="0"/>
          <w:divBdr>
            <w:top w:val="none" w:sz="0" w:space="0" w:color="auto"/>
            <w:left w:val="none" w:sz="0" w:space="0" w:color="auto"/>
            <w:bottom w:val="none" w:sz="0" w:space="0" w:color="auto"/>
            <w:right w:val="none" w:sz="0" w:space="0" w:color="auto"/>
          </w:divBdr>
        </w:div>
        <w:div w:id="1773746845">
          <w:marLeft w:val="640"/>
          <w:marRight w:val="0"/>
          <w:marTop w:val="0"/>
          <w:marBottom w:val="0"/>
          <w:divBdr>
            <w:top w:val="none" w:sz="0" w:space="0" w:color="auto"/>
            <w:left w:val="none" w:sz="0" w:space="0" w:color="auto"/>
            <w:bottom w:val="none" w:sz="0" w:space="0" w:color="auto"/>
            <w:right w:val="none" w:sz="0" w:space="0" w:color="auto"/>
          </w:divBdr>
        </w:div>
        <w:div w:id="1161890254">
          <w:marLeft w:val="640"/>
          <w:marRight w:val="0"/>
          <w:marTop w:val="0"/>
          <w:marBottom w:val="0"/>
          <w:divBdr>
            <w:top w:val="none" w:sz="0" w:space="0" w:color="auto"/>
            <w:left w:val="none" w:sz="0" w:space="0" w:color="auto"/>
            <w:bottom w:val="none" w:sz="0" w:space="0" w:color="auto"/>
            <w:right w:val="none" w:sz="0" w:space="0" w:color="auto"/>
          </w:divBdr>
        </w:div>
        <w:div w:id="519245621">
          <w:marLeft w:val="640"/>
          <w:marRight w:val="0"/>
          <w:marTop w:val="0"/>
          <w:marBottom w:val="0"/>
          <w:divBdr>
            <w:top w:val="none" w:sz="0" w:space="0" w:color="auto"/>
            <w:left w:val="none" w:sz="0" w:space="0" w:color="auto"/>
            <w:bottom w:val="none" w:sz="0" w:space="0" w:color="auto"/>
            <w:right w:val="none" w:sz="0" w:space="0" w:color="auto"/>
          </w:divBdr>
        </w:div>
        <w:div w:id="1644381798">
          <w:marLeft w:val="640"/>
          <w:marRight w:val="0"/>
          <w:marTop w:val="0"/>
          <w:marBottom w:val="0"/>
          <w:divBdr>
            <w:top w:val="none" w:sz="0" w:space="0" w:color="auto"/>
            <w:left w:val="none" w:sz="0" w:space="0" w:color="auto"/>
            <w:bottom w:val="none" w:sz="0" w:space="0" w:color="auto"/>
            <w:right w:val="none" w:sz="0" w:space="0" w:color="auto"/>
          </w:divBdr>
        </w:div>
        <w:div w:id="1210385225">
          <w:marLeft w:val="640"/>
          <w:marRight w:val="0"/>
          <w:marTop w:val="0"/>
          <w:marBottom w:val="0"/>
          <w:divBdr>
            <w:top w:val="none" w:sz="0" w:space="0" w:color="auto"/>
            <w:left w:val="none" w:sz="0" w:space="0" w:color="auto"/>
            <w:bottom w:val="none" w:sz="0" w:space="0" w:color="auto"/>
            <w:right w:val="none" w:sz="0" w:space="0" w:color="auto"/>
          </w:divBdr>
        </w:div>
        <w:div w:id="274824472">
          <w:marLeft w:val="640"/>
          <w:marRight w:val="0"/>
          <w:marTop w:val="0"/>
          <w:marBottom w:val="0"/>
          <w:divBdr>
            <w:top w:val="none" w:sz="0" w:space="0" w:color="auto"/>
            <w:left w:val="none" w:sz="0" w:space="0" w:color="auto"/>
            <w:bottom w:val="none" w:sz="0" w:space="0" w:color="auto"/>
            <w:right w:val="none" w:sz="0" w:space="0" w:color="auto"/>
          </w:divBdr>
        </w:div>
        <w:div w:id="1079135859">
          <w:marLeft w:val="640"/>
          <w:marRight w:val="0"/>
          <w:marTop w:val="0"/>
          <w:marBottom w:val="0"/>
          <w:divBdr>
            <w:top w:val="none" w:sz="0" w:space="0" w:color="auto"/>
            <w:left w:val="none" w:sz="0" w:space="0" w:color="auto"/>
            <w:bottom w:val="none" w:sz="0" w:space="0" w:color="auto"/>
            <w:right w:val="none" w:sz="0" w:space="0" w:color="auto"/>
          </w:divBdr>
        </w:div>
        <w:div w:id="1127241097">
          <w:marLeft w:val="640"/>
          <w:marRight w:val="0"/>
          <w:marTop w:val="0"/>
          <w:marBottom w:val="0"/>
          <w:divBdr>
            <w:top w:val="none" w:sz="0" w:space="0" w:color="auto"/>
            <w:left w:val="none" w:sz="0" w:space="0" w:color="auto"/>
            <w:bottom w:val="none" w:sz="0" w:space="0" w:color="auto"/>
            <w:right w:val="none" w:sz="0" w:space="0" w:color="auto"/>
          </w:divBdr>
        </w:div>
        <w:div w:id="314451779">
          <w:marLeft w:val="640"/>
          <w:marRight w:val="0"/>
          <w:marTop w:val="0"/>
          <w:marBottom w:val="0"/>
          <w:divBdr>
            <w:top w:val="none" w:sz="0" w:space="0" w:color="auto"/>
            <w:left w:val="none" w:sz="0" w:space="0" w:color="auto"/>
            <w:bottom w:val="none" w:sz="0" w:space="0" w:color="auto"/>
            <w:right w:val="none" w:sz="0" w:space="0" w:color="auto"/>
          </w:divBdr>
        </w:div>
        <w:div w:id="1523976464">
          <w:marLeft w:val="640"/>
          <w:marRight w:val="0"/>
          <w:marTop w:val="0"/>
          <w:marBottom w:val="0"/>
          <w:divBdr>
            <w:top w:val="none" w:sz="0" w:space="0" w:color="auto"/>
            <w:left w:val="none" w:sz="0" w:space="0" w:color="auto"/>
            <w:bottom w:val="none" w:sz="0" w:space="0" w:color="auto"/>
            <w:right w:val="none" w:sz="0" w:space="0" w:color="auto"/>
          </w:divBdr>
        </w:div>
        <w:div w:id="866213101">
          <w:marLeft w:val="640"/>
          <w:marRight w:val="0"/>
          <w:marTop w:val="0"/>
          <w:marBottom w:val="0"/>
          <w:divBdr>
            <w:top w:val="none" w:sz="0" w:space="0" w:color="auto"/>
            <w:left w:val="none" w:sz="0" w:space="0" w:color="auto"/>
            <w:bottom w:val="none" w:sz="0" w:space="0" w:color="auto"/>
            <w:right w:val="none" w:sz="0" w:space="0" w:color="auto"/>
          </w:divBdr>
        </w:div>
        <w:div w:id="345837529">
          <w:marLeft w:val="640"/>
          <w:marRight w:val="0"/>
          <w:marTop w:val="0"/>
          <w:marBottom w:val="0"/>
          <w:divBdr>
            <w:top w:val="none" w:sz="0" w:space="0" w:color="auto"/>
            <w:left w:val="none" w:sz="0" w:space="0" w:color="auto"/>
            <w:bottom w:val="none" w:sz="0" w:space="0" w:color="auto"/>
            <w:right w:val="none" w:sz="0" w:space="0" w:color="auto"/>
          </w:divBdr>
        </w:div>
        <w:div w:id="1995983260">
          <w:marLeft w:val="640"/>
          <w:marRight w:val="0"/>
          <w:marTop w:val="0"/>
          <w:marBottom w:val="0"/>
          <w:divBdr>
            <w:top w:val="none" w:sz="0" w:space="0" w:color="auto"/>
            <w:left w:val="none" w:sz="0" w:space="0" w:color="auto"/>
            <w:bottom w:val="none" w:sz="0" w:space="0" w:color="auto"/>
            <w:right w:val="none" w:sz="0" w:space="0" w:color="auto"/>
          </w:divBdr>
        </w:div>
        <w:div w:id="153573665">
          <w:marLeft w:val="640"/>
          <w:marRight w:val="0"/>
          <w:marTop w:val="0"/>
          <w:marBottom w:val="0"/>
          <w:divBdr>
            <w:top w:val="none" w:sz="0" w:space="0" w:color="auto"/>
            <w:left w:val="none" w:sz="0" w:space="0" w:color="auto"/>
            <w:bottom w:val="none" w:sz="0" w:space="0" w:color="auto"/>
            <w:right w:val="none" w:sz="0" w:space="0" w:color="auto"/>
          </w:divBdr>
        </w:div>
        <w:div w:id="1924290362">
          <w:marLeft w:val="640"/>
          <w:marRight w:val="0"/>
          <w:marTop w:val="0"/>
          <w:marBottom w:val="0"/>
          <w:divBdr>
            <w:top w:val="none" w:sz="0" w:space="0" w:color="auto"/>
            <w:left w:val="none" w:sz="0" w:space="0" w:color="auto"/>
            <w:bottom w:val="none" w:sz="0" w:space="0" w:color="auto"/>
            <w:right w:val="none" w:sz="0" w:space="0" w:color="auto"/>
          </w:divBdr>
        </w:div>
        <w:div w:id="1750076977">
          <w:marLeft w:val="640"/>
          <w:marRight w:val="0"/>
          <w:marTop w:val="0"/>
          <w:marBottom w:val="0"/>
          <w:divBdr>
            <w:top w:val="none" w:sz="0" w:space="0" w:color="auto"/>
            <w:left w:val="none" w:sz="0" w:space="0" w:color="auto"/>
            <w:bottom w:val="none" w:sz="0" w:space="0" w:color="auto"/>
            <w:right w:val="none" w:sz="0" w:space="0" w:color="auto"/>
          </w:divBdr>
        </w:div>
        <w:div w:id="2045713672">
          <w:marLeft w:val="640"/>
          <w:marRight w:val="0"/>
          <w:marTop w:val="0"/>
          <w:marBottom w:val="0"/>
          <w:divBdr>
            <w:top w:val="none" w:sz="0" w:space="0" w:color="auto"/>
            <w:left w:val="none" w:sz="0" w:space="0" w:color="auto"/>
            <w:bottom w:val="none" w:sz="0" w:space="0" w:color="auto"/>
            <w:right w:val="none" w:sz="0" w:space="0" w:color="auto"/>
          </w:divBdr>
        </w:div>
        <w:div w:id="1286765455">
          <w:marLeft w:val="640"/>
          <w:marRight w:val="0"/>
          <w:marTop w:val="0"/>
          <w:marBottom w:val="0"/>
          <w:divBdr>
            <w:top w:val="none" w:sz="0" w:space="0" w:color="auto"/>
            <w:left w:val="none" w:sz="0" w:space="0" w:color="auto"/>
            <w:bottom w:val="none" w:sz="0" w:space="0" w:color="auto"/>
            <w:right w:val="none" w:sz="0" w:space="0" w:color="auto"/>
          </w:divBdr>
        </w:div>
        <w:div w:id="1409115551">
          <w:marLeft w:val="640"/>
          <w:marRight w:val="0"/>
          <w:marTop w:val="0"/>
          <w:marBottom w:val="0"/>
          <w:divBdr>
            <w:top w:val="none" w:sz="0" w:space="0" w:color="auto"/>
            <w:left w:val="none" w:sz="0" w:space="0" w:color="auto"/>
            <w:bottom w:val="none" w:sz="0" w:space="0" w:color="auto"/>
            <w:right w:val="none" w:sz="0" w:space="0" w:color="auto"/>
          </w:divBdr>
        </w:div>
        <w:div w:id="541788308">
          <w:marLeft w:val="640"/>
          <w:marRight w:val="0"/>
          <w:marTop w:val="0"/>
          <w:marBottom w:val="0"/>
          <w:divBdr>
            <w:top w:val="none" w:sz="0" w:space="0" w:color="auto"/>
            <w:left w:val="none" w:sz="0" w:space="0" w:color="auto"/>
            <w:bottom w:val="none" w:sz="0" w:space="0" w:color="auto"/>
            <w:right w:val="none" w:sz="0" w:space="0" w:color="auto"/>
          </w:divBdr>
        </w:div>
        <w:div w:id="470172734">
          <w:marLeft w:val="640"/>
          <w:marRight w:val="0"/>
          <w:marTop w:val="0"/>
          <w:marBottom w:val="0"/>
          <w:divBdr>
            <w:top w:val="none" w:sz="0" w:space="0" w:color="auto"/>
            <w:left w:val="none" w:sz="0" w:space="0" w:color="auto"/>
            <w:bottom w:val="none" w:sz="0" w:space="0" w:color="auto"/>
            <w:right w:val="none" w:sz="0" w:space="0" w:color="auto"/>
          </w:divBdr>
        </w:div>
        <w:div w:id="220295074">
          <w:marLeft w:val="640"/>
          <w:marRight w:val="0"/>
          <w:marTop w:val="0"/>
          <w:marBottom w:val="0"/>
          <w:divBdr>
            <w:top w:val="none" w:sz="0" w:space="0" w:color="auto"/>
            <w:left w:val="none" w:sz="0" w:space="0" w:color="auto"/>
            <w:bottom w:val="none" w:sz="0" w:space="0" w:color="auto"/>
            <w:right w:val="none" w:sz="0" w:space="0" w:color="auto"/>
          </w:divBdr>
        </w:div>
        <w:div w:id="976102418">
          <w:marLeft w:val="640"/>
          <w:marRight w:val="0"/>
          <w:marTop w:val="0"/>
          <w:marBottom w:val="0"/>
          <w:divBdr>
            <w:top w:val="none" w:sz="0" w:space="0" w:color="auto"/>
            <w:left w:val="none" w:sz="0" w:space="0" w:color="auto"/>
            <w:bottom w:val="none" w:sz="0" w:space="0" w:color="auto"/>
            <w:right w:val="none" w:sz="0" w:space="0" w:color="auto"/>
          </w:divBdr>
        </w:div>
        <w:div w:id="1698391305">
          <w:marLeft w:val="640"/>
          <w:marRight w:val="0"/>
          <w:marTop w:val="0"/>
          <w:marBottom w:val="0"/>
          <w:divBdr>
            <w:top w:val="none" w:sz="0" w:space="0" w:color="auto"/>
            <w:left w:val="none" w:sz="0" w:space="0" w:color="auto"/>
            <w:bottom w:val="none" w:sz="0" w:space="0" w:color="auto"/>
            <w:right w:val="none" w:sz="0" w:space="0" w:color="auto"/>
          </w:divBdr>
        </w:div>
        <w:div w:id="1051466036">
          <w:marLeft w:val="640"/>
          <w:marRight w:val="0"/>
          <w:marTop w:val="0"/>
          <w:marBottom w:val="0"/>
          <w:divBdr>
            <w:top w:val="none" w:sz="0" w:space="0" w:color="auto"/>
            <w:left w:val="none" w:sz="0" w:space="0" w:color="auto"/>
            <w:bottom w:val="none" w:sz="0" w:space="0" w:color="auto"/>
            <w:right w:val="none" w:sz="0" w:space="0" w:color="auto"/>
          </w:divBdr>
        </w:div>
        <w:div w:id="2090685624">
          <w:marLeft w:val="640"/>
          <w:marRight w:val="0"/>
          <w:marTop w:val="0"/>
          <w:marBottom w:val="0"/>
          <w:divBdr>
            <w:top w:val="none" w:sz="0" w:space="0" w:color="auto"/>
            <w:left w:val="none" w:sz="0" w:space="0" w:color="auto"/>
            <w:bottom w:val="none" w:sz="0" w:space="0" w:color="auto"/>
            <w:right w:val="none" w:sz="0" w:space="0" w:color="auto"/>
          </w:divBdr>
        </w:div>
        <w:div w:id="1013191972">
          <w:marLeft w:val="640"/>
          <w:marRight w:val="0"/>
          <w:marTop w:val="0"/>
          <w:marBottom w:val="0"/>
          <w:divBdr>
            <w:top w:val="none" w:sz="0" w:space="0" w:color="auto"/>
            <w:left w:val="none" w:sz="0" w:space="0" w:color="auto"/>
            <w:bottom w:val="none" w:sz="0" w:space="0" w:color="auto"/>
            <w:right w:val="none" w:sz="0" w:space="0" w:color="auto"/>
          </w:divBdr>
        </w:div>
        <w:div w:id="153377954">
          <w:marLeft w:val="640"/>
          <w:marRight w:val="0"/>
          <w:marTop w:val="0"/>
          <w:marBottom w:val="0"/>
          <w:divBdr>
            <w:top w:val="none" w:sz="0" w:space="0" w:color="auto"/>
            <w:left w:val="none" w:sz="0" w:space="0" w:color="auto"/>
            <w:bottom w:val="none" w:sz="0" w:space="0" w:color="auto"/>
            <w:right w:val="none" w:sz="0" w:space="0" w:color="auto"/>
          </w:divBdr>
        </w:div>
      </w:divsChild>
    </w:div>
    <w:div w:id="1571230250">
      <w:bodyDiv w:val="1"/>
      <w:marLeft w:val="0"/>
      <w:marRight w:val="0"/>
      <w:marTop w:val="0"/>
      <w:marBottom w:val="0"/>
      <w:divBdr>
        <w:top w:val="none" w:sz="0" w:space="0" w:color="auto"/>
        <w:left w:val="none" w:sz="0" w:space="0" w:color="auto"/>
        <w:bottom w:val="none" w:sz="0" w:space="0" w:color="auto"/>
        <w:right w:val="none" w:sz="0" w:space="0" w:color="auto"/>
      </w:divBdr>
      <w:divsChild>
        <w:div w:id="898782727">
          <w:marLeft w:val="640"/>
          <w:marRight w:val="0"/>
          <w:marTop w:val="0"/>
          <w:marBottom w:val="0"/>
          <w:divBdr>
            <w:top w:val="none" w:sz="0" w:space="0" w:color="auto"/>
            <w:left w:val="none" w:sz="0" w:space="0" w:color="auto"/>
            <w:bottom w:val="none" w:sz="0" w:space="0" w:color="auto"/>
            <w:right w:val="none" w:sz="0" w:space="0" w:color="auto"/>
          </w:divBdr>
        </w:div>
        <w:div w:id="2063090469">
          <w:marLeft w:val="640"/>
          <w:marRight w:val="0"/>
          <w:marTop w:val="0"/>
          <w:marBottom w:val="0"/>
          <w:divBdr>
            <w:top w:val="none" w:sz="0" w:space="0" w:color="auto"/>
            <w:left w:val="none" w:sz="0" w:space="0" w:color="auto"/>
            <w:bottom w:val="none" w:sz="0" w:space="0" w:color="auto"/>
            <w:right w:val="none" w:sz="0" w:space="0" w:color="auto"/>
          </w:divBdr>
        </w:div>
        <w:div w:id="2016492142">
          <w:marLeft w:val="640"/>
          <w:marRight w:val="0"/>
          <w:marTop w:val="0"/>
          <w:marBottom w:val="0"/>
          <w:divBdr>
            <w:top w:val="none" w:sz="0" w:space="0" w:color="auto"/>
            <w:left w:val="none" w:sz="0" w:space="0" w:color="auto"/>
            <w:bottom w:val="none" w:sz="0" w:space="0" w:color="auto"/>
            <w:right w:val="none" w:sz="0" w:space="0" w:color="auto"/>
          </w:divBdr>
        </w:div>
        <w:div w:id="783231904">
          <w:marLeft w:val="640"/>
          <w:marRight w:val="0"/>
          <w:marTop w:val="0"/>
          <w:marBottom w:val="0"/>
          <w:divBdr>
            <w:top w:val="none" w:sz="0" w:space="0" w:color="auto"/>
            <w:left w:val="none" w:sz="0" w:space="0" w:color="auto"/>
            <w:bottom w:val="none" w:sz="0" w:space="0" w:color="auto"/>
            <w:right w:val="none" w:sz="0" w:space="0" w:color="auto"/>
          </w:divBdr>
        </w:div>
        <w:div w:id="864368893">
          <w:marLeft w:val="640"/>
          <w:marRight w:val="0"/>
          <w:marTop w:val="0"/>
          <w:marBottom w:val="0"/>
          <w:divBdr>
            <w:top w:val="none" w:sz="0" w:space="0" w:color="auto"/>
            <w:left w:val="none" w:sz="0" w:space="0" w:color="auto"/>
            <w:bottom w:val="none" w:sz="0" w:space="0" w:color="auto"/>
            <w:right w:val="none" w:sz="0" w:space="0" w:color="auto"/>
          </w:divBdr>
        </w:div>
        <w:div w:id="1239441477">
          <w:marLeft w:val="640"/>
          <w:marRight w:val="0"/>
          <w:marTop w:val="0"/>
          <w:marBottom w:val="0"/>
          <w:divBdr>
            <w:top w:val="none" w:sz="0" w:space="0" w:color="auto"/>
            <w:left w:val="none" w:sz="0" w:space="0" w:color="auto"/>
            <w:bottom w:val="none" w:sz="0" w:space="0" w:color="auto"/>
            <w:right w:val="none" w:sz="0" w:space="0" w:color="auto"/>
          </w:divBdr>
        </w:div>
        <w:div w:id="1518230994">
          <w:marLeft w:val="640"/>
          <w:marRight w:val="0"/>
          <w:marTop w:val="0"/>
          <w:marBottom w:val="0"/>
          <w:divBdr>
            <w:top w:val="none" w:sz="0" w:space="0" w:color="auto"/>
            <w:left w:val="none" w:sz="0" w:space="0" w:color="auto"/>
            <w:bottom w:val="none" w:sz="0" w:space="0" w:color="auto"/>
            <w:right w:val="none" w:sz="0" w:space="0" w:color="auto"/>
          </w:divBdr>
        </w:div>
        <w:div w:id="1687176026">
          <w:marLeft w:val="640"/>
          <w:marRight w:val="0"/>
          <w:marTop w:val="0"/>
          <w:marBottom w:val="0"/>
          <w:divBdr>
            <w:top w:val="none" w:sz="0" w:space="0" w:color="auto"/>
            <w:left w:val="none" w:sz="0" w:space="0" w:color="auto"/>
            <w:bottom w:val="none" w:sz="0" w:space="0" w:color="auto"/>
            <w:right w:val="none" w:sz="0" w:space="0" w:color="auto"/>
          </w:divBdr>
        </w:div>
        <w:div w:id="41178808">
          <w:marLeft w:val="640"/>
          <w:marRight w:val="0"/>
          <w:marTop w:val="0"/>
          <w:marBottom w:val="0"/>
          <w:divBdr>
            <w:top w:val="none" w:sz="0" w:space="0" w:color="auto"/>
            <w:left w:val="none" w:sz="0" w:space="0" w:color="auto"/>
            <w:bottom w:val="none" w:sz="0" w:space="0" w:color="auto"/>
            <w:right w:val="none" w:sz="0" w:space="0" w:color="auto"/>
          </w:divBdr>
        </w:div>
        <w:div w:id="2001955644">
          <w:marLeft w:val="640"/>
          <w:marRight w:val="0"/>
          <w:marTop w:val="0"/>
          <w:marBottom w:val="0"/>
          <w:divBdr>
            <w:top w:val="none" w:sz="0" w:space="0" w:color="auto"/>
            <w:left w:val="none" w:sz="0" w:space="0" w:color="auto"/>
            <w:bottom w:val="none" w:sz="0" w:space="0" w:color="auto"/>
            <w:right w:val="none" w:sz="0" w:space="0" w:color="auto"/>
          </w:divBdr>
        </w:div>
        <w:div w:id="39789307">
          <w:marLeft w:val="640"/>
          <w:marRight w:val="0"/>
          <w:marTop w:val="0"/>
          <w:marBottom w:val="0"/>
          <w:divBdr>
            <w:top w:val="none" w:sz="0" w:space="0" w:color="auto"/>
            <w:left w:val="none" w:sz="0" w:space="0" w:color="auto"/>
            <w:bottom w:val="none" w:sz="0" w:space="0" w:color="auto"/>
            <w:right w:val="none" w:sz="0" w:space="0" w:color="auto"/>
          </w:divBdr>
        </w:div>
        <w:div w:id="465587067">
          <w:marLeft w:val="640"/>
          <w:marRight w:val="0"/>
          <w:marTop w:val="0"/>
          <w:marBottom w:val="0"/>
          <w:divBdr>
            <w:top w:val="none" w:sz="0" w:space="0" w:color="auto"/>
            <w:left w:val="none" w:sz="0" w:space="0" w:color="auto"/>
            <w:bottom w:val="none" w:sz="0" w:space="0" w:color="auto"/>
            <w:right w:val="none" w:sz="0" w:space="0" w:color="auto"/>
          </w:divBdr>
        </w:div>
        <w:div w:id="1418357765">
          <w:marLeft w:val="640"/>
          <w:marRight w:val="0"/>
          <w:marTop w:val="0"/>
          <w:marBottom w:val="0"/>
          <w:divBdr>
            <w:top w:val="none" w:sz="0" w:space="0" w:color="auto"/>
            <w:left w:val="none" w:sz="0" w:space="0" w:color="auto"/>
            <w:bottom w:val="none" w:sz="0" w:space="0" w:color="auto"/>
            <w:right w:val="none" w:sz="0" w:space="0" w:color="auto"/>
          </w:divBdr>
        </w:div>
        <w:div w:id="716778700">
          <w:marLeft w:val="640"/>
          <w:marRight w:val="0"/>
          <w:marTop w:val="0"/>
          <w:marBottom w:val="0"/>
          <w:divBdr>
            <w:top w:val="none" w:sz="0" w:space="0" w:color="auto"/>
            <w:left w:val="none" w:sz="0" w:space="0" w:color="auto"/>
            <w:bottom w:val="none" w:sz="0" w:space="0" w:color="auto"/>
            <w:right w:val="none" w:sz="0" w:space="0" w:color="auto"/>
          </w:divBdr>
        </w:div>
        <w:div w:id="281881550">
          <w:marLeft w:val="640"/>
          <w:marRight w:val="0"/>
          <w:marTop w:val="0"/>
          <w:marBottom w:val="0"/>
          <w:divBdr>
            <w:top w:val="none" w:sz="0" w:space="0" w:color="auto"/>
            <w:left w:val="none" w:sz="0" w:space="0" w:color="auto"/>
            <w:bottom w:val="none" w:sz="0" w:space="0" w:color="auto"/>
            <w:right w:val="none" w:sz="0" w:space="0" w:color="auto"/>
          </w:divBdr>
        </w:div>
        <w:div w:id="206526969">
          <w:marLeft w:val="640"/>
          <w:marRight w:val="0"/>
          <w:marTop w:val="0"/>
          <w:marBottom w:val="0"/>
          <w:divBdr>
            <w:top w:val="none" w:sz="0" w:space="0" w:color="auto"/>
            <w:left w:val="none" w:sz="0" w:space="0" w:color="auto"/>
            <w:bottom w:val="none" w:sz="0" w:space="0" w:color="auto"/>
            <w:right w:val="none" w:sz="0" w:space="0" w:color="auto"/>
          </w:divBdr>
        </w:div>
        <w:div w:id="1495948405">
          <w:marLeft w:val="640"/>
          <w:marRight w:val="0"/>
          <w:marTop w:val="0"/>
          <w:marBottom w:val="0"/>
          <w:divBdr>
            <w:top w:val="none" w:sz="0" w:space="0" w:color="auto"/>
            <w:left w:val="none" w:sz="0" w:space="0" w:color="auto"/>
            <w:bottom w:val="none" w:sz="0" w:space="0" w:color="auto"/>
            <w:right w:val="none" w:sz="0" w:space="0" w:color="auto"/>
          </w:divBdr>
        </w:div>
        <w:div w:id="430861793">
          <w:marLeft w:val="640"/>
          <w:marRight w:val="0"/>
          <w:marTop w:val="0"/>
          <w:marBottom w:val="0"/>
          <w:divBdr>
            <w:top w:val="none" w:sz="0" w:space="0" w:color="auto"/>
            <w:left w:val="none" w:sz="0" w:space="0" w:color="auto"/>
            <w:bottom w:val="none" w:sz="0" w:space="0" w:color="auto"/>
            <w:right w:val="none" w:sz="0" w:space="0" w:color="auto"/>
          </w:divBdr>
        </w:div>
        <w:div w:id="1995403348">
          <w:marLeft w:val="640"/>
          <w:marRight w:val="0"/>
          <w:marTop w:val="0"/>
          <w:marBottom w:val="0"/>
          <w:divBdr>
            <w:top w:val="none" w:sz="0" w:space="0" w:color="auto"/>
            <w:left w:val="none" w:sz="0" w:space="0" w:color="auto"/>
            <w:bottom w:val="none" w:sz="0" w:space="0" w:color="auto"/>
            <w:right w:val="none" w:sz="0" w:space="0" w:color="auto"/>
          </w:divBdr>
        </w:div>
        <w:div w:id="2115441153">
          <w:marLeft w:val="640"/>
          <w:marRight w:val="0"/>
          <w:marTop w:val="0"/>
          <w:marBottom w:val="0"/>
          <w:divBdr>
            <w:top w:val="none" w:sz="0" w:space="0" w:color="auto"/>
            <w:left w:val="none" w:sz="0" w:space="0" w:color="auto"/>
            <w:bottom w:val="none" w:sz="0" w:space="0" w:color="auto"/>
            <w:right w:val="none" w:sz="0" w:space="0" w:color="auto"/>
          </w:divBdr>
        </w:div>
        <w:div w:id="1316034017">
          <w:marLeft w:val="640"/>
          <w:marRight w:val="0"/>
          <w:marTop w:val="0"/>
          <w:marBottom w:val="0"/>
          <w:divBdr>
            <w:top w:val="none" w:sz="0" w:space="0" w:color="auto"/>
            <w:left w:val="none" w:sz="0" w:space="0" w:color="auto"/>
            <w:bottom w:val="none" w:sz="0" w:space="0" w:color="auto"/>
            <w:right w:val="none" w:sz="0" w:space="0" w:color="auto"/>
          </w:divBdr>
        </w:div>
        <w:div w:id="1972788898">
          <w:marLeft w:val="640"/>
          <w:marRight w:val="0"/>
          <w:marTop w:val="0"/>
          <w:marBottom w:val="0"/>
          <w:divBdr>
            <w:top w:val="none" w:sz="0" w:space="0" w:color="auto"/>
            <w:left w:val="none" w:sz="0" w:space="0" w:color="auto"/>
            <w:bottom w:val="none" w:sz="0" w:space="0" w:color="auto"/>
            <w:right w:val="none" w:sz="0" w:space="0" w:color="auto"/>
          </w:divBdr>
        </w:div>
        <w:div w:id="558327331">
          <w:marLeft w:val="640"/>
          <w:marRight w:val="0"/>
          <w:marTop w:val="0"/>
          <w:marBottom w:val="0"/>
          <w:divBdr>
            <w:top w:val="none" w:sz="0" w:space="0" w:color="auto"/>
            <w:left w:val="none" w:sz="0" w:space="0" w:color="auto"/>
            <w:bottom w:val="none" w:sz="0" w:space="0" w:color="auto"/>
            <w:right w:val="none" w:sz="0" w:space="0" w:color="auto"/>
          </w:divBdr>
        </w:div>
        <w:div w:id="8146382">
          <w:marLeft w:val="640"/>
          <w:marRight w:val="0"/>
          <w:marTop w:val="0"/>
          <w:marBottom w:val="0"/>
          <w:divBdr>
            <w:top w:val="none" w:sz="0" w:space="0" w:color="auto"/>
            <w:left w:val="none" w:sz="0" w:space="0" w:color="auto"/>
            <w:bottom w:val="none" w:sz="0" w:space="0" w:color="auto"/>
            <w:right w:val="none" w:sz="0" w:space="0" w:color="auto"/>
          </w:divBdr>
        </w:div>
        <w:div w:id="1881084806">
          <w:marLeft w:val="640"/>
          <w:marRight w:val="0"/>
          <w:marTop w:val="0"/>
          <w:marBottom w:val="0"/>
          <w:divBdr>
            <w:top w:val="none" w:sz="0" w:space="0" w:color="auto"/>
            <w:left w:val="none" w:sz="0" w:space="0" w:color="auto"/>
            <w:bottom w:val="none" w:sz="0" w:space="0" w:color="auto"/>
            <w:right w:val="none" w:sz="0" w:space="0" w:color="auto"/>
          </w:divBdr>
        </w:div>
        <w:div w:id="109933231">
          <w:marLeft w:val="640"/>
          <w:marRight w:val="0"/>
          <w:marTop w:val="0"/>
          <w:marBottom w:val="0"/>
          <w:divBdr>
            <w:top w:val="none" w:sz="0" w:space="0" w:color="auto"/>
            <w:left w:val="none" w:sz="0" w:space="0" w:color="auto"/>
            <w:bottom w:val="none" w:sz="0" w:space="0" w:color="auto"/>
            <w:right w:val="none" w:sz="0" w:space="0" w:color="auto"/>
          </w:divBdr>
        </w:div>
        <w:div w:id="1569997520">
          <w:marLeft w:val="640"/>
          <w:marRight w:val="0"/>
          <w:marTop w:val="0"/>
          <w:marBottom w:val="0"/>
          <w:divBdr>
            <w:top w:val="none" w:sz="0" w:space="0" w:color="auto"/>
            <w:left w:val="none" w:sz="0" w:space="0" w:color="auto"/>
            <w:bottom w:val="none" w:sz="0" w:space="0" w:color="auto"/>
            <w:right w:val="none" w:sz="0" w:space="0" w:color="auto"/>
          </w:divBdr>
        </w:div>
        <w:div w:id="1001549150">
          <w:marLeft w:val="640"/>
          <w:marRight w:val="0"/>
          <w:marTop w:val="0"/>
          <w:marBottom w:val="0"/>
          <w:divBdr>
            <w:top w:val="none" w:sz="0" w:space="0" w:color="auto"/>
            <w:left w:val="none" w:sz="0" w:space="0" w:color="auto"/>
            <w:bottom w:val="none" w:sz="0" w:space="0" w:color="auto"/>
            <w:right w:val="none" w:sz="0" w:space="0" w:color="auto"/>
          </w:divBdr>
        </w:div>
        <w:div w:id="1603368329">
          <w:marLeft w:val="640"/>
          <w:marRight w:val="0"/>
          <w:marTop w:val="0"/>
          <w:marBottom w:val="0"/>
          <w:divBdr>
            <w:top w:val="none" w:sz="0" w:space="0" w:color="auto"/>
            <w:left w:val="none" w:sz="0" w:space="0" w:color="auto"/>
            <w:bottom w:val="none" w:sz="0" w:space="0" w:color="auto"/>
            <w:right w:val="none" w:sz="0" w:space="0" w:color="auto"/>
          </w:divBdr>
        </w:div>
        <w:div w:id="760491971">
          <w:marLeft w:val="640"/>
          <w:marRight w:val="0"/>
          <w:marTop w:val="0"/>
          <w:marBottom w:val="0"/>
          <w:divBdr>
            <w:top w:val="none" w:sz="0" w:space="0" w:color="auto"/>
            <w:left w:val="none" w:sz="0" w:space="0" w:color="auto"/>
            <w:bottom w:val="none" w:sz="0" w:space="0" w:color="auto"/>
            <w:right w:val="none" w:sz="0" w:space="0" w:color="auto"/>
          </w:divBdr>
        </w:div>
        <w:div w:id="1399550884">
          <w:marLeft w:val="640"/>
          <w:marRight w:val="0"/>
          <w:marTop w:val="0"/>
          <w:marBottom w:val="0"/>
          <w:divBdr>
            <w:top w:val="none" w:sz="0" w:space="0" w:color="auto"/>
            <w:left w:val="none" w:sz="0" w:space="0" w:color="auto"/>
            <w:bottom w:val="none" w:sz="0" w:space="0" w:color="auto"/>
            <w:right w:val="none" w:sz="0" w:space="0" w:color="auto"/>
          </w:divBdr>
        </w:div>
        <w:div w:id="1968656352">
          <w:marLeft w:val="640"/>
          <w:marRight w:val="0"/>
          <w:marTop w:val="0"/>
          <w:marBottom w:val="0"/>
          <w:divBdr>
            <w:top w:val="none" w:sz="0" w:space="0" w:color="auto"/>
            <w:left w:val="none" w:sz="0" w:space="0" w:color="auto"/>
            <w:bottom w:val="none" w:sz="0" w:space="0" w:color="auto"/>
            <w:right w:val="none" w:sz="0" w:space="0" w:color="auto"/>
          </w:divBdr>
        </w:div>
        <w:div w:id="1801728150">
          <w:marLeft w:val="640"/>
          <w:marRight w:val="0"/>
          <w:marTop w:val="0"/>
          <w:marBottom w:val="0"/>
          <w:divBdr>
            <w:top w:val="none" w:sz="0" w:space="0" w:color="auto"/>
            <w:left w:val="none" w:sz="0" w:space="0" w:color="auto"/>
            <w:bottom w:val="none" w:sz="0" w:space="0" w:color="auto"/>
            <w:right w:val="none" w:sz="0" w:space="0" w:color="auto"/>
          </w:divBdr>
        </w:div>
        <w:div w:id="2092727479">
          <w:marLeft w:val="640"/>
          <w:marRight w:val="0"/>
          <w:marTop w:val="0"/>
          <w:marBottom w:val="0"/>
          <w:divBdr>
            <w:top w:val="none" w:sz="0" w:space="0" w:color="auto"/>
            <w:left w:val="none" w:sz="0" w:space="0" w:color="auto"/>
            <w:bottom w:val="none" w:sz="0" w:space="0" w:color="auto"/>
            <w:right w:val="none" w:sz="0" w:space="0" w:color="auto"/>
          </w:divBdr>
        </w:div>
        <w:div w:id="888296454">
          <w:marLeft w:val="640"/>
          <w:marRight w:val="0"/>
          <w:marTop w:val="0"/>
          <w:marBottom w:val="0"/>
          <w:divBdr>
            <w:top w:val="none" w:sz="0" w:space="0" w:color="auto"/>
            <w:left w:val="none" w:sz="0" w:space="0" w:color="auto"/>
            <w:bottom w:val="none" w:sz="0" w:space="0" w:color="auto"/>
            <w:right w:val="none" w:sz="0" w:space="0" w:color="auto"/>
          </w:divBdr>
        </w:div>
        <w:div w:id="204684608">
          <w:marLeft w:val="640"/>
          <w:marRight w:val="0"/>
          <w:marTop w:val="0"/>
          <w:marBottom w:val="0"/>
          <w:divBdr>
            <w:top w:val="none" w:sz="0" w:space="0" w:color="auto"/>
            <w:left w:val="none" w:sz="0" w:space="0" w:color="auto"/>
            <w:bottom w:val="none" w:sz="0" w:space="0" w:color="auto"/>
            <w:right w:val="none" w:sz="0" w:space="0" w:color="auto"/>
          </w:divBdr>
        </w:div>
        <w:div w:id="1240406454">
          <w:marLeft w:val="640"/>
          <w:marRight w:val="0"/>
          <w:marTop w:val="0"/>
          <w:marBottom w:val="0"/>
          <w:divBdr>
            <w:top w:val="none" w:sz="0" w:space="0" w:color="auto"/>
            <w:left w:val="none" w:sz="0" w:space="0" w:color="auto"/>
            <w:bottom w:val="none" w:sz="0" w:space="0" w:color="auto"/>
            <w:right w:val="none" w:sz="0" w:space="0" w:color="auto"/>
          </w:divBdr>
        </w:div>
        <w:div w:id="1934706215">
          <w:marLeft w:val="640"/>
          <w:marRight w:val="0"/>
          <w:marTop w:val="0"/>
          <w:marBottom w:val="0"/>
          <w:divBdr>
            <w:top w:val="none" w:sz="0" w:space="0" w:color="auto"/>
            <w:left w:val="none" w:sz="0" w:space="0" w:color="auto"/>
            <w:bottom w:val="none" w:sz="0" w:space="0" w:color="auto"/>
            <w:right w:val="none" w:sz="0" w:space="0" w:color="auto"/>
          </w:divBdr>
        </w:div>
        <w:div w:id="1505315744">
          <w:marLeft w:val="640"/>
          <w:marRight w:val="0"/>
          <w:marTop w:val="0"/>
          <w:marBottom w:val="0"/>
          <w:divBdr>
            <w:top w:val="none" w:sz="0" w:space="0" w:color="auto"/>
            <w:left w:val="none" w:sz="0" w:space="0" w:color="auto"/>
            <w:bottom w:val="none" w:sz="0" w:space="0" w:color="auto"/>
            <w:right w:val="none" w:sz="0" w:space="0" w:color="auto"/>
          </w:divBdr>
        </w:div>
        <w:div w:id="1413307706">
          <w:marLeft w:val="640"/>
          <w:marRight w:val="0"/>
          <w:marTop w:val="0"/>
          <w:marBottom w:val="0"/>
          <w:divBdr>
            <w:top w:val="none" w:sz="0" w:space="0" w:color="auto"/>
            <w:left w:val="none" w:sz="0" w:space="0" w:color="auto"/>
            <w:bottom w:val="none" w:sz="0" w:space="0" w:color="auto"/>
            <w:right w:val="none" w:sz="0" w:space="0" w:color="auto"/>
          </w:divBdr>
        </w:div>
        <w:div w:id="564417470">
          <w:marLeft w:val="640"/>
          <w:marRight w:val="0"/>
          <w:marTop w:val="0"/>
          <w:marBottom w:val="0"/>
          <w:divBdr>
            <w:top w:val="none" w:sz="0" w:space="0" w:color="auto"/>
            <w:left w:val="none" w:sz="0" w:space="0" w:color="auto"/>
            <w:bottom w:val="none" w:sz="0" w:space="0" w:color="auto"/>
            <w:right w:val="none" w:sz="0" w:space="0" w:color="auto"/>
          </w:divBdr>
        </w:div>
        <w:div w:id="1147549607">
          <w:marLeft w:val="640"/>
          <w:marRight w:val="0"/>
          <w:marTop w:val="0"/>
          <w:marBottom w:val="0"/>
          <w:divBdr>
            <w:top w:val="none" w:sz="0" w:space="0" w:color="auto"/>
            <w:left w:val="none" w:sz="0" w:space="0" w:color="auto"/>
            <w:bottom w:val="none" w:sz="0" w:space="0" w:color="auto"/>
            <w:right w:val="none" w:sz="0" w:space="0" w:color="auto"/>
          </w:divBdr>
        </w:div>
        <w:div w:id="637996983">
          <w:marLeft w:val="640"/>
          <w:marRight w:val="0"/>
          <w:marTop w:val="0"/>
          <w:marBottom w:val="0"/>
          <w:divBdr>
            <w:top w:val="none" w:sz="0" w:space="0" w:color="auto"/>
            <w:left w:val="none" w:sz="0" w:space="0" w:color="auto"/>
            <w:bottom w:val="none" w:sz="0" w:space="0" w:color="auto"/>
            <w:right w:val="none" w:sz="0" w:space="0" w:color="auto"/>
          </w:divBdr>
        </w:div>
        <w:div w:id="1502811094">
          <w:marLeft w:val="640"/>
          <w:marRight w:val="0"/>
          <w:marTop w:val="0"/>
          <w:marBottom w:val="0"/>
          <w:divBdr>
            <w:top w:val="none" w:sz="0" w:space="0" w:color="auto"/>
            <w:left w:val="none" w:sz="0" w:space="0" w:color="auto"/>
            <w:bottom w:val="none" w:sz="0" w:space="0" w:color="auto"/>
            <w:right w:val="none" w:sz="0" w:space="0" w:color="auto"/>
          </w:divBdr>
        </w:div>
        <w:div w:id="369647937">
          <w:marLeft w:val="640"/>
          <w:marRight w:val="0"/>
          <w:marTop w:val="0"/>
          <w:marBottom w:val="0"/>
          <w:divBdr>
            <w:top w:val="none" w:sz="0" w:space="0" w:color="auto"/>
            <w:left w:val="none" w:sz="0" w:space="0" w:color="auto"/>
            <w:bottom w:val="none" w:sz="0" w:space="0" w:color="auto"/>
            <w:right w:val="none" w:sz="0" w:space="0" w:color="auto"/>
          </w:divBdr>
        </w:div>
        <w:div w:id="305162842">
          <w:marLeft w:val="640"/>
          <w:marRight w:val="0"/>
          <w:marTop w:val="0"/>
          <w:marBottom w:val="0"/>
          <w:divBdr>
            <w:top w:val="none" w:sz="0" w:space="0" w:color="auto"/>
            <w:left w:val="none" w:sz="0" w:space="0" w:color="auto"/>
            <w:bottom w:val="none" w:sz="0" w:space="0" w:color="auto"/>
            <w:right w:val="none" w:sz="0" w:space="0" w:color="auto"/>
          </w:divBdr>
        </w:div>
        <w:div w:id="338626787">
          <w:marLeft w:val="640"/>
          <w:marRight w:val="0"/>
          <w:marTop w:val="0"/>
          <w:marBottom w:val="0"/>
          <w:divBdr>
            <w:top w:val="none" w:sz="0" w:space="0" w:color="auto"/>
            <w:left w:val="none" w:sz="0" w:space="0" w:color="auto"/>
            <w:bottom w:val="none" w:sz="0" w:space="0" w:color="auto"/>
            <w:right w:val="none" w:sz="0" w:space="0" w:color="auto"/>
          </w:divBdr>
        </w:div>
        <w:div w:id="2142377454">
          <w:marLeft w:val="640"/>
          <w:marRight w:val="0"/>
          <w:marTop w:val="0"/>
          <w:marBottom w:val="0"/>
          <w:divBdr>
            <w:top w:val="none" w:sz="0" w:space="0" w:color="auto"/>
            <w:left w:val="none" w:sz="0" w:space="0" w:color="auto"/>
            <w:bottom w:val="none" w:sz="0" w:space="0" w:color="auto"/>
            <w:right w:val="none" w:sz="0" w:space="0" w:color="auto"/>
          </w:divBdr>
        </w:div>
        <w:div w:id="1469661024">
          <w:marLeft w:val="640"/>
          <w:marRight w:val="0"/>
          <w:marTop w:val="0"/>
          <w:marBottom w:val="0"/>
          <w:divBdr>
            <w:top w:val="none" w:sz="0" w:space="0" w:color="auto"/>
            <w:left w:val="none" w:sz="0" w:space="0" w:color="auto"/>
            <w:bottom w:val="none" w:sz="0" w:space="0" w:color="auto"/>
            <w:right w:val="none" w:sz="0" w:space="0" w:color="auto"/>
          </w:divBdr>
        </w:div>
        <w:div w:id="1764371419">
          <w:marLeft w:val="640"/>
          <w:marRight w:val="0"/>
          <w:marTop w:val="0"/>
          <w:marBottom w:val="0"/>
          <w:divBdr>
            <w:top w:val="none" w:sz="0" w:space="0" w:color="auto"/>
            <w:left w:val="none" w:sz="0" w:space="0" w:color="auto"/>
            <w:bottom w:val="none" w:sz="0" w:space="0" w:color="auto"/>
            <w:right w:val="none" w:sz="0" w:space="0" w:color="auto"/>
          </w:divBdr>
        </w:div>
        <w:div w:id="49617611">
          <w:marLeft w:val="640"/>
          <w:marRight w:val="0"/>
          <w:marTop w:val="0"/>
          <w:marBottom w:val="0"/>
          <w:divBdr>
            <w:top w:val="none" w:sz="0" w:space="0" w:color="auto"/>
            <w:left w:val="none" w:sz="0" w:space="0" w:color="auto"/>
            <w:bottom w:val="none" w:sz="0" w:space="0" w:color="auto"/>
            <w:right w:val="none" w:sz="0" w:space="0" w:color="auto"/>
          </w:divBdr>
        </w:div>
        <w:div w:id="1723750046">
          <w:marLeft w:val="640"/>
          <w:marRight w:val="0"/>
          <w:marTop w:val="0"/>
          <w:marBottom w:val="0"/>
          <w:divBdr>
            <w:top w:val="none" w:sz="0" w:space="0" w:color="auto"/>
            <w:left w:val="none" w:sz="0" w:space="0" w:color="auto"/>
            <w:bottom w:val="none" w:sz="0" w:space="0" w:color="auto"/>
            <w:right w:val="none" w:sz="0" w:space="0" w:color="auto"/>
          </w:divBdr>
        </w:div>
        <w:div w:id="197741728">
          <w:marLeft w:val="640"/>
          <w:marRight w:val="0"/>
          <w:marTop w:val="0"/>
          <w:marBottom w:val="0"/>
          <w:divBdr>
            <w:top w:val="none" w:sz="0" w:space="0" w:color="auto"/>
            <w:left w:val="none" w:sz="0" w:space="0" w:color="auto"/>
            <w:bottom w:val="none" w:sz="0" w:space="0" w:color="auto"/>
            <w:right w:val="none" w:sz="0" w:space="0" w:color="auto"/>
          </w:divBdr>
        </w:div>
        <w:div w:id="920530580">
          <w:marLeft w:val="640"/>
          <w:marRight w:val="0"/>
          <w:marTop w:val="0"/>
          <w:marBottom w:val="0"/>
          <w:divBdr>
            <w:top w:val="none" w:sz="0" w:space="0" w:color="auto"/>
            <w:left w:val="none" w:sz="0" w:space="0" w:color="auto"/>
            <w:bottom w:val="none" w:sz="0" w:space="0" w:color="auto"/>
            <w:right w:val="none" w:sz="0" w:space="0" w:color="auto"/>
          </w:divBdr>
        </w:div>
        <w:div w:id="1814593213">
          <w:marLeft w:val="640"/>
          <w:marRight w:val="0"/>
          <w:marTop w:val="0"/>
          <w:marBottom w:val="0"/>
          <w:divBdr>
            <w:top w:val="none" w:sz="0" w:space="0" w:color="auto"/>
            <w:left w:val="none" w:sz="0" w:space="0" w:color="auto"/>
            <w:bottom w:val="none" w:sz="0" w:space="0" w:color="auto"/>
            <w:right w:val="none" w:sz="0" w:space="0" w:color="auto"/>
          </w:divBdr>
        </w:div>
        <w:div w:id="1167289330">
          <w:marLeft w:val="640"/>
          <w:marRight w:val="0"/>
          <w:marTop w:val="0"/>
          <w:marBottom w:val="0"/>
          <w:divBdr>
            <w:top w:val="none" w:sz="0" w:space="0" w:color="auto"/>
            <w:left w:val="none" w:sz="0" w:space="0" w:color="auto"/>
            <w:bottom w:val="none" w:sz="0" w:space="0" w:color="auto"/>
            <w:right w:val="none" w:sz="0" w:space="0" w:color="auto"/>
          </w:divBdr>
        </w:div>
        <w:div w:id="1261529204">
          <w:marLeft w:val="640"/>
          <w:marRight w:val="0"/>
          <w:marTop w:val="0"/>
          <w:marBottom w:val="0"/>
          <w:divBdr>
            <w:top w:val="none" w:sz="0" w:space="0" w:color="auto"/>
            <w:left w:val="none" w:sz="0" w:space="0" w:color="auto"/>
            <w:bottom w:val="none" w:sz="0" w:space="0" w:color="auto"/>
            <w:right w:val="none" w:sz="0" w:space="0" w:color="auto"/>
          </w:divBdr>
        </w:div>
        <w:div w:id="1361013556">
          <w:marLeft w:val="640"/>
          <w:marRight w:val="0"/>
          <w:marTop w:val="0"/>
          <w:marBottom w:val="0"/>
          <w:divBdr>
            <w:top w:val="none" w:sz="0" w:space="0" w:color="auto"/>
            <w:left w:val="none" w:sz="0" w:space="0" w:color="auto"/>
            <w:bottom w:val="none" w:sz="0" w:space="0" w:color="auto"/>
            <w:right w:val="none" w:sz="0" w:space="0" w:color="auto"/>
          </w:divBdr>
        </w:div>
        <w:div w:id="1648045584">
          <w:marLeft w:val="640"/>
          <w:marRight w:val="0"/>
          <w:marTop w:val="0"/>
          <w:marBottom w:val="0"/>
          <w:divBdr>
            <w:top w:val="none" w:sz="0" w:space="0" w:color="auto"/>
            <w:left w:val="none" w:sz="0" w:space="0" w:color="auto"/>
            <w:bottom w:val="none" w:sz="0" w:space="0" w:color="auto"/>
            <w:right w:val="none" w:sz="0" w:space="0" w:color="auto"/>
          </w:divBdr>
        </w:div>
        <w:div w:id="575673328">
          <w:marLeft w:val="640"/>
          <w:marRight w:val="0"/>
          <w:marTop w:val="0"/>
          <w:marBottom w:val="0"/>
          <w:divBdr>
            <w:top w:val="none" w:sz="0" w:space="0" w:color="auto"/>
            <w:left w:val="none" w:sz="0" w:space="0" w:color="auto"/>
            <w:bottom w:val="none" w:sz="0" w:space="0" w:color="auto"/>
            <w:right w:val="none" w:sz="0" w:space="0" w:color="auto"/>
          </w:divBdr>
        </w:div>
        <w:div w:id="1504665320">
          <w:marLeft w:val="640"/>
          <w:marRight w:val="0"/>
          <w:marTop w:val="0"/>
          <w:marBottom w:val="0"/>
          <w:divBdr>
            <w:top w:val="none" w:sz="0" w:space="0" w:color="auto"/>
            <w:left w:val="none" w:sz="0" w:space="0" w:color="auto"/>
            <w:bottom w:val="none" w:sz="0" w:space="0" w:color="auto"/>
            <w:right w:val="none" w:sz="0" w:space="0" w:color="auto"/>
          </w:divBdr>
        </w:div>
        <w:div w:id="205870780">
          <w:marLeft w:val="640"/>
          <w:marRight w:val="0"/>
          <w:marTop w:val="0"/>
          <w:marBottom w:val="0"/>
          <w:divBdr>
            <w:top w:val="none" w:sz="0" w:space="0" w:color="auto"/>
            <w:left w:val="none" w:sz="0" w:space="0" w:color="auto"/>
            <w:bottom w:val="none" w:sz="0" w:space="0" w:color="auto"/>
            <w:right w:val="none" w:sz="0" w:space="0" w:color="auto"/>
          </w:divBdr>
        </w:div>
        <w:div w:id="78448954">
          <w:marLeft w:val="640"/>
          <w:marRight w:val="0"/>
          <w:marTop w:val="0"/>
          <w:marBottom w:val="0"/>
          <w:divBdr>
            <w:top w:val="none" w:sz="0" w:space="0" w:color="auto"/>
            <w:left w:val="none" w:sz="0" w:space="0" w:color="auto"/>
            <w:bottom w:val="none" w:sz="0" w:space="0" w:color="auto"/>
            <w:right w:val="none" w:sz="0" w:space="0" w:color="auto"/>
          </w:divBdr>
        </w:div>
        <w:div w:id="132412578">
          <w:marLeft w:val="640"/>
          <w:marRight w:val="0"/>
          <w:marTop w:val="0"/>
          <w:marBottom w:val="0"/>
          <w:divBdr>
            <w:top w:val="none" w:sz="0" w:space="0" w:color="auto"/>
            <w:left w:val="none" w:sz="0" w:space="0" w:color="auto"/>
            <w:bottom w:val="none" w:sz="0" w:space="0" w:color="auto"/>
            <w:right w:val="none" w:sz="0" w:space="0" w:color="auto"/>
          </w:divBdr>
        </w:div>
        <w:div w:id="199519609">
          <w:marLeft w:val="640"/>
          <w:marRight w:val="0"/>
          <w:marTop w:val="0"/>
          <w:marBottom w:val="0"/>
          <w:divBdr>
            <w:top w:val="none" w:sz="0" w:space="0" w:color="auto"/>
            <w:left w:val="none" w:sz="0" w:space="0" w:color="auto"/>
            <w:bottom w:val="none" w:sz="0" w:space="0" w:color="auto"/>
            <w:right w:val="none" w:sz="0" w:space="0" w:color="auto"/>
          </w:divBdr>
        </w:div>
        <w:div w:id="1578515278">
          <w:marLeft w:val="640"/>
          <w:marRight w:val="0"/>
          <w:marTop w:val="0"/>
          <w:marBottom w:val="0"/>
          <w:divBdr>
            <w:top w:val="none" w:sz="0" w:space="0" w:color="auto"/>
            <w:left w:val="none" w:sz="0" w:space="0" w:color="auto"/>
            <w:bottom w:val="none" w:sz="0" w:space="0" w:color="auto"/>
            <w:right w:val="none" w:sz="0" w:space="0" w:color="auto"/>
          </w:divBdr>
        </w:div>
        <w:div w:id="1171797517">
          <w:marLeft w:val="640"/>
          <w:marRight w:val="0"/>
          <w:marTop w:val="0"/>
          <w:marBottom w:val="0"/>
          <w:divBdr>
            <w:top w:val="none" w:sz="0" w:space="0" w:color="auto"/>
            <w:left w:val="none" w:sz="0" w:space="0" w:color="auto"/>
            <w:bottom w:val="none" w:sz="0" w:space="0" w:color="auto"/>
            <w:right w:val="none" w:sz="0" w:space="0" w:color="auto"/>
          </w:divBdr>
        </w:div>
        <w:div w:id="692613099">
          <w:marLeft w:val="640"/>
          <w:marRight w:val="0"/>
          <w:marTop w:val="0"/>
          <w:marBottom w:val="0"/>
          <w:divBdr>
            <w:top w:val="none" w:sz="0" w:space="0" w:color="auto"/>
            <w:left w:val="none" w:sz="0" w:space="0" w:color="auto"/>
            <w:bottom w:val="none" w:sz="0" w:space="0" w:color="auto"/>
            <w:right w:val="none" w:sz="0" w:space="0" w:color="auto"/>
          </w:divBdr>
        </w:div>
        <w:div w:id="934283880">
          <w:marLeft w:val="640"/>
          <w:marRight w:val="0"/>
          <w:marTop w:val="0"/>
          <w:marBottom w:val="0"/>
          <w:divBdr>
            <w:top w:val="none" w:sz="0" w:space="0" w:color="auto"/>
            <w:left w:val="none" w:sz="0" w:space="0" w:color="auto"/>
            <w:bottom w:val="none" w:sz="0" w:space="0" w:color="auto"/>
            <w:right w:val="none" w:sz="0" w:space="0" w:color="auto"/>
          </w:divBdr>
        </w:div>
        <w:div w:id="1431966833">
          <w:marLeft w:val="640"/>
          <w:marRight w:val="0"/>
          <w:marTop w:val="0"/>
          <w:marBottom w:val="0"/>
          <w:divBdr>
            <w:top w:val="none" w:sz="0" w:space="0" w:color="auto"/>
            <w:left w:val="none" w:sz="0" w:space="0" w:color="auto"/>
            <w:bottom w:val="none" w:sz="0" w:space="0" w:color="auto"/>
            <w:right w:val="none" w:sz="0" w:space="0" w:color="auto"/>
          </w:divBdr>
        </w:div>
        <w:div w:id="1133248839">
          <w:marLeft w:val="640"/>
          <w:marRight w:val="0"/>
          <w:marTop w:val="0"/>
          <w:marBottom w:val="0"/>
          <w:divBdr>
            <w:top w:val="none" w:sz="0" w:space="0" w:color="auto"/>
            <w:left w:val="none" w:sz="0" w:space="0" w:color="auto"/>
            <w:bottom w:val="none" w:sz="0" w:space="0" w:color="auto"/>
            <w:right w:val="none" w:sz="0" w:space="0" w:color="auto"/>
          </w:divBdr>
        </w:div>
        <w:div w:id="281108891">
          <w:marLeft w:val="640"/>
          <w:marRight w:val="0"/>
          <w:marTop w:val="0"/>
          <w:marBottom w:val="0"/>
          <w:divBdr>
            <w:top w:val="none" w:sz="0" w:space="0" w:color="auto"/>
            <w:left w:val="none" w:sz="0" w:space="0" w:color="auto"/>
            <w:bottom w:val="none" w:sz="0" w:space="0" w:color="auto"/>
            <w:right w:val="none" w:sz="0" w:space="0" w:color="auto"/>
          </w:divBdr>
        </w:div>
        <w:div w:id="545335866">
          <w:marLeft w:val="640"/>
          <w:marRight w:val="0"/>
          <w:marTop w:val="0"/>
          <w:marBottom w:val="0"/>
          <w:divBdr>
            <w:top w:val="none" w:sz="0" w:space="0" w:color="auto"/>
            <w:left w:val="none" w:sz="0" w:space="0" w:color="auto"/>
            <w:bottom w:val="none" w:sz="0" w:space="0" w:color="auto"/>
            <w:right w:val="none" w:sz="0" w:space="0" w:color="auto"/>
          </w:divBdr>
        </w:div>
        <w:div w:id="100105037">
          <w:marLeft w:val="640"/>
          <w:marRight w:val="0"/>
          <w:marTop w:val="0"/>
          <w:marBottom w:val="0"/>
          <w:divBdr>
            <w:top w:val="none" w:sz="0" w:space="0" w:color="auto"/>
            <w:left w:val="none" w:sz="0" w:space="0" w:color="auto"/>
            <w:bottom w:val="none" w:sz="0" w:space="0" w:color="auto"/>
            <w:right w:val="none" w:sz="0" w:space="0" w:color="auto"/>
          </w:divBdr>
        </w:div>
        <w:div w:id="1874733920">
          <w:marLeft w:val="640"/>
          <w:marRight w:val="0"/>
          <w:marTop w:val="0"/>
          <w:marBottom w:val="0"/>
          <w:divBdr>
            <w:top w:val="none" w:sz="0" w:space="0" w:color="auto"/>
            <w:left w:val="none" w:sz="0" w:space="0" w:color="auto"/>
            <w:bottom w:val="none" w:sz="0" w:space="0" w:color="auto"/>
            <w:right w:val="none" w:sz="0" w:space="0" w:color="auto"/>
          </w:divBdr>
        </w:div>
        <w:div w:id="84693428">
          <w:marLeft w:val="640"/>
          <w:marRight w:val="0"/>
          <w:marTop w:val="0"/>
          <w:marBottom w:val="0"/>
          <w:divBdr>
            <w:top w:val="none" w:sz="0" w:space="0" w:color="auto"/>
            <w:left w:val="none" w:sz="0" w:space="0" w:color="auto"/>
            <w:bottom w:val="none" w:sz="0" w:space="0" w:color="auto"/>
            <w:right w:val="none" w:sz="0" w:space="0" w:color="auto"/>
          </w:divBdr>
        </w:div>
        <w:div w:id="14045455">
          <w:marLeft w:val="640"/>
          <w:marRight w:val="0"/>
          <w:marTop w:val="0"/>
          <w:marBottom w:val="0"/>
          <w:divBdr>
            <w:top w:val="none" w:sz="0" w:space="0" w:color="auto"/>
            <w:left w:val="none" w:sz="0" w:space="0" w:color="auto"/>
            <w:bottom w:val="none" w:sz="0" w:space="0" w:color="auto"/>
            <w:right w:val="none" w:sz="0" w:space="0" w:color="auto"/>
          </w:divBdr>
        </w:div>
        <w:div w:id="1045445451">
          <w:marLeft w:val="640"/>
          <w:marRight w:val="0"/>
          <w:marTop w:val="0"/>
          <w:marBottom w:val="0"/>
          <w:divBdr>
            <w:top w:val="none" w:sz="0" w:space="0" w:color="auto"/>
            <w:left w:val="none" w:sz="0" w:space="0" w:color="auto"/>
            <w:bottom w:val="none" w:sz="0" w:space="0" w:color="auto"/>
            <w:right w:val="none" w:sz="0" w:space="0" w:color="auto"/>
          </w:divBdr>
        </w:div>
        <w:div w:id="1122652470">
          <w:marLeft w:val="640"/>
          <w:marRight w:val="0"/>
          <w:marTop w:val="0"/>
          <w:marBottom w:val="0"/>
          <w:divBdr>
            <w:top w:val="none" w:sz="0" w:space="0" w:color="auto"/>
            <w:left w:val="none" w:sz="0" w:space="0" w:color="auto"/>
            <w:bottom w:val="none" w:sz="0" w:space="0" w:color="auto"/>
            <w:right w:val="none" w:sz="0" w:space="0" w:color="auto"/>
          </w:divBdr>
        </w:div>
        <w:div w:id="764962815">
          <w:marLeft w:val="640"/>
          <w:marRight w:val="0"/>
          <w:marTop w:val="0"/>
          <w:marBottom w:val="0"/>
          <w:divBdr>
            <w:top w:val="none" w:sz="0" w:space="0" w:color="auto"/>
            <w:left w:val="none" w:sz="0" w:space="0" w:color="auto"/>
            <w:bottom w:val="none" w:sz="0" w:space="0" w:color="auto"/>
            <w:right w:val="none" w:sz="0" w:space="0" w:color="auto"/>
          </w:divBdr>
        </w:div>
        <w:div w:id="1212620358">
          <w:marLeft w:val="640"/>
          <w:marRight w:val="0"/>
          <w:marTop w:val="0"/>
          <w:marBottom w:val="0"/>
          <w:divBdr>
            <w:top w:val="none" w:sz="0" w:space="0" w:color="auto"/>
            <w:left w:val="none" w:sz="0" w:space="0" w:color="auto"/>
            <w:bottom w:val="none" w:sz="0" w:space="0" w:color="auto"/>
            <w:right w:val="none" w:sz="0" w:space="0" w:color="auto"/>
          </w:divBdr>
        </w:div>
        <w:div w:id="1939168194">
          <w:marLeft w:val="640"/>
          <w:marRight w:val="0"/>
          <w:marTop w:val="0"/>
          <w:marBottom w:val="0"/>
          <w:divBdr>
            <w:top w:val="none" w:sz="0" w:space="0" w:color="auto"/>
            <w:left w:val="none" w:sz="0" w:space="0" w:color="auto"/>
            <w:bottom w:val="none" w:sz="0" w:space="0" w:color="auto"/>
            <w:right w:val="none" w:sz="0" w:space="0" w:color="auto"/>
          </w:divBdr>
        </w:div>
        <w:div w:id="902259153">
          <w:marLeft w:val="640"/>
          <w:marRight w:val="0"/>
          <w:marTop w:val="0"/>
          <w:marBottom w:val="0"/>
          <w:divBdr>
            <w:top w:val="none" w:sz="0" w:space="0" w:color="auto"/>
            <w:left w:val="none" w:sz="0" w:space="0" w:color="auto"/>
            <w:bottom w:val="none" w:sz="0" w:space="0" w:color="auto"/>
            <w:right w:val="none" w:sz="0" w:space="0" w:color="auto"/>
          </w:divBdr>
        </w:div>
        <w:div w:id="586428520">
          <w:marLeft w:val="640"/>
          <w:marRight w:val="0"/>
          <w:marTop w:val="0"/>
          <w:marBottom w:val="0"/>
          <w:divBdr>
            <w:top w:val="none" w:sz="0" w:space="0" w:color="auto"/>
            <w:left w:val="none" w:sz="0" w:space="0" w:color="auto"/>
            <w:bottom w:val="none" w:sz="0" w:space="0" w:color="auto"/>
            <w:right w:val="none" w:sz="0" w:space="0" w:color="auto"/>
          </w:divBdr>
        </w:div>
        <w:div w:id="409695034">
          <w:marLeft w:val="640"/>
          <w:marRight w:val="0"/>
          <w:marTop w:val="0"/>
          <w:marBottom w:val="0"/>
          <w:divBdr>
            <w:top w:val="none" w:sz="0" w:space="0" w:color="auto"/>
            <w:left w:val="none" w:sz="0" w:space="0" w:color="auto"/>
            <w:bottom w:val="none" w:sz="0" w:space="0" w:color="auto"/>
            <w:right w:val="none" w:sz="0" w:space="0" w:color="auto"/>
          </w:divBdr>
        </w:div>
        <w:div w:id="873079768">
          <w:marLeft w:val="640"/>
          <w:marRight w:val="0"/>
          <w:marTop w:val="0"/>
          <w:marBottom w:val="0"/>
          <w:divBdr>
            <w:top w:val="none" w:sz="0" w:space="0" w:color="auto"/>
            <w:left w:val="none" w:sz="0" w:space="0" w:color="auto"/>
            <w:bottom w:val="none" w:sz="0" w:space="0" w:color="auto"/>
            <w:right w:val="none" w:sz="0" w:space="0" w:color="auto"/>
          </w:divBdr>
        </w:div>
        <w:div w:id="961225560">
          <w:marLeft w:val="640"/>
          <w:marRight w:val="0"/>
          <w:marTop w:val="0"/>
          <w:marBottom w:val="0"/>
          <w:divBdr>
            <w:top w:val="none" w:sz="0" w:space="0" w:color="auto"/>
            <w:left w:val="none" w:sz="0" w:space="0" w:color="auto"/>
            <w:bottom w:val="none" w:sz="0" w:space="0" w:color="auto"/>
            <w:right w:val="none" w:sz="0" w:space="0" w:color="auto"/>
          </w:divBdr>
        </w:div>
        <w:div w:id="1801922390">
          <w:marLeft w:val="640"/>
          <w:marRight w:val="0"/>
          <w:marTop w:val="0"/>
          <w:marBottom w:val="0"/>
          <w:divBdr>
            <w:top w:val="none" w:sz="0" w:space="0" w:color="auto"/>
            <w:left w:val="none" w:sz="0" w:space="0" w:color="auto"/>
            <w:bottom w:val="none" w:sz="0" w:space="0" w:color="auto"/>
            <w:right w:val="none" w:sz="0" w:space="0" w:color="auto"/>
          </w:divBdr>
        </w:div>
        <w:div w:id="349989107">
          <w:marLeft w:val="640"/>
          <w:marRight w:val="0"/>
          <w:marTop w:val="0"/>
          <w:marBottom w:val="0"/>
          <w:divBdr>
            <w:top w:val="none" w:sz="0" w:space="0" w:color="auto"/>
            <w:left w:val="none" w:sz="0" w:space="0" w:color="auto"/>
            <w:bottom w:val="none" w:sz="0" w:space="0" w:color="auto"/>
            <w:right w:val="none" w:sz="0" w:space="0" w:color="auto"/>
          </w:divBdr>
        </w:div>
        <w:div w:id="1448893944">
          <w:marLeft w:val="640"/>
          <w:marRight w:val="0"/>
          <w:marTop w:val="0"/>
          <w:marBottom w:val="0"/>
          <w:divBdr>
            <w:top w:val="none" w:sz="0" w:space="0" w:color="auto"/>
            <w:left w:val="none" w:sz="0" w:space="0" w:color="auto"/>
            <w:bottom w:val="none" w:sz="0" w:space="0" w:color="auto"/>
            <w:right w:val="none" w:sz="0" w:space="0" w:color="auto"/>
          </w:divBdr>
        </w:div>
        <w:div w:id="195429024">
          <w:marLeft w:val="640"/>
          <w:marRight w:val="0"/>
          <w:marTop w:val="0"/>
          <w:marBottom w:val="0"/>
          <w:divBdr>
            <w:top w:val="none" w:sz="0" w:space="0" w:color="auto"/>
            <w:left w:val="none" w:sz="0" w:space="0" w:color="auto"/>
            <w:bottom w:val="none" w:sz="0" w:space="0" w:color="auto"/>
            <w:right w:val="none" w:sz="0" w:space="0" w:color="auto"/>
          </w:divBdr>
        </w:div>
        <w:div w:id="943415563">
          <w:marLeft w:val="640"/>
          <w:marRight w:val="0"/>
          <w:marTop w:val="0"/>
          <w:marBottom w:val="0"/>
          <w:divBdr>
            <w:top w:val="none" w:sz="0" w:space="0" w:color="auto"/>
            <w:left w:val="none" w:sz="0" w:space="0" w:color="auto"/>
            <w:bottom w:val="none" w:sz="0" w:space="0" w:color="auto"/>
            <w:right w:val="none" w:sz="0" w:space="0" w:color="auto"/>
          </w:divBdr>
        </w:div>
        <w:div w:id="27995381">
          <w:marLeft w:val="640"/>
          <w:marRight w:val="0"/>
          <w:marTop w:val="0"/>
          <w:marBottom w:val="0"/>
          <w:divBdr>
            <w:top w:val="none" w:sz="0" w:space="0" w:color="auto"/>
            <w:left w:val="none" w:sz="0" w:space="0" w:color="auto"/>
            <w:bottom w:val="none" w:sz="0" w:space="0" w:color="auto"/>
            <w:right w:val="none" w:sz="0" w:space="0" w:color="auto"/>
          </w:divBdr>
        </w:div>
        <w:div w:id="1344937100">
          <w:marLeft w:val="640"/>
          <w:marRight w:val="0"/>
          <w:marTop w:val="0"/>
          <w:marBottom w:val="0"/>
          <w:divBdr>
            <w:top w:val="none" w:sz="0" w:space="0" w:color="auto"/>
            <w:left w:val="none" w:sz="0" w:space="0" w:color="auto"/>
            <w:bottom w:val="none" w:sz="0" w:space="0" w:color="auto"/>
            <w:right w:val="none" w:sz="0" w:space="0" w:color="auto"/>
          </w:divBdr>
        </w:div>
        <w:div w:id="1150748388">
          <w:marLeft w:val="640"/>
          <w:marRight w:val="0"/>
          <w:marTop w:val="0"/>
          <w:marBottom w:val="0"/>
          <w:divBdr>
            <w:top w:val="none" w:sz="0" w:space="0" w:color="auto"/>
            <w:left w:val="none" w:sz="0" w:space="0" w:color="auto"/>
            <w:bottom w:val="none" w:sz="0" w:space="0" w:color="auto"/>
            <w:right w:val="none" w:sz="0" w:space="0" w:color="auto"/>
          </w:divBdr>
        </w:div>
        <w:div w:id="1651905650">
          <w:marLeft w:val="640"/>
          <w:marRight w:val="0"/>
          <w:marTop w:val="0"/>
          <w:marBottom w:val="0"/>
          <w:divBdr>
            <w:top w:val="none" w:sz="0" w:space="0" w:color="auto"/>
            <w:left w:val="none" w:sz="0" w:space="0" w:color="auto"/>
            <w:bottom w:val="none" w:sz="0" w:space="0" w:color="auto"/>
            <w:right w:val="none" w:sz="0" w:space="0" w:color="auto"/>
          </w:divBdr>
        </w:div>
        <w:div w:id="1563130850">
          <w:marLeft w:val="640"/>
          <w:marRight w:val="0"/>
          <w:marTop w:val="0"/>
          <w:marBottom w:val="0"/>
          <w:divBdr>
            <w:top w:val="none" w:sz="0" w:space="0" w:color="auto"/>
            <w:left w:val="none" w:sz="0" w:space="0" w:color="auto"/>
            <w:bottom w:val="none" w:sz="0" w:space="0" w:color="auto"/>
            <w:right w:val="none" w:sz="0" w:space="0" w:color="auto"/>
          </w:divBdr>
        </w:div>
        <w:div w:id="821503978">
          <w:marLeft w:val="640"/>
          <w:marRight w:val="0"/>
          <w:marTop w:val="0"/>
          <w:marBottom w:val="0"/>
          <w:divBdr>
            <w:top w:val="none" w:sz="0" w:space="0" w:color="auto"/>
            <w:left w:val="none" w:sz="0" w:space="0" w:color="auto"/>
            <w:bottom w:val="none" w:sz="0" w:space="0" w:color="auto"/>
            <w:right w:val="none" w:sz="0" w:space="0" w:color="auto"/>
          </w:divBdr>
        </w:div>
        <w:div w:id="1387803032">
          <w:marLeft w:val="640"/>
          <w:marRight w:val="0"/>
          <w:marTop w:val="0"/>
          <w:marBottom w:val="0"/>
          <w:divBdr>
            <w:top w:val="none" w:sz="0" w:space="0" w:color="auto"/>
            <w:left w:val="none" w:sz="0" w:space="0" w:color="auto"/>
            <w:bottom w:val="none" w:sz="0" w:space="0" w:color="auto"/>
            <w:right w:val="none" w:sz="0" w:space="0" w:color="auto"/>
          </w:divBdr>
        </w:div>
        <w:div w:id="775515722">
          <w:marLeft w:val="640"/>
          <w:marRight w:val="0"/>
          <w:marTop w:val="0"/>
          <w:marBottom w:val="0"/>
          <w:divBdr>
            <w:top w:val="none" w:sz="0" w:space="0" w:color="auto"/>
            <w:left w:val="none" w:sz="0" w:space="0" w:color="auto"/>
            <w:bottom w:val="none" w:sz="0" w:space="0" w:color="auto"/>
            <w:right w:val="none" w:sz="0" w:space="0" w:color="auto"/>
          </w:divBdr>
        </w:div>
        <w:div w:id="972948466">
          <w:marLeft w:val="640"/>
          <w:marRight w:val="0"/>
          <w:marTop w:val="0"/>
          <w:marBottom w:val="0"/>
          <w:divBdr>
            <w:top w:val="none" w:sz="0" w:space="0" w:color="auto"/>
            <w:left w:val="none" w:sz="0" w:space="0" w:color="auto"/>
            <w:bottom w:val="none" w:sz="0" w:space="0" w:color="auto"/>
            <w:right w:val="none" w:sz="0" w:space="0" w:color="auto"/>
          </w:divBdr>
        </w:div>
        <w:div w:id="1727408728">
          <w:marLeft w:val="640"/>
          <w:marRight w:val="0"/>
          <w:marTop w:val="0"/>
          <w:marBottom w:val="0"/>
          <w:divBdr>
            <w:top w:val="none" w:sz="0" w:space="0" w:color="auto"/>
            <w:left w:val="none" w:sz="0" w:space="0" w:color="auto"/>
            <w:bottom w:val="none" w:sz="0" w:space="0" w:color="auto"/>
            <w:right w:val="none" w:sz="0" w:space="0" w:color="auto"/>
          </w:divBdr>
        </w:div>
        <w:div w:id="327490108">
          <w:marLeft w:val="640"/>
          <w:marRight w:val="0"/>
          <w:marTop w:val="0"/>
          <w:marBottom w:val="0"/>
          <w:divBdr>
            <w:top w:val="none" w:sz="0" w:space="0" w:color="auto"/>
            <w:left w:val="none" w:sz="0" w:space="0" w:color="auto"/>
            <w:bottom w:val="none" w:sz="0" w:space="0" w:color="auto"/>
            <w:right w:val="none" w:sz="0" w:space="0" w:color="auto"/>
          </w:divBdr>
        </w:div>
        <w:div w:id="212891173">
          <w:marLeft w:val="640"/>
          <w:marRight w:val="0"/>
          <w:marTop w:val="0"/>
          <w:marBottom w:val="0"/>
          <w:divBdr>
            <w:top w:val="none" w:sz="0" w:space="0" w:color="auto"/>
            <w:left w:val="none" w:sz="0" w:space="0" w:color="auto"/>
            <w:bottom w:val="none" w:sz="0" w:space="0" w:color="auto"/>
            <w:right w:val="none" w:sz="0" w:space="0" w:color="auto"/>
          </w:divBdr>
        </w:div>
        <w:div w:id="327829763">
          <w:marLeft w:val="640"/>
          <w:marRight w:val="0"/>
          <w:marTop w:val="0"/>
          <w:marBottom w:val="0"/>
          <w:divBdr>
            <w:top w:val="none" w:sz="0" w:space="0" w:color="auto"/>
            <w:left w:val="none" w:sz="0" w:space="0" w:color="auto"/>
            <w:bottom w:val="none" w:sz="0" w:space="0" w:color="auto"/>
            <w:right w:val="none" w:sz="0" w:space="0" w:color="auto"/>
          </w:divBdr>
        </w:div>
        <w:div w:id="216164124">
          <w:marLeft w:val="640"/>
          <w:marRight w:val="0"/>
          <w:marTop w:val="0"/>
          <w:marBottom w:val="0"/>
          <w:divBdr>
            <w:top w:val="none" w:sz="0" w:space="0" w:color="auto"/>
            <w:left w:val="none" w:sz="0" w:space="0" w:color="auto"/>
            <w:bottom w:val="none" w:sz="0" w:space="0" w:color="auto"/>
            <w:right w:val="none" w:sz="0" w:space="0" w:color="auto"/>
          </w:divBdr>
        </w:div>
        <w:div w:id="1248539083">
          <w:marLeft w:val="640"/>
          <w:marRight w:val="0"/>
          <w:marTop w:val="0"/>
          <w:marBottom w:val="0"/>
          <w:divBdr>
            <w:top w:val="none" w:sz="0" w:space="0" w:color="auto"/>
            <w:left w:val="none" w:sz="0" w:space="0" w:color="auto"/>
            <w:bottom w:val="none" w:sz="0" w:space="0" w:color="auto"/>
            <w:right w:val="none" w:sz="0" w:space="0" w:color="auto"/>
          </w:divBdr>
        </w:div>
        <w:div w:id="1616861656">
          <w:marLeft w:val="640"/>
          <w:marRight w:val="0"/>
          <w:marTop w:val="0"/>
          <w:marBottom w:val="0"/>
          <w:divBdr>
            <w:top w:val="none" w:sz="0" w:space="0" w:color="auto"/>
            <w:left w:val="none" w:sz="0" w:space="0" w:color="auto"/>
            <w:bottom w:val="none" w:sz="0" w:space="0" w:color="auto"/>
            <w:right w:val="none" w:sz="0" w:space="0" w:color="auto"/>
          </w:divBdr>
        </w:div>
        <w:div w:id="1456677883">
          <w:marLeft w:val="640"/>
          <w:marRight w:val="0"/>
          <w:marTop w:val="0"/>
          <w:marBottom w:val="0"/>
          <w:divBdr>
            <w:top w:val="none" w:sz="0" w:space="0" w:color="auto"/>
            <w:left w:val="none" w:sz="0" w:space="0" w:color="auto"/>
            <w:bottom w:val="none" w:sz="0" w:space="0" w:color="auto"/>
            <w:right w:val="none" w:sz="0" w:space="0" w:color="auto"/>
          </w:divBdr>
        </w:div>
        <w:div w:id="1885289843">
          <w:marLeft w:val="640"/>
          <w:marRight w:val="0"/>
          <w:marTop w:val="0"/>
          <w:marBottom w:val="0"/>
          <w:divBdr>
            <w:top w:val="none" w:sz="0" w:space="0" w:color="auto"/>
            <w:left w:val="none" w:sz="0" w:space="0" w:color="auto"/>
            <w:bottom w:val="none" w:sz="0" w:space="0" w:color="auto"/>
            <w:right w:val="none" w:sz="0" w:space="0" w:color="auto"/>
          </w:divBdr>
        </w:div>
        <w:div w:id="1854220064">
          <w:marLeft w:val="640"/>
          <w:marRight w:val="0"/>
          <w:marTop w:val="0"/>
          <w:marBottom w:val="0"/>
          <w:divBdr>
            <w:top w:val="none" w:sz="0" w:space="0" w:color="auto"/>
            <w:left w:val="none" w:sz="0" w:space="0" w:color="auto"/>
            <w:bottom w:val="none" w:sz="0" w:space="0" w:color="auto"/>
            <w:right w:val="none" w:sz="0" w:space="0" w:color="auto"/>
          </w:divBdr>
        </w:div>
        <w:div w:id="270432367">
          <w:marLeft w:val="640"/>
          <w:marRight w:val="0"/>
          <w:marTop w:val="0"/>
          <w:marBottom w:val="0"/>
          <w:divBdr>
            <w:top w:val="none" w:sz="0" w:space="0" w:color="auto"/>
            <w:left w:val="none" w:sz="0" w:space="0" w:color="auto"/>
            <w:bottom w:val="none" w:sz="0" w:space="0" w:color="auto"/>
            <w:right w:val="none" w:sz="0" w:space="0" w:color="auto"/>
          </w:divBdr>
        </w:div>
        <w:div w:id="1839880727">
          <w:marLeft w:val="640"/>
          <w:marRight w:val="0"/>
          <w:marTop w:val="0"/>
          <w:marBottom w:val="0"/>
          <w:divBdr>
            <w:top w:val="none" w:sz="0" w:space="0" w:color="auto"/>
            <w:left w:val="none" w:sz="0" w:space="0" w:color="auto"/>
            <w:bottom w:val="none" w:sz="0" w:space="0" w:color="auto"/>
            <w:right w:val="none" w:sz="0" w:space="0" w:color="auto"/>
          </w:divBdr>
        </w:div>
        <w:div w:id="1148741506">
          <w:marLeft w:val="640"/>
          <w:marRight w:val="0"/>
          <w:marTop w:val="0"/>
          <w:marBottom w:val="0"/>
          <w:divBdr>
            <w:top w:val="none" w:sz="0" w:space="0" w:color="auto"/>
            <w:left w:val="none" w:sz="0" w:space="0" w:color="auto"/>
            <w:bottom w:val="none" w:sz="0" w:space="0" w:color="auto"/>
            <w:right w:val="none" w:sz="0" w:space="0" w:color="auto"/>
          </w:divBdr>
        </w:div>
        <w:div w:id="133641621">
          <w:marLeft w:val="640"/>
          <w:marRight w:val="0"/>
          <w:marTop w:val="0"/>
          <w:marBottom w:val="0"/>
          <w:divBdr>
            <w:top w:val="none" w:sz="0" w:space="0" w:color="auto"/>
            <w:left w:val="none" w:sz="0" w:space="0" w:color="auto"/>
            <w:bottom w:val="none" w:sz="0" w:space="0" w:color="auto"/>
            <w:right w:val="none" w:sz="0" w:space="0" w:color="auto"/>
          </w:divBdr>
        </w:div>
        <w:div w:id="601037168">
          <w:marLeft w:val="640"/>
          <w:marRight w:val="0"/>
          <w:marTop w:val="0"/>
          <w:marBottom w:val="0"/>
          <w:divBdr>
            <w:top w:val="none" w:sz="0" w:space="0" w:color="auto"/>
            <w:left w:val="none" w:sz="0" w:space="0" w:color="auto"/>
            <w:bottom w:val="none" w:sz="0" w:space="0" w:color="auto"/>
            <w:right w:val="none" w:sz="0" w:space="0" w:color="auto"/>
          </w:divBdr>
        </w:div>
        <w:div w:id="1609503320">
          <w:marLeft w:val="640"/>
          <w:marRight w:val="0"/>
          <w:marTop w:val="0"/>
          <w:marBottom w:val="0"/>
          <w:divBdr>
            <w:top w:val="none" w:sz="0" w:space="0" w:color="auto"/>
            <w:left w:val="none" w:sz="0" w:space="0" w:color="auto"/>
            <w:bottom w:val="none" w:sz="0" w:space="0" w:color="auto"/>
            <w:right w:val="none" w:sz="0" w:space="0" w:color="auto"/>
          </w:divBdr>
        </w:div>
        <w:div w:id="1482576247">
          <w:marLeft w:val="640"/>
          <w:marRight w:val="0"/>
          <w:marTop w:val="0"/>
          <w:marBottom w:val="0"/>
          <w:divBdr>
            <w:top w:val="none" w:sz="0" w:space="0" w:color="auto"/>
            <w:left w:val="none" w:sz="0" w:space="0" w:color="auto"/>
            <w:bottom w:val="none" w:sz="0" w:space="0" w:color="auto"/>
            <w:right w:val="none" w:sz="0" w:space="0" w:color="auto"/>
          </w:divBdr>
        </w:div>
        <w:div w:id="1805125045">
          <w:marLeft w:val="640"/>
          <w:marRight w:val="0"/>
          <w:marTop w:val="0"/>
          <w:marBottom w:val="0"/>
          <w:divBdr>
            <w:top w:val="none" w:sz="0" w:space="0" w:color="auto"/>
            <w:left w:val="none" w:sz="0" w:space="0" w:color="auto"/>
            <w:bottom w:val="none" w:sz="0" w:space="0" w:color="auto"/>
            <w:right w:val="none" w:sz="0" w:space="0" w:color="auto"/>
          </w:divBdr>
        </w:div>
        <w:div w:id="189683399">
          <w:marLeft w:val="640"/>
          <w:marRight w:val="0"/>
          <w:marTop w:val="0"/>
          <w:marBottom w:val="0"/>
          <w:divBdr>
            <w:top w:val="none" w:sz="0" w:space="0" w:color="auto"/>
            <w:left w:val="none" w:sz="0" w:space="0" w:color="auto"/>
            <w:bottom w:val="none" w:sz="0" w:space="0" w:color="auto"/>
            <w:right w:val="none" w:sz="0" w:space="0" w:color="auto"/>
          </w:divBdr>
        </w:div>
        <w:div w:id="716121695">
          <w:marLeft w:val="640"/>
          <w:marRight w:val="0"/>
          <w:marTop w:val="0"/>
          <w:marBottom w:val="0"/>
          <w:divBdr>
            <w:top w:val="none" w:sz="0" w:space="0" w:color="auto"/>
            <w:left w:val="none" w:sz="0" w:space="0" w:color="auto"/>
            <w:bottom w:val="none" w:sz="0" w:space="0" w:color="auto"/>
            <w:right w:val="none" w:sz="0" w:space="0" w:color="auto"/>
          </w:divBdr>
        </w:div>
        <w:div w:id="210386232">
          <w:marLeft w:val="640"/>
          <w:marRight w:val="0"/>
          <w:marTop w:val="0"/>
          <w:marBottom w:val="0"/>
          <w:divBdr>
            <w:top w:val="none" w:sz="0" w:space="0" w:color="auto"/>
            <w:left w:val="none" w:sz="0" w:space="0" w:color="auto"/>
            <w:bottom w:val="none" w:sz="0" w:space="0" w:color="auto"/>
            <w:right w:val="none" w:sz="0" w:space="0" w:color="auto"/>
          </w:divBdr>
        </w:div>
        <w:div w:id="521632481">
          <w:marLeft w:val="640"/>
          <w:marRight w:val="0"/>
          <w:marTop w:val="0"/>
          <w:marBottom w:val="0"/>
          <w:divBdr>
            <w:top w:val="none" w:sz="0" w:space="0" w:color="auto"/>
            <w:left w:val="none" w:sz="0" w:space="0" w:color="auto"/>
            <w:bottom w:val="none" w:sz="0" w:space="0" w:color="auto"/>
            <w:right w:val="none" w:sz="0" w:space="0" w:color="auto"/>
          </w:divBdr>
        </w:div>
        <w:div w:id="792753669">
          <w:marLeft w:val="640"/>
          <w:marRight w:val="0"/>
          <w:marTop w:val="0"/>
          <w:marBottom w:val="0"/>
          <w:divBdr>
            <w:top w:val="none" w:sz="0" w:space="0" w:color="auto"/>
            <w:left w:val="none" w:sz="0" w:space="0" w:color="auto"/>
            <w:bottom w:val="none" w:sz="0" w:space="0" w:color="auto"/>
            <w:right w:val="none" w:sz="0" w:space="0" w:color="auto"/>
          </w:divBdr>
        </w:div>
        <w:div w:id="1086462316">
          <w:marLeft w:val="640"/>
          <w:marRight w:val="0"/>
          <w:marTop w:val="0"/>
          <w:marBottom w:val="0"/>
          <w:divBdr>
            <w:top w:val="none" w:sz="0" w:space="0" w:color="auto"/>
            <w:left w:val="none" w:sz="0" w:space="0" w:color="auto"/>
            <w:bottom w:val="none" w:sz="0" w:space="0" w:color="auto"/>
            <w:right w:val="none" w:sz="0" w:space="0" w:color="auto"/>
          </w:divBdr>
        </w:div>
        <w:div w:id="1117945379">
          <w:marLeft w:val="640"/>
          <w:marRight w:val="0"/>
          <w:marTop w:val="0"/>
          <w:marBottom w:val="0"/>
          <w:divBdr>
            <w:top w:val="none" w:sz="0" w:space="0" w:color="auto"/>
            <w:left w:val="none" w:sz="0" w:space="0" w:color="auto"/>
            <w:bottom w:val="none" w:sz="0" w:space="0" w:color="auto"/>
            <w:right w:val="none" w:sz="0" w:space="0" w:color="auto"/>
          </w:divBdr>
        </w:div>
        <w:div w:id="1094863699">
          <w:marLeft w:val="640"/>
          <w:marRight w:val="0"/>
          <w:marTop w:val="0"/>
          <w:marBottom w:val="0"/>
          <w:divBdr>
            <w:top w:val="none" w:sz="0" w:space="0" w:color="auto"/>
            <w:left w:val="none" w:sz="0" w:space="0" w:color="auto"/>
            <w:bottom w:val="none" w:sz="0" w:space="0" w:color="auto"/>
            <w:right w:val="none" w:sz="0" w:space="0" w:color="auto"/>
          </w:divBdr>
        </w:div>
        <w:div w:id="1358197660">
          <w:marLeft w:val="640"/>
          <w:marRight w:val="0"/>
          <w:marTop w:val="0"/>
          <w:marBottom w:val="0"/>
          <w:divBdr>
            <w:top w:val="none" w:sz="0" w:space="0" w:color="auto"/>
            <w:left w:val="none" w:sz="0" w:space="0" w:color="auto"/>
            <w:bottom w:val="none" w:sz="0" w:space="0" w:color="auto"/>
            <w:right w:val="none" w:sz="0" w:space="0" w:color="auto"/>
          </w:divBdr>
        </w:div>
      </w:divsChild>
    </w:div>
    <w:div w:id="1576820900">
      <w:bodyDiv w:val="1"/>
      <w:marLeft w:val="0"/>
      <w:marRight w:val="0"/>
      <w:marTop w:val="0"/>
      <w:marBottom w:val="0"/>
      <w:divBdr>
        <w:top w:val="none" w:sz="0" w:space="0" w:color="auto"/>
        <w:left w:val="none" w:sz="0" w:space="0" w:color="auto"/>
        <w:bottom w:val="none" w:sz="0" w:space="0" w:color="auto"/>
        <w:right w:val="none" w:sz="0" w:space="0" w:color="auto"/>
      </w:divBdr>
      <w:divsChild>
        <w:div w:id="1042174389">
          <w:marLeft w:val="640"/>
          <w:marRight w:val="0"/>
          <w:marTop w:val="0"/>
          <w:marBottom w:val="0"/>
          <w:divBdr>
            <w:top w:val="none" w:sz="0" w:space="0" w:color="auto"/>
            <w:left w:val="none" w:sz="0" w:space="0" w:color="auto"/>
            <w:bottom w:val="none" w:sz="0" w:space="0" w:color="auto"/>
            <w:right w:val="none" w:sz="0" w:space="0" w:color="auto"/>
          </w:divBdr>
        </w:div>
        <w:div w:id="925380842">
          <w:marLeft w:val="640"/>
          <w:marRight w:val="0"/>
          <w:marTop w:val="0"/>
          <w:marBottom w:val="0"/>
          <w:divBdr>
            <w:top w:val="none" w:sz="0" w:space="0" w:color="auto"/>
            <w:left w:val="none" w:sz="0" w:space="0" w:color="auto"/>
            <w:bottom w:val="none" w:sz="0" w:space="0" w:color="auto"/>
            <w:right w:val="none" w:sz="0" w:space="0" w:color="auto"/>
          </w:divBdr>
        </w:div>
        <w:div w:id="584412037">
          <w:marLeft w:val="640"/>
          <w:marRight w:val="0"/>
          <w:marTop w:val="0"/>
          <w:marBottom w:val="0"/>
          <w:divBdr>
            <w:top w:val="none" w:sz="0" w:space="0" w:color="auto"/>
            <w:left w:val="none" w:sz="0" w:space="0" w:color="auto"/>
            <w:bottom w:val="none" w:sz="0" w:space="0" w:color="auto"/>
            <w:right w:val="none" w:sz="0" w:space="0" w:color="auto"/>
          </w:divBdr>
        </w:div>
        <w:div w:id="1743285544">
          <w:marLeft w:val="640"/>
          <w:marRight w:val="0"/>
          <w:marTop w:val="0"/>
          <w:marBottom w:val="0"/>
          <w:divBdr>
            <w:top w:val="none" w:sz="0" w:space="0" w:color="auto"/>
            <w:left w:val="none" w:sz="0" w:space="0" w:color="auto"/>
            <w:bottom w:val="none" w:sz="0" w:space="0" w:color="auto"/>
            <w:right w:val="none" w:sz="0" w:space="0" w:color="auto"/>
          </w:divBdr>
        </w:div>
        <w:div w:id="986205159">
          <w:marLeft w:val="640"/>
          <w:marRight w:val="0"/>
          <w:marTop w:val="0"/>
          <w:marBottom w:val="0"/>
          <w:divBdr>
            <w:top w:val="none" w:sz="0" w:space="0" w:color="auto"/>
            <w:left w:val="none" w:sz="0" w:space="0" w:color="auto"/>
            <w:bottom w:val="none" w:sz="0" w:space="0" w:color="auto"/>
            <w:right w:val="none" w:sz="0" w:space="0" w:color="auto"/>
          </w:divBdr>
        </w:div>
        <w:div w:id="1791238073">
          <w:marLeft w:val="640"/>
          <w:marRight w:val="0"/>
          <w:marTop w:val="0"/>
          <w:marBottom w:val="0"/>
          <w:divBdr>
            <w:top w:val="none" w:sz="0" w:space="0" w:color="auto"/>
            <w:left w:val="none" w:sz="0" w:space="0" w:color="auto"/>
            <w:bottom w:val="none" w:sz="0" w:space="0" w:color="auto"/>
            <w:right w:val="none" w:sz="0" w:space="0" w:color="auto"/>
          </w:divBdr>
        </w:div>
        <w:div w:id="394206579">
          <w:marLeft w:val="640"/>
          <w:marRight w:val="0"/>
          <w:marTop w:val="0"/>
          <w:marBottom w:val="0"/>
          <w:divBdr>
            <w:top w:val="none" w:sz="0" w:space="0" w:color="auto"/>
            <w:left w:val="none" w:sz="0" w:space="0" w:color="auto"/>
            <w:bottom w:val="none" w:sz="0" w:space="0" w:color="auto"/>
            <w:right w:val="none" w:sz="0" w:space="0" w:color="auto"/>
          </w:divBdr>
        </w:div>
        <w:div w:id="1395740713">
          <w:marLeft w:val="640"/>
          <w:marRight w:val="0"/>
          <w:marTop w:val="0"/>
          <w:marBottom w:val="0"/>
          <w:divBdr>
            <w:top w:val="none" w:sz="0" w:space="0" w:color="auto"/>
            <w:left w:val="none" w:sz="0" w:space="0" w:color="auto"/>
            <w:bottom w:val="none" w:sz="0" w:space="0" w:color="auto"/>
            <w:right w:val="none" w:sz="0" w:space="0" w:color="auto"/>
          </w:divBdr>
        </w:div>
        <w:div w:id="1511329837">
          <w:marLeft w:val="640"/>
          <w:marRight w:val="0"/>
          <w:marTop w:val="0"/>
          <w:marBottom w:val="0"/>
          <w:divBdr>
            <w:top w:val="none" w:sz="0" w:space="0" w:color="auto"/>
            <w:left w:val="none" w:sz="0" w:space="0" w:color="auto"/>
            <w:bottom w:val="none" w:sz="0" w:space="0" w:color="auto"/>
            <w:right w:val="none" w:sz="0" w:space="0" w:color="auto"/>
          </w:divBdr>
        </w:div>
        <w:div w:id="422989906">
          <w:marLeft w:val="640"/>
          <w:marRight w:val="0"/>
          <w:marTop w:val="0"/>
          <w:marBottom w:val="0"/>
          <w:divBdr>
            <w:top w:val="none" w:sz="0" w:space="0" w:color="auto"/>
            <w:left w:val="none" w:sz="0" w:space="0" w:color="auto"/>
            <w:bottom w:val="none" w:sz="0" w:space="0" w:color="auto"/>
            <w:right w:val="none" w:sz="0" w:space="0" w:color="auto"/>
          </w:divBdr>
        </w:div>
        <w:div w:id="1798141312">
          <w:marLeft w:val="640"/>
          <w:marRight w:val="0"/>
          <w:marTop w:val="0"/>
          <w:marBottom w:val="0"/>
          <w:divBdr>
            <w:top w:val="none" w:sz="0" w:space="0" w:color="auto"/>
            <w:left w:val="none" w:sz="0" w:space="0" w:color="auto"/>
            <w:bottom w:val="none" w:sz="0" w:space="0" w:color="auto"/>
            <w:right w:val="none" w:sz="0" w:space="0" w:color="auto"/>
          </w:divBdr>
        </w:div>
        <w:div w:id="1718049355">
          <w:marLeft w:val="640"/>
          <w:marRight w:val="0"/>
          <w:marTop w:val="0"/>
          <w:marBottom w:val="0"/>
          <w:divBdr>
            <w:top w:val="none" w:sz="0" w:space="0" w:color="auto"/>
            <w:left w:val="none" w:sz="0" w:space="0" w:color="auto"/>
            <w:bottom w:val="none" w:sz="0" w:space="0" w:color="auto"/>
            <w:right w:val="none" w:sz="0" w:space="0" w:color="auto"/>
          </w:divBdr>
        </w:div>
        <w:div w:id="47338776">
          <w:marLeft w:val="640"/>
          <w:marRight w:val="0"/>
          <w:marTop w:val="0"/>
          <w:marBottom w:val="0"/>
          <w:divBdr>
            <w:top w:val="none" w:sz="0" w:space="0" w:color="auto"/>
            <w:left w:val="none" w:sz="0" w:space="0" w:color="auto"/>
            <w:bottom w:val="none" w:sz="0" w:space="0" w:color="auto"/>
            <w:right w:val="none" w:sz="0" w:space="0" w:color="auto"/>
          </w:divBdr>
        </w:div>
        <w:div w:id="634214284">
          <w:marLeft w:val="640"/>
          <w:marRight w:val="0"/>
          <w:marTop w:val="0"/>
          <w:marBottom w:val="0"/>
          <w:divBdr>
            <w:top w:val="none" w:sz="0" w:space="0" w:color="auto"/>
            <w:left w:val="none" w:sz="0" w:space="0" w:color="auto"/>
            <w:bottom w:val="none" w:sz="0" w:space="0" w:color="auto"/>
            <w:right w:val="none" w:sz="0" w:space="0" w:color="auto"/>
          </w:divBdr>
        </w:div>
        <w:div w:id="744769262">
          <w:marLeft w:val="640"/>
          <w:marRight w:val="0"/>
          <w:marTop w:val="0"/>
          <w:marBottom w:val="0"/>
          <w:divBdr>
            <w:top w:val="none" w:sz="0" w:space="0" w:color="auto"/>
            <w:left w:val="none" w:sz="0" w:space="0" w:color="auto"/>
            <w:bottom w:val="none" w:sz="0" w:space="0" w:color="auto"/>
            <w:right w:val="none" w:sz="0" w:space="0" w:color="auto"/>
          </w:divBdr>
        </w:div>
        <w:div w:id="1198927127">
          <w:marLeft w:val="640"/>
          <w:marRight w:val="0"/>
          <w:marTop w:val="0"/>
          <w:marBottom w:val="0"/>
          <w:divBdr>
            <w:top w:val="none" w:sz="0" w:space="0" w:color="auto"/>
            <w:left w:val="none" w:sz="0" w:space="0" w:color="auto"/>
            <w:bottom w:val="none" w:sz="0" w:space="0" w:color="auto"/>
            <w:right w:val="none" w:sz="0" w:space="0" w:color="auto"/>
          </w:divBdr>
        </w:div>
        <w:div w:id="1632664519">
          <w:marLeft w:val="640"/>
          <w:marRight w:val="0"/>
          <w:marTop w:val="0"/>
          <w:marBottom w:val="0"/>
          <w:divBdr>
            <w:top w:val="none" w:sz="0" w:space="0" w:color="auto"/>
            <w:left w:val="none" w:sz="0" w:space="0" w:color="auto"/>
            <w:bottom w:val="none" w:sz="0" w:space="0" w:color="auto"/>
            <w:right w:val="none" w:sz="0" w:space="0" w:color="auto"/>
          </w:divBdr>
        </w:div>
        <w:div w:id="682242359">
          <w:marLeft w:val="640"/>
          <w:marRight w:val="0"/>
          <w:marTop w:val="0"/>
          <w:marBottom w:val="0"/>
          <w:divBdr>
            <w:top w:val="none" w:sz="0" w:space="0" w:color="auto"/>
            <w:left w:val="none" w:sz="0" w:space="0" w:color="auto"/>
            <w:bottom w:val="none" w:sz="0" w:space="0" w:color="auto"/>
            <w:right w:val="none" w:sz="0" w:space="0" w:color="auto"/>
          </w:divBdr>
        </w:div>
        <w:div w:id="255678990">
          <w:marLeft w:val="640"/>
          <w:marRight w:val="0"/>
          <w:marTop w:val="0"/>
          <w:marBottom w:val="0"/>
          <w:divBdr>
            <w:top w:val="none" w:sz="0" w:space="0" w:color="auto"/>
            <w:left w:val="none" w:sz="0" w:space="0" w:color="auto"/>
            <w:bottom w:val="none" w:sz="0" w:space="0" w:color="auto"/>
            <w:right w:val="none" w:sz="0" w:space="0" w:color="auto"/>
          </w:divBdr>
        </w:div>
        <w:div w:id="2117628065">
          <w:marLeft w:val="640"/>
          <w:marRight w:val="0"/>
          <w:marTop w:val="0"/>
          <w:marBottom w:val="0"/>
          <w:divBdr>
            <w:top w:val="none" w:sz="0" w:space="0" w:color="auto"/>
            <w:left w:val="none" w:sz="0" w:space="0" w:color="auto"/>
            <w:bottom w:val="none" w:sz="0" w:space="0" w:color="auto"/>
            <w:right w:val="none" w:sz="0" w:space="0" w:color="auto"/>
          </w:divBdr>
        </w:div>
        <w:div w:id="1985351319">
          <w:marLeft w:val="640"/>
          <w:marRight w:val="0"/>
          <w:marTop w:val="0"/>
          <w:marBottom w:val="0"/>
          <w:divBdr>
            <w:top w:val="none" w:sz="0" w:space="0" w:color="auto"/>
            <w:left w:val="none" w:sz="0" w:space="0" w:color="auto"/>
            <w:bottom w:val="none" w:sz="0" w:space="0" w:color="auto"/>
            <w:right w:val="none" w:sz="0" w:space="0" w:color="auto"/>
          </w:divBdr>
        </w:div>
        <w:div w:id="1180580528">
          <w:marLeft w:val="640"/>
          <w:marRight w:val="0"/>
          <w:marTop w:val="0"/>
          <w:marBottom w:val="0"/>
          <w:divBdr>
            <w:top w:val="none" w:sz="0" w:space="0" w:color="auto"/>
            <w:left w:val="none" w:sz="0" w:space="0" w:color="auto"/>
            <w:bottom w:val="none" w:sz="0" w:space="0" w:color="auto"/>
            <w:right w:val="none" w:sz="0" w:space="0" w:color="auto"/>
          </w:divBdr>
        </w:div>
        <w:div w:id="196237473">
          <w:marLeft w:val="640"/>
          <w:marRight w:val="0"/>
          <w:marTop w:val="0"/>
          <w:marBottom w:val="0"/>
          <w:divBdr>
            <w:top w:val="none" w:sz="0" w:space="0" w:color="auto"/>
            <w:left w:val="none" w:sz="0" w:space="0" w:color="auto"/>
            <w:bottom w:val="none" w:sz="0" w:space="0" w:color="auto"/>
            <w:right w:val="none" w:sz="0" w:space="0" w:color="auto"/>
          </w:divBdr>
        </w:div>
        <w:div w:id="775443601">
          <w:marLeft w:val="640"/>
          <w:marRight w:val="0"/>
          <w:marTop w:val="0"/>
          <w:marBottom w:val="0"/>
          <w:divBdr>
            <w:top w:val="none" w:sz="0" w:space="0" w:color="auto"/>
            <w:left w:val="none" w:sz="0" w:space="0" w:color="auto"/>
            <w:bottom w:val="none" w:sz="0" w:space="0" w:color="auto"/>
            <w:right w:val="none" w:sz="0" w:space="0" w:color="auto"/>
          </w:divBdr>
        </w:div>
        <w:div w:id="1837380069">
          <w:marLeft w:val="640"/>
          <w:marRight w:val="0"/>
          <w:marTop w:val="0"/>
          <w:marBottom w:val="0"/>
          <w:divBdr>
            <w:top w:val="none" w:sz="0" w:space="0" w:color="auto"/>
            <w:left w:val="none" w:sz="0" w:space="0" w:color="auto"/>
            <w:bottom w:val="none" w:sz="0" w:space="0" w:color="auto"/>
            <w:right w:val="none" w:sz="0" w:space="0" w:color="auto"/>
          </w:divBdr>
        </w:div>
        <w:div w:id="668212210">
          <w:marLeft w:val="640"/>
          <w:marRight w:val="0"/>
          <w:marTop w:val="0"/>
          <w:marBottom w:val="0"/>
          <w:divBdr>
            <w:top w:val="none" w:sz="0" w:space="0" w:color="auto"/>
            <w:left w:val="none" w:sz="0" w:space="0" w:color="auto"/>
            <w:bottom w:val="none" w:sz="0" w:space="0" w:color="auto"/>
            <w:right w:val="none" w:sz="0" w:space="0" w:color="auto"/>
          </w:divBdr>
        </w:div>
        <w:div w:id="346829559">
          <w:marLeft w:val="640"/>
          <w:marRight w:val="0"/>
          <w:marTop w:val="0"/>
          <w:marBottom w:val="0"/>
          <w:divBdr>
            <w:top w:val="none" w:sz="0" w:space="0" w:color="auto"/>
            <w:left w:val="none" w:sz="0" w:space="0" w:color="auto"/>
            <w:bottom w:val="none" w:sz="0" w:space="0" w:color="auto"/>
            <w:right w:val="none" w:sz="0" w:space="0" w:color="auto"/>
          </w:divBdr>
        </w:div>
        <w:div w:id="949701091">
          <w:marLeft w:val="640"/>
          <w:marRight w:val="0"/>
          <w:marTop w:val="0"/>
          <w:marBottom w:val="0"/>
          <w:divBdr>
            <w:top w:val="none" w:sz="0" w:space="0" w:color="auto"/>
            <w:left w:val="none" w:sz="0" w:space="0" w:color="auto"/>
            <w:bottom w:val="none" w:sz="0" w:space="0" w:color="auto"/>
            <w:right w:val="none" w:sz="0" w:space="0" w:color="auto"/>
          </w:divBdr>
        </w:div>
        <w:div w:id="725908880">
          <w:marLeft w:val="640"/>
          <w:marRight w:val="0"/>
          <w:marTop w:val="0"/>
          <w:marBottom w:val="0"/>
          <w:divBdr>
            <w:top w:val="none" w:sz="0" w:space="0" w:color="auto"/>
            <w:left w:val="none" w:sz="0" w:space="0" w:color="auto"/>
            <w:bottom w:val="none" w:sz="0" w:space="0" w:color="auto"/>
            <w:right w:val="none" w:sz="0" w:space="0" w:color="auto"/>
          </w:divBdr>
        </w:div>
        <w:div w:id="728383874">
          <w:marLeft w:val="640"/>
          <w:marRight w:val="0"/>
          <w:marTop w:val="0"/>
          <w:marBottom w:val="0"/>
          <w:divBdr>
            <w:top w:val="none" w:sz="0" w:space="0" w:color="auto"/>
            <w:left w:val="none" w:sz="0" w:space="0" w:color="auto"/>
            <w:bottom w:val="none" w:sz="0" w:space="0" w:color="auto"/>
            <w:right w:val="none" w:sz="0" w:space="0" w:color="auto"/>
          </w:divBdr>
        </w:div>
        <w:div w:id="1035010598">
          <w:marLeft w:val="640"/>
          <w:marRight w:val="0"/>
          <w:marTop w:val="0"/>
          <w:marBottom w:val="0"/>
          <w:divBdr>
            <w:top w:val="none" w:sz="0" w:space="0" w:color="auto"/>
            <w:left w:val="none" w:sz="0" w:space="0" w:color="auto"/>
            <w:bottom w:val="none" w:sz="0" w:space="0" w:color="auto"/>
            <w:right w:val="none" w:sz="0" w:space="0" w:color="auto"/>
          </w:divBdr>
        </w:div>
        <w:div w:id="2084832931">
          <w:marLeft w:val="640"/>
          <w:marRight w:val="0"/>
          <w:marTop w:val="0"/>
          <w:marBottom w:val="0"/>
          <w:divBdr>
            <w:top w:val="none" w:sz="0" w:space="0" w:color="auto"/>
            <w:left w:val="none" w:sz="0" w:space="0" w:color="auto"/>
            <w:bottom w:val="none" w:sz="0" w:space="0" w:color="auto"/>
            <w:right w:val="none" w:sz="0" w:space="0" w:color="auto"/>
          </w:divBdr>
        </w:div>
        <w:div w:id="622005861">
          <w:marLeft w:val="640"/>
          <w:marRight w:val="0"/>
          <w:marTop w:val="0"/>
          <w:marBottom w:val="0"/>
          <w:divBdr>
            <w:top w:val="none" w:sz="0" w:space="0" w:color="auto"/>
            <w:left w:val="none" w:sz="0" w:space="0" w:color="auto"/>
            <w:bottom w:val="none" w:sz="0" w:space="0" w:color="auto"/>
            <w:right w:val="none" w:sz="0" w:space="0" w:color="auto"/>
          </w:divBdr>
        </w:div>
        <w:div w:id="1471707102">
          <w:marLeft w:val="640"/>
          <w:marRight w:val="0"/>
          <w:marTop w:val="0"/>
          <w:marBottom w:val="0"/>
          <w:divBdr>
            <w:top w:val="none" w:sz="0" w:space="0" w:color="auto"/>
            <w:left w:val="none" w:sz="0" w:space="0" w:color="auto"/>
            <w:bottom w:val="none" w:sz="0" w:space="0" w:color="auto"/>
            <w:right w:val="none" w:sz="0" w:space="0" w:color="auto"/>
          </w:divBdr>
        </w:div>
        <w:div w:id="728722274">
          <w:marLeft w:val="640"/>
          <w:marRight w:val="0"/>
          <w:marTop w:val="0"/>
          <w:marBottom w:val="0"/>
          <w:divBdr>
            <w:top w:val="none" w:sz="0" w:space="0" w:color="auto"/>
            <w:left w:val="none" w:sz="0" w:space="0" w:color="auto"/>
            <w:bottom w:val="none" w:sz="0" w:space="0" w:color="auto"/>
            <w:right w:val="none" w:sz="0" w:space="0" w:color="auto"/>
          </w:divBdr>
        </w:div>
        <w:div w:id="1036002320">
          <w:marLeft w:val="640"/>
          <w:marRight w:val="0"/>
          <w:marTop w:val="0"/>
          <w:marBottom w:val="0"/>
          <w:divBdr>
            <w:top w:val="none" w:sz="0" w:space="0" w:color="auto"/>
            <w:left w:val="none" w:sz="0" w:space="0" w:color="auto"/>
            <w:bottom w:val="none" w:sz="0" w:space="0" w:color="auto"/>
            <w:right w:val="none" w:sz="0" w:space="0" w:color="auto"/>
          </w:divBdr>
        </w:div>
        <w:div w:id="388920164">
          <w:marLeft w:val="640"/>
          <w:marRight w:val="0"/>
          <w:marTop w:val="0"/>
          <w:marBottom w:val="0"/>
          <w:divBdr>
            <w:top w:val="none" w:sz="0" w:space="0" w:color="auto"/>
            <w:left w:val="none" w:sz="0" w:space="0" w:color="auto"/>
            <w:bottom w:val="none" w:sz="0" w:space="0" w:color="auto"/>
            <w:right w:val="none" w:sz="0" w:space="0" w:color="auto"/>
          </w:divBdr>
        </w:div>
        <w:div w:id="1978804461">
          <w:marLeft w:val="640"/>
          <w:marRight w:val="0"/>
          <w:marTop w:val="0"/>
          <w:marBottom w:val="0"/>
          <w:divBdr>
            <w:top w:val="none" w:sz="0" w:space="0" w:color="auto"/>
            <w:left w:val="none" w:sz="0" w:space="0" w:color="auto"/>
            <w:bottom w:val="none" w:sz="0" w:space="0" w:color="auto"/>
            <w:right w:val="none" w:sz="0" w:space="0" w:color="auto"/>
          </w:divBdr>
        </w:div>
        <w:div w:id="512376062">
          <w:marLeft w:val="640"/>
          <w:marRight w:val="0"/>
          <w:marTop w:val="0"/>
          <w:marBottom w:val="0"/>
          <w:divBdr>
            <w:top w:val="none" w:sz="0" w:space="0" w:color="auto"/>
            <w:left w:val="none" w:sz="0" w:space="0" w:color="auto"/>
            <w:bottom w:val="none" w:sz="0" w:space="0" w:color="auto"/>
            <w:right w:val="none" w:sz="0" w:space="0" w:color="auto"/>
          </w:divBdr>
        </w:div>
        <w:div w:id="2056736516">
          <w:marLeft w:val="640"/>
          <w:marRight w:val="0"/>
          <w:marTop w:val="0"/>
          <w:marBottom w:val="0"/>
          <w:divBdr>
            <w:top w:val="none" w:sz="0" w:space="0" w:color="auto"/>
            <w:left w:val="none" w:sz="0" w:space="0" w:color="auto"/>
            <w:bottom w:val="none" w:sz="0" w:space="0" w:color="auto"/>
            <w:right w:val="none" w:sz="0" w:space="0" w:color="auto"/>
          </w:divBdr>
        </w:div>
        <w:div w:id="2059159714">
          <w:marLeft w:val="640"/>
          <w:marRight w:val="0"/>
          <w:marTop w:val="0"/>
          <w:marBottom w:val="0"/>
          <w:divBdr>
            <w:top w:val="none" w:sz="0" w:space="0" w:color="auto"/>
            <w:left w:val="none" w:sz="0" w:space="0" w:color="auto"/>
            <w:bottom w:val="none" w:sz="0" w:space="0" w:color="auto"/>
            <w:right w:val="none" w:sz="0" w:space="0" w:color="auto"/>
          </w:divBdr>
        </w:div>
        <w:div w:id="108552255">
          <w:marLeft w:val="640"/>
          <w:marRight w:val="0"/>
          <w:marTop w:val="0"/>
          <w:marBottom w:val="0"/>
          <w:divBdr>
            <w:top w:val="none" w:sz="0" w:space="0" w:color="auto"/>
            <w:left w:val="none" w:sz="0" w:space="0" w:color="auto"/>
            <w:bottom w:val="none" w:sz="0" w:space="0" w:color="auto"/>
            <w:right w:val="none" w:sz="0" w:space="0" w:color="auto"/>
          </w:divBdr>
        </w:div>
        <w:div w:id="2146043627">
          <w:marLeft w:val="640"/>
          <w:marRight w:val="0"/>
          <w:marTop w:val="0"/>
          <w:marBottom w:val="0"/>
          <w:divBdr>
            <w:top w:val="none" w:sz="0" w:space="0" w:color="auto"/>
            <w:left w:val="none" w:sz="0" w:space="0" w:color="auto"/>
            <w:bottom w:val="none" w:sz="0" w:space="0" w:color="auto"/>
            <w:right w:val="none" w:sz="0" w:space="0" w:color="auto"/>
          </w:divBdr>
        </w:div>
        <w:div w:id="1581594233">
          <w:marLeft w:val="640"/>
          <w:marRight w:val="0"/>
          <w:marTop w:val="0"/>
          <w:marBottom w:val="0"/>
          <w:divBdr>
            <w:top w:val="none" w:sz="0" w:space="0" w:color="auto"/>
            <w:left w:val="none" w:sz="0" w:space="0" w:color="auto"/>
            <w:bottom w:val="none" w:sz="0" w:space="0" w:color="auto"/>
            <w:right w:val="none" w:sz="0" w:space="0" w:color="auto"/>
          </w:divBdr>
        </w:div>
        <w:div w:id="1606763223">
          <w:marLeft w:val="640"/>
          <w:marRight w:val="0"/>
          <w:marTop w:val="0"/>
          <w:marBottom w:val="0"/>
          <w:divBdr>
            <w:top w:val="none" w:sz="0" w:space="0" w:color="auto"/>
            <w:left w:val="none" w:sz="0" w:space="0" w:color="auto"/>
            <w:bottom w:val="none" w:sz="0" w:space="0" w:color="auto"/>
            <w:right w:val="none" w:sz="0" w:space="0" w:color="auto"/>
          </w:divBdr>
        </w:div>
        <w:div w:id="1596816116">
          <w:marLeft w:val="640"/>
          <w:marRight w:val="0"/>
          <w:marTop w:val="0"/>
          <w:marBottom w:val="0"/>
          <w:divBdr>
            <w:top w:val="none" w:sz="0" w:space="0" w:color="auto"/>
            <w:left w:val="none" w:sz="0" w:space="0" w:color="auto"/>
            <w:bottom w:val="none" w:sz="0" w:space="0" w:color="auto"/>
            <w:right w:val="none" w:sz="0" w:space="0" w:color="auto"/>
          </w:divBdr>
        </w:div>
        <w:div w:id="104034860">
          <w:marLeft w:val="640"/>
          <w:marRight w:val="0"/>
          <w:marTop w:val="0"/>
          <w:marBottom w:val="0"/>
          <w:divBdr>
            <w:top w:val="none" w:sz="0" w:space="0" w:color="auto"/>
            <w:left w:val="none" w:sz="0" w:space="0" w:color="auto"/>
            <w:bottom w:val="none" w:sz="0" w:space="0" w:color="auto"/>
            <w:right w:val="none" w:sz="0" w:space="0" w:color="auto"/>
          </w:divBdr>
        </w:div>
        <w:div w:id="447630906">
          <w:marLeft w:val="640"/>
          <w:marRight w:val="0"/>
          <w:marTop w:val="0"/>
          <w:marBottom w:val="0"/>
          <w:divBdr>
            <w:top w:val="none" w:sz="0" w:space="0" w:color="auto"/>
            <w:left w:val="none" w:sz="0" w:space="0" w:color="auto"/>
            <w:bottom w:val="none" w:sz="0" w:space="0" w:color="auto"/>
            <w:right w:val="none" w:sz="0" w:space="0" w:color="auto"/>
          </w:divBdr>
        </w:div>
        <w:div w:id="697968325">
          <w:marLeft w:val="640"/>
          <w:marRight w:val="0"/>
          <w:marTop w:val="0"/>
          <w:marBottom w:val="0"/>
          <w:divBdr>
            <w:top w:val="none" w:sz="0" w:space="0" w:color="auto"/>
            <w:left w:val="none" w:sz="0" w:space="0" w:color="auto"/>
            <w:bottom w:val="none" w:sz="0" w:space="0" w:color="auto"/>
            <w:right w:val="none" w:sz="0" w:space="0" w:color="auto"/>
          </w:divBdr>
        </w:div>
        <w:div w:id="1928029224">
          <w:marLeft w:val="640"/>
          <w:marRight w:val="0"/>
          <w:marTop w:val="0"/>
          <w:marBottom w:val="0"/>
          <w:divBdr>
            <w:top w:val="none" w:sz="0" w:space="0" w:color="auto"/>
            <w:left w:val="none" w:sz="0" w:space="0" w:color="auto"/>
            <w:bottom w:val="none" w:sz="0" w:space="0" w:color="auto"/>
            <w:right w:val="none" w:sz="0" w:space="0" w:color="auto"/>
          </w:divBdr>
        </w:div>
        <w:div w:id="1760757443">
          <w:marLeft w:val="640"/>
          <w:marRight w:val="0"/>
          <w:marTop w:val="0"/>
          <w:marBottom w:val="0"/>
          <w:divBdr>
            <w:top w:val="none" w:sz="0" w:space="0" w:color="auto"/>
            <w:left w:val="none" w:sz="0" w:space="0" w:color="auto"/>
            <w:bottom w:val="none" w:sz="0" w:space="0" w:color="auto"/>
            <w:right w:val="none" w:sz="0" w:space="0" w:color="auto"/>
          </w:divBdr>
        </w:div>
        <w:div w:id="1573813869">
          <w:marLeft w:val="640"/>
          <w:marRight w:val="0"/>
          <w:marTop w:val="0"/>
          <w:marBottom w:val="0"/>
          <w:divBdr>
            <w:top w:val="none" w:sz="0" w:space="0" w:color="auto"/>
            <w:left w:val="none" w:sz="0" w:space="0" w:color="auto"/>
            <w:bottom w:val="none" w:sz="0" w:space="0" w:color="auto"/>
            <w:right w:val="none" w:sz="0" w:space="0" w:color="auto"/>
          </w:divBdr>
        </w:div>
        <w:div w:id="1192836401">
          <w:marLeft w:val="640"/>
          <w:marRight w:val="0"/>
          <w:marTop w:val="0"/>
          <w:marBottom w:val="0"/>
          <w:divBdr>
            <w:top w:val="none" w:sz="0" w:space="0" w:color="auto"/>
            <w:left w:val="none" w:sz="0" w:space="0" w:color="auto"/>
            <w:bottom w:val="none" w:sz="0" w:space="0" w:color="auto"/>
            <w:right w:val="none" w:sz="0" w:space="0" w:color="auto"/>
          </w:divBdr>
        </w:div>
        <w:div w:id="380055721">
          <w:marLeft w:val="640"/>
          <w:marRight w:val="0"/>
          <w:marTop w:val="0"/>
          <w:marBottom w:val="0"/>
          <w:divBdr>
            <w:top w:val="none" w:sz="0" w:space="0" w:color="auto"/>
            <w:left w:val="none" w:sz="0" w:space="0" w:color="auto"/>
            <w:bottom w:val="none" w:sz="0" w:space="0" w:color="auto"/>
            <w:right w:val="none" w:sz="0" w:space="0" w:color="auto"/>
          </w:divBdr>
        </w:div>
        <w:div w:id="1439984537">
          <w:marLeft w:val="640"/>
          <w:marRight w:val="0"/>
          <w:marTop w:val="0"/>
          <w:marBottom w:val="0"/>
          <w:divBdr>
            <w:top w:val="none" w:sz="0" w:space="0" w:color="auto"/>
            <w:left w:val="none" w:sz="0" w:space="0" w:color="auto"/>
            <w:bottom w:val="none" w:sz="0" w:space="0" w:color="auto"/>
            <w:right w:val="none" w:sz="0" w:space="0" w:color="auto"/>
          </w:divBdr>
        </w:div>
        <w:div w:id="2137600033">
          <w:marLeft w:val="640"/>
          <w:marRight w:val="0"/>
          <w:marTop w:val="0"/>
          <w:marBottom w:val="0"/>
          <w:divBdr>
            <w:top w:val="none" w:sz="0" w:space="0" w:color="auto"/>
            <w:left w:val="none" w:sz="0" w:space="0" w:color="auto"/>
            <w:bottom w:val="none" w:sz="0" w:space="0" w:color="auto"/>
            <w:right w:val="none" w:sz="0" w:space="0" w:color="auto"/>
          </w:divBdr>
        </w:div>
        <w:div w:id="65151711">
          <w:marLeft w:val="640"/>
          <w:marRight w:val="0"/>
          <w:marTop w:val="0"/>
          <w:marBottom w:val="0"/>
          <w:divBdr>
            <w:top w:val="none" w:sz="0" w:space="0" w:color="auto"/>
            <w:left w:val="none" w:sz="0" w:space="0" w:color="auto"/>
            <w:bottom w:val="none" w:sz="0" w:space="0" w:color="auto"/>
            <w:right w:val="none" w:sz="0" w:space="0" w:color="auto"/>
          </w:divBdr>
        </w:div>
        <w:div w:id="1178498879">
          <w:marLeft w:val="640"/>
          <w:marRight w:val="0"/>
          <w:marTop w:val="0"/>
          <w:marBottom w:val="0"/>
          <w:divBdr>
            <w:top w:val="none" w:sz="0" w:space="0" w:color="auto"/>
            <w:left w:val="none" w:sz="0" w:space="0" w:color="auto"/>
            <w:bottom w:val="none" w:sz="0" w:space="0" w:color="auto"/>
            <w:right w:val="none" w:sz="0" w:space="0" w:color="auto"/>
          </w:divBdr>
        </w:div>
        <w:div w:id="1246039942">
          <w:marLeft w:val="640"/>
          <w:marRight w:val="0"/>
          <w:marTop w:val="0"/>
          <w:marBottom w:val="0"/>
          <w:divBdr>
            <w:top w:val="none" w:sz="0" w:space="0" w:color="auto"/>
            <w:left w:val="none" w:sz="0" w:space="0" w:color="auto"/>
            <w:bottom w:val="none" w:sz="0" w:space="0" w:color="auto"/>
            <w:right w:val="none" w:sz="0" w:space="0" w:color="auto"/>
          </w:divBdr>
        </w:div>
        <w:div w:id="367995319">
          <w:marLeft w:val="640"/>
          <w:marRight w:val="0"/>
          <w:marTop w:val="0"/>
          <w:marBottom w:val="0"/>
          <w:divBdr>
            <w:top w:val="none" w:sz="0" w:space="0" w:color="auto"/>
            <w:left w:val="none" w:sz="0" w:space="0" w:color="auto"/>
            <w:bottom w:val="none" w:sz="0" w:space="0" w:color="auto"/>
            <w:right w:val="none" w:sz="0" w:space="0" w:color="auto"/>
          </w:divBdr>
        </w:div>
        <w:div w:id="1692757406">
          <w:marLeft w:val="640"/>
          <w:marRight w:val="0"/>
          <w:marTop w:val="0"/>
          <w:marBottom w:val="0"/>
          <w:divBdr>
            <w:top w:val="none" w:sz="0" w:space="0" w:color="auto"/>
            <w:left w:val="none" w:sz="0" w:space="0" w:color="auto"/>
            <w:bottom w:val="none" w:sz="0" w:space="0" w:color="auto"/>
            <w:right w:val="none" w:sz="0" w:space="0" w:color="auto"/>
          </w:divBdr>
        </w:div>
        <w:div w:id="2128616876">
          <w:marLeft w:val="640"/>
          <w:marRight w:val="0"/>
          <w:marTop w:val="0"/>
          <w:marBottom w:val="0"/>
          <w:divBdr>
            <w:top w:val="none" w:sz="0" w:space="0" w:color="auto"/>
            <w:left w:val="none" w:sz="0" w:space="0" w:color="auto"/>
            <w:bottom w:val="none" w:sz="0" w:space="0" w:color="auto"/>
            <w:right w:val="none" w:sz="0" w:space="0" w:color="auto"/>
          </w:divBdr>
        </w:div>
        <w:div w:id="1381973158">
          <w:marLeft w:val="640"/>
          <w:marRight w:val="0"/>
          <w:marTop w:val="0"/>
          <w:marBottom w:val="0"/>
          <w:divBdr>
            <w:top w:val="none" w:sz="0" w:space="0" w:color="auto"/>
            <w:left w:val="none" w:sz="0" w:space="0" w:color="auto"/>
            <w:bottom w:val="none" w:sz="0" w:space="0" w:color="auto"/>
            <w:right w:val="none" w:sz="0" w:space="0" w:color="auto"/>
          </w:divBdr>
        </w:div>
        <w:div w:id="1455295331">
          <w:marLeft w:val="640"/>
          <w:marRight w:val="0"/>
          <w:marTop w:val="0"/>
          <w:marBottom w:val="0"/>
          <w:divBdr>
            <w:top w:val="none" w:sz="0" w:space="0" w:color="auto"/>
            <w:left w:val="none" w:sz="0" w:space="0" w:color="auto"/>
            <w:bottom w:val="none" w:sz="0" w:space="0" w:color="auto"/>
            <w:right w:val="none" w:sz="0" w:space="0" w:color="auto"/>
          </w:divBdr>
        </w:div>
        <w:div w:id="1292900072">
          <w:marLeft w:val="640"/>
          <w:marRight w:val="0"/>
          <w:marTop w:val="0"/>
          <w:marBottom w:val="0"/>
          <w:divBdr>
            <w:top w:val="none" w:sz="0" w:space="0" w:color="auto"/>
            <w:left w:val="none" w:sz="0" w:space="0" w:color="auto"/>
            <w:bottom w:val="none" w:sz="0" w:space="0" w:color="auto"/>
            <w:right w:val="none" w:sz="0" w:space="0" w:color="auto"/>
          </w:divBdr>
        </w:div>
        <w:div w:id="1573732516">
          <w:marLeft w:val="640"/>
          <w:marRight w:val="0"/>
          <w:marTop w:val="0"/>
          <w:marBottom w:val="0"/>
          <w:divBdr>
            <w:top w:val="none" w:sz="0" w:space="0" w:color="auto"/>
            <w:left w:val="none" w:sz="0" w:space="0" w:color="auto"/>
            <w:bottom w:val="none" w:sz="0" w:space="0" w:color="auto"/>
            <w:right w:val="none" w:sz="0" w:space="0" w:color="auto"/>
          </w:divBdr>
        </w:div>
        <w:div w:id="1932203537">
          <w:marLeft w:val="640"/>
          <w:marRight w:val="0"/>
          <w:marTop w:val="0"/>
          <w:marBottom w:val="0"/>
          <w:divBdr>
            <w:top w:val="none" w:sz="0" w:space="0" w:color="auto"/>
            <w:left w:val="none" w:sz="0" w:space="0" w:color="auto"/>
            <w:bottom w:val="none" w:sz="0" w:space="0" w:color="auto"/>
            <w:right w:val="none" w:sz="0" w:space="0" w:color="auto"/>
          </w:divBdr>
        </w:div>
        <w:div w:id="636910381">
          <w:marLeft w:val="640"/>
          <w:marRight w:val="0"/>
          <w:marTop w:val="0"/>
          <w:marBottom w:val="0"/>
          <w:divBdr>
            <w:top w:val="none" w:sz="0" w:space="0" w:color="auto"/>
            <w:left w:val="none" w:sz="0" w:space="0" w:color="auto"/>
            <w:bottom w:val="none" w:sz="0" w:space="0" w:color="auto"/>
            <w:right w:val="none" w:sz="0" w:space="0" w:color="auto"/>
          </w:divBdr>
        </w:div>
        <w:div w:id="672954660">
          <w:marLeft w:val="640"/>
          <w:marRight w:val="0"/>
          <w:marTop w:val="0"/>
          <w:marBottom w:val="0"/>
          <w:divBdr>
            <w:top w:val="none" w:sz="0" w:space="0" w:color="auto"/>
            <w:left w:val="none" w:sz="0" w:space="0" w:color="auto"/>
            <w:bottom w:val="none" w:sz="0" w:space="0" w:color="auto"/>
            <w:right w:val="none" w:sz="0" w:space="0" w:color="auto"/>
          </w:divBdr>
        </w:div>
        <w:div w:id="214781208">
          <w:marLeft w:val="640"/>
          <w:marRight w:val="0"/>
          <w:marTop w:val="0"/>
          <w:marBottom w:val="0"/>
          <w:divBdr>
            <w:top w:val="none" w:sz="0" w:space="0" w:color="auto"/>
            <w:left w:val="none" w:sz="0" w:space="0" w:color="auto"/>
            <w:bottom w:val="none" w:sz="0" w:space="0" w:color="auto"/>
            <w:right w:val="none" w:sz="0" w:space="0" w:color="auto"/>
          </w:divBdr>
        </w:div>
        <w:div w:id="832068069">
          <w:marLeft w:val="640"/>
          <w:marRight w:val="0"/>
          <w:marTop w:val="0"/>
          <w:marBottom w:val="0"/>
          <w:divBdr>
            <w:top w:val="none" w:sz="0" w:space="0" w:color="auto"/>
            <w:left w:val="none" w:sz="0" w:space="0" w:color="auto"/>
            <w:bottom w:val="none" w:sz="0" w:space="0" w:color="auto"/>
            <w:right w:val="none" w:sz="0" w:space="0" w:color="auto"/>
          </w:divBdr>
        </w:div>
        <w:div w:id="1233470772">
          <w:marLeft w:val="640"/>
          <w:marRight w:val="0"/>
          <w:marTop w:val="0"/>
          <w:marBottom w:val="0"/>
          <w:divBdr>
            <w:top w:val="none" w:sz="0" w:space="0" w:color="auto"/>
            <w:left w:val="none" w:sz="0" w:space="0" w:color="auto"/>
            <w:bottom w:val="none" w:sz="0" w:space="0" w:color="auto"/>
            <w:right w:val="none" w:sz="0" w:space="0" w:color="auto"/>
          </w:divBdr>
        </w:div>
        <w:div w:id="1761608178">
          <w:marLeft w:val="640"/>
          <w:marRight w:val="0"/>
          <w:marTop w:val="0"/>
          <w:marBottom w:val="0"/>
          <w:divBdr>
            <w:top w:val="none" w:sz="0" w:space="0" w:color="auto"/>
            <w:left w:val="none" w:sz="0" w:space="0" w:color="auto"/>
            <w:bottom w:val="none" w:sz="0" w:space="0" w:color="auto"/>
            <w:right w:val="none" w:sz="0" w:space="0" w:color="auto"/>
          </w:divBdr>
        </w:div>
        <w:div w:id="588078701">
          <w:marLeft w:val="640"/>
          <w:marRight w:val="0"/>
          <w:marTop w:val="0"/>
          <w:marBottom w:val="0"/>
          <w:divBdr>
            <w:top w:val="none" w:sz="0" w:space="0" w:color="auto"/>
            <w:left w:val="none" w:sz="0" w:space="0" w:color="auto"/>
            <w:bottom w:val="none" w:sz="0" w:space="0" w:color="auto"/>
            <w:right w:val="none" w:sz="0" w:space="0" w:color="auto"/>
          </w:divBdr>
        </w:div>
        <w:div w:id="529152483">
          <w:marLeft w:val="640"/>
          <w:marRight w:val="0"/>
          <w:marTop w:val="0"/>
          <w:marBottom w:val="0"/>
          <w:divBdr>
            <w:top w:val="none" w:sz="0" w:space="0" w:color="auto"/>
            <w:left w:val="none" w:sz="0" w:space="0" w:color="auto"/>
            <w:bottom w:val="none" w:sz="0" w:space="0" w:color="auto"/>
            <w:right w:val="none" w:sz="0" w:space="0" w:color="auto"/>
          </w:divBdr>
        </w:div>
        <w:div w:id="1380127643">
          <w:marLeft w:val="640"/>
          <w:marRight w:val="0"/>
          <w:marTop w:val="0"/>
          <w:marBottom w:val="0"/>
          <w:divBdr>
            <w:top w:val="none" w:sz="0" w:space="0" w:color="auto"/>
            <w:left w:val="none" w:sz="0" w:space="0" w:color="auto"/>
            <w:bottom w:val="none" w:sz="0" w:space="0" w:color="auto"/>
            <w:right w:val="none" w:sz="0" w:space="0" w:color="auto"/>
          </w:divBdr>
        </w:div>
        <w:div w:id="615453399">
          <w:marLeft w:val="640"/>
          <w:marRight w:val="0"/>
          <w:marTop w:val="0"/>
          <w:marBottom w:val="0"/>
          <w:divBdr>
            <w:top w:val="none" w:sz="0" w:space="0" w:color="auto"/>
            <w:left w:val="none" w:sz="0" w:space="0" w:color="auto"/>
            <w:bottom w:val="none" w:sz="0" w:space="0" w:color="auto"/>
            <w:right w:val="none" w:sz="0" w:space="0" w:color="auto"/>
          </w:divBdr>
        </w:div>
        <w:div w:id="1061711510">
          <w:marLeft w:val="640"/>
          <w:marRight w:val="0"/>
          <w:marTop w:val="0"/>
          <w:marBottom w:val="0"/>
          <w:divBdr>
            <w:top w:val="none" w:sz="0" w:space="0" w:color="auto"/>
            <w:left w:val="none" w:sz="0" w:space="0" w:color="auto"/>
            <w:bottom w:val="none" w:sz="0" w:space="0" w:color="auto"/>
            <w:right w:val="none" w:sz="0" w:space="0" w:color="auto"/>
          </w:divBdr>
        </w:div>
        <w:div w:id="385645572">
          <w:marLeft w:val="640"/>
          <w:marRight w:val="0"/>
          <w:marTop w:val="0"/>
          <w:marBottom w:val="0"/>
          <w:divBdr>
            <w:top w:val="none" w:sz="0" w:space="0" w:color="auto"/>
            <w:left w:val="none" w:sz="0" w:space="0" w:color="auto"/>
            <w:bottom w:val="none" w:sz="0" w:space="0" w:color="auto"/>
            <w:right w:val="none" w:sz="0" w:space="0" w:color="auto"/>
          </w:divBdr>
        </w:div>
        <w:div w:id="1409957250">
          <w:marLeft w:val="640"/>
          <w:marRight w:val="0"/>
          <w:marTop w:val="0"/>
          <w:marBottom w:val="0"/>
          <w:divBdr>
            <w:top w:val="none" w:sz="0" w:space="0" w:color="auto"/>
            <w:left w:val="none" w:sz="0" w:space="0" w:color="auto"/>
            <w:bottom w:val="none" w:sz="0" w:space="0" w:color="auto"/>
            <w:right w:val="none" w:sz="0" w:space="0" w:color="auto"/>
          </w:divBdr>
        </w:div>
        <w:div w:id="1317996814">
          <w:marLeft w:val="640"/>
          <w:marRight w:val="0"/>
          <w:marTop w:val="0"/>
          <w:marBottom w:val="0"/>
          <w:divBdr>
            <w:top w:val="none" w:sz="0" w:space="0" w:color="auto"/>
            <w:left w:val="none" w:sz="0" w:space="0" w:color="auto"/>
            <w:bottom w:val="none" w:sz="0" w:space="0" w:color="auto"/>
            <w:right w:val="none" w:sz="0" w:space="0" w:color="auto"/>
          </w:divBdr>
        </w:div>
        <w:div w:id="1550997857">
          <w:marLeft w:val="640"/>
          <w:marRight w:val="0"/>
          <w:marTop w:val="0"/>
          <w:marBottom w:val="0"/>
          <w:divBdr>
            <w:top w:val="none" w:sz="0" w:space="0" w:color="auto"/>
            <w:left w:val="none" w:sz="0" w:space="0" w:color="auto"/>
            <w:bottom w:val="none" w:sz="0" w:space="0" w:color="auto"/>
            <w:right w:val="none" w:sz="0" w:space="0" w:color="auto"/>
          </w:divBdr>
        </w:div>
        <w:div w:id="326831622">
          <w:marLeft w:val="640"/>
          <w:marRight w:val="0"/>
          <w:marTop w:val="0"/>
          <w:marBottom w:val="0"/>
          <w:divBdr>
            <w:top w:val="none" w:sz="0" w:space="0" w:color="auto"/>
            <w:left w:val="none" w:sz="0" w:space="0" w:color="auto"/>
            <w:bottom w:val="none" w:sz="0" w:space="0" w:color="auto"/>
            <w:right w:val="none" w:sz="0" w:space="0" w:color="auto"/>
          </w:divBdr>
        </w:div>
        <w:div w:id="146173862">
          <w:marLeft w:val="640"/>
          <w:marRight w:val="0"/>
          <w:marTop w:val="0"/>
          <w:marBottom w:val="0"/>
          <w:divBdr>
            <w:top w:val="none" w:sz="0" w:space="0" w:color="auto"/>
            <w:left w:val="none" w:sz="0" w:space="0" w:color="auto"/>
            <w:bottom w:val="none" w:sz="0" w:space="0" w:color="auto"/>
            <w:right w:val="none" w:sz="0" w:space="0" w:color="auto"/>
          </w:divBdr>
        </w:div>
        <w:div w:id="1495491192">
          <w:marLeft w:val="640"/>
          <w:marRight w:val="0"/>
          <w:marTop w:val="0"/>
          <w:marBottom w:val="0"/>
          <w:divBdr>
            <w:top w:val="none" w:sz="0" w:space="0" w:color="auto"/>
            <w:left w:val="none" w:sz="0" w:space="0" w:color="auto"/>
            <w:bottom w:val="none" w:sz="0" w:space="0" w:color="auto"/>
            <w:right w:val="none" w:sz="0" w:space="0" w:color="auto"/>
          </w:divBdr>
        </w:div>
        <w:div w:id="922446714">
          <w:marLeft w:val="640"/>
          <w:marRight w:val="0"/>
          <w:marTop w:val="0"/>
          <w:marBottom w:val="0"/>
          <w:divBdr>
            <w:top w:val="none" w:sz="0" w:space="0" w:color="auto"/>
            <w:left w:val="none" w:sz="0" w:space="0" w:color="auto"/>
            <w:bottom w:val="none" w:sz="0" w:space="0" w:color="auto"/>
            <w:right w:val="none" w:sz="0" w:space="0" w:color="auto"/>
          </w:divBdr>
        </w:div>
        <w:div w:id="1253591649">
          <w:marLeft w:val="640"/>
          <w:marRight w:val="0"/>
          <w:marTop w:val="0"/>
          <w:marBottom w:val="0"/>
          <w:divBdr>
            <w:top w:val="none" w:sz="0" w:space="0" w:color="auto"/>
            <w:left w:val="none" w:sz="0" w:space="0" w:color="auto"/>
            <w:bottom w:val="none" w:sz="0" w:space="0" w:color="auto"/>
            <w:right w:val="none" w:sz="0" w:space="0" w:color="auto"/>
          </w:divBdr>
        </w:div>
        <w:div w:id="365907263">
          <w:marLeft w:val="640"/>
          <w:marRight w:val="0"/>
          <w:marTop w:val="0"/>
          <w:marBottom w:val="0"/>
          <w:divBdr>
            <w:top w:val="none" w:sz="0" w:space="0" w:color="auto"/>
            <w:left w:val="none" w:sz="0" w:space="0" w:color="auto"/>
            <w:bottom w:val="none" w:sz="0" w:space="0" w:color="auto"/>
            <w:right w:val="none" w:sz="0" w:space="0" w:color="auto"/>
          </w:divBdr>
        </w:div>
        <w:div w:id="287972888">
          <w:marLeft w:val="640"/>
          <w:marRight w:val="0"/>
          <w:marTop w:val="0"/>
          <w:marBottom w:val="0"/>
          <w:divBdr>
            <w:top w:val="none" w:sz="0" w:space="0" w:color="auto"/>
            <w:left w:val="none" w:sz="0" w:space="0" w:color="auto"/>
            <w:bottom w:val="none" w:sz="0" w:space="0" w:color="auto"/>
            <w:right w:val="none" w:sz="0" w:space="0" w:color="auto"/>
          </w:divBdr>
        </w:div>
        <w:div w:id="520701638">
          <w:marLeft w:val="640"/>
          <w:marRight w:val="0"/>
          <w:marTop w:val="0"/>
          <w:marBottom w:val="0"/>
          <w:divBdr>
            <w:top w:val="none" w:sz="0" w:space="0" w:color="auto"/>
            <w:left w:val="none" w:sz="0" w:space="0" w:color="auto"/>
            <w:bottom w:val="none" w:sz="0" w:space="0" w:color="auto"/>
            <w:right w:val="none" w:sz="0" w:space="0" w:color="auto"/>
          </w:divBdr>
        </w:div>
        <w:div w:id="1146822040">
          <w:marLeft w:val="640"/>
          <w:marRight w:val="0"/>
          <w:marTop w:val="0"/>
          <w:marBottom w:val="0"/>
          <w:divBdr>
            <w:top w:val="none" w:sz="0" w:space="0" w:color="auto"/>
            <w:left w:val="none" w:sz="0" w:space="0" w:color="auto"/>
            <w:bottom w:val="none" w:sz="0" w:space="0" w:color="auto"/>
            <w:right w:val="none" w:sz="0" w:space="0" w:color="auto"/>
          </w:divBdr>
        </w:div>
        <w:div w:id="1808552335">
          <w:marLeft w:val="640"/>
          <w:marRight w:val="0"/>
          <w:marTop w:val="0"/>
          <w:marBottom w:val="0"/>
          <w:divBdr>
            <w:top w:val="none" w:sz="0" w:space="0" w:color="auto"/>
            <w:left w:val="none" w:sz="0" w:space="0" w:color="auto"/>
            <w:bottom w:val="none" w:sz="0" w:space="0" w:color="auto"/>
            <w:right w:val="none" w:sz="0" w:space="0" w:color="auto"/>
          </w:divBdr>
        </w:div>
        <w:div w:id="2048019352">
          <w:marLeft w:val="640"/>
          <w:marRight w:val="0"/>
          <w:marTop w:val="0"/>
          <w:marBottom w:val="0"/>
          <w:divBdr>
            <w:top w:val="none" w:sz="0" w:space="0" w:color="auto"/>
            <w:left w:val="none" w:sz="0" w:space="0" w:color="auto"/>
            <w:bottom w:val="none" w:sz="0" w:space="0" w:color="auto"/>
            <w:right w:val="none" w:sz="0" w:space="0" w:color="auto"/>
          </w:divBdr>
        </w:div>
        <w:div w:id="812983675">
          <w:marLeft w:val="640"/>
          <w:marRight w:val="0"/>
          <w:marTop w:val="0"/>
          <w:marBottom w:val="0"/>
          <w:divBdr>
            <w:top w:val="none" w:sz="0" w:space="0" w:color="auto"/>
            <w:left w:val="none" w:sz="0" w:space="0" w:color="auto"/>
            <w:bottom w:val="none" w:sz="0" w:space="0" w:color="auto"/>
            <w:right w:val="none" w:sz="0" w:space="0" w:color="auto"/>
          </w:divBdr>
        </w:div>
        <w:div w:id="2146967097">
          <w:marLeft w:val="640"/>
          <w:marRight w:val="0"/>
          <w:marTop w:val="0"/>
          <w:marBottom w:val="0"/>
          <w:divBdr>
            <w:top w:val="none" w:sz="0" w:space="0" w:color="auto"/>
            <w:left w:val="none" w:sz="0" w:space="0" w:color="auto"/>
            <w:bottom w:val="none" w:sz="0" w:space="0" w:color="auto"/>
            <w:right w:val="none" w:sz="0" w:space="0" w:color="auto"/>
          </w:divBdr>
        </w:div>
        <w:div w:id="259139826">
          <w:marLeft w:val="640"/>
          <w:marRight w:val="0"/>
          <w:marTop w:val="0"/>
          <w:marBottom w:val="0"/>
          <w:divBdr>
            <w:top w:val="none" w:sz="0" w:space="0" w:color="auto"/>
            <w:left w:val="none" w:sz="0" w:space="0" w:color="auto"/>
            <w:bottom w:val="none" w:sz="0" w:space="0" w:color="auto"/>
            <w:right w:val="none" w:sz="0" w:space="0" w:color="auto"/>
          </w:divBdr>
        </w:div>
        <w:div w:id="1422871032">
          <w:marLeft w:val="640"/>
          <w:marRight w:val="0"/>
          <w:marTop w:val="0"/>
          <w:marBottom w:val="0"/>
          <w:divBdr>
            <w:top w:val="none" w:sz="0" w:space="0" w:color="auto"/>
            <w:left w:val="none" w:sz="0" w:space="0" w:color="auto"/>
            <w:bottom w:val="none" w:sz="0" w:space="0" w:color="auto"/>
            <w:right w:val="none" w:sz="0" w:space="0" w:color="auto"/>
          </w:divBdr>
        </w:div>
        <w:div w:id="981424850">
          <w:marLeft w:val="640"/>
          <w:marRight w:val="0"/>
          <w:marTop w:val="0"/>
          <w:marBottom w:val="0"/>
          <w:divBdr>
            <w:top w:val="none" w:sz="0" w:space="0" w:color="auto"/>
            <w:left w:val="none" w:sz="0" w:space="0" w:color="auto"/>
            <w:bottom w:val="none" w:sz="0" w:space="0" w:color="auto"/>
            <w:right w:val="none" w:sz="0" w:space="0" w:color="auto"/>
          </w:divBdr>
        </w:div>
        <w:div w:id="1328636294">
          <w:marLeft w:val="640"/>
          <w:marRight w:val="0"/>
          <w:marTop w:val="0"/>
          <w:marBottom w:val="0"/>
          <w:divBdr>
            <w:top w:val="none" w:sz="0" w:space="0" w:color="auto"/>
            <w:left w:val="none" w:sz="0" w:space="0" w:color="auto"/>
            <w:bottom w:val="none" w:sz="0" w:space="0" w:color="auto"/>
            <w:right w:val="none" w:sz="0" w:space="0" w:color="auto"/>
          </w:divBdr>
        </w:div>
        <w:div w:id="138767146">
          <w:marLeft w:val="640"/>
          <w:marRight w:val="0"/>
          <w:marTop w:val="0"/>
          <w:marBottom w:val="0"/>
          <w:divBdr>
            <w:top w:val="none" w:sz="0" w:space="0" w:color="auto"/>
            <w:left w:val="none" w:sz="0" w:space="0" w:color="auto"/>
            <w:bottom w:val="none" w:sz="0" w:space="0" w:color="auto"/>
            <w:right w:val="none" w:sz="0" w:space="0" w:color="auto"/>
          </w:divBdr>
        </w:div>
        <w:div w:id="1213543432">
          <w:marLeft w:val="640"/>
          <w:marRight w:val="0"/>
          <w:marTop w:val="0"/>
          <w:marBottom w:val="0"/>
          <w:divBdr>
            <w:top w:val="none" w:sz="0" w:space="0" w:color="auto"/>
            <w:left w:val="none" w:sz="0" w:space="0" w:color="auto"/>
            <w:bottom w:val="none" w:sz="0" w:space="0" w:color="auto"/>
            <w:right w:val="none" w:sz="0" w:space="0" w:color="auto"/>
          </w:divBdr>
        </w:div>
        <w:div w:id="579872093">
          <w:marLeft w:val="640"/>
          <w:marRight w:val="0"/>
          <w:marTop w:val="0"/>
          <w:marBottom w:val="0"/>
          <w:divBdr>
            <w:top w:val="none" w:sz="0" w:space="0" w:color="auto"/>
            <w:left w:val="none" w:sz="0" w:space="0" w:color="auto"/>
            <w:bottom w:val="none" w:sz="0" w:space="0" w:color="auto"/>
            <w:right w:val="none" w:sz="0" w:space="0" w:color="auto"/>
          </w:divBdr>
        </w:div>
        <w:div w:id="1997566285">
          <w:marLeft w:val="640"/>
          <w:marRight w:val="0"/>
          <w:marTop w:val="0"/>
          <w:marBottom w:val="0"/>
          <w:divBdr>
            <w:top w:val="none" w:sz="0" w:space="0" w:color="auto"/>
            <w:left w:val="none" w:sz="0" w:space="0" w:color="auto"/>
            <w:bottom w:val="none" w:sz="0" w:space="0" w:color="auto"/>
            <w:right w:val="none" w:sz="0" w:space="0" w:color="auto"/>
          </w:divBdr>
        </w:div>
        <w:div w:id="1160929108">
          <w:marLeft w:val="640"/>
          <w:marRight w:val="0"/>
          <w:marTop w:val="0"/>
          <w:marBottom w:val="0"/>
          <w:divBdr>
            <w:top w:val="none" w:sz="0" w:space="0" w:color="auto"/>
            <w:left w:val="none" w:sz="0" w:space="0" w:color="auto"/>
            <w:bottom w:val="none" w:sz="0" w:space="0" w:color="auto"/>
            <w:right w:val="none" w:sz="0" w:space="0" w:color="auto"/>
          </w:divBdr>
        </w:div>
        <w:div w:id="745806476">
          <w:marLeft w:val="640"/>
          <w:marRight w:val="0"/>
          <w:marTop w:val="0"/>
          <w:marBottom w:val="0"/>
          <w:divBdr>
            <w:top w:val="none" w:sz="0" w:space="0" w:color="auto"/>
            <w:left w:val="none" w:sz="0" w:space="0" w:color="auto"/>
            <w:bottom w:val="none" w:sz="0" w:space="0" w:color="auto"/>
            <w:right w:val="none" w:sz="0" w:space="0" w:color="auto"/>
          </w:divBdr>
        </w:div>
        <w:div w:id="55129997">
          <w:marLeft w:val="640"/>
          <w:marRight w:val="0"/>
          <w:marTop w:val="0"/>
          <w:marBottom w:val="0"/>
          <w:divBdr>
            <w:top w:val="none" w:sz="0" w:space="0" w:color="auto"/>
            <w:left w:val="none" w:sz="0" w:space="0" w:color="auto"/>
            <w:bottom w:val="none" w:sz="0" w:space="0" w:color="auto"/>
            <w:right w:val="none" w:sz="0" w:space="0" w:color="auto"/>
          </w:divBdr>
        </w:div>
        <w:div w:id="845174873">
          <w:marLeft w:val="640"/>
          <w:marRight w:val="0"/>
          <w:marTop w:val="0"/>
          <w:marBottom w:val="0"/>
          <w:divBdr>
            <w:top w:val="none" w:sz="0" w:space="0" w:color="auto"/>
            <w:left w:val="none" w:sz="0" w:space="0" w:color="auto"/>
            <w:bottom w:val="none" w:sz="0" w:space="0" w:color="auto"/>
            <w:right w:val="none" w:sz="0" w:space="0" w:color="auto"/>
          </w:divBdr>
        </w:div>
        <w:div w:id="1959296065">
          <w:marLeft w:val="640"/>
          <w:marRight w:val="0"/>
          <w:marTop w:val="0"/>
          <w:marBottom w:val="0"/>
          <w:divBdr>
            <w:top w:val="none" w:sz="0" w:space="0" w:color="auto"/>
            <w:left w:val="none" w:sz="0" w:space="0" w:color="auto"/>
            <w:bottom w:val="none" w:sz="0" w:space="0" w:color="auto"/>
            <w:right w:val="none" w:sz="0" w:space="0" w:color="auto"/>
          </w:divBdr>
        </w:div>
        <w:div w:id="1897662157">
          <w:marLeft w:val="640"/>
          <w:marRight w:val="0"/>
          <w:marTop w:val="0"/>
          <w:marBottom w:val="0"/>
          <w:divBdr>
            <w:top w:val="none" w:sz="0" w:space="0" w:color="auto"/>
            <w:left w:val="none" w:sz="0" w:space="0" w:color="auto"/>
            <w:bottom w:val="none" w:sz="0" w:space="0" w:color="auto"/>
            <w:right w:val="none" w:sz="0" w:space="0" w:color="auto"/>
          </w:divBdr>
        </w:div>
        <w:div w:id="1906841835">
          <w:marLeft w:val="640"/>
          <w:marRight w:val="0"/>
          <w:marTop w:val="0"/>
          <w:marBottom w:val="0"/>
          <w:divBdr>
            <w:top w:val="none" w:sz="0" w:space="0" w:color="auto"/>
            <w:left w:val="none" w:sz="0" w:space="0" w:color="auto"/>
            <w:bottom w:val="none" w:sz="0" w:space="0" w:color="auto"/>
            <w:right w:val="none" w:sz="0" w:space="0" w:color="auto"/>
          </w:divBdr>
        </w:div>
        <w:div w:id="2035184918">
          <w:marLeft w:val="640"/>
          <w:marRight w:val="0"/>
          <w:marTop w:val="0"/>
          <w:marBottom w:val="0"/>
          <w:divBdr>
            <w:top w:val="none" w:sz="0" w:space="0" w:color="auto"/>
            <w:left w:val="none" w:sz="0" w:space="0" w:color="auto"/>
            <w:bottom w:val="none" w:sz="0" w:space="0" w:color="auto"/>
            <w:right w:val="none" w:sz="0" w:space="0" w:color="auto"/>
          </w:divBdr>
        </w:div>
        <w:div w:id="1779833024">
          <w:marLeft w:val="640"/>
          <w:marRight w:val="0"/>
          <w:marTop w:val="0"/>
          <w:marBottom w:val="0"/>
          <w:divBdr>
            <w:top w:val="none" w:sz="0" w:space="0" w:color="auto"/>
            <w:left w:val="none" w:sz="0" w:space="0" w:color="auto"/>
            <w:bottom w:val="none" w:sz="0" w:space="0" w:color="auto"/>
            <w:right w:val="none" w:sz="0" w:space="0" w:color="auto"/>
          </w:divBdr>
        </w:div>
        <w:div w:id="268858569">
          <w:marLeft w:val="640"/>
          <w:marRight w:val="0"/>
          <w:marTop w:val="0"/>
          <w:marBottom w:val="0"/>
          <w:divBdr>
            <w:top w:val="none" w:sz="0" w:space="0" w:color="auto"/>
            <w:left w:val="none" w:sz="0" w:space="0" w:color="auto"/>
            <w:bottom w:val="none" w:sz="0" w:space="0" w:color="auto"/>
            <w:right w:val="none" w:sz="0" w:space="0" w:color="auto"/>
          </w:divBdr>
        </w:div>
        <w:div w:id="1867594447">
          <w:marLeft w:val="640"/>
          <w:marRight w:val="0"/>
          <w:marTop w:val="0"/>
          <w:marBottom w:val="0"/>
          <w:divBdr>
            <w:top w:val="none" w:sz="0" w:space="0" w:color="auto"/>
            <w:left w:val="none" w:sz="0" w:space="0" w:color="auto"/>
            <w:bottom w:val="none" w:sz="0" w:space="0" w:color="auto"/>
            <w:right w:val="none" w:sz="0" w:space="0" w:color="auto"/>
          </w:divBdr>
        </w:div>
        <w:div w:id="1074013176">
          <w:marLeft w:val="640"/>
          <w:marRight w:val="0"/>
          <w:marTop w:val="0"/>
          <w:marBottom w:val="0"/>
          <w:divBdr>
            <w:top w:val="none" w:sz="0" w:space="0" w:color="auto"/>
            <w:left w:val="none" w:sz="0" w:space="0" w:color="auto"/>
            <w:bottom w:val="none" w:sz="0" w:space="0" w:color="auto"/>
            <w:right w:val="none" w:sz="0" w:space="0" w:color="auto"/>
          </w:divBdr>
        </w:div>
        <w:div w:id="1805997809">
          <w:marLeft w:val="640"/>
          <w:marRight w:val="0"/>
          <w:marTop w:val="0"/>
          <w:marBottom w:val="0"/>
          <w:divBdr>
            <w:top w:val="none" w:sz="0" w:space="0" w:color="auto"/>
            <w:left w:val="none" w:sz="0" w:space="0" w:color="auto"/>
            <w:bottom w:val="none" w:sz="0" w:space="0" w:color="auto"/>
            <w:right w:val="none" w:sz="0" w:space="0" w:color="auto"/>
          </w:divBdr>
        </w:div>
        <w:div w:id="1921982626">
          <w:marLeft w:val="640"/>
          <w:marRight w:val="0"/>
          <w:marTop w:val="0"/>
          <w:marBottom w:val="0"/>
          <w:divBdr>
            <w:top w:val="none" w:sz="0" w:space="0" w:color="auto"/>
            <w:left w:val="none" w:sz="0" w:space="0" w:color="auto"/>
            <w:bottom w:val="none" w:sz="0" w:space="0" w:color="auto"/>
            <w:right w:val="none" w:sz="0" w:space="0" w:color="auto"/>
          </w:divBdr>
        </w:div>
        <w:div w:id="9376129">
          <w:marLeft w:val="640"/>
          <w:marRight w:val="0"/>
          <w:marTop w:val="0"/>
          <w:marBottom w:val="0"/>
          <w:divBdr>
            <w:top w:val="none" w:sz="0" w:space="0" w:color="auto"/>
            <w:left w:val="none" w:sz="0" w:space="0" w:color="auto"/>
            <w:bottom w:val="none" w:sz="0" w:space="0" w:color="auto"/>
            <w:right w:val="none" w:sz="0" w:space="0" w:color="auto"/>
          </w:divBdr>
        </w:div>
        <w:div w:id="145778938">
          <w:marLeft w:val="640"/>
          <w:marRight w:val="0"/>
          <w:marTop w:val="0"/>
          <w:marBottom w:val="0"/>
          <w:divBdr>
            <w:top w:val="none" w:sz="0" w:space="0" w:color="auto"/>
            <w:left w:val="none" w:sz="0" w:space="0" w:color="auto"/>
            <w:bottom w:val="none" w:sz="0" w:space="0" w:color="auto"/>
            <w:right w:val="none" w:sz="0" w:space="0" w:color="auto"/>
          </w:divBdr>
        </w:div>
        <w:div w:id="1406146728">
          <w:marLeft w:val="640"/>
          <w:marRight w:val="0"/>
          <w:marTop w:val="0"/>
          <w:marBottom w:val="0"/>
          <w:divBdr>
            <w:top w:val="none" w:sz="0" w:space="0" w:color="auto"/>
            <w:left w:val="none" w:sz="0" w:space="0" w:color="auto"/>
            <w:bottom w:val="none" w:sz="0" w:space="0" w:color="auto"/>
            <w:right w:val="none" w:sz="0" w:space="0" w:color="auto"/>
          </w:divBdr>
        </w:div>
        <w:div w:id="1992901813">
          <w:marLeft w:val="640"/>
          <w:marRight w:val="0"/>
          <w:marTop w:val="0"/>
          <w:marBottom w:val="0"/>
          <w:divBdr>
            <w:top w:val="none" w:sz="0" w:space="0" w:color="auto"/>
            <w:left w:val="none" w:sz="0" w:space="0" w:color="auto"/>
            <w:bottom w:val="none" w:sz="0" w:space="0" w:color="auto"/>
            <w:right w:val="none" w:sz="0" w:space="0" w:color="auto"/>
          </w:divBdr>
        </w:div>
        <w:div w:id="16199916">
          <w:marLeft w:val="640"/>
          <w:marRight w:val="0"/>
          <w:marTop w:val="0"/>
          <w:marBottom w:val="0"/>
          <w:divBdr>
            <w:top w:val="none" w:sz="0" w:space="0" w:color="auto"/>
            <w:left w:val="none" w:sz="0" w:space="0" w:color="auto"/>
            <w:bottom w:val="none" w:sz="0" w:space="0" w:color="auto"/>
            <w:right w:val="none" w:sz="0" w:space="0" w:color="auto"/>
          </w:divBdr>
        </w:div>
        <w:div w:id="1850943046">
          <w:marLeft w:val="640"/>
          <w:marRight w:val="0"/>
          <w:marTop w:val="0"/>
          <w:marBottom w:val="0"/>
          <w:divBdr>
            <w:top w:val="none" w:sz="0" w:space="0" w:color="auto"/>
            <w:left w:val="none" w:sz="0" w:space="0" w:color="auto"/>
            <w:bottom w:val="none" w:sz="0" w:space="0" w:color="auto"/>
            <w:right w:val="none" w:sz="0" w:space="0" w:color="auto"/>
          </w:divBdr>
        </w:div>
      </w:divsChild>
    </w:div>
    <w:div w:id="1581789596">
      <w:bodyDiv w:val="1"/>
      <w:marLeft w:val="0"/>
      <w:marRight w:val="0"/>
      <w:marTop w:val="0"/>
      <w:marBottom w:val="0"/>
      <w:divBdr>
        <w:top w:val="none" w:sz="0" w:space="0" w:color="auto"/>
        <w:left w:val="none" w:sz="0" w:space="0" w:color="auto"/>
        <w:bottom w:val="none" w:sz="0" w:space="0" w:color="auto"/>
        <w:right w:val="none" w:sz="0" w:space="0" w:color="auto"/>
      </w:divBdr>
      <w:divsChild>
        <w:div w:id="463738158">
          <w:marLeft w:val="640"/>
          <w:marRight w:val="0"/>
          <w:marTop w:val="0"/>
          <w:marBottom w:val="0"/>
          <w:divBdr>
            <w:top w:val="none" w:sz="0" w:space="0" w:color="auto"/>
            <w:left w:val="none" w:sz="0" w:space="0" w:color="auto"/>
            <w:bottom w:val="none" w:sz="0" w:space="0" w:color="auto"/>
            <w:right w:val="none" w:sz="0" w:space="0" w:color="auto"/>
          </w:divBdr>
        </w:div>
        <w:div w:id="93595063">
          <w:marLeft w:val="640"/>
          <w:marRight w:val="0"/>
          <w:marTop w:val="0"/>
          <w:marBottom w:val="0"/>
          <w:divBdr>
            <w:top w:val="none" w:sz="0" w:space="0" w:color="auto"/>
            <w:left w:val="none" w:sz="0" w:space="0" w:color="auto"/>
            <w:bottom w:val="none" w:sz="0" w:space="0" w:color="auto"/>
            <w:right w:val="none" w:sz="0" w:space="0" w:color="auto"/>
          </w:divBdr>
        </w:div>
        <w:div w:id="1638534074">
          <w:marLeft w:val="640"/>
          <w:marRight w:val="0"/>
          <w:marTop w:val="0"/>
          <w:marBottom w:val="0"/>
          <w:divBdr>
            <w:top w:val="none" w:sz="0" w:space="0" w:color="auto"/>
            <w:left w:val="none" w:sz="0" w:space="0" w:color="auto"/>
            <w:bottom w:val="none" w:sz="0" w:space="0" w:color="auto"/>
            <w:right w:val="none" w:sz="0" w:space="0" w:color="auto"/>
          </w:divBdr>
        </w:div>
        <w:div w:id="1949464496">
          <w:marLeft w:val="640"/>
          <w:marRight w:val="0"/>
          <w:marTop w:val="0"/>
          <w:marBottom w:val="0"/>
          <w:divBdr>
            <w:top w:val="none" w:sz="0" w:space="0" w:color="auto"/>
            <w:left w:val="none" w:sz="0" w:space="0" w:color="auto"/>
            <w:bottom w:val="none" w:sz="0" w:space="0" w:color="auto"/>
            <w:right w:val="none" w:sz="0" w:space="0" w:color="auto"/>
          </w:divBdr>
        </w:div>
        <w:div w:id="915166969">
          <w:marLeft w:val="640"/>
          <w:marRight w:val="0"/>
          <w:marTop w:val="0"/>
          <w:marBottom w:val="0"/>
          <w:divBdr>
            <w:top w:val="none" w:sz="0" w:space="0" w:color="auto"/>
            <w:left w:val="none" w:sz="0" w:space="0" w:color="auto"/>
            <w:bottom w:val="none" w:sz="0" w:space="0" w:color="auto"/>
            <w:right w:val="none" w:sz="0" w:space="0" w:color="auto"/>
          </w:divBdr>
        </w:div>
        <w:div w:id="997731533">
          <w:marLeft w:val="640"/>
          <w:marRight w:val="0"/>
          <w:marTop w:val="0"/>
          <w:marBottom w:val="0"/>
          <w:divBdr>
            <w:top w:val="none" w:sz="0" w:space="0" w:color="auto"/>
            <w:left w:val="none" w:sz="0" w:space="0" w:color="auto"/>
            <w:bottom w:val="none" w:sz="0" w:space="0" w:color="auto"/>
            <w:right w:val="none" w:sz="0" w:space="0" w:color="auto"/>
          </w:divBdr>
        </w:div>
        <w:div w:id="1398287874">
          <w:marLeft w:val="640"/>
          <w:marRight w:val="0"/>
          <w:marTop w:val="0"/>
          <w:marBottom w:val="0"/>
          <w:divBdr>
            <w:top w:val="none" w:sz="0" w:space="0" w:color="auto"/>
            <w:left w:val="none" w:sz="0" w:space="0" w:color="auto"/>
            <w:bottom w:val="none" w:sz="0" w:space="0" w:color="auto"/>
            <w:right w:val="none" w:sz="0" w:space="0" w:color="auto"/>
          </w:divBdr>
        </w:div>
        <w:div w:id="509565290">
          <w:marLeft w:val="640"/>
          <w:marRight w:val="0"/>
          <w:marTop w:val="0"/>
          <w:marBottom w:val="0"/>
          <w:divBdr>
            <w:top w:val="none" w:sz="0" w:space="0" w:color="auto"/>
            <w:left w:val="none" w:sz="0" w:space="0" w:color="auto"/>
            <w:bottom w:val="none" w:sz="0" w:space="0" w:color="auto"/>
            <w:right w:val="none" w:sz="0" w:space="0" w:color="auto"/>
          </w:divBdr>
        </w:div>
        <w:div w:id="1310094677">
          <w:marLeft w:val="640"/>
          <w:marRight w:val="0"/>
          <w:marTop w:val="0"/>
          <w:marBottom w:val="0"/>
          <w:divBdr>
            <w:top w:val="none" w:sz="0" w:space="0" w:color="auto"/>
            <w:left w:val="none" w:sz="0" w:space="0" w:color="auto"/>
            <w:bottom w:val="none" w:sz="0" w:space="0" w:color="auto"/>
            <w:right w:val="none" w:sz="0" w:space="0" w:color="auto"/>
          </w:divBdr>
        </w:div>
        <w:div w:id="1472669666">
          <w:marLeft w:val="640"/>
          <w:marRight w:val="0"/>
          <w:marTop w:val="0"/>
          <w:marBottom w:val="0"/>
          <w:divBdr>
            <w:top w:val="none" w:sz="0" w:space="0" w:color="auto"/>
            <w:left w:val="none" w:sz="0" w:space="0" w:color="auto"/>
            <w:bottom w:val="none" w:sz="0" w:space="0" w:color="auto"/>
            <w:right w:val="none" w:sz="0" w:space="0" w:color="auto"/>
          </w:divBdr>
        </w:div>
        <w:div w:id="437605485">
          <w:marLeft w:val="640"/>
          <w:marRight w:val="0"/>
          <w:marTop w:val="0"/>
          <w:marBottom w:val="0"/>
          <w:divBdr>
            <w:top w:val="none" w:sz="0" w:space="0" w:color="auto"/>
            <w:left w:val="none" w:sz="0" w:space="0" w:color="auto"/>
            <w:bottom w:val="none" w:sz="0" w:space="0" w:color="auto"/>
            <w:right w:val="none" w:sz="0" w:space="0" w:color="auto"/>
          </w:divBdr>
        </w:div>
        <w:div w:id="1851139363">
          <w:marLeft w:val="640"/>
          <w:marRight w:val="0"/>
          <w:marTop w:val="0"/>
          <w:marBottom w:val="0"/>
          <w:divBdr>
            <w:top w:val="none" w:sz="0" w:space="0" w:color="auto"/>
            <w:left w:val="none" w:sz="0" w:space="0" w:color="auto"/>
            <w:bottom w:val="none" w:sz="0" w:space="0" w:color="auto"/>
            <w:right w:val="none" w:sz="0" w:space="0" w:color="auto"/>
          </w:divBdr>
        </w:div>
        <w:div w:id="931814516">
          <w:marLeft w:val="640"/>
          <w:marRight w:val="0"/>
          <w:marTop w:val="0"/>
          <w:marBottom w:val="0"/>
          <w:divBdr>
            <w:top w:val="none" w:sz="0" w:space="0" w:color="auto"/>
            <w:left w:val="none" w:sz="0" w:space="0" w:color="auto"/>
            <w:bottom w:val="none" w:sz="0" w:space="0" w:color="auto"/>
            <w:right w:val="none" w:sz="0" w:space="0" w:color="auto"/>
          </w:divBdr>
        </w:div>
        <w:div w:id="2002809372">
          <w:marLeft w:val="640"/>
          <w:marRight w:val="0"/>
          <w:marTop w:val="0"/>
          <w:marBottom w:val="0"/>
          <w:divBdr>
            <w:top w:val="none" w:sz="0" w:space="0" w:color="auto"/>
            <w:left w:val="none" w:sz="0" w:space="0" w:color="auto"/>
            <w:bottom w:val="none" w:sz="0" w:space="0" w:color="auto"/>
            <w:right w:val="none" w:sz="0" w:space="0" w:color="auto"/>
          </w:divBdr>
        </w:div>
        <w:div w:id="1055859601">
          <w:marLeft w:val="640"/>
          <w:marRight w:val="0"/>
          <w:marTop w:val="0"/>
          <w:marBottom w:val="0"/>
          <w:divBdr>
            <w:top w:val="none" w:sz="0" w:space="0" w:color="auto"/>
            <w:left w:val="none" w:sz="0" w:space="0" w:color="auto"/>
            <w:bottom w:val="none" w:sz="0" w:space="0" w:color="auto"/>
            <w:right w:val="none" w:sz="0" w:space="0" w:color="auto"/>
          </w:divBdr>
        </w:div>
        <w:div w:id="382599773">
          <w:marLeft w:val="640"/>
          <w:marRight w:val="0"/>
          <w:marTop w:val="0"/>
          <w:marBottom w:val="0"/>
          <w:divBdr>
            <w:top w:val="none" w:sz="0" w:space="0" w:color="auto"/>
            <w:left w:val="none" w:sz="0" w:space="0" w:color="auto"/>
            <w:bottom w:val="none" w:sz="0" w:space="0" w:color="auto"/>
            <w:right w:val="none" w:sz="0" w:space="0" w:color="auto"/>
          </w:divBdr>
        </w:div>
        <w:div w:id="639118587">
          <w:marLeft w:val="640"/>
          <w:marRight w:val="0"/>
          <w:marTop w:val="0"/>
          <w:marBottom w:val="0"/>
          <w:divBdr>
            <w:top w:val="none" w:sz="0" w:space="0" w:color="auto"/>
            <w:left w:val="none" w:sz="0" w:space="0" w:color="auto"/>
            <w:bottom w:val="none" w:sz="0" w:space="0" w:color="auto"/>
            <w:right w:val="none" w:sz="0" w:space="0" w:color="auto"/>
          </w:divBdr>
        </w:div>
        <w:div w:id="958024084">
          <w:marLeft w:val="640"/>
          <w:marRight w:val="0"/>
          <w:marTop w:val="0"/>
          <w:marBottom w:val="0"/>
          <w:divBdr>
            <w:top w:val="none" w:sz="0" w:space="0" w:color="auto"/>
            <w:left w:val="none" w:sz="0" w:space="0" w:color="auto"/>
            <w:bottom w:val="none" w:sz="0" w:space="0" w:color="auto"/>
            <w:right w:val="none" w:sz="0" w:space="0" w:color="auto"/>
          </w:divBdr>
        </w:div>
        <w:div w:id="1543058532">
          <w:marLeft w:val="640"/>
          <w:marRight w:val="0"/>
          <w:marTop w:val="0"/>
          <w:marBottom w:val="0"/>
          <w:divBdr>
            <w:top w:val="none" w:sz="0" w:space="0" w:color="auto"/>
            <w:left w:val="none" w:sz="0" w:space="0" w:color="auto"/>
            <w:bottom w:val="none" w:sz="0" w:space="0" w:color="auto"/>
            <w:right w:val="none" w:sz="0" w:space="0" w:color="auto"/>
          </w:divBdr>
        </w:div>
        <w:div w:id="2070956504">
          <w:marLeft w:val="640"/>
          <w:marRight w:val="0"/>
          <w:marTop w:val="0"/>
          <w:marBottom w:val="0"/>
          <w:divBdr>
            <w:top w:val="none" w:sz="0" w:space="0" w:color="auto"/>
            <w:left w:val="none" w:sz="0" w:space="0" w:color="auto"/>
            <w:bottom w:val="none" w:sz="0" w:space="0" w:color="auto"/>
            <w:right w:val="none" w:sz="0" w:space="0" w:color="auto"/>
          </w:divBdr>
        </w:div>
        <w:div w:id="2118521736">
          <w:marLeft w:val="640"/>
          <w:marRight w:val="0"/>
          <w:marTop w:val="0"/>
          <w:marBottom w:val="0"/>
          <w:divBdr>
            <w:top w:val="none" w:sz="0" w:space="0" w:color="auto"/>
            <w:left w:val="none" w:sz="0" w:space="0" w:color="auto"/>
            <w:bottom w:val="none" w:sz="0" w:space="0" w:color="auto"/>
            <w:right w:val="none" w:sz="0" w:space="0" w:color="auto"/>
          </w:divBdr>
        </w:div>
        <w:div w:id="1323505885">
          <w:marLeft w:val="640"/>
          <w:marRight w:val="0"/>
          <w:marTop w:val="0"/>
          <w:marBottom w:val="0"/>
          <w:divBdr>
            <w:top w:val="none" w:sz="0" w:space="0" w:color="auto"/>
            <w:left w:val="none" w:sz="0" w:space="0" w:color="auto"/>
            <w:bottom w:val="none" w:sz="0" w:space="0" w:color="auto"/>
            <w:right w:val="none" w:sz="0" w:space="0" w:color="auto"/>
          </w:divBdr>
        </w:div>
        <w:div w:id="1974675711">
          <w:marLeft w:val="640"/>
          <w:marRight w:val="0"/>
          <w:marTop w:val="0"/>
          <w:marBottom w:val="0"/>
          <w:divBdr>
            <w:top w:val="none" w:sz="0" w:space="0" w:color="auto"/>
            <w:left w:val="none" w:sz="0" w:space="0" w:color="auto"/>
            <w:bottom w:val="none" w:sz="0" w:space="0" w:color="auto"/>
            <w:right w:val="none" w:sz="0" w:space="0" w:color="auto"/>
          </w:divBdr>
        </w:div>
        <w:div w:id="1389065684">
          <w:marLeft w:val="640"/>
          <w:marRight w:val="0"/>
          <w:marTop w:val="0"/>
          <w:marBottom w:val="0"/>
          <w:divBdr>
            <w:top w:val="none" w:sz="0" w:space="0" w:color="auto"/>
            <w:left w:val="none" w:sz="0" w:space="0" w:color="auto"/>
            <w:bottom w:val="none" w:sz="0" w:space="0" w:color="auto"/>
            <w:right w:val="none" w:sz="0" w:space="0" w:color="auto"/>
          </w:divBdr>
        </w:div>
        <w:div w:id="14162686">
          <w:marLeft w:val="640"/>
          <w:marRight w:val="0"/>
          <w:marTop w:val="0"/>
          <w:marBottom w:val="0"/>
          <w:divBdr>
            <w:top w:val="none" w:sz="0" w:space="0" w:color="auto"/>
            <w:left w:val="none" w:sz="0" w:space="0" w:color="auto"/>
            <w:bottom w:val="none" w:sz="0" w:space="0" w:color="auto"/>
            <w:right w:val="none" w:sz="0" w:space="0" w:color="auto"/>
          </w:divBdr>
        </w:div>
        <w:div w:id="96410016">
          <w:marLeft w:val="640"/>
          <w:marRight w:val="0"/>
          <w:marTop w:val="0"/>
          <w:marBottom w:val="0"/>
          <w:divBdr>
            <w:top w:val="none" w:sz="0" w:space="0" w:color="auto"/>
            <w:left w:val="none" w:sz="0" w:space="0" w:color="auto"/>
            <w:bottom w:val="none" w:sz="0" w:space="0" w:color="auto"/>
            <w:right w:val="none" w:sz="0" w:space="0" w:color="auto"/>
          </w:divBdr>
        </w:div>
        <w:div w:id="387263920">
          <w:marLeft w:val="640"/>
          <w:marRight w:val="0"/>
          <w:marTop w:val="0"/>
          <w:marBottom w:val="0"/>
          <w:divBdr>
            <w:top w:val="none" w:sz="0" w:space="0" w:color="auto"/>
            <w:left w:val="none" w:sz="0" w:space="0" w:color="auto"/>
            <w:bottom w:val="none" w:sz="0" w:space="0" w:color="auto"/>
            <w:right w:val="none" w:sz="0" w:space="0" w:color="auto"/>
          </w:divBdr>
        </w:div>
        <w:div w:id="1187215569">
          <w:marLeft w:val="640"/>
          <w:marRight w:val="0"/>
          <w:marTop w:val="0"/>
          <w:marBottom w:val="0"/>
          <w:divBdr>
            <w:top w:val="none" w:sz="0" w:space="0" w:color="auto"/>
            <w:left w:val="none" w:sz="0" w:space="0" w:color="auto"/>
            <w:bottom w:val="none" w:sz="0" w:space="0" w:color="auto"/>
            <w:right w:val="none" w:sz="0" w:space="0" w:color="auto"/>
          </w:divBdr>
        </w:div>
        <w:div w:id="597904325">
          <w:marLeft w:val="640"/>
          <w:marRight w:val="0"/>
          <w:marTop w:val="0"/>
          <w:marBottom w:val="0"/>
          <w:divBdr>
            <w:top w:val="none" w:sz="0" w:space="0" w:color="auto"/>
            <w:left w:val="none" w:sz="0" w:space="0" w:color="auto"/>
            <w:bottom w:val="none" w:sz="0" w:space="0" w:color="auto"/>
            <w:right w:val="none" w:sz="0" w:space="0" w:color="auto"/>
          </w:divBdr>
        </w:div>
        <w:div w:id="1500343105">
          <w:marLeft w:val="640"/>
          <w:marRight w:val="0"/>
          <w:marTop w:val="0"/>
          <w:marBottom w:val="0"/>
          <w:divBdr>
            <w:top w:val="none" w:sz="0" w:space="0" w:color="auto"/>
            <w:left w:val="none" w:sz="0" w:space="0" w:color="auto"/>
            <w:bottom w:val="none" w:sz="0" w:space="0" w:color="auto"/>
            <w:right w:val="none" w:sz="0" w:space="0" w:color="auto"/>
          </w:divBdr>
        </w:div>
        <w:div w:id="1093817350">
          <w:marLeft w:val="640"/>
          <w:marRight w:val="0"/>
          <w:marTop w:val="0"/>
          <w:marBottom w:val="0"/>
          <w:divBdr>
            <w:top w:val="none" w:sz="0" w:space="0" w:color="auto"/>
            <w:left w:val="none" w:sz="0" w:space="0" w:color="auto"/>
            <w:bottom w:val="none" w:sz="0" w:space="0" w:color="auto"/>
            <w:right w:val="none" w:sz="0" w:space="0" w:color="auto"/>
          </w:divBdr>
        </w:div>
        <w:div w:id="228154159">
          <w:marLeft w:val="640"/>
          <w:marRight w:val="0"/>
          <w:marTop w:val="0"/>
          <w:marBottom w:val="0"/>
          <w:divBdr>
            <w:top w:val="none" w:sz="0" w:space="0" w:color="auto"/>
            <w:left w:val="none" w:sz="0" w:space="0" w:color="auto"/>
            <w:bottom w:val="none" w:sz="0" w:space="0" w:color="auto"/>
            <w:right w:val="none" w:sz="0" w:space="0" w:color="auto"/>
          </w:divBdr>
        </w:div>
        <w:div w:id="1217087396">
          <w:marLeft w:val="640"/>
          <w:marRight w:val="0"/>
          <w:marTop w:val="0"/>
          <w:marBottom w:val="0"/>
          <w:divBdr>
            <w:top w:val="none" w:sz="0" w:space="0" w:color="auto"/>
            <w:left w:val="none" w:sz="0" w:space="0" w:color="auto"/>
            <w:bottom w:val="none" w:sz="0" w:space="0" w:color="auto"/>
            <w:right w:val="none" w:sz="0" w:space="0" w:color="auto"/>
          </w:divBdr>
        </w:div>
        <w:div w:id="151410714">
          <w:marLeft w:val="640"/>
          <w:marRight w:val="0"/>
          <w:marTop w:val="0"/>
          <w:marBottom w:val="0"/>
          <w:divBdr>
            <w:top w:val="none" w:sz="0" w:space="0" w:color="auto"/>
            <w:left w:val="none" w:sz="0" w:space="0" w:color="auto"/>
            <w:bottom w:val="none" w:sz="0" w:space="0" w:color="auto"/>
            <w:right w:val="none" w:sz="0" w:space="0" w:color="auto"/>
          </w:divBdr>
        </w:div>
        <w:div w:id="58329923">
          <w:marLeft w:val="640"/>
          <w:marRight w:val="0"/>
          <w:marTop w:val="0"/>
          <w:marBottom w:val="0"/>
          <w:divBdr>
            <w:top w:val="none" w:sz="0" w:space="0" w:color="auto"/>
            <w:left w:val="none" w:sz="0" w:space="0" w:color="auto"/>
            <w:bottom w:val="none" w:sz="0" w:space="0" w:color="auto"/>
            <w:right w:val="none" w:sz="0" w:space="0" w:color="auto"/>
          </w:divBdr>
        </w:div>
        <w:div w:id="259877388">
          <w:marLeft w:val="640"/>
          <w:marRight w:val="0"/>
          <w:marTop w:val="0"/>
          <w:marBottom w:val="0"/>
          <w:divBdr>
            <w:top w:val="none" w:sz="0" w:space="0" w:color="auto"/>
            <w:left w:val="none" w:sz="0" w:space="0" w:color="auto"/>
            <w:bottom w:val="none" w:sz="0" w:space="0" w:color="auto"/>
            <w:right w:val="none" w:sz="0" w:space="0" w:color="auto"/>
          </w:divBdr>
        </w:div>
        <w:div w:id="1815219754">
          <w:marLeft w:val="640"/>
          <w:marRight w:val="0"/>
          <w:marTop w:val="0"/>
          <w:marBottom w:val="0"/>
          <w:divBdr>
            <w:top w:val="none" w:sz="0" w:space="0" w:color="auto"/>
            <w:left w:val="none" w:sz="0" w:space="0" w:color="auto"/>
            <w:bottom w:val="none" w:sz="0" w:space="0" w:color="auto"/>
            <w:right w:val="none" w:sz="0" w:space="0" w:color="auto"/>
          </w:divBdr>
        </w:div>
        <w:div w:id="1629242808">
          <w:marLeft w:val="640"/>
          <w:marRight w:val="0"/>
          <w:marTop w:val="0"/>
          <w:marBottom w:val="0"/>
          <w:divBdr>
            <w:top w:val="none" w:sz="0" w:space="0" w:color="auto"/>
            <w:left w:val="none" w:sz="0" w:space="0" w:color="auto"/>
            <w:bottom w:val="none" w:sz="0" w:space="0" w:color="auto"/>
            <w:right w:val="none" w:sz="0" w:space="0" w:color="auto"/>
          </w:divBdr>
        </w:div>
        <w:div w:id="1403601480">
          <w:marLeft w:val="640"/>
          <w:marRight w:val="0"/>
          <w:marTop w:val="0"/>
          <w:marBottom w:val="0"/>
          <w:divBdr>
            <w:top w:val="none" w:sz="0" w:space="0" w:color="auto"/>
            <w:left w:val="none" w:sz="0" w:space="0" w:color="auto"/>
            <w:bottom w:val="none" w:sz="0" w:space="0" w:color="auto"/>
            <w:right w:val="none" w:sz="0" w:space="0" w:color="auto"/>
          </w:divBdr>
        </w:div>
        <w:div w:id="1889761946">
          <w:marLeft w:val="640"/>
          <w:marRight w:val="0"/>
          <w:marTop w:val="0"/>
          <w:marBottom w:val="0"/>
          <w:divBdr>
            <w:top w:val="none" w:sz="0" w:space="0" w:color="auto"/>
            <w:left w:val="none" w:sz="0" w:space="0" w:color="auto"/>
            <w:bottom w:val="none" w:sz="0" w:space="0" w:color="auto"/>
            <w:right w:val="none" w:sz="0" w:space="0" w:color="auto"/>
          </w:divBdr>
        </w:div>
        <w:div w:id="169376571">
          <w:marLeft w:val="640"/>
          <w:marRight w:val="0"/>
          <w:marTop w:val="0"/>
          <w:marBottom w:val="0"/>
          <w:divBdr>
            <w:top w:val="none" w:sz="0" w:space="0" w:color="auto"/>
            <w:left w:val="none" w:sz="0" w:space="0" w:color="auto"/>
            <w:bottom w:val="none" w:sz="0" w:space="0" w:color="auto"/>
            <w:right w:val="none" w:sz="0" w:space="0" w:color="auto"/>
          </w:divBdr>
        </w:div>
        <w:div w:id="937954443">
          <w:marLeft w:val="640"/>
          <w:marRight w:val="0"/>
          <w:marTop w:val="0"/>
          <w:marBottom w:val="0"/>
          <w:divBdr>
            <w:top w:val="none" w:sz="0" w:space="0" w:color="auto"/>
            <w:left w:val="none" w:sz="0" w:space="0" w:color="auto"/>
            <w:bottom w:val="none" w:sz="0" w:space="0" w:color="auto"/>
            <w:right w:val="none" w:sz="0" w:space="0" w:color="auto"/>
          </w:divBdr>
        </w:div>
        <w:div w:id="1117093666">
          <w:marLeft w:val="640"/>
          <w:marRight w:val="0"/>
          <w:marTop w:val="0"/>
          <w:marBottom w:val="0"/>
          <w:divBdr>
            <w:top w:val="none" w:sz="0" w:space="0" w:color="auto"/>
            <w:left w:val="none" w:sz="0" w:space="0" w:color="auto"/>
            <w:bottom w:val="none" w:sz="0" w:space="0" w:color="auto"/>
            <w:right w:val="none" w:sz="0" w:space="0" w:color="auto"/>
          </w:divBdr>
        </w:div>
        <w:div w:id="2034763836">
          <w:marLeft w:val="640"/>
          <w:marRight w:val="0"/>
          <w:marTop w:val="0"/>
          <w:marBottom w:val="0"/>
          <w:divBdr>
            <w:top w:val="none" w:sz="0" w:space="0" w:color="auto"/>
            <w:left w:val="none" w:sz="0" w:space="0" w:color="auto"/>
            <w:bottom w:val="none" w:sz="0" w:space="0" w:color="auto"/>
            <w:right w:val="none" w:sz="0" w:space="0" w:color="auto"/>
          </w:divBdr>
        </w:div>
        <w:div w:id="17389841">
          <w:marLeft w:val="640"/>
          <w:marRight w:val="0"/>
          <w:marTop w:val="0"/>
          <w:marBottom w:val="0"/>
          <w:divBdr>
            <w:top w:val="none" w:sz="0" w:space="0" w:color="auto"/>
            <w:left w:val="none" w:sz="0" w:space="0" w:color="auto"/>
            <w:bottom w:val="none" w:sz="0" w:space="0" w:color="auto"/>
            <w:right w:val="none" w:sz="0" w:space="0" w:color="auto"/>
          </w:divBdr>
        </w:div>
        <w:div w:id="2030445961">
          <w:marLeft w:val="640"/>
          <w:marRight w:val="0"/>
          <w:marTop w:val="0"/>
          <w:marBottom w:val="0"/>
          <w:divBdr>
            <w:top w:val="none" w:sz="0" w:space="0" w:color="auto"/>
            <w:left w:val="none" w:sz="0" w:space="0" w:color="auto"/>
            <w:bottom w:val="none" w:sz="0" w:space="0" w:color="auto"/>
            <w:right w:val="none" w:sz="0" w:space="0" w:color="auto"/>
          </w:divBdr>
        </w:div>
        <w:div w:id="394009152">
          <w:marLeft w:val="640"/>
          <w:marRight w:val="0"/>
          <w:marTop w:val="0"/>
          <w:marBottom w:val="0"/>
          <w:divBdr>
            <w:top w:val="none" w:sz="0" w:space="0" w:color="auto"/>
            <w:left w:val="none" w:sz="0" w:space="0" w:color="auto"/>
            <w:bottom w:val="none" w:sz="0" w:space="0" w:color="auto"/>
            <w:right w:val="none" w:sz="0" w:space="0" w:color="auto"/>
          </w:divBdr>
        </w:div>
        <w:div w:id="736129591">
          <w:marLeft w:val="640"/>
          <w:marRight w:val="0"/>
          <w:marTop w:val="0"/>
          <w:marBottom w:val="0"/>
          <w:divBdr>
            <w:top w:val="none" w:sz="0" w:space="0" w:color="auto"/>
            <w:left w:val="none" w:sz="0" w:space="0" w:color="auto"/>
            <w:bottom w:val="none" w:sz="0" w:space="0" w:color="auto"/>
            <w:right w:val="none" w:sz="0" w:space="0" w:color="auto"/>
          </w:divBdr>
        </w:div>
        <w:div w:id="1229339922">
          <w:marLeft w:val="640"/>
          <w:marRight w:val="0"/>
          <w:marTop w:val="0"/>
          <w:marBottom w:val="0"/>
          <w:divBdr>
            <w:top w:val="none" w:sz="0" w:space="0" w:color="auto"/>
            <w:left w:val="none" w:sz="0" w:space="0" w:color="auto"/>
            <w:bottom w:val="none" w:sz="0" w:space="0" w:color="auto"/>
            <w:right w:val="none" w:sz="0" w:space="0" w:color="auto"/>
          </w:divBdr>
        </w:div>
        <w:div w:id="1861772450">
          <w:marLeft w:val="640"/>
          <w:marRight w:val="0"/>
          <w:marTop w:val="0"/>
          <w:marBottom w:val="0"/>
          <w:divBdr>
            <w:top w:val="none" w:sz="0" w:space="0" w:color="auto"/>
            <w:left w:val="none" w:sz="0" w:space="0" w:color="auto"/>
            <w:bottom w:val="none" w:sz="0" w:space="0" w:color="auto"/>
            <w:right w:val="none" w:sz="0" w:space="0" w:color="auto"/>
          </w:divBdr>
        </w:div>
        <w:div w:id="928850599">
          <w:marLeft w:val="640"/>
          <w:marRight w:val="0"/>
          <w:marTop w:val="0"/>
          <w:marBottom w:val="0"/>
          <w:divBdr>
            <w:top w:val="none" w:sz="0" w:space="0" w:color="auto"/>
            <w:left w:val="none" w:sz="0" w:space="0" w:color="auto"/>
            <w:bottom w:val="none" w:sz="0" w:space="0" w:color="auto"/>
            <w:right w:val="none" w:sz="0" w:space="0" w:color="auto"/>
          </w:divBdr>
        </w:div>
        <w:div w:id="1621377039">
          <w:marLeft w:val="640"/>
          <w:marRight w:val="0"/>
          <w:marTop w:val="0"/>
          <w:marBottom w:val="0"/>
          <w:divBdr>
            <w:top w:val="none" w:sz="0" w:space="0" w:color="auto"/>
            <w:left w:val="none" w:sz="0" w:space="0" w:color="auto"/>
            <w:bottom w:val="none" w:sz="0" w:space="0" w:color="auto"/>
            <w:right w:val="none" w:sz="0" w:space="0" w:color="auto"/>
          </w:divBdr>
        </w:div>
        <w:div w:id="598097683">
          <w:marLeft w:val="640"/>
          <w:marRight w:val="0"/>
          <w:marTop w:val="0"/>
          <w:marBottom w:val="0"/>
          <w:divBdr>
            <w:top w:val="none" w:sz="0" w:space="0" w:color="auto"/>
            <w:left w:val="none" w:sz="0" w:space="0" w:color="auto"/>
            <w:bottom w:val="none" w:sz="0" w:space="0" w:color="auto"/>
            <w:right w:val="none" w:sz="0" w:space="0" w:color="auto"/>
          </w:divBdr>
        </w:div>
        <w:div w:id="1304115490">
          <w:marLeft w:val="640"/>
          <w:marRight w:val="0"/>
          <w:marTop w:val="0"/>
          <w:marBottom w:val="0"/>
          <w:divBdr>
            <w:top w:val="none" w:sz="0" w:space="0" w:color="auto"/>
            <w:left w:val="none" w:sz="0" w:space="0" w:color="auto"/>
            <w:bottom w:val="none" w:sz="0" w:space="0" w:color="auto"/>
            <w:right w:val="none" w:sz="0" w:space="0" w:color="auto"/>
          </w:divBdr>
        </w:div>
        <w:div w:id="1775006290">
          <w:marLeft w:val="640"/>
          <w:marRight w:val="0"/>
          <w:marTop w:val="0"/>
          <w:marBottom w:val="0"/>
          <w:divBdr>
            <w:top w:val="none" w:sz="0" w:space="0" w:color="auto"/>
            <w:left w:val="none" w:sz="0" w:space="0" w:color="auto"/>
            <w:bottom w:val="none" w:sz="0" w:space="0" w:color="auto"/>
            <w:right w:val="none" w:sz="0" w:space="0" w:color="auto"/>
          </w:divBdr>
        </w:div>
        <w:div w:id="1635207992">
          <w:marLeft w:val="640"/>
          <w:marRight w:val="0"/>
          <w:marTop w:val="0"/>
          <w:marBottom w:val="0"/>
          <w:divBdr>
            <w:top w:val="none" w:sz="0" w:space="0" w:color="auto"/>
            <w:left w:val="none" w:sz="0" w:space="0" w:color="auto"/>
            <w:bottom w:val="none" w:sz="0" w:space="0" w:color="auto"/>
            <w:right w:val="none" w:sz="0" w:space="0" w:color="auto"/>
          </w:divBdr>
        </w:div>
        <w:div w:id="1027801996">
          <w:marLeft w:val="640"/>
          <w:marRight w:val="0"/>
          <w:marTop w:val="0"/>
          <w:marBottom w:val="0"/>
          <w:divBdr>
            <w:top w:val="none" w:sz="0" w:space="0" w:color="auto"/>
            <w:left w:val="none" w:sz="0" w:space="0" w:color="auto"/>
            <w:bottom w:val="none" w:sz="0" w:space="0" w:color="auto"/>
            <w:right w:val="none" w:sz="0" w:space="0" w:color="auto"/>
          </w:divBdr>
        </w:div>
        <w:div w:id="196815363">
          <w:marLeft w:val="640"/>
          <w:marRight w:val="0"/>
          <w:marTop w:val="0"/>
          <w:marBottom w:val="0"/>
          <w:divBdr>
            <w:top w:val="none" w:sz="0" w:space="0" w:color="auto"/>
            <w:left w:val="none" w:sz="0" w:space="0" w:color="auto"/>
            <w:bottom w:val="none" w:sz="0" w:space="0" w:color="auto"/>
            <w:right w:val="none" w:sz="0" w:space="0" w:color="auto"/>
          </w:divBdr>
        </w:div>
        <w:div w:id="1274290486">
          <w:marLeft w:val="640"/>
          <w:marRight w:val="0"/>
          <w:marTop w:val="0"/>
          <w:marBottom w:val="0"/>
          <w:divBdr>
            <w:top w:val="none" w:sz="0" w:space="0" w:color="auto"/>
            <w:left w:val="none" w:sz="0" w:space="0" w:color="auto"/>
            <w:bottom w:val="none" w:sz="0" w:space="0" w:color="auto"/>
            <w:right w:val="none" w:sz="0" w:space="0" w:color="auto"/>
          </w:divBdr>
        </w:div>
        <w:div w:id="350499868">
          <w:marLeft w:val="640"/>
          <w:marRight w:val="0"/>
          <w:marTop w:val="0"/>
          <w:marBottom w:val="0"/>
          <w:divBdr>
            <w:top w:val="none" w:sz="0" w:space="0" w:color="auto"/>
            <w:left w:val="none" w:sz="0" w:space="0" w:color="auto"/>
            <w:bottom w:val="none" w:sz="0" w:space="0" w:color="auto"/>
            <w:right w:val="none" w:sz="0" w:space="0" w:color="auto"/>
          </w:divBdr>
        </w:div>
        <w:div w:id="848830969">
          <w:marLeft w:val="640"/>
          <w:marRight w:val="0"/>
          <w:marTop w:val="0"/>
          <w:marBottom w:val="0"/>
          <w:divBdr>
            <w:top w:val="none" w:sz="0" w:space="0" w:color="auto"/>
            <w:left w:val="none" w:sz="0" w:space="0" w:color="auto"/>
            <w:bottom w:val="none" w:sz="0" w:space="0" w:color="auto"/>
            <w:right w:val="none" w:sz="0" w:space="0" w:color="auto"/>
          </w:divBdr>
        </w:div>
        <w:div w:id="1873685956">
          <w:marLeft w:val="640"/>
          <w:marRight w:val="0"/>
          <w:marTop w:val="0"/>
          <w:marBottom w:val="0"/>
          <w:divBdr>
            <w:top w:val="none" w:sz="0" w:space="0" w:color="auto"/>
            <w:left w:val="none" w:sz="0" w:space="0" w:color="auto"/>
            <w:bottom w:val="none" w:sz="0" w:space="0" w:color="auto"/>
            <w:right w:val="none" w:sz="0" w:space="0" w:color="auto"/>
          </w:divBdr>
        </w:div>
        <w:div w:id="1273319142">
          <w:marLeft w:val="640"/>
          <w:marRight w:val="0"/>
          <w:marTop w:val="0"/>
          <w:marBottom w:val="0"/>
          <w:divBdr>
            <w:top w:val="none" w:sz="0" w:space="0" w:color="auto"/>
            <w:left w:val="none" w:sz="0" w:space="0" w:color="auto"/>
            <w:bottom w:val="none" w:sz="0" w:space="0" w:color="auto"/>
            <w:right w:val="none" w:sz="0" w:space="0" w:color="auto"/>
          </w:divBdr>
        </w:div>
        <w:div w:id="2098475171">
          <w:marLeft w:val="640"/>
          <w:marRight w:val="0"/>
          <w:marTop w:val="0"/>
          <w:marBottom w:val="0"/>
          <w:divBdr>
            <w:top w:val="none" w:sz="0" w:space="0" w:color="auto"/>
            <w:left w:val="none" w:sz="0" w:space="0" w:color="auto"/>
            <w:bottom w:val="none" w:sz="0" w:space="0" w:color="auto"/>
            <w:right w:val="none" w:sz="0" w:space="0" w:color="auto"/>
          </w:divBdr>
        </w:div>
        <w:div w:id="2102871980">
          <w:marLeft w:val="640"/>
          <w:marRight w:val="0"/>
          <w:marTop w:val="0"/>
          <w:marBottom w:val="0"/>
          <w:divBdr>
            <w:top w:val="none" w:sz="0" w:space="0" w:color="auto"/>
            <w:left w:val="none" w:sz="0" w:space="0" w:color="auto"/>
            <w:bottom w:val="none" w:sz="0" w:space="0" w:color="auto"/>
            <w:right w:val="none" w:sz="0" w:space="0" w:color="auto"/>
          </w:divBdr>
        </w:div>
        <w:div w:id="705179975">
          <w:marLeft w:val="640"/>
          <w:marRight w:val="0"/>
          <w:marTop w:val="0"/>
          <w:marBottom w:val="0"/>
          <w:divBdr>
            <w:top w:val="none" w:sz="0" w:space="0" w:color="auto"/>
            <w:left w:val="none" w:sz="0" w:space="0" w:color="auto"/>
            <w:bottom w:val="none" w:sz="0" w:space="0" w:color="auto"/>
            <w:right w:val="none" w:sz="0" w:space="0" w:color="auto"/>
          </w:divBdr>
        </w:div>
        <w:div w:id="183717669">
          <w:marLeft w:val="640"/>
          <w:marRight w:val="0"/>
          <w:marTop w:val="0"/>
          <w:marBottom w:val="0"/>
          <w:divBdr>
            <w:top w:val="none" w:sz="0" w:space="0" w:color="auto"/>
            <w:left w:val="none" w:sz="0" w:space="0" w:color="auto"/>
            <w:bottom w:val="none" w:sz="0" w:space="0" w:color="auto"/>
            <w:right w:val="none" w:sz="0" w:space="0" w:color="auto"/>
          </w:divBdr>
        </w:div>
        <w:div w:id="1710177736">
          <w:marLeft w:val="640"/>
          <w:marRight w:val="0"/>
          <w:marTop w:val="0"/>
          <w:marBottom w:val="0"/>
          <w:divBdr>
            <w:top w:val="none" w:sz="0" w:space="0" w:color="auto"/>
            <w:left w:val="none" w:sz="0" w:space="0" w:color="auto"/>
            <w:bottom w:val="none" w:sz="0" w:space="0" w:color="auto"/>
            <w:right w:val="none" w:sz="0" w:space="0" w:color="auto"/>
          </w:divBdr>
        </w:div>
        <w:div w:id="913779313">
          <w:marLeft w:val="640"/>
          <w:marRight w:val="0"/>
          <w:marTop w:val="0"/>
          <w:marBottom w:val="0"/>
          <w:divBdr>
            <w:top w:val="none" w:sz="0" w:space="0" w:color="auto"/>
            <w:left w:val="none" w:sz="0" w:space="0" w:color="auto"/>
            <w:bottom w:val="none" w:sz="0" w:space="0" w:color="auto"/>
            <w:right w:val="none" w:sz="0" w:space="0" w:color="auto"/>
          </w:divBdr>
        </w:div>
        <w:div w:id="1428885355">
          <w:marLeft w:val="640"/>
          <w:marRight w:val="0"/>
          <w:marTop w:val="0"/>
          <w:marBottom w:val="0"/>
          <w:divBdr>
            <w:top w:val="none" w:sz="0" w:space="0" w:color="auto"/>
            <w:left w:val="none" w:sz="0" w:space="0" w:color="auto"/>
            <w:bottom w:val="none" w:sz="0" w:space="0" w:color="auto"/>
            <w:right w:val="none" w:sz="0" w:space="0" w:color="auto"/>
          </w:divBdr>
        </w:div>
        <w:div w:id="101074736">
          <w:marLeft w:val="640"/>
          <w:marRight w:val="0"/>
          <w:marTop w:val="0"/>
          <w:marBottom w:val="0"/>
          <w:divBdr>
            <w:top w:val="none" w:sz="0" w:space="0" w:color="auto"/>
            <w:left w:val="none" w:sz="0" w:space="0" w:color="auto"/>
            <w:bottom w:val="none" w:sz="0" w:space="0" w:color="auto"/>
            <w:right w:val="none" w:sz="0" w:space="0" w:color="auto"/>
          </w:divBdr>
        </w:div>
        <w:div w:id="677662038">
          <w:marLeft w:val="640"/>
          <w:marRight w:val="0"/>
          <w:marTop w:val="0"/>
          <w:marBottom w:val="0"/>
          <w:divBdr>
            <w:top w:val="none" w:sz="0" w:space="0" w:color="auto"/>
            <w:left w:val="none" w:sz="0" w:space="0" w:color="auto"/>
            <w:bottom w:val="none" w:sz="0" w:space="0" w:color="auto"/>
            <w:right w:val="none" w:sz="0" w:space="0" w:color="auto"/>
          </w:divBdr>
        </w:div>
        <w:div w:id="2106535982">
          <w:marLeft w:val="640"/>
          <w:marRight w:val="0"/>
          <w:marTop w:val="0"/>
          <w:marBottom w:val="0"/>
          <w:divBdr>
            <w:top w:val="none" w:sz="0" w:space="0" w:color="auto"/>
            <w:left w:val="none" w:sz="0" w:space="0" w:color="auto"/>
            <w:bottom w:val="none" w:sz="0" w:space="0" w:color="auto"/>
            <w:right w:val="none" w:sz="0" w:space="0" w:color="auto"/>
          </w:divBdr>
        </w:div>
        <w:div w:id="1919289015">
          <w:marLeft w:val="640"/>
          <w:marRight w:val="0"/>
          <w:marTop w:val="0"/>
          <w:marBottom w:val="0"/>
          <w:divBdr>
            <w:top w:val="none" w:sz="0" w:space="0" w:color="auto"/>
            <w:left w:val="none" w:sz="0" w:space="0" w:color="auto"/>
            <w:bottom w:val="none" w:sz="0" w:space="0" w:color="auto"/>
            <w:right w:val="none" w:sz="0" w:space="0" w:color="auto"/>
          </w:divBdr>
        </w:div>
        <w:div w:id="588656405">
          <w:marLeft w:val="640"/>
          <w:marRight w:val="0"/>
          <w:marTop w:val="0"/>
          <w:marBottom w:val="0"/>
          <w:divBdr>
            <w:top w:val="none" w:sz="0" w:space="0" w:color="auto"/>
            <w:left w:val="none" w:sz="0" w:space="0" w:color="auto"/>
            <w:bottom w:val="none" w:sz="0" w:space="0" w:color="auto"/>
            <w:right w:val="none" w:sz="0" w:space="0" w:color="auto"/>
          </w:divBdr>
        </w:div>
        <w:div w:id="1401369813">
          <w:marLeft w:val="640"/>
          <w:marRight w:val="0"/>
          <w:marTop w:val="0"/>
          <w:marBottom w:val="0"/>
          <w:divBdr>
            <w:top w:val="none" w:sz="0" w:space="0" w:color="auto"/>
            <w:left w:val="none" w:sz="0" w:space="0" w:color="auto"/>
            <w:bottom w:val="none" w:sz="0" w:space="0" w:color="auto"/>
            <w:right w:val="none" w:sz="0" w:space="0" w:color="auto"/>
          </w:divBdr>
        </w:div>
        <w:div w:id="1894270897">
          <w:marLeft w:val="640"/>
          <w:marRight w:val="0"/>
          <w:marTop w:val="0"/>
          <w:marBottom w:val="0"/>
          <w:divBdr>
            <w:top w:val="none" w:sz="0" w:space="0" w:color="auto"/>
            <w:left w:val="none" w:sz="0" w:space="0" w:color="auto"/>
            <w:bottom w:val="none" w:sz="0" w:space="0" w:color="auto"/>
            <w:right w:val="none" w:sz="0" w:space="0" w:color="auto"/>
          </w:divBdr>
        </w:div>
        <w:div w:id="1738627082">
          <w:marLeft w:val="640"/>
          <w:marRight w:val="0"/>
          <w:marTop w:val="0"/>
          <w:marBottom w:val="0"/>
          <w:divBdr>
            <w:top w:val="none" w:sz="0" w:space="0" w:color="auto"/>
            <w:left w:val="none" w:sz="0" w:space="0" w:color="auto"/>
            <w:bottom w:val="none" w:sz="0" w:space="0" w:color="auto"/>
            <w:right w:val="none" w:sz="0" w:space="0" w:color="auto"/>
          </w:divBdr>
        </w:div>
        <w:div w:id="386950302">
          <w:marLeft w:val="640"/>
          <w:marRight w:val="0"/>
          <w:marTop w:val="0"/>
          <w:marBottom w:val="0"/>
          <w:divBdr>
            <w:top w:val="none" w:sz="0" w:space="0" w:color="auto"/>
            <w:left w:val="none" w:sz="0" w:space="0" w:color="auto"/>
            <w:bottom w:val="none" w:sz="0" w:space="0" w:color="auto"/>
            <w:right w:val="none" w:sz="0" w:space="0" w:color="auto"/>
          </w:divBdr>
        </w:div>
        <w:div w:id="559828304">
          <w:marLeft w:val="640"/>
          <w:marRight w:val="0"/>
          <w:marTop w:val="0"/>
          <w:marBottom w:val="0"/>
          <w:divBdr>
            <w:top w:val="none" w:sz="0" w:space="0" w:color="auto"/>
            <w:left w:val="none" w:sz="0" w:space="0" w:color="auto"/>
            <w:bottom w:val="none" w:sz="0" w:space="0" w:color="auto"/>
            <w:right w:val="none" w:sz="0" w:space="0" w:color="auto"/>
          </w:divBdr>
        </w:div>
        <w:div w:id="84350094">
          <w:marLeft w:val="640"/>
          <w:marRight w:val="0"/>
          <w:marTop w:val="0"/>
          <w:marBottom w:val="0"/>
          <w:divBdr>
            <w:top w:val="none" w:sz="0" w:space="0" w:color="auto"/>
            <w:left w:val="none" w:sz="0" w:space="0" w:color="auto"/>
            <w:bottom w:val="none" w:sz="0" w:space="0" w:color="auto"/>
            <w:right w:val="none" w:sz="0" w:space="0" w:color="auto"/>
          </w:divBdr>
        </w:div>
        <w:div w:id="541601632">
          <w:marLeft w:val="640"/>
          <w:marRight w:val="0"/>
          <w:marTop w:val="0"/>
          <w:marBottom w:val="0"/>
          <w:divBdr>
            <w:top w:val="none" w:sz="0" w:space="0" w:color="auto"/>
            <w:left w:val="none" w:sz="0" w:space="0" w:color="auto"/>
            <w:bottom w:val="none" w:sz="0" w:space="0" w:color="auto"/>
            <w:right w:val="none" w:sz="0" w:space="0" w:color="auto"/>
          </w:divBdr>
        </w:div>
        <w:div w:id="226109150">
          <w:marLeft w:val="640"/>
          <w:marRight w:val="0"/>
          <w:marTop w:val="0"/>
          <w:marBottom w:val="0"/>
          <w:divBdr>
            <w:top w:val="none" w:sz="0" w:space="0" w:color="auto"/>
            <w:left w:val="none" w:sz="0" w:space="0" w:color="auto"/>
            <w:bottom w:val="none" w:sz="0" w:space="0" w:color="auto"/>
            <w:right w:val="none" w:sz="0" w:space="0" w:color="auto"/>
          </w:divBdr>
        </w:div>
        <w:div w:id="730933225">
          <w:marLeft w:val="640"/>
          <w:marRight w:val="0"/>
          <w:marTop w:val="0"/>
          <w:marBottom w:val="0"/>
          <w:divBdr>
            <w:top w:val="none" w:sz="0" w:space="0" w:color="auto"/>
            <w:left w:val="none" w:sz="0" w:space="0" w:color="auto"/>
            <w:bottom w:val="none" w:sz="0" w:space="0" w:color="auto"/>
            <w:right w:val="none" w:sz="0" w:space="0" w:color="auto"/>
          </w:divBdr>
        </w:div>
        <w:div w:id="947927873">
          <w:marLeft w:val="640"/>
          <w:marRight w:val="0"/>
          <w:marTop w:val="0"/>
          <w:marBottom w:val="0"/>
          <w:divBdr>
            <w:top w:val="none" w:sz="0" w:space="0" w:color="auto"/>
            <w:left w:val="none" w:sz="0" w:space="0" w:color="auto"/>
            <w:bottom w:val="none" w:sz="0" w:space="0" w:color="auto"/>
            <w:right w:val="none" w:sz="0" w:space="0" w:color="auto"/>
          </w:divBdr>
        </w:div>
        <w:div w:id="1310284855">
          <w:marLeft w:val="640"/>
          <w:marRight w:val="0"/>
          <w:marTop w:val="0"/>
          <w:marBottom w:val="0"/>
          <w:divBdr>
            <w:top w:val="none" w:sz="0" w:space="0" w:color="auto"/>
            <w:left w:val="none" w:sz="0" w:space="0" w:color="auto"/>
            <w:bottom w:val="none" w:sz="0" w:space="0" w:color="auto"/>
            <w:right w:val="none" w:sz="0" w:space="0" w:color="auto"/>
          </w:divBdr>
        </w:div>
        <w:div w:id="1103643883">
          <w:marLeft w:val="640"/>
          <w:marRight w:val="0"/>
          <w:marTop w:val="0"/>
          <w:marBottom w:val="0"/>
          <w:divBdr>
            <w:top w:val="none" w:sz="0" w:space="0" w:color="auto"/>
            <w:left w:val="none" w:sz="0" w:space="0" w:color="auto"/>
            <w:bottom w:val="none" w:sz="0" w:space="0" w:color="auto"/>
            <w:right w:val="none" w:sz="0" w:space="0" w:color="auto"/>
          </w:divBdr>
        </w:div>
        <w:div w:id="417678621">
          <w:marLeft w:val="640"/>
          <w:marRight w:val="0"/>
          <w:marTop w:val="0"/>
          <w:marBottom w:val="0"/>
          <w:divBdr>
            <w:top w:val="none" w:sz="0" w:space="0" w:color="auto"/>
            <w:left w:val="none" w:sz="0" w:space="0" w:color="auto"/>
            <w:bottom w:val="none" w:sz="0" w:space="0" w:color="auto"/>
            <w:right w:val="none" w:sz="0" w:space="0" w:color="auto"/>
          </w:divBdr>
        </w:div>
        <w:div w:id="335694390">
          <w:marLeft w:val="640"/>
          <w:marRight w:val="0"/>
          <w:marTop w:val="0"/>
          <w:marBottom w:val="0"/>
          <w:divBdr>
            <w:top w:val="none" w:sz="0" w:space="0" w:color="auto"/>
            <w:left w:val="none" w:sz="0" w:space="0" w:color="auto"/>
            <w:bottom w:val="none" w:sz="0" w:space="0" w:color="auto"/>
            <w:right w:val="none" w:sz="0" w:space="0" w:color="auto"/>
          </w:divBdr>
        </w:div>
        <w:div w:id="516698611">
          <w:marLeft w:val="640"/>
          <w:marRight w:val="0"/>
          <w:marTop w:val="0"/>
          <w:marBottom w:val="0"/>
          <w:divBdr>
            <w:top w:val="none" w:sz="0" w:space="0" w:color="auto"/>
            <w:left w:val="none" w:sz="0" w:space="0" w:color="auto"/>
            <w:bottom w:val="none" w:sz="0" w:space="0" w:color="auto"/>
            <w:right w:val="none" w:sz="0" w:space="0" w:color="auto"/>
          </w:divBdr>
        </w:div>
        <w:div w:id="1202135886">
          <w:marLeft w:val="640"/>
          <w:marRight w:val="0"/>
          <w:marTop w:val="0"/>
          <w:marBottom w:val="0"/>
          <w:divBdr>
            <w:top w:val="none" w:sz="0" w:space="0" w:color="auto"/>
            <w:left w:val="none" w:sz="0" w:space="0" w:color="auto"/>
            <w:bottom w:val="none" w:sz="0" w:space="0" w:color="auto"/>
            <w:right w:val="none" w:sz="0" w:space="0" w:color="auto"/>
          </w:divBdr>
        </w:div>
        <w:div w:id="73598262">
          <w:marLeft w:val="640"/>
          <w:marRight w:val="0"/>
          <w:marTop w:val="0"/>
          <w:marBottom w:val="0"/>
          <w:divBdr>
            <w:top w:val="none" w:sz="0" w:space="0" w:color="auto"/>
            <w:left w:val="none" w:sz="0" w:space="0" w:color="auto"/>
            <w:bottom w:val="none" w:sz="0" w:space="0" w:color="auto"/>
            <w:right w:val="none" w:sz="0" w:space="0" w:color="auto"/>
          </w:divBdr>
        </w:div>
        <w:div w:id="32460572">
          <w:marLeft w:val="640"/>
          <w:marRight w:val="0"/>
          <w:marTop w:val="0"/>
          <w:marBottom w:val="0"/>
          <w:divBdr>
            <w:top w:val="none" w:sz="0" w:space="0" w:color="auto"/>
            <w:left w:val="none" w:sz="0" w:space="0" w:color="auto"/>
            <w:bottom w:val="none" w:sz="0" w:space="0" w:color="auto"/>
            <w:right w:val="none" w:sz="0" w:space="0" w:color="auto"/>
          </w:divBdr>
        </w:div>
        <w:div w:id="2102414119">
          <w:marLeft w:val="640"/>
          <w:marRight w:val="0"/>
          <w:marTop w:val="0"/>
          <w:marBottom w:val="0"/>
          <w:divBdr>
            <w:top w:val="none" w:sz="0" w:space="0" w:color="auto"/>
            <w:left w:val="none" w:sz="0" w:space="0" w:color="auto"/>
            <w:bottom w:val="none" w:sz="0" w:space="0" w:color="auto"/>
            <w:right w:val="none" w:sz="0" w:space="0" w:color="auto"/>
          </w:divBdr>
        </w:div>
        <w:div w:id="995764913">
          <w:marLeft w:val="640"/>
          <w:marRight w:val="0"/>
          <w:marTop w:val="0"/>
          <w:marBottom w:val="0"/>
          <w:divBdr>
            <w:top w:val="none" w:sz="0" w:space="0" w:color="auto"/>
            <w:left w:val="none" w:sz="0" w:space="0" w:color="auto"/>
            <w:bottom w:val="none" w:sz="0" w:space="0" w:color="auto"/>
            <w:right w:val="none" w:sz="0" w:space="0" w:color="auto"/>
          </w:divBdr>
        </w:div>
        <w:div w:id="1260455009">
          <w:marLeft w:val="640"/>
          <w:marRight w:val="0"/>
          <w:marTop w:val="0"/>
          <w:marBottom w:val="0"/>
          <w:divBdr>
            <w:top w:val="none" w:sz="0" w:space="0" w:color="auto"/>
            <w:left w:val="none" w:sz="0" w:space="0" w:color="auto"/>
            <w:bottom w:val="none" w:sz="0" w:space="0" w:color="auto"/>
            <w:right w:val="none" w:sz="0" w:space="0" w:color="auto"/>
          </w:divBdr>
        </w:div>
        <w:div w:id="69697215">
          <w:marLeft w:val="640"/>
          <w:marRight w:val="0"/>
          <w:marTop w:val="0"/>
          <w:marBottom w:val="0"/>
          <w:divBdr>
            <w:top w:val="none" w:sz="0" w:space="0" w:color="auto"/>
            <w:left w:val="none" w:sz="0" w:space="0" w:color="auto"/>
            <w:bottom w:val="none" w:sz="0" w:space="0" w:color="auto"/>
            <w:right w:val="none" w:sz="0" w:space="0" w:color="auto"/>
          </w:divBdr>
        </w:div>
        <w:div w:id="206988579">
          <w:marLeft w:val="640"/>
          <w:marRight w:val="0"/>
          <w:marTop w:val="0"/>
          <w:marBottom w:val="0"/>
          <w:divBdr>
            <w:top w:val="none" w:sz="0" w:space="0" w:color="auto"/>
            <w:left w:val="none" w:sz="0" w:space="0" w:color="auto"/>
            <w:bottom w:val="none" w:sz="0" w:space="0" w:color="auto"/>
            <w:right w:val="none" w:sz="0" w:space="0" w:color="auto"/>
          </w:divBdr>
        </w:div>
        <w:div w:id="659114105">
          <w:marLeft w:val="640"/>
          <w:marRight w:val="0"/>
          <w:marTop w:val="0"/>
          <w:marBottom w:val="0"/>
          <w:divBdr>
            <w:top w:val="none" w:sz="0" w:space="0" w:color="auto"/>
            <w:left w:val="none" w:sz="0" w:space="0" w:color="auto"/>
            <w:bottom w:val="none" w:sz="0" w:space="0" w:color="auto"/>
            <w:right w:val="none" w:sz="0" w:space="0" w:color="auto"/>
          </w:divBdr>
        </w:div>
        <w:div w:id="1978073486">
          <w:marLeft w:val="640"/>
          <w:marRight w:val="0"/>
          <w:marTop w:val="0"/>
          <w:marBottom w:val="0"/>
          <w:divBdr>
            <w:top w:val="none" w:sz="0" w:space="0" w:color="auto"/>
            <w:left w:val="none" w:sz="0" w:space="0" w:color="auto"/>
            <w:bottom w:val="none" w:sz="0" w:space="0" w:color="auto"/>
            <w:right w:val="none" w:sz="0" w:space="0" w:color="auto"/>
          </w:divBdr>
        </w:div>
        <w:div w:id="641235492">
          <w:marLeft w:val="640"/>
          <w:marRight w:val="0"/>
          <w:marTop w:val="0"/>
          <w:marBottom w:val="0"/>
          <w:divBdr>
            <w:top w:val="none" w:sz="0" w:space="0" w:color="auto"/>
            <w:left w:val="none" w:sz="0" w:space="0" w:color="auto"/>
            <w:bottom w:val="none" w:sz="0" w:space="0" w:color="auto"/>
            <w:right w:val="none" w:sz="0" w:space="0" w:color="auto"/>
          </w:divBdr>
        </w:div>
        <w:div w:id="1475176941">
          <w:marLeft w:val="640"/>
          <w:marRight w:val="0"/>
          <w:marTop w:val="0"/>
          <w:marBottom w:val="0"/>
          <w:divBdr>
            <w:top w:val="none" w:sz="0" w:space="0" w:color="auto"/>
            <w:left w:val="none" w:sz="0" w:space="0" w:color="auto"/>
            <w:bottom w:val="none" w:sz="0" w:space="0" w:color="auto"/>
            <w:right w:val="none" w:sz="0" w:space="0" w:color="auto"/>
          </w:divBdr>
        </w:div>
        <w:div w:id="1561090655">
          <w:marLeft w:val="640"/>
          <w:marRight w:val="0"/>
          <w:marTop w:val="0"/>
          <w:marBottom w:val="0"/>
          <w:divBdr>
            <w:top w:val="none" w:sz="0" w:space="0" w:color="auto"/>
            <w:left w:val="none" w:sz="0" w:space="0" w:color="auto"/>
            <w:bottom w:val="none" w:sz="0" w:space="0" w:color="auto"/>
            <w:right w:val="none" w:sz="0" w:space="0" w:color="auto"/>
          </w:divBdr>
        </w:div>
        <w:div w:id="228541968">
          <w:marLeft w:val="640"/>
          <w:marRight w:val="0"/>
          <w:marTop w:val="0"/>
          <w:marBottom w:val="0"/>
          <w:divBdr>
            <w:top w:val="none" w:sz="0" w:space="0" w:color="auto"/>
            <w:left w:val="none" w:sz="0" w:space="0" w:color="auto"/>
            <w:bottom w:val="none" w:sz="0" w:space="0" w:color="auto"/>
            <w:right w:val="none" w:sz="0" w:space="0" w:color="auto"/>
          </w:divBdr>
        </w:div>
      </w:divsChild>
    </w:div>
    <w:div w:id="1597404915">
      <w:bodyDiv w:val="1"/>
      <w:marLeft w:val="0"/>
      <w:marRight w:val="0"/>
      <w:marTop w:val="0"/>
      <w:marBottom w:val="0"/>
      <w:divBdr>
        <w:top w:val="none" w:sz="0" w:space="0" w:color="auto"/>
        <w:left w:val="none" w:sz="0" w:space="0" w:color="auto"/>
        <w:bottom w:val="none" w:sz="0" w:space="0" w:color="auto"/>
        <w:right w:val="none" w:sz="0" w:space="0" w:color="auto"/>
      </w:divBdr>
      <w:divsChild>
        <w:div w:id="78720416">
          <w:marLeft w:val="640"/>
          <w:marRight w:val="0"/>
          <w:marTop w:val="0"/>
          <w:marBottom w:val="0"/>
          <w:divBdr>
            <w:top w:val="none" w:sz="0" w:space="0" w:color="auto"/>
            <w:left w:val="none" w:sz="0" w:space="0" w:color="auto"/>
            <w:bottom w:val="none" w:sz="0" w:space="0" w:color="auto"/>
            <w:right w:val="none" w:sz="0" w:space="0" w:color="auto"/>
          </w:divBdr>
        </w:div>
        <w:div w:id="1874030456">
          <w:marLeft w:val="640"/>
          <w:marRight w:val="0"/>
          <w:marTop w:val="0"/>
          <w:marBottom w:val="0"/>
          <w:divBdr>
            <w:top w:val="none" w:sz="0" w:space="0" w:color="auto"/>
            <w:left w:val="none" w:sz="0" w:space="0" w:color="auto"/>
            <w:bottom w:val="none" w:sz="0" w:space="0" w:color="auto"/>
            <w:right w:val="none" w:sz="0" w:space="0" w:color="auto"/>
          </w:divBdr>
        </w:div>
        <w:div w:id="1780447444">
          <w:marLeft w:val="640"/>
          <w:marRight w:val="0"/>
          <w:marTop w:val="0"/>
          <w:marBottom w:val="0"/>
          <w:divBdr>
            <w:top w:val="none" w:sz="0" w:space="0" w:color="auto"/>
            <w:left w:val="none" w:sz="0" w:space="0" w:color="auto"/>
            <w:bottom w:val="none" w:sz="0" w:space="0" w:color="auto"/>
            <w:right w:val="none" w:sz="0" w:space="0" w:color="auto"/>
          </w:divBdr>
        </w:div>
        <w:div w:id="406808421">
          <w:marLeft w:val="640"/>
          <w:marRight w:val="0"/>
          <w:marTop w:val="0"/>
          <w:marBottom w:val="0"/>
          <w:divBdr>
            <w:top w:val="none" w:sz="0" w:space="0" w:color="auto"/>
            <w:left w:val="none" w:sz="0" w:space="0" w:color="auto"/>
            <w:bottom w:val="none" w:sz="0" w:space="0" w:color="auto"/>
            <w:right w:val="none" w:sz="0" w:space="0" w:color="auto"/>
          </w:divBdr>
        </w:div>
        <w:div w:id="1097408527">
          <w:marLeft w:val="640"/>
          <w:marRight w:val="0"/>
          <w:marTop w:val="0"/>
          <w:marBottom w:val="0"/>
          <w:divBdr>
            <w:top w:val="none" w:sz="0" w:space="0" w:color="auto"/>
            <w:left w:val="none" w:sz="0" w:space="0" w:color="auto"/>
            <w:bottom w:val="none" w:sz="0" w:space="0" w:color="auto"/>
            <w:right w:val="none" w:sz="0" w:space="0" w:color="auto"/>
          </w:divBdr>
        </w:div>
        <w:div w:id="2122067700">
          <w:marLeft w:val="640"/>
          <w:marRight w:val="0"/>
          <w:marTop w:val="0"/>
          <w:marBottom w:val="0"/>
          <w:divBdr>
            <w:top w:val="none" w:sz="0" w:space="0" w:color="auto"/>
            <w:left w:val="none" w:sz="0" w:space="0" w:color="auto"/>
            <w:bottom w:val="none" w:sz="0" w:space="0" w:color="auto"/>
            <w:right w:val="none" w:sz="0" w:space="0" w:color="auto"/>
          </w:divBdr>
        </w:div>
        <w:div w:id="1262295916">
          <w:marLeft w:val="640"/>
          <w:marRight w:val="0"/>
          <w:marTop w:val="0"/>
          <w:marBottom w:val="0"/>
          <w:divBdr>
            <w:top w:val="none" w:sz="0" w:space="0" w:color="auto"/>
            <w:left w:val="none" w:sz="0" w:space="0" w:color="auto"/>
            <w:bottom w:val="none" w:sz="0" w:space="0" w:color="auto"/>
            <w:right w:val="none" w:sz="0" w:space="0" w:color="auto"/>
          </w:divBdr>
        </w:div>
        <w:div w:id="308175797">
          <w:marLeft w:val="640"/>
          <w:marRight w:val="0"/>
          <w:marTop w:val="0"/>
          <w:marBottom w:val="0"/>
          <w:divBdr>
            <w:top w:val="none" w:sz="0" w:space="0" w:color="auto"/>
            <w:left w:val="none" w:sz="0" w:space="0" w:color="auto"/>
            <w:bottom w:val="none" w:sz="0" w:space="0" w:color="auto"/>
            <w:right w:val="none" w:sz="0" w:space="0" w:color="auto"/>
          </w:divBdr>
        </w:div>
        <w:div w:id="1336231005">
          <w:marLeft w:val="640"/>
          <w:marRight w:val="0"/>
          <w:marTop w:val="0"/>
          <w:marBottom w:val="0"/>
          <w:divBdr>
            <w:top w:val="none" w:sz="0" w:space="0" w:color="auto"/>
            <w:left w:val="none" w:sz="0" w:space="0" w:color="auto"/>
            <w:bottom w:val="none" w:sz="0" w:space="0" w:color="auto"/>
            <w:right w:val="none" w:sz="0" w:space="0" w:color="auto"/>
          </w:divBdr>
        </w:div>
        <w:div w:id="1066104557">
          <w:marLeft w:val="640"/>
          <w:marRight w:val="0"/>
          <w:marTop w:val="0"/>
          <w:marBottom w:val="0"/>
          <w:divBdr>
            <w:top w:val="none" w:sz="0" w:space="0" w:color="auto"/>
            <w:left w:val="none" w:sz="0" w:space="0" w:color="auto"/>
            <w:bottom w:val="none" w:sz="0" w:space="0" w:color="auto"/>
            <w:right w:val="none" w:sz="0" w:space="0" w:color="auto"/>
          </w:divBdr>
        </w:div>
        <w:div w:id="158734364">
          <w:marLeft w:val="640"/>
          <w:marRight w:val="0"/>
          <w:marTop w:val="0"/>
          <w:marBottom w:val="0"/>
          <w:divBdr>
            <w:top w:val="none" w:sz="0" w:space="0" w:color="auto"/>
            <w:left w:val="none" w:sz="0" w:space="0" w:color="auto"/>
            <w:bottom w:val="none" w:sz="0" w:space="0" w:color="auto"/>
            <w:right w:val="none" w:sz="0" w:space="0" w:color="auto"/>
          </w:divBdr>
        </w:div>
        <w:div w:id="1824737119">
          <w:marLeft w:val="640"/>
          <w:marRight w:val="0"/>
          <w:marTop w:val="0"/>
          <w:marBottom w:val="0"/>
          <w:divBdr>
            <w:top w:val="none" w:sz="0" w:space="0" w:color="auto"/>
            <w:left w:val="none" w:sz="0" w:space="0" w:color="auto"/>
            <w:bottom w:val="none" w:sz="0" w:space="0" w:color="auto"/>
            <w:right w:val="none" w:sz="0" w:space="0" w:color="auto"/>
          </w:divBdr>
        </w:div>
        <w:div w:id="531193547">
          <w:marLeft w:val="640"/>
          <w:marRight w:val="0"/>
          <w:marTop w:val="0"/>
          <w:marBottom w:val="0"/>
          <w:divBdr>
            <w:top w:val="none" w:sz="0" w:space="0" w:color="auto"/>
            <w:left w:val="none" w:sz="0" w:space="0" w:color="auto"/>
            <w:bottom w:val="none" w:sz="0" w:space="0" w:color="auto"/>
            <w:right w:val="none" w:sz="0" w:space="0" w:color="auto"/>
          </w:divBdr>
        </w:div>
        <w:div w:id="904146228">
          <w:marLeft w:val="640"/>
          <w:marRight w:val="0"/>
          <w:marTop w:val="0"/>
          <w:marBottom w:val="0"/>
          <w:divBdr>
            <w:top w:val="none" w:sz="0" w:space="0" w:color="auto"/>
            <w:left w:val="none" w:sz="0" w:space="0" w:color="auto"/>
            <w:bottom w:val="none" w:sz="0" w:space="0" w:color="auto"/>
            <w:right w:val="none" w:sz="0" w:space="0" w:color="auto"/>
          </w:divBdr>
        </w:div>
        <w:div w:id="908925343">
          <w:marLeft w:val="640"/>
          <w:marRight w:val="0"/>
          <w:marTop w:val="0"/>
          <w:marBottom w:val="0"/>
          <w:divBdr>
            <w:top w:val="none" w:sz="0" w:space="0" w:color="auto"/>
            <w:left w:val="none" w:sz="0" w:space="0" w:color="auto"/>
            <w:bottom w:val="none" w:sz="0" w:space="0" w:color="auto"/>
            <w:right w:val="none" w:sz="0" w:space="0" w:color="auto"/>
          </w:divBdr>
        </w:div>
        <w:div w:id="36052622">
          <w:marLeft w:val="640"/>
          <w:marRight w:val="0"/>
          <w:marTop w:val="0"/>
          <w:marBottom w:val="0"/>
          <w:divBdr>
            <w:top w:val="none" w:sz="0" w:space="0" w:color="auto"/>
            <w:left w:val="none" w:sz="0" w:space="0" w:color="auto"/>
            <w:bottom w:val="none" w:sz="0" w:space="0" w:color="auto"/>
            <w:right w:val="none" w:sz="0" w:space="0" w:color="auto"/>
          </w:divBdr>
        </w:div>
        <w:div w:id="781388339">
          <w:marLeft w:val="640"/>
          <w:marRight w:val="0"/>
          <w:marTop w:val="0"/>
          <w:marBottom w:val="0"/>
          <w:divBdr>
            <w:top w:val="none" w:sz="0" w:space="0" w:color="auto"/>
            <w:left w:val="none" w:sz="0" w:space="0" w:color="auto"/>
            <w:bottom w:val="none" w:sz="0" w:space="0" w:color="auto"/>
            <w:right w:val="none" w:sz="0" w:space="0" w:color="auto"/>
          </w:divBdr>
        </w:div>
        <w:div w:id="1350913122">
          <w:marLeft w:val="640"/>
          <w:marRight w:val="0"/>
          <w:marTop w:val="0"/>
          <w:marBottom w:val="0"/>
          <w:divBdr>
            <w:top w:val="none" w:sz="0" w:space="0" w:color="auto"/>
            <w:left w:val="none" w:sz="0" w:space="0" w:color="auto"/>
            <w:bottom w:val="none" w:sz="0" w:space="0" w:color="auto"/>
            <w:right w:val="none" w:sz="0" w:space="0" w:color="auto"/>
          </w:divBdr>
        </w:div>
        <w:div w:id="1634754063">
          <w:marLeft w:val="640"/>
          <w:marRight w:val="0"/>
          <w:marTop w:val="0"/>
          <w:marBottom w:val="0"/>
          <w:divBdr>
            <w:top w:val="none" w:sz="0" w:space="0" w:color="auto"/>
            <w:left w:val="none" w:sz="0" w:space="0" w:color="auto"/>
            <w:bottom w:val="none" w:sz="0" w:space="0" w:color="auto"/>
            <w:right w:val="none" w:sz="0" w:space="0" w:color="auto"/>
          </w:divBdr>
        </w:div>
        <w:div w:id="2112578527">
          <w:marLeft w:val="640"/>
          <w:marRight w:val="0"/>
          <w:marTop w:val="0"/>
          <w:marBottom w:val="0"/>
          <w:divBdr>
            <w:top w:val="none" w:sz="0" w:space="0" w:color="auto"/>
            <w:left w:val="none" w:sz="0" w:space="0" w:color="auto"/>
            <w:bottom w:val="none" w:sz="0" w:space="0" w:color="auto"/>
            <w:right w:val="none" w:sz="0" w:space="0" w:color="auto"/>
          </w:divBdr>
        </w:div>
        <w:div w:id="144393110">
          <w:marLeft w:val="640"/>
          <w:marRight w:val="0"/>
          <w:marTop w:val="0"/>
          <w:marBottom w:val="0"/>
          <w:divBdr>
            <w:top w:val="none" w:sz="0" w:space="0" w:color="auto"/>
            <w:left w:val="none" w:sz="0" w:space="0" w:color="auto"/>
            <w:bottom w:val="none" w:sz="0" w:space="0" w:color="auto"/>
            <w:right w:val="none" w:sz="0" w:space="0" w:color="auto"/>
          </w:divBdr>
        </w:div>
        <w:div w:id="1992521372">
          <w:marLeft w:val="640"/>
          <w:marRight w:val="0"/>
          <w:marTop w:val="0"/>
          <w:marBottom w:val="0"/>
          <w:divBdr>
            <w:top w:val="none" w:sz="0" w:space="0" w:color="auto"/>
            <w:left w:val="none" w:sz="0" w:space="0" w:color="auto"/>
            <w:bottom w:val="none" w:sz="0" w:space="0" w:color="auto"/>
            <w:right w:val="none" w:sz="0" w:space="0" w:color="auto"/>
          </w:divBdr>
        </w:div>
        <w:div w:id="1709523681">
          <w:marLeft w:val="640"/>
          <w:marRight w:val="0"/>
          <w:marTop w:val="0"/>
          <w:marBottom w:val="0"/>
          <w:divBdr>
            <w:top w:val="none" w:sz="0" w:space="0" w:color="auto"/>
            <w:left w:val="none" w:sz="0" w:space="0" w:color="auto"/>
            <w:bottom w:val="none" w:sz="0" w:space="0" w:color="auto"/>
            <w:right w:val="none" w:sz="0" w:space="0" w:color="auto"/>
          </w:divBdr>
        </w:div>
        <w:div w:id="1428846609">
          <w:marLeft w:val="640"/>
          <w:marRight w:val="0"/>
          <w:marTop w:val="0"/>
          <w:marBottom w:val="0"/>
          <w:divBdr>
            <w:top w:val="none" w:sz="0" w:space="0" w:color="auto"/>
            <w:left w:val="none" w:sz="0" w:space="0" w:color="auto"/>
            <w:bottom w:val="none" w:sz="0" w:space="0" w:color="auto"/>
            <w:right w:val="none" w:sz="0" w:space="0" w:color="auto"/>
          </w:divBdr>
        </w:div>
        <w:div w:id="1389039236">
          <w:marLeft w:val="640"/>
          <w:marRight w:val="0"/>
          <w:marTop w:val="0"/>
          <w:marBottom w:val="0"/>
          <w:divBdr>
            <w:top w:val="none" w:sz="0" w:space="0" w:color="auto"/>
            <w:left w:val="none" w:sz="0" w:space="0" w:color="auto"/>
            <w:bottom w:val="none" w:sz="0" w:space="0" w:color="auto"/>
            <w:right w:val="none" w:sz="0" w:space="0" w:color="auto"/>
          </w:divBdr>
        </w:div>
        <w:div w:id="1837375148">
          <w:marLeft w:val="640"/>
          <w:marRight w:val="0"/>
          <w:marTop w:val="0"/>
          <w:marBottom w:val="0"/>
          <w:divBdr>
            <w:top w:val="none" w:sz="0" w:space="0" w:color="auto"/>
            <w:left w:val="none" w:sz="0" w:space="0" w:color="auto"/>
            <w:bottom w:val="none" w:sz="0" w:space="0" w:color="auto"/>
            <w:right w:val="none" w:sz="0" w:space="0" w:color="auto"/>
          </w:divBdr>
        </w:div>
        <w:div w:id="769202168">
          <w:marLeft w:val="640"/>
          <w:marRight w:val="0"/>
          <w:marTop w:val="0"/>
          <w:marBottom w:val="0"/>
          <w:divBdr>
            <w:top w:val="none" w:sz="0" w:space="0" w:color="auto"/>
            <w:left w:val="none" w:sz="0" w:space="0" w:color="auto"/>
            <w:bottom w:val="none" w:sz="0" w:space="0" w:color="auto"/>
            <w:right w:val="none" w:sz="0" w:space="0" w:color="auto"/>
          </w:divBdr>
        </w:div>
        <w:div w:id="609774492">
          <w:marLeft w:val="640"/>
          <w:marRight w:val="0"/>
          <w:marTop w:val="0"/>
          <w:marBottom w:val="0"/>
          <w:divBdr>
            <w:top w:val="none" w:sz="0" w:space="0" w:color="auto"/>
            <w:left w:val="none" w:sz="0" w:space="0" w:color="auto"/>
            <w:bottom w:val="none" w:sz="0" w:space="0" w:color="auto"/>
            <w:right w:val="none" w:sz="0" w:space="0" w:color="auto"/>
          </w:divBdr>
        </w:div>
        <w:div w:id="1587307050">
          <w:marLeft w:val="640"/>
          <w:marRight w:val="0"/>
          <w:marTop w:val="0"/>
          <w:marBottom w:val="0"/>
          <w:divBdr>
            <w:top w:val="none" w:sz="0" w:space="0" w:color="auto"/>
            <w:left w:val="none" w:sz="0" w:space="0" w:color="auto"/>
            <w:bottom w:val="none" w:sz="0" w:space="0" w:color="auto"/>
            <w:right w:val="none" w:sz="0" w:space="0" w:color="auto"/>
          </w:divBdr>
        </w:div>
        <w:div w:id="390348084">
          <w:marLeft w:val="640"/>
          <w:marRight w:val="0"/>
          <w:marTop w:val="0"/>
          <w:marBottom w:val="0"/>
          <w:divBdr>
            <w:top w:val="none" w:sz="0" w:space="0" w:color="auto"/>
            <w:left w:val="none" w:sz="0" w:space="0" w:color="auto"/>
            <w:bottom w:val="none" w:sz="0" w:space="0" w:color="auto"/>
            <w:right w:val="none" w:sz="0" w:space="0" w:color="auto"/>
          </w:divBdr>
        </w:div>
        <w:div w:id="445924890">
          <w:marLeft w:val="640"/>
          <w:marRight w:val="0"/>
          <w:marTop w:val="0"/>
          <w:marBottom w:val="0"/>
          <w:divBdr>
            <w:top w:val="none" w:sz="0" w:space="0" w:color="auto"/>
            <w:left w:val="none" w:sz="0" w:space="0" w:color="auto"/>
            <w:bottom w:val="none" w:sz="0" w:space="0" w:color="auto"/>
            <w:right w:val="none" w:sz="0" w:space="0" w:color="auto"/>
          </w:divBdr>
        </w:div>
        <w:div w:id="21712116">
          <w:marLeft w:val="640"/>
          <w:marRight w:val="0"/>
          <w:marTop w:val="0"/>
          <w:marBottom w:val="0"/>
          <w:divBdr>
            <w:top w:val="none" w:sz="0" w:space="0" w:color="auto"/>
            <w:left w:val="none" w:sz="0" w:space="0" w:color="auto"/>
            <w:bottom w:val="none" w:sz="0" w:space="0" w:color="auto"/>
            <w:right w:val="none" w:sz="0" w:space="0" w:color="auto"/>
          </w:divBdr>
        </w:div>
        <w:div w:id="1160346394">
          <w:marLeft w:val="640"/>
          <w:marRight w:val="0"/>
          <w:marTop w:val="0"/>
          <w:marBottom w:val="0"/>
          <w:divBdr>
            <w:top w:val="none" w:sz="0" w:space="0" w:color="auto"/>
            <w:left w:val="none" w:sz="0" w:space="0" w:color="auto"/>
            <w:bottom w:val="none" w:sz="0" w:space="0" w:color="auto"/>
            <w:right w:val="none" w:sz="0" w:space="0" w:color="auto"/>
          </w:divBdr>
        </w:div>
        <w:div w:id="1331561801">
          <w:marLeft w:val="640"/>
          <w:marRight w:val="0"/>
          <w:marTop w:val="0"/>
          <w:marBottom w:val="0"/>
          <w:divBdr>
            <w:top w:val="none" w:sz="0" w:space="0" w:color="auto"/>
            <w:left w:val="none" w:sz="0" w:space="0" w:color="auto"/>
            <w:bottom w:val="none" w:sz="0" w:space="0" w:color="auto"/>
            <w:right w:val="none" w:sz="0" w:space="0" w:color="auto"/>
          </w:divBdr>
        </w:div>
        <w:div w:id="1217660709">
          <w:marLeft w:val="640"/>
          <w:marRight w:val="0"/>
          <w:marTop w:val="0"/>
          <w:marBottom w:val="0"/>
          <w:divBdr>
            <w:top w:val="none" w:sz="0" w:space="0" w:color="auto"/>
            <w:left w:val="none" w:sz="0" w:space="0" w:color="auto"/>
            <w:bottom w:val="none" w:sz="0" w:space="0" w:color="auto"/>
            <w:right w:val="none" w:sz="0" w:space="0" w:color="auto"/>
          </w:divBdr>
        </w:div>
        <w:div w:id="268777347">
          <w:marLeft w:val="640"/>
          <w:marRight w:val="0"/>
          <w:marTop w:val="0"/>
          <w:marBottom w:val="0"/>
          <w:divBdr>
            <w:top w:val="none" w:sz="0" w:space="0" w:color="auto"/>
            <w:left w:val="none" w:sz="0" w:space="0" w:color="auto"/>
            <w:bottom w:val="none" w:sz="0" w:space="0" w:color="auto"/>
            <w:right w:val="none" w:sz="0" w:space="0" w:color="auto"/>
          </w:divBdr>
        </w:div>
        <w:div w:id="755130176">
          <w:marLeft w:val="640"/>
          <w:marRight w:val="0"/>
          <w:marTop w:val="0"/>
          <w:marBottom w:val="0"/>
          <w:divBdr>
            <w:top w:val="none" w:sz="0" w:space="0" w:color="auto"/>
            <w:left w:val="none" w:sz="0" w:space="0" w:color="auto"/>
            <w:bottom w:val="none" w:sz="0" w:space="0" w:color="auto"/>
            <w:right w:val="none" w:sz="0" w:space="0" w:color="auto"/>
          </w:divBdr>
        </w:div>
        <w:div w:id="750126056">
          <w:marLeft w:val="640"/>
          <w:marRight w:val="0"/>
          <w:marTop w:val="0"/>
          <w:marBottom w:val="0"/>
          <w:divBdr>
            <w:top w:val="none" w:sz="0" w:space="0" w:color="auto"/>
            <w:left w:val="none" w:sz="0" w:space="0" w:color="auto"/>
            <w:bottom w:val="none" w:sz="0" w:space="0" w:color="auto"/>
            <w:right w:val="none" w:sz="0" w:space="0" w:color="auto"/>
          </w:divBdr>
        </w:div>
        <w:div w:id="1636908283">
          <w:marLeft w:val="640"/>
          <w:marRight w:val="0"/>
          <w:marTop w:val="0"/>
          <w:marBottom w:val="0"/>
          <w:divBdr>
            <w:top w:val="none" w:sz="0" w:space="0" w:color="auto"/>
            <w:left w:val="none" w:sz="0" w:space="0" w:color="auto"/>
            <w:bottom w:val="none" w:sz="0" w:space="0" w:color="auto"/>
            <w:right w:val="none" w:sz="0" w:space="0" w:color="auto"/>
          </w:divBdr>
        </w:div>
        <w:div w:id="56827260">
          <w:marLeft w:val="640"/>
          <w:marRight w:val="0"/>
          <w:marTop w:val="0"/>
          <w:marBottom w:val="0"/>
          <w:divBdr>
            <w:top w:val="none" w:sz="0" w:space="0" w:color="auto"/>
            <w:left w:val="none" w:sz="0" w:space="0" w:color="auto"/>
            <w:bottom w:val="none" w:sz="0" w:space="0" w:color="auto"/>
            <w:right w:val="none" w:sz="0" w:space="0" w:color="auto"/>
          </w:divBdr>
        </w:div>
        <w:div w:id="837573988">
          <w:marLeft w:val="640"/>
          <w:marRight w:val="0"/>
          <w:marTop w:val="0"/>
          <w:marBottom w:val="0"/>
          <w:divBdr>
            <w:top w:val="none" w:sz="0" w:space="0" w:color="auto"/>
            <w:left w:val="none" w:sz="0" w:space="0" w:color="auto"/>
            <w:bottom w:val="none" w:sz="0" w:space="0" w:color="auto"/>
            <w:right w:val="none" w:sz="0" w:space="0" w:color="auto"/>
          </w:divBdr>
        </w:div>
        <w:div w:id="1989632947">
          <w:marLeft w:val="640"/>
          <w:marRight w:val="0"/>
          <w:marTop w:val="0"/>
          <w:marBottom w:val="0"/>
          <w:divBdr>
            <w:top w:val="none" w:sz="0" w:space="0" w:color="auto"/>
            <w:left w:val="none" w:sz="0" w:space="0" w:color="auto"/>
            <w:bottom w:val="none" w:sz="0" w:space="0" w:color="auto"/>
            <w:right w:val="none" w:sz="0" w:space="0" w:color="auto"/>
          </w:divBdr>
        </w:div>
        <w:div w:id="1958636810">
          <w:marLeft w:val="640"/>
          <w:marRight w:val="0"/>
          <w:marTop w:val="0"/>
          <w:marBottom w:val="0"/>
          <w:divBdr>
            <w:top w:val="none" w:sz="0" w:space="0" w:color="auto"/>
            <w:left w:val="none" w:sz="0" w:space="0" w:color="auto"/>
            <w:bottom w:val="none" w:sz="0" w:space="0" w:color="auto"/>
            <w:right w:val="none" w:sz="0" w:space="0" w:color="auto"/>
          </w:divBdr>
        </w:div>
        <w:div w:id="1342466218">
          <w:marLeft w:val="640"/>
          <w:marRight w:val="0"/>
          <w:marTop w:val="0"/>
          <w:marBottom w:val="0"/>
          <w:divBdr>
            <w:top w:val="none" w:sz="0" w:space="0" w:color="auto"/>
            <w:left w:val="none" w:sz="0" w:space="0" w:color="auto"/>
            <w:bottom w:val="none" w:sz="0" w:space="0" w:color="auto"/>
            <w:right w:val="none" w:sz="0" w:space="0" w:color="auto"/>
          </w:divBdr>
        </w:div>
        <w:div w:id="1455519953">
          <w:marLeft w:val="640"/>
          <w:marRight w:val="0"/>
          <w:marTop w:val="0"/>
          <w:marBottom w:val="0"/>
          <w:divBdr>
            <w:top w:val="none" w:sz="0" w:space="0" w:color="auto"/>
            <w:left w:val="none" w:sz="0" w:space="0" w:color="auto"/>
            <w:bottom w:val="none" w:sz="0" w:space="0" w:color="auto"/>
            <w:right w:val="none" w:sz="0" w:space="0" w:color="auto"/>
          </w:divBdr>
        </w:div>
        <w:div w:id="216547803">
          <w:marLeft w:val="640"/>
          <w:marRight w:val="0"/>
          <w:marTop w:val="0"/>
          <w:marBottom w:val="0"/>
          <w:divBdr>
            <w:top w:val="none" w:sz="0" w:space="0" w:color="auto"/>
            <w:left w:val="none" w:sz="0" w:space="0" w:color="auto"/>
            <w:bottom w:val="none" w:sz="0" w:space="0" w:color="auto"/>
            <w:right w:val="none" w:sz="0" w:space="0" w:color="auto"/>
          </w:divBdr>
        </w:div>
        <w:div w:id="112216296">
          <w:marLeft w:val="640"/>
          <w:marRight w:val="0"/>
          <w:marTop w:val="0"/>
          <w:marBottom w:val="0"/>
          <w:divBdr>
            <w:top w:val="none" w:sz="0" w:space="0" w:color="auto"/>
            <w:left w:val="none" w:sz="0" w:space="0" w:color="auto"/>
            <w:bottom w:val="none" w:sz="0" w:space="0" w:color="auto"/>
            <w:right w:val="none" w:sz="0" w:space="0" w:color="auto"/>
          </w:divBdr>
        </w:div>
        <w:div w:id="345838205">
          <w:marLeft w:val="640"/>
          <w:marRight w:val="0"/>
          <w:marTop w:val="0"/>
          <w:marBottom w:val="0"/>
          <w:divBdr>
            <w:top w:val="none" w:sz="0" w:space="0" w:color="auto"/>
            <w:left w:val="none" w:sz="0" w:space="0" w:color="auto"/>
            <w:bottom w:val="none" w:sz="0" w:space="0" w:color="auto"/>
            <w:right w:val="none" w:sz="0" w:space="0" w:color="auto"/>
          </w:divBdr>
        </w:div>
        <w:div w:id="1686589960">
          <w:marLeft w:val="640"/>
          <w:marRight w:val="0"/>
          <w:marTop w:val="0"/>
          <w:marBottom w:val="0"/>
          <w:divBdr>
            <w:top w:val="none" w:sz="0" w:space="0" w:color="auto"/>
            <w:left w:val="none" w:sz="0" w:space="0" w:color="auto"/>
            <w:bottom w:val="none" w:sz="0" w:space="0" w:color="auto"/>
            <w:right w:val="none" w:sz="0" w:space="0" w:color="auto"/>
          </w:divBdr>
        </w:div>
        <w:div w:id="195967557">
          <w:marLeft w:val="640"/>
          <w:marRight w:val="0"/>
          <w:marTop w:val="0"/>
          <w:marBottom w:val="0"/>
          <w:divBdr>
            <w:top w:val="none" w:sz="0" w:space="0" w:color="auto"/>
            <w:left w:val="none" w:sz="0" w:space="0" w:color="auto"/>
            <w:bottom w:val="none" w:sz="0" w:space="0" w:color="auto"/>
            <w:right w:val="none" w:sz="0" w:space="0" w:color="auto"/>
          </w:divBdr>
        </w:div>
        <w:div w:id="201594858">
          <w:marLeft w:val="640"/>
          <w:marRight w:val="0"/>
          <w:marTop w:val="0"/>
          <w:marBottom w:val="0"/>
          <w:divBdr>
            <w:top w:val="none" w:sz="0" w:space="0" w:color="auto"/>
            <w:left w:val="none" w:sz="0" w:space="0" w:color="auto"/>
            <w:bottom w:val="none" w:sz="0" w:space="0" w:color="auto"/>
            <w:right w:val="none" w:sz="0" w:space="0" w:color="auto"/>
          </w:divBdr>
        </w:div>
        <w:div w:id="1906722362">
          <w:marLeft w:val="640"/>
          <w:marRight w:val="0"/>
          <w:marTop w:val="0"/>
          <w:marBottom w:val="0"/>
          <w:divBdr>
            <w:top w:val="none" w:sz="0" w:space="0" w:color="auto"/>
            <w:left w:val="none" w:sz="0" w:space="0" w:color="auto"/>
            <w:bottom w:val="none" w:sz="0" w:space="0" w:color="auto"/>
            <w:right w:val="none" w:sz="0" w:space="0" w:color="auto"/>
          </w:divBdr>
        </w:div>
        <w:div w:id="900825085">
          <w:marLeft w:val="640"/>
          <w:marRight w:val="0"/>
          <w:marTop w:val="0"/>
          <w:marBottom w:val="0"/>
          <w:divBdr>
            <w:top w:val="none" w:sz="0" w:space="0" w:color="auto"/>
            <w:left w:val="none" w:sz="0" w:space="0" w:color="auto"/>
            <w:bottom w:val="none" w:sz="0" w:space="0" w:color="auto"/>
            <w:right w:val="none" w:sz="0" w:space="0" w:color="auto"/>
          </w:divBdr>
        </w:div>
        <w:div w:id="707872884">
          <w:marLeft w:val="640"/>
          <w:marRight w:val="0"/>
          <w:marTop w:val="0"/>
          <w:marBottom w:val="0"/>
          <w:divBdr>
            <w:top w:val="none" w:sz="0" w:space="0" w:color="auto"/>
            <w:left w:val="none" w:sz="0" w:space="0" w:color="auto"/>
            <w:bottom w:val="none" w:sz="0" w:space="0" w:color="auto"/>
            <w:right w:val="none" w:sz="0" w:space="0" w:color="auto"/>
          </w:divBdr>
        </w:div>
        <w:div w:id="905796491">
          <w:marLeft w:val="640"/>
          <w:marRight w:val="0"/>
          <w:marTop w:val="0"/>
          <w:marBottom w:val="0"/>
          <w:divBdr>
            <w:top w:val="none" w:sz="0" w:space="0" w:color="auto"/>
            <w:left w:val="none" w:sz="0" w:space="0" w:color="auto"/>
            <w:bottom w:val="none" w:sz="0" w:space="0" w:color="auto"/>
            <w:right w:val="none" w:sz="0" w:space="0" w:color="auto"/>
          </w:divBdr>
        </w:div>
        <w:div w:id="128133506">
          <w:marLeft w:val="640"/>
          <w:marRight w:val="0"/>
          <w:marTop w:val="0"/>
          <w:marBottom w:val="0"/>
          <w:divBdr>
            <w:top w:val="none" w:sz="0" w:space="0" w:color="auto"/>
            <w:left w:val="none" w:sz="0" w:space="0" w:color="auto"/>
            <w:bottom w:val="none" w:sz="0" w:space="0" w:color="auto"/>
            <w:right w:val="none" w:sz="0" w:space="0" w:color="auto"/>
          </w:divBdr>
        </w:div>
        <w:div w:id="1647393252">
          <w:marLeft w:val="640"/>
          <w:marRight w:val="0"/>
          <w:marTop w:val="0"/>
          <w:marBottom w:val="0"/>
          <w:divBdr>
            <w:top w:val="none" w:sz="0" w:space="0" w:color="auto"/>
            <w:left w:val="none" w:sz="0" w:space="0" w:color="auto"/>
            <w:bottom w:val="none" w:sz="0" w:space="0" w:color="auto"/>
            <w:right w:val="none" w:sz="0" w:space="0" w:color="auto"/>
          </w:divBdr>
        </w:div>
        <w:div w:id="1935045716">
          <w:marLeft w:val="640"/>
          <w:marRight w:val="0"/>
          <w:marTop w:val="0"/>
          <w:marBottom w:val="0"/>
          <w:divBdr>
            <w:top w:val="none" w:sz="0" w:space="0" w:color="auto"/>
            <w:left w:val="none" w:sz="0" w:space="0" w:color="auto"/>
            <w:bottom w:val="none" w:sz="0" w:space="0" w:color="auto"/>
            <w:right w:val="none" w:sz="0" w:space="0" w:color="auto"/>
          </w:divBdr>
        </w:div>
        <w:div w:id="1447508747">
          <w:marLeft w:val="640"/>
          <w:marRight w:val="0"/>
          <w:marTop w:val="0"/>
          <w:marBottom w:val="0"/>
          <w:divBdr>
            <w:top w:val="none" w:sz="0" w:space="0" w:color="auto"/>
            <w:left w:val="none" w:sz="0" w:space="0" w:color="auto"/>
            <w:bottom w:val="none" w:sz="0" w:space="0" w:color="auto"/>
            <w:right w:val="none" w:sz="0" w:space="0" w:color="auto"/>
          </w:divBdr>
        </w:div>
        <w:div w:id="763376632">
          <w:marLeft w:val="640"/>
          <w:marRight w:val="0"/>
          <w:marTop w:val="0"/>
          <w:marBottom w:val="0"/>
          <w:divBdr>
            <w:top w:val="none" w:sz="0" w:space="0" w:color="auto"/>
            <w:left w:val="none" w:sz="0" w:space="0" w:color="auto"/>
            <w:bottom w:val="none" w:sz="0" w:space="0" w:color="auto"/>
            <w:right w:val="none" w:sz="0" w:space="0" w:color="auto"/>
          </w:divBdr>
        </w:div>
        <w:div w:id="989940262">
          <w:marLeft w:val="640"/>
          <w:marRight w:val="0"/>
          <w:marTop w:val="0"/>
          <w:marBottom w:val="0"/>
          <w:divBdr>
            <w:top w:val="none" w:sz="0" w:space="0" w:color="auto"/>
            <w:left w:val="none" w:sz="0" w:space="0" w:color="auto"/>
            <w:bottom w:val="none" w:sz="0" w:space="0" w:color="auto"/>
            <w:right w:val="none" w:sz="0" w:space="0" w:color="auto"/>
          </w:divBdr>
        </w:div>
        <w:div w:id="945381268">
          <w:marLeft w:val="640"/>
          <w:marRight w:val="0"/>
          <w:marTop w:val="0"/>
          <w:marBottom w:val="0"/>
          <w:divBdr>
            <w:top w:val="none" w:sz="0" w:space="0" w:color="auto"/>
            <w:left w:val="none" w:sz="0" w:space="0" w:color="auto"/>
            <w:bottom w:val="none" w:sz="0" w:space="0" w:color="auto"/>
            <w:right w:val="none" w:sz="0" w:space="0" w:color="auto"/>
          </w:divBdr>
        </w:div>
        <w:div w:id="1478299697">
          <w:marLeft w:val="640"/>
          <w:marRight w:val="0"/>
          <w:marTop w:val="0"/>
          <w:marBottom w:val="0"/>
          <w:divBdr>
            <w:top w:val="none" w:sz="0" w:space="0" w:color="auto"/>
            <w:left w:val="none" w:sz="0" w:space="0" w:color="auto"/>
            <w:bottom w:val="none" w:sz="0" w:space="0" w:color="auto"/>
            <w:right w:val="none" w:sz="0" w:space="0" w:color="auto"/>
          </w:divBdr>
        </w:div>
        <w:div w:id="579558727">
          <w:marLeft w:val="640"/>
          <w:marRight w:val="0"/>
          <w:marTop w:val="0"/>
          <w:marBottom w:val="0"/>
          <w:divBdr>
            <w:top w:val="none" w:sz="0" w:space="0" w:color="auto"/>
            <w:left w:val="none" w:sz="0" w:space="0" w:color="auto"/>
            <w:bottom w:val="none" w:sz="0" w:space="0" w:color="auto"/>
            <w:right w:val="none" w:sz="0" w:space="0" w:color="auto"/>
          </w:divBdr>
        </w:div>
        <w:div w:id="7681163">
          <w:marLeft w:val="640"/>
          <w:marRight w:val="0"/>
          <w:marTop w:val="0"/>
          <w:marBottom w:val="0"/>
          <w:divBdr>
            <w:top w:val="none" w:sz="0" w:space="0" w:color="auto"/>
            <w:left w:val="none" w:sz="0" w:space="0" w:color="auto"/>
            <w:bottom w:val="none" w:sz="0" w:space="0" w:color="auto"/>
            <w:right w:val="none" w:sz="0" w:space="0" w:color="auto"/>
          </w:divBdr>
        </w:div>
        <w:div w:id="1292707205">
          <w:marLeft w:val="640"/>
          <w:marRight w:val="0"/>
          <w:marTop w:val="0"/>
          <w:marBottom w:val="0"/>
          <w:divBdr>
            <w:top w:val="none" w:sz="0" w:space="0" w:color="auto"/>
            <w:left w:val="none" w:sz="0" w:space="0" w:color="auto"/>
            <w:bottom w:val="none" w:sz="0" w:space="0" w:color="auto"/>
            <w:right w:val="none" w:sz="0" w:space="0" w:color="auto"/>
          </w:divBdr>
        </w:div>
        <w:div w:id="1718122732">
          <w:marLeft w:val="640"/>
          <w:marRight w:val="0"/>
          <w:marTop w:val="0"/>
          <w:marBottom w:val="0"/>
          <w:divBdr>
            <w:top w:val="none" w:sz="0" w:space="0" w:color="auto"/>
            <w:left w:val="none" w:sz="0" w:space="0" w:color="auto"/>
            <w:bottom w:val="none" w:sz="0" w:space="0" w:color="auto"/>
            <w:right w:val="none" w:sz="0" w:space="0" w:color="auto"/>
          </w:divBdr>
        </w:div>
        <w:div w:id="256137184">
          <w:marLeft w:val="640"/>
          <w:marRight w:val="0"/>
          <w:marTop w:val="0"/>
          <w:marBottom w:val="0"/>
          <w:divBdr>
            <w:top w:val="none" w:sz="0" w:space="0" w:color="auto"/>
            <w:left w:val="none" w:sz="0" w:space="0" w:color="auto"/>
            <w:bottom w:val="none" w:sz="0" w:space="0" w:color="auto"/>
            <w:right w:val="none" w:sz="0" w:space="0" w:color="auto"/>
          </w:divBdr>
        </w:div>
        <w:div w:id="1050153928">
          <w:marLeft w:val="640"/>
          <w:marRight w:val="0"/>
          <w:marTop w:val="0"/>
          <w:marBottom w:val="0"/>
          <w:divBdr>
            <w:top w:val="none" w:sz="0" w:space="0" w:color="auto"/>
            <w:left w:val="none" w:sz="0" w:space="0" w:color="auto"/>
            <w:bottom w:val="none" w:sz="0" w:space="0" w:color="auto"/>
            <w:right w:val="none" w:sz="0" w:space="0" w:color="auto"/>
          </w:divBdr>
        </w:div>
        <w:div w:id="1901398100">
          <w:marLeft w:val="640"/>
          <w:marRight w:val="0"/>
          <w:marTop w:val="0"/>
          <w:marBottom w:val="0"/>
          <w:divBdr>
            <w:top w:val="none" w:sz="0" w:space="0" w:color="auto"/>
            <w:left w:val="none" w:sz="0" w:space="0" w:color="auto"/>
            <w:bottom w:val="none" w:sz="0" w:space="0" w:color="auto"/>
            <w:right w:val="none" w:sz="0" w:space="0" w:color="auto"/>
          </w:divBdr>
        </w:div>
        <w:div w:id="289940996">
          <w:marLeft w:val="640"/>
          <w:marRight w:val="0"/>
          <w:marTop w:val="0"/>
          <w:marBottom w:val="0"/>
          <w:divBdr>
            <w:top w:val="none" w:sz="0" w:space="0" w:color="auto"/>
            <w:left w:val="none" w:sz="0" w:space="0" w:color="auto"/>
            <w:bottom w:val="none" w:sz="0" w:space="0" w:color="auto"/>
            <w:right w:val="none" w:sz="0" w:space="0" w:color="auto"/>
          </w:divBdr>
        </w:div>
        <w:div w:id="1904830605">
          <w:marLeft w:val="640"/>
          <w:marRight w:val="0"/>
          <w:marTop w:val="0"/>
          <w:marBottom w:val="0"/>
          <w:divBdr>
            <w:top w:val="none" w:sz="0" w:space="0" w:color="auto"/>
            <w:left w:val="none" w:sz="0" w:space="0" w:color="auto"/>
            <w:bottom w:val="none" w:sz="0" w:space="0" w:color="auto"/>
            <w:right w:val="none" w:sz="0" w:space="0" w:color="auto"/>
          </w:divBdr>
        </w:div>
        <w:div w:id="415440031">
          <w:marLeft w:val="640"/>
          <w:marRight w:val="0"/>
          <w:marTop w:val="0"/>
          <w:marBottom w:val="0"/>
          <w:divBdr>
            <w:top w:val="none" w:sz="0" w:space="0" w:color="auto"/>
            <w:left w:val="none" w:sz="0" w:space="0" w:color="auto"/>
            <w:bottom w:val="none" w:sz="0" w:space="0" w:color="auto"/>
            <w:right w:val="none" w:sz="0" w:space="0" w:color="auto"/>
          </w:divBdr>
        </w:div>
        <w:div w:id="137571545">
          <w:marLeft w:val="640"/>
          <w:marRight w:val="0"/>
          <w:marTop w:val="0"/>
          <w:marBottom w:val="0"/>
          <w:divBdr>
            <w:top w:val="none" w:sz="0" w:space="0" w:color="auto"/>
            <w:left w:val="none" w:sz="0" w:space="0" w:color="auto"/>
            <w:bottom w:val="none" w:sz="0" w:space="0" w:color="auto"/>
            <w:right w:val="none" w:sz="0" w:space="0" w:color="auto"/>
          </w:divBdr>
        </w:div>
        <w:div w:id="463549938">
          <w:marLeft w:val="640"/>
          <w:marRight w:val="0"/>
          <w:marTop w:val="0"/>
          <w:marBottom w:val="0"/>
          <w:divBdr>
            <w:top w:val="none" w:sz="0" w:space="0" w:color="auto"/>
            <w:left w:val="none" w:sz="0" w:space="0" w:color="auto"/>
            <w:bottom w:val="none" w:sz="0" w:space="0" w:color="auto"/>
            <w:right w:val="none" w:sz="0" w:space="0" w:color="auto"/>
          </w:divBdr>
        </w:div>
        <w:div w:id="439564975">
          <w:marLeft w:val="640"/>
          <w:marRight w:val="0"/>
          <w:marTop w:val="0"/>
          <w:marBottom w:val="0"/>
          <w:divBdr>
            <w:top w:val="none" w:sz="0" w:space="0" w:color="auto"/>
            <w:left w:val="none" w:sz="0" w:space="0" w:color="auto"/>
            <w:bottom w:val="none" w:sz="0" w:space="0" w:color="auto"/>
            <w:right w:val="none" w:sz="0" w:space="0" w:color="auto"/>
          </w:divBdr>
        </w:div>
        <w:div w:id="1414282461">
          <w:marLeft w:val="640"/>
          <w:marRight w:val="0"/>
          <w:marTop w:val="0"/>
          <w:marBottom w:val="0"/>
          <w:divBdr>
            <w:top w:val="none" w:sz="0" w:space="0" w:color="auto"/>
            <w:left w:val="none" w:sz="0" w:space="0" w:color="auto"/>
            <w:bottom w:val="none" w:sz="0" w:space="0" w:color="auto"/>
            <w:right w:val="none" w:sz="0" w:space="0" w:color="auto"/>
          </w:divBdr>
        </w:div>
        <w:div w:id="2172330">
          <w:marLeft w:val="640"/>
          <w:marRight w:val="0"/>
          <w:marTop w:val="0"/>
          <w:marBottom w:val="0"/>
          <w:divBdr>
            <w:top w:val="none" w:sz="0" w:space="0" w:color="auto"/>
            <w:left w:val="none" w:sz="0" w:space="0" w:color="auto"/>
            <w:bottom w:val="none" w:sz="0" w:space="0" w:color="auto"/>
            <w:right w:val="none" w:sz="0" w:space="0" w:color="auto"/>
          </w:divBdr>
        </w:div>
        <w:div w:id="1927422723">
          <w:marLeft w:val="640"/>
          <w:marRight w:val="0"/>
          <w:marTop w:val="0"/>
          <w:marBottom w:val="0"/>
          <w:divBdr>
            <w:top w:val="none" w:sz="0" w:space="0" w:color="auto"/>
            <w:left w:val="none" w:sz="0" w:space="0" w:color="auto"/>
            <w:bottom w:val="none" w:sz="0" w:space="0" w:color="auto"/>
            <w:right w:val="none" w:sz="0" w:space="0" w:color="auto"/>
          </w:divBdr>
        </w:div>
        <w:div w:id="1316494462">
          <w:marLeft w:val="640"/>
          <w:marRight w:val="0"/>
          <w:marTop w:val="0"/>
          <w:marBottom w:val="0"/>
          <w:divBdr>
            <w:top w:val="none" w:sz="0" w:space="0" w:color="auto"/>
            <w:left w:val="none" w:sz="0" w:space="0" w:color="auto"/>
            <w:bottom w:val="none" w:sz="0" w:space="0" w:color="auto"/>
            <w:right w:val="none" w:sz="0" w:space="0" w:color="auto"/>
          </w:divBdr>
        </w:div>
        <w:div w:id="223756592">
          <w:marLeft w:val="640"/>
          <w:marRight w:val="0"/>
          <w:marTop w:val="0"/>
          <w:marBottom w:val="0"/>
          <w:divBdr>
            <w:top w:val="none" w:sz="0" w:space="0" w:color="auto"/>
            <w:left w:val="none" w:sz="0" w:space="0" w:color="auto"/>
            <w:bottom w:val="none" w:sz="0" w:space="0" w:color="auto"/>
            <w:right w:val="none" w:sz="0" w:space="0" w:color="auto"/>
          </w:divBdr>
        </w:div>
        <w:div w:id="1928534564">
          <w:marLeft w:val="640"/>
          <w:marRight w:val="0"/>
          <w:marTop w:val="0"/>
          <w:marBottom w:val="0"/>
          <w:divBdr>
            <w:top w:val="none" w:sz="0" w:space="0" w:color="auto"/>
            <w:left w:val="none" w:sz="0" w:space="0" w:color="auto"/>
            <w:bottom w:val="none" w:sz="0" w:space="0" w:color="auto"/>
            <w:right w:val="none" w:sz="0" w:space="0" w:color="auto"/>
          </w:divBdr>
        </w:div>
        <w:div w:id="1481001408">
          <w:marLeft w:val="640"/>
          <w:marRight w:val="0"/>
          <w:marTop w:val="0"/>
          <w:marBottom w:val="0"/>
          <w:divBdr>
            <w:top w:val="none" w:sz="0" w:space="0" w:color="auto"/>
            <w:left w:val="none" w:sz="0" w:space="0" w:color="auto"/>
            <w:bottom w:val="none" w:sz="0" w:space="0" w:color="auto"/>
            <w:right w:val="none" w:sz="0" w:space="0" w:color="auto"/>
          </w:divBdr>
        </w:div>
        <w:div w:id="1643074268">
          <w:marLeft w:val="640"/>
          <w:marRight w:val="0"/>
          <w:marTop w:val="0"/>
          <w:marBottom w:val="0"/>
          <w:divBdr>
            <w:top w:val="none" w:sz="0" w:space="0" w:color="auto"/>
            <w:left w:val="none" w:sz="0" w:space="0" w:color="auto"/>
            <w:bottom w:val="none" w:sz="0" w:space="0" w:color="auto"/>
            <w:right w:val="none" w:sz="0" w:space="0" w:color="auto"/>
          </w:divBdr>
        </w:div>
        <w:div w:id="1372726884">
          <w:marLeft w:val="640"/>
          <w:marRight w:val="0"/>
          <w:marTop w:val="0"/>
          <w:marBottom w:val="0"/>
          <w:divBdr>
            <w:top w:val="none" w:sz="0" w:space="0" w:color="auto"/>
            <w:left w:val="none" w:sz="0" w:space="0" w:color="auto"/>
            <w:bottom w:val="none" w:sz="0" w:space="0" w:color="auto"/>
            <w:right w:val="none" w:sz="0" w:space="0" w:color="auto"/>
          </w:divBdr>
        </w:div>
        <w:div w:id="1454710350">
          <w:marLeft w:val="640"/>
          <w:marRight w:val="0"/>
          <w:marTop w:val="0"/>
          <w:marBottom w:val="0"/>
          <w:divBdr>
            <w:top w:val="none" w:sz="0" w:space="0" w:color="auto"/>
            <w:left w:val="none" w:sz="0" w:space="0" w:color="auto"/>
            <w:bottom w:val="none" w:sz="0" w:space="0" w:color="auto"/>
            <w:right w:val="none" w:sz="0" w:space="0" w:color="auto"/>
          </w:divBdr>
        </w:div>
        <w:div w:id="515920181">
          <w:marLeft w:val="640"/>
          <w:marRight w:val="0"/>
          <w:marTop w:val="0"/>
          <w:marBottom w:val="0"/>
          <w:divBdr>
            <w:top w:val="none" w:sz="0" w:space="0" w:color="auto"/>
            <w:left w:val="none" w:sz="0" w:space="0" w:color="auto"/>
            <w:bottom w:val="none" w:sz="0" w:space="0" w:color="auto"/>
            <w:right w:val="none" w:sz="0" w:space="0" w:color="auto"/>
          </w:divBdr>
        </w:div>
        <w:div w:id="124668498">
          <w:marLeft w:val="640"/>
          <w:marRight w:val="0"/>
          <w:marTop w:val="0"/>
          <w:marBottom w:val="0"/>
          <w:divBdr>
            <w:top w:val="none" w:sz="0" w:space="0" w:color="auto"/>
            <w:left w:val="none" w:sz="0" w:space="0" w:color="auto"/>
            <w:bottom w:val="none" w:sz="0" w:space="0" w:color="auto"/>
            <w:right w:val="none" w:sz="0" w:space="0" w:color="auto"/>
          </w:divBdr>
        </w:div>
        <w:div w:id="1092124371">
          <w:marLeft w:val="640"/>
          <w:marRight w:val="0"/>
          <w:marTop w:val="0"/>
          <w:marBottom w:val="0"/>
          <w:divBdr>
            <w:top w:val="none" w:sz="0" w:space="0" w:color="auto"/>
            <w:left w:val="none" w:sz="0" w:space="0" w:color="auto"/>
            <w:bottom w:val="none" w:sz="0" w:space="0" w:color="auto"/>
            <w:right w:val="none" w:sz="0" w:space="0" w:color="auto"/>
          </w:divBdr>
        </w:div>
        <w:div w:id="303856307">
          <w:marLeft w:val="640"/>
          <w:marRight w:val="0"/>
          <w:marTop w:val="0"/>
          <w:marBottom w:val="0"/>
          <w:divBdr>
            <w:top w:val="none" w:sz="0" w:space="0" w:color="auto"/>
            <w:left w:val="none" w:sz="0" w:space="0" w:color="auto"/>
            <w:bottom w:val="none" w:sz="0" w:space="0" w:color="auto"/>
            <w:right w:val="none" w:sz="0" w:space="0" w:color="auto"/>
          </w:divBdr>
        </w:div>
        <w:div w:id="1639451617">
          <w:marLeft w:val="640"/>
          <w:marRight w:val="0"/>
          <w:marTop w:val="0"/>
          <w:marBottom w:val="0"/>
          <w:divBdr>
            <w:top w:val="none" w:sz="0" w:space="0" w:color="auto"/>
            <w:left w:val="none" w:sz="0" w:space="0" w:color="auto"/>
            <w:bottom w:val="none" w:sz="0" w:space="0" w:color="auto"/>
            <w:right w:val="none" w:sz="0" w:space="0" w:color="auto"/>
          </w:divBdr>
        </w:div>
        <w:div w:id="1199852432">
          <w:marLeft w:val="640"/>
          <w:marRight w:val="0"/>
          <w:marTop w:val="0"/>
          <w:marBottom w:val="0"/>
          <w:divBdr>
            <w:top w:val="none" w:sz="0" w:space="0" w:color="auto"/>
            <w:left w:val="none" w:sz="0" w:space="0" w:color="auto"/>
            <w:bottom w:val="none" w:sz="0" w:space="0" w:color="auto"/>
            <w:right w:val="none" w:sz="0" w:space="0" w:color="auto"/>
          </w:divBdr>
        </w:div>
        <w:div w:id="2028942592">
          <w:marLeft w:val="640"/>
          <w:marRight w:val="0"/>
          <w:marTop w:val="0"/>
          <w:marBottom w:val="0"/>
          <w:divBdr>
            <w:top w:val="none" w:sz="0" w:space="0" w:color="auto"/>
            <w:left w:val="none" w:sz="0" w:space="0" w:color="auto"/>
            <w:bottom w:val="none" w:sz="0" w:space="0" w:color="auto"/>
            <w:right w:val="none" w:sz="0" w:space="0" w:color="auto"/>
          </w:divBdr>
        </w:div>
        <w:div w:id="1695113825">
          <w:marLeft w:val="640"/>
          <w:marRight w:val="0"/>
          <w:marTop w:val="0"/>
          <w:marBottom w:val="0"/>
          <w:divBdr>
            <w:top w:val="none" w:sz="0" w:space="0" w:color="auto"/>
            <w:left w:val="none" w:sz="0" w:space="0" w:color="auto"/>
            <w:bottom w:val="none" w:sz="0" w:space="0" w:color="auto"/>
            <w:right w:val="none" w:sz="0" w:space="0" w:color="auto"/>
          </w:divBdr>
        </w:div>
        <w:div w:id="1094282219">
          <w:marLeft w:val="640"/>
          <w:marRight w:val="0"/>
          <w:marTop w:val="0"/>
          <w:marBottom w:val="0"/>
          <w:divBdr>
            <w:top w:val="none" w:sz="0" w:space="0" w:color="auto"/>
            <w:left w:val="none" w:sz="0" w:space="0" w:color="auto"/>
            <w:bottom w:val="none" w:sz="0" w:space="0" w:color="auto"/>
            <w:right w:val="none" w:sz="0" w:space="0" w:color="auto"/>
          </w:divBdr>
        </w:div>
        <w:div w:id="1014840433">
          <w:marLeft w:val="640"/>
          <w:marRight w:val="0"/>
          <w:marTop w:val="0"/>
          <w:marBottom w:val="0"/>
          <w:divBdr>
            <w:top w:val="none" w:sz="0" w:space="0" w:color="auto"/>
            <w:left w:val="none" w:sz="0" w:space="0" w:color="auto"/>
            <w:bottom w:val="none" w:sz="0" w:space="0" w:color="auto"/>
            <w:right w:val="none" w:sz="0" w:space="0" w:color="auto"/>
          </w:divBdr>
        </w:div>
        <w:div w:id="1572891138">
          <w:marLeft w:val="640"/>
          <w:marRight w:val="0"/>
          <w:marTop w:val="0"/>
          <w:marBottom w:val="0"/>
          <w:divBdr>
            <w:top w:val="none" w:sz="0" w:space="0" w:color="auto"/>
            <w:left w:val="none" w:sz="0" w:space="0" w:color="auto"/>
            <w:bottom w:val="none" w:sz="0" w:space="0" w:color="auto"/>
            <w:right w:val="none" w:sz="0" w:space="0" w:color="auto"/>
          </w:divBdr>
        </w:div>
        <w:div w:id="1678268685">
          <w:marLeft w:val="640"/>
          <w:marRight w:val="0"/>
          <w:marTop w:val="0"/>
          <w:marBottom w:val="0"/>
          <w:divBdr>
            <w:top w:val="none" w:sz="0" w:space="0" w:color="auto"/>
            <w:left w:val="none" w:sz="0" w:space="0" w:color="auto"/>
            <w:bottom w:val="none" w:sz="0" w:space="0" w:color="auto"/>
            <w:right w:val="none" w:sz="0" w:space="0" w:color="auto"/>
          </w:divBdr>
        </w:div>
        <w:div w:id="1945503837">
          <w:marLeft w:val="640"/>
          <w:marRight w:val="0"/>
          <w:marTop w:val="0"/>
          <w:marBottom w:val="0"/>
          <w:divBdr>
            <w:top w:val="none" w:sz="0" w:space="0" w:color="auto"/>
            <w:left w:val="none" w:sz="0" w:space="0" w:color="auto"/>
            <w:bottom w:val="none" w:sz="0" w:space="0" w:color="auto"/>
            <w:right w:val="none" w:sz="0" w:space="0" w:color="auto"/>
          </w:divBdr>
        </w:div>
        <w:div w:id="1332371293">
          <w:marLeft w:val="640"/>
          <w:marRight w:val="0"/>
          <w:marTop w:val="0"/>
          <w:marBottom w:val="0"/>
          <w:divBdr>
            <w:top w:val="none" w:sz="0" w:space="0" w:color="auto"/>
            <w:left w:val="none" w:sz="0" w:space="0" w:color="auto"/>
            <w:bottom w:val="none" w:sz="0" w:space="0" w:color="auto"/>
            <w:right w:val="none" w:sz="0" w:space="0" w:color="auto"/>
          </w:divBdr>
        </w:div>
        <w:div w:id="607010359">
          <w:marLeft w:val="640"/>
          <w:marRight w:val="0"/>
          <w:marTop w:val="0"/>
          <w:marBottom w:val="0"/>
          <w:divBdr>
            <w:top w:val="none" w:sz="0" w:space="0" w:color="auto"/>
            <w:left w:val="none" w:sz="0" w:space="0" w:color="auto"/>
            <w:bottom w:val="none" w:sz="0" w:space="0" w:color="auto"/>
            <w:right w:val="none" w:sz="0" w:space="0" w:color="auto"/>
          </w:divBdr>
        </w:div>
        <w:div w:id="1278759852">
          <w:marLeft w:val="640"/>
          <w:marRight w:val="0"/>
          <w:marTop w:val="0"/>
          <w:marBottom w:val="0"/>
          <w:divBdr>
            <w:top w:val="none" w:sz="0" w:space="0" w:color="auto"/>
            <w:left w:val="none" w:sz="0" w:space="0" w:color="auto"/>
            <w:bottom w:val="none" w:sz="0" w:space="0" w:color="auto"/>
            <w:right w:val="none" w:sz="0" w:space="0" w:color="auto"/>
          </w:divBdr>
        </w:div>
        <w:div w:id="2113238651">
          <w:marLeft w:val="640"/>
          <w:marRight w:val="0"/>
          <w:marTop w:val="0"/>
          <w:marBottom w:val="0"/>
          <w:divBdr>
            <w:top w:val="none" w:sz="0" w:space="0" w:color="auto"/>
            <w:left w:val="none" w:sz="0" w:space="0" w:color="auto"/>
            <w:bottom w:val="none" w:sz="0" w:space="0" w:color="auto"/>
            <w:right w:val="none" w:sz="0" w:space="0" w:color="auto"/>
          </w:divBdr>
        </w:div>
        <w:div w:id="1698198747">
          <w:marLeft w:val="640"/>
          <w:marRight w:val="0"/>
          <w:marTop w:val="0"/>
          <w:marBottom w:val="0"/>
          <w:divBdr>
            <w:top w:val="none" w:sz="0" w:space="0" w:color="auto"/>
            <w:left w:val="none" w:sz="0" w:space="0" w:color="auto"/>
            <w:bottom w:val="none" w:sz="0" w:space="0" w:color="auto"/>
            <w:right w:val="none" w:sz="0" w:space="0" w:color="auto"/>
          </w:divBdr>
        </w:div>
        <w:div w:id="648020725">
          <w:marLeft w:val="640"/>
          <w:marRight w:val="0"/>
          <w:marTop w:val="0"/>
          <w:marBottom w:val="0"/>
          <w:divBdr>
            <w:top w:val="none" w:sz="0" w:space="0" w:color="auto"/>
            <w:left w:val="none" w:sz="0" w:space="0" w:color="auto"/>
            <w:bottom w:val="none" w:sz="0" w:space="0" w:color="auto"/>
            <w:right w:val="none" w:sz="0" w:space="0" w:color="auto"/>
          </w:divBdr>
        </w:div>
        <w:div w:id="1769883400">
          <w:marLeft w:val="640"/>
          <w:marRight w:val="0"/>
          <w:marTop w:val="0"/>
          <w:marBottom w:val="0"/>
          <w:divBdr>
            <w:top w:val="none" w:sz="0" w:space="0" w:color="auto"/>
            <w:left w:val="none" w:sz="0" w:space="0" w:color="auto"/>
            <w:bottom w:val="none" w:sz="0" w:space="0" w:color="auto"/>
            <w:right w:val="none" w:sz="0" w:space="0" w:color="auto"/>
          </w:divBdr>
        </w:div>
        <w:div w:id="206645872">
          <w:marLeft w:val="640"/>
          <w:marRight w:val="0"/>
          <w:marTop w:val="0"/>
          <w:marBottom w:val="0"/>
          <w:divBdr>
            <w:top w:val="none" w:sz="0" w:space="0" w:color="auto"/>
            <w:left w:val="none" w:sz="0" w:space="0" w:color="auto"/>
            <w:bottom w:val="none" w:sz="0" w:space="0" w:color="auto"/>
            <w:right w:val="none" w:sz="0" w:space="0" w:color="auto"/>
          </w:divBdr>
        </w:div>
        <w:div w:id="450130229">
          <w:marLeft w:val="640"/>
          <w:marRight w:val="0"/>
          <w:marTop w:val="0"/>
          <w:marBottom w:val="0"/>
          <w:divBdr>
            <w:top w:val="none" w:sz="0" w:space="0" w:color="auto"/>
            <w:left w:val="none" w:sz="0" w:space="0" w:color="auto"/>
            <w:bottom w:val="none" w:sz="0" w:space="0" w:color="auto"/>
            <w:right w:val="none" w:sz="0" w:space="0" w:color="auto"/>
          </w:divBdr>
        </w:div>
        <w:div w:id="531842757">
          <w:marLeft w:val="640"/>
          <w:marRight w:val="0"/>
          <w:marTop w:val="0"/>
          <w:marBottom w:val="0"/>
          <w:divBdr>
            <w:top w:val="none" w:sz="0" w:space="0" w:color="auto"/>
            <w:left w:val="none" w:sz="0" w:space="0" w:color="auto"/>
            <w:bottom w:val="none" w:sz="0" w:space="0" w:color="auto"/>
            <w:right w:val="none" w:sz="0" w:space="0" w:color="auto"/>
          </w:divBdr>
        </w:div>
        <w:div w:id="362942502">
          <w:marLeft w:val="640"/>
          <w:marRight w:val="0"/>
          <w:marTop w:val="0"/>
          <w:marBottom w:val="0"/>
          <w:divBdr>
            <w:top w:val="none" w:sz="0" w:space="0" w:color="auto"/>
            <w:left w:val="none" w:sz="0" w:space="0" w:color="auto"/>
            <w:bottom w:val="none" w:sz="0" w:space="0" w:color="auto"/>
            <w:right w:val="none" w:sz="0" w:space="0" w:color="auto"/>
          </w:divBdr>
        </w:div>
        <w:div w:id="4285479">
          <w:marLeft w:val="640"/>
          <w:marRight w:val="0"/>
          <w:marTop w:val="0"/>
          <w:marBottom w:val="0"/>
          <w:divBdr>
            <w:top w:val="none" w:sz="0" w:space="0" w:color="auto"/>
            <w:left w:val="none" w:sz="0" w:space="0" w:color="auto"/>
            <w:bottom w:val="none" w:sz="0" w:space="0" w:color="auto"/>
            <w:right w:val="none" w:sz="0" w:space="0" w:color="auto"/>
          </w:divBdr>
        </w:div>
        <w:div w:id="1650863510">
          <w:marLeft w:val="640"/>
          <w:marRight w:val="0"/>
          <w:marTop w:val="0"/>
          <w:marBottom w:val="0"/>
          <w:divBdr>
            <w:top w:val="none" w:sz="0" w:space="0" w:color="auto"/>
            <w:left w:val="none" w:sz="0" w:space="0" w:color="auto"/>
            <w:bottom w:val="none" w:sz="0" w:space="0" w:color="auto"/>
            <w:right w:val="none" w:sz="0" w:space="0" w:color="auto"/>
          </w:divBdr>
        </w:div>
        <w:div w:id="1650210209">
          <w:marLeft w:val="640"/>
          <w:marRight w:val="0"/>
          <w:marTop w:val="0"/>
          <w:marBottom w:val="0"/>
          <w:divBdr>
            <w:top w:val="none" w:sz="0" w:space="0" w:color="auto"/>
            <w:left w:val="none" w:sz="0" w:space="0" w:color="auto"/>
            <w:bottom w:val="none" w:sz="0" w:space="0" w:color="auto"/>
            <w:right w:val="none" w:sz="0" w:space="0" w:color="auto"/>
          </w:divBdr>
        </w:div>
        <w:div w:id="2015837033">
          <w:marLeft w:val="640"/>
          <w:marRight w:val="0"/>
          <w:marTop w:val="0"/>
          <w:marBottom w:val="0"/>
          <w:divBdr>
            <w:top w:val="none" w:sz="0" w:space="0" w:color="auto"/>
            <w:left w:val="none" w:sz="0" w:space="0" w:color="auto"/>
            <w:bottom w:val="none" w:sz="0" w:space="0" w:color="auto"/>
            <w:right w:val="none" w:sz="0" w:space="0" w:color="auto"/>
          </w:divBdr>
        </w:div>
        <w:div w:id="1089086839">
          <w:marLeft w:val="640"/>
          <w:marRight w:val="0"/>
          <w:marTop w:val="0"/>
          <w:marBottom w:val="0"/>
          <w:divBdr>
            <w:top w:val="none" w:sz="0" w:space="0" w:color="auto"/>
            <w:left w:val="none" w:sz="0" w:space="0" w:color="auto"/>
            <w:bottom w:val="none" w:sz="0" w:space="0" w:color="auto"/>
            <w:right w:val="none" w:sz="0" w:space="0" w:color="auto"/>
          </w:divBdr>
        </w:div>
        <w:div w:id="1198199393">
          <w:marLeft w:val="640"/>
          <w:marRight w:val="0"/>
          <w:marTop w:val="0"/>
          <w:marBottom w:val="0"/>
          <w:divBdr>
            <w:top w:val="none" w:sz="0" w:space="0" w:color="auto"/>
            <w:left w:val="none" w:sz="0" w:space="0" w:color="auto"/>
            <w:bottom w:val="none" w:sz="0" w:space="0" w:color="auto"/>
            <w:right w:val="none" w:sz="0" w:space="0" w:color="auto"/>
          </w:divBdr>
        </w:div>
        <w:div w:id="347104897">
          <w:marLeft w:val="640"/>
          <w:marRight w:val="0"/>
          <w:marTop w:val="0"/>
          <w:marBottom w:val="0"/>
          <w:divBdr>
            <w:top w:val="none" w:sz="0" w:space="0" w:color="auto"/>
            <w:left w:val="none" w:sz="0" w:space="0" w:color="auto"/>
            <w:bottom w:val="none" w:sz="0" w:space="0" w:color="auto"/>
            <w:right w:val="none" w:sz="0" w:space="0" w:color="auto"/>
          </w:divBdr>
        </w:div>
        <w:div w:id="131219417">
          <w:marLeft w:val="640"/>
          <w:marRight w:val="0"/>
          <w:marTop w:val="0"/>
          <w:marBottom w:val="0"/>
          <w:divBdr>
            <w:top w:val="none" w:sz="0" w:space="0" w:color="auto"/>
            <w:left w:val="none" w:sz="0" w:space="0" w:color="auto"/>
            <w:bottom w:val="none" w:sz="0" w:space="0" w:color="auto"/>
            <w:right w:val="none" w:sz="0" w:space="0" w:color="auto"/>
          </w:divBdr>
        </w:div>
        <w:div w:id="36246561">
          <w:marLeft w:val="640"/>
          <w:marRight w:val="0"/>
          <w:marTop w:val="0"/>
          <w:marBottom w:val="0"/>
          <w:divBdr>
            <w:top w:val="none" w:sz="0" w:space="0" w:color="auto"/>
            <w:left w:val="none" w:sz="0" w:space="0" w:color="auto"/>
            <w:bottom w:val="none" w:sz="0" w:space="0" w:color="auto"/>
            <w:right w:val="none" w:sz="0" w:space="0" w:color="auto"/>
          </w:divBdr>
        </w:div>
        <w:div w:id="1033992262">
          <w:marLeft w:val="640"/>
          <w:marRight w:val="0"/>
          <w:marTop w:val="0"/>
          <w:marBottom w:val="0"/>
          <w:divBdr>
            <w:top w:val="none" w:sz="0" w:space="0" w:color="auto"/>
            <w:left w:val="none" w:sz="0" w:space="0" w:color="auto"/>
            <w:bottom w:val="none" w:sz="0" w:space="0" w:color="auto"/>
            <w:right w:val="none" w:sz="0" w:space="0" w:color="auto"/>
          </w:divBdr>
        </w:div>
        <w:div w:id="1318847177">
          <w:marLeft w:val="640"/>
          <w:marRight w:val="0"/>
          <w:marTop w:val="0"/>
          <w:marBottom w:val="0"/>
          <w:divBdr>
            <w:top w:val="none" w:sz="0" w:space="0" w:color="auto"/>
            <w:left w:val="none" w:sz="0" w:space="0" w:color="auto"/>
            <w:bottom w:val="none" w:sz="0" w:space="0" w:color="auto"/>
            <w:right w:val="none" w:sz="0" w:space="0" w:color="auto"/>
          </w:divBdr>
        </w:div>
        <w:div w:id="1418746584">
          <w:marLeft w:val="640"/>
          <w:marRight w:val="0"/>
          <w:marTop w:val="0"/>
          <w:marBottom w:val="0"/>
          <w:divBdr>
            <w:top w:val="none" w:sz="0" w:space="0" w:color="auto"/>
            <w:left w:val="none" w:sz="0" w:space="0" w:color="auto"/>
            <w:bottom w:val="none" w:sz="0" w:space="0" w:color="auto"/>
            <w:right w:val="none" w:sz="0" w:space="0" w:color="auto"/>
          </w:divBdr>
        </w:div>
        <w:div w:id="627049916">
          <w:marLeft w:val="640"/>
          <w:marRight w:val="0"/>
          <w:marTop w:val="0"/>
          <w:marBottom w:val="0"/>
          <w:divBdr>
            <w:top w:val="none" w:sz="0" w:space="0" w:color="auto"/>
            <w:left w:val="none" w:sz="0" w:space="0" w:color="auto"/>
            <w:bottom w:val="none" w:sz="0" w:space="0" w:color="auto"/>
            <w:right w:val="none" w:sz="0" w:space="0" w:color="auto"/>
          </w:divBdr>
        </w:div>
        <w:div w:id="1962180452">
          <w:marLeft w:val="640"/>
          <w:marRight w:val="0"/>
          <w:marTop w:val="0"/>
          <w:marBottom w:val="0"/>
          <w:divBdr>
            <w:top w:val="none" w:sz="0" w:space="0" w:color="auto"/>
            <w:left w:val="none" w:sz="0" w:space="0" w:color="auto"/>
            <w:bottom w:val="none" w:sz="0" w:space="0" w:color="auto"/>
            <w:right w:val="none" w:sz="0" w:space="0" w:color="auto"/>
          </w:divBdr>
        </w:div>
      </w:divsChild>
    </w:div>
    <w:div w:id="1602489800">
      <w:bodyDiv w:val="1"/>
      <w:marLeft w:val="0"/>
      <w:marRight w:val="0"/>
      <w:marTop w:val="0"/>
      <w:marBottom w:val="0"/>
      <w:divBdr>
        <w:top w:val="none" w:sz="0" w:space="0" w:color="auto"/>
        <w:left w:val="none" w:sz="0" w:space="0" w:color="auto"/>
        <w:bottom w:val="none" w:sz="0" w:space="0" w:color="auto"/>
        <w:right w:val="none" w:sz="0" w:space="0" w:color="auto"/>
      </w:divBdr>
      <w:divsChild>
        <w:div w:id="806583147">
          <w:marLeft w:val="640"/>
          <w:marRight w:val="0"/>
          <w:marTop w:val="0"/>
          <w:marBottom w:val="0"/>
          <w:divBdr>
            <w:top w:val="none" w:sz="0" w:space="0" w:color="auto"/>
            <w:left w:val="none" w:sz="0" w:space="0" w:color="auto"/>
            <w:bottom w:val="none" w:sz="0" w:space="0" w:color="auto"/>
            <w:right w:val="none" w:sz="0" w:space="0" w:color="auto"/>
          </w:divBdr>
        </w:div>
        <w:div w:id="1503855588">
          <w:marLeft w:val="640"/>
          <w:marRight w:val="0"/>
          <w:marTop w:val="0"/>
          <w:marBottom w:val="0"/>
          <w:divBdr>
            <w:top w:val="none" w:sz="0" w:space="0" w:color="auto"/>
            <w:left w:val="none" w:sz="0" w:space="0" w:color="auto"/>
            <w:bottom w:val="none" w:sz="0" w:space="0" w:color="auto"/>
            <w:right w:val="none" w:sz="0" w:space="0" w:color="auto"/>
          </w:divBdr>
        </w:div>
        <w:div w:id="1084718629">
          <w:marLeft w:val="640"/>
          <w:marRight w:val="0"/>
          <w:marTop w:val="0"/>
          <w:marBottom w:val="0"/>
          <w:divBdr>
            <w:top w:val="none" w:sz="0" w:space="0" w:color="auto"/>
            <w:left w:val="none" w:sz="0" w:space="0" w:color="auto"/>
            <w:bottom w:val="none" w:sz="0" w:space="0" w:color="auto"/>
            <w:right w:val="none" w:sz="0" w:space="0" w:color="auto"/>
          </w:divBdr>
        </w:div>
        <w:div w:id="2142578650">
          <w:marLeft w:val="640"/>
          <w:marRight w:val="0"/>
          <w:marTop w:val="0"/>
          <w:marBottom w:val="0"/>
          <w:divBdr>
            <w:top w:val="none" w:sz="0" w:space="0" w:color="auto"/>
            <w:left w:val="none" w:sz="0" w:space="0" w:color="auto"/>
            <w:bottom w:val="none" w:sz="0" w:space="0" w:color="auto"/>
            <w:right w:val="none" w:sz="0" w:space="0" w:color="auto"/>
          </w:divBdr>
        </w:div>
        <w:div w:id="1890534587">
          <w:marLeft w:val="640"/>
          <w:marRight w:val="0"/>
          <w:marTop w:val="0"/>
          <w:marBottom w:val="0"/>
          <w:divBdr>
            <w:top w:val="none" w:sz="0" w:space="0" w:color="auto"/>
            <w:left w:val="none" w:sz="0" w:space="0" w:color="auto"/>
            <w:bottom w:val="none" w:sz="0" w:space="0" w:color="auto"/>
            <w:right w:val="none" w:sz="0" w:space="0" w:color="auto"/>
          </w:divBdr>
        </w:div>
        <w:div w:id="1279097541">
          <w:marLeft w:val="640"/>
          <w:marRight w:val="0"/>
          <w:marTop w:val="0"/>
          <w:marBottom w:val="0"/>
          <w:divBdr>
            <w:top w:val="none" w:sz="0" w:space="0" w:color="auto"/>
            <w:left w:val="none" w:sz="0" w:space="0" w:color="auto"/>
            <w:bottom w:val="none" w:sz="0" w:space="0" w:color="auto"/>
            <w:right w:val="none" w:sz="0" w:space="0" w:color="auto"/>
          </w:divBdr>
        </w:div>
        <w:div w:id="223685770">
          <w:marLeft w:val="640"/>
          <w:marRight w:val="0"/>
          <w:marTop w:val="0"/>
          <w:marBottom w:val="0"/>
          <w:divBdr>
            <w:top w:val="none" w:sz="0" w:space="0" w:color="auto"/>
            <w:left w:val="none" w:sz="0" w:space="0" w:color="auto"/>
            <w:bottom w:val="none" w:sz="0" w:space="0" w:color="auto"/>
            <w:right w:val="none" w:sz="0" w:space="0" w:color="auto"/>
          </w:divBdr>
        </w:div>
        <w:div w:id="1185754607">
          <w:marLeft w:val="640"/>
          <w:marRight w:val="0"/>
          <w:marTop w:val="0"/>
          <w:marBottom w:val="0"/>
          <w:divBdr>
            <w:top w:val="none" w:sz="0" w:space="0" w:color="auto"/>
            <w:left w:val="none" w:sz="0" w:space="0" w:color="auto"/>
            <w:bottom w:val="none" w:sz="0" w:space="0" w:color="auto"/>
            <w:right w:val="none" w:sz="0" w:space="0" w:color="auto"/>
          </w:divBdr>
        </w:div>
        <w:div w:id="921643518">
          <w:marLeft w:val="640"/>
          <w:marRight w:val="0"/>
          <w:marTop w:val="0"/>
          <w:marBottom w:val="0"/>
          <w:divBdr>
            <w:top w:val="none" w:sz="0" w:space="0" w:color="auto"/>
            <w:left w:val="none" w:sz="0" w:space="0" w:color="auto"/>
            <w:bottom w:val="none" w:sz="0" w:space="0" w:color="auto"/>
            <w:right w:val="none" w:sz="0" w:space="0" w:color="auto"/>
          </w:divBdr>
        </w:div>
        <w:div w:id="190339946">
          <w:marLeft w:val="640"/>
          <w:marRight w:val="0"/>
          <w:marTop w:val="0"/>
          <w:marBottom w:val="0"/>
          <w:divBdr>
            <w:top w:val="none" w:sz="0" w:space="0" w:color="auto"/>
            <w:left w:val="none" w:sz="0" w:space="0" w:color="auto"/>
            <w:bottom w:val="none" w:sz="0" w:space="0" w:color="auto"/>
            <w:right w:val="none" w:sz="0" w:space="0" w:color="auto"/>
          </w:divBdr>
        </w:div>
        <w:div w:id="113717025">
          <w:marLeft w:val="640"/>
          <w:marRight w:val="0"/>
          <w:marTop w:val="0"/>
          <w:marBottom w:val="0"/>
          <w:divBdr>
            <w:top w:val="none" w:sz="0" w:space="0" w:color="auto"/>
            <w:left w:val="none" w:sz="0" w:space="0" w:color="auto"/>
            <w:bottom w:val="none" w:sz="0" w:space="0" w:color="auto"/>
            <w:right w:val="none" w:sz="0" w:space="0" w:color="auto"/>
          </w:divBdr>
        </w:div>
        <w:div w:id="743918721">
          <w:marLeft w:val="640"/>
          <w:marRight w:val="0"/>
          <w:marTop w:val="0"/>
          <w:marBottom w:val="0"/>
          <w:divBdr>
            <w:top w:val="none" w:sz="0" w:space="0" w:color="auto"/>
            <w:left w:val="none" w:sz="0" w:space="0" w:color="auto"/>
            <w:bottom w:val="none" w:sz="0" w:space="0" w:color="auto"/>
            <w:right w:val="none" w:sz="0" w:space="0" w:color="auto"/>
          </w:divBdr>
        </w:div>
        <w:div w:id="428891972">
          <w:marLeft w:val="640"/>
          <w:marRight w:val="0"/>
          <w:marTop w:val="0"/>
          <w:marBottom w:val="0"/>
          <w:divBdr>
            <w:top w:val="none" w:sz="0" w:space="0" w:color="auto"/>
            <w:left w:val="none" w:sz="0" w:space="0" w:color="auto"/>
            <w:bottom w:val="none" w:sz="0" w:space="0" w:color="auto"/>
            <w:right w:val="none" w:sz="0" w:space="0" w:color="auto"/>
          </w:divBdr>
        </w:div>
        <w:div w:id="1578586089">
          <w:marLeft w:val="640"/>
          <w:marRight w:val="0"/>
          <w:marTop w:val="0"/>
          <w:marBottom w:val="0"/>
          <w:divBdr>
            <w:top w:val="none" w:sz="0" w:space="0" w:color="auto"/>
            <w:left w:val="none" w:sz="0" w:space="0" w:color="auto"/>
            <w:bottom w:val="none" w:sz="0" w:space="0" w:color="auto"/>
            <w:right w:val="none" w:sz="0" w:space="0" w:color="auto"/>
          </w:divBdr>
        </w:div>
        <w:div w:id="1239361515">
          <w:marLeft w:val="640"/>
          <w:marRight w:val="0"/>
          <w:marTop w:val="0"/>
          <w:marBottom w:val="0"/>
          <w:divBdr>
            <w:top w:val="none" w:sz="0" w:space="0" w:color="auto"/>
            <w:left w:val="none" w:sz="0" w:space="0" w:color="auto"/>
            <w:bottom w:val="none" w:sz="0" w:space="0" w:color="auto"/>
            <w:right w:val="none" w:sz="0" w:space="0" w:color="auto"/>
          </w:divBdr>
        </w:div>
        <w:div w:id="110054173">
          <w:marLeft w:val="640"/>
          <w:marRight w:val="0"/>
          <w:marTop w:val="0"/>
          <w:marBottom w:val="0"/>
          <w:divBdr>
            <w:top w:val="none" w:sz="0" w:space="0" w:color="auto"/>
            <w:left w:val="none" w:sz="0" w:space="0" w:color="auto"/>
            <w:bottom w:val="none" w:sz="0" w:space="0" w:color="auto"/>
            <w:right w:val="none" w:sz="0" w:space="0" w:color="auto"/>
          </w:divBdr>
        </w:div>
        <w:div w:id="1157527469">
          <w:marLeft w:val="640"/>
          <w:marRight w:val="0"/>
          <w:marTop w:val="0"/>
          <w:marBottom w:val="0"/>
          <w:divBdr>
            <w:top w:val="none" w:sz="0" w:space="0" w:color="auto"/>
            <w:left w:val="none" w:sz="0" w:space="0" w:color="auto"/>
            <w:bottom w:val="none" w:sz="0" w:space="0" w:color="auto"/>
            <w:right w:val="none" w:sz="0" w:space="0" w:color="auto"/>
          </w:divBdr>
        </w:div>
        <w:div w:id="1284728730">
          <w:marLeft w:val="640"/>
          <w:marRight w:val="0"/>
          <w:marTop w:val="0"/>
          <w:marBottom w:val="0"/>
          <w:divBdr>
            <w:top w:val="none" w:sz="0" w:space="0" w:color="auto"/>
            <w:left w:val="none" w:sz="0" w:space="0" w:color="auto"/>
            <w:bottom w:val="none" w:sz="0" w:space="0" w:color="auto"/>
            <w:right w:val="none" w:sz="0" w:space="0" w:color="auto"/>
          </w:divBdr>
        </w:div>
        <w:div w:id="337122381">
          <w:marLeft w:val="640"/>
          <w:marRight w:val="0"/>
          <w:marTop w:val="0"/>
          <w:marBottom w:val="0"/>
          <w:divBdr>
            <w:top w:val="none" w:sz="0" w:space="0" w:color="auto"/>
            <w:left w:val="none" w:sz="0" w:space="0" w:color="auto"/>
            <w:bottom w:val="none" w:sz="0" w:space="0" w:color="auto"/>
            <w:right w:val="none" w:sz="0" w:space="0" w:color="auto"/>
          </w:divBdr>
        </w:div>
        <w:div w:id="1397166791">
          <w:marLeft w:val="640"/>
          <w:marRight w:val="0"/>
          <w:marTop w:val="0"/>
          <w:marBottom w:val="0"/>
          <w:divBdr>
            <w:top w:val="none" w:sz="0" w:space="0" w:color="auto"/>
            <w:left w:val="none" w:sz="0" w:space="0" w:color="auto"/>
            <w:bottom w:val="none" w:sz="0" w:space="0" w:color="auto"/>
            <w:right w:val="none" w:sz="0" w:space="0" w:color="auto"/>
          </w:divBdr>
        </w:div>
        <w:div w:id="2055078527">
          <w:marLeft w:val="640"/>
          <w:marRight w:val="0"/>
          <w:marTop w:val="0"/>
          <w:marBottom w:val="0"/>
          <w:divBdr>
            <w:top w:val="none" w:sz="0" w:space="0" w:color="auto"/>
            <w:left w:val="none" w:sz="0" w:space="0" w:color="auto"/>
            <w:bottom w:val="none" w:sz="0" w:space="0" w:color="auto"/>
            <w:right w:val="none" w:sz="0" w:space="0" w:color="auto"/>
          </w:divBdr>
        </w:div>
        <w:div w:id="1409500259">
          <w:marLeft w:val="640"/>
          <w:marRight w:val="0"/>
          <w:marTop w:val="0"/>
          <w:marBottom w:val="0"/>
          <w:divBdr>
            <w:top w:val="none" w:sz="0" w:space="0" w:color="auto"/>
            <w:left w:val="none" w:sz="0" w:space="0" w:color="auto"/>
            <w:bottom w:val="none" w:sz="0" w:space="0" w:color="auto"/>
            <w:right w:val="none" w:sz="0" w:space="0" w:color="auto"/>
          </w:divBdr>
        </w:div>
        <w:div w:id="598610371">
          <w:marLeft w:val="640"/>
          <w:marRight w:val="0"/>
          <w:marTop w:val="0"/>
          <w:marBottom w:val="0"/>
          <w:divBdr>
            <w:top w:val="none" w:sz="0" w:space="0" w:color="auto"/>
            <w:left w:val="none" w:sz="0" w:space="0" w:color="auto"/>
            <w:bottom w:val="none" w:sz="0" w:space="0" w:color="auto"/>
            <w:right w:val="none" w:sz="0" w:space="0" w:color="auto"/>
          </w:divBdr>
        </w:div>
        <w:div w:id="1857426984">
          <w:marLeft w:val="640"/>
          <w:marRight w:val="0"/>
          <w:marTop w:val="0"/>
          <w:marBottom w:val="0"/>
          <w:divBdr>
            <w:top w:val="none" w:sz="0" w:space="0" w:color="auto"/>
            <w:left w:val="none" w:sz="0" w:space="0" w:color="auto"/>
            <w:bottom w:val="none" w:sz="0" w:space="0" w:color="auto"/>
            <w:right w:val="none" w:sz="0" w:space="0" w:color="auto"/>
          </w:divBdr>
        </w:div>
        <w:div w:id="354576757">
          <w:marLeft w:val="640"/>
          <w:marRight w:val="0"/>
          <w:marTop w:val="0"/>
          <w:marBottom w:val="0"/>
          <w:divBdr>
            <w:top w:val="none" w:sz="0" w:space="0" w:color="auto"/>
            <w:left w:val="none" w:sz="0" w:space="0" w:color="auto"/>
            <w:bottom w:val="none" w:sz="0" w:space="0" w:color="auto"/>
            <w:right w:val="none" w:sz="0" w:space="0" w:color="auto"/>
          </w:divBdr>
        </w:div>
        <w:div w:id="1130131332">
          <w:marLeft w:val="640"/>
          <w:marRight w:val="0"/>
          <w:marTop w:val="0"/>
          <w:marBottom w:val="0"/>
          <w:divBdr>
            <w:top w:val="none" w:sz="0" w:space="0" w:color="auto"/>
            <w:left w:val="none" w:sz="0" w:space="0" w:color="auto"/>
            <w:bottom w:val="none" w:sz="0" w:space="0" w:color="auto"/>
            <w:right w:val="none" w:sz="0" w:space="0" w:color="auto"/>
          </w:divBdr>
        </w:div>
        <w:div w:id="1288976020">
          <w:marLeft w:val="640"/>
          <w:marRight w:val="0"/>
          <w:marTop w:val="0"/>
          <w:marBottom w:val="0"/>
          <w:divBdr>
            <w:top w:val="none" w:sz="0" w:space="0" w:color="auto"/>
            <w:left w:val="none" w:sz="0" w:space="0" w:color="auto"/>
            <w:bottom w:val="none" w:sz="0" w:space="0" w:color="auto"/>
            <w:right w:val="none" w:sz="0" w:space="0" w:color="auto"/>
          </w:divBdr>
        </w:div>
        <w:div w:id="1396776628">
          <w:marLeft w:val="640"/>
          <w:marRight w:val="0"/>
          <w:marTop w:val="0"/>
          <w:marBottom w:val="0"/>
          <w:divBdr>
            <w:top w:val="none" w:sz="0" w:space="0" w:color="auto"/>
            <w:left w:val="none" w:sz="0" w:space="0" w:color="auto"/>
            <w:bottom w:val="none" w:sz="0" w:space="0" w:color="auto"/>
            <w:right w:val="none" w:sz="0" w:space="0" w:color="auto"/>
          </w:divBdr>
        </w:div>
        <w:div w:id="1813477720">
          <w:marLeft w:val="640"/>
          <w:marRight w:val="0"/>
          <w:marTop w:val="0"/>
          <w:marBottom w:val="0"/>
          <w:divBdr>
            <w:top w:val="none" w:sz="0" w:space="0" w:color="auto"/>
            <w:left w:val="none" w:sz="0" w:space="0" w:color="auto"/>
            <w:bottom w:val="none" w:sz="0" w:space="0" w:color="auto"/>
            <w:right w:val="none" w:sz="0" w:space="0" w:color="auto"/>
          </w:divBdr>
        </w:div>
        <w:div w:id="1162744940">
          <w:marLeft w:val="640"/>
          <w:marRight w:val="0"/>
          <w:marTop w:val="0"/>
          <w:marBottom w:val="0"/>
          <w:divBdr>
            <w:top w:val="none" w:sz="0" w:space="0" w:color="auto"/>
            <w:left w:val="none" w:sz="0" w:space="0" w:color="auto"/>
            <w:bottom w:val="none" w:sz="0" w:space="0" w:color="auto"/>
            <w:right w:val="none" w:sz="0" w:space="0" w:color="auto"/>
          </w:divBdr>
        </w:div>
        <w:div w:id="124088286">
          <w:marLeft w:val="640"/>
          <w:marRight w:val="0"/>
          <w:marTop w:val="0"/>
          <w:marBottom w:val="0"/>
          <w:divBdr>
            <w:top w:val="none" w:sz="0" w:space="0" w:color="auto"/>
            <w:left w:val="none" w:sz="0" w:space="0" w:color="auto"/>
            <w:bottom w:val="none" w:sz="0" w:space="0" w:color="auto"/>
            <w:right w:val="none" w:sz="0" w:space="0" w:color="auto"/>
          </w:divBdr>
        </w:div>
        <w:div w:id="1258099976">
          <w:marLeft w:val="640"/>
          <w:marRight w:val="0"/>
          <w:marTop w:val="0"/>
          <w:marBottom w:val="0"/>
          <w:divBdr>
            <w:top w:val="none" w:sz="0" w:space="0" w:color="auto"/>
            <w:left w:val="none" w:sz="0" w:space="0" w:color="auto"/>
            <w:bottom w:val="none" w:sz="0" w:space="0" w:color="auto"/>
            <w:right w:val="none" w:sz="0" w:space="0" w:color="auto"/>
          </w:divBdr>
        </w:div>
        <w:div w:id="1331441726">
          <w:marLeft w:val="640"/>
          <w:marRight w:val="0"/>
          <w:marTop w:val="0"/>
          <w:marBottom w:val="0"/>
          <w:divBdr>
            <w:top w:val="none" w:sz="0" w:space="0" w:color="auto"/>
            <w:left w:val="none" w:sz="0" w:space="0" w:color="auto"/>
            <w:bottom w:val="none" w:sz="0" w:space="0" w:color="auto"/>
            <w:right w:val="none" w:sz="0" w:space="0" w:color="auto"/>
          </w:divBdr>
        </w:div>
        <w:div w:id="1242332418">
          <w:marLeft w:val="640"/>
          <w:marRight w:val="0"/>
          <w:marTop w:val="0"/>
          <w:marBottom w:val="0"/>
          <w:divBdr>
            <w:top w:val="none" w:sz="0" w:space="0" w:color="auto"/>
            <w:left w:val="none" w:sz="0" w:space="0" w:color="auto"/>
            <w:bottom w:val="none" w:sz="0" w:space="0" w:color="auto"/>
            <w:right w:val="none" w:sz="0" w:space="0" w:color="auto"/>
          </w:divBdr>
        </w:div>
        <w:div w:id="1405761920">
          <w:marLeft w:val="640"/>
          <w:marRight w:val="0"/>
          <w:marTop w:val="0"/>
          <w:marBottom w:val="0"/>
          <w:divBdr>
            <w:top w:val="none" w:sz="0" w:space="0" w:color="auto"/>
            <w:left w:val="none" w:sz="0" w:space="0" w:color="auto"/>
            <w:bottom w:val="none" w:sz="0" w:space="0" w:color="auto"/>
            <w:right w:val="none" w:sz="0" w:space="0" w:color="auto"/>
          </w:divBdr>
        </w:div>
        <w:div w:id="1958095492">
          <w:marLeft w:val="640"/>
          <w:marRight w:val="0"/>
          <w:marTop w:val="0"/>
          <w:marBottom w:val="0"/>
          <w:divBdr>
            <w:top w:val="none" w:sz="0" w:space="0" w:color="auto"/>
            <w:left w:val="none" w:sz="0" w:space="0" w:color="auto"/>
            <w:bottom w:val="none" w:sz="0" w:space="0" w:color="auto"/>
            <w:right w:val="none" w:sz="0" w:space="0" w:color="auto"/>
          </w:divBdr>
        </w:div>
        <w:div w:id="195966793">
          <w:marLeft w:val="640"/>
          <w:marRight w:val="0"/>
          <w:marTop w:val="0"/>
          <w:marBottom w:val="0"/>
          <w:divBdr>
            <w:top w:val="none" w:sz="0" w:space="0" w:color="auto"/>
            <w:left w:val="none" w:sz="0" w:space="0" w:color="auto"/>
            <w:bottom w:val="none" w:sz="0" w:space="0" w:color="auto"/>
            <w:right w:val="none" w:sz="0" w:space="0" w:color="auto"/>
          </w:divBdr>
        </w:div>
        <w:div w:id="135684819">
          <w:marLeft w:val="640"/>
          <w:marRight w:val="0"/>
          <w:marTop w:val="0"/>
          <w:marBottom w:val="0"/>
          <w:divBdr>
            <w:top w:val="none" w:sz="0" w:space="0" w:color="auto"/>
            <w:left w:val="none" w:sz="0" w:space="0" w:color="auto"/>
            <w:bottom w:val="none" w:sz="0" w:space="0" w:color="auto"/>
            <w:right w:val="none" w:sz="0" w:space="0" w:color="auto"/>
          </w:divBdr>
        </w:div>
        <w:div w:id="1427917412">
          <w:marLeft w:val="640"/>
          <w:marRight w:val="0"/>
          <w:marTop w:val="0"/>
          <w:marBottom w:val="0"/>
          <w:divBdr>
            <w:top w:val="none" w:sz="0" w:space="0" w:color="auto"/>
            <w:left w:val="none" w:sz="0" w:space="0" w:color="auto"/>
            <w:bottom w:val="none" w:sz="0" w:space="0" w:color="auto"/>
            <w:right w:val="none" w:sz="0" w:space="0" w:color="auto"/>
          </w:divBdr>
        </w:div>
        <w:div w:id="1867252509">
          <w:marLeft w:val="640"/>
          <w:marRight w:val="0"/>
          <w:marTop w:val="0"/>
          <w:marBottom w:val="0"/>
          <w:divBdr>
            <w:top w:val="none" w:sz="0" w:space="0" w:color="auto"/>
            <w:left w:val="none" w:sz="0" w:space="0" w:color="auto"/>
            <w:bottom w:val="none" w:sz="0" w:space="0" w:color="auto"/>
            <w:right w:val="none" w:sz="0" w:space="0" w:color="auto"/>
          </w:divBdr>
        </w:div>
        <w:div w:id="2120292306">
          <w:marLeft w:val="640"/>
          <w:marRight w:val="0"/>
          <w:marTop w:val="0"/>
          <w:marBottom w:val="0"/>
          <w:divBdr>
            <w:top w:val="none" w:sz="0" w:space="0" w:color="auto"/>
            <w:left w:val="none" w:sz="0" w:space="0" w:color="auto"/>
            <w:bottom w:val="none" w:sz="0" w:space="0" w:color="auto"/>
            <w:right w:val="none" w:sz="0" w:space="0" w:color="auto"/>
          </w:divBdr>
        </w:div>
        <w:div w:id="1400520086">
          <w:marLeft w:val="640"/>
          <w:marRight w:val="0"/>
          <w:marTop w:val="0"/>
          <w:marBottom w:val="0"/>
          <w:divBdr>
            <w:top w:val="none" w:sz="0" w:space="0" w:color="auto"/>
            <w:left w:val="none" w:sz="0" w:space="0" w:color="auto"/>
            <w:bottom w:val="none" w:sz="0" w:space="0" w:color="auto"/>
            <w:right w:val="none" w:sz="0" w:space="0" w:color="auto"/>
          </w:divBdr>
        </w:div>
        <w:div w:id="1196305463">
          <w:marLeft w:val="640"/>
          <w:marRight w:val="0"/>
          <w:marTop w:val="0"/>
          <w:marBottom w:val="0"/>
          <w:divBdr>
            <w:top w:val="none" w:sz="0" w:space="0" w:color="auto"/>
            <w:left w:val="none" w:sz="0" w:space="0" w:color="auto"/>
            <w:bottom w:val="none" w:sz="0" w:space="0" w:color="auto"/>
            <w:right w:val="none" w:sz="0" w:space="0" w:color="auto"/>
          </w:divBdr>
        </w:div>
        <w:div w:id="1570263366">
          <w:marLeft w:val="640"/>
          <w:marRight w:val="0"/>
          <w:marTop w:val="0"/>
          <w:marBottom w:val="0"/>
          <w:divBdr>
            <w:top w:val="none" w:sz="0" w:space="0" w:color="auto"/>
            <w:left w:val="none" w:sz="0" w:space="0" w:color="auto"/>
            <w:bottom w:val="none" w:sz="0" w:space="0" w:color="auto"/>
            <w:right w:val="none" w:sz="0" w:space="0" w:color="auto"/>
          </w:divBdr>
        </w:div>
        <w:div w:id="266542709">
          <w:marLeft w:val="640"/>
          <w:marRight w:val="0"/>
          <w:marTop w:val="0"/>
          <w:marBottom w:val="0"/>
          <w:divBdr>
            <w:top w:val="none" w:sz="0" w:space="0" w:color="auto"/>
            <w:left w:val="none" w:sz="0" w:space="0" w:color="auto"/>
            <w:bottom w:val="none" w:sz="0" w:space="0" w:color="auto"/>
            <w:right w:val="none" w:sz="0" w:space="0" w:color="auto"/>
          </w:divBdr>
        </w:div>
        <w:div w:id="2001495902">
          <w:marLeft w:val="640"/>
          <w:marRight w:val="0"/>
          <w:marTop w:val="0"/>
          <w:marBottom w:val="0"/>
          <w:divBdr>
            <w:top w:val="none" w:sz="0" w:space="0" w:color="auto"/>
            <w:left w:val="none" w:sz="0" w:space="0" w:color="auto"/>
            <w:bottom w:val="none" w:sz="0" w:space="0" w:color="auto"/>
            <w:right w:val="none" w:sz="0" w:space="0" w:color="auto"/>
          </w:divBdr>
        </w:div>
        <w:div w:id="542980942">
          <w:marLeft w:val="640"/>
          <w:marRight w:val="0"/>
          <w:marTop w:val="0"/>
          <w:marBottom w:val="0"/>
          <w:divBdr>
            <w:top w:val="none" w:sz="0" w:space="0" w:color="auto"/>
            <w:left w:val="none" w:sz="0" w:space="0" w:color="auto"/>
            <w:bottom w:val="none" w:sz="0" w:space="0" w:color="auto"/>
            <w:right w:val="none" w:sz="0" w:space="0" w:color="auto"/>
          </w:divBdr>
        </w:div>
        <w:div w:id="954403596">
          <w:marLeft w:val="640"/>
          <w:marRight w:val="0"/>
          <w:marTop w:val="0"/>
          <w:marBottom w:val="0"/>
          <w:divBdr>
            <w:top w:val="none" w:sz="0" w:space="0" w:color="auto"/>
            <w:left w:val="none" w:sz="0" w:space="0" w:color="auto"/>
            <w:bottom w:val="none" w:sz="0" w:space="0" w:color="auto"/>
            <w:right w:val="none" w:sz="0" w:space="0" w:color="auto"/>
          </w:divBdr>
        </w:div>
        <w:div w:id="1245994689">
          <w:marLeft w:val="640"/>
          <w:marRight w:val="0"/>
          <w:marTop w:val="0"/>
          <w:marBottom w:val="0"/>
          <w:divBdr>
            <w:top w:val="none" w:sz="0" w:space="0" w:color="auto"/>
            <w:left w:val="none" w:sz="0" w:space="0" w:color="auto"/>
            <w:bottom w:val="none" w:sz="0" w:space="0" w:color="auto"/>
            <w:right w:val="none" w:sz="0" w:space="0" w:color="auto"/>
          </w:divBdr>
        </w:div>
        <w:div w:id="1211108587">
          <w:marLeft w:val="640"/>
          <w:marRight w:val="0"/>
          <w:marTop w:val="0"/>
          <w:marBottom w:val="0"/>
          <w:divBdr>
            <w:top w:val="none" w:sz="0" w:space="0" w:color="auto"/>
            <w:left w:val="none" w:sz="0" w:space="0" w:color="auto"/>
            <w:bottom w:val="none" w:sz="0" w:space="0" w:color="auto"/>
            <w:right w:val="none" w:sz="0" w:space="0" w:color="auto"/>
          </w:divBdr>
        </w:div>
        <w:div w:id="346517548">
          <w:marLeft w:val="640"/>
          <w:marRight w:val="0"/>
          <w:marTop w:val="0"/>
          <w:marBottom w:val="0"/>
          <w:divBdr>
            <w:top w:val="none" w:sz="0" w:space="0" w:color="auto"/>
            <w:left w:val="none" w:sz="0" w:space="0" w:color="auto"/>
            <w:bottom w:val="none" w:sz="0" w:space="0" w:color="auto"/>
            <w:right w:val="none" w:sz="0" w:space="0" w:color="auto"/>
          </w:divBdr>
        </w:div>
        <w:div w:id="2004893733">
          <w:marLeft w:val="640"/>
          <w:marRight w:val="0"/>
          <w:marTop w:val="0"/>
          <w:marBottom w:val="0"/>
          <w:divBdr>
            <w:top w:val="none" w:sz="0" w:space="0" w:color="auto"/>
            <w:left w:val="none" w:sz="0" w:space="0" w:color="auto"/>
            <w:bottom w:val="none" w:sz="0" w:space="0" w:color="auto"/>
            <w:right w:val="none" w:sz="0" w:space="0" w:color="auto"/>
          </w:divBdr>
        </w:div>
        <w:div w:id="1843356175">
          <w:marLeft w:val="640"/>
          <w:marRight w:val="0"/>
          <w:marTop w:val="0"/>
          <w:marBottom w:val="0"/>
          <w:divBdr>
            <w:top w:val="none" w:sz="0" w:space="0" w:color="auto"/>
            <w:left w:val="none" w:sz="0" w:space="0" w:color="auto"/>
            <w:bottom w:val="none" w:sz="0" w:space="0" w:color="auto"/>
            <w:right w:val="none" w:sz="0" w:space="0" w:color="auto"/>
          </w:divBdr>
        </w:div>
        <w:div w:id="1918129826">
          <w:marLeft w:val="640"/>
          <w:marRight w:val="0"/>
          <w:marTop w:val="0"/>
          <w:marBottom w:val="0"/>
          <w:divBdr>
            <w:top w:val="none" w:sz="0" w:space="0" w:color="auto"/>
            <w:left w:val="none" w:sz="0" w:space="0" w:color="auto"/>
            <w:bottom w:val="none" w:sz="0" w:space="0" w:color="auto"/>
            <w:right w:val="none" w:sz="0" w:space="0" w:color="auto"/>
          </w:divBdr>
        </w:div>
        <w:div w:id="605234612">
          <w:marLeft w:val="640"/>
          <w:marRight w:val="0"/>
          <w:marTop w:val="0"/>
          <w:marBottom w:val="0"/>
          <w:divBdr>
            <w:top w:val="none" w:sz="0" w:space="0" w:color="auto"/>
            <w:left w:val="none" w:sz="0" w:space="0" w:color="auto"/>
            <w:bottom w:val="none" w:sz="0" w:space="0" w:color="auto"/>
            <w:right w:val="none" w:sz="0" w:space="0" w:color="auto"/>
          </w:divBdr>
        </w:div>
        <w:div w:id="34276127">
          <w:marLeft w:val="640"/>
          <w:marRight w:val="0"/>
          <w:marTop w:val="0"/>
          <w:marBottom w:val="0"/>
          <w:divBdr>
            <w:top w:val="none" w:sz="0" w:space="0" w:color="auto"/>
            <w:left w:val="none" w:sz="0" w:space="0" w:color="auto"/>
            <w:bottom w:val="none" w:sz="0" w:space="0" w:color="auto"/>
            <w:right w:val="none" w:sz="0" w:space="0" w:color="auto"/>
          </w:divBdr>
        </w:div>
        <w:div w:id="1217429108">
          <w:marLeft w:val="640"/>
          <w:marRight w:val="0"/>
          <w:marTop w:val="0"/>
          <w:marBottom w:val="0"/>
          <w:divBdr>
            <w:top w:val="none" w:sz="0" w:space="0" w:color="auto"/>
            <w:left w:val="none" w:sz="0" w:space="0" w:color="auto"/>
            <w:bottom w:val="none" w:sz="0" w:space="0" w:color="auto"/>
            <w:right w:val="none" w:sz="0" w:space="0" w:color="auto"/>
          </w:divBdr>
        </w:div>
        <w:div w:id="1643542801">
          <w:marLeft w:val="640"/>
          <w:marRight w:val="0"/>
          <w:marTop w:val="0"/>
          <w:marBottom w:val="0"/>
          <w:divBdr>
            <w:top w:val="none" w:sz="0" w:space="0" w:color="auto"/>
            <w:left w:val="none" w:sz="0" w:space="0" w:color="auto"/>
            <w:bottom w:val="none" w:sz="0" w:space="0" w:color="auto"/>
            <w:right w:val="none" w:sz="0" w:space="0" w:color="auto"/>
          </w:divBdr>
        </w:div>
        <w:div w:id="492722154">
          <w:marLeft w:val="640"/>
          <w:marRight w:val="0"/>
          <w:marTop w:val="0"/>
          <w:marBottom w:val="0"/>
          <w:divBdr>
            <w:top w:val="none" w:sz="0" w:space="0" w:color="auto"/>
            <w:left w:val="none" w:sz="0" w:space="0" w:color="auto"/>
            <w:bottom w:val="none" w:sz="0" w:space="0" w:color="auto"/>
            <w:right w:val="none" w:sz="0" w:space="0" w:color="auto"/>
          </w:divBdr>
        </w:div>
        <w:div w:id="1134828908">
          <w:marLeft w:val="640"/>
          <w:marRight w:val="0"/>
          <w:marTop w:val="0"/>
          <w:marBottom w:val="0"/>
          <w:divBdr>
            <w:top w:val="none" w:sz="0" w:space="0" w:color="auto"/>
            <w:left w:val="none" w:sz="0" w:space="0" w:color="auto"/>
            <w:bottom w:val="none" w:sz="0" w:space="0" w:color="auto"/>
            <w:right w:val="none" w:sz="0" w:space="0" w:color="auto"/>
          </w:divBdr>
        </w:div>
        <w:div w:id="1341467254">
          <w:marLeft w:val="640"/>
          <w:marRight w:val="0"/>
          <w:marTop w:val="0"/>
          <w:marBottom w:val="0"/>
          <w:divBdr>
            <w:top w:val="none" w:sz="0" w:space="0" w:color="auto"/>
            <w:left w:val="none" w:sz="0" w:space="0" w:color="auto"/>
            <w:bottom w:val="none" w:sz="0" w:space="0" w:color="auto"/>
            <w:right w:val="none" w:sz="0" w:space="0" w:color="auto"/>
          </w:divBdr>
        </w:div>
        <w:div w:id="1930967062">
          <w:marLeft w:val="640"/>
          <w:marRight w:val="0"/>
          <w:marTop w:val="0"/>
          <w:marBottom w:val="0"/>
          <w:divBdr>
            <w:top w:val="none" w:sz="0" w:space="0" w:color="auto"/>
            <w:left w:val="none" w:sz="0" w:space="0" w:color="auto"/>
            <w:bottom w:val="none" w:sz="0" w:space="0" w:color="auto"/>
            <w:right w:val="none" w:sz="0" w:space="0" w:color="auto"/>
          </w:divBdr>
        </w:div>
        <w:div w:id="1173107758">
          <w:marLeft w:val="640"/>
          <w:marRight w:val="0"/>
          <w:marTop w:val="0"/>
          <w:marBottom w:val="0"/>
          <w:divBdr>
            <w:top w:val="none" w:sz="0" w:space="0" w:color="auto"/>
            <w:left w:val="none" w:sz="0" w:space="0" w:color="auto"/>
            <w:bottom w:val="none" w:sz="0" w:space="0" w:color="auto"/>
            <w:right w:val="none" w:sz="0" w:space="0" w:color="auto"/>
          </w:divBdr>
        </w:div>
        <w:div w:id="1337612850">
          <w:marLeft w:val="640"/>
          <w:marRight w:val="0"/>
          <w:marTop w:val="0"/>
          <w:marBottom w:val="0"/>
          <w:divBdr>
            <w:top w:val="none" w:sz="0" w:space="0" w:color="auto"/>
            <w:left w:val="none" w:sz="0" w:space="0" w:color="auto"/>
            <w:bottom w:val="none" w:sz="0" w:space="0" w:color="auto"/>
            <w:right w:val="none" w:sz="0" w:space="0" w:color="auto"/>
          </w:divBdr>
        </w:div>
        <w:div w:id="1414626266">
          <w:marLeft w:val="640"/>
          <w:marRight w:val="0"/>
          <w:marTop w:val="0"/>
          <w:marBottom w:val="0"/>
          <w:divBdr>
            <w:top w:val="none" w:sz="0" w:space="0" w:color="auto"/>
            <w:left w:val="none" w:sz="0" w:space="0" w:color="auto"/>
            <w:bottom w:val="none" w:sz="0" w:space="0" w:color="auto"/>
            <w:right w:val="none" w:sz="0" w:space="0" w:color="auto"/>
          </w:divBdr>
        </w:div>
        <w:div w:id="2103717502">
          <w:marLeft w:val="640"/>
          <w:marRight w:val="0"/>
          <w:marTop w:val="0"/>
          <w:marBottom w:val="0"/>
          <w:divBdr>
            <w:top w:val="none" w:sz="0" w:space="0" w:color="auto"/>
            <w:left w:val="none" w:sz="0" w:space="0" w:color="auto"/>
            <w:bottom w:val="none" w:sz="0" w:space="0" w:color="auto"/>
            <w:right w:val="none" w:sz="0" w:space="0" w:color="auto"/>
          </w:divBdr>
        </w:div>
        <w:div w:id="1070344519">
          <w:marLeft w:val="640"/>
          <w:marRight w:val="0"/>
          <w:marTop w:val="0"/>
          <w:marBottom w:val="0"/>
          <w:divBdr>
            <w:top w:val="none" w:sz="0" w:space="0" w:color="auto"/>
            <w:left w:val="none" w:sz="0" w:space="0" w:color="auto"/>
            <w:bottom w:val="none" w:sz="0" w:space="0" w:color="auto"/>
            <w:right w:val="none" w:sz="0" w:space="0" w:color="auto"/>
          </w:divBdr>
        </w:div>
        <w:div w:id="570697783">
          <w:marLeft w:val="640"/>
          <w:marRight w:val="0"/>
          <w:marTop w:val="0"/>
          <w:marBottom w:val="0"/>
          <w:divBdr>
            <w:top w:val="none" w:sz="0" w:space="0" w:color="auto"/>
            <w:left w:val="none" w:sz="0" w:space="0" w:color="auto"/>
            <w:bottom w:val="none" w:sz="0" w:space="0" w:color="auto"/>
            <w:right w:val="none" w:sz="0" w:space="0" w:color="auto"/>
          </w:divBdr>
        </w:div>
        <w:div w:id="1288045935">
          <w:marLeft w:val="640"/>
          <w:marRight w:val="0"/>
          <w:marTop w:val="0"/>
          <w:marBottom w:val="0"/>
          <w:divBdr>
            <w:top w:val="none" w:sz="0" w:space="0" w:color="auto"/>
            <w:left w:val="none" w:sz="0" w:space="0" w:color="auto"/>
            <w:bottom w:val="none" w:sz="0" w:space="0" w:color="auto"/>
            <w:right w:val="none" w:sz="0" w:space="0" w:color="auto"/>
          </w:divBdr>
        </w:div>
        <w:div w:id="1793016772">
          <w:marLeft w:val="640"/>
          <w:marRight w:val="0"/>
          <w:marTop w:val="0"/>
          <w:marBottom w:val="0"/>
          <w:divBdr>
            <w:top w:val="none" w:sz="0" w:space="0" w:color="auto"/>
            <w:left w:val="none" w:sz="0" w:space="0" w:color="auto"/>
            <w:bottom w:val="none" w:sz="0" w:space="0" w:color="auto"/>
            <w:right w:val="none" w:sz="0" w:space="0" w:color="auto"/>
          </w:divBdr>
        </w:div>
        <w:div w:id="1522862627">
          <w:marLeft w:val="640"/>
          <w:marRight w:val="0"/>
          <w:marTop w:val="0"/>
          <w:marBottom w:val="0"/>
          <w:divBdr>
            <w:top w:val="none" w:sz="0" w:space="0" w:color="auto"/>
            <w:left w:val="none" w:sz="0" w:space="0" w:color="auto"/>
            <w:bottom w:val="none" w:sz="0" w:space="0" w:color="auto"/>
            <w:right w:val="none" w:sz="0" w:space="0" w:color="auto"/>
          </w:divBdr>
        </w:div>
        <w:div w:id="1491091626">
          <w:marLeft w:val="640"/>
          <w:marRight w:val="0"/>
          <w:marTop w:val="0"/>
          <w:marBottom w:val="0"/>
          <w:divBdr>
            <w:top w:val="none" w:sz="0" w:space="0" w:color="auto"/>
            <w:left w:val="none" w:sz="0" w:space="0" w:color="auto"/>
            <w:bottom w:val="none" w:sz="0" w:space="0" w:color="auto"/>
            <w:right w:val="none" w:sz="0" w:space="0" w:color="auto"/>
          </w:divBdr>
        </w:div>
        <w:div w:id="1540314060">
          <w:marLeft w:val="640"/>
          <w:marRight w:val="0"/>
          <w:marTop w:val="0"/>
          <w:marBottom w:val="0"/>
          <w:divBdr>
            <w:top w:val="none" w:sz="0" w:space="0" w:color="auto"/>
            <w:left w:val="none" w:sz="0" w:space="0" w:color="auto"/>
            <w:bottom w:val="none" w:sz="0" w:space="0" w:color="auto"/>
            <w:right w:val="none" w:sz="0" w:space="0" w:color="auto"/>
          </w:divBdr>
        </w:div>
        <w:div w:id="1402287833">
          <w:marLeft w:val="640"/>
          <w:marRight w:val="0"/>
          <w:marTop w:val="0"/>
          <w:marBottom w:val="0"/>
          <w:divBdr>
            <w:top w:val="none" w:sz="0" w:space="0" w:color="auto"/>
            <w:left w:val="none" w:sz="0" w:space="0" w:color="auto"/>
            <w:bottom w:val="none" w:sz="0" w:space="0" w:color="auto"/>
            <w:right w:val="none" w:sz="0" w:space="0" w:color="auto"/>
          </w:divBdr>
        </w:div>
        <w:div w:id="1257248468">
          <w:marLeft w:val="640"/>
          <w:marRight w:val="0"/>
          <w:marTop w:val="0"/>
          <w:marBottom w:val="0"/>
          <w:divBdr>
            <w:top w:val="none" w:sz="0" w:space="0" w:color="auto"/>
            <w:left w:val="none" w:sz="0" w:space="0" w:color="auto"/>
            <w:bottom w:val="none" w:sz="0" w:space="0" w:color="auto"/>
            <w:right w:val="none" w:sz="0" w:space="0" w:color="auto"/>
          </w:divBdr>
        </w:div>
        <w:div w:id="1114984216">
          <w:marLeft w:val="640"/>
          <w:marRight w:val="0"/>
          <w:marTop w:val="0"/>
          <w:marBottom w:val="0"/>
          <w:divBdr>
            <w:top w:val="none" w:sz="0" w:space="0" w:color="auto"/>
            <w:left w:val="none" w:sz="0" w:space="0" w:color="auto"/>
            <w:bottom w:val="none" w:sz="0" w:space="0" w:color="auto"/>
            <w:right w:val="none" w:sz="0" w:space="0" w:color="auto"/>
          </w:divBdr>
        </w:div>
        <w:div w:id="1704135630">
          <w:marLeft w:val="640"/>
          <w:marRight w:val="0"/>
          <w:marTop w:val="0"/>
          <w:marBottom w:val="0"/>
          <w:divBdr>
            <w:top w:val="none" w:sz="0" w:space="0" w:color="auto"/>
            <w:left w:val="none" w:sz="0" w:space="0" w:color="auto"/>
            <w:bottom w:val="none" w:sz="0" w:space="0" w:color="auto"/>
            <w:right w:val="none" w:sz="0" w:space="0" w:color="auto"/>
          </w:divBdr>
        </w:div>
        <w:div w:id="1533958650">
          <w:marLeft w:val="640"/>
          <w:marRight w:val="0"/>
          <w:marTop w:val="0"/>
          <w:marBottom w:val="0"/>
          <w:divBdr>
            <w:top w:val="none" w:sz="0" w:space="0" w:color="auto"/>
            <w:left w:val="none" w:sz="0" w:space="0" w:color="auto"/>
            <w:bottom w:val="none" w:sz="0" w:space="0" w:color="auto"/>
            <w:right w:val="none" w:sz="0" w:space="0" w:color="auto"/>
          </w:divBdr>
        </w:div>
        <w:div w:id="1568571170">
          <w:marLeft w:val="640"/>
          <w:marRight w:val="0"/>
          <w:marTop w:val="0"/>
          <w:marBottom w:val="0"/>
          <w:divBdr>
            <w:top w:val="none" w:sz="0" w:space="0" w:color="auto"/>
            <w:left w:val="none" w:sz="0" w:space="0" w:color="auto"/>
            <w:bottom w:val="none" w:sz="0" w:space="0" w:color="auto"/>
            <w:right w:val="none" w:sz="0" w:space="0" w:color="auto"/>
          </w:divBdr>
        </w:div>
        <w:div w:id="1867330332">
          <w:marLeft w:val="640"/>
          <w:marRight w:val="0"/>
          <w:marTop w:val="0"/>
          <w:marBottom w:val="0"/>
          <w:divBdr>
            <w:top w:val="none" w:sz="0" w:space="0" w:color="auto"/>
            <w:left w:val="none" w:sz="0" w:space="0" w:color="auto"/>
            <w:bottom w:val="none" w:sz="0" w:space="0" w:color="auto"/>
            <w:right w:val="none" w:sz="0" w:space="0" w:color="auto"/>
          </w:divBdr>
        </w:div>
        <w:div w:id="1226800439">
          <w:marLeft w:val="640"/>
          <w:marRight w:val="0"/>
          <w:marTop w:val="0"/>
          <w:marBottom w:val="0"/>
          <w:divBdr>
            <w:top w:val="none" w:sz="0" w:space="0" w:color="auto"/>
            <w:left w:val="none" w:sz="0" w:space="0" w:color="auto"/>
            <w:bottom w:val="none" w:sz="0" w:space="0" w:color="auto"/>
            <w:right w:val="none" w:sz="0" w:space="0" w:color="auto"/>
          </w:divBdr>
        </w:div>
        <w:div w:id="1510876899">
          <w:marLeft w:val="640"/>
          <w:marRight w:val="0"/>
          <w:marTop w:val="0"/>
          <w:marBottom w:val="0"/>
          <w:divBdr>
            <w:top w:val="none" w:sz="0" w:space="0" w:color="auto"/>
            <w:left w:val="none" w:sz="0" w:space="0" w:color="auto"/>
            <w:bottom w:val="none" w:sz="0" w:space="0" w:color="auto"/>
            <w:right w:val="none" w:sz="0" w:space="0" w:color="auto"/>
          </w:divBdr>
        </w:div>
        <w:div w:id="1727143736">
          <w:marLeft w:val="640"/>
          <w:marRight w:val="0"/>
          <w:marTop w:val="0"/>
          <w:marBottom w:val="0"/>
          <w:divBdr>
            <w:top w:val="none" w:sz="0" w:space="0" w:color="auto"/>
            <w:left w:val="none" w:sz="0" w:space="0" w:color="auto"/>
            <w:bottom w:val="none" w:sz="0" w:space="0" w:color="auto"/>
            <w:right w:val="none" w:sz="0" w:space="0" w:color="auto"/>
          </w:divBdr>
        </w:div>
        <w:div w:id="857156673">
          <w:marLeft w:val="640"/>
          <w:marRight w:val="0"/>
          <w:marTop w:val="0"/>
          <w:marBottom w:val="0"/>
          <w:divBdr>
            <w:top w:val="none" w:sz="0" w:space="0" w:color="auto"/>
            <w:left w:val="none" w:sz="0" w:space="0" w:color="auto"/>
            <w:bottom w:val="none" w:sz="0" w:space="0" w:color="auto"/>
            <w:right w:val="none" w:sz="0" w:space="0" w:color="auto"/>
          </w:divBdr>
        </w:div>
        <w:div w:id="1333289572">
          <w:marLeft w:val="640"/>
          <w:marRight w:val="0"/>
          <w:marTop w:val="0"/>
          <w:marBottom w:val="0"/>
          <w:divBdr>
            <w:top w:val="none" w:sz="0" w:space="0" w:color="auto"/>
            <w:left w:val="none" w:sz="0" w:space="0" w:color="auto"/>
            <w:bottom w:val="none" w:sz="0" w:space="0" w:color="auto"/>
            <w:right w:val="none" w:sz="0" w:space="0" w:color="auto"/>
          </w:divBdr>
        </w:div>
        <w:div w:id="1277755762">
          <w:marLeft w:val="640"/>
          <w:marRight w:val="0"/>
          <w:marTop w:val="0"/>
          <w:marBottom w:val="0"/>
          <w:divBdr>
            <w:top w:val="none" w:sz="0" w:space="0" w:color="auto"/>
            <w:left w:val="none" w:sz="0" w:space="0" w:color="auto"/>
            <w:bottom w:val="none" w:sz="0" w:space="0" w:color="auto"/>
            <w:right w:val="none" w:sz="0" w:space="0" w:color="auto"/>
          </w:divBdr>
        </w:div>
        <w:div w:id="146633539">
          <w:marLeft w:val="640"/>
          <w:marRight w:val="0"/>
          <w:marTop w:val="0"/>
          <w:marBottom w:val="0"/>
          <w:divBdr>
            <w:top w:val="none" w:sz="0" w:space="0" w:color="auto"/>
            <w:left w:val="none" w:sz="0" w:space="0" w:color="auto"/>
            <w:bottom w:val="none" w:sz="0" w:space="0" w:color="auto"/>
            <w:right w:val="none" w:sz="0" w:space="0" w:color="auto"/>
          </w:divBdr>
        </w:div>
        <w:div w:id="226184417">
          <w:marLeft w:val="640"/>
          <w:marRight w:val="0"/>
          <w:marTop w:val="0"/>
          <w:marBottom w:val="0"/>
          <w:divBdr>
            <w:top w:val="none" w:sz="0" w:space="0" w:color="auto"/>
            <w:left w:val="none" w:sz="0" w:space="0" w:color="auto"/>
            <w:bottom w:val="none" w:sz="0" w:space="0" w:color="auto"/>
            <w:right w:val="none" w:sz="0" w:space="0" w:color="auto"/>
          </w:divBdr>
        </w:div>
        <w:div w:id="2140344363">
          <w:marLeft w:val="640"/>
          <w:marRight w:val="0"/>
          <w:marTop w:val="0"/>
          <w:marBottom w:val="0"/>
          <w:divBdr>
            <w:top w:val="none" w:sz="0" w:space="0" w:color="auto"/>
            <w:left w:val="none" w:sz="0" w:space="0" w:color="auto"/>
            <w:bottom w:val="none" w:sz="0" w:space="0" w:color="auto"/>
            <w:right w:val="none" w:sz="0" w:space="0" w:color="auto"/>
          </w:divBdr>
        </w:div>
        <w:div w:id="1409616537">
          <w:marLeft w:val="640"/>
          <w:marRight w:val="0"/>
          <w:marTop w:val="0"/>
          <w:marBottom w:val="0"/>
          <w:divBdr>
            <w:top w:val="none" w:sz="0" w:space="0" w:color="auto"/>
            <w:left w:val="none" w:sz="0" w:space="0" w:color="auto"/>
            <w:bottom w:val="none" w:sz="0" w:space="0" w:color="auto"/>
            <w:right w:val="none" w:sz="0" w:space="0" w:color="auto"/>
          </w:divBdr>
        </w:div>
        <w:div w:id="377434015">
          <w:marLeft w:val="640"/>
          <w:marRight w:val="0"/>
          <w:marTop w:val="0"/>
          <w:marBottom w:val="0"/>
          <w:divBdr>
            <w:top w:val="none" w:sz="0" w:space="0" w:color="auto"/>
            <w:left w:val="none" w:sz="0" w:space="0" w:color="auto"/>
            <w:bottom w:val="none" w:sz="0" w:space="0" w:color="auto"/>
            <w:right w:val="none" w:sz="0" w:space="0" w:color="auto"/>
          </w:divBdr>
        </w:div>
        <w:div w:id="10686822">
          <w:marLeft w:val="640"/>
          <w:marRight w:val="0"/>
          <w:marTop w:val="0"/>
          <w:marBottom w:val="0"/>
          <w:divBdr>
            <w:top w:val="none" w:sz="0" w:space="0" w:color="auto"/>
            <w:left w:val="none" w:sz="0" w:space="0" w:color="auto"/>
            <w:bottom w:val="none" w:sz="0" w:space="0" w:color="auto"/>
            <w:right w:val="none" w:sz="0" w:space="0" w:color="auto"/>
          </w:divBdr>
        </w:div>
        <w:div w:id="271933979">
          <w:marLeft w:val="640"/>
          <w:marRight w:val="0"/>
          <w:marTop w:val="0"/>
          <w:marBottom w:val="0"/>
          <w:divBdr>
            <w:top w:val="none" w:sz="0" w:space="0" w:color="auto"/>
            <w:left w:val="none" w:sz="0" w:space="0" w:color="auto"/>
            <w:bottom w:val="none" w:sz="0" w:space="0" w:color="auto"/>
            <w:right w:val="none" w:sz="0" w:space="0" w:color="auto"/>
          </w:divBdr>
        </w:div>
        <w:div w:id="1329939396">
          <w:marLeft w:val="640"/>
          <w:marRight w:val="0"/>
          <w:marTop w:val="0"/>
          <w:marBottom w:val="0"/>
          <w:divBdr>
            <w:top w:val="none" w:sz="0" w:space="0" w:color="auto"/>
            <w:left w:val="none" w:sz="0" w:space="0" w:color="auto"/>
            <w:bottom w:val="none" w:sz="0" w:space="0" w:color="auto"/>
            <w:right w:val="none" w:sz="0" w:space="0" w:color="auto"/>
          </w:divBdr>
        </w:div>
        <w:div w:id="1266577188">
          <w:marLeft w:val="640"/>
          <w:marRight w:val="0"/>
          <w:marTop w:val="0"/>
          <w:marBottom w:val="0"/>
          <w:divBdr>
            <w:top w:val="none" w:sz="0" w:space="0" w:color="auto"/>
            <w:left w:val="none" w:sz="0" w:space="0" w:color="auto"/>
            <w:bottom w:val="none" w:sz="0" w:space="0" w:color="auto"/>
            <w:right w:val="none" w:sz="0" w:space="0" w:color="auto"/>
          </w:divBdr>
        </w:div>
        <w:div w:id="1328510583">
          <w:marLeft w:val="640"/>
          <w:marRight w:val="0"/>
          <w:marTop w:val="0"/>
          <w:marBottom w:val="0"/>
          <w:divBdr>
            <w:top w:val="none" w:sz="0" w:space="0" w:color="auto"/>
            <w:left w:val="none" w:sz="0" w:space="0" w:color="auto"/>
            <w:bottom w:val="none" w:sz="0" w:space="0" w:color="auto"/>
            <w:right w:val="none" w:sz="0" w:space="0" w:color="auto"/>
          </w:divBdr>
        </w:div>
        <w:div w:id="1344438261">
          <w:marLeft w:val="640"/>
          <w:marRight w:val="0"/>
          <w:marTop w:val="0"/>
          <w:marBottom w:val="0"/>
          <w:divBdr>
            <w:top w:val="none" w:sz="0" w:space="0" w:color="auto"/>
            <w:left w:val="none" w:sz="0" w:space="0" w:color="auto"/>
            <w:bottom w:val="none" w:sz="0" w:space="0" w:color="auto"/>
            <w:right w:val="none" w:sz="0" w:space="0" w:color="auto"/>
          </w:divBdr>
        </w:div>
        <w:div w:id="68843178">
          <w:marLeft w:val="640"/>
          <w:marRight w:val="0"/>
          <w:marTop w:val="0"/>
          <w:marBottom w:val="0"/>
          <w:divBdr>
            <w:top w:val="none" w:sz="0" w:space="0" w:color="auto"/>
            <w:left w:val="none" w:sz="0" w:space="0" w:color="auto"/>
            <w:bottom w:val="none" w:sz="0" w:space="0" w:color="auto"/>
            <w:right w:val="none" w:sz="0" w:space="0" w:color="auto"/>
          </w:divBdr>
        </w:div>
        <w:div w:id="1994946281">
          <w:marLeft w:val="640"/>
          <w:marRight w:val="0"/>
          <w:marTop w:val="0"/>
          <w:marBottom w:val="0"/>
          <w:divBdr>
            <w:top w:val="none" w:sz="0" w:space="0" w:color="auto"/>
            <w:left w:val="none" w:sz="0" w:space="0" w:color="auto"/>
            <w:bottom w:val="none" w:sz="0" w:space="0" w:color="auto"/>
            <w:right w:val="none" w:sz="0" w:space="0" w:color="auto"/>
          </w:divBdr>
        </w:div>
        <w:div w:id="1723357905">
          <w:marLeft w:val="640"/>
          <w:marRight w:val="0"/>
          <w:marTop w:val="0"/>
          <w:marBottom w:val="0"/>
          <w:divBdr>
            <w:top w:val="none" w:sz="0" w:space="0" w:color="auto"/>
            <w:left w:val="none" w:sz="0" w:space="0" w:color="auto"/>
            <w:bottom w:val="none" w:sz="0" w:space="0" w:color="auto"/>
            <w:right w:val="none" w:sz="0" w:space="0" w:color="auto"/>
          </w:divBdr>
        </w:div>
        <w:div w:id="713771285">
          <w:marLeft w:val="640"/>
          <w:marRight w:val="0"/>
          <w:marTop w:val="0"/>
          <w:marBottom w:val="0"/>
          <w:divBdr>
            <w:top w:val="none" w:sz="0" w:space="0" w:color="auto"/>
            <w:left w:val="none" w:sz="0" w:space="0" w:color="auto"/>
            <w:bottom w:val="none" w:sz="0" w:space="0" w:color="auto"/>
            <w:right w:val="none" w:sz="0" w:space="0" w:color="auto"/>
          </w:divBdr>
        </w:div>
        <w:div w:id="1173448083">
          <w:marLeft w:val="640"/>
          <w:marRight w:val="0"/>
          <w:marTop w:val="0"/>
          <w:marBottom w:val="0"/>
          <w:divBdr>
            <w:top w:val="none" w:sz="0" w:space="0" w:color="auto"/>
            <w:left w:val="none" w:sz="0" w:space="0" w:color="auto"/>
            <w:bottom w:val="none" w:sz="0" w:space="0" w:color="auto"/>
            <w:right w:val="none" w:sz="0" w:space="0" w:color="auto"/>
          </w:divBdr>
        </w:div>
        <w:div w:id="1778216180">
          <w:marLeft w:val="640"/>
          <w:marRight w:val="0"/>
          <w:marTop w:val="0"/>
          <w:marBottom w:val="0"/>
          <w:divBdr>
            <w:top w:val="none" w:sz="0" w:space="0" w:color="auto"/>
            <w:left w:val="none" w:sz="0" w:space="0" w:color="auto"/>
            <w:bottom w:val="none" w:sz="0" w:space="0" w:color="auto"/>
            <w:right w:val="none" w:sz="0" w:space="0" w:color="auto"/>
          </w:divBdr>
        </w:div>
        <w:div w:id="1711806980">
          <w:marLeft w:val="640"/>
          <w:marRight w:val="0"/>
          <w:marTop w:val="0"/>
          <w:marBottom w:val="0"/>
          <w:divBdr>
            <w:top w:val="none" w:sz="0" w:space="0" w:color="auto"/>
            <w:left w:val="none" w:sz="0" w:space="0" w:color="auto"/>
            <w:bottom w:val="none" w:sz="0" w:space="0" w:color="auto"/>
            <w:right w:val="none" w:sz="0" w:space="0" w:color="auto"/>
          </w:divBdr>
        </w:div>
        <w:div w:id="481119616">
          <w:marLeft w:val="640"/>
          <w:marRight w:val="0"/>
          <w:marTop w:val="0"/>
          <w:marBottom w:val="0"/>
          <w:divBdr>
            <w:top w:val="none" w:sz="0" w:space="0" w:color="auto"/>
            <w:left w:val="none" w:sz="0" w:space="0" w:color="auto"/>
            <w:bottom w:val="none" w:sz="0" w:space="0" w:color="auto"/>
            <w:right w:val="none" w:sz="0" w:space="0" w:color="auto"/>
          </w:divBdr>
        </w:div>
        <w:div w:id="1238905534">
          <w:marLeft w:val="640"/>
          <w:marRight w:val="0"/>
          <w:marTop w:val="0"/>
          <w:marBottom w:val="0"/>
          <w:divBdr>
            <w:top w:val="none" w:sz="0" w:space="0" w:color="auto"/>
            <w:left w:val="none" w:sz="0" w:space="0" w:color="auto"/>
            <w:bottom w:val="none" w:sz="0" w:space="0" w:color="auto"/>
            <w:right w:val="none" w:sz="0" w:space="0" w:color="auto"/>
          </w:divBdr>
        </w:div>
        <w:div w:id="851577097">
          <w:marLeft w:val="640"/>
          <w:marRight w:val="0"/>
          <w:marTop w:val="0"/>
          <w:marBottom w:val="0"/>
          <w:divBdr>
            <w:top w:val="none" w:sz="0" w:space="0" w:color="auto"/>
            <w:left w:val="none" w:sz="0" w:space="0" w:color="auto"/>
            <w:bottom w:val="none" w:sz="0" w:space="0" w:color="auto"/>
            <w:right w:val="none" w:sz="0" w:space="0" w:color="auto"/>
          </w:divBdr>
        </w:div>
        <w:div w:id="459031703">
          <w:marLeft w:val="640"/>
          <w:marRight w:val="0"/>
          <w:marTop w:val="0"/>
          <w:marBottom w:val="0"/>
          <w:divBdr>
            <w:top w:val="none" w:sz="0" w:space="0" w:color="auto"/>
            <w:left w:val="none" w:sz="0" w:space="0" w:color="auto"/>
            <w:bottom w:val="none" w:sz="0" w:space="0" w:color="auto"/>
            <w:right w:val="none" w:sz="0" w:space="0" w:color="auto"/>
          </w:divBdr>
        </w:div>
        <w:div w:id="1621185700">
          <w:marLeft w:val="640"/>
          <w:marRight w:val="0"/>
          <w:marTop w:val="0"/>
          <w:marBottom w:val="0"/>
          <w:divBdr>
            <w:top w:val="none" w:sz="0" w:space="0" w:color="auto"/>
            <w:left w:val="none" w:sz="0" w:space="0" w:color="auto"/>
            <w:bottom w:val="none" w:sz="0" w:space="0" w:color="auto"/>
            <w:right w:val="none" w:sz="0" w:space="0" w:color="auto"/>
          </w:divBdr>
        </w:div>
        <w:div w:id="1194615872">
          <w:marLeft w:val="640"/>
          <w:marRight w:val="0"/>
          <w:marTop w:val="0"/>
          <w:marBottom w:val="0"/>
          <w:divBdr>
            <w:top w:val="none" w:sz="0" w:space="0" w:color="auto"/>
            <w:left w:val="none" w:sz="0" w:space="0" w:color="auto"/>
            <w:bottom w:val="none" w:sz="0" w:space="0" w:color="auto"/>
            <w:right w:val="none" w:sz="0" w:space="0" w:color="auto"/>
          </w:divBdr>
        </w:div>
        <w:div w:id="338704478">
          <w:marLeft w:val="640"/>
          <w:marRight w:val="0"/>
          <w:marTop w:val="0"/>
          <w:marBottom w:val="0"/>
          <w:divBdr>
            <w:top w:val="none" w:sz="0" w:space="0" w:color="auto"/>
            <w:left w:val="none" w:sz="0" w:space="0" w:color="auto"/>
            <w:bottom w:val="none" w:sz="0" w:space="0" w:color="auto"/>
            <w:right w:val="none" w:sz="0" w:space="0" w:color="auto"/>
          </w:divBdr>
        </w:div>
        <w:div w:id="1999533008">
          <w:marLeft w:val="640"/>
          <w:marRight w:val="0"/>
          <w:marTop w:val="0"/>
          <w:marBottom w:val="0"/>
          <w:divBdr>
            <w:top w:val="none" w:sz="0" w:space="0" w:color="auto"/>
            <w:left w:val="none" w:sz="0" w:space="0" w:color="auto"/>
            <w:bottom w:val="none" w:sz="0" w:space="0" w:color="auto"/>
            <w:right w:val="none" w:sz="0" w:space="0" w:color="auto"/>
          </w:divBdr>
        </w:div>
        <w:div w:id="509881161">
          <w:marLeft w:val="640"/>
          <w:marRight w:val="0"/>
          <w:marTop w:val="0"/>
          <w:marBottom w:val="0"/>
          <w:divBdr>
            <w:top w:val="none" w:sz="0" w:space="0" w:color="auto"/>
            <w:left w:val="none" w:sz="0" w:space="0" w:color="auto"/>
            <w:bottom w:val="none" w:sz="0" w:space="0" w:color="auto"/>
            <w:right w:val="none" w:sz="0" w:space="0" w:color="auto"/>
          </w:divBdr>
        </w:div>
        <w:div w:id="326784038">
          <w:marLeft w:val="640"/>
          <w:marRight w:val="0"/>
          <w:marTop w:val="0"/>
          <w:marBottom w:val="0"/>
          <w:divBdr>
            <w:top w:val="none" w:sz="0" w:space="0" w:color="auto"/>
            <w:left w:val="none" w:sz="0" w:space="0" w:color="auto"/>
            <w:bottom w:val="none" w:sz="0" w:space="0" w:color="auto"/>
            <w:right w:val="none" w:sz="0" w:space="0" w:color="auto"/>
          </w:divBdr>
        </w:div>
      </w:divsChild>
    </w:div>
    <w:div w:id="1608079284">
      <w:bodyDiv w:val="1"/>
      <w:marLeft w:val="0"/>
      <w:marRight w:val="0"/>
      <w:marTop w:val="0"/>
      <w:marBottom w:val="0"/>
      <w:divBdr>
        <w:top w:val="none" w:sz="0" w:space="0" w:color="auto"/>
        <w:left w:val="none" w:sz="0" w:space="0" w:color="auto"/>
        <w:bottom w:val="none" w:sz="0" w:space="0" w:color="auto"/>
        <w:right w:val="none" w:sz="0" w:space="0" w:color="auto"/>
      </w:divBdr>
      <w:divsChild>
        <w:div w:id="416024809">
          <w:marLeft w:val="640"/>
          <w:marRight w:val="0"/>
          <w:marTop w:val="0"/>
          <w:marBottom w:val="0"/>
          <w:divBdr>
            <w:top w:val="none" w:sz="0" w:space="0" w:color="auto"/>
            <w:left w:val="none" w:sz="0" w:space="0" w:color="auto"/>
            <w:bottom w:val="none" w:sz="0" w:space="0" w:color="auto"/>
            <w:right w:val="none" w:sz="0" w:space="0" w:color="auto"/>
          </w:divBdr>
        </w:div>
        <w:div w:id="1702313966">
          <w:marLeft w:val="640"/>
          <w:marRight w:val="0"/>
          <w:marTop w:val="0"/>
          <w:marBottom w:val="0"/>
          <w:divBdr>
            <w:top w:val="none" w:sz="0" w:space="0" w:color="auto"/>
            <w:left w:val="none" w:sz="0" w:space="0" w:color="auto"/>
            <w:bottom w:val="none" w:sz="0" w:space="0" w:color="auto"/>
            <w:right w:val="none" w:sz="0" w:space="0" w:color="auto"/>
          </w:divBdr>
        </w:div>
        <w:div w:id="780075475">
          <w:marLeft w:val="640"/>
          <w:marRight w:val="0"/>
          <w:marTop w:val="0"/>
          <w:marBottom w:val="0"/>
          <w:divBdr>
            <w:top w:val="none" w:sz="0" w:space="0" w:color="auto"/>
            <w:left w:val="none" w:sz="0" w:space="0" w:color="auto"/>
            <w:bottom w:val="none" w:sz="0" w:space="0" w:color="auto"/>
            <w:right w:val="none" w:sz="0" w:space="0" w:color="auto"/>
          </w:divBdr>
        </w:div>
        <w:div w:id="97603569">
          <w:marLeft w:val="640"/>
          <w:marRight w:val="0"/>
          <w:marTop w:val="0"/>
          <w:marBottom w:val="0"/>
          <w:divBdr>
            <w:top w:val="none" w:sz="0" w:space="0" w:color="auto"/>
            <w:left w:val="none" w:sz="0" w:space="0" w:color="auto"/>
            <w:bottom w:val="none" w:sz="0" w:space="0" w:color="auto"/>
            <w:right w:val="none" w:sz="0" w:space="0" w:color="auto"/>
          </w:divBdr>
        </w:div>
        <w:div w:id="1826044932">
          <w:marLeft w:val="640"/>
          <w:marRight w:val="0"/>
          <w:marTop w:val="0"/>
          <w:marBottom w:val="0"/>
          <w:divBdr>
            <w:top w:val="none" w:sz="0" w:space="0" w:color="auto"/>
            <w:left w:val="none" w:sz="0" w:space="0" w:color="auto"/>
            <w:bottom w:val="none" w:sz="0" w:space="0" w:color="auto"/>
            <w:right w:val="none" w:sz="0" w:space="0" w:color="auto"/>
          </w:divBdr>
        </w:div>
        <w:div w:id="149758013">
          <w:marLeft w:val="640"/>
          <w:marRight w:val="0"/>
          <w:marTop w:val="0"/>
          <w:marBottom w:val="0"/>
          <w:divBdr>
            <w:top w:val="none" w:sz="0" w:space="0" w:color="auto"/>
            <w:left w:val="none" w:sz="0" w:space="0" w:color="auto"/>
            <w:bottom w:val="none" w:sz="0" w:space="0" w:color="auto"/>
            <w:right w:val="none" w:sz="0" w:space="0" w:color="auto"/>
          </w:divBdr>
        </w:div>
        <w:div w:id="1267929971">
          <w:marLeft w:val="640"/>
          <w:marRight w:val="0"/>
          <w:marTop w:val="0"/>
          <w:marBottom w:val="0"/>
          <w:divBdr>
            <w:top w:val="none" w:sz="0" w:space="0" w:color="auto"/>
            <w:left w:val="none" w:sz="0" w:space="0" w:color="auto"/>
            <w:bottom w:val="none" w:sz="0" w:space="0" w:color="auto"/>
            <w:right w:val="none" w:sz="0" w:space="0" w:color="auto"/>
          </w:divBdr>
        </w:div>
        <w:div w:id="999893613">
          <w:marLeft w:val="640"/>
          <w:marRight w:val="0"/>
          <w:marTop w:val="0"/>
          <w:marBottom w:val="0"/>
          <w:divBdr>
            <w:top w:val="none" w:sz="0" w:space="0" w:color="auto"/>
            <w:left w:val="none" w:sz="0" w:space="0" w:color="auto"/>
            <w:bottom w:val="none" w:sz="0" w:space="0" w:color="auto"/>
            <w:right w:val="none" w:sz="0" w:space="0" w:color="auto"/>
          </w:divBdr>
        </w:div>
        <w:div w:id="605844827">
          <w:marLeft w:val="640"/>
          <w:marRight w:val="0"/>
          <w:marTop w:val="0"/>
          <w:marBottom w:val="0"/>
          <w:divBdr>
            <w:top w:val="none" w:sz="0" w:space="0" w:color="auto"/>
            <w:left w:val="none" w:sz="0" w:space="0" w:color="auto"/>
            <w:bottom w:val="none" w:sz="0" w:space="0" w:color="auto"/>
            <w:right w:val="none" w:sz="0" w:space="0" w:color="auto"/>
          </w:divBdr>
        </w:div>
        <w:div w:id="1291477259">
          <w:marLeft w:val="640"/>
          <w:marRight w:val="0"/>
          <w:marTop w:val="0"/>
          <w:marBottom w:val="0"/>
          <w:divBdr>
            <w:top w:val="none" w:sz="0" w:space="0" w:color="auto"/>
            <w:left w:val="none" w:sz="0" w:space="0" w:color="auto"/>
            <w:bottom w:val="none" w:sz="0" w:space="0" w:color="auto"/>
            <w:right w:val="none" w:sz="0" w:space="0" w:color="auto"/>
          </w:divBdr>
        </w:div>
        <w:div w:id="145823385">
          <w:marLeft w:val="640"/>
          <w:marRight w:val="0"/>
          <w:marTop w:val="0"/>
          <w:marBottom w:val="0"/>
          <w:divBdr>
            <w:top w:val="none" w:sz="0" w:space="0" w:color="auto"/>
            <w:left w:val="none" w:sz="0" w:space="0" w:color="auto"/>
            <w:bottom w:val="none" w:sz="0" w:space="0" w:color="auto"/>
            <w:right w:val="none" w:sz="0" w:space="0" w:color="auto"/>
          </w:divBdr>
        </w:div>
        <w:div w:id="146476914">
          <w:marLeft w:val="640"/>
          <w:marRight w:val="0"/>
          <w:marTop w:val="0"/>
          <w:marBottom w:val="0"/>
          <w:divBdr>
            <w:top w:val="none" w:sz="0" w:space="0" w:color="auto"/>
            <w:left w:val="none" w:sz="0" w:space="0" w:color="auto"/>
            <w:bottom w:val="none" w:sz="0" w:space="0" w:color="auto"/>
            <w:right w:val="none" w:sz="0" w:space="0" w:color="auto"/>
          </w:divBdr>
        </w:div>
        <w:div w:id="329646133">
          <w:marLeft w:val="640"/>
          <w:marRight w:val="0"/>
          <w:marTop w:val="0"/>
          <w:marBottom w:val="0"/>
          <w:divBdr>
            <w:top w:val="none" w:sz="0" w:space="0" w:color="auto"/>
            <w:left w:val="none" w:sz="0" w:space="0" w:color="auto"/>
            <w:bottom w:val="none" w:sz="0" w:space="0" w:color="auto"/>
            <w:right w:val="none" w:sz="0" w:space="0" w:color="auto"/>
          </w:divBdr>
        </w:div>
        <w:div w:id="13306281">
          <w:marLeft w:val="640"/>
          <w:marRight w:val="0"/>
          <w:marTop w:val="0"/>
          <w:marBottom w:val="0"/>
          <w:divBdr>
            <w:top w:val="none" w:sz="0" w:space="0" w:color="auto"/>
            <w:left w:val="none" w:sz="0" w:space="0" w:color="auto"/>
            <w:bottom w:val="none" w:sz="0" w:space="0" w:color="auto"/>
            <w:right w:val="none" w:sz="0" w:space="0" w:color="auto"/>
          </w:divBdr>
        </w:div>
        <w:div w:id="616762208">
          <w:marLeft w:val="640"/>
          <w:marRight w:val="0"/>
          <w:marTop w:val="0"/>
          <w:marBottom w:val="0"/>
          <w:divBdr>
            <w:top w:val="none" w:sz="0" w:space="0" w:color="auto"/>
            <w:left w:val="none" w:sz="0" w:space="0" w:color="auto"/>
            <w:bottom w:val="none" w:sz="0" w:space="0" w:color="auto"/>
            <w:right w:val="none" w:sz="0" w:space="0" w:color="auto"/>
          </w:divBdr>
        </w:div>
        <w:div w:id="2040275809">
          <w:marLeft w:val="640"/>
          <w:marRight w:val="0"/>
          <w:marTop w:val="0"/>
          <w:marBottom w:val="0"/>
          <w:divBdr>
            <w:top w:val="none" w:sz="0" w:space="0" w:color="auto"/>
            <w:left w:val="none" w:sz="0" w:space="0" w:color="auto"/>
            <w:bottom w:val="none" w:sz="0" w:space="0" w:color="auto"/>
            <w:right w:val="none" w:sz="0" w:space="0" w:color="auto"/>
          </w:divBdr>
        </w:div>
        <w:div w:id="1421371794">
          <w:marLeft w:val="640"/>
          <w:marRight w:val="0"/>
          <w:marTop w:val="0"/>
          <w:marBottom w:val="0"/>
          <w:divBdr>
            <w:top w:val="none" w:sz="0" w:space="0" w:color="auto"/>
            <w:left w:val="none" w:sz="0" w:space="0" w:color="auto"/>
            <w:bottom w:val="none" w:sz="0" w:space="0" w:color="auto"/>
            <w:right w:val="none" w:sz="0" w:space="0" w:color="auto"/>
          </w:divBdr>
        </w:div>
        <w:div w:id="543635994">
          <w:marLeft w:val="640"/>
          <w:marRight w:val="0"/>
          <w:marTop w:val="0"/>
          <w:marBottom w:val="0"/>
          <w:divBdr>
            <w:top w:val="none" w:sz="0" w:space="0" w:color="auto"/>
            <w:left w:val="none" w:sz="0" w:space="0" w:color="auto"/>
            <w:bottom w:val="none" w:sz="0" w:space="0" w:color="auto"/>
            <w:right w:val="none" w:sz="0" w:space="0" w:color="auto"/>
          </w:divBdr>
        </w:div>
        <w:div w:id="429130659">
          <w:marLeft w:val="640"/>
          <w:marRight w:val="0"/>
          <w:marTop w:val="0"/>
          <w:marBottom w:val="0"/>
          <w:divBdr>
            <w:top w:val="none" w:sz="0" w:space="0" w:color="auto"/>
            <w:left w:val="none" w:sz="0" w:space="0" w:color="auto"/>
            <w:bottom w:val="none" w:sz="0" w:space="0" w:color="auto"/>
            <w:right w:val="none" w:sz="0" w:space="0" w:color="auto"/>
          </w:divBdr>
        </w:div>
        <w:div w:id="480656195">
          <w:marLeft w:val="640"/>
          <w:marRight w:val="0"/>
          <w:marTop w:val="0"/>
          <w:marBottom w:val="0"/>
          <w:divBdr>
            <w:top w:val="none" w:sz="0" w:space="0" w:color="auto"/>
            <w:left w:val="none" w:sz="0" w:space="0" w:color="auto"/>
            <w:bottom w:val="none" w:sz="0" w:space="0" w:color="auto"/>
            <w:right w:val="none" w:sz="0" w:space="0" w:color="auto"/>
          </w:divBdr>
        </w:div>
        <w:div w:id="428426405">
          <w:marLeft w:val="640"/>
          <w:marRight w:val="0"/>
          <w:marTop w:val="0"/>
          <w:marBottom w:val="0"/>
          <w:divBdr>
            <w:top w:val="none" w:sz="0" w:space="0" w:color="auto"/>
            <w:left w:val="none" w:sz="0" w:space="0" w:color="auto"/>
            <w:bottom w:val="none" w:sz="0" w:space="0" w:color="auto"/>
            <w:right w:val="none" w:sz="0" w:space="0" w:color="auto"/>
          </w:divBdr>
        </w:div>
        <w:div w:id="2073112783">
          <w:marLeft w:val="640"/>
          <w:marRight w:val="0"/>
          <w:marTop w:val="0"/>
          <w:marBottom w:val="0"/>
          <w:divBdr>
            <w:top w:val="none" w:sz="0" w:space="0" w:color="auto"/>
            <w:left w:val="none" w:sz="0" w:space="0" w:color="auto"/>
            <w:bottom w:val="none" w:sz="0" w:space="0" w:color="auto"/>
            <w:right w:val="none" w:sz="0" w:space="0" w:color="auto"/>
          </w:divBdr>
        </w:div>
        <w:div w:id="514199724">
          <w:marLeft w:val="640"/>
          <w:marRight w:val="0"/>
          <w:marTop w:val="0"/>
          <w:marBottom w:val="0"/>
          <w:divBdr>
            <w:top w:val="none" w:sz="0" w:space="0" w:color="auto"/>
            <w:left w:val="none" w:sz="0" w:space="0" w:color="auto"/>
            <w:bottom w:val="none" w:sz="0" w:space="0" w:color="auto"/>
            <w:right w:val="none" w:sz="0" w:space="0" w:color="auto"/>
          </w:divBdr>
        </w:div>
        <w:div w:id="486946681">
          <w:marLeft w:val="640"/>
          <w:marRight w:val="0"/>
          <w:marTop w:val="0"/>
          <w:marBottom w:val="0"/>
          <w:divBdr>
            <w:top w:val="none" w:sz="0" w:space="0" w:color="auto"/>
            <w:left w:val="none" w:sz="0" w:space="0" w:color="auto"/>
            <w:bottom w:val="none" w:sz="0" w:space="0" w:color="auto"/>
            <w:right w:val="none" w:sz="0" w:space="0" w:color="auto"/>
          </w:divBdr>
        </w:div>
        <w:div w:id="636447046">
          <w:marLeft w:val="640"/>
          <w:marRight w:val="0"/>
          <w:marTop w:val="0"/>
          <w:marBottom w:val="0"/>
          <w:divBdr>
            <w:top w:val="none" w:sz="0" w:space="0" w:color="auto"/>
            <w:left w:val="none" w:sz="0" w:space="0" w:color="auto"/>
            <w:bottom w:val="none" w:sz="0" w:space="0" w:color="auto"/>
            <w:right w:val="none" w:sz="0" w:space="0" w:color="auto"/>
          </w:divBdr>
        </w:div>
        <w:div w:id="1504663069">
          <w:marLeft w:val="640"/>
          <w:marRight w:val="0"/>
          <w:marTop w:val="0"/>
          <w:marBottom w:val="0"/>
          <w:divBdr>
            <w:top w:val="none" w:sz="0" w:space="0" w:color="auto"/>
            <w:left w:val="none" w:sz="0" w:space="0" w:color="auto"/>
            <w:bottom w:val="none" w:sz="0" w:space="0" w:color="auto"/>
            <w:right w:val="none" w:sz="0" w:space="0" w:color="auto"/>
          </w:divBdr>
        </w:div>
        <w:div w:id="944577708">
          <w:marLeft w:val="640"/>
          <w:marRight w:val="0"/>
          <w:marTop w:val="0"/>
          <w:marBottom w:val="0"/>
          <w:divBdr>
            <w:top w:val="none" w:sz="0" w:space="0" w:color="auto"/>
            <w:left w:val="none" w:sz="0" w:space="0" w:color="auto"/>
            <w:bottom w:val="none" w:sz="0" w:space="0" w:color="auto"/>
            <w:right w:val="none" w:sz="0" w:space="0" w:color="auto"/>
          </w:divBdr>
        </w:div>
        <w:div w:id="357705561">
          <w:marLeft w:val="640"/>
          <w:marRight w:val="0"/>
          <w:marTop w:val="0"/>
          <w:marBottom w:val="0"/>
          <w:divBdr>
            <w:top w:val="none" w:sz="0" w:space="0" w:color="auto"/>
            <w:left w:val="none" w:sz="0" w:space="0" w:color="auto"/>
            <w:bottom w:val="none" w:sz="0" w:space="0" w:color="auto"/>
            <w:right w:val="none" w:sz="0" w:space="0" w:color="auto"/>
          </w:divBdr>
        </w:div>
        <w:div w:id="441844524">
          <w:marLeft w:val="640"/>
          <w:marRight w:val="0"/>
          <w:marTop w:val="0"/>
          <w:marBottom w:val="0"/>
          <w:divBdr>
            <w:top w:val="none" w:sz="0" w:space="0" w:color="auto"/>
            <w:left w:val="none" w:sz="0" w:space="0" w:color="auto"/>
            <w:bottom w:val="none" w:sz="0" w:space="0" w:color="auto"/>
            <w:right w:val="none" w:sz="0" w:space="0" w:color="auto"/>
          </w:divBdr>
        </w:div>
        <w:div w:id="1039428003">
          <w:marLeft w:val="640"/>
          <w:marRight w:val="0"/>
          <w:marTop w:val="0"/>
          <w:marBottom w:val="0"/>
          <w:divBdr>
            <w:top w:val="none" w:sz="0" w:space="0" w:color="auto"/>
            <w:left w:val="none" w:sz="0" w:space="0" w:color="auto"/>
            <w:bottom w:val="none" w:sz="0" w:space="0" w:color="auto"/>
            <w:right w:val="none" w:sz="0" w:space="0" w:color="auto"/>
          </w:divBdr>
        </w:div>
        <w:div w:id="1032267705">
          <w:marLeft w:val="640"/>
          <w:marRight w:val="0"/>
          <w:marTop w:val="0"/>
          <w:marBottom w:val="0"/>
          <w:divBdr>
            <w:top w:val="none" w:sz="0" w:space="0" w:color="auto"/>
            <w:left w:val="none" w:sz="0" w:space="0" w:color="auto"/>
            <w:bottom w:val="none" w:sz="0" w:space="0" w:color="auto"/>
            <w:right w:val="none" w:sz="0" w:space="0" w:color="auto"/>
          </w:divBdr>
        </w:div>
        <w:div w:id="46414120">
          <w:marLeft w:val="640"/>
          <w:marRight w:val="0"/>
          <w:marTop w:val="0"/>
          <w:marBottom w:val="0"/>
          <w:divBdr>
            <w:top w:val="none" w:sz="0" w:space="0" w:color="auto"/>
            <w:left w:val="none" w:sz="0" w:space="0" w:color="auto"/>
            <w:bottom w:val="none" w:sz="0" w:space="0" w:color="auto"/>
            <w:right w:val="none" w:sz="0" w:space="0" w:color="auto"/>
          </w:divBdr>
        </w:div>
        <w:div w:id="1204755678">
          <w:marLeft w:val="640"/>
          <w:marRight w:val="0"/>
          <w:marTop w:val="0"/>
          <w:marBottom w:val="0"/>
          <w:divBdr>
            <w:top w:val="none" w:sz="0" w:space="0" w:color="auto"/>
            <w:left w:val="none" w:sz="0" w:space="0" w:color="auto"/>
            <w:bottom w:val="none" w:sz="0" w:space="0" w:color="auto"/>
            <w:right w:val="none" w:sz="0" w:space="0" w:color="auto"/>
          </w:divBdr>
        </w:div>
        <w:div w:id="2003467752">
          <w:marLeft w:val="640"/>
          <w:marRight w:val="0"/>
          <w:marTop w:val="0"/>
          <w:marBottom w:val="0"/>
          <w:divBdr>
            <w:top w:val="none" w:sz="0" w:space="0" w:color="auto"/>
            <w:left w:val="none" w:sz="0" w:space="0" w:color="auto"/>
            <w:bottom w:val="none" w:sz="0" w:space="0" w:color="auto"/>
            <w:right w:val="none" w:sz="0" w:space="0" w:color="auto"/>
          </w:divBdr>
        </w:div>
        <w:div w:id="1590894154">
          <w:marLeft w:val="640"/>
          <w:marRight w:val="0"/>
          <w:marTop w:val="0"/>
          <w:marBottom w:val="0"/>
          <w:divBdr>
            <w:top w:val="none" w:sz="0" w:space="0" w:color="auto"/>
            <w:left w:val="none" w:sz="0" w:space="0" w:color="auto"/>
            <w:bottom w:val="none" w:sz="0" w:space="0" w:color="auto"/>
            <w:right w:val="none" w:sz="0" w:space="0" w:color="auto"/>
          </w:divBdr>
        </w:div>
        <w:div w:id="412048226">
          <w:marLeft w:val="640"/>
          <w:marRight w:val="0"/>
          <w:marTop w:val="0"/>
          <w:marBottom w:val="0"/>
          <w:divBdr>
            <w:top w:val="none" w:sz="0" w:space="0" w:color="auto"/>
            <w:left w:val="none" w:sz="0" w:space="0" w:color="auto"/>
            <w:bottom w:val="none" w:sz="0" w:space="0" w:color="auto"/>
            <w:right w:val="none" w:sz="0" w:space="0" w:color="auto"/>
          </w:divBdr>
        </w:div>
        <w:div w:id="1434323712">
          <w:marLeft w:val="640"/>
          <w:marRight w:val="0"/>
          <w:marTop w:val="0"/>
          <w:marBottom w:val="0"/>
          <w:divBdr>
            <w:top w:val="none" w:sz="0" w:space="0" w:color="auto"/>
            <w:left w:val="none" w:sz="0" w:space="0" w:color="auto"/>
            <w:bottom w:val="none" w:sz="0" w:space="0" w:color="auto"/>
            <w:right w:val="none" w:sz="0" w:space="0" w:color="auto"/>
          </w:divBdr>
        </w:div>
        <w:div w:id="2031296763">
          <w:marLeft w:val="640"/>
          <w:marRight w:val="0"/>
          <w:marTop w:val="0"/>
          <w:marBottom w:val="0"/>
          <w:divBdr>
            <w:top w:val="none" w:sz="0" w:space="0" w:color="auto"/>
            <w:left w:val="none" w:sz="0" w:space="0" w:color="auto"/>
            <w:bottom w:val="none" w:sz="0" w:space="0" w:color="auto"/>
            <w:right w:val="none" w:sz="0" w:space="0" w:color="auto"/>
          </w:divBdr>
        </w:div>
        <w:div w:id="1525090653">
          <w:marLeft w:val="640"/>
          <w:marRight w:val="0"/>
          <w:marTop w:val="0"/>
          <w:marBottom w:val="0"/>
          <w:divBdr>
            <w:top w:val="none" w:sz="0" w:space="0" w:color="auto"/>
            <w:left w:val="none" w:sz="0" w:space="0" w:color="auto"/>
            <w:bottom w:val="none" w:sz="0" w:space="0" w:color="auto"/>
            <w:right w:val="none" w:sz="0" w:space="0" w:color="auto"/>
          </w:divBdr>
        </w:div>
        <w:div w:id="786386764">
          <w:marLeft w:val="640"/>
          <w:marRight w:val="0"/>
          <w:marTop w:val="0"/>
          <w:marBottom w:val="0"/>
          <w:divBdr>
            <w:top w:val="none" w:sz="0" w:space="0" w:color="auto"/>
            <w:left w:val="none" w:sz="0" w:space="0" w:color="auto"/>
            <w:bottom w:val="none" w:sz="0" w:space="0" w:color="auto"/>
            <w:right w:val="none" w:sz="0" w:space="0" w:color="auto"/>
          </w:divBdr>
        </w:div>
        <w:div w:id="782922730">
          <w:marLeft w:val="640"/>
          <w:marRight w:val="0"/>
          <w:marTop w:val="0"/>
          <w:marBottom w:val="0"/>
          <w:divBdr>
            <w:top w:val="none" w:sz="0" w:space="0" w:color="auto"/>
            <w:left w:val="none" w:sz="0" w:space="0" w:color="auto"/>
            <w:bottom w:val="none" w:sz="0" w:space="0" w:color="auto"/>
            <w:right w:val="none" w:sz="0" w:space="0" w:color="auto"/>
          </w:divBdr>
        </w:div>
        <w:div w:id="331103361">
          <w:marLeft w:val="640"/>
          <w:marRight w:val="0"/>
          <w:marTop w:val="0"/>
          <w:marBottom w:val="0"/>
          <w:divBdr>
            <w:top w:val="none" w:sz="0" w:space="0" w:color="auto"/>
            <w:left w:val="none" w:sz="0" w:space="0" w:color="auto"/>
            <w:bottom w:val="none" w:sz="0" w:space="0" w:color="auto"/>
            <w:right w:val="none" w:sz="0" w:space="0" w:color="auto"/>
          </w:divBdr>
        </w:div>
        <w:div w:id="1021514817">
          <w:marLeft w:val="640"/>
          <w:marRight w:val="0"/>
          <w:marTop w:val="0"/>
          <w:marBottom w:val="0"/>
          <w:divBdr>
            <w:top w:val="none" w:sz="0" w:space="0" w:color="auto"/>
            <w:left w:val="none" w:sz="0" w:space="0" w:color="auto"/>
            <w:bottom w:val="none" w:sz="0" w:space="0" w:color="auto"/>
            <w:right w:val="none" w:sz="0" w:space="0" w:color="auto"/>
          </w:divBdr>
        </w:div>
        <w:div w:id="565923112">
          <w:marLeft w:val="640"/>
          <w:marRight w:val="0"/>
          <w:marTop w:val="0"/>
          <w:marBottom w:val="0"/>
          <w:divBdr>
            <w:top w:val="none" w:sz="0" w:space="0" w:color="auto"/>
            <w:left w:val="none" w:sz="0" w:space="0" w:color="auto"/>
            <w:bottom w:val="none" w:sz="0" w:space="0" w:color="auto"/>
            <w:right w:val="none" w:sz="0" w:space="0" w:color="auto"/>
          </w:divBdr>
        </w:div>
        <w:div w:id="150609248">
          <w:marLeft w:val="640"/>
          <w:marRight w:val="0"/>
          <w:marTop w:val="0"/>
          <w:marBottom w:val="0"/>
          <w:divBdr>
            <w:top w:val="none" w:sz="0" w:space="0" w:color="auto"/>
            <w:left w:val="none" w:sz="0" w:space="0" w:color="auto"/>
            <w:bottom w:val="none" w:sz="0" w:space="0" w:color="auto"/>
            <w:right w:val="none" w:sz="0" w:space="0" w:color="auto"/>
          </w:divBdr>
        </w:div>
        <w:div w:id="28065690">
          <w:marLeft w:val="640"/>
          <w:marRight w:val="0"/>
          <w:marTop w:val="0"/>
          <w:marBottom w:val="0"/>
          <w:divBdr>
            <w:top w:val="none" w:sz="0" w:space="0" w:color="auto"/>
            <w:left w:val="none" w:sz="0" w:space="0" w:color="auto"/>
            <w:bottom w:val="none" w:sz="0" w:space="0" w:color="auto"/>
            <w:right w:val="none" w:sz="0" w:space="0" w:color="auto"/>
          </w:divBdr>
        </w:div>
        <w:div w:id="561604812">
          <w:marLeft w:val="640"/>
          <w:marRight w:val="0"/>
          <w:marTop w:val="0"/>
          <w:marBottom w:val="0"/>
          <w:divBdr>
            <w:top w:val="none" w:sz="0" w:space="0" w:color="auto"/>
            <w:left w:val="none" w:sz="0" w:space="0" w:color="auto"/>
            <w:bottom w:val="none" w:sz="0" w:space="0" w:color="auto"/>
            <w:right w:val="none" w:sz="0" w:space="0" w:color="auto"/>
          </w:divBdr>
        </w:div>
        <w:div w:id="29965167">
          <w:marLeft w:val="640"/>
          <w:marRight w:val="0"/>
          <w:marTop w:val="0"/>
          <w:marBottom w:val="0"/>
          <w:divBdr>
            <w:top w:val="none" w:sz="0" w:space="0" w:color="auto"/>
            <w:left w:val="none" w:sz="0" w:space="0" w:color="auto"/>
            <w:bottom w:val="none" w:sz="0" w:space="0" w:color="auto"/>
            <w:right w:val="none" w:sz="0" w:space="0" w:color="auto"/>
          </w:divBdr>
        </w:div>
        <w:div w:id="461311310">
          <w:marLeft w:val="640"/>
          <w:marRight w:val="0"/>
          <w:marTop w:val="0"/>
          <w:marBottom w:val="0"/>
          <w:divBdr>
            <w:top w:val="none" w:sz="0" w:space="0" w:color="auto"/>
            <w:left w:val="none" w:sz="0" w:space="0" w:color="auto"/>
            <w:bottom w:val="none" w:sz="0" w:space="0" w:color="auto"/>
            <w:right w:val="none" w:sz="0" w:space="0" w:color="auto"/>
          </w:divBdr>
        </w:div>
        <w:div w:id="1743866683">
          <w:marLeft w:val="640"/>
          <w:marRight w:val="0"/>
          <w:marTop w:val="0"/>
          <w:marBottom w:val="0"/>
          <w:divBdr>
            <w:top w:val="none" w:sz="0" w:space="0" w:color="auto"/>
            <w:left w:val="none" w:sz="0" w:space="0" w:color="auto"/>
            <w:bottom w:val="none" w:sz="0" w:space="0" w:color="auto"/>
            <w:right w:val="none" w:sz="0" w:space="0" w:color="auto"/>
          </w:divBdr>
        </w:div>
        <w:div w:id="928540582">
          <w:marLeft w:val="640"/>
          <w:marRight w:val="0"/>
          <w:marTop w:val="0"/>
          <w:marBottom w:val="0"/>
          <w:divBdr>
            <w:top w:val="none" w:sz="0" w:space="0" w:color="auto"/>
            <w:left w:val="none" w:sz="0" w:space="0" w:color="auto"/>
            <w:bottom w:val="none" w:sz="0" w:space="0" w:color="auto"/>
            <w:right w:val="none" w:sz="0" w:space="0" w:color="auto"/>
          </w:divBdr>
        </w:div>
        <w:div w:id="2027319898">
          <w:marLeft w:val="640"/>
          <w:marRight w:val="0"/>
          <w:marTop w:val="0"/>
          <w:marBottom w:val="0"/>
          <w:divBdr>
            <w:top w:val="none" w:sz="0" w:space="0" w:color="auto"/>
            <w:left w:val="none" w:sz="0" w:space="0" w:color="auto"/>
            <w:bottom w:val="none" w:sz="0" w:space="0" w:color="auto"/>
            <w:right w:val="none" w:sz="0" w:space="0" w:color="auto"/>
          </w:divBdr>
        </w:div>
        <w:div w:id="32077990">
          <w:marLeft w:val="640"/>
          <w:marRight w:val="0"/>
          <w:marTop w:val="0"/>
          <w:marBottom w:val="0"/>
          <w:divBdr>
            <w:top w:val="none" w:sz="0" w:space="0" w:color="auto"/>
            <w:left w:val="none" w:sz="0" w:space="0" w:color="auto"/>
            <w:bottom w:val="none" w:sz="0" w:space="0" w:color="auto"/>
            <w:right w:val="none" w:sz="0" w:space="0" w:color="auto"/>
          </w:divBdr>
        </w:div>
        <w:div w:id="893353131">
          <w:marLeft w:val="640"/>
          <w:marRight w:val="0"/>
          <w:marTop w:val="0"/>
          <w:marBottom w:val="0"/>
          <w:divBdr>
            <w:top w:val="none" w:sz="0" w:space="0" w:color="auto"/>
            <w:left w:val="none" w:sz="0" w:space="0" w:color="auto"/>
            <w:bottom w:val="none" w:sz="0" w:space="0" w:color="auto"/>
            <w:right w:val="none" w:sz="0" w:space="0" w:color="auto"/>
          </w:divBdr>
        </w:div>
        <w:div w:id="1641418560">
          <w:marLeft w:val="640"/>
          <w:marRight w:val="0"/>
          <w:marTop w:val="0"/>
          <w:marBottom w:val="0"/>
          <w:divBdr>
            <w:top w:val="none" w:sz="0" w:space="0" w:color="auto"/>
            <w:left w:val="none" w:sz="0" w:space="0" w:color="auto"/>
            <w:bottom w:val="none" w:sz="0" w:space="0" w:color="auto"/>
            <w:right w:val="none" w:sz="0" w:space="0" w:color="auto"/>
          </w:divBdr>
        </w:div>
        <w:div w:id="245581583">
          <w:marLeft w:val="640"/>
          <w:marRight w:val="0"/>
          <w:marTop w:val="0"/>
          <w:marBottom w:val="0"/>
          <w:divBdr>
            <w:top w:val="none" w:sz="0" w:space="0" w:color="auto"/>
            <w:left w:val="none" w:sz="0" w:space="0" w:color="auto"/>
            <w:bottom w:val="none" w:sz="0" w:space="0" w:color="auto"/>
            <w:right w:val="none" w:sz="0" w:space="0" w:color="auto"/>
          </w:divBdr>
        </w:div>
        <w:div w:id="389380111">
          <w:marLeft w:val="640"/>
          <w:marRight w:val="0"/>
          <w:marTop w:val="0"/>
          <w:marBottom w:val="0"/>
          <w:divBdr>
            <w:top w:val="none" w:sz="0" w:space="0" w:color="auto"/>
            <w:left w:val="none" w:sz="0" w:space="0" w:color="auto"/>
            <w:bottom w:val="none" w:sz="0" w:space="0" w:color="auto"/>
            <w:right w:val="none" w:sz="0" w:space="0" w:color="auto"/>
          </w:divBdr>
        </w:div>
        <w:div w:id="192421158">
          <w:marLeft w:val="640"/>
          <w:marRight w:val="0"/>
          <w:marTop w:val="0"/>
          <w:marBottom w:val="0"/>
          <w:divBdr>
            <w:top w:val="none" w:sz="0" w:space="0" w:color="auto"/>
            <w:left w:val="none" w:sz="0" w:space="0" w:color="auto"/>
            <w:bottom w:val="none" w:sz="0" w:space="0" w:color="auto"/>
            <w:right w:val="none" w:sz="0" w:space="0" w:color="auto"/>
          </w:divBdr>
        </w:div>
        <w:div w:id="1336614472">
          <w:marLeft w:val="640"/>
          <w:marRight w:val="0"/>
          <w:marTop w:val="0"/>
          <w:marBottom w:val="0"/>
          <w:divBdr>
            <w:top w:val="none" w:sz="0" w:space="0" w:color="auto"/>
            <w:left w:val="none" w:sz="0" w:space="0" w:color="auto"/>
            <w:bottom w:val="none" w:sz="0" w:space="0" w:color="auto"/>
            <w:right w:val="none" w:sz="0" w:space="0" w:color="auto"/>
          </w:divBdr>
        </w:div>
        <w:div w:id="1293900938">
          <w:marLeft w:val="640"/>
          <w:marRight w:val="0"/>
          <w:marTop w:val="0"/>
          <w:marBottom w:val="0"/>
          <w:divBdr>
            <w:top w:val="none" w:sz="0" w:space="0" w:color="auto"/>
            <w:left w:val="none" w:sz="0" w:space="0" w:color="auto"/>
            <w:bottom w:val="none" w:sz="0" w:space="0" w:color="auto"/>
            <w:right w:val="none" w:sz="0" w:space="0" w:color="auto"/>
          </w:divBdr>
        </w:div>
        <w:div w:id="1320380442">
          <w:marLeft w:val="640"/>
          <w:marRight w:val="0"/>
          <w:marTop w:val="0"/>
          <w:marBottom w:val="0"/>
          <w:divBdr>
            <w:top w:val="none" w:sz="0" w:space="0" w:color="auto"/>
            <w:left w:val="none" w:sz="0" w:space="0" w:color="auto"/>
            <w:bottom w:val="none" w:sz="0" w:space="0" w:color="auto"/>
            <w:right w:val="none" w:sz="0" w:space="0" w:color="auto"/>
          </w:divBdr>
        </w:div>
        <w:div w:id="1162041377">
          <w:marLeft w:val="640"/>
          <w:marRight w:val="0"/>
          <w:marTop w:val="0"/>
          <w:marBottom w:val="0"/>
          <w:divBdr>
            <w:top w:val="none" w:sz="0" w:space="0" w:color="auto"/>
            <w:left w:val="none" w:sz="0" w:space="0" w:color="auto"/>
            <w:bottom w:val="none" w:sz="0" w:space="0" w:color="auto"/>
            <w:right w:val="none" w:sz="0" w:space="0" w:color="auto"/>
          </w:divBdr>
        </w:div>
        <w:div w:id="145056887">
          <w:marLeft w:val="640"/>
          <w:marRight w:val="0"/>
          <w:marTop w:val="0"/>
          <w:marBottom w:val="0"/>
          <w:divBdr>
            <w:top w:val="none" w:sz="0" w:space="0" w:color="auto"/>
            <w:left w:val="none" w:sz="0" w:space="0" w:color="auto"/>
            <w:bottom w:val="none" w:sz="0" w:space="0" w:color="auto"/>
            <w:right w:val="none" w:sz="0" w:space="0" w:color="auto"/>
          </w:divBdr>
        </w:div>
        <w:div w:id="1382485946">
          <w:marLeft w:val="640"/>
          <w:marRight w:val="0"/>
          <w:marTop w:val="0"/>
          <w:marBottom w:val="0"/>
          <w:divBdr>
            <w:top w:val="none" w:sz="0" w:space="0" w:color="auto"/>
            <w:left w:val="none" w:sz="0" w:space="0" w:color="auto"/>
            <w:bottom w:val="none" w:sz="0" w:space="0" w:color="auto"/>
            <w:right w:val="none" w:sz="0" w:space="0" w:color="auto"/>
          </w:divBdr>
        </w:div>
        <w:div w:id="1741782859">
          <w:marLeft w:val="640"/>
          <w:marRight w:val="0"/>
          <w:marTop w:val="0"/>
          <w:marBottom w:val="0"/>
          <w:divBdr>
            <w:top w:val="none" w:sz="0" w:space="0" w:color="auto"/>
            <w:left w:val="none" w:sz="0" w:space="0" w:color="auto"/>
            <w:bottom w:val="none" w:sz="0" w:space="0" w:color="auto"/>
            <w:right w:val="none" w:sz="0" w:space="0" w:color="auto"/>
          </w:divBdr>
        </w:div>
        <w:div w:id="434635132">
          <w:marLeft w:val="640"/>
          <w:marRight w:val="0"/>
          <w:marTop w:val="0"/>
          <w:marBottom w:val="0"/>
          <w:divBdr>
            <w:top w:val="none" w:sz="0" w:space="0" w:color="auto"/>
            <w:left w:val="none" w:sz="0" w:space="0" w:color="auto"/>
            <w:bottom w:val="none" w:sz="0" w:space="0" w:color="auto"/>
            <w:right w:val="none" w:sz="0" w:space="0" w:color="auto"/>
          </w:divBdr>
        </w:div>
        <w:div w:id="217740605">
          <w:marLeft w:val="640"/>
          <w:marRight w:val="0"/>
          <w:marTop w:val="0"/>
          <w:marBottom w:val="0"/>
          <w:divBdr>
            <w:top w:val="none" w:sz="0" w:space="0" w:color="auto"/>
            <w:left w:val="none" w:sz="0" w:space="0" w:color="auto"/>
            <w:bottom w:val="none" w:sz="0" w:space="0" w:color="auto"/>
            <w:right w:val="none" w:sz="0" w:space="0" w:color="auto"/>
          </w:divBdr>
        </w:div>
        <w:div w:id="1342513979">
          <w:marLeft w:val="640"/>
          <w:marRight w:val="0"/>
          <w:marTop w:val="0"/>
          <w:marBottom w:val="0"/>
          <w:divBdr>
            <w:top w:val="none" w:sz="0" w:space="0" w:color="auto"/>
            <w:left w:val="none" w:sz="0" w:space="0" w:color="auto"/>
            <w:bottom w:val="none" w:sz="0" w:space="0" w:color="auto"/>
            <w:right w:val="none" w:sz="0" w:space="0" w:color="auto"/>
          </w:divBdr>
        </w:div>
        <w:div w:id="478231296">
          <w:marLeft w:val="640"/>
          <w:marRight w:val="0"/>
          <w:marTop w:val="0"/>
          <w:marBottom w:val="0"/>
          <w:divBdr>
            <w:top w:val="none" w:sz="0" w:space="0" w:color="auto"/>
            <w:left w:val="none" w:sz="0" w:space="0" w:color="auto"/>
            <w:bottom w:val="none" w:sz="0" w:space="0" w:color="auto"/>
            <w:right w:val="none" w:sz="0" w:space="0" w:color="auto"/>
          </w:divBdr>
        </w:div>
        <w:div w:id="375661134">
          <w:marLeft w:val="640"/>
          <w:marRight w:val="0"/>
          <w:marTop w:val="0"/>
          <w:marBottom w:val="0"/>
          <w:divBdr>
            <w:top w:val="none" w:sz="0" w:space="0" w:color="auto"/>
            <w:left w:val="none" w:sz="0" w:space="0" w:color="auto"/>
            <w:bottom w:val="none" w:sz="0" w:space="0" w:color="auto"/>
            <w:right w:val="none" w:sz="0" w:space="0" w:color="auto"/>
          </w:divBdr>
        </w:div>
        <w:div w:id="618953012">
          <w:marLeft w:val="640"/>
          <w:marRight w:val="0"/>
          <w:marTop w:val="0"/>
          <w:marBottom w:val="0"/>
          <w:divBdr>
            <w:top w:val="none" w:sz="0" w:space="0" w:color="auto"/>
            <w:left w:val="none" w:sz="0" w:space="0" w:color="auto"/>
            <w:bottom w:val="none" w:sz="0" w:space="0" w:color="auto"/>
            <w:right w:val="none" w:sz="0" w:space="0" w:color="auto"/>
          </w:divBdr>
        </w:div>
        <w:div w:id="1866747002">
          <w:marLeft w:val="640"/>
          <w:marRight w:val="0"/>
          <w:marTop w:val="0"/>
          <w:marBottom w:val="0"/>
          <w:divBdr>
            <w:top w:val="none" w:sz="0" w:space="0" w:color="auto"/>
            <w:left w:val="none" w:sz="0" w:space="0" w:color="auto"/>
            <w:bottom w:val="none" w:sz="0" w:space="0" w:color="auto"/>
            <w:right w:val="none" w:sz="0" w:space="0" w:color="auto"/>
          </w:divBdr>
        </w:div>
        <w:div w:id="39061148">
          <w:marLeft w:val="640"/>
          <w:marRight w:val="0"/>
          <w:marTop w:val="0"/>
          <w:marBottom w:val="0"/>
          <w:divBdr>
            <w:top w:val="none" w:sz="0" w:space="0" w:color="auto"/>
            <w:left w:val="none" w:sz="0" w:space="0" w:color="auto"/>
            <w:bottom w:val="none" w:sz="0" w:space="0" w:color="auto"/>
            <w:right w:val="none" w:sz="0" w:space="0" w:color="auto"/>
          </w:divBdr>
        </w:div>
        <w:div w:id="260919263">
          <w:marLeft w:val="640"/>
          <w:marRight w:val="0"/>
          <w:marTop w:val="0"/>
          <w:marBottom w:val="0"/>
          <w:divBdr>
            <w:top w:val="none" w:sz="0" w:space="0" w:color="auto"/>
            <w:left w:val="none" w:sz="0" w:space="0" w:color="auto"/>
            <w:bottom w:val="none" w:sz="0" w:space="0" w:color="auto"/>
            <w:right w:val="none" w:sz="0" w:space="0" w:color="auto"/>
          </w:divBdr>
        </w:div>
        <w:div w:id="735129398">
          <w:marLeft w:val="640"/>
          <w:marRight w:val="0"/>
          <w:marTop w:val="0"/>
          <w:marBottom w:val="0"/>
          <w:divBdr>
            <w:top w:val="none" w:sz="0" w:space="0" w:color="auto"/>
            <w:left w:val="none" w:sz="0" w:space="0" w:color="auto"/>
            <w:bottom w:val="none" w:sz="0" w:space="0" w:color="auto"/>
            <w:right w:val="none" w:sz="0" w:space="0" w:color="auto"/>
          </w:divBdr>
        </w:div>
        <w:div w:id="1130440188">
          <w:marLeft w:val="640"/>
          <w:marRight w:val="0"/>
          <w:marTop w:val="0"/>
          <w:marBottom w:val="0"/>
          <w:divBdr>
            <w:top w:val="none" w:sz="0" w:space="0" w:color="auto"/>
            <w:left w:val="none" w:sz="0" w:space="0" w:color="auto"/>
            <w:bottom w:val="none" w:sz="0" w:space="0" w:color="auto"/>
            <w:right w:val="none" w:sz="0" w:space="0" w:color="auto"/>
          </w:divBdr>
        </w:div>
        <w:div w:id="1415973469">
          <w:marLeft w:val="640"/>
          <w:marRight w:val="0"/>
          <w:marTop w:val="0"/>
          <w:marBottom w:val="0"/>
          <w:divBdr>
            <w:top w:val="none" w:sz="0" w:space="0" w:color="auto"/>
            <w:left w:val="none" w:sz="0" w:space="0" w:color="auto"/>
            <w:bottom w:val="none" w:sz="0" w:space="0" w:color="auto"/>
            <w:right w:val="none" w:sz="0" w:space="0" w:color="auto"/>
          </w:divBdr>
        </w:div>
        <w:div w:id="477650748">
          <w:marLeft w:val="640"/>
          <w:marRight w:val="0"/>
          <w:marTop w:val="0"/>
          <w:marBottom w:val="0"/>
          <w:divBdr>
            <w:top w:val="none" w:sz="0" w:space="0" w:color="auto"/>
            <w:left w:val="none" w:sz="0" w:space="0" w:color="auto"/>
            <w:bottom w:val="none" w:sz="0" w:space="0" w:color="auto"/>
            <w:right w:val="none" w:sz="0" w:space="0" w:color="auto"/>
          </w:divBdr>
        </w:div>
        <w:div w:id="304357815">
          <w:marLeft w:val="640"/>
          <w:marRight w:val="0"/>
          <w:marTop w:val="0"/>
          <w:marBottom w:val="0"/>
          <w:divBdr>
            <w:top w:val="none" w:sz="0" w:space="0" w:color="auto"/>
            <w:left w:val="none" w:sz="0" w:space="0" w:color="auto"/>
            <w:bottom w:val="none" w:sz="0" w:space="0" w:color="auto"/>
            <w:right w:val="none" w:sz="0" w:space="0" w:color="auto"/>
          </w:divBdr>
        </w:div>
        <w:div w:id="11760111">
          <w:marLeft w:val="640"/>
          <w:marRight w:val="0"/>
          <w:marTop w:val="0"/>
          <w:marBottom w:val="0"/>
          <w:divBdr>
            <w:top w:val="none" w:sz="0" w:space="0" w:color="auto"/>
            <w:left w:val="none" w:sz="0" w:space="0" w:color="auto"/>
            <w:bottom w:val="none" w:sz="0" w:space="0" w:color="auto"/>
            <w:right w:val="none" w:sz="0" w:space="0" w:color="auto"/>
          </w:divBdr>
        </w:div>
        <w:div w:id="292831292">
          <w:marLeft w:val="640"/>
          <w:marRight w:val="0"/>
          <w:marTop w:val="0"/>
          <w:marBottom w:val="0"/>
          <w:divBdr>
            <w:top w:val="none" w:sz="0" w:space="0" w:color="auto"/>
            <w:left w:val="none" w:sz="0" w:space="0" w:color="auto"/>
            <w:bottom w:val="none" w:sz="0" w:space="0" w:color="auto"/>
            <w:right w:val="none" w:sz="0" w:space="0" w:color="auto"/>
          </w:divBdr>
        </w:div>
        <w:div w:id="1782720728">
          <w:marLeft w:val="640"/>
          <w:marRight w:val="0"/>
          <w:marTop w:val="0"/>
          <w:marBottom w:val="0"/>
          <w:divBdr>
            <w:top w:val="none" w:sz="0" w:space="0" w:color="auto"/>
            <w:left w:val="none" w:sz="0" w:space="0" w:color="auto"/>
            <w:bottom w:val="none" w:sz="0" w:space="0" w:color="auto"/>
            <w:right w:val="none" w:sz="0" w:space="0" w:color="auto"/>
          </w:divBdr>
        </w:div>
        <w:div w:id="1970436065">
          <w:marLeft w:val="640"/>
          <w:marRight w:val="0"/>
          <w:marTop w:val="0"/>
          <w:marBottom w:val="0"/>
          <w:divBdr>
            <w:top w:val="none" w:sz="0" w:space="0" w:color="auto"/>
            <w:left w:val="none" w:sz="0" w:space="0" w:color="auto"/>
            <w:bottom w:val="none" w:sz="0" w:space="0" w:color="auto"/>
            <w:right w:val="none" w:sz="0" w:space="0" w:color="auto"/>
          </w:divBdr>
        </w:div>
        <w:div w:id="792093962">
          <w:marLeft w:val="640"/>
          <w:marRight w:val="0"/>
          <w:marTop w:val="0"/>
          <w:marBottom w:val="0"/>
          <w:divBdr>
            <w:top w:val="none" w:sz="0" w:space="0" w:color="auto"/>
            <w:left w:val="none" w:sz="0" w:space="0" w:color="auto"/>
            <w:bottom w:val="none" w:sz="0" w:space="0" w:color="auto"/>
            <w:right w:val="none" w:sz="0" w:space="0" w:color="auto"/>
          </w:divBdr>
        </w:div>
        <w:div w:id="1646667142">
          <w:marLeft w:val="640"/>
          <w:marRight w:val="0"/>
          <w:marTop w:val="0"/>
          <w:marBottom w:val="0"/>
          <w:divBdr>
            <w:top w:val="none" w:sz="0" w:space="0" w:color="auto"/>
            <w:left w:val="none" w:sz="0" w:space="0" w:color="auto"/>
            <w:bottom w:val="none" w:sz="0" w:space="0" w:color="auto"/>
            <w:right w:val="none" w:sz="0" w:space="0" w:color="auto"/>
          </w:divBdr>
        </w:div>
        <w:div w:id="368527263">
          <w:marLeft w:val="640"/>
          <w:marRight w:val="0"/>
          <w:marTop w:val="0"/>
          <w:marBottom w:val="0"/>
          <w:divBdr>
            <w:top w:val="none" w:sz="0" w:space="0" w:color="auto"/>
            <w:left w:val="none" w:sz="0" w:space="0" w:color="auto"/>
            <w:bottom w:val="none" w:sz="0" w:space="0" w:color="auto"/>
            <w:right w:val="none" w:sz="0" w:space="0" w:color="auto"/>
          </w:divBdr>
        </w:div>
        <w:div w:id="955908106">
          <w:marLeft w:val="640"/>
          <w:marRight w:val="0"/>
          <w:marTop w:val="0"/>
          <w:marBottom w:val="0"/>
          <w:divBdr>
            <w:top w:val="none" w:sz="0" w:space="0" w:color="auto"/>
            <w:left w:val="none" w:sz="0" w:space="0" w:color="auto"/>
            <w:bottom w:val="none" w:sz="0" w:space="0" w:color="auto"/>
            <w:right w:val="none" w:sz="0" w:space="0" w:color="auto"/>
          </w:divBdr>
        </w:div>
        <w:div w:id="192504647">
          <w:marLeft w:val="640"/>
          <w:marRight w:val="0"/>
          <w:marTop w:val="0"/>
          <w:marBottom w:val="0"/>
          <w:divBdr>
            <w:top w:val="none" w:sz="0" w:space="0" w:color="auto"/>
            <w:left w:val="none" w:sz="0" w:space="0" w:color="auto"/>
            <w:bottom w:val="none" w:sz="0" w:space="0" w:color="auto"/>
            <w:right w:val="none" w:sz="0" w:space="0" w:color="auto"/>
          </w:divBdr>
        </w:div>
        <w:div w:id="1062143739">
          <w:marLeft w:val="640"/>
          <w:marRight w:val="0"/>
          <w:marTop w:val="0"/>
          <w:marBottom w:val="0"/>
          <w:divBdr>
            <w:top w:val="none" w:sz="0" w:space="0" w:color="auto"/>
            <w:left w:val="none" w:sz="0" w:space="0" w:color="auto"/>
            <w:bottom w:val="none" w:sz="0" w:space="0" w:color="auto"/>
            <w:right w:val="none" w:sz="0" w:space="0" w:color="auto"/>
          </w:divBdr>
        </w:div>
        <w:div w:id="1303341852">
          <w:marLeft w:val="640"/>
          <w:marRight w:val="0"/>
          <w:marTop w:val="0"/>
          <w:marBottom w:val="0"/>
          <w:divBdr>
            <w:top w:val="none" w:sz="0" w:space="0" w:color="auto"/>
            <w:left w:val="none" w:sz="0" w:space="0" w:color="auto"/>
            <w:bottom w:val="none" w:sz="0" w:space="0" w:color="auto"/>
            <w:right w:val="none" w:sz="0" w:space="0" w:color="auto"/>
          </w:divBdr>
        </w:div>
        <w:div w:id="688416139">
          <w:marLeft w:val="640"/>
          <w:marRight w:val="0"/>
          <w:marTop w:val="0"/>
          <w:marBottom w:val="0"/>
          <w:divBdr>
            <w:top w:val="none" w:sz="0" w:space="0" w:color="auto"/>
            <w:left w:val="none" w:sz="0" w:space="0" w:color="auto"/>
            <w:bottom w:val="none" w:sz="0" w:space="0" w:color="auto"/>
            <w:right w:val="none" w:sz="0" w:space="0" w:color="auto"/>
          </w:divBdr>
        </w:div>
        <w:div w:id="530192632">
          <w:marLeft w:val="640"/>
          <w:marRight w:val="0"/>
          <w:marTop w:val="0"/>
          <w:marBottom w:val="0"/>
          <w:divBdr>
            <w:top w:val="none" w:sz="0" w:space="0" w:color="auto"/>
            <w:left w:val="none" w:sz="0" w:space="0" w:color="auto"/>
            <w:bottom w:val="none" w:sz="0" w:space="0" w:color="auto"/>
            <w:right w:val="none" w:sz="0" w:space="0" w:color="auto"/>
          </w:divBdr>
        </w:div>
        <w:div w:id="64886165">
          <w:marLeft w:val="640"/>
          <w:marRight w:val="0"/>
          <w:marTop w:val="0"/>
          <w:marBottom w:val="0"/>
          <w:divBdr>
            <w:top w:val="none" w:sz="0" w:space="0" w:color="auto"/>
            <w:left w:val="none" w:sz="0" w:space="0" w:color="auto"/>
            <w:bottom w:val="none" w:sz="0" w:space="0" w:color="auto"/>
            <w:right w:val="none" w:sz="0" w:space="0" w:color="auto"/>
          </w:divBdr>
        </w:div>
        <w:div w:id="374669512">
          <w:marLeft w:val="640"/>
          <w:marRight w:val="0"/>
          <w:marTop w:val="0"/>
          <w:marBottom w:val="0"/>
          <w:divBdr>
            <w:top w:val="none" w:sz="0" w:space="0" w:color="auto"/>
            <w:left w:val="none" w:sz="0" w:space="0" w:color="auto"/>
            <w:bottom w:val="none" w:sz="0" w:space="0" w:color="auto"/>
            <w:right w:val="none" w:sz="0" w:space="0" w:color="auto"/>
          </w:divBdr>
        </w:div>
        <w:div w:id="2070884581">
          <w:marLeft w:val="640"/>
          <w:marRight w:val="0"/>
          <w:marTop w:val="0"/>
          <w:marBottom w:val="0"/>
          <w:divBdr>
            <w:top w:val="none" w:sz="0" w:space="0" w:color="auto"/>
            <w:left w:val="none" w:sz="0" w:space="0" w:color="auto"/>
            <w:bottom w:val="none" w:sz="0" w:space="0" w:color="auto"/>
            <w:right w:val="none" w:sz="0" w:space="0" w:color="auto"/>
          </w:divBdr>
        </w:div>
        <w:div w:id="1380207705">
          <w:marLeft w:val="640"/>
          <w:marRight w:val="0"/>
          <w:marTop w:val="0"/>
          <w:marBottom w:val="0"/>
          <w:divBdr>
            <w:top w:val="none" w:sz="0" w:space="0" w:color="auto"/>
            <w:left w:val="none" w:sz="0" w:space="0" w:color="auto"/>
            <w:bottom w:val="none" w:sz="0" w:space="0" w:color="auto"/>
            <w:right w:val="none" w:sz="0" w:space="0" w:color="auto"/>
          </w:divBdr>
        </w:div>
        <w:div w:id="2113669033">
          <w:marLeft w:val="640"/>
          <w:marRight w:val="0"/>
          <w:marTop w:val="0"/>
          <w:marBottom w:val="0"/>
          <w:divBdr>
            <w:top w:val="none" w:sz="0" w:space="0" w:color="auto"/>
            <w:left w:val="none" w:sz="0" w:space="0" w:color="auto"/>
            <w:bottom w:val="none" w:sz="0" w:space="0" w:color="auto"/>
            <w:right w:val="none" w:sz="0" w:space="0" w:color="auto"/>
          </w:divBdr>
        </w:div>
        <w:div w:id="1782726232">
          <w:marLeft w:val="640"/>
          <w:marRight w:val="0"/>
          <w:marTop w:val="0"/>
          <w:marBottom w:val="0"/>
          <w:divBdr>
            <w:top w:val="none" w:sz="0" w:space="0" w:color="auto"/>
            <w:left w:val="none" w:sz="0" w:space="0" w:color="auto"/>
            <w:bottom w:val="none" w:sz="0" w:space="0" w:color="auto"/>
            <w:right w:val="none" w:sz="0" w:space="0" w:color="auto"/>
          </w:divBdr>
        </w:div>
        <w:div w:id="1374690287">
          <w:marLeft w:val="640"/>
          <w:marRight w:val="0"/>
          <w:marTop w:val="0"/>
          <w:marBottom w:val="0"/>
          <w:divBdr>
            <w:top w:val="none" w:sz="0" w:space="0" w:color="auto"/>
            <w:left w:val="none" w:sz="0" w:space="0" w:color="auto"/>
            <w:bottom w:val="none" w:sz="0" w:space="0" w:color="auto"/>
            <w:right w:val="none" w:sz="0" w:space="0" w:color="auto"/>
          </w:divBdr>
        </w:div>
        <w:div w:id="963854633">
          <w:marLeft w:val="640"/>
          <w:marRight w:val="0"/>
          <w:marTop w:val="0"/>
          <w:marBottom w:val="0"/>
          <w:divBdr>
            <w:top w:val="none" w:sz="0" w:space="0" w:color="auto"/>
            <w:left w:val="none" w:sz="0" w:space="0" w:color="auto"/>
            <w:bottom w:val="none" w:sz="0" w:space="0" w:color="auto"/>
            <w:right w:val="none" w:sz="0" w:space="0" w:color="auto"/>
          </w:divBdr>
        </w:div>
        <w:div w:id="1689134044">
          <w:marLeft w:val="640"/>
          <w:marRight w:val="0"/>
          <w:marTop w:val="0"/>
          <w:marBottom w:val="0"/>
          <w:divBdr>
            <w:top w:val="none" w:sz="0" w:space="0" w:color="auto"/>
            <w:left w:val="none" w:sz="0" w:space="0" w:color="auto"/>
            <w:bottom w:val="none" w:sz="0" w:space="0" w:color="auto"/>
            <w:right w:val="none" w:sz="0" w:space="0" w:color="auto"/>
          </w:divBdr>
        </w:div>
        <w:div w:id="842431040">
          <w:marLeft w:val="640"/>
          <w:marRight w:val="0"/>
          <w:marTop w:val="0"/>
          <w:marBottom w:val="0"/>
          <w:divBdr>
            <w:top w:val="none" w:sz="0" w:space="0" w:color="auto"/>
            <w:left w:val="none" w:sz="0" w:space="0" w:color="auto"/>
            <w:bottom w:val="none" w:sz="0" w:space="0" w:color="auto"/>
            <w:right w:val="none" w:sz="0" w:space="0" w:color="auto"/>
          </w:divBdr>
        </w:div>
        <w:div w:id="79527602">
          <w:marLeft w:val="640"/>
          <w:marRight w:val="0"/>
          <w:marTop w:val="0"/>
          <w:marBottom w:val="0"/>
          <w:divBdr>
            <w:top w:val="none" w:sz="0" w:space="0" w:color="auto"/>
            <w:left w:val="none" w:sz="0" w:space="0" w:color="auto"/>
            <w:bottom w:val="none" w:sz="0" w:space="0" w:color="auto"/>
            <w:right w:val="none" w:sz="0" w:space="0" w:color="auto"/>
          </w:divBdr>
        </w:div>
        <w:div w:id="389428725">
          <w:marLeft w:val="640"/>
          <w:marRight w:val="0"/>
          <w:marTop w:val="0"/>
          <w:marBottom w:val="0"/>
          <w:divBdr>
            <w:top w:val="none" w:sz="0" w:space="0" w:color="auto"/>
            <w:left w:val="none" w:sz="0" w:space="0" w:color="auto"/>
            <w:bottom w:val="none" w:sz="0" w:space="0" w:color="auto"/>
            <w:right w:val="none" w:sz="0" w:space="0" w:color="auto"/>
          </w:divBdr>
        </w:div>
        <w:div w:id="500240724">
          <w:marLeft w:val="640"/>
          <w:marRight w:val="0"/>
          <w:marTop w:val="0"/>
          <w:marBottom w:val="0"/>
          <w:divBdr>
            <w:top w:val="none" w:sz="0" w:space="0" w:color="auto"/>
            <w:left w:val="none" w:sz="0" w:space="0" w:color="auto"/>
            <w:bottom w:val="none" w:sz="0" w:space="0" w:color="auto"/>
            <w:right w:val="none" w:sz="0" w:space="0" w:color="auto"/>
          </w:divBdr>
        </w:div>
        <w:div w:id="1194080109">
          <w:marLeft w:val="640"/>
          <w:marRight w:val="0"/>
          <w:marTop w:val="0"/>
          <w:marBottom w:val="0"/>
          <w:divBdr>
            <w:top w:val="none" w:sz="0" w:space="0" w:color="auto"/>
            <w:left w:val="none" w:sz="0" w:space="0" w:color="auto"/>
            <w:bottom w:val="none" w:sz="0" w:space="0" w:color="auto"/>
            <w:right w:val="none" w:sz="0" w:space="0" w:color="auto"/>
          </w:divBdr>
        </w:div>
        <w:div w:id="1736319095">
          <w:marLeft w:val="640"/>
          <w:marRight w:val="0"/>
          <w:marTop w:val="0"/>
          <w:marBottom w:val="0"/>
          <w:divBdr>
            <w:top w:val="none" w:sz="0" w:space="0" w:color="auto"/>
            <w:left w:val="none" w:sz="0" w:space="0" w:color="auto"/>
            <w:bottom w:val="none" w:sz="0" w:space="0" w:color="auto"/>
            <w:right w:val="none" w:sz="0" w:space="0" w:color="auto"/>
          </w:divBdr>
        </w:div>
        <w:div w:id="368795628">
          <w:marLeft w:val="640"/>
          <w:marRight w:val="0"/>
          <w:marTop w:val="0"/>
          <w:marBottom w:val="0"/>
          <w:divBdr>
            <w:top w:val="none" w:sz="0" w:space="0" w:color="auto"/>
            <w:left w:val="none" w:sz="0" w:space="0" w:color="auto"/>
            <w:bottom w:val="none" w:sz="0" w:space="0" w:color="auto"/>
            <w:right w:val="none" w:sz="0" w:space="0" w:color="auto"/>
          </w:divBdr>
        </w:div>
        <w:div w:id="225186617">
          <w:marLeft w:val="640"/>
          <w:marRight w:val="0"/>
          <w:marTop w:val="0"/>
          <w:marBottom w:val="0"/>
          <w:divBdr>
            <w:top w:val="none" w:sz="0" w:space="0" w:color="auto"/>
            <w:left w:val="none" w:sz="0" w:space="0" w:color="auto"/>
            <w:bottom w:val="none" w:sz="0" w:space="0" w:color="auto"/>
            <w:right w:val="none" w:sz="0" w:space="0" w:color="auto"/>
          </w:divBdr>
        </w:div>
        <w:div w:id="1815754922">
          <w:marLeft w:val="640"/>
          <w:marRight w:val="0"/>
          <w:marTop w:val="0"/>
          <w:marBottom w:val="0"/>
          <w:divBdr>
            <w:top w:val="none" w:sz="0" w:space="0" w:color="auto"/>
            <w:left w:val="none" w:sz="0" w:space="0" w:color="auto"/>
            <w:bottom w:val="none" w:sz="0" w:space="0" w:color="auto"/>
            <w:right w:val="none" w:sz="0" w:space="0" w:color="auto"/>
          </w:divBdr>
        </w:div>
        <w:div w:id="2078278006">
          <w:marLeft w:val="640"/>
          <w:marRight w:val="0"/>
          <w:marTop w:val="0"/>
          <w:marBottom w:val="0"/>
          <w:divBdr>
            <w:top w:val="none" w:sz="0" w:space="0" w:color="auto"/>
            <w:left w:val="none" w:sz="0" w:space="0" w:color="auto"/>
            <w:bottom w:val="none" w:sz="0" w:space="0" w:color="auto"/>
            <w:right w:val="none" w:sz="0" w:space="0" w:color="auto"/>
          </w:divBdr>
        </w:div>
        <w:div w:id="162362547">
          <w:marLeft w:val="640"/>
          <w:marRight w:val="0"/>
          <w:marTop w:val="0"/>
          <w:marBottom w:val="0"/>
          <w:divBdr>
            <w:top w:val="none" w:sz="0" w:space="0" w:color="auto"/>
            <w:left w:val="none" w:sz="0" w:space="0" w:color="auto"/>
            <w:bottom w:val="none" w:sz="0" w:space="0" w:color="auto"/>
            <w:right w:val="none" w:sz="0" w:space="0" w:color="auto"/>
          </w:divBdr>
        </w:div>
        <w:div w:id="704257744">
          <w:marLeft w:val="640"/>
          <w:marRight w:val="0"/>
          <w:marTop w:val="0"/>
          <w:marBottom w:val="0"/>
          <w:divBdr>
            <w:top w:val="none" w:sz="0" w:space="0" w:color="auto"/>
            <w:left w:val="none" w:sz="0" w:space="0" w:color="auto"/>
            <w:bottom w:val="none" w:sz="0" w:space="0" w:color="auto"/>
            <w:right w:val="none" w:sz="0" w:space="0" w:color="auto"/>
          </w:divBdr>
        </w:div>
        <w:div w:id="902563585">
          <w:marLeft w:val="640"/>
          <w:marRight w:val="0"/>
          <w:marTop w:val="0"/>
          <w:marBottom w:val="0"/>
          <w:divBdr>
            <w:top w:val="none" w:sz="0" w:space="0" w:color="auto"/>
            <w:left w:val="none" w:sz="0" w:space="0" w:color="auto"/>
            <w:bottom w:val="none" w:sz="0" w:space="0" w:color="auto"/>
            <w:right w:val="none" w:sz="0" w:space="0" w:color="auto"/>
          </w:divBdr>
        </w:div>
        <w:div w:id="673991395">
          <w:marLeft w:val="640"/>
          <w:marRight w:val="0"/>
          <w:marTop w:val="0"/>
          <w:marBottom w:val="0"/>
          <w:divBdr>
            <w:top w:val="none" w:sz="0" w:space="0" w:color="auto"/>
            <w:left w:val="none" w:sz="0" w:space="0" w:color="auto"/>
            <w:bottom w:val="none" w:sz="0" w:space="0" w:color="auto"/>
            <w:right w:val="none" w:sz="0" w:space="0" w:color="auto"/>
          </w:divBdr>
        </w:div>
        <w:div w:id="2050102664">
          <w:marLeft w:val="640"/>
          <w:marRight w:val="0"/>
          <w:marTop w:val="0"/>
          <w:marBottom w:val="0"/>
          <w:divBdr>
            <w:top w:val="none" w:sz="0" w:space="0" w:color="auto"/>
            <w:left w:val="none" w:sz="0" w:space="0" w:color="auto"/>
            <w:bottom w:val="none" w:sz="0" w:space="0" w:color="auto"/>
            <w:right w:val="none" w:sz="0" w:space="0" w:color="auto"/>
          </w:divBdr>
        </w:div>
        <w:div w:id="558055059">
          <w:marLeft w:val="640"/>
          <w:marRight w:val="0"/>
          <w:marTop w:val="0"/>
          <w:marBottom w:val="0"/>
          <w:divBdr>
            <w:top w:val="none" w:sz="0" w:space="0" w:color="auto"/>
            <w:left w:val="none" w:sz="0" w:space="0" w:color="auto"/>
            <w:bottom w:val="none" w:sz="0" w:space="0" w:color="auto"/>
            <w:right w:val="none" w:sz="0" w:space="0" w:color="auto"/>
          </w:divBdr>
        </w:div>
        <w:div w:id="501942208">
          <w:marLeft w:val="640"/>
          <w:marRight w:val="0"/>
          <w:marTop w:val="0"/>
          <w:marBottom w:val="0"/>
          <w:divBdr>
            <w:top w:val="none" w:sz="0" w:space="0" w:color="auto"/>
            <w:left w:val="none" w:sz="0" w:space="0" w:color="auto"/>
            <w:bottom w:val="none" w:sz="0" w:space="0" w:color="auto"/>
            <w:right w:val="none" w:sz="0" w:space="0" w:color="auto"/>
          </w:divBdr>
        </w:div>
        <w:div w:id="1729956078">
          <w:marLeft w:val="640"/>
          <w:marRight w:val="0"/>
          <w:marTop w:val="0"/>
          <w:marBottom w:val="0"/>
          <w:divBdr>
            <w:top w:val="none" w:sz="0" w:space="0" w:color="auto"/>
            <w:left w:val="none" w:sz="0" w:space="0" w:color="auto"/>
            <w:bottom w:val="none" w:sz="0" w:space="0" w:color="auto"/>
            <w:right w:val="none" w:sz="0" w:space="0" w:color="auto"/>
          </w:divBdr>
        </w:div>
        <w:div w:id="700590647">
          <w:marLeft w:val="640"/>
          <w:marRight w:val="0"/>
          <w:marTop w:val="0"/>
          <w:marBottom w:val="0"/>
          <w:divBdr>
            <w:top w:val="none" w:sz="0" w:space="0" w:color="auto"/>
            <w:left w:val="none" w:sz="0" w:space="0" w:color="auto"/>
            <w:bottom w:val="none" w:sz="0" w:space="0" w:color="auto"/>
            <w:right w:val="none" w:sz="0" w:space="0" w:color="auto"/>
          </w:divBdr>
        </w:div>
        <w:div w:id="439761733">
          <w:marLeft w:val="640"/>
          <w:marRight w:val="0"/>
          <w:marTop w:val="0"/>
          <w:marBottom w:val="0"/>
          <w:divBdr>
            <w:top w:val="none" w:sz="0" w:space="0" w:color="auto"/>
            <w:left w:val="none" w:sz="0" w:space="0" w:color="auto"/>
            <w:bottom w:val="none" w:sz="0" w:space="0" w:color="auto"/>
            <w:right w:val="none" w:sz="0" w:space="0" w:color="auto"/>
          </w:divBdr>
        </w:div>
        <w:div w:id="1342970321">
          <w:marLeft w:val="640"/>
          <w:marRight w:val="0"/>
          <w:marTop w:val="0"/>
          <w:marBottom w:val="0"/>
          <w:divBdr>
            <w:top w:val="none" w:sz="0" w:space="0" w:color="auto"/>
            <w:left w:val="none" w:sz="0" w:space="0" w:color="auto"/>
            <w:bottom w:val="none" w:sz="0" w:space="0" w:color="auto"/>
            <w:right w:val="none" w:sz="0" w:space="0" w:color="auto"/>
          </w:divBdr>
        </w:div>
        <w:div w:id="2125533275">
          <w:marLeft w:val="640"/>
          <w:marRight w:val="0"/>
          <w:marTop w:val="0"/>
          <w:marBottom w:val="0"/>
          <w:divBdr>
            <w:top w:val="none" w:sz="0" w:space="0" w:color="auto"/>
            <w:left w:val="none" w:sz="0" w:space="0" w:color="auto"/>
            <w:bottom w:val="none" w:sz="0" w:space="0" w:color="auto"/>
            <w:right w:val="none" w:sz="0" w:space="0" w:color="auto"/>
          </w:divBdr>
        </w:div>
        <w:div w:id="1953053032">
          <w:marLeft w:val="640"/>
          <w:marRight w:val="0"/>
          <w:marTop w:val="0"/>
          <w:marBottom w:val="0"/>
          <w:divBdr>
            <w:top w:val="none" w:sz="0" w:space="0" w:color="auto"/>
            <w:left w:val="none" w:sz="0" w:space="0" w:color="auto"/>
            <w:bottom w:val="none" w:sz="0" w:space="0" w:color="auto"/>
            <w:right w:val="none" w:sz="0" w:space="0" w:color="auto"/>
          </w:divBdr>
        </w:div>
        <w:div w:id="1474907474">
          <w:marLeft w:val="640"/>
          <w:marRight w:val="0"/>
          <w:marTop w:val="0"/>
          <w:marBottom w:val="0"/>
          <w:divBdr>
            <w:top w:val="none" w:sz="0" w:space="0" w:color="auto"/>
            <w:left w:val="none" w:sz="0" w:space="0" w:color="auto"/>
            <w:bottom w:val="none" w:sz="0" w:space="0" w:color="auto"/>
            <w:right w:val="none" w:sz="0" w:space="0" w:color="auto"/>
          </w:divBdr>
        </w:div>
      </w:divsChild>
    </w:div>
    <w:div w:id="1611090278">
      <w:bodyDiv w:val="1"/>
      <w:marLeft w:val="0"/>
      <w:marRight w:val="0"/>
      <w:marTop w:val="0"/>
      <w:marBottom w:val="0"/>
      <w:divBdr>
        <w:top w:val="none" w:sz="0" w:space="0" w:color="auto"/>
        <w:left w:val="none" w:sz="0" w:space="0" w:color="auto"/>
        <w:bottom w:val="none" w:sz="0" w:space="0" w:color="auto"/>
        <w:right w:val="none" w:sz="0" w:space="0" w:color="auto"/>
      </w:divBdr>
      <w:divsChild>
        <w:div w:id="340862219">
          <w:marLeft w:val="640"/>
          <w:marRight w:val="0"/>
          <w:marTop w:val="0"/>
          <w:marBottom w:val="0"/>
          <w:divBdr>
            <w:top w:val="none" w:sz="0" w:space="0" w:color="auto"/>
            <w:left w:val="none" w:sz="0" w:space="0" w:color="auto"/>
            <w:bottom w:val="none" w:sz="0" w:space="0" w:color="auto"/>
            <w:right w:val="none" w:sz="0" w:space="0" w:color="auto"/>
          </w:divBdr>
        </w:div>
        <w:div w:id="699092112">
          <w:marLeft w:val="640"/>
          <w:marRight w:val="0"/>
          <w:marTop w:val="0"/>
          <w:marBottom w:val="0"/>
          <w:divBdr>
            <w:top w:val="none" w:sz="0" w:space="0" w:color="auto"/>
            <w:left w:val="none" w:sz="0" w:space="0" w:color="auto"/>
            <w:bottom w:val="none" w:sz="0" w:space="0" w:color="auto"/>
            <w:right w:val="none" w:sz="0" w:space="0" w:color="auto"/>
          </w:divBdr>
        </w:div>
        <w:div w:id="1264797949">
          <w:marLeft w:val="640"/>
          <w:marRight w:val="0"/>
          <w:marTop w:val="0"/>
          <w:marBottom w:val="0"/>
          <w:divBdr>
            <w:top w:val="none" w:sz="0" w:space="0" w:color="auto"/>
            <w:left w:val="none" w:sz="0" w:space="0" w:color="auto"/>
            <w:bottom w:val="none" w:sz="0" w:space="0" w:color="auto"/>
            <w:right w:val="none" w:sz="0" w:space="0" w:color="auto"/>
          </w:divBdr>
        </w:div>
        <w:div w:id="759646749">
          <w:marLeft w:val="640"/>
          <w:marRight w:val="0"/>
          <w:marTop w:val="0"/>
          <w:marBottom w:val="0"/>
          <w:divBdr>
            <w:top w:val="none" w:sz="0" w:space="0" w:color="auto"/>
            <w:left w:val="none" w:sz="0" w:space="0" w:color="auto"/>
            <w:bottom w:val="none" w:sz="0" w:space="0" w:color="auto"/>
            <w:right w:val="none" w:sz="0" w:space="0" w:color="auto"/>
          </w:divBdr>
        </w:div>
        <w:div w:id="1545601548">
          <w:marLeft w:val="640"/>
          <w:marRight w:val="0"/>
          <w:marTop w:val="0"/>
          <w:marBottom w:val="0"/>
          <w:divBdr>
            <w:top w:val="none" w:sz="0" w:space="0" w:color="auto"/>
            <w:left w:val="none" w:sz="0" w:space="0" w:color="auto"/>
            <w:bottom w:val="none" w:sz="0" w:space="0" w:color="auto"/>
            <w:right w:val="none" w:sz="0" w:space="0" w:color="auto"/>
          </w:divBdr>
        </w:div>
        <w:div w:id="264774628">
          <w:marLeft w:val="640"/>
          <w:marRight w:val="0"/>
          <w:marTop w:val="0"/>
          <w:marBottom w:val="0"/>
          <w:divBdr>
            <w:top w:val="none" w:sz="0" w:space="0" w:color="auto"/>
            <w:left w:val="none" w:sz="0" w:space="0" w:color="auto"/>
            <w:bottom w:val="none" w:sz="0" w:space="0" w:color="auto"/>
            <w:right w:val="none" w:sz="0" w:space="0" w:color="auto"/>
          </w:divBdr>
        </w:div>
        <w:div w:id="1993214548">
          <w:marLeft w:val="640"/>
          <w:marRight w:val="0"/>
          <w:marTop w:val="0"/>
          <w:marBottom w:val="0"/>
          <w:divBdr>
            <w:top w:val="none" w:sz="0" w:space="0" w:color="auto"/>
            <w:left w:val="none" w:sz="0" w:space="0" w:color="auto"/>
            <w:bottom w:val="none" w:sz="0" w:space="0" w:color="auto"/>
            <w:right w:val="none" w:sz="0" w:space="0" w:color="auto"/>
          </w:divBdr>
        </w:div>
        <w:div w:id="1251506332">
          <w:marLeft w:val="640"/>
          <w:marRight w:val="0"/>
          <w:marTop w:val="0"/>
          <w:marBottom w:val="0"/>
          <w:divBdr>
            <w:top w:val="none" w:sz="0" w:space="0" w:color="auto"/>
            <w:left w:val="none" w:sz="0" w:space="0" w:color="auto"/>
            <w:bottom w:val="none" w:sz="0" w:space="0" w:color="auto"/>
            <w:right w:val="none" w:sz="0" w:space="0" w:color="auto"/>
          </w:divBdr>
        </w:div>
        <w:div w:id="890268948">
          <w:marLeft w:val="640"/>
          <w:marRight w:val="0"/>
          <w:marTop w:val="0"/>
          <w:marBottom w:val="0"/>
          <w:divBdr>
            <w:top w:val="none" w:sz="0" w:space="0" w:color="auto"/>
            <w:left w:val="none" w:sz="0" w:space="0" w:color="auto"/>
            <w:bottom w:val="none" w:sz="0" w:space="0" w:color="auto"/>
            <w:right w:val="none" w:sz="0" w:space="0" w:color="auto"/>
          </w:divBdr>
        </w:div>
        <w:div w:id="892352357">
          <w:marLeft w:val="640"/>
          <w:marRight w:val="0"/>
          <w:marTop w:val="0"/>
          <w:marBottom w:val="0"/>
          <w:divBdr>
            <w:top w:val="none" w:sz="0" w:space="0" w:color="auto"/>
            <w:left w:val="none" w:sz="0" w:space="0" w:color="auto"/>
            <w:bottom w:val="none" w:sz="0" w:space="0" w:color="auto"/>
            <w:right w:val="none" w:sz="0" w:space="0" w:color="auto"/>
          </w:divBdr>
        </w:div>
        <w:div w:id="855853714">
          <w:marLeft w:val="640"/>
          <w:marRight w:val="0"/>
          <w:marTop w:val="0"/>
          <w:marBottom w:val="0"/>
          <w:divBdr>
            <w:top w:val="none" w:sz="0" w:space="0" w:color="auto"/>
            <w:left w:val="none" w:sz="0" w:space="0" w:color="auto"/>
            <w:bottom w:val="none" w:sz="0" w:space="0" w:color="auto"/>
            <w:right w:val="none" w:sz="0" w:space="0" w:color="auto"/>
          </w:divBdr>
        </w:div>
        <w:div w:id="1494299362">
          <w:marLeft w:val="640"/>
          <w:marRight w:val="0"/>
          <w:marTop w:val="0"/>
          <w:marBottom w:val="0"/>
          <w:divBdr>
            <w:top w:val="none" w:sz="0" w:space="0" w:color="auto"/>
            <w:left w:val="none" w:sz="0" w:space="0" w:color="auto"/>
            <w:bottom w:val="none" w:sz="0" w:space="0" w:color="auto"/>
            <w:right w:val="none" w:sz="0" w:space="0" w:color="auto"/>
          </w:divBdr>
        </w:div>
        <w:div w:id="691955174">
          <w:marLeft w:val="640"/>
          <w:marRight w:val="0"/>
          <w:marTop w:val="0"/>
          <w:marBottom w:val="0"/>
          <w:divBdr>
            <w:top w:val="none" w:sz="0" w:space="0" w:color="auto"/>
            <w:left w:val="none" w:sz="0" w:space="0" w:color="auto"/>
            <w:bottom w:val="none" w:sz="0" w:space="0" w:color="auto"/>
            <w:right w:val="none" w:sz="0" w:space="0" w:color="auto"/>
          </w:divBdr>
        </w:div>
        <w:div w:id="1572930539">
          <w:marLeft w:val="640"/>
          <w:marRight w:val="0"/>
          <w:marTop w:val="0"/>
          <w:marBottom w:val="0"/>
          <w:divBdr>
            <w:top w:val="none" w:sz="0" w:space="0" w:color="auto"/>
            <w:left w:val="none" w:sz="0" w:space="0" w:color="auto"/>
            <w:bottom w:val="none" w:sz="0" w:space="0" w:color="auto"/>
            <w:right w:val="none" w:sz="0" w:space="0" w:color="auto"/>
          </w:divBdr>
        </w:div>
        <w:div w:id="1348289096">
          <w:marLeft w:val="640"/>
          <w:marRight w:val="0"/>
          <w:marTop w:val="0"/>
          <w:marBottom w:val="0"/>
          <w:divBdr>
            <w:top w:val="none" w:sz="0" w:space="0" w:color="auto"/>
            <w:left w:val="none" w:sz="0" w:space="0" w:color="auto"/>
            <w:bottom w:val="none" w:sz="0" w:space="0" w:color="auto"/>
            <w:right w:val="none" w:sz="0" w:space="0" w:color="auto"/>
          </w:divBdr>
        </w:div>
        <w:div w:id="1419130350">
          <w:marLeft w:val="640"/>
          <w:marRight w:val="0"/>
          <w:marTop w:val="0"/>
          <w:marBottom w:val="0"/>
          <w:divBdr>
            <w:top w:val="none" w:sz="0" w:space="0" w:color="auto"/>
            <w:left w:val="none" w:sz="0" w:space="0" w:color="auto"/>
            <w:bottom w:val="none" w:sz="0" w:space="0" w:color="auto"/>
            <w:right w:val="none" w:sz="0" w:space="0" w:color="auto"/>
          </w:divBdr>
        </w:div>
        <w:div w:id="2058435021">
          <w:marLeft w:val="640"/>
          <w:marRight w:val="0"/>
          <w:marTop w:val="0"/>
          <w:marBottom w:val="0"/>
          <w:divBdr>
            <w:top w:val="none" w:sz="0" w:space="0" w:color="auto"/>
            <w:left w:val="none" w:sz="0" w:space="0" w:color="auto"/>
            <w:bottom w:val="none" w:sz="0" w:space="0" w:color="auto"/>
            <w:right w:val="none" w:sz="0" w:space="0" w:color="auto"/>
          </w:divBdr>
        </w:div>
        <w:div w:id="419761761">
          <w:marLeft w:val="640"/>
          <w:marRight w:val="0"/>
          <w:marTop w:val="0"/>
          <w:marBottom w:val="0"/>
          <w:divBdr>
            <w:top w:val="none" w:sz="0" w:space="0" w:color="auto"/>
            <w:left w:val="none" w:sz="0" w:space="0" w:color="auto"/>
            <w:bottom w:val="none" w:sz="0" w:space="0" w:color="auto"/>
            <w:right w:val="none" w:sz="0" w:space="0" w:color="auto"/>
          </w:divBdr>
        </w:div>
        <w:div w:id="1049917163">
          <w:marLeft w:val="640"/>
          <w:marRight w:val="0"/>
          <w:marTop w:val="0"/>
          <w:marBottom w:val="0"/>
          <w:divBdr>
            <w:top w:val="none" w:sz="0" w:space="0" w:color="auto"/>
            <w:left w:val="none" w:sz="0" w:space="0" w:color="auto"/>
            <w:bottom w:val="none" w:sz="0" w:space="0" w:color="auto"/>
            <w:right w:val="none" w:sz="0" w:space="0" w:color="auto"/>
          </w:divBdr>
        </w:div>
        <w:div w:id="919027822">
          <w:marLeft w:val="640"/>
          <w:marRight w:val="0"/>
          <w:marTop w:val="0"/>
          <w:marBottom w:val="0"/>
          <w:divBdr>
            <w:top w:val="none" w:sz="0" w:space="0" w:color="auto"/>
            <w:left w:val="none" w:sz="0" w:space="0" w:color="auto"/>
            <w:bottom w:val="none" w:sz="0" w:space="0" w:color="auto"/>
            <w:right w:val="none" w:sz="0" w:space="0" w:color="auto"/>
          </w:divBdr>
        </w:div>
        <w:div w:id="1640189535">
          <w:marLeft w:val="640"/>
          <w:marRight w:val="0"/>
          <w:marTop w:val="0"/>
          <w:marBottom w:val="0"/>
          <w:divBdr>
            <w:top w:val="none" w:sz="0" w:space="0" w:color="auto"/>
            <w:left w:val="none" w:sz="0" w:space="0" w:color="auto"/>
            <w:bottom w:val="none" w:sz="0" w:space="0" w:color="auto"/>
            <w:right w:val="none" w:sz="0" w:space="0" w:color="auto"/>
          </w:divBdr>
        </w:div>
        <w:div w:id="946278379">
          <w:marLeft w:val="640"/>
          <w:marRight w:val="0"/>
          <w:marTop w:val="0"/>
          <w:marBottom w:val="0"/>
          <w:divBdr>
            <w:top w:val="none" w:sz="0" w:space="0" w:color="auto"/>
            <w:left w:val="none" w:sz="0" w:space="0" w:color="auto"/>
            <w:bottom w:val="none" w:sz="0" w:space="0" w:color="auto"/>
            <w:right w:val="none" w:sz="0" w:space="0" w:color="auto"/>
          </w:divBdr>
        </w:div>
        <w:div w:id="1200776751">
          <w:marLeft w:val="640"/>
          <w:marRight w:val="0"/>
          <w:marTop w:val="0"/>
          <w:marBottom w:val="0"/>
          <w:divBdr>
            <w:top w:val="none" w:sz="0" w:space="0" w:color="auto"/>
            <w:left w:val="none" w:sz="0" w:space="0" w:color="auto"/>
            <w:bottom w:val="none" w:sz="0" w:space="0" w:color="auto"/>
            <w:right w:val="none" w:sz="0" w:space="0" w:color="auto"/>
          </w:divBdr>
        </w:div>
        <w:div w:id="1383794314">
          <w:marLeft w:val="640"/>
          <w:marRight w:val="0"/>
          <w:marTop w:val="0"/>
          <w:marBottom w:val="0"/>
          <w:divBdr>
            <w:top w:val="none" w:sz="0" w:space="0" w:color="auto"/>
            <w:left w:val="none" w:sz="0" w:space="0" w:color="auto"/>
            <w:bottom w:val="none" w:sz="0" w:space="0" w:color="auto"/>
            <w:right w:val="none" w:sz="0" w:space="0" w:color="auto"/>
          </w:divBdr>
        </w:div>
        <w:div w:id="1512066412">
          <w:marLeft w:val="640"/>
          <w:marRight w:val="0"/>
          <w:marTop w:val="0"/>
          <w:marBottom w:val="0"/>
          <w:divBdr>
            <w:top w:val="none" w:sz="0" w:space="0" w:color="auto"/>
            <w:left w:val="none" w:sz="0" w:space="0" w:color="auto"/>
            <w:bottom w:val="none" w:sz="0" w:space="0" w:color="auto"/>
            <w:right w:val="none" w:sz="0" w:space="0" w:color="auto"/>
          </w:divBdr>
        </w:div>
        <w:div w:id="1317958100">
          <w:marLeft w:val="640"/>
          <w:marRight w:val="0"/>
          <w:marTop w:val="0"/>
          <w:marBottom w:val="0"/>
          <w:divBdr>
            <w:top w:val="none" w:sz="0" w:space="0" w:color="auto"/>
            <w:left w:val="none" w:sz="0" w:space="0" w:color="auto"/>
            <w:bottom w:val="none" w:sz="0" w:space="0" w:color="auto"/>
            <w:right w:val="none" w:sz="0" w:space="0" w:color="auto"/>
          </w:divBdr>
        </w:div>
        <w:div w:id="112405476">
          <w:marLeft w:val="640"/>
          <w:marRight w:val="0"/>
          <w:marTop w:val="0"/>
          <w:marBottom w:val="0"/>
          <w:divBdr>
            <w:top w:val="none" w:sz="0" w:space="0" w:color="auto"/>
            <w:left w:val="none" w:sz="0" w:space="0" w:color="auto"/>
            <w:bottom w:val="none" w:sz="0" w:space="0" w:color="auto"/>
            <w:right w:val="none" w:sz="0" w:space="0" w:color="auto"/>
          </w:divBdr>
        </w:div>
        <w:div w:id="1560629119">
          <w:marLeft w:val="640"/>
          <w:marRight w:val="0"/>
          <w:marTop w:val="0"/>
          <w:marBottom w:val="0"/>
          <w:divBdr>
            <w:top w:val="none" w:sz="0" w:space="0" w:color="auto"/>
            <w:left w:val="none" w:sz="0" w:space="0" w:color="auto"/>
            <w:bottom w:val="none" w:sz="0" w:space="0" w:color="auto"/>
            <w:right w:val="none" w:sz="0" w:space="0" w:color="auto"/>
          </w:divBdr>
        </w:div>
        <w:div w:id="1431505244">
          <w:marLeft w:val="640"/>
          <w:marRight w:val="0"/>
          <w:marTop w:val="0"/>
          <w:marBottom w:val="0"/>
          <w:divBdr>
            <w:top w:val="none" w:sz="0" w:space="0" w:color="auto"/>
            <w:left w:val="none" w:sz="0" w:space="0" w:color="auto"/>
            <w:bottom w:val="none" w:sz="0" w:space="0" w:color="auto"/>
            <w:right w:val="none" w:sz="0" w:space="0" w:color="auto"/>
          </w:divBdr>
        </w:div>
        <w:div w:id="130176829">
          <w:marLeft w:val="640"/>
          <w:marRight w:val="0"/>
          <w:marTop w:val="0"/>
          <w:marBottom w:val="0"/>
          <w:divBdr>
            <w:top w:val="none" w:sz="0" w:space="0" w:color="auto"/>
            <w:left w:val="none" w:sz="0" w:space="0" w:color="auto"/>
            <w:bottom w:val="none" w:sz="0" w:space="0" w:color="auto"/>
            <w:right w:val="none" w:sz="0" w:space="0" w:color="auto"/>
          </w:divBdr>
        </w:div>
        <w:div w:id="1784807635">
          <w:marLeft w:val="640"/>
          <w:marRight w:val="0"/>
          <w:marTop w:val="0"/>
          <w:marBottom w:val="0"/>
          <w:divBdr>
            <w:top w:val="none" w:sz="0" w:space="0" w:color="auto"/>
            <w:left w:val="none" w:sz="0" w:space="0" w:color="auto"/>
            <w:bottom w:val="none" w:sz="0" w:space="0" w:color="auto"/>
            <w:right w:val="none" w:sz="0" w:space="0" w:color="auto"/>
          </w:divBdr>
        </w:div>
        <w:div w:id="659162401">
          <w:marLeft w:val="640"/>
          <w:marRight w:val="0"/>
          <w:marTop w:val="0"/>
          <w:marBottom w:val="0"/>
          <w:divBdr>
            <w:top w:val="none" w:sz="0" w:space="0" w:color="auto"/>
            <w:left w:val="none" w:sz="0" w:space="0" w:color="auto"/>
            <w:bottom w:val="none" w:sz="0" w:space="0" w:color="auto"/>
            <w:right w:val="none" w:sz="0" w:space="0" w:color="auto"/>
          </w:divBdr>
        </w:div>
        <w:div w:id="1430544135">
          <w:marLeft w:val="640"/>
          <w:marRight w:val="0"/>
          <w:marTop w:val="0"/>
          <w:marBottom w:val="0"/>
          <w:divBdr>
            <w:top w:val="none" w:sz="0" w:space="0" w:color="auto"/>
            <w:left w:val="none" w:sz="0" w:space="0" w:color="auto"/>
            <w:bottom w:val="none" w:sz="0" w:space="0" w:color="auto"/>
            <w:right w:val="none" w:sz="0" w:space="0" w:color="auto"/>
          </w:divBdr>
        </w:div>
        <w:div w:id="1116169413">
          <w:marLeft w:val="640"/>
          <w:marRight w:val="0"/>
          <w:marTop w:val="0"/>
          <w:marBottom w:val="0"/>
          <w:divBdr>
            <w:top w:val="none" w:sz="0" w:space="0" w:color="auto"/>
            <w:left w:val="none" w:sz="0" w:space="0" w:color="auto"/>
            <w:bottom w:val="none" w:sz="0" w:space="0" w:color="auto"/>
            <w:right w:val="none" w:sz="0" w:space="0" w:color="auto"/>
          </w:divBdr>
        </w:div>
        <w:div w:id="1882015620">
          <w:marLeft w:val="640"/>
          <w:marRight w:val="0"/>
          <w:marTop w:val="0"/>
          <w:marBottom w:val="0"/>
          <w:divBdr>
            <w:top w:val="none" w:sz="0" w:space="0" w:color="auto"/>
            <w:left w:val="none" w:sz="0" w:space="0" w:color="auto"/>
            <w:bottom w:val="none" w:sz="0" w:space="0" w:color="auto"/>
            <w:right w:val="none" w:sz="0" w:space="0" w:color="auto"/>
          </w:divBdr>
        </w:div>
        <w:div w:id="1029070037">
          <w:marLeft w:val="640"/>
          <w:marRight w:val="0"/>
          <w:marTop w:val="0"/>
          <w:marBottom w:val="0"/>
          <w:divBdr>
            <w:top w:val="none" w:sz="0" w:space="0" w:color="auto"/>
            <w:left w:val="none" w:sz="0" w:space="0" w:color="auto"/>
            <w:bottom w:val="none" w:sz="0" w:space="0" w:color="auto"/>
            <w:right w:val="none" w:sz="0" w:space="0" w:color="auto"/>
          </w:divBdr>
        </w:div>
        <w:div w:id="44185939">
          <w:marLeft w:val="640"/>
          <w:marRight w:val="0"/>
          <w:marTop w:val="0"/>
          <w:marBottom w:val="0"/>
          <w:divBdr>
            <w:top w:val="none" w:sz="0" w:space="0" w:color="auto"/>
            <w:left w:val="none" w:sz="0" w:space="0" w:color="auto"/>
            <w:bottom w:val="none" w:sz="0" w:space="0" w:color="auto"/>
            <w:right w:val="none" w:sz="0" w:space="0" w:color="auto"/>
          </w:divBdr>
        </w:div>
        <w:div w:id="1309165365">
          <w:marLeft w:val="640"/>
          <w:marRight w:val="0"/>
          <w:marTop w:val="0"/>
          <w:marBottom w:val="0"/>
          <w:divBdr>
            <w:top w:val="none" w:sz="0" w:space="0" w:color="auto"/>
            <w:left w:val="none" w:sz="0" w:space="0" w:color="auto"/>
            <w:bottom w:val="none" w:sz="0" w:space="0" w:color="auto"/>
            <w:right w:val="none" w:sz="0" w:space="0" w:color="auto"/>
          </w:divBdr>
        </w:div>
        <w:div w:id="1685666991">
          <w:marLeft w:val="640"/>
          <w:marRight w:val="0"/>
          <w:marTop w:val="0"/>
          <w:marBottom w:val="0"/>
          <w:divBdr>
            <w:top w:val="none" w:sz="0" w:space="0" w:color="auto"/>
            <w:left w:val="none" w:sz="0" w:space="0" w:color="auto"/>
            <w:bottom w:val="none" w:sz="0" w:space="0" w:color="auto"/>
            <w:right w:val="none" w:sz="0" w:space="0" w:color="auto"/>
          </w:divBdr>
        </w:div>
        <w:div w:id="832182423">
          <w:marLeft w:val="640"/>
          <w:marRight w:val="0"/>
          <w:marTop w:val="0"/>
          <w:marBottom w:val="0"/>
          <w:divBdr>
            <w:top w:val="none" w:sz="0" w:space="0" w:color="auto"/>
            <w:left w:val="none" w:sz="0" w:space="0" w:color="auto"/>
            <w:bottom w:val="none" w:sz="0" w:space="0" w:color="auto"/>
            <w:right w:val="none" w:sz="0" w:space="0" w:color="auto"/>
          </w:divBdr>
        </w:div>
        <w:div w:id="1961106198">
          <w:marLeft w:val="640"/>
          <w:marRight w:val="0"/>
          <w:marTop w:val="0"/>
          <w:marBottom w:val="0"/>
          <w:divBdr>
            <w:top w:val="none" w:sz="0" w:space="0" w:color="auto"/>
            <w:left w:val="none" w:sz="0" w:space="0" w:color="auto"/>
            <w:bottom w:val="none" w:sz="0" w:space="0" w:color="auto"/>
            <w:right w:val="none" w:sz="0" w:space="0" w:color="auto"/>
          </w:divBdr>
        </w:div>
        <w:div w:id="953751912">
          <w:marLeft w:val="640"/>
          <w:marRight w:val="0"/>
          <w:marTop w:val="0"/>
          <w:marBottom w:val="0"/>
          <w:divBdr>
            <w:top w:val="none" w:sz="0" w:space="0" w:color="auto"/>
            <w:left w:val="none" w:sz="0" w:space="0" w:color="auto"/>
            <w:bottom w:val="none" w:sz="0" w:space="0" w:color="auto"/>
            <w:right w:val="none" w:sz="0" w:space="0" w:color="auto"/>
          </w:divBdr>
        </w:div>
        <w:div w:id="1229458039">
          <w:marLeft w:val="640"/>
          <w:marRight w:val="0"/>
          <w:marTop w:val="0"/>
          <w:marBottom w:val="0"/>
          <w:divBdr>
            <w:top w:val="none" w:sz="0" w:space="0" w:color="auto"/>
            <w:left w:val="none" w:sz="0" w:space="0" w:color="auto"/>
            <w:bottom w:val="none" w:sz="0" w:space="0" w:color="auto"/>
            <w:right w:val="none" w:sz="0" w:space="0" w:color="auto"/>
          </w:divBdr>
        </w:div>
        <w:div w:id="1879930787">
          <w:marLeft w:val="640"/>
          <w:marRight w:val="0"/>
          <w:marTop w:val="0"/>
          <w:marBottom w:val="0"/>
          <w:divBdr>
            <w:top w:val="none" w:sz="0" w:space="0" w:color="auto"/>
            <w:left w:val="none" w:sz="0" w:space="0" w:color="auto"/>
            <w:bottom w:val="none" w:sz="0" w:space="0" w:color="auto"/>
            <w:right w:val="none" w:sz="0" w:space="0" w:color="auto"/>
          </w:divBdr>
        </w:div>
        <w:div w:id="1550923467">
          <w:marLeft w:val="640"/>
          <w:marRight w:val="0"/>
          <w:marTop w:val="0"/>
          <w:marBottom w:val="0"/>
          <w:divBdr>
            <w:top w:val="none" w:sz="0" w:space="0" w:color="auto"/>
            <w:left w:val="none" w:sz="0" w:space="0" w:color="auto"/>
            <w:bottom w:val="none" w:sz="0" w:space="0" w:color="auto"/>
            <w:right w:val="none" w:sz="0" w:space="0" w:color="auto"/>
          </w:divBdr>
        </w:div>
        <w:div w:id="722101448">
          <w:marLeft w:val="640"/>
          <w:marRight w:val="0"/>
          <w:marTop w:val="0"/>
          <w:marBottom w:val="0"/>
          <w:divBdr>
            <w:top w:val="none" w:sz="0" w:space="0" w:color="auto"/>
            <w:left w:val="none" w:sz="0" w:space="0" w:color="auto"/>
            <w:bottom w:val="none" w:sz="0" w:space="0" w:color="auto"/>
            <w:right w:val="none" w:sz="0" w:space="0" w:color="auto"/>
          </w:divBdr>
        </w:div>
        <w:div w:id="1841771453">
          <w:marLeft w:val="640"/>
          <w:marRight w:val="0"/>
          <w:marTop w:val="0"/>
          <w:marBottom w:val="0"/>
          <w:divBdr>
            <w:top w:val="none" w:sz="0" w:space="0" w:color="auto"/>
            <w:left w:val="none" w:sz="0" w:space="0" w:color="auto"/>
            <w:bottom w:val="none" w:sz="0" w:space="0" w:color="auto"/>
            <w:right w:val="none" w:sz="0" w:space="0" w:color="auto"/>
          </w:divBdr>
        </w:div>
        <w:div w:id="1796370411">
          <w:marLeft w:val="640"/>
          <w:marRight w:val="0"/>
          <w:marTop w:val="0"/>
          <w:marBottom w:val="0"/>
          <w:divBdr>
            <w:top w:val="none" w:sz="0" w:space="0" w:color="auto"/>
            <w:left w:val="none" w:sz="0" w:space="0" w:color="auto"/>
            <w:bottom w:val="none" w:sz="0" w:space="0" w:color="auto"/>
            <w:right w:val="none" w:sz="0" w:space="0" w:color="auto"/>
          </w:divBdr>
        </w:div>
        <w:div w:id="846745559">
          <w:marLeft w:val="640"/>
          <w:marRight w:val="0"/>
          <w:marTop w:val="0"/>
          <w:marBottom w:val="0"/>
          <w:divBdr>
            <w:top w:val="none" w:sz="0" w:space="0" w:color="auto"/>
            <w:left w:val="none" w:sz="0" w:space="0" w:color="auto"/>
            <w:bottom w:val="none" w:sz="0" w:space="0" w:color="auto"/>
            <w:right w:val="none" w:sz="0" w:space="0" w:color="auto"/>
          </w:divBdr>
        </w:div>
        <w:div w:id="492718935">
          <w:marLeft w:val="640"/>
          <w:marRight w:val="0"/>
          <w:marTop w:val="0"/>
          <w:marBottom w:val="0"/>
          <w:divBdr>
            <w:top w:val="none" w:sz="0" w:space="0" w:color="auto"/>
            <w:left w:val="none" w:sz="0" w:space="0" w:color="auto"/>
            <w:bottom w:val="none" w:sz="0" w:space="0" w:color="auto"/>
            <w:right w:val="none" w:sz="0" w:space="0" w:color="auto"/>
          </w:divBdr>
        </w:div>
        <w:div w:id="1416128979">
          <w:marLeft w:val="640"/>
          <w:marRight w:val="0"/>
          <w:marTop w:val="0"/>
          <w:marBottom w:val="0"/>
          <w:divBdr>
            <w:top w:val="none" w:sz="0" w:space="0" w:color="auto"/>
            <w:left w:val="none" w:sz="0" w:space="0" w:color="auto"/>
            <w:bottom w:val="none" w:sz="0" w:space="0" w:color="auto"/>
            <w:right w:val="none" w:sz="0" w:space="0" w:color="auto"/>
          </w:divBdr>
        </w:div>
        <w:div w:id="1517620539">
          <w:marLeft w:val="640"/>
          <w:marRight w:val="0"/>
          <w:marTop w:val="0"/>
          <w:marBottom w:val="0"/>
          <w:divBdr>
            <w:top w:val="none" w:sz="0" w:space="0" w:color="auto"/>
            <w:left w:val="none" w:sz="0" w:space="0" w:color="auto"/>
            <w:bottom w:val="none" w:sz="0" w:space="0" w:color="auto"/>
            <w:right w:val="none" w:sz="0" w:space="0" w:color="auto"/>
          </w:divBdr>
        </w:div>
        <w:div w:id="336924765">
          <w:marLeft w:val="640"/>
          <w:marRight w:val="0"/>
          <w:marTop w:val="0"/>
          <w:marBottom w:val="0"/>
          <w:divBdr>
            <w:top w:val="none" w:sz="0" w:space="0" w:color="auto"/>
            <w:left w:val="none" w:sz="0" w:space="0" w:color="auto"/>
            <w:bottom w:val="none" w:sz="0" w:space="0" w:color="auto"/>
            <w:right w:val="none" w:sz="0" w:space="0" w:color="auto"/>
          </w:divBdr>
        </w:div>
        <w:div w:id="1137917590">
          <w:marLeft w:val="640"/>
          <w:marRight w:val="0"/>
          <w:marTop w:val="0"/>
          <w:marBottom w:val="0"/>
          <w:divBdr>
            <w:top w:val="none" w:sz="0" w:space="0" w:color="auto"/>
            <w:left w:val="none" w:sz="0" w:space="0" w:color="auto"/>
            <w:bottom w:val="none" w:sz="0" w:space="0" w:color="auto"/>
            <w:right w:val="none" w:sz="0" w:space="0" w:color="auto"/>
          </w:divBdr>
        </w:div>
        <w:div w:id="469788105">
          <w:marLeft w:val="640"/>
          <w:marRight w:val="0"/>
          <w:marTop w:val="0"/>
          <w:marBottom w:val="0"/>
          <w:divBdr>
            <w:top w:val="none" w:sz="0" w:space="0" w:color="auto"/>
            <w:left w:val="none" w:sz="0" w:space="0" w:color="auto"/>
            <w:bottom w:val="none" w:sz="0" w:space="0" w:color="auto"/>
            <w:right w:val="none" w:sz="0" w:space="0" w:color="auto"/>
          </w:divBdr>
        </w:div>
        <w:div w:id="75908050">
          <w:marLeft w:val="640"/>
          <w:marRight w:val="0"/>
          <w:marTop w:val="0"/>
          <w:marBottom w:val="0"/>
          <w:divBdr>
            <w:top w:val="none" w:sz="0" w:space="0" w:color="auto"/>
            <w:left w:val="none" w:sz="0" w:space="0" w:color="auto"/>
            <w:bottom w:val="none" w:sz="0" w:space="0" w:color="auto"/>
            <w:right w:val="none" w:sz="0" w:space="0" w:color="auto"/>
          </w:divBdr>
        </w:div>
        <w:div w:id="1596552540">
          <w:marLeft w:val="640"/>
          <w:marRight w:val="0"/>
          <w:marTop w:val="0"/>
          <w:marBottom w:val="0"/>
          <w:divBdr>
            <w:top w:val="none" w:sz="0" w:space="0" w:color="auto"/>
            <w:left w:val="none" w:sz="0" w:space="0" w:color="auto"/>
            <w:bottom w:val="none" w:sz="0" w:space="0" w:color="auto"/>
            <w:right w:val="none" w:sz="0" w:space="0" w:color="auto"/>
          </w:divBdr>
        </w:div>
        <w:div w:id="1714184963">
          <w:marLeft w:val="640"/>
          <w:marRight w:val="0"/>
          <w:marTop w:val="0"/>
          <w:marBottom w:val="0"/>
          <w:divBdr>
            <w:top w:val="none" w:sz="0" w:space="0" w:color="auto"/>
            <w:left w:val="none" w:sz="0" w:space="0" w:color="auto"/>
            <w:bottom w:val="none" w:sz="0" w:space="0" w:color="auto"/>
            <w:right w:val="none" w:sz="0" w:space="0" w:color="auto"/>
          </w:divBdr>
        </w:div>
        <w:div w:id="573129763">
          <w:marLeft w:val="640"/>
          <w:marRight w:val="0"/>
          <w:marTop w:val="0"/>
          <w:marBottom w:val="0"/>
          <w:divBdr>
            <w:top w:val="none" w:sz="0" w:space="0" w:color="auto"/>
            <w:left w:val="none" w:sz="0" w:space="0" w:color="auto"/>
            <w:bottom w:val="none" w:sz="0" w:space="0" w:color="auto"/>
            <w:right w:val="none" w:sz="0" w:space="0" w:color="auto"/>
          </w:divBdr>
        </w:div>
        <w:div w:id="501508165">
          <w:marLeft w:val="640"/>
          <w:marRight w:val="0"/>
          <w:marTop w:val="0"/>
          <w:marBottom w:val="0"/>
          <w:divBdr>
            <w:top w:val="none" w:sz="0" w:space="0" w:color="auto"/>
            <w:left w:val="none" w:sz="0" w:space="0" w:color="auto"/>
            <w:bottom w:val="none" w:sz="0" w:space="0" w:color="auto"/>
            <w:right w:val="none" w:sz="0" w:space="0" w:color="auto"/>
          </w:divBdr>
        </w:div>
        <w:div w:id="1256131119">
          <w:marLeft w:val="640"/>
          <w:marRight w:val="0"/>
          <w:marTop w:val="0"/>
          <w:marBottom w:val="0"/>
          <w:divBdr>
            <w:top w:val="none" w:sz="0" w:space="0" w:color="auto"/>
            <w:left w:val="none" w:sz="0" w:space="0" w:color="auto"/>
            <w:bottom w:val="none" w:sz="0" w:space="0" w:color="auto"/>
            <w:right w:val="none" w:sz="0" w:space="0" w:color="auto"/>
          </w:divBdr>
        </w:div>
        <w:div w:id="1151364521">
          <w:marLeft w:val="640"/>
          <w:marRight w:val="0"/>
          <w:marTop w:val="0"/>
          <w:marBottom w:val="0"/>
          <w:divBdr>
            <w:top w:val="none" w:sz="0" w:space="0" w:color="auto"/>
            <w:left w:val="none" w:sz="0" w:space="0" w:color="auto"/>
            <w:bottom w:val="none" w:sz="0" w:space="0" w:color="auto"/>
            <w:right w:val="none" w:sz="0" w:space="0" w:color="auto"/>
          </w:divBdr>
        </w:div>
        <w:div w:id="664284838">
          <w:marLeft w:val="640"/>
          <w:marRight w:val="0"/>
          <w:marTop w:val="0"/>
          <w:marBottom w:val="0"/>
          <w:divBdr>
            <w:top w:val="none" w:sz="0" w:space="0" w:color="auto"/>
            <w:left w:val="none" w:sz="0" w:space="0" w:color="auto"/>
            <w:bottom w:val="none" w:sz="0" w:space="0" w:color="auto"/>
            <w:right w:val="none" w:sz="0" w:space="0" w:color="auto"/>
          </w:divBdr>
        </w:div>
        <w:div w:id="1017973868">
          <w:marLeft w:val="640"/>
          <w:marRight w:val="0"/>
          <w:marTop w:val="0"/>
          <w:marBottom w:val="0"/>
          <w:divBdr>
            <w:top w:val="none" w:sz="0" w:space="0" w:color="auto"/>
            <w:left w:val="none" w:sz="0" w:space="0" w:color="auto"/>
            <w:bottom w:val="none" w:sz="0" w:space="0" w:color="auto"/>
            <w:right w:val="none" w:sz="0" w:space="0" w:color="auto"/>
          </w:divBdr>
        </w:div>
        <w:div w:id="488133814">
          <w:marLeft w:val="640"/>
          <w:marRight w:val="0"/>
          <w:marTop w:val="0"/>
          <w:marBottom w:val="0"/>
          <w:divBdr>
            <w:top w:val="none" w:sz="0" w:space="0" w:color="auto"/>
            <w:left w:val="none" w:sz="0" w:space="0" w:color="auto"/>
            <w:bottom w:val="none" w:sz="0" w:space="0" w:color="auto"/>
            <w:right w:val="none" w:sz="0" w:space="0" w:color="auto"/>
          </w:divBdr>
        </w:div>
        <w:div w:id="1811629194">
          <w:marLeft w:val="640"/>
          <w:marRight w:val="0"/>
          <w:marTop w:val="0"/>
          <w:marBottom w:val="0"/>
          <w:divBdr>
            <w:top w:val="none" w:sz="0" w:space="0" w:color="auto"/>
            <w:left w:val="none" w:sz="0" w:space="0" w:color="auto"/>
            <w:bottom w:val="none" w:sz="0" w:space="0" w:color="auto"/>
            <w:right w:val="none" w:sz="0" w:space="0" w:color="auto"/>
          </w:divBdr>
        </w:div>
        <w:div w:id="1819420382">
          <w:marLeft w:val="640"/>
          <w:marRight w:val="0"/>
          <w:marTop w:val="0"/>
          <w:marBottom w:val="0"/>
          <w:divBdr>
            <w:top w:val="none" w:sz="0" w:space="0" w:color="auto"/>
            <w:left w:val="none" w:sz="0" w:space="0" w:color="auto"/>
            <w:bottom w:val="none" w:sz="0" w:space="0" w:color="auto"/>
            <w:right w:val="none" w:sz="0" w:space="0" w:color="auto"/>
          </w:divBdr>
        </w:div>
        <w:div w:id="525555940">
          <w:marLeft w:val="640"/>
          <w:marRight w:val="0"/>
          <w:marTop w:val="0"/>
          <w:marBottom w:val="0"/>
          <w:divBdr>
            <w:top w:val="none" w:sz="0" w:space="0" w:color="auto"/>
            <w:left w:val="none" w:sz="0" w:space="0" w:color="auto"/>
            <w:bottom w:val="none" w:sz="0" w:space="0" w:color="auto"/>
            <w:right w:val="none" w:sz="0" w:space="0" w:color="auto"/>
          </w:divBdr>
        </w:div>
        <w:div w:id="1227836897">
          <w:marLeft w:val="640"/>
          <w:marRight w:val="0"/>
          <w:marTop w:val="0"/>
          <w:marBottom w:val="0"/>
          <w:divBdr>
            <w:top w:val="none" w:sz="0" w:space="0" w:color="auto"/>
            <w:left w:val="none" w:sz="0" w:space="0" w:color="auto"/>
            <w:bottom w:val="none" w:sz="0" w:space="0" w:color="auto"/>
            <w:right w:val="none" w:sz="0" w:space="0" w:color="auto"/>
          </w:divBdr>
        </w:div>
        <w:div w:id="1444493439">
          <w:marLeft w:val="640"/>
          <w:marRight w:val="0"/>
          <w:marTop w:val="0"/>
          <w:marBottom w:val="0"/>
          <w:divBdr>
            <w:top w:val="none" w:sz="0" w:space="0" w:color="auto"/>
            <w:left w:val="none" w:sz="0" w:space="0" w:color="auto"/>
            <w:bottom w:val="none" w:sz="0" w:space="0" w:color="auto"/>
            <w:right w:val="none" w:sz="0" w:space="0" w:color="auto"/>
          </w:divBdr>
        </w:div>
        <w:div w:id="83428108">
          <w:marLeft w:val="640"/>
          <w:marRight w:val="0"/>
          <w:marTop w:val="0"/>
          <w:marBottom w:val="0"/>
          <w:divBdr>
            <w:top w:val="none" w:sz="0" w:space="0" w:color="auto"/>
            <w:left w:val="none" w:sz="0" w:space="0" w:color="auto"/>
            <w:bottom w:val="none" w:sz="0" w:space="0" w:color="auto"/>
            <w:right w:val="none" w:sz="0" w:space="0" w:color="auto"/>
          </w:divBdr>
        </w:div>
        <w:div w:id="1570964817">
          <w:marLeft w:val="640"/>
          <w:marRight w:val="0"/>
          <w:marTop w:val="0"/>
          <w:marBottom w:val="0"/>
          <w:divBdr>
            <w:top w:val="none" w:sz="0" w:space="0" w:color="auto"/>
            <w:left w:val="none" w:sz="0" w:space="0" w:color="auto"/>
            <w:bottom w:val="none" w:sz="0" w:space="0" w:color="auto"/>
            <w:right w:val="none" w:sz="0" w:space="0" w:color="auto"/>
          </w:divBdr>
        </w:div>
        <w:div w:id="177156401">
          <w:marLeft w:val="640"/>
          <w:marRight w:val="0"/>
          <w:marTop w:val="0"/>
          <w:marBottom w:val="0"/>
          <w:divBdr>
            <w:top w:val="none" w:sz="0" w:space="0" w:color="auto"/>
            <w:left w:val="none" w:sz="0" w:space="0" w:color="auto"/>
            <w:bottom w:val="none" w:sz="0" w:space="0" w:color="auto"/>
            <w:right w:val="none" w:sz="0" w:space="0" w:color="auto"/>
          </w:divBdr>
        </w:div>
        <w:div w:id="1223953730">
          <w:marLeft w:val="640"/>
          <w:marRight w:val="0"/>
          <w:marTop w:val="0"/>
          <w:marBottom w:val="0"/>
          <w:divBdr>
            <w:top w:val="none" w:sz="0" w:space="0" w:color="auto"/>
            <w:left w:val="none" w:sz="0" w:space="0" w:color="auto"/>
            <w:bottom w:val="none" w:sz="0" w:space="0" w:color="auto"/>
            <w:right w:val="none" w:sz="0" w:space="0" w:color="auto"/>
          </w:divBdr>
        </w:div>
        <w:div w:id="990643647">
          <w:marLeft w:val="640"/>
          <w:marRight w:val="0"/>
          <w:marTop w:val="0"/>
          <w:marBottom w:val="0"/>
          <w:divBdr>
            <w:top w:val="none" w:sz="0" w:space="0" w:color="auto"/>
            <w:left w:val="none" w:sz="0" w:space="0" w:color="auto"/>
            <w:bottom w:val="none" w:sz="0" w:space="0" w:color="auto"/>
            <w:right w:val="none" w:sz="0" w:space="0" w:color="auto"/>
          </w:divBdr>
        </w:div>
        <w:div w:id="2122987695">
          <w:marLeft w:val="640"/>
          <w:marRight w:val="0"/>
          <w:marTop w:val="0"/>
          <w:marBottom w:val="0"/>
          <w:divBdr>
            <w:top w:val="none" w:sz="0" w:space="0" w:color="auto"/>
            <w:left w:val="none" w:sz="0" w:space="0" w:color="auto"/>
            <w:bottom w:val="none" w:sz="0" w:space="0" w:color="auto"/>
            <w:right w:val="none" w:sz="0" w:space="0" w:color="auto"/>
          </w:divBdr>
        </w:div>
        <w:div w:id="817723573">
          <w:marLeft w:val="640"/>
          <w:marRight w:val="0"/>
          <w:marTop w:val="0"/>
          <w:marBottom w:val="0"/>
          <w:divBdr>
            <w:top w:val="none" w:sz="0" w:space="0" w:color="auto"/>
            <w:left w:val="none" w:sz="0" w:space="0" w:color="auto"/>
            <w:bottom w:val="none" w:sz="0" w:space="0" w:color="auto"/>
            <w:right w:val="none" w:sz="0" w:space="0" w:color="auto"/>
          </w:divBdr>
        </w:div>
        <w:div w:id="1823695471">
          <w:marLeft w:val="640"/>
          <w:marRight w:val="0"/>
          <w:marTop w:val="0"/>
          <w:marBottom w:val="0"/>
          <w:divBdr>
            <w:top w:val="none" w:sz="0" w:space="0" w:color="auto"/>
            <w:left w:val="none" w:sz="0" w:space="0" w:color="auto"/>
            <w:bottom w:val="none" w:sz="0" w:space="0" w:color="auto"/>
            <w:right w:val="none" w:sz="0" w:space="0" w:color="auto"/>
          </w:divBdr>
        </w:div>
        <w:div w:id="1436747341">
          <w:marLeft w:val="640"/>
          <w:marRight w:val="0"/>
          <w:marTop w:val="0"/>
          <w:marBottom w:val="0"/>
          <w:divBdr>
            <w:top w:val="none" w:sz="0" w:space="0" w:color="auto"/>
            <w:left w:val="none" w:sz="0" w:space="0" w:color="auto"/>
            <w:bottom w:val="none" w:sz="0" w:space="0" w:color="auto"/>
            <w:right w:val="none" w:sz="0" w:space="0" w:color="auto"/>
          </w:divBdr>
        </w:div>
        <w:div w:id="1312127621">
          <w:marLeft w:val="640"/>
          <w:marRight w:val="0"/>
          <w:marTop w:val="0"/>
          <w:marBottom w:val="0"/>
          <w:divBdr>
            <w:top w:val="none" w:sz="0" w:space="0" w:color="auto"/>
            <w:left w:val="none" w:sz="0" w:space="0" w:color="auto"/>
            <w:bottom w:val="none" w:sz="0" w:space="0" w:color="auto"/>
            <w:right w:val="none" w:sz="0" w:space="0" w:color="auto"/>
          </w:divBdr>
        </w:div>
        <w:div w:id="2128502055">
          <w:marLeft w:val="640"/>
          <w:marRight w:val="0"/>
          <w:marTop w:val="0"/>
          <w:marBottom w:val="0"/>
          <w:divBdr>
            <w:top w:val="none" w:sz="0" w:space="0" w:color="auto"/>
            <w:left w:val="none" w:sz="0" w:space="0" w:color="auto"/>
            <w:bottom w:val="none" w:sz="0" w:space="0" w:color="auto"/>
            <w:right w:val="none" w:sz="0" w:space="0" w:color="auto"/>
          </w:divBdr>
        </w:div>
        <w:div w:id="1185829494">
          <w:marLeft w:val="640"/>
          <w:marRight w:val="0"/>
          <w:marTop w:val="0"/>
          <w:marBottom w:val="0"/>
          <w:divBdr>
            <w:top w:val="none" w:sz="0" w:space="0" w:color="auto"/>
            <w:left w:val="none" w:sz="0" w:space="0" w:color="auto"/>
            <w:bottom w:val="none" w:sz="0" w:space="0" w:color="auto"/>
            <w:right w:val="none" w:sz="0" w:space="0" w:color="auto"/>
          </w:divBdr>
        </w:div>
        <w:div w:id="307714500">
          <w:marLeft w:val="640"/>
          <w:marRight w:val="0"/>
          <w:marTop w:val="0"/>
          <w:marBottom w:val="0"/>
          <w:divBdr>
            <w:top w:val="none" w:sz="0" w:space="0" w:color="auto"/>
            <w:left w:val="none" w:sz="0" w:space="0" w:color="auto"/>
            <w:bottom w:val="none" w:sz="0" w:space="0" w:color="auto"/>
            <w:right w:val="none" w:sz="0" w:space="0" w:color="auto"/>
          </w:divBdr>
        </w:div>
        <w:div w:id="1152915132">
          <w:marLeft w:val="640"/>
          <w:marRight w:val="0"/>
          <w:marTop w:val="0"/>
          <w:marBottom w:val="0"/>
          <w:divBdr>
            <w:top w:val="none" w:sz="0" w:space="0" w:color="auto"/>
            <w:left w:val="none" w:sz="0" w:space="0" w:color="auto"/>
            <w:bottom w:val="none" w:sz="0" w:space="0" w:color="auto"/>
            <w:right w:val="none" w:sz="0" w:space="0" w:color="auto"/>
          </w:divBdr>
        </w:div>
        <w:div w:id="999306980">
          <w:marLeft w:val="640"/>
          <w:marRight w:val="0"/>
          <w:marTop w:val="0"/>
          <w:marBottom w:val="0"/>
          <w:divBdr>
            <w:top w:val="none" w:sz="0" w:space="0" w:color="auto"/>
            <w:left w:val="none" w:sz="0" w:space="0" w:color="auto"/>
            <w:bottom w:val="none" w:sz="0" w:space="0" w:color="auto"/>
            <w:right w:val="none" w:sz="0" w:space="0" w:color="auto"/>
          </w:divBdr>
        </w:div>
        <w:div w:id="1918632139">
          <w:marLeft w:val="640"/>
          <w:marRight w:val="0"/>
          <w:marTop w:val="0"/>
          <w:marBottom w:val="0"/>
          <w:divBdr>
            <w:top w:val="none" w:sz="0" w:space="0" w:color="auto"/>
            <w:left w:val="none" w:sz="0" w:space="0" w:color="auto"/>
            <w:bottom w:val="none" w:sz="0" w:space="0" w:color="auto"/>
            <w:right w:val="none" w:sz="0" w:space="0" w:color="auto"/>
          </w:divBdr>
        </w:div>
        <w:div w:id="1672179077">
          <w:marLeft w:val="640"/>
          <w:marRight w:val="0"/>
          <w:marTop w:val="0"/>
          <w:marBottom w:val="0"/>
          <w:divBdr>
            <w:top w:val="none" w:sz="0" w:space="0" w:color="auto"/>
            <w:left w:val="none" w:sz="0" w:space="0" w:color="auto"/>
            <w:bottom w:val="none" w:sz="0" w:space="0" w:color="auto"/>
            <w:right w:val="none" w:sz="0" w:space="0" w:color="auto"/>
          </w:divBdr>
        </w:div>
        <w:div w:id="781613321">
          <w:marLeft w:val="640"/>
          <w:marRight w:val="0"/>
          <w:marTop w:val="0"/>
          <w:marBottom w:val="0"/>
          <w:divBdr>
            <w:top w:val="none" w:sz="0" w:space="0" w:color="auto"/>
            <w:left w:val="none" w:sz="0" w:space="0" w:color="auto"/>
            <w:bottom w:val="none" w:sz="0" w:space="0" w:color="auto"/>
            <w:right w:val="none" w:sz="0" w:space="0" w:color="auto"/>
          </w:divBdr>
        </w:div>
        <w:div w:id="120418557">
          <w:marLeft w:val="640"/>
          <w:marRight w:val="0"/>
          <w:marTop w:val="0"/>
          <w:marBottom w:val="0"/>
          <w:divBdr>
            <w:top w:val="none" w:sz="0" w:space="0" w:color="auto"/>
            <w:left w:val="none" w:sz="0" w:space="0" w:color="auto"/>
            <w:bottom w:val="none" w:sz="0" w:space="0" w:color="auto"/>
            <w:right w:val="none" w:sz="0" w:space="0" w:color="auto"/>
          </w:divBdr>
        </w:div>
        <w:div w:id="817645430">
          <w:marLeft w:val="640"/>
          <w:marRight w:val="0"/>
          <w:marTop w:val="0"/>
          <w:marBottom w:val="0"/>
          <w:divBdr>
            <w:top w:val="none" w:sz="0" w:space="0" w:color="auto"/>
            <w:left w:val="none" w:sz="0" w:space="0" w:color="auto"/>
            <w:bottom w:val="none" w:sz="0" w:space="0" w:color="auto"/>
            <w:right w:val="none" w:sz="0" w:space="0" w:color="auto"/>
          </w:divBdr>
        </w:div>
        <w:div w:id="698703467">
          <w:marLeft w:val="640"/>
          <w:marRight w:val="0"/>
          <w:marTop w:val="0"/>
          <w:marBottom w:val="0"/>
          <w:divBdr>
            <w:top w:val="none" w:sz="0" w:space="0" w:color="auto"/>
            <w:left w:val="none" w:sz="0" w:space="0" w:color="auto"/>
            <w:bottom w:val="none" w:sz="0" w:space="0" w:color="auto"/>
            <w:right w:val="none" w:sz="0" w:space="0" w:color="auto"/>
          </w:divBdr>
        </w:div>
        <w:div w:id="1541212058">
          <w:marLeft w:val="640"/>
          <w:marRight w:val="0"/>
          <w:marTop w:val="0"/>
          <w:marBottom w:val="0"/>
          <w:divBdr>
            <w:top w:val="none" w:sz="0" w:space="0" w:color="auto"/>
            <w:left w:val="none" w:sz="0" w:space="0" w:color="auto"/>
            <w:bottom w:val="none" w:sz="0" w:space="0" w:color="auto"/>
            <w:right w:val="none" w:sz="0" w:space="0" w:color="auto"/>
          </w:divBdr>
        </w:div>
        <w:div w:id="744567725">
          <w:marLeft w:val="640"/>
          <w:marRight w:val="0"/>
          <w:marTop w:val="0"/>
          <w:marBottom w:val="0"/>
          <w:divBdr>
            <w:top w:val="none" w:sz="0" w:space="0" w:color="auto"/>
            <w:left w:val="none" w:sz="0" w:space="0" w:color="auto"/>
            <w:bottom w:val="none" w:sz="0" w:space="0" w:color="auto"/>
            <w:right w:val="none" w:sz="0" w:space="0" w:color="auto"/>
          </w:divBdr>
        </w:div>
        <w:div w:id="47457597">
          <w:marLeft w:val="640"/>
          <w:marRight w:val="0"/>
          <w:marTop w:val="0"/>
          <w:marBottom w:val="0"/>
          <w:divBdr>
            <w:top w:val="none" w:sz="0" w:space="0" w:color="auto"/>
            <w:left w:val="none" w:sz="0" w:space="0" w:color="auto"/>
            <w:bottom w:val="none" w:sz="0" w:space="0" w:color="auto"/>
            <w:right w:val="none" w:sz="0" w:space="0" w:color="auto"/>
          </w:divBdr>
        </w:div>
        <w:div w:id="365328758">
          <w:marLeft w:val="640"/>
          <w:marRight w:val="0"/>
          <w:marTop w:val="0"/>
          <w:marBottom w:val="0"/>
          <w:divBdr>
            <w:top w:val="none" w:sz="0" w:space="0" w:color="auto"/>
            <w:left w:val="none" w:sz="0" w:space="0" w:color="auto"/>
            <w:bottom w:val="none" w:sz="0" w:space="0" w:color="auto"/>
            <w:right w:val="none" w:sz="0" w:space="0" w:color="auto"/>
          </w:divBdr>
        </w:div>
        <w:div w:id="1105463859">
          <w:marLeft w:val="640"/>
          <w:marRight w:val="0"/>
          <w:marTop w:val="0"/>
          <w:marBottom w:val="0"/>
          <w:divBdr>
            <w:top w:val="none" w:sz="0" w:space="0" w:color="auto"/>
            <w:left w:val="none" w:sz="0" w:space="0" w:color="auto"/>
            <w:bottom w:val="none" w:sz="0" w:space="0" w:color="auto"/>
            <w:right w:val="none" w:sz="0" w:space="0" w:color="auto"/>
          </w:divBdr>
        </w:div>
        <w:div w:id="1548026834">
          <w:marLeft w:val="640"/>
          <w:marRight w:val="0"/>
          <w:marTop w:val="0"/>
          <w:marBottom w:val="0"/>
          <w:divBdr>
            <w:top w:val="none" w:sz="0" w:space="0" w:color="auto"/>
            <w:left w:val="none" w:sz="0" w:space="0" w:color="auto"/>
            <w:bottom w:val="none" w:sz="0" w:space="0" w:color="auto"/>
            <w:right w:val="none" w:sz="0" w:space="0" w:color="auto"/>
          </w:divBdr>
        </w:div>
        <w:div w:id="175731147">
          <w:marLeft w:val="640"/>
          <w:marRight w:val="0"/>
          <w:marTop w:val="0"/>
          <w:marBottom w:val="0"/>
          <w:divBdr>
            <w:top w:val="none" w:sz="0" w:space="0" w:color="auto"/>
            <w:left w:val="none" w:sz="0" w:space="0" w:color="auto"/>
            <w:bottom w:val="none" w:sz="0" w:space="0" w:color="auto"/>
            <w:right w:val="none" w:sz="0" w:space="0" w:color="auto"/>
          </w:divBdr>
        </w:div>
        <w:div w:id="854995388">
          <w:marLeft w:val="640"/>
          <w:marRight w:val="0"/>
          <w:marTop w:val="0"/>
          <w:marBottom w:val="0"/>
          <w:divBdr>
            <w:top w:val="none" w:sz="0" w:space="0" w:color="auto"/>
            <w:left w:val="none" w:sz="0" w:space="0" w:color="auto"/>
            <w:bottom w:val="none" w:sz="0" w:space="0" w:color="auto"/>
            <w:right w:val="none" w:sz="0" w:space="0" w:color="auto"/>
          </w:divBdr>
        </w:div>
        <w:div w:id="379136139">
          <w:marLeft w:val="640"/>
          <w:marRight w:val="0"/>
          <w:marTop w:val="0"/>
          <w:marBottom w:val="0"/>
          <w:divBdr>
            <w:top w:val="none" w:sz="0" w:space="0" w:color="auto"/>
            <w:left w:val="none" w:sz="0" w:space="0" w:color="auto"/>
            <w:bottom w:val="none" w:sz="0" w:space="0" w:color="auto"/>
            <w:right w:val="none" w:sz="0" w:space="0" w:color="auto"/>
          </w:divBdr>
        </w:div>
        <w:div w:id="1708876391">
          <w:marLeft w:val="640"/>
          <w:marRight w:val="0"/>
          <w:marTop w:val="0"/>
          <w:marBottom w:val="0"/>
          <w:divBdr>
            <w:top w:val="none" w:sz="0" w:space="0" w:color="auto"/>
            <w:left w:val="none" w:sz="0" w:space="0" w:color="auto"/>
            <w:bottom w:val="none" w:sz="0" w:space="0" w:color="auto"/>
            <w:right w:val="none" w:sz="0" w:space="0" w:color="auto"/>
          </w:divBdr>
        </w:div>
        <w:div w:id="563952483">
          <w:marLeft w:val="640"/>
          <w:marRight w:val="0"/>
          <w:marTop w:val="0"/>
          <w:marBottom w:val="0"/>
          <w:divBdr>
            <w:top w:val="none" w:sz="0" w:space="0" w:color="auto"/>
            <w:left w:val="none" w:sz="0" w:space="0" w:color="auto"/>
            <w:bottom w:val="none" w:sz="0" w:space="0" w:color="auto"/>
            <w:right w:val="none" w:sz="0" w:space="0" w:color="auto"/>
          </w:divBdr>
        </w:div>
        <w:div w:id="1718360825">
          <w:marLeft w:val="640"/>
          <w:marRight w:val="0"/>
          <w:marTop w:val="0"/>
          <w:marBottom w:val="0"/>
          <w:divBdr>
            <w:top w:val="none" w:sz="0" w:space="0" w:color="auto"/>
            <w:left w:val="none" w:sz="0" w:space="0" w:color="auto"/>
            <w:bottom w:val="none" w:sz="0" w:space="0" w:color="auto"/>
            <w:right w:val="none" w:sz="0" w:space="0" w:color="auto"/>
          </w:divBdr>
        </w:div>
        <w:div w:id="1475567723">
          <w:marLeft w:val="640"/>
          <w:marRight w:val="0"/>
          <w:marTop w:val="0"/>
          <w:marBottom w:val="0"/>
          <w:divBdr>
            <w:top w:val="none" w:sz="0" w:space="0" w:color="auto"/>
            <w:left w:val="none" w:sz="0" w:space="0" w:color="auto"/>
            <w:bottom w:val="none" w:sz="0" w:space="0" w:color="auto"/>
            <w:right w:val="none" w:sz="0" w:space="0" w:color="auto"/>
          </w:divBdr>
        </w:div>
        <w:div w:id="352650009">
          <w:marLeft w:val="640"/>
          <w:marRight w:val="0"/>
          <w:marTop w:val="0"/>
          <w:marBottom w:val="0"/>
          <w:divBdr>
            <w:top w:val="none" w:sz="0" w:space="0" w:color="auto"/>
            <w:left w:val="none" w:sz="0" w:space="0" w:color="auto"/>
            <w:bottom w:val="none" w:sz="0" w:space="0" w:color="auto"/>
            <w:right w:val="none" w:sz="0" w:space="0" w:color="auto"/>
          </w:divBdr>
        </w:div>
        <w:div w:id="1885826412">
          <w:marLeft w:val="640"/>
          <w:marRight w:val="0"/>
          <w:marTop w:val="0"/>
          <w:marBottom w:val="0"/>
          <w:divBdr>
            <w:top w:val="none" w:sz="0" w:space="0" w:color="auto"/>
            <w:left w:val="none" w:sz="0" w:space="0" w:color="auto"/>
            <w:bottom w:val="none" w:sz="0" w:space="0" w:color="auto"/>
            <w:right w:val="none" w:sz="0" w:space="0" w:color="auto"/>
          </w:divBdr>
        </w:div>
        <w:div w:id="1798571692">
          <w:marLeft w:val="640"/>
          <w:marRight w:val="0"/>
          <w:marTop w:val="0"/>
          <w:marBottom w:val="0"/>
          <w:divBdr>
            <w:top w:val="none" w:sz="0" w:space="0" w:color="auto"/>
            <w:left w:val="none" w:sz="0" w:space="0" w:color="auto"/>
            <w:bottom w:val="none" w:sz="0" w:space="0" w:color="auto"/>
            <w:right w:val="none" w:sz="0" w:space="0" w:color="auto"/>
          </w:divBdr>
        </w:div>
        <w:div w:id="2127112218">
          <w:marLeft w:val="640"/>
          <w:marRight w:val="0"/>
          <w:marTop w:val="0"/>
          <w:marBottom w:val="0"/>
          <w:divBdr>
            <w:top w:val="none" w:sz="0" w:space="0" w:color="auto"/>
            <w:left w:val="none" w:sz="0" w:space="0" w:color="auto"/>
            <w:bottom w:val="none" w:sz="0" w:space="0" w:color="auto"/>
            <w:right w:val="none" w:sz="0" w:space="0" w:color="auto"/>
          </w:divBdr>
        </w:div>
        <w:div w:id="1890804600">
          <w:marLeft w:val="640"/>
          <w:marRight w:val="0"/>
          <w:marTop w:val="0"/>
          <w:marBottom w:val="0"/>
          <w:divBdr>
            <w:top w:val="none" w:sz="0" w:space="0" w:color="auto"/>
            <w:left w:val="none" w:sz="0" w:space="0" w:color="auto"/>
            <w:bottom w:val="none" w:sz="0" w:space="0" w:color="auto"/>
            <w:right w:val="none" w:sz="0" w:space="0" w:color="auto"/>
          </w:divBdr>
        </w:div>
        <w:div w:id="392654299">
          <w:marLeft w:val="640"/>
          <w:marRight w:val="0"/>
          <w:marTop w:val="0"/>
          <w:marBottom w:val="0"/>
          <w:divBdr>
            <w:top w:val="none" w:sz="0" w:space="0" w:color="auto"/>
            <w:left w:val="none" w:sz="0" w:space="0" w:color="auto"/>
            <w:bottom w:val="none" w:sz="0" w:space="0" w:color="auto"/>
            <w:right w:val="none" w:sz="0" w:space="0" w:color="auto"/>
          </w:divBdr>
        </w:div>
        <w:div w:id="222299512">
          <w:marLeft w:val="640"/>
          <w:marRight w:val="0"/>
          <w:marTop w:val="0"/>
          <w:marBottom w:val="0"/>
          <w:divBdr>
            <w:top w:val="none" w:sz="0" w:space="0" w:color="auto"/>
            <w:left w:val="none" w:sz="0" w:space="0" w:color="auto"/>
            <w:bottom w:val="none" w:sz="0" w:space="0" w:color="auto"/>
            <w:right w:val="none" w:sz="0" w:space="0" w:color="auto"/>
          </w:divBdr>
        </w:div>
        <w:div w:id="1506481920">
          <w:marLeft w:val="640"/>
          <w:marRight w:val="0"/>
          <w:marTop w:val="0"/>
          <w:marBottom w:val="0"/>
          <w:divBdr>
            <w:top w:val="none" w:sz="0" w:space="0" w:color="auto"/>
            <w:left w:val="none" w:sz="0" w:space="0" w:color="auto"/>
            <w:bottom w:val="none" w:sz="0" w:space="0" w:color="auto"/>
            <w:right w:val="none" w:sz="0" w:space="0" w:color="auto"/>
          </w:divBdr>
        </w:div>
        <w:div w:id="1789814649">
          <w:marLeft w:val="640"/>
          <w:marRight w:val="0"/>
          <w:marTop w:val="0"/>
          <w:marBottom w:val="0"/>
          <w:divBdr>
            <w:top w:val="none" w:sz="0" w:space="0" w:color="auto"/>
            <w:left w:val="none" w:sz="0" w:space="0" w:color="auto"/>
            <w:bottom w:val="none" w:sz="0" w:space="0" w:color="auto"/>
            <w:right w:val="none" w:sz="0" w:space="0" w:color="auto"/>
          </w:divBdr>
        </w:div>
        <w:div w:id="1074232638">
          <w:marLeft w:val="640"/>
          <w:marRight w:val="0"/>
          <w:marTop w:val="0"/>
          <w:marBottom w:val="0"/>
          <w:divBdr>
            <w:top w:val="none" w:sz="0" w:space="0" w:color="auto"/>
            <w:left w:val="none" w:sz="0" w:space="0" w:color="auto"/>
            <w:bottom w:val="none" w:sz="0" w:space="0" w:color="auto"/>
            <w:right w:val="none" w:sz="0" w:space="0" w:color="auto"/>
          </w:divBdr>
        </w:div>
        <w:div w:id="1555433247">
          <w:marLeft w:val="640"/>
          <w:marRight w:val="0"/>
          <w:marTop w:val="0"/>
          <w:marBottom w:val="0"/>
          <w:divBdr>
            <w:top w:val="none" w:sz="0" w:space="0" w:color="auto"/>
            <w:left w:val="none" w:sz="0" w:space="0" w:color="auto"/>
            <w:bottom w:val="none" w:sz="0" w:space="0" w:color="auto"/>
            <w:right w:val="none" w:sz="0" w:space="0" w:color="auto"/>
          </w:divBdr>
        </w:div>
        <w:div w:id="783497357">
          <w:marLeft w:val="640"/>
          <w:marRight w:val="0"/>
          <w:marTop w:val="0"/>
          <w:marBottom w:val="0"/>
          <w:divBdr>
            <w:top w:val="none" w:sz="0" w:space="0" w:color="auto"/>
            <w:left w:val="none" w:sz="0" w:space="0" w:color="auto"/>
            <w:bottom w:val="none" w:sz="0" w:space="0" w:color="auto"/>
            <w:right w:val="none" w:sz="0" w:space="0" w:color="auto"/>
          </w:divBdr>
        </w:div>
        <w:div w:id="167984854">
          <w:marLeft w:val="640"/>
          <w:marRight w:val="0"/>
          <w:marTop w:val="0"/>
          <w:marBottom w:val="0"/>
          <w:divBdr>
            <w:top w:val="none" w:sz="0" w:space="0" w:color="auto"/>
            <w:left w:val="none" w:sz="0" w:space="0" w:color="auto"/>
            <w:bottom w:val="none" w:sz="0" w:space="0" w:color="auto"/>
            <w:right w:val="none" w:sz="0" w:space="0" w:color="auto"/>
          </w:divBdr>
        </w:div>
        <w:div w:id="862675008">
          <w:marLeft w:val="640"/>
          <w:marRight w:val="0"/>
          <w:marTop w:val="0"/>
          <w:marBottom w:val="0"/>
          <w:divBdr>
            <w:top w:val="none" w:sz="0" w:space="0" w:color="auto"/>
            <w:left w:val="none" w:sz="0" w:space="0" w:color="auto"/>
            <w:bottom w:val="none" w:sz="0" w:space="0" w:color="auto"/>
            <w:right w:val="none" w:sz="0" w:space="0" w:color="auto"/>
          </w:divBdr>
        </w:div>
        <w:div w:id="744185019">
          <w:marLeft w:val="640"/>
          <w:marRight w:val="0"/>
          <w:marTop w:val="0"/>
          <w:marBottom w:val="0"/>
          <w:divBdr>
            <w:top w:val="none" w:sz="0" w:space="0" w:color="auto"/>
            <w:left w:val="none" w:sz="0" w:space="0" w:color="auto"/>
            <w:bottom w:val="none" w:sz="0" w:space="0" w:color="auto"/>
            <w:right w:val="none" w:sz="0" w:space="0" w:color="auto"/>
          </w:divBdr>
        </w:div>
        <w:div w:id="244534618">
          <w:marLeft w:val="640"/>
          <w:marRight w:val="0"/>
          <w:marTop w:val="0"/>
          <w:marBottom w:val="0"/>
          <w:divBdr>
            <w:top w:val="none" w:sz="0" w:space="0" w:color="auto"/>
            <w:left w:val="none" w:sz="0" w:space="0" w:color="auto"/>
            <w:bottom w:val="none" w:sz="0" w:space="0" w:color="auto"/>
            <w:right w:val="none" w:sz="0" w:space="0" w:color="auto"/>
          </w:divBdr>
        </w:div>
        <w:div w:id="485315674">
          <w:marLeft w:val="640"/>
          <w:marRight w:val="0"/>
          <w:marTop w:val="0"/>
          <w:marBottom w:val="0"/>
          <w:divBdr>
            <w:top w:val="none" w:sz="0" w:space="0" w:color="auto"/>
            <w:left w:val="none" w:sz="0" w:space="0" w:color="auto"/>
            <w:bottom w:val="none" w:sz="0" w:space="0" w:color="auto"/>
            <w:right w:val="none" w:sz="0" w:space="0" w:color="auto"/>
          </w:divBdr>
        </w:div>
        <w:div w:id="736048649">
          <w:marLeft w:val="640"/>
          <w:marRight w:val="0"/>
          <w:marTop w:val="0"/>
          <w:marBottom w:val="0"/>
          <w:divBdr>
            <w:top w:val="none" w:sz="0" w:space="0" w:color="auto"/>
            <w:left w:val="none" w:sz="0" w:space="0" w:color="auto"/>
            <w:bottom w:val="none" w:sz="0" w:space="0" w:color="auto"/>
            <w:right w:val="none" w:sz="0" w:space="0" w:color="auto"/>
          </w:divBdr>
        </w:div>
        <w:div w:id="27803267">
          <w:marLeft w:val="640"/>
          <w:marRight w:val="0"/>
          <w:marTop w:val="0"/>
          <w:marBottom w:val="0"/>
          <w:divBdr>
            <w:top w:val="none" w:sz="0" w:space="0" w:color="auto"/>
            <w:left w:val="none" w:sz="0" w:space="0" w:color="auto"/>
            <w:bottom w:val="none" w:sz="0" w:space="0" w:color="auto"/>
            <w:right w:val="none" w:sz="0" w:space="0" w:color="auto"/>
          </w:divBdr>
        </w:div>
        <w:div w:id="1079252849">
          <w:marLeft w:val="640"/>
          <w:marRight w:val="0"/>
          <w:marTop w:val="0"/>
          <w:marBottom w:val="0"/>
          <w:divBdr>
            <w:top w:val="none" w:sz="0" w:space="0" w:color="auto"/>
            <w:left w:val="none" w:sz="0" w:space="0" w:color="auto"/>
            <w:bottom w:val="none" w:sz="0" w:space="0" w:color="auto"/>
            <w:right w:val="none" w:sz="0" w:space="0" w:color="auto"/>
          </w:divBdr>
        </w:div>
      </w:divsChild>
    </w:div>
    <w:div w:id="1625691605">
      <w:bodyDiv w:val="1"/>
      <w:marLeft w:val="0"/>
      <w:marRight w:val="0"/>
      <w:marTop w:val="0"/>
      <w:marBottom w:val="0"/>
      <w:divBdr>
        <w:top w:val="none" w:sz="0" w:space="0" w:color="auto"/>
        <w:left w:val="none" w:sz="0" w:space="0" w:color="auto"/>
        <w:bottom w:val="none" w:sz="0" w:space="0" w:color="auto"/>
        <w:right w:val="none" w:sz="0" w:space="0" w:color="auto"/>
      </w:divBdr>
      <w:divsChild>
        <w:div w:id="1602101102">
          <w:marLeft w:val="640"/>
          <w:marRight w:val="0"/>
          <w:marTop w:val="0"/>
          <w:marBottom w:val="0"/>
          <w:divBdr>
            <w:top w:val="none" w:sz="0" w:space="0" w:color="auto"/>
            <w:left w:val="none" w:sz="0" w:space="0" w:color="auto"/>
            <w:bottom w:val="none" w:sz="0" w:space="0" w:color="auto"/>
            <w:right w:val="none" w:sz="0" w:space="0" w:color="auto"/>
          </w:divBdr>
        </w:div>
        <w:div w:id="1254318552">
          <w:marLeft w:val="640"/>
          <w:marRight w:val="0"/>
          <w:marTop w:val="0"/>
          <w:marBottom w:val="0"/>
          <w:divBdr>
            <w:top w:val="none" w:sz="0" w:space="0" w:color="auto"/>
            <w:left w:val="none" w:sz="0" w:space="0" w:color="auto"/>
            <w:bottom w:val="none" w:sz="0" w:space="0" w:color="auto"/>
            <w:right w:val="none" w:sz="0" w:space="0" w:color="auto"/>
          </w:divBdr>
        </w:div>
        <w:div w:id="863901194">
          <w:marLeft w:val="640"/>
          <w:marRight w:val="0"/>
          <w:marTop w:val="0"/>
          <w:marBottom w:val="0"/>
          <w:divBdr>
            <w:top w:val="none" w:sz="0" w:space="0" w:color="auto"/>
            <w:left w:val="none" w:sz="0" w:space="0" w:color="auto"/>
            <w:bottom w:val="none" w:sz="0" w:space="0" w:color="auto"/>
            <w:right w:val="none" w:sz="0" w:space="0" w:color="auto"/>
          </w:divBdr>
        </w:div>
        <w:div w:id="2040155403">
          <w:marLeft w:val="640"/>
          <w:marRight w:val="0"/>
          <w:marTop w:val="0"/>
          <w:marBottom w:val="0"/>
          <w:divBdr>
            <w:top w:val="none" w:sz="0" w:space="0" w:color="auto"/>
            <w:left w:val="none" w:sz="0" w:space="0" w:color="auto"/>
            <w:bottom w:val="none" w:sz="0" w:space="0" w:color="auto"/>
            <w:right w:val="none" w:sz="0" w:space="0" w:color="auto"/>
          </w:divBdr>
        </w:div>
        <w:div w:id="980811976">
          <w:marLeft w:val="640"/>
          <w:marRight w:val="0"/>
          <w:marTop w:val="0"/>
          <w:marBottom w:val="0"/>
          <w:divBdr>
            <w:top w:val="none" w:sz="0" w:space="0" w:color="auto"/>
            <w:left w:val="none" w:sz="0" w:space="0" w:color="auto"/>
            <w:bottom w:val="none" w:sz="0" w:space="0" w:color="auto"/>
            <w:right w:val="none" w:sz="0" w:space="0" w:color="auto"/>
          </w:divBdr>
        </w:div>
        <w:div w:id="329874599">
          <w:marLeft w:val="640"/>
          <w:marRight w:val="0"/>
          <w:marTop w:val="0"/>
          <w:marBottom w:val="0"/>
          <w:divBdr>
            <w:top w:val="none" w:sz="0" w:space="0" w:color="auto"/>
            <w:left w:val="none" w:sz="0" w:space="0" w:color="auto"/>
            <w:bottom w:val="none" w:sz="0" w:space="0" w:color="auto"/>
            <w:right w:val="none" w:sz="0" w:space="0" w:color="auto"/>
          </w:divBdr>
        </w:div>
        <w:div w:id="967081412">
          <w:marLeft w:val="640"/>
          <w:marRight w:val="0"/>
          <w:marTop w:val="0"/>
          <w:marBottom w:val="0"/>
          <w:divBdr>
            <w:top w:val="none" w:sz="0" w:space="0" w:color="auto"/>
            <w:left w:val="none" w:sz="0" w:space="0" w:color="auto"/>
            <w:bottom w:val="none" w:sz="0" w:space="0" w:color="auto"/>
            <w:right w:val="none" w:sz="0" w:space="0" w:color="auto"/>
          </w:divBdr>
        </w:div>
        <w:div w:id="1994721128">
          <w:marLeft w:val="640"/>
          <w:marRight w:val="0"/>
          <w:marTop w:val="0"/>
          <w:marBottom w:val="0"/>
          <w:divBdr>
            <w:top w:val="none" w:sz="0" w:space="0" w:color="auto"/>
            <w:left w:val="none" w:sz="0" w:space="0" w:color="auto"/>
            <w:bottom w:val="none" w:sz="0" w:space="0" w:color="auto"/>
            <w:right w:val="none" w:sz="0" w:space="0" w:color="auto"/>
          </w:divBdr>
        </w:div>
        <w:div w:id="799299032">
          <w:marLeft w:val="640"/>
          <w:marRight w:val="0"/>
          <w:marTop w:val="0"/>
          <w:marBottom w:val="0"/>
          <w:divBdr>
            <w:top w:val="none" w:sz="0" w:space="0" w:color="auto"/>
            <w:left w:val="none" w:sz="0" w:space="0" w:color="auto"/>
            <w:bottom w:val="none" w:sz="0" w:space="0" w:color="auto"/>
            <w:right w:val="none" w:sz="0" w:space="0" w:color="auto"/>
          </w:divBdr>
        </w:div>
        <w:div w:id="1540976195">
          <w:marLeft w:val="640"/>
          <w:marRight w:val="0"/>
          <w:marTop w:val="0"/>
          <w:marBottom w:val="0"/>
          <w:divBdr>
            <w:top w:val="none" w:sz="0" w:space="0" w:color="auto"/>
            <w:left w:val="none" w:sz="0" w:space="0" w:color="auto"/>
            <w:bottom w:val="none" w:sz="0" w:space="0" w:color="auto"/>
            <w:right w:val="none" w:sz="0" w:space="0" w:color="auto"/>
          </w:divBdr>
        </w:div>
        <w:div w:id="570850904">
          <w:marLeft w:val="640"/>
          <w:marRight w:val="0"/>
          <w:marTop w:val="0"/>
          <w:marBottom w:val="0"/>
          <w:divBdr>
            <w:top w:val="none" w:sz="0" w:space="0" w:color="auto"/>
            <w:left w:val="none" w:sz="0" w:space="0" w:color="auto"/>
            <w:bottom w:val="none" w:sz="0" w:space="0" w:color="auto"/>
            <w:right w:val="none" w:sz="0" w:space="0" w:color="auto"/>
          </w:divBdr>
        </w:div>
        <w:div w:id="474297976">
          <w:marLeft w:val="640"/>
          <w:marRight w:val="0"/>
          <w:marTop w:val="0"/>
          <w:marBottom w:val="0"/>
          <w:divBdr>
            <w:top w:val="none" w:sz="0" w:space="0" w:color="auto"/>
            <w:left w:val="none" w:sz="0" w:space="0" w:color="auto"/>
            <w:bottom w:val="none" w:sz="0" w:space="0" w:color="auto"/>
            <w:right w:val="none" w:sz="0" w:space="0" w:color="auto"/>
          </w:divBdr>
        </w:div>
        <w:div w:id="739256512">
          <w:marLeft w:val="640"/>
          <w:marRight w:val="0"/>
          <w:marTop w:val="0"/>
          <w:marBottom w:val="0"/>
          <w:divBdr>
            <w:top w:val="none" w:sz="0" w:space="0" w:color="auto"/>
            <w:left w:val="none" w:sz="0" w:space="0" w:color="auto"/>
            <w:bottom w:val="none" w:sz="0" w:space="0" w:color="auto"/>
            <w:right w:val="none" w:sz="0" w:space="0" w:color="auto"/>
          </w:divBdr>
        </w:div>
        <w:div w:id="1935240047">
          <w:marLeft w:val="640"/>
          <w:marRight w:val="0"/>
          <w:marTop w:val="0"/>
          <w:marBottom w:val="0"/>
          <w:divBdr>
            <w:top w:val="none" w:sz="0" w:space="0" w:color="auto"/>
            <w:left w:val="none" w:sz="0" w:space="0" w:color="auto"/>
            <w:bottom w:val="none" w:sz="0" w:space="0" w:color="auto"/>
            <w:right w:val="none" w:sz="0" w:space="0" w:color="auto"/>
          </w:divBdr>
        </w:div>
        <w:div w:id="800154320">
          <w:marLeft w:val="640"/>
          <w:marRight w:val="0"/>
          <w:marTop w:val="0"/>
          <w:marBottom w:val="0"/>
          <w:divBdr>
            <w:top w:val="none" w:sz="0" w:space="0" w:color="auto"/>
            <w:left w:val="none" w:sz="0" w:space="0" w:color="auto"/>
            <w:bottom w:val="none" w:sz="0" w:space="0" w:color="auto"/>
            <w:right w:val="none" w:sz="0" w:space="0" w:color="auto"/>
          </w:divBdr>
        </w:div>
        <w:div w:id="1927183280">
          <w:marLeft w:val="640"/>
          <w:marRight w:val="0"/>
          <w:marTop w:val="0"/>
          <w:marBottom w:val="0"/>
          <w:divBdr>
            <w:top w:val="none" w:sz="0" w:space="0" w:color="auto"/>
            <w:left w:val="none" w:sz="0" w:space="0" w:color="auto"/>
            <w:bottom w:val="none" w:sz="0" w:space="0" w:color="auto"/>
            <w:right w:val="none" w:sz="0" w:space="0" w:color="auto"/>
          </w:divBdr>
        </w:div>
        <w:div w:id="1291782538">
          <w:marLeft w:val="640"/>
          <w:marRight w:val="0"/>
          <w:marTop w:val="0"/>
          <w:marBottom w:val="0"/>
          <w:divBdr>
            <w:top w:val="none" w:sz="0" w:space="0" w:color="auto"/>
            <w:left w:val="none" w:sz="0" w:space="0" w:color="auto"/>
            <w:bottom w:val="none" w:sz="0" w:space="0" w:color="auto"/>
            <w:right w:val="none" w:sz="0" w:space="0" w:color="auto"/>
          </w:divBdr>
        </w:div>
        <w:div w:id="70667182">
          <w:marLeft w:val="640"/>
          <w:marRight w:val="0"/>
          <w:marTop w:val="0"/>
          <w:marBottom w:val="0"/>
          <w:divBdr>
            <w:top w:val="none" w:sz="0" w:space="0" w:color="auto"/>
            <w:left w:val="none" w:sz="0" w:space="0" w:color="auto"/>
            <w:bottom w:val="none" w:sz="0" w:space="0" w:color="auto"/>
            <w:right w:val="none" w:sz="0" w:space="0" w:color="auto"/>
          </w:divBdr>
        </w:div>
        <w:div w:id="2018845222">
          <w:marLeft w:val="640"/>
          <w:marRight w:val="0"/>
          <w:marTop w:val="0"/>
          <w:marBottom w:val="0"/>
          <w:divBdr>
            <w:top w:val="none" w:sz="0" w:space="0" w:color="auto"/>
            <w:left w:val="none" w:sz="0" w:space="0" w:color="auto"/>
            <w:bottom w:val="none" w:sz="0" w:space="0" w:color="auto"/>
            <w:right w:val="none" w:sz="0" w:space="0" w:color="auto"/>
          </w:divBdr>
        </w:div>
        <w:div w:id="335114712">
          <w:marLeft w:val="640"/>
          <w:marRight w:val="0"/>
          <w:marTop w:val="0"/>
          <w:marBottom w:val="0"/>
          <w:divBdr>
            <w:top w:val="none" w:sz="0" w:space="0" w:color="auto"/>
            <w:left w:val="none" w:sz="0" w:space="0" w:color="auto"/>
            <w:bottom w:val="none" w:sz="0" w:space="0" w:color="auto"/>
            <w:right w:val="none" w:sz="0" w:space="0" w:color="auto"/>
          </w:divBdr>
        </w:div>
        <w:div w:id="54282943">
          <w:marLeft w:val="640"/>
          <w:marRight w:val="0"/>
          <w:marTop w:val="0"/>
          <w:marBottom w:val="0"/>
          <w:divBdr>
            <w:top w:val="none" w:sz="0" w:space="0" w:color="auto"/>
            <w:left w:val="none" w:sz="0" w:space="0" w:color="auto"/>
            <w:bottom w:val="none" w:sz="0" w:space="0" w:color="auto"/>
            <w:right w:val="none" w:sz="0" w:space="0" w:color="auto"/>
          </w:divBdr>
        </w:div>
        <w:div w:id="454567926">
          <w:marLeft w:val="640"/>
          <w:marRight w:val="0"/>
          <w:marTop w:val="0"/>
          <w:marBottom w:val="0"/>
          <w:divBdr>
            <w:top w:val="none" w:sz="0" w:space="0" w:color="auto"/>
            <w:left w:val="none" w:sz="0" w:space="0" w:color="auto"/>
            <w:bottom w:val="none" w:sz="0" w:space="0" w:color="auto"/>
            <w:right w:val="none" w:sz="0" w:space="0" w:color="auto"/>
          </w:divBdr>
        </w:div>
        <w:div w:id="527834813">
          <w:marLeft w:val="640"/>
          <w:marRight w:val="0"/>
          <w:marTop w:val="0"/>
          <w:marBottom w:val="0"/>
          <w:divBdr>
            <w:top w:val="none" w:sz="0" w:space="0" w:color="auto"/>
            <w:left w:val="none" w:sz="0" w:space="0" w:color="auto"/>
            <w:bottom w:val="none" w:sz="0" w:space="0" w:color="auto"/>
            <w:right w:val="none" w:sz="0" w:space="0" w:color="auto"/>
          </w:divBdr>
        </w:div>
        <w:div w:id="918171076">
          <w:marLeft w:val="640"/>
          <w:marRight w:val="0"/>
          <w:marTop w:val="0"/>
          <w:marBottom w:val="0"/>
          <w:divBdr>
            <w:top w:val="none" w:sz="0" w:space="0" w:color="auto"/>
            <w:left w:val="none" w:sz="0" w:space="0" w:color="auto"/>
            <w:bottom w:val="none" w:sz="0" w:space="0" w:color="auto"/>
            <w:right w:val="none" w:sz="0" w:space="0" w:color="auto"/>
          </w:divBdr>
        </w:div>
        <w:div w:id="1587693491">
          <w:marLeft w:val="640"/>
          <w:marRight w:val="0"/>
          <w:marTop w:val="0"/>
          <w:marBottom w:val="0"/>
          <w:divBdr>
            <w:top w:val="none" w:sz="0" w:space="0" w:color="auto"/>
            <w:left w:val="none" w:sz="0" w:space="0" w:color="auto"/>
            <w:bottom w:val="none" w:sz="0" w:space="0" w:color="auto"/>
            <w:right w:val="none" w:sz="0" w:space="0" w:color="auto"/>
          </w:divBdr>
        </w:div>
        <w:div w:id="1226721187">
          <w:marLeft w:val="640"/>
          <w:marRight w:val="0"/>
          <w:marTop w:val="0"/>
          <w:marBottom w:val="0"/>
          <w:divBdr>
            <w:top w:val="none" w:sz="0" w:space="0" w:color="auto"/>
            <w:left w:val="none" w:sz="0" w:space="0" w:color="auto"/>
            <w:bottom w:val="none" w:sz="0" w:space="0" w:color="auto"/>
            <w:right w:val="none" w:sz="0" w:space="0" w:color="auto"/>
          </w:divBdr>
        </w:div>
        <w:div w:id="1458377001">
          <w:marLeft w:val="640"/>
          <w:marRight w:val="0"/>
          <w:marTop w:val="0"/>
          <w:marBottom w:val="0"/>
          <w:divBdr>
            <w:top w:val="none" w:sz="0" w:space="0" w:color="auto"/>
            <w:left w:val="none" w:sz="0" w:space="0" w:color="auto"/>
            <w:bottom w:val="none" w:sz="0" w:space="0" w:color="auto"/>
            <w:right w:val="none" w:sz="0" w:space="0" w:color="auto"/>
          </w:divBdr>
        </w:div>
        <w:div w:id="1837499776">
          <w:marLeft w:val="640"/>
          <w:marRight w:val="0"/>
          <w:marTop w:val="0"/>
          <w:marBottom w:val="0"/>
          <w:divBdr>
            <w:top w:val="none" w:sz="0" w:space="0" w:color="auto"/>
            <w:left w:val="none" w:sz="0" w:space="0" w:color="auto"/>
            <w:bottom w:val="none" w:sz="0" w:space="0" w:color="auto"/>
            <w:right w:val="none" w:sz="0" w:space="0" w:color="auto"/>
          </w:divBdr>
        </w:div>
        <w:div w:id="2066172949">
          <w:marLeft w:val="640"/>
          <w:marRight w:val="0"/>
          <w:marTop w:val="0"/>
          <w:marBottom w:val="0"/>
          <w:divBdr>
            <w:top w:val="none" w:sz="0" w:space="0" w:color="auto"/>
            <w:left w:val="none" w:sz="0" w:space="0" w:color="auto"/>
            <w:bottom w:val="none" w:sz="0" w:space="0" w:color="auto"/>
            <w:right w:val="none" w:sz="0" w:space="0" w:color="auto"/>
          </w:divBdr>
        </w:div>
        <w:div w:id="1413090951">
          <w:marLeft w:val="640"/>
          <w:marRight w:val="0"/>
          <w:marTop w:val="0"/>
          <w:marBottom w:val="0"/>
          <w:divBdr>
            <w:top w:val="none" w:sz="0" w:space="0" w:color="auto"/>
            <w:left w:val="none" w:sz="0" w:space="0" w:color="auto"/>
            <w:bottom w:val="none" w:sz="0" w:space="0" w:color="auto"/>
            <w:right w:val="none" w:sz="0" w:space="0" w:color="auto"/>
          </w:divBdr>
        </w:div>
        <w:div w:id="1722746937">
          <w:marLeft w:val="640"/>
          <w:marRight w:val="0"/>
          <w:marTop w:val="0"/>
          <w:marBottom w:val="0"/>
          <w:divBdr>
            <w:top w:val="none" w:sz="0" w:space="0" w:color="auto"/>
            <w:left w:val="none" w:sz="0" w:space="0" w:color="auto"/>
            <w:bottom w:val="none" w:sz="0" w:space="0" w:color="auto"/>
            <w:right w:val="none" w:sz="0" w:space="0" w:color="auto"/>
          </w:divBdr>
        </w:div>
        <w:div w:id="1847212027">
          <w:marLeft w:val="640"/>
          <w:marRight w:val="0"/>
          <w:marTop w:val="0"/>
          <w:marBottom w:val="0"/>
          <w:divBdr>
            <w:top w:val="none" w:sz="0" w:space="0" w:color="auto"/>
            <w:left w:val="none" w:sz="0" w:space="0" w:color="auto"/>
            <w:bottom w:val="none" w:sz="0" w:space="0" w:color="auto"/>
            <w:right w:val="none" w:sz="0" w:space="0" w:color="auto"/>
          </w:divBdr>
        </w:div>
        <w:div w:id="623195565">
          <w:marLeft w:val="640"/>
          <w:marRight w:val="0"/>
          <w:marTop w:val="0"/>
          <w:marBottom w:val="0"/>
          <w:divBdr>
            <w:top w:val="none" w:sz="0" w:space="0" w:color="auto"/>
            <w:left w:val="none" w:sz="0" w:space="0" w:color="auto"/>
            <w:bottom w:val="none" w:sz="0" w:space="0" w:color="auto"/>
            <w:right w:val="none" w:sz="0" w:space="0" w:color="auto"/>
          </w:divBdr>
        </w:div>
        <w:div w:id="1171523705">
          <w:marLeft w:val="640"/>
          <w:marRight w:val="0"/>
          <w:marTop w:val="0"/>
          <w:marBottom w:val="0"/>
          <w:divBdr>
            <w:top w:val="none" w:sz="0" w:space="0" w:color="auto"/>
            <w:left w:val="none" w:sz="0" w:space="0" w:color="auto"/>
            <w:bottom w:val="none" w:sz="0" w:space="0" w:color="auto"/>
            <w:right w:val="none" w:sz="0" w:space="0" w:color="auto"/>
          </w:divBdr>
        </w:div>
        <w:div w:id="583612291">
          <w:marLeft w:val="640"/>
          <w:marRight w:val="0"/>
          <w:marTop w:val="0"/>
          <w:marBottom w:val="0"/>
          <w:divBdr>
            <w:top w:val="none" w:sz="0" w:space="0" w:color="auto"/>
            <w:left w:val="none" w:sz="0" w:space="0" w:color="auto"/>
            <w:bottom w:val="none" w:sz="0" w:space="0" w:color="auto"/>
            <w:right w:val="none" w:sz="0" w:space="0" w:color="auto"/>
          </w:divBdr>
        </w:div>
        <w:div w:id="682316970">
          <w:marLeft w:val="640"/>
          <w:marRight w:val="0"/>
          <w:marTop w:val="0"/>
          <w:marBottom w:val="0"/>
          <w:divBdr>
            <w:top w:val="none" w:sz="0" w:space="0" w:color="auto"/>
            <w:left w:val="none" w:sz="0" w:space="0" w:color="auto"/>
            <w:bottom w:val="none" w:sz="0" w:space="0" w:color="auto"/>
            <w:right w:val="none" w:sz="0" w:space="0" w:color="auto"/>
          </w:divBdr>
        </w:div>
        <w:div w:id="297731602">
          <w:marLeft w:val="640"/>
          <w:marRight w:val="0"/>
          <w:marTop w:val="0"/>
          <w:marBottom w:val="0"/>
          <w:divBdr>
            <w:top w:val="none" w:sz="0" w:space="0" w:color="auto"/>
            <w:left w:val="none" w:sz="0" w:space="0" w:color="auto"/>
            <w:bottom w:val="none" w:sz="0" w:space="0" w:color="auto"/>
            <w:right w:val="none" w:sz="0" w:space="0" w:color="auto"/>
          </w:divBdr>
        </w:div>
        <w:div w:id="1966767562">
          <w:marLeft w:val="640"/>
          <w:marRight w:val="0"/>
          <w:marTop w:val="0"/>
          <w:marBottom w:val="0"/>
          <w:divBdr>
            <w:top w:val="none" w:sz="0" w:space="0" w:color="auto"/>
            <w:left w:val="none" w:sz="0" w:space="0" w:color="auto"/>
            <w:bottom w:val="none" w:sz="0" w:space="0" w:color="auto"/>
            <w:right w:val="none" w:sz="0" w:space="0" w:color="auto"/>
          </w:divBdr>
        </w:div>
        <w:div w:id="1759403346">
          <w:marLeft w:val="640"/>
          <w:marRight w:val="0"/>
          <w:marTop w:val="0"/>
          <w:marBottom w:val="0"/>
          <w:divBdr>
            <w:top w:val="none" w:sz="0" w:space="0" w:color="auto"/>
            <w:left w:val="none" w:sz="0" w:space="0" w:color="auto"/>
            <w:bottom w:val="none" w:sz="0" w:space="0" w:color="auto"/>
            <w:right w:val="none" w:sz="0" w:space="0" w:color="auto"/>
          </w:divBdr>
        </w:div>
        <w:div w:id="1165703645">
          <w:marLeft w:val="640"/>
          <w:marRight w:val="0"/>
          <w:marTop w:val="0"/>
          <w:marBottom w:val="0"/>
          <w:divBdr>
            <w:top w:val="none" w:sz="0" w:space="0" w:color="auto"/>
            <w:left w:val="none" w:sz="0" w:space="0" w:color="auto"/>
            <w:bottom w:val="none" w:sz="0" w:space="0" w:color="auto"/>
            <w:right w:val="none" w:sz="0" w:space="0" w:color="auto"/>
          </w:divBdr>
        </w:div>
        <w:div w:id="1924222195">
          <w:marLeft w:val="640"/>
          <w:marRight w:val="0"/>
          <w:marTop w:val="0"/>
          <w:marBottom w:val="0"/>
          <w:divBdr>
            <w:top w:val="none" w:sz="0" w:space="0" w:color="auto"/>
            <w:left w:val="none" w:sz="0" w:space="0" w:color="auto"/>
            <w:bottom w:val="none" w:sz="0" w:space="0" w:color="auto"/>
            <w:right w:val="none" w:sz="0" w:space="0" w:color="auto"/>
          </w:divBdr>
        </w:div>
        <w:div w:id="914239189">
          <w:marLeft w:val="640"/>
          <w:marRight w:val="0"/>
          <w:marTop w:val="0"/>
          <w:marBottom w:val="0"/>
          <w:divBdr>
            <w:top w:val="none" w:sz="0" w:space="0" w:color="auto"/>
            <w:left w:val="none" w:sz="0" w:space="0" w:color="auto"/>
            <w:bottom w:val="none" w:sz="0" w:space="0" w:color="auto"/>
            <w:right w:val="none" w:sz="0" w:space="0" w:color="auto"/>
          </w:divBdr>
        </w:div>
        <w:div w:id="1187600132">
          <w:marLeft w:val="640"/>
          <w:marRight w:val="0"/>
          <w:marTop w:val="0"/>
          <w:marBottom w:val="0"/>
          <w:divBdr>
            <w:top w:val="none" w:sz="0" w:space="0" w:color="auto"/>
            <w:left w:val="none" w:sz="0" w:space="0" w:color="auto"/>
            <w:bottom w:val="none" w:sz="0" w:space="0" w:color="auto"/>
            <w:right w:val="none" w:sz="0" w:space="0" w:color="auto"/>
          </w:divBdr>
        </w:div>
        <w:div w:id="1743865147">
          <w:marLeft w:val="640"/>
          <w:marRight w:val="0"/>
          <w:marTop w:val="0"/>
          <w:marBottom w:val="0"/>
          <w:divBdr>
            <w:top w:val="none" w:sz="0" w:space="0" w:color="auto"/>
            <w:left w:val="none" w:sz="0" w:space="0" w:color="auto"/>
            <w:bottom w:val="none" w:sz="0" w:space="0" w:color="auto"/>
            <w:right w:val="none" w:sz="0" w:space="0" w:color="auto"/>
          </w:divBdr>
        </w:div>
        <w:div w:id="2059930992">
          <w:marLeft w:val="640"/>
          <w:marRight w:val="0"/>
          <w:marTop w:val="0"/>
          <w:marBottom w:val="0"/>
          <w:divBdr>
            <w:top w:val="none" w:sz="0" w:space="0" w:color="auto"/>
            <w:left w:val="none" w:sz="0" w:space="0" w:color="auto"/>
            <w:bottom w:val="none" w:sz="0" w:space="0" w:color="auto"/>
            <w:right w:val="none" w:sz="0" w:space="0" w:color="auto"/>
          </w:divBdr>
        </w:div>
        <w:div w:id="220144436">
          <w:marLeft w:val="640"/>
          <w:marRight w:val="0"/>
          <w:marTop w:val="0"/>
          <w:marBottom w:val="0"/>
          <w:divBdr>
            <w:top w:val="none" w:sz="0" w:space="0" w:color="auto"/>
            <w:left w:val="none" w:sz="0" w:space="0" w:color="auto"/>
            <w:bottom w:val="none" w:sz="0" w:space="0" w:color="auto"/>
            <w:right w:val="none" w:sz="0" w:space="0" w:color="auto"/>
          </w:divBdr>
        </w:div>
        <w:div w:id="651182953">
          <w:marLeft w:val="640"/>
          <w:marRight w:val="0"/>
          <w:marTop w:val="0"/>
          <w:marBottom w:val="0"/>
          <w:divBdr>
            <w:top w:val="none" w:sz="0" w:space="0" w:color="auto"/>
            <w:left w:val="none" w:sz="0" w:space="0" w:color="auto"/>
            <w:bottom w:val="none" w:sz="0" w:space="0" w:color="auto"/>
            <w:right w:val="none" w:sz="0" w:space="0" w:color="auto"/>
          </w:divBdr>
        </w:div>
        <w:div w:id="560873389">
          <w:marLeft w:val="640"/>
          <w:marRight w:val="0"/>
          <w:marTop w:val="0"/>
          <w:marBottom w:val="0"/>
          <w:divBdr>
            <w:top w:val="none" w:sz="0" w:space="0" w:color="auto"/>
            <w:left w:val="none" w:sz="0" w:space="0" w:color="auto"/>
            <w:bottom w:val="none" w:sz="0" w:space="0" w:color="auto"/>
            <w:right w:val="none" w:sz="0" w:space="0" w:color="auto"/>
          </w:divBdr>
        </w:div>
        <w:div w:id="1601061726">
          <w:marLeft w:val="640"/>
          <w:marRight w:val="0"/>
          <w:marTop w:val="0"/>
          <w:marBottom w:val="0"/>
          <w:divBdr>
            <w:top w:val="none" w:sz="0" w:space="0" w:color="auto"/>
            <w:left w:val="none" w:sz="0" w:space="0" w:color="auto"/>
            <w:bottom w:val="none" w:sz="0" w:space="0" w:color="auto"/>
            <w:right w:val="none" w:sz="0" w:space="0" w:color="auto"/>
          </w:divBdr>
        </w:div>
        <w:div w:id="475102340">
          <w:marLeft w:val="640"/>
          <w:marRight w:val="0"/>
          <w:marTop w:val="0"/>
          <w:marBottom w:val="0"/>
          <w:divBdr>
            <w:top w:val="none" w:sz="0" w:space="0" w:color="auto"/>
            <w:left w:val="none" w:sz="0" w:space="0" w:color="auto"/>
            <w:bottom w:val="none" w:sz="0" w:space="0" w:color="auto"/>
            <w:right w:val="none" w:sz="0" w:space="0" w:color="auto"/>
          </w:divBdr>
        </w:div>
        <w:div w:id="310334295">
          <w:marLeft w:val="640"/>
          <w:marRight w:val="0"/>
          <w:marTop w:val="0"/>
          <w:marBottom w:val="0"/>
          <w:divBdr>
            <w:top w:val="none" w:sz="0" w:space="0" w:color="auto"/>
            <w:left w:val="none" w:sz="0" w:space="0" w:color="auto"/>
            <w:bottom w:val="none" w:sz="0" w:space="0" w:color="auto"/>
            <w:right w:val="none" w:sz="0" w:space="0" w:color="auto"/>
          </w:divBdr>
        </w:div>
        <w:div w:id="1432169051">
          <w:marLeft w:val="640"/>
          <w:marRight w:val="0"/>
          <w:marTop w:val="0"/>
          <w:marBottom w:val="0"/>
          <w:divBdr>
            <w:top w:val="none" w:sz="0" w:space="0" w:color="auto"/>
            <w:left w:val="none" w:sz="0" w:space="0" w:color="auto"/>
            <w:bottom w:val="none" w:sz="0" w:space="0" w:color="auto"/>
            <w:right w:val="none" w:sz="0" w:space="0" w:color="auto"/>
          </w:divBdr>
        </w:div>
        <w:div w:id="1876850509">
          <w:marLeft w:val="640"/>
          <w:marRight w:val="0"/>
          <w:marTop w:val="0"/>
          <w:marBottom w:val="0"/>
          <w:divBdr>
            <w:top w:val="none" w:sz="0" w:space="0" w:color="auto"/>
            <w:left w:val="none" w:sz="0" w:space="0" w:color="auto"/>
            <w:bottom w:val="none" w:sz="0" w:space="0" w:color="auto"/>
            <w:right w:val="none" w:sz="0" w:space="0" w:color="auto"/>
          </w:divBdr>
        </w:div>
        <w:div w:id="4023541">
          <w:marLeft w:val="640"/>
          <w:marRight w:val="0"/>
          <w:marTop w:val="0"/>
          <w:marBottom w:val="0"/>
          <w:divBdr>
            <w:top w:val="none" w:sz="0" w:space="0" w:color="auto"/>
            <w:left w:val="none" w:sz="0" w:space="0" w:color="auto"/>
            <w:bottom w:val="none" w:sz="0" w:space="0" w:color="auto"/>
            <w:right w:val="none" w:sz="0" w:space="0" w:color="auto"/>
          </w:divBdr>
        </w:div>
        <w:div w:id="562250796">
          <w:marLeft w:val="640"/>
          <w:marRight w:val="0"/>
          <w:marTop w:val="0"/>
          <w:marBottom w:val="0"/>
          <w:divBdr>
            <w:top w:val="none" w:sz="0" w:space="0" w:color="auto"/>
            <w:left w:val="none" w:sz="0" w:space="0" w:color="auto"/>
            <w:bottom w:val="none" w:sz="0" w:space="0" w:color="auto"/>
            <w:right w:val="none" w:sz="0" w:space="0" w:color="auto"/>
          </w:divBdr>
        </w:div>
        <w:div w:id="1666082980">
          <w:marLeft w:val="640"/>
          <w:marRight w:val="0"/>
          <w:marTop w:val="0"/>
          <w:marBottom w:val="0"/>
          <w:divBdr>
            <w:top w:val="none" w:sz="0" w:space="0" w:color="auto"/>
            <w:left w:val="none" w:sz="0" w:space="0" w:color="auto"/>
            <w:bottom w:val="none" w:sz="0" w:space="0" w:color="auto"/>
            <w:right w:val="none" w:sz="0" w:space="0" w:color="auto"/>
          </w:divBdr>
        </w:div>
        <w:div w:id="63069067">
          <w:marLeft w:val="640"/>
          <w:marRight w:val="0"/>
          <w:marTop w:val="0"/>
          <w:marBottom w:val="0"/>
          <w:divBdr>
            <w:top w:val="none" w:sz="0" w:space="0" w:color="auto"/>
            <w:left w:val="none" w:sz="0" w:space="0" w:color="auto"/>
            <w:bottom w:val="none" w:sz="0" w:space="0" w:color="auto"/>
            <w:right w:val="none" w:sz="0" w:space="0" w:color="auto"/>
          </w:divBdr>
        </w:div>
        <w:div w:id="221523422">
          <w:marLeft w:val="640"/>
          <w:marRight w:val="0"/>
          <w:marTop w:val="0"/>
          <w:marBottom w:val="0"/>
          <w:divBdr>
            <w:top w:val="none" w:sz="0" w:space="0" w:color="auto"/>
            <w:left w:val="none" w:sz="0" w:space="0" w:color="auto"/>
            <w:bottom w:val="none" w:sz="0" w:space="0" w:color="auto"/>
            <w:right w:val="none" w:sz="0" w:space="0" w:color="auto"/>
          </w:divBdr>
        </w:div>
        <w:div w:id="714354695">
          <w:marLeft w:val="640"/>
          <w:marRight w:val="0"/>
          <w:marTop w:val="0"/>
          <w:marBottom w:val="0"/>
          <w:divBdr>
            <w:top w:val="none" w:sz="0" w:space="0" w:color="auto"/>
            <w:left w:val="none" w:sz="0" w:space="0" w:color="auto"/>
            <w:bottom w:val="none" w:sz="0" w:space="0" w:color="auto"/>
            <w:right w:val="none" w:sz="0" w:space="0" w:color="auto"/>
          </w:divBdr>
        </w:div>
        <w:div w:id="258607481">
          <w:marLeft w:val="640"/>
          <w:marRight w:val="0"/>
          <w:marTop w:val="0"/>
          <w:marBottom w:val="0"/>
          <w:divBdr>
            <w:top w:val="none" w:sz="0" w:space="0" w:color="auto"/>
            <w:left w:val="none" w:sz="0" w:space="0" w:color="auto"/>
            <w:bottom w:val="none" w:sz="0" w:space="0" w:color="auto"/>
            <w:right w:val="none" w:sz="0" w:space="0" w:color="auto"/>
          </w:divBdr>
        </w:div>
        <w:div w:id="2085299800">
          <w:marLeft w:val="640"/>
          <w:marRight w:val="0"/>
          <w:marTop w:val="0"/>
          <w:marBottom w:val="0"/>
          <w:divBdr>
            <w:top w:val="none" w:sz="0" w:space="0" w:color="auto"/>
            <w:left w:val="none" w:sz="0" w:space="0" w:color="auto"/>
            <w:bottom w:val="none" w:sz="0" w:space="0" w:color="auto"/>
            <w:right w:val="none" w:sz="0" w:space="0" w:color="auto"/>
          </w:divBdr>
        </w:div>
        <w:div w:id="192957467">
          <w:marLeft w:val="640"/>
          <w:marRight w:val="0"/>
          <w:marTop w:val="0"/>
          <w:marBottom w:val="0"/>
          <w:divBdr>
            <w:top w:val="none" w:sz="0" w:space="0" w:color="auto"/>
            <w:left w:val="none" w:sz="0" w:space="0" w:color="auto"/>
            <w:bottom w:val="none" w:sz="0" w:space="0" w:color="auto"/>
            <w:right w:val="none" w:sz="0" w:space="0" w:color="auto"/>
          </w:divBdr>
        </w:div>
        <w:div w:id="878932260">
          <w:marLeft w:val="640"/>
          <w:marRight w:val="0"/>
          <w:marTop w:val="0"/>
          <w:marBottom w:val="0"/>
          <w:divBdr>
            <w:top w:val="none" w:sz="0" w:space="0" w:color="auto"/>
            <w:left w:val="none" w:sz="0" w:space="0" w:color="auto"/>
            <w:bottom w:val="none" w:sz="0" w:space="0" w:color="auto"/>
            <w:right w:val="none" w:sz="0" w:space="0" w:color="auto"/>
          </w:divBdr>
        </w:div>
        <w:div w:id="484202117">
          <w:marLeft w:val="640"/>
          <w:marRight w:val="0"/>
          <w:marTop w:val="0"/>
          <w:marBottom w:val="0"/>
          <w:divBdr>
            <w:top w:val="none" w:sz="0" w:space="0" w:color="auto"/>
            <w:left w:val="none" w:sz="0" w:space="0" w:color="auto"/>
            <w:bottom w:val="none" w:sz="0" w:space="0" w:color="auto"/>
            <w:right w:val="none" w:sz="0" w:space="0" w:color="auto"/>
          </w:divBdr>
        </w:div>
        <w:div w:id="1178422873">
          <w:marLeft w:val="640"/>
          <w:marRight w:val="0"/>
          <w:marTop w:val="0"/>
          <w:marBottom w:val="0"/>
          <w:divBdr>
            <w:top w:val="none" w:sz="0" w:space="0" w:color="auto"/>
            <w:left w:val="none" w:sz="0" w:space="0" w:color="auto"/>
            <w:bottom w:val="none" w:sz="0" w:space="0" w:color="auto"/>
            <w:right w:val="none" w:sz="0" w:space="0" w:color="auto"/>
          </w:divBdr>
        </w:div>
        <w:div w:id="1235971063">
          <w:marLeft w:val="640"/>
          <w:marRight w:val="0"/>
          <w:marTop w:val="0"/>
          <w:marBottom w:val="0"/>
          <w:divBdr>
            <w:top w:val="none" w:sz="0" w:space="0" w:color="auto"/>
            <w:left w:val="none" w:sz="0" w:space="0" w:color="auto"/>
            <w:bottom w:val="none" w:sz="0" w:space="0" w:color="auto"/>
            <w:right w:val="none" w:sz="0" w:space="0" w:color="auto"/>
          </w:divBdr>
        </w:div>
        <w:div w:id="484206705">
          <w:marLeft w:val="640"/>
          <w:marRight w:val="0"/>
          <w:marTop w:val="0"/>
          <w:marBottom w:val="0"/>
          <w:divBdr>
            <w:top w:val="none" w:sz="0" w:space="0" w:color="auto"/>
            <w:left w:val="none" w:sz="0" w:space="0" w:color="auto"/>
            <w:bottom w:val="none" w:sz="0" w:space="0" w:color="auto"/>
            <w:right w:val="none" w:sz="0" w:space="0" w:color="auto"/>
          </w:divBdr>
        </w:div>
        <w:div w:id="1605189156">
          <w:marLeft w:val="640"/>
          <w:marRight w:val="0"/>
          <w:marTop w:val="0"/>
          <w:marBottom w:val="0"/>
          <w:divBdr>
            <w:top w:val="none" w:sz="0" w:space="0" w:color="auto"/>
            <w:left w:val="none" w:sz="0" w:space="0" w:color="auto"/>
            <w:bottom w:val="none" w:sz="0" w:space="0" w:color="auto"/>
            <w:right w:val="none" w:sz="0" w:space="0" w:color="auto"/>
          </w:divBdr>
        </w:div>
        <w:div w:id="1992051135">
          <w:marLeft w:val="640"/>
          <w:marRight w:val="0"/>
          <w:marTop w:val="0"/>
          <w:marBottom w:val="0"/>
          <w:divBdr>
            <w:top w:val="none" w:sz="0" w:space="0" w:color="auto"/>
            <w:left w:val="none" w:sz="0" w:space="0" w:color="auto"/>
            <w:bottom w:val="none" w:sz="0" w:space="0" w:color="auto"/>
            <w:right w:val="none" w:sz="0" w:space="0" w:color="auto"/>
          </w:divBdr>
        </w:div>
        <w:div w:id="1062869287">
          <w:marLeft w:val="640"/>
          <w:marRight w:val="0"/>
          <w:marTop w:val="0"/>
          <w:marBottom w:val="0"/>
          <w:divBdr>
            <w:top w:val="none" w:sz="0" w:space="0" w:color="auto"/>
            <w:left w:val="none" w:sz="0" w:space="0" w:color="auto"/>
            <w:bottom w:val="none" w:sz="0" w:space="0" w:color="auto"/>
            <w:right w:val="none" w:sz="0" w:space="0" w:color="auto"/>
          </w:divBdr>
        </w:div>
        <w:div w:id="2103061029">
          <w:marLeft w:val="640"/>
          <w:marRight w:val="0"/>
          <w:marTop w:val="0"/>
          <w:marBottom w:val="0"/>
          <w:divBdr>
            <w:top w:val="none" w:sz="0" w:space="0" w:color="auto"/>
            <w:left w:val="none" w:sz="0" w:space="0" w:color="auto"/>
            <w:bottom w:val="none" w:sz="0" w:space="0" w:color="auto"/>
            <w:right w:val="none" w:sz="0" w:space="0" w:color="auto"/>
          </w:divBdr>
        </w:div>
        <w:div w:id="1572421321">
          <w:marLeft w:val="640"/>
          <w:marRight w:val="0"/>
          <w:marTop w:val="0"/>
          <w:marBottom w:val="0"/>
          <w:divBdr>
            <w:top w:val="none" w:sz="0" w:space="0" w:color="auto"/>
            <w:left w:val="none" w:sz="0" w:space="0" w:color="auto"/>
            <w:bottom w:val="none" w:sz="0" w:space="0" w:color="auto"/>
            <w:right w:val="none" w:sz="0" w:space="0" w:color="auto"/>
          </w:divBdr>
        </w:div>
        <w:div w:id="864826187">
          <w:marLeft w:val="640"/>
          <w:marRight w:val="0"/>
          <w:marTop w:val="0"/>
          <w:marBottom w:val="0"/>
          <w:divBdr>
            <w:top w:val="none" w:sz="0" w:space="0" w:color="auto"/>
            <w:left w:val="none" w:sz="0" w:space="0" w:color="auto"/>
            <w:bottom w:val="none" w:sz="0" w:space="0" w:color="auto"/>
            <w:right w:val="none" w:sz="0" w:space="0" w:color="auto"/>
          </w:divBdr>
        </w:div>
        <w:div w:id="1532378065">
          <w:marLeft w:val="640"/>
          <w:marRight w:val="0"/>
          <w:marTop w:val="0"/>
          <w:marBottom w:val="0"/>
          <w:divBdr>
            <w:top w:val="none" w:sz="0" w:space="0" w:color="auto"/>
            <w:left w:val="none" w:sz="0" w:space="0" w:color="auto"/>
            <w:bottom w:val="none" w:sz="0" w:space="0" w:color="auto"/>
            <w:right w:val="none" w:sz="0" w:space="0" w:color="auto"/>
          </w:divBdr>
        </w:div>
        <w:div w:id="1658260684">
          <w:marLeft w:val="640"/>
          <w:marRight w:val="0"/>
          <w:marTop w:val="0"/>
          <w:marBottom w:val="0"/>
          <w:divBdr>
            <w:top w:val="none" w:sz="0" w:space="0" w:color="auto"/>
            <w:left w:val="none" w:sz="0" w:space="0" w:color="auto"/>
            <w:bottom w:val="none" w:sz="0" w:space="0" w:color="auto"/>
            <w:right w:val="none" w:sz="0" w:space="0" w:color="auto"/>
          </w:divBdr>
        </w:div>
        <w:div w:id="67189624">
          <w:marLeft w:val="640"/>
          <w:marRight w:val="0"/>
          <w:marTop w:val="0"/>
          <w:marBottom w:val="0"/>
          <w:divBdr>
            <w:top w:val="none" w:sz="0" w:space="0" w:color="auto"/>
            <w:left w:val="none" w:sz="0" w:space="0" w:color="auto"/>
            <w:bottom w:val="none" w:sz="0" w:space="0" w:color="auto"/>
            <w:right w:val="none" w:sz="0" w:space="0" w:color="auto"/>
          </w:divBdr>
        </w:div>
        <w:div w:id="2019653487">
          <w:marLeft w:val="640"/>
          <w:marRight w:val="0"/>
          <w:marTop w:val="0"/>
          <w:marBottom w:val="0"/>
          <w:divBdr>
            <w:top w:val="none" w:sz="0" w:space="0" w:color="auto"/>
            <w:left w:val="none" w:sz="0" w:space="0" w:color="auto"/>
            <w:bottom w:val="none" w:sz="0" w:space="0" w:color="auto"/>
            <w:right w:val="none" w:sz="0" w:space="0" w:color="auto"/>
          </w:divBdr>
        </w:div>
        <w:div w:id="2136633251">
          <w:marLeft w:val="640"/>
          <w:marRight w:val="0"/>
          <w:marTop w:val="0"/>
          <w:marBottom w:val="0"/>
          <w:divBdr>
            <w:top w:val="none" w:sz="0" w:space="0" w:color="auto"/>
            <w:left w:val="none" w:sz="0" w:space="0" w:color="auto"/>
            <w:bottom w:val="none" w:sz="0" w:space="0" w:color="auto"/>
            <w:right w:val="none" w:sz="0" w:space="0" w:color="auto"/>
          </w:divBdr>
        </w:div>
        <w:div w:id="1599292921">
          <w:marLeft w:val="640"/>
          <w:marRight w:val="0"/>
          <w:marTop w:val="0"/>
          <w:marBottom w:val="0"/>
          <w:divBdr>
            <w:top w:val="none" w:sz="0" w:space="0" w:color="auto"/>
            <w:left w:val="none" w:sz="0" w:space="0" w:color="auto"/>
            <w:bottom w:val="none" w:sz="0" w:space="0" w:color="auto"/>
            <w:right w:val="none" w:sz="0" w:space="0" w:color="auto"/>
          </w:divBdr>
        </w:div>
        <w:div w:id="131211515">
          <w:marLeft w:val="640"/>
          <w:marRight w:val="0"/>
          <w:marTop w:val="0"/>
          <w:marBottom w:val="0"/>
          <w:divBdr>
            <w:top w:val="none" w:sz="0" w:space="0" w:color="auto"/>
            <w:left w:val="none" w:sz="0" w:space="0" w:color="auto"/>
            <w:bottom w:val="none" w:sz="0" w:space="0" w:color="auto"/>
            <w:right w:val="none" w:sz="0" w:space="0" w:color="auto"/>
          </w:divBdr>
        </w:div>
        <w:div w:id="1246456061">
          <w:marLeft w:val="640"/>
          <w:marRight w:val="0"/>
          <w:marTop w:val="0"/>
          <w:marBottom w:val="0"/>
          <w:divBdr>
            <w:top w:val="none" w:sz="0" w:space="0" w:color="auto"/>
            <w:left w:val="none" w:sz="0" w:space="0" w:color="auto"/>
            <w:bottom w:val="none" w:sz="0" w:space="0" w:color="auto"/>
            <w:right w:val="none" w:sz="0" w:space="0" w:color="auto"/>
          </w:divBdr>
        </w:div>
        <w:div w:id="1268274468">
          <w:marLeft w:val="640"/>
          <w:marRight w:val="0"/>
          <w:marTop w:val="0"/>
          <w:marBottom w:val="0"/>
          <w:divBdr>
            <w:top w:val="none" w:sz="0" w:space="0" w:color="auto"/>
            <w:left w:val="none" w:sz="0" w:space="0" w:color="auto"/>
            <w:bottom w:val="none" w:sz="0" w:space="0" w:color="auto"/>
            <w:right w:val="none" w:sz="0" w:space="0" w:color="auto"/>
          </w:divBdr>
        </w:div>
        <w:div w:id="1952858573">
          <w:marLeft w:val="640"/>
          <w:marRight w:val="0"/>
          <w:marTop w:val="0"/>
          <w:marBottom w:val="0"/>
          <w:divBdr>
            <w:top w:val="none" w:sz="0" w:space="0" w:color="auto"/>
            <w:left w:val="none" w:sz="0" w:space="0" w:color="auto"/>
            <w:bottom w:val="none" w:sz="0" w:space="0" w:color="auto"/>
            <w:right w:val="none" w:sz="0" w:space="0" w:color="auto"/>
          </w:divBdr>
        </w:div>
        <w:div w:id="1602837643">
          <w:marLeft w:val="640"/>
          <w:marRight w:val="0"/>
          <w:marTop w:val="0"/>
          <w:marBottom w:val="0"/>
          <w:divBdr>
            <w:top w:val="none" w:sz="0" w:space="0" w:color="auto"/>
            <w:left w:val="none" w:sz="0" w:space="0" w:color="auto"/>
            <w:bottom w:val="none" w:sz="0" w:space="0" w:color="auto"/>
            <w:right w:val="none" w:sz="0" w:space="0" w:color="auto"/>
          </w:divBdr>
        </w:div>
        <w:div w:id="1538737903">
          <w:marLeft w:val="640"/>
          <w:marRight w:val="0"/>
          <w:marTop w:val="0"/>
          <w:marBottom w:val="0"/>
          <w:divBdr>
            <w:top w:val="none" w:sz="0" w:space="0" w:color="auto"/>
            <w:left w:val="none" w:sz="0" w:space="0" w:color="auto"/>
            <w:bottom w:val="none" w:sz="0" w:space="0" w:color="auto"/>
            <w:right w:val="none" w:sz="0" w:space="0" w:color="auto"/>
          </w:divBdr>
        </w:div>
        <w:div w:id="1808618502">
          <w:marLeft w:val="640"/>
          <w:marRight w:val="0"/>
          <w:marTop w:val="0"/>
          <w:marBottom w:val="0"/>
          <w:divBdr>
            <w:top w:val="none" w:sz="0" w:space="0" w:color="auto"/>
            <w:left w:val="none" w:sz="0" w:space="0" w:color="auto"/>
            <w:bottom w:val="none" w:sz="0" w:space="0" w:color="auto"/>
            <w:right w:val="none" w:sz="0" w:space="0" w:color="auto"/>
          </w:divBdr>
        </w:div>
        <w:div w:id="418016354">
          <w:marLeft w:val="640"/>
          <w:marRight w:val="0"/>
          <w:marTop w:val="0"/>
          <w:marBottom w:val="0"/>
          <w:divBdr>
            <w:top w:val="none" w:sz="0" w:space="0" w:color="auto"/>
            <w:left w:val="none" w:sz="0" w:space="0" w:color="auto"/>
            <w:bottom w:val="none" w:sz="0" w:space="0" w:color="auto"/>
            <w:right w:val="none" w:sz="0" w:space="0" w:color="auto"/>
          </w:divBdr>
        </w:div>
        <w:div w:id="399835843">
          <w:marLeft w:val="640"/>
          <w:marRight w:val="0"/>
          <w:marTop w:val="0"/>
          <w:marBottom w:val="0"/>
          <w:divBdr>
            <w:top w:val="none" w:sz="0" w:space="0" w:color="auto"/>
            <w:left w:val="none" w:sz="0" w:space="0" w:color="auto"/>
            <w:bottom w:val="none" w:sz="0" w:space="0" w:color="auto"/>
            <w:right w:val="none" w:sz="0" w:space="0" w:color="auto"/>
          </w:divBdr>
        </w:div>
        <w:div w:id="2017611116">
          <w:marLeft w:val="640"/>
          <w:marRight w:val="0"/>
          <w:marTop w:val="0"/>
          <w:marBottom w:val="0"/>
          <w:divBdr>
            <w:top w:val="none" w:sz="0" w:space="0" w:color="auto"/>
            <w:left w:val="none" w:sz="0" w:space="0" w:color="auto"/>
            <w:bottom w:val="none" w:sz="0" w:space="0" w:color="auto"/>
            <w:right w:val="none" w:sz="0" w:space="0" w:color="auto"/>
          </w:divBdr>
        </w:div>
        <w:div w:id="1194853761">
          <w:marLeft w:val="640"/>
          <w:marRight w:val="0"/>
          <w:marTop w:val="0"/>
          <w:marBottom w:val="0"/>
          <w:divBdr>
            <w:top w:val="none" w:sz="0" w:space="0" w:color="auto"/>
            <w:left w:val="none" w:sz="0" w:space="0" w:color="auto"/>
            <w:bottom w:val="none" w:sz="0" w:space="0" w:color="auto"/>
            <w:right w:val="none" w:sz="0" w:space="0" w:color="auto"/>
          </w:divBdr>
        </w:div>
        <w:div w:id="848522725">
          <w:marLeft w:val="640"/>
          <w:marRight w:val="0"/>
          <w:marTop w:val="0"/>
          <w:marBottom w:val="0"/>
          <w:divBdr>
            <w:top w:val="none" w:sz="0" w:space="0" w:color="auto"/>
            <w:left w:val="none" w:sz="0" w:space="0" w:color="auto"/>
            <w:bottom w:val="none" w:sz="0" w:space="0" w:color="auto"/>
            <w:right w:val="none" w:sz="0" w:space="0" w:color="auto"/>
          </w:divBdr>
        </w:div>
        <w:div w:id="562260080">
          <w:marLeft w:val="640"/>
          <w:marRight w:val="0"/>
          <w:marTop w:val="0"/>
          <w:marBottom w:val="0"/>
          <w:divBdr>
            <w:top w:val="none" w:sz="0" w:space="0" w:color="auto"/>
            <w:left w:val="none" w:sz="0" w:space="0" w:color="auto"/>
            <w:bottom w:val="none" w:sz="0" w:space="0" w:color="auto"/>
            <w:right w:val="none" w:sz="0" w:space="0" w:color="auto"/>
          </w:divBdr>
        </w:div>
        <w:div w:id="1203321175">
          <w:marLeft w:val="640"/>
          <w:marRight w:val="0"/>
          <w:marTop w:val="0"/>
          <w:marBottom w:val="0"/>
          <w:divBdr>
            <w:top w:val="none" w:sz="0" w:space="0" w:color="auto"/>
            <w:left w:val="none" w:sz="0" w:space="0" w:color="auto"/>
            <w:bottom w:val="none" w:sz="0" w:space="0" w:color="auto"/>
            <w:right w:val="none" w:sz="0" w:space="0" w:color="auto"/>
          </w:divBdr>
        </w:div>
        <w:div w:id="1365132579">
          <w:marLeft w:val="640"/>
          <w:marRight w:val="0"/>
          <w:marTop w:val="0"/>
          <w:marBottom w:val="0"/>
          <w:divBdr>
            <w:top w:val="none" w:sz="0" w:space="0" w:color="auto"/>
            <w:left w:val="none" w:sz="0" w:space="0" w:color="auto"/>
            <w:bottom w:val="none" w:sz="0" w:space="0" w:color="auto"/>
            <w:right w:val="none" w:sz="0" w:space="0" w:color="auto"/>
          </w:divBdr>
        </w:div>
        <w:div w:id="1500385116">
          <w:marLeft w:val="640"/>
          <w:marRight w:val="0"/>
          <w:marTop w:val="0"/>
          <w:marBottom w:val="0"/>
          <w:divBdr>
            <w:top w:val="none" w:sz="0" w:space="0" w:color="auto"/>
            <w:left w:val="none" w:sz="0" w:space="0" w:color="auto"/>
            <w:bottom w:val="none" w:sz="0" w:space="0" w:color="auto"/>
            <w:right w:val="none" w:sz="0" w:space="0" w:color="auto"/>
          </w:divBdr>
        </w:div>
        <w:div w:id="1380475300">
          <w:marLeft w:val="640"/>
          <w:marRight w:val="0"/>
          <w:marTop w:val="0"/>
          <w:marBottom w:val="0"/>
          <w:divBdr>
            <w:top w:val="none" w:sz="0" w:space="0" w:color="auto"/>
            <w:left w:val="none" w:sz="0" w:space="0" w:color="auto"/>
            <w:bottom w:val="none" w:sz="0" w:space="0" w:color="auto"/>
            <w:right w:val="none" w:sz="0" w:space="0" w:color="auto"/>
          </w:divBdr>
        </w:div>
        <w:div w:id="1687634904">
          <w:marLeft w:val="640"/>
          <w:marRight w:val="0"/>
          <w:marTop w:val="0"/>
          <w:marBottom w:val="0"/>
          <w:divBdr>
            <w:top w:val="none" w:sz="0" w:space="0" w:color="auto"/>
            <w:left w:val="none" w:sz="0" w:space="0" w:color="auto"/>
            <w:bottom w:val="none" w:sz="0" w:space="0" w:color="auto"/>
            <w:right w:val="none" w:sz="0" w:space="0" w:color="auto"/>
          </w:divBdr>
        </w:div>
        <w:div w:id="1283077994">
          <w:marLeft w:val="640"/>
          <w:marRight w:val="0"/>
          <w:marTop w:val="0"/>
          <w:marBottom w:val="0"/>
          <w:divBdr>
            <w:top w:val="none" w:sz="0" w:space="0" w:color="auto"/>
            <w:left w:val="none" w:sz="0" w:space="0" w:color="auto"/>
            <w:bottom w:val="none" w:sz="0" w:space="0" w:color="auto"/>
            <w:right w:val="none" w:sz="0" w:space="0" w:color="auto"/>
          </w:divBdr>
        </w:div>
        <w:div w:id="1779063912">
          <w:marLeft w:val="640"/>
          <w:marRight w:val="0"/>
          <w:marTop w:val="0"/>
          <w:marBottom w:val="0"/>
          <w:divBdr>
            <w:top w:val="none" w:sz="0" w:space="0" w:color="auto"/>
            <w:left w:val="none" w:sz="0" w:space="0" w:color="auto"/>
            <w:bottom w:val="none" w:sz="0" w:space="0" w:color="auto"/>
            <w:right w:val="none" w:sz="0" w:space="0" w:color="auto"/>
          </w:divBdr>
        </w:div>
        <w:div w:id="577331004">
          <w:marLeft w:val="640"/>
          <w:marRight w:val="0"/>
          <w:marTop w:val="0"/>
          <w:marBottom w:val="0"/>
          <w:divBdr>
            <w:top w:val="none" w:sz="0" w:space="0" w:color="auto"/>
            <w:left w:val="none" w:sz="0" w:space="0" w:color="auto"/>
            <w:bottom w:val="none" w:sz="0" w:space="0" w:color="auto"/>
            <w:right w:val="none" w:sz="0" w:space="0" w:color="auto"/>
          </w:divBdr>
        </w:div>
        <w:div w:id="753671085">
          <w:marLeft w:val="640"/>
          <w:marRight w:val="0"/>
          <w:marTop w:val="0"/>
          <w:marBottom w:val="0"/>
          <w:divBdr>
            <w:top w:val="none" w:sz="0" w:space="0" w:color="auto"/>
            <w:left w:val="none" w:sz="0" w:space="0" w:color="auto"/>
            <w:bottom w:val="none" w:sz="0" w:space="0" w:color="auto"/>
            <w:right w:val="none" w:sz="0" w:space="0" w:color="auto"/>
          </w:divBdr>
        </w:div>
        <w:div w:id="1401636522">
          <w:marLeft w:val="640"/>
          <w:marRight w:val="0"/>
          <w:marTop w:val="0"/>
          <w:marBottom w:val="0"/>
          <w:divBdr>
            <w:top w:val="none" w:sz="0" w:space="0" w:color="auto"/>
            <w:left w:val="none" w:sz="0" w:space="0" w:color="auto"/>
            <w:bottom w:val="none" w:sz="0" w:space="0" w:color="auto"/>
            <w:right w:val="none" w:sz="0" w:space="0" w:color="auto"/>
          </w:divBdr>
        </w:div>
        <w:div w:id="177741622">
          <w:marLeft w:val="640"/>
          <w:marRight w:val="0"/>
          <w:marTop w:val="0"/>
          <w:marBottom w:val="0"/>
          <w:divBdr>
            <w:top w:val="none" w:sz="0" w:space="0" w:color="auto"/>
            <w:left w:val="none" w:sz="0" w:space="0" w:color="auto"/>
            <w:bottom w:val="none" w:sz="0" w:space="0" w:color="auto"/>
            <w:right w:val="none" w:sz="0" w:space="0" w:color="auto"/>
          </w:divBdr>
        </w:div>
        <w:div w:id="1566798886">
          <w:marLeft w:val="640"/>
          <w:marRight w:val="0"/>
          <w:marTop w:val="0"/>
          <w:marBottom w:val="0"/>
          <w:divBdr>
            <w:top w:val="none" w:sz="0" w:space="0" w:color="auto"/>
            <w:left w:val="none" w:sz="0" w:space="0" w:color="auto"/>
            <w:bottom w:val="none" w:sz="0" w:space="0" w:color="auto"/>
            <w:right w:val="none" w:sz="0" w:space="0" w:color="auto"/>
          </w:divBdr>
        </w:div>
        <w:div w:id="9335234">
          <w:marLeft w:val="640"/>
          <w:marRight w:val="0"/>
          <w:marTop w:val="0"/>
          <w:marBottom w:val="0"/>
          <w:divBdr>
            <w:top w:val="none" w:sz="0" w:space="0" w:color="auto"/>
            <w:left w:val="none" w:sz="0" w:space="0" w:color="auto"/>
            <w:bottom w:val="none" w:sz="0" w:space="0" w:color="auto"/>
            <w:right w:val="none" w:sz="0" w:space="0" w:color="auto"/>
          </w:divBdr>
        </w:div>
        <w:div w:id="1324504626">
          <w:marLeft w:val="640"/>
          <w:marRight w:val="0"/>
          <w:marTop w:val="0"/>
          <w:marBottom w:val="0"/>
          <w:divBdr>
            <w:top w:val="none" w:sz="0" w:space="0" w:color="auto"/>
            <w:left w:val="none" w:sz="0" w:space="0" w:color="auto"/>
            <w:bottom w:val="none" w:sz="0" w:space="0" w:color="auto"/>
            <w:right w:val="none" w:sz="0" w:space="0" w:color="auto"/>
          </w:divBdr>
        </w:div>
        <w:div w:id="1791589607">
          <w:marLeft w:val="640"/>
          <w:marRight w:val="0"/>
          <w:marTop w:val="0"/>
          <w:marBottom w:val="0"/>
          <w:divBdr>
            <w:top w:val="none" w:sz="0" w:space="0" w:color="auto"/>
            <w:left w:val="none" w:sz="0" w:space="0" w:color="auto"/>
            <w:bottom w:val="none" w:sz="0" w:space="0" w:color="auto"/>
            <w:right w:val="none" w:sz="0" w:space="0" w:color="auto"/>
          </w:divBdr>
        </w:div>
        <w:div w:id="1211454924">
          <w:marLeft w:val="640"/>
          <w:marRight w:val="0"/>
          <w:marTop w:val="0"/>
          <w:marBottom w:val="0"/>
          <w:divBdr>
            <w:top w:val="none" w:sz="0" w:space="0" w:color="auto"/>
            <w:left w:val="none" w:sz="0" w:space="0" w:color="auto"/>
            <w:bottom w:val="none" w:sz="0" w:space="0" w:color="auto"/>
            <w:right w:val="none" w:sz="0" w:space="0" w:color="auto"/>
          </w:divBdr>
        </w:div>
        <w:div w:id="563297882">
          <w:marLeft w:val="640"/>
          <w:marRight w:val="0"/>
          <w:marTop w:val="0"/>
          <w:marBottom w:val="0"/>
          <w:divBdr>
            <w:top w:val="none" w:sz="0" w:space="0" w:color="auto"/>
            <w:left w:val="none" w:sz="0" w:space="0" w:color="auto"/>
            <w:bottom w:val="none" w:sz="0" w:space="0" w:color="auto"/>
            <w:right w:val="none" w:sz="0" w:space="0" w:color="auto"/>
          </w:divBdr>
        </w:div>
        <w:div w:id="757096009">
          <w:marLeft w:val="640"/>
          <w:marRight w:val="0"/>
          <w:marTop w:val="0"/>
          <w:marBottom w:val="0"/>
          <w:divBdr>
            <w:top w:val="none" w:sz="0" w:space="0" w:color="auto"/>
            <w:left w:val="none" w:sz="0" w:space="0" w:color="auto"/>
            <w:bottom w:val="none" w:sz="0" w:space="0" w:color="auto"/>
            <w:right w:val="none" w:sz="0" w:space="0" w:color="auto"/>
          </w:divBdr>
        </w:div>
        <w:div w:id="907033618">
          <w:marLeft w:val="640"/>
          <w:marRight w:val="0"/>
          <w:marTop w:val="0"/>
          <w:marBottom w:val="0"/>
          <w:divBdr>
            <w:top w:val="none" w:sz="0" w:space="0" w:color="auto"/>
            <w:left w:val="none" w:sz="0" w:space="0" w:color="auto"/>
            <w:bottom w:val="none" w:sz="0" w:space="0" w:color="auto"/>
            <w:right w:val="none" w:sz="0" w:space="0" w:color="auto"/>
          </w:divBdr>
        </w:div>
        <w:div w:id="608973775">
          <w:marLeft w:val="640"/>
          <w:marRight w:val="0"/>
          <w:marTop w:val="0"/>
          <w:marBottom w:val="0"/>
          <w:divBdr>
            <w:top w:val="none" w:sz="0" w:space="0" w:color="auto"/>
            <w:left w:val="none" w:sz="0" w:space="0" w:color="auto"/>
            <w:bottom w:val="none" w:sz="0" w:space="0" w:color="auto"/>
            <w:right w:val="none" w:sz="0" w:space="0" w:color="auto"/>
          </w:divBdr>
        </w:div>
        <w:div w:id="525486914">
          <w:marLeft w:val="640"/>
          <w:marRight w:val="0"/>
          <w:marTop w:val="0"/>
          <w:marBottom w:val="0"/>
          <w:divBdr>
            <w:top w:val="none" w:sz="0" w:space="0" w:color="auto"/>
            <w:left w:val="none" w:sz="0" w:space="0" w:color="auto"/>
            <w:bottom w:val="none" w:sz="0" w:space="0" w:color="auto"/>
            <w:right w:val="none" w:sz="0" w:space="0" w:color="auto"/>
          </w:divBdr>
        </w:div>
        <w:div w:id="1146705030">
          <w:marLeft w:val="640"/>
          <w:marRight w:val="0"/>
          <w:marTop w:val="0"/>
          <w:marBottom w:val="0"/>
          <w:divBdr>
            <w:top w:val="none" w:sz="0" w:space="0" w:color="auto"/>
            <w:left w:val="none" w:sz="0" w:space="0" w:color="auto"/>
            <w:bottom w:val="none" w:sz="0" w:space="0" w:color="auto"/>
            <w:right w:val="none" w:sz="0" w:space="0" w:color="auto"/>
          </w:divBdr>
        </w:div>
        <w:div w:id="839926500">
          <w:marLeft w:val="640"/>
          <w:marRight w:val="0"/>
          <w:marTop w:val="0"/>
          <w:marBottom w:val="0"/>
          <w:divBdr>
            <w:top w:val="none" w:sz="0" w:space="0" w:color="auto"/>
            <w:left w:val="none" w:sz="0" w:space="0" w:color="auto"/>
            <w:bottom w:val="none" w:sz="0" w:space="0" w:color="auto"/>
            <w:right w:val="none" w:sz="0" w:space="0" w:color="auto"/>
          </w:divBdr>
        </w:div>
        <w:div w:id="1333489440">
          <w:marLeft w:val="640"/>
          <w:marRight w:val="0"/>
          <w:marTop w:val="0"/>
          <w:marBottom w:val="0"/>
          <w:divBdr>
            <w:top w:val="none" w:sz="0" w:space="0" w:color="auto"/>
            <w:left w:val="none" w:sz="0" w:space="0" w:color="auto"/>
            <w:bottom w:val="none" w:sz="0" w:space="0" w:color="auto"/>
            <w:right w:val="none" w:sz="0" w:space="0" w:color="auto"/>
          </w:divBdr>
        </w:div>
        <w:div w:id="1189879177">
          <w:marLeft w:val="640"/>
          <w:marRight w:val="0"/>
          <w:marTop w:val="0"/>
          <w:marBottom w:val="0"/>
          <w:divBdr>
            <w:top w:val="none" w:sz="0" w:space="0" w:color="auto"/>
            <w:left w:val="none" w:sz="0" w:space="0" w:color="auto"/>
            <w:bottom w:val="none" w:sz="0" w:space="0" w:color="auto"/>
            <w:right w:val="none" w:sz="0" w:space="0" w:color="auto"/>
          </w:divBdr>
        </w:div>
        <w:div w:id="525682191">
          <w:marLeft w:val="640"/>
          <w:marRight w:val="0"/>
          <w:marTop w:val="0"/>
          <w:marBottom w:val="0"/>
          <w:divBdr>
            <w:top w:val="none" w:sz="0" w:space="0" w:color="auto"/>
            <w:left w:val="none" w:sz="0" w:space="0" w:color="auto"/>
            <w:bottom w:val="none" w:sz="0" w:space="0" w:color="auto"/>
            <w:right w:val="none" w:sz="0" w:space="0" w:color="auto"/>
          </w:divBdr>
        </w:div>
        <w:div w:id="1090472625">
          <w:marLeft w:val="640"/>
          <w:marRight w:val="0"/>
          <w:marTop w:val="0"/>
          <w:marBottom w:val="0"/>
          <w:divBdr>
            <w:top w:val="none" w:sz="0" w:space="0" w:color="auto"/>
            <w:left w:val="none" w:sz="0" w:space="0" w:color="auto"/>
            <w:bottom w:val="none" w:sz="0" w:space="0" w:color="auto"/>
            <w:right w:val="none" w:sz="0" w:space="0" w:color="auto"/>
          </w:divBdr>
        </w:div>
        <w:div w:id="416748210">
          <w:marLeft w:val="640"/>
          <w:marRight w:val="0"/>
          <w:marTop w:val="0"/>
          <w:marBottom w:val="0"/>
          <w:divBdr>
            <w:top w:val="none" w:sz="0" w:space="0" w:color="auto"/>
            <w:left w:val="none" w:sz="0" w:space="0" w:color="auto"/>
            <w:bottom w:val="none" w:sz="0" w:space="0" w:color="auto"/>
            <w:right w:val="none" w:sz="0" w:space="0" w:color="auto"/>
          </w:divBdr>
        </w:div>
        <w:div w:id="855115062">
          <w:marLeft w:val="640"/>
          <w:marRight w:val="0"/>
          <w:marTop w:val="0"/>
          <w:marBottom w:val="0"/>
          <w:divBdr>
            <w:top w:val="none" w:sz="0" w:space="0" w:color="auto"/>
            <w:left w:val="none" w:sz="0" w:space="0" w:color="auto"/>
            <w:bottom w:val="none" w:sz="0" w:space="0" w:color="auto"/>
            <w:right w:val="none" w:sz="0" w:space="0" w:color="auto"/>
          </w:divBdr>
        </w:div>
        <w:div w:id="1761216155">
          <w:marLeft w:val="640"/>
          <w:marRight w:val="0"/>
          <w:marTop w:val="0"/>
          <w:marBottom w:val="0"/>
          <w:divBdr>
            <w:top w:val="none" w:sz="0" w:space="0" w:color="auto"/>
            <w:left w:val="none" w:sz="0" w:space="0" w:color="auto"/>
            <w:bottom w:val="none" w:sz="0" w:space="0" w:color="auto"/>
            <w:right w:val="none" w:sz="0" w:space="0" w:color="auto"/>
          </w:divBdr>
        </w:div>
        <w:div w:id="1850606348">
          <w:marLeft w:val="640"/>
          <w:marRight w:val="0"/>
          <w:marTop w:val="0"/>
          <w:marBottom w:val="0"/>
          <w:divBdr>
            <w:top w:val="none" w:sz="0" w:space="0" w:color="auto"/>
            <w:left w:val="none" w:sz="0" w:space="0" w:color="auto"/>
            <w:bottom w:val="none" w:sz="0" w:space="0" w:color="auto"/>
            <w:right w:val="none" w:sz="0" w:space="0" w:color="auto"/>
          </w:divBdr>
        </w:div>
        <w:div w:id="1894609957">
          <w:marLeft w:val="640"/>
          <w:marRight w:val="0"/>
          <w:marTop w:val="0"/>
          <w:marBottom w:val="0"/>
          <w:divBdr>
            <w:top w:val="none" w:sz="0" w:space="0" w:color="auto"/>
            <w:left w:val="none" w:sz="0" w:space="0" w:color="auto"/>
            <w:bottom w:val="none" w:sz="0" w:space="0" w:color="auto"/>
            <w:right w:val="none" w:sz="0" w:space="0" w:color="auto"/>
          </w:divBdr>
        </w:div>
      </w:divsChild>
    </w:div>
    <w:div w:id="1627077323">
      <w:bodyDiv w:val="1"/>
      <w:marLeft w:val="0"/>
      <w:marRight w:val="0"/>
      <w:marTop w:val="0"/>
      <w:marBottom w:val="0"/>
      <w:divBdr>
        <w:top w:val="none" w:sz="0" w:space="0" w:color="auto"/>
        <w:left w:val="none" w:sz="0" w:space="0" w:color="auto"/>
        <w:bottom w:val="none" w:sz="0" w:space="0" w:color="auto"/>
        <w:right w:val="none" w:sz="0" w:space="0" w:color="auto"/>
      </w:divBdr>
      <w:divsChild>
        <w:div w:id="892624167">
          <w:marLeft w:val="640"/>
          <w:marRight w:val="0"/>
          <w:marTop w:val="0"/>
          <w:marBottom w:val="0"/>
          <w:divBdr>
            <w:top w:val="none" w:sz="0" w:space="0" w:color="auto"/>
            <w:left w:val="none" w:sz="0" w:space="0" w:color="auto"/>
            <w:bottom w:val="none" w:sz="0" w:space="0" w:color="auto"/>
            <w:right w:val="none" w:sz="0" w:space="0" w:color="auto"/>
          </w:divBdr>
        </w:div>
        <w:div w:id="1039279755">
          <w:marLeft w:val="640"/>
          <w:marRight w:val="0"/>
          <w:marTop w:val="0"/>
          <w:marBottom w:val="0"/>
          <w:divBdr>
            <w:top w:val="none" w:sz="0" w:space="0" w:color="auto"/>
            <w:left w:val="none" w:sz="0" w:space="0" w:color="auto"/>
            <w:bottom w:val="none" w:sz="0" w:space="0" w:color="auto"/>
            <w:right w:val="none" w:sz="0" w:space="0" w:color="auto"/>
          </w:divBdr>
        </w:div>
        <w:div w:id="1095127408">
          <w:marLeft w:val="640"/>
          <w:marRight w:val="0"/>
          <w:marTop w:val="0"/>
          <w:marBottom w:val="0"/>
          <w:divBdr>
            <w:top w:val="none" w:sz="0" w:space="0" w:color="auto"/>
            <w:left w:val="none" w:sz="0" w:space="0" w:color="auto"/>
            <w:bottom w:val="none" w:sz="0" w:space="0" w:color="auto"/>
            <w:right w:val="none" w:sz="0" w:space="0" w:color="auto"/>
          </w:divBdr>
        </w:div>
        <w:div w:id="1518930061">
          <w:marLeft w:val="640"/>
          <w:marRight w:val="0"/>
          <w:marTop w:val="0"/>
          <w:marBottom w:val="0"/>
          <w:divBdr>
            <w:top w:val="none" w:sz="0" w:space="0" w:color="auto"/>
            <w:left w:val="none" w:sz="0" w:space="0" w:color="auto"/>
            <w:bottom w:val="none" w:sz="0" w:space="0" w:color="auto"/>
            <w:right w:val="none" w:sz="0" w:space="0" w:color="auto"/>
          </w:divBdr>
        </w:div>
        <w:div w:id="440760944">
          <w:marLeft w:val="640"/>
          <w:marRight w:val="0"/>
          <w:marTop w:val="0"/>
          <w:marBottom w:val="0"/>
          <w:divBdr>
            <w:top w:val="none" w:sz="0" w:space="0" w:color="auto"/>
            <w:left w:val="none" w:sz="0" w:space="0" w:color="auto"/>
            <w:bottom w:val="none" w:sz="0" w:space="0" w:color="auto"/>
            <w:right w:val="none" w:sz="0" w:space="0" w:color="auto"/>
          </w:divBdr>
        </w:div>
        <w:div w:id="1469516736">
          <w:marLeft w:val="640"/>
          <w:marRight w:val="0"/>
          <w:marTop w:val="0"/>
          <w:marBottom w:val="0"/>
          <w:divBdr>
            <w:top w:val="none" w:sz="0" w:space="0" w:color="auto"/>
            <w:left w:val="none" w:sz="0" w:space="0" w:color="auto"/>
            <w:bottom w:val="none" w:sz="0" w:space="0" w:color="auto"/>
            <w:right w:val="none" w:sz="0" w:space="0" w:color="auto"/>
          </w:divBdr>
        </w:div>
        <w:div w:id="1292058243">
          <w:marLeft w:val="640"/>
          <w:marRight w:val="0"/>
          <w:marTop w:val="0"/>
          <w:marBottom w:val="0"/>
          <w:divBdr>
            <w:top w:val="none" w:sz="0" w:space="0" w:color="auto"/>
            <w:left w:val="none" w:sz="0" w:space="0" w:color="auto"/>
            <w:bottom w:val="none" w:sz="0" w:space="0" w:color="auto"/>
            <w:right w:val="none" w:sz="0" w:space="0" w:color="auto"/>
          </w:divBdr>
        </w:div>
        <w:div w:id="1140027957">
          <w:marLeft w:val="640"/>
          <w:marRight w:val="0"/>
          <w:marTop w:val="0"/>
          <w:marBottom w:val="0"/>
          <w:divBdr>
            <w:top w:val="none" w:sz="0" w:space="0" w:color="auto"/>
            <w:left w:val="none" w:sz="0" w:space="0" w:color="auto"/>
            <w:bottom w:val="none" w:sz="0" w:space="0" w:color="auto"/>
            <w:right w:val="none" w:sz="0" w:space="0" w:color="auto"/>
          </w:divBdr>
        </w:div>
        <w:div w:id="2013793218">
          <w:marLeft w:val="640"/>
          <w:marRight w:val="0"/>
          <w:marTop w:val="0"/>
          <w:marBottom w:val="0"/>
          <w:divBdr>
            <w:top w:val="none" w:sz="0" w:space="0" w:color="auto"/>
            <w:left w:val="none" w:sz="0" w:space="0" w:color="auto"/>
            <w:bottom w:val="none" w:sz="0" w:space="0" w:color="auto"/>
            <w:right w:val="none" w:sz="0" w:space="0" w:color="auto"/>
          </w:divBdr>
        </w:div>
        <w:div w:id="359165070">
          <w:marLeft w:val="640"/>
          <w:marRight w:val="0"/>
          <w:marTop w:val="0"/>
          <w:marBottom w:val="0"/>
          <w:divBdr>
            <w:top w:val="none" w:sz="0" w:space="0" w:color="auto"/>
            <w:left w:val="none" w:sz="0" w:space="0" w:color="auto"/>
            <w:bottom w:val="none" w:sz="0" w:space="0" w:color="auto"/>
            <w:right w:val="none" w:sz="0" w:space="0" w:color="auto"/>
          </w:divBdr>
        </w:div>
        <w:div w:id="885216017">
          <w:marLeft w:val="640"/>
          <w:marRight w:val="0"/>
          <w:marTop w:val="0"/>
          <w:marBottom w:val="0"/>
          <w:divBdr>
            <w:top w:val="none" w:sz="0" w:space="0" w:color="auto"/>
            <w:left w:val="none" w:sz="0" w:space="0" w:color="auto"/>
            <w:bottom w:val="none" w:sz="0" w:space="0" w:color="auto"/>
            <w:right w:val="none" w:sz="0" w:space="0" w:color="auto"/>
          </w:divBdr>
        </w:div>
        <w:div w:id="1378699083">
          <w:marLeft w:val="640"/>
          <w:marRight w:val="0"/>
          <w:marTop w:val="0"/>
          <w:marBottom w:val="0"/>
          <w:divBdr>
            <w:top w:val="none" w:sz="0" w:space="0" w:color="auto"/>
            <w:left w:val="none" w:sz="0" w:space="0" w:color="auto"/>
            <w:bottom w:val="none" w:sz="0" w:space="0" w:color="auto"/>
            <w:right w:val="none" w:sz="0" w:space="0" w:color="auto"/>
          </w:divBdr>
        </w:div>
        <w:div w:id="522476352">
          <w:marLeft w:val="640"/>
          <w:marRight w:val="0"/>
          <w:marTop w:val="0"/>
          <w:marBottom w:val="0"/>
          <w:divBdr>
            <w:top w:val="none" w:sz="0" w:space="0" w:color="auto"/>
            <w:left w:val="none" w:sz="0" w:space="0" w:color="auto"/>
            <w:bottom w:val="none" w:sz="0" w:space="0" w:color="auto"/>
            <w:right w:val="none" w:sz="0" w:space="0" w:color="auto"/>
          </w:divBdr>
        </w:div>
        <w:div w:id="1489131231">
          <w:marLeft w:val="640"/>
          <w:marRight w:val="0"/>
          <w:marTop w:val="0"/>
          <w:marBottom w:val="0"/>
          <w:divBdr>
            <w:top w:val="none" w:sz="0" w:space="0" w:color="auto"/>
            <w:left w:val="none" w:sz="0" w:space="0" w:color="auto"/>
            <w:bottom w:val="none" w:sz="0" w:space="0" w:color="auto"/>
            <w:right w:val="none" w:sz="0" w:space="0" w:color="auto"/>
          </w:divBdr>
        </w:div>
        <w:div w:id="1248688913">
          <w:marLeft w:val="640"/>
          <w:marRight w:val="0"/>
          <w:marTop w:val="0"/>
          <w:marBottom w:val="0"/>
          <w:divBdr>
            <w:top w:val="none" w:sz="0" w:space="0" w:color="auto"/>
            <w:left w:val="none" w:sz="0" w:space="0" w:color="auto"/>
            <w:bottom w:val="none" w:sz="0" w:space="0" w:color="auto"/>
            <w:right w:val="none" w:sz="0" w:space="0" w:color="auto"/>
          </w:divBdr>
        </w:div>
        <w:div w:id="1622303220">
          <w:marLeft w:val="640"/>
          <w:marRight w:val="0"/>
          <w:marTop w:val="0"/>
          <w:marBottom w:val="0"/>
          <w:divBdr>
            <w:top w:val="none" w:sz="0" w:space="0" w:color="auto"/>
            <w:left w:val="none" w:sz="0" w:space="0" w:color="auto"/>
            <w:bottom w:val="none" w:sz="0" w:space="0" w:color="auto"/>
            <w:right w:val="none" w:sz="0" w:space="0" w:color="auto"/>
          </w:divBdr>
        </w:div>
        <w:div w:id="1885214472">
          <w:marLeft w:val="640"/>
          <w:marRight w:val="0"/>
          <w:marTop w:val="0"/>
          <w:marBottom w:val="0"/>
          <w:divBdr>
            <w:top w:val="none" w:sz="0" w:space="0" w:color="auto"/>
            <w:left w:val="none" w:sz="0" w:space="0" w:color="auto"/>
            <w:bottom w:val="none" w:sz="0" w:space="0" w:color="auto"/>
            <w:right w:val="none" w:sz="0" w:space="0" w:color="auto"/>
          </w:divBdr>
        </w:div>
        <w:div w:id="194929638">
          <w:marLeft w:val="640"/>
          <w:marRight w:val="0"/>
          <w:marTop w:val="0"/>
          <w:marBottom w:val="0"/>
          <w:divBdr>
            <w:top w:val="none" w:sz="0" w:space="0" w:color="auto"/>
            <w:left w:val="none" w:sz="0" w:space="0" w:color="auto"/>
            <w:bottom w:val="none" w:sz="0" w:space="0" w:color="auto"/>
            <w:right w:val="none" w:sz="0" w:space="0" w:color="auto"/>
          </w:divBdr>
        </w:div>
        <w:div w:id="504563149">
          <w:marLeft w:val="640"/>
          <w:marRight w:val="0"/>
          <w:marTop w:val="0"/>
          <w:marBottom w:val="0"/>
          <w:divBdr>
            <w:top w:val="none" w:sz="0" w:space="0" w:color="auto"/>
            <w:left w:val="none" w:sz="0" w:space="0" w:color="auto"/>
            <w:bottom w:val="none" w:sz="0" w:space="0" w:color="auto"/>
            <w:right w:val="none" w:sz="0" w:space="0" w:color="auto"/>
          </w:divBdr>
        </w:div>
        <w:div w:id="242497279">
          <w:marLeft w:val="640"/>
          <w:marRight w:val="0"/>
          <w:marTop w:val="0"/>
          <w:marBottom w:val="0"/>
          <w:divBdr>
            <w:top w:val="none" w:sz="0" w:space="0" w:color="auto"/>
            <w:left w:val="none" w:sz="0" w:space="0" w:color="auto"/>
            <w:bottom w:val="none" w:sz="0" w:space="0" w:color="auto"/>
            <w:right w:val="none" w:sz="0" w:space="0" w:color="auto"/>
          </w:divBdr>
        </w:div>
        <w:div w:id="1632783969">
          <w:marLeft w:val="640"/>
          <w:marRight w:val="0"/>
          <w:marTop w:val="0"/>
          <w:marBottom w:val="0"/>
          <w:divBdr>
            <w:top w:val="none" w:sz="0" w:space="0" w:color="auto"/>
            <w:left w:val="none" w:sz="0" w:space="0" w:color="auto"/>
            <w:bottom w:val="none" w:sz="0" w:space="0" w:color="auto"/>
            <w:right w:val="none" w:sz="0" w:space="0" w:color="auto"/>
          </w:divBdr>
        </w:div>
        <w:div w:id="109977472">
          <w:marLeft w:val="640"/>
          <w:marRight w:val="0"/>
          <w:marTop w:val="0"/>
          <w:marBottom w:val="0"/>
          <w:divBdr>
            <w:top w:val="none" w:sz="0" w:space="0" w:color="auto"/>
            <w:left w:val="none" w:sz="0" w:space="0" w:color="auto"/>
            <w:bottom w:val="none" w:sz="0" w:space="0" w:color="auto"/>
            <w:right w:val="none" w:sz="0" w:space="0" w:color="auto"/>
          </w:divBdr>
        </w:div>
        <w:div w:id="2080520598">
          <w:marLeft w:val="640"/>
          <w:marRight w:val="0"/>
          <w:marTop w:val="0"/>
          <w:marBottom w:val="0"/>
          <w:divBdr>
            <w:top w:val="none" w:sz="0" w:space="0" w:color="auto"/>
            <w:left w:val="none" w:sz="0" w:space="0" w:color="auto"/>
            <w:bottom w:val="none" w:sz="0" w:space="0" w:color="auto"/>
            <w:right w:val="none" w:sz="0" w:space="0" w:color="auto"/>
          </w:divBdr>
        </w:div>
        <w:div w:id="1290666711">
          <w:marLeft w:val="640"/>
          <w:marRight w:val="0"/>
          <w:marTop w:val="0"/>
          <w:marBottom w:val="0"/>
          <w:divBdr>
            <w:top w:val="none" w:sz="0" w:space="0" w:color="auto"/>
            <w:left w:val="none" w:sz="0" w:space="0" w:color="auto"/>
            <w:bottom w:val="none" w:sz="0" w:space="0" w:color="auto"/>
            <w:right w:val="none" w:sz="0" w:space="0" w:color="auto"/>
          </w:divBdr>
        </w:div>
        <w:div w:id="1744137172">
          <w:marLeft w:val="640"/>
          <w:marRight w:val="0"/>
          <w:marTop w:val="0"/>
          <w:marBottom w:val="0"/>
          <w:divBdr>
            <w:top w:val="none" w:sz="0" w:space="0" w:color="auto"/>
            <w:left w:val="none" w:sz="0" w:space="0" w:color="auto"/>
            <w:bottom w:val="none" w:sz="0" w:space="0" w:color="auto"/>
            <w:right w:val="none" w:sz="0" w:space="0" w:color="auto"/>
          </w:divBdr>
        </w:div>
        <w:div w:id="1323118077">
          <w:marLeft w:val="640"/>
          <w:marRight w:val="0"/>
          <w:marTop w:val="0"/>
          <w:marBottom w:val="0"/>
          <w:divBdr>
            <w:top w:val="none" w:sz="0" w:space="0" w:color="auto"/>
            <w:left w:val="none" w:sz="0" w:space="0" w:color="auto"/>
            <w:bottom w:val="none" w:sz="0" w:space="0" w:color="auto"/>
            <w:right w:val="none" w:sz="0" w:space="0" w:color="auto"/>
          </w:divBdr>
        </w:div>
        <w:div w:id="1534076463">
          <w:marLeft w:val="640"/>
          <w:marRight w:val="0"/>
          <w:marTop w:val="0"/>
          <w:marBottom w:val="0"/>
          <w:divBdr>
            <w:top w:val="none" w:sz="0" w:space="0" w:color="auto"/>
            <w:left w:val="none" w:sz="0" w:space="0" w:color="auto"/>
            <w:bottom w:val="none" w:sz="0" w:space="0" w:color="auto"/>
            <w:right w:val="none" w:sz="0" w:space="0" w:color="auto"/>
          </w:divBdr>
        </w:div>
        <w:div w:id="1572545532">
          <w:marLeft w:val="640"/>
          <w:marRight w:val="0"/>
          <w:marTop w:val="0"/>
          <w:marBottom w:val="0"/>
          <w:divBdr>
            <w:top w:val="none" w:sz="0" w:space="0" w:color="auto"/>
            <w:left w:val="none" w:sz="0" w:space="0" w:color="auto"/>
            <w:bottom w:val="none" w:sz="0" w:space="0" w:color="auto"/>
            <w:right w:val="none" w:sz="0" w:space="0" w:color="auto"/>
          </w:divBdr>
        </w:div>
        <w:div w:id="368459896">
          <w:marLeft w:val="640"/>
          <w:marRight w:val="0"/>
          <w:marTop w:val="0"/>
          <w:marBottom w:val="0"/>
          <w:divBdr>
            <w:top w:val="none" w:sz="0" w:space="0" w:color="auto"/>
            <w:left w:val="none" w:sz="0" w:space="0" w:color="auto"/>
            <w:bottom w:val="none" w:sz="0" w:space="0" w:color="auto"/>
            <w:right w:val="none" w:sz="0" w:space="0" w:color="auto"/>
          </w:divBdr>
        </w:div>
        <w:div w:id="1430010158">
          <w:marLeft w:val="640"/>
          <w:marRight w:val="0"/>
          <w:marTop w:val="0"/>
          <w:marBottom w:val="0"/>
          <w:divBdr>
            <w:top w:val="none" w:sz="0" w:space="0" w:color="auto"/>
            <w:left w:val="none" w:sz="0" w:space="0" w:color="auto"/>
            <w:bottom w:val="none" w:sz="0" w:space="0" w:color="auto"/>
            <w:right w:val="none" w:sz="0" w:space="0" w:color="auto"/>
          </w:divBdr>
        </w:div>
        <w:div w:id="1028530465">
          <w:marLeft w:val="640"/>
          <w:marRight w:val="0"/>
          <w:marTop w:val="0"/>
          <w:marBottom w:val="0"/>
          <w:divBdr>
            <w:top w:val="none" w:sz="0" w:space="0" w:color="auto"/>
            <w:left w:val="none" w:sz="0" w:space="0" w:color="auto"/>
            <w:bottom w:val="none" w:sz="0" w:space="0" w:color="auto"/>
            <w:right w:val="none" w:sz="0" w:space="0" w:color="auto"/>
          </w:divBdr>
        </w:div>
        <w:div w:id="151141004">
          <w:marLeft w:val="640"/>
          <w:marRight w:val="0"/>
          <w:marTop w:val="0"/>
          <w:marBottom w:val="0"/>
          <w:divBdr>
            <w:top w:val="none" w:sz="0" w:space="0" w:color="auto"/>
            <w:left w:val="none" w:sz="0" w:space="0" w:color="auto"/>
            <w:bottom w:val="none" w:sz="0" w:space="0" w:color="auto"/>
            <w:right w:val="none" w:sz="0" w:space="0" w:color="auto"/>
          </w:divBdr>
        </w:div>
        <w:div w:id="367872823">
          <w:marLeft w:val="640"/>
          <w:marRight w:val="0"/>
          <w:marTop w:val="0"/>
          <w:marBottom w:val="0"/>
          <w:divBdr>
            <w:top w:val="none" w:sz="0" w:space="0" w:color="auto"/>
            <w:left w:val="none" w:sz="0" w:space="0" w:color="auto"/>
            <w:bottom w:val="none" w:sz="0" w:space="0" w:color="auto"/>
            <w:right w:val="none" w:sz="0" w:space="0" w:color="auto"/>
          </w:divBdr>
        </w:div>
        <w:div w:id="546265178">
          <w:marLeft w:val="640"/>
          <w:marRight w:val="0"/>
          <w:marTop w:val="0"/>
          <w:marBottom w:val="0"/>
          <w:divBdr>
            <w:top w:val="none" w:sz="0" w:space="0" w:color="auto"/>
            <w:left w:val="none" w:sz="0" w:space="0" w:color="auto"/>
            <w:bottom w:val="none" w:sz="0" w:space="0" w:color="auto"/>
            <w:right w:val="none" w:sz="0" w:space="0" w:color="auto"/>
          </w:divBdr>
        </w:div>
        <w:div w:id="270401596">
          <w:marLeft w:val="640"/>
          <w:marRight w:val="0"/>
          <w:marTop w:val="0"/>
          <w:marBottom w:val="0"/>
          <w:divBdr>
            <w:top w:val="none" w:sz="0" w:space="0" w:color="auto"/>
            <w:left w:val="none" w:sz="0" w:space="0" w:color="auto"/>
            <w:bottom w:val="none" w:sz="0" w:space="0" w:color="auto"/>
            <w:right w:val="none" w:sz="0" w:space="0" w:color="auto"/>
          </w:divBdr>
        </w:div>
        <w:div w:id="266082246">
          <w:marLeft w:val="640"/>
          <w:marRight w:val="0"/>
          <w:marTop w:val="0"/>
          <w:marBottom w:val="0"/>
          <w:divBdr>
            <w:top w:val="none" w:sz="0" w:space="0" w:color="auto"/>
            <w:left w:val="none" w:sz="0" w:space="0" w:color="auto"/>
            <w:bottom w:val="none" w:sz="0" w:space="0" w:color="auto"/>
            <w:right w:val="none" w:sz="0" w:space="0" w:color="auto"/>
          </w:divBdr>
        </w:div>
        <w:div w:id="56710546">
          <w:marLeft w:val="640"/>
          <w:marRight w:val="0"/>
          <w:marTop w:val="0"/>
          <w:marBottom w:val="0"/>
          <w:divBdr>
            <w:top w:val="none" w:sz="0" w:space="0" w:color="auto"/>
            <w:left w:val="none" w:sz="0" w:space="0" w:color="auto"/>
            <w:bottom w:val="none" w:sz="0" w:space="0" w:color="auto"/>
            <w:right w:val="none" w:sz="0" w:space="0" w:color="auto"/>
          </w:divBdr>
        </w:div>
        <w:div w:id="1422724366">
          <w:marLeft w:val="640"/>
          <w:marRight w:val="0"/>
          <w:marTop w:val="0"/>
          <w:marBottom w:val="0"/>
          <w:divBdr>
            <w:top w:val="none" w:sz="0" w:space="0" w:color="auto"/>
            <w:left w:val="none" w:sz="0" w:space="0" w:color="auto"/>
            <w:bottom w:val="none" w:sz="0" w:space="0" w:color="auto"/>
            <w:right w:val="none" w:sz="0" w:space="0" w:color="auto"/>
          </w:divBdr>
        </w:div>
        <w:div w:id="1620447949">
          <w:marLeft w:val="640"/>
          <w:marRight w:val="0"/>
          <w:marTop w:val="0"/>
          <w:marBottom w:val="0"/>
          <w:divBdr>
            <w:top w:val="none" w:sz="0" w:space="0" w:color="auto"/>
            <w:left w:val="none" w:sz="0" w:space="0" w:color="auto"/>
            <w:bottom w:val="none" w:sz="0" w:space="0" w:color="auto"/>
            <w:right w:val="none" w:sz="0" w:space="0" w:color="auto"/>
          </w:divBdr>
        </w:div>
        <w:div w:id="1356343873">
          <w:marLeft w:val="640"/>
          <w:marRight w:val="0"/>
          <w:marTop w:val="0"/>
          <w:marBottom w:val="0"/>
          <w:divBdr>
            <w:top w:val="none" w:sz="0" w:space="0" w:color="auto"/>
            <w:left w:val="none" w:sz="0" w:space="0" w:color="auto"/>
            <w:bottom w:val="none" w:sz="0" w:space="0" w:color="auto"/>
            <w:right w:val="none" w:sz="0" w:space="0" w:color="auto"/>
          </w:divBdr>
        </w:div>
        <w:div w:id="589505679">
          <w:marLeft w:val="640"/>
          <w:marRight w:val="0"/>
          <w:marTop w:val="0"/>
          <w:marBottom w:val="0"/>
          <w:divBdr>
            <w:top w:val="none" w:sz="0" w:space="0" w:color="auto"/>
            <w:left w:val="none" w:sz="0" w:space="0" w:color="auto"/>
            <w:bottom w:val="none" w:sz="0" w:space="0" w:color="auto"/>
            <w:right w:val="none" w:sz="0" w:space="0" w:color="auto"/>
          </w:divBdr>
        </w:div>
        <w:div w:id="28721639">
          <w:marLeft w:val="640"/>
          <w:marRight w:val="0"/>
          <w:marTop w:val="0"/>
          <w:marBottom w:val="0"/>
          <w:divBdr>
            <w:top w:val="none" w:sz="0" w:space="0" w:color="auto"/>
            <w:left w:val="none" w:sz="0" w:space="0" w:color="auto"/>
            <w:bottom w:val="none" w:sz="0" w:space="0" w:color="auto"/>
            <w:right w:val="none" w:sz="0" w:space="0" w:color="auto"/>
          </w:divBdr>
        </w:div>
        <w:div w:id="1601982510">
          <w:marLeft w:val="640"/>
          <w:marRight w:val="0"/>
          <w:marTop w:val="0"/>
          <w:marBottom w:val="0"/>
          <w:divBdr>
            <w:top w:val="none" w:sz="0" w:space="0" w:color="auto"/>
            <w:left w:val="none" w:sz="0" w:space="0" w:color="auto"/>
            <w:bottom w:val="none" w:sz="0" w:space="0" w:color="auto"/>
            <w:right w:val="none" w:sz="0" w:space="0" w:color="auto"/>
          </w:divBdr>
        </w:div>
        <w:div w:id="663239413">
          <w:marLeft w:val="640"/>
          <w:marRight w:val="0"/>
          <w:marTop w:val="0"/>
          <w:marBottom w:val="0"/>
          <w:divBdr>
            <w:top w:val="none" w:sz="0" w:space="0" w:color="auto"/>
            <w:left w:val="none" w:sz="0" w:space="0" w:color="auto"/>
            <w:bottom w:val="none" w:sz="0" w:space="0" w:color="auto"/>
            <w:right w:val="none" w:sz="0" w:space="0" w:color="auto"/>
          </w:divBdr>
        </w:div>
        <w:div w:id="1472089030">
          <w:marLeft w:val="640"/>
          <w:marRight w:val="0"/>
          <w:marTop w:val="0"/>
          <w:marBottom w:val="0"/>
          <w:divBdr>
            <w:top w:val="none" w:sz="0" w:space="0" w:color="auto"/>
            <w:left w:val="none" w:sz="0" w:space="0" w:color="auto"/>
            <w:bottom w:val="none" w:sz="0" w:space="0" w:color="auto"/>
            <w:right w:val="none" w:sz="0" w:space="0" w:color="auto"/>
          </w:divBdr>
        </w:div>
        <w:div w:id="122189466">
          <w:marLeft w:val="640"/>
          <w:marRight w:val="0"/>
          <w:marTop w:val="0"/>
          <w:marBottom w:val="0"/>
          <w:divBdr>
            <w:top w:val="none" w:sz="0" w:space="0" w:color="auto"/>
            <w:left w:val="none" w:sz="0" w:space="0" w:color="auto"/>
            <w:bottom w:val="none" w:sz="0" w:space="0" w:color="auto"/>
            <w:right w:val="none" w:sz="0" w:space="0" w:color="auto"/>
          </w:divBdr>
        </w:div>
        <w:div w:id="664406136">
          <w:marLeft w:val="640"/>
          <w:marRight w:val="0"/>
          <w:marTop w:val="0"/>
          <w:marBottom w:val="0"/>
          <w:divBdr>
            <w:top w:val="none" w:sz="0" w:space="0" w:color="auto"/>
            <w:left w:val="none" w:sz="0" w:space="0" w:color="auto"/>
            <w:bottom w:val="none" w:sz="0" w:space="0" w:color="auto"/>
            <w:right w:val="none" w:sz="0" w:space="0" w:color="auto"/>
          </w:divBdr>
        </w:div>
        <w:div w:id="1894922173">
          <w:marLeft w:val="640"/>
          <w:marRight w:val="0"/>
          <w:marTop w:val="0"/>
          <w:marBottom w:val="0"/>
          <w:divBdr>
            <w:top w:val="none" w:sz="0" w:space="0" w:color="auto"/>
            <w:left w:val="none" w:sz="0" w:space="0" w:color="auto"/>
            <w:bottom w:val="none" w:sz="0" w:space="0" w:color="auto"/>
            <w:right w:val="none" w:sz="0" w:space="0" w:color="auto"/>
          </w:divBdr>
        </w:div>
        <w:div w:id="1415011347">
          <w:marLeft w:val="640"/>
          <w:marRight w:val="0"/>
          <w:marTop w:val="0"/>
          <w:marBottom w:val="0"/>
          <w:divBdr>
            <w:top w:val="none" w:sz="0" w:space="0" w:color="auto"/>
            <w:left w:val="none" w:sz="0" w:space="0" w:color="auto"/>
            <w:bottom w:val="none" w:sz="0" w:space="0" w:color="auto"/>
            <w:right w:val="none" w:sz="0" w:space="0" w:color="auto"/>
          </w:divBdr>
        </w:div>
        <w:div w:id="2005620394">
          <w:marLeft w:val="640"/>
          <w:marRight w:val="0"/>
          <w:marTop w:val="0"/>
          <w:marBottom w:val="0"/>
          <w:divBdr>
            <w:top w:val="none" w:sz="0" w:space="0" w:color="auto"/>
            <w:left w:val="none" w:sz="0" w:space="0" w:color="auto"/>
            <w:bottom w:val="none" w:sz="0" w:space="0" w:color="auto"/>
            <w:right w:val="none" w:sz="0" w:space="0" w:color="auto"/>
          </w:divBdr>
        </w:div>
        <w:div w:id="1609506582">
          <w:marLeft w:val="640"/>
          <w:marRight w:val="0"/>
          <w:marTop w:val="0"/>
          <w:marBottom w:val="0"/>
          <w:divBdr>
            <w:top w:val="none" w:sz="0" w:space="0" w:color="auto"/>
            <w:left w:val="none" w:sz="0" w:space="0" w:color="auto"/>
            <w:bottom w:val="none" w:sz="0" w:space="0" w:color="auto"/>
            <w:right w:val="none" w:sz="0" w:space="0" w:color="auto"/>
          </w:divBdr>
        </w:div>
        <w:div w:id="447630872">
          <w:marLeft w:val="640"/>
          <w:marRight w:val="0"/>
          <w:marTop w:val="0"/>
          <w:marBottom w:val="0"/>
          <w:divBdr>
            <w:top w:val="none" w:sz="0" w:space="0" w:color="auto"/>
            <w:left w:val="none" w:sz="0" w:space="0" w:color="auto"/>
            <w:bottom w:val="none" w:sz="0" w:space="0" w:color="auto"/>
            <w:right w:val="none" w:sz="0" w:space="0" w:color="auto"/>
          </w:divBdr>
        </w:div>
        <w:div w:id="254284301">
          <w:marLeft w:val="640"/>
          <w:marRight w:val="0"/>
          <w:marTop w:val="0"/>
          <w:marBottom w:val="0"/>
          <w:divBdr>
            <w:top w:val="none" w:sz="0" w:space="0" w:color="auto"/>
            <w:left w:val="none" w:sz="0" w:space="0" w:color="auto"/>
            <w:bottom w:val="none" w:sz="0" w:space="0" w:color="auto"/>
            <w:right w:val="none" w:sz="0" w:space="0" w:color="auto"/>
          </w:divBdr>
        </w:div>
        <w:div w:id="2043894891">
          <w:marLeft w:val="640"/>
          <w:marRight w:val="0"/>
          <w:marTop w:val="0"/>
          <w:marBottom w:val="0"/>
          <w:divBdr>
            <w:top w:val="none" w:sz="0" w:space="0" w:color="auto"/>
            <w:left w:val="none" w:sz="0" w:space="0" w:color="auto"/>
            <w:bottom w:val="none" w:sz="0" w:space="0" w:color="auto"/>
            <w:right w:val="none" w:sz="0" w:space="0" w:color="auto"/>
          </w:divBdr>
        </w:div>
        <w:div w:id="596716206">
          <w:marLeft w:val="640"/>
          <w:marRight w:val="0"/>
          <w:marTop w:val="0"/>
          <w:marBottom w:val="0"/>
          <w:divBdr>
            <w:top w:val="none" w:sz="0" w:space="0" w:color="auto"/>
            <w:left w:val="none" w:sz="0" w:space="0" w:color="auto"/>
            <w:bottom w:val="none" w:sz="0" w:space="0" w:color="auto"/>
            <w:right w:val="none" w:sz="0" w:space="0" w:color="auto"/>
          </w:divBdr>
        </w:div>
        <w:div w:id="1712727427">
          <w:marLeft w:val="640"/>
          <w:marRight w:val="0"/>
          <w:marTop w:val="0"/>
          <w:marBottom w:val="0"/>
          <w:divBdr>
            <w:top w:val="none" w:sz="0" w:space="0" w:color="auto"/>
            <w:left w:val="none" w:sz="0" w:space="0" w:color="auto"/>
            <w:bottom w:val="none" w:sz="0" w:space="0" w:color="auto"/>
            <w:right w:val="none" w:sz="0" w:space="0" w:color="auto"/>
          </w:divBdr>
        </w:div>
        <w:div w:id="701395576">
          <w:marLeft w:val="640"/>
          <w:marRight w:val="0"/>
          <w:marTop w:val="0"/>
          <w:marBottom w:val="0"/>
          <w:divBdr>
            <w:top w:val="none" w:sz="0" w:space="0" w:color="auto"/>
            <w:left w:val="none" w:sz="0" w:space="0" w:color="auto"/>
            <w:bottom w:val="none" w:sz="0" w:space="0" w:color="auto"/>
            <w:right w:val="none" w:sz="0" w:space="0" w:color="auto"/>
          </w:divBdr>
        </w:div>
        <w:div w:id="435057872">
          <w:marLeft w:val="640"/>
          <w:marRight w:val="0"/>
          <w:marTop w:val="0"/>
          <w:marBottom w:val="0"/>
          <w:divBdr>
            <w:top w:val="none" w:sz="0" w:space="0" w:color="auto"/>
            <w:left w:val="none" w:sz="0" w:space="0" w:color="auto"/>
            <w:bottom w:val="none" w:sz="0" w:space="0" w:color="auto"/>
            <w:right w:val="none" w:sz="0" w:space="0" w:color="auto"/>
          </w:divBdr>
        </w:div>
        <w:div w:id="163859481">
          <w:marLeft w:val="640"/>
          <w:marRight w:val="0"/>
          <w:marTop w:val="0"/>
          <w:marBottom w:val="0"/>
          <w:divBdr>
            <w:top w:val="none" w:sz="0" w:space="0" w:color="auto"/>
            <w:left w:val="none" w:sz="0" w:space="0" w:color="auto"/>
            <w:bottom w:val="none" w:sz="0" w:space="0" w:color="auto"/>
            <w:right w:val="none" w:sz="0" w:space="0" w:color="auto"/>
          </w:divBdr>
        </w:div>
        <w:div w:id="2044551930">
          <w:marLeft w:val="640"/>
          <w:marRight w:val="0"/>
          <w:marTop w:val="0"/>
          <w:marBottom w:val="0"/>
          <w:divBdr>
            <w:top w:val="none" w:sz="0" w:space="0" w:color="auto"/>
            <w:left w:val="none" w:sz="0" w:space="0" w:color="auto"/>
            <w:bottom w:val="none" w:sz="0" w:space="0" w:color="auto"/>
            <w:right w:val="none" w:sz="0" w:space="0" w:color="auto"/>
          </w:divBdr>
        </w:div>
        <w:div w:id="1086073425">
          <w:marLeft w:val="640"/>
          <w:marRight w:val="0"/>
          <w:marTop w:val="0"/>
          <w:marBottom w:val="0"/>
          <w:divBdr>
            <w:top w:val="none" w:sz="0" w:space="0" w:color="auto"/>
            <w:left w:val="none" w:sz="0" w:space="0" w:color="auto"/>
            <w:bottom w:val="none" w:sz="0" w:space="0" w:color="auto"/>
            <w:right w:val="none" w:sz="0" w:space="0" w:color="auto"/>
          </w:divBdr>
        </w:div>
        <w:div w:id="1993606033">
          <w:marLeft w:val="640"/>
          <w:marRight w:val="0"/>
          <w:marTop w:val="0"/>
          <w:marBottom w:val="0"/>
          <w:divBdr>
            <w:top w:val="none" w:sz="0" w:space="0" w:color="auto"/>
            <w:left w:val="none" w:sz="0" w:space="0" w:color="auto"/>
            <w:bottom w:val="none" w:sz="0" w:space="0" w:color="auto"/>
            <w:right w:val="none" w:sz="0" w:space="0" w:color="auto"/>
          </w:divBdr>
        </w:div>
        <w:div w:id="1627463500">
          <w:marLeft w:val="640"/>
          <w:marRight w:val="0"/>
          <w:marTop w:val="0"/>
          <w:marBottom w:val="0"/>
          <w:divBdr>
            <w:top w:val="none" w:sz="0" w:space="0" w:color="auto"/>
            <w:left w:val="none" w:sz="0" w:space="0" w:color="auto"/>
            <w:bottom w:val="none" w:sz="0" w:space="0" w:color="auto"/>
            <w:right w:val="none" w:sz="0" w:space="0" w:color="auto"/>
          </w:divBdr>
        </w:div>
        <w:div w:id="680351005">
          <w:marLeft w:val="640"/>
          <w:marRight w:val="0"/>
          <w:marTop w:val="0"/>
          <w:marBottom w:val="0"/>
          <w:divBdr>
            <w:top w:val="none" w:sz="0" w:space="0" w:color="auto"/>
            <w:left w:val="none" w:sz="0" w:space="0" w:color="auto"/>
            <w:bottom w:val="none" w:sz="0" w:space="0" w:color="auto"/>
            <w:right w:val="none" w:sz="0" w:space="0" w:color="auto"/>
          </w:divBdr>
        </w:div>
        <w:div w:id="1292398512">
          <w:marLeft w:val="640"/>
          <w:marRight w:val="0"/>
          <w:marTop w:val="0"/>
          <w:marBottom w:val="0"/>
          <w:divBdr>
            <w:top w:val="none" w:sz="0" w:space="0" w:color="auto"/>
            <w:left w:val="none" w:sz="0" w:space="0" w:color="auto"/>
            <w:bottom w:val="none" w:sz="0" w:space="0" w:color="auto"/>
            <w:right w:val="none" w:sz="0" w:space="0" w:color="auto"/>
          </w:divBdr>
        </w:div>
        <w:div w:id="1858739154">
          <w:marLeft w:val="640"/>
          <w:marRight w:val="0"/>
          <w:marTop w:val="0"/>
          <w:marBottom w:val="0"/>
          <w:divBdr>
            <w:top w:val="none" w:sz="0" w:space="0" w:color="auto"/>
            <w:left w:val="none" w:sz="0" w:space="0" w:color="auto"/>
            <w:bottom w:val="none" w:sz="0" w:space="0" w:color="auto"/>
            <w:right w:val="none" w:sz="0" w:space="0" w:color="auto"/>
          </w:divBdr>
        </w:div>
        <w:div w:id="1687630516">
          <w:marLeft w:val="640"/>
          <w:marRight w:val="0"/>
          <w:marTop w:val="0"/>
          <w:marBottom w:val="0"/>
          <w:divBdr>
            <w:top w:val="none" w:sz="0" w:space="0" w:color="auto"/>
            <w:left w:val="none" w:sz="0" w:space="0" w:color="auto"/>
            <w:bottom w:val="none" w:sz="0" w:space="0" w:color="auto"/>
            <w:right w:val="none" w:sz="0" w:space="0" w:color="auto"/>
          </w:divBdr>
        </w:div>
        <w:div w:id="805657833">
          <w:marLeft w:val="640"/>
          <w:marRight w:val="0"/>
          <w:marTop w:val="0"/>
          <w:marBottom w:val="0"/>
          <w:divBdr>
            <w:top w:val="none" w:sz="0" w:space="0" w:color="auto"/>
            <w:left w:val="none" w:sz="0" w:space="0" w:color="auto"/>
            <w:bottom w:val="none" w:sz="0" w:space="0" w:color="auto"/>
            <w:right w:val="none" w:sz="0" w:space="0" w:color="auto"/>
          </w:divBdr>
        </w:div>
        <w:div w:id="194924312">
          <w:marLeft w:val="640"/>
          <w:marRight w:val="0"/>
          <w:marTop w:val="0"/>
          <w:marBottom w:val="0"/>
          <w:divBdr>
            <w:top w:val="none" w:sz="0" w:space="0" w:color="auto"/>
            <w:left w:val="none" w:sz="0" w:space="0" w:color="auto"/>
            <w:bottom w:val="none" w:sz="0" w:space="0" w:color="auto"/>
            <w:right w:val="none" w:sz="0" w:space="0" w:color="auto"/>
          </w:divBdr>
        </w:div>
        <w:div w:id="1604455590">
          <w:marLeft w:val="640"/>
          <w:marRight w:val="0"/>
          <w:marTop w:val="0"/>
          <w:marBottom w:val="0"/>
          <w:divBdr>
            <w:top w:val="none" w:sz="0" w:space="0" w:color="auto"/>
            <w:left w:val="none" w:sz="0" w:space="0" w:color="auto"/>
            <w:bottom w:val="none" w:sz="0" w:space="0" w:color="auto"/>
            <w:right w:val="none" w:sz="0" w:space="0" w:color="auto"/>
          </w:divBdr>
        </w:div>
        <w:div w:id="962418245">
          <w:marLeft w:val="640"/>
          <w:marRight w:val="0"/>
          <w:marTop w:val="0"/>
          <w:marBottom w:val="0"/>
          <w:divBdr>
            <w:top w:val="none" w:sz="0" w:space="0" w:color="auto"/>
            <w:left w:val="none" w:sz="0" w:space="0" w:color="auto"/>
            <w:bottom w:val="none" w:sz="0" w:space="0" w:color="auto"/>
            <w:right w:val="none" w:sz="0" w:space="0" w:color="auto"/>
          </w:divBdr>
        </w:div>
        <w:div w:id="1158376238">
          <w:marLeft w:val="640"/>
          <w:marRight w:val="0"/>
          <w:marTop w:val="0"/>
          <w:marBottom w:val="0"/>
          <w:divBdr>
            <w:top w:val="none" w:sz="0" w:space="0" w:color="auto"/>
            <w:left w:val="none" w:sz="0" w:space="0" w:color="auto"/>
            <w:bottom w:val="none" w:sz="0" w:space="0" w:color="auto"/>
            <w:right w:val="none" w:sz="0" w:space="0" w:color="auto"/>
          </w:divBdr>
        </w:div>
        <w:div w:id="2120830344">
          <w:marLeft w:val="640"/>
          <w:marRight w:val="0"/>
          <w:marTop w:val="0"/>
          <w:marBottom w:val="0"/>
          <w:divBdr>
            <w:top w:val="none" w:sz="0" w:space="0" w:color="auto"/>
            <w:left w:val="none" w:sz="0" w:space="0" w:color="auto"/>
            <w:bottom w:val="none" w:sz="0" w:space="0" w:color="auto"/>
            <w:right w:val="none" w:sz="0" w:space="0" w:color="auto"/>
          </w:divBdr>
        </w:div>
        <w:div w:id="1761025728">
          <w:marLeft w:val="640"/>
          <w:marRight w:val="0"/>
          <w:marTop w:val="0"/>
          <w:marBottom w:val="0"/>
          <w:divBdr>
            <w:top w:val="none" w:sz="0" w:space="0" w:color="auto"/>
            <w:left w:val="none" w:sz="0" w:space="0" w:color="auto"/>
            <w:bottom w:val="none" w:sz="0" w:space="0" w:color="auto"/>
            <w:right w:val="none" w:sz="0" w:space="0" w:color="auto"/>
          </w:divBdr>
        </w:div>
        <w:div w:id="1237862988">
          <w:marLeft w:val="640"/>
          <w:marRight w:val="0"/>
          <w:marTop w:val="0"/>
          <w:marBottom w:val="0"/>
          <w:divBdr>
            <w:top w:val="none" w:sz="0" w:space="0" w:color="auto"/>
            <w:left w:val="none" w:sz="0" w:space="0" w:color="auto"/>
            <w:bottom w:val="none" w:sz="0" w:space="0" w:color="auto"/>
            <w:right w:val="none" w:sz="0" w:space="0" w:color="auto"/>
          </w:divBdr>
        </w:div>
        <w:div w:id="1909530272">
          <w:marLeft w:val="640"/>
          <w:marRight w:val="0"/>
          <w:marTop w:val="0"/>
          <w:marBottom w:val="0"/>
          <w:divBdr>
            <w:top w:val="none" w:sz="0" w:space="0" w:color="auto"/>
            <w:left w:val="none" w:sz="0" w:space="0" w:color="auto"/>
            <w:bottom w:val="none" w:sz="0" w:space="0" w:color="auto"/>
            <w:right w:val="none" w:sz="0" w:space="0" w:color="auto"/>
          </w:divBdr>
        </w:div>
        <w:div w:id="10839654">
          <w:marLeft w:val="640"/>
          <w:marRight w:val="0"/>
          <w:marTop w:val="0"/>
          <w:marBottom w:val="0"/>
          <w:divBdr>
            <w:top w:val="none" w:sz="0" w:space="0" w:color="auto"/>
            <w:left w:val="none" w:sz="0" w:space="0" w:color="auto"/>
            <w:bottom w:val="none" w:sz="0" w:space="0" w:color="auto"/>
            <w:right w:val="none" w:sz="0" w:space="0" w:color="auto"/>
          </w:divBdr>
        </w:div>
        <w:div w:id="1873305759">
          <w:marLeft w:val="640"/>
          <w:marRight w:val="0"/>
          <w:marTop w:val="0"/>
          <w:marBottom w:val="0"/>
          <w:divBdr>
            <w:top w:val="none" w:sz="0" w:space="0" w:color="auto"/>
            <w:left w:val="none" w:sz="0" w:space="0" w:color="auto"/>
            <w:bottom w:val="none" w:sz="0" w:space="0" w:color="auto"/>
            <w:right w:val="none" w:sz="0" w:space="0" w:color="auto"/>
          </w:divBdr>
        </w:div>
        <w:div w:id="1308126571">
          <w:marLeft w:val="640"/>
          <w:marRight w:val="0"/>
          <w:marTop w:val="0"/>
          <w:marBottom w:val="0"/>
          <w:divBdr>
            <w:top w:val="none" w:sz="0" w:space="0" w:color="auto"/>
            <w:left w:val="none" w:sz="0" w:space="0" w:color="auto"/>
            <w:bottom w:val="none" w:sz="0" w:space="0" w:color="auto"/>
            <w:right w:val="none" w:sz="0" w:space="0" w:color="auto"/>
          </w:divBdr>
        </w:div>
        <w:div w:id="1376588523">
          <w:marLeft w:val="640"/>
          <w:marRight w:val="0"/>
          <w:marTop w:val="0"/>
          <w:marBottom w:val="0"/>
          <w:divBdr>
            <w:top w:val="none" w:sz="0" w:space="0" w:color="auto"/>
            <w:left w:val="none" w:sz="0" w:space="0" w:color="auto"/>
            <w:bottom w:val="none" w:sz="0" w:space="0" w:color="auto"/>
            <w:right w:val="none" w:sz="0" w:space="0" w:color="auto"/>
          </w:divBdr>
        </w:div>
        <w:div w:id="1578586085">
          <w:marLeft w:val="640"/>
          <w:marRight w:val="0"/>
          <w:marTop w:val="0"/>
          <w:marBottom w:val="0"/>
          <w:divBdr>
            <w:top w:val="none" w:sz="0" w:space="0" w:color="auto"/>
            <w:left w:val="none" w:sz="0" w:space="0" w:color="auto"/>
            <w:bottom w:val="none" w:sz="0" w:space="0" w:color="auto"/>
            <w:right w:val="none" w:sz="0" w:space="0" w:color="auto"/>
          </w:divBdr>
        </w:div>
        <w:div w:id="817720510">
          <w:marLeft w:val="640"/>
          <w:marRight w:val="0"/>
          <w:marTop w:val="0"/>
          <w:marBottom w:val="0"/>
          <w:divBdr>
            <w:top w:val="none" w:sz="0" w:space="0" w:color="auto"/>
            <w:left w:val="none" w:sz="0" w:space="0" w:color="auto"/>
            <w:bottom w:val="none" w:sz="0" w:space="0" w:color="auto"/>
            <w:right w:val="none" w:sz="0" w:space="0" w:color="auto"/>
          </w:divBdr>
        </w:div>
        <w:div w:id="1393962636">
          <w:marLeft w:val="640"/>
          <w:marRight w:val="0"/>
          <w:marTop w:val="0"/>
          <w:marBottom w:val="0"/>
          <w:divBdr>
            <w:top w:val="none" w:sz="0" w:space="0" w:color="auto"/>
            <w:left w:val="none" w:sz="0" w:space="0" w:color="auto"/>
            <w:bottom w:val="none" w:sz="0" w:space="0" w:color="auto"/>
            <w:right w:val="none" w:sz="0" w:space="0" w:color="auto"/>
          </w:divBdr>
        </w:div>
        <w:div w:id="1295212741">
          <w:marLeft w:val="640"/>
          <w:marRight w:val="0"/>
          <w:marTop w:val="0"/>
          <w:marBottom w:val="0"/>
          <w:divBdr>
            <w:top w:val="none" w:sz="0" w:space="0" w:color="auto"/>
            <w:left w:val="none" w:sz="0" w:space="0" w:color="auto"/>
            <w:bottom w:val="none" w:sz="0" w:space="0" w:color="auto"/>
            <w:right w:val="none" w:sz="0" w:space="0" w:color="auto"/>
          </w:divBdr>
        </w:div>
        <w:div w:id="236326882">
          <w:marLeft w:val="640"/>
          <w:marRight w:val="0"/>
          <w:marTop w:val="0"/>
          <w:marBottom w:val="0"/>
          <w:divBdr>
            <w:top w:val="none" w:sz="0" w:space="0" w:color="auto"/>
            <w:left w:val="none" w:sz="0" w:space="0" w:color="auto"/>
            <w:bottom w:val="none" w:sz="0" w:space="0" w:color="auto"/>
            <w:right w:val="none" w:sz="0" w:space="0" w:color="auto"/>
          </w:divBdr>
        </w:div>
        <w:div w:id="1433743614">
          <w:marLeft w:val="640"/>
          <w:marRight w:val="0"/>
          <w:marTop w:val="0"/>
          <w:marBottom w:val="0"/>
          <w:divBdr>
            <w:top w:val="none" w:sz="0" w:space="0" w:color="auto"/>
            <w:left w:val="none" w:sz="0" w:space="0" w:color="auto"/>
            <w:bottom w:val="none" w:sz="0" w:space="0" w:color="auto"/>
            <w:right w:val="none" w:sz="0" w:space="0" w:color="auto"/>
          </w:divBdr>
        </w:div>
        <w:div w:id="633026372">
          <w:marLeft w:val="640"/>
          <w:marRight w:val="0"/>
          <w:marTop w:val="0"/>
          <w:marBottom w:val="0"/>
          <w:divBdr>
            <w:top w:val="none" w:sz="0" w:space="0" w:color="auto"/>
            <w:left w:val="none" w:sz="0" w:space="0" w:color="auto"/>
            <w:bottom w:val="none" w:sz="0" w:space="0" w:color="auto"/>
            <w:right w:val="none" w:sz="0" w:space="0" w:color="auto"/>
          </w:divBdr>
        </w:div>
        <w:div w:id="1353721957">
          <w:marLeft w:val="640"/>
          <w:marRight w:val="0"/>
          <w:marTop w:val="0"/>
          <w:marBottom w:val="0"/>
          <w:divBdr>
            <w:top w:val="none" w:sz="0" w:space="0" w:color="auto"/>
            <w:left w:val="none" w:sz="0" w:space="0" w:color="auto"/>
            <w:bottom w:val="none" w:sz="0" w:space="0" w:color="auto"/>
            <w:right w:val="none" w:sz="0" w:space="0" w:color="auto"/>
          </w:divBdr>
        </w:div>
        <w:div w:id="1304388058">
          <w:marLeft w:val="640"/>
          <w:marRight w:val="0"/>
          <w:marTop w:val="0"/>
          <w:marBottom w:val="0"/>
          <w:divBdr>
            <w:top w:val="none" w:sz="0" w:space="0" w:color="auto"/>
            <w:left w:val="none" w:sz="0" w:space="0" w:color="auto"/>
            <w:bottom w:val="none" w:sz="0" w:space="0" w:color="auto"/>
            <w:right w:val="none" w:sz="0" w:space="0" w:color="auto"/>
          </w:divBdr>
        </w:div>
        <w:div w:id="2095858423">
          <w:marLeft w:val="640"/>
          <w:marRight w:val="0"/>
          <w:marTop w:val="0"/>
          <w:marBottom w:val="0"/>
          <w:divBdr>
            <w:top w:val="none" w:sz="0" w:space="0" w:color="auto"/>
            <w:left w:val="none" w:sz="0" w:space="0" w:color="auto"/>
            <w:bottom w:val="none" w:sz="0" w:space="0" w:color="auto"/>
            <w:right w:val="none" w:sz="0" w:space="0" w:color="auto"/>
          </w:divBdr>
        </w:div>
        <w:div w:id="304311826">
          <w:marLeft w:val="640"/>
          <w:marRight w:val="0"/>
          <w:marTop w:val="0"/>
          <w:marBottom w:val="0"/>
          <w:divBdr>
            <w:top w:val="none" w:sz="0" w:space="0" w:color="auto"/>
            <w:left w:val="none" w:sz="0" w:space="0" w:color="auto"/>
            <w:bottom w:val="none" w:sz="0" w:space="0" w:color="auto"/>
            <w:right w:val="none" w:sz="0" w:space="0" w:color="auto"/>
          </w:divBdr>
        </w:div>
        <w:div w:id="1338146268">
          <w:marLeft w:val="640"/>
          <w:marRight w:val="0"/>
          <w:marTop w:val="0"/>
          <w:marBottom w:val="0"/>
          <w:divBdr>
            <w:top w:val="none" w:sz="0" w:space="0" w:color="auto"/>
            <w:left w:val="none" w:sz="0" w:space="0" w:color="auto"/>
            <w:bottom w:val="none" w:sz="0" w:space="0" w:color="auto"/>
            <w:right w:val="none" w:sz="0" w:space="0" w:color="auto"/>
          </w:divBdr>
        </w:div>
        <w:div w:id="458845825">
          <w:marLeft w:val="640"/>
          <w:marRight w:val="0"/>
          <w:marTop w:val="0"/>
          <w:marBottom w:val="0"/>
          <w:divBdr>
            <w:top w:val="none" w:sz="0" w:space="0" w:color="auto"/>
            <w:left w:val="none" w:sz="0" w:space="0" w:color="auto"/>
            <w:bottom w:val="none" w:sz="0" w:space="0" w:color="auto"/>
            <w:right w:val="none" w:sz="0" w:space="0" w:color="auto"/>
          </w:divBdr>
        </w:div>
        <w:div w:id="2011634033">
          <w:marLeft w:val="640"/>
          <w:marRight w:val="0"/>
          <w:marTop w:val="0"/>
          <w:marBottom w:val="0"/>
          <w:divBdr>
            <w:top w:val="none" w:sz="0" w:space="0" w:color="auto"/>
            <w:left w:val="none" w:sz="0" w:space="0" w:color="auto"/>
            <w:bottom w:val="none" w:sz="0" w:space="0" w:color="auto"/>
            <w:right w:val="none" w:sz="0" w:space="0" w:color="auto"/>
          </w:divBdr>
        </w:div>
        <w:div w:id="99690296">
          <w:marLeft w:val="640"/>
          <w:marRight w:val="0"/>
          <w:marTop w:val="0"/>
          <w:marBottom w:val="0"/>
          <w:divBdr>
            <w:top w:val="none" w:sz="0" w:space="0" w:color="auto"/>
            <w:left w:val="none" w:sz="0" w:space="0" w:color="auto"/>
            <w:bottom w:val="none" w:sz="0" w:space="0" w:color="auto"/>
            <w:right w:val="none" w:sz="0" w:space="0" w:color="auto"/>
          </w:divBdr>
        </w:div>
        <w:div w:id="335576007">
          <w:marLeft w:val="640"/>
          <w:marRight w:val="0"/>
          <w:marTop w:val="0"/>
          <w:marBottom w:val="0"/>
          <w:divBdr>
            <w:top w:val="none" w:sz="0" w:space="0" w:color="auto"/>
            <w:left w:val="none" w:sz="0" w:space="0" w:color="auto"/>
            <w:bottom w:val="none" w:sz="0" w:space="0" w:color="auto"/>
            <w:right w:val="none" w:sz="0" w:space="0" w:color="auto"/>
          </w:divBdr>
        </w:div>
        <w:div w:id="605233580">
          <w:marLeft w:val="640"/>
          <w:marRight w:val="0"/>
          <w:marTop w:val="0"/>
          <w:marBottom w:val="0"/>
          <w:divBdr>
            <w:top w:val="none" w:sz="0" w:space="0" w:color="auto"/>
            <w:left w:val="none" w:sz="0" w:space="0" w:color="auto"/>
            <w:bottom w:val="none" w:sz="0" w:space="0" w:color="auto"/>
            <w:right w:val="none" w:sz="0" w:space="0" w:color="auto"/>
          </w:divBdr>
        </w:div>
        <w:div w:id="1721976818">
          <w:marLeft w:val="640"/>
          <w:marRight w:val="0"/>
          <w:marTop w:val="0"/>
          <w:marBottom w:val="0"/>
          <w:divBdr>
            <w:top w:val="none" w:sz="0" w:space="0" w:color="auto"/>
            <w:left w:val="none" w:sz="0" w:space="0" w:color="auto"/>
            <w:bottom w:val="none" w:sz="0" w:space="0" w:color="auto"/>
            <w:right w:val="none" w:sz="0" w:space="0" w:color="auto"/>
          </w:divBdr>
        </w:div>
        <w:div w:id="889651657">
          <w:marLeft w:val="640"/>
          <w:marRight w:val="0"/>
          <w:marTop w:val="0"/>
          <w:marBottom w:val="0"/>
          <w:divBdr>
            <w:top w:val="none" w:sz="0" w:space="0" w:color="auto"/>
            <w:left w:val="none" w:sz="0" w:space="0" w:color="auto"/>
            <w:bottom w:val="none" w:sz="0" w:space="0" w:color="auto"/>
            <w:right w:val="none" w:sz="0" w:space="0" w:color="auto"/>
          </w:divBdr>
        </w:div>
        <w:div w:id="281346554">
          <w:marLeft w:val="640"/>
          <w:marRight w:val="0"/>
          <w:marTop w:val="0"/>
          <w:marBottom w:val="0"/>
          <w:divBdr>
            <w:top w:val="none" w:sz="0" w:space="0" w:color="auto"/>
            <w:left w:val="none" w:sz="0" w:space="0" w:color="auto"/>
            <w:bottom w:val="none" w:sz="0" w:space="0" w:color="auto"/>
            <w:right w:val="none" w:sz="0" w:space="0" w:color="auto"/>
          </w:divBdr>
        </w:div>
        <w:div w:id="1851873701">
          <w:marLeft w:val="640"/>
          <w:marRight w:val="0"/>
          <w:marTop w:val="0"/>
          <w:marBottom w:val="0"/>
          <w:divBdr>
            <w:top w:val="none" w:sz="0" w:space="0" w:color="auto"/>
            <w:left w:val="none" w:sz="0" w:space="0" w:color="auto"/>
            <w:bottom w:val="none" w:sz="0" w:space="0" w:color="auto"/>
            <w:right w:val="none" w:sz="0" w:space="0" w:color="auto"/>
          </w:divBdr>
        </w:div>
        <w:div w:id="535847715">
          <w:marLeft w:val="640"/>
          <w:marRight w:val="0"/>
          <w:marTop w:val="0"/>
          <w:marBottom w:val="0"/>
          <w:divBdr>
            <w:top w:val="none" w:sz="0" w:space="0" w:color="auto"/>
            <w:left w:val="none" w:sz="0" w:space="0" w:color="auto"/>
            <w:bottom w:val="none" w:sz="0" w:space="0" w:color="auto"/>
            <w:right w:val="none" w:sz="0" w:space="0" w:color="auto"/>
          </w:divBdr>
        </w:div>
        <w:div w:id="1644234346">
          <w:marLeft w:val="640"/>
          <w:marRight w:val="0"/>
          <w:marTop w:val="0"/>
          <w:marBottom w:val="0"/>
          <w:divBdr>
            <w:top w:val="none" w:sz="0" w:space="0" w:color="auto"/>
            <w:left w:val="none" w:sz="0" w:space="0" w:color="auto"/>
            <w:bottom w:val="none" w:sz="0" w:space="0" w:color="auto"/>
            <w:right w:val="none" w:sz="0" w:space="0" w:color="auto"/>
          </w:divBdr>
        </w:div>
        <w:div w:id="319508900">
          <w:marLeft w:val="640"/>
          <w:marRight w:val="0"/>
          <w:marTop w:val="0"/>
          <w:marBottom w:val="0"/>
          <w:divBdr>
            <w:top w:val="none" w:sz="0" w:space="0" w:color="auto"/>
            <w:left w:val="none" w:sz="0" w:space="0" w:color="auto"/>
            <w:bottom w:val="none" w:sz="0" w:space="0" w:color="auto"/>
            <w:right w:val="none" w:sz="0" w:space="0" w:color="auto"/>
          </w:divBdr>
        </w:div>
        <w:div w:id="681124878">
          <w:marLeft w:val="640"/>
          <w:marRight w:val="0"/>
          <w:marTop w:val="0"/>
          <w:marBottom w:val="0"/>
          <w:divBdr>
            <w:top w:val="none" w:sz="0" w:space="0" w:color="auto"/>
            <w:left w:val="none" w:sz="0" w:space="0" w:color="auto"/>
            <w:bottom w:val="none" w:sz="0" w:space="0" w:color="auto"/>
            <w:right w:val="none" w:sz="0" w:space="0" w:color="auto"/>
          </w:divBdr>
        </w:div>
        <w:div w:id="846403199">
          <w:marLeft w:val="640"/>
          <w:marRight w:val="0"/>
          <w:marTop w:val="0"/>
          <w:marBottom w:val="0"/>
          <w:divBdr>
            <w:top w:val="none" w:sz="0" w:space="0" w:color="auto"/>
            <w:left w:val="none" w:sz="0" w:space="0" w:color="auto"/>
            <w:bottom w:val="none" w:sz="0" w:space="0" w:color="auto"/>
            <w:right w:val="none" w:sz="0" w:space="0" w:color="auto"/>
          </w:divBdr>
        </w:div>
        <w:div w:id="630133931">
          <w:marLeft w:val="640"/>
          <w:marRight w:val="0"/>
          <w:marTop w:val="0"/>
          <w:marBottom w:val="0"/>
          <w:divBdr>
            <w:top w:val="none" w:sz="0" w:space="0" w:color="auto"/>
            <w:left w:val="none" w:sz="0" w:space="0" w:color="auto"/>
            <w:bottom w:val="none" w:sz="0" w:space="0" w:color="auto"/>
            <w:right w:val="none" w:sz="0" w:space="0" w:color="auto"/>
          </w:divBdr>
        </w:div>
        <w:div w:id="1827431011">
          <w:marLeft w:val="640"/>
          <w:marRight w:val="0"/>
          <w:marTop w:val="0"/>
          <w:marBottom w:val="0"/>
          <w:divBdr>
            <w:top w:val="none" w:sz="0" w:space="0" w:color="auto"/>
            <w:left w:val="none" w:sz="0" w:space="0" w:color="auto"/>
            <w:bottom w:val="none" w:sz="0" w:space="0" w:color="auto"/>
            <w:right w:val="none" w:sz="0" w:space="0" w:color="auto"/>
          </w:divBdr>
        </w:div>
        <w:div w:id="610361758">
          <w:marLeft w:val="640"/>
          <w:marRight w:val="0"/>
          <w:marTop w:val="0"/>
          <w:marBottom w:val="0"/>
          <w:divBdr>
            <w:top w:val="none" w:sz="0" w:space="0" w:color="auto"/>
            <w:left w:val="none" w:sz="0" w:space="0" w:color="auto"/>
            <w:bottom w:val="none" w:sz="0" w:space="0" w:color="auto"/>
            <w:right w:val="none" w:sz="0" w:space="0" w:color="auto"/>
          </w:divBdr>
        </w:div>
        <w:div w:id="5135417">
          <w:marLeft w:val="640"/>
          <w:marRight w:val="0"/>
          <w:marTop w:val="0"/>
          <w:marBottom w:val="0"/>
          <w:divBdr>
            <w:top w:val="none" w:sz="0" w:space="0" w:color="auto"/>
            <w:left w:val="none" w:sz="0" w:space="0" w:color="auto"/>
            <w:bottom w:val="none" w:sz="0" w:space="0" w:color="auto"/>
            <w:right w:val="none" w:sz="0" w:space="0" w:color="auto"/>
          </w:divBdr>
        </w:div>
        <w:div w:id="131408017">
          <w:marLeft w:val="640"/>
          <w:marRight w:val="0"/>
          <w:marTop w:val="0"/>
          <w:marBottom w:val="0"/>
          <w:divBdr>
            <w:top w:val="none" w:sz="0" w:space="0" w:color="auto"/>
            <w:left w:val="none" w:sz="0" w:space="0" w:color="auto"/>
            <w:bottom w:val="none" w:sz="0" w:space="0" w:color="auto"/>
            <w:right w:val="none" w:sz="0" w:space="0" w:color="auto"/>
          </w:divBdr>
        </w:div>
        <w:div w:id="2130926306">
          <w:marLeft w:val="640"/>
          <w:marRight w:val="0"/>
          <w:marTop w:val="0"/>
          <w:marBottom w:val="0"/>
          <w:divBdr>
            <w:top w:val="none" w:sz="0" w:space="0" w:color="auto"/>
            <w:left w:val="none" w:sz="0" w:space="0" w:color="auto"/>
            <w:bottom w:val="none" w:sz="0" w:space="0" w:color="auto"/>
            <w:right w:val="none" w:sz="0" w:space="0" w:color="auto"/>
          </w:divBdr>
        </w:div>
        <w:div w:id="913126606">
          <w:marLeft w:val="640"/>
          <w:marRight w:val="0"/>
          <w:marTop w:val="0"/>
          <w:marBottom w:val="0"/>
          <w:divBdr>
            <w:top w:val="none" w:sz="0" w:space="0" w:color="auto"/>
            <w:left w:val="none" w:sz="0" w:space="0" w:color="auto"/>
            <w:bottom w:val="none" w:sz="0" w:space="0" w:color="auto"/>
            <w:right w:val="none" w:sz="0" w:space="0" w:color="auto"/>
          </w:divBdr>
        </w:div>
        <w:div w:id="1365135169">
          <w:marLeft w:val="640"/>
          <w:marRight w:val="0"/>
          <w:marTop w:val="0"/>
          <w:marBottom w:val="0"/>
          <w:divBdr>
            <w:top w:val="none" w:sz="0" w:space="0" w:color="auto"/>
            <w:left w:val="none" w:sz="0" w:space="0" w:color="auto"/>
            <w:bottom w:val="none" w:sz="0" w:space="0" w:color="auto"/>
            <w:right w:val="none" w:sz="0" w:space="0" w:color="auto"/>
          </w:divBdr>
        </w:div>
        <w:div w:id="176895869">
          <w:marLeft w:val="640"/>
          <w:marRight w:val="0"/>
          <w:marTop w:val="0"/>
          <w:marBottom w:val="0"/>
          <w:divBdr>
            <w:top w:val="none" w:sz="0" w:space="0" w:color="auto"/>
            <w:left w:val="none" w:sz="0" w:space="0" w:color="auto"/>
            <w:bottom w:val="none" w:sz="0" w:space="0" w:color="auto"/>
            <w:right w:val="none" w:sz="0" w:space="0" w:color="auto"/>
          </w:divBdr>
        </w:div>
        <w:div w:id="1216359667">
          <w:marLeft w:val="640"/>
          <w:marRight w:val="0"/>
          <w:marTop w:val="0"/>
          <w:marBottom w:val="0"/>
          <w:divBdr>
            <w:top w:val="none" w:sz="0" w:space="0" w:color="auto"/>
            <w:left w:val="none" w:sz="0" w:space="0" w:color="auto"/>
            <w:bottom w:val="none" w:sz="0" w:space="0" w:color="auto"/>
            <w:right w:val="none" w:sz="0" w:space="0" w:color="auto"/>
          </w:divBdr>
        </w:div>
        <w:div w:id="1927573317">
          <w:marLeft w:val="640"/>
          <w:marRight w:val="0"/>
          <w:marTop w:val="0"/>
          <w:marBottom w:val="0"/>
          <w:divBdr>
            <w:top w:val="none" w:sz="0" w:space="0" w:color="auto"/>
            <w:left w:val="none" w:sz="0" w:space="0" w:color="auto"/>
            <w:bottom w:val="none" w:sz="0" w:space="0" w:color="auto"/>
            <w:right w:val="none" w:sz="0" w:space="0" w:color="auto"/>
          </w:divBdr>
        </w:div>
        <w:div w:id="1185049460">
          <w:marLeft w:val="640"/>
          <w:marRight w:val="0"/>
          <w:marTop w:val="0"/>
          <w:marBottom w:val="0"/>
          <w:divBdr>
            <w:top w:val="none" w:sz="0" w:space="0" w:color="auto"/>
            <w:left w:val="none" w:sz="0" w:space="0" w:color="auto"/>
            <w:bottom w:val="none" w:sz="0" w:space="0" w:color="auto"/>
            <w:right w:val="none" w:sz="0" w:space="0" w:color="auto"/>
          </w:divBdr>
        </w:div>
        <w:div w:id="1667316655">
          <w:marLeft w:val="640"/>
          <w:marRight w:val="0"/>
          <w:marTop w:val="0"/>
          <w:marBottom w:val="0"/>
          <w:divBdr>
            <w:top w:val="none" w:sz="0" w:space="0" w:color="auto"/>
            <w:left w:val="none" w:sz="0" w:space="0" w:color="auto"/>
            <w:bottom w:val="none" w:sz="0" w:space="0" w:color="auto"/>
            <w:right w:val="none" w:sz="0" w:space="0" w:color="auto"/>
          </w:divBdr>
        </w:div>
        <w:div w:id="1102139987">
          <w:marLeft w:val="640"/>
          <w:marRight w:val="0"/>
          <w:marTop w:val="0"/>
          <w:marBottom w:val="0"/>
          <w:divBdr>
            <w:top w:val="none" w:sz="0" w:space="0" w:color="auto"/>
            <w:left w:val="none" w:sz="0" w:space="0" w:color="auto"/>
            <w:bottom w:val="none" w:sz="0" w:space="0" w:color="auto"/>
            <w:right w:val="none" w:sz="0" w:space="0" w:color="auto"/>
          </w:divBdr>
        </w:div>
        <w:div w:id="1562598397">
          <w:marLeft w:val="640"/>
          <w:marRight w:val="0"/>
          <w:marTop w:val="0"/>
          <w:marBottom w:val="0"/>
          <w:divBdr>
            <w:top w:val="none" w:sz="0" w:space="0" w:color="auto"/>
            <w:left w:val="none" w:sz="0" w:space="0" w:color="auto"/>
            <w:bottom w:val="none" w:sz="0" w:space="0" w:color="auto"/>
            <w:right w:val="none" w:sz="0" w:space="0" w:color="auto"/>
          </w:divBdr>
        </w:div>
        <w:div w:id="603150991">
          <w:marLeft w:val="640"/>
          <w:marRight w:val="0"/>
          <w:marTop w:val="0"/>
          <w:marBottom w:val="0"/>
          <w:divBdr>
            <w:top w:val="none" w:sz="0" w:space="0" w:color="auto"/>
            <w:left w:val="none" w:sz="0" w:space="0" w:color="auto"/>
            <w:bottom w:val="none" w:sz="0" w:space="0" w:color="auto"/>
            <w:right w:val="none" w:sz="0" w:space="0" w:color="auto"/>
          </w:divBdr>
        </w:div>
        <w:div w:id="1233662128">
          <w:marLeft w:val="640"/>
          <w:marRight w:val="0"/>
          <w:marTop w:val="0"/>
          <w:marBottom w:val="0"/>
          <w:divBdr>
            <w:top w:val="none" w:sz="0" w:space="0" w:color="auto"/>
            <w:left w:val="none" w:sz="0" w:space="0" w:color="auto"/>
            <w:bottom w:val="none" w:sz="0" w:space="0" w:color="auto"/>
            <w:right w:val="none" w:sz="0" w:space="0" w:color="auto"/>
          </w:divBdr>
        </w:div>
        <w:div w:id="1898055292">
          <w:marLeft w:val="640"/>
          <w:marRight w:val="0"/>
          <w:marTop w:val="0"/>
          <w:marBottom w:val="0"/>
          <w:divBdr>
            <w:top w:val="none" w:sz="0" w:space="0" w:color="auto"/>
            <w:left w:val="none" w:sz="0" w:space="0" w:color="auto"/>
            <w:bottom w:val="none" w:sz="0" w:space="0" w:color="auto"/>
            <w:right w:val="none" w:sz="0" w:space="0" w:color="auto"/>
          </w:divBdr>
        </w:div>
        <w:div w:id="1317496045">
          <w:marLeft w:val="640"/>
          <w:marRight w:val="0"/>
          <w:marTop w:val="0"/>
          <w:marBottom w:val="0"/>
          <w:divBdr>
            <w:top w:val="none" w:sz="0" w:space="0" w:color="auto"/>
            <w:left w:val="none" w:sz="0" w:space="0" w:color="auto"/>
            <w:bottom w:val="none" w:sz="0" w:space="0" w:color="auto"/>
            <w:right w:val="none" w:sz="0" w:space="0" w:color="auto"/>
          </w:divBdr>
        </w:div>
        <w:div w:id="185483962">
          <w:marLeft w:val="640"/>
          <w:marRight w:val="0"/>
          <w:marTop w:val="0"/>
          <w:marBottom w:val="0"/>
          <w:divBdr>
            <w:top w:val="none" w:sz="0" w:space="0" w:color="auto"/>
            <w:left w:val="none" w:sz="0" w:space="0" w:color="auto"/>
            <w:bottom w:val="none" w:sz="0" w:space="0" w:color="auto"/>
            <w:right w:val="none" w:sz="0" w:space="0" w:color="auto"/>
          </w:divBdr>
        </w:div>
        <w:div w:id="15085292">
          <w:marLeft w:val="640"/>
          <w:marRight w:val="0"/>
          <w:marTop w:val="0"/>
          <w:marBottom w:val="0"/>
          <w:divBdr>
            <w:top w:val="none" w:sz="0" w:space="0" w:color="auto"/>
            <w:left w:val="none" w:sz="0" w:space="0" w:color="auto"/>
            <w:bottom w:val="none" w:sz="0" w:space="0" w:color="auto"/>
            <w:right w:val="none" w:sz="0" w:space="0" w:color="auto"/>
          </w:divBdr>
        </w:div>
        <w:div w:id="646906338">
          <w:marLeft w:val="640"/>
          <w:marRight w:val="0"/>
          <w:marTop w:val="0"/>
          <w:marBottom w:val="0"/>
          <w:divBdr>
            <w:top w:val="none" w:sz="0" w:space="0" w:color="auto"/>
            <w:left w:val="none" w:sz="0" w:space="0" w:color="auto"/>
            <w:bottom w:val="none" w:sz="0" w:space="0" w:color="auto"/>
            <w:right w:val="none" w:sz="0" w:space="0" w:color="auto"/>
          </w:divBdr>
        </w:div>
        <w:div w:id="1235971001">
          <w:marLeft w:val="640"/>
          <w:marRight w:val="0"/>
          <w:marTop w:val="0"/>
          <w:marBottom w:val="0"/>
          <w:divBdr>
            <w:top w:val="none" w:sz="0" w:space="0" w:color="auto"/>
            <w:left w:val="none" w:sz="0" w:space="0" w:color="auto"/>
            <w:bottom w:val="none" w:sz="0" w:space="0" w:color="auto"/>
            <w:right w:val="none" w:sz="0" w:space="0" w:color="auto"/>
          </w:divBdr>
        </w:div>
        <w:div w:id="1340623636">
          <w:marLeft w:val="640"/>
          <w:marRight w:val="0"/>
          <w:marTop w:val="0"/>
          <w:marBottom w:val="0"/>
          <w:divBdr>
            <w:top w:val="none" w:sz="0" w:space="0" w:color="auto"/>
            <w:left w:val="none" w:sz="0" w:space="0" w:color="auto"/>
            <w:bottom w:val="none" w:sz="0" w:space="0" w:color="auto"/>
            <w:right w:val="none" w:sz="0" w:space="0" w:color="auto"/>
          </w:divBdr>
        </w:div>
        <w:div w:id="1408649332">
          <w:marLeft w:val="640"/>
          <w:marRight w:val="0"/>
          <w:marTop w:val="0"/>
          <w:marBottom w:val="0"/>
          <w:divBdr>
            <w:top w:val="none" w:sz="0" w:space="0" w:color="auto"/>
            <w:left w:val="none" w:sz="0" w:space="0" w:color="auto"/>
            <w:bottom w:val="none" w:sz="0" w:space="0" w:color="auto"/>
            <w:right w:val="none" w:sz="0" w:space="0" w:color="auto"/>
          </w:divBdr>
        </w:div>
        <w:div w:id="933630278">
          <w:marLeft w:val="640"/>
          <w:marRight w:val="0"/>
          <w:marTop w:val="0"/>
          <w:marBottom w:val="0"/>
          <w:divBdr>
            <w:top w:val="none" w:sz="0" w:space="0" w:color="auto"/>
            <w:left w:val="none" w:sz="0" w:space="0" w:color="auto"/>
            <w:bottom w:val="none" w:sz="0" w:space="0" w:color="auto"/>
            <w:right w:val="none" w:sz="0" w:space="0" w:color="auto"/>
          </w:divBdr>
        </w:div>
        <w:div w:id="650208499">
          <w:marLeft w:val="640"/>
          <w:marRight w:val="0"/>
          <w:marTop w:val="0"/>
          <w:marBottom w:val="0"/>
          <w:divBdr>
            <w:top w:val="none" w:sz="0" w:space="0" w:color="auto"/>
            <w:left w:val="none" w:sz="0" w:space="0" w:color="auto"/>
            <w:bottom w:val="none" w:sz="0" w:space="0" w:color="auto"/>
            <w:right w:val="none" w:sz="0" w:space="0" w:color="auto"/>
          </w:divBdr>
        </w:div>
        <w:div w:id="1792625463">
          <w:marLeft w:val="640"/>
          <w:marRight w:val="0"/>
          <w:marTop w:val="0"/>
          <w:marBottom w:val="0"/>
          <w:divBdr>
            <w:top w:val="none" w:sz="0" w:space="0" w:color="auto"/>
            <w:left w:val="none" w:sz="0" w:space="0" w:color="auto"/>
            <w:bottom w:val="none" w:sz="0" w:space="0" w:color="auto"/>
            <w:right w:val="none" w:sz="0" w:space="0" w:color="auto"/>
          </w:divBdr>
        </w:div>
        <w:div w:id="589318185">
          <w:marLeft w:val="640"/>
          <w:marRight w:val="0"/>
          <w:marTop w:val="0"/>
          <w:marBottom w:val="0"/>
          <w:divBdr>
            <w:top w:val="none" w:sz="0" w:space="0" w:color="auto"/>
            <w:left w:val="none" w:sz="0" w:space="0" w:color="auto"/>
            <w:bottom w:val="none" w:sz="0" w:space="0" w:color="auto"/>
            <w:right w:val="none" w:sz="0" w:space="0" w:color="auto"/>
          </w:divBdr>
        </w:div>
        <w:div w:id="1824156240">
          <w:marLeft w:val="640"/>
          <w:marRight w:val="0"/>
          <w:marTop w:val="0"/>
          <w:marBottom w:val="0"/>
          <w:divBdr>
            <w:top w:val="none" w:sz="0" w:space="0" w:color="auto"/>
            <w:left w:val="none" w:sz="0" w:space="0" w:color="auto"/>
            <w:bottom w:val="none" w:sz="0" w:space="0" w:color="auto"/>
            <w:right w:val="none" w:sz="0" w:space="0" w:color="auto"/>
          </w:divBdr>
        </w:div>
        <w:div w:id="868568453">
          <w:marLeft w:val="640"/>
          <w:marRight w:val="0"/>
          <w:marTop w:val="0"/>
          <w:marBottom w:val="0"/>
          <w:divBdr>
            <w:top w:val="none" w:sz="0" w:space="0" w:color="auto"/>
            <w:left w:val="none" w:sz="0" w:space="0" w:color="auto"/>
            <w:bottom w:val="none" w:sz="0" w:space="0" w:color="auto"/>
            <w:right w:val="none" w:sz="0" w:space="0" w:color="auto"/>
          </w:divBdr>
        </w:div>
        <w:div w:id="85000990">
          <w:marLeft w:val="640"/>
          <w:marRight w:val="0"/>
          <w:marTop w:val="0"/>
          <w:marBottom w:val="0"/>
          <w:divBdr>
            <w:top w:val="none" w:sz="0" w:space="0" w:color="auto"/>
            <w:left w:val="none" w:sz="0" w:space="0" w:color="auto"/>
            <w:bottom w:val="none" w:sz="0" w:space="0" w:color="auto"/>
            <w:right w:val="none" w:sz="0" w:space="0" w:color="auto"/>
          </w:divBdr>
        </w:div>
        <w:div w:id="634680345">
          <w:marLeft w:val="640"/>
          <w:marRight w:val="0"/>
          <w:marTop w:val="0"/>
          <w:marBottom w:val="0"/>
          <w:divBdr>
            <w:top w:val="none" w:sz="0" w:space="0" w:color="auto"/>
            <w:left w:val="none" w:sz="0" w:space="0" w:color="auto"/>
            <w:bottom w:val="none" w:sz="0" w:space="0" w:color="auto"/>
            <w:right w:val="none" w:sz="0" w:space="0" w:color="auto"/>
          </w:divBdr>
        </w:div>
        <w:div w:id="2080981345">
          <w:marLeft w:val="640"/>
          <w:marRight w:val="0"/>
          <w:marTop w:val="0"/>
          <w:marBottom w:val="0"/>
          <w:divBdr>
            <w:top w:val="none" w:sz="0" w:space="0" w:color="auto"/>
            <w:left w:val="none" w:sz="0" w:space="0" w:color="auto"/>
            <w:bottom w:val="none" w:sz="0" w:space="0" w:color="auto"/>
            <w:right w:val="none" w:sz="0" w:space="0" w:color="auto"/>
          </w:divBdr>
        </w:div>
        <w:div w:id="1044059936">
          <w:marLeft w:val="640"/>
          <w:marRight w:val="0"/>
          <w:marTop w:val="0"/>
          <w:marBottom w:val="0"/>
          <w:divBdr>
            <w:top w:val="none" w:sz="0" w:space="0" w:color="auto"/>
            <w:left w:val="none" w:sz="0" w:space="0" w:color="auto"/>
            <w:bottom w:val="none" w:sz="0" w:space="0" w:color="auto"/>
            <w:right w:val="none" w:sz="0" w:space="0" w:color="auto"/>
          </w:divBdr>
        </w:div>
        <w:div w:id="901450484">
          <w:marLeft w:val="640"/>
          <w:marRight w:val="0"/>
          <w:marTop w:val="0"/>
          <w:marBottom w:val="0"/>
          <w:divBdr>
            <w:top w:val="none" w:sz="0" w:space="0" w:color="auto"/>
            <w:left w:val="none" w:sz="0" w:space="0" w:color="auto"/>
            <w:bottom w:val="none" w:sz="0" w:space="0" w:color="auto"/>
            <w:right w:val="none" w:sz="0" w:space="0" w:color="auto"/>
          </w:divBdr>
        </w:div>
        <w:div w:id="1054550257">
          <w:marLeft w:val="640"/>
          <w:marRight w:val="0"/>
          <w:marTop w:val="0"/>
          <w:marBottom w:val="0"/>
          <w:divBdr>
            <w:top w:val="none" w:sz="0" w:space="0" w:color="auto"/>
            <w:left w:val="none" w:sz="0" w:space="0" w:color="auto"/>
            <w:bottom w:val="none" w:sz="0" w:space="0" w:color="auto"/>
            <w:right w:val="none" w:sz="0" w:space="0" w:color="auto"/>
          </w:divBdr>
        </w:div>
        <w:div w:id="1082947414">
          <w:marLeft w:val="640"/>
          <w:marRight w:val="0"/>
          <w:marTop w:val="0"/>
          <w:marBottom w:val="0"/>
          <w:divBdr>
            <w:top w:val="none" w:sz="0" w:space="0" w:color="auto"/>
            <w:left w:val="none" w:sz="0" w:space="0" w:color="auto"/>
            <w:bottom w:val="none" w:sz="0" w:space="0" w:color="auto"/>
            <w:right w:val="none" w:sz="0" w:space="0" w:color="auto"/>
          </w:divBdr>
        </w:div>
        <w:div w:id="1297685015">
          <w:marLeft w:val="640"/>
          <w:marRight w:val="0"/>
          <w:marTop w:val="0"/>
          <w:marBottom w:val="0"/>
          <w:divBdr>
            <w:top w:val="none" w:sz="0" w:space="0" w:color="auto"/>
            <w:left w:val="none" w:sz="0" w:space="0" w:color="auto"/>
            <w:bottom w:val="none" w:sz="0" w:space="0" w:color="auto"/>
            <w:right w:val="none" w:sz="0" w:space="0" w:color="auto"/>
          </w:divBdr>
        </w:div>
      </w:divsChild>
    </w:div>
    <w:div w:id="1631595486">
      <w:bodyDiv w:val="1"/>
      <w:marLeft w:val="0"/>
      <w:marRight w:val="0"/>
      <w:marTop w:val="0"/>
      <w:marBottom w:val="0"/>
      <w:divBdr>
        <w:top w:val="none" w:sz="0" w:space="0" w:color="auto"/>
        <w:left w:val="none" w:sz="0" w:space="0" w:color="auto"/>
        <w:bottom w:val="none" w:sz="0" w:space="0" w:color="auto"/>
        <w:right w:val="none" w:sz="0" w:space="0" w:color="auto"/>
      </w:divBdr>
      <w:divsChild>
        <w:div w:id="399133556">
          <w:marLeft w:val="640"/>
          <w:marRight w:val="0"/>
          <w:marTop w:val="0"/>
          <w:marBottom w:val="0"/>
          <w:divBdr>
            <w:top w:val="none" w:sz="0" w:space="0" w:color="auto"/>
            <w:left w:val="none" w:sz="0" w:space="0" w:color="auto"/>
            <w:bottom w:val="none" w:sz="0" w:space="0" w:color="auto"/>
            <w:right w:val="none" w:sz="0" w:space="0" w:color="auto"/>
          </w:divBdr>
        </w:div>
        <w:div w:id="758252712">
          <w:marLeft w:val="640"/>
          <w:marRight w:val="0"/>
          <w:marTop w:val="0"/>
          <w:marBottom w:val="0"/>
          <w:divBdr>
            <w:top w:val="none" w:sz="0" w:space="0" w:color="auto"/>
            <w:left w:val="none" w:sz="0" w:space="0" w:color="auto"/>
            <w:bottom w:val="none" w:sz="0" w:space="0" w:color="auto"/>
            <w:right w:val="none" w:sz="0" w:space="0" w:color="auto"/>
          </w:divBdr>
        </w:div>
        <w:div w:id="1010647587">
          <w:marLeft w:val="640"/>
          <w:marRight w:val="0"/>
          <w:marTop w:val="0"/>
          <w:marBottom w:val="0"/>
          <w:divBdr>
            <w:top w:val="none" w:sz="0" w:space="0" w:color="auto"/>
            <w:left w:val="none" w:sz="0" w:space="0" w:color="auto"/>
            <w:bottom w:val="none" w:sz="0" w:space="0" w:color="auto"/>
            <w:right w:val="none" w:sz="0" w:space="0" w:color="auto"/>
          </w:divBdr>
        </w:div>
        <w:div w:id="1390423394">
          <w:marLeft w:val="640"/>
          <w:marRight w:val="0"/>
          <w:marTop w:val="0"/>
          <w:marBottom w:val="0"/>
          <w:divBdr>
            <w:top w:val="none" w:sz="0" w:space="0" w:color="auto"/>
            <w:left w:val="none" w:sz="0" w:space="0" w:color="auto"/>
            <w:bottom w:val="none" w:sz="0" w:space="0" w:color="auto"/>
            <w:right w:val="none" w:sz="0" w:space="0" w:color="auto"/>
          </w:divBdr>
        </w:div>
        <w:div w:id="786196692">
          <w:marLeft w:val="640"/>
          <w:marRight w:val="0"/>
          <w:marTop w:val="0"/>
          <w:marBottom w:val="0"/>
          <w:divBdr>
            <w:top w:val="none" w:sz="0" w:space="0" w:color="auto"/>
            <w:left w:val="none" w:sz="0" w:space="0" w:color="auto"/>
            <w:bottom w:val="none" w:sz="0" w:space="0" w:color="auto"/>
            <w:right w:val="none" w:sz="0" w:space="0" w:color="auto"/>
          </w:divBdr>
        </w:div>
        <w:div w:id="1105930073">
          <w:marLeft w:val="640"/>
          <w:marRight w:val="0"/>
          <w:marTop w:val="0"/>
          <w:marBottom w:val="0"/>
          <w:divBdr>
            <w:top w:val="none" w:sz="0" w:space="0" w:color="auto"/>
            <w:left w:val="none" w:sz="0" w:space="0" w:color="auto"/>
            <w:bottom w:val="none" w:sz="0" w:space="0" w:color="auto"/>
            <w:right w:val="none" w:sz="0" w:space="0" w:color="auto"/>
          </w:divBdr>
        </w:div>
        <w:div w:id="208956556">
          <w:marLeft w:val="640"/>
          <w:marRight w:val="0"/>
          <w:marTop w:val="0"/>
          <w:marBottom w:val="0"/>
          <w:divBdr>
            <w:top w:val="none" w:sz="0" w:space="0" w:color="auto"/>
            <w:left w:val="none" w:sz="0" w:space="0" w:color="auto"/>
            <w:bottom w:val="none" w:sz="0" w:space="0" w:color="auto"/>
            <w:right w:val="none" w:sz="0" w:space="0" w:color="auto"/>
          </w:divBdr>
        </w:div>
        <w:div w:id="1519613849">
          <w:marLeft w:val="640"/>
          <w:marRight w:val="0"/>
          <w:marTop w:val="0"/>
          <w:marBottom w:val="0"/>
          <w:divBdr>
            <w:top w:val="none" w:sz="0" w:space="0" w:color="auto"/>
            <w:left w:val="none" w:sz="0" w:space="0" w:color="auto"/>
            <w:bottom w:val="none" w:sz="0" w:space="0" w:color="auto"/>
            <w:right w:val="none" w:sz="0" w:space="0" w:color="auto"/>
          </w:divBdr>
        </w:div>
        <w:div w:id="1391811353">
          <w:marLeft w:val="640"/>
          <w:marRight w:val="0"/>
          <w:marTop w:val="0"/>
          <w:marBottom w:val="0"/>
          <w:divBdr>
            <w:top w:val="none" w:sz="0" w:space="0" w:color="auto"/>
            <w:left w:val="none" w:sz="0" w:space="0" w:color="auto"/>
            <w:bottom w:val="none" w:sz="0" w:space="0" w:color="auto"/>
            <w:right w:val="none" w:sz="0" w:space="0" w:color="auto"/>
          </w:divBdr>
        </w:div>
        <w:div w:id="1649551438">
          <w:marLeft w:val="640"/>
          <w:marRight w:val="0"/>
          <w:marTop w:val="0"/>
          <w:marBottom w:val="0"/>
          <w:divBdr>
            <w:top w:val="none" w:sz="0" w:space="0" w:color="auto"/>
            <w:left w:val="none" w:sz="0" w:space="0" w:color="auto"/>
            <w:bottom w:val="none" w:sz="0" w:space="0" w:color="auto"/>
            <w:right w:val="none" w:sz="0" w:space="0" w:color="auto"/>
          </w:divBdr>
        </w:div>
        <w:div w:id="1082484469">
          <w:marLeft w:val="640"/>
          <w:marRight w:val="0"/>
          <w:marTop w:val="0"/>
          <w:marBottom w:val="0"/>
          <w:divBdr>
            <w:top w:val="none" w:sz="0" w:space="0" w:color="auto"/>
            <w:left w:val="none" w:sz="0" w:space="0" w:color="auto"/>
            <w:bottom w:val="none" w:sz="0" w:space="0" w:color="auto"/>
            <w:right w:val="none" w:sz="0" w:space="0" w:color="auto"/>
          </w:divBdr>
        </w:div>
        <w:div w:id="1749187075">
          <w:marLeft w:val="640"/>
          <w:marRight w:val="0"/>
          <w:marTop w:val="0"/>
          <w:marBottom w:val="0"/>
          <w:divBdr>
            <w:top w:val="none" w:sz="0" w:space="0" w:color="auto"/>
            <w:left w:val="none" w:sz="0" w:space="0" w:color="auto"/>
            <w:bottom w:val="none" w:sz="0" w:space="0" w:color="auto"/>
            <w:right w:val="none" w:sz="0" w:space="0" w:color="auto"/>
          </w:divBdr>
        </w:div>
        <w:div w:id="14966956">
          <w:marLeft w:val="640"/>
          <w:marRight w:val="0"/>
          <w:marTop w:val="0"/>
          <w:marBottom w:val="0"/>
          <w:divBdr>
            <w:top w:val="none" w:sz="0" w:space="0" w:color="auto"/>
            <w:left w:val="none" w:sz="0" w:space="0" w:color="auto"/>
            <w:bottom w:val="none" w:sz="0" w:space="0" w:color="auto"/>
            <w:right w:val="none" w:sz="0" w:space="0" w:color="auto"/>
          </w:divBdr>
        </w:div>
        <w:div w:id="1445462306">
          <w:marLeft w:val="640"/>
          <w:marRight w:val="0"/>
          <w:marTop w:val="0"/>
          <w:marBottom w:val="0"/>
          <w:divBdr>
            <w:top w:val="none" w:sz="0" w:space="0" w:color="auto"/>
            <w:left w:val="none" w:sz="0" w:space="0" w:color="auto"/>
            <w:bottom w:val="none" w:sz="0" w:space="0" w:color="auto"/>
            <w:right w:val="none" w:sz="0" w:space="0" w:color="auto"/>
          </w:divBdr>
        </w:div>
        <w:div w:id="200485807">
          <w:marLeft w:val="640"/>
          <w:marRight w:val="0"/>
          <w:marTop w:val="0"/>
          <w:marBottom w:val="0"/>
          <w:divBdr>
            <w:top w:val="none" w:sz="0" w:space="0" w:color="auto"/>
            <w:left w:val="none" w:sz="0" w:space="0" w:color="auto"/>
            <w:bottom w:val="none" w:sz="0" w:space="0" w:color="auto"/>
            <w:right w:val="none" w:sz="0" w:space="0" w:color="auto"/>
          </w:divBdr>
        </w:div>
        <w:div w:id="2085832374">
          <w:marLeft w:val="640"/>
          <w:marRight w:val="0"/>
          <w:marTop w:val="0"/>
          <w:marBottom w:val="0"/>
          <w:divBdr>
            <w:top w:val="none" w:sz="0" w:space="0" w:color="auto"/>
            <w:left w:val="none" w:sz="0" w:space="0" w:color="auto"/>
            <w:bottom w:val="none" w:sz="0" w:space="0" w:color="auto"/>
            <w:right w:val="none" w:sz="0" w:space="0" w:color="auto"/>
          </w:divBdr>
        </w:div>
        <w:div w:id="1647588665">
          <w:marLeft w:val="640"/>
          <w:marRight w:val="0"/>
          <w:marTop w:val="0"/>
          <w:marBottom w:val="0"/>
          <w:divBdr>
            <w:top w:val="none" w:sz="0" w:space="0" w:color="auto"/>
            <w:left w:val="none" w:sz="0" w:space="0" w:color="auto"/>
            <w:bottom w:val="none" w:sz="0" w:space="0" w:color="auto"/>
            <w:right w:val="none" w:sz="0" w:space="0" w:color="auto"/>
          </w:divBdr>
        </w:div>
        <w:div w:id="1685668227">
          <w:marLeft w:val="640"/>
          <w:marRight w:val="0"/>
          <w:marTop w:val="0"/>
          <w:marBottom w:val="0"/>
          <w:divBdr>
            <w:top w:val="none" w:sz="0" w:space="0" w:color="auto"/>
            <w:left w:val="none" w:sz="0" w:space="0" w:color="auto"/>
            <w:bottom w:val="none" w:sz="0" w:space="0" w:color="auto"/>
            <w:right w:val="none" w:sz="0" w:space="0" w:color="auto"/>
          </w:divBdr>
        </w:div>
        <w:div w:id="1753503368">
          <w:marLeft w:val="640"/>
          <w:marRight w:val="0"/>
          <w:marTop w:val="0"/>
          <w:marBottom w:val="0"/>
          <w:divBdr>
            <w:top w:val="none" w:sz="0" w:space="0" w:color="auto"/>
            <w:left w:val="none" w:sz="0" w:space="0" w:color="auto"/>
            <w:bottom w:val="none" w:sz="0" w:space="0" w:color="auto"/>
            <w:right w:val="none" w:sz="0" w:space="0" w:color="auto"/>
          </w:divBdr>
        </w:div>
        <w:div w:id="1022130430">
          <w:marLeft w:val="640"/>
          <w:marRight w:val="0"/>
          <w:marTop w:val="0"/>
          <w:marBottom w:val="0"/>
          <w:divBdr>
            <w:top w:val="none" w:sz="0" w:space="0" w:color="auto"/>
            <w:left w:val="none" w:sz="0" w:space="0" w:color="auto"/>
            <w:bottom w:val="none" w:sz="0" w:space="0" w:color="auto"/>
            <w:right w:val="none" w:sz="0" w:space="0" w:color="auto"/>
          </w:divBdr>
        </w:div>
        <w:div w:id="1715694717">
          <w:marLeft w:val="640"/>
          <w:marRight w:val="0"/>
          <w:marTop w:val="0"/>
          <w:marBottom w:val="0"/>
          <w:divBdr>
            <w:top w:val="none" w:sz="0" w:space="0" w:color="auto"/>
            <w:left w:val="none" w:sz="0" w:space="0" w:color="auto"/>
            <w:bottom w:val="none" w:sz="0" w:space="0" w:color="auto"/>
            <w:right w:val="none" w:sz="0" w:space="0" w:color="auto"/>
          </w:divBdr>
        </w:div>
        <w:div w:id="465583137">
          <w:marLeft w:val="640"/>
          <w:marRight w:val="0"/>
          <w:marTop w:val="0"/>
          <w:marBottom w:val="0"/>
          <w:divBdr>
            <w:top w:val="none" w:sz="0" w:space="0" w:color="auto"/>
            <w:left w:val="none" w:sz="0" w:space="0" w:color="auto"/>
            <w:bottom w:val="none" w:sz="0" w:space="0" w:color="auto"/>
            <w:right w:val="none" w:sz="0" w:space="0" w:color="auto"/>
          </w:divBdr>
        </w:div>
        <w:div w:id="1665549724">
          <w:marLeft w:val="640"/>
          <w:marRight w:val="0"/>
          <w:marTop w:val="0"/>
          <w:marBottom w:val="0"/>
          <w:divBdr>
            <w:top w:val="none" w:sz="0" w:space="0" w:color="auto"/>
            <w:left w:val="none" w:sz="0" w:space="0" w:color="auto"/>
            <w:bottom w:val="none" w:sz="0" w:space="0" w:color="auto"/>
            <w:right w:val="none" w:sz="0" w:space="0" w:color="auto"/>
          </w:divBdr>
        </w:div>
        <w:div w:id="338849005">
          <w:marLeft w:val="640"/>
          <w:marRight w:val="0"/>
          <w:marTop w:val="0"/>
          <w:marBottom w:val="0"/>
          <w:divBdr>
            <w:top w:val="none" w:sz="0" w:space="0" w:color="auto"/>
            <w:left w:val="none" w:sz="0" w:space="0" w:color="auto"/>
            <w:bottom w:val="none" w:sz="0" w:space="0" w:color="auto"/>
            <w:right w:val="none" w:sz="0" w:space="0" w:color="auto"/>
          </w:divBdr>
        </w:div>
        <w:div w:id="1498299616">
          <w:marLeft w:val="640"/>
          <w:marRight w:val="0"/>
          <w:marTop w:val="0"/>
          <w:marBottom w:val="0"/>
          <w:divBdr>
            <w:top w:val="none" w:sz="0" w:space="0" w:color="auto"/>
            <w:left w:val="none" w:sz="0" w:space="0" w:color="auto"/>
            <w:bottom w:val="none" w:sz="0" w:space="0" w:color="auto"/>
            <w:right w:val="none" w:sz="0" w:space="0" w:color="auto"/>
          </w:divBdr>
        </w:div>
        <w:div w:id="1780024657">
          <w:marLeft w:val="640"/>
          <w:marRight w:val="0"/>
          <w:marTop w:val="0"/>
          <w:marBottom w:val="0"/>
          <w:divBdr>
            <w:top w:val="none" w:sz="0" w:space="0" w:color="auto"/>
            <w:left w:val="none" w:sz="0" w:space="0" w:color="auto"/>
            <w:bottom w:val="none" w:sz="0" w:space="0" w:color="auto"/>
            <w:right w:val="none" w:sz="0" w:space="0" w:color="auto"/>
          </w:divBdr>
        </w:div>
        <w:div w:id="153961447">
          <w:marLeft w:val="640"/>
          <w:marRight w:val="0"/>
          <w:marTop w:val="0"/>
          <w:marBottom w:val="0"/>
          <w:divBdr>
            <w:top w:val="none" w:sz="0" w:space="0" w:color="auto"/>
            <w:left w:val="none" w:sz="0" w:space="0" w:color="auto"/>
            <w:bottom w:val="none" w:sz="0" w:space="0" w:color="auto"/>
            <w:right w:val="none" w:sz="0" w:space="0" w:color="auto"/>
          </w:divBdr>
        </w:div>
        <w:div w:id="159124741">
          <w:marLeft w:val="640"/>
          <w:marRight w:val="0"/>
          <w:marTop w:val="0"/>
          <w:marBottom w:val="0"/>
          <w:divBdr>
            <w:top w:val="none" w:sz="0" w:space="0" w:color="auto"/>
            <w:left w:val="none" w:sz="0" w:space="0" w:color="auto"/>
            <w:bottom w:val="none" w:sz="0" w:space="0" w:color="auto"/>
            <w:right w:val="none" w:sz="0" w:space="0" w:color="auto"/>
          </w:divBdr>
        </w:div>
        <w:div w:id="2039160851">
          <w:marLeft w:val="640"/>
          <w:marRight w:val="0"/>
          <w:marTop w:val="0"/>
          <w:marBottom w:val="0"/>
          <w:divBdr>
            <w:top w:val="none" w:sz="0" w:space="0" w:color="auto"/>
            <w:left w:val="none" w:sz="0" w:space="0" w:color="auto"/>
            <w:bottom w:val="none" w:sz="0" w:space="0" w:color="auto"/>
            <w:right w:val="none" w:sz="0" w:space="0" w:color="auto"/>
          </w:divBdr>
        </w:div>
        <w:div w:id="200947803">
          <w:marLeft w:val="640"/>
          <w:marRight w:val="0"/>
          <w:marTop w:val="0"/>
          <w:marBottom w:val="0"/>
          <w:divBdr>
            <w:top w:val="none" w:sz="0" w:space="0" w:color="auto"/>
            <w:left w:val="none" w:sz="0" w:space="0" w:color="auto"/>
            <w:bottom w:val="none" w:sz="0" w:space="0" w:color="auto"/>
            <w:right w:val="none" w:sz="0" w:space="0" w:color="auto"/>
          </w:divBdr>
        </w:div>
        <w:div w:id="576129843">
          <w:marLeft w:val="640"/>
          <w:marRight w:val="0"/>
          <w:marTop w:val="0"/>
          <w:marBottom w:val="0"/>
          <w:divBdr>
            <w:top w:val="none" w:sz="0" w:space="0" w:color="auto"/>
            <w:left w:val="none" w:sz="0" w:space="0" w:color="auto"/>
            <w:bottom w:val="none" w:sz="0" w:space="0" w:color="auto"/>
            <w:right w:val="none" w:sz="0" w:space="0" w:color="auto"/>
          </w:divBdr>
        </w:div>
        <w:div w:id="861406398">
          <w:marLeft w:val="640"/>
          <w:marRight w:val="0"/>
          <w:marTop w:val="0"/>
          <w:marBottom w:val="0"/>
          <w:divBdr>
            <w:top w:val="none" w:sz="0" w:space="0" w:color="auto"/>
            <w:left w:val="none" w:sz="0" w:space="0" w:color="auto"/>
            <w:bottom w:val="none" w:sz="0" w:space="0" w:color="auto"/>
            <w:right w:val="none" w:sz="0" w:space="0" w:color="auto"/>
          </w:divBdr>
        </w:div>
        <w:div w:id="2510488">
          <w:marLeft w:val="640"/>
          <w:marRight w:val="0"/>
          <w:marTop w:val="0"/>
          <w:marBottom w:val="0"/>
          <w:divBdr>
            <w:top w:val="none" w:sz="0" w:space="0" w:color="auto"/>
            <w:left w:val="none" w:sz="0" w:space="0" w:color="auto"/>
            <w:bottom w:val="none" w:sz="0" w:space="0" w:color="auto"/>
            <w:right w:val="none" w:sz="0" w:space="0" w:color="auto"/>
          </w:divBdr>
        </w:div>
        <w:div w:id="834105331">
          <w:marLeft w:val="640"/>
          <w:marRight w:val="0"/>
          <w:marTop w:val="0"/>
          <w:marBottom w:val="0"/>
          <w:divBdr>
            <w:top w:val="none" w:sz="0" w:space="0" w:color="auto"/>
            <w:left w:val="none" w:sz="0" w:space="0" w:color="auto"/>
            <w:bottom w:val="none" w:sz="0" w:space="0" w:color="auto"/>
            <w:right w:val="none" w:sz="0" w:space="0" w:color="auto"/>
          </w:divBdr>
        </w:div>
        <w:div w:id="1903787421">
          <w:marLeft w:val="640"/>
          <w:marRight w:val="0"/>
          <w:marTop w:val="0"/>
          <w:marBottom w:val="0"/>
          <w:divBdr>
            <w:top w:val="none" w:sz="0" w:space="0" w:color="auto"/>
            <w:left w:val="none" w:sz="0" w:space="0" w:color="auto"/>
            <w:bottom w:val="none" w:sz="0" w:space="0" w:color="auto"/>
            <w:right w:val="none" w:sz="0" w:space="0" w:color="auto"/>
          </w:divBdr>
        </w:div>
        <w:div w:id="706947299">
          <w:marLeft w:val="640"/>
          <w:marRight w:val="0"/>
          <w:marTop w:val="0"/>
          <w:marBottom w:val="0"/>
          <w:divBdr>
            <w:top w:val="none" w:sz="0" w:space="0" w:color="auto"/>
            <w:left w:val="none" w:sz="0" w:space="0" w:color="auto"/>
            <w:bottom w:val="none" w:sz="0" w:space="0" w:color="auto"/>
            <w:right w:val="none" w:sz="0" w:space="0" w:color="auto"/>
          </w:divBdr>
        </w:div>
        <w:div w:id="557473115">
          <w:marLeft w:val="640"/>
          <w:marRight w:val="0"/>
          <w:marTop w:val="0"/>
          <w:marBottom w:val="0"/>
          <w:divBdr>
            <w:top w:val="none" w:sz="0" w:space="0" w:color="auto"/>
            <w:left w:val="none" w:sz="0" w:space="0" w:color="auto"/>
            <w:bottom w:val="none" w:sz="0" w:space="0" w:color="auto"/>
            <w:right w:val="none" w:sz="0" w:space="0" w:color="auto"/>
          </w:divBdr>
        </w:div>
        <w:div w:id="395973184">
          <w:marLeft w:val="640"/>
          <w:marRight w:val="0"/>
          <w:marTop w:val="0"/>
          <w:marBottom w:val="0"/>
          <w:divBdr>
            <w:top w:val="none" w:sz="0" w:space="0" w:color="auto"/>
            <w:left w:val="none" w:sz="0" w:space="0" w:color="auto"/>
            <w:bottom w:val="none" w:sz="0" w:space="0" w:color="auto"/>
            <w:right w:val="none" w:sz="0" w:space="0" w:color="auto"/>
          </w:divBdr>
        </w:div>
        <w:div w:id="827789674">
          <w:marLeft w:val="640"/>
          <w:marRight w:val="0"/>
          <w:marTop w:val="0"/>
          <w:marBottom w:val="0"/>
          <w:divBdr>
            <w:top w:val="none" w:sz="0" w:space="0" w:color="auto"/>
            <w:left w:val="none" w:sz="0" w:space="0" w:color="auto"/>
            <w:bottom w:val="none" w:sz="0" w:space="0" w:color="auto"/>
            <w:right w:val="none" w:sz="0" w:space="0" w:color="auto"/>
          </w:divBdr>
        </w:div>
        <w:div w:id="522204319">
          <w:marLeft w:val="640"/>
          <w:marRight w:val="0"/>
          <w:marTop w:val="0"/>
          <w:marBottom w:val="0"/>
          <w:divBdr>
            <w:top w:val="none" w:sz="0" w:space="0" w:color="auto"/>
            <w:left w:val="none" w:sz="0" w:space="0" w:color="auto"/>
            <w:bottom w:val="none" w:sz="0" w:space="0" w:color="auto"/>
            <w:right w:val="none" w:sz="0" w:space="0" w:color="auto"/>
          </w:divBdr>
        </w:div>
        <w:div w:id="1539704015">
          <w:marLeft w:val="640"/>
          <w:marRight w:val="0"/>
          <w:marTop w:val="0"/>
          <w:marBottom w:val="0"/>
          <w:divBdr>
            <w:top w:val="none" w:sz="0" w:space="0" w:color="auto"/>
            <w:left w:val="none" w:sz="0" w:space="0" w:color="auto"/>
            <w:bottom w:val="none" w:sz="0" w:space="0" w:color="auto"/>
            <w:right w:val="none" w:sz="0" w:space="0" w:color="auto"/>
          </w:divBdr>
        </w:div>
        <w:div w:id="306128899">
          <w:marLeft w:val="640"/>
          <w:marRight w:val="0"/>
          <w:marTop w:val="0"/>
          <w:marBottom w:val="0"/>
          <w:divBdr>
            <w:top w:val="none" w:sz="0" w:space="0" w:color="auto"/>
            <w:left w:val="none" w:sz="0" w:space="0" w:color="auto"/>
            <w:bottom w:val="none" w:sz="0" w:space="0" w:color="auto"/>
            <w:right w:val="none" w:sz="0" w:space="0" w:color="auto"/>
          </w:divBdr>
        </w:div>
        <w:div w:id="281572341">
          <w:marLeft w:val="640"/>
          <w:marRight w:val="0"/>
          <w:marTop w:val="0"/>
          <w:marBottom w:val="0"/>
          <w:divBdr>
            <w:top w:val="none" w:sz="0" w:space="0" w:color="auto"/>
            <w:left w:val="none" w:sz="0" w:space="0" w:color="auto"/>
            <w:bottom w:val="none" w:sz="0" w:space="0" w:color="auto"/>
            <w:right w:val="none" w:sz="0" w:space="0" w:color="auto"/>
          </w:divBdr>
        </w:div>
        <w:div w:id="627778786">
          <w:marLeft w:val="640"/>
          <w:marRight w:val="0"/>
          <w:marTop w:val="0"/>
          <w:marBottom w:val="0"/>
          <w:divBdr>
            <w:top w:val="none" w:sz="0" w:space="0" w:color="auto"/>
            <w:left w:val="none" w:sz="0" w:space="0" w:color="auto"/>
            <w:bottom w:val="none" w:sz="0" w:space="0" w:color="auto"/>
            <w:right w:val="none" w:sz="0" w:space="0" w:color="auto"/>
          </w:divBdr>
        </w:div>
        <w:div w:id="378437193">
          <w:marLeft w:val="640"/>
          <w:marRight w:val="0"/>
          <w:marTop w:val="0"/>
          <w:marBottom w:val="0"/>
          <w:divBdr>
            <w:top w:val="none" w:sz="0" w:space="0" w:color="auto"/>
            <w:left w:val="none" w:sz="0" w:space="0" w:color="auto"/>
            <w:bottom w:val="none" w:sz="0" w:space="0" w:color="auto"/>
            <w:right w:val="none" w:sz="0" w:space="0" w:color="auto"/>
          </w:divBdr>
        </w:div>
        <w:div w:id="1647276649">
          <w:marLeft w:val="640"/>
          <w:marRight w:val="0"/>
          <w:marTop w:val="0"/>
          <w:marBottom w:val="0"/>
          <w:divBdr>
            <w:top w:val="none" w:sz="0" w:space="0" w:color="auto"/>
            <w:left w:val="none" w:sz="0" w:space="0" w:color="auto"/>
            <w:bottom w:val="none" w:sz="0" w:space="0" w:color="auto"/>
            <w:right w:val="none" w:sz="0" w:space="0" w:color="auto"/>
          </w:divBdr>
        </w:div>
        <w:div w:id="1137144994">
          <w:marLeft w:val="640"/>
          <w:marRight w:val="0"/>
          <w:marTop w:val="0"/>
          <w:marBottom w:val="0"/>
          <w:divBdr>
            <w:top w:val="none" w:sz="0" w:space="0" w:color="auto"/>
            <w:left w:val="none" w:sz="0" w:space="0" w:color="auto"/>
            <w:bottom w:val="none" w:sz="0" w:space="0" w:color="auto"/>
            <w:right w:val="none" w:sz="0" w:space="0" w:color="auto"/>
          </w:divBdr>
        </w:div>
        <w:div w:id="538514490">
          <w:marLeft w:val="640"/>
          <w:marRight w:val="0"/>
          <w:marTop w:val="0"/>
          <w:marBottom w:val="0"/>
          <w:divBdr>
            <w:top w:val="none" w:sz="0" w:space="0" w:color="auto"/>
            <w:left w:val="none" w:sz="0" w:space="0" w:color="auto"/>
            <w:bottom w:val="none" w:sz="0" w:space="0" w:color="auto"/>
            <w:right w:val="none" w:sz="0" w:space="0" w:color="auto"/>
          </w:divBdr>
        </w:div>
        <w:div w:id="2121796842">
          <w:marLeft w:val="640"/>
          <w:marRight w:val="0"/>
          <w:marTop w:val="0"/>
          <w:marBottom w:val="0"/>
          <w:divBdr>
            <w:top w:val="none" w:sz="0" w:space="0" w:color="auto"/>
            <w:left w:val="none" w:sz="0" w:space="0" w:color="auto"/>
            <w:bottom w:val="none" w:sz="0" w:space="0" w:color="auto"/>
            <w:right w:val="none" w:sz="0" w:space="0" w:color="auto"/>
          </w:divBdr>
        </w:div>
        <w:div w:id="1857301552">
          <w:marLeft w:val="640"/>
          <w:marRight w:val="0"/>
          <w:marTop w:val="0"/>
          <w:marBottom w:val="0"/>
          <w:divBdr>
            <w:top w:val="none" w:sz="0" w:space="0" w:color="auto"/>
            <w:left w:val="none" w:sz="0" w:space="0" w:color="auto"/>
            <w:bottom w:val="none" w:sz="0" w:space="0" w:color="auto"/>
            <w:right w:val="none" w:sz="0" w:space="0" w:color="auto"/>
          </w:divBdr>
        </w:div>
        <w:div w:id="1396398092">
          <w:marLeft w:val="640"/>
          <w:marRight w:val="0"/>
          <w:marTop w:val="0"/>
          <w:marBottom w:val="0"/>
          <w:divBdr>
            <w:top w:val="none" w:sz="0" w:space="0" w:color="auto"/>
            <w:left w:val="none" w:sz="0" w:space="0" w:color="auto"/>
            <w:bottom w:val="none" w:sz="0" w:space="0" w:color="auto"/>
            <w:right w:val="none" w:sz="0" w:space="0" w:color="auto"/>
          </w:divBdr>
        </w:div>
        <w:div w:id="1479035906">
          <w:marLeft w:val="640"/>
          <w:marRight w:val="0"/>
          <w:marTop w:val="0"/>
          <w:marBottom w:val="0"/>
          <w:divBdr>
            <w:top w:val="none" w:sz="0" w:space="0" w:color="auto"/>
            <w:left w:val="none" w:sz="0" w:space="0" w:color="auto"/>
            <w:bottom w:val="none" w:sz="0" w:space="0" w:color="auto"/>
            <w:right w:val="none" w:sz="0" w:space="0" w:color="auto"/>
          </w:divBdr>
        </w:div>
        <w:div w:id="325599483">
          <w:marLeft w:val="640"/>
          <w:marRight w:val="0"/>
          <w:marTop w:val="0"/>
          <w:marBottom w:val="0"/>
          <w:divBdr>
            <w:top w:val="none" w:sz="0" w:space="0" w:color="auto"/>
            <w:left w:val="none" w:sz="0" w:space="0" w:color="auto"/>
            <w:bottom w:val="none" w:sz="0" w:space="0" w:color="auto"/>
            <w:right w:val="none" w:sz="0" w:space="0" w:color="auto"/>
          </w:divBdr>
        </w:div>
        <w:div w:id="2052072454">
          <w:marLeft w:val="640"/>
          <w:marRight w:val="0"/>
          <w:marTop w:val="0"/>
          <w:marBottom w:val="0"/>
          <w:divBdr>
            <w:top w:val="none" w:sz="0" w:space="0" w:color="auto"/>
            <w:left w:val="none" w:sz="0" w:space="0" w:color="auto"/>
            <w:bottom w:val="none" w:sz="0" w:space="0" w:color="auto"/>
            <w:right w:val="none" w:sz="0" w:space="0" w:color="auto"/>
          </w:divBdr>
        </w:div>
        <w:div w:id="52394670">
          <w:marLeft w:val="640"/>
          <w:marRight w:val="0"/>
          <w:marTop w:val="0"/>
          <w:marBottom w:val="0"/>
          <w:divBdr>
            <w:top w:val="none" w:sz="0" w:space="0" w:color="auto"/>
            <w:left w:val="none" w:sz="0" w:space="0" w:color="auto"/>
            <w:bottom w:val="none" w:sz="0" w:space="0" w:color="auto"/>
            <w:right w:val="none" w:sz="0" w:space="0" w:color="auto"/>
          </w:divBdr>
        </w:div>
        <w:div w:id="156263321">
          <w:marLeft w:val="640"/>
          <w:marRight w:val="0"/>
          <w:marTop w:val="0"/>
          <w:marBottom w:val="0"/>
          <w:divBdr>
            <w:top w:val="none" w:sz="0" w:space="0" w:color="auto"/>
            <w:left w:val="none" w:sz="0" w:space="0" w:color="auto"/>
            <w:bottom w:val="none" w:sz="0" w:space="0" w:color="auto"/>
            <w:right w:val="none" w:sz="0" w:space="0" w:color="auto"/>
          </w:divBdr>
        </w:div>
        <w:div w:id="334772948">
          <w:marLeft w:val="640"/>
          <w:marRight w:val="0"/>
          <w:marTop w:val="0"/>
          <w:marBottom w:val="0"/>
          <w:divBdr>
            <w:top w:val="none" w:sz="0" w:space="0" w:color="auto"/>
            <w:left w:val="none" w:sz="0" w:space="0" w:color="auto"/>
            <w:bottom w:val="none" w:sz="0" w:space="0" w:color="auto"/>
            <w:right w:val="none" w:sz="0" w:space="0" w:color="auto"/>
          </w:divBdr>
        </w:div>
        <w:div w:id="2109544780">
          <w:marLeft w:val="640"/>
          <w:marRight w:val="0"/>
          <w:marTop w:val="0"/>
          <w:marBottom w:val="0"/>
          <w:divBdr>
            <w:top w:val="none" w:sz="0" w:space="0" w:color="auto"/>
            <w:left w:val="none" w:sz="0" w:space="0" w:color="auto"/>
            <w:bottom w:val="none" w:sz="0" w:space="0" w:color="auto"/>
            <w:right w:val="none" w:sz="0" w:space="0" w:color="auto"/>
          </w:divBdr>
        </w:div>
        <w:div w:id="1974097143">
          <w:marLeft w:val="640"/>
          <w:marRight w:val="0"/>
          <w:marTop w:val="0"/>
          <w:marBottom w:val="0"/>
          <w:divBdr>
            <w:top w:val="none" w:sz="0" w:space="0" w:color="auto"/>
            <w:left w:val="none" w:sz="0" w:space="0" w:color="auto"/>
            <w:bottom w:val="none" w:sz="0" w:space="0" w:color="auto"/>
            <w:right w:val="none" w:sz="0" w:space="0" w:color="auto"/>
          </w:divBdr>
        </w:div>
        <w:div w:id="705445204">
          <w:marLeft w:val="640"/>
          <w:marRight w:val="0"/>
          <w:marTop w:val="0"/>
          <w:marBottom w:val="0"/>
          <w:divBdr>
            <w:top w:val="none" w:sz="0" w:space="0" w:color="auto"/>
            <w:left w:val="none" w:sz="0" w:space="0" w:color="auto"/>
            <w:bottom w:val="none" w:sz="0" w:space="0" w:color="auto"/>
            <w:right w:val="none" w:sz="0" w:space="0" w:color="auto"/>
          </w:divBdr>
        </w:div>
        <w:div w:id="1754551353">
          <w:marLeft w:val="640"/>
          <w:marRight w:val="0"/>
          <w:marTop w:val="0"/>
          <w:marBottom w:val="0"/>
          <w:divBdr>
            <w:top w:val="none" w:sz="0" w:space="0" w:color="auto"/>
            <w:left w:val="none" w:sz="0" w:space="0" w:color="auto"/>
            <w:bottom w:val="none" w:sz="0" w:space="0" w:color="auto"/>
            <w:right w:val="none" w:sz="0" w:space="0" w:color="auto"/>
          </w:divBdr>
        </w:div>
        <w:div w:id="819615877">
          <w:marLeft w:val="640"/>
          <w:marRight w:val="0"/>
          <w:marTop w:val="0"/>
          <w:marBottom w:val="0"/>
          <w:divBdr>
            <w:top w:val="none" w:sz="0" w:space="0" w:color="auto"/>
            <w:left w:val="none" w:sz="0" w:space="0" w:color="auto"/>
            <w:bottom w:val="none" w:sz="0" w:space="0" w:color="auto"/>
            <w:right w:val="none" w:sz="0" w:space="0" w:color="auto"/>
          </w:divBdr>
        </w:div>
        <w:div w:id="128058083">
          <w:marLeft w:val="640"/>
          <w:marRight w:val="0"/>
          <w:marTop w:val="0"/>
          <w:marBottom w:val="0"/>
          <w:divBdr>
            <w:top w:val="none" w:sz="0" w:space="0" w:color="auto"/>
            <w:left w:val="none" w:sz="0" w:space="0" w:color="auto"/>
            <w:bottom w:val="none" w:sz="0" w:space="0" w:color="auto"/>
            <w:right w:val="none" w:sz="0" w:space="0" w:color="auto"/>
          </w:divBdr>
        </w:div>
        <w:div w:id="1101099492">
          <w:marLeft w:val="640"/>
          <w:marRight w:val="0"/>
          <w:marTop w:val="0"/>
          <w:marBottom w:val="0"/>
          <w:divBdr>
            <w:top w:val="none" w:sz="0" w:space="0" w:color="auto"/>
            <w:left w:val="none" w:sz="0" w:space="0" w:color="auto"/>
            <w:bottom w:val="none" w:sz="0" w:space="0" w:color="auto"/>
            <w:right w:val="none" w:sz="0" w:space="0" w:color="auto"/>
          </w:divBdr>
        </w:div>
        <w:div w:id="1347748874">
          <w:marLeft w:val="640"/>
          <w:marRight w:val="0"/>
          <w:marTop w:val="0"/>
          <w:marBottom w:val="0"/>
          <w:divBdr>
            <w:top w:val="none" w:sz="0" w:space="0" w:color="auto"/>
            <w:left w:val="none" w:sz="0" w:space="0" w:color="auto"/>
            <w:bottom w:val="none" w:sz="0" w:space="0" w:color="auto"/>
            <w:right w:val="none" w:sz="0" w:space="0" w:color="auto"/>
          </w:divBdr>
        </w:div>
        <w:div w:id="1796678682">
          <w:marLeft w:val="640"/>
          <w:marRight w:val="0"/>
          <w:marTop w:val="0"/>
          <w:marBottom w:val="0"/>
          <w:divBdr>
            <w:top w:val="none" w:sz="0" w:space="0" w:color="auto"/>
            <w:left w:val="none" w:sz="0" w:space="0" w:color="auto"/>
            <w:bottom w:val="none" w:sz="0" w:space="0" w:color="auto"/>
            <w:right w:val="none" w:sz="0" w:space="0" w:color="auto"/>
          </w:divBdr>
        </w:div>
        <w:div w:id="23021329">
          <w:marLeft w:val="640"/>
          <w:marRight w:val="0"/>
          <w:marTop w:val="0"/>
          <w:marBottom w:val="0"/>
          <w:divBdr>
            <w:top w:val="none" w:sz="0" w:space="0" w:color="auto"/>
            <w:left w:val="none" w:sz="0" w:space="0" w:color="auto"/>
            <w:bottom w:val="none" w:sz="0" w:space="0" w:color="auto"/>
            <w:right w:val="none" w:sz="0" w:space="0" w:color="auto"/>
          </w:divBdr>
        </w:div>
        <w:div w:id="1918585920">
          <w:marLeft w:val="640"/>
          <w:marRight w:val="0"/>
          <w:marTop w:val="0"/>
          <w:marBottom w:val="0"/>
          <w:divBdr>
            <w:top w:val="none" w:sz="0" w:space="0" w:color="auto"/>
            <w:left w:val="none" w:sz="0" w:space="0" w:color="auto"/>
            <w:bottom w:val="none" w:sz="0" w:space="0" w:color="auto"/>
            <w:right w:val="none" w:sz="0" w:space="0" w:color="auto"/>
          </w:divBdr>
        </w:div>
        <w:div w:id="1682858278">
          <w:marLeft w:val="640"/>
          <w:marRight w:val="0"/>
          <w:marTop w:val="0"/>
          <w:marBottom w:val="0"/>
          <w:divBdr>
            <w:top w:val="none" w:sz="0" w:space="0" w:color="auto"/>
            <w:left w:val="none" w:sz="0" w:space="0" w:color="auto"/>
            <w:bottom w:val="none" w:sz="0" w:space="0" w:color="auto"/>
            <w:right w:val="none" w:sz="0" w:space="0" w:color="auto"/>
          </w:divBdr>
        </w:div>
        <w:div w:id="565991621">
          <w:marLeft w:val="640"/>
          <w:marRight w:val="0"/>
          <w:marTop w:val="0"/>
          <w:marBottom w:val="0"/>
          <w:divBdr>
            <w:top w:val="none" w:sz="0" w:space="0" w:color="auto"/>
            <w:left w:val="none" w:sz="0" w:space="0" w:color="auto"/>
            <w:bottom w:val="none" w:sz="0" w:space="0" w:color="auto"/>
            <w:right w:val="none" w:sz="0" w:space="0" w:color="auto"/>
          </w:divBdr>
        </w:div>
        <w:div w:id="370963790">
          <w:marLeft w:val="640"/>
          <w:marRight w:val="0"/>
          <w:marTop w:val="0"/>
          <w:marBottom w:val="0"/>
          <w:divBdr>
            <w:top w:val="none" w:sz="0" w:space="0" w:color="auto"/>
            <w:left w:val="none" w:sz="0" w:space="0" w:color="auto"/>
            <w:bottom w:val="none" w:sz="0" w:space="0" w:color="auto"/>
            <w:right w:val="none" w:sz="0" w:space="0" w:color="auto"/>
          </w:divBdr>
        </w:div>
        <w:div w:id="1801805252">
          <w:marLeft w:val="640"/>
          <w:marRight w:val="0"/>
          <w:marTop w:val="0"/>
          <w:marBottom w:val="0"/>
          <w:divBdr>
            <w:top w:val="none" w:sz="0" w:space="0" w:color="auto"/>
            <w:left w:val="none" w:sz="0" w:space="0" w:color="auto"/>
            <w:bottom w:val="none" w:sz="0" w:space="0" w:color="auto"/>
            <w:right w:val="none" w:sz="0" w:space="0" w:color="auto"/>
          </w:divBdr>
        </w:div>
        <w:div w:id="1441606281">
          <w:marLeft w:val="640"/>
          <w:marRight w:val="0"/>
          <w:marTop w:val="0"/>
          <w:marBottom w:val="0"/>
          <w:divBdr>
            <w:top w:val="none" w:sz="0" w:space="0" w:color="auto"/>
            <w:left w:val="none" w:sz="0" w:space="0" w:color="auto"/>
            <w:bottom w:val="none" w:sz="0" w:space="0" w:color="auto"/>
            <w:right w:val="none" w:sz="0" w:space="0" w:color="auto"/>
          </w:divBdr>
        </w:div>
        <w:div w:id="1819027375">
          <w:marLeft w:val="640"/>
          <w:marRight w:val="0"/>
          <w:marTop w:val="0"/>
          <w:marBottom w:val="0"/>
          <w:divBdr>
            <w:top w:val="none" w:sz="0" w:space="0" w:color="auto"/>
            <w:left w:val="none" w:sz="0" w:space="0" w:color="auto"/>
            <w:bottom w:val="none" w:sz="0" w:space="0" w:color="auto"/>
            <w:right w:val="none" w:sz="0" w:space="0" w:color="auto"/>
          </w:divBdr>
        </w:div>
        <w:div w:id="2027443695">
          <w:marLeft w:val="640"/>
          <w:marRight w:val="0"/>
          <w:marTop w:val="0"/>
          <w:marBottom w:val="0"/>
          <w:divBdr>
            <w:top w:val="none" w:sz="0" w:space="0" w:color="auto"/>
            <w:left w:val="none" w:sz="0" w:space="0" w:color="auto"/>
            <w:bottom w:val="none" w:sz="0" w:space="0" w:color="auto"/>
            <w:right w:val="none" w:sz="0" w:space="0" w:color="auto"/>
          </w:divBdr>
        </w:div>
        <w:div w:id="1201362384">
          <w:marLeft w:val="640"/>
          <w:marRight w:val="0"/>
          <w:marTop w:val="0"/>
          <w:marBottom w:val="0"/>
          <w:divBdr>
            <w:top w:val="none" w:sz="0" w:space="0" w:color="auto"/>
            <w:left w:val="none" w:sz="0" w:space="0" w:color="auto"/>
            <w:bottom w:val="none" w:sz="0" w:space="0" w:color="auto"/>
            <w:right w:val="none" w:sz="0" w:space="0" w:color="auto"/>
          </w:divBdr>
        </w:div>
        <w:div w:id="713238619">
          <w:marLeft w:val="640"/>
          <w:marRight w:val="0"/>
          <w:marTop w:val="0"/>
          <w:marBottom w:val="0"/>
          <w:divBdr>
            <w:top w:val="none" w:sz="0" w:space="0" w:color="auto"/>
            <w:left w:val="none" w:sz="0" w:space="0" w:color="auto"/>
            <w:bottom w:val="none" w:sz="0" w:space="0" w:color="auto"/>
            <w:right w:val="none" w:sz="0" w:space="0" w:color="auto"/>
          </w:divBdr>
        </w:div>
        <w:div w:id="1367678830">
          <w:marLeft w:val="640"/>
          <w:marRight w:val="0"/>
          <w:marTop w:val="0"/>
          <w:marBottom w:val="0"/>
          <w:divBdr>
            <w:top w:val="none" w:sz="0" w:space="0" w:color="auto"/>
            <w:left w:val="none" w:sz="0" w:space="0" w:color="auto"/>
            <w:bottom w:val="none" w:sz="0" w:space="0" w:color="auto"/>
            <w:right w:val="none" w:sz="0" w:space="0" w:color="auto"/>
          </w:divBdr>
        </w:div>
        <w:div w:id="1595746867">
          <w:marLeft w:val="640"/>
          <w:marRight w:val="0"/>
          <w:marTop w:val="0"/>
          <w:marBottom w:val="0"/>
          <w:divBdr>
            <w:top w:val="none" w:sz="0" w:space="0" w:color="auto"/>
            <w:left w:val="none" w:sz="0" w:space="0" w:color="auto"/>
            <w:bottom w:val="none" w:sz="0" w:space="0" w:color="auto"/>
            <w:right w:val="none" w:sz="0" w:space="0" w:color="auto"/>
          </w:divBdr>
        </w:div>
        <w:div w:id="2103646055">
          <w:marLeft w:val="640"/>
          <w:marRight w:val="0"/>
          <w:marTop w:val="0"/>
          <w:marBottom w:val="0"/>
          <w:divBdr>
            <w:top w:val="none" w:sz="0" w:space="0" w:color="auto"/>
            <w:left w:val="none" w:sz="0" w:space="0" w:color="auto"/>
            <w:bottom w:val="none" w:sz="0" w:space="0" w:color="auto"/>
            <w:right w:val="none" w:sz="0" w:space="0" w:color="auto"/>
          </w:divBdr>
        </w:div>
        <w:div w:id="1280182311">
          <w:marLeft w:val="640"/>
          <w:marRight w:val="0"/>
          <w:marTop w:val="0"/>
          <w:marBottom w:val="0"/>
          <w:divBdr>
            <w:top w:val="none" w:sz="0" w:space="0" w:color="auto"/>
            <w:left w:val="none" w:sz="0" w:space="0" w:color="auto"/>
            <w:bottom w:val="none" w:sz="0" w:space="0" w:color="auto"/>
            <w:right w:val="none" w:sz="0" w:space="0" w:color="auto"/>
          </w:divBdr>
        </w:div>
        <w:div w:id="1530684614">
          <w:marLeft w:val="640"/>
          <w:marRight w:val="0"/>
          <w:marTop w:val="0"/>
          <w:marBottom w:val="0"/>
          <w:divBdr>
            <w:top w:val="none" w:sz="0" w:space="0" w:color="auto"/>
            <w:left w:val="none" w:sz="0" w:space="0" w:color="auto"/>
            <w:bottom w:val="none" w:sz="0" w:space="0" w:color="auto"/>
            <w:right w:val="none" w:sz="0" w:space="0" w:color="auto"/>
          </w:divBdr>
        </w:div>
        <w:div w:id="914516478">
          <w:marLeft w:val="640"/>
          <w:marRight w:val="0"/>
          <w:marTop w:val="0"/>
          <w:marBottom w:val="0"/>
          <w:divBdr>
            <w:top w:val="none" w:sz="0" w:space="0" w:color="auto"/>
            <w:left w:val="none" w:sz="0" w:space="0" w:color="auto"/>
            <w:bottom w:val="none" w:sz="0" w:space="0" w:color="auto"/>
            <w:right w:val="none" w:sz="0" w:space="0" w:color="auto"/>
          </w:divBdr>
        </w:div>
        <w:div w:id="1738285404">
          <w:marLeft w:val="640"/>
          <w:marRight w:val="0"/>
          <w:marTop w:val="0"/>
          <w:marBottom w:val="0"/>
          <w:divBdr>
            <w:top w:val="none" w:sz="0" w:space="0" w:color="auto"/>
            <w:left w:val="none" w:sz="0" w:space="0" w:color="auto"/>
            <w:bottom w:val="none" w:sz="0" w:space="0" w:color="auto"/>
            <w:right w:val="none" w:sz="0" w:space="0" w:color="auto"/>
          </w:divBdr>
        </w:div>
        <w:div w:id="1356423813">
          <w:marLeft w:val="640"/>
          <w:marRight w:val="0"/>
          <w:marTop w:val="0"/>
          <w:marBottom w:val="0"/>
          <w:divBdr>
            <w:top w:val="none" w:sz="0" w:space="0" w:color="auto"/>
            <w:left w:val="none" w:sz="0" w:space="0" w:color="auto"/>
            <w:bottom w:val="none" w:sz="0" w:space="0" w:color="auto"/>
            <w:right w:val="none" w:sz="0" w:space="0" w:color="auto"/>
          </w:divBdr>
        </w:div>
        <w:div w:id="703214151">
          <w:marLeft w:val="640"/>
          <w:marRight w:val="0"/>
          <w:marTop w:val="0"/>
          <w:marBottom w:val="0"/>
          <w:divBdr>
            <w:top w:val="none" w:sz="0" w:space="0" w:color="auto"/>
            <w:left w:val="none" w:sz="0" w:space="0" w:color="auto"/>
            <w:bottom w:val="none" w:sz="0" w:space="0" w:color="auto"/>
            <w:right w:val="none" w:sz="0" w:space="0" w:color="auto"/>
          </w:divBdr>
        </w:div>
        <w:div w:id="1823421722">
          <w:marLeft w:val="640"/>
          <w:marRight w:val="0"/>
          <w:marTop w:val="0"/>
          <w:marBottom w:val="0"/>
          <w:divBdr>
            <w:top w:val="none" w:sz="0" w:space="0" w:color="auto"/>
            <w:left w:val="none" w:sz="0" w:space="0" w:color="auto"/>
            <w:bottom w:val="none" w:sz="0" w:space="0" w:color="auto"/>
            <w:right w:val="none" w:sz="0" w:space="0" w:color="auto"/>
          </w:divBdr>
        </w:div>
        <w:div w:id="981926718">
          <w:marLeft w:val="640"/>
          <w:marRight w:val="0"/>
          <w:marTop w:val="0"/>
          <w:marBottom w:val="0"/>
          <w:divBdr>
            <w:top w:val="none" w:sz="0" w:space="0" w:color="auto"/>
            <w:left w:val="none" w:sz="0" w:space="0" w:color="auto"/>
            <w:bottom w:val="none" w:sz="0" w:space="0" w:color="auto"/>
            <w:right w:val="none" w:sz="0" w:space="0" w:color="auto"/>
          </w:divBdr>
        </w:div>
        <w:div w:id="1811361875">
          <w:marLeft w:val="640"/>
          <w:marRight w:val="0"/>
          <w:marTop w:val="0"/>
          <w:marBottom w:val="0"/>
          <w:divBdr>
            <w:top w:val="none" w:sz="0" w:space="0" w:color="auto"/>
            <w:left w:val="none" w:sz="0" w:space="0" w:color="auto"/>
            <w:bottom w:val="none" w:sz="0" w:space="0" w:color="auto"/>
            <w:right w:val="none" w:sz="0" w:space="0" w:color="auto"/>
          </w:divBdr>
        </w:div>
        <w:div w:id="2080441006">
          <w:marLeft w:val="640"/>
          <w:marRight w:val="0"/>
          <w:marTop w:val="0"/>
          <w:marBottom w:val="0"/>
          <w:divBdr>
            <w:top w:val="none" w:sz="0" w:space="0" w:color="auto"/>
            <w:left w:val="none" w:sz="0" w:space="0" w:color="auto"/>
            <w:bottom w:val="none" w:sz="0" w:space="0" w:color="auto"/>
            <w:right w:val="none" w:sz="0" w:space="0" w:color="auto"/>
          </w:divBdr>
        </w:div>
        <w:div w:id="1354922959">
          <w:marLeft w:val="640"/>
          <w:marRight w:val="0"/>
          <w:marTop w:val="0"/>
          <w:marBottom w:val="0"/>
          <w:divBdr>
            <w:top w:val="none" w:sz="0" w:space="0" w:color="auto"/>
            <w:left w:val="none" w:sz="0" w:space="0" w:color="auto"/>
            <w:bottom w:val="none" w:sz="0" w:space="0" w:color="auto"/>
            <w:right w:val="none" w:sz="0" w:space="0" w:color="auto"/>
          </w:divBdr>
        </w:div>
        <w:div w:id="1731463614">
          <w:marLeft w:val="640"/>
          <w:marRight w:val="0"/>
          <w:marTop w:val="0"/>
          <w:marBottom w:val="0"/>
          <w:divBdr>
            <w:top w:val="none" w:sz="0" w:space="0" w:color="auto"/>
            <w:left w:val="none" w:sz="0" w:space="0" w:color="auto"/>
            <w:bottom w:val="none" w:sz="0" w:space="0" w:color="auto"/>
            <w:right w:val="none" w:sz="0" w:space="0" w:color="auto"/>
          </w:divBdr>
        </w:div>
        <w:div w:id="933905972">
          <w:marLeft w:val="640"/>
          <w:marRight w:val="0"/>
          <w:marTop w:val="0"/>
          <w:marBottom w:val="0"/>
          <w:divBdr>
            <w:top w:val="none" w:sz="0" w:space="0" w:color="auto"/>
            <w:left w:val="none" w:sz="0" w:space="0" w:color="auto"/>
            <w:bottom w:val="none" w:sz="0" w:space="0" w:color="auto"/>
            <w:right w:val="none" w:sz="0" w:space="0" w:color="auto"/>
          </w:divBdr>
        </w:div>
        <w:div w:id="1555315036">
          <w:marLeft w:val="640"/>
          <w:marRight w:val="0"/>
          <w:marTop w:val="0"/>
          <w:marBottom w:val="0"/>
          <w:divBdr>
            <w:top w:val="none" w:sz="0" w:space="0" w:color="auto"/>
            <w:left w:val="none" w:sz="0" w:space="0" w:color="auto"/>
            <w:bottom w:val="none" w:sz="0" w:space="0" w:color="auto"/>
            <w:right w:val="none" w:sz="0" w:space="0" w:color="auto"/>
          </w:divBdr>
        </w:div>
        <w:div w:id="439955155">
          <w:marLeft w:val="640"/>
          <w:marRight w:val="0"/>
          <w:marTop w:val="0"/>
          <w:marBottom w:val="0"/>
          <w:divBdr>
            <w:top w:val="none" w:sz="0" w:space="0" w:color="auto"/>
            <w:left w:val="none" w:sz="0" w:space="0" w:color="auto"/>
            <w:bottom w:val="none" w:sz="0" w:space="0" w:color="auto"/>
            <w:right w:val="none" w:sz="0" w:space="0" w:color="auto"/>
          </w:divBdr>
        </w:div>
        <w:div w:id="2072845874">
          <w:marLeft w:val="640"/>
          <w:marRight w:val="0"/>
          <w:marTop w:val="0"/>
          <w:marBottom w:val="0"/>
          <w:divBdr>
            <w:top w:val="none" w:sz="0" w:space="0" w:color="auto"/>
            <w:left w:val="none" w:sz="0" w:space="0" w:color="auto"/>
            <w:bottom w:val="none" w:sz="0" w:space="0" w:color="auto"/>
            <w:right w:val="none" w:sz="0" w:space="0" w:color="auto"/>
          </w:divBdr>
        </w:div>
        <w:div w:id="1653631257">
          <w:marLeft w:val="640"/>
          <w:marRight w:val="0"/>
          <w:marTop w:val="0"/>
          <w:marBottom w:val="0"/>
          <w:divBdr>
            <w:top w:val="none" w:sz="0" w:space="0" w:color="auto"/>
            <w:left w:val="none" w:sz="0" w:space="0" w:color="auto"/>
            <w:bottom w:val="none" w:sz="0" w:space="0" w:color="auto"/>
            <w:right w:val="none" w:sz="0" w:space="0" w:color="auto"/>
          </w:divBdr>
        </w:div>
        <w:div w:id="2043313023">
          <w:marLeft w:val="640"/>
          <w:marRight w:val="0"/>
          <w:marTop w:val="0"/>
          <w:marBottom w:val="0"/>
          <w:divBdr>
            <w:top w:val="none" w:sz="0" w:space="0" w:color="auto"/>
            <w:left w:val="none" w:sz="0" w:space="0" w:color="auto"/>
            <w:bottom w:val="none" w:sz="0" w:space="0" w:color="auto"/>
            <w:right w:val="none" w:sz="0" w:space="0" w:color="auto"/>
          </w:divBdr>
        </w:div>
        <w:div w:id="1579629022">
          <w:marLeft w:val="640"/>
          <w:marRight w:val="0"/>
          <w:marTop w:val="0"/>
          <w:marBottom w:val="0"/>
          <w:divBdr>
            <w:top w:val="none" w:sz="0" w:space="0" w:color="auto"/>
            <w:left w:val="none" w:sz="0" w:space="0" w:color="auto"/>
            <w:bottom w:val="none" w:sz="0" w:space="0" w:color="auto"/>
            <w:right w:val="none" w:sz="0" w:space="0" w:color="auto"/>
          </w:divBdr>
        </w:div>
        <w:div w:id="617950799">
          <w:marLeft w:val="640"/>
          <w:marRight w:val="0"/>
          <w:marTop w:val="0"/>
          <w:marBottom w:val="0"/>
          <w:divBdr>
            <w:top w:val="none" w:sz="0" w:space="0" w:color="auto"/>
            <w:left w:val="none" w:sz="0" w:space="0" w:color="auto"/>
            <w:bottom w:val="none" w:sz="0" w:space="0" w:color="auto"/>
            <w:right w:val="none" w:sz="0" w:space="0" w:color="auto"/>
          </w:divBdr>
        </w:div>
        <w:div w:id="334109029">
          <w:marLeft w:val="640"/>
          <w:marRight w:val="0"/>
          <w:marTop w:val="0"/>
          <w:marBottom w:val="0"/>
          <w:divBdr>
            <w:top w:val="none" w:sz="0" w:space="0" w:color="auto"/>
            <w:left w:val="none" w:sz="0" w:space="0" w:color="auto"/>
            <w:bottom w:val="none" w:sz="0" w:space="0" w:color="auto"/>
            <w:right w:val="none" w:sz="0" w:space="0" w:color="auto"/>
          </w:divBdr>
        </w:div>
        <w:div w:id="1263956554">
          <w:marLeft w:val="640"/>
          <w:marRight w:val="0"/>
          <w:marTop w:val="0"/>
          <w:marBottom w:val="0"/>
          <w:divBdr>
            <w:top w:val="none" w:sz="0" w:space="0" w:color="auto"/>
            <w:left w:val="none" w:sz="0" w:space="0" w:color="auto"/>
            <w:bottom w:val="none" w:sz="0" w:space="0" w:color="auto"/>
            <w:right w:val="none" w:sz="0" w:space="0" w:color="auto"/>
          </w:divBdr>
        </w:div>
        <w:div w:id="687802264">
          <w:marLeft w:val="640"/>
          <w:marRight w:val="0"/>
          <w:marTop w:val="0"/>
          <w:marBottom w:val="0"/>
          <w:divBdr>
            <w:top w:val="none" w:sz="0" w:space="0" w:color="auto"/>
            <w:left w:val="none" w:sz="0" w:space="0" w:color="auto"/>
            <w:bottom w:val="none" w:sz="0" w:space="0" w:color="auto"/>
            <w:right w:val="none" w:sz="0" w:space="0" w:color="auto"/>
          </w:divBdr>
        </w:div>
        <w:div w:id="1314607549">
          <w:marLeft w:val="640"/>
          <w:marRight w:val="0"/>
          <w:marTop w:val="0"/>
          <w:marBottom w:val="0"/>
          <w:divBdr>
            <w:top w:val="none" w:sz="0" w:space="0" w:color="auto"/>
            <w:left w:val="none" w:sz="0" w:space="0" w:color="auto"/>
            <w:bottom w:val="none" w:sz="0" w:space="0" w:color="auto"/>
            <w:right w:val="none" w:sz="0" w:space="0" w:color="auto"/>
          </w:divBdr>
        </w:div>
        <w:div w:id="1838493182">
          <w:marLeft w:val="640"/>
          <w:marRight w:val="0"/>
          <w:marTop w:val="0"/>
          <w:marBottom w:val="0"/>
          <w:divBdr>
            <w:top w:val="none" w:sz="0" w:space="0" w:color="auto"/>
            <w:left w:val="none" w:sz="0" w:space="0" w:color="auto"/>
            <w:bottom w:val="none" w:sz="0" w:space="0" w:color="auto"/>
            <w:right w:val="none" w:sz="0" w:space="0" w:color="auto"/>
          </w:divBdr>
        </w:div>
        <w:div w:id="1900289837">
          <w:marLeft w:val="640"/>
          <w:marRight w:val="0"/>
          <w:marTop w:val="0"/>
          <w:marBottom w:val="0"/>
          <w:divBdr>
            <w:top w:val="none" w:sz="0" w:space="0" w:color="auto"/>
            <w:left w:val="none" w:sz="0" w:space="0" w:color="auto"/>
            <w:bottom w:val="none" w:sz="0" w:space="0" w:color="auto"/>
            <w:right w:val="none" w:sz="0" w:space="0" w:color="auto"/>
          </w:divBdr>
        </w:div>
        <w:div w:id="525170175">
          <w:marLeft w:val="640"/>
          <w:marRight w:val="0"/>
          <w:marTop w:val="0"/>
          <w:marBottom w:val="0"/>
          <w:divBdr>
            <w:top w:val="none" w:sz="0" w:space="0" w:color="auto"/>
            <w:left w:val="none" w:sz="0" w:space="0" w:color="auto"/>
            <w:bottom w:val="none" w:sz="0" w:space="0" w:color="auto"/>
            <w:right w:val="none" w:sz="0" w:space="0" w:color="auto"/>
          </w:divBdr>
        </w:div>
        <w:div w:id="1753816924">
          <w:marLeft w:val="640"/>
          <w:marRight w:val="0"/>
          <w:marTop w:val="0"/>
          <w:marBottom w:val="0"/>
          <w:divBdr>
            <w:top w:val="none" w:sz="0" w:space="0" w:color="auto"/>
            <w:left w:val="none" w:sz="0" w:space="0" w:color="auto"/>
            <w:bottom w:val="none" w:sz="0" w:space="0" w:color="auto"/>
            <w:right w:val="none" w:sz="0" w:space="0" w:color="auto"/>
          </w:divBdr>
        </w:div>
        <w:div w:id="345332849">
          <w:marLeft w:val="640"/>
          <w:marRight w:val="0"/>
          <w:marTop w:val="0"/>
          <w:marBottom w:val="0"/>
          <w:divBdr>
            <w:top w:val="none" w:sz="0" w:space="0" w:color="auto"/>
            <w:left w:val="none" w:sz="0" w:space="0" w:color="auto"/>
            <w:bottom w:val="none" w:sz="0" w:space="0" w:color="auto"/>
            <w:right w:val="none" w:sz="0" w:space="0" w:color="auto"/>
          </w:divBdr>
        </w:div>
        <w:div w:id="184490353">
          <w:marLeft w:val="640"/>
          <w:marRight w:val="0"/>
          <w:marTop w:val="0"/>
          <w:marBottom w:val="0"/>
          <w:divBdr>
            <w:top w:val="none" w:sz="0" w:space="0" w:color="auto"/>
            <w:left w:val="none" w:sz="0" w:space="0" w:color="auto"/>
            <w:bottom w:val="none" w:sz="0" w:space="0" w:color="auto"/>
            <w:right w:val="none" w:sz="0" w:space="0" w:color="auto"/>
          </w:divBdr>
        </w:div>
        <w:div w:id="644244372">
          <w:marLeft w:val="640"/>
          <w:marRight w:val="0"/>
          <w:marTop w:val="0"/>
          <w:marBottom w:val="0"/>
          <w:divBdr>
            <w:top w:val="none" w:sz="0" w:space="0" w:color="auto"/>
            <w:left w:val="none" w:sz="0" w:space="0" w:color="auto"/>
            <w:bottom w:val="none" w:sz="0" w:space="0" w:color="auto"/>
            <w:right w:val="none" w:sz="0" w:space="0" w:color="auto"/>
          </w:divBdr>
        </w:div>
        <w:div w:id="1458527579">
          <w:marLeft w:val="640"/>
          <w:marRight w:val="0"/>
          <w:marTop w:val="0"/>
          <w:marBottom w:val="0"/>
          <w:divBdr>
            <w:top w:val="none" w:sz="0" w:space="0" w:color="auto"/>
            <w:left w:val="none" w:sz="0" w:space="0" w:color="auto"/>
            <w:bottom w:val="none" w:sz="0" w:space="0" w:color="auto"/>
            <w:right w:val="none" w:sz="0" w:space="0" w:color="auto"/>
          </w:divBdr>
        </w:div>
        <w:div w:id="107287093">
          <w:marLeft w:val="640"/>
          <w:marRight w:val="0"/>
          <w:marTop w:val="0"/>
          <w:marBottom w:val="0"/>
          <w:divBdr>
            <w:top w:val="none" w:sz="0" w:space="0" w:color="auto"/>
            <w:left w:val="none" w:sz="0" w:space="0" w:color="auto"/>
            <w:bottom w:val="none" w:sz="0" w:space="0" w:color="auto"/>
            <w:right w:val="none" w:sz="0" w:space="0" w:color="auto"/>
          </w:divBdr>
        </w:div>
        <w:div w:id="126123376">
          <w:marLeft w:val="640"/>
          <w:marRight w:val="0"/>
          <w:marTop w:val="0"/>
          <w:marBottom w:val="0"/>
          <w:divBdr>
            <w:top w:val="none" w:sz="0" w:space="0" w:color="auto"/>
            <w:left w:val="none" w:sz="0" w:space="0" w:color="auto"/>
            <w:bottom w:val="none" w:sz="0" w:space="0" w:color="auto"/>
            <w:right w:val="none" w:sz="0" w:space="0" w:color="auto"/>
          </w:divBdr>
        </w:div>
        <w:div w:id="1391533195">
          <w:marLeft w:val="640"/>
          <w:marRight w:val="0"/>
          <w:marTop w:val="0"/>
          <w:marBottom w:val="0"/>
          <w:divBdr>
            <w:top w:val="none" w:sz="0" w:space="0" w:color="auto"/>
            <w:left w:val="none" w:sz="0" w:space="0" w:color="auto"/>
            <w:bottom w:val="none" w:sz="0" w:space="0" w:color="auto"/>
            <w:right w:val="none" w:sz="0" w:space="0" w:color="auto"/>
          </w:divBdr>
        </w:div>
        <w:div w:id="423651611">
          <w:marLeft w:val="640"/>
          <w:marRight w:val="0"/>
          <w:marTop w:val="0"/>
          <w:marBottom w:val="0"/>
          <w:divBdr>
            <w:top w:val="none" w:sz="0" w:space="0" w:color="auto"/>
            <w:left w:val="none" w:sz="0" w:space="0" w:color="auto"/>
            <w:bottom w:val="none" w:sz="0" w:space="0" w:color="auto"/>
            <w:right w:val="none" w:sz="0" w:space="0" w:color="auto"/>
          </w:divBdr>
        </w:div>
        <w:div w:id="1338459073">
          <w:marLeft w:val="640"/>
          <w:marRight w:val="0"/>
          <w:marTop w:val="0"/>
          <w:marBottom w:val="0"/>
          <w:divBdr>
            <w:top w:val="none" w:sz="0" w:space="0" w:color="auto"/>
            <w:left w:val="none" w:sz="0" w:space="0" w:color="auto"/>
            <w:bottom w:val="none" w:sz="0" w:space="0" w:color="auto"/>
            <w:right w:val="none" w:sz="0" w:space="0" w:color="auto"/>
          </w:divBdr>
        </w:div>
        <w:div w:id="1400516266">
          <w:marLeft w:val="640"/>
          <w:marRight w:val="0"/>
          <w:marTop w:val="0"/>
          <w:marBottom w:val="0"/>
          <w:divBdr>
            <w:top w:val="none" w:sz="0" w:space="0" w:color="auto"/>
            <w:left w:val="none" w:sz="0" w:space="0" w:color="auto"/>
            <w:bottom w:val="none" w:sz="0" w:space="0" w:color="auto"/>
            <w:right w:val="none" w:sz="0" w:space="0" w:color="auto"/>
          </w:divBdr>
        </w:div>
        <w:div w:id="1208837702">
          <w:marLeft w:val="640"/>
          <w:marRight w:val="0"/>
          <w:marTop w:val="0"/>
          <w:marBottom w:val="0"/>
          <w:divBdr>
            <w:top w:val="none" w:sz="0" w:space="0" w:color="auto"/>
            <w:left w:val="none" w:sz="0" w:space="0" w:color="auto"/>
            <w:bottom w:val="none" w:sz="0" w:space="0" w:color="auto"/>
            <w:right w:val="none" w:sz="0" w:space="0" w:color="auto"/>
          </w:divBdr>
        </w:div>
        <w:div w:id="876309263">
          <w:marLeft w:val="640"/>
          <w:marRight w:val="0"/>
          <w:marTop w:val="0"/>
          <w:marBottom w:val="0"/>
          <w:divBdr>
            <w:top w:val="none" w:sz="0" w:space="0" w:color="auto"/>
            <w:left w:val="none" w:sz="0" w:space="0" w:color="auto"/>
            <w:bottom w:val="none" w:sz="0" w:space="0" w:color="auto"/>
            <w:right w:val="none" w:sz="0" w:space="0" w:color="auto"/>
          </w:divBdr>
        </w:div>
        <w:div w:id="1163282772">
          <w:marLeft w:val="640"/>
          <w:marRight w:val="0"/>
          <w:marTop w:val="0"/>
          <w:marBottom w:val="0"/>
          <w:divBdr>
            <w:top w:val="none" w:sz="0" w:space="0" w:color="auto"/>
            <w:left w:val="none" w:sz="0" w:space="0" w:color="auto"/>
            <w:bottom w:val="none" w:sz="0" w:space="0" w:color="auto"/>
            <w:right w:val="none" w:sz="0" w:space="0" w:color="auto"/>
          </w:divBdr>
        </w:div>
        <w:div w:id="986863501">
          <w:marLeft w:val="640"/>
          <w:marRight w:val="0"/>
          <w:marTop w:val="0"/>
          <w:marBottom w:val="0"/>
          <w:divBdr>
            <w:top w:val="none" w:sz="0" w:space="0" w:color="auto"/>
            <w:left w:val="none" w:sz="0" w:space="0" w:color="auto"/>
            <w:bottom w:val="none" w:sz="0" w:space="0" w:color="auto"/>
            <w:right w:val="none" w:sz="0" w:space="0" w:color="auto"/>
          </w:divBdr>
        </w:div>
        <w:div w:id="1702172894">
          <w:marLeft w:val="640"/>
          <w:marRight w:val="0"/>
          <w:marTop w:val="0"/>
          <w:marBottom w:val="0"/>
          <w:divBdr>
            <w:top w:val="none" w:sz="0" w:space="0" w:color="auto"/>
            <w:left w:val="none" w:sz="0" w:space="0" w:color="auto"/>
            <w:bottom w:val="none" w:sz="0" w:space="0" w:color="auto"/>
            <w:right w:val="none" w:sz="0" w:space="0" w:color="auto"/>
          </w:divBdr>
        </w:div>
        <w:div w:id="285308516">
          <w:marLeft w:val="640"/>
          <w:marRight w:val="0"/>
          <w:marTop w:val="0"/>
          <w:marBottom w:val="0"/>
          <w:divBdr>
            <w:top w:val="none" w:sz="0" w:space="0" w:color="auto"/>
            <w:left w:val="none" w:sz="0" w:space="0" w:color="auto"/>
            <w:bottom w:val="none" w:sz="0" w:space="0" w:color="auto"/>
            <w:right w:val="none" w:sz="0" w:space="0" w:color="auto"/>
          </w:divBdr>
        </w:div>
        <w:div w:id="294727012">
          <w:marLeft w:val="640"/>
          <w:marRight w:val="0"/>
          <w:marTop w:val="0"/>
          <w:marBottom w:val="0"/>
          <w:divBdr>
            <w:top w:val="none" w:sz="0" w:space="0" w:color="auto"/>
            <w:left w:val="none" w:sz="0" w:space="0" w:color="auto"/>
            <w:bottom w:val="none" w:sz="0" w:space="0" w:color="auto"/>
            <w:right w:val="none" w:sz="0" w:space="0" w:color="auto"/>
          </w:divBdr>
        </w:div>
        <w:div w:id="1747729090">
          <w:marLeft w:val="640"/>
          <w:marRight w:val="0"/>
          <w:marTop w:val="0"/>
          <w:marBottom w:val="0"/>
          <w:divBdr>
            <w:top w:val="none" w:sz="0" w:space="0" w:color="auto"/>
            <w:left w:val="none" w:sz="0" w:space="0" w:color="auto"/>
            <w:bottom w:val="none" w:sz="0" w:space="0" w:color="auto"/>
            <w:right w:val="none" w:sz="0" w:space="0" w:color="auto"/>
          </w:divBdr>
        </w:div>
        <w:div w:id="864441131">
          <w:marLeft w:val="640"/>
          <w:marRight w:val="0"/>
          <w:marTop w:val="0"/>
          <w:marBottom w:val="0"/>
          <w:divBdr>
            <w:top w:val="none" w:sz="0" w:space="0" w:color="auto"/>
            <w:left w:val="none" w:sz="0" w:space="0" w:color="auto"/>
            <w:bottom w:val="none" w:sz="0" w:space="0" w:color="auto"/>
            <w:right w:val="none" w:sz="0" w:space="0" w:color="auto"/>
          </w:divBdr>
        </w:div>
        <w:div w:id="668749121">
          <w:marLeft w:val="640"/>
          <w:marRight w:val="0"/>
          <w:marTop w:val="0"/>
          <w:marBottom w:val="0"/>
          <w:divBdr>
            <w:top w:val="none" w:sz="0" w:space="0" w:color="auto"/>
            <w:left w:val="none" w:sz="0" w:space="0" w:color="auto"/>
            <w:bottom w:val="none" w:sz="0" w:space="0" w:color="auto"/>
            <w:right w:val="none" w:sz="0" w:space="0" w:color="auto"/>
          </w:divBdr>
        </w:div>
        <w:div w:id="1666200709">
          <w:marLeft w:val="640"/>
          <w:marRight w:val="0"/>
          <w:marTop w:val="0"/>
          <w:marBottom w:val="0"/>
          <w:divBdr>
            <w:top w:val="none" w:sz="0" w:space="0" w:color="auto"/>
            <w:left w:val="none" w:sz="0" w:space="0" w:color="auto"/>
            <w:bottom w:val="none" w:sz="0" w:space="0" w:color="auto"/>
            <w:right w:val="none" w:sz="0" w:space="0" w:color="auto"/>
          </w:divBdr>
        </w:div>
        <w:div w:id="1679187337">
          <w:marLeft w:val="640"/>
          <w:marRight w:val="0"/>
          <w:marTop w:val="0"/>
          <w:marBottom w:val="0"/>
          <w:divBdr>
            <w:top w:val="none" w:sz="0" w:space="0" w:color="auto"/>
            <w:left w:val="none" w:sz="0" w:space="0" w:color="auto"/>
            <w:bottom w:val="none" w:sz="0" w:space="0" w:color="auto"/>
            <w:right w:val="none" w:sz="0" w:space="0" w:color="auto"/>
          </w:divBdr>
        </w:div>
        <w:div w:id="80300278">
          <w:marLeft w:val="640"/>
          <w:marRight w:val="0"/>
          <w:marTop w:val="0"/>
          <w:marBottom w:val="0"/>
          <w:divBdr>
            <w:top w:val="none" w:sz="0" w:space="0" w:color="auto"/>
            <w:left w:val="none" w:sz="0" w:space="0" w:color="auto"/>
            <w:bottom w:val="none" w:sz="0" w:space="0" w:color="auto"/>
            <w:right w:val="none" w:sz="0" w:space="0" w:color="auto"/>
          </w:divBdr>
        </w:div>
        <w:div w:id="506555019">
          <w:marLeft w:val="640"/>
          <w:marRight w:val="0"/>
          <w:marTop w:val="0"/>
          <w:marBottom w:val="0"/>
          <w:divBdr>
            <w:top w:val="none" w:sz="0" w:space="0" w:color="auto"/>
            <w:left w:val="none" w:sz="0" w:space="0" w:color="auto"/>
            <w:bottom w:val="none" w:sz="0" w:space="0" w:color="auto"/>
            <w:right w:val="none" w:sz="0" w:space="0" w:color="auto"/>
          </w:divBdr>
        </w:div>
        <w:div w:id="246113565">
          <w:marLeft w:val="640"/>
          <w:marRight w:val="0"/>
          <w:marTop w:val="0"/>
          <w:marBottom w:val="0"/>
          <w:divBdr>
            <w:top w:val="none" w:sz="0" w:space="0" w:color="auto"/>
            <w:left w:val="none" w:sz="0" w:space="0" w:color="auto"/>
            <w:bottom w:val="none" w:sz="0" w:space="0" w:color="auto"/>
            <w:right w:val="none" w:sz="0" w:space="0" w:color="auto"/>
          </w:divBdr>
        </w:div>
        <w:div w:id="804007471">
          <w:marLeft w:val="640"/>
          <w:marRight w:val="0"/>
          <w:marTop w:val="0"/>
          <w:marBottom w:val="0"/>
          <w:divBdr>
            <w:top w:val="none" w:sz="0" w:space="0" w:color="auto"/>
            <w:left w:val="none" w:sz="0" w:space="0" w:color="auto"/>
            <w:bottom w:val="none" w:sz="0" w:space="0" w:color="auto"/>
            <w:right w:val="none" w:sz="0" w:space="0" w:color="auto"/>
          </w:divBdr>
        </w:div>
        <w:div w:id="1450204013">
          <w:marLeft w:val="640"/>
          <w:marRight w:val="0"/>
          <w:marTop w:val="0"/>
          <w:marBottom w:val="0"/>
          <w:divBdr>
            <w:top w:val="none" w:sz="0" w:space="0" w:color="auto"/>
            <w:left w:val="none" w:sz="0" w:space="0" w:color="auto"/>
            <w:bottom w:val="none" w:sz="0" w:space="0" w:color="auto"/>
            <w:right w:val="none" w:sz="0" w:space="0" w:color="auto"/>
          </w:divBdr>
        </w:div>
        <w:div w:id="278267450">
          <w:marLeft w:val="640"/>
          <w:marRight w:val="0"/>
          <w:marTop w:val="0"/>
          <w:marBottom w:val="0"/>
          <w:divBdr>
            <w:top w:val="none" w:sz="0" w:space="0" w:color="auto"/>
            <w:left w:val="none" w:sz="0" w:space="0" w:color="auto"/>
            <w:bottom w:val="none" w:sz="0" w:space="0" w:color="auto"/>
            <w:right w:val="none" w:sz="0" w:space="0" w:color="auto"/>
          </w:divBdr>
        </w:div>
      </w:divsChild>
    </w:div>
    <w:div w:id="1631785991">
      <w:bodyDiv w:val="1"/>
      <w:marLeft w:val="0"/>
      <w:marRight w:val="0"/>
      <w:marTop w:val="0"/>
      <w:marBottom w:val="0"/>
      <w:divBdr>
        <w:top w:val="none" w:sz="0" w:space="0" w:color="auto"/>
        <w:left w:val="none" w:sz="0" w:space="0" w:color="auto"/>
        <w:bottom w:val="none" w:sz="0" w:space="0" w:color="auto"/>
        <w:right w:val="none" w:sz="0" w:space="0" w:color="auto"/>
      </w:divBdr>
      <w:divsChild>
        <w:div w:id="502402512">
          <w:marLeft w:val="640"/>
          <w:marRight w:val="0"/>
          <w:marTop w:val="0"/>
          <w:marBottom w:val="0"/>
          <w:divBdr>
            <w:top w:val="none" w:sz="0" w:space="0" w:color="auto"/>
            <w:left w:val="none" w:sz="0" w:space="0" w:color="auto"/>
            <w:bottom w:val="none" w:sz="0" w:space="0" w:color="auto"/>
            <w:right w:val="none" w:sz="0" w:space="0" w:color="auto"/>
          </w:divBdr>
        </w:div>
        <w:div w:id="1611164649">
          <w:marLeft w:val="640"/>
          <w:marRight w:val="0"/>
          <w:marTop w:val="0"/>
          <w:marBottom w:val="0"/>
          <w:divBdr>
            <w:top w:val="none" w:sz="0" w:space="0" w:color="auto"/>
            <w:left w:val="none" w:sz="0" w:space="0" w:color="auto"/>
            <w:bottom w:val="none" w:sz="0" w:space="0" w:color="auto"/>
            <w:right w:val="none" w:sz="0" w:space="0" w:color="auto"/>
          </w:divBdr>
        </w:div>
        <w:div w:id="1607420777">
          <w:marLeft w:val="640"/>
          <w:marRight w:val="0"/>
          <w:marTop w:val="0"/>
          <w:marBottom w:val="0"/>
          <w:divBdr>
            <w:top w:val="none" w:sz="0" w:space="0" w:color="auto"/>
            <w:left w:val="none" w:sz="0" w:space="0" w:color="auto"/>
            <w:bottom w:val="none" w:sz="0" w:space="0" w:color="auto"/>
            <w:right w:val="none" w:sz="0" w:space="0" w:color="auto"/>
          </w:divBdr>
        </w:div>
        <w:div w:id="470052757">
          <w:marLeft w:val="640"/>
          <w:marRight w:val="0"/>
          <w:marTop w:val="0"/>
          <w:marBottom w:val="0"/>
          <w:divBdr>
            <w:top w:val="none" w:sz="0" w:space="0" w:color="auto"/>
            <w:left w:val="none" w:sz="0" w:space="0" w:color="auto"/>
            <w:bottom w:val="none" w:sz="0" w:space="0" w:color="auto"/>
            <w:right w:val="none" w:sz="0" w:space="0" w:color="auto"/>
          </w:divBdr>
        </w:div>
        <w:div w:id="1642079899">
          <w:marLeft w:val="640"/>
          <w:marRight w:val="0"/>
          <w:marTop w:val="0"/>
          <w:marBottom w:val="0"/>
          <w:divBdr>
            <w:top w:val="none" w:sz="0" w:space="0" w:color="auto"/>
            <w:left w:val="none" w:sz="0" w:space="0" w:color="auto"/>
            <w:bottom w:val="none" w:sz="0" w:space="0" w:color="auto"/>
            <w:right w:val="none" w:sz="0" w:space="0" w:color="auto"/>
          </w:divBdr>
        </w:div>
        <w:div w:id="277490005">
          <w:marLeft w:val="640"/>
          <w:marRight w:val="0"/>
          <w:marTop w:val="0"/>
          <w:marBottom w:val="0"/>
          <w:divBdr>
            <w:top w:val="none" w:sz="0" w:space="0" w:color="auto"/>
            <w:left w:val="none" w:sz="0" w:space="0" w:color="auto"/>
            <w:bottom w:val="none" w:sz="0" w:space="0" w:color="auto"/>
            <w:right w:val="none" w:sz="0" w:space="0" w:color="auto"/>
          </w:divBdr>
        </w:div>
        <w:div w:id="930044110">
          <w:marLeft w:val="640"/>
          <w:marRight w:val="0"/>
          <w:marTop w:val="0"/>
          <w:marBottom w:val="0"/>
          <w:divBdr>
            <w:top w:val="none" w:sz="0" w:space="0" w:color="auto"/>
            <w:left w:val="none" w:sz="0" w:space="0" w:color="auto"/>
            <w:bottom w:val="none" w:sz="0" w:space="0" w:color="auto"/>
            <w:right w:val="none" w:sz="0" w:space="0" w:color="auto"/>
          </w:divBdr>
        </w:div>
        <w:div w:id="87699824">
          <w:marLeft w:val="640"/>
          <w:marRight w:val="0"/>
          <w:marTop w:val="0"/>
          <w:marBottom w:val="0"/>
          <w:divBdr>
            <w:top w:val="none" w:sz="0" w:space="0" w:color="auto"/>
            <w:left w:val="none" w:sz="0" w:space="0" w:color="auto"/>
            <w:bottom w:val="none" w:sz="0" w:space="0" w:color="auto"/>
            <w:right w:val="none" w:sz="0" w:space="0" w:color="auto"/>
          </w:divBdr>
        </w:div>
        <w:div w:id="766847674">
          <w:marLeft w:val="640"/>
          <w:marRight w:val="0"/>
          <w:marTop w:val="0"/>
          <w:marBottom w:val="0"/>
          <w:divBdr>
            <w:top w:val="none" w:sz="0" w:space="0" w:color="auto"/>
            <w:left w:val="none" w:sz="0" w:space="0" w:color="auto"/>
            <w:bottom w:val="none" w:sz="0" w:space="0" w:color="auto"/>
            <w:right w:val="none" w:sz="0" w:space="0" w:color="auto"/>
          </w:divBdr>
        </w:div>
        <w:div w:id="1228690364">
          <w:marLeft w:val="640"/>
          <w:marRight w:val="0"/>
          <w:marTop w:val="0"/>
          <w:marBottom w:val="0"/>
          <w:divBdr>
            <w:top w:val="none" w:sz="0" w:space="0" w:color="auto"/>
            <w:left w:val="none" w:sz="0" w:space="0" w:color="auto"/>
            <w:bottom w:val="none" w:sz="0" w:space="0" w:color="auto"/>
            <w:right w:val="none" w:sz="0" w:space="0" w:color="auto"/>
          </w:divBdr>
        </w:div>
        <w:div w:id="1899245933">
          <w:marLeft w:val="640"/>
          <w:marRight w:val="0"/>
          <w:marTop w:val="0"/>
          <w:marBottom w:val="0"/>
          <w:divBdr>
            <w:top w:val="none" w:sz="0" w:space="0" w:color="auto"/>
            <w:left w:val="none" w:sz="0" w:space="0" w:color="auto"/>
            <w:bottom w:val="none" w:sz="0" w:space="0" w:color="auto"/>
            <w:right w:val="none" w:sz="0" w:space="0" w:color="auto"/>
          </w:divBdr>
        </w:div>
        <w:div w:id="1017579047">
          <w:marLeft w:val="640"/>
          <w:marRight w:val="0"/>
          <w:marTop w:val="0"/>
          <w:marBottom w:val="0"/>
          <w:divBdr>
            <w:top w:val="none" w:sz="0" w:space="0" w:color="auto"/>
            <w:left w:val="none" w:sz="0" w:space="0" w:color="auto"/>
            <w:bottom w:val="none" w:sz="0" w:space="0" w:color="auto"/>
            <w:right w:val="none" w:sz="0" w:space="0" w:color="auto"/>
          </w:divBdr>
        </w:div>
        <w:div w:id="5443507">
          <w:marLeft w:val="640"/>
          <w:marRight w:val="0"/>
          <w:marTop w:val="0"/>
          <w:marBottom w:val="0"/>
          <w:divBdr>
            <w:top w:val="none" w:sz="0" w:space="0" w:color="auto"/>
            <w:left w:val="none" w:sz="0" w:space="0" w:color="auto"/>
            <w:bottom w:val="none" w:sz="0" w:space="0" w:color="auto"/>
            <w:right w:val="none" w:sz="0" w:space="0" w:color="auto"/>
          </w:divBdr>
        </w:div>
        <w:div w:id="1157070388">
          <w:marLeft w:val="640"/>
          <w:marRight w:val="0"/>
          <w:marTop w:val="0"/>
          <w:marBottom w:val="0"/>
          <w:divBdr>
            <w:top w:val="none" w:sz="0" w:space="0" w:color="auto"/>
            <w:left w:val="none" w:sz="0" w:space="0" w:color="auto"/>
            <w:bottom w:val="none" w:sz="0" w:space="0" w:color="auto"/>
            <w:right w:val="none" w:sz="0" w:space="0" w:color="auto"/>
          </w:divBdr>
        </w:div>
        <w:div w:id="1190027079">
          <w:marLeft w:val="640"/>
          <w:marRight w:val="0"/>
          <w:marTop w:val="0"/>
          <w:marBottom w:val="0"/>
          <w:divBdr>
            <w:top w:val="none" w:sz="0" w:space="0" w:color="auto"/>
            <w:left w:val="none" w:sz="0" w:space="0" w:color="auto"/>
            <w:bottom w:val="none" w:sz="0" w:space="0" w:color="auto"/>
            <w:right w:val="none" w:sz="0" w:space="0" w:color="auto"/>
          </w:divBdr>
        </w:div>
        <w:div w:id="1341278386">
          <w:marLeft w:val="640"/>
          <w:marRight w:val="0"/>
          <w:marTop w:val="0"/>
          <w:marBottom w:val="0"/>
          <w:divBdr>
            <w:top w:val="none" w:sz="0" w:space="0" w:color="auto"/>
            <w:left w:val="none" w:sz="0" w:space="0" w:color="auto"/>
            <w:bottom w:val="none" w:sz="0" w:space="0" w:color="auto"/>
            <w:right w:val="none" w:sz="0" w:space="0" w:color="auto"/>
          </w:divBdr>
        </w:div>
        <w:div w:id="5057678">
          <w:marLeft w:val="640"/>
          <w:marRight w:val="0"/>
          <w:marTop w:val="0"/>
          <w:marBottom w:val="0"/>
          <w:divBdr>
            <w:top w:val="none" w:sz="0" w:space="0" w:color="auto"/>
            <w:left w:val="none" w:sz="0" w:space="0" w:color="auto"/>
            <w:bottom w:val="none" w:sz="0" w:space="0" w:color="auto"/>
            <w:right w:val="none" w:sz="0" w:space="0" w:color="auto"/>
          </w:divBdr>
        </w:div>
        <w:div w:id="1312900830">
          <w:marLeft w:val="640"/>
          <w:marRight w:val="0"/>
          <w:marTop w:val="0"/>
          <w:marBottom w:val="0"/>
          <w:divBdr>
            <w:top w:val="none" w:sz="0" w:space="0" w:color="auto"/>
            <w:left w:val="none" w:sz="0" w:space="0" w:color="auto"/>
            <w:bottom w:val="none" w:sz="0" w:space="0" w:color="auto"/>
            <w:right w:val="none" w:sz="0" w:space="0" w:color="auto"/>
          </w:divBdr>
        </w:div>
        <w:div w:id="1322540583">
          <w:marLeft w:val="640"/>
          <w:marRight w:val="0"/>
          <w:marTop w:val="0"/>
          <w:marBottom w:val="0"/>
          <w:divBdr>
            <w:top w:val="none" w:sz="0" w:space="0" w:color="auto"/>
            <w:left w:val="none" w:sz="0" w:space="0" w:color="auto"/>
            <w:bottom w:val="none" w:sz="0" w:space="0" w:color="auto"/>
            <w:right w:val="none" w:sz="0" w:space="0" w:color="auto"/>
          </w:divBdr>
        </w:div>
        <w:div w:id="662247979">
          <w:marLeft w:val="640"/>
          <w:marRight w:val="0"/>
          <w:marTop w:val="0"/>
          <w:marBottom w:val="0"/>
          <w:divBdr>
            <w:top w:val="none" w:sz="0" w:space="0" w:color="auto"/>
            <w:left w:val="none" w:sz="0" w:space="0" w:color="auto"/>
            <w:bottom w:val="none" w:sz="0" w:space="0" w:color="auto"/>
            <w:right w:val="none" w:sz="0" w:space="0" w:color="auto"/>
          </w:divBdr>
        </w:div>
        <w:div w:id="1690257631">
          <w:marLeft w:val="640"/>
          <w:marRight w:val="0"/>
          <w:marTop w:val="0"/>
          <w:marBottom w:val="0"/>
          <w:divBdr>
            <w:top w:val="none" w:sz="0" w:space="0" w:color="auto"/>
            <w:left w:val="none" w:sz="0" w:space="0" w:color="auto"/>
            <w:bottom w:val="none" w:sz="0" w:space="0" w:color="auto"/>
            <w:right w:val="none" w:sz="0" w:space="0" w:color="auto"/>
          </w:divBdr>
        </w:div>
        <w:div w:id="959263436">
          <w:marLeft w:val="640"/>
          <w:marRight w:val="0"/>
          <w:marTop w:val="0"/>
          <w:marBottom w:val="0"/>
          <w:divBdr>
            <w:top w:val="none" w:sz="0" w:space="0" w:color="auto"/>
            <w:left w:val="none" w:sz="0" w:space="0" w:color="auto"/>
            <w:bottom w:val="none" w:sz="0" w:space="0" w:color="auto"/>
            <w:right w:val="none" w:sz="0" w:space="0" w:color="auto"/>
          </w:divBdr>
        </w:div>
        <w:div w:id="1554657875">
          <w:marLeft w:val="640"/>
          <w:marRight w:val="0"/>
          <w:marTop w:val="0"/>
          <w:marBottom w:val="0"/>
          <w:divBdr>
            <w:top w:val="none" w:sz="0" w:space="0" w:color="auto"/>
            <w:left w:val="none" w:sz="0" w:space="0" w:color="auto"/>
            <w:bottom w:val="none" w:sz="0" w:space="0" w:color="auto"/>
            <w:right w:val="none" w:sz="0" w:space="0" w:color="auto"/>
          </w:divBdr>
        </w:div>
        <w:div w:id="784927321">
          <w:marLeft w:val="640"/>
          <w:marRight w:val="0"/>
          <w:marTop w:val="0"/>
          <w:marBottom w:val="0"/>
          <w:divBdr>
            <w:top w:val="none" w:sz="0" w:space="0" w:color="auto"/>
            <w:left w:val="none" w:sz="0" w:space="0" w:color="auto"/>
            <w:bottom w:val="none" w:sz="0" w:space="0" w:color="auto"/>
            <w:right w:val="none" w:sz="0" w:space="0" w:color="auto"/>
          </w:divBdr>
        </w:div>
        <w:div w:id="2064594693">
          <w:marLeft w:val="640"/>
          <w:marRight w:val="0"/>
          <w:marTop w:val="0"/>
          <w:marBottom w:val="0"/>
          <w:divBdr>
            <w:top w:val="none" w:sz="0" w:space="0" w:color="auto"/>
            <w:left w:val="none" w:sz="0" w:space="0" w:color="auto"/>
            <w:bottom w:val="none" w:sz="0" w:space="0" w:color="auto"/>
            <w:right w:val="none" w:sz="0" w:space="0" w:color="auto"/>
          </w:divBdr>
        </w:div>
        <w:div w:id="1577473570">
          <w:marLeft w:val="640"/>
          <w:marRight w:val="0"/>
          <w:marTop w:val="0"/>
          <w:marBottom w:val="0"/>
          <w:divBdr>
            <w:top w:val="none" w:sz="0" w:space="0" w:color="auto"/>
            <w:left w:val="none" w:sz="0" w:space="0" w:color="auto"/>
            <w:bottom w:val="none" w:sz="0" w:space="0" w:color="auto"/>
            <w:right w:val="none" w:sz="0" w:space="0" w:color="auto"/>
          </w:divBdr>
        </w:div>
        <w:div w:id="1982614138">
          <w:marLeft w:val="640"/>
          <w:marRight w:val="0"/>
          <w:marTop w:val="0"/>
          <w:marBottom w:val="0"/>
          <w:divBdr>
            <w:top w:val="none" w:sz="0" w:space="0" w:color="auto"/>
            <w:left w:val="none" w:sz="0" w:space="0" w:color="auto"/>
            <w:bottom w:val="none" w:sz="0" w:space="0" w:color="auto"/>
            <w:right w:val="none" w:sz="0" w:space="0" w:color="auto"/>
          </w:divBdr>
        </w:div>
        <w:div w:id="1059745765">
          <w:marLeft w:val="640"/>
          <w:marRight w:val="0"/>
          <w:marTop w:val="0"/>
          <w:marBottom w:val="0"/>
          <w:divBdr>
            <w:top w:val="none" w:sz="0" w:space="0" w:color="auto"/>
            <w:left w:val="none" w:sz="0" w:space="0" w:color="auto"/>
            <w:bottom w:val="none" w:sz="0" w:space="0" w:color="auto"/>
            <w:right w:val="none" w:sz="0" w:space="0" w:color="auto"/>
          </w:divBdr>
        </w:div>
        <w:div w:id="1372071913">
          <w:marLeft w:val="640"/>
          <w:marRight w:val="0"/>
          <w:marTop w:val="0"/>
          <w:marBottom w:val="0"/>
          <w:divBdr>
            <w:top w:val="none" w:sz="0" w:space="0" w:color="auto"/>
            <w:left w:val="none" w:sz="0" w:space="0" w:color="auto"/>
            <w:bottom w:val="none" w:sz="0" w:space="0" w:color="auto"/>
            <w:right w:val="none" w:sz="0" w:space="0" w:color="auto"/>
          </w:divBdr>
        </w:div>
        <w:div w:id="833450212">
          <w:marLeft w:val="640"/>
          <w:marRight w:val="0"/>
          <w:marTop w:val="0"/>
          <w:marBottom w:val="0"/>
          <w:divBdr>
            <w:top w:val="none" w:sz="0" w:space="0" w:color="auto"/>
            <w:left w:val="none" w:sz="0" w:space="0" w:color="auto"/>
            <w:bottom w:val="none" w:sz="0" w:space="0" w:color="auto"/>
            <w:right w:val="none" w:sz="0" w:space="0" w:color="auto"/>
          </w:divBdr>
        </w:div>
        <w:div w:id="1979989409">
          <w:marLeft w:val="640"/>
          <w:marRight w:val="0"/>
          <w:marTop w:val="0"/>
          <w:marBottom w:val="0"/>
          <w:divBdr>
            <w:top w:val="none" w:sz="0" w:space="0" w:color="auto"/>
            <w:left w:val="none" w:sz="0" w:space="0" w:color="auto"/>
            <w:bottom w:val="none" w:sz="0" w:space="0" w:color="auto"/>
            <w:right w:val="none" w:sz="0" w:space="0" w:color="auto"/>
          </w:divBdr>
        </w:div>
        <w:div w:id="1614900020">
          <w:marLeft w:val="640"/>
          <w:marRight w:val="0"/>
          <w:marTop w:val="0"/>
          <w:marBottom w:val="0"/>
          <w:divBdr>
            <w:top w:val="none" w:sz="0" w:space="0" w:color="auto"/>
            <w:left w:val="none" w:sz="0" w:space="0" w:color="auto"/>
            <w:bottom w:val="none" w:sz="0" w:space="0" w:color="auto"/>
            <w:right w:val="none" w:sz="0" w:space="0" w:color="auto"/>
          </w:divBdr>
        </w:div>
        <w:div w:id="1643073399">
          <w:marLeft w:val="640"/>
          <w:marRight w:val="0"/>
          <w:marTop w:val="0"/>
          <w:marBottom w:val="0"/>
          <w:divBdr>
            <w:top w:val="none" w:sz="0" w:space="0" w:color="auto"/>
            <w:left w:val="none" w:sz="0" w:space="0" w:color="auto"/>
            <w:bottom w:val="none" w:sz="0" w:space="0" w:color="auto"/>
            <w:right w:val="none" w:sz="0" w:space="0" w:color="auto"/>
          </w:divBdr>
        </w:div>
        <w:div w:id="778337671">
          <w:marLeft w:val="640"/>
          <w:marRight w:val="0"/>
          <w:marTop w:val="0"/>
          <w:marBottom w:val="0"/>
          <w:divBdr>
            <w:top w:val="none" w:sz="0" w:space="0" w:color="auto"/>
            <w:left w:val="none" w:sz="0" w:space="0" w:color="auto"/>
            <w:bottom w:val="none" w:sz="0" w:space="0" w:color="auto"/>
            <w:right w:val="none" w:sz="0" w:space="0" w:color="auto"/>
          </w:divBdr>
        </w:div>
        <w:div w:id="1438790636">
          <w:marLeft w:val="640"/>
          <w:marRight w:val="0"/>
          <w:marTop w:val="0"/>
          <w:marBottom w:val="0"/>
          <w:divBdr>
            <w:top w:val="none" w:sz="0" w:space="0" w:color="auto"/>
            <w:left w:val="none" w:sz="0" w:space="0" w:color="auto"/>
            <w:bottom w:val="none" w:sz="0" w:space="0" w:color="auto"/>
            <w:right w:val="none" w:sz="0" w:space="0" w:color="auto"/>
          </w:divBdr>
        </w:div>
        <w:div w:id="209537286">
          <w:marLeft w:val="640"/>
          <w:marRight w:val="0"/>
          <w:marTop w:val="0"/>
          <w:marBottom w:val="0"/>
          <w:divBdr>
            <w:top w:val="none" w:sz="0" w:space="0" w:color="auto"/>
            <w:left w:val="none" w:sz="0" w:space="0" w:color="auto"/>
            <w:bottom w:val="none" w:sz="0" w:space="0" w:color="auto"/>
            <w:right w:val="none" w:sz="0" w:space="0" w:color="auto"/>
          </w:divBdr>
        </w:div>
        <w:div w:id="2114208448">
          <w:marLeft w:val="640"/>
          <w:marRight w:val="0"/>
          <w:marTop w:val="0"/>
          <w:marBottom w:val="0"/>
          <w:divBdr>
            <w:top w:val="none" w:sz="0" w:space="0" w:color="auto"/>
            <w:left w:val="none" w:sz="0" w:space="0" w:color="auto"/>
            <w:bottom w:val="none" w:sz="0" w:space="0" w:color="auto"/>
            <w:right w:val="none" w:sz="0" w:space="0" w:color="auto"/>
          </w:divBdr>
        </w:div>
        <w:div w:id="1526943689">
          <w:marLeft w:val="640"/>
          <w:marRight w:val="0"/>
          <w:marTop w:val="0"/>
          <w:marBottom w:val="0"/>
          <w:divBdr>
            <w:top w:val="none" w:sz="0" w:space="0" w:color="auto"/>
            <w:left w:val="none" w:sz="0" w:space="0" w:color="auto"/>
            <w:bottom w:val="none" w:sz="0" w:space="0" w:color="auto"/>
            <w:right w:val="none" w:sz="0" w:space="0" w:color="auto"/>
          </w:divBdr>
        </w:div>
        <w:div w:id="1592154384">
          <w:marLeft w:val="640"/>
          <w:marRight w:val="0"/>
          <w:marTop w:val="0"/>
          <w:marBottom w:val="0"/>
          <w:divBdr>
            <w:top w:val="none" w:sz="0" w:space="0" w:color="auto"/>
            <w:left w:val="none" w:sz="0" w:space="0" w:color="auto"/>
            <w:bottom w:val="none" w:sz="0" w:space="0" w:color="auto"/>
            <w:right w:val="none" w:sz="0" w:space="0" w:color="auto"/>
          </w:divBdr>
        </w:div>
        <w:div w:id="1642273760">
          <w:marLeft w:val="640"/>
          <w:marRight w:val="0"/>
          <w:marTop w:val="0"/>
          <w:marBottom w:val="0"/>
          <w:divBdr>
            <w:top w:val="none" w:sz="0" w:space="0" w:color="auto"/>
            <w:left w:val="none" w:sz="0" w:space="0" w:color="auto"/>
            <w:bottom w:val="none" w:sz="0" w:space="0" w:color="auto"/>
            <w:right w:val="none" w:sz="0" w:space="0" w:color="auto"/>
          </w:divBdr>
        </w:div>
        <w:div w:id="18970361">
          <w:marLeft w:val="640"/>
          <w:marRight w:val="0"/>
          <w:marTop w:val="0"/>
          <w:marBottom w:val="0"/>
          <w:divBdr>
            <w:top w:val="none" w:sz="0" w:space="0" w:color="auto"/>
            <w:left w:val="none" w:sz="0" w:space="0" w:color="auto"/>
            <w:bottom w:val="none" w:sz="0" w:space="0" w:color="auto"/>
            <w:right w:val="none" w:sz="0" w:space="0" w:color="auto"/>
          </w:divBdr>
        </w:div>
        <w:div w:id="1765884490">
          <w:marLeft w:val="640"/>
          <w:marRight w:val="0"/>
          <w:marTop w:val="0"/>
          <w:marBottom w:val="0"/>
          <w:divBdr>
            <w:top w:val="none" w:sz="0" w:space="0" w:color="auto"/>
            <w:left w:val="none" w:sz="0" w:space="0" w:color="auto"/>
            <w:bottom w:val="none" w:sz="0" w:space="0" w:color="auto"/>
            <w:right w:val="none" w:sz="0" w:space="0" w:color="auto"/>
          </w:divBdr>
        </w:div>
        <w:div w:id="677082521">
          <w:marLeft w:val="640"/>
          <w:marRight w:val="0"/>
          <w:marTop w:val="0"/>
          <w:marBottom w:val="0"/>
          <w:divBdr>
            <w:top w:val="none" w:sz="0" w:space="0" w:color="auto"/>
            <w:left w:val="none" w:sz="0" w:space="0" w:color="auto"/>
            <w:bottom w:val="none" w:sz="0" w:space="0" w:color="auto"/>
            <w:right w:val="none" w:sz="0" w:space="0" w:color="auto"/>
          </w:divBdr>
        </w:div>
        <w:div w:id="716973093">
          <w:marLeft w:val="640"/>
          <w:marRight w:val="0"/>
          <w:marTop w:val="0"/>
          <w:marBottom w:val="0"/>
          <w:divBdr>
            <w:top w:val="none" w:sz="0" w:space="0" w:color="auto"/>
            <w:left w:val="none" w:sz="0" w:space="0" w:color="auto"/>
            <w:bottom w:val="none" w:sz="0" w:space="0" w:color="auto"/>
            <w:right w:val="none" w:sz="0" w:space="0" w:color="auto"/>
          </w:divBdr>
        </w:div>
        <w:div w:id="626400956">
          <w:marLeft w:val="640"/>
          <w:marRight w:val="0"/>
          <w:marTop w:val="0"/>
          <w:marBottom w:val="0"/>
          <w:divBdr>
            <w:top w:val="none" w:sz="0" w:space="0" w:color="auto"/>
            <w:left w:val="none" w:sz="0" w:space="0" w:color="auto"/>
            <w:bottom w:val="none" w:sz="0" w:space="0" w:color="auto"/>
            <w:right w:val="none" w:sz="0" w:space="0" w:color="auto"/>
          </w:divBdr>
        </w:div>
        <w:div w:id="821313938">
          <w:marLeft w:val="640"/>
          <w:marRight w:val="0"/>
          <w:marTop w:val="0"/>
          <w:marBottom w:val="0"/>
          <w:divBdr>
            <w:top w:val="none" w:sz="0" w:space="0" w:color="auto"/>
            <w:left w:val="none" w:sz="0" w:space="0" w:color="auto"/>
            <w:bottom w:val="none" w:sz="0" w:space="0" w:color="auto"/>
            <w:right w:val="none" w:sz="0" w:space="0" w:color="auto"/>
          </w:divBdr>
        </w:div>
        <w:div w:id="543177968">
          <w:marLeft w:val="640"/>
          <w:marRight w:val="0"/>
          <w:marTop w:val="0"/>
          <w:marBottom w:val="0"/>
          <w:divBdr>
            <w:top w:val="none" w:sz="0" w:space="0" w:color="auto"/>
            <w:left w:val="none" w:sz="0" w:space="0" w:color="auto"/>
            <w:bottom w:val="none" w:sz="0" w:space="0" w:color="auto"/>
            <w:right w:val="none" w:sz="0" w:space="0" w:color="auto"/>
          </w:divBdr>
        </w:div>
        <w:div w:id="1813523382">
          <w:marLeft w:val="640"/>
          <w:marRight w:val="0"/>
          <w:marTop w:val="0"/>
          <w:marBottom w:val="0"/>
          <w:divBdr>
            <w:top w:val="none" w:sz="0" w:space="0" w:color="auto"/>
            <w:left w:val="none" w:sz="0" w:space="0" w:color="auto"/>
            <w:bottom w:val="none" w:sz="0" w:space="0" w:color="auto"/>
            <w:right w:val="none" w:sz="0" w:space="0" w:color="auto"/>
          </w:divBdr>
        </w:div>
        <w:div w:id="1947930184">
          <w:marLeft w:val="640"/>
          <w:marRight w:val="0"/>
          <w:marTop w:val="0"/>
          <w:marBottom w:val="0"/>
          <w:divBdr>
            <w:top w:val="none" w:sz="0" w:space="0" w:color="auto"/>
            <w:left w:val="none" w:sz="0" w:space="0" w:color="auto"/>
            <w:bottom w:val="none" w:sz="0" w:space="0" w:color="auto"/>
            <w:right w:val="none" w:sz="0" w:space="0" w:color="auto"/>
          </w:divBdr>
        </w:div>
        <w:div w:id="2036804407">
          <w:marLeft w:val="640"/>
          <w:marRight w:val="0"/>
          <w:marTop w:val="0"/>
          <w:marBottom w:val="0"/>
          <w:divBdr>
            <w:top w:val="none" w:sz="0" w:space="0" w:color="auto"/>
            <w:left w:val="none" w:sz="0" w:space="0" w:color="auto"/>
            <w:bottom w:val="none" w:sz="0" w:space="0" w:color="auto"/>
            <w:right w:val="none" w:sz="0" w:space="0" w:color="auto"/>
          </w:divBdr>
        </w:div>
        <w:div w:id="2048798219">
          <w:marLeft w:val="640"/>
          <w:marRight w:val="0"/>
          <w:marTop w:val="0"/>
          <w:marBottom w:val="0"/>
          <w:divBdr>
            <w:top w:val="none" w:sz="0" w:space="0" w:color="auto"/>
            <w:left w:val="none" w:sz="0" w:space="0" w:color="auto"/>
            <w:bottom w:val="none" w:sz="0" w:space="0" w:color="auto"/>
            <w:right w:val="none" w:sz="0" w:space="0" w:color="auto"/>
          </w:divBdr>
        </w:div>
        <w:div w:id="1648313833">
          <w:marLeft w:val="640"/>
          <w:marRight w:val="0"/>
          <w:marTop w:val="0"/>
          <w:marBottom w:val="0"/>
          <w:divBdr>
            <w:top w:val="none" w:sz="0" w:space="0" w:color="auto"/>
            <w:left w:val="none" w:sz="0" w:space="0" w:color="auto"/>
            <w:bottom w:val="none" w:sz="0" w:space="0" w:color="auto"/>
            <w:right w:val="none" w:sz="0" w:space="0" w:color="auto"/>
          </w:divBdr>
        </w:div>
        <w:div w:id="444737219">
          <w:marLeft w:val="640"/>
          <w:marRight w:val="0"/>
          <w:marTop w:val="0"/>
          <w:marBottom w:val="0"/>
          <w:divBdr>
            <w:top w:val="none" w:sz="0" w:space="0" w:color="auto"/>
            <w:left w:val="none" w:sz="0" w:space="0" w:color="auto"/>
            <w:bottom w:val="none" w:sz="0" w:space="0" w:color="auto"/>
            <w:right w:val="none" w:sz="0" w:space="0" w:color="auto"/>
          </w:divBdr>
        </w:div>
        <w:div w:id="195312118">
          <w:marLeft w:val="640"/>
          <w:marRight w:val="0"/>
          <w:marTop w:val="0"/>
          <w:marBottom w:val="0"/>
          <w:divBdr>
            <w:top w:val="none" w:sz="0" w:space="0" w:color="auto"/>
            <w:left w:val="none" w:sz="0" w:space="0" w:color="auto"/>
            <w:bottom w:val="none" w:sz="0" w:space="0" w:color="auto"/>
            <w:right w:val="none" w:sz="0" w:space="0" w:color="auto"/>
          </w:divBdr>
        </w:div>
        <w:div w:id="650870218">
          <w:marLeft w:val="640"/>
          <w:marRight w:val="0"/>
          <w:marTop w:val="0"/>
          <w:marBottom w:val="0"/>
          <w:divBdr>
            <w:top w:val="none" w:sz="0" w:space="0" w:color="auto"/>
            <w:left w:val="none" w:sz="0" w:space="0" w:color="auto"/>
            <w:bottom w:val="none" w:sz="0" w:space="0" w:color="auto"/>
            <w:right w:val="none" w:sz="0" w:space="0" w:color="auto"/>
          </w:divBdr>
        </w:div>
        <w:div w:id="1429276716">
          <w:marLeft w:val="640"/>
          <w:marRight w:val="0"/>
          <w:marTop w:val="0"/>
          <w:marBottom w:val="0"/>
          <w:divBdr>
            <w:top w:val="none" w:sz="0" w:space="0" w:color="auto"/>
            <w:left w:val="none" w:sz="0" w:space="0" w:color="auto"/>
            <w:bottom w:val="none" w:sz="0" w:space="0" w:color="auto"/>
            <w:right w:val="none" w:sz="0" w:space="0" w:color="auto"/>
          </w:divBdr>
        </w:div>
        <w:div w:id="462121235">
          <w:marLeft w:val="640"/>
          <w:marRight w:val="0"/>
          <w:marTop w:val="0"/>
          <w:marBottom w:val="0"/>
          <w:divBdr>
            <w:top w:val="none" w:sz="0" w:space="0" w:color="auto"/>
            <w:left w:val="none" w:sz="0" w:space="0" w:color="auto"/>
            <w:bottom w:val="none" w:sz="0" w:space="0" w:color="auto"/>
            <w:right w:val="none" w:sz="0" w:space="0" w:color="auto"/>
          </w:divBdr>
        </w:div>
        <w:div w:id="705065123">
          <w:marLeft w:val="640"/>
          <w:marRight w:val="0"/>
          <w:marTop w:val="0"/>
          <w:marBottom w:val="0"/>
          <w:divBdr>
            <w:top w:val="none" w:sz="0" w:space="0" w:color="auto"/>
            <w:left w:val="none" w:sz="0" w:space="0" w:color="auto"/>
            <w:bottom w:val="none" w:sz="0" w:space="0" w:color="auto"/>
            <w:right w:val="none" w:sz="0" w:space="0" w:color="auto"/>
          </w:divBdr>
        </w:div>
        <w:div w:id="1488013001">
          <w:marLeft w:val="640"/>
          <w:marRight w:val="0"/>
          <w:marTop w:val="0"/>
          <w:marBottom w:val="0"/>
          <w:divBdr>
            <w:top w:val="none" w:sz="0" w:space="0" w:color="auto"/>
            <w:left w:val="none" w:sz="0" w:space="0" w:color="auto"/>
            <w:bottom w:val="none" w:sz="0" w:space="0" w:color="auto"/>
            <w:right w:val="none" w:sz="0" w:space="0" w:color="auto"/>
          </w:divBdr>
        </w:div>
        <w:div w:id="483857636">
          <w:marLeft w:val="640"/>
          <w:marRight w:val="0"/>
          <w:marTop w:val="0"/>
          <w:marBottom w:val="0"/>
          <w:divBdr>
            <w:top w:val="none" w:sz="0" w:space="0" w:color="auto"/>
            <w:left w:val="none" w:sz="0" w:space="0" w:color="auto"/>
            <w:bottom w:val="none" w:sz="0" w:space="0" w:color="auto"/>
            <w:right w:val="none" w:sz="0" w:space="0" w:color="auto"/>
          </w:divBdr>
        </w:div>
        <w:div w:id="163516408">
          <w:marLeft w:val="640"/>
          <w:marRight w:val="0"/>
          <w:marTop w:val="0"/>
          <w:marBottom w:val="0"/>
          <w:divBdr>
            <w:top w:val="none" w:sz="0" w:space="0" w:color="auto"/>
            <w:left w:val="none" w:sz="0" w:space="0" w:color="auto"/>
            <w:bottom w:val="none" w:sz="0" w:space="0" w:color="auto"/>
            <w:right w:val="none" w:sz="0" w:space="0" w:color="auto"/>
          </w:divBdr>
        </w:div>
        <w:div w:id="573785894">
          <w:marLeft w:val="640"/>
          <w:marRight w:val="0"/>
          <w:marTop w:val="0"/>
          <w:marBottom w:val="0"/>
          <w:divBdr>
            <w:top w:val="none" w:sz="0" w:space="0" w:color="auto"/>
            <w:left w:val="none" w:sz="0" w:space="0" w:color="auto"/>
            <w:bottom w:val="none" w:sz="0" w:space="0" w:color="auto"/>
            <w:right w:val="none" w:sz="0" w:space="0" w:color="auto"/>
          </w:divBdr>
        </w:div>
        <w:div w:id="290399814">
          <w:marLeft w:val="640"/>
          <w:marRight w:val="0"/>
          <w:marTop w:val="0"/>
          <w:marBottom w:val="0"/>
          <w:divBdr>
            <w:top w:val="none" w:sz="0" w:space="0" w:color="auto"/>
            <w:left w:val="none" w:sz="0" w:space="0" w:color="auto"/>
            <w:bottom w:val="none" w:sz="0" w:space="0" w:color="auto"/>
            <w:right w:val="none" w:sz="0" w:space="0" w:color="auto"/>
          </w:divBdr>
        </w:div>
        <w:div w:id="1344473706">
          <w:marLeft w:val="640"/>
          <w:marRight w:val="0"/>
          <w:marTop w:val="0"/>
          <w:marBottom w:val="0"/>
          <w:divBdr>
            <w:top w:val="none" w:sz="0" w:space="0" w:color="auto"/>
            <w:left w:val="none" w:sz="0" w:space="0" w:color="auto"/>
            <w:bottom w:val="none" w:sz="0" w:space="0" w:color="auto"/>
            <w:right w:val="none" w:sz="0" w:space="0" w:color="auto"/>
          </w:divBdr>
        </w:div>
        <w:div w:id="505099647">
          <w:marLeft w:val="640"/>
          <w:marRight w:val="0"/>
          <w:marTop w:val="0"/>
          <w:marBottom w:val="0"/>
          <w:divBdr>
            <w:top w:val="none" w:sz="0" w:space="0" w:color="auto"/>
            <w:left w:val="none" w:sz="0" w:space="0" w:color="auto"/>
            <w:bottom w:val="none" w:sz="0" w:space="0" w:color="auto"/>
            <w:right w:val="none" w:sz="0" w:space="0" w:color="auto"/>
          </w:divBdr>
        </w:div>
        <w:div w:id="1506943948">
          <w:marLeft w:val="640"/>
          <w:marRight w:val="0"/>
          <w:marTop w:val="0"/>
          <w:marBottom w:val="0"/>
          <w:divBdr>
            <w:top w:val="none" w:sz="0" w:space="0" w:color="auto"/>
            <w:left w:val="none" w:sz="0" w:space="0" w:color="auto"/>
            <w:bottom w:val="none" w:sz="0" w:space="0" w:color="auto"/>
            <w:right w:val="none" w:sz="0" w:space="0" w:color="auto"/>
          </w:divBdr>
        </w:div>
        <w:div w:id="1264920327">
          <w:marLeft w:val="640"/>
          <w:marRight w:val="0"/>
          <w:marTop w:val="0"/>
          <w:marBottom w:val="0"/>
          <w:divBdr>
            <w:top w:val="none" w:sz="0" w:space="0" w:color="auto"/>
            <w:left w:val="none" w:sz="0" w:space="0" w:color="auto"/>
            <w:bottom w:val="none" w:sz="0" w:space="0" w:color="auto"/>
            <w:right w:val="none" w:sz="0" w:space="0" w:color="auto"/>
          </w:divBdr>
        </w:div>
        <w:div w:id="1318537053">
          <w:marLeft w:val="640"/>
          <w:marRight w:val="0"/>
          <w:marTop w:val="0"/>
          <w:marBottom w:val="0"/>
          <w:divBdr>
            <w:top w:val="none" w:sz="0" w:space="0" w:color="auto"/>
            <w:left w:val="none" w:sz="0" w:space="0" w:color="auto"/>
            <w:bottom w:val="none" w:sz="0" w:space="0" w:color="auto"/>
            <w:right w:val="none" w:sz="0" w:space="0" w:color="auto"/>
          </w:divBdr>
        </w:div>
        <w:div w:id="1747612431">
          <w:marLeft w:val="640"/>
          <w:marRight w:val="0"/>
          <w:marTop w:val="0"/>
          <w:marBottom w:val="0"/>
          <w:divBdr>
            <w:top w:val="none" w:sz="0" w:space="0" w:color="auto"/>
            <w:left w:val="none" w:sz="0" w:space="0" w:color="auto"/>
            <w:bottom w:val="none" w:sz="0" w:space="0" w:color="auto"/>
            <w:right w:val="none" w:sz="0" w:space="0" w:color="auto"/>
          </w:divBdr>
        </w:div>
        <w:div w:id="577909465">
          <w:marLeft w:val="640"/>
          <w:marRight w:val="0"/>
          <w:marTop w:val="0"/>
          <w:marBottom w:val="0"/>
          <w:divBdr>
            <w:top w:val="none" w:sz="0" w:space="0" w:color="auto"/>
            <w:left w:val="none" w:sz="0" w:space="0" w:color="auto"/>
            <w:bottom w:val="none" w:sz="0" w:space="0" w:color="auto"/>
            <w:right w:val="none" w:sz="0" w:space="0" w:color="auto"/>
          </w:divBdr>
        </w:div>
        <w:div w:id="1066225348">
          <w:marLeft w:val="640"/>
          <w:marRight w:val="0"/>
          <w:marTop w:val="0"/>
          <w:marBottom w:val="0"/>
          <w:divBdr>
            <w:top w:val="none" w:sz="0" w:space="0" w:color="auto"/>
            <w:left w:val="none" w:sz="0" w:space="0" w:color="auto"/>
            <w:bottom w:val="none" w:sz="0" w:space="0" w:color="auto"/>
            <w:right w:val="none" w:sz="0" w:space="0" w:color="auto"/>
          </w:divBdr>
        </w:div>
        <w:div w:id="1255481413">
          <w:marLeft w:val="640"/>
          <w:marRight w:val="0"/>
          <w:marTop w:val="0"/>
          <w:marBottom w:val="0"/>
          <w:divBdr>
            <w:top w:val="none" w:sz="0" w:space="0" w:color="auto"/>
            <w:left w:val="none" w:sz="0" w:space="0" w:color="auto"/>
            <w:bottom w:val="none" w:sz="0" w:space="0" w:color="auto"/>
            <w:right w:val="none" w:sz="0" w:space="0" w:color="auto"/>
          </w:divBdr>
        </w:div>
        <w:div w:id="83302062">
          <w:marLeft w:val="640"/>
          <w:marRight w:val="0"/>
          <w:marTop w:val="0"/>
          <w:marBottom w:val="0"/>
          <w:divBdr>
            <w:top w:val="none" w:sz="0" w:space="0" w:color="auto"/>
            <w:left w:val="none" w:sz="0" w:space="0" w:color="auto"/>
            <w:bottom w:val="none" w:sz="0" w:space="0" w:color="auto"/>
            <w:right w:val="none" w:sz="0" w:space="0" w:color="auto"/>
          </w:divBdr>
        </w:div>
        <w:div w:id="413552200">
          <w:marLeft w:val="640"/>
          <w:marRight w:val="0"/>
          <w:marTop w:val="0"/>
          <w:marBottom w:val="0"/>
          <w:divBdr>
            <w:top w:val="none" w:sz="0" w:space="0" w:color="auto"/>
            <w:left w:val="none" w:sz="0" w:space="0" w:color="auto"/>
            <w:bottom w:val="none" w:sz="0" w:space="0" w:color="auto"/>
            <w:right w:val="none" w:sz="0" w:space="0" w:color="auto"/>
          </w:divBdr>
        </w:div>
        <w:div w:id="992638236">
          <w:marLeft w:val="640"/>
          <w:marRight w:val="0"/>
          <w:marTop w:val="0"/>
          <w:marBottom w:val="0"/>
          <w:divBdr>
            <w:top w:val="none" w:sz="0" w:space="0" w:color="auto"/>
            <w:left w:val="none" w:sz="0" w:space="0" w:color="auto"/>
            <w:bottom w:val="none" w:sz="0" w:space="0" w:color="auto"/>
            <w:right w:val="none" w:sz="0" w:space="0" w:color="auto"/>
          </w:divBdr>
        </w:div>
        <w:div w:id="1500923495">
          <w:marLeft w:val="640"/>
          <w:marRight w:val="0"/>
          <w:marTop w:val="0"/>
          <w:marBottom w:val="0"/>
          <w:divBdr>
            <w:top w:val="none" w:sz="0" w:space="0" w:color="auto"/>
            <w:left w:val="none" w:sz="0" w:space="0" w:color="auto"/>
            <w:bottom w:val="none" w:sz="0" w:space="0" w:color="auto"/>
            <w:right w:val="none" w:sz="0" w:space="0" w:color="auto"/>
          </w:divBdr>
        </w:div>
        <w:div w:id="2035838602">
          <w:marLeft w:val="640"/>
          <w:marRight w:val="0"/>
          <w:marTop w:val="0"/>
          <w:marBottom w:val="0"/>
          <w:divBdr>
            <w:top w:val="none" w:sz="0" w:space="0" w:color="auto"/>
            <w:left w:val="none" w:sz="0" w:space="0" w:color="auto"/>
            <w:bottom w:val="none" w:sz="0" w:space="0" w:color="auto"/>
            <w:right w:val="none" w:sz="0" w:space="0" w:color="auto"/>
          </w:divBdr>
        </w:div>
        <w:div w:id="1395860314">
          <w:marLeft w:val="640"/>
          <w:marRight w:val="0"/>
          <w:marTop w:val="0"/>
          <w:marBottom w:val="0"/>
          <w:divBdr>
            <w:top w:val="none" w:sz="0" w:space="0" w:color="auto"/>
            <w:left w:val="none" w:sz="0" w:space="0" w:color="auto"/>
            <w:bottom w:val="none" w:sz="0" w:space="0" w:color="auto"/>
            <w:right w:val="none" w:sz="0" w:space="0" w:color="auto"/>
          </w:divBdr>
        </w:div>
        <w:div w:id="1404062820">
          <w:marLeft w:val="640"/>
          <w:marRight w:val="0"/>
          <w:marTop w:val="0"/>
          <w:marBottom w:val="0"/>
          <w:divBdr>
            <w:top w:val="none" w:sz="0" w:space="0" w:color="auto"/>
            <w:left w:val="none" w:sz="0" w:space="0" w:color="auto"/>
            <w:bottom w:val="none" w:sz="0" w:space="0" w:color="auto"/>
            <w:right w:val="none" w:sz="0" w:space="0" w:color="auto"/>
          </w:divBdr>
        </w:div>
        <w:div w:id="666402215">
          <w:marLeft w:val="640"/>
          <w:marRight w:val="0"/>
          <w:marTop w:val="0"/>
          <w:marBottom w:val="0"/>
          <w:divBdr>
            <w:top w:val="none" w:sz="0" w:space="0" w:color="auto"/>
            <w:left w:val="none" w:sz="0" w:space="0" w:color="auto"/>
            <w:bottom w:val="none" w:sz="0" w:space="0" w:color="auto"/>
            <w:right w:val="none" w:sz="0" w:space="0" w:color="auto"/>
          </w:divBdr>
        </w:div>
        <w:div w:id="295724566">
          <w:marLeft w:val="640"/>
          <w:marRight w:val="0"/>
          <w:marTop w:val="0"/>
          <w:marBottom w:val="0"/>
          <w:divBdr>
            <w:top w:val="none" w:sz="0" w:space="0" w:color="auto"/>
            <w:left w:val="none" w:sz="0" w:space="0" w:color="auto"/>
            <w:bottom w:val="none" w:sz="0" w:space="0" w:color="auto"/>
            <w:right w:val="none" w:sz="0" w:space="0" w:color="auto"/>
          </w:divBdr>
        </w:div>
        <w:div w:id="17246951">
          <w:marLeft w:val="640"/>
          <w:marRight w:val="0"/>
          <w:marTop w:val="0"/>
          <w:marBottom w:val="0"/>
          <w:divBdr>
            <w:top w:val="none" w:sz="0" w:space="0" w:color="auto"/>
            <w:left w:val="none" w:sz="0" w:space="0" w:color="auto"/>
            <w:bottom w:val="none" w:sz="0" w:space="0" w:color="auto"/>
            <w:right w:val="none" w:sz="0" w:space="0" w:color="auto"/>
          </w:divBdr>
        </w:div>
        <w:div w:id="19012089">
          <w:marLeft w:val="640"/>
          <w:marRight w:val="0"/>
          <w:marTop w:val="0"/>
          <w:marBottom w:val="0"/>
          <w:divBdr>
            <w:top w:val="none" w:sz="0" w:space="0" w:color="auto"/>
            <w:left w:val="none" w:sz="0" w:space="0" w:color="auto"/>
            <w:bottom w:val="none" w:sz="0" w:space="0" w:color="auto"/>
            <w:right w:val="none" w:sz="0" w:space="0" w:color="auto"/>
          </w:divBdr>
        </w:div>
        <w:div w:id="2144080898">
          <w:marLeft w:val="640"/>
          <w:marRight w:val="0"/>
          <w:marTop w:val="0"/>
          <w:marBottom w:val="0"/>
          <w:divBdr>
            <w:top w:val="none" w:sz="0" w:space="0" w:color="auto"/>
            <w:left w:val="none" w:sz="0" w:space="0" w:color="auto"/>
            <w:bottom w:val="none" w:sz="0" w:space="0" w:color="auto"/>
            <w:right w:val="none" w:sz="0" w:space="0" w:color="auto"/>
          </w:divBdr>
        </w:div>
        <w:div w:id="685450939">
          <w:marLeft w:val="640"/>
          <w:marRight w:val="0"/>
          <w:marTop w:val="0"/>
          <w:marBottom w:val="0"/>
          <w:divBdr>
            <w:top w:val="none" w:sz="0" w:space="0" w:color="auto"/>
            <w:left w:val="none" w:sz="0" w:space="0" w:color="auto"/>
            <w:bottom w:val="none" w:sz="0" w:space="0" w:color="auto"/>
            <w:right w:val="none" w:sz="0" w:space="0" w:color="auto"/>
          </w:divBdr>
        </w:div>
        <w:div w:id="1799108492">
          <w:marLeft w:val="640"/>
          <w:marRight w:val="0"/>
          <w:marTop w:val="0"/>
          <w:marBottom w:val="0"/>
          <w:divBdr>
            <w:top w:val="none" w:sz="0" w:space="0" w:color="auto"/>
            <w:left w:val="none" w:sz="0" w:space="0" w:color="auto"/>
            <w:bottom w:val="none" w:sz="0" w:space="0" w:color="auto"/>
            <w:right w:val="none" w:sz="0" w:space="0" w:color="auto"/>
          </w:divBdr>
        </w:div>
        <w:div w:id="253130588">
          <w:marLeft w:val="640"/>
          <w:marRight w:val="0"/>
          <w:marTop w:val="0"/>
          <w:marBottom w:val="0"/>
          <w:divBdr>
            <w:top w:val="none" w:sz="0" w:space="0" w:color="auto"/>
            <w:left w:val="none" w:sz="0" w:space="0" w:color="auto"/>
            <w:bottom w:val="none" w:sz="0" w:space="0" w:color="auto"/>
            <w:right w:val="none" w:sz="0" w:space="0" w:color="auto"/>
          </w:divBdr>
        </w:div>
        <w:div w:id="742725390">
          <w:marLeft w:val="640"/>
          <w:marRight w:val="0"/>
          <w:marTop w:val="0"/>
          <w:marBottom w:val="0"/>
          <w:divBdr>
            <w:top w:val="none" w:sz="0" w:space="0" w:color="auto"/>
            <w:left w:val="none" w:sz="0" w:space="0" w:color="auto"/>
            <w:bottom w:val="none" w:sz="0" w:space="0" w:color="auto"/>
            <w:right w:val="none" w:sz="0" w:space="0" w:color="auto"/>
          </w:divBdr>
        </w:div>
        <w:div w:id="357321717">
          <w:marLeft w:val="640"/>
          <w:marRight w:val="0"/>
          <w:marTop w:val="0"/>
          <w:marBottom w:val="0"/>
          <w:divBdr>
            <w:top w:val="none" w:sz="0" w:space="0" w:color="auto"/>
            <w:left w:val="none" w:sz="0" w:space="0" w:color="auto"/>
            <w:bottom w:val="none" w:sz="0" w:space="0" w:color="auto"/>
            <w:right w:val="none" w:sz="0" w:space="0" w:color="auto"/>
          </w:divBdr>
        </w:div>
        <w:div w:id="28919051">
          <w:marLeft w:val="640"/>
          <w:marRight w:val="0"/>
          <w:marTop w:val="0"/>
          <w:marBottom w:val="0"/>
          <w:divBdr>
            <w:top w:val="none" w:sz="0" w:space="0" w:color="auto"/>
            <w:left w:val="none" w:sz="0" w:space="0" w:color="auto"/>
            <w:bottom w:val="none" w:sz="0" w:space="0" w:color="auto"/>
            <w:right w:val="none" w:sz="0" w:space="0" w:color="auto"/>
          </w:divBdr>
        </w:div>
        <w:div w:id="1298803828">
          <w:marLeft w:val="640"/>
          <w:marRight w:val="0"/>
          <w:marTop w:val="0"/>
          <w:marBottom w:val="0"/>
          <w:divBdr>
            <w:top w:val="none" w:sz="0" w:space="0" w:color="auto"/>
            <w:left w:val="none" w:sz="0" w:space="0" w:color="auto"/>
            <w:bottom w:val="none" w:sz="0" w:space="0" w:color="auto"/>
            <w:right w:val="none" w:sz="0" w:space="0" w:color="auto"/>
          </w:divBdr>
        </w:div>
        <w:div w:id="1829444683">
          <w:marLeft w:val="640"/>
          <w:marRight w:val="0"/>
          <w:marTop w:val="0"/>
          <w:marBottom w:val="0"/>
          <w:divBdr>
            <w:top w:val="none" w:sz="0" w:space="0" w:color="auto"/>
            <w:left w:val="none" w:sz="0" w:space="0" w:color="auto"/>
            <w:bottom w:val="none" w:sz="0" w:space="0" w:color="auto"/>
            <w:right w:val="none" w:sz="0" w:space="0" w:color="auto"/>
          </w:divBdr>
        </w:div>
        <w:div w:id="2044330090">
          <w:marLeft w:val="640"/>
          <w:marRight w:val="0"/>
          <w:marTop w:val="0"/>
          <w:marBottom w:val="0"/>
          <w:divBdr>
            <w:top w:val="none" w:sz="0" w:space="0" w:color="auto"/>
            <w:left w:val="none" w:sz="0" w:space="0" w:color="auto"/>
            <w:bottom w:val="none" w:sz="0" w:space="0" w:color="auto"/>
            <w:right w:val="none" w:sz="0" w:space="0" w:color="auto"/>
          </w:divBdr>
        </w:div>
        <w:div w:id="1985771203">
          <w:marLeft w:val="640"/>
          <w:marRight w:val="0"/>
          <w:marTop w:val="0"/>
          <w:marBottom w:val="0"/>
          <w:divBdr>
            <w:top w:val="none" w:sz="0" w:space="0" w:color="auto"/>
            <w:left w:val="none" w:sz="0" w:space="0" w:color="auto"/>
            <w:bottom w:val="none" w:sz="0" w:space="0" w:color="auto"/>
            <w:right w:val="none" w:sz="0" w:space="0" w:color="auto"/>
          </w:divBdr>
        </w:div>
        <w:div w:id="1332296647">
          <w:marLeft w:val="640"/>
          <w:marRight w:val="0"/>
          <w:marTop w:val="0"/>
          <w:marBottom w:val="0"/>
          <w:divBdr>
            <w:top w:val="none" w:sz="0" w:space="0" w:color="auto"/>
            <w:left w:val="none" w:sz="0" w:space="0" w:color="auto"/>
            <w:bottom w:val="none" w:sz="0" w:space="0" w:color="auto"/>
            <w:right w:val="none" w:sz="0" w:space="0" w:color="auto"/>
          </w:divBdr>
        </w:div>
        <w:div w:id="1733186944">
          <w:marLeft w:val="640"/>
          <w:marRight w:val="0"/>
          <w:marTop w:val="0"/>
          <w:marBottom w:val="0"/>
          <w:divBdr>
            <w:top w:val="none" w:sz="0" w:space="0" w:color="auto"/>
            <w:left w:val="none" w:sz="0" w:space="0" w:color="auto"/>
            <w:bottom w:val="none" w:sz="0" w:space="0" w:color="auto"/>
            <w:right w:val="none" w:sz="0" w:space="0" w:color="auto"/>
          </w:divBdr>
        </w:div>
        <w:div w:id="1000350350">
          <w:marLeft w:val="640"/>
          <w:marRight w:val="0"/>
          <w:marTop w:val="0"/>
          <w:marBottom w:val="0"/>
          <w:divBdr>
            <w:top w:val="none" w:sz="0" w:space="0" w:color="auto"/>
            <w:left w:val="none" w:sz="0" w:space="0" w:color="auto"/>
            <w:bottom w:val="none" w:sz="0" w:space="0" w:color="auto"/>
            <w:right w:val="none" w:sz="0" w:space="0" w:color="auto"/>
          </w:divBdr>
        </w:div>
        <w:div w:id="1046637624">
          <w:marLeft w:val="640"/>
          <w:marRight w:val="0"/>
          <w:marTop w:val="0"/>
          <w:marBottom w:val="0"/>
          <w:divBdr>
            <w:top w:val="none" w:sz="0" w:space="0" w:color="auto"/>
            <w:left w:val="none" w:sz="0" w:space="0" w:color="auto"/>
            <w:bottom w:val="none" w:sz="0" w:space="0" w:color="auto"/>
            <w:right w:val="none" w:sz="0" w:space="0" w:color="auto"/>
          </w:divBdr>
        </w:div>
        <w:div w:id="1464732944">
          <w:marLeft w:val="640"/>
          <w:marRight w:val="0"/>
          <w:marTop w:val="0"/>
          <w:marBottom w:val="0"/>
          <w:divBdr>
            <w:top w:val="none" w:sz="0" w:space="0" w:color="auto"/>
            <w:left w:val="none" w:sz="0" w:space="0" w:color="auto"/>
            <w:bottom w:val="none" w:sz="0" w:space="0" w:color="auto"/>
            <w:right w:val="none" w:sz="0" w:space="0" w:color="auto"/>
          </w:divBdr>
        </w:div>
        <w:div w:id="495800589">
          <w:marLeft w:val="640"/>
          <w:marRight w:val="0"/>
          <w:marTop w:val="0"/>
          <w:marBottom w:val="0"/>
          <w:divBdr>
            <w:top w:val="none" w:sz="0" w:space="0" w:color="auto"/>
            <w:left w:val="none" w:sz="0" w:space="0" w:color="auto"/>
            <w:bottom w:val="none" w:sz="0" w:space="0" w:color="auto"/>
            <w:right w:val="none" w:sz="0" w:space="0" w:color="auto"/>
          </w:divBdr>
        </w:div>
        <w:div w:id="55205913">
          <w:marLeft w:val="640"/>
          <w:marRight w:val="0"/>
          <w:marTop w:val="0"/>
          <w:marBottom w:val="0"/>
          <w:divBdr>
            <w:top w:val="none" w:sz="0" w:space="0" w:color="auto"/>
            <w:left w:val="none" w:sz="0" w:space="0" w:color="auto"/>
            <w:bottom w:val="none" w:sz="0" w:space="0" w:color="auto"/>
            <w:right w:val="none" w:sz="0" w:space="0" w:color="auto"/>
          </w:divBdr>
        </w:div>
        <w:div w:id="831066196">
          <w:marLeft w:val="640"/>
          <w:marRight w:val="0"/>
          <w:marTop w:val="0"/>
          <w:marBottom w:val="0"/>
          <w:divBdr>
            <w:top w:val="none" w:sz="0" w:space="0" w:color="auto"/>
            <w:left w:val="none" w:sz="0" w:space="0" w:color="auto"/>
            <w:bottom w:val="none" w:sz="0" w:space="0" w:color="auto"/>
            <w:right w:val="none" w:sz="0" w:space="0" w:color="auto"/>
          </w:divBdr>
        </w:div>
        <w:div w:id="2032684346">
          <w:marLeft w:val="640"/>
          <w:marRight w:val="0"/>
          <w:marTop w:val="0"/>
          <w:marBottom w:val="0"/>
          <w:divBdr>
            <w:top w:val="none" w:sz="0" w:space="0" w:color="auto"/>
            <w:left w:val="none" w:sz="0" w:space="0" w:color="auto"/>
            <w:bottom w:val="none" w:sz="0" w:space="0" w:color="auto"/>
            <w:right w:val="none" w:sz="0" w:space="0" w:color="auto"/>
          </w:divBdr>
        </w:div>
        <w:div w:id="1392774754">
          <w:marLeft w:val="640"/>
          <w:marRight w:val="0"/>
          <w:marTop w:val="0"/>
          <w:marBottom w:val="0"/>
          <w:divBdr>
            <w:top w:val="none" w:sz="0" w:space="0" w:color="auto"/>
            <w:left w:val="none" w:sz="0" w:space="0" w:color="auto"/>
            <w:bottom w:val="none" w:sz="0" w:space="0" w:color="auto"/>
            <w:right w:val="none" w:sz="0" w:space="0" w:color="auto"/>
          </w:divBdr>
        </w:div>
        <w:div w:id="1594779126">
          <w:marLeft w:val="640"/>
          <w:marRight w:val="0"/>
          <w:marTop w:val="0"/>
          <w:marBottom w:val="0"/>
          <w:divBdr>
            <w:top w:val="none" w:sz="0" w:space="0" w:color="auto"/>
            <w:left w:val="none" w:sz="0" w:space="0" w:color="auto"/>
            <w:bottom w:val="none" w:sz="0" w:space="0" w:color="auto"/>
            <w:right w:val="none" w:sz="0" w:space="0" w:color="auto"/>
          </w:divBdr>
        </w:div>
        <w:div w:id="815998120">
          <w:marLeft w:val="640"/>
          <w:marRight w:val="0"/>
          <w:marTop w:val="0"/>
          <w:marBottom w:val="0"/>
          <w:divBdr>
            <w:top w:val="none" w:sz="0" w:space="0" w:color="auto"/>
            <w:left w:val="none" w:sz="0" w:space="0" w:color="auto"/>
            <w:bottom w:val="none" w:sz="0" w:space="0" w:color="auto"/>
            <w:right w:val="none" w:sz="0" w:space="0" w:color="auto"/>
          </w:divBdr>
        </w:div>
        <w:div w:id="1207840054">
          <w:marLeft w:val="640"/>
          <w:marRight w:val="0"/>
          <w:marTop w:val="0"/>
          <w:marBottom w:val="0"/>
          <w:divBdr>
            <w:top w:val="none" w:sz="0" w:space="0" w:color="auto"/>
            <w:left w:val="none" w:sz="0" w:space="0" w:color="auto"/>
            <w:bottom w:val="none" w:sz="0" w:space="0" w:color="auto"/>
            <w:right w:val="none" w:sz="0" w:space="0" w:color="auto"/>
          </w:divBdr>
        </w:div>
        <w:div w:id="316374642">
          <w:marLeft w:val="640"/>
          <w:marRight w:val="0"/>
          <w:marTop w:val="0"/>
          <w:marBottom w:val="0"/>
          <w:divBdr>
            <w:top w:val="none" w:sz="0" w:space="0" w:color="auto"/>
            <w:left w:val="none" w:sz="0" w:space="0" w:color="auto"/>
            <w:bottom w:val="none" w:sz="0" w:space="0" w:color="auto"/>
            <w:right w:val="none" w:sz="0" w:space="0" w:color="auto"/>
          </w:divBdr>
        </w:div>
        <w:div w:id="116065848">
          <w:marLeft w:val="640"/>
          <w:marRight w:val="0"/>
          <w:marTop w:val="0"/>
          <w:marBottom w:val="0"/>
          <w:divBdr>
            <w:top w:val="none" w:sz="0" w:space="0" w:color="auto"/>
            <w:left w:val="none" w:sz="0" w:space="0" w:color="auto"/>
            <w:bottom w:val="none" w:sz="0" w:space="0" w:color="auto"/>
            <w:right w:val="none" w:sz="0" w:space="0" w:color="auto"/>
          </w:divBdr>
        </w:div>
        <w:div w:id="253249367">
          <w:marLeft w:val="640"/>
          <w:marRight w:val="0"/>
          <w:marTop w:val="0"/>
          <w:marBottom w:val="0"/>
          <w:divBdr>
            <w:top w:val="none" w:sz="0" w:space="0" w:color="auto"/>
            <w:left w:val="none" w:sz="0" w:space="0" w:color="auto"/>
            <w:bottom w:val="none" w:sz="0" w:space="0" w:color="auto"/>
            <w:right w:val="none" w:sz="0" w:space="0" w:color="auto"/>
          </w:divBdr>
        </w:div>
        <w:div w:id="1595356959">
          <w:marLeft w:val="640"/>
          <w:marRight w:val="0"/>
          <w:marTop w:val="0"/>
          <w:marBottom w:val="0"/>
          <w:divBdr>
            <w:top w:val="none" w:sz="0" w:space="0" w:color="auto"/>
            <w:left w:val="none" w:sz="0" w:space="0" w:color="auto"/>
            <w:bottom w:val="none" w:sz="0" w:space="0" w:color="auto"/>
            <w:right w:val="none" w:sz="0" w:space="0" w:color="auto"/>
          </w:divBdr>
        </w:div>
        <w:div w:id="636109537">
          <w:marLeft w:val="640"/>
          <w:marRight w:val="0"/>
          <w:marTop w:val="0"/>
          <w:marBottom w:val="0"/>
          <w:divBdr>
            <w:top w:val="none" w:sz="0" w:space="0" w:color="auto"/>
            <w:left w:val="none" w:sz="0" w:space="0" w:color="auto"/>
            <w:bottom w:val="none" w:sz="0" w:space="0" w:color="auto"/>
            <w:right w:val="none" w:sz="0" w:space="0" w:color="auto"/>
          </w:divBdr>
        </w:div>
        <w:div w:id="1473987131">
          <w:marLeft w:val="640"/>
          <w:marRight w:val="0"/>
          <w:marTop w:val="0"/>
          <w:marBottom w:val="0"/>
          <w:divBdr>
            <w:top w:val="none" w:sz="0" w:space="0" w:color="auto"/>
            <w:left w:val="none" w:sz="0" w:space="0" w:color="auto"/>
            <w:bottom w:val="none" w:sz="0" w:space="0" w:color="auto"/>
            <w:right w:val="none" w:sz="0" w:space="0" w:color="auto"/>
          </w:divBdr>
        </w:div>
        <w:div w:id="2048944164">
          <w:marLeft w:val="640"/>
          <w:marRight w:val="0"/>
          <w:marTop w:val="0"/>
          <w:marBottom w:val="0"/>
          <w:divBdr>
            <w:top w:val="none" w:sz="0" w:space="0" w:color="auto"/>
            <w:left w:val="none" w:sz="0" w:space="0" w:color="auto"/>
            <w:bottom w:val="none" w:sz="0" w:space="0" w:color="auto"/>
            <w:right w:val="none" w:sz="0" w:space="0" w:color="auto"/>
          </w:divBdr>
        </w:div>
        <w:div w:id="1323848111">
          <w:marLeft w:val="640"/>
          <w:marRight w:val="0"/>
          <w:marTop w:val="0"/>
          <w:marBottom w:val="0"/>
          <w:divBdr>
            <w:top w:val="none" w:sz="0" w:space="0" w:color="auto"/>
            <w:left w:val="none" w:sz="0" w:space="0" w:color="auto"/>
            <w:bottom w:val="none" w:sz="0" w:space="0" w:color="auto"/>
            <w:right w:val="none" w:sz="0" w:space="0" w:color="auto"/>
          </w:divBdr>
        </w:div>
        <w:div w:id="1252469834">
          <w:marLeft w:val="640"/>
          <w:marRight w:val="0"/>
          <w:marTop w:val="0"/>
          <w:marBottom w:val="0"/>
          <w:divBdr>
            <w:top w:val="none" w:sz="0" w:space="0" w:color="auto"/>
            <w:left w:val="none" w:sz="0" w:space="0" w:color="auto"/>
            <w:bottom w:val="none" w:sz="0" w:space="0" w:color="auto"/>
            <w:right w:val="none" w:sz="0" w:space="0" w:color="auto"/>
          </w:divBdr>
        </w:div>
        <w:div w:id="939486517">
          <w:marLeft w:val="640"/>
          <w:marRight w:val="0"/>
          <w:marTop w:val="0"/>
          <w:marBottom w:val="0"/>
          <w:divBdr>
            <w:top w:val="none" w:sz="0" w:space="0" w:color="auto"/>
            <w:left w:val="none" w:sz="0" w:space="0" w:color="auto"/>
            <w:bottom w:val="none" w:sz="0" w:space="0" w:color="auto"/>
            <w:right w:val="none" w:sz="0" w:space="0" w:color="auto"/>
          </w:divBdr>
        </w:div>
        <w:div w:id="616789341">
          <w:marLeft w:val="640"/>
          <w:marRight w:val="0"/>
          <w:marTop w:val="0"/>
          <w:marBottom w:val="0"/>
          <w:divBdr>
            <w:top w:val="none" w:sz="0" w:space="0" w:color="auto"/>
            <w:left w:val="none" w:sz="0" w:space="0" w:color="auto"/>
            <w:bottom w:val="none" w:sz="0" w:space="0" w:color="auto"/>
            <w:right w:val="none" w:sz="0" w:space="0" w:color="auto"/>
          </w:divBdr>
        </w:div>
        <w:div w:id="629941149">
          <w:marLeft w:val="640"/>
          <w:marRight w:val="0"/>
          <w:marTop w:val="0"/>
          <w:marBottom w:val="0"/>
          <w:divBdr>
            <w:top w:val="none" w:sz="0" w:space="0" w:color="auto"/>
            <w:left w:val="none" w:sz="0" w:space="0" w:color="auto"/>
            <w:bottom w:val="none" w:sz="0" w:space="0" w:color="auto"/>
            <w:right w:val="none" w:sz="0" w:space="0" w:color="auto"/>
          </w:divBdr>
        </w:div>
        <w:div w:id="1298493759">
          <w:marLeft w:val="640"/>
          <w:marRight w:val="0"/>
          <w:marTop w:val="0"/>
          <w:marBottom w:val="0"/>
          <w:divBdr>
            <w:top w:val="none" w:sz="0" w:space="0" w:color="auto"/>
            <w:left w:val="none" w:sz="0" w:space="0" w:color="auto"/>
            <w:bottom w:val="none" w:sz="0" w:space="0" w:color="auto"/>
            <w:right w:val="none" w:sz="0" w:space="0" w:color="auto"/>
          </w:divBdr>
        </w:div>
        <w:div w:id="746347547">
          <w:marLeft w:val="640"/>
          <w:marRight w:val="0"/>
          <w:marTop w:val="0"/>
          <w:marBottom w:val="0"/>
          <w:divBdr>
            <w:top w:val="none" w:sz="0" w:space="0" w:color="auto"/>
            <w:left w:val="none" w:sz="0" w:space="0" w:color="auto"/>
            <w:bottom w:val="none" w:sz="0" w:space="0" w:color="auto"/>
            <w:right w:val="none" w:sz="0" w:space="0" w:color="auto"/>
          </w:divBdr>
        </w:div>
        <w:div w:id="282541779">
          <w:marLeft w:val="640"/>
          <w:marRight w:val="0"/>
          <w:marTop w:val="0"/>
          <w:marBottom w:val="0"/>
          <w:divBdr>
            <w:top w:val="none" w:sz="0" w:space="0" w:color="auto"/>
            <w:left w:val="none" w:sz="0" w:space="0" w:color="auto"/>
            <w:bottom w:val="none" w:sz="0" w:space="0" w:color="auto"/>
            <w:right w:val="none" w:sz="0" w:space="0" w:color="auto"/>
          </w:divBdr>
        </w:div>
        <w:div w:id="961035715">
          <w:marLeft w:val="640"/>
          <w:marRight w:val="0"/>
          <w:marTop w:val="0"/>
          <w:marBottom w:val="0"/>
          <w:divBdr>
            <w:top w:val="none" w:sz="0" w:space="0" w:color="auto"/>
            <w:left w:val="none" w:sz="0" w:space="0" w:color="auto"/>
            <w:bottom w:val="none" w:sz="0" w:space="0" w:color="auto"/>
            <w:right w:val="none" w:sz="0" w:space="0" w:color="auto"/>
          </w:divBdr>
        </w:div>
        <w:div w:id="220990834">
          <w:marLeft w:val="640"/>
          <w:marRight w:val="0"/>
          <w:marTop w:val="0"/>
          <w:marBottom w:val="0"/>
          <w:divBdr>
            <w:top w:val="none" w:sz="0" w:space="0" w:color="auto"/>
            <w:left w:val="none" w:sz="0" w:space="0" w:color="auto"/>
            <w:bottom w:val="none" w:sz="0" w:space="0" w:color="auto"/>
            <w:right w:val="none" w:sz="0" w:space="0" w:color="auto"/>
          </w:divBdr>
        </w:div>
      </w:divsChild>
    </w:div>
    <w:div w:id="1657105023">
      <w:bodyDiv w:val="1"/>
      <w:marLeft w:val="0"/>
      <w:marRight w:val="0"/>
      <w:marTop w:val="0"/>
      <w:marBottom w:val="0"/>
      <w:divBdr>
        <w:top w:val="none" w:sz="0" w:space="0" w:color="auto"/>
        <w:left w:val="none" w:sz="0" w:space="0" w:color="auto"/>
        <w:bottom w:val="none" w:sz="0" w:space="0" w:color="auto"/>
        <w:right w:val="none" w:sz="0" w:space="0" w:color="auto"/>
      </w:divBdr>
      <w:divsChild>
        <w:div w:id="8878465">
          <w:marLeft w:val="640"/>
          <w:marRight w:val="0"/>
          <w:marTop w:val="0"/>
          <w:marBottom w:val="0"/>
          <w:divBdr>
            <w:top w:val="none" w:sz="0" w:space="0" w:color="auto"/>
            <w:left w:val="none" w:sz="0" w:space="0" w:color="auto"/>
            <w:bottom w:val="none" w:sz="0" w:space="0" w:color="auto"/>
            <w:right w:val="none" w:sz="0" w:space="0" w:color="auto"/>
          </w:divBdr>
        </w:div>
        <w:div w:id="20012053">
          <w:marLeft w:val="640"/>
          <w:marRight w:val="0"/>
          <w:marTop w:val="0"/>
          <w:marBottom w:val="0"/>
          <w:divBdr>
            <w:top w:val="none" w:sz="0" w:space="0" w:color="auto"/>
            <w:left w:val="none" w:sz="0" w:space="0" w:color="auto"/>
            <w:bottom w:val="none" w:sz="0" w:space="0" w:color="auto"/>
            <w:right w:val="none" w:sz="0" w:space="0" w:color="auto"/>
          </w:divBdr>
        </w:div>
        <w:div w:id="63072290">
          <w:marLeft w:val="640"/>
          <w:marRight w:val="0"/>
          <w:marTop w:val="0"/>
          <w:marBottom w:val="0"/>
          <w:divBdr>
            <w:top w:val="none" w:sz="0" w:space="0" w:color="auto"/>
            <w:left w:val="none" w:sz="0" w:space="0" w:color="auto"/>
            <w:bottom w:val="none" w:sz="0" w:space="0" w:color="auto"/>
            <w:right w:val="none" w:sz="0" w:space="0" w:color="auto"/>
          </w:divBdr>
        </w:div>
        <w:div w:id="95490987">
          <w:marLeft w:val="640"/>
          <w:marRight w:val="0"/>
          <w:marTop w:val="0"/>
          <w:marBottom w:val="0"/>
          <w:divBdr>
            <w:top w:val="none" w:sz="0" w:space="0" w:color="auto"/>
            <w:left w:val="none" w:sz="0" w:space="0" w:color="auto"/>
            <w:bottom w:val="none" w:sz="0" w:space="0" w:color="auto"/>
            <w:right w:val="none" w:sz="0" w:space="0" w:color="auto"/>
          </w:divBdr>
        </w:div>
        <w:div w:id="97259737">
          <w:marLeft w:val="640"/>
          <w:marRight w:val="0"/>
          <w:marTop w:val="0"/>
          <w:marBottom w:val="0"/>
          <w:divBdr>
            <w:top w:val="none" w:sz="0" w:space="0" w:color="auto"/>
            <w:left w:val="none" w:sz="0" w:space="0" w:color="auto"/>
            <w:bottom w:val="none" w:sz="0" w:space="0" w:color="auto"/>
            <w:right w:val="none" w:sz="0" w:space="0" w:color="auto"/>
          </w:divBdr>
        </w:div>
        <w:div w:id="100804754">
          <w:marLeft w:val="640"/>
          <w:marRight w:val="0"/>
          <w:marTop w:val="0"/>
          <w:marBottom w:val="0"/>
          <w:divBdr>
            <w:top w:val="none" w:sz="0" w:space="0" w:color="auto"/>
            <w:left w:val="none" w:sz="0" w:space="0" w:color="auto"/>
            <w:bottom w:val="none" w:sz="0" w:space="0" w:color="auto"/>
            <w:right w:val="none" w:sz="0" w:space="0" w:color="auto"/>
          </w:divBdr>
        </w:div>
        <w:div w:id="101416368">
          <w:marLeft w:val="640"/>
          <w:marRight w:val="0"/>
          <w:marTop w:val="0"/>
          <w:marBottom w:val="0"/>
          <w:divBdr>
            <w:top w:val="none" w:sz="0" w:space="0" w:color="auto"/>
            <w:left w:val="none" w:sz="0" w:space="0" w:color="auto"/>
            <w:bottom w:val="none" w:sz="0" w:space="0" w:color="auto"/>
            <w:right w:val="none" w:sz="0" w:space="0" w:color="auto"/>
          </w:divBdr>
        </w:div>
        <w:div w:id="108164885">
          <w:marLeft w:val="640"/>
          <w:marRight w:val="0"/>
          <w:marTop w:val="0"/>
          <w:marBottom w:val="0"/>
          <w:divBdr>
            <w:top w:val="none" w:sz="0" w:space="0" w:color="auto"/>
            <w:left w:val="none" w:sz="0" w:space="0" w:color="auto"/>
            <w:bottom w:val="none" w:sz="0" w:space="0" w:color="auto"/>
            <w:right w:val="none" w:sz="0" w:space="0" w:color="auto"/>
          </w:divBdr>
        </w:div>
        <w:div w:id="119806415">
          <w:marLeft w:val="640"/>
          <w:marRight w:val="0"/>
          <w:marTop w:val="0"/>
          <w:marBottom w:val="0"/>
          <w:divBdr>
            <w:top w:val="none" w:sz="0" w:space="0" w:color="auto"/>
            <w:left w:val="none" w:sz="0" w:space="0" w:color="auto"/>
            <w:bottom w:val="none" w:sz="0" w:space="0" w:color="auto"/>
            <w:right w:val="none" w:sz="0" w:space="0" w:color="auto"/>
          </w:divBdr>
        </w:div>
        <w:div w:id="120344053">
          <w:marLeft w:val="640"/>
          <w:marRight w:val="0"/>
          <w:marTop w:val="0"/>
          <w:marBottom w:val="0"/>
          <w:divBdr>
            <w:top w:val="none" w:sz="0" w:space="0" w:color="auto"/>
            <w:left w:val="none" w:sz="0" w:space="0" w:color="auto"/>
            <w:bottom w:val="none" w:sz="0" w:space="0" w:color="auto"/>
            <w:right w:val="none" w:sz="0" w:space="0" w:color="auto"/>
          </w:divBdr>
        </w:div>
        <w:div w:id="138965409">
          <w:marLeft w:val="640"/>
          <w:marRight w:val="0"/>
          <w:marTop w:val="0"/>
          <w:marBottom w:val="0"/>
          <w:divBdr>
            <w:top w:val="none" w:sz="0" w:space="0" w:color="auto"/>
            <w:left w:val="none" w:sz="0" w:space="0" w:color="auto"/>
            <w:bottom w:val="none" w:sz="0" w:space="0" w:color="auto"/>
            <w:right w:val="none" w:sz="0" w:space="0" w:color="auto"/>
          </w:divBdr>
        </w:div>
        <w:div w:id="162857810">
          <w:marLeft w:val="640"/>
          <w:marRight w:val="0"/>
          <w:marTop w:val="0"/>
          <w:marBottom w:val="0"/>
          <w:divBdr>
            <w:top w:val="none" w:sz="0" w:space="0" w:color="auto"/>
            <w:left w:val="none" w:sz="0" w:space="0" w:color="auto"/>
            <w:bottom w:val="none" w:sz="0" w:space="0" w:color="auto"/>
            <w:right w:val="none" w:sz="0" w:space="0" w:color="auto"/>
          </w:divBdr>
        </w:div>
        <w:div w:id="184297372">
          <w:marLeft w:val="640"/>
          <w:marRight w:val="0"/>
          <w:marTop w:val="0"/>
          <w:marBottom w:val="0"/>
          <w:divBdr>
            <w:top w:val="none" w:sz="0" w:space="0" w:color="auto"/>
            <w:left w:val="none" w:sz="0" w:space="0" w:color="auto"/>
            <w:bottom w:val="none" w:sz="0" w:space="0" w:color="auto"/>
            <w:right w:val="none" w:sz="0" w:space="0" w:color="auto"/>
          </w:divBdr>
        </w:div>
        <w:div w:id="192230162">
          <w:marLeft w:val="640"/>
          <w:marRight w:val="0"/>
          <w:marTop w:val="0"/>
          <w:marBottom w:val="0"/>
          <w:divBdr>
            <w:top w:val="none" w:sz="0" w:space="0" w:color="auto"/>
            <w:left w:val="none" w:sz="0" w:space="0" w:color="auto"/>
            <w:bottom w:val="none" w:sz="0" w:space="0" w:color="auto"/>
            <w:right w:val="none" w:sz="0" w:space="0" w:color="auto"/>
          </w:divBdr>
        </w:div>
        <w:div w:id="199364740">
          <w:marLeft w:val="640"/>
          <w:marRight w:val="0"/>
          <w:marTop w:val="0"/>
          <w:marBottom w:val="0"/>
          <w:divBdr>
            <w:top w:val="none" w:sz="0" w:space="0" w:color="auto"/>
            <w:left w:val="none" w:sz="0" w:space="0" w:color="auto"/>
            <w:bottom w:val="none" w:sz="0" w:space="0" w:color="auto"/>
            <w:right w:val="none" w:sz="0" w:space="0" w:color="auto"/>
          </w:divBdr>
        </w:div>
        <w:div w:id="229510377">
          <w:marLeft w:val="640"/>
          <w:marRight w:val="0"/>
          <w:marTop w:val="0"/>
          <w:marBottom w:val="0"/>
          <w:divBdr>
            <w:top w:val="none" w:sz="0" w:space="0" w:color="auto"/>
            <w:left w:val="none" w:sz="0" w:space="0" w:color="auto"/>
            <w:bottom w:val="none" w:sz="0" w:space="0" w:color="auto"/>
            <w:right w:val="none" w:sz="0" w:space="0" w:color="auto"/>
          </w:divBdr>
        </w:div>
        <w:div w:id="258418100">
          <w:marLeft w:val="640"/>
          <w:marRight w:val="0"/>
          <w:marTop w:val="0"/>
          <w:marBottom w:val="0"/>
          <w:divBdr>
            <w:top w:val="none" w:sz="0" w:space="0" w:color="auto"/>
            <w:left w:val="none" w:sz="0" w:space="0" w:color="auto"/>
            <w:bottom w:val="none" w:sz="0" w:space="0" w:color="auto"/>
            <w:right w:val="none" w:sz="0" w:space="0" w:color="auto"/>
          </w:divBdr>
        </w:div>
        <w:div w:id="271060141">
          <w:marLeft w:val="640"/>
          <w:marRight w:val="0"/>
          <w:marTop w:val="0"/>
          <w:marBottom w:val="0"/>
          <w:divBdr>
            <w:top w:val="none" w:sz="0" w:space="0" w:color="auto"/>
            <w:left w:val="none" w:sz="0" w:space="0" w:color="auto"/>
            <w:bottom w:val="none" w:sz="0" w:space="0" w:color="auto"/>
            <w:right w:val="none" w:sz="0" w:space="0" w:color="auto"/>
          </w:divBdr>
        </w:div>
        <w:div w:id="282198937">
          <w:marLeft w:val="640"/>
          <w:marRight w:val="0"/>
          <w:marTop w:val="0"/>
          <w:marBottom w:val="0"/>
          <w:divBdr>
            <w:top w:val="none" w:sz="0" w:space="0" w:color="auto"/>
            <w:left w:val="none" w:sz="0" w:space="0" w:color="auto"/>
            <w:bottom w:val="none" w:sz="0" w:space="0" w:color="auto"/>
            <w:right w:val="none" w:sz="0" w:space="0" w:color="auto"/>
          </w:divBdr>
        </w:div>
        <w:div w:id="289946261">
          <w:marLeft w:val="640"/>
          <w:marRight w:val="0"/>
          <w:marTop w:val="0"/>
          <w:marBottom w:val="0"/>
          <w:divBdr>
            <w:top w:val="none" w:sz="0" w:space="0" w:color="auto"/>
            <w:left w:val="none" w:sz="0" w:space="0" w:color="auto"/>
            <w:bottom w:val="none" w:sz="0" w:space="0" w:color="auto"/>
            <w:right w:val="none" w:sz="0" w:space="0" w:color="auto"/>
          </w:divBdr>
        </w:div>
        <w:div w:id="297613585">
          <w:marLeft w:val="640"/>
          <w:marRight w:val="0"/>
          <w:marTop w:val="0"/>
          <w:marBottom w:val="0"/>
          <w:divBdr>
            <w:top w:val="none" w:sz="0" w:space="0" w:color="auto"/>
            <w:left w:val="none" w:sz="0" w:space="0" w:color="auto"/>
            <w:bottom w:val="none" w:sz="0" w:space="0" w:color="auto"/>
            <w:right w:val="none" w:sz="0" w:space="0" w:color="auto"/>
          </w:divBdr>
        </w:div>
        <w:div w:id="312103985">
          <w:marLeft w:val="640"/>
          <w:marRight w:val="0"/>
          <w:marTop w:val="0"/>
          <w:marBottom w:val="0"/>
          <w:divBdr>
            <w:top w:val="none" w:sz="0" w:space="0" w:color="auto"/>
            <w:left w:val="none" w:sz="0" w:space="0" w:color="auto"/>
            <w:bottom w:val="none" w:sz="0" w:space="0" w:color="auto"/>
            <w:right w:val="none" w:sz="0" w:space="0" w:color="auto"/>
          </w:divBdr>
        </w:div>
        <w:div w:id="351499351">
          <w:marLeft w:val="640"/>
          <w:marRight w:val="0"/>
          <w:marTop w:val="0"/>
          <w:marBottom w:val="0"/>
          <w:divBdr>
            <w:top w:val="none" w:sz="0" w:space="0" w:color="auto"/>
            <w:left w:val="none" w:sz="0" w:space="0" w:color="auto"/>
            <w:bottom w:val="none" w:sz="0" w:space="0" w:color="auto"/>
            <w:right w:val="none" w:sz="0" w:space="0" w:color="auto"/>
          </w:divBdr>
        </w:div>
        <w:div w:id="373895478">
          <w:marLeft w:val="640"/>
          <w:marRight w:val="0"/>
          <w:marTop w:val="0"/>
          <w:marBottom w:val="0"/>
          <w:divBdr>
            <w:top w:val="none" w:sz="0" w:space="0" w:color="auto"/>
            <w:left w:val="none" w:sz="0" w:space="0" w:color="auto"/>
            <w:bottom w:val="none" w:sz="0" w:space="0" w:color="auto"/>
            <w:right w:val="none" w:sz="0" w:space="0" w:color="auto"/>
          </w:divBdr>
        </w:div>
        <w:div w:id="431245676">
          <w:marLeft w:val="640"/>
          <w:marRight w:val="0"/>
          <w:marTop w:val="0"/>
          <w:marBottom w:val="0"/>
          <w:divBdr>
            <w:top w:val="none" w:sz="0" w:space="0" w:color="auto"/>
            <w:left w:val="none" w:sz="0" w:space="0" w:color="auto"/>
            <w:bottom w:val="none" w:sz="0" w:space="0" w:color="auto"/>
            <w:right w:val="none" w:sz="0" w:space="0" w:color="auto"/>
          </w:divBdr>
        </w:div>
        <w:div w:id="440078039">
          <w:marLeft w:val="640"/>
          <w:marRight w:val="0"/>
          <w:marTop w:val="0"/>
          <w:marBottom w:val="0"/>
          <w:divBdr>
            <w:top w:val="none" w:sz="0" w:space="0" w:color="auto"/>
            <w:left w:val="none" w:sz="0" w:space="0" w:color="auto"/>
            <w:bottom w:val="none" w:sz="0" w:space="0" w:color="auto"/>
            <w:right w:val="none" w:sz="0" w:space="0" w:color="auto"/>
          </w:divBdr>
        </w:div>
        <w:div w:id="454251152">
          <w:marLeft w:val="640"/>
          <w:marRight w:val="0"/>
          <w:marTop w:val="0"/>
          <w:marBottom w:val="0"/>
          <w:divBdr>
            <w:top w:val="none" w:sz="0" w:space="0" w:color="auto"/>
            <w:left w:val="none" w:sz="0" w:space="0" w:color="auto"/>
            <w:bottom w:val="none" w:sz="0" w:space="0" w:color="auto"/>
            <w:right w:val="none" w:sz="0" w:space="0" w:color="auto"/>
          </w:divBdr>
        </w:div>
        <w:div w:id="487408617">
          <w:marLeft w:val="640"/>
          <w:marRight w:val="0"/>
          <w:marTop w:val="0"/>
          <w:marBottom w:val="0"/>
          <w:divBdr>
            <w:top w:val="none" w:sz="0" w:space="0" w:color="auto"/>
            <w:left w:val="none" w:sz="0" w:space="0" w:color="auto"/>
            <w:bottom w:val="none" w:sz="0" w:space="0" w:color="auto"/>
            <w:right w:val="none" w:sz="0" w:space="0" w:color="auto"/>
          </w:divBdr>
        </w:div>
        <w:div w:id="497574686">
          <w:marLeft w:val="640"/>
          <w:marRight w:val="0"/>
          <w:marTop w:val="0"/>
          <w:marBottom w:val="0"/>
          <w:divBdr>
            <w:top w:val="none" w:sz="0" w:space="0" w:color="auto"/>
            <w:left w:val="none" w:sz="0" w:space="0" w:color="auto"/>
            <w:bottom w:val="none" w:sz="0" w:space="0" w:color="auto"/>
            <w:right w:val="none" w:sz="0" w:space="0" w:color="auto"/>
          </w:divBdr>
        </w:div>
        <w:div w:id="505168027">
          <w:marLeft w:val="640"/>
          <w:marRight w:val="0"/>
          <w:marTop w:val="0"/>
          <w:marBottom w:val="0"/>
          <w:divBdr>
            <w:top w:val="none" w:sz="0" w:space="0" w:color="auto"/>
            <w:left w:val="none" w:sz="0" w:space="0" w:color="auto"/>
            <w:bottom w:val="none" w:sz="0" w:space="0" w:color="auto"/>
            <w:right w:val="none" w:sz="0" w:space="0" w:color="auto"/>
          </w:divBdr>
        </w:div>
        <w:div w:id="507987134">
          <w:marLeft w:val="640"/>
          <w:marRight w:val="0"/>
          <w:marTop w:val="0"/>
          <w:marBottom w:val="0"/>
          <w:divBdr>
            <w:top w:val="none" w:sz="0" w:space="0" w:color="auto"/>
            <w:left w:val="none" w:sz="0" w:space="0" w:color="auto"/>
            <w:bottom w:val="none" w:sz="0" w:space="0" w:color="auto"/>
            <w:right w:val="none" w:sz="0" w:space="0" w:color="auto"/>
          </w:divBdr>
        </w:div>
        <w:div w:id="509028297">
          <w:marLeft w:val="640"/>
          <w:marRight w:val="0"/>
          <w:marTop w:val="0"/>
          <w:marBottom w:val="0"/>
          <w:divBdr>
            <w:top w:val="none" w:sz="0" w:space="0" w:color="auto"/>
            <w:left w:val="none" w:sz="0" w:space="0" w:color="auto"/>
            <w:bottom w:val="none" w:sz="0" w:space="0" w:color="auto"/>
            <w:right w:val="none" w:sz="0" w:space="0" w:color="auto"/>
          </w:divBdr>
        </w:div>
        <w:div w:id="552077675">
          <w:marLeft w:val="640"/>
          <w:marRight w:val="0"/>
          <w:marTop w:val="0"/>
          <w:marBottom w:val="0"/>
          <w:divBdr>
            <w:top w:val="none" w:sz="0" w:space="0" w:color="auto"/>
            <w:left w:val="none" w:sz="0" w:space="0" w:color="auto"/>
            <w:bottom w:val="none" w:sz="0" w:space="0" w:color="auto"/>
            <w:right w:val="none" w:sz="0" w:space="0" w:color="auto"/>
          </w:divBdr>
        </w:div>
        <w:div w:id="563369788">
          <w:marLeft w:val="640"/>
          <w:marRight w:val="0"/>
          <w:marTop w:val="0"/>
          <w:marBottom w:val="0"/>
          <w:divBdr>
            <w:top w:val="none" w:sz="0" w:space="0" w:color="auto"/>
            <w:left w:val="none" w:sz="0" w:space="0" w:color="auto"/>
            <w:bottom w:val="none" w:sz="0" w:space="0" w:color="auto"/>
            <w:right w:val="none" w:sz="0" w:space="0" w:color="auto"/>
          </w:divBdr>
        </w:div>
        <w:div w:id="574166151">
          <w:marLeft w:val="640"/>
          <w:marRight w:val="0"/>
          <w:marTop w:val="0"/>
          <w:marBottom w:val="0"/>
          <w:divBdr>
            <w:top w:val="none" w:sz="0" w:space="0" w:color="auto"/>
            <w:left w:val="none" w:sz="0" w:space="0" w:color="auto"/>
            <w:bottom w:val="none" w:sz="0" w:space="0" w:color="auto"/>
            <w:right w:val="none" w:sz="0" w:space="0" w:color="auto"/>
          </w:divBdr>
        </w:div>
        <w:div w:id="615019826">
          <w:marLeft w:val="640"/>
          <w:marRight w:val="0"/>
          <w:marTop w:val="0"/>
          <w:marBottom w:val="0"/>
          <w:divBdr>
            <w:top w:val="none" w:sz="0" w:space="0" w:color="auto"/>
            <w:left w:val="none" w:sz="0" w:space="0" w:color="auto"/>
            <w:bottom w:val="none" w:sz="0" w:space="0" w:color="auto"/>
            <w:right w:val="none" w:sz="0" w:space="0" w:color="auto"/>
          </w:divBdr>
        </w:div>
        <w:div w:id="661615778">
          <w:marLeft w:val="640"/>
          <w:marRight w:val="0"/>
          <w:marTop w:val="0"/>
          <w:marBottom w:val="0"/>
          <w:divBdr>
            <w:top w:val="none" w:sz="0" w:space="0" w:color="auto"/>
            <w:left w:val="none" w:sz="0" w:space="0" w:color="auto"/>
            <w:bottom w:val="none" w:sz="0" w:space="0" w:color="auto"/>
            <w:right w:val="none" w:sz="0" w:space="0" w:color="auto"/>
          </w:divBdr>
        </w:div>
        <w:div w:id="699207847">
          <w:marLeft w:val="640"/>
          <w:marRight w:val="0"/>
          <w:marTop w:val="0"/>
          <w:marBottom w:val="0"/>
          <w:divBdr>
            <w:top w:val="none" w:sz="0" w:space="0" w:color="auto"/>
            <w:left w:val="none" w:sz="0" w:space="0" w:color="auto"/>
            <w:bottom w:val="none" w:sz="0" w:space="0" w:color="auto"/>
            <w:right w:val="none" w:sz="0" w:space="0" w:color="auto"/>
          </w:divBdr>
        </w:div>
        <w:div w:id="735131704">
          <w:marLeft w:val="640"/>
          <w:marRight w:val="0"/>
          <w:marTop w:val="0"/>
          <w:marBottom w:val="0"/>
          <w:divBdr>
            <w:top w:val="none" w:sz="0" w:space="0" w:color="auto"/>
            <w:left w:val="none" w:sz="0" w:space="0" w:color="auto"/>
            <w:bottom w:val="none" w:sz="0" w:space="0" w:color="auto"/>
            <w:right w:val="none" w:sz="0" w:space="0" w:color="auto"/>
          </w:divBdr>
        </w:div>
        <w:div w:id="779566588">
          <w:marLeft w:val="640"/>
          <w:marRight w:val="0"/>
          <w:marTop w:val="0"/>
          <w:marBottom w:val="0"/>
          <w:divBdr>
            <w:top w:val="none" w:sz="0" w:space="0" w:color="auto"/>
            <w:left w:val="none" w:sz="0" w:space="0" w:color="auto"/>
            <w:bottom w:val="none" w:sz="0" w:space="0" w:color="auto"/>
            <w:right w:val="none" w:sz="0" w:space="0" w:color="auto"/>
          </w:divBdr>
        </w:div>
        <w:div w:id="808131630">
          <w:marLeft w:val="640"/>
          <w:marRight w:val="0"/>
          <w:marTop w:val="0"/>
          <w:marBottom w:val="0"/>
          <w:divBdr>
            <w:top w:val="none" w:sz="0" w:space="0" w:color="auto"/>
            <w:left w:val="none" w:sz="0" w:space="0" w:color="auto"/>
            <w:bottom w:val="none" w:sz="0" w:space="0" w:color="auto"/>
            <w:right w:val="none" w:sz="0" w:space="0" w:color="auto"/>
          </w:divBdr>
        </w:div>
        <w:div w:id="839387279">
          <w:marLeft w:val="640"/>
          <w:marRight w:val="0"/>
          <w:marTop w:val="0"/>
          <w:marBottom w:val="0"/>
          <w:divBdr>
            <w:top w:val="none" w:sz="0" w:space="0" w:color="auto"/>
            <w:left w:val="none" w:sz="0" w:space="0" w:color="auto"/>
            <w:bottom w:val="none" w:sz="0" w:space="0" w:color="auto"/>
            <w:right w:val="none" w:sz="0" w:space="0" w:color="auto"/>
          </w:divBdr>
        </w:div>
        <w:div w:id="873465462">
          <w:marLeft w:val="640"/>
          <w:marRight w:val="0"/>
          <w:marTop w:val="0"/>
          <w:marBottom w:val="0"/>
          <w:divBdr>
            <w:top w:val="none" w:sz="0" w:space="0" w:color="auto"/>
            <w:left w:val="none" w:sz="0" w:space="0" w:color="auto"/>
            <w:bottom w:val="none" w:sz="0" w:space="0" w:color="auto"/>
            <w:right w:val="none" w:sz="0" w:space="0" w:color="auto"/>
          </w:divBdr>
        </w:div>
        <w:div w:id="888034593">
          <w:marLeft w:val="640"/>
          <w:marRight w:val="0"/>
          <w:marTop w:val="0"/>
          <w:marBottom w:val="0"/>
          <w:divBdr>
            <w:top w:val="none" w:sz="0" w:space="0" w:color="auto"/>
            <w:left w:val="none" w:sz="0" w:space="0" w:color="auto"/>
            <w:bottom w:val="none" w:sz="0" w:space="0" w:color="auto"/>
            <w:right w:val="none" w:sz="0" w:space="0" w:color="auto"/>
          </w:divBdr>
        </w:div>
        <w:div w:id="919749067">
          <w:marLeft w:val="640"/>
          <w:marRight w:val="0"/>
          <w:marTop w:val="0"/>
          <w:marBottom w:val="0"/>
          <w:divBdr>
            <w:top w:val="none" w:sz="0" w:space="0" w:color="auto"/>
            <w:left w:val="none" w:sz="0" w:space="0" w:color="auto"/>
            <w:bottom w:val="none" w:sz="0" w:space="0" w:color="auto"/>
            <w:right w:val="none" w:sz="0" w:space="0" w:color="auto"/>
          </w:divBdr>
        </w:div>
        <w:div w:id="953832086">
          <w:marLeft w:val="640"/>
          <w:marRight w:val="0"/>
          <w:marTop w:val="0"/>
          <w:marBottom w:val="0"/>
          <w:divBdr>
            <w:top w:val="none" w:sz="0" w:space="0" w:color="auto"/>
            <w:left w:val="none" w:sz="0" w:space="0" w:color="auto"/>
            <w:bottom w:val="none" w:sz="0" w:space="0" w:color="auto"/>
            <w:right w:val="none" w:sz="0" w:space="0" w:color="auto"/>
          </w:divBdr>
        </w:div>
        <w:div w:id="1008214640">
          <w:marLeft w:val="640"/>
          <w:marRight w:val="0"/>
          <w:marTop w:val="0"/>
          <w:marBottom w:val="0"/>
          <w:divBdr>
            <w:top w:val="none" w:sz="0" w:space="0" w:color="auto"/>
            <w:left w:val="none" w:sz="0" w:space="0" w:color="auto"/>
            <w:bottom w:val="none" w:sz="0" w:space="0" w:color="auto"/>
            <w:right w:val="none" w:sz="0" w:space="0" w:color="auto"/>
          </w:divBdr>
        </w:div>
        <w:div w:id="1037394531">
          <w:marLeft w:val="640"/>
          <w:marRight w:val="0"/>
          <w:marTop w:val="0"/>
          <w:marBottom w:val="0"/>
          <w:divBdr>
            <w:top w:val="none" w:sz="0" w:space="0" w:color="auto"/>
            <w:left w:val="none" w:sz="0" w:space="0" w:color="auto"/>
            <w:bottom w:val="none" w:sz="0" w:space="0" w:color="auto"/>
            <w:right w:val="none" w:sz="0" w:space="0" w:color="auto"/>
          </w:divBdr>
        </w:div>
        <w:div w:id="1042439622">
          <w:marLeft w:val="640"/>
          <w:marRight w:val="0"/>
          <w:marTop w:val="0"/>
          <w:marBottom w:val="0"/>
          <w:divBdr>
            <w:top w:val="none" w:sz="0" w:space="0" w:color="auto"/>
            <w:left w:val="none" w:sz="0" w:space="0" w:color="auto"/>
            <w:bottom w:val="none" w:sz="0" w:space="0" w:color="auto"/>
            <w:right w:val="none" w:sz="0" w:space="0" w:color="auto"/>
          </w:divBdr>
        </w:div>
        <w:div w:id="1103498243">
          <w:marLeft w:val="640"/>
          <w:marRight w:val="0"/>
          <w:marTop w:val="0"/>
          <w:marBottom w:val="0"/>
          <w:divBdr>
            <w:top w:val="none" w:sz="0" w:space="0" w:color="auto"/>
            <w:left w:val="none" w:sz="0" w:space="0" w:color="auto"/>
            <w:bottom w:val="none" w:sz="0" w:space="0" w:color="auto"/>
            <w:right w:val="none" w:sz="0" w:space="0" w:color="auto"/>
          </w:divBdr>
        </w:div>
        <w:div w:id="1127964373">
          <w:marLeft w:val="640"/>
          <w:marRight w:val="0"/>
          <w:marTop w:val="0"/>
          <w:marBottom w:val="0"/>
          <w:divBdr>
            <w:top w:val="none" w:sz="0" w:space="0" w:color="auto"/>
            <w:left w:val="none" w:sz="0" w:space="0" w:color="auto"/>
            <w:bottom w:val="none" w:sz="0" w:space="0" w:color="auto"/>
            <w:right w:val="none" w:sz="0" w:space="0" w:color="auto"/>
          </w:divBdr>
        </w:div>
        <w:div w:id="1156871413">
          <w:marLeft w:val="640"/>
          <w:marRight w:val="0"/>
          <w:marTop w:val="0"/>
          <w:marBottom w:val="0"/>
          <w:divBdr>
            <w:top w:val="none" w:sz="0" w:space="0" w:color="auto"/>
            <w:left w:val="none" w:sz="0" w:space="0" w:color="auto"/>
            <w:bottom w:val="none" w:sz="0" w:space="0" w:color="auto"/>
            <w:right w:val="none" w:sz="0" w:space="0" w:color="auto"/>
          </w:divBdr>
        </w:div>
        <w:div w:id="1166241149">
          <w:marLeft w:val="640"/>
          <w:marRight w:val="0"/>
          <w:marTop w:val="0"/>
          <w:marBottom w:val="0"/>
          <w:divBdr>
            <w:top w:val="none" w:sz="0" w:space="0" w:color="auto"/>
            <w:left w:val="none" w:sz="0" w:space="0" w:color="auto"/>
            <w:bottom w:val="none" w:sz="0" w:space="0" w:color="auto"/>
            <w:right w:val="none" w:sz="0" w:space="0" w:color="auto"/>
          </w:divBdr>
        </w:div>
        <w:div w:id="1172447972">
          <w:marLeft w:val="640"/>
          <w:marRight w:val="0"/>
          <w:marTop w:val="0"/>
          <w:marBottom w:val="0"/>
          <w:divBdr>
            <w:top w:val="none" w:sz="0" w:space="0" w:color="auto"/>
            <w:left w:val="none" w:sz="0" w:space="0" w:color="auto"/>
            <w:bottom w:val="none" w:sz="0" w:space="0" w:color="auto"/>
            <w:right w:val="none" w:sz="0" w:space="0" w:color="auto"/>
          </w:divBdr>
        </w:div>
        <w:div w:id="1182624034">
          <w:marLeft w:val="640"/>
          <w:marRight w:val="0"/>
          <w:marTop w:val="0"/>
          <w:marBottom w:val="0"/>
          <w:divBdr>
            <w:top w:val="none" w:sz="0" w:space="0" w:color="auto"/>
            <w:left w:val="none" w:sz="0" w:space="0" w:color="auto"/>
            <w:bottom w:val="none" w:sz="0" w:space="0" w:color="auto"/>
            <w:right w:val="none" w:sz="0" w:space="0" w:color="auto"/>
          </w:divBdr>
        </w:div>
        <w:div w:id="1290629104">
          <w:marLeft w:val="640"/>
          <w:marRight w:val="0"/>
          <w:marTop w:val="0"/>
          <w:marBottom w:val="0"/>
          <w:divBdr>
            <w:top w:val="none" w:sz="0" w:space="0" w:color="auto"/>
            <w:left w:val="none" w:sz="0" w:space="0" w:color="auto"/>
            <w:bottom w:val="none" w:sz="0" w:space="0" w:color="auto"/>
            <w:right w:val="none" w:sz="0" w:space="0" w:color="auto"/>
          </w:divBdr>
        </w:div>
        <w:div w:id="1300764443">
          <w:marLeft w:val="640"/>
          <w:marRight w:val="0"/>
          <w:marTop w:val="0"/>
          <w:marBottom w:val="0"/>
          <w:divBdr>
            <w:top w:val="none" w:sz="0" w:space="0" w:color="auto"/>
            <w:left w:val="none" w:sz="0" w:space="0" w:color="auto"/>
            <w:bottom w:val="none" w:sz="0" w:space="0" w:color="auto"/>
            <w:right w:val="none" w:sz="0" w:space="0" w:color="auto"/>
          </w:divBdr>
        </w:div>
        <w:div w:id="1307510475">
          <w:marLeft w:val="640"/>
          <w:marRight w:val="0"/>
          <w:marTop w:val="0"/>
          <w:marBottom w:val="0"/>
          <w:divBdr>
            <w:top w:val="none" w:sz="0" w:space="0" w:color="auto"/>
            <w:left w:val="none" w:sz="0" w:space="0" w:color="auto"/>
            <w:bottom w:val="none" w:sz="0" w:space="0" w:color="auto"/>
            <w:right w:val="none" w:sz="0" w:space="0" w:color="auto"/>
          </w:divBdr>
        </w:div>
        <w:div w:id="1373964030">
          <w:marLeft w:val="640"/>
          <w:marRight w:val="0"/>
          <w:marTop w:val="0"/>
          <w:marBottom w:val="0"/>
          <w:divBdr>
            <w:top w:val="none" w:sz="0" w:space="0" w:color="auto"/>
            <w:left w:val="none" w:sz="0" w:space="0" w:color="auto"/>
            <w:bottom w:val="none" w:sz="0" w:space="0" w:color="auto"/>
            <w:right w:val="none" w:sz="0" w:space="0" w:color="auto"/>
          </w:divBdr>
        </w:div>
        <w:div w:id="1386828536">
          <w:marLeft w:val="640"/>
          <w:marRight w:val="0"/>
          <w:marTop w:val="0"/>
          <w:marBottom w:val="0"/>
          <w:divBdr>
            <w:top w:val="none" w:sz="0" w:space="0" w:color="auto"/>
            <w:left w:val="none" w:sz="0" w:space="0" w:color="auto"/>
            <w:bottom w:val="none" w:sz="0" w:space="0" w:color="auto"/>
            <w:right w:val="none" w:sz="0" w:space="0" w:color="auto"/>
          </w:divBdr>
        </w:div>
        <w:div w:id="1400589122">
          <w:marLeft w:val="640"/>
          <w:marRight w:val="0"/>
          <w:marTop w:val="0"/>
          <w:marBottom w:val="0"/>
          <w:divBdr>
            <w:top w:val="none" w:sz="0" w:space="0" w:color="auto"/>
            <w:left w:val="none" w:sz="0" w:space="0" w:color="auto"/>
            <w:bottom w:val="none" w:sz="0" w:space="0" w:color="auto"/>
            <w:right w:val="none" w:sz="0" w:space="0" w:color="auto"/>
          </w:divBdr>
        </w:div>
        <w:div w:id="1459762160">
          <w:marLeft w:val="640"/>
          <w:marRight w:val="0"/>
          <w:marTop w:val="0"/>
          <w:marBottom w:val="0"/>
          <w:divBdr>
            <w:top w:val="none" w:sz="0" w:space="0" w:color="auto"/>
            <w:left w:val="none" w:sz="0" w:space="0" w:color="auto"/>
            <w:bottom w:val="none" w:sz="0" w:space="0" w:color="auto"/>
            <w:right w:val="none" w:sz="0" w:space="0" w:color="auto"/>
          </w:divBdr>
        </w:div>
        <w:div w:id="1489399833">
          <w:marLeft w:val="640"/>
          <w:marRight w:val="0"/>
          <w:marTop w:val="0"/>
          <w:marBottom w:val="0"/>
          <w:divBdr>
            <w:top w:val="none" w:sz="0" w:space="0" w:color="auto"/>
            <w:left w:val="none" w:sz="0" w:space="0" w:color="auto"/>
            <w:bottom w:val="none" w:sz="0" w:space="0" w:color="auto"/>
            <w:right w:val="none" w:sz="0" w:space="0" w:color="auto"/>
          </w:divBdr>
        </w:div>
        <w:div w:id="1509170568">
          <w:marLeft w:val="640"/>
          <w:marRight w:val="0"/>
          <w:marTop w:val="0"/>
          <w:marBottom w:val="0"/>
          <w:divBdr>
            <w:top w:val="none" w:sz="0" w:space="0" w:color="auto"/>
            <w:left w:val="none" w:sz="0" w:space="0" w:color="auto"/>
            <w:bottom w:val="none" w:sz="0" w:space="0" w:color="auto"/>
            <w:right w:val="none" w:sz="0" w:space="0" w:color="auto"/>
          </w:divBdr>
        </w:div>
        <w:div w:id="1518151873">
          <w:marLeft w:val="640"/>
          <w:marRight w:val="0"/>
          <w:marTop w:val="0"/>
          <w:marBottom w:val="0"/>
          <w:divBdr>
            <w:top w:val="none" w:sz="0" w:space="0" w:color="auto"/>
            <w:left w:val="none" w:sz="0" w:space="0" w:color="auto"/>
            <w:bottom w:val="none" w:sz="0" w:space="0" w:color="auto"/>
            <w:right w:val="none" w:sz="0" w:space="0" w:color="auto"/>
          </w:divBdr>
        </w:div>
        <w:div w:id="1518278164">
          <w:marLeft w:val="640"/>
          <w:marRight w:val="0"/>
          <w:marTop w:val="0"/>
          <w:marBottom w:val="0"/>
          <w:divBdr>
            <w:top w:val="none" w:sz="0" w:space="0" w:color="auto"/>
            <w:left w:val="none" w:sz="0" w:space="0" w:color="auto"/>
            <w:bottom w:val="none" w:sz="0" w:space="0" w:color="auto"/>
            <w:right w:val="none" w:sz="0" w:space="0" w:color="auto"/>
          </w:divBdr>
        </w:div>
        <w:div w:id="1553729434">
          <w:marLeft w:val="640"/>
          <w:marRight w:val="0"/>
          <w:marTop w:val="0"/>
          <w:marBottom w:val="0"/>
          <w:divBdr>
            <w:top w:val="none" w:sz="0" w:space="0" w:color="auto"/>
            <w:left w:val="none" w:sz="0" w:space="0" w:color="auto"/>
            <w:bottom w:val="none" w:sz="0" w:space="0" w:color="auto"/>
            <w:right w:val="none" w:sz="0" w:space="0" w:color="auto"/>
          </w:divBdr>
        </w:div>
        <w:div w:id="1564364825">
          <w:marLeft w:val="640"/>
          <w:marRight w:val="0"/>
          <w:marTop w:val="0"/>
          <w:marBottom w:val="0"/>
          <w:divBdr>
            <w:top w:val="none" w:sz="0" w:space="0" w:color="auto"/>
            <w:left w:val="none" w:sz="0" w:space="0" w:color="auto"/>
            <w:bottom w:val="none" w:sz="0" w:space="0" w:color="auto"/>
            <w:right w:val="none" w:sz="0" w:space="0" w:color="auto"/>
          </w:divBdr>
        </w:div>
        <w:div w:id="1612590716">
          <w:marLeft w:val="640"/>
          <w:marRight w:val="0"/>
          <w:marTop w:val="0"/>
          <w:marBottom w:val="0"/>
          <w:divBdr>
            <w:top w:val="none" w:sz="0" w:space="0" w:color="auto"/>
            <w:left w:val="none" w:sz="0" w:space="0" w:color="auto"/>
            <w:bottom w:val="none" w:sz="0" w:space="0" w:color="auto"/>
            <w:right w:val="none" w:sz="0" w:space="0" w:color="auto"/>
          </w:divBdr>
        </w:div>
        <w:div w:id="1659307923">
          <w:marLeft w:val="640"/>
          <w:marRight w:val="0"/>
          <w:marTop w:val="0"/>
          <w:marBottom w:val="0"/>
          <w:divBdr>
            <w:top w:val="none" w:sz="0" w:space="0" w:color="auto"/>
            <w:left w:val="none" w:sz="0" w:space="0" w:color="auto"/>
            <w:bottom w:val="none" w:sz="0" w:space="0" w:color="auto"/>
            <w:right w:val="none" w:sz="0" w:space="0" w:color="auto"/>
          </w:divBdr>
        </w:div>
        <w:div w:id="1659383096">
          <w:marLeft w:val="640"/>
          <w:marRight w:val="0"/>
          <w:marTop w:val="0"/>
          <w:marBottom w:val="0"/>
          <w:divBdr>
            <w:top w:val="none" w:sz="0" w:space="0" w:color="auto"/>
            <w:left w:val="none" w:sz="0" w:space="0" w:color="auto"/>
            <w:bottom w:val="none" w:sz="0" w:space="0" w:color="auto"/>
            <w:right w:val="none" w:sz="0" w:space="0" w:color="auto"/>
          </w:divBdr>
        </w:div>
        <w:div w:id="1662350134">
          <w:marLeft w:val="640"/>
          <w:marRight w:val="0"/>
          <w:marTop w:val="0"/>
          <w:marBottom w:val="0"/>
          <w:divBdr>
            <w:top w:val="none" w:sz="0" w:space="0" w:color="auto"/>
            <w:left w:val="none" w:sz="0" w:space="0" w:color="auto"/>
            <w:bottom w:val="none" w:sz="0" w:space="0" w:color="auto"/>
            <w:right w:val="none" w:sz="0" w:space="0" w:color="auto"/>
          </w:divBdr>
        </w:div>
        <w:div w:id="1670908158">
          <w:marLeft w:val="640"/>
          <w:marRight w:val="0"/>
          <w:marTop w:val="0"/>
          <w:marBottom w:val="0"/>
          <w:divBdr>
            <w:top w:val="none" w:sz="0" w:space="0" w:color="auto"/>
            <w:left w:val="none" w:sz="0" w:space="0" w:color="auto"/>
            <w:bottom w:val="none" w:sz="0" w:space="0" w:color="auto"/>
            <w:right w:val="none" w:sz="0" w:space="0" w:color="auto"/>
          </w:divBdr>
        </w:div>
        <w:div w:id="1677731232">
          <w:marLeft w:val="640"/>
          <w:marRight w:val="0"/>
          <w:marTop w:val="0"/>
          <w:marBottom w:val="0"/>
          <w:divBdr>
            <w:top w:val="none" w:sz="0" w:space="0" w:color="auto"/>
            <w:left w:val="none" w:sz="0" w:space="0" w:color="auto"/>
            <w:bottom w:val="none" w:sz="0" w:space="0" w:color="auto"/>
            <w:right w:val="none" w:sz="0" w:space="0" w:color="auto"/>
          </w:divBdr>
        </w:div>
        <w:div w:id="1679696573">
          <w:marLeft w:val="640"/>
          <w:marRight w:val="0"/>
          <w:marTop w:val="0"/>
          <w:marBottom w:val="0"/>
          <w:divBdr>
            <w:top w:val="none" w:sz="0" w:space="0" w:color="auto"/>
            <w:left w:val="none" w:sz="0" w:space="0" w:color="auto"/>
            <w:bottom w:val="none" w:sz="0" w:space="0" w:color="auto"/>
            <w:right w:val="none" w:sz="0" w:space="0" w:color="auto"/>
          </w:divBdr>
        </w:div>
        <w:div w:id="1694765865">
          <w:marLeft w:val="640"/>
          <w:marRight w:val="0"/>
          <w:marTop w:val="0"/>
          <w:marBottom w:val="0"/>
          <w:divBdr>
            <w:top w:val="none" w:sz="0" w:space="0" w:color="auto"/>
            <w:left w:val="none" w:sz="0" w:space="0" w:color="auto"/>
            <w:bottom w:val="none" w:sz="0" w:space="0" w:color="auto"/>
            <w:right w:val="none" w:sz="0" w:space="0" w:color="auto"/>
          </w:divBdr>
        </w:div>
        <w:div w:id="1765304800">
          <w:marLeft w:val="640"/>
          <w:marRight w:val="0"/>
          <w:marTop w:val="0"/>
          <w:marBottom w:val="0"/>
          <w:divBdr>
            <w:top w:val="none" w:sz="0" w:space="0" w:color="auto"/>
            <w:left w:val="none" w:sz="0" w:space="0" w:color="auto"/>
            <w:bottom w:val="none" w:sz="0" w:space="0" w:color="auto"/>
            <w:right w:val="none" w:sz="0" w:space="0" w:color="auto"/>
          </w:divBdr>
        </w:div>
        <w:div w:id="1779175781">
          <w:marLeft w:val="640"/>
          <w:marRight w:val="0"/>
          <w:marTop w:val="0"/>
          <w:marBottom w:val="0"/>
          <w:divBdr>
            <w:top w:val="none" w:sz="0" w:space="0" w:color="auto"/>
            <w:left w:val="none" w:sz="0" w:space="0" w:color="auto"/>
            <w:bottom w:val="none" w:sz="0" w:space="0" w:color="auto"/>
            <w:right w:val="none" w:sz="0" w:space="0" w:color="auto"/>
          </w:divBdr>
        </w:div>
        <w:div w:id="1779982662">
          <w:marLeft w:val="640"/>
          <w:marRight w:val="0"/>
          <w:marTop w:val="0"/>
          <w:marBottom w:val="0"/>
          <w:divBdr>
            <w:top w:val="none" w:sz="0" w:space="0" w:color="auto"/>
            <w:left w:val="none" w:sz="0" w:space="0" w:color="auto"/>
            <w:bottom w:val="none" w:sz="0" w:space="0" w:color="auto"/>
            <w:right w:val="none" w:sz="0" w:space="0" w:color="auto"/>
          </w:divBdr>
        </w:div>
        <w:div w:id="1792091788">
          <w:marLeft w:val="640"/>
          <w:marRight w:val="0"/>
          <w:marTop w:val="0"/>
          <w:marBottom w:val="0"/>
          <w:divBdr>
            <w:top w:val="none" w:sz="0" w:space="0" w:color="auto"/>
            <w:left w:val="none" w:sz="0" w:space="0" w:color="auto"/>
            <w:bottom w:val="none" w:sz="0" w:space="0" w:color="auto"/>
            <w:right w:val="none" w:sz="0" w:space="0" w:color="auto"/>
          </w:divBdr>
        </w:div>
        <w:div w:id="1803187174">
          <w:marLeft w:val="640"/>
          <w:marRight w:val="0"/>
          <w:marTop w:val="0"/>
          <w:marBottom w:val="0"/>
          <w:divBdr>
            <w:top w:val="none" w:sz="0" w:space="0" w:color="auto"/>
            <w:left w:val="none" w:sz="0" w:space="0" w:color="auto"/>
            <w:bottom w:val="none" w:sz="0" w:space="0" w:color="auto"/>
            <w:right w:val="none" w:sz="0" w:space="0" w:color="auto"/>
          </w:divBdr>
        </w:div>
        <w:div w:id="1804273232">
          <w:marLeft w:val="640"/>
          <w:marRight w:val="0"/>
          <w:marTop w:val="0"/>
          <w:marBottom w:val="0"/>
          <w:divBdr>
            <w:top w:val="none" w:sz="0" w:space="0" w:color="auto"/>
            <w:left w:val="none" w:sz="0" w:space="0" w:color="auto"/>
            <w:bottom w:val="none" w:sz="0" w:space="0" w:color="auto"/>
            <w:right w:val="none" w:sz="0" w:space="0" w:color="auto"/>
          </w:divBdr>
        </w:div>
        <w:div w:id="1836874723">
          <w:marLeft w:val="640"/>
          <w:marRight w:val="0"/>
          <w:marTop w:val="0"/>
          <w:marBottom w:val="0"/>
          <w:divBdr>
            <w:top w:val="none" w:sz="0" w:space="0" w:color="auto"/>
            <w:left w:val="none" w:sz="0" w:space="0" w:color="auto"/>
            <w:bottom w:val="none" w:sz="0" w:space="0" w:color="auto"/>
            <w:right w:val="none" w:sz="0" w:space="0" w:color="auto"/>
          </w:divBdr>
        </w:div>
        <w:div w:id="1838766301">
          <w:marLeft w:val="640"/>
          <w:marRight w:val="0"/>
          <w:marTop w:val="0"/>
          <w:marBottom w:val="0"/>
          <w:divBdr>
            <w:top w:val="none" w:sz="0" w:space="0" w:color="auto"/>
            <w:left w:val="none" w:sz="0" w:space="0" w:color="auto"/>
            <w:bottom w:val="none" w:sz="0" w:space="0" w:color="auto"/>
            <w:right w:val="none" w:sz="0" w:space="0" w:color="auto"/>
          </w:divBdr>
        </w:div>
        <w:div w:id="1847472864">
          <w:marLeft w:val="640"/>
          <w:marRight w:val="0"/>
          <w:marTop w:val="0"/>
          <w:marBottom w:val="0"/>
          <w:divBdr>
            <w:top w:val="none" w:sz="0" w:space="0" w:color="auto"/>
            <w:left w:val="none" w:sz="0" w:space="0" w:color="auto"/>
            <w:bottom w:val="none" w:sz="0" w:space="0" w:color="auto"/>
            <w:right w:val="none" w:sz="0" w:space="0" w:color="auto"/>
          </w:divBdr>
        </w:div>
        <w:div w:id="1854343800">
          <w:marLeft w:val="640"/>
          <w:marRight w:val="0"/>
          <w:marTop w:val="0"/>
          <w:marBottom w:val="0"/>
          <w:divBdr>
            <w:top w:val="none" w:sz="0" w:space="0" w:color="auto"/>
            <w:left w:val="none" w:sz="0" w:space="0" w:color="auto"/>
            <w:bottom w:val="none" w:sz="0" w:space="0" w:color="auto"/>
            <w:right w:val="none" w:sz="0" w:space="0" w:color="auto"/>
          </w:divBdr>
        </w:div>
        <w:div w:id="1869442329">
          <w:marLeft w:val="640"/>
          <w:marRight w:val="0"/>
          <w:marTop w:val="0"/>
          <w:marBottom w:val="0"/>
          <w:divBdr>
            <w:top w:val="none" w:sz="0" w:space="0" w:color="auto"/>
            <w:left w:val="none" w:sz="0" w:space="0" w:color="auto"/>
            <w:bottom w:val="none" w:sz="0" w:space="0" w:color="auto"/>
            <w:right w:val="none" w:sz="0" w:space="0" w:color="auto"/>
          </w:divBdr>
        </w:div>
        <w:div w:id="1874800912">
          <w:marLeft w:val="640"/>
          <w:marRight w:val="0"/>
          <w:marTop w:val="0"/>
          <w:marBottom w:val="0"/>
          <w:divBdr>
            <w:top w:val="none" w:sz="0" w:space="0" w:color="auto"/>
            <w:left w:val="none" w:sz="0" w:space="0" w:color="auto"/>
            <w:bottom w:val="none" w:sz="0" w:space="0" w:color="auto"/>
            <w:right w:val="none" w:sz="0" w:space="0" w:color="auto"/>
          </w:divBdr>
        </w:div>
        <w:div w:id="1938715197">
          <w:marLeft w:val="640"/>
          <w:marRight w:val="0"/>
          <w:marTop w:val="0"/>
          <w:marBottom w:val="0"/>
          <w:divBdr>
            <w:top w:val="none" w:sz="0" w:space="0" w:color="auto"/>
            <w:left w:val="none" w:sz="0" w:space="0" w:color="auto"/>
            <w:bottom w:val="none" w:sz="0" w:space="0" w:color="auto"/>
            <w:right w:val="none" w:sz="0" w:space="0" w:color="auto"/>
          </w:divBdr>
        </w:div>
        <w:div w:id="1955600261">
          <w:marLeft w:val="640"/>
          <w:marRight w:val="0"/>
          <w:marTop w:val="0"/>
          <w:marBottom w:val="0"/>
          <w:divBdr>
            <w:top w:val="none" w:sz="0" w:space="0" w:color="auto"/>
            <w:left w:val="none" w:sz="0" w:space="0" w:color="auto"/>
            <w:bottom w:val="none" w:sz="0" w:space="0" w:color="auto"/>
            <w:right w:val="none" w:sz="0" w:space="0" w:color="auto"/>
          </w:divBdr>
        </w:div>
        <w:div w:id="1966041174">
          <w:marLeft w:val="640"/>
          <w:marRight w:val="0"/>
          <w:marTop w:val="0"/>
          <w:marBottom w:val="0"/>
          <w:divBdr>
            <w:top w:val="none" w:sz="0" w:space="0" w:color="auto"/>
            <w:left w:val="none" w:sz="0" w:space="0" w:color="auto"/>
            <w:bottom w:val="none" w:sz="0" w:space="0" w:color="auto"/>
            <w:right w:val="none" w:sz="0" w:space="0" w:color="auto"/>
          </w:divBdr>
        </w:div>
        <w:div w:id="1984430264">
          <w:marLeft w:val="640"/>
          <w:marRight w:val="0"/>
          <w:marTop w:val="0"/>
          <w:marBottom w:val="0"/>
          <w:divBdr>
            <w:top w:val="none" w:sz="0" w:space="0" w:color="auto"/>
            <w:left w:val="none" w:sz="0" w:space="0" w:color="auto"/>
            <w:bottom w:val="none" w:sz="0" w:space="0" w:color="auto"/>
            <w:right w:val="none" w:sz="0" w:space="0" w:color="auto"/>
          </w:divBdr>
        </w:div>
        <w:div w:id="1995791064">
          <w:marLeft w:val="640"/>
          <w:marRight w:val="0"/>
          <w:marTop w:val="0"/>
          <w:marBottom w:val="0"/>
          <w:divBdr>
            <w:top w:val="none" w:sz="0" w:space="0" w:color="auto"/>
            <w:left w:val="none" w:sz="0" w:space="0" w:color="auto"/>
            <w:bottom w:val="none" w:sz="0" w:space="0" w:color="auto"/>
            <w:right w:val="none" w:sz="0" w:space="0" w:color="auto"/>
          </w:divBdr>
        </w:div>
        <w:div w:id="2057507438">
          <w:marLeft w:val="640"/>
          <w:marRight w:val="0"/>
          <w:marTop w:val="0"/>
          <w:marBottom w:val="0"/>
          <w:divBdr>
            <w:top w:val="none" w:sz="0" w:space="0" w:color="auto"/>
            <w:left w:val="none" w:sz="0" w:space="0" w:color="auto"/>
            <w:bottom w:val="none" w:sz="0" w:space="0" w:color="auto"/>
            <w:right w:val="none" w:sz="0" w:space="0" w:color="auto"/>
          </w:divBdr>
        </w:div>
        <w:div w:id="2065986098">
          <w:marLeft w:val="640"/>
          <w:marRight w:val="0"/>
          <w:marTop w:val="0"/>
          <w:marBottom w:val="0"/>
          <w:divBdr>
            <w:top w:val="none" w:sz="0" w:space="0" w:color="auto"/>
            <w:left w:val="none" w:sz="0" w:space="0" w:color="auto"/>
            <w:bottom w:val="none" w:sz="0" w:space="0" w:color="auto"/>
            <w:right w:val="none" w:sz="0" w:space="0" w:color="auto"/>
          </w:divBdr>
        </w:div>
      </w:divsChild>
    </w:div>
    <w:div w:id="1662611455">
      <w:bodyDiv w:val="1"/>
      <w:marLeft w:val="0"/>
      <w:marRight w:val="0"/>
      <w:marTop w:val="0"/>
      <w:marBottom w:val="0"/>
      <w:divBdr>
        <w:top w:val="none" w:sz="0" w:space="0" w:color="auto"/>
        <w:left w:val="none" w:sz="0" w:space="0" w:color="auto"/>
        <w:bottom w:val="none" w:sz="0" w:space="0" w:color="auto"/>
        <w:right w:val="none" w:sz="0" w:space="0" w:color="auto"/>
      </w:divBdr>
      <w:divsChild>
        <w:div w:id="41443675">
          <w:marLeft w:val="640"/>
          <w:marRight w:val="0"/>
          <w:marTop w:val="0"/>
          <w:marBottom w:val="0"/>
          <w:divBdr>
            <w:top w:val="none" w:sz="0" w:space="0" w:color="auto"/>
            <w:left w:val="none" w:sz="0" w:space="0" w:color="auto"/>
            <w:bottom w:val="none" w:sz="0" w:space="0" w:color="auto"/>
            <w:right w:val="none" w:sz="0" w:space="0" w:color="auto"/>
          </w:divBdr>
        </w:div>
        <w:div w:id="79958803">
          <w:marLeft w:val="640"/>
          <w:marRight w:val="0"/>
          <w:marTop w:val="0"/>
          <w:marBottom w:val="0"/>
          <w:divBdr>
            <w:top w:val="none" w:sz="0" w:space="0" w:color="auto"/>
            <w:left w:val="none" w:sz="0" w:space="0" w:color="auto"/>
            <w:bottom w:val="none" w:sz="0" w:space="0" w:color="auto"/>
            <w:right w:val="none" w:sz="0" w:space="0" w:color="auto"/>
          </w:divBdr>
        </w:div>
        <w:div w:id="81219487">
          <w:marLeft w:val="640"/>
          <w:marRight w:val="0"/>
          <w:marTop w:val="0"/>
          <w:marBottom w:val="0"/>
          <w:divBdr>
            <w:top w:val="none" w:sz="0" w:space="0" w:color="auto"/>
            <w:left w:val="none" w:sz="0" w:space="0" w:color="auto"/>
            <w:bottom w:val="none" w:sz="0" w:space="0" w:color="auto"/>
            <w:right w:val="none" w:sz="0" w:space="0" w:color="auto"/>
          </w:divBdr>
        </w:div>
        <w:div w:id="143355621">
          <w:marLeft w:val="640"/>
          <w:marRight w:val="0"/>
          <w:marTop w:val="0"/>
          <w:marBottom w:val="0"/>
          <w:divBdr>
            <w:top w:val="none" w:sz="0" w:space="0" w:color="auto"/>
            <w:left w:val="none" w:sz="0" w:space="0" w:color="auto"/>
            <w:bottom w:val="none" w:sz="0" w:space="0" w:color="auto"/>
            <w:right w:val="none" w:sz="0" w:space="0" w:color="auto"/>
          </w:divBdr>
        </w:div>
        <w:div w:id="159856544">
          <w:marLeft w:val="640"/>
          <w:marRight w:val="0"/>
          <w:marTop w:val="0"/>
          <w:marBottom w:val="0"/>
          <w:divBdr>
            <w:top w:val="none" w:sz="0" w:space="0" w:color="auto"/>
            <w:left w:val="none" w:sz="0" w:space="0" w:color="auto"/>
            <w:bottom w:val="none" w:sz="0" w:space="0" w:color="auto"/>
            <w:right w:val="none" w:sz="0" w:space="0" w:color="auto"/>
          </w:divBdr>
        </w:div>
        <w:div w:id="224730179">
          <w:marLeft w:val="640"/>
          <w:marRight w:val="0"/>
          <w:marTop w:val="0"/>
          <w:marBottom w:val="0"/>
          <w:divBdr>
            <w:top w:val="none" w:sz="0" w:space="0" w:color="auto"/>
            <w:left w:val="none" w:sz="0" w:space="0" w:color="auto"/>
            <w:bottom w:val="none" w:sz="0" w:space="0" w:color="auto"/>
            <w:right w:val="none" w:sz="0" w:space="0" w:color="auto"/>
          </w:divBdr>
        </w:div>
        <w:div w:id="239796648">
          <w:marLeft w:val="640"/>
          <w:marRight w:val="0"/>
          <w:marTop w:val="0"/>
          <w:marBottom w:val="0"/>
          <w:divBdr>
            <w:top w:val="none" w:sz="0" w:space="0" w:color="auto"/>
            <w:left w:val="none" w:sz="0" w:space="0" w:color="auto"/>
            <w:bottom w:val="none" w:sz="0" w:space="0" w:color="auto"/>
            <w:right w:val="none" w:sz="0" w:space="0" w:color="auto"/>
          </w:divBdr>
        </w:div>
        <w:div w:id="250891445">
          <w:marLeft w:val="640"/>
          <w:marRight w:val="0"/>
          <w:marTop w:val="0"/>
          <w:marBottom w:val="0"/>
          <w:divBdr>
            <w:top w:val="none" w:sz="0" w:space="0" w:color="auto"/>
            <w:left w:val="none" w:sz="0" w:space="0" w:color="auto"/>
            <w:bottom w:val="none" w:sz="0" w:space="0" w:color="auto"/>
            <w:right w:val="none" w:sz="0" w:space="0" w:color="auto"/>
          </w:divBdr>
        </w:div>
        <w:div w:id="255066984">
          <w:marLeft w:val="640"/>
          <w:marRight w:val="0"/>
          <w:marTop w:val="0"/>
          <w:marBottom w:val="0"/>
          <w:divBdr>
            <w:top w:val="none" w:sz="0" w:space="0" w:color="auto"/>
            <w:left w:val="none" w:sz="0" w:space="0" w:color="auto"/>
            <w:bottom w:val="none" w:sz="0" w:space="0" w:color="auto"/>
            <w:right w:val="none" w:sz="0" w:space="0" w:color="auto"/>
          </w:divBdr>
        </w:div>
        <w:div w:id="280066189">
          <w:marLeft w:val="640"/>
          <w:marRight w:val="0"/>
          <w:marTop w:val="0"/>
          <w:marBottom w:val="0"/>
          <w:divBdr>
            <w:top w:val="none" w:sz="0" w:space="0" w:color="auto"/>
            <w:left w:val="none" w:sz="0" w:space="0" w:color="auto"/>
            <w:bottom w:val="none" w:sz="0" w:space="0" w:color="auto"/>
            <w:right w:val="none" w:sz="0" w:space="0" w:color="auto"/>
          </w:divBdr>
        </w:div>
        <w:div w:id="294607295">
          <w:marLeft w:val="640"/>
          <w:marRight w:val="0"/>
          <w:marTop w:val="0"/>
          <w:marBottom w:val="0"/>
          <w:divBdr>
            <w:top w:val="none" w:sz="0" w:space="0" w:color="auto"/>
            <w:left w:val="none" w:sz="0" w:space="0" w:color="auto"/>
            <w:bottom w:val="none" w:sz="0" w:space="0" w:color="auto"/>
            <w:right w:val="none" w:sz="0" w:space="0" w:color="auto"/>
          </w:divBdr>
        </w:div>
        <w:div w:id="295257672">
          <w:marLeft w:val="640"/>
          <w:marRight w:val="0"/>
          <w:marTop w:val="0"/>
          <w:marBottom w:val="0"/>
          <w:divBdr>
            <w:top w:val="none" w:sz="0" w:space="0" w:color="auto"/>
            <w:left w:val="none" w:sz="0" w:space="0" w:color="auto"/>
            <w:bottom w:val="none" w:sz="0" w:space="0" w:color="auto"/>
            <w:right w:val="none" w:sz="0" w:space="0" w:color="auto"/>
          </w:divBdr>
        </w:div>
        <w:div w:id="304705829">
          <w:marLeft w:val="640"/>
          <w:marRight w:val="0"/>
          <w:marTop w:val="0"/>
          <w:marBottom w:val="0"/>
          <w:divBdr>
            <w:top w:val="none" w:sz="0" w:space="0" w:color="auto"/>
            <w:left w:val="none" w:sz="0" w:space="0" w:color="auto"/>
            <w:bottom w:val="none" w:sz="0" w:space="0" w:color="auto"/>
            <w:right w:val="none" w:sz="0" w:space="0" w:color="auto"/>
          </w:divBdr>
        </w:div>
        <w:div w:id="337737540">
          <w:marLeft w:val="640"/>
          <w:marRight w:val="0"/>
          <w:marTop w:val="0"/>
          <w:marBottom w:val="0"/>
          <w:divBdr>
            <w:top w:val="none" w:sz="0" w:space="0" w:color="auto"/>
            <w:left w:val="none" w:sz="0" w:space="0" w:color="auto"/>
            <w:bottom w:val="none" w:sz="0" w:space="0" w:color="auto"/>
            <w:right w:val="none" w:sz="0" w:space="0" w:color="auto"/>
          </w:divBdr>
        </w:div>
        <w:div w:id="344214007">
          <w:marLeft w:val="640"/>
          <w:marRight w:val="0"/>
          <w:marTop w:val="0"/>
          <w:marBottom w:val="0"/>
          <w:divBdr>
            <w:top w:val="none" w:sz="0" w:space="0" w:color="auto"/>
            <w:left w:val="none" w:sz="0" w:space="0" w:color="auto"/>
            <w:bottom w:val="none" w:sz="0" w:space="0" w:color="auto"/>
            <w:right w:val="none" w:sz="0" w:space="0" w:color="auto"/>
          </w:divBdr>
        </w:div>
        <w:div w:id="349063206">
          <w:marLeft w:val="640"/>
          <w:marRight w:val="0"/>
          <w:marTop w:val="0"/>
          <w:marBottom w:val="0"/>
          <w:divBdr>
            <w:top w:val="none" w:sz="0" w:space="0" w:color="auto"/>
            <w:left w:val="none" w:sz="0" w:space="0" w:color="auto"/>
            <w:bottom w:val="none" w:sz="0" w:space="0" w:color="auto"/>
            <w:right w:val="none" w:sz="0" w:space="0" w:color="auto"/>
          </w:divBdr>
        </w:div>
        <w:div w:id="361443226">
          <w:marLeft w:val="640"/>
          <w:marRight w:val="0"/>
          <w:marTop w:val="0"/>
          <w:marBottom w:val="0"/>
          <w:divBdr>
            <w:top w:val="none" w:sz="0" w:space="0" w:color="auto"/>
            <w:left w:val="none" w:sz="0" w:space="0" w:color="auto"/>
            <w:bottom w:val="none" w:sz="0" w:space="0" w:color="auto"/>
            <w:right w:val="none" w:sz="0" w:space="0" w:color="auto"/>
          </w:divBdr>
        </w:div>
        <w:div w:id="429356537">
          <w:marLeft w:val="640"/>
          <w:marRight w:val="0"/>
          <w:marTop w:val="0"/>
          <w:marBottom w:val="0"/>
          <w:divBdr>
            <w:top w:val="none" w:sz="0" w:space="0" w:color="auto"/>
            <w:left w:val="none" w:sz="0" w:space="0" w:color="auto"/>
            <w:bottom w:val="none" w:sz="0" w:space="0" w:color="auto"/>
            <w:right w:val="none" w:sz="0" w:space="0" w:color="auto"/>
          </w:divBdr>
        </w:div>
        <w:div w:id="435559340">
          <w:marLeft w:val="640"/>
          <w:marRight w:val="0"/>
          <w:marTop w:val="0"/>
          <w:marBottom w:val="0"/>
          <w:divBdr>
            <w:top w:val="none" w:sz="0" w:space="0" w:color="auto"/>
            <w:left w:val="none" w:sz="0" w:space="0" w:color="auto"/>
            <w:bottom w:val="none" w:sz="0" w:space="0" w:color="auto"/>
            <w:right w:val="none" w:sz="0" w:space="0" w:color="auto"/>
          </w:divBdr>
        </w:div>
        <w:div w:id="451434854">
          <w:marLeft w:val="640"/>
          <w:marRight w:val="0"/>
          <w:marTop w:val="0"/>
          <w:marBottom w:val="0"/>
          <w:divBdr>
            <w:top w:val="none" w:sz="0" w:space="0" w:color="auto"/>
            <w:left w:val="none" w:sz="0" w:space="0" w:color="auto"/>
            <w:bottom w:val="none" w:sz="0" w:space="0" w:color="auto"/>
            <w:right w:val="none" w:sz="0" w:space="0" w:color="auto"/>
          </w:divBdr>
        </w:div>
        <w:div w:id="466094246">
          <w:marLeft w:val="640"/>
          <w:marRight w:val="0"/>
          <w:marTop w:val="0"/>
          <w:marBottom w:val="0"/>
          <w:divBdr>
            <w:top w:val="none" w:sz="0" w:space="0" w:color="auto"/>
            <w:left w:val="none" w:sz="0" w:space="0" w:color="auto"/>
            <w:bottom w:val="none" w:sz="0" w:space="0" w:color="auto"/>
            <w:right w:val="none" w:sz="0" w:space="0" w:color="auto"/>
          </w:divBdr>
        </w:div>
        <w:div w:id="489908020">
          <w:marLeft w:val="640"/>
          <w:marRight w:val="0"/>
          <w:marTop w:val="0"/>
          <w:marBottom w:val="0"/>
          <w:divBdr>
            <w:top w:val="none" w:sz="0" w:space="0" w:color="auto"/>
            <w:left w:val="none" w:sz="0" w:space="0" w:color="auto"/>
            <w:bottom w:val="none" w:sz="0" w:space="0" w:color="auto"/>
            <w:right w:val="none" w:sz="0" w:space="0" w:color="auto"/>
          </w:divBdr>
        </w:div>
        <w:div w:id="502549928">
          <w:marLeft w:val="640"/>
          <w:marRight w:val="0"/>
          <w:marTop w:val="0"/>
          <w:marBottom w:val="0"/>
          <w:divBdr>
            <w:top w:val="none" w:sz="0" w:space="0" w:color="auto"/>
            <w:left w:val="none" w:sz="0" w:space="0" w:color="auto"/>
            <w:bottom w:val="none" w:sz="0" w:space="0" w:color="auto"/>
            <w:right w:val="none" w:sz="0" w:space="0" w:color="auto"/>
          </w:divBdr>
        </w:div>
        <w:div w:id="526866188">
          <w:marLeft w:val="640"/>
          <w:marRight w:val="0"/>
          <w:marTop w:val="0"/>
          <w:marBottom w:val="0"/>
          <w:divBdr>
            <w:top w:val="none" w:sz="0" w:space="0" w:color="auto"/>
            <w:left w:val="none" w:sz="0" w:space="0" w:color="auto"/>
            <w:bottom w:val="none" w:sz="0" w:space="0" w:color="auto"/>
            <w:right w:val="none" w:sz="0" w:space="0" w:color="auto"/>
          </w:divBdr>
        </w:div>
        <w:div w:id="550652506">
          <w:marLeft w:val="640"/>
          <w:marRight w:val="0"/>
          <w:marTop w:val="0"/>
          <w:marBottom w:val="0"/>
          <w:divBdr>
            <w:top w:val="none" w:sz="0" w:space="0" w:color="auto"/>
            <w:left w:val="none" w:sz="0" w:space="0" w:color="auto"/>
            <w:bottom w:val="none" w:sz="0" w:space="0" w:color="auto"/>
            <w:right w:val="none" w:sz="0" w:space="0" w:color="auto"/>
          </w:divBdr>
        </w:div>
        <w:div w:id="559167963">
          <w:marLeft w:val="640"/>
          <w:marRight w:val="0"/>
          <w:marTop w:val="0"/>
          <w:marBottom w:val="0"/>
          <w:divBdr>
            <w:top w:val="none" w:sz="0" w:space="0" w:color="auto"/>
            <w:left w:val="none" w:sz="0" w:space="0" w:color="auto"/>
            <w:bottom w:val="none" w:sz="0" w:space="0" w:color="auto"/>
            <w:right w:val="none" w:sz="0" w:space="0" w:color="auto"/>
          </w:divBdr>
        </w:div>
        <w:div w:id="560141135">
          <w:marLeft w:val="640"/>
          <w:marRight w:val="0"/>
          <w:marTop w:val="0"/>
          <w:marBottom w:val="0"/>
          <w:divBdr>
            <w:top w:val="none" w:sz="0" w:space="0" w:color="auto"/>
            <w:left w:val="none" w:sz="0" w:space="0" w:color="auto"/>
            <w:bottom w:val="none" w:sz="0" w:space="0" w:color="auto"/>
            <w:right w:val="none" w:sz="0" w:space="0" w:color="auto"/>
          </w:divBdr>
        </w:div>
        <w:div w:id="648829858">
          <w:marLeft w:val="640"/>
          <w:marRight w:val="0"/>
          <w:marTop w:val="0"/>
          <w:marBottom w:val="0"/>
          <w:divBdr>
            <w:top w:val="none" w:sz="0" w:space="0" w:color="auto"/>
            <w:left w:val="none" w:sz="0" w:space="0" w:color="auto"/>
            <w:bottom w:val="none" w:sz="0" w:space="0" w:color="auto"/>
            <w:right w:val="none" w:sz="0" w:space="0" w:color="auto"/>
          </w:divBdr>
        </w:div>
        <w:div w:id="650989052">
          <w:marLeft w:val="640"/>
          <w:marRight w:val="0"/>
          <w:marTop w:val="0"/>
          <w:marBottom w:val="0"/>
          <w:divBdr>
            <w:top w:val="none" w:sz="0" w:space="0" w:color="auto"/>
            <w:left w:val="none" w:sz="0" w:space="0" w:color="auto"/>
            <w:bottom w:val="none" w:sz="0" w:space="0" w:color="auto"/>
            <w:right w:val="none" w:sz="0" w:space="0" w:color="auto"/>
          </w:divBdr>
        </w:div>
        <w:div w:id="659844028">
          <w:marLeft w:val="640"/>
          <w:marRight w:val="0"/>
          <w:marTop w:val="0"/>
          <w:marBottom w:val="0"/>
          <w:divBdr>
            <w:top w:val="none" w:sz="0" w:space="0" w:color="auto"/>
            <w:left w:val="none" w:sz="0" w:space="0" w:color="auto"/>
            <w:bottom w:val="none" w:sz="0" w:space="0" w:color="auto"/>
            <w:right w:val="none" w:sz="0" w:space="0" w:color="auto"/>
          </w:divBdr>
        </w:div>
        <w:div w:id="661395564">
          <w:marLeft w:val="640"/>
          <w:marRight w:val="0"/>
          <w:marTop w:val="0"/>
          <w:marBottom w:val="0"/>
          <w:divBdr>
            <w:top w:val="none" w:sz="0" w:space="0" w:color="auto"/>
            <w:left w:val="none" w:sz="0" w:space="0" w:color="auto"/>
            <w:bottom w:val="none" w:sz="0" w:space="0" w:color="auto"/>
            <w:right w:val="none" w:sz="0" w:space="0" w:color="auto"/>
          </w:divBdr>
        </w:div>
        <w:div w:id="740249558">
          <w:marLeft w:val="640"/>
          <w:marRight w:val="0"/>
          <w:marTop w:val="0"/>
          <w:marBottom w:val="0"/>
          <w:divBdr>
            <w:top w:val="none" w:sz="0" w:space="0" w:color="auto"/>
            <w:left w:val="none" w:sz="0" w:space="0" w:color="auto"/>
            <w:bottom w:val="none" w:sz="0" w:space="0" w:color="auto"/>
            <w:right w:val="none" w:sz="0" w:space="0" w:color="auto"/>
          </w:divBdr>
        </w:div>
        <w:div w:id="751585811">
          <w:marLeft w:val="640"/>
          <w:marRight w:val="0"/>
          <w:marTop w:val="0"/>
          <w:marBottom w:val="0"/>
          <w:divBdr>
            <w:top w:val="none" w:sz="0" w:space="0" w:color="auto"/>
            <w:left w:val="none" w:sz="0" w:space="0" w:color="auto"/>
            <w:bottom w:val="none" w:sz="0" w:space="0" w:color="auto"/>
            <w:right w:val="none" w:sz="0" w:space="0" w:color="auto"/>
          </w:divBdr>
        </w:div>
        <w:div w:id="759956395">
          <w:marLeft w:val="640"/>
          <w:marRight w:val="0"/>
          <w:marTop w:val="0"/>
          <w:marBottom w:val="0"/>
          <w:divBdr>
            <w:top w:val="none" w:sz="0" w:space="0" w:color="auto"/>
            <w:left w:val="none" w:sz="0" w:space="0" w:color="auto"/>
            <w:bottom w:val="none" w:sz="0" w:space="0" w:color="auto"/>
            <w:right w:val="none" w:sz="0" w:space="0" w:color="auto"/>
          </w:divBdr>
        </w:div>
        <w:div w:id="859928204">
          <w:marLeft w:val="640"/>
          <w:marRight w:val="0"/>
          <w:marTop w:val="0"/>
          <w:marBottom w:val="0"/>
          <w:divBdr>
            <w:top w:val="none" w:sz="0" w:space="0" w:color="auto"/>
            <w:left w:val="none" w:sz="0" w:space="0" w:color="auto"/>
            <w:bottom w:val="none" w:sz="0" w:space="0" w:color="auto"/>
            <w:right w:val="none" w:sz="0" w:space="0" w:color="auto"/>
          </w:divBdr>
        </w:div>
        <w:div w:id="888031170">
          <w:marLeft w:val="640"/>
          <w:marRight w:val="0"/>
          <w:marTop w:val="0"/>
          <w:marBottom w:val="0"/>
          <w:divBdr>
            <w:top w:val="none" w:sz="0" w:space="0" w:color="auto"/>
            <w:left w:val="none" w:sz="0" w:space="0" w:color="auto"/>
            <w:bottom w:val="none" w:sz="0" w:space="0" w:color="auto"/>
            <w:right w:val="none" w:sz="0" w:space="0" w:color="auto"/>
          </w:divBdr>
        </w:div>
        <w:div w:id="909657057">
          <w:marLeft w:val="640"/>
          <w:marRight w:val="0"/>
          <w:marTop w:val="0"/>
          <w:marBottom w:val="0"/>
          <w:divBdr>
            <w:top w:val="none" w:sz="0" w:space="0" w:color="auto"/>
            <w:left w:val="none" w:sz="0" w:space="0" w:color="auto"/>
            <w:bottom w:val="none" w:sz="0" w:space="0" w:color="auto"/>
            <w:right w:val="none" w:sz="0" w:space="0" w:color="auto"/>
          </w:divBdr>
        </w:div>
        <w:div w:id="911082865">
          <w:marLeft w:val="640"/>
          <w:marRight w:val="0"/>
          <w:marTop w:val="0"/>
          <w:marBottom w:val="0"/>
          <w:divBdr>
            <w:top w:val="none" w:sz="0" w:space="0" w:color="auto"/>
            <w:left w:val="none" w:sz="0" w:space="0" w:color="auto"/>
            <w:bottom w:val="none" w:sz="0" w:space="0" w:color="auto"/>
            <w:right w:val="none" w:sz="0" w:space="0" w:color="auto"/>
          </w:divBdr>
        </w:div>
        <w:div w:id="930357220">
          <w:marLeft w:val="640"/>
          <w:marRight w:val="0"/>
          <w:marTop w:val="0"/>
          <w:marBottom w:val="0"/>
          <w:divBdr>
            <w:top w:val="none" w:sz="0" w:space="0" w:color="auto"/>
            <w:left w:val="none" w:sz="0" w:space="0" w:color="auto"/>
            <w:bottom w:val="none" w:sz="0" w:space="0" w:color="auto"/>
            <w:right w:val="none" w:sz="0" w:space="0" w:color="auto"/>
          </w:divBdr>
        </w:div>
        <w:div w:id="957032139">
          <w:marLeft w:val="640"/>
          <w:marRight w:val="0"/>
          <w:marTop w:val="0"/>
          <w:marBottom w:val="0"/>
          <w:divBdr>
            <w:top w:val="none" w:sz="0" w:space="0" w:color="auto"/>
            <w:left w:val="none" w:sz="0" w:space="0" w:color="auto"/>
            <w:bottom w:val="none" w:sz="0" w:space="0" w:color="auto"/>
            <w:right w:val="none" w:sz="0" w:space="0" w:color="auto"/>
          </w:divBdr>
        </w:div>
        <w:div w:id="958803121">
          <w:marLeft w:val="640"/>
          <w:marRight w:val="0"/>
          <w:marTop w:val="0"/>
          <w:marBottom w:val="0"/>
          <w:divBdr>
            <w:top w:val="none" w:sz="0" w:space="0" w:color="auto"/>
            <w:left w:val="none" w:sz="0" w:space="0" w:color="auto"/>
            <w:bottom w:val="none" w:sz="0" w:space="0" w:color="auto"/>
            <w:right w:val="none" w:sz="0" w:space="0" w:color="auto"/>
          </w:divBdr>
        </w:div>
        <w:div w:id="967123755">
          <w:marLeft w:val="640"/>
          <w:marRight w:val="0"/>
          <w:marTop w:val="0"/>
          <w:marBottom w:val="0"/>
          <w:divBdr>
            <w:top w:val="none" w:sz="0" w:space="0" w:color="auto"/>
            <w:left w:val="none" w:sz="0" w:space="0" w:color="auto"/>
            <w:bottom w:val="none" w:sz="0" w:space="0" w:color="auto"/>
            <w:right w:val="none" w:sz="0" w:space="0" w:color="auto"/>
          </w:divBdr>
        </w:div>
        <w:div w:id="1007101730">
          <w:marLeft w:val="640"/>
          <w:marRight w:val="0"/>
          <w:marTop w:val="0"/>
          <w:marBottom w:val="0"/>
          <w:divBdr>
            <w:top w:val="none" w:sz="0" w:space="0" w:color="auto"/>
            <w:left w:val="none" w:sz="0" w:space="0" w:color="auto"/>
            <w:bottom w:val="none" w:sz="0" w:space="0" w:color="auto"/>
            <w:right w:val="none" w:sz="0" w:space="0" w:color="auto"/>
          </w:divBdr>
        </w:div>
        <w:div w:id="1016079678">
          <w:marLeft w:val="640"/>
          <w:marRight w:val="0"/>
          <w:marTop w:val="0"/>
          <w:marBottom w:val="0"/>
          <w:divBdr>
            <w:top w:val="none" w:sz="0" w:space="0" w:color="auto"/>
            <w:left w:val="none" w:sz="0" w:space="0" w:color="auto"/>
            <w:bottom w:val="none" w:sz="0" w:space="0" w:color="auto"/>
            <w:right w:val="none" w:sz="0" w:space="0" w:color="auto"/>
          </w:divBdr>
        </w:div>
        <w:div w:id="1021929034">
          <w:marLeft w:val="640"/>
          <w:marRight w:val="0"/>
          <w:marTop w:val="0"/>
          <w:marBottom w:val="0"/>
          <w:divBdr>
            <w:top w:val="none" w:sz="0" w:space="0" w:color="auto"/>
            <w:left w:val="none" w:sz="0" w:space="0" w:color="auto"/>
            <w:bottom w:val="none" w:sz="0" w:space="0" w:color="auto"/>
            <w:right w:val="none" w:sz="0" w:space="0" w:color="auto"/>
          </w:divBdr>
        </w:div>
        <w:div w:id="1032612655">
          <w:marLeft w:val="640"/>
          <w:marRight w:val="0"/>
          <w:marTop w:val="0"/>
          <w:marBottom w:val="0"/>
          <w:divBdr>
            <w:top w:val="none" w:sz="0" w:space="0" w:color="auto"/>
            <w:left w:val="none" w:sz="0" w:space="0" w:color="auto"/>
            <w:bottom w:val="none" w:sz="0" w:space="0" w:color="auto"/>
            <w:right w:val="none" w:sz="0" w:space="0" w:color="auto"/>
          </w:divBdr>
        </w:div>
        <w:div w:id="1078094504">
          <w:marLeft w:val="640"/>
          <w:marRight w:val="0"/>
          <w:marTop w:val="0"/>
          <w:marBottom w:val="0"/>
          <w:divBdr>
            <w:top w:val="none" w:sz="0" w:space="0" w:color="auto"/>
            <w:left w:val="none" w:sz="0" w:space="0" w:color="auto"/>
            <w:bottom w:val="none" w:sz="0" w:space="0" w:color="auto"/>
            <w:right w:val="none" w:sz="0" w:space="0" w:color="auto"/>
          </w:divBdr>
        </w:div>
        <w:div w:id="1154183783">
          <w:marLeft w:val="640"/>
          <w:marRight w:val="0"/>
          <w:marTop w:val="0"/>
          <w:marBottom w:val="0"/>
          <w:divBdr>
            <w:top w:val="none" w:sz="0" w:space="0" w:color="auto"/>
            <w:left w:val="none" w:sz="0" w:space="0" w:color="auto"/>
            <w:bottom w:val="none" w:sz="0" w:space="0" w:color="auto"/>
            <w:right w:val="none" w:sz="0" w:space="0" w:color="auto"/>
          </w:divBdr>
        </w:div>
        <w:div w:id="1157379058">
          <w:marLeft w:val="640"/>
          <w:marRight w:val="0"/>
          <w:marTop w:val="0"/>
          <w:marBottom w:val="0"/>
          <w:divBdr>
            <w:top w:val="none" w:sz="0" w:space="0" w:color="auto"/>
            <w:left w:val="none" w:sz="0" w:space="0" w:color="auto"/>
            <w:bottom w:val="none" w:sz="0" w:space="0" w:color="auto"/>
            <w:right w:val="none" w:sz="0" w:space="0" w:color="auto"/>
          </w:divBdr>
        </w:div>
        <w:div w:id="1161240387">
          <w:marLeft w:val="640"/>
          <w:marRight w:val="0"/>
          <w:marTop w:val="0"/>
          <w:marBottom w:val="0"/>
          <w:divBdr>
            <w:top w:val="none" w:sz="0" w:space="0" w:color="auto"/>
            <w:left w:val="none" w:sz="0" w:space="0" w:color="auto"/>
            <w:bottom w:val="none" w:sz="0" w:space="0" w:color="auto"/>
            <w:right w:val="none" w:sz="0" w:space="0" w:color="auto"/>
          </w:divBdr>
        </w:div>
        <w:div w:id="1175074319">
          <w:marLeft w:val="640"/>
          <w:marRight w:val="0"/>
          <w:marTop w:val="0"/>
          <w:marBottom w:val="0"/>
          <w:divBdr>
            <w:top w:val="none" w:sz="0" w:space="0" w:color="auto"/>
            <w:left w:val="none" w:sz="0" w:space="0" w:color="auto"/>
            <w:bottom w:val="none" w:sz="0" w:space="0" w:color="auto"/>
            <w:right w:val="none" w:sz="0" w:space="0" w:color="auto"/>
          </w:divBdr>
        </w:div>
        <w:div w:id="1211529050">
          <w:marLeft w:val="640"/>
          <w:marRight w:val="0"/>
          <w:marTop w:val="0"/>
          <w:marBottom w:val="0"/>
          <w:divBdr>
            <w:top w:val="none" w:sz="0" w:space="0" w:color="auto"/>
            <w:left w:val="none" w:sz="0" w:space="0" w:color="auto"/>
            <w:bottom w:val="none" w:sz="0" w:space="0" w:color="auto"/>
            <w:right w:val="none" w:sz="0" w:space="0" w:color="auto"/>
          </w:divBdr>
        </w:div>
        <w:div w:id="1224679487">
          <w:marLeft w:val="640"/>
          <w:marRight w:val="0"/>
          <w:marTop w:val="0"/>
          <w:marBottom w:val="0"/>
          <w:divBdr>
            <w:top w:val="none" w:sz="0" w:space="0" w:color="auto"/>
            <w:left w:val="none" w:sz="0" w:space="0" w:color="auto"/>
            <w:bottom w:val="none" w:sz="0" w:space="0" w:color="auto"/>
            <w:right w:val="none" w:sz="0" w:space="0" w:color="auto"/>
          </w:divBdr>
        </w:div>
        <w:div w:id="1231690706">
          <w:marLeft w:val="640"/>
          <w:marRight w:val="0"/>
          <w:marTop w:val="0"/>
          <w:marBottom w:val="0"/>
          <w:divBdr>
            <w:top w:val="none" w:sz="0" w:space="0" w:color="auto"/>
            <w:left w:val="none" w:sz="0" w:space="0" w:color="auto"/>
            <w:bottom w:val="none" w:sz="0" w:space="0" w:color="auto"/>
            <w:right w:val="none" w:sz="0" w:space="0" w:color="auto"/>
          </w:divBdr>
        </w:div>
        <w:div w:id="1244995818">
          <w:marLeft w:val="640"/>
          <w:marRight w:val="0"/>
          <w:marTop w:val="0"/>
          <w:marBottom w:val="0"/>
          <w:divBdr>
            <w:top w:val="none" w:sz="0" w:space="0" w:color="auto"/>
            <w:left w:val="none" w:sz="0" w:space="0" w:color="auto"/>
            <w:bottom w:val="none" w:sz="0" w:space="0" w:color="auto"/>
            <w:right w:val="none" w:sz="0" w:space="0" w:color="auto"/>
          </w:divBdr>
        </w:div>
        <w:div w:id="1267929106">
          <w:marLeft w:val="640"/>
          <w:marRight w:val="0"/>
          <w:marTop w:val="0"/>
          <w:marBottom w:val="0"/>
          <w:divBdr>
            <w:top w:val="none" w:sz="0" w:space="0" w:color="auto"/>
            <w:left w:val="none" w:sz="0" w:space="0" w:color="auto"/>
            <w:bottom w:val="none" w:sz="0" w:space="0" w:color="auto"/>
            <w:right w:val="none" w:sz="0" w:space="0" w:color="auto"/>
          </w:divBdr>
        </w:div>
        <w:div w:id="1272128046">
          <w:marLeft w:val="640"/>
          <w:marRight w:val="0"/>
          <w:marTop w:val="0"/>
          <w:marBottom w:val="0"/>
          <w:divBdr>
            <w:top w:val="none" w:sz="0" w:space="0" w:color="auto"/>
            <w:left w:val="none" w:sz="0" w:space="0" w:color="auto"/>
            <w:bottom w:val="none" w:sz="0" w:space="0" w:color="auto"/>
            <w:right w:val="none" w:sz="0" w:space="0" w:color="auto"/>
          </w:divBdr>
        </w:div>
        <w:div w:id="1275554232">
          <w:marLeft w:val="640"/>
          <w:marRight w:val="0"/>
          <w:marTop w:val="0"/>
          <w:marBottom w:val="0"/>
          <w:divBdr>
            <w:top w:val="none" w:sz="0" w:space="0" w:color="auto"/>
            <w:left w:val="none" w:sz="0" w:space="0" w:color="auto"/>
            <w:bottom w:val="none" w:sz="0" w:space="0" w:color="auto"/>
            <w:right w:val="none" w:sz="0" w:space="0" w:color="auto"/>
          </w:divBdr>
        </w:div>
        <w:div w:id="1279796405">
          <w:marLeft w:val="640"/>
          <w:marRight w:val="0"/>
          <w:marTop w:val="0"/>
          <w:marBottom w:val="0"/>
          <w:divBdr>
            <w:top w:val="none" w:sz="0" w:space="0" w:color="auto"/>
            <w:left w:val="none" w:sz="0" w:space="0" w:color="auto"/>
            <w:bottom w:val="none" w:sz="0" w:space="0" w:color="auto"/>
            <w:right w:val="none" w:sz="0" w:space="0" w:color="auto"/>
          </w:divBdr>
        </w:div>
        <w:div w:id="1297762968">
          <w:marLeft w:val="640"/>
          <w:marRight w:val="0"/>
          <w:marTop w:val="0"/>
          <w:marBottom w:val="0"/>
          <w:divBdr>
            <w:top w:val="none" w:sz="0" w:space="0" w:color="auto"/>
            <w:left w:val="none" w:sz="0" w:space="0" w:color="auto"/>
            <w:bottom w:val="none" w:sz="0" w:space="0" w:color="auto"/>
            <w:right w:val="none" w:sz="0" w:space="0" w:color="auto"/>
          </w:divBdr>
        </w:div>
        <w:div w:id="1322152759">
          <w:marLeft w:val="640"/>
          <w:marRight w:val="0"/>
          <w:marTop w:val="0"/>
          <w:marBottom w:val="0"/>
          <w:divBdr>
            <w:top w:val="none" w:sz="0" w:space="0" w:color="auto"/>
            <w:left w:val="none" w:sz="0" w:space="0" w:color="auto"/>
            <w:bottom w:val="none" w:sz="0" w:space="0" w:color="auto"/>
            <w:right w:val="none" w:sz="0" w:space="0" w:color="auto"/>
          </w:divBdr>
        </w:div>
        <w:div w:id="1351107986">
          <w:marLeft w:val="640"/>
          <w:marRight w:val="0"/>
          <w:marTop w:val="0"/>
          <w:marBottom w:val="0"/>
          <w:divBdr>
            <w:top w:val="none" w:sz="0" w:space="0" w:color="auto"/>
            <w:left w:val="none" w:sz="0" w:space="0" w:color="auto"/>
            <w:bottom w:val="none" w:sz="0" w:space="0" w:color="auto"/>
            <w:right w:val="none" w:sz="0" w:space="0" w:color="auto"/>
          </w:divBdr>
        </w:div>
        <w:div w:id="1365714363">
          <w:marLeft w:val="640"/>
          <w:marRight w:val="0"/>
          <w:marTop w:val="0"/>
          <w:marBottom w:val="0"/>
          <w:divBdr>
            <w:top w:val="none" w:sz="0" w:space="0" w:color="auto"/>
            <w:left w:val="none" w:sz="0" w:space="0" w:color="auto"/>
            <w:bottom w:val="none" w:sz="0" w:space="0" w:color="auto"/>
            <w:right w:val="none" w:sz="0" w:space="0" w:color="auto"/>
          </w:divBdr>
        </w:div>
        <w:div w:id="1368793942">
          <w:marLeft w:val="640"/>
          <w:marRight w:val="0"/>
          <w:marTop w:val="0"/>
          <w:marBottom w:val="0"/>
          <w:divBdr>
            <w:top w:val="none" w:sz="0" w:space="0" w:color="auto"/>
            <w:left w:val="none" w:sz="0" w:space="0" w:color="auto"/>
            <w:bottom w:val="none" w:sz="0" w:space="0" w:color="auto"/>
            <w:right w:val="none" w:sz="0" w:space="0" w:color="auto"/>
          </w:divBdr>
        </w:div>
        <w:div w:id="1374113134">
          <w:marLeft w:val="640"/>
          <w:marRight w:val="0"/>
          <w:marTop w:val="0"/>
          <w:marBottom w:val="0"/>
          <w:divBdr>
            <w:top w:val="none" w:sz="0" w:space="0" w:color="auto"/>
            <w:left w:val="none" w:sz="0" w:space="0" w:color="auto"/>
            <w:bottom w:val="none" w:sz="0" w:space="0" w:color="auto"/>
            <w:right w:val="none" w:sz="0" w:space="0" w:color="auto"/>
          </w:divBdr>
        </w:div>
        <w:div w:id="1378819178">
          <w:marLeft w:val="640"/>
          <w:marRight w:val="0"/>
          <w:marTop w:val="0"/>
          <w:marBottom w:val="0"/>
          <w:divBdr>
            <w:top w:val="none" w:sz="0" w:space="0" w:color="auto"/>
            <w:left w:val="none" w:sz="0" w:space="0" w:color="auto"/>
            <w:bottom w:val="none" w:sz="0" w:space="0" w:color="auto"/>
            <w:right w:val="none" w:sz="0" w:space="0" w:color="auto"/>
          </w:divBdr>
        </w:div>
        <w:div w:id="1398283220">
          <w:marLeft w:val="640"/>
          <w:marRight w:val="0"/>
          <w:marTop w:val="0"/>
          <w:marBottom w:val="0"/>
          <w:divBdr>
            <w:top w:val="none" w:sz="0" w:space="0" w:color="auto"/>
            <w:left w:val="none" w:sz="0" w:space="0" w:color="auto"/>
            <w:bottom w:val="none" w:sz="0" w:space="0" w:color="auto"/>
            <w:right w:val="none" w:sz="0" w:space="0" w:color="auto"/>
          </w:divBdr>
        </w:div>
        <w:div w:id="1408647252">
          <w:marLeft w:val="640"/>
          <w:marRight w:val="0"/>
          <w:marTop w:val="0"/>
          <w:marBottom w:val="0"/>
          <w:divBdr>
            <w:top w:val="none" w:sz="0" w:space="0" w:color="auto"/>
            <w:left w:val="none" w:sz="0" w:space="0" w:color="auto"/>
            <w:bottom w:val="none" w:sz="0" w:space="0" w:color="auto"/>
            <w:right w:val="none" w:sz="0" w:space="0" w:color="auto"/>
          </w:divBdr>
        </w:div>
        <w:div w:id="1471828900">
          <w:marLeft w:val="640"/>
          <w:marRight w:val="0"/>
          <w:marTop w:val="0"/>
          <w:marBottom w:val="0"/>
          <w:divBdr>
            <w:top w:val="none" w:sz="0" w:space="0" w:color="auto"/>
            <w:left w:val="none" w:sz="0" w:space="0" w:color="auto"/>
            <w:bottom w:val="none" w:sz="0" w:space="0" w:color="auto"/>
            <w:right w:val="none" w:sz="0" w:space="0" w:color="auto"/>
          </w:divBdr>
        </w:div>
        <w:div w:id="1492982579">
          <w:marLeft w:val="640"/>
          <w:marRight w:val="0"/>
          <w:marTop w:val="0"/>
          <w:marBottom w:val="0"/>
          <w:divBdr>
            <w:top w:val="none" w:sz="0" w:space="0" w:color="auto"/>
            <w:left w:val="none" w:sz="0" w:space="0" w:color="auto"/>
            <w:bottom w:val="none" w:sz="0" w:space="0" w:color="auto"/>
            <w:right w:val="none" w:sz="0" w:space="0" w:color="auto"/>
          </w:divBdr>
        </w:div>
        <w:div w:id="1496873064">
          <w:marLeft w:val="640"/>
          <w:marRight w:val="0"/>
          <w:marTop w:val="0"/>
          <w:marBottom w:val="0"/>
          <w:divBdr>
            <w:top w:val="none" w:sz="0" w:space="0" w:color="auto"/>
            <w:left w:val="none" w:sz="0" w:space="0" w:color="auto"/>
            <w:bottom w:val="none" w:sz="0" w:space="0" w:color="auto"/>
            <w:right w:val="none" w:sz="0" w:space="0" w:color="auto"/>
          </w:divBdr>
        </w:div>
        <w:div w:id="1501389517">
          <w:marLeft w:val="640"/>
          <w:marRight w:val="0"/>
          <w:marTop w:val="0"/>
          <w:marBottom w:val="0"/>
          <w:divBdr>
            <w:top w:val="none" w:sz="0" w:space="0" w:color="auto"/>
            <w:left w:val="none" w:sz="0" w:space="0" w:color="auto"/>
            <w:bottom w:val="none" w:sz="0" w:space="0" w:color="auto"/>
            <w:right w:val="none" w:sz="0" w:space="0" w:color="auto"/>
          </w:divBdr>
        </w:div>
        <w:div w:id="1522940161">
          <w:marLeft w:val="640"/>
          <w:marRight w:val="0"/>
          <w:marTop w:val="0"/>
          <w:marBottom w:val="0"/>
          <w:divBdr>
            <w:top w:val="none" w:sz="0" w:space="0" w:color="auto"/>
            <w:left w:val="none" w:sz="0" w:space="0" w:color="auto"/>
            <w:bottom w:val="none" w:sz="0" w:space="0" w:color="auto"/>
            <w:right w:val="none" w:sz="0" w:space="0" w:color="auto"/>
          </w:divBdr>
        </w:div>
        <w:div w:id="1532914006">
          <w:marLeft w:val="640"/>
          <w:marRight w:val="0"/>
          <w:marTop w:val="0"/>
          <w:marBottom w:val="0"/>
          <w:divBdr>
            <w:top w:val="none" w:sz="0" w:space="0" w:color="auto"/>
            <w:left w:val="none" w:sz="0" w:space="0" w:color="auto"/>
            <w:bottom w:val="none" w:sz="0" w:space="0" w:color="auto"/>
            <w:right w:val="none" w:sz="0" w:space="0" w:color="auto"/>
          </w:divBdr>
        </w:div>
        <w:div w:id="1550334291">
          <w:marLeft w:val="640"/>
          <w:marRight w:val="0"/>
          <w:marTop w:val="0"/>
          <w:marBottom w:val="0"/>
          <w:divBdr>
            <w:top w:val="none" w:sz="0" w:space="0" w:color="auto"/>
            <w:left w:val="none" w:sz="0" w:space="0" w:color="auto"/>
            <w:bottom w:val="none" w:sz="0" w:space="0" w:color="auto"/>
            <w:right w:val="none" w:sz="0" w:space="0" w:color="auto"/>
          </w:divBdr>
        </w:div>
        <w:div w:id="1578590464">
          <w:marLeft w:val="640"/>
          <w:marRight w:val="0"/>
          <w:marTop w:val="0"/>
          <w:marBottom w:val="0"/>
          <w:divBdr>
            <w:top w:val="none" w:sz="0" w:space="0" w:color="auto"/>
            <w:left w:val="none" w:sz="0" w:space="0" w:color="auto"/>
            <w:bottom w:val="none" w:sz="0" w:space="0" w:color="auto"/>
            <w:right w:val="none" w:sz="0" w:space="0" w:color="auto"/>
          </w:divBdr>
        </w:div>
        <w:div w:id="1594702091">
          <w:marLeft w:val="640"/>
          <w:marRight w:val="0"/>
          <w:marTop w:val="0"/>
          <w:marBottom w:val="0"/>
          <w:divBdr>
            <w:top w:val="none" w:sz="0" w:space="0" w:color="auto"/>
            <w:left w:val="none" w:sz="0" w:space="0" w:color="auto"/>
            <w:bottom w:val="none" w:sz="0" w:space="0" w:color="auto"/>
            <w:right w:val="none" w:sz="0" w:space="0" w:color="auto"/>
          </w:divBdr>
        </w:div>
        <w:div w:id="1595282918">
          <w:marLeft w:val="640"/>
          <w:marRight w:val="0"/>
          <w:marTop w:val="0"/>
          <w:marBottom w:val="0"/>
          <w:divBdr>
            <w:top w:val="none" w:sz="0" w:space="0" w:color="auto"/>
            <w:left w:val="none" w:sz="0" w:space="0" w:color="auto"/>
            <w:bottom w:val="none" w:sz="0" w:space="0" w:color="auto"/>
            <w:right w:val="none" w:sz="0" w:space="0" w:color="auto"/>
          </w:divBdr>
        </w:div>
        <w:div w:id="1663510686">
          <w:marLeft w:val="640"/>
          <w:marRight w:val="0"/>
          <w:marTop w:val="0"/>
          <w:marBottom w:val="0"/>
          <w:divBdr>
            <w:top w:val="none" w:sz="0" w:space="0" w:color="auto"/>
            <w:left w:val="none" w:sz="0" w:space="0" w:color="auto"/>
            <w:bottom w:val="none" w:sz="0" w:space="0" w:color="auto"/>
            <w:right w:val="none" w:sz="0" w:space="0" w:color="auto"/>
          </w:divBdr>
        </w:div>
        <w:div w:id="1735540222">
          <w:marLeft w:val="640"/>
          <w:marRight w:val="0"/>
          <w:marTop w:val="0"/>
          <w:marBottom w:val="0"/>
          <w:divBdr>
            <w:top w:val="none" w:sz="0" w:space="0" w:color="auto"/>
            <w:left w:val="none" w:sz="0" w:space="0" w:color="auto"/>
            <w:bottom w:val="none" w:sz="0" w:space="0" w:color="auto"/>
            <w:right w:val="none" w:sz="0" w:space="0" w:color="auto"/>
          </w:divBdr>
        </w:div>
        <w:div w:id="1761290165">
          <w:marLeft w:val="640"/>
          <w:marRight w:val="0"/>
          <w:marTop w:val="0"/>
          <w:marBottom w:val="0"/>
          <w:divBdr>
            <w:top w:val="none" w:sz="0" w:space="0" w:color="auto"/>
            <w:left w:val="none" w:sz="0" w:space="0" w:color="auto"/>
            <w:bottom w:val="none" w:sz="0" w:space="0" w:color="auto"/>
            <w:right w:val="none" w:sz="0" w:space="0" w:color="auto"/>
          </w:divBdr>
        </w:div>
        <w:div w:id="1804881520">
          <w:marLeft w:val="640"/>
          <w:marRight w:val="0"/>
          <w:marTop w:val="0"/>
          <w:marBottom w:val="0"/>
          <w:divBdr>
            <w:top w:val="none" w:sz="0" w:space="0" w:color="auto"/>
            <w:left w:val="none" w:sz="0" w:space="0" w:color="auto"/>
            <w:bottom w:val="none" w:sz="0" w:space="0" w:color="auto"/>
            <w:right w:val="none" w:sz="0" w:space="0" w:color="auto"/>
          </w:divBdr>
        </w:div>
        <w:div w:id="1831099357">
          <w:marLeft w:val="640"/>
          <w:marRight w:val="0"/>
          <w:marTop w:val="0"/>
          <w:marBottom w:val="0"/>
          <w:divBdr>
            <w:top w:val="none" w:sz="0" w:space="0" w:color="auto"/>
            <w:left w:val="none" w:sz="0" w:space="0" w:color="auto"/>
            <w:bottom w:val="none" w:sz="0" w:space="0" w:color="auto"/>
            <w:right w:val="none" w:sz="0" w:space="0" w:color="auto"/>
          </w:divBdr>
        </w:div>
        <w:div w:id="1838837014">
          <w:marLeft w:val="640"/>
          <w:marRight w:val="0"/>
          <w:marTop w:val="0"/>
          <w:marBottom w:val="0"/>
          <w:divBdr>
            <w:top w:val="none" w:sz="0" w:space="0" w:color="auto"/>
            <w:left w:val="none" w:sz="0" w:space="0" w:color="auto"/>
            <w:bottom w:val="none" w:sz="0" w:space="0" w:color="auto"/>
            <w:right w:val="none" w:sz="0" w:space="0" w:color="auto"/>
          </w:divBdr>
        </w:div>
        <w:div w:id="1861971189">
          <w:marLeft w:val="640"/>
          <w:marRight w:val="0"/>
          <w:marTop w:val="0"/>
          <w:marBottom w:val="0"/>
          <w:divBdr>
            <w:top w:val="none" w:sz="0" w:space="0" w:color="auto"/>
            <w:left w:val="none" w:sz="0" w:space="0" w:color="auto"/>
            <w:bottom w:val="none" w:sz="0" w:space="0" w:color="auto"/>
            <w:right w:val="none" w:sz="0" w:space="0" w:color="auto"/>
          </w:divBdr>
        </w:div>
        <w:div w:id="1891573034">
          <w:marLeft w:val="640"/>
          <w:marRight w:val="0"/>
          <w:marTop w:val="0"/>
          <w:marBottom w:val="0"/>
          <w:divBdr>
            <w:top w:val="none" w:sz="0" w:space="0" w:color="auto"/>
            <w:left w:val="none" w:sz="0" w:space="0" w:color="auto"/>
            <w:bottom w:val="none" w:sz="0" w:space="0" w:color="auto"/>
            <w:right w:val="none" w:sz="0" w:space="0" w:color="auto"/>
          </w:divBdr>
        </w:div>
        <w:div w:id="1910581088">
          <w:marLeft w:val="640"/>
          <w:marRight w:val="0"/>
          <w:marTop w:val="0"/>
          <w:marBottom w:val="0"/>
          <w:divBdr>
            <w:top w:val="none" w:sz="0" w:space="0" w:color="auto"/>
            <w:left w:val="none" w:sz="0" w:space="0" w:color="auto"/>
            <w:bottom w:val="none" w:sz="0" w:space="0" w:color="auto"/>
            <w:right w:val="none" w:sz="0" w:space="0" w:color="auto"/>
          </w:divBdr>
        </w:div>
        <w:div w:id="1963345308">
          <w:marLeft w:val="640"/>
          <w:marRight w:val="0"/>
          <w:marTop w:val="0"/>
          <w:marBottom w:val="0"/>
          <w:divBdr>
            <w:top w:val="none" w:sz="0" w:space="0" w:color="auto"/>
            <w:left w:val="none" w:sz="0" w:space="0" w:color="auto"/>
            <w:bottom w:val="none" w:sz="0" w:space="0" w:color="auto"/>
            <w:right w:val="none" w:sz="0" w:space="0" w:color="auto"/>
          </w:divBdr>
        </w:div>
        <w:div w:id="1980912446">
          <w:marLeft w:val="640"/>
          <w:marRight w:val="0"/>
          <w:marTop w:val="0"/>
          <w:marBottom w:val="0"/>
          <w:divBdr>
            <w:top w:val="none" w:sz="0" w:space="0" w:color="auto"/>
            <w:left w:val="none" w:sz="0" w:space="0" w:color="auto"/>
            <w:bottom w:val="none" w:sz="0" w:space="0" w:color="auto"/>
            <w:right w:val="none" w:sz="0" w:space="0" w:color="auto"/>
          </w:divBdr>
        </w:div>
        <w:div w:id="1991395767">
          <w:marLeft w:val="640"/>
          <w:marRight w:val="0"/>
          <w:marTop w:val="0"/>
          <w:marBottom w:val="0"/>
          <w:divBdr>
            <w:top w:val="none" w:sz="0" w:space="0" w:color="auto"/>
            <w:left w:val="none" w:sz="0" w:space="0" w:color="auto"/>
            <w:bottom w:val="none" w:sz="0" w:space="0" w:color="auto"/>
            <w:right w:val="none" w:sz="0" w:space="0" w:color="auto"/>
          </w:divBdr>
        </w:div>
        <w:div w:id="2003972330">
          <w:marLeft w:val="640"/>
          <w:marRight w:val="0"/>
          <w:marTop w:val="0"/>
          <w:marBottom w:val="0"/>
          <w:divBdr>
            <w:top w:val="none" w:sz="0" w:space="0" w:color="auto"/>
            <w:left w:val="none" w:sz="0" w:space="0" w:color="auto"/>
            <w:bottom w:val="none" w:sz="0" w:space="0" w:color="auto"/>
            <w:right w:val="none" w:sz="0" w:space="0" w:color="auto"/>
          </w:divBdr>
        </w:div>
        <w:div w:id="2045326631">
          <w:marLeft w:val="640"/>
          <w:marRight w:val="0"/>
          <w:marTop w:val="0"/>
          <w:marBottom w:val="0"/>
          <w:divBdr>
            <w:top w:val="none" w:sz="0" w:space="0" w:color="auto"/>
            <w:left w:val="none" w:sz="0" w:space="0" w:color="auto"/>
            <w:bottom w:val="none" w:sz="0" w:space="0" w:color="auto"/>
            <w:right w:val="none" w:sz="0" w:space="0" w:color="auto"/>
          </w:divBdr>
        </w:div>
        <w:div w:id="2052530223">
          <w:marLeft w:val="640"/>
          <w:marRight w:val="0"/>
          <w:marTop w:val="0"/>
          <w:marBottom w:val="0"/>
          <w:divBdr>
            <w:top w:val="none" w:sz="0" w:space="0" w:color="auto"/>
            <w:left w:val="none" w:sz="0" w:space="0" w:color="auto"/>
            <w:bottom w:val="none" w:sz="0" w:space="0" w:color="auto"/>
            <w:right w:val="none" w:sz="0" w:space="0" w:color="auto"/>
          </w:divBdr>
        </w:div>
        <w:div w:id="2125348360">
          <w:marLeft w:val="640"/>
          <w:marRight w:val="0"/>
          <w:marTop w:val="0"/>
          <w:marBottom w:val="0"/>
          <w:divBdr>
            <w:top w:val="none" w:sz="0" w:space="0" w:color="auto"/>
            <w:left w:val="none" w:sz="0" w:space="0" w:color="auto"/>
            <w:bottom w:val="none" w:sz="0" w:space="0" w:color="auto"/>
            <w:right w:val="none" w:sz="0" w:space="0" w:color="auto"/>
          </w:divBdr>
        </w:div>
      </w:divsChild>
    </w:div>
    <w:div w:id="1670476839">
      <w:bodyDiv w:val="1"/>
      <w:marLeft w:val="0"/>
      <w:marRight w:val="0"/>
      <w:marTop w:val="0"/>
      <w:marBottom w:val="0"/>
      <w:divBdr>
        <w:top w:val="none" w:sz="0" w:space="0" w:color="auto"/>
        <w:left w:val="none" w:sz="0" w:space="0" w:color="auto"/>
        <w:bottom w:val="none" w:sz="0" w:space="0" w:color="auto"/>
        <w:right w:val="none" w:sz="0" w:space="0" w:color="auto"/>
      </w:divBdr>
      <w:divsChild>
        <w:div w:id="392122969">
          <w:marLeft w:val="640"/>
          <w:marRight w:val="0"/>
          <w:marTop w:val="0"/>
          <w:marBottom w:val="0"/>
          <w:divBdr>
            <w:top w:val="none" w:sz="0" w:space="0" w:color="auto"/>
            <w:left w:val="none" w:sz="0" w:space="0" w:color="auto"/>
            <w:bottom w:val="none" w:sz="0" w:space="0" w:color="auto"/>
            <w:right w:val="none" w:sz="0" w:space="0" w:color="auto"/>
          </w:divBdr>
        </w:div>
        <w:div w:id="1199271286">
          <w:marLeft w:val="640"/>
          <w:marRight w:val="0"/>
          <w:marTop w:val="0"/>
          <w:marBottom w:val="0"/>
          <w:divBdr>
            <w:top w:val="none" w:sz="0" w:space="0" w:color="auto"/>
            <w:left w:val="none" w:sz="0" w:space="0" w:color="auto"/>
            <w:bottom w:val="none" w:sz="0" w:space="0" w:color="auto"/>
            <w:right w:val="none" w:sz="0" w:space="0" w:color="auto"/>
          </w:divBdr>
        </w:div>
        <w:div w:id="2121488690">
          <w:marLeft w:val="640"/>
          <w:marRight w:val="0"/>
          <w:marTop w:val="0"/>
          <w:marBottom w:val="0"/>
          <w:divBdr>
            <w:top w:val="none" w:sz="0" w:space="0" w:color="auto"/>
            <w:left w:val="none" w:sz="0" w:space="0" w:color="auto"/>
            <w:bottom w:val="none" w:sz="0" w:space="0" w:color="auto"/>
            <w:right w:val="none" w:sz="0" w:space="0" w:color="auto"/>
          </w:divBdr>
        </w:div>
        <w:div w:id="2143039267">
          <w:marLeft w:val="640"/>
          <w:marRight w:val="0"/>
          <w:marTop w:val="0"/>
          <w:marBottom w:val="0"/>
          <w:divBdr>
            <w:top w:val="none" w:sz="0" w:space="0" w:color="auto"/>
            <w:left w:val="none" w:sz="0" w:space="0" w:color="auto"/>
            <w:bottom w:val="none" w:sz="0" w:space="0" w:color="auto"/>
            <w:right w:val="none" w:sz="0" w:space="0" w:color="auto"/>
          </w:divBdr>
        </w:div>
        <w:div w:id="1457260661">
          <w:marLeft w:val="640"/>
          <w:marRight w:val="0"/>
          <w:marTop w:val="0"/>
          <w:marBottom w:val="0"/>
          <w:divBdr>
            <w:top w:val="none" w:sz="0" w:space="0" w:color="auto"/>
            <w:left w:val="none" w:sz="0" w:space="0" w:color="auto"/>
            <w:bottom w:val="none" w:sz="0" w:space="0" w:color="auto"/>
            <w:right w:val="none" w:sz="0" w:space="0" w:color="auto"/>
          </w:divBdr>
        </w:div>
        <w:div w:id="192770161">
          <w:marLeft w:val="640"/>
          <w:marRight w:val="0"/>
          <w:marTop w:val="0"/>
          <w:marBottom w:val="0"/>
          <w:divBdr>
            <w:top w:val="none" w:sz="0" w:space="0" w:color="auto"/>
            <w:left w:val="none" w:sz="0" w:space="0" w:color="auto"/>
            <w:bottom w:val="none" w:sz="0" w:space="0" w:color="auto"/>
            <w:right w:val="none" w:sz="0" w:space="0" w:color="auto"/>
          </w:divBdr>
        </w:div>
        <w:div w:id="968900155">
          <w:marLeft w:val="640"/>
          <w:marRight w:val="0"/>
          <w:marTop w:val="0"/>
          <w:marBottom w:val="0"/>
          <w:divBdr>
            <w:top w:val="none" w:sz="0" w:space="0" w:color="auto"/>
            <w:left w:val="none" w:sz="0" w:space="0" w:color="auto"/>
            <w:bottom w:val="none" w:sz="0" w:space="0" w:color="auto"/>
            <w:right w:val="none" w:sz="0" w:space="0" w:color="auto"/>
          </w:divBdr>
        </w:div>
        <w:div w:id="2107386610">
          <w:marLeft w:val="640"/>
          <w:marRight w:val="0"/>
          <w:marTop w:val="0"/>
          <w:marBottom w:val="0"/>
          <w:divBdr>
            <w:top w:val="none" w:sz="0" w:space="0" w:color="auto"/>
            <w:left w:val="none" w:sz="0" w:space="0" w:color="auto"/>
            <w:bottom w:val="none" w:sz="0" w:space="0" w:color="auto"/>
            <w:right w:val="none" w:sz="0" w:space="0" w:color="auto"/>
          </w:divBdr>
        </w:div>
        <w:div w:id="599796672">
          <w:marLeft w:val="640"/>
          <w:marRight w:val="0"/>
          <w:marTop w:val="0"/>
          <w:marBottom w:val="0"/>
          <w:divBdr>
            <w:top w:val="none" w:sz="0" w:space="0" w:color="auto"/>
            <w:left w:val="none" w:sz="0" w:space="0" w:color="auto"/>
            <w:bottom w:val="none" w:sz="0" w:space="0" w:color="auto"/>
            <w:right w:val="none" w:sz="0" w:space="0" w:color="auto"/>
          </w:divBdr>
        </w:div>
        <w:div w:id="2035111999">
          <w:marLeft w:val="640"/>
          <w:marRight w:val="0"/>
          <w:marTop w:val="0"/>
          <w:marBottom w:val="0"/>
          <w:divBdr>
            <w:top w:val="none" w:sz="0" w:space="0" w:color="auto"/>
            <w:left w:val="none" w:sz="0" w:space="0" w:color="auto"/>
            <w:bottom w:val="none" w:sz="0" w:space="0" w:color="auto"/>
            <w:right w:val="none" w:sz="0" w:space="0" w:color="auto"/>
          </w:divBdr>
        </w:div>
        <w:div w:id="303896897">
          <w:marLeft w:val="640"/>
          <w:marRight w:val="0"/>
          <w:marTop w:val="0"/>
          <w:marBottom w:val="0"/>
          <w:divBdr>
            <w:top w:val="none" w:sz="0" w:space="0" w:color="auto"/>
            <w:left w:val="none" w:sz="0" w:space="0" w:color="auto"/>
            <w:bottom w:val="none" w:sz="0" w:space="0" w:color="auto"/>
            <w:right w:val="none" w:sz="0" w:space="0" w:color="auto"/>
          </w:divBdr>
        </w:div>
        <w:div w:id="1666742959">
          <w:marLeft w:val="640"/>
          <w:marRight w:val="0"/>
          <w:marTop w:val="0"/>
          <w:marBottom w:val="0"/>
          <w:divBdr>
            <w:top w:val="none" w:sz="0" w:space="0" w:color="auto"/>
            <w:left w:val="none" w:sz="0" w:space="0" w:color="auto"/>
            <w:bottom w:val="none" w:sz="0" w:space="0" w:color="auto"/>
            <w:right w:val="none" w:sz="0" w:space="0" w:color="auto"/>
          </w:divBdr>
        </w:div>
        <w:div w:id="1222715196">
          <w:marLeft w:val="640"/>
          <w:marRight w:val="0"/>
          <w:marTop w:val="0"/>
          <w:marBottom w:val="0"/>
          <w:divBdr>
            <w:top w:val="none" w:sz="0" w:space="0" w:color="auto"/>
            <w:left w:val="none" w:sz="0" w:space="0" w:color="auto"/>
            <w:bottom w:val="none" w:sz="0" w:space="0" w:color="auto"/>
            <w:right w:val="none" w:sz="0" w:space="0" w:color="auto"/>
          </w:divBdr>
        </w:div>
        <w:div w:id="1048535530">
          <w:marLeft w:val="640"/>
          <w:marRight w:val="0"/>
          <w:marTop w:val="0"/>
          <w:marBottom w:val="0"/>
          <w:divBdr>
            <w:top w:val="none" w:sz="0" w:space="0" w:color="auto"/>
            <w:left w:val="none" w:sz="0" w:space="0" w:color="auto"/>
            <w:bottom w:val="none" w:sz="0" w:space="0" w:color="auto"/>
            <w:right w:val="none" w:sz="0" w:space="0" w:color="auto"/>
          </w:divBdr>
        </w:div>
        <w:div w:id="1955162873">
          <w:marLeft w:val="640"/>
          <w:marRight w:val="0"/>
          <w:marTop w:val="0"/>
          <w:marBottom w:val="0"/>
          <w:divBdr>
            <w:top w:val="none" w:sz="0" w:space="0" w:color="auto"/>
            <w:left w:val="none" w:sz="0" w:space="0" w:color="auto"/>
            <w:bottom w:val="none" w:sz="0" w:space="0" w:color="auto"/>
            <w:right w:val="none" w:sz="0" w:space="0" w:color="auto"/>
          </w:divBdr>
        </w:div>
        <w:div w:id="2086295516">
          <w:marLeft w:val="640"/>
          <w:marRight w:val="0"/>
          <w:marTop w:val="0"/>
          <w:marBottom w:val="0"/>
          <w:divBdr>
            <w:top w:val="none" w:sz="0" w:space="0" w:color="auto"/>
            <w:left w:val="none" w:sz="0" w:space="0" w:color="auto"/>
            <w:bottom w:val="none" w:sz="0" w:space="0" w:color="auto"/>
            <w:right w:val="none" w:sz="0" w:space="0" w:color="auto"/>
          </w:divBdr>
        </w:div>
        <w:div w:id="1084256954">
          <w:marLeft w:val="640"/>
          <w:marRight w:val="0"/>
          <w:marTop w:val="0"/>
          <w:marBottom w:val="0"/>
          <w:divBdr>
            <w:top w:val="none" w:sz="0" w:space="0" w:color="auto"/>
            <w:left w:val="none" w:sz="0" w:space="0" w:color="auto"/>
            <w:bottom w:val="none" w:sz="0" w:space="0" w:color="auto"/>
            <w:right w:val="none" w:sz="0" w:space="0" w:color="auto"/>
          </w:divBdr>
        </w:div>
        <w:div w:id="2110008865">
          <w:marLeft w:val="640"/>
          <w:marRight w:val="0"/>
          <w:marTop w:val="0"/>
          <w:marBottom w:val="0"/>
          <w:divBdr>
            <w:top w:val="none" w:sz="0" w:space="0" w:color="auto"/>
            <w:left w:val="none" w:sz="0" w:space="0" w:color="auto"/>
            <w:bottom w:val="none" w:sz="0" w:space="0" w:color="auto"/>
            <w:right w:val="none" w:sz="0" w:space="0" w:color="auto"/>
          </w:divBdr>
        </w:div>
        <w:div w:id="971911171">
          <w:marLeft w:val="640"/>
          <w:marRight w:val="0"/>
          <w:marTop w:val="0"/>
          <w:marBottom w:val="0"/>
          <w:divBdr>
            <w:top w:val="none" w:sz="0" w:space="0" w:color="auto"/>
            <w:left w:val="none" w:sz="0" w:space="0" w:color="auto"/>
            <w:bottom w:val="none" w:sz="0" w:space="0" w:color="auto"/>
            <w:right w:val="none" w:sz="0" w:space="0" w:color="auto"/>
          </w:divBdr>
        </w:div>
        <w:div w:id="2101370929">
          <w:marLeft w:val="640"/>
          <w:marRight w:val="0"/>
          <w:marTop w:val="0"/>
          <w:marBottom w:val="0"/>
          <w:divBdr>
            <w:top w:val="none" w:sz="0" w:space="0" w:color="auto"/>
            <w:left w:val="none" w:sz="0" w:space="0" w:color="auto"/>
            <w:bottom w:val="none" w:sz="0" w:space="0" w:color="auto"/>
            <w:right w:val="none" w:sz="0" w:space="0" w:color="auto"/>
          </w:divBdr>
        </w:div>
        <w:div w:id="1737701803">
          <w:marLeft w:val="640"/>
          <w:marRight w:val="0"/>
          <w:marTop w:val="0"/>
          <w:marBottom w:val="0"/>
          <w:divBdr>
            <w:top w:val="none" w:sz="0" w:space="0" w:color="auto"/>
            <w:left w:val="none" w:sz="0" w:space="0" w:color="auto"/>
            <w:bottom w:val="none" w:sz="0" w:space="0" w:color="auto"/>
            <w:right w:val="none" w:sz="0" w:space="0" w:color="auto"/>
          </w:divBdr>
        </w:div>
        <w:div w:id="2022465675">
          <w:marLeft w:val="640"/>
          <w:marRight w:val="0"/>
          <w:marTop w:val="0"/>
          <w:marBottom w:val="0"/>
          <w:divBdr>
            <w:top w:val="none" w:sz="0" w:space="0" w:color="auto"/>
            <w:left w:val="none" w:sz="0" w:space="0" w:color="auto"/>
            <w:bottom w:val="none" w:sz="0" w:space="0" w:color="auto"/>
            <w:right w:val="none" w:sz="0" w:space="0" w:color="auto"/>
          </w:divBdr>
        </w:div>
        <w:div w:id="1689024054">
          <w:marLeft w:val="640"/>
          <w:marRight w:val="0"/>
          <w:marTop w:val="0"/>
          <w:marBottom w:val="0"/>
          <w:divBdr>
            <w:top w:val="none" w:sz="0" w:space="0" w:color="auto"/>
            <w:left w:val="none" w:sz="0" w:space="0" w:color="auto"/>
            <w:bottom w:val="none" w:sz="0" w:space="0" w:color="auto"/>
            <w:right w:val="none" w:sz="0" w:space="0" w:color="auto"/>
          </w:divBdr>
        </w:div>
        <w:div w:id="292754203">
          <w:marLeft w:val="640"/>
          <w:marRight w:val="0"/>
          <w:marTop w:val="0"/>
          <w:marBottom w:val="0"/>
          <w:divBdr>
            <w:top w:val="none" w:sz="0" w:space="0" w:color="auto"/>
            <w:left w:val="none" w:sz="0" w:space="0" w:color="auto"/>
            <w:bottom w:val="none" w:sz="0" w:space="0" w:color="auto"/>
            <w:right w:val="none" w:sz="0" w:space="0" w:color="auto"/>
          </w:divBdr>
        </w:div>
        <w:div w:id="217522816">
          <w:marLeft w:val="640"/>
          <w:marRight w:val="0"/>
          <w:marTop w:val="0"/>
          <w:marBottom w:val="0"/>
          <w:divBdr>
            <w:top w:val="none" w:sz="0" w:space="0" w:color="auto"/>
            <w:left w:val="none" w:sz="0" w:space="0" w:color="auto"/>
            <w:bottom w:val="none" w:sz="0" w:space="0" w:color="auto"/>
            <w:right w:val="none" w:sz="0" w:space="0" w:color="auto"/>
          </w:divBdr>
        </w:div>
        <w:div w:id="244992557">
          <w:marLeft w:val="640"/>
          <w:marRight w:val="0"/>
          <w:marTop w:val="0"/>
          <w:marBottom w:val="0"/>
          <w:divBdr>
            <w:top w:val="none" w:sz="0" w:space="0" w:color="auto"/>
            <w:left w:val="none" w:sz="0" w:space="0" w:color="auto"/>
            <w:bottom w:val="none" w:sz="0" w:space="0" w:color="auto"/>
            <w:right w:val="none" w:sz="0" w:space="0" w:color="auto"/>
          </w:divBdr>
        </w:div>
        <w:div w:id="1007905933">
          <w:marLeft w:val="640"/>
          <w:marRight w:val="0"/>
          <w:marTop w:val="0"/>
          <w:marBottom w:val="0"/>
          <w:divBdr>
            <w:top w:val="none" w:sz="0" w:space="0" w:color="auto"/>
            <w:left w:val="none" w:sz="0" w:space="0" w:color="auto"/>
            <w:bottom w:val="none" w:sz="0" w:space="0" w:color="auto"/>
            <w:right w:val="none" w:sz="0" w:space="0" w:color="auto"/>
          </w:divBdr>
        </w:div>
        <w:div w:id="1943294513">
          <w:marLeft w:val="640"/>
          <w:marRight w:val="0"/>
          <w:marTop w:val="0"/>
          <w:marBottom w:val="0"/>
          <w:divBdr>
            <w:top w:val="none" w:sz="0" w:space="0" w:color="auto"/>
            <w:left w:val="none" w:sz="0" w:space="0" w:color="auto"/>
            <w:bottom w:val="none" w:sz="0" w:space="0" w:color="auto"/>
            <w:right w:val="none" w:sz="0" w:space="0" w:color="auto"/>
          </w:divBdr>
        </w:div>
        <w:div w:id="1330330874">
          <w:marLeft w:val="640"/>
          <w:marRight w:val="0"/>
          <w:marTop w:val="0"/>
          <w:marBottom w:val="0"/>
          <w:divBdr>
            <w:top w:val="none" w:sz="0" w:space="0" w:color="auto"/>
            <w:left w:val="none" w:sz="0" w:space="0" w:color="auto"/>
            <w:bottom w:val="none" w:sz="0" w:space="0" w:color="auto"/>
            <w:right w:val="none" w:sz="0" w:space="0" w:color="auto"/>
          </w:divBdr>
        </w:div>
        <w:div w:id="1545171118">
          <w:marLeft w:val="640"/>
          <w:marRight w:val="0"/>
          <w:marTop w:val="0"/>
          <w:marBottom w:val="0"/>
          <w:divBdr>
            <w:top w:val="none" w:sz="0" w:space="0" w:color="auto"/>
            <w:left w:val="none" w:sz="0" w:space="0" w:color="auto"/>
            <w:bottom w:val="none" w:sz="0" w:space="0" w:color="auto"/>
            <w:right w:val="none" w:sz="0" w:space="0" w:color="auto"/>
          </w:divBdr>
        </w:div>
        <w:div w:id="1613901153">
          <w:marLeft w:val="640"/>
          <w:marRight w:val="0"/>
          <w:marTop w:val="0"/>
          <w:marBottom w:val="0"/>
          <w:divBdr>
            <w:top w:val="none" w:sz="0" w:space="0" w:color="auto"/>
            <w:left w:val="none" w:sz="0" w:space="0" w:color="auto"/>
            <w:bottom w:val="none" w:sz="0" w:space="0" w:color="auto"/>
            <w:right w:val="none" w:sz="0" w:space="0" w:color="auto"/>
          </w:divBdr>
        </w:div>
        <w:div w:id="1714890907">
          <w:marLeft w:val="640"/>
          <w:marRight w:val="0"/>
          <w:marTop w:val="0"/>
          <w:marBottom w:val="0"/>
          <w:divBdr>
            <w:top w:val="none" w:sz="0" w:space="0" w:color="auto"/>
            <w:left w:val="none" w:sz="0" w:space="0" w:color="auto"/>
            <w:bottom w:val="none" w:sz="0" w:space="0" w:color="auto"/>
            <w:right w:val="none" w:sz="0" w:space="0" w:color="auto"/>
          </w:divBdr>
        </w:div>
        <w:div w:id="1400177933">
          <w:marLeft w:val="640"/>
          <w:marRight w:val="0"/>
          <w:marTop w:val="0"/>
          <w:marBottom w:val="0"/>
          <w:divBdr>
            <w:top w:val="none" w:sz="0" w:space="0" w:color="auto"/>
            <w:left w:val="none" w:sz="0" w:space="0" w:color="auto"/>
            <w:bottom w:val="none" w:sz="0" w:space="0" w:color="auto"/>
            <w:right w:val="none" w:sz="0" w:space="0" w:color="auto"/>
          </w:divBdr>
        </w:div>
        <w:div w:id="1431849233">
          <w:marLeft w:val="640"/>
          <w:marRight w:val="0"/>
          <w:marTop w:val="0"/>
          <w:marBottom w:val="0"/>
          <w:divBdr>
            <w:top w:val="none" w:sz="0" w:space="0" w:color="auto"/>
            <w:left w:val="none" w:sz="0" w:space="0" w:color="auto"/>
            <w:bottom w:val="none" w:sz="0" w:space="0" w:color="auto"/>
            <w:right w:val="none" w:sz="0" w:space="0" w:color="auto"/>
          </w:divBdr>
        </w:div>
        <w:div w:id="731536627">
          <w:marLeft w:val="640"/>
          <w:marRight w:val="0"/>
          <w:marTop w:val="0"/>
          <w:marBottom w:val="0"/>
          <w:divBdr>
            <w:top w:val="none" w:sz="0" w:space="0" w:color="auto"/>
            <w:left w:val="none" w:sz="0" w:space="0" w:color="auto"/>
            <w:bottom w:val="none" w:sz="0" w:space="0" w:color="auto"/>
            <w:right w:val="none" w:sz="0" w:space="0" w:color="auto"/>
          </w:divBdr>
        </w:div>
        <w:div w:id="1884753922">
          <w:marLeft w:val="640"/>
          <w:marRight w:val="0"/>
          <w:marTop w:val="0"/>
          <w:marBottom w:val="0"/>
          <w:divBdr>
            <w:top w:val="none" w:sz="0" w:space="0" w:color="auto"/>
            <w:left w:val="none" w:sz="0" w:space="0" w:color="auto"/>
            <w:bottom w:val="none" w:sz="0" w:space="0" w:color="auto"/>
            <w:right w:val="none" w:sz="0" w:space="0" w:color="auto"/>
          </w:divBdr>
        </w:div>
        <w:div w:id="449518362">
          <w:marLeft w:val="640"/>
          <w:marRight w:val="0"/>
          <w:marTop w:val="0"/>
          <w:marBottom w:val="0"/>
          <w:divBdr>
            <w:top w:val="none" w:sz="0" w:space="0" w:color="auto"/>
            <w:left w:val="none" w:sz="0" w:space="0" w:color="auto"/>
            <w:bottom w:val="none" w:sz="0" w:space="0" w:color="auto"/>
            <w:right w:val="none" w:sz="0" w:space="0" w:color="auto"/>
          </w:divBdr>
        </w:div>
        <w:div w:id="1465392488">
          <w:marLeft w:val="640"/>
          <w:marRight w:val="0"/>
          <w:marTop w:val="0"/>
          <w:marBottom w:val="0"/>
          <w:divBdr>
            <w:top w:val="none" w:sz="0" w:space="0" w:color="auto"/>
            <w:left w:val="none" w:sz="0" w:space="0" w:color="auto"/>
            <w:bottom w:val="none" w:sz="0" w:space="0" w:color="auto"/>
            <w:right w:val="none" w:sz="0" w:space="0" w:color="auto"/>
          </w:divBdr>
        </w:div>
        <w:div w:id="710499210">
          <w:marLeft w:val="640"/>
          <w:marRight w:val="0"/>
          <w:marTop w:val="0"/>
          <w:marBottom w:val="0"/>
          <w:divBdr>
            <w:top w:val="none" w:sz="0" w:space="0" w:color="auto"/>
            <w:left w:val="none" w:sz="0" w:space="0" w:color="auto"/>
            <w:bottom w:val="none" w:sz="0" w:space="0" w:color="auto"/>
            <w:right w:val="none" w:sz="0" w:space="0" w:color="auto"/>
          </w:divBdr>
        </w:div>
        <w:div w:id="1737894226">
          <w:marLeft w:val="640"/>
          <w:marRight w:val="0"/>
          <w:marTop w:val="0"/>
          <w:marBottom w:val="0"/>
          <w:divBdr>
            <w:top w:val="none" w:sz="0" w:space="0" w:color="auto"/>
            <w:left w:val="none" w:sz="0" w:space="0" w:color="auto"/>
            <w:bottom w:val="none" w:sz="0" w:space="0" w:color="auto"/>
            <w:right w:val="none" w:sz="0" w:space="0" w:color="auto"/>
          </w:divBdr>
        </w:div>
        <w:div w:id="1032070161">
          <w:marLeft w:val="640"/>
          <w:marRight w:val="0"/>
          <w:marTop w:val="0"/>
          <w:marBottom w:val="0"/>
          <w:divBdr>
            <w:top w:val="none" w:sz="0" w:space="0" w:color="auto"/>
            <w:left w:val="none" w:sz="0" w:space="0" w:color="auto"/>
            <w:bottom w:val="none" w:sz="0" w:space="0" w:color="auto"/>
            <w:right w:val="none" w:sz="0" w:space="0" w:color="auto"/>
          </w:divBdr>
        </w:div>
        <w:div w:id="540285927">
          <w:marLeft w:val="640"/>
          <w:marRight w:val="0"/>
          <w:marTop w:val="0"/>
          <w:marBottom w:val="0"/>
          <w:divBdr>
            <w:top w:val="none" w:sz="0" w:space="0" w:color="auto"/>
            <w:left w:val="none" w:sz="0" w:space="0" w:color="auto"/>
            <w:bottom w:val="none" w:sz="0" w:space="0" w:color="auto"/>
            <w:right w:val="none" w:sz="0" w:space="0" w:color="auto"/>
          </w:divBdr>
        </w:div>
        <w:div w:id="172573728">
          <w:marLeft w:val="640"/>
          <w:marRight w:val="0"/>
          <w:marTop w:val="0"/>
          <w:marBottom w:val="0"/>
          <w:divBdr>
            <w:top w:val="none" w:sz="0" w:space="0" w:color="auto"/>
            <w:left w:val="none" w:sz="0" w:space="0" w:color="auto"/>
            <w:bottom w:val="none" w:sz="0" w:space="0" w:color="auto"/>
            <w:right w:val="none" w:sz="0" w:space="0" w:color="auto"/>
          </w:divBdr>
        </w:div>
        <w:div w:id="340008526">
          <w:marLeft w:val="640"/>
          <w:marRight w:val="0"/>
          <w:marTop w:val="0"/>
          <w:marBottom w:val="0"/>
          <w:divBdr>
            <w:top w:val="none" w:sz="0" w:space="0" w:color="auto"/>
            <w:left w:val="none" w:sz="0" w:space="0" w:color="auto"/>
            <w:bottom w:val="none" w:sz="0" w:space="0" w:color="auto"/>
            <w:right w:val="none" w:sz="0" w:space="0" w:color="auto"/>
          </w:divBdr>
        </w:div>
        <w:div w:id="710496020">
          <w:marLeft w:val="640"/>
          <w:marRight w:val="0"/>
          <w:marTop w:val="0"/>
          <w:marBottom w:val="0"/>
          <w:divBdr>
            <w:top w:val="none" w:sz="0" w:space="0" w:color="auto"/>
            <w:left w:val="none" w:sz="0" w:space="0" w:color="auto"/>
            <w:bottom w:val="none" w:sz="0" w:space="0" w:color="auto"/>
            <w:right w:val="none" w:sz="0" w:space="0" w:color="auto"/>
          </w:divBdr>
        </w:div>
        <w:div w:id="1207260059">
          <w:marLeft w:val="640"/>
          <w:marRight w:val="0"/>
          <w:marTop w:val="0"/>
          <w:marBottom w:val="0"/>
          <w:divBdr>
            <w:top w:val="none" w:sz="0" w:space="0" w:color="auto"/>
            <w:left w:val="none" w:sz="0" w:space="0" w:color="auto"/>
            <w:bottom w:val="none" w:sz="0" w:space="0" w:color="auto"/>
            <w:right w:val="none" w:sz="0" w:space="0" w:color="auto"/>
          </w:divBdr>
        </w:div>
        <w:div w:id="83186324">
          <w:marLeft w:val="640"/>
          <w:marRight w:val="0"/>
          <w:marTop w:val="0"/>
          <w:marBottom w:val="0"/>
          <w:divBdr>
            <w:top w:val="none" w:sz="0" w:space="0" w:color="auto"/>
            <w:left w:val="none" w:sz="0" w:space="0" w:color="auto"/>
            <w:bottom w:val="none" w:sz="0" w:space="0" w:color="auto"/>
            <w:right w:val="none" w:sz="0" w:space="0" w:color="auto"/>
          </w:divBdr>
        </w:div>
        <w:div w:id="240872691">
          <w:marLeft w:val="640"/>
          <w:marRight w:val="0"/>
          <w:marTop w:val="0"/>
          <w:marBottom w:val="0"/>
          <w:divBdr>
            <w:top w:val="none" w:sz="0" w:space="0" w:color="auto"/>
            <w:left w:val="none" w:sz="0" w:space="0" w:color="auto"/>
            <w:bottom w:val="none" w:sz="0" w:space="0" w:color="auto"/>
            <w:right w:val="none" w:sz="0" w:space="0" w:color="auto"/>
          </w:divBdr>
        </w:div>
        <w:div w:id="1148743861">
          <w:marLeft w:val="640"/>
          <w:marRight w:val="0"/>
          <w:marTop w:val="0"/>
          <w:marBottom w:val="0"/>
          <w:divBdr>
            <w:top w:val="none" w:sz="0" w:space="0" w:color="auto"/>
            <w:left w:val="none" w:sz="0" w:space="0" w:color="auto"/>
            <w:bottom w:val="none" w:sz="0" w:space="0" w:color="auto"/>
            <w:right w:val="none" w:sz="0" w:space="0" w:color="auto"/>
          </w:divBdr>
        </w:div>
        <w:div w:id="2081709918">
          <w:marLeft w:val="640"/>
          <w:marRight w:val="0"/>
          <w:marTop w:val="0"/>
          <w:marBottom w:val="0"/>
          <w:divBdr>
            <w:top w:val="none" w:sz="0" w:space="0" w:color="auto"/>
            <w:left w:val="none" w:sz="0" w:space="0" w:color="auto"/>
            <w:bottom w:val="none" w:sz="0" w:space="0" w:color="auto"/>
            <w:right w:val="none" w:sz="0" w:space="0" w:color="auto"/>
          </w:divBdr>
        </w:div>
        <w:div w:id="920676943">
          <w:marLeft w:val="640"/>
          <w:marRight w:val="0"/>
          <w:marTop w:val="0"/>
          <w:marBottom w:val="0"/>
          <w:divBdr>
            <w:top w:val="none" w:sz="0" w:space="0" w:color="auto"/>
            <w:left w:val="none" w:sz="0" w:space="0" w:color="auto"/>
            <w:bottom w:val="none" w:sz="0" w:space="0" w:color="auto"/>
            <w:right w:val="none" w:sz="0" w:space="0" w:color="auto"/>
          </w:divBdr>
        </w:div>
        <w:div w:id="1859342765">
          <w:marLeft w:val="640"/>
          <w:marRight w:val="0"/>
          <w:marTop w:val="0"/>
          <w:marBottom w:val="0"/>
          <w:divBdr>
            <w:top w:val="none" w:sz="0" w:space="0" w:color="auto"/>
            <w:left w:val="none" w:sz="0" w:space="0" w:color="auto"/>
            <w:bottom w:val="none" w:sz="0" w:space="0" w:color="auto"/>
            <w:right w:val="none" w:sz="0" w:space="0" w:color="auto"/>
          </w:divBdr>
        </w:div>
        <w:div w:id="16124471">
          <w:marLeft w:val="640"/>
          <w:marRight w:val="0"/>
          <w:marTop w:val="0"/>
          <w:marBottom w:val="0"/>
          <w:divBdr>
            <w:top w:val="none" w:sz="0" w:space="0" w:color="auto"/>
            <w:left w:val="none" w:sz="0" w:space="0" w:color="auto"/>
            <w:bottom w:val="none" w:sz="0" w:space="0" w:color="auto"/>
            <w:right w:val="none" w:sz="0" w:space="0" w:color="auto"/>
          </w:divBdr>
        </w:div>
        <w:div w:id="1702853967">
          <w:marLeft w:val="640"/>
          <w:marRight w:val="0"/>
          <w:marTop w:val="0"/>
          <w:marBottom w:val="0"/>
          <w:divBdr>
            <w:top w:val="none" w:sz="0" w:space="0" w:color="auto"/>
            <w:left w:val="none" w:sz="0" w:space="0" w:color="auto"/>
            <w:bottom w:val="none" w:sz="0" w:space="0" w:color="auto"/>
            <w:right w:val="none" w:sz="0" w:space="0" w:color="auto"/>
          </w:divBdr>
        </w:div>
        <w:div w:id="1824854971">
          <w:marLeft w:val="640"/>
          <w:marRight w:val="0"/>
          <w:marTop w:val="0"/>
          <w:marBottom w:val="0"/>
          <w:divBdr>
            <w:top w:val="none" w:sz="0" w:space="0" w:color="auto"/>
            <w:left w:val="none" w:sz="0" w:space="0" w:color="auto"/>
            <w:bottom w:val="none" w:sz="0" w:space="0" w:color="auto"/>
            <w:right w:val="none" w:sz="0" w:space="0" w:color="auto"/>
          </w:divBdr>
        </w:div>
        <w:div w:id="2115665828">
          <w:marLeft w:val="640"/>
          <w:marRight w:val="0"/>
          <w:marTop w:val="0"/>
          <w:marBottom w:val="0"/>
          <w:divBdr>
            <w:top w:val="none" w:sz="0" w:space="0" w:color="auto"/>
            <w:left w:val="none" w:sz="0" w:space="0" w:color="auto"/>
            <w:bottom w:val="none" w:sz="0" w:space="0" w:color="auto"/>
            <w:right w:val="none" w:sz="0" w:space="0" w:color="auto"/>
          </w:divBdr>
        </w:div>
        <w:div w:id="1890723805">
          <w:marLeft w:val="640"/>
          <w:marRight w:val="0"/>
          <w:marTop w:val="0"/>
          <w:marBottom w:val="0"/>
          <w:divBdr>
            <w:top w:val="none" w:sz="0" w:space="0" w:color="auto"/>
            <w:left w:val="none" w:sz="0" w:space="0" w:color="auto"/>
            <w:bottom w:val="none" w:sz="0" w:space="0" w:color="auto"/>
            <w:right w:val="none" w:sz="0" w:space="0" w:color="auto"/>
          </w:divBdr>
        </w:div>
        <w:div w:id="1751586809">
          <w:marLeft w:val="640"/>
          <w:marRight w:val="0"/>
          <w:marTop w:val="0"/>
          <w:marBottom w:val="0"/>
          <w:divBdr>
            <w:top w:val="none" w:sz="0" w:space="0" w:color="auto"/>
            <w:left w:val="none" w:sz="0" w:space="0" w:color="auto"/>
            <w:bottom w:val="none" w:sz="0" w:space="0" w:color="auto"/>
            <w:right w:val="none" w:sz="0" w:space="0" w:color="auto"/>
          </w:divBdr>
        </w:div>
        <w:div w:id="684013962">
          <w:marLeft w:val="640"/>
          <w:marRight w:val="0"/>
          <w:marTop w:val="0"/>
          <w:marBottom w:val="0"/>
          <w:divBdr>
            <w:top w:val="none" w:sz="0" w:space="0" w:color="auto"/>
            <w:left w:val="none" w:sz="0" w:space="0" w:color="auto"/>
            <w:bottom w:val="none" w:sz="0" w:space="0" w:color="auto"/>
            <w:right w:val="none" w:sz="0" w:space="0" w:color="auto"/>
          </w:divBdr>
        </w:div>
        <w:div w:id="36393487">
          <w:marLeft w:val="640"/>
          <w:marRight w:val="0"/>
          <w:marTop w:val="0"/>
          <w:marBottom w:val="0"/>
          <w:divBdr>
            <w:top w:val="none" w:sz="0" w:space="0" w:color="auto"/>
            <w:left w:val="none" w:sz="0" w:space="0" w:color="auto"/>
            <w:bottom w:val="none" w:sz="0" w:space="0" w:color="auto"/>
            <w:right w:val="none" w:sz="0" w:space="0" w:color="auto"/>
          </w:divBdr>
        </w:div>
        <w:div w:id="989019092">
          <w:marLeft w:val="640"/>
          <w:marRight w:val="0"/>
          <w:marTop w:val="0"/>
          <w:marBottom w:val="0"/>
          <w:divBdr>
            <w:top w:val="none" w:sz="0" w:space="0" w:color="auto"/>
            <w:left w:val="none" w:sz="0" w:space="0" w:color="auto"/>
            <w:bottom w:val="none" w:sz="0" w:space="0" w:color="auto"/>
            <w:right w:val="none" w:sz="0" w:space="0" w:color="auto"/>
          </w:divBdr>
        </w:div>
        <w:div w:id="1014723189">
          <w:marLeft w:val="640"/>
          <w:marRight w:val="0"/>
          <w:marTop w:val="0"/>
          <w:marBottom w:val="0"/>
          <w:divBdr>
            <w:top w:val="none" w:sz="0" w:space="0" w:color="auto"/>
            <w:left w:val="none" w:sz="0" w:space="0" w:color="auto"/>
            <w:bottom w:val="none" w:sz="0" w:space="0" w:color="auto"/>
            <w:right w:val="none" w:sz="0" w:space="0" w:color="auto"/>
          </w:divBdr>
        </w:div>
        <w:div w:id="376244806">
          <w:marLeft w:val="640"/>
          <w:marRight w:val="0"/>
          <w:marTop w:val="0"/>
          <w:marBottom w:val="0"/>
          <w:divBdr>
            <w:top w:val="none" w:sz="0" w:space="0" w:color="auto"/>
            <w:left w:val="none" w:sz="0" w:space="0" w:color="auto"/>
            <w:bottom w:val="none" w:sz="0" w:space="0" w:color="auto"/>
            <w:right w:val="none" w:sz="0" w:space="0" w:color="auto"/>
          </w:divBdr>
        </w:div>
        <w:div w:id="987321030">
          <w:marLeft w:val="640"/>
          <w:marRight w:val="0"/>
          <w:marTop w:val="0"/>
          <w:marBottom w:val="0"/>
          <w:divBdr>
            <w:top w:val="none" w:sz="0" w:space="0" w:color="auto"/>
            <w:left w:val="none" w:sz="0" w:space="0" w:color="auto"/>
            <w:bottom w:val="none" w:sz="0" w:space="0" w:color="auto"/>
            <w:right w:val="none" w:sz="0" w:space="0" w:color="auto"/>
          </w:divBdr>
        </w:div>
        <w:div w:id="294220938">
          <w:marLeft w:val="640"/>
          <w:marRight w:val="0"/>
          <w:marTop w:val="0"/>
          <w:marBottom w:val="0"/>
          <w:divBdr>
            <w:top w:val="none" w:sz="0" w:space="0" w:color="auto"/>
            <w:left w:val="none" w:sz="0" w:space="0" w:color="auto"/>
            <w:bottom w:val="none" w:sz="0" w:space="0" w:color="auto"/>
            <w:right w:val="none" w:sz="0" w:space="0" w:color="auto"/>
          </w:divBdr>
        </w:div>
        <w:div w:id="163403776">
          <w:marLeft w:val="640"/>
          <w:marRight w:val="0"/>
          <w:marTop w:val="0"/>
          <w:marBottom w:val="0"/>
          <w:divBdr>
            <w:top w:val="none" w:sz="0" w:space="0" w:color="auto"/>
            <w:left w:val="none" w:sz="0" w:space="0" w:color="auto"/>
            <w:bottom w:val="none" w:sz="0" w:space="0" w:color="auto"/>
            <w:right w:val="none" w:sz="0" w:space="0" w:color="auto"/>
          </w:divBdr>
        </w:div>
        <w:div w:id="663897920">
          <w:marLeft w:val="640"/>
          <w:marRight w:val="0"/>
          <w:marTop w:val="0"/>
          <w:marBottom w:val="0"/>
          <w:divBdr>
            <w:top w:val="none" w:sz="0" w:space="0" w:color="auto"/>
            <w:left w:val="none" w:sz="0" w:space="0" w:color="auto"/>
            <w:bottom w:val="none" w:sz="0" w:space="0" w:color="auto"/>
            <w:right w:val="none" w:sz="0" w:space="0" w:color="auto"/>
          </w:divBdr>
        </w:div>
        <w:div w:id="1868907842">
          <w:marLeft w:val="640"/>
          <w:marRight w:val="0"/>
          <w:marTop w:val="0"/>
          <w:marBottom w:val="0"/>
          <w:divBdr>
            <w:top w:val="none" w:sz="0" w:space="0" w:color="auto"/>
            <w:left w:val="none" w:sz="0" w:space="0" w:color="auto"/>
            <w:bottom w:val="none" w:sz="0" w:space="0" w:color="auto"/>
            <w:right w:val="none" w:sz="0" w:space="0" w:color="auto"/>
          </w:divBdr>
        </w:div>
        <w:div w:id="55520113">
          <w:marLeft w:val="640"/>
          <w:marRight w:val="0"/>
          <w:marTop w:val="0"/>
          <w:marBottom w:val="0"/>
          <w:divBdr>
            <w:top w:val="none" w:sz="0" w:space="0" w:color="auto"/>
            <w:left w:val="none" w:sz="0" w:space="0" w:color="auto"/>
            <w:bottom w:val="none" w:sz="0" w:space="0" w:color="auto"/>
            <w:right w:val="none" w:sz="0" w:space="0" w:color="auto"/>
          </w:divBdr>
        </w:div>
        <w:div w:id="298875929">
          <w:marLeft w:val="640"/>
          <w:marRight w:val="0"/>
          <w:marTop w:val="0"/>
          <w:marBottom w:val="0"/>
          <w:divBdr>
            <w:top w:val="none" w:sz="0" w:space="0" w:color="auto"/>
            <w:left w:val="none" w:sz="0" w:space="0" w:color="auto"/>
            <w:bottom w:val="none" w:sz="0" w:space="0" w:color="auto"/>
            <w:right w:val="none" w:sz="0" w:space="0" w:color="auto"/>
          </w:divBdr>
        </w:div>
        <w:div w:id="180630369">
          <w:marLeft w:val="640"/>
          <w:marRight w:val="0"/>
          <w:marTop w:val="0"/>
          <w:marBottom w:val="0"/>
          <w:divBdr>
            <w:top w:val="none" w:sz="0" w:space="0" w:color="auto"/>
            <w:left w:val="none" w:sz="0" w:space="0" w:color="auto"/>
            <w:bottom w:val="none" w:sz="0" w:space="0" w:color="auto"/>
            <w:right w:val="none" w:sz="0" w:space="0" w:color="auto"/>
          </w:divBdr>
        </w:div>
        <w:div w:id="928274889">
          <w:marLeft w:val="640"/>
          <w:marRight w:val="0"/>
          <w:marTop w:val="0"/>
          <w:marBottom w:val="0"/>
          <w:divBdr>
            <w:top w:val="none" w:sz="0" w:space="0" w:color="auto"/>
            <w:left w:val="none" w:sz="0" w:space="0" w:color="auto"/>
            <w:bottom w:val="none" w:sz="0" w:space="0" w:color="auto"/>
            <w:right w:val="none" w:sz="0" w:space="0" w:color="auto"/>
          </w:divBdr>
        </w:div>
        <w:div w:id="694160255">
          <w:marLeft w:val="640"/>
          <w:marRight w:val="0"/>
          <w:marTop w:val="0"/>
          <w:marBottom w:val="0"/>
          <w:divBdr>
            <w:top w:val="none" w:sz="0" w:space="0" w:color="auto"/>
            <w:left w:val="none" w:sz="0" w:space="0" w:color="auto"/>
            <w:bottom w:val="none" w:sz="0" w:space="0" w:color="auto"/>
            <w:right w:val="none" w:sz="0" w:space="0" w:color="auto"/>
          </w:divBdr>
        </w:div>
        <w:div w:id="129632787">
          <w:marLeft w:val="640"/>
          <w:marRight w:val="0"/>
          <w:marTop w:val="0"/>
          <w:marBottom w:val="0"/>
          <w:divBdr>
            <w:top w:val="none" w:sz="0" w:space="0" w:color="auto"/>
            <w:left w:val="none" w:sz="0" w:space="0" w:color="auto"/>
            <w:bottom w:val="none" w:sz="0" w:space="0" w:color="auto"/>
            <w:right w:val="none" w:sz="0" w:space="0" w:color="auto"/>
          </w:divBdr>
        </w:div>
        <w:div w:id="1394898">
          <w:marLeft w:val="640"/>
          <w:marRight w:val="0"/>
          <w:marTop w:val="0"/>
          <w:marBottom w:val="0"/>
          <w:divBdr>
            <w:top w:val="none" w:sz="0" w:space="0" w:color="auto"/>
            <w:left w:val="none" w:sz="0" w:space="0" w:color="auto"/>
            <w:bottom w:val="none" w:sz="0" w:space="0" w:color="auto"/>
            <w:right w:val="none" w:sz="0" w:space="0" w:color="auto"/>
          </w:divBdr>
        </w:div>
        <w:div w:id="975835862">
          <w:marLeft w:val="640"/>
          <w:marRight w:val="0"/>
          <w:marTop w:val="0"/>
          <w:marBottom w:val="0"/>
          <w:divBdr>
            <w:top w:val="none" w:sz="0" w:space="0" w:color="auto"/>
            <w:left w:val="none" w:sz="0" w:space="0" w:color="auto"/>
            <w:bottom w:val="none" w:sz="0" w:space="0" w:color="auto"/>
            <w:right w:val="none" w:sz="0" w:space="0" w:color="auto"/>
          </w:divBdr>
        </w:div>
        <w:div w:id="676156559">
          <w:marLeft w:val="640"/>
          <w:marRight w:val="0"/>
          <w:marTop w:val="0"/>
          <w:marBottom w:val="0"/>
          <w:divBdr>
            <w:top w:val="none" w:sz="0" w:space="0" w:color="auto"/>
            <w:left w:val="none" w:sz="0" w:space="0" w:color="auto"/>
            <w:bottom w:val="none" w:sz="0" w:space="0" w:color="auto"/>
            <w:right w:val="none" w:sz="0" w:space="0" w:color="auto"/>
          </w:divBdr>
        </w:div>
        <w:div w:id="154882978">
          <w:marLeft w:val="640"/>
          <w:marRight w:val="0"/>
          <w:marTop w:val="0"/>
          <w:marBottom w:val="0"/>
          <w:divBdr>
            <w:top w:val="none" w:sz="0" w:space="0" w:color="auto"/>
            <w:left w:val="none" w:sz="0" w:space="0" w:color="auto"/>
            <w:bottom w:val="none" w:sz="0" w:space="0" w:color="auto"/>
            <w:right w:val="none" w:sz="0" w:space="0" w:color="auto"/>
          </w:divBdr>
        </w:div>
        <w:div w:id="346836540">
          <w:marLeft w:val="640"/>
          <w:marRight w:val="0"/>
          <w:marTop w:val="0"/>
          <w:marBottom w:val="0"/>
          <w:divBdr>
            <w:top w:val="none" w:sz="0" w:space="0" w:color="auto"/>
            <w:left w:val="none" w:sz="0" w:space="0" w:color="auto"/>
            <w:bottom w:val="none" w:sz="0" w:space="0" w:color="auto"/>
            <w:right w:val="none" w:sz="0" w:space="0" w:color="auto"/>
          </w:divBdr>
        </w:div>
        <w:div w:id="22949920">
          <w:marLeft w:val="640"/>
          <w:marRight w:val="0"/>
          <w:marTop w:val="0"/>
          <w:marBottom w:val="0"/>
          <w:divBdr>
            <w:top w:val="none" w:sz="0" w:space="0" w:color="auto"/>
            <w:left w:val="none" w:sz="0" w:space="0" w:color="auto"/>
            <w:bottom w:val="none" w:sz="0" w:space="0" w:color="auto"/>
            <w:right w:val="none" w:sz="0" w:space="0" w:color="auto"/>
          </w:divBdr>
        </w:div>
        <w:div w:id="1465541917">
          <w:marLeft w:val="640"/>
          <w:marRight w:val="0"/>
          <w:marTop w:val="0"/>
          <w:marBottom w:val="0"/>
          <w:divBdr>
            <w:top w:val="none" w:sz="0" w:space="0" w:color="auto"/>
            <w:left w:val="none" w:sz="0" w:space="0" w:color="auto"/>
            <w:bottom w:val="none" w:sz="0" w:space="0" w:color="auto"/>
            <w:right w:val="none" w:sz="0" w:space="0" w:color="auto"/>
          </w:divBdr>
        </w:div>
        <w:div w:id="883757320">
          <w:marLeft w:val="640"/>
          <w:marRight w:val="0"/>
          <w:marTop w:val="0"/>
          <w:marBottom w:val="0"/>
          <w:divBdr>
            <w:top w:val="none" w:sz="0" w:space="0" w:color="auto"/>
            <w:left w:val="none" w:sz="0" w:space="0" w:color="auto"/>
            <w:bottom w:val="none" w:sz="0" w:space="0" w:color="auto"/>
            <w:right w:val="none" w:sz="0" w:space="0" w:color="auto"/>
          </w:divBdr>
        </w:div>
        <w:div w:id="1704091023">
          <w:marLeft w:val="640"/>
          <w:marRight w:val="0"/>
          <w:marTop w:val="0"/>
          <w:marBottom w:val="0"/>
          <w:divBdr>
            <w:top w:val="none" w:sz="0" w:space="0" w:color="auto"/>
            <w:left w:val="none" w:sz="0" w:space="0" w:color="auto"/>
            <w:bottom w:val="none" w:sz="0" w:space="0" w:color="auto"/>
            <w:right w:val="none" w:sz="0" w:space="0" w:color="auto"/>
          </w:divBdr>
        </w:div>
        <w:div w:id="1299459217">
          <w:marLeft w:val="640"/>
          <w:marRight w:val="0"/>
          <w:marTop w:val="0"/>
          <w:marBottom w:val="0"/>
          <w:divBdr>
            <w:top w:val="none" w:sz="0" w:space="0" w:color="auto"/>
            <w:left w:val="none" w:sz="0" w:space="0" w:color="auto"/>
            <w:bottom w:val="none" w:sz="0" w:space="0" w:color="auto"/>
            <w:right w:val="none" w:sz="0" w:space="0" w:color="auto"/>
          </w:divBdr>
        </w:div>
        <w:div w:id="1113745671">
          <w:marLeft w:val="640"/>
          <w:marRight w:val="0"/>
          <w:marTop w:val="0"/>
          <w:marBottom w:val="0"/>
          <w:divBdr>
            <w:top w:val="none" w:sz="0" w:space="0" w:color="auto"/>
            <w:left w:val="none" w:sz="0" w:space="0" w:color="auto"/>
            <w:bottom w:val="none" w:sz="0" w:space="0" w:color="auto"/>
            <w:right w:val="none" w:sz="0" w:space="0" w:color="auto"/>
          </w:divBdr>
        </w:div>
        <w:div w:id="1806847203">
          <w:marLeft w:val="640"/>
          <w:marRight w:val="0"/>
          <w:marTop w:val="0"/>
          <w:marBottom w:val="0"/>
          <w:divBdr>
            <w:top w:val="none" w:sz="0" w:space="0" w:color="auto"/>
            <w:left w:val="none" w:sz="0" w:space="0" w:color="auto"/>
            <w:bottom w:val="none" w:sz="0" w:space="0" w:color="auto"/>
            <w:right w:val="none" w:sz="0" w:space="0" w:color="auto"/>
          </w:divBdr>
        </w:div>
        <w:div w:id="1253129484">
          <w:marLeft w:val="640"/>
          <w:marRight w:val="0"/>
          <w:marTop w:val="0"/>
          <w:marBottom w:val="0"/>
          <w:divBdr>
            <w:top w:val="none" w:sz="0" w:space="0" w:color="auto"/>
            <w:left w:val="none" w:sz="0" w:space="0" w:color="auto"/>
            <w:bottom w:val="none" w:sz="0" w:space="0" w:color="auto"/>
            <w:right w:val="none" w:sz="0" w:space="0" w:color="auto"/>
          </w:divBdr>
        </w:div>
        <w:div w:id="291597774">
          <w:marLeft w:val="640"/>
          <w:marRight w:val="0"/>
          <w:marTop w:val="0"/>
          <w:marBottom w:val="0"/>
          <w:divBdr>
            <w:top w:val="none" w:sz="0" w:space="0" w:color="auto"/>
            <w:left w:val="none" w:sz="0" w:space="0" w:color="auto"/>
            <w:bottom w:val="none" w:sz="0" w:space="0" w:color="auto"/>
            <w:right w:val="none" w:sz="0" w:space="0" w:color="auto"/>
          </w:divBdr>
        </w:div>
        <w:div w:id="659890612">
          <w:marLeft w:val="640"/>
          <w:marRight w:val="0"/>
          <w:marTop w:val="0"/>
          <w:marBottom w:val="0"/>
          <w:divBdr>
            <w:top w:val="none" w:sz="0" w:space="0" w:color="auto"/>
            <w:left w:val="none" w:sz="0" w:space="0" w:color="auto"/>
            <w:bottom w:val="none" w:sz="0" w:space="0" w:color="auto"/>
            <w:right w:val="none" w:sz="0" w:space="0" w:color="auto"/>
          </w:divBdr>
        </w:div>
        <w:div w:id="2034071977">
          <w:marLeft w:val="640"/>
          <w:marRight w:val="0"/>
          <w:marTop w:val="0"/>
          <w:marBottom w:val="0"/>
          <w:divBdr>
            <w:top w:val="none" w:sz="0" w:space="0" w:color="auto"/>
            <w:left w:val="none" w:sz="0" w:space="0" w:color="auto"/>
            <w:bottom w:val="none" w:sz="0" w:space="0" w:color="auto"/>
            <w:right w:val="none" w:sz="0" w:space="0" w:color="auto"/>
          </w:divBdr>
        </w:div>
        <w:div w:id="87391951">
          <w:marLeft w:val="640"/>
          <w:marRight w:val="0"/>
          <w:marTop w:val="0"/>
          <w:marBottom w:val="0"/>
          <w:divBdr>
            <w:top w:val="none" w:sz="0" w:space="0" w:color="auto"/>
            <w:left w:val="none" w:sz="0" w:space="0" w:color="auto"/>
            <w:bottom w:val="none" w:sz="0" w:space="0" w:color="auto"/>
            <w:right w:val="none" w:sz="0" w:space="0" w:color="auto"/>
          </w:divBdr>
        </w:div>
        <w:div w:id="1765832837">
          <w:marLeft w:val="640"/>
          <w:marRight w:val="0"/>
          <w:marTop w:val="0"/>
          <w:marBottom w:val="0"/>
          <w:divBdr>
            <w:top w:val="none" w:sz="0" w:space="0" w:color="auto"/>
            <w:left w:val="none" w:sz="0" w:space="0" w:color="auto"/>
            <w:bottom w:val="none" w:sz="0" w:space="0" w:color="auto"/>
            <w:right w:val="none" w:sz="0" w:space="0" w:color="auto"/>
          </w:divBdr>
        </w:div>
        <w:div w:id="835805354">
          <w:marLeft w:val="640"/>
          <w:marRight w:val="0"/>
          <w:marTop w:val="0"/>
          <w:marBottom w:val="0"/>
          <w:divBdr>
            <w:top w:val="none" w:sz="0" w:space="0" w:color="auto"/>
            <w:left w:val="none" w:sz="0" w:space="0" w:color="auto"/>
            <w:bottom w:val="none" w:sz="0" w:space="0" w:color="auto"/>
            <w:right w:val="none" w:sz="0" w:space="0" w:color="auto"/>
          </w:divBdr>
        </w:div>
        <w:div w:id="25640435">
          <w:marLeft w:val="640"/>
          <w:marRight w:val="0"/>
          <w:marTop w:val="0"/>
          <w:marBottom w:val="0"/>
          <w:divBdr>
            <w:top w:val="none" w:sz="0" w:space="0" w:color="auto"/>
            <w:left w:val="none" w:sz="0" w:space="0" w:color="auto"/>
            <w:bottom w:val="none" w:sz="0" w:space="0" w:color="auto"/>
            <w:right w:val="none" w:sz="0" w:space="0" w:color="auto"/>
          </w:divBdr>
        </w:div>
        <w:div w:id="1040277265">
          <w:marLeft w:val="640"/>
          <w:marRight w:val="0"/>
          <w:marTop w:val="0"/>
          <w:marBottom w:val="0"/>
          <w:divBdr>
            <w:top w:val="none" w:sz="0" w:space="0" w:color="auto"/>
            <w:left w:val="none" w:sz="0" w:space="0" w:color="auto"/>
            <w:bottom w:val="none" w:sz="0" w:space="0" w:color="auto"/>
            <w:right w:val="none" w:sz="0" w:space="0" w:color="auto"/>
          </w:divBdr>
        </w:div>
        <w:div w:id="740174125">
          <w:marLeft w:val="640"/>
          <w:marRight w:val="0"/>
          <w:marTop w:val="0"/>
          <w:marBottom w:val="0"/>
          <w:divBdr>
            <w:top w:val="none" w:sz="0" w:space="0" w:color="auto"/>
            <w:left w:val="none" w:sz="0" w:space="0" w:color="auto"/>
            <w:bottom w:val="none" w:sz="0" w:space="0" w:color="auto"/>
            <w:right w:val="none" w:sz="0" w:space="0" w:color="auto"/>
          </w:divBdr>
        </w:div>
        <w:div w:id="638923874">
          <w:marLeft w:val="640"/>
          <w:marRight w:val="0"/>
          <w:marTop w:val="0"/>
          <w:marBottom w:val="0"/>
          <w:divBdr>
            <w:top w:val="none" w:sz="0" w:space="0" w:color="auto"/>
            <w:left w:val="none" w:sz="0" w:space="0" w:color="auto"/>
            <w:bottom w:val="none" w:sz="0" w:space="0" w:color="auto"/>
            <w:right w:val="none" w:sz="0" w:space="0" w:color="auto"/>
          </w:divBdr>
        </w:div>
        <w:div w:id="774593954">
          <w:marLeft w:val="640"/>
          <w:marRight w:val="0"/>
          <w:marTop w:val="0"/>
          <w:marBottom w:val="0"/>
          <w:divBdr>
            <w:top w:val="none" w:sz="0" w:space="0" w:color="auto"/>
            <w:left w:val="none" w:sz="0" w:space="0" w:color="auto"/>
            <w:bottom w:val="none" w:sz="0" w:space="0" w:color="auto"/>
            <w:right w:val="none" w:sz="0" w:space="0" w:color="auto"/>
          </w:divBdr>
        </w:div>
        <w:div w:id="670377308">
          <w:marLeft w:val="640"/>
          <w:marRight w:val="0"/>
          <w:marTop w:val="0"/>
          <w:marBottom w:val="0"/>
          <w:divBdr>
            <w:top w:val="none" w:sz="0" w:space="0" w:color="auto"/>
            <w:left w:val="none" w:sz="0" w:space="0" w:color="auto"/>
            <w:bottom w:val="none" w:sz="0" w:space="0" w:color="auto"/>
            <w:right w:val="none" w:sz="0" w:space="0" w:color="auto"/>
          </w:divBdr>
        </w:div>
        <w:div w:id="1080055195">
          <w:marLeft w:val="640"/>
          <w:marRight w:val="0"/>
          <w:marTop w:val="0"/>
          <w:marBottom w:val="0"/>
          <w:divBdr>
            <w:top w:val="none" w:sz="0" w:space="0" w:color="auto"/>
            <w:left w:val="none" w:sz="0" w:space="0" w:color="auto"/>
            <w:bottom w:val="none" w:sz="0" w:space="0" w:color="auto"/>
            <w:right w:val="none" w:sz="0" w:space="0" w:color="auto"/>
          </w:divBdr>
        </w:div>
        <w:div w:id="1329094134">
          <w:marLeft w:val="640"/>
          <w:marRight w:val="0"/>
          <w:marTop w:val="0"/>
          <w:marBottom w:val="0"/>
          <w:divBdr>
            <w:top w:val="none" w:sz="0" w:space="0" w:color="auto"/>
            <w:left w:val="none" w:sz="0" w:space="0" w:color="auto"/>
            <w:bottom w:val="none" w:sz="0" w:space="0" w:color="auto"/>
            <w:right w:val="none" w:sz="0" w:space="0" w:color="auto"/>
          </w:divBdr>
        </w:div>
        <w:div w:id="1206017510">
          <w:marLeft w:val="640"/>
          <w:marRight w:val="0"/>
          <w:marTop w:val="0"/>
          <w:marBottom w:val="0"/>
          <w:divBdr>
            <w:top w:val="none" w:sz="0" w:space="0" w:color="auto"/>
            <w:left w:val="none" w:sz="0" w:space="0" w:color="auto"/>
            <w:bottom w:val="none" w:sz="0" w:space="0" w:color="auto"/>
            <w:right w:val="none" w:sz="0" w:space="0" w:color="auto"/>
          </w:divBdr>
        </w:div>
        <w:div w:id="1815021269">
          <w:marLeft w:val="640"/>
          <w:marRight w:val="0"/>
          <w:marTop w:val="0"/>
          <w:marBottom w:val="0"/>
          <w:divBdr>
            <w:top w:val="none" w:sz="0" w:space="0" w:color="auto"/>
            <w:left w:val="none" w:sz="0" w:space="0" w:color="auto"/>
            <w:bottom w:val="none" w:sz="0" w:space="0" w:color="auto"/>
            <w:right w:val="none" w:sz="0" w:space="0" w:color="auto"/>
          </w:divBdr>
        </w:div>
        <w:div w:id="292254431">
          <w:marLeft w:val="640"/>
          <w:marRight w:val="0"/>
          <w:marTop w:val="0"/>
          <w:marBottom w:val="0"/>
          <w:divBdr>
            <w:top w:val="none" w:sz="0" w:space="0" w:color="auto"/>
            <w:left w:val="none" w:sz="0" w:space="0" w:color="auto"/>
            <w:bottom w:val="none" w:sz="0" w:space="0" w:color="auto"/>
            <w:right w:val="none" w:sz="0" w:space="0" w:color="auto"/>
          </w:divBdr>
        </w:div>
        <w:div w:id="1996834743">
          <w:marLeft w:val="640"/>
          <w:marRight w:val="0"/>
          <w:marTop w:val="0"/>
          <w:marBottom w:val="0"/>
          <w:divBdr>
            <w:top w:val="none" w:sz="0" w:space="0" w:color="auto"/>
            <w:left w:val="none" w:sz="0" w:space="0" w:color="auto"/>
            <w:bottom w:val="none" w:sz="0" w:space="0" w:color="auto"/>
            <w:right w:val="none" w:sz="0" w:space="0" w:color="auto"/>
          </w:divBdr>
        </w:div>
        <w:div w:id="1463617845">
          <w:marLeft w:val="640"/>
          <w:marRight w:val="0"/>
          <w:marTop w:val="0"/>
          <w:marBottom w:val="0"/>
          <w:divBdr>
            <w:top w:val="none" w:sz="0" w:space="0" w:color="auto"/>
            <w:left w:val="none" w:sz="0" w:space="0" w:color="auto"/>
            <w:bottom w:val="none" w:sz="0" w:space="0" w:color="auto"/>
            <w:right w:val="none" w:sz="0" w:space="0" w:color="auto"/>
          </w:divBdr>
        </w:div>
        <w:div w:id="993483888">
          <w:marLeft w:val="640"/>
          <w:marRight w:val="0"/>
          <w:marTop w:val="0"/>
          <w:marBottom w:val="0"/>
          <w:divBdr>
            <w:top w:val="none" w:sz="0" w:space="0" w:color="auto"/>
            <w:left w:val="none" w:sz="0" w:space="0" w:color="auto"/>
            <w:bottom w:val="none" w:sz="0" w:space="0" w:color="auto"/>
            <w:right w:val="none" w:sz="0" w:space="0" w:color="auto"/>
          </w:divBdr>
        </w:div>
        <w:div w:id="1787113260">
          <w:marLeft w:val="640"/>
          <w:marRight w:val="0"/>
          <w:marTop w:val="0"/>
          <w:marBottom w:val="0"/>
          <w:divBdr>
            <w:top w:val="none" w:sz="0" w:space="0" w:color="auto"/>
            <w:left w:val="none" w:sz="0" w:space="0" w:color="auto"/>
            <w:bottom w:val="none" w:sz="0" w:space="0" w:color="auto"/>
            <w:right w:val="none" w:sz="0" w:space="0" w:color="auto"/>
          </w:divBdr>
        </w:div>
        <w:div w:id="1064335628">
          <w:marLeft w:val="640"/>
          <w:marRight w:val="0"/>
          <w:marTop w:val="0"/>
          <w:marBottom w:val="0"/>
          <w:divBdr>
            <w:top w:val="none" w:sz="0" w:space="0" w:color="auto"/>
            <w:left w:val="none" w:sz="0" w:space="0" w:color="auto"/>
            <w:bottom w:val="none" w:sz="0" w:space="0" w:color="auto"/>
            <w:right w:val="none" w:sz="0" w:space="0" w:color="auto"/>
          </w:divBdr>
        </w:div>
        <w:div w:id="1907835395">
          <w:marLeft w:val="640"/>
          <w:marRight w:val="0"/>
          <w:marTop w:val="0"/>
          <w:marBottom w:val="0"/>
          <w:divBdr>
            <w:top w:val="none" w:sz="0" w:space="0" w:color="auto"/>
            <w:left w:val="none" w:sz="0" w:space="0" w:color="auto"/>
            <w:bottom w:val="none" w:sz="0" w:space="0" w:color="auto"/>
            <w:right w:val="none" w:sz="0" w:space="0" w:color="auto"/>
          </w:divBdr>
        </w:div>
        <w:div w:id="2115709020">
          <w:marLeft w:val="640"/>
          <w:marRight w:val="0"/>
          <w:marTop w:val="0"/>
          <w:marBottom w:val="0"/>
          <w:divBdr>
            <w:top w:val="none" w:sz="0" w:space="0" w:color="auto"/>
            <w:left w:val="none" w:sz="0" w:space="0" w:color="auto"/>
            <w:bottom w:val="none" w:sz="0" w:space="0" w:color="auto"/>
            <w:right w:val="none" w:sz="0" w:space="0" w:color="auto"/>
          </w:divBdr>
        </w:div>
      </w:divsChild>
    </w:div>
    <w:div w:id="1673485643">
      <w:bodyDiv w:val="1"/>
      <w:marLeft w:val="0"/>
      <w:marRight w:val="0"/>
      <w:marTop w:val="0"/>
      <w:marBottom w:val="0"/>
      <w:divBdr>
        <w:top w:val="none" w:sz="0" w:space="0" w:color="auto"/>
        <w:left w:val="none" w:sz="0" w:space="0" w:color="auto"/>
        <w:bottom w:val="none" w:sz="0" w:space="0" w:color="auto"/>
        <w:right w:val="none" w:sz="0" w:space="0" w:color="auto"/>
      </w:divBdr>
      <w:divsChild>
        <w:div w:id="1133792843">
          <w:marLeft w:val="640"/>
          <w:marRight w:val="0"/>
          <w:marTop w:val="0"/>
          <w:marBottom w:val="0"/>
          <w:divBdr>
            <w:top w:val="none" w:sz="0" w:space="0" w:color="auto"/>
            <w:left w:val="none" w:sz="0" w:space="0" w:color="auto"/>
            <w:bottom w:val="none" w:sz="0" w:space="0" w:color="auto"/>
            <w:right w:val="none" w:sz="0" w:space="0" w:color="auto"/>
          </w:divBdr>
        </w:div>
        <w:div w:id="1065640114">
          <w:marLeft w:val="640"/>
          <w:marRight w:val="0"/>
          <w:marTop w:val="0"/>
          <w:marBottom w:val="0"/>
          <w:divBdr>
            <w:top w:val="none" w:sz="0" w:space="0" w:color="auto"/>
            <w:left w:val="none" w:sz="0" w:space="0" w:color="auto"/>
            <w:bottom w:val="none" w:sz="0" w:space="0" w:color="auto"/>
            <w:right w:val="none" w:sz="0" w:space="0" w:color="auto"/>
          </w:divBdr>
        </w:div>
        <w:div w:id="1052121866">
          <w:marLeft w:val="640"/>
          <w:marRight w:val="0"/>
          <w:marTop w:val="0"/>
          <w:marBottom w:val="0"/>
          <w:divBdr>
            <w:top w:val="none" w:sz="0" w:space="0" w:color="auto"/>
            <w:left w:val="none" w:sz="0" w:space="0" w:color="auto"/>
            <w:bottom w:val="none" w:sz="0" w:space="0" w:color="auto"/>
            <w:right w:val="none" w:sz="0" w:space="0" w:color="auto"/>
          </w:divBdr>
        </w:div>
        <w:div w:id="1431779071">
          <w:marLeft w:val="640"/>
          <w:marRight w:val="0"/>
          <w:marTop w:val="0"/>
          <w:marBottom w:val="0"/>
          <w:divBdr>
            <w:top w:val="none" w:sz="0" w:space="0" w:color="auto"/>
            <w:left w:val="none" w:sz="0" w:space="0" w:color="auto"/>
            <w:bottom w:val="none" w:sz="0" w:space="0" w:color="auto"/>
            <w:right w:val="none" w:sz="0" w:space="0" w:color="auto"/>
          </w:divBdr>
        </w:div>
        <w:div w:id="2035687094">
          <w:marLeft w:val="640"/>
          <w:marRight w:val="0"/>
          <w:marTop w:val="0"/>
          <w:marBottom w:val="0"/>
          <w:divBdr>
            <w:top w:val="none" w:sz="0" w:space="0" w:color="auto"/>
            <w:left w:val="none" w:sz="0" w:space="0" w:color="auto"/>
            <w:bottom w:val="none" w:sz="0" w:space="0" w:color="auto"/>
            <w:right w:val="none" w:sz="0" w:space="0" w:color="auto"/>
          </w:divBdr>
        </w:div>
        <w:div w:id="1242906916">
          <w:marLeft w:val="640"/>
          <w:marRight w:val="0"/>
          <w:marTop w:val="0"/>
          <w:marBottom w:val="0"/>
          <w:divBdr>
            <w:top w:val="none" w:sz="0" w:space="0" w:color="auto"/>
            <w:left w:val="none" w:sz="0" w:space="0" w:color="auto"/>
            <w:bottom w:val="none" w:sz="0" w:space="0" w:color="auto"/>
            <w:right w:val="none" w:sz="0" w:space="0" w:color="auto"/>
          </w:divBdr>
        </w:div>
        <w:div w:id="424301652">
          <w:marLeft w:val="640"/>
          <w:marRight w:val="0"/>
          <w:marTop w:val="0"/>
          <w:marBottom w:val="0"/>
          <w:divBdr>
            <w:top w:val="none" w:sz="0" w:space="0" w:color="auto"/>
            <w:left w:val="none" w:sz="0" w:space="0" w:color="auto"/>
            <w:bottom w:val="none" w:sz="0" w:space="0" w:color="auto"/>
            <w:right w:val="none" w:sz="0" w:space="0" w:color="auto"/>
          </w:divBdr>
        </w:div>
        <w:div w:id="682240871">
          <w:marLeft w:val="640"/>
          <w:marRight w:val="0"/>
          <w:marTop w:val="0"/>
          <w:marBottom w:val="0"/>
          <w:divBdr>
            <w:top w:val="none" w:sz="0" w:space="0" w:color="auto"/>
            <w:left w:val="none" w:sz="0" w:space="0" w:color="auto"/>
            <w:bottom w:val="none" w:sz="0" w:space="0" w:color="auto"/>
            <w:right w:val="none" w:sz="0" w:space="0" w:color="auto"/>
          </w:divBdr>
        </w:div>
        <w:div w:id="482619263">
          <w:marLeft w:val="640"/>
          <w:marRight w:val="0"/>
          <w:marTop w:val="0"/>
          <w:marBottom w:val="0"/>
          <w:divBdr>
            <w:top w:val="none" w:sz="0" w:space="0" w:color="auto"/>
            <w:left w:val="none" w:sz="0" w:space="0" w:color="auto"/>
            <w:bottom w:val="none" w:sz="0" w:space="0" w:color="auto"/>
            <w:right w:val="none" w:sz="0" w:space="0" w:color="auto"/>
          </w:divBdr>
        </w:div>
        <w:div w:id="673456547">
          <w:marLeft w:val="640"/>
          <w:marRight w:val="0"/>
          <w:marTop w:val="0"/>
          <w:marBottom w:val="0"/>
          <w:divBdr>
            <w:top w:val="none" w:sz="0" w:space="0" w:color="auto"/>
            <w:left w:val="none" w:sz="0" w:space="0" w:color="auto"/>
            <w:bottom w:val="none" w:sz="0" w:space="0" w:color="auto"/>
            <w:right w:val="none" w:sz="0" w:space="0" w:color="auto"/>
          </w:divBdr>
        </w:div>
        <w:div w:id="1846020193">
          <w:marLeft w:val="640"/>
          <w:marRight w:val="0"/>
          <w:marTop w:val="0"/>
          <w:marBottom w:val="0"/>
          <w:divBdr>
            <w:top w:val="none" w:sz="0" w:space="0" w:color="auto"/>
            <w:left w:val="none" w:sz="0" w:space="0" w:color="auto"/>
            <w:bottom w:val="none" w:sz="0" w:space="0" w:color="auto"/>
            <w:right w:val="none" w:sz="0" w:space="0" w:color="auto"/>
          </w:divBdr>
        </w:div>
        <w:div w:id="48304562">
          <w:marLeft w:val="640"/>
          <w:marRight w:val="0"/>
          <w:marTop w:val="0"/>
          <w:marBottom w:val="0"/>
          <w:divBdr>
            <w:top w:val="none" w:sz="0" w:space="0" w:color="auto"/>
            <w:left w:val="none" w:sz="0" w:space="0" w:color="auto"/>
            <w:bottom w:val="none" w:sz="0" w:space="0" w:color="auto"/>
            <w:right w:val="none" w:sz="0" w:space="0" w:color="auto"/>
          </w:divBdr>
        </w:div>
        <w:div w:id="1838957321">
          <w:marLeft w:val="640"/>
          <w:marRight w:val="0"/>
          <w:marTop w:val="0"/>
          <w:marBottom w:val="0"/>
          <w:divBdr>
            <w:top w:val="none" w:sz="0" w:space="0" w:color="auto"/>
            <w:left w:val="none" w:sz="0" w:space="0" w:color="auto"/>
            <w:bottom w:val="none" w:sz="0" w:space="0" w:color="auto"/>
            <w:right w:val="none" w:sz="0" w:space="0" w:color="auto"/>
          </w:divBdr>
        </w:div>
        <w:div w:id="1556158150">
          <w:marLeft w:val="640"/>
          <w:marRight w:val="0"/>
          <w:marTop w:val="0"/>
          <w:marBottom w:val="0"/>
          <w:divBdr>
            <w:top w:val="none" w:sz="0" w:space="0" w:color="auto"/>
            <w:left w:val="none" w:sz="0" w:space="0" w:color="auto"/>
            <w:bottom w:val="none" w:sz="0" w:space="0" w:color="auto"/>
            <w:right w:val="none" w:sz="0" w:space="0" w:color="auto"/>
          </w:divBdr>
        </w:div>
        <w:div w:id="1088815740">
          <w:marLeft w:val="640"/>
          <w:marRight w:val="0"/>
          <w:marTop w:val="0"/>
          <w:marBottom w:val="0"/>
          <w:divBdr>
            <w:top w:val="none" w:sz="0" w:space="0" w:color="auto"/>
            <w:left w:val="none" w:sz="0" w:space="0" w:color="auto"/>
            <w:bottom w:val="none" w:sz="0" w:space="0" w:color="auto"/>
            <w:right w:val="none" w:sz="0" w:space="0" w:color="auto"/>
          </w:divBdr>
        </w:div>
        <w:div w:id="1698777638">
          <w:marLeft w:val="640"/>
          <w:marRight w:val="0"/>
          <w:marTop w:val="0"/>
          <w:marBottom w:val="0"/>
          <w:divBdr>
            <w:top w:val="none" w:sz="0" w:space="0" w:color="auto"/>
            <w:left w:val="none" w:sz="0" w:space="0" w:color="auto"/>
            <w:bottom w:val="none" w:sz="0" w:space="0" w:color="auto"/>
            <w:right w:val="none" w:sz="0" w:space="0" w:color="auto"/>
          </w:divBdr>
        </w:div>
        <w:div w:id="1072972192">
          <w:marLeft w:val="640"/>
          <w:marRight w:val="0"/>
          <w:marTop w:val="0"/>
          <w:marBottom w:val="0"/>
          <w:divBdr>
            <w:top w:val="none" w:sz="0" w:space="0" w:color="auto"/>
            <w:left w:val="none" w:sz="0" w:space="0" w:color="auto"/>
            <w:bottom w:val="none" w:sz="0" w:space="0" w:color="auto"/>
            <w:right w:val="none" w:sz="0" w:space="0" w:color="auto"/>
          </w:divBdr>
        </w:div>
        <w:div w:id="529539147">
          <w:marLeft w:val="640"/>
          <w:marRight w:val="0"/>
          <w:marTop w:val="0"/>
          <w:marBottom w:val="0"/>
          <w:divBdr>
            <w:top w:val="none" w:sz="0" w:space="0" w:color="auto"/>
            <w:left w:val="none" w:sz="0" w:space="0" w:color="auto"/>
            <w:bottom w:val="none" w:sz="0" w:space="0" w:color="auto"/>
            <w:right w:val="none" w:sz="0" w:space="0" w:color="auto"/>
          </w:divBdr>
        </w:div>
        <w:div w:id="1721661741">
          <w:marLeft w:val="640"/>
          <w:marRight w:val="0"/>
          <w:marTop w:val="0"/>
          <w:marBottom w:val="0"/>
          <w:divBdr>
            <w:top w:val="none" w:sz="0" w:space="0" w:color="auto"/>
            <w:left w:val="none" w:sz="0" w:space="0" w:color="auto"/>
            <w:bottom w:val="none" w:sz="0" w:space="0" w:color="auto"/>
            <w:right w:val="none" w:sz="0" w:space="0" w:color="auto"/>
          </w:divBdr>
        </w:div>
        <w:div w:id="1495610936">
          <w:marLeft w:val="640"/>
          <w:marRight w:val="0"/>
          <w:marTop w:val="0"/>
          <w:marBottom w:val="0"/>
          <w:divBdr>
            <w:top w:val="none" w:sz="0" w:space="0" w:color="auto"/>
            <w:left w:val="none" w:sz="0" w:space="0" w:color="auto"/>
            <w:bottom w:val="none" w:sz="0" w:space="0" w:color="auto"/>
            <w:right w:val="none" w:sz="0" w:space="0" w:color="auto"/>
          </w:divBdr>
        </w:div>
        <w:div w:id="418016195">
          <w:marLeft w:val="640"/>
          <w:marRight w:val="0"/>
          <w:marTop w:val="0"/>
          <w:marBottom w:val="0"/>
          <w:divBdr>
            <w:top w:val="none" w:sz="0" w:space="0" w:color="auto"/>
            <w:left w:val="none" w:sz="0" w:space="0" w:color="auto"/>
            <w:bottom w:val="none" w:sz="0" w:space="0" w:color="auto"/>
            <w:right w:val="none" w:sz="0" w:space="0" w:color="auto"/>
          </w:divBdr>
        </w:div>
        <w:div w:id="1244989256">
          <w:marLeft w:val="640"/>
          <w:marRight w:val="0"/>
          <w:marTop w:val="0"/>
          <w:marBottom w:val="0"/>
          <w:divBdr>
            <w:top w:val="none" w:sz="0" w:space="0" w:color="auto"/>
            <w:left w:val="none" w:sz="0" w:space="0" w:color="auto"/>
            <w:bottom w:val="none" w:sz="0" w:space="0" w:color="auto"/>
            <w:right w:val="none" w:sz="0" w:space="0" w:color="auto"/>
          </w:divBdr>
        </w:div>
        <w:div w:id="1495145110">
          <w:marLeft w:val="640"/>
          <w:marRight w:val="0"/>
          <w:marTop w:val="0"/>
          <w:marBottom w:val="0"/>
          <w:divBdr>
            <w:top w:val="none" w:sz="0" w:space="0" w:color="auto"/>
            <w:left w:val="none" w:sz="0" w:space="0" w:color="auto"/>
            <w:bottom w:val="none" w:sz="0" w:space="0" w:color="auto"/>
            <w:right w:val="none" w:sz="0" w:space="0" w:color="auto"/>
          </w:divBdr>
        </w:div>
        <w:div w:id="212082518">
          <w:marLeft w:val="640"/>
          <w:marRight w:val="0"/>
          <w:marTop w:val="0"/>
          <w:marBottom w:val="0"/>
          <w:divBdr>
            <w:top w:val="none" w:sz="0" w:space="0" w:color="auto"/>
            <w:left w:val="none" w:sz="0" w:space="0" w:color="auto"/>
            <w:bottom w:val="none" w:sz="0" w:space="0" w:color="auto"/>
            <w:right w:val="none" w:sz="0" w:space="0" w:color="auto"/>
          </w:divBdr>
        </w:div>
        <w:div w:id="1180582166">
          <w:marLeft w:val="640"/>
          <w:marRight w:val="0"/>
          <w:marTop w:val="0"/>
          <w:marBottom w:val="0"/>
          <w:divBdr>
            <w:top w:val="none" w:sz="0" w:space="0" w:color="auto"/>
            <w:left w:val="none" w:sz="0" w:space="0" w:color="auto"/>
            <w:bottom w:val="none" w:sz="0" w:space="0" w:color="auto"/>
            <w:right w:val="none" w:sz="0" w:space="0" w:color="auto"/>
          </w:divBdr>
        </w:div>
        <w:div w:id="1987077831">
          <w:marLeft w:val="640"/>
          <w:marRight w:val="0"/>
          <w:marTop w:val="0"/>
          <w:marBottom w:val="0"/>
          <w:divBdr>
            <w:top w:val="none" w:sz="0" w:space="0" w:color="auto"/>
            <w:left w:val="none" w:sz="0" w:space="0" w:color="auto"/>
            <w:bottom w:val="none" w:sz="0" w:space="0" w:color="auto"/>
            <w:right w:val="none" w:sz="0" w:space="0" w:color="auto"/>
          </w:divBdr>
        </w:div>
        <w:div w:id="2045592987">
          <w:marLeft w:val="640"/>
          <w:marRight w:val="0"/>
          <w:marTop w:val="0"/>
          <w:marBottom w:val="0"/>
          <w:divBdr>
            <w:top w:val="none" w:sz="0" w:space="0" w:color="auto"/>
            <w:left w:val="none" w:sz="0" w:space="0" w:color="auto"/>
            <w:bottom w:val="none" w:sz="0" w:space="0" w:color="auto"/>
            <w:right w:val="none" w:sz="0" w:space="0" w:color="auto"/>
          </w:divBdr>
        </w:div>
        <w:div w:id="1668365386">
          <w:marLeft w:val="640"/>
          <w:marRight w:val="0"/>
          <w:marTop w:val="0"/>
          <w:marBottom w:val="0"/>
          <w:divBdr>
            <w:top w:val="none" w:sz="0" w:space="0" w:color="auto"/>
            <w:left w:val="none" w:sz="0" w:space="0" w:color="auto"/>
            <w:bottom w:val="none" w:sz="0" w:space="0" w:color="auto"/>
            <w:right w:val="none" w:sz="0" w:space="0" w:color="auto"/>
          </w:divBdr>
        </w:div>
        <w:div w:id="1963732896">
          <w:marLeft w:val="640"/>
          <w:marRight w:val="0"/>
          <w:marTop w:val="0"/>
          <w:marBottom w:val="0"/>
          <w:divBdr>
            <w:top w:val="none" w:sz="0" w:space="0" w:color="auto"/>
            <w:left w:val="none" w:sz="0" w:space="0" w:color="auto"/>
            <w:bottom w:val="none" w:sz="0" w:space="0" w:color="auto"/>
            <w:right w:val="none" w:sz="0" w:space="0" w:color="auto"/>
          </w:divBdr>
        </w:div>
        <w:div w:id="865875613">
          <w:marLeft w:val="640"/>
          <w:marRight w:val="0"/>
          <w:marTop w:val="0"/>
          <w:marBottom w:val="0"/>
          <w:divBdr>
            <w:top w:val="none" w:sz="0" w:space="0" w:color="auto"/>
            <w:left w:val="none" w:sz="0" w:space="0" w:color="auto"/>
            <w:bottom w:val="none" w:sz="0" w:space="0" w:color="auto"/>
            <w:right w:val="none" w:sz="0" w:space="0" w:color="auto"/>
          </w:divBdr>
        </w:div>
        <w:div w:id="1261789932">
          <w:marLeft w:val="640"/>
          <w:marRight w:val="0"/>
          <w:marTop w:val="0"/>
          <w:marBottom w:val="0"/>
          <w:divBdr>
            <w:top w:val="none" w:sz="0" w:space="0" w:color="auto"/>
            <w:left w:val="none" w:sz="0" w:space="0" w:color="auto"/>
            <w:bottom w:val="none" w:sz="0" w:space="0" w:color="auto"/>
            <w:right w:val="none" w:sz="0" w:space="0" w:color="auto"/>
          </w:divBdr>
        </w:div>
        <w:div w:id="567155485">
          <w:marLeft w:val="640"/>
          <w:marRight w:val="0"/>
          <w:marTop w:val="0"/>
          <w:marBottom w:val="0"/>
          <w:divBdr>
            <w:top w:val="none" w:sz="0" w:space="0" w:color="auto"/>
            <w:left w:val="none" w:sz="0" w:space="0" w:color="auto"/>
            <w:bottom w:val="none" w:sz="0" w:space="0" w:color="auto"/>
            <w:right w:val="none" w:sz="0" w:space="0" w:color="auto"/>
          </w:divBdr>
        </w:div>
        <w:div w:id="1137065169">
          <w:marLeft w:val="640"/>
          <w:marRight w:val="0"/>
          <w:marTop w:val="0"/>
          <w:marBottom w:val="0"/>
          <w:divBdr>
            <w:top w:val="none" w:sz="0" w:space="0" w:color="auto"/>
            <w:left w:val="none" w:sz="0" w:space="0" w:color="auto"/>
            <w:bottom w:val="none" w:sz="0" w:space="0" w:color="auto"/>
            <w:right w:val="none" w:sz="0" w:space="0" w:color="auto"/>
          </w:divBdr>
        </w:div>
        <w:div w:id="809786683">
          <w:marLeft w:val="640"/>
          <w:marRight w:val="0"/>
          <w:marTop w:val="0"/>
          <w:marBottom w:val="0"/>
          <w:divBdr>
            <w:top w:val="none" w:sz="0" w:space="0" w:color="auto"/>
            <w:left w:val="none" w:sz="0" w:space="0" w:color="auto"/>
            <w:bottom w:val="none" w:sz="0" w:space="0" w:color="auto"/>
            <w:right w:val="none" w:sz="0" w:space="0" w:color="auto"/>
          </w:divBdr>
        </w:div>
        <w:div w:id="1047030199">
          <w:marLeft w:val="640"/>
          <w:marRight w:val="0"/>
          <w:marTop w:val="0"/>
          <w:marBottom w:val="0"/>
          <w:divBdr>
            <w:top w:val="none" w:sz="0" w:space="0" w:color="auto"/>
            <w:left w:val="none" w:sz="0" w:space="0" w:color="auto"/>
            <w:bottom w:val="none" w:sz="0" w:space="0" w:color="auto"/>
            <w:right w:val="none" w:sz="0" w:space="0" w:color="auto"/>
          </w:divBdr>
        </w:div>
        <w:div w:id="765810959">
          <w:marLeft w:val="640"/>
          <w:marRight w:val="0"/>
          <w:marTop w:val="0"/>
          <w:marBottom w:val="0"/>
          <w:divBdr>
            <w:top w:val="none" w:sz="0" w:space="0" w:color="auto"/>
            <w:left w:val="none" w:sz="0" w:space="0" w:color="auto"/>
            <w:bottom w:val="none" w:sz="0" w:space="0" w:color="auto"/>
            <w:right w:val="none" w:sz="0" w:space="0" w:color="auto"/>
          </w:divBdr>
        </w:div>
        <w:div w:id="968439425">
          <w:marLeft w:val="640"/>
          <w:marRight w:val="0"/>
          <w:marTop w:val="0"/>
          <w:marBottom w:val="0"/>
          <w:divBdr>
            <w:top w:val="none" w:sz="0" w:space="0" w:color="auto"/>
            <w:left w:val="none" w:sz="0" w:space="0" w:color="auto"/>
            <w:bottom w:val="none" w:sz="0" w:space="0" w:color="auto"/>
            <w:right w:val="none" w:sz="0" w:space="0" w:color="auto"/>
          </w:divBdr>
        </w:div>
        <w:div w:id="167448300">
          <w:marLeft w:val="640"/>
          <w:marRight w:val="0"/>
          <w:marTop w:val="0"/>
          <w:marBottom w:val="0"/>
          <w:divBdr>
            <w:top w:val="none" w:sz="0" w:space="0" w:color="auto"/>
            <w:left w:val="none" w:sz="0" w:space="0" w:color="auto"/>
            <w:bottom w:val="none" w:sz="0" w:space="0" w:color="auto"/>
            <w:right w:val="none" w:sz="0" w:space="0" w:color="auto"/>
          </w:divBdr>
        </w:div>
        <w:div w:id="180121010">
          <w:marLeft w:val="640"/>
          <w:marRight w:val="0"/>
          <w:marTop w:val="0"/>
          <w:marBottom w:val="0"/>
          <w:divBdr>
            <w:top w:val="none" w:sz="0" w:space="0" w:color="auto"/>
            <w:left w:val="none" w:sz="0" w:space="0" w:color="auto"/>
            <w:bottom w:val="none" w:sz="0" w:space="0" w:color="auto"/>
            <w:right w:val="none" w:sz="0" w:space="0" w:color="auto"/>
          </w:divBdr>
        </w:div>
        <w:div w:id="1638292321">
          <w:marLeft w:val="640"/>
          <w:marRight w:val="0"/>
          <w:marTop w:val="0"/>
          <w:marBottom w:val="0"/>
          <w:divBdr>
            <w:top w:val="none" w:sz="0" w:space="0" w:color="auto"/>
            <w:left w:val="none" w:sz="0" w:space="0" w:color="auto"/>
            <w:bottom w:val="none" w:sz="0" w:space="0" w:color="auto"/>
            <w:right w:val="none" w:sz="0" w:space="0" w:color="auto"/>
          </w:divBdr>
        </w:div>
        <w:div w:id="876241371">
          <w:marLeft w:val="640"/>
          <w:marRight w:val="0"/>
          <w:marTop w:val="0"/>
          <w:marBottom w:val="0"/>
          <w:divBdr>
            <w:top w:val="none" w:sz="0" w:space="0" w:color="auto"/>
            <w:left w:val="none" w:sz="0" w:space="0" w:color="auto"/>
            <w:bottom w:val="none" w:sz="0" w:space="0" w:color="auto"/>
            <w:right w:val="none" w:sz="0" w:space="0" w:color="auto"/>
          </w:divBdr>
        </w:div>
        <w:div w:id="1188056721">
          <w:marLeft w:val="640"/>
          <w:marRight w:val="0"/>
          <w:marTop w:val="0"/>
          <w:marBottom w:val="0"/>
          <w:divBdr>
            <w:top w:val="none" w:sz="0" w:space="0" w:color="auto"/>
            <w:left w:val="none" w:sz="0" w:space="0" w:color="auto"/>
            <w:bottom w:val="none" w:sz="0" w:space="0" w:color="auto"/>
            <w:right w:val="none" w:sz="0" w:space="0" w:color="auto"/>
          </w:divBdr>
        </w:div>
        <w:div w:id="913245765">
          <w:marLeft w:val="640"/>
          <w:marRight w:val="0"/>
          <w:marTop w:val="0"/>
          <w:marBottom w:val="0"/>
          <w:divBdr>
            <w:top w:val="none" w:sz="0" w:space="0" w:color="auto"/>
            <w:left w:val="none" w:sz="0" w:space="0" w:color="auto"/>
            <w:bottom w:val="none" w:sz="0" w:space="0" w:color="auto"/>
            <w:right w:val="none" w:sz="0" w:space="0" w:color="auto"/>
          </w:divBdr>
        </w:div>
        <w:div w:id="445394097">
          <w:marLeft w:val="640"/>
          <w:marRight w:val="0"/>
          <w:marTop w:val="0"/>
          <w:marBottom w:val="0"/>
          <w:divBdr>
            <w:top w:val="none" w:sz="0" w:space="0" w:color="auto"/>
            <w:left w:val="none" w:sz="0" w:space="0" w:color="auto"/>
            <w:bottom w:val="none" w:sz="0" w:space="0" w:color="auto"/>
            <w:right w:val="none" w:sz="0" w:space="0" w:color="auto"/>
          </w:divBdr>
        </w:div>
        <w:div w:id="558321064">
          <w:marLeft w:val="640"/>
          <w:marRight w:val="0"/>
          <w:marTop w:val="0"/>
          <w:marBottom w:val="0"/>
          <w:divBdr>
            <w:top w:val="none" w:sz="0" w:space="0" w:color="auto"/>
            <w:left w:val="none" w:sz="0" w:space="0" w:color="auto"/>
            <w:bottom w:val="none" w:sz="0" w:space="0" w:color="auto"/>
            <w:right w:val="none" w:sz="0" w:space="0" w:color="auto"/>
          </w:divBdr>
        </w:div>
        <w:div w:id="970329578">
          <w:marLeft w:val="640"/>
          <w:marRight w:val="0"/>
          <w:marTop w:val="0"/>
          <w:marBottom w:val="0"/>
          <w:divBdr>
            <w:top w:val="none" w:sz="0" w:space="0" w:color="auto"/>
            <w:left w:val="none" w:sz="0" w:space="0" w:color="auto"/>
            <w:bottom w:val="none" w:sz="0" w:space="0" w:color="auto"/>
            <w:right w:val="none" w:sz="0" w:space="0" w:color="auto"/>
          </w:divBdr>
        </w:div>
        <w:div w:id="1517889401">
          <w:marLeft w:val="640"/>
          <w:marRight w:val="0"/>
          <w:marTop w:val="0"/>
          <w:marBottom w:val="0"/>
          <w:divBdr>
            <w:top w:val="none" w:sz="0" w:space="0" w:color="auto"/>
            <w:left w:val="none" w:sz="0" w:space="0" w:color="auto"/>
            <w:bottom w:val="none" w:sz="0" w:space="0" w:color="auto"/>
            <w:right w:val="none" w:sz="0" w:space="0" w:color="auto"/>
          </w:divBdr>
        </w:div>
        <w:div w:id="1516307673">
          <w:marLeft w:val="640"/>
          <w:marRight w:val="0"/>
          <w:marTop w:val="0"/>
          <w:marBottom w:val="0"/>
          <w:divBdr>
            <w:top w:val="none" w:sz="0" w:space="0" w:color="auto"/>
            <w:left w:val="none" w:sz="0" w:space="0" w:color="auto"/>
            <w:bottom w:val="none" w:sz="0" w:space="0" w:color="auto"/>
            <w:right w:val="none" w:sz="0" w:space="0" w:color="auto"/>
          </w:divBdr>
        </w:div>
        <w:div w:id="2088960815">
          <w:marLeft w:val="640"/>
          <w:marRight w:val="0"/>
          <w:marTop w:val="0"/>
          <w:marBottom w:val="0"/>
          <w:divBdr>
            <w:top w:val="none" w:sz="0" w:space="0" w:color="auto"/>
            <w:left w:val="none" w:sz="0" w:space="0" w:color="auto"/>
            <w:bottom w:val="none" w:sz="0" w:space="0" w:color="auto"/>
            <w:right w:val="none" w:sz="0" w:space="0" w:color="auto"/>
          </w:divBdr>
        </w:div>
        <w:div w:id="532504189">
          <w:marLeft w:val="640"/>
          <w:marRight w:val="0"/>
          <w:marTop w:val="0"/>
          <w:marBottom w:val="0"/>
          <w:divBdr>
            <w:top w:val="none" w:sz="0" w:space="0" w:color="auto"/>
            <w:left w:val="none" w:sz="0" w:space="0" w:color="auto"/>
            <w:bottom w:val="none" w:sz="0" w:space="0" w:color="auto"/>
            <w:right w:val="none" w:sz="0" w:space="0" w:color="auto"/>
          </w:divBdr>
        </w:div>
        <w:div w:id="240530509">
          <w:marLeft w:val="640"/>
          <w:marRight w:val="0"/>
          <w:marTop w:val="0"/>
          <w:marBottom w:val="0"/>
          <w:divBdr>
            <w:top w:val="none" w:sz="0" w:space="0" w:color="auto"/>
            <w:left w:val="none" w:sz="0" w:space="0" w:color="auto"/>
            <w:bottom w:val="none" w:sz="0" w:space="0" w:color="auto"/>
            <w:right w:val="none" w:sz="0" w:space="0" w:color="auto"/>
          </w:divBdr>
        </w:div>
        <w:div w:id="2069256778">
          <w:marLeft w:val="640"/>
          <w:marRight w:val="0"/>
          <w:marTop w:val="0"/>
          <w:marBottom w:val="0"/>
          <w:divBdr>
            <w:top w:val="none" w:sz="0" w:space="0" w:color="auto"/>
            <w:left w:val="none" w:sz="0" w:space="0" w:color="auto"/>
            <w:bottom w:val="none" w:sz="0" w:space="0" w:color="auto"/>
            <w:right w:val="none" w:sz="0" w:space="0" w:color="auto"/>
          </w:divBdr>
        </w:div>
        <w:div w:id="1580678546">
          <w:marLeft w:val="640"/>
          <w:marRight w:val="0"/>
          <w:marTop w:val="0"/>
          <w:marBottom w:val="0"/>
          <w:divBdr>
            <w:top w:val="none" w:sz="0" w:space="0" w:color="auto"/>
            <w:left w:val="none" w:sz="0" w:space="0" w:color="auto"/>
            <w:bottom w:val="none" w:sz="0" w:space="0" w:color="auto"/>
            <w:right w:val="none" w:sz="0" w:space="0" w:color="auto"/>
          </w:divBdr>
        </w:div>
        <w:div w:id="401101596">
          <w:marLeft w:val="640"/>
          <w:marRight w:val="0"/>
          <w:marTop w:val="0"/>
          <w:marBottom w:val="0"/>
          <w:divBdr>
            <w:top w:val="none" w:sz="0" w:space="0" w:color="auto"/>
            <w:left w:val="none" w:sz="0" w:space="0" w:color="auto"/>
            <w:bottom w:val="none" w:sz="0" w:space="0" w:color="auto"/>
            <w:right w:val="none" w:sz="0" w:space="0" w:color="auto"/>
          </w:divBdr>
        </w:div>
        <w:div w:id="112789677">
          <w:marLeft w:val="640"/>
          <w:marRight w:val="0"/>
          <w:marTop w:val="0"/>
          <w:marBottom w:val="0"/>
          <w:divBdr>
            <w:top w:val="none" w:sz="0" w:space="0" w:color="auto"/>
            <w:left w:val="none" w:sz="0" w:space="0" w:color="auto"/>
            <w:bottom w:val="none" w:sz="0" w:space="0" w:color="auto"/>
            <w:right w:val="none" w:sz="0" w:space="0" w:color="auto"/>
          </w:divBdr>
        </w:div>
        <w:div w:id="1562204730">
          <w:marLeft w:val="640"/>
          <w:marRight w:val="0"/>
          <w:marTop w:val="0"/>
          <w:marBottom w:val="0"/>
          <w:divBdr>
            <w:top w:val="none" w:sz="0" w:space="0" w:color="auto"/>
            <w:left w:val="none" w:sz="0" w:space="0" w:color="auto"/>
            <w:bottom w:val="none" w:sz="0" w:space="0" w:color="auto"/>
            <w:right w:val="none" w:sz="0" w:space="0" w:color="auto"/>
          </w:divBdr>
        </w:div>
        <w:div w:id="2013415694">
          <w:marLeft w:val="640"/>
          <w:marRight w:val="0"/>
          <w:marTop w:val="0"/>
          <w:marBottom w:val="0"/>
          <w:divBdr>
            <w:top w:val="none" w:sz="0" w:space="0" w:color="auto"/>
            <w:left w:val="none" w:sz="0" w:space="0" w:color="auto"/>
            <w:bottom w:val="none" w:sz="0" w:space="0" w:color="auto"/>
            <w:right w:val="none" w:sz="0" w:space="0" w:color="auto"/>
          </w:divBdr>
        </w:div>
        <w:div w:id="1279490128">
          <w:marLeft w:val="640"/>
          <w:marRight w:val="0"/>
          <w:marTop w:val="0"/>
          <w:marBottom w:val="0"/>
          <w:divBdr>
            <w:top w:val="none" w:sz="0" w:space="0" w:color="auto"/>
            <w:left w:val="none" w:sz="0" w:space="0" w:color="auto"/>
            <w:bottom w:val="none" w:sz="0" w:space="0" w:color="auto"/>
            <w:right w:val="none" w:sz="0" w:space="0" w:color="auto"/>
          </w:divBdr>
        </w:div>
        <w:div w:id="915822612">
          <w:marLeft w:val="640"/>
          <w:marRight w:val="0"/>
          <w:marTop w:val="0"/>
          <w:marBottom w:val="0"/>
          <w:divBdr>
            <w:top w:val="none" w:sz="0" w:space="0" w:color="auto"/>
            <w:left w:val="none" w:sz="0" w:space="0" w:color="auto"/>
            <w:bottom w:val="none" w:sz="0" w:space="0" w:color="auto"/>
            <w:right w:val="none" w:sz="0" w:space="0" w:color="auto"/>
          </w:divBdr>
        </w:div>
        <w:div w:id="465049591">
          <w:marLeft w:val="640"/>
          <w:marRight w:val="0"/>
          <w:marTop w:val="0"/>
          <w:marBottom w:val="0"/>
          <w:divBdr>
            <w:top w:val="none" w:sz="0" w:space="0" w:color="auto"/>
            <w:left w:val="none" w:sz="0" w:space="0" w:color="auto"/>
            <w:bottom w:val="none" w:sz="0" w:space="0" w:color="auto"/>
            <w:right w:val="none" w:sz="0" w:space="0" w:color="auto"/>
          </w:divBdr>
        </w:div>
        <w:div w:id="1592157611">
          <w:marLeft w:val="640"/>
          <w:marRight w:val="0"/>
          <w:marTop w:val="0"/>
          <w:marBottom w:val="0"/>
          <w:divBdr>
            <w:top w:val="none" w:sz="0" w:space="0" w:color="auto"/>
            <w:left w:val="none" w:sz="0" w:space="0" w:color="auto"/>
            <w:bottom w:val="none" w:sz="0" w:space="0" w:color="auto"/>
            <w:right w:val="none" w:sz="0" w:space="0" w:color="auto"/>
          </w:divBdr>
        </w:div>
        <w:div w:id="1821313189">
          <w:marLeft w:val="640"/>
          <w:marRight w:val="0"/>
          <w:marTop w:val="0"/>
          <w:marBottom w:val="0"/>
          <w:divBdr>
            <w:top w:val="none" w:sz="0" w:space="0" w:color="auto"/>
            <w:left w:val="none" w:sz="0" w:space="0" w:color="auto"/>
            <w:bottom w:val="none" w:sz="0" w:space="0" w:color="auto"/>
            <w:right w:val="none" w:sz="0" w:space="0" w:color="auto"/>
          </w:divBdr>
        </w:div>
        <w:div w:id="747121164">
          <w:marLeft w:val="640"/>
          <w:marRight w:val="0"/>
          <w:marTop w:val="0"/>
          <w:marBottom w:val="0"/>
          <w:divBdr>
            <w:top w:val="none" w:sz="0" w:space="0" w:color="auto"/>
            <w:left w:val="none" w:sz="0" w:space="0" w:color="auto"/>
            <w:bottom w:val="none" w:sz="0" w:space="0" w:color="auto"/>
            <w:right w:val="none" w:sz="0" w:space="0" w:color="auto"/>
          </w:divBdr>
        </w:div>
        <w:div w:id="840197231">
          <w:marLeft w:val="640"/>
          <w:marRight w:val="0"/>
          <w:marTop w:val="0"/>
          <w:marBottom w:val="0"/>
          <w:divBdr>
            <w:top w:val="none" w:sz="0" w:space="0" w:color="auto"/>
            <w:left w:val="none" w:sz="0" w:space="0" w:color="auto"/>
            <w:bottom w:val="none" w:sz="0" w:space="0" w:color="auto"/>
            <w:right w:val="none" w:sz="0" w:space="0" w:color="auto"/>
          </w:divBdr>
        </w:div>
        <w:div w:id="570965802">
          <w:marLeft w:val="640"/>
          <w:marRight w:val="0"/>
          <w:marTop w:val="0"/>
          <w:marBottom w:val="0"/>
          <w:divBdr>
            <w:top w:val="none" w:sz="0" w:space="0" w:color="auto"/>
            <w:left w:val="none" w:sz="0" w:space="0" w:color="auto"/>
            <w:bottom w:val="none" w:sz="0" w:space="0" w:color="auto"/>
            <w:right w:val="none" w:sz="0" w:space="0" w:color="auto"/>
          </w:divBdr>
        </w:div>
        <w:div w:id="1181434135">
          <w:marLeft w:val="640"/>
          <w:marRight w:val="0"/>
          <w:marTop w:val="0"/>
          <w:marBottom w:val="0"/>
          <w:divBdr>
            <w:top w:val="none" w:sz="0" w:space="0" w:color="auto"/>
            <w:left w:val="none" w:sz="0" w:space="0" w:color="auto"/>
            <w:bottom w:val="none" w:sz="0" w:space="0" w:color="auto"/>
            <w:right w:val="none" w:sz="0" w:space="0" w:color="auto"/>
          </w:divBdr>
        </w:div>
        <w:div w:id="1018579645">
          <w:marLeft w:val="640"/>
          <w:marRight w:val="0"/>
          <w:marTop w:val="0"/>
          <w:marBottom w:val="0"/>
          <w:divBdr>
            <w:top w:val="none" w:sz="0" w:space="0" w:color="auto"/>
            <w:left w:val="none" w:sz="0" w:space="0" w:color="auto"/>
            <w:bottom w:val="none" w:sz="0" w:space="0" w:color="auto"/>
            <w:right w:val="none" w:sz="0" w:space="0" w:color="auto"/>
          </w:divBdr>
        </w:div>
        <w:div w:id="1188256667">
          <w:marLeft w:val="640"/>
          <w:marRight w:val="0"/>
          <w:marTop w:val="0"/>
          <w:marBottom w:val="0"/>
          <w:divBdr>
            <w:top w:val="none" w:sz="0" w:space="0" w:color="auto"/>
            <w:left w:val="none" w:sz="0" w:space="0" w:color="auto"/>
            <w:bottom w:val="none" w:sz="0" w:space="0" w:color="auto"/>
            <w:right w:val="none" w:sz="0" w:space="0" w:color="auto"/>
          </w:divBdr>
        </w:div>
        <w:div w:id="1791237830">
          <w:marLeft w:val="640"/>
          <w:marRight w:val="0"/>
          <w:marTop w:val="0"/>
          <w:marBottom w:val="0"/>
          <w:divBdr>
            <w:top w:val="none" w:sz="0" w:space="0" w:color="auto"/>
            <w:left w:val="none" w:sz="0" w:space="0" w:color="auto"/>
            <w:bottom w:val="none" w:sz="0" w:space="0" w:color="auto"/>
            <w:right w:val="none" w:sz="0" w:space="0" w:color="auto"/>
          </w:divBdr>
        </w:div>
        <w:div w:id="386223388">
          <w:marLeft w:val="640"/>
          <w:marRight w:val="0"/>
          <w:marTop w:val="0"/>
          <w:marBottom w:val="0"/>
          <w:divBdr>
            <w:top w:val="none" w:sz="0" w:space="0" w:color="auto"/>
            <w:left w:val="none" w:sz="0" w:space="0" w:color="auto"/>
            <w:bottom w:val="none" w:sz="0" w:space="0" w:color="auto"/>
            <w:right w:val="none" w:sz="0" w:space="0" w:color="auto"/>
          </w:divBdr>
        </w:div>
        <w:div w:id="929001142">
          <w:marLeft w:val="640"/>
          <w:marRight w:val="0"/>
          <w:marTop w:val="0"/>
          <w:marBottom w:val="0"/>
          <w:divBdr>
            <w:top w:val="none" w:sz="0" w:space="0" w:color="auto"/>
            <w:left w:val="none" w:sz="0" w:space="0" w:color="auto"/>
            <w:bottom w:val="none" w:sz="0" w:space="0" w:color="auto"/>
            <w:right w:val="none" w:sz="0" w:space="0" w:color="auto"/>
          </w:divBdr>
        </w:div>
        <w:div w:id="1996912386">
          <w:marLeft w:val="640"/>
          <w:marRight w:val="0"/>
          <w:marTop w:val="0"/>
          <w:marBottom w:val="0"/>
          <w:divBdr>
            <w:top w:val="none" w:sz="0" w:space="0" w:color="auto"/>
            <w:left w:val="none" w:sz="0" w:space="0" w:color="auto"/>
            <w:bottom w:val="none" w:sz="0" w:space="0" w:color="auto"/>
            <w:right w:val="none" w:sz="0" w:space="0" w:color="auto"/>
          </w:divBdr>
        </w:div>
        <w:div w:id="890312639">
          <w:marLeft w:val="640"/>
          <w:marRight w:val="0"/>
          <w:marTop w:val="0"/>
          <w:marBottom w:val="0"/>
          <w:divBdr>
            <w:top w:val="none" w:sz="0" w:space="0" w:color="auto"/>
            <w:left w:val="none" w:sz="0" w:space="0" w:color="auto"/>
            <w:bottom w:val="none" w:sz="0" w:space="0" w:color="auto"/>
            <w:right w:val="none" w:sz="0" w:space="0" w:color="auto"/>
          </w:divBdr>
        </w:div>
        <w:div w:id="2098553416">
          <w:marLeft w:val="640"/>
          <w:marRight w:val="0"/>
          <w:marTop w:val="0"/>
          <w:marBottom w:val="0"/>
          <w:divBdr>
            <w:top w:val="none" w:sz="0" w:space="0" w:color="auto"/>
            <w:left w:val="none" w:sz="0" w:space="0" w:color="auto"/>
            <w:bottom w:val="none" w:sz="0" w:space="0" w:color="auto"/>
            <w:right w:val="none" w:sz="0" w:space="0" w:color="auto"/>
          </w:divBdr>
        </w:div>
        <w:div w:id="1987470514">
          <w:marLeft w:val="640"/>
          <w:marRight w:val="0"/>
          <w:marTop w:val="0"/>
          <w:marBottom w:val="0"/>
          <w:divBdr>
            <w:top w:val="none" w:sz="0" w:space="0" w:color="auto"/>
            <w:left w:val="none" w:sz="0" w:space="0" w:color="auto"/>
            <w:bottom w:val="none" w:sz="0" w:space="0" w:color="auto"/>
            <w:right w:val="none" w:sz="0" w:space="0" w:color="auto"/>
          </w:divBdr>
        </w:div>
        <w:div w:id="549850447">
          <w:marLeft w:val="640"/>
          <w:marRight w:val="0"/>
          <w:marTop w:val="0"/>
          <w:marBottom w:val="0"/>
          <w:divBdr>
            <w:top w:val="none" w:sz="0" w:space="0" w:color="auto"/>
            <w:left w:val="none" w:sz="0" w:space="0" w:color="auto"/>
            <w:bottom w:val="none" w:sz="0" w:space="0" w:color="auto"/>
            <w:right w:val="none" w:sz="0" w:space="0" w:color="auto"/>
          </w:divBdr>
        </w:div>
        <w:div w:id="218173906">
          <w:marLeft w:val="640"/>
          <w:marRight w:val="0"/>
          <w:marTop w:val="0"/>
          <w:marBottom w:val="0"/>
          <w:divBdr>
            <w:top w:val="none" w:sz="0" w:space="0" w:color="auto"/>
            <w:left w:val="none" w:sz="0" w:space="0" w:color="auto"/>
            <w:bottom w:val="none" w:sz="0" w:space="0" w:color="auto"/>
            <w:right w:val="none" w:sz="0" w:space="0" w:color="auto"/>
          </w:divBdr>
        </w:div>
        <w:div w:id="605888094">
          <w:marLeft w:val="640"/>
          <w:marRight w:val="0"/>
          <w:marTop w:val="0"/>
          <w:marBottom w:val="0"/>
          <w:divBdr>
            <w:top w:val="none" w:sz="0" w:space="0" w:color="auto"/>
            <w:left w:val="none" w:sz="0" w:space="0" w:color="auto"/>
            <w:bottom w:val="none" w:sz="0" w:space="0" w:color="auto"/>
            <w:right w:val="none" w:sz="0" w:space="0" w:color="auto"/>
          </w:divBdr>
        </w:div>
        <w:div w:id="151146038">
          <w:marLeft w:val="640"/>
          <w:marRight w:val="0"/>
          <w:marTop w:val="0"/>
          <w:marBottom w:val="0"/>
          <w:divBdr>
            <w:top w:val="none" w:sz="0" w:space="0" w:color="auto"/>
            <w:left w:val="none" w:sz="0" w:space="0" w:color="auto"/>
            <w:bottom w:val="none" w:sz="0" w:space="0" w:color="auto"/>
            <w:right w:val="none" w:sz="0" w:space="0" w:color="auto"/>
          </w:divBdr>
        </w:div>
        <w:div w:id="402604040">
          <w:marLeft w:val="640"/>
          <w:marRight w:val="0"/>
          <w:marTop w:val="0"/>
          <w:marBottom w:val="0"/>
          <w:divBdr>
            <w:top w:val="none" w:sz="0" w:space="0" w:color="auto"/>
            <w:left w:val="none" w:sz="0" w:space="0" w:color="auto"/>
            <w:bottom w:val="none" w:sz="0" w:space="0" w:color="auto"/>
            <w:right w:val="none" w:sz="0" w:space="0" w:color="auto"/>
          </w:divBdr>
        </w:div>
        <w:div w:id="515313237">
          <w:marLeft w:val="640"/>
          <w:marRight w:val="0"/>
          <w:marTop w:val="0"/>
          <w:marBottom w:val="0"/>
          <w:divBdr>
            <w:top w:val="none" w:sz="0" w:space="0" w:color="auto"/>
            <w:left w:val="none" w:sz="0" w:space="0" w:color="auto"/>
            <w:bottom w:val="none" w:sz="0" w:space="0" w:color="auto"/>
            <w:right w:val="none" w:sz="0" w:space="0" w:color="auto"/>
          </w:divBdr>
        </w:div>
        <w:div w:id="1758792011">
          <w:marLeft w:val="640"/>
          <w:marRight w:val="0"/>
          <w:marTop w:val="0"/>
          <w:marBottom w:val="0"/>
          <w:divBdr>
            <w:top w:val="none" w:sz="0" w:space="0" w:color="auto"/>
            <w:left w:val="none" w:sz="0" w:space="0" w:color="auto"/>
            <w:bottom w:val="none" w:sz="0" w:space="0" w:color="auto"/>
            <w:right w:val="none" w:sz="0" w:space="0" w:color="auto"/>
          </w:divBdr>
        </w:div>
        <w:div w:id="97988226">
          <w:marLeft w:val="640"/>
          <w:marRight w:val="0"/>
          <w:marTop w:val="0"/>
          <w:marBottom w:val="0"/>
          <w:divBdr>
            <w:top w:val="none" w:sz="0" w:space="0" w:color="auto"/>
            <w:left w:val="none" w:sz="0" w:space="0" w:color="auto"/>
            <w:bottom w:val="none" w:sz="0" w:space="0" w:color="auto"/>
            <w:right w:val="none" w:sz="0" w:space="0" w:color="auto"/>
          </w:divBdr>
        </w:div>
        <w:div w:id="957297795">
          <w:marLeft w:val="640"/>
          <w:marRight w:val="0"/>
          <w:marTop w:val="0"/>
          <w:marBottom w:val="0"/>
          <w:divBdr>
            <w:top w:val="none" w:sz="0" w:space="0" w:color="auto"/>
            <w:left w:val="none" w:sz="0" w:space="0" w:color="auto"/>
            <w:bottom w:val="none" w:sz="0" w:space="0" w:color="auto"/>
            <w:right w:val="none" w:sz="0" w:space="0" w:color="auto"/>
          </w:divBdr>
        </w:div>
        <w:div w:id="769358059">
          <w:marLeft w:val="640"/>
          <w:marRight w:val="0"/>
          <w:marTop w:val="0"/>
          <w:marBottom w:val="0"/>
          <w:divBdr>
            <w:top w:val="none" w:sz="0" w:space="0" w:color="auto"/>
            <w:left w:val="none" w:sz="0" w:space="0" w:color="auto"/>
            <w:bottom w:val="none" w:sz="0" w:space="0" w:color="auto"/>
            <w:right w:val="none" w:sz="0" w:space="0" w:color="auto"/>
          </w:divBdr>
        </w:div>
        <w:div w:id="2115054779">
          <w:marLeft w:val="640"/>
          <w:marRight w:val="0"/>
          <w:marTop w:val="0"/>
          <w:marBottom w:val="0"/>
          <w:divBdr>
            <w:top w:val="none" w:sz="0" w:space="0" w:color="auto"/>
            <w:left w:val="none" w:sz="0" w:space="0" w:color="auto"/>
            <w:bottom w:val="none" w:sz="0" w:space="0" w:color="auto"/>
            <w:right w:val="none" w:sz="0" w:space="0" w:color="auto"/>
          </w:divBdr>
        </w:div>
        <w:div w:id="309679876">
          <w:marLeft w:val="640"/>
          <w:marRight w:val="0"/>
          <w:marTop w:val="0"/>
          <w:marBottom w:val="0"/>
          <w:divBdr>
            <w:top w:val="none" w:sz="0" w:space="0" w:color="auto"/>
            <w:left w:val="none" w:sz="0" w:space="0" w:color="auto"/>
            <w:bottom w:val="none" w:sz="0" w:space="0" w:color="auto"/>
            <w:right w:val="none" w:sz="0" w:space="0" w:color="auto"/>
          </w:divBdr>
        </w:div>
        <w:div w:id="1530023547">
          <w:marLeft w:val="640"/>
          <w:marRight w:val="0"/>
          <w:marTop w:val="0"/>
          <w:marBottom w:val="0"/>
          <w:divBdr>
            <w:top w:val="none" w:sz="0" w:space="0" w:color="auto"/>
            <w:left w:val="none" w:sz="0" w:space="0" w:color="auto"/>
            <w:bottom w:val="none" w:sz="0" w:space="0" w:color="auto"/>
            <w:right w:val="none" w:sz="0" w:space="0" w:color="auto"/>
          </w:divBdr>
        </w:div>
        <w:div w:id="1437024194">
          <w:marLeft w:val="640"/>
          <w:marRight w:val="0"/>
          <w:marTop w:val="0"/>
          <w:marBottom w:val="0"/>
          <w:divBdr>
            <w:top w:val="none" w:sz="0" w:space="0" w:color="auto"/>
            <w:left w:val="none" w:sz="0" w:space="0" w:color="auto"/>
            <w:bottom w:val="none" w:sz="0" w:space="0" w:color="auto"/>
            <w:right w:val="none" w:sz="0" w:space="0" w:color="auto"/>
          </w:divBdr>
        </w:div>
        <w:div w:id="380599093">
          <w:marLeft w:val="640"/>
          <w:marRight w:val="0"/>
          <w:marTop w:val="0"/>
          <w:marBottom w:val="0"/>
          <w:divBdr>
            <w:top w:val="none" w:sz="0" w:space="0" w:color="auto"/>
            <w:left w:val="none" w:sz="0" w:space="0" w:color="auto"/>
            <w:bottom w:val="none" w:sz="0" w:space="0" w:color="auto"/>
            <w:right w:val="none" w:sz="0" w:space="0" w:color="auto"/>
          </w:divBdr>
        </w:div>
        <w:div w:id="1553737221">
          <w:marLeft w:val="640"/>
          <w:marRight w:val="0"/>
          <w:marTop w:val="0"/>
          <w:marBottom w:val="0"/>
          <w:divBdr>
            <w:top w:val="none" w:sz="0" w:space="0" w:color="auto"/>
            <w:left w:val="none" w:sz="0" w:space="0" w:color="auto"/>
            <w:bottom w:val="none" w:sz="0" w:space="0" w:color="auto"/>
            <w:right w:val="none" w:sz="0" w:space="0" w:color="auto"/>
          </w:divBdr>
        </w:div>
        <w:div w:id="669066121">
          <w:marLeft w:val="640"/>
          <w:marRight w:val="0"/>
          <w:marTop w:val="0"/>
          <w:marBottom w:val="0"/>
          <w:divBdr>
            <w:top w:val="none" w:sz="0" w:space="0" w:color="auto"/>
            <w:left w:val="none" w:sz="0" w:space="0" w:color="auto"/>
            <w:bottom w:val="none" w:sz="0" w:space="0" w:color="auto"/>
            <w:right w:val="none" w:sz="0" w:space="0" w:color="auto"/>
          </w:divBdr>
        </w:div>
        <w:div w:id="1324431167">
          <w:marLeft w:val="640"/>
          <w:marRight w:val="0"/>
          <w:marTop w:val="0"/>
          <w:marBottom w:val="0"/>
          <w:divBdr>
            <w:top w:val="none" w:sz="0" w:space="0" w:color="auto"/>
            <w:left w:val="none" w:sz="0" w:space="0" w:color="auto"/>
            <w:bottom w:val="none" w:sz="0" w:space="0" w:color="auto"/>
            <w:right w:val="none" w:sz="0" w:space="0" w:color="auto"/>
          </w:divBdr>
        </w:div>
        <w:div w:id="1978219598">
          <w:marLeft w:val="640"/>
          <w:marRight w:val="0"/>
          <w:marTop w:val="0"/>
          <w:marBottom w:val="0"/>
          <w:divBdr>
            <w:top w:val="none" w:sz="0" w:space="0" w:color="auto"/>
            <w:left w:val="none" w:sz="0" w:space="0" w:color="auto"/>
            <w:bottom w:val="none" w:sz="0" w:space="0" w:color="auto"/>
            <w:right w:val="none" w:sz="0" w:space="0" w:color="auto"/>
          </w:divBdr>
        </w:div>
        <w:div w:id="675157418">
          <w:marLeft w:val="640"/>
          <w:marRight w:val="0"/>
          <w:marTop w:val="0"/>
          <w:marBottom w:val="0"/>
          <w:divBdr>
            <w:top w:val="none" w:sz="0" w:space="0" w:color="auto"/>
            <w:left w:val="none" w:sz="0" w:space="0" w:color="auto"/>
            <w:bottom w:val="none" w:sz="0" w:space="0" w:color="auto"/>
            <w:right w:val="none" w:sz="0" w:space="0" w:color="auto"/>
          </w:divBdr>
        </w:div>
        <w:div w:id="509833219">
          <w:marLeft w:val="640"/>
          <w:marRight w:val="0"/>
          <w:marTop w:val="0"/>
          <w:marBottom w:val="0"/>
          <w:divBdr>
            <w:top w:val="none" w:sz="0" w:space="0" w:color="auto"/>
            <w:left w:val="none" w:sz="0" w:space="0" w:color="auto"/>
            <w:bottom w:val="none" w:sz="0" w:space="0" w:color="auto"/>
            <w:right w:val="none" w:sz="0" w:space="0" w:color="auto"/>
          </w:divBdr>
        </w:div>
        <w:div w:id="1400405076">
          <w:marLeft w:val="640"/>
          <w:marRight w:val="0"/>
          <w:marTop w:val="0"/>
          <w:marBottom w:val="0"/>
          <w:divBdr>
            <w:top w:val="none" w:sz="0" w:space="0" w:color="auto"/>
            <w:left w:val="none" w:sz="0" w:space="0" w:color="auto"/>
            <w:bottom w:val="none" w:sz="0" w:space="0" w:color="auto"/>
            <w:right w:val="none" w:sz="0" w:space="0" w:color="auto"/>
          </w:divBdr>
        </w:div>
        <w:div w:id="1424490679">
          <w:marLeft w:val="640"/>
          <w:marRight w:val="0"/>
          <w:marTop w:val="0"/>
          <w:marBottom w:val="0"/>
          <w:divBdr>
            <w:top w:val="none" w:sz="0" w:space="0" w:color="auto"/>
            <w:left w:val="none" w:sz="0" w:space="0" w:color="auto"/>
            <w:bottom w:val="none" w:sz="0" w:space="0" w:color="auto"/>
            <w:right w:val="none" w:sz="0" w:space="0" w:color="auto"/>
          </w:divBdr>
        </w:div>
        <w:div w:id="1851531225">
          <w:marLeft w:val="640"/>
          <w:marRight w:val="0"/>
          <w:marTop w:val="0"/>
          <w:marBottom w:val="0"/>
          <w:divBdr>
            <w:top w:val="none" w:sz="0" w:space="0" w:color="auto"/>
            <w:left w:val="none" w:sz="0" w:space="0" w:color="auto"/>
            <w:bottom w:val="none" w:sz="0" w:space="0" w:color="auto"/>
            <w:right w:val="none" w:sz="0" w:space="0" w:color="auto"/>
          </w:divBdr>
        </w:div>
        <w:div w:id="1292437689">
          <w:marLeft w:val="640"/>
          <w:marRight w:val="0"/>
          <w:marTop w:val="0"/>
          <w:marBottom w:val="0"/>
          <w:divBdr>
            <w:top w:val="none" w:sz="0" w:space="0" w:color="auto"/>
            <w:left w:val="none" w:sz="0" w:space="0" w:color="auto"/>
            <w:bottom w:val="none" w:sz="0" w:space="0" w:color="auto"/>
            <w:right w:val="none" w:sz="0" w:space="0" w:color="auto"/>
          </w:divBdr>
        </w:div>
        <w:div w:id="928462527">
          <w:marLeft w:val="640"/>
          <w:marRight w:val="0"/>
          <w:marTop w:val="0"/>
          <w:marBottom w:val="0"/>
          <w:divBdr>
            <w:top w:val="none" w:sz="0" w:space="0" w:color="auto"/>
            <w:left w:val="none" w:sz="0" w:space="0" w:color="auto"/>
            <w:bottom w:val="none" w:sz="0" w:space="0" w:color="auto"/>
            <w:right w:val="none" w:sz="0" w:space="0" w:color="auto"/>
          </w:divBdr>
        </w:div>
        <w:div w:id="1710297294">
          <w:marLeft w:val="640"/>
          <w:marRight w:val="0"/>
          <w:marTop w:val="0"/>
          <w:marBottom w:val="0"/>
          <w:divBdr>
            <w:top w:val="none" w:sz="0" w:space="0" w:color="auto"/>
            <w:left w:val="none" w:sz="0" w:space="0" w:color="auto"/>
            <w:bottom w:val="none" w:sz="0" w:space="0" w:color="auto"/>
            <w:right w:val="none" w:sz="0" w:space="0" w:color="auto"/>
          </w:divBdr>
        </w:div>
        <w:div w:id="971406358">
          <w:marLeft w:val="640"/>
          <w:marRight w:val="0"/>
          <w:marTop w:val="0"/>
          <w:marBottom w:val="0"/>
          <w:divBdr>
            <w:top w:val="none" w:sz="0" w:space="0" w:color="auto"/>
            <w:left w:val="none" w:sz="0" w:space="0" w:color="auto"/>
            <w:bottom w:val="none" w:sz="0" w:space="0" w:color="auto"/>
            <w:right w:val="none" w:sz="0" w:space="0" w:color="auto"/>
          </w:divBdr>
        </w:div>
        <w:div w:id="1930388542">
          <w:marLeft w:val="640"/>
          <w:marRight w:val="0"/>
          <w:marTop w:val="0"/>
          <w:marBottom w:val="0"/>
          <w:divBdr>
            <w:top w:val="none" w:sz="0" w:space="0" w:color="auto"/>
            <w:left w:val="none" w:sz="0" w:space="0" w:color="auto"/>
            <w:bottom w:val="none" w:sz="0" w:space="0" w:color="auto"/>
            <w:right w:val="none" w:sz="0" w:space="0" w:color="auto"/>
          </w:divBdr>
        </w:div>
        <w:div w:id="1420448721">
          <w:marLeft w:val="640"/>
          <w:marRight w:val="0"/>
          <w:marTop w:val="0"/>
          <w:marBottom w:val="0"/>
          <w:divBdr>
            <w:top w:val="none" w:sz="0" w:space="0" w:color="auto"/>
            <w:left w:val="none" w:sz="0" w:space="0" w:color="auto"/>
            <w:bottom w:val="none" w:sz="0" w:space="0" w:color="auto"/>
            <w:right w:val="none" w:sz="0" w:space="0" w:color="auto"/>
          </w:divBdr>
        </w:div>
        <w:div w:id="451292299">
          <w:marLeft w:val="640"/>
          <w:marRight w:val="0"/>
          <w:marTop w:val="0"/>
          <w:marBottom w:val="0"/>
          <w:divBdr>
            <w:top w:val="none" w:sz="0" w:space="0" w:color="auto"/>
            <w:left w:val="none" w:sz="0" w:space="0" w:color="auto"/>
            <w:bottom w:val="none" w:sz="0" w:space="0" w:color="auto"/>
            <w:right w:val="none" w:sz="0" w:space="0" w:color="auto"/>
          </w:divBdr>
        </w:div>
        <w:div w:id="1870141703">
          <w:marLeft w:val="640"/>
          <w:marRight w:val="0"/>
          <w:marTop w:val="0"/>
          <w:marBottom w:val="0"/>
          <w:divBdr>
            <w:top w:val="none" w:sz="0" w:space="0" w:color="auto"/>
            <w:left w:val="none" w:sz="0" w:space="0" w:color="auto"/>
            <w:bottom w:val="none" w:sz="0" w:space="0" w:color="auto"/>
            <w:right w:val="none" w:sz="0" w:space="0" w:color="auto"/>
          </w:divBdr>
        </w:div>
        <w:div w:id="1069158017">
          <w:marLeft w:val="640"/>
          <w:marRight w:val="0"/>
          <w:marTop w:val="0"/>
          <w:marBottom w:val="0"/>
          <w:divBdr>
            <w:top w:val="none" w:sz="0" w:space="0" w:color="auto"/>
            <w:left w:val="none" w:sz="0" w:space="0" w:color="auto"/>
            <w:bottom w:val="none" w:sz="0" w:space="0" w:color="auto"/>
            <w:right w:val="none" w:sz="0" w:space="0" w:color="auto"/>
          </w:divBdr>
        </w:div>
        <w:div w:id="1709529492">
          <w:marLeft w:val="640"/>
          <w:marRight w:val="0"/>
          <w:marTop w:val="0"/>
          <w:marBottom w:val="0"/>
          <w:divBdr>
            <w:top w:val="none" w:sz="0" w:space="0" w:color="auto"/>
            <w:left w:val="none" w:sz="0" w:space="0" w:color="auto"/>
            <w:bottom w:val="none" w:sz="0" w:space="0" w:color="auto"/>
            <w:right w:val="none" w:sz="0" w:space="0" w:color="auto"/>
          </w:divBdr>
        </w:div>
        <w:div w:id="906844365">
          <w:marLeft w:val="640"/>
          <w:marRight w:val="0"/>
          <w:marTop w:val="0"/>
          <w:marBottom w:val="0"/>
          <w:divBdr>
            <w:top w:val="none" w:sz="0" w:space="0" w:color="auto"/>
            <w:left w:val="none" w:sz="0" w:space="0" w:color="auto"/>
            <w:bottom w:val="none" w:sz="0" w:space="0" w:color="auto"/>
            <w:right w:val="none" w:sz="0" w:space="0" w:color="auto"/>
          </w:divBdr>
        </w:div>
        <w:div w:id="1274825329">
          <w:marLeft w:val="640"/>
          <w:marRight w:val="0"/>
          <w:marTop w:val="0"/>
          <w:marBottom w:val="0"/>
          <w:divBdr>
            <w:top w:val="none" w:sz="0" w:space="0" w:color="auto"/>
            <w:left w:val="none" w:sz="0" w:space="0" w:color="auto"/>
            <w:bottom w:val="none" w:sz="0" w:space="0" w:color="auto"/>
            <w:right w:val="none" w:sz="0" w:space="0" w:color="auto"/>
          </w:divBdr>
        </w:div>
        <w:div w:id="1928036284">
          <w:marLeft w:val="640"/>
          <w:marRight w:val="0"/>
          <w:marTop w:val="0"/>
          <w:marBottom w:val="0"/>
          <w:divBdr>
            <w:top w:val="none" w:sz="0" w:space="0" w:color="auto"/>
            <w:left w:val="none" w:sz="0" w:space="0" w:color="auto"/>
            <w:bottom w:val="none" w:sz="0" w:space="0" w:color="auto"/>
            <w:right w:val="none" w:sz="0" w:space="0" w:color="auto"/>
          </w:divBdr>
        </w:div>
        <w:div w:id="101730156">
          <w:marLeft w:val="640"/>
          <w:marRight w:val="0"/>
          <w:marTop w:val="0"/>
          <w:marBottom w:val="0"/>
          <w:divBdr>
            <w:top w:val="none" w:sz="0" w:space="0" w:color="auto"/>
            <w:left w:val="none" w:sz="0" w:space="0" w:color="auto"/>
            <w:bottom w:val="none" w:sz="0" w:space="0" w:color="auto"/>
            <w:right w:val="none" w:sz="0" w:space="0" w:color="auto"/>
          </w:divBdr>
        </w:div>
        <w:div w:id="403072413">
          <w:marLeft w:val="640"/>
          <w:marRight w:val="0"/>
          <w:marTop w:val="0"/>
          <w:marBottom w:val="0"/>
          <w:divBdr>
            <w:top w:val="none" w:sz="0" w:space="0" w:color="auto"/>
            <w:left w:val="none" w:sz="0" w:space="0" w:color="auto"/>
            <w:bottom w:val="none" w:sz="0" w:space="0" w:color="auto"/>
            <w:right w:val="none" w:sz="0" w:space="0" w:color="auto"/>
          </w:divBdr>
        </w:div>
        <w:div w:id="1598751683">
          <w:marLeft w:val="640"/>
          <w:marRight w:val="0"/>
          <w:marTop w:val="0"/>
          <w:marBottom w:val="0"/>
          <w:divBdr>
            <w:top w:val="none" w:sz="0" w:space="0" w:color="auto"/>
            <w:left w:val="none" w:sz="0" w:space="0" w:color="auto"/>
            <w:bottom w:val="none" w:sz="0" w:space="0" w:color="auto"/>
            <w:right w:val="none" w:sz="0" w:space="0" w:color="auto"/>
          </w:divBdr>
        </w:div>
        <w:div w:id="1427731704">
          <w:marLeft w:val="640"/>
          <w:marRight w:val="0"/>
          <w:marTop w:val="0"/>
          <w:marBottom w:val="0"/>
          <w:divBdr>
            <w:top w:val="none" w:sz="0" w:space="0" w:color="auto"/>
            <w:left w:val="none" w:sz="0" w:space="0" w:color="auto"/>
            <w:bottom w:val="none" w:sz="0" w:space="0" w:color="auto"/>
            <w:right w:val="none" w:sz="0" w:space="0" w:color="auto"/>
          </w:divBdr>
        </w:div>
        <w:div w:id="2062358168">
          <w:marLeft w:val="640"/>
          <w:marRight w:val="0"/>
          <w:marTop w:val="0"/>
          <w:marBottom w:val="0"/>
          <w:divBdr>
            <w:top w:val="none" w:sz="0" w:space="0" w:color="auto"/>
            <w:left w:val="none" w:sz="0" w:space="0" w:color="auto"/>
            <w:bottom w:val="none" w:sz="0" w:space="0" w:color="auto"/>
            <w:right w:val="none" w:sz="0" w:space="0" w:color="auto"/>
          </w:divBdr>
        </w:div>
        <w:div w:id="1661732990">
          <w:marLeft w:val="640"/>
          <w:marRight w:val="0"/>
          <w:marTop w:val="0"/>
          <w:marBottom w:val="0"/>
          <w:divBdr>
            <w:top w:val="none" w:sz="0" w:space="0" w:color="auto"/>
            <w:left w:val="none" w:sz="0" w:space="0" w:color="auto"/>
            <w:bottom w:val="none" w:sz="0" w:space="0" w:color="auto"/>
            <w:right w:val="none" w:sz="0" w:space="0" w:color="auto"/>
          </w:divBdr>
        </w:div>
        <w:div w:id="1715233130">
          <w:marLeft w:val="640"/>
          <w:marRight w:val="0"/>
          <w:marTop w:val="0"/>
          <w:marBottom w:val="0"/>
          <w:divBdr>
            <w:top w:val="none" w:sz="0" w:space="0" w:color="auto"/>
            <w:left w:val="none" w:sz="0" w:space="0" w:color="auto"/>
            <w:bottom w:val="none" w:sz="0" w:space="0" w:color="auto"/>
            <w:right w:val="none" w:sz="0" w:space="0" w:color="auto"/>
          </w:divBdr>
        </w:div>
        <w:div w:id="1074820678">
          <w:marLeft w:val="640"/>
          <w:marRight w:val="0"/>
          <w:marTop w:val="0"/>
          <w:marBottom w:val="0"/>
          <w:divBdr>
            <w:top w:val="none" w:sz="0" w:space="0" w:color="auto"/>
            <w:left w:val="none" w:sz="0" w:space="0" w:color="auto"/>
            <w:bottom w:val="none" w:sz="0" w:space="0" w:color="auto"/>
            <w:right w:val="none" w:sz="0" w:space="0" w:color="auto"/>
          </w:divBdr>
        </w:div>
        <w:div w:id="22094791">
          <w:marLeft w:val="640"/>
          <w:marRight w:val="0"/>
          <w:marTop w:val="0"/>
          <w:marBottom w:val="0"/>
          <w:divBdr>
            <w:top w:val="none" w:sz="0" w:space="0" w:color="auto"/>
            <w:left w:val="none" w:sz="0" w:space="0" w:color="auto"/>
            <w:bottom w:val="none" w:sz="0" w:space="0" w:color="auto"/>
            <w:right w:val="none" w:sz="0" w:space="0" w:color="auto"/>
          </w:divBdr>
        </w:div>
        <w:div w:id="660354390">
          <w:marLeft w:val="640"/>
          <w:marRight w:val="0"/>
          <w:marTop w:val="0"/>
          <w:marBottom w:val="0"/>
          <w:divBdr>
            <w:top w:val="none" w:sz="0" w:space="0" w:color="auto"/>
            <w:left w:val="none" w:sz="0" w:space="0" w:color="auto"/>
            <w:bottom w:val="none" w:sz="0" w:space="0" w:color="auto"/>
            <w:right w:val="none" w:sz="0" w:space="0" w:color="auto"/>
          </w:divBdr>
        </w:div>
        <w:div w:id="1294097302">
          <w:marLeft w:val="640"/>
          <w:marRight w:val="0"/>
          <w:marTop w:val="0"/>
          <w:marBottom w:val="0"/>
          <w:divBdr>
            <w:top w:val="none" w:sz="0" w:space="0" w:color="auto"/>
            <w:left w:val="none" w:sz="0" w:space="0" w:color="auto"/>
            <w:bottom w:val="none" w:sz="0" w:space="0" w:color="auto"/>
            <w:right w:val="none" w:sz="0" w:space="0" w:color="auto"/>
          </w:divBdr>
        </w:div>
        <w:div w:id="597716849">
          <w:marLeft w:val="640"/>
          <w:marRight w:val="0"/>
          <w:marTop w:val="0"/>
          <w:marBottom w:val="0"/>
          <w:divBdr>
            <w:top w:val="none" w:sz="0" w:space="0" w:color="auto"/>
            <w:left w:val="none" w:sz="0" w:space="0" w:color="auto"/>
            <w:bottom w:val="none" w:sz="0" w:space="0" w:color="auto"/>
            <w:right w:val="none" w:sz="0" w:space="0" w:color="auto"/>
          </w:divBdr>
        </w:div>
        <w:div w:id="1568489093">
          <w:marLeft w:val="640"/>
          <w:marRight w:val="0"/>
          <w:marTop w:val="0"/>
          <w:marBottom w:val="0"/>
          <w:divBdr>
            <w:top w:val="none" w:sz="0" w:space="0" w:color="auto"/>
            <w:left w:val="none" w:sz="0" w:space="0" w:color="auto"/>
            <w:bottom w:val="none" w:sz="0" w:space="0" w:color="auto"/>
            <w:right w:val="none" w:sz="0" w:space="0" w:color="auto"/>
          </w:divBdr>
        </w:div>
        <w:div w:id="558707208">
          <w:marLeft w:val="640"/>
          <w:marRight w:val="0"/>
          <w:marTop w:val="0"/>
          <w:marBottom w:val="0"/>
          <w:divBdr>
            <w:top w:val="none" w:sz="0" w:space="0" w:color="auto"/>
            <w:left w:val="none" w:sz="0" w:space="0" w:color="auto"/>
            <w:bottom w:val="none" w:sz="0" w:space="0" w:color="auto"/>
            <w:right w:val="none" w:sz="0" w:space="0" w:color="auto"/>
          </w:divBdr>
        </w:div>
      </w:divsChild>
    </w:div>
    <w:div w:id="1693338544">
      <w:bodyDiv w:val="1"/>
      <w:marLeft w:val="0"/>
      <w:marRight w:val="0"/>
      <w:marTop w:val="0"/>
      <w:marBottom w:val="0"/>
      <w:divBdr>
        <w:top w:val="none" w:sz="0" w:space="0" w:color="auto"/>
        <w:left w:val="none" w:sz="0" w:space="0" w:color="auto"/>
        <w:bottom w:val="none" w:sz="0" w:space="0" w:color="auto"/>
        <w:right w:val="none" w:sz="0" w:space="0" w:color="auto"/>
      </w:divBdr>
      <w:divsChild>
        <w:div w:id="1141993392">
          <w:marLeft w:val="640"/>
          <w:marRight w:val="0"/>
          <w:marTop w:val="0"/>
          <w:marBottom w:val="0"/>
          <w:divBdr>
            <w:top w:val="none" w:sz="0" w:space="0" w:color="auto"/>
            <w:left w:val="none" w:sz="0" w:space="0" w:color="auto"/>
            <w:bottom w:val="none" w:sz="0" w:space="0" w:color="auto"/>
            <w:right w:val="none" w:sz="0" w:space="0" w:color="auto"/>
          </w:divBdr>
        </w:div>
        <w:div w:id="1502233294">
          <w:marLeft w:val="640"/>
          <w:marRight w:val="0"/>
          <w:marTop w:val="0"/>
          <w:marBottom w:val="0"/>
          <w:divBdr>
            <w:top w:val="none" w:sz="0" w:space="0" w:color="auto"/>
            <w:left w:val="none" w:sz="0" w:space="0" w:color="auto"/>
            <w:bottom w:val="none" w:sz="0" w:space="0" w:color="auto"/>
            <w:right w:val="none" w:sz="0" w:space="0" w:color="auto"/>
          </w:divBdr>
        </w:div>
        <w:div w:id="1910311265">
          <w:marLeft w:val="640"/>
          <w:marRight w:val="0"/>
          <w:marTop w:val="0"/>
          <w:marBottom w:val="0"/>
          <w:divBdr>
            <w:top w:val="none" w:sz="0" w:space="0" w:color="auto"/>
            <w:left w:val="none" w:sz="0" w:space="0" w:color="auto"/>
            <w:bottom w:val="none" w:sz="0" w:space="0" w:color="auto"/>
            <w:right w:val="none" w:sz="0" w:space="0" w:color="auto"/>
          </w:divBdr>
        </w:div>
        <w:div w:id="1468548029">
          <w:marLeft w:val="640"/>
          <w:marRight w:val="0"/>
          <w:marTop w:val="0"/>
          <w:marBottom w:val="0"/>
          <w:divBdr>
            <w:top w:val="none" w:sz="0" w:space="0" w:color="auto"/>
            <w:left w:val="none" w:sz="0" w:space="0" w:color="auto"/>
            <w:bottom w:val="none" w:sz="0" w:space="0" w:color="auto"/>
            <w:right w:val="none" w:sz="0" w:space="0" w:color="auto"/>
          </w:divBdr>
        </w:div>
        <w:div w:id="1471511596">
          <w:marLeft w:val="640"/>
          <w:marRight w:val="0"/>
          <w:marTop w:val="0"/>
          <w:marBottom w:val="0"/>
          <w:divBdr>
            <w:top w:val="none" w:sz="0" w:space="0" w:color="auto"/>
            <w:left w:val="none" w:sz="0" w:space="0" w:color="auto"/>
            <w:bottom w:val="none" w:sz="0" w:space="0" w:color="auto"/>
            <w:right w:val="none" w:sz="0" w:space="0" w:color="auto"/>
          </w:divBdr>
        </w:div>
        <w:div w:id="1457479298">
          <w:marLeft w:val="640"/>
          <w:marRight w:val="0"/>
          <w:marTop w:val="0"/>
          <w:marBottom w:val="0"/>
          <w:divBdr>
            <w:top w:val="none" w:sz="0" w:space="0" w:color="auto"/>
            <w:left w:val="none" w:sz="0" w:space="0" w:color="auto"/>
            <w:bottom w:val="none" w:sz="0" w:space="0" w:color="auto"/>
            <w:right w:val="none" w:sz="0" w:space="0" w:color="auto"/>
          </w:divBdr>
        </w:div>
        <w:div w:id="1268586525">
          <w:marLeft w:val="640"/>
          <w:marRight w:val="0"/>
          <w:marTop w:val="0"/>
          <w:marBottom w:val="0"/>
          <w:divBdr>
            <w:top w:val="none" w:sz="0" w:space="0" w:color="auto"/>
            <w:left w:val="none" w:sz="0" w:space="0" w:color="auto"/>
            <w:bottom w:val="none" w:sz="0" w:space="0" w:color="auto"/>
            <w:right w:val="none" w:sz="0" w:space="0" w:color="auto"/>
          </w:divBdr>
        </w:div>
        <w:div w:id="734161317">
          <w:marLeft w:val="640"/>
          <w:marRight w:val="0"/>
          <w:marTop w:val="0"/>
          <w:marBottom w:val="0"/>
          <w:divBdr>
            <w:top w:val="none" w:sz="0" w:space="0" w:color="auto"/>
            <w:left w:val="none" w:sz="0" w:space="0" w:color="auto"/>
            <w:bottom w:val="none" w:sz="0" w:space="0" w:color="auto"/>
            <w:right w:val="none" w:sz="0" w:space="0" w:color="auto"/>
          </w:divBdr>
        </w:div>
        <w:div w:id="49813425">
          <w:marLeft w:val="640"/>
          <w:marRight w:val="0"/>
          <w:marTop w:val="0"/>
          <w:marBottom w:val="0"/>
          <w:divBdr>
            <w:top w:val="none" w:sz="0" w:space="0" w:color="auto"/>
            <w:left w:val="none" w:sz="0" w:space="0" w:color="auto"/>
            <w:bottom w:val="none" w:sz="0" w:space="0" w:color="auto"/>
            <w:right w:val="none" w:sz="0" w:space="0" w:color="auto"/>
          </w:divBdr>
        </w:div>
        <w:div w:id="1955093581">
          <w:marLeft w:val="640"/>
          <w:marRight w:val="0"/>
          <w:marTop w:val="0"/>
          <w:marBottom w:val="0"/>
          <w:divBdr>
            <w:top w:val="none" w:sz="0" w:space="0" w:color="auto"/>
            <w:left w:val="none" w:sz="0" w:space="0" w:color="auto"/>
            <w:bottom w:val="none" w:sz="0" w:space="0" w:color="auto"/>
            <w:right w:val="none" w:sz="0" w:space="0" w:color="auto"/>
          </w:divBdr>
        </w:div>
        <w:div w:id="174852732">
          <w:marLeft w:val="640"/>
          <w:marRight w:val="0"/>
          <w:marTop w:val="0"/>
          <w:marBottom w:val="0"/>
          <w:divBdr>
            <w:top w:val="none" w:sz="0" w:space="0" w:color="auto"/>
            <w:left w:val="none" w:sz="0" w:space="0" w:color="auto"/>
            <w:bottom w:val="none" w:sz="0" w:space="0" w:color="auto"/>
            <w:right w:val="none" w:sz="0" w:space="0" w:color="auto"/>
          </w:divBdr>
        </w:div>
        <w:div w:id="853690484">
          <w:marLeft w:val="640"/>
          <w:marRight w:val="0"/>
          <w:marTop w:val="0"/>
          <w:marBottom w:val="0"/>
          <w:divBdr>
            <w:top w:val="none" w:sz="0" w:space="0" w:color="auto"/>
            <w:left w:val="none" w:sz="0" w:space="0" w:color="auto"/>
            <w:bottom w:val="none" w:sz="0" w:space="0" w:color="auto"/>
            <w:right w:val="none" w:sz="0" w:space="0" w:color="auto"/>
          </w:divBdr>
        </w:div>
        <w:div w:id="696783339">
          <w:marLeft w:val="640"/>
          <w:marRight w:val="0"/>
          <w:marTop w:val="0"/>
          <w:marBottom w:val="0"/>
          <w:divBdr>
            <w:top w:val="none" w:sz="0" w:space="0" w:color="auto"/>
            <w:left w:val="none" w:sz="0" w:space="0" w:color="auto"/>
            <w:bottom w:val="none" w:sz="0" w:space="0" w:color="auto"/>
            <w:right w:val="none" w:sz="0" w:space="0" w:color="auto"/>
          </w:divBdr>
        </w:div>
        <w:div w:id="1720589590">
          <w:marLeft w:val="640"/>
          <w:marRight w:val="0"/>
          <w:marTop w:val="0"/>
          <w:marBottom w:val="0"/>
          <w:divBdr>
            <w:top w:val="none" w:sz="0" w:space="0" w:color="auto"/>
            <w:left w:val="none" w:sz="0" w:space="0" w:color="auto"/>
            <w:bottom w:val="none" w:sz="0" w:space="0" w:color="auto"/>
            <w:right w:val="none" w:sz="0" w:space="0" w:color="auto"/>
          </w:divBdr>
        </w:div>
        <w:div w:id="1589654399">
          <w:marLeft w:val="640"/>
          <w:marRight w:val="0"/>
          <w:marTop w:val="0"/>
          <w:marBottom w:val="0"/>
          <w:divBdr>
            <w:top w:val="none" w:sz="0" w:space="0" w:color="auto"/>
            <w:left w:val="none" w:sz="0" w:space="0" w:color="auto"/>
            <w:bottom w:val="none" w:sz="0" w:space="0" w:color="auto"/>
            <w:right w:val="none" w:sz="0" w:space="0" w:color="auto"/>
          </w:divBdr>
        </w:div>
        <w:div w:id="439573630">
          <w:marLeft w:val="640"/>
          <w:marRight w:val="0"/>
          <w:marTop w:val="0"/>
          <w:marBottom w:val="0"/>
          <w:divBdr>
            <w:top w:val="none" w:sz="0" w:space="0" w:color="auto"/>
            <w:left w:val="none" w:sz="0" w:space="0" w:color="auto"/>
            <w:bottom w:val="none" w:sz="0" w:space="0" w:color="auto"/>
            <w:right w:val="none" w:sz="0" w:space="0" w:color="auto"/>
          </w:divBdr>
        </w:div>
        <w:div w:id="1714189252">
          <w:marLeft w:val="640"/>
          <w:marRight w:val="0"/>
          <w:marTop w:val="0"/>
          <w:marBottom w:val="0"/>
          <w:divBdr>
            <w:top w:val="none" w:sz="0" w:space="0" w:color="auto"/>
            <w:left w:val="none" w:sz="0" w:space="0" w:color="auto"/>
            <w:bottom w:val="none" w:sz="0" w:space="0" w:color="auto"/>
            <w:right w:val="none" w:sz="0" w:space="0" w:color="auto"/>
          </w:divBdr>
        </w:div>
        <w:div w:id="1597514874">
          <w:marLeft w:val="640"/>
          <w:marRight w:val="0"/>
          <w:marTop w:val="0"/>
          <w:marBottom w:val="0"/>
          <w:divBdr>
            <w:top w:val="none" w:sz="0" w:space="0" w:color="auto"/>
            <w:left w:val="none" w:sz="0" w:space="0" w:color="auto"/>
            <w:bottom w:val="none" w:sz="0" w:space="0" w:color="auto"/>
            <w:right w:val="none" w:sz="0" w:space="0" w:color="auto"/>
          </w:divBdr>
        </w:div>
        <w:div w:id="2144037386">
          <w:marLeft w:val="640"/>
          <w:marRight w:val="0"/>
          <w:marTop w:val="0"/>
          <w:marBottom w:val="0"/>
          <w:divBdr>
            <w:top w:val="none" w:sz="0" w:space="0" w:color="auto"/>
            <w:left w:val="none" w:sz="0" w:space="0" w:color="auto"/>
            <w:bottom w:val="none" w:sz="0" w:space="0" w:color="auto"/>
            <w:right w:val="none" w:sz="0" w:space="0" w:color="auto"/>
          </w:divBdr>
        </w:div>
        <w:div w:id="385761860">
          <w:marLeft w:val="640"/>
          <w:marRight w:val="0"/>
          <w:marTop w:val="0"/>
          <w:marBottom w:val="0"/>
          <w:divBdr>
            <w:top w:val="none" w:sz="0" w:space="0" w:color="auto"/>
            <w:left w:val="none" w:sz="0" w:space="0" w:color="auto"/>
            <w:bottom w:val="none" w:sz="0" w:space="0" w:color="auto"/>
            <w:right w:val="none" w:sz="0" w:space="0" w:color="auto"/>
          </w:divBdr>
        </w:div>
        <w:div w:id="1341352488">
          <w:marLeft w:val="640"/>
          <w:marRight w:val="0"/>
          <w:marTop w:val="0"/>
          <w:marBottom w:val="0"/>
          <w:divBdr>
            <w:top w:val="none" w:sz="0" w:space="0" w:color="auto"/>
            <w:left w:val="none" w:sz="0" w:space="0" w:color="auto"/>
            <w:bottom w:val="none" w:sz="0" w:space="0" w:color="auto"/>
            <w:right w:val="none" w:sz="0" w:space="0" w:color="auto"/>
          </w:divBdr>
        </w:div>
        <w:div w:id="638610044">
          <w:marLeft w:val="640"/>
          <w:marRight w:val="0"/>
          <w:marTop w:val="0"/>
          <w:marBottom w:val="0"/>
          <w:divBdr>
            <w:top w:val="none" w:sz="0" w:space="0" w:color="auto"/>
            <w:left w:val="none" w:sz="0" w:space="0" w:color="auto"/>
            <w:bottom w:val="none" w:sz="0" w:space="0" w:color="auto"/>
            <w:right w:val="none" w:sz="0" w:space="0" w:color="auto"/>
          </w:divBdr>
        </w:div>
        <w:div w:id="856388967">
          <w:marLeft w:val="640"/>
          <w:marRight w:val="0"/>
          <w:marTop w:val="0"/>
          <w:marBottom w:val="0"/>
          <w:divBdr>
            <w:top w:val="none" w:sz="0" w:space="0" w:color="auto"/>
            <w:left w:val="none" w:sz="0" w:space="0" w:color="auto"/>
            <w:bottom w:val="none" w:sz="0" w:space="0" w:color="auto"/>
            <w:right w:val="none" w:sz="0" w:space="0" w:color="auto"/>
          </w:divBdr>
        </w:div>
        <w:div w:id="276955715">
          <w:marLeft w:val="640"/>
          <w:marRight w:val="0"/>
          <w:marTop w:val="0"/>
          <w:marBottom w:val="0"/>
          <w:divBdr>
            <w:top w:val="none" w:sz="0" w:space="0" w:color="auto"/>
            <w:left w:val="none" w:sz="0" w:space="0" w:color="auto"/>
            <w:bottom w:val="none" w:sz="0" w:space="0" w:color="auto"/>
            <w:right w:val="none" w:sz="0" w:space="0" w:color="auto"/>
          </w:divBdr>
        </w:div>
        <w:div w:id="1484588005">
          <w:marLeft w:val="640"/>
          <w:marRight w:val="0"/>
          <w:marTop w:val="0"/>
          <w:marBottom w:val="0"/>
          <w:divBdr>
            <w:top w:val="none" w:sz="0" w:space="0" w:color="auto"/>
            <w:left w:val="none" w:sz="0" w:space="0" w:color="auto"/>
            <w:bottom w:val="none" w:sz="0" w:space="0" w:color="auto"/>
            <w:right w:val="none" w:sz="0" w:space="0" w:color="auto"/>
          </w:divBdr>
        </w:div>
        <w:div w:id="1666130501">
          <w:marLeft w:val="640"/>
          <w:marRight w:val="0"/>
          <w:marTop w:val="0"/>
          <w:marBottom w:val="0"/>
          <w:divBdr>
            <w:top w:val="none" w:sz="0" w:space="0" w:color="auto"/>
            <w:left w:val="none" w:sz="0" w:space="0" w:color="auto"/>
            <w:bottom w:val="none" w:sz="0" w:space="0" w:color="auto"/>
            <w:right w:val="none" w:sz="0" w:space="0" w:color="auto"/>
          </w:divBdr>
        </w:div>
        <w:div w:id="978849079">
          <w:marLeft w:val="640"/>
          <w:marRight w:val="0"/>
          <w:marTop w:val="0"/>
          <w:marBottom w:val="0"/>
          <w:divBdr>
            <w:top w:val="none" w:sz="0" w:space="0" w:color="auto"/>
            <w:left w:val="none" w:sz="0" w:space="0" w:color="auto"/>
            <w:bottom w:val="none" w:sz="0" w:space="0" w:color="auto"/>
            <w:right w:val="none" w:sz="0" w:space="0" w:color="auto"/>
          </w:divBdr>
        </w:div>
        <w:div w:id="285308476">
          <w:marLeft w:val="640"/>
          <w:marRight w:val="0"/>
          <w:marTop w:val="0"/>
          <w:marBottom w:val="0"/>
          <w:divBdr>
            <w:top w:val="none" w:sz="0" w:space="0" w:color="auto"/>
            <w:left w:val="none" w:sz="0" w:space="0" w:color="auto"/>
            <w:bottom w:val="none" w:sz="0" w:space="0" w:color="auto"/>
            <w:right w:val="none" w:sz="0" w:space="0" w:color="auto"/>
          </w:divBdr>
        </w:div>
        <w:div w:id="2121143498">
          <w:marLeft w:val="640"/>
          <w:marRight w:val="0"/>
          <w:marTop w:val="0"/>
          <w:marBottom w:val="0"/>
          <w:divBdr>
            <w:top w:val="none" w:sz="0" w:space="0" w:color="auto"/>
            <w:left w:val="none" w:sz="0" w:space="0" w:color="auto"/>
            <w:bottom w:val="none" w:sz="0" w:space="0" w:color="auto"/>
            <w:right w:val="none" w:sz="0" w:space="0" w:color="auto"/>
          </w:divBdr>
        </w:div>
        <w:div w:id="416099846">
          <w:marLeft w:val="640"/>
          <w:marRight w:val="0"/>
          <w:marTop w:val="0"/>
          <w:marBottom w:val="0"/>
          <w:divBdr>
            <w:top w:val="none" w:sz="0" w:space="0" w:color="auto"/>
            <w:left w:val="none" w:sz="0" w:space="0" w:color="auto"/>
            <w:bottom w:val="none" w:sz="0" w:space="0" w:color="auto"/>
            <w:right w:val="none" w:sz="0" w:space="0" w:color="auto"/>
          </w:divBdr>
        </w:div>
        <w:div w:id="813765062">
          <w:marLeft w:val="640"/>
          <w:marRight w:val="0"/>
          <w:marTop w:val="0"/>
          <w:marBottom w:val="0"/>
          <w:divBdr>
            <w:top w:val="none" w:sz="0" w:space="0" w:color="auto"/>
            <w:left w:val="none" w:sz="0" w:space="0" w:color="auto"/>
            <w:bottom w:val="none" w:sz="0" w:space="0" w:color="auto"/>
            <w:right w:val="none" w:sz="0" w:space="0" w:color="auto"/>
          </w:divBdr>
        </w:div>
        <w:div w:id="1967420933">
          <w:marLeft w:val="640"/>
          <w:marRight w:val="0"/>
          <w:marTop w:val="0"/>
          <w:marBottom w:val="0"/>
          <w:divBdr>
            <w:top w:val="none" w:sz="0" w:space="0" w:color="auto"/>
            <w:left w:val="none" w:sz="0" w:space="0" w:color="auto"/>
            <w:bottom w:val="none" w:sz="0" w:space="0" w:color="auto"/>
            <w:right w:val="none" w:sz="0" w:space="0" w:color="auto"/>
          </w:divBdr>
        </w:div>
        <w:div w:id="1053040447">
          <w:marLeft w:val="640"/>
          <w:marRight w:val="0"/>
          <w:marTop w:val="0"/>
          <w:marBottom w:val="0"/>
          <w:divBdr>
            <w:top w:val="none" w:sz="0" w:space="0" w:color="auto"/>
            <w:left w:val="none" w:sz="0" w:space="0" w:color="auto"/>
            <w:bottom w:val="none" w:sz="0" w:space="0" w:color="auto"/>
            <w:right w:val="none" w:sz="0" w:space="0" w:color="auto"/>
          </w:divBdr>
        </w:div>
        <w:div w:id="1302346069">
          <w:marLeft w:val="640"/>
          <w:marRight w:val="0"/>
          <w:marTop w:val="0"/>
          <w:marBottom w:val="0"/>
          <w:divBdr>
            <w:top w:val="none" w:sz="0" w:space="0" w:color="auto"/>
            <w:left w:val="none" w:sz="0" w:space="0" w:color="auto"/>
            <w:bottom w:val="none" w:sz="0" w:space="0" w:color="auto"/>
            <w:right w:val="none" w:sz="0" w:space="0" w:color="auto"/>
          </w:divBdr>
        </w:div>
        <w:div w:id="43603717">
          <w:marLeft w:val="640"/>
          <w:marRight w:val="0"/>
          <w:marTop w:val="0"/>
          <w:marBottom w:val="0"/>
          <w:divBdr>
            <w:top w:val="none" w:sz="0" w:space="0" w:color="auto"/>
            <w:left w:val="none" w:sz="0" w:space="0" w:color="auto"/>
            <w:bottom w:val="none" w:sz="0" w:space="0" w:color="auto"/>
            <w:right w:val="none" w:sz="0" w:space="0" w:color="auto"/>
          </w:divBdr>
        </w:div>
        <w:div w:id="1866937829">
          <w:marLeft w:val="640"/>
          <w:marRight w:val="0"/>
          <w:marTop w:val="0"/>
          <w:marBottom w:val="0"/>
          <w:divBdr>
            <w:top w:val="none" w:sz="0" w:space="0" w:color="auto"/>
            <w:left w:val="none" w:sz="0" w:space="0" w:color="auto"/>
            <w:bottom w:val="none" w:sz="0" w:space="0" w:color="auto"/>
            <w:right w:val="none" w:sz="0" w:space="0" w:color="auto"/>
          </w:divBdr>
        </w:div>
        <w:div w:id="411435760">
          <w:marLeft w:val="640"/>
          <w:marRight w:val="0"/>
          <w:marTop w:val="0"/>
          <w:marBottom w:val="0"/>
          <w:divBdr>
            <w:top w:val="none" w:sz="0" w:space="0" w:color="auto"/>
            <w:left w:val="none" w:sz="0" w:space="0" w:color="auto"/>
            <w:bottom w:val="none" w:sz="0" w:space="0" w:color="auto"/>
            <w:right w:val="none" w:sz="0" w:space="0" w:color="auto"/>
          </w:divBdr>
        </w:div>
        <w:div w:id="1001006934">
          <w:marLeft w:val="640"/>
          <w:marRight w:val="0"/>
          <w:marTop w:val="0"/>
          <w:marBottom w:val="0"/>
          <w:divBdr>
            <w:top w:val="none" w:sz="0" w:space="0" w:color="auto"/>
            <w:left w:val="none" w:sz="0" w:space="0" w:color="auto"/>
            <w:bottom w:val="none" w:sz="0" w:space="0" w:color="auto"/>
            <w:right w:val="none" w:sz="0" w:space="0" w:color="auto"/>
          </w:divBdr>
        </w:div>
        <w:div w:id="475679915">
          <w:marLeft w:val="640"/>
          <w:marRight w:val="0"/>
          <w:marTop w:val="0"/>
          <w:marBottom w:val="0"/>
          <w:divBdr>
            <w:top w:val="none" w:sz="0" w:space="0" w:color="auto"/>
            <w:left w:val="none" w:sz="0" w:space="0" w:color="auto"/>
            <w:bottom w:val="none" w:sz="0" w:space="0" w:color="auto"/>
            <w:right w:val="none" w:sz="0" w:space="0" w:color="auto"/>
          </w:divBdr>
        </w:div>
        <w:div w:id="1500386751">
          <w:marLeft w:val="640"/>
          <w:marRight w:val="0"/>
          <w:marTop w:val="0"/>
          <w:marBottom w:val="0"/>
          <w:divBdr>
            <w:top w:val="none" w:sz="0" w:space="0" w:color="auto"/>
            <w:left w:val="none" w:sz="0" w:space="0" w:color="auto"/>
            <w:bottom w:val="none" w:sz="0" w:space="0" w:color="auto"/>
            <w:right w:val="none" w:sz="0" w:space="0" w:color="auto"/>
          </w:divBdr>
        </w:div>
        <w:div w:id="1202522933">
          <w:marLeft w:val="640"/>
          <w:marRight w:val="0"/>
          <w:marTop w:val="0"/>
          <w:marBottom w:val="0"/>
          <w:divBdr>
            <w:top w:val="none" w:sz="0" w:space="0" w:color="auto"/>
            <w:left w:val="none" w:sz="0" w:space="0" w:color="auto"/>
            <w:bottom w:val="none" w:sz="0" w:space="0" w:color="auto"/>
            <w:right w:val="none" w:sz="0" w:space="0" w:color="auto"/>
          </w:divBdr>
        </w:div>
        <w:div w:id="199171238">
          <w:marLeft w:val="640"/>
          <w:marRight w:val="0"/>
          <w:marTop w:val="0"/>
          <w:marBottom w:val="0"/>
          <w:divBdr>
            <w:top w:val="none" w:sz="0" w:space="0" w:color="auto"/>
            <w:left w:val="none" w:sz="0" w:space="0" w:color="auto"/>
            <w:bottom w:val="none" w:sz="0" w:space="0" w:color="auto"/>
            <w:right w:val="none" w:sz="0" w:space="0" w:color="auto"/>
          </w:divBdr>
        </w:div>
        <w:div w:id="761531997">
          <w:marLeft w:val="640"/>
          <w:marRight w:val="0"/>
          <w:marTop w:val="0"/>
          <w:marBottom w:val="0"/>
          <w:divBdr>
            <w:top w:val="none" w:sz="0" w:space="0" w:color="auto"/>
            <w:left w:val="none" w:sz="0" w:space="0" w:color="auto"/>
            <w:bottom w:val="none" w:sz="0" w:space="0" w:color="auto"/>
            <w:right w:val="none" w:sz="0" w:space="0" w:color="auto"/>
          </w:divBdr>
        </w:div>
        <w:div w:id="52824223">
          <w:marLeft w:val="640"/>
          <w:marRight w:val="0"/>
          <w:marTop w:val="0"/>
          <w:marBottom w:val="0"/>
          <w:divBdr>
            <w:top w:val="none" w:sz="0" w:space="0" w:color="auto"/>
            <w:left w:val="none" w:sz="0" w:space="0" w:color="auto"/>
            <w:bottom w:val="none" w:sz="0" w:space="0" w:color="auto"/>
            <w:right w:val="none" w:sz="0" w:space="0" w:color="auto"/>
          </w:divBdr>
        </w:div>
        <w:div w:id="1390883277">
          <w:marLeft w:val="640"/>
          <w:marRight w:val="0"/>
          <w:marTop w:val="0"/>
          <w:marBottom w:val="0"/>
          <w:divBdr>
            <w:top w:val="none" w:sz="0" w:space="0" w:color="auto"/>
            <w:left w:val="none" w:sz="0" w:space="0" w:color="auto"/>
            <w:bottom w:val="none" w:sz="0" w:space="0" w:color="auto"/>
            <w:right w:val="none" w:sz="0" w:space="0" w:color="auto"/>
          </w:divBdr>
        </w:div>
        <w:div w:id="186598511">
          <w:marLeft w:val="640"/>
          <w:marRight w:val="0"/>
          <w:marTop w:val="0"/>
          <w:marBottom w:val="0"/>
          <w:divBdr>
            <w:top w:val="none" w:sz="0" w:space="0" w:color="auto"/>
            <w:left w:val="none" w:sz="0" w:space="0" w:color="auto"/>
            <w:bottom w:val="none" w:sz="0" w:space="0" w:color="auto"/>
            <w:right w:val="none" w:sz="0" w:space="0" w:color="auto"/>
          </w:divBdr>
        </w:div>
        <w:div w:id="1651597982">
          <w:marLeft w:val="640"/>
          <w:marRight w:val="0"/>
          <w:marTop w:val="0"/>
          <w:marBottom w:val="0"/>
          <w:divBdr>
            <w:top w:val="none" w:sz="0" w:space="0" w:color="auto"/>
            <w:left w:val="none" w:sz="0" w:space="0" w:color="auto"/>
            <w:bottom w:val="none" w:sz="0" w:space="0" w:color="auto"/>
            <w:right w:val="none" w:sz="0" w:space="0" w:color="auto"/>
          </w:divBdr>
        </w:div>
        <w:div w:id="1992907510">
          <w:marLeft w:val="640"/>
          <w:marRight w:val="0"/>
          <w:marTop w:val="0"/>
          <w:marBottom w:val="0"/>
          <w:divBdr>
            <w:top w:val="none" w:sz="0" w:space="0" w:color="auto"/>
            <w:left w:val="none" w:sz="0" w:space="0" w:color="auto"/>
            <w:bottom w:val="none" w:sz="0" w:space="0" w:color="auto"/>
            <w:right w:val="none" w:sz="0" w:space="0" w:color="auto"/>
          </w:divBdr>
        </w:div>
        <w:div w:id="757797526">
          <w:marLeft w:val="640"/>
          <w:marRight w:val="0"/>
          <w:marTop w:val="0"/>
          <w:marBottom w:val="0"/>
          <w:divBdr>
            <w:top w:val="none" w:sz="0" w:space="0" w:color="auto"/>
            <w:left w:val="none" w:sz="0" w:space="0" w:color="auto"/>
            <w:bottom w:val="none" w:sz="0" w:space="0" w:color="auto"/>
            <w:right w:val="none" w:sz="0" w:space="0" w:color="auto"/>
          </w:divBdr>
        </w:div>
        <w:div w:id="523707891">
          <w:marLeft w:val="640"/>
          <w:marRight w:val="0"/>
          <w:marTop w:val="0"/>
          <w:marBottom w:val="0"/>
          <w:divBdr>
            <w:top w:val="none" w:sz="0" w:space="0" w:color="auto"/>
            <w:left w:val="none" w:sz="0" w:space="0" w:color="auto"/>
            <w:bottom w:val="none" w:sz="0" w:space="0" w:color="auto"/>
            <w:right w:val="none" w:sz="0" w:space="0" w:color="auto"/>
          </w:divBdr>
        </w:div>
        <w:div w:id="1599215276">
          <w:marLeft w:val="640"/>
          <w:marRight w:val="0"/>
          <w:marTop w:val="0"/>
          <w:marBottom w:val="0"/>
          <w:divBdr>
            <w:top w:val="none" w:sz="0" w:space="0" w:color="auto"/>
            <w:left w:val="none" w:sz="0" w:space="0" w:color="auto"/>
            <w:bottom w:val="none" w:sz="0" w:space="0" w:color="auto"/>
            <w:right w:val="none" w:sz="0" w:space="0" w:color="auto"/>
          </w:divBdr>
        </w:div>
        <w:div w:id="1357150692">
          <w:marLeft w:val="640"/>
          <w:marRight w:val="0"/>
          <w:marTop w:val="0"/>
          <w:marBottom w:val="0"/>
          <w:divBdr>
            <w:top w:val="none" w:sz="0" w:space="0" w:color="auto"/>
            <w:left w:val="none" w:sz="0" w:space="0" w:color="auto"/>
            <w:bottom w:val="none" w:sz="0" w:space="0" w:color="auto"/>
            <w:right w:val="none" w:sz="0" w:space="0" w:color="auto"/>
          </w:divBdr>
        </w:div>
        <w:div w:id="1308974584">
          <w:marLeft w:val="640"/>
          <w:marRight w:val="0"/>
          <w:marTop w:val="0"/>
          <w:marBottom w:val="0"/>
          <w:divBdr>
            <w:top w:val="none" w:sz="0" w:space="0" w:color="auto"/>
            <w:left w:val="none" w:sz="0" w:space="0" w:color="auto"/>
            <w:bottom w:val="none" w:sz="0" w:space="0" w:color="auto"/>
            <w:right w:val="none" w:sz="0" w:space="0" w:color="auto"/>
          </w:divBdr>
        </w:div>
        <w:div w:id="692194393">
          <w:marLeft w:val="640"/>
          <w:marRight w:val="0"/>
          <w:marTop w:val="0"/>
          <w:marBottom w:val="0"/>
          <w:divBdr>
            <w:top w:val="none" w:sz="0" w:space="0" w:color="auto"/>
            <w:left w:val="none" w:sz="0" w:space="0" w:color="auto"/>
            <w:bottom w:val="none" w:sz="0" w:space="0" w:color="auto"/>
            <w:right w:val="none" w:sz="0" w:space="0" w:color="auto"/>
          </w:divBdr>
        </w:div>
        <w:div w:id="841550614">
          <w:marLeft w:val="640"/>
          <w:marRight w:val="0"/>
          <w:marTop w:val="0"/>
          <w:marBottom w:val="0"/>
          <w:divBdr>
            <w:top w:val="none" w:sz="0" w:space="0" w:color="auto"/>
            <w:left w:val="none" w:sz="0" w:space="0" w:color="auto"/>
            <w:bottom w:val="none" w:sz="0" w:space="0" w:color="auto"/>
            <w:right w:val="none" w:sz="0" w:space="0" w:color="auto"/>
          </w:divBdr>
        </w:div>
        <w:div w:id="1685084157">
          <w:marLeft w:val="640"/>
          <w:marRight w:val="0"/>
          <w:marTop w:val="0"/>
          <w:marBottom w:val="0"/>
          <w:divBdr>
            <w:top w:val="none" w:sz="0" w:space="0" w:color="auto"/>
            <w:left w:val="none" w:sz="0" w:space="0" w:color="auto"/>
            <w:bottom w:val="none" w:sz="0" w:space="0" w:color="auto"/>
            <w:right w:val="none" w:sz="0" w:space="0" w:color="auto"/>
          </w:divBdr>
        </w:div>
        <w:div w:id="967974596">
          <w:marLeft w:val="640"/>
          <w:marRight w:val="0"/>
          <w:marTop w:val="0"/>
          <w:marBottom w:val="0"/>
          <w:divBdr>
            <w:top w:val="none" w:sz="0" w:space="0" w:color="auto"/>
            <w:left w:val="none" w:sz="0" w:space="0" w:color="auto"/>
            <w:bottom w:val="none" w:sz="0" w:space="0" w:color="auto"/>
            <w:right w:val="none" w:sz="0" w:space="0" w:color="auto"/>
          </w:divBdr>
        </w:div>
        <w:div w:id="1678381771">
          <w:marLeft w:val="640"/>
          <w:marRight w:val="0"/>
          <w:marTop w:val="0"/>
          <w:marBottom w:val="0"/>
          <w:divBdr>
            <w:top w:val="none" w:sz="0" w:space="0" w:color="auto"/>
            <w:left w:val="none" w:sz="0" w:space="0" w:color="auto"/>
            <w:bottom w:val="none" w:sz="0" w:space="0" w:color="auto"/>
            <w:right w:val="none" w:sz="0" w:space="0" w:color="auto"/>
          </w:divBdr>
        </w:div>
        <w:div w:id="361445573">
          <w:marLeft w:val="640"/>
          <w:marRight w:val="0"/>
          <w:marTop w:val="0"/>
          <w:marBottom w:val="0"/>
          <w:divBdr>
            <w:top w:val="none" w:sz="0" w:space="0" w:color="auto"/>
            <w:left w:val="none" w:sz="0" w:space="0" w:color="auto"/>
            <w:bottom w:val="none" w:sz="0" w:space="0" w:color="auto"/>
            <w:right w:val="none" w:sz="0" w:space="0" w:color="auto"/>
          </w:divBdr>
        </w:div>
        <w:div w:id="2083985884">
          <w:marLeft w:val="640"/>
          <w:marRight w:val="0"/>
          <w:marTop w:val="0"/>
          <w:marBottom w:val="0"/>
          <w:divBdr>
            <w:top w:val="none" w:sz="0" w:space="0" w:color="auto"/>
            <w:left w:val="none" w:sz="0" w:space="0" w:color="auto"/>
            <w:bottom w:val="none" w:sz="0" w:space="0" w:color="auto"/>
            <w:right w:val="none" w:sz="0" w:space="0" w:color="auto"/>
          </w:divBdr>
        </w:div>
        <w:div w:id="490027817">
          <w:marLeft w:val="640"/>
          <w:marRight w:val="0"/>
          <w:marTop w:val="0"/>
          <w:marBottom w:val="0"/>
          <w:divBdr>
            <w:top w:val="none" w:sz="0" w:space="0" w:color="auto"/>
            <w:left w:val="none" w:sz="0" w:space="0" w:color="auto"/>
            <w:bottom w:val="none" w:sz="0" w:space="0" w:color="auto"/>
            <w:right w:val="none" w:sz="0" w:space="0" w:color="auto"/>
          </w:divBdr>
        </w:div>
        <w:div w:id="467665938">
          <w:marLeft w:val="640"/>
          <w:marRight w:val="0"/>
          <w:marTop w:val="0"/>
          <w:marBottom w:val="0"/>
          <w:divBdr>
            <w:top w:val="none" w:sz="0" w:space="0" w:color="auto"/>
            <w:left w:val="none" w:sz="0" w:space="0" w:color="auto"/>
            <w:bottom w:val="none" w:sz="0" w:space="0" w:color="auto"/>
            <w:right w:val="none" w:sz="0" w:space="0" w:color="auto"/>
          </w:divBdr>
        </w:div>
        <w:div w:id="478155630">
          <w:marLeft w:val="640"/>
          <w:marRight w:val="0"/>
          <w:marTop w:val="0"/>
          <w:marBottom w:val="0"/>
          <w:divBdr>
            <w:top w:val="none" w:sz="0" w:space="0" w:color="auto"/>
            <w:left w:val="none" w:sz="0" w:space="0" w:color="auto"/>
            <w:bottom w:val="none" w:sz="0" w:space="0" w:color="auto"/>
            <w:right w:val="none" w:sz="0" w:space="0" w:color="auto"/>
          </w:divBdr>
        </w:div>
        <w:div w:id="2013756849">
          <w:marLeft w:val="640"/>
          <w:marRight w:val="0"/>
          <w:marTop w:val="0"/>
          <w:marBottom w:val="0"/>
          <w:divBdr>
            <w:top w:val="none" w:sz="0" w:space="0" w:color="auto"/>
            <w:left w:val="none" w:sz="0" w:space="0" w:color="auto"/>
            <w:bottom w:val="none" w:sz="0" w:space="0" w:color="auto"/>
            <w:right w:val="none" w:sz="0" w:space="0" w:color="auto"/>
          </w:divBdr>
        </w:div>
        <w:div w:id="201871591">
          <w:marLeft w:val="640"/>
          <w:marRight w:val="0"/>
          <w:marTop w:val="0"/>
          <w:marBottom w:val="0"/>
          <w:divBdr>
            <w:top w:val="none" w:sz="0" w:space="0" w:color="auto"/>
            <w:left w:val="none" w:sz="0" w:space="0" w:color="auto"/>
            <w:bottom w:val="none" w:sz="0" w:space="0" w:color="auto"/>
            <w:right w:val="none" w:sz="0" w:space="0" w:color="auto"/>
          </w:divBdr>
        </w:div>
        <w:div w:id="1341930677">
          <w:marLeft w:val="640"/>
          <w:marRight w:val="0"/>
          <w:marTop w:val="0"/>
          <w:marBottom w:val="0"/>
          <w:divBdr>
            <w:top w:val="none" w:sz="0" w:space="0" w:color="auto"/>
            <w:left w:val="none" w:sz="0" w:space="0" w:color="auto"/>
            <w:bottom w:val="none" w:sz="0" w:space="0" w:color="auto"/>
            <w:right w:val="none" w:sz="0" w:space="0" w:color="auto"/>
          </w:divBdr>
        </w:div>
        <w:div w:id="378477787">
          <w:marLeft w:val="640"/>
          <w:marRight w:val="0"/>
          <w:marTop w:val="0"/>
          <w:marBottom w:val="0"/>
          <w:divBdr>
            <w:top w:val="none" w:sz="0" w:space="0" w:color="auto"/>
            <w:left w:val="none" w:sz="0" w:space="0" w:color="auto"/>
            <w:bottom w:val="none" w:sz="0" w:space="0" w:color="auto"/>
            <w:right w:val="none" w:sz="0" w:space="0" w:color="auto"/>
          </w:divBdr>
        </w:div>
        <w:div w:id="454955383">
          <w:marLeft w:val="640"/>
          <w:marRight w:val="0"/>
          <w:marTop w:val="0"/>
          <w:marBottom w:val="0"/>
          <w:divBdr>
            <w:top w:val="none" w:sz="0" w:space="0" w:color="auto"/>
            <w:left w:val="none" w:sz="0" w:space="0" w:color="auto"/>
            <w:bottom w:val="none" w:sz="0" w:space="0" w:color="auto"/>
            <w:right w:val="none" w:sz="0" w:space="0" w:color="auto"/>
          </w:divBdr>
        </w:div>
        <w:div w:id="379289364">
          <w:marLeft w:val="640"/>
          <w:marRight w:val="0"/>
          <w:marTop w:val="0"/>
          <w:marBottom w:val="0"/>
          <w:divBdr>
            <w:top w:val="none" w:sz="0" w:space="0" w:color="auto"/>
            <w:left w:val="none" w:sz="0" w:space="0" w:color="auto"/>
            <w:bottom w:val="none" w:sz="0" w:space="0" w:color="auto"/>
            <w:right w:val="none" w:sz="0" w:space="0" w:color="auto"/>
          </w:divBdr>
        </w:div>
        <w:div w:id="1187596434">
          <w:marLeft w:val="640"/>
          <w:marRight w:val="0"/>
          <w:marTop w:val="0"/>
          <w:marBottom w:val="0"/>
          <w:divBdr>
            <w:top w:val="none" w:sz="0" w:space="0" w:color="auto"/>
            <w:left w:val="none" w:sz="0" w:space="0" w:color="auto"/>
            <w:bottom w:val="none" w:sz="0" w:space="0" w:color="auto"/>
            <w:right w:val="none" w:sz="0" w:space="0" w:color="auto"/>
          </w:divBdr>
        </w:div>
        <w:div w:id="582032812">
          <w:marLeft w:val="640"/>
          <w:marRight w:val="0"/>
          <w:marTop w:val="0"/>
          <w:marBottom w:val="0"/>
          <w:divBdr>
            <w:top w:val="none" w:sz="0" w:space="0" w:color="auto"/>
            <w:left w:val="none" w:sz="0" w:space="0" w:color="auto"/>
            <w:bottom w:val="none" w:sz="0" w:space="0" w:color="auto"/>
            <w:right w:val="none" w:sz="0" w:space="0" w:color="auto"/>
          </w:divBdr>
        </w:div>
        <w:div w:id="1851750292">
          <w:marLeft w:val="640"/>
          <w:marRight w:val="0"/>
          <w:marTop w:val="0"/>
          <w:marBottom w:val="0"/>
          <w:divBdr>
            <w:top w:val="none" w:sz="0" w:space="0" w:color="auto"/>
            <w:left w:val="none" w:sz="0" w:space="0" w:color="auto"/>
            <w:bottom w:val="none" w:sz="0" w:space="0" w:color="auto"/>
            <w:right w:val="none" w:sz="0" w:space="0" w:color="auto"/>
          </w:divBdr>
        </w:div>
        <w:div w:id="495266648">
          <w:marLeft w:val="640"/>
          <w:marRight w:val="0"/>
          <w:marTop w:val="0"/>
          <w:marBottom w:val="0"/>
          <w:divBdr>
            <w:top w:val="none" w:sz="0" w:space="0" w:color="auto"/>
            <w:left w:val="none" w:sz="0" w:space="0" w:color="auto"/>
            <w:bottom w:val="none" w:sz="0" w:space="0" w:color="auto"/>
            <w:right w:val="none" w:sz="0" w:space="0" w:color="auto"/>
          </w:divBdr>
        </w:div>
        <w:div w:id="1740177549">
          <w:marLeft w:val="640"/>
          <w:marRight w:val="0"/>
          <w:marTop w:val="0"/>
          <w:marBottom w:val="0"/>
          <w:divBdr>
            <w:top w:val="none" w:sz="0" w:space="0" w:color="auto"/>
            <w:left w:val="none" w:sz="0" w:space="0" w:color="auto"/>
            <w:bottom w:val="none" w:sz="0" w:space="0" w:color="auto"/>
            <w:right w:val="none" w:sz="0" w:space="0" w:color="auto"/>
          </w:divBdr>
        </w:div>
        <w:div w:id="487093244">
          <w:marLeft w:val="640"/>
          <w:marRight w:val="0"/>
          <w:marTop w:val="0"/>
          <w:marBottom w:val="0"/>
          <w:divBdr>
            <w:top w:val="none" w:sz="0" w:space="0" w:color="auto"/>
            <w:left w:val="none" w:sz="0" w:space="0" w:color="auto"/>
            <w:bottom w:val="none" w:sz="0" w:space="0" w:color="auto"/>
            <w:right w:val="none" w:sz="0" w:space="0" w:color="auto"/>
          </w:divBdr>
        </w:div>
        <w:div w:id="754594429">
          <w:marLeft w:val="640"/>
          <w:marRight w:val="0"/>
          <w:marTop w:val="0"/>
          <w:marBottom w:val="0"/>
          <w:divBdr>
            <w:top w:val="none" w:sz="0" w:space="0" w:color="auto"/>
            <w:left w:val="none" w:sz="0" w:space="0" w:color="auto"/>
            <w:bottom w:val="none" w:sz="0" w:space="0" w:color="auto"/>
            <w:right w:val="none" w:sz="0" w:space="0" w:color="auto"/>
          </w:divBdr>
        </w:div>
        <w:div w:id="6374987">
          <w:marLeft w:val="640"/>
          <w:marRight w:val="0"/>
          <w:marTop w:val="0"/>
          <w:marBottom w:val="0"/>
          <w:divBdr>
            <w:top w:val="none" w:sz="0" w:space="0" w:color="auto"/>
            <w:left w:val="none" w:sz="0" w:space="0" w:color="auto"/>
            <w:bottom w:val="none" w:sz="0" w:space="0" w:color="auto"/>
            <w:right w:val="none" w:sz="0" w:space="0" w:color="auto"/>
          </w:divBdr>
        </w:div>
        <w:div w:id="988824642">
          <w:marLeft w:val="640"/>
          <w:marRight w:val="0"/>
          <w:marTop w:val="0"/>
          <w:marBottom w:val="0"/>
          <w:divBdr>
            <w:top w:val="none" w:sz="0" w:space="0" w:color="auto"/>
            <w:left w:val="none" w:sz="0" w:space="0" w:color="auto"/>
            <w:bottom w:val="none" w:sz="0" w:space="0" w:color="auto"/>
            <w:right w:val="none" w:sz="0" w:space="0" w:color="auto"/>
          </w:divBdr>
        </w:div>
        <w:div w:id="565144300">
          <w:marLeft w:val="640"/>
          <w:marRight w:val="0"/>
          <w:marTop w:val="0"/>
          <w:marBottom w:val="0"/>
          <w:divBdr>
            <w:top w:val="none" w:sz="0" w:space="0" w:color="auto"/>
            <w:left w:val="none" w:sz="0" w:space="0" w:color="auto"/>
            <w:bottom w:val="none" w:sz="0" w:space="0" w:color="auto"/>
            <w:right w:val="none" w:sz="0" w:space="0" w:color="auto"/>
          </w:divBdr>
        </w:div>
        <w:div w:id="407311166">
          <w:marLeft w:val="640"/>
          <w:marRight w:val="0"/>
          <w:marTop w:val="0"/>
          <w:marBottom w:val="0"/>
          <w:divBdr>
            <w:top w:val="none" w:sz="0" w:space="0" w:color="auto"/>
            <w:left w:val="none" w:sz="0" w:space="0" w:color="auto"/>
            <w:bottom w:val="none" w:sz="0" w:space="0" w:color="auto"/>
            <w:right w:val="none" w:sz="0" w:space="0" w:color="auto"/>
          </w:divBdr>
        </w:div>
        <w:div w:id="1089153896">
          <w:marLeft w:val="640"/>
          <w:marRight w:val="0"/>
          <w:marTop w:val="0"/>
          <w:marBottom w:val="0"/>
          <w:divBdr>
            <w:top w:val="none" w:sz="0" w:space="0" w:color="auto"/>
            <w:left w:val="none" w:sz="0" w:space="0" w:color="auto"/>
            <w:bottom w:val="none" w:sz="0" w:space="0" w:color="auto"/>
            <w:right w:val="none" w:sz="0" w:space="0" w:color="auto"/>
          </w:divBdr>
        </w:div>
        <w:div w:id="1328903670">
          <w:marLeft w:val="640"/>
          <w:marRight w:val="0"/>
          <w:marTop w:val="0"/>
          <w:marBottom w:val="0"/>
          <w:divBdr>
            <w:top w:val="none" w:sz="0" w:space="0" w:color="auto"/>
            <w:left w:val="none" w:sz="0" w:space="0" w:color="auto"/>
            <w:bottom w:val="none" w:sz="0" w:space="0" w:color="auto"/>
            <w:right w:val="none" w:sz="0" w:space="0" w:color="auto"/>
          </w:divBdr>
        </w:div>
        <w:div w:id="10643484">
          <w:marLeft w:val="640"/>
          <w:marRight w:val="0"/>
          <w:marTop w:val="0"/>
          <w:marBottom w:val="0"/>
          <w:divBdr>
            <w:top w:val="none" w:sz="0" w:space="0" w:color="auto"/>
            <w:left w:val="none" w:sz="0" w:space="0" w:color="auto"/>
            <w:bottom w:val="none" w:sz="0" w:space="0" w:color="auto"/>
            <w:right w:val="none" w:sz="0" w:space="0" w:color="auto"/>
          </w:divBdr>
        </w:div>
        <w:div w:id="385566367">
          <w:marLeft w:val="640"/>
          <w:marRight w:val="0"/>
          <w:marTop w:val="0"/>
          <w:marBottom w:val="0"/>
          <w:divBdr>
            <w:top w:val="none" w:sz="0" w:space="0" w:color="auto"/>
            <w:left w:val="none" w:sz="0" w:space="0" w:color="auto"/>
            <w:bottom w:val="none" w:sz="0" w:space="0" w:color="auto"/>
            <w:right w:val="none" w:sz="0" w:space="0" w:color="auto"/>
          </w:divBdr>
        </w:div>
        <w:div w:id="1780684974">
          <w:marLeft w:val="640"/>
          <w:marRight w:val="0"/>
          <w:marTop w:val="0"/>
          <w:marBottom w:val="0"/>
          <w:divBdr>
            <w:top w:val="none" w:sz="0" w:space="0" w:color="auto"/>
            <w:left w:val="none" w:sz="0" w:space="0" w:color="auto"/>
            <w:bottom w:val="none" w:sz="0" w:space="0" w:color="auto"/>
            <w:right w:val="none" w:sz="0" w:space="0" w:color="auto"/>
          </w:divBdr>
        </w:div>
        <w:div w:id="1556231702">
          <w:marLeft w:val="640"/>
          <w:marRight w:val="0"/>
          <w:marTop w:val="0"/>
          <w:marBottom w:val="0"/>
          <w:divBdr>
            <w:top w:val="none" w:sz="0" w:space="0" w:color="auto"/>
            <w:left w:val="none" w:sz="0" w:space="0" w:color="auto"/>
            <w:bottom w:val="none" w:sz="0" w:space="0" w:color="auto"/>
            <w:right w:val="none" w:sz="0" w:space="0" w:color="auto"/>
          </w:divBdr>
        </w:div>
        <w:div w:id="2022656305">
          <w:marLeft w:val="640"/>
          <w:marRight w:val="0"/>
          <w:marTop w:val="0"/>
          <w:marBottom w:val="0"/>
          <w:divBdr>
            <w:top w:val="none" w:sz="0" w:space="0" w:color="auto"/>
            <w:left w:val="none" w:sz="0" w:space="0" w:color="auto"/>
            <w:bottom w:val="none" w:sz="0" w:space="0" w:color="auto"/>
            <w:right w:val="none" w:sz="0" w:space="0" w:color="auto"/>
          </w:divBdr>
        </w:div>
        <w:div w:id="1904948815">
          <w:marLeft w:val="640"/>
          <w:marRight w:val="0"/>
          <w:marTop w:val="0"/>
          <w:marBottom w:val="0"/>
          <w:divBdr>
            <w:top w:val="none" w:sz="0" w:space="0" w:color="auto"/>
            <w:left w:val="none" w:sz="0" w:space="0" w:color="auto"/>
            <w:bottom w:val="none" w:sz="0" w:space="0" w:color="auto"/>
            <w:right w:val="none" w:sz="0" w:space="0" w:color="auto"/>
          </w:divBdr>
        </w:div>
        <w:div w:id="262032582">
          <w:marLeft w:val="640"/>
          <w:marRight w:val="0"/>
          <w:marTop w:val="0"/>
          <w:marBottom w:val="0"/>
          <w:divBdr>
            <w:top w:val="none" w:sz="0" w:space="0" w:color="auto"/>
            <w:left w:val="none" w:sz="0" w:space="0" w:color="auto"/>
            <w:bottom w:val="none" w:sz="0" w:space="0" w:color="auto"/>
            <w:right w:val="none" w:sz="0" w:space="0" w:color="auto"/>
          </w:divBdr>
        </w:div>
        <w:div w:id="1993410220">
          <w:marLeft w:val="640"/>
          <w:marRight w:val="0"/>
          <w:marTop w:val="0"/>
          <w:marBottom w:val="0"/>
          <w:divBdr>
            <w:top w:val="none" w:sz="0" w:space="0" w:color="auto"/>
            <w:left w:val="none" w:sz="0" w:space="0" w:color="auto"/>
            <w:bottom w:val="none" w:sz="0" w:space="0" w:color="auto"/>
            <w:right w:val="none" w:sz="0" w:space="0" w:color="auto"/>
          </w:divBdr>
        </w:div>
        <w:div w:id="1811508757">
          <w:marLeft w:val="640"/>
          <w:marRight w:val="0"/>
          <w:marTop w:val="0"/>
          <w:marBottom w:val="0"/>
          <w:divBdr>
            <w:top w:val="none" w:sz="0" w:space="0" w:color="auto"/>
            <w:left w:val="none" w:sz="0" w:space="0" w:color="auto"/>
            <w:bottom w:val="none" w:sz="0" w:space="0" w:color="auto"/>
            <w:right w:val="none" w:sz="0" w:space="0" w:color="auto"/>
          </w:divBdr>
        </w:div>
        <w:div w:id="900409364">
          <w:marLeft w:val="640"/>
          <w:marRight w:val="0"/>
          <w:marTop w:val="0"/>
          <w:marBottom w:val="0"/>
          <w:divBdr>
            <w:top w:val="none" w:sz="0" w:space="0" w:color="auto"/>
            <w:left w:val="none" w:sz="0" w:space="0" w:color="auto"/>
            <w:bottom w:val="none" w:sz="0" w:space="0" w:color="auto"/>
            <w:right w:val="none" w:sz="0" w:space="0" w:color="auto"/>
          </w:divBdr>
        </w:div>
        <w:div w:id="363749942">
          <w:marLeft w:val="640"/>
          <w:marRight w:val="0"/>
          <w:marTop w:val="0"/>
          <w:marBottom w:val="0"/>
          <w:divBdr>
            <w:top w:val="none" w:sz="0" w:space="0" w:color="auto"/>
            <w:left w:val="none" w:sz="0" w:space="0" w:color="auto"/>
            <w:bottom w:val="none" w:sz="0" w:space="0" w:color="auto"/>
            <w:right w:val="none" w:sz="0" w:space="0" w:color="auto"/>
          </w:divBdr>
        </w:div>
        <w:div w:id="1595241191">
          <w:marLeft w:val="640"/>
          <w:marRight w:val="0"/>
          <w:marTop w:val="0"/>
          <w:marBottom w:val="0"/>
          <w:divBdr>
            <w:top w:val="none" w:sz="0" w:space="0" w:color="auto"/>
            <w:left w:val="none" w:sz="0" w:space="0" w:color="auto"/>
            <w:bottom w:val="none" w:sz="0" w:space="0" w:color="auto"/>
            <w:right w:val="none" w:sz="0" w:space="0" w:color="auto"/>
          </w:divBdr>
        </w:div>
        <w:div w:id="600381478">
          <w:marLeft w:val="640"/>
          <w:marRight w:val="0"/>
          <w:marTop w:val="0"/>
          <w:marBottom w:val="0"/>
          <w:divBdr>
            <w:top w:val="none" w:sz="0" w:space="0" w:color="auto"/>
            <w:left w:val="none" w:sz="0" w:space="0" w:color="auto"/>
            <w:bottom w:val="none" w:sz="0" w:space="0" w:color="auto"/>
            <w:right w:val="none" w:sz="0" w:space="0" w:color="auto"/>
          </w:divBdr>
        </w:div>
        <w:div w:id="2066221437">
          <w:marLeft w:val="640"/>
          <w:marRight w:val="0"/>
          <w:marTop w:val="0"/>
          <w:marBottom w:val="0"/>
          <w:divBdr>
            <w:top w:val="none" w:sz="0" w:space="0" w:color="auto"/>
            <w:left w:val="none" w:sz="0" w:space="0" w:color="auto"/>
            <w:bottom w:val="none" w:sz="0" w:space="0" w:color="auto"/>
            <w:right w:val="none" w:sz="0" w:space="0" w:color="auto"/>
          </w:divBdr>
        </w:div>
        <w:div w:id="115834854">
          <w:marLeft w:val="640"/>
          <w:marRight w:val="0"/>
          <w:marTop w:val="0"/>
          <w:marBottom w:val="0"/>
          <w:divBdr>
            <w:top w:val="none" w:sz="0" w:space="0" w:color="auto"/>
            <w:left w:val="none" w:sz="0" w:space="0" w:color="auto"/>
            <w:bottom w:val="none" w:sz="0" w:space="0" w:color="auto"/>
            <w:right w:val="none" w:sz="0" w:space="0" w:color="auto"/>
          </w:divBdr>
        </w:div>
        <w:div w:id="998777317">
          <w:marLeft w:val="640"/>
          <w:marRight w:val="0"/>
          <w:marTop w:val="0"/>
          <w:marBottom w:val="0"/>
          <w:divBdr>
            <w:top w:val="none" w:sz="0" w:space="0" w:color="auto"/>
            <w:left w:val="none" w:sz="0" w:space="0" w:color="auto"/>
            <w:bottom w:val="none" w:sz="0" w:space="0" w:color="auto"/>
            <w:right w:val="none" w:sz="0" w:space="0" w:color="auto"/>
          </w:divBdr>
        </w:div>
        <w:div w:id="1333875912">
          <w:marLeft w:val="640"/>
          <w:marRight w:val="0"/>
          <w:marTop w:val="0"/>
          <w:marBottom w:val="0"/>
          <w:divBdr>
            <w:top w:val="none" w:sz="0" w:space="0" w:color="auto"/>
            <w:left w:val="none" w:sz="0" w:space="0" w:color="auto"/>
            <w:bottom w:val="none" w:sz="0" w:space="0" w:color="auto"/>
            <w:right w:val="none" w:sz="0" w:space="0" w:color="auto"/>
          </w:divBdr>
        </w:div>
        <w:div w:id="769282434">
          <w:marLeft w:val="640"/>
          <w:marRight w:val="0"/>
          <w:marTop w:val="0"/>
          <w:marBottom w:val="0"/>
          <w:divBdr>
            <w:top w:val="none" w:sz="0" w:space="0" w:color="auto"/>
            <w:left w:val="none" w:sz="0" w:space="0" w:color="auto"/>
            <w:bottom w:val="none" w:sz="0" w:space="0" w:color="auto"/>
            <w:right w:val="none" w:sz="0" w:space="0" w:color="auto"/>
          </w:divBdr>
        </w:div>
        <w:div w:id="93018286">
          <w:marLeft w:val="640"/>
          <w:marRight w:val="0"/>
          <w:marTop w:val="0"/>
          <w:marBottom w:val="0"/>
          <w:divBdr>
            <w:top w:val="none" w:sz="0" w:space="0" w:color="auto"/>
            <w:left w:val="none" w:sz="0" w:space="0" w:color="auto"/>
            <w:bottom w:val="none" w:sz="0" w:space="0" w:color="auto"/>
            <w:right w:val="none" w:sz="0" w:space="0" w:color="auto"/>
          </w:divBdr>
        </w:div>
        <w:div w:id="1011832710">
          <w:marLeft w:val="640"/>
          <w:marRight w:val="0"/>
          <w:marTop w:val="0"/>
          <w:marBottom w:val="0"/>
          <w:divBdr>
            <w:top w:val="none" w:sz="0" w:space="0" w:color="auto"/>
            <w:left w:val="none" w:sz="0" w:space="0" w:color="auto"/>
            <w:bottom w:val="none" w:sz="0" w:space="0" w:color="auto"/>
            <w:right w:val="none" w:sz="0" w:space="0" w:color="auto"/>
          </w:divBdr>
        </w:div>
        <w:div w:id="1131941170">
          <w:marLeft w:val="640"/>
          <w:marRight w:val="0"/>
          <w:marTop w:val="0"/>
          <w:marBottom w:val="0"/>
          <w:divBdr>
            <w:top w:val="none" w:sz="0" w:space="0" w:color="auto"/>
            <w:left w:val="none" w:sz="0" w:space="0" w:color="auto"/>
            <w:bottom w:val="none" w:sz="0" w:space="0" w:color="auto"/>
            <w:right w:val="none" w:sz="0" w:space="0" w:color="auto"/>
          </w:divBdr>
        </w:div>
        <w:div w:id="1021250055">
          <w:marLeft w:val="640"/>
          <w:marRight w:val="0"/>
          <w:marTop w:val="0"/>
          <w:marBottom w:val="0"/>
          <w:divBdr>
            <w:top w:val="none" w:sz="0" w:space="0" w:color="auto"/>
            <w:left w:val="none" w:sz="0" w:space="0" w:color="auto"/>
            <w:bottom w:val="none" w:sz="0" w:space="0" w:color="auto"/>
            <w:right w:val="none" w:sz="0" w:space="0" w:color="auto"/>
          </w:divBdr>
        </w:div>
        <w:div w:id="789592354">
          <w:marLeft w:val="640"/>
          <w:marRight w:val="0"/>
          <w:marTop w:val="0"/>
          <w:marBottom w:val="0"/>
          <w:divBdr>
            <w:top w:val="none" w:sz="0" w:space="0" w:color="auto"/>
            <w:left w:val="none" w:sz="0" w:space="0" w:color="auto"/>
            <w:bottom w:val="none" w:sz="0" w:space="0" w:color="auto"/>
            <w:right w:val="none" w:sz="0" w:space="0" w:color="auto"/>
          </w:divBdr>
        </w:div>
        <w:div w:id="1765222507">
          <w:marLeft w:val="640"/>
          <w:marRight w:val="0"/>
          <w:marTop w:val="0"/>
          <w:marBottom w:val="0"/>
          <w:divBdr>
            <w:top w:val="none" w:sz="0" w:space="0" w:color="auto"/>
            <w:left w:val="none" w:sz="0" w:space="0" w:color="auto"/>
            <w:bottom w:val="none" w:sz="0" w:space="0" w:color="auto"/>
            <w:right w:val="none" w:sz="0" w:space="0" w:color="auto"/>
          </w:divBdr>
        </w:div>
        <w:div w:id="462620529">
          <w:marLeft w:val="640"/>
          <w:marRight w:val="0"/>
          <w:marTop w:val="0"/>
          <w:marBottom w:val="0"/>
          <w:divBdr>
            <w:top w:val="none" w:sz="0" w:space="0" w:color="auto"/>
            <w:left w:val="none" w:sz="0" w:space="0" w:color="auto"/>
            <w:bottom w:val="none" w:sz="0" w:space="0" w:color="auto"/>
            <w:right w:val="none" w:sz="0" w:space="0" w:color="auto"/>
          </w:divBdr>
        </w:div>
        <w:div w:id="57364297">
          <w:marLeft w:val="640"/>
          <w:marRight w:val="0"/>
          <w:marTop w:val="0"/>
          <w:marBottom w:val="0"/>
          <w:divBdr>
            <w:top w:val="none" w:sz="0" w:space="0" w:color="auto"/>
            <w:left w:val="none" w:sz="0" w:space="0" w:color="auto"/>
            <w:bottom w:val="none" w:sz="0" w:space="0" w:color="auto"/>
            <w:right w:val="none" w:sz="0" w:space="0" w:color="auto"/>
          </w:divBdr>
        </w:div>
        <w:div w:id="826095199">
          <w:marLeft w:val="640"/>
          <w:marRight w:val="0"/>
          <w:marTop w:val="0"/>
          <w:marBottom w:val="0"/>
          <w:divBdr>
            <w:top w:val="none" w:sz="0" w:space="0" w:color="auto"/>
            <w:left w:val="none" w:sz="0" w:space="0" w:color="auto"/>
            <w:bottom w:val="none" w:sz="0" w:space="0" w:color="auto"/>
            <w:right w:val="none" w:sz="0" w:space="0" w:color="auto"/>
          </w:divBdr>
        </w:div>
        <w:div w:id="1755475473">
          <w:marLeft w:val="640"/>
          <w:marRight w:val="0"/>
          <w:marTop w:val="0"/>
          <w:marBottom w:val="0"/>
          <w:divBdr>
            <w:top w:val="none" w:sz="0" w:space="0" w:color="auto"/>
            <w:left w:val="none" w:sz="0" w:space="0" w:color="auto"/>
            <w:bottom w:val="none" w:sz="0" w:space="0" w:color="auto"/>
            <w:right w:val="none" w:sz="0" w:space="0" w:color="auto"/>
          </w:divBdr>
        </w:div>
        <w:div w:id="789905760">
          <w:marLeft w:val="640"/>
          <w:marRight w:val="0"/>
          <w:marTop w:val="0"/>
          <w:marBottom w:val="0"/>
          <w:divBdr>
            <w:top w:val="none" w:sz="0" w:space="0" w:color="auto"/>
            <w:left w:val="none" w:sz="0" w:space="0" w:color="auto"/>
            <w:bottom w:val="none" w:sz="0" w:space="0" w:color="auto"/>
            <w:right w:val="none" w:sz="0" w:space="0" w:color="auto"/>
          </w:divBdr>
        </w:div>
        <w:div w:id="1305352609">
          <w:marLeft w:val="640"/>
          <w:marRight w:val="0"/>
          <w:marTop w:val="0"/>
          <w:marBottom w:val="0"/>
          <w:divBdr>
            <w:top w:val="none" w:sz="0" w:space="0" w:color="auto"/>
            <w:left w:val="none" w:sz="0" w:space="0" w:color="auto"/>
            <w:bottom w:val="none" w:sz="0" w:space="0" w:color="auto"/>
            <w:right w:val="none" w:sz="0" w:space="0" w:color="auto"/>
          </w:divBdr>
        </w:div>
        <w:div w:id="1102188795">
          <w:marLeft w:val="640"/>
          <w:marRight w:val="0"/>
          <w:marTop w:val="0"/>
          <w:marBottom w:val="0"/>
          <w:divBdr>
            <w:top w:val="none" w:sz="0" w:space="0" w:color="auto"/>
            <w:left w:val="none" w:sz="0" w:space="0" w:color="auto"/>
            <w:bottom w:val="none" w:sz="0" w:space="0" w:color="auto"/>
            <w:right w:val="none" w:sz="0" w:space="0" w:color="auto"/>
          </w:divBdr>
        </w:div>
        <w:div w:id="1740863301">
          <w:marLeft w:val="640"/>
          <w:marRight w:val="0"/>
          <w:marTop w:val="0"/>
          <w:marBottom w:val="0"/>
          <w:divBdr>
            <w:top w:val="none" w:sz="0" w:space="0" w:color="auto"/>
            <w:left w:val="none" w:sz="0" w:space="0" w:color="auto"/>
            <w:bottom w:val="none" w:sz="0" w:space="0" w:color="auto"/>
            <w:right w:val="none" w:sz="0" w:space="0" w:color="auto"/>
          </w:divBdr>
        </w:div>
        <w:div w:id="1255897386">
          <w:marLeft w:val="640"/>
          <w:marRight w:val="0"/>
          <w:marTop w:val="0"/>
          <w:marBottom w:val="0"/>
          <w:divBdr>
            <w:top w:val="none" w:sz="0" w:space="0" w:color="auto"/>
            <w:left w:val="none" w:sz="0" w:space="0" w:color="auto"/>
            <w:bottom w:val="none" w:sz="0" w:space="0" w:color="auto"/>
            <w:right w:val="none" w:sz="0" w:space="0" w:color="auto"/>
          </w:divBdr>
        </w:div>
        <w:div w:id="2140761668">
          <w:marLeft w:val="640"/>
          <w:marRight w:val="0"/>
          <w:marTop w:val="0"/>
          <w:marBottom w:val="0"/>
          <w:divBdr>
            <w:top w:val="none" w:sz="0" w:space="0" w:color="auto"/>
            <w:left w:val="none" w:sz="0" w:space="0" w:color="auto"/>
            <w:bottom w:val="none" w:sz="0" w:space="0" w:color="auto"/>
            <w:right w:val="none" w:sz="0" w:space="0" w:color="auto"/>
          </w:divBdr>
        </w:div>
        <w:div w:id="1420714388">
          <w:marLeft w:val="640"/>
          <w:marRight w:val="0"/>
          <w:marTop w:val="0"/>
          <w:marBottom w:val="0"/>
          <w:divBdr>
            <w:top w:val="none" w:sz="0" w:space="0" w:color="auto"/>
            <w:left w:val="none" w:sz="0" w:space="0" w:color="auto"/>
            <w:bottom w:val="none" w:sz="0" w:space="0" w:color="auto"/>
            <w:right w:val="none" w:sz="0" w:space="0" w:color="auto"/>
          </w:divBdr>
        </w:div>
        <w:div w:id="121457870">
          <w:marLeft w:val="640"/>
          <w:marRight w:val="0"/>
          <w:marTop w:val="0"/>
          <w:marBottom w:val="0"/>
          <w:divBdr>
            <w:top w:val="none" w:sz="0" w:space="0" w:color="auto"/>
            <w:left w:val="none" w:sz="0" w:space="0" w:color="auto"/>
            <w:bottom w:val="none" w:sz="0" w:space="0" w:color="auto"/>
            <w:right w:val="none" w:sz="0" w:space="0" w:color="auto"/>
          </w:divBdr>
        </w:div>
        <w:div w:id="598106042">
          <w:marLeft w:val="640"/>
          <w:marRight w:val="0"/>
          <w:marTop w:val="0"/>
          <w:marBottom w:val="0"/>
          <w:divBdr>
            <w:top w:val="none" w:sz="0" w:space="0" w:color="auto"/>
            <w:left w:val="none" w:sz="0" w:space="0" w:color="auto"/>
            <w:bottom w:val="none" w:sz="0" w:space="0" w:color="auto"/>
            <w:right w:val="none" w:sz="0" w:space="0" w:color="auto"/>
          </w:divBdr>
        </w:div>
        <w:div w:id="1956328979">
          <w:marLeft w:val="640"/>
          <w:marRight w:val="0"/>
          <w:marTop w:val="0"/>
          <w:marBottom w:val="0"/>
          <w:divBdr>
            <w:top w:val="none" w:sz="0" w:space="0" w:color="auto"/>
            <w:left w:val="none" w:sz="0" w:space="0" w:color="auto"/>
            <w:bottom w:val="none" w:sz="0" w:space="0" w:color="auto"/>
            <w:right w:val="none" w:sz="0" w:space="0" w:color="auto"/>
          </w:divBdr>
        </w:div>
        <w:div w:id="367729484">
          <w:marLeft w:val="640"/>
          <w:marRight w:val="0"/>
          <w:marTop w:val="0"/>
          <w:marBottom w:val="0"/>
          <w:divBdr>
            <w:top w:val="none" w:sz="0" w:space="0" w:color="auto"/>
            <w:left w:val="none" w:sz="0" w:space="0" w:color="auto"/>
            <w:bottom w:val="none" w:sz="0" w:space="0" w:color="auto"/>
            <w:right w:val="none" w:sz="0" w:space="0" w:color="auto"/>
          </w:divBdr>
        </w:div>
        <w:div w:id="1421025416">
          <w:marLeft w:val="640"/>
          <w:marRight w:val="0"/>
          <w:marTop w:val="0"/>
          <w:marBottom w:val="0"/>
          <w:divBdr>
            <w:top w:val="none" w:sz="0" w:space="0" w:color="auto"/>
            <w:left w:val="none" w:sz="0" w:space="0" w:color="auto"/>
            <w:bottom w:val="none" w:sz="0" w:space="0" w:color="auto"/>
            <w:right w:val="none" w:sz="0" w:space="0" w:color="auto"/>
          </w:divBdr>
        </w:div>
        <w:div w:id="13658847">
          <w:marLeft w:val="640"/>
          <w:marRight w:val="0"/>
          <w:marTop w:val="0"/>
          <w:marBottom w:val="0"/>
          <w:divBdr>
            <w:top w:val="none" w:sz="0" w:space="0" w:color="auto"/>
            <w:left w:val="none" w:sz="0" w:space="0" w:color="auto"/>
            <w:bottom w:val="none" w:sz="0" w:space="0" w:color="auto"/>
            <w:right w:val="none" w:sz="0" w:space="0" w:color="auto"/>
          </w:divBdr>
        </w:div>
        <w:div w:id="521666782">
          <w:marLeft w:val="640"/>
          <w:marRight w:val="0"/>
          <w:marTop w:val="0"/>
          <w:marBottom w:val="0"/>
          <w:divBdr>
            <w:top w:val="none" w:sz="0" w:space="0" w:color="auto"/>
            <w:left w:val="none" w:sz="0" w:space="0" w:color="auto"/>
            <w:bottom w:val="none" w:sz="0" w:space="0" w:color="auto"/>
            <w:right w:val="none" w:sz="0" w:space="0" w:color="auto"/>
          </w:divBdr>
        </w:div>
        <w:div w:id="1113595311">
          <w:marLeft w:val="640"/>
          <w:marRight w:val="0"/>
          <w:marTop w:val="0"/>
          <w:marBottom w:val="0"/>
          <w:divBdr>
            <w:top w:val="none" w:sz="0" w:space="0" w:color="auto"/>
            <w:left w:val="none" w:sz="0" w:space="0" w:color="auto"/>
            <w:bottom w:val="none" w:sz="0" w:space="0" w:color="auto"/>
            <w:right w:val="none" w:sz="0" w:space="0" w:color="auto"/>
          </w:divBdr>
        </w:div>
        <w:div w:id="1143424811">
          <w:marLeft w:val="640"/>
          <w:marRight w:val="0"/>
          <w:marTop w:val="0"/>
          <w:marBottom w:val="0"/>
          <w:divBdr>
            <w:top w:val="none" w:sz="0" w:space="0" w:color="auto"/>
            <w:left w:val="none" w:sz="0" w:space="0" w:color="auto"/>
            <w:bottom w:val="none" w:sz="0" w:space="0" w:color="auto"/>
            <w:right w:val="none" w:sz="0" w:space="0" w:color="auto"/>
          </w:divBdr>
        </w:div>
        <w:div w:id="1722366887">
          <w:marLeft w:val="640"/>
          <w:marRight w:val="0"/>
          <w:marTop w:val="0"/>
          <w:marBottom w:val="0"/>
          <w:divBdr>
            <w:top w:val="none" w:sz="0" w:space="0" w:color="auto"/>
            <w:left w:val="none" w:sz="0" w:space="0" w:color="auto"/>
            <w:bottom w:val="none" w:sz="0" w:space="0" w:color="auto"/>
            <w:right w:val="none" w:sz="0" w:space="0" w:color="auto"/>
          </w:divBdr>
        </w:div>
        <w:div w:id="200097701">
          <w:marLeft w:val="640"/>
          <w:marRight w:val="0"/>
          <w:marTop w:val="0"/>
          <w:marBottom w:val="0"/>
          <w:divBdr>
            <w:top w:val="none" w:sz="0" w:space="0" w:color="auto"/>
            <w:left w:val="none" w:sz="0" w:space="0" w:color="auto"/>
            <w:bottom w:val="none" w:sz="0" w:space="0" w:color="auto"/>
            <w:right w:val="none" w:sz="0" w:space="0" w:color="auto"/>
          </w:divBdr>
        </w:div>
        <w:div w:id="1198153954">
          <w:marLeft w:val="640"/>
          <w:marRight w:val="0"/>
          <w:marTop w:val="0"/>
          <w:marBottom w:val="0"/>
          <w:divBdr>
            <w:top w:val="none" w:sz="0" w:space="0" w:color="auto"/>
            <w:left w:val="none" w:sz="0" w:space="0" w:color="auto"/>
            <w:bottom w:val="none" w:sz="0" w:space="0" w:color="auto"/>
            <w:right w:val="none" w:sz="0" w:space="0" w:color="auto"/>
          </w:divBdr>
        </w:div>
        <w:div w:id="1842507984">
          <w:marLeft w:val="640"/>
          <w:marRight w:val="0"/>
          <w:marTop w:val="0"/>
          <w:marBottom w:val="0"/>
          <w:divBdr>
            <w:top w:val="none" w:sz="0" w:space="0" w:color="auto"/>
            <w:left w:val="none" w:sz="0" w:space="0" w:color="auto"/>
            <w:bottom w:val="none" w:sz="0" w:space="0" w:color="auto"/>
            <w:right w:val="none" w:sz="0" w:space="0" w:color="auto"/>
          </w:divBdr>
        </w:div>
        <w:div w:id="29770062">
          <w:marLeft w:val="640"/>
          <w:marRight w:val="0"/>
          <w:marTop w:val="0"/>
          <w:marBottom w:val="0"/>
          <w:divBdr>
            <w:top w:val="none" w:sz="0" w:space="0" w:color="auto"/>
            <w:left w:val="none" w:sz="0" w:space="0" w:color="auto"/>
            <w:bottom w:val="none" w:sz="0" w:space="0" w:color="auto"/>
            <w:right w:val="none" w:sz="0" w:space="0" w:color="auto"/>
          </w:divBdr>
        </w:div>
        <w:div w:id="1510099022">
          <w:marLeft w:val="640"/>
          <w:marRight w:val="0"/>
          <w:marTop w:val="0"/>
          <w:marBottom w:val="0"/>
          <w:divBdr>
            <w:top w:val="none" w:sz="0" w:space="0" w:color="auto"/>
            <w:left w:val="none" w:sz="0" w:space="0" w:color="auto"/>
            <w:bottom w:val="none" w:sz="0" w:space="0" w:color="auto"/>
            <w:right w:val="none" w:sz="0" w:space="0" w:color="auto"/>
          </w:divBdr>
        </w:div>
      </w:divsChild>
    </w:div>
    <w:div w:id="1707410515">
      <w:bodyDiv w:val="1"/>
      <w:marLeft w:val="0"/>
      <w:marRight w:val="0"/>
      <w:marTop w:val="0"/>
      <w:marBottom w:val="0"/>
      <w:divBdr>
        <w:top w:val="none" w:sz="0" w:space="0" w:color="auto"/>
        <w:left w:val="none" w:sz="0" w:space="0" w:color="auto"/>
        <w:bottom w:val="none" w:sz="0" w:space="0" w:color="auto"/>
        <w:right w:val="none" w:sz="0" w:space="0" w:color="auto"/>
      </w:divBdr>
      <w:divsChild>
        <w:div w:id="2145924383">
          <w:marLeft w:val="640"/>
          <w:marRight w:val="0"/>
          <w:marTop w:val="0"/>
          <w:marBottom w:val="0"/>
          <w:divBdr>
            <w:top w:val="none" w:sz="0" w:space="0" w:color="auto"/>
            <w:left w:val="none" w:sz="0" w:space="0" w:color="auto"/>
            <w:bottom w:val="none" w:sz="0" w:space="0" w:color="auto"/>
            <w:right w:val="none" w:sz="0" w:space="0" w:color="auto"/>
          </w:divBdr>
        </w:div>
        <w:div w:id="238252805">
          <w:marLeft w:val="640"/>
          <w:marRight w:val="0"/>
          <w:marTop w:val="0"/>
          <w:marBottom w:val="0"/>
          <w:divBdr>
            <w:top w:val="none" w:sz="0" w:space="0" w:color="auto"/>
            <w:left w:val="none" w:sz="0" w:space="0" w:color="auto"/>
            <w:bottom w:val="none" w:sz="0" w:space="0" w:color="auto"/>
            <w:right w:val="none" w:sz="0" w:space="0" w:color="auto"/>
          </w:divBdr>
        </w:div>
        <w:div w:id="716009683">
          <w:marLeft w:val="640"/>
          <w:marRight w:val="0"/>
          <w:marTop w:val="0"/>
          <w:marBottom w:val="0"/>
          <w:divBdr>
            <w:top w:val="none" w:sz="0" w:space="0" w:color="auto"/>
            <w:left w:val="none" w:sz="0" w:space="0" w:color="auto"/>
            <w:bottom w:val="none" w:sz="0" w:space="0" w:color="auto"/>
            <w:right w:val="none" w:sz="0" w:space="0" w:color="auto"/>
          </w:divBdr>
        </w:div>
        <w:div w:id="2090228205">
          <w:marLeft w:val="640"/>
          <w:marRight w:val="0"/>
          <w:marTop w:val="0"/>
          <w:marBottom w:val="0"/>
          <w:divBdr>
            <w:top w:val="none" w:sz="0" w:space="0" w:color="auto"/>
            <w:left w:val="none" w:sz="0" w:space="0" w:color="auto"/>
            <w:bottom w:val="none" w:sz="0" w:space="0" w:color="auto"/>
            <w:right w:val="none" w:sz="0" w:space="0" w:color="auto"/>
          </w:divBdr>
        </w:div>
        <w:div w:id="116340405">
          <w:marLeft w:val="640"/>
          <w:marRight w:val="0"/>
          <w:marTop w:val="0"/>
          <w:marBottom w:val="0"/>
          <w:divBdr>
            <w:top w:val="none" w:sz="0" w:space="0" w:color="auto"/>
            <w:left w:val="none" w:sz="0" w:space="0" w:color="auto"/>
            <w:bottom w:val="none" w:sz="0" w:space="0" w:color="auto"/>
            <w:right w:val="none" w:sz="0" w:space="0" w:color="auto"/>
          </w:divBdr>
        </w:div>
        <w:div w:id="1170829895">
          <w:marLeft w:val="640"/>
          <w:marRight w:val="0"/>
          <w:marTop w:val="0"/>
          <w:marBottom w:val="0"/>
          <w:divBdr>
            <w:top w:val="none" w:sz="0" w:space="0" w:color="auto"/>
            <w:left w:val="none" w:sz="0" w:space="0" w:color="auto"/>
            <w:bottom w:val="none" w:sz="0" w:space="0" w:color="auto"/>
            <w:right w:val="none" w:sz="0" w:space="0" w:color="auto"/>
          </w:divBdr>
        </w:div>
        <w:div w:id="665980546">
          <w:marLeft w:val="640"/>
          <w:marRight w:val="0"/>
          <w:marTop w:val="0"/>
          <w:marBottom w:val="0"/>
          <w:divBdr>
            <w:top w:val="none" w:sz="0" w:space="0" w:color="auto"/>
            <w:left w:val="none" w:sz="0" w:space="0" w:color="auto"/>
            <w:bottom w:val="none" w:sz="0" w:space="0" w:color="auto"/>
            <w:right w:val="none" w:sz="0" w:space="0" w:color="auto"/>
          </w:divBdr>
        </w:div>
        <w:div w:id="617568847">
          <w:marLeft w:val="640"/>
          <w:marRight w:val="0"/>
          <w:marTop w:val="0"/>
          <w:marBottom w:val="0"/>
          <w:divBdr>
            <w:top w:val="none" w:sz="0" w:space="0" w:color="auto"/>
            <w:left w:val="none" w:sz="0" w:space="0" w:color="auto"/>
            <w:bottom w:val="none" w:sz="0" w:space="0" w:color="auto"/>
            <w:right w:val="none" w:sz="0" w:space="0" w:color="auto"/>
          </w:divBdr>
        </w:div>
        <w:div w:id="682518253">
          <w:marLeft w:val="640"/>
          <w:marRight w:val="0"/>
          <w:marTop w:val="0"/>
          <w:marBottom w:val="0"/>
          <w:divBdr>
            <w:top w:val="none" w:sz="0" w:space="0" w:color="auto"/>
            <w:left w:val="none" w:sz="0" w:space="0" w:color="auto"/>
            <w:bottom w:val="none" w:sz="0" w:space="0" w:color="auto"/>
            <w:right w:val="none" w:sz="0" w:space="0" w:color="auto"/>
          </w:divBdr>
        </w:div>
        <w:div w:id="816845184">
          <w:marLeft w:val="640"/>
          <w:marRight w:val="0"/>
          <w:marTop w:val="0"/>
          <w:marBottom w:val="0"/>
          <w:divBdr>
            <w:top w:val="none" w:sz="0" w:space="0" w:color="auto"/>
            <w:left w:val="none" w:sz="0" w:space="0" w:color="auto"/>
            <w:bottom w:val="none" w:sz="0" w:space="0" w:color="auto"/>
            <w:right w:val="none" w:sz="0" w:space="0" w:color="auto"/>
          </w:divBdr>
        </w:div>
        <w:div w:id="1830245494">
          <w:marLeft w:val="640"/>
          <w:marRight w:val="0"/>
          <w:marTop w:val="0"/>
          <w:marBottom w:val="0"/>
          <w:divBdr>
            <w:top w:val="none" w:sz="0" w:space="0" w:color="auto"/>
            <w:left w:val="none" w:sz="0" w:space="0" w:color="auto"/>
            <w:bottom w:val="none" w:sz="0" w:space="0" w:color="auto"/>
            <w:right w:val="none" w:sz="0" w:space="0" w:color="auto"/>
          </w:divBdr>
        </w:div>
        <w:div w:id="1485122952">
          <w:marLeft w:val="640"/>
          <w:marRight w:val="0"/>
          <w:marTop w:val="0"/>
          <w:marBottom w:val="0"/>
          <w:divBdr>
            <w:top w:val="none" w:sz="0" w:space="0" w:color="auto"/>
            <w:left w:val="none" w:sz="0" w:space="0" w:color="auto"/>
            <w:bottom w:val="none" w:sz="0" w:space="0" w:color="auto"/>
            <w:right w:val="none" w:sz="0" w:space="0" w:color="auto"/>
          </w:divBdr>
        </w:div>
        <w:div w:id="1610359121">
          <w:marLeft w:val="640"/>
          <w:marRight w:val="0"/>
          <w:marTop w:val="0"/>
          <w:marBottom w:val="0"/>
          <w:divBdr>
            <w:top w:val="none" w:sz="0" w:space="0" w:color="auto"/>
            <w:left w:val="none" w:sz="0" w:space="0" w:color="auto"/>
            <w:bottom w:val="none" w:sz="0" w:space="0" w:color="auto"/>
            <w:right w:val="none" w:sz="0" w:space="0" w:color="auto"/>
          </w:divBdr>
        </w:div>
        <w:div w:id="958412011">
          <w:marLeft w:val="640"/>
          <w:marRight w:val="0"/>
          <w:marTop w:val="0"/>
          <w:marBottom w:val="0"/>
          <w:divBdr>
            <w:top w:val="none" w:sz="0" w:space="0" w:color="auto"/>
            <w:left w:val="none" w:sz="0" w:space="0" w:color="auto"/>
            <w:bottom w:val="none" w:sz="0" w:space="0" w:color="auto"/>
            <w:right w:val="none" w:sz="0" w:space="0" w:color="auto"/>
          </w:divBdr>
        </w:div>
        <w:div w:id="929973322">
          <w:marLeft w:val="640"/>
          <w:marRight w:val="0"/>
          <w:marTop w:val="0"/>
          <w:marBottom w:val="0"/>
          <w:divBdr>
            <w:top w:val="none" w:sz="0" w:space="0" w:color="auto"/>
            <w:left w:val="none" w:sz="0" w:space="0" w:color="auto"/>
            <w:bottom w:val="none" w:sz="0" w:space="0" w:color="auto"/>
            <w:right w:val="none" w:sz="0" w:space="0" w:color="auto"/>
          </w:divBdr>
        </w:div>
        <w:div w:id="1899321937">
          <w:marLeft w:val="640"/>
          <w:marRight w:val="0"/>
          <w:marTop w:val="0"/>
          <w:marBottom w:val="0"/>
          <w:divBdr>
            <w:top w:val="none" w:sz="0" w:space="0" w:color="auto"/>
            <w:left w:val="none" w:sz="0" w:space="0" w:color="auto"/>
            <w:bottom w:val="none" w:sz="0" w:space="0" w:color="auto"/>
            <w:right w:val="none" w:sz="0" w:space="0" w:color="auto"/>
          </w:divBdr>
        </w:div>
        <w:div w:id="39061053">
          <w:marLeft w:val="640"/>
          <w:marRight w:val="0"/>
          <w:marTop w:val="0"/>
          <w:marBottom w:val="0"/>
          <w:divBdr>
            <w:top w:val="none" w:sz="0" w:space="0" w:color="auto"/>
            <w:left w:val="none" w:sz="0" w:space="0" w:color="auto"/>
            <w:bottom w:val="none" w:sz="0" w:space="0" w:color="auto"/>
            <w:right w:val="none" w:sz="0" w:space="0" w:color="auto"/>
          </w:divBdr>
        </w:div>
        <w:div w:id="1262224575">
          <w:marLeft w:val="640"/>
          <w:marRight w:val="0"/>
          <w:marTop w:val="0"/>
          <w:marBottom w:val="0"/>
          <w:divBdr>
            <w:top w:val="none" w:sz="0" w:space="0" w:color="auto"/>
            <w:left w:val="none" w:sz="0" w:space="0" w:color="auto"/>
            <w:bottom w:val="none" w:sz="0" w:space="0" w:color="auto"/>
            <w:right w:val="none" w:sz="0" w:space="0" w:color="auto"/>
          </w:divBdr>
        </w:div>
        <w:div w:id="547377990">
          <w:marLeft w:val="640"/>
          <w:marRight w:val="0"/>
          <w:marTop w:val="0"/>
          <w:marBottom w:val="0"/>
          <w:divBdr>
            <w:top w:val="none" w:sz="0" w:space="0" w:color="auto"/>
            <w:left w:val="none" w:sz="0" w:space="0" w:color="auto"/>
            <w:bottom w:val="none" w:sz="0" w:space="0" w:color="auto"/>
            <w:right w:val="none" w:sz="0" w:space="0" w:color="auto"/>
          </w:divBdr>
        </w:div>
        <w:div w:id="1067067293">
          <w:marLeft w:val="640"/>
          <w:marRight w:val="0"/>
          <w:marTop w:val="0"/>
          <w:marBottom w:val="0"/>
          <w:divBdr>
            <w:top w:val="none" w:sz="0" w:space="0" w:color="auto"/>
            <w:left w:val="none" w:sz="0" w:space="0" w:color="auto"/>
            <w:bottom w:val="none" w:sz="0" w:space="0" w:color="auto"/>
            <w:right w:val="none" w:sz="0" w:space="0" w:color="auto"/>
          </w:divBdr>
        </w:div>
        <w:div w:id="977538990">
          <w:marLeft w:val="640"/>
          <w:marRight w:val="0"/>
          <w:marTop w:val="0"/>
          <w:marBottom w:val="0"/>
          <w:divBdr>
            <w:top w:val="none" w:sz="0" w:space="0" w:color="auto"/>
            <w:left w:val="none" w:sz="0" w:space="0" w:color="auto"/>
            <w:bottom w:val="none" w:sz="0" w:space="0" w:color="auto"/>
            <w:right w:val="none" w:sz="0" w:space="0" w:color="auto"/>
          </w:divBdr>
        </w:div>
        <w:div w:id="131414559">
          <w:marLeft w:val="640"/>
          <w:marRight w:val="0"/>
          <w:marTop w:val="0"/>
          <w:marBottom w:val="0"/>
          <w:divBdr>
            <w:top w:val="none" w:sz="0" w:space="0" w:color="auto"/>
            <w:left w:val="none" w:sz="0" w:space="0" w:color="auto"/>
            <w:bottom w:val="none" w:sz="0" w:space="0" w:color="auto"/>
            <w:right w:val="none" w:sz="0" w:space="0" w:color="auto"/>
          </w:divBdr>
        </w:div>
        <w:div w:id="1307974708">
          <w:marLeft w:val="640"/>
          <w:marRight w:val="0"/>
          <w:marTop w:val="0"/>
          <w:marBottom w:val="0"/>
          <w:divBdr>
            <w:top w:val="none" w:sz="0" w:space="0" w:color="auto"/>
            <w:left w:val="none" w:sz="0" w:space="0" w:color="auto"/>
            <w:bottom w:val="none" w:sz="0" w:space="0" w:color="auto"/>
            <w:right w:val="none" w:sz="0" w:space="0" w:color="auto"/>
          </w:divBdr>
        </w:div>
        <w:div w:id="347174188">
          <w:marLeft w:val="640"/>
          <w:marRight w:val="0"/>
          <w:marTop w:val="0"/>
          <w:marBottom w:val="0"/>
          <w:divBdr>
            <w:top w:val="none" w:sz="0" w:space="0" w:color="auto"/>
            <w:left w:val="none" w:sz="0" w:space="0" w:color="auto"/>
            <w:bottom w:val="none" w:sz="0" w:space="0" w:color="auto"/>
            <w:right w:val="none" w:sz="0" w:space="0" w:color="auto"/>
          </w:divBdr>
        </w:div>
        <w:div w:id="985889328">
          <w:marLeft w:val="640"/>
          <w:marRight w:val="0"/>
          <w:marTop w:val="0"/>
          <w:marBottom w:val="0"/>
          <w:divBdr>
            <w:top w:val="none" w:sz="0" w:space="0" w:color="auto"/>
            <w:left w:val="none" w:sz="0" w:space="0" w:color="auto"/>
            <w:bottom w:val="none" w:sz="0" w:space="0" w:color="auto"/>
            <w:right w:val="none" w:sz="0" w:space="0" w:color="auto"/>
          </w:divBdr>
        </w:div>
        <w:div w:id="937062215">
          <w:marLeft w:val="640"/>
          <w:marRight w:val="0"/>
          <w:marTop w:val="0"/>
          <w:marBottom w:val="0"/>
          <w:divBdr>
            <w:top w:val="none" w:sz="0" w:space="0" w:color="auto"/>
            <w:left w:val="none" w:sz="0" w:space="0" w:color="auto"/>
            <w:bottom w:val="none" w:sz="0" w:space="0" w:color="auto"/>
            <w:right w:val="none" w:sz="0" w:space="0" w:color="auto"/>
          </w:divBdr>
        </w:div>
        <w:div w:id="479463434">
          <w:marLeft w:val="640"/>
          <w:marRight w:val="0"/>
          <w:marTop w:val="0"/>
          <w:marBottom w:val="0"/>
          <w:divBdr>
            <w:top w:val="none" w:sz="0" w:space="0" w:color="auto"/>
            <w:left w:val="none" w:sz="0" w:space="0" w:color="auto"/>
            <w:bottom w:val="none" w:sz="0" w:space="0" w:color="auto"/>
            <w:right w:val="none" w:sz="0" w:space="0" w:color="auto"/>
          </w:divBdr>
        </w:div>
        <w:div w:id="2088529092">
          <w:marLeft w:val="640"/>
          <w:marRight w:val="0"/>
          <w:marTop w:val="0"/>
          <w:marBottom w:val="0"/>
          <w:divBdr>
            <w:top w:val="none" w:sz="0" w:space="0" w:color="auto"/>
            <w:left w:val="none" w:sz="0" w:space="0" w:color="auto"/>
            <w:bottom w:val="none" w:sz="0" w:space="0" w:color="auto"/>
            <w:right w:val="none" w:sz="0" w:space="0" w:color="auto"/>
          </w:divBdr>
        </w:div>
        <w:div w:id="1040741398">
          <w:marLeft w:val="640"/>
          <w:marRight w:val="0"/>
          <w:marTop w:val="0"/>
          <w:marBottom w:val="0"/>
          <w:divBdr>
            <w:top w:val="none" w:sz="0" w:space="0" w:color="auto"/>
            <w:left w:val="none" w:sz="0" w:space="0" w:color="auto"/>
            <w:bottom w:val="none" w:sz="0" w:space="0" w:color="auto"/>
            <w:right w:val="none" w:sz="0" w:space="0" w:color="auto"/>
          </w:divBdr>
        </w:div>
        <w:div w:id="160194423">
          <w:marLeft w:val="640"/>
          <w:marRight w:val="0"/>
          <w:marTop w:val="0"/>
          <w:marBottom w:val="0"/>
          <w:divBdr>
            <w:top w:val="none" w:sz="0" w:space="0" w:color="auto"/>
            <w:left w:val="none" w:sz="0" w:space="0" w:color="auto"/>
            <w:bottom w:val="none" w:sz="0" w:space="0" w:color="auto"/>
            <w:right w:val="none" w:sz="0" w:space="0" w:color="auto"/>
          </w:divBdr>
        </w:div>
        <w:div w:id="1830553595">
          <w:marLeft w:val="640"/>
          <w:marRight w:val="0"/>
          <w:marTop w:val="0"/>
          <w:marBottom w:val="0"/>
          <w:divBdr>
            <w:top w:val="none" w:sz="0" w:space="0" w:color="auto"/>
            <w:left w:val="none" w:sz="0" w:space="0" w:color="auto"/>
            <w:bottom w:val="none" w:sz="0" w:space="0" w:color="auto"/>
            <w:right w:val="none" w:sz="0" w:space="0" w:color="auto"/>
          </w:divBdr>
        </w:div>
        <w:div w:id="672149640">
          <w:marLeft w:val="640"/>
          <w:marRight w:val="0"/>
          <w:marTop w:val="0"/>
          <w:marBottom w:val="0"/>
          <w:divBdr>
            <w:top w:val="none" w:sz="0" w:space="0" w:color="auto"/>
            <w:left w:val="none" w:sz="0" w:space="0" w:color="auto"/>
            <w:bottom w:val="none" w:sz="0" w:space="0" w:color="auto"/>
            <w:right w:val="none" w:sz="0" w:space="0" w:color="auto"/>
          </w:divBdr>
        </w:div>
        <w:div w:id="1563175373">
          <w:marLeft w:val="640"/>
          <w:marRight w:val="0"/>
          <w:marTop w:val="0"/>
          <w:marBottom w:val="0"/>
          <w:divBdr>
            <w:top w:val="none" w:sz="0" w:space="0" w:color="auto"/>
            <w:left w:val="none" w:sz="0" w:space="0" w:color="auto"/>
            <w:bottom w:val="none" w:sz="0" w:space="0" w:color="auto"/>
            <w:right w:val="none" w:sz="0" w:space="0" w:color="auto"/>
          </w:divBdr>
        </w:div>
        <w:div w:id="866873348">
          <w:marLeft w:val="640"/>
          <w:marRight w:val="0"/>
          <w:marTop w:val="0"/>
          <w:marBottom w:val="0"/>
          <w:divBdr>
            <w:top w:val="none" w:sz="0" w:space="0" w:color="auto"/>
            <w:left w:val="none" w:sz="0" w:space="0" w:color="auto"/>
            <w:bottom w:val="none" w:sz="0" w:space="0" w:color="auto"/>
            <w:right w:val="none" w:sz="0" w:space="0" w:color="auto"/>
          </w:divBdr>
        </w:div>
        <w:div w:id="1822850546">
          <w:marLeft w:val="640"/>
          <w:marRight w:val="0"/>
          <w:marTop w:val="0"/>
          <w:marBottom w:val="0"/>
          <w:divBdr>
            <w:top w:val="none" w:sz="0" w:space="0" w:color="auto"/>
            <w:left w:val="none" w:sz="0" w:space="0" w:color="auto"/>
            <w:bottom w:val="none" w:sz="0" w:space="0" w:color="auto"/>
            <w:right w:val="none" w:sz="0" w:space="0" w:color="auto"/>
          </w:divBdr>
        </w:div>
        <w:div w:id="1681619819">
          <w:marLeft w:val="640"/>
          <w:marRight w:val="0"/>
          <w:marTop w:val="0"/>
          <w:marBottom w:val="0"/>
          <w:divBdr>
            <w:top w:val="none" w:sz="0" w:space="0" w:color="auto"/>
            <w:left w:val="none" w:sz="0" w:space="0" w:color="auto"/>
            <w:bottom w:val="none" w:sz="0" w:space="0" w:color="auto"/>
            <w:right w:val="none" w:sz="0" w:space="0" w:color="auto"/>
          </w:divBdr>
        </w:div>
        <w:div w:id="1989285225">
          <w:marLeft w:val="640"/>
          <w:marRight w:val="0"/>
          <w:marTop w:val="0"/>
          <w:marBottom w:val="0"/>
          <w:divBdr>
            <w:top w:val="none" w:sz="0" w:space="0" w:color="auto"/>
            <w:left w:val="none" w:sz="0" w:space="0" w:color="auto"/>
            <w:bottom w:val="none" w:sz="0" w:space="0" w:color="auto"/>
            <w:right w:val="none" w:sz="0" w:space="0" w:color="auto"/>
          </w:divBdr>
        </w:div>
        <w:div w:id="1782454405">
          <w:marLeft w:val="640"/>
          <w:marRight w:val="0"/>
          <w:marTop w:val="0"/>
          <w:marBottom w:val="0"/>
          <w:divBdr>
            <w:top w:val="none" w:sz="0" w:space="0" w:color="auto"/>
            <w:left w:val="none" w:sz="0" w:space="0" w:color="auto"/>
            <w:bottom w:val="none" w:sz="0" w:space="0" w:color="auto"/>
            <w:right w:val="none" w:sz="0" w:space="0" w:color="auto"/>
          </w:divBdr>
        </w:div>
        <w:div w:id="1203514970">
          <w:marLeft w:val="640"/>
          <w:marRight w:val="0"/>
          <w:marTop w:val="0"/>
          <w:marBottom w:val="0"/>
          <w:divBdr>
            <w:top w:val="none" w:sz="0" w:space="0" w:color="auto"/>
            <w:left w:val="none" w:sz="0" w:space="0" w:color="auto"/>
            <w:bottom w:val="none" w:sz="0" w:space="0" w:color="auto"/>
            <w:right w:val="none" w:sz="0" w:space="0" w:color="auto"/>
          </w:divBdr>
        </w:div>
        <w:div w:id="1452673635">
          <w:marLeft w:val="640"/>
          <w:marRight w:val="0"/>
          <w:marTop w:val="0"/>
          <w:marBottom w:val="0"/>
          <w:divBdr>
            <w:top w:val="none" w:sz="0" w:space="0" w:color="auto"/>
            <w:left w:val="none" w:sz="0" w:space="0" w:color="auto"/>
            <w:bottom w:val="none" w:sz="0" w:space="0" w:color="auto"/>
            <w:right w:val="none" w:sz="0" w:space="0" w:color="auto"/>
          </w:divBdr>
        </w:div>
        <w:div w:id="1963225955">
          <w:marLeft w:val="640"/>
          <w:marRight w:val="0"/>
          <w:marTop w:val="0"/>
          <w:marBottom w:val="0"/>
          <w:divBdr>
            <w:top w:val="none" w:sz="0" w:space="0" w:color="auto"/>
            <w:left w:val="none" w:sz="0" w:space="0" w:color="auto"/>
            <w:bottom w:val="none" w:sz="0" w:space="0" w:color="auto"/>
            <w:right w:val="none" w:sz="0" w:space="0" w:color="auto"/>
          </w:divBdr>
        </w:div>
        <w:div w:id="1083070412">
          <w:marLeft w:val="640"/>
          <w:marRight w:val="0"/>
          <w:marTop w:val="0"/>
          <w:marBottom w:val="0"/>
          <w:divBdr>
            <w:top w:val="none" w:sz="0" w:space="0" w:color="auto"/>
            <w:left w:val="none" w:sz="0" w:space="0" w:color="auto"/>
            <w:bottom w:val="none" w:sz="0" w:space="0" w:color="auto"/>
            <w:right w:val="none" w:sz="0" w:space="0" w:color="auto"/>
          </w:divBdr>
        </w:div>
        <w:div w:id="1014768912">
          <w:marLeft w:val="640"/>
          <w:marRight w:val="0"/>
          <w:marTop w:val="0"/>
          <w:marBottom w:val="0"/>
          <w:divBdr>
            <w:top w:val="none" w:sz="0" w:space="0" w:color="auto"/>
            <w:left w:val="none" w:sz="0" w:space="0" w:color="auto"/>
            <w:bottom w:val="none" w:sz="0" w:space="0" w:color="auto"/>
            <w:right w:val="none" w:sz="0" w:space="0" w:color="auto"/>
          </w:divBdr>
        </w:div>
        <w:div w:id="1520848810">
          <w:marLeft w:val="640"/>
          <w:marRight w:val="0"/>
          <w:marTop w:val="0"/>
          <w:marBottom w:val="0"/>
          <w:divBdr>
            <w:top w:val="none" w:sz="0" w:space="0" w:color="auto"/>
            <w:left w:val="none" w:sz="0" w:space="0" w:color="auto"/>
            <w:bottom w:val="none" w:sz="0" w:space="0" w:color="auto"/>
            <w:right w:val="none" w:sz="0" w:space="0" w:color="auto"/>
          </w:divBdr>
        </w:div>
        <w:div w:id="1226910325">
          <w:marLeft w:val="640"/>
          <w:marRight w:val="0"/>
          <w:marTop w:val="0"/>
          <w:marBottom w:val="0"/>
          <w:divBdr>
            <w:top w:val="none" w:sz="0" w:space="0" w:color="auto"/>
            <w:left w:val="none" w:sz="0" w:space="0" w:color="auto"/>
            <w:bottom w:val="none" w:sz="0" w:space="0" w:color="auto"/>
            <w:right w:val="none" w:sz="0" w:space="0" w:color="auto"/>
          </w:divBdr>
        </w:div>
        <w:div w:id="1866478715">
          <w:marLeft w:val="640"/>
          <w:marRight w:val="0"/>
          <w:marTop w:val="0"/>
          <w:marBottom w:val="0"/>
          <w:divBdr>
            <w:top w:val="none" w:sz="0" w:space="0" w:color="auto"/>
            <w:left w:val="none" w:sz="0" w:space="0" w:color="auto"/>
            <w:bottom w:val="none" w:sz="0" w:space="0" w:color="auto"/>
            <w:right w:val="none" w:sz="0" w:space="0" w:color="auto"/>
          </w:divBdr>
        </w:div>
        <w:div w:id="1483735576">
          <w:marLeft w:val="640"/>
          <w:marRight w:val="0"/>
          <w:marTop w:val="0"/>
          <w:marBottom w:val="0"/>
          <w:divBdr>
            <w:top w:val="none" w:sz="0" w:space="0" w:color="auto"/>
            <w:left w:val="none" w:sz="0" w:space="0" w:color="auto"/>
            <w:bottom w:val="none" w:sz="0" w:space="0" w:color="auto"/>
            <w:right w:val="none" w:sz="0" w:space="0" w:color="auto"/>
          </w:divBdr>
        </w:div>
        <w:div w:id="1528637969">
          <w:marLeft w:val="640"/>
          <w:marRight w:val="0"/>
          <w:marTop w:val="0"/>
          <w:marBottom w:val="0"/>
          <w:divBdr>
            <w:top w:val="none" w:sz="0" w:space="0" w:color="auto"/>
            <w:left w:val="none" w:sz="0" w:space="0" w:color="auto"/>
            <w:bottom w:val="none" w:sz="0" w:space="0" w:color="auto"/>
            <w:right w:val="none" w:sz="0" w:space="0" w:color="auto"/>
          </w:divBdr>
        </w:div>
        <w:div w:id="1405178121">
          <w:marLeft w:val="640"/>
          <w:marRight w:val="0"/>
          <w:marTop w:val="0"/>
          <w:marBottom w:val="0"/>
          <w:divBdr>
            <w:top w:val="none" w:sz="0" w:space="0" w:color="auto"/>
            <w:left w:val="none" w:sz="0" w:space="0" w:color="auto"/>
            <w:bottom w:val="none" w:sz="0" w:space="0" w:color="auto"/>
            <w:right w:val="none" w:sz="0" w:space="0" w:color="auto"/>
          </w:divBdr>
        </w:div>
        <w:div w:id="1932084306">
          <w:marLeft w:val="640"/>
          <w:marRight w:val="0"/>
          <w:marTop w:val="0"/>
          <w:marBottom w:val="0"/>
          <w:divBdr>
            <w:top w:val="none" w:sz="0" w:space="0" w:color="auto"/>
            <w:left w:val="none" w:sz="0" w:space="0" w:color="auto"/>
            <w:bottom w:val="none" w:sz="0" w:space="0" w:color="auto"/>
            <w:right w:val="none" w:sz="0" w:space="0" w:color="auto"/>
          </w:divBdr>
        </w:div>
        <w:div w:id="163134947">
          <w:marLeft w:val="640"/>
          <w:marRight w:val="0"/>
          <w:marTop w:val="0"/>
          <w:marBottom w:val="0"/>
          <w:divBdr>
            <w:top w:val="none" w:sz="0" w:space="0" w:color="auto"/>
            <w:left w:val="none" w:sz="0" w:space="0" w:color="auto"/>
            <w:bottom w:val="none" w:sz="0" w:space="0" w:color="auto"/>
            <w:right w:val="none" w:sz="0" w:space="0" w:color="auto"/>
          </w:divBdr>
        </w:div>
        <w:div w:id="937761322">
          <w:marLeft w:val="640"/>
          <w:marRight w:val="0"/>
          <w:marTop w:val="0"/>
          <w:marBottom w:val="0"/>
          <w:divBdr>
            <w:top w:val="none" w:sz="0" w:space="0" w:color="auto"/>
            <w:left w:val="none" w:sz="0" w:space="0" w:color="auto"/>
            <w:bottom w:val="none" w:sz="0" w:space="0" w:color="auto"/>
            <w:right w:val="none" w:sz="0" w:space="0" w:color="auto"/>
          </w:divBdr>
        </w:div>
        <w:div w:id="1598563725">
          <w:marLeft w:val="640"/>
          <w:marRight w:val="0"/>
          <w:marTop w:val="0"/>
          <w:marBottom w:val="0"/>
          <w:divBdr>
            <w:top w:val="none" w:sz="0" w:space="0" w:color="auto"/>
            <w:left w:val="none" w:sz="0" w:space="0" w:color="auto"/>
            <w:bottom w:val="none" w:sz="0" w:space="0" w:color="auto"/>
            <w:right w:val="none" w:sz="0" w:space="0" w:color="auto"/>
          </w:divBdr>
        </w:div>
        <w:div w:id="406461753">
          <w:marLeft w:val="640"/>
          <w:marRight w:val="0"/>
          <w:marTop w:val="0"/>
          <w:marBottom w:val="0"/>
          <w:divBdr>
            <w:top w:val="none" w:sz="0" w:space="0" w:color="auto"/>
            <w:left w:val="none" w:sz="0" w:space="0" w:color="auto"/>
            <w:bottom w:val="none" w:sz="0" w:space="0" w:color="auto"/>
            <w:right w:val="none" w:sz="0" w:space="0" w:color="auto"/>
          </w:divBdr>
        </w:div>
        <w:div w:id="395973858">
          <w:marLeft w:val="640"/>
          <w:marRight w:val="0"/>
          <w:marTop w:val="0"/>
          <w:marBottom w:val="0"/>
          <w:divBdr>
            <w:top w:val="none" w:sz="0" w:space="0" w:color="auto"/>
            <w:left w:val="none" w:sz="0" w:space="0" w:color="auto"/>
            <w:bottom w:val="none" w:sz="0" w:space="0" w:color="auto"/>
            <w:right w:val="none" w:sz="0" w:space="0" w:color="auto"/>
          </w:divBdr>
        </w:div>
        <w:div w:id="912204637">
          <w:marLeft w:val="640"/>
          <w:marRight w:val="0"/>
          <w:marTop w:val="0"/>
          <w:marBottom w:val="0"/>
          <w:divBdr>
            <w:top w:val="none" w:sz="0" w:space="0" w:color="auto"/>
            <w:left w:val="none" w:sz="0" w:space="0" w:color="auto"/>
            <w:bottom w:val="none" w:sz="0" w:space="0" w:color="auto"/>
            <w:right w:val="none" w:sz="0" w:space="0" w:color="auto"/>
          </w:divBdr>
        </w:div>
        <w:div w:id="866455311">
          <w:marLeft w:val="640"/>
          <w:marRight w:val="0"/>
          <w:marTop w:val="0"/>
          <w:marBottom w:val="0"/>
          <w:divBdr>
            <w:top w:val="none" w:sz="0" w:space="0" w:color="auto"/>
            <w:left w:val="none" w:sz="0" w:space="0" w:color="auto"/>
            <w:bottom w:val="none" w:sz="0" w:space="0" w:color="auto"/>
            <w:right w:val="none" w:sz="0" w:space="0" w:color="auto"/>
          </w:divBdr>
        </w:div>
        <w:div w:id="885991227">
          <w:marLeft w:val="640"/>
          <w:marRight w:val="0"/>
          <w:marTop w:val="0"/>
          <w:marBottom w:val="0"/>
          <w:divBdr>
            <w:top w:val="none" w:sz="0" w:space="0" w:color="auto"/>
            <w:left w:val="none" w:sz="0" w:space="0" w:color="auto"/>
            <w:bottom w:val="none" w:sz="0" w:space="0" w:color="auto"/>
            <w:right w:val="none" w:sz="0" w:space="0" w:color="auto"/>
          </w:divBdr>
        </w:div>
        <w:div w:id="691224162">
          <w:marLeft w:val="640"/>
          <w:marRight w:val="0"/>
          <w:marTop w:val="0"/>
          <w:marBottom w:val="0"/>
          <w:divBdr>
            <w:top w:val="none" w:sz="0" w:space="0" w:color="auto"/>
            <w:left w:val="none" w:sz="0" w:space="0" w:color="auto"/>
            <w:bottom w:val="none" w:sz="0" w:space="0" w:color="auto"/>
            <w:right w:val="none" w:sz="0" w:space="0" w:color="auto"/>
          </w:divBdr>
        </w:div>
        <w:div w:id="1476602828">
          <w:marLeft w:val="640"/>
          <w:marRight w:val="0"/>
          <w:marTop w:val="0"/>
          <w:marBottom w:val="0"/>
          <w:divBdr>
            <w:top w:val="none" w:sz="0" w:space="0" w:color="auto"/>
            <w:left w:val="none" w:sz="0" w:space="0" w:color="auto"/>
            <w:bottom w:val="none" w:sz="0" w:space="0" w:color="auto"/>
            <w:right w:val="none" w:sz="0" w:space="0" w:color="auto"/>
          </w:divBdr>
        </w:div>
        <w:div w:id="1209217557">
          <w:marLeft w:val="640"/>
          <w:marRight w:val="0"/>
          <w:marTop w:val="0"/>
          <w:marBottom w:val="0"/>
          <w:divBdr>
            <w:top w:val="none" w:sz="0" w:space="0" w:color="auto"/>
            <w:left w:val="none" w:sz="0" w:space="0" w:color="auto"/>
            <w:bottom w:val="none" w:sz="0" w:space="0" w:color="auto"/>
            <w:right w:val="none" w:sz="0" w:space="0" w:color="auto"/>
          </w:divBdr>
        </w:div>
        <w:div w:id="1473400295">
          <w:marLeft w:val="640"/>
          <w:marRight w:val="0"/>
          <w:marTop w:val="0"/>
          <w:marBottom w:val="0"/>
          <w:divBdr>
            <w:top w:val="none" w:sz="0" w:space="0" w:color="auto"/>
            <w:left w:val="none" w:sz="0" w:space="0" w:color="auto"/>
            <w:bottom w:val="none" w:sz="0" w:space="0" w:color="auto"/>
            <w:right w:val="none" w:sz="0" w:space="0" w:color="auto"/>
          </w:divBdr>
        </w:div>
        <w:div w:id="1191072475">
          <w:marLeft w:val="640"/>
          <w:marRight w:val="0"/>
          <w:marTop w:val="0"/>
          <w:marBottom w:val="0"/>
          <w:divBdr>
            <w:top w:val="none" w:sz="0" w:space="0" w:color="auto"/>
            <w:left w:val="none" w:sz="0" w:space="0" w:color="auto"/>
            <w:bottom w:val="none" w:sz="0" w:space="0" w:color="auto"/>
            <w:right w:val="none" w:sz="0" w:space="0" w:color="auto"/>
          </w:divBdr>
        </w:div>
        <w:div w:id="734477545">
          <w:marLeft w:val="640"/>
          <w:marRight w:val="0"/>
          <w:marTop w:val="0"/>
          <w:marBottom w:val="0"/>
          <w:divBdr>
            <w:top w:val="none" w:sz="0" w:space="0" w:color="auto"/>
            <w:left w:val="none" w:sz="0" w:space="0" w:color="auto"/>
            <w:bottom w:val="none" w:sz="0" w:space="0" w:color="auto"/>
            <w:right w:val="none" w:sz="0" w:space="0" w:color="auto"/>
          </w:divBdr>
        </w:div>
        <w:div w:id="1604069238">
          <w:marLeft w:val="640"/>
          <w:marRight w:val="0"/>
          <w:marTop w:val="0"/>
          <w:marBottom w:val="0"/>
          <w:divBdr>
            <w:top w:val="none" w:sz="0" w:space="0" w:color="auto"/>
            <w:left w:val="none" w:sz="0" w:space="0" w:color="auto"/>
            <w:bottom w:val="none" w:sz="0" w:space="0" w:color="auto"/>
            <w:right w:val="none" w:sz="0" w:space="0" w:color="auto"/>
          </w:divBdr>
        </w:div>
        <w:div w:id="2144694290">
          <w:marLeft w:val="640"/>
          <w:marRight w:val="0"/>
          <w:marTop w:val="0"/>
          <w:marBottom w:val="0"/>
          <w:divBdr>
            <w:top w:val="none" w:sz="0" w:space="0" w:color="auto"/>
            <w:left w:val="none" w:sz="0" w:space="0" w:color="auto"/>
            <w:bottom w:val="none" w:sz="0" w:space="0" w:color="auto"/>
            <w:right w:val="none" w:sz="0" w:space="0" w:color="auto"/>
          </w:divBdr>
        </w:div>
        <w:div w:id="122887163">
          <w:marLeft w:val="640"/>
          <w:marRight w:val="0"/>
          <w:marTop w:val="0"/>
          <w:marBottom w:val="0"/>
          <w:divBdr>
            <w:top w:val="none" w:sz="0" w:space="0" w:color="auto"/>
            <w:left w:val="none" w:sz="0" w:space="0" w:color="auto"/>
            <w:bottom w:val="none" w:sz="0" w:space="0" w:color="auto"/>
            <w:right w:val="none" w:sz="0" w:space="0" w:color="auto"/>
          </w:divBdr>
        </w:div>
        <w:div w:id="232594249">
          <w:marLeft w:val="640"/>
          <w:marRight w:val="0"/>
          <w:marTop w:val="0"/>
          <w:marBottom w:val="0"/>
          <w:divBdr>
            <w:top w:val="none" w:sz="0" w:space="0" w:color="auto"/>
            <w:left w:val="none" w:sz="0" w:space="0" w:color="auto"/>
            <w:bottom w:val="none" w:sz="0" w:space="0" w:color="auto"/>
            <w:right w:val="none" w:sz="0" w:space="0" w:color="auto"/>
          </w:divBdr>
        </w:div>
        <w:div w:id="1443188946">
          <w:marLeft w:val="640"/>
          <w:marRight w:val="0"/>
          <w:marTop w:val="0"/>
          <w:marBottom w:val="0"/>
          <w:divBdr>
            <w:top w:val="none" w:sz="0" w:space="0" w:color="auto"/>
            <w:left w:val="none" w:sz="0" w:space="0" w:color="auto"/>
            <w:bottom w:val="none" w:sz="0" w:space="0" w:color="auto"/>
            <w:right w:val="none" w:sz="0" w:space="0" w:color="auto"/>
          </w:divBdr>
        </w:div>
        <w:div w:id="435253071">
          <w:marLeft w:val="640"/>
          <w:marRight w:val="0"/>
          <w:marTop w:val="0"/>
          <w:marBottom w:val="0"/>
          <w:divBdr>
            <w:top w:val="none" w:sz="0" w:space="0" w:color="auto"/>
            <w:left w:val="none" w:sz="0" w:space="0" w:color="auto"/>
            <w:bottom w:val="none" w:sz="0" w:space="0" w:color="auto"/>
            <w:right w:val="none" w:sz="0" w:space="0" w:color="auto"/>
          </w:divBdr>
        </w:div>
        <w:div w:id="1453356909">
          <w:marLeft w:val="640"/>
          <w:marRight w:val="0"/>
          <w:marTop w:val="0"/>
          <w:marBottom w:val="0"/>
          <w:divBdr>
            <w:top w:val="none" w:sz="0" w:space="0" w:color="auto"/>
            <w:left w:val="none" w:sz="0" w:space="0" w:color="auto"/>
            <w:bottom w:val="none" w:sz="0" w:space="0" w:color="auto"/>
            <w:right w:val="none" w:sz="0" w:space="0" w:color="auto"/>
          </w:divBdr>
        </w:div>
        <w:div w:id="862548586">
          <w:marLeft w:val="640"/>
          <w:marRight w:val="0"/>
          <w:marTop w:val="0"/>
          <w:marBottom w:val="0"/>
          <w:divBdr>
            <w:top w:val="none" w:sz="0" w:space="0" w:color="auto"/>
            <w:left w:val="none" w:sz="0" w:space="0" w:color="auto"/>
            <w:bottom w:val="none" w:sz="0" w:space="0" w:color="auto"/>
            <w:right w:val="none" w:sz="0" w:space="0" w:color="auto"/>
          </w:divBdr>
        </w:div>
        <w:div w:id="1915045276">
          <w:marLeft w:val="640"/>
          <w:marRight w:val="0"/>
          <w:marTop w:val="0"/>
          <w:marBottom w:val="0"/>
          <w:divBdr>
            <w:top w:val="none" w:sz="0" w:space="0" w:color="auto"/>
            <w:left w:val="none" w:sz="0" w:space="0" w:color="auto"/>
            <w:bottom w:val="none" w:sz="0" w:space="0" w:color="auto"/>
            <w:right w:val="none" w:sz="0" w:space="0" w:color="auto"/>
          </w:divBdr>
        </w:div>
        <w:div w:id="471749337">
          <w:marLeft w:val="640"/>
          <w:marRight w:val="0"/>
          <w:marTop w:val="0"/>
          <w:marBottom w:val="0"/>
          <w:divBdr>
            <w:top w:val="none" w:sz="0" w:space="0" w:color="auto"/>
            <w:left w:val="none" w:sz="0" w:space="0" w:color="auto"/>
            <w:bottom w:val="none" w:sz="0" w:space="0" w:color="auto"/>
            <w:right w:val="none" w:sz="0" w:space="0" w:color="auto"/>
          </w:divBdr>
        </w:div>
        <w:div w:id="1702393259">
          <w:marLeft w:val="640"/>
          <w:marRight w:val="0"/>
          <w:marTop w:val="0"/>
          <w:marBottom w:val="0"/>
          <w:divBdr>
            <w:top w:val="none" w:sz="0" w:space="0" w:color="auto"/>
            <w:left w:val="none" w:sz="0" w:space="0" w:color="auto"/>
            <w:bottom w:val="none" w:sz="0" w:space="0" w:color="auto"/>
            <w:right w:val="none" w:sz="0" w:space="0" w:color="auto"/>
          </w:divBdr>
        </w:div>
        <w:div w:id="1438674510">
          <w:marLeft w:val="640"/>
          <w:marRight w:val="0"/>
          <w:marTop w:val="0"/>
          <w:marBottom w:val="0"/>
          <w:divBdr>
            <w:top w:val="none" w:sz="0" w:space="0" w:color="auto"/>
            <w:left w:val="none" w:sz="0" w:space="0" w:color="auto"/>
            <w:bottom w:val="none" w:sz="0" w:space="0" w:color="auto"/>
            <w:right w:val="none" w:sz="0" w:space="0" w:color="auto"/>
          </w:divBdr>
        </w:div>
        <w:div w:id="1285886280">
          <w:marLeft w:val="640"/>
          <w:marRight w:val="0"/>
          <w:marTop w:val="0"/>
          <w:marBottom w:val="0"/>
          <w:divBdr>
            <w:top w:val="none" w:sz="0" w:space="0" w:color="auto"/>
            <w:left w:val="none" w:sz="0" w:space="0" w:color="auto"/>
            <w:bottom w:val="none" w:sz="0" w:space="0" w:color="auto"/>
            <w:right w:val="none" w:sz="0" w:space="0" w:color="auto"/>
          </w:divBdr>
        </w:div>
        <w:div w:id="2110008897">
          <w:marLeft w:val="640"/>
          <w:marRight w:val="0"/>
          <w:marTop w:val="0"/>
          <w:marBottom w:val="0"/>
          <w:divBdr>
            <w:top w:val="none" w:sz="0" w:space="0" w:color="auto"/>
            <w:left w:val="none" w:sz="0" w:space="0" w:color="auto"/>
            <w:bottom w:val="none" w:sz="0" w:space="0" w:color="auto"/>
            <w:right w:val="none" w:sz="0" w:space="0" w:color="auto"/>
          </w:divBdr>
        </w:div>
        <w:div w:id="2069765731">
          <w:marLeft w:val="640"/>
          <w:marRight w:val="0"/>
          <w:marTop w:val="0"/>
          <w:marBottom w:val="0"/>
          <w:divBdr>
            <w:top w:val="none" w:sz="0" w:space="0" w:color="auto"/>
            <w:left w:val="none" w:sz="0" w:space="0" w:color="auto"/>
            <w:bottom w:val="none" w:sz="0" w:space="0" w:color="auto"/>
            <w:right w:val="none" w:sz="0" w:space="0" w:color="auto"/>
          </w:divBdr>
        </w:div>
        <w:div w:id="1448159617">
          <w:marLeft w:val="640"/>
          <w:marRight w:val="0"/>
          <w:marTop w:val="0"/>
          <w:marBottom w:val="0"/>
          <w:divBdr>
            <w:top w:val="none" w:sz="0" w:space="0" w:color="auto"/>
            <w:left w:val="none" w:sz="0" w:space="0" w:color="auto"/>
            <w:bottom w:val="none" w:sz="0" w:space="0" w:color="auto"/>
            <w:right w:val="none" w:sz="0" w:space="0" w:color="auto"/>
          </w:divBdr>
        </w:div>
        <w:div w:id="1450468909">
          <w:marLeft w:val="640"/>
          <w:marRight w:val="0"/>
          <w:marTop w:val="0"/>
          <w:marBottom w:val="0"/>
          <w:divBdr>
            <w:top w:val="none" w:sz="0" w:space="0" w:color="auto"/>
            <w:left w:val="none" w:sz="0" w:space="0" w:color="auto"/>
            <w:bottom w:val="none" w:sz="0" w:space="0" w:color="auto"/>
            <w:right w:val="none" w:sz="0" w:space="0" w:color="auto"/>
          </w:divBdr>
        </w:div>
        <w:div w:id="1661881089">
          <w:marLeft w:val="640"/>
          <w:marRight w:val="0"/>
          <w:marTop w:val="0"/>
          <w:marBottom w:val="0"/>
          <w:divBdr>
            <w:top w:val="none" w:sz="0" w:space="0" w:color="auto"/>
            <w:left w:val="none" w:sz="0" w:space="0" w:color="auto"/>
            <w:bottom w:val="none" w:sz="0" w:space="0" w:color="auto"/>
            <w:right w:val="none" w:sz="0" w:space="0" w:color="auto"/>
          </w:divBdr>
        </w:div>
        <w:div w:id="319623363">
          <w:marLeft w:val="640"/>
          <w:marRight w:val="0"/>
          <w:marTop w:val="0"/>
          <w:marBottom w:val="0"/>
          <w:divBdr>
            <w:top w:val="none" w:sz="0" w:space="0" w:color="auto"/>
            <w:left w:val="none" w:sz="0" w:space="0" w:color="auto"/>
            <w:bottom w:val="none" w:sz="0" w:space="0" w:color="auto"/>
            <w:right w:val="none" w:sz="0" w:space="0" w:color="auto"/>
          </w:divBdr>
        </w:div>
        <w:div w:id="203175113">
          <w:marLeft w:val="640"/>
          <w:marRight w:val="0"/>
          <w:marTop w:val="0"/>
          <w:marBottom w:val="0"/>
          <w:divBdr>
            <w:top w:val="none" w:sz="0" w:space="0" w:color="auto"/>
            <w:left w:val="none" w:sz="0" w:space="0" w:color="auto"/>
            <w:bottom w:val="none" w:sz="0" w:space="0" w:color="auto"/>
            <w:right w:val="none" w:sz="0" w:space="0" w:color="auto"/>
          </w:divBdr>
        </w:div>
        <w:div w:id="151917931">
          <w:marLeft w:val="640"/>
          <w:marRight w:val="0"/>
          <w:marTop w:val="0"/>
          <w:marBottom w:val="0"/>
          <w:divBdr>
            <w:top w:val="none" w:sz="0" w:space="0" w:color="auto"/>
            <w:left w:val="none" w:sz="0" w:space="0" w:color="auto"/>
            <w:bottom w:val="none" w:sz="0" w:space="0" w:color="auto"/>
            <w:right w:val="none" w:sz="0" w:space="0" w:color="auto"/>
          </w:divBdr>
        </w:div>
        <w:div w:id="799306025">
          <w:marLeft w:val="640"/>
          <w:marRight w:val="0"/>
          <w:marTop w:val="0"/>
          <w:marBottom w:val="0"/>
          <w:divBdr>
            <w:top w:val="none" w:sz="0" w:space="0" w:color="auto"/>
            <w:left w:val="none" w:sz="0" w:space="0" w:color="auto"/>
            <w:bottom w:val="none" w:sz="0" w:space="0" w:color="auto"/>
            <w:right w:val="none" w:sz="0" w:space="0" w:color="auto"/>
          </w:divBdr>
        </w:div>
        <w:div w:id="1739356074">
          <w:marLeft w:val="640"/>
          <w:marRight w:val="0"/>
          <w:marTop w:val="0"/>
          <w:marBottom w:val="0"/>
          <w:divBdr>
            <w:top w:val="none" w:sz="0" w:space="0" w:color="auto"/>
            <w:left w:val="none" w:sz="0" w:space="0" w:color="auto"/>
            <w:bottom w:val="none" w:sz="0" w:space="0" w:color="auto"/>
            <w:right w:val="none" w:sz="0" w:space="0" w:color="auto"/>
          </w:divBdr>
        </w:div>
        <w:div w:id="1443720462">
          <w:marLeft w:val="640"/>
          <w:marRight w:val="0"/>
          <w:marTop w:val="0"/>
          <w:marBottom w:val="0"/>
          <w:divBdr>
            <w:top w:val="none" w:sz="0" w:space="0" w:color="auto"/>
            <w:left w:val="none" w:sz="0" w:space="0" w:color="auto"/>
            <w:bottom w:val="none" w:sz="0" w:space="0" w:color="auto"/>
            <w:right w:val="none" w:sz="0" w:space="0" w:color="auto"/>
          </w:divBdr>
        </w:div>
        <w:div w:id="1841045570">
          <w:marLeft w:val="640"/>
          <w:marRight w:val="0"/>
          <w:marTop w:val="0"/>
          <w:marBottom w:val="0"/>
          <w:divBdr>
            <w:top w:val="none" w:sz="0" w:space="0" w:color="auto"/>
            <w:left w:val="none" w:sz="0" w:space="0" w:color="auto"/>
            <w:bottom w:val="none" w:sz="0" w:space="0" w:color="auto"/>
            <w:right w:val="none" w:sz="0" w:space="0" w:color="auto"/>
          </w:divBdr>
        </w:div>
        <w:div w:id="476849439">
          <w:marLeft w:val="640"/>
          <w:marRight w:val="0"/>
          <w:marTop w:val="0"/>
          <w:marBottom w:val="0"/>
          <w:divBdr>
            <w:top w:val="none" w:sz="0" w:space="0" w:color="auto"/>
            <w:left w:val="none" w:sz="0" w:space="0" w:color="auto"/>
            <w:bottom w:val="none" w:sz="0" w:space="0" w:color="auto"/>
            <w:right w:val="none" w:sz="0" w:space="0" w:color="auto"/>
          </w:divBdr>
        </w:div>
        <w:div w:id="662900175">
          <w:marLeft w:val="640"/>
          <w:marRight w:val="0"/>
          <w:marTop w:val="0"/>
          <w:marBottom w:val="0"/>
          <w:divBdr>
            <w:top w:val="none" w:sz="0" w:space="0" w:color="auto"/>
            <w:left w:val="none" w:sz="0" w:space="0" w:color="auto"/>
            <w:bottom w:val="none" w:sz="0" w:space="0" w:color="auto"/>
            <w:right w:val="none" w:sz="0" w:space="0" w:color="auto"/>
          </w:divBdr>
        </w:div>
        <w:div w:id="961882288">
          <w:marLeft w:val="640"/>
          <w:marRight w:val="0"/>
          <w:marTop w:val="0"/>
          <w:marBottom w:val="0"/>
          <w:divBdr>
            <w:top w:val="none" w:sz="0" w:space="0" w:color="auto"/>
            <w:left w:val="none" w:sz="0" w:space="0" w:color="auto"/>
            <w:bottom w:val="none" w:sz="0" w:space="0" w:color="auto"/>
            <w:right w:val="none" w:sz="0" w:space="0" w:color="auto"/>
          </w:divBdr>
        </w:div>
        <w:div w:id="31930140">
          <w:marLeft w:val="640"/>
          <w:marRight w:val="0"/>
          <w:marTop w:val="0"/>
          <w:marBottom w:val="0"/>
          <w:divBdr>
            <w:top w:val="none" w:sz="0" w:space="0" w:color="auto"/>
            <w:left w:val="none" w:sz="0" w:space="0" w:color="auto"/>
            <w:bottom w:val="none" w:sz="0" w:space="0" w:color="auto"/>
            <w:right w:val="none" w:sz="0" w:space="0" w:color="auto"/>
          </w:divBdr>
        </w:div>
        <w:div w:id="1339457157">
          <w:marLeft w:val="640"/>
          <w:marRight w:val="0"/>
          <w:marTop w:val="0"/>
          <w:marBottom w:val="0"/>
          <w:divBdr>
            <w:top w:val="none" w:sz="0" w:space="0" w:color="auto"/>
            <w:left w:val="none" w:sz="0" w:space="0" w:color="auto"/>
            <w:bottom w:val="none" w:sz="0" w:space="0" w:color="auto"/>
            <w:right w:val="none" w:sz="0" w:space="0" w:color="auto"/>
          </w:divBdr>
        </w:div>
        <w:div w:id="1560246765">
          <w:marLeft w:val="640"/>
          <w:marRight w:val="0"/>
          <w:marTop w:val="0"/>
          <w:marBottom w:val="0"/>
          <w:divBdr>
            <w:top w:val="none" w:sz="0" w:space="0" w:color="auto"/>
            <w:left w:val="none" w:sz="0" w:space="0" w:color="auto"/>
            <w:bottom w:val="none" w:sz="0" w:space="0" w:color="auto"/>
            <w:right w:val="none" w:sz="0" w:space="0" w:color="auto"/>
          </w:divBdr>
        </w:div>
        <w:div w:id="840002511">
          <w:marLeft w:val="640"/>
          <w:marRight w:val="0"/>
          <w:marTop w:val="0"/>
          <w:marBottom w:val="0"/>
          <w:divBdr>
            <w:top w:val="none" w:sz="0" w:space="0" w:color="auto"/>
            <w:left w:val="none" w:sz="0" w:space="0" w:color="auto"/>
            <w:bottom w:val="none" w:sz="0" w:space="0" w:color="auto"/>
            <w:right w:val="none" w:sz="0" w:space="0" w:color="auto"/>
          </w:divBdr>
        </w:div>
        <w:div w:id="402067688">
          <w:marLeft w:val="640"/>
          <w:marRight w:val="0"/>
          <w:marTop w:val="0"/>
          <w:marBottom w:val="0"/>
          <w:divBdr>
            <w:top w:val="none" w:sz="0" w:space="0" w:color="auto"/>
            <w:left w:val="none" w:sz="0" w:space="0" w:color="auto"/>
            <w:bottom w:val="none" w:sz="0" w:space="0" w:color="auto"/>
            <w:right w:val="none" w:sz="0" w:space="0" w:color="auto"/>
          </w:divBdr>
        </w:div>
        <w:div w:id="360133428">
          <w:marLeft w:val="640"/>
          <w:marRight w:val="0"/>
          <w:marTop w:val="0"/>
          <w:marBottom w:val="0"/>
          <w:divBdr>
            <w:top w:val="none" w:sz="0" w:space="0" w:color="auto"/>
            <w:left w:val="none" w:sz="0" w:space="0" w:color="auto"/>
            <w:bottom w:val="none" w:sz="0" w:space="0" w:color="auto"/>
            <w:right w:val="none" w:sz="0" w:space="0" w:color="auto"/>
          </w:divBdr>
        </w:div>
        <w:div w:id="1990282909">
          <w:marLeft w:val="640"/>
          <w:marRight w:val="0"/>
          <w:marTop w:val="0"/>
          <w:marBottom w:val="0"/>
          <w:divBdr>
            <w:top w:val="none" w:sz="0" w:space="0" w:color="auto"/>
            <w:left w:val="none" w:sz="0" w:space="0" w:color="auto"/>
            <w:bottom w:val="none" w:sz="0" w:space="0" w:color="auto"/>
            <w:right w:val="none" w:sz="0" w:space="0" w:color="auto"/>
          </w:divBdr>
        </w:div>
        <w:div w:id="2099329694">
          <w:marLeft w:val="640"/>
          <w:marRight w:val="0"/>
          <w:marTop w:val="0"/>
          <w:marBottom w:val="0"/>
          <w:divBdr>
            <w:top w:val="none" w:sz="0" w:space="0" w:color="auto"/>
            <w:left w:val="none" w:sz="0" w:space="0" w:color="auto"/>
            <w:bottom w:val="none" w:sz="0" w:space="0" w:color="auto"/>
            <w:right w:val="none" w:sz="0" w:space="0" w:color="auto"/>
          </w:divBdr>
        </w:div>
        <w:div w:id="1689599221">
          <w:marLeft w:val="640"/>
          <w:marRight w:val="0"/>
          <w:marTop w:val="0"/>
          <w:marBottom w:val="0"/>
          <w:divBdr>
            <w:top w:val="none" w:sz="0" w:space="0" w:color="auto"/>
            <w:left w:val="none" w:sz="0" w:space="0" w:color="auto"/>
            <w:bottom w:val="none" w:sz="0" w:space="0" w:color="auto"/>
            <w:right w:val="none" w:sz="0" w:space="0" w:color="auto"/>
          </w:divBdr>
        </w:div>
        <w:div w:id="229273101">
          <w:marLeft w:val="640"/>
          <w:marRight w:val="0"/>
          <w:marTop w:val="0"/>
          <w:marBottom w:val="0"/>
          <w:divBdr>
            <w:top w:val="none" w:sz="0" w:space="0" w:color="auto"/>
            <w:left w:val="none" w:sz="0" w:space="0" w:color="auto"/>
            <w:bottom w:val="none" w:sz="0" w:space="0" w:color="auto"/>
            <w:right w:val="none" w:sz="0" w:space="0" w:color="auto"/>
          </w:divBdr>
        </w:div>
        <w:div w:id="506408951">
          <w:marLeft w:val="640"/>
          <w:marRight w:val="0"/>
          <w:marTop w:val="0"/>
          <w:marBottom w:val="0"/>
          <w:divBdr>
            <w:top w:val="none" w:sz="0" w:space="0" w:color="auto"/>
            <w:left w:val="none" w:sz="0" w:space="0" w:color="auto"/>
            <w:bottom w:val="none" w:sz="0" w:space="0" w:color="auto"/>
            <w:right w:val="none" w:sz="0" w:space="0" w:color="auto"/>
          </w:divBdr>
        </w:div>
        <w:div w:id="543254113">
          <w:marLeft w:val="640"/>
          <w:marRight w:val="0"/>
          <w:marTop w:val="0"/>
          <w:marBottom w:val="0"/>
          <w:divBdr>
            <w:top w:val="none" w:sz="0" w:space="0" w:color="auto"/>
            <w:left w:val="none" w:sz="0" w:space="0" w:color="auto"/>
            <w:bottom w:val="none" w:sz="0" w:space="0" w:color="auto"/>
            <w:right w:val="none" w:sz="0" w:space="0" w:color="auto"/>
          </w:divBdr>
        </w:div>
        <w:div w:id="1173957416">
          <w:marLeft w:val="640"/>
          <w:marRight w:val="0"/>
          <w:marTop w:val="0"/>
          <w:marBottom w:val="0"/>
          <w:divBdr>
            <w:top w:val="none" w:sz="0" w:space="0" w:color="auto"/>
            <w:left w:val="none" w:sz="0" w:space="0" w:color="auto"/>
            <w:bottom w:val="none" w:sz="0" w:space="0" w:color="auto"/>
            <w:right w:val="none" w:sz="0" w:space="0" w:color="auto"/>
          </w:divBdr>
        </w:div>
        <w:div w:id="1012798583">
          <w:marLeft w:val="640"/>
          <w:marRight w:val="0"/>
          <w:marTop w:val="0"/>
          <w:marBottom w:val="0"/>
          <w:divBdr>
            <w:top w:val="none" w:sz="0" w:space="0" w:color="auto"/>
            <w:left w:val="none" w:sz="0" w:space="0" w:color="auto"/>
            <w:bottom w:val="none" w:sz="0" w:space="0" w:color="auto"/>
            <w:right w:val="none" w:sz="0" w:space="0" w:color="auto"/>
          </w:divBdr>
        </w:div>
        <w:div w:id="685135203">
          <w:marLeft w:val="640"/>
          <w:marRight w:val="0"/>
          <w:marTop w:val="0"/>
          <w:marBottom w:val="0"/>
          <w:divBdr>
            <w:top w:val="none" w:sz="0" w:space="0" w:color="auto"/>
            <w:left w:val="none" w:sz="0" w:space="0" w:color="auto"/>
            <w:bottom w:val="none" w:sz="0" w:space="0" w:color="auto"/>
            <w:right w:val="none" w:sz="0" w:space="0" w:color="auto"/>
          </w:divBdr>
        </w:div>
        <w:div w:id="1174996645">
          <w:marLeft w:val="640"/>
          <w:marRight w:val="0"/>
          <w:marTop w:val="0"/>
          <w:marBottom w:val="0"/>
          <w:divBdr>
            <w:top w:val="none" w:sz="0" w:space="0" w:color="auto"/>
            <w:left w:val="none" w:sz="0" w:space="0" w:color="auto"/>
            <w:bottom w:val="none" w:sz="0" w:space="0" w:color="auto"/>
            <w:right w:val="none" w:sz="0" w:space="0" w:color="auto"/>
          </w:divBdr>
        </w:div>
        <w:div w:id="2024699900">
          <w:marLeft w:val="640"/>
          <w:marRight w:val="0"/>
          <w:marTop w:val="0"/>
          <w:marBottom w:val="0"/>
          <w:divBdr>
            <w:top w:val="none" w:sz="0" w:space="0" w:color="auto"/>
            <w:left w:val="none" w:sz="0" w:space="0" w:color="auto"/>
            <w:bottom w:val="none" w:sz="0" w:space="0" w:color="auto"/>
            <w:right w:val="none" w:sz="0" w:space="0" w:color="auto"/>
          </w:divBdr>
        </w:div>
        <w:div w:id="994722706">
          <w:marLeft w:val="640"/>
          <w:marRight w:val="0"/>
          <w:marTop w:val="0"/>
          <w:marBottom w:val="0"/>
          <w:divBdr>
            <w:top w:val="none" w:sz="0" w:space="0" w:color="auto"/>
            <w:left w:val="none" w:sz="0" w:space="0" w:color="auto"/>
            <w:bottom w:val="none" w:sz="0" w:space="0" w:color="auto"/>
            <w:right w:val="none" w:sz="0" w:space="0" w:color="auto"/>
          </w:divBdr>
        </w:div>
        <w:div w:id="1294368412">
          <w:marLeft w:val="640"/>
          <w:marRight w:val="0"/>
          <w:marTop w:val="0"/>
          <w:marBottom w:val="0"/>
          <w:divBdr>
            <w:top w:val="none" w:sz="0" w:space="0" w:color="auto"/>
            <w:left w:val="none" w:sz="0" w:space="0" w:color="auto"/>
            <w:bottom w:val="none" w:sz="0" w:space="0" w:color="auto"/>
            <w:right w:val="none" w:sz="0" w:space="0" w:color="auto"/>
          </w:divBdr>
        </w:div>
        <w:div w:id="1696737491">
          <w:marLeft w:val="640"/>
          <w:marRight w:val="0"/>
          <w:marTop w:val="0"/>
          <w:marBottom w:val="0"/>
          <w:divBdr>
            <w:top w:val="none" w:sz="0" w:space="0" w:color="auto"/>
            <w:left w:val="none" w:sz="0" w:space="0" w:color="auto"/>
            <w:bottom w:val="none" w:sz="0" w:space="0" w:color="auto"/>
            <w:right w:val="none" w:sz="0" w:space="0" w:color="auto"/>
          </w:divBdr>
        </w:div>
        <w:div w:id="949123598">
          <w:marLeft w:val="640"/>
          <w:marRight w:val="0"/>
          <w:marTop w:val="0"/>
          <w:marBottom w:val="0"/>
          <w:divBdr>
            <w:top w:val="none" w:sz="0" w:space="0" w:color="auto"/>
            <w:left w:val="none" w:sz="0" w:space="0" w:color="auto"/>
            <w:bottom w:val="none" w:sz="0" w:space="0" w:color="auto"/>
            <w:right w:val="none" w:sz="0" w:space="0" w:color="auto"/>
          </w:divBdr>
        </w:div>
        <w:div w:id="364789048">
          <w:marLeft w:val="640"/>
          <w:marRight w:val="0"/>
          <w:marTop w:val="0"/>
          <w:marBottom w:val="0"/>
          <w:divBdr>
            <w:top w:val="none" w:sz="0" w:space="0" w:color="auto"/>
            <w:left w:val="none" w:sz="0" w:space="0" w:color="auto"/>
            <w:bottom w:val="none" w:sz="0" w:space="0" w:color="auto"/>
            <w:right w:val="none" w:sz="0" w:space="0" w:color="auto"/>
          </w:divBdr>
        </w:div>
        <w:div w:id="529799087">
          <w:marLeft w:val="640"/>
          <w:marRight w:val="0"/>
          <w:marTop w:val="0"/>
          <w:marBottom w:val="0"/>
          <w:divBdr>
            <w:top w:val="none" w:sz="0" w:space="0" w:color="auto"/>
            <w:left w:val="none" w:sz="0" w:space="0" w:color="auto"/>
            <w:bottom w:val="none" w:sz="0" w:space="0" w:color="auto"/>
            <w:right w:val="none" w:sz="0" w:space="0" w:color="auto"/>
          </w:divBdr>
        </w:div>
        <w:div w:id="332689138">
          <w:marLeft w:val="640"/>
          <w:marRight w:val="0"/>
          <w:marTop w:val="0"/>
          <w:marBottom w:val="0"/>
          <w:divBdr>
            <w:top w:val="none" w:sz="0" w:space="0" w:color="auto"/>
            <w:left w:val="none" w:sz="0" w:space="0" w:color="auto"/>
            <w:bottom w:val="none" w:sz="0" w:space="0" w:color="auto"/>
            <w:right w:val="none" w:sz="0" w:space="0" w:color="auto"/>
          </w:divBdr>
        </w:div>
        <w:div w:id="1667660011">
          <w:marLeft w:val="640"/>
          <w:marRight w:val="0"/>
          <w:marTop w:val="0"/>
          <w:marBottom w:val="0"/>
          <w:divBdr>
            <w:top w:val="none" w:sz="0" w:space="0" w:color="auto"/>
            <w:left w:val="none" w:sz="0" w:space="0" w:color="auto"/>
            <w:bottom w:val="none" w:sz="0" w:space="0" w:color="auto"/>
            <w:right w:val="none" w:sz="0" w:space="0" w:color="auto"/>
          </w:divBdr>
        </w:div>
        <w:div w:id="181433957">
          <w:marLeft w:val="640"/>
          <w:marRight w:val="0"/>
          <w:marTop w:val="0"/>
          <w:marBottom w:val="0"/>
          <w:divBdr>
            <w:top w:val="none" w:sz="0" w:space="0" w:color="auto"/>
            <w:left w:val="none" w:sz="0" w:space="0" w:color="auto"/>
            <w:bottom w:val="none" w:sz="0" w:space="0" w:color="auto"/>
            <w:right w:val="none" w:sz="0" w:space="0" w:color="auto"/>
          </w:divBdr>
        </w:div>
        <w:div w:id="893540631">
          <w:marLeft w:val="640"/>
          <w:marRight w:val="0"/>
          <w:marTop w:val="0"/>
          <w:marBottom w:val="0"/>
          <w:divBdr>
            <w:top w:val="none" w:sz="0" w:space="0" w:color="auto"/>
            <w:left w:val="none" w:sz="0" w:space="0" w:color="auto"/>
            <w:bottom w:val="none" w:sz="0" w:space="0" w:color="auto"/>
            <w:right w:val="none" w:sz="0" w:space="0" w:color="auto"/>
          </w:divBdr>
        </w:div>
        <w:div w:id="1914460807">
          <w:marLeft w:val="640"/>
          <w:marRight w:val="0"/>
          <w:marTop w:val="0"/>
          <w:marBottom w:val="0"/>
          <w:divBdr>
            <w:top w:val="none" w:sz="0" w:space="0" w:color="auto"/>
            <w:left w:val="none" w:sz="0" w:space="0" w:color="auto"/>
            <w:bottom w:val="none" w:sz="0" w:space="0" w:color="auto"/>
            <w:right w:val="none" w:sz="0" w:space="0" w:color="auto"/>
          </w:divBdr>
        </w:div>
        <w:div w:id="231236160">
          <w:marLeft w:val="640"/>
          <w:marRight w:val="0"/>
          <w:marTop w:val="0"/>
          <w:marBottom w:val="0"/>
          <w:divBdr>
            <w:top w:val="none" w:sz="0" w:space="0" w:color="auto"/>
            <w:left w:val="none" w:sz="0" w:space="0" w:color="auto"/>
            <w:bottom w:val="none" w:sz="0" w:space="0" w:color="auto"/>
            <w:right w:val="none" w:sz="0" w:space="0" w:color="auto"/>
          </w:divBdr>
        </w:div>
        <w:div w:id="1180002343">
          <w:marLeft w:val="640"/>
          <w:marRight w:val="0"/>
          <w:marTop w:val="0"/>
          <w:marBottom w:val="0"/>
          <w:divBdr>
            <w:top w:val="none" w:sz="0" w:space="0" w:color="auto"/>
            <w:left w:val="none" w:sz="0" w:space="0" w:color="auto"/>
            <w:bottom w:val="none" w:sz="0" w:space="0" w:color="auto"/>
            <w:right w:val="none" w:sz="0" w:space="0" w:color="auto"/>
          </w:divBdr>
        </w:div>
        <w:div w:id="1247034947">
          <w:marLeft w:val="640"/>
          <w:marRight w:val="0"/>
          <w:marTop w:val="0"/>
          <w:marBottom w:val="0"/>
          <w:divBdr>
            <w:top w:val="none" w:sz="0" w:space="0" w:color="auto"/>
            <w:left w:val="none" w:sz="0" w:space="0" w:color="auto"/>
            <w:bottom w:val="none" w:sz="0" w:space="0" w:color="auto"/>
            <w:right w:val="none" w:sz="0" w:space="0" w:color="auto"/>
          </w:divBdr>
        </w:div>
        <w:div w:id="915869156">
          <w:marLeft w:val="640"/>
          <w:marRight w:val="0"/>
          <w:marTop w:val="0"/>
          <w:marBottom w:val="0"/>
          <w:divBdr>
            <w:top w:val="none" w:sz="0" w:space="0" w:color="auto"/>
            <w:left w:val="none" w:sz="0" w:space="0" w:color="auto"/>
            <w:bottom w:val="none" w:sz="0" w:space="0" w:color="auto"/>
            <w:right w:val="none" w:sz="0" w:space="0" w:color="auto"/>
          </w:divBdr>
        </w:div>
      </w:divsChild>
    </w:div>
    <w:div w:id="1712881033">
      <w:bodyDiv w:val="1"/>
      <w:marLeft w:val="0"/>
      <w:marRight w:val="0"/>
      <w:marTop w:val="0"/>
      <w:marBottom w:val="0"/>
      <w:divBdr>
        <w:top w:val="none" w:sz="0" w:space="0" w:color="auto"/>
        <w:left w:val="none" w:sz="0" w:space="0" w:color="auto"/>
        <w:bottom w:val="none" w:sz="0" w:space="0" w:color="auto"/>
        <w:right w:val="none" w:sz="0" w:space="0" w:color="auto"/>
      </w:divBdr>
      <w:divsChild>
        <w:div w:id="84466">
          <w:marLeft w:val="640"/>
          <w:marRight w:val="0"/>
          <w:marTop w:val="0"/>
          <w:marBottom w:val="0"/>
          <w:divBdr>
            <w:top w:val="none" w:sz="0" w:space="0" w:color="auto"/>
            <w:left w:val="none" w:sz="0" w:space="0" w:color="auto"/>
            <w:bottom w:val="none" w:sz="0" w:space="0" w:color="auto"/>
            <w:right w:val="none" w:sz="0" w:space="0" w:color="auto"/>
          </w:divBdr>
        </w:div>
        <w:div w:id="10642809">
          <w:marLeft w:val="640"/>
          <w:marRight w:val="0"/>
          <w:marTop w:val="0"/>
          <w:marBottom w:val="0"/>
          <w:divBdr>
            <w:top w:val="none" w:sz="0" w:space="0" w:color="auto"/>
            <w:left w:val="none" w:sz="0" w:space="0" w:color="auto"/>
            <w:bottom w:val="none" w:sz="0" w:space="0" w:color="auto"/>
            <w:right w:val="none" w:sz="0" w:space="0" w:color="auto"/>
          </w:divBdr>
        </w:div>
        <w:div w:id="13919266">
          <w:marLeft w:val="640"/>
          <w:marRight w:val="0"/>
          <w:marTop w:val="0"/>
          <w:marBottom w:val="0"/>
          <w:divBdr>
            <w:top w:val="none" w:sz="0" w:space="0" w:color="auto"/>
            <w:left w:val="none" w:sz="0" w:space="0" w:color="auto"/>
            <w:bottom w:val="none" w:sz="0" w:space="0" w:color="auto"/>
            <w:right w:val="none" w:sz="0" w:space="0" w:color="auto"/>
          </w:divBdr>
        </w:div>
        <w:div w:id="18513706">
          <w:marLeft w:val="640"/>
          <w:marRight w:val="0"/>
          <w:marTop w:val="0"/>
          <w:marBottom w:val="0"/>
          <w:divBdr>
            <w:top w:val="none" w:sz="0" w:space="0" w:color="auto"/>
            <w:left w:val="none" w:sz="0" w:space="0" w:color="auto"/>
            <w:bottom w:val="none" w:sz="0" w:space="0" w:color="auto"/>
            <w:right w:val="none" w:sz="0" w:space="0" w:color="auto"/>
          </w:divBdr>
        </w:div>
        <w:div w:id="20714730">
          <w:marLeft w:val="640"/>
          <w:marRight w:val="0"/>
          <w:marTop w:val="0"/>
          <w:marBottom w:val="0"/>
          <w:divBdr>
            <w:top w:val="none" w:sz="0" w:space="0" w:color="auto"/>
            <w:left w:val="none" w:sz="0" w:space="0" w:color="auto"/>
            <w:bottom w:val="none" w:sz="0" w:space="0" w:color="auto"/>
            <w:right w:val="none" w:sz="0" w:space="0" w:color="auto"/>
          </w:divBdr>
        </w:div>
        <w:div w:id="36244979">
          <w:marLeft w:val="640"/>
          <w:marRight w:val="0"/>
          <w:marTop w:val="0"/>
          <w:marBottom w:val="0"/>
          <w:divBdr>
            <w:top w:val="none" w:sz="0" w:space="0" w:color="auto"/>
            <w:left w:val="none" w:sz="0" w:space="0" w:color="auto"/>
            <w:bottom w:val="none" w:sz="0" w:space="0" w:color="auto"/>
            <w:right w:val="none" w:sz="0" w:space="0" w:color="auto"/>
          </w:divBdr>
        </w:div>
        <w:div w:id="56053423">
          <w:marLeft w:val="640"/>
          <w:marRight w:val="0"/>
          <w:marTop w:val="0"/>
          <w:marBottom w:val="0"/>
          <w:divBdr>
            <w:top w:val="none" w:sz="0" w:space="0" w:color="auto"/>
            <w:left w:val="none" w:sz="0" w:space="0" w:color="auto"/>
            <w:bottom w:val="none" w:sz="0" w:space="0" w:color="auto"/>
            <w:right w:val="none" w:sz="0" w:space="0" w:color="auto"/>
          </w:divBdr>
        </w:div>
        <w:div w:id="97335390">
          <w:marLeft w:val="640"/>
          <w:marRight w:val="0"/>
          <w:marTop w:val="0"/>
          <w:marBottom w:val="0"/>
          <w:divBdr>
            <w:top w:val="none" w:sz="0" w:space="0" w:color="auto"/>
            <w:left w:val="none" w:sz="0" w:space="0" w:color="auto"/>
            <w:bottom w:val="none" w:sz="0" w:space="0" w:color="auto"/>
            <w:right w:val="none" w:sz="0" w:space="0" w:color="auto"/>
          </w:divBdr>
        </w:div>
        <w:div w:id="197545048">
          <w:marLeft w:val="640"/>
          <w:marRight w:val="0"/>
          <w:marTop w:val="0"/>
          <w:marBottom w:val="0"/>
          <w:divBdr>
            <w:top w:val="none" w:sz="0" w:space="0" w:color="auto"/>
            <w:left w:val="none" w:sz="0" w:space="0" w:color="auto"/>
            <w:bottom w:val="none" w:sz="0" w:space="0" w:color="auto"/>
            <w:right w:val="none" w:sz="0" w:space="0" w:color="auto"/>
          </w:divBdr>
        </w:div>
        <w:div w:id="204873908">
          <w:marLeft w:val="640"/>
          <w:marRight w:val="0"/>
          <w:marTop w:val="0"/>
          <w:marBottom w:val="0"/>
          <w:divBdr>
            <w:top w:val="none" w:sz="0" w:space="0" w:color="auto"/>
            <w:left w:val="none" w:sz="0" w:space="0" w:color="auto"/>
            <w:bottom w:val="none" w:sz="0" w:space="0" w:color="auto"/>
            <w:right w:val="none" w:sz="0" w:space="0" w:color="auto"/>
          </w:divBdr>
        </w:div>
        <w:div w:id="223416440">
          <w:marLeft w:val="640"/>
          <w:marRight w:val="0"/>
          <w:marTop w:val="0"/>
          <w:marBottom w:val="0"/>
          <w:divBdr>
            <w:top w:val="none" w:sz="0" w:space="0" w:color="auto"/>
            <w:left w:val="none" w:sz="0" w:space="0" w:color="auto"/>
            <w:bottom w:val="none" w:sz="0" w:space="0" w:color="auto"/>
            <w:right w:val="none" w:sz="0" w:space="0" w:color="auto"/>
          </w:divBdr>
        </w:div>
        <w:div w:id="239752969">
          <w:marLeft w:val="640"/>
          <w:marRight w:val="0"/>
          <w:marTop w:val="0"/>
          <w:marBottom w:val="0"/>
          <w:divBdr>
            <w:top w:val="none" w:sz="0" w:space="0" w:color="auto"/>
            <w:left w:val="none" w:sz="0" w:space="0" w:color="auto"/>
            <w:bottom w:val="none" w:sz="0" w:space="0" w:color="auto"/>
            <w:right w:val="none" w:sz="0" w:space="0" w:color="auto"/>
          </w:divBdr>
        </w:div>
        <w:div w:id="246575635">
          <w:marLeft w:val="640"/>
          <w:marRight w:val="0"/>
          <w:marTop w:val="0"/>
          <w:marBottom w:val="0"/>
          <w:divBdr>
            <w:top w:val="none" w:sz="0" w:space="0" w:color="auto"/>
            <w:left w:val="none" w:sz="0" w:space="0" w:color="auto"/>
            <w:bottom w:val="none" w:sz="0" w:space="0" w:color="auto"/>
            <w:right w:val="none" w:sz="0" w:space="0" w:color="auto"/>
          </w:divBdr>
        </w:div>
        <w:div w:id="321546150">
          <w:marLeft w:val="640"/>
          <w:marRight w:val="0"/>
          <w:marTop w:val="0"/>
          <w:marBottom w:val="0"/>
          <w:divBdr>
            <w:top w:val="none" w:sz="0" w:space="0" w:color="auto"/>
            <w:left w:val="none" w:sz="0" w:space="0" w:color="auto"/>
            <w:bottom w:val="none" w:sz="0" w:space="0" w:color="auto"/>
            <w:right w:val="none" w:sz="0" w:space="0" w:color="auto"/>
          </w:divBdr>
        </w:div>
        <w:div w:id="346181966">
          <w:marLeft w:val="640"/>
          <w:marRight w:val="0"/>
          <w:marTop w:val="0"/>
          <w:marBottom w:val="0"/>
          <w:divBdr>
            <w:top w:val="none" w:sz="0" w:space="0" w:color="auto"/>
            <w:left w:val="none" w:sz="0" w:space="0" w:color="auto"/>
            <w:bottom w:val="none" w:sz="0" w:space="0" w:color="auto"/>
            <w:right w:val="none" w:sz="0" w:space="0" w:color="auto"/>
          </w:divBdr>
        </w:div>
        <w:div w:id="369645438">
          <w:marLeft w:val="640"/>
          <w:marRight w:val="0"/>
          <w:marTop w:val="0"/>
          <w:marBottom w:val="0"/>
          <w:divBdr>
            <w:top w:val="none" w:sz="0" w:space="0" w:color="auto"/>
            <w:left w:val="none" w:sz="0" w:space="0" w:color="auto"/>
            <w:bottom w:val="none" w:sz="0" w:space="0" w:color="auto"/>
            <w:right w:val="none" w:sz="0" w:space="0" w:color="auto"/>
          </w:divBdr>
        </w:div>
        <w:div w:id="372923412">
          <w:marLeft w:val="640"/>
          <w:marRight w:val="0"/>
          <w:marTop w:val="0"/>
          <w:marBottom w:val="0"/>
          <w:divBdr>
            <w:top w:val="none" w:sz="0" w:space="0" w:color="auto"/>
            <w:left w:val="none" w:sz="0" w:space="0" w:color="auto"/>
            <w:bottom w:val="none" w:sz="0" w:space="0" w:color="auto"/>
            <w:right w:val="none" w:sz="0" w:space="0" w:color="auto"/>
          </w:divBdr>
        </w:div>
        <w:div w:id="390538569">
          <w:marLeft w:val="640"/>
          <w:marRight w:val="0"/>
          <w:marTop w:val="0"/>
          <w:marBottom w:val="0"/>
          <w:divBdr>
            <w:top w:val="none" w:sz="0" w:space="0" w:color="auto"/>
            <w:left w:val="none" w:sz="0" w:space="0" w:color="auto"/>
            <w:bottom w:val="none" w:sz="0" w:space="0" w:color="auto"/>
            <w:right w:val="none" w:sz="0" w:space="0" w:color="auto"/>
          </w:divBdr>
        </w:div>
        <w:div w:id="410156709">
          <w:marLeft w:val="640"/>
          <w:marRight w:val="0"/>
          <w:marTop w:val="0"/>
          <w:marBottom w:val="0"/>
          <w:divBdr>
            <w:top w:val="none" w:sz="0" w:space="0" w:color="auto"/>
            <w:left w:val="none" w:sz="0" w:space="0" w:color="auto"/>
            <w:bottom w:val="none" w:sz="0" w:space="0" w:color="auto"/>
            <w:right w:val="none" w:sz="0" w:space="0" w:color="auto"/>
          </w:divBdr>
        </w:div>
        <w:div w:id="428745669">
          <w:marLeft w:val="640"/>
          <w:marRight w:val="0"/>
          <w:marTop w:val="0"/>
          <w:marBottom w:val="0"/>
          <w:divBdr>
            <w:top w:val="none" w:sz="0" w:space="0" w:color="auto"/>
            <w:left w:val="none" w:sz="0" w:space="0" w:color="auto"/>
            <w:bottom w:val="none" w:sz="0" w:space="0" w:color="auto"/>
            <w:right w:val="none" w:sz="0" w:space="0" w:color="auto"/>
          </w:divBdr>
        </w:div>
        <w:div w:id="472993100">
          <w:marLeft w:val="640"/>
          <w:marRight w:val="0"/>
          <w:marTop w:val="0"/>
          <w:marBottom w:val="0"/>
          <w:divBdr>
            <w:top w:val="none" w:sz="0" w:space="0" w:color="auto"/>
            <w:left w:val="none" w:sz="0" w:space="0" w:color="auto"/>
            <w:bottom w:val="none" w:sz="0" w:space="0" w:color="auto"/>
            <w:right w:val="none" w:sz="0" w:space="0" w:color="auto"/>
          </w:divBdr>
        </w:div>
        <w:div w:id="477695183">
          <w:marLeft w:val="640"/>
          <w:marRight w:val="0"/>
          <w:marTop w:val="0"/>
          <w:marBottom w:val="0"/>
          <w:divBdr>
            <w:top w:val="none" w:sz="0" w:space="0" w:color="auto"/>
            <w:left w:val="none" w:sz="0" w:space="0" w:color="auto"/>
            <w:bottom w:val="none" w:sz="0" w:space="0" w:color="auto"/>
            <w:right w:val="none" w:sz="0" w:space="0" w:color="auto"/>
          </w:divBdr>
        </w:div>
        <w:div w:id="478812884">
          <w:marLeft w:val="640"/>
          <w:marRight w:val="0"/>
          <w:marTop w:val="0"/>
          <w:marBottom w:val="0"/>
          <w:divBdr>
            <w:top w:val="none" w:sz="0" w:space="0" w:color="auto"/>
            <w:left w:val="none" w:sz="0" w:space="0" w:color="auto"/>
            <w:bottom w:val="none" w:sz="0" w:space="0" w:color="auto"/>
            <w:right w:val="none" w:sz="0" w:space="0" w:color="auto"/>
          </w:divBdr>
        </w:div>
        <w:div w:id="487093862">
          <w:marLeft w:val="640"/>
          <w:marRight w:val="0"/>
          <w:marTop w:val="0"/>
          <w:marBottom w:val="0"/>
          <w:divBdr>
            <w:top w:val="none" w:sz="0" w:space="0" w:color="auto"/>
            <w:left w:val="none" w:sz="0" w:space="0" w:color="auto"/>
            <w:bottom w:val="none" w:sz="0" w:space="0" w:color="auto"/>
            <w:right w:val="none" w:sz="0" w:space="0" w:color="auto"/>
          </w:divBdr>
        </w:div>
        <w:div w:id="487215142">
          <w:marLeft w:val="640"/>
          <w:marRight w:val="0"/>
          <w:marTop w:val="0"/>
          <w:marBottom w:val="0"/>
          <w:divBdr>
            <w:top w:val="none" w:sz="0" w:space="0" w:color="auto"/>
            <w:left w:val="none" w:sz="0" w:space="0" w:color="auto"/>
            <w:bottom w:val="none" w:sz="0" w:space="0" w:color="auto"/>
            <w:right w:val="none" w:sz="0" w:space="0" w:color="auto"/>
          </w:divBdr>
        </w:div>
        <w:div w:id="523830863">
          <w:marLeft w:val="640"/>
          <w:marRight w:val="0"/>
          <w:marTop w:val="0"/>
          <w:marBottom w:val="0"/>
          <w:divBdr>
            <w:top w:val="none" w:sz="0" w:space="0" w:color="auto"/>
            <w:left w:val="none" w:sz="0" w:space="0" w:color="auto"/>
            <w:bottom w:val="none" w:sz="0" w:space="0" w:color="auto"/>
            <w:right w:val="none" w:sz="0" w:space="0" w:color="auto"/>
          </w:divBdr>
        </w:div>
        <w:div w:id="524177449">
          <w:marLeft w:val="640"/>
          <w:marRight w:val="0"/>
          <w:marTop w:val="0"/>
          <w:marBottom w:val="0"/>
          <w:divBdr>
            <w:top w:val="none" w:sz="0" w:space="0" w:color="auto"/>
            <w:left w:val="none" w:sz="0" w:space="0" w:color="auto"/>
            <w:bottom w:val="none" w:sz="0" w:space="0" w:color="auto"/>
            <w:right w:val="none" w:sz="0" w:space="0" w:color="auto"/>
          </w:divBdr>
        </w:div>
        <w:div w:id="531696216">
          <w:marLeft w:val="640"/>
          <w:marRight w:val="0"/>
          <w:marTop w:val="0"/>
          <w:marBottom w:val="0"/>
          <w:divBdr>
            <w:top w:val="none" w:sz="0" w:space="0" w:color="auto"/>
            <w:left w:val="none" w:sz="0" w:space="0" w:color="auto"/>
            <w:bottom w:val="none" w:sz="0" w:space="0" w:color="auto"/>
            <w:right w:val="none" w:sz="0" w:space="0" w:color="auto"/>
          </w:divBdr>
        </w:div>
        <w:div w:id="583295268">
          <w:marLeft w:val="640"/>
          <w:marRight w:val="0"/>
          <w:marTop w:val="0"/>
          <w:marBottom w:val="0"/>
          <w:divBdr>
            <w:top w:val="none" w:sz="0" w:space="0" w:color="auto"/>
            <w:left w:val="none" w:sz="0" w:space="0" w:color="auto"/>
            <w:bottom w:val="none" w:sz="0" w:space="0" w:color="auto"/>
            <w:right w:val="none" w:sz="0" w:space="0" w:color="auto"/>
          </w:divBdr>
        </w:div>
        <w:div w:id="636692173">
          <w:marLeft w:val="640"/>
          <w:marRight w:val="0"/>
          <w:marTop w:val="0"/>
          <w:marBottom w:val="0"/>
          <w:divBdr>
            <w:top w:val="none" w:sz="0" w:space="0" w:color="auto"/>
            <w:left w:val="none" w:sz="0" w:space="0" w:color="auto"/>
            <w:bottom w:val="none" w:sz="0" w:space="0" w:color="auto"/>
            <w:right w:val="none" w:sz="0" w:space="0" w:color="auto"/>
          </w:divBdr>
        </w:div>
        <w:div w:id="670959492">
          <w:marLeft w:val="640"/>
          <w:marRight w:val="0"/>
          <w:marTop w:val="0"/>
          <w:marBottom w:val="0"/>
          <w:divBdr>
            <w:top w:val="none" w:sz="0" w:space="0" w:color="auto"/>
            <w:left w:val="none" w:sz="0" w:space="0" w:color="auto"/>
            <w:bottom w:val="none" w:sz="0" w:space="0" w:color="auto"/>
            <w:right w:val="none" w:sz="0" w:space="0" w:color="auto"/>
          </w:divBdr>
        </w:div>
        <w:div w:id="716969786">
          <w:marLeft w:val="640"/>
          <w:marRight w:val="0"/>
          <w:marTop w:val="0"/>
          <w:marBottom w:val="0"/>
          <w:divBdr>
            <w:top w:val="none" w:sz="0" w:space="0" w:color="auto"/>
            <w:left w:val="none" w:sz="0" w:space="0" w:color="auto"/>
            <w:bottom w:val="none" w:sz="0" w:space="0" w:color="auto"/>
            <w:right w:val="none" w:sz="0" w:space="0" w:color="auto"/>
          </w:divBdr>
        </w:div>
        <w:div w:id="739056372">
          <w:marLeft w:val="640"/>
          <w:marRight w:val="0"/>
          <w:marTop w:val="0"/>
          <w:marBottom w:val="0"/>
          <w:divBdr>
            <w:top w:val="none" w:sz="0" w:space="0" w:color="auto"/>
            <w:left w:val="none" w:sz="0" w:space="0" w:color="auto"/>
            <w:bottom w:val="none" w:sz="0" w:space="0" w:color="auto"/>
            <w:right w:val="none" w:sz="0" w:space="0" w:color="auto"/>
          </w:divBdr>
        </w:div>
        <w:div w:id="739447293">
          <w:marLeft w:val="640"/>
          <w:marRight w:val="0"/>
          <w:marTop w:val="0"/>
          <w:marBottom w:val="0"/>
          <w:divBdr>
            <w:top w:val="none" w:sz="0" w:space="0" w:color="auto"/>
            <w:left w:val="none" w:sz="0" w:space="0" w:color="auto"/>
            <w:bottom w:val="none" w:sz="0" w:space="0" w:color="auto"/>
            <w:right w:val="none" w:sz="0" w:space="0" w:color="auto"/>
          </w:divBdr>
        </w:div>
        <w:div w:id="740442699">
          <w:marLeft w:val="640"/>
          <w:marRight w:val="0"/>
          <w:marTop w:val="0"/>
          <w:marBottom w:val="0"/>
          <w:divBdr>
            <w:top w:val="none" w:sz="0" w:space="0" w:color="auto"/>
            <w:left w:val="none" w:sz="0" w:space="0" w:color="auto"/>
            <w:bottom w:val="none" w:sz="0" w:space="0" w:color="auto"/>
            <w:right w:val="none" w:sz="0" w:space="0" w:color="auto"/>
          </w:divBdr>
        </w:div>
        <w:div w:id="760949733">
          <w:marLeft w:val="640"/>
          <w:marRight w:val="0"/>
          <w:marTop w:val="0"/>
          <w:marBottom w:val="0"/>
          <w:divBdr>
            <w:top w:val="none" w:sz="0" w:space="0" w:color="auto"/>
            <w:left w:val="none" w:sz="0" w:space="0" w:color="auto"/>
            <w:bottom w:val="none" w:sz="0" w:space="0" w:color="auto"/>
            <w:right w:val="none" w:sz="0" w:space="0" w:color="auto"/>
          </w:divBdr>
        </w:div>
        <w:div w:id="768505177">
          <w:marLeft w:val="640"/>
          <w:marRight w:val="0"/>
          <w:marTop w:val="0"/>
          <w:marBottom w:val="0"/>
          <w:divBdr>
            <w:top w:val="none" w:sz="0" w:space="0" w:color="auto"/>
            <w:left w:val="none" w:sz="0" w:space="0" w:color="auto"/>
            <w:bottom w:val="none" w:sz="0" w:space="0" w:color="auto"/>
            <w:right w:val="none" w:sz="0" w:space="0" w:color="auto"/>
          </w:divBdr>
        </w:div>
        <w:div w:id="785581083">
          <w:marLeft w:val="640"/>
          <w:marRight w:val="0"/>
          <w:marTop w:val="0"/>
          <w:marBottom w:val="0"/>
          <w:divBdr>
            <w:top w:val="none" w:sz="0" w:space="0" w:color="auto"/>
            <w:left w:val="none" w:sz="0" w:space="0" w:color="auto"/>
            <w:bottom w:val="none" w:sz="0" w:space="0" w:color="auto"/>
            <w:right w:val="none" w:sz="0" w:space="0" w:color="auto"/>
          </w:divBdr>
        </w:div>
        <w:div w:id="790785172">
          <w:marLeft w:val="640"/>
          <w:marRight w:val="0"/>
          <w:marTop w:val="0"/>
          <w:marBottom w:val="0"/>
          <w:divBdr>
            <w:top w:val="none" w:sz="0" w:space="0" w:color="auto"/>
            <w:left w:val="none" w:sz="0" w:space="0" w:color="auto"/>
            <w:bottom w:val="none" w:sz="0" w:space="0" w:color="auto"/>
            <w:right w:val="none" w:sz="0" w:space="0" w:color="auto"/>
          </w:divBdr>
        </w:div>
        <w:div w:id="799226886">
          <w:marLeft w:val="640"/>
          <w:marRight w:val="0"/>
          <w:marTop w:val="0"/>
          <w:marBottom w:val="0"/>
          <w:divBdr>
            <w:top w:val="none" w:sz="0" w:space="0" w:color="auto"/>
            <w:left w:val="none" w:sz="0" w:space="0" w:color="auto"/>
            <w:bottom w:val="none" w:sz="0" w:space="0" w:color="auto"/>
            <w:right w:val="none" w:sz="0" w:space="0" w:color="auto"/>
          </w:divBdr>
        </w:div>
        <w:div w:id="812455250">
          <w:marLeft w:val="640"/>
          <w:marRight w:val="0"/>
          <w:marTop w:val="0"/>
          <w:marBottom w:val="0"/>
          <w:divBdr>
            <w:top w:val="none" w:sz="0" w:space="0" w:color="auto"/>
            <w:left w:val="none" w:sz="0" w:space="0" w:color="auto"/>
            <w:bottom w:val="none" w:sz="0" w:space="0" w:color="auto"/>
            <w:right w:val="none" w:sz="0" w:space="0" w:color="auto"/>
          </w:divBdr>
        </w:div>
        <w:div w:id="812600795">
          <w:marLeft w:val="640"/>
          <w:marRight w:val="0"/>
          <w:marTop w:val="0"/>
          <w:marBottom w:val="0"/>
          <w:divBdr>
            <w:top w:val="none" w:sz="0" w:space="0" w:color="auto"/>
            <w:left w:val="none" w:sz="0" w:space="0" w:color="auto"/>
            <w:bottom w:val="none" w:sz="0" w:space="0" w:color="auto"/>
            <w:right w:val="none" w:sz="0" w:space="0" w:color="auto"/>
          </w:divBdr>
        </w:div>
        <w:div w:id="864172272">
          <w:marLeft w:val="640"/>
          <w:marRight w:val="0"/>
          <w:marTop w:val="0"/>
          <w:marBottom w:val="0"/>
          <w:divBdr>
            <w:top w:val="none" w:sz="0" w:space="0" w:color="auto"/>
            <w:left w:val="none" w:sz="0" w:space="0" w:color="auto"/>
            <w:bottom w:val="none" w:sz="0" w:space="0" w:color="auto"/>
            <w:right w:val="none" w:sz="0" w:space="0" w:color="auto"/>
          </w:divBdr>
        </w:div>
        <w:div w:id="873152561">
          <w:marLeft w:val="640"/>
          <w:marRight w:val="0"/>
          <w:marTop w:val="0"/>
          <w:marBottom w:val="0"/>
          <w:divBdr>
            <w:top w:val="none" w:sz="0" w:space="0" w:color="auto"/>
            <w:left w:val="none" w:sz="0" w:space="0" w:color="auto"/>
            <w:bottom w:val="none" w:sz="0" w:space="0" w:color="auto"/>
            <w:right w:val="none" w:sz="0" w:space="0" w:color="auto"/>
          </w:divBdr>
        </w:div>
        <w:div w:id="922565047">
          <w:marLeft w:val="640"/>
          <w:marRight w:val="0"/>
          <w:marTop w:val="0"/>
          <w:marBottom w:val="0"/>
          <w:divBdr>
            <w:top w:val="none" w:sz="0" w:space="0" w:color="auto"/>
            <w:left w:val="none" w:sz="0" w:space="0" w:color="auto"/>
            <w:bottom w:val="none" w:sz="0" w:space="0" w:color="auto"/>
            <w:right w:val="none" w:sz="0" w:space="0" w:color="auto"/>
          </w:divBdr>
        </w:div>
        <w:div w:id="947738336">
          <w:marLeft w:val="640"/>
          <w:marRight w:val="0"/>
          <w:marTop w:val="0"/>
          <w:marBottom w:val="0"/>
          <w:divBdr>
            <w:top w:val="none" w:sz="0" w:space="0" w:color="auto"/>
            <w:left w:val="none" w:sz="0" w:space="0" w:color="auto"/>
            <w:bottom w:val="none" w:sz="0" w:space="0" w:color="auto"/>
            <w:right w:val="none" w:sz="0" w:space="0" w:color="auto"/>
          </w:divBdr>
        </w:div>
        <w:div w:id="1014723530">
          <w:marLeft w:val="640"/>
          <w:marRight w:val="0"/>
          <w:marTop w:val="0"/>
          <w:marBottom w:val="0"/>
          <w:divBdr>
            <w:top w:val="none" w:sz="0" w:space="0" w:color="auto"/>
            <w:left w:val="none" w:sz="0" w:space="0" w:color="auto"/>
            <w:bottom w:val="none" w:sz="0" w:space="0" w:color="auto"/>
            <w:right w:val="none" w:sz="0" w:space="0" w:color="auto"/>
          </w:divBdr>
        </w:div>
        <w:div w:id="1040477169">
          <w:marLeft w:val="640"/>
          <w:marRight w:val="0"/>
          <w:marTop w:val="0"/>
          <w:marBottom w:val="0"/>
          <w:divBdr>
            <w:top w:val="none" w:sz="0" w:space="0" w:color="auto"/>
            <w:left w:val="none" w:sz="0" w:space="0" w:color="auto"/>
            <w:bottom w:val="none" w:sz="0" w:space="0" w:color="auto"/>
            <w:right w:val="none" w:sz="0" w:space="0" w:color="auto"/>
          </w:divBdr>
        </w:div>
        <w:div w:id="1095709625">
          <w:marLeft w:val="640"/>
          <w:marRight w:val="0"/>
          <w:marTop w:val="0"/>
          <w:marBottom w:val="0"/>
          <w:divBdr>
            <w:top w:val="none" w:sz="0" w:space="0" w:color="auto"/>
            <w:left w:val="none" w:sz="0" w:space="0" w:color="auto"/>
            <w:bottom w:val="none" w:sz="0" w:space="0" w:color="auto"/>
            <w:right w:val="none" w:sz="0" w:space="0" w:color="auto"/>
          </w:divBdr>
        </w:div>
        <w:div w:id="1162936707">
          <w:marLeft w:val="640"/>
          <w:marRight w:val="0"/>
          <w:marTop w:val="0"/>
          <w:marBottom w:val="0"/>
          <w:divBdr>
            <w:top w:val="none" w:sz="0" w:space="0" w:color="auto"/>
            <w:left w:val="none" w:sz="0" w:space="0" w:color="auto"/>
            <w:bottom w:val="none" w:sz="0" w:space="0" w:color="auto"/>
            <w:right w:val="none" w:sz="0" w:space="0" w:color="auto"/>
          </w:divBdr>
        </w:div>
        <w:div w:id="1179271720">
          <w:marLeft w:val="640"/>
          <w:marRight w:val="0"/>
          <w:marTop w:val="0"/>
          <w:marBottom w:val="0"/>
          <w:divBdr>
            <w:top w:val="none" w:sz="0" w:space="0" w:color="auto"/>
            <w:left w:val="none" w:sz="0" w:space="0" w:color="auto"/>
            <w:bottom w:val="none" w:sz="0" w:space="0" w:color="auto"/>
            <w:right w:val="none" w:sz="0" w:space="0" w:color="auto"/>
          </w:divBdr>
        </w:div>
        <w:div w:id="1183930807">
          <w:marLeft w:val="640"/>
          <w:marRight w:val="0"/>
          <w:marTop w:val="0"/>
          <w:marBottom w:val="0"/>
          <w:divBdr>
            <w:top w:val="none" w:sz="0" w:space="0" w:color="auto"/>
            <w:left w:val="none" w:sz="0" w:space="0" w:color="auto"/>
            <w:bottom w:val="none" w:sz="0" w:space="0" w:color="auto"/>
            <w:right w:val="none" w:sz="0" w:space="0" w:color="auto"/>
          </w:divBdr>
        </w:div>
        <w:div w:id="1214074853">
          <w:marLeft w:val="640"/>
          <w:marRight w:val="0"/>
          <w:marTop w:val="0"/>
          <w:marBottom w:val="0"/>
          <w:divBdr>
            <w:top w:val="none" w:sz="0" w:space="0" w:color="auto"/>
            <w:left w:val="none" w:sz="0" w:space="0" w:color="auto"/>
            <w:bottom w:val="none" w:sz="0" w:space="0" w:color="auto"/>
            <w:right w:val="none" w:sz="0" w:space="0" w:color="auto"/>
          </w:divBdr>
        </w:div>
        <w:div w:id="1298222541">
          <w:marLeft w:val="640"/>
          <w:marRight w:val="0"/>
          <w:marTop w:val="0"/>
          <w:marBottom w:val="0"/>
          <w:divBdr>
            <w:top w:val="none" w:sz="0" w:space="0" w:color="auto"/>
            <w:left w:val="none" w:sz="0" w:space="0" w:color="auto"/>
            <w:bottom w:val="none" w:sz="0" w:space="0" w:color="auto"/>
            <w:right w:val="none" w:sz="0" w:space="0" w:color="auto"/>
          </w:divBdr>
        </w:div>
        <w:div w:id="1298225290">
          <w:marLeft w:val="640"/>
          <w:marRight w:val="0"/>
          <w:marTop w:val="0"/>
          <w:marBottom w:val="0"/>
          <w:divBdr>
            <w:top w:val="none" w:sz="0" w:space="0" w:color="auto"/>
            <w:left w:val="none" w:sz="0" w:space="0" w:color="auto"/>
            <w:bottom w:val="none" w:sz="0" w:space="0" w:color="auto"/>
            <w:right w:val="none" w:sz="0" w:space="0" w:color="auto"/>
          </w:divBdr>
        </w:div>
        <w:div w:id="1316035128">
          <w:marLeft w:val="640"/>
          <w:marRight w:val="0"/>
          <w:marTop w:val="0"/>
          <w:marBottom w:val="0"/>
          <w:divBdr>
            <w:top w:val="none" w:sz="0" w:space="0" w:color="auto"/>
            <w:left w:val="none" w:sz="0" w:space="0" w:color="auto"/>
            <w:bottom w:val="none" w:sz="0" w:space="0" w:color="auto"/>
            <w:right w:val="none" w:sz="0" w:space="0" w:color="auto"/>
          </w:divBdr>
        </w:div>
        <w:div w:id="1319771816">
          <w:marLeft w:val="640"/>
          <w:marRight w:val="0"/>
          <w:marTop w:val="0"/>
          <w:marBottom w:val="0"/>
          <w:divBdr>
            <w:top w:val="none" w:sz="0" w:space="0" w:color="auto"/>
            <w:left w:val="none" w:sz="0" w:space="0" w:color="auto"/>
            <w:bottom w:val="none" w:sz="0" w:space="0" w:color="auto"/>
            <w:right w:val="none" w:sz="0" w:space="0" w:color="auto"/>
          </w:divBdr>
        </w:div>
        <w:div w:id="1320383580">
          <w:marLeft w:val="640"/>
          <w:marRight w:val="0"/>
          <w:marTop w:val="0"/>
          <w:marBottom w:val="0"/>
          <w:divBdr>
            <w:top w:val="none" w:sz="0" w:space="0" w:color="auto"/>
            <w:left w:val="none" w:sz="0" w:space="0" w:color="auto"/>
            <w:bottom w:val="none" w:sz="0" w:space="0" w:color="auto"/>
            <w:right w:val="none" w:sz="0" w:space="0" w:color="auto"/>
          </w:divBdr>
        </w:div>
        <w:div w:id="1337003151">
          <w:marLeft w:val="640"/>
          <w:marRight w:val="0"/>
          <w:marTop w:val="0"/>
          <w:marBottom w:val="0"/>
          <w:divBdr>
            <w:top w:val="none" w:sz="0" w:space="0" w:color="auto"/>
            <w:left w:val="none" w:sz="0" w:space="0" w:color="auto"/>
            <w:bottom w:val="none" w:sz="0" w:space="0" w:color="auto"/>
            <w:right w:val="none" w:sz="0" w:space="0" w:color="auto"/>
          </w:divBdr>
        </w:div>
        <w:div w:id="1350377481">
          <w:marLeft w:val="640"/>
          <w:marRight w:val="0"/>
          <w:marTop w:val="0"/>
          <w:marBottom w:val="0"/>
          <w:divBdr>
            <w:top w:val="none" w:sz="0" w:space="0" w:color="auto"/>
            <w:left w:val="none" w:sz="0" w:space="0" w:color="auto"/>
            <w:bottom w:val="none" w:sz="0" w:space="0" w:color="auto"/>
            <w:right w:val="none" w:sz="0" w:space="0" w:color="auto"/>
          </w:divBdr>
        </w:div>
        <w:div w:id="1371762994">
          <w:marLeft w:val="640"/>
          <w:marRight w:val="0"/>
          <w:marTop w:val="0"/>
          <w:marBottom w:val="0"/>
          <w:divBdr>
            <w:top w:val="none" w:sz="0" w:space="0" w:color="auto"/>
            <w:left w:val="none" w:sz="0" w:space="0" w:color="auto"/>
            <w:bottom w:val="none" w:sz="0" w:space="0" w:color="auto"/>
            <w:right w:val="none" w:sz="0" w:space="0" w:color="auto"/>
          </w:divBdr>
        </w:div>
        <w:div w:id="1373921772">
          <w:marLeft w:val="640"/>
          <w:marRight w:val="0"/>
          <w:marTop w:val="0"/>
          <w:marBottom w:val="0"/>
          <w:divBdr>
            <w:top w:val="none" w:sz="0" w:space="0" w:color="auto"/>
            <w:left w:val="none" w:sz="0" w:space="0" w:color="auto"/>
            <w:bottom w:val="none" w:sz="0" w:space="0" w:color="auto"/>
            <w:right w:val="none" w:sz="0" w:space="0" w:color="auto"/>
          </w:divBdr>
        </w:div>
        <w:div w:id="1413427540">
          <w:marLeft w:val="640"/>
          <w:marRight w:val="0"/>
          <w:marTop w:val="0"/>
          <w:marBottom w:val="0"/>
          <w:divBdr>
            <w:top w:val="none" w:sz="0" w:space="0" w:color="auto"/>
            <w:left w:val="none" w:sz="0" w:space="0" w:color="auto"/>
            <w:bottom w:val="none" w:sz="0" w:space="0" w:color="auto"/>
            <w:right w:val="none" w:sz="0" w:space="0" w:color="auto"/>
          </w:divBdr>
        </w:div>
        <w:div w:id="1435201818">
          <w:marLeft w:val="640"/>
          <w:marRight w:val="0"/>
          <w:marTop w:val="0"/>
          <w:marBottom w:val="0"/>
          <w:divBdr>
            <w:top w:val="none" w:sz="0" w:space="0" w:color="auto"/>
            <w:left w:val="none" w:sz="0" w:space="0" w:color="auto"/>
            <w:bottom w:val="none" w:sz="0" w:space="0" w:color="auto"/>
            <w:right w:val="none" w:sz="0" w:space="0" w:color="auto"/>
          </w:divBdr>
        </w:div>
        <w:div w:id="1455098393">
          <w:marLeft w:val="640"/>
          <w:marRight w:val="0"/>
          <w:marTop w:val="0"/>
          <w:marBottom w:val="0"/>
          <w:divBdr>
            <w:top w:val="none" w:sz="0" w:space="0" w:color="auto"/>
            <w:left w:val="none" w:sz="0" w:space="0" w:color="auto"/>
            <w:bottom w:val="none" w:sz="0" w:space="0" w:color="auto"/>
            <w:right w:val="none" w:sz="0" w:space="0" w:color="auto"/>
          </w:divBdr>
        </w:div>
        <w:div w:id="1465851734">
          <w:marLeft w:val="640"/>
          <w:marRight w:val="0"/>
          <w:marTop w:val="0"/>
          <w:marBottom w:val="0"/>
          <w:divBdr>
            <w:top w:val="none" w:sz="0" w:space="0" w:color="auto"/>
            <w:left w:val="none" w:sz="0" w:space="0" w:color="auto"/>
            <w:bottom w:val="none" w:sz="0" w:space="0" w:color="auto"/>
            <w:right w:val="none" w:sz="0" w:space="0" w:color="auto"/>
          </w:divBdr>
        </w:div>
        <w:div w:id="1467972011">
          <w:marLeft w:val="640"/>
          <w:marRight w:val="0"/>
          <w:marTop w:val="0"/>
          <w:marBottom w:val="0"/>
          <w:divBdr>
            <w:top w:val="none" w:sz="0" w:space="0" w:color="auto"/>
            <w:left w:val="none" w:sz="0" w:space="0" w:color="auto"/>
            <w:bottom w:val="none" w:sz="0" w:space="0" w:color="auto"/>
            <w:right w:val="none" w:sz="0" w:space="0" w:color="auto"/>
          </w:divBdr>
        </w:div>
        <w:div w:id="1478952390">
          <w:marLeft w:val="640"/>
          <w:marRight w:val="0"/>
          <w:marTop w:val="0"/>
          <w:marBottom w:val="0"/>
          <w:divBdr>
            <w:top w:val="none" w:sz="0" w:space="0" w:color="auto"/>
            <w:left w:val="none" w:sz="0" w:space="0" w:color="auto"/>
            <w:bottom w:val="none" w:sz="0" w:space="0" w:color="auto"/>
            <w:right w:val="none" w:sz="0" w:space="0" w:color="auto"/>
          </w:divBdr>
        </w:div>
        <w:div w:id="1500077462">
          <w:marLeft w:val="640"/>
          <w:marRight w:val="0"/>
          <w:marTop w:val="0"/>
          <w:marBottom w:val="0"/>
          <w:divBdr>
            <w:top w:val="none" w:sz="0" w:space="0" w:color="auto"/>
            <w:left w:val="none" w:sz="0" w:space="0" w:color="auto"/>
            <w:bottom w:val="none" w:sz="0" w:space="0" w:color="auto"/>
            <w:right w:val="none" w:sz="0" w:space="0" w:color="auto"/>
          </w:divBdr>
        </w:div>
        <w:div w:id="1526749002">
          <w:marLeft w:val="640"/>
          <w:marRight w:val="0"/>
          <w:marTop w:val="0"/>
          <w:marBottom w:val="0"/>
          <w:divBdr>
            <w:top w:val="none" w:sz="0" w:space="0" w:color="auto"/>
            <w:left w:val="none" w:sz="0" w:space="0" w:color="auto"/>
            <w:bottom w:val="none" w:sz="0" w:space="0" w:color="auto"/>
            <w:right w:val="none" w:sz="0" w:space="0" w:color="auto"/>
          </w:divBdr>
        </w:div>
        <w:div w:id="1533417797">
          <w:marLeft w:val="640"/>
          <w:marRight w:val="0"/>
          <w:marTop w:val="0"/>
          <w:marBottom w:val="0"/>
          <w:divBdr>
            <w:top w:val="none" w:sz="0" w:space="0" w:color="auto"/>
            <w:left w:val="none" w:sz="0" w:space="0" w:color="auto"/>
            <w:bottom w:val="none" w:sz="0" w:space="0" w:color="auto"/>
            <w:right w:val="none" w:sz="0" w:space="0" w:color="auto"/>
          </w:divBdr>
        </w:div>
        <w:div w:id="1539203502">
          <w:marLeft w:val="640"/>
          <w:marRight w:val="0"/>
          <w:marTop w:val="0"/>
          <w:marBottom w:val="0"/>
          <w:divBdr>
            <w:top w:val="none" w:sz="0" w:space="0" w:color="auto"/>
            <w:left w:val="none" w:sz="0" w:space="0" w:color="auto"/>
            <w:bottom w:val="none" w:sz="0" w:space="0" w:color="auto"/>
            <w:right w:val="none" w:sz="0" w:space="0" w:color="auto"/>
          </w:divBdr>
        </w:div>
        <w:div w:id="1553154914">
          <w:marLeft w:val="640"/>
          <w:marRight w:val="0"/>
          <w:marTop w:val="0"/>
          <w:marBottom w:val="0"/>
          <w:divBdr>
            <w:top w:val="none" w:sz="0" w:space="0" w:color="auto"/>
            <w:left w:val="none" w:sz="0" w:space="0" w:color="auto"/>
            <w:bottom w:val="none" w:sz="0" w:space="0" w:color="auto"/>
            <w:right w:val="none" w:sz="0" w:space="0" w:color="auto"/>
          </w:divBdr>
        </w:div>
        <w:div w:id="1554658497">
          <w:marLeft w:val="640"/>
          <w:marRight w:val="0"/>
          <w:marTop w:val="0"/>
          <w:marBottom w:val="0"/>
          <w:divBdr>
            <w:top w:val="none" w:sz="0" w:space="0" w:color="auto"/>
            <w:left w:val="none" w:sz="0" w:space="0" w:color="auto"/>
            <w:bottom w:val="none" w:sz="0" w:space="0" w:color="auto"/>
            <w:right w:val="none" w:sz="0" w:space="0" w:color="auto"/>
          </w:divBdr>
        </w:div>
        <w:div w:id="1558474100">
          <w:marLeft w:val="640"/>
          <w:marRight w:val="0"/>
          <w:marTop w:val="0"/>
          <w:marBottom w:val="0"/>
          <w:divBdr>
            <w:top w:val="none" w:sz="0" w:space="0" w:color="auto"/>
            <w:left w:val="none" w:sz="0" w:space="0" w:color="auto"/>
            <w:bottom w:val="none" w:sz="0" w:space="0" w:color="auto"/>
            <w:right w:val="none" w:sz="0" w:space="0" w:color="auto"/>
          </w:divBdr>
        </w:div>
        <w:div w:id="1629240536">
          <w:marLeft w:val="640"/>
          <w:marRight w:val="0"/>
          <w:marTop w:val="0"/>
          <w:marBottom w:val="0"/>
          <w:divBdr>
            <w:top w:val="none" w:sz="0" w:space="0" w:color="auto"/>
            <w:left w:val="none" w:sz="0" w:space="0" w:color="auto"/>
            <w:bottom w:val="none" w:sz="0" w:space="0" w:color="auto"/>
            <w:right w:val="none" w:sz="0" w:space="0" w:color="auto"/>
          </w:divBdr>
        </w:div>
        <w:div w:id="1703433763">
          <w:marLeft w:val="640"/>
          <w:marRight w:val="0"/>
          <w:marTop w:val="0"/>
          <w:marBottom w:val="0"/>
          <w:divBdr>
            <w:top w:val="none" w:sz="0" w:space="0" w:color="auto"/>
            <w:left w:val="none" w:sz="0" w:space="0" w:color="auto"/>
            <w:bottom w:val="none" w:sz="0" w:space="0" w:color="auto"/>
            <w:right w:val="none" w:sz="0" w:space="0" w:color="auto"/>
          </w:divBdr>
        </w:div>
        <w:div w:id="1709918009">
          <w:marLeft w:val="640"/>
          <w:marRight w:val="0"/>
          <w:marTop w:val="0"/>
          <w:marBottom w:val="0"/>
          <w:divBdr>
            <w:top w:val="none" w:sz="0" w:space="0" w:color="auto"/>
            <w:left w:val="none" w:sz="0" w:space="0" w:color="auto"/>
            <w:bottom w:val="none" w:sz="0" w:space="0" w:color="auto"/>
            <w:right w:val="none" w:sz="0" w:space="0" w:color="auto"/>
          </w:divBdr>
        </w:div>
        <w:div w:id="1742561261">
          <w:marLeft w:val="640"/>
          <w:marRight w:val="0"/>
          <w:marTop w:val="0"/>
          <w:marBottom w:val="0"/>
          <w:divBdr>
            <w:top w:val="none" w:sz="0" w:space="0" w:color="auto"/>
            <w:left w:val="none" w:sz="0" w:space="0" w:color="auto"/>
            <w:bottom w:val="none" w:sz="0" w:space="0" w:color="auto"/>
            <w:right w:val="none" w:sz="0" w:space="0" w:color="auto"/>
          </w:divBdr>
        </w:div>
        <w:div w:id="1776975512">
          <w:marLeft w:val="640"/>
          <w:marRight w:val="0"/>
          <w:marTop w:val="0"/>
          <w:marBottom w:val="0"/>
          <w:divBdr>
            <w:top w:val="none" w:sz="0" w:space="0" w:color="auto"/>
            <w:left w:val="none" w:sz="0" w:space="0" w:color="auto"/>
            <w:bottom w:val="none" w:sz="0" w:space="0" w:color="auto"/>
            <w:right w:val="none" w:sz="0" w:space="0" w:color="auto"/>
          </w:divBdr>
        </w:div>
        <w:div w:id="1784885594">
          <w:marLeft w:val="640"/>
          <w:marRight w:val="0"/>
          <w:marTop w:val="0"/>
          <w:marBottom w:val="0"/>
          <w:divBdr>
            <w:top w:val="none" w:sz="0" w:space="0" w:color="auto"/>
            <w:left w:val="none" w:sz="0" w:space="0" w:color="auto"/>
            <w:bottom w:val="none" w:sz="0" w:space="0" w:color="auto"/>
            <w:right w:val="none" w:sz="0" w:space="0" w:color="auto"/>
          </w:divBdr>
        </w:div>
        <w:div w:id="1856116428">
          <w:marLeft w:val="640"/>
          <w:marRight w:val="0"/>
          <w:marTop w:val="0"/>
          <w:marBottom w:val="0"/>
          <w:divBdr>
            <w:top w:val="none" w:sz="0" w:space="0" w:color="auto"/>
            <w:left w:val="none" w:sz="0" w:space="0" w:color="auto"/>
            <w:bottom w:val="none" w:sz="0" w:space="0" w:color="auto"/>
            <w:right w:val="none" w:sz="0" w:space="0" w:color="auto"/>
          </w:divBdr>
        </w:div>
        <w:div w:id="1857036956">
          <w:marLeft w:val="640"/>
          <w:marRight w:val="0"/>
          <w:marTop w:val="0"/>
          <w:marBottom w:val="0"/>
          <w:divBdr>
            <w:top w:val="none" w:sz="0" w:space="0" w:color="auto"/>
            <w:left w:val="none" w:sz="0" w:space="0" w:color="auto"/>
            <w:bottom w:val="none" w:sz="0" w:space="0" w:color="auto"/>
            <w:right w:val="none" w:sz="0" w:space="0" w:color="auto"/>
          </w:divBdr>
        </w:div>
        <w:div w:id="1867981001">
          <w:marLeft w:val="640"/>
          <w:marRight w:val="0"/>
          <w:marTop w:val="0"/>
          <w:marBottom w:val="0"/>
          <w:divBdr>
            <w:top w:val="none" w:sz="0" w:space="0" w:color="auto"/>
            <w:left w:val="none" w:sz="0" w:space="0" w:color="auto"/>
            <w:bottom w:val="none" w:sz="0" w:space="0" w:color="auto"/>
            <w:right w:val="none" w:sz="0" w:space="0" w:color="auto"/>
          </w:divBdr>
        </w:div>
        <w:div w:id="1890216019">
          <w:marLeft w:val="640"/>
          <w:marRight w:val="0"/>
          <w:marTop w:val="0"/>
          <w:marBottom w:val="0"/>
          <w:divBdr>
            <w:top w:val="none" w:sz="0" w:space="0" w:color="auto"/>
            <w:left w:val="none" w:sz="0" w:space="0" w:color="auto"/>
            <w:bottom w:val="none" w:sz="0" w:space="0" w:color="auto"/>
            <w:right w:val="none" w:sz="0" w:space="0" w:color="auto"/>
          </w:divBdr>
        </w:div>
        <w:div w:id="1900089474">
          <w:marLeft w:val="640"/>
          <w:marRight w:val="0"/>
          <w:marTop w:val="0"/>
          <w:marBottom w:val="0"/>
          <w:divBdr>
            <w:top w:val="none" w:sz="0" w:space="0" w:color="auto"/>
            <w:left w:val="none" w:sz="0" w:space="0" w:color="auto"/>
            <w:bottom w:val="none" w:sz="0" w:space="0" w:color="auto"/>
            <w:right w:val="none" w:sz="0" w:space="0" w:color="auto"/>
          </w:divBdr>
        </w:div>
        <w:div w:id="1912613265">
          <w:marLeft w:val="640"/>
          <w:marRight w:val="0"/>
          <w:marTop w:val="0"/>
          <w:marBottom w:val="0"/>
          <w:divBdr>
            <w:top w:val="none" w:sz="0" w:space="0" w:color="auto"/>
            <w:left w:val="none" w:sz="0" w:space="0" w:color="auto"/>
            <w:bottom w:val="none" w:sz="0" w:space="0" w:color="auto"/>
            <w:right w:val="none" w:sz="0" w:space="0" w:color="auto"/>
          </w:divBdr>
        </w:div>
        <w:div w:id="1928535103">
          <w:marLeft w:val="640"/>
          <w:marRight w:val="0"/>
          <w:marTop w:val="0"/>
          <w:marBottom w:val="0"/>
          <w:divBdr>
            <w:top w:val="none" w:sz="0" w:space="0" w:color="auto"/>
            <w:left w:val="none" w:sz="0" w:space="0" w:color="auto"/>
            <w:bottom w:val="none" w:sz="0" w:space="0" w:color="auto"/>
            <w:right w:val="none" w:sz="0" w:space="0" w:color="auto"/>
          </w:divBdr>
        </w:div>
        <w:div w:id="1936089685">
          <w:marLeft w:val="640"/>
          <w:marRight w:val="0"/>
          <w:marTop w:val="0"/>
          <w:marBottom w:val="0"/>
          <w:divBdr>
            <w:top w:val="none" w:sz="0" w:space="0" w:color="auto"/>
            <w:left w:val="none" w:sz="0" w:space="0" w:color="auto"/>
            <w:bottom w:val="none" w:sz="0" w:space="0" w:color="auto"/>
            <w:right w:val="none" w:sz="0" w:space="0" w:color="auto"/>
          </w:divBdr>
        </w:div>
        <w:div w:id="1973293358">
          <w:marLeft w:val="640"/>
          <w:marRight w:val="0"/>
          <w:marTop w:val="0"/>
          <w:marBottom w:val="0"/>
          <w:divBdr>
            <w:top w:val="none" w:sz="0" w:space="0" w:color="auto"/>
            <w:left w:val="none" w:sz="0" w:space="0" w:color="auto"/>
            <w:bottom w:val="none" w:sz="0" w:space="0" w:color="auto"/>
            <w:right w:val="none" w:sz="0" w:space="0" w:color="auto"/>
          </w:divBdr>
        </w:div>
        <w:div w:id="2032148682">
          <w:marLeft w:val="640"/>
          <w:marRight w:val="0"/>
          <w:marTop w:val="0"/>
          <w:marBottom w:val="0"/>
          <w:divBdr>
            <w:top w:val="none" w:sz="0" w:space="0" w:color="auto"/>
            <w:left w:val="none" w:sz="0" w:space="0" w:color="auto"/>
            <w:bottom w:val="none" w:sz="0" w:space="0" w:color="auto"/>
            <w:right w:val="none" w:sz="0" w:space="0" w:color="auto"/>
          </w:divBdr>
        </w:div>
        <w:div w:id="2045327893">
          <w:marLeft w:val="640"/>
          <w:marRight w:val="0"/>
          <w:marTop w:val="0"/>
          <w:marBottom w:val="0"/>
          <w:divBdr>
            <w:top w:val="none" w:sz="0" w:space="0" w:color="auto"/>
            <w:left w:val="none" w:sz="0" w:space="0" w:color="auto"/>
            <w:bottom w:val="none" w:sz="0" w:space="0" w:color="auto"/>
            <w:right w:val="none" w:sz="0" w:space="0" w:color="auto"/>
          </w:divBdr>
        </w:div>
        <w:div w:id="2046783466">
          <w:marLeft w:val="640"/>
          <w:marRight w:val="0"/>
          <w:marTop w:val="0"/>
          <w:marBottom w:val="0"/>
          <w:divBdr>
            <w:top w:val="none" w:sz="0" w:space="0" w:color="auto"/>
            <w:left w:val="none" w:sz="0" w:space="0" w:color="auto"/>
            <w:bottom w:val="none" w:sz="0" w:space="0" w:color="auto"/>
            <w:right w:val="none" w:sz="0" w:space="0" w:color="auto"/>
          </w:divBdr>
        </w:div>
        <w:div w:id="2051177122">
          <w:marLeft w:val="640"/>
          <w:marRight w:val="0"/>
          <w:marTop w:val="0"/>
          <w:marBottom w:val="0"/>
          <w:divBdr>
            <w:top w:val="none" w:sz="0" w:space="0" w:color="auto"/>
            <w:left w:val="none" w:sz="0" w:space="0" w:color="auto"/>
            <w:bottom w:val="none" w:sz="0" w:space="0" w:color="auto"/>
            <w:right w:val="none" w:sz="0" w:space="0" w:color="auto"/>
          </w:divBdr>
        </w:div>
        <w:div w:id="2063403202">
          <w:marLeft w:val="640"/>
          <w:marRight w:val="0"/>
          <w:marTop w:val="0"/>
          <w:marBottom w:val="0"/>
          <w:divBdr>
            <w:top w:val="none" w:sz="0" w:space="0" w:color="auto"/>
            <w:left w:val="none" w:sz="0" w:space="0" w:color="auto"/>
            <w:bottom w:val="none" w:sz="0" w:space="0" w:color="auto"/>
            <w:right w:val="none" w:sz="0" w:space="0" w:color="auto"/>
          </w:divBdr>
        </w:div>
        <w:div w:id="2090074504">
          <w:marLeft w:val="640"/>
          <w:marRight w:val="0"/>
          <w:marTop w:val="0"/>
          <w:marBottom w:val="0"/>
          <w:divBdr>
            <w:top w:val="none" w:sz="0" w:space="0" w:color="auto"/>
            <w:left w:val="none" w:sz="0" w:space="0" w:color="auto"/>
            <w:bottom w:val="none" w:sz="0" w:space="0" w:color="auto"/>
            <w:right w:val="none" w:sz="0" w:space="0" w:color="auto"/>
          </w:divBdr>
        </w:div>
        <w:div w:id="2127389150">
          <w:marLeft w:val="640"/>
          <w:marRight w:val="0"/>
          <w:marTop w:val="0"/>
          <w:marBottom w:val="0"/>
          <w:divBdr>
            <w:top w:val="none" w:sz="0" w:space="0" w:color="auto"/>
            <w:left w:val="none" w:sz="0" w:space="0" w:color="auto"/>
            <w:bottom w:val="none" w:sz="0" w:space="0" w:color="auto"/>
            <w:right w:val="none" w:sz="0" w:space="0" w:color="auto"/>
          </w:divBdr>
        </w:div>
      </w:divsChild>
    </w:div>
    <w:div w:id="1715421081">
      <w:bodyDiv w:val="1"/>
      <w:marLeft w:val="0"/>
      <w:marRight w:val="0"/>
      <w:marTop w:val="0"/>
      <w:marBottom w:val="0"/>
      <w:divBdr>
        <w:top w:val="none" w:sz="0" w:space="0" w:color="auto"/>
        <w:left w:val="none" w:sz="0" w:space="0" w:color="auto"/>
        <w:bottom w:val="none" w:sz="0" w:space="0" w:color="auto"/>
        <w:right w:val="none" w:sz="0" w:space="0" w:color="auto"/>
      </w:divBdr>
      <w:divsChild>
        <w:div w:id="386340320">
          <w:marLeft w:val="640"/>
          <w:marRight w:val="0"/>
          <w:marTop w:val="0"/>
          <w:marBottom w:val="0"/>
          <w:divBdr>
            <w:top w:val="none" w:sz="0" w:space="0" w:color="auto"/>
            <w:left w:val="none" w:sz="0" w:space="0" w:color="auto"/>
            <w:bottom w:val="none" w:sz="0" w:space="0" w:color="auto"/>
            <w:right w:val="none" w:sz="0" w:space="0" w:color="auto"/>
          </w:divBdr>
        </w:div>
        <w:div w:id="819418819">
          <w:marLeft w:val="640"/>
          <w:marRight w:val="0"/>
          <w:marTop w:val="0"/>
          <w:marBottom w:val="0"/>
          <w:divBdr>
            <w:top w:val="none" w:sz="0" w:space="0" w:color="auto"/>
            <w:left w:val="none" w:sz="0" w:space="0" w:color="auto"/>
            <w:bottom w:val="none" w:sz="0" w:space="0" w:color="auto"/>
            <w:right w:val="none" w:sz="0" w:space="0" w:color="auto"/>
          </w:divBdr>
        </w:div>
        <w:div w:id="180752584">
          <w:marLeft w:val="640"/>
          <w:marRight w:val="0"/>
          <w:marTop w:val="0"/>
          <w:marBottom w:val="0"/>
          <w:divBdr>
            <w:top w:val="none" w:sz="0" w:space="0" w:color="auto"/>
            <w:left w:val="none" w:sz="0" w:space="0" w:color="auto"/>
            <w:bottom w:val="none" w:sz="0" w:space="0" w:color="auto"/>
            <w:right w:val="none" w:sz="0" w:space="0" w:color="auto"/>
          </w:divBdr>
        </w:div>
        <w:div w:id="1406143434">
          <w:marLeft w:val="640"/>
          <w:marRight w:val="0"/>
          <w:marTop w:val="0"/>
          <w:marBottom w:val="0"/>
          <w:divBdr>
            <w:top w:val="none" w:sz="0" w:space="0" w:color="auto"/>
            <w:left w:val="none" w:sz="0" w:space="0" w:color="auto"/>
            <w:bottom w:val="none" w:sz="0" w:space="0" w:color="auto"/>
            <w:right w:val="none" w:sz="0" w:space="0" w:color="auto"/>
          </w:divBdr>
        </w:div>
        <w:div w:id="1652638932">
          <w:marLeft w:val="640"/>
          <w:marRight w:val="0"/>
          <w:marTop w:val="0"/>
          <w:marBottom w:val="0"/>
          <w:divBdr>
            <w:top w:val="none" w:sz="0" w:space="0" w:color="auto"/>
            <w:left w:val="none" w:sz="0" w:space="0" w:color="auto"/>
            <w:bottom w:val="none" w:sz="0" w:space="0" w:color="auto"/>
            <w:right w:val="none" w:sz="0" w:space="0" w:color="auto"/>
          </w:divBdr>
        </w:div>
        <w:div w:id="227229289">
          <w:marLeft w:val="640"/>
          <w:marRight w:val="0"/>
          <w:marTop w:val="0"/>
          <w:marBottom w:val="0"/>
          <w:divBdr>
            <w:top w:val="none" w:sz="0" w:space="0" w:color="auto"/>
            <w:left w:val="none" w:sz="0" w:space="0" w:color="auto"/>
            <w:bottom w:val="none" w:sz="0" w:space="0" w:color="auto"/>
            <w:right w:val="none" w:sz="0" w:space="0" w:color="auto"/>
          </w:divBdr>
        </w:div>
        <w:div w:id="1751004715">
          <w:marLeft w:val="640"/>
          <w:marRight w:val="0"/>
          <w:marTop w:val="0"/>
          <w:marBottom w:val="0"/>
          <w:divBdr>
            <w:top w:val="none" w:sz="0" w:space="0" w:color="auto"/>
            <w:left w:val="none" w:sz="0" w:space="0" w:color="auto"/>
            <w:bottom w:val="none" w:sz="0" w:space="0" w:color="auto"/>
            <w:right w:val="none" w:sz="0" w:space="0" w:color="auto"/>
          </w:divBdr>
        </w:div>
        <w:div w:id="409083518">
          <w:marLeft w:val="640"/>
          <w:marRight w:val="0"/>
          <w:marTop w:val="0"/>
          <w:marBottom w:val="0"/>
          <w:divBdr>
            <w:top w:val="none" w:sz="0" w:space="0" w:color="auto"/>
            <w:left w:val="none" w:sz="0" w:space="0" w:color="auto"/>
            <w:bottom w:val="none" w:sz="0" w:space="0" w:color="auto"/>
            <w:right w:val="none" w:sz="0" w:space="0" w:color="auto"/>
          </w:divBdr>
        </w:div>
        <w:div w:id="1799761582">
          <w:marLeft w:val="640"/>
          <w:marRight w:val="0"/>
          <w:marTop w:val="0"/>
          <w:marBottom w:val="0"/>
          <w:divBdr>
            <w:top w:val="none" w:sz="0" w:space="0" w:color="auto"/>
            <w:left w:val="none" w:sz="0" w:space="0" w:color="auto"/>
            <w:bottom w:val="none" w:sz="0" w:space="0" w:color="auto"/>
            <w:right w:val="none" w:sz="0" w:space="0" w:color="auto"/>
          </w:divBdr>
        </w:div>
        <w:div w:id="1876113896">
          <w:marLeft w:val="640"/>
          <w:marRight w:val="0"/>
          <w:marTop w:val="0"/>
          <w:marBottom w:val="0"/>
          <w:divBdr>
            <w:top w:val="none" w:sz="0" w:space="0" w:color="auto"/>
            <w:left w:val="none" w:sz="0" w:space="0" w:color="auto"/>
            <w:bottom w:val="none" w:sz="0" w:space="0" w:color="auto"/>
            <w:right w:val="none" w:sz="0" w:space="0" w:color="auto"/>
          </w:divBdr>
        </w:div>
        <w:div w:id="104931265">
          <w:marLeft w:val="640"/>
          <w:marRight w:val="0"/>
          <w:marTop w:val="0"/>
          <w:marBottom w:val="0"/>
          <w:divBdr>
            <w:top w:val="none" w:sz="0" w:space="0" w:color="auto"/>
            <w:left w:val="none" w:sz="0" w:space="0" w:color="auto"/>
            <w:bottom w:val="none" w:sz="0" w:space="0" w:color="auto"/>
            <w:right w:val="none" w:sz="0" w:space="0" w:color="auto"/>
          </w:divBdr>
        </w:div>
        <w:div w:id="903948835">
          <w:marLeft w:val="640"/>
          <w:marRight w:val="0"/>
          <w:marTop w:val="0"/>
          <w:marBottom w:val="0"/>
          <w:divBdr>
            <w:top w:val="none" w:sz="0" w:space="0" w:color="auto"/>
            <w:left w:val="none" w:sz="0" w:space="0" w:color="auto"/>
            <w:bottom w:val="none" w:sz="0" w:space="0" w:color="auto"/>
            <w:right w:val="none" w:sz="0" w:space="0" w:color="auto"/>
          </w:divBdr>
        </w:div>
        <w:div w:id="434331840">
          <w:marLeft w:val="640"/>
          <w:marRight w:val="0"/>
          <w:marTop w:val="0"/>
          <w:marBottom w:val="0"/>
          <w:divBdr>
            <w:top w:val="none" w:sz="0" w:space="0" w:color="auto"/>
            <w:left w:val="none" w:sz="0" w:space="0" w:color="auto"/>
            <w:bottom w:val="none" w:sz="0" w:space="0" w:color="auto"/>
            <w:right w:val="none" w:sz="0" w:space="0" w:color="auto"/>
          </w:divBdr>
        </w:div>
        <w:div w:id="975455884">
          <w:marLeft w:val="640"/>
          <w:marRight w:val="0"/>
          <w:marTop w:val="0"/>
          <w:marBottom w:val="0"/>
          <w:divBdr>
            <w:top w:val="none" w:sz="0" w:space="0" w:color="auto"/>
            <w:left w:val="none" w:sz="0" w:space="0" w:color="auto"/>
            <w:bottom w:val="none" w:sz="0" w:space="0" w:color="auto"/>
            <w:right w:val="none" w:sz="0" w:space="0" w:color="auto"/>
          </w:divBdr>
        </w:div>
        <w:div w:id="2101440003">
          <w:marLeft w:val="640"/>
          <w:marRight w:val="0"/>
          <w:marTop w:val="0"/>
          <w:marBottom w:val="0"/>
          <w:divBdr>
            <w:top w:val="none" w:sz="0" w:space="0" w:color="auto"/>
            <w:left w:val="none" w:sz="0" w:space="0" w:color="auto"/>
            <w:bottom w:val="none" w:sz="0" w:space="0" w:color="auto"/>
            <w:right w:val="none" w:sz="0" w:space="0" w:color="auto"/>
          </w:divBdr>
        </w:div>
        <w:div w:id="206987226">
          <w:marLeft w:val="640"/>
          <w:marRight w:val="0"/>
          <w:marTop w:val="0"/>
          <w:marBottom w:val="0"/>
          <w:divBdr>
            <w:top w:val="none" w:sz="0" w:space="0" w:color="auto"/>
            <w:left w:val="none" w:sz="0" w:space="0" w:color="auto"/>
            <w:bottom w:val="none" w:sz="0" w:space="0" w:color="auto"/>
            <w:right w:val="none" w:sz="0" w:space="0" w:color="auto"/>
          </w:divBdr>
        </w:div>
        <w:div w:id="1373506397">
          <w:marLeft w:val="640"/>
          <w:marRight w:val="0"/>
          <w:marTop w:val="0"/>
          <w:marBottom w:val="0"/>
          <w:divBdr>
            <w:top w:val="none" w:sz="0" w:space="0" w:color="auto"/>
            <w:left w:val="none" w:sz="0" w:space="0" w:color="auto"/>
            <w:bottom w:val="none" w:sz="0" w:space="0" w:color="auto"/>
            <w:right w:val="none" w:sz="0" w:space="0" w:color="auto"/>
          </w:divBdr>
        </w:div>
        <w:div w:id="2085250667">
          <w:marLeft w:val="640"/>
          <w:marRight w:val="0"/>
          <w:marTop w:val="0"/>
          <w:marBottom w:val="0"/>
          <w:divBdr>
            <w:top w:val="none" w:sz="0" w:space="0" w:color="auto"/>
            <w:left w:val="none" w:sz="0" w:space="0" w:color="auto"/>
            <w:bottom w:val="none" w:sz="0" w:space="0" w:color="auto"/>
            <w:right w:val="none" w:sz="0" w:space="0" w:color="auto"/>
          </w:divBdr>
        </w:div>
        <w:div w:id="1106653018">
          <w:marLeft w:val="640"/>
          <w:marRight w:val="0"/>
          <w:marTop w:val="0"/>
          <w:marBottom w:val="0"/>
          <w:divBdr>
            <w:top w:val="none" w:sz="0" w:space="0" w:color="auto"/>
            <w:left w:val="none" w:sz="0" w:space="0" w:color="auto"/>
            <w:bottom w:val="none" w:sz="0" w:space="0" w:color="auto"/>
            <w:right w:val="none" w:sz="0" w:space="0" w:color="auto"/>
          </w:divBdr>
        </w:div>
        <w:div w:id="723140525">
          <w:marLeft w:val="640"/>
          <w:marRight w:val="0"/>
          <w:marTop w:val="0"/>
          <w:marBottom w:val="0"/>
          <w:divBdr>
            <w:top w:val="none" w:sz="0" w:space="0" w:color="auto"/>
            <w:left w:val="none" w:sz="0" w:space="0" w:color="auto"/>
            <w:bottom w:val="none" w:sz="0" w:space="0" w:color="auto"/>
            <w:right w:val="none" w:sz="0" w:space="0" w:color="auto"/>
          </w:divBdr>
        </w:div>
        <w:div w:id="2018338963">
          <w:marLeft w:val="640"/>
          <w:marRight w:val="0"/>
          <w:marTop w:val="0"/>
          <w:marBottom w:val="0"/>
          <w:divBdr>
            <w:top w:val="none" w:sz="0" w:space="0" w:color="auto"/>
            <w:left w:val="none" w:sz="0" w:space="0" w:color="auto"/>
            <w:bottom w:val="none" w:sz="0" w:space="0" w:color="auto"/>
            <w:right w:val="none" w:sz="0" w:space="0" w:color="auto"/>
          </w:divBdr>
        </w:div>
        <w:div w:id="129832797">
          <w:marLeft w:val="640"/>
          <w:marRight w:val="0"/>
          <w:marTop w:val="0"/>
          <w:marBottom w:val="0"/>
          <w:divBdr>
            <w:top w:val="none" w:sz="0" w:space="0" w:color="auto"/>
            <w:left w:val="none" w:sz="0" w:space="0" w:color="auto"/>
            <w:bottom w:val="none" w:sz="0" w:space="0" w:color="auto"/>
            <w:right w:val="none" w:sz="0" w:space="0" w:color="auto"/>
          </w:divBdr>
        </w:div>
        <w:div w:id="1674332258">
          <w:marLeft w:val="640"/>
          <w:marRight w:val="0"/>
          <w:marTop w:val="0"/>
          <w:marBottom w:val="0"/>
          <w:divBdr>
            <w:top w:val="none" w:sz="0" w:space="0" w:color="auto"/>
            <w:left w:val="none" w:sz="0" w:space="0" w:color="auto"/>
            <w:bottom w:val="none" w:sz="0" w:space="0" w:color="auto"/>
            <w:right w:val="none" w:sz="0" w:space="0" w:color="auto"/>
          </w:divBdr>
        </w:div>
        <w:div w:id="2053990496">
          <w:marLeft w:val="640"/>
          <w:marRight w:val="0"/>
          <w:marTop w:val="0"/>
          <w:marBottom w:val="0"/>
          <w:divBdr>
            <w:top w:val="none" w:sz="0" w:space="0" w:color="auto"/>
            <w:left w:val="none" w:sz="0" w:space="0" w:color="auto"/>
            <w:bottom w:val="none" w:sz="0" w:space="0" w:color="auto"/>
            <w:right w:val="none" w:sz="0" w:space="0" w:color="auto"/>
          </w:divBdr>
        </w:div>
        <w:div w:id="1292056410">
          <w:marLeft w:val="640"/>
          <w:marRight w:val="0"/>
          <w:marTop w:val="0"/>
          <w:marBottom w:val="0"/>
          <w:divBdr>
            <w:top w:val="none" w:sz="0" w:space="0" w:color="auto"/>
            <w:left w:val="none" w:sz="0" w:space="0" w:color="auto"/>
            <w:bottom w:val="none" w:sz="0" w:space="0" w:color="auto"/>
            <w:right w:val="none" w:sz="0" w:space="0" w:color="auto"/>
          </w:divBdr>
        </w:div>
        <w:div w:id="306977986">
          <w:marLeft w:val="640"/>
          <w:marRight w:val="0"/>
          <w:marTop w:val="0"/>
          <w:marBottom w:val="0"/>
          <w:divBdr>
            <w:top w:val="none" w:sz="0" w:space="0" w:color="auto"/>
            <w:left w:val="none" w:sz="0" w:space="0" w:color="auto"/>
            <w:bottom w:val="none" w:sz="0" w:space="0" w:color="auto"/>
            <w:right w:val="none" w:sz="0" w:space="0" w:color="auto"/>
          </w:divBdr>
        </w:div>
        <w:div w:id="1146822638">
          <w:marLeft w:val="640"/>
          <w:marRight w:val="0"/>
          <w:marTop w:val="0"/>
          <w:marBottom w:val="0"/>
          <w:divBdr>
            <w:top w:val="none" w:sz="0" w:space="0" w:color="auto"/>
            <w:left w:val="none" w:sz="0" w:space="0" w:color="auto"/>
            <w:bottom w:val="none" w:sz="0" w:space="0" w:color="auto"/>
            <w:right w:val="none" w:sz="0" w:space="0" w:color="auto"/>
          </w:divBdr>
        </w:div>
        <w:div w:id="1933735604">
          <w:marLeft w:val="640"/>
          <w:marRight w:val="0"/>
          <w:marTop w:val="0"/>
          <w:marBottom w:val="0"/>
          <w:divBdr>
            <w:top w:val="none" w:sz="0" w:space="0" w:color="auto"/>
            <w:left w:val="none" w:sz="0" w:space="0" w:color="auto"/>
            <w:bottom w:val="none" w:sz="0" w:space="0" w:color="auto"/>
            <w:right w:val="none" w:sz="0" w:space="0" w:color="auto"/>
          </w:divBdr>
        </w:div>
        <w:div w:id="2121609050">
          <w:marLeft w:val="640"/>
          <w:marRight w:val="0"/>
          <w:marTop w:val="0"/>
          <w:marBottom w:val="0"/>
          <w:divBdr>
            <w:top w:val="none" w:sz="0" w:space="0" w:color="auto"/>
            <w:left w:val="none" w:sz="0" w:space="0" w:color="auto"/>
            <w:bottom w:val="none" w:sz="0" w:space="0" w:color="auto"/>
            <w:right w:val="none" w:sz="0" w:space="0" w:color="auto"/>
          </w:divBdr>
        </w:div>
        <w:div w:id="595750414">
          <w:marLeft w:val="640"/>
          <w:marRight w:val="0"/>
          <w:marTop w:val="0"/>
          <w:marBottom w:val="0"/>
          <w:divBdr>
            <w:top w:val="none" w:sz="0" w:space="0" w:color="auto"/>
            <w:left w:val="none" w:sz="0" w:space="0" w:color="auto"/>
            <w:bottom w:val="none" w:sz="0" w:space="0" w:color="auto"/>
            <w:right w:val="none" w:sz="0" w:space="0" w:color="auto"/>
          </w:divBdr>
        </w:div>
        <w:div w:id="647367839">
          <w:marLeft w:val="640"/>
          <w:marRight w:val="0"/>
          <w:marTop w:val="0"/>
          <w:marBottom w:val="0"/>
          <w:divBdr>
            <w:top w:val="none" w:sz="0" w:space="0" w:color="auto"/>
            <w:left w:val="none" w:sz="0" w:space="0" w:color="auto"/>
            <w:bottom w:val="none" w:sz="0" w:space="0" w:color="auto"/>
            <w:right w:val="none" w:sz="0" w:space="0" w:color="auto"/>
          </w:divBdr>
        </w:div>
        <w:div w:id="1219586956">
          <w:marLeft w:val="640"/>
          <w:marRight w:val="0"/>
          <w:marTop w:val="0"/>
          <w:marBottom w:val="0"/>
          <w:divBdr>
            <w:top w:val="none" w:sz="0" w:space="0" w:color="auto"/>
            <w:left w:val="none" w:sz="0" w:space="0" w:color="auto"/>
            <w:bottom w:val="none" w:sz="0" w:space="0" w:color="auto"/>
            <w:right w:val="none" w:sz="0" w:space="0" w:color="auto"/>
          </w:divBdr>
        </w:div>
        <w:div w:id="241763408">
          <w:marLeft w:val="640"/>
          <w:marRight w:val="0"/>
          <w:marTop w:val="0"/>
          <w:marBottom w:val="0"/>
          <w:divBdr>
            <w:top w:val="none" w:sz="0" w:space="0" w:color="auto"/>
            <w:left w:val="none" w:sz="0" w:space="0" w:color="auto"/>
            <w:bottom w:val="none" w:sz="0" w:space="0" w:color="auto"/>
            <w:right w:val="none" w:sz="0" w:space="0" w:color="auto"/>
          </w:divBdr>
        </w:div>
        <w:div w:id="1965187758">
          <w:marLeft w:val="640"/>
          <w:marRight w:val="0"/>
          <w:marTop w:val="0"/>
          <w:marBottom w:val="0"/>
          <w:divBdr>
            <w:top w:val="none" w:sz="0" w:space="0" w:color="auto"/>
            <w:left w:val="none" w:sz="0" w:space="0" w:color="auto"/>
            <w:bottom w:val="none" w:sz="0" w:space="0" w:color="auto"/>
            <w:right w:val="none" w:sz="0" w:space="0" w:color="auto"/>
          </w:divBdr>
        </w:div>
        <w:div w:id="1332177549">
          <w:marLeft w:val="640"/>
          <w:marRight w:val="0"/>
          <w:marTop w:val="0"/>
          <w:marBottom w:val="0"/>
          <w:divBdr>
            <w:top w:val="none" w:sz="0" w:space="0" w:color="auto"/>
            <w:left w:val="none" w:sz="0" w:space="0" w:color="auto"/>
            <w:bottom w:val="none" w:sz="0" w:space="0" w:color="auto"/>
            <w:right w:val="none" w:sz="0" w:space="0" w:color="auto"/>
          </w:divBdr>
        </w:div>
        <w:div w:id="1504935481">
          <w:marLeft w:val="640"/>
          <w:marRight w:val="0"/>
          <w:marTop w:val="0"/>
          <w:marBottom w:val="0"/>
          <w:divBdr>
            <w:top w:val="none" w:sz="0" w:space="0" w:color="auto"/>
            <w:left w:val="none" w:sz="0" w:space="0" w:color="auto"/>
            <w:bottom w:val="none" w:sz="0" w:space="0" w:color="auto"/>
            <w:right w:val="none" w:sz="0" w:space="0" w:color="auto"/>
          </w:divBdr>
        </w:div>
        <w:div w:id="135804260">
          <w:marLeft w:val="640"/>
          <w:marRight w:val="0"/>
          <w:marTop w:val="0"/>
          <w:marBottom w:val="0"/>
          <w:divBdr>
            <w:top w:val="none" w:sz="0" w:space="0" w:color="auto"/>
            <w:left w:val="none" w:sz="0" w:space="0" w:color="auto"/>
            <w:bottom w:val="none" w:sz="0" w:space="0" w:color="auto"/>
            <w:right w:val="none" w:sz="0" w:space="0" w:color="auto"/>
          </w:divBdr>
        </w:div>
        <w:div w:id="1380013536">
          <w:marLeft w:val="640"/>
          <w:marRight w:val="0"/>
          <w:marTop w:val="0"/>
          <w:marBottom w:val="0"/>
          <w:divBdr>
            <w:top w:val="none" w:sz="0" w:space="0" w:color="auto"/>
            <w:left w:val="none" w:sz="0" w:space="0" w:color="auto"/>
            <w:bottom w:val="none" w:sz="0" w:space="0" w:color="auto"/>
            <w:right w:val="none" w:sz="0" w:space="0" w:color="auto"/>
          </w:divBdr>
        </w:div>
        <w:div w:id="575630669">
          <w:marLeft w:val="640"/>
          <w:marRight w:val="0"/>
          <w:marTop w:val="0"/>
          <w:marBottom w:val="0"/>
          <w:divBdr>
            <w:top w:val="none" w:sz="0" w:space="0" w:color="auto"/>
            <w:left w:val="none" w:sz="0" w:space="0" w:color="auto"/>
            <w:bottom w:val="none" w:sz="0" w:space="0" w:color="auto"/>
            <w:right w:val="none" w:sz="0" w:space="0" w:color="auto"/>
          </w:divBdr>
        </w:div>
        <w:div w:id="1399279923">
          <w:marLeft w:val="640"/>
          <w:marRight w:val="0"/>
          <w:marTop w:val="0"/>
          <w:marBottom w:val="0"/>
          <w:divBdr>
            <w:top w:val="none" w:sz="0" w:space="0" w:color="auto"/>
            <w:left w:val="none" w:sz="0" w:space="0" w:color="auto"/>
            <w:bottom w:val="none" w:sz="0" w:space="0" w:color="auto"/>
            <w:right w:val="none" w:sz="0" w:space="0" w:color="auto"/>
          </w:divBdr>
        </w:div>
        <w:div w:id="868832601">
          <w:marLeft w:val="640"/>
          <w:marRight w:val="0"/>
          <w:marTop w:val="0"/>
          <w:marBottom w:val="0"/>
          <w:divBdr>
            <w:top w:val="none" w:sz="0" w:space="0" w:color="auto"/>
            <w:left w:val="none" w:sz="0" w:space="0" w:color="auto"/>
            <w:bottom w:val="none" w:sz="0" w:space="0" w:color="auto"/>
            <w:right w:val="none" w:sz="0" w:space="0" w:color="auto"/>
          </w:divBdr>
        </w:div>
        <w:div w:id="1616449148">
          <w:marLeft w:val="640"/>
          <w:marRight w:val="0"/>
          <w:marTop w:val="0"/>
          <w:marBottom w:val="0"/>
          <w:divBdr>
            <w:top w:val="none" w:sz="0" w:space="0" w:color="auto"/>
            <w:left w:val="none" w:sz="0" w:space="0" w:color="auto"/>
            <w:bottom w:val="none" w:sz="0" w:space="0" w:color="auto"/>
            <w:right w:val="none" w:sz="0" w:space="0" w:color="auto"/>
          </w:divBdr>
        </w:div>
        <w:div w:id="729155410">
          <w:marLeft w:val="640"/>
          <w:marRight w:val="0"/>
          <w:marTop w:val="0"/>
          <w:marBottom w:val="0"/>
          <w:divBdr>
            <w:top w:val="none" w:sz="0" w:space="0" w:color="auto"/>
            <w:left w:val="none" w:sz="0" w:space="0" w:color="auto"/>
            <w:bottom w:val="none" w:sz="0" w:space="0" w:color="auto"/>
            <w:right w:val="none" w:sz="0" w:space="0" w:color="auto"/>
          </w:divBdr>
        </w:div>
        <w:div w:id="1510869372">
          <w:marLeft w:val="640"/>
          <w:marRight w:val="0"/>
          <w:marTop w:val="0"/>
          <w:marBottom w:val="0"/>
          <w:divBdr>
            <w:top w:val="none" w:sz="0" w:space="0" w:color="auto"/>
            <w:left w:val="none" w:sz="0" w:space="0" w:color="auto"/>
            <w:bottom w:val="none" w:sz="0" w:space="0" w:color="auto"/>
            <w:right w:val="none" w:sz="0" w:space="0" w:color="auto"/>
          </w:divBdr>
        </w:div>
        <w:div w:id="1496989992">
          <w:marLeft w:val="640"/>
          <w:marRight w:val="0"/>
          <w:marTop w:val="0"/>
          <w:marBottom w:val="0"/>
          <w:divBdr>
            <w:top w:val="none" w:sz="0" w:space="0" w:color="auto"/>
            <w:left w:val="none" w:sz="0" w:space="0" w:color="auto"/>
            <w:bottom w:val="none" w:sz="0" w:space="0" w:color="auto"/>
            <w:right w:val="none" w:sz="0" w:space="0" w:color="auto"/>
          </w:divBdr>
        </w:div>
        <w:div w:id="1091439317">
          <w:marLeft w:val="640"/>
          <w:marRight w:val="0"/>
          <w:marTop w:val="0"/>
          <w:marBottom w:val="0"/>
          <w:divBdr>
            <w:top w:val="none" w:sz="0" w:space="0" w:color="auto"/>
            <w:left w:val="none" w:sz="0" w:space="0" w:color="auto"/>
            <w:bottom w:val="none" w:sz="0" w:space="0" w:color="auto"/>
            <w:right w:val="none" w:sz="0" w:space="0" w:color="auto"/>
          </w:divBdr>
        </w:div>
        <w:div w:id="355693773">
          <w:marLeft w:val="640"/>
          <w:marRight w:val="0"/>
          <w:marTop w:val="0"/>
          <w:marBottom w:val="0"/>
          <w:divBdr>
            <w:top w:val="none" w:sz="0" w:space="0" w:color="auto"/>
            <w:left w:val="none" w:sz="0" w:space="0" w:color="auto"/>
            <w:bottom w:val="none" w:sz="0" w:space="0" w:color="auto"/>
            <w:right w:val="none" w:sz="0" w:space="0" w:color="auto"/>
          </w:divBdr>
        </w:div>
        <w:div w:id="117140867">
          <w:marLeft w:val="640"/>
          <w:marRight w:val="0"/>
          <w:marTop w:val="0"/>
          <w:marBottom w:val="0"/>
          <w:divBdr>
            <w:top w:val="none" w:sz="0" w:space="0" w:color="auto"/>
            <w:left w:val="none" w:sz="0" w:space="0" w:color="auto"/>
            <w:bottom w:val="none" w:sz="0" w:space="0" w:color="auto"/>
            <w:right w:val="none" w:sz="0" w:space="0" w:color="auto"/>
          </w:divBdr>
        </w:div>
        <w:div w:id="1370490163">
          <w:marLeft w:val="640"/>
          <w:marRight w:val="0"/>
          <w:marTop w:val="0"/>
          <w:marBottom w:val="0"/>
          <w:divBdr>
            <w:top w:val="none" w:sz="0" w:space="0" w:color="auto"/>
            <w:left w:val="none" w:sz="0" w:space="0" w:color="auto"/>
            <w:bottom w:val="none" w:sz="0" w:space="0" w:color="auto"/>
            <w:right w:val="none" w:sz="0" w:space="0" w:color="auto"/>
          </w:divBdr>
        </w:div>
        <w:div w:id="1866670927">
          <w:marLeft w:val="640"/>
          <w:marRight w:val="0"/>
          <w:marTop w:val="0"/>
          <w:marBottom w:val="0"/>
          <w:divBdr>
            <w:top w:val="none" w:sz="0" w:space="0" w:color="auto"/>
            <w:left w:val="none" w:sz="0" w:space="0" w:color="auto"/>
            <w:bottom w:val="none" w:sz="0" w:space="0" w:color="auto"/>
            <w:right w:val="none" w:sz="0" w:space="0" w:color="auto"/>
          </w:divBdr>
        </w:div>
        <w:div w:id="246698429">
          <w:marLeft w:val="640"/>
          <w:marRight w:val="0"/>
          <w:marTop w:val="0"/>
          <w:marBottom w:val="0"/>
          <w:divBdr>
            <w:top w:val="none" w:sz="0" w:space="0" w:color="auto"/>
            <w:left w:val="none" w:sz="0" w:space="0" w:color="auto"/>
            <w:bottom w:val="none" w:sz="0" w:space="0" w:color="auto"/>
            <w:right w:val="none" w:sz="0" w:space="0" w:color="auto"/>
          </w:divBdr>
        </w:div>
        <w:div w:id="1542204184">
          <w:marLeft w:val="640"/>
          <w:marRight w:val="0"/>
          <w:marTop w:val="0"/>
          <w:marBottom w:val="0"/>
          <w:divBdr>
            <w:top w:val="none" w:sz="0" w:space="0" w:color="auto"/>
            <w:left w:val="none" w:sz="0" w:space="0" w:color="auto"/>
            <w:bottom w:val="none" w:sz="0" w:space="0" w:color="auto"/>
            <w:right w:val="none" w:sz="0" w:space="0" w:color="auto"/>
          </w:divBdr>
        </w:div>
        <w:div w:id="1366561159">
          <w:marLeft w:val="640"/>
          <w:marRight w:val="0"/>
          <w:marTop w:val="0"/>
          <w:marBottom w:val="0"/>
          <w:divBdr>
            <w:top w:val="none" w:sz="0" w:space="0" w:color="auto"/>
            <w:left w:val="none" w:sz="0" w:space="0" w:color="auto"/>
            <w:bottom w:val="none" w:sz="0" w:space="0" w:color="auto"/>
            <w:right w:val="none" w:sz="0" w:space="0" w:color="auto"/>
          </w:divBdr>
        </w:div>
        <w:div w:id="1718971192">
          <w:marLeft w:val="640"/>
          <w:marRight w:val="0"/>
          <w:marTop w:val="0"/>
          <w:marBottom w:val="0"/>
          <w:divBdr>
            <w:top w:val="none" w:sz="0" w:space="0" w:color="auto"/>
            <w:left w:val="none" w:sz="0" w:space="0" w:color="auto"/>
            <w:bottom w:val="none" w:sz="0" w:space="0" w:color="auto"/>
            <w:right w:val="none" w:sz="0" w:space="0" w:color="auto"/>
          </w:divBdr>
        </w:div>
        <w:div w:id="2092116306">
          <w:marLeft w:val="640"/>
          <w:marRight w:val="0"/>
          <w:marTop w:val="0"/>
          <w:marBottom w:val="0"/>
          <w:divBdr>
            <w:top w:val="none" w:sz="0" w:space="0" w:color="auto"/>
            <w:left w:val="none" w:sz="0" w:space="0" w:color="auto"/>
            <w:bottom w:val="none" w:sz="0" w:space="0" w:color="auto"/>
            <w:right w:val="none" w:sz="0" w:space="0" w:color="auto"/>
          </w:divBdr>
        </w:div>
        <w:div w:id="895166772">
          <w:marLeft w:val="640"/>
          <w:marRight w:val="0"/>
          <w:marTop w:val="0"/>
          <w:marBottom w:val="0"/>
          <w:divBdr>
            <w:top w:val="none" w:sz="0" w:space="0" w:color="auto"/>
            <w:left w:val="none" w:sz="0" w:space="0" w:color="auto"/>
            <w:bottom w:val="none" w:sz="0" w:space="0" w:color="auto"/>
            <w:right w:val="none" w:sz="0" w:space="0" w:color="auto"/>
          </w:divBdr>
        </w:div>
        <w:div w:id="1314215082">
          <w:marLeft w:val="640"/>
          <w:marRight w:val="0"/>
          <w:marTop w:val="0"/>
          <w:marBottom w:val="0"/>
          <w:divBdr>
            <w:top w:val="none" w:sz="0" w:space="0" w:color="auto"/>
            <w:left w:val="none" w:sz="0" w:space="0" w:color="auto"/>
            <w:bottom w:val="none" w:sz="0" w:space="0" w:color="auto"/>
            <w:right w:val="none" w:sz="0" w:space="0" w:color="auto"/>
          </w:divBdr>
        </w:div>
        <w:div w:id="227155949">
          <w:marLeft w:val="640"/>
          <w:marRight w:val="0"/>
          <w:marTop w:val="0"/>
          <w:marBottom w:val="0"/>
          <w:divBdr>
            <w:top w:val="none" w:sz="0" w:space="0" w:color="auto"/>
            <w:left w:val="none" w:sz="0" w:space="0" w:color="auto"/>
            <w:bottom w:val="none" w:sz="0" w:space="0" w:color="auto"/>
            <w:right w:val="none" w:sz="0" w:space="0" w:color="auto"/>
          </w:divBdr>
        </w:div>
        <w:div w:id="1338536027">
          <w:marLeft w:val="640"/>
          <w:marRight w:val="0"/>
          <w:marTop w:val="0"/>
          <w:marBottom w:val="0"/>
          <w:divBdr>
            <w:top w:val="none" w:sz="0" w:space="0" w:color="auto"/>
            <w:left w:val="none" w:sz="0" w:space="0" w:color="auto"/>
            <w:bottom w:val="none" w:sz="0" w:space="0" w:color="auto"/>
            <w:right w:val="none" w:sz="0" w:space="0" w:color="auto"/>
          </w:divBdr>
        </w:div>
        <w:div w:id="259069706">
          <w:marLeft w:val="640"/>
          <w:marRight w:val="0"/>
          <w:marTop w:val="0"/>
          <w:marBottom w:val="0"/>
          <w:divBdr>
            <w:top w:val="none" w:sz="0" w:space="0" w:color="auto"/>
            <w:left w:val="none" w:sz="0" w:space="0" w:color="auto"/>
            <w:bottom w:val="none" w:sz="0" w:space="0" w:color="auto"/>
            <w:right w:val="none" w:sz="0" w:space="0" w:color="auto"/>
          </w:divBdr>
        </w:div>
        <w:div w:id="1831630757">
          <w:marLeft w:val="640"/>
          <w:marRight w:val="0"/>
          <w:marTop w:val="0"/>
          <w:marBottom w:val="0"/>
          <w:divBdr>
            <w:top w:val="none" w:sz="0" w:space="0" w:color="auto"/>
            <w:left w:val="none" w:sz="0" w:space="0" w:color="auto"/>
            <w:bottom w:val="none" w:sz="0" w:space="0" w:color="auto"/>
            <w:right w:val="none" w:sz="0" w:space="0" w:color="auto"/>
          </w:divBdr>
        </w:div>
        <w:div w:id="248806391">
          <w:marLeft w:val="640"/>
          <w:marRight w:val="0"/>
          <w:marTop w:val="0"/>
          <w:marBottom w:val="0"/>
          <w:divBdr>
            <w:top w:val="none" w:sz="0" w:space="0" w:color="auto"/>
            <w:left w:val="none" w:sz="0" w:space="0" w:color="auto"/>
            <w:bottom w:val="none" w:sz="0" w:space="0" w:color="auto"/>
            <w:right w:val="none" w:sz="0" w:space="0" w:color="auto"/>
          </w:divBdr>
        </w:div>
        <w:div w:id="1751736049">
          <w:marLeft w:val="640"/>
          <w:marRight w:val="0"/>
          <w:marTop w:val="0"/>
          <w:marBottom w:val="0"/>
          <w:divBdr>
            <w:top w:val="none" w:sz="0" w:space="0" w:color="auto"/>
            <w:left w:val="none" w:sz="0" w:space="0" w:color="auto"/>
            <w:bottom w:val="none" w:sz="0" w:space="0" w:color="auto"/>
            <w:right w:val="none" w:sz="0" w:space="0" w:color="auto"/>
          </w:divBdr>
        </w:div>
        <w:div w:id="1432898487">
          <w:marLeft w:val="640"/>
          <w:marRight w:val="0"/>
          <w:marTop w:val="0"/>
          <w:marBottom w:val="0"/>
          <w:divBdr>
            <w:top w:val="none" w:sz="0" w:space="0" w:color="auto"/>
            <w:left w:val="none" w:sz="0" w:space="0" w:color="auto"/>
            <w:bottom w:val="none" w:sz="0" w:space="0" w:color="auto"/>
            <w:right w:val="none" w:sz="0" w:space="0" w:color="auto"/>
          </w:divBdr>
        </w:div>
        <w:div w:id="943002283">
          <w:marLeft w:val="640"/>
          <w:marRight w:val="0"/>
          <w:marTop w:val="0"/>
          <w:marBottom w:val="0"/>
          <w:divBdr>
            <w:top w:val="none" w:sz="0" w:space="0" w:color="auto"/>
            <w:left w:val="none" w:sz="0" w:space="0" w:color="auto"/>
            <w:bottom w:val="none" w:sz="0" w:space="0" w:color="auto"/>
            <w:right w:val="none" w:sz="0" w:space="0" w:color="auto"/>
          </w:divBdr>
        </w:div>
        <w:div w:id="1242060917">
          <w:marLeft w:val="640"/>
          <w:marRight w:val="0"/>
          <w:marTop w:val="0"/>
          <w:marBottom w:val="0"/>
          <w:divBdr>
            <w:top w:val="none" w:sz="0" w:space="0" w:color="auto"/>
            <w:left w:val="none" w:sz="0" w:space="0" w:color="auto"/>
            <w:bottom w:val="none" w:sz="0" w:space="0" w:color="auto"/>
            <w:right w:val="none" w:sz="0" w:space="0" w:color="auto"/>
          </w:divBdr>
        </w:div>
        <w:div w:id="319122716">
          <w:marLeft w:val="640"/>
          <w:marRight w:val="0"/>
          <w:marTop w:val="0"/>
          <w:marBottom w:val="0"/>
          <w:divBdr>
            <w:top w:val="none" w:sz="0" w:space="0" w:color="auto"/>
            <w:left w:val="none" w:sz="0" w:space="0" w:color="auto"/>
            <w:bottom w:val="none" w:sz="0" w:space="0" w:color="auto"/>
            <w:right w:val="none" w:sz="0" w:space="0" w:color="auto"/>
          </w:divBdr>
        </w:div>
        <w:div w:id="109472959">
          <w:marLeft w:val="640"/>
          <w:marRight w:val="0"/>
          <w:marTop w:val="0"/>
          <w:marBottom w:val="0"/>
          <w:divBdr>
            <w:top w:val="none" w:sz="0" w:space="0" w:color="auto"/>
            <w:left w:val="none" w:sz="0" w:space="0" w:color="auto"/>
            <w:bottom w:val="none" w:sz="0" w:space="0" w:color="auto"/>
            <w:right w:val="none" w:sz="0" w:space="0" w:color="auto"/>
          </w:divBdr>
        </w:div>
        <w:div w:id="37516207">
          <w:marLeft w:val="640"/>
          <w:marRight w:val="0"/>
          <w:marTop w:val="0"/>
          <w:marBottom w:val="0"/>
          <w:divBdr>
            <w:top w:val="none" w:sz="0" w:space="0" w:color="auto"/>
            <w:left w:val="none" w:sz="0" w:space="0" w:color="auto"/>
            <w:bottom w:val="none" w:sz="0" w:space="0" w:color="auto"/>
            <w:right w:val="none" w:sz="0" w:space="0" w:color="auto"/>
          </w:divBdr>
        </w:div>
        <w:div w:id="949506307">
          <w:marLeft w:val="640"/>
          <w:marRight w:val="0"/>
          <w:marTop w:val="0"/>
          <w:marBottom w:val="0"/>
          <w:divBdr>
            <w:top w:val="none" w:sz="0" w:space="0" w:color="auto"/>
            <w:left w:val="none" w:sz="0" w:space="0" w:color="auto"/>
            <w:bottom w:val="none" w:sz="0" w:space="0" w:color="auto"/>
            <w:right w:val="none" w:sz="0" w:space="0" w:color="auto"/>
          </w:divBdr>
        </w:div>
        <w:div w:id="126704831">
          <w:marLeft w:val="640"/>
          <w:marRight w:val="0"/>
          <w:marTop w:val="0"/>
          <w:marBottom w:val="0"/>
          <w:divBdr>
            <w:top w:val="none" w:sz="0" w:space="0" w:color="auto"/>
            <w:left w:val="none" w:sz="0" w:space="0" w:color="auto"/>
            <w:bottom w:val="none" w:sz="0" w:space="0" w:color="auto"/>
            <w:right w:val="none" w:sz="0" w:space="0" w:color="auto"/>
          </w:divBdr>
        </w:div>
        <w:div w:id="667173449">
          <w:marLeft w:val="640"/>
          <w:marRight w:val="0"/>
          <w:marTop w:val="0"/>
          <w:marBottom w:val="0"/>
          <w:divBdr>
            <w:top w:val="none" w:sz="0" w:space="0" w:color="auto"/>
            <w:left w:val="none" w:sz="0" w:space="0" w:color="auto"/>
            <w:bottom w:val="none" w:sz="0" w:space="0" w:color="auto"/>
            <w:right w:val="none" w:sz="0" w:space="0" w:color="auto"/>
          </w:divBdr>
        </w:div>
        <w:div w:id="153495821">
          <w:marLeft w:val="640"/>
          <w:marRight w:val="0"/>
          <w:marTop w:val="0"/>
          <w:marBottom w:val="0"/>
          <w:divBdr>
            <w:top w:val="none" w:sz="0" w:space="0" w:color="auto"/>
            <w:left w:val="none" w:sz="0" w:space="0" w:color="auto"/>
            <w:bottom w:val="none" w:sz="0" w:space="0" w:color="auto"/>
            <w:right w:val="none" w:sz="0" w:space="0" w:color="auto"/>
          </w:divBdr>
        </w:div>
        <w:div w:id="1882130127">
          <w:marLeft w:val="640"/>
          <w:marRight w:val="0"/>
          <w:marTop w:val="0"/>
          <w:marBottom w:val="0"/>
          <w:divBdr>
            <w:top w:val="none" w:sz="0" w:space="0" w:color="auto"/>
            <w:left w:val="none" w:sz="0" w:space="0" w:color="auto"/>
            <w:bottom w:val="none" w:sz="0" w:space="0" w:color="auto"/>
            <w:right w:val="none" w:sz="0" w:space="0" w:color="auto"/>
          </w:divBdr>
        </w:div>
        <w:div w:id="1237129357">
          <w:marLeft w:val="640"/>
          <w:marRight w:val="0"/>
          <w:marTop w:val="0"/>
          <w:marBottom w:val="0"/>
          <w:divBdr>
            <w:top w:val="none" w:sz="0" w:space="0" w:color="auto"/>
            <w:left w:val="none" w:sz="0" w:space="0" w:color="auto"/>
            <w:bottom w:val="none" w:sz="0" w:space="0" w:color="auto"/>
            <w:right w:val="none" w:sz="0" w:space="0" w:color="auto"/>
          </w:divBdr>
        </w:div>
        <w:div w:id="2069693625">
          <w:marLeft w:val="640"/>
          <w:marRight w:val="0"/>
          <w:marTop w:val="0"/>
          <w:marBottom w:val="0"/>
          <w:divBdr>
            <w:top w:val="none" w:sz="0" w:space="0" w:color="auto"/>
            <w:left w:val="none" w:sz="0" w:space="0" w:color="auto"/>
            <w:bottom w:val="none" w:sz="0" w:space="0" w:color="auto"/>
            <w:right w:val="none" w:sz="0" w:space="0" w:color="auto"/>
          </w:divBdr>
        </w:div>
        <w:div w:id="608774939">
          <w:marLeft w:val="640"/>
          <w:marRight w:val="0"/>
          <w:marTop w:val="0"/>
          <w:marBottom w:val="0"/>
          <w:divBdr>
            <w:top w:val="none" w:sz="0" w:space="0" w:color="auto"/>
            <w:left w:val="none" w:sz="0" w:space="0" w:color="auto"/>
            <w:bottom w:val="none" w:sz="0" w:space="0" w:color="auto"/>
            <w:right w:val="none" w:sz="0" w:space="0" w:color="auto"/>
          </w:divBdr>
        </w:div>
        <w:div w:id="1033532564">
          <w:marLeft w:val="640"/>
          <w:marRight w:val="0"/>
          <w:marTop w:val="0"/>
          <w:marBottom w:val="0"/>
          <w:divBdr>
            <w:top w:val="none" w:sz="0" w:space="0" w:color="auto"/>
            <w:left w:val="none" w:sz="0" w:space="0" w:color="auto"/>
            <w:bottom w:val="none" w:sz="0" w:space="0" w:color="auto"/>
            <w:right w:val="none" w:sz="0" w:space="0" w:color="auto"/>
          </w:divBdr>
        </w:div>
        <w:div w:id="212930167">
          <w:marLeft w:val="640"/>
          <w:marRight w:val="0"/>
          <w:marTop w:val="0"/>
          <w:marBottom w:val="0"/>
          <w:divBdr>
            <w:top w:val="none" w:sz="0" w:space="0" w:color="auto"/>
            <w:left w:val="none" w:sz="0" w:space="0" w:color="auto"/>
            <w:bottom w:val="none" w:sz="0" w:space="0" w:color="auto"/>
            <w:right w:val="none" w:sz="0" w:space="0" w:color="auto"/>
          </w:divBdr>
        </w:div>
        <w:div w:id="1751808550">
          <w:marLeft w:val="640"/>
          <w:marRight w:val="0"/>
          <w:marTop w:val="0"/>
          <w:marBottom w:val="0"/>
          <w:divBdr>
            <w:top w:val="none" w:sz="0" w:space="0" w:color="auto"/>
            <w:left w:val="none" w:sz="0" w:space="0" w:color="auto"/>
            <w:bottom w:val="none" w:sz="0" w:space="0" w:color="auto"/>
            <w:right w:val="none" w:sz="0" w:space="0" w:color="auto"/>
          </w:divBdr>
        </w:div>
        <w:div w:id="1053040882">
          <w:marLeft w:val="640"/>
          <w:marRight w:val="0"/>
          <w:marTop w:val="0"/>
          <w:marBottom w:val="0"/>
          <w:divBdr>
            <w:top w:val="none" w:sz="0" w:space="0" w:color="auto"/>
            <w:left w:val="none" w:sz="0" w:space="0" w:color="auto"/>
            <w:bottom w:val="none" w:sz="0" w:space="0" w:color="auto"/>
            <w:right w:val="none" w:sz="0" w:space="0" w:color="auto"/>
          </w:divBdr>
        </w:div>
        <w:div w:id="2040814866">
          <w:marLeft w:val="640"/>
          <w:marRight w:val="0"/>
          <w:marTop w:val="0"/>
          <w:marBottom w:val="0"/>
          <w:divBdr>
            <w:top w:val="none" w:sz="0" w:space="0" w:color="auto"/>
            <w:left w:val="none" w:sz="0" w:space="0" w:color="auto"/>
            <w:bottom w:val="none" w:sz="0" w:space="0" w:color="auto"/>
            <w:right w:val="none" w:sz="0" w:space="0" w:color="auto"/>
          </w:divBdr>
        </w:div>
        <w:div w:id="819884795">
          <w:marLeft w:val="640"/>
          <w:marRight w:val="0"/>
          <w:marTop w:val="0"/>
          <w:marBottom w:val="0"/>
          <w:divBdr>
            <w:top w:val="none" w:sz="0" w:space="0" w:color="auto"/>
            <w:left w:val="none" w:sz="0" w:space="0" w:color="auto"/>
            <w:bottom w:val="none" w:sz="0" w:space="0" w:color="auto"/>
            <w:right w:val="none" w:sz="0" w:space="0" w:color="auto"/>
          </w:divBdr>
        </w:div>
        <w:div w:id="577595631">
          <w:marLeft w:val="640"/>
          <w:marRight w:val="0"/>
          <w:marTop w:val="0"/>
          <w:marBottom w:val="0"/>
          <w:divBdr>
            <w:top w:val="none" w:sz="0" w:space="0" w:color="auto"/>
            <w:left w:val="none" w:sz="0" w:space="0" w:color="auto"/>
            <w:bottom w:val="none" w:sz="0" w:space="0" w:color="auto"/>
            <w:right w:val="none" w:sz="0" w:space="0" w:color="auto"/>
          </w:divBdr>
        </w:div>
        <w:div w:id="984118177">
          <w:marLeft w:val="640"/>
          <w:marRight w:val="0"/>
          <w:marTop w:val="0"/>
          <w:marBottom w:val="0"/>
          <w:divBdr>
            <w:top w:val="none" w:sz="0" w:space="0" w:color="auto"/>
            <w:left w:val="none" w:sz="0" w:space="0" w:color="auto"/>
            <w:bottom w:val="none" w:sz="0" w:space="0" w:color="auto"/>
            <w:right w:val="none" w:sz="0" w:space="0" w:color="auto"/>
          </w:divBdr>
        </w:div>
        <w:div w:id="532040729">
          <w:marLeft w:val="640"/>
          <w:marRight w:val="0"/>
          <w:marTop w:val="0"/>
          <w:marBottom w:val="0"/>
          <w:divBdr>
            <w:top w:val="none" w:sz="0" w:space="0" w:color="auto"/>
            <w:left w:val="none" w:sz="0" w:space="0" w:color="auto"/>
            <w:bottom w:val="none" w:sz="0" w:space="0" w:color="auto"/>
            <w:right w:val="none" w:sz="0" w:space="0" w:color="auto"/>
          </w:divBdr>
        </w:div>
        <w:div w:id="129440286">
          <w:marLeft w:val="640"/>
          <w:marRight w:val="0"/>
          <w:marTop w:val="0"/>
          <w:marBottom w:val="0"/>
          <w:divBdr>
            <w:top w:val="none" w:sz="0" w:space="0" w:color="auto"/>
            <w:left w:val="none" w:sz="0" w:space="0" w:color="auto"/>
            <w:bottom w:val="none" w:sz="0" w:space="0" w:color="auto"/>
            <w:right w:val="none" w:sz="0" w:space="0" w:color="auto"/>
          </w:divBdr>
        </w:div>
        <w:div w:id="2053109">
          <w:marLeft w:val="640"/>
          <w:marRight w:val="0"/>
          <w:marTop w:val="0"/>
          <w:marBottom w:val="0"/>
          <w:divBdr>
            <w:top w:val="none" w:sz="0" w:space="0" w:color="auto"/>
            <w:left w:val="none" w:sz="0" w:space="0" w:color="auto"/>
            <w:bottom w:val="none" w:sz="0" w:space="0" w:color="auto"/>
            <w:right w:val="none" w:sz="0" w:space="0" w:color="auto"/>
          </w:divBdr>
        </w:div>
        <w:div w:id="1978029504">
          <w:marLeft w:val="640"/>
          <w:marRight w:val="0"/>
          <w:marTop w:val="0"/>
          <w:marBottom w:val="0"/>
          <w:divBdr>
            <w:top w:val="none" w:sz="0" w:space="0" w:color="auto"/>
            <w:left w:val="none" w:sz="0" w:space="0" w:color="auto"/>
            <w:bottom w:val="none" w:sz="0" w:space="0" w:color="auto"/>
            <w:right w:val="none" w:sz="0" w:space="0" w:color="auto"/>
          </w:divBdr>
        </w:div>
        <w:div w:id="1053968405">
          <w:marLeft w:val="640"/>
          <w:marRight w:val="0"/>
          <w:marTop w:val="0"/>
          <w:marBottom w:val="0"/>
          <w:divBdr>
            <w:top w:val="none" w:sz="0" w:space="0" w:color="auto"/>
            <w:left w:val="none" w:sz="0" w:space="0" w:color="auto"/>
            <w:bottom w:val="none" w:sz="0" w:space="0" w:color="auto"/>
            <w:right w:val="none" w:sz="0" w:space="0" w:color="auto"/>
          </w:divBdr>
        </w:div>
        <w:div w:id="1559508140">
          <w:marLeft w:val="640"/>
          <w:marRight w:val="0"/>
          <w:marTop w:val="0"/>
          <w:marBottom w:val="0"/>
          <w:divBdr>
            <w:top w:val="none" w:sz="0" w:space="0" w:color="auto"/>
            <w:left w:val="none" w:sz="0" w:space="0" w:color="auto"/>
            <w:bottom w:val="none" w:sz="0" w:space="0" w:color="auto"/>
            <w:right w:val="none" w:sz="0" w:space="0" w:color="auto"/>
          </w:divBdr>
        </w:div>
        <w:div w:id="1003774677">
          <w:marLeft w:val="640"/>
          <w:marRight w:val="0"/>
          <w:marTop w:val="0"/>
          <w:marBottom w:val="0"/>
          <w:divBdr>
            <w:top w:val="none" w:sz="0" w:space="0" w:color="auto"/>
            <w:left w:val="none" w:sz="0" w:space="0" w:color="auto"/>
            <w:bottom w:val="none" w:sz="0" w:space="0" w:color="auto"/>
            <w:right w:val="none" w:sz="0" w:space="0" w:color="auto"/>
          </w:divBdr>
        </w:div>
        <w:div w:id="912154885">
          <w:marLeft w:val="640"/>
          <w:marRight w:val="0"/>
          <w:marTop w:val="0"/>
          <w:marBottom w:val="0"/>
          <w:divBdr>
            <w:top w:val="none" w:sz="0" w:space="0" w:color="auto"/>
            <w:left w:val="none" w:sz="0" w:space="0" w:color="auto"/>
            <w:bottom w:val="none" w:sz="0" w:space="0" w:color="auto"/>
            <w:right w:val="none" w:sz="0" w:space="0" w:color="auto"/>
          </w:divBdr>
        </w:div>
        <w:div w:id="478572635">
          <w:marLeft w:val="640"/>
          <w:marRight w:val="0"/>
          <w:marTop w:val="0"/>
          <w:marBottom w:val="0"/>
          <w:divBdr>
            <w:top w:val="none" w:sz="0" w:space="0" w:color="auto"/>
            <w:left w:val="none" w:sz="0" w:space="0" w:color="auto"/>
            <w:bottom w:val="none" w:sz="0" w:space="0" w:color="auto"/>
            <w:right w:val="none" w:sz="0" w:space="0" w:color="auto"/>
          </w:divBdr>
        </w:div>
        <w:div w:id="52850388">
          <w:marLeft w:val="640"/>
          <w:marRight w:val="0"/>
          <w:marTop w:val="0"/>
          <w:marBottom w:val="0"/>
          <w:divBdr>
            <w:top w:val="none" w:sz="0" w:space="0" w:color="auto"/>
            <w:left w:val="none" w:sz="0" w:space="0" w:color="auto"/>
            <w:bottom w:val="none" w:sz="0" w:space="0" w:color="auto"/>
            <w:right w:val="none" w:sz="0" w:space="0" w:color="auto"/>
          </w:divBdr>
        </w:div>
        <w:div w:id="1385176523">
          <w:marLeft w:val="640"/>
          <w:marRight w:val="0"/>
          <w:marTop w:val="0"/>
          <w:marBottom w:val="0"/>
          <w:divBdr>
            <w:top w:val="none" w:sz="0" w:space="0" w:color="auto"/>
            <w:left w:val="none" w:sz="0" w:space="0" w:color="auto"/>
            <w:bottom w:val="none" w:sz="0" w:space="0" w:color="auto"/>
            <w:right w:val="none" w:sz="0" w:space="0" w:color="auto"/>
          </w:divBdr>
        </w:div>
        <w:div w:id="2030719738">
          <w:marLeft w:val="640"/>
          <w:marRight w:val="0"/>
          <w:marTop w:val="0"/>
          <w:marBottom w:val="0"/>
          <w:divBdr>
            <w:top w:val="none" w:sz="0" w:space="0" w:color="auto"/>
            <w:left w:val="none" w:sz="0" w:space="0" w:color="auto"/>
            <w:bottom w:val="none" w:sz="0" w:space="0" w:color="auto"/>
            <w:right w:val="none" w:sz="0" w:space="0" w:color="auto"/>
          </w:divBdr>
        </w:div>
        <w:div w:id="1933198992">
          <w:marLeft w:val="640"/>
          <w:marRight w:val="0"/>
          <w:marTop w:val="0"/>
          <w:marBottom w:val="0"/>
          <w:divBdr>
            <w:top w:val="none" w:sz="0" w:space="0" w:color="auto"/>
            <w:left w:val="none" w:sz="0" w:space="0" w:color="auto"/>
            <w:bottom w:val="none" w:sz="0" w:space="0" w:color="auto"/>
            <w:right w:val="none" w:sz="0" w:space="0" w:color="auto"/>
          </w:divBdr>
        </w:div>
        <w:div w:id="217516026">
          <w:marLeft w:val="640"/>
          <w:marRight w:val="0"/>
          <w:marTop w:val="0"/>
          <w:marBottom w:val="0"/>
          <w:divBdr>
            <w:top w:val="none" w:sz="0" w:space="0" w:color="auto"/>
            <w:left w:val="none" w:sz="0" w:space="0" w:color="auto"/>
            <w:bottom w:val="none" w:sz="0" w:space="0" w:color="auto"/>
            <w:right w:val="none" w:sz="0" w:space="0" w:color="auto"/>
          </w:divBdr>
        </w:div>
        <w:div w:id="163769">
          <w:marLeft w:val="640"/>
          <w:marRight w:val="0"/>
          <w:marTop w:val="0"/>
          <w:marBottom w:val="0"/>
          <w:divBdr>
            <w:top w:val="none" w:sz="0" w:space="0" w:color="auto"/>
            <w:left w:val="none" w:sz="0" w:space="0" w:color="auto"/>
            <w:bottom w:val="none" w:sz="0" w:space="0" w:color="auto"/>
            <w:right w:val="none" w:sz="0" w:space="0" w:color="auto"/>
          </w:divBdr>
        </w:div>
        <w:div w:id="2106882268">
          <w:marLeft w:val="640"/>
          <w:marRight w:val="0"/>
          <w:marTop w:val="0"/>
          <w:marBottom w:val="0"/>
          <w:divBdr>
            <w:top w:val="none" w:sz="0" w:space="0" w:color="auto"/>
            <w:left w:val="none" w:sz="0" w:space="0" w:color="auto"/>
            <w:bottom w:val="none" w:sz="0" w:space="0" w:color="auto"/>
            <w:right w:val="none" w:sz="0" w:space="0" w:color="auto"/>
          </w:divBdr>
        </w:div>
        <w:div w:id="1242371992">
          <w:marLeft w:val="640"/>
          <w:marRight w:val="0"/>
          <w:marTop w:val="0"/>
          <w:marBottom w:val="0"/>
          <w:divBdr>
            <w:top w:val="none" w:sz="0" w:space="0" w:color="auto"/>
            <w:left w:val="none" w:sz="0" w:space="0" w:color="auto"/>
            <w:bottom w:val="none" w:sz="0" w:space="0" w:color="auto"/>
            <w:right w:val="none" w:sz="0" w:space="0" w:color="auto"/>
          </w:divBdr>
        </w:div>
        <w:div w:id="901059840">
          <w:marLeft w:val="640"/>
          <w:marRight w:val="0"/>
          <w:marTop w:val="0"/>
          <w:marBottom w:val="0"/>
          <w:divBdr>
            <w:top w:val="none" w:sz="0" w:space="0" w:color="auto"/>
            <w:left w:val="none" w:sz="0" w:space="0" w:color="auto"/>
            <w:bottom w:val="none" w:sz="0" w:space="0" w:color="auto"/>
            <w:right w:val="none" w:sz="0" w:space="0" w:color="auto"/>
          </w:divBdr>
        </w:div>
        <w:div w:id="1091896003">
          <w:marLeft w:val="640"/>
          <w:marRight w:val="0"/>
          <w:marTop w:val="0"/>
          <w:marBottom w:val="0"/>
          <w:divBdr>
            <w:top w:val="none" w:sz="0" w:space="0" w:color="auto"/>
            <w:left w:val="none" w:sz="0" w:space="0" w:color="auto"/>
            <w:bottom w:val="none" w:sz="0" w:space="0" w:color="auto"/>
            <w:right w:val="none" w:sz="0" w:space="0" w:color="auto"/>
          </w:divBdr>
        </w:div>
        <w:div w:id="64182292">
          <w:marLeft w:val="640"/>
          <w:marRight w:val="0"/>
          <w:marTop w:val="0"/>
          <w:marBottom w:val="0"/>
          <w:divBdr>
            <w:top w:val="none" w:sz="0" w:space="0" w:color="auto"/>
            <w:left w:val="none" w:sz="0" w:space="0" w:color="auto"/>
            <w:bottom w:val="none" w:sz="0" w:space="0" w:color="auto"/>
            <w:right w:val="none" w:sz="0" w:space="0" w:color="auto"/>
          </w:divBdr>
        </w:div>
        <w:div w:id="176038820">
          <w:marLeft w:val="640"/>
          <w:marRight w:val="0"/>
          <w:marTop w:val="0"/>
          <w:marBottom w:val="0"/>
          <w:divBdr>
            <w:top w:val="none" w:sz="0" w:space="0" w:color="auto"/>
            <w:left w:val="none" w:sz="0" w:space="0" w:color="auto"/>
            <w:bottom w:val="none" w:sz="0" w:space="0" w:color="auto"/>
            <w:right w:val="none" w:sz="0" w:space="0" w:color="auto"/>
          </w:divBdr>
        </w:div>
        <w:div w:id="1837109706">
          <w:marLeft w:val="640"/>
          <w:marRight w:val="0"/>
          <w:marTop w:val="0"/>
          <w:marBottom w:val="0"/>
          <w:divBdr>
            <w:top w:val="none" w:sz="0" w:space="0" w:color="auto"/>
            <w:left w:val="none" w:sz="0" w:space="0" w:color="auto"/>
            <w:bottom w:val="none" w:sz="0" w:space="0" w:color="auto"/>
            <w:right w:val="none" w:sz="0" w:space="0" w:color="auto"/>
          </w:divBdr>
        </w:div>
        <w:div w:id="133372624">
          <w:marLeft w:val="640"/>
          <w:marRight w:val="0"/>
          <w:marTop w:val="0"/>
          <w:marBottom w:val="0"/>
          <w:divBdr>
            <w:top w:val="none" w:sz="0" w:space="0" w:color="auto"/>
            <w:left w:val="none" w:sz="0" w:space="0" w:color="auto"/>
            <w:bottom w:val="none" w:sz="0" w:space="0" w:color="auto"/>
            <w:right w:val="none" w:sz="0" w:space="0" w:color="auto"/>
          </w:divBdr>
        </w:div>
        <w:div w:id="588540335">
          <w:marLeft w:val="640"/>
          <w:marRight w:val="0"/>
          <w:marTop w:val="0"/>
          <w:marBottom w:val="0"/>
          <w:divBdr>
            <w:top w:val="none" w:sz="0" w:space="0" w:color="auto"/>
            <w:left w:val="none" w:sz="0" w:space="0" w:color="auto"/>
            <w:bottom w:val="none" w:sz="0" w:space="0" w:color="auto"/>
            <w:right w:val="none" w:sz="0" w:space="0" w:color="auto"/>
          </w:divBdr>
        </w:div>
        <w:div w:id="329799593">
          <w:marLeft w:val="640"/>
          <w:marRight w:val="0"/>
          <w:marTop w:val="0"/>
          <w:marBottom w:val="0"/>
          <w:divBdr>
            <w:top w:val="none" w:sz="0" w:space="0" w:color="auto"/>
            <w:left w:val="none" w:sz="0" w:space="0" w:color="auto"/>
            <w:bottom w:val="none" w:sz="0" w:space="0" w:color="auto"/>
            <w:right w:val="none" w:sz="0" w:space="0" w:color="auto"/>
          </w:divBdr>
        </w:div>
        <w:div w:id="322201149">
          <w:marLeft w:val="640"/>
          <w:marRight w:val="0"/>
          <w:marTop w:val="0"/>
          <w:marBottom w:val="0"/>
          <w:divBdr>
            <w:top w:val="none" w:sz="0" w:space="0" w:color="auto"/>
            <w:left w:val="none" w:sz="0" w:space="0" w:color="auto"/>
            <w:bottom w:val="none" w:sz="0" w:space="0" w:color="auto"/>
            <w:right w:val="none" w:sz="0" w:space="0" w:color="auto"/>
          </w:divBdr>
        </w:div>
        <w:div w:id="1416593256">
          <w:marLeft w:val="640"/>
          <w:marRight w:val="0"/>
          <w:marTop w:val="0"/>
          <w:marBottom w:val="0"/>
          <w:divBdr>
            <w:top w:val="none" w:sz="0" w:space="0" w:color="auto"/>
            <w:left w:val="none" w:sz="0" w:space="0" w:color="auto"/>
            <w:bottom w:val="none" w:sz="0" w:space="0" w:color="auto"/>
            <w:right w:val="none" w:sz="0" w:space="0" w:color="auto"/>
          </w:divBdr>
        </w:div>
        <w:div w:id="1700281112">
          <w:marLeft w:val="640"/>
          <w:marRight w:val="0"/>
          <w:marTop w:val="0"/>
          <w:marBottom w:val="0"/>
          <w:divBdr>
            <w:top w:val="none" w:sz="0" w:space="0" w:color="auto"/>
            <w:left w:val="none" w:sz="0" w:space="0" w:color="auto"/>
            <w:bottom w:val="none" w:sz="0" w:space="0" w:color="auto"/>
            <w:right w:val="none" w:sz="0" w:space="0" w:color="auto"/>
          </w:divBdr>
        </w:div>
        <w:div w:id="511527975">
          <w:marLeft w:val="640"/>
          <w:marRight w:val="0"/>
          <w:marTop w:val="0"/>
          <w:marBottom w:val="0"/>
          <w:divBdr>
            <w:top w:val="none" w:sz="0" w:space="0" w:color="auto"/>
            <w:left w:val="none" w:sz="0" w:space="0" w:color="auto"/>
            <w:bottom w:val="none" w:sz="0" w:space="0" w:color="auto"/>
            <w:right w:val="none" w:sz="0" w:space="0" w:color="auto"/>
          </w:divBdr>
        </w:div>
        <w:div w:id="559556333">
          <w:marLeft w:val="640"/>
          <w:marRight w:val="0"/>
          <w:marTop w:val="0"/>
          <w:marBottom w:val="0"/>
          <w:divBdr>
            <w:top w:val="none" w:sz="0" w:space="0" w:color="auto"/>
            <w:left w:val="none" w:sz="0" w:space="0" w:color="auto"/>
            <w:bottom w:val="none" w:sz="0" w:space="0" w:color="auto"/>
            <w:right w:val="none" w:sz="0" w:space="0" w:color="auto"/>
          </w:divBdr>
        </w:div>
        <w:div w:id="1412695272">
          <w:marLeft w:val="640"/>
          <w:marRight w:val="0"/>
          <w:marTop w:val="0"/>
          <w:marBottom w:val="0"/>
          <w:divBdr>
            <w:top w:val="none" w:sz="0" w:space="0" w:color="auto"/>
            <w:left w:val="none" w:sz="0" w:space="0" w:color="auto"/>
            <w:bottom w:val="none" w:sz="0" w:space="0" w:color="auto"/>
            <w:right w:val="none" w:sz="0" w:space="0" w:color="auto"/>
          </w:divBdr>
        </w:div>
        <w:div w:id="1385644877">
          <w:marLeft w:val="640"/>
          <w:marRight w:val="0"/>
          <w:marTop w:val="0"/>
          <w:marBottom w:val="0"/>
          <w:divBdr>
            <w:top w:val="none" w:sz="0" w:space="0" w:color="auto"/>
            <w:left w:val="none" w:sz="0" w:space="0" w:color="auto"/>
            <w:bottom w:val="none" w:sz="0" w:space="0" w:color="auto"/>
            <w:right w:val="none" w:sz="0" w:space="0" w:color="auto"/>
          </w:divBdr>
        </w:div>
        <w:div w:id="2025862128">
          <w:marLeft w:val="640"/>
          <w:marRight w:val="0"/>
          <w:marTop w:val="0"/>
          <w:marBottom w:val="0"/>
          <w:divBdr>
            <w:top w:val="none" w:sz="0" w:space="0" w:color="auto"/>
            <w:left w:val="none" w:sz="0" w:space="0" w:color="auto"/>
            <w:bottom w:val="none" w:sz="0" w:space="0" w:color="auto"/>
            <w:right w:val="none" w:sz="0" w:space="0" w:color="auto"/>
          </w:divBdr>
        </w:div>
        <w:div w:id="559437714">
          <w:marLeft w:val="640"/>
          <w:marRight w:val="0"/>
          <w:marTop w:val="0"/>
          <w:marBottom w:val="0"/>
          <w:divBdr>
            <w:top w:val="none" w:sz="0" w:space="0" w:color="auto"/>
            <w:left w:val="none" w:sz="0" w:space="0" w:color="auto"/>
            <w:bottom w:val="none" w:sz="0" w:space="0" w:color="auto"/>
            <w:right w:val="none" w:sz="0" w:space="0" w:color="auto"/>
          </w:divBdr>
        </w:div>
        <w:div w:id="369959599">
          <w:marLeft w:val="640"/>
          <w:marRight w:val="0"/>
          <w:marTop w:val="0"/>
          <w:marBottom w:val="0"/>
          <w:divBdr>
            <w:top w:val="none" w:sz="0" w:space="0" w:color="auto"/>
            <w:left w:val="none" w:sz="0" w:space="0" w:color="auto"/>
            <w:bottom w:val="none" w:sz="0" w:space="0" w:color="auto"/>
            <w:right w:val="none" w:sz="0" w:space="0" w:color="auto"/>
          </w:divBdr>
        </w:div>
        <w:div w:id="748038455">
          <w:marLeft w:val="640"/>
          <w:marRight w:val="0"/>
          <w:marTop w:val="0"/>
          <w:marBottom w:val="0"/>
          <w:divBdr>
            <w:top w:val="none" w:sz="0" w:space="0" w:color="auto"/>
            <w:left w:val="none" w:sz="0" w:space="0" w:color="auto"/>
            <w:bottom w:val="none" w:sz="0" w:space="0" w:color="auto"/>
            <w:right w:val="none" w:sz="0" w:space="0" w:color="auto"/>
          </w:divBdr>
        </w:div>
        <w:div w:id="730152204">
          <w:marLeft w:val="640"/>
          <w:marRight w:val="0"/>
          <w:marTop w:val="0"/>
          <w:marBottom w:val="0"/>
          <w:divBdr>
            <w:top w:val="none" w:sz="0" w:space="0" w:color="auto"/>
            <w:left w:val="none" w:sz="0" w:space="0" w:color="auto"/>
            <w:bottom w:val="none" w:sz="0" w:space="0" w:color="auto"/>
            <w:right w:val="none" w:sz="0" w:space="0" w:color="auto"/>
          </w:divBdr>
        </w:div>
        <w:div w:id="226575294">
          <w:marLeft w:val="640"/>
          <w:marRight w:val="0"/>
          <w:marTop w:val="0"/>
          <w:marBottom w:val="0"/>
          <w:divBdr>
            <w:top w:val="none" w:sz="0" w:space="0" w:color="auto"/>
            <w:left w:val="none" w:sz="0" w:space="0" w:color="auto"/>
            <w:bottom w:val="none" w:sz="0" w:space="0" w:color="auto"/>
            <w:right w:val="none" w:sz="0" w:space="0" w:color="auto"/>
          </w:divBdr>
        </w:div>
        <w:div w:id="1826166342">
          <w:marLeft w:val="640"/>
          <w:marRight w:val="0"/>
          <w:marTop w:val="0"/>
          <w:marBottom w:val="0"/>
          <w:divBdr>
            <w:top w:val="none" w:sz="0" w:space="0" w:color="auto"/>
            <w:left w:val="none" w:sz="0" w:space="0" w:color="auto"/>
            <w:bottom w:val="none" w:sz="0" w:space="0" w:color="auto"/>
            <w:right w:val="none" w:sz="0" w:space="0" w:color="auto"/>
          </w:divBdr>
        </w:div>
        <w:div w:id="141586396">
          <w:marLeft w:val="640"/>
          <w:marRight w:val="0"/>
          <w:marTop w:val="0"/>
          <w:marBottom w:val="0"/>
          <w:divBdr>
            <w:top w:val="none" w:sz="0" w:space="0" w:color="auto"/>
            <w:left w:val="none" w:sz="0" w:space="0" w:color="auto"/>
            <w:bottom w:val="none" w:sz="0" w:space="0" w:color="auto"/>
            <w:right w:val="none" w:sz="0" w:space="0" w:color="auto"/>
          </w:divBdr>
        </w:div>
        <w:div w:id="1672754214">
          <w:marLeft w:val="640"/>
          <w:marRight w:val="0"/>
          <w:marTop w:val="0"/>
          <w:marBottom w:val="0"/>
          <w:divBdr>
            <w:top w:val="none" w:sz="0" w:space="0" w:color="auto"/>
            <w:left w:val="none" w:sz="0" w:space="0" w:color="auto"/>
            <w:bottom w:val="none" w:sz="0" w:space="0" w:color="auto"/>
            <w:right w:val="none" w:sz="0" w:space="0" w:color="auto"/>
          </w:divBdr>
        </w:div>
        <w:div w:id="1035229137">
          <w:marLeft w:val="640"/>
          <w:marRight w:val="0"/>
          <w:marTop w:val="0"/>
          <w:marBottom w:val="0"/>
          <w:divBdr>
            <w:top w:val="none" w:sz="0" w:space="0" w:color="auto"/>
            <w:left w:val="none" w:sz="0" w:space="0" w:color="auto"/>
            <w:bottom w:val="none" w:sz="0" w:space="0" w:color="auto"/>
            <w:right w:val="none" w:sz="0" w:space="0" w:color="auto"/>
          </w:divBdr>
        </w:div>
        <w:div w:id="457262929">
          <w:marLeft w:val="640"/>
          <w:marRight w:val="0"/>
          <w:marTop w:val="0"/>
          <w:marBottom w:val="0"/>
          <w:divBdr>
            <w:top w:val="none" w:sz="0" w:space="0" w:color="auto"/>
            <w:left w:val="none" w:sz="0" w:space="0" w:color="auto"/>
            <w:bottom w:val="none" w:sz="0" w:space="0" w:color="auto"/>
            <w:right w:val="none" w:sz="0" w:space="0" w:color="auto"/>
          </w:divBdr>
        </w:div>
        <w:div w:id="176311907">
          <w:marLeft w:val="640"/>
          <w:marRight w:val="0"/>
          <w:marTop w:val="0"/>
          <w:marBottom w:val="0"/>
          <w:divBdr>
            <w:top w:val="none" w:sz="0" w:space="0" w:color="auto"/>
            <w:left w:val="none" w:sz="0" w:space="0" w:color="auto"/>
            <w:bottom w:val="none" w:sz="0" w:space="0" w:color="auto"/>
            <w:right w:val="none" w:sz="0" w:space="0" w:color="auto"/>
          </w:divBdr>
        </w:div>
        <w:div w:id="1403990448">
          <w:marLeft w:val="640"/>
          <w:marRight w:val="0"/>
          <w:marTop w:val="0"/>
          <w:marBottom w:val="0"/>
          <w:divBdr>
            <w:top w:val="none" w:sz="0" w:space="0" w:color="auto"/>
            <w:left w:val="none" w:sz="0" w:space="0" w:color="auto"/>
            <w:bottom w:val="none" w:sz="0" w:space="0" w:color="auto"/>
            <w:right w:val="none" w:sz="0" w:space="0" w:color="auto"/>
          </w:divBdr>
        </w:div>
        <w:div w:id="1145126100">
          <w:marLeft w:val="640"/>
          <w:marRight w:val="0"/>
          <w:marTop w:val="0"/>
          <w:marBottom w:val="0"/>
          <w:divBdr>
            <w:top w:val="none" w:sz="0" w:space="0" w:color="auto"/>
            <w:left w:val="none" w:sz="0" w:space="0" w:color="auto"/>
            <w:bottom w:val="none" w:sz="0" w:space="0" w:color="auto"/>
            <w:right w:val="none" w:sz="0" w:space="0" w:color="auto"/>
          </w:divBdr>
        </w:div>
        <w:div w:id="978926318">
          <w:marLeft w:val="640"/>
          <w:marRight w:val="0"/>
          <w:marTop w:val="0"/>
          <w:marBottom w:val="0"/>
          <w:divBdr>
            <w:top w:val="none" w:sz="0" w:space="0" w:color="auto"/>
            <w:left w:val="none" w:sz="0" w:space="0" w:color="auto"/>
            <w:bottom w:val="none" w:sz="0" w:space="0" w:color="auto"/>
            <w:right w:val="none" w:sz="0" w:space="0" w:color="auto"/>
          </w:divBdr>
        </w:div>
        <w:div w:id="1146387335">
          <w:marLeft w:val="640"/>
          <w:marRight w:val="0"/>
          <w:marTop w:val="0"/>
          <w:marBottom w:val="0"/>
          <w:divBdr>
            <w:top w:val="none" w:sz="0" w:space="0" w:color="auto"/>
            <w:left w:val="none" w:sz="0" w:space="0" w:color="auto"/>
            <w:bottom w:val="none" w:sz="0" w:space="0" w:color="auto"/>
            <w:right w:val="none" w:sz="0" w:space="0" w:color="auto"/>
          </w:divBdr>
        </w:div>
        <w:div w:id="318927585">
          <w:marLeft w:val="640"/>
          <w:marRight w:val="0"/>
          <w:marTop w:val="0"/>
          <w:marBottom w:val="0"/>
          <w:divBdr>
            <w:top w:val="none" w:sz="0" w:space="0" w:color="auto"/>
            <w:left w:val="none" w:sz="0" w:space="0" w:color="auto"/>
            <w:bottom w:val="none" w:sz="0" w:space="0" w:color="auto"/>
            <w:right w:val="none" w:sz="0" w:space="0" w:color="auto"/>
          </w:divBdr>
        </w:div>
        <w:div w:id="1096362880">
          <w:marLeft w:val="640"/>
          <w:marRight w:val="0"/>
          <w:marTop w:val="0"/>
          <w:marBottom w:val="0"/>
          <w:divBdr>
            <w:top w:val="none" w:sz="0" w:space="0" w:color="auto"/>
            <w:left w:val="none" w:sz="0" w:space="0" w:color="auto"/>
            <w:bottom w:val="none" w:sz="0" w:space="0" w:color="auto"/>
            <w:right w:val="none" w:sz="0" w:space="0" w:color="auto"/>
          </w:divBdr>
        </w:div>
        <w:div w:id="1555772990">
          <w:marLeft w:val="640"/>
          <w:marRight w:val="0"/>
          <w:marTop w:val="0"/>
          <w:marBottom w:val="0"/>
          <w:divBdr>
            <w:top w:val="none" w:sz="0" w:space="0" w:color="auto"/>
            <w:left w:val="none" w:sz="0" w:space="0" w:color="auto"/>
            <w:bottom w:val="none" w:sz="0" w:space="0" w:color="auto"/>
            <w:right w:val="none" w:sz="0" w:space="0" w:color="auto"/>
          </w:divBdr>
        </w:div>
        <w:div w:id="2042317186">
          <w:marLeft w:val="640"/>
          <w:marRight w:val="0"/>
          <w:marTop w:val="0"/>
          <w:marBottom w:val="0"/>
          <w:divBdr>
            <w:top w:val="none" w:sz="0" w:space="0" w:color="auto"/>
            <w:left w:val="none" w:sz="0" w:space="0" w:color="auto"/>
            <w:bottom w:val="none" w:sz="0" w:space="0" w:color="auto"/>
            <w:right w:val="none" w:sz="0" w:space="0" w:color="auto"/>
          </w:divBdr>
        </w:div>
        <w:div w:id="250429516">
          <w:marLeft w:val="640"/>
          <w:marRight w:val="0"/>
          <w:marTop w:val="0"/>
          <w:marBottom w:val="0"/>
          <w:divBdr>
            <w:top w:val="none" w:sz="0" w:space="0" w:color="auto"/>
            <w:left w:val="none" w:sz="0" w:space="0" w:color="auto"/>
            <w:bottom w:val="none" w:sz="0" w:space="0" w:color="auto"/>
            <w:right w:val="none" w:sz="0" w:space="0" w:color="auto"/>
          </w:divBdr>
        </w:div>
        <w:div w:id="1185367282">
          <w:marLeft w:val="640"/>
          <w:marRight w:val="0"/>
          <w:marTop w:val="0"/>
          <w:marBottom w:val="0"/>
          <w:divBdr>
            <w:top w:val="none" w:sz="0" w:space="0" w:color="auto"/>
            <w:left w:val="none" w:sz="0" w:space="0" w:color="auto"/>
            <w:bottom w:val="none" w:sz="0" w:space="0" w:color="auto"/>
            <w:right w:val="none" w:sz="0" w:space="0" w:color="auto"/>
          </w:divBdr>
        </w:div>
        <w:div w:id="370768892">
          <w:marLeft w:val="640"/>
          <w:marRight w:val="0"/>
          <w:marTop w:val="0"/>
          <w:marBottom w:val="0"/>
          <w:divBdr>
            <w:top w:val="none" w:sz="0" w:space="0" w:color="auto"/>
            <w:left w:val="none" w:sz="0" w:space="0" w:color="auto"/>
            <w:bottom w:val="none" w:sz="0" w:space="0" w:color="auto"/>
            <w:right w:val="none" w:sz="0" w:space="0" w:color="auto"/>
          </w:divBdr>
        </w:div>
        <w:div w:id="711806884">
          <w:marLeft w:val="640"/>
          <w:marRight w:val="0"/>
          <w:marTop w:val="0"/>
          <w:marBottom w:val="0"/>
          <w:divBdr>
            <w:top w:val="none" w:sz="0" w:space="0" w:color="auto"/>
            <w:left w:val="none" w:sz="0" w:space="0" w:color="auto"/>
            <w:bottom w:val="none" w:sz="0" w:space="0" w:color="auto"/>
            <w:right w:val="none" w:sz="0" w:space="0" w:color="auto"/>
          </w:divBdr>
        </w:div>
        <w:div w:id="1775202727">
          <w:marLeft w:val="640"/>
          <w:marRight w:val="0"/>
          <w:marTop w:val="0"/>
          <w:marBottom w:val="0"/>
          <w:divBdr>
            <w:top w:val="none" w:sz="0" w:space="0" w:color="auto"/>
            <w:left w:val="none" w:sz="0" w:space="0" w:color="auto"/>
            <w:bottom w:val="none" w:sz="0" w:space="0" w:color="auto"/>
            <w:right w:val="none" w:sz="0" w:space="0" w:color="auto"/>
          </w:divBdr>
        </w:div>
        <w:div w:id="948508886">
          <w:marLeft w:val="640"/>
          <w:marRight w:val="0"/>
          <w:marTop w:val="0"/>
          <w:marBottom w:val="0"/>
          <w:divBdr>
            <w:top w:val="none" w:sz="0" w:space="0" w:color="auto"/>
            <w:left w:val="none" w:sz="0" w:space="0" w:color="auto"/>
            <w:bottom w:val="none" w:sz="0" w:space="0" w:color="auto"/>
            <w:right w:val="none" w:sz="0" w:space="0" w:color="auto"/>
          </w:divBdr>
        </w:div>
        <w:div w:id="1344630730">
          <w:marLeft w:val="640"/>
          <w:marRight w:val="0"/>
          <w:marTop w:val="0"/>
          <w:marBottom w:val="0"/>
          <w:divBdr>
            <w:top w:val="none" w:sz="0" w:space="0" w:color="auto"/>
            <w:left w:val="none" w:sz="0" w:space="0" w:color="auto"/>
            <w:bottom w:val="none" w:sz="0" w:space="0" w:color="auto"/>
            <w:right w:val="none" w:sz="0" w:space="0" w:color="auto"/>
          </w:divBdr>
        </w:div>
        <w:div w:id="1359165893">
          <w:marLeft w:val="640"/>
          <w:marRight w:val="0"/>
          <w:marTop w:val="0"/>
          <w:marBottom w:val="0"/>
          <w:divBdr>
            <w:top w:val="none" w:sz="0" w:space="0" w:color="auto"/>
            <w:left w:val="none" w:sz="0" w:space="0" w:color="auto"/>
            <w:bottom w:val="none" w:sz="0" w:space="0" w:color="auto"/>
            <w:right w:val="none" w:sz="0" w:space="0" w:color="auto"/>
          </w:divBdr>
        </w:div>
      </w:divsChild>
    </w:div>
    <w:div w:id="1719161472">
      <w:bodyDiv w:val="1"/>
      <w:marLeft w:val="0"/>
      <w:marRight w:val="0"/>
      <w:marTop w:val="0"/>
      <w:marBottom w:val="0"/>
      <w:divBdr>
        <w:top w:val="none" w:sz="0" w:space="0" w:color="auto"/>
        <w:left w:val="none" w:sz="0" w:space="0" w:color="auto"/>
        <w:bottom w:val="none" w:sz="0" w:space="0" w:color="auto"/>
        <w:right w:val="none" w:sz="0" w:space="0" w:color="auto"/>
      </w:divBdr>
      <w:divsChild>
        <w:div w:id="823743615">
          <w:marLeft w:val="640"/>
          <w:marRight w:val="0"/>
          <w:marTop w:val="0"/>
          <w:marBottom w:val="0"/>
          <w:divBdr>
            <w:top w:val="none" w:sz="0" w:space="0" w:color="auto"/>
            <w:left w:val="none" w:sz="0" w:space="0" w:color="auto"/>
            <w:bottom w:val="none" w:sz="0" w:space="0" w:color="auto"/>
            <w:right w:val="none" w:sz="0" w:space="0" w:color="auto"/>
          </w:divBdr>
        </w:div>
        <w:div w:id="512692540">
          <w:marLeft w:val="640"/>
          <w:marRight w:val="0"/>
          <w:marTop w:val="0"/>
          <w:marBottom w:val="0"/>
          <w:divBdr>
            <w:top w:val="none" w:sz="0" w:space="0" w:color="auto"/>
            <w:left w:val="none" w:sz="0" w:space="0" w:color="auto"/>
            <w:bottom w:val="none" w:sz="0" w:space="0" w:color="auto"/>
            <w:right w:val="none" w:sz="0" w:space="0" w:color="auto"/>
          </w:divBdr>
        </w:div>
        <w:div w:id="1040742664">
          <w:marLeft w:val="640"/>
          <w:marRight w:val="0"/>
          <w:marTop w:val="0"/>
          <w:marBottom w:val="0"/>
          <w:divBdr>
            <w:top w:val="none" w:sz="0" w:space="0" w:color="auto"/>
            <w:left w:val="none" w:sz="0" w:space="0" w:color="auto"/>
            <w:bottom w:val="none" w:sz="0" w:space="0" w:color="auto"/>
            <w:right w:val="none" w:sz="0" w:space="0" w:color="auto"/>
          </w:divBdr>
        </w:div>
        <w:div w:id="1388140686">
          <w:marLeft w:val="640"/>
          <w:marRight w:val="0"/>
          <w:marTop w:val="0"/>
          <w:marBottom w:val="0"/>
          <w:divBdr>
            <w:top w:val="none" w:sz="0" w:space="0" w:color="auto"/>
            <w:left w:val="none" w:sz="0" w:space="0" w:color="auto"/>
            <w:bottom w:val="none" w:sz="0" w:space="0" w:color="auto"/>
            <w:right w:val="none" w:sz="0" w:space="0" w:color="auto"/>
          </w:divBdr>
        </w:div>
        <w:div w:id="1915969195">
          <w:marLeft w:val="640"/>
          <w:marRight w:val="0"/>
          <w:marTop w:val="0"/>
          <w:marBottom w:val="0"/>
          <w:divBdr>
            <w:top w:val="none" w:sz="0" w:space="0" w:color="auto"/>
            <w:left w:val="none" w:sz="0" w:space="0" w:color="auto"/>
            <w:bottom w:val="none" w:sz="0" w:space="0" w:color="auto"/>
            <w:right w:val="none" w:sz="0" w:space="0" w:color="auto"/>
          </w:divBdr>
        </w:div>
        <w:div w:id="2045667927">
          <w:marLeft w:val="640"/>
          <w:marRight w:val="0"/>
          <w:marTop w:val="0"/>
          <w:marBottom w:val="0"/>
          <w:divBdr>
            <w:top w:val="none" w:sz="0" w:space="0" w:color="auto"/>
            <w:left w:val="none" w:sz="0" w:space="0" w:color="auto"/>
            <w:bottom w:val="none" w:sz="0" w:space="0" w:color="auto"/>
            <w:right w:val="none" w:sz="0" w:space="0" w:color="auto"/>
          </w:divBdr>
        </w:div>
        <w:div w:id="875505799">
          <w:marLeft w:val="640"/>
          <w:marRight w:val="0"/>
          <w:marTop w:val="0"/>
          <w:marBottom w:val="0"/>
          <w:divBdr>
            <w:top w:val="none" w:sz="0" w:space="0" w:color="auto"/>
            <w:left w:val="none" w:sz="0" w:space="0" w:color="auto"/>
            <w:bottom w:val="none" w:sz="0" w:space="0" w:color="auto"/>
            <w:right w:val="none" w:sz="0" w:space="0" w:color="auto"/>
          </w:divBdr>
        </w:div>
        <w:div w:id="1657881727">
          <w:marLeft w:val="640"/>
          <w:marRight w:val="0"/>
          <w:marTop w:val="0"/>
          <w:marBottom w:val="0"/>
          <w:divBdr>
            <w:top w:val="none" w:sz="0" w:space="0" w:color="auto"/>
            <w:left w:val="none" w:sz="0" w:space="0" w:color="auto"/>
            <w:bottom w:val="none" w:sz="0" w:space="0" w:color="auto"/>
            <w:right w:val="none" w:sz="0" w:space="0" w:color="auto"/>
          </w:divBdr>
        </w:div>
        <w:div w:id="1376932303">
          <w:marLeft w:val="640"/>
          <w:marRight w:val="0"/>
          <w:marTop w:val="0"/>
          <w:marBottom w:val="0"/>
          <w:divBdr>
            <w:top w:val="none" w:sz="0" w:space="0" w:color="auto"/>
            <w:left w:val="none" w:sz="0" w:space="0" w:color="auto"/>
            <w:bottom w:val="none" w:sz="0" w:space="0" w:color="auto"/>
            <w:right w:val="none" w:sz="0" w:space="0" w:color="auto"/>
          </w:divBdr>
        </w:div>
        <w:div w:id="574585697">
          <w:marLeft w:val="640"/>
          <w:marRight w:val="0"/>
          <w:marTop w:val="0"/>
          <w:marBottom w:val="0"/>
          <w:divBdr>
            <w:top w:val="none" w:sz="0" w:space="0" w:color="auto"/>
            <w:left w:val="none" w:sz="0" w:space="0" w:color="auto"/>
            <w:bottom w:val="none" w:sz="0" w:space="0" w:color="auto"/>
            <w:right w:val="none" w:sz="0" w:space="0" w:color="auto"/>
          </w:divBdr>
        </w:div>
        <w:div w:id="1830633446">
          <w:marLeft w:val="640"/>
          <w:marRight w:val="0"/>
          <w:marTop w:val="0"/>
          <w:marBottom w:val="0"/>
          <w:divBdr>
            <w:top w:val="none" w:sz="0" w:space="0" w:color="auto"/>
            <w:left w:val="none" w:sz="0" w:space="0" w:color="auto"/>
            <w:bottom w:val="none" w:sz="0" w:space="0" w:color="auto"/>
            <w:right w:val="none" w:sz="0" w:space="0" w:color="auto"/>
          </w:divBdr>
        </w:div>
        <w:div w:id="1811894809">
          <w:marLeft w:val="640"/>
          <w:marRight w:val="0"/>
          <w:marTop w:val="0"/>
          <w:marBottom w:val="0"/>
          <w:divBdr>
            <w:top w:val="none" w:sz="0" w:space="0" w:color="auto"/>
            <w:left w:val="none" w:sz="0" w:space="0" w:color="auto"/>
            <w:bottom w:val="none" w:sz="0" w:space="0" w:color="auto"/>
            <w:right w:val="none" w:sz="0" w:space="0" w:color="auto"/>
          </w:divBdr>
        </w:div>
        <w:div w:id="643658673">
          <w:marLeft w:val="640"/>
          <w:marRight w:val="0"/>
          <w:marTop w:val="0"/>
          <w:marBottom w:val="0"/>
          <w:divBdr>
            <w:top w:val="none" w:sz="0" w:space="0" w:color="auto"/>
            <w:left w:val="none" w:sz="0" w:space="0" w:color="auto"/>
            <w:bottom w:val="none" w:sz="0" w:space="0" w:color="auto"/>
            <w:right w:val="none" w:sz="0" w:space="0" w:color="auto"/>
          </w:divBdr>
        </w:div>
        <w:div w:id="1983122612">
          <w:marLeft w:val="640"/>
          <w:marRight w:val="0"/>
          <w:marTop w:val="0"/>
          <w:marBottom w:val="0"/>
          <w:divBdr>
            <w:top w:val="none" w:sz="0" w:space="0" w:color="auto"/>
            <w:left w:val="none" w:sz="0" w:space="0" w:color="auto"/>
            <w:bottom w:val="none" w:sz="0" w:space="0" w:color="auto"/>
            <w:right w:val="none" w:sz="0" w:space="0" w:color="auto"/>
          </w:divBdr>
        </w:div>
        <w:div w:id="1378093043">
          <w:marLeft w:val="640"/>
          <w:marRight w:val="0"/>
          <w:marTop w:val="0"/>
          <w:marBottom w:val="0"/>
          <w:divBdr>
            <w:top w:val="none" w:sz="0" w:space="0" w:color="auto"/>
            <w:left w:val="none" w:sz="0" w:space="0" w:color="auto"/>
            <w:bottom w:val="none" w:sz="0" w:space="0" w:color="auto"/>
            <w:right w:val="none" w:sz="0" w:space="0" w:color="auto"/>
          </w:divBdr>
        </w:div>
        <w:div w:id="34043366">
          <w:marLeft w:val="640"/>
          <w:marRight w:val="0"/>
          <w:marTop w:val="0"/>
          <w:marBottom w:val="0"/>
          <w:divBdr>
            <w:top w:val="none" w:sz="0" w:space="0" w:color="auto"/>
            <w:left w:val="none" w:sz="0" w:space="0" w:color="auto"/>
            <w:bottom w:val="none" w:sz="0" w:space="0" w:color="auto"/>
            <w:right w:val="none" w:sz="0" w:space="0" w:color="auto"/>
          </w:divBdr>
        </w:div>
        <w:div w:id="694574484">
          <w:marLeft w:val="640"/>
          <w:marRight w:val="0"/>
          <w:marTop w:val="0"/>
          <w:marBottom w:val="0"/>
          <w:divBdr>
            <w:top w:val="none" w:sz="0" w:space="0" w:color="auto"/>
            <w:left w:val="none" w:sz="0" w:space="0" w:color="auto"/>
            <w:bottom w:val="none" w:sz="0" w:space="0" w:color="auto"/>
            <w:right w:val="none" w:sz="0" w:space="0" w:color="auto"/>
          </w:divBdr>
        </w:div>
        <w:div w:id="430048043">
          <w:marLeft w:val="640"/>
          <w:marRight w:val="0"/>
          <w:marTop w:val="0"/>
          <w:marBottom w:val="0"/>
          <w:divBdr>
            <w:top w:val="none" w:sz="0" w:space="0" w:color="auto"/>
            <w:left w:val="none" w:sz="0" w:space="0" w:color="auto"/>
            <w:bottom w:val="none" w:sz="0" w:space="0" w:color="auto"/>
            <w:right w:val="none" w:sz="0" w:space="0" w:color="auto"/>
          </w:divBdr>
        </w:div>
        <w:div w:id="578755458">
          <w:marLeft w:val="640"/>
          <w:marRight w:val="0"/>
          <w:marTop w:val="0"/>
          <w:marBottom w:val="0"/>
          <w:divBdr>
            <w:top w:val="none" w:sz="0" w:space="0" w:color="auto"/>
            <w:left w:val="none" w:sz="0" w:space="0" w:color="auto"/>
            <w:bottom w:val="none" w:sz="0" w:space="0" w:color="auto"/>
            <w:right w:val="none" w:sz="0" w:space="0" w:color="auto"/>
          </w:divBdr>
        </w:div>
        <w:div w:id="1794522717">
          <w:marLeft w:val="640"/>
          <w:marRight w:val="0"/>
          <w:marTop w:val="0"/>
          <w:marBottom w:val="0"/>
          <w:divBdr>
            <w:top w:val="none" w:sz="0" w:space="0" w:color="auto"/>
            <w:left w:val="none" w:sz="0" w:space="0" w:color="auto"/>
            <w:bottom w:val="none" w:sz="0" w:space="0" w:color="auto"/>
            <w:right w:val="none" w:sz="0" w:space="0" w:color="auto"/>
          </w:divBdr>
        </w:div>
        <w:div w:id="271330179">
          <w:marLeft w:val="640"/>
          <w:marRight w:val="0"/>
          <w:marTop w:val="0"/>
          <w:marBottom w:val="0"/>
          <w:divBdr>
            <w:top w:val="none" w:sz="0" w:space="0" w:color="auto"/>
            <w:left w:val="none" w:sz="0" w:space="0" w:color="auto"/>
            <w:bottom w:val="none" w:sz="0" w:space="0" w:color="auto"/>
            <w:right w:val="none" w:sz="0" w:space="0" w:color="auto"/>
          </w:divBdr>
        </w:div>
        <w:div w:id="1351419082">
          <w:marLeft w:val="640"/>
          <w:marRight w:val="0"/>
          <w:marTop w:val="0"/>
          <w:marBottom w:val="0"/>
          <w:divBdr>
            <w:top w:val="none" w:sz="0" w:space="0" w:color="auto"/>
            <w:left w:val="none" w:sz="0" w:space="0" w:color="auto"/>
            <w:bottom w:val="none" w:sz="0" w:space="0" w:color="auto"/>
            <w:right w:val="none" w:sz="0" w:space="0" w:color="auto"/>
          </w:divBdr>
        </w:div>
        <w:div w:id="1043866518">
          <w:marLeft w:val="640"/>
          <w:marRight w:val="0"/>
          <w:marTop w:val="0"/>
          <w:marBottom w:val="0"/>
          <w:divBdr>
            <w:top w:val="none" w:sz="0" w:space="0" w:color="auto"/>
            <w:left w:val="none" w:sz="0" w:space="0" w:color="auto"/>
            <w:bottom w:val="none" w:sz="0" w:space="0" w:color="auto"/>
            <w:right w:val="none" w:sz="0" w:space="0" w:color="auto"/>
          </w:divBdr>
        </w:div>
        <w:div w:id="1277638405">
          <w:marLeft w:val="640"/>
          <w:marRight w:val="0"/>
          <w:marTop w:val="0"/>
          <w:marBottom w:val="0"/>
          <w:divBdr>
            <w:top w:val="none" w:sz="0" w:space="0" w:color="auto"/>
            <w:left w:val="none" w:sz="0" w:space="0" w:color="auto"/>
            <w:bottom w:val="none" w:sz="0" w:space="0" w:color="auto"/>
            <w:right w:val="none" w:sz="0" w:space="0" w:color="auto"/>
          </w:divBdr>
        </w:div>
        <w:div w:id="1551072599">
          <w:marLeft w:val="640"/>
          <w:marRight w:val="0"/>
          <w:marTop w:val="0"/>
          <w:marBottom w:val="0"/>
          <w:divBdr>
            <w:top w:val="none" w:sz="0" w:space="0" w:color="auto"/>
            <w:left w:val="none" w:sz="0" w:space="0" w:color="auto"/>
            <w:bottom w:val="none" w:sz="0" w:space="0" w:color="auto"/>
            <w:right w:val="none" w:sz="0" w:space="0" w:color="auto"/>
          </w:divBdr>
        </w:div>
        <w:div w:id="343825781">
          <w:marLeft w:val="640"/>
          <w:marRight w:val="0"/>
          <w:marTop w:val="0"/>
          <w:marBottom w:val="0"/>
          <w:divBdr>
            <w:top w:val="none" w:sz="0" w:space="0" w:color="auto"/>
            <w:left w:val="none" w:sz="0" w:space="0" w:color="auto"/>
            <w:bottom w:val="none" w:sz="0" w:space="0" w:color="auto"/>
            <w:right w:val="none" w:sz="0" w:space="0" w:color="auto"/>
          </w:divBdr>
        </w:div>
        <w:div w:id="1874657516">
          <w:marLeft w:val="640"/>
          <w:marRight w:val="0"/>
          <w:marTop w:val="0"/>
          <w:marBottom w:val="0"/>
          <w:divBdr>
            <w:top w:val="none" w:sz="0" w:space="0" w:color="auto"/>
            <w:left w:val="none" w:sz="0" w:space="0" w:color="auto"/>
            <w:bottom w:val="none" w:sz="0" w:space="0" w:color="auto"/>
            <w:right w:val="none" w:sz="0" w:space="0" w:color="auto"/>
          </w:divBdr>
        </w:div>
        <w:div w:id="1648510888">
          <w:marLeft w:val="640"/>
          <w:marRight w:val="0"/>
          <w:marTop w:val="0"/>
          <w:marBottom w:val="0"/>
          <w:divBdr>
            <w:top w:val="none" w:sz="0" w:space="0" w:color="auto"/>
            <w:left w:val="none" w:sz="0" w:space="0" w:color="auto"/>
            <w:bottom w:val="none" w:sz="0" w:space="0" w:color="auto"/>
            <w:right w:val="none" w:sz="0" w:space="0" w:color="auto"/>
          </w:divBdr>
        </w:div>
        <w:div w:id="532497450">
          <w:marLeft w:val="640"/>
          <w:marRight w:val="0"/>
          <w:marTop w:val="0"/>
          <w:marBottom w:val="0"/>
          <w:divBdr>
            <w:top w:val="none" w:sz="0" w:space="0" w:color="auto"/>
            <w:left w:val="none" w:sz="0" w:space="0" w:color="auto"/>
            <w:bottom w:val="none" w:sz="0" w:space="0" w:color="auto"/>
            <w:right w:val="none" w:sz="0" w:space="0" w:color="auto"/>
          </w:divBdr>
        </w:div>
        <w:div w:id="530071273">
          <w:marLeft w:val="640"/>
          <w:marRight w:val="0"/>
          <w:marTop w:val="0"/>
          <w:marBottom w:val="0"/>
          <w:divBdr>
            <w:top w:val="none" w:sz="0" w:space="0" w:color="auto"/>
            <w:left w:val="none" w:sz="0" w:space="0" w:color="auto"/>
            <w:bottom w:val="none" w:sz="0" w:space="0" w:color="auto"/>
            <w:right w:val="none" w:sz="0" w:space="0" w:color="auto"/>
          </w:divBdr>
        </w:div>
        <w:div w:id="2062169366">
          <w:marLeft w:val="640"/>
          <w:marRight w:val="0"/>
          <w:marTop w:val="0"/>
          <w:marBottom w:val="0"/>
          <w:divBdr>
            <w:top w:val="none" w:sz="0" w:space="0" w:color="auto"/>
            <w:left w:val="none" w:sz="0" w:space="0" w:color="auto"/>
            <w:bottom w:val="none" w:sz="0" w:space="0" w:color="auto"/>
            <w:right w:val="none" w:sz="0" w:space="0" w:color="auto"/>
          </w:divBdr>
        </w:div>
        <w:div w:id="760638357">
          <w:marLeft w:val="640"/>
          <w:marRight w:val="0"/>
          <w:marTop w:val="0"/>
          <w:marBottom w:val="0"/>
          <w:divBdr>
            <w:top w:val="none" w:sz="0" w:space="0" w:color="auto"/>
            <w:left w:val="none" w:sz="0" w:space="0" w:color="auto"/>
            <w:bottom w:val="none" w:sz="0" w:space="0" w:color="auto"/>
            <w:right w:val="none" w:sz="0" w:space="0" w:color="auto"/>
          </w:divBdr>
        </w:div>
        <w:div w:id="1779056582">
          <w:marLeft w:val="640"/>
          <w:marRight w:val="0"/>
          <w:marTop w:val="0"/>
          <w:marBottom w:val="0"/>
          <w:divBdr>
            <w:top w:val="none" w:sz="0" w:space="0" w:color="auto"/>
            <w:left w:val="none" w:sz="0" w:space="0" w:color="auto"/>
            <w:bottom w:val="none" w:sz="0" w:space="0" w:color="auto"/>
            <w:right w:val="none" w:sz="0" w:space="0" w:color="auto"/>
          </w:divBdr>
        </w:div>
        <w:div w:id="534344768">
          <w:marLeft w:val="640"/>
          <w:marRight w:val="0"/>
          <w:marTop w:val="0"/>
          <w:marBottom w:val="0"/>
          <w:divBdr>
            <w:top w:val="none" w:sz="0" w:space="0" w:color="auto"/>
            <w:left w:val="none" w:sz="0" w:space="0" w:color="auto"/>
            <w:bottom w:val="none" w:sz="0" w:space="0" w:color="auto"/>
            <w:right w:val="none" w:sz="0" w:space="0" w:color="auto"/>
          </w:divBdr>
        </w:div>
        <w:div w:id="1890800583">
          <w:marLeft w:val="640"/>
          <w:marRight w:val="0"/>
          <w:marTop w:val="0"/>
          <w:marBottom w:val="0"/>
          <w:divBdr>
            <w:top w:val="none" w:sz="0" w:space="0" w:color="auto"/>
            <w:left w:val="none" w:sz="0" w:space="0" w:color="auto"/>
            <w:bottom w:val="none" w:sz="0" w:space="0" w:color="auto"/>
            <w:right w:val="none" w:sz="0" w:space="0" w:color="auto"/>
          </w:divBdr>
        </w:div>
        <w:div w:id="531529348">
          <w:marLeft w:val="640"/>
          <w:marRight w:val="0"/>
          <w:marTop w:val="0"/>
          <w:marBottom w:val="0"/>
          <w:divBdr>
            <w:top w:val="none" w:sz="0" w:space="0" w:color="auto"/>
            <w:left w:val="none" w:sz="0" w:space="0" w:color="auto"/>
            <w:bottom w:val="none" w:sz="0" w:space="0" w:color="auto"/>
            <w:right w:val="none" w:sz="0" w:space="0" w:color="auto"/>
          </w:divBdr>
        </w:div>
        <w:div w:id="802576357">
          <w:marLeft w:val="640"/>
          <w:marRight w:val="0"/>
          <w:marTop w:val="0"/>
          <w:marBottom w:val="0"/>
          <w:divBdr>
            <w:top w:val="none" w:sz="0" w:space="0" w:color="auto"/>
            <w:left w:val="none" w:sz="0" w:space="0" w:color="auto"/>
            <w:bottom w:val="none" w:sz="0" w:space="0" w:color="auto"/>
            <w:right w:val="none" w:sz="0" w:space="0" w:color="auto"/>
          </w:divBdr>
        </w:div>
        <w:div w:id="451631851">
          <w:marLeft w:val="640"/>
          <w:marRight w:val="0"/>
          <w:marTop w:val="0"/>
          <w:marBottom w:val="0"/>
          <w:divBdr>
            <w:top w:val="none" w:sz="0" w:space="0" w:color="auto"/>
            <w:left w:val="none" w:sz="0" w:space="0" w:color="auto"/>
            <w:bottom w:val="none" w:sz="0" w:space="0" w:color="auto"/>
            <w:right w:val="none" w:sz="0" w:space="0" w:color="auto"/>
          </w:divBdr>
        </w:div>
        <w:div w:id="484319004">
          <w:marLeft w:val="640"/>
          <w:marRight w:val="0"/>
          <w:marTop w:val="0"/>
          <w:marBottom w:val="0"/>
          <w:divBdr>
            <w:top w:val="none" w:sz="0" w:space="0" w:color="auto"/>
            <w:left w:val="none" w:sz="0" w:space="0" w:color="auto"/>
            <w:bottom w:val="none" w:sz="0" w:space="0" w:color="auto"/>
            <w:right w:val="none" w:sz="0" w:space="0" w:color="auto"/>
          </w:divBdr>
        </w:div>
        <w:div w:id="327444106">
          <w:marLeft w:val="640"/>
          <w:marRight w:val="0"/>
          <w:marTop w:val="0"/>
          <w:marBottom w:val="0"/>
          <w:divBdr>
            <w:top w:val="none" w:sz="0" w:space="0" w:color="auto"/>
            <w:left w:val="none" w:sz="0" w:space="0" w:color="auto"/>
            <w:bottom w:val="none" w:sz="0" w:space="0" w:color="auto"/>
            <w:right w:val="none" w:sz="0" w:space="0" w:color="auto"/>
          </w:divBdr>
        </w:div>
        <w:div w:id="1906646156">
          <w:marLeft w:val="640"/>
          <w:marRight w:val="0"/>
          <w:marTop w:val="0"/>
          <w:marBottom w:val="0"/>
          <w:divBdr>
            <w:top w:val="none" w:sz="0" w:space="0" w:color="auto"/>
            <w:left w:val="none" w:sz="0" w:space="0" w:color="auto"/>
            <w:bottom w:val="none" w:sz="0" w:space="0" w:color="auto"/>
            <w:right w:val="none" w:sz="0" w:space="0" w:color="auto"/>
          </w:divBdr>
        </w:div>
        <w:div w:id="1241672084">
          <w:marLeft w:val="640"/>
          <w:marRight w:val="0"/>
          <w:marTop w:val="0"/>
          <w:marBottom w:val="0"/>
          <w:divBdr>
            <w:top w:val="none" w:sz="0" w:space="0" w:color="auto"/>
            <w:left w:val="none" w:sz="0" w:space="0" w:color="auto"/>
            <w:bottom w:val="none" w:sz="0" w:space="0" w:color="auto"/>
            <w:right w:val="none" w:sz="0" w:space="0" w:color="auto"/>
          </w:divBdr>
        </w:div>
        <w:div w:id="1806199419">
          <w:marLeft w:val="640"/>
          <w:marRight w:val="0"/>
          <w:marTop w:val="0"/>
          <w:marBottom w:val="0"/>
          <w:divBdr>
            <w:top w:val="none" w:sz="0" w:space="0" w:color="auto"/>
            <w:left w:val="none" w:sz="0" w:space="0" w:color="auto"/>
            <w:bottom w:val="none" w:sz="0" w:space="0" w:color="auto"/>
            <w:right w:val="none" w:sz="0" w:space="0" w:color="auto"/>
          </w:divBdr>
        </w:div>
        <w:div w:id="554658044">
          <w:marLeft w:val="640"/>
          <w:marRight w:val="0"/>
          <w:marTop w:val="0"/>
          <w:marBottom w:val="0"/>
          <w:divBdr>
            <w:top w:val="none" w:sz="0" w:space="0" w:color="auto"/>
            <w:left w:val="none" w:sz="0" w:space="0" w:color="auto"/>
            <w:bottom w:val="none" w:sz="0" w:space="0" w:color="auto"/>
            <w:right w:val="none" w:sz="0" w:space="0" w:color="auto"/>
          </w:divBdr>
        </w:div>
        <w:div w:id="1045132788">
          <w:marLeft w:val="640"/>
          <w:marRight w:val="0"/>
          <w:marTop w:val="0"/>
          <w:marBottom w:val="0"/>
          <w:divBdr>
            <w:top w:val="none" w:sz="0" w:space="0" w:color="auto"/>
            <w:left w:val="none" w:sz="0" w:space="0" w:color="auto"/>
            <w:bottom w:val="none" w:sz="0" w:space="0" w:color="auto"/>
            <w:right w:val="none" w:sz="0" w:space="0" w:color="auto"/>
          </w:divBdr>
        </w:div>
        <w:div w:id="1014260266">
          <w:marLeft w:val="640"/>
          <w:marRight w:val="0"/>
          <w:marTop w:val="0"/>
          <w:marBottom w:val="0"/>
          <w:divBdr>
            <w:top w:val="none" w:sz="0" w:space="0" w:color="auto"/>
            <w:left w:val="none" w:sz="0" w:space="0" w:color="auto"/>
            <w:bottom w:val="none" w:sz="0" w:space="0" w:color="auto"/>
            <w:right w:val="none" w:sz="0" w:space="0" w:color="auto"/>
          </w:divBdr>
        </w:div>
        <w:div w:id="390345204">
          <w:marLeft w:val="640"/>
          <w:marRight w:val="0"/>
          <w:marTop w:val="0"/>
          <w:marBottom w:val="0"/>
          <w:divBdr>
            <w:top w:val="none" w:sz="0" w:space="0" w:color="auto"/>
            <w:left w:val="none" w:sz="0" w:space="0" w:color="auto"/>
            <w:bottom w:val="none" w:sz="0" w:space="0" w:color="auto"/>
            <w:right w:val="none" w:sz="0" w:space="0" w:color="auto"/>
          </w:divBdr>
        </w:div>
        <w:div w:id="2063097192">
          <w:marLeft w:val="640"/>
          <w:marRight w:val="0"/>
          <w:marTop w:val="0"/>
          <w:marBottom w:val="0"/>
          <w:divBdr>
            <w:top w:val="none" w:sz="0" w:space="0" w:color="auto"/>
            <w:left w:val="none" w:sz="0" w:space="0" w:color="auto"/>
            <w:bottom w:val="none" w:sz="0" w:space="0" w:color="auto"/>
            <w:right w:val="none" w:sz="0" w:space="0" w:color="auto"/>
          </w:divBdr>
        </w:div>
        <w:div w:id="264268981">
          <w:marLeft w:val="640"/>
          <w:marRight w:val="0"/>
          <w:marTop w:val="0"/>
          <w:marBottom w:val="0"/>
          <w:divBdr>
            <w:top w:val="none" w:sz="0" w:space="0" w:color="auto"/>
            <w:left w:val="none" w:sz="0" w:space="0" w:color="auto"/>
            <w:bottom w:val="none" w:sz="0" w:space="0" w:color="auto"/>
            <w:right w:val="none" w:sz="0" w:space="0" w:color="auto"/>
          </w:divBdr>
        </w:div>
        <w:div w:id="1949774604">
          <w:marLeft w:val="640"/>
          <w:marRight w:val="0"/>
          <w:marTop w:val="0"/>
          <w:marBottom w:val="0"/>
          <w:divBdr>
            <w:top w:val="none" w:sz="0" w:space="0" w:color="auto"/>
            <w:left w:val="none" w:sz="0" w:space="0" w:color="auto"/>
            <w:bottom w:val="none" w:sz="0" w:space="0" w:color="auto"/>
            <w:right w:val="none" w:sz="0" w:space="0" w:color="auto"/>
          </w:divBdr>
        </w:div>
        <w:div w:id="2024700308">
          <w:marLeft w:val="640"/>
          <w:marRight w:val="0"/>
          <w:marTop w:val="0"/>
          <w:marBottom w:val="0"/>
          <w:divBdr>
            <w:top w:val="none" w:sz="0" w:space="0" w:color="auto"/>
            <w:left w:val="none" w:sz="0" w:space="0" w:color="auto"/>
            <w:bottom w:val="none" w:sz="0" w:space="0" w:color="auto"/>
            <w:right w:val="none" w:sz="0" w:space="0" w:color="auto"/>
          </w:divBdr>
        </w:div>
        <w:div w:id="1302494335">
          <w:marLeft w:val="640"/>
          <w:marRight w:val="0"/>
          <w:marTop w:val="0"/>
          <w:marBottom w:val="0"/>
          <w:divBdr>
            <w:top w:val="none" w:sz="0" w:space="0" w:color="auto"/>
            <w:left w:val="none" w:sz="0" w:space="0" w:color="auto"/>
            <w:bottom w:val="none" w:sz="0" w:space="0" w:color="auto"/>
            <w:right w:val="none" w:sz="0" w:space="0" w:color="auto"/>
          </w:divBdr>
        </w:div>
        <w:div w:id="821700398">
          <w:marLeft w:val="640"/>
          <w:marRight w:val="0"/>
          <w:marTop w:val="0"/>
          <w:marBottom w:val="0"/>
          <w:divBdr>
            <w:top w:val="none" w:sz="0" w:space="0" w:color="auto"/>
            <w:left w:val="none" w:sz="0" w:space="0" w:color="auto"/>
            <w:bottom w:val="none" w:sz="0" w:space="0" w:color="auto"/>
            <w:right w:val="none" w:sz="0" w:space="0" w:color="auto"/>
          </w:divBdr>
        </w:div>
        <w:div w:id="752167491">
          <w:marLeft w:val="640"/>
          <w:marRight w:val="0"/>
          <w:marTop w:val="0"/>
          <w:marBottom w:val="0"/>
          <w:divBdr>
            <w:top w:val="none" w:sz="0" w:space="0" w:color="auto"/>
            <w:left w:val="none" w:sz="0" w:space="0" w:color="auto"/>
            <w:bottom w:val="none" w:sz="0" w:space="0" w:color="auto"/>
            <w:right w:val="none" w:sz="0" w:space="0" w:color="auto"/>
          </w:divBdr>
        </w:div>
        <w:div w:id="1842817400">
          <w:marLeft w:val="640"/>
          <w:marRight w:val="0"/>
          <w:marTop w:val="0"/>
          <w:marBottom w:val="0"/>
          <w:divBdr>
            <w:top w:val="none" w:sz="0" w:space="0" w:color="auto"/>
            <w:left w:val="none" w:sz="0" w:space="0" w:color="auto"/>
            <w:bottom w:val="none" w:sz="0" w:space="0" w:color="auto"/>
            <w:right w:val="none" w:sz="0" w:space="0" w:color="auto"/>
          </w:divBdr>
        </w:div>
        <w:div w:id="2145847799">
          <w:marLeft w:val="640"/>
          <w:marRight w:val="0"/>
          <w:marTop w:val="0"/>
          <w:marBottom w:val="0"/>
          <w:divBdr>
            <w:top w:val="none" w:sz="0" w:space="0" w:color="auto"/>
            <w:left w:val="none" w:sz="0" w:space="0" w:color="auto"/>
            <w:bottom w:val="none" w:sz="0" w:space="0" w:color="auto"/>
            <w:right w:val="none" w:sz="0" w:space="0" w:color="auto"/>
          </w:divBdr>
        </w:div>
        <w:div w:id="1486438348">
          <w:marLeft w:val="640"/>
          <w:marRight w:val="0"/>
          <w:marTop w:val="0"/>
          <w:marBottom w:val="0"/>
          <w:divBdr>
            <w:top w:val="none" w:sz="0" w:space="0" w:color="auto"/>
            <w:left w:val="none" w:sz="0" w:space="0" w:color="auto"/>
            <w:bottom w:val="none" w:sz="0" w:space="0" w:color="auto"/>
            <w:right w:val="none" w:sz="0" w:space="0" w:color="auto"/>
          </w:divBdr>
        </w:div>
        <w:div w:id="461383490">
          <w:marLeft w:val="640"/>
          <w:marRight w:val="0"/>
          <w:marTop w:val="0"/>
          <w:marBottom w:val="0"/>
          <w:divBdr>
            <w:top w:val="none" w:sz="0" w:space="0" w:color="auto"/>
            <w:left w:val="none" w:sz="0" w:space="0" w:color="auto"/>
            <w:bottom w:val="none" w:sz="0" w:space="0" w:color="auto"/>
            <w:right w:val="none" w:sz="0" w:space="0" w:color="auto"/>
          </w:divBdr>
        </w:div>
        <w:div w:id="793131529">
          <w:marLeft w:val="640"/>
          <w:marRight w:val="0"/>
          <w:marTop w:val="0"/>
          <w:marBottom w:val="0"/>
          <w:divBdr>
            <w:top w:val="none" w:sz="0" w:space="0" w:color="auto"/>
            <w:left w:val="none" w:sz="0" w:space="0" w:color="auto"/>
            <w:bottom w:val="none" w:sz="0" w:space="0" w:color="auto"/>
            <w:right w:val="none" w:sz="0" w:space="0" w:color="auto"/>
          </w:divBdr>
        </w:div>
        <w:div w:id="393240989">
          <w:marLeft w:val="640"/>
          <w:marRight w:val="0"/>
          <w:marTop w:val="0"/>
          <w:marBottom w:val="0"/>
          <w:divBdr>
            <w:top w:val="none" w:sz="0" w:space="0" w:color="auto"/>
            <w:left w:val="none" w:sz="0" w:space="0" w:color="auto"/>
            <w:bottom w:val="none" w:sz="0" w:space="0" w:color="auto"/>
            <w:right w:val="none" w:sz="0" w:space="0" w:color="auto"/>
          </w:divBdr>
        </w:div>
        <w:div w:id="1583904449">
          <w:marLeft w:val="640"/>
          <w:marRight w:val="0"/>
          <w:marTop w:val="0"/>
          <w:marBottom w:val="0"/>
          <w:divBdr>
            <w:top w:val="none" w:sz="0" w:space="0" w:color="auto"/>
            <w:left w:val="none" w:sz="0" w:space="0" w:color="auto"/>
            <w:bottom w:val="none" w:sz="0" w:space="0" w:color="auto"/>
            <w:right w:val="none" w:sz="0" w:space="0" w:color="auto"/>
          </w:divBdr>
        </w:div>
        <w:div w:id="2018847505">
          <w:marLeft w:val="640"/>
          <w:marRight w:val="0"/>
          <w:marTop w:val="0"/>
          <w:marBottom w:val="0"/>
          <w:divBdr>
            <w:top w:val="none" w:sz="0" w:space="0" w:color="auto"/>
            <w:left w:val="none" w:sz="0" w:space="0" w:color="auto"/>
            <w:bottom w:val="none" w:sz="0" w:space="0" w:color="auto"/>
            <w:right w:val="none" w:sz="0" w:space="0" w:color="auto"/>
          </w:divBdr>
        </w:div>
        <w:div w:id="1334845373">
          <w:marLeft w:val="640"/>
          <w:marRight w:val="0"/>
          <w:marTop w:val="0"/>
          <w:marBottom w:val="0"/>
          <w:divBdr>
            <w:top w:val="none" w:sz="0" w:space="0" w:color="auto"/>
            <w:left w:val="none" w:sz="0" w:space="0" w:color="auto"/>
            <w:bottom w:val="none" w:sz="0" w:space="0" w:color="auto"/>
            <w:right w:val="none" w:sz="0" w:space="0" w:color="auto"/>
          </w:divBdr>
        </w:div>
        <w:div w:id="477889725">
          <w:marLeft w:val="640"/>
          <w:marRight w:val="0"/>
          <w:marTop w:val="0"/>
          <w:marBottom w:val="0"/>
          <w:divBdr>
            <w:top w:val="none" w:sz="0" w:space="0" w:color="auto"/>
            <w:left w:val="none" w:sz="0" w:space="0" w:color="auto"/>
            <w:bottom w:val="none" w:sz="0" w:space="0" w:color="auto"/>
            <w:right w:val="none" w:sz="0" w:space="0" w:color="auto"/>
          </w:divBdr>
        </w:div>
        <w:div w:id="1309900378">
          <w:marLeft w:val="640"/>
          <w:marRight w:val="0"/>
          <w:marTop w:val="0"/>
          <w:marBottom w:val="0"/>
          <w:divBdr>
            <w:top w:val="none" w:sz="0" w:space="0" w:color="auto"/>
            <w:left w:val="none" w:sz="0" w:space="0" w:color="auto"/>
            <w:bottom w:val="none" w:sz="0" w:space="0" w:color="auto"/>
            <w:right w:val="none" w:sz="0" w:space="0" w:color="auto"/>
          </w:divBdr>
        </w:div>
        <w:div w:id="1626765495">
          <w:marLeft w:val="640"/>
          <w:marRight w:val="0"/>
          <w:marTop w:val="0"/>
          <w:marBottom w:val="0"/>
          <w:divBdr>
            <w:top w:val="none" w:sz="0" w:space="0" w:color="auto"/>
            <w:left w:val="none" w:sz="0" w:space="0" w:color="auto"/>
            <w:bottom w:val="none" w:sz="0" w:space="0" w:color="auto"/>
            <w:right w:val="none" w:sz="0" w:space="0" w:color="auto"/>
          </w:divBdr>
        </w:div>
        <w:div w:id="957495710">
          <w:marLeft w:val="640"/>
          <w:marRight w:val="0"/>
          <w:marTop w:val="0"/>
          <w:marBottom w:val="0"/>
          <w:divBdr>
            <w:top w:val="none" w:sz="0" w:space="0" w:color="auto"/>
            <w:left w:val="none" w:sz="0" w:space="0" w:color="auto"/>
            <w:bottom w:val="none" w:sz="0" w:space="0" w:color="auto"/>
            <w:right w:val="none" w:sz="0" w:space="0" w:color="auto"/>
          </w:divBdr>
        </w:div>
        <w:div w:id="1915041748">
          <w:marLeft w:val="640"/>
          <w:marRight w:val="0"/>
          <w:marTop w:val="0"/>
          <w:marBottom w:val="0"/>
          <w:divBdr>
            <w:top w:val="none" w:sz="0" w:space="0" w:color="auto"/>
            <w:left w:val="none" w:sz="0" w:space="0" w:color="auto"/>
            <w:bottom w:val="none" w:sz="0" w:space="0" w:color="auto"/>
            <w:right w:val="none" w:sz="0" w:space="0" w:color="auto"/>
          </w:divBdr>
        </w:div>
        <w:div w:id="1205101289">
          <w:marLeft w:val="640"/>
          <w:marRight w:val="0"/>
          <w:marTop w:val="0"/>
          <w:marBottom w:val="0"/>
          <w:divBdr>
            <w:top w:val="none" w:sz="0" w:space="0" w:color="auto"/>
            <w:left w:val="none" w:sz="0" w:space="0" w:color="auto"/>
            <w:bottom w:val="none" w:sz="0" w:space="0" w:color="auto"/>
            <w:right w:val="none" w:sz="0" w:space="0" w:color="auto"/>
          </w:divBdr>
        </w:div>
        <w:div w:id="452794459">
          <w:marLeft w:val="640"/>
          <w:marRight w:val="0"/>
          <w:marTop w:val="0"/>
          <w:marBottom w:val="0"/>
          <w:divBdr>
            <w:top w:val="none" w:sz="0" w:space="0" w:color="auto"/>
            <w:left w:val="none" w:sz="0" w:space="0" w:color="auto"/>
            <w:bottom w:val="none" w:sz="0" w:space="0" w:color="auto"/>
            <w:right w:val="none" w:sz="0" w:space="0" w:color="auto"/>
          </w:divBdr>
        </w:div>
        <w:div w:id="1939487662">
          <w:marLeft w:val="640"/>
          <w:marRight w:val="0"/>
          <w:marTop w:val="0"/>
          <w:marBottom w:val="0"/>
          <w:divBdr>
            <w:top w:val="none" w:sz="0" w:space="0" w:color="auto"/>
            <w:left w:val="none" w:sz="0" w:space="0" w:color="auto"/>
            <w:bottom w:val="none" w:sz="0" w:space="0" w:color="auto"/>
            <w:right w:val="none" w:sz="0" w:space="0" w:color="auto"/>
          </w:divBdr>
        </w:div>
        <w:div w:id="694766580">
          <w:marLeft w:val="640"/>
          <w:marRight w:val="0"/>
          <w:marTop w:val="0"/>
          <w:marBottom w:val="0"/>
          <w:divBdr>
            <w:top w:val="none" w:sz="0" w:space="0" w:color="auto"/>
            <w:left w:val="none" w:sz="0" w:space="0" w:color="auto"/>
            <w:bottom w:val="none" w:sz="0" w:space="0" w:color="auto"/>
            <w:right w:val="none" w:sz="0" w:space="0" w:color="auto"/>
          </w:divBdr>
        </w:div>
        <w:div w:id="1931204">
          <w:marLeft w:val="640"/>
          <w:marRight w:val="0"/>
          <w:marTop w:val="0"/>
          <w:marBottom w:val="0"/>
          <w:divBdr>
            <w:top w:val="none" w:sz="0" w:space="0" w:color="auto"/>
            <w:left w:val="none" w:sz="0" w:space="0" w:color="auto"/>
            <w:bottom w:val="none" w:sz="0" w:space="0" w:color="auto"/>
            <w:right w:val="none" w:sz="0" w:space="0" w:color="auto"/>
          </w:divBdr>
        </w:div>
        <w:div w:id="1097097114">
          <w:marLeft w:val="640"/>
          <w:marRight w:val="0"/>
          <w:marTop w:val="0"/>
          <w:marBottom w:val="0"/>
          <w:divBdr>
            <w:top w:val="none" w:sz="0" w:space="0" w:color="auto"/>
            <w:left w:val="none" w:sz="0" w:space="0" w:color="auto"/>
            <w:bottom w:val="none" w:sz="0" w:space="0" w:color="auto"/>
            <w:right w:val="none" w:sz="0" w:space="0" w:color="auto"/>
          </w:divBdr>
        </w:div>
        <w:div w:id="875657331">
          <w:marLeft w:val="640"/>
          <w:marRight w:val="0"/>
          <w:marTop w:val="0"/>
          <w:marBottom w:val="0"/>
          <w:divBdr>
            <w:top w:val="none" w:sz="0" w:space="0" w:color="auto"/>
            <w:left w:val="none" w:sz="0" w:space="0" w:color="auto"/>
            <w:bottom w:val="none" w:sz="0" w:space="0" w:color="auto"/>
            <w:right w:val="none" w:sz="0" w:space="0" w:color="auto"/>
          </w:divBdr>
        </w:div>
        <w:div w:id="1998917539">
          <w:marLeft w:val="640"/>
          <w:marRight w:val="0"/>
          <w:marTop w:val="0"/>
          <w:marBottom w:val="0"/>
          <w:divBdr>
            <w:top w:val="none" w:sz="0" w:space="0" w:color="auto"/>
            <w:left w:val="none" w:sz="0" w:space="0" w:color="auto"/>
            <w:bottom w:val="none" w:sz="0" w:space="0" w:color="auto"/>
            <w:right w:val="none" w:sz="0" w:space="0" w:color="auto"/>
          </w:divBdr>
        </w:div>
        <w:div w:id="1918519296">
          <w:marLeft w:val="640"/>
          <w:marRight w:val="0"/>
          <w:marTop w:val="0"/>
          <w:marBottom w:val="0"/>
          <w:divBdr>
            <w:top w:val="none" w:sz="0" w:space="0" w:color="auto"/>
            <w:left w:val="none" w:sz="0" w:space="0" w:color="auto"/>
            <w:bottom w:val="none" w:sz="0" w:space="0" w:color="auto"/>
            <w:right w:val="none" w:sz="0" w:space="0" w:color="auto"/>
          </w:divBdr>
        </w:div>
        <w:div w:id="914708564">
          <w:marLeft w:val="640"/>
          <w:marRight w:val="0"/>
          <w:marTop w:val="0"/>
          <w:marBottom w:val="0"/>
          <w:divBdr>
            <w:top w:val="none" w:sz="0" w:space="0" w:color="auto"/>
            <w:left w:val="none" w:sz="0" w:space="0" w:color="auto"/>
            <w:bottom w:val="none" w:sz="0" w:space="0" w:color="auto"/>
            <w:right w:val="none" w:sz="0" w:space="0" w:color="auto"/>
          </w:divBdr>
        </w:div>
        <w:div w:id="956717417">
          <w:marLeft w:val="640"/>
          <w:marRight w:val="0"/>
          <w:marTop w:val="0"/>
          <w:marBottom w:val="0"/>
          <w:divBdr>
            <w:top w:val="none" w:sz="0" w:space="0" w:color="auto"/>
            <w:left w:val="none" w:sz="0" w:space="0" w:color="auto"/>
            <w:bottom w:val="none" w:sz="0" w:space="0" w:color="auto"/>
            <w:right w:val="none" w:sz="0" w:space="0" w:color="auto"/>
          </w:divBdr>
        </w:div>
        <w:div w:id="752163632">
          <w:marLeft w:val="640"/>
          <w:marRight w:val="0"/>
          <w:marTop w:val="0"/>
          <w:marBottom w:val="0"/>
          <w:divBdr>
            <w:top w:val="none" w:sz="0" w:space="0" w:color="auto"/>
            <w:left w:val="none" w:sz="0" w:space="0" w:color="auto"/>
            <w:bottom w:val="none" w:sz="0" w:space="0" w:color="auto"/>
            <w:right w:val="none" w:sz="0" w:space="0" w:color="auto"/>
          </w:divBdr>
        </w:div>
        <w:div w:id="243496856">
          <w:marLeft w:val="640"/>
          <w:marRight w:val="0"/>
          <w:marTop w:val="0"/>
          <w:marBottom w:val="0"/>
          <w:divBdr>
            <w:top w:val="none" w:sz="0" w:space="0" w:color="auto"/>
            <w:left w:val="none" w:sz="0" w:space="0" w:color="auto"/>
            <w:bottom w:val="none" w:sz="0" w:space="0" w:color="auto"/>
            <w:right w:val="none" w:sz="0" w:space="0" w:color="auto"/>
          </w:divBdr>
        </w:div>
        <w:div w:id="463233929">
          <w:marLeft w:val="640"/>
          <w:marRight w:val="0"/>
          <w:marTop w:val="0"/>
          <w:marBottom w:val="0"/>
          <w:divBdr>
            <w:top w:val="none" w:sz="0" w:space="0" w:color="auto"/>
            <w:left w:val="none" w:sz="0" w:space="0" w:color="auto"/>
            <w:bottom w:val="none" w:sz="0" w:space="0" w:color="auto"/>
            <w:right w:val="none" w:sz="0" w:space="0" w:color="auto"/>
          </w:divBdr>
        </w:div>
        <w:div w:id="462040032">
          <w:marLeft w:val="640"/>
          <w:marRight w:val="0"/>
          <w:marTop w:val="0"/>
          <w:marBottom w:val="0"/>
          <w:divBdr>
            <w:top w:val="none" w:sz="0" w:space="0" w:color="auto"/>
            <w:left w:val="none" w:sz="0" w:space="0" w:color="auto"/>
            <w:bottom w:val="none" w:sz="0" w:space="0" w:color="auto"/>
            <w:right w:val="none" w:sz="0" w:space="0" w:color="auto"/>
          </w:divBdr>
        </w:div>
        <w:div w:id="888303201">
          <w:marLeft w:val="640"/>
          <w:marRight w:val="0"/>
          <w:marTop w:val="0"/>
          <w:marBottom w:val="0"/>
          <w:divBdr>
            <w:top w:val="none" w:sz="0" w:space="0" w:color="auto"/>
            <w:left w:val="none" w:sz="0" w:space="0" w:color="auto"/>
            <w:bottom w:val="none" w:sz="0" w:space="0" w:color="auto"/>
            <w:right w:val="none" w:sz="0" w:space="0" w:color="auto"/>
          </w:divBdr>
        </w:div>
        <w:div w:id="851378982">
          <w:marLeft w:val="640"/>
          <w:marRight w:val="0"/>
          <w:marTop w:val="0"/>
          <w:marBottom w:val="0"/>
          <w:divBdr>
            <w:top w:val="none" w:sz="0" w:space="0" w:color="auto"/>
            <w:left w:val="none" w:sz="0" w:space="0" w:color="auto"/>
            <w:bottom w:val="none" w:sz="0" w:space="0" w:color="auto"/>
            <w:right w:val="none" w:sz="0" w:space="0" w:color="auto"/>
          </w:divBdr>
        </w:div>
        <w:div w:id="1289167828">
          <w:marLeft w:val="640"/>
          <w:marRight w:val="0"/>
          <w:marTop w:val="0"/>
          <w:marBottom w:val="0"/>
          <w:divBdr>
            <w:top w:val="none" w:sz="0" w:space="0" w:color="auto"/>
            <w:left w:val="none" w:sz="0" w:space="0" w:color="auto"/>
            <w:bottom w:val="none" w:sz="0" w:space="0" w:color="auto"/>
            <w:right w:val="none" w:sz="0" w:space="0" w:color="auto"/>
          </w:divBdr>
        </w:div>
        <w:div w:id="343557140">
          <w:marLeft w:val="640"/>
          <w:marRight w:val="0"/>
          <w:marTop w:val="0"/>
          <w:marBottom w:val="0"/>
          <w:divBdr>
            <w:top w:val="none" w:sz="0" w:space="0" w:color="auto"/>
            <w:left w:val="none" w:sz="0" w:space="0" w:color="auto"/>
            <w:bottom w:val="none" w:sz="0" w:space="0" w:color="auto"/>
            <w:right w:val="none" w:sz="0" w:space="0" w:color="auto"/>
          </w:divBdr>
        </w:div>
        <w:div w:id="1414429360">
          <w:marLeft w:val="640"/>
          <w:marRight w:val="0"/>
          <w:marTop w:val="0"/>
          <w:marBottom w:val="0"/>
          <w:divBdr>
            <w:top w:val="none" w:sz="0" w:space="0" w:color="auto"/>
            <w:left w:val="none" w:sz="0" w:space="0" w:color="auto"/>
            <w:bottom w:val="none" w:sz="0" w:space="0" w:color="auto"/>
            <w:right w:val="none" w:sz="0" w:space="0" w:color="auto"/>
          </w:divBdr>
        </w:div>
        <w:div w:id="1268387896">
          <w:marLeft w:val="640"/>
          <w:marRight w:val="0"/>
          <w:marTop w:val="0"/>
          <w:marBottom w:val="0"/>
          <w:divBdr>
            <w:top w:val="none" w:sz="0" w:space="0" w:color="auto"/>
            <w:left w:val="none" w:sz="0" w:space="0" w:color="auto"/>
            <w:bottom w:val="none" w:sz="0" w:space="0" w:color="auto"/>
            <w:right w:val="none" w:sz="0" w:space="0" w:color="auto"/>
          </w:divBdr>
        </w:div>
        <w:div w:id="1204441645">
          <w:marLeft w:val="640"/>
          <w:marRight w:val="0"/>
          <w:marTop w:val="0"/>
          <w:marBottom w:val="0"/>
          <w:divBdr>
            <w:top w:val="none" w:sz="0" w:space="0" w:color="auto"/>
            <w:left w:val="none" w:sz="0" w:space="0" w:color="auto"/>
            <w:bottom w:val="none" w:sz="0" w:space="0" w:color="auto"/>
            <w:right w:val="none" w:sz="0" w:space="0" w:color="auto"/>
          </w:divBdr>
        </w:div>
        <w:div w:id="920598974">
          <w:marLeft w:val="640"/>
          <w:marRight w:val="0"/>
          <w:marTop w:val="0"/>
          <w:marBottom w:val="0"/>
          <w:divBdr>
            <w:top w:val="none" w:sz="0" w:space="0" w:color="auto"/>
            <w:left w:val="none" w:sz="0" w:space="0" w:color="auto"/>
            <w:bottom w:val="none" w:sz="0" w:space="0" w:color="auto"/>
            <w:right w:val="none" w:sz="0" w:space="0" w:color="auto"/>
          </w:divBdr>
        </w:div>
        <w:div w:id="1499929857">
          <w:marLeft w:val="640"/>
          <w:marRight w:val="0"/>
          <w:marTop w:val="0"/>
          <w:marBottom w:val="0"/>
          <w:divBdr>
            <w:top w:val="none" w:sz="0" w:space="0" w:color="auto"/>
            <w:left w:val="none" w:sz="0" w:space="0" w:color="auto"/>
            <w:bottom w:val="none" w:sz="0" w:space="0" w:color="auto"/>
            <w:right w:val="none" w:sz="0" w:space="0" w:color="auto"/>
          </w:divBdr>
        </w:div>
        <w:div w:id="1125466479">
          <w:marLeft w:val="640"/>
          <w:marRight w:val="0"/>
          <w:marTop w:val="0"/>
          <w:marBottom w:val="0"/>
          <w:divBdr>
            <w:top w:val="none" w:sz="0" w:space="0" w:color="auto"/>
            <w:left w:val="none" w:sz="0" w:space="0" w:color="auto"/>
            <w:bottom w:val="none" w:sz="0" w:space="0" w:color="auto"/>
            <w:right w:val="none" w:sz="0" w:space="0" w:color="auto"/>
          </w:divBdr>
        </w:div>
        <w:div w:id="1389111459">
          <w:marLeft w:val="640"/>
          <w:marRight w:val="0"/>
          <w:marTop w:val="0"/>
          <w:marBottom w:val="0"/>
          <w:divBdr>
            <w:top w:val="none" w:sz="0" w:space="0" w:color="auto"/>
            <w:left w:val="none" w:sz="0" w:space="0" w:color="auto"/>
            <w:bottom w:val="none" w:sz="0" w:space="0" w:color="auto"/>
            <w:right w:val="none" w:sz="0" w:space="0" w:color="auto"/>
          </w:divBdr>
        </w:div>
        <w:div w:id="236091125">
          <w:marLeft w:val="640"/>
          <w:marRight w:val="0"/>
          <w:marTop w:val="0"/>
          <w:marBottom w:val="0"/>
          <w:divBdr>
            <w:top w:val="none" w:sz="0" w:space="0" w:color="auto"/>
            <w:left w:val="none" w:sz="0" w:space="0" w:color="auto"/>
            <w:bottom w:val="none" w:sz="0" w:space="0" w:color="auto"/>
            <w:right w:val="none" w:sz="0" w:space="0" w:color="auto"/>
          </w:divBdr>
        </w:div>
        <w:div w:id="1208953524">
          <w:marLeft w:val="640"/>
          <w:marRight w:val="0"/>
          <w:marTop w:val="0"/>
          <w:marBottom w:val="0"/>
          <w:divBdr>
            <w:top w:val="none" w:sz="0" w:space="0" w:color="auto"/>
            <w:left w:val="none" w:sz="0" w:space="0" w:color="auto"/>
            <w:bottom w:val="none" w:sz="0" w:space="0" w:color="auto"/>
            <w:right w:val="none" w:sz="0" w:space="0" w:color="auto"/>
          </w:divBdr>
        </w:div>
        <w:div w:id="1571497099">
          <w:marLeft w:val="640"/>
          <w:marRight w:val="0"/>
          <w:marTop w:val="0"/>
          <w:marBottom w:val="0"/>
          <w:divBdr>
            <w:top w:val="none" w:sz="0" w:space="0" w:color="auto"/>
            <w:left w:val="none" w:sz="0" w:space="0" w:color="auto"/>
            <w:bottom w:val="none" w:sz="0" w:space="0" w:color="auto"/>
            <w:right w:val="none" w:sz="0" w:space="0" w:color="auto"/>
          </w:divBdr>
        </w:div>
        <w:div w:id="181894469">
          <w:marLeft w:val="640"/>
          <w:marRight w:val="0"/>
          <w:marTop w:val="0"/>
          <w:marBottom w:val="0"/>
          <w:divBdr>
            <w:top w:val="none" w:sz="0" w:space="0" w:color="auto"/>
            <w:left w:val="none" w:sz="0" w:space="0" w:color="auto"/>
            <w:bottom w:val="none" w:sz="0" w:space="0" w:color="auto"/>
            <w:right w:val="none" w:sz="0" w:space="0" w:color="auto"/>
          </w:divBdr>
        </w:div>
        <w:div w:id="1972398868">
          <w:marLeft w:val="640"/>
          <w:marRight w:val="0"/>
          <w:marTop w:val="0"/>
          <w:marBottom w:val="0"/>
          <w:divBdr>
            <w:top w:val="none" w:sz="0" w:space="0" w:color="auto"/>
            <w:left w:val="none" w:sz="0" w:space="0" w:color="auto"/>
            <w:bottom w:val="none" w:sz="0" w:space="0" w:color="auto"/>
            <w:right w:val="none" w:sz="0" w:space="0" w:color="auto"/>
          </w:divBdr>
        </w:div>
        <w:div w:id="279457831">
          <w:marLeft w:val="640"/>
          <w:marRight w:val="0"/>
          <w:marTop w:val="0"/>
          <w:marBottom w:val="0"/>
          <w:divBdr>
            <w:top w:val="none" w:sz="0" w:space="0" w:color="auto"/>
            <w:left w:val="none" w:sz="0" w:space="0" w:color="auto"/>
            <w:bottom w:val="none" w:sz="0" w:space="0" w:color="auto"/>
            <w:right w:val="none" w:sz="0" w:space="0" w:color="auto"/>
          </w:divBdr>
        </w:div>
        <w:div w:id="1476796639">
          <w:marLeft w:val="640"/>
          <w:marRight w:val="0"/>
          <w:marTop w:val="0"/>
          <w:marBottom w:val="0"/>
          <w:divBdr>
            <w:top w:val="none" w:sz="0" w:space="0" w:color="auto"/>
            <w:left w:val="none" w:sz="0" w:space="0" w:color="auto"/>
            <w:bottom w:val="none" w:sz="0" w:space="0" w:color="auto"/>
            <w:right w:val="none" w:sz="0" w:space="0" w:color="auto"/>
          </w:divBdr>
        </w:div>
        <w:div w:id="417798507">
          <w:marLeft w:val="640"/>
          <w:marRight w:val="0"/>
          <w:marTop w:val="0"/>
          <w:marBottom w:val="0"/>
          <w:divBdr>
            <w:top w:val="none" w:sz="0" w:space="0" w:color="auto"/>
            <w:left w:val="none" w:sz="0" w:space="0" w:color="auto"/>
            <w:bottom w:val="none" w:sz="0" w:space="0" w:color="auto"/>
            <w:right w:val="none" w:sz="0" w:space="0" w:color="auto"/>
          </w:divBdr>
        </w:div>
        <w:div w:id="662972777">
          <w:marLeft w:val="640"/>
          <w:marRight w:val="0"/>
          <w:marTop w:val="0"/>
          <w:marBottom w:val="0"/>
          <w:divBdr>
            <w:top w:val="none" w:sz="0" w:space="0" w:color="auto"/>
            <w:left w:val="none" w:sz="0" w:space="0" w:color="auto"/>
            <w:bottom w:val="none" w:sz="0" w:space="0" w:color="auto"/>
            <w:right w:val="none" w:sz="0" w:space="0" w:color="auto"/>
          </w:divBdr>
        </w:div>
        <w:div w:id="1035615971">
          <w:marLeft w:val="640"/>
          <w:marRight w:val="0"/>
          <w:marTop w:val="0"/>
          <w:marBottom w:val="0"/>
          <w:divBdr>
            <w:top w:val="none" w:sz="0" w:space="0" w:color="auto"/>
            <w:left w:val="none" w:sz="0" w:space="0" w:color="auto"/>
            <w:bottom w:val="none" w:sz="0" w:space="0" w:color="auto"/>
            <w:right w:val="none" w:sz="0" w:space="0" w:color="auto"/>
          </w:divBdr>
        </w:div>
        <w:div w:id="739474986">
          <w:marLeft w:val="640"/>
          <w:marRight w:val="0"/>
          <w:marTop w:val="0"/>
          <w:marBottom w:val="0"/>
          <w:divBdr>
            <w:top w:val="none" w:sz="0" w:space="0" w:color="auto"/>
            <w:left w:val="none" w:sz="0" w:space="0" w:color="auto"/>
            <w:bottom w:val="none" w:sz="0" w:space="0" w:color="auto"/>
            <w:right w:val="none" w:sz="0" w:space="0" w:color="auto"/>
          </w:divBdr>
        </w:div>
        <w:div w:id="841428397">
          <w:marLeft w:val="640"/>
          <w:marRight w:val="0"/>
          <w:marTop w:val="0"/>
          <w:marBottom w:val="0"/>
          <w:divBdr>
            <w:top w:val="none" w:sz="0" w:space="0" w:color="auto"/>
            <w:left w:val="none" w:sz="0" w:space="0" w:color="auto"/>
            <w:bottom w:val="none" w:sz="0" w:space="0" w:color="auto"/>
            <w:right w:val="none" w:sz="0" w:space="0" w:color="auto"/>
          </w:divBdr>
        </w:div>
        <w:div w:id="1405840016">
          <w:marLeft w:val="640"/>
          <w:marRight w:val="0"/>
          <w:marTop w:val="0"/>
          <w:marBottom w:val="0"/>
          <w:divBdr>
            <w:top w:val="none" w:sz="0" w:space="0" w:color="auto"/>
            <w:left w:val="none" w:sz="0" w:space="0" w:color="auto"/>
            <w:bottom w:val="none" w:sz="0" w:space="0" w:color="auto"/>
            <w:right w:val="none" w:sz="0" w:space="0" w:color="auto"/>
          </w:divBdr>
        </w:div>
        <w:div w:id="968559568">
          <w:marLeft w:val="640"/>
          <w:marRight w:val="0"/>
          <w:marTop w:val="0"/>
          <w:marBottom w:val="0"/>
          <w:divBdr>
            <w:top w:val="none" w:sz="0" w:space="0" w:color="auto"/>
            <w:left w:val="none" w:sz="0" w:space="0" w:color="auto"/>
            <w:bottom w:val="none" w:sz="0" w:space="0" w:color="auto"/>
            <w:right w:val="none" w:sz="0" w:space="0" w:color="auto"/>
          </w:divBdr>
        </w:div>
        <w:div w:id="835921131">
          <w:marLeft w:val="640"/>
          <w:marRight w:val="0"/>
          <w:marTop w:val="0"/>
          <w:marBottom w:val="0"/>
          <w:divBdr>
            <w:top w:val="none" w:sz="0" w:space="0" w:color="auto"/>
            <w:left w:val="none" w:sz="0" w:space="0" w:color="auto"/>
            <w:bottom w:val="none" w:sz="0" w:space="0" w:color="auto"/>
            <w:right w:val="none" w:sz="0" w:space="0" w:color="auto"/>
          </w:divBdr>
        </w:div>
        <w:div w:id="1892501866">
          <w:marLeft w:val="640"/>
          <w:marRight w:val="0"/>
          <w:marTop w:val="0"/>
          <w:marBottom w:val="0"/>
          <w:divBdr>
            <w:top w:val="none" w:sz="0" w:space="0" w:color="auto"/>
            <w:left w:val="none" w:sz="0" w:space="0" w:color="auto"/>
            <w:bottom w:val="none" w:sz="0" w:space="0" w:color="auto"/>
            <w:right w:val="none" w:sz="0" w:space="0" w:color="auto"/>
          </w:divBdr>
        </w:div>
        <w:div w:id="283538494">
          <w:marLeft w:val="640"/>
          <w:marRight w:val="0"/>
          <w:marTop w:val="0"/>
          <w:marBottom w:val="0"/>
          <w:divBdr>
            <w:top w:val="none" w:sz="0" w:space="0" w:color="auto"/>
            <w:left w:val="none" w:sz="0" w:space="0" w:color="auto"/>
            <w:bottom w:val="none" w:sz="0" w:space="0" w:color="auto"/>
            <w:right w:val="none" w:sz="0" w:space="0" w:color="auto"/>
          </w:divBdr>
        </w:div>
        <w:div w:id="283270623">
          <w:marLeft w:val="640"/>
          <w:marRight w:val="0"/>
          <w:marTop w:val="0"/>
          <w:marBottom w:val="0"/>
          <w:divBdr>
            <w:top w:val="none" w:sz="0" w:space="0" w:color="auto"/>
            <w:left w:val="none" w:sz="0" w:space="0" w:color="auto"/>
            <w:bottom w:val="none" w:sz="0" w:space="0" w:color="auto"/>
            <w:right w:val="none" w:sz="0" w:space="0" w:color="auto"/>
          </w:divBdr>
        </w:div>
        <w:div w:id="1708488467">
          <w:marLeft w:val="640"/>
          <w:marRight w:val="0"/>
          <w:marTop w:val="0"/>
          <w:marBottom w:val="0"/>
          <w:divBdr>
            <w:top w:val="none" w:sz="0" w:space="0" w:color="auto"/>
            <w:left w:val="none" w:sz="0" w:space="0" w:color="auto"/>
            <w:bottom w:val="none" w:sz="0" w:space="0" w:color="auto"/>
            <w:right w:val="none" w:sz="0" w:space="0" w:color="auto"/>
          </w:divBdr>
        </w:div>
        <w:div w:id="979308106">
          <w:marLeft w:val="640"/>
          <w:marRight w:val="0"/>
          <w:marTop w:val="0"/>
          <w:marBottom w:val="0"/>
          <w:divBdr>
            <w:top w:val="none" w:sz="0" w:space="0" w:color="auto"/>
            <w:left w:val="none" w:sz="0" w:space="0" w:color="auto"/>
            <w:bottom w:val="none" w:sz="0" w:space="0" w:color="auto"/>
            <w:right w:val="none" w:sz="0" w:space="0" w:color="auto"/>
          </w:divBdr>
        </w:div>
        <w:div w:id="1207984591">
          <w:marLeft w:val="640"/>
          <w:marRight w:val="0"/>
          <w:marTop w:val="0"/>
          <w:marBottom w:val="0"/>
          <w:divBdr>
            <w:top w:val="none" w:sz="0" w:space="0" w:color="auto"/>
            <w:left w:val="none" w:sz="0" w:space="0" w:color="auto"/>
            <w:bottom w:val="none" w:sz="0" w:space="0" w:color="auto"/>
            <w:right w:val="none" w:sz="0" w:space="0" w:color="auto"/>
          </w:divBdr>
        </w:div>
        <w:div w:id="1893997551">
          <w:marLeft w:val="640"/>
          <w:marRight w:val="0"/>
          <w:marTop w:val="0"/>
          <w:marBottom w:val="0"/>
          <w:divBdr>
            <w:top w:val="none" w:sz="0" w:space="0" w:color="auto"/>
            <w:left w:val="none" w:sz="0" w:space="0" w:color="auto"/>
            <w:bottom w:val="none" w:sz="0" w:space="0" w:color="auto"/>
            <w:right w:val="none" w:sz="0" w:space="0" w:color="auto"/>
          </w:divBdr>
        </w:div>
        <w:div w:id="969281482">
          <w:marLeft w:val="640"/>
          <w:marRight w:val="0"/>
          <w:marTop w:val="0"/>
          <w:marBottom w:val="0"/>
          <w:divBdr>
            <w:top w:val="none" w:sz="0" w:space="0" w:color="auto"/>
            <w:left w:val="none" w:sz="0" w:space="0" w:color="auto"/>
            <w:bottom w:val="none" w:sz="0" w:space="0" w:color="auto"/>
            <w:right w:val="none" w:sz="0" w:space="0" w:color="auto"/>
          </w:divBdr>
        </w:div>
        <w:div w:id="1047334911">
          <w:marLeft w:val="640"/>
          <w:marRight w:val="0"/>
          <w:marTop w:val="0"/>
          <w:marBottom w:val="0"/>
          <w:divBdr>
            <w:top w:val="none" w:sz="0" w:space="0" w:color="auto"/>
            <w:left w:val="none" w:sz="0" w:space="0" w:color="auto"/>
            <w:bottom w:val="none" w:sz="0" w:space="0" w:color="auto"/>
            <w:right w:val="none" w:sz="0" w:space="0" w:color="auto"/>
          </w:divBdr>
        </w:div>
        <w:div w:id="911232790">
          <w:marLeft w:val="640"/>
          <w:marRight w:val="0"/>
          <w:marTop w:val="0"/>
          <w:marBottom w:val="0"/>
          <w:divBdr>
            <w:top w:val="none" w:sz="0" w:space="0" w:color="auto"/>
            <w:left w:val="none" w:sz="0" w:space="0" w:color="auto"/>
            <w:bottom w:val="none" w:sz="0" w:space="0" w:color="auto"/>
            <w:right w:val="none" w:sz="0" w:space="0" w:color="auto"/>
          </w:divBdr>
        </w:div>
        <w:div w:id="213011457">
          <w:marLeft w:val="640"/>
          <w:marRight w:val="0"/>
          <w:marTop w:val="0"/>
          <w:marBottom w:val="0"/>
          <w:divBdr>
            <w:top w:val="none" w:sz="0" w:space="0" w:color="auto"/>
            <w:left w:val="none" w:sz="0" w:space="0" w:color="auto"/>
            <w:bottom w:val="none" w:sz="0" w:space="0" w:color="auto"/>
            <w:right w:val="none" w:sz="0" w:space="0" w:color="auto"/>
          </w:divBdr>
        </w:div>
        <w:div w:id="1423182037">
          <w:marLeft w:val="640"/>
          <w:marRight w:val="0"/>
          <w:marTop w:val="0"/>
          <w:marBottom w:val="0"/>
          <w:divBdr>
            <w:top w:val="none" w:sz="0" w:space="0" w:color="auto"/>
            <w:left w:val="none" w:sz="0" w:space="0" w:color="auto"/>
            <w:bottom w:val="none" w:sz="0" w:space="0" w:color="auto"/>
            <w:right w:val="none" w:sz="0" w:space="0" w:color="auto"/>
          </w:divBdr>
        </w:div>
        <w:div w:id="1657302703">
          <w:marLeft w:val="640"/>
          <w:marRight w:val="0"/>
          <w:marTop w:val="0"/>
          <w:marBottom w:val="0"/>
          <w:divBdr>
            <w:top w:val="none" w:sz="0" w:space="0" w:color="auto"/>
            <w:left w:val="none" w:sz="0" w:space="0" w:color="auto"/>
            <w:bottom w:val="none" w:sz="0" w:space="0" w:color="auto"/>
            <w:right w:val="none" w:sz="0" w:space="0" w:color="auto"/>
          </w:divBdr>
        </w:div>
        <w:div w:id="1482040058">
          <w:marLeft w:val="640"/>
          <w:marRight w:val="0"/>
          <w:marTop w:val="0"/>
          <w:marBottom w:val="0"/>
          <w:divBdr>
            <w:top w:val="none" w:sz="0" w:space="0" w:color="auto"/>
            <w:left w:val="none" w:sz="0" w:space="0" w:color="auto"/>
            <w:bottom w:val="none" w:sz="0" w:space="0" w:color="auto"/>
            <w:right w:val="none" w:sz="0" w:space="0" w:color="auto"/>
          </w:divBdr>
        </w:div>
      </w:divsChild>
    </w:div>
    <w:div w:id="1742020861">
      <w:bodyDiv w:val="1"/>
      <w:marLeft w:val="0"/>
      <w:marRight w:val="0"/>
      <w:marTop w:val="0"/>
      <w:marBottom w:val="0"/>
      <w:divBdr>
        <w:top w:val="none" w:sz="0" w:space="0" w:color="auto"/>
        <w:left w:val="none" w:sz="0" w:space="0" w:color="auto"/>
        <w:bottom w:val="none" w:sz="0" w:space="0" w:color="auto"/>
        <w:right w:val="none" w:sz="0" w:space="0" w:color="auto"/>
      </w:divBdr>
      <w:divsChild>
        <w:div w:id="691612134">
          <w:marLeft w:val="640"/>
          <w:marRight w:val="0"/>
          <w:marTop w:val="0"/>
          <w:marBottom w:val="0"/>
          <w:divBdr>
            <w:top w:val="none" w:sz="0" w:space="0" w:color="auto"/>
            <w:left w:val="none" w:sz="0" w:space="0" w:color="auto"/>
            <w:bottom w:val="none" w:sz="0" w:space="0" w:color="auto"/>
            <w:right w:val="none" w:sz="0" w:space="0" w:color="auto"/>
          </w:divBdr>
        </w:div>
        <w:div w:id="1643150690">
          <w:marLeft w:val="640"/>
          <w:marRight w:val="0"/>
          <w:marTop w:val="0"/>
          <w:marBottom w:val="0"/>
          <w:divBdr>
            <w:top w:val="none" w:sz="0" w:space="0" w:color="auto"/>
            <w:left w:val="none" w:sz="0" w:space="0" w:color="auto"/>
            <w:bottom w:val="none" w:sz="0" w:space="0" w:color="auto"/>
            <w:right w:val="none" w:sz="0" w:space="0" w:color="auto"/>
          </w:divBdr>
        </w:div>
        <w:div w:id="1193307465">
          <w:marLeft w:val="640"/>
          <w:marRight w:val="0"/>
          <w:marTop w:val="0"/>
          <w:marBottom w:val="0"/>
          <w:divBdr>
            <w:top w:val="none" w:sz="0" w:space="0" w:color="auto"/>
            <w:left w:val="none" w:sz="0" w:space="0" w:color="auto"/>
            <w:bottom w:val="none" w:sz="0" w:space="0" w:color="auto"/>
            <w:right w:val="none" w:sz="0" w:space="0" w:color="auto"/>
          </w:divBdr>
        </w:div>
        <w:div w:id="915937229">
          <w:marLeft w:val="640"/>
          <w:marRight w:val="0"/>
          <w:marTop w:val="0"/>
          <w:marBottom w:val="0"/>
          <w:divBdr>
            <w:top w:val="none" w:sz="0" w:space="0" w:color="auto"/>
            <w:left w:val="none" w:sz="0" w:space="0" w:color="auto"/>
            <w:bottom w:val="none" w:sz="0" w:space="0" w:color="auto"/>
            <w:right w:val="none" w:sz="0" w:space="0" w:color="auto"/>
          </w:divBdr>
        </w:div>
        <w:div w:id="740182217">
          <w:marLeft w:val="640"/>
          <w:marRight w:val="0"/>
          <w:marTop w:val="0"/>
          <w:marBottom w:val="0"/>
          <w:divBdr>
            <w:top w:val="none" w:sz="0" w:space="0" w:color="auto"/>
            <w:left w:val="none" w:sz="0" w:space="0" w:color="auto"/>
            <w:bottom w:val="none" w:sz="0" w:space="0" w:color="auto"/>
            <w:right w:val="none" w:sz="0" w:space="0" w:color="auto"/>
          </w:divBdr>
        </w:div>
        <w:div w:id="1750730043">
          <w:marLeft w:val="640"/>
          <w:marRight w:val="0"/>
          <w:marTop w:val="0"/>
          <w:marBottom w:val="0"/>
          <w:divBdr>
            <w:top w:val="none" w:sz="0" w:space="0" w:color="auto"/>
            <w:left w:val="none" w:sz="0" w:space="0" w:color="auto"/>
            <w:bottom w:val="none" w:sz="0" w:space="0" w:color="auto"/>
            <w:right w:val="none" w:sz="0" w:space="0" w:color="auto"/>
          </w:divBdr>
        </w:div>
        <w:div w:id="1068453862">
          <w:marLeft w:val="640"/>
          <w:marRight w:val="0"/>
          <w:marTop w:val="0"/>
          <w:marBottom w:val="0"/>
          <w:divBdr>
            <w:top w:val="none" w:sz="0" w:space="0" w:color="auto"/>
            <w:left w:val="none" w:sz="0" w:space="0" w:color="auto"/>
            <w:bottom w:val="none" w:sz="0" w:space="0" w:color="auto"/>
            <w:right w:val="none" w:sz="0" w:space="0" w:color="auto"/>
          </w:divBdr>
        </w:div>
        <w:div w:id="1192962529">
          <w:marLeft w:val="640"/>
          <w:marRight w:val="0"/>
          <w:marTop w:val="0"/>
          <w:marBottom w:val="0"/>
          <w:divBdr>
            <w:top w:val="none" w:sz="0" w:space="0" w:color="auto"/>
            <w:left w:val="none" w:sz="0" w:space="0" w:color="auto"/>
            <w:bottom w:val="none" w:sz="0" w:space="0" w:color="auto"/>
            <w:right w:val="none" w:sz="0" w:space="0" w:color="auto"/>
          </w:divBdr>
        </w:div>
        <w:div w:id="1055199415">
          <w:marLeft w:val="640"/>
          <w:marRight w:val="0"/>
          <w:marTop w:val="0"/>
          <w:marBottom w:val="0"/>
          <w:divBdr>
            <w:top w:val="none" w:sz="0" w:space="0" w:color="auto"/>
            <w:left w:val="none" w:sz="0" w:space="0" w:color="auto"/>
            <w:bottom w:val="none" w:sz="0" w:space="0" w:color="auto"/>
            <w:right w:val="none" w:sz="0" w:space="0" w:color="auto"/>
          </w:divBdr>
        </w:div>
        <w:div w:id="1006057599">
          <w:marLeft w:val="640"/>
          <w:marRight w:val="0"/>
          <w:marTop w:val="0"/>
          <w:marBottom w:val="0"/>
          <w:divBdr>
            <w:top w:val="none" w:sz="0" w:space="0" w:color="auto"/>
            <w:left w:val="none" w:sz="0" w:space="0" w:color="auto"/>
            <w:bottom w:val="none" w:sz="0" w:space="0" w:color="auto"/>
            <w:right w:val="none" w:sz="0" w:space="0" w:color="auto"/>
          </w:divBdr>
        </w:div>
        <w:div w:id="186334804">
          <w:marLeft w:val="640"/>
          <w:marRight w:val="0"/>
          <w:marTop w:val="0"/>
          <w:marBottom w:val="0"/>
          <w:divBdr>
            <w:top w:val="none" w:sz="0" w:space="0" w:color="auto"/>
            <w:left w:val="none" w:sz="0" w:space="0" w:color="auto"/>
            <w:bottom w:val="none" w:sz="0" w:space="0" w:color="auto"/>
            <w:right w:val="none" w:sz="0" w:space="0" w:color="auto"/>
          </w:divBdr>
        </w:div>
        <w:div w:id="1064835871">
          <w:marLeft w:val="640"/>
          <w:marRight w:val="0"/>
          <w:marTop w:val="0"/>
          <w:marBottom w:val="0"/>
          <w:divBdr>
            <w:top w:val="none" w:sz="0" w:space="0" w:color="auto"/>
            <w:left w:val="none" w:sz="0" w:space="0" w:color="auto"/>
            <w:bottom w:val="none" w:sz="0" w:space="0" w:color="auto"/>
            <w:right w:val="none" w:sz="0" w:space="0" w:color="auto"/>
          </w:divBdr>
        </w:div>
        <w:div w:id="1949502455">
          <w:marLeft w:val="640"/>
          <w:marRight w:val="0"/>
          <w:marTop w:val="0"/>
          <w:marBottom w:val="0"/>
          <w:divBdr>
            <w:top w:val="none" w:sz="0" w:space="0" w:color="auto"/>
            <w:left w:val="none" w:sz="0" w:space="0" w:color="auto"/>
            <w:bottom w:val="none" w:sz="0" w:space="0" w:color="auto"/>
            <w:right w:val="none" w:sz="0" w:space="0" w:color="auto"/>
          </w:divBdr>
        </w:div>
        <w:div w:id="212818316">
          <w:marLeft w:val="640"/>
          <w:marRight w:val="0"/>
          <w:marTop w:val="0"/>
          <w:marBottom w:val="0"/>
          <w:divBdr>
            <w:top w:val="none" w:sz="0" w:space="0" w:color="auto"/>
            <w:left w:val="none" w:sz="0" w:space="0" w:color="auto"/>
            <w:bottom w:val="none" w:sz="0" w:space="0" w:color="auto"/>
            <w:right w:val="none" w:sz="0" w:space="0" w:color="auto"/>
          </w:divBdr>
        </w:div>
        <w:div w:id="1602644797">
          <w:marLeft w:val="640"/>
          <w:marRight w:val="0"/>
          <w:marTop w:val="0"/>
          <w:marBottom w:val="0"/>
          <w:divBdr>
            <w:top w:val="none" w:sz="0" w:space="0" w:color="auto"/>
            <w:left w:val="none" w:sz="0" w:space="0" w:color="auto"/>
            <w:bottom w:val="none" w:sz="0" w:space="0" w:color="auto"/>
            <w:right w:val="none" w:sz="0" w:space="0" w:color="auto"/>
          </w:divBdr>
        </w:div>
        <w:div w:id="730075393">
          <w:marLeft w:val="640"/>
          <w:marRight w:val="0"/>
          <w:marTop w:val="0"/>
          <w:marBottom w:val="0"/>
          <w:divBdr>
            <w:top w:val="none" w:sz="0" w:space="0" w:color="auto"/>
            <w:left w:val="none" w:sz="0" w:space="0" w:color="auto"/>
            <w:bottom w:val="none" w:sz="0" w:space="0" w:color="auto"/>
            <w:right w:val="none" w:sz="0" w:space="0" w:color="auto"/>
          </w:divBdr>
        </w:div>
        <w:div w:id="1819105281">
          <w:marLeft w:val="640"/>
          <w:marRight w:val="0"/>
          <w:marTop w:val="0"/>
          <w:marBottom w:val="0"/>
          <w:divBdr>
            <w:top w:val="none" w:sz="0" w:space="0" w:color="auto"/>
            <w:left w:val="none" w:sz="0" w:space="0" w:color="auto"/>
            <w:bottom w:val="none" w:sz="0" w:space="0" w:color="auto"/>
            <w:right w:val="none" w:sz="0" w:space="0" w:color="auto"/>
          </w:divBdr>
        </w:div>
        <w:div w:id="1007557101">
          <w:marLeft w:val="640"/>
          <w:marRight w:val="0"/>
          <w:marTop w:val="0"/>
          <w:marBottom w:val="0"/>
          <w:divBdr>
            <w:top w:val="none" w:sz="0" w:space="0" w:color="auto"/>
            <w:left w:val="none" w:sz="0" w:space="0" w:color="auto"/>
            <w:bottom w:val="none" w:sz="0" w:space="0" w:color="auto"/>
            <w:right w:val="none" w:sz="0" w:space="0" w:color="auto"/>
          </w:divBdr>
        </w:div>
        <w:div w:id="990527397">
          <w:marLeft w:val="640"/>
          <w:marRight w:val="0"/>
          <w:marTop w:val="0"/>
          <w:marBottom w:val="0"/>
          <w:divBdr>
            <w:top w:val="none" w:sz="0" w:space="0" w:color="auto"/>
            <w:left w:val="none" w:sz="0" w:space="0" w:color="auto"/>
            <w:bottom w:val="none" w:sz="0" w:space="0" w:color="auto"/>
            <w:right w:val="none" w:sz="0" w:space="0" w:color="auto"/>
          </w:divBdr>
        </w:div>
        <w:div w:id="797380168">
          <w:marLeft w:val="640"/>
          <w:marRight w:val="0"/>
          <w:marTop w:val="0"/>
          <w:marBottom w:val="0"/>
          <w:divBdr>
            <w:top w:val="none" w:sz="0" w:space="0" w:color="auto"/>
            <w:left w:val="none" w:sz="0" w:space="0" w:color="auto"/>
            <w:bottom w:val="none" w:sz="0" w:space="0" w:color="auto"/>
            <w:right w:val="none" w:sz="0" w:space="0" w:color="auto"/>
          </w:divBdr>
        </w:div>
        <w:div w:id="1533957053">
          <w:marLeft w:val="640"/>
          <w:marRight w:val="0"/>
          <w:marTop w:val="0"/>
          <w:marBottom w:val="0"/>
          <w:divBdr>
            <w:top w:val="none" w:sz="0" w:space="0" w:color="auto"/>
            <w:left w:val="none" w:sz="0" w:space="0" w:color="auto"/>
            <w:bottom w:val="none" w:sz="0" w:space="0" w:color="auto"/>
            <w:right w:val="none" w:sz="0" w:space="0" w:color="auto"/>
          </w:divBdr>
        </w:div>
        <w:div w:id="525992297">
          <w:marLeft w:val="640"/>
          <w:marRight w:val="0"/>
          <w:marTop w:val="0"/>
          <w:marBottom w:val="0"/>
          <w:divBdr>
            <w:top w:val="none" w:sz="0" w:space="0" w:color="auto"/>
            <w:left w:val="none" w:sz="0" w:space="0" w:color="auto"/>
            <w:bottom w:val="none" w:sz="0" w:space="0" w:color="auto"/>
            <w:right w:val="none" w:sz="0" w:space="0" w:color="auto"/>
          </w:divBdr>
        </w:div>
        <w:div w:id="722564622">
          <w:marLeft w:val="640"/>
          <w:marRight w:val="0"/>
          <w:marTop w:val="0"/>
          <w:marBottom w:val="0"/>
          <w:divBdr>
            <w:top w:val="none" w:sz="0" w:space="0" w:color="auto"/>
            <w:left w:val="none" w:sz="0" w:space="0" w:color="auto"/>
            <w:bottom w:val="none" w:sz="0" w:space="0" w:color="auto"/>
            <w:right w:val="none" w:sz="0" w:space="0" w:color="auto"/>
          </w:divBdr>
        </w:div>
        <w:div w:id="537280701">
          <w:marLeft w:val="640"/>
          <w:marRight w:val="0"/>
          <w:marTop w:val="0"/>
          <w:marBottom w:val="0"/>
          <w:divBdr>
            <w:top w:val="none" w:sz="0" w:space="0" w:color="auto"/>
            <w:left w:val="none" w:sz="0" w:space="0" w:color="auto"/>
            <w:bottom w:val="none" w:sz="0" w:space="0" w:color="auto"/>
            <w:right w:val="none" w:sz="0" w:space="0" w:color="auto"/>
          </w:divBdr>
        </w:div>
        <w:div w:id="506210733">
          <w:marLeft w:val="640"/>
          <w:marRight w:val="0"/>
          <w:marTop w:val="0"/>
          <w:marBottom w:val="0"/>
          <w:divBdr>
            <w:top w:val="none" w:sz="0" w:space="0" w:color="auto"/>
            <w:left w:val="none" w:sz="0" w:space="0" w:color="auto"/>
            <w:bottom w:val="none" w:sz="0" w:space="0" w:color="auto"/>
            <w:right w:val="none" w:sz="0" w:space="0" w:color="auto"/>
          </w:divBdr>
        </w:div>
        <w:div w:id="1504279688">
          <w:marLeft w:val="640"/>
          <w:marRight w:val="0"/>
          <w:marTop w:val="0"/>
          <w:marBottom w:val="0"/>
          <w:divBdr>
            <w:top w:val="none" w:sz="0" w:space="0" w:color="auto"/>
            <w:left w:val="none" w:sz="0" w:space="0" w:color="auto"/>
            <w:bottom w:val="none" w:sz="0" w:space="0" w:color="auto"/>
            <w:right w:val="none" w:sz="0" w:space="0" w:color="auto"/>
          </w:divBdr>
        </w:div>
        <w:div w:id="750929819">
          <w:marLeft w:val="640"/>
          <w:marRight w:val="0"/>
          <w:marTop w:val="0"/>
          <w:marBottom w:val="0"/>
          <w:divBdr>
            <w:top w:val="none" w:sz="0" w:space="0" w:color="auto"/>
            <w:left w:val="none" w:sz="0" w:space="0" w:color="auto"/>
            <w:bottom w:val="none" w:sz="0" w:space="0" w:color="auto"/>
            <w:right w:val="none" w:sz="0" w:space="0" w:color="auto"/>
          </w:divBdr>
        </w:div>
        <w:div w:id="356739779">
          <w:marLeft w:val="640"/>
          <w:marRight w:val="0"/>
          <w:marTop w:val="0"/>
          <w:marBottom w:val="0"/>
          <w:divBdr>
            <w:top w:val="none" w:sz="0" w:space="0" w:color="auto"/>
            <w:left w:val="none" w:sz="0" w:space="0" w:color="auto"/>
            <w:bottom w:val="none" w:sz="0" w:space="0" w:color="auto"/>
            <w:right w:val="none" w:sz="0" w:space="0" w:color="auto"/>
          </w:divBdr>
        </w:div>
        <w:div w:id="1540167292">
          <w:marLeft w:val="640"/>
          <w:marRight w:val="0"/>
          <w:marTop w:val="0"/>
          <w:marBottom w:val="0"/>
          <w:divBdr>
            <w:top w:val="none" w:sz="0" w:space="0" w:color="auto"/>
            <w:left w:val="none" w:sz="0" w:space="0" w:color="auto"/>
            <w:bottom w:val="none" w:sz="0" w:space="0" w:color="auto"/>
            <w:right w:val="none" w:sz="0" w:space="0" w:color="auto"/>
          </w:divBdr>
        </w:div>
        <w:div w:id="270935869">
          <w:marLeft w:val="640"/>
          <w:marRight w:val="0"/>
          <w:marTop w:val="0"/>
          <w:marBottom w:val="0"/>
          <w:divBdr>
            <w:top w:val="none" w:sz="0" w:space="0" w:color="auto"/>
            <w:left w:val="none" w:sz="0" w:space="0" w:color="auto"/>
            <w:bottom w:val="none" w:sz="0" w:space="0" w:color="auto"/>
            <w:right w:val="none" w:sz="0" w:space="0" w:color="auto"/>
          </w:divBdr>
        </w:div>
        <w:div w:id="1445226286">
          <w:marLeft w:val="640"/>
          <w:marRight w:val="0"/>
          <w:marTop w:val="0"/>
          <w:marBottom w:val="0"/>
          <w:divBdr>
            <w:top w:val="none" w:sz="0" w:space="0" w:color="auto"/>
            <w:left w:val="none" w:sz="0" w:space="0" w:color="auto"/>
            <w:bottom w:val="none" w:sz="0" w:space="0" w:color="auto"/>
            <w:right w:val="none" w:sz="0" w:space="0" w:color="auto"/>
          </w:divBdr>
        </w:div>
        <w:div w:id="161628993">
          <w:marLeft w:val="640"/>
          <w:marRight w:val="0"/>
          <w:marTop w:val="0"/>
          <w:marBottom w:val="0"/>
          <w:divBdr>
            <w:top w:val="none" w:sz="0" w:space="0" w:color="auto"/>
            <w:left w:val="none" w:sz="0" w:space="0" w:color="auto"/>
            <w:bottom w:val="none" w:sz="0" w:space="0" w:color="auto"/>
            <w:right w:val="none" w:sz="0" w:space="0" w:color="auto"/>
          </w:divBdr>
        </w:div>
        <w:div w:id="1070738069">
          <w:marLeft w:val="640"/>
          <w:marRight w:val="0"/>
          <w:marTop w:val="0"/>
          <w:marBottom w:val="0"/>
          <w:divBdr>
            <w:top w:val="none" w:sz="0" w:space="0" w:color="auto"/>
            <w:left w:val="none" w:sz="0" w:space="0" w:color="auto"/>
            <w:bottom w:val="none" w:sz="0" w:space="0" w:color="auto"/>
            <w:right w:val="none" w:sz="0" w:space="0" w:color="auto"/>
          </w:divBdr>
        </w:div>
        <w:div w:id="774132829">
          <w:marLeft w:val="640"/>
          <w:marRight w:val="0"/>
          <w:marTop w:val="0"/>
          <w:marBottom w:val="0"/>
          <w:divBdr>
            <w:top w:val="none" w:sz="0" w:space="0" w:color="auto"/>
            <w:left w:val="none" w:sz="0" w:space="0" w:color="auto"/>
            <w:bottom w:val="none" w:sz="0" w:space="0" w:color="auto"/>
            <w:right w:val="none" w:sz="0" w:space="0" w:color="auto"/>
          </w:divBdr>
        </w:div>
        <w:div w:id="378894616">
          <w:marLeft w:val="640"/>
          <w:marRight w:val="0"/>
          <w:marTop w:val="0"/>
          <w:marBottom w:val="0"/>
          <w:divBdr>
            <w:top w:val="none" w:sz="0" w:space="0" w:color="auto"/>
            <w:left w:val="none" w:sz="0" w:space="0" w:color="auto"/>
            <w:bottom w:val="none" w:sz="0" w:space="0" w:color="auto"/>
            <w:right w:val="none" w:sz="0" w:space="0" w:color="auto"/>
          </w:divBdr>
        </w:div>
        <w:div w:id="879050902">
          <w:marLeft w:val="640"/>
          <w:marRight w:val="0"/>
          <w:marTop w:val="0"/>
          <w:marBottom w:val="0"/>
          <w:divBdr>
            <w:top w:val="none" w:sz="0" w:space="0" w:color="auto"/>
            <w:left w:val="none" w:sz="0" w:space="0" w:color="auto"/>
            <w:bottom w:val="none" w:sz="0" w:space="0" w:color="auto"/>
            <w:right w:val="none" w:sz="0" w:space="0" w:color="auto"/>
          </w:divBdr>
        </w:div>
        <w:div w:id="1620913771">
          <w:marLeft w:val="640"/>
          <w:marRight w:val="0"/>
          <w:marTop w:val="0"/>
          <w:marBottom w:val="0"/>
          <w:divBdr>
            <w:top w:val="none" w:sz="0" w:space="0" w:color="auto"/>
            <w:left w:val="none" w:sz="0" w:space="0" w:color="auto"/>
            <w:bottom w:val="none" w:sz="0" w:space="0" w:color="auto"/>
            <w:right w:val="none" w:sz="0" w:space="0" w:color="auto"/>
          </w:divBdr>
        </w:div>
        <w:div w:id="1684044552">
          <w:marLeft w:val="640"/>
          <w:marRight w:val="0"/>
          <w:marTop w:val="0"/>
          <w:marBottom w:val="0"/>
          <w:divBdr>
            <w:top w:val="none" w:sz="0" w:space="0" w:color="auto"/>
            <w:left w:val="none" w:sz="0" w:space="0" w:color="auto"/>
            <w:bottom w:val="none" w:sz="0" w:space="0" w:color="auto"/>
            <w:right w:val="none" w:sz="0" w:space="0" w:color="auto"/>
          </w:divBdr>
        </w:div>
        <w:div w:id="512032970">
          <w:marLeft w:val="640"/>
          <w:marRight w:val="0"/>
          <w:marTop w:val="0"/>
          <w:marBottom w:val="0"/>
          <w:divBdr>
            <w:top w:val="none" w:sz="0" w:space="0" w:color="auto"/>
            <w:left w:val="none" w:sz="0" w:space="0" w:color="auto"/>
            <w:bottom w:val="none" w:sz="0" w:space="0" w:color="auto"/>
            <w:right w:val="none" w:sz="0" w:space="0" w:color="auto"/>
          </w:divBdr>
        </w:div>
        <w:div w:id="1426681768">
          <w:marLeft w:val="640"/>
          <w:marRight w:val="0"/>
          <w:marTop w:val="0"/>
          <w:marBottom w:val="0"/>
          <w:divBdr>
            <w:top w:val="none" w:sz="0" w:space="0" w:color="auto"/>
            <w:left w:val="none" w:sz="0" w:space="0" w:color="auto"/>
            <w:bottom w:val="none" w:sz="0" w:space="0" w:color="auto"/>
            <w:right w:val="none" w:sz="0" w:space="0" w:color="auto"/>
          </w:divBdr>
        </w:div>
        <w:div w:id="459104981">
          <w:marLeft w:val="640"/>
          <w:marRight w:val="0"/>
          <w:marTop w:val="0"/>
          <w:marBottom w:val="0"/>
          <w:divBdr>
            <w:top w:val="none" w:sz="0" w:space="0" w:color="auto"/>
            <w:left w:val="none" w:sz="0" w:space="0" w:color="auto"/>
            <w:bottom w:val="none" w:sz="0" w:space="0" w:color="auto"/>
            <w:right w:val="none" w:sz="0" w:space="0" w:color="auto"/>
          </w:divBdr>
        </w:div>
        <w:div w:id="986009056">
          <w:marLeft w:val="640"/>
          <w:marRight w:val="0"/>
          <w:marTop w:val="0"/>
          <w:marBottom w:val="0"/>
          <w:divBdr>
            <w:top w:val="none" w:sz="0" w:space="0" w:color="auto"/>
            <w:left w:val="none" w:sz="0" w:space="0" w:color="auto"/>
            <w:bottom w:val="none" w:sz="0" w:space="0" w:color="auto"/>
            <w:right w:val="none" w:sz="0" w:space="0" w:color="auto"/>
          </w:divBdr>
        </w:div>
        <w:div w:id="547496413">
          <w:marLeft w:val="640"/>
          <w:marRight w:val="0"/>
          <w:marTop w:val="0"/>
          <w:marBottom w:val="0"/>
          <w:divBdr>
            <w:top w:val="none" w:sz="0" w:space="0" w:color="auto"/>
            <w:left w:val="none" w:sz="0" w:space="0" w:color="auto"/>
            <w:bottom w:val="none" w:sz="0" w:space="0" w:color="auto"/>
            <w:right w:val="none" w:sz="0" w:space="0" w:color="auto"/>
          </w:divBdr>
        </w:div>
        <w:div w:id="651717780">
          <w:marLeft w:val="640"/>
          <w:marRight w:val="0"/>
          <w:marTop w:val="0"/>
          <w:marBottom w:val="0"/>
          <w:divBdr>
            <w:top w:val="none" w:sz="0" w:space="0" w:color="auto"/>
            <w:left w:val="none" w:sz="0" w:space="0" w:color="auto"/>
            <w:bottom w:val="none" w:sz="0" w:space="0" w:color="auto"/>
            <w:right w:val="none" w:sz="0" w:space="0" w:color="auto"/>
          </w:divBdr>
        </w:div>
        <w:div w:id="478497191">
          <w:marLeft w:val="640"/>
          <w:marRight w:val="0"/>
          <w:marTop w:val="0"/>
          <w:marBottom w:val="0"/>
          <w:divBdr>
            <w:top w:val="none" w:sz="0" w:space="0" w:color="auto"/>
            <w:left w:val="none" w:sz="0" w:space="0" w:color="auto"/>
            <w:bottom w:val="none" w:sz="0" w:space="0" w:color="auto"/>
            <w:right w:val="none" w:sz="0" w:space="0" w:color="auto"/>
          </w:divBdr>
        </w:div>
        <w:div w:id="962461771">
          <w:marLeft w:val="640"/>
          <w:marRight w:val="0"/>
          <w:marTop w:val="0"/>
          <w:marBottom w:val="0"/>
          <w:divBdr>
            <w:top w:val="none" w:sz="0" w:space="0" w:color="auto"/>
            <w:left w:val="none" w:sz="0" w:space="0" w:color="auto"/>
            <w:bottom w:val="none" w:sz="0" w:space="0" w:color="auto"/>
            <w:right w:val="none" w:sz="0" w:space="0" w:color="auto"/>
          </w:divBdr>
        </w:div>
        <w:div w:id="942228593">
          <w:marLeft w:val="640"/>
          <w:marRight w:val="0"/>
          <w:marTop w:val="0"/>
          <w:marBottom w:val="0"/>
          <w:divBdr>
            <w:top w:val="none" w:sz="0" w:space="0" w:color="auto"/>
            <w:left w:val="none" w:sz="0" w:space="0" w:color="auto"/>
            <w:bottom w:val="none" w:sz="0" w:space="0" w:color="auto"/>
            <w:right w:val="none" w:sz="0" w:space="0" w:color="auto"/>
          </w:divBdr>
        </w:div>
        <w:div w:id="880629945">
          <w:marLeft w:val="640"/>
          <w:marRight w:val="0"/>
          <w:marTop w:val="0"/>
          <w:marBottom w:val="0"/>
          <w:divBdr>
            <w:top w:val="none" w:sz="0" w:space="0" w:color="auto"/>
            <w:left w:val="none" w:sz="0" w:space="0" w:color="auto"/>
            <w:bottom w:val="none" w:sz="0" w:space="0" w:color="auto"/>
            <w:right w:val="none" w:sz="0" w:space="0" w:color="auto"/>
          </w:divBdr>
        </w:div>
        <w:div w:id="1312060692">
          <w:marLeft w:val="640"/>
          <w:marRight w:val="0"/>
          <w:marTop w:val="0"/>
          <w:marBottom w:val="0"/>
          <w:divBdr>
            <w:top w:val="none" w:sz="0" w:space="0" w:color="auto"/>
            <w:left w:val="none" w:sz="0" w:space="0" w:color="auto"/>
            <w:bottom w:val="none" w:sz="0" w:space="0" w:color="auto"/>
            <w:right w:val="none" w:sz="0" w:space="0" w:color="auto"/>
          </w:divBdr>
        </w:div>
        <w:div w:id="697391841">
          <w:marLeft w:val="640"/>
          <w:marRight w:val="0"/>
          <w:marTop w:val="0"/>
          <w:marBottom w:val="0"/>
          <w:divBdr>
            <w:top w:val="none" w:sz="0" w:space="0" w:color="auto"/>
            <w:left w:val="none" w:sz="0" w:space="0" w:color="auto"/>
            <w:bottom w:val="none" w:sz="0" w:space="0" w:color="auto"/>
            <w:right w:val="none" w:sz="0" w:space="0" w:color="auto"/>
          </w:divBdr>
        </w:div>
        <w:div w:id="312609653">
          <w:marLeft w:val="640"/>
          <w:marRight w:val="0"/>
          <w:marTop w:val="0"/>
          <w:marBottom w:val="0"/>
          <w:divBdr>
            <w:top w:val="none" w:sz="0" w:space="0" w:color="auto"/>
            <w:left w:val="none" w:sz="0" w:space="0" w:color="auto"/>
            <w:bottom w:val="none" w:sz="0" w:space="0" w:color="auto"/>
            <w:right w:val="none" w:sz="0" w:space="0" w:color="auto"/>
          </w:divBdr>
        </w:div>
        <w:div w:id="187717611">
          <w:marLeft w:val="640"/>
          <w:marRight w:val="0"/>
          <w:marTop w:val="0"/>
          <w:marBottom w:val="0"/>
          <w:divBdr>
            <w:top w:val="none" w:sz="0" w:space="0" w:color="auto"/>
            <w:left w:val="none" w:sz="0" w:space="0" w:color="auto"/>
            <w:bottom w:val="none" w:sz="0" w:space="0" w:color="auto"/>
            <w:right w:val="none" w:sz="0" w:space="0" w:color="auto"/>
          </w:divBdr>
        </w:div>
        <w:div w:id="1727996967">
          <w:marLeft w:val="640"/>
          <w:marRight w:val="0"/>
          <w:marTop w:val="0"/>
          <w:marBottom w:val="0"/>
          <w:divBdr>
            <w:top w:val="none" w:sz="0" w:space="0" w:color="auto"/>
            <w:left w:val="none" w:sz="0" w:space="0" w:color="auto"/>
            <w:bottom w:val="none" w:sz="0" w:space="0" w:color="auto"/>
            <w:right w:val="none" w:sz="0" w:space="0" w:color="auto"/>
          </w:divBdr>
        </w:div>
        <w:div w:id="1895198505">
          <w:marLeft w:val="640"/>
          <w:marRight w:val="0"/>
          <w:marTop w:val="0"/>
          <w:marBottom w:val="0"/>
          <w:divBdr>
            <w:top w:val="none" w:sz="0" w:space="0" w:color="auto"/>
            <w:left w:val="none" w:sz="0" w:space="0" w:color="auto"/>
            <w:bottom w:val="none" w:sz="0" w:space="0" w:color="auto"/>
            <w:right w:val="none" w:sz="0" w:space="0" w:color="auto"/>
          </w:divBdr>
        </w:div>
        <w:div w:id="656610623">
          <w:marLeft w:val="640"/>
          <w:marRight w:val="0"/>
          <w:marTop w:val="0"/>
          <w:marBottom w:val="0"/>
          <w:divBdr>
            <w:top w:val="none" w:sz="0" w:space="0" w:color="auto"/>
            <w:left w:val="none" w:sz="0" w:space="0" w:color="auto"/>
            <w:bottom w:val="none" w:sz="0" w:space="0" w:color="auto"/>
            <w:right w:val="none" w:sz="0" w:space="0" w:color="auto"/>
          </w:divBdr>
        </w:div>
        <w:div w:id="240334079">
          <w:marLeft w:val="640"/>
          <w:marRight w:val="0"/>
          <w:marTop w:val="0"/>
          <w:marBottom w:val="0"/>
          <w:divBdr>
            <w:top w:val="none" w:sz="0" w:space="0" w:color="auto"/>
            <w:left w:val="none" w:sz="0" w:space="0" w:color="auto"/>
            <w:bottom w:val="none" w:sz="0" w:space="0" w:color="auto"/>
            <w:right w:val="none" w:sz="0" w:space="0" w:color="auto"/>
          </w:divBdr>
        </w:div>
        <w:div w:id="561335513">
          <w:marLeft w:val="640"/>
          <w:marRight w:val="0"/>
          <w:marTop w:val="0"/>
          <w:marBottom w:val="0"/>
          <w:divBdr>
            <w:top w:val="none" w:sz="0" w:space="0" w:color="auto"/>
            <w:left w:val="none" w:sz="0" w:space="0" w:color="auto"/>
            <w:bottom w:val="none" w:sz="0" w:space="0" w:color="auto"/>
            <w:right w:val="none" w:sz="0" w:space="0" w:color="auto"/>
          </w:divBdr>
        </w:div>
        <w:div w:id="1278022864">
          <w:marLeft w:val="640"/>
          <w:marRight w:val="0"/>
          <w:marTop w:val="0"/>
          <w:marBottom w:val="0"/>
          <w:divBdr>
            <w:top w:val="none" w:sz="0" w:space="0" w:color="auto"/>
            <w:left w:val="none" w:sz="0" w:space="0" w:color="auto"/>
            <w:bottom w:val="none" w:sz="0" w:space="0" w:color="auto"/>
            <w:right w:val="none" w:sz="0" w:space="0" w:color="auto"/>
          </w:divBdr>
        </w:div>
        <w:div w:id="2131165552">
          <w:marLeft w:val="640"/>
          <w:marRight w:val="0"/>
          <w:marTop w:val="0"/>
          <w:marBottom w:val="0"/>
          <w:divBdr>
            <w:top w:val="none" w:sz="0" w:space="0" w:color="auto"/>
            <w:left w:val="none" w:sz="0" w:space="0" w:color="auto"/>
            <w:bottom w:val="none" w:sz="0" w:space="0" w:color="auto"/>
            <w:right w:val="none" w:sz="0" w:space="0" w:color="auto"/>
          </w:divBdr>
        </w:div>
        <w:div w:id="971836312">
          <w:marLeft w:val="640"/>
          <w:marRight w:val="0"/>
          <w:marTop w:val="0"/>
          <w:marBottom w:val="0"/>
          <w:divBdr>
            <w:top w:val="none" w:sz="0" w:space="0" w:color="auto"/>
            <w:left w:val="none" w:sz="0" w:space="0" w:color="auto"/>
            <w:bottom w:val="none" w:sz="0" w:space="0" w:color="auto"/>
            <w:right w:val="none" w:sz="0" w:space="0" w:color="auto"/>
          </w:divBdr>
        </w:div>
        <w:div w:id="1151942870">
          <w:marLeft w:val="640"/>
          <w:marRight w:val="0"/>
          <w:marTop w:val="0"/>
          <w:marBottom w:val="0"/>
          <w:divBdr>
            <w:top w:val="none" w:sz="0" w:space="0" w:color="auto"/>
            <w:left w:val="none" w:sz="0" w:space="0" w:color="auto"/>
            <w:bottom w:val="none" w:sz="0" w:space="0" w:color="auto"/>
            <w:right w:val="none" w:sz="0" w:space="0" w:color="auto"/>
          </w:divBdr>
        </w:div>
        <w:div w:id="1864006258">
          <w:marLeft w:val="640"/>
          <w:marRight w:val="0"/>
          <w:marTop w:val="0"/>
          <w:marBottom w:val="0"/>
          <w:divBdr>
            <w:top w:val="none" w:sz="0" w:space="0" w:color="auto"/>
            <w:left w:val="none" w:sz="0" w:space="0" w:color="auto"/>
            <w:bottom w:val="none" w:sz="0" w:space="0" w:color="auto"/>
            <w:right w:val="none" w:sz="0" w:space="0" w:color="auto"/>
          </w:divBdr>
        </w:div>
        <w:div w:id="152188352">
          <w:marLeft w:val="640"/>
          <w:marRight w:val="0"/>
          <w:marTop w:val="0"/>
          <w:marBottom w:val="0"/>
          <w:divBdr>
            <w:top w:val="none" w:sz="0" w:space="0" w:color="auto"/>
            <w:left w:val="none" w:sz="0" w:space="0" w:color="auto"/>
            <w:bottom w:val="none" w:sz="0" w:space="0" w:color="auto"/>
            <w:right w:val="none" w:sz="0" w:space="0" w:color="auto"/>
          </w:divBdr>
        </w:div>
        <w:div w:id="807207348">
          <w:marLeft w:val="640"/>
          <w:marRight w:val="0"/>
          <w:marTop w:val="0"/>
          <w:marBottom w:val="0"/>
          <w:divBdr>
            <w:top w:val="none" w:sz="0" w:space="0" w:color="auto"/>
            <w:left w:val="none" w:sz="0" w:space="0" w:color="auto"/>
            <w:bottom w:val="none" w:sz="0" w:space="0" w:color="auto"/>
            <w:right w:val="none" w:sz="0" w:space="0" w:color="auto"/>
          </w:divBdr>
        </w:div>
        <w:div w:id="1475878129">
          <w:marLeft w:val="640"/>
          <w:marRight w:val="0"/>
          <w:marTop w:val="0"/>
          <w:marBottom w:val="0"/>
          <w:divBdr>
            <w:top w:val="none" w:sz="0" w:space="0" w:color="auto"/>
            <w:left w:val="none" w:sz="0" w:space="0" w:color="auto"/>
            <w:bottom w:val="none" w:sz="0" w:space="0" w:color="auto"/>
            <w:right w:val="none" w:sz="0" w:space="0" w:color="auto"/>
          </w:divBdr>
        </w:div>
        <w:div w:id="1667171072">
          <w:marLeft w:val="640"/>
          <w:marRight w:val="0"/>
          <w:marTop w:val="0"/>
          <w:marBottom w:val="0"/>
          <w:divBdr>
            <w:top w:val="none" w:sz="0" w:space="0" w:color="auto"/>
            <w:left w:val="none" w:sz="0" w:space="0" w:color="auto"/>
            <w:bottom w:val="none" w:sz="0" w:space="0" w:color="auto"/>
            <w:right w:val="none" w:sz="0" w:space="0" w:color="auto"/>
          </w:divBdr>
        </w:div>
        <w:div w:id="319820508">
          <w:marLeft w:val="640"/>
          <w:marRight w:val="0"/>
          <w:marTop w:val="0"/>
          <w:marBottom w:val="0"/>
          <w:divBdr>
            <w:top w:val="none" w:sz="0" w:space="0" w:color="auto"/>
            <w:left w:val="none" w:sz="0" w:space="0" w:color="auto"/>
            <w:bottom w:val="none" w:sz="0" w:space="0" w:color="auto"/>
            <w:right w:val="none" w:sz="0" w:space="0" w:color="auto"/>
          </w:divBdr>
        </w:div>
        <w:div w:id="485627499">
          <w:marLeft w:val="640"/>
          <w:marRight w:val="0"/>
          <w:marTop w:val="0"/>
          <w:marBottom w:val="0"/>
          <w:divBdr>
            <w:top w:val="none" w:sz="0" w:space="0" w:color="auto"/>
            <w:left w:val="none" w:sz="0" w:space="0" w:color="auto"/>
            <w:bottom w:val="none" w:sz="0" w:space="0" w:color="auto"/>
            <w:right w:val="none" w:sz="0" w:space="0" w:color="auto"/>
          </w:divBdr>
        </w:div>
        <w:div w:id="282461925">
          <w:marLeft w:val="640"/>
          <w:marRight w:val="0"/>
          <w:marTop w:val="0"/>
          <w:marBottom w:val="0"/>
          <w:divBdr>
            <w:top w:val="none" w:sz="0" w:space="0" w:color="auto"/>
            <w:left w:val="none" w:sz="0" w:space="0" w:color="auto"/>
            <w:bottom w:val="none" w:sz="0" w:space="0" w:color="auto"/>
            <w:right w:val="none" w:sz="0" w:space="0" w:color="auto"/>
          </w:divBdr>
        </w:div>
        <w:div w:id="303124524">
          <w:marLeft w:val="640"/>
          <w:marRight w:val="0"/>
          <w:marTop w:val="0"/>
          <w:marBottom w:val="0"/>
          <w:divBdr>
            <w:top w:val="none" w:sz="0" w:space="0" w:color="auto"/>
            <w:left w:val="none" w:sz="0" w:space="0" w:color="auto"/>
            <w:bottom w:val="none" w:sz="0" w:space="0" w:color="auto"/>
            <w:right w:val="none" w:sz="0" w:space="0" w:color="auto"/>
          </w:divBdr>
        </w:div>
        <w:div w:id="1513182276">
          <w:marLeft w:val="640"/>
          <w:marRight w:val="0"/>
          <w:marTop w:val="0"/>
          <w:marBottom w:val="0"/>
          <w:divBdr>
            <w:top w:val="none" w:sz="0" w:space="0" w:color="auto"/>
            <w:left w:val="none" w:sz="0" w:space="0" w:color="auto"/>
            <w:bottom w:val="none" w:sz="0" w:space="0" w:color="auto"/>
            <w:right w:val="none" w:sz="0" w:space="0" w:color="auto"/>
          </w:divBdr>
        </w:div>
        <w:div w:id="1598251835">
          <w:marLeft w:val="640"/>
          <w:marRight w:val="0"/>
          <w:marTop w:val="0"/>
          <w:marBottom w:val="0"/>
          <w:divBdr>
            <w:top w:val="none" w:sz="0" w:space="0" w:color="auto"/>
            <w:left w:val="none" w:sz="0" w:space="0" w:color="auto"/>
            <w:bottom w:val="none" w:sz="0" w:space="0" w:color="auto"/>
            <w:right w:val="none" w:sz="0" w:space="0" w:color="auto"/>
          </w:divBdr>
        </w:div>
        <w:div w:id="1859270547">
          <w:marLeft w:val="640"/>
          <w:marRight w:val="0"/>
          <w:marTop w:val="0"/>
          <w:marBottom w:val="0"/>
          <w:divBdr>
            <w:top w:val="none" w:sz="0" w:space="0" w:color="auto"/>
            <w:left w:val="none" w:sz="0" w:space="0" w:color="auto"/>
            <w:bottom w:val="none" w:sz="0" w:space="0" w:color="auto"/>
            <w:right w:val="none" w:sz="0" w:space="0" w:color="auto"/>
          </w:divBdr>
        </w:div>
        <w:div w:id="460734988">
          <w:marLeft w:val="640"/>
          <w:marRight w:val="0"/>
          <w:marTop w:val="0"/>
          <w:marBottom w:val="0"/>
          <w:divBdr>
            <w:top w:val="none" w:sz="0" w:space="0" w:color="auto"/>
            <w:left w:val="none" w:sz="0" w:space="0" w:color="auto"/>
            <w:bottom w:val="none" w:sz="0" w:space="0" w:color="auto"/>
            <w:right w:val="none" w:sz="0" w:space="0" w:color="auto"/>
          </w:divBdr>
        </w:div>
        <w:div w:id="1486242428">
          <w:marLeft w:val="640"/>
          <w:marRight w:val="0"/>
          <w:marTop w:val="0"/>
          <w:marBottom w:val="0"/>
          <w:divBdr>
            <w:top w:val="none" w:sz="0" w:space="0" w:color="auto"/>
            <w:left w:val="none" w:sz="0" w:space="0" w:color="auto"/>
            <w:bottom w:val="none" w:sz="0" w:space="0" w:color="auto"/>
            <w:right w:val="none" w:sz="0" w:space="0" w:color="auto"/>
          </w:divBdr>
        </w:div>
        <w:div w:id="548226192">
          <w:marLeft w:val="640"/>
          <w:marRight w:val="0"/>
          <w:marTop w:val="0"/>
          <w:marBottom w:val="0"/>
          <w:divBdr>
            <w:top w:val="none" w:sz="0" w:space="0" w:color="auto"/>
            <w:left w:val="none" w:sz="0" w:space="0" w:color="auto"/>
            <w:bottom w:val="none" w:sz="0" w:space="0" w:color="auto"/>
            <w:right w:val="none" w:sz="0" w:space="0" w:color="auto"/>
          </w:divBdr>
        </w:div>
        <w:div w:id="1457210712">
          <w:marLeft w:val="640"/>
          <w:marRight w:val="0"/>
          <w:marTop w:val="0"/>
          <w:marBottom w:val="0"/>
          <w:divBdr>
            <w:top w:val="none" w:sz="0" w:space="0" w:color="auto"/>
            <w:left w:val="none" w:sz="0" w:space="0" w:color="auto"/>
            <w:bottom w:val="none" w:sz="0" w:space="0" w:color="auto"/>
            <w:right w:val="none" w:sz="0" w:space="0" w:color="auto"/>
          </w:divBdr>
        </w:div>
        <w:div w:id="1574048708">
          <w:marLeft w:val="640"/>
          <w:marRight w:val="0"/>
          <w:marTop w:val="0"/>
          <w:marBottom w:val="0"/>
          <w:divBdr>
            <w:top w:val="none" w:sz="0" w:space="0" w:color="auto"/>
            <w:left w:val="none" w:sz="0" w:space="0" w:color="auto"/>
            <w:bottom w:val="none" w:sz="0" w:space="0" w:color="auto"/>
            <w:right w:val="none" w:sz="0" w:space="0" w:color="auto"/>
          </w:divBdr>
        </w:div>
        <w:div w:id="1107389240">
          <w:marLeft w:val="640"/>
          <w:marRight w:val="0"/>
          <w:marTop w:val="0"/>
          <w:marBottom w:val="0"/>
          <w:divBdr>
            <w:top w:val="none" w:sz="0" w:space="0" w:color="auto"/>
            <w:left w:val="none" w:sz="0" w:space="0" w:color="auto"/>
            <w:bottom w:val="none" w:sz="0" w:space="0" w:color="auto"/>
            <w:right w:val="none" w:sz="0" w:space="0" w:color="auto"/>
          </w:divBdr>
        </w:div>
        <w:div w:id="1535116334">
          <w:marLeft w:val="640"/>
          <w:marRight w:val="0"/>
          <w:marTop w:val="0"/>
          <w:marBottom w:val="0"/>
          <w:divBdr>
            <w:top w:val="none" w:sz="0" w:space="0" w:color="auto"/>
            <w:left w:val="none" w:sz="0" w:space="0" w:color="auto"/>
            <w:bottom w:val="none" w:sz="0" w:space="0" w:color="auto"/>
            <w:right w:val="none" w:sz="0" w:space="0" w:color="auto"/>
          </w:divBdr>
        </w:div>
        <w:div w:id="1853832688">
          <w:marLeft w:val="640"/>
          <w:marRight w:val="0"/>
          <w:marTop w:val="0"/>
          <w:marBottom w:val="0"/>
          <w:divBdr>
            <w:top w:val="none" w:sz="0" w:space="0" w:color="auto"/>
            <w:left w:val="none" w:sz="0" w:space="0" w:color="auto"/>
            <w:bottom w:val="none" w:sz="0" w:space="0" w:color="auto"/>
            <w:right w:val="none" w:sz="0" w:space="0" w:color="auto"/>
          </w:divBdr>
        </w:div>
        <w:div w:id="978459862">
          <w:marLeft w:val="640"/>
          <w:marRight w:val="0"/>
          <w:marTop w:val="0"/>
          <w:marBottom w:val="0"/>
          <w:divBdr>
            <w:top w:val="none" w:sz="0" w:space="0" w:color="auto"/>
            <w:left w:val="none" w:sz="0" w:space="0" w:color="auto"/>
            <w:bottom w:val="none" w:sz="0" w:space="0" w:color="auto"/>
            <w:right w:val="none" w:sz="0" w:space="0" w:color="auto"/>
          </w:divBdr>
        </w:div>
        <w:div w:id="1175806319">
          <w:marLeft w:val="640"/>
          <w:marRight w:val="0"/>
          <w:marTop w:val="0"/>
          <w:marBottom w:val="0"/>
          <w:divBdr>
            <w:top w:val="none" w:sz="0" w:space="0" w:color="auto"/>
            <w:left w:val="none" w:sz="0" w:space="0" w:color="auto"/>
            <w:bottom w:val="none" w:sz="0" w:space="0" w:color="auto"/>
            <w:right w:val="none" w:sz="0" w:space="0" w:color="auto"/>
          </w:divBdr>
        </w:div>
        <w:div w:id="289753430">
          <w:marLeft w:val="640"/>
          <w:marRight w:val="0"/>
          <w:marTop w:val="0"/>
          <w:marBottom w:val="0"/>
          <w:divBdr>
            <w:top w:val="none" w:sz="0" w:space="0" w:color="auto"/>
            <w:left w:val="none" w:sz="0" w:space="0" w:color="auto"/>
            <w:bottom w:val="none" w:sz="0" w:space="0" w:color="auto"/>
            <w:right w:val="none" w:sz="0" w:space="0" w:color="auto"/>
          </w:divBdr>
        </w:div>
        <w:div w:id="154884741">
          <w:marLeft w:val="640"/>
          <w:marRight w:val="0"/>
          <w:marTop w:val="0"/>
          <w:marBottom w:val="0"/>
          <w:divBdr>
            <w:top w:val="none" w:sz="0" w:space="0" w:color="auto"/>
            <w:left w:val="none" w:sz="0" w:space="0" w:color="auto"/>
            <w:bottom w:val="none" w:sz="0" w:space="0" w:color="auto"/>
            <w:right w:val="none" w:sz="0" w:space="0" w:color="auto"/>
          </w:divBdr>
        </w:div>
        <w:div w:id="850408792">
          <w:marLeft w:val="640"/>
          <w:marRight w:val="0"/>
          <w:marTop w:val="0"/>
          <w:marBottom w:val="0"/>
          <w:divBdr>
            <w:top w:val="none" w:sz="0" w:space="0" w:color="auto"/>
            <w:left w:val="none" w:sz="0" w:space="0" w:color="auto"/>
            <w:bottom w:val="none" w:sz="0" w:space="0" w:color="auto"/>
            <w:right w:val="none" w:sz="0" w:space="0" w:color="auto"/>
          </w:divBdr>
        </w:div>
        <w:div w:id="226497281">
          <w:marLeft w:val="640"/>
          <w:marRight w:val="0"/>
          <w:marTop w:val="0"/>
          <w:marBottom w:val="0"/>
          <w:divBdr>
            <w:top w:val="none" w:sz="0" w:space="0" w:color="auto"/>
            <w:left w:val="none" w:sz="0" w:space="0" w:color="auto"/>
            <w:bottom w:val="none" w:sz="0" w:space="0" w:color="auto"/>
            <w:right w:val="none" w:sz="0" w:space="0" w:color="auto"/>
          </w:divBdr>
        </w:div>
        <w:div w:id="337200348">
          <w:marLeft w:val="640"/>
          <w:marRight w:val="0"/>
          <w:marTop w:val="0"/>
          <w:marBottom w:val="0"/>
          <w:divBdr>
            <w:top w:val="none" w:sz="0" w:space="0" w:color="auto"/>
            <w:left w:val="none" w:sz="0" w:space="0" w:color="auto"/>
            <w:bottom w:val="none" w:sz="0" w:space="0" w:color="auto"/>
            <w:right w:val="none" w:sz="0" w:space="0" w:color="auto"/>
          </w:divBdr>
        </w:div>
        <w:div w:id="1365860605">
          <w:marLeft w:val="640"/>
          <w:marRight w:val="0"/>
          <w:marTop w:val="0"/>
          <w:marBottom w:val="0"/>
          <w:divBdr>
            <w:top w:val="none" w:sz="0" w:space="0" w:color="auto"/>
            <w:left w:val="none" w:sz="0" w:space="0" w:color="auto"/>
            <w:bottom w:val="none" w:sz="0" w:space="0" w:color="auto"/>
            <w:right w:val="none" w:sz="0" w:space="0" w:color="auto"/>
          </w:divBdr>
        </w:div>
        <w:div w:id="1906742">
          <w:marLeft w:val="640"/>
          <w:marRight w:val="0"/>
          <w:marTop w:val="0"/>
          <w:marBottom w:val="0"/>
          <w:divBdr>
            <w:top w:val="none" w:sz="0" w:space="0" w:color="auto"/>
            <w:left w:val="none" w:sz="0" w:space="0" w:color="auto"/>
            <w:bottom w:val="none" w:sz="0" w:space="0" w:color="auto"/>
            <w:right w:val="none" w:sz="0" w:space="0" w:color="auto"/>
          </w:divBdr>
        </w:div>
        <w:div w:id="1513911023">
          <w:marLeft w:val="640"/>
          <w:marRight w:val="0"/>
          <w:marTop w:val="0"/>
          <w:marBottom w:val="0"/>
          <w:divBdr>
            <w:top w:val="none" w:sz="0" w:space="0" w:color="auto"/>
            <w:left w:val="none" w:sz="0" w:space="0" w:color="auto"/>
            <w:bottom w:val="none" w:sz="0" w:space="0" w:color="auto"/>
            <w:right w:val="none" w:sz="0" w:space="0" w:color="auto"/>
          </w:divBdr>
        </w:div>
        <w:div w:id="2005549363">
          <w:marLeft w:val="640"/>
          <w:marRight w:val="0"/>
          <w:marTop w:val="0"/>
          <w:marBottom w:val="0"/>
          <w:divBdr>
            <w:top w:val="none" w:sz="0" w:space="0" w:color="auto"/>
            <w:left w:val="none" w:sz="0" w:space="0" w:color="auto"/>
            <w:bottom w:val="none" w:sz="0" w:space="0" w:color="auto"/>
            <w:right w:val="none" w:sz="0" w:space="0" w:color="auto"/>
          </w:divBdr>
        </w:div>
        <w:div w:id="1305500579">
          <w:marLeft w:val="640"/>
          <w:marRight w:val="0"/>
          <w:marTop w:val="0"/>
          <w:marBottom w:val="0"/>
          <w:divBdr>
            <w:top w:val="none" w:sz="0" w:space="0" w:color="auto"/>
            <w:left w:val="none" w:sz="0" w:space="0" w:color="auto"/>
            <w:bottom w:val="none" w:sz="0" w:space="0" w:color="auto"/>
            <w:right w:val="none" w:sz="0" w:space="0" w:color="auto"/>
          </w:divBdr>
        </w:div>
        <w:div w:id="785659931">
          <w:marLeft w:val="640"/>
          <w:marRight w:val="0"/>
          <w:marTop w:val="0"/>
          <w:marBottom w:val="0"/>
          <w:divBdr>
            <w:top w:val="none" w:sz="0" w:space="0" w:color="auto"/>
            <w:left w:val="none" w:sz="0" w:space="0" w:color="auto"/>
            <w:bottom w:val="none" w:sz="0" w:space="0" w:color="auto"/>
            <w:right w:val="none" w:sz="0" w:space="0" w:color="auto"/>
          </w:divBdr>
        </w:div>
        <w:div w:id="1888683162">
          <w:marLeft w:val="640"/>
          <w:marRight w:val="0"/>
          <w:marTop w:val="0"/>
          <w:marBottom w:val="0"/>
          <w:divBdr>
            <w:top w:val="none" w:sz="0" w:space="0" w:color="auto"/>
            <w:left w:val="none" w:sz="0" w:space="0" w:color="auto"/>
            <w:bottom w:val="none" w:sz="0" w:space="0" w:color="auto"/>
            <w:right w:val="none" w:sz="0" w:space="0" w:color="auto"/>
          </w:divBdr>
        </w:div>
        <w:div w:id="472257644">
          <w:marLeft w:val="640"/>
          <w:marRight w:val="0"/>
          <w:marTop w:val="0"/>
          <w:marBottom w:val="0"/>
          <w:divBdr>
            <w:top w:val="none" w:sz="0" w:space="0" w:color="auto"/>
            <w:left w:val="none" w:sz="0" w:space="0" w:color="auto"/>
            <w:bottom w:val="none" w:sz="0" w:space="0" w:color="auto"/>
            <w:right w:val="none" w:sz="0" w:space="0" w:color="auto"/>
          </w:divBdr>
        </w:div>
        <w:div w:id="266934269">
          <w:marLeft w:val="640"/>
          <w:marRight w:val="0"/>
          <w:marTop w:val="0"/>
          <w:marBottom w:val="0"/>
          <w:divBdr>
            <w:top w:val="none" w:sz="0" w:space="0" w:color="auto"/>
            <w:left w:val="none" w:sz="0" w:space="0" w:color="auto"/>
            <w:bottom w:val="none" w:sz="0" w:space="0" w:color="auto"/>
            <w:right w:val="none" w:sz="0" w:space="0" w:color="auto"/>
          </w:divBdr>
        </w:div>
        <w:div w:id="1571886627">
          <w:marLeft w:val="640"/>
          <w:marRight w:val="0"/>
          <w:marTop w:val="0"/>
          <w:marBottom w:val="0"/>
          <w:divBdr>
            <w:top w:val="none" w:sz="0" w:space="0" w:color="auto"/>
            <w:left w:val="none" w:sz="0" w:space="0" w:color="auto"/>
            <w:bottom w:val="none" w:sz="0" w:space="0" w:color="auto"/>
            <w:right w:val="none" w:sz="0" w:space="0" w:color="auto"/>
          </w:divBdr>
        </w:div>
        <w:div w:id="1437825833">
          <w:marLeft w:val="640"/>
          <w:marRight w:val="0"/>
          <w:marTop w:val="0"/>
          <w:marBottom w:val="0"/>
          <w:divBdr>
            <w:top w:val="none" w:sz="0" w:space="0" w:color="auto"/>
            <w:left w:val="none" w:sz="0" w:space="0" w:color="auto"/>
            <w:bottom w:val="none" w:sz="0" w:space="0" w:color="auto"/>
            <w:right w:val="none" w:sz="0" w:space="0" w:color="auto"/>
          </w:divBdr>
        </w:div>
        <w:div w:id="313031004">
          <w:marLeft w:val="640"/>
          <w:marRight w:val="0"/>
          <w:marTop w:val="0"/>
          <w:marBottom w:val="0"/>
          <w:divBdr>
            <w:top w:val="none" w:sz="0" w:space="0" w:color="auto"/>
            <w:left w:val="none" w:sz="0" w:space="0" w:color="auto"/>
            <w:bottom w:val="none" w:sz="0" w:space="0" w:color="auto"/>
            <w:right w:val="none" w:sz="0" w:space="0" w:color="auto"/>
          </w:divBdr>
        </w:div>
        <w:div w:id="2013801757">
          <w:marLeft w:val="640"/>
          <w:marRight w:val="0"/>
          <w:marTop w:val="0"/>
          <w:marBottom w:val="0"/>
          <w:divBdr>
            <w:top w:val="none" w:sz="0" w:space="0" w:color="auto"/>
            <w:left w:val="none" w:sz="0" w:space="0" w:color="auto"/>
            <w:bottom w:val="none" w:sz="0" w:space="0" w:color="auto"/>
            <w:right w:val="none" w:sz="0" w:space="0" w:color="auto"/>
          </w:divBdr>
        </w:div>
        <w:div w:id="1333601870">
          <w:marLeft w:val="640"/>
          <w:marRight w:val="0"/>
          <w:marTop w:val="0"/>
          <w:marBottom w:val="0"/>
          <w:divBdr>
            <w:top w:val="none" w:sz="0" w:space="0" w:color="auto"/>
            <w:left w:val="none" w:sz="0" w:space="0" w:color="auto"/>
            <w:bottom w:val="none" w:sz="0" w:space="0" w:color="auto"/>
            <w:right w:val="none" w:sz="0" w:space="0" w:color="auto"/>
          </w:divBdr>
        </w:div>
        <w:div w:id="40247035">
          <w:marLeft w:val="640"/>
          <w:marRight w:val="0"/>
          <w:marTop w:val="0"/>
          <w:marBottom w:val="0"/>
          <w:divBdr>
            <w:top w:val="none" w:sz="0" w:space="0" w:color="auto"/>
            <w:left w:val="none" w:sz="0" w:space="0" w:color="auto"/>
            <w:bottom w:val="none" w:sz="0" w:space="0" w:color="auto"/>
            <w:right w:val="none" w:sz="0" w:space="0" w:color="auto"/>
          </w:divBdr>
        </w:div>
        <w:div w:id="60636029">
          <w:marLeft w:val="640"/>
          <w:marRight w:val="0"/>
          <w:marTop w:val="0"/>
          <w:marBottom w:val="0"/>
          <w:divBdr>
            <w:top w:val="none" w:sz="0" w:space="0" w:color="auto"/>
            <w:left w:val="none" w:sz="0" w:space="0" w:color="auto"/>
            <w:bottom w:val="none" w:sz="0" w:space="0" w:color="auto"/>
            <w:right w:val="none" w:sz="0" w:space="0" w:color="auto"/>
          </w:divBdr>
        </w:div>
        <w:div w:id="1327974980">
          <w:marLeft w:val="640"/>
          <w:marRight w:val="0"/>
          <w:marTop w:val="0"/>
          <w:marBottom w:val="0"/>
          <w:divBdr>
            <w:top w:val="none" w:sz="0" w:space="0" w:color="auto"/>
            <w:left w:val="none" w:sz="0" w:space="0" w:color="auto"/>
            <w:bottom w:val="none" w:sz="0" w:space="0" w:color="auto"/>
            <w:right w:val="none" w:sz="0" w:space="0" w:color="auto"/>
          </w:divBdr>
        </w:div>
        <w:div w:id="556357527">
          <w:marLeft w:val="640"/>
          <w:marRight w:val="0"/>
          <w:marTop w:val="0"/>
          <w:marBottom w:val="0"/>
          <w:divBdr>
            <w:top w:val="none" w:sz="0" w:space="0" w:color="auto"/>
            <w:left w:val="none" w:sz="0" w:space="0" w:color="auto"/>
            <w:bottom w:val="none" w:sz="0" w:space="0" w:color="auto"/>
            <w:right w:val="none" w:sz="0" w:space="0" w:color="auto"/>
          </w:divBdr>
        </w:div>
        <w:div w:id="1874997180">
          <w:marLeft w:val="640"/>
          <w:marRight w:val="0"/>
          <w:marTop w:val="0"/>
          <w:marBottom w:val="0"/>
          <w:divBdr>
            <w:top w:val="none" w:sz="0" w:space="0" w:color="auto"/>
            <w:left w:val="none" w:sz="0" w:space="0" w:color="auto"/>
            <w:bottom w:val="none" w:sz="0" w:space="0" w:color="auto"/>
            <w:right w:val="none" w:sz="0" w:space="0" w:color="auto"/>
          </w:divBdr>
        </w:div>
        <w:div w:id="1568343379">
          <w:marLeft w:val="640"/>
          <w:marRight w:val="0"/>
          <w:marTop w:val="0"/>
          <w:marBottom w:val="0"/>
          <w:divBdr>
            <w:top w:val="none" w:sz="0" w:space="0" w:color="auto"/>
            <w:left w:val="none" w:sz="0" w:space="0" w:color="auto"/>
            <w:bottom w:val="none" w:sz="0" w:space="0" w:color="auto"/>
            <w:right w:val="none" w:sz="0" w:space="0" w:color="auto"/>
          </w:divBdr>
        </w:div>
        <w:div w:id="960310185">
          <w:marLeft w:val="640"/>
          <w:marRight w:val="0"/>
          <w:marTop w:val="0"/>
          <w:marBottom w:val="0"/>
          <w:divBdr>
            <w:top w:val="none" w:sz="0" w:space="0" w:color="auto"/>
            <w:left w:val="none" w:sz="0" w:space="0" w:color="auto"/>
            <w:bottom w:val="none" w:sz="0" w:space="0" w:color="auto"/>
            <w:right w:val="none" w:sz="0" w:space="0" w:color="auto"/>
          </w:divBdr>
        </w:div>
        <w:div w:id="387849522">
          <w:marLeft w:val="640"/>
          <w:marRight w:val="0"/>
          <w:marTop w:val="0"/>
          <w:marBottom w:val="0"/>
          <w:divBdr>
            <w:top w:val="none" w:sz="0" w:space="0" w:color="auto"/>
            <w:left w:val="none" w:sz="0" w:space="0" w:color="auto"/>
            <w:bottom w:val="none" w:sz="0" w:space="0" w:color="auto"/>
            <w:right w:val="none" w:sz="0" w:space="0" w:color="auto"/>
          </w:divBdr>
        </w:div>
        <w:div w:id="405298069">
          <w:marLeft w:val="640"/>
          <w:marRight w:val="0"/>
          <w:marTop w:val="0"/>
          <w:marBottom w:val="0"/>
          <w:divBdr>
            <w:top w:val="none" w:sz="0" w:space="0" w:color="auto"/>
            <w:left w:val="none" w:sz="0" w:space="0" w:color="auto"/>
            <w:bottom w:val="none" w:sz="0" w:space="0" w:color="auto"/>
            <w:right w:val="none" w:sz="0" w:space="0" w:color="auto"/>
          </w:divBdr>
        </w:div>
        <w:div w:id="2020960635">
          <w:marLeft w:val="640"/>
          <w:marRight w:val="0"/>
          <w:marTop w:val="0"/>
          <w:marBottom w:val="0"/>
          <w:divBdr>
            <w:top w:val="none" w:sz="0" w:space="0" w:color="auto"/>
            <w:left w:val="none" w:sz="0" w:space="0" w:color="auto"/>
            <w:bottom w:val="none" w:sz="0" w:space="0" w:color="auto"/>
            <w:right w:val="none" w:sz="0" w:space="0" w:color="auto"/>
          </w:divBdr>
        </w:div>
        <w:div w:id="867597023">
          <w:marLeft w:val="640"/>
          <w:marRight w:val="0"/>
          <w:marTop w:val="0"/>
          <w:marBottom w:val="0"/>
          <w:divBdr>
            <w:top w:val="none" w:sz="0" w:space="0" w:color="auto"/>
            <w:left w:val="none" w:sz="0" w:space="0" w:color="auto"/>
            <w:bottom w:val="none" w:sz="0" w:space="0" w:color="auto"/>
            <w:right w:val="none" w:sz="0" w:space="0" w:color="auto"/>
          </w:divBdr>
        </w:div>
        <w:div w:id="1704819672">
          <w:marLeft w:val="640"/>
          <w:marRight w:val="0"/>
          <w:marTop w:val="0"/>
          <w:marBottom w:val="0"/>
          <w:divBdr>
            <w:top w:val="none" w:sz="0" w:space="0" w:color="auto"/>
            <w:left w:val="none" w:sz="0" w:space="0" w:color="auto"/>
            <w:bottom w:val="none" w:sz="0" w:space="0" w:color="auto"/>
            <w:right w:val="none" w:sz="0" w:space="0" w:color="auto"/>
          </w:divBdr>
        </w:div>
        <w:div w:id="1034773932">
          <w:marLeft w:val="640"/>
          <w:marRight w:val="0"/>
          <w:marTop w:val="0"/>
          <w:marBottom w:val="0"/>
          <w:divBdr>
            <w:top w:val="none" w:sz="0" w:space="0" w:color="auto"/>
            <w:left w:val="none" w:sz="0" w:space="0" w:color="auto"/>
            <w:bottom w:val="none" w:sz="0" w:space="0" w:color="auto"/>
            <w:right w:val="none" w:sz="0" w:space="0" w:color="auto"/>
          </w:divBdr>
        </w:div>
        <w:div w:id="711807723">
          <w:marLeft w:val="640"/>
          <w:marRight w:val="0"/>
          <w:marTop w:val="0"/>
          <w:marBottom w:val="0"/>
          <w:divBdr>
            <w:top w:val="none" w:sz="0" w:space="0" w:color="auto"/>
            <w:left w:val="none" w:sz="0" w:space="0" w:color="auto"/>
            <w:bottom w:val="none" w:sz="0" w:space="0" w:color="auto"/>
            <w:right w:val="none" w:sz="0" w:space="0" w:color="auto"/>
          </w:divBdr>
        </w:div>
        <w:div w:id="540292535">
          <w:marLeft w:val="640"/>
          <w:marRight w:val="0"/>
          <w:marTop w:val="0"/>
          <w:marBottom w:val="0"/>
          <w:divBdr>
            <w:top w:val="none" w:sz="0" w:space="0" w:color="auto"/>
            <w:left w:val="none" w:sz="0" w:space="0" w:color="auto"/>
            <w:bottom w:val="none" w:sz="0" w:space="0" w:color="auto"/>
            <w:right w:val="none" w:sz="0" w:space="0" w:color="auto"/>
          </w:divBdr>
        </w:div>
        <w:div w:id="943348411">
          <w:marLeft w:val="640"/>
          <w:marRight w:val="0"/>
          <w:marTop w:val="0"/>
          <w:marBottom w:val="0"/>
          <w:divBdr>
            <w:top w:val="none" w:sz="0" w:space="0" w:color="auto"/>
            <w:left w:val="none" w:sz="0" w:space="0" w:color="auto"/>
            <w:bottom w:val="none" w:sz="0" w:space="0" w:color="auto"/>
            <w:right w:val="none" w:sz="0" w:space="0" w:color="auto"/>
          </w:divBdr>
        </w:div>
        <w:div w:id="1447189441">
          <w:marLeft w:val="640"/>
          <w:marRight w:val="0"/>
          <w:marTop w:val="0"/>
          <w:marBottom w:val="0"/>
          <w:divBdr>
            <w:top w:val="none" w:sz="0" w:space="0" w:color="auto"/>
            <w:left w:val="none" w:sz="0" w:space="0" w:color="auto"/>
            <w:bottom w:val="none" w:sz="0" w:space="0" w:color="auto"/>
            <w:right w:val="none" w:sz="0" w:space="0" w:color="auto"/>
          </w:divBdr>
        </w:div>
        <w:div w:id="514273296">
          <w:marLeft w:val="640"/>
          <w:marRight w:val="0"/>
          <w:marTop w:val="0"/>
          <w:marBottom w:val="0"/>
          <w:divBdr>
            <w:top w:val="none" w:sz="0" w:space="0" w:color="auto"/>
            <w:left w:val="none" w:sz="0" w:space="0" w:color="auto"/>
            <w:bottom w:val="none" w:sz="0" w:space="0" w:color="auto"/>
            <w:right w:val="none" w:sz="0" w:space="0" w:color="auto"/>
          </w:divBdr>
        </w:div>
        <w:div w:id="2109035018">
          <w:marLeft w:val="640"/>
          <w:marRight w:val="0"/>
          <w:marTop w:val="0"/>
          <w:marBottom w:val="0"/>
          <w:divBdr>
            <w:top w:val="none" w:sz="0" w:space="0" w:color="auto"/>
            <w:left w:val="none" w:sz="0" w:space="0" w:color="auto"/>
            <w:bottom w:val="none" w:sz="0" w:space="0" w:color="auto"/>
            <w:right w:val="none" w:sz="0" w:space="0" w:color="auto"/>
          </w:divBdr>
        </w:div>
        <w:div w:id="1904827417">
          <w:marLeft w:val="640"/>
          <w:marRight w:val="0"/>
          <w:marTop w:val="0"/>
          <w:marBottom w:val="0"/>
          <w:divBdr>
            <w:top w:val="none" w:sz="0" w:space="0" w:color="auto"/>
            <w:left w:val="none" w:sz="0" w:space="0" w:color="auto"/>
            <w:bottom w:val="none" w:sz="0" w:space="0" w:color="auto"/>
            <w:right w:val="none" w:sz="0" w:space="0" w:color="auto"/>
          </w:divBdr>
        </w:div>
        <w:div w:id="1560246592">
          <w:marLeft w:val="640"/>
          <w:marRight w:val="0"/>
          <w:marTop w:val="0"/>
          <w:marBottom w:val="0"/>
          <w:divBdr>
            <w:top w:val="none" w:sz="0" w:space="0" w:color="auto"/>
            <w:left w:val="none" w:sz="0" w:space="0" w:color="auto"/>
            <w:bottom w:val="none" w:sz="0" w:space="0" w:color="auto"/>
            <w:right w:val="none" w:sz="0" w:space="0" w:color="auto"/>
          </w:divBdr>
        </w:div>
        <w:div w:id="1098525168">
          <w:marLeft w:val="640"/>
          <w:marRight w:val="0"/>
          <w:marTop w:val="0"/>
          <w:marBottom w:val="0"/>
          <w:divBdr>
            <w:top w:val="none" w:sz="0" w:space="0" w:color="auto"/>
            <w:left w:val="none" w:sz="0" w:space="0" w:color="auto"/>
            <w:bottom w:val="none" w:sz="0" w:space="0" w:color="auto"/>
            <w:right w:val="none" w:sz="0" w:space="0" w:color="auto"/>
          </w:divBdr>
        </w:div>
      </w:divsChild>
    </w:div>
    <w:div w:id="1750156426">
      <w:bodyDiv w:val="1"/>
      <w:marLeft w:val="0"/>
      <w:marRight w:val="0"/>
      <w:marTop w:val="0"/>
      <w:marBottom w:val="0"/>
      <w:divBdr>
        <w:top w:val="none" w:sz="0" w:space="0" w:color="auto"/>
        <w:left w:val="none" w:sz="0" w:space="0" w:color="auto"/>
        <w:bottom w:val="none" w:sz="0" w:space="0" w:color="auto"/>
        <w:right w:val="none" w:sz="0" w:space="0" w:color="auto"/>
      </w:divBdr>
      <w:divsChild>
        <w:div w:id="1871994137">
          <w:marLeft w:val="640"/>
          <w:marRight w:val="0"/>
          <w:marTop w:val="0"/>
          <w:marBottom w:val="0"/>
          <w:divBdr>
            <w:top w:val="none" w:sz="0" w:space="0" w:color="auto"/>
            <w:left w:val="none" w:sz="0" w:space="0" w:color="auto"/>
            <w:bottom w:val="none" w:sz="0" w:space="0" w:color="auto"/>
            <w:right w:val="none" w:sz="0" w:space="0" w:color="auto"/>
          </w:divBdr>
        </w:div>
        <w:div w:id="957029909">
          <w:marLeft w:val="640"/>
          <w:marRight w:val="0"/>
          <w:marTop w:val="0"/>
          <w:marBottom w:val="0"/>
          <w:divBdr>
            <w:top w:val="none" w:sz="0" w:space="0" w:color="auto"/>
            <w:left w:val="none" w:sz="0" w:space="0" w:color="auto"/>
            <w:bottom w:val="none" w:sz="0" w:space="0" w:color="auto"/>
            <w:right w:val="none" w:sz="0" w:space="0" w:color="auto"/>
          </w:divBdr>
        </w:div>
        <w:div w:id="297565230">
          <w:marLeft w:val="640"/>
          <w:marRight w:val="0"/>
          <w:marTop w:val="0"/>
          <w:marBottom w:val="0"/>
          <w:divBdr>
            <w:top w:val="none" w:sz="0" w:space="0" w:color="auto"/>
            <w:left w:val="none" w:sz="0" w:space="0" w:color="auto"/>
            <w:bottom w:val="none" w:sz="0" w:space="0" w:color="auto"/>
            <w:right w:val="none" w:sz="0" w:space="0" w:color="auto"/>
          </w:divBdr>
        </w:div>
        <w:div w:id="549540902">
          <w:marLeft w:val="640"/>
          <w:marRight w:val="0"/>
          <w:marTop w:val="0"/>
          <w:marBottom w:val="0"/>
          <w:divBdr>
            <w:top w:val="none" w:sz="0" w:space="0" w:color="auto"/>
            <w:left w:val="none" w:sz="0" w:space="0" w:color="auto"/>
            <w:bottom w:val="none" w:sz="0" w:space="0" w:color="auto"/>
            <w:right w:val="none" w:sz="0" w:space="0" w:color="auto"/>
          </w:divBdr>
        </w:div>
        <w:div w:id="1575583037">
          <w:marLeft w:val="640"/>
          <w:marRight w:val="0"/>
          <w:marTop w:val="0"/>
          <w:marBottom w:val="0"/>
          <w:divBdr>
            <w:top w:val="none" w:sz="0" w:space="0" w:color="auto"/>
            <w:left w:val="none" w:sz="0" w:space="0" w:color="auto"/>
            <w:bottom w:val="none" w:sz="0" w:space="0" w:color="auto"/>
            <w:right w:val="none" w:sz="0" w:space="0" w:color="auto"/>
          </w:divBdr>
        </w:div>
        <w:div w:id="1072000622">
          <w:marLeft w:val="640"/>
          <w:marRight w:val="0"/>
          <w:marTop w:val="0"/>
          <w:marBottom w:val="0"/>
          <w:divBdr>
            <w:top w:val="none" w:sz="0" w:space="0" w:color="auto"/>
            <w:left w:val="none" w:sz="0" w:space="0" w:color="auto"/>
            <w:bottom w:val="none" w:sz="0" w:space="0" w:color="auto"/>
            <w:right w:val="none" w:sz="0" w:space="0" w:color="auto"/>
          </w:divBdr>
        </w:div>
        <w:div w:id="620889676">
          <w:marLeft w:val="640"/>
          <w:marRight w:val="0"/>
          <w:marTop w:val="0"/>
          <w:marBottom w:val="0"/>
          <w:divBdr>
            <w:top w:val="none" w:sz="0" w:space="0" w:color="auto"/>
            <w:left w:val="none" w:sz="0" w:space="0" w:color="auto"/>
            <w:bottom w:val="none" w:sz="0" w:space="0" w:color="auto"/>
            <w:right w:val="none" w:sz="0" w:space="0" w:color="auto"/>
          </w:divBdr>
        </w:div>
        <w:div w:id="363949419">
          <w:marLeft w:val="640"/>
          <w:marRight w:val="0"/>
          <w:marTop w:val="0"/>
          <w:marBottom w:val="0"/>
          <w:divBdr>
            <w:top w:val="none" w:sz="0" w:space="0" w:color="auto"/>
            <w:left w:val="none" w:sz="0" w:space="0" w:color="auto"/>
            <w:bottom w:val="none" w:sz="0" w:space="0" w:color="auto"/>
            <w:right w:val="none" w:sz="0" w:space="0" w:color="auto"/>
          </w:divBdr>
        </w:div>
        <w:div w:id="1442073480">
          <w:marLeft w:val="640"/>
          <w:marRight w:val="0"/>
          <w:marTop w:val="0"/>
          <w:marBottom w:val="0"/>
          <w:divBdr>
            <w:top w:val="none" w:sz="0" w:space="0" w:color="auto"/>
            <w:left w:val="none" w:sz="0" w:space="0" w:color="auto"/>
            <w:bottom w:val="none" w:sz="0" w:space="0" w:color="auto"/>
            <w:right w:val="none" w:sz="0" w:space="0" w:color="auto"/>
          </w:divBdr>
        </w:div>
        <w:div w:id="1308121277">
          <w:marLeft w:val="640"/>
          <w:marRight w:val="0"/>
          <w:marTop w:val="0"/>
          <w:marBottom w:val="0"/>
          <w:divBdr>
            <w:top w:val="none" w:sz="0" w:space="0" w:color="auto"/>
            <w:left w:val="none" w:sz="0" w:space="0" w:color="auto"/>
            <w:bottom w:val="none" w:sz="0" w:space="0" w:color="auto"/>
            <w:right w:val="none" w:sz="0" w:space="0" w:color="auto"/>
          </w:divBdr>
        </w:div>
        <w:div w:id="2060014232">
          <w:marLeft w:val="640"/>
          <w:marRight w:val="0"/>
          <w:marTop w:val="0"/>
          <w:marBottom w:val="0"/>
          <w:divBdr>
            <w:top w:val="none" w:sz="0" w:space="0" w:color="auto"/>
            <w:left w:val="none" w:sz="0" w:space="0" w:color="auto"/>
            <w:bottom w:val="none" w:sz="0" w:space="0" w:color="auto"/>
            <w:right w:val="none" w:sz="0" w:space="0" w:color="auto"/>
          </w:divBdr>
        </w:div>
        <w:div w:id="787894244">
          <w:marLeft w:val="640"/>
          <w:marRight w:val="0"/>
          <w:marTop w:val="0"/>
          <w:marBottom w:val="0"/>
          <w:divBdr>
            <w:top w:val="none" w:sz="0" w:space="0" w:color="auto"/>
            <w:left w:val="none" w:sz="0" w:space="0" w:color="auto"/>
            <w:bottom w:val="none" w:sz="0" w:space="0" w:color="auto"/>
            <w:right w:val="none" w:sz="0" w:space="0" w:color="auto"/>
          </w:divBdr>
        </w:div>
        <w:div w:id="1961106990">
          <w:marLeft w:val="640"/>
          <w:marRight w:val="0"/>
          <w:marTop w:val="0"/>
          <w:marBottom w:val="0"/>
          <w:divBdr>
            <w:top w:val="none" w:sz="0" w:space="0" w:color="auto"/>
            <w:left w:val="none" w:sz="0" w:space="0" w:color="auto"/>
            <w:bottom w:val="none" w:sz="0" w:space="0" w:color="auto"/>
            <w:right w:val="none" w:sz="0" w:space="0" w:color="auto"/>
          </w:divBdr>
        </w:div>
        <w:div w:id="1225291417">
          <w:marLeft w:val="640"/>
          <w:marRight w:val="0"/>
          <w:marTop w:val="0"/>
          <w:marBottom w:val="0"/>
          <w:divBdr>
            <w:top w:val="none" w:sz="0" w:space="0" w:color="auto"/>
            <w:left w:val="none" w:sz="0" w:space="0" w:color="auto"/>
            <w:bottom w:val="none" w:sz="0" w:space="0" w:color="auto"/>
            <w:right w:val="none" w:sz="0" w:space="0" w:color="auto"/>
          </w:divBdr>
        </w:div>
        <w:div w:id="1853686345">
          <w:marLeft w:val="640"/>
          <w:marRight w:val="0"/>
          <w:marTop w:val="0"/>
          <w:marBottom w:val="0"/>
          <w:divBdr>
            <w:top w:val="none" w:sz="0" w:space="0" w:color="auto"/>
            <w:left w:val="none" w:sz="0" w:space="0" w:color="auto"/>
            <w:bottom w:val="none" w:sz="0" w:space="0" w:color="auto"/>
            <w:right w:val="none" w:sz="0" w:space="0" w:color="auto"/>
          </w:divBdr>
        </w:div>
        <w:div w:id="822891260">
          <w:marLeft w:val="640"/>
          <w:marRight w:val="0"/>
          <w:marTop w:val="0"/>
          <w:marBottom w:val="0"/>
          <w:divBdr>
            <w:top w:val="none" w:sz="0" w:space="0" w:color="auto"/>
            <w:left w:val="none" w:sz="0" w:space="0" w:color="auto"/>
            <w:bottom w:val="none" w:sz="0" w:space="0" w:color="auto"/>
            <w:right w:val="none" w:sz="0" w:space="0" w:color="auto"/>
          </w:divBdr>
        </w:div>
        <w:div w:id="595359761">
          <w:marLeft w:val="640"/>
          <w:marRight w:val="0"/>
          <w:marTop w:val="0"/>
          <w:marBottom w:val="0"/>
          <w:divBdr>
            <w:top w:val="none" w:sz="0" w:space="0" w:color="auto"/>
            <w:left w:val="none" w:sz="0" w:space="0" w:color="auto"/>
            <w:bottom w:val="none" w:sz="0" w:space="0" w:color="auto"/>
            <w:right w:val="none" w:sz="0" w:space="0" w:color="auto"/>
          </w:divBdr>
        </w:div>
        <w:div w:id="1577011922">
          <w:marLeft w:val="640"/>
          <w:marRight w:val="0"/>
          <w:marTop w:val="0"/>
          <w:marBottom w:val="0"/>
          <w:divBdr>
            <w:top w:val="none" w:sz="0" w:space="0" w:color="auto"/>
            <w:left w:val="none" w:sz="0" w:space="0" w:color="auto"/>
            <w:bottom w:val="none" w:sz="0" w:space="0" w:color="auto"/>
            <w:right w:val="none" w:sz="0" w:space="0" w:color="auto"/>
          </w:divBdr>
        </w:div>
        <w:div w:id="2069760882">
          <w:marLeft w:val="640"/>
          <w:marRight w:val="0"/>
          <w:marTop w:val="0"/>
          <w:marBottom w:val="0"/>
          <w:divBdr>
            <w:top w:val="none" w:sz="0" w:space="0" w:color="auto"/>
            <w:left w:val="none" w:sz="0" w:space="0" w:color="auto"/>
            <w:bottom w:val="none" w:sz="0" w:space="0" w:color="auto"/>
            <w:right w:val="none" w:sz="0" w:space="0" w:color="auto"/>
          </w:divBdr>
        </w:div>
        <w:div w:id="526917043">
          <w:marLeft w:val="640"/>
          <w:marRight w:val="0"/>
          <w:marTop w:val="0"/>
          <w:marBottom w:val="0"/>
          <w:divBdr>
            <w:top w:val="none" w:sz="0" w:space="0" w:color="auto"/>
            <w:left w:val="none" w:sz="0" w:space="0" w:color="auto"/>
            <w:bottom w:val="none" w:sz="0" w:space="0" w:color="auto"/>
            <w:right w:val="none" w:sz="0" w:space="0" w:color="auto"/>
          </w:divBdr>
        </w:div>
        <w:div w:id="2027292072">
          <w:marLeft w:val="640"/>
          <w:marRight w:val="0"/>
          <w:marTop w:val="0"/>
          <w:marBottom w:val="0"/>
          <w:divBdr>
            <w:top w:val="none" w:sz="0" w:space="0" w:color="auto"/>
            <w:left w:val="none" w:sz="0" w:space="0" w:color="auto"/>
            <w:bottom w:val="none" w:sz="0" w:space="0" w:color="auto"/>
            <w:right w:val="none" w:sz="0" w:space="0" w:color="auto"/>
          </w:divBdr>
        </w:div>
        <w:div w:id="96948170">
          <w:marLeft w:val="640"/>
          <w:marRight w:val="0"/>
          <w:marTop w:val="0"/>
          <w:marBottom w:val="0"/>
          <w:divBdr>
            <w:top w:val="none" w:sz="0" w:space="0" w:color="auto"/>
            <w:left w:val="none" w:sz="0" w:space="0" w:color="auto"/>
            <w:bottom w:val="none" w:sz="0" w:space="0" w:color="auto"/>
            <w:right w:val="none" w:sz="0" w:space="0" w:color="auto"/>
          </w:divBdr>
        </w:div>
        <w:div w:id="130946755">
          <w:marLeft w:val="640"/>
          <w:marRight w:val="0"/>
          <w:marTop w:val="0"/>
          <w:marBottom w:val="0"/>
          <w:divBdr>
            <w:top w:val="none" w:sz="0" w:space="0" w:color="auto"/>
            <w:left w:val="none" w:sz="0" w:space="0" w:color="auto"/>
            <w:bottom w:val="none" w:sz="0" w:space="0" w:color="auto"/>
            <w:right w:val="none" w:sz="0" w:space="0" w:color="auto"/>
          </w:divBdr>
        </w:div>
        <w:div w:id="1275211237">
          <w:marLeft w:val="640"/>
          <w:marRight w:val="0"/>
          <w:marTop w:val="0"/>
          <w:marBottom w:val="0"/>
          <w:divBdr>
            <w:top w:val="none" w:sz="0" w:space="0" w:color="auto"/>
            <w:left w:val="none" w:sz="0" w:space="0" w:color="auto"/>
            <w:bottom w:val="none" w:sz="0" w:space="0" w:color="auto"/>
            <w:right w:val="none" w:sz="0" w:space="0" w:color="auto"/>
          </w:divBdr>
        </w:div>
        <w:div w:id="882982495">
          <w:marLeft w:val="640"/>
          <w:marRight w:val="0"/>
          <w:marTop w:val="0"/>
          <w:marBottom w:val="0"/>
          <w:divBdr>
            <w:top w:val="none" w:sz="0" w:space="0" w:color="auto"/>
            <w:left w:val="none" w:sz="0" w:space="0" w:color="auto"/>
            <w:bottom w:val="none" w:sz="0" w:space="0" w:color="auto"/>
            <w:right w:val="none" w:sz="0" w:space="0" w:color="auto"/>
          </w:divBdr>
        </w:div>
        <w:div w:id="1655791818">
          <w:marLeft w:val="640"/>
          <w:marRight w:val="0"/>
          <w:marTop w:val="0"/>
          <w:marBottom w:val="0"/>
          <w:divBdr>
            <w:top w:val="none" w:sz="0" w:space="0" w:color="auto"/>
            <w:left w:val="none" w:sz="0" w:space="0" w:color="auto"/>
            <w:bottom w:val="none" w:sz="0" w:space="0" w:color="auto"/>
            <w:right w:val="none" w:sz="0" w:space="0" w:color="auto"/>
          </w:divBdr>
        </w:div>
        <w:div w:id="1529293897">
          <w:marLeft w:val="640"/>
          <w:marRight w:val="0"/>
          <w:marTop w:val="0"/>
          <w:marBottom w:val="0"/>
          <w:divBdr>
            <w:top w:val="none" w:sz="0" w:space="0" w:color="auto"/>
            <w:left w:val="none" w:sz="0" w:space="0" w:color="auto"/>
            <w:bottom w:val="none" w:sz="0" w:space="0" w:color="auto"/>
            <w:right w:val="none" w:sz="0" w:space="0" w:color="auto"/>
          </w:divBdr>
        </w:div>
        <w:div w:id="2057119487">
          <w:marLeft w:val="640"/>
          <w:marRight w:val="0"/>
          <w:marTop w:val="0"/>
          <w:marBottom w:val="0"/>
          <w:divBdr>
            <w:top w:val="none" w:sz="0" w:space="0" w:color="auto"/>
            <w:left w:val="none" w:sz="0" w:space="0" w:color="auto"/>
            <w:bottom w:val="none" w:sz="0" w:space="0" w:color="auto"/>
            <w:right w:val="none" w:sz="0" w:space="0" w:color="auto"/>
          </w:divBdr>
        </w:div>
        <w:div w:id="498663662">
          <w:marLeft w:val="640"/>
          <w:marRight w:val="0"/>
          <w:marTop w:val="0"/>
          <w:marBottom w:val="0"/>
          <w:divBdr>
            <w:top w:val="none" w:sz="0" w:space="0" w:color="auto"/>
            <w:left w:val="none" w:sz="0" w:space="0" w:color="auto"/>
            <w:bottom w:val="none" w:sz="0" w:space="0" w:color="auto"/>
            <w:right w:val="none" w:sz="0" w:space="0" w:color="auto"/>
          </w:divBdr>
        </w:div>
        <w:div w:id="640813085">
          <w:marLeft w:val="640"/>
          <w:marRight w:val="0"/>
          <w:marTop w:val="0"/>
          <w:marBottom w:val="0"/>
          <w:divBdr>
            <w:top w:val="none" w:sz="0" w:space="0" w:color="auto"/>
            <w:left w:val="none" w:sz="0" w:space="0" w:color="auto"/>
            <w:bottom w:val="none" w:sz="0" w:space="0" w:color="auto"/>
            <w:right w:val="none" w:sz="0" w:space="0" w:color="auto"/>
          </w:divBdr>
        </w:div>
        <w:div w:id="1013458725">
          <w:marLeft w:val="640"/>
          <w:marRight w:val="0"/>
          <w:marTop w:val="0"/>
          <w:marBottom w:val="0"/>
          <w:divBdr>
            <w:top w:val="none" w:sz="0" w:space="0" w:color="auto"/>
            <w:left w:val="none" w:sz="0" w:space="0" w:color="auto"/>
            <w:bottom w:val="none" w:sz="0" w:space="0" w:color="auto"/>
            <w:right w:val="none" w:sz="0" w:space="0" w:color="auto"/>
          </w:divBdr>
        </w:div>
        <w:div w:id="991563570">
          <w:marLeft w:val="640"/>
          <w:marRight w:val="0"/>
          <w:marTop w:val="0"/>
          <w:marBottom w:val="0"/>
          <w:divBdr>
            <w:top w:val="none" w:sz="0" w:space="0" w:color="auto"/>
            <w:left w:val="none" w:sz="0" w:space="0" w:color="auto"/>
            <w:bottom w:val="none" w:sz="0" w:space="0" w:color="auto"/>
            <w:right w:val="none" w:sz="0" w:space="0" w:color="auto"/>
          </w:divBdr>
        </w:div>
        <w:div w:id="1848400246">
          <w:marLeft w:val="640"/>
          <w:marRight w:val="0"/>
          <w:marTop w:val="0"/>
          <w:marBottom w:val="0"/>
          <w:divBdr>
            <w:top w:val="none" w:sz="0" w:space="0" w:color="auto"/>
            <w:left w:val="none" w:sz="0" w:space="0" w:color="auto"/>
            <w:bottom w:val="none" w:sz="0" w:space="0" w:color="auto"/>
            <w:right w:val="none" w:sz="0" w:space="0" w:color="auto"/>
          </w:divBdr>
        </w:div>
        <w:div w:id="801271355">
          <w:marLeft w:val="640"/>
          <w:marRight w:val="0"/>
          <w:marTop w:val="0"/>
          <w:marBottom w:val="0"/>
          <w:divBdr>
            <w:top w:val="none" w:sz="0" w:space="0" w:color="auto"/>
            <w:left w:val="none" w:sz="0" w:space="0" w:color="auto"/>
            <w:bottom w:val="none" w:sz="0" w:space="0" w:color="auto"/>
            <w:right w:val="none" w:sz="0" w:space="0" w:color="auto"/>
          </w:divBdr>
        </w:div>
        <w:div w:id="114374375">
          <w:marLeft w:val="640"/>
          <w:marRight w:val="0"/>
          <w:marTop w:val="0"/>
          <w:marBottom w:val="0"/>
          <w:divBdr>
            <w:top w:val="none" w:sz="0" w:space="0" w:color="auto"/>
            <w:left w:val="none" w:sz="0" w:space="0" w:color="auto"/>
            <w:bottom w:val="none" w:sz="0" w:space="0" w:color="auto"/>
            <w:right w:val="none" w:sz="0" w:space="0" w:color="auto"/>
          </w:divBdr>
        </w:div>
        <w:div w:id="1300187198">
          <w:marLeft w:val="640"/>
          <w:marRight w:val="0"/>
          <w:marTop w:val="0"/>
          <w:marBottom w:val="0"/>
          <w:divBdr>
            <w:top w:val="none" w:sz="0" w:space="0" w:color="auto"/>
            <w:left w:val="none" w:sz="0" w:space="0" w:color="auto"/>
            <w:bottom w:val="none" w:sz="0" w:space="0" w:color="auto"/>
            <w:right w:val="none" w:sz="0" w:space="0" w:color="auto"/>
          </w:divBdr>
        </w:div>
        <w:div w:id="256331529">
          <w:marLeft w:val="640"/>
          <w:marRight w:val="0"/>
          <w:marTop w:val="0"/>
          <w:marBottom w:val="0"/>
          <w:divBdr>
            <w:top w:val="none" w:sz="0" w:space="0" w:color="auto"/>
            <w:left w:val="none" w:sz="0" w:space="0" w:color="auto"/>
            <w:bottom w:val="none" w:sz="0" w:space="0" w:color="auto"/>
            <w:right w:val="none" w:sz="0" w:space="0" w:color="auto"/>
          </w:divBdr>
        </w:div>
        <w:div w:id="910970758">
          <w:marLeft w:val="640"/>
          <w:marRight w:val="0"/>
          <w:marTop w:val="0"/>
          <w:marBottom w:val="0"/>
          <w:divBdr>
            <w:top w:val="none" w:sz="0" w:space="0" w:color="auto"/>
            <w:left w:val="none" w:sz="0" w:space="0" w:color="auto"/>
            <w:bottom w:val="none" w:sz="0" w:space="0" w:color="auto"/>
            <w:right w:val="none" w:sz="0" w:space="0" w:color="auto"/>
          </w:divBdr>
        </w:div>
        <w:div w:id="1806583748">
          <w:marLeft w:val="640"/>
          <w:marRight w:val="0"/>
          <w:marTop w:val="0"/>
          <w:marBottom w:val="0"/>
          <w:divBdr>
            <w:top w:val="none" w:sz="0" w:space="0" w:color="auto"/>
            <w:left w:val="none" w:sz="0" w:space="0" w:color="auto"/>
            <w:bottom w:val="none" w:sz="0" w:space="0" w:color="auto"/>
            <w:right w:val="none" w:sz="0" w:space="0" w:color="auto"/>
          </w:divBdr>
        </w:div>
        <w:div w:id="1065642015">
          <w:marLeft w:val="640"/>
          <w:marRight w:val="0"/>
          <w:marTop w:val="0"/>
          <w:marBottom w:val="0"/>
          <w:divBdr>
            <w:top w:val="none" w:sz="0" w:space="0" w:color="auto"/>
            <w:left w:val="none" w:sz="0" w:space="0" w:color="auto"/>
            <w:bottom w:val="none" w:sz="0" w:space="0" w:color="auto"/>
            <w:right w:val="none" w:sz="0" w:space="0" w:color="auto"/>
          </w:divBdr>
        </w:div>
        <w:div w:id="342169806">
          <w:marLeft w:val="640"/>
          <w:marRight w:val="0"/>
          <w:marTop w:val="0"/>
          <w:marBottom w:val="0"/>
          <w:divBdr>
            <w:top w:val="none" w:sz="0" w:space="0" w:color="auto"/>
            <w:left w:val="none" w:sz="0" w:space="0" w:color="auto"/>
            <w:bottom w:val="none" w:sz="0" w:space="0" w:color="auto"/>
            <w:right w:val="none" w:sz="0" w:space="0" w:color="auto"/>
          </w:divBdr>
        </w:div>
        <w:div w:id="561335964">
          <w:marLeft w:val="640"/>
          <w:marRight w:val="0"/>
          <w:marTop w:val="0"/>
          <w:marBottom w:val="0"/>
          <w:divBdr>
            <w:top w:val="none" w:sz="0" w:space="0" w:color="auto"/>
            <w:left w:val="none" w:sz="0" w:space="0" w:color="auto"/>
            <w:bottom w:val="none" w:sz="0" w:space="0" w:color="auto"/>
            <w:right w:val="none" w:sz="0" w:space="0" w:color="auto"/>
          </w:divBdr>
        </w:div>
        <w:div w:id="1581525233">
          <w:marLeft w:val="640"/>
          <w:marRight w:val="0"/>
          <w:marTop w:val="0"/>
          <w:marBottom w:val="0"/>
          <w:divBdr>
            <w:top w:val="none" w:sz="0" w:space="0" w:color="auto"/>
            <w:left w:val="none" w:sz="0" w:space="0" w:color="auto"/>
            <w:bottom w:val="none" w:sz="0" w:space="0" w:color="auto"/>
            <w:right w:val="none" w:sz="0" w:space="0" w:color="auto"/>
          </w:divBdr>
        </w:div>
        <w:div w:id="1057364924">
          <w:marLeft w:val="640"/>
          <w:marRight w:val="0"/>
          <w:marTop w:val="0"/>
          <w:marBottom w:val="0"/>
          <w:divBdr>
            <w:top w:val="none" w:sz="0" w:space="0" w:color="auto"/>
            <w:left w:val="none" w:sz="0" w:space="0" w:color="auto"/>
            <w:bottom w:val="none" w:sz="0" w:space="0" w:color="auto"/>
            <w:right w:val="none" w:sz="0" w:space="0" w:color="auto"/>
          </w:divBdr>
        </w:div>
        <w:div w:id="482895680">
          <w:marLeft w:val="640"/>
          <w:marRight w:val="0"/>
          <w:marTop w:val="0"/>
          <w:marBottom w:val="0"/>
          <w:divBdr>
            <w:top w:val="none" w:sz="0" w:space="0" w:color="auto"/>
            <w:left w:val="none" w:sz="0" w:space="0" w:color="auto"/>
            <w:bottom w:val="none" w:sz="0" w:space="0" w:color="auto"/>
            <w:right w:val="none" w:sz="0" w:space="0" w:color="auto"/>
          </w:divBdr>
        </w:div>
        <w:div w:id="890261992">
          <w:marLeft w:val="640"/>
          <w:marRight w:val="0"/>
          <w:marTop w:val="0"/>
          <w:marBottom w:val="0"/>
          <w:divBdr>
            <w:top w:val="none" w:sz="0" w:space="0" w:color="auto"/>
            <w:left w:val="none" w:sz="0" w:space="0" w:color="auto"/>
            <w:bottom w:val="none" w:sz="0" w:space="0" w:color="auto"/>
            <w:right w:val="none" w:sz="0" w:space="0" w:color="auto"/>
          </w:divBdr>
        </w:div>
        <w:div w:id="1223712703">
          <w:marLeft w:val="640"/>
          <w:marRight w:val="0"/>
          <w:marTop w:val="0"/>
          <w:marBottom w:val="0"/>
          <w:divBdr>
            <w:top w:val="none" w:sz="0" w:space="0" w:color="auto"/>
            <w:left w:val="none" w:sz="0" w:space="0" w:color="auto"/>
            <w:bottom w:val="none" w:sz="0" w:space="0" w:color="auto"/>
            <w:right w:val="none" w:sz="0" w:space="0" w:color="auto"/>
          </w:divBdr>
        </w:div>
        <w:div w:id="911887060">
          <w:marLeft w:val="640"/>
          <w:marRight w:val="0"/>
          <w:marTop w:val="0"/>
          <w:marBottom w:val="0"/>
          <w:divBdr>
            <w:top w:val="none" w:sz="0" w:space="0" w:color="auto"/>
            <w:left w:val="none" w:sz="0" w:space="0" w:color="auto"/>
            <w:bottom w:val="none" w:sz="0" w:space="0" w:color="auto"/>
            <w:right w:val="none" w:sz="0" w:space="0" w:color="auto"/>
          </w:divBdr>
        </w:div>
        <w:div w:id="1346399879">
          <w:marLeft w:val="640"/>
          <w:marRight w:val="0"/>
          <w:marTop w:val="0"/>
          <w:marBottom w:val="0"/>
          <w:divBdr>
            <w:top w:val="none" w:sz="0" w:space="0" w:color="auto"/>
            <w:left w:val="none" w:sz="0" w:space="0" w:color="auto"/>
            <w:bottom w:val="none" w:sz="0" w:space="0" w:color="auto"/>
            <w:right w:val="none" w:sz="0" w:space="0" w:color="auto"/>
          </w:divBdr>
        </w:div>
        <w:div w:id="1298530800">
          <w:marLeft w:val="640"/>
          <w:marRight w:val="0"/>
          <w:marTop w:val="0"/>
          <w:marBottom w:val="0"/>
          <w:divBdr>
            <w:top w:val="none" w:sz="0" w:space="0" w:color="auto"/>
            <w:left w:val="none" w:sz="0" w:space="0" w:color="auto"/>
            <w:bottom w:val="none" w:sz="0" w:space="0" w:color="auto"/>
            <w:right w:val="none" w:sz="0" w:space="0" w:color="auto"/>
          </w:divBdr>
        </w:div>
        <w:div w:id="1688366274">
          <w:marLeft w:val="640"/>
          <w:marRight w:val="0"/>
          <w:marTop w:val="0"/>
          <w:marBottom w:val="0"/>
          <w:divBdr>
            <w:top w:val="none" w:sz="0" w:space="0" w:color="auto"/>
            <w:left w:val="none" w:sz="0" w:space="0" w:color="auto"/>
            <w:bottom w:val="none" w:sz="0" w:space="0" w:color="auto"/>
            <w:right w:val="none" w:sz="0" w:space="0" w:color="auto"/>
          </w:divBdr>
        </w:div>
        <w:div w:id="7290404">
          <w:marLeft w:val="640"/>
          <w:marRight w:val="0"/>
          <w:marTop w:val="0"/>
          <w:marBottom w:val="0"/>
          <w:divBdr>
            <w:top w:val="none" w:sz="0" w:space="0" w:color="auto"/>
            <w:left w:val="none" w:sz="0" w:space="0" w:color="auto"/>
            <w:bottom w:val="none" w:sz="0" w:space="0" w:color="auto"/>
            <w:right w:val="none" w:sz="0" w:space="0" w:color="auto"/>
          </w:divBdr>
        </w:div>
        <w:div w:id="162163068">
          <w:marLeft w:val="640"/>
          <w:marRight w:val="0"/>
          <w:marTop w:val="0"/>
          <w:marBottom w:val="0"/>
          <w:divBdr>
            <w:top w:val="none" w:sz="0" w:space="0" w:color="auto"/>
            <w:left w:val="none" w:sz="0" w:space="0" w:color="auto"/>
            <w:bottom w:val="none" w:sz="0" w:space="0" w:color="auto"/>
            <w:right w:val="none" w:sz="0" w:space="0" w:color="auto"/>
          </w:divBdr>
        </w:div>
        <w:div w:id="1943493327">
          <w:marLeft w:val="640"/>
          <w:marRight w:val="0"/>
          <w:marTop w:val="0"/>
          <w:marBottom w:val="0"/>
          <w:divBdr>
            <w:top w:val="none" w:sz="0" w:space="0" w:color="auto"/>
            <w:left w:val="none" w:sz="0" w:space="0" w:color="auto"/>
            <w:bottom w:val="none" w:sz="0" w:space="0" w:color="auto"/>
            <w:right w:val="none" w:sz="0" w:space="0" w:color="auto"/>
          </w:divBdr>
        </w:div>
        <w:div w:id="1457719039">
          <w:marLeft w:val="640"/>
          <w:marRight w:val="0"/>
          <w:marTop w:val="0"/>
          <w:marBottom w:val="0"/>
          <w:divBdr>
            <w:top w:val="none" w:sz="0" w:space="0" w:color="auto"/>
            <w:left w:val="none" w:sz="0" w:space="0" w:color="auto"/>
            <w:bottom w:val="none" w:sz="0" w:space="0" w:color="auto"/>
            <w:right w:val="none" w:sz="0" w:space="0" w:color="auto"/>
          </w:divBdr>
        </w:div>
        <w:div w:id="1814133219">
          <w:marLeft w:val="640"/>
          <w:marRight w:val="0"/>
          <w:marTop w:val="0"/>
          <w:marBottom w:val="0"/>
          <w:divBdr>
            <w:top w:val="none" w:sz="0" w:space="0" w:color="auto"/>
            <w:left w:val="none" w:sz="0" w:space="0" w:color="auto"/>
            <w:bottom w:val="none" w:sz="0" w:space="0" w:color="auto"/>
            <w:right w:val="none" w:sz="0" w:space="0" w:color="auto"/>
          </w:divBdr>
        </w:div>
        <w:div w:id="809902615">
          <w:marLeft w:val="640"/>
          <w:marRight w:val="0"/>
          <w:marTop w:val="0"/>
          <w:marBottom w:val="0"/>
          <w:divBdr>
            <w:top w:val="none" w:sz="0" w:space="0" w:color="auto"/>
            <w:left w:val="none" w:sz="0" w:space="0" w:color="auto"/>
            <w:bottom w:val="none" w:sz="0" w:space="0" w:color="auto"/>
            <w:right w:val="none" w:sz="0" w:space="0" w:color="auto"/>
          </w:divBdr>
        </w:div>
        <w:div w:id="1437676448">
          <w:marLeft w:val="640"/>
          <w:marRight w:val="0"/>
          <w:marTop w:val="0"/>
          <w:marBottom w:val="0"/>
          <w:divBdr>
            <w:top w:val="none" w:sz="0" w:space="0" w:color="auto"/>
            <w:left w:val="none" w:sz="0" w:space="0" w:color="auto"/>
            <w:bottom w:val="none" w:sz="0" w:space="0" w:color="auto"/>
            <w:right w:val="none" w:sz="0" w:space="0" w:color="auto"/>
          </w:divBdr>
        </w:div>
        <w:div w:id="414665616">
          <w:marLeft w:val="640"/>
          <w:marRight w:val="0"/>
          <w:marTop w:val="0"/>
          <w:marBottom w:val="0"/>
          <w:divBdr>
            <w:top w:val="none" w:sz="0" w:space="0" w:color="auto"/>
            <w:left w:val="none" w:sz="0" w:space="0" w:color="auto"/>
            <w:bottom w:val="none" w:sz="0" w:space="0" w:color="auto"/>
            <w:right w:val="none" w:sz="0" w:space="0" w:color="auto"/>
          </w:divBdr>
        </w:div>
        <w:div w:id="1966347901">
          <w:marLeft w:val="640"/>
          <w:marRight w:val="0"/>
          <w:marTop w:val="0"/>
          <w:marBottom w:val="0"/>
          <w:divBdr>
            <w:top w:val="none" w:sz="0" w:space="0" w:color="auto"/>
            <w:left w:val="none" w:sz="0" w:space="0" w:color="auto"/>
            <w:bottom w:val="none" w:sz="0" w:space="0" w:color="auto"/>
            <w:right w:val="none" w:sz="0" w:space="0" w:color="auto"/>
          </w:divBdr>
        </w:div>
        <w:div w:id="1340347851">
          <w:marLeft w:val="640"/>
          <w:marRight w:val="0"/>
          <w:marTop w:val="0"/>
          <w:marBottom w:val="0"/>
          <w:divBdr>
            <w:top w:val="none" w:sz="0" w:space="0" w:color="auto"/>
            <w:left w:val="none" w:sz="0" w:space="0" w:color="auto"/>
            <w:bottom w:val="none" w:sz="0" w:space="0" w:color="auto"/>
            <w:right w:val="none" w:sz="0" w:space="0" w:color="auto"/>
          </w:divBdr>
        </w:div>
        <w:div w:id="652563845">
          <w:marLeft w:val="640"/>
          <w:marRight w:val="0"/>
          <w:marTop w:val="0"/>
          <w:marBottom w:val="0"/>
          <w:divBdr>
            <w:top w:val="none" w:sz="0" w:space="0" w:color="auto"/>
            <w:left w:val="none" w:sz="0" w:space="0" w:color="auto"/>
            <w:bottom w:val="none" w:sz="0" w:space="0" w:color="auto"/>
            <w:right w:val="none" w:sz="0" w:space="0" w:color="auto"/>
          </w:divBdr>
        </w:div>
        <w:div w:id="1842773417">
          <w:marLeft w:val="640"/>
          <w:marRight w:val="0"/>
          <w:marTop w:val="0"/>
          <w:marBottom w:val="0"/>
          <w:divBdr>
            <w:top w:val="none" w:sz="0" w:space="0" w:color="auto"/>
            <w:left w:val="none" w:sz="0" w:space="0" w:color="auto"/>
            <w:bottom w:val="none" w:sz="0" w:space="0" w:color="auto"/>
            <w:right w:val="none" w:sz="0" w:space="0" w:color="auto"/>
          </w:divBdr>
        </w:div>
        <w:div w:id="1573544867">
          <w:marLeft w:val="640"/>
          <w:marRight w:val="0"/>
          <w:marTop w:val="0"/>
          <w:marBottom w:val="0"/>
          <w:divBdr>
            <w:top w:val="none" w:sz="0" w:space="0" w:color="auto"/>
            <w:left w:val="none" w:sz="0" w:space="0" w:color="auto"/>
            <w:bottom w:val="none" w:sz="0" w:space="0" w:color="auto"/>
            <w:right w:val="none" w:sz="0" w:space="0" w:color="auto"/>
          </w:divBdr>
        </w:div>
        <w:div w:id="295375849">
          <w:marLeft w:val="640"/>
          <w:marRight w:val="0"/>
          <w:marTop w:val="0"/>
          <w:marBottom w:val="0"/>
          <w:divBdr>
            <w:top w:val="none" w:sz="0" w:space="0" w:color="auto"/>
            <w:left w:val="none" w:sz="0" w:space="0" w:color="auto"/>
            <w:bottom w:val="none" w:sz="0" w:space="0" w:color="auto"/>
            <w:right w:val="none" w:sz="0" w:space="0" w:color="auto"/>
          </w:divBdr>
        </w:div>
        <w:div w:id="1759330349">
          <w:marLeft w:val="640"/>
          <w:marRight w:val="0"/>
          <w:marTop w:val="0"/>
          <w:marBottom w:val="0"/>
          <w:divBdr>
            <w:top w:val="none" w:sz="0" w:space="0" w:color="auto"/>
            <w:left w:val="none" w:sz="0" w:space="0" w:color="auto"/>
            <w:bottom w:val="none" w:sz="0" w:space="0" w:color="auto"/>
            <w:right w:val="none" w:sz="0" w:space="0" w:color="auto"/>
          </w:divBdr>
        </w:div>
        <w:div w:id="659113464">
          <w:marLeft w:val="640"/>
          <w:marRight w:val="0"/>
          <w:marTop w:val="0"/>
          <w:marBottom w:val="0"/>
          <w:divBdr>
            <w:top w:val="none" w:sz="0" w:space="0" w:color="auto"/>
            <w:left w:val="none" w:sz="0" w:space="0" w:color="auto"/>
            <w:bottom w:val="none" w:sz="0" w:space="0" w:color="auto"/>
            <w:right w:val="none" w:sz="0" w:space="0" w:color="auto"/>
          </w:divBdr>
        </w:div>
        <w:div w:id="1530021234">
          <w:marLeft w:val="640"/>
          <w:marRight w:val="0"/>
          <w:marTop w:val="0"/>
          <w:marBottom w:val="0"/>
          <w:divBdr>
            <w:top w:val="none" w:sz="0" w:space="0" w:color="auto"/>
            <w:left w:val="none" w:sz="0" w:space="0" w:color="auto"/>
            <w:bottom w:val="none" w:sz="0" w:space="0" w:color="auto"/>
            <w:right w:val="none" w:sz="0" w:space="0" w:color="auto"/>
          </w:divBdr>
        </w:div>
        <w:div w:id="1394814617">
          <w:marLeft w:val="640"/>
          <w:marRight w:val="0"/>
          <w:marTop w:val="0"/>
          <w:marBottom w:val="0"/>
          <w:divBdr>
            <w:top w:val="none" w:sz="0" w:space="0" w:color="auto"/>
            <w:left w:val="none" w:sz="0" w:space="0" w:color="auto"/>
            <w:bottom w:val="none" w:sz="0" w:space="0" w:color="auto"/>
            <w:right w:val="none" w:sz="0" w:space="0" w:color="auto"/>
          </w:divBdr>
        </w:div>
        <w:div w:id="904755492">
          <w:marLeft w:val="640"/>
          <w:marRight w:val="0"/>
          <w:marTop w:val="0"/>
          <w:marBottom w:val="0"/>
          <w:divBdr>
            <w:top w:val="none" w:sz="0" w:space="0" w:color="auto"/>
            <w:left w:val="none" w:sz="0" w:space="0" w:color="auto"/>
            <w:bottom w:val="none" w:sz="0" w:space="0" w:color="auto"/>
            <w:right w:val="none" w:sz="0" w:space="0" w:color="auto"/>
          </w:divBdr>
        </w:div>
        <w:div w:id="2033913405">
          <w:marLeft w:val="640"/>
          <w:marRight w:val="0"/>
          <w:marTop w:val="0"/>
          <w:marBottom w:val="0"/>
          <w:divBdr>
            <w:top w:val="none" w:sz="0" w:space="0" w:color="auto"/>
            <w:left w:val="none" w:sz="0" w:space="0" w:color="auto"/>
            <w:bottom w:val="none" w:sz="0" w:space="0" w:color="auto"/>
            <w:right w:val="none" w:sz="0" w:space="0" w:color="auto"/>
          </w:divBdr>
        </w:div>
        <w:div w:id="1236361500">
          <w:marLeft w:val="640"/>
          <w:marRight w:val="0"/>
          <w:marTop w:val="0"/>
          <w:marBottom w:val="0"/>
          <w:divBdr>
            <w:top w:val="none" w:sz="0" w:space="0" w:color="auto"/>
            <w:left w:val="none" w:sz="0" w:space="0" w:color="auto"/>
            <w:bottom w:val="none" w:sz="0" w:space="0" w:color="auto"/>
            <w:right w:val="none" w:sz="0" w:space="0" w:color="auto"/>
          </w:divBdr>
        </w:div>
        <w:div w:id="447893447">
          <w:marLeft w:val="640"/>
          <w:marRight w:val="0"/>
          <w:marTop w:val="0"/>
          <w:marBottom w:val="0"/>
          <w:divBdr>
            <w:top w:val="none" w:sz="0" w:space="0" w:color="auto"/>
            <w:left w:val="none" w:sz="0" w:space="0" w:color="auto"/>
            <w:bottom w:val="none" w:sz="0" w:space="0" w:color="auto"/>
            <w:right w:val="none" w:sz="0" w:space="0" w:color="auto"/>
          </w:divBdr>
        </w:div>
        <w:div w:id="766577720">
          <w:marLeft w:val="640"/>
          <w:marRight w:val="0"/>
          <w:marTop w:val="0"/>
          <w:marBottom w:val="0"/>
          <w:divBdr>
            <w:top w:val="none" w:sz="0" w:space="0" w:color="auto"/>
            <w:left w:val="none" w:sz="0" w:space="0" w:color="auto"/>
            <w:bottom w:val="none" w:sz="0" w:space="0" w:color="auto"/>
            <w:right w:val="none" w:sz="0" w:space="0" w:color="auto"/>
          </w:divBdr>
        </w:div>
        <w:div w:id="1586724315">
          <w:marLeft w:val="640"/>
          <w:marRight w:val="0"/>
          <w:marTop w:val="0"/>
          <w:marBottom w:val="0"/>
          <w:divBdr>
            <w:top w:val="none" w:sz="0" w:space="0" w:color="auto"/>
            <w:left w:val="none" w:sz="0" w:space="0" w:color="auto"/>
            <w:bottom w:val="none" w:sz="0" w:space="0" w:color="auto"/>
            <w:right w:val="none" w:sz="0" w:space="0" w:color="auto"/>
          </w:divBdr>
        </w:div>
        <w:div w:id="1436319608">
          <w:marLeft w:val="640"/>
          <w:marRight w:val="0"/>
          <w:marTop w:val="0"/>
          <w:marBottom w:val="0"/>
          <w:divBdr>
            <w:top w:val="none" w:sz="0" w:space="0" w:color="auto"/>
            <w:left w:val="none" w:sz="0" w:space="0" w:color="auto"/>
            <w:bottom w:val="none" w:sz="0" w:space="0" w:color="auto"/>
            <w:right w:val="none" w:sz="0" w:space="0" w:color="auto"/>
          </w:divBdr>
        </w:div>
        <w:div w:id="1320960317">
          <w:marLeft w:val="640"/>
          <w:marRight w:val="0"/>
          <w:marTop w:val="0"/>
          <w:marBottom w:val="0"/>
          <w:divBdr>
            <w:top w:val="none" w:sz="0" w:space="0" w:color="auto"/>
            <w:left w:val="none" w:sz="0" w:space="0" w:color="auto"/>
            <w:bottom w:val="none" w:sz="0" w:space="0" w:color="auto"/>
            <w:right w:val="none" w:sz="0" w:space="0" w:color="auto"/>
          </w:divBdr>
        </w:div>
        <w:div w:id="1530879124">
          <w:marLeft w:val="640"/>
          <w:marRight w:val="0"/>
          <w:marTop w:val="0"/>
          <w:marBottom w:val="0"/>
          <w:divBdr>
            <w:top w:val="none" w:sz="0" w:space="0" w:color="auto"/>
            <w:left w:val="none" w:sz="0" w:space="0" w:color="auto"/>
            <w:bottom w:val="none" w:sz="0" w:space="0" w:color="auto"/>
            <w:right w:val="none" w:sz="0" w:space="0" w:color="auto"/>
          </w:divBdr>
        </w:div>
        <w:div w:id="953947000">
          <w:marLeft w:val="640"/>
          <w:marRight w:val="0"/>
          <w:marTop w:val="0"/>
          <w:marBottom w:val="0"/>
          <w:divBdr>
            <w:top w:val="none" w:sz="0" w:space="0" w:color="auto"/>
            <w:left w:val="none" w:sz="0" w:space="0" w:color="auto"/>
            <w:bottom w:val="none" w:sz="0" w:space="0" w:color="auto"/>
            <w:right w:val="none" w:sz="0" w:space="0" w:color="auto"/>
          </w:divBdr>
        </w:div>
        <w:div w:id="1632174574">
          <w:marLeft w:val="640"/>
          <w:marRight w:val="0"/>
          <w:marTop w:val="0"/>
          <w:marBottom w:val="0"/>
          <w:divBdr>
            <w:top w:val="none" w:sz="0" w:space="0" w:color="auto"/>
            <w:left w:val="none" w:sz="0" w:space="0" w:color="auto"/>
            <w:bottom w:val="none" w:sz="0" w:space="0" w:color="auto"/>
            <w:right w:val="none" w:sz="0" w:space="0" w:color="auto"/>
          </w:divBdr>
        </w:div>
        <w:div w:id="182061884">
          <w:marLeft w:val="640"/>
          <w:marRight w:val="0"/>
          <w:marTop w:val="0"/>
          <w:marBottom w:val="0"/>
          <w:divBdr>
            <w:top w:val="none" w:sz="0" w:space="0" w:color="auto"/>
            <w:left w:val="none" w:sz="0" w:space="0" w:color="auto"/>
            <w:bottom w:val="none" w:sz="0" w:space="0" w:color="auto"/>
            <w:right w:val="none" w:sz="0" w:space="0" w:color="auto"/>
          </w:divBdr>
        </w:div>
        <w:div w:id="250359792">
          <w:marLeft w:val="640"/>
          <w:marRight w:val="0"/>
          <w:marTop w:val="0"/>
          <w:marBottom w:val="0"/>
          <w:divBdr>
            <w:top w:val="none" w:sz="0" w:space="0" w:color="auto"/>
            <w:left w:val="none" w:sz="0" w:space="0" w:color="auto"/>
            <w:bottom w:val="none" w:sz="0" w:space="0" w:color="auto"/>
            <w:right w:val="none" w:sz="0" w:space="0" w:color="auto"/>
          </w:divBdr>
        </w:div>
        <w:div w:id="245850208">
          <w:marLeft w:val="640"/>
          <w:marRight w:val="0"/>
          <w:marTop w:val="0"/>
          <w:marBottom w:val="0"/>
          <w:divBdr>
            <w:top w:val="none" w:sz="0" w:space="0" w:color="auto"/>
            <w:left w:val="none" w:sz="0" w:space="0" w:color="auto"/>
            <w:bottom w:val="none" w:sz="0" w:space="0" w:color="auto"/>
            <w:right w:val="none" w:sz="0" w:space="0" w:color="auto"/>
          </w:divBdr>
        </w:div>
        <w:div w:id="1648895452">
          <w:marLeft w:val="640"/>
          <w:marRight w:val="0"/>
          <w:marTop w:val="0"/>
          <w:marBottom w:val="0"/>
          <w:divBdr>
            <w:top w:val="none" w:sz="0" w:space="0" w:color="auto"/>
            <w:left w:val="none" w:sz="0" w:space="0" w:color="auto"/>
            <w:bottom w:val="none" w:sz="0" w:space="0" w:color="auto"/>
            <w:right w:val="none" w:sz="0" w:space="0" w:color="auto"/>
          </w:divBdr>
        </w:div>
        <w:div w:id="2062248277">
          <w:marLeft w:val="640"/>
          <w:marRight w:val="0"/>
          <w:marTop w:val="0"/>
          <w:marBottom w:val="0"/>
          <w:divBdr>
            <w:top w:val="none" w:sz="0" w:space="0" w:color="auto"/>
            <w:left w:val="none" w:sz="0" w:space="0" w:color="auto"/>
            <w:bottom w:val="none" w:sz="0" w:space="0" w:color="auto"/>
            <w:right w:val="none" w:sz="0" w:space="0" w:color="auto"/>
          </w:divBdr>
        </w:div>
        <w:div w:id="266815443">
          <w:marLeft w:val="640"/>
          <w:marRight w:val="0"/>
          <w:marTop w:val="0"/>
          <w:marBottom w:val="0"/>
          <w:divBdr>
            <w:top w:val="none" w:sz="0" w:space="0" w:color="auto"/>
            <w:left w:val="none" w:sz="0" w:space="0" w:color="auto"/>
            <w:bottom w:val="none" w:sz="0" w:space="0" w:color="auto"/>
            <w:right w:val="none" w:sz="0" w:space="0" w:color="auto"/>
          </w:divBdr>
        </w:div>
        <w:div w:id="46927247">
          <w:marLeft w:val="640"/>
          <w:marRight w:val="0"/>
          <w:marTop w:val="0"/>
          <w:marBottom w:val="0"/>
          <w:divBdr>
            <w:top w:val="none" w:sz="0" w:space="0" w:color="auto"/>
            <w:left w:val="none" w:sz="0" w:space="0" w:color="auto"/>
            <w:bottom w:val="none" w:sz="0" w:space="0" w:color="auto"/>
            <w:right w:val="none" w:sz="0" w:space="0" w:color="auto"/>
          </w:divBdr>
        </w:div>
        <w:div w:id="895550181">
          <w:marLeft w:val="640"/>
          <w:marRight w:val="0"/>
          <w:marTop w:val="0"/>
          <w:marBottom w:val="0"/>
          <w:divBdr>
            <w:top w:val="none" w:sz="0" w:space="0" w:color="auto"/>
            <w:left w:val="none" w:sz="0" w:space="0" w:color="auto"/>
            <w:bottom w:val="none" w:sz="0" w:space="0" w:color="auto"/>
            <w:right w:val="none" w:sz="0" w:space="0" w:color="auto"/>
          </w:divBdr>
        </w:div>
        <w:div w:id="198594938">
          <w:marLeft w:val="640"/>
          <w:marRight w:val="0"/>
          <w:marTop w:val="0"/>
          <w:marBottom w:val="0"/>
          <w:divBdr>
            <w:top w:val="none" w:sz="0" w:space="0" w:color="auto"/>
            <w:left w:val="none" w:sz="0" w:space="0" w:color="auto"/>
            <w:bottom w:val="none" w:sz="0" w:space="0" w:color="auto"/>
            <w:right w:val="none" w:sz="0" w:space="0" w:color="auto"/>
          </w:divBdr>
        </w:div>
        <w:div w:id="1200893331">
          <w:marLeft w:val="640"/>
          <w:marRight w:val="0"/>
          <w:marTop w:val="0"/>
          <w:marBottom w:val="0"/>
          <w:divBdr>
            <w:top w:val="none" w:sz="0" w:space="0" w:color="auto"/>
            <w:left w:val="none" w:sz="0" w:space="0" w:color="auto"/>
            <w:bottom w:val="none" w:sz="0" w:space="0" w:color="auto"/>
            <w:right w:val="none" w:sz="0" w:space="0" w:color="auto"/>
          </w:divBdr>
        </w:div>
        <w:div w:id="1948850135">
          <w:marLeft w:val="640"/>
          <w:marRight w:val="0"/>
          <w:marTop w:val="0"/>
          <w:marBottom w:val="0"/>
          <w:divBdr>
            <w:top w:val="none" w:sz="0" w:space="0" w:color="auto"/>
            <w:left w:val="none" w:sz="0" w:space="0" w:color="auto"/>
            <w:bottom w:val="none" w:sz="0" w:space="0" w:color="auto"/>
            <w:right w:val="none" w:sz="0" w:space="0" w:color="auto"/>
          </w:divBdr>
        </w:div>
        <w:div w:id="427703004">
          <w:marLeft w:val="640"/>
          <w:marRight w:val="0"/>
          <w:marTop w:val="0"/>
          <w:marBottom w:val="0"/>
          <w:divBdr>
            <w:top w:val="none" w:sz="0" w:space="0" w:color="auto"/>
            <w:left w:val="none" w:sz="0" w:space="0" w:color="auto"/>
            <w:bottom w:val="none" w:sz="0" w:space="0" w:color="auto"/>
            <w:right w:val="none" w:sz="0" w:space="0" w:color="auto"/>
          </w:divBdr>
        </w:div>
        <w:div w:id="479925715">
          <w:marLeft w:val="640"/>
          <w:marRight w:val="0"/>
          <w:marTop w:val="0"/>
          <w:marBottom w:val="0"/>
          <w:divBdr>
            <w:top w:val="none" w:sz="0" w:space="0" w:color="auto"/>
            <w:left w:val="none" w:sz="0" w:space="0" w:color="auto"/>
            <w:bottom w:val="none" w:sz="0" w:space="0" w:color="auto"/>
            <w:right w:val="none" w:sz="0" w:space="0" w:color="auto"/>
          </w:divBdr>
        </w:div>
        <w:div w:id="1537231074">
          <w:marLeft w:val="640"/>
          <w:marRight w:val="0"/>
          <w:marTop w:val="0"/>
          <w:marBottom w:val="0"/>
          <w:divBdr>
            <w:top w:val="none" w:sz="0" w:space="0" w:color="auto"/>
            <w:left w:val="none" w:sz="0" w:space="0" w:color="auto"/>
            <w:bottom w:val="none" w:sz="0" w:space="0" w:color="auto"/>
            <w:right w:val="none" w:sz="0" w:space="0" w:color="auto"/>
          </w:divBdr>
        </w:div>
        <w:div w:id="315842234">
          <w:marLeft w:val="640"/>
          <w:marRight w:val="0"/>
          <w:marTop w:val="0"/>
          <w:marBottom w:val="0"/>
          <w:divBdr>
            <w:top w:val="none" w:sz="0" w:space="0" w:color="auto"/>
            <w:left w:val="none" w:sz="0" w:space="0" w:color="auto"/>
            <w:bottom w:val="none" w:sz="0" w:space="0" w:color="auto"/>
            <w:right w:val="none" w:sz="0" w:space="0" w:color="auto"/>
          </w:divBdr>
        </w:div>
        <w:div w:id="610279586">
          <w:marLeft w:val="640"/>
          <w:marRight w:val="0"/>
          <w:marTop w:val="0"/>
          <w:marBottom w:val="0"/>
          <w:divBdr>
            <w:top w:val="none" w:sz="0" w:space="0" w:color="auto"/>
            <w:left w:val="none" w:sz="0" w:space="0" w:color="auto"/>
            <w:bottom w:val="none" w:sz="0" w:space="0" w:color="auto"/>
            <w:right w:val="none" w:sz="0" w:space="0" w:color="auto"/>
          </w:divBdr>
        </w:div>
        <w:div w:id="2031106431">
          <w:marLeft w:val="640"/>
          <w:marRight w:val="0"/>
          <w:marTop w:val="0"/>
          <w:marBottom w:val="0"/>
          <w:divBdr>
            <w:top w:val="none" w:sz="0" w:space="0" w:color="auto"/>
            <w:left w:val="none" w:sz="0" w:space="0" w:color="auto"/>
            <w:bottom w:val="none" w:sz="0" w:space="0" w:color="auto"/>
            <w:right w:val="none" w:sz="0" w:space="0" w:color="auto"/>
          </w:divBdr>
        </w:div>
        <w:div w:id="1316954398">
          <w:marLeft w:val="640"/>
          <w:marRight w:val="0"/>
          <w:marTop w:val="0"/>
          <w:marBottom w:val="0"/>
          <w:divBdr>
            <w:top w:val="none" w:sz="0" w:space="0" w:color="auto"/>
            <w:left w:val="none" w:sz="0" w:space="0" w:color="auto"/>
            <w:bottom w:val="none" w:sz="0" w:space="0" w:color="auto"/>
            <w:right w:val="none" w:sz="0" w:space="0" w:color="auto"/>
          </w:divBdr>
        </w:div>
        <w:div w:id="391932284">
          <w:marLeft w:val="640"/>
          <w:marRight w:val="0"/>
          <w:marTop w:val="0"/>
          <w:marBottom w:val="0"/>
          <w:divBdr>
            <w:top w:val="none" w:sz="0" w:space="0" w:color="auto"/>
            <w:left w:val="none" w:sz="0" w:space="0" w:color="auto"/>
            <w:bottom w:val="none" w:sz="0" w:space="0" w:color="auto"/>
            <w:right w:val="none" w:sz="0" w:space="0" w:color="auto"/>
          </w:divBdr>
        </w:div>
        <w:div w:id="1584146788">
          <w:marLeft w:val="640"/>
          <w:marRight w:val="0"/>
          <w:marTop w:val="0"/>
          <w:marBottom w:val="0"/>
          <w:divBdr>
            <w:top w:val="none" w:sz="0" w:space="0" w:color="auto"/>
            <w:left w:val="none" w:sz="0" w:space="0" w:color="auto"/>
            <w:bottom w:val="none" w:sz="0" w:space="0" w:color="auto"/>
            <w:right w:val="none" w:sz="0" w:space="0" w:color="auto"/>
          </w:divBdr>
        </w:div>
        <w:div w:id="1824658510">
          <w:marLeft w:val="640"/>
          <w:marRight w:val="0"/>
          <w:marTop w:val="0"/>
          <w:marBottom w:val="0"/>
          <w:divBdr>
            <w:top w:val="none" w:sz="0" w:space="0" w:color="auto"/>
            <w:left w:val="none" w:sz="0" w:space="0" w:color="auto"/>
            <w:bottom w:val="none" w:sz="0" w:space="0" w:color="auto"/>
            <w:right w:val="none" w:sz="0" w:space="0" w:color="auto"/>
          </w:divBdr>
        </w:div>
        <w:div w:id="1886601359">
          <w:marLeft w:val="640"/>
          <w:marRight w:val="0"/>
          <w:marTop w:val="0"/>
          <w:marBottom w:val="0"/>
          <w:divBdr>
            <w:top w:val="none" w:sz="0" w:space="0" w:color="auto"/>
            <w:left w:val="none" w:sz="0" w:space="0" w:color="auto"/>
            <w:bottom w:val="none" w:sz="0" w:space="0" w:color="auto"/>
            <w:right w:val="none" w:sz="0" w:space="0" w:color="auto"/>
          </w:divBdr>
        </w:div>
        <w:div w:id="1159345442">
          <w:marLeft w:val="640"/>
          <w:marRight w:val="0"/>
          <w:marTop w:val="0"/>
          <w:marBottom w:val="0"/>
          <w:divBdr>
            <w:top w:val="none" w:sz="0" w:space="0" w:color="auto"/>
            <w:left w:val="none" w:sz="0" w:space="0" w:color="auto"/>
            <w:bottom w:val="none" w:sz="0" w:space="0" w:color="auto"/>
            <w:right w:val="none" w:sz="0" w:space="0" w:color="auto"/>
          </w:divBdr>
        </w:div>
        <w:div w:id="1986855943">
          <w:marLeft w:val="640"/>
          <w:marRight w:val="0"/>
          <w:marTop w:val="0"/>
          <w:marBottom w:val="0"/>
          <w:divBdr>
            <w:top w:val="none" w:sz="0" w:space="0" w:color="auto"/>
            <w:left w:val="none" w:sz="0" w:space="0" w:color="auto"/>
            <w:bottom w:val="none" w:sz="0" w:space="0" w:color="auto"/>
            <w:right w:val="none" w:sz="0" w:space="0" w:color="auto"/>
          </w:divBdr>
        </w:div>
        <w:div w:id="74059886">
          <w:marLeft w:val="640"/>
          <w:marRight w:val="0"/>
          <w:marTop w:val="0"/>
          <w:marBottom w:val="0"/>
          <w:divBdr>
            <w:top w:val="none" w:sz="0" w:space="0" w:color="auto"/>
            <w:left w:val="none" w:sz="0" w:space="0" w:color="auto"/>
            <w:bottom w:val="none" w:sz="0" w:space="0" w:color="auto"/>
            <w:right w:val="none" w:sz="0" w:space="0" w:color="auto"/>
          </w:divBdr>
        </w:div>
        <w:div w:id="1264994082">
          <w:marLeft w:val="640"/>
          <w:marRight w:val="0"/>
          <w:marTop w:val="0"/>
          <w:marBottom w:val="0"/>
          <w:divBdr>
            <w:top w:val="none" w:sz="0" w:space="0" w:color="auto"/>
            <w:left w:val="none" w:sz="0" w:space="0" w:color="auto"/>
            <w:bottom w:val="none" w:sz="0" w:space="0" w:color="auto"/>
            <w:right w:val="none" w:sz="0" w:space="0" w:color="auto"/>
          </w:divBdr>
        </w:div>
        <w:div w:id="1993753424">
          <w:marLeft w:val="640"/>
          <w:marRight w:val="0"/>
          <w:marTop w:val="0"/>
          <w:marBottom w:val="0"/>
          <w:divBdr>
            <w:top w:val="none" w:sz="0" w:space="0" w:color="auto"/>
            <w:left w:val="none" w:sz="0" w:space="0" w:color="auto"/>
            <w:bottom w:val="none" w:sz="0" w:space="0" w:color="auto"/>
            <w:right w:val="none" w:sz="0" w:space="0" w:color="auto"/>
          </w:divBdr>
        </w:div>
      </w:divsChild>
    </w:div>
    <w:div w:id="1750157651">
      <w:bodyDiv w:val="1"/>
      <w:marLeft w:val="0"/>
      <w:marRight w:val="0"/>
      <w:marTop w:val="0"/>
      <w:marBottom w:val="0"/>
      <w:divBdr>
        <w:top w:val="none" w:sz="0" w:space="0" w:color="auto"/>
        <w:left w:val="none" w:sz="0" w:space="0" w:color="auto"/>
        <w:bottom w:val="none" w:sz="0" w:space="0" w:color="auto"/>
        <w:right w:val="none" w:sz="0" w:space="0" w:color="auto"/>
      </w:divBdr>
      <w:divsChild>
        <w:div w:id="1476220811">
          <w:marLeft w:val="640"/>
          <w:marRight w:val="0"/>
          <w:marTop w:val="0"/>
          <w:marBottom w:val="0"/>
          <w:divBdr>
            <w:top w:val="none" w:sz="0" w:space="0" w:color="auto"/>
            <w:left w:val="none" w:sz="0" w:space="0" w:color="auto"/>
            <w:bottom w:val="none" w:sz="0" w:space="0" w:color="auto"/>
            <w:right w:val="none" w:sz="0" w:space="0" w:color="auto"/>
          </w:divBdr>
        </w:div>
        <w:div w:id="421686492">
          <w:marLeft w:val="640"/>
          <w:marRight w:val="0"/>
          <w:marTop w:val="0"/>
          <w:marBottom w:val="0"/>
          <w:divBdr>
            <w:top w:val="none" w:sz="0" w:space="0" w:color="auto"/>
            <w:left w:val="none" w:sz="0" w:space="0" w:color="auto"/>
            <w:bottom w:val="none" w:sz="0" w:space="0" w:color="auto"/>
            <w:right w:val="none" w:sz="0" w:space="0" w:color="auto"/>
          </w:divBdr>
        </w:div>
        <w:div w:id="1554076672">
          <w:marLeft w:val="640"/>
          <w:marRight w:val="0"/>
          <w:marTop w:val="0"/>
          <w:marBottom w:val="0"/>
          <w:divBdr>
            <w:top w:val="none" w:sz="0" w:space="0" w:color="auto"/>
            <w:left w:val="none" w:sz="0" w:space="0" w:color="auto"/>
            <w:bottom w:val="none" w:sz="0" w:space="0" w:color="auto"/>
            <w:right w:val="none" w:sz="0" w:space="0" w:color="auto"/>
          </w:divBdr>
        </w:div>
        <w:div w:id="864056221">
          <w:marLeft w:val="640"/>
          <w:marRight w:val="0"/>
          <w:marTop w:val="0"/>
          <w:marBottom w:val="0"/>
          <w:divBdr>
            <w:top w:val="none" w:sz="0" w:space="0" w:color="auto"/>
            <w:left w:val="none" w:sz="0" w:space="0" w:color="auto"/>
            <w:bottom w:val="none" w:sz="0" w:space="0" w:color="auto"/>
            <w:right w:val="none" w:sz="0" w:space="0" w:color="auto"/>
          </w:divBdr>
        </w:div>
        <w:div w:id="2132937136">
          <w:marLeft w:val="640"/>
          <w:marRight w:val="0"/>
          <w:marTop w:val="0"/>
          <w:marBottom w:val="0"/>
          <w:divBdr>
            <w:top w:val="none" w:sz="0" w:space="0" w:color="auto"/>
            <w:left w:val="none" w:sz="0" w:space="0" w:color="auto"/>
            <w:bottom w:val="none" w:sz="0" w:space="0" w:color="auto"/>
            <w:right w:val="none" w:sz="0" w:space="0" w:color="auto"/>
          </w:divBdr>
        </w:div>
        <w:div w:id="856651931">
          <w:marLeft w:val="640"/>
          <w:marRight w:val="0"/>
          <w:marTop w:val="0"/>
          <w:marBottom w:val="0"/>
          <w:divBdr>
            <w:top w:val="none" w:sz="0" w:space="0" w:color="auto"/>
            <w:left w:val="none" w:sz="0" w:space="0" w:color="auto"/>
            <w:bottom w:val="none" w:sz="0" w:space="0" w:color="auto"/>
            <w:right w:val="none" w:sz="0" w:space="0" w:color="auto"/>
          </w:divBdr>
        </w:div>
        <w:div w:id="1910532667">
          <w:marLeft w:val="640"/>
          <w:marRight w:val="0"/>
          <w:marTop w:val="0"/>
          <w:marBottom w:val="0"/>
          <w:divBdr>
            <w:top w:val="none" w:sz="0" w:space="0" w:color="auto"/>
            <w:left w:val="none" w:sz="0" w:space="0" w:color="auto"/>
            <w:bottom w:val="none" w:sz="0" w:space="0" w:color="auto"/>
            <w:right w:val="none" w:sz="0" w:space="0" w:color="auto"/>
          </w:divBdr>
        </w:div>
        <w:div w:id="75051839">
          <w:marLeft w:val="640"/>
          <w:marRight w:val="0"/>
          <w:marTop w:val="0"/>
          <w:marBottom w:val="0"/>
          <w:divBdr>
            <w:top w:val="none" w:sz="0" w:space="0" w:color="auto"/>
            <w:left w:val="none" w:sz="0" w:space="0" w:color="auto"/>
            <w:bottom w:val="none" w:sz="0" w:space="0" w:color="auto"/>
            <w:right w:val="none" w:sz="0" w:space="0" w:color="auto"/>
          </w:divBdr>
        </w:div>
        <w:div w:id="487138597">
          <w:marLeft w:val="640"/>
          <w:marRight w:val="0"/>
          <w:marTop w:val="0"/>
          <w:marBottom w:val="0"/>
          <w:divBdr>
            <w:top w:val="none" w:sz="0" w:space="0" w:color="auto"/>
            <w:left w:val="none" w:sz="0" w:space="0" w:color="auto"/>
            <w:bottom w:val="none" w:sz="0" w:space="0" w:color="auto"/>
            <w:right w:val="none" w:sz="0" w:space="0" w:color="auto"/>
          </w:divBdr>
        </w:div>
        <w:div w:id="473448112">
          <w:marLeft w:val="640"/>
          <w:marRight w:val="0"/>
          <w:marTop w:val="0"/>
          <w:marBottom w:val="0"/>
          <w:divBdr>
            <w:top w:val="none" w:sz="0" w:space="0" w:color="auto"/>
            <w:left w:val="none" w:sz="0" w:space="0" w:color="auto"/>
            <w:bottom w:val="none" w:sz="0" w:space="0" w:color="auto"/>
            <w:right w:val="none" w:sz="0" w:space="0" w:color="auto"/>
          </w:divBdr>
        </w:div>
        <w:div w:id="42676802">
          <w:marLeft w:val="640"/>
          <w:marRight w:val="0"/>
          <w:marTop w:val="0"/>
          <w:marBottom w:val="0"/>
          <w:divBdr>
            <w:top w:val="none" w:sz="0" w:space="0" w:color="auto"/>
            <w:left w:val="none" w:sz="0" w:space="0" w:color="auto"/>
            <w:bottom w:val="none" w:sz="0" w:space="0" w:color="auto"/>
            <w:right w:val="none" w:sz="0" w:space="0" w:color="auto"/>
          </w:divBdr>
        </w:div>
        <w:div w:id="543374694">
          <w:marLeft w:val="640"/>
          <w:marRight w:val="0"/>
          <w:marTop w:val="0"/>
          <w:marBottom w:val="0"/>
          <w:divBdr>
            <w:top w:val="none" w:sz="0" w:space="0" w:color="auto"/>
            <w:left w:val="none" w:sz="0" w:space="0" w:color="auto"/>
            <w:bottom w:val="none" w:sz="0" w:space="0" w:color="auto"/>
            <w:right w:val="none" w:sz="0" w:space="0" w:color="auto"/>
          </w:divBdr>
        </w:div>
        <w:div w:id="128209060">
          <w:marLeft w:val="640"/>
          <w:marRight w:val="0"/>
          <w:marTop w:val="0"/>
          <w:marBottom w:val="0"/>
          <w:divBdr>
            <w:top w:val="none" w:sz="0" w:space="0" w:color="auto"/>
            <w:left w:val="none" w:sz="0" w:space="0" w:color="auto"/>
            <w:bottom w:val="none" w:sz="0" w:space="0" w:color="auto"/>
            <w:right w:val="none" w:sz="0" w:space="0" w:color="auto"/>
          </w:divBdr>
        </w:div>
        <w:div w:id="1288781349">
          <w:marLeft w:val="640"/>
          <w:marRight w:val="0"/>
          <w:marTop w:val="0"/>
          <w:marBottom w:val="0"/>
          <w:divBdr>
            <w:top w:val="none" w:sz="0" w:space="0" w:color="auto"/>
            <w:left w:val="none" w:sz="0" w:space="0" w:color="auto"/>
            <w:bottom w:val="none" w:sz="0" w:space="0" w:color="auto"/>
            <w:right w:val="none" w:sz="0" w:space="0" w:color="auto"/>
          </w:divBdr>
        </w:div>
        <w:div w:id="927152036">
          <w:marLeft w:val="640"/>
          <w:marRight w:val="0"/>
          <w:marTop w:val="0"/>
          <w:marBottom w:val="0"/>
          <w:divBdr>
            <w:top w:val="none" w:sz="0" w:space="0" w:color="auto"/>
            <w:left w:val="none" w:sz="0" w:space="0" w:color="auto"/>
            <w:bottom w:val="none" w:sz="0" w:space="0" w:color="auto"/>
            <w:right w:val="none" w:sz="0" w:space="0" w:color="auto"/>
          </w:divBdr>
        </w:div>
        <w:div w:id="455609016">
          <w:marLeft w:val="640"/>
          <w:marRight w:val="0"/>
          <w:marTop w:val="0"/>
          <w:marBottom w:val="0"/>
          <w:divBdr>
            <w:top w:val="none" w:sz="0" w:space="0" w:color="auto"/>
            <w:left w:val="none" w:sz="0" w:space="0" w:color="auto"/>
            <w:bottom w:val="none" w:sz="0" w:space="0" w:color="auto"/>
            <w:right w:val="none" w:sz="0" w:space="0" w:color="auto"/>
          </w:divBdr>
        </w:div>
        <w:div w:id="867181786">
          <w:marLeft w:val="640"/>
          <w:marRight w:val="0"/>
          <w:marTop w:val="0"/>
          <w:marBottom w:val="0"/>
          <w:divBdr>
            <w:top w:val="none" w:sz="0" w:space="0" w:color="auto"/>
            <w:left w:val="none" w:sz="0" w:space="0" w:color="auto"/>
            <w:bottom w:val="none" w:sz="0" w:space="0" w:color="auto"/>
            <w:right w:val="none" w:sz="0" w:space="0" w:color="auto"/>
          </w:divBdr>
        </w:div>
        <w:div w:id="1244757545">
          <w:marLeft w:val="640"/>
          <w:marRight w:val="0"/>
          <w:marTop w:val="0"/>
          <w:marBottom w:val="0"/>
          <w:divBdr>
            <w:top w:val="none" w:sz="0" w:space="0" w:color="auto"/>
            <w:left w:val="none" w:sz="0" w:space="0" w:color="auto"/>
            <w:bottom w:val="none" w:sz="0" w:space="0" w:color="auto"/>
            <w:right w:val="none" w:sz="0" w:space="0" w:color="auto"/>
          </w:divBdr>
        </w:div>
        <w:div w:id="402291778">
          <w:marLeft w:val="640"/>
          <w:marRight w:val="0"/>
          <w:marTop w:val="0"/>
          <w:marBottom w:val="0"/>
          <w:divBdr>
            <w:top w:val="none" w:sz="0" w:space="0" w:color="auto"/>
            <w:left w:val="none" w:sz="0" w:space="0" w:color="auto"/>
            <w:bottom w:val="none" w:sz="0" w:space="0" w:color="auto"/>
            <w:right w:val="none" w:sz="0" w:space="0" w:color="auto"/>
          </w:divBdr>
        </w:div>
        <w:div w:id="411394162">
          <w:marLeft w:val="640"/>
          <w:marRight w:val="0"/>
          <w:marTop w:val="0"/>
          <w:marBottom w:val="0"/>
          <w:divBdr>
            <w:top w:val="none" w:sz="0" w:space="0" w:color="auto"/>
            <w:left w:val="none" w:sz="0" w:space="0" w:color="auto"/>
            <w:bottom w:val="none" w:sz="0" w:space="0" w:color="auto"/>
            <w:right w:val="none" w:sz="0" w:space="0" w:color="auto"/>
          </w:divBdr>
        </w:div>
        <w:div w:id="760377228">
          <w:marLeft w:val="640"/>
          <w:marRight w:val="0"/>
          <w:marTop w:val="0"/>
          <w:marBottom w:val="0"/>
          <w:divBdr>
            <w:top w:val="none" w:sz="0" w:space="0" w:color="auto"/>
            <w:left w:val="none" w:sz="0" w:space="0" w:color="auto"/>
            <w:bottom w:val="none" w:sz="0" w:space="0" w:color="auto"/>
            <w:right w:val="none" w:sz="0" w:space="0" w:color="auto"/>
          </w:divBdr>
        </w:div>
        <w:div w:id="1807770633">
          <w:marLeft w:val="640"/>
          <w:marRight w:val="0"/>
          <w:marTop w:val="0"/>
          <w:marBottom w:val="0"/>
          <w:divBdr>
            <w:top w:val="none" w:sz="0" w:space="0" w:color="auto"/>
            <w:left w:val="none" w:sz="0" w:space="0" w:color="auto"/>
            <w:bottom w:val="none" w:sz="0" w:space="0" w:color="auto"/>
            <w:right w:val="none" w:sz="0" w:space="0" w:color="auto"/>
          </w:divBdr>
        </w:div>
        <w:div w:id="1573076016">
          <w:marLeft w:val="640"/>
          <w:marRight w:val="0"/>
          <w:marTop w:val="0"/>
          <w:marBottom w:val="0"/>
          <w:divBdr>
            <w:top w:val="none" w:sz="0" w:space="0" w:color="auto"/>
            <w:left w:val="none" w:sz="0" w:space="0" w:color="auto"/>
            <w:bottom w:val="none" w:sz="0" w:space="0" w:color="auto"/>
            <w:right w:val="none" w:sz="0" w:space="0" w:color="auto"/>
          </w:divBdr>
        </w:div>
        <w:div w:id="550120980">
          <w:marLeft w:val="640"/>
          <w:marRight w:val="0"/>
          <w:marTop w:val="0"/>
          <w:marBottom w:val="0"/>
          <w:divBdr>
            <w:top w:val="none" w:sz="0" w:space="0" w:color="auto"/>
            <w:left w:val="none" w:sz="0" w:space="0" w:color="auto"/>
            <w:bottom w:val="none" w:sz="0" w:space="0" w:color="auto"/>
            <w:right w:val="none" w:sz="0" w:space="0" w:color="auto"/>
          </w:divBdr>
        </w:div>
        <w:div w:id="1070234638">
          <w:marLeft w:val="640"/>
          <w:marRight w:val="0"/>
          <w:marTop w:val="0"/>
          <w:marBottom w:val="0"/>
          <w:divBdr>
            <w:top w:val="none" w:sz="0" w:space="0" w:color="auto"/>
            <w:left w:val="none" w:sz="0" w:space="0" w:color="auto"/>
            <w:bottom w:val="none" w:sz="0" w:space="0" w:color="auto"/>
            <w:right w:val="none" w:sz="0" w:space="0" w:color="auto"/>
          </w:divBdr>
        </w:div>
        <w:div w:id="1237935486">
          <w:marLeft w:val="640"/>
          <w:marRight w:val="0"/>
          <w:marTop w:val="0"/>
          <w:marBottom w:val="0"/>
          <w:divBdr>
            <w:top w:val="none" w:sz="0" w:space="0" w:color="auto"/>
            <w:left w:val="none" w:sz="0" w:space="0" w:color="auto"/>
            <w:bottom w:val="none" w:sz="0" w:space="0" w:color="auto"/>
            <w:right w:val="none" w:sz="0" w:space="0" w:color="auto"/>
          </w:divBdr>
        </w:div>
        <w:div w:id="721247743">
          <w:marLeft w:val="640"/>
          <w:marRight w:val="0"/>
          <w:marTop w:val="0"/>
          <w:marBottom w:val="0"/>
          <w:divBdr>
            <w:top w:val="none" w:sz="0" w:space="0" w:color="auto"/>
            <w:left w:val="none" w:sz="0" w:space="0" w:color="auto"/>
            <w:bottom w:val="none" w:sz="0" w:space="0" w:color="auto"/>
            <w:right w:val="none" w:sz="0" w:space="0" w:color="auto"/>
          </w:divBdr>
        </w:div>
        <w:div w:id="463236189">
          <w:marLeft w:val="640"/>
          <w:marRight w:val="0"/>
          <w:marTop w:val="0"/>
          <w:marBottom w:val="0"/>
          <w:divBdr>
            <w:top w:val="none" w:sz="0" w:space="0" w:color="auto"/>
            <w:left w:val="none" w:sz="0" w:space="0" w:color="auto"/>
            <w:bottom w:val="none" w:sz="0" w:space="0" w:color="auto"/>
            <w:right w:val="none" w:sz="0" w:space="0" w:color="auto"/>
          </w:divBdr>
        </w:div>
        <w:div w:id="1117289028">
          <w:marLeft w:val="640"/>
          <w:marRight w:val="0"/>
          <w:marTop w:val="0"/>
          <w:marBottom w:val="0"/>
          <w:divBdr>
            <w:top w:val="none" w:sz="0" w:space="0" w:color="auto"/>
            <w:left w:val="none" w:sz="0" w:space="0" w:color="auto"/>
            <w:bottom w:val="none" w:sz="0" w:space="0" w:color="auto"/>
            <w:right w:val="none" w:sz="0" w:space="0" w:color="auto"/>
          </w:divBdr>
        </w:div>
        <w:div w:id="865482720">
          <w:marLeft w:val="640"/>
          <w:marRight w:val="0"/>
          <w:marTop w:val="0"/>
          <w:marBottom w:val="0"/>
          <w:divBdr>
            <w:top w:val="none" w:sz="0" w:space="0" w:color="auto"/>
            <w:left w:val="none" w:sz="0" w:space="0" w:color="auto"/>
            <w:bottom w:val="none" w:sz="0" w:space="0" w:color="auto"/>
            <w:right w:val="none" w:sz="0" w:space="0" w:color="auto"/>
          </w:divBdr>
        </w:div>
        <w:div w:id="932318721">
          <w:marLeft w:val="640"/>
          <w:marRight w:val="0"/>
          <w:marTop w:val="0"/>
          <w:marBottom w:val="0"/>
          <w:divBdr>
            <w:top w:val="none" w:sz="0" w:space="0" w:color="auto"/>
            <w:left w:val="none" w:sz="0" w:space="0" w:color="auto"/>
            <w:bottom w:val="none" w:sz="0" w:space="0" w:color="auto"/>
            <w:right w:val="none" w:sz="0" w:space="0" w:color="auto"/>
          </w:divBdr>
        </w:div>
        <w:div w:id="931352327">
          <w:marLeft w:val="640"/>
          <w:marRight w:val="0"/>
          <w:marTop w:val="0"/>
          <w:marBottom w:val="0"/>
          <w:divBdr>
            <w:top w:val="none" w:sz="0" w:space="0" w:color="auto"/>
            <w:left w:val="none" w:sz="0" w:space="0" w:color="auto"/>
            <w:bottom w:val="none" w:sz="0" w:space="0" w:color="auto"/>
            <w:right w:val="none" w:sz="0" w:space="0" w:color="auto"/>
          </w:divBdr>
        </w:div>
        <w:div w:id="1287850698">
          <w:marLeft w:val="640"/>
          <w:marRight w:val="0"/>
          <w:marTop w:val="0"/>
          <w:marBottom w:val="0"/>
          <w:divBdr>
            <w:top w:val="none" w:sz="0" w:space="0" w:color="auto"/>
            <w:left w:val="none" w:sz="0" w:space="0" w:color="auto"/>
            <w:bottom w:val="none" w:sz="0" w:space="0" w:color="auto"/>
            <w:right w:val="none" w:sz="0" w:space="0" w:color="auto"/>
          </w:divBdr>
        </w:div>
        <w:div w:id="2044789508">
          <w:marLeft w:val="640"/>
          <w:marRight w:val="0"/>
          <w:marTop w:val="0"/>
          <w:marBottom w:val="0"/>
          <w:divBdr>
            <w:top w:val="none" w:sz="0" w:space="0" w:color="auto"/>
            <w:left w:val="none" w:sz="0" w:space="0" w:color="auto"/>
            <w:bottom w:val="none" w:sz="0" w:space="0" w:color="auto"/>
            <w:right w:val="none" w:sz="0" w:space="0" w:color="auto"/>
          </w:divBdr>
        </w:div>
        <w:div w:id="786003693">
          <w:marLeft w:val="640"/>
          <w:marRight w:val="0"/>
          <w:marTop w:val="0"/>
          <w:marBottom w:val="0"/>
          <w:divBdr>
            <w:top w:val="none" w:sz="0" w:space="0" w:color="auto"/>
            <w:left w:val="none" w:sz="0" w:space="0" w:color="auto"/>
            <w:bottom w:val="none" w:sz="0" w:space="0" w:color="auto"/>
            <w:right w:val="none" w:sz="0" w:space="0" w:color="auto"/>
          </w:divBdr>
        </w:div>
        <w:div w:id="2117552298">
          <w:marLeft w:val="640"/>
          <w:marRight w:val="0"/>
          <w:marTop w:val="0"/>
          <w:marBottom w:val="0"/>
          <w:divBdr>
            <w:top w:val="none" w:sz="0" w:space="0" w:color="auto"/>
            <w:left w:val="none" w:sz="0" w:space="0" w:color="auto"/>
            <w:bottom w:val="none" w:sz="0" w:space="0" w:color="auto"/>
            <w:right w:val="none" w:sz="0" w:space="0" w:color="auto"/>
          </w:divBdr>
        </w:div>
        <w:div w:id="967467185">
          <w:marLeft w:val="640"/>
          <w:marRight w:val="0"/>
          <w:marTop w:val="0"/>
          <w:marBottom w:val="0"/>
          <w:divBdr>
            <w:top w:val="none" w:sz="0" w:space="0" w:color="auto"/>
            <w:left w:val="none" w:sz="0" w:space="0" w:color="auto"/>
            <w:bottom w:val="none" w:sz="0" w:space="0" w:color="auto"/>
            <w:right w:val="none" w:sz="0" w:space="0" w:color="auto"/>
          </w:divBdr>
        </w:div>
        <w:div w:id="28841976">
          <w:marLeft w:val="640"/>
          <w:marRight w:val="0"/>
          <w:marTop w:val="0"/>
          <w:marBottom w:val="0"/>
          <w:divBdr>
            <w:top w:val="none" w:sz="0" w:space="0" w:color="auto"/>
            <w:left w:val="none" w:sz="0" w:space="0" w:color="auto"/>
            <w:bottom w:val="none" w:sz="0" w:space="0" w:color="auto"/>
            <w:right w:val="none" w:sz="0" w:space="0" w:color="auto"/>
          </w:divBdr>
        </w:div>
        <w:div w:id="237523393">
          <w:marLeft w:val="640"/>
          <w:marRight w:val="0"/>
          <w:marTop w:val="0"/>
          <w:marBottom w:val="0"/>
          <w:divBdr>
            <w:top w:val="none" w:sz="0" w:space="0" w:color="auto"/>
            <w:left w:val="none" w:sz="0" w:space="0" w:color="auto"/>
            <w:bottom w:val="none" w:sz="0" w:space="0" w:color="auto"/>
            <w:right w:val="none" w:sz="0" w:space="0" w:color="auto"/>
          </w:divBdr>
        </w:div>
        <w:div w:id="1867599321">
          <w:marLeft w:val="640"/>
          <w:marRight w:val="0"/>
          <w:marTop w:val="0"/>
          <w:marBottom w:val="0"/>
          <w:divBdr>
            <w:top w:val="none" w:sz="0" w:space="0" w:color="auto"/>
            <w:left w:val="none" w:sz="0" w:space="0" w:color="auto"/>
            <w:bottom w:val="none" w:sz="0" w:space="0" w:color="auto"/>
            <w:right w:val="none" w:sz="0" w:space="0" w:color="auto"/>
          </w:divBdr>
        </w:div>
        <w:div w:id="566721487">
          <w:marLeft w:val="640"/>
          <w:marRight w:val="0"/>
          <w:marTop w:val="0"/>
          <w:marBottom w:val="0"/>
          <w:divBdr>
            <w:top w:val="none" w:sz="0" w:space="0" w:color="auto"/>
            <w:left w:val="none" w:sz="0" w:space="0" w:color="auto"/>
            <w:bottom w:val="none" w:sz="0" w:space="0" w:color="auto"/>
            <w:right w:val="none" w:sz="0" w:space="0" w:color="auto"/>
          </w:divBdr>
        </w:div>
        <w:div w:id="1803034025">
          <w:marLeft w:val="640"/>
          <w:marRight w:val="0"/>
          <w:marTop w:val="0"/>
          <w:marBottom w:val="0"/>
          <w:divBdr>
            <w:top w:val="none" w:sz="0" w:space="0" w:color="auto"/>
            <w:left w:val="none" w:sz="0" w:space="0" w:color="auto"/>
            <w:bottom w:val="none" w:sz="0" w:space="0" w:color="auto"/>
            <w:right w:val="none" w:sz="0" w:space="0" w:color="auto"/>
          </w:divBdr>
        </w:div>
        <w:div w:id="1986280187">
          <w:marLeft w:val="640"/>
          <w:marRight w:val="0"/>
          <w:marTop w:val="0"/>
          <w:marBottom w:val="0"/>
          <w:divBdr>
            <w:top w:val="none" w:sz="0" w:space="0" w:color="auto"/>
            <w:left w:val="none" w:sz="0" w:space="0" w:color="auto"/>
            <w:bottom w:val="none" w:sz="0" w:space="0" w:color="auto"/>
            <w:right w:val="none" w:sz="0" w:space="0" w:color="auto"/>
          </w:divBdr>
        </w:div>
        <w:div w:id="1406411947">
          <w:marLeft w:val="640"/>
          <w:marRight w:val="0"/>
          <w:marTop w:val="0"/>
          <w:marBottom w:val="0"/>
          <w:divBdr>
            <w:top w:val="none" w:sz="0" w:space="0" w:color="auto"/>
            <w:left w:val="none" w:sz="0" w:space="0" w:color="auto"/>
            <w:bottom w:val="none" w:sz="0" w:space="0" w:color="auto"/>
            <w:right w:val="none" w:sz="0" w:space="0" w:color="auto"/>
          </w:divBdr>
        </w:div>
        <w:div w:id="1158762302">
          <w:marLeft w:val="640"/>
          <w:marRight w:val="0"/>
          <w:marTop w:val="0"/>
          <w:marBottom w:val="0"/>
          <w:divBdr>
            <w:top w:val="none" w:sz="0" w:space="0" w:color="auto"/>
            <w:left w:val="none" w:sz="0" w:space="0" w:color="auto"/>
            <w:bottom w:val="none" w:sz="0" w:space="0" w:color="auto"/>
            <w:right w:val="none" w:sz="0" w:space="0" w:color="auto"/>
          </w:divBdr>
        </w:div>
        <w:div w:id="397635074">
          <w:marLeft w:val="640"/>
          <w:marRight w:val="0"/>
          <w:marTop w:val="0"/>
          <w:marBottom w:val="0"/>
          <w:divBdr>
            <w:top w:val="none" w:sz="0" w:space="0" w:color="auto"/>
            <w:left w:val="none" w:sz="0" w:space="0" w:color="auto"/>
            <w:bottom w:val="none" w:sz="0" w:space="0" w:color="auto"/>
            <w:right w:val="none" w:sz="0" w:space="0" w:color="auto"/>
          </w:divBdr>
        </w:div>
        <w:div w:id="1942838078">
          <w:marLeft w:val="640"/>
          <w:marRight w:val="0"/>
          <w:marTop w:val="0"/>
          <w:marBottom w:val="0"/>
          <w:divBdr>
            <w:top w:val="none" w:sz="0" w:space="0" w:color="auto"/>
            <w:left w:val="none" w:sz="0" w:space="0" w:color="auto"/>
            <w:bottom w:val="none" w:sz="0" w:space="0" w:color="auto"/>
            <w:right w:val="none" w:sz="0" w:space="0" w:color="auto"/>
          </w:divBdr>
        </w:div>
        <w:div w:id="2142258979">
          <w:marLeft w:val="640"/>
          <w:marRight w:val="0"/>
          <w:marTop w:val="0"/>
          <w:marBottom w:val="0"/>
          <w:divBdr>
            <w:top w:val="none" w:sz="0" w:space="0" w:color="auto"/>
            <w:left w:val="none" w:sz="0" w:space="0" w:color="auto"/>
            <w:bottom w:val="none" w:sz="0" w:space="0" w:color="auto"/>
            <w:right w:val="none" w:sz="0" w:space="0" w:color="auto"/>
          </w:divBdr>
        </w:div>
        <w:div w:id="652107258">
          <w:marLeft w:val="640"/>
          <w:marRight w:val="0"/>
          <w:marTop w:val="0"/>
          <w:marBottom w:val="0"/>
          <w:divBdr>
            <w:top w:val="none" w:sz="0" w:space="0" w:color="auto"/>
            <w:left w:val="none" w:sz="0" w:space="0" w:color="auto"/>
            <w:bottom w:val="none" w:sz="0" w:space="0" w:color="auto"/>
            <w:right w:val="none" w:sz="0" w:space="0" w:color="auto"/>
          </w:divBdr>
        </w:div>
        <w:div w:id="1753163416">
          <w:marLeft w:val="640"/>
          <w:marRight w:val="0"/>
          <w:marTop w:val="0"/>
          <w:marBottom w:val="0"/>
          <w:divBdr>
            <w:top w:val="none" w:sz="0" w:space="0" w:color="auto"/>
            <w:left w:val="none" w:sz="0" w:space="0" w:color="auto"/>
            <w:bottom w:val="none" w:sz="0" w:space="0" w:color="auto"/>
            <w:right w:val="none" w:sz="0" w:space="0" w:color="auto"/>
          </w:divBdr>
        </w:div>
        <w:div w:id="757363627">
          <w:marLeft w:val="640"/>
          <w:marRight w:val="0"/>
          <w:marTop w:val="0"/>
          <w:marBottom w:val="0"/>
          <w:divBdr>
            <w:top w:val="none" w:sz="0" w:space="0" w:color="auto"/>
            <w:left w:val="none" w:sz="0" w:space="0" w:color="auto"/>
            <w:bottom w:val="none" w:sz="0" w:space="0" w:color="auto"/>
            <w:right w:val="none" w:sz="0" w:space="0" w:color="auto"/>
          </w:divBdr>
        </w:div>
        <w:div w:id="2145930309">
          <w:marLeft w:val="640"/>
          <w:marRight w:val="0"/>
          <w:marTop w:val="0"/>
          <w:marBottom w:val="0"/>
          <w:divBdr>
            <w:top w:val="none" w:sz="0" w:space="0" w:color="auto"/>
            <w:left w:val="none" w:sz="0" w:space="0" w:color="auto"/>
            <w:bottom w:val="none" w:sz="0" w:space="0" w:color="auto"/>
            <w:right w:val="none" w:sz="0" w:space="0" w:color="auto"/>
          </w:divBdr>
        </w:div>
        <w:div w:id="310141313">
          <w:marLeft w:val="640"/>
          <w:marRight w:val="0"/>
          <w:marTop w:val="0"/>
          <w:marBottom w:val="0"/>
          <w:divBdr>
            <w:top w:val="none" w:sz="0" w:space="0" w:color="auto"/>
            <w:left w:val="none" w:sz="0" w:space="0" w:color="auto"/>
            <w:bottom w:val="none" w:sz="0" w:space="0" w:color="auto"/>
            <w:right w:val="none" w:sz="0" w:space="0" w:color="auto"/>
          </w:divBdr>
        </w:div>
        <w:div w:id="706612423">
          <w:marLeft w:val="640"/>
          <w:marRight w:val="0"/>
          <w:marTop w:val="0"/>
          <w:marBottom w:val="0"/>
          <w:divBdr>
            <w:top w:val="none" w:sz="0" w:space="0" w:color="auto"/>
            <w:left w:val="none" w:sz="0" w:space="0" w:color="auto"/>
            <w:bottom w:val="none" w:sz="0" w:space="0" w:color="auto"/>
            <w:right w:val="none" w:sz="0" w:space="0" w:color="auto"/>
          </w:divBdr>
        </w:div>
        <w:div w:id="1055859300">
          <w:marLeft w:val="640"/>
          <w:marRight w:val="0"/>
          <w:marTop w:val="0"/>
          <w:marBottom w:val="0"/>
          <w:divBdr>
            <w:top w:val="none" w:sz="0" w:space="0" w:color="auto"/>
            <w:left w:val="none" w:sz="0" w:space="0" w:color="auto"/>
            <w:bottom w:val="none" w:sz="0" w:space="0" w:color="auto"/>
            <w:right w:val="none" w:sz="0" w:space="0" w:color="auto"/>
          </w:divBdr>
        </w:div>
        <w:div w:id="1553081348">
          <w:marLeft w:val="640"/>
          <w:marRight w:val="0"/>
          <w:marTop w:val="0"/>
          <w:marBottom w:val="0"/>
          <w:divBdr>
            <w:top w:val="none" w:sz="0" w:space="0" w:color="auto"/>
            <w:left w:val="none" w:sz="0" w:space="0" w:color="auto"/>
            <w:bottom w:val="none" w:sz="0" w:space="0" w:color="auto"/>
            <w:right w:val="none" w:sz="0" w:space="0" w:color="auto"/>
          </w:divBdr>
        </w:div>
        <w:div w:id="761953146">
          <w:marLeft w:val="640"/>
          <w:marRight w:val="0"/>
          <w:marTop w:val="0"/>
          <w:marBottom w:val="0"/>
          <w:divBdr>
            <w:top w:val="none" w:sz="0" w:space="0" w:color="auto"/>
            <w:left w:val="none" w:sz="0" w:space="0" w:color="auto"/>
            <w:bottom w:val="none" w:sz="0" w:space="0" w:color="auto"/>
            <w:right w:val="none" w:sz="0" w:space="0" w:color="auto"/>
          </w:divBdr>
        </w:div>
        <w:div w:id="616718183">
          <w:marLeft w:val="640"/>
          <w:marRight w:val="0"/>
          <w:marTop w:val="0"/>
          <w:marBottom w:val="0"/>
          <w:divBdr>
            <w:top w:val="none" w:sz="0" w:space="0" w:color="auto"/>
            <w:left w:val="none" w:sz="0" w:space="0" w:color="auto"/>
            <w:bottom w:val="none" w:sz="0" w:space="0" w:color="auto"/>
            <w:right w:val="none" w:sz="0" w:space="0" w:color="auto"/>
          </w:divBdr>
        </w:div>
        <w:div w:id="553614859">
          <w:marLeft w:val="640"/>
          <w:marRight w:val="0"/>
          <w:marTop w:val="0"/>
          <w:marBottom w:val="0"/>
          <w:divBdr>
            <w:top w:val="none" w:sz="0" w:space="0" w:color="auto"/>
            <w:left w:val="none" w:sz="0" w:space="0" w:color="auto"/>
            <w:bottom w:val="none" w:sz="0" w:space="0" w:color="auto"/>
            <w:right w:val="none" w:sz="0" w:space="0" w:color="auto"/>
          </w:divBdr>
        </w:div>
        <w:div w:id="395856024">
          <w:marLeft w:val="640"/>
          <w:marRight w:val="0"/>
          <w:marTop w:val="0"/>
          <w:marBottom w:val="0"/>
          <w:divBdr>
            <w:top w:val="none" w:sz="0" w:space="0" w:color="auto"/>
            <w:left w:val="none" w:sz="0" w:space="0" w:color="auto"/>
            <w:bottom w:val="none" w:sz="0" w:space="0" w:color="auto"/>
            <w:right w:val="none" w:sz="0" w:space="0" w:color="auto"/>
          </w:divBdr>
        </w:div>
        <w:div w:id="276714353">
          <w:marLeft w:val="640"/>
          <w:marRight w:val="0"/>
          <w:marTop w:val="0"/>
          <w:marBottom w:val="0"/>
          <w:divBdr>
            <w:top w:val="none" w:sz="0" w:space="0" w:color="auto"/>
            <w:left w:val="none" w:sz="0" w:space="0" w:color="auto"/>
            <w:bottom w:val="none" w:sz="0" w:space="0" w:color="auto"/>
            <w:right w:val="none" w:sz="0" w:space="0" w:color="auto"/>
          </w:divBdr>
        </w:div>
        <w:div w:id="778454568">
          <w:marLeft w:val="640"/>
          <w:marRight w:val="0"/>
          <w:marTop w:val="0"/>
          <w:marBottom w:val="0"/>
          <w:divBdr>
            <w:top w:val="none" w:sz="0" w:space="0" w:color="auto"/>
            <w:left w:val="none" w:sz="0" w:space="0" w:color="auto"/>
            <w:bottom w:val="none" w:sz="0" w:space="0" w:color="auto"/>
            <w:right w:val="none" w:sz="0" w:space="0" w:color="auto"/>
          </w:divBdr>
        </w:div>
        <w:div w:id="59450148">
          <w:marLeft w:val="640"/>
          <w:marRight w:val="0"/>
          <w:marTop w:val="0"/>
          <w:marBottom w:val="0"/>
          <w:divBdr>
            <w:top w:val="none" w:sz="0" w:space="0" w:color="auto"/>
            <w:left w:val="none" w:sz="0" w:space="0" w:color="auto"/>
            <w:bottom w:val="none" w:sz="0" w:space="0" w:color="auto"/>
            <w:right w:val="none" w:sz="0" w:space="0" w:color="auto"/>
          </w:divBdr>
        </w:div>
        <w:div w:id="687175032">
          <w:marLeft w:val="640"/>
          <w:marRight w:val="0"/>
          <w:marTop w:val="0"/>
          <w:marBottom w:val="0"/>
          <w:divBdr>
            <w:top w:val="none" w:sz="0" w:space="0" w:color="auto"/>
            <w:left w:val="none" w:sz="0" w:space="0" w:color="auto"/>
            <w:bottom w:val="none" w:sz="0" w:space="0" w:color="auto"/>
            <w:right w:val="none" w:sz="0" w:space="0" w:color="auto"/>
          </w:divBdr>
        </w:div>
        <w:div w:id="824933714">
          <w:marLeft w:val="640"/>
          <w:marRight w:val="0"/>
          <w:marTop w:val="0"/>
          <w:marBottom w:val="0"/>
          <w:divBdr>
            <w:top w:val="none" w:sz="0" w:space="0" w:color="auto"/>
            <w:left w:val="none" w:sz="0" w:space="0" w:color="auto"/>
            <w:bottom w:val="none" w:sz="0" w:space="0" w:color="auto"/>
            <w:right w:val="none" w:sz="0" w:space="0" w:color="auto"/>
          </w:divBdr>
        </w:div>
        <w:div w:id="1615555598">
          <w:marLeft w:val="640"/>
          <w:marRight w:val="0"/>
          <w:marTop w:val="0"/>
          <w:marBottom w:val="0"/>
          <w:divBdr>
            <w:top w:val="none" w:sz="0" w:space="0" w:color="auto"/>
            <w:left w:val="none" w:sz="0" w:space="0" w:color="auto"/>
            <w:bottom w:val="none" w:sz="0" w:space="0" w:color="auto"/>
            <w:right w:val="none" w:sz="0" w:space="0" w:color="auto"/>
          </w:divBdr>
        </w:div>
        <w:div w:id="2079472085">
          <w:marLeft w:val="640"/>
          <w:marRight w:val="0"/>
          <w:marTop w:val="0"/>
          <w:marBottom w:val="0"/>
          <w:divBdr>
            <w:top w:val="none" w:sz="0" w:space="0" w:color="auto"/>
            <w:left w:val="none" w:sz="0" w:space="0" w:color="auto"/>
            <w:bottom w:val="none" w:sz="0" w:space="0" w:color="auto"/>
            <w:right w:val="none" w:sz="0" w:space="0" w:color="auto"/>
          </w:divBdr>
        </w:div>
        <w:div w:id="1049181636">
          <w:marLeft w:val="640"/>
          <w:marRight w:val="0"/>
          <w:marTop w:val="0"/>
          <w:marBottom w:val="0"/>
          <w:divBdr>
            <w:top w:val="none" w:sz="0" w:space="0" w:color="auto"/>
            <w:left w:val="none" w:sz="0" w:space="0" w:color="auto"/>
            <w:bottom w:val="none" w:sz="0" w:space="0" w:color="auto"/>
            <w:right w:val="none" w:sz="0" w:space="0" w:color="auto"/>
          </w:divBdr>
        </w:div>
        <w:div w:id="594172098">
          <w:marLeft w:val="640"/>
          <w:marRight w:val="0"/>
          <w:marTop w:val="0"/>
          <w:marBottom w:val="0"/>
          <w:divBdr>
            <w:top w:val="none" w:sz="0" w:space="0" w:color="auto"/>
            <w:left w:val="none" w:sz="0" w:space="0" w:color="auto"/>
            <w:bottom w:val="none" w:sz="0" w:space="0" w:color="auto"/>
            <w:right w:val="none" w:sz="0" w:space="0" w:color="auto"/>
          </w:divBdr>
        </w:div>
        <w:div w:id="931010975">
          <w:marLeft w:val="640"/>
          <w:marRight w:val="0"/>
          <w:marTop w:val="0"/>
          <w:marBottom w:val="0"/>
          <w:divBdr>
            <w:top w:val="none" w:sz="0" w:space="0" w:color="auto"/>
            <w:left w:val="none" w:sz="0" w:space="0" w:color="auto"/>
            <w:bottom w:val="none" w:sz="0" w:space="0" w:color="auto"/>
            <w:right w:val="none" w:sz="0" w:space="0" w:color="auto"/>
          </w:divBdr>
        </w:div>
        <w:div w:id="1722244920">
          <w:marLeft w:val="640"/>
          <w:marRight w:val="0"/>
          <w:marTop w:val="0"/>
          <w:marBottom w:val="0"/>
          <w:divBdr>
            <w:top w:val="none" w:sz="0" w:space="0" w:color="auto"/>
            <w:left w:val="none" w:sz="0" w:space="0" w:color="auto"/>
            <w:bottom w:val="none" w:sz="0" w:space="0" w:color="auto"/>
            <w:right w:val="none" w:sz="0" w:space="0" w:color="auto"/>
          </w:divBdr>
        </w:div>
        <w:div w:id="2046559245">
          <w:marLeft w:val="640"/>
          <w:marRight w:val="0"/>
          <w:marTop w:val="0"/>
          <w:marBottom w:val="0"/>
          <w:divBdr>
            <w:top w:val="none" w:sz="0" w:space="0" w:color="auto"/>
            <w:left w:val="none" w:sz="0" w:space="0" w:color="auto"/>
            <w:bottom w:val="none" w:sz="0" w:space="0" w:color="auto"/>
            <w:right w:val="none" w:sz="0" w:space="0" w:color="auto"/>
          </w:divBdr>
        </w:div>
        <w:div w:id="30304698">
          <w:marLeft w:val="640"/>
          <w:marRight w:val="0"/>
          <w:marTop w:val="0"/>
          <w:marBottom w:val="0"/>
          <w:divBdr>
            <w:top w:val="none" w:sz="0" w:space="0" w:color="auto"/>
            <w:left w:val="none" w:sz="0" w:space="0" w:color="auto"/>
            <w:bottom w:val="none" w:sz="0" w:space="0" w:color="auto"/>
            <w:right w:val="none" w:sz="0" w:space="0" w:color="auto"/>
          </w:divBdr>
        </w:div>
        <w:div w:id="503013712">
          <w:marLeft w:val="640"/>
          <w:marRight w:val="0"/>
          <w:marTop w:val="0"/>
          <w:marBottom w:val="0"/>
          <w:divBdr>
            <w:top w:val="none" w:sz="0" w:space="0" w:color="auto"/>
            <w:left w:val="none" w:sz="0" w:space="0" w:color="auto"/>
            <w:bottom w:val="none" w:sz="0" w:space="0" w:color="auto"/>
            <w:right w:val="none" w:sz="0" w:space="0" w:color="auto"/>
          </w:divBdr>
        </w:div>
        <w:div w:id="1381319447">
          <w:marLeft w:val="640"/>
          <w:marRight w:val="0"/>
          <w:marTop w:val="0"/>
          <w:marBottom w:val="0"/>
          <w:divBdr>
            <w:top w:val="none" w:sz="0" w:space="0" w:color="auto"/>
            <w:left w:val="none" w:sz="0" w:space="0" w:color="auto"/>
            <w:bottom w:val="none" w:sz="0" w:space="0" w:color="auto"/>
            <w:right w:val="none" w:sz="0" w:space="0" w:color="auto"/>
          </w:divBdr>
        </w:div>
        <w:div w:id="1462262363">
          <w:marLeft w:val="640"/>
          <w:marRight w:val="0"/>
          <w:marTop w:val="0"/>
          <w:marBottom w:val="0"/>
          <w:divBdr>
            <w:top w:val="none" w:sz="0" w:space="0" w:color="auto"/>
            <w:left w:val="none" w:sz="0" w:space="0" w:color="auto"/>
            <w:bottom w:val="none" w:sz="0" w:space="0" w:color="auto"/>
            <w:right w:val="none" w:sz="0" w:space="0" w:color="auto"/>
          </w:divBdr>
        </w:div>
        <w:div w:id="1793666300">
          <w:marLeft w:val="640"/>
          <w:marRight w:val="0"/>
          <w:marTop w:val="0"/>
          <w:marBottom w:val="0"/>
          <w:divBdr>
            <w:top w:val="none" w:sz="0" w:space="0" w:color="auto"/>
            <w:left w:val="none" w:sz="0" w:space="0" w:color="auto"/>
            <w:bottom w:val="none" w:sz="0" w:space="0" w:color="auto"/>
            <w:right w:val="none" w:sz="0" w:space="0" w:color="auto"/>
          </w:divBdr>
        </w:div>
        <w:div w:id="1108113678">
          <w:marLeft w:val="640"/>
          <w:marRight w:val="0"/>
          <w:marTop w:val="0"/>
          <w:marBottom w:val="0"/>
          <w:divBdr>
            <w:top w:val="none" w:sz="0" w:space="0" w:color="auto"/>
            <w:left w:val="none" w:sz="0" w:space="0" w:color="auto"/>
            <w:bottom w:val="none" w:sz="0" w:space="0" w:color="auto"/>
            <w:right w:val="none" w:sz="0" w:space="0" w:color="auto"/>
          </w:divBdr>
        </w:div>
        <w:div w:id="805707865">
          <w:marLeft w:val="640"/>
          <w:marRight w:val="0"/>
          <w:marTop w:val="0"/>
          <w:marBottom w:val="0"/>
          <w:divBdr>
            <w:top w:val="none" w:sz="0" w:space="0" w:color="auto"/>
            <w:left w:val="none" w:sz="0" w:space="0" w:color="auto"/>
            <w:bottom w:val="none" w:sz="0" w:space="0" w:color="auto"/>
            <w:right w:val="none" w:sz="0" w:space="0" w:color="auto"/>
          </w:divBdr>
        </w:div>
        <w:div w:id="332533594">
          <w:marLeft w:val="640"/>
          <w:marRight w:val="0"/>
          <w:marTop w:val="0"/>
          <w:marBottom w:val="0"/>
          <w:divBdr>
            <w:top w:val="none" w:sz="0" w:space="0" w:color="auto"/>
            <w:left w:val="none" w:sz="0" w:space="0" w:color="auto"/>
            <w:bottom w:val="none" w:sz="0" w:space="0" w:color="auto"/>
            <w:right w:val="none" w:sz="0" w:space="0" w:color="auto"/>
          </w:divBdr>
        </w:div>
        <w:div w:id="1858886751">
          <w:marLeft w:val="640"/>
          <w:marRight w:val="0"/>
          <w:marTop w:val="0"/>
          <w:marBottom w:val="0"/>
          <w:divBdr>
            <w:top w:val="none" w:sz="0" w:space="0" w:color="auto"/>
            <w:left w:val="none" w:sz="0" w:space="0" w:color="auto"/>
            <w:bottom w:val="none" w:sz="0" w:space="0" w:color="auto"/>
            <w:right w:val="none" w:sz="0" w:space="0" w:color="auto"/>
          </w:divBdr>
        </w:div>
        <w:div w:id="1075786684">
          <w:marLeft w:val="640"/>
          <w:marRight w:val="0"/>
          <w:marTop w:val="0"/>
          <w:marBottom w:val="0"/>
          <w:divBdr>
            <w:top w:val="none" w:sz="0" w:space="0" w:color="auto"/>
            <w:left w:val="none" w:sz="0" w:space="0" w:color="auto"/>
            <w:bottom w:val="none" w:sz="0" w:space="0" w:color="auto"/>
            <w:right w:val="none" w:sz="0" w:space="0" w:color="auto"/>
          </w:divBdr>
        </w:div>
        <w:div w:id="1250851474">
          <w:marLeft w:val="640"/>
          <w:marRight w:val="0"/>
          <w:marTop w:val="0"/>
          <w:marBottom w:val="0"/>
          <w:divBdr>
            <w:top w:val="none" w:sz="0" w:space="0" w:color="auto"/>
            <w:left w:val="none" w:sz="0" w:space="0" w:color="auto"/>
            <w:bottom w:val="none" w:sz="0" w:space="0" w:color="auto"/>
            <w:right w:val="none" w:sz="0" w:space="0" w:color="auto"/>
          </w:divBdr>
        </w:div>
        <w:div w:id="1874925999">
          <w:marLeft w:val="640"/>
          <w:marRight w:val="0"/>
          <w:marTop w:val="0"/>
          <w:marBottom w:val="0"/>
          <w:divBdr>
            <w:top w:val="none" w:sz="0" w:space="0" w:color="auto"/>
            <w:left w:val="none" w:sz="0" w:space="0" w:color="auto"/>
            <w:bottom w:val="none" w:sz="0" w:space="0" w:color="auto"/>
            <w:right w:val="none" w:sz="0" w:space="0" w:color="auto"/>
          </w:divBdr>
        </w:div>
        <w:div w:id="1532525174">
          <w:marLeft w:val="640"/>
          <w:marRight w:val="0"/>
          <w:marTop w:val="0"/>
          <w:marBottom w:val="0"/>
          <w:divBdr>
            <w:top w:val="none" w:sz="0" w:space="0" w:color="auto"/>
            <w:left w:val="none" w:sz="0" w:space="0" w:color="auto"/>
            <w:bottom w:val="none" w:sz="0" w:space="0" w:color="auto"/>
            <w:right w:val="none" w:sz="0" w:space="0" w:color="auto"/>
          </w:divBdr>
        </w:div>
        <w:div w:id="1042513594">
          <w:marLeft w:val="640"/>
          <w:marRight w:val="0"/>
          <w:marTop w:val="0"/>
          <w:marBottom w:val="0"/>
          <w:divBdr>
            <w:top w:val="none" w:sz="0" w:space="0" w:color="auto"/>
            <w:left w:val="none" w:sz="0" w:space="0" w:color="auto"/>
            <w:bottom w:val="none" w:sz="0" w:space="0" w:color="auto"/>
            <w:right w:val="none" w:sz="0" w:space="0" w:color="auto"/>
          </w:divBdr>
        </w:div>
        <w:div w:id="1567565344">
          <w:marLeft w:val="640"/>
          <w:marRight w:val="0"/>
          <w:marTop w:val="0"/>
          <w:marBottom w:val="0"/>
          <w:divBdr>
            <w:top w:val="none" w:sz="0" w:space="0" w:color="auto"/>
            <w:left w:val="none" w:sz="0" w:space="0" w:color="auto"/>
            <w:bottom w:val="none" w:sz="0" w:space="0" w:color="auto"/>
            <w:right w:val="none" w:sz="0" w:space="0" w:color="auto"/>
          </w:divBdr>
        </w:div>
        <w:div w:id="637881014">
          <w:marLeft w:val="640"/>
          <w:marRight w:val="0"/>
          <w:marTop w:val="0"/>
          <w:marBottom w:val="0"/>
          <w:divBdr>
            <w:top w:val="none" w:sz="0" w:space="0" w:color="auto"/>
            <w:left w:val="none" w:sz="0" w:space="0" w:color="auto"/>
            <w:bottom w:val="none" w:sz="0" w:space="0" w:color="auto"/>
            <w:right w:val="none" w:sz="0" w:space="0" w:color="auto"/>
          </w:divBdr>
        </w:div>
        <w:div w:id="1223171489">
          <w:marLeft w:val="640"/>
          <w:marRight w:val="0"/>
          <w:marTop w:val="0"/>
          <w:marBottom w:val="0"/>
          <w:divBdr>
            <w:top w:val="none" w:sz="0" w:space="0" w:color="auto"/>
            <w:left w:val="none" w:sz="0" w:space="0" w:color="auto"/>
            <w:bottom w:val="none" w:sz="0" w:space="0" w:color="auto"/>
            <w:right w:val="none" w:sz="0" w:space="0" w:color="auto"/>
          </w:divBdr>
        </w:div>
        <w:div w:id="1148353754">
          <w:marLeft w:val="640"/>
          <w:marRight w:val="0"/>
          <w:marTop w:val="0"/>
          <w:marBottom w:val="0"/>
          <w:divBdr>
            <w:top w:val="none" w:sz="0" w:space="0" w:color="auto"/>
            <w:left w:val="none" w:sz="0" w:space="0" w:color="auto"/>
            <w:bottom w:val="none" w:sz="0" w:space="0" w:color="auto"/>
            <w:right w:val="none" w:sz="0" w:space="0" w:color="auto"/>
          </w:divBdr>
        </w:div>
        <w:div w:id="1743135734">
          <w:marLeft w:val="640"/>
          <w:marRight w:val="0"/>
          <w:marTop w:val="0"/>
          <w:marBottom w:val="0"/>
          <w:divBdr>
            <w:top w:val="none" w:sz="0" w:space="0" w:color="auto"/>
            <w:left w:val="none" w:sz="0" w:space="0" w:color="auto"/>
            <w:bottom w:val="none" w:sz="0" w:space="0" w:color="auto"/>
            <w:right w:val="none" w:sz="0" w:space="0" w:color="auto"/>
          </w:divBdr>
        </w:div>
        <w:div w:id="840697919">
          <w:marLeft w:val="640"/>
          <w:marRight w:val="0"/>
          <w:marTop w:val="0"/>
          <w:marBottom w:val="0"/>
          <w:divBdr>
            <w:top w:val="none" w:sz="0" w:space="0" w:color="auto"/>
            <w:left w:val="none" w:sz="0" w:space="0" w:color="auto"/>
            <w:bottom w:val="none" w:sz="0" w:space="0" w:color="auto"/>
            <w:right w:val="none" w:sz="0" w:space="0" w:color="auto"/>
          </w:divBdr>
        </w:div>
        <w:div w:id="1791393332">
          <w:marLeft w:val="640"/>
          <w:marRight w:val="0"/>
          <w:marTop w:val="0"/>
          <w:marBottom w:val="0"/>
          <w:divBdr>
            <w:top w:val="none" w:sz="0" w:space="0" w:color="auto"/>
            <w:left w:val="none" w:sz="0" w:space="0" w:color="auto"/>
            <w:bottom w:val="none" w:sz="0" w:space="0" w:color="auto"/>
            <w:right w:val="none" w:sz="0" w:space="0" w:color="auto"/>
          </w:divBdr>
        </w:div>
        <w:div w:id="916354965">
          <w:marLeft w:val="640"/>
          <w:marRight w:val="0"/>
          <w:marTop w:val="0"/>
          <w:marBottom w:val="0"/>
          <w:divBdr>
            <w:top w:val="none" w:sz="0" w:space="0" w:color="auto"/>
            <w:left w:val="none" w:sz="0" w:space="0" w:color="auto"/>
            <w:bottom w:val="none" w:sz="0" w:space="0" w:color="auto"/>
            <w:right w:val="none" w:sz="0" w:space="0" w:color="auto"/>
          </w:divBdr>
        </w:div>
        <w:div w:id="834495300">
          <w:marLeft w:val="640"/>
          <w:marRight w:val="0"/>
          <w:marTop w:val="0"/>
          <w:marBottom w:val="0"/>
          <w:divBdr>
            <w:top w:val="none" w:sz="0" w:space="0" w:color="auto"/>
            <w:left w:val="none" w:sz="0" w:space="0" w:color="auto"/>
            <w:bottom w:val="none" w:sz="0" w:space="0" w:color="auto"/>
            <w:right w:val="none" w:sz="0" w:space="0" w:color="auto"/>
          </w:divBdr>
        </w:div>
        <w:div w:id="1514370303">
          <w:marLeft w:val="640"/>
          <w:marRight w:val="0"/>
          <w:marTop w:val="0"/>
          <w:marBottom w:val="0"/>
          <w:divBdr>
            <w:top w:val="none" w:sz="0" w:space="0" w:color="auto"/>
            <w:left w:val="none" w:sz="0" w:space="0" w:color="auto"/>
            <w:bottom w:val="none" w:sz="0" w:space="0" w:color="auto"/>
            <w:right w:val="none" w:sz="0" w:space="0" w:color="auto"/>
          </w:divBdr>
        </w:div>
        <w:div w:id="62534818">
          <w:marLeft w:val="640"/>
          <w:marRight w:val="0"/>
          <w:marTop w:val="0"/>
          <w:marBottom w:val="0"/>
          <w:divBdr>
            <w:top w:val="none" w:sz="0" w:space="0" w:color="auto"/>
            <w:left w:val="none" w:sz="0" w:space="0" w:color="auto"/>
            <w:bottom w:val="none" w:sz="0" w:space="0" w:color="auto"/>
            <w:right w:val="none" w:sz="0" w:space="0" w:color="auto"/>
          </w:divBdr>
        </w:div>
        <w:div w:id="970328689">
          <w:marLeft w:val="640"/>
          <w:marRight w:val="0"/>
          <w:marTop w:val="0"/>
          <w:marBottom w:val="0"/>
          <w:divBdr>
            <w:top w:val="none" w:sz="0" w:space="0" w:color="auto"/>
            <w:left w:val="none" w:sz="0" w:space="0" w:color="auto"/>
            <w:bottom w:val="none" w:sz="0" w:space="0" w:color="auto"/>
            <w:right w:val="none" w:sz="0" w:space="0" w:color="auto"/>
          </w:divBdr>
        </w:div>
        <w:div w:id="745417624">
          <w:marLeft w:val="640"/>
          <w:marRight w:val="0"/>
          <w:marTop w:val="0"/>
          <w:marBottom w:val="0"/>
          <w:divBdr>
            <w:top w:val="none" w:sz="0" w:space="0" w:color="auto"/>
            <w:left w:val="none" w:sz="0" w:space="0" w:color="auto"/>
            <w:bottom w:val="none" w:sz="0" w:space="0" w:color="auto"/>
            <w:right w:val="none" w:sz="0" w:space="0" w:color="auto"/>
          </w:divBdr>
        </w:div>
        <w:div w:id="2103259446">
          <w:marLeft w:val="640"/>
          <w:marRight w:val="0"/>
          <w:marTop w:val="0"/>
          <w:marBottom w:val="0"/>
          <w:divBdr>
            <w:top w:val="none" w:sz="0" w:space="0" w:color="auto"/>
            <w:left w:val="none" w:sz="0" w:space="0" w:color="auto"/>
            <w:bottom w:val="none" w:sz="0" w:space="0" w:color="auto"/>
            <w:right w:val="none" w:sz="0" w:space="0" w:color="auto"/>
          </w:divBdr>
        </w:div>
        <w:div w:id="2123760824">
          <w:marLeft w:val="640"/>
          <w:marRight w:val="0"/>
          <w:marTop w:val="0"/>
          <w:marBottom w:val="0"/>
          <w:divBdr>
            <w:top w:val="none" w:sz="0" w:space="0" w:color="auto"/>
            <w:left w:val="none" w:sz="0" w:space="0" w:color="auto"/>
            <w:bottom w:val="none" w:sz="0" w:space="0" w:color="auto"/>
            <w:right w:val="none" w:sz="0" w:space="0" w:color="auto"/>
          </w:divBdr>
        </w:div>
        <w:div w:id="318314922">
          <w:marLeft w:val="640"/>
          <w:marRight w:val="0"/>
          <w:marTop w:val="0"/>
          <w:marBottom w:val="0"/>
          <w:divBdr>
            <w:top w:val="none" w:sz="0" w:space="0" w:color="auto"/>
            <w:left w:val="none" w:sz="0" w:space="0" w:color="auto"/>
            <w:bottom w:val="none" w:sz="0" w:space="0" w:color="auto"/>
            <w:right w:val="none" w:sz="0" w:space="0" w:color="auto"/>
          </w:divBdr>
        </w:div>
        <w:div w:id="565183267">
          <w:marLeft w:val="640"/>
          <w:marRight w:val="0"/>
          <w:marTop w:val="0"/>
          <w:marBottom w:val="0"/>
          <w:divBdr>
            <w:top w:val="none" w:sz="0" w:space="0" w:color="auto"/>
            <w:left w:val="none" w:sz="0" w:space="0" w:color="auto"/>
            <w:bottom w:val="none" w:sz="0" w:space="0" w:color="auto"/>
            <w:right w:val="none" w:sz="0" w:space="0" w:color="auto"/>
          </w:divBdr>
        </w:div>
        <w:div w:id="1702391350">
          <w:marLeft w:val="640"/>
          <w:marRight w:val="0"/>
          <w:marTop w:val="0"/>
          <w:marBottom w:val="0"/>
          <w:divBdr>
            <w:top w:val="none" w:sz="0" w:space="0" w:color="auto"/>
            <w:left w:val="none" w:sz="0" w:space="0" w:color="auto"/>
            <w:bottom w:val="none" w:sz="0" w:space="0" w:color="auto"/>
            <w:right w:val="none" w:sz="0" w:space="0" w:color="auto"/>
          </w:divBdr>
        </w:div>
        <w:div w:id="975836817">
          <w:marLeft w:val="640"/>
          <w:marRight w:val="0"/>
          <w:marTop w:val="0"/>
          <w:marBottom w:val="0"/>
          <w:divBdr>
            <w:top w:val="none" w:sz="0" w:space="0" w:color="auto"/>
            <w:left w:val="none" w:sz="0" w:space="0" w:color="auto"/>
            <w:bottom w:val="none" w:sz="0" w:space="0" w:color="auto"/>
            <w:right w:val="none" w:sz="0" w:space="0" w:color="auto"/>
          </w:divBdr>
        </w:div>
        <w:div w:id="1336180197">
          <w:marLeft w:val="640"/>
          <w:marRight w:val="0"/>
          <w:marTop w:val="0"/>
          <w:marBottom w:val="0"/>
          <w:divBdr>
            <w:top w:val="none" w:sz="0" w:space="0" w:color="auto"/>
            <w:left w:val="none" w:sz="0" w:space="0" w:color="auto"/>
            <w:bottom w:val="none" w:sz="0" w:space="0" w:color="auto"/>
            <w:right w:val="none" w:sz="0" w:space="0" w:color="auto"/>
          </w:divBdr>
        </w:div>
        <w:div w:id="1981761484">
          <w:marLeft w:val="640"/>
          <w:marRight w:val="0"/>
          <w:marTop w:val="0"/>
          <w:marBottom w:val="0"/>
          <w:divBdr>
            <w:top w:val="none" w:sz="0" w:space="0" w:color="auto"/>
            <w:left w:val="none" w:sz="0" w:space="0" w:color="auto"/>
            <w:bottom w:val="none" w:sz="0" w:space="0" w:color="auto"/>
            <w:right w:val="none" w:sz="0" w:space="0" w:color="auto"/>
          </w:divBdr>
        </w:div>
        <w:div w:id="1963655836">
          <w:marLeft w:val="640"/>
          <w:marRight w:val="0"/>
          <w:marTop w:val="0"/>
          <w:marBottom w:val="0"/>
          <w:divBdr>
            <w:top w:val="none" w:sz="0" w:space="0" w:color="auto"/>
            <w:left w:val="none" w:sz="0" w:space="0" w:color="auto"/>
            <w:bottom w:val="none" w:sz="0" w:space="0" w:color="auto"/>
            <w:right w:val="none" w:sz="0" w:space="0" w:color="auto"/>
          </w:divBdr>
        </w:div>
        <w:div w:id="613220511">
          <w:marLeft w:val="640"/>
          <w:marRight w:val="0"/>
          <w:marTop w:val="0"/>
          <w:marBottom w:val="0"/>
          <w:divBdr>
            <w:top w:val="none" w:sz="0" w:space="0" w:color="auto"/>
            <w:left w:val="none" w:sz="0" w:space="0" w:color="auto"/>
            <w:bottom w:val="none" w:sz="0" w:space="0" w:color="auto"/>
            <w:right w:val="none" w:sz="0" w:space="0" w:color="auto"/>
          </w:divBdr>
        </w:div>
        <w:div w:id="1803117146">
          <w:marLeft w:val="640"/>
          <w:marRight w:val="0"/>
          <w:marTop w:val="0"/>
          <w:marBottom w:val="0"/>
          <w:divBdr>
            <w:top w:val="none" w:sz="0" w:space="0" w:color="auto"/>
            <w:left w:val="none" w:sz="0" w:space="0" w:color="auto"/>
            <w:bottom w:val="none" w:sz="0" w:space="0" w:color="auto"/>
            <w:right w:val="none" w:sz="0" w:space="0" w:color="auto"/>
          </w:divBdr>
        </w:div>
        <w:div w:id="1187871378">
          <w:marLeft w:val="640"/>
          <w:marRight w:val="0"/>
          <w:marTop w:val="0"/>
          <w:marBottom w:val="0"/>
          <w:divBdr>
            <w:top w:val="none" w:sz="0" w:space="0" w:color="auto"/>
            <w:left w:val="none" w:sz="0" w:space="0" w:color="auto"/>
            <w:bottom w:val="none" w:sz="0" w:space="0" w:color="auto"/>
            <w:right w:val="none" w:sz="0" w:space="0" w:color="auto"/>
          </w:divBdr>
        </w:div>
        <w:div w:id="1748650218">
          <w:marLeft w:val="640"/>
          <w:marRight w:val="0"/>
          <w:marTop w:val="0"/>
          <w:marBottom w:val="0"/>
          <w:divBdr>
            <w:top w:val="none" w:sz="0" w:space="0" w:color="auto"/>
            <w:left w:val="none" w:sz="0" w:space="0" w:color="auto"/>
            <w:bottom w:val="none" w:sz="0" w:space="0" w:color="auto"/>
            <w:right w:val="none" w:sz="0" w:space="0" w:color="auto"/>
          </w:divBdr>
        </w:div>
        <w:div w:id="1476684336">
          <w:marLeft w:val="640"/>
          <w:marRight w:val="0"/>
          <w:marTop w:val="0"/>
          <w:marBottom w:val="0"/>
          <w:divBdr>
            <w:top w:val="none" w:sz="0" w:space="0" w:color="auto"/>
            <w:left w:val="none" w:sz="0" w:space="0" w:color="auto"/>
            <w:bottom w:val="none" w:sz="0" w:space="0" w:color="auto"/>
            <w:right w:val="none" w:sz="0" w:space="0" w:color="auto"/>
          </w:divBdr>
        </w:div>
        <w:div w:id="1335689230">
          <w:marLeft w:val="640"/>
          <w:marRight w:val="0"/>
          <w:marTop w:val="0"/>
          <w:marBottom w:val="0"/>
          <w:divBdr>
            <w:top w:val="none" w:sz="0" w:space="0" w:color="auto"/>
            <w:left w:val="none" w:sz="0" w:space="0" w:color="auto"/>
            <w:bottom w:val="none" w:sz="0" w:space="0" w:color="auto"/>
            <w:right w:val="none" w:sz="0" w:space="0" w:color="auto"/>
          </w:divBdr>
        </w:div>
        <w:div w:id="854079518">
          <w:marLeft w:val="640"/>
          <w:marRight w:val="0"/>
          <w:marTop w:val="0"/>
          <w:marBottom w:val="0"/>
          <w:divBdr>
            <w:top w:val="none" w:sz="0" w:space="0" w:color="auto"/>
            <w:left w:val="none" w:sz="0" w:space="0" w:color="auto"/>
            <w:bottom w:val="none" w:sz="0" w:space="0" w:color="auto"/>
            <w:right w:val="none" w:sz="0" w:space="0" w:color="auto"/>
          </w:divBdr>
        </w:div>
        <w:div w:id="2118594467">
          <w:marLeft w:val="640"/>
          <w:marRight w:val="0"/>
          <w:marTop w:val="0"/>
          <w:marBottom w:val="0"/>
          <w:divBdr>
            <w:top w:val="none" w:sz="0" w:space="0" w:color="auto"/>
            <w:left w:val="none" w:sz="0" w:space="0" w:color="auto"/>
            <w:bottom w:val="none" w:sz="0" w:space="0" w:color="auto"/>
            <w:right w:val="none" w:sz="0" w:space="0" w:color="auto"/>
          </w:divBdr>
        </w:div>
        <w:div w:id="181626915">
          <w:marLeft w:val="640"/>
          <w:marRight w:val="0"/>
          <w:marTop w:val="0"/>
          <w:marBottom w:val="0"/>
          <w:divBdr>
            <w:top w:val="none" w:sz="0" w:space="0" w:color="auto"/>
            <w:left w:val="none" w:sz="0" w:space="0" w:color="auto"/>
            <w:bottom w:val="none" w:sz="0" w:space="0" w:color="auto"/>
            <w:right w:val="none" w:sz="0" w:space="0" w:color="auto"/>
          </w:divBdr>
        </w:div>
        <w:div w:id="899637200">
          <w:marLeft w:val="640"/>
          <w:marRight w:val="0"/>
          <w:marTop w:val="0"/>
          <w:marBottom w:val="0"/>
          <w:divBdr>
            <w:top w:val="none" w:sz="0" w:space="0" w:color="auto"/>
            <w:left w:val="none" w:sz="0" w:space="0" w:color="auto"/>
            <w:bottom w:val="none" w:sz="0" w:space="0" w:color="auto"/>
            <w:right w:val="none" w:sz="0" w:space="0" w:color="auto"/>
          </w:divBdr>
        </w:div>
        <w:div w:id="1697733660">
          <w:marLeft w:val="640"/>
          <w:marRight w:val="0"/>
          <w:marTop w:val="0"/>
          <w:marBottom w:val="0"/>
          <w:divBdr>
            <w:top w:val="none" w:sz="0" w:space="0" w:color="auto"/>
            <w:left w:val="none" w:sz="0" w:space="0" w:color="auto"/>
            <w:bottom w:val="none" w:sz="0" w:space="0" w:color="auto"/>
            <w:right w:val="none" w:sz="0" w:space="0" w:color="auto"/>
          </w:divBdr>
        </w:div>
        <w:div w:id="834419776">
          <w:marLeft w:val="640"/>
          <w:marRight w:val="0"/>
          <w:marTop w:val="0"/>
          <w:marBottom w:val="0"/>
          <w:divBdr>
            <w:top w:val="none" w:sz="0" w:space="0" w:color="auto"/>
            <w:left w:val="none" w:sz="0" w:space="0" w:color="auto"/>
            <w:bottom w:val="none" w:sz="0" w:space="0" w:color="auto"/>
            <w:right w:val="none" w:sz="0" w:space="0" w:color="auto"/>
          </w:divBdr>
        </w:div>
        <w:div w:id="1829781279">
          <w:marLeft w:val="640"/>
          <w:marRight w:val="0"/>
          <w:marTop w:val="0"/>
          <w:marBottom w:val="0"/>
          <w:divBdr>
            <w:top w:val="none" w:sz="0" w:space="0" w:color="auto"/>
            <w:left w:val="none" w:sz="0" w:space="0" w:color="auto"/>
            <w:bottom w:val="none" w:sz="0" w:space="0" w:color="auto"/>
            <w:right w:val="none" w:sz="0" w:space="0" w:color="auto"/>
          </w:divBdr>
        </w:div>
        <w:div w:id="273245978">
          <w:marLeft w:val="640"/>
          <w:marRight w:val="0"/>
          <w:marTop w:val="0"/>
          <w:marBottom w:val="0"/>
          <w:divBdr>
            <w:top w:val="none" w:sz="0" w:space="0" w:color="auto"/>
            <w:left w:val="none" w:sz="0" w:space="0" w:color="auto"/>
            <w:bottom w:val="none" w:sz="0" w:space="0" w:color="auto"/>
            <w:right w:val="none" w:sz="0" w:space="0" w:color="auto"/>
          </w:divBdr>
        </w:div>
      </w:divsChild>
    </w:div>
    <w:div w:id="1751459096">
      <w:bodyDiv w:val="1"/>
      <w:marLeft w:val="0"/>
      <w:marRight w:val="0"/>
      <w:marTop w:val="0"/>
      <w:marBottom w:val="0"/>
      <w:divBdr>
        <w:top w:val="none" w:sz="0" w:space="0" w:color="auto"/>
        <w:left w:val="none" w:sz="0" w:space="0" w:color="auto"/>
        <w:bottom w:val="none" w:sz="0" w:space="0" w:color="auto"/>
        <w:right w:val="none" w:sz="0" w:space="0" w:color="auto"/>
      </w:divBdr>
      <w:divsChild>
        <w:div w:id="2074768631">
          <w:marLeft w:val="640"/>
          <w:marRight w:val="0"/>
          <w:marTop w:val="0"/>
          <w:marBottom w:val="0"/>
          <w:divBdr>
            <w:top w:val="none" w:sz="0" w:space="0" w:color="auto"/>
            <w:left w:val="none" w:sz="0" w:space="0" w:color="auto"/>
            <w:bottom w:val="none" w:sz="0" w:space="0" w:color="auto"/>
            <w:right w:val="none" w:sz="0" w:space="0" w:color="auto"/>
          </w:divBdr>
        </w:div>
        <w:div w:id="1264805560">
          <w:marLeft w:val="640"/>
          <w:marRight w:val="0"/>
          <w:marTop w:val="0"/>
          <w:marBottom w:val="0"/>
          <w:divBdr>
            <w:top w:val="none" w:sz="0" w:space="0" w:color="auto"/>
            <w:left w:val="none" w:sz="0" w:space="0" w:color="auto"/>
            <w:bottom w:val="none" w:sz="0" w:space="0" w:color="auto"/>
            <w:right w:val="none" w:sz="0" w:space="0" w:color="auto"/>
          </w:divBdr>
        </w:div>
        <w:div w:id="1509558836">
          <w:marLeft w:val="640"/>
          <w:marRight w:val="0"/>
          <w:marTop w:val="0"/>
          <w:marBottom w:val="0"/>
          <w:divBdr>
            <w:top w:val="none" w:sz="0" w:space="0" w:color="auto"/>
            <w:left w:val="none" w:sz="0" w:space="0" w:color="auto"/>
            <w:bottom w:val="none" w:sz="0" w:space="0" w:color="auto"/>
            <w:right w:val="none" w:sz="0" w:space="0" w:color="auto"/>
          </w:divBdr>
        </w:div>
        <w:div w:id="1803382678">
          <w:marLeft w:val="640"/>
          <w:marRight w:val="0"/>
          <w:marTop w:val="0"/>
          <w:marBottom w:val="0"/>
          <w:divBdr>
            <w:top w:val="none" w:sz="0" w:space="0" w:color="auto"/>
            <w:left w:val="none" w:sz="0" w:space="0" w:color="auto"/>
            <w:bottom w:val="none" w:sz="0" w:space="0" w:color="auto"/>
            <w:right w:val="none" w:sz="0" w:space="0" w:color="auto"/>
          </w:divBdr>
        </w:div>
        <w:div w:id="1768429951">
          <w:marLeft w:val="640"/>
          <w:marRight w:val="0"/>
          <w:marTop w:val="0"/>
          <w:marBottom w:val="0"/>
          <w:divBdr>
            <w:top w:val="none" w:sz="0" w:space="0" w:color="auto"/>
            <w:left w:val="none" w:sz="0" w:space="0" w:color="auto"/>
            <w:bottom w:val="none" w:sz="0" w:space="0" w:color="auto"/>
            <w:right w:val="none" w:sz="0" w:space="0" w:color="auto"/>
          </w:divBdr>
        </w:div>
        <w:div w:id="700665547">
          <w:marLeft w:val="640"/>
          <w:marRight w:val="0"/>
          <w:marTop w:val="0"/>
          <w:marBottom w:val="0"/>
          <w:divBdr>
            <w:top w:val="none" w:sz="0" w:space="0" w:color="auto"/>
            <w:left w:val="none" w:sz="0" w:space="0" w:color="auto"/>
            <w:bottom w:val="none" w:sz="0" w:space="0" w:color="auto"/>
            <w:right w:val="none" w:sz="0" w:space="0" w:color="auto"/>
          </w:divBdr>
        </w:div>
        <w:div w:id="1784107204">
          <w:marLeft w:val="640"/>
          <w:marRight w:val="0"/>
          <w:marTop w:val="0"/>
          <w:marBottom w:val="0"/>
          <w:divBdr>
            <w:top w:val="none" w:sz="0" w:space="0" w:color="auto"/>
            <w:left w:val="none" w:sz="0" w:space="0" w:color="auto"/>
            <w:bottom w:val="none" w:sz="0" w:space="0" w:color="auto"/>
            <w:right w:val="none" w:sz="0" w:space="0" w:color="auto"/>
          </w:divBdr>
        </w:div>
        <w:div w:id="215511791">
          <w:marLeft w:val="640"/>
          <w:marRight w:val="0"/>
          <w:marTop w:val="0"/>
          <w:marBottom w:val="0"/>
          <w:divBdr>
            <w:top w:val="none" w:sz="0" w:space="0" w:color="auto"/>
            <w:left w:val="none" w:sz="0" w:space="0" w:color="auto"/>
            <w:bottom w:val="none" w:sz="0" w:space="0" w:color="auto"/>
            <w:right w:val="none" w:sz="0" w:space="0" w:color="auto"/>
          </w:divBdr>
        </w:div>
        <w:div w:id="1491942598">
          <w:marLeft w:val="640"/>
          <w:marRight w:val="0"/>
          <w:marTop w:val="0"/>
          <w:marBottom w:val="0"/>
          <w:divBdr>
            <w:top w:val="none" w:sz="0" w:space="0" w:color="auto"/>
            <w:left w:val="none" w:sz="0" w:space="0" w:color="auto"/>
            <w:bottom w:val="none" w:sz="0" w:space="0" w:color="auto"/>
            <w:right w:val="none" w:sz="0" w:space="0" w:color="auto"/>
          </w:divBdr>
        </w:div>
        <w:div w:id="185095168">
          <w:marLeft w:val="640"/>
          <w:marRight w:val="0"/>
          <w:marTop w:val="0"/>
          <w:marBottom w:val="0"/>
          <w:divBdr>
            <w:top w:val="none" w:sz="0" w:space="0" w:color="auto"/>
            <w:left w:val="none" w:sz="0" w:space="0" w:color="auto"/>
            <w:bottom w:val="none" w:sz="0" w:space="0" w:color="auto"/>
            <w:right w:val="none" w:sz="0" w:space="0" w:color="auto"/>
          </w:divBdr>
        </w:div>
        <w:div w:id="727802741">
          <w:marLeft w:val="640"/>
          <w:marRight w:val="0"/>
          <w:marTop w:val="0"/>
          <w:marBottom w:val="0"/>
          <w:divBdr>
            <w:top w:val="none" w:sz="0" w:space="0" w:color="auto"/>
            <w:left w:val="none" w:sz="0" w:space="0" w:color="auto"/>
            <w:bottom w:val="none" w:sz="0" w:space="0" w:color="auto"/>
            <w:right w:val="none" w:sz="0" w:space="0" w:color="auto"/>
          </w:divBdr>
        </w:div>
        <w:div w:id="638151074">
          <w:marLeft w:val="640"/>
          <w:marRight w:val="0"/>
          <w:marTop w:val="0"/>
          <w:marBottom w:val="0"/>
          <w:divBdr>
            <w:top w:val="none" w:sz="0" w:space="0" w:color="auto"/>
            <w:left w:val="none" w:sz="0" w:space="0" w:color="auto"/>
            <w:bottom w:val="none" w:sz="0" w:space="0" w:color="auto"/>
            <w:right w:val="none" w:sz="0" w:space="0" w:color="auto"/>
          </w:divBdr>
        </w:div>
        <w:div w:id="288828339">
          <w:marLeft w:val="640"/>
          <w:marRight w:val="0"/>
          <w:marTop w:val="0"/>
          <w:marBottom w:val="0"/>
          <w:divBdr>
            <w:top w:val="none" w:sz="0" w:space="0" w:color="auto"/>
            <w:left w:val="none" w:sz="0" w:space="0" w:color="auto"/>
            <w:bottom w:val="none" w:sz="0" w:space="0" w:color="auto"/>
            <w:right w:val="none" w:sz="0" w:space="0" w:color="auto"/>
          </w:divBdr>
        </w:div>
        <w:div w:id="325938410">
          <w:marLeft w:val="640"/>
          <w:marRight w:val="0"/>
          <w:marTop w:val="0"/>
          <w:marBottom w:val="0"/>
          <w:divBdr>
            <w:top w:val="none" w:sz="0" w:space="0" w:color="auto"/>
            <w:left w:val="none" w:sz="0" w:space="0" w:color="auto"/>
            <w:bottom w:val="none" w:sz="0" w:space="0" w:color="auto"/>
            <w:right w:val="none" w:sz="0" w:space="0" w:color="auto"/>
          </w:divBdr>
        </w:div>
        <w:div w:id="2092459176">
          <w:marLeft w:val="640"/>
          <w:marRight w:val="0"/>
          <w:marTop w:val="0"/>
          <w:marBottom w:val="0"/>
          <w:divBdr>
            <w:top w:val="none" w:sz="0" w:space="0" w:color="auto"/>
            <w:left w:val="none" w:sz="0" w:space="0" w:color="auto"/>
            <w:bottom w:val="none" w:sz="0" w:space="0" w:color="auto"/>
            <w:right w:val="none" w:sz="0" w:space="0" w:color="auto"/>
          </w:divBdr>
        </w:div>
        <w:div w:id="647906117">
          <w:marLeft w:val="640"/>
          <w:marRight w:val="0"/>
          <w:marTop w:val="0"/>
          <w:marBottom w:val="0"/>
          <w:divBdr>
            <w:top w:val="none" w:sz="0" w:space="0" w:color="auto"/>
            <w:left w:val="none" w:sz="0" w:space="0" w:color="auto"/>
            <w:bottom w:val="none" w:sz="0" w:space="0" w:color="auto"/>
            <w:right w:val="none" w:sz="0" w:space="0" w:color="auto"/>
          </w:divBdr>
        </w:div>
        <w:div w:id="960917312">
          <w:marLeft w:val="640"/>
          <w:marRight w:val="0"/>
          <w:marTop w:val="0"/>
          <w:marBottom w:val="0"/>
          <w:divBdr>
            <w:top w:val="none" w:sz="0" w:space="0" w:color="auto"/>
            <w:left w:val="none" w:sz="0" w:space="0" w:color="auto"/>
            <w:bottom w:val="none" w:sz="0" w:space="0" w:color="auto"/>
            <w:right w:val="none" w:sz="0" w:space="0" w:color="auto"/>
          </w:divBdr>
        </w:div>
        <w:div w:id="398139297">
          <w:marLeft w:val="640"/>
          <w:marRight w:val="0"/>
          <w:marTop w:val="0"/>
          <w:marBottom w:val="0"/>
          <w:divBdr>
            <w:top w:val="none" w:sz="0" w:space="0" w:color="auto"/>
            <w:left w:val="none" w:sz="0" w:space="0" w:color="auto"/>
            <w:bottom w:val="none" w:sz="0" w:space="0" w:color="auto"/>
            <w:right w:val="none" w:sz="0" w:space="0" w:color="auto"/>
          </w:divBdr>
        </w:div>
        <w:div w:id="1649047824">
          <w:marLeft w:val="640"/>
          <w:marRight w:val="0"/>
          <w:marTop w:val="0"/>
          <w:marBottom w:val="0"/>
          <w:divBdr>
            <w:top w:val="none" w:sz="0" w:space="0" w:color="auto"/>
            <w:left w:val="none" w:sz="0" w:space="0" w:color="auto"/>
            <w:bottom w:val="none" w:sz="0" w:space="0" w:color="auto"/>
            <w:right w:val="none" w:sz="0" w:space="0" w:color="auto"/>
          </w:divBdr>
        </w:div>
        <w:div w:id="219637938">
          <w:marLeft w:val="640"/>
          <w:marRight w:val="0"/>
          <w:marTop w:val="0"/>
          <w:marBottom w:val="0"/>
          <w:divBdr>
            <w:top w:val="none" w:sz="0" w:space="0" w:color="auto"/>
            <w:left w:val="none" w:sz="0" w:space="0" w:color="auto"/>
            <w:bottom w:val="none" w:sz="0" w:space="0" w:color="auto"/>
            <w:right w:val="none" w:sz="0" w:space="0" w:color="auto"/>
          </w:divBdr>
        </w:div>
        <w:div w:id="699285420">
          <w:marLeft w:val="640"/>
          <w:marRight w:val="0"/>
          <w:marTop w:val="0"/>
          <w:marBottom w:val="0"/>
          <w:divBdr>
            <w:top w:val="none" w:sz="0" w:space="0" w:color="auto"/>
            <w:left w:val="none" w:sz="0" w:space="0" w:color="auto"/>
            <w:bottom w:val="none" w:sz="0" w:space="0" w:color="auto"/>
            <w:right w:val="none" w:sz="0" w:space="0" w:color="auto"/>
          </w:divBdr>
        </w:div>
        <w:div w:id="1181313322">
          <w:marLeft w:val="640"/>
          <w:marRight w:val="0"/>
          <w:marTop w:val="0"/>
          <w:marBottom w:val="0"/>
          <w:divBdr>
            <w:top w:val="none" w:sz="0" w:space="0" w:color="auto"/>
            <w:left w:val="none" w:sz="0" w:space="0" w:color="auto"/>
            <w:bottom w:val="none" w:sz="0" w:space="0" w:color="auto"/>
            <w:right w:val="none" w:sz="0" w:space="0" w:color="auto"/>
          </w:divBdr>
        </w:div>
        <w:div w:id="441849235">
          <w:marLeft w:val="640"/>
          <w:marRight w:val="0"/>
          <w:marTop w:val="0"/>
          <w:marBottom w:val="0"/>
          <w:divBdr>
            <w:top w:val="none" w:sz="0" w:space="0" w:color="auto"/>
            <w:left w:val="none" w:sz="0" w:space="0" w:color="auto"/>
            <w:bottom w:val="none" w:sz="0" w:space="0" w:color="auto"/>
            <w:right w:val="none" w:sz="0" w:space="0" w:color="auto"/>
          </w:divBdr>
        </w:div>
        <w:div w:id="910624093">
          <w:marLeft w:val="640"/>
          <w:marRight w:val="0"/>
          <w:marTop w:val="0"/>
          <w:marBottom w:val="0"/>
          <w:divBdr>
            <w:top w:val="none" w:sz="0" w:space="0" w:color="auto"/>
            <w:left w:val="none" w:sz="0" w:space="0" w:color="auto"/>
            <w:bottom w:val="none" w:sz="0" w:space="0" w:color="auto"/>
            <w:right w:val="none" w:sz="0" w:space="0" w:color="auto"/>
          </w:divBdr>
        </w:div>
        <w:div w:id="1506631765">
          <w:marLeft w:val="640"/>
          <w:marRight w:val="0"/>
          <w:marTop w:val="0"/>
          <w:marBottom w:val="0"/>
          <w:divBdr>
            <w:top w:val="none" w:sz="0" w:space="0" w:color="auto"/>
            <w:left w:val="none" w:sz="0" w:space="0" w:color="auto"/>
            <w:bottom w:val="none" w:sz="0" w:space="0" w:color="auto"/>
            <w:right w:val="none" w:sz="0" w:space="0" w:color="auto"/>
          </w:divBdr>
        </w:div>
        <w:div w:id="1241134045">
          <w:marLeft w:val="640"/>
          <w:marRight w:val="0"/>
          <w:marTop w:val="0"/>
          <w:marBottom w:val="0"/>
          <w:divBdr>
            <w:top w:val="none" w:sz="0" w:space="0" w:color="auto"/>
            <w:left w:val="none" w:sz="0" w:space="0" w:color="auto"/>
            <w:bottom w:val="none" w:sz="0" w:space="0" w:color="auto"/>
            <w:right w:val="none" w:sz="0" w:space="0" w:color="auto"/>
          </w:divBdr>
        </w:div>
        <w:div w:id="1134103279">
          <w:marLeft w:val="640"/>
          <w:marRight w:val="0"/>
          <w:marTop w:val="0"/>
          <w:marBottom w:val="0"/>
          <w:divBdr>
            <w:top w:val="none" w:sz="0" w:space="0" w:color="auto"/>
            <w:left w:val="none" w:sz="0" w:space="0" w:color="auto"/>
            <w:bottom w:val="none" w:sz="0" w:space="0" w:color="auto"/>
            <w:right w:val="none" w:sz="0" w:space="0" w:color="auto"/>
          </w:divBdr>
        </w:div>
        <w:div w:id="286589742">
          <w:marLeft w:val="640"/>
          <w:marRight w:val="0"/>
          <w:marTop w:val="0"/>
          <w:marBottom w:val="0"/>
          <w:divBdr>
            <w:top w:val="none" w:sz="0" w:space="0" w:color="auto"/>
            <w:left w:val="none" w:sz="0" w:space="0" w:color="auto"/>
            <w:bottom w:val="none" w:sz="0" w:space="0" w:color="auto"/>
            <w:right w:val="none" w:sz="0" w:space="0" w:color="auto"/>
          </w:divBdr>
        </w:div>
        <w:div w:id="367990606">
          <w:marLeft w:val="640"/>
          <w:marRight w:val="0"/>
          <w:marTop w:val="0"/>
          <w:marBottom w:val="0"/>
          <w:divBdr>
            <w:top w:val="none" w:sz="0" w:space="0" w:color="auto"/>
            <w:left w:val="none" w:sz="0" w:space="0" w:color="auto"/>
            <w:bottom w:val="none" w:sz="0" w:space="0" w:color="auto"/>
            <w:right w:val="none" w:sz="0" w:space="0" w:color="auto"/>
          </w:divBdr>
        </w:div>
        <w:div w:id="759570654">
          <w:marLeft w:val="640"/>
          <w:marRight w:val="0"/>
          <w:marTop w:val="0"/>
          <w:marBottom w:val="0"/>
          <w:divBdr>
            <w:top w:val="none" w:sz="0" w:space="0" w:color="auto"/>
            <w:left w:val="none" w:sz="0" w:space="0" w:color="auto"/>
            <w:bottom w:val="none" w:sz="0" w:space="0" w:color="auto"/>
            <w:right w:val="none" w:sz="0" w:space="0" w:color="auto"/>
          </w:divBdr>
        </w:div>
        <w:div w:id="27878010">
          <w:marLeft w:val="640"/>
          <w:marRight w:val="0"/>
          <w:marTop w:val="0"/>
          <w:marBottom w:val="0"/>
          <w:divBdr>
            <w:top w:val="none" w:sz="0" w:space="0" w:color="auto"/>
            <w:left w:val="none" w:sz="0" w:space="0" w:color="auto"/>
            <w:bottom w:val="none" w:sz="0" w:space="0" w:color="auto"/>
            <w:right w:val="none" w:sz="0" w:space="0" w:color="auto"/>
          </w:divBdr>
        </w:div>
        <w:div w:id="198513557">
          <w:marLeft w:val="640"/>
          <w:marRight w:val="0"/>
          <w:marTop w:val="0"/>
          <w:marBottom w:val="0"/>
          <w:divBdr>
            <w:top w:val="none" w:sz="0" w:space="0" w:color="auto"/>
            <w:left w:val="none" w:sz="0" w:space="0" w:color="auto"/>
            <w:bottom w:val="none" w:sz="0" w:space="0" w:color="auto"/>
            <w:right w:val="none" w:sz="0" w:space="0" w:color="auto"/>
          </w:divBdr>
        </w:div>
        <w:div w:id="1050882162">
          <w:marLeft w:val="640"/>
          <w:marRight w:val="0"/>
          <w:marTop w:val="0"/>
          <w:marBottom w:val="0"/>
          <w:divBdr>
            <w:top w:val="none" w:sz="0" w:space="0" w:color="auto"/>
            <w:left w:val="none" w:sz="0" w:space="0" w:color="auto"/>
            <w:bottom w:val="none" w:sz="0" w:space="0" w:color="auto"/>
            <w:right w:val="none" w:sz="0" w:space="0" w:color="auto"/>
          </w:divBdr>
        </w:div>
        <w:div w:id="399137253">
          <w:marLeft w:val="640"/>
          <w:marRight w:val="0"/>
          <w:marTop w:val="0"/>
          <w:marBottom w:val="0"/>
          <w:divBdr>
            <w:top w:val="none" w:sz="0" w:space="0" w:color="auto"/>
            <w:left w:val="none" w:sz="0" w:space="0" w:color="auto"/>
            <w:bottom w:val="none" w:sz="0" w:space="0" w:color="auto"/>
            <w:right w:val="none" w:sz="0" w:space="0" w:color="auto"/>
          </w:divBdr>
        </w:div>
        <w:div w:id="1450395777">
          <w:marLeft w:val="640"/>
          <w:marRight w:val="0"/>
          <w:marTop w:val="0"/>
          <w:marBottom w:val="0"/>
          <w:divBdr>
            <w:top w:val="none" w:sz="0" w:space="0" w:color="auto"/>
            <w:left w:val="none" w:sz="0" w:space="0" w:color="auto"/>
            <w:bottom w:val="none" w:sz="0" w:space="0" w:color="auto"/>
            <w:right w:val="none" w:sz="0" w:space="0" w:color="auto"/>
          </w:divBdr>
        </w:div>
        <w:div w:id="712919980">
          <w:marLeft w:val="640"/>
          <w:marRight w:val="0"/>
          <w:marTop w:val="0"/>
          <w:marBottom w:val="0"/>
          <w:divBdr>
            <w:top w:val="none" w:sz="0" w:space="0" w:color="auto"/>
            <w:left w:val="none" w:sz="0" w:space="0" w:color="auto"/>
            <w:bottom w:val="none" w:sz="0" w:space="0" w:color="auto"/>
            <w:right w:val="none" w:sz="0" w:space="0" w:color="auto"/>
          </w:divBdr>
        </w:div>
        <w:div w:id="916524079">
          <w:marLeft w:val="640"/>
          <w:marRight w:val="0"/>
          <w:marTop w:val="0"/>
          <w:marBottom w:val="0"/>
          <w:divBdr>
            <w:top w:val="none" w:sz="0" w:space="0" w:color="auto"/>
            <w:left w:val="none" w:sz="0" w:space="0" w:color="auto"/>
            <w:bottom w:val="none" w:sz="0" w:space="0" w:color="auto"/>
            <w:right w:val="none" w:sz="0" w:space="0" w:color="auto"/>
          </w:divBdr>
        </w:div>
        <w:div w:id="1687444634">
          <w:marLeft w:val="640"/>
          <w:marRight w:val="0"/>
          <w:marTop w:val="0"/>
          <w:marBottom w:val="0"/>
          <w:divBdr>
            <w:top w:val="none" w:sz="0" w:space="0" w:color="auto"/>
            <w:left w:val="none" w:sz="0" w:space="0" w:color="auto"/>
            <w:bottom w:val="none" w:sz="0" w:space="0" w:color="auto"/>
            <w:right w:val="none" w:sz="0" w:space="0" w:color="auto"/>
          </w:divBdr>
        </w:div>
        <w:div w:id="482935559">
          <w:marLeft w:val="640"/>
          <w:marRight w:val="0"/>
          <w:marTop w:val="0"/>
          <w:marBottom w:val="0"/>
          <w:divBdr>
            <w:top w:val="none" w:sz="0" w:space="0" w:color="auto"/>
            <w:left w:val="none" w:sz="0" w:space="0" w:color="auto"/>
            <w:bottom w:val="none" w:sz="0" w:space="0" w:color="auto"/>
            <w:right w:val="none" w:sz="0" w:space="0" w:color="auto"/>
          </w:divBdr>
        </w:div>
        <w:div w:id="682822393">
          <w:marLeft w:val="640"/>
          <w:marRight w:val="0"/>
          <w:marTop w:val="0"/>
          <w:marBottom w:val="0"/>
          <w:divBdr>
            <w:top w:val="none" w:sz="0" w:space="0" w:color="auto"/>
            <w:left w:val="none" w:sz="0" w:space="0" w:color="auto"/>
            <w:bottom w:val="none" w:sz="0" w:space="0" w:color="auto"/>
            <w:right w:val="none" w:sz="0" w:space="0" w:color="auto"/>
          </w:divBdr>
        </w:div>
        <w:div w:id="1892419866">
          <w:marLeft w:val="640"/>
          <w:marRight w:val="0"/>
          <w:marTop w:val="0"/>
          <w:marBottom w:val="0"/>
          <w:divBdr>
            <w:top w:val="none" w:sz="0" w:space="0" w:color="auto"/>
            <w:left w:val="none" w:sz="0" w:space="0" w:color="auto"/>
            <w:bottom w:val="none" w:sz="0" w:space="0" w:color="auto"/>
            <w:right w:val="none" w:sz="0" w:space="0" w:color="auto"/>
          </w:divBdr>
        </w:div>
        <w:div w:id="812915643">
          <w:marLeft w:val="640"/>
          <w:marRight w:val="0"/>
          <w:marTop w:val="0"/>
          <w:marBottom w:val="0"/>
          <w:divBdr>
            <w:top w:val="none" w:sz="0" w:space="0" w:color="auto"/>
            <w:left w:val="none" w:sz="0" w:space="0" w:color="auto"/>
            <w:bottom w:val="none" w:sz="0" w:space="0" w:color="auto"/>
            <w:right w:val="none" w:sz="0" w:space="0" w:color="auto"/>
          </w:divBdr>
        </w:div>
        <w:div w:id="1850291116">
          <w:marLeft w:val="640"/>
          <w:marRight w:val="0"/>
          <w:marTop w:val="0"/>
          <w:marBottom w:val="0"/>
          <w:divBdr>
            <w:top w:val="none" w:sz="0" w:space="0" w:color="auto"/>
            <w:left w:val="none" w:sz="0" w:space="0" w:color="auto"/>
            <w:bottom w:val="none" w:sz="0" w:space="0" w:color="auto"/>
            <w:right w:val="none" w:sz="0" w:space="0" w:color="auto"/>
          </w:divBdr>
        </w:div>
        <w:div w:id="1378429862">
          <w:marLeft w:val="640"/>
          <w:marRight w:val="0"/>
          <w:marTop w:val="0"/>
          <w:marBottom w:val="0"/>
          <w:divBdr>
            <w:top w:val="none" w:sz="0" w:space="0" w:color="auto"/>
            <w:left w:val="none" w:sz="0" w:space="0" w:color="auto"/>
            <w:bottom w:val="none" w:sz="0" w:space="0" w:color="auto"/>
            <w:right w:val="none" w:sz="0" w:space="0" w:color="auto"/>
          </w:divBdr>
        </w:div>
        <w:div w:id="183255771">
          <w:marLeft w:val="640"/>
          <w:marRight w:val="0"/>
          <w:marTop w:val="0"/>
          <w:marBottom w:val="0"/>
          <w:divBdr>
            <w:top w:val="none" w:sz="0" w:space="0" w:color="auto"/>
            <w:left w:val="none" w:sz="0" w:space="0" w:color="auto"/>
            <w:bottom w:val="none" w:sz="0" w:space="0" w:color="auto"/>
            <w:right w:val="none" w:sz="0" w:space="0" w:color="auto"/>
          </w:divBdr>
        </w:div>
        <w:div w:id="1700551144">
          <w:marLeft w:val="640"/>
          <w:marRight w:val="0"/>
          <w:marTop w:val="0"/>
          <w:marBottom w:val="0"/>
          <w:divBdr>
            <w:top w:val="none" w:sz="0" w:space="0" w:color="auto"/>
            <w:left w:val="none" w:sz="0" w:space="0" w:color="auto"/>
            <w:bottom w:val="none" w:sz="0" w:space="0" w:color="auto"/>
            <w:right w:val="none" w:sz="0" w:space="0" w:color="auto"/>
          </w:divBdr>
        </w:div>
        <w:div w:id="1104769860">
          <w:marLeft w:val="640"/>
          <w:marRight w:val="0"/>
          <w:marTop w:val="0"/>
          <w:marBottom w:val="0"/>
          <w:divBdr>
            <w:top w:val="none" w:sz="0" w:space="0" w:color="auto"/>
            <w:left w:val="none" w:sz="0" w:space="0" w:color="auto"/>
            <w:bottom w:val="none" w:sz="0" w:space="0" w:color="auto"/>
            <w:right w:val="none" w:sz="0" w:space="0" w:color="auto"/>
          </w:divBdr>
        </w:div>
        <w:div w:id="618604570">
          <w:marLeft w:val="640"/>
          <w:marRight w:val="0"/>
          <w:marTop w:val="0"/>
          <w:marBottom w:val="0"/>
          <w:divBdr>
            <w:top w:val="none" w:sz="0" w:space="0" w:color="auto"/>
            <w:left w:val="none" w:sz="0" w:space="0" w:color="auto"/>
            <w:bottom w:val="none" w:sz="0" w:space="0" w:color="auto"/>
            <w:right w:val="none" w:sz="0" w:space="0" w:color="auto"/>
          </w:divBdr>
        </w:div>
        <w:div w:id="23673866">
          <w:marLeft w:val="640"/>
          <w:marRight w:val="0"/>
          <w:marTop w:val="0"/>
          <w:marBottom w:val="0"/>
          <w:divBdr>
            <w:top w:val="none" w:sz="0" w:space="0" w:color="auto"/>
            <w:left w:val="none" w:sz="0" w:space="0" w:color="auto"/>
            <w:bottom w:val="none" w:sz="0" w:space="0" w:color="auto"/>
            <w:right w:val="none" w:sz="0" w:space="0" w:color="auto"/>
          </w:divBdr>
        </w:div>
        <w:div w:id="1941794140">
          <w:marLeft w:val="640"/>
          <w:marRight w:val="0"/>
          <w:marTop w:val="0"/>
          <w:marBottom w:val="0"/>
          <w:divBdr>
            <w:top w:val="none" w:sz="0" w:space="0" w:color="auto"/>
            <w:left w:val="none" w:sz="0" w:space="0" w:color="auto"/>
            <w:bottom w:val="none" w:sz="0" w:space="0" w:color="auto"/>
            <w:right w:val="none" w:sz="0" w:space="0" w:color="auto"/>
          </w:divBdr>
        </w:div>
        <w:div w:id="412974065">
          <w:marLeft w:val="640"/>
          <w:marRight w:val="0"/>
          <w:marTop w:val="0"/>
          <w:marBottom w:val="0"/>
          <w:divBdr>
            <w:top w:val="none" w:sz="0" w:space="0" w:color="auto"/>
            <w:left w:val="none" w:sz="0" w:space="0" w:color="auto"/>
            <w:bottom w:val="none" w:sz="0" w:space="0" w:color="auto"/>
            <w:right w:val="none" w:sz="0" w:space="0" w:color="auto"/>
          </w:divBdr>
        </w:div>
        <w:div w:id="153451244">
          <w:marLeft w:val="640"/>
          <w:marRight w:val="0"/>
          <w:marTop w:val="0"/>
          <w:marBottom w:val="0"/>
          <w:divBdr>
            <w:top w:val="none" w:sz="0" w:space="0" w:color="auto"/>
            <w:left w:val="none" w:sz="0" w:space="0" w:color="auto"/>
            <w:bottom w:val="none" w:sz="0" w:space="0" w:color="auto"/>
            <w:right w:val="none" w:sz="0" w:space="0" w:color="auto"/>
          </w:divBdr>
        </w:div>
        <w:div w:id="1848250290">
          <w:marLeft w:val="640"/>
          <w:marRight w:val="0"/>
          <w:marTop w:val="0"/>
          <w:marBottom w:val="0"/>
          <w:divBdr>
            <w:top w:val="none" w:sz="0" w:space="0" w:color="auto"/>
            <w:left w:val="none" w:sz="0" w:space="0" w:color="auto"/>
            <w:bottom w:val="none" w:sz="0" w:space="0" w:color="auto"/>
            <w:right w:val="none" w:sz="0" w:space="0" w:color="auto"/>
          </w:divBdr>
        </w:div>
        <w:div w:id="719279559">
          <w:marLeft w:val="640"/>
          <w:marRight w:val="0"/>
          <w:marTop w:val="0"/>
          <w:marBottom w:val="0"/>
          <w:divBdr>
            <w:top w:val="none" w:sz="0" w:space="0" w:color="auto"/>
            <w:left w:val="none" w:sz="0" w:space="0" w:color="auto"/>
            <w:bottom w:val="none" w:sz="0" w:space="0" w:color="auto"/>
            <w:right w:val="none" w:sz="0" w:space="0" w:color="auto"/>
          </w:divBdr>
        </w:div>
        <w:div w:id="1721589045">
          <w:marLeft w:val="640"/>
          <w:marRight w:val="0"/>
          <w:marTop w:val="0"/>
          <w:marBottom w:val="0"/>
          <w:divBdr>
            <w:top w:val="none" w:sz="0" w:space="0" w:color="auto"/>
            <w:left w:val="none" w:sz="0" w:space="0" w:color="auto"/>
            <w:bottom w:val="none" w:sz="0" w:space="0" w:color="auto"/>
            <w:right w:val="none" w:sz="0" w:space="0" w:color="auto"/>
          </w:divBdr>
        </w:div>
        <w:div w:id="1896970240">
          <w:marLeft w:val="640"/>
          <w:marRight w:val="0"/>
          <w:marTop w:val="0"/>
          <w:marBottom w:val="0"/>
          <w:divBdr>
            <w:top w:val="none" w:sz="0" w:space="0" w:color="auto"/>
            <w:left w:val="none" w:sz="0" w:space="0" w:color="auto"/>
            <w:bottom w:val="none" w:sz="0" w:space="0" w:color="auto"/>
            <w:right w:val="none" w:sz="0" w:space="0" w:color="auto"/>
          </w:divBdr>
        </w:div>
        <w:div w:id="1123499848">
          <w:marLeft w:val="640"/>
          <w:marRight w:val="0"/>
          <w:marTop w:val="0"/>
          <w:marBottom w:val="0"/>
          <w:divBdr>
            <w:top w:val="none" w:sz="0" w:space="0" w:color="auto"/>
            <w:left w:val="none" w:sz="0" w:space="0" w:color="auto"/>
            <w:bottom w:val="none" w:sz="0" w:space="0" w:color="auto"/>
            <w:right w:val="none" w:sz="0" w:space="0" w:color="auto"/>
          </w:divBdr>
        </w:div>
        <w:div w:id="1324703163">
          <w:marLeft w:val="640"/>
          <w:marRight w:val="0"/>
          <w:marTop w:val="0"/>
          <w:marBottom w:val="0"/>
          <w:divBdr>
            <w:top w:val="none" w:sz="0" w:space="0" w:color="auto"/>
            <w:left w:val="none" w:sz="0" w:space="0" w:color="auto"/>
            <w:bottom w:val="none" w:sz="0" w:space="0" w:color="auto"/>
            <w:right w:val="none" w:sz="0" w:space="0" w:color="auto"/>
          </w:divBdr>
        </w:div>
        <w:div w:id="1651326096">
          <w:marLeft w:val="640"/>
          <w:marRight w:val="0"/>
          <w:marTop w:val="0"/>
          <w:marBottom w:val="0"/>
          <w:divBdr>
            <w:top w:val="none" w:sz="0" w:space="0" w:color="auto"/>
            <w:left w:val="none" w:sz="0" w:space="0" w:color="auto"/>
            <w:bottom w:val="none" w:sz="0" w:space="0" w:color="auto"/>
            <w:right w:val="none" w:sz="0" w:space="0" w:color="auto"/>
          </w:divBdr>
        </w:div>
        <w:div w:id="2097363726">
          <w:marLeft w:val="640"/>
          <w:marRight w:val="0"/>
          <w:marTop w:val="0"/>
          <w:marBottom w:val="0"/>
          <w:divBdr>
            <w:top w:val="none" w:sz="0" w:space="0" w:color="auto"/>
            <w:left w:val="none" w:sz="0" w:space="0" w:color="auto"/>
            <w:bottom w:val="none" w:sz="0" w:space="0" w:color="auto"/>
            <w:right w:val="none" w:sz="0" w:space="0" w:color="auto"/>
          </w:divBdr>
        </w:div>
        <w:div w:id="468743594">
          <w:marLeft w:val="640"/>
          <w:marRight w:val="0"/>
          <w:marTop w:val="0"/>
          <w:marBottom w:val="0"/>
          <w:divBdr>
            <w:top w:val="none" w:sz="0" w:space="0" w:color="auto"/>
            <w:left w:val="none" w:sz="0" w:space="0" w:color="auto"/>
            <w:bottom w:val="none" w:sz="0" w:space="0" w:color="auto"/>
            <w:right w:val="none" w:sz="0" w:space="0" w:color="auto"/>
          </w:divBdr>
        </w:div>
        <w:div w:id="335807875">
          <w:marLeft w:val="640"/>
          <w:marRight w:val="0"/>
          <w:marTop w:val="0"/>
          <w:marBottom w:val="0"/>
          <w:divBdr>
            <w:top w:val="none" w:sz="0" w:space="0" w:color="auto"/>
            <w:left w:val="none" w:sz="0" w:space="0" w:color="auto"/>
            <w:bottom w:val="none" w:sz="0" w:space="0" w:color="auto"/>
            <w:right w:val="none" w:sz="0" w:space="0" w:color="auto"/>
          </w:divBdr>
        </w:div>
        <w:div w:id="1899903135">
          <w:marLeft w:val="640"/>
          <w:marRight w:val="0"/>
          <w:marTop w:val="0"/>
          <w:marBottom w:val="0"/>
          <w:divBdr>
            <w:top w:val="none" w:sz="0" w:space="0" w:color="auto"/>
            <w:left w:val="none" w:sz="0" w:space="0" w:color="auto"/>
            <w:bottom w:val="none" w:sz="0" w:space="0" w:color="auto"/>
            <w:right w:val="none" w:sz="0" w:space="0" w:color="auto"/>
          </w:divBdr>
        </w:div>
        <w:div w:id="912815931">
          <w:marLeft w:val="640"/>
          <w:marRight w:val="0"/>
          <w:marTop w:val="0"/>
          <w:marBottom w:val="0"/>
          <w:divBdr>
            <w:top w:val="none" w:sz="0" w:space="0" w:color="auto"/>
            <w:left w:val="none" w:sz="0" w:space="0" w:color="auto"/>
            <w:bottom w:val="none" w:sz="0" w:space="0" w:color="auto"/>
            <w:right w:val="none" w:sz="0" w:space="0" w:color="auto"/>
          </w:divBdr>
        </w:div>
        <w:div w:id="1230001754">
          <w:marLeft w:val="640"/>
          <w:marRight w:val="0"/>
          <w:marTop w:val="0"/>
          <w:marBottom w:val="0"/>
          <w:divBdr>
            <w:top w:val="none" w:sz="0" w:space="0" w:color="auto"/>
            <w:left w:val="none" w:sz="0" w:space="0" w:color="auto"/>
            <w:bottom w:val="none" w:sz="0" w:space="0" w:color="auto"/>
            <w:right w:val="none" w:sz="0" w:space="0" w:color="auto"/>
          </w:divBdr>
        </w:div>
        <w:div w:id="1790707966">
          <w:marLeft w:val="640"/>
          <w:marRight w:val="0"/>
          <w:marTop w:val="0"/>
          <w:marBottom w:val="0"/>
          <w:divBdr>
            <w:top w:val="none" w:sz="0" w:space="0" w:color="auto"/>
            <w:left w:val="none" w:sz="0" w:space="0" w:color="auto"/>
            <w:bottom w:val="none" w:sz="0" w:space="0" w:color="auto"/>
            <w:right w:val="none" w:sz="0" w:space="0" w:color="auto"/>
          </w:divBdr>
        </w:div>
        <w:div w:id="67847353">
          <w:marLeft w:val="640"/>
          <w:marRight w:val="0"/>
          <w:marTop w:val="0"/>
          <w:marBottom w:val="0"/>
          <w:divBdr>
            <w:top w:val="none" w:sz="0" w:space="0" w:color="auto"/>
            <w:left w:val="none" w:sz="0" w:space="0" w:color="auto"/>
            <w:bottom w:val="none" w:sz="0" w:space="0" w:color="auto"/>
            <w:right w:val="none" w:sz="0" w:space="0" w:color="auto"/>
          </w:divBdr>
        </w:div>
        <w:div w:id="380641549">
          <w:marLeft w:val="640"/>
          <w:marRight w:val="0"/>
          <w:marTop w:val="0"/>
          <w:marBottom w:val="0"/>
          <w:divBdr>
            <w:top w:val="none" w:sz="0" w:space="0" w:color="auto"/>
            <w:left w:val="none" w:sz="0" w:space="0" w:color="auto"/>
            <w:bottom w:val="none" w:sz="0" w:space="0" w:color="auto"/>
            <w:right w:val="none" w:sz="0" w:space="0" w:color="auto"/>
          </w:divBdr>
        </w:div>
        <w:div w:id="250703839">
          <w:marLeft w:val="640"/>
          <w:marRight w:val="0"/>
          <w:marTop w:val="0"/>
          <w:marBottom w:val="0"/>
          <w:divBdr>
            <w:top w:val="none" w:sz="0" w:space="0" w:color="auto"/>
            <w:left w:val="none" w:sz="0" w:space="0" w:color="auto"/>
            <w:bottom w:val="none" w:sz="0" w:space="0" w:color="auto"/>
            <w:right w:val="none" w:sz="0" w:space="0" w:color="auto"/>
          </w:divBdr>
        </w:div>
        <w:div w:id="1721980793">
          <w:marLeft w:val="640"/>
          <w:marRight w:val="0"/>
          <w:marTop w:val="0"/>
          <w:marBottom w:val="0"/>
          <w:divBdr>
            <w:top w:val="none" w:sz="0" w:space="0" w:color="auto"/>
            <w:left w:val="none" w:sz="0" w:space="0" w:color="auto"/>
            <w:bottom w:val="none" w:sz="0" w:space="0" w:color="auto"/>
            <w:right w:val="none" w:sz="0" w:space="0" w:color="auto"/>
          </w:divBdr>
        </w:div>
        <w:div w:id="1779597295">
          <w:marLeft w:val="640"/>
          <w:marRight w:val="0"/>
          <w:marTop w:val="0"/>
          <w:marBottom w:val="0"/>
          <w:divBdr>
            <w:top w:val="none" w:sz="0" w:space="0" w:color="auto"/>
            <w:left w:val="none" w:sz="0" w:space="0" w:color="auto"/>
            <w:bottom w:val="none" w:sz="0" w:space="0" w:color="auto"/>
            <w:right w:val="none" w:sz="0" w:space="0" w:color="auto"/>
          </w:divBdr>
        </w:div>
        <w:div w:id="610210065">
          <w:marLeft w:val="640"/>
          <w:marRight w:val="0"/>
          <w:marTop w:val="0"/>
          <w:marBottom w:val="0"/>
          <w:divBdr>
            <w:top w:val="none" w:sz="0" w:space="0" w:color="auto"/>
            <w:left w:val="none" w:sz="0" w:space="0" w:color="auto"/>
            <w:bottom w:val="none" w:sz="0" w:space="0" w:color="auto"/>
            <w:right w:val="none" w:sz="0" w:space="0" w:color="auto"/>
          </w:divBdr>
        </w:div>
        <w:div w:id="1186748764">
          <w:marLeft w:val="640"/>
          <w:marRight w:val="0"/>
          <w:marTop w:val="0"/>
          <w:marBottom w:val="0"/>
          <w:divBdr>
            <w:top w:val="none" w:sz="0" w:space="0" w:color="auto"/>
            <w:left w:val="none" w:sz="0" w:space="0" w:color="auto"/>
            <w:bottom w:val="none" w:sz="0" w:space="0" w:color="auto"/>
            <w:right w:val="none" w:sz="0" w:space="0" w:color="auto"/>
          </w:divBdr>
        </w:div>
        <w:div w:id="1096441168">
          <w:marLeft w:val="640"/>
          <w:marRight w:val="0"/>
          <w:marTop w:val="0"/>
          <w:marBottom w:val="0"/>
          <w:divBdr>
            <w:top w:val="none" w:sz="0" w:space="0" w:color="auto"/>
            <w:left w:val="none" w:sz="0" w:space="0" w:color="auto"/>
            <w:bottom w:val="none" w:sz="0" w:space="0" w:color="auto"/>
            <w:right w:val="none" w:sz="0" w:space="0" w:color="auto"/>
          </w:divBdr>
        </w:div>
        <w:div w:id="1520000734">
          <w:marLeft w:val="640"/>
          <w:marRight w:val="0"/>
          <w:marTop w:val="0"/>
          <w:marBottom w:val="0"/>
          <w:divBdr>
            <w:top w:val="none" w:sz="0" w:space="0" w:color="auto"/>
            <w:left w:val="none" w:sz="0" w:space="0" w:color="auto"/>
            <w:bottom w:val="none" w:sz="0" w:space="0" w:color="auto"/>
            <w:right w:val="none" w:sz="0" w:space="0" w:color="auto"/>
          </w:divBdr>
        </w:div>
        <w:div w:id="139271393">
          <w:marLeft w:val="640"/>
          <w:marRight w:val="0"/>
          <w:marTop w:val="0"/>
          <w:marBottom w:val="0"/>
          <w:divBdr>
            <w:top w:val="none" w:sz="0" w:space="0" w:color="auto"/>
            <w:left w:val="none" w:sz="0" w:space="0" w:color="auto"/>
            <w:bottom w:val="none" w:sz="0" w:space="0" w:color="auto"/>
            <w:right w:val="none" w:sz="0" w:space="0" w:color="auto"/>
          </w:divBdr>
        </w:div>
        <w:div w:id="1651979113">
          <w:marLeft w:val="640"/>
          <w:marRight w:val="0"/>
          <w:marTop w:val="0"/>
          <w:marBottom w:val="0"/>
          <w:divBdr>
            <w:top w:val="none" w:sz="0" w:space="0" w:color="auto"/>
            <w:left w:val="none" w:sz="0" w:space="0" w:color="auto"/>
            <w:bottom w:val="none" w:sz="0" w:space="0" w:color="auto"/>
            <w:right w:val="none" w:sz="0" w:space="0" w:color="auto"/>
          </w:divBdr>
        </w:div>
        <w:div w:id="1309671538">
          <w:marLeft w:val="640"/>
          <w:marRight w:val="0"/>
          <w:marTop w:val="0"/>
          <w:marBottom w:val="0"/>
          <w:divBdr>
            <w:top w:val="none" w:sz="0" w:space="0" w:color="auto"/>
            <w:left w:val="none" w:sz="0" w:space="0" w:color="auto"/>
            <w:bottom w:val="none" w:sz="0" w:space="0" w:color="auto"/>
            <w:right w:val="none" w:sz="0" w:space="0" w:color="auto"/>
          </w:divBdr>
        </w:div>
        <w:div w:id="476995961">
          <w:marLeft w:val="640"/>
          <w:marRight w:val="0"/>
          <w:marTop w:val="0"/>
          <w:marBottom w:val="0"/>
          <w:divBdr>
            <w:top w:val="none" w:sz="0" w:space="0" w:color="auto"/>
            <w:left w:val="none" w:sz="0" w:space="0" w:color="auto"/>
            <w:bottom w:val="none" w:sz="0" w:space="0" w:color="auto"/>
            <w:right w:val="none" w:sz="0" w:space="0" w:color="auto"/>
          </w:divBdr>
        </w:div>
        <w:div w:id="2045209441">
          <w:marLeft w:val="640"/>
          <w:marRight w:val="0"/>
          <w:marTop w:val="0"/>
          <w:marBottom w:val="0"/>
          <w:divBdr>
            <w:top w:val="none" w:sz="0" w:space="0" w:color="auto"/>
            <w:left w:val="none" w:sz="0" w:space="0" w:color="auto"/>
            <w:bottom w:val="none" w:sz="0" w:space="0" w:color="auto"/>
            <w:right w:val="none" w:sz="0" w:space="0" w:color="auto"/>
          </w:divBdr>
        </w:div>
        <w:div w:id="466511400">
          <w:marLeft w:val="640"/>
          <w:marRight w:val="0"/>
          <w:marTop w:val="0"/>
          <w:marBottom w:val="0"/>
          <w:divBdr>
            <w:top w:val="none" w:sz="0" w:space="0" w:color="auto"/>
            <w:left w:val="none" w:sz="0" w:space="0" w:color="auto"/>
            <w:bottom w:val="none" w:sz="0" w:space="0" w:color="auto"/>
            <w:right w:val="none" w:sz="0" w:space="0" w:color="auto"/>
          </w:divBdr>
        </w:div>
        <w:div w:id="953441449">
          <w:marLeft w:val="640"/>
          <w:marRight w:val="0"/>
          <w:marTop w:val="0"/>
          <w:marBottom w:val="0"/>
          <w:divBdr>
            <w:top w:val="none" w:sz="0" w:space="0" w:color="auto"/>
            <w:left w:val="none" w:sz="0" w:space="0" w:color="auto"/>
            <w:bottom w:val="none" w:sz="0" w:space="0" w:color="auto"/>
            <w:right w:val="none" w:sz="0" w:space="0" w:color="auto"/>
          </w:divBdr>
        </w:div>
        <w:div w:id="1724677047">
          <w:marLeft w:val="640"/>
          <w:marRight w:val="0"/>
          <w:marTop w:val="0"/>
          <w:marBottom w:val="0"/>
          <w:divBdr>
            <w:top w:val="none" w:sz="0" w:space="0" w:color="auto"/>
            <w:left w:val="none" w:sz="0" w:space="0" w:color="auto"/>
            <w:bottom w:val="none" w:sz="0" w:space="0" w:color="auto"/>
            <w:right w:val="none" w:sz="0" w:space="0" w:color="auto"/>
          </w:divBdr>
        </w:div>
        <w:div w:id="1227767129">
          <w:marLeft w:val="640"/>
          <w:marRight w:val="0"/>
          <w:marTop w:val="0"/>
          <w:marBottom w:val="0"/>
          <w:divBdr>
            <w:top w:val="none" w:sz="0" w:space="0" w:color="auto"/>
            <w:left w:val="none" w:sz="0" w:space="0" w:color="auto"/>
            <w:bottom w:val="none" w:sz="0" w:space="0" w:color="auto"/>
            <w:right w:val="none" w:sz="0" w:space="0" w:color="auto"/>
          </w:divBdr>
        </w:div>
        <w:div w:id="629894576">
          <w:marLeft w:val="640"/>
          <w:marRight w:val="0"/>
          <w:marTop w:val="0"/>
          <w:marBottom w:val="0"/>
          <w:divBdr>
            <w:top w:val="none" w:sz="0" w:space="0" w:color="auto"/>
            <w:left w:val="none" w:sz="0" w:space="0" w:color="auto"/>
            <w:bottom w:val="none" w:sz="0" w:space="0" w:color="auto"/>
            <w:right w:val="none" w:sz="0" w:space="0" w:color="auto"/>
          </w:divBdr>
        </w:div>
        <w:div w:id="642933840">
          <w:marLeft w:val="640"/>
          <w:marRight w:val="0"/>
          <w:marTop w:val="0"/>
          <w:marBottom w:val="0"/>
          <w:divBdr>
            <w:top w:val="none" w:sz="0" w:space="0" w:color="auto"/>
            <w:left w:val="none" w:sz="0" w:space="0" w:color="auto"/>
            <w:bottom w:val="none" w:sz="0" w:space="0" w:color="auto"/>
            <w:right w:val="none" w:sz="0" w:space="0" w:color="auto"/>
          </w:divBdr>
        </w:div>
        <w:div w:id="94980192">
          <w:marLeft w:val="640"/>
          <w:marRight w:val="0"/>
          <w:marTop w:val="0"/>
          <w:marBottom w:val="0"/>
          <w:divBdr>
            <w:top w:val="none" w:sz="0" w:space="0" w:color="auto"/>
            <w:left w:val="none" w:sz="0" w:space="0" w:color="auto"/>
            <w:bottom w:val="none" w:sz="0" w:space="0" w:color="auto"/>
            <w:right w:val="none" w:sz="0" w:space="0" w:color="auto"/>
          </w:divBdr>
        </w:div>
        <w:div w:id="846554982">
          <w:marLeft w:val="640"/>
          <w:marRight w:val="0"/>
          <w:marTop w:val="0"/>
          <w:marBottom w:val="0"/>
          <w:divBdr>
            <w:top w:val="none" w:sz="0" w:space="0" w:color="auto"/>
            <w:left w:val="none" w:sz="0" w:space="0" w:color="auto"/>
            <w:bottom w:val="none" w:sz="0" w:space="0" w:color="auto"/>
            <w:right w:val="none" w:sz="0" w:space="0" w:color="auto"/>
          </w:divBdr>
        </w:div>
        <w:div w:id="1540893006">
          <w:marLeft w:val="640"/>
          <w:marRight w:val="0"/>
          <w:marTop w:val="0"/>
          <w:marBottom w:val="0"/>
          <w:divBdr>
            <w:top w:val="none" w:sz="0" w:space="0" w:color="auto"/>
            <w:left w:val="none" w:sz="0" w:space="0" w:color="auto"/>
            <w:bottom w:val="none" w:sz="0" w:space="0" w:color="auto"/>
            <w:right w:val="none" w:sz="0" w:space="0" w:color="auto"/>
          </w:divBdr>
        </w:div>
        <w:div w:id="999768361">
          <w:marLeft w:val="640"/>
          <w:marRight w:val="0"/>
          <w:marTop w:val="0"/>
          <w:marBottom w:val="0"/>
          <w:divBdr>
            <w:top w:val="none" w:sz="0" w:space="0" w:color="auto"/>
            <w:left w:val="none" w:sz="0" w:space="0" w:color="auto"/>
            <w:bottom w:val="none" w:sz="0" w:space="0" w:color="auto"/>
            <w:right w:val="none" w:sz="0" w:space="0" w:color="auto"/>
          </w:divBdr>
        </w:div>
        <w:div w:id="1451244938">
          <w:marLeft w:val="640"/>
          <w:marRight w:val="0"/>
          <w:marTop w:val="0"/>
          <w:marBottom w:val="0"/>
          <w:divBdr>
            <w:top w:val="none" w:sz="0" w:space="0" w:color="auto"/>
            <w:left w:val="none" w:sz="0" w:space="0" w:color="auto"/>
            <w:bottom w:val="none" w:sz="0" w:space="0" w:color="auto"/>
            <w:right w:val="none" w:sz="0" w:space="0" w:color="auto"/>
          </w:divBdr>
        </w:div>
        <w:div w:id="2045058076">
          <w:marLeft w:val="640"/>
          <w:marRight w:val="0"/>
          <w:marTop w:val="0"/>
          <w:marBottom w:val="0"/>
          <w:divBdr>
            <w:top w:val="none" w:sz="0" w:space="0" w:color="auto"/>
            <w:left w:val="none" w:sz="0" w:space="0" w:color="auto"/>
            <w:bottom w:val="none" w:sz="0" w:space="0" w:color="auto"/>
            <w:right w:val="none" w:sz="0" w:space="0" w:color="auto"/>
          </w:divBdr>
        </w:div>
        <w:div w:id="1856532850">
          <w:marLeft w:val="640"/>
          <w:marRight w:val="0"/>
          <w:marTop w:val="0"/>
          <w:marBottom w:val="0"/>
          <w:divBdr>
            <w:top w:val="none" w:sz="0" w:space="0" w:color="auto"/>
            <w:left w:val="none" w:sz="0" w:space="0" w:color="auto"/>
            <w:bottom w:val="none" w:sz="0" w:space="0" w:color="auto"/>
            <w:right w:val="none" w:sz="0" w:space="0" w:color="auto"/>
          </w:divBdr>
        </w:div>
        <w:div w:id="1429697989">
          <w:marLeft w:val="640"/>
          <w:marRight w:val="0"/>
          <w:marTop w:val="0"/>
          <w:marBottom w:val="0"/>
          <w:divBdr>
            <w:top w:val="none" w:sz="0" w:space="0" w:color="auto"/>
            <w:left w:val="none" w:sz="0" w:space="0" w:color="auto"/>
            <w:bottom w:val="none" w:sz="0" w:space="0" w:color="auto"/>
            <w:right w:val="none" w:sz="0" w:space="0" w:color="auto"/>
          </w:divBdr>
        </w:div>
        <w:div w:id="1126389127">
          <w:marLeft w:val="640"/>
          <w:marRight w:val="0"/>
          <w:marTop w:val="0"/>
          <w:marBottom w:val="0"/>
          <w:divBdr>
            <w:top w:val="none" w:sz="0" w:space="0" w:color="auto"/>
            <w:left w:val="none" w:sz="0" w:space="0" w:color="auto"/>
            <w:bottom w:val="none" w:sz="0" w:space="0" w:color="auto"/>
            <w:right w:val="none" w:sz="0" w:space="0" w:color="auto"/>
          </w:divBdr>
        </w:div>
        <w:div w:id="1129394466">
          <w:marLeft w:val="640"/>
          <w:marRight w:val="0"/>
          <w:marTop w:val="0"/>
          <w:marBottom w:val="0"/>
          <w:divBdr>
            <w:top w:val="none" w:sz="0" w:space="0" w:color="auto"/>
            <w:left w:val="none" w:sz="0" w:space="0" w:color="auto"/>
            <w:bottom w:val="none" w:sz="0" w:space="0" w:color="auto"/>
            <w:right w:val="none" w:sz="0" w:space="0" w:color="auto"/>
          </w:divBdr>
        </w:div>
        <w:div w:id="234707199">
          <w:marLeft w:val="640"/>
          <w:marRight w:val="0"/>
          <w:marTop w:val="0"/>
          <w:marBottom w:val="0"/>
          <w:divBdr>
            <w:top w:val="none" w:sz="0" w:space="0" w:color="auto"/>
            <w:left w:val="none" w:sz="0" w:space="0" w:color="auto"/>
            <w:bottom w:val="none" w:sz="0" w:space="0" w:color="auto"/>
            <w:right w:val="none" w:sz="0" w:space="0" w:color="auto"/>
          </w:divBdr>
        </w:div>
        <w:div w:id="1081679888">
          <w:marLeft w:val="640"/>
          <w:marRight w:val="0"/>
          <w:marTop w:val="0"/>
          <w:marBottom w:val="0"/>
          <w:divBdr>
            <w:top w:val="none" w:sz="0" w:space="0" w:color="auto"/>
            <w:left w:val="none" w:sz="0" w:space="0" w:color="auto"/>
            <w:bottom w:val="none" w:sz="0" w:space="0" w:color="auto"/>
            <w:right w:val="none" w:sz="0" w:space="0" w:color="auto"/>
          </w:divBdr>
        </w:div>
        <w:div w:id="412095397">
          <w:marLeft w:val="640"/>
          <w:marRight w:val="0"/>
          <w:marTop w:val="0"/>
          <w:marBottom w:val="0"/>
          <w:divBdr>
            <w:top w:val="none" w:sz="0" w:space="0" w:color="auto"/>
            <w:left w:val="none" w:sz="0" w:space="0" w:color="auto"/>
            <w:bottom w:val="none" w:sz="0" w:space="0" w:color="auto"/>
            <w:right w:val="none" w:sz="0" w:space="0" w:color="auto"/>
          </w:divBdr>
        </w:div>
        <w:div w:id="514617286">
          <w:marLeft w:val="640"/>
          <w:marRight w:val="0"/>
          <w:marTop w:val="0"/>
          <w:marBottom w:val="0"/>
          <w:divBdr>
            <w:top w:val="none" w:sz="0" w:space="0" w:color="auto"/>
            <w:left w:val="none" w:sz="0" w:space="0" w:color="auto"/>
            <w:bottom w:val="none" w:sz="0" w:space="0" w:color="auto"/>
            <w:right w:val="none" w:sz="0" w:space="0" w:color="auto"/>
          </w:divBdr>
        </w:div>
        <w:div w:id="917440871">
          <w:marLeft w:val="640"/>
          <w:marRight w:val="0"/>
          <w:marTop w:val="0"/>
          <w:marBottom w:val="0"/>
          <w:divBdr>
            <w:top w:val="none" w:sz="0" w:space="0" w:color="auto"/>
            <w:left w:val="none" w:sz="0" w:space="0" w:color="auto"/>
            <w:bottom w:val="none" w:sz="0" w:space="0" w:color="auto"/>
            <w:right w:val="none" w:sz="0" w:space="0" w:color="auto"/>
          </w:divBdr>
        </w:div>
        <w:div w:id="914630069">
          <w:marLeft w:val="640"/>
          <w:marRight w:val="0"/>
          <w:marTop w:val="0"/>
          <w:marBottom w:val="0"/>
          <w:divBdr>
            <w:top w:val="none" w:sz="0" w:space="0" w:color="auto"/>
            <w:left w:val="none" w:sz="0" w:space="0" w:color="auto"/>
            <w:bottom w:val="none" w:sz="0" w:space="0" w:color="auto"/>
            <w:right w:val="none" w:sz="0" w:space="0" w:color="auto"/>
          </w:divBdr>
        </w:div>
        <w:div w:id="570581618">
          <w:marLeft w:val="640"/>
          <w:marRight w:val="0"/>
          <w:marTop w:val="0"/>
          <w:marBottom w:val="0"/>
          <w:divBdr>
            <w:top w:val="none" w:sz="0" w:space="0" w:color="auto"/>
            <w:left w:val="none" w:sz="0" w:space="0" w:color="auto"/>
            <w:bottom w:val="none" w:sz="0" w:space="0" w:color="auto"/>
            <w:right w:val="none" w:sz="0" w:space="0" w:color="auto"/>
          </w:divBdr>
        </w:div>
        <w:div w:id="1129788079">
          <w:marLeft w:val="640"/>
          <w:marRight w:val="0"/>
          <w:marTop w:val="0"/>
          <w:marBottom w:val="0"/>
          <w:divBdr>
            <w:top w:val="none" w:sz="0" w:space="0" w:color="auto"/>
            <w:left w:val="none" w:sz="0" w:space="0" w:color="auto"/>
            <w:bottom w:val="none" w:sz="0" w:space="0" w:color="auto"/>
            <w:right w:val="none" w:sz="0" w:space="0" w:color="auto"/>
          </w:divBdr>
        </w:div>
        <w:div w:id="2109959929">
          <w:marLeft w:val="640"/>
          <w:marRight w:val="0"/>
          <w:marTop w:val="0"/>
          <w:marBottom w:val="0"/>
          <w:divBdr>
            <w:top w:val="none" w:sz="0" w:space="0" w:color="auto"/>
            <w:left w:val="none" w:sz="0" w:space="0" w:color="auto"/>
            <w:bottom w:val="none" w:sz="0" w:space="0" w:color="auto"/>
            <w:right w:val="none" w:sz="0" w:space="0" w:color="auto"/>
          </w:divBdr>
        </w:div>
      </w:divsChild>
    </w:div>
    <w:div w:id="1766223395">
      <w:bodyDiv w:val="1"/>
      <w:marLeft w:val="0"/>
      <w:marRight w:val="0"/>
      <w:marTop w:val="0"/>
      <w:marBottom w:val="0"/>
      <w:divBdr>
        <w:top w:val="none" w:sz="0" w:space="0" w:color="auto"/>
        <w:left w:val="none" w:sz="0" w:space="0" w:color="auto"/>
        <w:bottom w:val="none" w:sz="0" w:space="0" w:color="auto"/>
        <w:right w:val="none" w:sz="0" w:space="0" w:color="auto"/>
      </w:divBdr>
      <w:divsChild>
        <w:div w:id="1266646096">
          <w:marLeft w:val="640"/>
          <w:marRight w:val="0"/>
          <w:marTop w:val="0"/>
          <w:marBottom w:val="0"/>
          <w:divBdr>
            <w:top w:val="none" w:sz="0" w:space="0" w:color="auto"/>
            <w:left w:val="none" w:sz="0" w:space="0" w:color="auto"/>
            <w:bottom w:val="none" w:sz="0" w:space="0" w:color="auto"/>
            <w:right w:val="none" w:sz="0" w:space="0" w:color="auto"/>
          </w:divBdr>
        </w:div>
        <w:div w:id="1026949904">
          <w:marLeft w:val="640"/>
          <w:marRight w:val="0"/>
          <w:marTop w:val="0"/>
          <w:marBottom w:val="0"/>
          <w:divBdr>
            <w:top w:val="none" w:sz="0" w:space="0" w:color="auto"/>
            <w:left w:val="none" w:sz="0" w:space="0" w:color="auto"/>
            <w:bottom w:val="none" w:sz="0" w:space="0" w:color="auto"/>
            <w:right w:val="none" w:sz="0" w:space="0" w:color="auto"/>
          </w:divBdr>
        </w:div>
        <w:div w:id="365716222">
          <w:marLeft w:val="640"/>
          <w:marRight w:val="0"/>
          <w:marTop w:val="0"/>
          <w:marBottom w:val="0"/>
          <w:divBdr>
            <w:top w:val="none" w:sz="0" w:space="0" w:color="auto"/>
            <w:left w:val="none" w:sz="0" w:space="0" w:color="auto"/>
            <w:bottom w:val="none" w:sz="0" w:space="0" w:color="auto"/>
            <w:right w:val="none" w:sz="0" w:space="0" w:color="auto"/>
          </w:divBdr>
        </w:div>
        <w:div w:id="1067849456">
          <w:marLeft w:val="640"/>
          <w:marRight w:val="0"/>
          <w:marTop w:val="0"/>
          <w:marBottom w:val="0"/>
          <w:divBdr>
            <w:top w:val="none" w:sz="0" w:space="0" w:color="auto"/>
            <w:left w:val="none" w:sz="0" w:space="0" w:color="auto"/>
            <w:bottom w:val="none" w:sz="0" w:space="0" w:color="auto"/>
            <w:right w:val="none" w:sz="0" w:space="0" w:color="auto"/>
          </w:divBdr>
        </w:div>
        <w:div w:id="2058433337">
          <w:marLeft w:val="640"/>
          <w:marRight w:val="0"/>
          <w:marTop w:val="0"/>
          <w:marBottom w:val="0"/>
          <w:divBdr>
            <w:top w:val="none" w:sz="0" w:space="0" w:color="auto"/>
            <w:left w:val="none" w:sz="0" w:space="0" w:color="auto"/>
            <w:bottom w:val="none" w:sz="0" w:space="0" w:color="auto"/>
            <w:right w:val="none" w:sz="0" w:space="0" w:color="auto"/>
          </w:divBdr>
        </w:div>
        <w:div w:id="480269052">
          <w:marLeft w:val="640"/>
          <w:marRight w:val="0"/>
          <w:marTop w:val="0"/>
          <w:marBottom w:val="0"/>
          <w:divBdr>
            <w:top w:val="none" w:sz="0" w:space="0" w:color="auto"/>
            <w:left w:val="none" w:sz="0" w:space="0" w:color="auto"/>
            <w:bottom w:val="none" w:sz="0" w:space="0" w:color="auto"/>
            <w:right w:val="none" w:sz="0" w:space="0" w:color="auto"/>
          </w:divBdr>
        </w:div>
        <w:div w:id="791946294">
          <w:marLeft w:val="640"/>
          <w:marRight w:val="0"/>
          <w:marTop w:val="0"/>
          <w:marBottom w:val="0"/>
          <w:divBdr>
            <w:top w:val="none" w:sz="0" w:space="0" w:color="auto"/>
            <w:left w:val="none" w:sz="0" w:space="0" w:color="auto"/>
            <w:bottom w:val="none" w:sz="0" w:space="0" w:color="auto"/>
            <w:right w:val="none" w:sz="0" w:space="0" w:color="auto"/>
          </w:divBdr>
        </w:div>
        <w:div w:id="1029910353">
          <w:marLeft w:val="640"/>
          <w:marRight w:val="0"/>
          <w:marTop w:val="0"/>
          <w:marBottom w:val="0"/>
          <w:divBdr>
            <w:top w:val="none" w:sz="0" w:space="0" w:color="auto"/>
            <w:left w:val="none" w:sz="0" w:space="0" w:color="auto"/>
            <w:bottom w:val="none" w:sz="0" w:space="0" w:color="auto"/>
            <w:right w:val="none" w:sz="0" w:space="0" w:color="auto"/>
          </w:divBdr>
        </w:div>
        <w:div w:id="1443761203">
          <w:marLeft w:val="640"/>
          <w:marRight w:val="0"/>
          <w:marTop w:val="0"/>
          <w:marBottom w:val="0"/>
          <w:divBdr>
            <w:top w:val="none" w:sz="0" w:space="0" w:color="auto"/>
            <w:left w:val="none" w:sz="0" w:space="0" w:color="auto"/>
            <w:bottom w:val="none" w:sz="0" w:space="0" w:color="auto"/>
            <w:right w:val="none" w:sz="0" w:space="0" w:color="auto"/>
          </w:divBdr>
        </w:div>
        <w:div w:id="349263224">
          <w:marLeft w:val="640"/>
          <w:marRight w:val="0"/>
          <w:marTop w:val="0"/>
          <w:marBottom w:val="0"/>
          <w:divBdr>
            <w:top w:val="none" w:sz="0" w:space="0" w:color="auto"/>
            <w:left w:val="none" w:sz="0" w:space="0" w:color="auto"/>
            <w:bottom w:val="none" w:sz="0" w:space="0" w:color="auto"/>
            <w:right w:val="none" w:sz="0" w:space="0" w:color="auto"/>
          </w:divBdr>
        </w:div>
        <w:div w:id="1794209403">
          <w:marLeft w:val="640"/>
          <w:marRight w:val="0"/>
          <w:marTop w:val="0"/>
          <w:marBottom w:val="0"/>
          <w:divBdr>
            <w:top w:val="none" w:sz="0" w:space="0" w:color="auto"/>
            <w:left w:val="none" w:sz="0" w:space="0" w:color="auto"/>
            <w:bottom w:val="none" w:sz="0" w:space="0" w:color="auto"/>
            <w:right w:val="none" w:sz="0" w:space="0" w:color="auto"/>
          </w:divBdr>
        </w:div>
        <w:div w:id="2130078448">
          <w:marLeft w:val="640"/>
          <w:marRight w:val="0"/>
          <w:marTop w:val="0"/>
          <w:marBottom w:val="0"/>
          <w:divBdr>
            <w:top w:val="none" w:sz="0" w:space="0" w:color="auto"/>
            <w:left w:val="none" w:sz="0" w:space="0" w:color="auto"/>
            <w:bottom w:val="none" w:sz="0" w:space="0" w:color="auto"/>
            <w:right w:val="none" w:sz="0" w:space="0" w:color="auto"/>
          </w:divBdr>
        </w:div>
        <w:div w:id="559635426">
          <w:marLeft w:val="640"/>
          <w:marRight w:val="0"/>
          <w:marTop w:val="0"/>
          <w:marBottom w:val="0"/>
          <w:divBdr>
            <w:top w:val="none" w:sz="0" w:space="0" w:color="auto"/>
            <w:left w:val="none" w:sz="0" w:space="0" w:color="auto"/>
            <w:bottom w:val="none" w:sz="0" w:space="0" w:color="auto"/>
            <w:right w:val="none" w:sz="0" w:space="0" w:color="auto"/>
          </w:divBdr>
        </w:div>
        <w:div w:id="2120955065">
          <w:marLeft w:val="640"/>
          <w:marRight w:val="0"/>
          <w:marTop w:val="0"/>
          <w:marBottom w:val="0"/>
          <w:divBdr>
            <w:top w:val="none" w:sz="0" w:space="0" w:color="auto"/>
            <w:left w:val="none" w:sz="0" w:space="0" w:color="auto"/>
            <w:bottom w:val="none" w:sz="0" w:space="0" w:color="auto"/>
            <w:right w:val="none" w:sz="0" w:space="0" w:color="auto"/>
          </w:divBdr>
        </w:div>
        <w:div w:id="977806533">
          <w:marLeft w:val="640"/>
          <w:marRight w:val="0"/>
          <w:marTop w:val="0"/>
          <w:marBottom w:val="0"/>
          <w:divBdr>
            <w:top w:val="none" w:sz="0" w:space="0" w:color="auto"/>
            <w:left w:val="none" w:sz="0" w:space="0" w:color="auto"/>
            <w:bottom w:val="none" w:sz="0" w:space="0" w:color="auto"/>
            <w:right w:val="none" w:sz="0" w:space="0" w:color="auto"/>
          </w:divBdr>
        </w:div>
        <w:div w:id="720176187">
          <w:marLeft w:val="640"/>
          <w:marRight w:val="0"/>
          <w:marTop w:val="0"/>
          <w:marBottom w:val="0"/>
          <w:divBdr>
            <w:top w:val="none" w:sz="0" w:space="0" w:color="auto"/>
            <w:left w:val="none" w:sz="0" w:space="0" w:color="auto"/>
            <w:bottom w:val="none" w:sz="0" w:space="0" w:color="auto"/>
            <w:right w:val="none" w:sz="0" w:space="0" w:color="auto"/>
          </w:divBdr>
        </w:div>
        <w:div w:id="1223104219">
          <w:marLeft w:val="640"/>
          <w:marRight w:val="0"/>
          <w:marTop w:val="0"/>
          <w:marBottom w:val="0"/>
          <w:divBdr>
            <w:top w:val="none" w:sz="0" w:space="0" w:color="auto"/>
            <w:left w:val="none" w:sz="0" w:space="0" w:color="auto"/>
            <w:bottom w:val="none" w:sz="0" w:space="0" w:color="auto"/>
            <w:right w:val="none" w:sz="0" w:space="0" w:color="auto"/>
          </w:divBdr>
        </w:div>
        <w:div w:id="1724864169">
          <w:marLeft w:val="640"/>
          <w:marRight w:val="0"/>
          <w:marTop w:val="0"/>
          <w:marBottom w:val="0"/>
          <w:divBdr>
            <w:top w:val="none" w:sz="0" w:space="0" w:color="auto"/>
            <w:left w:val="none" w:sz="0" w:space="0" w:color="auto"/>
            <w:bottom w:val="none" w:sz="0" w:space="0" w:color="auto"/>
            <w:right w:val="none" w:sz="0" w:space="0" w:color="auto"/>
          </w:divBdr>
        </w:div>
        <w:div w:id="545026271">
          <w:marLeft w:val="640"/>
          <w:marRight w:val="0"/>
          <w:marTop w:val="0"/>
          <w:marBottom w:val="0"/>
          <w:divBdr>
            <w:top w:val="none" w:sz="0" w:space="0" w:color="auto"/>
            <w:left w:val="none" w:sz="0" w:space="0" w:color="auto"/>
            <w:bottom w:val="none" w:sz="0" w:space="0" w:color="auto"/>
            <w:right w:val="none" w:sz="0" w:space="0" w:color="auto"/>
          </w:divBdr>
        </w:div>
        <w:div w:id="1155411804">
          <w:marLeft w:val="640"/>
          <w:marRight w:val="0"/>
          <w:marTop w:val="0"/>
          <w:marBottom w:val="0"/>
          <w:divBdr>
            <w:top w:val="none" w:sz="0" w:space="0" w:color="auto"/>
            <w:left w:val="none" w:sz="0" w:space="0" w:color="auto"/>
            <w:bottom w:val="none" w:sz="0" w:space="0" w:color="auto"/>
            <w:right w:val="none" w:sz="0" w:space="0" w:color="auto"/>
          </w:divBdr>
        </w:div>
        <w:div w:id="1905529700">
          <w:marLeft w:val="640"/>
          <w:marRight w:val="0"/>
          <w:marTop w:val="0"/>
          <w:marBottom w:val="0"/>
          <w:divBdr>
            <w:top w:val="none" w:sz="0" w:space="0" w:color="auto"/>
            <w:left w:val="none" w:sz="0" w:space="0" w:color="auto"/>
            <w:bottom w:val="none" w:sz="0" w:space="0" w:color="auto"/>
            <w:right w:val="none" w:sz="0" w:space="0" w:color="auto"/>
          </w:divBdr>
        </w:div>
        <w:div w:id="1794975843">
          <w:marLeft w:val="640"/>
          <w:marRight w:val="0"/>
          <w:marTop w:val="0"/>
          <w:marBottom w:val="0"/>
          <w:divBdr>
            <w:top w:val="none" w:sz="0" w:space="0" w:color="auto"/>
            <w:left w:val="none" w:sz="0" w:space="0" w:color="auto"/>
            <w:bottom w:val="none" w:sz="0" w:space="0" w:color="auto"/>
            <w:right w:val="none" w:sz="0" w:space="0" w:color="auto"/>
          </w:divBdr>
        </w:div>
        <w:div w:id="1837066456">
          <w:marLeft w:val="640"/>
          <w:marRight w:val="0"/>
          <w:marTop w:val="0"/>
          <w:marBottom w:val="0"/>
          <w:divBdr>
            <w:top w:val="none" w:sz="0" w:space="0" w:color="auto"/>
            <w:left w:val="none" w:sz="0" w:space="0" w:color="auto"/>
            <w:bottom w:val="none" w:sz="0" w:space="0" w:color="auto"/>
            <w:right w:val="none" w:sz="0" w:space="0" w:color="auto"/>
          </w:divBdr>
        </w:div>
        <w:div w:id="1140343914">
          <w:marLeft w:val="640"/>
          <w:marRight w:val="0"/>
          <w:marTop w:val="0"/>
          <w:marBottom w:val="0"/>
          <w:divBdr>
            <w:top w:val="none" w:sz="0" w:space="0" w:color="auto"/>
            <w:left w:val="none" w:sz="0" w:space="0" w:color="auto"/>
            <w:bottom w:val="none" w:sz="0" w:space="0" w:color="auto"/>
            <w:right w:val="none" w:sz="0" w:space="0" w:color="auto"/>
          </w:divBdr>
        </w:div>
        <w:div w:id="575359694">
          <w:marLeft w:val="640"/>
          <w:marRight w:val="0"/>
          <w:marTop w:val="0"/>
          <w:marBottom w:val="0"/>
          <w:divBdr>
            <w:top w:val="none" w:sz="0" w:space="0" w:color="auto"/>
            <w:left w:val="none" w:sz="0" w:space="0" w:color="auto"/>
            <w:bottom w:val="none" w:sz="0" w:space="0" w:color="auto"/>
            <w:right w:val="none" w:sz="0" w:space="0" w:color="auto"/>
          </w:divBdr>
        </w:div>
        <w:div w:id="1831095205">
          <w:marLeft w:val="640"/>
          <w:marRight w:val="0"/>
          <w:marTop w:val="0"/>
          <w:marBottom w:val="0"/>
          <w:divBdr>
            <w:top w:val="none" w:sz="0" w:space="0" w:color="auto"/>
            <w:left w:val="none" w:sz="0" w:space="0" w:color="auto"/>
            <w:bottom w:val="none" w:sz="0" w:space="0" w:color="auto"/>
            <w:right w:val="none" w:sz="0" w:space="0" w:color="auto"/>
          </w:divBdr>
        </w:div>
        <w:div w:id="411857616">
          <w:marLeft w:val="640"/>
          <w:marRight w:val="0"/>
          <w:marTop w:val="0"/>
          <w:marBottom w:val="0"/>
          <w:divBdr>
            <w:top w:val="none" w:sz="0" w:space="0" w:color="auto"/>
            <w:left w:val="none" w:sz="0" w:space="0" w:color="auto"/>
            <w:bottom w:val="none" w:sz="0" w:space="0" w:color="auto"/>
            <w:right w:val="none" w:sz="0" w:space="0" w:color="auto"/>
          </w:divBdr>
        </w:div>
        <w:div w:id="1100028156">
          <w:marLeft w:val="640"/>
          <w:marRight w:val="0"/>
          <w:marTop w:val="0"/>
          <w:marBottom w:val="0"/>
          <w:divBdr>
            <w:top w:val="none" w:sz="0" w:space="0" w:color="auto"/>
            <w:left w:val="none" w:sz="0" w:space="0" w:color="auto"/>
            <w:bottom w:val="none" w:sz="0" w:space="0" w:color="auto"/>
            <w:right w:val="none" w:sz="0" w:space="0" w:color="auto"/>
          </w:divBdr>
        </w:div>
        <w:div w:id="264732144">
          <w:marLeft w:val="640"/>
          <w:marRight w:val="0"/>
          <w:marTop w:val="0"/>
          <w:marBottom w:val="0"/>
          <w:divBdr>
            <w:top w:val="none" w:sz="0" w:space="0" w:color="auto"/>
            <w:left w:val="none" w:sz="0" w:space="0" w:color="auto"/>
            <w:bottom w:val="none" w:sz="0" w:space="0" w:color="auto"/>
            <w:right w:val="none" w:sz="0" w:space="0" w:color="auto"/>
          </w:divBdr>
        </w:div>
        <w:div w:id="399055945">
          <w:marLeft w:val="640"/>
          <w:marRight w:val="0"/>
          <w:marTop w:val="0"/>
          <w:marBottom w:val="0"/>
          <w:divBdr>
            <w:top w:val="none" w:sz="0" w:space="0" w:color="auto"/>
            <w:left w:val="none" w:sz="0" w:space="0" w:color="auto"/>
            <w:bottom w:val="none" w:sz="0" w:space="0" w:color="auto"/>
            <w:right w:val="none" w:sz="0" w:space="0" w:color="auto"/>
          </w:divBdr>
        </w:div>
        <w:div w:id="507671041">
          <w:marLeft w:val="640"/>
          <w:marRight w:val="0"/>
          <w:marTop w:val="0"/>
          <w:marBottom w:val="0"/>
          <w:divBdr>
            <w:top w:val="none" w:sz="0" w:space="0" w:color="auto"/>
            <w:left w:val="none" w:sz="0" w:space="0" w:color="auto"/>
            <w:bottom w:val="none" w:sz="0" w:space="0" w:color="auto"/>
            <w:right w:val="none" w:sz="0" w:space="0" w:color="auto"/>
          </w:divBdr>
        </w:div>
        <w:div w:id="1116829841">
          <w:marLeft w:val="640"/>
          <w:marRight w:val="0"/>
          <w:marTop w:val="0"/>
          <w:marBottom w:val="0"/>
          <w:divBdr>
            <w:top w:val="none" w:sz="0" w:space="0" w:color="auto"/>
            <w:left w:val="none" w:sz="0" w:space="0" w:color="auto"/>
            <w:bottom w:val="none" w:sz="0" w:space="0" w:color="auto"/>
            <w:right w:val="none" w:sz="0" w:space="0" w:color="auto"/>
          </w:divBdr>
        </w:div>
        <w:div w:id="128591395">
          <w:marLeft w:val="640"/>
          <w:marRight w:val="0"/>
          <w:marTop w:val="0"/>
          <w:marBottom w:val="0"/>
          <w:divBdr>
            <w:top w:val="none" w:sz="0" w:space="0" w:color="auto"/>
            <w:left w:val="none" w:sz="0" w:space="0" w:color="auto"/>
            <w:bottom w:val="none" w:sz="0" w:space="0" w:color="auto"/>
            <w:right w:val="none" w:sz="0" w:space="0" w:color="auto"/>
          </w:divBdr>
        </w:div>
        <w:div w:id="245572427">
          <w:marLeft w:val="640"/>
          <w:marRight w:val="0"/>
          <w:marTop w:val="0"/>
          <w:marBottom w:val="0"/>
          <w:divBdr>
            <w:top w:val="none" w:sz="0" w:space="0" w:color="auto"/>
            <w:left w:val="none" w:sz="0" w:space="0" w:color="auto"/>
            <w:bottom w:val="none" w:sz="0" w:space="0" w:color="auto"/>
            <w:right w:val="none" w:sz="0" w:space="0" w:color="auto"/>
          </w:divBdr>
        </w:div>
        <w:div w:id="153379634">
          <w:marLeft w:val="640"/>
          <w:marRight w:val="0"/>
          <w:marTop w:val="0"/>
          <w:marBottom w:val="0"/>
          <w:divBdr>
            <w:top w:val="none" w:sz="0" w:space="0" w:color="auto"/>
            <w:left w:val="none" w:sz="0" w:space="0" w:color="auto"/>
            <w:bottom w:val="none" w:sz="0" w:space="0" w:color="auto"/>
            <w:right w:val="none" w:sz="0" w:space="0" w:color="auto"/>
          </w:divBdr>
        </w:div>
        <w:div w:id="467481252">
          <w:marLeft w:val="640"/>
          <w:marRight w:val="0"/>
          <w:marTop w:val="0"/>
          <w:marBottom w:val="0"/>
          <w:divBdr>
            <w:top w:val="none" w:sz="0" w:space="0" w:color="auto"/>
            <w:left w:val="none" w:sz="0" w:space="0" w:color="auto"/>
            <w:bottom w:val="none" w:sz="0" w:space="0" w:color="auto"/>
            <w:right w:val="none" w:sz="0" w:space="0" w:color="auto"/>
          </w:divBdr>
        </w:div>
        <w:div w:id="1111434799">
          <w:marLeft w:val="640"/>
          <w:marRight w:val="0"/>
          <w:marTop w:val="0"/>
          <w:marBottom w:val="0"/>
          <w:divBdr>
            <w:top w:val="none" w:sz="0" w:space="0" w:color="auto"/>
            <w:left w:val="none" w:sz="0" w:space="0" w:color="auto"/>
            <w:bottom w:val="none" w:sz="0" w:space="0" w:color="auto"/>
            <w:right w:val="none" w:sz="0" w:space="0" w:color="auto"/>
          </w:divBdr>
        </w:div>
        <w:div w:id="1620213417">
          <w:marLeft w:val="640"/>
          <w:marRight w:val="0"/>
          <w:marTop w:val="0"/>
          <w:marBottom w:val="0"/>
          <w:divBdr>
            <w:top w:val="none" w:sz="0" w:space="0" w:color="auto"/>
            <w:left w:val="none" w:sz="0" w:space="0" w:color="auto"/>
            <w:bottom w:val="none" w:sz="0" w:space="0" w:color="auto"/>
            <w:right w:val="none" w:sz="0" w:space="0" w:color="auto"/>
          </w:divBdr>
        </w:div>
        <w:div w:id="1211304627">
          <w:marLeft w:val="640"/>
          <w:marRight w:val="0"/>
          <w:marTop w:val="0"/>
          <w:marBottom w:val="0"/>
          <w:divBdr>
            <w:top w:val="none" w:sz="0" w:space="0" w:color="auto"/>
            <w:left w:val="none" w:sz="0" w:space="0" w:color="auto"/>
            <w:bottom w:val="none" w:sz="0" w:space="0" w:color="auto"/>
            <w:right w:val="none" w:sz="0" w:space="0" w:color="auto"/>
          </w:divBdr>
        </w:div>
        <w:div w:id="2127196640">
          <w:marLeft w:val="640"/>
          <w:marRight w:val="0"/>
          <w:marTop w:val="0"/>
          <w:marBottom w:val="0"/>
          <w:divBdr>
            <w:top w:val="none" w:sz="0" w:space="0" w:color="auto"/>
            <w:left w:val="none" w:sz="0" w:space="0" w:color="auto"/>
            <w:bottom w:val="none" w:sz="0" w:space="0" w:color="auto"/>
            <w:right w:val="none" w:sz="0" w:space="0" w:color="auto"/>
          </w:divBdr>
        </w:div>
        <w:div w:id="1027100794">
          <w:marLeft w:val="640"/>
          <w:marRight w:val="0"/>
          <w:marTop w:val="0"/>
          <w:marBottom w:val="0"/>
          <w:divBdr>
            <w:top w:val="none" w:sz="0" w:space="0" w:color="auto"/>
            <w:left w:val="none" w:sz="0" w:space="0" w:color="auto"/>
            <w:bottom w:val="none" w:sz="0" w:space="0" w:color="auto"/>
            <w:right w:val="none" w:sz="0" w:space="0" w:color="auto"/>
          </w:divBdr>
        </w:div>
        <w:div w:id="2011716695">
          <w:marLeft w:val="640"/>
          <w:marRight w:val="0"/>
          <w:marTop w:val="0"/>
          <w:marBottom w:val="0"/>
          <w:divBdr>
            <w:top w:val="none" w:sz="0" w:space="0" w:color="auto"/>
            <w:left w:val="none" w:sz="0" w:space="0" w:color="auto"/>
            <w:bottom w:val="none" w:sz="0" w:space="0" w:color="auto"/>
            <w:right w:val="none" w:sz="0" w:space="0" w:color="auto"/>
          </w:divBdr>
        </w:div>
        <w:div w:id="367922468">
          <w:marLeft w:val="640"/>
          <w:marRight w:val="0"/>
          <w:marTop w:val="0"/>
          <w:marBottom w:val="0"/>
          <w:divBdr>
            <w:top w:val="none" w:sz="0" w:space="0" w:color="auto"/>
            <w:left w:val="none" w:sz="0" w:space="0" w:color="auto"/>
            <w:bottom w:val="none" w:sz="0" w:space="0" w:color="auto"/>
            <w:right w:val="none" w:sz="0" w:space="0" w:color="auto"/>
          </w:divBdr>
        </w:div>
        <w:div w:id="817653558">
          <w:marLeft w:val="640"/>
          <w:marRight w:val="0"/>
          <w:marTop w:val="0"/>
          <w:marBottom w:val="0"/>
          <w:divBdr>
            <w:top w:val="none" w:sz="0" w:space="0" w:color="auto"/>
            <w:left w:val="none" w:sz="0" w:space="0" w:color="auto"/>
            <w:bottom w:val="none" w:sz="0" w:space="0" w:color="auto"/>
            <w:right w:val="none" w:sz="0" w:space="0" w:color="auto"/>
          </w:divBdr>
        </w:div>
        <w:div w:id="738017201">
          <w:marLeft w:val="640"/>
          <w:marRight w:val="0"/>
          <w:marTop w:val="0"/>
          <w:marBottom w:val="0"/>
          <w:divBdr>
            <w:top w:val="none" w:sz="0" w:space="0" w:color="auto"/>
            <w:left w:val="none" w:sz="0" w:space="0" w:color="auto"/>
            <w:bottom w:val="none" w:sz="0" w:space="0" w:color="auto"/>
            <w:right w:val="none" w:sz="0" w:space="0" w:color="auto"/>
          </w:divBdr>
        </w:div>
        <w:div w:id="308823293">
          <w:marLeft w:val="640"/>
          <w:marRight w:val="0"/>
          <w:marTop w:val="0"/>
          <w:marBottom w:val="0"/>
          <w:divBdr>
            <w:top w:val="none" w:sz="0" w:space="0" w:color="auto"/>
            <w:left w:val="none" w:sz="0" w:space="0" w:color="auto"/>
            <w:bottom w:val="none" w:sz="0" w:space="0" w:color="auto"/>
            <w:right w:val="none" w:sz="0" w:space="0" w:color="auto"/>
          </w:divBdr>
        </w:div>
        <w:div w:id="1132409059">
          <w:marLeft w:val="640"/>
          <w:marRight w:val="0"/>
          <w:marTop w:val="0"/>
          <w:marBottom w:val="0"/>
          <w:divBdr>
            <w:top w:val="none" w:sz="0" w:space="0" w:color="auto"/>
            <w:left w:val="none" w:sz="0" w:space="0" w:color="auto"/>
            <w:bottom w:val="none" w:sz="0" w:space="0" w:color="auto"/>
            <w:right w:val="none" w:sz="0" w:space="0" w:color="auto"/>
          </w:divBdr>
        </w:div>
        <w:div w:id="352001529">
          <w:marLeft w:val="640"/>
          <w:marRight w:val="0"/>
          <w:marTop w:val="0"/>
          <w:marBottom w:val="0"/>
          <w:divBdr>
            <w:top w:val="none" w:sz="0" w:space="0" w:color="auto"/>
            <w:left w:val="none" w:sz="0" w:space="0" w:color="auto"/>
            <w:bottom w:val="none" w:sz="0" w:space="0" w:color="auto"/>
            <w:right w:val="none" w:sz="0" w:space="0" w:color="auto"/>
          </w:divBdr>
        </w:div>
        <w:div w:id="2068871027">
          <w:marLeft w:val="640"/>
          <w:marRight w:val="0"/>
          <w:marTop w:val="0"/>
          <w:marBottom w:val="0"/>
          <w:divBdr>
            <w:top w:val="none" w:sz="0" w:space="0" w:color="auto"/>
            <w:left w:val="none" w:sz="0" w:space="0" w:color="auto"/>
            <w:bottom w:val="none" w:sz="0" w:space="0" w:color="auto"/>
            <w:right w:val="none" w:sz="0" w:space="0" w:color="auto"/>
          </w:divBdr>
        </w:div>
        <w:div w:id="462773799">
          <w:marLeft w:val="640"/>
          <w:marRight w:val="0"/>
          <w:marTop w:val="0"/>
          <w:marBottom w:val="0"/>
          <w:divBdr>
            <w:top w:val="none" w:sz="0" w:space="0" w:color="auto"/>
            <w:left w:val="none" w:sz="0" w:space="0" w:color="auto"/>
            <w:bottom w:val="none" w:sz="0" w:space="0" w:color="auto"/>
            <w:right w:val="none" w:sz="0" w:space="0" w:color="auto"/>
          </w:divBdr>
        </w:div>
        <w:div w:id="657542237">
          <w:marLeft w:val="640"/>
          <w:marRight w:val="0"/>
          <w:marTop w:val="0"/>
          <w:marBottom w:val="0"/>
          <w:divBdr>
            <w:top w:val="none" w:sz="0" w:space="0" w:color="auto"/>
            <w:left w:val="none" w:sz="0" w:space="0" w:color="auto"/>
            <w:bottom w:val="none" w:sz="0" w:space="0" w:color="auto"/>
            <w:right w:val="none" w:sz="0" w:space="0" w:color="auto"/>
          </w:divBdr>
        </w:div>
        <w:div w:id="497116461">
          <w:marLeft w:val="640"/>
          <w:marRight w:val="0"/>
          <w:marTop w:val="0"/>
          <w:marBottom w:val="0"/>
          <w:divBdr>
            <w:top w:val="none" w:sz="0" w:space="0" w:color="auto"/>
            <w:left w:val="none" w:sz="0" w:space="0" w:color="auto"/>
            <w:bottom w:val="none" w:sz="0" w:space="0" w:color="auto"/>
            <w:right w:val="none" w:sz="0" w:space="0" w:color="auto"/>
          </w:divBdr>
        </w:div>
        <w:div w:id="297031731">
          <w:marLeft w:val="640"/>
          <w:marRight w:val="0"/>
          <w:marTop w:val="0"/>
          <w:marBottom w:val="0"/>
          <w:divBdr>
            <w:top w:val="none" w:sz="0" w:space="0" w:color="auto"/>
            <w:left w:val="none" w:sz="0" w:space="0" w:color="auto"/>
            <w:bottom w:val="none" w:sz="0" w:space="0" w:color="auto"/>
            <w:right w:val="none" w:sz="0" w:space="0" w:color="auto"/>
          </w:divBdr>
        </w:div>
        <w:div w:id="1320302482">
          <w:marLeft w:val="640"/>
          <w:marRight w:val="0"/>
          <w:marTop w:val="0"/>
          <w:marBottom w:val="0"/>
          <w:divBdr>
            <w:top w:val="none" w:sz="0" w:space="0" w:color="auto"/>
            <w:left w:val="none" w:sz="0" w:space="0" w:color="auto"/>
            <w:bottom w:val="none" w:sz="0" w:space="0" w:color="auto"/>
            <w:right w:val="none" w:sz="0" w:space="0" w:color="auto"/>
          </w:divBdr>
        </w:div>
        <w:div w:id="97868480">
          <w:marLeft w:val="640"/>
          <w:marRight w:val="0"/>
          <w:marTop w:val="0"/>
          <w:marBottom w:val="0"/>
          <w:divBdr>
            <w:top w:val="none" w:sz="0" w:space="0" w:color="auto"/>
            <w:left w:val="none" w:sz="0" w:space="0" w:color="auto"/>
            <w:bottom w:val="none" w:sz="0" w:space="0" w:color="auto"/>
            <w:right w:val="none" w:sz="0" w:space="0" w:color="auto"/>
          </w:divBdr>
        </w:div>
        <w:div w:id="754397543">
          <w:marLeft w:val="640"/>
          <w:marRight w:val="0"/>
          <w:marTop w:val="0"/>
          <w:marBottom w:val="0"/>
          <w:divBdr>
            <w:top w:val="none" w:sz="0" w:space="0" w:color="auto"/>
            <w:left w:val="none" w:sz="0" w:space="0" w:color="auto"/>
            <w:bottom w:val="none" w:sz="0" w:space="0" w:color="auto"/>
            <w:right w:val="none" w:sz="0" w:space="0" w:color="auto"/>
          </w:divBdr>
        </w:div>
        <w:div w:id="1308820175">
          <w:marLeft w:val="640"/>
          <w:marRight w:val="0"/>
          <w:marTop w:val="0"/>
          <w:marBottom w:val="0"/>
          <w:divBdr>
            <w:top w:val="none" w:sz="0" w:space="0" w:color="auto"/>
            <w:left w:val="none" w:sz="0" w:space="0" w:color="auto"/>
            <w:bottom w:val="none" w:sz="0" w:space="0" w:color="auto"/>
            <w:right w:val="none" w:sz="0" w:space="0" w:color="auto"/>
          </w:divBdr>
        </w:div>
        <w:div w:id="1187644934">
          <w:marLeft w:val="640"/>
          <w:marRight w:val="0"/>
          <w:marTop w:val="0"/>
          <w:marBottom w:val="0"/>
          <w:divBdr>
            <w:top w:val="none" w:sz="0" w:space="0" w:color="auto"/>
            <w:left w:val="none" w:sz="0" w:space="0" w:color="auto"/>
            <w:bottom w:val="none" w:sz="0" w:space="0" w:color="auto"/>
            <w:right w:val="none" w:sz="0" w:space="0" w:color="auto"/>
          </w:divBdr>
        </w:div>
        <w:div w:id="403378257">
          <w:marLeft w:val="640"/>
          <w:marRight w:val="0"/>
          <w:marTop w:val="0"/>
          <w:marBottom w:val="0"/>
          <w:divBdr>
            <w:top w:val="none" w:sz="0" w:space="0" w:color="auto"/>
            <w:left w:val="none" w:sz="0" w:space="0" w:color="auto"/>
            <w:bottom w:val="none" w:sz="0" w:space="0" w:color="auto"/>
            <w:right w:val="none" w:sz="0" w:space="0" w:color="auto"/>
          </w:divBdr>
        </w:div>
        <w:div w:id="129712280">
          <w:marLeft w:val="640"/>
          <w:marRight w:val="0"/>
          <w:marTop w:val="0"/>
          <w:marBottom w:val="0"/>
          <w:divBdr>
            <w:top w:val="none" w:sz="0" w:space="0" w:color="auto"/>
            <w:left w:val="none" w:sz="0" w:space="0" w:color="auto"/>
            <w:bottom w:val="none" w:sz="0" w:space="0" w:color="auto"/>
            <w:right w:val="none" w:sz="0" w:space="0" w:color="auto"/>
          </w:divBdr>
        </w:div>
        <w:div w:id="561790280">
          <w:marLeft w:val="640"/>
          <w:marRight w:val="0"/>
          <w:marTop w:val="0"/>
          <w:marBottom w:val="0"/>
          <w:divBdr>
            <w:top w:val="none" w:sz="0" w:space="0" w:color="auto"/>
            <w:left w:val="none" w:sz="0" w:space="0" w:color="auto"/>
            <w:bottom w:val="none" w:sz="0" w:space="0" w:color="auto"/>
            <w:right w:val="none" w:sz="0" w:space="0" w:color="auto"/>
          </w:divBdr>
        </w:div>
        <w:div w:id="276836361">
          <w:marLeft w:val="640"/>
          <w:marRight w:val="0"/>
          <w:marTop w:val="0"/>
          <w:marBottom w:val="0"/>
          <w:divBdr>
            <w:top w:val="none" w:sz="0" w:space="0" w:color="auto"/>
            <w:left w:val="none" w:sz="0" w:space="0" w:color="auto"/>
            <w:bottom w:val="none" w:sz="0" w:space="0" w:color="auto"/>
            <w:right w:val="none" w:sz="0" w:space="0" w:color="auto"/>
          </w:divBdr>
        </w:div>
        <w:div w:id="1323972271">
          <w:marLeft w:val="640"/>
          <w:marRight w:val="0"/>
          <w:marTop w:val="0"/>
          <w:marBottom w:val="0"/>
          <w:divBdr>
            <w:top w:val="none" w:sz="0" w:space="0" w:color="auto"/>
            <w:left w:val="none" w:sz="0" w:space="0" w:color="auto"/>
            <w:bottom w:val="none" w:sz="0" w:space="0" w:color="auto"/>
            <w:right w:val="none" w:sz="0" w:space="0" w:color="auto"/>
          </w:divBdr>
        </w:div>
        <w:div w:id="1568805442">
          <w:marLeft w:val="640"/>
          <w:marRight w:val="0"/>
          <w:marTop w:val="0"/>
          <w:marBottom w:val="0"/>
          <w:divBdr>
            <w:top w:val="none" w:sz="0" w:space="0" w:color="auto"/>
            <w:left w:val="none" w:sz="0" w:space="0" w:color="auto"/>
            <w:bottom w:val="none" w:sz="0" w:space="0" w:color="auto"/>
            <w:right w:val="none" w:sz="0" w:space="0" w:color="auto"/>
          </w:divBdr>
        </w:div>
        <w:div w:id="2009211899">
          <w:marLeft w:val="640"/>
          <w:marRight w:val="0"/>
          <w:marTop w:val="0"/>
          <w:marBottom w:val="0"/>
          <w:divBdr>
            <w:top w:val="none" w:sz="0" w:space="0" w:color="auto"/>
            <w:left w:val="none" w:sz="0" w:space="0" w:color="auto"/>
            <w:bottom w:val="none" w:sz="0" w:space="0" w:color="auto"/>
            <w:right w:val="none" w:sz="0" w:space="0" w:color="auto"/>
          </w:divBdr>
        </w:div>
        <w:div w:id="1746027044">
          <w:marLeft w:val="640"/>
          <w:marRight w:val="0"/>
          <w:marTop w:val="0"/>
          <w:marBottom w:val="0"/>
          <w:divBdr>
            <w:top w:val="none" w:sz="0" w:space="0" w:color="auto"/>
            <w:left w:val="none" w:sz="0" w:space="0" w:color="auto"/>
            <w:bottom w:val="none" w:sz="0" w:space="0" w:color="auto"/>
            <w:right w:val="none" w:sz="0" w:space="0" w:color="auto"/>
          </w:divBdr>
        </w:div>
        <w:div w:id="2102943450">
          <w:marLeft w:val="640"/>
          <w:marRight w:val="0"/>
          <w:marTop w:val="0"/>
          <w:marBottom w:val="0"/>
          <w:divBdr>
            <w:top w:val="none" w:sz="0" w:space="0" w:color="auto"/>
            <w:left w:val="none" w:sz="0" w:space="0" w:color="auto"/>
            <w:bottom w:val="none" w:sz="0" w:space="0" w:color="auto"/>
            <w:right w:val="none" w:sz="0" w:space="0" w:color="auto"/>
          </w:divBdr>
        </w:div>
        <w:div w:id="1778482911">
          <w:marLeft w:val="640"/>
          <w:marRight w:val="0"/>
          <w:marTop w:val="0"/>
          <w:marBottom w:val="0"/>
          <w:divBdr>
            <w:top w:val="none" w:sz="0" w:space="0" w:color="auto"/>
            <w:left w:val="none" w:sz="0" w:space="0" w:color="auto"/>
            <w:bottom w:val="none" w:sz="0" w:space="0" w:color="auto"/>
            <w:right w:val="none" w:sz="0" w:space="0" w:color="auto"/>
          </w:divBdr>
        </w:div>
        <w:div w:id="1378507281">
          <w:marLeft w:val="640"/>
          <w:marRight w:val="0"/>
          <w:marTop w:val="0"/>
          <w:marBottom w:val="0"/>
          <w:divBdr>
            <w:top w:val="none" w:sz="0" w:space="0" w:color="auto"/>
            <w:left w:val="none" w:sz="0" w:space="0" w:color="auto"/>
            <w:bottom w:val="none" w:sz="0" w:space="0" w:color="auto"/>
            <w:right w:val="none" w:sz="0" w:space="0" w:color="auto"/>
          </w:divBdr>
        </w:div>
        <w:div w:id="1483891279">
          <w:marLeft w:val="640"/>
          <w:marRight w:val="0"/>
          <w:marTop w:val="0"/>
          <w:marBottom w:val="0"/>
          <w:divBdr>
            <w:top w:val="none" w:sz="0" w:space="0" w:color="auto"/>
            <w:left w:val="none" w:sz="0" w:space="0" w:color="auto"/>
            <w:bottom w:val="none" w:sz="0" w:space="0" w:color="auto"/>
            <w:right w:val="none" w:sz="0" w:space="0" w:color="auto"/>
          </w:divBdr>
        </w:div>
        <w:div w:id="573275230">
          <w:marLeft w:val="640"/>
          <w:marRight w:val="0"/>
          <w:marTop w:val="0"/>
          <w:marBottom w:val="0"/>
          <w:divBdr>
            <w:top w:val="none" w:sz="0" w:space="0" w:color="auto"/>
            <w:left w:val="none" w:sz="0" w:space="0" w:color="auto"/>
            <w:bottom w:val="none" w:sz="0" w:space="0" w:color="auto"/>
            <w:right w:val="none" w:sz="0" w:space="0" w:color="auto"/>
          </w:divBdr>
        </w:div>
        <w:div w:id="1203444336">
          <w:marLeft w:val="640"/>
          <w:marRight w:val="0"/>
          <w:marTop w:val="0"/>
          <w:marBottom w:val="0"/>
          <w:divBdr>
            <w:top w:val="none" w:sz="0" w:space="0" w:color="auto"/>
            <w:left w:val="none" w:sz="0" w:space="0" w:color="auto"/>
            <w:bottom w:val="none" w:sz="0" w:space="0" w:color="auto"/>
            <w:right w:val="none" w:sz="0" w:space="0" w:color="auto"/>
          </w:divBdr>
        </w:div>
        <w:div w:id="1512136897">
          <w:marLeft w:val="640"/>
          <w:marRight w:val="0"/>
          <w:marTop w:val="0"/>
          <w:marBottom w:val="0"/>
          <w:divBdr>
            <w:top w:val="none" w:sz="0" w:space="0" w:color="auto"/>
            <w:left w:val="none" w:sz="0" w:space="0" w:color="auto"/>
            <w:bottom w:val="none" w:sz="0" w:space="0" w:color="auto"/>
            <w:right w:val="none" w:sz="0" w:space="0" w:color="auto"/>
          </w:divBdr>
        </w:div>
        <w:div w:id="35274181">
          <w:marLeft w:val="640"/>
          <w:marRight w:val="0"/>
          <w:marTop w:val="0"/>
          <w:marBottom w:val="0"/>
          <w:divBdr>
            <w:top w:val="none" w:sz="0" w:space="0" w:color="auto"/>
            <w:left w:val="none" w:sz="0" w:space="0" w:color="auto"/>
            <w:bottom w:val="none" w:sz="0" w:space="0" w:color="auto"/>
            <w:right w:val="none" w:sz="0" w:space="0" w:color="auto"/>
          </w:divBdr>
        </w:div>
        <w:div w:id="1477603061">
          <w:marLeft w:val="640"/>
          <w:marRight w:val="0"/>
          <w:marTop w:val="0"/>
          <w:marBottom w:val="0"/>
          <w:divBdr>
            <w:top w:val="none" w:sz="0" w:space="0" w:color="auto"/>
            <w:left w:val="none" w:sz="0" w:space="0" w:color="auto"/>
            <w:bottom w:val="none" w:sz="0" w:space="0" w:color="auto"/>
            <w:right w:val="none" w:sz="0" w:space="0" w:color="auto"/>
          </w:divBdr>
        </w:div>
        <w:div w:id="1713335991">
          <w:marLeft w:val="640"/>
          <w:marRight w:val="0"/>
          <w:marTop w:val="0"/>
          <w:marBottom w:val="0"/>
          <w:divBdr>
            <w:top w:val="none" w:sz="0" w:space="0" w:color="auto"/>
            <w:left w:val="none" w:sz="0" w:space="0" w:color="auto"/>
            <w:bottom w:val="none" w:sz="0" w:space="0" w:color="auto"/>
            <w:right w:val="none" w:sz="0" w:space="0" w:color="auto"/>
          </w:divBdr>
        </w:div>
        <w:div w:id="67581450">
          <w:marLeft w:val="640"/>
          <w:marRight w:val="0"/>
          <w:marTop w:val="0"/>
          <w:marBottom w:val="0"/>
          <w:divBdr>
            <w:top w:val="none" w:sz="0" w:space="0" w:color="auto"/>
            <w:left w:val="none" w:sz="0" w:space="0" w:color="auto"/>
            <w:bottom w:val="none" w:sz="0" w:space="0" w:color="auto"/>
            <w:right w:val="none" w:sz="0" w:space="0" w:color="auto"/>
          </w:divBdr>
        </w:div>
        <w:div w:id="1091512157">
          <w:marLeft w:val="640"/>
          <w:marRight w:val="0"/>
          <w:marTop w:val="0"/>
          <w:marBottom w:val="0"/>
          <w:divBdr>
            <w:top w:val="none" w:sz="0" w:space="0" w:color="auto"/>
            <w:left w:val="none" w:sz="0" w:space="0" w:color="auto"/>
            <w:bottom w:val="none" w:sz="0" w:space="0" w:color="auto"/>
            <w:right w:val="none" w:sz="0" w:space="0" w:color="auto"/>
          </w:divBdr>
        </w:div>
        <w:div w:id="613943844">
          <w:marLeft w:val="640"/>
          <w:marRight w:val="0"/>
          <w:marTop w:val="0"/>
          <w:marBottom w:val="0"/>
          <w:divBdr>
            <w:top w:val="none" w:sz="0" w:space="0" w:color="auto"/>
            <w:left w:val="none" w:sz="0" w:space="0" w:color="auto"/>
            <w:bottom w:val="none" w:sz="0" w:space="0" w:color="auto"/>
            <w:right w:val="none" w:sz="0" w:space="0" w:color="auto"/>
          </w:divBdr>
        </w:div>
        <w:div w:id="339086776">
          <w:marLeft w:val="640"/>
          <w:marRight w:val="0"/>
          <w:marTop w:val="0"/>
          <w:marBottom w:val="0"/>
          <w:divBdr>
            <w:top w:val="none" w:sz="0" w:space="0" w:color="auto"/>
            <w:left w:val="none" w:sz="0" w:space="0" w:color="auto"/>
            <w:bottom w:val="none" w:sz="0" w:space="0" w:color="auto"/>
            <w:right w:val="none" w:sz="0" w:space="0" w:color="auto"/>
          </w:divBdr>
        </w:div>
        <w:div w:id="1354377176">
          <w:marLeft w:val="640"/>
          <w:marRight w:val="0"/>
          <w:marTop w:val="0"/>
          <w:marBottom w:val="0"/>
          <w:divBdr>
            <w:top w:val="none" w:sz="0" w:space="0" w:color="auto"/>
            <w:left w:val="none" w:sz="0" w:space="0" w:color="auto"/>
            <w:bottom w:val="none" w:sz="0" w:space="0" w:color="auto"/>
            <w:right w:val="none" w:sz="0" w:space="0" w:color="auto"/>
          </w:divBdr>
        </w:div>
        <w:div w:id="739138161">
          <w:marLeft w:val="640"/>
          <w:marRight w:val="0"/>
          <w:marTop w:val="0"/>
          <w:marBottom w:val="0"/>
          <w:divBdr>
            <w:top w:val="none" w:sz="0" w:space="0" w:color="auto"/>
            <w:left w:val="none" w:sz="0" w:space="0" w:color="auto"/>
            <w:bottom w:val="none" w:sz="0" w:space="0" w:color="auto"/>
            <w:right w:val="none" w:sz="0" w:space="0" w:color="auto"/>
          </w:divBdr>
        </w:div>
        <w:div w:id="937253792">
          <w:marLeft w:val="640"/>
          <w:marRight w:val="0"/>
          <w:marTop w:val="0"/>
          <w:marBottom w:val="0"/>
          <w:divBdr>
            <w:top w:val="none" w:sz="0" w:space="0" w:color="auto"/>
            <w:left w:val="none" w:sz="0" w:space="0" w:color="auto"/>
            <w:bottom w:val="none" w:sz="0" w:space="0" w:color="auto"/>
            <w:right w:val="none" w:sz="0" w:space="0" w:color="auto"/>
          </w:divBdr>
        </w:div>
        <w:div w:id="558714710">
          <w:marLeft w:val="640"/>
          <w:marRight w:val="0"/>
          <w:marTop w:val="0"/>
          <w:marBottom w:val="0"/>
          <w:divBdr>
            <w:top w:val="none" w:sz="0" w:space="0" w:color="auto"/>
            <w:left w:val="none" w:sz="0" w:space="0" w:color="auto"/>
            <w:bottom w:val="none" w:sz="0" w:space="0" w:color="auto"/>
            <w:right w:val="none" w:sz="0" w:space="0" w:color="auto"/>
          </w:divBdr>
        </w:div>
        <w:div w:id="847409332">
          <w:marLeft w:val="640"/>
          <w:marRight w:val="0"/>
          <w:marTop w:val="0"/>
          <w:marBottom w:val="0"/>
          <w:divBdr>
            <w:top w:val="none" w:sz="0" w:space="0" w:color="auto"/>
            <w:left w:val="none" w:sz="0" w:space="0" w:color="auto"/>
            <w:bottom w:val="none" w:sz="0" w:space="0" w:color="auto"/>
            <w:right w:val="none" w:sz="0" w:space="0" w:color="auto"/>
          </w:divBdr>
        </w:div>
        <w:div w:id="1485782072">
          <w:marLeft w:val="640"/>
          <w:marRight w:val="0"/>
          <w:marTop w:val="0"/>
          <w:marBottom w:val="0"/>
          <w:divBdr>
            <w:top w:val="none" w:sz="0" w:space="0" w:color="auto"/>
            <w:left w:val="none" w:sz="0" w:space="0" w:color="auto"/>
            <w:bottom w:val="none" w:sz="0" w:space="0" w:color="auto"/>
            <w:right w:val="none" w:sz="0" w:space="0" w:color="auto"/>
          </w:divBdr>
        </w:div>
        <w:div w:id="1070730043">
          <w:marLeft w:val="640"/>
          <w:marRight w:val="0"/>
          <w:marTop w:val="0"/>
          <w:marBottom w:val="0"/>
          <w:divBdr>
            <w:top w:val="none" w:sz="0" w:space="0" w:color="auto"/>
            <w:left w:val="none" w:sz="0" w:space="0" w:color="auto"/>
            <w:bottom w:val="none" w:sz="0" w:space="0" w:color="auto"/>
            <w:right w:val="none" w:sz="0" w:space="0" w:color="auto"/>
          </w:divBdr>
        </w:div>
        <w:div w:id="1853761420">
          <w:marLeft w:val="640"/>
          <w:marRight w:val="0"/>
          <w:marTop w:val="0"/>
          <w:marBottom w:val="0"/>
          <w:divBdr>
            <w:top w:val="none" w:sz="0" w:space="0" w:color="auto"/>
            <w:left w:val="none" w:sz="0" w:space="0" w:color="auto"/>
            <w:bottom w:val="none" w:sz="0" w:space="0" w:color="auto"/>
            <w:right w:val="none" w:sz="0" w:space="0" w:color="auto"/>
          </w:divBdr>
        </w:div>
        <w:div w:id="1235823482">
          <w:marLeft w:val="640"/>
          <w:marRight w:val="0"/>
          <w:marTop w:val="0"/>
          <w:marBottom w:val="0"/>
          <w:divBdr>
            <w:top w:val="none" w:sz="0" w:space="0" w:color="auto"/>
            <w:left w:val="none" w:sz="0" w:space="0" w:color="auto"/>
            <w:bottom w:val="none" w:sz="0" w:space="0" w:color="auto"/>
            <w:right w:val="none" w:sz="0" w:space="0" w:color="auto"/>
          </w:divBdr>
        </w:div>
        <w:div w:id="1776975259">
          <w:marLeft w:val="640"/>
          <w:marRight w:val="0"/>
          <w:marTop w:val="0"/>
          <w:marBottom w:val="0"/>
          <w:divBdr>
            <w:top w:val="none" w:sz="0" w:space="0" w:color="auto"/>
            <w:left w:val="none" w:sz="0" w:space="0" w:color="auto"/>
            <w:bottom w:val="none" w:sz="0" w:space="0" w:color="auto"/>
            <w:right w:val="none" w:sz="0" w:space="0" w:color="auto"/>
          </w:divBdr>
        </w:div>
        <w:div w:id="1249147335">
          <w:marLeft w:val="640"/>
          <w:marRight w:val="0"/>
          <w:marTop w:val="0"/>
          <w:marBottom w:val="0"/>
          <w:divBdr>
            <w:top w:val="none" w:sz="0" w:space="0" w:color="auto"/>
            <w:left w:val="none" w:sz="0" w:space="0" w:color="auto"/>
            <w:bottom w:val="none" w:sz="0" w:space="0" w:color="auto"/>
            <w:right w:val="none" w:sz="0" w:space="0" w:color="auto"/>
          </w:divBdr>
        </w:div>
        <w:div w:id="2123187260">
          <w:marLeft w:val="640"/>
          <w:marRight w:val="0"/>
          <w:marTop w:val="0"/>
          <w:marBottom w:val="0"/>
          <w:divBdr>
            <w:top w:val="none" w:sz="0" w:space="0" w:color="auto"/>
            <w:left w:val="none" w:sz="0" w:space="0" w:color="auto"/>
            <w:bottom w:val="none" w:sz="0" w:space="0" w:color="auto"/>
            <w:right w:val="none" w:sz="0" w:space="0" w:color="auto"/>
          </w:divBdr>
        </w:div>
        <w:div w:id="1520042271">
          <w:marLeft w:val="640"/>
          <w:marRight w:val="0"/>
          <w:marTop w:val="0"/>
          <w:marBottom w:val="0"/>
          <w:divBdr>
            <w:top w:val="none" w:sz="0" w:space="0" w:color="auto"/>
            <w:left w:val="none" w:sz="0" w:space="0" w:color="auto"/>
            <w:bottom w:val="none" w:sz="0" w:space="0" w:color="auto"/>
            <w:right w:val="none" w:sz="0" w:space="0" w:color="auto"/>
          </w:divBdr>
        </w:div>
        <w:div w:id="130170167">
          <w:marLeft w:val="640"/>
          <w:marRight w:val="0"/>
          <w:marTop w:val="0"/>
          <w:marBottom w:val="0"/>
          <w:divBdr>
            <w:top w:val="none" w:sz="0" w:space="0" w:color="auto"/>
            <w:left w:val="none" w:sz="0" w:space="0" w:color="auto"/>
            <w:bottom w:val="none" w:sz="0" w:space="0" w:color="auto"/>
            <w:right w:val="none" w:sz="0" w:space="0" w:color="auto"/>
          </w:divBdr>
        </w:div>
        <w:div w:id="1984658916">
          <w:marLeft w:val="640"/>
          <w:marRight w:val="0"/>
          <w:marTop w:val="0"/>
          <w:marBottom w:val="0"/>
          <w:divBdr>
            <w:top w:val="none" w:sz="0" w:space="0" w:color="auto"/>
            <w:left w:val="none" w:sz="0" w:space="0" w:color="auto"/>
            <w:bottom w:val="none" w:sz="0" w:space="0" w:color="auto"/>
            <w:right w:val="none" w:sz="0" w:space="0" w:color="auto"/>
          </w:divBdr>
        </w:div>
        <w:div w:id="992608557">
          <w:marLeft w:val="640"/>
          <w:marRight w:val="0"/>
          <w:marTop w:val="0"/>
          <w:marBottom w:val="0"/>
          <w:divBdr>
            <w:top w:val="none" w:sz="0" w:space="0" w:color="auto"/>
            <w:left w:val="none" w:sz="0" w:space="0" w:color="auto"/>
            <w:bottom w:val="none" w:sz="0" w:space="0" w:color="auto"/>
            <w:right w:val="none" w:sz="0" w:space="0" w:color="auto"/>
          </w:divBdr>
        </w:div>
        <w:div w:id="516424505">
          <w:marLeft w:val="640"/>
          <w:marRight w:val="0"/>
          <w:marTop w:val="0"/>
          <w:marBottom w:val="0"/>
          <w:divBdr>
            <w:top w:val="none" w:sz="0" w:space="0" w:color="auto"/>
            <w:left w:val="none" w:sz="0" w:space="0" w:color="auto"/>
            <w:bottom w:val="none" w:sz="0" w:space="0" w:color="auto"/>
            <w:right w:val="none" w:sz="0" w:space="0" w:color="auto"/>
          </w:divBdr>
        </w:div>
        <w:div w:id="811753141">
          <w:marLeft w:val="640"/>
          <w:marRight w:val="0"/>
          <w:marTop w:val="0"/>
          <w:marBottom w:val="0"/>
          <w:divBdr>
            <w:top w:val="none" w:sz="0" w:space="0" w:color="auto"/>
            <w:left w:val="none" w:sz="0" w:space="0" w:color="auto"/>
            <w:bottom w:val="none" w:sz="0" w:space="0" w:color="auto"/>
            <w:right w:val="none" w:sz="0" w:space="0" w:color="auto"/>
          </w:divBdr>
        </w:div>
        <w:div w:id="1708605850">
          <w:marLeft w:val="640"/>
          <w:marRight w:val="0"/>
          <w:marTop w:val="0"/>
          <w:marBottom w:val="0"/>
          <w:divBdr>
            <w:top w:val="none" w:sz="0" w:space="0" w:color="auto"/>
            <w:left w:val="none" w:sz="0" w:space="0" w:color="auto"/>
            <w:bottom w:val="none" w:sz="0" w:space="0" w:color="auto"/>
            <w:right w:val="none" w:sz="0" w:space="0" w:color="auto"/>
          </w:divBdr>
        </w:div>
        <w:div w:id="1341278160">
          <w:marLeft w:val="640"/>
          <w:marRight w:val="0"/>
          <w:marTop w:val="0"/>
          <w:marBottom w:val="0"/>
          <w:divBdr>
            <w:top w:val="none" w:sz="0" w:space="0" w:color="auto"/>
            <w:left w:val="none" w:sz="0" w:space="0" w:color="auto"/>
            <w:bottom w:val="none" w:sz="0" w:space="0" w:color="auto"/>
            <w:right w:val="none" w:sz="0" w:space="0" w:color="auto"/>
          </w:divBdr>
        </w:div>
        <w:div w:id="429937090">
          <w:marLeft w:val="640"/>
          <w:marRight w:val="0"/>
          <w:marTop w:val="0"/>
          <w:marBottom w:val="0"/>
          <w:divBdr>
            <w:top w:val="none" w:sz="0" w:space="0" w:color="auto"/>
            <w:left w:val="none" w:sz="0" w:space="0" w:color="auto"/>
            <w:bottom w:val="none" w:sz="0" w:space="0" w:color="auto"/>
            <w:right w:val="none" w:sz="0" w:space="0" w:color="auto"/>
          </w:divBdr>
        </w:div>
        <w:div w:id="809052412">
          <w:marLeft w:val="640"/>
          <w:marRight w:val="0"/>
          <w:marTop w:val="0"/>
          <w:marBottom w:val="0"/>
          <w:divBdr>
            <w:top w:val="none" w:sz="0" w:space="0" w:color="auto"/>
            <w:left w:val="none" w:sz="0" w:space="0" w:color="auto"/>
            <w:bottom w:val="none" w:sz="0" w:space="0" w:color="auto"/>
            <w:right w:val="none" w:sz="0" w:space="0" w:color="auto"/>
          </w:divBdr>
        </w:div>
      </w:divsChild>
    </w:div>
    <w:div w:id="1769622687">
      <w:bodyDiv w:val="1"/>
      <w:marLeft w:val="0"/>
      <w:marRight w:val="0"/>
      <w:marTop w:val="0"/>
      <w:marBottom w:val="0"/>
      <w:divBdr>
        <w:top w:val="none" w:sz="0" w:space="0" w:color="auto"/>
        <w:left w:val="none" w:sz="0" w:space="0" w:color="auto"/>
        <w:bottom w:val="none" w:sz="0" w:space="0" w:color="auto"/>
        <w:right w:val="none" w:sz="0" w:space="0" w:color="auto"/>
      </w:divBdr>
      <w:divsChild>
        <w:div w:id="2065519146">
          <w:marLeft w:val="640"/>
          <w:marRight w:val="0"/>
          <w:marTop w:val="0"/>
          <w:marBottom w:val="0"/>
          <w:divBdr>
            <w:top w:val="none" w:sz="0" w:space="0" w:color="auto"/>
            <w:left w:val="none" w:sz="0" w:space="0" w:color="auto"/>
            <w:bottom w:val="none" w:sz="0" w:space="0" w:color="auto"/>
            <w:right w:val="none" w:sz="0" w:space="0" w:color="auto"/>
          </w:divBdr>
        </w:div>
        <w:div w:id="854805490">
          <w:marLeft w:val="640"/>
          <w:marRight w:val="0"/>
          <w:marTop w:val="0"/>
          <w:marBottom w:val="0"/>
          <w:divBdr>
            <w:top w:val="none" w:sz="0" w:space="0" w:color="auto"/>
            <w:left w:val="none" w:sz="0" w:space="0" w:color="auto"/>
            <w:bottom w:val="none" w:sz="0" w:space="0" w:color="auto"/>
            <w:right w:val="none" w:sz="0" w:space="0" w:color="auto"/>
          </w:divBdr>
        </w:div>
        <w:div w:id="858274109">
          <w:marLeft w:val="640"/>
          <w:marRight w:val="0"/>
          <w:marTop w:val="0"/>
          <w:marBottom w:val="0"/>
          <w:divBdr>
            <w:top w:val="none" w:sz="0" w:space="0" w:color="auto"/>
            <w:left w:val="none" w:sz="0" w:space="0" w:color="auto"/>
            <w:bottom w:val="none" w:sz="0" w:space="0" w:color="auto"/>
            <w:right w:val="none" w:sz="0" w:space="0" w:color="auto"/>
          </w:divBdr>
        </w:div>
        <w:div w:id="1775243506">
          <w:marLeft w:val="640"/>
          <w:marRight w:val="0"/>
          <w:marTop w:val="0"/>
          <w:marBottom w:val="0"/>
          <w:divBdr>
            <w:top w:val="none" w:sz="0" w:space="0" w:color="auto"/>
            <w:left w:val="none" w:sz="0" w:space="0" w:color="auto"/>
            <w:bottom w:val="none" w:sz="0" w:space="0" w:color="auto"/>
            <w:right w:val="none" w:sz="0" w:space="0" w:color="auto"/>
          </w:divBdr>
        </w:div>
        <w:div w:id="808985333">
          <w:marLeft w:val="640"/>
          <w:marRight w:val="0"/>
          <w:marTop w:val="0"/>
          <w:marBottom w:val="0"/>
          <w:divBdr>
            <w:top w:val="none" w:sz="0" w:space="0" w:color="auto"/>
            <w:left w:val="none" w:sz="0" w:space="0" w:color="auto"/>
            <w:bottom w:val="none" w:sz="0" w:space="0" w:color="auto"/>
            <w:right w:val="none" w:sz="0" w:space="0" w:color="auto"/>
          </w:divBdr>
        </w:div>
        <w:div w:id="416437143">
          <w:marLeft w:val="640"/>
          <w:marRight w:val="0"/>
          <w:marTop w:val="0"/>
          <w:marBottom w:val="0"/>
          <w:divBdr>
            <w:top w:val="none" w:sz="0" w:space="0" w:color="auto"/>
            <w:left w:val="none" w:sz="0" w:space="0" w:color="auto"/>
            <w:bottom w:val="none" w:sz="0" w:space="0" w:color="auto"/>
            <w:right w:val="none" w:sz="0" w:space="0" w:color="auto"/>
          </w:divBdr>
        </w:div>
        <w:div w:id="1686781506">
          <w:marLeft w:val="640"/>
          <w:marRight w:val="0"/>
          <w:marTop w:val="0"/>
          <w:marBottom w:val="0"/>
          <w:divBdr>
            <w:top w:val="none" w:sz="0" w:space="0" w:color="auto"/>
            <w:left w:val="none" w:sz="0" w:space="0" w:color="auto"/>
            <w:bottom w:val="none" w:sz="0" w:space="0" w:color="auto"/>
            <w:right w:val="none" w:sz="0" w:space="0" w:color="auto"/>
          </w:divBdr>
        </w:div>
        <w:div w:id="347408781">
          <w:marLeft w:val="640"/>
          <w:marRight w:val="0"/>
          <w:marTop w:val="0"/>
          <w:marBottom w:val="0"/>
          <w:divBdr>
            <w:top w:val="none" w:sz="0" w:space="0" w:color="auto"/>
            <w:left w:val="none" w:sz="0" w:space="0" w:color="auto"/>
            <w:bottom w:val="none" w:sz="0" w:space="0" w:color="auto"/>
            <w:right w:val="none" w:sz="0" w:space="0" w:color="auto"/>
          </w:divBdr>
        </w:div>
        <w:div w:id="1836875616">
          <w:marLeft w:val="640"/>
          <w:marRight w:val="0"/>
          <w:marTop w:val="0"/>
          <w:marBottom w:val="0"/>
          <w:divBdr>
            <w:top w:val="none" w:sz="0" w:space="0" w:color="auto"/>
            <w:left w:val="none" w:sz="0" w:space="0" w:color="auto"/>
            <w:bottom w:val="none" w:sz="0" w:space="0" w:color="auto"/>
            <w:right w:val="none" w:sz="0" w:space="0" w:color="auto"/>
          </w:divBdr>
        </w:div>
        <w:div w:id="753866635">
          <w:marLeft w:val="640"/>
          <w:marRight w:val="0"/>
          <w:marTop w:val="0"/>
          <w:marBottom w:val="0"/>
          <w:divBdr>
            <w:top w:val="none" w:sz="0" w:space="0" w:color="auto"/>
            <w:left w:val="none" w:sz="0" w:space="0" w:color="auto"/>
            <w:bottom w:val="none" w:sz="0" w:space="0" w:color="auto"/>
            <w:right w:val="none" w:sz="0" w:space="0" w:color="auto"/>
          </w:divBdr>
        </w:div>
        <w:div w:id="1095518721">
          <w:marLeft w:val="640"/>
          <w:marRight w:val="0"/>
          <w:marTop w:val="0"/>
          <w:marBottom w:val="0"/>
          <w:divBdr>
            <w:top w:val="none" w:sz="0" w:space="0" w:color="auto"/>
            <w:left w:val="none" w:sz="0" w:space="0" w:color="auto"/>
            <w:bottom w:val="none" w:sz="0" w:space="0" w:color="auto"/>
            <w:right w:val="none" w:sz="0" w:space="0" w:color="auto"/>
          </w:divBdr>
        </w:div>
        <w:div w:id="471680330">
          <w:marLeft w:val="640"/>
          <w:marRight w:val="0"/>
          <w:marTop w:val="0"/>
          <w:marBottom w:val="0"/>
          <w:divBdr>
            <w:top w:val="none" w:sz="0" w:space="0" w:color="auto"/>
            <w:left w:val="none" w:sz="0" w:space="0" w:color="auto"/>
            <w:bottom w:val="none" w:sz="0" w:space="0" w:color="auto"/>
            <w:right w:val="none" w:sz="0" w:space="0" w:color="auto"/>
          </w:divBdr>
        </w:div>
        <w:div w:id="914973173">
          <w:marLeft w:val="640"/>
          <w:marRight w:val="0"/>
          <w:marTop w:val="0"/>
          <w:marBottom w:val="0"/>
          <w:divBdr>
            <w:top w:val="none" w:sz="0" w:space="0" w:color="auto"/>
            <w:left w:val="none" w:sz="0" w:space="0" w:color="auto"/>
            <w:bottom w:val="none" w:sz="0" w:space="0" w:color="auto"/>
            <w:right w:val="none" w:sz="0" w:space="0" w:color="auto"/>
          </w:divBdr>
        </w:div>
        <w:div w:id="288707111">
          <w:marLeft w:val="640"/>
          <w:marRight w:val="0"/>
          <w:marTop w:val="0"/>
          <w:marBottom w:val="0"/>
          <w:divBdr>
            <w:top w:val="none" w:sz="0" w:space="0" w:color="auto"/>
            <w:left w:val="none" w:sz="0" w:space="0" w:color="auto"/>
            <w:bottom w:val="none" w:sz="0" w:space="0" w:color="auto"/>
            <w:right w:val="none" w:sz="0" w:space="0" w:color="auto"/>
          </w:divBdr>
        </w:div>
        <w:div w:id="928276291">
          <w:marLeft w:val="640"/>
          <w:marRight w:val="0"/>
          <w:marTop w:val="0"/>
          <w:marBottom w:val="0"/>
          <w:divBdr>
            <w:top w:val="none" w:sz="0" w:space="0" w:color="auto"/>
            <w:left w:val="none" w:sz="0" w:space="0" w:color="auto"/>
            <w:bottom w:val="none" w:sz="0" w:space="0" w:color="auto"/>
            <w:right w:val="none" w:sz="0" w:space="0" w:color="auto"/>
          </w:divBdr>
        </w:div>
        <w:div w:id="843663066">
          <w:marLeft w:val="640"/>
          <w:marRight w:val="0"/>
          <w:marTop w:val="0"/>
          <w:marBottom w:val="0"/>
          <w:divBdr>
            <w:top w:val="none" w:sz="0" w:space="0" w:color="auto"/>
            <w:left w:val="none" w:sz="0" w:space="0" w:color="auto"/>
            <w:bottom w:val="none" w:sz="0" w:space="0" w:color="auto"/>
            <w:right w:val="none" w:sz="0" w:space="0" w:color="auto"/>
          </w:divBdr>
        </w:div>
        <w:div w:id="724766015">
          <w:marLeft w:val="640"/>
          <w:marRight w:val="0"/>
          <w:marTop w:val="0"/>
          <w:marBottom w:val="0"/>
          <w:divBdr>
            <w:top w:val="none" w:sz="0" w:space="0" w:color="auto"/>
            <w:left w:val="none" w:sz="0" w:space="0" w:color="auto"/>
            <w:bottom w:val="none" w:sz="0" w:space="0" w:color="auto"/>
            <w:right w:val="none" w:sz="0" w:space="0" w:color="auto"/>
          </w:divBdr>
        </w:div>
        <w:div w:id="862743438">
          <w:marLeft w:val="640"/>
          <w:marRight w:val="0"/>
          <w:marTop w:val="0"/>
          <w:marBottom w:val="0"/>
          <w:divBdr>
            <w:top w:val="none" w:sz="0" w:space="0" w:color="auto"/>
            <w:left w:val="none" w:sz="0" w:space="0" w:color="auto"/>
            <w:bottom w:val="none" w:sz="0" w:space="0" w:color="auto"/>
            <w:right w:val="none" w:sz="0" w:space="0" w:color="auto"/>
          </w:divBdr>
        </w:div>
        <w:div w:id="1209881916">
          <w:marLeft w:val="640"/>
          <w:marRight w:val="0"/>
          <w:marTop w:val="0"/>
          <w:marBottom w:val="0"/>
          <w:divBdr>
            <w:top w:val="none" w:sz="0" w:space="0" w:color="auto"/>
            <w:left w:val="none" w:sz="0" w:space="0" w:color="auto"/>
            <w:bottom w:val="none" w:sz="0" w:space="0" w:color="auto"/>
            <w:right w:val="none" w:sz="0" w:space="0" w:color="auto"/>
          </w:divBdr>
        </w:div>
        <w:div w:id="182864866">
          <w:marLeft w:val="640"/>
          <w:marRight w:val="0"/>
          <w:marTop w:val="0"/>
          <w:marBottom w:val="0"/>
          <w:divBdr>
            <w:top w:val="none" w:sz="0" w:space="0" w:color="auto"/>
            <w:left w:val="none" w:sz="0" w:space="0" w:color="auto"/>
            <w:bottom w:val="none" w:sz="0" w:space="0" w:color="auto"/>
            <w:right w:val="none" w:sz="0" w:space="0" w:color="auto"/>
          </w:divBdr>
        </w:div>
        <w:div w:id="1084299593">
          <w:marLeft w:val="640"/>
          <w:marRight w:val="0"/>
          <w:marTop w:val="0"/>
          <w:marBottom w:val="0"/>
          <w:divBdr>
            <w:top w:val="none" w:sz="0" w:space="0" w:color="auto"/>
            <w:left w:val="none" w:sz="0" w:space="0" w:color="auto"/>
            <w:bottom w:val="none" w:sz="0" w:space="0" w:color="auto"/>
            <w:right w:val="none" w:sz="0" w:space="0" w:color="auto"/>
          </w:divBdr>
        </w:div>
        <w:div w:id="57175312">
          <w:marLeft w:val="640"/>
          <w:marRight w:val="0"/>
          <w:marTop w:val="0"/>
          <w:marBottom w:val="0"/>
          <w:divBdr>
            <w:top w:val="none" w:sz="0" w:space="0" w:color="auto"/>
            <w:left w:val="none" w:sz="0" w:space="0" w:color="auto"/>
            <w:bottom w:val="none" w:sz="0" w:space="0" w:color="auto"/>
            <w:right w:val="none" w:sz="0" w:space="0" w:color="auto"/>
          </w:divBdr>
        </w:div>
        <w:div w:id="655185862">
          <w:marLeft w:val="640"/>
          <w:marRight w:val="0"/>
          <w:marTop w:val="0"/>
          <w:marBottom w:val="0"/>
          <w:divBdr>
            <w:top w:val="none" w:sz="0" w:space="0" w:color="auto"/>
            <w:left w:val="none" w:sz="0" w:space="0" w:color="auto"/>
            <w:bottom w:val="none" w:sz="0" w:space="0" w:color="auto"/>
            <w:right w:val="none" w:sz="0" w:space="0" w:color="auto"/>
          </w:divBdr>
        </w:div>
        <w:div w:id="1729374016">
          <w:marLeft w:val="640"/>
          <w:marRight w:val="0"/>
          <w:marTop w:val="0"/>
          <w:marBottom w:val="0"/>
          <w:divBdr>
            <w:top w:val="none" w:sz="0" w:space="0" w:color="auto"/>
            <w:left w:val="none" w:sz="0" w:space="0" w:color="auto"/>
            <w:bottom w:val="none" w:sz="0" w:space="0" w:color="auto"/>
            <w:right w:val="none" w:sz="0" w:space="0" w:color="auto"/>
          </w:divBdr>
        </w:div>
        <w:div w:id="1750151791">
          <w:marLeft w:val="640"/>
          <w:marRight w:val="0"/>
          <w:marTop w:val="0"/>
          <w:marBottom w:val="0"/>
          <w:divBdr>
            <w:top w:val="none" w:sz="0" w:space="0" w:color="auto"/>
            <w:left w:val="none" w:sz="0" w:space="0" w:color="auto"/>
            <w:bottom w:val="none" w:sz="0" w:space="0" w:color="auto"/>
            <w:right w:val="none" w:sz="0" w:space="0" w:color="auto"/>
          </w:divBdr>
        </w:div>
        <w:div w:id="1543440135">
          <w:marLeft w:val="640"/>
          <w:marRight w:val="0"/>
          <w:marTop w:val="0"/>
          <w:marBottom w:val="0"/>
          <w:divBdr>
            <w:top w:val="none" w:sz="0" w:space="0" w:color="auto"/>
            <w:left w:val="none" w:sz="0" w:space="0" w:color="auto"/>
            <w:bottom w:val="none" w:sz="0" w:space="0" w:color="auto"/>
            <w:right w:val="none" w:sz="0" w:space="0" w:color="auto"/>
          </w:divBdr>
        </w:div>
        <w:div w:id="744105706">
          <w:marLeft w:val="640"/>
          <w:marRight w:val="0"/>
          <w:marTop w:val="0"/>
          <w:marBottom w:val="0"/>
          <w:divBdr>
            <w:top w:val="none" w:sz="0" w:space="0" w:color="auto"/>
            <w:left w:val="none" w:sz="0" w:space="0" w:color="auto"/>
            <w:bottom w:val="none" w:sz="0" w:space="0" w:color="auto"/>
            <w:right w:val="none" w:sz="0" w:space="0" w:color="auto"/>
          </w:divBdr>
        </w:div>
        <w:div w:id="1897161490">
          <w:marLeft w:val="640"/>
          <w:marRight w:val="0"/>
          <w:marTop w:val="0"/>
          <w:marBottom w:val="0"/>
          <w:divBdr>
            <w:top w:val="none" w:sz="0" w:space="0" w:color="auto"/>
            <w:left w:val="none" w:sz="0" w:space="0" w:color="auto"/>
            <w:bottom w:val="none" w:sz="0" w:space="0" w:color="auto"/>
            <w:right w:val="none" w:sz="0" w:space="0" w:color="auto"/>
          </w:divBdr>
        </w:div>
        <w:div w:id="1545016931">
          <w:marLeft w:val="640"/>
          <w:marRight w:val="0"/>
          <w:marTop w:val="0"/>
          <w:marBottom w:val="0"/>
          <w:divBdr>
            <w:top w:val="none" w:sz="0" w:space="0" w:color="auto"/>
            <w:left w:val="none" w:sz="0" w:space="0" w:color="auto"/>
            <w:bottom w:val="none" w:sz="0" w:space="0" w:color="auto"/>
            <w:right w:val="none" w:sz="0" w:space="0" w:color="auto"/>
          </w:divBdr>
        </w:div>
        <w:div w:id="1843932470">
          <w:marLeft w:val="640"/>
          <w:marRight w:val="0"/>
          <w:marTop w:val="0"/>
          <w:marBottom w:val="0"/>
          <w:divBdr>
            <w:top w:val="none" w:sz="0" w:space="0" w:color="auto"/>
            <w:left w:val="none" w:sz="0" w:space="0" w:color="auto"/>
            <w:bottom w:val="none" w:sz="0" w:space="0" w:color="auto"/>
            <w:right w:val="none" w:sz="0" w:space="0" w:color="auto"/>
          </w:divBdr>
        </w:div>
        <w:div w:id="1967660471">
          <w:marLeft w:val="640"/>
          <w:marRight w:val="0"/>
          <w:marTop w:val="0"/>
          <w:marBottom w:val="0"/>
          <w:divBdr>
            <w:top w:val="none" w:sz="0" w:space="0" w:color="auto"/>
            <w:left w:val="none" w:sz="0" w:space="0" w:color="auto"/>
            <w:bottom w:val="none" w:sz="0" w:space="0" w:color="auto"/>
            <w:right w:val="none" w:sz="0" w:space="0" w:color="auto"/>
          </w:divBdr>
        </w:div>
        <w:div w:id="1970895343">
          <w:marLeft w:val="640"/>
          <w:marRight w:val="0"/>
          <w:marTop w:val="0"/>
          <w:marBottom w:val="0"/>
          <w:divBdr>
            <w:top w:val="none" w:sz="0" w:space="0" w:color="auto"/>
            <w:left w:val="none" w:sz="0" w:space="0" w:color="auto"/>
            <w:bottom w:val="none" w:sz="0" w:space="0" w:color="auto"/>
            <w:right w:val="none" w:sz="0" w:space="0" w:color="auto"/>
          </w:divBdr>
        </w:div>
        <w:div w:id="48187469">
          <w:marLeft w:val="640"/>
          <w:marRight w:val="0"/>
          <w:marTop w:val="0"/>
          <w:marBottom w:val="0"/>
          <w:divBdr>
            <w:top w:val="none" w:sz="0" w:space="0" w:color="auto"/>
            <w:left w:val="none" w:sz="0" w:space="0" w:color="auto"/>
            <w:bottom w:val="none" w:sz="0" w:space="0" w:color="auto"/>
            <w:right w:val="none" w:sz="0" w:space="0" w:color="auto"/>
          </w:divBdr>
        </w:div>
        <w:div w:id="1553031170">
          <w:marLeft w:val="640"/>
          <w:marRight w:val="0"/>
          <w:marTop w:val="0"/>
          <w:marBottom w:val="0"/>
          <w:divBdr>
            <w:top w:val="none" w:sz="0" w:space="0" w:color="auto"/>
            <w:left w:val="none" w:sz="0" w:space="0" w:color="auto"/>
            <w:bottom w:val="none" w:sz="0" w:space="0" w:color="auto"/>
            <w:right w:val="none" w:sz="0" w:space="0" w:color="auto"/>
          </w:divBdr>
        </w:div>
        <w:div w:id="1352217226">
          <w:marLeft w:val="640"/>
          <w:marRight w:val="0"/>
          <w:marTop w:val="0"/>
          <w:marBottom w:val="0"/>
          <w:divBdr>
            <w:top w:val="none" w:sz="0" w:space="0" w:color="auto"/>
            <w:left w:val="none" w:sz="0" w:space="0" w:color="auto"/>
            <w:bottom w:val="none" w:sz="0" w:space="0" w:color="auto"/>
            <w:right w:val="none" w:sz="0" w:space="0" w:color="auto"/>
          </w:divBdr>
        </w:div>
        <w:div w:id="1707101420">
          <w:marLeft w:val="640"/>
          <w:marRight w:val="0"/>
          <w:marTop w:val="0"/>
          <w:marBottom w:val="0"/>
          <w:divBdr>
            <w:top w:val="none" w:sz="0" w:space="0" w:color="auto"/>
            <w:left w:val="none" w:sz="0" w:space="0" w:color="auto"/>
            <w:bottom w:val="none" w:sz="0" w:space="0" w:color="auto"/>
            <w:right w:val="none" w:sz="0" w:space="0" w:color="auto"/>
          </w:divBdr>
        </w:div>
        <w:div w:id="284894170">
          <w:marLeft w:val="640"/>
          <w:marRight w:val="0"/>
          <w:marTop w:val="0"/>
          <w:marBottom w:val="0"/>
          <w:divBdr>
            <w:top w:val="none" w:sz="0" w:space="0" w:color="auto"/>
            <w:left w:val="none" w:sz="0" w:space="0" w:color="auto"/>
            <w:bottom w:val="none" w:sz="0" w:space="0" w:color="auto"/>
            <w:right w:val="none" w:sz="0" w:space="0" w:color="auto"/>
          </w:divBdr>
        </w:div>
        <w:div w:id="1772894621">
          <w:marLeft w:val="640"/>
          <w:marRight w:val="0"/>
          <w:marTop w:val="0"/>
          <w:marBottom w:val="0"/>
          <w:divBdr>
            <w:top w:val="none" w:sz="0" w:space="0" w:color="auto"/>
            <w:left w:val="none" w:sz="0" w:space="0" w:color="auto"/>
            <w:bottom w:val="none" w:sz="0" w:space="0" w:color="auto"/>
            <w:right w:val="none" w:sz="0" w:space="0" w:color="auto"/>
          </w:divBdr>
        </w:div>
        <w:div w:id="1478642454">
          <w:marLeft w:val="640"/>
          <w:marRight w:val="0"/>
          <w:marTop w:val="0"/>
          <w:marBottom w:val="0"/>
          <w:divBdr>
            <w:top w:val="none" w:sz="0" w:space="0" w:color="auto"/>
            <w:left w:val="none" w:sz="0" w:space="0" w:color="auto"/>
            <w:bottom w:val="none" w:sz="0" w:space="0" w:color="auto"/>
            <w:right w:val="none" w:sz="0" w:space="0" w:color="auto"/>
          </w:divBdr>
        </w:div>
        <w:div w:id="715858645">
          <w:marLeft w:val="640"/>
          <w:marRight w:val="0"/>
          <w:marTop w:val="0"/>
          <w:marBottom w:val="0"/>
          <w:divBdr>
            <w:top w:val="none" w:sz="0" w:space="0" w:color="auto"/>
            <w:left w:val="none" w:sz="0" w:space="0" w:color="auto"/>
            <w:bottom w:val="none" w:sz="0" w:space="0" w:color="auto"/>
            <w:right w:val="none" w:sz="0" w:space="0" w:color="auto"/>
          </w:divBdr>
        </w:div>
        <w:div w:id="1353991677">
          <w:marLeft w:val="640"/>
          <w:marRight w:val="0"/>
          <w:marTop w:val="0"/>
          <w:marBottom w:val="0"/>
          <w:divBdr>
            <w:top w:val="none" w:sz="0" w:space="0" w:color="auto"/>
            <w:left w:val="none" w:sz="0" w:space="0" w:color="auto"/>
            <w:bottom w:val="none" w:sz="0" w:space="0" w:color="auto"/>
            <w:right w:val="none" w:sz="0" w:space="0" w:color="auto"/>
          </w:divBdr>
        </w:div>
        <w:div w:id="343167682">
          <w:marLeft w:val="640"/>
          <w:marRight w:val="0"/>
          <w:marTop w:val="0"/>
          <w:marBottom w:val="0"/>
          <w:divBdr>
            <w:top w:val="none" w:sz="0" w:space="0" w:color="auto"/>
            <w:left w:val="none" w:sz="0" w:space="0" w:color="auto"/>
            <w:bottom w:val="none" w:sz="0" w:space="0" w:color="auto"/>
            <w:right w:val="none" w:sz="0" w:space="0" w:color="auto"/>
          </w:divBdr>
        </w:div>
        <w:div w:id="1880897421">
          <w:marLeft w:val="640"/>
          <w:marRight w:val="0"/>
          <w:marTop w:val="0"/>
          <w:marBottom w:val="0"/>
          <w:divBdr>
            <w:top w:val="none" w:sz="0" w:space="0" w:color="auto"/>
            <w:left w:val="none" w:sz="0" w:space="0" w:color="auto"/>
            <w:bottom w:val="none" w:sz="0" w:space="0" w:color="auto"/>
            <w:right w:val="none" w:sz="0" w:space="0" w:color="auto"/>
          </w:divBdr>
        </w:div>
        <w:div w:id="1026250911">
          <w:marLeft w:val="640"/>
          <w:marRight w:val="0"/>
          <w:marTop w:val="0"/>
          <w:marBottom w:val="0"/>
          <w:divBdr>
            <w:top w:val="none" w:sz="0" w:space="0" w:color="auto"/>
            <w:left w:val="none" w:sz="0" w:space="0" w:color="auto"/>
            <w:bottom w:val="none" w:sz="0" w:space="0" w:color="auto"/>
            <w:right w:val="none" w:sz="0" w:space="0" w:color="auto"/>
          </w:divBdr>
        </w:div>
        <w:div w:id="2055276983">
          <w:marLeft w:val="640"/>
          <w:marRight w:val="0"/>
          <w:marTop w:val="0"/>
          <w:marBottom w:val="0"/>
          <w:divBdr>
            <w:top w:val="none" w:sz="0" w:space="0" w:color="auto"/>
            <w:left w:val="none" w:sz="0" w:space="0" w:color="auto"/>
            <w:bottom w:val="none" w:sz="0" w:space="0" w:color="auto"/>
            <w:right w:val="none" w:sz="0" w:space="0" w:color="auto"/>
          </w:divBdr>
        </w:div>
        <w:div w:id="891498171">
          <w:marLeft w:val="640"/>
          <w:marRight w:val="0"/>
          <w:marTop w:val="0"/>
          <w:marBottom w:val="0"/>
          <w:divBdr>
            <w:top w:val="none" w:sz="0" w:space="0" w:color="auto"/>
            <w:left w:val="none" w:sz="0" w:space="0" w:color="auto"/>
            <w:bottom w:val="none" w:sz="0" w:space="0" w:color="auto"/>
            <w:right w:val="none" w:sz="0" w:space="0" w:color="auto"/>
          </w:divBdr>
        </w:div>
        <w:div w:id="1588415930">
          <w:marLeft w:val="640"/>
          <w:marRight w:val="0"/>
          <w:marTop w:val="0"/>
          <w:marBottom w:val="0"/>
          <w:divBdr>
            <w:top w:val="none" w:sz="0" w:space="0" w:color="auto"/>
            <w:left w:val="none" w:sz="0" w:space="0" w:color="auto"/>
            <w:bottom w:val="none" w:sz="0" w:space="0" w:color="auto"/>
            <w:right w:val="none" w:sz="0" w:space="0" w:color="auto"/>
          </w:divBdr>
        </w:div>
        <w:div w:id="1905096242">
          <w:marLeft w:val="640"/>
          <w:marRight w:val="0"/>
          <w:marTop w:val="0"/>
          <w:marBottom w:val="0"/>
          <w:divBdr>
            <w:top w:val="none" w:sz="0" w:space="0" w:color="auto"/>
            <w:left w:val="none" w:sz="0" w:space="0" w:color="auto"/>
            <w:bottom w:val="none" w:sz="0" w:space="0" w:color="auto"/>
            <w:right w:val="none" w:sz="0" w:space="0" w:color="auto"/>
          </w:divBdr>
        </w:div>
        <w:div w:id="90246763">
          <w:marLeft w:val="640"/>
          <w:marRight w:val="0"/>
          <w:marTop w:val="0"/>
          <w:marBottom w:val="0"/>
          <w:divBdr>
            <w:top w:val="none" w:sz="0" w:space="0" w:color="auto"/>
            <w:left w:val="none" w:sz="0" w:space="0" w:color="auto"/>
            <w:bottom w:val="none" w:sz="0" w:space="0" w:color="auto"/>
            <w:right w:val="none" w:sz="0" w:space="0" w:color="auto"/>
          </w:divBdr>
        </w:div>
        <w:div w:id="665135735">
          <w:marLeft w:val="640"/>
          <w:marRight w:val="0"/>
          <w:marTop w:val="0"/>
          <w:marBottom w:val="0"/>
          <w:divBdr>
            <w:top w:val="none" w:sz="0" w:space="0" w:color="auto"/>
            <w:left w:val="none" w:sz="0" w:space="0" w:color="auto"/>
            <w:bottom w:val="none" w:sz="0" w:space="0" w:color="auto"/>
            <w:right w:val="none" w:sz="0" w:space="0" w:color="auto"/>
          </w:divBdr>
        </w:div>
        <w:div w:id="1010258398">
          <w:marLeft w:val="640"/>
          <w:marRight w:val="0"/>
          <w:marTop w:val="0"/>
          <w:marBottom w:val="0"/>
          <w:divBdr>
            <w:top w:val="none" w:sz="0" w:space="0" w:color="auto"/>
            <w:left w:val="none" w:sz="0" w:space="0" w:color="auto"/>
            <w:bottom w:val="none" w:sz="0" w:space="0" w:color="auto"/>
            <w:right w:val="none" w:sz="0" w:space="0" w:color="auto"/>
          </w:divBdr>
        </w:div>
        <w:div w:id="1135290131">
          <w:marLeft w:val="640"/>
          <w:marRight w:val="0"/>
          <w:marTop w:val="0"/>
          <w:marBottom w:val="0"/>
          <w:divBdr>
            <w:top w:val="none" w:sz="0" w:space="0" w:color="auto"/>
            <w:left w:val="none" w:sz="0" w:space="0" w:color="auto"/>
            <w:bottom w:val="none" w:sz="0" w:space="0" w:color="auto"/>
            <w:right w:val="none" w:sz="0" w:space="0" w:color="auto"/>
          </w:divBdr>
        </w:div>
        <w:div w:id="711460813">
          <w:marLeft w:val="640"/>
          <w:marRight w:val="0"/>
          <w:marTop w:val="0"/>
          <w:marBottom w:val="0"/>
          <w:divBdr>
            <w:top w:val="none" w:sz="0" w:space="0" w:color="auto"/>
            <w:left w:val="none" w:sz="0" w:space="0" w:color="auto"/>
            <w:bottom w:val="none" w:sz="0" w:space="0" w:color="auto"/>
            <w:right w:val="none" w:sz="0" w:space="0" w:color="auto"/>
          </w:divBdr>
        </w:div>
        <w:div w:id="1538279236">
          <w:marLeft w:val="640"/>
          <w:marRight w:val="0"/>
          <w:marTop w:val="0"/>
          <w:marBottom w:val="0"/>
          <w:divBdr>
            <w:top w:val="none" w:sz="0" w:space="0" w:color="auto"/>
            <w:left w:val="none" w:sz="0" w:space="0" w:color="auto"/>
            <w:bottom w:val="none" w:sz="0" w:space="0" w:color="auto"/>
            <w:right w:val="none" w:sz="0" w:space="0" w:color="auto"/>
          </w:divBdr>
        </w:div>
        <w:div w:id="737941807">
          <w:marLeft w:val="640"/>
          <w:marRight w:val="0"/>
          <w:marTop w:val="0"/>
          <w:marBottom w:val="0"/>
          <w:divBdr>
            <w:top w:val="none" w:sz="0" w:space="0" w:color="auto"/>
            <w:left w:val="none" w:sz="0" w:space="0" w:color="auto"/>
            <w:bottom w:val="none" w:sz="0" w:space="0" w:color="auto"/>
            <w:right w:val="none" w:sz="0" w:space="0" w:color="auto"/>
          </w:divBdr>
        </w:div>
        <w:div w:id="967591050">
          <w:marLeft w:val="640"/>
          <w:marRight w:val="0"/>
          <w:marTop w:val="0"/>
          <w:marBottom w:val="0"/>
          <w:divBdr>
            <w:top w:val="none" w:sz="0" w:space="0" w:color="auto"/>
            <w:left w:val="none" w:sz="0" w:space="0" w:color="auto"/>
            <w:bottom w:val="none" w:sz="0" w:space="0" w:color="auto"/>
            <w:right w:val="none" w:sz="0" w:space="0" w:color="auto"/>
          </w:divBdr>
        </w:div>
        <w:div w:id="1931812382">
          <w:marLeft w:val="640"/>
          <w:marRight w:val="0"/>
          <w:marTop w:val="0"/>
          <w:marBottom w:val="0"/>
          <w:divBdr>
            <w:top w:val="none" w:sz="0" w:space="0" w:color="auto"/>
            <w:left w:val="none" w:sz="0" w:space="0" w:color="auto"/>
            <w:bottom w:val="none" w:sz="0" w:space="0" w:color="auto"/>
            <w:right w:val="none" w:sz="0" w:space="0" w:color="auto"/>
          </w:divBdr>
        </w:div>
        <w:div w:id="68769592">
          <w:marLeft w:val="640"/>
          <w:marRight w:val="0"/>
          <w:marTop w:val="0"/>
          <w:marBottom w:val="0"/>
          <w:divBdr>
            <w:top w:val="none" w:sz="0" w:space="0" w:color="auto"/>
            <w:left w:val="none" w:sz="0" w:space="0" w:color="auto"/>
            <w:bottom w:val="none" w:sz="0" w:space="0" w:color="auto"/>
            <w:right w:val="none" w:sz="0" w:space="0" w:color="auto"/>
          </w:divBdr>
        </w:div>
        <w:div w:id="247886803">
          <w:marLeft w:val="640"/>
          <w:marRight w:val="0"/>
          <w:marTop w:val="0"/>
          <w:marBottom w:val="0"/>
          <w:divBdr>
            <w:top w:val="none" w:sz="0" w:space="0" w:color="auto"/>
            <w:left w:val="none" w:sz="0" w:space="0" w:color="auto"/>
            <w:bottom w:val="none" w:sz="0" w:space="0" w:color="auto"/>
            <w:right w:val="none" w:sz="0" w:space="0" w:color="auto"/>
          </w:divBdr>
        </w:div>
        <w:div w:id="443694506">
          <w:marLeft w:val="640"/>
          <w:marRight w:val="0"/>
          <w:marTop w:val="0"/>
          <w:marBottom w:val="0"/>
          <w:divBdr>
            <w:top w:val="none" w:sz="0" w:space="0" w:color="auto"/>
            <w:left w:val="none" w:sz="0" w:space="0" w:color="auto"/>
            <w:bottom w:val="none" w:sz="0" w:space="0" w:color="auto"/>
            <w:right w:val="none" w:sz="0" w:space="0" w:color="auto"/>
          </w:divBdr>
        </w:div>
        <w:div w:id="1088618714">
          <w:marLeft w:val="640"/>
          <w:marRight w:val="0"/>
          <w:marTop w:val="0"/>
          <w:marBottom w:val="0"/>
          <w:divBdr>
            <w:top w:val="none" w:sz="0" w:space="0" w:color="auto"/>
            <w:left w:val="none" w:sz="0" w:space="0" w:color="auto"/>
            <w:bottom w:val="none" w:sz="0" w:space="0" w:color="auto"/>
            <w:right w:val="none" w:sz="0" w:space="0" w:color="auto"/>
          </w:divBdr>
        </w:div>
        <w:div w:id="633947424">
          <w:marLeft w:val="640"/>
          <w:marRight w:val="0"/>
          <w:marTop w:val="0"/>
          <w:marBottom w:val="0"/>
          <w:divBdr>
            <w:top w:val="none" w:sz="0" w:space="0" w:color="auto"/>
            <w:left w:val="none" w:sz="0" w:space="0" w:color="auto"/>
            <w:bottom w:val="none" w:sz="0" w:space="0" w:color="auto"/>
            <w:right w:val="none" w:sz="0" w:space="0" w:color="auto"/>
          </w:divBdr>
        </w:div>
        <w:div w:id="77023820">
          <w:marLeft w:val="640"/>
          <w:marRight w:val="0"/>
          <w:marTop w:val="0"/>
          <w:marBottom w:val="0"/>
          <w:divBdr>
            <w:top w:val="none" w:sz="0" w:space="0" w:color="auto"/>
            <w:left w:val="none" w:sz="0" w:space="0" w:color="auto"/>
            <w:bottom w:val="none" w:sz="0" w:space="0" w:color="auto"/>
            <w:right w:val="none" w:sz="0" w:space="0" w:color="auto"/>
          </w:divBdr>
        </w:div>
        <w:div w:id="1764691815">
          <w:marLeft w:val="640"/>
          <w:marRight w:val="0"/>
          <w:marTop w:val="0"/>
          <w:marBottom w:val="0"/>
          <w:divBdr>
            <w:top w:val="none" w:sz="0" w:space="0" w:color="auto"/>
            <w:left w:val="none" w:sz="0" w:space="0" w:color="auto"/>
            <w:bottom w:val="none" w:sz="0" w:space="0" w:color="auto"/>
            <w:right w:val="none" w:sz="0" w:space="0" w:color="auto"/>
          </w:divBdr>
        </w:div>
        <w:div w:id="2052993390">
          <w:marLeft w:val="640"/>
          <w:marRight w:val="0"/>
          <w:marTop w:val="0"/>
          <w:marBottom w:val="0"/>
          <w:divBdr>
            <w:top w:val="none" w:sz="0" w:space="0" w:color="auto"/>
            <w:left w:val="none" w:sz="0" w:space="0" w:color="auto"/>
            <w:bottom w:val="none" w:sz="0" w:space="0" w:color="auto"/>
            <w:right w:val="none" w:sz="0" w:space="0" w:color="auto"/>
          </w:divBdr>
        </w:div>
        <w:div w:id="1821531254">
          <w:marLeft w:val="640"/>
          <w:marRight w:val="0"/>
          <w:marTop w:val="0"/>
          <w:marBottom w:val="0"/>
          <w:divBdr>
            <w:top w:val="none" w:sz="0" w:space="0" w:color="auto"/>
            <w:left w:val="none" w:sz="0" w:space="0" w:color="auto"/>
            <w:bottom w:val="none" w:sz="0" w:space="0" w:color="auto"/>
            <w:right w:val="none" w:sz="0" w:space="0" w:color="auto"/>
          </w:divBdr>
        </w:div>
        <w:div w:id="1110973838">
          <w:marLeft w:val="640"/>
          <w:marRight w:val="0"/>
          <w:marTop w:val="0"/>
          <w:marBottom w:val="0"/>
          <w:divBdr>
            <w:top w:val="none" w:sz="0" w:space="0" w:color="auto"/>
            <w:left w:val="none" w:sz="0" w:space="0" w:color="auto"/>
            <w:bottom w:val="none" w:sz="0" w:space="0" w:color="auto"/>
            <w:right w:val="none" w:sz="0" w:space="0" w:color="auto"/>
          </w:divBdr>
        </w:div>
        <w:div w:id="1372537207">
          <w:marLeft w:val="640"/>
          <w:marRight w:val="0"/>
          <w:marTop w:val="0"/>
          <w:marBottom w:val="0"/>
          <w:divBdr>
            <w:top w:val="none" w:sz="0" w:space="0" w:color="auto"/>
            <w:left w:val="none" w:sz="0" w:space="0" w:color="auto"/>
            <w:bottom w:val="none" w:sz="0" w:space="0" w:color="auto"/>
            <w:right w:val="none" w:sz="0" w:space="0" w:color="auto"/>
          </w:divBdr>
        </w:div>
        <w:div w:id="90706838">
          <w:marLeft w:val="640"/>
          <w:marRight w:val="0"/>
          <w:marTop w:val="0"/>
          <w:marBottom w:val="0"/>
          <w:divBdr>
            <w:top w:val="none" w:sz="0" w:space="0" w:color="auto"/>
            <w:left w:val="none" w:sz="0" w:space="0" w:color="auto"/>
            <w:bottom w:val="none" w:sz="0" w:space="0" w:color="auto"/>
            <w:right w:val="none" w:sz="0" w:space="0" w:color="auto"/>
          </w:divBdr>
        </w:div>
        <w:div w:id="1716586863">
          <w:marLeft w:val="640"/>
          <w:marRight w:val="0"/>
          <w:marTop w:val="0"/>
          <w:marBottom w:val="0"/>
          <w:divBdr>
            <w:top w:val="none" w:sz="0" w:space="0" w:color="auto"/>
            <w:left w:val="none" w:sz="0" w:space="0" w:color="auto"/>
            <w:bottom w:val="none" w:sz="0" w:space="0" w:color="auto"/>
            <w:right w:val="none" w:sz="0" w:space="0" w:color="auto"/>
          </w:divBdr>
        </w:div>
        <w:div w:id="1887182553">
          <w:marLeft w:val="640"/>
          <w:marRight w:val="0"/>
          <w:marTop w:val="0"/>
          <w:marBottom w:val="0"/>
          <w:divBdr>
            <w:top w:val="none" w:sz="0" w:space="0" w:color="auto"/>
            <w:left w:val="none" w:sz="0" w:space="0" w:color="auto"/>
            <w:bottom w:val="none" w:sz="0" w:space="0" w:color="auto"/>
            <w:right w:val="none" w:sz="0" w:space="0" w:color="auto"/>
          </w:divBdr>
        </w:div>
        <w:div w:id="1826703194">
          <w:marLeft w:val="640"/>
          <w:marRight w:val="0"/>
          <w:marTop w:val="0"/>
          <w:marBottom w:val="0"/>
          <w:divBdr>
            <w:top w:val="none" w:sz="0" w:space="0" w:color="auto"/>
            <w:left w:val="none" w:sz="0" w:space="0" w:color="auto"/>
            <w:bottom w:val="none" w:sz="0" w:space="0" w:color="auto"/>
            <w:right w:val="none" w:sz="0" w:space="0" w:color="auto"/>
          </w:divBdr>
        </w:div>
        <w:div w:id="1762219140">
          <w:marLeft w:val="640"/>
          <w:marRight w:val="0"/>
          <w:marTop w:val="0"/>
          <w:marBottom w:val="0"/>
          <w:divBdr>
            <w:top w:val="none" w:sz="0" w:space="0" w:color="auto"/>
            <w:left w:val="none" w:sz="0" w:space="0" w:color="auto"/>
            <w:bottom w:val="none" w:sz="0" w:space="0" w:color="auto"/>
            <w:right w:val="none" w:sz="0" w:space="0" w:color="auto"/>
          </w:divBdr>
        </w:div>
        <w:div w:id="2112318901">
          <w:marLeft w:val="640"/>
          <w:marRight w:val="0"/>
          <w:marTop w:val="0"/>
          <w:marBottom w:val="0"/>
          <w:divBdr>
            <w:top w:val="none" w:sz="0" w:space="0" w:color="auto"/>
            <w:left w:val="none" w:sz="0" w:space="0" w:color="auto"/>
            <w:bottom w:val="none" w:sz="0" w:space="0" w:color="auto"/>
            <w:right w:val="none" w:sz="0" w:space="0" w:color="auto"/>
          </w:divBdr>
        </w:div>
        <w:div w:id="1837644824">
          <w:marLeft w:val="640"/>
          <w:marRight w:val="0"/>
          <w:marTop w:val="0"/>
          <w:marBottom w:val="0"/>
          <w:divBdr>
            <w:top w:val="none" w:sz="0" w:space="0" w:color="auto"/>
            <w:left w:val="none" w:sz="0" w:space="0" w:color="auto"/>
            <w:bottom w:val="none" w:sz="0" w:space="0" w:color="auto"/>
            <w:right w:val="none" w:sz="0" w:space="0" w:color="auto"/>
          </w:divBdr>
        </w:div>
        <w:div w:id="1802337795">
          <w:marLeft w:val="640"/>
          <w:marRight w:val="0"/>
          <w:marTop w:val="0"/>
          <w:marBottom w:val="0"/>
          <w:divBdr>
            <w:top w:val="none" w:sz="0" w:space="0" w:color="auto"/>
            <w:left w:val="none" w:sz="0" w:space="0" w:color="auto"/>
            <w:bottom w:val="none" w:sz="0" w:space="0" w:color="auto"/>
            <w:right w:val="none" w:sz="0" w:space="0" w:color="auto"/>
          </w:divBdr>
        </w:div>
        <w:div w:id="1740133163">
          <w:marLeft w:val="640"/>
          <w:marRight w:val="0"/>
          <w:marTop w:val="0"/>
          <w:marBottom w:val="0"/>
          <w:divBdr>
            <w:top w:val="none" w:sz="0" w:space="0" w:color="auto"/>
            <w:left w:val="none" w:sz="0" w:space="0" w:color="auto"/>
            <w:bottom w:val="none" w:sz="0" w:space="0" w:color="auto"/>
            <w:right w:val="none" w:sz="0" w:space="0" w:color="auto"/>
          </w:divBdr>
        </w:div>
        <w:div w:id="740056707">
          <w:marLeft w:val="640"/>
          <w:marRight w:val="0"/>
          <w:marTop w:val="0"/>
          <w:marBottom w:val="0"/>
          <w:divBdr>
            <w:top w:val="none" w:sz="0" w:space="0" w:color="auto"/>
            <w:left w:val="none" w:sz="0" w:space="0" w:color="auto"/>
            <w:bottom w:val="none" w:sz="0" w:space="0" w:color="auto"/>
            <w:right w:val="none" w:sz="0" w:space="0" w:color="auto"/>
          </w:divBdr>
        </w:div>
        <w:div w:id="1530679049">
          <w:marLeft w:val="640"/>
          <w:marRight w:val="0"/>
          <w:marTop w:val="0"/>
          <w:marBottom w:val="0"/>
          <w:divBdr>
            <w:top w:val="none" w:sz="0" w:space="0" w:color="auto"/>
            <w:left w:val="none" w:sz="0" w:space="0" w:color="auto"/>
            <w:bottom w:val="none" w:sz="0" w:space="0" w:color="auto"/>
            <w:right w:val="none" w:sz="0" w:space="0" w:color="auto"/>
          </w:divBdr>
        </w:div>
        <w:div w:id="474295916">
          <w:marLeft w:val="640"/>
          <w:marRight w:val="0"/>
          <w:marTop w:val="0"/>
          <w:marBottom w:val="0"/>
          <w:divBdr>
            <w:top w:val="none" w:sz="0" w:space="0" w:color="auto"/>
            <w:left w:val="none" w:sz="0" w:space="0" w:color="auto"/>
            <w:bottom w:val="none" w:sz="0" w:space="0" w:color="auto"/>
            <w:right w:val="none" w:sz="0" w:space="0" w:color="auto"/>
          </w:divBdr>
        </w:div>
        <w:div w:id="2052462166">
          <w:marLeft w:val="640"/>
          <w:marRight w:val="0"/>
          <w:marTop w:val="0"/>
          <w:marBottom w:val="0"/>
          <w:divBdr>
            <w:top w:val="none" w:sz="0" w:space="0" w:color="auto"/>
            <w:left w:val="none" w:sz="0" w:space="0" w:color="auto"/>
            <w:bottom w:val="none" w:sz="0" w:space="0" w:color="auto"/>
            <w:right w:val="none" w:sz="0" w:space="0" w:color="auto"/>
          </w:divBdr>
        </w:div>
        <w:div w:id="2102874253">
          <w:marLeft w:val="640"/>
          <w:marRight w:val="0"/>
          <w:marTop w:val="0"/>
          <w:marBottom w:val="0"/>
          <w:divBdr>
            <w:top w:val="none" w:sz="0" w:space="0" w:color="auto"/>
            <w:left w:val="none" w:sz="0" w:space="0" w:color="auto"/>
            <w:bottom w:val="none" w:sz="0" w:space="0" w:color="auto"/>
            <w:right w:val="none" w:sz="0" w:space="0" w:color="auto"/>
          </w:divBdr>
        </w:div>
        <w:div w:id="1624845242">
          <w:marLeft w:val="640"/>
          <w:marRight w:val="0"/>
          <w:marTop w:val="0"/>
          <w:marBottom w:val="0"/>
          <w:divBdr>
            <w:top w:val="none" w:sz="0" w:space="0" w:color="auto"/>
            <w:left w:val="none" w:sz="0" w:space="0" w:color="auto"/>
            <w:bottom w:val="none" w:sz="0" w:space="0" w:color="auto"/>
            <w:right w:val="none" w:sz="0" w:space="0" w:color="auto"/>
          </w:divBdr>
        </w:div>
        <w:div w:id="315887451">
          <w:marLeft w:val="640"/>
          <w:marRight w:val="0"/>
          <w:marTop w:val="0"/>
          <w:marBottom w:val="0"/>
          <w:divBdr>
            <w:top w:val="none" w:sz="0" w:space="0" w:color="auto"/>
            <w:left w:val="none" w:sz="0" w:space="0" w:color="auto"/>
            <w:bottom w:val="none" w:sz="0" w:space="0" w:color="auto"/>
            <w:right w:val="none" w:sz="0" w:space="0" w:color="auto"/>
          </w:divBdr>
        </w:div>
        <w:div w:id="303320046">
          <w:marLeft w:val="640"/>
          <w:marRight w:val="0"/>
          <w:marTop w:val="0"/>
          <w:marBottom w:val="0"/>
          <w:divBdr>
            <w:top w:val="none" w:sz="0" w:space="0" w:color="auto"/>
            <w:left w:val="none" w:sz="0" w:space="0" w:color="auto"/>
            <w:bottom w:val="none" w:sz="0" w:space="0" w:color="auto"/>
            <w:right w:val="none" w:sz="0" w:space="0" w:color="auto"/>
          </w:divBdr>
        </w:div>
        <w:div w:id="1989817622">
          <w:marLeft w:val="640"/>
          <w:marRight w:val="0"/>
          <w:marTop w:val="0"/>
          <w:marBottom w:val="0"/>
          <w:divBdr>
            <w:top w:val="none" w:sz="0" w:space="0" w:color="auto"/>
            <w:left w:val="none" w:sz="0" w:space="0" w:color="auto"/>
            <w:bottom w:val="none" w:sz="0" w:space="0" w:color="auto"/>
            <w:right w:val="none" w:sz="0" w:space="0" w:color="auto"/>
          </w:divBdr>
        </w:div>
        <w:div w:id="883178031">
          <w:marLeft w:val="640"/>
          <w:marRight w:val="0"/>
          <w:marTop w:val="0"/>
          <w:marBottom w:val="0"/>
          <w:divBdr>
            <w:top w:val="none" w:sz="0" w:space="0" w:color="auto"/>
            <w:left w:val="none" w:sz="0" w:space="0" w:color="auto"/>
            <w:bottom w:val="none" w:sz="0" w:space="0" w:color="auto"/>
            <w:right w:val="none" w:sz="0" w:space="0" w:color="auto"/>
          </w:divBdr>
        </w:div>
        <w:div w:id="618800908">
          <w:marLeft w:val="640"/>
          <w:marRight w:val="0"/>
          <w:marTop w:val="0"/>
          <w:marBottom w:val="0"/>
          <w:divBdr>
            <w:top w:val="none" w:sz="0" w:space="0" w:color="auto"/>
            <w:left w:val="none" w:sz="0" w:space="0" w:color="auto"/>
            <w:bottom w:val="none" w:sz="0" w:space="0" w:color="auto"/>
            <w:right w:val="none" w:sz="0" w:space="0" w:color="auto"/>
          </w:divBdr>
        </w:div>
        <w:div w:id="2102870020">
          <w:marLeft w:val="640"/>
          <w:marRight w:val="0"/>
          <w:marTop w:val="0"/>
          <w:marBottom w:val="0"/>
          <w:divBdr>
            <w:top w:val="none" w:sz="0" w:space="0" w:color="auto"/>
            <w:left w:val="none" w:sz="0" w:space="0" w:color="auto"/>
            <w:bottom w:val="none" w:sz="0" w:space="0" w:color="auto"/>
            <w:right w:val="none" w:sz="0" w:space="0" w:color="auto"/>
          </w:divBdr>
        </w:div>
        <w:div w:id="1868253257">
          <w:marLeft w:val="640"/>
          <w:marRight w:val="0"/>
          <w:marTop w:val="0"/>
          <w:marBottom w:val="0"/>
          <w:divBdr>
            <w:top w:val="none" w:sz="0" w:space="0" w:color="auto"/>
            <w:left w:val="none" w:sz="0" w:space="0" w:color="auto"/>
            <w:bottom w:val="none" w:sz="0" w:space="0" w:color="auto"/>
            <w:right w:val="none" w:sz="0" w:space="0" w:color="auto"/>
          </w:divBdr>
        </w:div>
        <w:div w:id="860239172">
          <w:marLeft w:val="640"/>
          <w:marRight w:val="0"/>
          <w:marTop w:val="0"/>
          <w:marBottom w:val="0"/>
          <w:divBdr>
            <w:top w:val="none" w:sz="0" w:space="0" w:color="auto"/>
            <w:left w:val="none" w:sz="0" w:space="0" w:color="auto"/>
            <w:bottom w:val="none" w:sz="0" w:space="0" w:color="auto"/>
            <w:right w:val="none" w:sz="0" w:space="0" w:color="auto"/>
          </w:divBdr>
        </w:div>
        <w:div w:id="412431317">
          <w:marLeft w:val="640"/>
          <w:marRight w:val="0"/>
          <w:marTop w:val="0"/>
          <w:marBottom w:val="0"/>
          <w:divBdr>
            <w:top w:val="none" w:sz="0" w:space="0" w:color="auto"/>
            <w:left w:val="none" w:sz="0" w:space="0" w:color="auto"/>
            <w:bottom w:val="none" w:sz="0" w:space="0" w:color="auto"/>
            <w:right w:val="none" w:sz="0" w:space="0" w:color="auto"/>
          </w:divBdr>
        </w:div>
        <w:div w:id="212280576">
          <w:marLeft w:val="640"/>
          <w:marRight w:val="0"/>
          <w:marTop w:val="0"/>
          <w:marBottom w:val="0"/>
          <w:divBdr>
            <w:top w:val="none" w:sz="0" w:space="0" w:color="auto"/>
            <w:left w:val="none" w:sz="0" w:space="0" w:color="auto"/>
            <w:bottom w:val="none" w:sz="0" w:space="0" w:color="auto"/>
            <w:right w:val="none" w:sz="0" w:space="0" w:color="auto"/>
          </w:divBdr>
        </w:div>
        <w:div w:id="1911117806">
          <w:marLeft w:val="640"/>
          <w:marRight w:val="0"/>
          <w:marTop w:val="0"/>
          <w:marBottom w:val="0"/>
          <w:divBdr>
            <w:top w:val="none" w:sz="0" w:space="0" w:color="auto"/>
            <w:left w:val="none" w:sz="0" w:space="0" w:color="auto"/>
            <w:bottom w:val="none" w:sz="0" w:space="0" w:color="auto"/>
            <w:right w:val="none" w:sz="0" w:space="0" w:color="auto"/>
          </w:divBdr>
        </w:div>
        <w:div w:id="2010789587">
          <w:marLeft w:val="640"/>
          <w:marRight w:val="0"/>
          <w:marTop w:val="0"/>
          <w:marBottom w:val="0"/>
          <w:divBdr>
            <w:top w:val="none" w:sz="0" w:space="0" w:color="auto"/>
            <w:left w:val="none" w:sz="0" w:space="0" w:color="auto"/>
            <w:bottom w:val="none" w:sz="0" w:space="0" w:color="auto"/>
            <w:right w:val="none" w:sz="0" w:space="0" w:color="auto"/>
          </w:divBdr>
        </w:div>
        <w:div w:id="1394352640">
          <w:marLeft w:val="640"/>
          <w:marRight w:val="0"/>
          <w:marTop w:val="0"/>
          <w:marBottom w:val="0"/>
          <w:divBdr>
            <w:top w:val="none" w:sz="0" w:space="0" w:color="auto"/>
            <w:left w:val="none" w:sz="0" w:space="0" w:color="auto"/>
            <w:bottom w:val="none" w:sz="0" w:space="0" w:color="auto"/>
            <w:right w:val="none" w:sz="0" w:space="0" w:color="auto"/>
          </w:divBdr>
        </w:div>
        <w:div w:id="1528566900">
          <w:marLeft w:val="640"/>
          <w:marRight w:val="0"/>
          <w:marTop w:val="0"/>
          <w:marBottom w:val="0"/>
          <w:divBdr>
            <w:top w:val="none" w:sz="0" w:space="0" w:color="auto"/>
            <w:left w:val="none" w:sz="0" w:space="0" w:color="auto"/>
            <w:bottom w:val="none" w:sz="0" w:space="0" w:color="auto"/>
            <w:right w:val="none" w:sz="0" w:space="0" w:color="auto"/>
          </w:divBdr>
        </w:div>
        <w:div w:id="558248230">
          <w:marLeft w:val="640"/>
          <w:marRight w:val="0"/>
          <w:marTop w:val="0"/>
          <w:marBottom w:val="0"/>
          <w:divBdr>
            <w:top w:val="none" w:sz="0" w:space="0" w:color="auto"/>
            <w:left w:val="none" w:sz="0" w:space="0" w:color="auto"/>
            <w:bottom w:val="none" w:sz="0" w:space="0" w:color="auto"/>
            <w:right w:val="none" w:sz="0" w:space="0" w:color="auto"/>
          </w:divBdr>
        </w:div>
        <w:div w:id="418212974">
          <w:marLeft w:val="640"/>
          <w:marRight w:val="0"/>
          <w:marTop w:val="0"/>
          <w:marBottom w:val="0"/>
          <w:divBdr>
            <w:top w:val="none" w:sz="0" w:space="0" w:color="auto"/>
            <w:left w:val="none" w:sz="0" w:space="0" w:color="auto"/>
            <w:bottom w:val="none" w:sz="0" w:space="0" w:color="auto"/>
            <w:right w:val="none" w:sz="0" w:space="0" w:color="auto"/>
          </w:divBdr>
        </w:div>
        <w:div w:id="1838182768">
          <w:marLeft w:val="640"/>
          <w:marRight w:val="0"/>
          <w:marTop w:val="0"/>
          <w:marBottom w:val="0"/>
          <w:divBdr>
            <w:top w:val="none" w:sz="0" w:space="0" w:color="auto"/>
            <w:left w:val="none" w:sz="0" w:space="0" w:color="auto"/>
            <w:bottom w:val="none" w:sz="0" w:space="0" w:color="auto"/>
            <w:right w:val="none" w:sz="0" w:space="0" w:color="auto"/>
          </w:divBdr>
        </w:div>
        <w:div w:id="2004039438">
          <w:marLeft w:val="640"/>
          <w:marRight w:val="0"/>
          <w:marTop w:val="0"/>
          <w:marBottom w:val="0"/>
          <w:divBdr>
            <w:top w:val="none" w:sz="0" w:space="0" w:color="auto"/>
            <w:left w:val="none" w:sz="0" w:space="0" w:color="auto"/>
            <w:bottom w:val="none" w:sz="0" w:space="0" w:color="auto"/>
            <w:right w:val="none" w:sz="0" w:space="0" w:color="auto"/>
          </w:divBdr>
        </w:div>
        <w:div w:id="583805683">
          <w:marLeft w:val="640"/>
          <w:marRight w:val="0"/>
          <w:marTop w:val="0"/>
          <w:marBottom w:val="0"/>
          <w:divBdr>
            <w:top w:val="none" w:sz="0" w:space="0" w:color="auto"/>
            <w:left w:val="none" w:sz="0" w:space="0" w:color="auto"/>
            <w:bottom w:val="none" w:sz="0" w:space="0" w:color="auto"/>
            <w:right w:val="none" w:sz="0" w:space="0" w:color="auto"/>
          </w:divBdr>
        </w:div>
        <w:div w:id="824662472">
          <w:marLeft w:val="640"/>
          <w:marRight w:val="0"/>
          <w:marTop w:val="0"/>
          <w:marBottom w:val="0"/>
          <w:divBdr>
            <w:top w:val="none" w:sz="0" w:space="0" w:color="auto"/>
            <w:left w:val="none" w:sz="0" w:space="0" w:color="auto"/>
            <w:bottom w:val="none" w:sz="0" w:space="0" w:color="auto"/>
            <w:right w:val="none" w:sz="0" w:space="0" w:color="auto"/>
          </w:divBdr>
        </w:div>
        <w:div w:id="52050309">
          <w:marLeft w:val="640"/>
          <w:marRight w:val="0"/>
          <w:marTop w:val="0"/>
          <w:marBottom w:val="0"/>
          <w:divBdr>
            <w:top w:val="none" w:sz="0" w:space="0" w:color="auto"/>
            <w:left w:val="none" w:sz="0" w:space="0" w:color="auto"/>
            <w:bottom w:val="none" w:sz="0" w:space="0" w:color="auto"/>
            <w:right w:val="none" w:sz="0" w:space="0" w:color="auto"/>
          </w:divBdr>
        </w:div>
        <w:div w:id="1066730154">
          <w:marLeft w:val="640"/>
          <w:marRight w:val="0"/>
          <w:marTop w:val="0"/>
          <w:marBottom w:val="0"/>
          <w:divBdr>
            <w:top w:val="none" w:sz="0" w:space="0" w:color="auto"/>
            <w:left w:val="none" w:sz="0" w:space="0" w:color="auto"/>
            <w:bottom w:val="none" w:sz="0" w:space="0" w:color="auto"/>
            <w:right w:val="none" w:sz="0" w:space="0" w:color="auto"/>
          </w:divBdr>
        </w:div>
        <w:div w:id="1313678469">
          <w:marLeft w:val="640"/>
          <w:marRight w:val="0"/>
          <w:marTop w:val="0"/>
          <w:marBottom w:val="0"/>
          <w:divBdr>
            <w:top w:val="none" w:sz="0" w:space="0" w:color="auto"/>
            <w:left w:val="none" w:sz="0" w:space="0" w:color="auto"/>
            <w:bottom w:val="none" w:sz="0" w:space="0" w:color="auto"/>
            <w:right w:val="none" w:sz="0" w:space="0" w:color="auto"/>
          </w:divBdr>
        </w:div>
        <w:div w:id="653729177">
          <w:marLeft w:val="640"/>
          <w:marRight w:val="0"/>
          <w:marTop w:val="0"/>
          <w:marBottom w:val="0"/>
          <w:divBdr>
            <w:top w:val="none" w:sz="0" w:space="0" w:color="auto"/>
            <w:left w:val="none" w:sz="0" w:space="0" w:color="auto"/>
            <w:bottom w:val="none" w:sz="0" w:space="0" w:color="auto"/>
            <w:right w:val="none" w:sz="0" w:space="0" w:color="auto"/>
          </w:divBdr>
        </w:div>
        <w:div w:id="389812111">
          <w:marLeft w:val="640"/>
          <w:marRight w:val="0"/>
          <w:marTop w:val="0"/>
          <w:marBottom w:val="0"/>
          <w:divBdr>
            <w:top w:val="none" w:sz="0" w:space="0" w:color="auto"/>
            <w:left w:val="none" w:sz="0" w:space="0" w:color="auto"/>
            <w:bottom w:val="none" w:sz="0" w:space="0" w:color="auto"/>
            <w:right w:val="none" w:sz="0" w:space="0" w:color="auto"/>
          </w:divBdr>
        </w:div>
        <w:div w:id="1783569641">
          <w:marLeft w:val="640"/>
          <w:marRight w:val="0"/>
          <w:marTop w:val="0"/>
          <w:marBottom w:val="0"/>
          <w:divBdr>
            <w:top w:val="none" w:sz="0" w:space="0" w:color="auto"/>
            <w:left w:val="none" w:sz="0" w:space="0" w:color="auto"/>
            <w:bottom w:val="none" w:sz="0" w:space="0" w:color="auto"/>
            <w:right w:val="none" w:sz="0" w:space="0" w:color="auto"/>
          </w:divBdr>
        </w:div>
        <w:div w:id="701054216">
          <w:marLeft w:val="640"/>
          <w:marRight w:val="0"/>
          <w:marTop w:val="0"/>
          <w:marBottom w:val="0"/>
          <w:divBdr>
            <w:top w:val="none" w:sz="0" w:space="0" w:color="auto"/>
            <w:left w:val="none" w:sz="0" w:space="0" w:color="auto"/>
            <w:bottom w:val="none" w:sz="0" w:space="0" w:color="auto"/>
            <w:right w:val="none" w:sz="0" w:space="0" w:color="auto"/>
          </w:divBdr>
        </w:div>
        <w:div w:id="2095737675">
          <w:marLeft w:val="640"/>
          <w:marRight w:val="0"/>
          <w:marTop w:val="0"/>
          <w:marBottom w:val="0"/>
          <w:divBdr>
            <w:top w:val="none" w:sz="0" w:space="0" w:color="auto"/>
            <w:left w:val="none" w:sz="0" w:space="0" w:color="auto"/>
            <w:bottom w:val="none" w:sz="0" w:space="0" w:color="auto"/>
            <w:right w:val="none" w:sz="0" w:space="0" w:color="auto"/>
          </w:divBdr>
        </w:div>
        <w:div w:id="1355576387">
          <w:marLeft w:val="640"/>
          <w:marRight w:val="0"/>
          <w:marTop w:val="0"/>
          <w:marBottom w:val="0"/>
          <w:divBdr>
            <w:top w:val="none" w:sz="0" w:space="0" w:color="auto"/>
            <w:left w:val="none" w:sz="0" w:space="0" w:color="auto"/>
            <w:bottom w:val="none" w:sz="0" w:space="0" w:color="auto"/>
            <w:right w:val="none" w:sz="0" w:space="0" w:color="auto"/>
          </w:divBdr>
        </w:div>
      </w:divsChild>
    </w:div>
    <w:div w:id="1793130730">
      <w:bodyDiv w:val="1"/>
      <w:marLeft w:val="0"/>
      <w:marRight w:val="0"/>
      <w:marTop w:val="0"/>
      <w:marBottom w:val="0"/>
      <w:divBdr>
        <w:top w:val="none" w:sz="0" w:space="0" w:color="auto"/>
        <w:left w:val="none" w:sz="0" w:space="0" w:color="auto"/>
        <w:bottom w:val="none" w:sz="0" w:space="0" w:color="auto"/>
        <w:right w:val="none" w:sz="0" w:space="0" w:color="auto"/>
      </w:divBdr>
      <w:divsChild>
        <w:div w:id="929507224">
          <w:marLeft w:val="640"/>
          <w:marRight w:val="0"/>
          <w:marTop w:val="0"/>
          <w:marBottom w:val="0"/>
          <w:divBdr>
            <w:top w:val="none" w:sz="0" w:space="0" w:color="auto"/>
            <w:left w:val="none" w:sz="0" w:space="0" w:color="auto"/>
            <w:bottom w:val="none" w:sz="0" w:space="0" w:color="auto"/>
            <w:right w:val="none" w:sz="0" w:space="0" w:color="auto"/>
          </w:divBdr>
        </w:div>
        <w:div w:id="78137537">
          <w:marLeft w:val="640"/>
          <w:marRight w:val="0"/>
          <w:marTop w:val="0"/>
          <w:marBottom w:val="0"/>
          <w:divBdr>
            <w:top w:val="none" w:sz="0" w:space="0" w:color="auto"/>
            <w:left w:val="none" w:sz="0" w:space="0" w:color="auto"/>
            <w:bottom w:val="none" w:sz="0" w:space="0" w:color="auto"/>
            <w:right w:val="none" w:sz="0" w:space="0" w:color="auto"/>
          </w:divBdr>
        </w:div>
        <w:div w:id="541864681">
          <w:marLeft w:val="640"/>
          <w:marRight w:val="0"/>
          <w:marTop w:val="0"/>
          <w:marBottom w:val="0"/>
          <w:divBdr>
            <w:top w:val="none" w:sz="0" w:space="0" w:color="auto"/>
            <w:left w:val="none" w:sz="0" w:space="0" w:color="auto"/>
            <w:bottom w:val="none" w:sz="0" w:space="0" w:color="auto"/>
            <w:right w:val="none" w:sz="0" w:space="0" w:color="auto"/>
          </w:divBdr>
        </w:div>
        <w:div w:id="1018964490">
          <w:marLeft w:val="640"/>
          <w:marRight w:val="0"/>
          <w:marTop w:val="0"/>
          <w:marBottom w:val="0"/>
          <w:divBdr>
            <w:top w:val="none" w:sz="0" w:space="0" w:color="auto"/>
            <w:left w:val="none" w:sz="0" w:space="0" w:color="auto"/>
            <w:bottom w:val="none" w:sz="0" w:space="0" w:color="auto"/>
            <w:right w:val="none" w:sz="0" w:space="0" w:color="auto"/>
          </w:divBdr>
        </w:div>
        <w:div w:id="1213616218">
          <w:marLeft w:val="640"/>
          <w:marRight w:val="0"/>
          <w:marTop w:val="0"/>
          <w:marBottom w:val="0"/>
          <w:divBdr>
            <w:top w:val="none" w:sz="0" w:space="0" w:color="auto"/>
            <w:left w:val="none" w:sz="0" w:space="0" w:color="auto"/>
            <w:bottom w:val="none" w:sz="0" w:space="0" w:color="auto"/>
            <w:right w:val="none" w:sz="0" w:space="0" w:color="auto"/>
          </w:divBdr>
        </w:div>
        <w:div w:id="943685360">
          <w:marLeft w:val="640"/>
          <w:marRight w:val="0"/>
          <w:marTop w:val="0"/>
          <w:marBottom w:val="0"/>
          <w:divBdr>
            <w:top w:val="none" w:sz="0" w:space="0" w:color="auto"/>
            <w:left w:val="none" w:sz="0" w:space="0" w:color="auto"/>
            <w:bottom w:val="none" w:sz="0" w:space="0" w:color="auto"/>
            <w:right w:val="none" w:sz="0" w:space="0" w:color="auto"/>
          </w:divBdr>
        </w:div>
        <w:div w:id="1830361173">
          <w:marLeft w:val="640"/>
          <w:marRight w:val="0"/>
          <w:marTop w:val="0"/>
          <w:marBottom w:val="0"/>
          <w:divBdr>
            <w:top w:val="none" w:sz="0" w:space="0" w:color="auto"/>
            <w:left w:val="none" w:sz="0" w:space="0" w:color="auto"/>
            <w:bottom w:val="none" w:sz="0" w:space="0" w:color="auto"/>
            <w:right w:val="none" w:sz="0" w:space="0" w:color="auto"/>
          </w:divBdr>
        </w:div>
        <w:div w:id="25643624">
          <w:marLeft w:val="640"/>
          <w:marRight w:val="0"/>
          <w:marTop w:val="0"/>
          <w:marBottom w:val="0"/>
          <w:divBdr>
            <w:top w:val="none" w:sz="0" w:space="0" w:color="auto"/>
            <w:left w:val="none" w:sz="0" w:space="0" w:color="auto"/>
            <w:bottom w:val="none" w:sz="0" w:space="0" w:color="auto"/>
            <w:right w:val="none" w:sz="0" w:space="0" w:color="auto"/>
          </w:divBdr>
        </w:div>
        <w:div w:id="192884420">
          <w:marLeft w:val="640"/>
          <w:marRight w:val="0"/>
          <w:marTop w:val="0"/>
          <w:marBottom w:val="0"/>
          <w:divBdr>
            <w:top w:val="none" w:sz="0" w:space="0" w:color="auto"/>
            <w:left w:val="none" w:sz="0" w:space="0" w:color="auto"/>
            <w:bottom w:val="none" w:sz="0" w:space="0" w:color="auto"/>
            <w:right w:val="none" w:sz="0" w:space="0" w:color="auto"/>
          </w:divBdr>
        </w:div>
        <w:div w:id="655692991">
          <w:marLeft w:val="640"/>
          <w:marRight w:val="0"/>
          <w:marTop w:val="0"/>
          <w:marBottom w:val="0"/>
          <w:divBdr>
            <w:top w:val="none" w:sz="0" w:space="0" w:color="auto"/>
            <w:left w:val="none" w:sz="0" w:space="0" w:color="auto"/>
            <w:bottom w:val="none" w:sz="0" w:space="0" w:color="auto"/>
            <w:right w:val="none" w:sz="0" w:space="0" w:color="auto"/>
          </w:divBdr>
        </w:div>
        <w:div w:id="1977905511">
          <w:marLeft w:val="640"/>
          <w:marRight w:val="0"/>
          <w:marTop w:val="0"/>
          <w:marBottom w:val="0"/>
          <w:divBdr>
            <w:top w:val="none" w:sz="0" w:space="0" w:color="auto"/>
            <w:left w:val="none" w:sz="0" w:space="0" w:color="auto"/>
            <w:bottom w:val="none" w:sz="0" w:space="0" w:color="auto"/>
            <w:right w:val="none" w:sz="0" w:space="0" w:color="auto"/>
          </w:divBdr>
        </w:div>
        <w:div w:id="588319381">
          <w:marLeft w:val="640"/>
          <w:marRight w:val="0"/>
          <w:marTop w:val="0"/>
          <w:marBottom w:val="0"/>
          <w:divBdr>
            <w:top w:val="none" w:sz="0" w:space="0" w:color="auto"/>
            <w:left w:val="none" w:sz="0" w:space="0" w:color="auto"/>
            <w:bottom w:val="none" w:sz="0" w:space="0" w:color="auto"/>
            <w:right w:val="none" w:sz="0" w:space="0" w:color="auto"/>
          </w:divBdr>
        </w:div>
        <w:div w:id="215819244">
          <w:marLeft w:val="640"/>
          <w:marRight w:val="0"/>
          <w:marTop w:val="0"/>
          <w:marBottom w:val="0"/>
          <w:divBdr>
            <w:top w:val="none" w:sz="0" w:space="0" w:color="auto"/>
            <w:left w:val="none" w:sz="0" w:space="0" w:color="auto"/>
            <w:bottom w:val="none" w:sz="0" w:space="0" w:color="auto"/>
            <w:right w:val="none" w:sz="0" w:space="0" w:color="auto"/>
          </w:divBdr>
        </w:div>
        <w:div w:id="838036281">
          <w:marLeft w:val="640"/>
          <w:marRight w:val="0"/>
          <w:marTop w:val="0"/>
          <w:marBottom w:val="0"/>
          <w:divBdr>
            <w:top w:val="none" w:sz="0" w:space="0" w:color="auto"/>
            <w:left w:val="none" w:sz="0" w:space="0" w:color="auto"/>
            <w:bottom w:val="none" w:sz="0" w:space="0" w:color="auto"/>
            <w:right w:val="none" w:sz="0" w:space="0" w:color="auto"/>
          </w:divBdr>
        </w:div>
        <w:div w:id="26031519">
          <w:marLeft w:val="640"/>
          <w:marRight w:val="0"/>
          <w:marTop w:val="0"/>
          <w:marBottom w:val="0"/>
          <w:divBdr>
            <w:top w:val="none" w:sz="0" w:space="0" w:color="auto"/>
            <w:left w:val="none" w:sz="0" w:space="0" w:color="auto"/>
            <w:bottom w:val="none" w:sz="0" w:space="0" w:color="auto"/>
            <w:right w:val="none" w:sz="0" w:space="0" w:color="auto"/>
          </w:divBdr>
        </w:div>
        <w:div w:id="644241413">
          <w:marLeft w:val="640"/>
          <w:marRight w:val="0"/>
          <w:marTop w:val="0"/>
          <w:marBottom w:val="0"/>
          <w:divBdr>
            <w:top w:val="none" w:sz="0" w:space="0" w:color="auto"/>
            <w:left w:val="none" w:sz="0" w:space="0" w:color="auto"/>
            <w:bottom w:val="none" w:sz="0" w:space="0" w:color="auto"/>
            <w:right w:val="none" w:sz="0" w:space="0" w:color="auto"/>
          </w:divBdr>
        </w:div>
        <w:div w:id="1213687691">
          <w:marLeft w:val="640"/>
          <w:marRight w:val="0"/>
          <w:marTop w:val="0"/>
          <w:marBottom w:val="0"/>
          <w:divBdr>
            <w:top w:val="none" w:sz="0" w:space="0" w:color="auto"/>
            <w:left w:val="none" w:sz="0" w:space="0" w:color="auto"/>
            <w:bottom w:val="none" w:sz="0" w:space="0" w:color="auto"/>
            <w:right w:val="none" w:sz="0" w:space="0" w:color="auto"/>
          </w:divBdr>
        </w:div>
        <w:div w:id="1654600438">
          <w:marLeft w:val="640"/>
          <w:marRight w:val="0"/>
          <w:marTop w:val="0"/>
          <w:marBottom w:val="0"/>
          <w:divBdr>
            <w:top w:val="none" w:sz="0" w:space="0" w:color="auto"/>
            <w:left w:val="none" w:sz="0" w:space="0" w:color="auto"/>
            <w:bottom w:val="none" w:sz="0" w:space="0" w:color="auto"/>
            <w:right w:val="none" w:sz="0" w:space="0" w:color="auto"/>
          </w:divBdr>
        </w:div>
        <w:div w:id="631636861">
          <w:marLeft w:val="640"/>
          <w:marRight w:val="0"/>
          <w:marTop w:val="0"/>
          <w:marBottom w:val="0"/>
          <w:divBdr>
            <w:top w:val="none" w:sz="0" w:space="0" w:color="auto"/>
            <w:left w:val="none" w:sz="0" w:space="0" w:color="auto"/>
            <w:bottom w:val="none" w:sz="0" w:space="0" w:color="auto"/>
            <w:right w:val="none" w:sz="0" w:space="0" w:color="auto"/>
          </w:divBdr>
        </w:div>
        <w:div w:id="1787432773">
          <w:marLeft w:val="640"/>
          <w:marRight w:val="0"/>
          <w:marTop w:val="0"/>
          <w:marBottom w:val="0"/>
          <w:divBdr>
            <w:top w:val="none" w:sz="0" w:space="0" w:color="auto"/>
            <w:left w:val="none" w:sz="0" w:space="0" w:color="auto"/>
            <w:bottom w:val="none" w:sz="0" w:space="0" w:color="auto"/>
            <w:right w:val="none" w:sz="0" w:space="0" w:color="auto"/>
          </w:divBdr>
        </w:div>
        <w:div w:id="1756976364">
          <w:marLeft w:val="640"/>
          <w:marRight w:val="0"/>
          <w:marTop w:val="0"/>
          <w:marBottom w:val="0"/>
          <w:divBdr>
            <w:top w:val="none" w:sz="0" w:space="0" w:color="auto"/>
            <w:left w:val="none" w:sz="0" w:space="0" w:color="auto"/>
            <w:bottom w:val="none" w:sz="0" w:space="0" w:color="auto"/>
            <w:right w:val="none" w:sz="0" w:space="0" w:color="auto"/>
          </w:divBdr>
        </w:div>
        <w:div w:id="87509377">
          <w:marLeft w:val="640"/>
          <w:marRight w:val="0"/>
          <w:marTop w:val="0"/>
          <w:marBottom w:val="0"/>
          <w:divBdr>
            <w:top w:val="none" w:sz="0" w:space="0" w:color="auto"/>
            <w:left w:val="none" w:sz="0" w:space="0" w:color="auto"/>
            <w:bottom w:val="none" w:sz="0" w:space="0" w:color="auto"/>
            <w:right w:val="none" w:sz="0" w:space="0" w:color="auto"/>
          </w:divBdr>
        </w:div>
        <w:div w:id="135077218">
          <w:marLeft w:val="640"/>
          <w:marRight w:val="0"/>
          <w:marTop w:val="0"/>
          <w:marBottom w:val="0"/>
          <w:divBdr>
            <w:top w:val="none" w:sz="0" w:space="0" w:color="auto"/>
            <w:left w:val="none" w:sz="0" w:space="0" w:color="auto"/>
            <w:bottom w:val="none" w:sz="0" w:space="0" w:color="auto"/>
            <w:right w:val="none" w:sz="0" w:space="0" w:color="auto"/>
          </w:divBdr>
        </w:div>
        <w:div w:id="1358198239">
          <w:marLeft w:val="640"/>
          <w:marRight w:val="0"/>
          <w:marTop w:val="0"/>
          <w:marBottom w:val="0"/>
          <w:divBdr>
            <w:top w:val="none" w:sz="0" w:space="0" w:color="auto"/>
            <w:left w:val="none" w:sz="0" w:space="0" w:color="auto"/>
            <w:bottom w:val="none" w:sz="0" w:space="0" w:color="auto"/>
            <w:right w:val="none" w:sz="0" w:space="0" w:color="auto"/>
          </w:divBdr>
        </w:div>
        <w:div w:id="220213889">
          <w:marLeft w:val="640"/>
          <w:marRight w:val="0"/>
          <w:marTop w:val="0"/>
          <w:marBottom w:val="0"/>
          <w:divBdr>
            <w:top w:val="none" w:sz="0" w:space="0" w:color="auto"/>
            <w:left w:val="none" w:sz="0" w:space="0" w:color="auto"/>
            <w:bottom w:val="none" w:sz="0" w:space="0" w:color="auto"/>
            <w:right w:val="none" w:sz="0" w:space="0" w:color="auto"/>
          </w:divBdr>
        </w:div>
        <w:div w:id="609357760">
          <w:marLeft w:val="640"/>
          <w:marRight w:val="0"/>
          <w:marTop w:val="0"/>
          <w:marBottom w:val="0"/>
          <w:divBdr>
            <w:top w:val="none" w:sz="0" w:space="0" w:color="auto"/>
            <w:left w:val="none" w:sz="0" w:space="0" w:color="auto"/>
            <w:bottom w:val="none" w:sz="0" w:space="0" w:color="auto"/>
            <w:right w:val="none" w:sz="0" w:space="0" w:color="auto"/>
          </w:divBdr>
        </w:div>
        <w:div w:id="1345133511">
          <w:marLeft w:val="640"/>
          <w:marRight w:val="0"/>
          <w:marTop w:val="0"/>
          <w:marBottom w:val="0"/>
          <w:divBdr>
            <w:top w:val="none" w:sz="0" w:space="0" w:color="auto"/>
            <w:left w:val="none" w:sz="0" w:space="0" w:color="auto"/>
            <w:bottom w:val="none" w:sz="0" w:space="0" w:color="auto"/>
            <w:right w:val="none" w:sz="0" w:space="0" w:color="auto"/>
          </w:divBdr>
        </w:div>
        <w:div w:id="1137801302">
          <w:marLeft w:val="640"/>
          <w:marRight w:val="0"/>
          <w:marTop w:val="0"/>
          <w:marBottom w:val="0"/>
          <w:divBdr>
            <w:top w:val="none" w:sz="0" w:space="0" w:color="auto"/>
            <w:left w:val="none" w:sz="0" w:space="0" w:color="auto"/>
            <w:bottom w:val="none" w:sz="0" w:space="0" w:color="auto"/>
            <w:right w:val="none" w:sz="0" w:space="0" w:color="auto"/>
          </w:divBdr>
        </w:div>
        <w:div w:id="569077753">
          <w:marLeft w:val="640"/>
          <w:marRight w:val="0"/>
          <w:marTop w:val="0"/>
          <w:marBottom w:val="0"/>
          <w:divBdr>
            <w:top w:val="none" w:sz="0" w:space="0" w:color="auto"/>
            <w:left w:val="none" w:sz="0" w:space="0" w:color="auto"/>
            <w:bottom w:val="none" w:sz="0" w:space="0" w:color="auto"/>
            <w:right w:val="none" w:sz="0" w:space="0" w:color="auto"/>
          </w:divBdr>
        </w:div>
        <w:div w:id="1185052504">
          <w:marLeft w:val="640"/>
          <w:marRight w:val="0"/>
          <w:marTop w:val="0"/>
          <w:marBottom w:val="0"/>
          <w:divBdr>
            <w:top w:val="none" w:sz="0" w:space="0" w:color="auto"/>
            <w:left w:val="none" w:sz="0" w:space="0" w:color="auto"/>
            <w:bottom w:val="none" w:sz="0" w:space="0" w:color="auto"/>
            <w:right w:val="none" w:sz="0" w:space="0" w:color="auto"/>
          </w:divBdr>
        </w:div>
        <w:div w:id="676077916">
          <w:marLeft w:val="640"/>
          <w:marRight w:val="0"/>
          <w:marTop w:val="0"/>
          <w:marBottom w:val="0"/>
          <w:divBdr>
            <w:top w:val="none" w:sz="0" w:space="0" w:color="auto"/>
            <w:left w:val="none" w:sz="0" w:space="0" w:color="auto"/>
            <w:bottom w:val="none" w:sz="0" w:space="0" w:color="auto"/>
            <w:right w:val="none" w:sz="0" w:space="0" w:color="auto"/>
          </w:divBdr>
        </w:div>
        <w:div w:id="1267421669">
          <w:marLeft w:val="640"/>
          <w:marRight w:val="0"/>
          <w:marTop w:val="0"/>
          <w:marBottom w:val="0"/>
          <w:divBdr>
            <w:top w:val="none" w:sz="0" w:space="0" w:color="auto"/>
            <w:left w:val="none" w:sz="0" w:space="0" w:color="auto"/>
            <w:bottom w:val="none" w:sz="0" w:space="0" w:color="auto"/>
            <w:right w:val="none" w:sz="0" w:space="0" w:color="auto"/>
          </w:divBdr>
        </w:div>
        <w:div w:id="1423338357">
          <w:marLeft w:val="640"/>
          <w:marRight w:val="0"/>
          <w:marTop w:val="0"/>
          <w:marBottom w:val="0"/>
          <w:divBdr>
            <w:top w:val="none" w:sz="0" w:space="0" w:color="auto"/>
            <w:left w:val="none" w:sz="0" w:space="0" w:color="auto"/>
            <w:bottom w:val="none" w:sz="0" w:space="0" w:color="auto"/>
            <w:right w:val="none" w:sz="0" w:space="0" w:color="auto"/>
          </w:divBdr>
        </w:div>
        <w:div w:id="539165868">
          <w:marLeft w:val="640"/>
          <w:marRight w:val="0"/>
          <w:marTop w:val="0"/>
          <w:marBottom w:val="0"/>
          <w:divBdr>
            <w:top w:val="none" w:sz="0" w:space="0" w:color="auto"/>
            <w:left w:val="none" w:sz="0" w:space="0" w:color="auto"/>
            <w:bottom w:val="none" w:sz="0" w:space="0" w:color="auto"/>
            <w:right w:val="none" w:sz="0" w:space="0" w:color="auto"/>
          </w:divBdr>
        </w:div>
        <w:div w:id="1296763652">
          <w:marLeft w:val="640"/>
          <w:marRight w:val="0"/>
          <w:marTop w:val="0"/>
          <w:marBottom w:val="0"/>
          <w:divBdr>
            <w:top w:val="none" w:sz="0" w:space="0" w:color="auto"/>
            <w:left w:val="none" w:sz="0" w:space="0" w:color="auto"/>
            <w:bottom w:val="none" w:sz="0" w:space="0" w:color="auto"/>
            <w:right w:val="none" w:sz="0" w:space="0" w:color="auto"/>
          </w:divBdr>
        </w:div>
        <w:div w:id="858391354">
          <w:marLeft w:val="640"/>
          <w:marRight w:val="0"/>
          <w:marTop w:val="0"/>
          <w:marBottom w:val="0"/>
          <w:divBdr>
            <w:top w:val="none" w:sz="0" w:space="0" w:color="auto"/>
            <w:left w:val="none" w:sz="0" w:space="0" w:color="auto"/>
            <w:bottom w:val="none" w:sz="0" w:space="0" w:color="auto"/>
            <w:right w:val="none" w:sz="0" w:space="0" w:color="auto"/>
          </w:divBdr>
        </w:div>
        <w:div w:id="1446273697">
          <w:marLeft w:val="640"/>
          <w:marRight w:val="0"/>
          <w:marTop w:val="0"/>
          <w:marBottom w:val="0"/>
          <w:divBdr>
            <w:top w:val="none" w:sz="0" w:space="0" w:color="auto"/>
            <w:left w:val="none" w:sz="0" w:space="0" w:color="auto"/>
            <w:bottom w:val="none" w:sz="0" w:space="0" w:color="auto"/>
            <w:right w:val="none" w:sz="0" w:space="0" w:color="auto"/>
          </w:divBdr>
        </w:div>
        <w:div w:id="1617831080">
          <w:marLeft w:val="640"/>
          <w:marRight w:val="0"/>
          <w:marTop w:val="0"/>
          <w:marBottom w:val="0"/>
          <w:divBdr>
            <w:top w:val="none" w:sz="0" w:space="0" w:color="auto"/>
            <w:left w:val="none" w:sz="0" w:space="0" w:color="auto"/>
            <w:bottom w:val="none" w:sz="0" w:space="0" w:color="auto"/>
            <w:right w:val="none" w:sz="0" w:space="0" w:color="auto"/>
          </w:divBdr>
        </w:div>
        <w:div w:id="1213034110">
          <w:marLeft w:val="640"/>
          <w:marRight w:val="0"/>
          <w:marTop w:val="0"/>
          <w:marBottom w:val="0"/>
          <w:divBdr>
            <w:top w:val="none" w:sz="0" w:space="0" w:color="auto"/>
            <w:left w:val="none" w:sz="0" w:space="0" w:color="auto"/>
            <w:bottom w:val="none" w:sz="0" w:space="0" w:color="auto"/>
            <w:right w:val="none" w:sz="0" w:space="0" w:color="auto"/>
          </w:divBdr>
        </w:div>
        <w:div w:id="2117746206">
          <w:marLeft w:val="640"/>
          <w:marRight w:val="0"/>
          <w:marTop w:val="0"/>
          <w:marBottom w:val="0"/>
          <w:divBdr>
            <w:top w:val="none" w:sz="0" w:space="0" w:color="auto"/>
            <w:left w:val="none" w:sz="0" w:space="0" w:color="auto"/>
            <w:bottom w:val="none" w:sz="0" w:space="0" w:color="auto"/>
            <w:right w:val="none" w:sz="0" w:space="0" w:color="auto"/>
          </w:divBdr>
        </w:div>
        <w:div w:id="506021108">
          <w:marLeft w:val="640"/>
          <w:marRight w:val="0"/>
          <w:marTop w:val="0"/>
          <w:marBottom w:val="0"/>
          <w:divBdr>
            <w:top w:val="none" w:sz="0" w:space="0" w:color="auto"/>
            <w:left w:val="none" w:sz="0" w:space="0" w:color="auto"/>
            <w:bottom w:val="none" w:sz="0" w:space="0" w:color="auto"/>
            <w:right w:val="none" w:sz="0" w:space="0" w:color="auto"/>
          </w:divBdr>
        </w:div>
        <w:div w:id="1749305729">
          <w:marLeft w:val="640"/>
          <w:marRight w:val="0"/>
          <w:marTop w:val="0"/>
          <w:marBottom w:val="0"/>
          <w:divBdr>
            <w:top w:val="none" w:sz="0" w:space="0" w:color="auto"/>
            <w:left w:val="none" w:sz="0" w:space="0" w:color="auto"/>
            <w:bottom w:val="none" w:sz="0" w:space="0" w:color="auto"/>
            <w:right w:val="none" w:sz="0" w:space="0" w:color="auto"/>
          </w:divBdr>
        </w:div>
        <w:div w:id="1887402292">
          <w:marLeft w:val="640"/>
          <w:marRight w:val="0"/>
          <w:marTop w:val="0"/>
          <w:marBottom w:val="0"/>
          <w:divBdr>
            <w:top w:val="none" w:sz="0" w:space="0" w:color="auto"/>
            <w:left w:val="none" w:sz="0" w:space="0" w:color="auto"/>
            <w:bottom w:val="none" w:sz="0" w:space="0" w:color="auto"/>
            <w:right w:val="none" w:sz="0" w:space="0" w:color="auto"/>
          </w:divBdr>
        </w:div>
        <w:div w:id="1527787606">
          <w:marLeft w:val="640"/>
          <w:marRight w:val="0"/>
          <w:marTop w:val="0"/>
          <w:marBottom w:val="0"/>
          <w:divBdr>
            <w:top w:val="none" w:sz="0" w:space="0" w:color="auto"/>
            <w:left w:val="none" w:sz="0" w:space="0" w:color="auto"/>
            <w:bottom w:val="none" w:sz="0" w:space="0" w:color="auto"/>
            <w:right w:val="none" w:sz="0" w:space="0" w:color="auto"/>
          </w:divBdr>
        </w:div>
        <w:div w:id="1944530053">
          <w:marLeft w:val="640"/>
          <w:marRight w:val="0"/>
          <w:marTop w:val="0"/>
          <w:marBottom w:val="0"/>
          <w:divBdr>
            <w:top w:val="none" w:sz="0" w:space="0" w:color="auto"/>
            <w:left w:val="none" w:sz="0" w:space="0" w:color="auto"/>
            <w:bottom w:val="none" w:sz="0" w:space="0" w:color="auto"/>
            <w:right w:val="none" w:sz="0" w:space="0" w:color="auto"/>
          </w:divBdr>
        </w:div>
        <w:div w:id="2047102791">
          <w:marLeft w:val="640"/>
          <w:marRight w:val="0"/>
          <w:marTop w:val="0"/>
          <w:marBottom w:val="0"/>
          <w:divBdr>
            <w:top w:val="none" w:sz="0" w:space="0" w:color="auto"/>
            <w:left w:val="none" w:sz="0" w:space="0" w:color="auto"/>
            <w:bottom w:val="none" w:sz="0" w:space="0" w:color="auto"/>
            <w:right w:val="none" w:sz="0" w:space="0" w:color="auto"/>
          </w:divBdr>
        </w:div>
        <w:div w:id="2122993017">
          <w:marLeft w:val="640"/>
          <w:marRight w:val="0"/>
          <w:marTop w:val="0"/>
          <w:marBottom w:val="0"/>
          <w:divBdr>
            <w:top w:val="none" w:sz="0" w:space="0" w:color="auto"/>
            <w:left w:val="none" w:sz="0" w:space="0" w:color="auto"/>
            <w:bottom w:val="none" w:sz="0" w:space="0" w:color="auto"/>
            <w:right w:val="none" w:sz="0" w:space="0" w:color="auto"/>
          </w:divBdr>
        </w:div>
        <w:div w:id="1115636180">
          <w:marLeft w:val="640"/>
          <w:marRight w:val="0"/>
          <w:marTop w:val="0"/>
          <w:marBottom w:val="0"/>
          <w:divBdr>
            <w:top w:val="none" w:sz="0" w:space="0" w:color="auto"/>
            <w:left w:val="none" w:sz="0" w:space="0" w:color="auto"/>
            <w:bottom w:val="none" w:sz="0" w:space="0" w:color="auto"/>
            <w:right w:val="none" w:sz="0" w:space="0" w:color="auto"/>
          </w:divBdr>
        </w:div>
        <w:div w:id="245044747">
          <w:marLeft w:val="640"/>
          <w:marRight w:val="0"/>
          <w:marTop w:val="0"/>
          <w:marBottom w:val="0"/>
          <w:divBdr>
            <w:top w:val="none" w:sz="0" w:space="0" w:color="auto"/>
            <w:left w:val="none" w:sz="0" w:space="0" w:color="auto"/>
            <w:bottom w:val="none" w:sz="0" w:space="0" w:color="auto"/>
            <w:right w:val="none" w:sz="0" w:space="0" w:color="auto"/>
          </w:divBdr>
        </w:div>
        <w:div w:id="558056457">
          <w:marLeft w:val="640"/>
          <w:marRight w:val="0"/>
          <w:marTop w:val="0"/>
          <w:marBottom w:val="0"/>
          <w:divBdr>
            <w:top w:val="none" w:sz="0" w:space="0" w:color="auto"/>
            <w:left w:val="none" w:sz="0" w:space="0" w:color="auto"/>
            <w:bottom w:val="none" w:sz="0" w:space="0" w:color="auto"/>
            <w:right w:val="none" w:sz="0" w:space="0" w:color="auto"/>
          </w:divBdr>
        </w:div>
        <w:div w:id="556431583">
          <w:marLeft w:val="640"/>
          <w:marRight w:val="0"/>
          <w:marTop w:val="0"/>
          <w:marBottom w:val="0"/>
          <w:divBdr>
            <w:top w:val="none" w:sz="0" w:space="0" w:color="auto"/>
            <w:left w:val="none" w:sz="0" w:space="0" w:color="auto"/>
            <w:bottom w:val="none" w:sz="0" w:space="0" w:color="auto"/>
            <w:right w:val="none" w:sz="0" w:space="0" w:color="auto"/>
          </w:divBdr>
        </w:div>
        <w:div w:id="772166907">
          <w:marLeft w:val="640"/>
          <w:marRight w:val="0"/>
          <w:marTop w:val="0"/>
          <w:marBottom w:val="0"/>
          <w:divBdr>
            <w:top w:val="none" w:sz="0" w:space="0" w:color="auto"/>
            <w:left w:val="none" w:sz="0" w:space="0" w:color="auto"/>
            <w:bottom w:val="none" w:sz="0" w:space="0" w:color="auto"/>
            <w:right w:val="none" w:sz="0" w:space="0" w:color="auto"/>
          </w:divBdr>
        </w:div>
        <w:div w:id="1240823378">
          <w:marLeft w:val="640"/>
          <w:marRight w:val="0"/>
          <w:marTop w:val="0"/>
          <w:marBottom w:val="0"/>
          <w:divBdr>
            <w:top w:val="none" w:sz="0" w:space="0" w:color="auto"/>
            <w:left w:val="none" w:sz="0" w:space="0" w:color="auto"/>
            <w:bottom w:val="none" w:sz="0" w:space="0" w:color="auto"/>
            <w:right w:val="none" w:sz="0" w:space="0" w:color="auto"/>
          </w:divBdr>
        </w:div>
        <w:div w:id="1384981647">
          <w:marLeft w:val="640"/>
          <w:marRight w:val="0"/>
          <w:marTop w:val="0"/>
          <w:marBottom w:val="0"/>
          <w:divBdr>
            <w:top w:val="none" w:sz="0" w:space="0" w:color="auto"/>
            <w:left w:val="none" w:sz="0" w:space="0" w:color="auto"/>
            <w:bottom w:val="none" w:sz="0" w:space="0" w:color="auto"/>
            <w:right w:val="none" w:sz="0" w:space="0" w:color="auto"/>
          </w:divBdr>
        </w:div>
        <w:div w:id="275530257">
          <w:marLeft w:val="640"/>
          <w:marRight w:val="0"/>
          <w:marTop w:val="0"/>
          <w:marBottom w:val="0"/>
          <w:divBdr>
            <w:top w:val="none" w:sz="0" w:space="0" w:color="auto"/>
            <w:left w:val="none" w:sz="0" w:space="0" w:color="auto"/>
            <w:bottom w:val="none" w:sz="0" w:space="0" w:color="auto"/>
            <w:right w:val="none" w:sz="0" w:space="0" w:color="auto"/>
          </w:divBdr>
        </w:div>
        <w:div w:id="334116495">
          <w:marLeft w:val="640"/>
          <w:marRight w:val="0"/>
          <w:marTop w:val="0"/>
          <w:marBottom w:val="0"/>
          <w:divBdr>
            <w:top w:val="none" w:sz="0" w:space="0" w:color="auto"/>
            <w:left w:val="none" w:sz="0" w:space="0" w:color="auto"/>
            <w:bottom w:val="none" w:sz="0" w:space="0" w:color="auto"/>
            <w:right w:val="none" w:sz="0" w:space="0" w:color="auto"/>
          </w:divBdr>
        </w:div>
        <w:div w:id="707529984">
          <w:marLeft w:val="640"/>
          <w:marRight w:val="0"/>
          <w:marTop w:val="0"/>
          <w:marBottom w:val="0"/>
          <w:divBdr>
            <w:top w:val="none" w:sz="0" w:space="0" w:color="auto"/>
            <w:left w:val="none" w:sz="0" w:space="0" w:color="auto"/>
            <w:bottom w:val="none" w:sz="0" w:space="0" w:color="auto"/>
            <w:right w:val="none" w:sz="0" w:space="0" w:color="auto"/>
          </w:divBdr>
        </w:div>
        <w:div w:id="1185825273">
          <w:marLeft w:val="640"/>
          <w:marRight w:val="0"/>
          <w:marTop w:val="0"/>
          <w:marBottom w:val="0"/>
          <w:divBdr>
            <w:top w:val="none" w:sz="0" w:space="0" w:color="auto"/>
            <w:left w:val="none" w:sz="0" w:space="0" w:color="auto"/>
            <w:bottom w:val="none" w:sz="0" w:space="0" w:color="auto"/>
            <w:right w:val="none" w:sz="0" w:space="0" w:color="auto"/>
          </w:divBdr>
        </w:div>
        <w:div w:id="382872725">
          <w:marLeft w:val="640"/>
          <w:marRight w:val="0"/>
          <w:marTop w:val="0"/>
          <w:marBottom w:val="0"/>
          <w:divBdr>
            <w:top w:val="none" w:sz="0" w:space="0" w:color="auto"/>
            <w:left w:val="none" w:sz="0" w:space="0" w:color="auto"/>
            <w:bottom w:val="none" w:sz="0" w:space="0" w:color="auto"/>
            <w:right w:val="none" w:sz="0" w:space="0" w:color="auto"/>
          </w:divBdr>
        </w:div>
        <w:div w:id="1454127658">
          <w:marLeft w:val="640"/>
          <w:marRight w:val="0"/>
          <w:marTop w:val="0"/>
          <w:marBottom w:val="0"/>
          <w:divBdr>
            <w:top w:val="none" w:sz="0" w:space="0" w:color="auto"/>
            <w:left w:val="none" w:sz="0" w:space="0" w:color="auto"/>
            <w:bottom w:val="none" w:sz="0" w:space="0" w:color="auto"/>
            <w:right w:val="none" w:sz="0" w:space="0" w:color="auto"/>
          </w:divBdr>
        </w:div>
        <w:div w:id="1867324123">
          <w:marLeft w:val="640"/>
          <w:marRight w:val="0"/>
          <w:marTop w:val="0"/>
          <w:marBottom w:val="0"/>
          <w:divBdr>
            <w:top w:val="none" w:sz="0" w:space="0" w:color="auto"/>
            <w:left w:val="none" w:sz="0" w:space="0" w:color="auto"/>
            <w:bottom w:val="none" w:sz="0" w:space="0" w:color="auto"/>
            <w:right w:val="none" w:sz="0" w:space="0" w:color="auto"/>
          </w:divBdr>
        </w:div>
        <w:div w:id="1468814983">
          <w:marLeft w:val="640"/>
          <w:marRight w:val="0"/>
          <w:marTop w:val="0"/>
          <w:marBottom w:val="0"/>
          <w:divBdr>
            <w:top w:val="none" w:sz="0" w:space="0" w:color="auto"/>
            <w:left w:val="none" w:sz="0" w:space="0" w:color="auto"/>
            <w:bottom w:val="none" w:sz="0" w:space="0" w:color="auto"/>
            <w:right w:val="none" w:sz="0" w:space="0" w:color="auto"/>
          </w:divBdr>
        </w:div>
        <w:div w:id="189072951">
          <w:marLeft w:val="640"/>
          <w:marRight w:val="0"/>
          <w:marTop w:val="0"/>
          <w:marBottom w:val="0"/>
          <w:divBdr>
            <w:top w:val="none" w:sz="0" w:space="0" w:color="auto"/>
            <w:left w:val="none" w:sz="0" w:space="0" w:color="auto"/>
            <w:bottom w:val="none" w:sz="0" w:space="0" w:color="auto"/>
            <w:right w:val="none" w:sz="0" w:space="0" w:color="auto"/>
          </w:divBdr>
        </w:div>
        <w:div w:id="2064019602">
          <w:marLeft w:val="640"/>
          <w:marRight w:val="0"/>
          <w:marTop w:val="0"/>
          <w:marBottom w:val="0"/>
          <w:divBdr>
            <w:top w:val="none" w:sz="0" w:space="0" w:color="auto"/>
            <w:left w:val="none" w:sz="0" w:space="0" w:color="auto"/>
            <w:bottom w:val="none" w:sz="0" w:space="0" w:color="auto"/>
            <w:right w:val="none" w:sz="0" w:space="0" w:color="auto"/>
          </w:divBdr>
        </w:div>
        <w:div w:id="854075518">
          <w:marLeft w:val="640"/>
          <w:marRight w:val="0"/>
          <w:marTop w:val="0"/>
          <w:marBottom w:val="0"/>
          <w:divBdr>
            <w:top w:val="none" w:sz="0" w:space="0" w:color="auto"/>
            <w:left w:val="none" w:sz="0" w:space="0" w:color="auto"/>
            <w:bottom w:val="none" w:sz="0" w:space="0" w:color="auto"/>
            <w:right w:val="none" w:sz="0" w:space="0" w:color="auto"/>
          </w:divBdr>
        </w:div>
        <w:div w:id="2131435965">
          <w:marLeft w:val="640"/>
          <w:marRight w:val="0"/>
          <w:marTop w:val="0"/>
          <w:marBottom w:val="0"/>
          <w:divBdr>
            <w:top w:val="none" w:sz="0" w:space="0" w:color="auto"/>
            <w:left w:val="none" w:sz="0" w:space="0" w:color="auto"/>
            <w:bottom w:val="none" w:sz="0" w:space="0" w:color="auto"/>
            <w:right w:val="none" w:sz="0" w:space="0" w:color="auto"/>
          </w:divBdr>
        </w:div>
        <w:div w:id="1748720217">
          <w:marLeft w:val="640"/>
          <w:marRight w:val="0"/>
          <w:marTop w:val="0"/>
          <w:marBottom w:val="0"/>
          <w:divBdr>
            <w:top w:val="none" w:sz="0" w:space="0" w:color="auto"/>
            <w:left w:val="none" w:sz="0" w:space="0" w:color="auto"/>
            <w:bottom w:val="none" w:sz="0" w:space="0" w:color="auto"/>
            <w:right w:val="none" w:sz="0" w:space="0" w:color="auto"/>
          </w:divBdr>
        </w:div>
        <w:div w:id="874388556">
          <w:marLeft w:val="640"/>
          <w:marRight w:val="0"/>
          <w:marTop w:val="0"/>
          <w:marBottom w:val="0"/>
          <w:divBdr>
            <w:top w:val="none" w:sz="0" w:space="0" w:color="auto"/>
            <w:left w:val="none" w:sz="0" w:space="0" w:color="auto"/>
            <w:bottom w:val="none" w:sz="0" w:space="0" w:color="auto"/>
            <w:right w:val="none" w:sz="0" w:space="0" w:color="auto"/>
          </w:divBdr>
        </w:div>
        <w:div w:id="769471081">
          <w:marLeft w:val="640"/>
          <w:marRight w:val="0"/>
          <w:marTop w:val="0"/>
          <w:marBottom w:val="0"/>
          <w:divBdr>
            <w:top w:val="none" w:sz="0" w:space="0" w:color="auto"/>
            <w:left w:val="none" w:sz="0" w:space="0" w:color="auto"/>
            <w:bottom w:val="none" w:sz="0" w:space="0" w:color="auto"/>
            <w:right w:val="none" w:sz="0" w:space="0" w:color="auto"/>
          </w:divBdr>
        </w:div>
        <w:div w:id="1912425584">
          <w:marLeft w:val="640"/>
          <w:marRight w:val="0"/>
          <w:marTop w:val="0"/>
          <w:marBottom w:val="0"/>
          <w:divBdr>
            <w:top w:val="none" w:sz="0" w:space="0" w:color="auto"/>
            <w:left w:val="none" w:sz="0" w:space="0" w:color="auto"/>
            <w:bottom w:val="none" w:sz="0" w:space="0" w:color="auto"/>
            <w:right w:val="none" w:sz="0" w:space="0" w:color="auto"/>
          </w:divBdr>
        </w:div>
        <w:div w:id="2002610909">
          <w:marLeft w:val="640"/>
          <w:marRight w:val="0"/>
          <w:marTop w:val="0"/>
          <w:marBottom w:val="0"/>
          <w:divBdr>
            <w:top w:val="none" w:sz="0" w:space="0" w:color="auto"/>
            <w:left w:val="none" w:sz="0" w:space="0" w:color="auto"/>
            <w:bottom w:val="none" w:sz="0" w:space="0" w:color="auto"/>
            <w:right w:val="none" w:sz="0" w:space="0" w:color="auto"/>
          </w:divBdr>
        </w:div>
        <w:div w:id="1304962949">
          <w:marLeft w:val="640"/>
          <w:marRight w:val="0"/>
          <w:marTop w:val="0"/>
          <w:marBottom w:val="0"/>
          <w:divBdr>
            <w:top w:val="none" w:sz="0" w:space="0" w:color="auto"/>
            <w:left w:val="none" w:sz="0" w:space="0" w:color="auto"/>
            <w:bottom w:val="none" w:sz="0" w:space="0" w:color="auto"/>
            <w:right w:val="none" w:sz="0" w:space="0" w:color="auto"/>
          </w:divBdr>
        </w:div>
        <w:div w:id="722173632">
          <w:marLeft w:val="640"/>
          <w:marRight w:val="0"/>
          <w:marTop w:val="0"/>
          <w:marBottom w:val="0"/>
          <w:divBdr>
            <w:top w:val="none" w:sz="0" w:space="0" w:color="auto"/>
            <w:left w:val="none" w:sz="0" w:space="0" w:color="auto"/>
            <w:bottom w:val="none" w:sz="0" w:space="0" w:color="auto"/>
            <w:right w:val="none" w:sz="0" w:space="0" w:color="auto"/>
          </w:divBdr>
        </w:div>
        <w:div w:id="1170482190">
          <w:marLeft w:val="640"/>
          <w:marRight w:val="0"/>
          <w:marTop w:val="0"/>
          <w:marBottom w:val="0"/>
          <w:divBdr>
            <w:top w:val="none" w:sz="0" w:space="0" w:color="auto"/>
            <w:left w:val="none" w:sz="0" w:space="0" w:color="auto"/>
            <w:bottom w:val="none" w:sz="0" w:space="0" w:color="auto"/>
            <w:right w:val="none" w:sz="0" w:space="0" w:color="auto"/>
          </w:divBdr>
        </w:div>
        <w:div w:id="1150515733">
          <w:marLeft w:val="640"/>
          <w:marRight w:val="0"/>
          <w:marTop w:val="0"/>
          <w:marBottom w:val="0"/>
          <w:divBdr>
            <w:top w:val="none" w:sz="0" w:space="0" w:color="auto"/>
            <w:left w:val="none" w:sz="0" w:space="0" w:color="auto"/>
            <w:bottom w:val="none" w:sz="0" w:space="0" w:color="auto"/>
            <w:right w:val="none" w:sz="0" w:space="0" w:color="auto"/>
          </w:divBdr>
        </w:div>
        <w:div w:id="469517871">
          <w:marLeft w:val="640"/>
          <w:marRight w:val="0"/>
          <w:marTop w:val="0"/>
          <w:marBottom w:val="0"/>
          <w:divBdr>
            <w:top w:val="none" w:sz="0" w:space="0" w:color="auto"/>
            <w:left w:val="none" w:sz="0" w:space="0" w:color="auto"/>
            <w:bottom w:val="none" w:sz="0" w:space="0" w:color="auto"/>
            <w:right w:val="none" w:sz="0" w:space="0" w:color="auto"/>
          </w:divBdr>
        </w:div>
        <w:div w:id="376785791">
          <w:marLeft w:val="640"/>
          <w:marRight w:val="0"/>
          <w:marTop w:val="0"/>
          <w:marBottom w:val="0"/>
          <w:divBdr>
            <w:top w:val="none" w:sz="0" w:space="0" w:color="auto"/>
            <w:left w:val="none" w:sz="0" w:space="0" w:color="auto"/>
            <w:bottom w:val="none" w:sz="0" w:space="0" w:color="auto"/>
            <w:right w:val="none" w:sz="0" w:space="0" w:color="auto"/>
          </w:divBdr>
        </w:div>
        <w:div w:id="1603300024">
          <w:marLeft w:val="640"/>
          <w:marRight w:val="0"/>
          <w:marTop w:val="0"/>
          <w:marBottom w:val="0"/>
          <w:divBdr>
            <w:top w:val="none" w:sz="0" w:space="0" w:color="auto"/>
            <w:left w:val="none" w:sz="0" w:space="0" w:color="auto"/>
            <w:bottom w:val="none" w:sz="0" w:space="0" w:color="auto"/>
            <w:right w:val="none" w:sz="0" w:space="0" w:color="auto"/>
          </w:divBdr>
        </w:div>
        <w:div w:id="1010253049">
          <w:marLeft w:val="640"/>
          <w:marRight w:val="0"/>
          <w:marTop w:val="0"/>
          <w:marBottom w:val="0"/>
          <w:divBdr>
            <w:top w:val="none" w:sz="0" w:space="0" w:color="auto"/>
            <w:left w:val="none" w:sz="0" w:space="0" w:color="auto"/>
            <w:bottom w:val="none" w:sz="0" w:space="0" w:color="auto"/>
            <w:right w:val="none" w:sz="0" w:space="0" w:color="auto"/>
          </w:divBdr>
        </w:div>
        <w:div w:id="848561264">
          <w:marLeft w:val="640"/>
          <w:marRight w:val="0"/>
          <w:marTop w:val="0"/>
          <w:marBottom w:val="0"/>
          <w:divBdr>
            <w:top w:val="none" w:sz="0" w:space="0" w:color="auto"/>
            <w:left w:val="none" w:sz="0" w:space="0" w:color="auto"/>
            <w:bottom w:val="none" w:sz="0" w:space="0" w:color="auto"/>
            <w:right w:val="none" w:sz="0" w:space="0" w:color="auto"/>
          </w:divBdr>
        </w:div>
        <w:div w:id="1408378206">
          <w:marLeft w:val="640"/>
          <w:marRight w:val="0"/>
          <w:marTop w:val="0"/>
          <w:marBottom w:val="0"/>
          <w:divBdr>
            <w:top w:val="none" w:sz="0" w:space="0" w:color="auto"/>
            <w:left w:val="none" w:sz="0" w:space="0" w:color="auto"/>
            <w:bottom w:val="none" w:sz="0" w:space="0" w:color="auto"/>
            <w:right w:val="none" w:sz="0" w:space="0" w:color="auto"/>
          </w:divBdr>
        </w:div>
        <w:div w:id="423497050">
          <w:marLeft w:val="640"/>
          <w:marRight w:val="0"/>
          <w:marTop w:val="0"/>
          <w:marBottom w:val="0"/>
          <w:divBdr>
            <w:top w:val="none" w:sz="0" w:space="0" w:color="auto"/>
            <w:left w:val="none" w:sz="0" w:space="0" w:color="auto"/>
            <w:bottom w:val="none" w:sz="0" w:space="0" w:color="auto"/>
            <w:right w:val="none" w:sz="0" w:space="0" w:color="auto"/>
          </w:divBdr>
        </w:div>
        <w:div w:id="1258296331">
          <w:marLeft w:val="640"/>
          <w:marRight w:val="0"/>
          <w:marTop w:val="0"/>
          <w:marBottom w:val="0"/>
          <w:divBdr>
            <w:top w:val="none" w:sz="0" w:space="0" w:color="auto"/>
            <w:left w:val="none" w:sz="0" w:space="0" w:color="auto"/>
            <w:bottom w:val="none" w:sz="0" w:space="0" w:color="auto"/>
            <w:right w:val="none" w:sz="0" w:space="0" w:color="auto"/>
          </w:divBdr>
        </w:div>
        <w:div w:id="128327197">
          <w:marLeft w:val="640"/>
          <w:marRight w:val="0"/>
          <w:marTop w:val="0"/>
          <w:marBottom w:val="0"/>
          <w:divBdr>
            <w:top w:val="none" w:sz="0" w:space="0" w:color="auto"/>
            <w:left w:val="none" w:sz="0" w:space="0" w:color="auto"/>
            <w:bottom w:val="none" w:sz="0" w:space="0" w:color="auto"/>
            <w:right w:val="none" w:sz="0" w:space="0" w:color="auto"/>
          </w:divBdr>
        </w:div>
        <w:div w:id="1442531842">
          <w:marLeft w:val="640"/>
          <w:marRight w:val="0"/>
          <w:marTop w:val="0"/>
          <w:marBottom w:val="0"/>
          <w:divBdr>
            <w:top w:val="none" w:sz="0" w:space="0" w:color="auto"/>
            <w:left w:val="none" w:sz="0" w:space="0" w:color="auto"/>
            <w:bottom w:val="none" w:sz="0" w:space="0" w:color="auto"/>
            <w:right w:val="none" w:sz="0" w:space="0" w:color="auto"/>
          </w:divBdr>
        </w:div>
        <w:div w:id="1326013198">
          <w:marLeft w:val="640"/>
          <w:marRight w:val="0"/>
          <w:marTop w:val="0"/>
          <w:marBottom w:val="0"/>
          <w:divBdr>
            <w:top w:val="none" w:sz="0" w:space="0" w:color="auto"/>
            <w:left w:val="none" w:sz="0" w:space="0" w:color="auto"/>
            <w:bottom w:val="none" w:sz="0" w:space="0" w:color="auto"/>
            <w:right w:val="none" w:sz="0" w:space="0" w:color="auto"/>
          </w:divBdr>
        </w:div>
        <w:div w:id="1429157346">
          <w:marLeft w:val="640"/>
          <w:marRight w:val="0"/>
          <w:marTop w:val="0"/>
          <w:marBottom w:val="0"/>
          <w:divBdr>
            <w:top w:val="none" w:sz="0" w:space="0" w:color="auto"/>
            <w:left w:val="none" w:sz="0" w:space="0" w:color="auto"/>
            <w:bottom w:val="none" w:sz="0" w:space="0" w:color="auto"/>
            <w:right w:val="none" w:sz="0" w:space="0" w:color="auto"/>
          </w:divBdr>
        </w:div>
        <w:div w:id="676924560">
          <w:marLeft w:val="640"/>
          <w:marRight w:val="0"/>
          <w:marTop w:val="0"/>
          <w:marBottom w:val="0"/>
          <w:divBdr>
            <w:top w:val="none" w:sz="0" w:space="0" w:color="auto"/>
            <w:left w:val="none" w:sz="0" w:space="0" w:color="auto"/>
            <w:bottom w:val="none" w:sz="0" w:space="0" w:color="auto"/>
            <w:right w:val="none" w:sz="0" w:space="0" w:color="auto"/>
          </w:divBdr>
        </w:div>
        <w:div w:id="5060401">
          <w:marLeft w:val="640"/>
          <w:marRight w:val="0"/>
          <w:marTop w:val="0"/>
          <w:marBottom w:val="0"/>
          <w:divBdr>
            <w:top w:val="none" w:sz="0" w:space="0" w:color="auto"/>
            <w:left w:val="none" w:sz="0" w:space="0" w:color="auto"/>
            <w:bottom w:val="none" w:sz="0" w:space="0" w:color="auto"/>
            <w:right w:val="none" w:sz="0" w:space="0" w:color="auto"/>
          </w:divBdr>
        </w:div>
        <w:div w:id="1482111110">
          <w:marLeft w:val="640"/>
          <w:marRight w:val="0"/>
          <w:marTop w:val="0"/>
          <w:marBottom w:val="0"/>
          <w:divBdr>
            <w:top w:val="none" w:sz="0" w:space="0" w:color="auto"/>
            <w:left w:val="none" w:sz="0" w:space="0" w:color="auto"/>
            <w:bottom w:val="none" w:sz="0" w:space="0" w:color="auto"/>
            <w:right w:val="none" w:sz="0" w:space="0" w:color="auto"/>
          </w:divBdr>
        </w:div>
        <w:div w:id="30956389">
          <w:marLeft w:val="640"/>
          <w:marRight w:val="0"/>
          <w:marTop w:val="0"/>
          <w:marBottom w:val="0"/>
          <w:divBdr>
            <w:top w:val="none" w:sz="0" w:space="0" w:color="auto"/>
            <w:left w:val="none" w:sz="0" w:space="0" w:color="auto"/>
            <w:bottom w:val="none" w:sz="0" w:space="0" w:color="auto"/>
            <w:right w:val="none" w:sz="0" w:space="0" w:color="auto"/>
          </w:divBdr>
        </w:div>
        <w:div w:id="1669399929">
          <w:marLeft w:val="640"/>
          <w:marRight w:val="0"/>
          <w:marTop w:val="0"/>
          <w:marBottom w:val="0"/>
          <w:divBdr>
            <w:top w:val="none" w:sz="0" w:space="0" w:color="auto"/>
            <w:left w:val="none" w:sz="0" w:space="0" w:color="auto"/>
            <w:bottom w:val="none" w:sz="0" w:space="0" w:color="auto"/>
            <w:right w:val="none" w:sz="0" w:space="0" w:color="auto"/>
          </w:divBdr>
        </w:div>
        <w:div w:id="124465593">
          <w:marLeft w:val="640"/>
          <w:marRight w:val="0"/>
          <w:marTop w:val="0"/>
          <w:marBottom w:val="0"/>
          <w:divBdr>
            <w:top w:val="none" w:sz="0" w:space="0" w:color="auto"/>
            <w:left w:val="none" w:sz="0" w:space="0" w:color="auto"/>
            <w:bottom w:val="none" w:sz="0" w:space="0" w:color="auto"/>
            <w:right w:val="none" w:sz="0" w:space="0" w:color="auto"/>
          </w:divBdr>
        </w:div>
        <w:div w:id="552155015">
          <w:marLeft w:val="640"/>
          <w:marRight w:val="0"/>
          <w:marTop w:val="0"/>
          <w:marBottom w:val="0"/>
          <w:divBdr>
            <w:top w:val="none" w:sz="0" w:space="0" w:color="auto"/>
            <w:left w:val="none" w:sz="0" w:space="0" w:color="auto"/>
            <w:bottom w:val="none" w:sz="0" w:space="0" w:color="auto"/>
            <w:right w:val="none" w:sz="0" w:space="0" w:color="auto"/>
          </w:divBdr>
        </w:div>
        <w:div w:id="1311708924">
          <w:marLeft w:val="640"/>
          <w:marRight w:val="0"/>
          <w:marTop w:val="0"/>
          <w:marBottom w:val="0"/>
          <w:divBdr>
            <w:top w:val="none" w:sz="0" w:space="0" w:color="auto"/>
            <w:left w:val="none" w:sz="0" w:space="0" w:color="auto"/>
            <w:bottom w:val="none" w:sz="0" w:space="0" w:color="auto"/>
            <w:right w:val="none" w:sz="0" w:space="0" w:color="auto"/>
          </w:divBdr>
        </w:div>
        <w:div w:id="1245189627">
          <w:marLeft w:val="640"/>
          <w:marRight w:val="0"/>
          <w:marTop w:val="0"/>
          <w:marBottom w:val="0"/>
          <w:divBdr>
            <w:top w:val="none" w:sz="0" w:space="0" w:color="auto"/>
            <w:left w:val="none" w:sz="0" w:space="0" w:color="auto"/>
            <w:bottom w:val="none" w:sz="0" w:space="0" w:color="auto"/>
            <w:right w:val="none" w:sz="0" w:space="0" w:color="auto"/>
          </w:divBdr>
        </w:div>
        <w:div w:id="1532449311">
          <w:marLeft w:val="640"/>
          <w:marRight w:val="0"/>
          <w:marTop w:val="0"/>
          <w:marBottom w:val="0"/>
          <w:divBdr>
            <w:top w:val="none" w:sz="0" w:space="0" w:color="auto"/>
            <w:left w:val="none" w:sz="0" w:space="0" w:color="auto"/>
            <w:bottom w:val="none" w:sz="0" w:space="0" w:color="auto"/>
            <w:right w:val="none" w:sz="0" w:space="0" w:color="auto"/>
          </w:divBdr>
        </w:div>
        <w:div w:id="2114977910">
          <w:marLeft w:val="640"/>
          <w:marRight w:val="0"/>
          <w:marTop w:val="0"/>
          <w:marBottom w:val="0"/>
          <w:divBdr>
            <w:top w:val="none" w:sz="0" w:space="0" w:color="auto"/>
            <w:left w:val="none" w:sz="0" w:space="0" w:color="auto"/>
            <w:bottom w:val="none" w:sz="0" w:space="0" w:color="auto"/>
            <w:right w:val="none" w:sz="0" w:space="0" w:color="auto"/>
          </w:divBdr>
        </w:div>
        <w:div w:id="752824779">
          <w:marLeft w:val="640"/>
          <w:marRight w:val="0"/>
          <w:marTop w:val="0"/>
          <w:marBottom w:val="0"/>
          <w:divBdr>
            <w:top w:val="none" w:sz="0" w:space="0" w:color="auto"/>
            <w:left w:val="none" w:sz="0" w:space="0" w:color="auto"/>
            <w:bottom w:val="none" w:sz="0" w:space="0" w:color="auto"/>
            <w:right w:val="none" w:sz="0" w:space="0" w:color="auto"/>
          </w:divBdr>
        </w:div>
        <w:div w:id="1384332413">
          <w:marLeft w:val="640"/>
          <w:marRight w:val="0"/>
          <w:marTop w:val="0"/>
          <w:marBottom w:val="0"/>
          <w:divBdr>
            <w:top w:val="none" w:sz="0" w:space="0" w:color="auto"/>
            <w:left w:val="none" w:sz="0" w:space="0" w:color="auto"/>
            <w:bottom w:val="none" w:sz="0" w:space="0" w:color="auto"/>
            <w:right w:val="none" w:sz="0" w:space="0" w:color="auto"/>
          </w:divBdr>
        </w:div>
        <w:div w:id="645820948">
          <w:marLeft w:val="640"/>
          <w:marRight w:val="0"/>
          <w:marTop w:val="0"/>
          <w:marBottom w:val="0"/>
          <w:divBdr>
            <w:top w:val="none" w:sz="0" w:space="0" w:color="auto"/>
            <w:left w:val="none" w:sz="0" w:space="0" w:color="auto"/>
            <w:bottom w:val="none" w:sz="0" w:space="0" w:color="auto"/>
            <w:right w:val="none" w:sz="0" w:space="0" w:color="auto"/>
          </w:divBdr>
        </w:div>
        <w:div w:id="390731225">
          <w:marLeft w:val="640"/>
          <w:marRight w:val="0"/>
          <w:marTop w:val="0"/>
          <w:marBottom w:val="0"/>
          <w:divBdr>
            <w:top w:val="none" w:sz="0" w:space="0" w:color="auto"/>
            <w:left w:val="none" w:sz="0" w:space="0" w:color="auto"/>
            <w:bottom w:val="none" w:sz="0" w:space="0" w:color="auto"/>
            <w:right w:val="none" w:sz="0" w:space="0" w:color="auto"/>
          </w:divBdr>
        </w:div>
        <w:div w:id="881404710">
          <w:marLeft w:val="640"/>
          <w:marRight w:val="0"/>
          <w:marTop w:val="0"/>
          <w:marBottom w:val="0"/>
          <w:divBdr>
            <w:top w:val="none" w:sz="0" w:space="0" w:color="auto"/>
            <w:left w:val="none" w:sz="0" w:space="0" w:color="auto"/>
            <w:bottom w:val="none" w:sz="0" w:space="0" w:color="auto"/>
            <w:right w:val="none" w:sz="0" w:space="0" w:color="auto"/>
          </w:divBdr>
        </w:div>
      </w:divsChild>
    </w:div>
    <w:div w:id="1809743542">
      <w:bodyDiv w:val="1"/>
      <w:marLeft w:val="0"/>
      <w:marRight w:val="0"/>
      <w:marTop w:val="0"/>
      <w:marBottom w:val="0"/>
      <w:divBdr>
        <w:top w:val="none" w:sz="0" w:space="0" w:color="auto"/>
        <w:left w:val="none" w:sz="0" w:space="0" w:color="auto"/>
        <w:bottom w:val="none" w:sz="0" w:space="0" w:color="auto"/>
        <w:right w:val="none" w:sz="0" w:space="0" w:color="auto"/>
      </w:divBdr>
      <w:divsChild>
        <w:div w:id="1170752932">
          <w:marLeft w:val="640"/>
          <w:marRight w:val="0"/>
          <w:marTop w:val="0"/>
          <w:marBottom w:val="0"/>
          <w:divBdr>
            <w:top w:val="none" w:sz="0" w:space="0" w:color="auto"/>
            <w:left w:val="none" w:sz="0" w:space="0" w:color="auto"/>
            <w:bottom w:val="none" w:sz="0" w:space="0" w:color="auto"/>
            <w:right w:val="none" w:sz="0" w:space="0" w:color="auto"/>
          </w:divBdr>
        </w:div>
        <w:div w:id="1019818290">
          <w:marLeft w:val="640"/>
          <w:marRight w:val="0"/>
          <w:marTop w:val="0"/>
          <w:marBottom w:val="0"/>
          <w:divBdr>
            <w:top w:val="none" w:sz="0" w:space="0" w:color="auto"/>
            <w:left w:val="none" w:sz="0" w:space="0" w:color="auto"/>
            <w:bottom w:val="none" w:sz="0" w:space="0" w:color="auto"/>
            <w:right w:val="none" w:sz="0" w:space="0" w:color="auto"/>
          </w:divBdr>
        </w:div>
        <w:div w:id="1761294791">
          <w:marLeft w:val="640"/>
          <w:marRight w:val="0"/>
          <w:marTop w:val="0"/>
          <w:marBottom w:val="0"/>
          <w:divBdr>
            <w:top w:val="none" w:sz="0" w:space="0" w:color="auto"/>
            <w:left w:val="none" w:sz="0" w:space="0" w:color="auto"/>
            <w:bottom w:val="none" w:sz="0" w:space="0" w:color="auto"/>
            <w:right w:val="none" w:sz="0" w:space="0" w:color="auto"/>
          </w:divBdr>
        </w:div>
        <w:div w:id="347291420">
          <w:marLeft w:val="640"/>
          <w:marRight w:val="0"/>
          <w:marTop w:val="0"/>
          <w:marBottom w:val="0"/>
          <w:divBdr>
            <w:top w:val="none" w:sz="0" w:space="0" w:color="auto"/>
            <w:left w:val="none" w:sz="0" w:space="0" w:color="auto"/>
            <w:bottom w:val="none" w:sz="0" w:space="0" w:color="auto"/>
            <w:right w:val="none" w:sz="0" w:space="0" w:color="auto"/>
          </w:divBdr>
        </w:div>
        <w:div w:id="1004162795">
          <w:marLeft w:val="640"/>
          <w:marRight w:val="0"/>
          <w:marTop w:val="0"/>
          <w:marBottom w:val="0"/>
          <w:divBdr>
            <w:top w:val="none" w:sz="0" w:space="0" w:color="auto"/>
            <w:left w:val="none" w:sz="0" w:space="0" w:color="auto"/>
            <w:bottom w:val="none" w:sz="0" w:space="0" w:color="auto"/>
            <w:right w:val="none" w:sz="0" w:space="0" w:color="auto"/>
          </w:divBdr>
        </w:div>
        <w:div w:id="867839057">
          <w:marLeft w:val="640"/>
          <w:marRight w:val="0"/>
          <w:marTop w:val="0"/>
          <w:marBottom w:val="0"/>
          <w:divBdr>
            <w:top w:val="none" w:sz="0" w:space="0" w:color="auto"/>
            <w:left w:val="none" w:sz="0" w:space="0" w:color="auto"/>
            <w:bottom w:val="none" w:sz="0" w:space="0" w:color="auto"/>
            <w:right w:val="none" w:sz="0" w:space="0" w:color="auto"/>
          </w:divBdr>
        </w:div>
        <w:div w:id="682754296">
          <w:marLeft w:val="640"/>
          <w:marRight w:val="0"/>
          <w:marTop w:val="0"/>
          <w:marBottom w:val="0"/>
          <w:divBdr>
            <w:top w:val="none" w:sz="0" w:space="0" w:color="auto"/>
            <w:left w:val="none" w:sz="0" w:space="0" w:color="auto"/>
            <w:bottom w:val="none" w:sz="0" w:space="0" w:color="auto"/>
            <w:right w:val="none" w:sz="0" w:space="0" w:color="auto"/>
          </w:divBdr>
        </w:div>
        <w:div w:id="1000811557">
          <w:marLeft w:val="640"/>
          <w:marRight w:val="0"/>
          <w:marTop w:val="0"/>
          <w:marBottom w:val="0"/>
          <w:divBdr>
            <w:top w:val="none" w:sz="0" w:space="0" w:color="auto"/>
            <w:left w:val="none" w:sz="0" w:space="0" w:color="auto"/>
            <w:bottom w:val="none" w:sz="0" w:space="0" w:color="auto"/>
            <w:right w:val="none" w:sz="0" w:space="0" w:color="auto"/>
          </w:divBdr>
        </w:div>
        <w:div w:id="528840122">
          <w:marLeft w:val="640"/>
          <w:marRight w:val="0"/>
          <w:marTop w:val="0"/>
          <w:marBottom w:val="0"/>
          <w:divBdr>
            <w:top w:val="none" w:sz="0" w:space="0" w:color="auto"/>
            <w:left w:val="none" w:sz="0" w:space="0" w:color="auto"/>
            <w:bottom w:val="none" w:sz="0" w:space="0" w:color="auto"/>
            <w:right w:val="none" w:sz="0" w:space="0" w:color="auto"/>
          </w:divBdr>
        </w:div>
        <w:div w:id="77413439">
          <w:marLeft w:val="640"/>
          <w:marRight w:val="0"/>
          <w:marTop w:val="0"/>
          <w:marBottom w:val="0"/>
          <w:divBdr>
            <w:top w:val="none" w:sz="0" w:space="0" w:color="auto"/>
            <w:left w:val="none" w:sz="0" w:space="0" w:color="auto"/>
            <w:bottom w:val="none" w:sz="0" w:space="0" w:color="auto"/>
            <w:right w:val="none" w:sz="0" w:space="0" w:color="auto"/>
          </w:divBdr>
        </w:div>
        <w:div w:id="1736002338">
          <w:marLeft w:val="640"/>
          <w:marRight w:val="0"/>
          <w:marTop w:val="0"/>
          <w:marBottom w:val="0"/>
          <w:divBdr>
            <w:top w:val="none" w:sz="0" w:space="0" w:color="auto"/>
            <w:left w:val="none" w:sz="0" w:space="0" w:color="auto"/>
            <w:bottom w:val="none" w:sz="0" w:space="0" w:color="auto"/>
            <w:right w:val="none" w:sz="0" w:space="0" w:color="auto"/>
          </w:divBdr>
        </w:div>
        <w:div w:id="1677459517">
          <w:marLeft w:val="640"/>
          <w:marRight w:val="0"/>
          <w:marTop w:val="0"/>
          <w:marBottom w:val="0"/>
          <w:divBdr>
            <w:top w:val="none" w:sz="0" w:space="0" w:color="auto"/>
            <w:left w:val="none" w:sz="0" w:space="0" w:color="auto"/>
            <w:bottom w:val="none" w:sz="0" w:space="0" w:color="auto"/>
            <w:right w:val="none" w:sz="0" w:space="0" w:color="auto"/>
          </w:divBdr>
        </w:div>
        <w:div w:id="1039941462">
          <w:marLeft w:val="640"/>
          <w:marRight w:val="0"/>
          <w:marTop w:val="0"/>
          <w:marBottom w:val="0"/>
          <w:divBdr>
            <w:top w:val="none" w:sz="0" w:space="0" w:color="auto"/>
            <w:left w:val="none" w:sz="0" w:space="0" w:color="auto"/>
            <w:bottom w:val="none" w:sz="0" w:space="0" w:color="auto"/>
            <w:right w:val="none" w:sz="0" w:space="0" w:color="auto"/>
          </w:divBdr>
        </w:div>
        <w:div w:id="1917126991">
          <w:marLeft w:val="640"/>
          <w:marRight w:val="0"/>
          <w:marTop w:val="0"/>
          <w:marBottom w:val="0"/>
          <w:divBdr>
            <w:top w:val="none" w:sz="0" w:space="0" w:color="auto"/>
            <w:left w:val="none" w:sz="0" w:space="0" w:color="auto"/>
            <w:bottom w:val="none" w:sz="0" w:space="0" w:color="auto"/>
            <w:right w:val="none" w:sz="0" w:space="0" w:color="auto"/>
          </w:divBdr>
        </w:div>
        <w:div w:id="615448839">
          <w:marLeft w:val="640"/>
          <w:marRight w:val="0"/>
          <w:marTop w:val="0"/>
          <w:marBottom w:val="0"/>
          <w:divBdr>
            <w:top w:val="none" w:sz="0" w:space="0" w:color="auto"/>
            <w:left w:val="none" w:sz="0" w:space="0" w:color="auto"/>
            <w:bottom w:val="none" w:sz="0" w:space="0" w:color="auto"/>
            <w:right w:val="none" w:sz="0" w:space="0" w:color="auto"/>
          </w:divBdr>
        </w:div>
        <w:div w:id="72748391">
          <w:marLeft w:val="640"/>
          <w:marRight w:val="0"/>
          <w:marTop w:val="0"/>
          <w:marBottom w:val="0"/>
          <w:divBdr>
            <w:top w:val="none" w:sz="0" w:space="0" w:color="auto"/>
            <w:left w:val="none" w:sz="0" w:space="0" w:color="auto"/>
            <w:bottom w:val="none" w:sz="0" w:space="0" w:color="auto"/>
            <w:right w:val="none" w:sz="0" w:space="0" w:color="auto"/>
          </w:divBdr>
        </w:div>
        <w:div w:id="1008943312">
          <w:marLeft w:val="640"/>
          <w:marRight w:val="0"/>
          <w:marTop w:val="0"/>
          <w:marBottom w:val="0"/>
          <w:divBdr>
            <w:top w:val="none" w:sz="0" w:space="0" w:color="auto"/>
            <w:left w:val="none" w:sz="0" w:space="0" w:color="auto"/>
            <w:bottom w:val="none" w:sz="0" w:space="0" w:color="auto"/>
            <w:right w:val="none" w:sz="0" w:space="0" w:color="auto"/>
          </w:divBdr>
        </w:div>
        <w:div w:id="414741949">
          <w:marLeft w:val="640"/>
          <w:marRight w:val="0"/>
          <w:marTop w:val="0"/>
          <w:marBottom w:val="0"/>
          <w:divBdr>
            <w:top w:val="none" w:sz="0" w:space="0" w:color="auto"/>
            <w:left w:val="none" w:sz="0" w:space="0" w:color="auto"/>
            <w:bottom w:val="none" w:sz="0" w:space="0" w:color="auto"/>
            <w:right w:val="none" w:sz="0" w:space="0" w:color="auto"/>
          </w:divBdr>
        </w:div>
        <w:div w:id="1881044619">
          <w:marLeft w:val="640"/>
          <w:marRight w:val="0"/>
          <w:marTop w:val="0"/>
          <w:marBottom w:val="0"/>
          <w:divBdr>
            <w:top w:val="none" w:sz="0" w:space="0" w:color="auto"/>
            <w:left w:val="none" w:sz="0" w:space="0" w:color="auto"/>
            <w:bottom w:val="none" w:sz="0" w:space="0" w:color="auto"/>
            <w:right w:val="none" w:sz="0" w:space="0" w:color="auto"/>
          </w:divBdr>
        </w:div>
        <w:div w:id="1380283208">
          <w:marLeft w:val="640"/>
          <w:marRight w:val="0"/>
          <w:marTop w:val="0"/>
          <w:marBottom w:val="0"/>
          <w:divBdr>
            <w:top w:val="none" w:sz="0" w:space="0" w:color="auto"/>
            <w:left w:val="none" w:sz="0" w:space="0" w:color="auto"/>
            <w:bottom w:val="none" w:sz="0" w:space="0" w:color="auto"/>
            <w:right w:val="none" w:sz="0" w:space="0" w:color="auto"/>
          </w:divBdr>
        </w:div>
        <w:div w:id="679166625">
          <w:marLeft w:val="640"/>
          <w:marRight w:val="0"/>
          <w:marTop w:val="0"/>
          <w:marBottom w:val="0"/>
          <w:divBdr>
            <w:top w:val="none" w:sz="0" w:space="0" w:color="auto"/>
            <w:left w:val="none" w:sz="0" w:space="0" w:color="auto"/>
            <w:bottom w:val="none" w:sz="0" w:space="0" w:color="auto"/>
            <w:right w:val="none" w:sz="0" w:space="0" w:color="auto"/>
          </w:divBdr>
        </w:div>
        <w:div w:id="665397980">
          <w:marLeft w:val="640"/>
          <w:marRight w:val="0"/>
          <w:marTop w:val="0"/>
          <w:marBottom w:val="0"/>
          <w:divBdr>
            <w:top w:val="none" w:sz="0" w:space="0" w:color="auto"/>
            <w:left w:val="none" w:sz="0" w:space="0" w:color="auto"/>
            <w:bottom w:val="none" w:sz="0" w:space="0" w:color="auto"/>
            <w:right w:val="none" w:sz="0" w:space="0" w:color="auto"/>
          </w:divBdr>
        </w:div>
        <w:div w:id="1049576472">
          <w:marLeft w:val="640"/>
          <w:marRight w:val="0"/>
          <w:marTop w:val="0"/>
          <w:marBottom w:val="0"/>
          <w:divBdr>
            <w:top w:val="none" w:sz="0" w:space="0" w:color="auto"/>
            <w:left w:val="none" w:sz="0" w:space="0" w:color="auto"/>
            <w:bottom w:val="none" w:sz="0" w:space="0" w:color="auto"/>
            <w:right w:val="none" w:sz="0" w:space="0" w:color="auto"/>
          </w:divBdr>
        </w:div>
        <w:div w:id="1651013124">
          <w:marLeft w:val="640"/>
          <w:marRight w:val="0"/>
          <w:marTop w:val="0"/>
          <w:marBottom w:val="0"/>
          <w:divBdr>
            <w:top w:val="none" w:sz="0" w:space="0" w:color="auto"/>
            <w:left w:val="none" w:sz="0" w:space="0" w:color="auto"/>
            <w:bottom w:val="none" w:sz="0" w:space="0" w:color="auto"/>
            <w:right w:val="none" w:sz="0" w:space="0" w:color="auto"/>
          </w:divBdr>
        </w:div>
        <w:div w:id="366176144">
          <w:marLeft w:val="640"/>
          <w:marRight w:val="0"/>
          <w:marTop w:val="0"/>
          <w:marBottom w:val="0"/>
          <w:divBdr>
            <w:top w:val="none" w:sz="0" w:space="0" w:color="auto"/>
            <w:left w:val="none" w:sz="0" w:space="0" w:color="auto"/>
            <w:bottom w:val="none" w:sz="0" w:space="0" w:color="auto"/>
            <w:right w:val="none" w:sz="0" w:space="0" w:color="auto"/>
          </w:divBdr>
        </w:div>
        <w:div w:id="643893540">
          <w:marLeft w:val="640"/>
          <w:marRight w:val="0"/>
          <w:marTop w:val="0"/>
          <w:marBottom w:val="0"/>
          <w:divBdr>
            <w:top w:val="none" w:sz="0" w:space="0" w:color="auto"/>
            <w:left w:val="none" w:sz="0" w:space="0" w:color="auto"/>
            <w:bottom w:val="none" w:sz="0" w:space="0" w:color="auto"/>
            <w:right w:val="none" w:sz="0" w:space="0" w:color="auto"/>
          </w:divBdr>
        </w:div>
        <w:div w:id="869026311">
          <w:marLeft w:val="640"/>
          <w:marRight w:val="0"/>
          <w:marTop w:val="0"/>
          <w:marBottom w:val="0"/>
          <w:divBdr>
            <w:top w:val="none" w:sz="0" w:space="0" w:color="auto"/>
            <w:left w:val="none" w:sz="0" w:space="0" w:color="auto"/>
            <w:bottom w:val="none" w:sz="0" w:space="0" w:color="auto"/>
            <w:right w:val="none" w:sz="0" w:space="0" w:color="auto"/>
          </w:divBdr>
        </w:div>
        <w:div w:id="2144426507">
          <w:marLeft w:val="640"/>
          <w:marRight w:val="0"/>
          <w:marTop w:val="0"/>
          <w:marBottom w:val="0"/>
          <w:divBdr>
            <w:top w:val="none" w:sz="0" w:space="0" w:color="auto"/>
            <w:left w:val="none" w:sz="0" w:space="0" w:color="auto"/>
            <w:bottom w:val="none" w:sz="0" w:space="0" w:color="auto"/>
            <w:right w:val="none" w:sz="0" w:space="0" w:color="auto"/>
          </w:divBdr>
        </w:div>
        <w:div w:id="1976331559">
          <w:marLeft w:val="640"/>
          <w:marRight w:val="0"/>
          <w:marTop w:val="0"/>
          <w:marBottom w:val="0"/>
          <w:divBdr>
            <w:top w:val="none" w:sz="0" w:space="0" w:color="auto"/>
            <w:left w:val="none" w:sz="0" w:space="0" w:color="auto"/>
            <w:bottom w:val="none" w:sz="0" w:space="0" w:color="auto"/>
            <w:right w:val="none" w:sz="0" w:space="0" w:color="auto"/>
          </w:divBdr>
        </w:div>
        <w:div w:id="158734088">
          <w:marLeft w:val="640"/>
          <w:marRight w:val="0"/>
          <w:marTop w:val="0"/>
          <w:marBottom w:val="0"/>
          <w:divBdr>
            <w:top w:val="none" w:sz="0" w:space="0" w:color="auto"/>
            <w:left w:val="none" w:sz="0" w:space="0" w:color="auto"/>
            <w:bottom w:val="none" w:sz="0" w:space="0" w:color="auto"/>
            <w:right w:val="none" w:sz="0" w:space="0" w:color="auto"/>
          </w:divBdr>
        </w:div>
        <w:div w:id="558977312">
          <w:marLeft w:val="640"/>
          <w:marRight w:val="0"/>
          <w:marTop w:val="0"/>
          <w:marBottom w:val="0"/>
          <w:divBdr>
            <w:top w:val="none" w:sz="0" w:space="0" w:color="auto"/>
            <w:left w:val="none" w:sz="0" w:space="0" w:color="auto"/>
            <w:bottom w:val="none" w:sz="0" w:space="0" w:color="auto"/>
            <w:right w:val="none" w:sz="0" w:space="0" w:color="auto"/>
          </w:divBdr>
        </w:div>
        <w:div w:id="1282028880">
          <w:marLeft w:val="640"/>
          <w:marRight w:val="0"/>
          <w:marTop w:val="0"/>
          <w:marBottom w:val="0"/>
          <w:divBdr>
            <w:top w:val="none" w:sz="0" w:space="0" w:color="auto"/>
            <w:left w:val="none" w:sz="0" w:space="0" w:color="auto"/>
            <w:bottom w:val="none" w:sz="0" w:space="0" w:color="auto"/>
            <w:right w:val="none" w:sz="0" w:space="0" w:color="auto"/>
          </w:divBdr>
        </w:div>
        <w:div w:id="1407806462">
          <w:marLeft w:val="640"/>
          <w:marRight w:val="0"/>
          <w:marTop w:val="0"/>
          <w:marBottom w:val="0"/>
          <w:divBdr>
            <w:top w:val="none" w:sz="0" w:space="0" w:color="auto"/>
            <w:left w:val="none" w:sz="0" w:space="0" w:color="auto"/>
            <w:bottom w:val="none" w:sz="0" w:space="0" w:color="auto"/>
            <w:right w:val="none" w:sz="0" w:space="0" w:color="auto"/>
          </w:divBdr>
        </w:div>
        <w:div w:id="440803880">
          <w:marLeft w:val="640"/>
          <w:marRight w:val="0"/>
          <w:marTop w:val="0"/>
          <w:marBottom w:val="0"/>
          <w:divBdr>
            <w:top w:val="none" w:sz="0" w:space="0" w:color="auto"/>
            <w:left w:val="none" w:sz="0" w:space="0" w:color="auto"/>
            <w:bottom w:val="none" w:sz="0" w:space="0" w:color="auto"/>
            <w:right w:val="none" w:sz="0" w:space="0" w:color="auto"/>
          </w:divBdr>
        </w:div>
        <w:div w:id="1735620498">
          <w:marLeft w:val="640"/>
          <w:marRight w:val="0"/>
          <w:marTop w:val="0"/>
          <w:marBottom w:val="0"/>
          <w:divBdr>
            <w:top w:val="none" w:sz="0" w:space="0" w:color="auto"/>
            <w:left w:val="none" w:sz="0" w:space="0" w:color="auto"/>
            <w:bottom w:val="none" w:sz="0" w:space="0" w:color="auto"/>
            <w:right w:val="none" w:sz="0" w:space="0" w:color="auto"/>
          </w:divBdr>
        </w:div>
        <w:div w:id="1092435303">
          <w:marLeft w:val="640"/>
          <w:marRight w:val="0"/>
          <w:marTop w:val="0"/>
          <w:marBottom w:val="0"/>
          <w:divBdr>
            <w:top w:val="none" w:sz="0" w:space="0" w:color="auto"/>
            <w:left w:val="none" w:sz="0" w:space="0" w:color="auto"/>
            <w:bottom w:val="none" w:sz="0" w:space="0" w:color="auto"/>
            <w:right w:val="none" w:sz="0" w:space="0" w:color="auto"/>
          </w:divBdr>
        </w:div>
        <w:div w:id="585192377">
          <w:marLeft w:val="640"/>
          <w:marRight w:val="0"/>
          <w:marTop w:val="0"/>
          <w:marBottom w:val="0"/>
          <w:divBdr>
            <w:top w:val="none" w:sz="0" w:space="0" w:color="auto"/>
            <w:left w:val="none" w:sz="0" w:space="0" w:color="auto"/>
            <w:bottom w:val="none" w:sz="0" w:space="0" w:color="auto"/>
            <w:right w:val="none" w:sz="0" w:space="0" w:color="auto"/>
          </w:divBdr>
        </w:div>
        <w:div w:id="1931623649">
          <w:marLeft w:val="640"/>
          <w:marRight w:val="0"/>
          <w:marTop w:val="0"/>
          <w:marBottom w:val="0"/>
          <w:divBdr>
            <w:top w:val="none" w:sz="0" w:space="0" w:color="auto"/>
            <w:left w:val="none" w:sz="0" w:space="0" w:color="auto"/>
            <w:bottom w:val="none" w:sz="0" w:space="0" w:color="auto"/>
            <w:right w:val="none" w:sz="0" w:space="0" w:color="auto"/>
          </w:divBdr>
        </w:div>
        <w:div w:id="559830246">
          <w:marLeft w:val="640"/>
          <w:marRight w:val="0"/>
          <w:marTop w:val="0"/>
          <w:marBottom w:val="0"/>
          <w:divBdr>
            <w:top w:val="none" w:sz="0" w:space="0" w:color="auto"/>
            <w:left w:val="none" w:sz="0" w:space="0" w:color="auto"/>
            <w:bottom w:val="none" w:sz="0" w:space="0" w:color="auto"/>
            <w:right w:val="none" w:sz="0" w:space="0" w:color="auto"/>
          </w:divBdr>
        </w:div>
        <w:div w:id="195773815">
          <w:marLeft w:val="640"/>
          <w:marRight w:val="0"/>
          <w:marTop w:val="0"/>
          <w:marBottom w:val="0"/>
          <w:divBdr>
            <w:top w:val="none" w:sz="0" w:space="0" w:color="auto"/>
            <w:left w:val="none" w:sz="0" w:space="0" w:color="auto"/>
            <w:bottom w:val="none" w:sz="0" w:space="0" w:color="auto"/>
            <w:right w:val="none" w:sz="0" w:space="0" w:color="auto"/>
          </w:divBdr>
        </w:div>
        <w:div w:id="1938294461">
          <w:marLeft w:val="640"/>
          <w:marRight w:val="0"/>
          <w:marTop w:val="0"/>
          <w:marBottom w:val="0"/>
          <w:divBdr>
            <w:top w:val="none" w:sz="0" w:space="0" w:color="auto"/>
            <w:left w:val="none" w:sz="0" w:space="0" w:color="auto"/>
            <w:bottom w:val="none" w:sz="0" w:space="0" w:color="auto"/>
            <w:right w:val="none" w:sz="0" w:space="0" w:color="auto"/>
          </w:divBdr>
        </w:div>
        <w:div w:id="200635322">
          <w:marLeft w:val="640"/>
          <w:marRight w:val="0"/>
          <w:marTop w:val="0"/>
          <w:marBottom w:val="0"/>
          <w:divBdr>
            <w:top w:val="none" w:sz="0" w:space="0" w:color="auto"/>
            <w:left w:val="none" w:sz="0" w:space="0" w:color="auto"/>
            <w:bottom w:val="none" w:sz="0" w:space="0" w:color="auto"/>
            <w:right w:val="none" w:sz="0" w:space="0" w:color="auto"/>
          </w:divBdr>
        </w:div>
        <w:div w:id="1095788452">
          <w:marLeft w:val="640"/>
          <w:marRight w:val="0"/>
          <w:marTop w:val="0"/>
          <w:marBottom w:val="0"/>
          <w:divBdr>
            <w:top w:val="none" w:sz="0" w:space="0" w:color="auto"/>
            <w:left w:val="none" w:sz="0" w:space="0" w:color="auto"/>
            <w:bottom w:val="none" w:sz="0" w:space="0" w:color="auto"/>
            <w:right w:val="none" w:sz="0" w:space="0" w:color="auto"/>
          </w:divBdr>
        </w:div>
        <w:div w:id="715423227">
          <w:marLeft w:val="640"/>
          <w:marRight w:val="0"/>
          <w:marTop w:val="0"/>
          <w:marBottom w:val="0"/>
          <w:divBdr>
            <w:top w:val="none" w:sz="0" w:space="0" w:color="auto"/>
            <w:left w:val="none" w:sz="0" w:space="0" w:color="auto"/>
            <w:bottom w:val="none" w:sz="0" w:space="0" w:color="auto"/>
            <w:right w:val="none" w:sz="0" w:space="0" w:color="auto"/>
          </w:divBdr>
        </w:div>
        <w:div w:id="671836627">
          <w:marLeft w:val="640"/>
          <w:marRight w:val="0"/>
          <w:marTop w:val="0"/>
          <w:marBottom w:val="0"/>
          <w:divBdr>
            <w:top w:val="none" w:sz="0" w:space="0" w:color="auto"/>
            <w:left w:val="none" w:sz="0" w:space="0" w:color="auto"/>
            <w:bottom w:val="none" w:sz="0" w:space="0" w:color="auto"/>
            <w:right w:val="none" w:sz="0" w:space="0" w:color="auto"/>
          </w:divBdr>
        </w:div>
        <w:div w:id="1816532161">
          <w:marLeft w:val="640"/>
          <w:marRight w:val="0"/>
          <w:marTop w:val="0"/>
          <w:marBottom w:val="0"/>
          <w:divBdr>
            <w:top w:val="none" w:sz="0" w:space="0" w:color="auto"/>
            <w:left w:val="none" w:sz="0" w:space="0" w:color="auto"/>
            <w:bottom w:val="none" w:sz="0" w:space="0" w:color="auto"/>
            <w:right w:val="none" w:sz="0" w:space="0" w:color="auto"/>
          </w:divBdr>
        </w:div>
        <w:div w:id="1092700225">
          <w:marLeft w:val="640"/>
          <w:marRight w:val="0"/>
          <w:marTop w:val="0"/>
          <w:marBottom w:val="0"/>
          <w:divBdr>
            <w:top w:val="none" w:sz="0" w:space="0" w:color="auto"/>
            <w:left w:val="none" w:sz="0" w:space="0" w:color="auto"/>
            <w:bottom w:val="none" w:sz="0" w:space="0" w:color="auto"/>
            <w:right w:val="none" w:sz="0" w:space="0" w:color="auto"/>
          </w:divBdr>
        </w:div>
        <w:div w:id="66148820">
          <w:marLeft w:val="640"/>
          <w:marRight w:val="0"/>
          <w:marTop w:val="0"/>
          <w:marBottom w:val="0"/>
          <w:divBdr>
            <w:top w:val="none" w:sz="0" w:space="0" w:color="auto"/>
            <w:left w:val="none" w:sz="0" w:space="0" w:color="auto"/>
            <w:bottom w:val="none" w:sz="0" w:space="0" w:color="auto"/>
            <w:right w:val="none" w:sz="0" w:space="0" w:color="auto"/>
          </w:divBdr>
        </w:div>
        <w:div w:id="1239483325">
          <w:marLeft w:val="640"/>
          <w:marRight w:val="0"/>
          <w:marTop w:val="0"/>
          <w:marBottom w:val="0"/>
          <w:divBdr>
            <w:top w:val="none" w:sz="0" w:space="0" w:color="auto"/>
            <w:left w:val="none" w:sz="0" w:space="0" w:color="auto"/>
            <w:bottom w:val="none" w:sz="0" w:space="0" w:color="auto"/>
            <w:right w:val="none" w:sz="0" w:space="0" w:color="auto"/>
          </w:divBdr>
        </w:div>
        <w:div w:id="2086492074">
          <w:marLeft w:val="640"/>
          <w:marRight w:val="0"/>
          <w:marTop w:val="0"/>
          <w:marBottom w:val="0"/>
          <w:divBdr>
            <w:top w:val="none" w:sz="0" w:space="0" w:color="auto"/>
            <w:left w:val="none" w:sz="0" w:space="0" w:color="auto"/>
            <w:bottom w:val="none" w:sz="0" w:space="0" w:color="auto"/>
            <w:right w:val="none" w:sz="0" w:space="0" w:color="auto"/>
          </w:divBdr>
        </w:div>
        <w:div w:id="897403854">
          <w:marLeft w:val="640"/>
          <w:marRight w:val="0"/>
          <w:marTop w:val="0"/>
          <w:marBottom w:val="0"/>
          <w:divBdr>
            <w:top w:val="none" w:sz="0" w:space="0" w:color="auto"/>
            <w:left w:val="none" w:sz="0" w:space="0" w:color="auto"/>
            <w:bottom w:val="none" w:sz="0" w:space="0" w:color="auto"/>
            <w:right w:val="none" w:sz="0" w:space="0" w:color="auto"/>
          </w:divBdr>
        </w:div>
        <w:div w:id="1057781121">
          <w:marLeft w:val="640"/>
          <w:marRight w:val="0"/>
          <w:marTop w:val="0"/>
          <w:marBottom w:val="0"/>
          <w:divBdr>
            <w:top w:val="none" w:sz="0" w:space="0" w:color="auto"/>
            <w:left w:val="none" w:sz="0" w:space="0" w:color="auto"/>
            <w:bottom w:val="none" w:sz="0" w:space="0" w:color="auto"/>
            <w:right w:val="none" w:sz="0" w:space="0" w:color="auto"/>
          </w:divBdr>
        </w:div>
        <w:div w:id="1913271525">
          <w:marLeft w:val="640"/>
          <w:marRight w:val="0"/>
          <w:marTop w:val="0"/>
          <w:marBottom w:val="0"/>
          <w:divBdr>
            <w:top w:val="none" w:sz="0" w:space="0" w:color="auto"/>
            <w:left w:val="none" w:sz="0" w:space="0" w:color="auto"/>
            <w:bottom w:val="none" w:sz="0" w:space="0" w:color="auto"/>
            <w:right w:val="none" w:sz="0" w:space="0" w:color="auto"/>
          </w:divBdr>
        </w:div>
        <w:div w:id="1576238782">
          <w:marLeft w:val="640"/>
          <w:marRight w:val="0"/>
          <w:marTop w:val="0"/>
          <w:marBottom w:val="0"/>
          <w:divBdr>
            <w:top w:val="none" w:sz="0" w:space="0" w:color="auto"/>
            <w:left w:val="none" w:sz="0" w:space="0" w:color="auto"/>
            <w:bottom w:val="none" w:sz="0" w:space="0" w:color="auto"/>
            <w:right w:val="none" w:sz="0" w:space="0" w:color="auto"/>
          </w:divBdr>
        </w:div>
        <w:div w:id="2101294330">
          <w:marLeft w:val="640"/>
          <w:marRight w:val="0"/>
          <w:marTop w:val="0"/>
          <w:marBottom w:val="0"/>
          <w:divBdr>
            <w:top w:val="none" w:sz="0" w:space="0" w:color="auto"/>
            <w:left w:val="none" w:sz="0" w:space="0" w:color="auto"/>
            <w:bottom w:val="none" w:sz="0" w:space="0" w:color="auto"/>
            <w:right w:val="none" w:sz="0" w:space="0" w:color="auto"/>
          </w:divBdr>
        </w:div>
        <w:div w:id="1733043502">
          <w:marLeft w:val="640"/>
          <w:marRight w:val="0"/>
          <w:marTop w:val="0"/>
          <w:marBottom w:val="0"/>
          <w:divBdr>
            <w:top w:val="none" w:sz="0" w:space="0" w:color="auto"/>
            <w:left w:val="none" w:sz="0" w:space="0" w:color="auto"/>
            <w:bottom w:val="none" w:sz="0" w:space="0" w:color="auto"/>
            <w:right w:val="none" w:sz="0" w:space="0" w:color="auto"/>
          </w:divBdr>
        </w:div>
        <w:div w:id="1488667226">
          <w:marLeft w:val="640"/>
          <w:marRight w:val="0"/>
          <w:marTop w:val="0"/>
          <w:marBottom w:val="0"/>
          <w:divBdr>
            <w:top w:val="none" w:sz="0" w:space="0" w:color="auto"/>
            <w:left w:val="none" w:sz="0" w:space="0" w:color="auto"/>
            <w:bottom w:val="none" w:sz="0" w:space="0" w:color="auto"/>
            <w:right w:val="none" w:sz="0" w:space="0" w:color="auto"/>
          </w:divBdr>
        </w:div>
        <w:div w:id="24210955">
          <w:marLeft w:val="640"/>
          <w:marRight w:val="0"/>
          <w:marTop w:val="0"/>
          <w:marBottom w:val="0"/>
          <w:divBdr>
            <w:top w:val="none" w:sz="0" w:space="0" w:color="auto"/>
            <w:left w:val="none" w:sz="0" w:space="0" w:color="auto"/>
            <w:bottom w:val="none" w:sz="0" w:space="0" w:color="auto"/>
            <w:right w:val="none" w:sz="0" w:space="0" w:color="auto"/>
          </w:divBdr>
        </w:div>
        <w:div w:id="1473712487">
          <w:marLeft w:val="640"/>
          <w:marRight w:val="0"/>
          <w:marTop w:val="0"/>
          <w:marBottom w:val="0"/>
          <w:divBdr>
            <w:top w:val="none" w:sz="0" w:space="0" w:color="auto"/>
            <w:left w:val="none" w:sz="0" w:space="0" w:color="auto"/>
            <w:bottom w:val="none" w:sz="0" w:space="0" w:color="auto"/>
            <w:right w:val="none" w:sz="0" w:space="0" w:color="auto"/>
          </w:divBdr>
        </w:div>
        <w:div w:id="507058410">
          <w:marLeft w:val="640"/>
          <w:marRight w:val="0"/>
          <w:marTop w:val="0"/>
          <w:marBottom w:val="0"/>
          <w:divBdr>
            <w:top w:val="none" w:sz="0" w:space="0" w:color="auto"/>
            <w:left w:val="none" w:sz="0" w:space="0" w:color="auto"/>
            <w:bottom w:val="none" w:sz="0" w:space="0" w:color="auto"/>
            <w:right w:val="none" w:sz="0" w:space="0" w:color="auto"/>
          </w:divBdr>
        </w:div>
        <w:div w:id="1681007874">
          <w:marLeft w:val="640"/>
          <w:marRight w:val="0"/>
          <w:marTop w:val="0"/>
          <w:marBottom w:val="0"/>
          <w:divBdr>
            <w:top w:val="none" w:sz="0" w:space="0" w:color="auto"/>
            <w:left w:val="none" w:sz="0" w:space="0" w:color="auto"/>
            <w:bottom w:val="none" w:sz="0" w:space="0" w:color="auto"/>
            <w:right w:val="none" w:sz="0" w:space="0" w:color="auto"/>
          </w:divBdr>
        </w:div>
        <w:div w:id="1050422733">
          <w:marLeft w:val="640"/>
          <w:marRight w:val="0"/>
          <w:marTop w:val="0"/>
          <w:marBottom w:val="0"/>
          <w:divBdr>
            <w:top w:val="none" w:sz="0" w:space="0" w:color="auto"/>
            <w:left w:val="none" w:sz="0" w:space="0" w:color="auto"/>
            <w:bottom w:val="none" w:sz="0" w:space="0" w:color="auto"/>
            <w:right w:val="none" w:sz="0" w:space="0" w:color="auto"/>
          </w:divBdr>
        </w:div>
        <w:div w:id="391318039">
          <w:marLeft w:val="640"/>
          <w:marRight w:val="0"/>
          <w:marTop w:val="0"/>
          <w:marBottom w:val="0"/>
          <w:divBdr>
            <w:top w:val="none" w:sz="0" w:space="0" w:color="auto"/>
            <w:left w:val="none" w:sz="0" w:space="0" w:color="auto"/>
            <w:bottom w:val="none" w:sz="0" w:space="0" w:color="auto"/>
            <w:right w:val="none" w:sz="0" w:space="0" w:color="auto"/>
          </w:divBdr>
        </w:div>
        <w:div w:id="216091017">
          <w:marLeft w:val="640"/>
          <w:marRight w:val="0"/>
          <w:marTop w:val="0"/>
          <w:marBottom w:val="0"/>
          <w:divBdr>
            <w:top w:val="none" w:sz="0" w:space="0" w:color="auto"/>
            <w:left w:val="none" w:sz="0" w:space="0" w:color="auto"/>
            <w:bottom w:val="none" w:sz="0" w:space="0" w:color="auto"/>
            <w:right w:val="none" w:sz="0" w:space="0" w:color="auto"/>
          </w:divBdr>
        </w:div>
        <w:div w:id="897863285">
          <w:marLeft w:val="640"/>
          <w:marRight w:val="0"/>
          <w:marTop w:val="0"/>
          <w:marBottom w:val="0"/>
          <w:divBdr>
            <w:top w:val="none" w:sz="0" w:space="0" w:color="auto"/>
            <w:left w:val="none" w:sz="0" w:space="0" w:color="auto"/>
            <w:bottom w:val="none" w:sz="0" w:space="0" w:color="auto"/>
            <w:right w:val="none" w:sz="0" w:space="0" w:color="auto"/>
          </w:divBdr>
        </w:div>
        <w:div w:id="2031756816">
          <w:marLeft w:val="640"/>
          <w:marRight w:val="0"/>
          <w:marTop w:val="0"/>
          <w:marBottom w:val="0"/>
          <w:divBdr>
            <w:top w:val="none" w:sz="0" w:space="0" w:color="auto"/>
            <w:left w:val="none" w:sz="0" w:space="0" w:color="auto"/>
            <w:bottom w:val="none" w:sz="0" w:space="0" w:color="auto"/>
            <w:right w:val="none" w:sz="0" w:space="0" w:color="auto"/>
          </w:divBdr>
        </w:div>
        <w:div w:id="1334837340">
          <w:marLeft w:val="640"/>
          <w:marRight w:val="0"/>
          <w:marTop w:val="0"/>
          <w:marBottom w:val="0"/>
          <w:divBdr>
            <w:top w:val="none" w:sz="0" w:space="0" w:color="auto"/>
            <w:left w:val="none" w:sz="0" w:space="0" w:color="auto"/>
            <w:bottom w:val="none" w:sz="0" w:space="0" w:color="auto"/>
            <w:right w:val="none" w:sz="0" w:space="0" w:color="auto"/>
          </w:divBdr>
        </w:div>
        <w:div w:id="1241646008">
          <w:marLeft w:val="640"/>
          <w:marRight w:val="0"/>
          <w:marTop w:val="0"/>
          <w:marBottom w:val="0"/>
          <w:divBdr>
            <w:top w:val="none" w:sz="0" w:space="0" w:color="auto"/>
            <w:left w:val="none" w:sz="0" w:space="0" w:color="auto"/>
            <w:bottom w:val="none" w:sz="0" w:space="0" w:color="auto"/>
            <w:right w:val="none" w:sz="0" w:space="0" w:color="auto"/>
          </w:divBdr>
        </w:div>
        <w:div w:id="753236208">
          <w:marLeft w:val="640"/>
          <w:marRight w:val="0"/>
          <w:marTop w:val="0"/>
          <w:marBottom w:val="0"/>
          <w:divBdr>
            <w:top w:val="none" w:sz="0" w:space="0" w:color="auto"/>
            <w:left w:val="none" w:sz="0" w:space="0" w:color="auto"/>
            <w:bottom w:val="none" w:sz="0" w:space="0" w:color="auto"/>
            <w:right w:val="none" w:sz="0" w:space="0" w:color="auto"/>
          </w:divBdr>
        </w:div>
        <w:div w:id="1272936376">
          <w:marLeft w:val="640"/>
          <w:marRight w:val="0"/>
          <w:marTop w:val="0"/>
          <w:marBottom w:val="0"/>
          <w:divBdr>
            <w:top w:val="none" w:sz="0" w:space="0" w:color="auto"/>
            <w:left w:val="none" w:sz="0" w:space="0" w:color="auto"/>
            <w:bottom w:val="none" w:sz="0" w:space="0" w:color="auto"/>
            <w:right w:val="none" w:sz="0" w:space="0" w:color="auto"/>
          </w:divBdr>
        </w:div>
        <w:div w:id="104272880">
          <w:marLeft w:val="640"/>
          <w:marRight w:val="0"/>
          <w:marTop w:val="0"/>
          <w:marBottom w:val="0"/>
          <w:divBdr>
            <w:top w:val="none" w:sz="0" w:space="0" w:color="auto"/>
            <w:left w:val="none" w:sz="0" w:space="0" w:color="auto"/>
            <w:bottom w:val="none" w:sz="0" w:space="0" w:color="auto"/>
            <w:right w:val="none" w:sz="0" w:space="0" w:color="auto"/>
          </w:divBdr>
        </w:div>
        <w:div w:id="2089571029">
          <w:marLeft w:val="640"/>
          <w:marRight w:val="0"/>
          <w:marTop w:val="0"/>
          <w:marBottom w:val="0"/>
          <w:divBdr>
            <w:top w:val="none" w:sz="0" w:space="0" w:color="auto"/>
            <w:left w:val="none" w:sz="0" w:space="0" w:color="auto"/>
            <w:bottom w:val="none" w:sz="0" w:space="0" w:color="auto"/>
            <w:right w:val="none" w:sz="0" w:space="0" w:color="auto"/>
          </w:divBdr>
        </w:div>
        <w:div w:id="1747533517">
          <w:marLeft w:val="640"/>
          <w:marRight w:val="0"/>
          <w:marTop w:val="0"/>
          <w:marBottom w:val="0"/>
          <w:divBdr>
            <w:top w:val="none" w:sz="0" w:space="0" w:color="auto"/>
            <w:left w:val="none" w:sz="0" w:space="0" w:color="auto"/>
            <w:bottom w:val="none" w:sz="0" w:space="0" w:color="auto"/>
            <w:right w:val="none" w:sz="0" w:space="0" w:color="auto"/>
          </w:divBdr>
        </w:div>
        <w:div w:id="1806503420">
          <w:marLeft w:val="640"/>
          <w:marRight w:val="0"/>
          <w:marTop w:val="0"/>
          <w:marBottom w:val="0"/>
          <w:divBdr>
            <w:top w:val="none" w:sz="0" w:space="0" w:color="auto"/>
            <w:left w:val="none" w:sz="0" w:space="0" w:color="auto"/>
            <w:bottom w:val="none" w:sz="0" w:space="0" w:color="auto"/>
            <w:right w:val="none" w:sz="0" w:space="0" w:color="auto"/>
          </w:divBdr>
        </w:div>
        <w:div w:id="173308655">
          <w:marLeft w:val="640"/>
          <w:marRight w:val="0"/>
          <w:marTop w:val="0"/>
          <w:marBottom w:val="0"/>
          <w:divBdr>
            <w:top w:val="none" w:sz="0" w:space="0" w:color="auto"/>
            <w:left w:val="none" w:sz="0" w:space="0" w:color="auto"/>
            <w:bottom w:val="none" w:sz="0" w:space="0" w:color="auto"/>
            <w:right w:val="none" w:sz="0" w:space="0" w:color="auto"/>
          </w:divBdr>
        </w:div>
        <w:div w:id="1068839897">
          <w:marLeft w:val="640"/>
          <w:marRight w:val="0"/>
          <w:marTop w:val="0"/>
          <w:marBottom w:val="0"/>
          <w:divBdr>
            <w:top w:val="none" w:sz="0" w:space="0" w:color="auto"/>
            <w:left w:val="none" w:sz="0" w:space="0" w:color="auto"/>
            <w:bottom w:val="none" w:sz="0" w:space="0" w:color="auto"/>
            <w:right w:val="none" w:sz="0" w:space="0" w:color="auto"/>
          </w:divBdr>
        </w:div>
        <w:div w:id="574894197">
          <w:marLeft w:val="640"/>
          <w:marRight w:val="0"/>
          <w:marTop w:val="0"/>
          <w:marBottom w:val="0"/>
          <w:divBdr>
            <w:top w:val="none" w:sz="0" w:space="0" w:color="auto"/>
            <w:left w:val="none" w:sz="0" w:space="0" w:color="auto"/>
            <w:bottom w:val="none" w:sz="0" w:space="0" w:color="auto"/>
            <w:right w:val="none" w:sz="0" w:space="0" w:color="auto"/>
          </w:divBdr>
        </w:div>
        <w:div w:id="413481308">
          <w:marLeft w:val="640"/>
          <w:marRight w:val="0"/>
          <w:marTop w:val="0"/>
          <w:marBottom w:val="0"/>
          <w:divBdr>
            <w:top w:val="none" w:sz="0" w:space="0" w:color="auto"/>
            <w:left w:val="none" w:sz="0" w:space="0" w:color="auto"/>
            <w:bottom w:val="none" w:sz="0" w:space="0" w:color="auto"/>
            <w:right w:val="none" w:sz="0" w:space="0" w:color="auto"/>
          </w:divBdr>
        </w:div>
        <w:div w:id="600994388">
          <w:marLeft w:val="640"/>
          <w:marRight w:val="0"/>
          <w:marTop w:val="0"/>
          <w:marBottom w:val="0"/>
          <w:divBdr>
            <w:top w:val="none" w:sz="0" w:space="0" w:color="auto"/>
            <w:left w:val="none" w:sz="0" w:space="0" w:color="auto"/>
            <w:bottom w:val="none" w:sz="0" w:space="0" w:color="auto"/>
            <w:right w:val="none" w:sz="0" w:space="0" w:color="auto"/>
          </w:divBdr>
        </w:div>
        <w:div w:id="479930807">
          <w:marLeft w:val="640"/>
          <w:marRight w:val="0"/>
          <w:marTop w:val="0"/>
          <w:marBottom w:val="0"/>
          <w:divBdr>
            <w:top w:val="none" w:sz="0" w:space="0" w:color="auto"/>
            <w:left w:val="none" w:sz="0" w:space="0" w:color="auto"/>
            <w:bottom w:val="none" w:sz="0" w:space="0" w:color="auto"/>
            <w:right w:val="none" w:sz="0" w:space="0" w:color="auto"/>
          </w:divBdr>
        </w:div>
        <w:div w:id="1697273857">
          <w:marLeft w:val="640"/>
          <w:marRight w:val="0"/>
          <w:marTop w:val="0"/>
          <w:marBottom w:val="0"/>
          <w:divBdr>
            <w:top w:val="none" w:sz="0" w:space="0" w:color="auto"/>
            <w:left w:val="none" w:sz="0" w:space="0" w:color="auto"/>
            <w:bottom w:val="none" w:sz="0" w:space="0" w:color="auto"/>
            <w:right w:val="none" w:sz="0" w:space="0" w:color="auto"/>
          </w:divBdr>
        </w:div>
        <w:div w:id="1319923711">
          <w:marLeft w:val="640"/>
          <w:marRight w:val="0"/>
          <w:marTop w:val="0"/>
          <w:marBottom w:val="0"/>
          <w:divBdr>
            <w:top w:val="none" w:sz="0" w:space="0" w:color="auto"/>
            <w:left w:val="none" w:sz="0" w:space="0" w:color="auto"/>
            <w:bottom w:val="none" w:sz="0" w:space="0" w:color="auto"/>
            <w:right w:val="none" w:sz="0" w:space="0" w:color="auto"/>
          </w:divBdr>
        </w:div>
        <w:div w:id="989477345">
          <w:marLeft w:val="640"/>
          <w:marRight w:val="0"/>
          <w:marTop w:val="0"/>
          <w:marBottom w:val="0"/>
          <w:divBdr>
            <w:top w:val="none" w:sz="0" w:space="0" w:color="auto"/>
            <w:left w:val="none" w:sz="0" w:space="0" w:color="auto"/>
            <w:bottom w:val="none" w:sz="0" w:space="0" w:color="auto"/>
            <w:right w:val="none" w:sz="0" w:space="0" w:color="auto"/>
          </w:divBdr>
        </w:div>
        <w:div w:id="271598075">
          <w:marLeft w:val="640"/>
          <w:marRight w:val="0"/>
          <w:marTop w:val="0"/>
          <w:marBottom w:val="0"/>
          <w:divBdr>
            <w:top w:val="none" w:sz="0" w:space="0" w:color="auto"/>
            <w:left w:val="none" w:sz="0" w:space="0" w:color="auto"/>
            <w:bottom w:val="none" w:sz="0" w:space="0" w:color="auto"/>
            <w:right w:val="none" w:sz="0" w:space="0" w:color="auto"/>
          </w:divBdr>
        </w:div>
        <w:div w:id="1211916607">
          <w:marLeft w:val="640"/>
          <w:marRight w:val="0"/>
          <w:marTop w:val="0"/>
          <w:marBottom w:val="0"/>
          <w:divBdr>
            <w:top w:val="none" w:sz="0" w:space="0" w:color="auto"/>
            <w:left w:val="none" w:sz="0" w:space="0" w:color="auto"/>
            <w:bottom w:val="none" w:sz="0" w:space="0" w:color="auto"/>
            <w:right w:val="none" w:sz="0" w:space="0" w:color="auto"/>
          </w:divBdr>
        </w:div>
        <w:div w:id="1637181826">
          <w:marLeft w:val="640"/>
          <w:marRight w:val="0"/>
          <w:marTop w:val="0"/>
          <w:marBottom w:val="0"/>
          <w:divBdr>
            <w:top w:val="none" w:sz="0" w:space="0" w:color="auto"/>
            <w:left w:val="none" w:sz="0" w:space="0" w:color="auto"/>
            <w:bottom w:val="none" w:sz="0" w:space="0" w:color="auto"/>
            <w:right w:val="none" w:sz="0" w:space="0" w:color="auto"/>
          </w:divBdr>
        </w:div>
        <w:div w:id="1428312254">
          <w:marLeft w:val="640"/>
          <w:marRight w:val="0"/>
          <w:marTop w:val="0"/>
          <w:marBottom w:val="0"/>
          <w:divBdr>
            <w:top w:val="none" w:sz="0" w:space="0" w:color="auto"/>
            <w:left w:val="none" w:sz="0" w:space="0" w:color="auto"/>
            <w:bottom w:val="none" w:sz="0" w:space="0" w:color="auto"/>
            <w:right w:val="none" w:sz="0" w:space="0" w:color="auto"/>
          </w:divBdr>
        </w:div>
        <w:div w:id="869143132">
          <w:marLeft w:val="640"/>
          <w:marRight w:val="0"/>
          <w:marTop w:val="0"/>
          <w:marBottom w:val="0"/>
          <w:divBdr>
            <w:top w:val="none" w:sz="0" w:space="0" w:color="auto"/>
            <w:left w:val="none" w:sz="0" w:space="0" w:color="auto"/>
            <w:bottom w:val="none" w:sz="0" w:space="0" w:color="auto"/>
            <w:right w:val="none" w:sz="0" w:space="0" w:color="auto"/>
          </w:divBdr>
        </w:div>
        <w:div w:id="1768843911">
          <w:marLeft w:val="640"/>
          <w:marRight w:val="0"/>
          <w:marTop w:val="0"/>
          <w:marBottom w:val="0"/>
          <w:divBdr>
            <w:top w:val="none" w:sz="0" w:space="0" w:color="auto"/>
            <w:left w:val="none" w:sz="0" w:space="0" w:color="auto"/>
            <w:bottom w:val="none" w:sz="0" w:space="0" w:color="auto"/>
            <w:right w:val="none" w:sz="0" w:space="0" w:color="auto"/>
          </w:divBdr>
        </w:div>
        <w:div w:id="1577671493">
          <w:marLeft w:val="640"/>
          <w:marRight w:val="0"/>
          <w:marTop w:val="0"/>
          <w:marBottom w:val="0"/>
          <w:divBdr>
            <w:top w:val="none" w:sz="0" w:space="0" w:color="auto"/>
            <w:left w:val="none" w:sz="0" w:space="0" w:color="auto"/>
            <w:bottom w:val="none" w:sz="0" w:space="0" w:color="auto"/>
            <w:right w:val="none" w:sz="0" w:space="0" w:color="auto"/>
          </w:divBdr>
        </w:div>
        <w:div w:id="389963030">
          <w:marLeft w:val="640"/>
          <w:marRight w:val="0"/>
          <w:marTop w:val="0"/>
          <w:marBottom w:val="0"/>
          <w:divBdr>
            <w:top w:val="none" w:sz="0" w:space="0" w:color="auto"/>
            <w:left w:val="none" w:sz="0" w:space="0" w:color="auto"/>
            <w:bottom w:val="none" w:sz="0" w:space="0" w:color="auto"/>
            <w:right w:val="none" w:sz="0" w:space="0" w:color="auto"/>
          </w:divBdr>
        </w:div>
        <w:div w:id="913860068">
          <w:marLeft w:val="640"/>
          <w:marRight w:val="0"/>
          <w:marTop w:val="0"/>
          <w:marBottom w:val="0"/>
          <w:divBdr>
            <w:top w:val="none" w:sz="0" w:space="0" w:color="auto"/>
            <w:left w:val="none" w:sz="0" w:space="0" w:color="auto"/>
            <w:bottom w:val="none" w:sz="0" w:space="0" w:color="auto"/>
            <w:right w:val="none" w:sz="0" w:space="0" w:color="auto"/>
          </w:divBdr>
        </w:div>
        <w:div w:id="336034823">
          <w:marLeft w:val="640"/>
          <w:marRight w:val="0"/>
          <w:marTop w:val="0"/>
          <w:marBottom w:val="0"/>
          <w:divBdr>
            <w:top w:val="none" w:sz="0" w:space="0" w:color="auto"/>
            <w:left w:val="none" w:sz="0" w:space="0" w:color="auto"/>
            <w:bottom w:val="none" w:sz="0" w:space="0" w:color="auto"/>
            <w:right w:val="none" w:sz="0" w:space="0" w:color="auto"/>
          </w:divBdr>
        </w:div>
        <w:div w:id="1426344235">
          <w:marLeft w:val="640"/>
          <w:marRight w:val="0"/>
          <w:marTop w:val="0"/>
          <w:marBottom w:val="0"/>
          <w:divBdr>
            <w:top w:val="none" w:sz="0" w:space="0" w:color="auto"/>
            <w:left w:val="none" w:sz="0" w:space="0" w:color="auto"/>
            <w:bottom w:val="none" w:sz="0" w:space="0" w:color="auto"/>
            <w:right w:val="none" w:sz="0" w:space="0" w:color="auto"/>
          </w:divBdr>
        </w:div>
        <w:div w:id="166529149">
          <w:marLeft w:val="640"/>
          <w:marRight w:val="0"/>
          <w:marTop w:val="0"/>
          <w:marBottom w:val="0"/>
          <w:divBdr>
            <w:top w:val="none" w:sz="0" w:space="0" w:color="auto"/>
            <w:left w:val="none" w:sz="0" w:space="0" w:color="auto"/>
            <w:bottom w:val="none" w:sz="0" w:space="0" w:color="auto"/>
            <w:right w:val="none" w:sz="0" w:space="0" w:color="auto"/>
          </w:divBdr>
        </w:div>
        <w:div w:id="566304712">
          <w:marLeft w:val="640"/>
          <w:marRight w:val="0"/>
          <w:marTop w:val="0"/>
          <w:marBottom w:val="0"/>
          <w:divBdr>
            <w:top w:val="none" w:sz="0" w:space="0" w:color="auto"/>
            <w:left w:val="none" w:sz="0" w:space="0" w:color="auto"/>
            <w:bottom w:val="none" w:sz="0" w:space="0" w:color="auto"/>
            <w:right w:val="none" w:sz="0" w:space="0" w:color="auto"/>
          </w:divBdr>
        </w:div>
        <w:div w:id="1509325481">
          <w:marLeft w:val="640"/>
          <w:marRight w:val="0"/>
          <w:marTop w:val="0"/>
          <w:marBottom w:val="0"/>
          <w:divBdr>
            <w:top w:val="none" w:sz="0" w:space="0" w:color="auto"/>
            <w:left w:val="none" w:sz="0" w:space="0" w:color="auto"/>
            <w:bottom w:val="none" w:sz="0" w:space="0" w:color="auto"/>
            <w:right w:val="none" w:sz="0" w:space="0" w:color="auto"/>
          </w:divBdr>
        </w:div>
        <w:div w:id="1691377074">
          <w:marLeft w:val="640"/>
          <w:marRight w:val="0"/>
          <w:marTop w:val="0"/>
          <w:marBottom w:val="0"/>
          <w:divBdr>
            <w:top w:val="none" w:sz="0" w:space="0" w:color="auto"/>
            <w:left w:val="none" w:sz="0" w:space="0" w:color="auto"/>
            <w:bottom w:val="none" w:sz="0" w:space="0" w:color="auto"/>
            <w:right w:val="none" w:sz="0" w:space="0" w:color="auto"/>
          </w:divBdr>
        </w:div>
        <w:div w:id="572198109">
          <w:marLeft w:val="640"/>
          <w:marRight w:val="0"/>
          <w:marTop w:val="0"/>
          <w:marBottom w:val="0"/>
          <w:divBdr>
            <w:top w:val="none" w:sz="0" w:space="0" w:color="auto"/>
            <w:left w:val="none" w:sz="0" w:space="0" w:color="auto"/>
            <w:bottom w:val="none" w:sz="0" w:space="0" w:color="auto"/>
            <w:right w:val="none" w:sz="0" w:space="0" w:color="auto"/>
          </w:divBdr>
        </w:div>
        <w:div w:id="79102056">
          <w:marLeft w:val="640"/>
          <w:marRight w:val="0"/>
          <w:marTop w:val="0"/>
          <w:marBottom w:val="0"/>
          <w:divBdr>
            <w:top w:val="none" w:sz="0" w:space="0" w:color="auto"/>
            <w:left w:val="none" w:sz="0" w:space="0" w:color="auto"/>
            <w:bottom w:val="none" w:sz="0" w:space="0" w:color="auto"/>
            <w:right w:val="none" w:sz="0" w:space="0" w:color="auto"/>
          </w:divBdr>
        </w:div>
        <w:div w:id="741105701">
          <w:marLeft w:val="640"/>
          <w:marRight w:val="0"/>
          <w:marTop w:val="0"/>
          <w:marBottom w:val="0"/>
          <w:divBdr>
            <w:top w:val="none" w:sz="0" w:space="0" w:color="auto"/>
            <w:left w:val="none" w:sz="0" w:space="0" w:color="auto"/>
            <w:bottom w:val="none" w:sz="0" w:space="0" w:color="auto"/>
            <w:right w:val="none" w:sz="0" w:space="0" w:color="auto"/>
          </w:divBdr>
        </w:div>
        <w:div w:id="521283485">
          <w:marLeft w:val="640"/>
          <w:marRight w:val="0"/>
          <w:marTop w:val="0"/>
          <w:marBottom w:val="0"/>
          <w:divBdr>
            <w:top w:val="none" w:sz="0" w:space="0" w:color="auto"/>
            <w:left w:val="none" w:sz="0" w:space="0" w:color="auto"/>
            <w:bottom w:val="none" w:sz="0" w:space="0" w:color="auto"/>
            <w:right w:val="none" w:sz="0" w:space="0" w:color="auto"/>
          </w:divBdr>
        </w:div>
        <w:div w:id="964769595">
          <w:marLeft w:val="640"/>
          <w:marRight w:val="0"/>
          <w:marTop w:val="0"/>
          <w:marBottom w:val="0"/>
          <w:divBdr>
            <w:top w:val="none" w:sz="0" w:space="0" w:color="auto"/>
            <w:left w:val="none" w:sz="0" w:space="0" w:color="auto"/>
            <w:bottom w:val="none" w:sz="0" w:space="0" w:color="auto"/>
            <w:right w:val="none" w:sz="0" w:space="0" w:color="auto"/>
          </w:divBdr>
        </w:div>
        <w:div w:id="1726296710">
          <w:marLeft w:val="640"/>
          <w:marRight w:val="0"/>
          <w:marTop w:val="0"/>
          <w:marBottom w:val="0"/>
          <w:divBdr>
            <w:top w:val="none" w:sz="0" w:space="0" w:color="auto"/>
            <w:left w:val="none" w:sz="0" w:space="0" w:color="auto"/>
            <w:bottom w:val="none" w:sz="0" w:space="0" w:color="auto"/>
            <w:right w:val="none" w:sz="0" w:space="0" w:color="auto"/>
          </w:divBdr>
        </w:div>
        <w:div w:id="1640382913">
          <w:marLeft w:val="640"/>
          <w:marRight w:val="0"/>
          <w:marTop w:val="0"/>
          <w:marBottom w:val="0"/>
          <w:divBdr>
            <w:top w:val="none" w:sz="0" w:space="0" w:color="auto"/>
            <w:left w:val="none" w:sz="0" w:space="0" w:color="auto"/>
            <w:bottom w:val="none" w:sz="0" w:space="0" w:color="auto"/>
            <w:right w:val="none" w:sz="0" w:space="0" w:color="auto"/>
          </w:divBdr>
        </w:div>
        <w:div w:id="693115277">
          <w:marLeft w:val="640"/>
          <w:marRight w:val="0"/>
          <w:marTop w:val="0"/>
          <w:marBottom w:val="0"/>
          <w:divBdr>
            <w:top w:val="none" w:sz="0" w:space="0" w:color="auto"/>
            <w:left w:val="none" w:sz="0" w:space="0" w:color="auto"/>
            <w:bottom w:val="none" w:sz="0" w:space="0" w:color="auto"/>
            <w:right w:val="none" w:sz="0" w:space="0" w:color="auto"/>
          </w:divBdr>
        </w:div>
        <w:div w:id="943070628">
          <w:marLeft w:val="640"/>
          <w:marRight w:val="0"/>
          <w:marTop w:val="0"/>
          <w:marBottom w:val="0"/>
          <w:divBdr>
            <w:top w:val="none" w:sz="0" w:space="0" w:color="auto"/>
            <w:left w:val="none" w:sz="0" w:space="0" w:color="auto"/>
            <w:bottom w:val="none" w:sz="0" w:space="0" w:color="auto"/>
            <w:right w:val="none" w:sz="0" w:space="0" w:color="auto"/>
          </w:divBdr>
        </w:div>
        <w:div w:id="528026406">
          <w:marLeft w:val="640"/>
          <w:marRight w:val="0"/>
          <w:marTop w:val="0"/>
          <w:marBottom w:val="0"/>
          <w:divBdr>
            <w:top w:val="none" w:sz="0" w:space="0" w:color="auto"/>
            <w:left w:val="none" w:sz="0" w:space="0" w:color="auto"/>
            <w:bottom w:val="none" w:sz="0" w:space="0" w:color="auto"/>
            <w:right w:val="none" w:sz="0" w:space="0" w:color="auto"/>
          </w:divBdr>
        </w:div>
        <w:div w:id="1299384694">
          <w:marLeft w:val="640"/>
          <w:marRight w:val="0"/>
          <w:marTop w:val="0"/>
          <w:marBottom w:val="0"/>
          <w:divBdr>
            <w:top w:val="none" w:sz="0" w:space="0" w:color="auto"/>
            <w:left w:val="none" w:sz="0" w:space="0" w:color="auto"/>
            <w:bottom w:val="none" w:sz="0" w:space="0" w:color="auto"/>
            <w:right w:val="none" w:sz="0" w:space="0" w:color="auto"/>
          </w:divBdr>
        </w:div>
        <w:div w:id="210923620">
          <w:marLeft w:val="640"/>
          <w:marRight w:val="0"/>
          <w:marTop w:val="0"/>
          <w:marBottom w:val="0"/>
          <w:divBdr>
            <w:top w:val="none" w:sz="0" w:space="0" w:color="auto"/>
            <w:left w:val="none" w:sz="0" w:space="0" w:color="auto"/>
            <w:bottom w:val="none" w:sz="0" w:space="0" w:color="auto"/>
            <w:right w:val="none" w:sz="0" w:space="0" w:color="auto"/>
          </w:divBdr>
        </w:div>
        <w:div w:id="1659379216">
          <w:marLeft w:val="640"/>
          <w:marRight w:val="0"/>
          <w:marTop w:val="0"/>
          <w:marBottom w:val="0"/>
          <w:divBdr>
            <w:top w:val="none" w:sz="0" w:space="0" w:color="auto"/>
            <w:left w:val="none" w:sz="0" w:space="0" w:color="auto"/>
            <w:bottom w:val="none" w:sz="0" w:space="0" w:color="auto"/>
            <w:right w:val="none" w:sz="0" w:space="0" w:color="auto"/>
          </w:divBdr>
        </w:div>
        <w:div w:id="1401949665">
          <w:marLeft w:val="640"/>
          <w:marRight w:val="0"/>
          <w:marTop w:val="0"/>
          <w:marBottom w:val="0"/>
          <w:divBdr>
            <w:top w:val="none" w:sz="0" w:space="0" w:color="auto"/>
            <w:left w:val="none" w:sz="0" w:space="0" w:color="auto"/>
            <w:bottom w:val="none" w:sz="0" w:space="0" w:color="auto"/>
            <w:right w:val="none" w:sz="0" w:space="0" w:color="auto"/>
          </w:divBdr>
        </w:div>
        <w:div w:id="1948192212">
          <w:marLeft w:val="640"/>
          <w:marRight w:val="0"/>
          <w:marTop w:val="0"/>
          <w:marBottom w:val="0"/>
          <w:divBdr>
            <w:top w:val="none" w:sz="0" w:space="0" w:color="auto"/>
            <w:left w:val="none" w:sz="0" w:space="0" w:color="auto"/>
            <w:bottom w:val="none" w:sz="0" w:space="0" w:color="auto"/>
            <w:right w:val="none" w:sz="0" w:space="0" w:color="auto"/>
          </w:divBdr>
        </w:div>
        <w:div w:id="50931501">
          <w:marLeft w:val="640"/>
          <w:marRight w:val="0"/>
          <w:marTop w:val="0"/>
          <w:marBottom w:val="0"/>
          <w:divBdr>
            <w:top w:val="none" w:sz="0" w:space="0" w:color="auto"/>
            <w:left w:val="none" w:sz="0" w:space="0" w:color="auto"/>
            <w:bottom w:val="none" w:sz="0" w:space="0" w:color="auto"/>
            <w:right w:val="none" w:sz="0" w:space="0" w:color="auto"/>
          </w:divBdr>
        </w:div>
        <w:div w:id="1882208483">
          <w:marLeft w:val="640"/>
          <w:marRight w:val="0"/>
          <w:marTop w:val="0"/>
          <w:marBottom w:val="0"/>
          <w:divBdr>
            <w:top w:val="none" w:sz="0" w:space="0" w:color="auto"/>
            <w:left w:val="none" w:sz="0" w:space="0" w:color="auto"/>
            <w:bottom w:val="none" w:sz="0" w:space="0" w:color="auto"/>
            <w:right w:val="none" w:sz="0" w:space="0" w:color="auto"/>
          </w:divBdr>
        </w:div>
        <w:div w:id="1705909175">
          <w:marLeft w:val="640"/>
          <w:marRight w:val="0"/>
          <w:marTop w:val="0"/>
          <w:marBottom w:val="0"/>
          <w:divBdr>
            <w:top w:val="none" w:sz="0" w:space="0" w:color="auto"/>
            <w:left w:val="none" w:sz="0" w:space="0" w:color="auto"/>
            <w:bottom w:val="none" w:sz="0" w:space="0" w:color="auto"/>
            <w:right w:val="none" w:sz="0" w:space="0" w:color="auto"/>
          </w:divBdr>
        </w:div>
        <w:div w:id="1315064546">
          <w:marLeft w:val="640"/>
          <w:marRight w:val="0"/>
          <w:marTop w:val="0"/>
          <w:marBottom w:val="0"/>
          <w:divBdr>
            <w:top w:val="none" w:sz="0" w:space="0" w:color="auto"/>
            <w:left w:val="none" w:sz="0" w:space="0" w:color="auto"/>
            <w:bottom w:val="none" w:sz="0" w:space="0" w:color="auto"/>
            <w:right w:val="none" w:sz="0" w:space="0" w:color="auto"/>
          </w:divBdr>
        </w:div>
        <w:div w:id="1457873314">
          <w:marLeft w:val="640"/>
          <w:marRight w:val="0"/>
          <w:marTop w:val="0"/>
          <w:marBottom w:val="0"/>
          <w:divBdr>
            <w:top w:val="none" w:sz="0" w:space="0" w:color="auto"/>
            <w:left w:val="none" w:sz="0" w:space="0" w:color="auto"/>
            <w:bottom w:val="none" w:sz="0" w:space="0" w:color="auto"/>
            <w:right w:val="none" w:sz="0" w:space="0" w:color="auto"/>
          </w:divBdr>
        </w:div>
        <w:div w:id="489911972">
          <w:marLeft w:val="640"/>
          <w:marRight w:val="0"/>
          <w:marTop w:val="0"/>
          <w:marBottom w:val="0"/>
          <w:divBdr>
            <w:top w:val="none" w:sz="0" w:space="0" w:color="auto"/>
            <w:left w:val="none" w:sz="0" w:space="0" w:color="auto"/>
            <w:bottom w:val="none" w:sz="0" w:space="0" w:color="auto"/>
            <w:right w:val="none" w:sz="0" w:space="0" w:color="auto"/>
          </w:divBdr>
        </w:div>
        <w:div w:id="420612254">
          <w:marLeft w:val="640"/>
          <w:marRight w:val="0"/>
          <w:marTop w:val="0"/>
          <w:marBottom w:val="0"/>
          <w:divBdr>
            <w:top w:val="none" w:sz="0" w:space="0" w:color="auto"/>
            <w:left w:val="none" w:sz="0" w:space="0" w:color="auto"/>
            <w:bottom w:val="none" w:sz="0" w:space="0" w:color="auto"/>
            <w:right w:val="none" w:sz="0" w:space="0" w:color="auto"/>
          </w:divBdr>
        </w:div>
        <w:div w:id="560025685">
          <w:marLeft w:val="640"/>
          <w:marRight w:val="0"/>
          <w:marTop w:val="0"/>
          <w:marBottom w:val="0"/>
          <w:divBdr>
            <w:top w:val="none" w:sz="0" w:space="0" w:color="auto"/>
            <w:left w:val="none" w:sz="0" w:space="0" w:color="auto"/>
            <w:bottom w:val="none" w:sz="0" w:space="0" w:color="auto"/>
            <w:right w:val="none" w:sz="0" w:space="0" w:color="auto"/>
          </w:divBdr>
        </w:div>
        <w:div w:id="2072582042">
          <w:marLeft w:val="640"/>
          <w:marRight w:val="0"/>
          <w:marTop w:val="0"/>
          <w:marBottom w:val="0"/>
          <w:divBdr>
            <w:top w:val="none" w:sz="0" w:space="0" w:color="auto"/>
            <w:left w:val="none" w:sz="0" w:space="0" w:color="auto"/>
            <w:bottom w:val="none" w:sz="0" w:space="0" w:color="auto"/>
            <w:right w:val="none" w:sz="0" w:space="0" w:color="auto"/>
          </w:divBdr>
        </w:div>
        <w:div w:id="2043507987">
          <w:marLeft w:val="640"/>
          <w:marRight w:val="0"/>
          <w:marTop w:val="0"/>
          <w:marBottom w:val="0"/>
          <w:divBdr>
            <w:top w:val="none" w:sz="0" w:space="0" w:color="auto"/>
            <w:left w:val="none" w:sz="0" w:space="0" w:color="auto"/>
            <w:bottom w:val="none" w:sz="0" w:space="0" w:color="auto"/>
            <w:right w:val="none" w:sz="0" w:space="0" w:color="auto"/>
          </w:divBdr>
        </w:div>
        <w:div w:id="2016807073">
          <w:marLeft w:val="640"/>
          <w:marRight w:val="0"/>
          <w:marTop w:val="0"/>
          <w:marBottom w:val="0"/>
          <w:divBdr>
            <w:top w:val="none" w:sz="0" w:space="0" w:color="auto"/>
            <w:left w:val="none" w:sz="0" w:space="0" w:color="auto"/>
            <w:bottom w:val="none" w:sz="0" w:space="0" w:color="auto"/>
            <w:right w:val="none" w:sz="0" w:space="0" w:color="auto"/>
          </w:divBdr>
        </w:div>
        <w:div w:id="175000675">
          <w:marLeft w:val="640"/>
          <w:marRight w:val="0"/>
          <w:marTop w:val="0"/>
          <w:marBottom w:val="0"/>
          <w:divBdr>
            <w:top w:val="none" w:sz="0" w:space="0" w:color="auto"/>
            <w:left w:val="none" w:sz="0" w:space="0" w:color="auto"/>
            <w:bottom w:val="none" w:sz="0" w:space="0" w:color="auto"/>
            <w:right w:val="none" w:sz="0" w:space="0" w:color="auto"/>
          </w:divBdr>
        </w:div>
        <w:div w:id="500894325">
          <w:marLeft w:val="640"/>
          <w:marRight w:val="0"/>
          <w:marTop w:val="0"/>
          <w:marBottom w:val="0"/>
          <w:divBdr>
            <w:top w:val="none" w:sz="0" w:space="0" w:color="auto"/>
            <w:left w:val="none" w:sz="0" w:space="0" w:color="auto"/>
            <w:bottom w:val="none" w:sz="0" w:space="0" w:color="auto"/>
            <w:right w:val="none" w:sz="0" w:space="0" w:color="auto"/>
          </w:divBdr>
        </w:div>
        <w:div w:id="947543910">
          <w:marLeft w:val="640"/>
          <w:marRight w:val="0"/>
          <w:marTop w:val="0"/>
          <w:marBottom w:val="0"/>
          <w:divBdr>
            <w:top w:val="none" w:sz="0" w:space="0" w:color="auto"/>
            <w:left w:val="none" w:sz="0" w:space="0" w:color="auto"/>
            <w:bottom w:val="none" w:sz="0" w:space="0" w:color="auto"/>
            <w:right w:val="none" w:sz="0" w:space="0" w:color="auto"/>
          </w:divBdr>
        </w:div>
      </w:divsChild>
    </w:div>
    <w:div w:id="1818767614">
      <w:bodyDiv w:val="1"/>
      <w:marLeft w:val="0"/>
      <w:marRight w:val="0"/>
      <w:marTop w:val="0"/>
      <w:marBottom w:val="0"/>
      <w:divBdr>
        <w:top w:val="none" w:sz="0" w:space="0" w:color="auto"/>
        <w:left w:val="none" w:sz="0" w:space="0" w:color="auto"/>
        <w:bottom w:val="none" w:sz="0" w:space="0" w:color="auto"/>
        <w:right w:val="none" w:sz="0" w:space="0" w:color="auto"/>
      </w:divBdr>
      <w:divsChild>
        <w:div w:id="1329601570">
          <w:marLeft w:val="640"/>
          <w:marRight w:val="0"/>
          <w:marTop w:val="0"/>
          <w:marBottom w:val="0"/>
          <w:divBdr>
            <w:top w:val="none" w:sz="0" w:space="0" w:color="auto"/>
            <w:left w:val="none" w:sz="0" w:space="0" w:color="auto"/>
            <w:bottom w:val="none" w:sz="0" w:space="0" w:color="auto"/>
            <w:right w:val="none" w:sz="0" w:space="0" w:color="auto"/>
          </w:divBdr>
        </w:div>
        <w:div w:id="1601181998">
          <w:marLeft w:val="640"/>
          <w:marRight w:val="0"/>
          <w:marTop w:val="0"/>
          <w:marBottom w:val="0"/>
          <w:divBdr>
            <w:top w:val="none" w:sz="0" w:space="0" w:color="auto"/>
            <w:left w:val="none" w:sz="0" w:space="0" w:color="auto"/>
            <w:bottom w:val="none" w:sz="0" w:space="0" w:color="auto"/>
            <w:right w:val="none" w:sz="0" w:space="0" w:color="auto"/>
          </w:divBdr>
        </w:div>
        <w:div w:id="306201577">
          <w:marLeft w:val="640"/>
          <w:marRight w:val="0"/>
          <w:marTop w:val="0"/>
          <w:marBottom w:val="0"/>
          <w:divBdr>
            <w:top w:val="none" w:sz="0" w:space="0" w:color="auto"/>
            <w:left w:val="none" w:sz="0" w:space="0" w:color="auto"/>
            <w:bottom w:val="none" w:sz="0" w:space="0" w:color="auto"/>
            <w:right w:val="none" w:sz="0" w:space="0" w:color="auto"/>
          </w:divBdr>
        </w:div>
        <w:div w:id="1529683897">
          <w:marLeft w:val="640"/>
          <w:marRight w:val="0"/>
          <w:marTop w:val="0"/>
          <w:marBottom w:val="0"/>
          <w:divBdr>
            <w:top w:val="none" w:sz="0" w:space="0" w:color="auto"/>
            <w:left w:val="none" w:sz="0" w:space="0" w:color="auto"/>
            <w:bottom w:val="none" w:sz="0" w:space="0" w:color="auto"/>
            <w:right w:val="none" w:sz="0" w:space="0" w:color="auto"/>
          </w:divBdr>
        </w:div>
        <w:div w:id="493764408">
          <w:marLeft w:val="640"/>
          <w:marRight w:val="0"/>
          <w:marTop w:val="0"/>
          <w:marBottom w:val="0"/>
          <w:divBdr>
            <w:top w:val="none" w:sz="0" w:space="0" w:color="auto"/>
            <w:left w:val="none" w:sz="0" w:space="0" w:color="auto"/>
            <w:bottom w:val="none" w:sz="0" w:space="0" w:color="auto"/>
            <w:right w:val="none" w:sz="0" w:space="0" w:color="auto"/>
          </w:divBdr>
        </w:div>
        <w:div w:id="1336225172">
          <w:marLeft w:val="640"/>
          <w:marRight w:val="0"/>
          <w:marTop w:val="0"/>
          <w:marBottom w:val="0"/>
          <w:divBdr>
            <w:top w:val="none" w:sz="0" w:space="0" w:color="auto"/>
            <w:left w:val="none" w:sz="0" w:space="0" w:color="auto"/>
            <w:bottom w:val="none" w:sz="0" w:space="0" w:color="auto"/>
            <w:right w:val="none" w:sz="0" w:space="0" w:color="auto"/>
          </w:divBdr>
        </w:div>
        <w:div w:id="454296021">
          <w:marLeft w:val="640"/>
          <w:marRight w:val="0"/>
          <w:marTop w:val="0"/>
          <w:marBottom w:val="0"/>
          <w:divBdr>
            <w:top w:val="none" w:sz="0" w:space="0" w:color="auto"/>
            <w:left w:val="none" w:sz="0" w:space="0" w:color="auto"/>
            <w:bottom w:val="none" w:sz="0" w:space="0" w:color="auto"/>
            <w:right w:val="none" w:sz="0" w:space="0" w:color="auto"/>
          </w:divBdr>
        </w:div>
        <w:div w:id="1492326817">
          <w:marLeft w:val="640"/>
          <w:marRight w:val="0"/>
          <w:marTop w:val="0"/>
          <w:marBottom w:val="0"/>
          <w:divBdr>
            <w:top w:val="none" w:sz="0" w:space="0" w:color="auto"/>
            <w:left w:val="none" w:sz="0" w:space="0" w:color="auto"/>
            <w:bottom w:val="none" w:sz="0" w:space="0" w:color="auto"/>
            <w:right w:val="none" w:sz="0" w:space="0" w:color="auto"/>
          </w:divBdr>
        </w:div>
        <w:div w:id="1228954504">
          <w:marLeft w:val="640"/>
          <w:marRight w:val="0"/>
          <w:marTop w:val="0"/>
          <w:marBottom w:val="0"/>
          <w:divBdr>
            <w:top w:val="none" w:sz="0" w:space="0" w:color="auto"/>
            <w:left w:val="none" w:sz="0" w:space="0" w:color="auto"/>
            <w:bottom w:val="none" w:sz="0" w:space="0" w:color="auto"/>
            <w:right w:val="none" w:sz="0" w:space="0" w:color="auto"/>
          </w:divBdr>
        </w:div>
        <w:div w:id="636297484">
          <w:marLeft w:val="640"/>
          <w:marRight w:val="0"/>
          <w:marTop w:val="0"/>
          <w:marBottom w:val="0"/>
          <w:divBdr>
            <w:top w:val="none" w:sz="0" w:space="0" w:color="auto"/>
            <w:left w:val="none" w:sz="0" w:space="0" w:color="auto"/>
            <w:bottom w:val="none" w:sz="0" w:space="0" w:color="auto"/>
            <w:right w:val="none" w:sz="0" w:space="0" w:color="auto"/>
          </w:divBdr>
        </w:div>
        <w:div w:id="1207327461">
          <w:marLeft w:val="640"/>
          <w:marRight w:val="0"/>
          <w:marTop w:val="0"/>
          <w:marBottom w:val="0"/>
          <w:divBdr>
            <w:top w:val="none" w:sz="0" w:space="0" w:color="auto"/>
            <w:left w:val="none" w:sz="0" w:space="0" w:color="auto"/>
            <w:bottom w:val="none" w:sz="0" w:space="0" w:color="auto"/>
            <w:right w:val="none" w:sz="0" w:space="0" w:color="auto"/>
          </w:divBdr>
        </w:div>
        <w:div w:id="816606079">
          <w:marLeft w:val="640"/>
          <w:marRight w:val="0"/>
          <w:marTop w:val="0"/>
          <w:marBottom w:val="0"/>
          <w:divBdr>
            <w:top w:val="none" w:sz="0" w:space="0" w:color="auto"/>
            <w:left w:val="none" w:sz="0" w:space="0" w:color="auto"/>
            <w:bottom w:val="none" w:sz="0" w:space="0" w:color="auto"/>
            <w:right w:val="none" w:sz="0" w:space="0" w:color="auto"/>
          </w:divBdr>
        </w:div>
        <w:div w:id="325596297">
          <w:marLeft w:val="640"/>
          <w:marRight w:val="0"/>
          <w:marTop w:val="0"/>
          <w:marBottom w:val="0"/>
          <w:divBdr>
            <w:top w:val="none" w:sz="0" w:space="0" w:color="auto"/>
            <w:left w:val="none" w:sz="0" w:space="0" w:color="auto"/>
            <w:bottom w:val="none" w:sz="0" w:space="0" w:color="auto"/>
            <w:right w:val="none" w:sz="0" w:space="0" w:color="auto"/>
          </w:divBdr>
        </w:div>
        <w:div w:id="200940320">
          <w:marLeft w:val="640"/>
          <w:marRight w:val="0"/>
          <w:marTop w:val="0"/>
          <w:marBottom w:val="0"/>
          <w:divBdr>
            <w:top w:val="none" w:sz="0" w:space="0" w:color="auto"/>
            <w:left w:val="none" w:sz="0" w:space="0" w:color="auto"/>
            <w:bottom w:val="none" w:sz="0" w:space="0" w:color="auto"/>
            <w:right w:val="none" w:sz="0" w:space="0" w:color="auto"/>
          </w:divBdr>
        </w:div>
        <w:div w:id="876508980">
          <w:marLeft w:val="640"/>
          <w:marRight w:val="0"/>
          <w:marTop w:val="0"/>
          <w:marBottom w:val="0"/>
          <w:divBdr>
            <w:top w:val="none" w:sz="0" w:space="0" w:color="auto"/>
            <w:left w:val="none" w:sz="0" w:space="0" w:color="auto"/>
            <w:bottom w:val="none" w:sz="0" w:space="0" w:color="auto"/>
            <w:right w:val="none" w:sz="0" w:space="0" w:color="auto"/>
          </w:divBdr>
        </w:div>
        <w:div w:id="1115902837">
          <w:marLeft w:val="640"/>
          <w:marRight w:val="0"/>
          <w:marTop w:val="0"/>
          <w:marBottom w:val="0"/>
          <w:divBdr>
            <w:top w:val="none" w:sz="0" w:space="0" w:color="auto"/>
            <w:left w:val="none" w:sz="0" w:space="0" w:color="auto"/>
            <w:bottom w:val="none" w:sz="0" w:space="0" w:color="auto"/>
            <w:right w:val="none" w:sz="0" w:space="0" w:color="auto"/>
          </w:divBdr>
        </w:div>
        <w:div w:id="1082334991">
          <w:marLeft w:val="640"/>
          <w:marRight w:val="0"/>
          <w:marTop w:val="0"/>
          <w:marBottom w:val="0"/>
          <w:divBdr>
            <w:top w:val="none" w:sz="0" w:space="0" w:color="auto"/>
            <w:left w:val="none" w:sz="0" w:space="0" w:color="auto"/>
            <w:bottom w:val="none" w:sz="0" w:space="0" w:color="auto"/>
            <w:right w:val="none" w:sz="0" w:space="0" w:color="auto"/>
          </w:divBdr>
        </w:div>
        <w:div w:id="316883037">
          <w:marLeft w:val="640"/>
          <w:marRight w:val="0"/>
          <w:marTop w:val="0"/>
          <w:marBottom w:val="0"/>
          <w:divBdr>
            <w:top w:val="none" w:sz="0" w:space="0" w:color="auto"/>
            <w:left w:val="none" w:sz="0" w:space="0" w:color="auto"/>
            <w:bottom w:val="none" w:sz="0" w:space="0" w:color="auto"/>
            <w:right w:val="none" w:sz="0" w:space="0" w:color="auto"/>
          </w:divBdr>
        </w:div>
        <w:div w:id="1248540471">
          <w:marLeft w:val="640"/>
          <w:marRight w:val="0"/>
          <w:marTop w:val="0"/>
          <w:marBottom w:val="0"/>
          <w:divBdr>
            <w:top w:val="none" w:sz="0" w:space="0" w:color="auto"/>
            <w:left w:val="none" w:sz="0" w:space="0" w:color="auto"/>
            <w:bottom w:val="none" w:sz="0" w:space="0" w:color="auto"/>
            <w:right w:val="none" w:sz="0" w:space="0" w:color="auto"/>
          </w:divBdr>
        </w:div>
        <w:div w:id="1217745502">
          <w:marLeft w:val="640"/>
          <w:marRight w:val="0"/>
          <w:marTop w:val="0"/>
          <w:marBottom w:val="0"/>
          <w:divBdr>
            <w:top w:val="none" w:sz="0" w:space="0" w:color="auto"/>
            <w:left w:val="none" w:sz="0" w:space="0" w:color="auto"/>
            <w:bottom w:val="none" w:sz="0" w:space="0" w:color="auto"/>
            <w:right w:val="none" w:sz="0" w:space="0" w:color="auto"/>
          </w:divBdr>
        </w:div>
        <w:div w:id="59254013">
          <w:marLeft w:val="640"/>
          <w:marRight w:val="0"/>
          <w:marTop w:val="0"/>
          <w:marBottom w:val="0"/>
          <w:divBdr>
            <w:top w:val="none" w:sz="0" w:space="0" w:color="auto"/>
            <w:left w:val="none" w:sz="0" w:space="0" w:color="auto"/>
            <w:bottom w:val="none" w:sz="0" w:space="0" w:color="auto"/>
            <w:right w:val="none" w:sz="0" w:space="0" w:color="auto"/>
          </w:divBdr>
        </w:div>
        <w:div w:id="33389083">
          <w:marLeft w:val="640"/>
          <w:marRight w:val="0"/>
          <w:marTop w:val="0"/>
          <w:marBottom w:val="0"/>
          <w:divBdr>
            <w:top w:val="none" w:sz="0" w:space="0" w:color="auto"/>
            <w:left w:val="none" w:sz="0" w:space="0" w:color="auto"/>
            <w:bottom w:val="none" w:sz="0" w:space="0" w:color="auto"/>
            <w:right w:val="none" w:sz="0" w:space="0" w:color="auto"/>
          </w:divBdr>
        </w:div>
        <w:div w:id="2014795299">
          <w:marLeft w:val="640"/>
          <w:marRight w:val="0"/>
          <w:marTop w:val="0"/>
          <w:marBottom w:val="0"/>
          <w:divBdr>
            <w:top w:val="none" w:sz="0" w:space="0" w:color="auto"/>
            <w:left w:val="none" w:sz="0" w:space="0" w:color="auto"/>
            <w:bottom w:val="none" w:sz="0" w:space="0" w:color="auto"/>
            <w:right w:val="none" w:sz="0" w:space="0" w:color="auto"/>
          </w:divBdr>
        </w:div>
        <w:div w:id="499543735">
          <w:marLeft w:val="640"/>
          <w:marRight w:val="0"/>
          <w:marTop w:val="0"/>
          <w:marBottom w:val="0"/>
          <w:divBdr>
            <w:top w:val="none" w:sz="0" w:space="0" w:color="auto"/>
            <w:left w:val="none" w:sz="0" w:space="0" w:color="auto"/>
            <w:bottom w:val="none" w:sz="0" w:space="0" w:color="auto"/>
            <w:right w:val="none" w:sz="0" w:space="0" w:color="auto"/>
          </w:divBdr>
        </w:div>
        <w:div w:id="215548497">
          <w:marLeft w:val="640"/>
          <w:marRight w:val="0"/>
          <w:marTop w:val="0"/>
          <w:marBottom w:val="0"/>
          <w:divBdr>
            <w:top w:val="none" w:sz="0" w:space="0" w:color="auto"/>
            <w:left w:val="none" w:sz="0" w:space="0" w:color="auto"/>
            <w:bottom w:val="none" w:sz="0" w:space="0" w:color="auto"/>
            <w:right w:val="none" w:sz="0" w:space="0" w:color="auto"/>
          </w:divBdr>
        </w:div>
        <w:div w:id="1503858329">
          <w:marLeft w:val="640"/>
          <w:marRight w:val="0"/>
          <w:marTop w:val="0"/>
          <w:marBottom w:val="0"/>
          <w:divBdr>
            <w:top w:val="none" w:sz="0" w:space="0" w:color="auto"/>
            <w:left w:val="none" w:sz="0" w:space="0" w:color="auto"/>
            <w:bottom w:val="none" w:sz="0" w:space="0" w:color="auto"/>
            <w:right w:val="none" w:sz="0" w:space="0" w:color="auto"/>
          </w:divBdr>
        </w:div>
        <w:div w:id="353961508">
          <w:marLeft w:val="640"/>
          <w:marRight w:val="0"/>
          <w:marTop w:val="0"/>
          <w:marBottom w:val="0"/>
          <w:divBdr>
            <w:top w:val="none" w:sz="0" w:space="0" w:color="auto"/>
            <w:left w:val="none" w:sz="0" w:space="0" w:color="auto"/>
            <w:bottom w:val="none" w:sz="0" w:space="0" w:color="auto"/>
            <w:right w:val="none" w:sz="0" w:space="0" w:color="auto"/>
          </w:divBdr>
        </w:div>
        <w:div w:id="305550639">
          <w:marLeft w:val="640"/>
          <w:marRight w:val="0"/>
          <w:marTop w:val="0"/>
          <w:marBottom w:val="0"/>
          <w:divBdr>
            <w:top w:val="none" w:sz="0" w:space="0" w:color="auto"/>
            <w:left w:val="none" w:sz="0" w:space="0" w:color="auto"/>
            <w:bottom w:val="none" w:sz="0" w:space="0" w:color="auto"/>
            <w:right w:val="none" w:sz="0" w:space="0" w:color="auto"/>
          </w:divBdr>
        </w:div>
        <w:div w:id="86315906">
          <w:marLeft w:val="640"/>
          <w:marRight w:val="0"/>
          <w:marTop w:val="0"/>
          <w:marBottom w:val="0"/>
          <w:divBdr>
            <w:top w:val="none" w:sz="0" w:space="0" w:color="auto"/>
            <w:left w:val="none" w:sz="0" w:space="0" w:color="auto"/>
            <w:bottom w:val="none" w:sz="0" w:space="0" w:color="auto"/>
            <w:right w:val="none" w:sz="0" w:space="0" w:color="auto"/>
          </w:divBdr>
        </w:div>
        <w:div w:id="2058040365">
          <w:marLeft w:val="640"/>
          <w:marRight w:val="0"/>
          <w:marTop w:val="0"/>
          <w:marBottom w:val="0"/>
          <w:divBdr>
            <w:top w:val="none" w:sz="0" w:space="0" w:color="auto"/>
            <w:left w:val="none" w:sz="0" w:space="0" w:color="auto"/>
            <w:bottom w:val="none" w:sz="0" w:space="0" w:color="auto"/>
            <w:right w:val="none" w:sz="0" w:space="0" w:color="auto"/>
          </w:divBdr>
        </w:div>
        <w:div w:id="1076978861">
          <w:marLeft w:val="640"/>
          <w:marRight w:val="0"/>
          <w:marTop w:val="0"/>
          <w:marBottom w:val="0"/>
          <w:divBdr>
            <w:top w:val="none" w:sz="0" w:space="0" w:color="auto"/>
            <w:left w:val="none" w:sz="0" w:space="0" w:color="auto"/>
            <w:bottom w:val="none" w:sz="0" w:space="0" w:color="auto"/>
            <w:right w:val="none" w:sz="0" w:space="0" w:color="auto"/>
          </w:divBdr>
        </w:div>
        <w:div w:id="1724870288">
          <w:marLeft w:val="640"/>
          <w:marRight w:val="0"/>
          <w:marTop w:val="0"/>
          <w:marBottom w:val="0"/>
          <w:divBdr>
            <w:top w:val="none" w:sz="0" w:space="0" w:color="auto"/>
            <w:left w:val="none" w:sz="0" w:space="0" w:color="auto"/>
            <w:bottom w:val="none" w:sz="0" w:space="0" w:color="auto"/>
            <w:right w:val="none" w:sz="0" w:space="0" w:color="auto"/>
          </w:divBdr>
        </w:div>
        <w:div w:id="1118793843">
          <w:marLeft w:val="640"/>
          <w:marRight w:val="0"/>
          <w:marTop w:val="0"/>
          <w:marBottom w:val="0"/>
          <w:divBdr>
            <w:top w:val="none" w:sz="0" w:space="0" w:color="auto"/>
            <w:left w:val="none" w:sz="0" w:space="0" w:color="auto"/>
            <w:bottom w:val="none" w:sz="0" w:space="0" w:color="auto"/>
            <w:right w:val="none" w:sz="0" w:space="0" w:color="auto"/>
          </w:divBdr>
        </w:div>
        <w:div w:id="288632784">
          <w:marLeft w:val="640"/>
          <w:marRight w:val="0"/>
          <w:marTop w:val="0"/>
          <w:marBottom w:val="0"/>
          <w:divBdr>
            <w:top w:val="none" w:sz="0" w:space="0" w:color="auto"/>
            <w:left w:val="none" w:sz="0" w:space="0" w:color="auto"/>
            <w:bottom w:val="none" w:sz="0" w:space="0" w:color="auto"/>
            <w:right w:val="none" w:sz="0" w:space="0" w:color="auto"/>
          </w:divBdr>
        </w:div>
        <w:div w:id="1307778369">
          <w:marLeft w:val="640"/>
          <w:marRight w:val="0"/>
          <w:marTop w:val="0"/>
          <w:marBottom w:val="0"/>
          <w:divBdr>
            <w:top w:val="none" w:sz="0" w:space="0" w:color="auto"/>
            <w:left w:val="none" w:sz="0" w:space="0" w:color="auto"/>
            <w:bottom w:val="none" w:sz="0" w:space="0" w:color="auto"/>
            <w:right w:val="none" w:sz="0" w:space="0" w:color="auto"/>
          </w:divBdr>
        </w:div>
        <w:div w:id="1746948081">
          <w:marLeft w:val="640"/>
          <w:marRight w:val="0"/>
          <w:marTop w:val="0"/>
          <w:marBottom w:val="0"/>
          <w:divBdr>
            <w:top w:val="none" w:sz="0" w:space="0" w:color="auto"/>
            <w:left w:val="none" w:sz="0" w:space="0" w:color="auto"/>
            <w:bottom w:val="none" w:sz="0" w:space="0" w:color="auto"/>
            <w:right w:val="none" w:sz="0" w:space="0" w:color="auto"/>
          </w:divBdr>
        </w:div>
        <w:div w:id="1930656814">
          <w:marLeft w:val="640"/>
          <w:marRight w:val="0"/>
          <w:marTop w:val="0"/>
          <w:marBottom w:val="0"/>
          <w:divBdr>
            <w:top w:val="none" w:sz="0" w:space="0" w:color="auto"/>
            <w:left w:val="none" w:sz="0" w:space="0" w:color="auto"/>
            <w:bottom w:val="none" w:sz="0" w:space="0" w:color="auto"/>
            <w:right w:val="none" w:sz="0" w:space="0" w:color="auto"/>
          </w:divBdr>
        </w:div>
        <w:div w:id="502476773">
          <w:marLeft w:val="640"/>
          <w:marRight w:val="0"/>
          <w:marTop w:val="0"/>
          <w:marBottom w:val="0"/>
          <w:divBdr>
            <w:top w:val="none" w:sz="0" w:space="0" w:color="auto"/>
            <w:left w:val="none" w:sz="0" w:space="0" w:color="auto"/>
            <w:bottom w:val="none" w:sz="0" w:space="0" w:color="auto"/>
            <w:right w:val="none" w:sz="0" w:space="0" w:color="auto"/>
          </w:divBdr>
        </w:div>
        <w:div w:id="63725120">
          <w:marLeft w:val="640"/>
          <w:marRight w:val="0"/>
          <w:marTop w:val="0"/>
          <w:marBottom w:val="0"/>
          <w:divBdr>
            <w:top w:val="none" w:sz="0" w:space="0" w:color="auto"/>
            <w:left w:val="none" w:sz="0" w:space="0" w:color="auto"/>
            <w:bottom w:val="none" w:sz="0" w:space="0" w:color="auto"/>
            <w:right w:val="none" w:sz="0" w:space="0" w:color="auto"/>
          </w:divBdr>
        </w:div>
        <w:div w:id="1676691754">
          <w:marLeft w:val="640"/>
          <w:marRight w:val="0"/>
          <w:marTop w:val="0"/>
          <w:marBottom w:val="0"/>
          <w:divBdr>
            <w:top w:val="none" w:sz="0" w:space="0" w:color="auto"/>
            <w:left w:val="none" w:sz="0" w:space="0" w:color="auto"/>
            <w:bottom w:val="none" w:sz="0" w:space="0" w:color="auto"/>
            <w:right w:val="none" w:sz="0" w:space="0" w:color="auto"/>
          </w:divBdr>
        </w:div>
        <w:div w:id="1878589757">
          <w:marLeft w:val="640"/>
          <w:marRight w:val="0"/>
          <w:marTop w:val="0"/>
          <w:marBottom w:val="0"/>
          <w:divBdr>
            <w:top w:val="none" w:sz="0" w:space="0" w:color="auto"/>
            <w:left w:val="none" w:sz="0" w:space="0" w:color="auto"/>
            <w:bottom w:val="none" w:sz="0" w:space="0" w:color="auto"/>
            <w:right w:val="none" w:sz="0" w:space="0" w:color="auto"/>
          </w:divBdr>
        </w:div>
        <w:div w:id="246236659">
          <w:marLeft w:val="640"/>
          <w:marRight w:val="0"/>
          <w:marTop w:val="0"/>
          <w:marBottom w:val="0"/>
          <w:divBdr>
            <w:top w:val="none" w:sz="0" w:space="0" w:color="auto"/>
            <w:left w:val="none" w:sz="0" w:space="0" w:color="auto"/>
            <w:bottom w:val="none" w:sz="0" w:space="0" w:color="auto"/>
            <w:right w:val="none" w:sz="0" w:space="0" w:color="auto"/>
          </w:divBdr>
        </w:div>
        <w:div w:id="300423636">
          <w:marLeft w:val="640"/>
          <w:marRight w:val="0"/>
          <w:marTop w:val="0"/>
          <w:marBottom w:val="0"/>
          <w:divBdr>
            <w:top w:val="none" w:sz="0" w:space="0" w:color="auto"/>
            <w:left w:val="none" w:sz="0" w:space="0" w:color="auto"/>
            <w:bottom w:val="none" w:sz="0" w:space="0" w:color="auto"/>
            <w:right w:val="none" w:sz="0" w:space="0" w:color="auto"/>
          </w:divBdr>
        </w:div>
        <w:div w:id="1574664069">
          <w:marLeft w:val="640"/>
          <w:marRight w:val="0"/>
          <w:marTop w:val="0"/>
          <w:marBottom w:val="0"/>
          <w:divBdr>
            <w:top w:val="none" w:sz="0" w:space="0" w:color="auto"/>
            <w:left w:val="none" w:sz="0" w:space="0" w:color="auto"/>
            <w:bottom w:val="none" w:sz="0" w:space="0" w:color="auto"/>
            <w:right w:val="none" w:sz="0" w:space="0" w:color="auto"/>
          </w:divBdr>
        </w:div>
        <w:div w:id="1154490606">
          <w:marLeft w:val="640"/>
          <w:marRight w:val="0"/>
          <w:marTop w:val="0"/>
          <w:marBottom w:val="0"/>
          <w:divBdr>
            <w:top w:val="none" w:sz="0" w:space="0" w:color="auto"/>
            <w:left w:val="none" w:sz="0" w:space="0" w:color="auto"/>
            <w:bottom w:val="none" w:sz="0" w:space="0" w:color="auto"/>
            <w:right w:val="none" w:sz="0" w:space="0" w:color="auto"/>
          </w:divBdr>
        </w:div>
        <w:div w:id="1301379819">
          <w:marLeft w:val="640"/>
          <w:marRight w:val="0"/>
          <w:marTop w:val="0"/>
          <w:marBottom w:val="0"/>
          <w:divBdr>
            <w:top w:val="none" w:sz="0" w:space="0" w:color="auto"/>
            <w:left w:val="none" w:sz="0" w:space="0" w:color="auto"/>
            <w:bottom w:val="none" w:sz="0" w:space="0" w:color="auto"/>
            <w:right w:val="none" w:sz="0" w:space="0" w:color="auto"/>
          </w:divBdr>
        </w:div>
        <w:div w:id="836850307">
          <w:marLeft w:val="640"/>
          <w:marRight w:val="0"/>
          <w:marTop w:val="0"/>
          <w:marBottom w:val="0"/>
          <w:divBdr>
            <w:top w:val="none" w:sz="0" w:space="0" w:color="auto"/>
            <w:left w:val="none" w:sz="0" w:space="0" w:color="auto"/>
            <w:bottom w:val="none" w:sz="0" w:space="0" w:color="auto"/>
            <w:right w:val="none" w:sz="0" w:space="0" w:color="auto"/>
          </w:divBdr>
        </w:div>
        <w:div w:id="370424232">
          <w:marLeft w:val="640"/>
          <w:marRight w:val="0"/>
          <w:marTop w:val="0"/>
          <w:marBottom w:val="0"/>
          <w:divBdr>
            <w:top w:val="none" w:sz="0" w:space="0" w:color="auto"/>
            <w:left w:val="none" w:sz="0" w:space="0" w:color="auto"/>
            <w:bottom w:val="none" w:sz="0" w:space="0" w:color="auto"/>
            <w:right w:val="none" w:sz="0" w:space="0" w:color="auto"/>
          </w:divBdr>
        </w:div>
        <w:div w:id="1843860032">
          <w:marLeft w:val="640"/>
          <w:marRight w:val="0"/>
          <w:marTop w:val="0"/>
          <w:marBottom w:val="0"/>
          <w:divBdr>
            <w:top w:val="none" w:sz="0" w:space="0" w:color="auto"/>
            <w:left w:val="none" w:sz="0" w:space="0" w:color="auto"/>
            <w:bottom w:val="none" w:sz="0" w:space="0" w:color="auto"/>
            <w:right w:val="none" w:sz="0" w:space="0" w:color="auto"/>
          </w:divBdr>
        </w:div>
        <w:div w:id="569996476">
          <w:marLeft w:val="640"/>
          <w:marRight w:val="0"/>
          <w:marTop w:val="0"/>
          <w:marBottom w:val="0"/>
          <w:divBdr>
            <w:top w:val="none" w:sz="0" w:space="0" w:color="auto"/>
            <w:left w:val="none" w:sz="0" w:space="0" w:color="auto"/>
            <w:bottom w:val="none" w:sz="0" w:space="0" w:color="auto"/>
            <w:right w:val="none" w:sz="0" w:space="0" w:color="auto"/>
          </w:divBdr>
        </w:div>
        <w:div w:id="1975480657">
          <w:marLeft w:val="640"/>
          <w:marRight w:val="0"/>
          <w:marTop w:val="0"/>
          <w:marBottom w:val="0"/>
          <w:divBdr>
            <w:top w:val="none" w:sz="0" w:space="0" w:color="auto"/>
            <w:left w:val="none" w:sz="0" w:space="0" w:color="auto"/>
            <w:bottom w:val="none" w:sz="0" w:space="0" w:color="auto"/>
            <w:right w:val="none" w:sz="0" w:space="0" w:color="auto"/>
          </w:divBdr>
        </w:div>
        <w:div w:id="1484740987">
          <w:marLeft w:val="640"/>
          <w:marRight w:val="0"/>
          <w:marTop w:val="0"/>
          <w:marBottom w:val="0"/>
          <w:divBdr>
            <w:top w:val="none" w:sz="0" w:space="0" w:color="auto"/>
            <w:left w:val="none" w:sz="0" w:space="0" w:color="auto"/>
            <w:bottom w:val="none" w:sz="0" w:space="0" w:color="auto"/>
            <w:right w:val="none" w:sz="0" w:space="0" w:color="auto"/>
          </w:divBdr>
        </w:div>
        <w:div w:id="1472357506">
          <w:marLeft w:val="640"/>
          <w:marRight w:val="0"/>
          <w:marTop w:val="0"/>
          <w:marBottom w:val="0"/>
          <w:divBdr>
            <w:top w:val="none" w:sz="0" w:space="0" w:color="auto"/>
            <w:left w:val="none" w:sz="0" w:space="0" w:color="auto"/>
            <w:bottom w:val="none" w:sz="0" w:space="0" w:color="auto"/>
            <w:right w:val="none" w:sz="0" w:space="0" w:color="auto"/>
          </w:divBdr>
        </w:div>
        <w:div w:id="1690719914">
          <w:marLeft w:val="640"/>
          <w:marRight w:val="0"/>
          <w:marTop w:val="0"/>
          <w:marBottom w:val="0"/>
          <w:divBdr>
            <w:top w:val="none" w:sz="0" w:space="0" w:color="auto"/>
            <w:left w:val="none" w:sz="0" w:space="0" w:color="auto"/>
            <w:bottom w:val="none" w:sz="0" w:space="0" w:color="auto"/>
            <w:right w:val="none" w:sz="0" w:space="0" w:color="auto"/>
          </w:divBdr>
        </w:div>
        <w:div w:id="1698191552">
          <w:marLeft w:val="640"/>
          <w:marRight w:val="0"/>
          <w:marTop w:val="0"/>
          <w:marBottom w:val="0"/>
          <w:divBdr>
            <w:top w:val="none" w:sz="0" w:space="0" w:color="auto"/>
            <w:left w:val="none" w:sz="0" w:space="0" w:color="auto"/>
            <w:bottom w:val="none" w:sz="0" w:space="0" w:color="auto"/>
            <w:right w:val="none" w:sz="0" w:space="0" w:color="auto"/>
          </w:divBdr>
        </w:div>
        <w:div w:id="1847816731">
          <w:marLeft w:val="640"/>
          <w:marRight w:val="0"/>
          <w:marTop w:val="0"/>
          <w:marBottom w:val="0"/>
          <w:divBdr>
            <w:top w:val="none" w:sz="0" w:space="0" w:color="auto"/>
            <w:left w:val="none" w:sz="0" w:space="0" w:color="auto"/>
            <w:bottom w:val="none" w:sz="0" w:space="0" w:color="auto"/>
            <w:right w:val="none" w:sz="0" w:space="0" w:color="auto"/>
          </w:divBdr>
        </w:div>
        <w:div w:id="801776450">
          <w:marLeft w:val="640"/>
          <w:marRight w:val="0"/>
          <w:marTop w:val="0"/>
          <w:marBottom w:val="0"/>
          <w:divBdr>
            <w:top w:val="none" w:sz="0" w:space="0" w:color="auto"/>
            <w:left w:val="none" w:sz="0" w:space="0" w:color="auto"/>
            <w:bottom w:val="none" w:sz="0" w:space="0" w:color="auto"/>
            <w:right w:val="none" w:sz="0" w:space="0" w:color="auto"/>
          </w:divBdr>
        </w:div>
        <w:div w:id="765228675">
          <w:marLeft w:val="640"/>
          <w:marRight w:val="0"/>
          <w:marTop w:val="0"/>
          <w:marBottom w:val="0"/>
          <w:divBdr>
            <w:top w:val="none" w:sz="0" w:space="0" w:color="auto"/>
            <w:left w:val="none" w:sz="0" w:space="0" w:color="auto"/>
            <w:bottom w:val="none" w:sz="0" w:space="0" w:color="auto"/>
            <w:right w:val="none" w:sz="0" w:space="0" w:color="auto"/>
          </w:divBdr>
        </w:div>
        <w:div w:id="760684709">
          <w:marLeft w:val="640"/>
          <w:marRight w:val="0"/>
          <w:marTop w:val="0"/>
          <w:marBottom w:val="0"/>
          <w:divBdr>
            <w:top w:val="none" w:sz="0" w:space="0" w:color="auto"/>
            <w:left w:val="none" w:sz="0" w:space="0" w:color="auto"/>
            <w:bottom w:val="none" w:sz="0" w:space="0" w:color="auto"/>
            <w:right w:val="none" w:sz="0" w:space="0" w:color="auto"/>
          </w:divBdr>
        </w:div>
        <w:div w:id="1528181005">
          <w:marLeft w:val="640"/>
          <w:marRight w:val="0"/>
          <w:marTop w:val="0"/>
          <w:marBottom w:val="0"/>
          <w:divBdr>
            <w:top w:val="none" w:sz="0" w:space="0" w:color="auto"/>
            <w:left w:val="none" w:sz="0" w:space="0" w:color="auto"/>
            <w:bottom w:val="none" w:sz="0" w:space="0" w:color="auto"/>
            <w:right w:val="none" w:sz="0" w:space="0" w:color="auto"/>
          </w:divBdr>
        </w:div>
        <w:div w:id="1448235014">
          <w:marLeft w:val="640"/>
          <w:marRight w:val="0"/>
          <w:marTop w:val="0"/>
          <w:marBottom w:val="0"/>
          <w:divBdr>
            <w:top w:val="none" w:sz="0" w:space="0" w:color="auto"/>
            <w:left w:val="none" w:sz="0" w:space="0" w:color="auto"/>
            <w:bottom w:val="none" w:sz="0" w:space="0" w:color="auto"/>
            <w:right w:val="none" w:sz="0" w:space="0" w:color="auto"/>
          </w:divBdr>
        </w:div>
        <w:div w:id="346759311">
          <w:marLeft w:val="640"/>
          <w:marRight w:val="0"/>
          <w:marTop w:val="0"/>
          <w:marBottom w:val="0"/>
          <w:divBdr>
            <w:top w:val="none" w:sz="0" w:space="0" w:color="auto"/>
            <w:left w:val="none" w:sz="0" w:space="0" w:color="auto"/>
            <w:bottom w:val="none" w:sz="0" w:space="0" w:color="auto"/>
            <w:right w:val="none" w:sz="0" w:space="0" w:color="auto"/>
          </w:divBdr>
        </w:div>
        <w:div w:id="597712954">
          <w:marLeft w:val="640"/>
          <w:marRight w:val="0"/>
          <w:marTop w:val="0"/>
          <w:marBottom w:val="0"/>
          <w:divBdr>
            <w:top w:val="none" w:sz="0" w:space="0" w:color="auto"/>
            <w:left w:val="none" w:sz="0" w:space="0" w:color="auto"/>
            <w:bottom w:val="none" w:sz="0" w:space="0" w:color="auto"/>
            <w:right w:val="none" w:sz="0" w:space="0" w:color="auto"/>
          </w:divBdr>
        </w:div>
        <w:div w:id="775826975">
          <w:marLeft w:val="640"/>
          <w:marRight w:val="0"/>
          <w:marTop w:val="0"/>
          <w:marBottom w:val="0"/>
          <w:divBdr>
            <w:top w:val="none" w:sz="0" w:space="0" w:color="auto"/>
            <w:left w:val="none" w:sz="0" w:space="0" w:color="auto"/>
            <w:bottom w:val="none" w:sz="0" w:space="0" w:color="auto"/>
            <w:right w:val="none" w:sz="0" w:space="0" w:color="auto"/>
          </w:divBdr>
        </w:div>
        <w:div w:id="1784109933">
          <w:marLeft w:val="640"/>
          <w:marRight w:val="0"/>
          <w:marTop w:val="0"/>
          <w:marBottom w:val="0"/>
          <w:divBdr>
            <w:top w:val="none" w:sz="0" w:space="0" w:color="auto"/>
            <w:left w:val="none" w:sz="0" w:space="0" w:color="auto"/>
            <w:bottom w:val="none" w:sz="0" w:space="0" w:color="auto"/>
            <w:right w:val="none" w:sz="0" w:space="0" w:color="auto"/>
          </w:divBdr>
        </w:div>
        <w:div w:id="180319512">
          <w:marLeft w:val="640"/>
          <w:marRight w:val="0"/>
          <w:marTop w:val="0"/>
          <w:marBottom w:val="0"/>
          <w:divBdr>
            <w:top w:val="none" w:sz="0" w:space="0" w:color="auto"/>
            <w:left w:val="none" w:sz="0" w:space="0" w:color="auto"/>
            <w:bottom w:val="none" w:sz="0" w:space="0" w:color="auto"/>
            <w:right w:val="none" w:sz="0" w:space="0" w:color="auto"/>
          </w:divBdr>
        </w:div>
        <w:div w:id="1255895199">
          <w:marLeft w:val="640"/>
          <w:marRight w:val="0"/>
          <w:marTop w:val="0"/>
          <w:marBottom w:val="0"/>
          <w:divBdr>
            <w:top w:val="none" w:sz="0" w:space="0" w:color="auto"/>
            <w:left w:val="none" w:sz="0" w:space="0" w:color="auto"/>
            <w:bottom w:val="none" w:sz="0" w:space="0" w:color="auto"/>
            <w:right w:val="none" w:sz="0" w:space="0" w:color="auto"/>
          </w:divBdr>
        </w:div>
        <w:div w:id="954598754">
          <w:marLeft w:val="640"/>
          <w:marRight w:val="0"/>
          <w:marTop w:val="0"/>
          <w:marBottom w:val="0"/>
          <w:divBdr>
            <w:top w:val="none" w:sz="0" w:space="0" w:color="auto"/>
            <w:left w:val="none" w:sz="0" w:space="0" w:color="auto"/>
            <w:bottom w:val="none" w:sz="0" w:space="0" w:color="auto"/>
            <w:right w:val="none" w:sz="0" w:space="0" w:color="auto"/>
          </w:divBdr>
        </w:div>
        <w:div w:id="37315078">
          <w:marLeft w:val="640"/>
          <w:marRight w:val="0"/>
          <w:marTop w:val="0"/>
          <w:marBottom w:val="0"/>
          <w:divBdr>
            <w:top w:val="none" w:sz="0" w:space="0" w:color="auto"/>
            <w:left w:val="none" w:sz="0" w:space="0" w:color="auto"/>
            <w:bottom w:val="none" w:sz="0" w:space="0" w:color="auto"/>
            <w:right w:val="none" w:sz="0" w:space="0" w:color="auto"/>
          </w:divBdr>
        </w:div>
        <w:div w:id="691997200">
          <w:marLeft w:val="640"/>
          <w:marRight w:val="0"/>
          <w:marTop w:val="0"/>
          <w:marBottom w:val="0"/>
          <w:divBdr>
            <w:top w:val="none" w:sz="0" w:space="0" w:color="auto"/>
            <w:left w:val="none" w:sz="0" w:space="0" w:color="auto"/>
            <w:bottom w:val="none" w:sz="0" w:space="0" w:color="auto"/>
            <w:right w:val="none" w:sz="0" w:space="0" w:color="auto"/>
          </w:divBdr>
        </w:div>
        <w:div w:id="633875263">
          <w:marLeft w:val="640"/>
          <w:marRight w:val="0"/>
          <w:marTop w:val="0"/>
          <w:marBottom w:val="0"/>
          <w:divBdr>
            <w:top w:val="none" w:sz="0" w:space="0" w:color="auto"/>
            <w:left w:val="none" w:sz="0" w:space="0" w:color="auto"/>
            <w:bottom w:val="none" w:sz="0" w:space="0" w:color="auto"/>
            <w:right w:val="none" w:sz="0" w:space="0" w:color="auto"/>
          </w:divBdr>
        </w:div>
        <w:div w:id="598374333">
          <w:marLeft w:val="640"/>
          <w:marRight w:val="0"/>
          <w:marTop w:val="0"/>
          <w:marBottom w:val="0"/>
          <w:divBdr>
            <w:top w:val="none" w:sz="0" w:space="0" w:color="auto"/>
            <w:left w:val="none" w:sz="0" w:space="0" w:color="auto"/>
            <w:bottom w:val="none" w:sz="0" w:space="0" w:color="auto"/>
            <w:right w:val="none" w:sz="0" w:space="0" w:color="auto"/>
          </w:divBdr>
        </w:div>
        <w:div w:id="965966681">
          <w:marLeft w:val="640"/>
          <w:marRight w:val="0"/>
          <w:marTop w:val="0"/>
          <w:marBottom w:val="0"/>
          <w:divBdr>
            <w:top w:val="none" w:sz="0" w:space="0" w:color="auto"/>
            <w:left w:val="none" w:sz="0" w:space="0" w:color="auto"/>
            <w:bottom w:val="none" w:sz="0" w:space="0" w:color="auto"/>
            <w:right w:val="none" w:sz="0" w:space="0" w:color="auto"/>
          </w:divBdr>
        </w:div>
        <w:div w:id="946423457">
          <w:marLeft w:val="640"/>
          <w:marRight w:val="0"/>
          <w:marTop w:val="0"/>
          <w:marBottom w:val="0"/>
          <w:divBdr>
            <w:top w:val="none" w:sz="0" w:space="0" w:color="auto"/>
            <w:left w:val="none" w:sz="0" w:space="0" w:color="auto"/>
            <w:bottom w:val="none" w:sz="0" w:space="0" w:color="auto"/>
            <w:right w:val="none" w:sz="0" w:space="0" w:color="auto"/>
          </w:divBdr>
        </w:div>
        <w:div w:id="591623500">
          <w:marLeft w:val="640"/>
          <w:marRight w:val="0"/>
          <w:marTop w:val="0"/>
          <w:marBottom w:val="0"/>
          <w:divBdr>
            <w:top w:val="none" w:sz="0" w:space="0" w:color="auto"/>
            <w:left w:val="none" w:sz="0" w:space="0" w:color="auto"/>
            <w:bottom w:val="none" w:sz="0" w:space="0" w:color="auto"/>
            <w:right w:val="none" w:sz="0" w:space="0" w:color="auto"/>
          </w:divBdr>
        </w:div>
        <w:div w:id="503789027">
          <w:marLeft w:val="640"/>
          <w:marRight w:val="0"/>
          <w:marTop w:val="0"/>
          <w:marBottom w:val="0"/>
          <w:divBdr>
            <w:top w:val="none" w:sz="0" w:space="0" w:color="auto"/>
            <w:left w:val="none" w:sz="0" w:space="0" w:color="auto"/>
            <w:bottom w:val="none" w:sz="0" w:space="0" w:color="auto"/>
            <w:right w:val="none" w:sz="0" w:space="0" w:color="auto"/>
          </w:divBdr>
        </w:div>
        <w:div w:id="1804225943">
          <w:marLeft w:val="640"/>
          <w:marRight w:val="0"/>
          <w:marTop w:val="0"/>
          <w:marBottom w:val="0"/>
          <w:divBdr>
            <w:top w:val="none" w:sz="0" w:space="0" w:color="auto"/>
            <w:left w:val="none" w:sz="0" w:space="0" w:color="auto"/>
            <w:bottom w:val="none" w:sz="0" w:space="0" w:color="auto"/>
            <w:right w:val="none" w:sz="0" w:space="0" w:color="auto"/>
          </w:divBdr>
        </w:div>
        <w:div w:id="1078137915">
          <w:marLeft w:val="640"/>
          <w:marRight w:val="0"/>
          <w:marTop w:val="0"/>
          <w:marBottom w:val="0"/>
          <w:divBdr>
            <w:top w:val="none" w:sz="0" w:space="0" w:color="auto"/>
            <w:left w:val="none" w:sz="0" w:space="0" w:color="auto"/>
            <w:bottom w:val="none" w:sz="0" w:space="0" w:color="auto"/>
            <w:right w:val="none" w:sz="0" w:space="0" w:color="auto"/>
          </w:divBdr>
        </w:div>
        <w:div w:id="777066687">
          <w:marLeft w:val="640"/>
          <w:marRight w:val="0"/>
          <w:marTop w:val="0"/>
          <w:marBottom w:val="0"/>
          <w:divBdr>
            <w:top w:val="none" w:sz="0" w:space="0" w:color="auto"/>
            <w:left w:val="none" w:sz="0" w:space="0" w:color="auto"/>
            <w:bottom w:val="none" w:sz="0" w:space="0" w:color="auto"/>
            <w:right w:val="none" w:sz="0" w:space="0" w:color="auto"/>
          </w:divBdr>
        </w:div>
        <w:div w:id="1622111407">
          <w:marLeft w:val="640"/>
          <w:marRight w:val="0"/>
          <w:marTop w:val="0"/>
          <w:marBottom w:val="0"/>
          <w:divBdr>
            <w:top w:val="none" w:sz="0" w:space="0" w:color="auto"/>
            <w:left w:val="none" w:sz="0" w:space="0" w:color="auto"/>
            <w:bottom w:val="none" w:sz="0" w:space="0" w:color="auto"/>
            <w:right w:val="none" w:sz="0" w:space="0" w:color="auto"/>
          </w:divBdr>
        </w:div>
        <w:div w:id="281350009">
          <w:marLeft w:val="640"/>
          <w:marRight w:val="0"/>
          <w:marTop w:val="0"/>
          <w:marBottom w:val="0"/>
          <w:divBdr>
            <w:top w:val="none" w:sz="0" w:space="0" w:color="auto"/>
            <w:left w:val="none" w:sz="0" w:space="0" w:color="auto"/>
            <w:bottom w:val="none" w:sz="0" w:space="0" w:color="auto"/>
            <w:right w:val="none" w:sz="0" w:space="0" w:color="auto"/>
          </w:divBdr>
        </w:div>
        <w:div w:id="707531100">
          <w:marLeft w:val="640"/>
          <w:marRight w:val="0"/>
          <w:marTop w:val="0"/>
          <w:marBottom w:val="0"/>
          <w:divBdr>
            <w:top w:val="none" w:sz="0" w:space="0" w:color="auto"/>
            <w:left w:val="none" w:sz="0" w:space="0" w:color="auto"/>
            <w:bottom w:val="none" w:sz="0" w:space="0" w:color="auto"/>
            <w:right w:val="none" w:sz="0" w:space="0" w:color="auto"/>
          </w:divBdr>
        </w:div>
        <w:div w:id="357852581">
          <w:marLeft w:val="640"/>
          <w:marRight w:val="0"/>
          <w:marTop w:val="0"/>
          <w:marBottom w:val="0"/>
          <w:divBdr>
            <w:top w:val="none" w:sz="0" w:space="0" w:color="auto"/>
            <w:left w:val="none" w:sz="0" w:space="0" w:color="auto"/>
            <w:bottom w:val="none" w:sz="0" w:space="0" w:color="auto"/>
            <w:right w:val="none" w:sz="0" w:space="0" w:color="auto"/>
          </w:divBdr>
        </w:div>
        <w:div w:id="146944365">
          <w:marLeft w:val="640"/>
          <w:marRight w:val="0"/>
          <w:marTop w:val="0"/>
          <w:marBottom w:val="0"/>
          <w:divBdr>
            <w:top w:val="none" w:sz="0" w:space="0" w:color="auto"/>
            <w:left w:val="none" w:sz="0" w:space="0" w:color="auto"/>
            <w:bottom w:val="none" w:sz="0" w:space="0" w:color="auto"/>
            <w:right w:val="none" w:sz="0" w:space="0" w:color="auto"/>
          </w:divBdr>
        </w:div>
        <w:div w:id="1020089092">
          <w:marLeft w:val="640"/>
          <w:marRight w:val="0"/>
          <w:marTop w:val="0"/>
          <w:marBottom w:val="0"/>
          <w:divBdr>
            <w:top w:val="none" w:sz="0" w:space="0" w:color="auto"/>
            <w:left w:val="none" w:sz="0" w:space="0" w:color="auto"/>
            <w:bottom w:val="none" w:sz="0" w:space="0" w:color="auto"/>
            <w:right w:val="none" w:sz="0" w:space="0" w:color="auto"/>
          </w:divBdr>
        </w:div>
        <w:div w:id="1671643028">
          <w:marLeft w:val="640"/>
          <w:marRight w:val="0"/>
          <w:marTop w:val="0"/>
          <w:marBottom w:val="0"/>
          <w:divBdr>
            <w:top w:val="none" w:sz="0" w:space="0" w:color="auto"/>
            <w:left w:val="none" w:sz="0" w:space="0" w:color="auto"/>
            <w:bottom w:val="none" w:sz="0" w:space="0" w:color="auto"/>
            <w:right w:val="none" w:sz="0" w:space="0" w:color="auto"/>
          </w:divBdr>
        </w:div>
        <w:div w:id="942415613">
          <w:marLeft w:val="640"/>
          <w:marRight w:val="0"/>
          <w:marTop w:val="0"/>
          <w:marBottom w:val="0"/>
          <w:divBdr>
            <w:top w:val="none" w:sz="0" w:space="0" w:color="auto"/>
            <w:left w:val="none" w:sz="0" w:space="0" w:color="auto"/>
            <w:bottom w:val="none" w:sz="0" w:space="0" w:color="auto"/>
            <w:right w:val="none" w:sz="0" w:space="0" w:color="auto"/>
          </w:divBdr>
        </w:div>
        <w:div w:id="1322738294">
          <w:marLeft w:val="640"/>
          <w:marRight w:val="0"/>
          <w:marTop w:val="0"/>
          <w:marBottom w:val="0"/>
          <w:divBdr>
            <w:top w:val="none" w:sz="0" w:space="0" w:color="auto"/>
            <w:left w:val="none" w:sz="0" w:space="0" w:color="auto"/>
            <w:bottom w:val="none" w:sz="0" w:space="0" w:color="auto"/>
            <w:right w:val="none" w:sz="0" w:space="0" w:color="auto"/>
          </w:divBdr>
        </w:div>
        <w:div w:id="1740663805">
          <w:marLeft w:val="640"/>
          <w:marRight w:val="0"/>
          <w:marTop w:val="0"/>
          <w:marBottom w:val="0"/>
          <w:divBdr>
            <w:top w:val="none" w:sz="0" w:space="0" w:color="auto"/>
            <w:left w:val="none" w:sz="0" w:space="0" w:color="auto"/>
            <w:bottom w:val="none" w:sz="0" w:space="0" w:color="auto"/>
            <w:right w:val="none" w:sz="0" w:space="0" w:color="auto"/>
          </w:divBdr>
        </w:div>
        <w:div w:id="1894731470">
          <w:marLeft w:val="640"/>
          <w:marRight w:val="0"/>
          <w:marTop w:val="0"/>
          <w:marBottom w:val="0"/>
          <w:divBdr>
            <w:top w:val="none" w:sz="0" w:space="0" w:color="auto"/>
            <w:left w:val="none" w:sz="0" w:space="0" w:color="auto"/>
            <w:bottom w:val="none" w:sz="0" w:space="0" w:color="auto"/>
            <w:right w:val="none" w:sz="0" w:space="0" w:color="auto"/>
          </w:divBdr>
        </w:div>
        <w:div w:id="1608347849">
          <w:marLeft w:val="640"/>
          <w:marRight w:val="0"/>
          <w:marTop w:val="0"/>
          <w:marBottom w:val="0"/>
          <w:divBdr>
            <w:top w:val="none" w:sz="0" w:space="0" w:color="auto"/>
            <w:left w:val="none" w:sz="0" w:space="0" w:color="auto"/>
            <w:bottom w:val="none" w:sz="0" w:space="0" w:color="auto"/>
            <w:right w:val="none" w:sz="0" w:space="0" w:color="auto"/>
          </w:divBdr>
        </w:div>
        <w:div w:id="2057729470">
          <w:marLeft w:val="640"/>
          <w:marRight w:val="0"/>
          <w:marTop w:val="0"/>
          <w:marBottom w:val="0"/>
          <w:divBdr>
            <w:top w:val="none" w:sz="0" w:space="0" w:color="auto"/>
            <w:left w:val="none" w:sz="0" w:space="0" w:color="auto"/>
            <w:bottom w:val="none" w:sz="0" w:space="0" w:color="auto"/>
            <w:right w:val="none" w:sz="0" w:space="0" w:color="auto"/>
          </w:divBdr>
        </w:div>
        <w:div w:id="303389506">
          <w:marLeft w:val="640"/>
          <w:marRight w:val="0"/>
          <w:marTop w:val="0"/>
          <w:marBottom w:val="0"/>
          <w:divBdr>
            <w:top w:val="none" w:sz="0" w:space="0" w:color="auto"/>
            <w:left w:val="none" w:sz="0" w:space="0" w:color="auto"/>
            <w:bottom w:val="none" w:sz="0" w:space="0" w:color="auto"/>
            <w:right w:val="none" w:sz="0" w:space="0" w:color="auto"/>
          </w:divBdr>
        </w:div>
        <w:div w:id="383142683">
          <w:marLeft w:val="640"/>
          <w:marRight w:val="0"/>
          <w:marTop w:val="0"/>
          <w:marBottom w:val="0"/>
          <w:divBdr>
            <w:top w:val="none" w:sz="0" w:space="0" w:color="auto"/>
            <w:left w:val="none" w:sz="0" w:space="0" w:color="auto"/>
            <w:bottom w:val="none" w:sz="0" w:space="0" w:color="auto"/>
            <w:right w:val="none" w:sz="0" w:space="0" w:color="auto"/>
          </w:divBdr>
        </w:div>
        <w:div w:id="1975744991">
          <w:marLeft w:val="640"/>
          <w:marRight w:val="0"/>
          <w:marTop w:val="0"/>
          <w:marBottom w:val="0"/>
          <w:divBdr>
            <w:top w:val="none" w:sz="0" w:space="0" w:color="auto"/>
            <w:left w:val="none" w:sz="0" w:space="0" w:color="auto"/>
            <w:bottom w:val="none" w:sz="0" w:space="0" w:color="auto"/>
            <w:right w:val="none" w:sz="0" w:space="0" w:color="auto"/>
          </w:divBdr>
        </w:div>
        <w:div w:id="269245121">
          <w:marLeft w:val="640"/>
          <w:marRight w:val="0"/>
          <w:marTop w:val="0"/>
          <w:marBottom w:val="0"/>
          <w:divBdr>
            <w:top w:val="none" w:sz="0" w:space="0" w:color="auto"/>
            <w:left w:val="none" w:sz="0" w:space="0" w:color="auto"/>
            <w:bottom w:val="none" w:sz="0" w:space="0" w:color="auto"/>
            <w:right w:val="none" w:sz="0" w:space="0" w:color="auto"/>
          </w:divBdr>
        </w:div>
        <w:div w:id="782842053">
          <w:marLeft w:val="640"/>
          <w:marRight w:val="0"/>
          <w:marTop w:val="0"/>
          <w:marBottom w:val="0"/>
          <w:divBdr>
            <w:top w:val="none" w:sz="0" w:space="0" w:color="auto"/>
            <w:left w:val="none" w:sz="0" w:space="0" w:color="auto"/>
            <w:bottom w:val="none" w:sz="0" w:space="0" w:color="auto"/>
            <w:right w:val="none" w:sz="0" w:space="0" w:color="auto"/>
          </w:divBdr>
        </w:div>
        <w:div w:id="1878664214">
          <w:marLeft w:val="640"/>
          <w:marRight w:val="0"/>
          <w:marTop w:val="0"/>
          <w:marBottom w:val="0"/>
          <w:divBdr>
            <w:top w:val="none" w:sz="0" w:space="0" w:color="auto"/>
            <w:left w:val="none" w:sz="0" w:space="0" w:color="auto"/>
            <w:bottom w:val="none" w:sz="0" w:space="0" w:color="auto"/>
            <w:right w:val="none" w:sz="0" w:space="0" w:color="auto"/>
          </w:divBdr>
        </w:div>
        <w:div w:id="1610887955">
          <w:marLeft w:val="640"/>
          <w:marRight w:val="0"/>
          <w:marTop w:val="0"/>
          <w:marBottom w:val="0"/>
          <w:divBdr>
            <w:top w:val="none" w:sz="0" w:space="0" w:color="auto"/>
            <w:left w:val="none" w:sz="0" w:space="0" w:color="auto"/>
            <w:bottom w:val="none" w:sz="0" w:space="0" w:color="auto"/>
            <w:right w:val="none" w:sz="0" w:space="0" w:color="auto"/>
          </w:divBdr>
        </w:div>
        <w:div w:id="1836918591">
          <w:marLeft w:val="640"/>
          <w:marRight w:val="0"/>
          <w:marTop w:val="0"/>
          <w:marBottom w:val="0"/>
          <w:divBdr>
            <w:top w:val="none" w:sz="0" w:space="0" w:color="auto"/>
            <w:left w:val="none" w:sz="0" w:space="0" w:color="auto"/>
            <w:bottom w:val="none" w:sz="0" w:space="0" w:color="auto"/>
            <w:right w:val="none" w:sz="0" w:space="0" w:color="auto"/>
          </w:divBdr>
        </w:div>
        <w:div w:id="669989952">
          <w:marLeft w:val="640"/>
          <w:marRight w:val="0"/>
          <w:marTop w:val="0"/>
          <w:marBottom w:val="0"/>
          <w:divBdr>
            <w:top w:val="none" w:sz="0" w:space="0" w:color="auto"/>
            <w:left w:val="none" w:sz="0" w:space="0" w:color="auto"/>
            <w:bottom w:val="none" w:sz="0" w:space="0" w:color="auto"/>
            <w:right w:val="none" w:sz="0" w:space="0" w:color="auto"/>
          </w:divBdr>
        </w:div>
        <w:div w:id="2105610382">
          <w:marLeft w:val="640"/>
          <w:marRight w:val="0"/>
          <w:marTop w:val="0"/>
          <w:marBottom w:val="0"/>
          <w:divBdr>
            <w:top w:val="none" w:sz="0" w:space="0" w:color="auto"/>
            <w:left w:val="none" w:sz="0" w:space="0" w:color="auto"/>
            <w:bottom w:val="none" w:sz="0" w:space="0" w:color="auto"/>
            <w:right w:val="none" w:sz="0" w:space="0" w:color="auto"/>
          </w:divBdr>
        </w:div>
        <w:div w:id="503739442">
          <w:marLeft w:val="640"/>
          <w:marRight w:val="0"/>
          <w:marTop w:val="0"/>
          <w:marBottom w:val="0"/>
          <w:divBdr>
            <w:top w:val="none" w:sz="0" w:space="0" w:color="auto"/>
            <w:left w:val="none" w:sz="0" w:space="0" w:color="auto"/>
            <w:bottom w:val="none" w:sz="0" w:space="0" w:color="auto"/>
            <w:right w:val="none" w:sz="0" w:space="0" w:color="auto"/>
          </w:divBdr>
        </w:div>
        <w:div w:id="1095714646">
          <w:marLeft w:val="640"/>
          <w:marRight w:val="0"/>
          <w:marTop w:val="0"/>
          <w:marBottom w:val="0"/>
          <w:divBdr>
            <w:top w:val="none" w:sz="0" w:space="0" w:color="auto"/>
            <w:left w:val="none" w:sz="0" w:space="0" w:color="auto"/>
            <w:bottom w:val="none" w:sz="0" w:space="0" w:color="auto"/>
            <w:right w:val="none" w:sz="0" w:space="0" w:color="auto"/>
          </w:divBdr>
        </w:div>
        <w:div w:id="1213036729">
          <w:marLeft w:val="640"/>
          <w:marRight w:val="0"/>
          <w:marTop w:val="0"/>
          <w:marBottom w:val="0"/>
          <w:divBdr>
            <w:top w:val="none" w:sz="0" w:space="0" w:color="auto"/>
            <w:left w:val="none" w:sz="0" w:space="0" w:color="auto"/>
            <w:bottom w:val="none" w:sz="0" w:space="0" w:color="auto"/>
            <w:right w:val="none" w:sz="0" w:space="0" w:color="auto"/>
          </w:divBdr>
        </w:div>
        <w:div w:id="263803663">
          <w:marLeft w:val="640"/>
          <w:marRight w:val="0"/>
          <w:marTop w:val="0"/>
          <w:marBottom w:val="0"/>
          <w:divBdr>
            <w:top w:val="none" w:sz="0" w:space="0" w:color="auto"/>
            <w:left w:val="none" w:sz="0" w:space="0" w:color="auto"/>
            <w:bottom w:val="none" w:sz="0" w:space="0" w:color="auto"/>
            <w:right w:val="none" w:sz="0" w:space="0" w:color="auto"/>
          </w:divBdr>
        </w:div>
        <w:div w:id="280066286">
          <w:marLeft w:val="640"/>
          <w:marRight w:val="0"/>
          <w:marTop w:val="0"/>
          <w:marBottom w:val="0"/>
          <w:divBdr>
            <w:top w:val="none" w:sz="0" w:space="0" w:color="auto"/>
            <w:left w:val="none" w:sz="0" w:space="0" w:color="auto"/>
            <w:bottom w:val="none" w:sz="0" w:space="0" w:color="auto"/>
            <w:right w:val="none" w:sz="0" w:space="0" w:color="auto"/>
          </w:divBdr>
        </w:div>
        <w:div w:id="1569537058">
          <w:marLeft w:val="640"/>
          <w:marRight w:val="0"/>
          <w:marTop w:val="0"/>
          <w:marBottom w:val="0"/>
          <w:divBdr>
            <w:top w:val="none" w:sz="0" w:space="0" w:color="auto"/>
            <w:left w:val="none" w:sz="0" w:space="0" w:color="auto"/>
            <w:bottom w:val="none" w:sz="0" w:space="0" w:color="auto"/>
            <w:right w:val="none" w:sz="0" w:space="0" w:color="auto"/>
          </w:divBdr>
        </w:div>
        <w:div w:id="1982804023">
          <w:marLeft w:val="640"/>
          <w:marRight w:val="0"/>
          <w:marTop w:val="0"/>
          <w:marBottom w:val="0"/>
          <w:divBdr>
            <w:top w:val="none" w:sz="0" w:space="0" w:color="auto"/>
            <w:left w:val="none" w:sz="0" w:space="0" w:color="auto"/>
            <w:bottom w:val="none" w:sz="0" w:space="0" w:color="auto"/>
            <w:right w:val="none" w:sz="0" w:space="0" w:color="auto"/>
          </w:divBdr>
        </w:div>
        <w:div w:id="969896343">
          <w:marLeft w:val="640"/>
          <w:marRight w:val="0"/>
          <w:marTop w:val="0"/>
          <w:marBottom w:val="0"/>
          <w:divBdr>
            <w:top w:val="none" w:sz="0" w:space="0" w:color="auto"/>
            <w:left w:val="none" w:sz="0" w:space="0" w:color="auto"/>
            <w:bottom w:val="none" w:sz="0" w:space="0" w:color="auto"/>
            <w:right w:val="none" w:sz="0" w:space="0" w:color="auto"/>
          </w:divBdr>
        </w:div>
        <w:div w:id="1732533787">
          <w:marLeft w:val="640"/>
          <w:marRight w:val="0"/>
          <w:marTop w:val="0"/>
          <w:marBottom w:val="0"/>
          <w:divBdr>
            <w:top w:val="none" w:sz="0" w:space="0" w:color="auto"/>
            <w:left w:val="none" w:sz="0" w:space="0" w:color="auto"/>
            <w:bottom w:val="none" w:sz="0" w:space="0" w:color="auto"/>
            <w:right w:val="none" w:sz="0" w:space="0" w:color="auto"/>
          </w:divBdr>
        </w:div>
        <w:div w:id="1551451430">
          <w:marLeft w:val="640"/>
          <w:marRight w:val="0"/>
          <w:marTop w:val="0"/>
          <w:marBottom w:val="0"/>
          <w:divBdr>
            <w:top w:val="none" w:sz="0" w:space="0" w:color="auto"/>
            <w:left w:val="none" w:sz="0" w:space="0" w:color="auto"/>
            <w:bottom w:val="none" w:sz="0" w:space="0" w:color="auto"/>
            <w:right w:val="none" w:sz="0" w:space="0" w:color="auto"/>
          </w:divBdr>
        </w:div>
        <w:div w:id="1361279774">
          <w:marLeft w:val="640"/>
          <w:marRight w:val="0"/>
          <w:marTop w:val="0"/>
          <w:marBottom w:val="0"/>
          <w:divBdr>
            <w:top w:val="none" w:sz="0" w:space="0" w:color="auto"/>
            <w:left w:val="none" w:sz="0" w:space="0" w:color="auto"/>
            <w:bottom w:val="none" w:sz="0" w:space="0" w:color="auto"/>
            <w:right w:val="none" w:sz="0" w:space="0" w:color="auto"/>
          </w:divBdr>
        </w:div>
        <w:div w:id="1206674726">
          <w:marLeft w:val="640"/>
          <w:marRight w:val="0"/>
          <w:marTop w:val="0"/>
          <w:marBottom w:val="0"/>
          <w:divBdr>
            <w:top w:val="none" w:sz="0" w:space="0" w:color="auto"/>
            <w:left w:val="none" w:sz="0" w:space="0" w:color="auto"/>
            <w:bottom w:val="none" w:sz="0" w:space="0" w:color="auto"/>
            <w:right w:val="none" w:sz="0" w:space="0" w:color="auto"/>
          </w:divBdr>
        </w:div>
        <w:div w:id="397896474">
          <w:marLeft w:val="640"/>
          <w:marRight w:val="0"/>
          <w:marTop w:val="0"/>
          <w:marBottom w:val="0"/>
          <w:divBdr>
            <w:top w:val="none" w:sz="0" w:space="0" w:color="auto"/>
            <w:left w:val="none" w:sz="0" w:space="0" w:color="auto"/>
            <w:bottom w:val="none" w:sz="0" w:space="0" w:color="auto"/>
            <w:right w:val="none" w:sz="0" w:space="0" w:color="auto"/>
          </w:divBdr>
        </w:div>
        <w:div w:id="1771511122">
          <w:marLeft w:val="640"/>
          <w:marRight w:val="0"/>
          <w:marTop w:val="0"/>
          <w:marBottom w:val="0"/>
          <w:divBdr>
            <w:top w:val="none" w:sz="0" w:space="0" w:color="auto"/>
            <w:left w:val="none" w:sz="0" w:space="0" w:color="auto"/>
            <w:bottom w:val="none" w:sz="0" w:space="0" w:color="auto"/>
            <w:right w:val="none" w:sz="0" w:space="0" w:color="auto"/>
          </w:divBdr>
        </w:div>
        <w:div w:id="1712656535">
          <w:marLeft w:val="640"/>
          <w:marRight w:val="0"/>
          <w:marTop w:val="0"/>
          <w:marBottom w:val="0"/>
          <w:divBdr>
            <w:top w:val="none" w:sz="0" w:space="0" w:color="auto"/>
            <w:left w:val="none" w:sz="0" w:space="0" w:color="auto"/>
            <w:bottom w:val="none" w:sz="0" w:space="0" w:color="auto"/>
            <w:right w:val="none" w:sz="0" w:space="0" w:color="auto"/>
          </w:divBdr>
        </w:div>
        <w:div w:id="263611981">
          <w:marLeft w:val="640"/>
          <w:marRight w:val="0"/>
          <w:marTop w:val="0"/>
          <w:marBottom w:val="0"/>
          <w:divBdr>
            <w:top w:val="none" w:sz="0" w:space="0" w:color="auto"/>
            <w:left w:val="none" w:sz="0" w:space="0" w:color="auto"/>
            <w:bottom w:val="none" w:sz="0" w:space="0" w:color="auto"/>
            <w:right w:val="none" w:sz="0" w:space="0" w:color="auto"/>
          </w:divBdr>
        </w:div>
        <w:div w:id="889847859">
          <w:marLeft w:val="640"/>
          <w:marRight w:val="0"/>
          <w:marTop w:val="0"/>
          <w:marBottom w:val="0"/>
          <w:divBdr>
            <w:top w:val="none" w:sz="0" w:space="0" w:color="auto"/>
            <w:left w:val="none" w:sz="0" w:space="0" w:color="auto"/>
            <w:bottom w:val="none" w:sz="0" w:space="0" w:color="auto"/>
            <w:right w:val="none" w:sz="0" w:space="0" w:color="auto"/>
          </w:divBdr>
        </w:div>
        <w:div w:id="732897249">
          <w:marLeft w:val="640"/>
          <w:marRight w:val="0"/>
          <w:marTop w:val="0"/>
          <w:marBottom w:val="0"/>
          <w:divBdr>
            <w:top w:val="none" w:sz="0" w:space="0" w:color="auto"/>
            <w:left w:val="none" w:sz="0" w:space="0" w:color="auto"/>
            <w:bottom w:val="none" w:sz="0" w:space="0" w:color="auto"/>
            <w:right w:val="none" w:sz="0" w:space="0" w:color="auto"/>
          </w:divBdr>
        </w:div>
        <w:div w:id="359746816">
          <w:marLeft w:val="640"/>
          <w:marRight w:val="0"/>
          <w:marTop w:val="0"/>
          <w:marBottom w:val="0"/>
          <w:divBdr>
            <w:top w:val="none" w:sz="0" w:space="0" w:color="auto"/>
            <w:left w:val="none" w:sz="0" w:space="0" w:color="auto"/>
            <w:bottom w:val="none" w:sz="0" w:space="0" w:color="auto"/>
            <w:right w:val="none" w:sz="0" w:space="0" w:color="auto"/>
          </w:divBdr>
        </w:div>
        <w:div w:id="546377016">
          <w:marLeft w:val="640"/>
          <w:marRight w:val="0"/>
          <w:marTop w:val="0"/>
          <w:marBottom w:val="0"/>
          <w:divBdr>
            <w:top w:val="none" w:sz="0" w:space="0" w:color="auto"/>
            <w:left w:val="none" w:sz="0" w:space="0" w:color="auto"/>
            <w:bottom w:val="none" w:sz="0" w:space="0" w:color="auto"/>
            <w:right w:val="none" w:sz="0" w:space="0" w:color="auto"/>
          </w:divBdr>
        </w:div>
        <w:div w:id="844368771">
          <w:marLeft w:val="640"/>
          <w:marRight w:val="0"/>
          <w:marTop w:val="0"/>
          <w:marBottom w:val="0"/>
          <w:divBdr>
            <w:top w:val="none" w:sz="0" w:space="0" w:color="auto"/>
            <w:left w:val="none" w:sz="0" w:space="0" w:color="auto"/>
            <w:bottom w:val="none" w:sz="0" w:space="0" w:color="auto"/>
            <w:right w:val="none" w:sz="0" w:space="0" w:color="auto"/>
          </w:divBdr>
        </w:div>
        <w:div w:id="1033727462">
          <w:marLeft w:val="640"/>
          <w:marRight w:val="0"/>
          <w:marTop w:val="0"/>
          <w:marBottom w:val="0"/>
          <w:divBdr>
            <w:top w:val="none" w:sz="0" w:space="0" w:color="auto"/>
            <w:left w:val="none" w:sz="0" w:space="0" w:color="auto"/>
            <w:bottom w:val="none" w:sz="0" w:space="0" w:color="auto"/>
            <w:right w:val="none" w:sz="0" w:space="0" w:color="auto"/>
          </w:divBdr>
        </w:div>
        <w:div w:id="920721538">
          <w:marLeft w:val="640"/>
          <w:marRight w:val="0"/>
          <w:marTop w:val="0"/>
          <w:marBottom w:val="0"/>
          <w:divBdr>
            <w:top w:val="none" w:sz="0" w:space="0" w:color="auto"/>
            <w:left w:val="none" w:sz="0" w:space="0" w:color="auto"/>
            <w:bottom w:val="none" w:sz="0" w:space="0" w:color="auto"/>
            <w:right w:val="none" w:sz="0" w:space="0" w:color="auto"/>
          </w:divBdr>
        </w:div>
        <w:div w:id="817109122">
          <w:marLeft w:val="640"/>
          <w:marRight w:val="0"/>
          <w:marTop w:val="0"/>
          <w:marBottom w:val="0"/>
          <w:divBdr>
            <w:top w:val="none" w:sz="0" w:space="0" w:color="auto"/>
            <w:left w:val="none" w:sz="0" w:space="0" w:color="auto"/>
            <w:bottom w:val="none" w:sz="0" w:space="0" w:color="auto"/>
            <w:right w:val="none" w:sz="0" w:space="0" w:color="auto"/>
          </w:divBdr>
        </w:div>
        <w:div w:id="892153769">
          <w:marLeft w:val="640"/>
          <w:marRight w:val="0"/>
          <w:marTop w:val="0"/>
          <w:marBottom w:val="0"/>
          <w:divBdr>
            <w:top w:val="none" w:sz="0" w:space="0" w:color="auto"/>
            <w:left w:val="none" w:sz="0" w:space="0" w:color="auto"/>
            <w:bottom w:val="none" w:sz="0" w:space="0" w:color="auto"/>
            <w:right w:val="none" w:sz="0" w:space="0" w:color="auto"/>
          </w:divBdr>
        </w:div>
        <w:div w:id="2028288547">
          <w:marLeft w:val="640"/>
          <w:marRight w:val="0"/>
          <w:marTop w:val="0"/>
          <w:marBottom w:val="0"/>
          <w:divBdr>
            <w:top w:val="none" w:sz="0" w:space="0" w:color="auto"/>
            <w:left w:val="none" w:sz="0" w:space="0" w:color="auto"/>
            <w:bottom w:val="none" w:sz="0" w:space="0" w:color="auto"/>
            <w:right w:val="none" w:sz="0" w:space="0" w:color="auto"/>
          </w:divBdr>
        </w:div>
      </w:divsChild>
    </w:div>
    <w:div w:id="1818834128">
      <w:bodyDiv w:val="1"/>
      <w:marLeft w:val="0"/>
      <w:marRight w:val="0"/>
      <w:marTop w:val="0"/>
      <w:marBottom w:val="0"/>
      <w:divBdr>
        <w:top w:val="none" w:sz="0" w:space="0" w:color="auto"/>
        <w:left w:val="none" w:sz="0" w:space="0" w:color="auto"/>
        <w:bottom w:val="none" w:sz="0" w:space="0" w:color="auto"/>
        <w:right w:val="none" w:sz="0" w:space="0" w:color="auto"/>
      </w:divBdr>
      <w:divsChild>
        <w:div w:id="12654791">
          <w:marLeft w:val="640"/>
          <w:marRight w:val="0"/>
          <w:marTop w:val="0"/>
          <w:marBottom w:val="0"/>
          <w:divBdr>
            <w:top w:val="none" w:sz="0" w:space="0" w:color="auto"/>
            <w:left w:val="none" w:sz="0" w:space="0" w:color="auto"/>
            <w:bottom w:val="none" w:sz="0" w:space="0" w:color="auto"/>
            <w:right w:val="none" w:sz="0" w:space="0" w:color="auto"/>
          </w:divBdr>
        </w:div>
        <w:div w:id="37517726">
          <w:marLeft w:val="640"/>
          <w:marRight w:val="0"/>
          <w:marTop w:val="0"/>
          <w:marBottom w:val="0"/>
          <w:divBdr>
            <w:top w:val="none" w:sz="0" w:space="0" w:color="auto"/>
            <w:left w:val="none" w:sz="0" w:space="0" w:color="auto"/>
            <w:bottom w:val="none" w:sz="0" w:space="0" w:color="auto"/>
            <w:right w:val="none" w:sz="0" w:space="0" w:color="auto"/>
          </w:divBdr>
        </w:div>
        <w:div w:id="44380647">
          <w:marLeft w:val="640"/>
          <w:marRight w:val="0"/>
          <w:marTop w:val="0"/>
          <w:marBottom w:val="0"/>
          <w:divBdr>
            <w:top w:val="none" w:sz="0" w:space="0" w:color="auto"/>
            <w:left w:val="none" w:sz="0" w:space="0" w:color="auto"/>
            <w:bottom w:val="none" w:sz="0" w:space="0" w:color="auto"/>
            <w:right w:val="none" w:sz="0" w:space="0" w:color="auto"/>
          </w:divBdr>
        </w:div>
        <w:div w:id="66877984">
          <w:marLeft w:val="640"/>
          <w:marRight w:val="0"/>
          <w:marTop w:val="0"/>
          <w:marBottom w:val="0"/>
          <w:divBdr>
            <w:top w:val="none" w:sz="0" w:space="0" w:color="auto"/>
            <w:left w:val="none" w:sz="0" w:space="0" w:color="auto"/>
            <w:bottom w:val="none" w:sz="0" w:space="0" w:color="auto"/>
            <w:right w:val="none" w:sz="0" w:space="0" w:color="auto"/>
          </w:divBdr>
        </w:div>
        <w:div w:id="159319706">
          <w:marLeft w:val="640"/>
          <w:marRight w:val="0"/>
          <w:marTop w:val="0"/>
          <w:marBottom w:val="0"/>
          <w:divBdr>
            <w:top w:val="none" w:sz="0" w:space="0" w:color="auto"/>
            <w:left w:val="none" w:sz="0" w:space="0" w:color="auto"/>
            <w:bottom w:val="none" w:sz="0" w:space="0" w:color="auto"/>
            <w:right w:val="none" w:sz="0" w:space="0" w:color="auto"/>
          </w:divBdr>
        </w:div>
        <w:div w:id="164785726">
          <w:marLeft w:val="640"/>
          <w:marRight w:val="0"/>
          <w:marTop w:val="0"/>
          <w:marBottom w:val="0"/>
          <w:divBdr>
            <w:top w:val="none" w:sz="0" w:space="0" w:color="auto"/>
            <w:left w:val="none" w:sz="0" w:space="0" w:color="auto"/>
            <w:bottom w:val="none" w:sz="0" w:space="0" w:color="auto"/>
            <w:right w:val="none" w:sz="0" w:space="0" w:color="auto"/>
          </w:divBdr>
        </w:div>
        <w:div w:id="179316929">
          <w:marLeft w:val="640"/>
          <w:marRight w:val="0"/>
          <w:marTop w:val="0"/>
          <w:marBottom w:val="0"/>
          <w:divBdr>
            <w:top w:val="none" w:sz="0" w:space="0" w:color="auto"/>
            <w:left w:val="none" w:sz="0" w:space="0" w:color="auto"/>
            <w:bottom w:val="none" w:sz="0" w:space="0" w:color="auto"/>
            <w:right w:val="none" w:sz="0" w:space="0" w:color="auto"/>
          </w:divBdr>
        </w:div>
        <w:div w:id="217085010">
          <w:marLeft w:val="640"/>
          <w:marRight w:val="0"/>
          <w:marTop w:val="0"/>
          <w:marBottom w:val="0"/>
          <w:divBdr>
            <w:top w:val="none" w:sz="0" w:space="0" w:color="auto"/>
            <w:left w:val="none" w:sz="0" w:space="0" w:color="auto"/>
            <w:bottom w:val="none" w:sz="0" w:space="0" w:color="auto"/>
            <w:right w:val="none" w:sz="0" w:space="0" w:color="auto"/>
          </w:divBdr>
        </w:div>
        <w:div w:id="218786858">
          <w:marLeft w:val="640"/>
          <w:marRight w:val="0"/>
          <w:marTop w:val="0"/>
          <w:marBottom w:val="0"/>
          <w:divBdr>
            <w:top w:val="none" w:sz="0" w:space="0" w:color="auto"/>
            <w:left w:val="none" w:sz="0" w:space="0" w:color="auto"/>
            <w:bottom w:val="none" w:sz="0" w:space="0" w:color="auto"/>
            <w:right w:val="none" w:sz="0" w:space="0" w:color="auto"/>
          </w:divBdr>
        </w:div>
        <w:div w:id="242230071">
          <w:marLeft w:val="640"/>
          <w:marRight w:val="0"/>
          <w:marTop w:val="0"/>
          <w:marBottom w:val="0"/>
          <w:divBdr>
            <w:top w:val="none" w:sz="0" w:space="0" w:color="auto"/>
            <w:left w:val="none" w:sz="0" w:space="0" w:color="auto"/>
            <w:bottom w:val="none" w:sz="0" w:space="0" w:color="auto"/>
            <w:right w:val="none" w:sz="0" w:space="0" w:color="auto"/>
          </w:divBdr>
        </w:div>
        <w:div w:id="242492607">
          <w:marLeft w:val="640"/>
          <w:marRight w:val="0"/>
          <w:marTop w:val="0"/>
          <w:marBottom w:val="0"/>
          <w:divBdr>
            <w:top w:val="none" w:sz="0" w:space="0" w:color="auto"/>
            <w:left w:val="none" w:sz="0" w:space="0" w:color="auto"/>
            <w:bottom w:val="none" w:sz="0" w:space="0" w:color="auto"/>
            <w:right w:val="none" w:sz="0" w:space="0" w:color="auto"/>
          </w:divBdr>
        </w:div>
        <w:div w:id="282004595">
          <w:marLeft w:val="640"/>
          <w:marRight w:val="0"/>
          <w:marTop w:val="0"/>
          <w:marBottom w:val="0"/>
          <w:divBdr>
            <w:top w:val="none" w:sz="0" w:space="0" w:color="auto"/>
            <w:left w:val="none" w:sz="0" w:space="0" w:color="auto"/>
            <w:bottom w:val="none" w:sz="0" w:space="0" w:color="auto"/>
            <w:right w:val="none" w:sz="0" w:space="0" w:color="auto"/>
          </w:divBdr>
        </w:div>
        <w:div w:id="285551788">
          <w:marLeft w:val="640"/>
          <w:marRight w:val="0"/>
          <w:marTop w:val="0"/>
          <w:marBottom w:val="0"/>
          <w:divBdr>
            <w:top w:val="none" w:sz="0" w:space="0" w:color="auto"/>
            <w:left w:val="none" w:sz="0" w:space="0" w:color="auto"/>
            <w:bottom w:val="none" w:sz="0" w:space="0" w:color="auto"/>
            <w:right w:val="none" w:sz="0" w:space="0" w:color="auto"/>
          </w:divBdr>
        </w:div>
        <w:div w:id="313485212">
          <w:marLeft w:val="640"/>
          <w:marRight w:val="0"/>
          <w:marTop w:val="0"/>
          <w:marBottom w:val="0"/>
          <w:divBdr>
            <w:top w:val="none" w:sz="0" w:space="0" w:color="auto"/>
            <w:left w:val="none" w:sz="0" w:space="0" w:color="auto"/>
            <w:bottom w:val="none" w:sz="0" w:space="0" w:color="auto"/>
            <w:right w:val="none" w:sz="0" w:space="0" w:color="auto"/>
          </w:divBdr>
        </w:div>
        <w:div w:id="372585021">
          <w:marLeft w:val="640"/>
          <w:marRight w:val="0"/>
          <w:marTop w:val="0"/>
          <w:marBottom w:val="0"/>
          <w:divBdr>
            <w:top w:val="none" w:sz="0" w:space="0" w:color="auto"/>
            <w:left w:val="none" w:sz="0" w:space="0" w:color="auto"/>
            <w:bottom w:val="none" w:sz="0" w:space="0" w:color="auto"/>
            <w:right w:val="none" w:sz="0" w:space="0" w:color="auto"/>
          </w:divBdr>
        </w:div>
        <w:div w:id="392969947">
          <w:marLeft w:val="640"/>
          <w:marRight w:val="0"/>
          <w:marTop w:val="0"/>
          <w:marBottom w:val="0"/>
          <w:divBdr>
            <w:top w:val="none" w:sz="0" w:space="0" w:color="auto"/>
            <w:left w:val="none" w:sz="0" w:space="0" w:color="auto"/>
            <w:bottom w:val="none" w:sz="0" w:space="0" w:color="auto"/>
            <w:right w:val="none" w:sz="0" w:space="0" w:color="auto"/>
          </w:divBdr>
        </w:div>
        <w:div w:id="400719276">
          <w:marLeft w:val="640"/>
          <w:marRight w:val="0"/>
          <w:marTop w:val="0"/>
          <w:marBottom w:val="0"/>
          <w:divBdr>
            <w:top w:val="none" w:sz="0" w:space="0" w:color="auto"/>
            <w:left w:val="none" w:sz="0" w:space="0" w:color="auto"/>
            <w:bottom w:val="none" w:sz="0" w:space="0" w:color="auto"/>
            <w:right w:val="none" w:sz="0" w:space="0" w:color="auto"/>
          </w:divBdr>
        </w:div>
        <w:div w:id="423570245">
          <w:marLeft w:val="640"/>
          <w:marRight w:val="0"/>
          <w:marTop w:val="0"/>
          <w:marBottom w:val="0"/>
          <w:divBdr>
            <w:top w:val="none" w:sz="0" w:space="0" w:color="auto"/>
            <w:left w:val="none" w:sz="0" w:space="0" w:color="auto"/>
            <w:bottom w:val="none" w:sz="0" w:space="0" w:color="auto"/>
            <w:right w:val="none" w:sz="0" w:space="0" w:color="auto"/>
          </w:divBdr>
        </w:div>
        <w:div w:id="424770572">
          <w:marLeft w:val="640"/>
          <w:marRight w:val="0"/>
          <w:marTop w:val="0"/>
          <w:marBottom w:val="0"/>
          <w:divBdr>
            <w:top w:val="none" w:sz="0" w:space="0" w:color="auto"/>
            <w:left w:val="none" w:sz="0" w:space="0" w:color="auto"/>
            <w:bottom w:val="none" w:sz="0" w:space="0" w:color="auto"/>
            <w:right w:val="none" w:sz="0" w:space="0" w:color="auto"/>
          </w:divBdr>
        </w:div>
        <w:div w:id="451943454">
          <w:marLeft w:val="640"/>
          <w:marRight w:val="0"/>
          <w:marTop w:val="0"/>
          <w:marBottom w:val="0"/>
          <w:divBdr>
            <w:top w:val="none" w:sz="0" w:space="0" w:color="auto"/>
            <w:left w:val="none" w:sz="0" w:space="0" w:color="auto"/>
            <w:bottom w:val="none" w:sz="0" w:space="0" w:color="auto"/>
            <w:right w:val="none" w:sz="0" w:space="0" w:color="auto"/>
          </w:divBdr>
        </w:div>
        <w:div w:id="486438026">
          <w:marLeft w:val="640"/>
          <w:marRight w:val="0"/>
          <w:marTop w:val="0"/>
          <w:marBottom w:val="0"/>
          <w:divBdr>
            <w:top w:val="none" w:sz="0" w:space="0" w:color="auto"/>
            <w:left w:val="none" w:sz="0" w:space="0" w:color="auto"/>
            <w:bottom w:val="none" w:sz="0" w:space="0" w:color="auto"/>
            <w:right w:val="none" w:sz="0" w:space="0" w:color="auto"/>
          </w:divBdr>
        </w:div>
        <w:div w:id="495926130">
          <w:marLeft w:val="640"/>
          <w:marRight w:val="0"/>
          <w:marTop w:val="0"/>
          <w:marBottom w:val="0"/>
          <w:divBdr>
            <w:top w:val="none" w:sz="0" w:space="0" w:color="auto"/>
            <w:left w:val="none" w:sz="0" w:space="0" w:color="auto"/>
            <w:bottom w:val="none" w:sz="0" w:space="0" w:color="auto"/>
            <w:right w:val="none" w:sz="0" w:space="0" w:color="auto"/>
          </w:divBdr>
        </w:div>
        <w:div w:id="498421626">
          <w:marLeft w:val="640"/>
          <w:marRight w:val="0"/>
          <w:marTop w:val="0"/>
          <w:marBottom w:val="0"/>
          <w:divBdr>
            <w:top w:val="none" w:sz="0" w:space="0" w:color="auto"/>
            <w:left w:val="none" w:sz="0" w:space="0" w:color="auto"/>
            <w:bottom w:val="none" w:sz="0" w:space="0" w:color="auto"/>
            <w:right w:val="none" w:sz="0" w:space="0" w:color="auto"/>
          </w:divBdr>
        </w:div>
        <w:div w:id="509488942">
          <w:marLeft w:val="640"/>
          <w:marRight w:val="0"/>
          <w:marTop w:val="0"/>
          <w:marBottom w:val="0"/>
          <w:divBdr>
            <w:top w:val="none" w:sz="0" w:space="0" w:color="auto"/>
            <w:left w:val="none" w:sz="0" w:space="0" w:color="auto"/>
            <w:bottom w:val="none" w:sz="0" w:space="0" w:color="auto"/>
            <w:right w:val="none" w:sz="0" w:space="0" w:color="auto"/>
          </w:divBdr>
        </w:div>
        <w:div w:id="536234629">
          <w:marLeft w:val="640"/>
          <w:marRight w:val="0"/>
          <w:marTop w:val="0"/>
          <w:marBottom w:val="0"/>
          <w:divBdr>
            <w:top w:val="none" w:sz="0" w:space="0" w:color="auto"/>
            <w:left w:val="none" w:sz="0" w:space="0" w:color="auto"/>
            <w:bottom w:val="none" w:sz="0" w:space="0" w:color="auto"/>
            <w:right w:val="none" w:sz="0" w:space="0" w:color="auto"/>
          </w:divBdr>
        </w:div>
        <w:div w:id="546383312">
          <w:marLeft w:val="640"/>
          <w:marRight w:val="0"/>
          <w:marTop w:val="0"/>
          <w:marBottom w:val="0"/>
          <w:divBdr>
            <w:top w:val="none" w:sz="0" w:space="0" w:color="auto"/>
            <w:left w:val="none" w:sz="0" w:space="0" w:color="auto"/>
            <w:bottom w:val="none" w:sz="0" w:space="0" w:color="auto"/>
            <w:right w:val="none" w:sz="0" w:space="0" w:color="auto"/>
          </w:divBdr>
        </w:div>
        <w:div w:id="563108251">
          <w:marLeft w:val="640"/>
          <w:marRight w:val="0"/>
          <w:marTop w:val="0"/>
          <w:marBottom w:val="0"/>
          <w:divBdr>
            <w:top w:val="none" w:sz="0" w:space="0" w:color="auto"/>
            <w:left w:val="none" w:sz="0" w:space="0" w:color="auto"/>
            <w:bottom w:val="none" w:sz="0" w:space="0" w:color="auto"/>
            <w:right w:val="none" w:sz="0" w:space="0" w:color="auto"/>
          </w:divBdr>
        </w:div>
        <w:div w:id="575674974">
          <w:marLeft w:val="640"/>
          <w:marRight w:val="0"/>
          <w:marTop w:val="0"/>
          <w:marBottom w:val="0"/>
          <w:divBdr>
            <w:top w:val="none" w:sz="0" w:space="0" w:color="auto"/>
            <w:left w:val="none" w:sz="0" w:space="0" w:color="auto"/>
            <w:bottom w:val="none" w:sz="0" w:space="0" w:color="auto"/>
            <w:right w:val="none" w:sz="0" w:space="0" w:color="auto"/>
          </w:divBdr>
        </w:div>
        <w:div w:id="584921776">
          <w:marLeft w:val="640"/>
          <w:marRight w:val="0"/>
          <w:marTop w:val="0"/>
          <w:marBottom w:val="0"/>
          <w:divBdr>
            <w:top w:val="none" w:sz="0" w:space="0" w:color="auto"/>
            <w:left w:val="none" w:sz="0" w:space="0" w:color="auto"/>
            <w:bottom w:val="none" w:sz="0" w:space="0" w:color="auto"/>
            <w:right w:val="none" w:sz="0" w:space="0" w:color="auto"/>
          </w:divBdr>
        </w:div>
        <w:div w:id="591471251">
          <w:marLeft w:val="640"/>
          <w:marRight w:val="0"/>
          <w:marTop w:val="0"/>
          <w:marBottom w:val="0"/>
          <w:divBdr>
            <w:top w:val="none" w:sz="0" w:space="0" w:color="auto"/>
            <w:left w:val="none" w:sz="0" w:space="0" w:color="auto"/>
            <w:bottom w:val="none" w:sz="0" w:space="0" w:color="auto"/>
            <w:right w:val="none" w:sz="0" w:space="0" w:color="auto"/>
          </w:divBdr>
        </w:div>
        <w:div w:id="607389991">
          <w:marLeft w:val="640"/>
          <w:marRight w:val="0"/>
          <w:marTop w:val="0"/>
          <w:marBottom w:val="0"/>
          <w:divBdr>
            <w:top w:val="none" w:sz="0" w:space="0" w:color="auto"/>
            <w:left w:val="none" w:sz="0" w:space="0" w:color="auto"/>
            <w:bottom w:val="none" w:sz="0" w:space="0" w:color="auto"/>
            <w:right w:val="none" w:sz="0" w:space="0" w:color="auto"/>
          </w:divBdr>
        </w:div>
        <w:div w:id="612202965">
          <w:marLeft w:val="640"/>
          <w:marRight w:val="0"/>
          <w:marTop w:val="0"/>
          <w:marBottom w:val="0"/>
          <w:divBdr>
            <w:top w:val="none" w:sz="0" w:space="0" w:color="auto"/>
            <w:left w:val="none" w:sz="0" w:space="0" w:color="auto"/>
            <w:bottom w:val="none" w:sz="0" w:space="0" w:color="auto"/>
            <w:right w:val="none" w:sz="0" w:space="0" w:color="auto"/>
          </w:divBdr>
        </w:div>
        <w:div w:id="615215451">
          <w:marLeft w:val="640"/>
          <w:marRight w:val="0"/>
          <w:marTop w:val="0"/>
          <w:marBottom w:val="0"/>
          <w:divBdr>
            <w:top w:val="none" w:sz="0" w:space="0" w:color="auto"/>
            <w:left w:val="none" w:sz="0" w:space="0" w:color="auto"/>
            <w:bottom w:val="none" w:sz="0" w:space="0" w:color="auto"/>
            <w:right w:val="none" w:sz="0" w:space="0" w:color="auto"/>
          </w:divBdr>
        </w:div>
        <w:div w:id="618269534">
          <w:marLeft w:val="640"/>
          <w:marRight w:val="0"/>
          <w:marTop w:val="0"/>
          <w:marBottom w:val="0"/>
          <w:divBdr>
            <w:top w:val="none" w:sz="0" w:space="0" w:color="auto"/>
            <w:left w:val="none" w:sz="0" w:space="0" w:color="auto"/>
            <w:bottom w:val="none" w:sz="0" w:space="0" w:color="auto"/>
            <w:right w:val="none" w:sz="0" w:space="0" w:color="auto"/>
          </w:divBdr>
        </w:div>
        <w:div w:id="623468948">
          <w:marLeft w:val="640"/>
          <w:marRight w:val="0"/>
          <w:marTop w:val="0"/>
          <w:marBottom w:val="0"/>
          <w:divBdr>
            <w:top w:val="none" w:sz="0" w:space="0" w:color="auto"/>
            <w:left w:val="none" w:sz="0" w:space="0" w:color="auto"/>
            <w:bottom w:val="none" w:sz="0" w:space="0" w:color="auto"/>
            <w:right w:val="none" w:sz="0" w:space="0" w:color="auto"/>
          </w:divBdr>
        </w:div>
        <w:div w:id="624653220">
          <w:marLeft w:val="640"/>
          <w:marRight w:val="0"/>
          <w:marTop w:val="0"/>
          <w:marBottom w:val="0"/>
          <w:divBdr>
            <w:top w:val="none" w:sz="0" w:space="0" w:color="auto"/>
            <w:left w:val="none" w:sz="0" w:space="0" w:color="auto"/>
            <w:bottom w:val="none" w:sz="0" w:space="0" w:color="auto"/>
            <w:right w:val="none" w:sz="0" w:space="0" w:color="auto"/>
          </w:divBdr>
        </w:div>
        <w:div w:id="635524296">
          <w:marLeft w:val="640"/>
          <w:marRight w:val="0"/>
          <w:marTop w:val="0"/>
          <w:marBottom w:val="0"/>
          <w:divBdr>
            <w:top w:val="none" w:sz="0" w:space="0" w:color="auto"/>
            <w:left w:val="none" w:sz="0" w:space="0" w:color="auto"/>
            <w:bottom w:val="none" w:sz="0" w:space="0" w:color="auto"/>
            <w:right w:val="none" w:sz="0" w:space="0" w:color="auto"/>
          </w:divBdr>
        </w:div>
        <w:div w:id="657997840">
          <w:marLeft w:val="640"/>
          <w:marRight w:val="0"/>
          <w:marTop w:val="0"/>
          <w:marBottom w:val="0"/>
          <w:divBdr>
            <w:top w:val="none" w:sz="0" w:space="0" w:color="auto"/>
            <w:left w:val="none" w:sz="0" w:space="0" w:color="auto"/>
            <w:bottom w:val="none" w:sz="0" w:space="0" w:color="auto"/>
            <w:right w:val="none" w:sz="0" w:space="0" w:color="auto"/>
          </w:divBdr>
        </w:div>
        <w:div w:id="660238184">
          <w:marLeft w:val="640"/>
          <w:marRight w:val="0"/>
          <w:marTop w:val="0"/>
          <w:marBottom w:val="0"/>
          <w:divBdr>
            <w:top w:val="none" w:sz="0" w:space="0" w:color="auto"/>
            <w:left w:val="none" w:sz="0" w:space="0" w:color="auto"/>
            <w:bottom w:val="none" w:sz="0" w:space="0" w:color="auto"/>
            <w:right w:val="none" w:sz="0" w:space="0" w:color="auto"/>
          </w:divBdr>
        </w:div>
        <w:div w:id="674918879">
          <w:marLeft w:val="640"/>
          <w:marRight w:val="0"/>
          <w:marTop w:val="0"/>
          <w:marBottom w:val="0"/>
          <w:divBdr>
            <w:top w:val="none" w:sz="0" w:space="0" w:color="auto"/>
            <w:left w:val="none" w:sz="0" w:space="0" w:color="auto"/>
            <w:bottom w:val="none" w:sz="0" w:space="0" w:color="auto"/>
            <w:right w:val="none" w:sz="0" w:space="0" w:color="auto"/>
          </w:divBdr>
        </w:div>
        <w:div w:id="741175130">
          <w:marLeft w:val="640"/>
          <w:marRight w:val="0"/>
          <w:marTop w:val="0"/>
          <w:marBottom w:val="0"/>
          <w:divBdr>
            <w:top w:val="none" w:sz="0" w:space="0" w:color="auto"/>
            <w:left w:val="none" w:sz="0" w:space="0" w:color="auto"/>
            <w:bottom w:val="none" w:sz="0" w:space="0" w:color="auto"/>
            <w:right w:val="none" w:sz="0" w:space="0" w:color="auto"/>
          </w:divBdr>
        </w:div>
        <w:div w:id="768044732">
          <w:marLeft w:val="640"/>
          <w:marRight w:val="0"/>
          <w:marTop w:val="0"/>
          <w:marBottom w:val="0"/>
          <w:divBdr>
            <w:top w:val="none" w:sz="0" w:space="0" w:color="auto"/>
            <w:left w:val="none" w:sz="0" w:space="0" w:color="auto"/>
            <w:bottom w:val="none" w:sz="0" w:space="0" w:color="auto"/>
            <w:right w:val="none" w:sz="0" w:space="0" w:color="auto"/>
          </w:divBdr>
        </w:div>
        <w:div w:id="768544633">
          <w:marLeft w:val="640"/>
          <w:marRight w:val="0"/>
          <w:marTop w:val="0"/>
          <w:marBottom w:val="0"/>
          <w:divBdr>
            <w:top w:val="none" w:sz="0" w:space="0" w:color="auto"/>
            <w:left w:val="none" w:sz="0" w:space="0" w:color="auto"/>
            <w:bottom w:val="none" w:sz="0" w:space="0" w:color="auto"/>
            <w:right w:val="none" w:sz="0" w:space="0" w:color="auto"/>
          </w:divBdr>
        </w:div>
        <w:div w:id="798649639">
          <w:marLeft w:val="640"/>
          <w:marRight w:val="0"/>
          <w:marTop w:val="0"/>
          <w:marBottom w:val="0"/>
          <w:divBdr>
            <w:top w:val="none" w:sz="0" w:space="0" w:color="auto"/>
            <w:left w:val="none" w:sz="0" w:space="0" w:color="auto"/>
            <w:bottom w:val="none" w:sz="0" w:space="0" w:color="auto"/>
            <w:right w:val="none" w:sz="0" w:space="0" w:color="auto"/>
          </w:divBdr>
        </w:div>
        <w:div w:id="847523670">
          <w:marLeft w:val="640"/>
          <w:marRight w:val="0"/>
          <w:marTop w:val="0"/>
          <w:marBottom w:val="0"/>
          <w:divBdr>
            <w:top w:val="none" w:sz="0" w:space="0" w:color="auto"/>
            <w:left w:val="none" w:sz="0" w:space="0" w:color="auto"/>
            <w:bottom w:val="none" w:sz="0" w:space="0" w:color="auto"/>
            <w:right w:val="none" w:sz="0" w:space="0" w:color="auto"/>
          </w:divBdr>
        </w:div>
        <w:div w:id="851144735">
          <w:marLeft w:val="640"/>
          <w:marRight w:val="0"/>
          <w:marTop w:val="0"/>
          <w:marBottom w:val="0"/>
          <w:divBdr>
            <w:top w:val="none" w:sz="0" w:space="0" w:color="auto"/>
            <w:left w:val="none" w:sz="0" w:space="0" w:color="auto"/>
            <w:bottom w:val="none" w:sz="0" w:space="0" w:color="auto"/>
            <w:right w:val="none" w:sz="0" w:space="0" w:color="auto"/>
          </w:divBdr>
        </w:div>
        <w:div w:id="918369233">
          <w:marLeft w:val="640"/>
          <w:marRight w:val="0"/>
          <w:marTop w:val="0"/>
          <w:marBottom w:val="0"/>
          <w:divBdr>
            <w:top w:val="none" w:sz="0" w:space="0" w:color="auto"/>
            <w:left w:val="none" w:sz="0" w:space="0" w:color="auto"/>
            <w:bottom w:val="none" w:sz="0" w:space="0" w:color="auto"/>
            <w:right w:val="none" w:sz="0" w:space="0" w:color="auto"/>
          </w:divBdr>
        </w:div>
        <w:div w:id="961812418">
          <w:marLeft w:val="640"/>
          <w:marRight w:val="0"/>
          <w:marTop w:val="0"/>
          <w:marBottom w:val="0"/>
          <w:divBdr>
            <w:top w:val="none" w:sz="0" w:space="0" w:color="auto"/>
            <w:left w:val="none" w:sz="0" w:space="0" w:color="auto"/>
            <w:bottom w:val="none" w:sz="0" w:space="0" w:color="auto"/>
            <w:right w:val="none" w:sz="0" w:space="0" w:color="auto"/>
          </w:divBdr>
        </w:div>
        <w:div w:id="979460198">
          <w:marLeft w:val="640"/>
          <w:marRight w:val="0"/>
          <w:marTop w:val="0"/>
          <w:marBottom w:val="0"/>
          <w:divBdr>
            <w:top w:val="none" w:sz="0" w:space="0" w:color="auto"/>
            <w:left w:val="none" w:sz="0" w:space="0" w:color="auto"/>
            <w:bottom w:val="none" w:sz="0" w:space="0" w:color="auto"/>
            <w:right w:val="none" w:sz="0" w:space="0" w:color="auto"/>
          </w:divBdr>
        </w:div>
        <w:div w:id="1014460692">
          <w:marLeft w:val="640"/>
          <w:marRight w:val="0"/>
          <w:marTop w:val="0"/>
          <w:marBottom w:val="0"/>
          <w:divBdr>
            <w:top w:val="none" w:sz="0" w:space="0" w:color="auto"/>
            <w:left w:val="none" w:sz="0" w:space="0" w:color="auto"/>
            <w:bottom w:val="none" w:sz="0" w:space="0" w:color="auto"/>
            <w:right w:val="none" w:sz="0" w:space="0" w:color="auto"/>
          </w:divBdr>
        </w:div>
        <w:div w:id="1050306718">
          <w:marLeft w:val="640"/>
          <w:marRight w:val="0"/>
          <w:marTop w:val="0"/>
          <w:marBottom w:val="0"/>
          <w:divBdr>
            <w:top w:val="none" w:sz="0" w:space="0" w:color="auto"/>
            <w:left w:val="none" w:sz="0" w:space="0" w:color="auto"/>
            <w:bottom w:val="none" w:sz="0" w:space="0" w:color="auto"/>
            <w:right w:val="none" w:sz="0" w:space="0" w:color="auto"/>
          </w:divBdr>
        </w:div>
        <w:div w:id="1089041568">
          <w:marLeft w:val="640"/>
          <w:marRight w:val="0"/>
          <w:marTop w:val="0"/>
          <w:marBottom w:val="0"/>
          <w:divBdr>
            <w:top w:val="none" w:sz="0" w:space="0" w:color="auto"/>
            <w:left w:val="none" w:sz="0" w:space="0" w:color="auto"/>
            <w:bottom w:val="none" w:sz="0" w:space="0" w:color="auto"/>
            <w:right w:val="none" w:sz="0" w:space="0" w:color="auto"/>
          </w:divBdr>
        </w:div>
        <w:div w:id="1112480026">
          <w:marLeft w:val="640"/>
          <w:marRight w:val="0"/>
          <w:marTop w:val="0"/>
          <w:marBottom w:val="0"/>
          <w:divBdr>
            <w:top w:val="none" w:sz="0" w:space="0" w:color="auto"/>
            <w:left w:val="none" w:sz="0" w:space="0" w:color="auto"/>
            <w:bottom w:val="none" w:sz="0" w:space="0" w:color="auto"/>
            <w:right w:val="none" w:sz="0" w:space="0" w:color="auto"/>
          </w:divBdr>
        </w:div>
        <w:div w:id="1113673357">
          <w:marLeft w:val="640"/>
          <w:marRight w:val="0"/>
          <w:marTop w:val="0"/>
          <w:marBottom w:val="0"/>
          <w:divBdr>
            <w:top w:val="none" w:sz="0" w:space="0" w:color="auto"/>
            <w:left w:val="none" w:sz="0" w:space="0" w:color="auto"/>
            <w:bottom w:val="none" w:sz="0" w:space="0" w:color="auto"/>
            <w:right w:val="none" w:sz="0" w:space="0" w:color="auto"/>
          </w:divBdr>
        </w:div>
        <w:div w:id="1130705025">
          <w:marLeft w:val="640"/>
          <w:marRight w:val="0"/>
          <w:marTop w:val="0"/>
          <w:marBottom w:val="0"/>
          <w:divBdr>
            <w:top w:val="none" w:sz="0" w:space="0" w:color="auto"/>
            <w:left w:val="none" w:sz="0" w:space="0" w:color="auto"/>
            <w:bottom w:val="none" w:sz="0" w:space="0" w:color="auto"/>
            <w:right w:val="none" w:sz="0" w:space="0" w:color="auto"/>
          </w:divBdr>
        </w:div>
        <w:div w:id="1160392413">
          <w:marLeft w:val="640"/>
          <w:marRight w:val="0"/>
          <w:marTop w:val="0"/>
          <w:marBottom w:val="0"/>
          <w:divBdr>
            <w:top w:val="none" w:sz="0" w:space="0" w:color="auto"/>
            <w:left w:val="none" w:sz="0" w:space="0" w:color="auto"/>
            <w:bottom w:val="none" w:sz="0" w:space="0" w:color="auto"/>
            <w:right w:val="none" w:sz="0" w:space="0" w:color="auto"/>
          </w:divBdr>
        </w:div>
        <w:div w:id="1199395041">
          <w:marLeft w:val="640"/>
          <w:marRight w:val="0"/>
          <w:marTop w:val="0"/>
          <w:marBottom w:val="0"/>
          <w:divBdr>
            <w:top w:val="none" w:sz="0" w:space="0" w:color="auto"/>
            <w:left w:val="none" w:sz="0" w:space="0" w:color="auto"/>
            <w:bottom w:val="none" w:sz="0" w:space="0" w:color="auto"/>
            <w:right w:val="none" w:sz="0" w:space="0" w:color="auto"/>
          </w:divBdr>
        </w:div>
        <w:div w:id="1219240842">
          <w:marLeft w:val="640"/>
          <w:marRight w:val="0"/>
          <w:marTop w:val="0"/>
          <w:marBottom w:val="0"/>
          <w:divBdr>
            <w:top w:val="none" w:sz="0" w:space="0" w:color="auto"/>
            <w:left w:val="none" w:sz="0" w:space="0" w:color="auto"/>
            <w:bottom w:val="none" w:sz="0" w:space="0" w:color="auto"/>
            <w:right w:val="none" w:sz="0" w:space="0" w:color="auto"/>
          </w:divBdr>
        </w:div>
        <w:div w:id="1229879720">
          <w:marLeft w:val="640"/>
          <w:marRight w:val="0"/>
          <w:marTop w:val="0"/>
          <w:marBottom w:val="0"/>
          <w:divBdr>
            <w:top w:val="none" w:sz="0" w:space="0" w:color="auto"/>
            <w:left w:val="none" w:sz="0" w:space="0" w:color="auto"/>
            <w:bottom w:val="none" w:sz="0" w:space="0" w:color="auto"/>
            <w:right w:val="none" w:sz="0" w:space="0" w:color="auto"/>
          </w:divBdr>
        </w:div>
        <w:div w:id="1244098783">
          <w:marLeft w:val="640"/>
          <w:marRight w:val="0"/>
          <w:marTop w:val="0"/>
          <w:marBottom w:val="0"/>
          <w:divBdr>
            <w:top w:val="none" w:sz="0" w:space="0" w:color="auto"/>
            <w:left w:val="none" w:sz="0" w:space="0" w:color="auto"/>
            <w:bottom w:val="none" w:sz="0" w:space="0" w:color="auto"/>
            <w:right w:val="none" w:sz="0" w:space="0" w:color="auto"/>
          </w:divBdr>
        </w:div>
        <w:div w:id="1252473421">
          <w:marLeft w:val="640"/>
          <w:marRight w:val="0"/>
          <w:marTop w:val="0"/>
          <w:marBottom w:val="0"/>
          <w:divBdr>
            <w:top w:val="none" w:sz="0" w:space="0" w:color="auto"/>
            <w:left w:val="none" w:sz="0" w:space="0" w:color="auto"/>
            <w:bottom w:val="none" w:sz="0" w:space="0" w:color="auto"/>
            <w:right w:val="none" w:sz="0" w:space="0" w:color="auto"/>
          </w:divBdr>
        </w:div>
        <w:div w:id="1311903747">
          <w:marLeft w:val="640"/>
          <w:marRight w:val="0"/>
          <w:marTop w:val="0"/>
          <w:marBottom w:val="0"/>
          <w:divBdr>
            <w:top w:val="none" w:sz="0" w:space="0" w:color="auto"/>
            <w:left w:val="none" w:sz="0" w:space="0" w:color="auto"/>
            <w:bottom w:val="none" w:sz="0" w:space="0" w:color="auto"/>
            <w:right w:val="none" w:sz="0" w:space="0" w:color="auto"/>
          </w:divBdr>
        </w:div>
        <w:div w:id="1336104953">
          <w:marLeft w:val="640"/>
          <w:marRight w:val="0"/>
          <w:marTop w:val="0"/>
          <w:marBottom w:val="0"/>
          <w:divBdr>
            <w:top w:val="none" w:sz="0" w:space="0" w:color="auto"/>
            <w:left w:val="none" w:sz="0" w:space="0" w:color="auto"/>
            <w:bottom w:val="none" w:sz="0" w:space="0" w:color="auto"/>
            <w:right w:val="none" w:sz="0" w:space="0" w:color="auto"/>
          </w:divBdr>
        </w:div>
        <w:div w:id="1348943198">
          <w:marLeft w:val="640"/>
          <w:marRight w:val="0"/>
          <w:marTop w:val="0"/>
          <w:marBottom w:val="0"/>
          <w:divBdr>
            <w:top w:val="none" w:sz="0" w:space="0" w:color="auto"/>
            <w:left w:val="none" w:sz="0" w:space="0" w:color="auto"/>
            <w:bottom w:val="none" w:sz="0" w:space="0" w:color="auto"/>
            <w:right w:val="none" w:sz="0" w:space="0" w:color="auto"/>
          </w:divBdr>
        </w:div>
        <w:div w:id="1368676849">
          <w:marLeft w:val="640"/>
          <w:marRight w:val="0"/>
          <w:marTop w:val="0"/>
          <w:marBottom w:val="0"/>
          <w:divBdr>
            <w:top w:val="none" w:sz="0" w:space="0" w:color="auto"/>
            <w:left w:val="none" w:sz="0" w:space="0" w:color="auto"/>
            <w:bottom w:val="none" w:sz="0" w:space="0" w:color="auto"/>
            <w:right w:val="none" w:sz="0" w:space="0" w:color="auto"/>
          </w:divBdr>
        </w:div>
        <w:div w:id="1368795991">
          <w:marLeft w:val="640"/>
          <w:marRight w:val="0"/>
          <w:marTop w:val="0"/>
          <w:marBottom w:val="0"/>
          <w:divBdr>
            <w:top w:val="none" w:sz="0" w:space="0" w:color="auto"/>
            <w:left w:val="none" w:sz="0" w:space="0" w:color="auto"/>
            <w:bottom w:val="none" w:sz="0" w:space="0" w:color="auto"/>
            <w:right w:val="none" w:sz="0" w:space="0" w:color="auto"/>
          </w:divBdr>
        </w:div>
        <w:div w:id="1395083616">
          <w:marLeft w:val="640"/>
          <w:marRight w:val="0"/>
          <w:marTop w:val="0"/>
          <w:marBottom w:val="0"/>
          <w:divBdr>
            <w:top w:val="none" w:sz="0" w:space="0" w:color="auto"/>
            <w:left w:val="none" w:sz="0" w:space="0" w:color="auto"/>
            <w:bottom w:val="none" w:sz="0" w:space="0" w:color="auto"/>
            <w:right w:val="none" w:sz="0" w:space="0" w:color="auto"/>
          </w:divBdr>
        </w:div>
        <w:div w:id="1404066963">
          <w:marLeft w:val="640"/>
          <w:marRight w:val="0"/>
          <w:marTop w:val="0"/>
          <w:marBottom w:val="0"/>
          <w:divBdr>
            <w:top w:val="none" w:sz="0" w:space="0" w:color="auto"/>
            <w:left w:val="none" w:sz="0" w:space="0" w:color="auto"/>
            <w:bottom w:val="none" w:sz="0" w:space="0" w:color="auto"/>
            <w:right w:val="none" w:sz="0" w:space="0" w:color="auto"/>
          </w:divBdr>
        </w:div>
        <w:div w:id="1455753675">
          <w:marLeft w:val="640"/>
          <w:marRight w:val="0"/>
          <w:marTop w:val="0"/>
          <w:marBottom w:val="0"/>
          <w:divBdr>
            <w:top w:val="none" w:sz="0" w:space="0" w:color="auto"/>
            <w:left w:val="none" w:sz="0" w:space="0" w:color="auto"/>
            <w:bottom w:val="none" w:sz="0" w:space="0" w:color="auto"/>
            <w:right w:val="none" w:sz="0" w:space="0" w:color="auto"/>
          </w:divBdr>
        </w:div>
        <w:div w:id="1463184889">
          <w:marLeft w:val="640"/>
          <w:marRight w:val="0"/>
          <w:marTop w:val="0"/>
          <w:marBottom w:val="0"/>
          <w:divBdr>
            <w:top w:val="none" w:sz="0" w:space="0" w:color="auto"/>
            <w:left w:val="none" w:sz="0" w:space="0" w:color="auto"/>
            <w:bottom w:val="none" w:sz="0" w:space="0" w:color="auto"/>
            <w:right w:val="none" w:sz="0" w:space="0" w:color="auto"/>
          </w:divBdr>
        </w:div>
        <w:div w:id="1489783216">
          <w:marLeft w:val="640"/>
          <w:marRight w:val="0"/>
          <w:marTop w:val="0"/>
          <w:marBottom w:val="0"/>
          <w:divBdr>
            <w:top w:val="none" w:sz="0" w:space="0" w:color="auto"/>
            <w:left w:val="none" w:sz="0" w:space="0" w:color="auto"/>
            <w:bottom w:val="none" w:sz="0" w:space="0" w:color="auto"/>
            <w:right w:val="none" w:sz="0" w:space="0" w:color="auto"/>
          </w:divBdr>
        </w:div>
        <w:div w:id="1520314812">
          <w:marLeft w:val="640"/>
          <w:marRight w:val="0"/>
          <w:marTop w:val="0"/>
          <w:marBottom w:val="0"/>
          <w:divBdr>
            <w:top w:val="none" w:sz="0" w:space="0" w:color="auto"/>
            <w:left w:val="none" w:sz="0" w:space="0" w:color="auto"/>
            <w:bottom w:val="none" w:sz="0" w:space="0" w:color="auto"/>
            <w:right w:val="none" w:sz="0" w:space="0" w:color="auto"/>
          </w:divBdr>
        </w:div>
        <w:div w:id="1571959663">
          <w:marLeft w:val="640"/>
          <w:marRight w:val="0"/>
          <w:marTop w:val="0"/>
          <w:marBottom w:val="0"/>
          <w:divBdr>
            <w:top w:val="none" w:sz="0" w:space="0" w:color="auto"/>
            <w:left w:val="none" w:sz="0" w:space="0" w:color="auto"/>
            <w:bottom w:val="none" w:sz="0" w:space="0" w:color="auto"/>
            <w:right w:val="none" w:sz="0" w:space="0" w:color="auto"/>
          </w:divBdr>
        </w:div>
        <w:div w:id="1572423048">
          <w:marLeft w:val="640"/>
          <w:marRight w:val="0"/>
          <w:marTop w:val="0"/>
          <w:marBottom w:val="0"/>
          <w:divBdr>
            <w:top w:val="none" w:sz="0" w:space="0" w:color="auto"/>
            <w:left w:val="none" w:sz="0" w:space="0" w:color="auto"/>
            <w:bottom w:val="none" w:sz="0" w:space="0" w:color="auto"/>
            <w:right w:val="none" w:sz="0" w:space="0" w:color="auto"/>
          </w:divBdr>
        </w:div>
        <w:div w:id="1613828827">
          <w:marLeft w:val="640"/>
          <w:marRight w:val="0"/>
          <w:marTop w:val="0"/>
          <w:marBottom w:val="0"/>
          <w:divBdr>
            <w:top w:val="none" w:sz="0" w:space="0" w:color="auto"/>
            <w:left w:val="none" w:sz="0" w:space="0" w:color="auto"/>
            <w:bottom w:val="none" w:sz="0" w:space="0" w:color="auto"/>
            <w:right w:val="none" w:sz="0" w:space="0" w:color="auto"/>
          </w:divBdr>
        </w:div>
        <w:div w:id="1614240374">
          <w:marLeft w:val="640"/>
          <w:marRight w:val="0"/>
          <w:marTop w:val="0"/>
          <w:marBottom w:val="0"/>
          <w:divBdr>
            <w:top w:val="none" w:sz="0" w:space="0" w:color="auto"/>
            <w:left w:val="none" w:sz="0" w:space="0" w:color="auto"/>
            <w:bottom w:val="none" w:sz="0" w:space="0" w:color="auto"/>
            <w:right w:val="none" w:sz="0" w:space="0" w:color="auto"/>
          </w:divBdr>
        </w:div>
        <w:div w:id="1667244699">
          <w:marLeft w:val="640"/>
          <w:marRight w:val="0"/>
          <w:marTop w:val="0"/>
          <w:marBottom w:val="0"/>
          <w:divBdr>
            <w:top w:val="none" w:sz="0" w:space="0" w:color="auto"/>
            <w:left w:val="none" w:sz="0" w:space="0" w:color="auto"/>
            <w:bottom w:val="none" w:sz="0" w:space="0" w:color="auto"/>
            <w:right w:val="none" w:sz="0" w:space="0" w:color="auto"/>
          </w:divBdr>
        </w:div>
        <w:div w:id="1710253925">
          <w:marLeft w:val="640"/>
          <w:marRight w:val="0"/>
          <w:marTop w:val="0"/>
          <w:marBottom w:val="0"/>
          <w:divBdr>
            <w:top w:val="none" w:sz="0" w:space="0" w:color="auto"/>
            <w:left w:val="none" w:sz="0" w:space="0" w:color="auto"/>
            <w:bottom w:val="none" w:sz="0" w:space="0" w:color="auto"/>
            <w:right w:val="none" w:sz="0" w:space="0" w:color="auto"/>
          </w:divBdr>
        </w:div>
        <w:div w:id="1717310601">
          <w:marLeft w:val="640"/>
          <w:marRight w:val="0"/>
          <w:marTop w:val="0"/>
          <w:marBottom w:val="0"/>
          <w:divBdr>
            <w:top w:val="none" w:sz="0" w:space="0" w:color="auto"/>
            <w:left w:val="none" w:sz="0" w:space="0" w:color="auto"/>
            <w:bottom w:val="none" w:sz="0" w:space="0" w:color="auto"/>
            <w:right w:val="none" w:sz="0" w:space="0" w:color="auto"/>
          </w:divBdr>
        </w:div>
        <w:div w:id="1765301840">
          <w:marLeft w:val="640"/>
          <w:marRight w:val="0"/>
          <w:marTop w:val="0"/>
          <w:marBottom w:val="0"/>
          <w:divBdr>
            <w:top w:val="none" w:sz="0" w:space="0" w:color="auto"/>
            <w:left w:val="none" w:sz="0" w:space="0" w:color="auto"/>
            <w:bottom w:val="none" w:sz="0" w:space="0" w:color="auto"/>
            <w:right w:val="none" w:sz="0" w:space="0" w:color="auto"/>
          </w:divBdr>
        </w:div>
        <w:div w:id="1800032809">
          <w:marLeft w:val="640"/>
          <w:marRight w:val="0"/>
          <w:marTop w:val="0"/>
          <w:marBottom w:val="0"/>
          <w:divBdr>
            <w:top w:val="none" w:sz="0" w:space="0" w:color="auto"/>
            <w:left w:val="none" w:sz="0" w:space="0" w:color="auto"/>
            <w:bottom w:val="none" w:sz="0" w:space="0" w:color="auto"/>
            <w:right w:val="none" w:sz="0" w:space="0" w:color="auto"/>
          </w:divBdr>
        </w:div>
        <w:div w:id="1861115279">
          <w:marLeft w:val="640"/>
          <w:marRight w:val="0"/>
          <w:marTop w:val="0"/>
          <w:marBottom w:val="0"/>
          <w:divBdr>
            <w:top w:val="none" w:sz="0" w:space="0" w:color="auto"/>
            <w:left w:val="none" w:sz="0" w:space="0" w:color="auto"/>
            <w:bottom w:val="none" w:sz="0" w:space="0" w:color="auto"/>
            <w:right w:val="none" w:sz="0" w:space="0" w:color="auto"/>
          </w:divBdr>
        </w:div>
        <w:div w:id="1876966952">
          <w:marLeft w:val="640"/>
          <w:marRight w:val="0"/>
          <w:marTop w:val="0"/>
          <w:marBottom w:val="0"/>
          <w:divBdr>
            <w:top w:val="none" w:sz="0" w:space="0" w:color="auto"/>
            <w:left w:val="none" w:sz="0" w:space="0" w:color="auto"/>
            <w:bottom w:val="none" w:sz="0" w:space="0" w:color="auto"/>
            <w:right w:val="none" w:sz="0" w:space="0" w:color="auto"/>
          </w:divBdr>
        </w:div>
        <w:div w:id="1877966425">
          <w:marLeft w:val="640"/>
          <w:marRight w:val="0"/>
          <w:marTop w:val="0"/>
          <w:marBottom w:val="0"/>
          <w:divBdr>
            <w:top w:val="none" w:sz="0" w:space="0" w:color="auto"/>
            <w:left w:val="none" w:sz="0" w:space="0" w:color="auto"/>
            <w:bottom w:val="none" w:sz="0" w:space="0" w:color="auto"/>
            <w:right w:val="none" w:sz="0" w:space="0" w:color="auto"/>
          </w:divBdr>
        </w:div>
        <w:div w:id="1886484455">
          <w:marLeft w:val="640"/>
          <w:marRight w:val="0"/>
          <w:marTop w:val="0"/>
          <w:marBottom w:val="0"/>
          <w:divBdr>
            <w:top w:val="none" w:sz="0" w:space="0" w:color="auto"/>
            <w:left w:val="none" w:sz="0" w:space="0" w:color="auto"/>
            <w:bottom w:val="none" w:sz="0" w:space="0" w:color="auto"/>
            <w:right w:val="none" w:sz="0" w:space="0" w:color="auto"/>
          </w:divBdr>
        </w:div>
        <w:div w:id="1894341618">
          <w:marLeft w:val="640"/>
          <w:marRight w:val="0"/>
          <w:marTop w:val="0"/>
          <w:marBottom w:val="0"/>
          <w:divBdr>
            <w:top w:val="none" w:sz="0" w:space="0" w:color="auto"/>
            <w:left w:val="none" w:sz="0" w:space="0" w:color="auto"/>
            <w:bottom w:val="none" w:sz="0" w:space="0" w:color="auto"/>
            <w:right w:val="none" w:sz="0" w:space="0" w:color="auto"/>
          </w:divBdr>
        </w:div>
        <w:div w:id="1895235840">
          <w:marLeft w:val="640"/>
          <w:marRight w:val="0"/>
          <w:marTop w:val="0"/>
          <w:marBottom w:val="0"/>
          <w:divBdr>
            <w:top w:val="none" w:sz="0" w:space="0" w:color="auto"/>
            <w:left w:val="none" w:sz="0" w:space="0" w:color="auto"/>
            <w:bottom w:val="none" w:sz="0" w:space="0" w:color="auto"/>
            <w:right w:val="none" w:sz="0" w:space="0" w:color="auto"/>
          </w:divBdr>
        </w:div>
        <w:div w:id="1925608784">
          <w:marLeft w:val="640"/>
          <w:marRight w:val="0"/>
          <w:marTop w:val="0"/>
          <w:marBottom w:val="0"/>
          <w:divBdr>
            <w:top w:val="none" w:sz="0" w:space="0" w:color="auto"/>
            <w:left w:val="none" w:sz="0" w:space="0" w:color="auto"/>
            <w:bottom w:val="none" w:sz="0" w:space="0" w:color="auto"/>
            <w:right w:val="none" w:sz="0" w:space="0" w:color="auto"/>
          </w:divBdr>
        </w:div>
        <w:div w:id="1929263466">
          <w:marLeft w:val="640"/>
          <w:marRight w:val="0"/>
          <w:marTop w:val="0"/>
          <w:marBottom w:val="0"/>
          <w:divBdr>
            <w:top w:val="none" w:sz="0" w:space="0" w:color="auto"/>
            <w:left w:val="none" w:sz="0" w:space="0" w:color="auto"/>
            <w:bottom w:val="none" w:sz="0" w:space="0" w:color="auto"/>
            <w:right w:val="none" w:sz="0" w:space="0" w:color="auto"/>
          </w:divBdr>
        </w:div>
        <w:div w:id="2011716434">
          <w:marLeft w:val="640"/>
          <w:marRight w:val="0"/>
          <w:marTop w:val="0"/>
          <w:marBottom w:val="0"/>
          <w:divBdr>
            <w:top w:val="none" w:sz="0" w:space="0" w:color="auto"/>
            <w:left w:val="none" w:sz="0" w:space="0" w:color="auto"/>
            <w:bottom w:val="none" w:sz="0" w:space="0" w:color="auto"/>
            <w:right w:val="none" w:sz="0" w:space="0" w:color="auto"/>
          </w:divBdr>
        </w:div>
        <w:div w:id="2016609337">
          <w:marLeft w:val="640"/>
          <w:marRight w:val="0"/>
          <w:marTop w:val="0"/>
          <w:marBottom w:val="0"/>
          <w:divBdr>
            <w:top w:val="none" w:sz="0" w:space="0" w:color="auto"/>
            <w:left w:val="none" w:sz="0" w:space="0" w:color="auto"/>
            <w:bottom w:val="none" w:sz="0" w:space="0" w:color="auto"/>
            <w:right w:val="none" w:sz="0" w:space="0" w:color="auto"/>
          </w:divBdr>
        </w:div>
        <w:div w:id="2058890114">
          <w:marLeft w:val="640"/>
          <w:marRight w:val="0"/>
          <w:marTop w:val="0"/>
          <w:marBottom w:val="0"/>
          <w:divBdr>
            <w:top w:val="none" w:sz="0" w:space="0" w:color="auto"/>
            <w:left w:val="none" w:sz="0" w:space="0" w:color="auto"/>
            <w:bottom w:val="none" w:sz="0" w:space="0" w:color="auto"/>
            <w:right w:val="none" w:sz="0" w:space="0" w:color="auto"/>
          </w:divBdr>
        </w:div>
        <w:div w:id="2069187648">
          <w:marLeft w:val="640"/>
          <w:marRight w:val="0"/>
          <w:marTop w:val="0"/>
          <w:marBottom w:val="0"/>
          <w:divBdr>
            <w:top w:val="none" w:sz="0" w:space="0" w:color="auto"/>
            <w:left w:val="none" w:sz="0" w:space="0" w:color="auto"/>
            <w:bottom w:val="none" w:sz="0" w:space="0" w:color="auto"/>
            <w:right w:val="none" w:sz="0" w:space="0" w:color="auto"/>
          </w:divBdr>
        </w:div>
        <w:div w:id="2072919196">
          <w:marLeft w:val="640"/>
          <w:marRight w:val="0"/>
          <w:marTop w:val="0"/>
          <w:marBottom w:val="0"/>
          <w:divBdr>
            <w:top w:val="none" w:sz="0" w:space="0" w:color="auto"/>
            <w:left w:val="none" w:sz="0" w:space="0" w:color="auto"/>
            <w:bottom w:val="none" w:sz="0" w:space="0" w:color="auto"/>
            <w:right w:val="none" w:sz="0" w:space="0" w:color="auto"/>
          </w:divBdr>
        </w:div>
        <w:div w:id="2115394968">
          <w:marLeft w:val="640"/>
          <w:marRight w:val="0"/>
          <w:marTop w:val="0"/>
          <w:marBottom w:val="0"/>
          <w:divBdr>
            <w:top w:val="none" w:sz="0" w:space="0" w:color="auto"/>
            <w:left w:val="none" w:sz="0" w:space="0" w:color="auto"/>
            <w:bottom w:val="none" w:sz="0" w:space="0" w:color="auto"/>
            <w:right w:val="none" w:sz="0" w:space="0" w:color="auto"/>
          </w:divBdr>
        </w:div>
        <w:div w:id="2123259222">
          <w:marLeft w:val="640"/>
          <w:marRight w:val="0"/>
          <w:marTop w:val="0"/>
          <w:marBottom w:val="0"/>
          <w:divBdr>
            <w:top w:val="none" w:sz="0" w:space="0" w:color="auto"/>
            <w:left w:val="none" w:sz="0" w:space="0" w:color="auto"/>
            <w:bottom w:val="none" w:sz="0" w:space="0" w:color="auto"/>
            <w:right w:val="none" w:sz="0" w:space="0" w:color="auto"/>
          </w:divBdr>
        </w:div>
        <w:div w:id="2123263218">
          <w:marLeft w:val="640"/>
          <w:marRight w:val="0"/>
          <w:marTop w:val="0"/>
          <w:marBottom w:val="0"/>
          <w:divBdr>
            <w:top w:val="none" w:sz="0" w:space="0" w:color="auto"/>
            <w:left w:val="none" w:sz="0" w:space="0" w:color="auto"/>
            <w:bottom w:val="none" w:sz="0" w:space="0" w:color="auto"/>
            <w:right w:val="none" w:sz="0" w:space="0" w:color="auto"/>
          </w:divBdr>
        </w:div>
        <w:div w:id="2140488253">
          <w:marLeft w:val="640"/>
          <w:marRight w:val="0"/>
          <w:marTop w:val="0"/>
          <w:marBottom w:val="0"/>
          <w:divBdr>
            <w:top w:val="none" w:sz="0" w:space="0" w:color="auto"/>
            <w:left w:val="none" w:sz="0" w:space="0" w:color="auto"/>
            <w:bottom w:val="none" w:sz="0" w:space="0" w:color="auto"/>
            <w:right w:val="none" w:sz="0" w:space="0" w:color="auto"/>
          </w:divBdr>
        </w:div>
      </w:divsChild>
    </w:div>
    <w:div w:id="1821068688">
      <w:bodyDiv w:val="1"/>
      <w:marLeft w:val="0"/>
      <w:marRight w:val="0"/>
      <w:marTop w:val="0"/>
      <w:marBottom w:val="0"/>
      <w:divBdr>
        <w:top w:val="none" w:sz="0" w:space="0" w:color="auto"/>
        <w:left w:val="none" w:sz="0" w:space="0" w:color="auto"/>
        <w:bottom w:val="none" w:sz="0" w:space="0" w:color="auto"/>
        <w:right w:val="none" w:sz="0" w:space="0" w:color="auto"/>
      </w:divBdr>
    </w:div>
    <w:div w:id="1824853900">
      <w:bodyDiv w:val="1"/>
      <w:marLeft w:val="0"/>
      <w:marRight w:val="0"/>
      <w:marTop w:val="0"/>
      <w:marBottom w:val="0"/>
      <w:divBdr>
        <w:top w:val="none" w:sz="0" w:space="0" w:color="auto"/>
        <w:left w:val="none" w:sz="0" w:space="0" w:color="auto"/>
        <w:bottom w:val="none" w:sz="0" w:space="0" w:color="auto"/>
        <w:right w:val="none" w:sz="0" w:space="0" w:color="auto"/>
      </w:divBdr>
      <w:divsChild>
        <w:div w:id="1952279335">
          <w:marLeft w:val="640"/>
          <w:marRight w:val="0"/>
          <w:marTop w:val="0"/>
          <w:marBottom w:val="0"/>
          <w:divBdr>
            <w:top w:val="none" w:sz="0" w:space="0" w:color="auto"/>
            <w:left w:val="none" w:sz="0" w:space="0" w:color="auto"/>
            <w:bottom w:val="none" w:sz="0" w:space="0" w:color="auto"/>
            <w:right w:val="none" w:sz="0" w:space="0" w:color="auto"/>
          </w:divBdr>
        </w:div>
        <w:div w:id="1550914856">
          <w:marLeft w:val="640"/>
          <w:marRight w:val="0"/>
          <w:marTop w:val="0"/>
          <w:marBottom w:val="0"/>
          <w:divBdr>
            <w:top w:val="none" w:sz="0" w:space="0" w:color="auto"/>
            <w:left w:val="none" w:sz="0" w:space="0" w:color="auto"/>
            <w:bottom w:val="none" w:sz="0" w:space="0" w:color="auto"/>
            <w:right w:val="none" w:sz="0" w:space="0" w:color="auto"/>
          </w:divBdr>
        </w:div>
        <w:div w:id="684401151">
          <w:marLeft w:val="640"/>
          <w:marRight w:val="0"/>
          <w:marTop w:val="0"/>
          <w:marBottom w:val="0"/>
          <w:divBdr>
            <w:top w:val="none" w:sz="0" w:space="0" w:color="auto"/>
            <w:left w:val="none" w:sz="0" w:space="0" w:color="auto"/>
            <w:bottom w:val="none" w:sz="0" w:space="0" w:color="auto"/>
            <w:right w:val="none" w:sz="0" w:space="0" w:color="auto"/>
          </w:divBdr>
        </w:div>
        <w:div w:id="874004417">
          <w:marLeft w:val="640"/>
          <w:marRight w:val="0"/>
          <w:marTop w:val="0"/>
          <w:marBottom w:val="0"/>
          <w:divBdr>
            <w:top w:val="none" w:sz="0" w:space="0" w:color="auto"/>
            <w:left w:val="none" w:sz="0" w:space="0" w:color="auto"/>
            <w:bottom w:val="none" w:sz="0" w:space="0" w:color="auto"/>
            <w:right w:val="none" w:sz="0" w:space="0" w:color="auto"/>
          </w:divBdr>
        </w:div>
        <w:div w:id="1469012520">
          <w:marLeft w:val="640"/>
          <w:marRight w:val="0"/>
          <w:marTop w:val="0"/>
          <w:marBottom w:val="0"/>
          <w:divBdr>
            <w:top w:val="none" w:sz="0" w:space="0" w:color="auto"/>
            <w:left w:val="none" w:sz="0" w:space="0" w:color="auto"/>
            <w:bottom w:val="none" w:sz="0" w:space="0" w:color="auto"/>
            <w:right w:val="none" w:sz="0" w:space="0" w:color="auto"/>
          </w:divBdr>
        </w:div>
        <w:div w:id="1246769801">
          <w:marLeft w:val="640"/>
          <w:marRight w:val="0"/>
          <w:marTop w:val="0"/>
          <w:marBottom w:val="0"/>
          <w:divBdr>
            <w:top w:val="none" w:sz="0" w:space="0" w:color="auto"/>
            <w:left w:val="none" w:sz="0" w:space="0" w:color="auto"/>
            <w:bottom w:val="none" w:sz="0" w:space="0" w:color="auto"/>
            <w:right w:val="none" w:sz="0" w:space="0" w:color="auto"/>
          </w:divBdr>
        </w:div>
        <w:div w:id="1062213055">
          <w:marLeft w:val="640"/>
          <w:marRight w:val="0"/>
          <w:marTop w:val="0"/>
          <w:marBottom w:val="0"/>
          <w:divBdr>
            <w:top w:val="none" w:sz="0" w:space="0" w:color="auto"/>
            <w:left w:val="none" w:sz="0" w:space="0" w:color="auto"/>
            <w:bottom w:val="none" w:sz="0" w:space="0" w:color="auto"/>
            <w:right w:val="none" w:sz="0" w:space="0" w:color="auto"/>
          </w:divBdr>
        </w:div>
        <w:div w:id="1071653697">
          <w:marLeft w:val="640"/>
          <w:marRight w:val="0"/>
          <w:marTop w:val="0"/>
          <w:marBottom w:val="0"/>
          <w:divBdr>
            <w:top w:val="none" w:sz="0" w:space="0" w:color="auto"/>
            <w:left w:val="none" w:sz="0" w:space="0" w:color="auto"/>
            <w:bottom w:val="none" w:sz="0" w:space="0" w:color="auto"/>
            <w:right w:val="none" w:sz="0" w:space="0" w:color="auto"/>
          </w:divBdr>
        </w:div>
        <w:div w:id="2068337316">
          <w:marLeft w:val="640"/>
          <w:marRight w:val="0"/>
          <w:marTop w:val="0"/>
          <w:marBottom w:val="0"/>
          <w:divBdr>
            <w:top w:val="none" w:sz="0" w:space="0" w:color="auto"/>
            <w:left w:val="none" w:sz="0" w:space="0" w:color="auto"/>
            <w:bottom w:val="none" w:sz="0" w:space="0" w:color="auto"/>
            <w:right w:val="none" w:sz="0" w:space="0" w:color="auto"/>
          </w:divBdr>
        </w:div>
        <w:div w:id="1973899101">
          <w:marLeft w:val="640"/>
          <w:marRight w:val="0"/>
          <w:marTop w:val="0"/>
          <w:marBottom w:val="0"/>
          <w:divBdr>
            <w:top w:val="none" w:sz="0" w:space="0" w:color="auto"/>
            <w:left w:val="none" w:sz="0" w:space="0" w:color="auto"/>
            <w:bottom w:val="none" w:sz="0" w:space="0" w:color="auto"/>
            <w:right w:val="none" w:sz="0" w:space="0" w:color="auto"/>
          </w:divBdr>
        </w:div>
        <w:div w:id="1238631346">
          <w:marLeft w:val="640"/>
          <w:marRight w:val="0"/>
          <w:marTop w:val="0"/>
          <w:marBottom w:val="0"/>
          <w:divBdr>
            <w:top w:val="none" w:sz="0" w:space="0" w:color="auto"/>
            <w:left w:val="none" w:sz="0" w:space="0" w:color="auto"/>
            <w:bottom w:val="none" w:sz="0" w:space="0" w:color="auto"/>
            <w:right w:val="none" w:sz="0" w:space="0" w:color="auto"/>
          </w:divBdr>
        </w:div>
        <w:div w:id="1221744114">
          <w:marLeft w:val="640"/>
          <w:marRight w:val="0"/>
          <w:marTop w:val="0"/>
          <w:marBottom w:val="0"/>
          <w:divBdr>
            <w:top w:val="none" w:sz="0" w:space="0" w:color="auto"/>
            <w:left w:val="none" w:sz="0" w:space="0" w:color="auto"/>
            <w:bottom w:val="none" w:sz="0" w:space="0" w:color="auto"/>
            <w:right w:val="none" w:sz="0" w:space="0" w:color="auto"/>
          </w:divBdr>
        </w:div>
        <w:div w:id="1310944509">
          <w:marLeft w:val="640"/>
          <w:marRight w:val="0"/>
          <w:marTop w:val="0"/>
          <w:marBottom w:val="0"/>
          <w:divBdr>
            <w:top w:val="none" w:sz="0" w:space="0" w:color="auto"/>
            <w:left w:val="none" w:sz="0" w:space="0" w:color="auto"/>
            <w:bottom w:val="none" w:sz="0" w:space="0" w:color="auto"/>
            <w:right w:val="none" w:sz="0" w:space="0" w:color="auto"/>
          </w:divBdr>
        </w:div>
        <w:div w:id="1377704765">
          <w:marLeft w:val="640"/>
          <w:marRight w:val="0"/>
          <w:marTop w:val="0"/>
          <w:marBottom w:val="0"/>
          <w:divBdr>
            <w:top w:val="none" w:sz="0" w:space="0" w:color="auto"/>
            <w:left w:val="none" w:sz="0" w:space="0" w:color="auto"/>
            <w:bottom w:val="none" w:sz="0" w:space="0" w:color="auto"/>
            <w:right w:val="none" w:sz="0" w:space="0" w:color="auto"/>
          </w:divBdr>
        </w:div>
        <w:div w:id="112410885">
          <w:marLeft w:val="640"/>
          <w:marRight w:val="0"/>
          <w:marTop w:val="0"/>
          <w:marBottom w:val="0"/>
          <w:divBdr>
            <w:top w:val="none" w:sz="0" w:space="0" w:color="auto"/>
            <w:left w:val="none" w:sz="0" w:space="0" w:color="auto"/>
            <w:bottom w:val="none" w:sz="0" w:space="0" w:color="auto"/>
            <w:right w:val="none" w:sz="0" w:space="0" w:color="auto"/>
          </w:divBdr>
        </w:div>
        <w:div w:id="130486691">
          <w:marLeft w:val="640"/>
          <w:marRight w:val="0"/>
          <w:marTop w:val="0"/>
          <w:marBottom w:val="0"/>
          <w:divBdr>
            <w:top w:val="none" w:sz="0" w:space="0" w:color="auto"/>
            <w:left w:val="none" w:sz="0" w:space="0" w:color="auto"/>
            <w:bottom w:val="none" w:sz="0" w:space="0" w:color="auto"/>
            <w:right w:val="none" w:sz="0" w:space="0" w:color="auto"/>
          </w:divBdr>
        </w:div>
        <w:div w:id="649749342">
          <w:marLeft w:val="640"/>
          <w:marRight w:val="0"/>
          <w:marTop w:val="0"/>
          <w:marBottom w:val="0"/>
          <w:divBdr>
            <w:top w:val="none" w:sz="0" w:space="0" w:color="auto"/>
            <w:left w:val="none" w:sz="0" w:space="0" w:color="auto"/>
            <w:bottom w:val="none" w:sz="0" w:space="0" w:color="auto"/>
            <w:right w:val="none" w:sz="0" w:space="0" w:color="auto"/>
          </w:divBdr>
        </w:div>
        <w:div w:id="956986549">
          <w:marLeft w:val="640"/>
          <w:marRight w:val="0"/>
          <w:marTop w:val="0"/>
          <w:marBottom w:val="0"/>
          <w:divBdr>
            <w:top w:val="none" w:sz="0" w:space="0" w:color="auto"/>
            <w:left w:val="none" w:sz="0" w:space="0" w:color="auto"/>
            <w:bottom w:val="none" w:sz="0" w:space="0" w:color="auto"/>
            <w:right w:val="none" w:sz="0" w:space="0" w:color="auto"/>
          </w:divBdr>
        </w:div>
        <w:div w:id="2109419489">
          <w:marLeft w:val="640"/>
          <w:marRight w:val="0"/>
          <w:marTop w:val="0"/>
          <w:marBottom w:val="0"/>
          <w:divBdr>
            <w:top w:val="none" w:sz="0" w:space="0" w:color="auto"/>
            <w:left w:val="none" w:sz="0" w:space="0" w:color="auto"/>
            <w:bottom w:val="none" w:sz="0" w:space="0" w:color="auto"/>
            <w:right w:val="none" w:sz="0" w:space="0" w:color="auto"/>
          </w:divBdr>
        </w:div>
        <w:div w:id="1436169435">
          <w:marLeft w:val="640"/>
          <w:marRight w:val="0"/>
          <w:marTop w:val="0"/>
          <w:marBottom w:val="0"/>
          <w:divBdr>
            <w:top w:val="none" w:sz="0" w:space="0" w:color="auto"/>
            <w:left w:val="none" w:sz="0" w:space="0" w:color="auto"/>
            <w:bottom w:val="none" w:sz="0" w:space="0" w:color="auto"/>
            <w:right w:val="none" w:sz="0" w:space="0" w:color="auto"/>
          </w:divBdr>
        </w:div>
        <w:div w:id="1017192520">
          <w:marLeft w:val="640"/>
          <w:marRight w:val="0"/>
          <w:marTop w:val="0"/>
          <w:marBottom w:val="0"/>
          <w:divBdr>
            <w:top w:val="none" w:sz="0" w:space="0" w:color="auto"/>
            <w:left w:val="none" w:sz="0" w:space="0" w:color="auto"/>
            <w:bottom w:val="none" w:sz="0" w:space="0" w:color="auto"/>
            <w:right w:val="none" w:sz="0" w:space="0" w:color="auto"/>
          </w:divBdr>
        </w:div>
        <w:div w:id="2051874384">
          <w:marLeft w:val="640"/>
          <w:marRight w:val="0"/>
          <w:marTop w:val="0"/>
          <w:marBottom w:val="0"/>
          <w:divBdr>
            <w:top w:val="none" w:sz="0" w:space="0" w:color="auto"/>
            <w:left w:val="none" w:sz="0" w:space="0" w:color="auto"/>
            <w:bottom w:val="none" w:sz="0" w:space="0" w:color="auto"/>
            <w:right w:val="none" w:sz="0" w:space="0" w:color="auto"/>
          </w:divBdr>
        </w:div>
        <w:div w:id="1680883933">
          <w:marLeft w:val="640"/>
          <w:marRight w:val="0"/>
          <w:marTop w:val="0"/>
          <w:marBottom w:val="0"/>
          <w:divBdr>
            <w:top w:val="none" w:sz="0" w:space="0" w:color="auto"/>
            <w:left w:val="none" w:sz="0" w:space="0" w:color="auto"/>
            <w:bottom w:val="none" w:sz="0" w:space="0" w:color="auto"/>
            <w:right w:val="none" w:sz="0" w:space="0" w:color="auto"/>
          </w:divBdr>
        </w:div>
        <w:div w:id="1770000670">
          <w:marLeft w:val="640"/>
          <w:marRight w:val="0"/>
          <w:marTop w:val="0"/>
          <w:marBottom w:val="0"/>
          <w:divBdr>
            <w:top w:val="none" w:sz="0" w:space="0" w:color="auto"/>
            <w:left w:val="none" w:sz="0" w:space="0" w:color="auto"/>
            <w:bottom w:val="none" w:sz="0" w:space="0" w:color="auto"/>
            <w:right w:val="none" w:sz="0" w:space="0" w:color="auto"/>
          </w:divBdr>
        </w:div>
        <w:div w:id="1185628875">
          <w:marLeft w:val="640"/>
          <w:marRight w:val="0"/>
          <w:marTop w:val="0"/>
          <w:marBottom w:val="0"/>
          <w:divBdr>
            <w:top w:val="none" w:sz="0" w:space="0" w:color="auto"/>
            <w:left w:val="none" w:sz="0" w:space="0" w:color="auto"/>
            <w:bottom w:val="none" w:sz="0" w:space="0" w:color="auto"/>
            <w:right w:val="none" w:sz="0" w:space="0" w:color="auto"/>
          </w:divBdr>
        </w:div>
        <w:div w:id="162550910">
          <w:marLeft w:val="640"/>
          <w:marRight w:val="0"/>
          <w:marTop w:val="0"/>
          <w:marBottom w:val="0"/>
          <w:divBdr>
            <w:top w:val="none" w:sz="0" w:space="0" w:color="auto"/>
            <w:left w:val="none" w:sz="0" w:space="0" w:color="auto"/>
            <w:bottom w:val="none" w:sz="0" w:space="0" w:color="auto"/>
            <w:right w:val="none" w:sz="0" w:space="0" w:color="auto"/>
          </w:divBdr>
        </w:div>
        <w:div w:id="383872361">
          <w:marLeft w:val="640"/>
          <w:marRight w:val="0"/>
          <w:marTop w:val="0"/>
          <w:marBottom w:val="0"/>
          <w:divBdr>
            <w:top w:val="none" w:sz="0" w:space="0" w:color="auto"/>
            <w:left w:val="none" w:sz="0" w:space="0" w:color="auto"/>
            <w:bottom w:val="none" w:sz="0" w:space="0" w:color="auto"/>
            <w:right w:val="none" w:sz="0" w:space="0" w:color="auto"/>
          </w:divBdr>
        </w:div>
        <w:div w:id="2111119266">
          <w:marLeft w:val="640"/>
          <w:marRight w:val="0"/>
          <w:marTop w:val="0"/>
          <w:marBottom w:val="0"/>
          <w:divBdr>
            <w:top w:val="none" w:sz="0" w:space="0" w:color="auto"/>
            <w:left w:val="none" w:sz="0" w:space="0" w:color="auto"/>
            <w:bottom w:val="none" w:sz="0" w:space="0" w:color="auto"/>
            <w:right w:val="none" w:sz="0" w:space="0" w:color="auto"/>
          </w:divBdr>
        </w:div>
        <w:div w:id="454907542">
          <w:marLeft w:val="640"/>
          <w:marRight w:val="0"/>
          <w:marTop w:val="0"/>
          <w:marBottom w:val="0"/>
          <w:divBdr>
            <w:top w:val="none" w:sz="0" w:space="0" w:color="auto"/>
            <w:left w:val="none" w:sz="0" w:space="0" w:color="auto"/>
            <w:bottom w:val="none" w:sz="0" w:space="0" w:color="auto"/>
            <w:right w:val="none" w:sz="0" w:space="0" w:color="auto"/>
          </w:divBdr>
        </w:div>
        <w:div w:id="1277564884">
          <w:marLeft w:val="640"/>
          <w:marRight w:val="0"/>
          <w:marTop w:val="0"/>
          <w:marBottom w:val="0"/>
          <w:divBdr>
            <w:top w:val="none" w:sz="0" w:space="0" w:color="auto"/>
            <w:left w:val="none" w:sz="0" w:space="0" w:color="auto"/>
            <w:bottom w:val="none" w:sz="0" w:space="0" w:color="auto"/>
            <w:right w:val="none" w:sz="0" w:space="0" w:color="auto"/>
          </w:divBdr>
        </w:div>
        <w:div w:id="546067975">
          <w:marLeft w:val="640"/>
          <w:marRight w:val="0"/>
          <w:marTop w:val="0"/>
          <w:marBottom w:val="0"/>
          <w:divBdr>
            <w:top w:val="none" w:sz="0" w:space="0" w:color="auto"/>
            <w:left w:val="none" w:sz="0" w:space="0" w:color="auto"/>
            <w:bottom w:val="none" w:sz="0" w:space="0" w:color="auto"/>
            <w:right w:val="none" w:sz="0" w:space="0" w:color="auto"/>
          </w:divBdr>
        </w:div>
        <w:div w:id="1833175927">
          <w:marLeft w:val="640"/>
          <w:marRight w:val="0"/>
          <w:marTop w:val="0"/>
          <w:marBottom w:val="0"/>
          <w:divBdr>
            <w:top w:val="none" w:sz="0" w:space="0" w:color="auto"/>
            <w:left w:val="none" w:sz="0" w:space="0" w:color="auto"/>
            <w:bottom w:val="none" w:sz="0" w:space="0" w:color="auto"/>
            <w:right w:val="none" w:sz="0" w:space="0" w:color="auto"/>
          </w:divBdr>
        </w:div>
        <w:div w:id="1877503892">
          <w:marLeft w:val="640"/>
          <w:marRight w:val="0"/>
          <w:marTop w:val="0"/>
          <w:marBottom w:val="0"/>
          <w:divBdr>
            <w:top w:val="none" w:sz="0" w:space="0" w:color="auto"/>
            <w:left w:val="none" w:sz="0" w:space="0" w:color="auto"/>
            <w:bottom w:val="none" w:sz="0" w:space="0" w:color="auto"/>
            <w:right w:val="none" w:sz="0" w:space="0" w:color="auto"/>
          </w:divBdr>
        </w:div>
        <w:div w:id="594167899">
          <w:marLeft w:val="640"/>
          <w:marRight w:val="0"/>
          <w:marTop w:val="0"/>
          <w:marBottom w:val="0"/>
          <w:divBdr>
            <w:top w:val="none" w:sz="0" w:space="0" w:color="auto"/>
            <w:left w:val="none" w:sz="0" w:space="0" w:color="auto"/>
            <w:bottom w:val="none" w:sz="0" w:space="0" w:color="auto"/>
            <w:right w:val="none" w:sz="0" w:space="0" w:color="auto"/>
          </w:divBdr>
        </w:div>
        <w:div w:id="1495297936">
          <w:marLeft w:val="640"/>
          <w:marRight w:val="0"/>
          <w:marTop w:val="0"/>
          <w:marBottom w:val="0"/>
          <w:divBdr>
            <w:top w:val="none" w:sz="0" w:space="0" w:color="auto"/>
            <w:left w:val="none" w:sz="0" w:space="0" w:color="auto"/>
            <w:bottom w:val="none" w:sz="0" w:space="0" w:color="auto"/>
            <w:right w:val="none" w:sz="0" w:space="0" w:color="auto"/>
          </w:divBdr>
        </w:div>
        <w:div w:id="433400628">
          <w:marLeft w:val="640"/>
          <w:marRight w:val="0"/>
          <w:marTop w:val="0"/>
          <w:marBottom w:val="0"/>
          <w:divBdr>
            <w:top w:val="none" w:sz="0" w:space="0" w:color="auto"/>
            <w:left w:val="none" w:sz="0" w:space="0" w:color="auto"/>
            <w:bottom w:val="none" w:sz="0" w:space="0" w:color="auto"/>
            <w:right w:val="none" w:sz="0" w:space="0" w:color="auto"/>
          </w:divBdr>
        </w:div>
        <w:div w:id="81873044">
          <w:marLeft w:val="640"/>
          <w:marRight w:val="0"/>
          <w:marTop w:val="0"/>
          <w:marBottom w:val="0"/>
          <w:divBdr>
            <w:top w:val="none" w:sz="0" w:space="0" w:color="auto"/>
            <w:left w:val="none" w:sz="0" w:space="0" w:color="auto"/>
            <w:bottom w:val="none" w:sz="0" w:space="0" w:color="auto"/>
            <w:right w:val="none" w:sz="0" w:space="0" w:color="auto"/>
          </w:divBdr>
        </w:div>
        <w:div w:id="1746801110">
          <w:marLeft w:val="640"/>
          <w:marRight w:val="0"/>
          <w:marTop w:val="0"/>
          <w:marBottom w:val="0"/>
          <w:divBdr>
            <w:top w:val="none" w:sz="0" w:space="0" w:color="auto"/>
            <w:left w:val="none" w:sz="0" w:space="0" w:color="auto"/>
            <w:bottom w:val="none" w:sz="0" w:space="0" w:color="auto"/>
            <w:right w:val="none" w:sz="0" w:space="0" w:color="auto"/>
          </w:divBdr>
        </w:div>
        <w:div w:id="1265110500">
          <w:marLeft w:val="640"/>
          <w:marRight w:val="0"/>
          <w:marTop w:val="0"/>
          <w:marBottom w:val="0"/>
          <w:divBdr>
            <w:top w:val="none" w:sz="0" w:space="0" w:color="auto"/>
            <w:left w:val="none" w:sz="0" w:space="0" w:color="auto"/>
            <w:bottom w:val="none" w:sz="0" w:space="0" w:color="auto"/>
            <w:right w:val="none" w:sz="0" w:space="0" w:color="auto"/>
          </w:divBdr>
        </w:div>
        <w:div w:id="1630672399">
          <w:marLeft w:val="640"/>
          <w:marRight w:val="0"/>
          <w:marTop w:val="0"/>
          <w:marBottom w:val="0"/>
          <w:divBdr>
            <w:top w:val="none" w:sz="0" w:space="0" w:color="auto"/>
            <w:left w:val="none" w:sz="0" w:space="0" w:color="auto"/>
            <w:bottom w:val="none" w:sz="0" w:space="0" w:color="auto"/>
            <w:right w:val="none" w:sz="0" w:space="0" w:color="auto"/>
          </w:divBdr>
        </w:div>
        <w:div w:id="1133327701">
          <w:marLeft w:val="640"/>
          <w:marRight w:val="0"/>
          <w:marTop w:val="0"/>
          <w:marBottom w:val="0"/>
          <w:divBdr>
            <w:top w:val="none" w:sz="0" w:space="0" w:color="auto"/>
            <w:left w:val="none" w:sz="0" w:space="0" w:color="auto"/>
            <w:bottom w:val="none" w:sz="0" w:space="0" w:color="auto"/>
            <w:right w:val="none" w:sz="0" w:space="0" w:color="auto"/>
          </w:divBdr>
        </w:div>
        <w:div w:id="558788609">
          <w:marLeft w:val="640"/>
          <w:marRight w:val="0"/>
          <w:marTop w:val="0"/>
          <w:marBottom w:val="0"/>
          <w:divBdr>
            <w:top w:val="none" w:sz="0" w:space="0" w:color="auto"/>
            <w:left w:val="none" w:sz="0" w:space="0" w:color="auto"/>
            <w:bottom w:val="none" w:sz="0" w:space="0" w:color="auto"/>
            <w:right w:val="none" w:sz="0" w:space="0" w:color="auto"/>
          </w:divBdr>
        </w:div>
        <w:div w:id="187379345">
          <w:marLeft w:val="640"/>
          <w:marRight w:val="0"/>
          <w:marTop w:val="0"/>
          <w:marBottom w:val="0"/>
          <w:divBdr>
            <w:top w:val="none" w:sz="0" w:space="0" w:color="auto"/>
            <w:left w:val="none" w:sz="0" w:space="0" w:color="auto"/>
            <w:bottom w:val="none" w:sz="0" w:space="0" w:color="auto"/>
            <w:right w:val="none" w:sz="0" w:space="0" w:color="auto"/>
          </w:divBdr>
        </w:div>
        <w:div w:id="2139108196">
          <w:marLeft w:val="640"/>
          <w:marRight w:val="0"/>
          <w:marTop w:val="0"/>
          <w:marBottom w:val="0"/>
          <w:divBdr>
            <w:top w:val="none" w:sz="0" w:space="0" w:color="auto"/>
            <w:left w:val="none" w:sz="0" w:space="0" w:color="auto"/>
            <w:bottom w:val="none" w:sz="0" w:space="0" w:color="auto"/>
            <w:right w:val="none" w:sz="0" w:space="0" w:color="auto"/>
          </w:divBdr>
        </w:div>
        <w:div w:id="133911638">
          <w:marLeft w:val="640"/>
          <w:marRight w:val="0"/>
          <w:marTop w:val="0"/>
          <w:marBottom w:val="0"/>
          <w:divBdr>
            <w:top w:val="none" w:sz="0" w:space="0" w:color="auto"/>
            <w:left w:val="none" w:sz="0" w:space="0" w:color="auto"/>
            <w:bottom w:val="none" w:sz="0" w:space="0" w:color="auto"/>
            <w:right w:val="none" w:sz="0" w:space="0" w:color="auto"/>
          </w:divBdr>
        </w:div>
        <w:div w:id="6711925">
          <w:marLeft w:val="640"/>
          <w:marRight w:val="0"/>
          <w:marTop w:val="0"/>
          <w:marBottom w:val="0"/>
          <w:divBdr>
            <w:top w:val="none" w:sz="0" w:space="0" w:color="auto"/>
            <w:left w:val="none" w:sz="0" w:space="0" w:color="auto"/>
            <w:bottom w:val="none" w:sz="0" w:space="0" w:color="auto"/>
            <w:right w:val="none" w:sz="0" w:space="0" w:color="auto"/>
          </w:divBdr>
        </w:div>
        <w:div w:id="909850516">
          <w:marLeft w:val="640"/>
          <w:marRight w:val="0"/>
          <w:marTop w:val="0"/>
          <w:marBottom w:val="0"/>
          <w:divBdr>
            <w:top w:val="none" w:sz="0" w:space="0" w:color="auto"/>
            <w:left w:val="none" w:sz="0" w:space="0" w:color="auto"/>
            <w:bottom w:val="none" w:sz="0" w:space="0" w:color="auto"/>
            <w:right w:val="none" w:sz="0" w:space="0" w:color="auto"/>
          </w:divBdr>
        </w:div>
        <w:div w:id="1386224392">
          <w:marLeft w:val="640"/>
          <w:marRight w:val="0"/>
          <w:marTop w:val="0"/>
          <w:marBottom w:val="0"/>
          <w:divBdr>
            <w:top w:val="none" w:sz="0" w:space="0" w:color="auto"/>
            <w:left w:val="none" w:sz="0" w:space="0" w:color="auto"/>
            <w:bottom w:val="none" w:sz="0" w:space="0" w:color="auto"/>
            <w:right w:val="none" w:sz="0" w:space="0" w:color="auto"/>
          </w:divBdr>
        </w:div>
        <w:div w:id="596256547">
          <w:marLeft w:val="640"/>
          <w:marRight w:val="0"/>
          <w:marTop w:val="0"/>
          <w:marBottom w:val="0"/>
          <w:divBdr>
            <w:top w:val="none" w:sz="0" w:space="0" w:color="auto"/>
            <w:left w:val="none" w:sz="0" w:space="0" w:color="auto"/>
            <w:bottom w:val="none" w:sz="0" w:space="0" w:color="auto"/>
            <w:right w:val="none" w:sz="0" w:space="0" w:color="auto"/>
          </w:divBdr>
        </w:div>
        <w:div w:id="2103986078">
          <w:marLeft w:val="640"/>
          <w:marRight w:val="0"/>
          <w:marTop w:val="0"/>
          <w:marBottom w:val="0"/>
          <w:divBdr>
            <w:top w:val="none" w:sz="0" w:space="0" w:color="auto"/>
            <w:left w:val="none" w:sz="0" w:space="0" w:color="auto"/>
            <w:bottom w:val="none" w:sz="0" w:space="0" w:color="auto"/>
            <w:right w:val="none" w:sz="0" w:space="0" w:color="auto"/>
          </w:divBdr>
        </w:div>
        <w:div w:id="537468699">
          <w:marLeft w:val="640"/>
          <w:marRight w:val="0"/>
          <w:marTop w:val="0"/>
          <w:marBottom w:val="0"/>
          <w:divBdr>
            <w:top w:val="none" w:sz="0" w:space="0" w:color="auto"/>
            <w:left w:val="none" w:sz="0" w:space="0" w:color="auto"/>
            <w:bottom w:val="none" w:sz="0" w:space="0" w:color="auto"/>
            <w:right w:val="none" w:sz="0" w:space="0" w:color="auto"/>
          </w:divBdr>
        </w:div>
        <w:div w:id="1435398357">
          <w:marLeft w:val="640"/>
          <w:marRight w:val="0"/>
          <w:marTop w:val="0"/>
          <w:marBottom w:val="0"/>
          <w:divBdr>
            <w:top w:val="none" w:sz="0" w:space="0" w:color="auto"/>
            <w:left w:val="none" w:sz="0" w:space="0" w:color="auto"/>
            <w:bottom w:val="none" w:sz="0" w:space="0" w:color="auto"/>
            <w:right w:val="none" w:sz="0" w:space="0" w:color="auto"/>
          </w:divBdr>
        </w:div>
        <w:div w:id="1269117296">
          <w:marLeft w:val="640"/>
          <w:marRight w:val="0"/>
          <w:marTop w:val="0"/>
          <w:marBottom w:val="0"/>
          <w:divBdr>
            <w:top w:val="none" w:sz="0" w:space="0" w:color="auto"/>
            <w:left w:val="none" w:sz="0" w:space="0" w:color="auto"/>
            <w:bottom w:val="none" w:sz="0" w:space="0" w:color="auto"/>
            <w:right w:val="none" w:sz="0" w:space="0" w:color="auto"/>
          </w:divBdr>
        </w:div>
        <w:div w:id="436603280">
          <w:marLeft w:val="640"/>
          <w:marRight w:val="0"/>
          <w:marTop w:val="0"/>
          <w:marBottom w:val="0"/>
          <w:divBdr>
            <w:top w:val="none" w:sz="0" w:space="0" w:color="auto"/>
            <w:left w:val="none" w:sz="0" w:space="0" w:color="auto"/>
            <w:bottom w:val="none" w:sz="0" w:space="0" w:color="auto"/>
            <w:right w:val="none" w:sz="0" w:space="0" w:color="auto"/>
          </w:divBdr>
        </w:div>
        <w:div w:id="1563445969">
          <w:marLeft w:val="640"/>
          <w:marRight w:val="0"/>
          <w:marTop w:val="0"/>
          <w:marBottom w:val="0"/>
          <w:divBdr>
            <w:top w:val="none" w:sz="0" w:space="0" w:color="auto"/>
            <w:left w:val="none" w:sz="0" w:space="0" w:color="auto"/>
            <w:bottom w:val="none" w:sz="0" w:space="0" w:color="auto"/>
            <w:right w:val="none" w:sz="0" w:space="0" w:color="auto"/>
          </w:divBdr>
        </w:div>
        <w:div w:id="1594438856">
          <w:marLeft w:val="640"/>
          <w:marRight w:val="0"/>
          <w:marTop w:val="0"/>
          <w:marBottom w:val="0"/>
          <w:divBdr>
            <w:top w:val="none" w:sz="0" w:space="0" w:color="auto"/>
            <w:left w:val="none" w:sz="0" w:space="0" w:color="auto"/>
            <w:bottom w:val="none" w:sz="0" w:space="0" w:color="auto"/>
            <w:right w:val="none" w:sz="0" w:space="0" w:color="auto"/>
          </w:divBdr>
        </w:div>
        <w:div w:id="1947736463">
          <w:marLeft w:val="640"/>
          <w:marRight w:val="0"/>
          <w:marTop w:val="0"/>
          <w:marBottom w:val="0"/>
          <w:divBdr>
            <w:top w:val="none" w:sz="0" w:space="0" w:color="auto"/>
            <w:left w:val="none" w:sz="0" w:space="0" w:color="auto"/>
            <w:bottom w:val="none" w:sz="0" w:space="0" w:color="auto"/>
            <w:right w:val="none" w:sz="0" w:space="0" w:color="auto"/>
          </w:divBdr>
        </w:div>
        <w:div w:id="228927074">
          <w:marLeft w:val="640"/>
          <w:marRight w:val="0"/>
          <w:marTop w:val="0"/>
          <w:marBottom w:val="0"/>
          <w:divBdr>
            <w:top w:val="none" w:sz="0" w:space="0" w:color="auto"/>
            <w:left w:val="none" w:sz="0" w:space="0" w:color="auto"/>
            <w:bottom w:val="none" w:sz="0" w:space="0" w:color="auto"/>
            <w:right w:val="none" w:sz="0" w:space="0" w:color="auto"/>
          </w:divBdr>
        </w:div>
        <w:div w:id="579560335">
          <w:marLeft w:val="640"/>
          <w:marRight w:val="0"/>
          <w:marTop w:val="0"/>
          <w:marBottom w:val="0"/>
          <w:divBdr>
            <w:top w:val="none" w:sz="0" w:space="0" w:color="auto"/>
            <w:left w:val="none" w:sz="0" w:space="0" w:color="auto"/>
            <w:bottom w:val="none" w:sz="0" w:space="0" w:color="auto"/>
            <w:right w:val="none" w:sz="0" w:space="0" w:color="auto"/>
          </w:divBdr>
        </w:div>
        <w:div w:id="2129663711">
          <w:marLeft w:val="640"/>
          <w:marRight w:val="0"/>
          <w:marTop w:val="0"/>
          <w:marBottom w:val="0"/>
          <w:divBdr>
            <w:top w:val="none" w:sz="0" w:space="0" w:color="auto"/>
            <w:left w:val="none" w:sz="0" w:space="0" w:color="auto"/>
            <w:bottom w:val="none" w:sz="0" w:space="0" w:color="auto"/>
            <w:right w:val="none" w:sz="0" w:space="0" w:color="auto"/>
          </w:divBdr>
        </w:div>
        <w:div w:id="2064791407">
          <w:marLeft w:val="640"/>
          <w:marRight w:val="0"/>
          <w:marTop w:val="0"/>
          <w:marBottom w:val="0"/>
          <w:divBdr>
            <w:top w:val="none" w:sz="0" w:space="0" w:color="auto"/>
            <w:left w:val="none" w:sz="0" w:space="0" w:color="auto"/>
            <w:bottom w:val="none" w:sz="0" w:space="0" w:color="auto"/>
            <w:right w:val="none" w:sz="0" w:space="0" w:color="auto"/>
          </w:divBdr>
        </w:div>
        <w:div w:id="1078753218">
          <w:marLeft w:val="640"/>
          <w:marRight w:val="0"/>
          <w:marTop w:val="0"/>
          <w:marBottom w:val="0"/>
          <w:divBdr>
            <w:top w:val="none" w:sz="0" w:space="0" w:color="auto"/>
            <w:left w:val="none" w:sz="0" w:space="0" w:color="auto"/>
            <w:bottom w:val="none" w:sz="0" w:space="0" w:color="auto"/>
            <w:right w:val="none" w:sz="0" w:space="0" w:color="auto"/>
          </w:divBdr>
        </w:div>
        <w:div w:id="1898739872">
          <w:marLeft w:val="640"/>
          <w:marRight w:val="0"/>
          <w:marTop w:val="0"/>
          <w:marBottom w:val="0"/>
          <w:divBdr>
            <w:top w:val="none" w:sz="0" w:space="0" w:color="auto"/>
            <w:left w:val="none" w:sz="0" w:space="0" w:color="auto"/>
            <w:bottom w:val="none" w:sz="0" w:space="0" w:color="auto"/>
            <w:right w:val="none" w:sz="0" w:space="0" w:color="auto"/>
          </w:divBdr>
        </w:div>
        <w:div w:id="1201624030">
          <w:marLeft w:val="640"/>
          <w:marRight w:val="0"/>
          <w:marTop w:val="0"/>
          <w:marBottom w:val="0"/>
          <w:divBdr>
            <w:top w:val="none" w:sz="0" w:space="0" w:color="auto"/>
            <w:left w:val="none" w:sz="0" w:space="0" w:color="auto"/>
            <w:bottom w:val="none" w:sz="0" w:space="0" w:color="auto"/>
            <w:right w:val="none" w:sz="0" w:space="0" w:color="auto"/>
          </w:divBdr>
        </w:div>
        <w:div w:id="2068453885">
          <w:marLeft w:val="640"/>
          <w:marRight w:val="0"/>
          <w:marTop w:val="0"/>
          <w:marBottom w:val="0"/>
          <w:divBdr>
            <w:top w:val="none" w:sz="0" w:space="0" w:color="auto"/>
            <w:left w:val="none" w:sz="0" w:space="0" w:color="auto"/>
            <w:bottom w:val="none" w:sz="0" w:space="0" w:color="auto"/>
            <w:right w:val="none" w:sz="0" w:space="0" w:color="auto"/>
          </w:divBdr>
        </w:div>
        <w:div w:id="469791370">
          <w:marLeft w:val="640"/>
          <w:marRight w:val="0"/>
          <w:marTop w:val="0"/>
          <w:marBottom w:val="0"/>
          <w:divBdr>
            <w:top w:val="none" w:sz="0" w:space="0" w:color="auto"/>
            <w:left w:val="none" w:sz="0" w:space="0" w:color="auto"/>
            <w:bottom w:val="none" w:sz="0" w:space="0" w:color="auto"/>
            <w:right w:val="none" w:sz="0" w:space="0" w:color="auto"/>
          </w:divBdr>
        </w:div>
        <w:div w:id="1300577718">
          <w:marLeft w:val="640"/>
          <w:marRight w:val="0"/>
          <w:marTop w:val="0"/>
          <w:marBottom w:val="0"/>
          <w:divBdr>
            <w:top w:val="none" w:sz="0" w:space="0" w:color="auto"/>
            <w:left w:val="none" w:sz="0" w:space="0" w:color="auto"/>
            <w:bottom w:val="none" w:sz="0" w:space="0" w:color="auto"/>
            <w:right w:val="none" w:sz="0" w:space="0" w:color="auto"/>
          </w:divBdr>
        </w:div>
        <w:div w:id="191693381">
          <w:marLeft w:val="640"/>
          <w:marRight w:val="0"/>
          <w:marTop w:val="0"/>
          <w:marBottom w:val="0"/>
          <w:divBdr>
            <w:top w:val="none" w:sz="0" w:space="0" w:color="auto"/>
            <w:left w:val="none" w:sz="0" w:space="0" w:color="auto"/>
            <w:bottom w:val="none" w:sz="0" w:space="0" w:color="auto"/>
            <w:right w:val="none" w:sz="0" w:space="0" w:color="auto"/>
          </w:divBdr>
        </w:div>
        <w:div w:id="662664342">
          <w:marLeft w:val="640"/>
          <w:marRight w:val="0"/>
          <w:marTop w:val="0"/>
          <w:marBottom w:val="0"/>
          <w:divBdr>
            <w:top w:val="none" w:sz="0" w:space="0" w:color="auto"/>
            <w:left w:val="none" w:sz="0" w:space="0" w:color="auto"/>
            <w:bottom w:val="none" w:sz="0" w:space="0" w:color="auto"/>
            <w:right w:val="none" w:sz="0" w:space="0" w:color="auto"/>
          </w:divBdr>
        </w:div>
        <w:div w:id="1198815689">
          <w:marLeft w:val="640"/>
          <w:marRight w:val="0"/>
          <w:marTop w:val="0"/>
          <w:marBottom w:val="0"/>
          <w:divBdr>
            <w:top w:val="none" w:sz="0" w:space="0" w:color="auto"/>
            <w:left w:val="none" w:sz="0" w:space="0" w:color="auto"/>
            <w:bottom w:val="none" w:sz="0" w:space="0" w:color="auto"/>
            <w:right w:val="none" w:sz="0" w:space="0" w:color="auto"/>
          </w:divBdr>
        </w:div>
        <w:div w:id="862130735">
          <w:marLeft w:val="640"/>
          <w:marRight w:val="0"/>
          <w:marTop w:val="0"/>
          <w:marBottom w:val="0"/>
          <w:divBdr>
            <w:top w:val="none" w:sz="0" w:space="0" w:color="auto"/>
            <w:left w:val="none" w:sz="0" w:space="0" w:color="auto"/>
            <w:bottom w:val="none" w:sz="0" w:space="0" w:color="auto"/>
            <w:right w:val="none" w:sz="0" w:space="0" w:color="auto"/>
          </w:divBdr>
        </w:div>
        <w:div w:id="380323143">
          <w:marLeft w:val="640"/>
          <w:marRight w:val="0"/>
          <w:marTop w:val="0"/>
          <w:marBottom w:val="0"/>
          <w:divBdr>
            <w:top w:val="none" w:sz="0" w:space="0" w:color="auto"/>
            <w:left w:val="none" w:sz="0" w:space="0" w:color="auto"/>
            <w:bottom w:val="none" w:sz="0" w:space="0" w:color="auto"/>
            <w:right w:val="none" w:sz="0" w:space="0" w:color="auto"/>
          </w:divBdr>
        </w:div>
        <w:div w:id="1342514235">
          <w:marLeft w:val="640"/>
          <w:marRight w:val="0"/>
          <w:marTop w:val="0"/>
          <w:marBottom w:val="0"/>
          <w:divBdr>
            <w:top w:val="none" w:sz="0" w:space="0" w:color="auto"/>
            <w:left w:val="none" w:sz="0" w:space="0" w:color="auto"/>
            <w:bottom w:val="none" w:sz="0" w:space="0" w:color="auto"/>
            <w:right w:val="none" w:sz="0" w:space="0" w:color="auto"/>
          </w:divBdr>
        </w:div>
        <w:div w:id="2087143757">
          <w:marLeft w:val="640"/>
          <w:marRight w:val="0"/>
          <w:marTop w:val="0"/>
          <w:marBottom w:val="0"/>
          <w:divBdr>
            <w:top w:val="none" w:sz="0" w:space="0" w:color="auto"/>
            <w:left w:val="none" w:sz="0" w:space="0" w:color="auto"/>
            <w:bottom w:val="none" w:sz="0" w:space="0" w:color="auto"/>
            <w:right w:val="none" w:sz="0" w:space="0" w:color="auto"/>
          </w:divBdr>
        </w:div>
        <w:div w:id="862521088">
          <w:marLeft w:val="640"/>
          <w:marRight w:val="0"/>
          <w:marTop w:val="0"/>
          <w:marBottom w:val="0"/>
          <w:divBdr>
            <w:top w:val="none" w:sz="0" w:space="0" w:color="auto"/>
            <w:left w:val="none" w:sz="0" w:space="0" w:color="auto"/>
            <w:bottom w:val="none" w:sz="0" w:space="0" w:color="auto"/>
            <w:right w:val="none" w:sz="0" w:space="0" w:color="auto"/>
          </w:divBdr>
        </w:div>
        <w:div w:id="612857333">
          <w:marLeft w:val="640"/>
          <w:marRight w:val="0"/>
          <w:marTop w:val="0"/>
          <w:marBottom w:val="0"/>
          <w:divBdr>
            <w:top w:val="none" w:sz="0" w:space="0" w:color="auto"/>
            <w:left w:val="none" w:sz="0" w:space="0" w:color="auto"/>
            <w:bottom w:val="none" w:sz="0" w:space="0" w:color="auto"/>
            <w:right w:val="none" w:sz="0" w:space="0" w:color="auto"/>
          </w:divBdr>
        </w:div>
        <w:div w:id="1854956735">
          <w:marLeft w:val="640"/>
          <w:marRight w:val="0"/>
          <w:marTop w:val="0"/>
          <w:marBottom w:val="0"/>
          <w:divBdr>
            <w:top w:val="none" w:sz="0" w:space="0" w:color="auto"/>
            <w:left w:val="none" w:sz="0" w:space="0" w:color="auto"/>
            <w:bottom w:val="none" w:sz="0" w:space="0" w:color="auto"/>
            <w:right w:val="none" w:sz="0" w:space="0" w:color="auto"/>
          </w:divBdr>
        </w:div>
        <w:div w:id="597754434">
          <w:marLeft w:val="640"/>
          <w:marRight w:val="0"/>
          <w:marTop w:val="0"/>
          <w:marBottom w:val="0"/>
          <w:divBdr>
            <w:top w:val="none" w:sz="0" w:space="0" w:color="auto"/>
            <w:left w:val="none" w:sz="0" w:space="0" w:color="auto"/>
            <w:bottom w:val="none" w:sz="0" w:space="0" w:color="auto"/>
            <w:right w:val="none" w:sz="0" w:space="0" w:color="auto"/>
          </w:divBdr>
        </w:div>
        <w:div w:id="719325702">
          <w:marLeft w:val="640"/>
          <w:marRight w:val="0"/>
          <w:marTop w:val="0"/>
          <w:marBottom w:val="0"/>
          <w:divBdr>
            <w:top w:val="none" w:sz="0" w:space="0" w:color="auto"/>
            <w:left w:val="none" w:sz="0" w:space="0" w:color="auto"/>
            <w:bottom w:val="none" w:sz="0" w:space="0" w:color="auto"/>
            <w:right w:val="none" w:sz="0" w:space="0" w:color="auto"/>
          </w:divBdr>
        </w:div>
        <w:div w:id="367264884">
          <w:marLeft w:val="640"/>
          <w:marRight w:val="0"/>
          <w:marTop w:val="0"/>
          <w:marBottom w:val="0"/>
          <w:divBdr>
            <w:top w:val="none" w:sz="0" w:space="0" w:color="auto"/>
            <w:left w:val="none" w:sz="0" w:space="0" w:color="auto"/>
            <w:bottom w:val="none" w:sz="0" w:space="0" w:color="auto"/>
            <w:right w:val="none" w:sz="0" w:space="0" w:color="auto"/>
          </w:divBdr>
        </w:div>
        <w:div w:id="1854764106">
          <w:marLeft w:val="640"/>
          <w:marRight w:val="0"/>
          <w:marTop w:val="0"/>
          <w:marBottom w:val="0"/>
          <w:divBdr>
            <w:top w:val="none" w:sz="0" w:space="0" w:color="auto"/>
            <w:left w:val="none" w:sz="0" w:space="0" w:color="auto"/>
            <w:bottom w:val="none" w:sz="0" w:space="0" w:color="auto"/>
            <w:right w:val="none" w:sz="0" w:space="0" w:color="auto"/>
          </w:divBdr>
        </w:div>
        <w:div w:id="1789547661">
          <w:marLeft w:val="640"/>
          <w:marRight w:val="0"/>
          <w:marTop w:val="0"/>
          <w:marBottom w:val="0"/>
          <w:divBdr>
            <w:top w:val="none" w:sz="0" w:space="0" w:color="auto"/>
            <w:left w:val="none" w:sz="0" w:space="0" w:color="auto"/>
            <w:bottom w:val="none" w:sz="0" w:space="0" w:color="auto"/>
            <w:right w:val="none" w:sz="0" w:space="0" w:color="auto"/>
          </w:divBdr>
        </w:div>
        <w:div w:id="903375480">
          <w:marLeft w:val="640"/>
          <w:marRight w:val="0"/>
          <w:marTop w:val="0"/>
          <w:marBottom w:val="0"/>
          <w:divBdr>
            <w:top w:val="none" w:sz="0" w:space="0" w:color="auto"/>
            <w:left w:val="none" w:sz="0" w:space="0" w:color="auto"/>
            <w:bottom w:val="none" w:sz="0" w:space="0" w:color="auto"/>
            <w:right w:val="none" w:sz="0" w:space="0" w:color="auto"/>
          </w:divBdr>
        </w:div>
        <w:div w:id="888417366">
          <w:marLeft w:val="640"/>
          <w:marRight w:val="0"/>
          <w:marTop w:val="0"/>
          <w:marBottom w:val="0"/>
          <w:divBdr>
            <w:top w:val="none" w:sz="0" w:space="0" w:color="auto"/>
            <w:left w:val="none" w:sz="0" w:space="0" w:color="auto"/>
            <w:bottom w:val="none" w:sz="0" w:space="0" w:color="auto"/>
            <w:right w:val="none" w:sz="0" w:space="0" w:color="auto"/>
          </w:divBdr>
        </w:div>
        <w:div w:id="1833597412">
          <w:marLeft w:val="640"/>
          <w:marRight w:val="0"/>
          <w:marTop w:val="0"/>
          <w:marBottom w:val="0"/>
          <w:divBdr>
            <w:top w:val="none" w:sz="0" w:space="0" w:color="auto"/>
            <w:left w:val="none" w:sz="0" w:space="0" w:color="auto"/>
            <w:bottom w:val="none" w:sz="0" w:space="0" w:color="auto"/>
            <w:right w:val="none" w:sz="0" w:space="0" w:color="auto"/>
          </w:divBdr>
        </w:div>
        <w:div w:id="1447037657">
          <w:marLeft w:val="640"/>
          <w:marRight w:val="0"/>
          <w:marTop w:val="0"/>
          <w:marBottom w:val="0"/>
          <w:divBdr>
            <w:top w:val="none" w:sz="0" w:space="0" w:color="auto"/>
            <w:left w:val="none" w:sz="0" w:space="0" w:color="auto"/>
            <w:bottom w:val="none" w:sz="0" w:space="0" w:color="auto"/>
            <w:right w:val="none" w:sz="0" w:space="0" w:color="auto"/>
          </w:divBdr>
        </w:div>
        <w:div w:id="699663963">
          <w:marLeft w:val="640"/>
          <w:marRight w:val="0"/>
          <w:marTop w:val="0"/>
          <w:marBottom w:val="0"/>
          <w:divBdr>
            <w:top w:val="none" w:sz="0" w:space="0" w:color="auto"/>
            <w:left w:val="none" w:sz="0" w:space="0" w:color="auto"/>
            <w:bottom w:val="none" w:sz="0" w:space="0" w:color="auto"/>
            <w:right w:val="none" w:sz="0" w:space="0" w:color="auto"/>
          </w:divBdr>
        </w:div>
        <w:div w:id="1213887182">
          <w:marLeft w:val="640"/>
          <w:marRight w:val="0"/>
          <w:marTop w:val="0"/>
          <w:marBottom w:val="0"/>
          <w:divBdr>
            <w:top w:val="none" w:sz="0" w:space="0" w:color="auto"/>
            <w:left w:val="none" w:sz="0" w:space="0" w:color="auto"/>
            <w:bottom w:val="none" w:sz="0" w:space="0" w:color="auto"/>
            <w:right w:val="none" w:sz="0" w:space="0" w:color="auto"/>
          </w:divBdr>
        </w:div>
        <w:div w:id="1644772553">
          <w:marLeft w:val="640"/>
          <w:marRight w:val="0"/>
          <w:marTop w:val="0"/>
          <w:marBottom w:val="0"/>
          <w:divBdr>
            <w:top w:val="none" w:sz="0" w:space="0" w:color="auto"/>
            <w:left w:val="none" w:sz="0" w:space="0" w:color="auto"/>
            <w:bottom w:val="none" w:sz="0" w:space="0" w:color="auto"/>
            <w:right w:val="none" w:sz="0" w:space="0" w:color="auto"/>
          </w:divBdr>
        </w:div>
        <w:div w:id="275411290">
          <w:marLeft w:val="640"/>
          <w:marRight w:val="0"/>
          <w:marTop w:val="0"/>
          <w:marBottom w:val="0"/>
          <w:divBdr>
            <w:top w:val="none" w:sz="0" w:space="0" w:color="auto"/>
            <w:left w:val="none" w:sz="0" w:space="0" w:color="auto"/>
            <w:bottom w:val="none" w:sz="0" w:space="0" w:color="auto"/>
            <w:right w:val="none" w:sz="0" w:space="0" w:color="auto"/>
          </w:divBdr>
        </w:div>
        <w:div w:id="1061715176">
          <w:marLeft w:val="640"/>
          <w:marRight w:val="0"/>
          <w:marTop w:val="0"/>
          <w:marBottom w:val="0"/>
          <w:divBdr>
            <w:top w:val="none" w:sz="0" w:space="0" w:color="auto"/>
            <w:left w:val="none" w:sz="0" w:space="0" w:color="auto"/>
            <w:bottom w:val="none" w:sz="0" w:space="0" w:color="auto"/>
            <w:right w:val="none" w:sz="0" w:space="0" w:color="auto"/>
          </w:divBdr>
        </w:div>
        <w:div w:id="2077820712">
          <w:marLeft w:val="640"/>
          <w:marRight w:val="0"/>
          <w:marTop w:val="0"/>
          <w:marBottom w:val="0"/>
          <w:divBdr>
            <w:top w:val="none" w:sz="0" w:space="0" w:color="auto"/>
            <w:left w:val="none" w:sz="0" w:space="0" w:color="auto"/>
            <w:bottom w:val="none" w:sz="0" w:space="0" w:color="auto"/>
            <w:right w:val="none" w:sz="0" w:space="0" w:color="auto"/>
          </w:divBdr>
        </w:div>
        <w:div w:id="97918153">
          <w:marLeft w:val="640"/>
          <w:marRight w:val="0"/>
          <w:marTop w:val="0"/>
          <w:marBottom w:val="0"/>
          <w:divBdr>
            <w:top w:val="none" w:sz="0" w:space="0" w:color="auto"/>
            <w:left w:val="none" w:sz="0" w:space="0" w:color="auto"/>
            <w:bottom w:val="none" w:sz="0" w:space="0" w:color="auto"/>
            <w:right w:val="none" w:sz="0" w:space="0" w:color="auto"/>
          </w:divBdr>
        </w:div>
        <w:div w:id="1408455405">
          <w:marLeft w:val="640"/>
          <w:marRight w:val="0"/>
          <w:marTop w:val="0"/>
          <w:marBottom w:val="0"/>
          <w:divBdr>
            <w:top w:val="none" w:sz="0" w:space="0" w:color="auto"/>
            <w:left w:val="none" w:sz="0" w:space="0" w:color="auto"/>
            <w:bottom w:val="none" w:sz="0" w:space="0" w:color="auto"/>
            <w:right w:val="none" w:sz="0" w:space="0" w:color="auto"/>
          </w:divBdr>
        </w:div>
        <w:div w:id="2097748004">
          <w:marLeft w:val="640"/>
          <w:marRight w:val="0"/>
          <w:marTop w:val="0"/>
          <w:marBottom w:val="0"/>
          <w:divBdr>
            <w:top w:val="none" w:sz="0" w:space="0" w:color="auto"/>
            <w:left w:val="none" w:sz="0" w:space="0" w:color="auto"/>
            <w:bottom w:val="none" w:sz="0" w:space="0" w:color="auto"/>
            <w:right w:val="none" w:sz="0" w:space="0" w:color="auto"/>
          </w:divBdr>
        </w:div>
        <w:div w:id="571235340">
          <w:marLeft w:val="640"/>
          <w:marRight w:val="0"/>
          <w:marTop w:val="0"/>
          <w:marBottom w:val="0"/>
          <w:divBdr>
            <w:top w:val="none" w:sz="0" w:space="0" w:color="auto"/>
            <w:left w:val="none" w:sz="0" w:space="0" w:color="auto"/>
            <w:bottom w:val="none" w:sz="0" w:space="0" w:color="auto"/>
            <w:right w:val="none" w:sz="0" w:space="0" w:color="auto"/>
          </w:divBdr>
        </w:div>
        <w:div w:id="1699231653">
          <w:marLeft w:val="640"/>
          <w:marRight w:val="0"/>
          <w:marTop w:val="0"/>
          <w:marBottom w:val="0"/>
          <w:divBdr>
            <w:top w:val="none" w:sz="0" w:space="0" w:color="auto"/>
            <w:left w:val="none" w:sz="0" w:space="0" w:color="auto"/>
            <w:bottom w:val="none" w:sz="0" w:space="0" w:color="auto"/>
            <w:right w:val="none" w:sz="0" w:space="0" w:color="auto"/>
          </w:divBdr>
        </w:div>
        <w:div w:id="1618609559">
          <w:marLeft w:val="640"/>
          <w:marRight w:val="0"/>
          <w:marTop w:val="0"/>
          <w:marBottom w:val="0"/>
          <w:divBdr>
            <w:top w:val="none" w:sz="0" w:space="0" w:color="auto"/>
            <w:left w:val="none" w:sz="0" w:space="0" w:color="auto"/>
            <w:bottom w:val="none" w:sz="0" w:space="0" w:color="auto"/>
            <w:right w:val="none" w:sz="0" w:space="0" w:color="auto"/>
          </w:divBdr>
        </w:div>
        <w:div w:id="1999308469">
          <w:marLeft w:val="640"/>
          <w:marRight w:val="0"/>
          <w:marTop w:val="0"/>
          <w:marBottom w:val="0"/>
          <w:divBdr>
            <w:top w:val="none" w:sz="0" w:space="0" w:color="auto"/>
            <w:left w:val="none" w:sz="0" w:space="0" w:color="auto"/>
            <w:bottom w:val="none" w:sz="0" w:space="0" w:color="auto"/>
            <w:right w:val="none" w:sz="0" w:space="0" w:color="auto"/>
          </w:divBdr>
        </w:div>
        <w:div w:id="1237520987">
          <w:marLeft w:val="640"/>
          <w:marRight w:val="0"/>
          <w:marTop w:val="0"/>
          <w:marBottom w:val="0"/>
          <w:divBdr>
            <w:top w:val="none" w:sz="0" w:space="0" w:color="auto"/>
            <w:left w:val="none" w:sz="0" w:space="0" w:color="auto"/>
            <w:bottom w:val="none" w:sz="0" w:space="0" w:color="auto"/>
            <w:right w:val="none" w:sz="0" w:space="0" w:color="auto"/>
          </w:divBdr>
        </w:div>
        <w:div w:id="895896071">
          <w:marLeft w:val="640"/>
          <w:marRight w:val="0"/>
          <w:marTop w:val="0"/>
          <w:marBottom w:val="0"/>
          <w:divBdr>
            <w:top w:val="none" w:sz="0" w:space="0" w:color="auto"/>
            <w:left w:val="none" w:sz="0" w:space="0" w:color="auto"/>
            <w:bottom w:val="none" w:sz="0" w:space="0" w:color="auto"/>
            <w:right w:val="none" w:sz="0" w:space="0" w:color="auto"/>
          </w:divBdr>
        </w:div>
        <w:div w:id="302079657">
          <w:marLeft w:val="640"/>
          <w:marRight w:val="0"/>
          <w:marTop w:val="0"/>
          <w:marBottom w:val="0"/>
          <w:divBdr>
            <w:top w:val="none" w:sz="0" w:space="0" w:color="auto"/>
            <w:left w:val="none" w:sz="0" w:space="0" w:color="auto"/>
            <w:bottom w:val="none" w:sz="0" w:space="0" w:color="auto"/>
            <w:right w:val="none" w:sz="0" w:space="0" w:color="auto"/>
          </w:divBdr>
        </w:div>
        <w:div w:id="458258527">
          <w:marLeft w:val="640"/>
          <w:marRight w:val="0"/>
          <w:marTop w:val="0"/>
          <w:marBottom w:val="0"/>
          <w:divBdr>
            <w:top w:val="none" w:sz="0" w:space="0" w:color="auto"/>
            <w:left w:val="none" w:sz="0" w:space="0" w:color="auto"/>
            <w:bottom w:val="none" w:sz="0" w:space="0" w:color="auto"/>
            <w:right w:val="none" w:sz="0" w:space="0" w:color="auto"/>
          </w:divBdr>
        </w:div>
        <w:div w:id="230431373">
          <w:marLeft w:val="640"/>
          <w:marRight w:val="0"/>
          <w:marTop w:val="0"/>
          <w:marBottom w:val="0"/>
          <w:divBdr>
            <w:top w:val="none" w:sz="0" w:space="0" w:color="auto"/>
            <w:left w:val="none" w:sz="0" w:space="0" w:color="auto"/>
            <w:bottom w:val="none" w:sz="0" w:space="0" w:color="auto"/>
            <w:right w:val="none" w:sz="0" w:space="0" w:color="auto"/>
          </w:divBdr>
        </w:div>
        <w:div w:id="677536268">
          <w:marLeft w:val="640"/>
          <w:marRight w:val="0"/>
          <w:marTop w:val="0"/>
          <w:marBottom w:val="0"/>
          <w:divBdr>
            <w:top w:val="none" w:sz="0" w:space="0" w:color="auto"/>
            <w:left w:val="none" w:sz="0" w:space="0" w:color="auto"/>
            <w:bottom w:val="none" w:sz="0" w:space="0" w:color="auto"/>
            <w:right w:val="none" w:sz="0" w:space="0" w:color="auto"/>
          </w:divBdr>
        </w:div>
        <w:div w:id="2072144614">
          <w:marLeft w:val="640"/>
          <w:marRight w:val="0"/>
          <w:marTop w:val="0"/>
          <w:marBottom w:val="0"/>
          <w:divBdr>
            <w:top w:val="none" w:sz="0" w:space="0" w:color="auto"/>
            <w:left w:val="none" w:sz="0" w:space="0" w:color="auto"/>
            <w:bottom w:val="none" w:sz="0" w:space="0" w:color="auto"/>
            <w:right w:val="none" w:sz="0" w:space="0" w:color="auto"/>
          </w:divBdr>
        </w:div>
        <w:div w:id="843863890">
          <w:marLeft w:val="640"/>
          <w:marRight w:val="0"/>
          <w:marTop w:val="0"/>
          <w:marBottom w:val="0"/>
          <w:divBdr>
            <w:top w:val="none" w:sz="0" w:space="0" w:color="auto"/>
            <w:left w:val="none" w:sz="0" w:space="0" w:color="auto"/>
            <w:bottom w:val="none" w:sz="0" w:space="0" w:color="auto"/>
            <w:right w:val="none" w:sz="0" w:space="0" w:color="auto"/>
          </w:divBdr>
        </w:div>
        <w:div w:id="1966808259">
          <w:marLeft w:val="640"/>
          <w:marRight w:val="0"/>
          <w:marTop w:val="0"/>
          <w:marBottom w:val="0"/>
          <w:divBdr>
            <w:top w:val="none" w:sz="0" w:space="0" w:color="auto"/>
            <w:left w:val="none" w:sz="0" w:space="0" w:color="auto"/>
            <w:bottom w:val="none" w:sz="0" w:space="0" w:color="auto"/>
            <w:right w:val="none" w:sz="0" w:space="0" w:color="auto"/>
          </w:divBdr>
        </w:div>
        <w:div w:id="116606133">
          <w:marLeft w:val="640"/>
          <w:marRight w:val="0"/>
          <w:marTop w:val="0"/>
          <w:marBottom w:val="0"/>
          <w:divBdr>
            <w:top w:val="none" w:sz="0" w:space="0" w:color="auto"/>
            <w:left w:val="none" w:sz="0" w:space="0" w:color="auto"/>
            <w:bottom w:val="none" w:sz="0" w:space="0" w:color="auto"/>
            <w:right w:val="none" w:sz="0" w:space="0" w:color="auto"/>
          </w:divBdr>
        </w:div>
        <w:div w:id="1992439980">
          <w:marLeft w:val="640"/>
          <w:marRight w:val="0"/>
          <w:marTop w:val="0"/>
          <w:marBottom w:val="0"/>
          <w:divBdr>
            <w:top w:val="none" w:sz="0" w:space="0" w:color="auto"/>
            <w:left w:val="none" w:sz="0" w:space="0" w:color="auto"/>
            <w:bottom w:val="none" w:sz="0" w:space="0" w:color="auto"/>
            <w:right w:val="none" w:sz="0" w:space="0" w:color="auto"/>
          </w:divBdr>
        </w:div>
        <w:div w:id="614753090">
          <w:marLeft w:val="640"/>
          <w:marRight w:val="0"/>
          <w:marTop w:val="0"/>
          <w:marBottom w:val="0"/>
          <w:divBdr>
            <w:top w:val="none" w:sz="0" w:space="0" w:color="auto"/>
            <w:left w:val="none" w:sz="0" w:space="0" w:color="auto"/>
            <w:bottom w:val="none" w:sz="0" w:space="0" w:color="auto"/>
            <w:right w:val="none" w:sz="0" w:space="0" w:color="auto"/>
          </w:divBdr>
        </w:div>
        <w:div w:id="1976136956">
          <w:marLeft w:val="640"/>
          <w:marRight w:val="0"/>
          <w:marTop w:val="0"/>
          <w:marBottom w:val="0"/>
          <w:divBdr>
            <w:top w:val="none" w:sz="0" w:space="0" w:color="auto"/>
            <w:left w:val="none" w:sz="0" w:space="0" w:color="auto"/>
            <w:bottom w:val="none" w:sz="0" w:space="0" w:color="auto"/>
            <w:right w:val="none" w:sz="0" w:space="0" w:color="auto"/>
          </w:divBdr>
        </w:div>
        <w:div w:id="216668176">
          <w:marLeft w:val="640"/>
          <w:marRight w:val="0"/>
          <w:marTop w:val="0"/>
          <w:marBottom w:val="0"/>
          <w:divBdr>
            <w:top w:val="none" w:sz="0" w:space="0" w:color="auto"/>
            <w:left w:val="none" w:sz="0" w:space="0" w:color="auto"/>
            <w:bottom w:val="none" w:sz="0" w:space="0" w:color="auto"/>
            <w:right w:val="none" w:sz="0" w:space="0" w:color="auto"/>
          </w:divBdr>
        </w:div>
        <w:div w:id="657686000">
          <w:marLeft w:val="640"/>
          <w:marRight w:val="0"/>
          <w:marTop w:val="0"/>
          <w:marBottom w:val="0"/>
          <w:divBdr>
            <w:top w:val="none" w:sz="0" w:space="0" w:color="auto"/>
            <w:left w:val="none" w:sz="0" w:space="0" w:color="auto"/>
            <w:bottom w:val="none" w:sz="0" w:space="0" w:color="auto"/>
            <w:right w:val="none" w:sz="0" w:space="0" w:color="auto"/>
          </w:divBdr>
        </w:div>
        <w:div w:id="446312722">
          <w:marLeft w:val="640"/>
          <w:marRight w:val="0"/>
          <w:marTop w:val="0"/>
          <w:marBottom w:val="0"/>
          <w:divBdr>
            <w:top w:val="none" w:sz="0" w:space="0" w:color="auto"/>
            <w:left w:val="none" w:sz="0" w:space="0" w:color="auto"/>
            <w:bottom w:val="none" w:sz="0" w:space="0" w:color="auto"/>
            <w:right w:val="none" w:sz="0" w:space="0" w:color="auto"/>
          </w:divBdr>
        </w:div>
        <w:div w:id="284119550">
          <w:marLeft w:val="640"/>
          <w:marRight w:val="0"/>
          <w:marTop w:val="0"/>
          <w:marBottom w:val="0"/>
          <w:divBdr>
            <w:top w:val="none" w:sz="0" w:space="0" w:color="auto"/>
            <w:left w:val="none" w:sz="0" w:space="0" w:color="auto"/>
            <w:bottom w:val="none" w:sz="0" w:space="0" w:color="auto"/>
            <w:right w:val="none" w:sz="0" w:space="0" w:color="auto"/>
          </w:divBdr>
        </w:div>
        <w:div w:id="345793523">
          <w:marLeft w:val="640"/>
          <w:marRight w:val="0"/>
          <w:marTop w:val="0"/>
          <w:marBottom w:val="0"/>
          <w:divBdr>
            <w:top w:val="none" w:sz="0" w:space="0" w:color="auto"/>
            <w:left w:val="none" w:sz="0" w:space="0" w:color="auto"/>
            <w:bottom w:val="none" w:sz="0" w:space="0" w:color="auto"/>
            <w:right w:val="none" w:sz="0" w:space="0" w:color="auto"/>
          </w:divBdr>
        </w:div>
        <w:div w:id="440033318">
          <w:marLeft w:val="640"/>
          <w:marRight w:val="0"/>
          <w:marTop w:val="0"/>
          <w:marBottom w:val="0"/>
          <w:divBdr>
            <w:top w:val="none" w:sz="0" w:space="0" w:color="auto"/>
            <w:left w:val="none" w:sz="0" w:space="0" w:color="auto"/>
            <w:bottom w:val="none" w:sz="0" w:space="0" w:color="auto"/>
            <w:right w:val="none" w:sz="0" w:space="0" w:color="auto"/>
          </w:divBdr>
        </w:div>
        <w:div w:id="1034887800">
          <w:marLeft w:val="640"/>
          <w:marRight w:val="0"/>
          <w:marTop w:val="0"/>
          <w:marBottom w:val="0"/>
          <w:divBdr>
            <w:top w:val="none" w:sz="0" w:space="0" w:color="auto"/>
            <w:left w:val="none" w:sz="0" w:space="0" w:color="auto"/>
            <w:bottom w:val="none" w:sz="0" w:space="0" w:color="auto"/>
            <w:right w:val="none" w:sz="0" w:space="0" w:color="auto"/>
          </w:divBdr>
        </w:div>
        <w:div w:id="2045789408">
          <w:marLeft w:val="640"/>
          <w:marRight w:val="0"/>
          <w:marTop w:val="0"/>
          <w:marBottom w:val="0"/>
          <w:divBdr>
            <w:top w:val="none" w:sz="0" w:space="0" w:color="auto"/>
            <w:left w:val="none" w:sz="0" w:space="0" w:color="auto"/>
            <w:bottom w:val="none" w:sz="0" w:space="0" w:color="auto"/>
            <w:right w:val="none" w:sz="0" w:space="0" w:color="auto"/>
          </w:divBdr>
        </w:div>
      </w:divsChild>
    </w:div>
    <w:div w:id="1827282012">
      <w:bodyDiv w:val="1"/>
      <w:marLeft w:val="0"/>
      <w:marRight w:val="0"/>
      <w:marTop w:val="0"/>
      <w:marBottom w:val="0"/>
      <w:divBdr>
        <w:top w:val="none" w:sz="0" w:space="0" w:color="auto"/>
        <w:left w:val="none" w:sz="0" w:space="0" w:color="auto"/>
        <w:bottom w:val="none" w:sz="0" w:space="0" w:color="auto"/>
        <w:right w:val="none" w:sz="0" w:space="0" w:color="auto"/>
      </w:divBdr>
      <w:divsChild>
        <w:div w:id="1332177444">
          <w:marLeft w:val="640"/>
          <w:marRight w:val="0"/>
          <w:marTop w:val="0"/>
          <w:marBottom w:val="0"/>
          <w:divBdr>
            <w:top w:val="none" w:sz="0" w:space="0" w:color="auto"/>
            <w:left w:val="none" w:sz="0" w:space="0" w:color="auto"/>
            <w:bottom w:val="none" w:sz="0" w:space="0" w:color="auto"/>
            <w:right w:val="none" w:sz="0" w:space="0" w:color="auto"/>
          </w:divBdr>
        </w:div>
        <w:div w:id="260454138">
          <w:marLeft w:val="640"/>
          <w:marRight w:val="0"/>
          <w:marTop w:val="0"/>
          <w:marBottom w:val="0"/>
          <w:divBdr>
            <w:top w:val="none" w:sz="0" w:space="0" w:color="auto"/>
            <w:left w:val="none" w:sz="0" w:space="0" w:color="auto"/>
            <w:bottom w:val="none" w:sz="0" w:space="0" w:color="auto"/>
            <w:right w:val="none" w:sz="0" w:space="0" w:color="auto"/>
          </w:divBdr>
        </w:div>
        <w:div w:id="731733179">
          <w:marLeft w:val="640"/>
          <w:marRight w:val="0"/>
          <w:marTop w:val="0"/>
          <w:marBottom w:val="0"/>
          <w:divBdr>
            <w:top w:val="none" w:sz="0" w:space="0" w:color="auto"/>
            <w:left w:val="none" w:sz="0" w:space="0" w:color="auto"/>
            <w:bottom w:val="none" w:sz="0" w:space="0" w:color="auto"/>
            <w:right w:val="none" w:sz="0" w:space="0" w:color="auto"/>
          </w:divBdr>
        </w:div>
        <w:div w:id="268634275">
          <w:marLeft w:val="640"/>
          <w:marRight w:val="0"/>
          <w:marTop w:val="0"/>
          <w:marBottom w:val="0"/>
          <w:divBdr>
            <w:top w:val="none" w:sz="0" w:space="0" w:color="auto"/>
            <w:left w:val="none" w:sz="0" w:space="0" w:color="auto"/>
            <w:bottom w:val="none" w:sz="0" w:space="0" w:color="auto"/>
            <w:right w:val="none" w:sz="0" w:space="0" w:color="auto"/>
          </w:divBdr>
        </w:div>
        <w:div w:id="1355498470">
          <w:marLeft w:val="640"/>
          <w:marRight w:val="0"/>
          <w:marTop w:val="0"/>
          <w:marBottom w:val="0"/>
          <w:divBdr>
            <w:top w:val="none" w:sz="0" w:space="0" w:color="auto"/>
            <w:left w:val="none" w:sz="0" w:space="0" w:color="auto"/>
            <w:bottom w:val="none" w:sz="0" w:space="0" w:color="auto"/>
            <w:right w:val="none" w:sz="0" w:space="0" w:color="auto"/>
          </w:divBdr>
        </w:div>
        <w:div w:id="1644894425">
          <w:marLeft w:val="640"/>
          <w:marRight w:val="0"/>
          <w:marTop w:val="0"/>
          <w:marBottom w:val="0"/>
          <w:divBdr>
            <w:top w:val="none" w:sz="0" w:space="0" w:color="auto"/>
            <w:left w:val="none" w:sz="0" w:space="0" w:color="auto"/>
            <w:bottom w:val="none" w:sz="0" w:space="0" w:color="auto"/>
            <w:right w:val="none" w:sz="0" w:space="0" w:color="auto"/>
          </w:divBdr>
        </w:div>
        <w:div w:id="1464275006">
          <w:marLeft w:val="640"/>
          <w:marRight w:val="0"/>
          <w:marTop w:val="0"/>
          <w:marBottom w:val="0"/>
          <w:divBdr>
            <w:top w:val="none" w:sz="0" w:space="0" w:color="auto"/>
            <w:left w:val="none" w:sz="0" w:space="0" w:color="auto"/>
            <w:bottom w:val="none" w:sz="0" w:space="0" w:color="auto"/>
            <w:right w:val="none" w:sz="0" w:space="0" w:color="auto"/>
          </w:divBdr>
        </w:div>
        <w:div w:id="943653358">
          <w:marLeft w:val="640"/>
          <w:marRight w:val="0"/>
          <w:marTop w:val="0"/>
          <w:marBottom w:val="0"/>
          <w:divBdr>
            <w:top w:val="none" w:sz="0" w:space="0" w:color="auto"/>
            <w:left w:val="none" w:sz="0" w:space="0" w:color="auto"/>
            <w:bottom w:val="none" w:sz="0" w:space="0" w:color="auto"/>
            <w:right w:val="none" w:sz="0" w:space="0" w:color="auto"/>
          </w:divBdr>
        </w:div>
        <w:div w:id="455223518">
          <w:marLeft w:val="640"/>
          <w:marRight w:val="0"/>
          <w:marTop w:val="0"/>
          <w:marBottom w:val="0"/>
          <w:divBdr>
            <w:top w:val="none" w:sz="0" w:space="0" w:color="auto"/>
            <w:left w:val="none" w:sz="0" w:space="0" w:color="auto"/>
            <w:bottom w:val="none" w:sz="0" w:space="0" w:color="auto"/>
            <w:right w:val="none" w:sz="0" w:space="0" w:color="auto"/>
          </w:divBdr>
        </w:div>
        <w:div w:id="1844278138">
          <w:marLeft w:val="640"/>
          <w:marRight w:val="0"/>
          <w:marTop w:val="0"/>
          <w:marBottom w:val="0"/>
          <w:divBdr>
            <w:top w:val="none" w:sz="0" w:space="0" w:color="auto"/>
            <w:left w:val="none" w:sz="0" w:space="0" w:color="auto"/>
            <w:bottom w:val="none" w:sz="0" w:space="0" w:color="auto"/>
            <w:right w:val="none" w:sz="0" w:space="0" w:color="auto"/>
          </w:divBdr>
        </w:div>
        <w:div w:id="683214895">
          <w:marLeft w:val="640"/>
          <w:marRight w:val="0"/>
          <w:marTop w:val="0"/>
          <w:marBottom w:val="0"/>
          <w:divBdr>
            <w:top w:val="none" w:sz="0" w:space="0" w:color="auto"/>
            <w:left w:val="none" w:sz="0" w:space="0" w:color="auto"/>
            <w:bottom w:val="none" w:sz="0" w:space="0" w:color="auto"/>
            <w:right w:val="none" w:sz="0" w:space="0" w:color="auto"/>
          </w:divBdr>
        </w:div>
        <w:div w:id="241449026">
          <w:marLeft w:val="640"/>
          <w:marRight w:val="0"/>
          <w:marTop w:val="0"/>
          <w:marBottom w:val="0"/>
          <w:divBdr>
            <w:top w:val="none" w:sz="0" w:space="0" w:color="auto"/>
            <w:left w:val="none" w:sz="0" w:space="0" w:color="auto"/>
            <w:bottom w:val="none" w:sz="0" w:space="0" w:color="auto"/>
            <w:right w:val="none" w:sz="0" w:space="0" w:color="auto"/>
          </w:divBdr>
        </w:div>
        <w:div w:id="1383288263">
          <w:marLeft w:val="640"/>
          <w:marRight w:val="0"/>
          <w:marTop w:val="0"/>
          <w:marBottom w:val="0"/>
          <w:divBdr>
            <w:top w:val="none" w:sz="0" w:space="0" w:color="auto"/>
            <w:left w:val="none" w:sz="0" w:space="0" w:color="auto"/>
            <w:bottom w:val="none" w:sz="0" w:space="0" w:color="auto"/>
            <w:right w:val="none" w:sz="0" w:space="0" w:color="auto"/>
          </w:divBdr>
        </w:div>
        <w:div w:id="1930692641">
          <w:marLeft w:val="640"/>
          <w:marRight w:val="0"/>
          <w:marTop w:val="0"/>
          <w:marBottom w:val="0"/>
          <w:divBdr>
            <w:top w:val="none" w:sz="0" w:space="0" w:color="auto"/>
            <w:left w:val="none" w:sz="0" w:space="0" w:color="auto"/>
            <w:bottom w:val="none" w:sz="0" w:space="0" w:color="auto"/>
            <w:right w:val="none" w:sz="0" w:space="0" w:color="auto"/>
          </w:divBdr>
        </w:div>
        <w:div w:id="1800684246">
          <w:marLeft w:val="640"/>
          <w:marRight w:val="0"/>
          <w:marTop w:val="0"/>
          <w:marBottom w:val="0"/>
          <w:divBdr>
            <w:top w:val="none" w:sz="0" w:space="0" w:color="auto"/>
            <w:left w:val="none" w:sz="0" w:space="0" w:color="auto"/>
            <w:bottom w:val="none" w:sz="0" w:space="0" w:color="auto"/>
            <w:right w:val="none" w:sz="0" w:space="0" w:color="auto"/>
          </w:divBdr>
        </w:div>
        <w:div w:id="924651999">
          <w:marLeft w:val="640"/>
          <w:marRight w:val="0"/>
          <w:marTop w:val="0"/>
          <w:marBottom w:val="0"/>
          <w:divBdr>
            <w:top w:val="none" w:sz="0" w:space="0" w:color="auto"/>
            <w:left w:val="none" w:sz="0" w:space="0" w:color="auto"/>
            <w:bottom w:val="none" w:sz="0" w:space="0" w:color="auto"/>
            <w:right w:val="none" w:sz="0" w:space="0" w:color="auto"/>
          </w:divBdr>
        </w:div>
        <w:div w:id="738864938">
          <w:marLeft w:val="640"/>
          <w:marRight w:val="0"/>
          <w:marTop w:val="0"/>
          <w:marBottom w:val="0"/>
          <w:divBdr>
            <w:top w:val="none" w:sz="0" w:space="0" w:color="auto"/>
            <w:left w:val="none" w:sz="0" w:space="0" w:color="auto"/>
            <w:bottom w:val="none" w:sz="0" w:space="0" w:color="auto"/>
            <w:right w:val="none" w:sz="0" w:space="0" w:color="auto"/>
          </w:divBdr>
        </w:div>
        <w:div w:id="1778476172">
          <w:marLeft w:val="640"/>
          <w:marRight w:val="0"/>
          <w:marTop w:val="0"/>
          <w:marBottom w:val="0"/>
          <w:divBdr>
            <w:top w:val="none" w:sz="0" w:space="0" w:color="auto"/>
            <w:left w:val="none" w:sz="0" w:space="0" w:color="auto"/>
            <w:bottom w:val="none" w:sz="0" w:space="0" w:color="auto"/>
            <w:right w:val="none" w:sz="0" w:space="0" w:color="auto"/>
          </w:divBdr>
        </w:div>
        <w:div w:id="1823042685">
          <w:marLeft w:val="640"/>
          <w:marRight w:val="0"/>
          <w:marTop w:val="0"/>
          <w:marBottom w:val="0"/>
          <w:divBdr>
            <w:top w:val="none" w:sz="0" w:space="0" w:color="auto"/>
            <w:left w:val="none" w:sz="0" w:space="0" w:color="auto"/>
            <w:bottom w:val="none" w:sz="0" w:space="0" w:color="auto"/>
            <w:right w:val="none" w:sz="0" w:space="0" w:color="auto"/>
          </w:divBdr>
        </w:div>
        <w:div w:id="818614894">
          <w:marLeft w:val="640"/>
          <w:marRight w:val="0"/>
          <w:marTop w:val="0"/>
          <w:marBottom w:val="0"/>
          <w:divBdr>
            <w:top w:val="none" w:sz="0" w:space="0" w:color="auto"/>
            <w:left w:val="none" w:sz="0" w:space="0" w:color="auto"/>
            <w:bottom w:val="none" w:sz="0" w:space="0" w:color="auto"/>
            <w:right w:val="none" w:sz="0" w:space="0" w:color="auto"/>
          </w:divBdr>
        </w:div>
        <w:div w:id="564335712">
          <w:marLeft w:val="640"/>
          <w:marRight w:val="0"/>
          <w:marTop w:val="0"/>
          <w:marBottom w:val="0"/>
          <w:divBdr>
            <w:top w:val="none" w:sz="0" w:space="0" w:color="auto"/>
            <w:left w:val="none" w:sz="0" w:space="0" w:color="auto"/>
            <w:bottom w:val="none" w:sz="0" w:space="0" w:color="auto"/>
            <w:right w:val="none" w:sz="0" w:space="0" w:color="auto"/>
          </w:divBdr>
        </w:div>
        <w:div w:id="1040935192">
          <w:marLeft w:val="640"/>
          <w:marRight w:val="0"/>
          <w:marTop w:val="0"/>
          <w:marBottom w:val="0"/>
          <w:divBdr>
            <w:top w:val="none" w:sz="0" w:space="0" w:color="auto"/>
            <w:left w:val="none" w:sz="0" w:space="0" w:color="auto"/>
            <w:bottom w:val="none" w:sz="0" w:space="0" w:color="auto"/>
            <w:right w:val="none" w:sz="0" w:space="0" w:color="auto"/>
          </w:divBdr>
        </w:div>
        <w:div w:id="1872381809">
          <w:marLeft w:val="640"/>
          <w:marRight w:val="0"/>
          <w:marTop w:val="0"/>
          <w:marBottom w:val="0"/>
          <w:divBdr>
            <w:top w:val="none" w:sz="0" w:space="0" w:color="auto"/>
            <w:left w:val="none" w:sz="0" w:space="0" w:color="auto"/>
            <w:bottom w:val="none" w:sz="0" w:space="0" w:color="auto"/>
            <w:right w:val="none" w:sz="0" w:space="0" w:color="auto"/>
          </w:divBdr>
        </w:div>
        <w:div w:id="1215894150">
          <w:marLeft w:val="640"/>
          <w:marRight w:val="0"/>
          <w:marTop w:val="0"/>
          <w:marBottom w:val="0"/>
          <w:divBdr>
            <w:top w:val="none" w:sz="0" w:space="0" w:color="auto"/>
            <w:left w:val="none" w:sz="0" w:space="0" w:color="auto"/>
            <w:bottom w:val="none" w:sz="0" w:space="0" w:color="auto"/>
            <w:right w:val="none" w:sz="0" w:space="0" w:color="auto"/>
          </w:divBdr>
        </w:div>
        <w:div w:id="941456394">
          <w:marLeft w:val="640"/>
          <w:marRight w:val="0"/>
          <w:marTop w:val="0"/>
          <w:marBottom w:val="0"/>
          <w:divBdr>
            <w:top w:val="none" w:sz="0" w:space="0" w:color="auto"/>
            <w:left w:val="none" w:sz="0" w:space="0" w:color="auto"/>
            <w:bottom w:val="none" w:sz="0" w:space="0" w:color="auto"/>
            <w:right w:val="none" w:sz="0" w:space="0" w:color="auto"/>
          </w:divBdr>
        </w:div>
        <w:div w:id="645745369">
          <w:marLeft w:val="640"/>
          <w:marRight w:val="0"/>
          <w:marTop w:val="0"/>
          <w:marBottom w:val="0"/>
          <w:divBdr>
            <w:top w:val="none" w:sz="0" w:space="0" w:color="auto"/>
            <w:left w:val="none" w:sz="0" w:space="0" w:color="auto"/>
            <w:bottom w:val="none" w:sz="0" w:space="0" w:color="auto"/>
            <w:right w:val="none" w:sz="0" w:space="0" w:color="auto"/>
          </w:divBdr>
        </w:div>
        <w:div w:id="2137720058">
          <w:marLeft w:val="640"/>
          <w:marRight w:val="0"/>
          <w:marTop w:val="0"/>
          <w:marBottom w:val="0"/>
          <w:divBdr>
            <w:top w:val="none" w:sz="0" w:space="0" w:color="auto"/>
            <w:left w:val="none" w:sz="0" w:space="0" w:color="auto"/>
            <w:bottom w:val="none" w:sz="0" w:space="0" w:color="auto"/>
            <w:right w:val="none" w:sz="0" w:space="0" w:color="auto"/>
          </w:divBdr>
        </w:div>
        <w:div w:id="2116560019">
          <w:marLeft w:val="640"/>
          <w:marRight w:val="0"/>
          <w:marTop w:val="0"/>
          <w:marBottom w:val="0"/>
          <w:divBdr>
            <w:top w:val="none" w:sz="0" w:space="0" w:color="auto"/>
            <w:left w:val="none" w:sz="0" w:space="0" w:color="auto"/>
            <w:bottom w:val="none" w:sz="0" w:space="0" w:color="auto"/>
            <w:right w:val="none" w:sz="0" w:space="0" w:color="auto"/>
          </w:divBdr>
        </w:div>
        <w:div w:id="816797339">
          <w:marLeft w:val="640"/>
          <w:marRight w:val="0"/>
          <w:marTop w:val="0"/>
          <w:marBottom w:val="0"/>
          <w:divBdr>
            <w:top w:val="none" w:sz="0" w:space="0" w:color="auto"/>
            <w:left w:val="none" w:sz="0" w:space="0" w:color="auto"/>
            <w:bottom w:val="none" w:sz="0" w:space="0" w:color="auto"/>
            <w:right w:val="none" w:sz="0" w:space="0" w:color="auto"/>
          </w:divBdr>
        </w:div>
        <w:div w:id="388497536">
          <w:marLeft w:val="640"/>
          <w:marRight w:val="0"/>
          <w:marTop w:val="0"/>
          <w:marBottom w:val="0"/>
          <w:divBdr>
            <w:top w:val="none" w:sz="0" w:space="0" w:color="auto"/>
            <w:left w:val="none" w:sz="0" w:space="0" w:color="auto"/>
            <w:bottom w:val="none" w:sz="0" w:space="0" w:color="auto"/>
            <w:right w:val="none" w:sz="0" w:space="0" w:color="auto"/>
          </w:divBdr>
        </w:div>
        <w:div w:id="692918888">
          <w:marLeft w:val="640"/>
          <w:marRight w:val="0"/>
          <w:marTop w:val="0"/>
          <w:marBottom w:val="0"/>
          <w:divBdr>
            <w:top w:val="none" w:sz="0" w:space="0" w:color="auto"/>
            <w:left w:val="none" w:sz="0" w:space="0" w:color="auto"/>
            <w:bottom w:val="none" w:sz="0" w:space="0" w:color="auto"/>
            <w:right w:val="none" w:sz="0" w:space="0" w:color="auto"/>
          </w:divBdr>
        </w:div>
        <w:div w:id="708647218">
          <w:marLeft w:val="640"/>
          <w:marRight w:val="0"/>
          <w:marTop w:val="0"/>
          <w:marBottom w:val="0"/>
          <w:divBdr>
            <w:top w:val="none" w:sz="0" w:space="0" w:color="auto"/>
            <w:left w:val="none" w:sz="0" w:space="0" w:color="auto"/>
            <w:bottom w:val="none" w:sz="0" w:space="0" w:color="auto"/>
            <w:right w:val="none" w:sz="0" w:space="0" w:color="auto"/>
          </w:divBdr>
        </w:div>
        <w:div w:id="523829324">
          <w:marLeft w:val="640"/>
          <w:marRight w:val="0"/>
          <w:marTop w:val="0"/>
          <w:marBottom w:val="0"/>
          <w:divBdr>
            <w:top w:val="none" w:sz="0" w:space="0" w:color="auto"/>
            <w:left w:val="none" w:sz="0" w:space="0" w:color="auto"/>
            <w:bottom w:val="none" w:sz="0" w:space="0" w:color="auto"/>
            <w:right w:val="none" w:sz="0" w:space="0" w:color="auto"/>
          </w:divBdr>
        </w:div>
        <w:div w:id="1955285387">
          <w:marLeft w:val="640"/>
          <w:marRight w:val="0"/>
          <w:marTop w:val="0"/>
          <w:marBottom w:val="0"/>
          <w:divBdr>
            <w:top w:val="none" w:sz="0" w:space="0" w:color="auto"/>
            <w:left w:val="none" w:sz="0" w:space="0" w:color="auto"/>
            <w:bottom w:val="none" w:sz="0" w:space="0" w:color="auto"/>
            <w:right w:val="none" w:sz="0" w:space="0" w:color="auto"/>
          </w:divBdr>
        </w:div>
        <w:div w:id="177161524">
          <w:marLeft w:val="640"/>
          <w:marRight w:val="0"/>
          <w:marTop w:val="0"/>
          <w:marBottom w:val="0"/>
          <w:divBdr>
            <w:top w:val="none" w:sz="0" w:space="0" w:color="auto"/>
            <w:left w:val="none" w:sz="0" w:space="0" w:color="auto"/>
            <w:bottom w:val="none" w:sz="0" w:space="0" w:color="auto"/>
            <w:right w:val="none" w:sz="0" w:space="0" w:color="auto"/>
          </w:divBdr>
        </w:div>
        <w:div w:id="2124379317">
          <w:marLeft w:val="640"/>
          <w:marRight w:val="0"/>
          <w:marTop w:val="0"/>
          <w:marBottom w:val="0"/>
          <w:divBdr>
            <w:top w:val="none" w:sz="0" w:space="0" w:color="auto"/>
            <w:left w:val="none" w:sz="0" w:space="0" w:color="auto"/>
            <w:bottom w:val="none" w:sz="0" w:space="0" w:color="auto"/>
            <w:right w:val="none" w:sz="0" w:space="0" w:color="auto"/>
          </w:divBdr>
        </w:div>
        <w:div w:id="1546402781">
          <w:marLeft w:val="640"/>
          <w:marRight w:val="0"/>
          <w:marTop w:val="0"/>
          <w:marBottom w:val="0"/>
          <w:divBdr>
            <w:top w:val="none" w:sz="0" w:space="0" w:color="auto"/>
            <w:left w:val="none" w:sz="0" w:space="0" w:color="auto"/>
            <w:bottom w:val="none" w:sz="0" w:space="0" w:color="auto"/>
            <w:right w:val="none" w:sz="0" w:space="0" w:color="auto"/>
          </w:divBdr>
        </w:div>
        <w:div w:id="443116412">
          <w:marLeft w:val="640"/>
          <w:marRight w:val="0"/>
          <w:marTop w:val="0"/>
          <w:marBottom w:val="0"/>
          <w:divBdr>
            <w:top w:val="none" w:sz="0" w:space="0" w:color="auto"/>
            <w:left w:val="none" w:sz="0" w:space="0" w:color="auto"/>
            <w:bottom w:val="none" w:sz="0" w:space="0" w:color="auto"/>
            <w:right w:val="none" w:sz="0" w:space="0" w:color="auto"/>
          </w:divBdr>
        </w:div>
        <w:div w:id="490409054">
          <w:marLeft w:val="640"/>
          <w:marRight w:val="0"/>
          <w:marTop w:val="0"/>
          <w:marBottom w:val="0"/>
          <w:divBdr>
            <w:top w:val="none" w:sz="0" w:space="0" w:color="auto"/>
            <w:left w:val="none" w:sz="0" w:space="0" w:color="auto"/>
            <w:bottom w:val="none" w:sz="0" w:space="0" w:color="auto"/>
            <w:right w:val="none" w:sz="0" w:space="0" w:color="auto"/>
          </w:divBdr>
        </w:div>
        <w:div w:id="271133662">
          <w:marLeft w:val="640"/>
          <w:marRight w:val="0"/>
          <w:marTop w:val="0"/>
          <w:marBottom w:val="0"/>
          <w:divBdr>
            <w:top w:val="none" w:sz="0" w:space="0" w:color="auto"/>
            <w:left w:val="none" w:sz="0" w:space="0" w:color="auto"/>
            <w:bottom w:val="none" w:sz="0" w:space="0" w:color="auto"/>
            <w:right w:val="none" w:sz="0" w:space="0" w:color="auto"/>
          </w:divBdr>
        </w:div>
        <w:div w:id="1917860830">
          <w:marLeft w:val="640"/>
          <w:marRight w:val="0"/>
          <w:marTop w:val="0"/>
          <w:marBottom w:val="0"/>
          <w:divBdr>
            <w:top w:val="none" w:sz="0" w:space="0" w:color="auto"/>
            <w:left w:val="none" w:sz="0" w:space="0" w:color="auto"/>
            <w:bottom w:val="none" w:sz="0" w:space="0" w:color="auto"/>
            <w:right w:val="none" w:sz="0" w:space="0" w:color="auto"/>
          </w:divBdr>
        </w:div>
        <w:div w:id="1011836911">
          <w:marLeft w:val="640"/>
          <w:marRight w:val="0"/>
          <w:marTop w:val="0"/>
          <w:marBottom w:val="0"/>
          <w:divBdr>
            <w:top w:val="none" w:sz="0" w:space="0" w:color="auto"/>
            <w:left w:val="none" w:sz="0" w:space="0" w:color="auto"/>
            <w:bottom w:val="none" w:sz="0" w:space="0" w:color="auto"/>
            <w:right w:val="none" w:sz="0" w:space="0" w:color="auto"/>
          </w:divBdr>
        </w:div>
        <w:div w:id="1908564243">
          <w:marLeft w:val="640"/>
          <w:marRight w:val="0"/>
          <w:marTop w:val="0"/>
          <w:marBottom w:val="0"/>
          <w:divBdr>
            <w:top w:val="none" w:sz="0" w:space="0" w:color="auto"/>
            <w:left w:val="none" w:sz="0" w:space="0" w:color="auto"/>
            <w:bottom w:val="none" w:sz="0" w:space="0" w:color="auto"/>
            <w:right w:val="none" w:sz="0" w:space="0" w:color="auto"/>
          </w:divBdr>
        </w:div>
        <w:div w:id="1032849967">
          <w:marLeft w:val="640"/>
          <w:marRight w:val="0"/>
          <w:marTop w:val="0"/>
          <w:marBottom w:val="0"/>
          <w:divBdr>
            <w:top w:val="none" w:sz="0" w:space="0" w:color="auto"/>
            <w:left w:val="none" w:sz="0" w:space="0" w:color="auto"/>
            <w:bottom w:val="none" w:sz="0" w:space="0" w:color="auto"/>
            <w:right w:val="none" w:sz="0" w:space="0" w:color="auto"/>
          </w:divBdr>
        </w:div>
        <w:div w:id="797257618">
          <w:marLeft w:val="640"/>
          <w:marRight w:val="0"/>
          <w:marTop w:val="0"/>
          <w:marBottom w:val="0"/>
          <w:divBdr>
            <w:top w:val="none" w:sz="0" w:space="0" w:color="auto"/>
            <w:left w:val="none" w:sz="0" w:space="0" w:color="auto"/>
            <w:bottom w:val="none" w:sz="0" w:space="0" w:color="auto"/>
            <w:right w:val="none" w:sz="0" w:space="0" w:color="auto"/>
          </w:divBdr>
        </w:div>
        <w:div w:id="281110342">
          <w:marLeft w:val="640"/>
          <w:marRight w:val="0"/>
          <w:marTop w:val="0"/>
          <w:marBottom w:val="0"/>
          <w:divBdr>
            <w:top w:val="none" w:sz="0" w:space="0" w:color="auto"/>
            <w:left w:val="none" w:sz="0" w:space="0" w:color="auto"/>
            <w:bottom w:val="none" w:sz="0" w:space="0" w:color="auto"/>
            <w:right w:val="none" w:sz="0" w:space="0" w:color="auto"/>
          </w:divBdr>
        </w:div>
        <w:div w:id="453528057">
          <w:marLeft w:val="640"/>
          <w:marRight w:val="0"/>
          <w:marTop w:val="0"/>
          <w:marBottom w:val="0"/>
          <w:divBdr>
            <w:top w:val="none" w:sz="0" w:space="0" w:color="auto"/>
            <w:left w:val="none" w:sz="0" w:space="0" w:color="auto"/>
            <w:bottom w:val="none" w:sz="0" w:space="0" w:color="auto"/>
            <w:right w:val="none" w:sz="0" w:space="0" w:color="auto"/>
          </w:divBdr>
        </w:div>
        <w:div w:id="2088183220">
          <w:marLeft w:val="640"/>
          <w:marRight w:val="0"/>
          <w:marTop w:val="0"/>
          <w:marBottom w:val="0"/>
          <w:divBdr>
            <w:top w:val="none" w:sz="0" w:space="0" w:color="auto"/>
            <w:left w:val="none" w:sz="0" w:space="0" w:color="auto"/>
            <w:bottom w:val="none" w:sz="0" w:space="0" w:color="auto"/>
            <w:right w:val="none" w:sz="0" w:space="0" w:color="auto"/>
          </w:divBdr>
        </w:div>
        <w:div w:id="76902287">
          <w:marLeft w:val="640"/>
          <w:marRight w:val="0"/>
          <w:marTop w:val="0"/>
          <w:marBottom w:val="0"/>
          <w:divBdr>
            <w:top w:val="none" w:sz="0" w:space="0" w:color="auto"/>
            <w:left w:val="none" w:sz="0" w:space="0" w:color="auto"/>
            <w:bottom w:val="none" w:sz="0" w:space="0" w:color="auto"/>
            <w:right w:val="none" w:sz="0" w:space="0" w:color="auto"/>
          </w:divBdr>
        </w:div>
        <w:div w:id="2042122689">
          <w:marLeft w:val="640"/>
          <w:marRight w:val="0"/>
          <w:marTop w:val="0"/>
          <w:marBottom w:val="0"/>
          <w:divBdr>
            <w:top w:val="none" w:sz="0" w:space="0" w:color="auto"/>
            <w:left w:val="none" w:sz="0" w:space="0" w:color="auto"/>
            <w:bottom w:val="none" w:sz="0" w:space="0" w:color="auto"/>
            <w:right w:val="none" w:sz="0" w:space="0" w:color="auto"/>
          </w:divBdr>
        </w:div>
        <w:div w:id="1873298033">
          <w:marLeft w:val="640"/>
          <w:marRight w:val="0"/>
          <w:marTop w:val="0"/>
          <w:marBottom w:val="0"/>
          <w:divBdr>
            <w:top w:val="none" w:sz="0" w:space="0" w:color="auto"/>
            <w:left w:val="none" w:sz="0" w:space="0" w:color="auto"/>
            <w:bottom w:val="none" w:sz="0" w:space="0" w:color="auto"/>
            <w:right w:val="none" w:sz="0" w:space="0" w:color="auto"/>
          </w:divBdr>
        </w:div>
        <w:div w:id="320230691">
          <w:marLeft w:val="640"/>
          <w:marRight w:val="0"/>
          <w:marTop w:val="0"/>
          <w:marBottom w:val="0"/>
          <w:divBdr>
            <w:top w:val="none" w:sz="0" w:space="0" w:color="auto"/>
            <w:left w:val="none" w:sz="0" w:space="0" w:color="auto"/>
            <w:bottom w:val="none" w:sz="0" w:space="0" w:color="auto"/>
            <w:right w:val="none" w:sz="0" w:space="0" w:color="auto"/>
          </w:divBdr>
        </w:div>
        <w:div w:id="905914264">
          <w:marLeft w:val="640"/>
          <w:marRight w:val="0"/>
          <w:marTop w:val="0"/>
          <w:marBottom w:val="0"/>
          <w:divBdr>
            <w:top w:val="none" w:sz="0" w:space="0" w:color="auto"/>
            <w:left w:val="none" w:sz="0" w:space="0" w:color="auto"/>
            <w:bottom w:val="none" w:sz="0" w:space="0" w:color="auto"/>
            <w:right w:val="none" w:sz="0" w:space="0" w:color="auto"/>
          </w:divBdr>
        </w:div>
        <w:div w:id="1959868846">
          <w:marLeft w:val="640"/>
          <w:marRight w:val="0"/>
          <w:marTop w:val="0"/>
          <w:marBottom w:val="0"/>
          <w:divBdr>
            <w:top w:val="none" w:sz="0" w:space="0" w:color="auto"/>
            <w:left w:val="none" w:sz="0" w:space="0" w:color="auto"/>
            <w:bottom w:val="none" w:sz="0" w:space="0" w:color="auto"/>
            <w:right w:val="none" w:sz="0" w:space="0" w:color="auto"/>
          </w:divBdr>
        </w:div>
        <w:div w:id="1351449254">
          <w:marLeft w:val="640"/>
          <w:marRight w:val="0"/>
          <w:marTop w:val="0"/>
          <w:marBottom w:val="0"/>
          <w:divBdr>
            <w:top w:val="none" w:sz="0" w:space="0" w:color="auto"/>
            <w:left w:val="none" w:sz="0" w:space="0" w:color="auto"/>
            <w:bottom w:val="none" w:sz="0" w:space="0" w:color="auto"/>
            <w:right w:val="none" w:sz="0" w:space="0" w:color="auto"/>
          </w:divBdr>
        </w:div>
        <w:div w:id="1647851372">
          <w:marLeft w:val="640"/>
          <w:marRight w:val="0"/>
          <w:marTop w:val="0"/>
          <w:marBottom w:val="0"/>
          <w:divBdr>
            <w:top w:val="none" w:sz="0" w:space="0" w:color="auto"/>
            <w:left w:val="none" w:sz="0" w:space="0" w:color="auto"/>
            <w:bottom w:val="none" w:sz="0" w:space="0" w:color="auto"/>
            <w:right w:val="none" w:sz="0" w:space="0" w:color="auto"/>
          </w:divBdr>
        </w:div>
        <w:div w:id="1143885337">
          <w:marLeft w:val="640"/>
          <w:marRight w:val="0"/>
          <w:marTop w:val="0"/>
          <w:marBottom w:val="0"/>
          <w:divBdr>
            <w:top w:val="none" w:sz="0" w:space="0" w:color="auto"/>
            <w:left w:val="none" w:sz="0" w:space="0" w:color="auto"/>
            <w:bottom w:val="none" w:sz="0" w:space="0" w:color="auto"/>
            <w:right w:val="none" w:sz="0" w:space="0" w:color="auto"/>
          </w:divBdr>
        </w:div>
        <w:div w:id="974603759">
          <w:marLeft w:val="640"/>
          <w:marRight w:val="0"/>
          <w:marTop w:val="0"/>
          <w:marBottom w:val="0"/>
          <w:divBdr>
            <w:top w:val="none" w:sz="0" w:space="0" w:color="auto"/>
            <w:left w:val="none" w:sz="0" w:space="0" w:color="auto"/>
            <w:bottom w:val="none" w:sz="0" w:space="0" w:color="auto"/>
            <w:right w:val="none" w:sz="0" w:space="0" w:color="auto"/>
          </w:divBdr>
        </w:div>
        <w:div w:id="232278484">
          <w:marLeft w:val="640"/>
          <w:marRight w:val="0"/>
          <w:marTop w:val="0"/>
          <w:marBottom w:val="0"/>
          <w:divBdr>
            <w:top w:val="none" w:sz="0" w:space="0" w:color="auto"/>
            <w:left w:val="none" w:sz="0" w:space="0" w:color="auto"/>
            <w:bottom w:val="none" w:sz="0" w:space="0" w:color="auto"/>
            <w:right w:val="none" w:sz="0" w:space="0" w:color="auto"/>
          </w:divBdr>
        </w:div>
        <w:div w:id="1512525574">
          <w:marLeft w:val="640"/>
          <w:marRight w:val="0"/>
          <w:marTop w:val="0"/>
          <w:marBottom w:val="0"/>
          <w:divBdr>
            <w:top w:val="none" w:sz="0" w:space="0" w:color="auto"/>
            <w:left w:val="none" w:sz="0" w:space="0" w:color="auto"/>
            <w:bottom w:val="none" w:sz="0" w:space="0" w:color="auto"/>
            <w:right w:val="none" w:sz="0" w:space="0" w:color="auto"/>
          </w:divBdr>
        </w:div>
        <w:div w:id="739793664">
          <w:marLeft w:val="640"/>
          <w:marRight w:val="0"/>
          <w:marTop w:val="0"/>
          <w:marBottom w:val="0"/>
          <w:divBdr>
            <w:top w:val="none" w:sz="0" w:space="0" w:color="auto"/>
            <w:left w:val="none" w:sz="0" w:space="0" w:color="auto"/>
            <w:bottom w:val="none" w:sz="0" w:space="0" w:color="auto"/>
            <w:right w:val="none" w:sz="0" w:space="0" w:color="auto"/>
          </w:divBdr>
        </w:div>
        <w:div w:id="892813612">
          <w:marLeft w:val="640"/>
          <w:marRight w:val="0"/>
          <w:marTop w:val="0"/>
          <w:marBottom w:val="0"/>
          <w:divBdr>
            <w:top w:val="none" w:sz="0" w:space="0" w:color="auto"/>
            <w:left w:val="none" w:sz="0" w:space="0" w:color="auto"/>
            <w:bottom w:val="none" w:sz="0" w:space="0" w:color="auto"/>
            <w:right w:val="none" w:sz="0" w:space="0" w:color="auto"/>
          </w:divBdr>
        </w:div>
        <w:div w:id="1395663708">
          <w:marLeft w:val="640"/>
          <w:marRight w:val="0"/>
          <w:marTop w:val="0"/>
          <w:marBottom w:val="0"/>
          <w:divBdr>
            <w:top w:val="none" w:sz="0" w:space="0" w:color="auto"/>
            <w:left w:val="none" w:sz="0" w:space="0" w:color="auto"/>
            <w:bottom w:val="none" w:sz="0" w:space="0" w:color="auto"/>
            <w:right w:val="none" w:sz="0" w:space="0" w:color="auto"/>
          </w:divBdr>
        </w:div>
        <w:div w:id="110784353">
          <w:marLeft w:val="640"/>
          <w:marRight w:val="0"/>
          <w:marTop w:val="0"/>
          <w:marBottom w:val="0"/>
          <w:divBdr>
            <w:top w:val="none" w:sz="0" w:space="0" w:color="auto"/>
            <w:left w:val="none" w:sz="0" w:space="0" w:color="auto"/>
            <w:bottom w:val="none" w:sz="0" w:space="0" w:color="auto"/>
            <w:right w:val="none" w:sz="0" w:space="0" w:color="auto"/>
          </w:divBdr>
        </w:div>
        <w:div w:id="113713257">
          <w:marLeft w:val="640"/>
          <w:marRight w:val="0"/>
          <w:marTop w:val="0"/>
          <w:marBottom w:val="0"/>
          <w:divBdr>
            <w:top w:val="none" w:sz="0" w:space="0" w:color="auto"/>
            <w:left w:val="none" w:sz="0" w:space="0" w:color="auto"/>
            <w:bottom w:val="none" w:sz="0" w:space="0" w:color="auto"/>
            <w:right w:val="none" w:sz="0" w:space="0" w:color="auto"/>
          </w:divBdr>
        </w:div>
        <w:div w:id="2121022780">
          <w:marLeft w:val="640"/>
          <w:marRight w:val="0"/>
          <w:marTop w:val="0"/>
          <w:marBottom w:val="0"/>
          <w:divBdr>
            <w:top w:val="none" w:sz="0" w:space="0" w:color="auto"/>
            <w:left w:val="none" w:sz="0" w:space="0" w:color="auto"/>
            <w:bottom w:val="none" w:sz="0" w:space="0" w:color="auto"/>
            <w:right w:val="none" w:sz="0" w:space="0" w:color="auto"/>
          </w:divBdr>
        </w:div>
        <w:div w:id="862934764">
          <w:marLeft w:val="640"/>
          <w:marRight w:val="0"/>
          <w:marTop w:val="0"/>
          <w:marBottom w:val="0"/>
          <w:divBdr>
            <w:top w:val="none" w:sz="0" w:space="0" w:color="auto"/>
            <w:left w:val="none" w:sz="0" w:space="0" w:color="auto"/>
            <w:bottom w:val="none" w:sz="0" w:space="0" w:color="auto"/>
            <w:right w:val="none" w:sz="0" w:space="0" w:color="auto"/>
          </w:divBdr>
        </w:div>
        <w:div w:id="1209416819">
          <w:marLeft w:val="640"/>
          <w:marRight w:val="0"/>
          <w:marTop w:val="0"/>
          <w:marBottom w:val="0"/>
          <w:divBdr>
            <w:top w:val="none" w:sz="0" w:space="0" w:color="auto"/>
            <w:left w:val="none" w:sz="0" w:space="0" w:color="auto"/>
            <w:bottom w:val="none" w:sz="0" w:space="0" w:color="auto"/>
            <w:right w:val="none" w:sz="0" w:space="0" w:color="auto"/>
          </w:divBdr>
        </w:div>
        <w:div w:id="350568295">
          <w:marLeft w:val="640"/>
          <w:marRight w:val="0"/>
          <w:marTop w:val="0"/>
          <w:marBottom w:val="0"/>
          <w:divBdr>
            <w:top w:val="none" w:sz="0" w:space="0" w:color="auto"/>
            <w:left w:val="none" w:sz="0" w:space="0" w:color="auto"/>
            <w:bottom w:val="none" w:sz="0" w:space="0" w:color="auto"/>
            <w:right w:val="none" w:sz="0" w:space="0" w:color="auto"/>
          </w:divBdr>
        </w:div>
        <w:div w:id="1711760629">
          <w:marLeft w:val="640"/>
          <w:marRight w:val="0"/>
          <w:marTop w:val="0"/>
          <w:marBottom w:val="0"/>
          <w:divBdr>
            <w:top w:val="none" w:sz="0" w:space="0" w:color="auto"/>
            <w:left w:val="none" w:sz="0" w:space="0" w:color="auto"/>
            <w:bottom w:val="none" w:sz="0" w:space="0" w:color="auto"/>
            <w:right w:val="none" w:sz="0" w:space="0" w:color="auto"/>
          </w:divBdr>
        </w:div>
        <w:div w:id="962150487">
          <w:marLeft w:val="640"/>
          <w:marRight w:val="0"/>
          <w:marTop w:val="0"/>
          <w:marBottom w:val="0"/>
          <w:divBdr>
            <w:top w:val="none" w:sz="0" w:space="0" w:color="auto"/>
            <w:left w:val="none" w:sz="0" w:space="0" w:color="auto"/>
            <w:bottom w:val="none" w:sz="0" w:space="0" w:color="auto"/>
            <w:right w:val="none" w:sz="0" w:space="0" w:color="auto"/>
          </w:divBdr>
        </w:div>
        <w:div w:id="1369574518">
          <w:marLeft w:val="640"/>
          <w:marRight w:val="0"/>
          <w:marTop w:val="0"/>
          <w:marBottom w:val="0"/>
          <w:divBdr>
            <w:top w:val="none" w:sz="0" w:space="0" w:color="auto"/>
            <w:left w:val="none" w:sz="0" w:space="0" w:color="auto"/>
            <w:bottom w:val="none" w:sz="0" w:space="0" w:color="auto"/>
            <w:right w:val="none" w:sz="0" w:space="0" w:color="auto"/>
          </w:divBdr>
        </w:div>
        <w:div w:id="597834413">
          <w:marLeft w:val="640"/>
          <w:marRight w:val="0"/>
          <w:marTop w:val="0"/>
          <w:marBottom w:val="0"/>
          <w:divBdr>
            <w:top w:val="none" w:sz="0" w:space="0" w:color="auto"/>
            <w:left w:val="none" w:sz="0" w:space="0" w:color="auto"/>
            <w:bottom w:val="none" w:sz="0" w:space="0" w:color="auto"/>
            <w:right w:val="none" w:sz="0" w:space="0" w:color="auto"/>
          </w:divBdr>
        </w:div>
        <w:div w:id="467088186">
          <w:marLeft w:val="640"/>
          <w:marRight w:val="0"/>
          <w:marTop w:val="0"/>
          <w:marBottom w:val="0"/>
          <w:divBdr>
            <w:top w:val="none" w:sz="0" w:space="0" w:color="auto"/>
            <w:left w:val="none" w:sz="0" w:space="0" w:color="auto"/>
            <w:bottom w:val="none" w:sz="0" w:space="0" w:color="auto"/>
            <w:right w:val="none" w:sz="0" w:space="0" w:color="auto"/>
          </w:divBdr>
        </w:div>
        <w:div w:id="1410662878">
          <w:marLeft w:val="640"/>
          <w:marRight w:val="0"/>
          <w:marTop w:val="0"/>
          <w:marBottom w:val="0"/>
          <w:divBdr>
            <w:top w:val="none" w:sz="0" w:space="0" w:color="auto"/>
            <w:left w:val="none" w:sz="0" w:space="0" w:color="auto"/>
            <w:bottom w:val="none" w:sz="0" w:space="0" w:color="auto"/>
            <w:right w:val="none" w:sz="0" w:space="0" w:color="auto"/>
          </w:divBdr>
        </w:div>
        <w:div w:id="384569732">
          <w:marLeft w:val="640"/>
          <w:marRight w:val="0"/>
          <w:marTop w:val="0"/>
          <w:marBottom w:val="0"/>
          <w:divBdr>
            <w:top w:val="none" w:sz="0" w:space="0" w:color="auto"/>
            <w:left w:val="none" w:sz="0" w:space="0" w:color="auto"/>
            <w:bottom w:val="none" w:sz="0" w:space="0" w:color="auto"/>
            <w:right w:val="none" w:sz="0" w:space="0" w:color="auto"/>
          </w:divBdr>
        </w:div>
        <w:div w:id="275528154">
          <w:marLeft w:val="640"/>
          <w:marRight w:val="0"/>
          <w:marTop w:val="0"/>
          <w:marBottom w:val="0"/>
          <w:divBdr>
            <w:top w:val="none" w:sz="0" w:space="0" w:color="auto"/>
            <w:left w:val="none" w:sz="0" w:space="0" w:color="auto"/>
            <w:bottom w:val="none" w:sz="0" w:space="0" w:color="auto"/>
            <w:right w:val="none" w:sz="0" w:space="0" w:color="auto"/>
          </w:divBdr>
        </w:div>
        <w:div w:id="168756055">
          <w:marLeft w:val="640"/>
          <w:marRight w:val="0"/>
          <w:marTop w:val="0"/>
          <w:marBottom w:val="0"/>
          <w:divBdr>
            <w:top w:val="none" w:sz="0" w:space="0" w:color="auto"/>
            <w:left w:val="none" w:sz="0" w:space="0" w:color="auto"/>
            <w:bottom w:val="none" w:sz="0" w:space="0" w:color="auto"/>
            <w:right w:val="none" w:sz="0" w:space="0" w:color="auto"/>
          </w:divBdr>
        </w:div>
        <w:div w:id="972446788">
          <w:marLeft w:val="640"/>
          <w:marRight w:val="0"/>
          <w:marTop w:val="0"/>
          <w:marBottom w:val="0"/>
          <w:divBdr>
            <w:top w:val="none" w:sz="0" w:space="0" w:color="auto"/>
            <w:left w:val="none" w:sz="0" w:space="0" w:color="auto"/>
            <w:bottom w:val="none" w:sz="0" w:space="0" w:color="auto"/>
            <w:right w:val="none" w:sz="0" w:space="0" w:color="auto"/>
          </w:divBdr>
        </w:div>
        <w:div w:id="910970665">
          <w:marLeft w:val="640"/>
          <w:marRight w:val="0"/>
          <w:marTop w:val="0"/>
          <w:marBottom w:val="0"/>
          <w:divBdr>
            <w:top w:val="none" w:sz="0" w:space="0" w:color="auto"/>
            <w:left w:val="none" w:sz="0" w:space="0" w:color="auto"/>
            <w:bottom w:val="none" w:sz="0" w:space="0" w:color="auto"/>
            <w:right w:val="none" w:sz="0" w:space="0" w:color="auto"/>
          </w:divBdr>
        </w:div>
        <w:div w:id="2097052210">
          <w:marLeft w:val="640"/>
          <w:marRight w:val="0"/>
          <w:marTop w:val="0"/>
          <w:marBottom w:val="0"/>
          <w:divBdr>
            <w:top w:val="none" w:sz="0" w:space="0" w:color="auto"/>
            <w:left w:val="none" w:sz="0" w:space="0" w:color="auto"/>
            <w:bottom w:val="none" w:sz="0" w:space="0" w:color="auto"/>
            <w:right w:val="none" w:sz="0" w:space="0" w:color="auto"/>
          </w:divBdr>
        </w:div>
        <w:div w:id="1939898240">
          <w:marLeft w:val="640"/>
          <w:marRight w:val="0"/>
          <w:marTop w:val="0"/>
          <w:marBottom w:val="0"/>
          <w:divBdr>
            <w:top w:val="none" w:sz="0" w:space="0" w:color="auto"/>
            <w:left w:val="none" w:sz="0" w:space="0" w:color="auto"/>
            <w:bottom w:val="none" w:sz="0" w:space="0" w:color="auto"/>
            <w:right w:val="none" w:sz="0" w:space="0" w:color="auto"/>
          </w:divBdr>
        </w:div>
        <w:div w:id="2114550180">
          <w:marLeft w:val="640"/>
          <w:marRight w:val="0"/>
          <w:marTop w:val="0"/>
          <w:marBottom w:val="0"/>
          <w:divBdr>
            <w:top w:val="none" w:sz="0" w:space="0" w:color="auto"/>
            <w:left w:val="none" w:sz="0" w:space="0" w:color="auto"/>
            <w:bottom w:val="none" w:sz="0" w:space="0" w:color="auto"/>
            <w:right w:val="none" w:sz="0" w:space="0" w:color="auto"/>
          </w:divBdr>
        </w:div>
        <w:div w:id="1054159613">
          <w:marLeft w:val="640"/>
          <w:marRight w:val="0"/>
          <w:marTop w:val="0"/>
          <w:marBottom w:val="0"/>
          <w:divBdr>
            <w:top w:val="none" w:sz="0" w:space="0" w:color="auto"/>
            <w:left w:val="none" w:sz="0" w:space="0" w:color="auto"/>
            <w:bottom w:val="none" w:sz="0" w:space="0" w:color="auto"/>
            <w:right w:val="none" w:sz="0" w:space="0" w:color="auto"/>
          </w:divBdr>
        </w:div>
        <w:div w:id="496312879">
          <w:marLeft w:val="640"/>
          <w:marRight w:val="0"/>
          <w:marTop w:val="0"/>
          <w:marBottom w:val="0"/>
          <w:divBdr>
            <w:top w:val="none" w:sz="0" w:space="0" w:color="auto"/>
            <w:left w:val="none" w:sz="0" w:space="0" w:color="auto"/>
            <w:bottom w:val="none" w:sz="0" w:space="0" w:color="auto"/>
            <w:right w:val="none" w:sz="0" w:space="0" w:color="auto"/>
          </w:divBdr>
        </w:div>
        <w:div w:id="1699887601">
          <w:marLeft w:val="640"/>
          <w:marRight w:val="0"/>
          <w:marTop w:val="0"/>
          <w:marBottom w:val="0"/>
          <w:divBdr>
            <w:top w:val="none" w:sz="0" w:space="0" w:color="auto"/>
            <w:left w:val="none" w:sz="0" w:space="0" w:color="auto"/>
            <w:bottom w:val="none" w:sz="0" w:space="0" w:color="auto"/>
            <w:right w:val="none" w:sz="0" w:space="0" w:color="auto"/>
          </w:divBdr>
        </w:div>
        <w:div w:id="1931114026">
          <w:marLeft w:val="640"/>
          <w:marRight w:val="0"/>
          <w:marTop w:val="0"/>
          <w:marBottom w:val="0"/>
          <w:divBdr>
            <w:top w:val="none" w:sz="0" w:space="0" w:color="auto"/>
            <w:left w:val="none" w:sz="0" w:space="0" w:color="auto"/>
            <w:bottom w:val="none" w:sz="0" w:space="0" w:color="auto"/>
            <w:right w:val="none" w:sz="0" w:space="0" w:color="auto"/>
          </w:divBdr>
        </w:div>
        <w:div w:id="1427077770">
          <w:marLeft w:val="640"/>
          <w:marRight w:val="0"/>
          <w:marTop w:val="0"/>
          <w:marBottom w:val="0"/>
          <w:divBdr>
            <w:top w:val="none" w:sz="0" w:space="0" w:color="auto"/>
            <w:left w:val="none" w:sz="0" w:space="0" w:color="auto"/>
            <w:bottom w:val="none" w:sz="0" w:space="0" w:color="auto"/>
            <w:right w:val="none" w:sz="0" w:space="0" w:color="auto"/>
          </w:divBdr>
        </w:div>
        <w:div w:id="751436082">
          <w:marLeft w:val="640"/>
          <w:marRight w:val="0"/>
          <w:marTop w:val="0"/>
          <w:marBottom w:val="0"/>
          <w:divBdr>
            <w:top w:val="none" w:sz="0" w:space="0" w:color="auto"/>
            <w:left w:val="none" w:sz="0" w:space="0" w:color="auto"/>
            <w:bottom w:val="none" w:sz="0" w:space="0" w:color="auto"/>
            <w:right w:val="none" w:sz="0" w:space="0" w:color="auto"/>
          </w:divBdr>
        </w:div>
        <w:div w:id="1837189298">
          <w:marLeft w:val="640"/>
          <w:marRight w:val="0"/>
          <w:marTop w:val="0"/>
          <w:marBottom w:val="0"/>
          <w:divBdr>
            <w:top w:val="none" w:sz="0" w:space="0" w:color="auto"/>
            <w:left w:val="none" w:sz="0" w:space="0" w:color="auto"/>
            <w:bottom w:val="none" w:sz="0" w:space="0" w:color="auto"/>
            <w:right w:val="none" w:sz="0" w:space="0" w:color="auto"/>
          </w:divBdr>
        </w:div>
        <w:div w:id="2091584312">
          <w:marLeft w:val="640"/>
          <w:marRight w:val="0"/>
          <w:marTop w:val="0"/>
          <w:marBottom w:val="0"/>
          <w:divBdr>
            <w:top w:val="none" w:sz="0" w:space="0" w:color="auto"/>
            <w:left w:val="none" w:sz="0" w:space="0" w:color="auto"/>
            <w:bottom w:val="none" w:sz="0" w:space="0" w:color="auto"/>
            <w:right w:val="none" w:sz="0" w:space="0" w:color="auto"/>
          </w:divBdr>
        </w:div>
        <w:div w:id="1574118374">
          <w:marLeft w:val="640"/>
          <w:marRight w:val="0"/>
          <w:marTop w:val="0"/>
          <w:marBottom w:val="0"/>
          <w:divBdr>
            <w:top w:val="none" w:sz="0" w:space="0" w:color="auto"/>
            <w:left w:val="none" w:sz="0" w:space="0" w:color="auto"/>
            <w:bottom w:val="none" w:sz="0" w:space="0" w:color="auto"/>
            <w:right w:val="none" w:sz="0" w:space="0" w:color="auto"/>
          </w:divBdr>
        </w:div>
        <w:div w:id="1214466633">
          <w:marLeft w:val="640"/>
          <w:marRight w:val="0"/>
          <w:marTop w:val="0"/>
          <w:marBottom w:val="0"/>
          <w:divBdr>
            <w:top w:val="none" w:sz="0" w:space="0" w:color="auto"/>
            <w:left w:val="none" w:sz="0" w:space="0" w:color="auto"/>
            <w:bottom w:val="none" w:sz="0" w:space="0" w:color="auto"/>
            <w:right w:val="none" w:sz="0" w:space="0" w:color="auto"/>
          </w:divBdr>
        </w:div>
        <w:div w:id="1939095380">
          <w:marLeft w:val="640"/>
          <w:marRight w:val="0"/>
          <w:marTop w:val="0"/>
          <w:marBottom w:val="0"/>
          <w:divBdr>
            <w:top w:val="none" w:sz="0" w:space="0" w:color="auto"/>
            <w:left w:val="none" w:sz="0" w:space="0" w:color="auto"/>
            <w:bottom w:val="none" w:sz="0" w:space="0" w:color="auto"/>
            <w:right w:val="none" w:sz="0" w:space="0" w:color="auto"/>
          </w:divBdr>
        </w:div>
        <w:div w:id="277175992">
          <w:marLeft w:val="640"/>
          <w:marRight w:val="0"/>
          <w:marTop w:val="0"/>
          <w:marBottom w:val="0"/>
          <w:divBdr>
            <w:top w:val="none" w:sz="0" w:space="0" w:color="auto"/>
            <w:left w:val="none" w:sz="0" w:space="0" w:color="auto"/>
            <w:bottom w:val="none" w:sz="0" w:space="0" w:color="auto"/>
            <w:right w:val="none" w:sz="0" w:space="0" w:color="auto"/>
          </w:divBdr>
        </w:div>
        <w:div w:id="1409573739">
          <w:marLeft w:val="640"/>
          <w:marRight w:val="0"/>
          <w:marTop w:val="0"/>
          <w:marBottom w:val="0"/>
          <w:divBdr>
            <w:top w:val="none" w:sz="0" w:space="0" w:color="auto"/>
            <w:left w:val="none" w:sz="0" w:space="0" w:color="auto"/>
            <w:bottom w:val="none" w:sz="0" w:space="0" w:color="auto"/>
            <w:right w:val="none" w:sz="0" w:space="0" w:color="auto"/>
          </w:divBdr>
        </w:div>
        <w:div w:id="725956158">
          <w:marLeft w:val="640"/>
          <w:marRight w:val="0"/>
          <w:marTop w:val="0"/>
          <w:marBottom w:val="0"/>
          <w:divBdr>
            <w:top w:val="none" w:sz="0" w:space="0" w:color="auto"/>
            <w:left w:val="none" w:sz="0" w:space="0" w:color="auto"/>
            <w:bottom w:val="none" w:sz="0" w:space="0" w:color="auto"/>
            <w:right w:val="none" w:sz="0" w:space="0" w:color="auto"/>
          </w:divBdr>
        </w:div>
        <w:div w:id="1983608326">
          <w:marLeft w:val="640"/>
          <w:marRight w:val="0"/>
          <w:marTop w:val="0"/>
          <w:marBottom w:val="0"/>
          <w:divBdr>
            <w:top w:val="none" w:sz="0" w:space="0" w:color="auto"/>
            <w:left w:val="none" w:sz="0" w:space="0" w:color="auto"/>
            <w:bottom w:val="none" w:sz="0" w:space="0" w:color="auto"/>
            <w:right w:val="none" w:sz="0" w:space="0" w:color="auto"/>
          </w:divBdr>
        </w:div>
        <w:div w:id="2031367695">
          <w:marLeft w:val="640"/>
          <w:marRight w:val="0"/>
          <w:marTop w:val="0"/>
          <w:marBottom w:val="0"/>
          <w:divBdr>
            <w:top w:val="none" w:sz="0" w:space="0" w:color="auto"/>
            <w:left w:val="none" w:sz="0" w:space="0" w:color="auto"/>
            <w:bottom w:val="none" w:sz="0" w:space="0" w:color="auto"/>
            <w:right w:val="none" w:sz="0" w:space="0" w:color="auto"/>
          </w:divBdr>
        </w:div>
        <w:div w:id="1673528054">
          <w:marLeft w:val="640"/>
          <w:marRight w:val="0"/>
          <w:marTop w:val="0"/>
          <w:marBottom w:val="0"/>
          <w:divBdr>
            <w:top w:val="none" w:sz="0" w:space="0" w:color="auto"/>
            <w:left w:val="none" w:sz="0" w:space="0" w:color="auto"/>
            <w:bottom w:val="none" w:sz="0" w:space="0" w:color="auto"/>
            <w:right w:val="none" w:sz="0" w:space="0" w:color="auto"/>
          </w:divBdr>
        </w:div>
        <w:div w:id="625892169">
          <w:marLeft w:val="640"/>
          <w:marRight w:val="0"/>
          <w:marTop w:val="0"/>
          <w:marBottom w:val="0"/>
          <w:divBdr>
            <w:top w:val="none" w:sz="0" w:space="0" w:color="auto"/>
            <w:left w:val="none" w:sz="0" w:space="0" w:color="auto"/>
            <w:bottom w:val="none" w:sz="0" w:space="0" w:color="auto"/>
            <w:right w:val="none" w:sz="0" w:space="0" w:color="auto"/>
          </w:divBdr>
        </w:div>
        <w:div w:id="856965633">
          <w:marLeft w:val="640"/>
          <w:marRight w:val="0"/>
          <w:marTop w:val="0"/>
          <w:marBottom w:val="0"/>
          <w:divBdr>
            <w:top w:val="none" w:sz="0" w:space="0" w:color="auto"/>
            <w:left w:val="none" w:sz="0" w:space="0" w:color="auto"/>
            <w:bottom w:val="none" w:sz="0" w:space="0" w:color="auto"/>
            <w:right w:val="none" w:sz="0" w:space="0" w:color="auto"/>
          </w:divBdr>
        </w:div>
        <w:div w:id="914818434">
          <w:marLeft w:val="640"/>
          <w:marRight w:val="0"/>
          <w:marTop w:val="0"/>
          <w:marBottom w:val="0"/>
          <w:divBdr>
            <w:top w:val="none" w:sz="0" w:space="0" w:color="auto"/>
            <w:left w:val="none" w:sz="0" w:space="0" w:color="auto"/>
            <w:bottom w:val="none" w:sz="0" w:space="0" w:color="auto"/>
            <w:right w:val="none" w:sz="0" w:space="0" w:color="auto"/>
          </w:divBdr>
        </w:div>
        <w:div w:id="1362324142">
          <w:marLeft w:val="640"/>
          <w:marRight w:val="0"/>
          <w:marTop w:val="0"/>
          <w:marBottom w:val="0"/>
          <w:divBdr>
            <w:top w:val="none" w:sz="0" w:space="0" w:color="auto"/>
            <w:left w:val="none" w:sz="0" w:space="0" w:color="auto"/>
            <w:bottom w:val="none" w:sz="0" w:space="0" w:color="auto"/>
            <w:right w:val="none" w:sz="0" w:space="0" w:color="auto"/>
          </w:divBdr>
        </w:div>
        <w:div w:id="983042148">
          <w:marLeft w:val="640"/>
          <w:marRight w:val="0"/>
          <w:marTop w:val="0"/>
          <w:marBottom w:val="0"/>
          <w:divBdr>
            <w:top w:val="none" w:sz="0" w:space="0" w:color="auto"/>
            <w:left w:val="none" w:sz="0" w:space="0" w:color="auto"/>
            <w:bottom w:val="none" w:sz="0" w:space="0" w:color="auto"/>
            <w:right w:val="none" w:sz="0" w:space="0" w:color="auto"/>
          </w:divBdr>
        </w:div>
        <w:div w:id="1702628917">
          <w:marLeft w:val="640"/>
          <w:marRight w:val="0"/>
          <w:marTop w:val="0"/>
          <w:marBottom w:val="0"/>
          <w:divBdr>
            <w:top w:val="none" w:sz="0" w:space="0" w:color="auto"/>
            <w:left w:val="none" w:sz="0" w:space="0" w:color="auto"/>
            <w:bottom w:val="none" w:sz="0" w:space="0" w:color="auto"/>
            <w:right w:val="none" w:sz="0" w:space="0" w:color="auto"/>
          </w:divBdr>
        </w:div>
        <w:div w:id="466974316">
          <w:marLeft w:val="640"/>
          <w:marRight w:val="0"/>
          <w:marTop w:val="0"/>
          <w:marBottom w:val="0"/>
          <w:divBdr>
            <w:top w:val="none" w:sz="0" w:space="0" w:color="auto"/>
            <w:left w:val="none" w:sz="0" w:space="0" w:color="auto"/>
            <w:bottom w:val="none" w:sz="0" w:space="0" w:color="auto"/>
            <w:right w:val="none" w:sz="0" w:space="0" w:color="auto"/>
          </w:divBdr>
        </w:div>
        <w:div w:id="983310881">
          <w:marLeft w:val="640"/>
          <w:marRight w:val="0"/>
          <w:marTop w:val="0"/>
          <w:marBottom w:val="0"/>
          <w:divBdr>
            <w:top w:val="none" w:sz="0" w:space="0" w:color="auto"/>
            <w:left w:val="none" w:sz="0" w:space="0" w:color="auto"/>
            <w:bottom w:val="none" w:sz="0" w:space="0" w:color="auto"/>
            <w:right w:val="none" w:sz="0" w:space="0" w:color="auto"/>
          </w:divBdr>
        </w:div>
        <w:div w:id="1842087866">
          <w:marLeft w:val="640"/>
          <w:marRight w:val="0"/>
          <w:marTop w:val="0"/>
          <w:marBottom w:val="0"/>
          <w:divBdr>
            <w:top w:val="none" w:sz="0" w:space="0" w:color="auto"/>
            <w:left w:val="none" w:sz="0" w:space="0" w:color="auto"/>
            <w:bottom w:val="none" w:sz="0" w:space="0" w:color="auto"/>
            <w:right w:val="none" w:sz="0" w:space="0" w:color="auto"/>
          </w:divBdr>
        </w:div>
        <w:div w:id="1801612116">
          <w:marLeft w:val="640"/>
          <w:marRight w:val="0"/>
          <w:marTop w:val="0"/>
          <w:marBottom w:val="0"/>
          <w:divBdr>
            <w:top w:val="none" w:sz="0" w:space="0" w:color="auto"/>
            <w:left w:val="none" w:sz="0" w:space="0" w:color="auto"/>
            <w:bottom w:val="none" w:sz="0" w:space="0" w:color="auto"/>
            <w:right w:val="none" w:sz="0" w:space="0" w:color="auto"/>
          </w:divBdr>
        </w:div>
        <w:div w:id="547300882">
          <w:marLeft w:val="640"/>
          <w:marRight w:val="0"/>
          <w:marTop w:val="0"/>
          <w:marBottom w:val="0"/>
          <w:divBdr>
            <w:top w:val="none" w:sz="0" w:space="0" w:color="auto"/>
            <w:left w:val="none" w:sz="0" w:space="0" w:color="auto"/>
            <w:bottom w:val="none" w:sz="0" w:space="0" w:color="auto"/>
            <w:right w:val="none" w:sz="0" w:space="0" w:color="auto"/>
          </w:divBdr>
        </w:div>
        <w:div w:id="286551563">
          <w:marLeft w:val="640"/>
          <w:marRight w:val="0"/>
          <w:marTop w:val="0"/>
          <w:marBottom w:val="0"/>
          <w:divBdr>
            <w:top w:val="none" w:sz="0" w:space="0" w:color="auto"/>
            <w:left w:val="none" w:sz="0" w:space="0" w:color="auto"/>
            <w:bottom w:val="none" w:sz="0" w:space="0" w:color="auto"/>
            <w:right w:val="none" w:sz="0" w:space="0" w:color="auto"/>
          </w:divBdr>
        </w:div>
        <w:div w:id="1341083107">
          <w:marLeft w:val="640"/>
          <w:marRight w:val="0"/>
          <w:marTop w:val="0"/>
          <w:marBottom w:val="0"/>
          <w:divBdr>
            <w:top w:val="none" w:sz="0" w:space="0" w:color="auto"/>
            <w:left w:val="none" w:sz="0" w:space="0" w:color="auto"/>
            <w:bottom w:val="none" w:sz="0" w:space="0" w:color="auto"/>
            <w:right w:val="none" w:sz="0" w:space="0" w:color="auto"/>
          </w:divBdr>
        </w:div>
        <w:div w:id="447705903">
          <w:marLeft w:val="640"/>
          <w:marRight w:val="0"/>
          <w:marTop w:val="0"/>
          <w:marBottom w:val="0"/>
          <w:divBdr>
            <w:top w:val="none" w:sz="0" w:space="0" w:color="auto"/>
            <w:left w:val="none" w:sz="0" w:space="0" w:color="auto"/>
            <w:bottom w:val="none" w:sz="0" w:space="0" w:color="auto"/>
            <w:right w:val="none" w:sz="0" w:space="0" w:color="auto"/>
          </w:divBdr>
        </w:div>
        <w:div w:id="2027515352">
          <w:marLeft w:val="640"/>
          <w:marRight w:val="0"/>
          <w:marTop w:val="0"/>
          <w:marBottom w:val="0"/>
          <w:divBdr>
            <w:top w:val="none" w:sz="0" w:space="0" w:color="auto"/>
            <w:left w:val="none" w:sz="0" w:space="0" w:color="auto"/>
            <w:bottom w:val="none" w:sz="0" w:space="0" w:color="auto"/>
            <w:right w:val="none" w:sz="0" w:space="0" w:color="auto"/>
          </w:divBdr>
        </w:div>
        <w:div w:id="856502669">
          <w:marLeft w:val="640"/>
          <w:marRight w:val="0"/>
          <w:marTop w:val="0"/>
          <w:marBottom w:val="0"/>
          <w:divBdr>
            <w:top w:val="none" w:sz="0" w:space="0" w:color="auto"/>
            <w:left w:val="none" w:sz="0" w:space="0" w:color="auto"/>
            <w:bottom w:val="none" w:sz="0" w:space="0" w:color="auto"/>
            <w:right w:val="none" w:sz="0" w:space="0" w:color="auto"/>
          </w:divBdr>
        </w:div>
        <w:div w:id="303237587">
          <w:marLeft w:val="640"/>
          <w:marRight w:val="0"/>
          <w:marTop w:val="0"/>
          <w:marBottom w:val="0"/>
          <w:divBdr>
            <w:top w:val="none" w:sz="0" w:space="0" w:color="auto"/>
            <w:left w:val="none" w:sz="0" w:space="0" w:color="auto"/>
            <w:bottom w:val="none" w:sz="0" w:space="0" w:color="auto"/>
            <w:right w:val="none" w:sz="0" w:space="0" w:color="auto"/>
          </w:divBdr>
        </w:div>
      </w:divsChild>
    </w:div>
    <w:div w:id="1828326335">
      <w:bodyDiv w:val="1"/>
      <w:marLeft w:val="0"/>
      <w:marRight w:val="0"/>
      <w:marTop w:val="0"/>
      <w:marBottom w:val="0"/>
      <w:divBdr>
        <w:top w:val="none" w:sz="0" w:space="0" w:color="auto"/>
        <w:left w:val="none" w:sz="0" w:space="0" w:color="auto"/>
        <w:bottom w:val="none" w:sz="0" w:space="0" w:color="auto"/>
        <w:right w:val="none" w:sz="0" w:space="0" w:color="auto"/>
      </w:divBdr>
      <w:divsChild>
        <w:div w:id="872428507">
          <w:marLeft w:val="640"/>
          <w:marRight w:val="0"/>
          <w:marTop w:val="0"/>
          <w:marBottom w:val="0"/>
          <w:divBdr>
            <w:top w:val="none" w:sz="0" w:space="0" w:color="auto"/>
            <w:left w:val="none" w:sz="0" w:space="0" w:color="auto"/>
            <w:bottom w:val="none" w:sz="0" w:space="0" w:color="auto"/>
            <w:right w:val="none" w:sz="0" w:space="0" w:color="auto"/>
          </w:divBdr>
        </w:div>
        <w:div w:id="1973828874">
          <w:marLeft w:val="640"/>
          <w:marRight w:val="0"/>
          <w:marTop w:val="0"/>
          <w:marBottom w:val="0"/>
          <w:divBdr>
            <w:top w:val="none" w:sz="0" w:space="0" w:color="auto"/>
            <w:left w:val="none" w:sz="0" w:space="0" w:color="auto"/>
            <w:bottom w:val="none" w:sz="0" w:space="0" w:color="auto"/>
            <w:right w:val="none" w:sz="0" w:space="0" w:color="auto"/>
          </w:divBdr>
        </w:div>
        <w:div w:id="1325743903">
          <w:marLeft w:val="640"/>
          <w:marRight w:val="0"/>
          <w:marTop w:val="0"/>
          <w:marBottom w:val="0"/>
          <w:divBdr>
            <w:top w:val="none" w:sz="0" w:space="0" w:color="auto"/>
            <w:left w:val="none" w:sz="0" w:space="0" w:color="auto"/>
            <w:bottom w:val="none" w:sz="0" w:space="0" w:color="auto"/>
            <w:right w:val="none" w:sz="0" w:space="0" w:color="auto"/>
          </w:divBdr>
        </w:div>
        <w:div w:id="469174861">
          <w:marLeft w:val="640"/>
          <w:marRight w:val="0"/>
          <w:marTop w:val="0"/>
          <w:marBottom w:val="0"/>
          <w:divBdr>
            <w:top w:val="none" w:sz="0" w:space="0" w:color="auto"/>
            <w:left w:val="none" w:sz="0" w:space="0" w:color="auto"/>
            <w:bottom w:val="none" w:sz="0" w:space="0" w:color="auto"/>
            <w:right w:val="none" w:sz="0" w:space="0" w:color="auto"/>
          </w:divBdr>
        </w:div>
        <w:div w:id="1144542426">
          <w:marLeft w:val="640"/>
          <w:marRight w:val="0"/>
          <w:marTop w:val="0"/>
          <w:marBottom w:val="0"/>
          <w:divBdr>
            <w:top w:val="none" w:sz="0" w:space="0" w:color="auto"/>
            <w:left w:val="none" w:sz="0" w:space="0" w:color="auto"/>
            <w:bottom w:val="none" w:sz="0" w:space="0" w:color="auto"/>
            <w:right w:val="none" w:sz="0" w:space="0" w:color="auto"/>
          </w:divBdr>
        </w:div>
        <w:div w:id="1324308974">
          <w:marLeft w:val="640"/>
          <w:marRight w:val="0"/>
          <w:marTop w:val="0"/>
          <w:marBottom w:val="0"/>
          <w:divBdr>
            <w:top w:val="none" w:sz="0" w:space="0" w:color="auto"/>
            <w:left w:val="none" w:sz="0" w:space="0" w:color="auto"/>
            <w:bottom w:val="none" w:sz="0" w:space="0" w:color="auto"/>
            <w:right w:val="none" w:sz="0" w:space="0" w:color="auto"/>
          </w:divBdr>
        </w:div>
        <w:div w:id="339428244">
          <w:marLeft w:val="640"/>
          <w:marRight w:val="0"/>
          <w:marTop w:val="0"/>
          <w:marBottom w:val="0"/>
          <w:divBdr>
            <w:top w:val="none" w:sz="0" w:space="0" w:color="auto"/>
            <w:left w:val="none" w:sz="0" w:space="0" w:color="auto"/>
            <w:bottom w:val="none" w:sz="0" w:space="0" w:color="auto"/>
            <w:right w:val="none" w:sz="0" w:space="0" w:color="auto"/>
          </w:divBdr>
        </w:div>
        <w:div w:id="324165516">
          <w:marLeft w:val="640"/>
          <w:marRight w:val="0"/>
          <w:marTop w:val="0"/>
          <w:marBottom w:val="0"/>
          <w:divBdr>
            <w:top w:val="none" w:sz="0" w:space="0" w:color="auto"/>
            <w:left w:val="none" w:sz="0" w:space="0" w:color="auto"/>
            <w:bottom w:val="none" w:sz="0" w:space="0" w:color="auto"/>
            <w:right w:val="none" w:sz="0" w:space="0" w:color="auto"/>
          </w:divBdr>
        </w:div>
        <w:div w:id="537157358">
          <w:marLeft w:val="640"/>
          <w:marRight w:val="0"/>
          <w:marTop w:val="0"/>
          <w:marBottom w:val="0"/>
          <w:divBdr>
            <w:top w:val="none" w:sz="0" w:space="0" w:color="auto"/>
            <w:left w:val="none" w:sz="0" w:space="0" w:color="auto"/>
            <w:bottom w:val="none" w:sz="0" w:space="0" w:color="auto"/>
            <w:right w:val="none" w:sz="0" w:space="0" w:color="auto"/>
          </w:divBdr>
        </w:div>
        <w:div w:id="2002081535">
          <w:marLeft w:val="640"/>
          <w:marRight w:val="0"/>
          <w:marTop w:val="0"/>
          <w:marBottom w:val="0"/>
          <w:divBdr>
            <w:top w:val="none" w:sz="0" w:space="0" w:color="auto"/>
            <w:left w:val="none" w:sz="0" w:space="0" w:color="auto"/>
            <w:bottom w:val="none" w:sz="0" w:space="0" w:color="auto"/>
            <w:right w:val="none" w:sz="0" w:space="0" w:color="auto"/>
          </w:divBdr>
        </w:div>
        <w:div w:id="384572165">
          <w:marLeft w:val="640"/>
          <w:marRight w:val="0"/>
          <w:marTop w:val="0"/>
          <w:marBottom w:val="0"/>
          <w:divBdr>
            <w:top w:val="none" w:sz="0" w:space="0" w:color="auto"/>
            <w:left w:val="none" w:sz="0" w:space="0" w:color="auto"/>
            <w:bottom w:val="none" w:sz="0" w:space="0" w:color="auto"/>
            <w:right w:val="none" w:sz="0" w:space="0" w:color="auto"/>
          </w:divBdr>
        </w:div>
        <w:div w:id="341592565">
          <w:marLeft w:val="640"/>
          <w:marRight w:val="0"/>
          <w:marTop w:val="0"/>
          <w:marBottom w:val="0"/>
          <w:divBdr>
            <w:top w:val="none" w:sz="0" w:space="0" w:color="auto"/>
            <w:left w:val="none" w:sz="0" w:space="0" w:color="auto"/>
            <w:bottom w:val="none" w:sz="0" w:space="0" w:color="auto"/>
            <w:right w:val="none" w:sz="0" w:space="0" w:color="auto"/>
          </w:divBdr>
        </w:div>
        <w:div w:id="1580558673">
          <w:marLeft w:val="640"/>
          <w:marRight w:val="0"/>
          <w:marTop w:val="0"/>
          <w:marBottom w:val="0"/>
          <w:divBdr>
            <w:top w:val="none" w:sz="0" w:space="0" w:color="auto"/>
            <w:left w:val="none" w:sz="0" w:space="0" w:color="auto"/>
            <w:bottom w:val="none" w:sz="0" w:space="0" w:color="auto"/>
            <w:right w:val="none" w:sz="0" w:space="0" w:color="auto"/>
          </w:divBdr>
        </w:div>
        <w:div w:id="1887981881">
          <w:marLeft w:val="640"/>
          <w:marRight w:val="0"/>
          <w:marTop w:val="0"/>
          <w:marBottom w:val="0"/>
          <w:divBdr>
            <w:top w:val="none" w:sz="0" w:space="0" w:color="auto"/>
            <w:left w:val="none" w:sz="0" w:space="0" w:color="auto"/>
            <w:bottom w:val="none" w:sz="0" w:space="0" w:color="auto"/>
            <w:right w:val="none" w:sz="0" w:space="0" w:color="auto"/>
          </w:divBdr>
        </w:div>
        <w:div w:id="271207141">
          <w:marLeft w:val="640"/>
          <w:marRight w:val="0"/>
          <w:marTop w:val="0"/>
          <w:marBottom w:val="0"/>
          <w:divBdr>
            <w:top w:val="none" w:sz="0" w:space="0" w:color="auto"/>
            <w:left w:val="none" w:sz="0" w:space="0" w:color="auto"/>
            <w:bottom w:val="none" w:sz="0" w:space="0" w:color="auto"/>
            <w:right w:val="none" w:sz="0" w:space="0" w:color="auto"/>
          </w:divBdr>
        </w:div>
        <w:div w:id="1150244612">
          <w:marLeft w:val="640"/>
          <w:marRight w:val="0"/>
          <w:marTop w:val="0"/>
          <w:marBottom w:val="0"/>
          <w:divBdr>
            <w:top w:val="none" w:sz="0" w:space="0" w:color="auto"/>
            <w:left w:val="none" w:sz="0" w:space="0" w:color="auto"/>
            <w:bottom w:val="none" w:sz="0" w:space="0" w:color="auto"/>
            <w:right w:val="none" w:sz="0" w:space="0" w:color="auto"/>
          </w:divBdr>
        </w:div>
        <w:div w:id="1291860307">
          <w:marLeft w:val="640"/>
          <w:marRight w:val="0"/>
          <w:marTop w:val="0"/>
          <w:marBottom w:val="0"/>
          <w:divBdr>
            <w:top w:val="none" w:sz="0" w:space="0" w:color="auto"/>
            <w:left w:val="none" w:sz="0" w:space="0" w:color="auto"/>
            <w:bottom w:val="none" w:sz="0" w:space="0" w:color="auto"/>
            <w:right w:val="none" w:sz="0" w:space="0" w:color="auto"/>
          </w:divBdr>
        </w:div>
        <w:div w:id="947734252">
          <w:marLeft w:val="640"/>
          <w:marRight w:val="0"/>
          <w:marTop w:val="0"/>
          <w:marBottom w:val="0"/>
          <w:divBdr>
            <w:top w:val="none" w:sz="0" w:space="0" w:color="auto"/>
            <w:left w:val="none" w:sz="0" w:space="0" w:color="auto"/>
            <w:bottom w:val="none" w:sz="0" w:space="0" w:color="auto"/>
            <w:right w:val="none" w:sz="0" w:space="0" w:color="auto"/>
          </w:divBdr>
        </w:div>
        <w:div w:id="1469008380">
          <w:marLeft w:val="640"/>
          <w:marRight w:val="0"/>
          <w:marTop w:val="0"/>
          <w:marBottom w:val="0"/>
          <w:divBdr>
            <w:top w:val="none" w:sz="0" w:space="0" w:color="auto"/>
            <w:left w:val="none" w:sz="0" w:space="0" w:color="auto"/>
            <w:bottom w:val="none" w:sz="0" w:space="0" w:color="auto"/>
            <w:right w:val="none" w:sz="0" w:space="0" w:color="auto"/>
          </w:divBdr>
        </w:div>
        <w:div w:id="1563903575">
          <w:marLeft w:val="640"/>
          <w:marRight w:val="0"/>
          <w:marTop w:val="0"/>
          <w:marBottom w:val="0"/>
          <w:divBdr>
            <w:top w:val="none" w:sz="0" w:space="0" w:color="auto"/>
            <w:left w:val="none" w:sz="0" w:space="0" w:color="auto"/>
            <w:bottom w:val="none" w:sz="0" w:space="0" w:color="auto"/>
            <w:right w:val="none" w:sz="0" w:space="0" w:color="auto"/>
          </w:divBdr>
        </w:div>
        <w:div w:id="316616892">
          <w:marLeft w:val="640"/>
          <w:marRight w:val="0"/>
          <w:marTop w:val="0"/>
          <w:marBottom w:val="0"/>
          <w:divBdr>
            <w:top w:val="none" w:sz="0" w:space="0" w:color="auto"/>
            <w:left w:val="none" w:sz="0" w:space="0" w:color="auto"/>
            <w:bottom w:val="none" w:sz="0" w:space="0" w:color="auto"/>
            <w:right w:val="none" w:sz="0" w:space="0" w:color="auto"/>
          </w:divBdr>
        </w:div>
        <w:div w:id="743992752">
          <w:marLeft w:val="640"/>
          <w:marRight w:val="0"/>
          <w:marTop w:val="0"/>
          <w:marBottom w:val="0"/>
          <w:divBdr>
            <w:top w:val="none" w:sz="0" w:space="0" w:color="auto"/>
            <w:left w:val="none" w:sz="0" w:space="0" w:color="auto"/>
            <w:bottom w:val="none" w:sz="0" w:space="0" w:color="auto"/>
            <w:right w:val="none" w:sz="0" w:space="0" w:color="auto"/>
          </w:divBdr>
        </w:div>
        <w:div w:id="497498890">
          <w:marLeft w:val="640"/>
          <w:marRight w:val="0"/>
          <w:marTop w:val="0"/>
          <w:marBottom w:val="0"/>
          <w:divBdr>
            <w:top w:val="none" w:sz="0" w:space="0" w:color="auto"/>
            <w:left w:val="none" w:sz="0" w:space="0" w:color="auto"/>
            <w:bottom w:val="none" w:sz="0" w:space="0" w:color="auto"/>
            <w:right w:val="none" w:sz="0" w:space="0" w:color="auto"/>
          </w:divBdr>
        </w:div>
        <w:div w:id="12191338">
          <w:marLeft w:val="640"/>
          <w:marRight w:val="0"/>
          <w:marTop w:val="0"/>
          <w:marBottom w:val="0"/>
          <w:divBdr>
            <w:top w:val="none" w:sz="0" w:space="0" w:color="auto"/>
            <w:left w:val="none" w:sz="0" w:space="0" w:color="auto"/>
            <w:bottom w:val="none" w:sz="0" w:space="0" w:color="auto"/>
            <w:right w:val="none" w:sz="0" w:space="0" w:color="auto"/>
          </w:divBdr>
        </w:div>
        <w:div w:id="675771916">
          <w:marLeft w:val="640"/>
          <w:marRight w:val="0"/>
          <w:marTop w:val="0"/>
          <w:marBottom w:val="0"/>
          <w:divBdr>
            <w:top w:val="none" w:sz="0" w:space="0" w:color="auto"/>
            <w:left w:val="none" w:sz="0" w:space="0" w:color="auto"/>
            <w:bottom w:val="none" w:sz="0" w:space="0" w:color="auto"/>
            <w:right w:val="none" w:sz="0" w:space="0" w:color="auto"/>
          </w:divBdr>
        </w:div>
        <w:div w:id="1322200006">
          <w:marLeft w:val="640"/>
          <w:marRight w:val="0"/>
          <w:marTop w:val="0"/>
          <w:marBottom w:val="0"/>
          <w:divBdr>
            <w:top w:val="none" w:sz="0" w:space="0" w:color="auto"/>
            <w:left w:val="none" w:sz="0" w:space="0" w:color="auto"/>
            <w:bottom w:val="none" w:sz="0" w:space="0" w:color="auto"/>
            <w:right w:val="none" w:sz="0" w:space="0" w:color="auto"/>
          </w:divBdr>
        </w:div>
        <w:div w:id="1645114020">
          <w:marLeft w:val="640"/>
          <w:marRight w:val="0"/>
          <w:marTop w:val="0"/>
          <w:marBottom w:val="0"/>
          <w:divBdr>
            <w:top w:val="none" w:sz="0" w:space="0" w:color="auto"/>
            <w:left w:val="none" w:sz="0" w:space="0" w:color="auto"/>
            <w:bottom w:val="none" w:sz="0" w:space="0" w:color="auto"/>
            <w:right w:val="none" w:sz="0" w:space="0" w:color="auto"/>
          </w:divBdr>
        </w:div>
        <w:div w:id="394399117">
          <w:marLeft w:val="640"/>
          <w:marRight w:val="0"/>
          <w:marTop w:val="0"/>
          <w:marBottom w:val="0"/>
          <w:divBdr>
            <w:top w:val="none" w:sz="0" w:space="0" w:color="auto"/>
            <w:left w:val="none" w:sz="0" w:space="0" w:color="auto"/>
            <w:bottom w:val="none" w:sz="0" w:space="0" w:color="auto"/>
            <w:right w:val="none" w:sz="0" w:space="0" w:color="auto"/>
          </w:divBdr>
        </w:div>
        <w:div w:id="1856187049">
          <w:marLeft w:val="640"/>
          <w:marRight w:val="0"/>
          <w:marTop w:val="0"/>
          <w:marBottom w:val="0"/>
          <w:divBdr>
            <w:top w:val="none" w:sz="0" w:space="0" w:color="auto"/>
            <w:left w:val="none" w:sz="0" w:space="0" w:color="auto"/>
            <w:bottom w:val="none" w:sz="0" w:space="0" w:color="auto"/>
            <w:right w:val="none" w:sz="0" w:space="0" w:color="auto"/>
          </w:divBdr>
        </w:div>
        <w:div w:id="623927621">
          <w:marLeft w:val="640"/>
          <w:marRight w:val="0"/>
          <w:marTop w:val="0"/>
          <w:marBottom w:val="0"/>
          <w:divBdr>
            <w:top w:val="none" w:sz="0" w:space="0" w:color="auto"/>
            <w:left w:val="none" w:sz="0" w:space="0" w:color="auto"/>
            <w:bottom w:val="none" w:sz="0" w:space="0" w:color="auto"/>
            <w:right w:val="none" w:sz="0" w:space="0" w:color="auto"/>
          </w:divBdr>
        </w:div>
        <w:div w:id="1158232687">
          <w:marLeft w:val="640"/>
          <w:marRight w:val="0"/>
          <w:marTop w:val="0"/>
          <w:marBottom w:val="0"/>
          <w:divBdr>
            <w:top w:val="none" w:sz="0" w:space="0" w:color="auto"/>
            <w:left w:val="none" w:sz="0" w:space="0" w:color="auto"/>
            <w:bottom w:val="none" w:sz="0" w:space="0" w:color="auto"/>
            <w:right w:val="none" w:sz="0" w:space="0" w:color="auto"/>
          </w:divBdr>
        </w:div>
        <w:div w:id="1115103820">
          <w:marLeft w:val="640"/>
          <w:marRight w:val="0"/>
          <w:marTop w:val="0"/>
          <w:marBottom w:val="0"/>
          <w:divBdr>
            <w:top w:val="none" w:sz="0" w:space="0" w:color="auto"/>
            <w:left w:val="none" w:sz="0" w:space="0" w:color="auto"/>
            <w:bottom w:val="none" w:sz="0" w:space="0" w:color="auto"/>
            <w:right w:val="none" w:sz="0" w:space="0" w:color="auto"/>
          </w:divBdr>
        </w:div>
        <w:div w:id="1652975440">
          <w:marLeft w:val="640"/>
          <w:marRight w:val="0"/>
          <w:marTop w:val="0"/>
          <w:marBottom w:val="0"/>
          <w:divBdr>
            <w:top w:val="none" w:sz="0" w:space="0" w:color="auto"/>
            <w:left w:val="none" w:sz="0" w:space="0" w:color="auto"/>
            <w:bottom w:val="none" w:sz="0" w:space="0" w:color="auto"/>
            <w:right w:val="none" w:sz="0" w:space="0" w:color="auto"/>
          </w:divBdr>
        </w:div>
        <w:div w:id="466510431">
          <w:marLeft w:val="640"/>
          <w:marRight w:val="0"/>
          <w:marTop w:val="0"/>
          <w:marBottom w:val="0"/>
          <w:divBdr>
            <w:top w:val="none" w:sz="0" w:space="0" w:color="auto"/>
            <w:left w:val="none" w:sz="0" w:space="0" w:color="auto"/>
            <w:bottom w:val="none" w:sz="0" w:space="0" w:color="auto"/>
            <w:right w:val="none" w:sz="0" w:space="0" w:color="auto"/>
          </w:divBdr>
        </w:div>
        <w:div w:id="208154328">
          <w:marLeft w:val="640"/>
          <w:marRight w:val="0"/>
          <w:marTop w:val="0"/>
          <w:marBottom w:val="0"/>
          <w:divBdr>
            <w:top w:val="none" w:sz="0" w:space="0" w:color="auto"/>
            <w:left w:val="none" w:sz="0" w:space="0" w:color="auto"/>
            <w:bottom w:val="none" w:sz="0" w:space="0" w:color="auto"/>
            <w:right w:val="none" w:sz="0" w:space="0" w:color="auto"/>
          </w:divBdr>
        </w:div>
        <w:div w:id="824782936">
          <w:marLeft w:val="640"/>
          <w:marRight w:val="0"/>
          <w:marTop w:val="0"/>
          <w:marBottom w:val="0"/>
          <w:divBdr>
            <w:top w:val="none" w:sz="0" w:space="0" w:color="auto"/>
            <w:left w:val="none" w:sz="0" w:space="0" w:color="auto"/>
            <w:bottom w:val="none" w:sz="0" w:space="0" w:color="auto"/>
            <w:right w:val="none" w:sz="0" w:space="0" w:color="auto"/>
          </w:divBdr>
        </w:div>
        <w:div w:id="895050555">
          <w:marLeft w:val="640"/>
          <w:marRight w:val="0"/>
          <w:marTop w:val="0"/>
          <w:marBottom w:val="0"/>
          <w:divBdr>
            <w:top w:val="none" w:sz="0" w:space="0" w:color="auto"/>
            <w:left w:val="none" w:sz="0" w:space="0" w:color="auto"/>
            <w:bottom w:val="none" w:sz="0" w:space="0" w:color="auto"/>
            <w:right w:val="none" w:sz="0" w:space="0" w:color="auto"/>
          </w:divBdr>
        </w:div>
        <w:div w:id="1808545001">
          <w:marLeft w:val="640"/>
          <w:marRight w:val="0"/>
          <w:marTop w:val="0"/>
          <w:marBottom w:val="0"/>
          <w:divBdr>
            <w:top w:val="none" w:sz="0" w:space="0" w:color="auto"/>
            <w:left w:val="none" w:sz="0" w:space="0" w:color="auto"/>
            <w:bottom w:val="none" w:sz="0" w:space="0" w:color="auto"/>
            <w:right w:val="none" w:sz="0" w:space="0" w:color="auto"/>
          </w:divBdr>
        </w:div>
        <w:div w:id="1927807616">
          <w:marLeft w:val="640"/>
          <w:marRight w:val="0"/>
          <w:marTop w:val="0"/>
          <w:marBottom w:val="0"/>
          <w:divBdr>
            <w:top w:val="none" w:sz="0" w:space="0" w:color="auto"/>
            <w:left w:val="none" w:sz="0" w:space="0" w:color="auto"/>
            <w:bottom w:val="none" w:sz="0" w:space="0" w:color="auto"/>
            <w:right w:val="none" w:sz="0" w:space="0" w:color="auto"/>
          </w:divBdr>
        </w:div>
        <w:div w:id="1656101089">
          <w:marLeft w:val="640"/>
          <w:marRight w:val="0"/>
          <w:marTop w:val="0"/>
          <w:marBottom w:val="0"/>
          <w:divBdr>
            <w:top w:val="none" w:sz="0" w:space="0" w:color="auto"/>
            <w:left w:val="none" w:sz="0" w:space="0" w:color="auto"/>
            <w:bottom w:val="none" w:sz="0" w:space="0" w:color="auto"/>
            <w:right w:val="none" w:sz="0" w:space="0" w:color="auto"/>
          </w:divBdr>
        </w:div>
        <w:div w:id="1825734529">
          <w:marLeft w:val="640"/>
          <w:marRight w:val="0"/>
          <w:marTop w:val="0"/>
          <w:marBottom w:val="0"/>
          <w:divBdr>
            <w:top w:val="none" w:sz="0" w:space="0" w:color="auto"/>
            <w:left w:val="none" w:sz="0" w:space="0" w:color="auto"/>
            <w:bottom w:val="none" w:sz="0" w:space="0" w:color="auto"/>
            <w:right w:val="none" w:sz="0" w:space="0" w:color="auto"/>
          </w:divBdr>
        </w:div>
        <w:div w:id="418333525">
          <w:marLeft w:val="640"/>
          <w:marRight w:val="0"/>
          <w:marTop w:val="0"/>
          <w:marBottom w:val="0"/>
          <w:divBdr>
            <w:top w:val="none" w:sz="0" w:space="0" w:color="auto"/>
            <w:left w:val="none" w:sz="0" w:space="0" w:color="auto"/>
            <w:bottom w:val="none" w:sz="0" w:space="0" w:color="auto"/>
            <w:right w:val="none" w:sz="0" w:space="0" w:color="auto"/>
          </w:divBdr>
        </w:div>
        <w:div w:id="748120300">
          <w:marLeft w:val="640"/>
          <w:marRight w:val="0"/>
          <w:marTop w:val="0"/>
          <w:marBottom w:val="0"/>
          <w:divBdr>
            <w:top w:val="none" w:sz="0" w:space="0" w:color="auto"/>
            <w:left w:val="none" w:sz="0" w:space="0" w:color="auto"/>
            <w:bottom w:val="none" w:sz="0" w:space="0" w:color="auto"/>
            <w:right w:val="none" w:sz="0" w:space="0" w:color="auto"/>
          </w:divBdr>
        </w:div>
        <w:div w:id="1025014052">
          <w:marLeft w:val="640"/>
          <w:marRight w:val="0"/>
          <w:marTop w:val="0"/>
          <w:marBottom w:val="0"/>
          <w:divBdr>
            <w:top w:val="none" w:sz="0" w:space="0" w:color="auto"/>
            <w:left w:val="none" w:sz="0" w:space="0" w:color="auto"/>
            <w:bottom w:val="none" w:sz="0" w:space="0" w:color="auto"/>
            <w:right w:val="none" w:sz="0" w:space="0" w:color="auto"/>
          </w:divBdr>
        </w:div>
        <w:div w:id="317616335">
          <w:marLeft w:val="640"/>
          <w:marRight w:val="0"/>
          <w:marTop w:val="0"/>
          <w:marBottom w:val="0"/>
          <w:divBdr>
            <w:top w:val="none" w:sz="0" w:space="0" w:color="auto"/>
            <w:left w:val="none" w:sz="0" w:space="0" w:color="auto"/>
            <w:bottom w:val="none" w:sz="0" w:space="0" w:color="auto"/>
            <w:right w:val="none" w:sz="0" w:space="0" w:color="auto"/>
          </w:divBdr>
        </w:div>
        <w:div w:id="1746682250">
          <w:marLeft w:val="640"/>
          <w:marRight w:val="0"/>
          <w:marTop w:val="0"/>
          <w:marBottom w:val="0"/>
          <w:divBdr>
            <w:top w:val="none" w:sz="0" w:space="0" w:color="auto"/>
            <w:left w:val="none" w:sz="0" w:space="0" w:color="auto"/>
            <w:bottom w:val="none" w:sz="0" w:space="0" w:color="auto"/>
            <w:right w:val="none" w:sz="0" w:space="0" w:color="auto"/>
          </w:divBdr>
        </w:div>
        <w:div w:id="1627614915">
          <w:marLeft w:val="640"/>
          <w:marRight w:val="0"/>
          <w:marTop w:val="0"/>
          <w:marBottom w:val="0"/>
          <w:divBdr>
            <w:top w:val="none" w:sz="0" w:space="0" w:color="auto"/>
            <w:left w:val="none" w:sz="0" w:space="0" w:color="auto"/>
            <w:bottom w:val="none" w:sz="0" w:space="0" w:color="auto"/>
            <w:right w:val="none" w:sz="0" w:space="0" w:color="auto"/>
          </w:divBdr>
        </w:div>
        <w:div w:id="1466848416">
          <w:marLeft w:val="640"/>
          <w:marRight w:val="0"/>
          <w:marTop w:val="0"/>
          <w:marBottom w:val="0"/>
          <w:divBdr>
            <w:top w:val="none" w:sz="0" w:space="0" w:color="auto"/>
            <w:left w:val="none" w:sz="0" w:space="0" w:color="auto"/>
            <w:bottom w:val="none" w:sz="0" w:space="0" w:color="auto"/>
            <w:right w:val="none" w:sz="0" w:space="0" w:color="auto"/>
          </w:divBdr>
        </w:div>
        <w:div w:id="828323576">
          <w:marLeft w:val="640"/>
          <w:marRight w:val="0"/>
          <w:marTop w:val="0"/>
          <w:marBottom w:val="0"/>
          <w:divBdr>
            <w:top w:val="none" w:sz="0" w:space="0" w:color="auto"/>
            <w:left w:val="none" w:sz="0" w:space="0" w:color="auto"/>
            <w:bottom w:val="none" w:sz="0" w:space="0" w:color="auto"/>
            <w:right w:val="none" w:sz="0" w:space="0" w:color="auto"/>
          </w:divBdr>
        </w:div>
        <w:div w:id="1402559642">
          <w:marLeft w:val="640"/>
          <w:marRight w:val="0"/>
          <w:marTop w:val="0"/>
          <w:marBottom w:val="0"/>
          <w:divBdr>
            <w:top w:val="none" w:sz="0" w:space="0" w:color="auto"/>
            <w:left w:val="none" w:sz="0" w:space="0" w:color="auto"/>
            <w:bottom w:val="none" w:sz="0" w:space="0" w:color="auto"/>
            <w:right w:val="none" w:sz="0" w:space="0" w:color="auto"/>
          </w:divBdr>
        </w:div>
        <w:div w:id="727070950">
          <w:marLeft w:val="640"/>
          <w:marRight w:val="0"/>
          <w:marTop w:val="0"/>
          <w:marBottom w:val="0"/>
          <w:divBdr>
            <w:top w:val="none" w:sz="0" w:space="0" w:color="auto"/>
            <w:left w:val="none" w:sz="0" w:space="0" w:color="auto"/>
            <w:bottom w:val="none" w:sz="0" w:space="0" w:color="auto"/>
            <w:right w:val="none" w:sz="0" w:space="0" w:color="auto"/>
          </w:divBdr>
        </w:div>
        <w:div w:id="1568102835">
          <w:marLeft w:val="640"/>
          <w:marRight w:val="0"/>
          <w:marTop w:val="0"/>
          <w:marBottom w:val="0"/>
          <w:divBdr>
            <w:top w:val="none" w:sz="0" w:space="0" w:color="auto"/>
            <w:left w:val="none" w:sz="0" w:space="0" w:color="auto"/>
            <w:bottom w:val="none" w:sz="0" w:space="0" w:color="auto"/>
            <w:right w:val="none" w:sz="0" w:space="0" w:color="auto"/>
          </w:divBdr>
        </w:div>
        <w:div w:id="1304000360">
          <w:marLeft w:val="640"/>
          <w:marRight w:val="0"/>
          <w:marTop w:val="0"/>
          <w:marBottom w:val="0"/>
          <w:divBdr>
            <w:top w:val="none" w:sz="0" w:space="0" w:color="auto"/>
            <w:left w:val="none" w:sz="0" w:space="0" w:color="auto"/>
            <w:bottom w:val="none" w:sz="0" w:space="0" w:color="auto"/>
            <w:right w:val="none" w:sz="0" w:space="0" w:color="auto"/>
          </w:divBdr>
        </w:div>
        <w:div w:id="1811894760">
          <w:marLeft w:val="640"/>
          <w:marRight w:val="0"/>
          <w:marTop w:val="0"/>
          <w:marBottom w:val="0"/>
          <w:divBdr>
            <w:top w:val="none" w:sz="0" w:space="0" w:color="auto"/>
            <w:left w:val="none" w:sz="0" w:space="0" w:color="auto"/>
            <w:bottom w:val="none" w:sz="0" w:space="0" w:color="auto"/>
            <w:right w:val="none" w:sz="0" w:space="0" w:color="auto"/>
          </w:divBdr>
        </w:div>
        <w:div w:id="1281572052">
          <w:marLeft w:val="640"/>
          <w:marRight w:val="0"/>
          <w:marTop w:val="0"/>
          <w:marBottom w:val="0"/>
          <w:divBdr>
            <w:top w:val="none" w:sz="0" w:space="0" w:color="auto"/>
            <w:left w:val="none" w:sz="0" w:space="0" w:color="auto"/>
            <w:bottom w:val="none" w:sz="0" w:space="0" w:color="auto"/>
            <w:right w:val="none" w:sz="0" w:space="0" w:color="auto"/>
          </w:divBdr>
        </w:div>
        <w:div w:id="930965049">
          <w:marLeft w:val="640"/>
          <w:marRight w:val="0"/>
          <w:marTop w:val="0"/>
          <w:marBottom w:val="0"/>
          <w:divBdr>
            <w:top w:val="none" w:sz="0" w:space="0" w:color="auto"/>
            <w:left w:val="none" w:sz="0" w:space="0" w:color="auto"/>
            <w:bottom w:val="none" w:sz="0" w:space="0" w:color="auto"/>
            <w:right w:val="none" w:sz="0" w:space="0" w:color="auto"/>
          </w:divBdr>
        </w:div>
        <w:div w:id="1266307721">
          <w:marLeft w:val="640"/>
          <w:marRight w:val="0"/>
          <w:marTop w:val="0"/>
          <w:marBottom w:val="0"/>
          <w:divBdr>
            <w:top w:val="none" w:sz="0" w:space="0" w:color="auto"/>
            <w:left w:val="none" w:sz="0" w:space="0" w:color="auto"/>
            <w:bottom w:val="none" w:sz="0" w:space="0" w:color="auto"/>
            <w:right w:val="none" w:sz="0" w:space="0" w:color="auto"/>
          </w:divBdr>
        </w:div>
        <w:div w:id="1634100081">
          <w:marLeft w:val="640"/>
          <w:marRight w:val="0"/>
          <w:marTop w:val="0"/>
          <w:marBottom w:val="0"/>
          <w:divBdr>
            <w:top w:val="none" w:sz="0" w:space="0" w:color="auto"/>
            <w:left w:val="none" w:sz="0" w:space="0" w:color="auto"/>
            <w:bottom w:val="none" w:sz="0" w:space="0" w:color="auto"/>
            <w:right w:val="none" w:sz="0" w:space="0" w:color="auto"/>
          </w:divBdr>
        </w:div>
        <w:div w:id="461652775">
          <w:marLeft w:val="640"/>
          <w:marRight w:val="0"/>
          <w:marTop w:val="0"/>
          <w:marBottom w:val="0"/>
          <w:divBdr>
            <w:top w:val="none" w:sz="0" w:space="0" w:color="auto"/>
            <w:left w:val="none" w:sz="0" w:space="0" w:color="auto"/>
            <w:bottom w:val="none" w:sz="0" w:space="0" w:color="auto"/>
            <w:right w:val="none" w:sz="0" w:space="0" w:color="auto"/>
          </w:divBdr>
        </w:div>
        <w:div w:id="1027022084">
          <w:marLeft w:val="640"/>
          <w:marRight w:val="0"/>
          <w:marTop w:val="0"/>
          <w:marBottom w:val="0"/>
          <w:divBdr>
            <w:top w:val="none" w:sz="0" w:space="0" w:color="auto"/>
            <w:left w:val="none" w:sz="0" w:space="0" w:color="auto"/>
            <w:bottom w:val="none" w:sz="0" w:space="0" w:color="auto"/>
            <w:right w:val="none" w:sz="0" w:space="0" w:color="auto"/>
          </w:divBdr>
        </w:div>
        <w:div w:id="1023629093">
          <w:marLeft w:val="640"/>
          <w:marRight w:val="0"/>
          <w:marTop w:val="0"/>
          <w:marBottom w:val="0"/>
          <w:divBdr>
            <w:top w:val="none" w:sz="0" w:space="0" w:color="auto"/>
            <w:left w:val="none" w:sz="0" w:space="0" w:color="auto"/>
            <w:bottom w:val="none" w:sz="0" w:space="0" w:color="auto"/>
            <w:right w:val="none" w:sz="0" w:space="0" w:color="auto"/>
          </w:divBdr>
        </w:div>
        <w:div w:id="1194197134">
          <w:marLeft w:val="640"/>
          <w:marRight w:val="0"/>
          <w:marTop w:val="0"/>
          <w:marBottom w:val="0"/>
          <w:divBdr>
            <w:top w:val="none" w:sz="0" w:space="0" w:color="auto"/>
            <w:left w:val="none" w:sz="0" w:space="0" w:color="auto"/>
            <w:bottom w:val="none" w:sz="0" w:space="0" w:color="auto"/>
            <w:right w:val="none" w:sz="0" w:space="0" w:color="auto"/>
          </w:divBdr>
        </w:div>
        <w:div w:id="1264531273">
          <w:marLeft w:val="640"/>
          <w:marRight w:val="0"/>
          <w:marTop w:val="0"/>
          <w:marBottom w:val="0"/>
          <w:divBdr>
            <w:top w:val="none" w:sz="0" w:space="0" w:color="auto"/>
            <w:left w:val="none" w:sz="0" w:space="0" w:color="auto"/>
            <w:bottom w:val="none" w:sz="0" w:space="0" w:color="auto"/>
            <w:right w:val="none" w:sz="0" w:space="0" w:color="auto"/>
          </w:divBdr>
        </w:div>
        <w:div w:id="218826408">
          <w:marLeft w:val="640"/>
          <w:marRight w:val="0"/>
          <w:marTop w:val="0"/>
          <w:marBottom w:val="0"/>
          <w:divBdr>
            <w:top w:val="none" w:sz="0" w:space="0" w:color="auto"/>
            <w:left w:val="none" w:sz="0" w:space="0" w:color="auto"/>
            <w:bottom w:val="none" w:sz="0" w:space="0" w:color="auto"/>
            <w:right w:val="none" w:sz="0" w:space="0" w:color="auto"/>
          </w:divBdr>
        </w:div>
        <w:div w:id="1785613753">
          <w:marLeft w:val="640"/>
          <w:marRight w:val="0"/>
          <w:marTop w:val="0"/>
          <w:marBottom w:val="0"/>
          <w:divBdr>
            <w:top w:val="none" w:sz="0" w:space="0" w:color="auto"/>
            <w:left w:val="none" w:sz="0" w:space="0" w:color="auto"/>
            <w:bottom w:val="none" w:sz="0" w:space="0" w:color="auto"/>
            <w:right w:val="none" w:sz="0" w:space="0" w:color="auto"/>
          </w:divBdr>
        </w:div>
        <w:div w:id="1463691804">
          <w:marLeft w:val="640"/>
          <w:marRight w:val="0"/>
          <w:marTop w:val="0"/>
          <w:marBottom w:val="0"/>
          <w:divBdr>
            <w:top w:val="none" w:sz="0" w:space="0" w:color="auto"/>
            <w:left w:val="none" w:sz="0" w:space="0" w:color="auto"/>
            <w:bottom w:val="none" w:sz="0" w:space="0" w:color="auto"/>
            <w:right w:val="none" w:sz="0" w:space="0" w:color="auto"/>
          </w:divBdr>
        </w:div>
        <w:div w:id="400256172">
          <w:marLeft w:val="640"/>
          <w:marRight w:val="0"/>
          <w:marTop w:val="0"/>
          <w:marBottom w:val="0"/>
          <w:divBdr>
            <w:top w:val="none" w:sz="0" w:space="0" w:color="auto"/>
            <w:left w:val="none" w:sz="0" w:space="0" w:color="auto"/>
            <w:bottom w:val="none" w:sz="0" w:space="0" w:color="auto"/>
            <w:right w:val="none" w:sz="0" w:space="0" w:color="auto"/>
          </w:divBdr>
        </w:div>
        <w:div w:id="734085670">
          <w:marLeft w:val="640"/>
          <w:marRight w:val="0"/>
          <w:marTop w:val="0"/>
          <w:marBottom w:val="0"/>
          <w:divBdr>
            <w:top w:val="none" w:sz="0" w:space="0" w:color="auto"/>
            <w:left w:val="none" w:sz="0" w:space="0" w:color="auto"/>
            <w:bottom w:val="none" w:sz="0" w:space="0" w:color="auto"/>
            <w:right w:val="none" w:sz="0" w:space="0" w:color="auto"/>
          </w:divBdr>
        </w:div>
        <w:div w:id="1418095621">
          <w:marLeft w:val="640"/>
          <w:marRight w:val="0"/>
          <w:marTop w:val="0"/>
          <w:marBottom w:val="0"/>
          <w:divBdr>
            <w:top w:val="none" w:sz="0" w:space="0" w:color="auto"/>
            <w:left w:val="none" w:sz="0" w:space="0" w:color="auto"/>
            <w:bottom w:val="none" w:sz="0" w:space="0" w:color="auto"/>
            <w:right w:val="none" w:sz="0" w:space="0" w:color="auto"/>
          </w:divBdr>
        </w:div>
        <w:div w:id="350030635">
          <w:marLeft w:val="640"/>
          <w:marRight w:val="0"/>
          <w:marTop w:val="0"/>
          <w:marBottom w:val="0"/>
          <w:divBdr>
            <w:top w:val="none" w:sz="0" w:space="0" w:color="auto"/>
            <w:left w:val="none" w:sz="0" w:space="0" w:color="auto"/>
            <w:bottom w:val="none" w:sz="0" w:space="0" w:color="auto"/>
            <w:right w:val="none" w:sz="0" w:space="0" w:color="auto"/>
          </w:divBdr>
        </w:div>
        <w:div w:id="1893536349">
          <w:marLeft w:val="640"/>
          <w:marRight w:val="0"/>
          <w:marTop w:val="0"/>
          <w:marBottom w:val="0"/>
          <w:divBdr>
            <w:top w:val="none" w:sz="0" w:space="0" w:color="auto"/>
            <w:left w:val="none" w:sz="0" w:space="0" w:color="auto"/>
            <w:bottom w:val="none" w:sz="0" w:space="0" w:color="auto"/>
            <w:right w:val="none" w:sz="0" w:space="0" w:color="auto"/>
          </w:divBdr>
        </w:div>
        <w:div w:id="283849260">
          <w:marLeft w:val="640"/>
          <w:marRight w:val="0"/>
          <w:marTop w:val="0"/>
          <w:marBottom w:val="0"/>
          <w:divBdr>
            <w:top w:val="none" w:sz="0" w:space="0" w:color="auto"/>
            <w:left w:val="none" w:sz="0" w:space="0" w:color="auto"/>
            <w:bottom w:val="none" w:sz="0" w:space="0" w:color="auto"/>
            <w:right w:val="none" w:sz="0" w:space="0" w:color="auto"/>
          </w:divBdr>
        </w:div>
        <w:div w:id="1771587802">
          <w:marLeft w:val="640"/>
          <w:marRight w:val="0"/>
          <w:marTop w:val="0"/>
          <w:marBottom w:val="0"/>
          <w:divBdr>
            <w:top w:val="none" w:sz="0" w:space="0" w:color="auto"/>
            <w:left w:val="none" w:sz="0" w:space="0" w:color="auto"/>
            <w:bottom w:val="none" w:sz="0" w:space="0" w:color="auto"/>
            <w:right w:val="none" w:sz="0" w:space="0" w:color="auto"/>
          </w:divBdr>
        </w:div>
        <w:div w:id="1584026152">
          <w:marLeft w:val="640"/>
          <w:marRight w:val="0"/>
          <w:marTop w:val="0"/>
          <w:marBottom w:val="0"/>
          <w:divBdr>
            <w:top w:val="none" w:sz="0" w:space="0" w:color="auto"/>
            <w:left w:val="none" w:sz="0" w:space="0" w:color="auto"/>
            <w:bottom w:val="none" w:sz="0" w:space="0" w:color="auto"/>
            <w:right w:val="none" w:sz="0" w:space="0" w:color="auto"/>
          </w:divBdr>
        </w:div>
        <w:div w:id="1493984566">
          <w:marLeft w:val="640"/>
          <w:marRight w:val="0"/>
          <w:marTop w:val="0"/>
          <w:marBottom w:val="0"/>
          <w:divBdr>
            <w:top w:val="none" w:sz="0" w:space="0" w:color="auto"/>
            <w:left w:val="none" w:sz="0" w:space="0" w:color="auto"/>
            <w:bottom w:val="none" w:sz="0" w:space="0" w:color="auto"/>
            <w:right w:val="none" w:sz="0" w:space="0" w:color="auto"/>
          </w:divBdr>
        </w:div>
        <w:div w:id="1856531704">
          <w:marLeft w:val="640"/>
          <w:marRight w:val="0"/>
          <w:marTop w:val="0"/>
          <w:marBottom w:val="0"/>
          <w:divBdr>
            <w:top w:val="none" w:sz="0" w:space="0" w:color="auto"/>
            <w:left w:val="none" w:sz="0" w:space="0" w:color="auto"/>
            <w:bottom w:val="none" w:sz="0" w:space="0" w:color="auto"/>
            <w:right w:val="none" w:sz="0" w:space="0" w:color="auto"/>
          </w:divBdr>
        </w:div>
        <w:div w:id="359355990">
          <w:marLeft w:val="640"/>
          <w:marRight w:val="0"/>
          <w:marTop w:val="0"/>
          <w:marBottom w:val="0"/>
          <w:divBdr>
            <w:top w:val="none" w:sz="0" w:space="0" w:color="auto"/>
            <w:left w:val="none" w:sz="0" w:space="0" w:color="auto"/>
            <w:bottom w:val="none" w:sz="0" w:space="0" w:color="auto"/>
            <w:right w:val="none" w:sz="0" w:space="0" w:color="auto"/>
          </w:divBdr>
        </w:div>
        <w:div w:id="956178694">
          <w:marLeft w:val="640"/>
          <w:marRight w:val="0"/>
          <w:marTop w:val="0"/>
          <w:marBottom w:val="0"/>
          <w:divBdr>
            <w:top w:val="none" w:sz="0" w:space="0" w:color="auto"/>
            <w:left w:val="none" w:sz="0" w:space="0" w:color="auto"/>
            <w:bottom w:val="none" w:sz="0" w:space="0" w:color="auto"/>
            <w:right w:val="none" w:sz="0" w:space="0" w:color="auto"/>
          </w:divBdr>
        </w:div>
        <w:div w:id="2032606198">
          <w:marLeft w:val="640"/>
          <w:marRight w:val="0"/>
          <w:marTop w:val="0"/>
          <w:marBottom w:val="0"/>
          <w:divBdr>
            <w:top w:val="none" w:sz="0" w:space="0" w:color="auto"/>
            <w:left w:val="none" w:sz="0" w:space="0" w:color="auto"/>
            <w:bottom w:val="none" w:sz="0" w:space="0" w:color="auto"/>
            <w:right w:val="none" w:sz="0" w:space="0" w:color="auto"/>
          </w:divBdr>
        </w:div>
        <w:div w:id="1168446067">
          <w:marLeft w:val="640"/>
          <w:marRight w:val="0"/>
          <w:marTop w:val="0"/>
          <w:marBottom w:val="0"/>
          <w:divBdr>
            <w:top w:val="none" w:sz="0" w:space="0" w:color="auto"/>
            <w:left w:val="none" w:sz="0" w:space="0" w:color="auto"/>
            <w:bottom w:val="none" w:sz="0" w:space="0" w:color="auto"/>
            <w:right w:val="none" w:sz="0" w:space="0" w:color="auto"/>
          </w:divBdr>
        </w:div>
        <w:div w:id="1440828874">
          <w:marLeft w:val="640"/>
          <w:marRight w:val="0"/>
          <w:marTop w:val="0"/>
          <w:marBottom w:val="0"/>
          <w:divBdr>
            <w:top w:val="none" w:sz="0" w:space="0" w:color="auto"/>
            <w:left w:val="none" w:sz="0" w:space="0" w:color="auto"/>
            <w:bottom w:val="none" w:sz="0" w:space="0" w:color="auto"/>
            <w:right w:val="none" w:sz="0" w:space="0" w:color="auto"/>
          </w:divBdr>
        </w:div>
        <w:div w:id="1280333017">
          <w:marLeft w:val="640"/>
          <w:marRight w:val="0"/>
          <w:marTop w:val="0"/>
          <w:marBottom w:val="0"/>
          <w:divBdr>
            <w:top w:val="none" w:sz="0" w:space="0" w:color="auto"/>
            <w:left w:val="none" w:sz="0" w:space="0" w:color="auto"/>
            <w:bottom w:val="none" w:sz="0" w:space="0" w:color="auto"/>
            <w:right w:val="none" w:sz="0" w:space="0" w:color="auto"/>
          </w:divBdr>
        </w:div>
        <w:div w:id="446509905">
          <w:marLeft w:val="640"/>
          <w:marRight w:val="0"/>
          <w:marTop w:val="0"/>
          <w:marBottom w:val="0"/>
          <w:divBdr>
            <w:top w:val="none" w:sz="0" w:space="0" w:color="auto"/>
            <w:left w:val="none" w:sz="0" w:space="0" w:color="auto"/>
            <w:bottom w:val="none" w:sz="0" w:space="0" w:color="auto"/>
            <w:right w:val="none" w:sz="0" w:space="0" w:color="auto"/>
          </w:divBdr>
        </w:div>
        <w:div w:id="1001277262">
          <w:marLeft w:val="640"/>
          <w:marRight w:val="0"/>
          <w:marTop w:val="0"/>
          <w:marBottom w:val="0"/>
          <w:divBdr>
            <w:top w:val="none" w:sz="0" w:space="0" w:color="auto"/>
            <w:left w:val="none" w:sz="0" w:space="0" w:color="auto"/>
            <w:bottom w:val="none" w:sz="0" w:space="0" w:color="auto"/>
            <w:right w:val="none" w:sz="0" w:space="0" w:color="auto"/>
          </w:divBdr>
        </w:div>
        <w:div w:id="386880756">
          <w:marLeft w:val="640"/>
          <w:marRight w:val="0"/>
          <w:marTop w:val="0"/>
          <w:marBottom w:val="0"/>
          <w:divBdr>
            <w:top w:val="none" w:sz="0" w:space="0" w:color="auto"/>
            <w:left w:val="none" w:sz="0" w:space="0" w:color="auto"/>
            <w:bottom w:val="none" w:sz="0" w:space="0" w:color="auto"/>
            <w:right w:val="none" w:sz="0" w:space="0" w:color="auto"/>
          </w:divBdr>
        </w:div>
        <w:div w:id="1171138754">
          <w:marLeft w:val="640"/>
          <w:marRight w:val="0"/>
          <w:marTop w:val="0"/>
          <w:marBottom w:val="0"/>
          <w:divBdr>
            <w:top w:val="none" w:sz="0" w:space="0" w:color="auto"/>
            <w:left w:val="none" w:sz="0" w:space="0" w:color="auto"/>
            <w:bottom w:val="none" w:sz="0" w:space="0" w:color="auto"/>
            <w:right w:val="none" w:sz="0" w:space="0" w:color="auto"/>
          </w:divBdr>
        </w:div>
        <w:div w:id="518006867">
          <w:marLeft w:val="640"/>
          <w:marRight w:val="0"/>
          <w:marTop w:val="0"/>
          <w:marBottom w:val="0"/>
          <w:divBdr>
            <w:top w:val="none" w:sz="0" w:space="0" w:color="auto"/>
            <w:left w:val="none" w:sz="0" w:space="0" w:color="auto"/>
            <w:bottom w:val="none" w:sz="0" w:space="0" w:color="auto"/>
            <w:right w:val="none" w:sz="0" w:space="0" w:color="auto"/>
          </w:divBdr>
        </w:div>
        <w:div w:id="2099279873">
          <w:marLeft w:val="640"/>
          <w:marRight w:val="0"/>
          <w:marTop w:val="0"/>
          <w:marBottom w:val="0"/>
          <w:divBdr>
            <w:top w:val="none" w:sz="0" w:space="0" w:color="auto"/>
            <w:left w:val="none" w:sz="0" w:space="0" w:color="auto"/>
            <w:bottom w:val="none" w:sz="0" w:space="0" w:color="auto"/>
            <w:right w:val="none" w:sz="0" w:space="0" w:color="auto"/>
          </w:divBdr>
        </w:div>
        <w:div w:id="1901596935">
          <w:marLeft w:val="640"/>
          <w:marRight w:val="0"/>
          <w:marTop w:val="0"/>
          <w:marBottom w:val="0"/>
          <w:divBdr>
            <w:top w:val="none" w:sz="0" w:space="0" w:color="auto"/>
            <w:left w:val="none" w:sz="0" w:space="0" w:color="auto"/>
            <w:bottom w:val="none" w:sz="0" w:space="0" w:color="auto"/>
            <w:right w:val="none" w:sz="0" w:space="0" w:color="auto"/>
          </w:divBdr>
        </w:div>
        <w:div w:id="1162500851">
          <w:marLeft w:val="640"/>
          <w:marRight w:val="0"/>
          <w:marTop w:val="0"/>
          <w:marBottom w:val="0"/>
          <w:divBdr>
            <w:top w:val="none" w:sz="0" w:space="0" w:color="auto"/>
            <w:left w:val="none" w:sz="0" w:space="0" w:color="auto"/>
            <w:bottom w:val="none" w:sz="0" w:space="0" w:color="auto"/>
            <w:right w:val="none" w:sz="0" w:space="0" w:color="auto"/>
          </w:divBdr>
        </w:div>
        <w:div w:id="916670172">
          <w:marLeft w:val="640"/>
          <w:marRight w:val="0"/>
          <w:marTop w:val="0"/>
          <w:marBottom w:val="0"/>
          <w:divBdr>
            <w:top w:val="none" w:sz="0" w:space="0" w:color="auto"/>
            <w:left w:val="none" w:sz="0" w:space="0" w:color="auto"/>
            <w:bottom w:val="none" w:sz="0" w:space="0" w:color="auto"/>
            <w:right w:val="none" w:sz="0" w:space="0" w:color="auto"/>
          </w:divBdr>
        </w:div>
        <w:div w:id="272174247">
          <w:marLeft w:val="640"/>
          <w:marRight w:val="0"/>
          <w:marTop w:val="0"/>
          <w:marBottom w:val="0"/>
          <w:divBdr>
            <w:top w:val="none" w:sz="0" w:space="0" w:color="auto"/>
            <w:left w:val="none" w:sz="0" w:space="0" w:color="auto"/>
            <w:bottom w:val="none" w:sz="0" w:space="0" w:color="auto"/>
            <w:right w:val="none" w:sz="0" w:space="0" w:color="auto"/>
          </w:divBdr>
        </w:div>
        <w:div w:id="1978602590">
          <w:marLeft w:val="640"/>
          <w:marRight w:val="0"/>
          <w:marTop w:val="0"/>
          <w:marBottom w:val="0"/>
          <w:divBdr>
            <w:top w:val="none" w:sz="0" w:space="0" w:color="auto"/>
            <w:left w:val="none" w:sz="0" w:space="0" w:color="auto"/>
            <w:bottom w:val="none" w:sz="0" w:space="0" w:color="auto"/>
            <w:right w:val="none" w:sz="0" w:space="0" w:color="auto"/>
          </w:divBdr>
        </w:div>
        <w:div w:id="1962807281">
          <w:marLeft w:val="640"/>
          <w:marRight w:val="0"/>
          <w:marTop w:val="0"/>
          <w:marBottom w:val="0"/>
          <w:divBdr>
            <w:top w:val="none" w:sz="0" w:space="0" w:color="auto"/>
            <w:left w:val="none" w:sz="0" w:space="0" w:color="auto"/>
            <w:bottom w:val="none" w:sz="0" w:space="0" w:color="auto"/>
            <w:right w:val="none" w:sz="0" w:space="0" w:color="auto"/>
          </w:divBdr>
        </w:div>
        <w:div w:id="206064166">
          <w:marLeft w:val="640"/>
          <w:marRight w:val="0"/>
          <w:marTop w:val="0"/>
          <w:marBottom w:val="0"/>
          <w:divBdr>
            <w:top w:val="none" w:sz="0" w:space="0" w:color="auto"/>
            <w:left w:val="none" w:sz="0" w:space="0" w:color="auto"/>
            <w:bottom w:val="none" w:sz="0" w:space="0" w:color="auto"/>
            <w:right w:val="none" w:sz="0" w:space="0" w:color="auto"/>
          </w:divBdr>
        </w:div>
        <w:div w:id="619453292">
          <w:marLeft w:val="640"/>
          <w:marRight w:val="0"/>
          <w:marTop w:val="0"/>
          <w:marBottom w:val="0"/>
          <w:divBdr>
            <w:top w:val="none" w:sz="0" w:space="0" w:color="auto"/>
            <w:left w:val="none" w:sz="0" w:space="0" w:color="auto"/>
            <w:bottom w:val="none" w:sz="0" w:space="0" w:color="auto"/>
            <w:right w:val="none" w:sz="0" w:space="0" w:color="auto"/>
          </w:divBdr>
        </w:div>
        <w:div w:id="44835645">
          <w:marLeft w:val="640"/>
          <w:marRight w:val="0"/>
          <w:marTop w:val="0"/>
          <w:marBottom w:val="0"/>
          <w:divBdr>
            <w:top w:val="none" w:sz="0" w:space="0" w:color="auto"/>
            <w:left w:val="none" w:sz="0" w:space="0" w:color="auto"/>
            <w:bottom w:val="none" w:sz="0" w:space="0" w:color="auto"/>
            <w:right w:val="none" w:sz="0" w:space="0" w:color="auto"/>
          </w:divBdr>
        </w:div>
        <w:div w:id="2017418455">
          <w:marLeft w:val="640"/>
          <w:marRight w:val="0"/>
          <w:marTop w:val="0"/>
          <w:marBottom w:val="0"/>
          <w:divBdr>
            <w:top w:val="none" w:sz="0" w:space="0" w:color="auto"/>
            <w:left w:val="none" w:sz="0" w:space="0" w:color="auto"/>
            <w:bottom w:val="none" w:sz="0" w:space="0" w:color="auto"/>
            <w:right w:val="none" w:sz="0" w:space="0" w:color="auto"/>
          </w:divBdr>
        </w:div>
        <w:div w:id="1477257482">
          <w:marLeft w:val="640"/>
          <w:marRight w:val="0"/>
          <w:marTop w:val="0"/>
          <w:marBottom w:val="0"/>
          <w:divBdr>
            <w:top w:val="none" w:sz="0" w:space="0" w:color="auto"/>
            <w:left w:val="none" w:sz="0" w:space="0" w:color="auto"/>
            <w:bottom w:val="none" w:sz="0" w:space="0" w:color="auto"/>
            <w:right w:val="none" w:sz="0" w:space="0" w:color="auto"/>
          </w:divBdr>
        </w:div>
        <w:div w:id="1986398677">
          <w:marLeft w:val="640"/>
          <w:marRight w:val="0"/>
          <w:marTop w:val="0"/>
          <w:marBottom w:val="0"/>
          <w:divBdr>
            <w:top w:val="none" w:sz="0" w:space="0" w:color="auto"/>
            <w:left w:val="none" w:sz="0" w:space="0" w:color="auto"/>
            <w:bottom w:val="none" w:sz="0" w:space="0" w:color="auto"/>
            <w:right w:val="none" w:sz="0" w:space="0" w:color="auto"/>
          </w:divBdr>
        </w:div>
        <w:div w:id="832184176">
          <w:marLeft w:val="640"/>
          <w:marRight w:val="0"/>
          <w:marTop w:val="0"/>
          <w:marBottom w:val="0"/>
          <w:divBdr>
            <w:top w:val="none" w:sz="0" w:space="0" w:color="auto"/>
            <w:left w:val="none" w:sz="0" w:space="0" w:color="auto"/>
            <w:bottom w:val="none" w:sz="0" w:space="0" w:color="auto"/>
            <w:right w:val="none" w:sz="0" w:space="0" w:color="auto"/>
          </w:divBdr>
        </w:div>
        <w:div w:id="199052080">
          <w:marLeft w:val="640"/>
          <w:marRight w:val="0"/>
          <w:marTop w:val="0"/>
          <w:marBottom w:val="0"/>
          <w:divBdr>
            <w:top w:val="none" w:sz="0" w:space="0" w:color="auto"/>
            <w:left w:val="none" w:sz="0" w:space="0" w:color="auto"/>
            <w:bottom w:val="none" w:sz="0" w:space="0" w:color="auto"/>
            <w:right w:val="none" w:sz="0" w:space="0" w:color="auto"/>
          </w:divBdr>
        </w:div>
        <w:div w:id="426002323">
          <w:marLeft w:val="640"/>
          <w:marRight w:val="0"/>
          <w:marTop w:val="0"/>
          <w:marBottom w:val="0"/>
          <w:divBdr>
            <w:top w:val="none" w:sz="0" w:space="0" w:color="auto"/>
            <w:left w:val="none" w:sz="0" w:space="0" w:color="auto"/>
            <w:bottom w:val="none" w:sz="0" w:space="0" w:color="auto"/>
            <w:right w:val="none" w:sz="0" w:space="0" w:color="auto"/>
          </w:divBdr>
        </w:div>
        <w:div w:id="1882591749">
          <w:marLeft w:val="640"/>
          <w:marRight w:val="0"/>
          <w:marTop w:val="0"/>
          <w:marBottom w:val="0"/>
          <w:divBdr>
            <w:top w:val="none" w:sz="0" w:space="0" w:color="auto"/>
            <w:left w:val="none" w:sz="0" w:space="0" w:color="auto"/>
            <w:bottom w:val="none" w:sz="0" w:space="0" w:color="auto"/>
            <w:right w:val="none" w:sz="0" w:space="0" w:color="auto"/>
          </w:divBdr>
        </w:div>
        <w:div w:id="1164398776">
          <w:marLeft w:val="640"/>
          <w:marRight w:val="0"/>
          <w:marTop w:val="0"/>
          <w:marBottom w:val="0"/>
          <w:divBdr>
            <w:top w:val="none" w:sz="0" w:space="0" w:color="auto"/>
            <w:left w:val="none" w:sz="0" w:space="0" w:color="auto"/>
            <w:bottom w:val="none" w:sz="0" w:space="0" w:color="auto"/>
            <w:right w:val="none" w:sz="0" w:space="0" w:color="auto"/>
          </w:divBdr>
        </w:div>
        <w:div w:id="1108742704">
          <w:marLeft w:val="640"/>
          <w:marRight w:val="0"/>
          <w:marTop w:val="0"/>
          <w:marBottom w:val="0"/>
          <w:divBdr>
            <w:top w:val="none" w:sz="0" w:space="0" w:color="auto"/>
            <w:left w:val="none" w:sz="0" w:space="0" w:color="auto"/>
            <w:bottom w:val="none" w:sz="0" w:space="0" w:color="auto"/>
            <w:right w:val="none" w:sz="0" w:space="0" w:color="auto"/>
          </w:divBdr>
        </w:div>
        <w:div w:id="909729361">
          <w:marLeft w:val="640"/>
          <w:marRight w:val="0"/>
          <w:marTop w:val="0"/>
          <w:marBottom w:val="0"/>
          <w:divBdr>
            <w:top w:val="none" w:sz="0" w:space="0" w:color="auto"/>
            <w:left w:val="none" w:sz="0" w:space="0" w:color="auto"/>
            <w:bottom w:val="none" w:sz="0" w:space="0" w:color="auto"/>
            <w:right w:val="none" w:sz="0" w:space="0" w:color="auto"/>
          </w:divBdr>
        </w:div>
        <w:div w:id="2097050730">
          <w:marLeft w:val="640"/>
          <w:marRight w:val="0"/>
          <w:marTop w:val="0"/>
          <w:marBottom w:val="0"/>
          <w:divBdr>
            <w:top w:val="none" w:sz="0" w:space="0" w:color="auto"/>
            <w:left w:val="none" w:sz="0" w:space="0" w:color="auto"/>
            <w:bottom w:val="none" w:sz="0" w:space="0" w:color="auto"/>
            <w:right w:val="none" w:sz="0" w:space="0" w:color="auto"/>
          </w:divBdr>
        </w:div>
        <w:div w:id="1057052451">
          <w:marLeft w:val="640"/>
          <w:marRight w:val="0"/>
          <w:marTop w:val="0"/>
          <w:marBottom w:val="0"/>
          <w:divBdr>
            <w:top w:val="none" w:sz="0" w:space="0" w:color="auto"/>
            <w:left w:val="none" w:sz="0" w:space="0" w:color="auto"/>
            <w:bottom w:val="none" w:sz="0" w:space="0" w:color="auto"/>
            <w:right w:val="none" w:sz="0" w:space="0" w:color="auto"/>
          </w:divBdr>
        </w:div>
        <w:div w:id="1816336606">
          <w:marLeft w:val="640"/>
          <w:marRight w:val="0"/>
          <w:marTop w:val="0"/>
          <w:marBottom w:val="0"/>
          <w:divBdr>
            <w:top w:val="none" w:sz="0" w:space="0" w:color="auto"/>
            <w:left w:val="none" w:sz="0" w:space="0" w:color="auto"/>
            <w:bottom w:val="none" w:sz="0" w:space="0" w:color="auto"/>
            <w:right w:val="none" w:sz="0" w:space="0" w:color="auto"/>
          </w:divBdr>
        </w:div>
        <w:div w:id="226231649">
          <w:marLeft w:val="640"/>
          <w:marRight w:val="0"/>
          <w:marTop w:val="0"/>
          <w:marBottom w:val="0"/>
          <w:divBdr>
            <w:top w:val="none" w:sz="0" w:space="0" w:color="auto"/>
            <w:left w:val="none" w:sz="0" w:space="0" w:color="auto"/>
            <w:bottom w:val="none" w:sz="0" w:space="0" w:color="auto"/>
            <w:right w:val="none" w:sz="0" w:space="0" w:color="auto"/>
          </w:divBdr>
        </w:div>
        <w:div w:id="1689871061">
          <w:marLeft w:val="640"/>
          <w:marRight w:val="0"/>
          <w:marTop w:val="0"/>
          <w:marBottom w:val="0"/>
          <w:divBdr>
            <w:top w:val="none" w:sz="0" w:space="0" w:color="auto"/>
            <w:left w:val="none" w:sz="0" w:space="0" w:color="auto"/>
            <w:bottom w:val="none" w:sz="0" w:space="0" w:color="auto"/>
            <w:right w:val="none" w:sz="0" w:space="0" w:color="auto"/>
          </w:divBdr>
        </w:div>
        <w:div w:id="816724322">
          <w:marLeft w:val="640"/>
          <w:marRight w:val="0"/>
          <w:marTop w:val="0"/>
          <w:marBottom w:val="0"/>
          <w:divBdr>
            <w:top w:val="none" w:sz="0" w:space="0" w:color="auto"/>
            <w:left w:val="none" w:sz="0" w:space="0" w:color="auto"/>
            <w:bottom w:val="none" w:sz="0" w:space="0" w:color="auto"/>
            <w:right w:val="none" w:sz="0" w:space="0" w:color="auto"/>
          </w:divBdr>
        </w:div>
        <w:div w:id="1821195226">
          <w:marLeft w:val="640"/>
          <w:marRight w:val="0"/>
          <w:marTop w:val="0"/>
          <w:marBottom w:val="0"/>
          <w:divBdr>
            <w:top w:val="none" w:sz="0" w:space="0" w:color="auto"/>
            <w:left w:val="none" w:sz="0" w:space="0" w:color="auto"/>
            <w:bottom w:val="none" w:sz="0" w:space="0" w:color="auto"/>
            <w:right w:val="none" w:sz="0" w:space="0" w:color="auto"/>
          </w:divBdr>
        </w:div>
        <w:div w:id="693504966">
          <w:marLeft w:val="640"/>
          <w:marRight w:val="0"/>
          <w:marTop w:val="0"/>
          <w:marBottom w:val="0"/>
          <w:divBdr>
            <w:top w:val="none" w:sz="0" w:space="0" w:color="auto"/>
            <w:left w:val="none" w:sz="0" w:space="0" w:color="auto"/>
            <w:bottom w:val="none" w:sz="0" w:space="0" w:color="auto"/>
            <w:right w:val="none" w:sz="0" w:space="0" w:color="auto"/>
          </w:divBdr>
        </w:div>
        <w:div w:id="1078399543">
          <w:marLeft w:val="640"/>
          <w:marRight w:val="0"/>
          <w:marTop w:val="0"/>
          <w:marBottom w:val="0"/>
          <w:divBdr>
            <w:top w:val="none" w:sz="0" w:space="0" w:color="auto"/>
            <w:left w:val="none" w:sz="0" w:space="0" w:color="auto"/>
            <w:bottom w:val="none" w:sz="0" w:space="0" w:color="auto"/>
            <w:right w:val="none" w:sz="0" w:space="0" w:color="auto"/>
          </w:divBdr>
        </w:div>
        <w:div w:id="1625696070">
          <w:marLeft w:val="640"/>
          <w:marRight w:val="0"/>
          <w:marTop w:val="0"/>
          <w:marBottom w:val="0"/>
          <w:divBdr>
            <w:top w:val="none" w:sz="0" w:space="0" w:color="auto"/>
            <w:left w:val="none" w:sz="0" w:space="0" w:color="auto"/>
            <w:bottom w:val="none" w:sz="0" w:space="0" w:color="auto"/>
            <w:right w:val="none" w:sz="0" w:space="0" w:color="auto"/>
          </w:divBdr>
        </w:div>
        <w:div w:id="898326851">
          <w:marLeft w:val="640"/>
          <w:marRight w:val="0"/>
          <w:marTop w:val="0"/>
          <w:marBottom w:val="0"/>
          <w:divBdr>
            <w:top w:val="none" w:sz="0" w:space="0" w:color="auto"/>
            <w:left w:val="none" w:sz="0" w:space="0" w:color="auto"/>
            <w:bottom w:val="none" w:sz="0" w:space="0" w:color="auto"/>
            <w:right w:val="none" w:sz="0" w:space="0" w:color="auto"/>
          </w:divBdr>
        </w:div>
        <w:div w:id="1986886818">
          <w:marLeft w:val="640"/>
          <w:marRight w:val="0"/>
          <w:marTop w:val="0"/>
          <w:marBottom w:val="0"/>
          <w:divBdr>
            <w:top w:val="none" w:sz="0" w:space="0" w:color="auto"/>
            <w:left w:val="none" w:sz="0" w:space="0" w:color="auto"/>
            <w:bottom w:val="none" w:sz="0" w:space="0" w:color="auto"/>
            <w:right w:val="none" w:sz="0" w:space="0" w:color="auto"/>
          </w:divBdr>
        </w:div>
        <w:div w:id="2110198784">
          <w:marLeft w:val="640"/>
          <w:marRight w:val="0"/>
          <w:marTop w:val="0"/>
          <w:marBottom w:val="0"/>
          <w:divBdr>
            <w:top w:val="none" w:sz="0" w:space="0" w:color="auto"/>
            <w:left w:val="none" w:sz="0" w:space="0" w:color="auto"/>
            <w:bottom w:val="none" w:sz="0" w:space="0" w:color="auto"/>
            <w:right w:val="none" w:sz="0" w:space="0" w:color="auto"/>
          </w:divBdr>
        </w:div>
        <w:div w:id="1204828630">
          <w:marLeft w:val="640"/>
          <w:marRight w:val="0"/>
          <w:marTop w:val="0"/>
          <w:marBottom w:val="0"/>
          <w:divBdr>
            <w:top w:val="none" w:sz="0" w:space="0" w:color="auto"/>
            <w:left w:val="none" w:sz="0" w:space="0" w:color="auto"/>
            <w:bottom w:val="none" w:sz="0" w:space="0" w:color="auto"/>
            <w:right w:val="none" w:sz="0" w:space="0" w:color="auto"/>
          </w:divBdr>
        </w:div>
        <w:div w:id="1479375735">
          <w:marLeft w:val="640"/>
          <w:marRight w:val="0"/>
          <w:marTop w:val="0"/>
          <w:marBottom w:val="0"/>
          <w:divBdr>
            <w:top w:val="none" w:sz="0" w:space="0" w:color="auto"/>
            <w:left w:val="none" w:sz="0" w:space="0" w:color="auto"/>
            <w:bottom w:val="none" w:sz="0" w:space="0" w:color="auto"/>
            <w:right w:val="none" w:sz="0" w:space="0" w:color="auto"/>
          </w:divBdr>
        </w:div>
        <w:div w:id="1085110152">
          <w:marLeft w:val="640"/>
          <w:marRight w:val="0"/>
          <w:marTop w:val="0"/>
          <w:marBottom w:val="0"/>
          <w:divBdr>
            <w:top w:val="none" w:sz="0" w:space="0" w:color="auto"/>
            <w:left w:val="none" w:sz="0" w:space="0" w:color="auto"/>
            <w:bottom w:val="none" w:sz="0" w:space="0" w:color="auto"/>
            <w:right w:val="none" w:sz="0" w:space="0" w:color="auto"/>
          </w:divBdr>
        </w:div>
        <w:div w:id="1211070284">
          <w:marLeft w:val="640"/>
          <w:marRight w:val="0"/>
          <w:marTop w:val="0"/>
          <w:marBottom w:val="0"/>
          <w:divBdr>
            <w:top w:val="none" w:sz="0" w:space="0" w:color="auto"/>
            <w:left w:val="none" w:sz="0" w:space="0" w:color="auto"/>
            <w:bottom w:val="none" w:sz="0" w:space="0" w:color="auto"/>
            <w:right w:val="none" w:sz="0" w:space="0" w:color="auto"/>
          </w:divBdr>
        </w:div>
        <w:div w:id="1401171658">
          <w:marLeft w:val="640"/>
          <w:marRight w:val="0"/>
          <w:marTop w:val="0"/>
          <w:marBottom w:val="0"/>
          <w:divBdr>
            <w:top w:val="none" w:sz="0" w:space="0" w:color="auto"/>
            <w:left w:val="none" w:sz="0" w:space="0" w:color="auto"/>
            <w:bottom w:val="none" w:sz="0" w:space="0" w:color="auto"/>
            <w:right w:val="none" w:sz="0" w:space="0" w:color="auto"/>
          </w:divBdr>
        </w:div>
        <w:div w:id="196505449">
          <w:marLeft w:val="640"/>
          <w:marRight w:val="0"/>
          <w:marTop w:val="0"/>
          <w:marBottom w:val="0"/>
          <w:divBdr>
            <w:top w:val="none" w:sz="0" w:space="0" w:color="auto"/>
            <w:left w:val="none" w:sz="0" w:space="0" w:color="auto"/>
            <w:bottom w:val="none" w:sz="0" w:space="0" w:color="auto"/>
            <w:right w:val="none" w:sz="0" w:space="0" w:color="auto"/>
          </w:divBdr>
        </w:div>
        <w:div w:id="971250291">
          <w:marLeft w:val="640"/>
          <w:marRight w:val="0"/>
          <w:marTop w:val="0"/>
          <w:marBottom w:val="0"/>
          <w:divBdr>
            <w:top w:val="none" w:sz="0" w:space="0" w:color="auto"/>
            <w:left w:val="none" w:sz="0" w:space="0" w:color="auto"/>
            <w:bottom w:val="none" w:sz="0" w:space="0" w:color="auto"/>
            <w:right w:val="none" w:sz="0" w:space="0" w:color="auto"/>
          </w:divBdr>
        </w:div>
        <w:div w:id="911886082">
          <w:marLeft w:val="640"/>
          <w:marRight w:val="0"/>
          <w:marTop w:val="0"/>
          <w:marBottom w:val="0"/>
          <w:divBdr>
            <w:top w:val="none" w:sz="0" w:space="0" w:color="auto"/>
            <w:left w:val="none" w:sz="0" w:space="0" w:color="auto"/>
            <w:bottom w:val="none" w:sz="0" w:space="0" w:color="auto"/>
            <w:right w:val="none" w:sz="0" w:space="0" w:color="auto"/>
          </w:divBdr>
        </w:div>
        <w:div w:id="799806553">
          <w:marLeft w:val="640"/>
          <w:marRight w:val="0"/>
          <w:marTop w:val="0"/>
          <w:marBottom w:val="0"/>
          <w:divBdr>
            <w:top w:val="none" w:sz="0" w:space="0" w:color="auto"/>
            <w:left w:val="none" w:sz="0" w:space="0" w:color="auto"/>
            <w:bottom w:val="none" w:sz="0" w:space="0" w:color="auto"/>
            <w:right w:val="none" w:sz="0" w:space="0" w:color="auto"/>
          </w:divBdr>
        </w:div>
        <w:div w:id="395513509">
          <w:marLeft w:val="640"/>
          <w:marRight w:val="0"/>
          <w:marTop w:val="0"/>
          <w:marBottom w:val="0"/>
          <w:divBdr>
            <w:top w:val="none" w:sz="0" w:space="0" w:color="auto"/>
            <w:left w:val="none" w:sz="0" w:space="0" w:color="auto"/>
            <w:bottom w:val="none" w:sz="0" w:space="0" w:color="auto"/>
            <w:right w:val="none" w:sz="0" w:space="0" w:color="auto"/>
          </w:divBdr>
        </w:div>
        <w:div w:id="1495563727">
          <w:marLeft w:val="640"/>
          <w:marRight w:val="0"/>
          <w:marTop w:val="0"/>
          <w:marBottom w:val="0"/>
          <w:divBdr>
            <w:top w:val="none" w:sz="0" w:space="0" w:color="auto"/>
            <w:left w:val="none" w:sz="0" w:space="0" w:color="auto"/>
            <w:bottom w:val="none" w:sz="0" w:space="0" w:color="auto"/>
            <w:right w:val="none" w:sz="0" w:space="0" w:color="auto"/>
          </w:divBdr>
        </w:div>
        <w:div w:id="770514047">
          <w:marLeft w:val="640"/>
          <w:marRight w:val="0"/>
          <w:marTop w:val="0"/>
          <w:marBottom w:val="0"/>
          <w:divBdr>
            <w:top w:val="none" w:sz="0" w:space="0" w:color="auto"/>
            <w:left w:val="none" w:sz="0" w:space="0" w:color="auto"/>
            <w:bottom w:val="none" w:sz="0" w:space="0" w:color="auto"/>
            <w:right w:val="none" w:sz="0" w:space="0" w:color="auto"/>
          </w:divBdr>
        </w:div>
        <w:div w:id="1156797359">
          <w:marLeft w:val="640"/>
          <w:marRight w:val="0"/>
          <w:marTop w:val="0"/>
          <w:marBottom w:val="0"/>
          <w:divBdr>
            <w:top w:val="none" w:sz="0" w:space="0" w:color="auto"/>
            <w:left w:val="none" w:sz="0" w:space="0" w:color="auto"/>
            <w:bottom w:val="none" w:sz="0" w:space="0" w:color="auto"/>
            <w:right w:val="none" w:sz="0" w:space="0" w:color="auto"/>
          </w:divBdr>
        </w:div>
        <w:div w:id="2000572742">
          <w:marLeft w:val="640"/>
          <w:marRight w:val="0"/>
          <w:marTop w:val="0"/>
          <w:marBottom w:val="0"/>
          <w:divBdr>
            <w:top w:val="none" w:sz="0" w:space="0" w:color="auto"/>
            <w:left w:val="none" w:sz="0" w:space="0" w:color="auto"/>
            <w:bottom w:val="none" w:sz="0" w:space="0" w:color="auto"/>
            <w:right w:val="none" w:sz="0" w:space="0" w:color="auto"/>
          </w:divBdr>
        </w:div>
        <w:div w:id="325937897">
          <w:marLeft w:val="640"/>
          <w:marRight w:val="0"/>
          <w:marTop w:val="0"/>
          <w:marBottom w:val="0"/>
          <w:divBdr>
            <w:top w:val="none" w:sz="0" w:space="0" w:color="auto"/>
            <w:left w:val="none" w:sz="0" w:space="0" w:color="auto"/>
            <w:bottom w:val="none" w:sz="0" w:space="0" w:color="auto"/>
            <w:right w:val="none" w:sz="0" w:space="0" w:color="auto"/>
          </w:divBdr>
        </w:div>
        <w:div w:id="92436651">
          <w:marLeft w:val="640"/>
          <w:marRight w:val="0"/>
          <w:marTop w:val="0"/>
          <w:marBottom w:val="0"/>
          <w:divBdr>
            <w:top w:val="none" w:sz="0" w:space="0" w:color="auto"/>
            <w:left w:val="none" w:sz="0" w:space="0" w:color="auto"/>
            <w:bottom w:val="none" w:sz="0" w:space="0" w:color="auto"/>
            <w:right w:val="none" w:sz="0" w:space="0" w:color="auto"/>
          </w:divBdr>
        </w:div>
        <w:div w:id="1484202386">
          <w:marLeft w:val="640"/>
          <w:marRight w:val="0"/>
          <w:marTop w:val="0"/>
          <w:marBottom w:val="0"/>
          <w:divBdr>
            <w:top w:val="none" w:sz="0" w:space="0" w:color="auto"/>
            <w:left w:val="none" w:sz="0" w:space="0" w:color="auto"/>
            <w:bottom w:val="none" w:sz="0" w:space="0" w:color="auto"/>
            <w:right w:val="none" w:sz="0" w:space="0" w:color="auto"/>
          </w:divBdr>
        </w:div>
        <w:div w:id="4215463">
          <w:marLeft w:val="640"/>
          <w:marRight w:val="0"/>
          <w:marTop w:val="0"/>
          <w:marBottom w:val="0"/>
          <w:divBdr>
            <w:top w:val="none" w:sz="0" w:space="0" w:color="auto"/>
            <w:left w:val="none" w:sz="0" w:space="0" w:color="auto"/>
            <w:bottom w:val="none" w:sz="0" w:space="0" w:color="auto"/>
            <w:right w:val="none" w:sz="0" w:space="0" w:color="auto"/>
          </w:divBdr>
        </w:div>
      </w:divsChild>
    </w:div>
    <w:div w:id="1845895729">
      <w:bodyDiv w:val="1"/>
      <w:marLeft w:val="0"/>
      <w:marRight w:val="0"/>
      <w:marTop w:val="0"/>
      <w:marBottom w:val="0"/>
      <w:divBdr>
        <w:top w:val="none" w:sz="0" w:space="0" w:color="auto"/>
        <w:left w:val="none" w:sz="0" w:space="0" w:color="auto"/>
        <w:bottom w:val="none" w:sz="0" w:space="0" w:color="auto"/>
        <w:right w:val="none" w:sz="0" w:space="0" w:color="auto"/>
      </w:divBdr>
      <w:divsChild>
        <w:div w:id="1431200181">
          <w:marLeft w:val="640"/>
          <w:marRight w:val="0"/>
          <w:marTop w:val="0"/>
          <w:marBottom w:val="0"/>
          <w:divBdr>
            <w:top w:val="none" w:sz="0" w:space="0" w:color="auto"/>
            <w:left w:val="none" w:sz="0" w:space="0" w:color="auto"/>
            <w:bottom w:val="none" w:sz="0" w:space="0" w:color="auto"/>
            <w:right w:val="none" w:sz="0" w:space="0" w:color="auto"/>
          </w:divBdr>
        </w:div>
        <w:div w:id="56131348">
          <w:marLeft w:val="640"/>
          <w:marRight w:val="0"/>
          <w:marTop w:val="0"/>
          <w:marBottom w:val="0"/>
          <w:divBdr>
            <w:top w:val="none" w:sz="0" w:space="0" w:color="auto"/>
            <w:left w:val="none" w:sz="0" w:space="0" w:color="auto"/>
            <w:bottom w:val="none" w:sz="0" w:space="0" w:color="auto"/>
            <w:right w:val="none" w:sz="0" w:space="0" w:color="auto"/>
          </w:divBdr>
        </w:div>
        <w:div w:id="1569487629">
          <w:marLeft w:val="640"/>
          <w:marRight w:val="0"/>
          <w:marTop w:val="0"/>
          <w:marBottom w:val="0"/>
          <w:divBdr>
            <w:top w:val="none" w:sz="0" w:space="0" w:color="auto"/>
            <w:left w:val="none" w:sz="0" w:space="0" w:color="auto"/>
            <w:bottom w:val="none" w:sz="0" w:space="0" w:color="auto"/>
            <w:right w:val="none" w:sz="0" w:space="0" w:color="auto"/>
          </w:divBdr>
        </w:div>
        <w:div w:id="1041714254">
          <w:marLeft w:val="640"/>
          <w:marRight w:val="0"/>
          <w:marTop w:val="0"/>
          <w:marBottom w:val="0"/>
          <w:divBdr>
            <w:top w:val="none" w:sz="0" w:space="0" w:color="auto"/>
            <w:left w:val="none" w:sz="0" w:space="0" w:color="auto"/>
            <w:bottom w:val="none" w:sz="0" w:space="0" w:color="auto"/>
            <w:right w:val="none" w:sz="0" w:space="0" w:color="auto"/>
          </w:divBdr>
        </w:div>
        <w:div w:id="1746145702">
          <w:marLeft w:val="640"/>
          <w:marRight w:val="0"/>
          <w:marTop w:val="0"/>
          <w:marBottom w:val="0"/>
          <w:divBdr>
            <w:top w:val="none" w:sz="0" w:space="0" w:color="auto"/>
            <w:left w:val="none" w:sz="0" w:space="0" w:color="auto"/>
            <w:bottom w:val="none" w:sz="0" w:space="0" w:color="auto"/>
            <w:right w:val="none" w:sz="0" w:space="0" w:color="auto"/>
          </w:divBdr>
        </w:div>
        <w:div w:id="745999025">
          <w:marLeft w:val="640"/>
          <w:marRight w:val="0"/>
          <w:marTop w:val="0"/>
          <w:marBottom w:val="0"/>
          <w:divBdr>
            <w:top w:val="none" w:sz="0" w:space="0" w:color="auto"/>
            <w:left w:val="none" w:sz="0" w:space="0" w:color="auto"/>
            <w:bottom w:val="none" w:sz="0" w:space="0" w:color="auto"/>
            <w:right w:val="none" w:sz="0" w:space="0" w:color="auto"/>
          </w:divBdr>
        </w:div>
        <w:div w:id="726223387">
          <w:marLeft w:val="640"/>
          <w:marRight w:val="0"/>
          <w:marTop w:val="0"/>
          <w:marBottom w:val="0"/>
          <w:divBdr>
            <w:top w:val="none" w:sz="0" w:space="0" w:color="auto"/>
            <w:left w:val="none" w:sz="0" w:space="0" w:color="auto"/>
            <w:bottom w:val="none" w:sz="0" w:space="0" w:color="auto"/>
            <w:right w:val="none" w:sz="0" w:space="0" w:color="auto"/>
          </w:divBdr>
        </w:div>
        <w:div w:id="2087654559">
          <w:marLeft w:val="640"/>
          <w:marRight w:val="0"/>
          <w:marTop w:val="0"/>
          <w:marBottom w:val="0"/>
          <w:divBdr>
            <w:top w:val="none" w:sz="0" w:space="0" w:color="auto"/>
            <w:left w:val="none" w:sz="0" w:space="0" w:color="auto"/>
            <w:bottom w:val="none" w:sz="0" w:space="0" w:color="auto"/>
            <w:right w:val="none" w:sz="0" w:space="0" w:color="auto"/>
          </w:divBdr>
        </w:div>
        <w:div w:id="848300629">
          <w:marLeft w:val="640"/>
          <w:marRight w:val="0"/>
          <w:marTop w:val="0"/>
          <w:marBottom w:val="0"/>
          <w:divBdr>
            <w:top w:val="none" w:sz="0" w:space="0" w:color="auto"/>
            <w:left w:val="none" w:sz="0" w:space="0" w:color="auto"/>
            <w:bottom w:val="none" w:sz="0" w:space="0" w:color="auto"/>
            <w:right w:val="none" w:sz="0" w:space="0" w:color="auto"/>
          </w:divBdr>
        </w:div>
        <w:div w:id="1964114815">
          <w:marLeft w:val="640"/>
          <w:marRight w:val="0"/>
          <w:marTop w:val="0"/>
          <w:marBottom w:val="0"/>
          <w:divBdr>
            <w:top w:val="none" w:sz="0" w:space="0" w:color="auto"/>
            <w:left w:val="none" w:sz="0" w:space="0" w:color="auto"/>
            <w:bottom w:val="none" w:sz="0" w:space="0" w:color="auto"/>
            <w:right w:val="none" w:sz="0" w:space="0" w:color="auto"/>
          </w:divBdr>
        </w:div>
        <w:div w:id="410393058">
          <w:marLeft w:val="640"/>
          <w:marRight w:val="0"/>
          <w:marTop w:val="0"/>
          <w:marBottom w:val="0"/>
          <w:divBdr>
            <w:top w:val="none" w:sz="0" w:space="0" w:color="auto"/>
            <w:left w:val="none" w:sz="0" w:space="0" w:color="auto"/>
            <w:bottom w:val="none" w:sz="0" w:space="0" w:color="auto"/>
            <w:right w:val="none" w:sz="0" w:space="0" w:color="auto"/>
          </w:divBdr>
        </w:div>
        <w:div w:id="1920401594">
          <w:marLeft w:val="640"/>
          <w:marRight w:val="0"/>
          <w:marTop w:val="0"/>
          <w:marBottom w:val="0"/>
          <w:divBdr>
            <w:top w:val="none" w:sz="0" w:space="0" w:color="auto"/>
            <w:left w:val="none" w:sz="0" w:space="0" w:color="auto"/>
            <w:bottom w:val="none" w:sz="0" w:space="0" w:color="auto"/>
            <w:right w:val="none" w:sz="0" w:space="0" w:color="auto"/>
          </w:divBdr>
        </w:div>
        <w:div w:id="2049448966">
          <w:marLeft w:val="640"/>
          <w:marRight w:val="0"/>
          <w:marTop w:val="0"/>
          <w:marBottom w:val="0"/>
          <w:divBdr>
            <w:top w:val="none" w:sz="0" w:space="0" w:color="auto"/>
            <w:left w:val="none" w:sz="0" w:space="0" w:color="auto"/>
            <w:bottom w:val="none" w:sz="0" w:space="0" w:color="auto"/>
            <w:right w:val="none" w:sz="0" w:space="0" w:color="auto"/>
          </w:divBdr>
        </w:div>
        <w:div w:id="647437726">
          <w:marLeft w:val="640"/>
          <w:marRight w:val="0"/>
          <w:marTop w:val="0"/>
          <w:marBottom w:val="0"/>
          <w:divBdr>
            <w:top w:val="none" w:sz="0" w:space="0" w:color="auto"/>
            <w:left w:val="none" w:sz="0" w:space="0" w:color="auto"/>
            <w:bottom w:val="none" w:sz="0" w:space="0" w:color="auto"/>
            <w:right w:val="none" w:sz="0" w:space="0" w:color="auto"/>
          </w:divBdr>
        </w:div>
        <w:div w:id="991955513">
          <w:marLeft w:val="640"/>
          <w:marRight w:val="0"/>
          <w:marTop w:val="0"/>
          <w:marBottom w:val="0"/>
          <w:divBdr>
            <w:top w:val="none" w:sz="0" w:space="0" w:color="auto"/>
            <w:left w:val="none" w:sz="0" w:space="0" w:color="auto"/>
            <w:bottom w:val="none" w:sz="0" w:space="0" w:color="auto"/>
            <w:right w:val="none" w:sz="0" w:space="0" w:color="auto"/>
          </w:divBdr>
        </w:div>
        <w:div w:id="921990653">
          <w:marLeft w:val="640"/>
          <w:marRight w:val="0"/>
          <w:marTop w:val="0"/>
          <w:marBottom w:val="0"/>
          <w:divBdr>
            <w:top w:val="none" w:sz="0" w:space="0" w:color="auto"/>
            <w:left w:val="none" w:sz="0" w:space="0" w:color="auto"/>
            <w:bottom w:val="none" w:sz="0" w:space="0" w:color="auto"/>
            <w:right w:val="none" w:sz="0" w:space="0" w:color="auto"/>
          </w:divBdr>
        </w:div>
        <w:div w:id="648097581">
          <w:marLeft w:val="640"/>
          <w:marRight w:val="0"/>
          <w:marTop w:val="0"/>
          <w:marBottom w:val="0"/>
          <w:divBdr>
            <w:top w:val="none" w:sz="0" w:space="0" w:color="auto"/>
            <w:left w:val="none" w:sz="0" w:space="0" w:color="auto"/>
            <w:bottom w:val="none" w:sz="0" w:space="0" w:color="auto"/>
            <w:right w:val="none" w:sz="0" w:space="0" w:color="auto"/>
          </w:divBdr>
        </w:div>
        <w:div w:id="1928614702">
          <w:marLeft w:val="640"/>
          <w:marRight w:val="0"/>
          <w:marTop w:val="0"/>
          <w:marBottom w:val="0"/>
          <w:divBdr>
            <w:top w:val="none" w:sz="0" w:space="0" w:color="auto"/>
            <w:left w:val="none" w:sz="0" w:space="0" w:color="auto"/>
            <w:bottom w:val="none" w:sz="0" w:space="0" w:color="auto"/>
            <w:right w:val="none" w:sz="0" w:space="0" w:color="auto"/>
          </w:divBdr>
        </w:div>
        <w:div w:id="972905162">
          <w:marLeft w:val="640"/>
          <w:marRight w:val="0"/>
          <w:marTop w:val="0"/>
          <w:marBottom w:val="0"/>
          <w:divBdr>
            <w:top w:val="none" w:sz="0" w:space="0" w:color="auto"/>
            <w:left w:val="none" w:sz="0" w:space="0" w:color="auto"/>
            <w:bottom w:val="none" w:sz="0" w:space="0" w:color="auto"/>
            <w:right w:val="none" w:sz="0" w:space="0" w:color="auto"/>
          </w:divBdr>
        </w:div>
        <w:div w:id="493883970">
          <w:marLeft w:val="640"/>
          <w:marRight w:val="0"/>
          <w:marTop w:val="0"/>
          <w:marBottom w:val="0"/>
          <w:divBdr>
            <w:top w:val="none" w:sz="0" w:space="0" w:color="auto"/>
            <w:left w:val="none" w:sz="0" w:space="0" w:color="auto"/>
            <w:bottom w:val="none" w:sz="0" w:space="0" w:color="auto"/>
            <w:right w:val="none" w:sz="0" w:space="0" w:color="auto"/>
          </w:divBdr>
        </w:div>
        <w:div w:id="181088606">
          <w:marLeft w:val="640"/>
          <w:marRight w:val="0"/>
          <w:marTop w:val="0"/>
          <w:marBottom w:val="0"/>
          <w:divBdr>
            <w:top w:val="none" w:sz="0" w:space="0" w:color="auto"/>
            <w:left w:val="none" w:sz="0" w:space="0" w:color="auto"/>
            <w:bottom w:val="none" w:sz="0" w:space="0" w:color="auto"/>
            <w:right w:val="none" w:sz="0" w:space="0" w:color="auto"/>
          </w:divBdr>
        </w:div>
        <w:div w:id="19624973">
          <w:marLeft w:val="640"/>
          <w:marRight w:val="0"/>
          <w:marTop w:val="0"/>
          <w:marBottom w:val="0"/>
          <w:divBdr>
            <w:top w:val="none" w:sz="0" w:space="0" w:color="auto"/>
            <w:left w:val="none" w:sz="0" w:space="0" w:color="auto"/>
            <w:bottom w:val="none" w:sz="0" w:space="0" w:color="auto"/>
            <w:right w:val="none" w:sz="0" w:space="0" w:color="auto"/>
          </w:divBdr>
        </w:div>
        <w:div w:id="924801317">
          <w:marLeft w:val="640"/>
          <w:marRight w:val="0"/>
          <w:marTop w:val="0"/>
          <w:marBottom w:val="0"/>
          <w:divBdr>
            <w:top w:val="none" w:sz="0" w:space="0" w:color="auto"/>
            <w:left w:val="none" w:sz="0" w:space="0" w:color="auto"/>
            <w:bottom w:val="none" w:sz="0" w:space="0" w:color="auto"/>
            <w:right w:val="none" w:sz="0" w:space="0" w:color="auto"/>
          </w:divBdr>
        </w:div>
        <w:div w:id="2025814810">
          <w:marLeft w:val="640"/>
          <w:marRight w:val="0"/>
          <w:marTop w:val="0"/>
          <w:marBottom w:val="0"/>
          <w:divBdr>
            <w:top w:val="none" w:sz="0" w:space="0" w:color="auto"/>
            <w:left w:val="none" w:sz="0" w:space="0" w:color="auto"/>
            <w:bottom w:val="none" w:sz="0" w:space="0" w:color="auto"/>
            <w:right w:val="none" w:sz="0" w:space="0" w:color="auto"/>
          </w:divBdr>
        </w:div>
        <w:div w:id="1139877358">
          <w:marLeft w:val="640"/>
          <w:marRight w:val="0"/>
          <w:marTop w:val="0"/>
          <w:marBottom w:val="0"/>
          <w:divBdr>
            <w:top w:val="none" w:sz="0" w:space="0" w:color="auto"/>
            <w:left w:val="none" w:sz="0" w:space="0" w:color="auto"/>
            <w:bottom w:val="none" w:sz="0" w:space="0" w:color="auto"/>
            <w:right w:val="none" w:sz="0" w:space="0" w:color="auto"/>
          </w:divBdr>
        </w:div>
        <w:div w:id="753088650">
          <w:marLeft w:val="640"/>
          <w:marRight w:val="0"/>
          <w:marTop w:val="0"/>
          <w:marBottom w:val="0"/>
          <w:divBdr>
            <w:top w:val="none" w:sz="0" w:space="0" w:color="auto"/>
            <w:left w:val="none" w:sz="0" w:space="0" w:color="auto"/>
            <w:bottom w:val="none" w:sz="0" w:space="0" w:color="auto"/>
            <w:right w:val="none" w:sz="0" w:space="0" w:color="auto"/>
          </w:divBdr>
        </w:div>
        <w:div w:id="739794643">
          <w:marLeft w:val="640"/>
          <w:marRight w:val="0"/>
          <w:marTop w:val="0"/>
          <w:marBottom w:val="0"/>
          <w:divBdr>
            <w:top w:val="none" w:sz="0" w:space="0" w:color="auto"/>
            <w:left w:val="none" w:sz="0" w:space="0" w:color="auto"/>
            <w:bottom w:val="none" w:sz="0" w:space="0" w:color="auto"/>
            <w:right w:val="none" w:sz="0" w:space="0" w:color="auto"/>
          </w:divBdr>
        </w:div>
        <w:div w:id="2034107827">
          <w:marLeft w:val="640"/>
          <w:marRight w:val="0"/>
          <w:marTop w:val="0"/>
          <w:marBottom w:val="0"/>
          <w:divBdr>
            <w:top w:val="none" w:sz="0" w:space="0" w:color="auto"/>
            <w:left w:val="none" w:sz="0" w:space="0" w:color="auto"/>
            <w:bottom w:val="none" w:sz="0" w:space="0" w:color="auto"/>
            <w:right w:val="none" w:sz="0" w:space="0" w:color="auto"/>
          </w:divBdr>
        </w:div>
        <w:div w:id="891114537">
          <w:marLeft w:val="640"/>
          <w:marRight w:val="0"/>
          <w:marTop w:val="0"/>
          <w:marBottom w:val="0"/>
          <w:divBdr>
            <w:top w:val="none" w:sz="0" w:space="0" w:color="auto"/>
            <w:left w:val="none" w:sz="0" w:space="0" w:color="auto"/>
            <w:bottom w:val="none" w:sz="0" w:space="0" w:color="auto"/>
            <w:right w:val="none" w:sz="0" w:space="0" w:color="auto"/>
          </w:divBdr>
        </w:div>
        <w:div w:id="1433553472">
          <w:marLeft w:val="640"/>
          <w:marRight w:val="0"/>
          <w:marTop w:val="0"/>
          <w:marBottom w:val="0"/>
          <w:divBdr>
            <w:top w:val="none" w:sz="0" w:space="0" w:color="auto"/>
            <w:left w:val="none" w:sz="0" w:space="0" w:color="auto"/>
            <w:bottom w:val="none" w:sz="0" w:space="0" w:color="auto"/>
            <w:right w:val="none" w:sz="0" w:space="0" w:color="auto"/>
          </w:divBdr>
        </w:div>
        <w:div w:id="82604543">
          <w:marLeft w:val="640"/>
          <w:marRight w:val="0"/>
          <w:marTop w:val="0"/>
          <w:marBottom w:val="0"/>
          <w:divBdr>
            <w:top w:val="none" w:sz="0" w:space="0" w:color="auto"/>
            <w:left w:val="none" w:sz="0" w:space="0" w:color="auto"/>
            <w:bottom w:val="none" w:sz="0" w:space="0" w:color="auto"/>
            <w:right w:val="none" w:sz="0" w:space="0" w:color="auto"/>
          </w:divBdr>
        </w:div>
        <w:div w:id="1827932416">
          <w:marLeft w:val="640"/>
          <w:marRight w:val="0"/>
          <w:marTop w:val="0"/>
          <w:marBottom w:val="0"/>
          <w:divBdr>
            <w:top w:val="none" w:sz="0" w:space="0" w:color="auto"/>
            <w:left w:val="none" w:sz="0" w:space="0" w:color="auto"/>
            <w:bottom w:val="none" w:sz="0" w:space="0" w:color="auto"/>
            <w:right w:val="none" w:sz="0" w:space="0" w:color="auto"/>
          </w:divBdr>
        </w:div>
        <w:div w:id="1147865490">
          <w:marLeft w:val="640"/>
          <w:marRight w:val="0"/>
          <w:marTop w:val="0"/>
          <w:marBottom w:val="0"/>
          <w:divBdr>
            <w:top w:val="none" w:sz="0" w:space="0" w:color="auto"/>
            <w:left w:val="none" w:sz="0" w:space="0" w:color="auto"/>
            <w:bottom w:val="none" w:sz="0" w:space="0" w:color="auto"/>
            <w:right w:val="none" w:sz="0" w:space="0" w:color="auto"/>
          </w:divBdr>
        </w:div>
        <w:div w:id="815299501">
          <w:marLeft w:val="640"/>
          <w:marRight w:val="0"/>
          <w:marTop w:val="0"/>
          <w:marBottom w:val="0"/>
          <w:divBdr>
            <w:top w:val="none" w:sz="0" w:space="0" w:color="auto"/>
            <w:left w:val="none" w:sz="0" w:space="0" w:color="auto"/>
            <w:bottom w:val="none" w:sz="0" w:space="0" w:color="auto"/>
            <w:right w:val="none" w:sz="0" w:space="0" w:color="auto"/>
          </w:divBdr>
        </w:div>
        <w:div w:id="1486124894">
          <w:marLeft w:val="640"/>
          <w:marRight w:val="0"/>
          <w:marTop w:val="0"/>
          <w:marBottom w:val="0"/>
          <w:divBdr>
            <w:top w:val="none" w:sz="0" w:space="0" w:color="auto"/>
            <w:left w:val="none" w:sz="0" w:space="0" w:color="auto"/>
            <w:bottom w:val="none" w:sz="0" w:space="0" w:color="auto"/>
            <w:right w:val="none" w:sz="0" w:space="0" w:color="auto"/>
          </w:divBdr>
        </w:div>
        <w:div w:id="71435887">
          <w:marLeft w:val="640"/>
          <w:marRight w:val="0"/>
          <w:marTop w:val="0"/>
          <w:marBottom w:val="0"/>
          <w:divBdr>
            <w:top w:val="none" w:sz="0" w:space="0" w:color="auto"/>
            <w:left w:val="none" w:sz="0" w:space="0" w:color="auto"/>
            <w:bottom w:val="none" w:sz="0" w:space="0" w:color="auto"/>
            <w:right w:val="none" w:sz="0" w:space="0" w:color="auto"/>
          </w:divBdr>
        </w:div>
        <w:div w:id="1454053338">
          <w:marLeft w:val="640"/>
          <w:marRight w:val="0"/>
          <w:marTop w:val="0"/>
          <w:marBottom w:val="0"/>
          <w:divBdr>
            <w:top w:val="none" w:sz="0" w:space="0" w:color="auto"/>
            <w:left w:val="none" w:sz="0" w:space="0" w:color="auto"/>
            <w:bottom w:val="none" w:sz="0" w:space="0" w:color="auto"/>
            <w:right w:val="none" w:sz="0" w:space="0" w:color="auto"/>
          </w:divBdr>
        </w:div>
        <w:div w:id="145127071">
          <w:marLeft w:val="640"/>
          <w:marRight w:val="0"/>
          <w:marTop w:val="0"/>
          <w:marBottom w:val="0"/>
          <w:divBdr>
            <w:top w:val="none" w:sz="0" w:space="0" w:color="auto"/>
            <w:left w:val="none" w:sz="0" w:space="0" w:color="auto"/>
            <w:bottom w:val="none" w:sz="0" w:space="0" w:color="auto"/>
            <w:right w:val="none" w:sz="0" w:space="0" w:color="auto"/>
          </w:divBdr>
        </w:div>
        <w:div w:id="1747875988">
          <w:marLeft w:val="640"/>
          <w:marRight w:val="0"/>
          <w:marTop w:val="0"/>
          <w:marBottom w:val="0"/>
          <w:divBdr>
            <w:top w:val="none" w:sz="0" w:space="0" w:color="auto"/>
            <w:left w:val="none" w:sz="0" w:space="0" w:color="auto"/>
            <w:bottom w:val="none" w:sz="0" w:space="0" w:color="auto"/>
            <w:right w:val="none" w:sz="0" w:space="0" w:color="auto"/>
          </w:divBdr>
        </w:div>
        <w:div w:id="1765150751">
          <w:marLeft w:val="640"/>
          <w:marRight w:val="0"/>
          <w:marTop w:val="0"/>
          <w:marBottom w:val="0"/>
          <w:divBdr>
            <w:top w:val="none" w:sz="0" w:space="0" w:color="auto"/>
            <w:left w:val="none" w:sz="0" w:space="0" w:color="auto"/>
            <w:bottom w:val="none" w:sz="0" w:space="0" w:color="auto"/>
            <w:right w:val="none" w:sz="0" w:space="0" w:color="auto"/>
          </w:divBdr>
        </w:div>
        <w:div w:id="2121609170">
          <w:marLeft w:val="640"/>
          <w:marRight w:val="0"/>
          <w:marTop w:val="0"/>
          <w:marBottom w:val="0"/>
          <w:divBdr>
            <w:top w:val="none" w:sz="0" w:space="0" w:color="auto"/>
            <w:left w:val="none" w:sz="0" w:space="0" w:color="auto"/>
            <w:bottom w:val="none" w:sz="0" w:space="0" w:color="auto"/>
            <w:right w:val="none" w:sz="0" w:space="0" w:color="auto"/>
          </w:divBdr>
        </w:div>
        <w:div w:id="708334590">
          <w:marLeft w:val="640"/>
          <w:marRight w:val="0"/>
          <w:marTop w:val="0"/>
          <w:marBottom w:val="0"/>
          <w:divBdr>
            <w:top w:val="none" w:sz="0" w:space="0" w:color="auto"/>
            <w:left w:val="none" w:sz="0" w:space="0" w:color="auto"/>
            <w:bottom w:val="none" w:sz="0" w:space="0" w:color="auto"/>
            <w:right w:val="none" w:sz="0" w:space="0" w:color="auto"/>
          </w:divBdr>
        </w:div>
        <w:div w:id="1775441656">
          <w:marLeft w:val="640"/>
          <w:marRight w:val="0"/>
          <w:marTop w:val="0"/>
          <w:marBottom w:val="0"/>
          <w:divBdr>
            <w:top w:val="none" w:sz="0" w:space="0" w:color="auto"/>
            <w:left w:val="none" w:sz="0" w:space="0" w:color="auto"/>
            <w:bottom w:val="none" w:sz="0" w:space="0" w:color="auto"/>
            <w:right w:val="none" w:sz="0" w:space="0" w:color="auto"/>
          </w:divBdr>
        </w:div>
        <w:div w:id="1122312259">
          <w:marLeft w:val="640"/>
          <w:marRight w:val="0"/>
          <w:marTop w:val="0"/>
          <w:marBottom w:val="0"/>
          <w:divBdr>
            <w:top w:val="none" w:sz="0" w:space="0" w:color="auto"/>
            <w:left w:val="none" w:sz="0" w:space="0" w:color="auto"/>
            <w:bottom w:val="none" w:sz="0" w:space="0" w:color="auto"/>
            <w:right w:val="none" w:sz="0" w:space="0" w:color="auto"/>
          </w:divBdr>
        </w:div>
        <w:div w:id="981540716">
          <w:marLeft w:val="640"/>
          <w:marRight w:val="0"/>
          <w:marTop w:val="0"/>
          <w:marBottom w:val="0"/>
          <w:divBdr>
            <w:top w:val="none" w:sz="0" w:space="0" w:color="auto"/>
            <w:left w:val="none" w:sz="0" w:space="0" w:color="auto"/>
            <w:bottom w:val="none" w:sz="0" w:space="0" w:color="auto"/>
            <w:right w:val="none" w:sz="0" w:space="0" w:color="auto"/>
          </w:divBdr>
        </w:div>
        <w:div w:id="2134906505">
          <w:marLeft w:val="640"/>
          <w:marRight w:val="0"/>
          <w:marTop w:val="0"/>
          <w:marBottom w:val="0"/>
          <w:divBdr>
            <w:top w:val="none" w:sz="0" w:space="0" w:color="auto"/>
            <w:left w:val="none" w:sz="0" w:space="0" w:color="auto"/>
            <w:bottom w:val="none" w:sz="0" w:space="0" w:color="auto"/>
            <w:right w:val="none" w:sz="0" w:space="0" w:color="auto"/>
          </w:divBdr>
        </w:div>
        <w:div w:id="504981005">
          <w:marLeft w:val="640"/>
          <w:marRight w:val="0"/>
          <w:marTop w:val="0"/>
          <w:marBottom w:val="0"/>
          <w:divBdr>
            <w:top w:val="none" w:sz="0" w:space="0" w:color="auto"/>
            <w:left w:val="none" w:sz="0" w:space="0" w:color="auto"/>
            <w:bottom w:val="none" w:sz="0" w:space="0" w:color="auto"/>
            <w:right w:val="none" w:sz="0" w:space="0" w:color="auto"/>
          </w:divBdr>
        </w:div>
        <w:div w:id="739865484">
          <w:marLeft w:val="640"/>
          <w:marRight w:val="0"/>
          <w:marTop w:val="0"/>
          <w:marBottom w:val="0"/>
          <w:divBdr>
            <w:top w:val="none" w:sz="0" w:space="0" w:color="auto"/>
            <w:left w:val="none" w:sz="0" w:space="0" w:color="auto"/>
            <w:bottom w:val="none" w:sz="0" w:space="0" w:color="auto"/>
            <w:right w:val="none" w:sz="0" w:space="0" w:color="auto"/>
          </w:divBdr>
        </w:div>
        <w:div w:id="1948080323">
          <w:marLeft w:val="640"/>
          <w:marRight w:val="0"/>
          <w:marTop w:val="0"/>
          <w:marBottom w:val="0"/>
          <w:divBdr>
            <w:top w:val="none" w:sz="0" w:space="0" w:color="auto"/>
            <w:left w:val="none" w:sz="0" w:space="0" w:color="auto"/>
            <w:bottom w:val="none" w:sz="0" w:space="0" w:color="auto"/>
            <w:right w:val="none" w:sz="0" w:space="0" w:color="auto"/>
          </w:divBdr>
        </w:div>
        <w:div w:id="1446078268">
          <w:marLeft w:val="640"/>
          <w:marRight w:val="0"/>
          <w:marTop w:val="0"/>
          <w:marBottom w:val="0"/>
          <w:divBdr>
            <w:top w:val="none" w:sz="0" w:space="0" w:color="auto"/>
            <w:left w:val="none" w:sz="0" w:space="0" w:color="auto"/>
            <w:bottom w:val="none" w:sz="0" w:space="0" w:color="auto"/>
            <w:right w:val="none" w:sz="0" w:space="0" w:color="auto"/>
          </w:divBdr>
        </w:div>
        <w:div w:id="525602615">
          <w:marLeft w:val="640"/>
          <w:marRight w:val="0"/>
          <w:marTop w:val="0"/>
          <w:marBottom w:val="0"/>
          <w:divBdr>
            <w:top w:val="none" w:sz="0" w:space="0" w:color="auto"/>
            <w:left w:val="none" w:sz="0" w:space="0" w:color="auto"/>
            <w:bottom w:val="none" w:sz="0" w:space="0" w:color="auto"/>
            <w:right w:val="none" w:sz="0" w:space="0" w:color="auto"/>
          </w:divBdr>
        </w:div>
        <w:div w:id="1138449209">
          <w:marLeft w:val="640"/>
          <w:marRight w:val="0"/>
          <w:marTop w:val="0"/>
          <w:marBottom w:val="0"/>
          <w:divBdr>
            <w:top w:val="none" w:sz="0" w:space="0" w:color="auto"/>
            <w:left w:val="none" w:sz="0" w:space="0" w:color="auto"/>
            <w:bottom w:val="none" w:sz="0" w:space="0" w:color="auto"/>
            <w:right w:val="none" w:sz="0" w:space="0" w:color="auto"/>
          </w:divBdr>
        </w:div>
        <w:div w:id="1244607374">
          <w:marLeft w:val="640"/>
          <w:marRight w:val="0"/>
          <w:marTop w:val="0"/>
          <w:marBottom w:val="0"/>
          <w:divBdr>
            <w:top w:val="none" w:sz="0" w:space="0" w:color="auto"/>
            <w:left w:val="none" w:sz="0" w:space="0" w:color="auto"/>
            <w:bottom w:val="none" w:sz="0" w:space="0" w:color="auto"/>
            <w:right w:val="none" w:sz="0" w:space="0" w:color="auto"/>
          </w:divBdr>
        </w:div>
        <w:div w:id="1659381349">
          <w:marLeft w:val="640"/>
          <w:marRight w:val="0"/>
          <w:marTop w:val="0"/>
          <w:marBottom w:val="0"/>
          <w:divBdr>
            <w:top w:val="none" w:sz="0" w:space="0" w:color="auto"/>
            <w:left w:val="none" w:sz="0" w:space="0" w:color="auto"/>
            <w:bottom w:val="none" w:sz="0" w:space="0" w:color="auto"/>
            <w:right w:val="none" w:sz="0" w:space="0" w:color="auto"/>
          </w:divBdr>
        </w:div>
        <w:div w:id="2006854697">
          <w:marLeft w:val="640"/>
          <w:marRight w:val="0"/>
          <w:marTop w:val="0"/>
          <w:marBottom w:val="0"/>
          <w:divBdr>
            <w:top w:val="none" w:sz="0" w:space="0" w:color="auto"/>
            <w:left w:val="none" w:sz="0" w:space="0" w:color="auto"/>
            <w:bottom w:val="none" w:sz="0" w:space="0" w:color="auto"/>
            <w:right w:val="none" w:sz="0" w:space="0" w:color="auto"/>
          </w:divBdr>
        </w:div>
        <w:div w:id="915016195">
          <w:marLeft w:val="640"/>
          <w:marRight w:val="0"/>
          <w:marTop w:val="0"/>
          <w:marBottom w:val="0"/>
          <w:divBdr>
            <w:top w:val="none" w:sz="0" w:space="0" w:color="auto"/>
            <w:left w:val="none" w:sz="0" w:space="0" w:color="auto"/>
            <w:bottom w:val="none" w:sz="0" w:space="0" w:color="auto"/>
            <w:right w:val="none" w:sz="0" w:space="0" w:color="auto"/>
          </w:divBdr>
        </w:div>
        <w:div w:id="372272693">
          <w:marLeft w:val="640"/>
          <w:marRight w:val="0"/>
          <w:marTop w:val="0"/>
          <w:marBottom w:val="0"/>
          <w:divBdr>
            <w:top w:val="none" w:sz="0" w:space="0" w:color="auto"/>
            <w:left w:val="none" w:sz="0" w:space="0" w:color="auto"/>
            <w:bottom w:val="none" w:sz="0" w:space="0" w:color="auto"/>
            <w:right w:val="none" w:sz="0" w:space="0" w:color="auto"/>
          </w:divBdr>
        </w:div>
        <w:div w:id="533347522">
          <w:marLeft w:val="640"/>
          <w:marRight w:val="0"/>
          <w:marTop w:val="0"/>
          <w:marBottom w:val="0"/>
          <w:divBdr>
            <w:top w:val="none" w:sz="0" w:space="0" w:color="auto"/>
            <w:left w:val="none" w:sz="0" w:space="0" w:color="auto"/>
            <w:bottom w:val="none" w:sz="0" w:space="0" w:color="auto"/>
            <w:right w:val="none" w:sz="0" w:space="0" w:color="auto"/>
          </w:divBdr>
        </w:div>
        <w:div w:id="1820801828">
          <w:marLeft w:val="640"/>
          <w:marRight w:val="0"/>
          <w:marTop w:val="0"/>
          <w:marBottom w:val="0"/>
          <w:divBdr>
            <w:top w:val="none" w:sz="0" w:space="0" w:color="auto"/>
            <w:left w:val="none" w:sz="0" w:space="0" w:color="auto"/>
            <w:bottom w:val="none" w:sz="0" w:space="0" w:color="auto"/>
            <w:right w:val="none" w:sz="0" w:space="0" w:color="auto"/>
          </w:divBdr>
        </w:div>
        <w:div w:id="1866670726">
          <w:marLeft w:val="640"/>
          <w:marRight w:val="0"/>
          <w:marTop w:val="0"/>
          <w:marBottom w:val="0"/>
          <w:divBdr>
            <w:top w:val="none" w:sz="0" w:space="0" w:color="auto"/>
            <w:left w:val="none" w:sz="0" w:space="0" w:color="auto"/>
            <w:bottom w:val="none" w:sz="0" w:space="0" w:color="auto"/>
            <w:right w:val="none" w:sz="0" w:space="0" w:color="auto"/>
          </w:divBdr>
        </w:div>
        <w:div w:id="23872783">
          <w:marLeft w:val="640"/>
          <w:marRight w:val="0"/>
          <w:marTop w:val="0"/>
          <w:marBottom w:val="0"/>
          <w:divBdr>
            <w:top w:val="none" w:sz="0" w:space="0" w:color="auto"/>
            <w:left w:val="none" w:sz="0" w:space="0" w:color="auto"/>
            <w:bottom w:val="none" w:sz="0" w:space="0" w:color="auto"/>
            <w:right w:val="none" w:sz="0" w:space="0" w:color="auto"/>
          </w:divBdr>
        </w:div>
        <w:div w:id="1781219087">
          <w:marLeft w:val="640"/>
          <w:marRight w:val="0"/>
          <w:marTop w:val="0"/>
          <w:marBottom w:val="0"/>
          <w:divBdr>
            <w:top w:val="none" w:sz="0" w:space="0" w:color="auto"/>
            <w:left w:val="none" w:sz="0" w:space="0" w:color="auto"/>
            <w:bottom w:val="none" w:sz="0" w:space="0" w:color="auto"/>
            <w:right w:val="none" w:sz="0" w:space="0" w:color="auto"/>
          </w:divBdr>
        </w:div>
        <w:div w:id="1221671272">
          <w:marLeft w:val="640"/>
          <w:marRight w:val="0"/>
          <w:marTop w:val="0"/>
          <w:marBottom w:val="0"/>
          <w:divBdr>
            <w:top w:val="none" w:sz="0" w:space="0" w:color="auto"/>
            <w:left w:val="none" w:sz="0" w:space="0" w:color="auto"/>
            <w:bottom w:val="none" w:sz="0" w:space="0" w:color="auto"/>
            <w:right w:val="none" w:sz="0" w:space="0" w:color="auto"/>
          </w:divBdr>
        </w:div>
        <w:div w:id="1798793096">
          <w:marLeft w:val="640"/>
          <w:marRight w:val="0"/>
          <w:marTop w:val="0"/>
          <w:marBottom w:val="0"/>
          <w:divBdr>
            <w:top w:val="none" w:sz="0" w:space="0" w:color="auto"/>
            <w:left w:val="none" w:sz="0" w:space="0" w:color="auto"/>
            <w:bottom w:val="none" w:sz="0" w:space="0" w:color="auto"/>
            <w:right w:val="none" w:sz="0" w:space="0" w:color="auto"/>
          </w:divBdr>
        </w:div>
        <w:div w:id="1851023161">
          <w:marLeft w:val="640"/>
          <w:marRight w:val="0"/>
          <w:marTop w:val="0"/>
          <w:marBottom w:val="0"/>
          <w:divBdr>
            <w:top w:val="none" w:sz="0" w:space="0" w:color="auto"/>
            <w:left w:val="none" w:sz="0" w:space="0" w:color="auto"/>
            <w:bottom w:val="none" w:sz="0" w:space="0" w:color="auto"/>
            <w:right w:val="none" w:sz="0" w:space="0" w:color="auto"/>
          </w:divBdr>
        </w:div>
        <w:div w:id="576398186">
          <w:marLeft w:val="640"/>
          <w:marRight w:val="0"/>
          <w:marTop w:val="0"/>
          <w:marBottom w:val="0"/>
          <w:divBdr>
            <w:top w:val="none" w:sz="0" w:space="0" w:color="auto"/>
            <w:left w:val="none" w:sz="0" w:space="0" w:color="auto"/>
            <w:bottom w:val="none" w:sz="0" w:space="0" w:color="auto"/>
            <w:right w:val="none" w:sz="0" w:space="0" w:color="auto"/>
          </w:divBdr>
        </w:div>
        <w:div w:id="566840383">
          <w:marLeft w:val="640"/>
          <w:marRight w:val="0"/>
          <w:marTop w:val="0"/>
          <w:marBottom w:val="0"/>
          <w:divBdr>
            <w:top w:val="none" w:sz="0" w:space="0" w:color="auto"/>
            <w:left w:val="none" w:sz="0" w:space="0" w:color="auto"/>
            <w:bottom w:val="none" w:sz="0" w:space="0" w:color="auto"/>
            <w:right w:val="none" w:sz="0" w:space="0" w:color="auto"/>
          </w:divBdr>
        </w:div>
        <w:div w:id="698122010">
          <w:marLeft w:val="640"/>
          <w:marRight w:val="0"/>
          <w:marTop w:val="0"/>
          <w:marBottom w:val="0"/>
          <w:divBdr>
            <w:top w:val="none" w:sz="0" w:space="0" w:color="auto"/>
            <w:left w:val="none" w:sz="0" w:space="0" w:color="auto"/>
            <w:bottom w:val="none" w:sz="0" w:space="0" w:color="auto"/>
            <w:right w:val="none" w:sz="0" w:space="0" w:color="auto"/>
          </w:divBdr>
        </w:div>
        <w:div w:id="930166273">
          <w:marLeft w:val="640"/>
          <w:marRight w:val="0"/>
          <w:marTop w:val="0"/>
          <w:marBottom w:val="0"/>
          <w:divBdr>
            <w:top w:val="none" w:sz="0" w:space="0" w:color="auto"/>
            <w:left w:val="none" w:sz="0" w:space="0" w:color="auto"/>
            <w:bottom w:val="none" w:sz="0" w:space="0" w:color="auto"/>
            <w:right w:val="none" w:sz="0" w:space="0" w:color="auto"/>
          </w:divBdr>
        </w:div>
        <w:div w:id="1749308949">
          <w:marLeft w:val="640"/>
          <w:marRight w:val="0"/>
          <w:marTop w:val="0"/>
          <w:marBottom w:val="0"/>
          <w:divBdr>
            <w:top w:val="none" w:sz="0" w:space="0" w:color="auto"/>
            <w:left w:val="none" w:sz="0" w:space="0" w:color="auto"/>
            <w:bottom w:val="none" w:sz="0" w:space="0" w:color="auto"/>
            <w:right w:val="none" w:sz="0" w:space="0" w:color="auto"/>
          </w:divBdr>
        </w:div>
        <w:div w:id="234168114">
          <w:marLeft w:val="640"/>
          <w:marRight w:val="0"/>
          <w:marTop w:val="0"/>
          <w:marBottom w:val="0"/>
          <w:divBdr>
            <w:top w:val="none" w:sz="0" w:space="0" w:color="auto"/>
            <w:left w:val="none" w:sz="0" w:space="0" w:color="auto"/>
            <w:bottom w:val="none" w:sz="0" w:space="0" w:color="auto"/>
            <w:right w:val="none" w:sz="0" w:space="0" w:color="auto"/>
          </w:divBdr>
        </w:div>
        <w:div w:id="1523934771">
          <w:marLeft w:val="640"/>
          <w:marRight w:val="0"/>
          <w:marTop w:val="0"/>
          <w:marBottom w:val="0"/>
          <w:divBdr>
            <w:top w:val="none" w:sz="0" w:space="0" w:color="auto"/>
            <w:left w:val="none" w:sz="0" w:space="0" w:color="auto"/>
            <w:bottom w:val="none" w:sz="0" w:space="0" w:color="auto"/>
            <w:right w:val="none" w:sz="0" w:space="0" w:color="auto"/>
          </w:divBdr>
        </w:div>
        <w:div w:id="1257128982">
          <w:marLeft w:val="640"/>
          <w:marRight w:val="0"/>
          <w:marTop w:val="0"/>
          <w:marBottom w:val="0"/>
          <w:divBdr>
            <w:top w:val="none" w:sz="0" w:space="0" w:color="auto"/>
            <w:left w:val="none" w:sz="0" w:space="0" w:color="auto"/>
            <w:bottom w:val="none" w:sz="0" w:space="0" w:color="auto"/>
            <w:right w:val="none" w:sz="0" w:space="0" w:color="auto"/>
          </w:divBdr>
        </w:div>
        <w:div w:id="245922663">
          <w:marLeft w:val="640"/>
          <w:marRight w:val="0"/>
          <w:marTop w:val="0"/>
          <w:marBottom w:val="0"/>
          <w:divBdr>
            <w:top w:val="none" w:sz="0" w:space="0" w:color="auto"/>
            <w:left w:val="none" w:sz="0" w:space="0" w:color="auto"/>
            <w:bottom w:val="none" w:sz="0" w:space="0" w:color="auto"/>
            <w:right w:val="none" w:sz="0" w:space="0" w:color="auto"/>
          </w:divBdr>
        </w:div>
        <w:div w:id="1157109468">
          <w:marLeft w:val="640"/>
          <w:marRight w:val="0"/>
          <w:marTop w:val="0"/>
          <w:marBottom w:val="0"/>
          <w:divBdr>
            <w:top w:val="none" w:sz="0" w:space="0" w:color="auto"/>
            <w:left w:val="none" w:sz="0" w:space="0" w:color="auto"/>
            <w:bottom w:val="none" w:sz="0" w:space="0" w:color="auto"/>
            <w:right w:val="none" w:sz="0" w:space="0" w:color="auto"/>
          </w:divBdr>
        </w:div>
        <w:div w:id="8914015">
          <w:marLeft w:val="640"/>
          <w:marRight w:val="0"/>
          <w:marTop w:val="0"/>
          <w:marBottom w:val="0"/>
          <w:divBdr>
            <w:top w:val="none" w:sz="0" w:space="0" w:color="auto"/>
            <w:left w:val="none" w:sz="0" w:space="0" w:color="auto"/>
            <w:bottom w:val="none" w:sz="0" w:space="0" w:color="auto"/>
            <w:right w:val="none" w:sz="0" w:space="0" w:color="auto"/>
          </w:divBdr>
        </w:div>
        <w:div w:id="686056247">
          <w:marLeft w:val="640"/>
          <w:marRight w:val="0"/>
          <w:marTop w:val="0"/>
          <w:marBottom w:val="0"/>
          <w:divBdr>
            <w:top w:val="none" w:sz="0" w:space="0" w:color="auto"/>
            <w:left w:val="none" w:sz="0" w:space="0" w:color="auto"/>
            <w:bottom w:val="none" w:sz="0" w:space="0" w:color="auto"/>
            <w:right w:val="none" w:sz="0" w:space="0" w:color="auto"/>
          </w:divBdr>
        </w:div>
        <w:div w:id="1669095429">
          <w:marLeft w:val="640"/>
          <w:marRight w:val="0"/>
          <w:marTop w:val="0"/>
          <w:marBottom w:val="0"/>
          <w:divBdr>
            <w:top w:val="none" w:sz="0" w:space="0" w:color="auto"/>
            <w:left w:val="none" w:sz="0" w:space="0" w:color="auto"/>
            <w:bottom w:val="none" w:sz="0" w:space="0" w:color="auto"/>
            <w:right w:val="none" w:sz="0" w:space="0" w:color="auto"/>
          </w:divBdr>
        </w:div>
        <w:div w:id="1008561841">
          <w:marLeft w:val="640"/>
          <w:marRight w:val="0"/>
          <w:marTop w:val="0"/>
          <w:marBottom w:val="0"/>
          <w:divBdr>
            <w:top w:val="none" w:sz="0" w:space="0" w:color="auto"/>
            <w:left w:val="none" w:sz="0" w:space="0" w:color="auto"/>
            <w:bottom w:val="none" w:sz="0" w:space="0" w:color="auto"/>
            <w:right w:val="none" w:sz="0" w:space="0" w:color="auto"/>
          </w:divBdr>
        </w:div>
        <w:div w:id="328098265">
          <w:marLeft w:val="640"/>
          <w:marRight w:val="0"/>
          <w:marTop w:val="0"/>
          <w:marBottom w:val="0"/>
          <w:divBdr>
            <w:top w:val="none" w:sz="0" w:space="0" w:color="auto"/>
            <w:left w:val="none" w:sz="0" w:space="0" w:color="auto"/>
            <w:bottom w:val="none" w:sz="0" w:space="0" w:color="auto"/>
            <w:right w:val="none" w:sz="0" w:space="0" w:color="auto"/>
          </w:divBdr>
        </w:div>
        <w:div w:id="1520508239">
          <w:marLeft w:val="640"/>
          <w:marRight w:val="0"/>
          <w:marTop w:val="0"/>
          <w:marBottom w:val="0"/>
          <w:divBdr>
            <w:top w:val="none" w:sz="0" w:space="0" w:color="auto"/>
            <w:left w:val="none" w:sz="0" w:space="0" w:color="auto"/>
            <w:bottom w:val="none" w:sz="0" w:space="0" w:color="auto"/>
            <w:right w:val="none" w:sz="0" w:space="0" w:color="auto"/>
          </w:divBdr>
        </w:div>
        <w:div w:id="1569025642">
          <w:marLeft w:val="640"/>
          <w:marRight w:val="0"/>
          <w:marTop w:val="0"/>
          <w:marBottom w:val="0"/>
          <w:divBdr>
            <w:top w:val="none" w:sz="0" w:space="0" w:color="auto"/>
            <w:left w:val="none" w:sz="0" w:space="0" w:color="auto"/>
            <w:bottom w:val="none" w:sz="0" w:space="0" w:color="auto"/>
            <w:right w:val="none" w:sz="0" w:space="0" w:color="auto"/>
          </w:divBdr>
        </w:div>
        <w:div w:id="176699559">
          <w:marLeft w:val="640"/>
          <w:marRight w:val="0"/>
          <w:marTop w:val="0"/>
          <w:marBottom w:val="0"/>
          <w:divBdr>
            <w:top w:val="none" w:sz="0" w:space="0" w:color="auto"/>
            <w:left w:val="none" w:sz="0" w:space="0" w:color="auto"/>
            <w:bottom w:val="none" w:sz="0" w:space="0" w:color="auto"/>
            <w:right w:val="none" w:sz="0" w:space="0" w:color="auto"/>
          </w:divBdr>
        </w:div>
        <w:div w:id="43213756">
          <w:marLeft w:val="640"/>
          <w:marRight w:val="0"/>
          <w:marTop w:val="0"/>
          <w:marBottom w:val="0"/>
          <w:divBdr>
            <w:top w:val="none" w:sz="0" w:space="0" w:color="auto"/>
            <w:left w:val="none" w:sz="0" w:space="0" w:color="auto"/>
            <w:bottom w:val="none" w:sz="0" w:space="0" w:color="auto"/>
            <w:right w:val="none" w:sz="0" w:space="0" w:color="auto"/>
          </w:divBdr>
        </w:div>
        <w:div w:id="1418483615">
          <w:marLeft w:val="640"/>
          <w:marRight w:val="0"/>
          <w:marTop w:val="0"/>
          <w:marBottom w:val="0"/>
          <w:divBdr>
            <w:top w:val="none" w:sz="0" w:space="0" w:color="auto"/>
            <w:left w:val="none" w:sz="0" w:space="0" w:color="auto"/>
            <w:bottom w:val="none" w:sz="0" w:space="0" w:color="auto"/>
            <w:right w:val="none" w:sz="0" w:space="0" w:color="auto"/>
          </w:divBdr>
        </w:div>
        <w:div w:id="145250060">
          <w:marLeft w:val="640"/>
          <w:marRight w:val="0"/>
          <w:marTop w:val="0"/>
          <w:marBottom w:val="0"/>
          <w:divBdr>
            <w:top w:val="none" w:sz="0" w:space="0" w:color="auto"/>
            <w:left w:val="none" w:sz="0" w:space="0" w:color="auto"/>
            <w:bottom w:val="none" w:sz="0" w:space="0" w:color="auto"/>
            <w:right w:val="none" w:sz="0" w:space="0" w:color="auto"/>
          </w:divBdr>
        </w:div>
        <w:div w:id="365058708">
          <w:marLeft w:val="640"/>
          <w:marRight w:val="0"/>
          <w:marTop w:val="0"/>
          <w:marBottom w:val="0"/>
          <w:divBdr>
            <w:top w:val="none" w:sz="0" w:space="0" w:color="auto"/>
            <w:left w:val="none" w:sz="0" w:space="0" w:color="auto"/>
            <w:bottom w:val="none" w:sz="0" w:space="0" w:color="auto"/>
            <w:right w:val="none" w:sz="0" w:space="0" w:color="auto"/>
          </w:divBdr>
        </w:div>
        <w:div w:id="1877621211">
          <w:marLeft w:val="640"/>
          <w:marRight w:val="0"/>
          <w:marTop w:val="0"/>
          <w:marBottom w:val="0"/>
          <w:divBdr>
            <w:top w:val="none" w:sz="0" w:space="0" w:color="auto"/>
            <w:left w:val="none" w:sz="0" w:space="0" w:color="auto"/>
            <w:bottom w:val="none" w:sz="0" w:space="0" w:color="auto"/>
            <w:right w:val="none" w:sz="0" w:space="0" w:color="auto"/>
          </w:divBdr>
        </w:div>
        <w:div w:id="223105865">
          <w:marLeft w:val="640"/>
          <w:marRight w:val="0"/>
          <w:marTop w:val="0"/>
          <w:marBottom w:val="0"/>
          <w:divBdr>
            <w:top w:val="none" w:sz="0" w:space="0" w:color="auto"/>
            <w:left w:val="none" w:sz="0" w:space="0" w:color="auto"/>
            <w:bottom w:val="none" w:sz="0" w:space="0" w:color="auto"/>
            <w:right w:val="none" w:sz="0" w:space="0" w:color="auto"/>
          </w:divBdr>
        </w:div>
        <w:div w:id="1199511233">
          <w:marLeft w:val="640"/>
          <w:marRight w:val="0"/>
          <w:marTop w:val="0"/>
          <w:marBottom w:val="0"/>
          <w:divBdr>
            <w:top w:val="none" w:sz="0" w:space="0" w:color="auto"/>
            <w:left w:val="none" w:sz="0" w:space="0" w:color="auto"/>
            <w:bottom w:val="none" w:sz="0" w:space="0" w:color="auto"/>
            <w:right w:val="none" w:sz="0" w:space="0" w:color="auto"/>
          </w:divBdr>
        </w:div>
        <w:div w:id="1835609442">
          <w:marLeft w:val="640"/>
          <w:marRight w:val="0"/>
          <w:marTop w:val="0"/>
          <w:marBottom w:val="0"/>
          <w:divBdr>
            <w:top w:val="none" w:sz="0" w:space="0" w:color="auto"/>
            <w:left w:val="none" w:sz="0" w:space="0" w:color="auto"/>
            <w:bottom w:val="none" w:sz="0" w:space="0" w:color="auto"/>
            <w:right w:val="none" w:sz="0" w:space="0" w:color="auto"/>
          </w:divBdr>
        </w:div>
        <w:div w:id="686635708">
          <w:marLeft w:val="640"/>
          <w:marRight w:val="0"/>
          <w:marTop w:val="0"/>
          <w:marBottom w:val="0"/>
          <w:divBdr>
            <w:top w:val="none" w:sz="0" w:space="0" w:color="auto"/>
            <w:left w:val="none" w:sz="0" w:space="0" w:color="auto"/>
            <w:bottom w:val="none" w:sz="0" w:space="0" w:color="auto"/>
            <w:right w:val="none" w:sz="0" w:space="0" w:color="auto"/>
          </w:divBdr>
        </w:div>
        <w:div w:id="1266033822">
          <w:marLeft w:val="640"/>
          <w:marRight w:val="0"/>
          <w:marTop w:val="0"/>
          <w:marBottom w:val="0"/>
          <w:divBdr>
            <w:top w:val="none" w:sz="0" w:space="0" w:color="auto"/>
            <w:left w:val="none" w:sz="0" w:space="0" w:color="auto"/>
            <w:bottom w:val="none" w:sz="0" w:space="0" w:color="auto"/>
            <w:right w:val="none" w:sz="0" w:space="0" w:color="auto"/>
          </w:divBdr>
        </w:div>
        <w:div w:id="1570337865">
          <w:marLeft w:val="640"/>
          <w:marRight w:val="0"/>
          <w:marTop w:val="0"/>
          <w:marBottom w:val="0"/>
          <w:divBdr>
            <w:top w:val="none" w:sz="0" w:space="0" w:color="auto"/>
            <w:left w:val="none" w:sz="0" w:space="0" w:color="auto"/>
            <w:bottom w:val="none" w:sz="0" w:space="0" w:color="auto"/>
            <w:right w:val="none" w:sz="0" w:space="0" w:color="auto"/>
          </w:divBdr>
        </w:div>
        <w:div w:id="869612815">
          <w:marLeft w:val="640"/>
          <w:marRight w:val="0"/>
          <w:marTop w:val="0"/>
          <w:marBottom w:val="0"/>
          <w:divBdr>
            <w:top w:val="none" w:sz="0" w:space="0" w:color="auto"/>
            <w:left w:val="none" w:sz="0" w:space="0" w:color="auto"/>
            <w:bottom w:val="none" w:sz="0" w:space="0" w:color="auto"/>
            <w:right w:val="none" w:sz="0" w:space="0" w:color="auto"/>
          </w:divBdr>
        </w:div>
        <w:div w:id="1986936194">
          <w:marLeft w:val="640"/>
          <w:marRight w:val="0"/>
          <w:marTop w:val="0"/>
          <w:marBottom w:val="0"/>
          <w:divBdr>
            <w:top w:val="none" w:sz="0" w:space="0" w:color="auto"/>
            <w:left w:val="none" w:sz="0" w:space="0" w:color="auto"/>
            <w:bottom w:val="none" w:sz="0" w:space="0" w:color="auto"/>
            <w:right w:val="none" w:sz="0" w:space="0" w:color="auto"/>
          </w:divBdr>
        </w:div>
        <w:div w:id="1001464981">
          <w:marLeft w:val="640"/>
          <w:marRight w:val="0"/>
          <w:marTop w:val="0"/>
          <w:marBottom w:val="0"/>
          <w:divBdr>
            <w:top w:val="none" w:sz="0" w:space="0" w:color="auto"/>
            <w:left w:val="none" w:sz="0" w:space="0" w:color="auto"/>
            <w:bottom w:val="none" w:sz="0" w:space="0" w:color="auto"/>
            <w:right w:val="none" w:sz="0" w:space="0" w:color="auto"/>
          </w:divBdr>
        </w:div>
        <w:div w:id="160396587">
          <w:marLeft w:val="640"/>
          <w:marRight w:val="0"/>
          <w:marTop w:val="0"/>
          <w:marBottom w:val="0"/>
          <w:divBdr>
            <w:top w:val="none" w:sz="0" w:space="0" w:color="auto"/>
            <w:left w:val="none" w:sz="0" w:space="0" w:color="auto"/>
            <w:bottom w:val="none" w:sz="0" w:space="0" w:color="auto"/>
            <w:right w:val="none" w:sz="0" w:space="0" w:color="auto"/>
          </w:divBdr>
        </w:div>
        <w:div w:id="261762885">
          <w:marLeft w:val="640"/>
          <w:marRight w:val="0"/>
          <w:marTop w:val="0"/>
          <w:marBottom w:val="0"/>
          <w:divBdr>
            <w:top w:val="none" w:sz="0" w:space="0" w:color="auto"/>
            <w:left w:val="none" w:sz="0" w:space="0" w:color="auto"/>
            <w:bottom w:val="none" w:sz="0" w:space="0" w:color="auto"/>
            <w:right w:val="none" w:sz="0" w:space="0" w:color="auto"/>
          </w:divBdr>
        </w:div>
        <w:div w:id="4946620">
          <w:marLeft w:val="640"/>
          <w:marRight w:val="0"/>
          <w:marTop w:val="0"/>
          <w:marBottom w:val="0"/>
          <w:divBdr>
            <w:top w:val="none" w:sz="0" w:space="0" w:color="auto"/>
            <w:left w:val="none" w:sz="0" w:space="0" w:color="auto"/>
            <w:bottom w:val="none" w:sz="0" w:space="0" w:color="auto"/>
            <w:right w:val="none" w:sz="0" w:space="0" w:color="auto"/>
          </w:divBdr>
        </w:div>
        <w:div w:id="613632252">
          <w:marLeft w:val="640"/>
          <w:marRight w:val="0"/>
          <w:marTop w:val="0"/>
          <w:marBottom w:val="0"/>
          <w:divBdr>
            <w:top w:val="none" w:sz="0" w:space="0" w:color="auto"/>
            <w:left w:val="none" w:sz="0" w:space="0" w:color="auto"/>
            <w:bottom w:val="none" w:sz="0" w:space="0" w:color="auto"/>
            <w:right w:val="none" w:sz="0" w:space="0" w:color="auto"/>
          </w:divBdr>
        </w:div>
        <w:div w:id="2064909111">
          <w:marLeft w:val="640"/>
          <w:marRight w:val="0"/>
          <w:marTop w:val="0"/>
          <w:marBottom w:val="0"/>
          <w:divBdr>
            <w:top w:val="none" w:sz="0" w:space="0" w:color="auto"/>
            <w:left w:val="none" w:sz="0" w:space="0" w:color="auto"/>
            <w:bottom w:val="none" w:sz="0" w:space="0" w:color="auto"/>
            <w:right w:val="none" w:sz="0" w:space="0" w:color="auto"/>
          </w:divBdr>
        </w:div>
        <w:div w:id="1295982789">
          <w:marLeft w:val="640"/>
          <w:marRight w:val="0"/>
          <w:marTop w:val="0"/>
          <w:marBottom w:val="0"/>
          <w:divBdr>
            <w:top w:val="none" w:sz="0" w:space="0" w:color="auto"/>
            <w:left w:val="none" w:sz="0" w:space="0" w:color="auto"/>
            <w:bottom w:val="none" w:sz="0" w:space="0" w:color="auto"/>
            <w:right w:val="none" w:sz="0" w:space="0" w:color="auto"/>
          </w:divBdr>
        </w:div>
        <w:div w:id="1147746524">
          <w:marLeft w:val="640"/>
          <w:marRight w:val="0"/>
          <w:marTop w:val="0"/>
          <w:marBottom w:val="0"/>
          <w:divBdr>
            <w:top w:val="none" w:sz="0" w:space="0" w:color="auto"/>
            <w:left w:val="none" w:sz="0" w:space="0" w:color="auto"/>
            <w:bottom w:val="none" w:sz="0" w:space="0" w:color="auto"/>
            <w:right w:val="none" w:sz="0" w:space="0" w:color="auto"/>
          </w:divBdr>
        </w:div>
        <w:div w:id="1628586285">
          <w:marLeft w:val="640"/>
          <w:marRight w:val="0"/>
          <w:marTop w:val="0"/>
          <w:marBottom w:val="0"/>
          <w:divBdr>
            <w:top w:val="none" w:sz="0" w:space="0" w:color="auto"/>
            <w:left w:val="none" w:sz="0" w:space="0" w:color="auto"/>
            <w:bottom w:val="none" w:sz="0" w:space="0" w:color="auto"/>
            <w:right w:val="none" w:sz="0" w:space="0" w:color="auto"/>
          </w:divBdr>
        </w:div>
        <w:div w:id="115685733">
          <w:marLeft w:val="640"/>
          <w:marRight w:val="0"/>
          <w:marTop w:val="0"/>
          <w:marBottom w:val="0"/>
          <w:divBdr>
            <w:top w:val="none" w:sz="0" w:space="0" w:color="auto"/>
            <w:left w:val="none" w:sz="0" w:space="0" w:color="auto"/>
            <w:bottom w:val="none" w:sz="0" w:space="0" w:color="auto"/>
            <w:right w:val="none" w:sz="0" w:space="0" w:color="auto"/>
          </w:divBdr>
        </w:div>
        <w:div w:id="1898010697">
          <w:marLeft w:val="640"/>
          <w:marRight w:val="0"/>
          <w:marTop w:val="0"/>
          <w:marBottom w:val="0"/>
          <w:divBdr>
            <w:top w:val="none" w:sz="0" w:space="0" w:color="auto"/>
            <w:left w:val="none" w:sz="0" w:space="0" w:color="auto"/>
            <w:bottom w:val="none" w:sz="0" w:space="0" w:color="auto"/>
            <w:right w:val="none" w:sz="0" w:space="0" w:color="auto"/>
          </w:divBdr>
        </w:div>
        <w:div w:id="74979222">
          <w:marLeft w:val="640"/>
          <w:marRight w:val="0"/>
          <w:marTop w:val="0"/>
          <w:marBottom w:val="0"/>
          <w:divBdr>
            <w:top w:val="none" w:sz="0" w:space="0" w:color="auto"/>
            <w:left w:val="none" w:sz="0" w:space="0" w:color="auto"/>
            <w:bottom w:val="none" w:sz="0" w:space="0" w:color="auto"/>
            <w:right w:val="none" w:sz="0" w:space="0" w:color="auto"/>
          </w:divBdr>
        </w:div>
        <w:div w:id="1921400131">
          <w:marLeft w:val="640"/>
          <w:marRight w:val="0"/>
          <w:marTop w:val="0"/>
          <w:marBottom w:val="0"/>
          <w:divBdr>
            <w:top w:val="none" w:sz="0" w:space="0" w:color="auto"/>
            <w:left w:val="none" w:sz="0" w:space="0" w:color="auto"/>
            <w:bottom w:val="none" w:sz="0" w:space="0" w:color="auto"/>
            <w:right w:val="none" w:sz="0" w:space="0" w:color="auto"/>
          </w:divBdr>
        </w:div>
        <w:div w:id="1112241153">
          <w:marLeft w:val="640"/>
          <w:marRight w:val="0"/>
          <w:marTop w:val="0"/>
          <w:marBottom w:val="0"/>
          <w:divBdr>
            <w:top w:val="none" w:sz="0" w:space="0" w:color="auto"/>
            <w:left w:val="none" w:sz="0" w:space="0" w:color="auto"/>
            <w:bottom w:val="none" w:sz="0" w:space="0" w:color="auto"/>
            <w:right w:val="none" w:sz="0" w:space="0" w:color="auto"/>
          </w:divBdr>
        </w:div>
        <w:div w:id="1703896288">
          <w:marLeft w:val="640"/>
          <w:marRight w:val="0"/>
          <w:marTop w:val="0"/>
          <w:marBottom w:val="0"/>
          <w:divBdr>
            <w:top w:val="none" w:sz="0" w:space="0" w:color="auto"/>
            <w:left w:val="none" w:sz="0" w:space="0" w:color="auto"/>
            <w:bottom w:val="none" w:sz="0" w:space="0" w:color="auto"/>
            <w:right w:val="none" w:sz="0" w:space="0" w:color="auto"/>
          </w:divBdr>
        </w:div>
        <w:div w:id="53703154">
          <w:marLeft w:val="640"/>
          <w:marRight w:val="0"/>
          <w:marTop w:val="0"/>
          <w:marBottom w:val="0"/>
          <w:divBdr>
            <w:top w:val="none" w:sz="0" w:space="0" w:color="auto"/>
            <w:left w:val="none" w:sz="0" w:space="0" w:color="auto"/>
            <w:bottom w:val="none" w:sz="0" w:space="0" w:color="auto"/>
            <w:right w:val="none" w:sz="0" w:space="0" w:color="auto"/>
          </w:divBdr>
        </w:div>
        <w:div w:id="2004311061">
          <w:marLeft w:val="640"/>
          <w:marRight w:val="0"/>
          <w:marTop w:val="0"/>
          <w:marBottom w:val="0"/>
          <w:divBdr>
            <w:top w:val="none" w:sz="0" w:space="0" w:color="auto"/>
            <w:left w:val="none" w:sz="0" w:space="0" w:color="auto"/>
            <w:bottom w:val="none" w:sz="0" w:space="0" w:color="auto"/>
            <w:right w:val="none" w:sz="0" w:space="0" w:color="auto"/>
          </w:divBdr>
        </w:div>
        <w:div w:id="944074699">
          <w:marLeft w:val="640"/>
          <w:marRight w:val="0"/>
          <w:marTop w:val="0"/>
          <w:marBottom w:val="0"/>
          <w:divBdr>
            <w:top w:val="none" w:sz="0" w:space="0" w:color="auto"/>
            <w:left w:val="none" w:sz="0" w:space="0" w:color="auto"/>
            <w:bottom w:val="none" w:sz="0" w:space="0" w:color="auto"/>
            <w:right w:val="none" w:sz="0" w:space="0" w:color="auto"/>
          </w:divBdr>
        </w:div>
        <w:div w:id="1596398957">
          <w:marLeft w:val="640"/>
          <w:marRight w:val="0"/>
          <w:marTop w:val="0"/>
          <w:marBottom w:val="0"/>
          <w:divBdr>
            <w:top w:val="none" w:sz="0" w:space="0" w:color="auto"/>
            <w:left w:val="none" w:sz="0" w:space="0" w:color="auto"/>
            <w:bottom w:val="none" w:sz="0" w:space="0" w:color="auto"/>
            <w:right w:val="none" w:sz="0" w:space="0" w:color="auto"/>
          </w:divBdr>
        </w:div>
        <w:div w:id="1725327023">
          <w:marLeft w:val="640"/>
          <w:marRight w:val="0"/>
          <w:marTop w:val="0"/>
          <w:marBottom w:val="0"/>
          <w:divBdr>
            <w:top w:val="none" w:sz="0" w:space="0" w:color="auto"/>
            <w:left w:val="none" w:sz="0" w:space="0" w:color="auto"/>
            <w:bottom w:val="none" w:sz="0" w:space="0" w:color="auto"/>
            <w:right w:val="none" w:sz="0" w:space="0" w:color="auto"/>
          </w:divBdr>
        </w:div>
        <w:div w:id="1755395523">
          <w:marLeft w:val="640"/>
          <w:marRight w:val="0"/>
          <w:marTop w:val="0"/>
          <w:marBottom w:val="0"/>
          <w:divBdr>
            <w:top w:val="none" w:sz="0" w:space="0" w:color="auto"/>
            <w:left w:val="none" w:sz="0" w:space="0" w:color="auto"/>
            <w:bottom w:val="none" w:sz="0" w:space="0" w:color="auto"/>
            <w:right w:val="none" w:sz="0" w:space="0" w:color="auto"/>
          </w:divBdr>
        </w:div>
        <w:div w:id="590819458">
          <w:marLeft w:val="640"/>
          <w:marRight w:val="0"/>
          <w:marTop w:val="0"/>
          <w:marBottom w:val="0"/>
          <w:divBdr>
            <w:top w:val="none" w:sz="0" w:space="0" w:color="auto"/>
            <w:left w:val="none" w:sz="0" w:space="0" w:color="auto"/>
            <w:bottom w:val="none" w:sz="0" w:space="0" w:color="auto"/>
            <w:right w:val="none" w:sz="0" w:space="0" w:color="auto"/>
          </w:divBdr>
        </w:div>
        <w:div w:id="1964381825">
          <w:marLeft w:val="640"/>
          <w:marRight w:val="0"/>
          <w:marTop w:val="0"/>
          <w:marBottom w:val="0"/>
          <w:divBdr>
            <w:top w:val="none" w:sz="0" w:space="0" w:color="auto"/>
            <w:left w:val="none" w:sz="0" w:space="0" w:color="auto"/>
            <w:bottom w:val="none" w:sz="0" w:space="0" w:color="auto"/>
            <w:right w:val="none" w:sz="0" w:space="0" w:color="auto"/>
          </w:divBdr>
        </w:div>
      </w:divsChild>
    </w:div>
    <w:div w:id="1853563506">
      <w:bodyDiv w:val="1"/>
      <w:marLeft w:val="0"/>
      <w:marRight w:val="0"/>
      <w:marTop w:val="0"/>
      <w:marBottom w:val="0"/>
      <w:divBdr>
        <w:top w:val="none" w:sz="0" w:space="0" w:color="auto"/>
        <w:left w:val="none" w:sz="0" w:space="0" w:color="auto"/>
        <w:bottom w:val="none" w:sz="0" w:space="0" w:color="auto"/>
        <w:right w:val="none" w:sz="0" w:space="0" w:color="auto"/>
      </w:divBdr>
      <w:divsChild>
        <w:div w:id="642000456">
          <w:marLeft w:val="640"/>
          <w:marRight w:val="0"/>
          <w:marTop w:val="0"/>
          <w:marBottom w:val="0"/>
          <w:divBdr>
            <w:top w:val="none" w:sz="0" w:space="0" w:color="auto"/>
            <w:left w:val="none" w:sz="0" w:space="0" w:color="auto"/>
            <w:bottom w:val="none" w:sz="0" w:space="0" w:color="auto"/>
            <w:right w:val="none" w:sz="0" w:space="0" w:color="auto"/>
          </w:divBdr>
        </w:div>
        <w:div w:id="847671748">
          <w:marLeft w:val="640"/>
          <w:marRight w:val="0"/>
          <w:marTop w:val="0"/>
          <w:marBottom w:val="0"/>
          <w:divBdr>
            <w:top w:val="none" w:sz="0" w:space="0" w:color="auto"/>
            <w:left w:val="none" w:sz="0" w:space="0" w:color="auto"/>
            <w:bottom w:val="none" w:sz="0" w:space="0" w:color="auto"/>
            <w:right w:val="none" w:sz="0" w:space="0" w:color="auto"/>
          </w:divBdr>
        </w:div>
        <w:div w:id="414938829">
          <w:marLeft w:val="640"/>
          <w:marRight w:val="0"/>
          <w:marTop w:val="0"/>
          <w:marBottom w:val="0"/>
          <w:divBdr>
            <w:top w:val="none" w:sz="0" w:space="0" w:color="auto"/>
            <w:left w:val="none" w:sz="0" w:space="0" w:color="auto"/>
            <w:bottom w:val="none" w:sz="0" w:space="0" w:color="auto"/>
            <w:right w:val="none" w:sz="0" w:space="0" w:color="auto"/>
          </w:divBdr>
        </w:div>
        <w:div w:id="1341738324">
          <w:marLeft w:val="640"/>
          <w:marRight w:val="0"/>
          <w:marTop w:val="0"/>
          <w:marBottom w:val="0"/>
          <w:divBdr>
            <w:top w:val="none" w:sz="0" w:space="0" w:color="auto"/>
            <w:left w:val="none" w:sz="0" w:space="0" w:color="auto"/>
            <w:bottom w:val="none" w:sz="0" w:space="0" w:color="auto"/>
            <w:right w:val="none" w:sz="0" w:space="0" w:color="auto"/>
          </w:divBdr>
        </w:div>
        <w:div w:id="1034887922">
          <w:marLeft w:val="640"/>
          <w:marRight w:val="0"/>
          <w:marTop w:val="0"/>
          <w:marBottom w:val="0"/>
          <w:divBdr>
            <w:top w:val="none" w:sz="0" w:space="0" w:color="auto"/>
            <w:left w:val="none" w:sz="0" w:space="0" w:color="auto"/>
            <w:bottom w:val="none" w:sz="0" w:space="0" w:color="auto"/>
            <w:right w:val="none" w:sz="0" w:space="0" w:color="auto"/>
          </w:divBdr>
        </w:div>
        <w:div w:id="658195430">
          <w:marLeft w:val="640"/>
          <w:marRight w:val="0"/>
          <w:marTop w:val="0"/>
          <w:marBottom w:val="0"/>
          <w:divBdr>
            <w:top w:val="none" w:sz="0" w:space="0" w:color="auto"/>
            <w:left w:val="none" w:sz="0" w:space="0" w:color="auto"/>
            <w:bottom w:val="none" w:sz="0" w:space="0" w:color="auto"/>
            <w:right w:val="none" w:sz="0" w:space="0" w:color="auto"/>
          </w:divBdr>
        </w:div>
        <w:div w:id="1950814381">
          <w:marLeft w:val="640"/>
          <w:marRight w:val="0"/>
          <w:marTop w:val="0"/>
          <w:marBottom w:val="0"/>
          <w:divBdr>
            <w:top w:val="none" w:sz="0" w:space="0" w:color="auto"/>
            <w:left w:val="none" w:sz="0" w:space="0" w:color="auto"/>
            <w:bottom w:val="none" w:sz="0" w:space="0" w:color="auto"/>
            <w:right w:val="none" w:sz="0" w:space="0" w:color="auto"/>
          </w:divBdr>
        </w:div>
        <w:div w:id="996303273">
          <w:marLeft w:val="640"/>
          <w:marRight w:val="0"/>
          <w:marTop w:val="0"/>
          <w:marBottom w:val="0"/>
          <w:divBdr>
            <w:top w:val="none" w:sz="0" w:space="0" w:color="auto"/>
            <w:left w:val="none" w:sz="0" w:space="0" w:color="auto"/>
            <w:bottom w:val="none" w:sz="0" w:space="0" w:color="auto"/>
            <w:right w:val="none" w:sz="0" w:space="0" w:color="auto"/>
          </w:divBdr>
        </w:div>
        <w:div w:id="940376977">
          <w:marLeft w:val="640"/>
          <w:marRight w:val="0"/>
          <w:marTop w:val="0"/>
          <w:marBottom w:val="0"/>
          <w:divBdr>
            <w:top w:val="none" w:sz="0" w:space="0" w:color="auto"/>
            <w:left w:val="none" w:sz="0" w:space="0" w:color="auto"/>
            <w:bottom w:val="none" w:sz="0" w:space="0" w:color="auto"/>
            <w:right w:val="none" w:sz="0" w:space="0" w:color="auto"/>
          </w:divBdr>
        </w:div>
        <w:div w:id="1814758891">
          <w:marLeft w:val="640"/>
          <w:marRight w:val="0"/>
          <w:marTop w:val="0"/>
          <w:marBottom w:val="0"/>
          <w:divBdr>
            <w:top w:val="none" w:sz="0" w:space="0" w:color="auto"/>
            <w:left w:val="none" w:sz="0" w:space="0" w:color="auto"/>
            <w:bottom w:val="none" w:sz="0" w:space="0" w:color="auto"/>
            <w:right w:val="none" w:sz="0" w:space="0" w:color="auto"/>
          </w:divBdr>
        </w:div>
        <w:div w:id="545798334">
          <w:marLeft w:val="640"/>
          <w:marRight w:val="0"/>
          <w:marTop w:val="0"/>
          <w:marBottom w:val="0"/>
          <w:divBdr>
            <w:top w:val="none" w:sz="0" w:space="0" w:color="auto"/>
            <w:left w:val="none" w:sz="0" w:space="0" w:color="auto"/>
            <w:bottom w:val="none" w:sz="0" w:space="0" w:color="auto"/>
            <w:right w:val="none" w:sz="0" w:space="0" w:color="auto"/>
          </w:divBdr>
        </w:div>
        <w:div w:id="1540819431">
          <w:marLeft w:val="640"/>
          <w:marRight w:val="0"/>
          <w:marTop w:val="0"/>
          <w:marBottom w:val="0"/>
          <w:divBdr>
            <w:top w:val="none" w:sz="0" w:space="0" w:color="auto"/>
            <w:left w:val="none" w:sz="0" w:space="0" w:color="auto"/>
            <w:bottom w:val="none" w:sz="0" w:space="0" w:color="auto"/>
            <w:right w:val="none" w:sz="0" w:space="0" w:color="auto"/>
          </w:divBdr>
        </w:div>
        <w:div w:id="1991861392">
          <w:marLeft w:val="640"/>
          <w:marRight w:val="0"/>
          <w:marTop w:val="0"/>
          <w:marBottom w:val="0"/>
          <w:divBdr>
            <w:top w:val="none" w:sz="0" w:space="0" w:color="auto"/>
            <w:left w:val="none" w:sz="0" w:space="0" w:color="auto"/>
            <w:bottom w:val="none" w:sz="0" w:space="0" w:color="auto"/>
            <w:right w:val="none" w:sz="0" w:space="0" w:color="auto"/>
          </w:divBdr>
        </w:div>
        <w:div w:id="423840046">
          <w:marLeft w:val="640"/>
          <w:marRight w:val="0"/>
          <w:marTop w:val="0"/>
          <w:marBottom w:val="0"/>
          <w:divBdr>
            <w:top w:val="none" w:sz="0" w:space="0" w:color="auto"/>
            <w:left w:val="none" w:sz="0" w:space="0" w:color="auto"/>
            <w:bottom w:val="none" w:sz="0" w:space="0" w:color="auto"/>
            <w:right w:val="none" w:sz="0" w:space="0" w:color="auto"/>
          </w:divBdr>
        </w:div>
        <w:div w:id="91320754">
          <w:marLeft w:val="640"/>
          <w:marRight w:val="0"/>
          <w:marTop w:val="0"/>
          <w:marBottom w:val="0"/>
          <w:divBdr>
            <w:top w:val="none" w:sz="0" w:space="0" w:color="auto"/>
            <w:left w:val="none" w:sz="0" w:space="0" w:color="auto"/>
            <w:bottom w:val="none" w:sz="0" w:space="0" w:color="auto"/>
            <w:right w:val="none" w:sz="0" w:space="0" w:color="auto"/>
          </w:divBdr>
        </w:div>
        <w:div w:id="1436167767">
          <w:marLeft w:val="640"/>
          <w:marRight w:val="0"/>
          <w:marTop w:val="0"/>
          <w:marBottom w:val="0"/>
          <w:divBdr>
            <w:top w:val="none" w:sz="0" w:space="0" w:color="auto"/>
            <w:left w:val="none" w:sz="0" w:space="0" w:color="auto"/>
            <w:bottom w:val="none" w:sz="0" w:space="0" w:color="auto"/>
            <w:right w:val="none" w:sz="0" w:space="0" w:color="auto"/>
          </w:divBdr>
        </w:div>
        <w:div w:id="1486820301">
          <w:marLeft w:val="640"/>
          <w:marRight w:val="0"/>
          <w:marTop w:val="0"/>
          <w:marBottom w:val="0"/>
          <w:divBdr>
            <w:top w:val="none" w:sz="0" w:space="0" w:color="auto"/>
            <w:left w:val="none" w:sz="0" w:space="0" w:color="auto"/>
            <w:bottom w:val="none" w:sz="0" w:space="0" w:color="auto"/>
            <w:right w:val="none" w:sz="0" w:space="0" w:color="auto"/>
          </w:divBdr>
        </w:div>
        <w:div w:id="632640153">
          <w:marLeft w:val="640"/>
          <w:marRight w:val="0"/>
          <w:marTop w:val="0"/>
          <w:marBottom w:val="0"/>
          <w:divBdr>
            <w:top w:val="none" w:sz="0" w:space="0" w:color="auto"/>
            <w:left w:val="none" w:sz="0" w:space="0" w:color="auto"/>
            <w:bottom w:val="none" w:sz="0" w:space="0" w:color="auto"/>
            <w:right w:val="none" w:sz="0" w:space="0" w:color="auto"/>
          </w:divBdr>
        </w:div>
        <w:div w:id="1432357446">
          <w:marLeft w:val="640"/>
          <w:marRight w:val="0"/>
          <w:marTop w:val="0"/>
          <w:marBottom w:val="0"/>
          <w:divBdr>
            <w:top w:val="none" w:sz="0" w:space="0" w:color="auto"/>
            <w:left w:val="none" w:sz="0" w:space="0" w:color="auto"/>
            <w:bottom w:val="none" w:sz="0" w:space="0" w:color="auto"/>
            <w:right w:val="none" w:sz="0" w:space="0" w:color="auto"/>
          </w:divBdr>
        </w:div>
        <w:div w:id="426971489">
          <w:marLeft w:val="640"/>
          <w:marRight w:val="0"/>
          <w:marTop w:val="0"/>
          <w:marBottom w:val="0"/>
          <w:divBdr>
            <w:top w:val="none" w:sz="0" w:space="0" w:color="auto"/>
            <w:left w:val="none" w:sz="0" w:space="0" w:color="auto"/>
            <w:bottom w:val="none" w:sz="0" w:space="0" w:color="auto"/>
            <w:right w:val="none" w:sz="0" w:space="0" w:color="auto"/>
          </w:divBdr>
        </w:div>
        <w:div w:id="1244605482">
          <w:marLeft w:val="640"/>
          <w:marRight w:val="0"/>
          <w:marTop w:val="0"/>
          <w:marBottom w:val="0"/>
          <w:divBdr>
            <w:top w:val="none" w:sz="0" w:space="0" w:color="auto"/>
            <w:left w:val="none" w:sz="0" w:space="0" w:color="auto"/>
            <w:bottom w:val="none" w:sz="0" w:space="0" w:color="auto"/>
            <w:right w:val="none" w:sz="0" w:space="0" w:color="auto"/>
          </w:divBdr>
        </w:div>
        <w:div w:id="1779250542">
          <w:marLeft w:val="640"/>
          <w:marRight w:val="0"/>
          <w:marTop w:val="0"/>
          <w:marBottom w:val="0"/>
          <w:divBdr>
            <w:top w:val="none" w:sz="0" w:space="0" w:color="auto"/>
            <w:left w:val="none" w:sz="0" w:space="0" w:color="auto"/>
            <w:bottom w:val="none" w:sz="0" w:space="0" w:color="auto"/>
            <w:right w:val="none" w:sz="0" w:space="0" w:color="auto"/>
          </w:divBdr>
        </w:div>
        <w:div w:id="1715302115">
          <w:marLeft w:val="640"/>
          <w:marRight w:val="0"/>
          <w:marTop w:val="0"/>
          <w:marBottom w:val="0"/>
          <w:divBdr>
            <w:top w:val="none" w:sz="0" w:space="0" w:color="auto"/>
            <w:left w:val="none" w:sz="0" w:space="0" w:color="auto"/>
            <w:bottom w:val="none" w:sz="0" w:space="0" w:color="auto"/>
            <w:right w:val="none" w:sz="0" w:space="0" w:color="auto"/>
          </w:divBdr>
        </w:div>
        <w:div w:id="456070118">
          <w:marLeft w:val="640"/>
          <w:marRight w:val="0"/>
          <w:marTop w:val="0"/>
          <w:marBottom w:val="0"/>
          <w:divBdr>
            <w:top w:val="none" w:sz="0" w:space="0" w:color="auto"/>
            <w:left w:val="none" w:sz="0" w:space="0" w:color="auto"/>
            <w:bottom w:val="none" w:sz="0" w:space="0" w:color="auto"/>
            <w:right w:val="none" w:sz="0" w:space="0" w:color="auto"/>
          </w:divBdr>
        </w:div>
        <w:div w:id="1836846305">
          <w:marLeft w:val="640"/>
          <w:marRight w:val="0"/>
          <w:marTop w:val="0"/>
          <w:marBottom w:val="0"/>
          <w:divBdr>
            <w:top w:val="none" w:sz="0" w:space="0" w:color="auto"/>
            <w:left w:val="none" w:sz="0" w:space="0" w:color="auto"/>
            <w:bottom w:val="none" w:sz="0" w:space="0" w:color="auto"/>
            <w:right w:val="none" w:sz="0" w:space="0" w:color="auto"/>
          </w:divBdr>
        </w:div>
        <w:div w:id="753939370">
          <w:marLeft w:val="640"/>
          <w:marRight w:val="0"/>
          <w:marTop w:val="0"/>
          <w:marBottom w:val="0"/>
          <w:divBdr>
            <w:top w:val="none" w:sz="0" w:space="0" w:color="auto"/>
            <w:left w:val="none" w:sz="0" w:space="0" w:color="auto"/>
            <w:bottom w:val="none" w:sz="0" w:space="0" w:color="auto"/>
            <w:right w:val="none" w:sz="0" w:space="0" w:color="auto"/>
          </w:divBdr>
        </w:div>
        <w:div w:id="660087897">
          <w:marLeft w:val="640"/>
          <w:marRight w:val="0"/>
          <w:marTop w:val="0"/>
          <w:marBottom w:val="0"/>
          <w:divBdr>
            <w:top w:val="none" w:sz="0" w:space="0" w:color="auto"/>
            <w:left w:val="none" w:sz="0" w:space="0" w:color="auto"/>
            <w:bottom w:val="none" w:sz="0" w:space="0" w:color="auto"/>
            <w:right w:val="none" w:sz="0" w:space="0" w:color="auto"/>
          </w:divBdr>
        </w:div>
        <w:div w:id="2021736945">
          <w:marLeft w:val="640"/>
          <w:marRight w:val="0"/>
          <w:marTop w:val="0"/>
          <w:marBottom w:val="0"/>
          <w:divBdr>
            <w:top w:val="none" w:sz="0" w:space="0" w:color="auto"/>
            <w:left w:val="none" w:sz="0" w:space="0" w:color="auto"/>
            <w:bottom w:val="none" w:sz="0" w:space="0" w:color="auto"/>
            <w:right w:val="none" w:sz="0" w:space="0" w:color="auto"/>
          </w:divBdr>
        </w:div>
        <w:div w:id="1666938534">
          <w:marLeft w:val="640"/>
          <w:marRight w:val="0"/>
          <w:marTop w:val="0"/>
          <w:marBottom w:val="0"/>
          <w:divBdr>
            <w:top w:val="none" w:sz="0" w:space="0" w:color="auto"/>
            <w:left w:val="none" w:sz="0" w:space="0" w:color="auto"/>
            <w:bottom w:val="none" w:sz="0" w:space="0" w:color="auto"/>
            <w:right w:val="none" w:sz="0" w:space="0" w:color="auto"/>
          </w:divBdr>
        </w:div>
        <w:div w:id="1457063968">
          <w:marLeft w:val="640"/>
          <w:marRight w:val="0"/>
          <w:marTop w:val="0"/>
          <w:marBottom w:val="0"/>
          <w:divBdr>
            <w:top w:val="none" w:sz="0" w:space="0" w:color="auto"/>
            <w:left w:val="none" w:sz="0" w:space="0" w:color="auto"/>
            <w:bottom w:val="none" w:sz="0" w:space="0" w:color="auto"/>
            <w:right w:val="none" w:sz="0" w:space="0" w:color="auto"/>
          </w:divBdr>
        </w:div>
        <w:div w:id="1353147880">
          <w:marLeft w:val="640"/>
          <w:marRight w:val="0"/>
          <w:marTop w:val="0"/>
          <w:marBottom w:val="0"/>
          <w:divBdr>
            <w:top w:val="none" w:sz="0" w:space="0" w:color="auto"/>
            <w:left w:val="none" w:sz="0" w:space="0" w:color="auto"/>
            <w:bottom w:val="none" w:sz="0" w:space="0" w:color="auto"/>
            <w:right w:val="none" w:sz="0" w:space="0" w:color="auto"/>
          </w:divBdr>
        </w:div>
        <w:div w:id="458257265">
          <w:marLeft w:val="640"/>
          <w:marRight w:val="0"/>
          <w:marTop w:val="0"/>
          <w:marBottom w:val="0"/>
          <w:divBdr>
            <w:top w:val="none" w:sz="0" w:space="0" w:color="auto"/>
            <w:left w:val="none" w:sz="0" w:space="0" w:color="auto"/>
            <w:bottom w:val="none" w:sz="0" w:space="0" w:color="auto"/>
            <w:right w:val="none" w:sz="0" w:space="0" w:color="auto"/>
          </w:divBdr>
        </w:div>
        <w:div w:id="1624725043">
          <w:marLeft w:val="640"/>
          <w:marRight w:val="0"/>
          <w:marTop w:val="0"/>
          <w:marBottom w:val="0"/>
          <w:divBdr>
            <w:top w:val="none" w:sz="0" w:space="0" w:color="auto"/>
            <w:left w:val="none" w:sz="0" w:space="0" w:color="auto"/>
            <w:bottom w:val="none" w:sz="0" w:space="0" w:color="auto"/>
            <w:right w:val="none" w:sz="0" w:space="0" w:color="auto"/>
          </w:divBdr>
        </w:div>
        <w:div w:id="2027058457">
          <w:marLeft w:val="640"/>
          <w:marRight w:val="0"/>
          <w:marTop w:val="0"/>
          <w:marBottom w:val="0"/>
          <w:divBdr>
            <w:top w:val="none" w:sz="0" w:space="0" w:color="auto"/>
            <w:left w:val="none" w:sz="0" w:space="0" w:color="auto"/>
            <w:bottom w:val="none" w:sz="0" w:space="0" w:color="auto"/>
            <w:right w:val="none" w:sz="0" w:space="0" w:color="auto"/>
          </w:divBdr>
        </w:div>
        <w:div w:id="1645885802">
          <w:marLeft w:val="640"/>
          <w:marRight w:val="0"/>
          <w:marTop w:val="0"/>
          <w:marBottom w:val="0"/>
          <w:divBdr>
            <w:top w:val="none" w:sz="0" w:space="0" w:color="auto"/>
            <w:left w:val="none" w:sz="0" w:space="0" w:color="auto"/>
            <w:bottom w:val="none" w:sz="0" w:space="0" w:color="auto"/>
            <w:right w:val="none" w:sz="0" w:space="0" w:color="auto"/>
          </w:divBdr>
        </w:div>
        <w:div w:id="1039009143">
          <w:marLeft w:val="640"/>
          <w:marRight w:val="0"/>
          <w:marTop w:val="0"/>
          <w:marBottom w:val="0"/>
          <w:divBdr>
            <w:top w:val="none" w:sz="0" w:space="0" w:color="auto"/>
            <w:left w:val="none" w:sz="0" w:space="0" w:color="auto"/>
            <w:bottom w:val="none" w:sz="0" w:space="0" w:color="auto"/>
            <w:right w:val="none" w:sz="0" w:space="0" w:color="auto"/>
          </w:divBdr>
        </w:div>
        <w:div w:id="826748357">
          <w:marLeft w:val="640"/>
          <w:marRight w:val="0"/>
          <w:marTop w:val="0"/>
          <w:marBottom w:val="0"/>
          <w:divBdr>
            <w:top w:val="none" w:sz="0" w:space="0" w:color="auto"/>
            <w:left w:val="none" w:sz="0" w:space="0" w:color="auto"/>
            <w:bottom w:val="none" w:sz="0" w:space="0" w:color="auto"/>
            <w:right w:val="none" w:sz="0" w:space="0" w:color="auto"/>
          </w:divBdr>
        </w:div>
        <w:div w:id="1792165284">
          <w:marLeft w:val="640"/>
          <w:marRight w:val="0"/>
          <w:marTop w:val="0"/>
          <w:marBottom w:val="0"/>
          <w:divBdr>
            <w:top w:val="none" w:sz="0" w:space="0" w:color="auto"/>
            <w:left w:val="none" w:sz="0" w:space="0" w:color="auto"/>
            <w:bottom w:val="none" w:sz="0" w:space="0" w:color="auto"/>
            <w:right w:val="none" w:sz="0" w:space="0" w:color="auto"/>
          </w:divBdr>
        </w:div>
        <w:div w:id="1315257022">
          <w:marLeft w:val="640"/>
          <w:marRight w:val="0"/>
          <w:marTop w:val="0"/>
          <w:marBottom w:val="0"/>
          <w:divBdr>
            <w:top w:val="none" w:sz="0" w:space="0" w:color="auto"/>
            <w:left w:val="none" w:sz="0" w:space="0" w:color="auto"/>
            <w:bottom w:val="none" w:sz="0" w:space="0" w:color="auto"/>
            <w:right w:val="none" w:sz="0" w:space="0" w:color="auto"/>
          </w:divBdr>
        </w:div>
        <w:div w:id="700478766">
          <w:marLeft w:val="640"/>
          <w:marRight w:val="0"/>
          <w:marTop w:val="0"/>
          <w:marBottom w:val="0"/>
          <w:divBdr>
            <w:top w:val="none" w:sz="0" w:space="0" w:color="auto"/>
            <w:left w:val="none" w:sz="0" w:space="0" w:color="auto"/>
            <w:bottom w:val="none" w:sz="0" w:space="0" w:color="auto"/>
            <w:right w:val="none" w:sz="0" w:space="0" w:color="auto"/>
          </w:divBdr>
        </w:div>
        <w:div w:id="379329675">
          <w:marLeft w:val="640"/>
          <w:marRight w:val="0"/>
          <w:marTop w:val="0"/>
          <w:marBottom w:val="0"/>
          <w:divBdr>
            <w:top w:val="none" w:sz="0" w:space="0" w:color="auto"/>
            <w:left w:val="none" w:sz="0" w:space="0" w:color="auto"/>
            <w:bottom w:val="none" w:sz="0" w:space="0" w:color="auto"/>
            <w:right w:val="none" w:sz="0" w:space="0" w:color="auto"/>
          </w:divBdr>
        </w:div>
        <w:div w:id="175654506">
          <w:marLeft w:val="640"/>
          <w:marRight w:val="0"/>
          <w:marTop w:val="0"/>
          <w:marBottom w:val="0"/>
          <w:divBdr>
            <w:top w:val="none" w:sz="0" w:space="0" w:color="auto"/>
            <w:left w:val="none" w:sz="0" w:space="0" w:color="auto"/>
            <w:bottom w:val="none" w:sz="0" w:space="0" w:color="auto"/>
            <w:right w:val="none" w:sz="0" w:space="0" w:color="auto"/>
          </w:divBdr>
        </w:div>
        <w:div w:id="1913810607">
          <w:marLeft w:val="640"/>
          <w:marRight w:val="0"/>
          <w:marTop w:val="0"/>
          <w:marBottom w:val="0"/>
          <w:divBdr>
            <w:top w:val="none" w:sz="0" w:space="0" w:color="auto"/>
            <w:left w:val="none" w:sz="0" w:space="0" w:color="auto"/>
            <w:bottom w:val="none" w:sz="0" w:space="0" w:color="auto"/>
            <w:right w:val="none" w:sz="0" w:space="0" w:color="auto"/>
          </w:divBdr>
        </w:div>
        <w:div w:id="1750686086">
          <w:marLeft w:val="640"/>
          <w:marRight w:val="0"/>
          <w:marTop w:val="0"/>
          <w:marBottom w:val="0"/>
          <w:divBdr>
            <w:top w:val="none" w:sz="0" w:space="0" w:color="auto"/>
            <w:left w:val="none" w:sz="0" w:space="0" w:color="auto"/>
            <w:bottom w:val="none" w:sz="0" w:space="0" w:color="auto"/>
            <w:right w:val="none" w:sz="0" w:space="0" w:color="auto"/>
          </w:divBdr>
        </w:div>
        <w:div w:id="445320539">
          <w:marLeft w:val="640"/>
          <w:marRight w:val="0"/>
          <w:marTop w:val="0"/>
          <w:marBottom w:val="0"/>
          <w:divBdr>
            <w:top w:val="none" w:sz="0" w:space="0" w:color="auto"/>
            <w:left w:val="none" w:sz="0" w:space="0" w:color="auto"/>
            <w:bottom w:val="none" w:sz="0" w:space="0" w:color="auto"/>
            <w:right w:val="none" w:sz="0" w:space="0" w:color="auto"/>
          </w:divBdr>
        </w:div>
        <w:div w:id="1553618233">
          <w:marLeft w:val="640"/>
          <w:marRight w:val="0"/>
          <w:marTop w:val="0"/>
          <w:marBottom w:val="0"/>
          <w:divBdr>
            <w:top w:val="none" w:sz="0" w:space="0" w:color="auto"/>
            <w:left w:val="none" w:sz="0" w:space="0" w:color="auto"/>
            <w:bottom w:val="none" w:sz="0" w:space="0" w:color="auto"/>
            <w:right w:val="none" w:sz="0" w:space="0" w:color="auto"/>
          </w:divBdr>
        </w:div>
        <w:div w:id="95637830">
          <w:marLeft w:val="640"/>
          <w:marRight w:val="0"/>
          <w:marTop w:val="0"/>
          <w:marBottom w:val="0"/>
          <w:divBdr>
            <w:top w:val="none" w:sz="0" w:space="0" w:color="auto"/>
            <w:left w:val="none" w:sz="0" w:space="0" w:color="auto"/>
            <w:bottom w:val="none" w:sz="0" w:space="0" w:color="auto"/>
            <w:right w:val="none" w:sz="0" w:space="0" w:color="auto"/>
          </w:divBdr>
        </w:div>
        <w:div w:id="2023125230">
          <w:marLeft w:val="640"/>
          <w:marRight w:val="0"/>
          <w:marTop w:val="0"/>
          <w:marBottom w:val="0"/>
          <w:divBdr>
            <w:top w:val="none" w:sz="0" w:space="0" w:color="auto"/>
            <w:left w:val="none" w:sz="0" w:space="0" w:color="auto"/>
            <w:bottom w:val="none" w:sz="0" w:space="0" w:color="auto"/>
            <w:right w:val="none" w:sz="0" w:space="0" w:color="auto"/>
          </w:divBdr>
        </w:div>
        <w:div w:id="1949969061">
          <w:marLeft w:val="640"/>
          <w:marRight w:val="0"/>
          <w:marTop w:val="0"/>
          <w:marBottom w:val="0"/>
          <w:divBdr>
            <w:top w:val="none" w:sz="0" w:space="0" w:color="auto"/>
            <w:left w:val="none" w:sz="0" w:space="0" w:color="auto"/>
            <w:bottom w:val="none" w:sz="0" w:space="0" w:color="auto"/>
            <w:right w:val="none" w:sz="0" w:space="0" w:color="auto"/>
          </w:divBdr>
        </w:div>
        <w:div w:id="599727771">
          <w:marLeft w:val="640"/>
          <w:marRight w:val="0"/>
          <w:marTop w:val="0"/>
          <w:marBottom w:val="0"/>
          <w:divBdr>
            <w:top w:val="none" w:sz="0" w:space="0" w:color="auto"/>
            <w:left w:val="none" w:sz="0" w:space="0" w:color="auto"/>
            <w:bottom w:val="none" w:sz="0" w:space="0" w:color="auto"/>
            <w:right w:val="none" w:sz="0" w:space="0" w:color="auto"/>
          </w:divBdr>
        </w:div>
        <w:div w:id="806700599">
          <w:marLeft w:val="640"/>
          <w:marRight w:val="0"/>
          <w:marTop w:val="0"/>
          <w:marBottom w:val="0"/>
          <w:divBdr>
            <w:top w:val="none" w:sz="0" w:space="0" w:color="auto"/>
            <w:left w:val="none" w:sz="0" w:space="0" w:color="auto"/>
            <w:bottom w:val="none" w:sz="0" w:space="0" w:color="auto"/>
            <w:right w:val="none" w:sz="0" w:space="0" w:color="auto"/>
          </w:divBdr>
        </w:div>
        <w:div w:id="1090277963">
          <w:marLeft w:val="640"/>
          <w:marRight w:val="0"/>
          <w:marTop w:val="0"/>
          <w:marBottom w:val="0"/>
          <w:divBdr>
            <w:top w:val="none" w:sz="0" w:space="0" w:color="auto"/>
            <w:left w:val="none" w:sz="0" w:space="0" w:color="auto"/>
            <w:bottom w:val="none" w:sz="0" w:space="0" w:color="auto"/>
            <w:right w:val="none" w:sz="0" w:space="0" w:color="auto"/>
          </w:divBdr>
        </w:div>
        <w:div w:id="657617426">
          <w:marLeft w:val="640"/>
          <w:marRight w:val="0"/>
          <w:marTop w:val="0"/>
          <w:marBottom w:val="0"/>
          <w:divBdr>
            <w:top w:val="none" w:sz="0" w:space="0" w:color="auto"/>
            <w:left w:val="none" w:sz="0" w:space="0" w:color="auto"/>
            <w:bottom w:val="none" w:sz="0" w:space="0" w:color="auto"/>
            <w:right w:val="none" w:sz="0" w:space="0" w:color="auto"/>
          </w:divBdr>
        </w:div>
        <w:div w:id="869338823">
          <w:marLeft w:val="640"/>
          <w:marRight w:val="0"/>
          <w:marTop w:val="0"/>
          <w:marBottom w:val="0"/>
          <w:divBdr>
            <w:top w:val="none" w:sz="0" w:space="0" w:color="auto"/>
            <w:left w:val="none" w:sz="0" w:space="0" w:color="auto"/>
            <w:bottom w:val="none" w:sz="0" w:space="0" w:color="auto"/>
            <w:right w:val="none" w:sz="0" w:space="0" w:color="auto"/>
          </w:divBdr>
        </w:div>
        <w:div w:id="1700886549">
          <w:marLeft w:val="640"/>
          <w:marRight w:val="0"/>
          <w:marTop w:val="0"/>
          <w:marBottom w:val="0"/>
          <w:divBdr>
            <w:top w:val="none" w:sz="0" w:space="0" w:color="auto"/>
            <w:left w:val="none" w:sz="0" w:space="0" w:color="auto"/>
            <w:bottom w:val="none" w:sz="0" w:space="0" w:color="auto"/>
            <w:right w:val="none" w:sz="0" w:space="0" w:color="auto"/>
          </w:divBdr>
        </w:div>
        <w:div w:id="1991326633">
          <w:marLeft w:val="640"/>
          <w:marRight w:val="0"/>
          <w:marTop w:val="0"/>
          <w:marBottom w:val="0"/>
          <w:divBdr>
            <w:top w:val="none" w:sz="0" w:space="0" w:color="auto"/>
            <w:left w:val="none" w:sz="0" w:space="0" w:color="auto"/>
            <w:bottom w:val="none" w:sz="0" w:space="0" w:color="auto"/>
            <w:right w:val="none" w:sz="0" w:space="0" w:color="auto"/>
          </w:divBdr>
        </w:div>
        <w:div w:id="1858888708">
          <w:marLeft w:val="640"/>
          <w:marRight w:val="0"/>
          <w:marTop w:val="0"/>
          <w:marBottom w:val="0"/>
          <w:divBdr>
            <w:top w:val="none" w:sz="0" w:space="0" w:color="auto"/>
            <w:left w:val="none" w:sz="0" w:space="0" w:color="auto"/>
            <w:bottom w:val="none" w:sz="0" w:space="0" w:color="auto"/>
            <w:right w:val="none" w:sz="0" w:space="0" w:color="auto"/>
          </w:divBdr>
        </w:div>
        <w:div w:id="29233508">
          <w:marLeft w:val="640"/>
          <w:marRight w:val="0"/>
          <w:marTop w:val="0"/>
          <w:marBottom w:val="0"/>
          <w:divBdr>
            <w:top w:val="none" w:sz="0" w:space="0" w:color="auto"/>
            <w:left w:val="none" w:sz="0" w:space="0" w:color="auto"/>
            <w:bottom w:val="none" w:sz="0" w:space="0" w:color="auto"/>
            <w:right w:val="none" w:sz="0" w:space="0" w:color="auto"/>
          </w:divBdr>
        </w:div>
        <w:div w:id="733312056">
          <w:marLeft w:val="640"/>
          <w:marRight w:val="0"/>
          <w:marTop w:val="0"/>
          <w:marBottom w:val="0"/>
          <w:divBdr>
            <w:top w:val="none" w:sz="0" w:space="0" w:color="auto"/>
            <w:left w:val="none" w:sz="0" w:space="0" w:color="auto"/>
            <w:bottom w:val="none" w:sz="0" w:space="0" w:color="auto"/>
            <w:right w:val="none" w:sz="0" w:space="0" w:color="auto"/>
          </w:divBdr>
        </w:div>
        <w:div w:id="690837553">
          <w:marLeft w:val="640"/>
          <w:marRight w:val="0"/>
          <w:marTop w:val="0"/>
          <w:marBottom w:val="0"/>
          <w:divBdr>
            <w:top w:val="none" w:sz="0" w:space="0" w:color="auto"/>
            <w:left w:val="none" w:sz="0" w:space="0" w:color="auto"/>
            <w:bottom w:val="none" w:sz="0" w:space="0" w:color="auto"/>
            <w:right w:val="none" w:sz="0" w:space="0" w:color="auto"/>
          </w:divBdr>
        </w:div>
        <w:div w:id="1860123825">
          <w:marLeft w:val="640"/>
          <w:marRight w:val="0"/>
          <w:marTop w:val="0"/>
          <w:marBottom w:val="0"/>
          <w:divBdr>
            <w:top w:val="none" w:sz="0" w:space="0" w:color="auto"/>
            <w:left w:val="none" w:sz="0" w:space="0" w:color="auto"/>
            <w:bottom w:val="none" w:sz="0" w:space="0" w:color="auto"/>
            <w:right w:val="none" w:sz="0" w:space="0" w:color="auto"/>
          </w:divBdr>
        </w:div>
        <w:div w:id="2015375360">
          <w:marLeft w:val="640"/>
          <w:marRight w:val="0"/>
          <w:marTop w:val="0"/>
          <w:marBottom w:val="0"/>
          <w:divBdr>
            <w:top w:val="none" w:sz="0" w:space="0" w:color="auto"/>
            <w:left w:val="none" w:sz="0" w:space="0" w:color="auto"/>
            <w:bottom w:val="none" w:sz="0" w:space="0" w:color="auto"/>
            <w:right w:val="none" w:sz="0" w:space="0" w:color="auto"/>
          </w:divBdr>
        </w:div>
        <w:div w:id="409738958">
          <w:marLeft w:val="640"/>
          <w:marRight w:val="0"/>
          <w:marTop w:val="0"/>
          <w:marBottom w:val="0"/>
          <w:divBdr>
            <w:top w:val="none" w:sz="0" w:space="0" w:color="auto"/>
            <w:left w:val="none" w:sz="0" w:space="0" w:color="auto"/>
            <w:bottom w:val="none" w:sz="0" w:space="0" w:color="auto"/>
            <w:right w:val="none" w:sz="0" w:space="0" w:color="auto"/>
          </w:divBdr>
        </w:div>
        <w:div w:id="1124617475">
          <w:marLeft w:val="640"/>
          <w:marRight w:val="0"/>
          <w:marTop w:val="0"/>
          <w:marBottom w:val="0"/>
          <w:divBdr>
            <w:top w:val="none" w:sz="0" w:space="0" w:color="auto"/>
            <w:left w:val="none" w:sz="0" w:space="0" w:color="auto"/>
            <w:bottom w:val="none" w:sz="0" w:space="0" w:color="auto"/>
            <w:right w:val="none" w:sz="0" w:space="0" w:color="auto"/>
          </w:divBdr>
        </w:div>
        <w:div w:id="433941663">
          <w:marLeft w:val="640"/>
          <w:marRight w:val="0"/>
          <w:marTop w:val="0"/>
          <w:marBottom w:val="0"/>
          <w:divBdr>
            <w:top w:val="none" w:sz="0" w:space="0" w:color="auto"/>
            <w:left w:val="none" w:sz="0" w:space="0" w:color="auto"/>
            <w:bottom w:val="none" w:sz="0" w:space="0" w:color="auto"/>
            <w:right w:val="none" w:sz="0" w:space="0" w:color="auto"/>
          </w:divBdr>
        </w:div>
        <w:div w:id="753477663">
          <w:marLeft w:val="640"/>
          <w:marRight w:val="0"/>
          <w:marTop w:val="0"/>
          <w:marBottom w:val="0"/>
          <w:divBdr>
            <w:top w:val="none" w:sz="0" w:space="0" w:color="auto"/>
            <w:left w:val="none" w:sz="0" w:space="0" w:color="auto"/>
            <w:bottom w:val="none" w:sz="0" w:space="0" w:color="auto"/>
            <w:right w:val="none" w:sz="0" w:space="0" w:color="auto"/>
          </w:divBdr>
        </w:div>
        <w:div w:id="1390035217">
          <w:marLeft w:val="640"/>
          <w:marRight w:val="0"/>
          <w:marTop w:val="0"/>
          <w:marBottom w:val="0"/>
          <w:divBdr>
            <w:top w:val="none" w:sz="0" w:space="0" w:color="auto"/>
            <w:left w:val="none" w:sz="0" w:space="0" w:color="auto"/>
            <w:bottom w:val="none" w:sz="0" w:space="0" w:color="auto"/>
            <w:right w:val="none" w:sz="0" w:space="0" w:color="auto"/>
          </w:divBdr>
        </w:div>
        <w:div w:id="1180631074">
          <w:marLeft w:val="640"/>
          <w:marRight w:val="0"/>
          <w:marTop w:val="0"/>
          <w:marBottom w:val="0"/>
          <w:divBdr>
            <w:top w:val="none" w:sz="0" w:space="0" w:color="auto"/>
            <w:left w:val="none" w:sz="0" w:space="0" w:color="auto"/>
            <w:bottom w:val="none" w:sz="0" w:space="0" w:color="auto"/>
            <w:right w:val="none" w:sz="0" w:space="0" w:color="auto"/>
          </w:divBdr>
        </w:div>
        <w:div w:id="560755047">
          <w:marLeft w:val="640"/>
          <w:marRight w:val="0"/>
          <w:marTop w:val="0"/>
          <w:marBottom w:val="0"/>
          <w:divBdr>
            <w:top w:val="none" w:sz="0" w:space="0" w:color="auto"/>
            <w:left w:val="none" w:sz="0" w:space="0" w:color="auto"/>
            <w:bottom w:val="none" w:sz="0" w:space="0" w:color="auto"/>
            <w:right w:val="none" w:sz="0" w:space="0" w:color="auto"/>
          </w:divBdr>
        </w:div>
        <w:div w:id="618604753">
          <w:marLeft w:val="640"/>
          <w:marRight w:val="0"/>
          <w:marTop w:val="0"/>
          <w:marBottom w:val="0"/>
          <w:divBdr>
            <w:top w:val="none" w:sz="0" w:space="0" w:color="auto"/>
            <w:left w:val="none" w:sz="0" w:space="0" w:color="auto"/>
            <w:bottom w:val="none" w:sz="0" w:space="0" w:color="auto"/>
            <w:right w:val="none" w:sz="0" w:space="0" w:color="auto"/>
          </w:divBdr>
        </w:div>
        <w:div w:id="1759598366">
          <w:marLeft w:val="640"/>
          <w:marRight w:val="0"/>
          <w:marTop w:val="0"/>
          <w:marBottom w:val="0"/>
          <w:divBdr>
            <w:top w:val="none" w:sz="0" w:space="0" w:color="auto"/>
            <w:left w:val="none" w:sz="0" w:space="0" w:color="auto"/>
            <w:bottom w:val="none" w:sz="0" w:space="0" w:color="auto"/>
            <w:right w:val="none" w:sz="0" w:space="0" w:color="auto"/>
          </w:divBdr>
        </w:div>
        <w:div w:id="1165779353">
          <w:marLeft w:val="640"/>
          <w:marRight w:val="0"/>
          <w:marTop w:val="0"/>
          <w:marBottom w:val="0"/>
          <w:divBdr>
            <w:top w:val="none" w:sz="0" w:space="0" w:color="auto"/>
            <w:left w:val="none" w:sz="0" w:space="0" w:color="auto"/>
            <w:bottom w:val="none" w:sz="0" w:space="0" w:color="auto"/>
            <w:right w:val="none" w:sz="0" w:space="0" w:color="auto"/>
          </w:divBdr>
        </w:div>
        <w:div w:id="1095856039">
          <w:marLeft w:val="640"/>
          <w:marRight w:val="0"/>
          <w:marTop w:val="0"/>
          <w:marBottom w:val="0"/>
          <w:divBdr>
            <w:top w:val="none" w:sz="0" w:space="0" w:color="auto"/>
            <w:left w:val="none" w:sz="0" w:space="0" w:color="auto"/>
            <w:bottom w:val="none" w:sz="0" w:space="0" w:color="auto"/>
            <w:right w:val="none" w:sz="0" w:space="0" w:color="auto"/>
          </w:divBdr>
        </w:div>
        <w:div w:id="167869424">
          <w:marLeft w:val="640"/>
          <w:marRight w:val="0"/>
          <w:marTop w:val="0"/>
          <w:marBottom w:val="0"/>
          <w:divBdr>
            <w:top w:val="none" w:sz="0" w:space="0" w:color="auto"/>
            <w:left w:val="none" w:sz="0" w:space="0" w:color="auto"/>
            <w:bottom w:val="none" w:sz="0" w:space="0" w:color="auto"/>
            <w:right w:val="none" w:sz="0" w:space="0" w:color="auto"/>
          </w:divBdr>
        </w:div>
        <w:div w:id="1696812017">
          <w:marLeft w:val="640"/>
          <w:marRight w:val="0"/>
          <w:marTop w:val="0"/>
          <w:marBottom w:val="0"/>
          <w:divBdr>
            <w:top w:val="none" w:sz="0" w:space="0" w:color="auto"/>
            <w:left w:val="none" w:sz="0" w:space="0" w:color="auto"/>
            <w:bottom w:val="none" w:sz="0" w:space="0" w:color="auto"/>
            <w:right w:val="none" w:sz="0" w:space="0" w:color="auto"/>
          </w:divBdr>
        </w:div>
        <w:div w:id="1948078740">
          <w:marLeft w:val="640"/>
          <w:marRight w:val="0"/>
          <w:marTop w:val="0"/>
          <w:marBottom w:val="0"/>
          <w:divBdr>
            <w:top w:val="none" w:sz="0" w:space="0" w:color="auto"/>
            <w:left w:val="none" w:sz="0" w:space="0" w:color="auto"/>
            <w:bottom w:val="none" w:sz="0" w:space="0" w:color="auto"/>
            <w:right w:val="none" w:sz="0" w:space="0" w:color="auto"/>
          </w:divBdr>
        </w:div>
        <w:div w:id="249776882">
          <w:marLeft w:val="640"/>
          <w:marRight w:val="0"/>
          <w:marTop w:val="0"/>
          <w:marBottom w:val="0"/>
          <w:divBdr>
            <w:top w:val="none" w:sz="0" w:space="0" w:color="auto"/>
            <w:left w:val="none" w:sz="0" w:space="0" w:color="auto"/>
            <w:bottom w:val="none" w:sz="0" w:space="0" w:color="auto"/>
            <w:right w:val="none" w:sz="0" w:space="0" w:color="auto"/>
          </w:divBdr>
        </w:div>
        <w:div w:id="1250774548">
          <w:marLeft w:val="640"/>
          <w:marRight w:val="0"/>
          <w:marTop w:val="0"/>
          <w:marBottom w:val="0"/>
          <w:divBdr>
            <w:top w:val="none" w:sz="0" w:space="0" w:color="auto"/>
            <w:left w:val="none" w:sz="0" w:space="0" w:color="auto"/>
            <w:bottom w:val="none" w:sz="0" w:space="0" w:color="auto"/>
            <w:right w:val="none" w:sz="0" w:space="0" w:color="auto"/>
          </w:divBdr>
        </w:div>
        <w:div w:id="1800344372">
          <w:marLeft w:val="640"/>
          <w:marRight w:val="0"/>
          <w:marTop w:val="0"/>
          <w:marBottom w:val="0"/>
          <w:divBdr>
            <w:top w:val="none" w:sz="0" w:space="0" w:color="auto"/>
            <w:left w:val="none" w:sz="0" w:space="0" w:color="auto"/>
            <w:bottom w:val="none" w:sz="0" w:space="0" w:color="auto"/>
            <w:right w:val="none" w:sz="0" w:space="0" w:color="auto"/>
          </w:divBdr>
        </w:div>
        <w:div w:id="1354574632">
          <w:marLeft w:val="640"/>
          <w:marRight w:val="0"/>
          <w:marTop w:val="0"/>
          <w:marBottom w:val="0"/>
          <w:divBdr>
            <w:top w:val="none" w:sz="0" w:space="0" w:color="auto"/>
            <w:left w:val="none" w:sz="0" w:space="0" w:color="auto"/>
            <w:bottom w:val="none" w:sz="0" w:space="0" w:color="auto"/>
            <w:right w:val="none" w:sz="0" w:space="0" w:color="auto"/>
          </w:divBdr>
        </w:div>
        <w:div w:id="563681905">
          <w:marLeft w:val="640"/>
          <w:marRight w:val="0"/>
          <w:marTop w:val="0"/>
          <w:marBottom w:val="0"/>
          <w:divBdr>
            <w:top w:val="none" w:sz="0" w:space="0" w:color="auto"/>
            <w:left w:val="none" w:sz="0" w:space="0" w:color="auto"/>
            <w:bottom w:val="none" w:sz="0" w:space="0" w:color="auto"/>
            <w:right w:val="none" w:sz="0" w:space="0" w:color="auto"/>
          </w:divBdr>
        </w:div>
        <w:div w:id="1878084402">
          <w:marLeft w:val="640"/>
          <w:marRight w:val="0"/>
          <w:marTop w:val="0"/>
          <w:marBottom w:val="0"/>
          <w:divBdr>
            <w:top w:val="none" w:sz="0" w:space="0" w:color="auto"/>
            <w:left w:val="none" w:sz="0" w:space="0" w:color="auto"/>
            <w:bottom w:val="none" w:sz="0" w:space="0" w:color="auto"/>
            <w:right w:val="none" w:sz="0" w:space="0" w:color="auto"/>
          </w:divBdr>
        </w:div>
        <w:div w:id="1335263007">
          <w:marLeft w:val="640"/>
          <w:marRight w:val="0"/>
          <w:marTop w:val="0"/>
          <w:marBottom w:val="0"/>
          <w:divBdr>
            <w:top w:val="none" w:sz="0" w:space="0" w:color="auto"/>
            <w:left w:val="none" w:sz="0" w:space="0" w:color="auto"/>
            <w:bottom w:val="none" w:sz="0" w:space="0" w:color="auto"/>
            <w:right w:val="none" w:sz="0" w:space="0" w:color="auto"/>
          </w:divBdr>
        </w:div>
        <w:div w:id="1911307859">
          <w:marLeft w:val="640"/>
          <w:marRight w:val="0"/>
          <w:marTop w:val="0"/>
          <w:marBottom w:val="0"/>
          <w:divBdr>
            <w:top w:val="none" w:sz="0" w:space="0" w:color="auto"/>
            <w:left w:val="none" w:sz="0" w:space="0" w:color="auto"/>
            <w:bottom w:val="none" w:sz="0" w:space="0" w:color="auto"/>
            <w:right w:val="none" w:sz="0" w:space="0" w:color="auto"/>
          </w:divBdr>
        </w:div>
        <w:div w:id="350962212">
          <w:marLeft w:val="640"/>
          <w:marRight w:val="0"/>
          <w:marTop w:val="0"/>
          <w:marBottom w:val="0"/>
          <w:divBdr>
            <w:top w:val="none" w:sz="0" w:space="0" w:color="auto"/>
            <w:left w:val="none" w:sz="0" w:space="0" w:color="auto"/>
            <w:bottom w:val="none" w:sz="0" w:space="0" w:color="auto"/>
            <w:right w:val="none" w:sz="0" w:space="0" w:color="auto"/>
          </w:divBdr>
        </w:div>
        <w:div w:id="206795737">
          <w:marLeft w:val="640"/>
          <w:marRight w:val="0"/>
          <w:marTop w:val="0"/>
          <w:marBottom w:val="0"/>
          <w:divBdr>
            <w:top w:val="none" w:sz="0" w:space="0" w:color="auto"/>
            <w:left w:val="none" w:sz="0" w:space="0" w:color="auto"/>
            <w:bottom w:val="none" w:sz="0" w:space="0" w:color="auto"/>
            <w:right w:val="none" w:sz="0" w:space="0" w:color="auto"/>
          </w:divBdr>
        </w:div>
        <w:div w:id="1956253533">
          <w:marLeft w:val="640"/>
          <w:marRight w:val="0"/>
          <w:marTop w:val="0"/>
          <w:marBottom w:val="0"/>
          <w:divBdr>
            <w:top w:val="none" w:sz="0" w:space="0" w:color="auto"/>
            <w:left w:val="none" w:sz="0" w:space="0" w:color="auto"/>
            <w:bottom w:val="none" w:sz="0" w:space="0" w:color="auto"/>
            <w:right w:val="none" w:sz="0" w:space="0" w:color="auto"/>
          </w:divBdr>
        </w:div>
        <w:div w:id="2080012071">
          <w:marLeft w:val="640"/>
          <w:marRight w:val="0"/>
          <w:marTop w:val="0"/>
          <w:marBottom w:val="0"/>
          <w:divBdr>
            <w:top w:val="none" w:sz="0" w:space="0" w:color="auto"/>
            <w:left w:val="none" w:sz="0" w:space="0" w:color="auto"/>
            <w:bottom w:val="none" w:sz="0" w:space="0" w:color="auto"/>
            <w:right w:val="none" w:sz="0" w:space="0" w:color="auto"/>
          </w:divBdr>
        </w:div>
        <w:div w:id="1093623326">
          <w:marLeft w:val="640"/>
          <w:marRight w:val="0"/>
          <w:marTop w:val="0"/>
          <w:marBottom w:val="0"/>
          <w:divBdr>
            <w:top w:val="none" w:sz="0" w:space="0" w:color="auto"/>
            <w:left w:val="none" w:sz="0" w:space="0" w:color="auto"/>
            <w:bottom w:val="none" w:sz="0" w:space="0" w:color="auto"/>
            <w:right w:val="none" w:sz="0" w:space="0" w:color="auto"/>
          </w:divBdr>
        </w:div>
        <w:div w:id="1196113002">
          <w:marLeft w:val="640"/>
          <w:marRight w:val="0"/>
          <w:marTop w:val="0"/>
          <w:marBottom w:val="0"/>
          <w:divBdr>
            <w:top w:val="none" w:sz="0" w:space="0" w:color="auto"/>
            <w:left w:val="none" w:sz="0" w:space="0" w:color="auto"/>
            <w:bottom w:val="none" w:sz="0" w:space="0" w:color="auto"/>
            <w:right w:val="none" w:sz="0" w:space="0" w:color="auto"/>
          </w:divBdr>
        </w:div>
        <w:div w:id="1386367685">
          <w:marLeft w:val="640"/>
          <w:marRight w:val="0"/>
          <w:marTop w:val="0"/>
          <w:marBottom w:val="0"/>
          <w:divBdr>
            <w:top w:val="none" w:sz="0" w:space="0" w:color="auto"/>
            <w:left w:val="none" w:sz="0" w:space="0" w:color="auto"/>
            <w:bottom w:val="none" w:sz="0" w:space="0" w:color="auto"/>
            <w:right w:val="none" w:sz="0" w:space="0" w:color="auto"/>
          </w:divBdr>
        </w:div>
        <w:div w:id="116022802">
          <w:marLeft w:val="640"/>
          <w:marRight w:val="0"/>
          <w:marTop w:val="0"/>
          <w:marBottom w:val="0"/>
          <w:divBdr>
            <w:top w:val="none" w:sz="0" w:space="0" w:color="auto"/>
            <w:left w:val="none" w:sz="0" w:space="0" w:color="auto"/>
            <w:bottom w:val="none" w:sz="0" w:space="0" w:color="auto"/>
            <w:right w:val="none" w:sz="0" w:space="0" w:color="auto"/>
          </w:divBdr>
        </w:div>
        <w:div w:id="1915120100">
          <w:marLeft w:val="640"/>
          <w:marRight w:val="0"/>
          <w:marTop w:val="0"/>
          <w:marBottom w:val="0"/>
          <w:divBdr>
            <w:top w:val="none" w:sz="0" w:space="0" w:color="auto"/>
            <w:left w:val="none" w:sz="0" w:space="0" w:color="auto"/>
            <w:bottom w:val="none" w:sz="0" w:space="0" w:color="auto"/>
            <w:right w:val="none" w:sz="0" w:space="0" w:color="auto"/>
          </w:divBdr>
        </w:div>
        <w:div w:id="1847133060">
          <w:marLeft w:val="640"/>
          <w:marRight w:val="0"/>
          <w:marTop w:val="0"/>
          <w:marBottom w:val="0"/>
          <w:divBdr>
            <w:top w:val="none" w:sz="0" w:space="0" w:color="auto"/>
            <w:left w:val="none" w:sz="0" w:space="0" w:color="auto"/>
            <w:bottom w:val="none" w:sz="0" w:space="0" w:color="auto"/>
            <w:right w:val="none" w:sz="0" w:space="0" w:color="auto"/>
          </w:divBdr>
        </w:div>
        <w:div w:id="1777141274">
          <w:marLeft w:val="640"/>
          <w:marRight w:val="0"/>
          <w:marTop w:val="0"/>
          <w:marBottom w:val="0"/>
          <w:divBdr>
            <w:top w:val="none" w:sz="0" w:space="0" w:color="auto"/>
            <w:left w:val="none" w:sz="0" w:space="0" w:color="auto"/>
            <w:bottom w:val="none" w:sz="0" w:space="0" w:color="auto"/>
            <w:right w:val="none" w:sz="0" w:space="0" w:color="auto"/>
          </w:divBdr>
        </w:div>
        <w:div w:id="678582105">
          <w:marLeft w:val="640"/>
          <w:marRight w:val="0"/>
          <w:marTop w:val="0"/>
          <w:marBottom w:val="0"/>
          <w:divBdr>
            <w:top w:val="none" w:sz="0" w:space="0" w:color="auto"/>
            <w:left w:val="none" w:sz="0" w:space="0" w:color="auto"/>
            <w:bottom w:val="none" w:sz="0" w:space="0" w:color="auto"/>
            <w:right w:val="none" w:sz="0" w:space="0" w:color="auto"/>
          </w:divBdr>
        </w:div>
        <w:div w:id="555354730">
          <w:marLeft w:val="640"/>
          <w:marRight w:val="0"/>
          <w:marTop w:val="0"/>
          <w:marBottom w:val="0"/>
          <w:divBdr>
            <w:top w:val="none" w:sz="0" w:space="0" w:color="auto"/>
            <w:left w:val="none" w:sz="0" w:space="0" w:color="auto"/>
            <w:bottom w:val="none" w:sz="0" w:space="0" w:color="auto"/>
            <w:right w:val="none" w:sz="0" w:space="0" w:color="auto"/>
          </w:divBdr>
        </w:div>
        <w:div w:id="434524876">
          <w:marLeft w:val="640"/>
          <w:marRight w:val="0"/>
          <w:marTop w:val="0"/>
          <w:marBottom w:val="0"/>
          <w:divBdr>
            <w:top w:val="none" w:sz="0" w:space="0" w:color="auto"/>
            <w:left w:val="none" w:sz="0" w:space="0" w:color="auto"/>
            <w:bottom w:val="none" w:sz="0" w:space="0" w:color="auto"/>
            <w:right w:val="none" w:sz="0" w:space="0" w:color="auto"/>
          </w:divBdr>
        </w:div>
        <w:div w:id="1926302433">
          <w:marLeft w:val="640"/>
          <w:marRight w:val="0"/>
          <w:marTop w:val="0"/>
          <w:marBottom w:val="0"/>
          <w:divBdr>
            <w:top w:val="none" w:sz="0" w:space="0" w:color="auto"/>
            <w:left w:val="none" w:sz="0" w:space="0" w:color="auto"/>
            <w:bottom w:val="none" w:sz="0" w:space="0" w:color="auto"/>
            <w:right w:val="none" w:sz="0" w:space="0" w:color="auto"/>
          </w:divBdr>
        </w:div>
        <w:div w:id="1691956070">
          <w:marLeft w:val="640"/>
          <w:marRight w:val="0"/>
          <w:marTop w:val="0"/>
          <w:marBottom w:val="0"/>
          <w:divBdr>
            <w:top w:val="none" w:sz="0" w:space="0" w:color="auto"/>
            <w:left w:val="none" w:sz="0" w:space="0" w:color="auto"/>
            <w:bottom w:val="none" w:sz="0" w:space="0" w:color="auto"/>
            <w:right w:val="none" w:sz="0" w:space="0" w:color="auto"/>
          </w:divBdr>
        </w:div>
        <w:div w:id="1824001931">
          <w:marLeft w:val="640"/>
          <w:marRight w:val="0"/>
          <w:marTop w:val="0"/>
          <w:marBottom w:val="0"/>
          <w:divBdr>
            <w:top w:val="none" w:sz="0" w:space="0" w:color="auto"/>
            <w:left w:val="none" w:sz="0" w:space="0" w:color="auto"/>
            <w:bottom w:val="none" w:sz="0" w:space="0" w:color="auto"/>
            <w:right w:val="none" w:sz="0" w:space="0" w:color="auto"/>
          </w:divBdr>
        </w:div>
        <w:div w:id="1224029043">
          <w:marLeft w:val="640"/>
          <w:marRight w:val="0"/>
          <w:marTop w:val="0"/>
          <w:marBottom w:val="0"/>
          <w:divBdr>
            <w:top w:val="none" w:sz="0" w:space="0" w:color="auto"/>
            <w:left w:val="none" w:sz="0" w:space="0" w:color="auto"/>
            <w:bottom w:val="none" w:sz="0" w:space="0" w:color="auto"/>
            <w:right w:val="none" w:sz="0" w:space="0" w:color="auto"/>
          </w:divBdr>
        </w:div>
        <w:div w:id="1590846777">
          <w:marLeft w:val="640"/>
          <w:marRight w:val="0"/>
          <w:marTop w:val="0"/>
          <w:marBottom w:val="0"/>
          <w:divBdr>
            <w:top w:val="none" w:sz="0" w:space="0" w:color="auto"/>
            <w:left w:val="none" w:sz="0" w:space="0" w:color="auto"/>
            <w:bottom w:val="none" w:sz="0" w:space="0" w:color="auto"/>
            <w:right w:val="none" w:sz="0" w:space="0" w:color="auto"/>
          </w:divBdr>
        </w:div>
        <w:div w:id="1446344605">
          <w:marLeft w:val="640"/>
          <w:marRight w:val="0"/>
          <w:marTop w:val="0"/>
          <w:marBottom w:val="0"/>
          <w:divBdr>
            <w:top w:val="none" w:sz="0" w:space="0" w:color="auto"/>
            <w:left w:val="none" w:sz="0" w:space="0" w:color="auto"/>
            <w:bottom w:val="none" w:sz="0" w:space="0" w:color="auto"/>
            <w:right w:val="none" w:sz="0" w:space="0" w:color="auto"/>
          </w:divBdr>
        </w:div>
        <w:div w:id="1844660942">
          <w:marLeft w:val="640"/>
          <w:marRight w:val="0"/>
          <w:marTop w:val="0"/>
          <w:marBottom w:val="0"/>
          <w:divBdr>
            <w:top w:val="none" w:sz="0" w:space="0" w:color="auto"/>
            <w:left w:val="none" w:sz="0" w:space="0" w:color="auto"/>
            <w:bottom w:val="none" w:sz="0" w:space="0" w:color="auto"/>
            <w:right w:val="none" w:sz="0" w:space="0" w:color="auto"/>
          </w:divBdr>
        </w:div>
        <w:div w:id="1374430275">
          <w:marLeft w:val="640"/>
          <w:marRight w:val="0"/>
          <w:marTop w:val="0"/>
          <w:marBottom w:val="0"/>
          <w:divBdr>
            <w:top w:val="none" w:sz="0" w:space="0" w:color="auto"/>
            <w:left w:val="none" w:sz="0" w:space="0" w:color="auto"/>
            <w:bottom w:val="none" w:sz="0" w:space="0" w:color="auto"/>
            <w:right w:val="none" w:sz="0" w:space="0" w:color="auto"/>
          </w:divBdr>
        </w:div>
        <w:div w:id="1005323945">
          <w:marLeft w:val="640"/>
          <w:marRight w:val="0"/>
          <w:marTop w:val="0"/>
          <w:marBottom w:val="0"/>
          <w:divBdr>
            <w:top w:val="none" w:sz="0" w:space="0" w:color="auto"/>
            <w:left w:val="none" w:sz="0" w:space="0" w:color="auto"/>
            <w:bottom w:val="none" w:sz="0" w:space="0" w:color="auto"/>
            <w:right w:val="none" w:sz="0" w:space="0" w:color="auto"/>
          </w:divBdr>
        </w:div>
        <w:div w:id="334916849">
          <w:marLeft w:val="640"/>
          <w:marRight w:val="0"/>
          <w:marTop w:val="0"/>
          <w:marBottom w:val="0"/>
          <w:divBdr>
            <w:top w:val="none" w:sz="0" w:space="0" w:color="auto"/>
            <w:left w:val="none" w:sz="0" w:space="0" w:color="auto"/>
            <w:bottom w:val="none" w:sz="0" w:space="0" w:color="auto"/>
            <w:right w:val="none" w:sz="0" w:space="0" w:color="auto"/>
          </w:divBdr>
        </w:div>
        <w:div w:id="205336445">
          <w:marLeft w:val="640"/>
          <w:marRight w:val="0"/>
          <w:marTop w:val="0"/>
          <w:marBottom w:val="0"/>
          <w:divBdr>
            <w:top w:val="none" w:sz="0" w:space="0" w:color="auto"/>
            <w:left w:val="none" w:sz="0" w:space="0" w:color="auto"/>
            <w:bottom w:val="none" w:sz="0" w:space="0" w:color="auto"/>
            <w:right w:val="none" w:sz="0" w:space="0" w:color="auto"/>
          </w:divBdr>
        </w:div>
        <w:div w:id="1900051831">
          <w:marLeft w:val="640"/>
          <w:marRight w:val="0"/>
          <w:marTop w:val="0"/>
          <w:marBottom w:val="0"/>
          <w:divBdr>
            <w:top w:val="none" w:sz="0" w:space="0" w:color="auto"/>
            <w:left w:val="none" w:sz="0" w:space="0" w:color="auto"/>
            <w:bottom w:val="none" w:sz="0" w:space="0" w:color="auto"/>
            <w:right w:val="none" w:sz="0" w:space="0" w:color="auto"/>
          </w:divBdr>
        </w:div>
        <w:div w:id="2016763177">
          <w:marLeft w:val="640"/>
          <w:marRight w:val="0"/>
          <w:marTop w:val="0"/>
          <w:marBottom w:val="0"/>
          <w:divBdr>
            <w:top w:val="none" w:sz="0" w:space="0" w:color="auto"/>
            <w:left w:val="none" w:sz="0" w:space="0" w:color="auto"/>
            <w:bottom w:val="none" w:sz="0" w:space="0" w:color="auto"/>
            <w:right w:val="none" w:sz="0" w:space="0" w:color="auto"/>
          </w:divBdr>
        </w:div>
        <w:div w:id="536353280">
          <w:marLeft w:val="640"/>
          <w:marRight w:val="0"/>
          <w:marTop w:val="0"/>
          <w:marBottom w:val="0"/>
          <w:divBdr>
            <w:top w:val="none" w:sz="0" w:space="0" w:color="auto"/>
            <w:left w:val="none" w:sz="0" w:space="0" w:color="auto"/>
            <w:bottom w:val="none" w:sz="0" w:space="0" w:color="auto"/>
            <w:right w:val="none" w:sz="0" w:space="0" w:color="auto"/>
          </w:divBdr>
        </w:div>
        <w:div w:id="246697098">
          <w:marLeft w:val="640"/>
          <w:marRight w:val="0"/>
          <w:marTop w:val="0"/>
          <w:marBottom w:val="0"/>
          <w:divBdr>
            <w:top w:val="none" w:sz="0" w:space="0" w:color="auto"/>
            <w:left w:val="none" w:sz="0" w:space="0" w:color="auto"/>
            <w:bottom w:val="none" w:sz="0" w:space="0" w:color="auto"/>
            <w:right w:val="none" w:sz="0" w:space="0" w:color="auto"/>
          </w:divBdr>
        </w:div>
        <w:div w:id="1686439378">
          <w:marLeft w:val="640"/>
          <w:marRight w:val="0"/>
          <w:marTop w:val="0"/>
          <w:marBottom w:val="0"/>
          <w:divBdr>
            <w:top w:val="none" w:sz="0" w:space="0" w:color="auto"/>
            <w:left w:val="none" w:sz="0" w:space="0" w:color="auto"/>
            <w:bottom w:val="none" w:sz="0" w:space="0" w:color="auto"/>
            <w:right w:val="none" w:sz="0" w:space="0" w:color="auto"/>
          </w:divBdr>
        </w:div>
        <w:div w:id="1658924014">
          <w:marLeft w:val="640"/>
          <w:marRight w:val="0"/>
          <w:marTop w:val="0"/>
          <w:marBottom w:val="0"/>
          <w:divBdr>
            <w:top w:val="none" w:sz="0" w:space="0" w:color="auto"/>
            <w:left w:val="none" w:sz="0" w:space="0" w:color="auto"/>
            <w:bottom w:val="none" w:sz="0" w:space="0" w:color="auto"/>
            <w:right w:val="none" w:sz="0" w:space="0" w:color="auto"/>
          </w:divBdr>
        </w:div>
        <w:div w:id="1553925423">
          <w:marLeft w:val="640"/>
          <w:marRight w:val="0"/>
          <w:marTop w:val="0"/>
          <w:marBottom w:val="0"/>
          <w:divBdr>
            <w:top w:val="none" w:sz="0" w:space="0" w:color="auto"/>
            <w:left w:val="none" w:sz="0" w:space="0" w:color="auto"/>
            <w:bottom w:val="none" w:sz="0" w:space="0" w:color="auto"/>
            <w:right w:val="none" w:sz="0" w:space="0" w:color="auto"/>
          </w:divBdr>
        </w:div>
        <w:div w:id="1655571251">
          <w:marLeft w:val="640"/>
          <w:marRight w:val="0"/>
          <w:marTop w:val="0"/>
          <w:marBottom w:val="0"/>
          <w:divBdr>
            <w:top w:val="none" w:sz="0" w:space="0" w:color="auto"/>
            <w:left w:val="none" w:sz="0" w:space="0" w:color="auto"/>
            <w:bottom w:val="none" w:sz="0" w:space="0" w:color="auto"/>
            <w:right w:val="none" w:sz="0" w:space="0" w:color="auto"/>
          </w:divBdr>
        </w:div>
        <w:div w:id="1337146645">
          <w:marLeft w:val="640"/>
          <w:marRight w:val="0"/>
          <w:marTop w:val="0"/>
          <w:marBottom w:val="0"/>
          <w:divBdr>
            <w:top w:val="none" w:sz="0" w:space="0" w:color="auto"/>
            <w:left w:val="none" w:sz="0" w:space="0" w:color="auto"/>
            <w:bottom w:val="none" w:sz="0" w:space="0" w:color="auto"/>
            <w:right w:val="none" w:sz="0" w:space="0" w:color="auto"/>
          </w:divBdr>
        </w:div>
        <w:div w:id="1503159049">
          <w:marLeft w:val="640"/>
          <w:marRight w:val="0"/>
          <w:marTop w:val="0"/>
          <w:marBottom w:val="0"/>
          <w:divBdr>
            <w:top w:val="none" w:sz="0" w:space="0" w:color="auto"/>
            <w:left w:val="none" w:sz="0" w:space="0" w:color="auto"/>
            <w:bottom w:val="none" w:sz="0" w:space="0" w:color="auto"/>
            <w:right w:val="none" w:sz="0" w:space="0" w:color="auto"/>
          </w:divBdr>
        </w:div>
        <w:div w:id="2069180615">
          <w:marLeft w:val="640"/>
          <w:marRight w:val="0"/>
          <w:marTop w:val="0"/>
          <w:marBottom w:val="0"/>
          <w:divBdr>
            <w:top w:val="none" w:sz="0" w:space="0" w:color="auto"/>
            <w:left w:val="none" w:sz="0" w:space="0" w:color="auto"/>
            <w:bottom w:val="none" w:sz="0" w:space="0" w:color="auto"/>
            <w:right w:val="none" w:sz="0" w:space="0" w:color="auto"/>
          </w:divBdr>
        </w:div>
        <w:div w:id="1405301442">
          <w:marLeft w:val="640"/>
          <w:marRight w:val="0"/>
          <w:marTop w:val="0"/>
          <w:marBottom w:val="0"/>
          <w:divBdr>
            <w:top w:val="none" w:sz="0" w:space="0" w:color="auto"/>
            <w:left w:val="none" w:sz="0" w:space="0" w:color="auto"/>
            <w:bottom w:val="none" w:sz="0" w:space="0" w:color="auto"/>
            <w:right w:val="none" w:sz="0" w:space="0" w:color="auto"/>
          </w:divBdr>
        </w:div>
        <w:div w:id="1124664292">
          <w:marLeft w:val="640"/>
          <w:marRight w:val="0"/>
          <w:marTop w:val="0"/>
          <w:marBottom w:val="0"/>
          <w:divBdr>
            <w:top w:val="none" w:sz="0" w:space="0" w:color="auto"/>
            <w:left w:val="none" w:sz="0" w:space="0" w:color="auto"/>
            <w:bottom w:val="none" w:sz="0" w:space="0" w:color="auto"/>
            <w:right w:val="none" w:sz="0" w:space="0" w:color="auto"/>
          </w:divBdr>
        </w:div>
        <w:div w:id="1486892145">
          <w:marLeft w:val="640"/>
          <w:marRight w:val="0"/>
          <w:marTop w:val="0"/>
          <w:marBottom w:val="0"/>
          <w:divBdr>
            <w:top w:val="none" w:sz="0" w:space="0" w:color="auto"/>
            <w:left w:val="none" w:sz="0" w:space="0" w:color="auto"/>
            <w:bottom w:val="none" w:sz="0" w:space="0" w:color="auto"/>
            <w:right w:val="none" w:sz="0" w:space="0" w:color="auto"/>
          </w:divBdr>
        </w:div>
        <w:div w:id="2130781508">
          <w:marLeft w:val="640"/>
          <w:marRight w:val="0"/>
          <w:marTop w:val="0"/>
          <w:marBottom w:val="0"/>
          <w:divBdr>
            <w:top w:val="none" w:sz="0" w:space="0" w:color="auto"/>
            <w:left w:val="none" w:sz="0" w:space="0" w:color="auto"/>
            <w:bottom w:val="none" w:sz="0" w:space="0" w:color="auto"/>
            <w:right w:val="none" w:sz="0" w:space="0" w:color="auto"/>
          </w:divBdr>
        </w:div>
        <w:div w:id="748115027">
          <w:marLeft w:val="640"/>
          <w:marRight w:val="0"/>
          <w:marTop w:val="0"/>
          <w:marBottom w:val="0"/>
          <w:divBdr>
            <w:top w:val="none" w:sz="0" w:space="0" w:color="auto"/>
            <w:left w:val="none" w:sz="0" w:space="0" w:color="auto"/>
            <w:bottom w:val="none" w:sz="0" w:space="0" w:color="auto"/>
            <w:right w:val="none" w:sz="0" w:space="0" w:color="auto"/>
          </w:divBdr>
        </w:div>
        <w:div w:id="256914934">
          <w:marLeft w:val="640"/>
          <w:marRight w:val="0"/>
          <w:marTop w:val="0"/>
          <w:marBottom w:val="0"/>
          <w:divBdr>
            <w:top w:val="none" w:sz="0" w:space="0" w:color="auto"/>
            <w:left w:val="none" w:sz="0" w:space="0" w:color="auto"/>
            <w:bottom w:val="none" w:sz="0" w:space="0" w:color="auto"/>
            <w:right w:val="none" w:sz="0" w:space="0" w:color="auto"/>
          </w:divBdr>
        </w:div>
        <w:div w:id="710571387">
          <w:marLeft w:val="640"/>
          <w:marRight w:val="0"/>
          <w:marTop w:val="0"/>
          <w:marBottom w:val="0"/>
          <w:divBdr>
            <w:top w:val="none" w:sz="0" w:space="0" w:color="auto"/>
            <w:left w:val="none" w:sz="0" w:space="0" w:color="auto"/>
            <w:bottom w:val="none" w:sz="0" w:space="0" w:color="auto"/>
            <w:right w:val="none" w:sz="0" w:space="0" w:color="auto"/>
          </w:divBdr>
        </w:div>
        <w:div w:id="520511825">
          <w:marLeft w:val="640"/>
          <w:marRight w:val="0"/>
          <w:marTop w:val="0"/>
          <w:marBottom w:val="0"/>
          <w:divBdr>
            <w:top w:val="none" w:sz="0" w:space="0" w:color="auto"/>
            <w:left w:val="none" w:sz="0" w:space="0" w:color="auto"/>
            <w:bottom w:val="none" w:sz="0" w:space="0" w:color="auto"/>
            <w:right w:val="none" w:sz="0" w:space="0" w:color="auto"/>
          </w:divBdr>
        </w:div>
        <w:div w:id="75251408">
          <w:marLeft w:val="640"/>
          <w:marRight w:val="0"/>
          <w:marTop w:val="0"/>
          <w:marBottom w:val="0"/>
          <w:divBdr>
            <w:top w:val="none" w:sz="0" w:space="0" w:color="auto"/>
            <w:left w:val="none" w:sz="0" w:space="0" w:color="auto"/>
            <w:bottom w:val="none" w:sz="0" w:space="0" w:color="auto"/>
            <w:right w:val="none" w:sz="0" w:space="0" w:color="auto"/>
          </w:divBdr>
        </w:div>
        <w:div w:id="1375888176">
          <w:marLeft w:val="640"/>
          <w:marRight w:val="0"/>
          <w:marTop w:val="0"/>
          <w:marBottom w:val="0"/>
          <w:divBdr>
            <w:top w:val="none" w:sz="0" w:space="0" w:color="auto"/>
            <w:left w:val="none" w:sz="0" w:space="0" w:color="auto"/>
            <w:bottom w:val="none" w:sz="0" w:space="0" w:color="auto"/>
            <w:right w:val="none" w:sz="0" w:space="0" w:color="auto"/>
          </w:divBdr>
        </w:div>
        <w:div w:id="1399480142">
          <w:marLeft w:val="640"/>
          <w:marRight w:val="0"/>
          <w:marTop w:val="0"/>
          <w:marBottom w:val="0"/>
          <w:divBdr>
            <w:top w:val="none" w:sz="0" w:space="0" w:color="auto"/>
            <w:left w:val="none" w:sz="0" w:space="0" w:color="auto"/>
            <w:bottom w:val="none" w:sz="0" w:space="0" w:color="auto"/>
            <w:right w:val="none" w:sz="0" w:space="0" w:color="auto"/>
          </w:divBdr>
        </w:div>
        <w:div w:id="1612319137">
          <w:marLeft w:val="640"/>
          <w:marRight w:val="0"/>
          <w:marTop w:val="0"/>
          <w:marBottom w:val="0"/>
          <w:divBdr>
            <w:top w:val="none" w:sz="0" w:space="0" w:color="auto"/>
            <w:left w:val="none" w:sz="0" w:space="0" w:color="auto"/>
            <w:bottom w:val="none" w:sz="0" w:space="0" w:color="auto"/>
            <w:right w:val="none" w:sz="0" w:space="0" w:color="auto"/>
          </w:divBdr>
        </w:div>
        <w:div w:id="1833788491">
          <w:marLeft w:val="640"/>
          <w:marRight w:val="0"/>
          <w:marTop w:val="0"/>
          <w:marBottom w:val="0"/>
          <w:divBdr>
            <w:top w:val="none" w:sz="0" w:space="0" w:color="auto"/>
            <w:left w:val="none" w:sz="0" w:space="0" w:color="auto"/>
            <w:bottom w:val="none" w:sz="0" w:space="0" w:color="auto"/>
            <w:right w:val="none" w:sz="0" w:space="0" w:color="auto"/>
          </w:divBdr>
        </w:div>
        <w:div w:id="931738165">
          <w:marLeft w:val="640"/>
          <w:marRight w:val="0"/>
          <w:marTop w:val="0"/>
          <w:marBottom w:val="0"/>
          <w:divBdr>
            <w:top w:val="none" w:sz="0" w:space="0" w:color="auto"/>
            <w:left w:val="none" w:sz="0" w:space="0" w:color="auto"/>
            <w:bottom w:val="none" w:sz="0" w:space="0" w:color="auto"/>
            <w:right w:val="none" w:sz="0" w:space="0" w:color="auto"/>
          </w:divBdr>
        </w:div>
        <w:div w:id="593900249">
          <w:marLeft w:val="640"/>
          <w:marRight w:val="0"/>
          <w:marTop w:val="0"/>
          <w:marBottom w:val="0"/>
          <w:divBdr>
            <w:top w:val="none" w:sz="0" w:space="0" w:color="auto"/>
            <w:left w:val="none" w:sz="0" w:space="0" w:color="auto"/>
            <w:bottom w:val="none" w:sz="0" w:space="0" w:color="auto"/>
            <w:right w:val="none" w:sz="0" w:space="0" w:color="auto"/>
          </w:divBdr>
        </w:div>
        <w:div w:id="989863796">
          <w:marLeft w:val="640"/>
          <w:marRight w:val="0"/>
          <w:marTop w:val="0"/>
          <w:marBottom w:val="0"/>
          <w:divBdr>
            <w:top w:val="none" w:sz="0" w:space="0" w:color="auto"/>
            <w:left w:val="none" w:sz="0" w:space="0" w:color="auto"/>
            <w:bottom w:val="none" w:sz="0" w:space="0" w:color="auto"/>
            <w:right w:val="none" w:sz="0" w:space="0" w:color="auto"/>
          </w:divBdr>
        </w:div>
        <w:div w:id="878784568">
          <w:marLeft w:val="640"/>
          <w:marRight w:val="0"/>
          <w:marTop w:val="0"/>
          <w:marBottom w:val="0"/>
          <w:divBdr>
            <w:top w:val="none" w:sz="0" w:space="0" w:color="auto"/>
            <w:left w:val="none" w:sz="0" w:space="0" w:color="auto"/>
            <w:bottom w:val="none" w:sz="0" w:space="0" w:color="auto"/>
            <w:right w:val="none" w:sz="0" w:space="0" w:color="auto"/>
          </w:divBdr>
        </w:div>
      </w:divsChild>
    </w:div>
    <w:div w:id="1853687688">
      <w:bodyDiv w:val="1"/>
      <w:marLeft w:val="0"/>
      <w:marRight w:val="0"/>
      <w:marTop w:val="0"/>
      <w:marBottom w:val="0"/>
      <w:divBdr>
        <w:top w:val="none" w:sz="0" w:space="0" w:color="auto"/>
        <w:left w:val="none" w:sz="0" w:space="0" w:color="auto"/>
        <w:bottom w:val="none" w:sz="0" w:space="0" w:color="auto"/>
        <w:right w:val="none" w:sz="0" w:space="0" w:color="auto"/>
      </w:divBdr>
      <w:divsChild>
        <w:div w:id="4483649">
          <w:marLeft w:val="640"/>
          <w:marRight w:val="0"/>
          <w:marTop w:val="0"/>
          <w:marBottom w:val="0"/>
          <w:divBdr>
            <w:top w:val="none" w:sz="0" w:space="0" w:color="auto"/>
            <w:left w:val="none" w:sz="0" w:space="0" w:color="auto"/>
            <w:bottom w:val="none" w:sz="0" w:space="0" w:color="auto"/>
            <w:right w:val="none" w:sz="0" w:space="0" w:color="auto"/>
          </w:divBdr>
        </w:div>
        <w:div w:id="14045639">
          <w:marLeft w:val="640"/>
          <w:marRight w:val="0"/>
          <w:marTop w:val="0"/>
          <w:marBottom w:val="0"/>
          <w:divBdr>
            <w:top w:val="none" w:sz="0" w:space="0" w:color="auto"/>
            <w:left w:val="none" w:sz="0" w:space="0" w:color="auto"/>
            <w:bottom w:val="none" w:sz="0" w:space="0" w:color="auto"/>
            <w:right w:val="none" w:sz="0" w:space="0" w:color="auto"/>
          </w:divBdr>
        </w:div>
        <w:div w:id="21246253">
          <w:marLeft w:val="640"/>
          <w:marRight w:val="0"/>
          <w:marTop w:val="0"/>
          <w:marBottom w:val="0"/>
          <w:divBdr>
            <w:top w:val="none" w:sz="0" w:space="0" w:color="auto"/>
            <w:left w:val="none" w:sz="0" w:space="0" w:color="auto"/>
            <w:bottom w:val="none" w:sz="0" w:space="0" w:color="auto"/>
            <w:right w:val="none" w:sz="0" w:space="0" w:color="auto"/>
          </w:divBdr>
        </w:div>
        <w:div w:id="30495997">
          <w:marLeft w:val="640"/>
          <w:marRight w:val="0"/>
          <w:marTop w:val="0"/>
          <w:marBottom w:val="0"/>
          <w:divBdr>
            <w:top w:val="none" w:sz="0" w:space="0" w:color="auto"/>
            <w:left w:val="none" w:sz="0" w:space="0" w:color="auto"/>
            <w:bottom w:val="none" w:sz="0" w:space="0" w:color="auto"/>
            <w:right w:val="none" w:sz="0" w:space="0" w:color="auto"/>
          </w:divBdr>
        </w:div>
        <w:div w:id="37248081">
          <w:marLeft w:val="640"/>
          <w:marRight w:val="0"/>
          <w:marTop w:val="0"/>
          <w:marBottom w:val="0"/>
          <w:divBdr>
            <w:top w:val="none" w:sz="0" w:space="0" w:color="auto"/>
            <w:left w:val="none" w:sz="0" w:space="0" w:color="auto"/>
            <w:bottom w:val="none" w:sz="0" w:space="0" w:color="auto"/>
            <w:right w:val="none" w:sz="0" w:space="0" w:color="auto"/>
          </w:divBdr>
        </w:div>
        <w:div w:id="56326617">
          <w:marLeft w:val="640"/>
          <w:marRight w:val="0"/>
          <w:marTop w:val="0"/>
          <w:marBottom w:val="0"/>
          <w:divBdr>
            <w:top w:val="none" w:sz="0" w:space="0" w:color="auto"/>
            <w:left w:val="none" w:sz="0" w:space="0" w:color="auto"/>
            <w:bottom w:val="none" w:sz="0" w:space="0" w:color="auto"/>
            <w:right w:val="none" w:sz="0" w:space="0" w:color="auto"/>
          </w:divBdr>
        </w:div>
        <w:div w:id="64570878">
          <w:marLeft w:val="640"/>
          <w:marRight w:val="0"/>
          <w:marTop w:val="0"/>
          <w:marBottom w:val="0"/>
          <w:divBdr>
            <w:top w:val="none" w:sz="0" w:space="0" w:color="auto"/>
            <w:left w:val="none" w:sz="0" w:space="0" w:color="auto"/>
            <w:bottom w:val="none" w:sz="0" w:space="0" w:color="auto"/>
            <w:right w:val="none" w:sz="0" w:space="0" w:color="auto"/>
          </w:divBdr>
        </w:div>
        <w:div w:id="109328132">
          <w:marLeft w:val="640"/>
          <w:marRight w:val="0"/>
          <w:marTop w:val="0"/>
          <w:marBottom w:val="0"/>
          <w:divBdr>
            <w:top w:val="none" w:sz="0" w:space="0" w:color="auto"/>
            <w:left w:val="none" w:sz="0" w:space="0" w:color="auto"/>
            <w:bottom w:val="none" w:sz="0" w:space="0" w:color="auto"/>
            <w:right w:val="none" w:sz="0" w:space="0" w:color="auto"/>
          </w:divBdr>
        </w:div>
        <w:div w:id="113407863">
          <w:marLeft w:val="640"/>
          <w:marRight w:val="0"/>
          <w:marTop w:val="0"/>
          <w:marBottom w:val="0"/>
          <w:divBdr>
            <w:top w:val="none" w:sz="0" w:space="0" w:color="auto"/>
            <w:left w:val="none" w:sz="0" w:space="0" w:color="auto"/>
            <w:bottom w:val="none" w:sz="0" w:space="0" w:color="auto"/>
            <w:right w:val="none" w:sz="0" w:space="0" w:color="auto"/>
          </w:divBdr>
        </w:div>
        <w:div w:id="116334900">
          <w:marLeft w:val="640"/>
          <w:marRight w:val="0"/>
          <w:marTop w:val="0"/>
          <w:marBottom w:val="0"/>
          <w:divBdr>
            <w:top w:val="none" w:sz="0" w:space="0" w:color="auto"/>
            <w:left w:val="none" w:sz="0" w:space="0" w:color="auto"/>
            <w:bottom w:val="none" w:sz="0" w:space="0" w:color="auto"/>
            <w:right w:val="none" w:sz="0" w:space="0" w:color="auto"/>
          </w:divBdr>
        </w:div>
        <w:div w:id="168253961">
          <w:marLeft w:val="640"/>
          <w:marRight w:val="0"/>
          <w:marTop w:val="0"/>
          <w:marBottom w:val="0"/>
          <w:divBdr>
            <w:top w:val="none" w:sz="0" w:space="0" w:color="auto"/>
            <w:left w:val="none" w:sz="0" w:space="0" w:color="auto"/>
            <w:bottom w:val="none" w:sz="0" w:space="0" w:color="auto"/>
            <w:right w:val="none" w:sz="0" w:space="0" w:color="auto"/>
          </w:divBdr>
        </w:div>
        <w:div w:id="205989676">
          <w:marLeft w:val="640"/>
          <w:marRight w:val="0"/>
          <w:marTop w:val="0"/>
          <w:marBottom w:val="0"/>
          <w:divBdr>
            <w:top w:val="none" w:sz="0" w:space="0" w:color="auto"/>
            <w:left w:val="none" w:sz="0" w:space="0" w:color="auto"/>
            <w:bottom w:val="none" w:sz="0" w:space="0" w:color="auto"/>
            <w:right w:val="none" w:sz="0" w:space="0" w:color="auto"/>
          </w:divBdr>
        </w:div>
        <w:div w:id="246967880">
          <w:marLeft w:val="640"/>
          <w:marRight w:val="0"/>
          <w:marTop w:val="0"/>
          <w:marBottom w:val="0"/>
          <w:divBdr>
            <w:top w:val="none" w:sz="0" w:space="0" w:color="auto"/>
            <w:left w:val="none" w:sz="0" w:space="0" w:color="auto"/>
            <w:bottom w:val="none" w:sz="0" w:space="0" w:color="auto"/>
            <w:right w:val="none" w:sz="0" w:space="0" w:color="auto"/>
          </w:divBdr>
        </w:div>
        <w:div w:id="255407406">
          <w:marLeft w:val="640"/>
          <w:marRight w:val="0"/>
          <w:marTop w:val="0"/>
          <w:marBottom w:val="0"/>
          <w:divBdr>
            <w:top w:val="none" w:sz="0" w:space="0" w:color="auto"/>
            <w:left w:val="none" w:sz="0" w:space="0" w:color="auto"/>
            <w:bottom w:val="none" w:sz="0" w:space="0" w:color="auto"/>
            <w:right w:val="none" w:sz="0" w:space="0" w:color="auto"/>
          </w:divBdr>
        </w:div>
        <w:div w:id="262079263">
          <w:marLeft w:val="640"/>
          <w:marRight w:val="0"/>
          <w:marTop w:val="0"/>
          <w:marBottom w:val="0"/>
          <w:divBdr>
            <w:top w:val="none" w:sz="0" w:space="0" w:color="auto"/>
            <w:left w:val="none" w:sz="0" w:space="0" w:color="auto"/>
            <w:bottom w:val="none" w:sz="0" w:space="0" w:color="auto"/>
            <w:right w:val="none" w:sz="0" w:space="0" w:color="auto"/>
          </w:divBdr>
        </w:div>
        <w:div w:id="302542612">
          <w:marLeft w:val="640"/>
          <w:marRight w:val="0"/>
          <w:marTop w:val="0"/>
          <w:marBottom w:val="0"/>
          <w:divBdr>
            <w:top w:val="none" w:sz="0" w:space="0" w:color="auto"/>
            <w:left w:val="none" w:sz="0" w:space="0" w:color="auto"/>
            <w:bottom w:val="none" w:sz="0" w:space="0" w:color="auto"/>
            <w:right w:val="none" w:sz="0" w:space="0" w:color="auto"/>
          </w:divBdr>
        </w:div>
        <w:div w:id="304119312">
          <w:marLeft w:val="640"/>
          <w:marRight w:val="0"/>
          <w:marTop w:val="0"/>
          <w:marBottom w:val="0"/>
          <w:divBdr>
            <w:top w:val="none" w:sz="0" w:space="0" w:color="auto"/>
            <w:left w:val="none" w:sz="0" w:space="0" w:color="auto"/>
            <w:bottom w:val="none" w:sz="0" w:space="0" w:color="auto"/>
            <w:right w:val="none" w:sz="0" w:space="0" w:color="auto"/>
          </w:divBdr>
        </w:div>
        <w:div w:id="338429574">
          <w:marLeft w:val="640"/>
          <w:marRight w:val="0"/>
          <w:marTop w:val="0"/>
          <w:marBottom w:val="0"/>
          <w:divBdr>
            <w:top w:val="none" w:sz="0" w:space="0" w:color="auto"/>
            <w:left w:val="none" w:sz="0" w:space="0" w:color="auto"/>
            <w:bottom w:val="none" w:sz="0" w:space="0" w:color="auto"/>
            <w:right w:val="none" w:sz="0" w:space="0" w:color="auto"/>
          </w:divBdr>
        </w:div>
        <w:div w:id="349725631">
          <w:marLeft w:val="640"/>
          <w:marRight w:val="0"/>
          <w:marTop w:val="0"/>
          <w:marBottom w:val="0"/>
          <w:divBdr>
            <w:top w:val="none" w:sz="0" w:space="0" w:color="auto"/>
            <w:left w:val="none" w:sz="0" w:space="0" w:color="auto"/>
            <w:bottom w:val="none" w:sz="0" w:space="0" w:color="auto"/>
            <w:right w:val="none" w:sz="0" w:space="0" w:color="auto"/>
          </w:divBdr>
        </w:div>
        <w:div w:id="352918444">
          <w:marLeft w:val="640"/>
          <w:marRight w:val="0"/>
          <w:marTop w:val="0"/>
          <w:marBottom w:val="0"/>
          <w:divBdr>
            <w:top w:val="none" w:sz="0" w:space="0" w:color="auto"/>
            <w:left w:val="none" w:sz="0" w:space="0" w:color="auto"/>
            <w:bottom w:val="none" w:sz="0" w:space="0" w:color="auto"/>
            <w:right w:val="none" w:sz="0" w:space="0" w:color="auto"/>
          </w:divBdr>
        </w:div>
        <w:div w:id="382098440">
          <w:marLeft w:val="640"/>
          <w:marRight w:val="0"/>
          <w:marTop w:val="0"/>
          <w:marBottom w:val="0"/>
          <w:divBdr>
            <w:top w:val="none" w:sz="0" w:space="0" w:color="auto"/>
            <w:left w:val="none" w:sz="0" w:space="0" w:color="auto"/>
            <w:bottom w:val="none" w:sz="0" w:space="0" w:color="auto"/>
            <w:right w:val="none" w:sz="0" w:space="0" w:color="auto"/>
          </w:divBdr>
        </w:div>
        <w:div w:id="437020729">
          <w:marLeft w:val="640"/>
          <w:marRight w:val="0"/>
          <w:marTop w:val="0"/>
          <w:marBottom w:val="0"/>
          <w:divBdr>
            <w:top w:val="none" w:sz="0" w:space="0" w:color="auto"/>
            <w:left w:val="none" w:sz="0" w:space="0" w:color="auto"/>
            <w:bottom w:val="none" w:sz="0" w:space="0" w:color="auto"/>
            <w:right w:val="none" w:sz="0" w:space="0" w:color="auto"/>
          </w:divBdr>
        </w:div>
        <w:div w:id="437915768">
          <w:marLeft w:val="640"/>
          <w:marRight w:val="0"/>
          <w:marTop w:val="0"/>
          <w:marBottom w:val="0"/>
          <w:divBdr>
            <w:top w:val="none" w:sz="0" w:space="0" w:color="auto"/>
            <w:left w:val="none" w:sz="0" w:space="0" w:color="auto"/>
            <w:bottom w:val="none" w:sz="0" w:space="0" w:color="auto"/>
            <w:right w:val="none" w:sz="0" w:space="0" w:color="auto"/>
          </w:divBdr>
        </w:div>
        <w:div w:id="488327133">
          <w:marLeft w:val="640"/>
          <w:marRight w:val="0"/>
          <w:marTop w:val="0"/>
          <w:marBottom w:val="0"/>
          <w:divBdr>
            <w:top w:val="none" w:sz="0" w:space="0" w:color="auto"/>
            <w:left w:val="none" w:sz="0" w:space="0" w:color="auto"/>
            <w:bottom w:val="none" w:sz="0" w:space="0" w:color="auto"/>
            <w:right w:val="none" w:sz="0" w:space="0" w:color="auto"/>
          </w:divBdr>
        </w:div>
        <w:div w:id="519778865">
          <w:marLeft w:val="640"/>
          <w:marRight w:val="0"/>
          <w:marTop w:val="0"/>
          <w:marBottom w:val="0"/>
          <w:divBdr>
            <w:top w:val="none" w:sz="0" w:space="0" w:color="auto"/>
            <w:left w:val="none" w:sz="0" w:space="0" w:color="auto"/>
            <w:bottom w:val="none" w:sz="0" w:space="0" w:color="auto"/>
            <w:right w:val="none" w:sz="0" w:space="0" w:color="auto"/>
          </w:divBdr>
        </w:div>
        <w:div w:id="537936987">
          <w:marLeft w:val="640"/>
          <w:marRight w:val="0"/>
          <w:marTop w:val="0"/>
          <w:marBottom w:val="0"/>
          <w:divBdr>
            <w:top w:val="none" w:sz="0" w:space="0" w:color="auto"/>
            <w:left w:val="none" w:sz="0" w:space="0" w:color="auto"/>
            <w:bottom w:val="none" w:sz="0" w:space="0" w:color="auto"/>
            <w:right w:val="none" w:sz="0" w:space="0" w:color="auto"/>
          </w:divBdr>
        </w:div>
        <w:div w:id="542207074">
          <w:marLeft w:val="640"/>
          <w:marRight w:val="0"/>
          <w:marTop w:val="0"/>
          <w:marBottom w:val="0"/>
          <w:divBdr>
            <w:top w:val="none" w:sz="0" w:space="0" w:color="auto"/>
            <w:left w:val="none" w:sz="0" w:space="0" w:color="auto"/>
            <w:bottom w:val="none" w:sz="0" w:space="0" w:color="auto"/>
            <w:right w:val="none" w:sz="0" w:space="0" w:color="auto"/>
          </w:divBdr>
        </w:div>
        <w:div w:id="546339243">
          <w:marLeft w:val="640"/>
          <w:marRight w:val="0"/>
          <w:marTop w:val="0"/>
          <w:marBottom w:val="0"/>
          <w:divBdr>
            <w:top w:val="none" w:sz="0" w:space="0" w:color="auto"/>
            <w:left w:val="none" w:sz="0" w:space="0" w:color="auto"/>
            <w:bottom w:val="none" w:sz="0" w:space="0" w:color="auto"/>
            <w:right w:val="none" w:sz="0" w:space="0" w:color="auto"/>
          </w:divBdr>
        </w:div>
        <w:div w:id="580676489">
          <w:marLeft w:val="640"/>
          <w:marRight w:val="0"/>
          <w:marTop w:val="0"/>
          <w:marBottom w:val="0"/>
          <w:divBdr>
            <w:top w:val="none" w:sz="0" w:space="0" w:color="auto"/>
            <w:left w:val="none" w:sz="0" w:space="0" w:color="auto"/>
            <w:bottom w:val="none" w:sz="0" w:space="0" w:color="auto"/>
            <w:right w:val="none" w:sz="0" w:space="0" w:color="auto"/>
          </w:divBdr>
        </w:div>
        <w:div w:id="593170790">
          <w:marLeft w:val="640"/>
          <w:marRight w:val="0"/>
          <w:marTop w:val="0"/>
          <w:marBottom w:val="0"/>
          <w:divBdr>
            <w:top w:val="none" w:sz="0" w:space="0" w:color="auto"/>
            <w:left w:val="none" w:sz="0" w:space="0" w:color="auto"/>
            <w:bottom w:val="none" w:sz="0" w:space="0" w:color="auto"/>
            <w:right w:val="none" w:sz="0" w:space="0" w:color="auto"/>
          </w:divBdr>
        </w:div>
        <w:div w:id="617763028">
          <w:marLeft w:val="640"/>
          <w:marRight w:val="0"/>
          <w:marTop w:val="0"/>
          <w:marBottom w:val="0"/>
          <w:divBdr>
            <w:top w:val="none" w:sz="0" w:space="0" w:color="auto"/>
            <w:left w:val="none" w:sz="0" w:space="0" w:color="auto"/>
            <w:bottom w:val="none" w:sz="0" w:space="0" w:color="auto"/>
            <w:right w:val="none" w:sz="0" w:space="0" w:color="auto"/>
          </w:divBdr>
        </w:div>
        <w:div w:id="618877197">
          <w:marLeft w:val="640"/>
          <w:marRight w:val="0"/>
          <w:marTop w:val="0"/>
          <w:marBottom w:val="0"/>
          <w:divBdr>
            <w:top w:val="none" w:sz="0" w:space="0" w:color="auto"/>
            <w:left w:val="none" w:sz="0" w:space="0" w:color="auto"/>
            <w:bottom w:val="none" w:sz="0" w:space="0" w:color="auto"/>
            <w:right w:val="none" w:sz="0" w:space="0" w:color="auto"/>
          </w:divBdr>
        </w:div>
        <w:div w:id="627050199">
          <w:marLeft w:val="640"/>
          <w:marRight w:val="0"/>
          <w:marTop w:val="0"/>
          <w:marBottom w:val="0"/>
          <w:divBdr>
            <w:top w:val="none" w:sz="0" w:space="0" w:color="auto"/>
            <w:left w:val="none" w:sz="0" w:space="0" w:color="auto"/>
            <w:bottom w:val="none" w:sz="0" w:space="0" w:color="auto"/>
            <w:right w:val="none" w:sz="0" w:space="0" w:color="auto"/>
          </w:divBdr>
        </w:div>
        <w:div w:id="707222993">
          <w:marLeft w:val="640"/>
          <w:marRight w:val="0"/>
          <w:marTop w:val="0"/>
          <w:marBottom w:val="0"/>
          <w:divBdr>
            <w:top w:val="none" w:sz="0" w:space="0" w:color="auto"/>
            <w:left w:val="none" w:sz="0" w:space="0" w:color="auto"/>
            <w:bottom w:val="none" w:sz="0" w:space="0" w:color="auto"/>
            <w:right w:val="none" w:sz="0" w:space="0" w:color="auto"/>
          </w:divBdr>
        </w:div>
        <w:div w:id="736585251">
          <w:marLeft w:val="640"/>
          <w:marRight w:val="0"/>
          <w:marTop w:val="0"/>
          <w:marBottom w:val="0"/>
          <w:divBdr>
            <w:top w:val="none" w:sz="0" w:space="0" w:color="auto"/>
            <w:left w:val="none" w:sz="0" w:space="0" w:color="auto"/>
            <w:bottom w:val="none" w:sz="0" w:space="0" w:color="auto"/>
            <w:right w:val="none" w:sz="0" w:space="0" w:color="auto"/>
          </w:divBdr>
        </w:div>
        <w:div w:id="769551320">
          <w:marLeft w:val="640"/>
          <w:marRight w:val="0"/>
          <w:marTop w:val="0"/>
          <w:marBottom w:val="0"/>
          <w:divBdr>
            <w:top w:val="none" w:sz="0" w:space="0" w:color="auto"/>
            <w:left w:val="none" w:sz="0" w:space="0" w:color="auto"/>
            <w:bottom w:val="none" w:sz="0" w:space="0" w:color="auto"/>
            <w:right w:val="none" w:sz="0" w:space="0" w:color="auto"/>
          </w:divBdr>
        </w:div>
        <w:div w:id="783957962">
          <w:marLeft w:val="640"/>
          <w:marRight w:val="0"/>
          <w:marTop w:val="0"/>
          <w:marBottom w:val="0"/>
          <w:divBdr>
            <w:top w:val="none" w:sz="0" w:space="0" w:color="auto"/>
            <w:left w:val="none" w:sz="0" w:space="0" w:color="auto"/>
            <w:bottom w:val="none" w:sz="0" w:space="0" w:color="auto"/>
            <w:right w:val="none" w:sz="0" w:space="0" w:color="auto"/>
          </w:divBdr>
        </w:div>
        <w:div w:id="785192978">
          <w:marLeft w:val="640"/>
          <w:marRight w:val="0"/>
          <w:marTop w:val="0"/>
          <w:marBottom w:val="0"/>
          <w:divBdr>
            <w:top w:val="none" w:sz="0" w:space="0" w:color="auto"/>
            <w:left w:val="none" w:sz="0" w:space="0" w:color="auto"/>
            <w:bottom w:val="none" w:sz="0" w:space="0" w:color="auto"/>
            <w:right w:val="none" w:sz="0" w:space="0" w:color="auto"/>
          </w:divBdr>
        </w:div>
        <w:div w:id="846748507">
          <w:marLeft w:val="640"/>
          <w:marRight w:val="0"/>
          <w:marTop w:val="0"/>
          <w:marBottom w:val="0"/>
          <w:divBdr>
            <w:top w:val="none" w:sz="0" w:space="0" w:color="auto"/>
            <w:left w:val="none" w:sz="0" w:space="0" w:color="auto"/>
            <w:bottom w:val="none" w:sz="0" w:space="0" w:color="auto"/>
            <w:right w:val="none" w:sz="0" w:space="0" w:color="auto"/>
          </w:divBdr>
        </w:div>
        <w:div w:id="859856216">
          <w:marLeft w:val="640"/>
          <w:marRight w:val="0"/>
          <w:marTop w:val="0"/>
          <w:marBottom w:val="0"/>
          <w:divBdr>
            <w:top w:val="none" w:sz="0" w:space="0" w:color="auto"/>
            <w:left w:val="none" w:sz="0" w:space="0" w:color="auto"/>
            <w:bottom w:val="none" w:sz="0" w:space="0" w:color="auto"/>
            <w:right w:val="none" w:sz="0" w:space="0" w:color="auto"/>
          </w:divBdr>
        </w:div>
        <w:div w:id="866526514">
          <w:marLeft w:val="640"/>
          <w:marRight w:val="0"/>
          <w:marTop w:val="0"/>
          <w:marBottom w:val="0"/>
          <w:divBdr>
            <w:top w:val="none" w:sz="0" w:space="0" w:color="auto"/>
            <w:left w:val="none" w:sz="0" w:space="0" w:color="auto"/>
            <w:bottom w:val="none" w:sz="0" w:space="0" w:color="auto"/>
            <w:right w:val="none" w:sz="0" w:space="0" w:color="auto"/>
          </w:divBdr>
        </w:div>
        <w:div w:id="927494931">
          <w:marLeft w:val="640"/>
          <w:marRight w:val="0"/>
          <w:marTop w:val="0"/>
          <w:marBottom w:val="0"/>
          <w:divBdr>
            <w:top w:val="none" w:sz="0" w:space="0" w:color="auto"/>
            <w:left w:val="none" w:sz="0" w:space="0" w:color="auto"/>
            <w:bottom w:val="none" w:sz="0" w:space="0" w:color="auto"/>
            <w:right w:val="none" w:sz="0" w:space="0" w:color="auto"/>
          </w:divBdr>
        </w:div>
        <w:div w:id="941842840">
          <w:marLeft w:val="640"/>
          <w:marRight w:val="0"/>
          <w:marTop w:val="0"/>
          <w:marBottom w:val="0"/>
          <w:divBdr>
            <w:top w:val="none" w:sz="0" w:space="0" w:color="auto"/>
            <w:left w:val="none" w:sz="0" w:space="0" w:color="auto"/>
            <w:bottom w:val="none" w:sz="0" w:space="0" w:color="auto"/>
            <w:right w:val="none" w:sz="0" w:space="0" w:color="auto"/>
          </w:divBdr>
        </w:div>
        <w:div w:id="954561543">
          <w:marLeft w:val="640"/>
          <w:marRight w:val="0"/>
          <w:marTop w:val="0"/>
          <w:marBottom w:val="0"/>
          <w:divBdr>
            <w:top w:val="none" w:sz="0" w:space="0" w:color="auto"/>
            <w:left w:val="none" w:sz="0" w:space="0" w:color="auto"/>
            <w:bottom w:val="none" w:sz="0" w:space="0" w:color="auto"/>
            <w:right w:val="none" w:sz="0" w:space="0" w:color="auto"/>
          </w:divBdr>
        </w:div>
        <w:div w:id="990863933">
          <w:marLeft w:val="640"/>
          <w:marRight w:val="0"/>
          <w:marTop w:val="0"/>
          <w:marBottom w:val="0"/>
          <w:divBdr>
            <w:top w:val="none" w:sz="0" w:space="0" w:color="auto"/>
            <w:left w:val="none" w:sz="0" w:space="0" w:color="auto"/>
            <w:bottom w:val="none" w:sz="0" w:space="0" w:color="auto"/>
            <w:right w:val="none" w:sz="0" w:space="0" w:color="auto"/>
          </w:divBdr>
        </w:div>
        <w:div w:id="1007249559">
          <w:marLeft w:val="640"/>
          <w:marRight w:val="0"/>
          <w:marTop w:val="0"/>
          <w:marBottom w:val="0"/>
          <w:divBdr>
            <w:top w:val="none" w:sz="0" w:space="0" w:color="auto"/>
            <w:left w:val="none" w:sz="0" w:space="0" w:color="auto"/>
            <w:bottom w:val="none" w:sz="0" w:space="0" w:color="auto"/>
            <w:right w:val="none" w:sz="0" w:space="0" w:color="auto"/>
          </w:divBdr>
        </w:div>
        <w:div w:id="1070813559">
          <w:marLeft w:val="640"/>
          <w:marRight w:val="0"/>
          <w:marTop w:val="0"/>
          <w:marBottom w:val="0"/>
          <w:divBdr>
            <w:top w:val="none" w:sz="0" w:space="0" w:color="auto"/>
            <w:left w:val="none" w:sz="0" w:space="0" w:color="auto"/>
            <w:bottom w:val="none" w:sz="0" w:space="0" w:color="auto"/>
            <w:right w:val="none" w:sz="0" w:space="0" w:color="auto"/>
          </w:divBdr>
        </w:div>
        <w:div w:id="1139113208">
          <w:marLeft w:val="640"/>
          <w:marRight w:val="0"/>
          <w:marTop w:val="0"/>
          <w:marBottom w:val="0"/>
          <w:divBdr>
            <w:top w:val="none" w:sz="0" w:space="0" w:color="auto"/>
            <w:left w:val="none" w:sz="0" w:space="0" w:color="auto"/>
            <w:bottom w:val="none" w:sz="0" w:space="0" w:color="auto"/>
            <w:right w:val="none" w:sz="0" w:space="0" w:color="auto"/>
          </w:divBdr>
        </w:div>
        <w:div w:id="1146581617">
          <w:marLeft w:val="640"/>
          <w:marRight w:val="0"/>
          <w:marTop w:val="0"/>
          <w:marBottom w:val="0"/>
          <w:divBdr>
            <w:top w:val="none" w:sz="0" w:space="0" w:color="auto"/>
            <w:left w:val="none" w:sz="0" w:space="0" w:color="auto"/>
            <w:bottom w:val="none" w:sz="0" w:space="0" w:color="auto"/>
            <w:right w:val="none" w:sz="0" w:space="0" w:color="auto"/>
          </w:divBdr>
        </w:div>
        <w:div w:id="1184898269">
          <w:marLeft w:val="640"/>
          <w:marRight w:val="0"/>
          <w:marTop w:val="0"/>
          <w:marBottom w:val="0"/>
          <w:divBdr>
            <w:top w:val="none" w:sz="0" w:space="0" w:color="auto"/>
            <w:left w:val="none" w:sz="0" w:space="0" w:color="auto"/>
            <w:bottom w:val="none" w:sz="0" w:space="0" w:color="auto"/>
            <w:right w:val="none" w:sz="0" w:space="0" w:color="auto"/>
          </w:divBdr>
        </w:div>
        <w:div w:id="1191141104">
          <w:marLeft w:val="640"/>
          <w:marRight w:val="0"/>
          <w:marTop w:val="0"/>
          <w:marBottom w:val="0"/>
          <w:divBdr>
            <w:top w:val="none" w:sz="0" w:space="0" w:color="auto"/>
            <w:left w:val="none" w:sz="0" w:space="0" w:color="auto"/>
            <w:bottom w:val="none" w:sz="0" w:space="0" w:color="auto"/>
            <w:right w:val="none" w:sz="0" w:space="0" w:color="auto"/>
          </w:divBdr>
        </w:div>
        <w:div w:id="1195071291">
          <w:marLeft w:val="640"/>
          <w:marRight w:val="0"/>
          <w:marTop w:val="0"/>
          <w:marBottom w:val="0"/>
          <w:divBdr>
            <w:top w:val="none" w:sz="0" w:space="0" w:color="auto"/>
            <w:left w:val="none" w:sz="0" w:space="0" w:color="auto"/>
            <w:bottom w:val="none" w:sz="0" w:space="0" w:color="auto"/>
            <w:right w:val="none" w:sz="0" w:space="0" w:color="auto"/>
          </w:divBdr>
        </w:div>
        <w:div w:id="1207569295">
          <w:marLeft w:val="640"/>
          <w:marRight w:val="0"/>
          <w:marTop w:val="0"/>
          <w:marBottom w:val="0"/>
          <w:divBdr>
            <w:top w:val="none" w:sz="0" w:space="0" w:color="auto"/>
            <w:left w:val="none" w:sz="0" w:space="0" w:color="auto"/>
            <w:bottom w:val="none" w:sz="0" w:space="0" w:color="auto"/>
            <w:right w:val="none" w:sz="0" w:space="0" w:color="auto"/>
          </w:divBdr>
        </w:div>
        <w:div w:id="1269893528">
          <w:marLeft w:val="640"/>
          <w:marRight w:val="0"/>
          <w:marTop w:val="0"/>
          <w:marBottom w:val="0"/>
          <w:divBdr>
            <w:top w:val="none" w:sz="0" w:space="0" w:color="auto"/>
            <w:left w:val="none" w:sz="0" w:space="0" w:color="auto"/>
            <w:bottom w:val="none" w:sz="0" w:space="0" w:color="auto"/>
            <w:right w:val="none" w:sz="0" w:space="0" w:color="auto"/>
          </w:divBdr>
        </w:div>
        <w:div w:id="1272859114">
          <w:marLeft w:val="640"/>
          <w:marRight w:val="0"/>
          <w:marTop w:val="0"/>
          <w:marBottom w:val="0"/>
          <w:divBdr>
            <w:top w:val="none" w:sz="0" w:space="0" w:color="auto"/>
            <w:left w:val="none" w:sz="0" w:space="0" w:color="auto"/>
            <w:bottom w:val="none" w:sz="0" w:space="0" w:color="auto"/>
            <w:right w:val="none" w:sz="0" w:space="0" w:color="auto"/>
          </w:divBdr>
        </w:div>
        <w:div w:id="1276059634">
          <w:marLeft w:val="640"/>
          <w:marRight w:val="0"/>
          <w:marTop w:val="0"/>
          <w:marBottom w:val="0"/>
          <w:divBdr>
            <w:top w:val="none" w:sz="0" w:space="0" w:color="auto"/>
            <w:left w:val="none" w:sz="0" w:space="0" w:color="auto"/>
            <w:bottom w:val="none" w:sz="0" w:space="0" w:color="auto"/>
            <w:right w:val="none" w:sz="0" w:space="0" w:color="auto"/>
          </w:divBdr>
        </w:div>
        <w:div w:id="1290698611">
          <w:marLeft w:val="640"/>
          <w:marRight w:val="0"/>
          <w:marTop w:val="0"/>
          <w:marBottom w:val="0"/>
          <w:divBdr>
            <w:top w:val="none" w:sz="0" w:space="0" w:color="auto"/>
            <w:left w:val="none" w:sz="0" w:space="0" w:color="auto"/>
            <w:bottom w:val="none" w:sz="0" w:space="0" w:color="auto"/>
            <w:right w:val="none" w:sz="0" w:space="0" w:color="auto"/>
          </w:divBdr>
        </w:div>
        <w:div w:id="1292829699">
          <w:marLeft w:val="640"/>
          <w:marRight w:val="0"/>
          <w:marTop w:val="0"/>
          <w:marBottom w:val="0"/>
          <w:divBdr>
            <w:top w:val="none" w:sz="0" w:space="0" w:color="auto"/>
            <w:left w:val="none" w:sz="0" w:space="0" w:color="auto"/>
            <w:bottom w:val="none" w:sz="0" w:space="0" w:color="auto"/>
            <w:right w:val="none" w:sz="0" w:space="0" w:color="auto"/>
          </w:divBdr>
        </w:div>
        <w:div w:id="1304000060">
          <w:marLeft w:val="640"/>
          <w:marRight w:val="0"/>
          <w:marTop w:val="0"/>
          <w:marBottom w:val="0"/>
          <w:divBdr>
            <w:top w:val="none" w:sz="0" w:space="0" w:color="auto"/>
            <w:left w:val="none" w:sz="0" w:space="0" w:color="auto"/>
            <w:bottom w:val="none" w:sz="0" w:space="0" w:color="auto"/>
            <w:right w:val="none" w:sz="0" w:space="0" w:color="auto"/>
          </w:divBdr>
        </w:div>
        <w:div w:id="1306086339">
          <w:marLeft w:val="640"/>
          <w:marRight w:val="0"/>
          <w:marTop w:val="0"/>
          <w:marBottom w:val="0"/>
          <w:divBdr>
            <w:top w:val="none" w:sz="0" w:space="0" w:color="auto"/>
            <w:left w:val="none" w:sz="0" w:space="0" w:color="auto"/>
            <w:bottom w:val="none" w:sz="0" w:space="0" w:color="auto"/>
            <w:right w:val="none" w:sz="0" w:space="0" w:color="auto"/>
          </w:divBdr>
        </w:div>
        <w:div w:id="1333489150">
          <w:marLeft w:val="640"/>
          <w:marRight w:val="0"/>
          <w:marTop w:val="0"/>
          <w:marBottom w:val="0"/>
          <w:divBdr>
            <w:top w:val="none" w:sz="0" w:space="0" w:color="auto"/>
            <w:left w:val="none" w:sz="0" w:space="0" w:color="auto"/>
            <w:bottom w:val="none" w:sz="0" w:space="0" w:color="auto"/>
            <w:right w:val="none" w:sz="0" w:space="0" w:color="auto"/>
          </w:divBdr>
        </w:div>
        <w:div w:id="1343357402">
          <w:marLeft w:val="640"/>
          <w:marRight w:val="0"/>
          <w:marTop w:val="0"/>
          <w:marBottom w:val="0"/>
          <w:divBdr>
            <w:top w:val="none" w:sz="0" w:space="0" w:color="auto"/>
            <w:left w:val="none" w:sz="0" w:space="0" w:color="auto"/>
            <w:bottom w:val="none" w:sz="0" w:space="0" w:color="auto"/>
            <w:right w:val="none" w:sz="0" w:space="0" w:color="auto"/>
          </w:divBdr>
        </w:div>
        <w:div w:id="1346444872">
          <w:marLeft w:val="640"/>
          <w:marRight w:val="0"/>
          <w:marTop w:val="0"/>
          <w:marBottom w:val="0"/>
          <w:divBdr>
            <w:top w:val="none" w:sz="0" w:space="0" w:color="auto"/>
            <w:left w:val="none" w:sz="0" w:space="0" w:color="auto"/>
            <w:bottom w:val="none" w:sz="0" w:space="0" w:color="auto"/>
            <w:right w:val="none" w:sz="0" w:space="0" w:color="auto"/>
          </w:divBdr>
        </w:div>
        <w:div w:id="1363284393">
          <w:marLeft w:val="640"/>
          <w:marRight w:val="0"/>
          <w:marTop w:val="0"/>
          <w:marBottom w:val="0"/>
          <w:divBdr>
            <w:top w:val="none" w:sz="0" w:space="0" w:color="auto"/>
            <w:left w:val="none" w:sz="0" w:space="0" w:color="auto"/>
            <w:bottom w:val="none" w:sz="0" w:space="0" w:color="auto"/>
            <w:right w:val="none" w:sz="0" w:space="0" w:color="auto"/>
          </w:divBdr>
        </w:div>
        <w:div w:id="1363557042">
          <w:marLeft w:val="640"/>
          <w:marRight w:val="0"/>
          <w:marTop w:val="0"/>
          <w:marBottom w:val="0"/>
          <w:divBdr>
            <w:top w:val="none" w:sz="0" w:space="0" w:color="auto"/>
            <w:left w:val="none" w:sz="0" w:space="0" w:color="auto"/>
            <w:bottom w:val="none" w:sz="0" w:space="0" w:color="auto"/>
            <w:right w:val="none" w:sz="0" w:space="0" w:color="auto"/>
          </w:divBdr>
        </w:div>
        <w:div w:id="1424834106">
          <w:marLeft w:val="640"/>
          <w:marRight w:val="0"/>
          <w:marTop w:val="0"/>
          <w:marBottom w:val="0"/>
          <w:divBdr>
            <w:top w:val="none" w:sz="0" w:space="0" w:color="auto"/>
            <w:left w:val="none" w:sz="0" w:space="0" w:color="auto"/>
            <w:bottom w:val="none" w:sz="0" w:space="0" w:color="auto"/>
            <w:right w:val="none" w:sz="0" w:space="0" w:color="auto"/>
          </w:divBdr>
        </w:div>
        <w:div w:id="1426345377">
          <w:marLeft w:val="640"/>
          <w:marRight w:val="0"/>
          <w:marTop w:val="0"/>
          <w:marBottom w:val="0"/>
          <w:divBdr>
            <w:top w:val="none" w:sz="0" w:space="0" w:color="auto"/>
            <w:left w:val="none" w:sz="0" w:space="0" w:color="auto"/>
            <w:bottom w:val="none" w:sz="0" w:space="0" w:color="auto"/>
            <w:right w:val="none" w:sz="0" w:space="0" w:color="auto"/>
          </w:divBdr>
        </w:div>
        <w:div w:id="1472820498">
          <w:marLeft w:val="640"/>
          <w:marRight w:val="0"/>
          <w:marTop w:val="0"/>
          <w:marBottom w:val="0"/>
          <w:divBdr>
            <w:top w:val="none" w:sz="0" w:space="0" w:color="auto"/>
            <w:left w:val="none" w:sz="0" w:space="0" w:color="auto"/>
            <w:bottom w:val="none" w:sz="0" w:space="0" w:color="auto"/>
            <w:right w:val="none" w:sz="0" w:space="0" w:color="auto"/>
          </w:divBdr>
        </w:div>
        <w:div w:id="1473403698">
          <w:marLeft w:val="640"/>
          <w:marRight w:val="0"/>
          <w:marTop w:val="0"/>
          <w:marBottom w:val="0"/>
          <w:divBdr>
            <w:top w:val="none" w:sz="0" w:space="0" w:color="auto"/>
            <w:left w:val="none" w:sz="0" w:space="0" w:color="auto"/>
            <w:bottom w:val="none" w:sz="0" w:space="0" w:color="auto"/>
            <w:right w:val="none" w:sz="0" w:space="0" w:color="auto"/>
          </w:divBdr>
        </w:div>
        <w:div w:id="1478910930">
          <w:marLeft w:val="640"/>
          <w:marRight w:val="0"/>
          <w:marTop w:val="0"/>
          <w:marBottom w:val="0"/>
          <w:divBdr>
            <w:top w:val="none" w:sz="0" w:space="0" w:color="auto"/>
            <w:left w:val="none" w:sz="0" w:space="0" w:color="auto"/>
            <w:bottom w:val="none" w:sz="0" w:space="0" w:color="auto"/>
            <w:right w:val="none" w:sz="0" w:space="0" w:color="auto"/>
          </w:divBdr>
        </w:div>
        <w:div w:id="1525097083">
          <w:marLeft w:val="640"/>
          <w:marRight w:val="0"/>
          <w:marTop w:val="0"/>
          <w:marBottom w:val="0"/>
          <w:divBdr>
            <w:top w:val="none" w:sz="0" w:space="0" w:color="auto"/>
            <w:left w:val="none" w:sz="0" w:space="0" w:color="auto"/>
            <w:bottom w:val="none" w:sz="0" w:space="0" w:color="auto"/>
            <w:right w:val="none" w:sz="0" w:space="0" w:color="auto"/>
          </w:divBdr>
        </w:div>
        <w:div w:id="1533422931">
          <w:marLeft w:val="640"/>
          <w:marRight w:val="0"/>
          <w:marTop w:val="0"/>
          <w:marBottom w:val="0"/>
          <w:divBdr>
            <w:top w:val="none" w:sz="0" w:space="0" w:color="auto"/>
            <w:left w:val="none" w:sz="0" w:space="0" w:color="auto"/>
            <w:bottom w:val="none" w:sz="0" w:space="0" w:color="auto"/>
            <w:right w:val="none" w:sz="0" w:space="0" w:color="auto"/>
          </w:divBdr>
        </w:div>
        <w:div w:id="1553734474">
          <w:marLeft w:val="640"/>
          <w:marRight w:val="0"/>
          <w:marTop w:val="0"/>
          <w:marBottom w:val="0"/>
          <w:divBdr>
            <w:top w:val="none" w:sz="0" w:space="0" w:color="auto"/>
            <w:left w:val="none" w:sz="0" w:space="0" w:color="auto"/>
            <w:bottom w:val="none" w:sz="0" w:space="0" w:color="auto"/>
            <w:right w:val="none" w:sz="0" w:space="0" w:color="auto"/>
          </w:divBdr>
        </w:div>
        <w:div w:id="1593319574">
          <w:marLeft w:val="640"/>
          <w:marRight w:val="0"/>
          <w:marTop w:val="0"/>
          <w:marBottom w:val="0"/>
          <w:divBdr>
            <w:top w:val="none" w:sz="0" w:space="0" w:color="auto"/>
            <w:left w:val="none" w:sz="0" w:space="0" w:color="auto"/>
            <w:bottom w:val="none" w:sz="0" w:space="0" w:color="auto"/>
            <w:right w:val="none" w:sz="0" w:space="0" w:color="auto"/>
          </w:divBdr>
        </w:div>
        <w:div w:id="1631859813">
          <w:marLeft w:val="640"/>
          <w:marRight w:val="0"/>
          <w:marTop w:val="0"/>
          <w:marBottom w:val="0"/>
          <w:divBdr>
            <w:top w:val="none" w:sz="0" w:space="0" w:color="auto"/>
            <w:left w:val="none" w:sz="0" w:space="0" w:color="auto"/>
            <w:bottom w:val="none" w:sz="0" w:space="0" w:color="auto"/>
            <w:right w:val="none" w:sz="0" w:space="0" w:color="auto"/>
          </w:divBdr>
        </w:div>
        <w:div w:id="1634098201">
          <w:marLeft w:val="640"/>
          <w:marRight w:val="0"/>
          <w:marTop w:val="0"/>
          <w:marBottom w:val="0"/>
          <w:divBdr>
            <w:top w:val="none" w:sz="0" w:space="0" w:color="auto"/>
            <w:left w:val="none" w:sz="0" w:space="0" w:color="auto"/>
            <w:bottom w:val="none" w:sz="0" w:space="0" w:color="auto"/>
            <w:right w:val="none" w:sz="0" w:space="0" w:color="auto"/>
          </w:divBdr>
        </w:div>
        <w:div w:id="1640182212">
          <w:marLeft w:val="640"/>
          <w:marRight w:val="0"/>
          <w:marTop w:val="0"/>
          <w:marBottom w:val="0"/>
          <w:divBdr>
            <w:top w:val="none" w:sz="0" w:space="0" w:color="auto"/>
            <w:left w:val="none" w:sz="0" w:space="0" w:color="auto"/>
            <w:bottom w:val="none" w:sz="0" w:space="0" w:color="auto"/>
            <w:right w:val="none" w:sz="0" w:space="0" w:color="auto"/>
          </w:divBdr>
        </w:div>
        <w:div w:id="1651790290">
          <w:marLeft w:val="640"/>
          <w:marRight w:val="0"/>
          <w:marTop w:val="0"/>
          <w:marBottom w:val="0"/>
          <w:divBdr>
            <w:top w:val="none" w:sz="0" w:space="0" w:color="auto"/>
            <w:left w:val="none" w:sz="0" w:space="0" w:color="auto"/>
            <w:bottom w:val="none" w:sz="0" w:space="0" w:color="auto"/>
            <w:right w:val="none" w:sz="0" w:space="0" w:color="auto"/>
          </w:divBdr>
        </w:div>
        <w:div w:id="1720209239">
          <w:marLeft w:val="640"/>
          <w:marRight w:val="0"/>
          <w:marTop w:val="0"/>
          <w:marBottom w:val="0"/>
          <w:divBdr>
            <w:top w:val="none" w:sz="0" w:space="0" w:color="auto"/>
            <w:left w:val="none" w:sz="0" w:space="0" w:color="auto"/>
            <w:bottom w:val="none" w:sz="0" w:space="0" w:color="auto"/>
            <w:right w:val="none" w:sz="0" w:space="0" w:color="auto"/>
          </w:divBdr>
        </w:div>
        <w:div w:id="1732651034">
          <w:marLeft w:val="640"/>
          <w:marRight w:val="0"/>
          <w:marTop w:val="0"/>
          <w:marBottom w:val="0"/>
          <w:divBdr>
            <w:top w:val="none" w:sz="0" w:space="0" w:color="auto"/>
            <w:left w:val="none" w:sz="0" w:space="0" w:color="auto"/>
            <w:bottom w:val="none" w:sz="0" w:space="0" w:color="auto"/>
            <w:right w:val="none" w:sz="0" w:space="0" w:color="auto"/>
          </w:divBdr>
        </w:div>
        <w:div w:id="1757632164">
          <w:marLeft w:val="640"/>
          <w:marRight w:val="0"/>
          <w:marTop w:val="0"/>
          <w:marBottom w:val="0"/>
          <w:divBdr>
            <w:top w:val="none" w:sz="0" w:space="0" w:color="auto"/>
            <w:left w:val="none" w:sz="0" w:space="0" w:color="auto"/>
            <w:bottom w:val="none" w:sz="0" w:space="0" w:color="auto"/>
            <w:right w:val="none" w:sz="0" w:space="0" w:color="auto"/>
          </w:divBdr>
        </w:div>
        <w:div w:id="1766339841">
          <w:marLeft w:val="640"/>
          <w:marRight w:val="0"/>
          <w:marTop w:val="0"/>
          <w:marBottom w:val="0"/>
          <w:divBdr>
            <w:top w:val="none" w:sz="0" w:space="0" w:color="auto"/>
            <w:left w:val="none" w:sz="0" w:space="0" w:color="auto"/>
            <w:bottom w:val="none" w:sz="0" w:space="0" w:color="auto"/>
            <w:right w:val="none" w:sz="0" w:space="0" w:color="auto"/>
          </w:divBdr>
        </w:div>
        <w:div w:id="1795248240">
          <w:marLeft w:val="640"/>
          <w:marRight w:val="0"/>
          <w:marTop w:val="0"/>
          <w:marBottom w:val="0"/>
          <w:divBdr>
            <w:top w:val="none" w:sz="0" w:space="0" w:color="auto"/>
            <w:left w:val="none" w:sz="0" w:space="0" w:color="auto"/>
            <w:bottom w:val="none" w:sz="0" w:space="0" w:color="auto"/>
            <w:right w:val="none" w:sz="0" w:space="0" w:color="auto"/>
          </w:divBdr>
        </w:div>
        <w:div w:id="1798525639">
          <w:marLeft w:val="640"/>
          <w:marRight w:val="0"/>
          <w:marTop w:val="0"/>
          <w:marBottom w:val="0"/>
          <w:divBdr>
            <w:top w:val="none" w:sz="0" w:space="0" w:color="auto"/>
            <w:left w:val="none" w:sz="0" w:space="0" w:color="auto"/>
            <w:bottom w:val="none" w:sz="0" w:space="0" w:color="auto"/>
            <w:right w:val="none" w:sz="0" w:space="0" w:color="auto"/>
          </w:divBdr>
        </w:div>
        <w:div w:id="1815876212">
          <w:marLeft w:val="640"/>
          <w:marRight w:val="0"/>
          <w:marTop w:val="0"/>
          <w:marBottom w:val="0"/>
          <w:divBdr>
            <w:top w:val="none" w:sz="0" w:space="0" w:color="auto"/>
            <w:left w:val="none" w:sz="0" w:space="0" w:color="auto"/>
            <w:bottom w:val="none" w:sz="0" w:space="0" w:color="auto"/>
            <w:right w:val="none" w:sz="0" w:space="0" w:color="auto"/>
          </w:divBdr>
        </w:div>
        <w:div w:id="1818256230">
          <w:marLeft w:val="640"/>
          <w:marRight w:val="0"/>
          <w:marTop w:val="0"/>
          <w:marBottom w:val="0"/>
          <w:divBdr>
            <w:top w:val="none" w:sz="0" w:space="0" w:color="auto"/>
            <w:left w:val="none" w:sz="0" w:space="0" w:color="auto"/>
            <w:bottom w:val="none" w:sz="0" w:space="0" w:color="auto"/>
            <w:right w:val="none" w:sz="0" w:space="0" w:color="auto"/>
          </w:divBdr>
        </w:div>
        <w:div w:id="1860780315">
          <w:marLeft w:val="640"/>
          <w:marRight w:val="0"/>
          <w:marTop w:val="0"/>
          <w:marBottom w:val="0"/>
          <w:divBdr>
            <w:top w:val="none" w:sz="0" w:space="0" w:color="auto"/>
            <w:left w:val="none" w:sz="0" w:space="0" w:color="auto"/>
            <w:bottom w:val="none" w:sz="0" w:space="0" w:color="auto"/>
            <w:right w:val="none" w:sz="0" w:space="0" w:color="auto"/>
          </w:divBdr>
        </w:div>
        <w:div w:id="1863395753">
          <w:marLeft w:val="640"/>
          <w:marRight w:val="0"/>
          <w:marTop w:val="0"/>
          <w:marBottom w:val="0"/>
          <w:divBdr>
            <w:top w:val="none" w:sz="0" w:space="0" w:color="auto"/>
            <w:left w:val="none" w:sz="0" w:space="0" w:color="auto"/>
            <w:bottom w:val="none" w:sz="0" w:space="0" w:color="auto"/>
            <w:right w:val="none" w:sz="0" w:space="0" w:color="auto"/>
          </w:divBdr>
        </w:div>
        <w:div w:id="1866749773">
          <w:marLeft w:val="640"/>
          <w:marRight w:val="0"/>
          <w:marTop w:val="0"/>
          <w:marBottom w:val="0"/>
          <w:divBdr>
            <w:top w:val="none" w:sz="0" w:space="0" w:color="auto"/>
            <w:left w:val="none" w:sz="0" w:space="0" w:color="auto"/>
            <w:bottom w:val="none" w:sz="0" w:space="0" w:color="auto"/>
            <w:right w:val="none" w:sz="0" w:space="0" w:color="auto"/>
          </w:divBdr>
        </w:div>
        <w:div w:id="1893343132">
          <w:marLeft w:val="640"/>
          <w:marRight w:val="0"/>
          <w:marTop w:val="0"/>
          <w:marBottom w:val="0"/>
          <w:divBdr>
            <w:top w:val="none" w:sz="0" w:space="0" w:color="auto"/>
            <w:left w:val="none" w:sz="0" w:space="0" w:color="auto"/>
            <w:bottom w:val="none" w:sz="0" w:space="0" w:color="auto"/>
            <w:right w:val="none" w:sz="0" w:space="0" w:color="auto"/>
          </w:divBdr>
        </w:div>
        <w:div w:id="1933196453">
          <w:marLeft w:val="640"/>
          <w:marRight w:val="0"/>
          <w:marTop w:val="0"/>
          <w:marBottom w:val="0"/>
          <w:divBdr>
            <w:top w:val="none" w:sz="0" w:space="0" w:color="auto"/>
            <w:left w:val="none" w:sz="0" w:space="0" w:color="auto"/>
            <w:bottom w:val="none" w:sz="0" w:space="0" w:color="auto"/>
            <w:right w:val="none" w:sz="0" w:space="0" w:color="auto"/>
          </w:divBdr>
        </w:div>
        <w:div w:id="1942105928">
          <w:marLeft w:val="640"/>
          <w:marRight w:val="0"/>
          <w:marTop w:val="0"/>
          <w:marBottom w:val="0"/>
          <w:divBdr>
            <w:top w:val="none" w:sz="0" w:space="0" w:color="auto"/>
            <w:left w:val="none" w:sz="0" w:space="0" w:color="auto"/>
            <w:bottom w:val="none" w:sz="0" w:space="0" w:color="auto"/>
            <w:right w:val="none" w:sz="0" w:space="0" w:color="auto"/>
          </w:divBdr>
        </w:div>
        <w:div w:id="2006475480">
          <w:marLeft w:val="640"/>
          <w:marRight w:val="0"/>
          <w:marTop w:val="0"/>
          <w:marBottom w:val="0"/>
          <w:divBdr>
            <w:top w:val="none" w:sz="0" w:space="0" w:color="auto"/>
            <w:left w:val="none" w:sz="0" w:space="0" w:color="auto"/>
            <w:bottom w:val="none" w:sz="0" w:space="0" w:color="auto"/>
            <w:right w:val="none" w:sz="0" w:space="0" w:color="auto"/>
          </w:divBdr>
        </w:div>
        <w:div w:id="2024359115">
          <w:marLeft w:val="640"/>
          <w:marRight w:val="0"/>
          <w:marTop w:val="0"/>
          <w:marBottom w:val="0"/>
          <w:divBdr>
            <w:top w:val="none" w:sz="0" w:space="0" w:color="auto"/>
            <w:left w:val="none" w:sz="0" w:space="0" w:color="auto"/>
            <w:bottom w:val="none" w:sz="0" w:space="0" w:color="auto"/>
            <w:right w:val="none" w:sz="0" w:space="0" w:color="auto"/>
          </w:divBdr>
        </w:div>
        <w:div w:id="2054186561">
          <w:marLeft w:val="640"/>
          <w:marRight w:val="0"/>
          <w:marTop w:val="0"/>
          <w:marBottom w:val="0"/>
          <w:divBdr>
            <w:top w:val="none" w:sz="0" w:space="0" w:color="auto"/>
            <w:left w:val="none" w:sz="0" w:space="0" w:color="auto"/>
            <w:bottom w:val="none" w:sz="0" w:space="0" w:color="auto"/>
            <w:right w:val="none" w:sz="0" w:space="0" w:color="auto"/>
          </w:divBdr>
        </w:div>
        <w:div w:id="2067991123">
          <w:marLeft w:val="640"/>
          <w:marRight w:val="0"/>
          <w:marTop w:val="0"/>
          <w:marBottom w:val="0"/>
          <w:divBdr>
            <w:top w:val="none" w:sz="0" w:space="0" w:color="auto"/>
            <w:left w:val="none" w:sz="0" w:space="0" w:color="auto"/>
            <w:bottom w:val="none" w:sz="0" w:space="0" w:color="auto"/>
            <w:right w:val="none" w:sz="0" w:space="0" w:color="auto"/>
          </w:divBdr>
        </w:div>
        <w:div w:id="2084987446">
          <w:marLeft w:val="640"/>
          <w:marRight w:val="0"/>
          <w:marTop w:val="0"/>
          <w:marBottom w:val="0"/>
          <w:divBdr>
            <w:top w:val="none" w:sz="0" w:space="0" w:color="auto"/>
            <w:left w:val="none" w:sz="0" w:space="0" w:color="auto"/>
            <w:bottom w:val="none" w:sz="0" w:space="0" w:color="auto"/>
            <w:right w:val="none" w:sz="0" w:space="0" w:color="auto"/>
          </w:divBdr>
        </w:div>
        <w:div w:id="2095471747">
          <w:marLeft w:val="640"/>
          <w:marRight w:val="0"/>
          <w:marTop w:val="0"/>
          <w:marBottom w:val="0"/>
          <w:divBdr>
            <w:top w:val="none" w:sz="0" w:space="0" w:color="auto"/>
            <w:left w:val="none" w:sz="0" w:space="0" w:color="auto"/>
            <w:bottom w:val="none" w:sz="0" w:space="0" w:color="auto"/>
            <w:right w:val="none" w:sz="0" w:space="0" w:color="auto"/>
          </w:divBdr>
        </w:div>
        <w:div w:id="2108574219">
          <w:marLeft w:val="640"/>
          <w:marRight w:val="0"/>
          <w:marTop w:val="0"/>
          <w:marBottom w:val="0"/>
          <w:divBdr>
            <w:top w:val="none" w:sz="0" w:space="0" w:color="auto"/>
            <w:left w:val="none" w:sz="0" w:space="0" w:color="auto"/>
            <w:bottom w:val="none" w:sz="0" w:space="0" w:color="auto"/>
            <w:right w:val="none" w:sz="0" w:space="0" w:color="auto"/>
          </w:divBdr>
        </w:div>
      </w:divsChild>
    </w:div>
    <w:div w:id="1855723133">
      <w:bodyDiv w:val="1"/>
      <w:marLeft w:val="0"/>
      <w:marRight w:val="0"/>
      <w:marTop w:val="0"/>
      <w:marBottom w:val="0"/>
      <w:divBdr>
        <w:top w:val="none" w:sz="0" w:space="0" w:color="auto"/>
        <w:left w:val="none" w:sz="0" w:space="0" w:color="auto"/>
        <w:bottom w:val="none" w:sz="0" w:space="0" w:color="auto"/>
        <w:right w:val="none" w:sz="0" w:space="0" w:color="auto"/>
      </w:divBdr>
      <w:divsChild>
        <w:div w:id="158153048">
          <w:marLeft w:val="640"/>
          <w:marRight w:val="0"/>
          <w:marTop w:val="0"/>
          <w:marBottom w:val="0"/>
          <w:divBdr>
            <w:top w:val="none" w:sz="0" w:space="0" w:color="auto"/>
            <w:left w:val="none" w:sz="0" w:space="0" w:color="auto"/>
            <w:bottom w:val="none" w:sz="0" w:space="0" w:color="auto"/>
            <w:right w:val="none" w:sz="0" w:space="0" w:color="auto"/>
          </w:divBdr>
        </w:div>
        <w:div w:id="2078165132">
          <w:marLeft w:val="640"/>
          <w:marRight w:val="0"/>
          <w:marTop w:val="0"/>
          <w:marBottom w:val="0"/>
          <w:divBdr>
            <w:top w:val="none" w:sz="0" w:space="0" w:color="auto"/>
            <w:left w:val="none" w:sz="0" w:space="0" w:color="auto"/>
            <w:bottom w:val="none" w:sz="0" w:space="0" w:color="auto"/>
            <w:right w:val="none" w:sz="0" w:space="0" w:color="auto"/>
          </w:divBdr>
        </w:div>
        <w:div w:id="953902154">
          <w:marLeft w:val="640"/>
          <w:marRight w:val="0"/>
          <w:marTop w:val="0"/>
          <w:marBottom w:val="0"/>
          <w:divBdr>
            <w:top w:val="none" w:sz="0" w:space="0" w:color="auto"/>
            <w:left w:val="none" w:sz="0" w:space="0" w:color="auto"/>
            <w:bottom w:val="none" w:sz="0" w:space="0" w:color="auto"/>
            <w:right w:val="none" w:sz="0" w:space="0" w:color="auto"/>
          </w:divBdr>
        </w:div>
        <w:div w:id="341202472">
          <w:marLeft w:val="640"/>
          <w:marRight w:val="0"/>
          <w:marTop w:val="0"/>
          <w:marBottom w:val="0"/>
          <w:divBdr>
            <w:top w:val="none" w:sz="0" w:space="0" w:color="auto"/>
            <w:left w:val="none" w:sz="0" w:space="0" w:color="auto"/>
            <w:bottom w:val="none" w:sz="0" w:space="0" w:color="auto"/>
            <w:right w:val="none" w:sz="0" w:space="0" w:color="auto"/>
          </w:divBdr>
        </w:div>
        <w:div w:id="1774666148">
          <w:marLeft w:val="640"/>
          <w:marRight w:val="0"/>
          <w:marTop w:val="0"/>
          <w:marBottom w:val="0"/>
          <w:divBdr>
            <w:top w:val="none" w:sz="0" w:space="0" w:color="auto"/>
            <w:left w:val="none" w:sz="0" w:space="0" w:color="auto"/>
            <w:bottom w:val="none" w:sz="0" w:space="0" w:color="auto"/>
            <w:right w:val="none" w:sz="0" w:space="0" w:color="auto"/>
          </w:divBdr>
        </w:div>
        <w:div w:id="1300186256">
          <w:marLeft w:val="640"/>
          <w:marRight w:val="0"/>
          <w:marTop w:val="0"/>
          <w:marBottom w:val="0"/>
          <w:divBdr>
            <w:top w:val="none" w:sz="0" w:space="0" w:color="auto"/>
            <w:left w:val="none" w:sz="0" w:space="0" w:color="auto"/>
            <w:bottom w:val="none" w:sz="0" w:space="0" w:color="auto"/>
            <w:right w:val="none" w:sz="0" w:space="0" w:color="auto"/>
          </w:divBdr>
        </w:div>
        <w:div w:id="1519418876">
          <w:marLeft w:val="640"/>
          <w:marRight w:val="0"/>
          <w:marTop w:val="0"/>
          <w:marBottom w:val="0"/>
          <w:divBdr>
            <w:top w:val="none" w:sz="0" w:space="0" w:color="auto"/>
            <w:left w:val="none" w:sz="0" w:space="0" w:color="auto"/>
            <w:bottom w:val="none" w:sz="0" w:space="0" w:color="auto"/>
            <w:right w:val="none" w:sz="0" w:space="0" w:color="auto"/>
          </w:divBdr>
        </w:div>
        <w:div w:id="1679040940">
          <w:marLeft w:val="640"/>
          <w:marRight w:val="0"/>
          <w:marTop w:val="0"/>
          <w:marBottom w:val="0"/>
          <w:divBdr>
            <w:top w:val="none" w:sz="0" w:space="0" w:color="auto"/>
            <w:left w:val="none" w:sz="0" w:space="0" w:color="auto"/>
            <w:bottom w:val="none" w:sz="0" w:space="0" w:color="auto"/>
            <w:right w:val="none" w:sz="0" w:space="0" w:color="auto"/>
          </w:divBdr>
        </w:div>
        <w:div w:id="1309818414">
          <w:marLeft w:val="640"/>
          <w:marRight w:val="0"/>
          <w:marTop w:val="0"/>
          <w:marBottom w:val="0"/>
          <w:divBdr>
            <w:top w:val="none" w:sz="0" w:space="0" w:color="auto"/>
            <w:left w:val="none" w:sz="0" w:space="0" w:color="auto"/>
            <w:bottom w:val="none" w:sz="0" w:space="0" w:color="auto"/>
            <w:right w:val="none" w:sz="0" w:space="0" w:color="auto"/>
          </w:divBdr>
        </w:div>
        <w:div w:id="168639498">
          <w:marLeft w:val="640"/>
          <w:marRight w:val="0"/>
          <w:marTop w:val="0"/>
          <w:marBottom w:val="0"/>
          <w:divBdr>
            <w:top w:val="none" w:sz="0" w:space="0" w:color="auto"/>
            <w:left w:val="none" w:sz="0" w:space="0" w:color="auto"/>
            <w:bottom w:val="none" w:sz="0" w:space="0" w:color="auto"/>
            <w:right w:val="none" w:sz="0" w:space="0" w:color="auto"/>
          </w:divBdr>
        </w:div>
        <w:div w:id="1911378382">
          <w:marLeft w:val="640"/>
          <w:marRight w:val="0"/>
          <w:marTop w:val="0"/>
          <w:marBottom w:val="0"/>
          <w:divBdr>
            <w:top w:val="none" w:sz="0" w:space="0" w:color="auto"/>
            <w:left w:val="none" w:sz="0" w:space="0" w:color="auto"/>
            <w:bottom w:val="none" w:sz="0" w:space="0" w:color="auto"/>
            <w:right w:val="none" w:sz="0" w:space="0" w:color="auto"/>
          </w:divBdr>
        </w:div>
        <w:div w:id="2130969823">
          <w:marLeft w:val="640"/>
          <w:marRight w:val="0"/>
          <w:marTop w:val="0"/>
          <w:marBottom w:val="0"/>
          <w:divBdr>
            <w:top w:val="none" w:sz="0" w:space="0" w:color="auto"/>
            <w:left w:val="none" w:sz="0" w:space="0" w:color="auto"/>
            <w:bottom w:val="none" w:sz="0" w:space="0" w:color="auto"/>
            <w:right w:val="none" w:sz="0" w:space="0" w:color="auto"/>
          </w:divBdr>
        </w:div>
        <w:div w:id="1950431160">
          <w:marLeft w:val="640"/>
          <w:marRight w:val="0"/>
          <w:marTop w:val="0"/>
          <w:marBottom w:val="0"/>
          <w:divBdr>
            <w:top w:val="none" w:sz="0" w:space="0" w:color="auto"/>
            <w:left w:val="none" w:sz="0" w:space="0" w:color="auto"/>
            <w:bottom w:val="none" w:sz="0" w:space="0" w:color="auto"/>
            <w:right w:val="none" w:sz="0" w:space="0" w:color="auto"/>
          </w:divBdr>
        </w:div>
        <w:div w:id="693119019">
          <w:marLeft w:val="640"/>
          <w:marRight w:val="0"/>
          <w:marTop w:val="0"/>
          <w:marBottom w:val="0"/>
          <w:divBdr>
            <w:top w:val="none" w:sz="0" w:space="0" w:color="auto"/>
            <w:left w:val="none" w:sz="0" w:space="0" w:color="auto"/>
            <w:bottom w:val="none" w:sz="0" w:space="0" w:color="auto"/>
            <w:right w:val="none" w:sz="0" w:space="0" w:color="auto"/>
          </w:divBdr>
        </w:div>
        <w:div w:id="343166399">
          <w:marLeft w:val="640"/>
          <w:marRight w:val="0"/>
          <w:marTop w:val="0"/>
          <w:marBottom w:val="0"/>
          <w:divBdr>
            <w:top w:val="none" w:sz="0" w:space="0" w:color="auto"/>
            <w:left w:val="none" w:sz="0" w:space="0" w:color="auto"/>
            <w:bottom w:val="none" w:sz="0" w:space="0" w:color="auto"/>
            <w:right w:val="none" w:sz="0" w:space="0" w:color="auto"/>
          </w:divBdr>
        </w:div>
        <w:div w:id="1154951166">
          <w:marLeft w:val="640"/>
          <w:marRight w:val="0"/>
          <w:marTop w:val="0"/>
          <w:marBottom w:val="0"/>
          <w:divBdr>
            <w:top w:val="none" w:sz="0" w:space="0" w:color="auto"/>
            <w:left w:val="none" w:sz="0" w:space="0" w:color="auto"/>
            <w:bottom w:val="none" w:sz="0" w:space="0" w:color="auto"/>
            <w:right w:val="none" w:sz="0" w:space="0" w:color="auto"/>
          </w:divBdr>
        </w:div>
        <w:div w:id="1014770049">
          <w:marLeft w:val="640"/>
          <w:marRight w:val="0"/>
          <w:marTop w:val="0"/>
          <w:marBottom w:val="0"/>
          <w:divBdr>
            <w:top w:val="none" w:sz="0" w:space="0" w:color="auto"/>
            <w:left w:val="none" w:sz="0" w:space="0" w:color="auto"/>
            <w:bottom w:val="none" w:sz="0" w:space="0" w:color="auto"/>
            <w:right w:val="none" w:sz="0" w:space="0" w:color="auto"/>
          </w:divBdr>
        </w:div>
        <w:div w:id="1604144348">
          <w:marLeft w:val="640"/>
          <w:marRight w:val="0"/>
          <w:marTop w:val="0"/>
          <w:marBottom w:val="0"/>
          <w:divBdr>
            <w:top w:val="none" w:sz="0" w:space="0" w:color="auto"/>
            <w:left w:val="none" w:sz="0" w:space="0" w:color="auto"/>
            <w:bottom w:val="none" w:sz="0" w:space="0" w:color="auto"/>
            <w:right w:val="none" w:sz="0" w:space="0" w:color="auto"/>
          </w:divBdr>
        </w:div>
        <w:div w:id="995450329">
          <w:marLeft w:val="640"/>
          <w:marRight w:val="0"/>
          <w:marTop w:val="0"/>
          <w:marBottom w:val="0"/>
          <w:divBdr>
            <w:top w:val="none" w:sz="0" w:space="0" w:color="auto"/>
            <w:left w:val="none" w:sz="0" w:space="0" w:color="auto"/>
            <w:bottom w:val="none" w:sz="0" w:space="0" w:color="auto"/>
            <w:right w:val="none" w:sz="0" w:space="0" w:color="auto"/>
          </w:divBdr>
        </w:div>
        <w:div w:id="1941446284">
          <w:marLeft w:val="640"/>
          <w:marRight w:val="0"/>
          <w:marTop w:val="0"/>
          <w:marBottom w:val="0"/>
          <w:divBdr>
            <w:top w:val="none" w:sz="0" w:space="0" w:color="auto"/>
            <w:left w:val="none" w:sz="0" w:space="0" w:color="auto"/>
            <w:bottom w:val="none" w:sz="0" w:space="0" w:color="auto"/>
            <w:right w:val="none" w:sz="0" w:space="0" w:color="auto"/>
          </w:divBdr>
        </w:div>
        <w:div w:id="1646280307">
          <w:marLeft w:val="640"/>
          <w:marRight w:val="0"/>
          <w:marTop w:val="0"/>
          <w:marBottom w:val="0"/>
          <w:divBdr>
            <w:top w:val="none" w:sz="0" w:space="0" w:color="auto"/>
            <w:left w:val="none" w:sz="0" w:space="0" w:color="auto"/>
            <w:bottom w:val="none" w:sz="0" w:space="0" w:color="auto"/>
            <w:right w:val="none" w:sz="0" w:space="0" w:color="auto"/>
          </w:divBdr>
        </w:div>
        <w:div w:id="1640184853">
          <w:marLeft w:val="640"/>
          <w:marRight w:val="0"/>
          <w:marTop w:val="0"/>
          <w:marBottom w:val="0"/>
          <w:divBdr>
            <w:top w:val="none" w:sz="0" w:space="0" w:color="auto"/>
            <w:left w:val="none" w:sz="0" w:space="0" w:color="auto"/>
            <w:bottom w:val="none" w:sz="0" w:space="0" w:color="auto"/>
            <w:right w:val="none" w:sz="0" w:space="0" w:color="auto"/>
          </w:divBdr>
        </w:div>
        <w:div w:id="2030373638">
          <w:marLeft w:val="640"/>
          <w:marRight w:val="0"/>
          <w:marTop w:val="0"/>
          <w:marBottom w:val="0"/>
          <w:divBdr>
            <w:top w:val="none" w:sz="0" w:space="0" w:color="auto"/>
            <w:left w:val="none" w:sz="0" w:space="0" w:color="auto"/>
            <w:bottom w:val="none" w:sz="0" w:space="0" w:color="auto"/>
            <w:right w:val="none" w:sz="0" w:space="0" w:color="auto"/>
          </w:divBdr>
        </w:div>
        <w:div w:id="1756050948">
          <w:marLeft w:val="640"/>
          <w:marRight w:val="0"/>
          <w:marTop w:val="0"/>
          <w:marBottom w:val="0"/>
          <w:divBdr>
            <w:top w:val="none" w:sz="0" w:space="0" w:color="auto"/>
            <w:left w:val="none" w:sz="0" w:space="0" w:color="auto"/>
            <w:bottom w:val="none" w:sz="0" w:space="0" w:color="auto"/>
            <w:right w:val="none" w:sz="0" w:space="0" w:color="auto"/>
          </w:divBdr>
        </w:div>
        <w:div w:id="1081105691">
          <w:marLeft w:val="640"/>
          <w:marRight w:val="0"/>
          <w:marTop w:val="0"/>
          <w:marBottom w:val="0"/>
          <w:divBdr>
            <w:top w:val="none" w:sz="0" w:space="0" w:color="auto"/>
            <w:left w:val="none" w:sz="0" w:space="0" w:color="auto"/>
            <w:bottom w:val="none" w:sz="0" w:space="0" w:color="auto"/>
            <w:right w:val="none" w:sz="0" w:space="0" w:color="auto"/>
          </w:divBdr>
        </w:div>
        <w:div w:id="57553764">
          <w:marLeft w:val="640"/>
          <w:marRight w:val="0"/>
          <w:marTop w:val="0"/>
          <w:marBottom w:val="0"/>
          <w:divBdr>
            <w:top w:val="none" w:sz="0" w:space="0" w:color="auto"/>
            <w:left w:val="none" w:sz="0" w:space="0" w:color="auto"/>
            <w:bottom w:val="none" w:sz="0" w:space="0" w:color="auto"/>
            <w:right w:val="none" w:sz="0" w:space="0" w:color="auto"/>
          </w:divBdr>
        </w:div>
        <w:div w:id="274334100">
          <w:marLeft w:val="640"/>
          <w:marRight w:val="0"/>
          <w:marTop w:val="0"/>
          <w:marBottom w:val="0"/>
          <w:divBdr>
            <w:top w:val="none" w:sz="0" w:space="0" w:color="auto"/>
            <w:left w:val="none" w:sz="0" w:space="0" w:color="auto"/>
            <w:bottom w:val="none" w:sz="0" w:space="0" w:color="auto"/>
            <w:right w:val="none" w:sz="0" w:space="0" w:color="auto"/>
          </w:divBdr>
        </w:div>
        <w:div w:id="473452135">
          <w:marLeft w:val="640"/>
          <w:marRight w:val="0"/>
          <w:marTop w:val="0"/>
          <w:marBottom w:val="0"/>
          <w:divBdr>
            <w:top w:val="none" w:sz="0" w:space="0" w:color="auto"/>
            <w:left w:val="none" w:sz="0" w:space="0" w:color="auto"/>
            <w:bottom w:val="none" w:sz="0" w:space="0" w:color="auto"/>
            <w:right w:val="none" w:sz="0" w:space="0" w:color="auto"/>
          </w:divBdr>
        </w:div>
        <w:div w:id="1495103562">
          <w:marLeft w:val="640"/>
          <w:marRight w:val="0"/>
          <w:marTop w:val="0"/>
          <w:marBottom w:val="0"/>
          <w:divBdr>
            <w:top w:val="none" w:sz="0" w:space="0" w:color="auto"/>
            <w:left w:val="none" w:sz="0" w:space="0" w:color="auto"/>
            <w:bottom w:val="none" w:sz="0" w:space="0" w:color="auto"/>
            <w:right w:val="none" w:sz="0" w:space="0" w:color="auto"/>
          </w:divBdr>
        </w:div>
        <w:div w:id="1612593322">
          <w:marLeft w:val="640"/>
          <w:marRight w:val="0"/>
          <w:marTop w:val="0"/>
          <w:marBottom w:val="0"/>
          <w:divBdr>
            <w:top w:val="none" w:sz="0" w:space="0" w:color="auto"/>
            <w:left w:val="none" w:sz="0" w:space="0" w:color="auto"/>
            <w:bottom w:val="none" w:sz="0" w:space="0" w:color="auto"/>
            <w:right w:val="none" w:sz="0" w:space="0" w:color="auto"/>
          </w:divBdr>
        </w:div>
        <w:div w:id="1738016391">
          <w:marLeft w:val="640"/>
          <w:marRight w:val="0"/>
          <w:marTop w:val="0"/>
          <w:marBottom w:val="0"/>
          <w:divBdr>
            <w:top w:val="none" w:sz="0" w:space="0" w:color="auto"/>
            <w:left w:val="none" w:sz="0" w:space="0" w:color="auto"/>
            <w:bottom w:val="none" w:sz="0" w:space="0" w:color="auto"/>
            <w:right w:val="none" w:sz="0" w:space="0" w:color="auto"/>
          </w:divBdr>
        </w:div>
        <w:div w:id="1807816894">
          <w:marLeft w:val="640"/>
          <w:marRight w:val="0"/>
          <w:marTop w:val="0"/>
          <w:marBottom w:val="0"/>
          <w:divBdr>
            <w:top w:val="none" w:sz="0" w:space="0" w:color="auto"/>
            <w:left w:val="none" w:sz="0" w:space="0" w:color="auto"/>
            <w:bottom w:val="none" w:sz="0" w:space="0" w:color="auto"/>
            <w:right w:val="none" w:sz="0" w:space="0" w:color="auto"/>
          </w:divBdr>
        </w:div>
        <w:div w:id="1204975107">
          <w:marLeft w:val="640"/>
          <w:marRight w:val="0"/>
          <w:marTop w:val="0"/>
          <w:marBottom w:val="0"/>
          <w:divBdr>
            <w:top w:val="none" w:sz="0" w:space="0" w:color="auto"/>
            <w:left w:val="none" w:sz="0" w:space="0" w:color="auto"/>
            <w:bottom w:val="none" w:sz="0" w:space="0" w:color="auto"/>
            <w:right w:val="none" w:sz="0" w:space="0" w:color="auto"/>
          </w:divBdr>
        </w:div>
        <w:div w:id="89467834">
          <w:marLeft w:val="640"/>
          <w:marRight w:val="0"/>
          <w:marTop w:val="0"/>
          <w:marBottom w:val="0"/>
          <w:divBdr>
            <w:top w:val="none" w:sz="0" w:space="0" w:color="auto"/>
            <w:left w:val="none" w:sz="0" w:space="0" w:color="auto"/>
            <w:bottom w:val="none" w:sz="0" w:space="0" w:color="auto"/>
            <w:right w:val="none" w:sz="0" w:space="0" w:color="auto"/>
          </w:divBdr>
        </w:div>
        <w:div w:id="296959451">
          <w:marLeft w:val="640"/>
          <w:marRight w:val="0"/>
          <w:marTop w:val="0"/>
          <w:marBottom w:val="0"/>
          <w:divBdr>
            <w:top w:val="none" w:sz="0" w:space="0" w:color="auto"/>
            <w:left w:val="none" w:sz="0" w:space="0" w:color="auto"/>
            <w:bottom w:val="none" w:sz="0" w:space="0" w:color="auto"/>
            <w:right w:val="none" w:sz="0" w:space="0" w:color="auto"/>
          </w:divBdr>
        </w:div>
        <w:div w:id="196285516">
          <w:marLeft w:val="640"/>
          <w:marRight w:val="0"/>
          <w:marTop w:val="0"/>
          <w:marBottom w:val="0"/>
          <w:divBdr>
            <w:top w:val="none" w:sz="0" w:space="0" w:color="auto"/>
            <w:left w:val="none" w:sz="0" w:space="0" w:color="auto"/>
            <w:bottom w:val="none" w:sz="0" w:space="0" w:color="auto"/>
            <w:right w:val="none" w:sz="0" w:space="0" w:color="auto"/>
          </w:divBdr>
        </w:div>
        <w:div w:id="1004747666">
          <w:marLeft w:val="640"/>
          <w:marRight w:val="0"/>
          <w:marTop w:val="0"/>
          <w:marBottom w:val="0"/>
          <w:divBdr>
            <w:top w:val="none" w:sz="0" w:space="0" w:color="auto"/>
            <w:left w:val="none" w:sz="0" w:space="0" w:color="auto"/>
            <w:bottom w:val="none" w:sz="0" w:space="0" w:color="auto"/>
            <w:right w:val="none" w:sz="0" w:space="0" w:color="auto"/>
          </w:divBdr>
        </w:div>
        <w:div w:id="2013292756">
          <w:marLeft w:val="640"/>
          <w:marRight w:val="0"/>
          <w:marTop w:val="0"/>
          <w:marBottom w:val="0"/>
          <w:divBdr>
            <w:top w:val="none" w:sz="0" w:space="0" w:color="auto"/>
            <w:left w:val="none" w:sz="0" w:space="0" w:color="auto"/>
            <w:bottom w:val="none" w:sz="0" w:space="0" w:color="auto"/>
            <w:right w:val="none" w:sz="0" w:space="0" w:color="auto"/>
          </w:divBdr>
        </w:div>
        <w:div w:id="932085690">
          <w:marLeft w:val="640"/>
          <w:marRight w:val="0"/>
          <w:marTop w:val="0"/>
          <w:marBottom w:val="0"/>
          <w:divBdr>
            <w:top w:val="none" w:sz="0" w:space="0" w:color="auto"/>
            <w:left w:val="none" w:sz="0" w:space="0" w:color="auto"/>
            <w:bottom w:val="none" w:sz="0" w:space="0" w:color="auto"/>
            <w:right w:val="none" w:sz="0" w:space="0" w:color="auto"/>
          </w:divBdr>
        </w:div>
        <w:div w:id="984512180">
          <w:marLeft w:val="640"/>
          <w:marRight w:val="0"/>
          <w:marTop w:val="0"/>
          <w:marBottom w:val="0"/>
          <w:divBdr>
            <w:top w:val="none" w:sz="0" w:space="0" w:color="auto"/>
            <w:left w:val="none" w:sz="0" w:space="0" w:color="auto"/>
            <w:bottom w:val="none" w:sz="0" w:space="0" w:color="auto"/>
            <w:right w:val="none" w:sz="0" w:space="0" w:color="auto"/>
          </w:divBdr>
        </w:div>
        <w:div w:id="84419077">
          <w:marLeft w:val="640"/>
          <w:marRight w:val="0"/>
          <w:marTop w:val="0"/>
          <w:marBottom w:val="0"/>
          <w:divBdr>
            <w:top w:val="none" w:sz="0" w:space="0" w:color="auto"/>
            <w:left w:val="none" w:sz="0" w:space="0" w:color="auto"/>
            <w:bottom w:val="none" w:sz="0" w:space="0" w:color="auto"/>
            <w:right w:val="none" w:sz="0" w:space="0" w:color="auto"/>
          </w:divBdr>
        </w:div>
        <w:div w:id="622425840">
          <w:marLeft w:val="640"/>
          <w:marRight w:val="0"/>
          <w:marTop w:val="0"/>
          <w:marBottom w:val="0"/>
          <w:divBdr>
            <w:top w:val="none" w:sz="0" w:space="0" w:color="auto"/>
            <w:left w:val="none" w:sz="0" w:space="0" w:color="auto"/>
            <w:bottom w:val="none" w:sz="0" w:space="0" w:color="auto"/>
            <w:right w:val="none" w:sz="0" w:space="0" w:color="auto"/>
          </w:divBdr>
        </w:div>
        <w:div w:id="1953828598">
          <w:marLeft w:val="640"/>
          <w:marRight w:val="0"/>
          <w:marTop w:val="0"/>
          <w:marBottom w:val="0"/>
          <w:divBdr>
            <w:top w:val="none" w:sz="0" w:space="0" w:color="auto"/>
            <w:left w:val="none" w:sz="0" w:space="0" w:color="auto"/>
            <w:bottom w:val="none" w:sz="0" w:space="0" w:color="auto"/>
            <w:right w:val="none" w:sz="0" w:space="0" w:color="auto"/>
          </w:divBdr>
        </w:div>
        <w:div w:id="49038210">
          <w:marLeft w:val="640"/>
          <w:marRight w:val="0"/>
          <w:marTop w:val="0"/>
          <w:marBottom w:val="0"/>
          <w:divBdr>
            <w:top w:val="none" w:sz="0" w:space="0" w:color="auto"/>
            <w:left w:val="none" w:sz="0" w:space="0" w:color="auto"/>
            <w:bottom w:val="none" w:sz="0" w:space="0" w:color="auto"/>
            <w:right w:val="none" w:sz="0" w:space="0" w:color="auto"/>
          </w:divBdr>
        </w:div>
        <w:div w:id="2132358338">
          <w:marLeft w:val="640"/>
          <w:marRight w:val="0"/>
          <w:marTop w:val="0"/>
          <w:marBottom w:val="0"/>
          <w:divBdr>
            <w:top w:val="none" w:sz="0" w:space="0" w:color="auto"/>
            <w:left w:val="none" w:sz="0" w:space="0" w:color="auto"/>
            <w:bottom w:val="none" w:sz="0" w:space="0" w:color="auto"/>
            <w:right w:val="none" w:sz="0" w:space="0" w:color="auto"/>
          </w:divBdr>
        </w:div>
        <w:div w:id="268005904">
          <w:marLeft w:val="640"/>
          <w:marRight w:val="0"/>
          <w:marTop w:val="0"/>
          <w:marBottom w:val="0"/>
          <w:divBdr>
            <w:top w:val="none" w:sz="0" w:space="0" w:color="auto"/>
            <w:left w:val="none" w:sz="0" w:space="0" w:color="auto"/>
            <w:bottom w:val="none" w:sz="0" w:space="0" w:color="auto"/>
            <w:right w:val="none" w:sz="0" w:space="0" w:color="auto"/>
          </w:divBdr>
        </w:div>
        <w:div w:id="1908178532">
          <w:marLeft w:val="640"/>
          <w:marRight w:val="0"/>
          <w:marTop w:val="0"/>
          <w:marBottom w:val="0"/>
          <w:divBdr>
            <w:top w:val="none" w:sz="0" w:space="0" w:color="auto"/>
            <w:left w:val="none" w:sz="0" w:space="0" w:color="auto"/>
            <w:bottom w:val="none" w:sz="0" w:space="0" w:color="auto"/>
            <w:right w:val="none" w:sz="0" w:space="0" w:color="auto"/>
          </w:divBdr>
        </w:div>
        <w:div w:id="27805039">
          <w:marLeft w:val="640"/>
          <w:marRight w:val="0"/>
          <w:marTop w:val="0"/>
          <w:marBottom w:val="0"/>
          <w:divBdr>
            <w:top w:val="none" w:sz="0" w:space="0" w:color="auto"/>
            <w:left w:val="none" w:sz="0" w:space="0" w:color="auto"/>
            <w:bottom w:val="none" w:sz="0" w:space="0" w:color="auto"/>
            <w:right w:val="none" w:sz="0" w:space="0" w:color="auto"/>
          </w:divBdr>
        </w:div>
        <w:div w:id="1372194710">
          <w:marLeft w:val="640"/>
          <w:marRight w:val="0"/>
          <w:marTop w:val="0"/>
          <w:marBottom w:val="0"/>
          <w:divBdr>
            <w:top w:val="none" w:sz="0" w:space="0" w:color="auto"/>
            <w:left w:val="none" w:sz="0" w:space="0" w:color="auto"/>
            <w:bottom w:val="none" w:sz="0" w:space="0" w:color="auto"/>
            <w:right w:val="none" w:sz="0" w:space="0" w:color="auto"/>
          </w:divBdr>
        </w:div>
        <w:div w:id="479343261">
          <w:marLeft w:val="640"/>
          <w:marRight w:val="0"/>
          <w:marTop w:val="0"/>
          <w:marBottom w:val="0"/>
          <w:divBdr>
            <w:top w:val="none" w:sz="0" w:space="0" w:color="auto"/>
            <w:left w:val="none" w:sz="0" w:space="0" w:color="auto"/>
            <w:bottom w:val="none" w:sz="0" w:space="0" w:color="auto"/>
            <w:right w:val="none" w:sz="0" w:space="0" w:color="auto"/>
          </w:divBdr>
        </w:div>
        <w:div w:id="1261449167">
          <w:marLeft w:val="640"/>
          <w:marRight w:val="0"/>
          <w:marTop w:val="0"/>
          <w:marBottom w:val="0"/>
          <w:divBdr>
            <w:top w:val="none" w:sz="0" w:space="0" w:color="auto"/>
            <w:left w:val="none" w:sz="0" w:space="0" w:color="auto"/>
            <w:bottom w:val="none" w:sz="0" w:space="0" w:color="auto"/>
            <w:right w:val="none" w:sz="0" w:space="0" w:color="auto"/>
          </w:divBdr>
        </w:div>
        <w:div w:id="993486766">
          <w:marLeft w:val="640"/>
          <w:marRight w:val="0"/>
          <w:marTop w:val="0"/>
          <w:marBottom w:val="0"/>
          <w:divBdr>
            <w:top w:val="none" w:sz="0" w:space="0" w:color="auto"/>
            <w:left w:val="none" w:sz="0" w:space="0" w:color="auto"/>
            <w:bottom w:val="none" w:sz="0" w:space="0" w:color="auto"/>
            <w:right w:val="none" w:sz="0" w:space="0" w:color="auto"/>
          </w:divBdr>
        </w:div>
        <w:div w:id="349526697">
          <w:marLeft w:val="640"/>
          <w:marRight w:val="0"/>
          <w:marTop w:val="0"/>
          <w:marBottom w:val="0"/>
          <w:divBdr>
            <w:top w:val="none" w:sz="0" w:space="0" w:color="auto"/>
            <w:left w:val="none" w:sz="0" w:space="0" w:color="auto"/>
            <w:bottom w:val="none" w:sz="0" w:space="0" w:color="auto"/>
            <w:right w:val="none" w:sz="0" w:space="0" w:color="auto"/>
          </w:divBdr>
        </w:div>
        <w:div w:id="487285306">
          <w:marLeft w:val="640"/>
          <w:marRight w:val="0"/>
          <w:marTop w:val="0"/>
          <w:marBottom w:val="0"/>
          <w:divBdr>
            <w:top w:val="none" w:sz="0" w:space="0" w:color="auto"/>
            <w:left w:val="none" w:sz="0" w:space="0" w:color="auto"/>
            <w:bottom w:val="none" w:sz="0" w:space="0" w:color="auto"/>
            <w:right w:val="none" w:sz="0" w:space="0" w:color="auto"/>
          </w:divBdr>
        </w:div>
        <w:div w:id="1949385893">
          <w:marLeft w:val="640"/>
          <w:marRight w:val="0"/>
          <w:marTop w:val="0"/>
          <w:marBottom w:val="0"/>
          <w:divBdr>
            <w:top w:val="none" w:sz="0" w:space="0" w:color="auto"/>
            <w:left w:val="none" w:sz="0" w:space="0" w:color="auto"/>
            <w:bottom w:val="none" w:sz="0" w:space="0" w:color="auto"/>
            <w:right w:val="none" w:sz="0" w:space="0" w:color="auto"/>
          </w:divBdr>
        </w:div>
        <w:div w:id="1275320">
          <w:marLeft w:val="640"/>
          <w:marRight w:val="0"/>
          <w:marTop w:val="0"/>
          <w:marBottom w:val="0"/>
          <w:divBdr>
            <w:top w:val="none" w:sz="0" w:space="0" w:color="auto"/>
            <w:left w:val="none" w:sz="0" w:space="0" w:color="auto"/>
            <w:bottom w:val="none" w:sz="0" w:space="0" w:color="auto"/>
            <w:right w:val="none" w:sz="0" w:space="0" w:color="auto"/>
          </w:divBdr>
        </w:div>
        <w:div w:id="774329403">
          <w:marLeft w:val="640"/>
          <w:marRight w:val="0"/>
          <w:marTop w:val="0"/>
          <w:marBottom w:val="0"/>
          <w:divBdr>
            <w:top w:val="none" w:sz="0" w:space="0" w:color="auto"/>
            <w:left w:val="none" w:sz="0" w:space="0" w:color="auto"/>
            <w:bottom w:val="none" w:sz="0" w:space="0" w:color="auto"/>
            <w:right w:val="none" w:sz="0" w:space="0" w:color="auto"/>
          </w:divBdr>
        </w:div>
        <w:div w:id="110902041">
          <w:marLeft w:val="640"/>
          <w:marRight w:val="0"/>
          <w:marTop w:val="0"/>
          <w:marBottom w:val="0"/>
          <w:divBdr>
            <w:top w:val="none" w:sz="0" w:space="0" w:color="auto"/>
            <w:left w:val="none" w:sz="0" w:space="0" w:color="auto"/>
            <w:bottom w:val="none" w:sz="0" w:space="0" w:color="auto"/>
            <w:right w:val="none" w:sz="0" w:space="0" w:color="auto"/>
          </w:divBdr>
        </w:div>
        <w:div w:id="1257448175">
          <w:marLeft w:val="640"/>
          <w:marRight w:val="0"/>
          <w:marTop w:val="0"/>
          <w:marBottom w:val="0"/>
          <w:divBdr>
            <w:top w:val="none" w:sz="0" w:space="0" w:color="auto"/>
            <w:left w:val="none" w:sz="0" w:space="0" w:color="auto"/>
            <w:bottom w:val="none" w:sz="0" w:space="0" w:color="auto"/>
            <w:right w:val="none" w:sz="0" w:space="0" w:color="auto"/>
          </w:divBdr>
        </w:div>
        <w:div w:id="1312756428">
          <w:marLeft w:val="640"/>
          <w:marRight w:val="0"/>
          <w:marTop w:val="0"/>
          <w:marBottom w:val="0"/>
          <w:divBdr>
            <w:top w:val="none" w:sz="0" w:space="0" w:color="auto"/>
            <w:left w:val="none" w:sz="0" w:space="0" w:color="auto"/>
            <w:bottom w:val="none" w:sz="0" w:space="0" w:color="auto"/>
            <w:right w:val="none" w:sz="0" w:space="0" w:color="auto"/>
          </w:divBdr>
        </w:div>
        <w:div w:id="430978054">
          <w:marLeft w:val="640"/>
          <w:marRight w:val="0"/>
          <w:marTop w:val="0"/>
          <w:marBottom w:val="0"/>
          <w:divBdr>
            <w:top w:val="none" w:sz="0" w:space="0" w:color="auto"/>
            <w:left w:val="none" w:sz="0" w:space="0" w:color="auto"/>
            <w:bottom w:val="none" w:sz="0" w:space="0" w:color="auto"/>
            <w:right w:val="none" w:sz="0" w:space="0" w:color="auto"/>
          </w:divBdr>
        </w:div>
        <w:div w:id="1699155631">
          <w:marLeft w:val="640"/>
          <w:marRight w:val="0"/>
          <w:marTop w:val="0"/>
          <w:marBottom w:val="0"/>
          <w:divBdr>
            <w:top w:val="none" w:sz="0" w:space="0" w:color="auto"/>
            <w:left w:val="none" w:sz="0" w:space="0" w:color="auto"/>
            <w:bottom w:val="none" w:sz="0" w:space="0" w:color="auto"/>
            <w:right w:val="none" w:sz="0" w:space="0" w:color="auto"/>
          </w:divBdr>
        </w:div>
        <w:div w:id="1556156438">
          <w:marLeft w:val="640"/>
          <w:marRight w:val="0"/>
          <w:marTop w:val="0"/>
          <w:marBottom w:val="0"/>
          <w:divBdr>
            <w:top w:val="none" w:sz="0" w:space="0" w:color="auto"/>
            <w:left w:val="none" w:sz="0" w:space="0" w:color="auto"/>
            <w:bottom w:val="none" w:sz="0" w:space="0" w:color="auto"/>
            <w:right w:val="none" w:sz="0" w:space="0" w:color="auto"/>
          </w:divBdr>
        </w:div>
        <w:div w:id="406075900">
          <w:marLeft w:val="640"/>
          <w:marRight w:val="0"/>
          <w:marTop w:val="0"/>
          <w:marBottom w:val="0"/>
          <w:divBdr>
            <w:top w:val="none" w:sz="0" w:space="0" w:color="auto"/>
            <w:left w:val="none" w:sz="0" w:space="0" w:color="auto"/>
            <w:bottom w:val="none" w:sz="0" w:space="0" w:color="auto"/>
            <w:right w:val="none" w:sz="0" w:space="0" w:color="auto"/>
          </w:divBdr>
        </w:div>
        <w:div w:id="141629012">
          <w:marLeft w:val="640"/>
          <w:marRight w:val="0"/>
          <w:marTop w:val="0"/>
          <w:marBottom w:val="0"/>
          <w:divBdr>
            <w:top w:val="none" w:sz="0" w:space="0" w:color="auto"/>
            <w:left w:val="none" w:sz="0" w:space="0" w:color="auto"/>
            <w:bottom w:val="none" w:sz="0" w:space="0" w:color="auto"/>
            <w:right w:val="none" w:sz="0" w:space="0" w:color="auto"/>
          </w:divBdr>
        </w:div>
        <w:div w:id="669717385">
          <w:marLeft w:val="640"/>
          <w:marRight w:val="0"/>
          <w:marTop w:val="0"/>
          <w:marBottom w:val="0"/>
          <w:divBdr>
            <w:top w:val="none" w:sz="0" w:space="0" w:color="auto"/>
            <w:left w:val="none" w:sz="0" w:space="0" w:color="auto"/>
            <w:bottom w:val="none" w:sz="0" w:space="0" w:color="auto"/>
            <w:right w:val="none" w:sz="0" w:space="0" w:color="auto"/>
          </w:divBdr>
        </w:div>
        <w:div w:id="1824273836">
          <w:marLeft w:val="640"/>
          <w:marRight w:val="0"/>
          <w:marTop w:val="0"/>
          <w:marBottom w:val="0"/>
          <w:divBdr>
            <w:top w:val="none" w:sz="0" w:space="0" w:color="auto"/>
            <w:left w:val="none" w:sz="0" w:space="0" w:color="auto"/>
            <w:bottom w:val="none" w:sz="0" w:space="0" w:color="auto"/>
            <w:right w:val="none" w:sz="0" w:space="0" w:color="auto"/>
          </w:divBdr>
        </w:div>
        <w:div w:id="569655630">
          <w:marLeft w:val="640"/>
          <w:marRight w:val="0"/>
          <w:marTop w:val="0"/>
          <w:marBottom w:val="0"/>
          <w:divBdr>
            <w:top w:val="none" w:sz="0" w:space="0" w:color="auto"/>
            <w:left w:val="none" w:sz="0" w:space="0" w:color="auto"/>
            <w:bottom w:val="none" w:sz="0" w:space="0" w:color="auto"/>
            <w:right w:val="none" w:sz="0" w:space="0" w:color="auto"/>
          </w:divBdr>
        </w:div>
        <w:div w:id="1866357852">
          <w:marLeft w:val="640"/>
          <w:marRight w:val="0"/>
          <w:marTop w:val="0"/>
          <w:marBottom w:val="0"/>
          <w:divBdr>
            <w:top w:val="none" w:sz="0" w:space="0" w:color="auto"/>
            <w:left w:val="none" w:sz="0" w:space="0" w:color="auto"/>
            <w:bottom w:val="none" w:sz="0" w:space="0" w:color="auto"/>
            <w:right w:val="none" w:sz="0" w:space="0" w:color="auto"/>
          </w:divBdr>
        </w:div>
        <w:div w:id="1434401436">
          <w:marLeft w:val="640"/>
          <w:marRight w:val="0"/>
          <w:marTop w:val="0"/>
          <w:marBottom w:val="0"/>
          <w:divBdr>
            <w:top w:val="none" w:sz="0" w:space="0" w:color="auto"/>
            <w:left w:val="none" w:sz="0" w:space="0" w:color="auto"/>
            <w:bottom w:val="none" w:sz="0" w:space="0" w:color="auto"/>
            <w:right w:val="none" w:sz="0" w:space="0" w:color="auto"/>
          </w:divBdr>
        </w:div>
        <w:div w:id="2078046858">
          <w:marLeft w:val="640"/>
          <w:marRight w:val="0"/>
          <w:marTop w:val="0"/>
          <w:marBottom w:val="0"/>
          <w:divBdr>
            <w:top w:val="none" w:sz="0" w:space="0" w:color="auto"/>
            <w:left w:val="none" w:sz="0" w:space="0" w:color="auto"/>
            <w:bottom w:val="none" w:sz="0" w:space="0" w:color="auto"/>
            <w:right w:val="none" w:sz="0" w:space="0" w:color="auto"/>
          </w:divBdr>
        </w:div>
        <w:div w:id="967315314">
          <w:marLeft w:val="640"/>
          <w:marRight w:val="0"/>
          <w:marTop w:val="0"/>
          <w:marBottom w:val="0"/>
          <w:divBdr>
            <w:top w:val="none" w:sz="0" w:space="0" w:color="auto"/>
            <w:left w:val="none" w:sz="0" w:space="0" w:color="auto"/>
            <w:bottom w:val="none" w:sz="0" w:space="0" w:color="auto"/>
            <w:right w:val="none" w:sz="0" w:space="0" w:color="auto"/>
          </w:divBdr>
        </w:div>
        <w:div w:id="464666448">
          <w:marLeft w:val="640"/>
          <w:marRight w:val="0"/>
          <w:marTop w:val="0"/>
          <w:marBottom w:val="0"/>
          <w:divBdr>
            <w:top w:val="none" w:sz="0" w:space="0" w:color="auto"/>
            <w:left w:val="none" w:sz="0" w:space="0" w:color="auto"/>
            <w:bottom w:val="none" w:sz="0" w:space="0" w:color="auto"/>
            <w:right w:val="none" w:sz="0" w:space="0" w:color="auto"/>
          </w:divBdr>
        </w:div>
        <w:div w:id="185752319">
          <w:marLeft w:val="640"/>
          <w:marRight w:val="0"/>
          <w:marTop w:val="0"/>
          <w:marBottom w:val="0"/>
          <w:divBdr>
            <w:top w:val="none" w:sz="0" w:space="0" w:color="auto"/>
            <w:left w:val="none" w:sz="0" w:space="0" w:color="auto"/>
            <w:bottom w:val="none" w:sz="0" w:space="0" w:color="auto"/>
            <w:right w:val="none" w:sz="0" w:space="0" w:color="auto"/>
          </w:divBdr>
        </w:div>
        <w:div w:id="479421054">
          <w:marLeft w:val="640"/>
          <w:marRight w:val="0"/>
          <w:marTop w:val="0"/>
          <w:marBottom w:val="0"/>
          <w:divBdr>
            <w:top w:val="none" w:sz="0" w:space="0" w:color="auto"/>
            <w:left w:val="none" w:sz="0" w:space="0" w:color="auto"/>
            <w:bottom w:val="none" w:sz="0" w:space="0" w:color="auto"/>
            <w:right w:val="none" w:sz="0" w:space="0" w:color="auto"/>
          </w:divBdr>
        </w:div>
        <w:div w:id="717627483">
          <w:marLeft w:val="640"/>
          <w:marRight w:val="0"/>
          <w:marTop w:val="0"/>
          <w:marBottom w:val="0"/>
          <w:divBdr>
            <w:top w:val="none" w:sz="0" w:space="0" w:color="auto"/>
            <w:left w:val="none" w:sz="0" w:space="0" w:color="auto"/>
            <w:bottom w:val="none" w:sz="0" w:space="0" w:color="auto"/>
            <w:right w:val="none" w:sz="0" w:space="0" w:color="auto"/>
          </w:divBdr>
        </w:div>
        <w:div w:id="1436025390">
          <w:marLeft w:val="640"/>
          <w:marRight w:val="0"/>
          <w:marTop w:val="0"/>
          <w:marBottom w:val="0"/>
          <w:divBdr>
            <w:top w:val="none" w:sz="0" w:space="0" w:color="auto"/>
            <w:left w:val="none" w:sz="0" w:space="0" w:color="auto"/>
            <w:bottom w:val="none" w:sz="0" w:space="0" w:color="auto"/>
            <w:right w:val="none" w:sz="0" w:space="0" w:color="auto"/>
          </w:divBdr>
        </w:div>
        <w:div w:id="375279082">
          <w:marLeft w:val="640"/>
          <w:marRight w:val="0"/>
          <w:marTop w:val="0"/>
          <w:marBottom w:val="0"/>
          <w:divBdr>
            <w:top w:val="none" w:sz="0" w:space="0" w:color="auto"/>
            <w:left w:val="none" w:sz="0" w:space="0" w:color="auto"/>
            <w:bottom w:val="none" w:sz="0" w:space="0" w:color="auto"/>
            <w:right w:val="none" w:sz="0" w:space="0" w:color="auto"/>
          </w:divBdr>
        </w:div>
        <w:div w:id="524907377">
          <w:marLeft w:val="640"/>
          <w:marRight w:val="0"/>
          <w:marTop w:val="0"/>
          <w:marBottom w:val="0"/>
          <w:divBdr>
            <w:top w:val="none" w:sz="0" w:space="0" w:color="auto"/>
            <w:left w:val="none" w:sz="0" w:space="0" w:color="auto"/>
            <w:bottom w:val="none" w:sz="0" w:space="0" w:color="auto"/>
            <w:right w:val="none" w:sz="0" w:space="0" w:color="auto"/>
          </w:divBdr>
        </w:div>
        <w:div w:id="1827236511">
          <w:marLeft w:val="640"/>
          <w:marRight w:val="0"/>
          <w:marTop w:val="0"/>
          <w:marBottom w:val="0"/>
          <w:divBdr>
            <w:top w:val="none" w:sz="0" w:space="0" w:color="auto"/>
            <w:left w:val="none" w:sz="0" w:space="0" w:color="auto"/>
            <w:bottom w:val="none" w:sz="0" w:space="0" w:color="auto"/>
            <w:right w:val="none" w:sz="0" w:space="0" w:color="auto"/>
          </w:divBdr>
        </w:div>
        <w:div w:id="1835490695">
          <w:marLeft w:val="640"/>
          <w:marRight w:val="0"/>
          <w:marTop w:val="0"/>
          <w:marBottom w:val="0"/>
          <w:divBdr>
            <w:top w:val="none" w:sz="0" w:space="0" w:color="auto"/>
            <w:left w:val="none" w:sz="0" w:space="0" w:color="auto"/>
            <w:bottom w:val="none" w:sz="0" w:space="0" w:color="auto"/>
            <w:right w:val="none" w:sz="0" w:space="0" w:color="auto"/>
          </w:divBdr>
        </w:div>
        <w:div w:id="711269621">
          <w:marLeft w:val="640"/>
          <w:marRight w:val="0"/>
          <w:marTop w:val="0"/>
          <w:marBottom w:val="0"/>
          <w:divBdr>
            <w:top w:val="none" w:sz="0" w:space="0" w:color="auto"/>
            <w:left w:val="none" w:sz="0" w:space="0" w:color="auto"/>
            <w:bottom w:val="none" w:sz="0" w:space="0" w:color="auto"/>
            <w:right w:val="none" w:sz="0" w:space="0" w:color="auto"/>
          </w:divBdr>
        </w:div>
        <w:div w:id="2110928641">
          <w:marLeft w:val="640"/>
          <w:marRight w:val="0"/>
          <w:marTop w:val="0"/>
          <w:marBottom w:val="0"/>
          <w:divBdr>
            <w:top w:val="none" w:sz="0" w:space="0" w:color="auto"/>
            <w:left w:val="none" w:sz="0" w:space="0" w:color="auto"/>
            <w:bottom w:val="none" w:sz="0" w:space="0" w:color="auto"/>
            <w:right w:val="none" w:sz="0" w:space="0" w:color="auto"/>
          </w:divBdr>
        </w:div>
        <w:div w:id="1195777301">
          <w:marLeft w:val="640"/>
          <w:marRight w:val="0"/>
          <w:marTop w:val="0"/>
          <w:marBottom w:val="0"/>
          <w:divBdr>
            <w:top w:val="none" w:sz="0" w:space="0" w:color="auto"/>
            <w:left w:val="none" w:sz="0" w:space="0" w:color="auto"/>
            <w:bottom w:val="none" w:sz="0" w:space="0" w:color="auto"/>
            <w:right w:val="none" w:sz="0" w:space="0" w:color="auto"/>
          </w:divBdr>
        </w:div>
        <w:div w:id="756287081">
          <w:marLeft w:val="640"/>
          <w:marRight w:val="0"/>
          <w:marTop w:val="0"/>
          <w:marBottom w:val="0"/>
          <w:divBdr>
            <w:top w:val="none" w:sz="0" w:space="0" w:color="auto"/>
            <w:left w:val="none" w:sz="0" w:space="0" w:color="auto"/>
            <w:bottom w:val="none" w:sz="0" w:space="0" w:color="auto"/>
            <w:right w:val="none" w:sz="0" w:space="0" w:color="auto"/>
          </w:divBdr>
        </w:div>
        <w:div w:id="2068258437">
          <w:marLeft w:val="640"/>
          <w:marRight w:val="0"/>
          <w:marTop w:val="0"/>
          <w:marBottom w:val="0"/>
          <w:divBdr>
            <w:top w:val="none" w:sz="0" w:space="0" w:color="auto"/>
            <w:left w:val="none" w:sz="0" w:space="0" w:color="auto"/>
            <w:bottom w:val="none" w:sz="0" w:space="0" w:color="auto"/>
            <w:right w:val="none" w:sz="0" w:space="0" w:color="auto"/>
          </w:divBdr>
        </w:div>
        <w:div w:id="1691445917">
          <w:marLeft w:val="640"/>
          <w:marRight w:val="0"/>
          <w:marTop w:val="0"/>
          <w:marBottom w:val="0"/>
          <w:divBdr>
            <w:top w:val="none" w:sz="0" w:space="0" w:color="auto"/>
            <w:left w:val="none" w:sz="0" w:space="0" w:color="auto"/>
            <w:bottom w:val="none" w:sz="0" w:space="0" w:color="auto"/>
            <w:right w:val="none" w:sz="0" w:space="0" w:color="auto"/>
          </w:divBdr>
        </w:div>
        <w:div w:id="703796260">
          <w:marLeft w:val="640"/>
          <w:marRight w:val="0"/>
          <w:marTop w:val="0"/>
          <w:marBottom w:val="0"/>
          <w:divBdr>
            <w:top w:val="none" w:sz="0" w:space="0" w:color="auto"/>
            <w:left w:val="none" w:sz="0" w:space="0" w:color="auto"/>
            <w:bottom w:val="none" w:sz="0" w:space="0" w:color="auto"/>
            <w:right w:val="none" w:sz="0" w:space="0" w:color="auto"/>
          </w:divBdr>
        </w:div>
        <w:div w:id="668558842">
          <w:marLeft w:val="640"/>
          <w:marRight w:val="0"/>
          <w:marTop w:val="0"/>
          <w:marBottom w:val="0"/>
          <w:divBdr>
            <w:top w:val="none" w:sz="0" w:space="0" w:color="auto"/>
            <w:left w:val="none" w:sz="0" w:space="0" w:color="auto"/>
            <w:bottom w:val="none" w:sz="0" w:space="0" w:color="auto"/>
            <w:right w:val="none" w:sz="0" w:space="0" w:color="auto"/>
          </w:divBdr>
        </w:div>
        <w:div w:id="1507944695">
          <w:marLeft w:val="640"/>
          <w:marRight w:val="0"/>
          <w:marTop w:val="0"/>
          <w:marBottom w:val="0"/>
          <w:divBdr>
            <w:top w:val="none" w:sz="0" w:space="0" w:color="auto"/>
            <w:left w:val="none" w:sz="0" w:space="0" w:color="auto"/>
            <w:bottom w:val="none" w:sz="0" w:space="0" w:color="auto"/>
            <w:right w:val="none" w:sz="0" w:space="0" w:color="auto"/>
          </w:divBdr>
        </w:div>
        <w:div w:id="1929072778">
          <w:marLeft w:val="640"/>
          <w:marRight w:val="0"/>
          <w:marTop w:val="0"/>
          <w:marBottom w:val="0"/>
          <w:divBdr>
            <w:top w:val="none" w:sz="0" w:space="0" w:color="auto"/>
            <w:left w:val="none" w:sz="0" w:space="0" w:color="auto"/>
            <w:bottom w:val="none" w:sz="0" w:space="0" w:color="auto"/>
            <w:right w:val="none" w:sz="0" w:space="0" w:color="auto"/>
          </w:divBdr>
        </w:div>
        <w:div w:id="1332875923">
          <w:marLeft w:val="640"/>
          <w:marRight w:val="0"/>
          <w:marTop w:val="0"/>
          <w:marBottom w:val="0"/>
          <w:divBdr>
            <w:top w:val="none" w:sz="0" w:space="0" w:color="auto"/>
            <w:left w:val="none" w:sz="0" w:space="0" w:color="auto"/>
            <w:bottom w:val="none" w:sz="0" w:space="0" w:color="auto"/>
            <w:right w:val="none" w:sz="0" w:space="0" w:color="auto"/>
          </w:divBdr>
        </w:div>
        <w:div w:id="359477043">
          <w:marLeft w:val="640"/>
          <w:marRight w:val="0"/>
          <w:marTop w:val="0"/>
          <w:marBottom w:val="0"/>
          <w:divBdr>
            <w:top w:val="none" w:sz="0" w:space="0" w:color="auto"/>
            <w:left w:val="none" w:sz="0" w:space="0" w:color="auto"/>
            <w:bottom w:val="none" w:sz="0" w:space="0" w:color="auto"/>
            <w:right w:val="none" w:sz="0" w:space="0" w:color="auto"/>
          </w:divBdr>
        </w:div>
        <w:div w:id="1241063251">
          <w:marLeft w:val="640"/>
          <w:marRight w:val="0"/>
          <w:marTop w:val="0"/>
          <w:marBottom w:val="0"/>
          <w:divBdr>
            <w:top w:val="none" w:sz="0" w:space="0" w:color="auto"/>
            <w:left w:val="none" w:sz="0" w:space="0" w:color="auto"/>
            <w:bottom w:val="none" w:sz="0" w:space="0" w:color="auto"/>
            <w:right w:val="none" w:sz="0" w:space="0" w:color="auto"/>
          </w:divBdr>
        </w:div>
        <w:div w:id="909343457">
          <w:marLeft w:val="640"/>
          <w:marRight w:val="0"/>
          <w:marTop w:val="0"/>
          <w:marBottom w:val="0"/>
          <w:divBdr>
            <w:top w:val="none" w:sz="0" w:space="0" w:color="auto"/>
            <w:left w:val="none" w:sz="0" w:space="0" w:color="auto"/>
            <w:bottom w:val="none" w:sz="0" w:space="0" w:color="auto"/>
            <w:right w:val="none" w:sz="0" w:space="0" w:color="auto"/>
          </w:divBdr>
        </w:div>
        <w:div w:id="1122848877">
          <w:marLeft w:val="640"/>
          <w:marRight w:val="0"/>
          <w:marTop w:val="0"/>
          <w:marBottom w:val="0"/>
          <w:divBdr>
            <w:top w:val="none" w:sz="0" w:space="0" w:color="auto"/>
            <w:left w:val="none" w:sz="0" w:space="0" w:color="auto"/>
            <w:bottom w:val="none" w:sz="0" w:space="0" w:color="auto"/>
            <w:right w:val="none" w:sz="0" w:space="0" w:color="auto"/>
          </w:divBdr>
        </w:div>
        <w:div w:id="57438647">
          <w:marLeft w:val="640"/>
          <w:marRight w:val="0"/>
          <w:marTop w:val="0"/>
          <w:marBottom w:val="0"/>
          <w:divBdr>
            <w:top w:val="none" w:sz="0" w:space="0" w:color="auto"/>
            <w:left w:val="none" w:sz="0" w:space="0" w:color="auto"/>
            <w:bottom w:val="none" w:sz="0" w:space="0" w:color="auto"/>
            <w:right w:val="none" w:sz="0" w:space="0" w:color="auto"/>
          </w:divBdr>
        </w:div>
        <w:div w:id="693262553">
          <w:marLeft w:val="640"/>
          <w:marRight w:val="0"/>
          <w:marTop w:val="0"/>
          <w:marBottom w:val="0"/>
          <w:divBdr>
            <w:top w:val="none" w:sz="0" w:space="0" w:color="auto"/>
            <w:left w:val="none" w:sz="0" w:space="0" w:color="auto"/>
            <w:bottom w:val="none" w:sz="0" w:space="0" w:color="auto"/>
            <w:right w:val="none" w:sz="0" w:space="0" w:color="auto"/>
          </w:divBdr>
        </w:div>
        <w:div w:id="442916547">
          <w:marLeft w:val="640"/>
          <w:marRight w:val="0"/>
          <w:marTop w:val="0"/>
          <w:marBottom w:val="0"/>
          <w:divBdr>
            <w:top w:val="none" w:sz="0" w:space="0" w:color="auto"/>
            <w:left w:val="none" w:sz="0" w:space="0" w:color="auto"/>
            <w:bottom w:val="none" w:sz="0" w:space="0" w:color="auto"/>
            <w:right w:val="none" w:sz="0" w:space="0" w:color="auto"/>
          </w:divBdr>
        </w:div>
        <w:div w:id="95299238">
          <w:marLeft w:val="640"/>
          <w:marRight w:val="0"/>
          <w:marTop w:val="0"/>
          <w:marBottom w:val="0"/>
          <w:divBdr>
            <w:top w:val="none" w:sz="0" w:space="0" w:color="auto"/>
            <w:left w:val="none" w:sz="0" w:space="0" w:color="auto"/>
            <w:bottom w:val="none" w:sz="0" w:space="0" w:color="auto"/>
            <w:right w:val="none" w:sz="0" w:space="0" w:color="auto"/>
          </w:divBdr>
        </w:div>
        <w:div w:id="1334911133">
          <w:marLeft w:val="640"/>
          <w:marRight w:val="0"/>
          <w:marTop w:val="0"/>
          <w:marBottom w:val="0"/>
          <w:divBdr>
            <w:top w:val="none" w:sz="0" w:space="0" w:color="auto"/>
            <w:left w:val="none" w:sz="0" w:space="0" w:color="auto"/>
            <w:bottom w:val="none" w:sz="0" w:space="0" w:color="auto"/>
            <w:right w:val="none" w:sz="0" w:space="0" w:color="auto"/>
          </w:divBdr>
        </w:div>
        <w:div w:id="677999756">
          <w:marLeft w:val="640"/>
          <w:marRight w:val="0"/>
          <w:marTop w:val="0"/>
          <w:marBottom w:val="0"/>
          <w:divBdr>
            <w:top w:val="none" w:sz="0" w:space="0" w:color="auto"/>
            <w:left w:val="none" w:sz="0" w:space="0" w:color="auto"/>
            <w:bottom w:val="none" w:sz="0" w:space="0" w:color="auto"/>
            <w:right w:val="none" w:sz="0" w:space="0" w:color="auto"/>
          </w:divBdr>
        </w:div>
        <w:div w:id="1289706093">
          <w:marLeft w:val="640"/>
          <w:marRight w:val="0"/>
          <w:marTop w:val="0"/>
          <w:marBottom w:val="0"/>
          <w:divBdr>
            <w:top w:val="none" w:sz="0" w:space="0" w:color="auto"/>
            <w:left w:val="none" w:sz="0" w:space="0" w:color="auto"/>
            <w:bottom w:val="none" w:sz="0" w:space="0" w:color="auto"/>
            <w:right w:val="none" w:sz="0" w:space="0" w:color="auto"/>
          </w:divBdr>
        </w:div>
        <w:div w:id="402021214">
          <w:marLeft w:val="640"/>
          <w:marRight w:val="0"/>
          <w:marTop w:val="0"/>
          <w:marBottom w:val="0"/>
          <w:divBdr>
            <w:top w:val="none" w:sz="0" w:space="0" w:color="auto"/>
            <w:left w:val="none" w:sz="0" w:space="0" w:color="auto"/>
            <w:bottom w:val="none" w:sz="0" w:space="0" w:color="auto"/>
            <w:right w:val="none" w:sz="0" w:space="0" w:color="auto"/>
          </w:divBdr>
        </w:div>
        <w:div w:id="1529681996">
          <w:marLeft w:val="640"/>
          <w:marRight w:val="0"/>
          <w:marTop w:val="0"/>
          <w:marBottom w:val="0"/>
          <w:divBdr>
            <w:top w:val="none" w:sz="0" w:space="0" w:color="auto"/>
            <w:left w:val="none" w:sz="0" w:space="0" w:color="auto"/>
            <w:bottom w:val="none" w:sz="0" w:space="0" w:color="auto"/>
            <w:right w:val="none" w:sz="0" w:space="0" w:color="auto"/>
          </w:divBdr>
        </w:div>
        <w:div w:id="665522592">
          <w:marLeft w:val="640"/>
          <w:marRight w:val="0"/>
          <w:marTop w:val="0"/>
          <w:marBottom w:val="0"/>
          <w:divBdr>
            <w:top w:val="none" w:sz="0" w:space="0" w:color="auto"/>
            <w:left w:val="none" w:sz="0" w:space="0" w:color="auto"/>
            <w:bottom w:val="none" w:sz="0" w:space="0" w:color="auto"/>
            <w:right w:val="none" w:sz="0" w:space="0" w:color="auto"/>
          </w:divBdr>
        </w:div>
        <w:div w:id="886840563">
          <w:marLeft w:val="640"/>
          <w:marRight w:val="0"/>
          <w:marTop w:val="0"/>
          <w:marBottom w:val="0"/>
          <w:divBdr>
            <w:top w:val="none" w:sz="0" w:space="0" w:color="auto"/>
            <w:left w:val="none" w:sz="0" w:space="0" w:color="auto"/>
            <w:bottom w:val="none" w:sz="0" w:space="0" w:color="auto"/>
            <w:right w:val="none" w:sz="0" w:space="0" w:color="auto"/>
          </w:divBdr>
        </w:div>
        <w:div w:id="954555653">
          <w:marLeft w:val="640"/>
          <w:marRight w:val="0"/>
          <w:marTop w:val="0"/>
          <w:marBottom w:val="0"/>
          <w:divBdr>
            <w:top w:val="none" w:sz="0" w:space="0" w:color="auto"/>
            <w:left w:val="none" w:sz="0" w:space="0" w:color="auto"/>
            <w:bottom w:val="none" w:sz="0" w:space="0" w:color="auto"/>
            <w:right w:val="none" w:sz="0" w:space="0" w:color="auto"/>
          </w:divBdr>
        </w:div>
        <w:div w:id="839932485">
          <w:marLeft w:val="640"/>
          <w:marRight w:val="0"/>
          <w:marTop w:val="0"/>
          <w:marBottom w:val="0"/>
          <w:divBdr>
            <w:top w:val="none" w:sz="0" w:space="0" w:color="auto"/>
            <w:left w:val="none" w:sz="0" w:space="0" w:color="auto"/>
            <w:bottom w:val="none" w:sz="0" w:space="0" w:color="auto"/>
            <w:right w:val="none" w:sz="0" w:space="0" w:color="auto"/>
          </w:divBdr>
        </w:div>
        <w:div w:id="662586833">
          <w:marLeft w:val="640"/>
          <w:marRight w:val="0"/>
          <w:marTop w:val="0"/>
          <w:marBottom w:val="0"/>
          <w:divBdr>
            <w:top w:val="none" w:sz="0" w:space="0" w:color="auto"/>
            <w:left w:val="none" w:sz="0" w:space="0" w:color="auto"/>
            <w:bottom w:val="none" w:sz="0" w:space="0" w:color="auto"/>
            <w:right w:val="none" w:sz="0" w:space="0" w:color="auto"/>
          </w:divBdr>
        </w:div>
        <w:div w:id="1874422980">
          <w:marLeft w:val="640"/>
          <w:marRight w:val="0"/>
          <w:marTop w:val="0"/>
          <w:marBottom w:val="0"/>
          <w:divBdr>
            <w:top w:val="none" w:sz="0" w:space="0" w:color="auto"/>
            <w:left w:val="none" w:sz="0" w:space="0" w:color="auto"/>
            <w:bottom w:val="none" w:sz="0" w:space="0" w:color="auto"/>
            <w:right w:val="none" w:sz="0" w:space="0" w:color="auto"/>
          </w:divBdr>
        </w:div>
        <w:div w:id="921524442">
          <w:marLeft w:val="640"/>
          <w:marRight w:val="0"/>
          <w:marTop w:val="0"/>
          <w:marBottom w:val="0"/>
          <w:divBdr>
            <w:top w:val="none" w:sz="0" w:space="0" w:color="auto"/>
            <w:left w:val="none" w:sz="0" w:space="0" w:color="auto"/>
            <w:bottom w:val="none" w:sz="0" w:space="0" w:color="auto"/>
            <w:right w:val="none" w:sz="0" w:space="0" w:color="auto"/>
          </w:divBdr>
        </w:div>
        <w:div w:id="1363171533">
          <w:marLeft w:val="640"/>
          <w:marRight w:val="0"/>
          <w:marTop w:val="0"/>
          <w:marBottom w:val="0"/>
          <w:divBdr>
            <w:top w:val="none" w:sz="0" w:space="0" w:color="auto"/>
            <w:left w:val="none" w:sz="0" w:space="0" w:color="auto"/>
            <w:bottom w:val="none" w:sz="0" w:space="0" w:color="auto"/>
            <w:right w:val="none" w:sz="0" w:space="0" w:color="auto"/>
          </w:divBdr>
        </w:div>
        <w:div w:id="1385251342">
          <w:marLeft w:val="640"/>
          <w:marRight w:val="0"/>
          <w:marTop w:val="0"/>
          <w:marBottom w:val="0"/>
          <w:divBdr>
            <w:top w:val="none" w:sz="0" w:space="0" w:color="auto"/>
            <w:left w:val="none" w:sz="0" w:space="0" w:color="auto"/>
            <w:bottom w:val="none" w:sz="0" w:space="0" w:color="auto"/>
            <w:right w:val="none" w:sz="0" w:space="0" w:color="auto"/>
          </w:divBdr>
        </w:div>
        <w:div w:id="757212121">
          <w:marLeft w:val="640"/>
          <w:marRight w:val="0"/>
          <w:marTop w:val="0"/>
          <w:marBottom w:val="0"/>
          <w:divBdr>
            <w:top w:val="none" w:sz="0" w:space="0" w:color="auto"/>
            <w:left w:val="none" w:sz="0" w:space="0" w:color="auto"/>
            <w:bottom w:val="none" w:sz="0" w:space="0" w:color="auto"/>
            <w:right w:val="none" w:sz="0" w:space="0" w:color="auto"/>
          </w:divBdr>
        </w:div>
        <w:div w:id="1305624575">
          <w:marLeft w:val="640"/>
          <w:marRight w:val="0"/>
          <w:marTop w:val="0"/>
          <w:marBottom w:val="0"/>
          <w:divBdr>
            <w:top w:val="none" w:sz="0" w:space="0" w:color="auto"/>
            <w:left w:val="none" w:sz="0" w:space="0" w:color="auto"/>
            <w:bottom w:val="none" w:sz="0" w:space="0" w:color="auto"/>
            <w:right w:val="none" w:sz="0" w:space="0" w:color="auto"/>
          </w:divBdr>
        </w:div>
        <w:div w:id="866523463">
          <w:marLeft w:val="640"/>
          <w:marRight w:val="0"/>
          <w:marTop w:val="0"/>
          <w:marBottom w:val="0"/>
          <w:divBdr>
            <w:top w:val="none" w:sz="0" w:space="0" w:color="auto"/>
            <w:left w:val="none" w:sz="0" w:space="0" w:color="auto"/>
            <w:bottom w:val="none" w:sz="0" w:space="0" w:color="auto"/>
            <w:right w:val="none" w:sz="0" w:space="0" w:color="auto"/>
          </w:divBdr>
        </w:div>
        <w:div w:id="1291667584">
          <w:marLeft w:val="640"/>
          <w:marRight w:val="0"/>
          <w:marTop w:val="0"/>
          <w:marBottom w:val="0"/>
          <w:divBdr>
            <w:top w:val="none" w:sz="0" w:space="0" w:color="auto"/>
            <w:left w:val="none" w:sz="0" w:space="0" w:color="auto"/>
            <w:bottom w:val="none" w:sz="0" w:space="0" w:color="auto"/>
            <w:right w:val="none" w:sz="0" w:space="0" w:color="auto"/>
          </w:divBdr>
        </w:div>
        <w:div w:id="1796098071">
          <w:marLeft w:val="640"/>
          <w:marRight w:val="0"/>
          <w:marTop w:val="0"/>
          <w:marBottom w:val="0"/>
          <w:divBdr>
            <w:top w:val="none" w:sz="0" w:space="0" w:color="auto"/>
            <w:left w:val="none" w:sz="0" w:space="0" w:color="auto"/>
            <w:bottom w:val="none" w:sz="0" w:space="0" w:color="auto"/>
            <w:right w:val="none" w:sz="0" w:space="0" w:color="auto"/>
          </w:divBdr>
        </w:div>
        <w:div w:id="1015427934">
          <w:marLeft w:val="640"/>
          <w:marRight w:val="0"/>
          <w:marTop w:val="0"/>
          <w:marBottom w:val="0"/>
          <w:divBdr>
            <w:top w:val="none" w:sz="0" w:space="0" w:color="auto"/>
            <w:left w:val="none" w:sz="0" w:space="0" w:color="auto"/>
            <w:bottom w:val="none" w:sz="0" w:space="0" w:color="auto"/>
            <w:right w:val="none" w:sz="0" w:space="0" w:color="auto"/>
          </w:divBdr>
        </w:div>
        <w:div w:id="683018531">
          <w:marLeft w:val="640"/>
          <w:marRight w:val="0"/>
          <w:marTop w:val="0"/>
          <w:marBottom w:val="0"/>
          <w:divBdr>
            <w:top w:val="none" w:sz="0" w:space="0" w:color="auto"/>
            <w:left w:val="none" w:sz="0" w:space="0" w:color="auto"/>
            <w:bottom w:val="none" w:sz="0" w:space="0" w:color="auto"/>
            <w:right w:val="none" w:sz="0" w:space="0" w:color="auto"/>
          </w:divBdr>
        </w:div>
        <w:div w:id="352659261">
          <w:marLeft w:val="640"/>
          <w:marRight w:val="0"/>
          <w:marTop w:val="0"/>
          <w:marBottom w:val="0"/>
          <w:divBdr>
            <w:top w:val="none" w:sz="0" w:space="0" w:color="auto"/>
            <w:left w:val="none" w:sz="0" w:space="0" w:color="auto"/>
            <w:bottom w:val="none" w:sz="0" w:space="0" w:color="auto"/>
            <w:right w:val="none" w:sz="0" w:space="0" w:color="auto"/>
          </w:divBdr>
        </w:div>
        <w:div w:id="1633755375">
          <w:marLeft w:val="640"/>
          <w:marRight w:val="0"/>
          <w:marTop w:val="0"/>
          <w:marBottom w:val="0"/>
          <w:divBdr>
            <w:top w:val="none" w:sz="0" w:space="0" w:color="auto"/>
            <w:left w:val="none" w:sz="0" w:space="0" w:color="auto"/>
            <w:bottom w:val="none" w:sz="0" w:space="0" w:color="auto"/>
            <w:right w:val="none" w:sz="0" w:space="0" w:color="auto"/>
          </w:divBdr>
        </w:div>
        <w:div w:id="22173630">
          <w:marLeft w:val="640"/>
          <w:marRight w:val="0"/>
          <w:marTop w:val="0"/>
          <w:marBottom w:val="0"/>
          <w:divBdr>
            <w:top w:val="none" w:sz="0" w:space="0" w:color="auto"/>
            <w:left w:val="none" w:sz="0" w:space="0" w:color="auto"/>
            <w:bottom w:val="none" w:sz="0" w:space="0" w:color="auto"/>
            <w:right w:val="none" w:sz="0" w:space="0" w:color="auto"/>
          </w:divBdr>
        </w:div>
        <w:div w:id="1122306641">
          <w:marLeft w:val="640"/>
          <w:marRight w:val="0"/>
          <w:marTop w:val="0"/>
          <w:marBottom w:val="0"/>
          <w:divBdr>
            <w:top w:val="none" w:sz="0" w:space="0" w:color="auto"/>
            <w:left w:val="none" w:sz="0" w:space="0" w:color="auto"/>
            <w:bottom w:val="none" w:sz="0" w:space="0" w:color="auto"/>
            <w:right w:val="none" w:sz="0" w:space="0" w:color="auto"/>
          </w:divBdr>
        </w:div>
        <w:div w:id="1190291357">
          <w:marLeft w:val="640"/>
          <w:marRight w:val="0"/>
          <w:marTop w:val="0"/>
          <w:marBottom w:val="0"/>
          <w:divBdr>
            <w:top w:val="none" w:sz="0" w:space="0" w:color="auto"/>
            <w:left w:val="none" w:sz="0" w:space="0" w:color="auto"/>
            <w:bottom w:val="none" w:sz="0" w:space="0" w:color="auto"/>
            <w:right w:val="none" w:sz="0" w:space="0" w:color="auto"/>
          </w:divBdr>
        </w:div>
        <w:div w:id="634143985">
          <w:marLeft w:val="640"/>
          <w:marRight w:val="0"/>
          <w:marTop w:val="0"/>
          <w:marBottom w:val="0"/>
          <w:divBdr>
            <w:top w:val="none" w:sz="0" w:space="0" w:color="auto"/>
            <w:left w:val="none" w:sz="0" w:space="0" w:color="auto"/>
            <w:bottom w:val="none" w:sz="0" w:space="0" w:color="auto"/>
            <w:right w:val="none" w:sz="0" w:space="0" w:color="auto"/>
          </w:divBdr>
        </w:div>
        <w:div w:id="1884176148">
          <w:marLeft w:val="640"/>
          <w:marRight w:val="0"/>
          <w:marTop w:val="0"/>
          <w:marBottom w:val="0"/>
          <w:divBdr>
            <w:top w:val="none" w:sz="0" w:space="0" w:color="auto"/>
            <w:left w:val="none" w:sz="0" w:space="0" w:color="auto"/>
            <w:bottom w:val="none" w:sz="0" w:space="0" w:color="auto"/>
            <w:right w:val="none" w:sz="0" w:space="0" w:color="auto"/>
          </w:divBdr>
        </w:div>
        <w:div w:id="2069455048">
          <w:marLeft w:val="640"/>
          <w:marRight w:val="0"/>
          <w:marTop w:val="0"/>
          <w:marBottom w:val="0"/>
          <w:divBdr>
            <w:top w:val="none" w:sz="0" w:space="0" w:color="auto"/>
            <w:left w:val="none" w:sz="0" w:space="0" w:color="auto"/>
            <w:bottom w:val="none" w:sz="0" w:space="0" w:color="auto"/>
            <w:right w:val="none" w:sz="0" w:space="0" w:color="auto"/>
          </w:divBdr>
        </w:div>
      </w:divsChild>
    </w:div>
    <w:div w:id="1856650009">
      <w:bodyDiv w:val="1"/>
      <w:marLeft w:val="0"/>
      <w:marRight w:val="0"/>
      <w:marTop w:val="0"/>
      <w:marBottom w:val="0"/>
      <w:divBdr>
        <w:top w:val="none" w:sz="0" w:space="0" w:color="auto"/>
        <w:left w:val="none" w:sz="0" w:space="0" w:color="auto"/>
        <w:bottom w:val="none" w:sz="0" w:space="0" w:color="auto"/>
        <w:right w:val="none" w:sz="0" w:space="0" w:color="auto"/>
      </w:divBdr>
      <w:divsChild>
        <w:div w:id="1940091457">
          <w:marLeft w:val="640"/>
          <w:marRight w:val="0"/>
          <w:marTop w:val="0"/>
          <w:marBottom w:val="0"/>
          <w:divBdr>
            <w:top w:val="none" w:sz="0" w:space="0" w:color="auto"/>
            <w:left w:val="none" w:sz="0" w:space="0" w:color="auto"/>
            <w:bottom w:val="none" w:sz="0" w:space="0" w:color="auto"/>
            <w:right w:val="none" w:sz="0" w:space="0" w:color="auto"/>
          </w:divBdr>
        </w:div>
        <w:div w:id="1488786903">
          <w:marLeft w:val="640"/>
          <w:marRight w:val="0"/>
          <w:marTop w:val="0"/>
          <w:marBottom w:val="0"/>
          <w:divBdr>
            <w:top w:val="none" w:sz="0" w:space="0" w:color="auto"/>
            <w:left w:val="none" w:sz="0" w:space="0" w:color="auto"/>
            <w:bottom w:val="none" w:sz="0" w:space="0" w:color="auto"/>
            <w:right w:val="none" w:sz="0" w:space="0" w:color="auto"/>
          </w:divBdr>
        </w:div>
        <w:div w:id="1529365843">
          <w:marLeft w:val="640"/>
          <w:marRight w:val="0"/>
          <w:marTop w:val="0"/>
          <w:marBottom w:val="0"/>
          <w:divBdr>
            <w:top w:val="none" w:sz="0" w:space="0" w:color="auto"/>
            <w:left w:val="none" w:sz="0" w:space="0" w:color="auto"/>
            <w:bottom w:val="none" w:sz="0" w:space="0" w:color="auto"/>
            <w:right w:val="none" w:sz="0" w:space="0" w:color="auto"/>
          </w:divBdr>
        </w:div>
        <w:div w:id="675693767">
          <w:marLeft w:val="640"/>
          <w:marRight w:val="0"/>
          <w:marTop w:val="0"/>
          <w:marBottom w:val="0"/>
          <w:divBdr>
            <w:top w:val="none" w:sz="0" w:space="0" w:color="auto"/>
            <w:left w:val="none" w:sz="0" w:space="0" w:color="auto"/>
            <w:bottom w:val="none" w:sz="0" w:space="0" w:color="auto"/>
            <w:right w:val="none" w:sz="0" w:space="0" w:color="auto"/>
          </w:divBdr>
        </w:div>
        <w:div w:id="578254082">
          <w:marLeft w:val="640"/>
          <w:marRight w:val="0"/>
          <w:marTop w:val="0"/>
          <w:marBottom w:val="0"/>
          <w:divBdr>
            <w:top w:val="none" w:sz="0" w:space="0" w:color="auto"/>
            <w:left w:val="none" w:sz="0" w:space="0" w:color="auto"/>
            <w:bottom w:val="none" w:sz="0" w:space="0" w:color="auto"/>
            <w:right w:val="none" w:sz="0" w:space="0" w:color="auto"/>
          </w:divBdr>
        </w:div>
        <w:div w:id="2050565000">
          <w:marLeft w:val="640"/>
          <w:marRight w:val="0"/>
          <w:marTop w:val="0"/>
          <w:marBottom w:val="0"/>
          <w:divBdr>
            <w:top w:val="none" w:sz="0" w:space="0" w:color="auto"/>
            <w:left w:val="none" w:sz="0" w:space="0" w:color="auto"/>
            <w:bottom w:val="none" w:sz="0" w:space="0" w:color="auto"/>
            <w:right w:val="none" w:sz="0" w:space="0" w:color="auto"/>
          </w:divBdr>
        </w:div>
        <w:div w:id="1007053058">
          <w:marLeft w:val="640"/>
          <w:marRight w:val="0"/>
          <w:marTop w:val="0"/>
          <w:marBottom w:val="0"/>
          <w:divBdr>
            <w:top w:val="none" w:sz="0" w:space="0" w:color="auto"/>
            <w:left w:val="none" w:sz="0" w:space="0" w:color="auto"/>
            <w:bottom w:val="none" w:sz="0" w:space="0" w:color="auto"/>
            <w:right w:val="none" w:sz="0" w:space="0" w:color="auto"/>
          </w:divBdr>
        </w:div>
        <w:div w:id="700475294">
          <w:marLeft w:val="640"/>
          <w:marRight w:val="0"/>
          <w:marTop w:val="0"/>
          <w:marBottom w:val="0"/>
          <w:divBdr>
            <w:top w:val="none" w:sz="0" w:space="0" w:color="auto"/>
            <w:left w:val="none" w:sz="0" w:space="0" w:color="auto"/>
            <w:bottom w:val="none" w:sz="0" w:space="0" w:color="auto"/>
            <w:right w:val="none" w:sz="0" w:space="0" w:color="auto"/>
          </w:divBdr>
        </w:div>
        <w:div w:id="1271207762">
          <w:marLeft w:val="640"/>
          <w:marRight w:val="0"/>
          <w:marTop w:val="0"/>
          <w:marBottom w:val="0"/>
          <w:divBdr>
            <w:top w:val="none" w:sz="0" w:space="0" w:color="auto"/>
            <w:left w:val="none" w:sz="0" w:space="0" w:color="auto"/>
            <w:bottom w:val="none" w:sz="0" w:space="0" w:color="auto"/>
            <w:right w:val="none" w:sz="0" w:space="0" w:color="auto"/>
          </w:divBdr>
        </w:div>
        <w:div w:id="1109550257">
          <w:marLeft w:val="640"/>
          <w:marRight w:val="0"/>
          <w:marTop w:val="0"/>
          <w:marBottom w:val="0"/>
          <w:divBdr>
            <w:top w:val="none" w:sz="0" w:space="0" w:color="auto"/>
            <w:left w:val="none" w:sz="0" w:space="0" w:color="auto"/>
            <w:bottom w:val="none" w:sz="0" w:space="0" w:color="auto"/>
            <w:right w:val="none" w:sz="0" w:space="0" w:color="auto"/>
          </w:divBdr>
        </w:div>
        <w:div w:id="282158052">
          <w:marLeft w:val="640"/>
          <w:marRight w:val="0"/>
          <w:marTop w:val="0"/>
          <w:marBottom w:val="0"/>
          <w:divBdr>
            <w:top w:val="none" w:sz="0" w:space="0" w:color="auto"/>
            <w:left w:val="none" w:sz="0" w:space="0" w:color="auto"/>
            <w:bottom w:val="none" w:sz="0" w:space="0" w:color="auto"/>
            <w:right w:val="none" w:sz="0" w:space="0" w:color="auto"/>
          </w:divBdr>
        </w:div>
        <w:div w:id="949967987">
          <w:marLeft w:val="640"/>
          <w:marRight w:val="0"/>
          <w:marTop w:val="0"/>
          <w:marBottom w:val="0"/>
          <w:divBdr>
            <w:top w:val="none" w:sz="0" w:space="0" w:color="auto"/>
            <w:left w:val="none" w:sz="0" w:space="0" w:color="auto"/>
            <w:bottom w:val="none" w:sz="0" w:space="0" w:color="auto"/>
            <w:right w:val="none" w:sz="0" w:space="0" w:color="auto"/>
          </w:divBdr>
        </w:div>
        <w:div w:id="1265530160">
          <w:marLeft w:val="640"/>
          <w:marRight w:val="0"/>
          <w:marTop w:val="0"/>
          <w:marBottom w:val="0"/>
          <w:divBdr>
            <w:top w:val="none" w:sz="0" w:space="0" w:color="auto"/>
            <w:left w:val="none" w:sz="0" w:space="0" w:color="auto"/>
            <w:bottom w:val="none" w:sz="0" w:space="0" w:color="auto"/>
            <w:right w:val="none" w:sz="0" w:space="0" w:color="auto"/>
          </w:divBdr>
        </w:div>
        <w:div w:id="1665890570">
          <w:marLeft w:val="640"/>
          <w:marRight w:val="0"/>
          <w:marTop w:val="0"/>
          <w:marBottom w:val="0"/>
          <w:divBdr>
            <w:top w:val="none" w:sz="0" w:space="0" w:color="auto"/>
            <w:left w:val="none" w:sz="0" w:space="0" w:color="auto"/>
            <w:bottom w:val="none" w:sz="0" w:space="0" w:color="auto"/>
            <w:right w:val="none" w:sz="0" w:space="0" w:color="auto"/>
          </w:divBdr>
        </w:div>
        <w:div w:id="249780359">
          <w:marLeft w:val="640"/>
          <w:marRight w:val="0"/>
          <w:marTop w:val="0"/>
          <w:marBottom w:val="0"/>
          <w:divBdr>
            <w:top w:val="none" w:sz="0" w:space="0" w:color="auto"/>
            <w:left w:val="none" w:sz="0" w:space="0" w:color="auto"/>
            <w:bottom w:val="none" w:sz="0" w:space="0" w:color="auto"/>
            <w:right w:val="none" w:sz="0" w:space="0" w:color="auto"/>
          </w:divBdr>
        </w:div>
        <w:div w:id="1320235137">
          <w:marLeft w:val="640"/>
          <w:marRight w:val="0"/>
          <w:marTop w:val="0"/>
          <w:marBottom w:val="0"/>
          <w:divBdr>
            <w:top w:val="none" w:sz="0" w:space="0" w:color="auto"/>
            <w:left w:val="none" w:sz="0" w:space="0" w:color="auto"/>
            <w:bottom w:val="none" w:sz="0" w:space="0" w:color="auto"/>
            <w:right w:val="none" w:sz="0" w:space="0" w:color="auto"/>
          </w:divBdr>
        </w:div>
        <w:div w:id="1344819522">
          <w:marLeft w:val="640"/>
          <w:marRight w:val="0"/>
          <w:marTop w:val="0"/>
          <w:marBottom w:val="0"/>
          <w:divBdr>
            <w:top w:val="none" w:sz="0" w:space="0" w:color="auto"/>
            <w:left w:val="none" w:sz="0" w:space="0" w:color="auto"/>
            <w:bottom w:val="none" w:sz="0" w:space="0" w:color="auto"/>
            <w:right w:val="none" w:sz="0" w:space="0" w:color="auto"/>
          </w:divBdr>
        </w:div>
        <w:div w:id="1727337986">
          <w:marLeft w:val="640"/>
          <w:marRight w:val="0"/>
          <w:marTop w:val="0"/>
          <w:marBottom w:val="0"/>
          <w:divBdr>
            <w:top w:val="none" w:sz="0" w:space="0" w:color="auto"/>
            <w:left w:val="none" w:sz="0" w:space="0" w:color="auto"/>
            <w:bottom w:val="none" w:sz="0" w:space="0" w:color="auto"/>
            <w:right w:val="none" w:sz="0" w:space="0" w:color="auto"/>
          </w:divBdr>
        </w:div>
        <w:div w:id="1483811086">
          <w:marLeft w:val="640"/>
          <w:marRight w:val="0"/>
          <w:marTop w:val="0"/>
          <w:marBottom w:val="0"/>
          <w:divBdr>
            <w:top w:val="none" w:sz="0" w:space="0" w:color="auto"/>
            <w:left w:val="none" w:sz="0" w:space="0" w:color="auto"/>
            <w:bottom w:val="none" w:sz="0" w:space="0" w:color="auto"/>
            <w:right w:val="none" w:sz="0" w:space="0" w:color="auto"/>
          </w:divBdr>
        </w:div>
        <w:div w:id="604072074">
          <w:marLeft w:val="640"/>
          <w:marRight w:val="0"/>
          <w:marTop w:val="0"/>
          <w:marBottom w:val="0"/>
          <w:divBdr>
            <w:top w:val="none" w:sz="0" w:space="0" w:color="auto"/>
            <w:left w:val="none" w:sz="0" w:space="0" w:color="auto"/>
            <w:bottom w:val="none" w:sz="0" w:space="0" w:color="auto"/>
            <w:right w:val="none" w:sz="0" w:space="0" w:color="auto"/>
          </w:divBdr>
        </w:div>
        <w:div w:id="712000165">
          <w:marLeft w:val="640"/>
          <w:marRight w:val="0"/>
          <w:marTop w:val="0"/>
          <w:marBottom w:val="0"/>
          <w:divBdr>
            <w:top w:val="none" w:sz="0" w:space="0" w:color="auto"/>
            <w:left w:val="none" w:sz="0" w:space="0" w:color="auto"/>
            <w:bottom w:val="none" w:sz="0" w:space="0" w:color="auto"/>
            <w:right w:val="none" w:sz="0" w:space="0" w:color="auto"/>
          </w:divBdr>
        </w:div>
        <w:div w:id="1407343294">
          <w:marLeft w:val="640"/>
          <w:marRight w:val="0"/>
          <w:marTop w:val="0"/>
          <w:marBottom w:val="0"/>
          <w:divBdr>
            <w:top w:val="none" w:sz="0" w:space="0" w:color="auto"/>
            <w:left w:val="none" w:sz="0" w:space="0" w:color="auto"/>
            <w:bottom w:val="none" w:sz="0" w:space="0" w:color="auto"/>
            <w:right w:val="none" w:sz="0" w:space="0" w:color="auto"/>
          </w:divBdr>
        </w:div>
        <w:div w:id="1275794019">
          <w:marLeft w:val="640"/>
          <w:marRight w:val="0"/>
          <w:marTop w:val="0"/>
          <w:marBottom w:val="0"/>
          <w:divBdr>
            <w:top w:val="none" w:sz="0" w:space="0" w:color="auto"/>
            <w:left w:val="none" w:sz="0" w:space="0" w:color="auto"/>
            <w:bottom w:val="none" w:sz="0" w:space="0" w:color="auto"/>
            <w:right w:val="none" w:sz="0" w:space="0" w:color="auto"/>
          </w:divBdr>
        </w:div>
        <w:div w:id="1914005014">
          <w:marLeft w:val="640"/>
          <w:marRight w:val="0"/>
          <w:marTop w:val="0"/>
          <w:marBottom w:val="0"/>
          <w:divBdr>
            <w:top w:val="none" w:sz="0" w:space="0" w:color="auto"/>
            <w:left w:val="none" w:sz="0" w:space="0" w:color="auto"/>
            <w:bottom w:val="none" w:sz="0" w:space="0" w:color="auto"/>
            <w:right w:val="none" w:sz="0" w:space="0" w:color="auto"/>
          </w:divBdr>
        </w:div>
        <w:div w:id="1909804975">
          <w:marLeft w:val="640"/>
          <w:marRight w:val="0"/>
          <w:marTop w:val="0"/>
          <w:marBottom w:val="0"/>
          <w:divBdr>
            <w:top w:val="none" w:sz="0" w:space="0" w:color="auto"/>
            <w:left w:val="none" w:sz="0" w:space="0" w:color="auto"/>
            <w:bottom w:val="none" w:sz="0" w:space="0" w:color="auto"/>
            <w:right w:val="none" w:sz="0" w:space="0" w:color="auto"/>
          </w:divBdr>
        </w:div>
        <w:div w:id="76556554">
          <w:marLeft w:val="640"/>
          <w:marRight w:val="0"/>
          <w:marTop w:val="0"/>
          <w:marBottom w:val="0"/>
          <w:divBdr>
            <w:top w:val="none" w:sz="0" w:space="0" w:color="auto"/>
            <w:left w:val="none" w:sz="0" w:space="0" w:color="auto"/>
            <w:bottom w:val="none" w:sz="0" w:space="0" w:color="auto"/>
            <w:right w:val="none" w:sz="0" w:space="0" w:color="auto"/>
          </w:divBdr>
        </w:div>
        <w:div w:id="1844736346">
          <w:marLeft w:val="640"/>
          <w:marRight w:val="0"/>
          <w:marTop w:val="0"/>
          <w:marBottom w:val="0"/>
          <w:divBdr>
            <w:top w:val="none" w:sz="0" w:space="0" w:color="auto"/>
            <w:left w:val="none" w:sz="0" w:space="0" w:color="auto"/>
            <w:bottom w:val="none" w:sz="0" w:space="0" w:color="auto"/>
            <w:right w:val="none" w:sz="0" w:space="0" w:color="auto"/>
          </w:divBdr>
        </w:div>
        <w:div w:id="1032413597">
          <w:marLeft w:val="640"/>
          <w:marRight w:val="0"/>
          <w:marTop w:val="0"/>
          <w:marBottom w:val="0"/>
          <w:divBdr>
            <w:top w:val="none" w:sz="0" w:space="0" w:color="auto"/>
            <w:left w:val="none" w:sz="0" w:space="0" w:color="auto"/>
            <w:bottom w:val="none" w:sz="0" w:space="0" w:color="auto"/>
            <w:right w:val="none" w:sz="0" w:space="0" w:color="auto"/>
          </w:divBdr>
        </w:div>
        <w:div w:id="1573585746">
          <w:marLeft w:val="640"/>
          <w:marRight w:val="0"/>
          <w:marTop w:val="0"/>
          <w:marBottom w:val="0"/>
          <w:divBdr>
            <w:top w:val="none" w:sz="0" w:space="0" w:color="auto"/>
            <w:left w:val="none" w:sz="0" w:space="0" w:color="auto"/>
            <w:bottom w:val="none" w:sz="0" w:space="0" w:color="auto"/>
            <w:right w:val="none" w:sz="0" w:space="0" w:color="auto"/>
          </w:divBdr>
        </w:div>
        <w:div w:id="1578436165">
          <w:marLeft w:val="640"/>
          <w:marRight w:val="0"/>
          <w:marTop w:val="0"/>
          <w:marBottom w:val="0"/>
          <w:divBdr>
            <w:top w:val="none" w:sz="0" w:space="0" w:color="auto"/>
            <w:left w:val="none" w:sz="0" w:space="0" w:color="auto"/>
            <w:bottom w:val="none" w:sz="0" w:space="0" w:color="auto"/>
            <w:right w:val="none" w:sz="0" w:space="0" w:color="auto"/>
          </w:divBdr>
        </w:div>
        <w:div w:id="23332369">
          <w:marLeft w:val="640"/>
          <w:marRight w:val="0"/>
          <w:marTop w:val="0"/>
          <w:marBottom w:val="0"/>
          <w:divBdr>
            <w:top w:val="none" w:sz="0" w:space="0" w:color="auto"/>
            <w:left w:val="none" w:sz="0" w:space="0" w:color="auto"/>
            <w:bottom w:val="none" w:sz="0" w:space="0" w:color="auto"/>
            <w:right w:val="none" w:sz="0" w:space="0" w:color="auto"/>
          </w:divBdr>
        </w:div>
        <w:div w:id="944772552">
          <w:marLeft w:val="640"/>
          <w:marRight w:val="0"/>
          <w:marTop w:val="0"/>
          <w:marBottom w:val="0"/>
          <w:divBdr>
            <w:top w:val="none" w:sz="0" w:space="0" w:color="auto"/>
            <w:left w:val="none" w:sz="0" w:space="0" w:color="auto"/>
            <w:bottom w:val="none" w:sz="0" w:space="0" w:color="auto"/>
            <w:right w:val="none" w:sz="0" w:space="0" w:color="auto"/>
          </w:divBdr>
        </w:div>
        <w:div w:id="421218532">
          <w:marLeft w:val="640"/>
          <w:marRight w:val="0"/>
          <w:marTop w:val="0"/>
          <w:marBottom w:val="0"/>
          <w:divBdr>
            <w:top w:val="none" w:sz="0" w:space="0" w:color="auto"/>
            <w:left w:val="none" w:sz="0" w:space="0" w:color="auto"/>
            <w:bottom w:val="none" w:sz="0" w:space="0" w:color="auto"/>
            <w:right w:val="none" w:sz="0" w:space="0" w:color="auto"/>
          </w:divBdr>
        </w:div>
        <w:div w:id="2106917580">
          <w:marLeft w:val="640"/>
          <w:marRight w:val="0"/>
          <w:marTop w:val="0"/>
          <w:marBottom w:val="0"/>
          <w:divBdr>
            <w:top w:val="none" w:sz="0" w:space="0" w:color="auto"/>
            <w:left w:val="none" w:sz="0" w:space="0" w:color="auto"/>
            <w:bottom w:val="none" w:sz="0" w:space="0" w:color="auto"/>
            <w:right w:val="none" w:sz="0" w:space="0" w:color="auto"/>
          </w:divBdr>
        </w:div>
        <w:div w:id="1373111978">
          <w:marLeft w:val="640"/>
          <w:marRight w:val="0"/>
          <w:marTop w:val="0"/>
          <w:marBottom w:val="0"/>
          <w:divBdr>
            <w:top w:val="none" w:sz="0" w:space="0" w:color="auto"/>
            <w:left w:val="none" w:sz="0" w:space="0" w:color="auto"/>
            <w:bottom w:val="none" w:sz="0" w:space="0" w:color="auto"/>
            <w:right w:val="none" w:sz="0" w:space="0" w:color="auto"/>
          </w:divBdr>
        </w:div>
        <w:div w:id="1071349598">
          <w:marLeft w:val="640"/>
          <w:marRight w:val="0"/>
          <w:marTop w:val="0"/>
          <w:marBottom w:val="0"/>
          <w:divBdr>
            <w:top w:val="none" w:sz="0" w:space="0" w:color="auto"/>
            <w:left w:val="none" w:sz="0" w:space="0" w:color="auto"/>
            <w:bottom w:val="none" w:sz="0" w:space="0" w:color="auto"/>
            <w:right w:val="none" w:sz="0" w:space="0" w:color="auto"/>
          </w:divBdr>
        </w:div>
        <w:div w:id="1857688363">
          <w:marLeft w:val="640"/>
          <w:marRight w:val="0"/>
          <w:marTop w:val="0"/>
          <w:marBottom w:val="0"/>
          <w:divBdr>
            <w:top w:val="none" w:sz="0" w:space="0" w:color="auto"/>
            <w:left w:val="none" w:sz="0" w:space="0" w:color="auto"/>
            <w:bottom w:val="none" w:sz="0" w:space="0" w:color="auto"/>
            <w:right w:val="none" w:sz="0" w:space="0" w:color="auto"/>
          </w:divBdr>
        </w:div>
        <w:div w:id="1908413452">
          <w:marLeft w:val="640"/>
          <w:marRight w:val="0"/>
          <w:marTop w:val="0"/>
          <w:marBottom w:val="0"/>
          <w:divBdr>
            <w:top w:val="none" w:sz="0" w:space="0" w:color="auto"/>
            <w:left w:val="none" w:sz="0" w:space="0" w:color="auto"/>
            <w:bottom w:val="none" w:sz="0" w:space="0" w:color="auto"/>
            <w:right w:val="none" w:sz="0" w:space="0" w:color="auto"/>
          </w:divBdr>
        </w:div>
        <w:div w:id="459222980">
          <w:marLeft w:val="640"/>
          <w:marRight w:val="0"/>
          <w:marTop w:val="0"/>
          <w:marBottom w:val="0"/>
          <w:divBdr>
            <w:top w:val="none" w:sz="0" w:space="0" w:color="auto"/>
            <w:left w:val="none" w:sz="0" w:space="0" w:color="auto"/>
            <w:bottom w:val="none" w:sz="0" w:space="0" w:color="auto"/>
            <w:right w:val="none" w:sz="0" w:space="0" w:color="auto"/>
          </w:divBdr>
        </w:div>
        <w:div w:id="309599394">
          <w:marLeft w:val="640"/>
          <w:marRight w:val="0"/>
          <w:marTop w:val="0"/>
          <w:marBottom w:val="0"/>
          <w:divBdr>
            <w:top w:val="none" w:sz="0" w:space="0" w:color="auto"/>
            <w:left w:val="none" w:sz="0" w:space="0" w:color="auto"/>
            <w:bottom w:val="none" w:sz="0" w:space="0" w:color="auto"/>
            <w:right w:val="none" w:sz="0" w:space="0" w:color="auto"/>
          </w:divBdr>
        </w:div>
        <w:div w:id="296572090">
          <w:marLeft w:val="640"/>
          <w:marRight w:val="0"/>
          <w:marTop w:val="0"/>
          <w:marBottom w:val="0"/>
          <w:divBdr>
            <w:top w:val="none" w:sz="0" w:space="0" w:color="auto"/>
            <w:left w:val="none" w:sz="0" w:space="0" w:color="auto"/>
            <w:bottom w:val="none" w:sz="0" w:space="0" w:color="auto"/>
            <w:right w:val="none" w:sz="0" w:space="0" w:color="auto"/>
          </w:divBdr>
        </w:div>
        <w:div w:id="214587116">
          <w:marLeft w:val="640"/>
          <w:marRight w:val="0"/>
          <w:marTop w:val="0"/>
          <w:marBottom w:val="0"/>
          <w:divBdr>
            <w:top w:val="none" w:sz="0" w:space="0" w:color="auto"/>
            <w:left w:val="none" w:sz="0" w:space="0" w:color="auto"/>
            <w:bottom w:val="none" w:sz="0" w:space="0" w:color="auto"/>
            <w:right w:val="none" w:sz="0" w:space="0" w:color="auto"/>
          </w:divBdr>
        </w:div>
        <w:div w:id="1231959525">
          <w:marLeft w:val="640"/>
          <w:marRight w:val="0"/>
          <w:marTop w:val="0"/>
          <w:marBottom w:val="0"/>
          <w:divBdr>
            <w:top w:val="none" w:sz="0" w:space="0" w:color="auto"/>
            <w:left w:val="none" w:sz="0" w:space="0" w:color="auto"/>
            <w:bottom w:val="none" w:sz="0" w:space="0" w:color="auto"/>
            <w:right w:val="none" w:sz="0" w:space="0" w:color="auto"/>
          </w:divBdr>
        </w:div>
        <w:div w:id="934484942">
          <w:marLeft w:val="640"/>
          <w:marRight w:val="0"/>
          <w:marTop w:val="0"/>
          <w:marBottom w:val="0"/>
          <w:divBdr>
            <w:top w:val="none" w:sz="0" w:space="0" w:color="auto"/>
            <w:left w:val="none" w:sz="0" w:space="0" w:color="auto"/>
            <w:bottom w:val="none" w:sz="0" w:space="0" w:color="auto"/>
            <w:right w:val="none" w:sz="0" w:space="0" w:color="auto"/>
          </w:divBdr>
        </w:div>
        <w:div w:id="959725098">
          <w:marLeft w:val="640"/>
          <w:marRight w:val="0"/>
          <w:marTop w:val="0"/>
          <w:marBottom w:val="0"/>
          <w:divBdr>
            <w:top w:val="none" w:sz="0" w:space="0" w:color="auto"/>
            <w:left w:val="none" w:sz="0" w:space="0" w:color="auto"/>
            <w:bottom w:val="none" w:sz="0" w:space="0" w:color="auto"/>
            <w:right w:val="none" w:sz="0" w:space="0" w:color="auto"/>
          </w:divBdr>
        </w:div>
        <w:div w:id="2074042600">
          <w:marLeft w:val="640"/>
          <w:marRight w:val="0"/>
          <w:marTop w:val="0"/>
          <w:marBottom w:val="0"/>
          <w:divBdr>
            <w:top w:val="none" w:sz="0" w:space="0" w:color="auto"/>
            <w:left w:val="none" w:sz="0" w:space="0" w:color="auto"/>
            <w:bottom w:val="none" w:sz="0" w:space="0" w:color="auto"/>
            <w:right w:val="none" w:sz="0" w:space="0" w:color="auto"/>
          </w:divBdr>
        </w:div>
        <w:div w:id="1025595451">
          <w:marLeft w:val="640"/>
          <w:marRight w:val="0"/>
          <w:marTop w:val="0"/>
          <w:marBottom w:val="0"/>
          <w:divBdr>
            <w:top w:val="none" w:sz="0" w:space="0" w:color="auto"/>
            <w:left w:val="none" w:sz="0" w:space="0" w:color="auto"/>
            <w:bottom w:val="none" w:sz="0" w:space="0" w:color="auto"/>
            <w:right w:val="none" w:sz="0" w:space="0" w:color="auto"/>
          </w:divBdr>
        </w:div>
        <w:div w:id="2131318686">
          <w:marLeft w:val="640"/>
          <w:marRight w:val="0"/>
          <w:marTop w:val="0"/>
          <w:marBottom w:val="0"/>
          <w:divBdr>
            <w:top w:val="none" w:sz="0" w:space="0" w:color="auto"/>
            <w:left w:val="none" w:sz="0" w:space="0" w:color="auto"/>
            <w:bottom w:val="none" w:sz="0" w:space="0" w:color="auto"/>
            <w:right w:val="none" w:sz="0" w:space="0" w:color="auto"/>
          </w:divBdr>
        </w:div>
        <w:div w:id="1674065029">
          <w:marLeft w:val="640"/>
          <w:marRight w:val="0"/>
          <w:marTop w:val="0"/>
          <w:marBottom w:val="0"/>
          <w:divBdr>
            <w:top w:val="none" w:sz="0" w:space="0" w:color="auto"/>
            <w:left w:val="none" w:sz="0" w:space="0" w:color="auto"/>
            <w:bottom w:val="none" w:sz="0" w:space="0" w:color="auto"/>
            <w:right w:val="none" w:sz="0" w:space="0" w:color="auto"/>
          </w:divBdr>
        </w:div>
        <w:div w:id="1527256790">
          <w:marLeft w:val="640"/>
          <w:marRight w:val="0"/>
          <w:marTop w:val="0"/>
          <w:marBottom w:val="0"/>
          <w:divBdr>
            <w:top w:val="none" w:sz="0" w:space="0" w:color="auto"/>
            <w:left w:val="none" w:sz="0" w:space="0" w:color="auto"/>
            <w:bottom w:val="none" w:sz="0" w:space="0" w:color="auto"/>
            <w:right w:val="none" w:sz="0" w:space="0" w:color="auto"/>
          </w:divBdr>
        </w:div>
        <w:div w:id="769937362">
          <w:marLeft w:val="640"/>
          <w:marRight w:val="0"/>
          <w:marTop w:val="0"/>
          <w:marBottom w:val="0"/>
          <w:divBdr>
            <w:top w:val="none" w:sz="0" w:space="0" w:color="auto"/>
            <w:left w:val="none" w:sz="0" w:space="0" w:color="auto"/>
            <w:bottom w:val="none" w:sz="0" w:space="0" w:color="auto"/>
            <w:right w:val="none" w:sz="0" w:space="0" w:color="auto"/>
          </w:divBdr>
        </w:div>
        <w:div w:id="984892372">
          <w:marLeft w:val="640"/>
          <w:marRight w:val="0"/>
          <w:marTop w:val="0"/>
          <w:marBottom w:val="0"/>
          <w:divBdr>
            <w:top w:val="none" w:sz="0" w:space="0" w:color="auto"/>
            <w:left w:val="none" w:sz="0" w:space="0" w:color="auto"/>
            <w:bottom w:val="none" w:sz="0" w:space="0" w:color="auto"/>
            <w:right w:val="none" w:sz="0" w:space="0" w:color="auto"/>
          </w:divBdr>
        </w:div>
        <w:div w:id="782768401">
          <w:marLeft w:val="640"/>
          <w:marRight w:val="0"/>
          <w:marTop w:val="0"/>
          <w:marBottom w:val="0"/>
          <w:divBdr>
            <w:top w:val="none" w:sz="0" w:space="0" w:color="auto"/>
            <w:left w:val="none" w:sz="0" w:space="0" w:color="auto"/>
            <w:bottom w:val="none" w:sz="0" w:space="0" w:color="auto"/>
            <w:right w:val="none" w:sz="0" w:space="0" w:color="auto"/>
          </w:divBdr>
        </w:div>
        <w:div w:id="989015833">
          <w:marLeft w:val="640"/>
          <w:marRight w:val="0"/>
          <w:marTop w:val="0"/>
          <w:marBottom w:val="0"/>
          <w:divBdr>
            <w:top w:val="none" w:sz="0" w:space="0" w:color="auto"/>
            <w:left w:val="none" w:sz="0" w:space="0" w:color="auto"/>
            <w:bottom w:val="none" w:sz="0" w:space="0" w:color="auto"/>
            <w:right w:val="none" w:sz="0" w:space="0" w:color="auto"/>
          </w:divBdr>
        </w:div>
        <w:div w:id="1955672624">
          <w:marLeft w:val="640"/>
          <w:marRight w:val="0"/>
          <w:marTop w:val="0"/>
          <w:marBottom w:val="0"/>
          <w:divBdr>
            <w:top w:val="none" w:sz="0" w:space="0" w:color="auto"/>
            <w:left w:val="none" w:sz="0" w:space="0" w:color="auto"/>
            <w:bottom w:val="none" w:sz="0" w:space="0" w:color="auto"/>
            <w:right w:val="none" w:sz="0" w:space="0" w:color="auto"/>
          </w:divBdr>
        </w:div>
        <w:div w:id="1668365543">
          <w:marLeft w:val="640"/>
          <w:marRight w:val="0"/>
          <w:marTop w:val="0"/>
          <w:marBottom w:val="0"/>
          <w:divBdr>
            <w:top w:val="none" w:sz="0" w:space="0" w:color="auto"/>
            <w:left w:val="none" w:sz="0" w:space="0" w:color="auto"/>
            <w:bottom w:val="none" w:sz="0" w:space="0" w:color="auto"/>
            <w:right w:val="none" w:sz="0" w:space="0" w:color="auto"/>
          </w:divBdr>
        </w:div>
        <w:div w:id="325017166">
          <w:marLeft w:val="640"/>
          <w:marRight w:val="0"/>
          <w:marTop w:val="0"/>
          <w:marBottom w:val="0"/>
          <w:divBdr>
            <w:top w:val="none" w:sz="0" w:space="0" w:color="auto"/>
            <w:left w:val="none" w:sz="0" w:space="0" w:color="auto"/>
            <w:bottom w:val="none" w:sz="0" w:space="0" w:color="auto"/>
            <w:right w:val="none" w:sz="0" w:space="0" w:color="auto"/>
          </w:divBdr>
        </w:div>
        <w:div w:id="198862388">
          <w:marLeft w:val="640"/>
          <w:marRight w:val="0"/>
          <w:marTop w:val="0"/>
          <w:marBottom w:val="0"/>
          <w:divBdr>
            <w:top w:val="none" w:sz="0" w:space="0" w:color="auto"/>
            <w:left w:val="none" w:sz="0" w:space="0" w:color="auto"/>
            <w:bottom w:val="none" w:sz="0" w:space="0" w:color="auto"/>
            <w:right w:val="none" w:sz="0" w:space="0" w:color="auto"/>
          </w:divBdr>
        </w:div>
        <w:div w:id="127087237">
          <w:marLeft w:val="640"/>
          <w:marRight w:val="0"/>
          <w:marTop w:val="0"/>
          <w:marBottom w:val="0"/>
          <w:divBdr>
            <w:top w:val="none" w:sz="0" w:space="0" w:color="auto"/>
            <w:left w:val="none" w:sz="0" w:space="0" w:color="auto"/>
            <w:bottom w:val="none" w:sz="0" w:space="0" w:color="auto"/>
            <w:right w:val="none" w:sz="0" w:space="0" w:color="auto"/>
          </w:divBdr>
        </w:div>
        <w:div w:id="1043556226">
          <w:marLeft w:val="640"/>
          <w:marRight w:val="0"/>
          <w:marTop w:val="0"/>
          <w:marBottom w:val="0"/>
          <w:divBdr>
            <w:top w:val="none" w:sz="0" w:space="0" w:color="auto"/>
            <w:left w:val="none" w:sz="0" w:space="0" w:color="auto"/>
            <w:bottom w:val="none" w:sz="0" w:space="0" w:color="auto"/>
            <w:right w:val="none" w:sz="0" w:space="0" w:color="auto"/>
          </w:divBdr>
        </w:div>
        <w:div w:id="279655284">
          <w:marLeft w:val="640"/>
          <w:marRight w:val="0"/>
          <w:marTop w:val="0"/>
          <w:marBottom w:val="0"/>
          <w:divBdr>
            <w:top w:val="none" w:sz="0" w:space="0" w:color="auto"/>
            <w:left w:val="none" w:sz="0" w:space="0" w:color="auto"/>
            <w:bottom w:val="none" w:sz="0" w:space="0" w:color="auto"/>
            <w:right w:val="none" w:sz="0" w:space="0" w:color="auto"/>
          </w:divBdr>
        </w:div>
        <w:div w:id="1978995432">
          <w:marLeft w:val="640"/>
          <w:marRight w:val="0"/>
          <w:marTop w:val="0"/>
          <w:marBottom w:val="0"/>
          <w:divBdr>
            <w:top w:val="none" w:sz="0" w:space="0" w:color="auto"/>
            <w:left w:val="none" w:sz="0" w:space="0" w:color="auto"/>
            <w:bottom w:val="none" w:sz="0" w:space="0" w:color="auto"/>
            <w:right w:val="none" w:sz="0" w:space="0" w:color="auto"/>
          </w:divBdr>
        </w:div>
        <w:div w:id="1295451935">
          <w:marLeft w:val="640"/>
          <w:marRight w:val="0"/>
          <w:marTop w:val="0"/>
          <w:marBottom w:val="0"/>
          <w:divBdr>
            <w:top w:val="none" w:sz="0" w:space="0" w:color="auto"/>
            <w:left w:val="none" w:sz="0" w:space="0" w:color="auto"/>
            <w:bottom w:val="none" w:sz="0" w:space="0" w:color="auto"/>
            <w:right w:val="none" w:sz="0" w:space="0" w:color="auto"/>
          </w:divBdr>
        </w:div>
        <w:div w:id="902252893">
          <w:marLeft w:val="640"/>
          <w:marRight w:val="0"/>
          <w:marTop w:val="0"/>
          <w:marBottom w:val="0"/>
          <w:divBdr>
            <w:top w:val="none" w:sz="0" w:space="0" w:color="auto"/>
            <w:left w:val="none" w:sz="0" w:space="0" w:color="auto"/>
            <w:bottom w:val="none" w:sz="0" w:space="0" w:color="auto"/>
            <w:right w:val="none" w:sz="0" w:space="0" w:color="auto"/>
          </w:divBdr>
        </w:div>
        <w:div w:id="303896451">
          <w:marLeft w:val="640"/>
          <w:marRight w:val="0"/>
          <w:marTop w:val="0"/>
          <w:marBottom w:val="0"/>
          <w:divBdr>
            <w:top w:val="none" w:sz="0" w:space="0" w:color="auto"/>
            <w:left w:val="none" w:sz="0" w:space="0" w:color="auto"/>
            <w:bottom w:val="none" w:sz="0" w:space="0" w:color="auto"/>
            <w:right w:val="none" w:sz="0" w:space="0" w:color="auto"/>
          </w:divBdr>
        </w:div>
        <w:div w:id="2023581754">
          <w:marLeft w:val="640"/>
          <w:marRight w:val="0"/>
          <w:marTop w:val="0"/>
          <w:marBottom w:val="0"/>
          <w:divBdr>
            <w:top w:val="none" w:sz="0" w:space="0" w:color="auto"/>
            <w:left w:val="none" w:sz="0" w:space="0" w:color="auto"/>
            <w:bottom w:val="none" w:sz="0" w:space="0" w:color="auto"/>
            <w:right w:val="none" w:sz="0" w:space="0" w:color="auto"/>
          </w:divBdr>
        </w:div>
        <w:div w:id="252475274">
          <w:marLeft w:val="640"/>
          <w:marRight w:val="0"/>
          <w:marTop w:val="0"/>
          <w:marBottom w:val="0"/>
          <w:divBdr>
            <w:top w:val="none" w:sz="0" w:space="0" w:color="auto"/>
            <w:left w:val="none" w:sz="0" w:space="0" w:color="auto"/>
            <w:bottom w:val="none" w:sz="0" w:space="0" w:color="auto"/>
            <w:right w:val="none" w:sz="0" w:space="0" w:color="auto"/>
          </w:divBdr>
        </w:div>
        <w:div w:id="630207263">
          <w:marLeft w:val="640"/>
          <w:marRight w:val="0"/>
          <w:marTop w:val="0"/>
          <w:marBottom w:val="0"/>
          <w:divBdr>
            <w:top w:val="none" w:sz="0" w:space="0" w:color="auto"/>
            <w:left w:val="none" w:sz="0" w:space="0" w:color="auto"/>
            <w:bottom w:val="none" w:sz="0" w:space="0" w:color="auto"/>
            <w:right w:val="none" w:sz="0" w:space="0" w:color="auto"/>
          </w:divBdr>
        </w:div>
        <w:div w:id="1446851913">
          <w:marLeft w:val="640"/>
          <w:marRight w:val="0"/>
          <w:marTop w:val="0"/>
          <w:marBottom w:val="0"/>
          <w:divBdr>
            <w:top w:val="none" w:sz="0" w:space="0" w:color="auto"/>
            <w:left w:val="none" w:sz="0" w:space="0" w:color="auto"/>
            <w:bottom w:val="none" w:sz="0" w:space="0" w:color="auto"/>
            <w:right w:val="none" w:sz="0" w:space="0" w:color="auto"/>
          </w:divBdr>
        </w:div>
        <w:div w:id="922229168">
          <w:marLeft w:val="640"/>
          <w:marRight w:val="0"/>
          <w:marTop w:val="0"/>
          <w:marBottom w:val="0"/>
          <w:divBdr>
            <w:top w:val="none" w:sz="0" w:space="0" w:color="auto"/>
            <w:left w:val="none" w:sz="0" w:space="0" w:color="auto"/>
            <w:bottom w:val="none" w:sz="0" w:space="0" w:color="auto"/>
            <w:right w:val="none" w:sz="0" w:space="0" w:color="auto"/>
          </w:divBdr>
        </w:div>
        <w:div w:id="292714819">
          <w:marLeft w:val="640"/>
          <w:marRight w:val="0"/>
          <w:marTop w:val="0"/>
          <w:marBottom w:val="0"/>
          <w:divBdr>
            <w:top w:val="none" w:sz="0" w:space="0" w:color="auto"/>
            <w:left w:val="none" w:sz="0" w:space="0" w:color="auto"/>
            <w:bottom w:val="none" w:sz="0" w:space="0" w:color="auto"/>
            <w:right w:val="none" w:sz="0" w:space="0" w:color="auto"/>
          </w:divBdr>
        </w:div>
        <w:div w:id="726533135">
          <w:marLeft w:val="640"/>
          <w:marRight w:val="0"/>
          <w:marTop w:val="0"/>
          <w:marBottom w:val="0"/>
          <w:divBdr>
            <w:top w:val="none" w:sz="0" w:space="0" w:color="auto"/>
            <w:left w:val="none" w:sz="0" w:space="0" w:color="auto"/>
            <w:bottom w:val="none" w:sz="0" w:space="0" w:color="auto"/>
            <w:right w:val="none" w:sz="0" w:space="0" w:color="auto"/>
          </w:divBdr>
        </w:div>
        <w:div w:id="1010522391">
          <w:marLeft w:val="640"/>
          <w:marRight w:val="0"/>
          <w:marTop w:val="0"/>
          <w:marBottom w:val="0"/>
          <w:divBdr>
            <w:top w:val="none" w:sz="0" w:space="0" w:color="auto"/>
            <w:left w:val="none" w:sz="0" w:space="0" w:color="auto"/>
            <w:bottom w:val="none" w:sz="0" w:space="0" w:color="auto"/>
            <w:right w:val="none" w:sz="0" w:space="0" w:color="auto"/>
          </w:divBdr>
        </w:div>
        <w:div w:id="1664429172">
          <w:marLeft w:val="640"/>
          <w:marRight w:val="0"/>
          <w:marTop w:val="0"/>
          <w:marBottom w:val="0"/>
          <w:divBdr>
            <w:top w:val="none" w:sz="0" w:space="0" w:color="auto"/>
            <w:left w:val="none" w:sz="0" w:space="0" w:color="auto"/>
            <w:bottom w:val="none" w:sz="0" w:space="0" w:color="auto"/>
            <w:right w:val="none" w:sz="0" w:space="0" w:color="auto"/>
          </w:divBdr>
        </w:div>
        <w:div w:id="1909340456">
          <w:marLeft w:val="640"/>
          <w:marRight w:val="0"/>
          <w:marTop w:val="0"/>
          <w:marBottom w:val="0"/>
          <w:divBdr>
            <w:top w:val="none" w:sz="0" w:space="0" w:color="auto"/>
            <w:left w:val="none" w:sz="0" w:space="0" w:color="auto"/>
            <w:bottom w:val="none" w:sz="0" w:space="0" w:color="auto"/>
            <w:right w:val="none" w:sz="0" w:space="0" w:color="auto"/>
          </w:divBdr>
        </w:div>
        <w:div w:id="1211110357">
          <w:marLeft w:val="640"/>
          <w:marRight w:val="0"/>
          <w:marTop w:val="0"/>
          <w:marBottom w:val="0"/>
          <w:divBdr>
            <w:top w:val="none" w:sz="0" w:space="0" w:color="auto"/>
            <w:left w:val="none" w:sz="0" w:space="0" w:color="auto"/>
            <w:bottom w:val="none" w:sz="0" w:space="0" w:color="auto"/>
            <w:right w:val="none" w:sz="0" w:space="0" w:color="auto"/>
          </w:divBdr>
        </w:div>
        <w:div w:id="1776052322">
          <w:marLeft w:val="640"/>
          <w:marRight w:val="0"/>
          <w:marTop w:val="0"/>
          <w:marBottom w:val="0"/>
          <w:divBdr>
            <w:top w:val="none" w:sz="0" w:space="0" w:color="auto"/>
            <w:left w:val="none" w:sz="0" w:space="0" w:color="auto"/>
            <w:bottom w:val="none" w:sz="0" w:space="0" w:color="auto"/>
            <w:right w:val="none" w:sz="0" w:space="0" w:color="auto"/>
          </w:divBdr>
        </w:div>
        <w:div w:id="309410298">
          <w:marLeft w:val="640"/>
          <w:marRight w:val="0"/>
          <w:marTop w:val="0"/>
          <w:marBottom w:val="0"/>
          <w:divBdr>
            <w:top w:val="none" w:sz="0" w:space="0" w:color="auto"/>
            <w:left w:val="none" w:sz="0" w:space="0" w:color="auto"/>
            <w:bottom w:val="none" w:sz="0" w:space="0" w:color="auto"/>
            <w:right w:val="none" w:sz="0" w:space="0" w:color="auto"/>
          </w:divBdr>
        </w:div>
        <w:div w:id="1100565251">
          <w:marLeft w:val="640"/>
          <w:marRight w:val="0"/>
          <w:marTop w:val="0"/>
          <w:marBottom w:val="0"/>
          <w:divBdr>
            <w:top w:val="none" w:sz="0" w:space="0" w:color="auto"/>
            <w:left w:val="none" w:sz="0" w:space="0" w:color="auto"/>
            <w:bottom w:val="none" w:sz="0" w:space="0" w:color="auto"/>
            <w:right w:val="none" w:sz="0" w:space="0" w:color="auto"/>
          </w:divBdr>
        </w:div>
        <w:div w:id="1631931687">
          <w:marLeft w:val="640"/>
          <w:marRight w:val="0"/>
          <w:marTop w:val="0"/>
          <w:marBottom w:val="0"/>
          <w:divBdr>
            <w:top w:val="none" w:sz="0" w:space="0" w:color="auto"/>
            <w:left w:val="none" w:sz="0" w:space="0" w:color="auto"/>
            <w:bottom w:val="none" w:sz="0" w:space="0" w:color="auto"/>
            <w:right w:val="none" w:sz="0" w:space="0" w:color="auto"/>
          </w:divBdr>
        </w:div>
        <w:div w:id="2110079982">
          <w:marLeft w:val="640"/>
          <w:marRight w:val="0"/>
          <w:marTop w:val="0"/>
          <w:marBottom w:val="0"/>
          <w:divBdr>
            <w:top w:val="none" w:sz="0" w:space="0" w:color="auto"/>
            <w:left w:val="none" w:sz="0" w:space="0" w:color="auto"/>
            <w:bottom w:val="none" w:sz="0" w:space="0" w:color="auto"/>
            <w:right w:val="none" w:sz="0" w:space="0" w:color="auto"/>
          </w:divBdr>
        </w:div>
        <w:div w:id="537814089">
          <w:marLeft w:val="640"/>
          <w:marRight w:val="0"/>
          <w:marTop w:val="0"/>
          <w:marBottom w:val="0"/>
          <w:divBdr>
            <w:top w:val="none" w:sz="0" w:space="0" w:color="auto"/>
            <w:left w:val="none" w:sz="0" w:space="0" w:color="auto"/>
            <w:bottom w:val="none" w:sz="0" w:space="0" w:color="auto"/>
            <w:right w:val="none" w:sz="0" w:space="0" w:color="auto"/>
          </w:divBdr>
        </w:div>
        <w:div w:id="1544488210">
          <w:marLeft w:val="640"/>
          <w:marRight w:val="0"/>
          <w:marTop w:val="0"/>
          <w:marBottom w:val="0"/>
          <w:divBdr>
            <w:top w:val="none" w:sz="0" w:space="0" w:color="auto"/>
            <w:left w:val="none" w:sz="0" w:space="0" w:color="auto"/>
            <w:bottom w:val="none" w:sz="0" w:space="0" w:color="auto"/>
            <w:right w:val="none" w:sz="0" w:space="0" w:color="auto"/>
          </w:divBdr>
        </w:div>
        <w:div w:id="331420633">
          <w:marLeft w:val="640"/>
          <w:marRight w:val="0"/>
          <w:marTop w:val="0"/>
          <w:marBottom w:val="0"/>
          <w:divBdr>
            <w:top w:val="none" w:sz="0" w:space="0" w:color="auto"/>
            <w:left w:val="none" w:sz="0" w:space="0" w:color="auto"/>
            <w:bottom w:val="none" w:sz="0" w:space="0" w:color="auto"/>
            <w:right w:val="none" w:sz="0" w:space="0" w:color="auto"/>
          </w:divBdr>
        </w:div>
        <w:div w:id="5064167">
          <w:marLeft w:val="640"/>
          <w:marRight w:val="0"/>
          <w:marTop w:val="0"/>
          <w:marBottom w:val="0"/>
          <w:divBdr>
            <w:top w:val="none" w:sz="0" w:space="0" w:color="auto"/>
            <w:left w:val="none" w:sz="0" w:space="0" w:color="auto"/>
            <w:bottom w:val="none" w:sz="0" w:space="0" w:color="auto"/>
            <w:right w:val="none" w:sz="0" w:space="0" w:color="auto"/>
          </w:divBdr>
        </w:div>
        <w:div w:id="1360469867">
          <w:marLeft w:val="640"/>
          <w:marRight w:val="0"/>
          <w:marTop w:val="0"/>
          <w:marBottom w:val="0"/>
          <w:divBdr>
            <w:top w:val="none" w:sz="0" w:space="0" w:color="auto"/>
            <w:left w:val="none" w:sz="0" w:space="0" w:color="auto"/>
            <w:bottom w:val="none" w:sz="0" w:space="0" w:color="auto"/>
            <w:right w:val="none" w:sz="0" w:space="0" w:color="auto"/>
          </w:divBdr>
        </w:div>
        <w:div w:id="1736002257">
          <w:marLeft w:val="640"/>
          <w:marRight w:val="0"/>
          <w:marTop w:val="0"/>
          <w:marBottom w:val="0"/>
          <w:divBdr>
            <w:top w:val="none" w:sz="0" w:space="0" w:color="auto"/>
            <w:left w:val="none" w:sz="0" w:space="0" w:color="auto"/>
            <w:bottom w:val="none" w:sz="0" w:space="0" w:color="auto"/>
            <w:right w:val="none" w:sz="0" w:space="0" w:color="auto"/>
          </w:divBdr>
        </w:div>
        <w:div w:id="1280841582">
          <w:marLeft w:val="640"/>
          <w:marRight w:val="0"/>
          <w:marTop w:val="0"/>
          <w:marBottom w:val="0"/>
          <w:divBdr>
            <w:top w:val="none" w:sz="0" w:space="0" w:color="auto"/>
            <w:left w:val="none" w:sz="0" w:space="0" w:color="auto"/>
            <w:bottom w:val="none" w:sz="0" w:space="0" w:color="auto"/>
            <w:right w:val="none" w:sz="0" w:space="0" w:color="auto"/>
          </w:divBdr>
        </w:div>
        <w:div w:id="1755514357">
          <w:marLeft w:val="640"/>
          <w:marRight w:val="0"/>
          <w:marTop w:val="0"/>
          <w:marBottom w:val="0"/>
          <w:divBdr>
            <w:top w:val="none" w:sz="0" w:space="0" w:color="auto"/>
            <w:left w:val="none" w:sz="0" w:space="0" w:color="auto"/>
            <w:bottom w:val="none" w:sz="0" w:space="0" w:color="auto"/>
            <w:right w:val="none" w:sz="0" w:space="0" w:color="auto"/>
          </w:divBdr>
        </w:div>
        <w:div w:id="160851745">
          <w:marLeft w:val="640"/>
          <w:marRight w:val="0"/>
          <w:marTop w:val="0"/>
          <w:marBottom w:val="0"/>
          <w:divBdr>
            <w:top w:val="none" w:sz="0" w:space="0" w:color="auto"/>
            <w:left w:val="none" w:sz="0" w:space="0" w:color="auto"/>
            <w:bottom w:val="none" w:sz="0" w:space="0" w:color="auto"/>
            <w:right w:val="none" w:sz="0" w:space="0" w:color="auto"/>
          </w:divBdr>
        </w:div>
        <w:div w:id="2037076783">
          <w:marLeft w:val="640"/>
          <w:marRight w:val="0"/>
          <w:marTop w:val="0"/>
          <w:marBottom w:val="0"/>
          <w:divBdr>
            <w:top w:val="none" w:sz="0" w:space="0" w:color="auto"/>
            <w:left w:val="none" w:sz="0" w:space="0" w:color="auto"/>
            <w:bottom w:val="none" w:sz="0" w:space="0" w:color="auto"/>
            <w:right w:val="none" w:sz="0" w:space="0" w:color="auto"/>
          </w:divBdr>
        </w:div>
        <w:div w:id="1271550557">
          <w:marLeft w:val="640"/>
          <w:marRight w:val="0"/>
          <w:marTop w:val="0"/>
          <w:marBottom w:val="0"/>
          <w:divBdr>
            <w:top w:val="none" w:sz="0" w:space="0" w:color="auto"/>
            <w:left w:val="none" w:sz="0" w:space="0" w:color="auto"/>
            <w:bottom w:val="none" w:sz="0" w:space="0" w:color="auto"/>
            <w:right w:val="none" w:sz="0" w:space="0" w:color="auto"/>
          </w:divBdr>
        </w:div>
        <w:div w:id="1816993924">
          <w:marLeft w:val="640"/>
          <w:marRight w:val="0"/>
          <w:marTop w:val="0"/>
          <w:marBottom w:val="0"/>
          <w:divBdr>
            <w:top w:val="none" w:sz="0" w:space="0" w:color="auto"/>
            <w:left w:val="none" w:sz="0" w:space="0" w:color="auto"/>
            <w:bottom w:val="none" w:sz="0" w:space="0" w:color="auto"/>
            <w:right w:val="none" w:sz="0" w:space="0" w:color="auto"/>
          </w:divBdr>
        </w:div>
        <w:div w:id="1845438530">
          <w:marLeft w:val="640"/>
          <w:marRight w:val="0"/>
          <w:marTop w:val="0"/>
          <w:marBottom w:val="0"/>
          <w:divBdr>
            <w:top w:val="none" w:sz="0" w:space="0" w:color="auto"/>
            <w:left w:val="none" w:sz="0" w:space="0" w:color="auto"/>
            <w:bottom w:val="none" w:sz="0" w:space="0" w:color="auto"/>
            <w:right w:val="none" w:sz="0" w:space="0" w:color="auto"/>
          </w:divBdr>
        </w:div>
        <w:div w:id="2101632160">
          <w:marLeft w:val="640"/>
          <w:marRight w:val="0"/>
          <w:marTop w:val="0"/>
          <w:marBottom w:val="0"/>
          <w:divBdr>
            <w:top w:val="none" w:sz="0" w:space="0" w:color="auto"/>
            <w:left w:val="none" w:sz="0" w:space="0" w:color="auto"/>
            <w:bottom w:val="none" w:sz="0" w:space="0" w:color="auto"/>
            <w:right w:val="none" w:sz="0" w:space="0" w:color="auto"/>
          </w:divBdr>
        </w:div>
        <w:div w:id="72052080">
          <w:marLeft w:val="640"/>
          <w:marRight w:val="0"/>
          <w:marTop w:val="0"/>
          <w:marBottom w:val="0"/>
          <w:divBdr>
            <w:top w:val="none" w:sz="0" w:space="0" w:color="auto"/>
            <w:left w:val="none" w:sz="0" w:space="0" w:color="auto"/>
            <w:bottom w:val="none" w:sz="0" w:space="0" w:color="auto"/>
            <w:right w:val="none" w:sz="0" w:space="0" w:color="auto"/>
          </w:divBdr>
        </w:div>
        <w:div w:id="123893949">
          <w:marLeft w:val="640"/>
          <w:marRight w:val="0"/>
          <w:marTop w:val="0"/>
          <w:marBottom w:val="0"/>
          <w:divBdr>
            <w:top w:val="none" w:sz="0" w:space="0" w:color="auto"/>
            <w:left w:val="none" w:sz="0" w:space="0" w:color="auto"/>
            <w:bottom w:val="none" w:sz="0" w:space="0" w:color="auto"/>
            <w:right w:val="none" w:sz="0" w:space="0" w:color="auto"/>
          </w:divBdr>
        </w:div>
        <w:div w:id="61951482">
          <w:marLeft w:val="640"/>
          <w:marRight w:val="0"/>
          <w:marTop w:val="0"/>
          <w:marBottom w:val="0"/>
          <w:divBdr>
            <w:top w:val="none" w:sz="0" w:space="0" w:color="auto"/>
            <w:left w:val="none" w:sz="0" w:space="0" w:color="auto"/>
            <w:bottom w:val="none" w:sz="0" w:space="0" w:color="auto"/>
            <w:right w:val="none" w:sz="0" w:space="0" w:color="auto"/>
          </w:divBdr>
        </w:div>
        <w:div w:id="410541477">
          <w:marLeft w:val="640"/>
          <w:marRight w:val="0"/>
          <w:marTop w:val="0"/>
          <w:marBottom w:val="0"/>
          <w:divBdr>
            <w:top w:val="none" w:sz="0" w:space="0" w:color="auto"/>
            <w:left w:val="none" w:sz="0" w:space="0" w:color="auto"/>
            <w:bottom w:val="none" w:sz="0" w:space="0" w:color="auto"/>
            <w:right w:val="none" w:sz="0" w:space="0" w:color="auto"/>
          </w:divBdr>
        </w:div>
        <w:div w:id="421679707">
          <w:marLeft w:val="640"/>
          <w:marRight w:val="0"/>
          <w:marTop w:val="0"/>
          <w:marBottom w:val="0"/>
          <w:divBdr>
            <w:top w:val="none" w:sz="0" w:space="0" w:color="auto"/>
            <w:left w:val="none" w:sz="0" w:space="0" w:color="auto"/>
            <w:bottom w:val="none" w:sz="0" w:space="0" w:color="auto"/>
            <w:right w:val="none" w:sz="0" w:space="0" w:color="auto"/>
          </w:divBdr>
        </w:div>
        <w:div w:id="250742519">
          <w:marLeft w:val="640"/>
          <w:marRight w:val="0"/>
          <w:marTop w:val="0"/>
          <w:marBottom w:val="0"/>
          <w:divBdr>
            <w:top w:val="none" w:sz="0" w:space="0" w:color="auto"/>
            <w:left w:val="none" w:sz="0" w:space="0" w:color="auto"/>
            <w:bottom w:val="none" w:sz="0" w:space="0" w:color="auto"/>
            <w:right w:val="none" w:sz="0" w:space="0" w:color="auto"/>
          </w:divBdr>
        </w:div>
        <w:div w:id="1247110044">
          <w:marLeft w:val="640"/>
          <w:marRight w:val="0"/>
          <w:marTop w:val="0"/>
          <w:marBottom w:val="0"/>
          <w:divBdr>
            <w:top w:val="none" w:sz="0" w:space="0" w:color="auto"/>
            <w:left w:val="none" w:sz="0" w:space="0" w:color="auto"/>
            <w:bottom w:val="none" w:sz="0" w:space="0" w:color="auto"/>
            <w:right w:val="none" w:sz="0" w:space="0" w:color="auto"/>
          </w:divBdr>
        </w:div>
        <w:div w:id="2125298719">
          <w:marLeft w:val="640"/>
          <w:marRight w:val="0"/>
          <w:marTop w:val="0"/>
          <w:marBottom w:val="0"/>
          <w:divBdr>
            <w:top w:val="none" w:sz="0" w:space="0" w:color="auto"/>
            <w:left w:val="none" w:sz="0" w:space="0" w:color="auto"/>
            <w:bottom w:val="none" w:sz="0" w:space="0" w:color="auto"/>
            <w:right w:val="none" w:sz="0" w:space="0" w:color="auto"/>
          </w:divBdr>
        </w:div>
        <w:div w:id="1352757403">
          <w:marLeft w:val="640"/>
          <w:marRight w:val="0"/>
          <w:marTop w:val="0"/>
          <w:marBottom w:val="0"/>
          <w:divBdr>
            <w:top w:val="none" w:sz="0" w:space="0" w:color="auto"/>
            <w:left w:val="none" w:sz="0" w:space="0" w:color="auto"/>
            <w:bottom w:val="none" w:sz="0" w:space="0" w:color="auto"/>
            <w:right w:val="none" w:sz="0" w:space="0" w:color="auto"/>
          </w:divBdr>
        </w:div>
        <w:div w:id="392780715">
          <w:marLeft w:val="640"/>
          <w:marRight w:val="0"/>
          <w:marTop w:val="0"/>
          <w:marBottom w:val="0"/>
          <w:divBdr>
            <w:top w:val="none" w:sz="0" w:space="0" w:color="auto"/>
            <w:left w:val="none" w:sz="0" w:space="0" w:color="auto"/>
            <w:bottom w:val="none" w:sz="0" w:space="0" w:color="auto"/>
            <w:right w:val="none" w:sz="0" w:space="0" w:color="auto"/>
          </w:divBdr>
        </w:div>
        <w:div w:id="1114133472">
          <w:marLeft w:val="640"/>
          <w:marRight w:val="0"/>
          <w:marTop w:val="0"/>
          <w:marBottom w:val="0"/>
          <w:divBdr>
            <w:top w:val="none" w:sz="0" w:space="0" w:color="auto"/>
            <w:left w:val="none" w:sz="0" w:space="0" w:color="auto"/>
            <w:bottom w:val="none" w:sz="0" w:space="0" w:color="auto"/>
            <w:right w:val="none" w:sz="0" w:space="0" w:color="auto"/>
          </w:divBdr>
        </w:div>
        <w:div w:id="1187252932">
          <w:marLeft w:val="640"/>
          <w:marRight w:val="0"/>
          <w:marTop w:val="0"/>
          <w:marBottom w:val="0"/>
          <w:divBdr>
            <w:top w:val="none" w:sz="0" w:space="0" w:color="auto"/>
            <w:left w:val="none" w:sz="0" w:space="0" w:color="auto"/>
            <w:bottom w:val="none" w:sz="0" w:space="0" w:color="auto"/>
            <w:right w:val="none" w:sz="0" w:space="0" w:color="auto"/>
          </w:divBdr>
        </w:div>
        <w:div w:id="78842007">
          <w:marLeft w:val="640"/>
          <w:marRight w:val="0"/>
          <w:marTop w:val="0"/>
          <w:marBottom w:val="0"/>
          <w:divBdr>
            <w:top w:val="none" w:sz="0" w:space="0" w:color="auto"/>
            <w:left w:val="none" w:sz="0" w:space="0" w:color="auto"/>
            <w:bottom w:val="none" w:sz="0" w:space="0" w:color="auto"/>
            <w:right w:val="none" w:sz="0" w:space="0" w:color="auto"/>
          </w:divBdr>
        </w:div>
        <w:div w:id="446004178">
          <w:marLeft w:val="640"/>
          <w:marRight w:val="0"/>
          <w:marTop w:val="0"/>
          <w:marBottom w:val="0"/>
          <w:divBdr>
            <w:top w:val="none" w:sz="0" w:space="0" w:color="auto"/>
            <w:left w:val="none" w:sz="0" w:space="0" w:color="auto"/>
            <w:bottom w:val="none" w:sz="0" w:space="0" w:color="auto"/>
            <w:right w:val="none" w:sz="0" w:space="0" w:color="auto"/>
          </w:divBdr>
        </w:div>
        <w:div w:id="1267496918">
          <w:marLeft w:val="640"/>
          <w:marRight w:val="0"/>
          <w:marTop w:val="0"/>
          <w:marBottom w:val="0"/>
          <w:divBdr>
            <w:top w:val="none" w:sz="0" w:space="0" w:color="auto"/>
            <w:left w:val="none" w:sz="0" w:space="0" w:color="auto"/>
            <w:bottom w:val="none" w:sz="0" w:space="0" w:color="auto"/>
            <w:right w:val="none" w:sz="0" w:space="0" w:color="auto"/>
          </w:divBdr>
        </w:div>
        <w:div w:id="2060587210">
          <w:marLeft w:val="640"/>
          <w:marRight w:val="0"/>
          <w:marTop w:val="0"/>
          <w:marBottom w:val="0"/>
          <w:divBdr>
            <w:top w:val="none" w:sz="0" w:space="0" w:color="auto"/>
            <w:left w:val="none" w:sz="0" w:space="0" w:color="auto"/>
            <w:bottom w:val="none" w:sz="0" w:space="0" w:color="auto"/>
            <w:right w:val="none" w:sz="0" w:space="0" w:color="auto"/>
          </w:divBdr>
        </w:div>
        <w:div w:id="465389608">
          <w:marLeft w:val="640"/>
          <w:marRight w:val="0"/>
          <w:marTop w:val="0"/>
          <w:marBottom w:val="0"/>
          <w:divBdr>
            <w:top w:val="none" w:sz="0" w:space="0" w:color="auto"/>
            <w:left w:val="none" w:sz="0" w:space="0" w:color="auto"/>
            <w:bottom w:val="none" w:sz="0" w:space="0" w:color="auto"/>
            <w:right w:val="none" w:sz="0" w:space="0" w:color="auto"/>
          </w:divBdr>
        </w:div>
        <w:div w:id="1049494474">
          <w:marLeft w:val="640"/>
          <w:marRight w:val="0"/>
          <w:marTop w:val="0"/>
          <w:marBottom w:val="0"/>
          <w:divBdr>
            <w:top w:val="none" w:sz="0" w:space="0" w:color="auto"/>
            <w:left w:val="none" w:sz="0" w:space="0" w:color="auto"/>
            <w:bottom w:val="none" w:sz="0" w:space="0" w:color="auto"/>
            <w:right w:val="none" w:sz="0" w:space="0" w:color="auto"/>
          </w:divBdr>
        </w:div>
        <w:div w:id="1545291172">
          <w:marLeft w:val="640"/>
          <w:marRight w:val="0"/>
          <w:marTop w:val="0"/>
          <w:marBottom w:val="0"/>
          <w:divBdr>
            <w:top w:val="none" w:sz="0" w:space="0" w:color="auto"/>
            <w:left w:val="none" w:sz="0" w:space="0" w:color="auto"/>
            <w:bottom w:val="none" w:sz="0" w:space="0" w:color="auto"/>
            <w:right w:val="none" w:sz="0" w:space="0" w:color="auto"/>
          </w:divBdr>
        </w:div>
        <w:div w:id="1319378059">
          <w:marLeft w:val="640"/>
          <w:marRight w:val="0"/>
          <w:marTop w:val="0"/>
          <w:marBottom w:val="0"/>
          <w:divBdr>
            <w:top w:val="none" w:sz="0" w:space="0" w:color="auto"/>
            <w:left w:val="none" w:sz="0" w:space="0" w:color="auto"/>
            <w:bottom w:val="none" w:sz="0" w:space="0" w:color="auto"/>
            <w:right w:val="none" w:sz="0" w:space="0" w:color="auto"/>
          </w:divBdr>
        </w:div>
        <w:div w:id="3289884">
          <w:marLeft w:val="640"/>
          <w:marRight w:val="0"/>
          <w:marTop w:val="0"/>
          <w:marBottom w:val="0"/>
          <w:divBdr>
            <w:top w:val="none" w:sz="0" w:space="0" w:color="auto"/>
            <w:left w:val="none" w:sz="0" w:space="0" w:color="auto"/>
            <w:bottom w:val="none" w:sz="0" w:space="0" w:color="auto"/>
            <w:right w:val="none" w:sz="0" w:space="0" w:color="auto"/>
          </w:divBdr>
        </w:div>
        <w:div w:id="1649168766">
          <w:marLeft w:val="640"/>
          <w:marRight w:val="0"/>
          <w:marTop w:val="0"/>
          <w:marBottom w:val="0"/>
          <w:divBdr>
            <w:top w:val="none" w:sz="0" w:space="0" w:color="auto"/>
            <w:left w:val="none" w:sz="0" w:space="0" w:color="auto"/>
            <w:bottom w:val="none" w:sz="0" w:space="0" w:color="auto"/>
            <w:right w:val="none" w:sz="0" w:space="0" w:color="auto"/>
          </w:divBdr>
        </w:div>
        <w:div w:id="14700716">
          <w:marLeft w:val="640"/>
          <w:marRight w:val="0"/>
          <w:marTop w:val="0"/>
          <w:marBottom w:val="0"/>
          <w:divBdr>
            <w:top w:val="none" w:sz="0" w:space="0" w:color="auto"/>
            <w:left w:val="none" w:sz="0" w:space="0" w:color="auto"/>
            <w:bottom w:val="none" w:sz="0" w:space="0" w:color="auto"/>
            <w:right w:val="none" w:sz="0" w:space="0" w:color="auto"/>
          </w:divBdr>
        </w:div>
        <w:div w:id="1829974157">
          <w:marLeft w:val="640"/>
          <w:marRight w:val="0"/>
          <w:marTop w:val="0"/>
          <w:marBottom w:val="0"/>
          <w:divBdr>
            <w:top w:val="none" w:sz="0" w:space="0" w:color="auto"/>
            <w:left w:val="none" w:sz="0" w:space="0" w:color="auto"/>
            <w:bottom w:val="none" w:sz="0" w:space="0" w:color="auto"/>
            <w:right w:val="none" w:sz="0" w:space="0" w:color="auto"/>
          </w:divBdr>
        </w:div>
        <w:div w:id="673729018">
          <w:marLeft w:val="640"/>
          <w:marRight w:val="0"/>
          <w:marTop w:val="0"/>
          <w:marBottom w:val="0"/>
          <w:divBdr>
            <w:top w:val="none" w:sz="0" w:space="0" w:color="auto"/>
            <w:left w:val="none" w:sz="0" w:space="0" w:color="auto"/>
            <w:bottom w:val="none" w:sz="0" w:space="0" w:color="auto"/>
            <w:right w:val="none" w:sz="0" w:space="0" w:color="auto"/>
          </w:divBdr>
        </w:div>
        <w:div w:id="219294091">
          <w:marLeft w:val="640"/>
          <w:marRight w:val="0"/>
          <w:marTop w:val="0"/>
          <w:marBottom w:val="0"/>
          <w:divBdr>
            <w:top w:val="none" w:sz="0" w:space="0" w:color="auto"/>
            <w:left w:val="none" w:sz="0" w:space="0" w:color="auto"/>
            <w:bottom w:val="none" w:sz="0" w:space="0" w:color="auto"/>
            <w:right w:val="none" w:sz="0" w:space="0" w:color="auto"/>
          </w:divBdr>
        </w:div>
        <w:div w:id="1458646330">
          <w:marLeft w:val="640"/>
          <w:marRight w:val="0"/>
          <w:marTop w:val="0"/>
          <w:marBottom w:val="0"/>
          <w:divBdr>
            <w:top w:val="none" w:sz="0" w:space="0" w:color="auto"/>
            <w:left w:val="none" w:sz="0" w:space="0" w:color="auto"/>
            <w:bottom w:val="none" w:sz="0" w:space="0" w:color="auto"/>
            <w:right w:val="none" w:sz="0" w:space="0" w:color="auto"/>
          </w:divBdr>
        </w:div>
        <w:div w:id="217472576">
          <w:marLeft w:val="640"/>
          <w:marRight w:val="0"/>
          <w:marTop w:val="0"/>
          <w:marBottom w:val="0"/>
          <w:divBdr>
            <w:top w:val="none" w:sz="0" w:space="0" w:color="auto"/>
            <w:left w:val="none" w:sz="0" w:space="0" w:color="auto"/>
            <w:bottom w:val="none" w:sz="0" w:space="0" w:color="auto"/>
            <w:right w:val="none" w:sz="0" w:space="0" w:color="auto"/>
          </w:divBdr>
        </w:div>
        <w:div w:id="1771968701">
          <w:marLeft w:val="640"/>
          <w:marRight w:val="0"/>
          <w:marTop w:val="0"/>
          <w:marBottom w:val="0"/>
          <w:divBdr>
            <w:top w:val="none" w:sz="0" w:space="0" w:color="auto"/>
            <w:left w:val="none" w:sz="0" w:space="0" w:color="auto"/>
            <w:bottom w:val="none" w:sz="0" w:space="0" w:color="auto"/>
            <w:right w:val="none" w:sz="0" w:space="0" w:color="auto"/>
          </w:divBdr>
        </w:div>
        <w:div w:id="682896066">
          <w:marLeft w:val="640"/>
          <w:marRight w:val="0"/>
          <w:marTop w:val="0"/>
          <w:marBottom w:val="0"/>
          <w:divBdr>
            <w:top w:val="none" w:sz="0" w:space="0" w:color="auto"/>
            <w:left w:val="none" w:sz="0" w:space="0" w:color="auto"/>
            <w:bottom w:val="none" w:sz="0" w:space="0" w:color="auto"/>
            <w:right w:val="none" w:sz="0" w:space="0" w:color="auto"/>
          </w:divBdr>
        </w:div>
        <w:div w:id="1456870416">
          <w:marLeft w:val="640"/>
          <w:marRight w:val="0"/>
          <w:marTop w:val="0"/>
          <w:marBottom w:val="0"/>
          <w:divBdr>
            <w:top w:val="none" w:sz="0" w:space="0" w:color="auto"/>
            <w:left w:val="none" w:sz="0" w:space="0" w:color="auto"/>
            <w:bottom w:val="none" w:sz="0" w:space="0" w:color="auto"/>
            <w:right w:val="none" w:sz="0" w:space="0" w:color="auto"/>
          </w:divBdr>
        </w:div>
        <w:div w:id="1169758069">
          <w:marLeft w:val="640"/>
          <w:marRight w:val="0"/>
          <w:marTop w:val="0"/>
          <w:marBottom w:val="0"/>
          <w:divBdr>
            <w:top w:val="none" w:sz="0" w:space="0" w:color="auto"/>
            <w:left w:val="none" w:sz="0" w:space="0" w:color="auto"/>
            <w:bottom w:val="none" w:sz="0" w:space="0" w:color="auto"/>
            <w:right w:val="none" w:sz="0" w:space="0" w:color="auto"/>
          </w:divBdr>
        </w:div>
        <w:div w:id="1888563193">
          <w:marLeft w:val="640"/>
          <w:marRight w:val="0"/>
          <w:marTop w:val="0"/>
          <w:marBottom w:val="0"/>
          <w:divBdr>
            <w:top w:val="none" w:sz="0" w:space="0" w:color="auto"/>
            <w:left w:val="none" w:sz="0" w:space="0" w:color="auto"/>
            <w:bottom w:val="none" w:sz="0" w:space="0" w:color="auto"/>
            <w:right w:val="none" w:sz="0" w:space="0" w:color="auto"/>
          </w:divBdr>
        </w:div>
        <w:div w:id="136730610">
          <w:marLeft w:val="640"/>
          <w:marRight w:val="0"/>
          <w:marTop w:val="0"/>
          <w:marBottom w:val="0"/>
          <w:divBdr>
            <w:top w:val="none" w:sz="0" w:space="0" w:color="auto"/>
            <w:left w:val="none" w:sz="0" w:space="0" w:color="auto"/>
            <w:bottom w:val="none" w:sz="0" w:space="0" w:color="auto"/>
            <w:right w:val="none" w:sz="0" w:space="0" w:color="auto"/>
          </w:divBdr>
        </w:div>
        <w:div w:id="1903100962">
          <w:marLeft w:val="640"/>
          <w:marRight w:val="0"/>
          <w:marTop w:val="0"/>
          <w:marBottom w:val="0"/>
          <w:divBdr>
            <w:top w:val="none" w:sz="0" w:space="0" w:color="auto"/>
            <w:left w:val="none" w:sz="0" w:space="0" w:color="auto"/>
            <w:bottom w:val="none" w:sz="0" w:space="0" w:color="auto"/>
            <w:right w:val="none" w:sz="0" w:space="0" w:color="auto"/>
          </w:divBdr>
        </w:div>
        <w:div w:id="556824459">
          <w:marLeft w:val="640"/>
          <w:marRight w:val="0"/>
          <w:marTop w:val="0"/>
          <w:marBottom w:val="0"/>
          <w:divBdr>
            <w:top w:val="none" w:sz="0" w:space="0" w:color="auto"/>
            <w:left w:val="none" w:sz="0" w:space="0" w:color="auto"/>
            <w:bottom w:val="none" w:sz="0" w:space="0" w:color="auto"/>
            <w:right w:val="none" w:sz="0" w:space="0" w:color="auto"/>
          </w:divBdr>
        </w:div>
        <w:div w:id="1099520868">
          <w:marLeft w:val="640"/>
          <w:marRight w:val="0"/>
          <w:marTop w:val="0"/>
          <w:marBottom w:val="0"/>
          <w:divBdr>
            <w:top w:val="none" w:sz="0" w:space="0" w:color="auto"/>
            <w:left w:val="none" w:sz="0" w:space="0" w:color="auto"/>
            <w:bottom w:val="none" w:sz="0" w:space="0" w:color="auto"/>
            <w:right w:val="none" w:sz="0" w:space="0" w:color="auto"/>
          </w:divBdr>
        </w:div>
        <w:div w:id="1055928944">
          <w:marLeft w:val="640"/>
          <w:marRight w:val="0"/>
          <w:marTop w:val="0"/>
          <w:marBottom w:val="0"/>
          <w:divBdr>
            <w:top w:val="none" w:sz="0" w:space="0" w:color="auto"/>
            <w:left w:val="none" w:sz="0" w:space="0" w:color="auto"/>
            <w:bottom w:val="none" w:sz="0" w:space="0" w:color="auto"/>
            <w:right w:val="none" w:sz="0" w:space="0" w:color="auto"/>
          </w:divBdr>
        </w:div>
        <w:div w:id="215432859">
          <w:marLeft w:val="640"/>
          <w:marRight w:val="0"/>
          <w:marTop w:val="0"/>
          <w:marBottom w:val="0"/>
          <w:divBdr>
            <w:top w:val="none" w:sz="0" w:space="0" w:color="auto"/>
            <w:left w:val="none" w:sz="0" w:space="0" w:color="auto"/>
            <w:bottom w:val="none" w:sz="0" w:space="0" w:color="auto"/>
            <w:right w:val="none" w:sz="0" w:space="0" w:color="auto"/>
          </w:divBdr>
        </w:div>
        <w:div w:id="1224946887">
          <w:marLeft w:val="640"/>
          <w:marRight w:val="0"/>
          <w:marTop w:val="0"/>
          <w:marBottom w:val="0"/>
          <w:divBdr>
            <w:top w:val="none" w:sz="0" w:space="0" w:color="auto"/>
            <w:left w:val="none" w:sz="0" w:space="0" w:color="auto"/>
            <w:bottom w:val="none" w:sz="0" w:space="0" w:color="auto"/>
            <w:right w:val="none" w:sz="0" w:space="0" w:color="auto"/>
          </w:divBdr>
        </w:div>
        <w:div w:id="1026492332">
          <w:marLeft w:val="640"/>
          <w:marRight w:val="0"/>
          <w:marTop w:val="0"/>
          <w:marBottom w:val="0"/>
          <w:divBdr>
            <w:top w:val="none" w:sz="0" w:space="0" w:color="auto"/>
            <w:left w:val="none" w:sz="0" w:space="0" w:color="auto"/>
            <w:bottom w:val="none" w:sz="0" w:space="0" w:color="auto"/>
            <w:right w:val="none" w:sz="0" w:space="0" w:color="auto"/>
          </w:divBdr>
        </w:div>
      </w:divsChild>
    </w:div>
    <w:div w:id="1868323734">
      <w:bodyDiv w:val="1"/>
      <w:marLeft w:val="0"/>
      <w:marRight w:val="0"/>
      <w:marTop w:val="0"/>
      <w:marBottom w:val="0"/>
      <w:divBdr>
        <w:top w:val="none" w:sz="0" w:space="0" w:color="auto"/>
        <w:left w:val="none" w:sz="0" w:space="0" w:color="auto"/>
        <w:bottom w:val="none" w:sz="0" w:space="0" w:color="auto"/>
        <w:right w:val="none" w:sz="0" w:space="0" w:color="auto"/>
      </w:divBdr>
      <w:divsChild>
        <w:div w:id="1101796189">
          <w:marLeft w:val="640"/>
          <w:marRight w:val="0"/>
          <w:marTop w:val="0"/>
          <w:marBottom w:val="0"/>
          <w:divBdr>
            <w:top w:val="none" w:sz="0" w:space="0" w:color="auto"/>
            <w:left w:val="none" w:sz="0" w:space="0" w:color="auto"/>
            <w:bottom w:val="none" w:sz="0" w:space="0" w:color="auto"/>
            <w:right w:val="none" w:sz="0" w:space="0" w:color="auto"/>
          </w:divBdr>
        </w:div>
        <w:div w:id="1942487493">
          <w:marLeft w:val="640"/>
          <w:marRight w:val="0"/>
          <w:marTop w:val="0"/>
          <w:marBottom w:val="0"/>
          <w:divBdr>
            <w:top w:val="none" w:sz="0" w:space="0" w:color="auto"/>
            <w:left w:val="none" w:sz="0" w:space="0" w:color="auto"/>
            <w:bottom w:val="none" w:sz="0" w:space="0" w:color="auto"/>
            <w:right w:val="none" w:sz="0" w:space="0" w:color="auto"/>
          </w:divBdr>
        </w:div>
        <w:div w:id="1743747287">
          <w:marLeft w:val="640"/>
          <w:marRight w:val="0"/>
          <w:marTop w:val="0"/>
          <w:marBottom w:val="0"/>
          <w:divBdr>
            <w:top w:val="none" w:sz="0" w:space="0" w:color="auto"/>
            <w:left w:val="none" w:sz="0" w:space="0" w:color="auto"/>
            <w:bottom w:val="none" w:sz="0" w:space="0" w:color="auto"/>
            <w:right w:val="none" w:sz="0" w:space="0" w:color="auto"/>
          </w:divBdr>
        </w:div>
        <w:div w:id="187522185">
          <w:marLeft w:val="640"/>
          <w:marRight w:val="0"/>
          <w:marTop w:val="0"/>
          <w:marBottom w:val="0"/>
          <w:divBdr>
            <w:top w:val="none" w:sz="0" w:space="0" w:color="auto"/>
            <w:left w:val="none" w:sz="0" w:space="0" w:color="auto"/>
            <w:bottom w:val="none" w:sz="0" w:space="0" w:color="auto"/>
            <w:right w:val="none" w:sz="0" w:space="0" w:color="auto"/>
          </w:divBdr>
        </w:div>
        <w:div w:id="614601903">
          <w:marLeft w:val="640"/>
          <w:marRight w:val="0"/>
          <w:marTop w:val="0"/>
          <w:marBottom w:val="0"/>
          <w:divBdr>
            <w:top w:val="none" w:sz="0" w:space="0" w:color="auto"/>
            <w:left w:val="none" w:sz="0" w:space="0" w:color="auto"/>
            <w:bottom w:val="none" w:sz="0" w:space="0" w:color="auto"/>
            <w:right w:val="none" w:sz="0" w:space="0" w:color="auto"/>
          </w:divBdr>
        </w:div>
        <w:div w:id="345640417">
          <w:marLeft w:val="640"/>
          <w:marRight w:val="0"/>
          <w:marTop w:val="0"/>
          <w:marBottom w:val="0"/>
          <w:divBdr>
            <w:top w:val="none" w:sz="0" w:space="0" w:color="auto"/>
            <w:left w:val="none" w:sz="0" w:space="0" w:color="auto"/>
            <w:bottom w:val="none" w:sz="0" w:space="0" w:color="auto"/>
            <w:right w:val="none" w:sz="0" w:space="0" w:color="auto"/>
          </w:divBdr>
        </w:div>
        <w:div w:id="2057927985">
          <w:marLeft w:val="640"/>
          <w:marRight w:val="0"/>
          <w:marTop w:val="0"/>
          <w:marBottom w:val="0"/>
          <w:divBdr>
            <w:top w:val="none" w:sz="0" w:space="0" w:color="auto"/>
            <w:left w:val="none" w:sz="0" w:space="0" w:color="auto"/>
            <w:bottom w:val="none" w:sz="0" w:space="0" w:color="auto"/>
            <w:right w:val="none" w:sz="0" w:space="0" w:color="auto"/>
          </w:divBdr>
        </w:div>
        <w:div w:id="1859075788">
          <w:marLeft w:val="640"/>
          <w:marRight w:val="0"/>
          <w:marTop w:val="0"/>
          <w:marBottom w:val="0"/>
          <w:divBdr>
            <w:top w:val="none" w:sz="0" w:space="0" w:color="auto"/>
            <w:left w:val="none" w:sz="0" w:space="0" w:color="auto"/>
            <w:bottom w:val="none" w:sz="0" w:space="0" w:color="auto"/>
            <w:right w:val="none" w:sz="0" w:space="0" w:color="auto"/>
          </w:divBdr>
        </w:div>
        <w:div w:id="1040856445">
          <w:marLeft w:val="640"/>
          <w:marRight w:val="0"/>
          <w:marTop w:val="0"/>
          <w:marBottom w:val="0"/>
          <w:divBdr>
            <w:top w:val="none" w:sz="0" w:space="0" w:color="auto"/>
            <w:left w:val="none" w:sz="0" w:space="0" w:color="auto"/>
            <w:bottom w:val="none" w:sz="0" w:space="0" w:color="auto"/>
            <w:right w:val="none" w:sz="0" w:space="0" w:color="auto"/>
          </w:divBdr>
        </w:div>
        <w:div w:id="91123121">
          <w:marLeft w:val="640"/>
          <w:marRight w:val="0"/>
          <w:marTop w:val="0"/>
          <w:marBottom w:val="0"/>
          <w:divBdr>
            <w:top w:val="none" w:sz="0" w:space="0" w:color="auto"/>
            <w:left w:val="none" w:sz="0" w:space="0" w:color="auto"/>
            <w:bottom w:val="none" w:sz="0" w:space="0" w:color="auto"/>
            <w:right w:val="none" w:sz="0" w:space="0" w:color="auto"/>
          </w:divBdr>
        </w:div>
        <w:div w:id="1012223044">
          <w:marLeft w:val="640"/>
          <w:marRight w:val="0"/>
          <w:marTop w:val="0"/>
          <w:marBottom w:val="0"/>
          <w:divBdr>
            <w:top w:val="none" w:sz="0" w:space="0" w:color="auto"/>
            <w:left w:val="none" w:sz="0" w:space="0" w:color="auto"/>
            <w:bottom w:val="none" w:sz="0" w:space="0" w:color="auto"/>
            <w:right w:val="none" w:sz="0" w:space="0" w:color="auto"/>
          </w:divBdr>
        </w:div>
        <w:div w:id="1720520425">
          <w:marLeft w:val="640"/>
          <w:marRight w:val="0"/>
          <w:marTop w:val="0"/>
          <w:marBottom w:val="0"/>
          <w:divBdr>
            <w:top w:val="none" w:sz="0" w:space="0" w:color="auto"/>
            <w:left w:val="none" w:sz="0" w:space="0" w:color="auto"/>
            <w:bottom w:val="none" w:sz="0" w:space="0" w:color="auto"/>
            <w:right w:val="none" w:sz="0" w:space="0" w:color="auto"/>
          </w:divBdr>
        </w:div>
        <w:div w:id="147017500">
          <w:marLeft w:val="640"/>
          <w:marRight w:val="0"/>
          <w:marTop w:val="0"/>
          <w:marBottom w:val="0"/>
          <w:divBdr>
            <w:top w:val="none" w:sz="0" w:space="0" w:color="auto"/>
            <w:left w:val="none" w:sz="0" w:space="0" w:color="auto"/>
            <w:bottom w:val="none" w:sz="0" w:space="0" w:color="auto"/>
            <w:right w:val="none" w:sz="0" w:space="0" w:color="auto"/>
          </w:divBdr>
        </w:div>
        <w:div w:id="2004773872">
          <w:marLeft w:val="640"/>
          <w:marRight w:val="0"/>
          <w:marTop w:val="0"/>
          <w:marBottom w:val="0"/>
          <w:divBdr>
            <w:top w:val="none" w:sz="0" w:space="0" w:color="auto"/>
            <w:left w:val="none" w:sz="0" w:space="0" w:color="auto"/>
            <w:bottom w:val="none" w:sz="0" w:space="0" w:color="auto"/>
            <w:right w:val="none" w:sz="0" w:space="0" w:color="auto"/>
          </w:divBdr>
        </w:div>
        <w:div w:id="230314849">
          <w:marLeft w:val="640"/>
          <w:marRight w:val="0"/>
          <w:marTop w:val="0"/>
          <w:marBottom w:val="0"/>
          <w:divBdr>
            <w:top w:val="none" w:sz="0" w:space="0" w:color="auto"/>
            <w:left w:val="none" w:sz="0" w:space="0" w:color="auto"/>
            <w:bottom w:val="none" w:sz="0" w:space="0" w:color="auto"/>
            <w:right w:val="none" w:sz="0" w:space="0" w:color="auto"/>
          </w:divBdr>
        </w:div>
        <w:div w:id="1263418140">
          <w:marLeft w:val="640"/>
          <w:marRight w:val="0"/>
          <w:marTop w:val="0"/>
          <w:marBottom w:val="0"/>
          <w:divBdr>
            <w:top w:val="none" w:sz="0" w:space="0" w:color="auto"/>
            <w:left w:val="none" w:sz="0" w:space="0" w:color="auto"/>
            <w:bottom w:val="none" w:sz="0" w:space="0" w:color="auto"/>
            <w:right w:val="none" w:sz="0" w:space="0" w:color="auto"/>
          </w:divBdr>
        </w:div>
        <w:div w:id="1101605200">
          <w:marLeft w:val="640"/>
          <w:marRight w:val="0"/>
          <w:marTop w:val="0"/>
          <w:marBottom w:val="0"/>
          <w:divBdr>
            <w:top w:val="none" w:sz="0" w:space="0" w:color="auto"/>
            <w:left w:val="none" w:sz="0" w:space="0" w:color="auto"/>
            <w:bottom w:val="none" w:sz="0" w:space="0" w:color="auto"/>
            <w:right w:val="none" w:sz="0" w:space="0" w:color="auto"/>
          </w:divBdr>
        </w:div>
        <w:div w:id="2136747984">
          <w:marLeft w:val="640"/>
          <w:marRight w:val="0"/>
          <w:marTop w:val="0"/>
          <w:marBottom w:val="0"/>
          <w:divBdr>
            <w:top w:val="none" w:sz="0" w:space="0" w:color="auto"/>
            <w:left w:val="none" w:sz="0" w:space="0" w:color="auto"/>
            <w:bottom w:val="none" w:sz="0" w:space="0" w:color="auto"/>
            <w:right w:val="none" w:sz="0" w:space="0" w:color="auto"/>
          </w:divBdr>
        </w:div>
        <w:div w:id="1165978226">
          <w:marLeft w:val="640"/>
          <w:marRight w:val="0"/>
          <w:marTop w:val="0"/>
          <w:marBottom w:val="0"/>
          <w:divBdr>
            <w:top w:val="none" w:sz="0" w:space="0" w:color="auto"/>
            <w:left w:val="none" w:sz="0" w:space="0" w:color="auto"/>
            <w:bottom w:val="none" w:sz="0" w:space="0" w:color="auto"/>
            <w:right w:val="none" w:sz="0" w:space="0" w:color="auto"/>
          </w:divBdr>
        </w:div>
        <w:div w:id="1359895572">
          <w:marLeft w:val="640"/>
          <w:marRight w:val="0"/>
          <w:marTop w:val="0"/>
          <w:marBottom w:val="0"/>
          <w:divBdr>
            <w:top w:val="none" w:sz="0" w:space="0" w:color="auto"/>
            <w:left w:val="none" w:sz="0" w:space="0" w:color="auto"/>
            <w:bottom w:val="none" w:sz="0" w:space="0" w:color="auto"/>
            <w:right w:val="none" w:sz="0" w:space="0" w:color="auto"/>
          </w:divBdr>
        </w:div>
        <w:div w:id="229315918">
          <w:marLeft w:val="640"/>
          <w:marRight w:val="0"/>
          <w:marTop w:val="0"/>
          <w:marBottom w:val="0"/>
          <w:divBdr>
            <w:top w:val="none" w:sz="0" w:space="0" w:color="auto"/>
            <w:left w:val="none" w:sz="0" w:space="0" w:color="auto"/>
            <w:bottom w:val="none" w:sz="0" w:space="0" w:color="auto"/>
            <w:right w:val="none" w:sz="0" w:space="0" w:color="auto"/>
          </w:divBdr>
        </w:div>
        <w:div w:id="1849906523">
          <w:marLeft w:val="640"/>
          <w:marRight w:val="0"/>
          <w:marTop w:val="0"/>
          <w:marBottom w:val="0"/>
          <w:divBdr>
            <w:top w:val="none" w:sz="0" w:space="0" w:color="auto"/>
            <w:left w:val="none" w:sz="0" w:space="0" w:color="auto"/>
            <w:bottom w:val="none" w:sz="0" w:space="0" w:color="auto"/>
            <w:right w:val="none" w:sz="0" w:space="0" w:color="auto"/>
          </w:divBdr>
        </w:div>
        <w:div w:id="861170132">
          <w:marLeft w:val="640"/>
          <w:marRight w:val="0"/>
          <w:marTop w:val="0"/>
          <w:marBottom w:val="0"/>
          <w:divBdr>
            <w:top w:val="none" w:sz="0" w:space="0" w:color="auto"/>
            <w:left w:val="none" w:sz="0" w:space="0" w:color="auto"/>
            <w:bottom w:val="none" w:sz="0" w:space="0" w:color="auto"/>
            <w:right w:val="none" w:sz="0" w:space="0" w:color="auto"/>
          </w:divBdr>
        </w:div>
        <w:div w:id="178130770">
          <w:marLeft w:val="640"/>
          <w:marRight w:val="0"/>
          <w:marTop w:val="0"/>
          <w:marBottom w:val="0"/>
          <w:divBdr>
            <w:top w:val="none" w:sz="0" w:space="0" w:color="auto"/>
            <w:left w:val="none" w:sz="0" w:space="0" w:color="auto"/>
            <w:bottom w:val="none" w:sz="0" w:space="0" w:color="auto"/>
            <w:right w:val="none" w:sz="0" w:space="0" w:color="auto"/>
          </w:divBdr>
        </w:div>
        <w:div w:id="1193566456">
          <w:marLeft w:val="640"/>
          <w:marRight w:val="0"/>
          <w:marTop w:val="0"/>
          <w:marBottom w:val="0"/>
          <w:divBdr>
            <w:top w:val="none" w:sz="0" w:space="0" w:color="auto"/>
            <w:left w:val="none" w:sz="0" w:space="0" w:color="auto"/>
            <w:bottom w:val="none" w:sz="0" w:space="0" w:color="auto"/>
            <w:right w:val="none" w:sz="0" w:space="0" w:color="auto"/>
          </w:divBdr>
        </w:div>
        <w:div w:id="790632040">
          <w:marLeft w:val="640"/>
          <w:marRight w:val="0"/>
          <w:marTop w:val="0"/>
          <w:marBottom w:val="0"/>
          <w:divBdr>
            <w:top w:val="none" w:sz="0" w:space="0" w:color="auto"/>
            <w:left w:val="none" w:sz="0" w:space="0" w:color="auto"/>
            <w:bottom w:val="none" w:sz="0" w:space="0" w:color="auto"/>
            <w:right w:val="none" w:sz="0" w:space="0" w:color="auto"/>
          </w:divBdr>
        </w:div>
        <w:div w:id="883639980">
          <w:marLeft w:val="640"/>
          <w:marRight w:val="0"/>
          <w:marTop w:val="0"/>
          <w:marBottom w:val="0"/>
          <w:divBdr>
            <w:top w:val="none" w:sz="0" w:space="0" w:color="auto"/>
            <w:left w:val="none" w:sz="0" w:space="0" w:color="auto"/>
            <w:bottom w:val="none" w:sz="0" w:space="0" w:color="auto"/>
            <w:right w:val="none" w:sz="0" w:space="0" w:color="auto"/>
          </w:divBdr>
        </w:div>
        <w:div w:id="1140461305">
          <w:marLeft w:val="640"/>
          <w:marRight w:val="0"/>
          <w:marTop w:val="0"/>
          <w:marBottom w:val="0"/>
          <w:divBdr>
            <w:top w:val="none" w:sz="0" w:space="0" w:color="auto"/>
            <w:left w:val="none" w:sz="0" w:space="0" w:color="auto"/>
            <w:bottom w:val="none" w:sz="0" w:space="0" w:color="auto"/>
            <w:right w:val="none" w:sz="0" w:space="0" w:color="auto"/>
          </w:divBdr>
        </w:div>
        <w:div w:id="1766534158">
          <w:marLeft w:val="640"/>
          <w:marRight w:val="0"/>
          <w:marTop w:val="0"/>
          <w:marBottom w:val="0"/>
          <w:divBdr>
            <w:top w:val="none" w:sz="0" w:space="0" w:color="auto"/>
            <w:left w:val="none" w:sz="0" w:space="0" w:color="auto"/>
            <w:bottom w:val="none" w:sz="0" w:space="0" w:color="auto"/>
            <w:right w:val="none" w:sz="0" w:space="0" w:color="auto"/>
          </w:divBdr>
        </w:div>
        <w:div w:id="778068009">
          <w:marLeft w:val="640"/>
          <w:marRight w:val="0"/>
          <w:marTop w:val="0"/>
          <w:marBottom w:val="0"/>
          <w:divBdr>
            <w:top w:val="none" w:sz="0" w:space="0" w:color="auto"/>
            <w:left w:val="none" w:sz="0" w:space="0" w:color="auto"/>
            <w:bottom w:val="none" w:sz="0" w:space="0" w:color="auto"/>
            <w:right w:val="none" w:sz="0" w:space="0" w:color="auto"/>
          </w:divBdr>
        </w:div>
        <w:div w:id="405038318">
          <w:marLeft w:val="640"/>
          <w:marRight w:val="0"/>
          <w:marTop w:val="0"/>
          <w:marBottom w:val="0"/>
          <w:divBdr>
            <w:top w:val="none" w:sz="0" w:space="0" w:color="auto"/>
            <w:left w:val="none" w:sz="0" w:space="0" w:color="auto"/>
            <w:bottom w:val="none" w:sz="0" w:space="0" w:color="auto"/>
            <w:right w:val="none" w:sz="0" w:space="0" w:color="auto"/>
          </w:divBdr>
        </w:div>
        <w:div w:id="837160359">
          <w:marLeft w:val="640"/>
          <w:marRight w:val="0"/>
          <w:marTop w:val="0"/>
          <w:marBottom w:val="0"/>
          <w:divBdr>
            <w:top w:val="none" w:sz="0" w:space="0" w:color="auto"/>
            <w:left w:val="none" w:sz="0" w:space="0" w:color="auto"/>
            <w:bottom w:val="none" w:sz="0" w:space="0" w:color="auto"/>
            <w:right w:val="none" w:sz="0" w:space="0" w:color="auto"/>
          </w:divBdr>
        </w:div>
        <w:div w:id="1137383121">
          <w:marLeft w:val="640"/>
          <w:marRight w:val="0"/>
          <w:marTop w:val="0"/>
          <w:marBottom w:val="0"/>
          <w:divBdr>
            <w:top w:val="none" w:sz="0" w:space="0" w:color="auto"/>
            <w:left w:val="none" w:sz="0" w:space="0" w:color="auto"/>
            <w:bottom w:val="none" w:sz="0" w:space="0" w:color="auto"/>
            <w:right w:val="none" w:sz="0" w:space="0" w:color="auto"/>
          </w:divBdr>
        </w:div>
        <w:div w:id="1739397763">
          <w:marLeft w:val="640"/>
          <w:marRight w:val="0"/>
          <w:marTop w:val="0"/>
          <w:marBottom w:val="0"/>
          <w:divBdr>
            <w:top w:val="none" w:sz="0" w:space="0" w:color="auto"/>
            <w:left w:val="none" w:sz="0" w:space="0" w:color="auto"/>
            <w:bottom w:val="none" w:sz="0" w:space="0" w:color="auto"/>
            <w:right w:val="none" w:sz="0" w:space="0" w:color="auto"/>
          </w:divBdr>
        </w:div>
        <w:div w:id="812522906">
          <w:marLeft w:val="640"/>
          <w:marRight w:val="0"/>
          <w:marTop w:val="0"/>
          <w:marBottom w:val="0"/>
          <w:divBdr>
            <w:top w:val="none" w:sz="0" w:space="0" w:color="auto"/>
            <w:left w:val="none" w:sz="0" w:space="0" w:color="auto"/>
            <w:bottom w:val="none" w:sz="0" w:space="0" w:color="auto"/>
            <w:right w:val="none" w:sz="0" w:space="0" w:color="auto"/>
          </w:divBdr>
        </w:div>
        <w:div w:id="676005676">
          <w:marLeft w:val="640"/>
          <w:marRight w:val="0"/>
          <w:marTop w:val="0"/>
          <w:marBottom w:val="0"/>
          <w:divBdr>
            <w:top w:val="none" w:sz="0" w:space="0" w:color="auto"/>
            <w:left w:val="none" w:sz="0" w:space="0" w:color="auto"/>
            <w:bottom w:val="none" w:sz="0" w:space="0" w:color="auto"/>
            <w:right w:val="none" w:sz="0" w:space="0" w:color="auto"/>
          </w:divBdr>
        </w:div>
        <w:div w:id="792987370">
          <w:marLeft w:val="640"/>
          <w:marRight w:val="0"/>
          <w:marTop w:val="0"/>
          <w:marBottom w:val="0"/>
          <w:divBdr>
            <w:top w:val="none" w:sz="0" w:space="0" w:color="auto"/>
            <w:left w:val="none" w:sz="0" w:space="0" w:color="auto"/>
            <w:bottom w:val="none" w:sz="0" w:space="0" w:color="auto"/>
            <w:right w:val="none" w:sz="0" w:space="0" w:color="auto"/>
          </w:divBdr>
        </w:div>
        <w:div w:id="1378512647">
          <w:marLeft w:val="640"/>
          <w:marRight w:val="0"/>
          <w:marTop w:val="0"/>
          <w:marBottom w:val="0"/>
          <w:divBdr>
            <w:top w:val="none" w:sz="0" w:space="0" w:color="auto"/>
            <w:left w:val="none" w:sz="0" w:space="0" w:color="auto"/>
            <w:bottom w:val="none" w:sz="0" w:space="0" w:color="auto"/>
            <w:right w:val="none" w:sz="0" w:space="0" w:color="auto"/>
          </w:divBdr>
        </w:div>
        <w:div w:id="409666761">
          <w:marLeft w:val="640"/>
          <w:marRight w:val="0"/>
          <w:marTop w:val="0"/>
          <w:marBottom w:val="0"/>
          <w:divBdr>
            <w:top w:val="none" w:sz="0" w:space="0" w:color="auto"/>
            <w:left w:val="none" w:sz="0" w:space="0" w:color="auto"/>
            <w:bottom w:val="none" w:sz="0" w:space="0" w:color="auto"/>
            <w:right w:val="none" w:sz="0" w:space="0" w:color="auto"/>
          </w:divBdr>
        </w:div>
        <w:div w:id="322776380">
          <w:marLeft w:val="640"/>
          <w:marRight w:val="0"/>
          <w:marTop w:val="0"/>
          <w:marBottom w:val="0"/>
          <w:divBdr>
            <w:top w:val="none" w:sz="0" w:space="0" w:color="auto"/>
            <w:left w:val="none" w:sz="0" w:space="0" w:color="auto"/>
            <w:bottom w:val="none" w:sz="0" w:space="0" w:color="auto"/>
            <w:right w:val="none" w:sz="0" w:space="0" w:color="auto"/>
          </w:divBdr>
        </w:div>
        <w:div w:id="1770811516">
          <w:marLeft w:val="640"/>
          <w:marRight w:val="0"/>
          <w:marTop w:val="0"/>
          <w:marBottom w:val="0"/>
          <w:divBdr>
            <w:top w:val="none" w:sz="0" w:space="0" w:color="auto"/>
            <w:left w:val="none" w:sz="0" w:space="0" w:color="auto"/>
            <w:bottom w:val="none" w:sz="0" w:space="0" w:color="auto"/>
            <w:right w:val="none" w:sz="0" w:space="0" w:color="auto"/>
          </w:divBdr>
        </w:div>
        <w:div w:id="1816530823">
          <w:marLeft w:val="640"/>
          <w:marRight w:val="0"/>
          <w:marTop w:val="0"/>
          <w:marBottom w:val="0"/>
          <w:divBdr>
            <w:top w:val="none" w:sz="0" w:space="0" w:color="auto"/>
            <w:left w:val="none" w:sz="0" w:space="0" w:color="auto"/>
            <w:bottom w:val="none" w:sz="0" w:space="0" w:color="auto"/>
            <w:right w:val="none" w:sz="0" w:space="0" w:color="auto"/>
          </w:divBdr>
        </w:div>
        <w:div w:id="682170883">
          <w:marLeft w:val="640"/>
          <w:marRight w:val="0"/>
          <w:marTop w:val="0"/>
          <w:marBottom w:val="0"/>
          <w:divBdr>
            <w:top w:val="none" w:sz="0" w:space="0" w:color="auto"/>
            <w:left w:val="none" w:sz="0" w:space="0" w:color="auto"/>
            <w:bottom w:val="none" w:sz="0" w:space="0" w:color="auto"/>
            <w:right w:val="none" w:sz="0" w:space="0" w:color="auto"/>
          </w:divBdr>
        </w:div>
        <w:div w:id="1797023138">
          <w:marLeft w:val="640"/>
          <w:marRight w:val="0"/>
          <w:marTop w:val="0"/>
          <w:marBottom w:val="0"/>
          <w:divBdr>
            <w:top w:val="none" w:sz="0" w:space="0" w:color="auto"/>
            <w:left w:val="none" w:sz="0" w:space="0" w:color="auto"/>
            <w:bottom w:val="none" w:sz="0" w:space="0" w:color="auto"/>
            <w:right w:val="none" w:sz="0" w:space="0" w:color="auto"/>
          </w:divBdr>
        </w:div>
        <w:div w:id="342050551">
          <w:marLeft w:val="640"/>
          <w:marRight w:val="0"/>
          <w:marTop w:val="0"/>
          <w:marBottom w:val="0"/>
          <w:divBdr>
            <w:top w:val="none" w:sz="0" w:space="0" w:color="auto"/>
            <w:left w:val="none" w:sz="0" w:space="0" w:color="auto"/>
            <w:bottom w:val="none" w:sz="0" w:space="0" w:color="auto"/>
            <w:right w:val="none" w:sz="0" w:space="0" w:color="auto"/>
          </w:divBdr>
        </w:div>
        <w:div w:id="167523207">
          <w:marLeft w:val="640"/>
          <w:marRight w:val="0"/>
          <w:marTop w:val="0"/>
          <w:marBottom w:val="0"/>
          <w:divBdr>
            <w:top w:val="none" w:sz="0" w:space="0" w:color="auto"/>
            <w:left w:val="none" w:sz="0" w:space="0" w:color="auto"/>
            <w:bottom w:val="none" w:sz="0" w:space="0" w:color="auto"/>
            <w:right w:val="none" w:sz="0" w:space="0" w:color="auto"/>
          </w:divBdr>
        </w:div>
        <w:div w:id="1213542988">
          <w:marLeft w:val="640"/>
          <w:marRight w:val="0"/>
          <w:marTop w:val="0"/>
          <w:marBottom w:val="0"/>
          <w:divBdr>
            <w:top w:val="none" w:sz="0" w:space="0" w:color="auto"/>
            <w:left w:val="none" w:sz="0" w:space="0" w:color="auto"/>
            <w:bottom w:val="none" w:sz="0" w:space="0" w:color="auto"/>
            <w:right w:val="none" w:sz="0" w:space="0" w:color="auto"/>
          </w:divBdr>
        </w:div>
        <w:div w:id="368069151">
          <w:marLeft w:val="640"/>
          <w:marRight w:val="0"/>
          <w:marTop w:val="0"/>
          <w:marBottom w:val="0"/>
          <w:divBdr>
            <w:top w:val="none" w:sz="0" w:space="0" w:color="auto"/>
            <w:left w:val="none" w:sz="0" w:space="0" w:color="auto"/>
            <w:bottom w:val="none" w:sz="0" w:space="0" w:color="auto"/>
            <w:right w:val="none" w:sz="0" w:space="0" w:color="auto"/>
          </w:divBdr>
        </w:div>
        <w:div w:id="916013383">
          <w:marLeft w:val="640"/>
          <w:marRight w:val="0"/>
          <w:marTop w:val="0"/>
          <w:marBottom w:val="0"/>
          <w:divBdr>
            <w:top w:val="none" w:sz="0" w:space="0" w:color="auto"/>
            <w:left w:val="none" w:sz="0" w:space="0" w:color="auto"/>
            <w:bottom w:val="none" w:sz="0" w:space="0" w:color="auto"/>
            <w:right w:val="none" w:sz="0" w:space="0" w:color="auto"/>
          </w:divBdr>
        </w:div>
        <w:div w:id="1746998564">
          <w:marLeft w:val="640"/>
          <w:marRight w:val="0"/>
          <w:marTop w:val="0"/>
          <w:marBottom w:val="0"/>
          <w:divBdr>
            <w:top w:val="none" w:sz="0" w:space="0" w:color="auto"/>
            <w:left w:val="none" w:sz="0" w:space="0" w:color="auto"/>
            <w:bottom w:val="none" w:sz="0" w:space="0" w:color="auto"/>
            <w:right w:val="none" w:sz="0" w:space="0" w:color="auto"/>
          </w:divBdr>
        </w:div>
        <w:div w:id="56173810">
          <w:marLeft w:val="640"/>
          <w:marRight w:val="0"/>
          <w:marTop w:val="0"/>
          <w:marBottom w:val="0"/>
          <w:divBdr>
            <w:top w:val="none" w:sz="0" w:space="0" w:color="auto"/>
            <w:left w:val="none" w:sz="0" w:space="0" w:color="auto"/>
            <w:bottom w:val="none" w:sz="0" w:space="0" w:color="auto"/>
            <w:right w:val="none" w:sz="0" w:space="0" w:color="auto"/>
          </w:divBdr>
        </w:div>
        <w:div w:id="1810397913">
          <w:marLeft w:val="640"/>
          <w:marRight w:val="0"/>
          <w:marTop w:val="0"/>
          <w:marBottom w:val="0"/>
          <w:divBdr>
            <w:top w:val="none" w:sz="0" w:space="0" w:color="auto"/>
            <w:left w:val="none" w:sz="0" w:space="0" w:color="auto"/>
            <w:bottom w:val="none" w:sz="0" w:space="0" w:color="auto"/>
            <w:right w:val="none" w:sz="0" w:space="0" w:color="auto"/>
          </w:divBdr>
        </w:div>
        <w:div w:id="1919438443">
          <w:marLeft w:val="640"/>
          <w:marRight w:val="0"/>
          <w:marTop w:val="0"/>
          <w:marBottom w:val="0"/>
          <w:divBdr>
            <w:top w:val="none" w:sz="0" w:space="0" w:color="auto"/>
            <w:left w:val="none" w:sz="0" w:space="0" w:color="auto"/>
            <w:bottom w:val="none" w:sz="0" w:space="0" w:color="auto"/>
            <w:right w:val="none" w:sz="0" w:space="0" w:color="auto"/>
          </w:divBdr>
        </w:div>
        <w:div w:id="2051149453">
          <w:marLeft w:val="640"/>
          <w:marRight w:val="0"/>
          <w:marTop w:val="0"/>
          <w:marBottom w:val="0"/>
          <w:divBdr>
            <w:top w:val="none" w:sz="0" w:space="0" w:color="auto"/>
            <w:left w:val="none" w:sz="0" w:space="0" w:color="auto"/>
            <w:bottom w:val="none" w:sz="0" w:space="0" w:color="auto"/>
            <w:right w:val="none" w:sz="0" w:space="0" w:color="auto"/>
          </w:divBdr>
        </w:div>
        <w:div w:id="1000157437">
          <w:marLeft w:val="640"/>
          <w:marRight w:val="0"/>
          <w:marTop w:val="0"/>
          <w:marBottom w:val="0"/>
          <w:divBdr>
            <w:top w:val="none" w:sz="0" w:space="0" w:color="auto"/>
            <w:left w:val="none" w:sz="0" w:space="0" w:color="auto"/>
            <w:bottom w:val="none" w:sz="0" w:space="0" w:color="auto"/>
            <w:right w:val="none" w:sz="0" w:space="0" w:color="auto"/>
          </w:divBdr>
        </w:div>
        <w:div w:id="2075734639">
          <w:marLeft w:val="640"/>
          <w:marRight w:val="0"/>
          <w:marTop w:val="0"/>
          <w:marBottom w:val="0"/>
          <w:divBdr>
            <w:top w:val="none" w:sz="0" w:space="0" w:color="auto"/>
            <w:left w:val="none" w:sz="0" w:space="0" w:color="auto"/>
            <w:bottom w:val="none" w:sz="0" w:space="0" w:color="auto"/>
            <w:right w:val="none" w:sz="0" w:space="0" w:color="auto"/>
          </w:divBdr>
        </w:div>
        <w:div w:id="1761639486">
          <w:marLeft w:val="640"/>
          <w:marRight w:val="0"/>
          <w:marTop w:val="0"/>
          <w:marBottom w:val="0"/>
          <w:divBdr>
            <w:top w:val="none" w:sz="0" w:space="0" w:color="auto"/>
            <w:left w:val="none" w:sz="0" w:space="0" w:color="auto"/>
            <w:bottom w:val="none" w:sz="0" w:space="0" w:color="auto"/>
            <w:right w:val="none" w:sz="0" w:space="0" w:color="auto"/>
          </w:divBdr>
        </w:div>
        <w:div w:id="331183332">
          <w:marLeft w:val="640"/>
          <w:marRight w:val="0"/>
          <w:marTop w:val="0"/>
          <w:marBottom w:val="0"/>
          <w:divBdr>
            <w:top w:val="none" w:sz="0" w:space="0" w:color="auto"/>
            <w:left w:val="none" w:sz="0" w:space="0" w:color="auto"/>
            <w:bottom w:val="none" w:sz="0" w:space="0" w:color="auto"/>
            <w:right w:val="none" w:sz="0" w:space="0" w:color="auto"/>
          </w:divBdr>
        </w:div>
        <w:div w:id="2008169456">
          <w:marLeft w:val="640"/>
          <w:marRight w:val="0"/>
          <w:marTop w:val="0"/>
          <w:marBottom w:val="0"/>
          <w:divBdr>
            <w:top w:val="none" w:sz="0" w:space="0" w:color="auto"/>
            <w:left w:val="none" w:sz="0" w:space="0" w:color="auto"/>
            <w:bottom w:val="none" w:sz="0" w:space="0" w:color="auto"/>
            <w:right w:val="none" w:sz="0" w:space="0" w:color="auto"/>
          </w:divBdr>
        </w:div>
        <w:div w:id="64495488">
          <w:marLeft w:val="640"/>
          <w:marRight w:val="0"/>
          <w:marTop w:val="0"/>
          <w:marBottom w:val="0"/>
          <w:divBdr>
            <w:top w:val="none" w:sz="0" w:space="0" w:color="auto"/>
            <w:left w:val="none" w:sz="0" w:space="0" w:color="auto"/>
            <w:bottom w:val="none" w:sz="0" w:space="0" w:color="auto"/>
            <w:right w:val="none" w:sz="0" w:space="0" w:color="auto"/>
          </w:divBdr>
        </w:div>
        <w:div w:id="339308916">
          <w:marLeft w:val="640"/>
          <w:marRight w:val="0"/>
          <w:marTop w:val="0"/>
          <w:marBottom w:val="0"/>
          <w:divBdr>
            <w:top w:val="none" w:sz="0" w:space="0" w:color="auto"/>
            <w:left w:val="none" w:sz="0" w:space="0" w:color="auto"/>
            <w:bottom w:val="none" w:sz="0" w:space="0" w:color="auto"/>
            <w:right w:val="none" w:sz="0" w:space="0" w:color="auto"/>
          </w:divBdr>
        </w:div>
        <w:div w:id="596837631">
          <w:marLeft w:val="640"/>
          <w:marRight w:val="0"/>
          <w:marTop w:val="0"/>
          <w:marBottom w:val="0"/>
          <w:divBdr>
            <w:top w:val="none" w:sz="0" w:space="0" w:color="auto"/>
            <w:left w:val="none" w:sz="0" w:space="0" w:color="auto"/>
            <w:bottom w:val="none" w:sz="0" w:space="0" w:color="auto"/>
            <w:right w:val="none" w:sz="0" w:space="0" w:color="auto"/>
          </w:divBdr>
        </w:div>
        <w:div w:id="613485958">
          <w:marLeft w:val="640"/>
          <w:marRight w:val="0"/>
          <w:marTop w:val="0"/>
          <w:marBottom w:val="0"/>
          <w:divBdr>
            <w:top w:val="none" w:sz="0" w:space="0" w:color="auto"/>
            <w:left w:val="none" w:sz="0" w:space="0" w:color="auto"/>
            <w:bottom w:val="none" w:sz="0" w:space="0" w:color="auto"/>
            <w:right w:val="none" w:sz="0" w:space="0" w:color="auto"/>
          </w:divBdr>
        </w:div>
        <w:div w:id="1655137919">
          <w:marLeft w:val="640"/>
          <w:marRight w:val="0"/>
          <w:marTop w:val="0"/>
          <w:marBottom w:val="0"/>
          <w:divBdr>
            <w:top w:val="none" w:sz="0" w:space="0" w:color="auto"/>
            <w:left w:val="none" w:sz="0" w:space="0" w:color="auto"/>
            <w:bottom w:val="none" w:sz="0" w:space="0" w:color="auto"/>
            <w:right w:val="none" w:sz="0" w:space="0" w:color="auto"/>
          </w:divBdr>
        </w:div>
        <w:div w:id="961615089">
          <w:marLeft w:val="640"/>
          <w:marRight w:val="0"/>
          <w:marTop w:val="0"/>
          <w:marBottom w:val="0"/>
          <w:divBdr>
            <w:top w:val="none" w:sz="0" w:space="0" w:color="auto"/>
            <w:left w:val="none" w:sz="0" w:space="0" w:color="auto"/>
            <w:bottom w:val="none" w:sz="0" w:space="0" w:color="auto"/>
            <w:right w:val="none" w:sz="0" w:space="0" w:color="auto"/>
          </w:divBdr>
        </w:div>
        <w:div w:id="2049186284">
          <w:marLeft w:val="640"/>
          <w:marRight w:val="0"/>
          <w:marTop w:val="0"/>
          <w:marBottom w:val="0"/>
          <w:divBdr>
            <w:top w:val="none" w:sz="0" w:space="0" w:color="auto"/>
            <w:left w:val="none" w:sz="0" w:space="0" w:color="auto"/>
            <w:bottom w:val="none" w:sz="0" w:space="0" w:color="auto"/>
            <w:right w:val="none" w:sz="0" w:space="0" w:color="auto"/>
          </w:divBdr>
        </w:div>
        <w:div w:id="318077753">
          <w:marLeft w:val="640"/>
          <w:marRight w:val="0"/>
          <w:marTop w:val="0"/>
          <w:marBottom w:val="0"/>
          <w:divBdr>
            <w:top w:val="none" w:sz="0" w:space="0" w:color="auto"/>
            <w:left w:val="none" w:sz="0" w:space="0" w:color="auto"/>
            <w:bottom w:val="none" w:sz="0" w:space="0" w:color="auto"/>
            <w:right w:val="none" w:sz="0" w:space="0" w:color="auto"/>
          </w:divBdr>
        </w:div>
        <w:div w:id="1417290293">
          <w:marLeft w:val="640"/>
          <w:marRight w:val="0"/>
          <w:marTop w:val="0"/>
          <w:marBottom w:val="0"/>
          <w:divBdr>
            <w:top w:val="none" w:sz="0" w:space="0" w:color="auto"/>
            <w:left w:val="none" w:sz="0" w:space="0" w:color="auto"/>
            <w:bottom w:val="none" w:sz="0" w:space="0" w:color="auto"/>
            <w:right w:val="none" w:sz="0" w:space="0" w:color="auto"/>
          </w:divBdr>
        </w:div>
        <w:div w:id="1708481430">
          <w:marLeft w:val="640"/>
          <w:marRight w:val="0"/>
          <w:marTop w:val="0"/>
          <w:marBottom w:val="0"/>
          <w:divBdr>
            <w:top w:val="none" w:sz="0" w:space="0" w:color="auto"/>
            <w:left w:val="none" w:sz="0" w:space="0" w:color="auto"/>
            <w:bottom w:val="none" w:sz="0" w:space="0" w:color="auto"/>
            <w:right w:val="none" w:sz="0" w:space="0" w:color="auto"/>
          </w:divBdr>
        </w:div>
        <w:div w:id="1067798086">
          <w:marLeft w:val="640"/>
          <w:marRight w:val="0"/>
          <w:marTop w:val="0"/>
          <w:marBottom w:val="0"/>
          <w:divBdr>
            <w:top w:val="none" w:sz="0" w:space="0" w:color="auto"/>
            <w:left w:val="none" w:sz="0" w:space="0" w:color="auto"/>
            <w:bottom w:val="none" w:sz="0" w:space="0" w:color="auto"/>
            <w:right w:val="none" w:sz="0" w:space="0" w:color="auto"/>
          </w:divBdr>
        </w:div>
        <w:div w:id="2033609937">
          <w:marLeft w:val="640"/>
          <w:marRight w:val="0"/>
          <w:marTop w:val="0"/>
          <w:marBottom w:val="0"/>
          <w:divBdr>
            <w:top w:val="none" w:sz="0" w:space="0" w:color="auto"/>
            <w:left w:val="none" w:sz="0" w:space="0" w:color="auto"/>
            <w:bottom w:val="none" w:sz="0" w:space="0" w:color="auto"/>
            <w:right w:val="none" w:sz="0" w:space="0" w:color="auto"/>
          </w:divBdr>
        </w:div>
        <w:div w:id="1052802163">
          <w:marLeft w:val="640"/>
          <w:marRight w:val="0"/>
          <w:marTop w:val="0"/>
          <w:marBottom w:val="0"/>
          <w:divBdr>
            <w:top w:val="none" w:sz="0" w:space="0" w:color="auto"/>
            <w:left w:val="none" w:sz="0" w:space="0" w:color="auto"/>
            <w:bottom w:val="none" w:sz="0" w:space="0" w:color="auto"/>
            <w:right w:val="none" w:sz="0" w:space="0" w:color="auto"/>
          </w:divBdr>
        </w:div>
        <w:div w:id="116267709">
          <w:marLeft w:val="640"/>
          <w:marRight w:val="0"/>
          <w:marTop w:val="0"/>
          <w:marBottom w:val="0"/>
          <w:divBdr>
            <w:top w:val="none" w:sz="0" w:space="0" w:color="auto"/>
            <w:left w:val="none" w:sz="0" w:space="0" w:color="auto"/>
            <w:bottom w:val="none" w:sz="0" w:space="0" w:color="auto"/>
            <w:right w:val="none" w:sz="0" w:space="0" w:color="auto"/>
          </w:divBdr>
        </w:div>
        <w:div w:id="1171262144">
          <w:marLeft w:val="640"/>
          <w:marRight w:val="0"/>
          <w:marTop w:val="0"/>
          <w:marBottom w:val="0"/>
          <w:divBdr>
            <w:top w:val="none" w:sz="0" w:space="0" w:color="auto"/>
            <w:left w:val="none" w:sz="0" w:space="0" w:color="auto"/>
            <w:bottom w:val="none" w:sz="0" w:space="0" w:color="auto"/>
            <w:right w:val="none" w:sz="0" w:space="0" w:color="auto"/>
          </w:divBdr>
        </w:div>
        <w:div w:id="1735009679">
          <w:marLeft w:val="640"/>
          <w:marRight w:val="0"/>
          <w:marTop w:val="0"/>
          <w:marBottom w:val="0"/>
          <w:divBdr>
            <w:top w:val="none" w:sz="0" w:space="0" w:color="auto"/>
            <w:left w:val="none" w:sz="0" w:space="0" w:color="auto"/>
            <w:bottom w:val="none" w:sz="0" w:space="0" w:color="auto"/>
            <w:right w:val="none" w:sz="0" w:space="0" w:color="auto"/>
          </w:divBdr>
        </w:div>
        <w:div w:id="25837153">
          <w:marLeft w:val="640"/>
          <w:marRight w:val="0"/>
          <w:marTop w:val="0"/>
          <w:marBottom w:val="0"/>
          <w:divBdr>
            <w:top w:val="none" w:sz="0" w:space="0" w:color="auto"/>
            <w:left w:val="none" w:sz="0" w:space="0" w:color="auto"/>
            <w:bottom w:val="none" w:sz="0" w:space="0" w:color="auto"/>
            <w:right w:val="none" w:sz="0" w:space="0" w:color="auto"/>
          </w:divBdr>
        </w:div>
        <w:div w:id="1017273548">
          <w:marLeft w:val="640"/>
          <w:marRight w:val="0"/>
          <w:marTop w:val="0"/>
          <w:marBottom w:val="0"/>
          <w:divBdr>
            <w:top w:val="none" w:sz="0" w:space="0" w:color="auto"/>
            <w:left w:val="none" w:sz="0" w:space="0" w:color="auto"/>
            <w:bottom w:val="none" w:sz="0" w:space="0" w:color="auto"/>
            <w:right w:val="none" w:sz="0" w:space="0" w:color="auto"/>
          </w:divBdr>
        </w:div>
        <w:div w:id="517889770">
          <w:marLeft w:val="640"/>
          <w:marRight w:val="0"/>
          <w:marTop w:val="0"/>
          <w:marBottom w:val="0"/>
          <w:divBdr>
            <w:top w:val="none" w:sz="0" w:space="0" w:color="auto"/>
            <w:left w:val="none" w:sz="0" w:space="0" w:color="auto"/>
            <w:bottom w:val="none" w:sz="0" w:space="0" w:color="auto"/>
            <w:right w:val="none" w:sz="0" w:space="0" w:color="auto"/>
          </w:divBdr>
        </w:div>
        <w:div w:id="1247498595">
          <w:marLeft w:val="640"/>
          <w:marRight w:val="0"/>
          <w:marTop w:val="0"/>
          <w:marBottom w:val="0"/>
          <w:divBdr>
            <w:top w:val="none" w:sz="0" w:space="0" w:color="auto"/>
            <w:left w:val="none" w:sz="0" w:space="0" w:color="auto"/>
            <w:bottom w:val="none" w:sz="0" w:space="0" w:color="auto"/>
            <w:right w:val="none" w:sz="0" w:space="0" w:color="auto"/>
          </w:divBdr>
        </w:div>
        <w:div w:id="1454129554">
          <w:marLeft w:val="640"/>
          <w:marRight w:val="0"/>
          <w:marTop w:val="0"/>
          <w:marBottom w:val="0"/>
          <w:divBdr>
            <w:top w:val="none" w:sz="0" w:space="0" w:color="auto"/>
            <w:left w:val="none" w:sz="0" w:space="0" w:color="auto"/>
            <w:bottom w:val="none" w:sz="0" w:space="0" w:color="auto"/>
            <w:right w:val="none" w:sz="0" w:space="0" w:color="auto"/>
          </w:divBdr>
        </w:div>
        <w:div w:id="712340310">
          <w:marLeft w:val="640"/>
          <w:marRight w:val="0"/>
          <w:marTop w:val="0"/>
          <w:marBottom w:val="0"/>
          <w:divBdr>
            <w:top w:val="none" w:sz="0" w:space="0" w:color="auto"/>
            <w:left w:val="none" w:sz="0" w:space="0" w:color="auto"/>
            <w:bottom w:val="none" w:sz="0" w:space="0" w:color="auto"/>
            <w:right w:val="none" w:sz="0" w:space="0" w:color="auto"/>
          </w:divBdr>
        </w:div>
        <w:div w:id="1463425959">
          <w:marLeft w:val="640"/>
          <w:marRight w:val="0"/>
          <w:marTop w:val="0"/>
          <w:marBottom w:val="0"/>
          <w:divBdr>
            <w:top w:val="none" w:sz="0" w:space="0" w:color="auto"/>
            <w:left w:val="none" w:sz="0" w:space="0" w:color="auto"/>
            <w:bottom w:val="none" w:sz="0" w:space="0" w:color="auto"/>
            <w:right w:val="none" w:sz="0" w:space="0" w:color="auto"/>
          </w:divBdr>
        </w:div>
        <w:div w:id="2023123434">
          <w:marLeft w:val="640"/>
          <w:marRight w:val="0"/>
          <w:marTop w:val="0"/>
          <w:marBottom w:val="0"/>
          <w:divBdr>
            <w:top w:val="none" w:sz="0" w:space="0" w:color="auto"/>
            <w:left w:val="none" w:sz="0" w:space="0" w:color="auto"/>
            <w:bottom w:val="none" w:sz="0" w:space="0" w:color="auto"/>
            <w:right w:val="none" w:sz="0" w:space="0" w:color="auto"/>
          </w:divBdr>
        </w:div>
        <w:div w:id="1274435441">
          <w:marLeft w:val="640"/>
          <w:marRight w:val="0"/>
          <w:marTop w:val="0"/>
          <w:marBottom w:val="0"/>
          <w:divBdr>
            <w:top w:val="none" w:sz="0" w:space="0" w:color="auto"/>
            <w:left w:val="none" w:sz="0" w:space="0" w:color="auto"/>
            <w:bottom w:val="none" w:sz="0" w:space="0" w:color="auto"/>
            <w:right w:val="none" w:sz="0" w:space="0" w:color="auto"/>
          </w:divBdr>
        </w:div>
        <w:div w:id="845093810">
          <w:marLeft w:val="640"/>
          <w:marRight w:val="0"/>
          <w:marTop w:val="0"/>
          <w:marBottom w:val="0"/>
          <w:divBdr>
            <w:top w:val="none" w:sz="0" w:space="0" w:color="auto"/>
            <w:left w:val="none" w:sz="0" w:space="0" w:color="auto"/>
            <w:bottom w:val="none" w:sz="0" w:space="0" w:color="auto"/>
            <w:right w:val="none" w:sz="0" w:space="0" w:color="auto"/>
          </w:divBdr>
        </w:div>
        <w:div w:id="208030556">
          <w:marLeft w:val="640"/>
          <w:marRight w:val="0"/>
          <w:marTop w:val="0"/>
          <w:marBottom w:val="0"/>
          <w:divBdr>
            <w:top w:val="none" w:sz="0" w:space="0" w:color="auto"/>
            <w:left w:val="none" w:sz="0" w:space="0" w:color="auto"/>
            <w:bottom w:val="none" w:sz="0" w:space="0" w:color="auto"/>
            <w:right w:val="none" w:sz="0" w:space="0" w:color="auto"/>
          </w:divBdr>
        </w:div>
        <w:div w:id="408618313">
          <w:marLeft w:val="640"/>
          <w:marRight w:val="0"/>
          <w:marTop w:val="0"/>
          <w:marBottom w:val="0"/>
          <w:divBdr>
            <w:top w:val="none" w:sz="0" w:space="0" w:color="auto"/>
            <w:left w:val="none" w:sz="0" w:space="0" w:color="auto"/>
            <w:bottom w:val="none" w:sz="0" w:space="0" w:color="auto"/>
            <w:right w:val="none" w:sz="0" w:space="0" w:color="auto"/>
          </w:divBdr>
        </w:div>
        <w:div w:id="982083024">
          <w:marLeft w:val="640"/>
          <w:marRight w:val="0"/>
          <w:marTop w:val="0"/>
          <w:marBottom w:val="0"/>
          <w:divBdr>
            <w:top w:val="none" w:sz="0" w:space="0" w:color="auto"/>
            <w:left w:val="none" w:sz="0" w:space="0" w:color="auto"/>
            <w:bottom w:val="none" w:sz="0" w:space="0" w:color="auto"/>
            <w:right w:val="none" w:sz="0" w:space="0" w:color="auto"/>
          </w:divBdr>
        </w:div>
        <w:div w:id="345711350">
          <w:marLeft w:val="640"/>
          <w:marRight w:val="0"/>
          <w:marTop w:val="0"/>
          <w:marBottom w:val="0"/>
          <w:divBdr>
            <w:top w:val="none" w:sz="0" w:space="0" w:color="auto"/>
            <w:left w:val="none" w:sz="0" w:space="0" w:color="auto"/>
            <w:bottom w:val="none" w:sz="0" w:space="0" w:color="auto"/>
            <w:right w:val="none" w:sz="0" w:space="0" w:color="auto"/>
          </w:divBdr>
        </w:div>
        <w:div w:id="960309484">
          <w:marLeft w:val="640"/>
          <w:marRight w:val="0"/>
          <w:marTop w:val="0"/>
          <w:marBottom w:val="0"/>
          <w:divBdr>
            <w:top w:val="none" w:sz="0" w:space="0" w:color="auto"/>
            <w:left w:val="none" w:sz="0" w:space="0" w:color="auto"/>
            <w:bottom w:val="none" w:sz="0" w:space="0" w:color="auto"/>
            <w:right w:val="none" w:sz="0" w:space="0" w:color="auto"/>
          </w:divBdr>
        </w:div>
        <w:div w:id="178663201">
          <w:marLeft w:val="640"/>
          <w:marRight w:val="0"/>
          <w:marTop w:val="0"/>
          <w:marBottom w:val="0"/>
          <w:divBdr>
            <w:top w:val="none" w:sz="0" w:space="0" w:color="auto"/>
            <w:left w:val="none" w:sz="0" w:space="0" w:color="auto"/>
            <w:bottom w:val="none" w:sz="0" w:space="0" w:color="auto"/>
            <w:right w:val="none" w:sz="0" w:space="0" w:color="auto"/>
          </w:divBdr>
        </w:div>
        <w:div w:id="328408422">
          <w:marLeft w:val="640"/>
          <w:marRight w:val="0"/>
          <w:marTop w:val="0"/>
          <w:marBottom w:val="0"/>
          <w:divBdr>
            <w:top w:val="none" w:sz="0" w:space="0" w:color="auto"/>
            <w:left w:val="none" w:sz="0" w:space="0" w:color="auto"/>
            <w:bottom w:val="none" w:sz="0" w:space="0" w:color="auto"/>
            <w:right w:val="none" w:sz="0" w:space="0" w:color="auto"/>
          </w:divBdr>
        </w:div>
        <w:div w:id="1905414205">
          <w:marLeft w:val="640"/>
          <w:marRight w:val="0"/>
          <w:marTop w:val="0"/>
          <w:marBottom w:val="0"/>
          <w:divBdr>
            <w:top w:val="none" w:sz="0" w:space="0" w:color="auto"/>
            <w:left w:val="none" w:sz="0" w:space="0" w:color="auto"/>
            <w:bottom w:val="none" w:sz="0" w:space="0" w:color="auto"/>
            <w:right w:val="none" w:sz="0" w:space="0" w:color="auto"/>
          </w:divBdr>
        </w:div>
        <w:div w:id="1392731795">
          <w:marLeft w:val="640"/>
          <w:marRight w:val="0"/>
          <w:marTop w:val="0"/>
          <w:marBottom w:val="0"/>
          <w:divBdr>
            <w:top w:val="none" w:sz="0" w:space="0" w:color="auto"/>
            <w:left w:val="none" w:sz="0" w:space="0" w:color="auto"/>
            <w:bottom w:val="none" w:sz="0" w:space="0" w:color="auto"/>
            <w:right w:val="none" w:sz="0" w:space="0" w:color="auto"/>
          </w:divBdr>
        </w:div>
        <w:div w:id="809903672">
          <w:marLeft w:val="640"/>
          <w:marRight w:val="0"/>
          <w:marTop w:val="0"/>
          <w:marBottom w:val="0"/>
          <w:divBdr>
            <w:top w:val="none" w:sz="0" w:space="0" w:color="auto"/>
            <w:left w:val="none" w:sz="0" w:space="0" w:color="auto"/>
            <w:bottom w:val="none" w:sz="0" w:space="0" w:color="auto"/>
            <w:right w:val="none" w:sz="0" w:space="0" w:color="auto"/>
          </w:divBdr>
        </w:div>
        <w:div w:id="925651924">
          <w:marLeft w:val="640"/>
          <w:marRight w:val="0"/>
          <w:marTop w:val="0"/>
          <w:marBottom w:val="0"/>
          <w:divBdr>
            <w:top w:val="none" w:sz="0" w:space="0" w:color="auto"/>
            <w:left w:val="none" w:sz="0" w:space="0" w:color="auto"/>
            <w:bottom w:val="none" w:sz="0" w:space="0" w:color="auto"/>
            <w:right w:val="none" w:sz="0" w:space="0" w:color="auto"/>
          </w:divBdr>
        </w:div>
        <w:div w:id="504591546">
          <w:marLeft w:val="640"/>
          <w:marRight w:val="0"/>
          <w:marTop w:val="0"/>
          <w:marBottom w:val="0"/>
          <w:divBdr>
            <w:top w:val="none" w:sz="0" w:space="0" w:color="auto"/>
            <w:left w:val="none" w:sz="0" w:space="0" w:color="auto"/>
            <w:bottom w:val="none" w:sz="0" w:space="0" w:color="auto"/>
            <w:right w:val="none" w:sz="0" w:space="0" w:color="auto"/>
          </w:divBdr>
        </w:div>
        <w:div w:id="865019396">
          <w:marLeft w:val="640"/>
          <w:marRight w:val="0"/>
          <w:marTop w:val="0"/>
          <w:marBottom w:val="0"/>
          <w:divBdr>
            <w:top w:val="none" w:sz="0" w:space="0" w:color="auto"/>
            <w:left w:val="none" w:sz="0" w:space="0" w:color="auto"/>
            <w:bottom w:val="none" w:sz="0" w:space="0" w:color="auto"/>
            <w:right w:val="none" w:sz="0" w:space="0" w:color="auto"/>
          </w:divBdr>
        </w:div>
        <w:div w:id="227157239">
          <w:marLeft w:val="640"/>
          <w:marRight w:val="0"/>
          <w:marTop w:val="0"/>
          <w:marBottom w:val="0"/>
          <w:divBdr>
            <w:top w:val="none" w:sz="0" w:space="0" w:color="auto"/>
            <w:left w:val="none" w:sz="0" w:space="0" w:color="auto"/>
            <w:bottom w:val="none" w:sz="0" w:space="0" w:color="auto"/>
            <w:right w:val="none" w:sz="0" w:space="0" w:color="auto"/>
          </w:divBdr>
        </w:div>
        <w:div w:id="1003974634">
          <w:marLeft w:val="640"/>
          <w:marRight w:val="0"/>
          <w:marTop w:val="0"/>
          <w:marBottom w:val="0"/>
          <w:divBdr>
            <w:top w:val="none" w:sz="0" w:space="0" w:color="auto"/>
            <w:left w:val="none" w:sz="0" w:space="0" w:color="auto"/>
            <w:bottom w:val="none" w:sz="0" w:space="0" w:color="auto"/>
            <w:right w:val="none" w:sz="0" w:space="0" w:color="auto"/>
          </w:divBdr>
        </w:div>
        <w:div w:id="528644516">
          <w:marLeft w:val="640"/>
          <w:marRight w:val="0"/>
          <w:marTop w:val="0"/>
          <w:marBottom w:val="0"/>
          <w:divBdr>
            <w:top w:val="none" w:sz="0" w:space="0" w:color="auto"/>
            <w:left w:val="none" w:sz="0" w:space="0" w:color="auto"/>
            <w:bottom w:val="none" w:sz="0" w:space="0" w:color="auto"/>
            <w:right w:val="none" w:sz="0" w:space="0" w:color="auto"/>
          </w:divBdr>
        </w:div>
        <w:div w:id="1202203365">
          <w:marLeft w:val="640"/>
          <w:marRight w:val="0"/>
          <w:marTop w:val="0"/>
          <w:marBottom w:val="0"/>
          <w:divBdr>
            <w:top w:val="none" w:sz="0" w:space="0" w:color="auto"/>
            <w:left w:val="none" w:sz="0" w:space="0" w:color="auto"/>
            <w:bottom w:val="none" w:sz="0" w:space="0" w:color="auto"/>
            <w:right w:val="none" w:sz="0" w:space="0" w:color="auto"/>
          </w:divBdr>
        </w:div>
        <w:div w:id="654997088">
          <w:marLeft w:val="640"/>
          <w:marRight w:val="0"/>
          <w:marTop w:val="0"/>
          <w:marBottom w:val="0"/>
          <w:divBdr>
            <w:top w:val="none" w:sz="0" w:space="0" w:color="auto"/>
            <w:left w:val="none" w:sz="0" w:space="0" w:color="auto"/>
            <w:bottom w:val="none" w:sz="0" w:space="0" w:color="auto"/>
            <w:right w:val="none" w:sz="0" w:space="0" w:color="auto"/>
          </w:divBdr>
        </w:div>
        <w:div w:id="2045788172">
          <w:marLeft w:val="640"/>
          <w:marRight w:val="0"/>
          <w:marTop w:val="0"/>
          <w:marBottom w:val="0"/>
          <w:divBdr>
            <w:top w:val="none" w:sz="0" w:space="0" w:color="auto"/>
            <w:left w:val="none" w:sz="0" w:space="0" w:color="auto"/>
            <w:bottom w:val="none" w:sz="0" w:space="0" w:color="auto"/>
            <w:right w:val="none" w:sz="0" w:space="0" w:color="auto"/>
          </w:divBdr>
        </w:div>
        <w:div w:id="410199869">
          <w:marLeft w:val="640"/>
          <w:marRight w:val="0"/>
          <w:marTop w:val="0"/>
          <w:marBottom w:val="0"/>
          <w:divBdr>
            <w:top w:val="none" w:sz="0" w:space="0" w:color="auto"/>
            <w:left w:val="none" w:sz="0" w:space="0" w:color="auto"/>
            <w:bottom w:val="none" w:sz="0" w:space="0" w:color="auto"/>
            <w:right w:val="none" w:sz="0" w:space="0" w:color="auto"/>
          </w:divBdr>
        </w:div>
        <w:div w:id="1831213583">
          <w:marLeft w:val="640"/>
          <w:marRight w:val="0"/>
          <w:marTop w:val="0"/>
          <w:marBottom w:val="0"/>
          <w:divBdr>
            <w:top w:val="none" w:sz="0" w:space="0" w:color="auto"/>
            <w:left w:val="none" w:sz="0" w:space="0" w:color="auto"/>
            <w:bottom w:val="none" w:sz="0" w:space="0" w:color="auto"/>
            <w:right w:val="none" w:sz="0" w:space="0" w:color="auto"/>
          </w:divBdr>
        </w:div>
        <w:div w:id="1325737904">
          <w:marLeft w:val="640"/>
          <w:marRight w:val="0"/>
          <w:marTop w:val="0"/>
          <w:marBottom w:val="0"/>
          <w:divBdr>
            <w:top w:val="none" w:sz="0" w:space="0" w:color="auto"/>
            <w:left w:val="none" w:sz="0" w:space="0" w:color="auto"/>
            <w:bottom w:val="none" w:sz="0" w:space="0" w:color="auto"/>
            <w:right w:val="none" w:sz="0" w:space="0" w:color="auto"/>
          </w:divBdr>
        </w:div>
        <w:div w:id="434131669">
          <w:marLeft w:val="640"/>
          <w:marRight w:val="0"/>
          <w:marTop w:val="0"/>
          <w:marBottom w:val="0"/>
          <w:divBdr>
            <w:top w:val="none" w:sz="0" w:space="0" w:color="auto"/>
            <w:left w:val="none" w:sz="0" w:space="0" w:color="auto"/>
            <w:bottom w:val="none" w:sz="0" w:space="0" w:color="auto"/>
            <w:right w:val="none" w:sz="0" w:space="0" w:color="auto"/>
          </w:divBdr>
        </w:div>
        <w:div w:id="1601134132">
          <w:marLeft w:val="640"/>
          <w:marRight w:val="0"/>
          <w:marTop w:val="0"/>
          <w:marBottom w:val="0"/>
          <w:divBdr>
            <w:top w:val="none" w:sz="0" w:space="0" w:color="auto"/>
            <w:left w:val="none" w:sz="0" w:space="0" w:color="auto"/>
            <w:bottom w:val="none" w:sz="0" w:space="0" w:color="auto"/>
            <w:right w:val="none" w:sz="0" w:space="0" w:color="auto"/>
          </w:divBdr>
        </w:div>
        <w:div w:id="665481549">
          <w:marLeft w:val="640"/>
          <w:marRight w:val="0"/>
          <w:marTop w:val="0"/>
          <w:marBottom w:val="0"/>
          <w:divBdr>
            <w:top w:val="none" w:sz="0" w:space="0" w:color="auto"/>
            <w:left w:val="none" w:sz="0" w:space="0" w:color="auto"/>
            <w:bottom w:val="none" w:sz="0" w:space="0" w:color="auto"/>
            <w:right w:val="none" w:sz="0" w:space="0" w:color="auto"/>
          </w:divBdr>
        </w:div>
        <w:div w:id="1320158284">
          <w:marLeft w:val="640"/>
          <w:marRight w:val="0"/>
          <w:marTop w:val="0"/>
          <w:marBottom w:val="0"/>
          <w:divBdr>
            <w:top w:val="none" w:sz="0" w:space="0" w:color="auto"/>
            <w:left w:val="none" w:sz="0" w:space="0" w:color="auto"/>
            <w:bottom w:val="none" w:sz="0" w:space="0" w:color="auto"/>
            <w:right w:val="none" w:sz="0" w:space="0" w:color="auto"/>
          </w:divBdr>
        </w:div>
        <w:div w:id="1570387410">
          <w:marLeft w:val="640"/>
          <w:marRight w:val="0"/>
          <w:marTop w:val="0"/>
          <w:marBottom w:val="0"/>
          <w:divBdr>
            <w:top w:val="none" w:sz="0" w:space="0" w:color="auto"/>
            <w:left w:val="none" w:sz="0" w:space="0" w:color="auto"/>
            <w:bottom w:val="none" w:sz="0" w:space="0" w:color="auto"/>
            <w:right w:val="none" w:sz="0" w:space="0" w:color="auto"/>
          </w:divBdr>
        </w:div>
        <w:div w:id="1606114914">
          <w:marLeft w:val="640"/>
          <w:marRight w:val="0"/>
          <w:marTop w:val="0"/>
          <w:marBottom w:val="0"/>
          <w:divBdr>
            <w:top w:val="none" w:sz="0" w:space="0" w:color="auto"/>
            <w:left w:val="none" w:sz="0" w:space="0" w:color="auto"/>
            <w:bottom w:val="none" w:sz="0" w:space="0" w:color="auto"/>
            <w:right w:val="none" w:sz="0" w:space="0" w:color="auto"/>
          </w:divBdr>
        </w:div>
        <w:div w:id="2120374321">
          <w:marLeft w:val="640"/>
          <w:marRight w:val="0"/>
          <w:marTop w:val="0"/>
          <w:marBottom w:val="0"/>
          <w:divBdr>
            <w:top w:val="none" w:sz="0" w:space="0" w:color="auto"/>
            <w:left w:val="none" w:sz="0" w:space="0" w:color="auto"/>
            <w:bottom w:val="none" w:sz="0" w:space="0" w:color="auto"/>
            <w:right w:val="none" w:sz="0" w:space="0" w:color="auto"/>
          </w:divBdr>
        </w:div>
        <w:div w:id="60686554">
          <w:marLeft w:val="640"/>
          <w:marRight w:val="0"/>
          <w:marTop w:val="0"/>
          <w:marBottom w:val="0"/>
          <w:divBdr>
            <w:top w:val="none" w:sz="0" w:space="0" w:color="auto"/>
            <w:left w:val="none" w:sz="0" w:space="0" w:color="auto"/>
            <w:bottom w:val="none" w:sz="0" w:space="0" w:color="auto"/>
            <w:right w:val="none" w:sz="0" w:space="0" w:color="auto"/>
          </w:divBdr>
        </w:div>
        <w:div w:id="567034567">
          <w:marLeft w:val="640"/>
          <w:marRight w:val="0"/>
          <w:marTop w:val="0"/>
          <w:marBottom w:val="0"/>
          <w:divBdr>
            <w:top w:val="none" w:sz="0" w:space="0" w:color="auto"/>
            <w:left w:val="none" w:sz="0" w:space="0" w:color="auto"/>
            <w:bottom w:val="none" w:sz="0" w:space="0" w:color="auto"/>
            <w:right w:val="none" w:sz="0" w:space="0" w:color="auto"/>
          </w:divBdr>
        </w:div>
        <w:div w:id="1905986688">
          <w:marLeft w:val="640"/>
          <w:marRight w:val="0"/>
          <w:marTop w:val="0"/>
          <w:marBottom w:val="0"/>
          <w:divBdr>
            <w:top w:val="none" w:sz="0" w:space="0" w:color="auto"/>
            <w:left w:val="none" w:sz="0" w:space="0" w:color="auto"/>
            <w:bottom w:val="none" w:sz="0" w:space="0" w:color="auto"/>
            <w:right w:val="none" w:sz="0" w:space="0" w:color="auto"/>
          </w:divBdr>
        </w:div>
        <w:div w:id="687831090">
          <w:marLeft w:val="640"/>
          <w:marRight w:val="0"/>
          <w:marTop w:val="0"/>
          <w:marBottom w:val="0"/>
          <w:divBdr>
            <w:top w:val="none" w:sz="0" w:space="0" w:color="auto"/>
            <w:left w:val="none" w:sz="0" w:space="0" w:color="auto"/>
            <w:bottom w:val="none" w:sz="0" w:space="0" w:color="auto"/>
            <w:right w:val="none" w:sz="0" w:space="0" w:color="auto"/>
          </w:divBdr>
        </w:div>
        <w:div w:id="1091047789">
          <w:marLeft w:val="640"/>
          <w:marRight w:val="0"/>
          <w:marTop w:val="0"/>
          <w:marBottom w:val="0"/>
          <w:divBdr>
            <w:top w:val="none" w:sz="0" w:space="0" w:color="auto"/>
            <w:left w:val="none" w:sz="0" w:space="0" w:color="auto"/>
            <w:bottom w:val="none" w:sz="0" w:space="0" w:color="auto"/>
            <w:right w:val="none" w:sz="0" w:space="0" w:color="auto"/>
          </w:divBdr>
        </w:div>
        <w:div w:id="225456012">
          <w:marLeft w:val="640"/>
          <w:marRight w:val="0"/>
          <w:marTop w:val="0"/>
          <w:marBottom w:val="0"/>
          <w:divBdr>
            <w:top w:val="none" w:sz="0" w:space="0" w:color="auto"/>
            <w:left w:val="none" w:sz="0" w:space="0" w:color="auto"/>
            <w:bottom w:val="none" w:sz="0" w:space="0" w:color="auto"/>
            <w:right w:val="none" w:sz="0" w:space="0" w:color="auto"/>
          </w:divBdr>
        </w:div>
        <w:div w:id="700663938">
          <w:marLeft w:val="640"/>
          <w:marRight w:val="0"/>
          <w:marTop w:val="0"/>
          <w:marBottom w:val="0"/>
          <w:divBdr>
            <w:top w:val="none" w:sz="0" w:space="0" w:color="auto"/>
            <w:left w:val="none" w:sz="0" w:space="0" w:color="auto"/>
            <w:bottom w:val="none" w:sz="0" w:space="0" w:color="auto"/>
            <w:right w:val="none" w:sz="0" w:space="0" w:color="auto"/>
          </w:divBdr>
        </w:div>
        <w:div w:id="895700519">
          <w:marLeft w:val="640"/>
          <w:marRight w:val="0"/>
          <w:marTop w:val="0"/>
          <w:marBottom w:val="0"/>
          <w:divBdr>
            <w:top w:val="none" w:sz="0" w:space="0" w:color="auto"/>
            <w:left w:val="none" w:sz="0" w:space="0" w:color="auto"/>
            <w:bottom w:val="none" w:sz="0" w:space="0" w:color="auto"/>
            <w:right w:val="none" w:sz="0" w:space="0" w:color="auto"/>
          </w:divBdr>
        </w:div>
        <w:div w:id="1606305593">
          <w:marLeft w:val="640"/>
          <w:marRight w:val="0"/>
          <w:marTop w:val="0"/>
          <w:marBottom w:val="0"/>
          <w:divBdr>
            <w:top w:val="none" w:sz="0" w:space="0" w:color="auto"/>
            <w:left w:val="none" w:sz="0" w:space="0" w:color="auto"/>
            <w:bottom w:val="none" w:sz="0" w:space="0" w:color="auto"/>
            <w:right w:val="none" w:sz="0" w:space="0" w:color="auto"/>
          </w:divBdr>
        </w:div>
        <w:div w:id="1880513311">
          <w:marLeft w:val="640"/>
          <w:marRight w:val="0"/>
          <w:marTop w:val="0"/>
          <w:marBottom w:val="0"/>
          <w:divBdr>
            <w:top w:val="none" w:sz="0" w:space="0" w:color="auto"/>
            <w:left w:val="none" w:sz="0" w:space="0" w:color="auto"/>
            <w:bottom w:val="none" w:sz="0" w:space="0" w:color="auto"/>
            <w:right w:val="none" w:sz="0" w:space="0" w:color="auto"/>
          </w:divBdr>
        </w:div>
        <w:div w:id="1199466297">
          <w:marLeft w:val="640"/>
          <w:marRight w:val="0"/>
          <w:marTop w:val="0"/>
          <w:marBottom w:val="0"/>
          <w:divBdr>
            <w:top w:val="none" w:sz="0" w:space="0" w:color="auto"/>
            <w:left w:val="none" w:sz="0" w:space="0" w:color="auto"/>
            <w:bottom w:val="none" w:sz="0" w:space="0" w:color="auto"/>
            <w:right w:val="none" w:sz="0" w:space="0" w:color="auto"/>
          </w:divBdr>
        </w:div>
        <w:div w:id="694843580">
          <w:marLeft w:val="640"/>
          <w:marRight w:val="0"/>
          <w:marTop w:val="0"/>
          <w:marBottom w:val="0"/>
          <w:divBdr>
            <w:top w:val="none" w:sz="0" w:space="0" w:color="auto"/>
            <w:left w:val="none" w:sz="0" w:space="0" w:color="auto"/>
            <w:bottom w:val="none" w:sz="0" w:space="0" w:color="auto"/>
            <w:right w:val="none" w:sz="0" w:space="0" w:color="auto"/>
          </w:divBdr>
        </w:div>
        <w:div w:id="20211939">
          <w:marLeft w:val="640"/>
          <w:marRight w:val="0"/>
          <w:marTop w:val="0"/>
          <w:marBottom w:val="0"/>
          <w:divBdr>
            <w:top w:val="none" w:sz="0" w:space="0" w:color="auto"/>
            <w:left w:val="none" w:sz="0" w:space="0" w:color="auto"/>
            <w:bottom w:val="none" w:sz="0" w:space="0" w:color="auto"/>
            <w:right w:val="none" w:sz="0" w:space="0" w:color="auto"/>
          </w:divBdr>
        </w:div>
      </w:divsChild>
    </w:div>
    <w:div w:id="1881697527">
      <w:bodyDiv w:val="1"/>
      <w:marLeft w:val="0"/>
      <w:marRight w:val="0"/>
      <w:marTop w:val="0"/>
      <w:marBottom w:val="0"/>
      <w:divBdr>
        <w:top w:val="none" w:sz="0" w:space="0" w:color="auto"/>
        <w:left w:val="none" w:sz="0" w:space="0" w:color="auto"/>
        <w:bottom w:val="none" w:sz="0" w:space="0" w:color="auto"/>
        <w:right w:val="none" w:sz="0" w:space="0" w:color="auto"/>
      </w:divBdr>
      <w:divsChild>
        <w:div w:id="1804808392">
          <w:marLeft w:val="640"/>
          <w:marRight w:val="0"/>
          <w:marTop w:val="0"/>
          <w:marBottom w:val="0"/>
          <w:divBdr>
            <w:top w:val="none" w:sz="0" w:space="0" w:color="auto"/>
            <w:left w:val="none" w:sz="0" w:space="0" w:color="auto"/>
            <w:bottom w:val="none" w:sz="0" w:space="0" w:color="auto"/>
            <w:right w:val="none" w:sz="0" w:space="0" w:color="auto"/>
          </w:divBdr>
        </w:div>
        <w:div w:id="284654717">
          <w:marLeft w:val="640"/>
          <w:marRight w:val="0"/>
          <w:marTop w:val="0"/>
          <w:marBottom w:val="0"/>
          <w:divBdr>
            <w:top w:val="none" w:sz="0" w:space="0" w:color="auto"/>
            <w:left w:val="none" w:sz="0" w:space="0" w:color="auto"/>
            <w:bottom w:val="none" w:sz="0" w:space="0" w:color="auto"/>
            <w:right w:val="none" w:sz="0" w:space="0" w:color="auto"/>
          </w:divBdr>
        </w:div>
        <w:div w:id="127364909">
          <w:marLeft w:val="640"/>
          <w:marRight w:val="0"/>
          <w:marTop w:val="0"/>
          <w:marBottom w:val="0"/>
          <w:divBdr>
            <w:top w:val="none" w:sz="0" w:space="0" w:color="auto"/>
            <w:left w:val="none" w:sz="0" w:space="0" w:color="auto"/>
            <w:bottom w:val="none" w:sz="0" w:space="0" w:color="auto"/>
            <w:right w:val="none" w:sz="0" w:space="0" w:color="auto"/>
          </w:divBdr>
        </w:div>
        <w:div w:id="722945230">
          <w:marLeft w:val="640"/>
          <w:marRight w:val="0"/>
          <w:marTop w:val="0"/>
          <w:marBottom w:val="0"/>
          <w:divBdr>
            <w:top w:val="none" w:sz="0" w:space="0" w:color="auto"/>
            <w:left w:val="none" w:sz="0" w:space="0" w:color="auto"/>
            <w:bottom w:val="none" w:sz="0" w:space="0" w:color="auto"/>
            <w:right w:val="none" w:sz="0" w:space="0" w:color="auto"/>
          </w:divBdr>
        </w:div>
        <w:div w:id="511531214">
          <w:marLeft w:val="640"/>
          <w:marRight w:val="0"/>
          <w:marTop w:val="0"/>
          <w:marBottom w:val="0"/>
          <w:divBdr>
            <w:top w:val="none" w:sz="0" w:space="0" w:color="auto"/>
            <w:left w:val="none" w:sz="0" w:space="0" w:color="auto"/>
            <w:bottom w:val="none" w:sz="0" w:space="0" w:color="auto"/>
            <w:right w:val="none" w:sz="0" w:space="0" w:color="auto"/>
          </w:divBdr>
        </w:div>
        <w:div w:id="1805200791">
          <w:marLeft w:val="640"/>
          <w:marRight w:val="0"/>
          <w:marTop w:val="0"/>
          <w:marBottom w:val="0"/>
          <w:divBdr>
            <w:top w:val="none" w:sz="0" w:space="0" w:color="auto"/>
            <w:left w:val="none" w:sz="0" w:space="0" w:color="auto"/>
            <w:bottom w:val="none" w:sz="0" w:space="0" w:color="auto"/>
            <w:right w:val="none" w:sz="0" w:space="0" w:color="auto"/>
          </w:divBdr>
        </w:div>
        <w:div w:id="153111065">
          <w:marLeft w:val="640"/>
          <w:marRight w:val="0"/>
          <w:marTop w:val="0"/>
          <w:marBottom w:val="0"/>
          <w:divBdr>
            <w:top w:val="none" w:sz="0" w:space="0" w:color="auto"/>
            <w:left w:val="none" w:sz="0" w:space="0" w:color="auto"/>
            <w:bottom w:val="none" w:sz="0" w:space="0" w:color="auto"/>
            <w:right w:val="none" w:sz="0" w:space="0" w:color="auto"/>
          </w:divBdr>
        </w:div>
        <w:div w:id="909802358">
          <w:marLeft w:val="640"/>
          <w:marRight w:val="0"/>
          <w:marTop w:val="0"/>
          <w:marBottom w:val="0"/>
          <w:divBdr>
            <w:top w:val="none" w:sz="0" w:space="0" w:color="auto"/>
            <w:left w:val="none" w:sz="0" w:space="0" w:color="auto"/>
            <w:bottom w:val="none" w:sz="0" w:space="0" w:color="auto"/>
            <w:right w:val="none" w:sz="0" w:space="0" w:color="auto"/>
          </w:divBdr>
        </w:div>
        <w:div w:id="66271988">
          <w:marLeft w:val="640"/>
          <w:marRight w:val="0"/>
          <w:marTop w:val="0"/>
          <w:marBottom w:val="0"/>
          <w:divBdr>
            <w:top w:val="none" w:sz="0" w:space="0" w:color="auto"/>
            <w:left w:val="none" w:sz="0" w:space="0" w:color="auto"/>
            <w:bottom w:val="none" w:sz="0" w:space="0" w:color="auto"/>
            <w:right w:val="none" w:sz="0" w:space="0" w:color="auto"/>
          </w:divBdr>
        </w:div>
        <w:div w:id="729035869">
          <w:marLeft w:val="640"/>
          <w:marRight w:val="0"/>
          <w:marTop w:val="0"/>
          <w:marBottom w:val="0"/>
          <w:divBdr>
            <w:top w:val="none" w:sz="0" w:space="0" w:color="auto"/>
            <w:left w:val="none" w:sz="0" w:space="0" w:color="auto"/>
            <w:bottom w:val="none" w:sz="0" w:space="0" w:color="auto"/>
            <w:right w:val="none" w:sz="0" w:space="0" w:color="auto"/>
          </w:divBdr>
        </w:div>
        <w:div w:id="1745254312">
          <w:marLeft w:val="640"/>
          <w:marRight w:val="0"/>
          <w:marTop w:val="0"/>
          <w:marBottom w:val="0"/>
          <w:divBdr>
            <w:top w:val="none" w:sz="0" w:space="0" w:color="auto"/>
            <w:left w:val="none" w:sz="0" w:space="0" w:color="auto"/>
            <w:bottom w:val="none" w:sz="0" w:space="0" w:color="auto"/>
            <w:right w:val="none" w:sz="0" w:space="0" w:color="auto"/>
          </w:divBdr>
        </w:div>
        <w:div w:id="74208572">
          <w:marLeft w:val="640"/>
          <w:marRight w:val="0"/>
          <w:marTop w:val="0"/>
          <w:marBottom w:val="0"/>
          <w:divBdr>
            <w:top w:val="none" w:sz="0" w:space="0" w:color="auto"/>
            <w:left w:val="none" w:sz="0" w:space="0" w:color="auto"/>
            <w:bottom w:val="none" w:sz="0" w:space="0" w:color="auto"/>
            <w:right w:val="none" w:sz="0" w:space="0" w:color="auto"/>
          </w:divBdr>
        </w:div>
        <w:div w:id="1844465348">
          <w:marLeft w:val="640"/>
          <w:marRight w:val="0"/>
          <w:marTop w:val="0"/>
          <w:marBottom w:val="0"/>
          <w:divBdr>
            <w:top w:val="none" w:sz="0" w:space="0" w:color="auto"/>
            <w:left w:val="none" w:sz="0" w:space="0" w:color="auto"/>
            <w:bottom w:val="none" w:sz="0" w:space="0" w:color="auto"/>
            <w:right w:val="none" w:sz="0" w:space="0" w:color="auto"/>
          </w:divBdr>
        </w:div>
        <w:div w:id="1474562758">
          <w:marLeft w:val="640"/>
          <w:marRight w:val="0"/>
          <w:marTop w:val="0"/>
          <w:marBottom w:val="0"/>
          <w:divBdr>
            <w:top w:val="none" w:sz="0" w:space="0" w:color="auto"/>
            <w:left w:val="none" w:sz="0" w:space="0" w:color="auto"/>
            <w:bottom w:val="none" w:sz="0" w:space="0" w:color="auto"/>
            <w:right w:val="none" w:sz="0" w:space="0" w:color="auto"/>
          </w:divBdr>
        </w:div>
        <w:div w:id="1540623611">
          <w:marLeft w:val="640"/>
          <w:marRight w:val="0"/>
          <w:marTop w:val="0"/>
          <w:marBottom w:val="0"/>
          <w:divBdr>
            <w:top w:val="none" w:sz="0" w:space="0" w:color="auto"/>
            <w:left w:val="none" w:sz="0" w:space="0" w:color="auto"/>
            <w:bottom w:val="none" w:sz="0" w:space="0" w:color="auto"/>
            <w:right w:val="none" w:sz="0" w:space="0" w:color="auto"/>
          </w:divBdr>
        </w:div>
        <w:div w:id="142082635">
          <w:marLeft w:val="640"/>
          <w:marRight w:val="0"/>
          <w:marTop w:val="0"/>
          <w:marBottom w:val="0"/>
          <w:divBdr>
            <w:top w:val="none" w:sz="0" w:space="0" w:color="auto"/>
            <w:left w:val="none" w:sz="0" w:space="0" w:color="auto"/>
            <w:bottom w:val="none" w:sz="0" w:space="0" w:color="auto"/>
            <w:right w:val="none" w:sz="0" w:space="0" w:color="auto"/>
          </w:divBdr>
        </w:div>
        <w:div w:id="240415040">
          <w:marLeft w:val="640"/>
          <w:marRight w:val="0"/>
          <w:marTop w:val="0"/>
          <w:marBottom w:val="0"/>
          <w:divBdr>
            <w:top w:val="none" w:sz="0" w:space="0" w:color="auto"/>
            <w:left w:val="none" w:sz="0" w:space="0" w:color="auto"/>
            <w:bottom w:val="none" w:sz="0" w:space="0" w:color="auto"/>
            <w:right w:val="none" w:sz="0" w:space="0" w:color="auto"/>
          </w:divBdr>
        </w:div>
        <w:div w:id="1608153562">
          <w:marLeft w:val="640"/>
          <w:marRight w:val="0"/>
          <w:marTop w:val="0"/>
          <w:marBottom w:val="0"/>
          <w:divBdr>
            <w:top w:val="none" w:sz="0" w:space="0" w:color="auto"/>
            <w:left w:val="none" w:sz="0" w:space="0" w:color="auto"/>
            <w:bottom w:val="none" w:sz="0" w:space="0" w:color="auto"/>
            <w:right w:val="none" w:sz="0" w:space="0" w:color="auto"/>
          </w:divBdr>
        </w:div>
        <w:div w:id="1368527186">
          <w:marLeft w:val="640"/>
          <w:marRight w:val="0"/>
          <w:marTop w:val="0"/>
          <w:marBottom w:val="0"/>
          <w:divBdr>
            <w:top w:val="none" w:sz="0" w:space="0" w:color="auto"/>
            <w:left w:val="none" w:sz="0" w:space="0" w:color="auto"/>
            <w:bottom w:val="none" w:sz="0" w:space="0" w:color="auto"/>
            <w:right w:val="none" w:sz="0" w:space="0" w:color="auto"/>
          </w:divBdr>
        </w:div>
        <w:div w:id="2038266067">
          <w:marLeft w:val="640"/>
          <w:marRight w:val="0"/>
          <w:marTop w:val="0"/>
          <w:marBottom w:val="0"/>
          <w:divBdr>
            <w:top w:val="none" w:sz="0" w:space="0" w:color="auto"/>
            <w:left w:val="none" w:sz="0" w:space="0" w:color="auto"/>
            <w:bottom w:val="none" w:sz="0" w:space="0" w:color="auto"/>
            <w:right w:val="none" w:sz="0" w:space="0" w:color="auto"/>
          </w:divBdr>
        </w:div>
        <w:div w:id="1725786858">
          <w:marLeft w:val="640"/>
          <w:marRight w:val="0"/>
          <w:marTop w:val="0"/>
          <w:marBottom w:val="0"/>
          <w:divBdr>
            <w:top w:val="none" w:sz="0" w:space="0" w:color="auto"/>
            <w:left w:val="none" w:sz="0" w:space="0" w:color="auto"/>
            <w:bottom w:val="none" w:sz="0" w:space="0" w:color="auto"/>
            <w:right w:val="none" w:sz="0" w:space="0" w:color="auto"/>
          </w:divBdr>
        </w:div>
        <w:div w:id="802230279">
          <w:marLeft w:val="640"/>
          <w:marRight w:val="0"/>
          <w:marTop w:val="0"/>
          <w:marBottom w:val="0"/>
          <w:divBdr>
            <w:top w:val="none" w:sz="0" w:space="0" w:color="auto"/>
            <w:left w:val="none" w:sz="0" w:space="0" w:color="auto"/>
            <w:bottom w:val="none" w:sz="0" w:space="0" w:color="auto"/>
            <w:right w:val="none" w:sz="0" w:space="0" w:color="auto"/>
          </w:divBdr>
        </w:div>
        <w:div w:id="2050062805">
          <w:marLeft w:val="640"/>
          <w:marRight w:val="0"/>
          <w:marTop w:val="0"/>
          <w:marBottom w:val="0"/>
          <w:divBdr>
            <w:top w:val="none" w:sz="0" w:space="0" w:color="auto"/>
            <w:left w:val="none" w:sz="0" w:space="0" w:color="auto"/>
            <w:bottom w:val="none" w:sz="0" w:space="0" w:color="auto"/>
            <w:right w:val="none" w:sz="0" w:space="0" w:color="auto"/>
          </w:divBdr>
        </w:div>
        <w:div w:id="2114087450">
          <w:marLeft w:val="640"/>
          <w:marRight w:val="0"/>
          <w:marTop w:val="0"/>
          <w:marBottom w:val="0"/>
          <w:divBdr>
            <w:top w:val="none" w:sz="0" w:space="0" w:color="auto"/>
            <w:left w:val="none" w:sz="0" w:space="0" w:color="auto"/>
            <w:bottom w:val="none" w:sz="0" w:space="0" w:color="auto"/>
            <w:right w:val="none" w:sz="0" w:space="0" w:color="auto"/>
          </w:divBdr>
        </w:div>
        <w:div w:id="36860695">
          <w:marLeft w:val="640"/>
          <w:marRight w:val="0"/>
          <w:marTop w:val="0"/>
          <w:marBottom w:val="0"/>
          <w:divBdr>
            <w:top w:val="none" w:sz="0" w:space="0" w:color="auto"/>
            <w:left w:val="none" w:sz="0" w:space="0" w:color="auto"/>
            <w:bottom w:val="none" w:sz="0" w:space="0" w:color="auto"/>
            <w:right w:val="none" w:sz="0" w:space="0" w:color="auto"/>
          </w:divBdr>
        </w:div>
        <w:div w:id="1628730841">
          <w:marLeft w:val="640"/>
          <w:marRight w:val="0"/>
          <w:marTop w:val="0"/>
          <w:marBottom w:val="0"/>
          <w:divBdr>
            <w:top w:val="none" w:sz="0" w:space="0" w:color="auto"/>
            <w:left w:val="none" w:sz="0" w:space="0" w:color="auto"/>
            <w:bottom w:val="none" w:sz="0" w:space="0" w:color="auto"/>
            <w:right w:val="none" w:sz="0" w:space="0" w:color="auto"/>
          </w:divBdr>
        </w:div>
        <w:div w:id="680551171">
          <w:marLeft w:val="640"/>
          <w:marRight w:val="0"/>
          <w:marTop w:val="0"/>
          <w:marBottom w:val="0"/>
          <w:divBdr>
            <w:top w:val="none" w:sz="0" w:space="0" w:color="auto"/>
            <w:left w:val="none" w:sz="0" w:space="0" w:color="auto"/>
            <w:bottom w:val="none" w:sz="0" w:space="0" w:color="auto"/>
            <w:right w:val="none" w:sz="0" w:space="0" w:color="auto"/>
          </w:divBdr>
        </w:div>
        <w:div w:id="226040595">
          <w:marLeft w:val="640"/>
          <w:marRight w:val="0"/>
          <w:marTop w:val="0"/>
          <w:marBottom w:val="0"/>
          <w:divBdr>
            <w:top w:val="none" w:sz="0" w:space="0" w:color="auto"/>
            <w:left w:val="none" w:sz="0" w:space="0" w:color="auto"/>
            <w:bottom w:val="none" w:sz="0" w:space="0" w:color="auto"/>
            <w:right w:val="none" w:sz="0" w:space="0" w:color="auto"/>
          </w:divBdr>
        </w:div>
        <w:div w:id="1137532545">
          <w:marLeft w:val="640"/>
          <w:marRight w:val="0"/>
          <w:marTop w:val="0"/>
          <w:marBottom w:val="0"/>
          <w:divBdr>
            <w:top w:val="none" w:sz="0" w:space="0" w:color="auto"/>
            <w:left w:val="none" w:sz="0" w:space="0" w:color="auto"/>
            <w:bottom w:val="none" w:sz="0" w:space="0" w:color="auto"/>
            <w:right w:val="none" w:sz="0" w:space="0" w:color="auto"/>
          </w:divBdr>
        </w:div>
        <w:div w:id="437263695">
          <w:marLeft w:val="640"/>
          <w:marRight w:val="0"/>
          <w:marTop w:val="0"/>
          <w:marBottom w:val="0"/>
          <w:divBdr>
            <w:top w:val="none" w:sz="0" w:space="0" w:color="auto"/>
            <w:left w:val="none" w:sz="0" w:space="0" w:color="auto"/>
            <w:bottom w:val="none" w:sz="0" w:space="0" w:color="auto"/>
            <w:right w:val="none" w:sz="0" w:space="0" w:color="auto"/>
          </w:divBdr>
        </w:div>
        <w:div w:id="1944264782">
          <w:marLeft w:val="640"/>
          <w:marRight w:val="0"/>
          <w:marTop w:val="0"/>
          <w:marBottom w:val="0"/>
          <w:divBdr>
            <w:top w:val="none" w:sz="0" w:space="0" w:color="auto"/>
            <w:left w:val="none" w:sz="0" w:space="0" w:color="auto"/>
            <w:bottom w:val="none" w:sz="0" w:space="0" w:color="auto"/>
            <w:right w:val="none" w:sz="0" w:space="0" w:color="auto"/>
          </w:divBdr>
        </w:div>
        <w:div w:id="1455174179">
          <w:marLeft w:val="640"/>
          <w:marRight w:val="0"/>
          <w:marTop w:val="0"/>
          <w:marBottom w:val="0"/>
          <w:divBdr>
            <w:top w:val="none" w:sz="0" w:space="0" w:color="auto"/>
            <w:left w:val="none" w:sz="0" w:space="0" w:color="auto"/>
            <w:bottom w:val="none" w:sz="0" w:space="0" w:color="auto"/>
            <w:right w:val="none" w:sz="0" w:space="0" w:color="auto"/>
          </w:divBdr>
        </w:div>
        <w:div w:id="1847016206">
          <w:marLeft w:val="640"/>
          <w:marRight w:val="0"/>
          <w:marTop w:val="0"/>
          <w:marBottom w:val="0"/>
          <w:divBdr>
            <w:top w:val="none" w:sz="0" w:space="0" w:color="auto"/>
            <w:left w:val="none" w:sz="0" w:space="0" w:color="auto"/>
            <w:bottom w:val="none" w:sz="0" w:space="0" w:color="auto"/>
            <w:right w:val="none" w:sz="0" w:space="0" w:color="auto"/>
          </w:divBdr>
        </w:div>
        <w:div w:id="529731679">
          <w:marLeft w:val="640"/>
          <w:marRight w:val="0"/>
          <w:marTop w:val="0"/>
          <w:marBottom w:val="0"/>
          <w:divBdr>
            <w:top w:val="none" w:sz="0" w:space="0" w:color="auto"/>
            <w:left w:val="none" w:sz="0" w:space="0" w:color="auto"/>
            <w:bottom w:val="none" w:sz="0" w:space="0" w:color="auto"/>
            <w:right w:val="none" w:sz="0" w:space="0" w:color="auto"/>
          </w:divBdr>
        </w:div>
        <w:div w:id="528378278">
          <w:marLeft w:val="640"/>
          <w:marRight w:val="0"/>
          <w:marTop w:val="0"/>
          <w:marBottom w:val="0"/>
          <w:divBdr>
            <w:top w:val="none" w:sz="0" w:space="0" w:color="auto"/>
            <w:left w:val="none" w:sz="0" w:space="0" w:color="auto"/>
            <w:bottom w:val="none" w:sz="0" w:space="0" w:color="auto"/>
            <w:right w:val="none" w:sz="0" w:space="0" w:color="auto"/>
          </w:divBdr>
        </w:div>
        <w:div w:id="792139199">
          <w:marLeft w:val="640"/>
          <w:marRight w:val="0"/>
          <w:marTop w:val="0"/>
          <w:marBottom w:val="0"/>
          <w:divBdr>
            <w:top w:val="none" w:sz="0" w:space="0" w:color="auto"/>
            <w:left w:val="none" w:sz="0" w:space="0" w:color="auto"/>
            <w:bottom w:val="none" w:sz="0" w:space="0" w:color="auto"/>
            <w:right w:val="none" w:sz="0" w:space="0" w:color="auto"/>
          </w:divBdr>
        </w:div>
        <w:div w:id="1244408950">
          <w:marLeft w:val="640"/>
          <w:marRight w:val="0"/>
          <w:marTop w:val="0"/>
          <w:marBottom w:val="0"/>
          <w:divBdr>
            <w:top w:val="none" w:sz="0" w:space="0" w:color="auto"/>
            <w:left w:val="none" w:sz="0" w:space="0" w:color="auto"/>
            <w:bottom w:val="none" w:sz="0" w:space="0" w:color="auto"/>
            <w:right w:val="none" w:sz="0" w:space="0" w:color="auto"/>
          </w:divBdr>
        </w:div>
        <w:div w:id="985207859">
          <w:marLeft w:val="640"/>
          <w:marRight w:val="0"/>
          <w:marTop w:val="0"/>
          <w:marBottom w:val="0"/>
          <w:divBdr>
            <w:top w:val="none" w:sz="0" w:space="0" w:color="auto"/>
            <w:left w:val="none" w:sz="0" w:space="0" w:color="auto"/>
            <w:bottom w:val="none" w:sz="0" w:space="0" w:color="auto"/>
            <w:right w:val="none" w:sz="0" w:space="0" w:color="auto"/>
          </w:divBdr>
        </w:div>
        <w:div w:id="1723865382">
          <w:marLeft w:val="640"/>
          <w:marRight w:val="0"/>
          <w:marTop w:val="0"/>
          <w:marBottom w:val="0"/>
          <w:divBdr>
            <w:top w:val="none" w:sz="0" w:space="0" w:color="auto"/>
            <w:left w:val="none" w:sz="0" w:space="0" w:color="auto"/>
            <w:bottom w:val="none" w:sz="0" w:space="0" w:color="auto"/>
            <w:right w:val="none" w:sz="0" w:space="0" w:color="auto"/>
          </w:divBdr>
        </w:div>
        <w:div w:id="1193223481">
          <w:marLeft w:val="640"/>
          <w:marRight w:val="0"/>
          <w:marTop w:val="0"/>
          <w:marBottom w:val="0"/>
          <w:divBdr>
            <w:top w:val="none" w:sz="0" w:space="0" w:color="auto"/>
            <w:left w:val="none" w:sz="0" w:space="0" w:color="auto"/>
            <w:bottom w:val="none" w:sz="0" w:space="0" w:color="auto"/>
            <w:right w:val="none" w:sz="0" w:space="0" w:color="auto"/>
          </w:divBdr>
        </w:div>
        <w:div w:id="162402796">
          <w:marLeft w:val="640"/>
          <w:marRight w:val="0"/>
          <w:marTop w:val="0"/>
          <w:marBottom w:val="0"/>
          <w:divBdr>
            <w:top w:val="none" w:sz="0" w:space="0" w:color="auto"/>
            <w:left w:val="none" w:sz="0" w:space="0" w:color="auto"/>
            <w:bottom w:val="none" w:sz="0" w:space="0" w:color="auto"/>
            <w:right w:val="none" w:sz="0" w:space="0" w:color="auto"/>
          </w:divBdr>
        </w:div>
        <w:div w:id="708381757">
          <w:marLeft w:val="640"/>
          <w:marRight w:val="0"/>
          <w:marTop w:val="0"/>
          <w:marBottom w:val="0"/>
          <w:divBdr>
            <w:top w:val="none" w:sz="0" w:space="0" w:color="auto"/>
            <w:left w:val="none" w:sz="0" w:space="0" w:color="auto"/>
            <w:bottom w:val="none" w:sz="0" w:space="0" w:color="auto"/>
            <w:right w:val="none" w:sz="0" w:space="0" w:color="auto"/>
          </w:divBdr>
        </w:div>
        <w:div w:id="2115439640">
          <w:marLeft w:val="640"/>
          <w:marRight w:val="0"/>
          <w:marTop w:val="0"/>
          <w:marBottom w:val="0"/>
          <w:divBdr>
            <w:top w:val="none" w:sz="0" w:space="0" w:color="auto"/>
            <w:left w:val="none" w:sz="0" w:space="0" w:color="auto"/>
            <w:bottom w:val="none" w:sz="0" w:space="0" w:color="auto"/>
            <w:right w:val="none" w:sz="0" w:space="0" w:color="auto"/>
          </w:divBdr>
        </w:div>
        <w:div w:id="1837718971">
          <w:marLeft w:val="640"/>
          <w:marRight w:val="0"/>
          <w:marTop w:val="0"/>
          <w:marBottom w:val="0"/>
          <w:divBdr>
            <w:top w:val="none" w:sz="0" w:space="0" w:color="auto"/>
            <w:left w:val="none" w:sz="0" w:space="0" w:color="auto"/>
            <w:bottom w:val="none" w:sz="0" w:space="0" w:color="auto"/>
            <w:right w:val="none" w:sz="0" w:space="0" w:color="auto"/>
          </w:divBdr>
        </w:div>
        <w:div w:id="1913344463">
          <w:marLeft w:val="640"/>
          <w:marRight w:val="0"/>
          <w:marTop w:val="0"/>
          <w:marBottom w:val="0"/>
          <w:divBdr>
            <w:top w:val="none" w:sz="0" w:space="0" w:color="auto"/>
            <w:left w:val="none" w:sz="0" w:space="0" w:color="auto"/>
            <w:bottom w:val="none" w:sz="0" w:space="0" w:color="auto"/>
            <w:right w:val="none" w:sz="0" w:space="0" w:color="auto"/>
          </w:divBdr>
        </w:div>
        <w:div w:id="312761562">
          <w:marLeft w:val="640"/>
          <w:marRight w:val="0"/>
          <w:marTop w:val="0"/>
          <w:marBottom w:val="0"/>
          <w:divBdr>
            <w:top w:val="none" w:sz="0" w:space="0" w:color="auto"/>
            <w:left w:val="none" w:sz="0" w:space="0" w:color="auto"/>
            <w:bottom w:val="none" w:sz="0" w:space="0" w:color="auto"/>
            <w:right w:val="none" w:sz="0" w:space="0" w:color="auto"/>
          </w:divBdr>
        </w:div>
        <w:div w:id="1235244267">
          <w:marLeft w:val="640"/>
          <w:marRight w:val="0"/>
          <w:marTop w:val="0"/>
          <w:marBottom w:val="0"/>
          <w:divBdr>
            <w:top w:val="none" w:sz="0" w:space="0" w:color="auto"/>
            <w:left w:val="none" w:sz="0" w:space="0" w:color="auto"/>
            <w:bottom w:val="none" w:sz="0" w:space="0" w:color="auto"/>
            <w:right w:val="none" w:sz="0" w:space="0" w:color="auto"/>
          </w:divBdr>
        </w:div>
        <w:div w:id="1538732702">
          <w:marLeft w:val="640"/>
          <w:marRight w:val="0"/>
          <w:marTop w:val="0"/>
          <w:marBottom w:val="0"/>
          <w:divBdr>
            <w:top w:val="none" w:sz="0" w:space="0" w:color="auto"/>
            <w:left w:val="none" w:sz="0" w:space="0" w:color="auto"/>
            <w:bottom w:val="none" w:sz="0" w:space="0" w:color="auto"/>
            <w:right w:val="none" w:sz="0" w:space="0" w:color="auto"/>
          </w:divBdr>
        </w:div>
        <w:div w:id="1679188108">
          <w:marLeft w:val="640"/>
          <w:marRight w:val="0"/>
          <w:marTop w:val="0"/>
          <w:marBottom w:val="0"/>
          <w:divBdr>
            <w:top w:val="none" w:sz="0" w:space="0" w:color="auto"/>
            <w:left w:val="none" w:sz="0" w:space="0" w:color="auto"/>
            <w:bottom w:val="none" w:sz="0" w:space="0" w:color="auto"/>
            <w:right w:val="none" w:sz="0" w:space="0" w:color="auto"/>
          </w:divBdr>
        </w:div>
        <w:div w:id="2081322752">
          <w:marLeft w:val="640"/>
          <w:marRight w:val="0"/>
          <w:marTop w:val="0"/>
          <w:marBottom w:val="0"/>
          <w:divBdr>
            <w:top w:val="none" w:sz="0" w:space="0" w:color="auto"/>
            <w:left w:val="none" w:sz="0" w:space="0" w:color="auto"/>
            <w:bottom w:val="none" w:sz="0" w:space="0" w:color="auto"/>
            <w:right w:val="none" w:sz="0" w:space="0" w:color="auto"/>
          </w:divBdr>
        </w:div>
        <w:div w:id="1864435360">
          <w:marLeft w:val="640"/>
          <w:marRight w:val="0"/>
          <w:marTop w:val="0"/>
          <w:marBottom w:val="0"/>
          <w:divBdr>
            <w:top w:val="none" w:sz="0" w:space="0" w:color="auto"/>
            <w:left w:val="none" w:sz="0" w:space="0" w:color="auto"/>
            <w:bottom w:val="none" w:sz="0" w:space="0" w:color="auto"/>
            <w:right w:val="none" w:sz="0" w:space="0" w:color="auto"/>
          </w:divBdr>
        </w:div>
        <w:div w:id="1118792583">
          <w:marLeft w:val="640"/>
          <w:marRight w:val="0"/>
          <w:marTop w:val="0"/>
          <w:marBottom w:val="0"/>
          <w:divBdr>
            <w:top w:val="none" w:sz="0" w:space="0" w:color="auto"/>
            <w:left w:val="none" w:sz="0" w:space="0" w:color="auto"/>
            <w:bottom w:val="none" w:sz="0" w:space="0" w:color="auto"/>
            <w:right w:val="none" w:sz="0" w:space="0" w:color="auto"/>
          </w:divBdr>
        </w:div>
        <w:div w:id="1397780131">
          <w:marLeft w:val="640"/>
          <w:marRight w:val="0"/>
          <w:marTop w:val="0"/>
          <w:marBottom w:val="0"/>
          <w:divBdr>
            <w:top w:val="none" w:sz="0" w:space="0" w:color="auto"/>
            <w:left w:val="none" w:sz="0" w:space="0" w:color="auto"/>
            <w:bottom w:val="none" w:sz="0" w:space="0" w:color="auto"/>
            <w:right w:val="none" w:sz="0" w:space="0" w:color="auto"/>
          </w:divBdr>
        </w:div>
        <w:div w:id="2070226828">
          <w:marLeft w:val="640"/>
          <w:marRight w:val="0"/>
          <w:marTop w:val="0"/>
          <w:marBottom w:val="0"/>
          <w:divBdr>
            <w:top w:val="none" w:sz="0" w:space="0" w:color="auto"/>
            <w:left w:val="none" w:sz="0" w:space="0" w:color="auto"/>
            <w:bottom w:val="none" w:sz="0" w:space="0" w:color="auto"/>
            <w:right w:val="none" w:sz="0" w:space="0" w:color="auto"/>
          </w:divBdr>
        </w:div>
        <w:div w:id="734276041">
          <w:marLeft w:val="640"/>
          <w:marRight w:val="0"/>
          <w:marTop w:val="0"/>
          <w:marBottom w:val="0"/>
          <w:divBdr>
            <w:top w:val="none" w:sz="0" w:space="0" w:color="auto"/>
            <w:left w:val="none" w:sz="0" w:space="0" w:color="auto"/>
            <w:bottom w:val="none" w:sz="0" w:space="0" w:color="auto"/>
            <w:right w:val="none" w:sz="0" w:space="0" w:color="auto"/>
          </w:divBdr>
        </w:div>
        <w:div w:id="638193538">
          <w:marLeft w:val="640"/>
          <w:marRight w:val="0"/>
          <w:marTop w:val="0"/>
          <w:marBottom w:val="0"/>
          <w:divBdr>
            <w:top w:val="none" w:sz="0" w:space="0" w:color="auto"/>
            <w:left w:val="none" w:sz="0" w:space="0" w:color="auto"/>
            <w:bottom w:val="none" w:sz="0" w:space="0" w:color="auto"/>
            <w:right w:val="none" w:sz="0" w:space="0" w:color="auto"/>
          </w:divBdr>
        </w:div>
        <w:div w:id="117341372">
          <w:marLeft w:val="640"/>
          <w:marRight w:val="0"/>
          <w:marTop w:val="0"/>
          <w:marBottom w:val="0"/>
          <w:divBdr>
            <w:top w:val="none" w:sz="0" w:space="0" w:color="auto"/>
            <w:left w:val="none" w:sz="0" w:space="0" w:color="auto"/>
            <w:bottom w:val="none" w:sz="0" w:space="0" w:color="auto"/>
            <w:right w:val="none" w:sz="0" w:space="0" w:color="auto"/>
          </w:divBdr>
        </w:div>
        <w:div w:id="1866098059">
          <w:marLeft w:val="640"/>
          <w:marRight w:val="0"/>
          <w:marTop w:val="0"/>
          <w:marBottom w:val="0"/>
          <w:divBdr>
            <w:top w:val="none" w:sz="0" w:space="0" w:color="auto"/>
            <w:left w:val="none" w:sz="0" w:space="0" w:color="auto"/>
            <w:bottom w:val="none" w:sz="0" w:space="0" w:color="auto"/>
            <w:right w:val="none" w:sz="0" w:space="0" w:color="auto"/>
          </w:divBdr>
        </w:div>
        <w:div w:id="1039091364">
          <w:marLeft w:val="640"/>
          <w:marRight w:val="0"/>
          <w:marTop w:val="0"/>
          <w:marBottom w:val="0"/>
          <w:divBdr>
            <w:top w:val="none" w:sz="0" w:space="0" w:color="auto"/>
            <w:left w:val="none" w:sz="0" w:space="0" w:color="auto"/>
            <w:bottom w:val="none" w:sz="0" w:space="0" w:color="auto"/>
            <w:right w:val="none" w:sz="0" w:space="0" w:color="auto"/>
          </w:divBdr>
        </w:div>
        <w:div w:id="777024749">
          <w:marLeft w:val="640"/>
          <w:marRight w:val="0"/>
          <w:marTop w:val="0"/>
          <w:marBottom w:val="0"/>
          <w:divBdr>
            <w:top w:val="none" w:sz="0" w:space="0" w:color="auto"/>
            <w:left w:val="none" w:sz="0" w:space="0" w:color="auto"/>
            <w:bottom w:val="none" w:sz="0" w:space="0" w:color="auto"/>
            <w:right w:val="none" w:sz="0" w:space="0" w:color="auto"/>
          </w:divBdr>
        </w:div>
        <w:div w:id="1632244010">
          <w:marLeft w:val="640"/>
          <w:marRight w:val="0"/>
          <w:marTop w:val="0"/>
          <w:marBottom w:val="0"/>
          <w:divBdr>
            <w:top w:val="none" w:sz="0" w:space="0" w:color="auto"/>
            <w:left w:val="none" w:sz="0" w:space="0" w:color="auto"/>
            <w:bottom w:val="none" w:sz="0" w:space="0" w:color="auto"/>
            <w:right w:val="none" w:sz="0" w:space="0" w:color="auto"/>
          </w:divBdr>
        </w:div>
        <w:div w:id="30033711">
          <w:marLeft w:val="640"/>
          <w:marRight w:val="0"/>
          <w:marTop w:val="0"/>
          <w:marBottom w:val="0"/>
          <w:divBdr>
            <w:top w:val="none" w:sz="0" w:space="0" w:color="auto"/>
            <w:left w:val="none" w:sz="0" w:space="0" w:color="auto"/>
            <w:bottom w:val="none" w:sz="0" w:space="0" w:color="auto"/>
            <w:right w:val="none" w:sz="0" w:space="0" w:color="auto"/>
          </w:divBdr>
        </w:div>
        <w:div w:id="1665014780">
          <w:marLeft w:val="640"/>
          <w:marRight w:val="0"/>
          <w:marTop w:val="0"/>
          <w:marBottom w:val="0"/>
          <w:divBdr>
            <w:top w:val="none" w:sz="0" w:space="0" w:color="auto"/>
            <w:left w:val="none" w:sz="0" w:space="0" w:color="auto"/>
            <w:bottom w:val="none" w:sz="0" w:space="0" w:color="auto"/>
            <w:right w:val="none" w:sz="0" w:space="0" w:color="auto"/>
          </w:divBdr>
        </w:div>
        <w:div w:id="869343020">
          <w:marLeft w:val="640"/>
          <w:marRight w:val="0"/>
          <w:marTop w:val="0"/>
          <w:marBottom w:val="0"/>
          <w:divBdr>
            <w:top w:val="none" w:sz="0" w:space="0" w:color="auto"/>
            <w:left w:val="none" w:sz="0" w:space="0" w:color="auto"/>
            <w:bottom w:val="none" w:sz="0" w:space="0" w:color="auto"/>
            <w:right w:val="none" w:sz="0" w:space="0" w:color="auto"/>
          </w:divBdr>
        </w:div>
        <w:div w:id="1906182759">
          <w:marLeft w:val="640"/>
          <w:marRight w:val="0"/>
          <w:marTop w:val="0"/>
          <w:marBottom w:val="0"/>
          <w:divBdr>
            <w:top w:val="none" w:sz="0" w:space="0" w:color="auto"/>
            <w:left w:val="none" w:sz="0" w:space="0" w:color="auto"/>
            <w:bottom w:val="none" w:sz="0" w:space="0" w:color="auto"/>
            <w:right w:val="none" w:sz="0" w:space="0" w:color="auto"/>
          </w:divBdr>
        </w:div>
        <w:div w:id="154734692">
          <w:marLeft w:val="640"/>
          <w:marRight w:val="0"/>
          <w:marTop w:val="0"/>
          <w:marBottom w:val="0"/>
          <w:divBdr>
            <w:top w:val="none" w:sz="0" w:space="0" w:color="auto"/>
            <w:left w:val="none" w:sz="0" w:space="0" w:color="auto"/>
            <w:bottom w:val="none" w:sz="0" w:space="0" w:color="auto"/>
            <w:right w:val="none" w:sz="0" w:space="0" w:color="auto"/>
          </w:divBdr>
        </w:div>
        <w:div w:id="1782917280">
          <w:marLeft w:val="640"/>
          <w:marRight w:val="0"/>
          <w:marTop w:val="0"/>
          <w:marBottom w:val="0"/>
          <w:divBdr>
            <w:top w:val="none" w:sz="0" w:space="0" w:color="auto"/>
            <w:left w:val="none" w:sz="0" w:space="0" w:color="auto"/>
            <w:bottom w:val="none" w:sz="0" w:space="0" w:color="auto"/>
            <w:right w:val="none" w:sz="0" w:space="0" w:color="auto"/>
          </w:divBdr>
        </w:div>
        <w:div w:id="659314642">
          <w:marLeft w:val="640"/>
          <w:marRight w:val="0"/>
          <w:marTop w:val="0"/>
          <w:marBottom w:val="0"/>
          <w:divBdr>
            <w:top w:val="none" w:sz="0" w:space="0" w:color="auto"/>
            <w:left w:val="none" w:sz="0" w:space="0" w:color="auto"/>
            <w:bottom w:val="none" w:sz="0" w:space="0" w:color="auto"/>
            <w:right w:val="none" w:sz="0" w:space="0" w:color="auto"/>
          </w:divBdr>
        </w:div>
        <w:div w:id="1087731976">
          <w:marLeft w:val="640"/>
          <w:marRight w:val="0"/>
          <w:marTop w:val="0"/>
          <w:marBottom w:val="0"/>
          <w:divBdr>
            <w:top w:val="none" w:sz="0" w:space="0" w:color="auto"/>
            <w:left w:val="none" w:sz="0" w:space="0" w:color="auto"/>
            <w:bottom w:val="none" w:sz="0" w:space="0" w:color="auto"/>
            <w:right w:val="none" w:sz="0" w:space="0" w:color="auto"/>
          </w:divBdr>
        </w:div>
        <w:div w:id="1267734252">
          <w:marLeft w:val="640"/>
          <w:marRight w:val="0"/>
          <w:marTop w:val="0"/>
          <w:marBottom w:val="0"/>
          <w:divBdr>
            <w:top w:val="none" w:sz="0" w:space="0" w:color="auto"/>
            <w:left w:val="none" w:sz="0" w:space="0" w:color="auto"/>
            <w:bottom w:val="none" w:sz="0" w:space="0" w:color="auto"/>
            <w:right w:val="none" w:sz="0" w:space="0" w:color="auto"/>
          </w:divBdr>
        </w:div>
        <w:div w:id="1941796729">
          <w:marLeft w:val="640"/>
          <w:marRight w:val="0"/>
          <w:marTop w:val="0"/>
          <w:marBottom w:val="0"/>
          <w:divBdr>
            <w:top w:val="none" w:sz="0" w:space="0" w:color="auto"/>
            <w:left w:val="none" w:sz="0" w:space="0" w:color="auto"/>
            <w:bottom w:val="none" w:sz="0" w:space="0" w:color="auto"/>
            <w:right w:val="none" w:sz="0" w:space="0" w:color="auto"/>
          </w:divBdr>
        </w:div>
        <w:div w:id="194465264">
          <w:marLeft w:val="640"/>
          <w:marRight w:val="0"/>
          <w:marTop w:val="0"/>
          <w:marBottom w:val="0"/>
          <w:divBdr>
            <w:top w:val="none" w:sz="0" w:space="0" w:color="auto"/>
            <w:left w:val="none" w:sz="0" w:space="0" w:color="auto"/>
            <w:bottom w:val="none" w:sz="0" w:space="0" w:color="auto"/>
            <w:right w:val="none" w:sz="0" w:space="0" w:color="auto"/>
          </w:divBdr>
        </w:div>
        <w:div w:id="569770137">
          <w:marLeft w:val="640"/>
          <w:marRight w:val="0"/>
          <w:marTop w:val="0"/>
          <w:marBottom w:val="0"/>
          <w:divBdr>
            <w:top w:val="none" w:sz="0" w:space="0" w:color="auto"/>
            <w:left w:val="none" w:sz="0" w:space="0" w:color="auto"/>
            <w:bottom w:val="none" w:sz="0" w:space="0" w:color="auto"/>
            <w:right w:val="none" w:sz="0" w:space="0" w:color="auto"/>
          </w:divBdr>
        </w:div>
        <w:div w:id="1886944358">
          <w:marLeft w:val="640"/>
          <w:marRight w:val="0"/>
          <w:marTop w:val="0"/>
          <w:marBottom w:val="0"/>
          <w:divBdr>
            <w:top w:val="none" w:sz="0" w:space="0" w:color="auto"/>
            <w:left w:val="none" w:sz="0" w:space="0" w:color="auto"/>
            <w:bottom w:val="none" w:sz="0" w:space="0" w:color="auto"/>
            <w:right w:val="none" w:sz="0" w:space="0" w:color="auto"/>
          </w:divBdr>
        </w:div>
        <w:div w:id="2090812569">
          <w:marLeft w:val="640"/>
          <w:marRight w:val="0"/>
          <w:marTop w:val="0"/>
          <w:marBottom w:val="0"/>
          <w:divBdr>
            <w:top w:val="none" w:sz="0" w:space="0" w:color="auto"/>
            <w:left w:val="none" w:sz="0" w:space="0" w:color="auto"/>
            <w:bottom w:val="none" w:sz="0" w:space="0" w:color="auto"/>
            <w:right w:val="none" w:sz="0" w:space="0" w:color="auto"/>
          </w:divBdr>
        </w:div>
        <w:div w:id="827091521">
          <w:marLeft w:val="640"/>
          <w:marRight w:val="0"/>
          <w:marTop w:val="0"/>
          <w:marBottom w:val="0"/>
          <w:divBdr>
            <w:top w:val="none" w:sz="0" w:space="0" w:color="auto"/>
            <w:left w:val="none" w:sz="0" w:space="0" w:color="auto"/>
            <w:bottom w:val="none" w:sz="0" w:space="0" w:color="auto"/>
            <w:right w:val="none" w:sz="0" w:space="0" w:color="auto"/>
          </w:divBdr>
        </w:div>
        <w:div w:id="1890921974">
          <w:marLeft w:val="640"/>
          <w:marRight w:val="0"/>
          <w:marTop w:val="0"/>
          <w:marBottom w:val="0"/>
          <w:divBdr>
            <w:top w:val="none" w:sz="0" w:space="0" w:color="auto"/>
            <w:left w:val="none" w:sz="0" w:space="0" w:color="auto"/>
            <w:bottom w:val="none" w:sz="0" w:space="0" w:color="auto"/>
            <w:right w:val="none" w:sz="0" w:space="0" w:color="auto"/>
          </w:divBdr>
        </w:div>
        <w:div w:id="1398014565">
          <w:marLeft w:val="640"/>
          <w:marRight w:val="0"/>
          <w:marTop w:val="0"/>
          <w:marBottom w:val="0"/>
          <w:divBdr>
            <w:top w:val="none" w:sz="0" w:space="0" w:color="auto"/>
            <w:left w:val="none" w:sz="0" w:space="0" w:color="auto"/>
            <w:bottom w:val="none" w:sz="0" w:space="0" w:color="auto"/>
            <w:right w:val="none" w:sz="0" w:space="0" w:color="auto"/>
          </w:divBdr>
        </w:div>
        <w:div w:id="1828209878">
          <w:marLeft w:val="640"/>
          <w:marRight w:val="0"/>
          <w:marTop w:val="0"/>
          <w:marBottom w:val="0"/>
          <w:divBdr>
            <w:top w:val="none" w:sz="0" w:space="0" w:color="auto"/>
            <w:left w:val="none" w:sz="0" w:space="0" w:color="auto"/>
            <w:bottom w:val="none" w:sz="0" w:space="0" w:color="auto"/>
            <w:right w:val="none" w:sz="0" w:space="0" w:color="auto"/>
          </w:divBdr>
        </w:div>
        <w:div w:id="1374499203">
          <w:marLeft w:val="640"/>
          <w:marRight w:val="0"/>
          <w:marTop w:val="0"/>
          <w:marBottom w:val="0"/>
          <w:divBdr>
            <w:top w:val="none" w:sz="0" w:space="0" w:color="auto"/>
            <w:left w:val="none" w:sz="0" w:space="0" w:color="auto"/>
            <w:bottom w:val="none" w:sz="0" w:space="0" w:color="auto"/>
            <w:right w:val="none" w:sz="0" w:space="0" w:color="auto"/>
          </w:divBdr>
        </w:div>
        <w:div w:id="206769276">
          <w:marLeft w:val="640"/>
          <w:marRight w:val="0"/>
          <w:marTop w:val="0"/>
          <w:marBottom w:val="0"/>
          <w:divBdr>
            <w:top w:val="none" w:sz="0" w:space="0" w:color="auto"/>
            <w:left w:val="none" w:sz="0" w:space="0" w:color="auto"/>
            <w:bottom w:val="none" w:sz="0" w:space="0" w:color="auto"/>
            <w:right w:val="none" w:sz="0" w:space="0" w:color="auto"/>
          </w:divBdr>
        </w:div>
        <w:div w:id="155877165">
          <w:marLeft w:val="640"/>
          <w:marRight w:val="0"/>
          <w:marTop w:val="0"/>
          <w:marBottom w:val="0"/>
          <w:divBdr>
            <w:top w:val="none" w:sz="0" w:space="0" w:color="auto"/>
            <w:left w:val="none" w:sz="0" w:space="0" w:color="auto"/>
            <w:bottom w:val="none" w:sz="0" w:space="0" w:color="auto"/>
            <w:right w:val="none" w:sz="0" w:space="0" w:color="auto"/>
          </w:divBdr>
        </w:div>
        <w:div w:id="411048311">
          <w:marLeft w:val="640"/>
          <w:marRight w:val="0"/>
          <w:marTop w:val="0"/>
          <w:marBottom w:val="0"/>
          <w:divBdr>
            <w:top w:val="none" w:sz="0" w:space="0" w:color="auto"/>
            <w:left w:val="none" w:sz="0" w:space="0" w:color="auto"/>
            <w:bottom w:val="none" w:sz="0" w:space="0" w:color="auto"/>
            <w:right w:val="none" w:sz="0" w:space="0" w:color="auto"/>
          </w:divBdr>
        </w:div>
        <w:div w:id="73749173">
          <w:marLeft w:val="640"/>
          <w:marRight w:val="0"/>
          <w:marTop w:val="0"/>
          <w:marBottom w:val="0"/>
          <w:divBdr>
            <w:top w:val="none" w:sz="0" w:space="0" w:color="auto"/>
            <w:left w:val="none" w:sz="0" w:space="0" w:color="auto"/>
            <w:bottom w:val="none" w:sz="0" w:space="0" w:color="auto"/>
            <w:right w:val="none" w:sz="0" w:space="0" w:color="auto"/>
          </w:divBdr>
        </w:div>
        <w:div w:id="277301513">
          <w:marLeft w:val="640"/>
          <w:marRight w:val="0"/>
          <w:marTop w:val="0"/>
          <w:marBottom w:val="0"/>
          <w:divBdr>
            <w:top w:val="none" w:sz="0" w:space="0" w:color="auto"/>
            <w:left w:val="none" w:sz="0" w:space="0" w:color="auto"/>
            <w:bottom w:val="none" w:sz="0" w:space="0" w:color="auto"/>
            <w:right w:val="none" w:sz="0" w:space="0" w:color="auto"/>
          </w:divBdr>
        </w:div>
        <w:div w:id="179979510">
          <w:marLeft w:val="640"/>
          <w:marRight w:val="0"/>
          <w:marTop w:val="0"/>
          <w:marBottom w:val="0"/>
          <w:divBdr>
            <w:top w:val="none" w:sz="0" w:space="0" w:color="auto"/>
            <w:left w:val="none" w:sz="0" w:space="0" w:color="auto"/>
            <w:bottom w:val="none" w:sz="0" w:space="0" w:color="auto"/>
            <w:right w:val="none" w:sz="0" w:space="0" w:color="auto"/>
          </w:divBdr>
        </w:div>
        <w:div w:id="512112551">
          <w:marLeft w:val="640"/>
          <w:marRight w:val="0"/>
          <w:marTop w:val="0"/>
          <w:marBottom w:val="0"/>
          <w:divBdr>
            <w:top w:val="none" w:sz="0" w:space="0" w:color="auto"/>
            <w:left w:val="none" w:sz="0" w:space="0" w:color="auto"/>
            <w:bottom w:val="none" w:sz="0" w:space="0" w:color="auto"/>
            <w:right w:val="none" w:sz="0" w:space="0" w:color="auto"/>
          </w:divBdr>
        </w:div>
        <w:div w:id="531381984">
          <w:marLeft w:val="640"/>
          <w:marRight w:val="0"/>
          <w:marTop w:val="0"/>
          <w:marBottom w:val="0"/>
          <w:divBdr>
            <w:top w:val="none" w:sz="0" w:space="0" w:color="auto"/>
            <w:left w:val="none" w:sz="0" w:space="0" w:color="auto"/>
            <w:bottom w:val="none" w:sz="0" w:space="0" w:color="auto"/>
            <w:right w:val="none" w:sz="0" w:space="0" w:color="auto"/>
          </w:divBdr>
        </w:div>
        <w:div w:id="814028934">
          <w:marLeft w:val="640"/>
          <w:marRight w:val="0"/>
          <w:marTop w:val="0"/>
          <w:marBottom w:val="0"/>
          <w:divBdr>
            <w:top w:val="none" w:sz="0" w:space="0" w:color="auto"/>
            <w:left w:val="none" w:sz="0" w:space="0" w:color="auto"/>
            <w:bottom w:val="none" w:sz="0" w:space="0" w:color="auto"/>
            <w:right w:val="none" w:sz="0" w:space="0" w:color="auto"/>
          </w:divBdr>
        </w:div>
        <w:div w:id="1496916027">
          <w:marLeft w:val="640"/>
          <w:marRight w:val="0"/>
          <w:marTop w:val="0"/>
          <w:marBottom w:val="0"/>
          <w:divBdr>
            <w:top w:val="none" w:sz="0" w:space="0" w:color="auto"/>
            <w:left w:val="none" w:sz="0" w:space="0" w:color="auto"/>
            <w:bottom w:val="none" w:sz="0" w:space="0" w:color="auto"/>
            <w:right w:val="none" w:sz="0" w:space="0" w:color="auto"/>
          </w:divBdr>
        </w:div>
        <w:div w:id="405690791">
          <w:marLeft w:val="640"/>
          <w:marRight w:val="0"/>
          <w:marTop w:val="0"/>
          <w:marBottom w:val="0"/>
          <w:divBdr>
            <w:top w:val="none" w:sz="0" w:space="0" w:color="auto"/>
            <w:left w:val="none" w:sz="0" w:space="0" w:color="auto"/>
            <w:bottom w:val="none" w:sz="0" w:space="0" w:color="auto"/>
            <w:right w:val="none" w:sz="0" w:space="0" w:color="auto"/>
          </w:divBdr>
        </w:div>
        <w:div w:id="2128113644">
          <w:marLeft w:val="640"/>
          <w:marRight w:val="0"/>
          <w:marTop w:val="0"/>
          <w:marBottom w:val="0"/>
          <w:divBdr>
            <w:top w:val="none" w:sz="0" w:space="0" w:color="auto"/>
            <w:left w:val="none" w:sz="0" w:space="0" w:color="auto"/>
            <w:bottom w:val="none" w:sz="0" w:space="0" w:color="auto"/>
            <w:right w:val="none" w:sz="0" w:space="0" w:color="auto"/>
          </w:divBdr>
        </w:div>
        <w:div w:id="1747604929">
          <w:marLeft w:val="640"/>
          <w:marRight w:val="0"/>
          <w:marTop w:val="0"/>
          <w:marBottom w:val="0"/>
          <w:divBdr>
            <w:top w:val="none" w:sz="0" w:space="0" w:color="auto"/>
            <w:left w:val="none" w:sz="0" w:space="0" w:color="auto"/>
            <w:bottom w:val="none" w:sz="0" w:space="0" w:color="auto"/>
            <w:right w:val="none" w:sz="0" w:space="0" w:color="auto"/>
          </w:divBdr>
        </w:div>
        <w:div w:id="2058041964">
          <w:marLeft w:val="640"/>
          <w:marRight w:val="0"/>
          <w:marTop w:val="0"/>
          <w:marBottom w:val="0"/>
          <w:divBdr>
            <w:top w:val="none" w:sz="0" w:space="0" w:color="auto"/>
            <w:left w:val="none" w:sz="0" w:space="0" w:color="auto"/>
            <w:bottom w:val="none" w:sz="0" w:space="0" w:color="auto"/>
            <w:right w:val="none" w:sz="0" w:space="0" w:color="auto"/>
          </w:divBdr>
        </w:div>
        <w:div w:id="1330870367">
          <w:marLeft w:val="640"/>
          <w:marRight w:val="0"/>
          <w:marTop w:val="0"/>
          <w:marBottom w:val="0"/>
          <w:divBdr>
            <w:top w:val="none" w:sz="0" w:space="0" w:color="auto"/>
            <w:left w:val="none" w:sz="0" w:space="0" w:color="auto"/>
            <w:bottom w:val="none" w:sz="0" w:space="0" w:color="auto"/>
            <w:right w:val="none" w:sz="0" w:space="0" w:color="auto"/>
          </w:divBdr>
        </w:div>
        <w:div w:id="109277374">
          <w:marLeft w:val="640"/>
          <w:marRight w:val="0"/>
          <w:marTop w:val="0"/>
          <w:marBottom w:val="0"/>
          <w:divBdr>
            <w:top w:val="none" w:sz="0" w:space="0" w:color="auto"/>
            <w:left w:val="none" w:sz="0" w:space="0" w:color="auto"/>
            <w:bottom w:val="none" w:sz="0" w:space="0" w:color="auto"/>
            <w:right w:val="none" w:sz="0" w:space="0" w:color="auto"/>
          </w:divBdr>
        </w:div>
        <w:div w:id="1538547381">
          <w:marLeft w:val="640"/>
          <w:marRight w:val="0"/>
          <w:marTop w:val="0"/>
          <w:marBottom w:val="0"/>
          <w:divBdr>
            <w:top w:val="none" w:sz="0" w:space="0" w:color="auto"/>
            <w:left w:val="none" w:sz="0" w:space="0" w:color="auto"/>
            <w:bottom w:val="none" w:sz="0" w:space="0" w:color="auto"/>
            <w:right w:val="none" w:sz="0" w:space="0" w:color="auto"/>
          </w:divBdr>
        </w:div>
        <w:div w:id="1641034802">
          <w:marLeft w:val="640"/>
          <w:marRight w:val="0"/>
          <w:marTop w:val="0"/>
          <w:marBottom w:val="0"/>
          <w:divBdr>
            <w:top w:val="none" w:sz="0" w:space="0" w:color="auto"/>
            <w:left w:val="none" w:sz="0" w:space="0" w:color="auto"/>
            <w:bottom w:val="none" w:sz="0" w:space="0" w:color="auto"/>
            <w:right w:val="none" w:sz="0" w:space="0" w:color="auto"/>
          </w:divBdr>
        </w:div>
        <w:div w:id="111168568">
          <w:marLeft w:val="640"/>
          <w:marRight w:val="0"/>
          <w:marTop w:val="0"/>
          <w:marBottom w:val="0"/>
          <w:divBdr>
            <w:top w:val="none" w:sz="0" w:space="0" w:color="auto"/>
            <w:left w:val="none" w:sz="0" w:space="0" w:color="auto"/>
            <w:bottom w:val="none" w:sz="0" w:space="0" w:color="auto"/>
            <w:right w:val="none" w:sz="0" w:space="0" w:color="auto"/>
          </w:divBdr>
        </w:div>
        <w:div w:id="561448607">
          <w:marLeft w:val="640"/>
          <w:marRight w:val="0"/>
          <w:marTop w:val="0"/>
          <w:marBottom w:val="0"/>
          <w:divBdr>
            <w:top w:val="none" w:sz="0" w:space="0" w:color="auto"/>
            <w:left w:val="none" w:sz="0" w:space="0" w:color="auto"/>
            <w:bottom w:val="none" w:sz="0" w:space="0" w:color="auto"/>
            <w:right w:val="none" w:sz="0" w:space="0" w:color="auto"/>
          </w:divBdr>
        </w:div>
        <w:div w:id="419721201">
          <w:marLeft w:val="640"/>
          <w:marRight w:val="0"/>
          <w:marTop w:val="0"/>
          <w:marBottom w:val="0"/>
          <w:divBdr>
            <w:top w:val="none" w:sz="0" w:space="0" w:color="auto"/>
            <w:left w:val="none" w:sz="0" w:space="0" w:color="auto"/>
            <w:bottom w:val="none" w:sz="0" w:space="0" w:color="auto"/>
            <w:right w:val="none" w:sz="0" w:space="0" w:color="auto"/>
          </w:divBdr>
        </w:div>
        <w:div w:id="147016967">
          <w:marLeft w:val="640"/>
          <w:marRight w:val="0"/>
          <w:marTop w:val="0"/>
          <w:marBottom w:val="0"/>
          <w:divBdr>
            <w:top w:val="none" w:sz="0" w:space="0" w:color="auto"/>
            <w:left w:val="none" w:sz="0" w:space="0" w:color="auto"/>
            <w:bottom w:val="none" w:sz="0" w:space="0" w:color="auto"/>
            <w:right w:val="none" w:sz="0" w:space="0" w:color="auto"/>
          </w:divBdr>
        </w:div>
        <w:div w:id="396250290">
          <w:marLeft w:val="640"/>
          <w:marRight w:val="0"/>
          <w:marTop w:val="0"/>
          <w:marBottom w:val="0"/>
          <w:divBdr>
            <w:top w:val="none" w:sz="0" w:space="0" w:color="auto"/>
            <w:left w:val="none" w:sz="0" w:space="0" w:color="auto"/>
            <w:bottom w:val="none" w:sz="0" w:space="0" w:color="auto"/>
            <w:right w:val="none" w:sz="0" w:space="0" w:color="auto"/>
          </w:divBdr>
        </w:div>
        <w:div w:id="1492330007">
          <w:marLeft w:val="640"/>
          <w:marRight w:val="0"/>
          <w:marTop w:val="0"/>
          <w:marBottom w:val="0"/>
          <w:divBdr>
            <w:top w:val="none" w:sz="0" w:space="0" w:color="auto"/>
            <w:left w:val="none" w:sz="0" w:space="0" w:color="auto"/>
            <w:bottom w:val="none" w:sz="0" w:space="0" w:color="auto"/>
            <w:right w:val="none" w:sz="0" w:space="0" w:color="auto"/>
          </w:divBdr>
        </w:div>
        <w:div w:id="1531606268">
          <w:marLeft w:val="640"/>
          <w:marRight w:val="0"/>
          <w:marTop w:val="0"/>
          <w:marBottom w:val="0"/>
          <w:divBdr>
            <w:top w:val="none" w:sz="0" w:space="0" w:color="auto"/>
            <w:left w:val="none" w:sz="0" w:space="0" w:color="auto"/>
            <w:bottom w:val="none" w:sz="0" w:space="0" w:color="auto"/>
            <w:right w:val="none" w:sz="0" w:space="0" w:color="auto"/>
          </w:divBdr>
        </w:div>
        <w:div w:id="156772810">
          <w:marLeft w:val="640"/>
          <w:marRight w:val="0"/>
          <w:marTop w:val="0"/>
          <w:marBottom w:val="0"/>
          <w:divBdr>
            <w:top w:val="none" w:sz="0" w:space="0" w:color="auto"/>
            <w:left w:val="none" w:sz="0" w:space="0" w:color="auto"/>
            <w:bottom w:val="none" w:sz="0" w:space="0" w:color="auto"/>
            <w:right w:val="none" w:sz="0" w:space="0" w:color="auto"/>
          </w:divBdr>
        </w:div>
        <w:div w:id="865367843">
          <w:marLeft w:val="640"/>
          <w:marRight w:val="0"/>
          <w:marTop w:val="0"/>
          <w:marBottom w:val="0"/>
          <w:divBdr>
            <w:top w:val="none" w:sz="0" w:space="0" w:color="auto"/>
            <w:left w:val="none" w:sz="0" w:space="0" w:color="auto"/>
            <w:bottom w:val="none" w:sz="0" w:space="0" w:color="auto"/>
            <w:right w:val="none" w:sz="0" w:space="0" w:color="auto"/>
          </w:divBdr>
        </w:div>
        <w:div w:id="344134664">
          <w:marLeft w:val="640"/>
          <w:marRight w:val="0"/>
          <w:marTop w:val="0"/>
          <w:marBottom w:val="0"/>
          <w:divBdr>
            <w:top w:val="none" w:sz="0" w:space="0" w:color="auto"/>
            <w:left w:val="none" w:sz="0" w:space="0" w:color="auto"/>
            <w:bottom w:val="none" w:sz="0" w:space="0" w:color="auto"/>
            <w:right w:val="none" w:sz="0" w:space="0" w:color="auto"/>
          </w:divBdr>
        </w:div>
        <w:div w:id="2001541239">
          <w:marLeft w:val="640"/>
          <w:marRight w:val="0"/>
          <w:marTop w:val="0"/>
          <w:marBottom w:val="0"/>
          <w:divBdr>
            <w:top w:val="none" w:sz="0" w:space="0" w:color="auto"/>
            <w:left w:val="none" w:sz="0" w:space="0" w:color="auto"/>
            <w:bottom w:val="none" w:sz="0" w:space="0" w:color="auto"/>
            <w:right w:val="none" w:sz="0" w:space="0" w:color="auto"/>
          </w:divBdr>
        </w:div>
        <w:div w:id="283586473">
          <w:marLeft w:val="640"/>
          <w:marRight w:val="0"/>
          <w:marTop w:val="0"/>
          <w:marBottom w:val="0"/>
          <w:divBdr>
            <w:top w:val="none" w:sz="0" w:space="0" w:color="auto"/>
            <w:left w:val="none" w:sz="0" w:space="0" w:color="auto"/>
            <w:bottom w:val="none" w:sz="0" w:space="0" w:color="auto"/>
            <w:right w:val="none" w:sz="0" w:space="0" w:color="auto"/>
          </w:divBdr>
        </w:div>
        <w:div w:id="1981228422">
          <w:marLeft w:val="640"/>
          <w:marRight w:val="0"/>
          <w:marTop w:val="0"/>
          <w:marBottom w:val="0"/>
          <w:divBdr>
            <w:top w:val="none" w:sz="0" w:space="0" w:color="auto"/>
            <w:left w:val="none" w:sz="0" w:space="0" w:color="auto"/>
            <w:bottom w:val="none" w:sz="0" w:space="0" w:color="auto"/>
            <w:right w:val="none" w:sz="0" w:space="0" w:color="auto"/>
          </w:divBdr>
        </w:div>
        <w:div w:id="527565892">
          <w:marLeft w:val="640"/>
          <w:marRight w:val="0"/>
          <w:marTop w:val="0"/>
          <w:marBottom w:val="0"/>
          <w:divBdr>
            <w:top w:val="none" w:sz="0" w:space="0" w:color="auto"/>
            <w:left w:val="none" w:sz="0" w:space="0" w:color="auto"/>
            <w:bottom w:val="none" w:sz="0" w:space="0" w:color="auto"/>
            <w:right w:val="none" w:sz="0" w:space="0" w:color="auto"/>
          </w:divBdr>
        </w:div>
        <w:div w:id="882600109">
          <w:marLeft w:val="640"/>
          <w:marRight w:val="0"/>
          <w:marTop w:val="0"/>
          <w:marBottom w:val="0"/>
          <w:divBdr>
            <w:top w:val="none" w:sz="0" w:space="0" w:color="auto"/>
            <w:left w:val="none" w:sz="0" w:space="0" w:color="auto"/>
            <w:bottom w:val="none" w:sz="0" w:space="0" w:color="auto"/>
            <w:right w:val="none" w:sz="0" w:space="0" w:color="auto"/>
          </w:divBdr>
        </w:div>
        <w:div w:id="1485009598">
          <w:marLeft w:val="640"/>
          <w:marRight w:val="0"/>
          <w:marTop w:val="0"/>
          <w:marBottom w:val="0"/>
          <w:divBdr>
            <w:top w:val="none" w:sz="0" w:space="0" w:color="auto"/>
            <w:left w:val="none" w:sz="0" w:space="0" w:color="auto"/>
            <w:bottom w:val="none" w:sz="0" w:space="0" w:color="auto"/>
            <w:right w:val="none" w:sz="0" w:space="0" w:color="auto"/>
          </w:divBdr>
        </w:div>
        <w:div w:id="288903902">
          <w:marLeft w:val="640"/>
          <w:marRight w:val="0"/>
          <w:marTop w:val="0"/>
          <w:marBottom w:val="0"/>
          <w:divBdr>
            <w:top w:val="none" w:sz="0" w:space="0" w:color="auto"/>
            <w:left w:val="none" w:sz="0" w:space="0" w:color="auto"/>
            <w:bottom w:val="none" w:sz="0" w:space="0" w:color="auto"/>
            <w:right w:val="none" w:sz="0" w:space="0" w:color="auto"/>
          </w:divBdr>
        </w:div>
        <w:div w:id="718361791">
          <w:marLeft w:val="640"/>
          <w:marRight w:val="0"/>
          <w:marTop w:val="0"/>
          <w:marBottom w:val="0"/>
          <w:divBdr>
            <w:top w:val="none" w:sz="0" w:space="0" w:color="auto"/>
            <w:left w:val="none" w:sz="0" w:space="0" w:color="auto"/>
            <w:bottom w:val="none" w:sz="0" w:space="0" w:color="auto"/>
            <w:right w:val="none" w:sz="0" w:space="0" w:color="auto"/>
          </w:divBdr>
        </w:div>
        <w:div w:id="1468281151">
          <w:marLeft w:val="640"/>
          <w:marRight w:val="0"/>
          <w:marTop w:val="0"/>
          <w:marBottom w:val="0"/>
          <w:divBdr>
            <w:top w:val="none" w:sz="0" w:space="0" w:color="auto"/>
            <w:left w:val="none" w:sz="0" w:space="0" w:color="auto"/>
            <w:bottom w:val="none" w:sz="0" w:space="0" w:color="auto"/>
            <w:right w:val="none" w:sz="0" w:space="0" w:color="auto"/>
          </w:divBdr>
        </w:div>
        <w:div w:id="1197696034">
          <w:marLeft w:val="640"/>
          <w:marRight w:val="0"/>
          <w:marTop w:val="0"/>
          <w:marBottom w:val="0"/>
          <w:divBdr>
            <w:top w:val="none" w:sz="0" w:space="0" w:color="auto"/>
            <w:left w:val="none" w:sz="0" w:space="0" w:color="auto"/>
            <w:bottom w:val="none" w:sz="0" w:space="0" w:color="auto"/>
            <w:right w:val="none" w:sz="0" w:space="0" w:color="auto"/>
          </w:divBdr>
        </w:div>
        <w:div w:id="497383053">
          <w:marLeft w:val="640"/>
          <w:marRight w:val="0"/>
          <w:marTop w:val="0"/>
          <w:marBottom w:val="0"/>
          <w:divBdr>
            <w:top w:val="none" w:sz="0" w:space="0" w:color="auto"/>
            <w:left w:val="none" w:sz="0" w:space="0" w:color="auto"/>
            <w:bottom w:val="none" w:sz="0" w:space="0" w:color="auto"/>
            <w:right w:val="none" w:sz="0" w:space="0" w:color="auto"/>
          </w:divBdr>
        </w:div>
        <w:div w:id="643892460">
          <w:marLeft w:val="640"/>
          <w:marRight w:val="0"/>
          <w:marTop w:val="0"/>
          <w:marBottom w:val="0"/>
          <w:divBdr>
            <w:top w:val="none" w:sz="0" w:space="0" w:color="auto"/>
            <w:left w:val="none" w:sz="0" w:space="0" w:color="auto"/>
            <w:bottom w:val="none" w:sz="0" w:space="0" w:color="auto"/>
            <w:right w:val="none" w:sz="0" w:space="0" w:color="auto"/>
          </w:divBdr>
        </w:div>
        <w:div w:id="1368218801">
          <w:marLeft w:val="640"/>
          <w:marRight w:val="0"/>
          <w:marTop w:val="0"/>
          <w:marBottom w:val="0"/>
          <w:divBdr>
            <w:top w:val="none" w:sz="0" w:space="0" w:color="auto"/>
            <w:left w:val="none" w:sz="0" w:space="0" w:color="auto"/>
            <w:bottom w:val="none" w:sz="0" w:space="0" w:color="auto"/>
            <w:right w:val="none" w:sz="0" w:space="0" w:color="auto"/>
          </w:divBdr>
        </w:div>
        <w:div w:id="265115851">
          <w:marLeft w:val="640"/>
          <w:marRight w:val="0"/>
          <w:marTop w:val="0"/>
          <w:marBottom w:val="0"/>
          <w:divBdr>
            <w:top w:val="none" w:sz="0" w:space="0" w:color="auto"/>
            <w:left w:val="none" w:sz="0" w:space="0" w:color="auto"/>
            <w:bottom w:val="none" w:sz="0" w:space="0" w:color="auto"/>
            <w:right w:val="none" w:sz="0" w:space="0" w:color="auto"/>
          </w:divBdr>
        </w:div>
        <w:div w:id="280260861">
          <w:marLeft w:val="640"/>
          <w:marRight w:val="0"/>
          <w:marTop w:val="0"/>
          <w:marBottom w:val="0"/>
          <w:divBdr>
            <w:top w:val="none" w:sz="0" w:space="0" w:color="auto"/>
            <w:left w:val="none" w:sz="0" w:space="0" w:color="auto"/>
            <w:bottom w:val="none" w:sz="0" w:space="0" w:color="auto"/>
            <w:right w:val="none" w:sz="0" w:space="0" w:color="auto"/>
          </w:divBdr>
        </w:div>
        <w:div w:id="1345938764">
          <w:marLeft w:val="640"/>
          <w:marRight w:val="0"/>
          <w:marTop w:val="0"/>
          <w:marBottom w:val="0"/>
          <w:divBdr>
            <w:top w:val="none" w:sz="0" w:space="0" w:color="auto"/>
            <w:left w:val="none" w:sz="0" w:space="0" w:color="auto"/>
            <w:bottom w:val="none" w:sz="0" w:space="0" w:color="auto"/>
            <w:right w:val="none" w:sz="0" w:space="0" w:color="auto"/>
          </w:divBdr>
        </w:div>
        <w:div w:id="881787216">
          <w:marLeft w:val="640"/>
          <w:marRight w:val="0"/>
          <w:marTop w:val="0"/>
          <w:marBottom w:val="0"/>
          <w:divBdr>
            <w:top w:val="none" w:sz="0" w:space="0" w:color="auto"/>
            <w:left w:val="none" w:sz="0" w:space="0" w:color="auto"/>
            <w:bottom w:val="none" w:sz="0" w:space="0" w:color="auto"/>
            <w:right w:val="none" w:sz="0" w:space="0" w:color="auto"/>
          </w:divBdr>
        </w:div>
        <w:div w:id="1595288171">
          <w:marLeft w:val="640"/>
          <w:marRight w:val="0"/>
          <w:marTop w:val="0"/>
          <w:marBottom w:val="0"/>
          <w:divBdr>
            <w:top w:val="none" w:sz="0" w:space="0" w:color="auto"/>
            <w:left w:val="none" w:sz="0" w:space="0" w:color="auto"/>
            <w:bottom w:val="none" w:sz="0" w:space="0" w:color="auto"/>
            <w:right w:val="none" w:sz="0" w:space="0" w:color="auto"/>
          </w:divBdr>
        </w:div>
        <w:div w:id="1374769627">
          <w:marLeft w:val="640"/>
          <w:marRight w:val="0"/>
          <w:marTop w:val="0"/>
          <w:marBottom w:val="0"/>
          <w:divBdr>
            <w:top w:val="none" w:sz="0" w:space="0" w:color="auto"/>
            <w:left w:val="none" w:sz="0" w:space="0" w:color="auto"/>
            <w:bottom w:val="none" w:sz="0" w:space="0" w:color="auto"/>
            <w:right w:val="none" w:sz="0" w:space="0" w:color="auto"/>
          </w:divBdr>
        </w:div>
      </w:divsChild>
    </w:div>
    <w:div w:id="1887260037">
      <w:bodyDiv w:val="1"/>
      <w:marLeft w:val="0"/>
      <w:marRight w:val="0"/>
      <w:marTop w:val="0"/>
      <w:marBottom w:val="0"/>
      <w:divBdr>
        <w:top w:val="none" w:sz="0" w:space="0" w:color="auto"/>
        <w:left w:val="none" w:sz="0" w:space="0" w:color="auto"/>
        <w:bottom w:val="none" w:sz="0" w:space="0" w:color="auto"/>
        <w:right w:val="none" w:sz="0" w:space="0" w:color="auto"/>
      </w:divBdr>
      <w:divsChild>
        <w:div w:id="302194472">
          <w:marLeft w:val="640"/>
          <w:marRight w:val="0"/>
          <w:marTop w:val="0"/>
          <w:marBottom w:val="0"/>
          <w:divBdr>
            <w:top w:val="none" w:sz="0" w:space="0" w:color="auto"/>
            <w:left w:val="none" w:sz="0" w:space="0" w:color="auto"/>
            <w:bottom w:val="none" w:sz="0" w:space="0" w:color="auto"/>
            <w:right w:val="none" w:sz="0" w:space="0" w:color="auto"/>
          </w:divBdr>
        </w:div>
        <w:div w:id="1077824498">
          <w:marLeft w:val="640"/>
          <w:marRight w:val="0"/>
          <w:marTop w:val="0"/>
          <w:marBottom w:val="0"/>
          <w:divBdr>
            <w:top w:val="none" w:sz="0" w:space="0" w:color="auto"/>
            <w:left w:val="none" w:sz="0" w:space="0" w:color="auto"/>
            <w:bottom w:val="none" w:sz="0" w:space="0" w:color="auto"/>
            <w:right w:val="none" w:sz="0" w:space="0" w:color="auto"/>
          </w:divBdr>
        </w:div>
        <w:div w:id="250163778">
          <w:marLeft w:val="640"/>
          <w:marRight w:val="0"/>
          <w:marTop w:val="0"/>
          <w:marBottom w:val="0"/>
          <w:divBdr>
            <w:top w:val="none" w:sz="0" w:space="0" w:color="auto"/>
            <w:left w:val="none" w:sz="0" w:space="0" w:color="auto"/>
            <w:bottom w:val="none" w:sz="0" w:space="0" w:color="auto"/>
            <w:right w:val="none" w:sz="0" w:space="0" w:color="auto"/>
          </w:divBdr>
        </w:div>
        <w:div w:id="661738788">
          <w:marLeft w:val="640"/>
          <w:marRight w:val="0"/>
          <w:marTop w:val="0"/>
          <w:marBottom w:val="0"/>
          <w:divBdr>
            <w:top w:val="none" w:sz="0" w:space="0" w:color="auto"/>
            <w:left w:val="none" w:sz="0" w:space="0" w:color="auto"/>
            <w:bottom w:val="none" w:sz="0" w:space="0" w:color="auto"/>
            <w:right w:val="none" w:sz="0" w:space="0" w:color="auto"/>
          </w:divBdr>
        </w:div>
        <w:div w:id="1662002290">
          <w:marLeft w:val="640"/>
          <w:marRight w:val="0"/>
          <w:marTop w:val="0"/>
          <w:marBottom w:val="0"/>
          <w:divBdr>
            <w:top w:val="none" w:sz="0" w:space="0" w:color="auto"/>
            <w:left w:val="none" w:sz="0" w:space="0" w:color="auto"/>
            <w:bottom w:val="none" w:sz="0" w:space="0" w:color="auto"/>
            <w:right w:val="none" w:sz="0" w:space="0" w:color="auto"/>
          </w:divBdr>
        </w:div>
        <w:div w:id="1222248051">
          <w:marLeft w:val="640"/>
          <w:marRight w:val="0"/>
          <w:marTop w:val="0"/>
          <w:marBottom w:val="0"/>
          <w:divBdr>
            <w:top w:val="none" w:sz="0" w:space="0" w:color="auto"/>
            <w:left w:val="none" w:sz="0" w:space="0" w:color="auto"/>
            <w:bottom w:val="none" w:sz="0" w:space="0" w:color="auto"/>
            <w:right w:val="none" w:sz="0" w:space="0" w:color="auto"/>
          </w:divBdr>
        </w:div>
        <w:div w:id="2135902287">
          <w:marLeft w:val="640"/>
          <w:marRight w:val="0"/>
          <w:marTop w:val="0"/>
          <w:marBottom w:val="0"/>
          <w:divBdr>
            <w:top w:val="none" w:sz="0" w:space="0" w:color="auto"/>
            <w:left w:val="none" w:sz="0" w:space="0" w:color="auto"/>
            <w:bottom w:val="none" w:sz="0" w:space="0" w:color="auto"/>
            <w:right w:val="none" w:sz="0" w:space="0" w:color="auto"/>
          </w:divBdr>
        </w:div>
        <w:div w:id="753476064">
          <w:marLeft w:val="640"/>
          <w:marRight w:val="0"/>
          <w:marTop w:val="0"/>
          <w:marBottom w:val="0"/>
          <w:divBdr>
            <w:top w:val="none" w:sz="0" w:space="0" w:color="auto"/>
            <w:left w:val="none" w:sz="0" w:space="0" w:color="auto"/>
            <w:bottom w:val="none" w:sz="0" w:space="0" w:color="auto"/>
            <w:right w:val="none" w:sz="0" w:space="0" w:color="auto"/>
          </w:divBdr>
        </w:div>
        <w:div w:id="796684732">
          <w:marLeft w:val="640"/>
          <w:marRight w:val="0"/>
          <w:marTop w:val="0"/>
          <w:marBottom w:val="0"/>
          <w:divBdr>
            <w:top w:val="none" w:sz="0" w:space="0" w:color="auto"/>
            <w:left w:val="none" w:sz="0" w:space="0" w:color="auto"/>
            <w:bottom w:val="none" w:sz="0" w:space="0" w:color="auto"/>
            <w:right w:val="none" w:sz="0" w:space="0" w:color="auto"/>
          </w:divBdr>
        </w:div>
        <w:div w:id="1573345556">
          <w:marLeft w:val="640"/>
          <w:marRight w:val="0"/>
          <w:marTop w:val="0"/>
          <w:marBottom w:val="0"/>
          <w:divBdr>
            <w:top w:val="none" w:sz="0" w:space="0" w:color="auto"/>
            <w:left w:val="none" w:sz="0" w:space="0" w:color="auto"/>
            <w:bottom w:val="none" w:sz="0" w:space="0" w:color="auto"/>
            <w:right w:val="none" w:sz="0" w:space="0" w:color="auto"/>
          </w:divBdr>
        </w:div>
        <w:div w:id="1866090504">
          <w:marLeft w:val="640"/>
          <w:marRight w:val="0"/>
          <w:marTop w:val="0"/>
          <w:marBottom w:val="0"/>
          <w:divBdr>
            <w:top w:val="none" w:sz="0" w:space="0" w:color="auto"/>
            <w:left w:val="none" w:sz="0" w:space="0" w:color="auto"/>
            <w:bottom w:val="none" w:sz="0" w:space="0" w:color="auto"/>
            <w:right w:val="none" w:sz="0" w:space="0" w:color="auto"/>
          </w:divBdr>
        </w:div>
        <w:div w:id="2040163063">
          <w:marLeft w:val="640"/>
          <w:marRight w:val="0"/>
          <w:marTop w:val="0"/>
          <w:marBottom w:val="0"/>
          <w:divBdr>
            <w:top w:val="none" w:sz="0" w:space="0" w:color="auto"/>
            <w:left w:val="none" w:sz="0" w:space="0" w:color="auto"/>
            <w:bottom w:val="none" w:sz="0" w:space="0" w:color="auto"/>
            <w:right w:val="none" w:sz="0" w:space="0" w:color="auto"/>
          </w:divBdr>
        </w:div>
        <w:div w:id="753478228">
          <w:marLeft w:val="640"/>
          <w:marRight w:val="0"/>
          <w:marTop w:val="0"/>
          <w:marBottom w:val="0"/>
          <w:divBdr>
            <w:top w:val="none" w:sz="0" w:space="0" w:color="auto"/>
            <w:left w:val="none" w:sz="0" w:space="0" w:color="auto"/>
            <w:bottom w:val="none" w:sz="0" w:space="0" w:color="auto"/>
            <w:right w:val="none" w:sz="0" w:space="0" w:color="auto"/>
          </w:divBdr>
        </w:div>
        <w:div w:id="1661883266">
          <w:marLeft w:val="640"/>
          <w:marRight w:val="0"/>
          <w:marTop w:val="0"/>
          <w:marBottom w:val="0"/>
          <w:divBdr>
            <w:top w:val="none" w:sz="0" w:space="0" w:color="auto"/>
            <w:left w:val="none" w:sz="0" w:space="0" w:color="auto"/>
            <w:bottom w:val="none" w:sz="0" w:space="0" w:color="auto"/>
            <w:right w:val="none" w:sz="0" w:space="0" w:color="auto"/>
          </w:divBdr>
        </w:div>
        <w:div w:id="837353783">
          <w:marLeft w:val="640"/>
          <w:marRight w:val="0"/>
          <w:marTop w:val="0"/>
          <w:marBottom w:val="0"/>
          <w:divBdr>
            <w:top w:val="none" w:sz="0" w:space="0" w:color="auto"/>
            <w:left w:val="none" w:sz="0" w:space="0" w:color="auto"/>
            <w:bottom w:val="none" w:sz="0" w:space="0" w:color="auto"/>
            <w:right w:val="none" w:sz="0" w:space="0" w:color="auto"/>
          </w:divBdr>
        </w:div>
        <w:div w:id="289553140">
          <w:marLeft w:val="640"/>
          <w:marRight w:val="0"/>
          <w:marTop w:val="0"/>
          <w:marBottom w:val="0"/>
          <w:divBdr>
            <w:top w:val="none" w:sz="0" w:space="0" w:color="auto"/>
            <w:left w:val="none" w:sz="0" w:space="0" w:color="auto"/>
            <w:bottom w:val="none" w:sz="0" w:space="0" w:color="auto"/>
            <w:right w:val="none" w:sz="0" w:space="0" w:color="auto"/>
          </w:divBdr>
        </w:div>
        <w:div w:id="1090470120">
          <w:marLeft w:val="640"/>
          <w:marRight w:val="0"/>
          <w:marTop w:val="0"/>
          <w:marBottom w:val="0"/>
          <w:divBdr>
            <w:top w:val="none" w:sz="0" w:space="0" w:color="auto"/>
            <w:left w:val="none" w:sz="0" w:space="0" w:color="auto"/>
            <w:bottom w:val="none" w:sz="0" w:space="0" w:color="auto"/>
            <w:right w:val="none" w:sz="0" w:space="0" w:color="auto"/>
          </w:divBdr>
        </w:div>
        <w:div w:id="515196071">
          <w:marLeft w:val="640"/>
          <w:marRight w:val="0"/>
          <w:marTop w:val="0"/>
          <w:marBottom w:val="0"/>
          <w:divBdr>
            <w:top w:val="none" w:sz="0" w:space="0" w:color="auto"/>
            <w:left w:val="none" w:sz="0" w:space="0" w:color="auto"/>
            <w:bottom w:val="none" w:sz="0" w:space="0" w:color="auto"/>
            <w:right w:val="none" w:sz="0" w:space="0" w:color="auto"/>
          </w:divBdr>
        </w:div>
        <w:div w:id="1701470539">
          <w:marLeft w:val="640"/>
          <w:marRight w:val="0"/>
          <w:marTop w:val="0"/>
          <w:marBottom w:val="0"/>
          <w:divBdr>
            <w:top w:val="none" w:sz="0" w:space="0" w:color="auto"/>
            <w:left w:val="none" w:sz="0" w:space="0" w:color="auto"/>
            <w:bottom w:val="none" w:sz="0" w:space="0" w:color="auto"/>
            <w:right w:val="none" w:sz="0" w:space="0" w:color="auto"/>
          </w:divBdr>
        </w:div>
        <w:div w:id="538201723">
          <w:marLeft w:val="640"/>
          <w:marRight w:val="0"/>
          <w:marTop w:val="0"/>
          <w:marBottom w:val="0"/>
          <w:divBdr>
            <w:top w:val="none" w:sz="0" w:space="0" w:color="auto"/>
            <w:left w:val="none" w:sz="0" w:space="0" w:color="auto"/>
            <w:bottom w:val="none" w:sz="0" w:space="0" w:color="auto"/>
            <w:right w:val="none" w:sz="0" w:space="0" w:color="auto"/>
          </w:divBdr>
        </w:div>
        <w:div w:id="1418594631">
          <w:marLeft w:val="640"/>
          <w:marRight w:val="0"/>
          <w:marTop w:val="0"/>
          <w:marBottom w:val="0"/>
          <w:divBdr>
            <w:top w:val="none" w:sz="0" w:space="0" w:color="auto"/>
            <w:left w:val="none" w:sz="0" w:space="0" w:color="auto"/>
            <w:bottom w:val="none" w:sz="0" w:space="0" w:color="auto"/>
            <w:right w:val="none" w:sz="0" w:space="0" w:color="auto"/>
          </w:divBdr>
        </w:div>
        <w:div w:id="1795521576">
          <w:marLeft w:val="640"/>
          <w:marRight w:val="0"/>
          <w:marTop w:val="0"/>
          <w:marBottom w:val="0"/>
          <w:divBdr>
            <w:top w:val="none" w:sz="0" w:space="0" w:color="auto"/>
            <w:left w:val="none" w:sz="0" w:space="0" w:color="auto"/>
            <w:bottom w:val="none" w:sz="0" w:space="0" w:color="auto"/>
            <w:right w:val="none" w:sz="0" w:space="0" w:color="auto"/>
          </w:divBdr>
        </w:div>
        <w:div w:id="1004169434">
          <w:marLeft w:val="640"/>
          <w:marRight w:val="0"/>
          <w:marTop w:val="0"/>
          <w:marBottom w:val="0"/>
          <w:divBdr>
            <w:top w:val="none" w:sz="0" w:space="0" w:color="auto"/>
            <w:left w:val="none" w:sz="0" w:space="0" w:color="auto"/>
            <w:bottom w:val="none" w:sz="0" w:space="0" w:color="auto"/>
            <w:right w:val="none" w:sz="0" w:space="0" w:color="auto"/>
          </w:divBdr>
        </w:div>
        <w:div w:id="491331723">
          <w:marLeft w:val="640"/>
          <w:marRight w:val="0"/>
          <w:marTop w:val="0"/>
          <w:marBottom w:val="0"/>
          <w:divBdr>
            <w:top w:val="none" w:sz="0" w:space="0" w:color="auto"/>
            <w:left w:val="none" w:sz="0" w:space="0" w:color="auto"/>
            <w:bottom w:val="none" w:sz="0" w:space="0" w:color="auto"/>
            <w:right w:val="none" w:sz="0" w:space="0" w:color="auto"/>
          </w:divBdr>
        </w:div>
        <w:div w:id="336271270">
          <w:marLeft w:val="640"/>
          <w:marRight w:val="0"/>
          <w:marTop w:val="0"/>
          <w:marBottom w:val="0"/>
          <w:divBdr>
            <w:top w:val="none" w:sz="0" w:space="0" w:color="auto"/>
            <w:left w:val="none" w:sz="0" w:space="0" w:color="auto"/>
            <w:bottom w:val="none" w:sz="0" w:space="0" w:color="auto"/>
            <w:right w:val="none" w:sz="0" w:space="0" w:color="auto"/>
          </w:divBdr>
        </w:div>
        <w:div w:id="1468281495">
          <w:marLeft w:val="640"/>
          <w:marRight w:val="0"/>
          <w:marTop w:val="0"/>
          <w:marBottom w:val="0"/>
          <w:divBdr>
            <w:top w:val="none" w:sz="0" w:space="0" w:color="auto"/>
            <w:left w:val="none" w:sz="0" w:space="0" w:color="auto"/>
            <w:bottom w:val="none" w:sz="0" w:space="0" w:color="auto"/>
            <w:right w:val="none" w:sz="0" w:space="0" w:color="auto"/>
          </w:divBdr>
        </w:div>
        <w:div w:id="1871413034">
          <w:marLeft w:val="640"/>
          <w:marRight w:val="0"/>
          <w:marTop w:val="0"/>
          <w:marBottom w:val="0"/>
          <w:divBdr>
            <w:top w:val="none" w:sz="0" w:space="0" w:color="auto"/>
            <w:left w:val="none" w:sz="0" w:space="0" w:color="auto"/>
            <w:bottom w:val="none" w:sz="0" w:space="0" w:color="auto"/>
            <w:right w:val="none" w:sz="0" w:space="0" w:color="auto"/>
          </w:divBdr>
        </w:div>
        <w:div w:id="304316264">
          <w:marLeft w:val="640"/>
          <w:marRight w:val="0"/>
          <w:marTop w:val="0"/>
          <w:marBottom w:val="0"/>
          <w:divBdr>
            <w:top w:val="none" w:sz="0" w:space="0" w:color="auto"/>
            <w:left w:val="none" w:sz="0" w:space="0" w:color="auto"/>
            <w:bottom w:val="none" w:sz="0" w:space="0" w:color="auto"/>
            <w:right w:val="none" w:sz="0" w:space="0" w:color="auto"/>
          </w:divBdr>
        </w:div>
        <w:div w:id="1805535736">
          <w:marLeft w:val="640"/>
          <w:marRight w:val="0"/>
          <w:marTop w:val="0"/>
          <w:marBottom w:val="0"/>
          <w:divBdr>
            <w:top w:val="none" w:sz="0" w:space="0" w:color="auto"/>
            <w:left w:val="none" w:sz="0" w:space="0" w:color="auto"/>
            <w:bottom w:val="none" w:sz="0" w:space="0" w:color="auto"/>
            <w:right w:val="none" w:sz="0" w:space="0" w:color="auto"/>
          </w:divBdr>
        </w:div>
        <w:div w:id="986470748">
          <w:marLeft w:val="640"/>
          <w:marRight w:val="0"/>
          <w:marTop w:val="0"/>
          <w:marBottom w:val="0"/>
          <w:divBdr>
            <w:top w:val="none" w:sz="0" w:space="0" w:color="auto"/>
            <w:left w:val="none" w:sz="0" w:space="0" w:color="auto"/>
            <w:bottom w:val="none" w:sz="0" w:space="0" w:color="auto"/>
            <w:right w:val="none" w:sz="0" w:space="0" w:color="auto"/>
          </w:divBdr>
        </w:div>
        <w:div w:id="1202130252">
          <w:marLeft w:val="640"/>
          <w:marRight w:val="0"/>
          <w:marTop w:val="0"/>
          <w:marBottom w:val="0"/>
          <w:divBdr>
            <w:top w:val="none" w:sz="0" w:space="0" w:color="auto"/>
            <w:left w:val="none" w:sz="0" w:space="0" w:color="auto"/>
            <w:bottom w:val="none" w:sz="0" w:space="0" w:color="auto"/>
            <w:right w:val="none" w:sz="0" w:space="0" w:color="auto"/>
          </w:divBdr>
        </w:div>
        <w:div w:id="955790652">
          <w:marLeft w:val="640"/>
          <w:marRight w:val="0"/>
          <w:marTop w:val="0"/>
          <w:marBottom w:val="0"/>
          <w:divBdr>
            <w:top w:val="none" w:sz="0" w:space="0" w:color="auto"/>
            <w:left w:val="none" w:sz="0" w:space="0" w:color="auto"/>
            <w:bottom w:val="none" w:sz="0" w:space="0" w:color="auto"/>
            <w:right w:val="none" w:sz="0" w:space="0" w:color="auto"/>
          </w:divBdr>
        </w:div>
        <w:div w:id="1713653396">
          <w:marLeft w:val="640"/>
          <w:marRight w:val="0"/>
          <w:marTop w:val="0"/>
          <w:marBottom w:val="0"/>
          <w:divBdr>
            <w:top w:val="none" w:sz="0" w:space="0" w:color="auto"/>
            <w:left w:val="none" w:sz="0" w:space="0" w:color="auto"/>
            <w:bottom w:val="none" w:sz="0" w:space="0" w:color="auto"/>
            <w:right w:val="none" w:sz="0" w:space="0" w:color="auto"/>
          </w:divBdr>
        </w:div>
        <w:div w:id="994190558">
          <w:marLeft w:val="640"/>
          <w:marRight w:val="0"/>
          <w:marTop w:val="0"/>
          <w:marBottom w:val="0"/>
          <w:divBdr>
            <w:top w:val="none" w:sz="0" w:space="0" w:color="auto"/>
            <w:left w:val="none" w:sz="0" w:space="0" w:color="auto"/>
            <w:bottom w:val="none" w:sz="0" w:space="0" w:color="auto"/>
            <w:right w:val="none" w:sz="0" w:space="0" w:color="auto"/>
          </w:divBdr>
        </w:div>
        <w:div w:id="2062628670">
          <w:marLeft w:val="640"/>
          <w:marRight w:val="0"/>
          <w:marTop w:val="0"/>
          <w:marBottom w:val="0"/>
          <w:divBdr>
            <w:top w:val="none" w:sz="0" w:space="0" w:color="auto"/>
            <w:left w:val="none" w:sz="0" w:space="0" w:color="auto"/>
            <w:bottom w:val="none" w:sz="0" w:space="0" w:color="auto"/>
            <w:right w:val="none" w:sz="0" w:space="0" w:color="auto"/>
          </w:divBdr>
        </w:div>
        <w:div w:id="1529562164">
          <w:marLeft w:val="640"/>
          <w:marRight w:val="0"/>
          <w:marTop w:val="0"/>
          <w:marBottom w:val="0"/>
          <w:divBdr>
            <w:top w:val="none" w:sz="0" w:space="0" w:color="auto"/>
            <w:left w:val="none" w:sz="0" w:space="0" w:color="auto"/>
            <w:bottom w:val="none" w:sz="0" w:space="0" w:color="auto"/>
            <w:right w:val="none" w:sz="0" w:space="0" w:color="auto"/>
          </w:divBdr>
        </w:div>
        <w:div w:id="156465353">
          <w:marLeft w:val="640"/>
          <w:marRight w:val="0"/>
          <w:marTop w:val="0"/>
          <w:marBottom w:val="0"/>
          <w:divBdr>
            <w:top w:val="none" w:sz="0" w:space="0" w:color="auto"/>
            <w:left w:val="none" w:sz="0" w:space="0" w:color="auto"/>
            <w:bottom w:val="none" w:sz="0" w:space="0" w:color="auto"/>
            <w:right w:val="none" w:sz="0" w:space="0" w:color="auto"/>
          </w:divBdr>
        </w:div>
        <w:div w:id="1969622204">
          <w:marLeft w:val="640"/>
          <w:marRight w:val="0"/>
          <w:marTop w:val="0"/>
          <w:marBottom w:val="0"/>
          <w:divBdr>
            <w:top w:val="none" w:sz="0" w:space="0" w:color="auto"/>
            <w:left w:val="none" w:sz="0" w:space="0" w:color="auto"/>
            <w:bottom w:val="none" w:sz="0" w:space="0" w:color="auto"/>
            <w:right w:val="none" w:sz="0" w:space="0" w:color="auto"/>
          </w:divBdr>
        </w:div>
        <w:div w:id="225336951">
          <w:marLeft w:val="640"/>
          <w:marRight w:val="0"/>
          <w:marTop w:val="0"/>
          <w:marBottom w:val="0"/>
          <w:divBdr>
            <w:top w:val="none" w:sz="0" w:space="0" w:color="auto"/>
            <w:left w:val="none" w:sz="0" w:space="0" w:color="auto"/>
            <w:bottom w:val="none" w:sz="0" w:space="0" w:color="auto"/>
            <w:right w:val="none" w:sz="0" w:space="0" w:color="auto"/>
          </w:divBdr>
        </w:div>
        <w:div w:id="388188310">
          <w:marLeft w:val="640"/>
          <w:marRight w:val="0"/>
          <w:marTop w:val="0"/>
          <w:marBottom w:val="0"/>
          <w:divBdr>
            <w:top w:val="none" w:sz="0" w:space="0" w:color="auto"/>
            <w:left w:val="none" w:sz="0" w:space="0" w:color="auto"/>
            <w:bottom w:val="none" w:sz="0" w:space="0" w:color="auto"/>
            <w:right w:val="none" w:sz="0" w:space="0" w:color="auto"/>
          </w:divBdr>
        </w:div>
        <w:div w:id="1018429467">
          <w:marLeft w:val="640"/>
          <w:marRight w:val="0"/>
          <w:marTop w:val="0"/>
          <w:marBottom w:val="0"/>
          <w:divBdr>
            <w:top w:val="none" w:sz="0" w:space="0" w:color="auto"/>
            <w:left w:val="none" w:sz="0" w:space="0" w:color="auto"/>
            <w:bottom w:val="none" w:sz="0" w:space="0" w:color="auto"/>
            <w:right w:val="none" w:sz="0" w:space="0" w:color="auto"/>
          </w:divBdr>
        </w:div>
        <w:div w:id="186871428">
          <w:marLeft w:val="640"/>
          <w:marRight w:val="0"/>
          <w:marTop w:val="0"/>
          <w:marBottom w:val="0"/>
          <w:divBdr>
            <w:top w:val="none" w:sz="0" w:space="0" w:color="auto"/>
            <w:left w:val="none" w:sz="0" w:space="0" w:color="auto"/>
            <w:bottom w:val="none" w:sz="0" w:space="0" w:color="auto"/>
            <w:right w:val="none" w:sz="0" w:space="0" w:color="auto"/>
          </w:divBdr>
        </w:div>
        <w:div w:id="1990669363">
          <w:marLeft w:val="640"/>
          <w:marRight w:val="0"/>
          <w:marTop w:val="0"/>
          <w:marBottom w:val="0"/>
          <w:divBdr>
            <w:top w:val="none" w:sz="0" w:space="0" w:color="auto"/>
            <w:left w:val="none" w:sz="0" w:space="0" w:color="auto"/>
            <w:bottom w:val="none" w:sz="0" w:space="0" w:color="auto"/>
            <w:right w:val="none" w:sz="0" w:space="0" w:color="auto"/>
          </w:divBdr>
        </w:div>
        <w:div w:id="653535300">
          <w:marLeft w:val="640"/>
          <w:marRight w:val="0"/>
          <w:marTop w:val="0"/>
          <w:marBottom w:val="0"/>
          <w:divBdr>
            <w:top w:val="none" w:sz="0" w:space="0" w:color="auto"/>
            <w:left w:val="none" w:sz="0" w:space="0" w:color="auto"/>
            <w:bottom w:val="none" w:sz="0" w:space="0" w:color="auto"/>
            <w:right w:val="none" w:sz="0" w:space="0" w:color="auto"/>
          </w:divBdr>
        </w:div>
        <w:div w:id="1570840925">
          <w:marLeft w:val="640"/>
          <w:marRight w:val="0"/>
          <w:marTop w:val="0"/>
          <w:marBottom w:val="0"/>
          <w:divBdr>
            <w:top w:val="none" w:sz="0" w:space="0" w:color="auto"/>
            <w:left w:val="none" w:sz="0" w:space="0" w:color="auto"/>
            <w:bottom w:val="none" w:sz="0" w:space="0" w:color="auto"/>
            <w:right w:val="none" w:sz="0" w:space="0" w:color="auto"/>
          </w:divBdr>
        </w:div>
        <w:div w:id="2117941014">
          <w:marLeft w:val="640"/>
          <w:marRight w:val="0"/>
          <w:marTop w:val="0"/>
          <w:marBottom w:val="0"/>
          <w:divBdr>
            <w:top w:val="none" w:sz="0" w:space="0" w:color="auto"/>
            <w:left w:val="none" w:sz="0" w:space="0" w:color="auto"/>
            <w:bottom w:val="none" w:sz="0" w:space="0" w:color="auto"/>
            <w:right w:val="none" w:sz="0" w:space="0" w:color="auto"/>
          </w:divBdr>
        </w:div>
        <w:div w:id="1412847455">
          <w:marLeft w:val="640"/>
          <w:marRight w:val="0"/>
          <w:marTop w:val="0"/>
          <w:marBottom w:val="0"/>
          <w:divBdr>
            <w:top w:val="none" w:sz="0" w:space="0" w:color="auto"/>
            <w:left w:val="none" w:sz="0" w:space="0" w:color="auto"/>
            <w:bottom w:val="none" w:sz="0" w:space="0" w:color="auto"/>
            <w:right w:val="none" w:sz="0" w:space="0" w:color="auto"/>
          </w:divBdr>
        </w:div>
        <w:div w:id="1851795808">
          <w:marLeft w:val="640"/>
          <w:marRight w:val="0"/>
          <w:marTop w:val="0"/>
          <w:marBottom w:val="0"/>
          <w:divBdr>
            <w:top w:val="none" w:sz="0" w:space="0" w:color="auto"/>
            <w:left w:val="none" w:sz="0" w:space="0" w:color="auto"/>
            <w:bottom w:val="none" w:sz="0" w:space="0" w:color="auto"/>
            <w:right w:val="none" w:sz="0" w:space="0" w:color="auto"/>
          </w:divBdr>
        </w:div>
        <w:div w:id="1804469991">
          <w:marLeft w:val="640"/>
          <w:marRight w:val="0"/>
          <w:marTop w:val="0"/>
          <w:marBottom w:val="0"/>
          <w:divBdr>
            <w:top w:val="none" w:sz="0" w:space="0" w:color="auto"/>
            <w:left w:val="none" w:sz="0" w:space="0" w:color="auto"/>
            <w:bottom w:val="none" w:sz="0" w:space="0" w:color="auto"/>
            <w:right w:val="none" w:sz="0" w:space="0" w:color="auto"/>
          </w:divBdr>
        </w:div>
        <w:div w:id="1259631112">
          <w:marLeft w:val="640"/>
          <w:marRight w:val="0"/>
          <w:marTop w:val="0"/>
          <w:marBottom w:val="0"/>
          <w:divBdr>
            <w:top w:val="none" w:sz="0" w:space="0" w:color="auto"/>
            <w:left w:val="none" w:sz="0" w:space="0" w:color="auto"/>
            <w:bottom w:val="none" w:sz="0" w:space="0" w:color="auto"/>
            <w:right w:val="none" w:sz="0" w:space="0" w:color="auto"/>
          </w:divBdr>
        </w:div>
        <w:div w:id="1007943784">
          <w:marLeft w:val="640"/>
          <w:marRight w:val="0"/>
          <w:marTop w:val="0"/>
          <w:marBottom w:val="0"/>
          <w:divBdr>
            <w:top w:val="none" w:sz="0" w:space="0" w:color="auto"/>
            <w:left w:val="none" w:sz="0" w:space="0" w:color="auto"/>
            <w:bottom w:val="none" w:sz="0" w:space="0" w:color="auto"/>
            <w:right w:val="none" w:sz="0" w:space="0" w:color="auto"/>
          </w:divBdr>
        </w:div>
        <w:div w:id="345861665">
          <w:marLeft w:val="640"/>
          <w:marRight w:val="0"/>
          <w:marTop w:val="0"/>
          <w:marBottom w:val="0"/>
          <w:divBdr>
            <w:top w:val="none" w:sz="0" w:space="0" w:color="auto"/>
            <w:left w:val="none" w:sz="0" w:space="0" w:color="auto"/>
            <w:bottom w:val="none" w:sz="0" w:space="0" w:color="auto"/>
            <w:right w:val="none" w:sz="0" w:space="0" w:color="auto"/>
          </w:divBdr>
        </w:div>
        <w:div w:id="511841186">
          <w:marLeft w:val="640"/>
          <w:marRight w:val="0"/>
          <w:marTop w:val="0"/>
          <w:marBottom w:val="0"/>
          <w:divBdr>
            <w:top w:val="none" w:sz="0" w:space="0" w:color="auto"/>
            <w:left w:val="none" w:sz="0" w:space="0" w:color="auto"/>
            <w:bottom w:val="none" w:sz="0" w:space="0" w:color="auto"/>
            <w:right w:val="none" w:sz="0" w:space="0" w:color="auto"/>
          </w:divBdr>
        </w:div>
        <w:div w:id="753087577">
          <w:marLeft w:val="640"/>
          <w:marRight w:val="0"/>
          <w:marTop w:val="0"/>
          <w:marBottom w:val="0"/>
          <w:divBdr>
            <w:top w:val="none" w:sz="0" w:space="0" w:color="auto"/>
            <w:left w:val="none" w:sz="0" w:space="0" w:color="auto"/>
            <w:bottom w:val="none" w:sz="0" w:space="0" w:color="auto"/>
            <w:right w:val="none" w:sz="0" w:space="0" w:color="auto"/>
          </w:divBdr>
        </w:div>
        <w:div w:id="1084373661">
          <w:marLeft w:val="640"/>
          <w:marRight w:val="0"/>
          <w:marTop w:val="0"/>
          <w:marBottom w:val="0"/>
          <w:divBdr>
            <w:top w:val="none" w:sz="0" w:space="0" w:color="auto"/>
            <w:left w:val="none" w:sz="0" w:space="0" w:color="auto"/>
            <w:bottom w:val="none" w:sz="0" w:space="0" w:color="auto"/>
            <w:right w:val="none" w:sz="0" w:space="0" w:color="auto"/>
          </w:divBdr>
        </w:div>
        <w:div w:id="785780973">
          <w:marLeft w:val="640"/>
          <w:marRight w:val="0"/>
          <w:marTop w:val="0"/>
          <w:marBottom w:val="0"/>
          <w:divBdr>
            <w:top w:val="none" w:sz="0" w:space="0" w:color="auto"/>
            <w:left w:val="none" w:sz="0" w:space="0" w:color="auto"/>
            <w:bottom w:val="none" w:sz="0" w:space="0" w:color="auto"/>
            <w:right w:val="none" w:sz="0" w:space="0" w:color="auto"/>
          </w:divBdr>
        </w:div>
        <w:div w:id="1800342393">
          <w:marLeft w:val="640"/>
          <w:marRight w:val="0"/>
          <w:marTop w:val="0"/>
          <w:marBottom w:val="0"/>
          <w:divBdr>
            <w:top w:val="none" w:sz="0" w:space="0" w:color="auto"/>
            <w:left w:val="none" w:sz="0" w:space="0" w:color="auto"/>
            <w:bottom w:val="none" w:sz="0" w:space="0" w:color="auto"/>
            <w:right w:val="none" w:sz="0" w:space="0" w:color="auto"/>
          </w:divBdr>
        </w:div>
        <w:div w:id="1006252015">
          <w:marLeft w:val="640"/>
          <w:marRight w:val="0"/>
          <w:marTop w:val="0"/>
          <w:marBottom w:val="0"/>
          <w:divBdr>
            <w:top w:val="none" w:sz="0" w:space="0" w:color="auto"/>
            <w:left w:val="none" w:sz="0" w:space="0" w:color="auto"/>
            <w:bottom w:val="none" w:sz="0" w:space="0" w:color="auto"/>
            <w:right w:val="none" w:sz="0" w:space="0" w:color="auto"/>
          </w:divBdr>
        </w:div>
        <w:div w:id="176357898">
          <w:marLeft w:val="640"/>
          <w:marRight w:val="0"/>
          <w:marTop w:val="0"/>
          <w:marBottom w:val="0"/>
          <w:divBdr>
            <w:top w:val="none" w:sz="0" w:space="0" w:color="auto"/>
            <w:left w:val="none" w:sz="0" w:space="0" w:color="auto"/>
            <w:bottom w:val="none" w:sz="0" w:space="0" w:color="auto"/>
            <w:right w:val="none" w:sz="0" w:space="0" w:color="auto"/>
          </w:divBdr>
        </w:div>
        <w:div w:id="796679587">
          <w:marLeft w:val="640"/>
          <w:marRight w:val="0"/>
          <w:marTop w:val="0"/>
          <w:marBottom w:val="0"/>
          <w:divBdr>
            <w:top w:val="none" w:sz="0" w:space="0" w:color="auto"/>
            <w:left w:val="none" w:sz="0" w:space="0" w:color="auto"/>
            <w:bottom w:val="none" w:sz="0" w:space="0" w:color="auto"/>
            <w:right w:val="none" w:sz="0" w:space="0" w:color="auto"/>
          </w:divBdr>
        </w:div>
        <w:div w:id="1731613811">
          <w:marLeft w:val="640"/>
          <w:marRight w:val="0"/>
          <w:marTop w:val="0"/>
          <w:marBottom w:val="0"/>
          <w:divBdr>
            <w:top w:val="none" w:sz="0" w:space="0" w:color="auto"/>
            <w:left w:val="none" w:sz="0" w:space="0" w:color="auto"/>
            <w:bottom w:val="none" w:sz="0" w:space="0" w:color="auto"/>
            <w:right w:val="none" w:sz="0" w:space="0" w:color="auto"/>
          </w:divBdr>
        </w:div>
        <w:div w:id="1769276874">
          <w:marLeft w:val="640"/>
          <w:marRight w:val="0"/>
          <w:marTop w:val="0"/>
          <w:marBottom w:val="0"/>
          <w:divBdr>
            <w:top w:val="none" w:sz="0" w:space="0" w:color="auto"/>
            <w:left w:val="none" w:sz="0" w:space="0" w:color="auto"/>
            <w:bottom w:val="none" w:sz="0" w:space="0" w:color="auto"/>
            <w:right w:val="none" w:sz="0" w:space="0" w:color="auto"/>
          </w:divBdr>
        </w:div>
        <w:div w:id="591544694">
          <w:marLeft w:val="640"/>
          <w:marRight w:val="0"/>
          <w:marTop w:val="0"/>
          <w:marBottom w:val="0"/>
          <w:divBdr>
            <w:top w:val="none" w:sz="0" w:space="0" w:color="auto"/>
            <w:left w:val="none" w:sz="0" w:space="0" w:color="auto"/>
            <w:bottom w:val="none" w:sz="0" w:space="0" w:color="auto"/>
            <w:right w:val="none" w:sz="0" w:space="0" w:color="auto"/>
          </w:divBdr>
        </w:div>
        <w:div w:id="1797748236">
          <w:marLeft w:val="640"/>
          <w:marRight w:val="0"/>
          <w:marTop w:val="0"/>
          <w:marBottom w:val="0"/>
          <w:divBdr>
            <w:top w:val="none" w:sz="0" w:space="0" w:color="auto"/>
            <w:left w:val="none" w:sz="0" w:space="0" w:color="auto"/>
            <w:bottom w:val="none" w:sz="0" w:space="0" w:color="auto"/>
            <w:right w:val="none" w:sz="0" w:space="0" w:color="auto"/>
          </w:divBdr>
        </w:div>
        <w:div w:id="1259095129">
          <w:marLeft w:val="640"/>
          <w:marRight w:val="0"/>
          <w:marTop w:val="0"/>
          <w:marBottom w:val="0"/>
          <w:divBdr>
            <w:top w:val="none" w:sz="0" w:space="0" w:color="auto"/>
            <w:left w:val="none" w:sz="0" w:space="0" w:color="auto"/>
            <w:bottom w:val="none" w:sz="0" w:space="0" w:color="auto"/>
            <w:right w:val="none" w:sz="0" w:space="0" w:color="auto"/>
          </w:divBdr>
        </w:div>
        <w:div w:id="887765922">
          <w:marLeft w:val="640"/>
          <w:marRight w:val="0"/>
          <w:marTop w:val="0"/>
          <w:marBottom w:val="0"/>
          <w:divBdr>
            <w:top w:val="none" w:sz="0" w:space="0" w:color="auto"/>
            <w:left w:val="none" w:sz="0" w:space="0" w:color="auto"/>
            <w:bottom w:val="none" w:sz="0" w:space="0" w:color="auto"/>
            <w:right w:val="none" w:sz="0" w:space="0" w:color="auto"/>
          </w:divBdr>
        </w:div>
        <w:div w:id="1337999700">
          <w:marLeft w:val="640"/>
          <w:marRight w:val="0"/>
          <w:marTop w:val="0"/>
          <w:marBottom w:val="0"/>
          <w:divBdr>
            <w:top w:val="none" w:sz="0" w:space="0" w:color="auto"/>
            <w:left w:val="none" w:sz="0" w:space="0" w:color="auto"/>
            <w:bottom w:val="none" w:sz="0" w:space="0" w:color="auto"/>
            <w:right w:val="none" w:sz="0" w:space="0" w:color="auto"/>
          </w:divBdr>
        </w:div>
        <w:div w:id="1548566968">
          <w:marLeft w:val="640"/>
          <w:marRight w:val="0"/>
          <w:marTop w:val="0"/>
          <w:marBottom w:val="0"/>
          <w:divBdr>
            <w:top w:val="none" w:sz="0" w:space="0" w:color="auto"/>
            <w:left w:val="none" w:sz="0" w:space="0" w:color="auto"/>
            <w:bottom w:val="none" w:sz="0" w:space="0" w:color="auto"/>
            <w:right w:val="none" w:sz="0" w:space="0" w:color="auto"/>
          </w:divBdr>
        </w:div>
        <w:div w:id="1383560289">
          <w:marLeft w:val="640"/>
          <w:marRight w:val="0"/>
          <w:marTop w:val="0"/>
          <w:marBottom w:val="0"/>
          <w:divBdr>
            <w:top w:val="none" w:sz="0" w:space="0" w:color="auto"/>
            <w:left w:val="none" w:sz="0" w:space="0" w:color="auto"/>
            <w:bottom w:val="none" w:sz="0" w:space="0" w:color="auto"/>
            <w:right w:val="none" w:sz="0" w:space="0" w:color="auto"/>
          </w:divBdr>
        </w:div>
        <w:div w:id="1306157354">
          <w:marLeft w:val="640"/>
          <w:marRight w:val="0"/>
          <w:marTop w:val="0"/>
          <w:marBottom w:val="0"/>
          <w:divBdr>
            <w:top w:val="none" w:sz="0" w:space="0" w:color="auto"/>
            <w:left w:val="none" w:sz="0" w:space="0" w:color="auto"/>
            <w:bottom w:val="none" w:sz="0" w:space="0" w:color="auto"/>
            <w:right w:val="none" w:sz="0" w:space="0" w:color="auto"/>
          </w:divBdr>
        </w:div>
        <w:div w:id="685400882">
          <w:marLeft w:val="640"/>
          <w:marRight w:val="0"/>
          <w:marTop w:val="0"/>
          <w:marBottom w:val="0"/>
          <w:divBdr>
            <w:top w:val="none" w:sz="0" w:space="0" w:color="auto"/>
            <w:left w:val="none" w:sz="0" w:space="0" w:color="auto"/>
            <w:bottom w:val="none" w:sz="0" w:space="0" w:color="auto"/>
            <w:right w:val="none" w:sz="0" w:space="0" w:color="auto"/>
          </w:divBdr>
        </w:div>
        <w:div w:id="341515154">
          <w:marLeft w:val="640"/>
          <w:marRight w:val="0"/>
          <w:marTop w:val="0"/>
          <w:marBottom w:val="0"/>
          <w:divBdr>
            <w:top w:val="none" w:sz="0" w:space="0" w:color="auto"/>
            <w:left w:val="none" w:sz="0" w:space="0" w:color="auto"/>
            <w:bottom w:val="none" w:sz="0" w:space="0" w:color="auto"/>
            <w:right w:val="none" w:sz="0" w:space="0" w:color="auto"/>
          </w:divBdr>
        </w:div>
        <w:div w:id="801121760">
          <w:marLeft w:val="640"/>
          <w:marRight w:val="0"/>
          <w:marTop w:val="0"/>
          <w:marBottom w:val="0"/>
          <w:divBdr>
            <w:top w:val="none" w:sz="0" w:space="0" w:color="auto"/>
            <w:left w:val="none" w:sz="0" w:space="0" w:color="auto"/>
            <w:bottom w:val="none" w:sz="0" w:space="0" w:color="auto"/>
            <w:right w:val="none" w:sz="0" w:space="0" w:color="auto"/>
          </w:divBdr>
        </w:div>
        <w:div w:id="317464968">
          <w:marLeft w:val="640"/>
          <w:marRight w:val="0"/>
          <w:marTop w:val="0"/>
          <w:marBottom w:val="0"/>
          <w:divBdr>
            <w:top w:val="none" w:sz="0" w:space="0" w:color="auto"/>
            <w:left w:val="none" w:sz="0" w:space="0" w:color="auto"/>
            <w:bottom w:val="none" w:sz="0" w:space="0" w:color="auto"/>
            <w:right w:val="none" w:sz="0" w:space="0" w:color="auto"/>
          </w:divBdr>
        </w:div>
        <w:div w:id="1591043591">
          <w:marLeft w:val="640"/>
          <w:marRight w:val="0"/>
          <w:marTop w:val="0"/>
          <w:marBottom w:val="0"/>
          <w:divBdr>
            <w:top w:val="none" w:sz="0" w:space="0" w:color="auto"/>
            <w:left w:val="none" w:sz="0" w:space="0" w:color="auto"/>
            <w:bottom w:val="none" w:sz="0" w:space="0" w:color="auto"/>
            <w:right w:val="none" w:sz="0" w:space="0" w:color="auto"/>
          </w:divBdr>
        </w:div>
        <w:div w:id="918825929">
          <w:marLeft w:val="640"/>
          <w:marRight w:val="0"/>
          <w:marTop w:val="0"/>
          <w:marBottom w:val="0"/>
          <w:divBdr>
            <w:top w:val="none" w:sz="0" w:space="0" w:color="auto"/>
            <w:left w:val="none" w:sz="0" w:space="0" w:color="auto"/>
            <w:bottom w:val="none" w:sz="0" w:space="0" w:color="auto"/>
            <w:right w:val="none" w:sz="0" w:space="0" w:color="auto"/>
          </w:divBdr>
        </w:div>
        <w:div w:id="1694114628">
          <w:marLeft w:val="640"/>
          <w:marRight w:val="0"/>
          <w:marTop w:val="0"/>
          <w:marBottom w:val="0"/>
          <w:divBdr>
            <w:top w:val="none" w:sz="0" w:space="0" w:color="auto"/>
            <w:left w:val="none" w:sz="0" w:space="0" w:color="auto"/>
            <w:bottom w:val="none" w:sz="0" w:space="0" w:color="auto"/>
            <w:right w:val="none" w:sz="0" w:space="0" w:color="auto"/>
          </w:divBdr>
        </w:div>
        <w:div w:id="137571664">
          <w:marLeft w:val="640"/>
          <w:marRight w:val="0"/>
          <w:marTop w:val="0"/>
          <w:marBottom w:val="0"/>
          <w:divBdr>
            <w:top w:val="none" w:sz="0" w:space="0" w:color="auto"/>
            <w:left w:val="none" w:sz="0" w:space="0" w:color="auto"/>
            <w:bottom w:val="none" w:sz="0" w:space="0" w:color="auto"/>
            <w:right w:val="none" w:sz="0" w:space="0" w:color="auto"/>
          </w:divBdr>
        </w:div>
        <w:div w:id="2021468355">
          <w:marLeft w:val="640"/>
          <w:marRight w:val="0"/>
          <w:marTop w:val="0"/>
          <w:marBottom w:val="0"/>
          <w:divBdr>
            <w:top w:val="none" w:sz="0" w:space="0" w:color="auto"/>
            <w:left w:val="none" w:sz="0" w:space="0" w:color="auto"/>
            <w:bottom w:val="none" w:sz="0" w:space="0" w:color="auto"/>
            <w:right w:val="none" w:sz="0" w:space="0" w:color="auto"/>
          </w:divBdr>
        </w:div>
        <w:div w:id="1500267883">
          <w:marLeft w:val="640"/>
          <w:marRight w:val="0"/>
          <w:marTop w:val="0"/>
          <w:marBottom w:val="0"/>
          <w:divBdr>
            <w:top w:val="none" w:sz="0" w:space="0" w:color="auto"/>
            <w:left w:val="none" w:sz="0" w:space="0" w:color="auto"/>
            <w:bottom w:val="none" w:sz="0" w:space="0" w:color="auto"/>
            <w:right w:val="none" w:sz="0" w:space="0" w:color="auto"/>
          </w:divBdr>
        </w:div>
        <w:div w:id="872546317">
          <w:marLeft w:val="640"/>
          <w:marRight w:val="0"/>
          <w:marTop w:val="0"/>
          <w:marBottom w:val="0"/>
          <w:divBdr>
            <w:top w:val="none" w:sz="0" w:space="0" w:color="auto"/>
            <w:left w:val="none" w:sz="0" w:space="0" w:color="auto"/>
            <w:bottom w:val="none" w:sz="0" w:space="0" w:color="auto"/>
            <w:right w:val="none" w:sz="0" w:space="0" w:color="auto"/>
          </w:divBdr>
        </w:div>
        <w:div w:id="1827626839">
          <w:marLeft w:val="640"/>
          <w:marRight w:val="0"/>
          <w:marTop w:val="0"/>
          <w:marBottom w:val="0"/>
          <w:divBdr>
            <w:top w:val="none" w:sz="0" w:space="0" w:color="auto"/>
            <w:left w:val="none" w:sz="0" w:space="0" w:color="auto"/>
            <w:bottom w:val="none" w:sz="0" w:space="0" w:color="auto"/>
            <w:right w:val="none" w:sz="0" w:space="0" w:color="auto"/>
          </w:divBdr>
        </w:div>
        <w:div w:id="864831251">
          <w:marLeft w:val="640"/>
          <w:marRight w:val="0"/>
          <w:marTop w:val="0"/>
          <w:marBottom w:val="0"/>
          <w:divBdr>
            <w:top w:val="none" w:sz="0" w:space="0" w:color="auto"/>
            <w:left w:val="none" w:sz="0" w:space="0" w:color="auto"/>
            <w:bottom w:val="none" w:sz="0" w:space="0" w:color="auto"/>
            <w:right w:val="none" w:sz="0" w:space="0" w:color="auto"/>
          </w:divBdr>
        </w:div>
        <w:div w:id="1240286408">
          <w:marLeft w:val="640"/>
          <w:marRight w:val="0"/>
          <w:marTop w:val="0"/>
          <w:marBottom w:val="0"/>
          <w:divBdr>
            <w:top w:val="none" w:sz="0" w:space="0" w:color="auto"/>
            <w:left w:val="none" w:sz="0" w:space="0" w:color="auto"/>
            <w:bottom w:val="none" w:sz="0" w:space="0" w:color="auto"/>
            <w:right w:val="none" w:sz="0" w:space="0" w:color="auto"/>
          </w:divBdr>
        </w:div>
        <w:div w:id="1250507356">
          <w:marLeft w:val="640"/>
          <w:marRight w:val="0"/>
          <w:marTop w:val="0"/>
          <w:marBottom w:val="0"/>
          <w:divBdr>
            <w:top w:val="none" w:sz="0" w:space="0" w:color="auto"/>
            <w:left w:val="none" w:sz="0" w:space="0" w:color="auto"/>
            <w:bottom w:val="none" w:sz="0" w:space="0" w:color="auto"/>
            <w:right w:val="none" w:sz="0" w:space="0" w:color="auto"/>
          </w:divBdr>
        </w:div>
        <w:div w:id="1719550725">
          <w:marLeft w:val="640"/>
          <w:marRight w:val="0"/>
          <w:marTop w:val="0"/>
          <w:marBottom w:val="0"/>
          <w:divBdr>
            <w:top w:val="none" w:sz="0" w:space="0" w:color="auto"/>
            <w:left w:val="none" w:sz="0" w:space="0" w:color="auto"/>
            <w:bottom w:val="none" w:sz="0" w:space="0" w:color="auto"/>
            <w:right w:val="none" w:sz="0" w:space="0" w:color="auto"/>
          </w:divBdr>
        </w:div>
        <w:div w:id="760299201">
          <w:marLeft w:val="640"/>
          <w:marRight w:val="0"/>
          <w:marTop w:val="0"/>
          <w:marBottom w:val="0"/>
          <w:divBdr>
            <w:top w:val="none" w:sz="0" w:space="0" w:color="auto"/>
            <w:left w:val="none" w:sz="0" w:space="0" w:color="auto"/>
            <w:bottom w:val="none" w:sz="0" w:space="0" w:color="auto"/>
            <w:right w:val="none" w:sz="0" w:space="0" w:color="auto"/>
          </w:divBdr>
        </w:div>
        <w:div w:id="304701982">
          <w:marLeft w:val="640"/>
          <w:marRight w:val="0"/>
          <w:marTop w:val="0"/>
          <w:marBottom w:val="0"/>
          <w:divBdr>
            <w:top w:val="none" w:sz="0" w:space="0" w:color="auto"/>
            <w:left w:val="none" w:sz="0" w:space="0" w:color="auto"/>
            <w:bottom w:val="none" w:sz="0" w:space="0" w:color="auto"/>
            <w:right w:val="none" w:sz="0" w:space="0" w:color="auto"/>
          </w:divBdr>
        </w:div>
        <w:div w:id="1017847703">
          <w:marLeft w:val="640"/>
          <w:marRight w:val="0"/>
          <w:marTop w:val="0"/>
          <w:marBottom w:val="0"/>
          <w:divBdr>
            <w:top w:val="none" w:sz="0" w:space="0" w:color="auto"/>
            <w:left w:val="none" w:sz="0" w:space="0" w:color="auto"/>
            <w:bottom w:val="none" w:sz="0" w:space="0" w:color="auto"/>
            <w:right w:val="none" w:sz="0" w:space="0" w:color="auto"/>
          </w:divBdr>
        </w:div>
        <w:div w:id="41297336">
          <w:marLeft w:val="640"/>
          <w:marRight w:val="0"/>
          <w:marTop w:val="0"/>
          <w:marBottom w:val="0"/>
          <w:divBdr>
            <w:top w:val="none" w:sz="0" w:space="0" w:color="auto"/>
            <w:left w:val="none" w:sz="0" w:space="0" w:color="auto"/>
            <w:bottom w:val="none" w:sz="0" w:space="0" w:color="auto"/>
            <w:right w:val="none" w:sz="0" w:space="0" w:color="auto"/>
          </w:divBdr>
        </w:div>
        <w:div w:id="638265131">
          <w:marLeft w:val="640"/>
          <w:marRight w:val="0"/>
          <w:marTop w:val="0"/>
          <w:marBottom w:val="0"/>
          <w:divBdr>
            <w:top w:val="none" w:sz="0" w:space="0" w:color="auto"/>
            <w:left w:val="none" w:sz="0" w:space="0" w:color="auto"/>
            <w:bottom w:val="none" w:sz="0" w:space="0" w:color="auto"/>
            <w:right w:val="none" w:sz="0" w:space="0" w:color="auto"/>
          </w:divBdr>
        </w:div>
        <w:div w:id="641890352">
          <w:marLeft w:val="640"/>
          <w:marRight w:val="0"/>
          <w:marTop w:val="0"/>
          <w:marBottom w:val="0"/>
          <w:divBdr>
            <w:top w:val="none" w:sz="0" w:space="0" w:color="auto"/>
            <w:left w:val="none" w:sz="0" w:space="0" w:color="auto"/>
            <w:bottom w:val="none" w:sz="0" w:space="0" w:color="auto"/>
            <w:right w:val="none" w:sz="0" w:space="0" w:color="auto"/>
          </w:divBdr>
        </w:div>
        <w:div w:id="2028946422">
          <w:marLeft w:val="640"/>
          <w:marRight w:val="0"/>
          <w:marTop w:val="0"/>
          <w:marBottom w:val="0"/>
          <w:divBdr>
            <w:top w:val="none" w:sz="0" w:space="0" w:color="auto"/>
            <w:left w:val="none" w:sz="0" w:space="0" w:color="auto"/>
            <w:bottom w:val="none" w:sz="0" w:space="0" w:color="auto"/>
            <w:right w:val="none" w:sz="0" w:space="0" w:color="auto"/>
          </w:divBdr>
        </w:div>
        <w:div w:id="1329596779">
          <w:marLeft w:val="640"/>
          <w:marRight w:val="0"/>
          <w:marTop w:val="0"/>
          <w:marBottom w:val="0"/>
          <w:divBdr>
            <w:top w:val="none" w:sz="0" w:space="0" w:color="auto"/>
            <w:left w:val="none" w:sz="0" w:space="0" w:color="auto"/>
            <w:bottom w:val="none" w:sz="0" w:space="0" w:color="auto"/>
            <w:right w:val="none" w:sz="0" w:space="0" w:color="auto"/>
          </w:divBdr>
        </w:div>
        <w:div w:id="1570850173">
          <w:marLeft w:val="640"/>
          <w:marRight w:val="0"/>
          <w:marTop w:val="0"/>
          <w:marBottom w:val="0"/>
          <w:divBdr>
            <w:top w:val="none" w:sz="0" w:space="0" w:color="auto"/>
            <w:left w:val="none" w:sz="0" w:space="0" w:color="auto"/>
            <w:bottom w:val="none" w:sz="0" w:space="0" w:color="auto"/>
            <w:right w:val="none" w:sz="0" w:space="0" w:color="auto"/>
          </w:divBdr>
        </w:div>
        <w:div w:id="1602647228">
          <w:marLeft w:val="640"/>
          <w:marRight w:val="0"/>
          <w:marTop w:val="0"/>
          <w:marBottom w:val="0"/>
          <w:divBdr>
            <w:top w:val="none" w:sz="0" w:space="0" w:color="auto"/>
            <w:left w:val="none" w:sz="0" w:space="0" w:color="auto"/>
            <w:bottom w:val="none" w:sz="0" w:space="0" w:color="auto"/>
            <w:right w:val="none" w:sz="0" w:space="0" w:color="auto"/>
          </w:divBdr>
        </w:div>
        <w:div w:id="210654640">
          <w:marLeft w:val="640"/>
          <w:marRight w:val="0"/>
          <w:marTop w:val="0"/>
          <w:marBottom w:val="0"/>
          <w:divBdr>
            <w:top w:val="none" w:sz="0" w:space="0" w:color="auto"/>
            <w:left w:val="none" w:sz="0" w:space="0" w:color="auto"/>
            <w:bottom w:val="none" w:sz="0" w:space="0" w:color="auto"/>
            <w:right w:val="none" w:sz="0" w:space="0" w:color="auto"/>
          </w:divBdr>
        </w:div>
        <w:div w:id="1955019209">
          <w:marLeft w:val="640"/>
          <w:marRight w:val="0"/>
          <w:marTop w:val="0"/>
          <w:marBottom w:val="0"/>
          <w:divBdr>
            <w:top w:val="none" w:sz="0" w:space="0" w:color="auto"/>
            <w:left w:val="none" w:sz="0" w:space="0" w:color="auto"/>
            <w:bottom w:val="none" w:sz="0" w:space="0" w:color="auto"/>
            <w:right w:val="none" w:sz="0" w:space="0" w:color="auto"/>
          </w:divBdr>
        </w:div>
        <w:div w:id="1811749272">
          <w:marLeft w:val="640"/>
          <w:marRight w:val="0"/>
          <w:marTop w:val="0"/>
          <w:marBottom w:val="0"/>
          <w:divBdr>
            <w:top w:val="none" w:sz="0" w:space="0" w:color="auto"/>
            <w:left w:val="none" w:sz="0" w:space="0" w:color="auto"/>
            <w:bottom w:val="none" w:sz="0" w:space="0" w:color="auto"/>
            <w:right w:val="none" w:sz="0" w:space="0" w:color="auto"/>
          </w:divBdr>
        </w:div>
        <w:div w:id="1685747548">
          <w:marLeft w:val="640"/>
          <w:marRight w:val="0"/>
          <w:marTop w:val="0"/>
          <w:marBottom w:val="0"/>
          <w:divBdr>
            <w:top w:val="none" w:sz="0" w:space="0" w:color="auto"/>
            <w:left w:val="none" w:sz="0" w:space="0" w:color="auto"/>
            <w:bottom w:val="none" w:sz="0" w:space="0" w:color="auto"/>
            <w:right w:val="none" w:sz="0" w:space="0" w:color="auto"/>
          </w:divBdr>
        </w:div>
        <w:div w:id="848103140">
          <w:marLeft w:val="640"/>
          <w:marRight w:val="0"/>
          <w:marTop w:val="0"/>
          <w:marBottom w:val="0"/>
          <w:divBdr>
            <w:top w:val="none" w:sz="0" w:space="0" w:color="auto"/>
            <w:left w:val="none" w:sz="0" w:space="0" w:color="auto"/>
            <w:bottom w:val="none" w:sz="0" w:space="0" w:color="auto"/>
            <w:right w:val="none" w:sz="0" w:space="0" w:color="auto"/>
          </w:divBdr>
        </w:div>
        <w:div w:id="1387145718">
          <w:marLeft w:val="640"/>
          <w:marRight w:val="0"/>
          <w:marTop w:val="0"/>
          <w:marBottom w:val="0"/>
          <w:divBdr>
            <w:top w:val="none" w:sz="0" w:space="0" w:color="auto"/>
            <w:left w:val="none" w:sz="0" w:space="0" w:color="auto"/>
            <w:bottom w:val="none" w:sz="0" w:space="0" w:color="auto"/>
            <w:right w:val="none" w:sz="0" w:space="0" w:color="auto"/>
          </w:divBdr>
        </w:div>
        <w:div w:id="1236546256">
          <w:marLeft w:val="640"/>
          <w:marRight w:val="0"/>
          <w:marTop w:val="0"/>
          <w:marBottom w:val="0"/>
          <w:divBdr>
            <w:top w:val="none" w:sz="0" w:space="0" w:color="auto"/>
            <w:left w:val="none" w:sz="0" w:space="0" w:color="auto"/>
            <w:bottom w:val="none" w:sz="0" w:space="0" w:color="auto"/>
            <w:right w:val="none" w:sz="0" w:space="0" w:color="auto"/>
          </w:divBdr>
        </w:div>
        <w:div w:id="2014606090">
          <w:marLeft w:val="640"/>
          <w:marRight w:val="0"/>
          <w:marTop w:val="0"/>
          <w:marBottom w:val="0"/>
          <w:divBdr>
            <w:top w:val="none" w:sz="0" w:space="0" w:color="auto"/>
            <w:left w:val="none" w:sz="0" w:space="0" w:color="auto"/>
            <w:bottom w:val="none" w:sz="0" w:space="0" w:color="auto"/>
            <w:right w:val="none" w:sz="0" w:space="0" w:color="auto"/>
          </w:divBdr>
        </w:div>
        <w:div w:id="2088502434">
          <w:marLeft w:val="640"/>
          <w:marRight w:val="0"/>
          <w:marTop w:val="0"/>
          <w:marBottom w:val="0"/>
          <w:divBdr>
            <w:top w:val="none" w:sz="0" w:space="0" w:color="auto"/>
            <w:left w:val="none" w:sz="0" w:space="0" w:color="auto"/>
            <w:bottom w:val="none" w:sz="0" w:space="0" w:color="auto"/>
            <w:right w:val="none" w:sz="0" w:space="0" w:color="auto"/>
          </w:divBdr>
        </w:div>
        <w:div w:id="988023441">
          <w:marLeft w:val="640"/>
          <w:marRight w:val="0"/>
          <w:marTop w:val="0"/>
          <w:marBottom w:val="0"/>
          <w:divBdr>
            <w:top w:val="none" w:sz="0" w:space="0" w:color="auto"/>
            <w:left w:val="none" w:sz="0" w:space="0" w:color="auto"/>
            <w:bottom w:val="none" w:sz="0" w:space="0" w:color="auto"/>
            <w:right w:val="none" w:sz="0" w:space="0" w:color="auto"/>
          </w:divBdr>
        </w:div>
        <w:div w:id="1744794509">
          <w:marLeft w:val="640"/>
          <w:marRight w:val="0"/>
          <w:marTop w:val="0"/>
          <w:marBottom w:val="0"/>
          <w:divBdr>
            <w:top w:val="none" w:sz="0" w:space="0" w:color="auto"/>
            <w:left w:val="none" w:sz="0" w:space="0" w:color="auto"/>
            <w:bottom w:val="none" w:sz="0" w:space="0" w:color="auto"/>
            <w:right w:val="none" w:sz="0" w:space="0" w:color="auto"/>
          </w:divBdr>
        </w:div>
        <w:div w:id="362289339">
          <w:marLeft w:val="640"/>
          <w:marRight w:val="0"/>
          <w:marTop w:val="0"/>
          <w:marBottom w:val="0"/>
          <w:divBdr>
            <w:top w:val="none" w:sz="0" w:space="0" w:color="auto"/>
            <w:left w:val="none" w:sz="0" w:space="0" w:color="auto"/>
            <w:bottom w:val="none" w:sz="0" w:space="0" w:color="auto"/>
            <w:right w:val="none" w:sz="0" w:space="0" w:color="auto"/>
          </w:divBdr>
        </w:div>
        <w:div w:id="997079247">
          <w:marLeft w:val="640"/>
          <w:marRight w:val="0"/>
          <w:marTop w:val="0"/>
          <w:marBottom w:val="0"/>
          <w:divBdr>
            <w:top w:val="none" w:sz="0" w:space="0" w:color="auto"/>
            <w:left w:val="none" w:sz="0" w:space="0" w:color="auto"/>
            <w:bottom w:val="none" w:sz="0" w:space="0" w:color="auto"/>
            <w:right w:val="none" w:sz="0" w:space="0" w:color="auto"/>
          </w:divBdr>
        </w:div>
        <w:div w:id="1909925251">
          <w:marLeft w:val="640"/>
          <w:marRight w:val="0"/>
          <w:marTop w:val="0"/>
          <w:marBottom w:val="0"/>
          <w:divBdr>
            <w:top w:val="none" w:sz="0" w:space="0" w:color="auto"/>
            <w:left w:val="none" w:sz="0" w:space="0" w:color="auto"/>
            <w:bottom w:val="none" w:sz="0" w:space="0" w:color="auto"/>
            <w:right w:val="none" w:sz="0" w:space="0" w:color="auto"/>
          </w:divBdr>
        </w:div>
        <w:div w:id="911039739">
          <w:marLeft w:val="640"/>
          <w:marRight w:val="0"/>
          <w:marTop w:val="0"/>
          <w:marBottom w:val="0"/>
          <w:divBdr>
            <w:top w:val="none" w:sz="0" w:space="0" w:color="auto"/>
            <w:left w:val="none" w:sz="0" w:space="0" w:color="auto"/>
            <w:bottom w:val="none" w:sz="0" w:space="0" w:color="auto"/>
            <w:right w:val="none" w:sz="0" w:space="0" w:color="auto"/>
          </w:divBdr>
        </w:div>
        <w:div w:id="552161728">
          <w:marLeft w:val="640"/>
          <w:marRight w:val="0"/>
          <w:marTop w:val="0"/>
          <w:marBottom w:val="0"/>
          <w:divBdr>
            <w:top w:val="none" w:sz="0" w:space="0" w:color="auto"/>
            <w:left w:val="none" w:sz="0" w:space="0" w:color="auto"/>
            <w:bottom w:val="none" w:sz="0" w:space="0" w:color="auto"/>
            <w:right w:val="none" w:sz="0" w:space="0" w:color="auto"/>
          </w:divBdr>
        </w:div>
        <w:div w:id="1435781865">
          <w:marLeft w:val="640"/>
          <w:marRight w:val="0"/>
          <w:marTop w:val="0"/>
          <w:marBottom w:val="0"/>
          <w:divBdr>
            <w:top w:val="none" w:sz="0" w:space="0" w:color="auto"/>
            <w:left w:val="none" w:sz="0" w:space="0" w:color="auto"/>
            <w:bottom w:val="none" w:sz="0" w:space="0" w:color="auto"/>
            <w:right w:val="none" w:sz="0" w:space="0" w:color="auto"/>
          </w:divBdr>
        </w:div>
        <w:div w:id="1847288463">
          <w:marLeft w:val="640"/>
          <w:marRight w:val="0"/>
          <w:marTop w:val="0"/>
          <w:marBottom w:val="0"/>
          <w:divBdr>
            <w:top w:val="none" w:sz="0" w:space="0" w:color="auto"/>
            <w:left w:val="none" w:sz="0" w:space="0" w:color="auto"/>
            <w:bottom w:val="none" w:sz="0" w:space="0" w:color="auto"/>
            <w:right w:val="none" w:sz="0" w:space="0" w:color="auto"/>
          </w:divBdr>
        </w:div>
        <w:div w:id="824471632">
          <w:marLeft w:val="640"/>
          <w:marRight w:val="0"/>
          <w:marTop w:val="0"/>
          <w:marBottom w:val="0"/>
          <w:divBdr>
            <w:top w:val="none" w:sz="0" w:space="0" w:color="auto"/>
            <w:left w:val="none" w:sz="0" w:space="0" w:color="auto"/>
            <w:bottom w:val="none" w:sz="0" w:space="0" w:color="auto"/>
            <w:right w:val="none" w:sz="0" w:space="0" w:color="auto"/>
          </w:divBdr>
        </w:div>
        <w:div w:id="1162743600">
          <w:marLeft w:val="640"/>
          <w:marRight w:val="0"/>
          <w:marTop w:val="0"/>
          <w:marBottom w:val="0"/>
          <w:divBdr>
            <w:top w:val="none" w:sz="0" w:space="0" w:color="auto"/>
            <w:left w:val="none" w:sz="0" w:space="0" w:color="auto"/>
            <w:bottom w:val="none" w:sz="0" w:space="0" w:color="auto"/>
            <w:right w:val="none" w:sz="0" w:space="0" w:color="auto"/>
          </w:divBdr>
        </w:div>
        <w:div w:id="1109010333">
          <w:marLeft w:val="640"/>
          <w:marRight w:val="0"/>
          <w:marTop w:val="0"/>
          <w:marBottom w:val="0"/>
          <w:divBdr>
            <w:top w:val="none" w:sz="0" w:space="0" w:color="auto"/>
            <w:left w:val="none" w:sz="0" w:space="0" w:color="auto"/>
            <w:bottom w:val="none" w:sz="0" w:space="0" w:color="auto"/>
            <w:right w:val="none" w:sz="0" w:space="0" w:color="auto"/>
          </w:divBdr>
        </w:div>
        <w:div w:id="1143424182">
          <w:marLeft w:val="640"/>
          <w:marRight w:val="0"/>
          <w:marTop w:val="0"/>
          <w:marBottom w:val="0"/>
          <w:divBdr>
            <w:top w:val="none" w:sz="0" w:space="0" w:color="auto"/>
            <w:left w:val="none" w:sz="0" w:space="0" w:color="auto"/>
            <w:bottom w:val="none" w:sz="0" w:space="0" w:color="auto"/>
            <w:right w:val="none" w:sz="0" w:space="0" w:color="auto"/>
          </w:divBdr>
        </w:div>
        <w:div w:id="523904996">
          <w:marLeft w:val="640"/>
          <w:marRight w:val="0"/>
          <w:marTop w:val="0"/>
          <w:marBottom w:val="0"/>
          <w:divBdr>
            <w:top w:val="none" w:sz="0" w:space="0" w:color="auto"/>
            <w:left w:val="none" w:sz="0" w:space="0" w:color="auto"/>
            <w:bottom w:val="none" w:sz="0" w:space="0" w:color="auto"/>
            <w:right w:val="none" w:sz="0" w:space="0" w:color="auto"/>
          </w:divBdr>
        </w:div>
        <w:div w:id="1530490943">
          <w:marLeft w:val="640"/>
          <w:marRight w:val="0"/>
          <w:marTop w:val="0"/>
          <w:marBottom w:val="0"/>
          <w:divBdr>
            <w:top w:val="none" w:sz="0" w:space="0" w:color="auto"/>
            <w:left w:val="none" w:sz="0" w:space="0" w:color="auto"/>
            <w:bottom w:val="none" w:sz="0" w:space="0" w:color="auto"/>
            <w:right w:val="none" w:sz="0" w:space="0" w:color="auto"/>
          </w:divBdr>
        </w:div>
        <w:div w:id="992368463">
          <w:marLeft w:val="640"/>
          <w:marRight w:val="0"/>
          <w:marTop w:val="0"/>
          <w:marBottom w:val="0"/>
          <w:divBdr>
            <w:top w:val="none" w:sz="0" w:space="0" w:color="auto"/>
            <w:left w:val="none" w:sz="0" w:space="0" w:color="auto"/>
            <w:bottom w:val="none" w:sz="0" w:space="0" w:color="auto"/>
            <w:right w:val="none" w:sz="0" w:space="0" w:color="auto"/>
          </w:divBdr>
        </w:div>
        <w:div w:id="151990800">
          <w:marLeft w:val="640"/>
          <w:marRight w:val="0"/>
          <w:marTop w:val="0"/>
          <w:marBottom w:val="0"/>
          <w:divBdr>
            <w:top w:val="none" w:sz="0" w:space="0" w:color="auto"/>
            <w:left w:val="none" w:sz="0" w:space="0" w:color="auto"/>
            <w:bottom w:val="none" w:sz="0" w:space="0" w:color="auto"/>
            <w:right w:val="none" w:sz="0" w:space="0" w:color="auto"/>
          </w:divBdr>
        </w:div>
        <w:div w:id="376971801">
          <w:marLeft w:val="640"/>
          <w:marRight w:val="0"/>
          <w:marTop w:val="0"/>
          <w:marBottom w:val="0"/>
          <w:divBdr>
            <w:top w:val="none" w:sz="0" w:space="0" w:color="auto"/>
            <w:left w:val="none" w:sz="0" w:space="0" w:color="auto"/>
            <w:bottom w:val="none" w:sz="0" w:space="0" w:color="auto"/>
            <w:right w:val="none" w:sz="0" w:space="0" w:color="auto"/>
          </w:divBdr>
        </w:div>
        <w:div w:id="748580743">
          <w:marLeft w:val="640"/>
          <w:marRight w:val="0"/>
          <w:marTop w:val="0"/>
          <w:marBottom w:val="0"/>
          <w:divBdr>
            <w:top w:val="none" w:sz="0" w:space="0" w:color="auto"/>
            <w:left w:val="none" w:sz="0" w:space="0" w:color="auto"/>
            <w:bottom w:val="none" w:sz="0" w:space="0" w:color="auto"/>
            <w:right w:val="none" w:sz="0" w:space="0" w:color="auto"/>
          </w:divBdr>
        </w:div>
        <w:div w:id="1085027764">
          <w:marLeft w:val="640"/>
          <w:marRight w:val="0"/>
          <w:marTop w:val="0"/>
          <w:marBottom w:val="0"/>
          <w:divBdr>
            <w:top w:val="none" w:sz="0" w:space="0" w:color="auto"/>
            <w:left w:val="none" w:sz="0" w:space="0" w:color="auto"/>
            <w:bottom w:val="none" w:sz="0" w:space="0" w:color="auto"/>
            <w:right w:val="none" w:sz="0" w:space="0" w:color="auto"/>
          </w:divBdr>
        </w:div>
        <w:div w:id="1094132841">
          <w:marLeft w:val="640"/>
          <w:marRight w:val="0"/>
          <w:marTop w:val="0"/>
          <w:marBottom w:val="0"/>
          <w:divBdr>
            <w:top w:val="none" w:sz="0" w:space="0" w:color="auto"/>
            <w:left w:val="none" w:sz="0" w:space="0" w:color="auto"/>
            <w:bottom w:val="none" w:sz="0" w:space="0" w:color="auto"/>
            <w:right w:val="none" w:sz="0" w:space="0" w:color="auto"/>
          </w:divBdr>
        </w:div>
        <w:div w:id="1383359317">
          <w:marLeft w:val="640"/>
          <w:marRight w:val="0"/>
          <w:marTop w:val="0"/>
          <w:marBottom w:val="0"/>
          <w:divBdr>
            <w:top w:val="none" w:sz="0" w:space="0" w:color="auto"/>
            <w:left w:val="none" w:sz="0" w:space="0" w:color="auto"/>
            <w:bottom w:val="none" w:sz="0" w:space="0" w:color="auto"/>
            <w:right w:val="none" w:sz="0" w:space="0" w:color="auto"/>
          </w:divBdr>
        </w:div>
        <w:div w:id="1437553142">
          <w:marLeft w:val="640"/>
          <w:marRight w:val="0"/>
          <w:marTop w:val="0"/>
          <w:marBottom w:val="0"/>
          <w:divBdr>
            <w:top w:val="none" w:sz="0" w:space="0" w:color="auto"/>
            <w:left w:val="none" w:sz="0" w:space="0" w:color="auto"/>
            <w:bottom w:val="none" w:sz="0" w:space="0" w:color="auto"/>
            <w:right w:val="none" w:sz="0" w:space="0" w:color="auto"/>
          </w:divBdr>
        </w:div>
        <w:div w:id="1841190904">
          <w:marLeft w:val="640"/>
          <w:marRight w:val="0"/>
          <w:marTop w:val="0"/>
          <w:marBottom w:val="0"/>
          <w:divBdr>
            <w:top w:val="none" w:sz="0" w:space="0" w:color="auto"/>
            <w:left w:val="none" w:sz="0" w:space="0" w:color="auto"/>
            <w:bottom w:val="none" w:sz="0" w:space="0" w:color="auto"/>
            <w:right w:val="none" w:sz="0" w:space="0" w:color="auto"/>
          </w:divBdr>
        </w:div>
        <w:div w:id="1910267829">
          <w:marLeft w:val="640"/>
          <w:marRight w:val="0"/>
          <w:marTop w:val="0"/>
          <w:marBottom w:val="0"/>
          <w:divBdr>
            <w:top w:val="none" w:sz="0" w:space="0" w:color="auto"/>
            <w:left w:val="none" w:sz="0" w:space="0" w:color="auto"/>
            <w:bottom w:val="none" w:sz="0" w:space="0" w:color="auto"/>
            <w:right w:val="none" w:sz="0" w:space="0" w:color="auto"/>
          </w:divBdr>
        </w:div>
        <w:div w:id="944651310">
          <w:marLeft w:val="640"/>
          <w:marRight w:val="0"/>
          <w:marTop w:val="0"/>
          <w:marBottom w:val="0"/>
          <w:divBdr>
            <w:top w:val="none" w:sz="0" w:space="0" w:color="auto"/>
            <w:left w:val="none" w:sz="0" w:space="0" w:color="auto"/>
            <w:bottom w:val="none" w:sz="0" w:space="0" w:color="auto"/>
            <w:right w:val="none" w:sz="0" w:space="0" w:color="auto"/>
          </w:divBdr>
        </w:div>
        <w:div w:id="1077243264">
          <w:marLeft w:val="640"/>
          <w:marRight w:val="0"/>
          <w:marTop w:val="0"/>
          <w:marBottom w:val="0"/>
          <w:divBdr>
            <w:top w:val="none" w:sz="0" w:space="0" w:color="auto"/>
            <w:left w:val="none" w:sz="0" w:space="0" w:color="auto"/>
            <w:bottom w:val="none" w:sz="0" w:space="0" w:color="auto"/>
            <w:right w:val="none" w:sz="0" w:space="0" w:color="auto"/>
          </w:divBdr>
        </w:div>
      </w:divsChild>
    </w:div>
    <w:div w:id="1889796645">
      <w:bodyDiv w:val="1"/>
      <w:marLeft w:val="0"/>
      <w:marRight w:val="0"/>
      <w:marTop w:val="0"/>
      <w:marBottom w:val="0"/>
      <w:divBdr>
        <w:top w:val="none" w:sz="0" w:space="0" w:color="auto"/>
        <w:left w:val="none" w:sz="0" w:space="0" w:color="auto"/>
        <w:bottom w:val="none" w:sz="0" w:space="0" w:color="auto"/>
        <w:right w:val="none" w:sz="0" w:space="0" w:color="auto"/>
      </w:divBdr>
      <w:divsChild>
        <w:div w:id="1885092227">
          <w:marLeft w:val="640"/>
          <w:marRight w:val="0"/>
          <w:marTop w:val="0"/>
          <w:marBottom w:val="0"/>
          <w:divBdr>
            <w:top w:val="none" w:sz="0" w:space="0" w:color="auto"/>
            <w:left w:val="none" w:sz="0" w:space="0" w:color="auto"/>
            <w:bottom w:val="none" w:sz="0" w:space="0" w:color="auto"/>
            <w:right w:val="none" w:sz="0" w:space="0" w:color="auto"/>
          </w:divBdr>
        </w:div>
        <w:div w:id="1866211075">
          <w:marLeft w:val="640"/>
          <w:marRight w:val="0"/>
          <w:marTop w:val="0"/>
          <w:marBottom w:val="0"/>
          <w:divBdr>
            <w:top w:val="none" w:sz="0" w:space="0" w:color="auto"/>
            <w:left w:val="none" w:sz="0" w:space="0" w:color="auto"/>
            <w:bottom w:val="none" w:sz="0" w:space="0" w:color="auto"/>
            <w:right w:val="none" w:sz="0" w:space="0" w:color="auto"/>
          </w:divBdr>
        </w:div>
        <w:div w:id="1055007868">
          <w:marLeft w:val="640"/>
          <w:marRight w:val="0"/>
          <w:marTop w:val="0"/>
          <w:marBottom w:val="0"/>
          <w:divBdr>
            <w:top w:val="none" w:sz="0" w:space="0" w:color="auto"/>
            <w:left w:val="none" w:sz="0" w:space="0" w:color="auto"/>
            <w:bottom w:val="none" w:sz="0" w:space="0" w:color="auto"/>
            <w:right w:val="none" w:sz="0" w:space="0" w:color="auto"/>
          </w:divBdr>
        </w:div>
        <w:div w:id="972174554">
          <w:marLeft w:val="640"/>
          <w:marRight w:val="0"/>
          <w:marTop w:val="0"/>
          <w:marBottom w:val="0"/>
          <w:divBdr>
            <w:top w:val="none" w:sz="0" w:space="0" w:color="auto"/>
            <w:left w:val="none" w:sz="0" w:space="0" w:color="auto"/>
            <w:bottom w:val="none" w:sz="0" w:space="0" w:color="auto"/>
            <w:right w:val="none" w:sz="0" w:space="0" w:color="auto"/>
          </w:divBdr>
        </w:div>
        <w:div w:id="866483946">
          <w:marLeft w:val="640"/>
          <w:marRight w:val="0"/>
          <w:marTop w:val="0"/>
          <w:marBottom w:val="0"/>
          <w:divBdr>
            <w:top w:val="none" w:sz="0" w:space="0" w:color="auto"/>
            <w:left w:val="none" w:sz="0" w:space="0" w:color="auto"/>
            <w:bottom w:val="none" w:sz="0" w:space="0" w:color="auto"/>
            <w:right w:val="none" w:sz="0" w:space="0" w:color="auto"/>
          </w:divBdr>
        </w:div>
        <w:div w:id="2104642658">
          <w:marLeft w:val="640"/>
          <w:marRight w:val="0"/>
          <w:marTop w:val="0"/>
          <w:marBottom w:val="0"/>
          <w:divBdr>
            <w:top w:val="none" w:sz="0" w:space="0" w:color="auto"/>
            <w:left w:val="none" w:sz="0" w:space="0" w:color="auto"/>
            <w:bottom w:val="none" w:sz="0" w:space="0" w:color="auto"/>
            <w:right w:val="none" w:sz="0" w:space="0" w:color="auto"/>
          </w:divBdr>
        </w:div>
        <w:div w:id="1590886640">
          <w:marLeft w:val="640"/>
          <w:marRight w:val="0"/>
          <w:marTop w:val="0"/>
          <w:marBottom w:val="0"/>
          <w:divBdr>
            <w:top w:val="none" w:sz="0" w:space="0" w:color="auto"/>
            <w:left w:val="none" w:sz="0" w:space="0" w:color="auto"/>
            <w:bottom w:val="none" w:sz="0" w:space="0" w:color="auto"/>
            <w:right w:val="none" w:sz="0" w:space="0" w:color="auto"/>
          </w:divBdr>
        </w:div>
        <w:div w:id="152991518">
          <w:marLeft w:val="640"/>
          <w:marRight w:val="0"/>
          <w:marTop w:val="0"/>
          <w:marBottom w:val="0"/>
          <w:divBdr>
            <w:top w:val="none" w:sz="0" w:space="0" w:color="auto"/>
            <w:left w:val="none" w:sz="0" w:space="0" w:color="auto"/>
            <w:bottom w:val="none" w:sz="0" w:space="0" w:color="auto"/>
            <w:right w:val="none" w:sz="0" w:space="0" w:color="auto"/>
          </w:divBdr>
        </w:div>
        <w:div w:id="1569657285">
          <w:marLeft w:val="640"/>
          <w:marRight w:val="0"/>
          <w:marTop w:val="0"/>
          <w:marBottom w:val="0"/>
          <w:divBdr>
            <w:top w:val="none" w:sz="0" w:space="0" w:color="auto"/>
            <w:left w:val="none" w:sz="0" w:space="0" w:color="auto"/>
            <w:bottom w:val="none" w:sz="0" w:space="0" w:color="auto"/>
            <w:right w:val="none" w:sz="0" w:space="0" w:color="auto"/>
          </w:divBdr>
        </w:div>
        <w:div w:id="795762098">
          <w:marLeft w:val="640"/>
          <w:marRight w:val="0"/>
          <w:marTop w:val="0"/>
          <w:marBottom w:val="0"/>
          <w:divBdr>
            <w:top w:val="none" w:sz="0" w:space="0" w:color="auto"/>
            <w:left w:val="none" w:sz="0" w:space="0" w:color="auto"/>
            <w:bottom w:val="none" w:sz="0" w:space="0" w:color="auto"/>
            <w:right w:val="none" w:sz="0" w:space="0" w:color="auto"/>
          </w:divBdr>
        </w:div>
        <w:div w:id="701516754">
          <w:marLeft w:val="640"/>
          <w:marRight w:val="0"/>
          <w:marTop w:val="0"/>
          <w:marBottom w:val="0"/>
          <w:divBdr>
            <w:top w:val="none" w:sz="0" w:space="0" w:color="auto"/>
            <w:left w:val="none" w:sz="0" w:space="0" w:color="auto"/>
            <w:bottom w:val="none" w:sz="0" w:space="0" w:color="auto"/>
            <w:right w:val="none" w:sz="0" w:space="0" w:color="auto"/>
          </w:divBdr>
        </w:div>
        <w:div w:id="1554462379">
          <w:marLeft w:val="640"/>
          <w:marRight w:val="0"/>
          <w:marTop w:val="0"/>
          <w:marBottom w:val="0"/>
          <w:divBdr>
            <w:top w:val="none" w:sz="0" w:space="0" w:color="auto"/>
            <w:left w:val="none" w:sz="0" w:space="0" w:color="auto"/>
            <w:bottom w:val="none" w:sz="0" w:space="0" w:color="auto"/>
            <w:right w:val="none" w:sz="0" w:space="0" w:color="auto"/>
          </w:divBdr>
        </w:div>
        <w:div w:id="1185753382">
          <w:marLeft w:val="640"/>
          <w:marRight w:val="0"/>
          <w:marTop w:val="0"/>
          <w:marBottom w:val="0"/>
          <w:divBdr>
            <w:top w:val="none" w:sz="0" w:space="0" w:color="auto"/>
            <w:left w:val="none" w:sz="0" w:space="0" w:color="auto"/>
            <w:bottom w:val="none" w:sz="0" w:space="0" w:color="auto"/>
            <w:right w:val="none" w:sz="0" w:space="0" w:color="auto"/>
          </w:divBdr>
        </w:div>
        <w:div w:id="849219581">
          <w:marLeft w:val="640"/>
          <w:marRight w:val="0"/>
          <w:marTop w:val="0"/>
          <w:marBottom w:val="0"/>
          <w:divBdr>
            <w:top w:val="none" w:sz="0" w:space="0" w:color="auto"/>
            <w:left w:val="none" w:sz="0" w:space="0" w:color="auto"/>
            <w:bottom w:val="none" w:sz="0" w:space="0" w:color="auto"/>
            <w:right w:val="none" w:sz="0" w:space="0" w:color="auto"/>
          </w:divBdr>
        </w:div>
        <w:div w:id="1748574547">
          <w:marLeft w:val="640"/>
          <w:marRight w:val="0"/>
          <w:marTop w:val="0"/>
          <w:marBottom w:val="0"/>
          <w:divBdr>
            <w:top w:val="none" w:sz="0" w:space="0" w:color="auto"/>
            <w:left w:val="none" w:sz="0" w:space="0" w:color="auto"/>
            <w:bottom w:val="none" w:sz="0" w:space="0" w:color="auto"/>
            <w:right w:val="none" w:sz="0" w:space="0" w:color="auto"/>
          </w:divBdr>
        </w:div>
        <w:div w:id="107358298">
          <w:marLeft w:val="640"/>
          <w:marRight w:val="0"/>
          <w:marTop w:val="0"/>
          <w:marBottom w:val="0"/>
          <w:divBdr>
            <w:top w:val="none" w:sz="0" w:space="0" w:color="auto"/>
            <w:left w:val="none" w:sz="0" w:space="0" w:color="auto"/>
            <w:bottom w:val="none" w:sz="0" w:space="0" w:color="auto"/>
            <w:right w:val="none" w:sz="0" w:space="0" w:color="auto"/>
          </w:divBdr>
        </w:div>
        <w:div w:id="144472867">
          <w:marLeft w:val="640"/>
          <w:marRight w:val="0"/>
          <w:marTop w:val="0"/>
          <w:marBottom w:val="0"/>
          <w:divBdr>
            <w:top w:val="none" w:sz="0" w:space="0" w:color="auto"/>
            <w:left w:val="none" w:sz="0" w:space="0" w:color="auto"/>
            <w:bottom w:val="none" w:sz="0" w:space="0" w:color="auto"/>
            <w:right w:val="none" w:sz="0" w:space="0" w:color="auto"/>
          </w:divBdr>
        </w:div>
        <w:div w:id="632714855">
          <w:marLeft w:val="640"/>
          <w:marRight w:val="0"/>
          <w:marTop w:val="0"/>
          <w:marBottom w:val="0"/>
          <w:divBdr>
            <w:top w:val="none" w:sz="0" w:space="0" w:color="auto"/>
            <w:left w:val="none" w:sz="0" w:space="0" w:color="auto"/>
            <w:bottom w:val="none" w:sz="0" w:space="0" w:color="auto"/>
            <w:right w:val="none" w:sz="0" w:space="0" w:color="auto"/>
          </w:divBdr>
        </w:div>
        <w:div w:id="1902138118">
          <w:marLeft w:val="640"/>
          <w:marRight w:val="0"/>
          <w:marTop w:val="0"/>
          <w:marBottom w:val="0"/>
          <w:divBdr>
            <w:top w:val="none" w:sz="0" w:space="0" w:color="auto"/>
            <w:left w:val="none" w:sz="0" w:space="0" w:color="auto"/>
            <w:bottom w:val="none" w:sz="0" w:space="0" w:color="auto"/>
            <w:right w:val="none" w:sz="0" w:space="0" w:color="auto"/>
          </w:divBdr>
        </w:div>
        <w:div w:id="498234090">
          <w:marLeft w:val="640"/>
          <w:marRight w:val="0"/>
          <w:marTop w:val="0"/>
          <w:marBottom w:val="0"/>
          <w:divBdr>
            <w:top w:val="none" w:sz="0" w:space="0" w:color="auto"/>
            <w:left w:val="none" w:sz="0" w:space="0" w:color="auto"/>
            <w:bottom w:val="none" w:sz="0" w:space="0" w:color="auto"/>
            <w:right w:val="none" w:sz="0" w:space="0" w:color="auto"/>
          </w:divBdr>
        </w:div>
        <w:div w:id="423846126">
          <w:marLeft w:val="640"/>
          <w:marRight w:val="0"/>
          <w:marTop w:val="0"/>
          <w:marBottom w:val="0"/>
          <w:divBdr>
            <w:top w:val="none" w:sz="0" w:space="0" w:color="auto"/>
            <w:left w:val="none" w:sz="0" w:space="0" w:color="auto"/>
            <w:bottom w:val="none" w:sz="0" w:space="0" w:color="auto"/>
            <w:right w:val="none" w:sz="0" w:space="0" w:color="auto"/>
          </w:divBdr>
        </w:div>
        <w:div w:id="830828392">
          <w:marLeft w:val="640"/>
          <w:marRight w:val="0"/>
          <w:marTop w:val="0"/>
          <w:marBottom w:val="0"/>
          <w:divBdr>
            <w:top w:val="none" w:sz="0" w:space="0" w:color="auto"/>
            <w:left w:val="none" w:sz="0" w:space="0" w:color="auto"/>
            <w:bottom w:val="none" w:sz="0" w:space="0" w:color="auto"/>
            <w:right w:val="none" w:sz="0" w:space="0" w:color="auto"/>
          </w:divBdr>
        </w:div>
        <w:div w:id="483667197">
          <w:marLeft w:val="640"/>
          <w:marRight w:val="0"/>
          <w:marTop w:val="0"/>
          <w:marBottom w:val="0"/>
          <w:divBdr>
            <w:top w:val="none" w:sz="0" w:space="0" w:color="auto"/>
            <w:left w:val="none" w:sz="0" w:space="0" w:color="auto"/>
            <w:bottom w:val="none" w:sz="0" w:space="0" w:color="auto"/>
            <w:right w:val="none" w:sz="0" w:space="0" w:color="auto"/>
          </w:divBdr>
        </w:div>
        <w:div w:id="89007403">
          <w:marLeft w:val="640"/>
          <w:marRight w:val="0"/>
          <w:marTop w:val="0"/>
          <w:marBottom w:val="0"/>
          <w:divBdr>
            <w:top w:val="none" w:sz="0" w:space="0" w:color="auto"/>
            <w:left w:val="none" w:sz="0" w:space="0" w:color="auto"/>
            <w:bottom w:val="none" w:sz="0" w:space="0" w:color="auto"/>
            <w:right w:val="none" w:sz="0" w:space="0" w:color="auto"/>
          </w:divBdr>
        </w:div>
        <w:div w:id="2131512846">
          <w:marLeft w:val="640"/>
          <w:marRight w:val="0"/>
          <w:marTop w:val="0"/>
          <w:marBottom w:val="0"/>
          <w:divBdr>
            <w:top w:val="none" w:sz="0" w:space="0" w:color="auto"/>
            <w:left w:val="none" w:sz="0" w:space="0" w:color="auto"/>
            <w:bottom w:val="none" w:sz="0" w:space="0" w:color="auto"/>
            <w:right w:val="none" w:sz="0" w:space="0" w:color="auto"/>
          </w:divBdr>
        </w:div>
        <w:div w:id="101924390">
          <w:marLeft w:val="640"/>
          <w:marRight w:val="0"/>
          <w:marTop w:val="0"/>
          <w:marBottom w:val="0"/>
          <w:divBdr>
            <w:top w:val="none" w:sz="0" w:space="0" w:color="auto"/>
            <w:left w:val="none" w:sz="0" w:space="0" w:color="auto"/>
            <w:bottom w:val="none" w:sz="0" w:space="0" w:color="auto"/>
            <w:right w:val="none" w:sz="0" w:space="0" w:color="auto"/>
          </w:divBdr>
        </w:div>
        <w:div w:id="1312515017">
          <w:marLeft w:val="640"/>
          <w:marRight w:val="0"/>
          <w:marTop w:val="0"/>
          <w:marBottom w:val="0"/>
          <w:divBdr>
            <w:top w:val="none" w:sz="0" w:space="0" w:color="auto"/>
            <w:left w:val="none" w:sz="0" w:space="0" w:color="auto"/>
            <w:bottom w:val="none" w:sz="0" w:space="0" w:color="auto"/>
            <w:right w:val="none" w:sz="0" w:space="0" w:color="auto"/>
          </w:divBdr>
        </w:div>
        <w:div w:id="960307176">
          <w:marLeft w:val="640"/>
          <w:marRight w:val="0"/>
          <w:marTop w:val="0"/>
          <w:marBottom w:val="0"/>
          <w:divBdr>
            <w:top w:val="none" w:sz="0" w:space="0" w:color="auto"/>
            <w:left w:val="none" w:sz="0" w:space="0" w:color="auto"/>
            <w:bottom w:val="none" w:sz="0" w:space="0" w:color="auto"/>
            <w:right w:val="none" w:sz="0" w:space="0" w:color="auto"/>
          </w:divBdr>
        </w:div>
        <w:div w:id="312611008">
          <w:marLeft w:val="640"/>
          <w:marRight w:val="0"/>
          <w:marTop w:val="0"/>
          <w:marBottom w:val="0"/>
          <w:divBdr>
            <w:top w:val="none" w:sz="0" w:space="0" w:color="auto"/>
            <w:left w:val="none" w:sz="0" w:space="0" w:color="auto"/>
            <w:bottom w:val="none" w:sz="0" w:space="0" w:color="auto"/>
            <w:right w:val="none" w:sz="0" w:space="0" w:color="auto"/>
          </w:divBdr>
        </w:div>
        <w:div w:id="484277053">
          <w:marLeft w:val="640"/>
          <w:marRight w:val="0"/>
          <w:marTop w:val="0"/>
          <w:marBottom w:val="0"/>
          <w:divBdr>
            <w:top w:val="none" w:sz="0" w:space="0" w:color="auto"/>
            <w:left w:val="none" w:sz="0" w:space="0" w:color="auto"/>
            <w:bottom w:val="none" w:sz="0" w:space="0" w:color="auto"/>
            <w:right w:val="none" w:sz="0" w:space="0" w:color="auto"/>
          </w:divBdr>
        </w:div>
        <w:div w:id="92484940">
          <w:marLeft w:val="640"/>
          <w:marRight w:val="0"/>
          <w:marTop w:val="0"/>
          <w:marBottom w:val="0"/>
          <w:divBdr>
            <w:top w:val="none" w:sz="0" w:space="0" w:color="auto"/>
            <w:left w:val="none" w:sz="0" w:space="0" w:color="auto"/>
            <w:bottom w:val="none" w:sz="0" w:space="0" w:color="auto"/>
            <w:right w:val="none" w:sz="0" w:space="0" w:color="auto"/>
          </w:divBdr>
        </w:div>
        <w:div w:id="757139523">
          <w:marLeft w:val="640"/>
          <w:marRight w:val="0"/>
          <w:marTop w:val="0"/>
          <w:marBottom w:val="0"/>
          <w:divBdr>
            <w:top w:val="none" w:sz="0" w:space="0" w:color="auto"/>
            <w:left w:val="none" w:sz="0" w:space="0" w:color="auto"/>
            <w:bottom w:val="none" w:sz="0" w:space="0" w:color="auto"/>
            <w:right w:val="none" w:sz="0" w:space="0" w:color="auto"/>
          </w:divBdr>
        </w:div>
        <w:div w:id="2095319033">
          <w:marLeft w:val="640"/>
          <w:marRight w:val="0"/>
          <w:marTop w:val="0"/>
          <w:marBottom w:val="0"/>
          <w:divBdr>
            <w:top w:val="none" w:sz="0" w:space="0" w:color="auto"/>
            <w:left w:val="none" w:sz="0" w:space="0" w:color="auto"/>
            <w:bottom w:val="none" w:sz="0" w:space="0" w:color="auto"/>
            <w:right w:val="none" w:sz="0" w:space="0" w:color="auto"/>
          </w:divBdr>
        </w:div>
        <w:div w:id="1929192994">
          <w:marLeft w:val="640"/>
          <w:marRight w:val="0"/>
          <w:marTop w:val="0"/>
          <w:marBottom w:val="0"/>
          <w:divBdr>
            <w:top w:val="none" w:sz="0" w:space="0" w:color="auto"/>
            <w:left w:val="none" w:sz="0" w:space="0" w:color="auto"/>
            <w:bottom w:val="none" w:sz="0" w:space="0" w:color="auto"/>
            <w:right w:val="none" w:sz="0" w:space="0" w:color="auto"/>
          </w:divBdr>
        </w:div>
        <w:div w:id="25100590">
          <w:marLeft w:val="640"/>
          <w:marRight w:val="0"/>
          <w:marTop w:val="0"/>
          <w:marBottom w:val="0"/>
          <w:divBdr>
            <w:top w:val="none" w:sz="0" w:space="0" w:color="auto"/>
            <w:left w:val="none" w:sz="0" w:space="0" w:color="auto"/>
            <w:bottom w:val="none" w:sz="0" w:space="0" w:color="auto"/>
            <w:right w:val="none" w:sz="0" w:space="0" w:color="auto"/>
          </w:divBdr>
        </w:div>
        <w:div w:id="1327395161">
          <w:marLeft w:val="640"/>
          <w:marRight w:val="0"/>
          <w:marTop w:val="0"/>
          <w:marBottom w:val="0"/>
          <w:divBdr>
            <w:top w:val="none" w:sz="0" w:space="0" w:color="auto"/>
            <w:left w:val="none" w:sz="0" w:space="0" w:color="auto"/>
            <w:bottom w:val="none" w:sz="0" w:space="0" w:color="auto"/>
            <w:right w:val="none" w:sz="0" w:space="0" w:color="auto"/>
          </w:divBdr>
        </w:div>
        <w:div w:id="83457569">
          <w:marLeft w:val="640"/>
          <w:marRight w:val="0"/>
          <w:marTop w:val="0"/>
          <w:marBottom w:val="0"/>
          <w:divBdr>
            <w:top w:val="none" w:sz="0" w:space="0" w:color="auto"/>
            <w:left w:val="none" w:sz="0" w:space="0" w:color="auto"/>
            <w:bottom w:val="none" w:sz="0" w:space="0" w:color="auto"/>
            <w:right w:val="none" w:sz="0" w:space="0" w:color="auto"/>
          </w:divBdr>
        </w:div>
        <w:div w:id="109126457">
          <w:marLeft w:val="640"/>
          <w:marRight w:val="0"/>
          <w:marTop w:val="0"/>
          <w:marBottom w:val="0"/>
          <w:divBdr>
            <w:top w:val="none" w:sz="0" w:space="0" w:color="auto"/>
            <w:left w:val="none" w:sz="0" w:space="0" w:color="auto"/>
            <w:bottom w:val="none" w:sz="0" w:space="0" w:color="auto"/>
            <w:right w:val="none" w:sz="0" w:space="0" w:color="auto"/>
          </w:divBdr>
        </w:div>
        <w:div w:id="1251505722">
          <w:marLeft w:val="640"/>
          <w:marRight w:val="0"/>
          <w:marTop w:val="0"/>
          <w:marBottom w:val="0"/>
          <w:divBdr>
            <w:top w:val="none" w:sz="0" w:space="0" w:color="auto"/>
            <w:left w:val="none" w:sz="0" w:space="0" w:color="auto"/>
            <w:bottom w:val="none" w:sz="0" w:space="0" w:color="auto"/>
            <w:right w:val="none" w:sz="0" w:space="0" w:color="auto"/>
          </w:divBdr>
        </w:div>
        <w:div w:id="943801038">
          <w:marLeft w:val="640"/>
          <w:marRight w:val="0"/>
          <w:marTop w:val="0"/>
          <w:marBottom w:val="0"/>
          <w:divBdr>
            <w:top w:val="none" w:sz="0" w:space="0" w:color="auto"/>
            <w:left w:val="none" w:sz="0" w:space="0" w:color="auto"/>
            <w:bottom w:val="none" w:sz="0" w:space="0" w:color="auto"/>
            <w:right w:val="none" w:sz="0" w:space="0" w:color="auto"/>
          </w:divBdr>
        </w:div>
        <w:div w:id="1957516383">
          <w:marLeft w:val="640"/>
          <w:marRight w:val="0"/>
          <w:marTop w:val="0"/>
          <w:marBottom w:val="0"/>
          <w:divBdr>
            <w:top w:val="none" w:sz="0" w:space="0" w:color="auto"/>
            <w:left w:val="none" w:sz="0" w:space="0" w:color="auto"/>
            <w:bottom w:val="none" w:sz="0" w:space="0" w:color="auto"/>
            <w:right w:val="none" w:sz="0" w:space="0" w:color="auto"/>
          </w:divBdr>
        </w:div>
        <w:div w:id="1385518380">
          <w:marLeft w:val="640"/>
          <w:marRight w:val="0"/>
          <w:marTop w:val="0"/>
          <w:marBottom w:val="0"/>
          <w:divBdr>
            <w:top w:val="none" w:sz="0" w:space="0" w:color="auto"/>
            <w:left w:val="none" w:sz="0" w:space="0" w:color="auto"/>
            <w:bottom w:val="none" w:sz="0" w:space="0" w:color="auto"/>
            <w:right w:val="none" w:sz="0" w:space="0" w:color="auto"/>
          </w:divBdr>
        </w:div>
        <w:div w:id="121656211">
          <w:marLeft w:val="640"/>
          <w:marRight w:val="0"/>
          <w:marTop w:val="0"/>
          <w:marBottom w:val="0"/>
          <w:divBdr>
            <w:top w:val="none" w:sz="0" w:space="0" w:color="auto"/>
            <w:left w:val="none" w:sz="0" w:space="0" w:color="auto"/>
            <w:bottom w:val="none" w:sz="0" w:space="0" w:color="auto"/>
            <w:right w:val="none" w:sz="0" w:space="0" w:color="auto"/>
          </w:divBdr>
        </w:div>
        <w:div w:id="1099372613">
          <w:marLeft w:val="640"/>
          <w:marRight w:val="0"/>
          <w:marTop w:val="0"/>
          <w:marBottom w:val="0"/>
          <w:divBdr>
            <w:top w:val="none" w:sz="0" w:space="0" w:color="auto"/>
            <w:left w:val="none" w:sz="0" w:space="0" w:color="auto"/>
            <w:bottom w:val="none" w:sz="0" w:space="0" w:color="auto"/>
            <w:right w:val="none" w:sz="0" w:space="0" w:color="auto"/>
          </w:divBdr>
        </w:div>
        <w:div w:id="535898022">
          <w:marLeft w:val="640"/>
          <w:marRight w:val="0"/>
          <w:marTop w:val="0"/>
          <w:marBottom w:val="0"/>
          <w:divBdr>
            <w:top w:val="none" w:sz="0" w:space="0" w:color="auto"/>
            <w:left w:val="none" w:sz="0" w:space="0" w:color="auto"/>
            <w:bottom w:val="none" w:sz="0" w:space="0" w:color="auto"/>
            <w:right w:val="none" w:sz="0" w:space="0" w:color="auto"/>
          </w:divBdr>
        </w:div>
        <w:div w:id="224532557">
          <w:marLeft w:val="640"/>
          <w:marRight w:val="0"/>
          <w:marTop w:val="0"/>
          <w:marBottom w:val="0"/>
          <w:divBdr>
            <w:top w:val="none" w:sz="0" w:space="0" w:color="auto"/>
            <w:left w:val="none" w:sz="0" w:space="0" w:color="auto"/>
            <w:bottom w:val="none" w:sz="0" w:space="0" w:color="auto"/>
            <w:right w:val="none" w:sz="0" w:space="0" w:color="auto"/>
          </w:divBdr>
        </w:div>
        <w:div w:id="1059941165">
          <w:marLeft w:val="640"/>
          <w:marRight w:val="0"/>
          <w:marTop w:val="0"/>
          <w:marBottom w:val="0"/>
          <w:divBdr>
            <w:top w:val="none" w:sz="0" w:space="0" w:color="auto"/>
            <w:left w:val="none" w:sz="0" w:space="0" w:color="auto"/>
            <w:bottom w:val="none" w:sz="0" w:space="0" w:color="auto"/>
            <w:right w:val="none" w:sz="0" w:space="0" w:color="auto"/>
          </w:divBdr>
        </w:div>
        <w:div w:id="842279850">
          <w:marLeft w:val="640"/>
          <w:marRight w:val="0"/>
          <w:marTop w:val="0"/>
          <w:marBottom w:val="0"/>
          <w:divBdr>
            <w:top w:val="none" w:sz="0" w:space="0" w:color="auto"/>
            <w:left w:val="none" w:sz="0" w:space="0" w:color="auto"/>
            <w:bottom w:val="none" w:sz="0" w:space="0" w:color="auto"/>
            <w:right w:val="none" w:sz="0" w:space="0" w:color="auto"/>
          </w:divBdr>
        </w:div>
        <w:div w:id="576021062">
          <w:marLeft w:val="640"/>
          <w:marRight w:val="0"/>
          <w:marTop w:val="0"/>
          <w:marBottom w:val="0"/>
          <w:divBdr>
            <w:top w:val="none" w:sz="0" w:space="0" w:color="auto"/>
            <w:left w:val="none" w:sz="0" w:space="0" w:color="auto"/>
            <w:bottom w:val="none" w:sz="0" w:space="0" w:color="auto"/>
            <w:right w:val="none" w:sz="0" w:space="0" w:color="auto"/>
          </w:divBdr>
        </w:div>
        <w:div w:id="1114519167">
          <w:marLeft w:val="640"/>
          <w:marRight w:val="0"/>
          <w:marTop w:val="0"/>
          <w:marBottom w:val="0"/>
          <w:divBdr>
            <w:top w:val="none" w:sz="0" w:space="0" w:color="auto"/>
            <w:left w:val="none" w:sz="0" w:space="0" w:color="auto"/>
            <w:bottom w:val="none" w:sz="0" w:space="0" w:color="auto"/>
            <w:right w:val="none" w:sz="0" w:space="0" w:color="auto"/>
          </w:divBdr>
        </w:div>
        <w:div w:id="1294752003">
          <w:marLeft w:val="640"/>
          <w:marRight w:val="0"/>
          <w:marTop w:val="0"/>
          <w:marBottom w:val="0"/>
          <w:divBdr>
            <w:top w:val="none" w:sz="0" w:space="0" w:color="auto"/>
            <w:left w:val="none" w:sz="0" w:space="0" w:color="auto"/>
            <w:bottom w:val="none" w:sz="0" w:space="0" w:color="auto"/>
            <w:right w:val="none" w:sz="0" w:space="0" w:color="auto"/>
          </w:divBdr>
        </w:div>
        <w:div w:id="2056201668">
          <w:marLeft w:val="640"/>
          <w:marRight w:val="0"/>
          <w:marTop w:val="0"/>
          <w:marBottom w:val="0"/>
          <w:divBdr>
            <w:top w:val="none" w:sz="0" w:space="0" w:color="auto"/>
            <w:left w:val="none" w:sz="0" w:space="0" w:color="auto"/>
            <w:bottom w:val="none" w:sz="0" w:space="0" w:color="auto"/>
            <w:right w:val="none" w:sz="0" w:space="0" w:color="auto"/>
          </w:divBdr>
        </w:div>
        <w:div w:id="1820073045">
          <w:marLeft w:val="640"/>
          <w:marRight w:val="0"/>
          <w:marTop w:val="0"/>
          <w:marBottom w:val="0"/>
          <w:divBdr>
            <w:top w:val="none" w:sz="0" w:space="0" w:color="auto"/>
            <w:left w:val="none" w:sz="0" w:space="0" w:color="auto"/>
            <w:bottom w:val="none" w:sz="0" w:space="0" w:color="auto"/>
            <w:right w:val="none" w:sz="0" w:space="0" w:color="auto"/>
          </w:divBdr>
        </w:div>
        <w:div w:id="1894344134">
          <w:marLeft w:val="640"/>
          <w:marRight w:val="0"/>
          <w:marTop w:val="0"/>
          <w:marBottom w:val="0"/>
          <w:divBdr>
            <w:top w:val="none" w:sz="0" w:space="0" w:color="auto"/>
            <w:left w:val="none" w:sz="0" w:space="0" w:color="auto"/>
            <w:bottom w:val="none" w:sz="0" w:space="0" w:color="auto"/>
            <w:right w:val="none" w:sz="0" w:space="0" w:color="auto"/>
          </w:divBdr>
        </w:div>
        <w:div w:id="1897665447">
          <w:marLeft w:val="640"/>
          <w:marRight w:val="0"/>
          <w:marTop w:val="0"/>
          <w:marBottom w:val="0"/>
          <w:divBdr>
            <w:top w:val="none" w:sz="0" w:space="0" w:color="auto"/>
            <w:left w:val="none" w:sz="0" w:space="0" w:color="auto"/>
            <w:bottom w:val="none" w:sz="0" w:space="0" w:color="auto"/>
            <w:right w:val="none" w:sz="0" w:space="0" w:color="auto"/>
          </w:divBdr>
        </w:div>
        <w:div w:id="181553881">
          <w:marLeft w:val="640"/>
          <w:marRight w:val="0"/>
          <w:marTop w:val="0"/>
          <w:marBottom w:val="0"/>
          <w:divBdr>
            <w:top w:val="none" w:sz="0" w:space="0" w:color="auto"/>
            <w:left w:val="none" w:sz="0" w:space="0" w:color="auto"/>
            <w:bottom w:val="none" w:sz="0" w:space="0" w:color="auto"/>
            <w:right w:val="none" w:sz="0" w:space="0" w:color="auto"/>
          </w:divBdr>
        </w:div>
        <w:div w:id="391775154">
          <w:marLeft w:val="640"/>
          <w:marRight w:val="0"/>
          <w:marTop w:val="0"/>
          <w:marBottom w:val="0"/>
          <w:divBdr>
            <w:top w:val="none" w:sz="0" w:space="0" w:color="auto"/>
            <w:left w:val="none" w:sz="0" w:space="0" w:color="auto"/>
            <w:bottom w:val="none" w:sz="0" w:space="0" w:color="auto"/>
            <w:right w:val="none" w:sz="0" w:space="0" w:color="auto"/>
          </w:divBdr>
        </w:div>
        <w:div w:id="964850751">
          <w:marLeft w:val="640"/>
          <w:marRight w:val="0"/>
          <w:marTop w:val="0"/>
          <w:marBottom w:val="0"/>
          <w:divBdr>
            <w:top w:val="none" w:sz="0" w:space="0" w:color="auto"/>
            <w:left w:val="none" w:sz="0" w:space="0" w:color="auto"/>
            <w:bottom w:val="none" w:sz="0" w:space="0" w:color="auto"/>
            <w:right w:val="none" w:sz="0" w:space="0" w:color="auto"/>
          </w:divBdr>
        </w:div>
        <w:div w:id="1367296335">
          <w:marLeft w:val="640"/>
          <w:marRight w:val="0"/>
          <w:marTop w:val="0"/>
          <w:marBottom w:val="0"/>
          <w:divBdr>
            <w:top w:val="none" w:sz="0" w:space="0" w:color="auto"/>
            <w:left w:val="none" w:sz="0" w:space="0" w:color="auto"/>
            <w:bottom w:val="none" w:sz="0" w:space="0" w:color="auto"/>
            <w:right w:val="none" w:sz="0" w:space="0" w:color="auto"/>
          </w:divBdr>
        </w:div>
        <w:div w:id="1842618562">
          <w:marLeft w:val="640"/>
          <w:marRight w:val="0"/>
          <w:marTop w:val="0"/>
          <w:marBottom w:val="0"/>
          <w:divBdr>
            <w:top w:val="none" w:sz="0" w:space="0" w:color="auto"/>
            <w:left w:val="none" w:sz="0" w:space="0" w:color="auto"/>
            <w:bottom w:val="none" w:sz="0" w:space="0" w:color="auto"/>
            <w:right w:val="none" w:sz="0" w:space="0" w:color="auto"/>
          </w:divBdr>
        </w:div>
        <w:div w:id="1220479080">
          <w:marLeft w:val="640"/>
          <w:marRight w:val="0"/>
          <w:marTop w:val="0"/>
          <w:marBottom w:val="0"/>
          <w:divBdr>
            <w:top w:val="none" w:sz="0" w:space="0" w:color="auto"/>
            <w:left w:val="none" w:sz="0" w:space="0" w:color="auto"/>
            <w:bottom w:val="none" w:sz="0" w:space="0" w:color="auto"/>
            <w:right w:val="none" w:sz="0" w:space="0" w:color="auto"/>
          </w:divBdr>
        </w:div>
        <w:div w:id="431322901">
          <w:marLeft w:val="640"/>
          <w:marRight w:val="0"/>
          <w:marTop w:val="0"/>
          <w:marBottom w:val="0"/>
          <w:divBdr>
            <w:top w:val="none" w:sz="0" w:space="0" w:color="auto"/>
            <w:left w:val="none" w:sz="0" w:space="0" w:color="auto"/>
            <w:bottom w:val="none" w:sz="0" w:space="0" w:color="auto"/>
            <w:right w:val="none" w:sz="0" w:space="0" w:color="auto"/>
          </w:divBdr>
        </w:div>
        <w:div w:id="231742946">
          <w:marLeft w:val="640"/>
          <w:marRight w:val="0"/>
          <w:marTop w:val="0"/>
          <w:marBottom w:val="0"/>
          <w:divBdr>
            <w:top w:val="none" w:sz="0" w:space="0" w:color="auto"/>
            <w:left w:val="none" w:sz="0" w:space="0" w:color="auto"/>
            <w:bottom w:val="none" w:sz="0" w:space="0" w:color="auto"/>
            <w:right w:val="none" w:sz="0" w:space="0" w:color="auto"/>
          </w:divBdr>
        </w:div>
        <w:div w:id="152576394">
          <w:marLeft w:val="640"/>
          <w:marRight w:val="0"/>
          <w:marTop w:val="0"/>
          <w:marBottom w:val="0"/>
          <w:divBdr>
            <w:top w:val="none" w:sz="0" w:space="0" w:color="auto"/>
            <w:left w:val="none" w:sz="0" w:space="0" w:color="auto"/>
            <w:bottom w:val="none" w:sz="0" w:space="0" w:color="auto"/>
            <w:right w:val="none" w:sz="0" w:space="0" w:color="auto"/>
          </w:divBdr>
        </w:div>
        <w:div w:id="1055158627">
          <w:marLeft w:val="640"/>
          <w:marRight w:val="0"/>
          <w:marTop w:val="0"/>
          <w:marBottom w:val="0"/>
          <w:divBdr>
            <w:top w:val="none" w:sz="0" w:space="0" w:color="auto"/>
            <w:left w:val="none" w:sz="0" w:space="0" w:color="auto"/>
            <w:bottom w:val="none" w:sz="0" w:space="0" w:color="auto"/>
            <w:right w:val="none" w:sz="0" w:space="0" w:color="auto"/>
          </w:divBdr>
        </w:div>
        <w:div w:id="117065637">
          <w:marLeft w:val="640"/>
          <w:marRight w:val="0"/>
          <w:marTop w:val="0"/>
          <w:marBottom w:val="0"/>
          <w:divBdr>
            <w:top w:val="none" w:sz="0" w:space="0" w:color="auto"/>
            <w:left w:val="none" w:sz="0" w:space="0" w:color="auto"/>
            <w:bottom w:val="none" w:sz="0" w:space="0" w:color="auto"/>
            <w:right w:val="none" w:sz="0" w:space="0" w:color="auto"/>
          </w:divBdr>
        </w:div>
        <w:div w:id="829828554">
          <w:marLeft w:val="640"/>
          <w:marRight w:val="0"/>
          <w:marTop w:val="0"/>
          <w:marBottom w:val="0"/>
          <w:divBdr>
            <w:top w:val="none" w:sz="0" w:space="0" w:color="auto"/>
            <w:left w:val="none" w:sz="0" w:space="0" w:color="auto"/>
            <w:bottom w:val="none" w:sz="0" w:space="0" w:color="auto"/>
            <w:right w:val="none" w:sz="0" w:space="0" w:color="auto"/>
          </w:divBdr>
        </w:div>
        <w:div w:id="1000739594">
          <w:marLeft w:val="640"/>
          <w:marRight w:val="0"/>
          <w:marTop w:val="0"/>
          <w:marBottom w:val="0"/>
          <w:divBdr>
            <w:top w:val="none" w:sz="0" w:space="0" w:color="auto"/>
            <w:left w:val="none" w:sz="0" w:space="0" w:color="auto"/>
            <w:bottom w:val="none" w:sz="0" w:space="0" w:color="auto"/>
            <w:right w:val="none" w:sz="0" w:space="0" w:color="auto"/>
          </w:divBdr>
        </w:div>
        <w:div w:id="39938904">
          <w:marLeft w:val="640"/>
          <w:marRight w:val="0"/>
          <w:marTop w:val="0"/>
          <w:marBottom w:val="0"/>
          <w:divBdr>
            <w:top w:val="none" w:sz="0" w:space="0" w:color="auto"/>
            <w:left w:val="none" w:sz="0" w:space="0" w:color="auto"/>
            <w:bottom w:val="none" w:sz="0" w:space="0" w:color="auto"/>
            <w:right w:val="none" w:sz="0" w:space="0" w:color="auto"/>
          </w:divBdr>
        </w:div>
        <w:div w:id="977346223">
          <w:marLeft w:val="640"/>
          <w:marRight w:val="0"/>
          <w:marTop w:val="0"/>
          <w:marBottom w:val="0"/>
          <w:divBdr>
            <w:top w:val="none" w:sz="0" w:space="0" w:color="auto"/>
            <w:left w:val="none" w:sz="0" w:space="0" w:color="auto"/>
            <w:bottom w:val="none" w:sz="0" w:space="0" w:color="auto"/>
            <w:right w:val="none" w:sz="0" w:space="0" w:color="auto"/>
          </w:divBdr>
        </w:div>
        <w:div w:id="662507670">
          <w:marLeft w:val="640"/>
          <w:marRight w:val="0"/>
          <w:marTop w:val="0"/>
          <w:marBottom w:val="0"/>
          <w:divBdr>
            <w:top w:val="none" w:sz="0" w:space="0" w:color="auto"/>
            <w:left w:val="none" w:sz="0" w:space="0" w:color="auto"/>
            <w:bottom w:val="none" w:sz="0" w:space="0" w:color="auto"/>
            <w:right w:val="none" w:sz="0" w:space="0" w:color="auto"/>
          </w:divBdr>
        </w:div>
        <w:div w:id="1194222760">
          <w:marLeft w:val="640"/>
          <w:marRight w:val="0"/>
          <w:marTop w:val="0"/>
          <w:marBottom w:val="0"/>
          <w:divBdr>
            <w:top w:val="none" w:sz="0" w:space="0" w:color="auto"/>
            <w:left w:val="none" w:sz="0" w:space="0" w:color="auto"/>
            <w:bottom w:val="none" w:sz="0" w:space="0" w:color="auto"/>
            <w:right w:val="none" w:sz="0" w:space="0" w:color="auto"/>
          </w:divBdr>
        </w:div>
        <w:div w:id="461116140">
          <w:marLeft w:val="640"/>
          <w:marRight w:val="0"/>
          <w:marTop w:val="0"/>
          <w:marBottom w:val="0"/>
          <w:divBdr>
            <w:top w:val="none" w:sz="0" w:space="0" w:color="auto"/>
            <w:left w:val="none" w:sz="0" w:space="0" w:color="auto"/>
            <w:bottom w:val="none" w:sz="0" w:space="0" w:color="auto"/>
            <w:right w:val="none" w:sz="0" w:space="0" w:color="auto"/>
          </w:divBdr>
        </w:div>
        <w:div w:id="2144734205">
          <w:marLeft w:val="640"/>
          <w:marRight w:val="0"/>
          <w:marTop w:val="0"/>
          <w:marBottom w:val="0"/>
          <w:divBdr>
            <w:top w:val="none" w:sz="0" w:space="0" w:color="auto"/>
            <w:left w:val="none" w:sz="0" w:space="0" w:color="auto"/>
            <w:bottom w:val="none" w:sz="0" w:space="0" w:color="auto"/>
            <w:right w:val="none" w:sz="0" w:space="0" w:color="auto"/>
          </w:divBdr>
        </w:div>
        <w:div w:id="6056873">
          <w:marLeft w:val="640"/>
          <w:marRight w:val="0"/>
          <w:marTop w:val="0"/>
          <w:marBottom w:val="0"/>
          <w:divBdr>
            <w:top w:val="none" w:sz="0" w:space="0" w:color="auto"/>
            <w:left w:val="none" w:sz="0" w:space="0" w:color="auto"/>
            <w:bottom w:val="none" w:sz="0" w:space="0" w:color="auto"/>
            <w:right w:val="none" w:sz="0" w:space="0" w:color="auto"/>
          </w:divBdr>
        </w:div>
        <w:div w:id="1400405088">
          <w:marLeft w:val="640"/>
          <w:marRight w:val="0"/>
          <w:marTop w:val="0"/>
          <w:marBottom w:val="0"/>
          <w:divBdr>
            <w:top w:val="none" w:sz="0" w:space="0" w:color="auto"/>
            <w:left w:val="none" w:sz="0" w:space="0" w:color="auto"/>
            <w:bottom w:val="none" w:sz="0" w:space="0" w:color="auto"/>
            <w:right w:val="none" w:sz="0" w:space="0" w:color="auto"/>
          </w:divBdr>
        </w:div>
        <w:div w:id="560556338">
          <w:marLeft w:val="640"/>
          <w:marRight w:val="0"/>
          <w:marTop w:val="0"/>
          <w:marBottom w:val="0"/>
          <w:divBdr>
            <w:top w:val="none" w:sz="0" w:space="0" w:color="auto"/>
            <w:left w:val="none" w:sz="0" w:space="0" w:color="auto"/>
            <w:bottom w:val="none" w:sz="0" w:space="0" w:color="auto"/>
            <w:right w:val="none" w:sz="0" w:space="0" w:color="auto"/>
          </w:divBdr>
        </w:div>
        <w:div w:id="1274904351">
          <w:marLeft w:val="640"/>
          <w:marRight w:val="0"/>
          <w:marTop w:val="0"/>
          <w:marBottom w:val="0"/>
          <w:divBdr>
            <w:top w:val="none" w:sz="0" w:space="0" w:color="auto"/>
            <w:left w:val="none" w:sz="0" w:space="0" w:color="auto"/>
            <w:bottom w:val="none" w:sz="0" w:space="0" w:color="auto"/>
            <w:right w:val="none" w:sz="0" w:space="0" w:color="auto"/>
          </w:divBdr>
        </w:div>
        <w:div w:id="1805614923">
          <w:marLeft w:val="640"/>
          <w:marRight w:val="0"/>
          <w:marTop w:val="0"/>
          <w:marBottom w:val="0"/>
          <w:divBdr>
            <w:top w:val="none" w:sz="0" w:space="0" w:color="auto"/>
            <w:left w:val="none" w:sz="0" w:space="0" w:color="auto"/>
            <w:bottom w:val="none" w:sz="0" w:space="0" w:color="auto"/>
            <w:right w:val="none" w:sz="0" w:space="0" w:color="auto"/>
          </w:divBdr>
        </w:div>
        <w:div w:id="2113354252">
          <w:marLeft w:val="640"/>
          <w:marRight w:val="0"/>
          <w:marTop w:val="0"/>
          <w:marBottom w:val="0"/>
          <w:divBdr>
            <w:top w:val="none" w:sz="0" w:space="0" w:color="auto"/>
            <w:left w:val="none" w:sz="0" w:space="0" w:color="auto"/>
            <w:bottom w:val="none" w:sz="0" w:space="0" w:color="auto"/>
            <w:right w:val="none" w:sz="0" w:space="0" w:color="auto"/>
          </w:divBdr>
        </w:div>
        <w:div w:id="2034842248">
          <w:marLeft w:val="640"/>
          <w:marRight w:val="0"/>
          <w:marTop w:val="0"/>
          <w:marBottom w:val="0"/>
          <w:divBdr>
            <w:top w:val="none" w:sz="0" w:space="0" w:color="auto"/>
            <w:left w:val="none" w:sz="0" w:space="0" w:color="auto"/>
            <w:bottom w:val="none" w:sz="0" w:space="0" w:color="auto"/>
            <w:right w:val="none" w:sz="0" w:space="0" w:color="auto"/>
          </w:divBdr>
        </w:div>
        <w:div w:id="73287352">
          <w:marLeft w:val="640"/>
          <w:marRight w:val="0"/>
          <w:marTop w:val="0"/>
          <w:marBottom w:val="0"/>
          <w:divBdr>
            <w:top w:val="none" w:sz="0" w:space="0" w:color="auto"/>
            <w:left w:val="none" w:sz="0" w:space="0" w:color="auto"/>
            <w:bottom w:val="none" w:sz="0" w:space="0" w:color="auto"/>
            <w:right w:val="none" w:sz="0" w:space="0" w:color="auto"/>
          </w:divBdr>
        </w:div>
        <w:div w:id="693653830">
          <w:marLeft w:val="640"/>
          <w:marRight w:val="0"/>
          <w:marTop w:val="0"/>
          <w:marBottom w:val="0"/>
          <w:divBdr>
            <w:top w:val="none" w:sz="0" w:space="0" w:color="auto"/>
            <w:left w:val="none" w:sz="0" w:space="0" w:color="auto"/>
            <w:bottom w:val="none" w:sz="0" w:space="0" w:color="auto"/>
            <w:right w:val="none" w:sz="0" w:space="0" w:color="auto"/>
          </w:divBdr>
        </w:div>
        <w:div w:id="262416056">
          <w:marLeft w:val="640"/>
          <w:marRight w:val="0"/>
          <w:marTop w:val="0"/>
          <w:marBottom w:val="0"/>
          <w:divBdr>
            <w:top w:val="none" w:sz="0" w:space="0" w:color="auto"/>
            <w:left w:val="none" w:sz="0" w:space="0" w:color="auto"/>
            <w:bottom w:val="none" w:sz="0" w:space="0" w:color="auto"/>
            <w:right w:val="none" w:sz="0" w:space="0" w:color="auto"/>
          </w:divBdr>
        </w:div>
        <w:div w:id="1801878772">
          <w:marLeft w:val="640"/>
          <w:marRight w:val="0"/>
          <w:marTop w:val="0"/>
          <w:marBottom w:val="0"/>
          <w:divBdr>
            <w:top w:val="none" w:sz="0" w:space="0" w:color="auto"/>
            <w:left w:val="none" w:sz="0" w:space="0" w:color="auto"/>
            <w:bottom w:val="none" w:sz="0" w:space="0" w:color="auto"/>
            <w:right w:val="none" w:sz="0" w:space="0" w:color="auto"/>
          </w:divBdr>
        </w:div>
        <w:div w:id="1023437263">
          <w:marLeft w:val="640"/>
          <w:marRight w:val="0"/>
          <w:marTop w:val="0"/>
          <w:marBottom w:val="0"/>
          <w:divBdr>
            <w:top w:val="none" w:sz="0" w:space="0" w:color="auto"/>
            <w:left w:val="none" w:sz="0" w:space="0" w:color="auto"/>
            <w:bottom w:val="none" w:sz="0" w:space="0" w:color="auto"/>
            <w:right w:val="none" w:sz="0" w:space="0" w:color="auto"/>
          </w:divBdr>
        </w:div>
        <w:div w:id="1346324467">
          <w:marLeft w:val="640"/>
          <w:marRight w:val="0"/>
          <w:marTop w:val="0"/>
          <w:marBottom w:val="0"/>
          <w:divBdr>
            <w:top w:val="none" w:sz="0" w:space="0" w:color="auto"/>
            <w:left w:val="none" w:sz="0" w:space="0" w:color="auto"/>
            <w:bottom w:val="none" w:sz="0" w:space="0" w:color="auto"/>
            <w:right w:val="none" w:sz="0" w:space="0" w:color="auto"/>
          </w:divBdr>
        </w:div>
        <w:div w:id="1399742935">
          <w:marLeft w:val="640"/>
          <w:marRight w:val="0"/>
          <w:marTop w:val="0"/>
          <w:marBottom w:val="0"/>
          <w:divBdr>
            <w:top w:val="none" w:sz="0" w:space="0" w:color="auto"/>
            <w:left w:val="none" w:sz="0" w:space="0" w:color="auto"/>
            <w:bottom w:val="none" w:sz="0" w:space="0" w:color="auto"/>
            <w:right w:val="none" w:sz="0" w:space="0" w:color="auto"/>
          </w:divBdr>
        </w:div>
        <w:div w:id="551354606">
          <w:marLeft w:val="640"/>
          <w:marRight w:val="0"/>
          <w:marTop w:val="0"/>
          <w:marBottom w:val="0"/>
          <w:divBdr>
            <w:top w:val="none" w:sz="0" w:space="0" w:color="auto"/>
            <w:left w:val="none" w:sz="0" w:space="0" w:color="auto"/>
            <w:bottom w:val="none" w:sz="0" w:space="0" w:color="auto"/>
            <w:right w:val="none" w:sz="0" w:space="0" w:color="auto"/>
          </w:divBdr>
        </w:div>
        <w:div w:id="763723591">
          <w:marLeft w:val="640"/>
          <w:marRight w:val="0"/>
          <w:marTop w:val="0"/>
          <w:marBottom w:val="0"/>
          <w:divBdr>
            <w:top w:val="none" w:sz="0" w:space="0" w:color="auto"/>
            <w:left w:val="none" w:sz="0" w:space="0" w:color="auto"/>
            <w:bottom w:val="none" w:sz="0" w:space="0" w:color="auto"/>
            <w:right w:val="none" w:sz="0" w:space="0" w:color="auto"/>
          </w:divBdr>
        </w:div>
        <w:div w:id="2124380357">
          <w:marLeft w:val="640"/>
          <w:marRight w:val="0"/>
          <w:marTop w:val="0"/>
          <w:marBottom w:val="0"/>
          <w:divBdr>
            <w:top w:val="none" w:sz="0" w:space="0" w:color="auto"/>
            <w:left w:val="none" w:sz="0" w:space="0" w:color="auto"/>
            <w:bottom w:val="none" w:sz="0" w:space="0" w:color="auto"/>
            <w:right w:val="none" w:sz="0" w:space="0" w:color="auto"/>
          </w:divBdr>
        </w:div>
        <w:div w:id="1326667124">
          <w:marLeft w:val="640"/>
          <w:marRight w:val="0"/>
          <w:marTop w:val="0"/>
          <w:marBottom w:val="0"/>
          <w:divBdr>
            <w:top w:val="none" w:sz="0" w:space="0" w:color="auto"/>
            <w:left w:val="none" w:sz="0" w:space="0" w:color="auto"/>
            <w:bottom w:val="none" w:sz="0" w:space="0" w:color="auto"/>
            <w:right w:val="none" w:sz="0" w:space="0" w:color="auto"/>
          </w:divBdr>
        </w:div>
        <w:div w:id="1595701604">
          <w:marLeft w:val="640"/>
          <w:marRight w:val="0"/>
          <w:marTop w:val="0"/>
          <w:marBottom w:val="0"/>
          <w:divBdr>
            <w:top w:val="none" w:sz="0" w:space="0" w:color="auto"/>
            <w:left w:val="none" w:sz="0" w:space="0" w:color="auto"/>
            <w:bottom w:val="none" w:sz="0" w:space="0" w:color="auto"/>
            <w:right w:val="none" w:sz="0" w:space="0" w:color="auto"/>
          </w:divBdr>
        </w:div>
        <w:div w:id="546648885">
          <w:marLeft w:val="640"/>
          <w:marRight w:val="0"/>
          <w:marTop w:val="0"/>
          <w:marBottom w:val="0"/>
          <w:divBdr>
            <w:top w:val="none" w:sz="0" w:space="0" w:color="auto"/>
            <w:left w:val="none" w:sz="0" w:space="0" w:color="auto"/>
            <w:bottom w:val="none" w:sz="0" w:space="0" w:color="auto"/>
            <w:right w:val="none" w:sz="0" w:space="0" w:color="auto"/>
          </w:divBdr>
        </w:div>
        <w:div w:id="497497585">
          <w:marLeft w:val="640"/>
          <w:marRight w:val="0"/>
          <w:marTop w:val="0"/>
          <w:marBottom w:val="0"/>
          <w:divBdr>
            <w:top w:val="none" w:sz="0" w:space="0" w:color="auto"/>
            <w:left w:val="none" w:sz="0" w:space="0" w:color="auto"/>
            <w:bottom w:val="none" w:sz="0" w:space="0" w:color="auto"/>
            <w:right w:val="none" w:sz="0" w:space="0" w:color="auto"/>
          </w:divBdr>
        </w:div>
        <w:div w:id="1764258085">
          <w:marLeft w:val="640"/>
          <w:marRight w:val="0"/>
          <w:marTop w:val="0"/>
          <w:marBottom w:val="0"/>
          <w:divBdr>
            <w:top w:val="none" w:sz="0" w:space="0" w:color="auto"/>
            <w:left w:val="none" w:sz="0" w:space="0" w:color="auto"/>
            <w:bottom w:val="none" w:sz="0" w:space="0" w:color="auto"/>
            <w:right w:val="none" w:sz="0" w:space="0" w:color="auto"/>
          </w:divBdr>
        </w:div>
        <w:div w:id="962535996">
          <w:marLeft w:val="640"/>
          <w:marRight w:val="0"/>
          <w:marTop w:val="0"/>
          <w:marBottom w:val="0"/>
          <w:divBdr>
            <w:top w:val="none" w:sz="0" w:space="0" w:color="auto"/>
            <w:left w:val="none" w:sz="0" w:space="0" w:color="auto"/>
            <w:bottom w:val="none" w:sz="0" w:space="0" w:color="auto"/>
            <w:right w:val="none" w:sz="0" w:space="0" w:color="auto"/>
          </w:divBdr>
        </w:div>
        <w:div w:id="2017150435">
          <w:marLeft w:val="640"/>
          <w:marRight w:val="0"/>
          <w:marTop w:val="0"/>
          <w:marBottom w:val="0"/>
          <w:divBdr>
            <w:top w:val="none" w:sz="0" w:space="0" w:color="auto"/>
            <w:left w:val="none" w:sz="0" w:space="0" w:color="auto"/>
            <w:bottom w:val="none" w:sz="0" w:space="0" w:color="auto"/>
            <w:right w:val="none" w:sz="0" w:space="0" w:color="auto"/>
          </w:divBdr>
        </w:div>
        <w:div w:id="906455113">
          <w:marLeft w:val="640"/>
          <w:marRight w:val="0"/>
          <w:marTop w:val="0"/>
          <w:marBottom w:val="0"/>
          <w:divBdr>
            <w:top w:val="none" w:sz="0" w:space="0" w:color="auto"/>
            <w:left w:val="none" w:sz="0" w:space="0" w:color="auto"/>
            <w:bottom w:val="none" w:sz="0" w:space="0" w:color="auto"/>
            <w:right w:val="none" w:sz="0" w:space="0" w:color="auto"/>
          </w:divBdr>
        </w:div>
        <w:div w:id="1352296330">
          <w:marLeft w:val="640"/>
          <w:marRight w:val="0"/>
          <w:marTop w:val="0"/>
          <w:marBottom w:val="0"/>
          <w:divBdr>
            <w:top w:val="none" w:sz="0" w:space="0" w:color="auto"/>
            <w:left w:val="none" w:sz="0" w:space="0" w:color="auto"/>
            <w:bottom w:val="none" w:sz="0" w:space="0" w:color="auto"/>
            <w:right w:val="none" w:sz="0" w:space="0" w:color="auto"/>
          </w:divBdr>
        </w:div>
        <w:div w:id="1226335867">
          <w:marLeft w:val="640"/>
          <w:marRight w:val="0"/>
          <w:marTop w:val="0"/>
          <w:marBottom w:val="0"/>
          <w:divBdr>
            <w:top w:val="none" w:sz="0" w:space="0" w:color="auto"/>
            <w:left w:val="none" w:sz="0" w:space="0" w:color="auto"/>
            <w:bottom w:val="none" w:sz="0" w:space="0" w:color="auto"/>
            <w:right w:val="none" w:sz="0" w:space="0" w:color="auto"/>
          </w:divBdr>
        </w:div>
        <w:div w:id="432550953">
          <w:marLeft w:val="640"/>
          <w:marRight w:val="0"/>
          <w:marTop w:val="0"/>
          <w:marBottom w:val="0"/>
          <w:divBdr>
            <w:top w:val="none" w:sz="0" w:space="0" w:color="auto"/>
            <w:left w:val="none" w:sz="0" w:space="0" w:color="auto"/>
            <w:bottom w:val="none" w:sz="0" w:space="0" w:color="auto"/>
            <w:right w:val="none" w:sz="0" w:space="0" w:color="auto"/>
          </w:divBdr>
        </w:div>
        <w:div w:id="716318979">
          <w:marLeft w:val="640"/>
          <w:marRight w:val="0"/>
          <w:marTop w:val="0"/>
          <w:marBottom w:val="0"/>
          <w:divBdr>
            <w:top w:val="none" w:sz="0" w:space="0" w:color="auto"/>
            <w:left w:val="none" w:sz="0" w:space="0" w:color="auto"/>
            <w:bottom w:val="none" w:sz="0" w:space="0" w:color="auto"/>
            <w:right w:val="none" w:sz="0" w:space="0" w:color="auto"/>
          </w:divBdr>
        </w:div>
      </w:divsChild>
    </w:div>
    <w:div w:id="1893810090">
      <w:bodyDiv w:val="1"/>
      <w:marLeft w:val="0"/>
      <w:marRight w:val="0"/>
      <w:marTop w:val="0"/>
      <w:marBottom w:val="0"/>
      <w:divBdr>
        <w:top w:val="none" w:sz="0" w:space="0" w:color="auto"/>
        <w:left w:val="none" w:sz="0" w:space="0" w:color="auto"/>
        <w:bottom w:val="none" w:sz="0" w:space="0" w:color="auto"/>
        <w:right w:val="none" w:sz="0" w:space="0" w:color="auto"/>
      </w:divBdr>
      <w:divsChild>
        <w:div w:id="431823254">
          <w:marLeft w:val="640"/>
          <w:marRight w:val="0"/>
          <w:marTop w:val="0"/>
          <w:marBottom w:val="0"/>
          <w:divBdr>
            <w:top w:val="none" w:sz="0" w:space="0" w:color="auto"/>
            <w:left w:val="none" w:sz="0" w:space="0" w:color="auto"/>
            <w:bottom w:val="none" w:sz="0" w:space="0" w:color="auto"/>
            <w:right w:val="none" w:sz="0" w:space="0" w:color="auto"/>
          </w:divBdr>
        </w:div>
        <w:div w:id="730274823">
          <w:marLeft w:val="640"/>
          <w:marRight w:val="0"/>
          <w:marTop w:val="0"/>
          <w:marBottom w:val="0"/>
          <w:divBdr>
            <w:top w:val="none" w:sz="0" w:space="0" w:color="auto"/>
            <w:left w:val="none" w:sz="0" w:space="0" w:color="auto"/>
            <w:bottom w:val="none" w:sz="0" w:space="0" w:color="auto"/>
            <w:right w:val="none" w:sz="0" w:space="0" w:color="auto"/>
          </w:divBdr>
        </w:div>
        <w:div w:id="1344747730">
          <w:marLeft w:val="640"/>
          <w:marRight w:val="0"/>
          <w:marTop w:val="0"/>
          <w:marBottom w:val="0"/>
          <w:divBdr>
            <w:top w:val="none" w:sz="0" w:space="0" w:color="auto"/>
            <w:left w:val="none" w:sz="0" w:space="0" w:color="auto"/>
            <w:bottom w:val="none" w:sz="0" w:space="0" w:color="auto"/>
            <w:right w:val="none" w:sz="0" w:space="0" w:color="auto"/>
          </w:divBdr>
        </w:div>
        <w:div w:id="1513228944">
          <w:marLeft w:val="640"/>
          <w:marRight w:val="0"/>
          <w:marTop w:val="0"/>
          <w:marBottom w:val="0"/>
          <w:divBdr>
            <w:top w:val="none" w:sz="0" w:space="0" w:color="auto"/>
            <w:left w:val="none" w:sz="0" w:space="0" w:color="auto"/>
            <w:bottom w:val="none" w:sz="0" w:space="0" w:color="auto"/>
            <w:right w:val="none" w:sz="0" w:space="0" w:color="auto"/>
          </w:divBdr>
        </w:div>
        <w:div w:id="1143811733">
          <w:marLeft w:val="640"/>
          <w:marRight w:val="0"/>
          <w:marTop w:val="0"/>
          <w:marBottom w:val="0"/>
          <w:divBdr>
            <w:top w:val="none" w:sz="0" w:space="0" w:color="auto"/>
            <w:left w:val="none" w:sz="0" w:space="0" w:color="auto"/>
            <w:bottom w:val="none" w:sz="0" w:space="0" w:color="auto"/>
            <w:right w:val="none" w:sz="0" w:space="0" w:color="auto"/>
          </w:divBdr>
        </w:div>
        <w:div w:id="836187831">
          <w:marLeft w:val="640"/>
          <w:marRight w:val="0"/>
          <w:marTop w:val="0"/>
          <w:marBottom w:val="0"/>
          <w:divBdr>
            <w:top w:val="none" w:sz="0" w:space="0" w:color="auto"/>
            <w:left w:val="none" w:sz="0" w:space="0" w:color="auto"/>
            <w:bottom w:val="none" w:sz="0" w:space="0" w:color="auto"/>
            <w:right w:val="none" w:sz="0" w:space="0" w:color="auto"/>
          </w:divBdr>
        </w:div>
        <w:div w:id="402601287">
          <w:marLeft w:val="640"/>
          <w:marRight w:val="0"/>
          <w:marTop w:val="0"/>
          <w:marBottom w:val="0"/>
          <w:divBdr>
            <w:top w:val="none" w:sz="0" w:space="0" w:color="auto"/>
            <w:left w:val="none" w:sz="0" w:space="0" w:color="auto"/>
            <w:bottom w:val="none" w:sz="0" w:space="0" w:color="auto"/>
            <w:right w:val="none" w:sz="0" w:space="0" w:color="auto"/>
          </w:divBdr>
        </w:div>
        <w:div w:id="1855339886">
          <w:marLeft w:val="640"/>
          <w:marRight w:val="0"/>
          <w:marTop w:val="0"/>
          <w:marBottom w:val="0"/>
          <w:divBdr>
            <w:top w:val="none" w:sz="0" w:space="0" w:color="auto"/>
            <w:left w:val="none" w:sz="0" w:space="0" w:color="auto"/>
            <w:bottom w:val="none" w:sz="0" w:space="0" w:color="auto"/>
            <w:right w:val="none" w:sz="0" w:space="0" w:color="auto"/>
          </w:divBdr>
        </w:div>
        <w:div w:id="1277063111">
          <w:marLeft w:val="640"/>
          <w:marRight w:val="0"/>
          <w:marTop w:val="0"/>
          <w:marBottom w:val="0"/>
          <w:divBdr>
            <w:top w:val="none" w:sz="0" w:space="0" w:color="auto"/>
            <w:left w:val="none" w:sz="0" w:space="0" w:color="auto"/>
            <w:bottom w:val="none" w:sz="0" w:space="0" w:color="auto"/>
            <w:right w:val="none" w:sz="0" w:space="0" w:color="auto"/>
          </w:divBdr>
        </w:div>
        <w:div w:id="1177041676">
          <w:marLeft w:val="640"/>
          <w:marRight w:val="0"/>
          <w:marTop w:val="0"/>
          <w:marBottom w:val="0"/>
          <w:divBdr>
            <w:top w:val="none" w:sz="0" w:space="0" w:color="auto"/>
            <w:left w:val="none" w:sz="0" w:space="0" w:color="auto"/>
            <w:bottom w:val="none" w:sz="0" w:space="0" w:color="auto"/>
            <w:right w:val="none" w:sz="0" w:space="0" w:color="auto"/>
          </w:divBdr>
        </w:div>
        <w:div w:id="1299533197">
          <w:marLeft w:val="640"/>
          <w:marRight w:val="0"/>
          <w:marTop w:val="0"/>
          <w:marBottom w:val="0"/>
          <w:divBdr>
            <w:top w:val="none" w:sz="0" w:space="0" w:color="auto"/>
            <w:left w:val="none" w:sz="0" w:space="0" w:color="auto"/>
            <w:bottom w:val="none" w:sz="0" w:space="0" w:color="auto"/>
            <w:right w:val="none" w:sz="0" w:space="0" w:color="auto"/>
          </w:divBdr>
        </w:div>
        <w:div w:id="1064139234">
          <w:marLeft w:val="640"/>
          <w:marRight w:val="0"/>
          <w:marTop w:val="0"/>
          <w:marBottom w:val="0"/>
          <w:divBdr>
            <w:top w:val="none" w:sz="0" w:space="0" w:color="auto"/>
            <w:left w:val="none" w:sz="0" w:space="0" w:color="auto"/>
            <w:bottom w:val="none" w:sz="0" w:space="0" w:color="auto"/>
            <w:right w:val="none" w:sz="0" w:space="0" w:color="auto"/>
          </w:divBdr>
        </w:div>
        <w:div w:id="122618880">
          <w:marLeft w:val="640"/>
          <w:marRight w:val="0"/>
          <w:marTop w:val="0"/>
          <w:marBottom w:val="0"/>
          <w:divBdr>
            <w:top w:val="none" w:sz="0" w:space="0" w:color="auto"/>
            <w:left w:val="none" w:sz="0" w:space="0" w:color="auto"/>
            <w:bottom w:val="none" w:sz="0" w:space="0" w:color="auto"/>
            <w:right w:val="none" w:sz="0" w:space="0" w:color="auto"/>
          </w:divBdr>
        </w:div>
        <w:div w:id="1918510706">
          <w:marLeft w:val="640"/>
          <w:marRight w:val="0"/>
          <w:marTop w:val="0"/>
          <w:marBottom w:val="0"/>
          <w:divBdr>
            <w:top w:val="none" w:sz="0" w:space="0" w:color="auto"/>
            <w:left w:val="none" w:sz="0" w:space="0" w:color="auto"/>
            <w:bottom w:val="none" w:sz="0" w:space="0" w:color="auto"/>
            <w:right w:val="none" w:sz="0" w:space="0" w:color="auto"/>
          </w:divBdr>
        </w:div>
        <w:div w:id="2105178546">
          <w:marLeft w:val="640"/>
          <w:marRight w:val="0"/>
          <w:marTop w:val="0"/>
          <w:marBottom w:val="0"/>
          <w:divBdr>
            <w:top w:val="none" w:sz="0" w:space="0" w:color="auto"/>
            <w:left w:val="none" w:sz="0" w:space="0" w:color="auto"/>
            <w:bottom w:val="none" w:sz="0" w:space="0" w:color="auto"/>
            <w:right w:val="none" w:sz="0" w:space="0" w:color="auto"/>
          </w:divBdr>
        </w:div>
        <w:div w:id="1018895731">
          <w:marLeft w:val="640"/>
          <w:marRight w:val="0"/>
          <w:marTop w:val="0"/>
          <w:marBottom w:val="0"/>
          <w:divBdr>
            <w:top w:val="none" w:sz="0" w:space="0" w:color="auto"/>
            <w:left w:val="none" w:sz="0" w:space="0" w:color="auto"/>
            <w:bottom w:val="none" w:sz="0" w:space="0" w:color="auto"/>
            <w:right w:val="none" w:sz="0" w:space="0" w:color="auto"/>
          </w:divBdr>
        </w:div>
        <w:div w:id="1626155740">
          <w:marLeft w:val="640"/>
          <w:marRight w:val="0"/>
          <w:marTop w:val="0"/>
          <w:marBottom w:val="0"/>
          <w:divBdr>
            <w:top w:val="none" w:sz="0" w:space="0" w:color="auto"/>
            <w:left w:val="none" w:sz="0" w:space="0" w:color="auto"/>
            <w:bottom w:val="none" w:sz="0" w:space="0" w:color="auto"/>
            <w:right w:val="none" w:sz="0" w:space="0" w:color="auto"/>
          </w:divBdr>
        </w:div>
        <w:div w:id="1597129513">
          <w:marLeft w:val="640"/>
          <w:marRight w:val="0"/>
          <w:marTop w:val="0"/>
          <w:marBottom w:val="0"/>
          <w:divBdr>
            <w:top w:val="none" w:sz="0" w:space="0" w:color="auto"/>
            <w:left w:val="none" w:sz="0" w:space="0" w:color="auto"/>
            <w:bottom w:val="none" w:sz="0" w:space="0" w:color="auto"/>
            <w:right w:val="none" w:sz="0" w:space="0" w:color="auto"/>
          </w:divBdr>
        </w:div>
        <w:div w:id="581834765">
          <w:marLeft w:val="640"/>
          <w:marRight w:val="0"/>
          <w:marTop w:val="0"/>
          <w:marBottom w:val="0"/>
          <w:divBdr>
            <w:top w:val="none" w:sz="0" w:space="0" w:color="auto"/>
            <w:left w:val="none" w:sz="0" w:space="0" w:color="auto"/>
            <w:bottom w:val="none" w:sz="0" w:space="0" w:color="auto"/>
            <w:right w:val="none" w:sz="0" w:space="0" w:color="auto"/>
          </w:divBdr>
        </w:div>
        <w:div w:id="1259098782">
          <w:marLeft w:val="640"/>
          <w:marRight w:val="0"/>
          <w:marTop w:val="0"/>
          <w:marBottom w:val="0"/>
          <w:divBdr>
            <w:top w:val="none" w:sz="0" w:space="0" w:color="auto"/>
            <w:left w:val="none" w:sz="0" w:space="0" w:color="auto"/>
            <w:bottom w:val="none" w:sz="0" w:space="0" w:color="auto"/>
            <w:right w:val="none" w:sz="0" w:space="0" w:color="auto"/>
          </w:divBdr>
        </w:div>
        <w:div w:id="570312692">
          <w:marLeft w:val="640"/>
          <w:marRight w:val="0"/>
          <w:marTop w:val="0"/>
          <w:marBottom w:val="0"/>
          <w:divBdr>
            <w:top w:val="none" w:sz="0" w:space="0" w:color="auto"/>
            <w:left w:val="none" w:sz="0" w:space="0" w:color="auto"/>
            <w:bottom w:val="none" w:sz="0" w:space="0" w:color="auto"/>
            <w:right w:val="none" w:sz="0" w:space="0" w:color="auto"/>
          </w:divBdr>
        </w:div>
        <w:div w:id="2042364672">
          <w:marLeft w:val="640"/>
          <w:marRight w:val="0"/>
          <w:marTop w:val="0"/>
          <w:marBottom w:val="0"/>
          <w:divBdr>
            <w:top w:val="none" w:sz="0" w:space="0" w:color="auto"/>
            <w:left w:val="none" w:sz="0" w:space="0" w:color="auto"/>
            <w:bottom w:val="none" w:sz="0" w:space="0" w:color="auto"/>
            <w:right w:val="none" w:sz="0" w:space="0" w:color="auto"/>
          </w:divBdr>
        </w:div>
        <w:div w:id="362748901">
          <w:marLeft w:val="640"/>
          <w:marRight w:val="0"/>
          <w:marTop w:val="0"/>
          <w:marBottom w:val="0"/>
          <w:divBdr>
            <w:top w:val="none" w:sz="0" w:space="0" w:color="auto"/>
            <w:left w:val="none" w:sz="0" w:space="0" w:color="auto"/>
            <w:bottom w:val="none" w:sz="0" w:space="0" w:color="auto"/>
            <w:right w:val="none" w:sz="0" w:space="0" w:color="auto"/>
          </w:divBdr>
        </w:div>
        <w:div w:id="905843968">
          <w:marLeft w:val="640"/>
          <w:marRight w:val="0"/>
          <w:marTop w:val="0"/>
          <w:marBottom w:val="0"/>
          <w:divBdr>
            <w:top w:val="none" w:sz="0" w:space="0" w:color="auto"/>
            <w:left w:val="none" w:sz="0" w:space="0" w:color="auto"/>
            <w:bottom w:val="none" w:sz="0" w:space="0" w:color="auto"/>
            <w:right w:val="none" w:sz="0" w:space="0" w:color="auto"/>
          </w:divBdr>
        </w:div>
        <w:div w:id="940256353">
          <w:marLeft w:val="640"/>
          <w:marRight w:val="0"/>
          <w:marTop w:val="0"/>
          <w:marBottom w:val="0"/>
          <w:divBdr>
            <w:top w:val="none" w:sz="0" w:space="0" w:color="auto"/>
            <w:left w:val="none" w:sz="0" w:space="0" w:color="auto"/>
            <w:bottom w:val="none" w:sz="0" w:space="0" w:color="auto"/>
            <w:right w:val="none" w:sz="0" w:space="0" w:color="auto"/>
          </w:divBdr>
        </w:div>
        <w:div w:id="373964241">
          <w:marLeft w:val="640"/>
          <w:marRight w:val="0"/>
          <w:marTop w:val="0"/>
          <w:marBottom w:val="0"/>
          <w:divBdr>
            <w:top w:val="none" w:sz="0" w:space="0" w:color="auto"/>
            <w:left w:val="none" w:sz="0" w:space="0" w:color="auto"/>
            <w:bottom w:val="none" w:sz="0" w:space="0" w:color="auto"/>
            <w:right w:val="none" w:sz="0" w:space="0" w:color="auto"/>
          </w:divBdr>
        </w:div>
        <w:div w:id="633367874">
          <w:marLeft w:val="640"/>
          <w:marRight w:val="0"/>
          <w:marTop w:val="0"/>
          <w:marBottom w:val="0"/>
          <w:divBdr>
            <w:top w:val="none" w:sz="0" w:space="0" w:color="auto"/>
            <w:left w:val="none" w:sz="0" w:space="0" w:color="auto"/>
            <w:bottom w:val="none" w:sz="0" w:space="0" w:color="auto"/>
            <w:right w:val="none" w:sz="0" w:space="0" w:color="auto"/>
          </w:divBdr>
        </w:div>
        <w:div w:id="682049663">
          <w:marLeft w:val="640"/>
          <w:marRight w:val="0"/>
          <w:marTop w:val="0"/>
          <w:marBottom w:val="0"/>
          <w:divBdr>
            <w:top w:val="none" w:sz="0" w:space="0" w:color="auto"/>
            <w:left w:val="none" w:sz="0" w:space="0" w:color="auto"/>
            <w:bottom w:val="none" w:sz="0" w:space="0" w:color="auto"/>
            <w:right w:val="none" w:sz="0" w:space="0" w:color="auto"/>
          </w:divBdr>
        </w:div>
        <w:div w:id="1745762839">
          <w:marLeft w:val="640"/>
          <w:marRight w:val="0"/>
          <w:marTop w:val="0"/>
          <w:marBottom w:val="0"/>
          <w:divBdr>
            <w:top w:val="none" w:sz="0" w:space="0" w:color="auto"/>
            <w:left w:val="none" w:sz="0" w:space="0" w:color="auto"/>
            <w:bottom w:val="none" w:sz="0" w:space="0" w:color="auto"/>
            <w:right w:val="none" w:sz="0" w:space="0" w:color="auto"/>
          </w:divBdr>
        </w:div>
        <w:div w:id="758794692">
          <w:marLeft w:val="640"/>
          <w:marRight w:val="0"/>
          <w:marTop w:val="0"/>
          <w:marBottom w:val="0"/>
          <w:divBdr>
            <w:top w:val="none" w:sz="0" w:space="0" w:color="auto"/>
            <w:left w:val="none" w:sz="0" w:space="0" w:color="auto"/>
            <w:bottom w:val="none" w:sz="0" w:space="0" w:color="auto"/>
            <w:right w:val="none" w:sz="0" w:space="0" w:color="auto"/>
          </w:divBdr>
        </w:div>
        <w:div w:id="159779665">
          <w:marLeft w:val="640"/>
          <w:marRight w:val="0"/>
          <w:marTop w:val="0"/>
          <w:marBottom w:val="0"/>
          <w:divBdr>
            <w:top w:val="none" w:sz="0" w:space="0" w:color="auto"/>
            <w:left w:val="none" w:sz="0" w:space="0" w:color="auto"/>
            <w:bottom w:val="none" w:sz="0" w:space="0" w:color="auto"/>
            <w:right w:val="none" w:sz="0" w:space="0" w:color="auto"/>
          </w:divBdr>
        </w:div>
        <w:div w:id="761141474">
          <w:marLeft w:val="640"/>
          <w:marRight w:val="0"/>
          <w:marTop w:val="0"/>
          <w:marBottom w:val="0"/>
          <w:divBdr>
            <w:top w:val="none" w:sz="0" w:space="0" w:color="auto"/>
            <w:left w:val="none" w:sz="0" w:space="0" w:color="auto"/>
            <w:bottom w:val="none" w:sz="0" w:space="0" w:color="auto"/>
            <w:right w:val="none" w:sz="0" w:space="0" w:color="auto"/>
          </w:divBdr>
        </w:div>
        <w:div w:id="394738345">
          <w:marLeft w:val="640"/>
          <w:marRight w:val="0"/>
          <w:marTop w:val="0"/>
          <w:marBottom w:val="0"/>
          <w:divBdr>
            <w:top w:val="none" w:sz="0" w:space="0" w:color="auto"/>
            <w:left w:val="none" w:sz="0" w:space="0" w:color="auto"/>
            <w:bottom w:val="none" w:sz="0" w:space="0" w:color="auto"/>
            <w:right w:val="none" w:sz="0" w:space="0" w:color="auto"/>
          </w:divBdr>
        </w:div>
        <w:div w:id="2049867547">
          <w:marLeft w:val="640"/>
          <w:marRight w:val="0"/>
          <w:marTop w:val="0"/>
          <w:marBottom w:val="0"/>
          <w:divBdr>
            <w:top w:val="none" w:sz="0" w:space="0" w:color="auto"/>
            <w:left w:val="none" w:sz="0" w:space="0" w:color="auto"/>
            <w:bottom w:val="none" w:sz="0" w:space="0" w:color="auto"/>
            <w:right w:val="none" w:sz="0" w:space="0" w:color="auto"/>
          </w:divBdr>
        </w:div>
        <w:div w:id="1846749308">
          <w:marLeft w:val="640"/>
          <w:marRight w:val="0"/>
          <w:marTop w:val="0"/>
          <w:marBottom w:val="0"/>
          <w:divBdr>
            <w:top w:val="none" w:sz="0" w:space="0" w:color="auto"/>
            <w:left w:val="none" w:sz="0" w:space="0" w:color="auto"/>
            <w:bottom w:val="none" w:sz="0" w:space="0" w:color="auto"/>
            <w:right w:val="none" w:sz="0" w:space="0" w:color="auto"/>
          </w:divBdr>
        </w:div>
        <w:div w:id="681974124">
          <w:marLeft w:val="640"/>
          <w:marRight w:val="0"/>
          <w:marTop w:val="0"/>
          <w:marBottom w:val="0"/>
          <w:divBdr>
            <w:top w:val="none" w:sz="0" w:space="0" w:color="auto"/>
            <w:left w:val="none" w:sz="0" w:space="0" w:color="auto"/>
            <w:bottom w:val="none" w:sz="0" w:space="0" w:color="auto"/>
            <w:right w:val="none" w:sz="0" w:space="0" w:color="auto"/>
          </w:divBdr>
        </w:div>
        <w:div w:id="1232741543">
          <w:marLeft w:val="640"/>
          <w:marRight w:val="0"/>
          <w:marTop w:val="0"/>
          <w:marBottom w:val="0"/>
          <w:divBdr>
            <w:top w:val="none" w:sz="0" w:space="0" w:color="auto"/>
            <w:left w:val="none" w:sz="0" w:space="0" w:color="auto"/>
            <w:bottom w:val="none" w:sz="0" w:space="0" w:color="auto"/>
            <w:right w:val="none" w:sz="0" w:space="0" w:color="auto"/>
          </w:divBdr>
        </w:div>
        <w:div w:id="503906416">
          <w:marLeft w:val="640"/>
          <w:marRight w:val="0"/>
          <w:marTop w:val="0"/>
          <w:marBottom w:val="0"/>
          <w:divBdr>
            <w:top w:val="none" w:sz="0" w:space="0" w:color="auto"/>
            <w:left w:val="none" w:sz="0" w:space="0" w:color="auto"/>
            <w:bottom w:val="none" w:sz="0" w:space="0" w:color="auto"/>
            <w:right w:val="none" w:sz="0" w:space="0" w:color="auto"/>
          </w:divBdr>
        </w:div>
        <w:div w:id="1420718507">
          <w:marLeft w:val="640"/>
          <w:marRight w:val="0"/>
          <w:marTop w:val="0"/>
          <w:marBottom w:val="0"/>
          <w:divBdr>
            <w:top w:val="none" w:sz="0" w:space="0" w:color="auto"/>
            <w:left w:val="none" w:sz="0" w:space="0" w:color="auto"/>
            <w:bottom w:val="none" w:sz="0" w:space="0" w:color="auto"/>
            <w:right w:val="none" w:sz="0" w:space="0" w:color="auto"/>
          </w:divBdr>
        </w:div>
        <w:div w:id="1353727131">
          <w:marLeft w:val="640"/>
          <w:marRight w:val="0"/>
          <w:marTop w:val="0"/>
          <w:marBottom w:val="0"/>
          <w:divBdr>
            <w:top w:val="none" w:sz="0" w:space="0" w:color="auto"/>
            <w:left w:val="none" w:sz="0" w:space="0" w:color="auto"/>
            <w:bottom w:val="none" w:sz="0" w:space="0" w:color="auto"/>
            <w:right w:val="none" w:sz="0" w:space="0" w:color="auto"/>
          </w:divBdr>
        </w:div>
        <w:div w:id="614866340">
          <w:marLeft w:val="640"/>
          <w:marRight w:val="0"/>
          <w:marTop w:val="0"/>
          <w:marBottom w:val="0"/>
          <w:divBdr>
            <w:top w:val="none" w:sz="0" w:space="0" w:color="auto"/>
            <w:left w:val="none" w:sz="0" w:space="0" w:color="auto"/>
            <w:bottom w:val="none" w:sz="0" w:space="0" w:color="auto"/>
            <w:right w:val="none" w:sz="0" w:space="0" w:color="auto"/>
          </w:divBdr>
        </w:div>
        <w:div w:id="809134935">
          <w:marLeft w:val="640"/>
          <w:marRight w:val="0"/>
          <w:marTop w:val="0"/>
          <w:marBottom w:val="0"/>
          <w:divBdr>
            <w:top w:val="none" w:sz="0" w:space="0" w:color="auto"/>
            <w:left w:val="none" w:sz="0" w:space="0" w:color="auto"/>
            <w:bottom w:val="none" w:sz="0" w:space="0" w:color="auto"/>
            <w:right w:val="none" w:sz="0" w:space="0" w:color="auto"/>
          </w:divBdr>
        </w:div>
        <w:div w:id="141507355">
          <w:marLeft w:val="640"/>
          <w:marRight w:val="0"/>
          <w:marTop w:val="0"/>
          <w:marBottom w:val="0"/>
          <w:divBdr>
            <w:top w:val="none" w:sz="0" w:space="0" w:color="auto"/>
            <w:left w:val="none" w:sz="0" w:space="0" w:color="auto"/>
            <w:bottom w:val="none" w:sz="0" w:space="0" w:color="auto"/>
            <w:right w:val="none" w:sz="0" w:space="0" w:color="auto"/>
          </w:divBdr>
        </w:div>
        <w:div w:id="603881387">
          <w:marLeft w:val="640"/>
          <w:marRight w:val="0"/>
          <w:marTop w:val="0"/>
          <w:marBottom w:val="0"/>
          <w:divBdr>
            <w:top w:val="none" w:sz="0" w:space="0" w:color="auto"/>
            <w:left w:val="none" w:sz="0" w:space="0" w:color="auto"/>
            <w:bottom w:val="none" w:sz="0" w:space="0" w:color="auto"/>
            <w:right w:val="none" w:sz="0" w:space="0" w:color="auto"/>
          </w:divBdr>
        </w:div>
        <w:div w:id="2073195152">
          <w:marLeft w:val="640"/>
          <w:marRight w:val="0"/>
          <w:marTop w:val="0"/>
          <w:marBottom w:val="0"/>
          <w:divBdr>
            <w:top w:val="none" w:sz="0" w:space="0" w:color="auto"/>
            <w:left w:val="none" w:sz="0" w:space="0" w:color="auto"/>
            <w:bottom w:val="none" w:sz="0" w:space="0" w:color="auto"/>
            <w:right w:val="none" w:sz="0" w:space="0" w:color="auto"/>
          </w:divBdr>
        </w:div>
        <w:div w:id="703208910">
          <w:marLeft w:val="640"/>
          <w:marRight w:val="0"/>
          <w:marTop w:val="0"/>
          <w:marBottom w:val="0"/>
          <w:divBdr>
            <w:top w:val="none" w:sz="0" w:space="0" w:color="auto"/>
            <w:left w:val="none" w:sz="0" w:space="0" w:color="auto"/>
            <w:bottom w:val="none" w:sz="0" w:space="0" w:color="auto"/>
            <w:right w:val="none" w:sz="0" w:space="0" w:color="auto"/>
          </w:divBdr>
        </w:div>
        <w:div w:id="1872497271">
          <w:marLeft w:val="640"/>
          <w:marRight w:val="0"/>
          <w:marTop w:val="0"/>
          <w:marBottom w:val="0"/>
          <w:divBdr>
            <w:top w:val="none" w:sz="0" w:space="0" w:color="auto"/>
            <w:left w:val="none" w:sz="0" w:space="0" w:color="auto"/>
            <w:bottom w:val="none" w:sz="0" w:space="0" w:color="auto"/>
            <w:right w:val="none" w:sz="0" w:space="0" w:color="auto"/>
          </w:divBdr>
        </w:div>
        <w:div w:id="2027437329">
          <w:marLeft w:val="640"/>
          <w:marRight w:val="0"/>
          <w:marTop w:val="0"/>
          <w:marBottom w:val="0"/>
          <w:divBdr>
            <w:top w:val="none" w:sz="0" w:space="0" w:color="auto"/>
            <w:left w:val="none" w:sz="0" w:space="0" w:color="auto"/>
            <w:bottom w:val="none" w:sz="0" w:space="0" w:color="auto"/>
            <w:right w:val="none" w:sz="0" w:space="0" w:color="auto"/>
          </w:divBdr>
        </w:div>
        <w:div w:id="1079015195">
          <w:marLeft w:val="640"/>
          <w:marRight w:val="0"/>
          <w:marTop w:val="0"/>
          <w:marBottom w:val="0"/>
          <w:divBdr>
            <w:top w:val="none" w:sz="0" w:space="0" w:color="auto"/>
            <w:left w:val="none" w:sz="0" w:space="0" w:color="auto"/>
            <w:bottom w:val="none" w:sz="0" w:space="0" w:color="auto"/>
            <w:right w:val="none" w:sz="0" w:space="0" w:color="auto"/>
          </w:divBdr>
        </w:div>
        <w:div w:id="88549060">
          <w:marLeft w:val="640"/>
          <w:marRight w:val="0"/>
          <w:marTop w:val="0"/>
          <w:marBottom w:val="0"/>
          <w:divBdr>
            <w:top w:val="none" w:sz="0" w:space="0" w:color="auto"/>
            <w:left w:val="none" w:sz="0" w:space="0" w:color="auto"/>
            <w:bottom w:val="none" w:sz="0" w:space="0" w:color="auto"/>
            <w:right w:val="none" w:sz="0" w:space="0" w:color="auto"/>
          </w:divBdr>
        </w:div>
        <w:div w:id="1039938823">
          <w:marLeft w:val="640"/>
          <w:marRight w:val="0"/>
          <w:marTop w:val="0"/>
          <w:marBottom w:val="0"/>
          <w:divBdr>
            <w:top w:val="none" w:sz="0" w:space="0" w:color="auto"/>
            <w:left w:val="none" w:sz="0" w:space="0" w:color="auto"/>
            <w:bottom w:val="none" w:sz="0" w:space="0" w:color="auto"/>
            <w:right w:val="none" w:sz="0" w:space="0" w:color="auto"/>
          </w:divBdr>
        </w:div>
        <w:div w:id="1809856293">
          <w:marLeft w:val="640"/>
          <w:marRight w:val="0"/>
          <w:marTop w:val="0"/>
          <w:marBottom w:val="0"/>
          <w:divBdr>
            <w:top w:val="none" w:sz="0" w:space="0" w:color="auto"/>
            <w:left w:val="none" w:sz="0" w:space="0" w:color="auto"/>
            <w:bottom w:val="none" w:sz="0" w:space="0" w:color="auto"/>
            <w:right w:val="none" w:sz="0" w:space="0" w:color="auto"/>
          </w:divBdr>
        </w:div>
        <w:div w:id="198208494">
          <w:marLeft w:val="640"/>
          <w:marRight w:val="0"/>
          <w:marTop w:val="0"/>
          <w:marBottom w:val="0"/>
          <w:divBdr>
            <w:top w:val="none" w:sz="0" w:space="0" w:color="auto"/>
            <w:left w:val="none" w:sz="0" w:space="0" w:color="auto"/>
            <w:bottom w:val="none" w:sz="0" w:space="0" w:color="auto"/>
            <w:right w:val="none" w:sz="0" w:space="0" w:color="auto"/>
          </w:divBdr>
        </w:div>
        <w:div w:id="878317167">
          <w:marLeft w:val="640"/>
          <w:marRight w:val="0"/>
          <w:marTop w:val="0"/>
          <w:marBottom w:val="0"/>
          <w:divBdr>
            <w:top w:val="none" w:sz="0" w:space="0" w:color="auto"/>
            <w:left w:val="none" w:sz="0" w:space="0" w:color="auto"/>
            <w:bottom w:val="none" w:sz="0" w:space="0" w:color="auto"/>
            <w:right w:val="none" w:sz="0" w:space="0" w:color="auto"/>
          </w:divBdr>
        </w:div>
        <w:div w:id="1309554639">
          <w:marLeft w:val="640"/>
          <w:marRight w:val="0"/>
          <w:marTop w:val="0"/>
          <w:marBottom w:val="0"/>
          <w:divBdr>
            <w:top w:val="none" w:sz="0" w:space="0" w:color="auto"/>
            <w:left w:val="none" w:sz="0" w:space="0" w:color="auto"/>
            <w:bottom w:val="none" w:sz="0" w:space="0" w:color="auto"/>
            <w:right w:val="none" w:sz="0" w:space="0" w:color="auto"/>
          </w:divBdr>
        </w:div>
        <w:div w:id="128131819">
          <w:marLeft w:val="640"/>
          <w:marRight w:val="0"/>
          <w:marTop w:val="0"/>
          <w:marBottom w:val="0"/>
          <w:divBdr>
            <w:top w:val="none" w:sz="0" w:space="0" w:color="auto"/>
            <w:left w:val="none" w:sz="0" w:space="0" w:color="auto"/>
            <w:bottom w:val="none" w:sz="0" w:space="0" w:color="auto"/>
            <w:right w:val="none" w:sz="0" w:space="0" w:color="auto"/>
          </w:divBdr>
        </w:div>
        <w:div w:id="749230275">
          <w:marLeft w:val="640"/>
          <w:marRight w:val="0"/>
          <w:marTop w:val="0"/>
          <w:marBottom w:val="0"/>
          <w:divBdr>
            <w:top w:val="none" w:sz="0" w:space="0" w:color="auto"/>
            <w:left w:val="none" w:sz="0" w:space="0" w:color="auto"/>
            <w:bottom w:val="none" w:sz="0" w:space="0" w:color="auto"/>
            <w:right w:val="none" w:sz="0" w:space="0" w:color="auto"/>
          </w:divBdr>
        </w:div>
        <w:div w:id="1110860177">
          <w:marLeft w:val="640"/>
          <w:marRight w:val="0"/>
          <w:marTop w:val="0"/>
          <w:marBottom w:val="0"/>
          <w:divBdr>
            <w:top w:val="none" w:sz="0" w:space="0" w:color="auto"/>
            <w:left w:val="none" w:sz="0" w:space="0" w:color="auto"/>
            <w:bottom w:val="none" w:sz="0" w:space="0" w:color="auto"/>
            <w:right w:val="none" w:sz="0" w:space="0" w:color="auto"/>
          </w:divBdr>
        </w:div>
        <w:div w:id="715930321">
          <w:marLeft w:val="640"/>
          <w:marRight w:val="0"/>
          <w:marTop w:val="0"/>
          <w:marBottom w:val="0"/>
          <w:divBdr>
            <w:top w:val="none" w:sz="0" w:space="0" w:color="auto"/>
            <w:left w:val="none" w:sz="0" w:space="0" w:color="auto"/>
            <w:bottom w:val="none" w:sz="0" w:space="0" w:color="auto"/>
            <w:right w:val="none" w:sz="0" w:space="0" w:color="auto"/>
          </w:divBdr>
        </w:div>
        <w:div w:id="201091802">
          <w:marLeft w:val="640"/>
          <w:marRight w:val="0"/>
          <w:marTop w:val="0"/>
          <w:marBottom w:val="0"/>
          <w:divBdr>
            <w:top w:val="none" w:sz="0" w:space="0" w:color="auto"/>
            <w:left w:val="none" w:sz="0" w:space="0" w:color="auto"/>
            <w:bottom w:val="none" w:sz="0" w:space="0" w:color="auto"/>
            <w:right w:val="none" w:sz="0" w:space="0" w:color="auto"/>
          </w:divBdr>
        </w:div>
        <w:div w:id="1422600044">
          <w:marLeft w:val="640"/>
          <w:marRight w:val="0"/>
          <w:marTop w:val="0"/>
          <w:marBottom w:val="0"/>
          <w:divBdr>
            <w:top w:val="none" w:sz="0" w:space="0" w:color="auto"/>
            <w:left w:val="none" w:sz="0" w:space="0" w:color="auto"/>
            <w:bottom w:val="none" w:sz="0" w:space="0" w:color="auto"/>
            <w:right w:val="none" w:sz="0" w:space="0" w:color="auto"/>
          </w:divBdr>
        </w:div>
        <w:div w:id="2002125621">
          <w:marLeft w:val="640"/>
          <w:marRight w:val="0"/>
          <w:marTop w:val="0"/>
          <w:marBottom w:val="0"/>
          <w:divBdr>
            <w:top w:val="none" w:sz="0" w:space="0" w:color="auto"/>
            <w:left w:val="none" w:sz="0" w:space="0" w:color="auto"/>
            <w:bottom w:val="none" w:sz="0" w:space="0" w:color="auto"/>
            <w:right w:val="none" w:sz="0" w:space="0" w:color="auto"/>
          </w:divBdr>
        </w:div>
        <w:div w:id="119231080">
          <w:marLeft w:val="640"/>
          <w:marRight w:val="0"/>
          <w:marTop w:val="0"/>
          <w:marBottom w:val="0"/>
          <w:divBdr>
            <w:top w:val="none" w:sz="0" w:space="0" w:color="auto"/>
            <w:left w:val="none" w:sz="0" w:space="0" w:color="auto"/>
            <w:bottom w:val="none" w:sz="0" w:space="0" w:color="auto"/>
            <w:right w:val="none" w:sz="0" w:space="0" w:color="auto"/>
          </w:divBdr>
        </w:div>
        <w:div w:id="1969818409">
          <w:marLeft w:val="640"/>
          <w:marRight w:val="0"/>
          <w:marTop w:val="0"/>
          <w:marBottom w:val="0"/>
          <w:divBdr>
            <w:top w:val="none" w:sz="0" w:space="0" w:color="auto"/>
            <w:left w:val="none" w:sz="0" w:space="0" w:color="auto"/>
            <w:bottom w:val="none" w:sz="0" w:space="0" w:color="auto"/>
            <w:right w:val="none" w:sz="0" w:space="0" w:color="auto"/>
          </w:divBdr>
        </w:div>
        <w:div w:id="906066544">
          <w:marLeft w:val="640"/>
          <w:marRight w:val="0"/>
          <w:marTop w:val="0"/>
          <w:marBottom w:val="0"/>
          <w:divBdr>
            <w:top w:val="none" w:sz="0" w:space="0" w:color="auto"/>
            <w:left w:val="none" w:sz="0" w:space="0" w:color="auto"/>
            <w:bottom w:val="none" w:sz="0" w:space="0" w:color="auto"/>
            <w:right w:val="none" w:sz="0" w:space="0" w:color="auto"/>
          </w:divBdr>
        </w:div>
        <w:div w:id="1191338930">
          <w:marLeft w:val="640"/>
          <w:marRight w:val="0"/>
          <w:marTop w:val="0"/>
          <w:marBottom w:val="0"/>
          <w:divBdr>
            <w:top w:val="none" w:sz="0" w:space="0" w:color="auto"/>
            <w:left w:val="none" w:sz="0" w:space="0" w:color="auto"/>
            <w:bottom w:val="none" w:sz="0" w:space="0" w:color="auto"/>
            <w:right w:val="none" w:sz="0" w:space="0" w:color="auto"/>
          </w:divBdr>
        </w:div>
        <w:div w:id="915090896">
          <w:marLeft w:val="640"/>
          <w:marRight w:val="0"/>
          <w:marTop w:val="0"/>
          <w:marBottom w:val="0"/>
          <w:divBdr>
            <w:top w:val="none" w:sz="0" w:space="0" w:color="auto"/>
            <w:left w:val="none" w:sz="0" w:space="0" w:color="auto"/>
            <w:bottom w:val="none" w:sz="0" w:space="0" w:color="auto"/>
            <w:right w:val="none" w:sz="0" w:space="0" w:color="auto"/>
          </w:divBdr>
        </w:div>
        <w:div w:id="574364189">
          <w:marLeft w:val="640"/>
          <w:marRight w:val="0"/>
          <w:marTop w:val="0"/>
          <w:marBottom w:val="0"/>
          <w:divBdr>
            <w:top w:val="none" w:sz="0" w:space="0" w:color="auto"/>
            <w:left w:val="none" w:sz="0" w:space="0" w:color="auto"/>
            <w:bottom w:val="none" w:sz="0" w:space="0" w:color="auto"/>
            <w:right w:val="none" w:sz="0" w:space="0" w:color="auto"/>
          </w:divBdr>
        </w:div>
        <w:div w:id="1432975087">
          <w:marLeft w:val="640"/>
          <w:marRight w:val="0"/>
          <w:marTop w:val="0"/>
          <w:marBottom w:val="0"/>
          <w:divBdr>
            <w:top w:val="none" w:sz="0" w:space="0" w:color="auto"/>
            <w:left w:val="none" w:sz="0" w:space="0" w:color="auto"/>
            <w:bottom w:val="none" w:sz="0" w:space="0" w:color="auto"/>
            <w:right w:val="none" w:sz="0" w:space="0" w:color="auto"/>
          </w:divBdr>
        </w:div>
        <w:div w:id="1729642213">
          <w:marLeft w:val="640"/>
          <w:marRight w:val="0"/>
          <w:marTop w:val="0"/>
          <w:marBottom w:val="0"/>
          <w:divBdr>
            <w:top w:val="none" w:sz="0" w:space="0" w:color="auto"/>
            <w:left w:val="none" w:sz="0" w:space="0" w:color="auto"/>
            <w:bottom w:val="none" w:sz="0" w:space="0" w:color="auto"/>
            <w:right w:val="none" w:sz="0" w:space="0" w:color="auto"/>
          </w:divBdr>
        </w:div>
        <w:div w:id="1979411806">
          <w:marLeft w:val="640"/>
          <w:marRight w:val="0"/>
          <w:marTop w:val="0"/>
          <w:marBottom w:val="0"/>
          <w:divBdr>
            <w:top w:val="none" w:sz="0" w:space="0" w:color="auto"/>
            <w:left w:val="none" w:sz="0" w:space="0" w:color="auto"/>
            <w:bottom w:val="none" w:sz="0" w:space="0" w:color="auto"/>
            <w:right w:val="none" w:sz="0" w:space="0" w:color="auto"/>
          </w:divBdr>
        </w:div>
        <w:div w:id="1640458843">
          <w:marLeft w:val="640"/>
          <w:marRight w:val="0"/>
          <w:marTop w:val="0"/>
          <w:marBottom w:val="0"/>
          <w:divBdr>
            <w:top w:val="none" w:sz="0" w:space="0" w:color="auto"/>
            <w:left w:val="none" w:sz="0" w:space="0" w:color="auto"/>
            <w:bottom w:val="none" w:sz="0" w:space="0" w:color="auto"/>
            <w:right w:val="none" w:sz="0" w:space="0" w:color="auto"/>
          </w:divBdr>
        </w:div>
        <w:div w:id="1317150537">
          <w:marLeft w:val="640"/>
          <w:marRight w:val="0"/>
          <w:marTop w:val="0"/>
          <w:marBottom w:val="0"/>
          <w:divBdr>
            <w:top w:val="none" w:sz="0" w:space="0" w:color="auto"/>
            <w:left w:val="none" w:sz="0" w:space="0" w:color="auto"/>
            <w:bottom w:val="none" w:sz="0" w:space="0" w:color="auto"/>
            <w:right w:val="none" w:sz="0" w:space="0" w:color="auto"/>
          </w:divBdr>
        </w:div>
        <w:div w:id="1430275032">
          <w:marLeft w:val="640"/>
          <w:marRight w:val="0"/>
          <w:marTop w:val="0"/>
          <w:marBottom w:val="0"/>
          <w:divBdr>
            <w:top w:val="none" w:sz="0" w:space="0" w:color="auto"/>
            <w:left w:val="none" w:sz="0" w:space="0" w:color="auto"/>
            <w:bottom w:val="none" w:sz="0" w:space="0" w:color="auto"/>
            <w:right w:val="none" w:sz="0" w:space="0" w:color="auto"/>
          </w:divBdr>
        </w:div>
        <w:div w:id="1094669151">
          <w:marLeft w:val="640"/>
          <w:marRight w:val="0"/>
          <w:marTop w:val="0"/>
          <w:marBottom w:val="0"/>
          <w:divBdr>
            <w:top w:val="none" w:sz="0" w:space="0" w:color="auto"/>
            <w:left w:val="none" w:sz="0" w:space="0" w:color="auto"/>
            <w:bottom w:val="none" w:sz="0" w:space="0" w:color="auto"/>
            <w:right w:val="none" w:sz="0" w:space="0" w:color="auto"/>
          </w:divBdr>
        </w:div>
        <w:div w:id="1943412303">
          <w:marLeft w:val="640"/>
          <w:marRight w:val="0"/>
          <w:marTop w:val="0"/>
          <w:marBottom w:val="0"/>
          <w:divBdr>
            <w:top w:val="none" w:sz="0" w:space="0" w:color="auto"/>
            <w:left w:val="none" w:sz="0" w:space="0" w:color="auto"/>
            <w:bottom w:val="none" w:sz="0" w:space="0" w:color="auto"/>
            <w:right w:val="none" w:sz="0" w:space="0" w:color="auto"/>
          </w:divBdr>
        </w:div>
        <w:div w:id="1091317909">
          <w:marLeft w:val="640"/>
          <w:marRight w:val="0"/>
          <w:marTop w:val="0"/>
          <w:marBottom w:val="0"/>
          <w:divBdr>
            <w:top w:val="none" w:sz="0" w:space="0" w:color="auto"/>
            <w:left w:val="none" w:sz="0" w:space="0" w:color="auto"/>
            <w:bottom w:val="none" w:sz="0" w:space="0" w:color="auto"/>
            <w:right w:val="none" w:sz="0" w:space="0" w:color="auto"/>
          </w:divBdr>
        </w:div>
        <w:div w:id="1506869809">
          <w:marLeft w:val="640"/>
          <w:marRight w:val="0"/>
          <w:marTop w:val="0"/>
          <w:marBottom w:val="0"/>
          <w:divBdr>
            <w:top w:val="none" w:sz="0" w:space="0" w:color="auto"/>
            <w:left w:val="none" w:sz="0" w:space="0" w:color="auto"/>
            <w:bottom w:val="none" w:sz="0" w:space="0" w:color="auto"/>
            <w:right w:val="none" w:sz="0" w:space="0" w:color="auto"/>
          </w:divBdr>
        </w:div>
        <w:div w:id="762340852">
          <w:marLeft w:val="640"/>
          <w:marRight w:val="0"/>
          <w:marTop w:val="0"/>
          <w:marBottom w:val="0"/>
          <w:divBdr>
            <w:top w:val="none" w:sz="0" w:space="0" w:color="auto"/>
            <w:left w:val="none" w:sz="0" w:space="0" w:color="auto"/>
            <w:bottom w:val="none" w:sz="0" w:space="0" w:color="auto"/>
            <w:right w:val="none" w:sz="0" w:space="0" w:color="auto"/>
          </w:divBdr>
        </w:div>
        <w:div w:id="1625385210">
          <w:marLeft w:val="640"/>
          <w:marRight w:val="0"/>
          <w:marTop w:val="0"/>
          <w:marBottom w:val="0"/>
          <w:divBdr>
            <w:top w:val="none" w:sz="0" w:space="0" w:color="auto"/>
            <w:left w:val="none" w:sz="0" w:space="0" w:color="auto"/>
            <w:bottom w:val="none" w:sz="0" w:space="0" w:color="auto"/>
            <w:right w:val="none" w:sz="0" w:space="0" w:color="auto"/>
          </w:divBdr>
        </w:div>
        <w:div w:id="1850679000">
          <w:marLeft w:val="640"/>
          <w:marRight w:val="0"/>
          <w:marTop w:val="0"/>
          <w:marBottom w:val="0"/>
          <w:divBdr>
            <w:top w:val="none" w:sz="0" w:space="0" w:color="auto"/>
            <w:left w:val="none" w:sz="0" w:space="0" w:color="auto"/>
            <w:bottom w:val="none" w:sz="0" w:space="0" w:color="auto"/>
            <w:right w:val="none" w:sz="0" w:space="0" w:color="auto"/>
          </w:divBdr>
        </w:div>
        <w:div w:id="1667903000">
          <w:marLeft w:val="640"/>
          <w:marRight w:val="0"/>
          <w:marTop w:val="0"/>
          <w:marBottom w:val="0"/>
          <w:divBdr>
            <w:top w:val="none" w:sz="0" w:space="0" w:color="auto"/>
            <w:left w:val="none" w:sz="0" w:space="0" w:color="auto"/>
            <w:bottom w:val="none" w:sz="0" w:space="0" w:color="auto"/>
            <w:right w:val="none" w:sz="0" w:space="0" w:color="auto"/>
          </w:divBdr>
        </w:div>
        <w:div w:id="1907647102">
          <w:marLeft w:val="640"/>
          <w:marRight w:val="0"/>
          <w:marTop w:val="0"/>
          <w:marBottom w:val="0"/>
          <w:divBdr>
            <w:top w:val="none" w:sz="0" w:space="0" w:color="auto"/>
            <w:left w:val="none" w:sz="0" w:space="0" w:color="auto"/>
            <w:bottom w:val="none" w:sz="0" w:space="0" w:color="auto"/>
            <w:right w:val="none" w:sz="0" w:space="0" w:color="auto"/>
          </w:divBdr>
        </w:div>
        <w:div w:id="344065067">
          <w:marLeft w:val="640"/>
          <w:marRight w:val="0"/>
          <w:marTop w:val="0"/>
          <w:marBottom w:val="0"/>
          <w:divBdr>
            <w:top w:val="none" w:sz="0" w:space="0" w:color="auto"/>
            <w:left w:val="none" w:sz="0" w:space="0" w:color="auto"/>
            <w:bottom w:val="none" w:sz="0" w:space="0" w:color="auto"/>
            <w:right w:val="none" w:sz="0" w:space="0" w:color="auto"/>
          </w:divBdr>
        </w:div>
        <w:div w:id="1993561433">
          <w:marLeft w:val="640"/>
          <w:marRight w:val="0"/>
          <w:marTop w:val="0"/>
          <w:marBottom w:val="0"/>
          <w:divBdr>
            <w:top w:val="none" w:sz="0" w:space="0" w:color="auto"/>
            <w:left w:val="none" w:sz="0" w:space="0" w:color="auto"/>
            <w:bottom w:val="none" w:sz="0" w:space="0" w:color="auto"/>
            <w:right w:val="none" w:sz="0" w:space="0" w:color="auto"/>
          </w:divBdr>
        </w:div>
        <w:div w:id="1590383374">
          <w:marLeft w:val="640"/>
          <w:marRight w:val="0"/>
          <w:marTop w:val="0"/>
          <w:marBottom w:val="0"/>
          <w:divBdr>
            <w:top w:val="none" w:sz="0" w:space="0" w:color="auto"/>
            <w:left w:val="none" w:sz="0" w:space="0" w:color="auto"/>
            <w:bottom w:val="none" w:sz="0" w:space="0" w:color="auto"/>
            <w:right w:val="none" w:sz="0" w:space="0" w:color="auto"/>
          </w:divBdr>
        </w:div>
        <w:div w:id="1789274408">
          <w:marLeft w:val="640"/>
          <w:marRight w:val="0"/>
          <w:marTop w:val="0"/>
          <w:marBottom w:val="0"/>
          <w:divBdr>
            <w:top w:val="none" w:sz="0" w:space="0" w:color="auto"/>
            <w:left w:val="none" w:sz="0" w:space="0" w:color="auto"/>
            <w:bottom w:val="none" w:sz="0" w:space="0" w:color="auto"/>
            <w:right w:val="none" w:sz="0" w:space="0" w:color="auto"/>
          </w:divBdr>
        </w:div>
        <w:div w:id="1779253924">
          <w:marLeft w:val="640"/>
          <w:marRight w:val="0"/>
          <w:marTop w:val="0"/>
          <w:marBottom w:val="0"/>
          <w:divBdr>
            <w:top w:val="none" w:sz="0" w:space="0" w:color="auto"/>
            <w:left w:val="none" w:sz="0" w:space="0" w:color="auto"/>
            <w:bottom w:val="none" w:sz="0" w:space="0" w:color="auto"/>
            <w:right w:val="none" w:sz="0" w:space="0" w:color="auto"/>
          </w:divBdr>
        </w:div>
        <w:div w:id="460073328">
          <w:marLeft w:val="640"/>
          <w:marRight w:val="0"/>
          <w:marTop w:val="0"/>
          <w:marBottom w:val="0"/>
          <w:divBdr>
            <w:top w:val="none" w:sz="0" w:space="0" w:color="auto"/>
            <w:left w:val="none" w:sz="0" w:space="0" w:color="auto"/>
            <w:bottom w:val="none" w:sz="0" w:space="0" w:color="auto"/>
            <w:right w:val="none" w:sz="0" w:space="0" w:color="auto"/>
          </w:divBdr>
        </w:div>
        <w:div w:id="1044212327">
          <w:marLeft w:val="640"/>
          <w:marRight w:val="0"/>
          <w:marTop w:val="0"/>
          <w:marBottom w:val="0"/>
          <w:divBdr>
            <w:top w:val="none" w:sz="0" w:space="0" w:color="auto"/>
            <w:left w:val="none" w:sz="0" w:space="0" w:color="auto"/>
            <w:bottom w:val="none" w:sz="0" w:space="0" w:color="auto"/>
            <w:right w:val="none" w:sz="0" w:space="0" w:color="auto"/>
          </w:divBdr>
        </w:div>
        <w:div w:id="476260686">
          <w:marLeft w:val="640"/>
          <w:marRight w:val="0"/>
          <w:marTop w:val="0"/>
          <w:marBottom w:val="0"/>
          <w:divBdr>
            <w:top w:val="none" w:sz="0" w:space="0" w:color="auto"/>
            <w:left w:val="none" w:sz="0" w:space="0" w:color="auto"/>
            <w:bottom w:val="none" w:sz="0" w:space="0" w:color="auto"/>
            <w:right w:val="none" w:sz="0" w:space="0" w:color="auto"/>
          </w:divBdr>
        </w:div>
        <w:div w:id="412170006">
          <w:marLeft w:val="640"/>
          <w:marRight w:val="0"/>
          <w:marTop w:val="0"/>
          <w:marBottom w:val="0"/>
          <w:divBdr>
            <w:top w:val="none" w:sz="0" w:space="0" w:color="auto"/>
            <w:left w:val="none" w:sz="0" w:space="0" w:color="auto"/>
            <w:bottom w:val="none" w:sz="0" w:space="0" w:color="auto"/>
            <w:right w:val="none" w:sz="0" w:space="0" w:color="auto"/>
          </w:divBdr>
        </w:div>
        <w:div w:id="1883902517">
          <w:marLeft w:val="640"/>
          <w:marRight w:val="0"/>
          <w:marTop w:val="0"/>
          <w:marBottom w:val="0"/>
          <w:divBdr>
            <w:top w:val="none" w:sz="0" w:space="0" w:color="auto"/>
            <w:left w:val="none" w:sz="0" w:space="0" w:color="auto"/>
            <w:bottom w:val="none" w:sz="0" w:space="0" w:color="auto"/>
            <w:right w:val="none" w:sz="0" w:space="0" w:color="auto"/>
          </w:divBdr>
        </w:div>
        <w:div w:id="365255425">
          <w:marLeft w:val="640"/>
          <w:marRight w:val="0"/>
          <w:marTop w:val="0"/>
          <w:marBottom w:val="0"/>
          <w:divBdr>
            <w:top w:val="none" w:sz="0" w:space="0" w:color="auto"/>
            <w:left w:val="none" w:sz="0" w:space="0" w:color="auto"/>
            <w:bottom w:val="none" w:sz="0" w:space="0" w:color="auto"/>
            <w:right w:val="none" w:sz="0" w:space="0" w:color="auto"/>
          </w:divBdr>
        </w:div>
        <w:div w:id="1305353608">
          <w:marLeft w:val="640"/>
          <w:marRight w:val="0"/>
          <w:marTop w:val="0"/>
          <w:marBottom w:val="0"/>
          <w:divBdr>
            <w:top w:val="none" w:sz="0" w:space="0" w:color="auto"/>
            <w:left w:val="none" w:sz="0" w:space="0" w:color="auto"/>
            <w:bottom w:val="none" w:sz="0" w:space="0" w:color="auto"/>
            <w:right w:val="none" w:sz="0" w:space="0" w:color="auto"/>
          </w:divBdr>
        </w:div>
        <w:div w:id="1858734322">
          <w:marLeft w:val="640"/>
          <w:marRight w:val="0"/>
          <w:marTop w:val="0"/>
          <w:marBottom w:val="0"/>
          <w:divBdr>
            <w:top w:val="none" w:sz="0" w:space="0" w:color="auto"/>
            <w:left w:val="none" w:sz="0" w:space="0" w:color="auto"/>
            <w:bottom w:val="none" w:sz="0" w:space="0" w:color="auto"/>
            <w:right w:val="none" w:sz="0" w:space="0" w:color="auto"/>
          </w:divBdr>
        </w:div>
        <w:div w:id="1056127850">
          <w:marLeft w:val="640"/>
          <w:marRight w:val="0"/>
          <w:marTop w:val="0"/>
          <w:marBottom w:val="0"/>
          <w:divBdr>
            <w:top w:val="none" w:sz="0" w:space="0" w:color="auto"/>
            <w:left w:val="none" w:sz="0" w:space="0" w:color="auto"/>
            <w:bottom w:val="none" w:sz="0" w:space="0" w:color="auto"/>
            <w:right w:val="none" w:sz="0" w:space="0" w:color="auto"/>
          </w:divBdr>
        </w:div>
        <w:div w:id="1944655298">
          <w:marLeft w:val="640"/>
          <w:marRight w:val="0"/>
          <w:marTop w:val="0"/>
          <w:marBottom w:val="0"/>
          <w:divBdr>
            <w:top w:val="none" w:sz="0" w:space="0" w:color="auto"/>
            <w:left w:val="none" w:sz="0" w:space="0" w:color="auto"/>
            <w:bottom w:val="none" w:sz="0" w:space="0" w:color="auto"/>
            <w:right w:val="none" w:sz="0" w:space="0" w:color="auto"/>
          </w:divBdr>
        </w:div>
        <w:div w:id="1158157468">
          <w:marLeft w:val="640"/>
          <w:marRight w:val="0"/>
          <w:marTop w:val="0"/>
          <w:marBottom w:val="0"/>
          <w:divBdr>
            <w:top w:val="none" w:sz="0" w:space="0" w:color="auto"/>
            <w:left w:val="none" w:sz="0" w:space="0" w:color="auto"/>
            <w:bottom w:val="none" w:sz="0" w:space="0" w:color="auto"/>
            <w:right w:val="none" w:sz="0" w:space="0" w:color="auto"/>
          </w:divBdr>
        </w:div>
        <w:div w:id="807552430">
          <w:marLeft w:val="640"/>
          <w:marRight w:val="0"/>
          <w:marTop w:val="0"/>
          <w:marBottom w:val="0"/>
          <w:divBdr>
            <w:top w:val="none" w:sz="0" w:space="0" w:color="auto"/>
            <w:left w:val="none" w:sz="0" w:space="0" w:color="auto"/>
            <w:bottom w:val="none" w:sz="0" w:space="0" w:color="auto"/>
            <w:right w:val="none" w:sz="0" w:space="0" w:color="auto"/>
          </w:divBdr>
        </w:div>
        <w:div w:id="912012173">
          <w:marLeft w:val="640"/>
          <w:marRight w:val="0"/>
          <w:marTop w:val="0"/>
          <w:marBottom w:val="0"/>
          <w:divBdr>
            <w:top w:val="none" w:sz="0" w:space="0" w:color="auto"/>
            <w:left w:val="none" w:sz="0" w:space="0" w:color="auto"/>
            <w:bottom w:val="none" w:sz="0" w:space="0" w:color="auto"/>
            <w:right w:val="none" w:sz="0" w:space="0" w:color="auto"/>
          </w:divBdr>
        </w:div>
        <w:div w:id="1095247254">
          <w:marLeft w:val="640"/>
          <w:marRight w:val="0"/>
          <w:marTop w:val="0"/>
          <w:marBottom w:val="0"/>
          <w:divBdr>
            <w:top w:val="none" w:sz="0" w:space="0" w:color="auto"/>
            <w:left w:val="none" w:sz="0" w:space="0" w:color="auto"/>
            <w:bottom w:val="none" w:sz="0" w:space="0" w:color="auto"/>
            <w:right w:val="none" w:sz="0" w:space="0" w:color="auto"/>
          </w:divBdr>
        </w:div>
        <w:div w:id="128284405">
          <w:marLeft w:val="640"/>
          <w:marRight w:val="0"/>
          <w:marTop w:val="0"/>
          <w:marBottom w:val="0"/>
          <w:divBdr>
            <w:top w:val="none" w:sz="0" w:space="0" w:color="auto"/>
            <w:left w:val="none" w:sz="0" w:space="0" w:color="auto"/>
            <w:bottom w:val="none" w:sz="0" w:space="0" w:color="auto"/>
            <w:right w:val="none" w:sz="0" w:space="0" w:color="auto"/>
          </w:divBdr>
        </w:div>
        <w:div w:id="1030763380">
          <w:marLeft w:val="640"/>
          <w:marRight w:val="0"/>
          <w:marTop w:val="0"/>
          <w:marBottom w:val="0"/>
          <w:divBdr>
            <w:top w:val="none" w:sz="0" w:space="0" w:color="auto"/>
            <w:left w:val="none" w:sz="0" w:space="0" w:color="auto"/>
            <w:bottom w:val="none" w:sz="0" w:space="0" w:color="auto"/>
            <w:right w:val="none" w:sz="0" w:space="0" w:color="auto"/>
          </w:divBdr>
        </w:div>
        <w:div w:id="2128575614">
          <w:marLeft w:val="640"/>
          <w:marRight w:val="0"/>
          <w:marTop w:val="0"/>
          <w:marBottom w:val="0"/>
          <w:divBdr>
            <w:top w:val="none" w:sz="0" w:space="0" w:color="auto"/>
            <w:left w:val="none" w:sz="0" w:space="0" w:color="auto"/>
            <w:bottom w:val="none" w:sz="0" w:space="0" w:color="auto"/>
            <w:right w:val="none" w:sz="0" w:space="0" w:color="auto"/>
          </w:divBdr>
        </w:div>
        <w:div w:id="543492696">
          <w:marLeft w:val="640"/>
          <w:marRight w:val="0"/>
          <w:marTop w:val="0"/>
          <w:marBottom w:val="0"/>
          <w:divBdr>
            <w:top w:val="none" w:sz="0" w:space="0" w:color="auto"/>
            <w:left w:val="none" w:sz="0" w:space="0" w:color="auto"/>
            <w:bottom w:val="none" w:sz="0" w:space="0" w:color="auto"/>
            <w:right w:val="none" w:sz="0" w:space="0" w:color="auto"/>
          </w:divBdr>
        </w:div>
        <w:div w:id="1797261847">
          <w:marLeft w:val="640"/>
          <w:marRight w:val="0"/>
          <w:marTop w:val="0"/>
          <w:marBottom w:val="0"/>
          <w:divBdr>
            <w:top w:val="none" w:sz="0" w:space="0" w:color="auto"/>
            <w:left w:val="none" w:sz="0" w:space="0" w:color="auto"/>
            <w:bottom w:val="none" w:sz="0" w:space="0" w:color="auto"/>
            <w:right w:val="none" w:sz="0" w:space="0" w:color="auto"/>
          </w:divBdr>
        </w:div>
        <w:div w:id="645747153">
          <w:marLeft w:val="640"/>
          <w:marRight w:val="0"/>
          <w:marTop w:val="0"/>
          <w:marBottom w:val="0"/>
          <w:divBdr>
            <w:top w:val="none" w:sz="0" w:space="0" w:color="auto"/>
            <w:left w:val="none" w:sz="0" w:space="0" w:color="auto"/>
            <w:bottom w:val="none" w:sz="0" w:space="0" w:color="auto"/>
            <w:right w:val="none" w:sz="0" w:space="0" w:color="auto"/>
          </w:divBdr>
        </w:div>
        <w:div w:id="1361274757">
          <w:marLeft w:val="640"/>
          <w:marRight w:val="0"/>
          <w:marTop w:val="0"/>
          <w:marBottom w:val="0"/>
          <w:divBdr>
            <w:top w:val="none" w:sz="0" w:space="0" w:color="auto"/>
            <w:left w:val="none" w:sz="0" w:space="0" w:color="auto"/>
            <w:bottom w:val="none" w:sz="0" w:space="0" w:color="auto"/>
            <w:right w:val="none" w:sz="0" w:space="0" w:color="auto"/>
          </w:divBdr>
        </w:div>
        <w:div w:id="169487768">
          <w:marLeft w:val="640"/>
          <w:marRight w:val="0"/>
          <w:marTop w:val="0"/>
          <w:marBottom w:val="0"/>
          <w:divBdr>
            <w:top w:val="none" w:sz="0" w:space="0" w:color="auto"/>
            <w:left w:val="none" w:sz="0" w:space="0" w:color="auto"/>
            <w:bottom w:val="none" w:sz="0" w:space="0" w:color="auto"/>
            <w:right w:val="none" w:sz="0" w:space="0" w:color="auto"/>
          </w:divBdr>
        </w:div>
        <w:div w:id="946503259">
          <w:marLeft w:val="640"/>
          <w:marRight w:val="0"/>
          <w:marTop w:val="0"/>
          <w:marBottom w:val="0"/>
          <w:divBdr>
            <w:top w:val="none" w:sz="0" w:space="0" w:color="auto"/>
            <w:left w:val="none" w:sz="0" w:space="0" w:color="auto"/>
            <w:bottom w:val="none" w:sz="0" w:space="0" w:color="auto"/>
            <w:right w:val="none" w:sz="0" w:space="0" w:color="auto"/>
          </w:divBdr>
        </w:div>
        <w:div w:id="377752515">
          <w:marLeft w:val="640"/>
          <w:marRight w:val="0"/>
          <w:marTop w:val="0"/>
          <w:marBottom w:val="0"/>
          <w:divBdr>
            <w:top w:val="none" w:sz="0" w:space="0" w:color="auto"/>
            <w:left w:val="none" w:sz="0" w:space="0" w:color="auto"/>
            <w:bottom w:val="none" w:sz="0" w:space="0" w:color="auto"/>
            <w:right w:val="none" w:sz="0" w:space="0" w:color="auto"/>
          </w:divBdr>
        </w:div>
        <w:div w:id="1100757780">
          <w:marLeft w:val="640"/>
          <w:marRight w:val="0"/>
          <w:marTop w:val="0"/>
          <w:marBottom w:val="0"/>
          <w:divBdr>
            <w:top w:val="none" w:sz="0" w:space="0" w:color="auto"/>
            <w:left w:val="none" w:sz="0" w:space="0" w:color="auto"/>
            <w:bottom w:val="none" w:sz="0" w:space="0" w:color="auto"/>
            <w:right w:val="none" w:sz="0" w:space="0" w:color="auto"/>
          </w:divBdr>
        </w:div>
        <w:div w:id="2139882162">
          <w:marLeft w:val="640"/>
          <w:marRight w:val="0"/>
          <w:marTop w:val="0"/>
          <w:marBottom w:val="0"/>
          <w:divBdr>
            <w:top w:val="none" w:sz="0" w:space="0" w:color="auto"/>
            <w:left w:val="none" w:sz="0" w:space="0" w:color="auto"/>
            <w:bottom w:val="none" w:sz="0" w:space="0" w:color="auto"/>
            <w:right w:val="none" w:sz="0" w:space="0" w:color="auto"/>
          </w:divBdr>
        </w:div>
        <w:div w:id="1939679545">
          <w:marLeft w:val="640"/>
          <w:marRight w:val="0"/>
          <w:marTop w:val="0"/>
          <w:marBottom w:val="0"/>
          <w:divBdr>
            <w:top w:val="none" w:sz="0" w:space="0" w:color="auto"/>
            <w:left w:val="none" w:sz="0" w:space="0" w:color="auto"/>
            <w:bottom w:val="none" w:sz="0" w:space="0" w:color="auto"/>
            <w:right w:val="none" w:sz="0" w:space="0" w:color="auto"/>
          </w:divBdr>
        </w:div>
        <w:div w:id="64885830">
          <w:marLeft w:val="640"/>
          <w:marRight w:val="0"/>
          <w:marTop w:val="0"/>
          <w:marBottom w:val="0"/>
          <w:divBdr>
            <w:top w:val="none" w:sz="0" w:space="0" w:color="auto"/>
            <w:left w:val="none" w:sz="0" w:space="0" w:color="auto"/>
            <w:bottom w:val="none" w:sz="0" w:space="0" w:color="auto"/>
            <w:right w:val="none" w:sz="0" w:space="0" w:color="auto"/>
          </w:divBdr>
        </w:div>
        <w:div w:id="1189876918">
          <w:marLeft w:val="640"/>
          <w:marRight w:val="0"/>
          <w:marTop w:val="0"/>
          <w:marBottom w:val="0"/>
          <w:divBdr>
            <w:top w:val="none" w:sz="0" w:space="0" w:color="auto"/>
            <w:left w:val="none" w:sz="0" w:space="0" w:color="auto"/>
            <w:bottom w:val="none" w:sz="0" w:space="0" w:color="auto"/>
            <w:right w:val="none" w:sz="0" w:space="0" w:color="auto"/>
          </w:divBdr>
        </w:div>
        <w:div w:id="343481427">
          <w:marLeft w:val="640"/>
          <w:marRight w:val="0"/>
          <w:marTop w:val="0"/>
          <w:marBottom w:val="0"/>
          <w:divBdr>
            <w:top w:val="none" w:sz="0" w:space="0" w:color="auto"/>
            <w:left w:val="none" w:sz="0" w:space="0" w:color="auto"/>
            <w:bottom w:val="none" w:sz="0" w:space="0" w:color="auto"/>
            <w:right w:val="none" w:sz="0" w:space="0" w:color="auto"/>
          </w:divBdr>
        </w:div>
        <w:div w:id="467862740">
          <w:marLeft w:val="640"/>
          <w:marRight w:val="0"/>
          <w:marTop w:val="0"/>
          <w:marBottom w:val="0"/>
          <w:divBdr>
            <w:top w:val="none" w:sz="0" w:space="0" w:color="auto"/>
            <w:left w:val="none" w:sz="0" w:space="0" w:color="auto"/>
            <w:bottom w:val="none" w:sz="0" w:space="0" w:color="auto"/>
            <w:right w:val="none" w:sz="0" w:space="0" w:color="auto"/>
          </w:divBdr>
        </w:div>
        <w:div w:id="924001516">
          <w:marLeft w:val="640"/>
          <w:marRight w:val="0"/>
          <w:marTop w:val="0"/>
          <w:marBottom w:val="0"/>
          <w:divBdr>
            <w:top w:val="none" w:sz="0" w:space="0" w:color="auto"/>
            <w:left w:val="none" w:sz="0" w:space="0" w:color="auto"/>
            <w:bottom w:val="none" w:sz="0" w:space="0" w:color="auto"/>
            <w:right w:val="none" w:sz="0" w:space="0" w:color="auto"/>
          </w:divBdr>
        </w:div>
        <w:div w:id="228655594">
          <w:marLeft w:val="640"/>
          <w:marRight w:val="0"/>
          <w:marTop w:val="0"/>
          <w:marBottom w:val="0"/>
          <w:divBdr>
            <w:top w:val="none" w:sz="0" w:space="0" w:color="auto"/>
            <w:left w:val="none" w:sz="0" w:space="0" w:color="auto"/>
            <w:bottom w:val="none" w:sz="0" w:space="0" w:color="auto"/>
            <w:right w:val="none" w:sz="0" w:space="0" w:color="auto"/>
          </w:divBdr>
        </w:div>
        <w:div w:id="1942955520">
          <w:marLeft w:val="640"/>
          <w:marRight w:val="0"/>
          <w:marTop w:val="0"/>
          <w:marBottom w:val="0"/>
          <w:divBdr>
            <w:top w:val="none" w:sz="0" w:space="0" w:color="auto"/>
            <w:left w:val="none" w:sz="0" w:space="0" w:color="auto"/>
            <w:bottom w:val="none" w:sz="0" w:space="0" w:color="auto"/>
            <w:right w:val="none" w:sz="0" w:space="0" w:color="auto"/>
          </w:divBdr>
        </w:div>
      </w:divsChild>
    </w:div>
    <w:div w:id="1904020894">
      <w:bodyDiv w:val="1"/>
      <w:marLeft w:val="0"/>
      <w:marRight w:val="0"/>
      <w:marTop w:val="0"/>
      <w:marBottom w:val="0"/>
      <w:divBdr>
        <w:top w:val="none" w:sz="0" w:space="0" w:color="auto"/>
        <w:left w:val="none" w:sz="0" w:space="0" w:color="auto"/>
        <w:bottom w:val="none" w:sz="0" w:space="0" w:color="auto"/>
        <w:right w:val="none" w:sz="0" w:space="0" w:color="auto"/>
      </w:divBdr>
      <w:divsChild>
        <w:div w:id="736779622">
          <w:marLeft w:val="640"/>
          <w:marRight w:val="0"/>
          <w:marTop w:val="0"/>
          <w:marBottom w:val="0"/>
          <w:divBdr>
            <w:top w:val="none" w:sz="0" w:space="0" w:color="auto"/>
            <w:left w:val="none" w:sz="0" w:space="0" w:color="auto"/>
            <w:bottom w:val="none" w:sz="0" w:space="0" w:color="auto"/>
            <w:right w:val="none" w:sz="0" w:space="0" w:color="auto"/>
          </w:divBdr>
        </w:div>
        <w:div w:id="1214272628">
          <w:marLeft w:val="640"/>
          <w:marRight w:val="0"/>
          <w:marTop w:val="0"/>
          <w:marBottom w:val="0"/>
          <w:divBdr>
            <w:top w:val="none" w:sz="0" w:space="0" w:color="auto"/>
            <w:left w:val="none" w:sz="0" w:space="0" w:color="auto"/>
            <w:bottom w:val="none" w:sz="0" w:space="0" w:color="auto"/>
            <w:right w:val="none" w:sz="0" w:space="0" w:color="auto"/>
          </w:divBdr>
        </w:div>
        <w:div w:id="2068455709">
          <w:marLeft w:val="640"/>
          <w:marRight w:val="0"/>
          <w:marTop w:val="0"/>
          <w:marBottom w:val="0"/>
          <w:divBdr>
            <w:top w:val="none" w:sz="0" w:space="0" w:color="auto"/>
            <w:left w:val="none" w:sz="0" w:space="0" w:color="auto"/>
            <w:bottom w:val="none" w:sz="0" w:space="0" w:color="auto"/>
            <w:right w:val="none" w:sz="0" w:space="0" w:color="auto"/>
          </w:divBdr>
        </w:div>
        <w:div w:id="1859391032">
          <w:marLeft w:val="640"/>
          <w:marRight w:val="0"/>
          <w:marTop w:val="0"/>
          <w:marBottom w:val="0"/>
          <w:divBdr>
            <w:top w:val="none" w:sz="0" w:space="0" w:color="auto"/>
            <w:left w:val="none" w:sz="0" w:space="0" w:color="auto"/>
            <w:bottom w:val="none" w:sz="0" w:space="0" w:color="auto"/>
            <w:right w:val="none" w:sz="0" w:space="0" w:color="auto"/>
          </w:divBdr>
        </w:div>
        <w:div w:id="220213270">
          <w:marLeft w:val="640"/>
          <w:marRight w:val="0"/>
          <w:marTop w:val="0"/>
          <w:marBottom w:val="0"/>
          <w:divBdr>
            <w:top w:val="none" w:sz="0" w:space="0" w:color="auto"/>
            <w:left w:val="none" w:sz="0" w:space="0" w:color="auto"/>
            <w:bottom w:val="none" w:sz="0" w:space="0" w:color="auto"/>
            <w:right w:val="none" w:sz="0" w:space="0" w:color="auto"/>
          </w:divBdr>
        </w:div>
        <w:div w:id="1657610109">
          <w:marLeft w:val="640"/>
          <w:marRight w:val="0"/>
          <w:marTop w:val="0"/>
          <w:marBottom w:val="0"/>
          <w:divBdr>
            <w:top w:val="none" w:sz="0" w:space="0" w:color="auto"/>
            <w:left w:val="none" w:sz="0" w:space="0" w:color="auto"/>
            <w:bottom w:val="none" w:sz="0" w:space="0" w:color="auto"/>
            <w:right w:val="none" w:sz="0" w:space="0" w:color="auto"/>
          </w:divBdr>
        </w:div>
        <w:div w:id="21129791">
          <w:marLeft w:val="640"/>
          <w:marRight w:val="0"/>
          <w:marTop w:val="0"/>
          <w:marBottom w:val="0"/>
          <w:divBdr>
            <w:top w:val="none" w:sz="0" w:space="0" w:color="auto"/>
            <w:left w:val="none" w:sz="0" w:space="0" w:color="auto"/>
            <w:bottom w:val="none" w:sz="0" w:space="0" w:color="auto"/>
            <w:right w:val="none" w:sz="0" w:space="0" w:color="auto"/>
          </w:divBdr>
        </w:div>
        <w:div w:id="388378508">
          <w:marLeft w:val="640"/>
          <w:marRight w:val="0"/>
          <w:marTop w:val="0"/>
          <w:marBottom w:val="0"/>
          <w:divBdr>
            <w:top w:val="none" w:sz="0" w:space="0" w:color="auto"/>
            <w:left w:val="none" w:sz="0" w:space="0" w:color="auto"/>
            <w:bottom w:val="none" w:sz="0" w:space="0" w:color="auto"/>
            <w:right w:val="none" w:sz="0" w:space="0" w:color="auto"/>
          </w:divBdr>
        </w:div>
        <w:div w:id="792289977">
          <w:marLeft w:val="640"/>
          <w:marRight w:val="0"/>
          <w:marTop w:val="0"/>
          <w:marBottom w:val="0"/>
          <w:divBdr>
            <w:top w:val="none" w:sz="0" w:space="0" w:color="auto"/>
            <w:left w:val="none" w:sz="0" w:space="0" w:color="auto"/>
            <w:bottom w:val="none" w:sz="0" w:space="0" w:color="auto"/>
            <w:right w:val="none" w:sz="0" w:space="0" w:color="auto"/>
          </w:divBdr>
        </w:div>
        <w:div w:id="2101637369">
          <w:marLeft w:val="640"/>
          <w:marRight w:val="0"/>
          <w:marTop w:val="0"/>
          <w:marBottom w:val="0"/>
          <w:divBdr>
            <w:top w:val="none" w:sz="0" w:space="0" w:color="auto"/>
            <w:left w:val="none" w:sz="0" w:space="0" w:color="auto"/>
            <w:bottom w:val="none" w:sz="0" w:space="0" w:color="auto"/>
            <w:right w:val="none" w:sz="0" w:space="0" w:color="auto"/>
          </w:divBdr>
        </w:div>
        <w:div w:id="625281207">
          <w:marLeft w:val="640"/>
          <w:marRight w:val="0"/>
          <w:marTop w:val="0"/>
          <w:marBottom w:val="0"/>
          <w:divBdr>
            <w:top w:val="none" w:sz="0" w:space="0" w:color="auto"/>
            <w:left w:val="none" w:sz="0" w:space="0" w:color="auto"/>
            <w:bottom w:val="none" w:sz="0" w:space="0" w:color="auto"/>
            <w:right w:val="none" w:sz="0" w:space="0" w:color="auto"/>
          </w:divBdr>
        </w:div>
        <w:div w:id="1812752644">
          <w:marLeft w:val="640"/>
          <w:marRight w:val="0"/>
          <w:marTop w:val="0"/>
          <w:marBottom w:val="0"/>
          <w:divBdr>
            <w:top w:val="none" w:sz="0" w:space="0" w:color="auto"/>
            <w:left w:val="none" w:sz="0" w:space="0" w:color="auto"/>
            <w:bottom w:val="none" w:sz="0" w:space="0" w:color="auto"/>
            <w:right w:val="none" w:sz="0" w:space="0" w:color="auto"/>
          </w:divBdr>
        </w:div>
        <w:div w:id="1787380967">
          <w:marLeft w:val="640"/>
          <w:marRight w:val="0"/>
          <w:marTop w:val="0"/>
          <w:marBottom w:val="0"/>
          <w:divBdr>
            <w:top w:val="none" w:sz="0" w:space="0" w:color="auto"/>
            <w:left w:val="none" w:sz="0" w:space="0" w:color="auto"/>
            <w:bottom w:val="none" w:sz="0" w:space="0" w:color="auto"/>
            <w:right w:val="none" w:sz="0" w:space="0" w:color="auto"/>
          </w:divBdr>
        </w:div>
        <w:div w:id="1718696922">
          <w:marLeft w:val="640"/>
          <w:marRight w:val="0"/>
          <w:marTop w:val="0"/>
          <w:marBottom w:val="0"/>
          <w:divBdr>
            <w:top w:val="none" w:sz="0" w:space="0" w:color="auto"/>
            <w:left w:val="none" w:sz="0" w:space="0" w:color="auto"/>
            <w:bottom w:val="none" w:sz="0" w:space="0" w:color="auto"/>
            <w:right w:val="none" w:sz="0" w:space="0" w:color="auto"/>
          </w:divBdr>
        </w:div>
        <w:div w:id="824202450">
          <w:marLeft w:val="640"/>
          <w:marRight w:val="0"/>
          <w:marTop w:val="0"/>
          <w:marBottom w:val="0"/>
          <w:divBdr>
            <w:top w:val="none" w:sz="0" w:space="0" w:color="auto"/>
            <w:left w:val="none" w:sz="0" w:space="0" w:color="auto"/>
            <w:bottom w:val="none" w:sz="0" w:space="0" w:color="auto"/>
            <w:right w:val="none" w:sz="0" w:space="0" w:color="auto"/>
          </w:divBdr>
        </w:div>
        <w:div w:id="743377288">
          <w:marLeft w:val="640"/>
          <w:marRight w:val="0"/>
          <w:marTop w:val="0"/>
          <w:marBottom w:val="0"/>
          <w:divBdr>
            <w:top w:val="none" w:sz="0" w:space="0" w:color="auto"/>
            <w:left w:val="none" w:sz="0" w:space="0" w:color="auto"/>
            <w:bottom w:val="none" w:sz="0" w:space="0" w:color="auto"/>
            <w:right w:val="none" w:sz="0" w:space="0" w:color="auto"/>
          </w:divBdr>
        </w:div>
        <w:div w:id="757141797">
          <w:marLeft w:val="640"/>
          <w:marRight w:val="0"/>
          <w:marTop w:val="0"/>
          <w:marBottom w:val="0"/>
          <w:divBdr>
            <w:top w:val="none" w:sz="0" w:space="0" w:color="auto"/>
            <w:left w:val="none" w:sz="0" w:space="0" w:color="auto"/>
            <w:bottom w:val="none" w:sz="0" w:space="0" w:color="auto"/>
            <w:right w:val="none" w:sz="0" w:space="0" w:color="auto"/>
          </w:divBdr>
        </w:div>
        <w:div w:id="1241870067">
          <w:marLeft w:val="640"/>
          <w:marRight w:val="0"/>
          <w:marTop w:val="0"/>
          <w:marBottom w:val="0"/>
          <w:divBdr>
            <w:top w:val="none" w:sz="0" w:space="0" w:color="auto"/>
            <w:left w:val="none" w:sz="0" w:space="0" w:color="auto"/>
            <w:bottom w:val="none" w:sz="0" w:space="0" w:color="auto"/>
            <w:right w:val="none" w:sz="0" w:space="0" w:color="auto"/>
          </w:divBdr>
        </w:div>
        <w:div w:id="338778299">
          <w:marLeft w:val="640"/>
          <w:marRight w:val="0"/>
          <w:marTop w:val="0"/>
          <w:marBottom w:val="0"/>
          <w:divBdr>
            <w:top w:val="none" w:sz="0" w:space="0" w:color="auto"/>
            <w:left w:val="none" w:sz="0" w:space="0" w:color="auto"/>
            <w:bottom w:val="none" w:sz="0" w:space="0" w:color="auto"/>
            <w:right w:val="none" w:sz="0" w:space="0" w:color="auto"/>
          </w:divBdr>
        </w:div>
        <w:div w:id="823741533">
          <w:marLeft w:val="640"/>
          <w:marRight w:val="0"/>
          <w:marTop w:val="0"/>
          <w:marBottom w:val="0"/>
          <w:divBdr>
            <w:top w:val="none" w:sz="0" w:space="0" w:color="auto"/>
            <w:left w:val="none" w:sz="0" w:space="0" w:color="auto"/>
            <w:bottom w:val="none" w:sz="0" w:space="0" w:color="auto"/>
            <w:right w:val="none" w:sz="0" w:space="0" w:color="auto"/>
          </w:divBdr>
        </w:div>
        <w:div w:id="647516996">
          <w:marLeft w:val="640"/>
          <w:marRight w:val="0"/>
          <w:marTop w:val="0"/>
          <w:marBottom w:val="0"/>
          <w:divBdr>
            <w:top w:val="none" w:sz="0" w:space="0" w:color="auto"/>
            <w:left w:val="none" w:sz="0" w:space="0" w:color="auto"/>
            <w:bottom w:val="none" w:sz="0" w:space="0" w:color="auto"/>
            <w:right w:val="none" w:sz="0" w:space="0" w:color="auto"/>
          </w:divBdr>
        </w:div>
        <w:div w:id="51345583">
          <w:marLeft w:val="640"/>
          <w:marRight w:val="0"/>
          <w:marTop w:val="0"/>
          <w:marBottom w:val="0"/>
          <w:divBdr>
            <w:top w:val="none" w:sz="0" w:space="0" w:color="auto"/>
            <w:left w:val="none" w:sz="0" w:space="0" w:color="auto"/>
            <w:bottom w:val="none" w:sz="0" w:space="0" w:color="auto"/>
            <w:right w:val="none" w:sz="0" w:space="0" w:color="auto"/>
          </w:divBdr>
        </w:div>
        <w:div w:id="1893272578">
          <w:marLeft w:val="640"/>
          <w:marRight w:val="0"/>
          <w:marTop w:val="0"/>
          <w:marBottom w:val="0"/>
          <w:divBdr>
            <w:top w:val="none" w:sz="0" w:space="0" w:color="auto"/>
            <w:left w:val="none" w:sz="0" w:space="0" w:color="auto"/>
            <w:bottom w:val="none" w:sz="0" w:space="0" w:color="auto"/>
            <w:right w:val="none" w:sz="0" w:space="0" w:color="auto"/>
          </w:divBdr>
        </w:div>
        <w:div w:id="1183402284">
          <w:marLeft w:val="640"/>
          <w:marRight w:val="0"/>
          <w:marTop w:val="0"/>
          <w:marBottom w:val="0"/>
          <w:divBdr>
            <w:top w:val="none" w:sz="0" w:space="0" w:color="auto"/>
            <w:left w:val="none" w:sz="0" w:space="0" w:color="auto"/>
            <w:bottom w:val="none" w:sz="0" w:space="0" w:color="auto"/>
            <w:right w:val="none" w:sz="0" w:space="0" w:color="auto"/>
          </w:divBdr>
        </w:div>
        <w:div w:id="1277832555">
          <w:marLeft w:val="640"/>
          <w:marRight w:val="0"/>
          <w:marTop w:val="0"/>
          <w:marBottom w:val="0"/>
          <w:divBdr>
            <w:top w:val="none" w:sz="0" w:space="0" w:color="auto"/>
            <w:left w:val="none" w:sz="0" w:space="0" w:color="auto"/>
            <w:bottom w:val="none" w:sz="0" w:space="0" w:color="auto"/>
            <w:right w:val="none" w:sz="0" w:space="0" w:color="auto"/>
          </w:divBdr>
        </w:div>
        <w:div w:id="1690059108">
          <w:marLeft w:val="640"/>
          <w:marRight w:val="0"/>
          <w:marTop w:val="0"/>
          <w:marBottom w:val="0"/>
          <w:divBdr>
            <w:top w:val="none" w:sz="0" w:space="0" w:color="auto"/>
            <w:left w:val="none" w:sz="0" w:space="0" w:color="auto"/>
            <w:bottom w:val="none" w:sz="0" w:space="0" w:color="auto"/>
            <w:right w:val="none" w:sz="0" w:space="0" w:color="auto"/>
          </w:divBdr>
        </w:div>
        <w:div w:id="727070524">
          <w:marLeft w:val="640"/>
          <w:marRight w:val="0"/>
          <w:marTop w:val="0"/>
          <w:marBottom w:val="0"/>
          <w:divBdr>
            <w:top w:val="none" w:sz="0" w:space="0" w:color="auto"/>
            <w:left w:val="none" w:sz="0" w:space="0" w:color="auto"/>
            <w:bottom w:val="none" w:sz="0" w:space="0" w:color="auto"/>
            <w:right w:val="none" w:sz="0" w:space="0" w:color="auto"/>
          </w:divBdr>
        </w:div>
        <w:div w:id="574241160">
          <w:marLeft w:val="640"/>
          <w:marRight w:val="0"/>
          <w:marTop w:val="0"/>
          <w:marBottom w:val="0"/>
          <w:divBdr>
            <w:top w:val="none" w:sz="0" w:space="0" w:color="auto"/>
            <w:left w:val="none" w:sz="0" w:space="0" w:color="auto"/>
            <w:bottom w:val="none" w:sz="0" w:space="0" w:color="auto"/>
            <w:right w:val="none" w:sz="0" w:space="0" w:color="auto"/>
          </w:divBdr>
        </w:div>
        <w:div w:id="1055471683">
          <w:marLeft w:val="640"/>
          <w:marRight w:val="0"/>
          <w:marTop w:val="0"/>
          <w:marBottom w:val="0"/>
          <w:divBdr>
            <w:top w:val="none" w:sz="0" w:space="0" w:color="auto"/>
            <w:left w:val="none" w:sz="0" w:space="0" w:color="auto"/>
            <w:bottom w:val="none" w:sz="0" w:space="0" w:color="auto"/>
            <w:right w:val="none" w:sz="0" w:space="0" w:color="auto"/>
          </w:divBdr>
        </w:div>
        <w:div w:id="2122912082">
          <w:marLeft w:val="640"/>
          <w:marRight w:val="0"/>
          <w:marTop w:val="0"/>
          <w:marBottom w:val="0"/>
          <w:divBdr>
            <w:top w:val="none" w:sz="0" w:space="0" w:color="auto"/>
            <w:left w:val="none" w:sz="0" w:space="0" w:color="auto"/>
            <w:bottom w:val="none" w:sz="0" w:space="0" w:color="auto"/>
            <w:right w:val="none" w:sz="0" w:space="0" w:color="auto"/>
          </w:divBdr>
        </w:div>
        <w:div w:id="25254526">
          <w:marLeft w:val="640"/>
          <w:marRight w:val="0"/>
          <w:marTop w:val="0"/>
          <w:marBottom w:val="0"/>
          <w:divBdr>
            <w:top w:val="none" w:sz="0" w:space="0" w:color="auto"/>
            <w:left w:val="none" w:sz="0" w:space="0" w:color="auto"/>
            <w:bottom w:val="none" w:sz="0" w:space="0" w:color="auto"/>
            <w:right w:val="none" w:sz="0" w:space="0" w:color="auto"/>
          </w:divBdr>
        </w:div>
        <w:div w:id="859196444">
          <w:marLeft w:val="640"/>
          <w:marRight w:val="0"/>
          <w:marTop w:val="0"/>
          <w:marBottom w:val="0"/>
          <w:divBdr>
            <w:top w:val="none" w:sz="0" w:space="0" w:color="auto"/>
            <w:left w:val="none" w:sz="0" w:space="0" w:color="auto"/>
            <w:bottom w:val="none" w:sz="0" w:space="0" w:color="auto"/>
            <w:right w:val="none" w:sz="0" w:space="0" w:color="auto"/>
          </w:divBdr>
        </w:div>
        <w:div w:id="1948846149">
          <w:marLeft w:val="640"/>
          <w:marRight w:val="0"/>
          <w:marTop w:val="0"/>
          <w:marBottom w:val="0"/>
          <w:divBdr>
            <w:top w:val="none" w:sz="0" w:space="0" w:color="auto"/>
            <w:left w:val="none" w:sz="0" w:space="0" w:color="auto"/>
            <w:bottom w:val="none" w:sz="0" w:space="0" w:color="auto"/>
            <w:right w:val="none" w:sz="0" w:space="0" w:color="auto"/>
          </w:divBdr>
        </w:div>
        <w:div w:id="911280705">
          <w:marLeft w:val="640"/>
          <w:marRight w:val="0"/>
          <w:marTop w:val="0"/>
          <w:marBottom w:val="0"/>
          <w:divBdr>
            <w:top w:val="none" w:sz="0" w:space="0" w:color="auto"/>
            <w:left w:val="none" w:sz="0" w:space="0" w:color="auto"/>
            <w:bottom w:val="none" w:sz="0" w:space="0" w:color="auto"/>
            <w:right w:val="none" w:sz="0" w:space="0" w:color="auto"/>
          </w:divBdr>
        </w:div>
        <w:div w:id="1929458758">
          <w:marLeft w:val="640"/>
          <w:marRight w:val="0"/>
          <w:marTop w:val="0"/>
          <w:marBottom w:val="0"/>
          <w:divBdr>
            <w:top w:val="none" w:sz="0" w:space="0" w:color="auto"/>
            <w:left w:val="none" w:sz="0" w:space="0" w:color="auto"/>
            <w:bottom w:val="none" w:sz="0" w:space="0" w:color="auto"/>
            <w:right w:val="none" w:sz="0" w:space="0" w:color="auto"/>
          </w:divBdr>
        </w:div>
        <w:div w:id="1809325073">
          <w:marLeft w:val="640"/>
          <w:marRight w:val="0"/>
          <w:marTop w:val="0"/>
          <w:marBottom w:val="0"/>
          <w:divBdr>
            <w:top w:val="none" w:sz="0" w:space="0" w:color="auto"/>
            <w:left w:val="none" w:sz="0" w:space="0" w:color="auto"/>
            <w:bottom w:val="none" w:sz="0" w:space="0" w:color="auto"/>
            <w:right w:val="none" w:sz="0" w:space="0" w:color="auto"/>
          </w:divBdr>
        </w:div>
        <w:div w:id="1131094724">
          <w:marLeft w:val="640"/>
          <w:marRight w:val="0"/>
          <w:marTop w:val="0"/>
          <w:marBottom w:val="0"/>
          <w:divBdr>
            <w:top w:val="none" w:sz="0" w:space="0" w:color="auto"/>
            <w:left w:val="none" w:sz="0" w:space="0" w:color="auto"/>
            <w:bottom w:val="none" w:sz="0" w:space="0" w:color="auto"/>
            <w:right w:val="none" w:sz="0" w:space="0" w:color="auto"/>
          </w:divBdr>
        </w:div>
        <w:div w:id="1042436015">
          <w:marLeft w:val="640"/>
          <w:marRight w:val="0"/>
          <w:marTop w:val="0"/>
          <w:marBottom w:val="0"/>
          <w:divBdr>
            <w:top w:val="none" w:sz="0" w:space="0" w:color="auto"/>
            <w:left w:val="none" w:sz="0" w:space="0" w:color="auto"/>
            <w:bottom w:val="none" w:sz="0" w:space="0" w:color="auto"/>
            <w:right w:val="none" w:sz="0" w:space="0" w:color="auto"/>
          </w:divBdr>
        </w:div>
        <w:div w:id="238557636">
          <w:marLeft w:val="640"/>
          <w:marRight w:val="0"/>
          <w:marTop w:val="0"/>
          <w:marBottom w:val="0"/>
          <w:divBdr>
            <w:top w:val="none" w:sz="0" w:space="0" w:color="auto"/>
            <w:left w:val="none" w:sz="0" w:space="0" w:color="auto"/>
            <w:bottom w:val="none" w:sz="0" w:space="0" w:color="auto"/>
            <w:right w:val="none" w:sz="0" w:space="0" w:color="auto"/>
          </w:divBdr>
        </w:div>
        <w:div w:id="214783059">
          <w:marLeft w:val="640"/>
          <w:marRight w:val="0"/>
          <w:marTop w:val="0"/>
          <w:marBottom w:val="0"/>
          <w:divBdr>
            <w:top w:val="none" w:sz="0" w:space="0" w:color="auto"/>
            <w:left w:val="none" w:sz="0" w:space="0" w:color="auto"/>
            <w:bottom w:val="none" w:sz="0" w:space="0" w:color="auto"/>
            <w:right w:val="none" w:sz="0" w:space="0" w:color="auto"/>
          </w:divBdr>
        </w:div>
        <w:div w:id="661861250">
          <w:marLeft w:val="640"/>
          <w:marRight w:val="0"/>
          <w:marTop w:val="0"/>
          <w:marBottom w:val="0"/>
          <w:divBdr>
            <w:top w:val="none" w:sz="0" w:space="0" w:color="auto"/>
            <w:left w:val="none" w:sz="0" w:space="0" w:color="auto"/>
            <w:bottom w:val="none" w:sz="0" w:space="0" w:color="auto"/>
            <w:right w:val="none" w:sz="0" w:space="0" w:color="auto"/>
          </w:divBdr>
        </w:div>
        <w:div w:id="249773133">
          <w:marLeft w:val="640"/>
          <w:marRight w:val="0"/>
          <w:marTop w:val="0"/>
          <w:marBottom w:val="0"/>
          <w:divBdr>
            <w:top w:val="none" w:sz="0" w:space="0" w:color="auto"/>
            <w:left w:val="none" w:sz="0" w:space="0" w:color="auto"/>
            <w:bottom w:val="none" w:sz="0" w:space="0" w:color="auto"/>
            <w:right w:val="none" w:sz="0" w:space="0" w:color="auto"/>
          </w:divBdr>
        </w:div>
        <w:div w:id="1976176695">
          <w:marLeft w:val="640"/>
          <w:marRight w:val="0"/>
          <w:marTop w:val="0"/>
          <w:marBottom w:val="0"/>
          <w:divBdr>
            <w:top w:val="none" w:sz="0" w:space="0" w:color="auto"/>
            <w:left w:val="none" w:sz="0" w:space="0" w:color="auto"/>
            <w:bottom w:val="none" w:sz="0" w:space="0" w:color="auto"/>
            <w:right w:val="none" w:sz="0" w:space="0" w:color="auto"/>
          </w:divBdr>
        </w:div>
        <w:div w:id="555705990">
          <w:marLeft w:val="640"/>
          <w:marRight w:val="0"/>
          <w:marTop w:val="0"/>
          <w:marBottom w:val="0"/>
          <w:divBdr>
            <w:top w:val="none" w:sz="0" w:space="0" w:color="auto"/>
            <w:left w:val="none" w:sz="0" w:space="0" w:color="auto"/>
            <w:bottom w:val="none" w:sz="0" w:space="0" w:color="auto"/>
            <w:right w:val="none" w:sz="0" w:space="0" w:color="auto"/>
          </w:divBdr>
        </w:div>
        <w:div w:id="1292589227">
          <w:marLeft w:val="640"/>
          <w:marRight w:val="0"/>
          <w:marTop w:val="0"/>
          <w:marBottom w:val="0"/>
          <w:divBdr>
            <w:top w:val="none" w:sz="0" w:space="0" w:color="auto"/>
            <w:left w:val="none" w:sz="0" w:space="0" w:color="auto"/>
            <w:bottom w:val="none" w:sz="0" w:space="0" w:color="auto"/>
            <w:right w:val="none" w:sz="0" w:space="0" w:color="auto"/>
          </w:divBdr>
        </w:div>
        <w:div w:id="1234007838">
          <w:marLeft w:val="640"/>
          <w:marRight w:val="0"/>
          <w:marTop w:val="0"/>
          <w:marBottom w:val="0"/>
          <w:divBdr>
            <w:top w:val="none" w:sz="0" w:space="0" w:color="auto"/>
            <w:left w:val="none" w:sz="0" w:space="0" w:color="auto"/>
            <w:bottom w:val="none" w:sz="0" w:space="0" w:color="auto"/>
            <w:right w:val="none" w:sz="0" w:space="0" w:color="auto"/>
          </w:divBdr>
        </w:div>
        <w:div w:id="1401517865">
          <w:marLeft w:val="640"/>
          <w:marRight w:val="0"/>
          <w:marTop w:val="0"/>
          <w:marBottom w:val="0"/>
          <w:divBdr>
            <w:top w:val="none" w:sz="0" w:space="0" w:color="auto"/>
            <w:left w:val="none" w:sz="0" w:space="0" w:color="auto"/>
            <w:bottom w:val="none" w:sz="0" w:space="0" w:color="auto"/>
            <w:right w:val="none" w:sz="0" w:space="0" w:color="auto"/>
          </w:divBdr>
        </w:div>
        <w:div w:id="1199557">
          <w:marLeft w:val="640"/>
          <w:marRight w:val="0"/>
          <w:marTop w:val="0"/>
          <w:marBottom w:val="0"/>
          <w:divBdr>
            <w:top w:val="none" w:sz="0" w:space="0" w:color="auto"/>
            <w:left w:val="none" w:sz="0" w:space="0" w:color="auto"/>
            <w:bottom w:val="none" w:sz="0" w:space="0" w:color="auto"/>
            <w:right w:val="none" w:sz="0" w:space="0" w:color="auto"/>
          </w:divBdr>
        </w:div>
        <w:div w:id="413010561">
          <w:marLeft w:val="640"/>
          <w:marRight w:val="0"/>
          <w:marTop w:val="0"/>
          <w:marBottom w:val="0"/>
          <w:divBdr>
            <w:top w:val="none" w:sz="0" w:space="0" w:color="auto"/>
            <w:left w:val="none" w:sz="0" w:space="0" w:color="auto"/>
            <w:bottom w:val="none" w:sz="0" w:space="0" w:color="auto"/>
            <w:right w:val="none" w:sz="0" w:space="0" w:color="auto"/>
          </w:divBdr>
        </w:div>
        <w:div w:id="103382638">
          <w:marLeft w:val="640"/>
          <w:marRight w:val="0"/>
          <w:marTop w:val="0"/>
          <w:marBottom w:val="0"/>
          <w:divBdr>
            <w:top w:val="none" w:sz="0" w:space="0" w:color="auto"/>
            <w:left w:val="none" w:sz="0" w:space="0" w:color="auto"/>
            <w:bottom w:val="none" w:sz="0" w:space="0" w:color="auto"/>
            <w:right w:val="none" w:sz="0" w:space="0" w:color="auto"/>
          </w:divBdr>
        </w:div>
        <w:div w:id="1570774244">
          <w:marLeft w:val="640"/>
          <w:marRight w:val="0"/>
          <w:marTop w:val="0"/>
          <w:marBottom w:val="0"/>
          <w:divBdr>
            <w:top w:val="none" w:sz="0" w:space="0" w:color="auto"/>
            <w:left w:val="none" w:sz="0" w:space="0" w:color="auto"/>
            <w:bottom w:val="none" w:sz="0" w:space="0" w:color="auto"/>
            <w:right w:val="none" w:sz="0" w:space="0" w:color="auto"/>
          </w:divBdr>
        </w:div>
        <w:div w:id="2029528966">
          <w:marLeft w:val="640"/>
          <w:marRight w:val="0"/>
          <w:marTop w:val="0"/>
          <w:marBottom w:val="0"/>
          <w:divBdr>
            <w:top w:val="none" w:sz="0" w:space="0" w:color="auto"/>
            <w:left w:val="none" w:sz="0" w:space="0" w:color="auto"/>
            <w:bottom w:val="none" w:sz="0" w:space="0" w:color="auto"/>
            <w:right w:val="none" w:sz="0" w:space="0" w:color="auto"/>
          </w:divBdr>
        </w:div>
        <w:div w:id="1335567029">
          <w:marLeft w:val="640"/>
          <w:marRight w:val="0"/>
          <w:marTop w:val="0"/>
          <w:marBottom w:val="0"/>
          <w:divBdr>
            <w:top w:val="none" w:sz="0" w:space="0" w:color="auto"/>
            <w:left w:val="none" w:sz="0" w:space="0" w:color="auto"/>
            <w:bottom w:val="none" w:sz="0" w:space="0" w:color="auto"/>
            <w:right w:val="none" w:sz="0" w:space="0" w:color="auto"/>
          </w:divBdr>
        </w:div>
        <w:div w:id="228152270">
          <w:marLeft w:val="640"/>
          <w:marRight w:val="0"/>
          <w:marTop w:val="0"/>
          <w:marBottom w:val="0"/>
          <w:divBdr>
            <w:top w:val="none" w:sz="0" w:space="0" w:color="auto"/>
            <w:left w:val="none" w:sz="0" w:space="0" w:color="auto"/>
            <w:bottom w:val="none" w:sz="0" w:space="0" w:color="auto"/>
            <w:right w:val="none" w:sz="0" w:space="0" w:color="auto"/>
          </w:divBdr>
        </w:div>
        <w:div w:id="395130630">
          <w:marLeft w:val="640"/>
          <w:marRight w:val="0"/>
          <w:marTop w:val="0"/>
          <w:marBottom w:val="0"/>
          <w:divBdr>
            <w:top w:val="none" w:sz="0" w:space="0" w:color="auto"/>
            <w:left w:val="none" w:sz="0" w:space="0" w:color="auto"/>
            <w:bottom w:val="none" w:sz="0" w:space="0" w:color="auto"/>
            <w:right w:val="none" w:sz="0" w:space="0" w:color="auto"/>
          </w:divBdr>
        </w:div>
        <w:div w:id="1803112413">
          <w:marLeft w:val="640"/>
          <w:marRight w:val="0"/>
          <w:marTop w:val="0"/>
          <w:marBottom w:val="0"/>
          <w:divBdr>
            <w:top w:val="none" w:sz="0" w:space="0" w:color="auto"/>
            <w:left w:val="none" w:sz="0" w:space="0" w:color="auto"/>
            <w:bottom w:val="none" w:sz="0" w:space="0" w:color="auto"/>
            <w:right w:val="none" w:sz="0" w:space="0" w:color="auto"/>
          </w:divBdr>
        </w:div>
        <w:div w:id="1688673264">
          <w:marLeft w:val="640"/>
          <w:marRight w:val="0"/>
          <w:marTop w:val="0"/>
          <w:marBottom w:val="0"/>
          <w:divBdr>
            <w:top w:val="none" w:sz="0" w:space="0" w:color="auto"/>
            <w:left w:val="none" w:sz="0" w:space="0" w:color="auto"/>
            <w:bottom w:val="none" w:sz="0" w:space="0" w:color="auto"/>
            <w:right w:val="none" w:sz="0" w:space="0" w:color="auto"/>
          </w:divBdr>
        </w:div>
        <w:div w:id="1262100929">
          <w:marLeft w:val="640"/>
          <w:marRight w:val="0"/>
          <w:marTop w:val="0"/>
          <w:marBottom w:val="0"/>
          <w:divBdr>
            <w:top w:val="none" w:sz="0" w:space="0" w:color="auto"/>
            <w:left w:val="none" w:sz="0" w:space="0" w:color="auto"/>
            <w:bottom w:val="none" w:sz="0" w:space="0" w:color="auto"/>
            <w:right w:val="none" w:sz="0" w:space="0" w:color="auto"/>
          </w:divBdr>
        </w:div>
        <w:div w:id="2106726797">
          <w:marLeft w:val="640"/>
          <w:marRight w:val="0"/>
          <w:marTop w:val="0"/>
          <w:marBottom w:val="0"/>
          <w:divBdr>
            <w:top w:val="none" w:sz="0" w:space="0" w:color="auto"/>
            <w:left w:val="none" w:sz="0" w:space="0" w:color="auto"/>
            <w:bottom w:val="none" w:sz="0" w:space="0" w:color="auto"/>
            <w:right w:val="none" w:sz="0" w:space="0" w:color="auto"/>
          </w:divBdr>
        </w:div>
        <w:div w:id="1191525432">
          <w:marLeft w:val="640"/>
          <w:marRight w:val="0"/>
          <w:marTop w:val="0"/>
          <w:marBottom w:val="0"/>
          <w:divBdr>
            <w:top w:val="none" w:sz="0" w:space="0" w:color="auto"/>
            <w:left w:val="none" w:sz="0" w:space="0" w:color="auto"/>
            <w:bottom w:val="none" w:sz="0" w:space="0" w:color="auto"/>
            <w:right w:val="none" w:sz="0" w:space="0" w:color="auto"/>
          </w:divBdr>
        </w:div>
        <w:div w:id="1165124215">
          <w:marLeft w:val="640"/>
          <w:marRight w:val="0"/>
          <w:marTop w:val="0"/>
          <w:marBottom w:val="0"/>
          <w:divBdr>
            <w:top w:val="none" w:sz="0" w:space="0" w:color="auto"/>
            <w:left w:val="none" w:sz="0" w:space="0" w:color="auto"/>
            <w:bottom w:val="none" w:sz="0" w:space="0" w:color="auto"/>
            <w:right w:val="none" w:sz="0" w:space="0" w:color="auto"/>
          </w:divBdr>
        </w:div>
        <w:div w:id="216934313">
          <w:marLeft w:val="640"/>
          <w:marRight w:val="0"/>
          <w:marTop w:val="0"/>
          <w:marBottom w:val="0"/>
          <w:divBdr>
            <w:top w:val="none" w:sz="0" w:space="0" w:color="auto"/>
            <w:left w:val="none" w:sz="0" w:space="0" w:color="auto"/>
            <w:bottom w:val="none" w:sz="0" w:space="0" w:color="auto"/>
            <w:right w:val="none" w:sz="0" w:space="0" w:color="auto"/>
          </w:divBdr>
        </w:div>
        <w:div w:id="498615172">
          <w:marLeft w:val="640"/>
          <w:marRight w:val="0"/>
          <w:marTop w:val="0"/>
          <w:marBottom w:val="0"/>
          <w:divBdr>
            <w:top w:val="none" w:sz="0" w:space="0" w:color="auto"/>
            <w:left w:val="none" w:sz="0" w:space="0" w:color="auto"/>
            <w:bottom w:val="none" w:sz="0" w:space="0" w:color="auto"/>
            <w:right w:val="none" w:sz="0" w:space="0" w:color="auto"/>
          </w:divBdr>
        </w:div>
        <w:div w:id="687489702">
          <w:marLeft w:val="640"/>
          <w:marRight w:val="0"/>
          <w:marTop w:val="0"/>
          <w:marBottom w:val="0"/>
          <w:divBdr>
            <w:top w:val="none" w:sz="0" w:space="0" w:color="auto"/>
            <w:left w:val="none" w:sz="0" w:space="0" w:color="auto"/>
            <w:bottom w:val="none" w:sz="0" w:space="0" w:color="auto"/>
            <w:right w:val="none" w:sz="0" w:space="0" w:color="auto"/>
          </w:divBdr>
        </w:div>
        <w:div w:id="1899242306">
          <w:marLeft w:val="640"/>
          <w:marRight w:val="0"/>
          <w:marTop w:val="0"/>
          <w:marBottom w:val="0"/>
          <w:divBdr>
            <w:top w:val="none" w:sz="0" w:space="0" w:color="auto"/>
            <w:left w:val="none" w:sz="0" w:space="0" w:color="auto"/>
            <w:bottom w:val="none" w:sz="0" w:space="0" w:color="auto"/>
            <w:right w:val="none" w:sz="0" w:space="0" w:color="auto"/>
          </w:divBdr>
        </w:div>
        <w:div w:id="534539999">
          <w:marLeft w:val="640"/>
          <w:marRight w:val="0"/>
          <w:marTop w:val="0"/>
          <w:marBottom w:val="0"/>
          <w:divBdr>
            <w:top w:val="none" w:sz="0" w:space="0" w:color="auto"/>
            <w:left w:val="none" w:sz="0" w:space="0" w:color="auto"/>
            <w:bottom w:val="none" w:sz="0" w:space="0" w:color="auto"/>
            <w:right w:val="none" w:sz="0" w:space="0" w:color="auto"/>
          </w:divBdr>
        </w:div>
        <w:div w:id="266010711">
          <w:marLeft w:val="640"/>
          <w:marRight w:val="0"/>
          <w:marTop w:val="0"/>
          <w:marBottom w:val="0"/>
          <w:divBdr>
            <w:top w:val="none" w:sz="0" w:space="0" w:color="auto"/>
            <w:left w:val="none" w:sz="0" w:space="0" w:color="auto"/>
            <w:bottom w:val="none" w:sz="0" w:space="0" w:color="auto"/>
            <w:right w:val="none" w:sz="0" w:space="0" w:color="auto"/>
          </w:divBdr>
        </w:div>
        <w:div w:id="146678422">
          <w:marLeft w:val="640"/>
          <w:marRight w:val="0"/>
          <w:marTop w:val="0"/>
          <w:marBottom w:val="0"/>
          <w:divBdr>
            <w:top w:val="none" w:sz="0" w:space="0" w:color="auto"/>
            <w:left w:val="none" w:sz="0" w:space="0" w:color="auto"/>
            <w:bottom w:val="none" w:sz="0" w:space="0" w:color="auto"/>
            <w:right w:val="none" w:sz="0" w:space="0" w:color="auto"/>
          </w:divBdr>
        </w:div>
        <w:div w:id="1689678165">
          <w:marLeft w:val="640"/>
          <w:marRight w:val="0"/>
          <w:marTop w:val="0"/>
          <w:marBottom w:val="0"/>
          <w:divBdr>
            <w:top w:val="none" w:sz="0" w:space="0" w:color="auto"/>
            <w:left w:val="none" w:sz="0" w:space="0" w:color="auto"/>
            <w:bottom w:val="none" w:sz="0" w:space="0" w:color="auto"/>
            <w:right w:val="none" w:sz="0" w:space="0" w:color="auto"/>
          </w:divBdr>
        </w:div>
        <w:div w:id="1922828399">
          <w:marLeft w:val="640"/>
          <w:marRight w:val="0"/>
          <w:marTop w:val="0"/>
          <w:marBottom w:val="0"/>
          <w:divBdr>
            <w:top w:val="none" w:sz="0" w:space="0" w:color="auto"/>
            <w:left w:val="none" w:sz="0" w:space="0" w:color="auto"/>
            <w:bottom w:val="none" w:sz="0" w:space="0" w:color="auto"/>
            <w:right w:val="none" w:sz="0" w:space="0" w:color="auto"/>
          </w:divBdr>
        </w:div>
        <w:div w:id="460464298">
          <w:marLeft w:val="640"/>
          <w:marRight w:val="0"/>
          <w:marTop w:val="0"/>
          <w:marBottom w:val="0"/>
          <w:divBdr>
            <w:top w:val="none" w:sz="0" w:space="0" w:color="auto"/>
            <w:left w:val="none" w:sz="0" w:space="0" w:color="auto"/>
            <w:bottom w:val="none" w:sz="0" w:space="0" w:color="auto"/>
            <w:right w:val="none" w:sz="0" w:space="0" w:color="auto"/>
          </w:divBdr>
        </w:div>
        <w:div w:id="949824819">
          <w:marLeft w:val="640"/>
          <w:marRight w:val="0"/>
          <w:marTop w:val="0"/>
          <w:marBottom w:val="0"/>
          <w:divBdr>
            <w:top w:val="none" w:sz="0" w:space="0" w:color="auto"/>
            <w:left w:val="none" w:sz="0" w:space="0" w:color="auto"/>
            <w:bottom w:val="none" w:sz="0" w:space="0" w:color="auto"/>
            <w:right w:val="none" w:sz="0" w:space="0" w:color="auto"/>
          </w:divBdr>
        </w:div>
        <w:div w:id="54401850">
          <w:marLeft w:val="640"/>
          <w:marRight w:val="0"/>
          <w:marTop w:val="0"/>
          <w:marBottom w:val="0"/>
          <w:divBdr>
            <w:top w:val="none" w:sz="0" w:space="0" w:color="auto"/>
            <w:left w:val="none" w:sz="0" w:space="0" w:color="auto"/>
            <w:bottom w:val="none" w:sz="0" w:space="0" w:color="auto"/>
            <w:right w:val="none" w:sz="0" w:space="0" w:color="auto"/>
          </w:divBdr>
        </w:div>
        <w:div w:id="210583282">
          <w:marLeft w:val="640"/>
          <w:marRight w:val="0"/>
          <w:marTop w:val="0"/>
          <w:marBottom w:val="0"/>
          <w:divBdr>
            <w:top w:val="none" w:sz="0" w:space="0" w:color="auto"/>
            <w:left w:val="none" w:sz="0" w:space="0" w:color="auto"/>
            <w:bottom w:val="none" w:sz="0" w:space="0" w:color="auto"/>
            <w:right w:val="none" w:sz="0" w:space="0" w:color="auto"/>
          </w:divBdr>
        </w:div>
        <w:div w:id="1485001747">
          <w:marLeft w:val="640"/>
          <w:marRight w:val="0"/>
          <w:marTop w:val="0"/>
          <w:marBottom w:val="0"/>
          <w:divBdr>
            <w:top w:val="none" w:sz="0" w:space="0" w:color="auto"/>
            <w:left w:val="none" w:sz="0" w:space="0" w:color="auto"/>
            <w:bottom w:val="none" w:sz="0" w:space="0" w:color="auto"/>
            <w:right w:val="none" w:sz="0" w:space="0" w:color="auto"/>
          </w:divBdr>
        </w:div>
        <w:div w:id="55905366">
          <w:marLeft w:val="640"/>
          <w:marRight w:val="0"/>
          <w:marTop w:val="0"/>
          <w:marBottom w:val="0"/>
          <w:divBdr>
            <w:top w:val="none" w:sz="0" w:space="0" w:color="auto"/>
            <w:left w:val="none" w:sz="0" w:space="0" w:color="auto"/>
            <w:bottom w:val="none" w:sz="0" w:space="0" w:color="auto"/>
            <w:right w:val="none" w:sz="0" w:space="0" w:color="auto"/>
          </w:divBdr>
        </w:div>
        <w:div w:id="1412194574">
          <w:marLeft w:val="640"/>
          <w:marRight w:val="0"/>
          <w:marTop w:val="0"/>
          <w:marBottom w:val="0"/>
          <w:divBdr>
            <w:top w:val="none" w:sz="0" w:space="0" w:color="auto"/>
            <w:left w:val="none" w:sz="0" w:space="0" w:color="auto"/>
            <w:bottom w:val="none" w:sz="0" w:space="0" w:color="auto"/>
            <w:right w:val="none" w:sz="0" w:space="0" w:color="auto"/>
          </w:divBdr>
        </w:div>
        <w:div w:id="60833621">
          <w:marLeft w:val="640"/>
          <w:marRight w:val="0"/>
          <w:marTop w:val="0"/>
          <w:marBottom w:val="0"/>
          <w:divBdr>
            <w:top w:val="none" w:sz="0" w:space="0" w:color="auto"/>
            <w:left w:val="none" w:sz="0" w:space="0" w:color="auto"/>
            <w:bottom w:val="none" w:sz="0" w:space="0" w:color="auto"/>
            <w:right w:val="none" w:sz="0" w:space="0" w:color="auto"/>
          </w:divBdr>
        </w:div>
        <w:div w:id="1304046752">
          <w:marLeft w:val="640"/>
          <w:marRight w:val="0"/>
          <w:marTop w:val="0"/>
          <w:marBottom w:val="0"/>
          <w:divBdr>
            <w:top w:val="none" w:sz="0" w:space="0" w:color="auto"/>
            <w:left w:val="none" w:sz="0" w:space="0" w:color="auto"/>
            <w:bottom w:val="none" w:sz="0" w:space="0" w:color="auto"/>
            <w:right w:val="none" w:sz="0" w:space="0" w:color="auto"/>
          </w:divBdr>
        </w:div>
        <w:div w:id="406418592">
          <w:marLeft w:val="640"/>
          <w:marRight w:val="0"/>
          <w:marTop w:val="0"/>
          <w:marBottom w:val="0"/>
          <w:divBdr>
            <w:top w:val="none" w:sz="0" w:space="0" w:color="auto"/>
            <w:left w:val="none" w:sz="0" w:space="0" w:color="auto"/>
            <w:bottom w:val="none" w:sz="0" w:space="0" w:color="auto"/>
            <w:right w:val="none" w:sz="0" w:space="0" w:color="auto"/>
          </w:divBdr>
        </w:div>
        <w:div w:id="1128814170">
          <w:marLeft w:val="640"/>
          <w:marRight w:val="0"/>
          <w:marTop w:val="0"/>
          <w:marBottom w:val="0"/>
          <w:divBdr>
            <w:top w:val="none" w:sz="0" w:space="0" w:color="auto"/>
            <w:left w:val="none" w:sz="0" w:space="0" w:color="auto"/>
            <w:bottom w:val="none" w:sz="0" w:space="0" w:color="auto"/>
            <w:right w:val="none" w:sz="0" w:space="0" w:color="auto"/>
          </w:divBdr>
        </w:div>
        <w:div w:id="1703893313">
          <w:marLeft w:val="640"/>
          <w:marRight w:val="0"/>
          <w:marTop w:val="0"/>
          <w:marBottom w:val="0"/>
          <w:divBdr>
            <w:top w:val="none" w:sz="0" w:space="0" w:color="auto"/>
            <w:left w:val="none" w:sz="0" w:space="0" w:color="auto"/>
            <w:bottom w:val="none" w:sz="0" w:space="0" w:color="auto"/>
            <w:right w:val="none" w:sz="0" w:space="0" w:color="auto"/>
          </w:divBdr>
        </w:div>
        <w:div w:id="767847666">
          <w:marLeft w:val="640"/>
          <w:marRight w:val="0"/>
          <w:marTop w:val="0"/>
          <w:marBottom w:val="0"/>
          <w:divBdr>
            <w:top w:val="none" w:sz="0" w:space="0" w:color="auto"/>
            <w:left w:val="none" w:sz="0" w:space="0" w:color="auto"/>
            <w:bottom w:val="none" w:sz="0" w:space="0" w:color="auto"/>
            <w:right w:val="none" w:sz="0" w:space="0" w:color="auto"/>
          </w:divBdr>
        </w:div>
        <w:div w:id="424150627">
          <w:marLeft w:val="640"/>
          <w:marRight w:val="0"/>
          <w:marTop w:val="0"/>
          <w:marBottom w:val="0"/>
          <w:divBdr>
            <w:top w:val="none" w:sz="0" w:space="0" w:color="auto"/>
            <w:left w:val="none" w:sz="0" w:space="0" w:color="auto"/>
            <w:bottom w:val="none" w:sz="0" w:space="0" w:color="auto"/>
            <w:right w:val="none" w:sz="0" w:space="0" w:color="auto"/>
          </w:divBdr>
        </w:div>
        <w:div w:id="2085029181">
          <w:marLeft w:val="640"/>
          <w:marRight w:val="0"/>
          <w:marTop w:val="0"/>
          <w:marBottom w:val="0"/>
          <w:divBdr>
            <w:top w:val="none" w:sz="0" w:space="0" w:color="auto"/>
            <w:left w:val="none" w:sz="0" w:space="0" w:color="auto"/>
            <w:bottom w:val="none" w:sz="0" w:space="0" w:color="auto"/>
            <w:right w:val="none" w:sz="0" w:space="0" w:color="auto"/>
          </w:divBdr>
        </w:div>
        <w:div w:id="199246982">
          <w:marLeft w:val="640"/>
          <w:marRight w:val="0"/>
          <w:marTop w:val="0"/>
          <w:marBottom w:val="0"/>
          <w:divBdr>
            <w:top w:val="none" w:sz="0" w:space="0" w:color="auto"/>
            <w:left w:val="none" w:sz="0" w:space="0" w:color="auto"/>
            <w:bottom w:val="none" w:sz="0" w:space="0" w:color="auto"/>
            <w:right w:val="none" w:sz="0" w:space="0" w:color="auto"/>
          </w:divBdr>
        </w:div>
        <w:div w:id="1408376826">
          <w:marLeft w:val="640"/>
          <w:marRight w:val="0"/>
          <w:marTop w:val="0"/>
          <w:marBottom w:val="0"/>
          <w:divBdr>
            <w:top w:val="none" w:sz="0" w:space="0" w:color="auto"/>
            <w:left w:val="none" w:sz="0" w:space="0" w:color="auto"/>
            <w:bottom w:val="none" w:sz="0" w:space="0" w:color="auto"/>
            <w:right w:val="none" w:sz="0" w:space="0" w:color="auto"/>
          </w:divBdr>
        </w:div>
        <w:div w:id="1545872889">
          <w:marLeft w:val="640"/>
          <w:marRight w:val="0"/>
          <w:marTop w:val="0"/>
          <w:marBottom w:val="0"/>
          <w:divBdr>
            <w:top w:val="none" w:sz="0" w:space="0" w:color="auto"/>
            <w:left w:val="none" w:sz="0" w:space="0" w:color="auto"/>
            <w:bottom w:val="none" w:sz="0" w:space="0" w:color="auto"/>
            <w:right w:val="none" w:sz="0" w:space="0" w:color="auto"/>
          </w:divBdr>
        </w:div>
        <w:div w:id="1348095477">
          <w:marLeft w:val="640"/>
          <w:marRight w:val="0"/>
          <w:marTop w:val="0"/>
          <w:marBottom w:val="0"/>
          <w:divBdr>
            <w:top w:val="none" w:sz="0" w:space="0" w:color="auto"/>
            <w:left w:val="none" w:sz="0" w:space="0" w:color="auto"/>
            <w:bottom w:val="none" w:sz="0" w:space="0" w:color="auto"/>
            <w:right w:val="none" w:sz="0" w:space="0" w:color="auto"/>
          </w:divBdr>
        </w:div>
        <w:div w:id="1060439484">
          <w:marLeft w:val="640"/>
          <w:marRight w:val="0"/>
          <w:marTop w:val="0"/>
          <w:marBottom w:val="0"/>
          <w:divBdr>
            <w:top w:val="none" w:sz="0" w:space="0" w:color="auto"/>
            <w:left w:val="none" w:sz="0" w:space="0" w:color="auto"/>
            <w:bottom w:val="none" w:sz="0" w:space="0" w:color="auto"/>
            <w:right w:val="none" w:sz="0" w:space="0" w:color="auto"/>
          </w:divBdr>
        </w:div>
        <w:div w:id="278218185">
          <w:marLeft w:val="640"/>
          <w:marRight w:val="0"/>
          <w:marTop w:val="0"/>
          <w:marBottom w:val="0"/>
          <w:divBdr>
            <w:top w:val="none" w:sz="0" w:space="0" w:color="auto"/>
            <w:left w:val="none" w:sz="0" w:space="0" w:color="auto"/>
            <w:bottom w:val="none" w:sz="0" w:space="0" w:color="auto"/>
            <w:right w:val="none" w:sz="0" w:space="0" w:color="auto"/>
          </w:divBdr>
        </w:div>
        <w:div w:id="998389344">
          <w:marLeft w:val="640"/>
          <w:marRight w:val="0"/>
          <w:marTop w:val="0"/>
          <w:marBottom w:val="0"/>
          <w:divBdr>
            <w:top w:val="none" w:sz="0" w:space="0" w:color="auto"/>
            <w:left w:val="none" w:sz="0" w:space="0" w:color="auto"/>
            <w:bottom w:val="none" w:sz="0" w:space="0" w:color="auto"/>
            <w:right w:val="none" w:sz="0" w:space="0" w:color="auto"/>
          </w:divBdr>
        </w:div>
        <w:div w:id="159126301">
          <w:marLeft w:val="640"/>
          <w:marRight w:val="0"/>
          <w:marTop w:val="0"/>
          <w:marBottom w:val="0"/>
          <w:divBdr>
            <w:top w:val="none" w:sz="0" w:space="0" w:color="auto"/>
            <w:left w:val="none" w:sz="0" w:space="0" w:color="auto"/>
            <w:bottom w:val="none" w:sz="0" w:space="0" w:color="auto"/>
            <w:right w:val="none" w:sz="0" w:space="0" w:color="auto"/>
          </w:divBdr>
        </w:div>
        <w:div w:id="996148151">
          <w:marLeft w:val="640"/>
          <w:marRight w:val="0"/>
          <w:marTop w:val="0"/>
          <w:marBottom w:val="0"/>
          <w:divBdr>
            <w:top w:val="none" w:sz="0" w:space="0" w:color="auto"/>
            <w:left w:val="none" w:sz="0" w:space="0" w:color="auto"/>
            <w:bottom w:val="none" w:sz="0" w:space="0" w:color="auto"/>
            <w:right w:val="none" w:sz="0" w:space="0" w:color="auto"/>
          </w:divBdr>
        </w:div>
        <w:div w:id="216285573">
          <w:marLeft w:val="640"/>
          <w:marRight w:val="0"/>
          <w:marTop w:val="0"/>
          <w:marBottom w:val="0"/>
          <w:divBdr>
            <w:top w:val="none" w:sz="0" w:space="0" w:color="auto"/>
            <w:left w:val="none" w:sz="0" w:space="0" w:color="auto"/>
            <w:bottom w:val="none" w:sz="0" w:space="0" w:color="auto"/>
            <w:right w:val="none" w:sz="0" w:space="0" w:color="auto"/>
          </w:divBdr>
        </w:div>
        <w:div w:id="504788289">
          <w:marLeft w:val="640"/>
          <w:marRight w:val="0"/>
          <w:marTop w:val="0"/>
          <w:marBottom w:val="0"/>
          <w:divBdr>
            <w:top w:val="none" w:sz="0" w:space="0" w:color="auto"/>
            <w:left w:val="none" w:sz="0" w:space="0" w:color="auto"/>
            <w:bottom w:val="none" w:sz="0" w:space="0" w:color="auto"/>
            <w:right w:val="none" w:sz="0" w:space="0" w:color="auto"/>
          </w:divBdr>
        </w:div>
        <w:div w:id="1931427534">
          <w:marLeft w:val="640"/>
          <w:marRight w:val="0"/>
          <w:marTop w:val="0"/>
          <w:marBottom w:val="0"/>
          <w:divBdr>
            <w:top w:val="none" w:sz="0" w:space="0" w:color="auto"/>
            <w:left w:val="none" w:sz="0" w:space="0" w:color="auto"/>
            <w:bottom w:val="none" w:sz="0" w:space="0" w:color="auto"/>
            <w:right w:val="none" w:sz="0" w:space="0" w:color="auto"/>
          </w:divBdr>
        </w:div>
        <w:div w:id="194390901">
          <w:marLeft w:val="640"/>
          <w:marRight w:val="0"/>
          <w:marTop w:val="0"/>
          <w:marBottom w:val="0"/>
          <w:divBdr>
            <w:top w:val="none" w:sz="0" w:space="0" w:color="auto"/>
            <w:left w:val="none" w:sz="0" w:space="0" w:color="auto"/>
            <w:bottom w:val="none" w:sz="0" w:space="0" w:color="auto"/>
            <w:right w:val="none" w:sz="0" w:space="0" w:color="auto"/>
          </w:divBdr>
        </w:div>
        <w:div w:id="940256533">
          <w:marLeft w:val="640"/>
          <w:marRight w:val="0"/>
          <w:marTop w:val="0"/>
          <w:marBottom w:val="0"/>
          <w:divBdr>
            <w:top w:val="none" w:sz="0" w:space="0" w:color="auto"/>
            <w:left w:val="none" w:sz="0" w:space="0" w:color="auto"/>
            <w:bottom w:val="none" w:sz="0" w:space="0" w:color="auto"/>
            <w:right w:val="none" w:sz="0" w:space="0" w:color="auto"/>
          </w:divBdr>
        </w:div>
        <w:div w:id="182981985">
          <w:marLeft w:val="640"/>
          <w:marRight w:val="0"/>
          <w:marTop w:val="0"/>
          <w:marBottom w:val="0"/>
          <w:divBdr>
            <w:top w:val="none" w:sz="0" w:space="0" w:color="auto"/>
            <w:left w:val="none" w:sz="0" w:space="0" w:color="auto"/>
            <w:bottom w:val="none" w:sz="0" w:space="0" w:color="auto"/>
            <w:right w:val="none" w:sz="0" w:space="0" w:color="auto"/>
          </w:divBdr>
        </w:div>
        <w:div w:id="792594626">
          <w:marLeft w:val="640"/>
          <w:marRight w:val="0"/>
          <w:marTop w:val="0"/>
          <w:marBottom w:val="0"/>
          <w:divBdr>
            <w:top w:val="none" w:sz="0" w:space="0" w:color="auto"/>
            <w:left w:val="none" w:sz="0" w:space="0" w:color="auto"/>
            <w:bottom w:val="none" w:sz="0" w:space="0" w:color="auto"/>
            <w:right w:val="none" w:sz="0" w:space="0" w:color="auto"/>
          </w:divBdr>
        </w:div>
        <w:div w:id="1963075624">
          <w:marLeft w:val="640"/>
          <w:marRight w:val="0"/>
          <w:marTop w:val="0"/>
          <w:marBottom w:val="0"/>
          <w:divBdr>
            <w:top w:val="none" w:sz="0" w:space="0" w:color="auto"/>
            <w:left w:val="none" w:sz="0" w:space="0" w:color="auto"/>
            <w:bottom w:val="none" w:sz="0" w:space="0" w:color="auto"/>
            <w:right w:val="none" w:sz="0" w:space="0" w:color="auto"/>
          </w:divBdr>
        </w:div>
        <w:div w:id="674310046">
          <w:marLeft w:val="640"/>
          <w:marRight w:val="0"/>
          <w:marTop w:val="0"/>
          <w:marBottom w:val="0"/>
          <w:divBdr>
            <w:top w:val="none" w:sz="0" w:space="0" w:color="auto"/>
            <w:left w:val="none" w:sz="0" w:space="0" w:color="auto"/>
            <w:bottom w:val="none" w:sz="0" w:space="0" w:color="auto"/>
            <w:right w:val="none" w:sz="0" w:space="0" w:color="auto"/>
          </w:divBdr>
        </w:div>
        <w:div w:id="2075011197">
          <w:marLeft w:val="640"/>
          <w:marRight w:val="0"/>
          <w:marTop w:val="0"/>
          <w:marBottom w:val="0"/>
          <w:divBdr>
            <w:top w:val="none" w:sz="0" w:space="0" w:color="auto"/>
            <w:left w:val="none" w:sz="0" w:space="0" w:color="auto"/>
            <w:bottom w:val="none" w:sz="0" w:space="0" w:color="auto"/>
            <w:right w:val="none" w:sz="0" w:space="0" w:color="auto"/>
          </w:divBdr>
        </w:div>
        <w:div w:id="1781798803">
          <w:marLeft w:val="640"/>
          <w:marRight w:val="0"/>
          <w:marTop w:val="0"/>
          <w:marBottom w:val="0"/>
          <w:divBdr>
            <w:top w:val="none" w:sz="0" w:space="0" w:color="auto"/>
            <w:left w:val="none" w:sz="0" w:space="0" w:color="auto"/>
            <w:bottom w:val="none" w:sz="0" w:space="0" w:color="auto"/>
            <w:right w:val="none" w:sz="0" w:space="0" w:color="auto"/>
          </w:divBdr>
        </w:div>
        <w:div w:id="1865247107">
          <w:marLeft w:val="640"/>
          <w:marRight w:val="0"/>
          <w:marTop w:val="0"/>
          <w:marBottom w:val="0"/>
          <w:divBdr>
            <w:top w:val="none" w:sz="0" w:space="0" w:color="auto"/>
            <w:left w:val="none" w:sz="0" w:space="0" w:color="auto"/>
            <w:bottom w:val="none" w:sz="0" w:space="0" w:color="auto"/>
            <w:right w:val="none" w:sz="0" w:space="0" w:color="auto"/>
          </w:divBdr>
        </w:div>
        <w:div w:id="2041080709">
          <w:marLeft w:val="640"/>
          <w:marRight w:val="0"/>
          <w:marTop w:val="0"/>
          <w:marBottom w:val="0"/>
          <w:divBdr>
            <w:top w:val="none" w:sz="0" w:space="0" w:color="auto"/>
            <w:left w:val="none" w:sz="0" w:space="0" w:color="auto"/>
            <w:bottom w:val="none" w:sz="0" w:space="0" w:color="auto"/>
            <w:right w:val="none" w:sz="0" w:space="0" w:color="auto"/>
          </w:divBdr>
        </w:div>
        <w:div w:id="1818108903">
          <w:marLeft w:val="640"/>
          <w:marRight w:val="0"/>
          <w:marTop w:val="0"/>
          <w:marBottom w:val="0"/>
          <w:divBdr>
            <w:top w:val="none" w:sz="0" w:space="0" w:color="auto"/>
            <w:left w:val="none" w:sz="0" w:space="0" w:color="auto"/>
            <w:bottom w:val="none" w:sz="0" w:space="0" w:color="auto"/>
            <w:right w:val="none" w:sz="0" w:space="0" w:color="auto"/>
          </w:divBdr>
        </w:div>
        <w:div w:id="2028288234">
          <w:marLeft w:val="640"/>
          <w:marRight w:val="0"/>
          <w:marTop w:val="0"/>
          <w:marBottom w:val="0"/>
          <w:divBdr>
            <w:top w:val="none" w:sz="0" w:space="0" w:color="auto"/>
            <w:left w:val="none" w:sz="0" w:space="0" w:color="auto"/>
            <w:bottom w:val="none" w:sz="0" w:space="0" w:color="auto"/>
            <w:right w:val="none" w:sz="0" w:space="0" w:color="auto"/>
          </w:divBdr>
        </w:div>
        <w:div w:id="2114979735">
          <w:marLeft w:val="640"/>
          <w:marRight w:val="0"/>
          <w:marTop w:val="0"/>
          <w:marBottom w:val="0"/>
          <w:divBdr>
            <w:top w:val="none" w:sz="0" w:space="0" w:color="auto"/>
            <w:left w:val="none" w:sz="0" w:space="0" w:color="auto"/>
            <w:bottom w:val="none" w:sz="0" w:space="0" w:color="auto"/>
            <w:right w:val="none" w:sz="0" w:space="0" w:color="auto"/>
          </w:divBdr>
        </w:div>
        <w:div w:id="612713825">
          <w:marLeft w:val="640"/>
          <w:marRight w:val="0"/>
          <w:marTop w:val="0"/>
          <w:marBottom w:val="0"/>
          <w:divBdr>
            <w:top w:val="none" w:sz="0" w:space="0" w:color="auto"/>
            <w:left w:val="none" w:sz="0" w:space="0" w:color="auto"/>
            <w:bottom w:val="none" w:sz="0" w:space="0" w:color="auto"/>
            <w:right w:val="none" w:sz="0" w:space="0" w:color="auto"/>
          </w:divBdr>
        </w:div>
        <w:div w:id="1054545554">
          <w:marLeft w:val="640"/>
          <w:marRight w:val="0"/>
          <w:marTop w:val="0"/>
          <w:marBottom w:val="0"/>
          <w:divBdr>
            <w:top w:val="none" w:sz="0" w:space="0" w:color="auto"/>
            <w:left w:val="none" w:sz="0" w:space="0" w:color="auto"/>
            <w:bottom w:val="none" w:sz="0" w:space="0" w:color="auto"/>
            <w:right w:val="none" w:sz="0" w:space="0" w:color="auto"/>
          </w:divBdr>
        </w:div>
        <w:div w:id="1586496489">
          <w:marLeft w:val="640"/>
          <w:marRight w:val="0"/>
          <w:marTop w:val="0"/>
          <w:marBottom w:val="0"/>
          <w:divBdr>
            <w:top w:val="none" w:sz="0" w:space="0" w:color="auto"/>
            <w:left w:val="none" w:sz="0" w:space="0" w:color="auto"/>
            <w:bottom w:val="none" w:sz="0" w:space="0" w:color="auto"/>
            <w:right w:val="none" w:sz="0" w:space="0" w:color="auto"/>
          </w:divBdr>
        </w:div>
        <w:div w:id="228930206">
          <w:marLeft w:val="640"/>
          <w:marRight w:val="0"/>
          <w:marTop w:val="0"/>
          <w:marBottom w:val="0"/>
          <w:divBdr>
            <w:top w:val="none" w:sz="0" w:space="0" w:color="auto"/>
            <w:left w:val="none" w:sz="0" w:space="0" w:color="auto"/>
            <w:bottom w:val="none" w:sz="0" w:space="0" w:color="auto"/>
            <w:right w:val="none" w:sz="0" w:space="0" w:color="auto"/>
          </w:divBdr>
        </w:div>
      </w:divsChild>
    </w:div>
    <w:div w:id="1916625774">
      <w:bodyDiv w:val="1"/>
      <w:marLeft w:val="0"/>
      <w:marRight w:val="0"/>
      <w:marTop w:val="0"/>
      <w:marBottom w:val="0"/>
      <w:divBdr>
        <w:top w:val="none" w:sz="0" w:space="0" w:color="auto"/>
        <w:left w:val="none" w:sz="0" w:space="0" w:color="auto"/>
        <w:bottom w:val="none" w:sz="0" w:space="0" w:color="auto"/>
        <w:right w:val="none" w:sz="0" w:space="0" w:color="auto"/>
      </w:divBdr>
      <w:divsChild>
        <w:div w:id="1534491280">
          <w:marLeft w:val="640"/>
          <w:marRight w:val="0"/>
          <w:marTop w:val="0"/>
          <w:marBottom w:val="0"/>
          <w:divBdr>
            <w:top w:val="none" w:sz="0" w:space="0" w:color="auto"/>
            <w:left w:val="none" w:sz="0" w:space="0" w:color="auto"/>
            <w:bottom w:val="none" w:sz="0" w:space="0" w:color="auto"/>
            <w:right w:val="none" w:sz="0" w:space="0" w:color="auto"/>
          </w:divBdr>
        </w:div>
        <w:div w:id="247737726">
          <w:marLeft w:val="640"/>
          <w:marRight w:val="0"/>
          <w:marTop w:val="0"/>
          <w:marBottom w:val="0"/>
          <w:divBdr>
            <w:top w:val="none" w:sz="0" w:space="0" w:color="auto"/>
            <w:left w:val="none" w:sz="0" w:space="0" w:color="auto"/>
            <w:bottom w:val="none" w:sz="0" w:space="0" w:color="auto"/>
            <w:right w:val="none" w:sz="0" w:space="0" w:color="auto"/>
          </w:divBdr>
        </w:div>
        <w:div w:id="1299845783">
          <w:marLeft w:val="640"/>
          <w:marRight w:val="0"/>
          <w:marTop w:val="0"/>
          <w:marBottom w:val="0"/>
          <w:divBdr>
            <w:top w:val="none" w:sz="0" w:space="0" w:color="auto"/>
            <w:left w:val="none" w:sz="0" w:space="0" w:color="auto"/>
            <w:bottom w:val="none" w:sz="0" w:space="0" w:color="auto"/>
            <w:right w:val="none" w:sz="0" w:space="0" w:color="auto"/>
          </w:divBdr>
        </w:div>
        <w:div w:id="1012292773">
          <w:marLeft w:val="640"/>
          <w:marRight w:val="0"/>
          <w:marTop w:val="0"/>
          <w:marBottom w:val="0"/>
          <w:divBdr>
            <w:top w:val="none" w:sz="0" w:space="0" w:color="auto"/>
            <w:left w:val="none" w:sz="0" w:space="0" w:color="auto"/>
            <w:bottom w:val="none" w:sz="0" w:space="0" w:color="auto"/>
            <w:right w:val="none" w:sz="0" w:space="0" w:color="auto"/>
          </w:divBdr>
        </w:div>
        <w:div w:id="1316032837">
          <w:marLeft w:val="640"/>
          <w:marRight w:val="0"/>
          <w:marTop w:val="0"/>
          <w:marBottom w:val="0"/>
          <w:divBdr>
            <w:top w:val="none" w:sz="0" w:space="0" w:color="auto"/>
            <w:left w:val="none" w:sz="0" w:space="0" w:color="auto"/>
            <w:bottom w:val="none" w:sz="0" w:space="0" w:color="auto"/>
            <w:right w:val="none" w:sz="0" w:space="0" w:color="auto"/>
          </w:divBdr>
        </w:div>
        <w:div w:id="151333277">
          <w:marLeft w:val="640"/>
          <w:marRight w:val="0"/>
          <w:marTop w:val="0"/>
          <w:marBottom w:val="0"/>
          <w:divBdr>
            <w:top w:val="none" w:sz="0" w:space="0" w:color="auto"/>
            <w:left w:val="none" w:sz="0" w:space="0" w:color="auto"/>
            <w:bottom w:val="none" w:sz="0" w:space="0" w:color="auto"/>
            <w:right w:val="none" w:sz="0" w:space="0" w:color="auto"/>
          </w:divBdr>
        </w:div>
        <w:div w:id="1947692833">
          <w:marLeft w:val="640"/>
          <w:marRight w:val="0"/>
          <w:marTop w:val="0"/>
          <w:marBottom w:val="0"/>
          <w:divBdr>
            <w:top w:val="none" w:sz="0" w:space="0" w:color="auto"/>
            <w:left w:val="none" w:sz="0" w:space="0" w:color="auto"/>
            <w:bottom w:val="none" w:sz="0" w:space="0" w:color="auto"/>
            <w:right w:val="none" w:sz="0" w:space="0" w:color="auto"/>
          </w:divBdr>
        </w:div>
        <w:div w:id="1917592996">
          <w:marLeft w:val="640"/>
          <w:marRight w:val="0"/>
          <w:marTop w:val="0"/>
          <w:marBottom w:val="0"/>
          <w:divBdr>
            <w:top w:val="none" w:sz="0" w:space="0" w:color="auto"/>
            <w:left w:val="none" w:sz="0" w:space="0" w:color="auto"/>
            <w:bottom w:val="none" w:sz="0" w:space="0" w:color="auto"/>
            <w:right w:val="none" w:sz="0" w:space="0" w:color="auto"/>
          </w:divBdr>
        </w:div>
        <w:div w:id="91438102">
          <w:marLeft w:val="640"/>
          <w:marRight w:val="0"/>
          <w:marTop w:val="0"/>
          <w:marBottom w:val="0"/>
          <w:divBdr>
            <w:top w:val="none" w:sz="0" w:space="0" w:color="auto"/>
            <w:left w:val="none" w:sz="0" w:space="0" w:color="auto"/>
            <w:bottom w:val="none" w:sz="0" w:space="0" w:color="auto"/>
            <w:right w:val="none" w:sz="0" w:space="0" w:color="auto"/>
          </w:divBdr>
        </w:div>
        <w:div w:id="902716304">
          <w:marLeft w:val="640"/>
          <w:marRight w:val="0"/>
          <w:marTop w:val="0"/>
          <w:marBottom w:val="0"/>
          <w:divBdr>
            <w:top w:val="none" w:sz="0" w:space="0" w:color="auto"/>
            <w:left w:val="none" w:sz="0" w:space="0" w:color="auto"/>
            <w:bottom w:val="none" w:sz="0" w:space="0" w:color="auto"/>
            <w:right w:val="none" w:sz="0" w:space="0" w:color="auto"/>
          </w:divBdr>
        </w:div>
        <w:div w:id="1280529320">
          <w:marLeft w:val="640"/>
          <w:marRight w:val="0"/>
          <w:marTop w:val="0"/>
          <w:marBottom w:val="0"/>
          <w:divBdr>
            <w:top w:val="none" w:sz="0" w:space="0" w:color="auto"/>
            <w:left w:val="none" w:sz="0" w:space="0" w:color="auto"/>
            <w:bottom w:val="none" w:sz="0" w:space="0" w:color="auto"/>
            <w:right w:val="none" w:sz="0" w:space="0" w:color="auto"/>
          </w:divBdr>
        </w:div>
        <w:div w:id="1963728342">
          <w:marLeft w:val="640"/>
          <w:marRight w:val="0"/>
          <w:marTop w:val="0"/>
          <w:marBottom w:val="0"/>
          <w:divBdr>
            <w:top w:val="none" w:sz="0" w:space="0" w:color="auto"/>
            <w:left w:val="none" w:sz="0" w:space="0" w:color="auto"/>
            <w:bottom w:val="none" w:sz="0" w:space="0" w:color="auto"/>
            <w:right w:val="none" w:sz="0" w:space="0" w:color="auto"/>
          </w:divBdr>
        </w:div>
        <w:div w:id="654333933">
          <w:marLeft w:val="640"/>
          <w:marRight w:val="0"/>
          <w:marTop w:val="0"/>
          <w:marBottom w:val="0"/>
          <w:divBdr>
            <w:top w:val="none" w:sz="0" w:space="0" w:color="auto"/>
            <w:left w:val="none" w:sz="0" w:space="0" w:color="auto"/>
            <w:bottom w:val="none" w:sz="0" w:space="0" w:color="auto"/>
            <w:right w:val="none" w:sz="0" w:space="0" w:color="auto"/>
          </w:divBdr>
        </w:div>
        <w:div w:id="1395665758">
          <w:marLeft w:val="640"/>
          <w:marRight w:val="0"/>
          <w:marTop w:val="0"/>
          <w:marBottom w:val="0"/>
          <w:divBdr>
            <w:top w:val="none" w:sz="0" w:space="0" w:color="auto"/>
            <w:left w:val="none" w:sz="0" w:space="0" w:color="auto"/>
            <w:bottom w:val="none" w:sz="0" w:space="0" w:color="auto"/>
            <w:right w:val="none" w:sz="0" w:space="0" w:color="auto"/>
          </w:divBdr>
        </w:div>
        <w:div w:id="1164584438">
          <w:marLeft w:val="640"/>
          <w:marRight w:val="0"/>
          <w:marTop w:val="0"/>
          <w:marBottom w:val="0"/>
          <w:divBdr>
            <w:top w:val="none" w:sz="0" w:space="0" w:color="auto"/>
            <w:left w:val="none" w:sz="0" w:space="0" w:color="auto"/>
            <w:bottom w:val="none" w:sz="0" w:space="0" w:color="auto"/>
            <w:right w:val="none" w:sz="0" w:space="0" w:color="auto"/>
          </w:divBdr>
        </w:div>
        <w:div w:id="1789817631">
          <w:marLeft w:val="640"/>
          <w:marRight w:val="0"/>
          <w:marTop w:val="0"/>
          <w:marBottom w:val="0"/>
          <w:divBdr>
            <w:top w:val="none" w:sz="0" w:space="0" w:color="auto"/>
            <w:left w:val="none" w:sz="0" w:space="0" w:color="auto"/>
            <w:bottom w:val="none" w:sz="0" w:space="0" w:color="auto"/>
            <w:right w:val="none" w:sz="0" w:space="0" w:color="auto"/>
          </w:divBdr>
        </w:div>
        <w:div w:id="675032851">
          <w:marLeft w:val="640"/>
          <w:marRight w:val="0"/>
          <w:marTop w:val="0"/>
          <w:marBottom w:val="0"/>
          <w:divBdr>
            <w:top w:val="none" w:sz="0" w:space="0" w:color="auto"/>
            <w:left w:val="none" w:sz="0" w:space="0" w:color="auto"/>
            <w:bottom w:val="none" w:sz="0" w:space="0" w:color="auto"/>
            <w:right w:val="none" w:sz="0" w:space="0" w:color="auto"/>
          </w:divBdr>
        </w:div>
        <w:div w:id="2125423587">
          <w:marLeft w:val="640"/>
          <w:marRight w:val="0"/>
          <w:marTop w:val="0"/>
          <w:marBottom w:val="0"/>
          <w:divBdr>
            <w:top w:val="none" w:sz="0" w:space="0" w:color="auto"/>
            <w:left w:val="none" w:sz="0" w:space="0" w:color="auto"/>
            <w:bottom w:val="none" w:sz="0" w:space="0" w:color="auto"/>
            <w:right w:val="none" w:sz="0" w:space="0" w:color="auto"/>
          </w:divBdr>
        </w:div>
        <w:div w:id="296569232">
          <w:marLeft w:val="640"/>
          <w:marRight w:val="0"/>
          <w:marTop w:val="0"/>
          <w:marBottom w:val="0"/>
          <w:divBdr>
            <w:top w:val="none" w:sz="0" w:space="0" w:color="auto"/>
            <w:left w:val="none" w:sz="0" w:space="0" w:color="auto"/>
            <w:bottom w:val="none" w:sz="0" w:space="0" w:color="auto"/>
            <w:right w:val="none" w:sz="0" w:space="0" w:color="auto"/>
          </w:divBdr>
        </w:div>
        <w:div w:id="1162506595">
          <w:marLeft w:val="640"/>
          <w:marRight w:val="0"/>
          <w:marTop w:val="0"/>
          <w:marBottom w:val="0"/>
          <w:divBdr>
            <w:top w:val="none" w:sz="0" w:space="0" w:color="auto"/>
            <w:left w:val="none" w:sz="0" w:space="0" w:color="auto"/>
            <w:bottom w:val="none" w:sz="0" w:space="0" w:color="auto"/>
            <w:right w:val="none" w:sz="0" w:space="0" w:color="auto"/>
          </w:divBdr>
        </w:div>
        <w:div w:id="472018098">
          <w:marLeft w:val="640"/>
          <w:marRight w:val="0"/>
          <w:marTop w:val="0"/>
          <w:marBottom w:val="0"/>
          <w:divBdr>
            <w:top w:val="none" w:sz="0" w:space="0" w:color="auto"/>
            <w:left w:val="none" w:sz="0" w:space="0" w:color="auto"/>
            <w:bottom w:val="none" w:sz="0" w:space="0" w:color="auto"/>
            <w:right w:val="none" w:sz="0" w:space="0" w:color="auto"/>
          </w:divBdr>
        </w:div>
        <w:div w:id="281886422">
          <w:marLeft w:val="640"/>
          <w:marRight w:val="0"/>
          <w:marTop w:val="0"/>
          <w:marBottom w:val="0"/>
          <w:divBdr>
            <w:top w:val="none" w:sz="0" w:space="0" w:color="auto"/>
            <w:left w:val="none" w:sz="0" w:space="0" w:color="auto"/>
            <w:bottom w:val="none" w:sz="0" w:space="0" w:color="auto"/>
            <w:right w:val="none" w:sz="0" w:space="0" w:color="auto"/>
          </w:divBdr>
        </w:div>
        <w:div w:id="964582917">
          <w:marLeft w:val="640"/>
          <w:marRight w:val="0"/>
          <w:marTop w:val="0"/>
          <w:marBottom w:val="0"/>
          <w:divBdr>
            <w:top w:val="none" w:sz="0" w:space="0" w:color="auto"/>
            <w:left w:val="none" w:sz="0" w:space="0" w:color="auto"/>
            <w:bottom w:val="none" w:sz="0" w:space="0" w:color="auto"/>
            <w:right w:val="none" w:sz="0" w:space="0" w:color="auto"/>
          </w:divBdr>
        </w:div>
        <w:div w:id="122382730">
          <w:marLeft w:val="640"/>
          <w:marRight w:val="0"/>
          <w:marTop w:val="0"/>
          <w:marBottom w:val="0"/>
          <w:divBdr>
            <w:top w:val="none" w:sz="0" w:space="0" w:color="auto"/>
            <w:left w:val="none" w:sz="0" w:space="0" w:color="auto"/>
            <w:bottom w:val="none" w:sz="0" w:space="0" w:color="auto"/>
            <w:right w:val="none" w:sz="0" w:space="0" w:color="auto"/>
          </w:divBdr>
        </w:div>
        <w:div w:id="2134708335">
          <w:marLeft w:val="640"/>
          <w:marRight w:val="0"/>
          <w:marTop w:val="0"/>
          <w:marBottom w:val="0"/>
          <w:divBdr>
            <w:top w:val="none" w:sz="0" w:space="0" w:color="auto"/>
            <w:left w:val="none" w:sz="0" w:space="0" w:color="auto"/>
            <w:bottom w:val="none" w:sz="0" w:space="0" w:color="auto"/>
            <w:right w:val="none" w:sz="0" w:space="0" w:color="auto"/>
          </w:divBdr>
        </w:div>
        <w:div w:id="200435351">
          <w:marLeft w:val="640"/>
          <w:marRight w:val="0"/>
          <w:marTop w:val="0"/>
          <w:marBottom w:val="0"/>
          <w:divBdr>
            <w:top w:val="none" w:sz="0" w:space="0" w:color="auto"/>
            <w:left w:val="none" w:sz="0" w:space="0" w:color="auto"/>
            <w:bottom w:val="none" w:sz="0" w:space="0" w:color="auto"/>
            <w:right w:val="none" w:sz="0" w:space="0" w:color="auto"/>
          </w:divBdr>
        </w:div>
        <w:div w:id="1683386629">
          <w:marLeft w:val="640"/>
          <w:marRight w:val="0"/>
          <w:marTop w:val="0"/>
          <w:marBottom w:val="0"/>
          <w:divBdr>
            <w:top w:val="none" w:sz="0" w:space="0" w:color="auto"/>
            <w:left w:val="none" w:sz="0" w:space="0" w:color="auto"/>
            <w:bottom w:val="none" w:sz="0" w:space="0" w:color="auto"/>
            <w:right w:val="none" w:sz="0" w:space="0" w:color="auto"/>
          </w:divBdr>
        </w:div>
        <w:div w:id="10887055">
          <w:marLeft w:val="640"/>
          <w:marRight w:val="0"/>
          <w:marTop w:val="0"/>
          <w:marBottom w:val="0"/>
          <w:divBdr>
            <w:top w:val="none" w:sz="0" w:space="0" w:color="auto"/>
            <w:left w:val="none" w:sz="0" w:space="0" w:color="auto"/>
            <w:bottom w:val="none" w:sz="0" w:space="0" w:color="auto"/>
            <w:right w:val="none" w:sz="0" w:space="0" w:color="auto"/>
          </w:divBdr>
        </w:div>
        <w:div w:id="966199930">
          <w:marLeft w:val="640"/>
          <w:marRight w:val="0"/>
          <w:marTop w:val="0"/>
          <w:marBottom w:val="0"/>
          <w:divBdr>
            <w:top w:val="none" w:sz="0" w:space="0" w:color="auto"/>
            <w:left w:val="none" w:sz="0" w:space="0" w:color="auto"/>
            <w:bottom w:val="none" w:sz="0" w:space="0" w:color="auto"/>
            <w:right w:val="none" w:sz="0" w:space="0" w:color="auto"/>
          </w:divBdr>
        </w:div>
        <w:div w:id="1914729522">
          <w:marLeft w:val="640"/>
          <w:marRight w:val="0"/>
          <w:marTop w:val="0"/>
          <w:marBottom w:val="0"/>
          <w:divBdr>
            <w:top w:val="none" w:sz="0" w:space="0" w:color="auto"/>
            <w:left w:val="none" w:sz="0" w:space="0" w:color="auto"/>
            <w:bottom w:val="none" w:sz="0" w:space="0" w:color="auto"/>
            <w:right w:val="none" w:sz="0" w:space="0" w:color="auto"/>
          </w:divBdr>
        </w:div>
        <w:div w:id="1425146477">
          <w:marLeft w:val="640"/>
          <w:marRight w:val="0"/>
          <w:marTop w:val="0"/>
          <w:marBottom w:val="0"/>
          <w:divBdr>
            <w:top w:val="none" w:sz="0" w:space="0" w:color="auto"/>
            <w:left w:val="none" w:sz="0" w:space="0" w:color="auto"/>
            <w:bottom w:val="none" w:sz="0" w:space="0" w:color="auto"/>
            <w:right w:val="none" w:sz="0" w:space="0" w:color="auto"/>
          </w:divBdr>
        </w:div>
        <w:div w:id="88820466">
          <w:marLeft w:val="640"/>
          <w:marRight w:val="0"/>
          <w:marTop w:val="0"/>
          <w:marBottom w:val="0"/>
          <w:divBdr>
            <w:top w:val="none" w:sz="0" w:space="0" w:color="auto"/>
            <w:left w:val="none" w:sz="0" w:space="0" w:color="auto"/>
            <w:bottom w:val="none" w:sz="0" w:space="0" w:color="auto"/>
            <w:right w:val="none" w:sz="0" w:space="0" w:color="auto"/>
          </w:divBdr>
        </w:div>
        <w:div w:id="1197504152">
          <w:marLeft w:val="640"/>
          <w:marRight w:val="0"/>
          <w:marTop w:val="0"/>
          <w:marBottom w:val="0"/>
          <w:divBdr>
            <w:top w:val="none" w:sz="0" w:space="0" w:color="auto"/>
            <w:left w:val="none" w:sz="0" w:space="0" w:color="auto"/>
            <w:bottom w:val="none" w:sz="0" w:space="0" w:color="auto"/>
            <w:right w:val="none" w:sz="0" w:space="0" w:color="auto"/>
          </w:divBdr>
        </w:div>
        <w:div w:id="1458178807">
          <w:marLeft w:val="640"/>
          <w:marRight w:val="0"/>
          <w:marTop w:val="0"/>
          <w:marBottom w:val="0"/>
          <w:divBdr>
            <w:top w:val="none" w:sz="0" w:space="0" w:color="auto"/>
            <w:left w:val="none" w:sz="0" w:space="0" w:color="auto"/>
            <w:bottom w:val="none" w:sz="0" w:space="0" w:color="auto"/>
            <w:right w:val="none" w:sz="0" w:space="0" w:color="auto"/>
          </w:divBdr>
        </w:div>
        <w:div w:id="789400567">
          <w:marLeft w:val="640"/>
          <w:marRight w:val="0"/>
          <w:marTop w:val="0"/>
          <w:marBottom w:val="0"/>
          <w:divBdr>
            <w:top w:val="none" w:sz="0" w:space="0" w:color="auto"/>
            <w:left w:val="none" w:sz="0" w:space="0" w:color="auto"/>
            <w:bottom w:val="none" w:sz="0" w:space="0" w:color="auto"/>
            <w:right w:val="none" w:sz="0" w:space="0" w:color="auto"/>
          </w:divBdr>
        </w:div>
        <w:div w:id="1629585164">
          <w:marLeft w:val="640"/>
          <w:marRight w:val="0"/>
          <w:marTop w:val="0"/>
          <w:marBottom w:val="0"/>
          <w:divBdr>
            <w:top w:val="none" w:sz="0" w:space="0" w:color="auto"/>
            <w:left w:val="none" w:sz="0" w:space="0" w:color="auto"/>
            <w:bottom w:val="none" w:sz="0" w:space="0" w:color="auto"/>
            <w:right w:val="none" w:sz="0" w:space="0" w:color="auto"/>
          </w:divBdr>
        </w:div>
        <w:div w:id="769861852">
          <w:marLeft w:val="640"/>
          <w:marRight w:val="0"/>
          <w:marTop w:val="0"/>
          <w:marBottom w:val="0"/>
          <w:divBdr>
            <w:top w:val="none" w:sz="0" w:space="0" w:color="auto"/>
            <w:left w:val="none" w:sz="0" w:space="0" w:color="auto"/>
            <w:bottom w:val="none" w:sz="0" w:space="0" w:color="auto"/>
            <w:right w:val="none" w:sz="0" w:space="0" w:color="auto"/>
          </w:divBdr>
        </w:div>
        <w:div w:id="178323768">
          <w:marLeft w:val="640"/>
          <w:marRight w:val="0"/>
          <w:marTop w:val="0"/>
          <w:marBottom w:val="0"/>
          <w:divBdr>
            <w:top w:val="none" w:sz="0" w:space="0" w:color="auto"/>
            <w:left w:val="none" w:sz="0" w:space="0" w:color="auto"/>
            <w:bottom w:val="none" w:sz="0" w:space="0" w:color="auto"/>
            <w:right w:val="none" w:sz="0" w:space="0" w:color="auto"/>
          </w:divBdr>
        </w:div>
        <w:div w:id="1355111558">
          <w:marLeft w:val="640"/>
          <w:marRight w:val="0"/>
          <w:marTop w:val="0"/>
          <w:marBottom w:val="0"/>
          <w:divBdr>
            <w:top w:val="none" w:sz="0" w:space="0" w:color="auto"/>
            <w:left w:val="none" w:sz="0" w:space="0" w:color="auto"/>
            <w:bottom w:val="none" w:sz="0" w:space="0" w:color="auto"/>
            <w:right w:val="none" w:sz="0" w:space="0" w:color="auto"/>
          </w:divBdr>
        </w:div>
        <w:div w:id="513224451">
          <w:marLeft w:val="640"/>
          <w:marRight w:val="0"/>
          <w:marTop w:val="0"/>
          <w:marBottom w:val="0"/>
          <w:divBdr>
            <w:top w:val="none" w:sz="0" w:space="0" w:color="auto"/>
            <w:left w:val="none" w:sz="0" w:space="0" w:color="auto"/>
            <w:bottom w:val="none" w:sz="0" w:space="0" w:color="auto"/>
            <w:right w:val="none" w:sz="0" w:space="0" w:color="auto"/>
          </w:divBdr>
        </w:div>
        <w:div w:id="616912286">
          <w:marLeft w:val="640"/>
          <w:marRight w:val="0"/>
          <w:marTop w:val="0"/>
          <w:marBottom w:val="0"/>
          <w:divBdr>
            <w:top w:val="none" w:sz="0" w:space="0" w:color="auto"/>
            <w:left w:val="none" w:sz="0" w:space="0" w:color="auto"/>
            <w:bottom w:val="none" w:sz="0" w:space="0" w:color="auto"/>
            <w:right w:val="none" w:sz="0" w:space="0" w:color="auto"/>
          </w:divBdr>
        </w:div>
        <w:div w:id="649402434">
          <w:marLeft w:val="640"/>
          <w:marRight w:val="0"/>
          <w:marTop w:val="0"/>
          <w:marBottom w:val="0"/>
          <w:divBdr>
            <w:top w:val="none" w:sz="0" w:space="0" w:color="auto"/>
            <w:left w:val="none" w:sz="0" w:space="0" w:color="auto"/>
            <w:bottom w:val="none" w:sz="0" w:space="0" w:color="auto"/>
            <w:right w:val="none" w:sz="0" w:space="0" w:color="auto"/>
          </w:divBdr>
        </w:div>
        <w:div w:id="644090311">
          <w:marLeft w:val="640"/>
          <w:marRight w:val="0"/>
          <w:marTop w:val="0"/>
          <w:marBottom w:val="0"/>
          <w:divBdr>
            <w:top w:val="none" w:sz="0" w:space="0" w:color="auto"/>
            <w:left w:val="none" w:sz="0" w:space="0" w:color="auto"/>
            <w:bottom w:val="none" w:sz="0" w:space="0" w:color="auto"/>
            <w:right w:val="none" w:sz="0" w:space="0" w:color="auto"/>
          </w:divBdr>
        </w:div>
        <w:div w:id="676883084">
          <w:marLeft w:val="640"/>
          <w:marRight w:val="0"/>
          <w:marTop w:val="0"/>
          <w:marBottom w:val="0"/>
          <w:divBdr>
            <w:top w:val="none" w:sz="0" w:space="0" w:color="auto"/>
            <w:left w:val="none" w:sz="0" w:space="0" w:color="auto"/>
            <w:bottom w:val="none" w:sz="0" w:space="0" w:color="auto"/>
            <w:right w:val="none" w:sz="0" w:space="0" w:color="auto"/>
          </w:divBdr>
        </w:div>
        <w:div w:id="788744345">
          <w:marLeft w:val="640"/>
          <w:marRight w:val="0"/>
          <w:marTop w:val="0"/>
          <w:marBottom w:val="0"/>
          <w:divBdr>
            <w:top w:val="none" w:sz="0" w:space="0" w:color="auto"/>
            <w:left w:val="none" w:sz="0" w:space="0" w:color="auto"/>
            <w:bottom w:val="none" w:sz="0" w:space="0" w:color="auto"/>
            <w:right w:val="none" w:sz="0" w:space="0" w:color="auto"/>
          </w:divBdr>
        </w:div>
        <w:div w:id="1170681496">
          <w:marLeft w:val="640"/>
          <w:marRight w:val="0"/>
          <w:marTop w:val="0"/>
          <w:marBottom w:val="0"/>
          <w:divBdr>
            <w:top w:val="none" w:sz="0" w:space="0" w:color="auto"/>
            <w:left w:val="none" w:sz="0" w:space="0" w:color="auto"/>
            <w:bottom w:val="none" w:sz="0" w:space="0" w:color="auto"/>
            <w:right w:val="none" w:sz="0" w:space="0" w:color="auto"/>
          </w:divBdr>
        </w:div>
        <w:div w:id="168715478">
          <w:marLeft w:val="640"/>
          <w:marRight w:val="0"/>
          <w:marTop w:val="0"/>
          <w:marBottom w:val="0"/>
          <w:divBdr>
            <w:top w:val="none" w:sz="0" w:space="0" w:color="auto"/>
            <w:left w:val="none" w:sz="0" w:space="0" w:color="auto"/>
            <w:bottom w:val="none" w:sz="0" w:space="0" w:color="auto"/>
            <w:right w:val="none" w:sz="0" w:space="0" w:color="auto"/>
          </w:divBdr>
        </w:div>
        <w:div w:id="398408993">
          <w:marLeft w:val="640"/>
          <w:marRight w:val="0"/>
          <w:marTop w:val="0"/>
          <w:marBottom w:val="0"/>
          <w:divBdr>
            <w:top w:val="none" w:sz="0" w:space="0" w:color="auto"/>
            <w:left w:val="none" w:sz="0" w:space="0" w:color="auto"/>
            <w:bottom w:val="none" w:sz="0" w:space="0" w:color="auto"/>
            <w:right w:val="none" w:sz="0" w:space="0" w:color="auto"/>
          </w:divBdr>
        </w:div>
        <w:div w:id="1150250189">
          <w:marLeft w:val="640"/>
          <w:marRight w:val="0"/>
          <w:marTop w:val="0"/>
          <w:marBottom w:val="0"/>
          <w:divBdr>
            <w:top w:val="none" w:sz="0" w:space="0" w:color="auto"/>
            <w:left w:val="none" w:sz="0" w:space="0" w:color="auto"/>
            <w:bottom w:val="none" w:sz="0" w:space="0" w:color="auto"/>
            <w:right w:val="none" w:sz="0" w:space="0" w:color="auto"/>
          </w:divBdr>
        </w:div>
        <w:div w:id="381179998">
          <w:marLeft w:val="640"/>
          <w:marRight w:val="0"/>
          <w:marTop w:val="0"/>
          <w:marBottom w:val="0"/>
          <w:divBdr>
            <w:top w:val="none" w:sz="0" w:space="0" w:color="auto"/>
            <w:left w:val="none" w:sz="0" w:space="0" w:color="auto"/>
            <w:bottom w:val="none" w:sz="0" w:space="0" w:color="auto"/>
            <w:right w:val="none" w:sz="0" w:space="0" w:color="auto"/>
          </w:divBdr>
        </w:div>
        <w:div w:id="902836576">
          <w:marLeft w:val="640"/>
          <w:marRight w:val="0"/>
          <w:marTop w:val="0"/>
          <w:marBottom w:val="0"/>
          <w:divBdr>
            <w:top w:val="none" w:sz="0" w:space="0" w:color="auto"/>
            <w:left w:val="none" w:sz="0" w:space="0" w:color="auto"/>
            <w:bottom w:val="none" w:sz="0" w:space="0" w:color="auto"/>
            <w:right w:val="none" w:sz="0" w:space="0" w:color="auto"/>
          </w:divBdr>
        </w:div>
        <w:div w:id="1012532831">
          <w:marLeft w:val="640"/>
          <w:marRight w:val="0"/>
          <w:marTop w:val="0"/>
          <w:marBottom w:val="0"/>
          <w:divBdr>
            <w:top w:val="none" w:sz="0" w:space="0" w:color="auto"/>
            <w:left w:val="none" w:sz="0" w:space="0" w:color="auto"/>
            <w:bottom w:val="none" w:sz="0" w:space="0" w:color="auto"/>
            <w:right w:val="none" w:sz="0" w:space="0" w:color="auto"/>
          </w:divBdr>
        </w:div>
        <w:div w:id="1995328445">
          <w:marLeft w:val="640"/>
          <w:marRight w:val="0"/>
          <w:marTop w:val="0"/>
          <w:marBottom w:val="0"/>
          <w:divBdr>
            <w:top w:val="none" w:sz="0" w:space="0" w:color="auto"/>
            <w:left w:val="none" w:sz="0" w:space="0" w:color="auto"/>
            <w:bottom w:val="none" w:sz="0" w:space="0" w:color="auto"/>
            <w:right w:val="none" w:sz="0" w:space="0" w:color="auto"/>
          </w:divBdr>
        </w:div>
        <w:div w:id="754284139">
          <w:marLeft w:val="640"/>
          <w:marRight w:val="0"/>
          <w:marTop w:val="0"/>
          <w:marBottom w:val="0"/>
          <w:divBdr>
            <w:top w:val="none" w:sz="0" w:space="0" w:color="auto"/>
            <w:left w:val="none" w:sz="0" w:space="0" w:color="auto"/>
            <w:bottom w:val="none" w:sz="0" w:space="0" w:color="auto"/>
            <w:right w:val="none" w:sz="0" w:space="0" w:color="auto"/>
          </w:divBdr>
        </w:div>
        <w:div w:id="231233048">
          <w:marLeft w:val="640"/>
          <w:marRight w:val="0"/>
          <w:marTop w:val="0"/>
          <w:marBottom w:val="0"/>
          <w:divBdr>
            <w:top w:val="none" w:sz="0" w:space="0" w:color="auto"/>
            <w:left w:val="none" w:sz="0" w:space="0" w:color="auto"/>
            <w:bottom w:val="none" w:sz="0" w:space="0" w:color="auto"/>
            <w:right w:val="none" w:sz="0" w:space="0" w:color="auto"/>
          </w:divBdr>
        </w:div>
        <w:div w:id="1953126477">
          <w:marLeft w:val="640"/>
          <w:marRight w:val="0"/>
          <w:marTop w:val="0"/>
          <w:marBottom w:val="0"/>
          <w:divBdr>
            <w:top w:val="none" w:sz="0" w:space="0" w:color="auto"/>
            <w:left w:val="none" w:sz="0" w:space="0" w:color="auto"/>
            <w:bottom w:val="none" w:sz="0" w:space="0" w:color="auto"/>
            <w:right w:val="none" w:sz="0" w:space="0" w:color="auto"/>
          </w:divBdr>
        </w:div>
        <w:div w:id="342830473">
          <w:marLeft w:val="640"/>
          <w:marRight w:val="0"/>
          <w:marTop w:val="0"/>
          <w:marBottom w:val="0"/>
          <w:divBdr>
            <w:top w:val="none" w:sz="0" w:space="0" w:color="auto"/>
            <w:left w:val="none" w:sz="0" w:space="0" w:color="auto"/>
            <w:bottom w:val="none" w:sz="0" w:space="0" w:color="auto"/>
            <w:right w:val="none" w:sz="0" w:space="0" w:color="auto"/>
          </w:divBdr>
        </w:div>
        <w:div w:id="1974142100">
          <w:marLeft w:val="640"/>
          <w:marRight w:val="0"/>
          <w:marTop w:val="0"/>
          <w:marBottom w:val="0"/>
          <w:divBdr>
            <w:top w:val="none" w:sz="0" w:space="0" w:color="auto"/>
            <w:left w:val="none" w:sz="0" w:space="0" w:color="auto"/>
            <w:bottom w:val="none" w:sz="0" w:space="0" w:color="auto"/>
            <w:right w:val="none" w:sz="0" w:space="0" w:color="auto"/>
          </w:divBdr>
        </w:div>
        <w:div w:id="568465591">
          <w:marLeft w:val="640"/>
          <w:marRight w:val="0"/>
          <w:marTop w:val="0"/>
          <w:marBottom w:val="0"/>
          <w:divBdr>
            <w:top w:val="none" w:sz="0" w:space="0" w:color="auto"/>
            <w:left w:val="none" w:sz="0" w:space="0" w:color="auto"/>
            <w:bottom w:val="none" w:sz="0" w:space="0" w:color="auto"/>
            <w:right w:val="none" w:sz="0" w:space="0" w:color="auto"/>
          </w:divBdr>
        </w:div>
        <w:div w:id="934288318">
          <w:marLeft w:val="640"/>
          <w:marRight w:val="0"/>
          <w:marTop w:val="0"/>
          <w:marBottom w:val="0"/>
          <w:divBdr>
            <w:top w:val="none" w:sz="0" w:space="0" w:color="auto"/>
            <w:left w:val="none" w:sz="0" w:space="0" w:color="auto"/>
            <w:bottom w:val="none" w:sz="0" w:space="0" w:color="auto"/>
            <w:right w:val="none" w:sz="0" w:space="0" w:color="auto"/>
          </w:divBdr>
        </w:div>
        <w:div w:id="1316493704">
          <w:marLeft w:val="640"/>
          <w:marRight w:val="0"/>
          <w:marTop w:val="0"/>
          <w:marBottom w:val="0"/>
          <w:divBdr>
            <w:top w:val="none" w:sz="0" w:space="0" w:color="auto"/>
            <w:left w:val="none" w:sz="0" w:space="0" w:color="auto"/>
            <w:bottom w:val="none" w:sz="0" w:space="0" w:color="auto"/>
            <w:right w:val="none" w:sz="0" w:space="0" w:color="auto"/>
          </w:divBdr>
        </w:div>
        <w:div w:id="111829485">
          <w:marLeft w:val="640"/>
          <w:marRight w:val="0"/>
          <w:marTop w:val="0"/>
          <w:marBottom w:val="0"/>
          <w:divBdr>
            <w:top w:val="none" w:sz="0" w:space="0" w:color="auto"/>
            <w:left w:val="none" w:sz="0" w:space="0" w:color="auto"/>
            <w:bottom w:val="none" w:sz="0" w:space="0" w:color="auto"/>
            <w:right w:val="none" w:sz="0" w:space="0" w:color="auto"/>
          </w:divBdr>
        </w:div>
        <w:div w:id="1795562317">
          <w:marLeft w:val="640"/>
          <w:marRight w:val="0"/>
          <w:marTop w:val="0"/>
          <w:marBottom w:val="0"/>
          <w:divBdr>
            <w:top w:val="none" w:sz="0" w:space="0" w:color="auto"/>
            <w:left w:val="none" w:sz="0" w:space="0" w:color="auto"/>
            <w:bottom w:val="none" w:sz="0" w:space="0" w:color="auto"/>
            <w:right w:val="none" w:sz="0" w:space="0" w:color="auto"/>
          </w:divBdr>
        </w:div>
        <w:div w:id="1537960480">
          <w:marLeft w:val="640"/>
          <w:marRight w:val="0"/>
          <w:marTop w:val="0"/>
          <w:marBottom w:val="0"/>
          <w:divBdr>
            <w:top w:val="none" w:sz="0" w:space="0" w:color="auto"/>
            <w:left w:val="none" w:sz="0" w:space="0" w:color="auto"/>
            <w:bottom w:val="none" w:sz="0" w:space="0" w:color="auto"/>
            <w:right w:val="none" w:sz="0" w:space="0" w:color="auto"/>
          </w:divBdr>
        </w:div>
        <w:div w:id="1920869962">
          <w:marLeft w:val="640"/>
          <w:marRight w:val="0"/>
          <w:marTop w:val="0"/>
          <w:marBottom w:val="0"/>
          <w:divBdr>
            <w:top w:val="none" w:sz="0" w:space="0" w:color="auto"/>
            <w:left w:val="none" w:sz="0" w:space="0" w:color="auto"/>
            <w:bottom w:val="none" w:sz="0" w:space="0" w:color="auto"/>
            <w:right w:val="none" w:sz="0" w:space="0" w:color="auto"/>
          </w:divBdr>
        </w:div>
        <w:div w:id="1876917776">
          <w:marLeft w:val="640"/>
          <w:marRight w:val="0"/>
          <w:marTop w:val="0"/>
          <w:marBottom w:val="0"/>
          <w:divBdr>
            <w:top w:val="none" w:sz="0" w:space="0" w:color="auto"/>
            <w:left w:val="none" w:sz="0" w:space="0" w:color="auto"/>
            <w:bottom w:val="none" w:sz="0" w:space="0" w:color="auto"/>
            <w:right w:val="none" w:sz="0" w:space="0" w:color="auto"/>
          </w:divBdr>
        </w:div>
        <w:div w:id="1343897175">
          <w:marLeft w:val="640"/>
          <w:marRight w:val="0"/>
          <w:marTop w:val="0"/>
          <w:marBottom w:val="0"/>
          <w:divBdr>
            <w:top w:val="none" w:sz="0" w:space="0" w:color="auto"/>
            <w:left w:val="none" w:sz="0" w:space="0" w:color="auto"/>
            <w:bottom w:val="none" w:sz="0" w:space="0" w:color="auto"/>
            <w:right w:val="none" w:sz="0" w:space="0" w:color="auto"/>
          </w:divBdr>
        </w:div>
        <w:div w:id="761729489">
          <w:marLeft w:val="640"/>
          <w:marRight w:val="0"/>
          <w:marTop w:val="0"/>
          <w:marBottom w:val="0"/>
          <w:divBdr>
            <w:top w:val="none" w:sz="0" w:space="0" w:color="auto"/>
            <w:left w:val="none" w:sz="0" w:space="0" w:color="auto"/>
            <w:bottom w:val="none" w:sz="0" w:space="0" w:color="auto"/>
            <w:right w:val="none" w:sz="0" w:space="0" w:color="auto"/>
          </w:divBdr>
        </w:div>
        <w:div w:id="292908977">
          <w:marLeft w:val="640"/>
          <w:marRight w:val="0"/>
          <w:marTop w:val="0"/>
          <w:marBottom w:val="0"/>
          <w:divBdr>
            <w:top w:val="none" w:sz="0" w:space="0" w:color="auto"/>
            <w:left w:val="none" w:sz="0" w:space="0" w:color="auto"/>
            <w:bottom w:val="none" w:sz="0" w:space="0" w:color="auto"/>
            <w:right w:val="none" w:sz="0" w:space="0" w:color="auto"/>
          </w:divBdr>
        </w:div>
        <w:div w:id="1940943187">
          <w:marLeft w:val="640"/>
          <w:marRight w:val="0"/>
          <w:marTop w:val="0"/>
          <w:marBottom w:val="0"/>
          <w:divBdr>
            <w:top w:val="none" w:sz="0" w:space="0" w:color="auto"/>
            <w:left w:val="none" w:sz="0" w:space="0" w:color="auto"/>
            <w:bottom w:val="none" w:sz="0" w:space="0" w:color="auto"/>
            <w:right w:val="none" w:sz="0" w:space="0" w:color="auto"/>
          </w:divBdr>
        </w:div>
        <w:div w:id="424038928">
          <w:marLeft w:val="640"/>
          <w:marRight w:val="0"/>
          <w:marTop w:val="0"/>
          <w:marBottom w:val="0"/>
          <w:divBdr>
            <w:top w:val="none" w:sz="0" w:space="0" w:color="auto"/>
            <w:left w:val="none" w:sz="0" w:space="0" w:color="auto"/>
            <w:bottom w:val="none" w:sz="0" w:space="0" w:color="auto"/>
            <w:right w:val="none" w:sz="0" w:space="0" w:color="auto"/>
          </w:divBdr>
        </w:div>
        <w:div w:id="1606385584">
          <w:marLeft w:val="640"/>
          <w:marRight w:val="0"/>
          <w:marTop w:val="0"/>
          <w:marBottom w:val="0"/>
          <w:divBdr>
            <w:top w:val="none" w:sz="0" w:space="0" w:color="auto"/>
            <w:left w:val="none" w:sz="0" w:space="0" w:color="auto"/>
            <w:bottom w:val="none" w:sz="0" w:space="0" w:color="auto"/>
            <w:right w:val="none" w:sz="0" w:space="0" w:color="auto"/>
          </w:divBdr>
        </w:div>
        <w:div w:id="558631028">
          <w:marLeft w:val="640"/>
          <w:marRight w:val="0"/>
          <w:marTop w:val="0"/>
          <w:marBottom w:val="0"/>
          <w:divBdr>
            <w:top w:val="none" w:sz="0" w:space="0" w:color="auto"/>
            <w:left w:val="none" w:sz="0" w:space="0" w:color="auto"/>
            <w:bottom w:val="none" w:sz="0" w:space="0" w:color="auto"/>
            <w:right w:val="none" w:sz="0" w:space="0" w:color="auto"/>
          </w:divBdr>
        </w:div>
        <w:div w:id="1372193091">
          <w:marLeft w:val="640"/>
          <w:marRight w:val="0"/>
          <w:marTop w:val="0"/>
          <w:marBottom w:val="0"/>
          <w:divBdr>
            <w:top w:val="none" w:sz="0" w:space="0" w:color="auto"/>
            <w:left w:val="none" w:sz="0" w:space="0" w:color="auto"/>
            <w:bottom w:val="none" w:sz="0" w:space="0" w:color="auto"/>
            <w:right w:val="none" w:sz="0" w:space="0" w:color="auto"/>
          </w:divBdr>
        </w:div>
        <w:div w:id="1817410298">
          <w:marLeft w:val="640"/>
          <w:marRight w:val="0"/>
          <w:marTop w:val="0"/>
          <w:marBottom w:val="0"/>
          <w:divBdr>
            <w:top w:val="none" w:sz="0" w:space="0" w:color="auto"/>
            <w:left w:val="none" w:sz="0" w:space="0" w:color="auto"/>
            <w:bottom w:val="none" w:sz="0" w:space="0" w:color="auto"/>
            <w:right w:val="none" w:sz="0" w:space="0" w:color="auto"/>
          </w:divBdr>
        </w:div>
        <w:div w:id="1872456949">
          <w:marLeft w:val="640"/>
          <w:marRight w:val="0"/>
          <w:marTop w:val="0"/>
          <w:marBottom w:val="0"/>
          <w:divBdr>
            <w:top w:val="none" w:sz="0" w:space="0" w:color="auto"/>
            <w:left w:val="none" w:sz="0" w:space="0" w:color="auto"/>
            <w:bottom w:val="none" w:sz="0" w:space="0" w:color="auto"/>
            <w:right w:val="none" w:sz="0" w:space="0" w:color="auto"/>
          </w:divBdr>
        </w:div>
        <w:div w:id="163053695">
          <w:marLeft w:val="640"/>
          <w:marRight w:val="0"/>
          <w:marTop w:val="0"/>
          <w:marBottom w:val="0"/>
          <w:divBdr>
            <w:top w:val="none" w:sz="0" w:space="0" w:color="auto"/>
            <w:left w:val="none" w:sz="0" w:space="0" w:color="auto"/>
            <w:bottom w:val="none" w:sz="0" w:space="0" w:color="auto"/>
            <w:right w:val="none" w:sz="0" w:space="0" w:color="auto"/>
          </w:divBdr>
        </w:div>
        <w:div w:id="15012408">
          <w:marLeft w:val="640"/>
          <w:marRight w:val="0"/>
          <w:marTop w:val="0"/>
          <w:marBottom w:val="0"/>
          <w:divBdr>
            <w:top w:val="none" w:sz="0" w:space="0" w:color="auto"/>
            <w:left w:val="none" w:sz="0" w:space="0" w:color="auto"/>
            <w:bottom w:val="none" w:sz="0" w:space="0" w:color="auto"/>
            <w:right w:val="none" w:sz="0" w:space="0" w:color="auto"/>
          </w:divBdr>
        </w:div>
        <w:div w:id="23868991">
          <w:marLeft w:val="640"/>
          <w:marRight w:val="0"/>
          <w:marTop w:val="0"/>
          <w:marBottom w:val="0"/>
          <w:divBdr>
            <w:top w:val="none" w:sz="0" w:space="0" w:color="auto"/>
            <w:left w:val="none" w:sz="0" w:space="0" w:color="auto"/>
            <w:bottom w:val="none" w:sz="0" w:space="0" w:color="auto"/>
            <w:right w:val="none" w:sz="0" w:space="0" w:color="auto"/>
          </w:divBdr>
        </w:div>
        <w:div w:id="731775199">
          <w:marLeft w:val="640"/>
          <w:marRight w:val="0"/>
          <w:marTop w:val="0"/>
          <w:marBottom w:val="0"/>
          <w:divBdr>
            <w:top w:val="none" w:sz="0" w:space="0" w:color="auto"/>
            <w:left w:val="none" w:sz="0" w:space="0" w:color="auto"/>
            <w:bottom w:val="none" w:sz="0" w:space="0" w:color="auto"/>
            <w:right w:val="none" w:sz="0" w:space="0" w:color="auto"/>
          </w:divBdr>
        </w:div>
        <w:div w:id="36468486">
          <w:marLeft w:val="640"/>
          <w:marRight w:val="0"/>
          <w:marTop w:val="0"/>
          <w:marBottom w:val="0"/>
          <w:divBdr>
            <w:top w:val="none" w:sz="0" w:space="0" w:color="auto"/>
            <w:left w:val="none" w:sz="0" w:space="0" w:color="auto"/>
            <w:bottom w:val="none" w:sz="0" w:space="0" w:color="auto"/>
            <w:right w:val="none" w:sz="0" w:space="0" w:color="auto"/>
          </w:divBdr>
        </w:div>
        <w:div w:id="1094013469">
          <w:marLeft w:val="640"/>
          <w:marRight w:val="0"/>
          <w:marTop w:val="0"/>
          <w:marBottom w:val="0"/>
          <w:divBdr>
            <w:top w:val="none" w:sz="0" w:space="0" w:color="auto"/>
            <w:left w:val="none" w:sz="0" w:space="0" w:color="auto"/>
            <w:bottom w:val="none" w:sz="0" w:space="0" w:color="auto"/>
            <w:right w:val="none" w:sz="0" w:space="0" w:color="auto"/>
          </w:divBdr>
        </w:div>
        <w:div w:id="844593818">
          <w:marLeft w:val="640"/>
          <w:marRight w:val="0"/>
          <w:marTop w:val="0"/>
          <w:marBottom w:val="0"/>
          <w:divBdr>
            <w:top w:val="none" w:sz="0" w:space="0" w:color="auto"/>
            <w:left w:val="none" w:sz="0" w:space="0" w:color="auto"/>
            <w:bottom w:val="none" w:sz="0" w:space="0" w:color="auto"/>
            <w:right w:val="none" w:sz="0" w:space="0" w:color="auto"/>
          </w:divBdr>
        </w:div>
        <w:div w:id="596641630">
          <w:marLeft w:val="640"/>
          <w:marRight w:val="0"/>
          <w:marTop w:val="0"/>
          <w:marBottom w:val="0"/>
          <w:divBdr>
            <w:top w:val="none" w:sz="0" w:space="0" w:color="auto"/>
            <w:left w:val="none" w:sz="0" w:space="0" w:color="auto"/>
            <w:bottom w:val="none" w:sz="0" w:space="0" w:color="auto"/>
            <w:right w:val="none" w:sz="0" w:space="0" w:color="auto"/>
          </w:divBdr>
        </w:div>
        <w:div w:id="797844859">
          <w:marLeft w:val="640"/>
          <w:marRight w:val="0"/>
          <w:marTop w:val="0"/>
          <w:marBottom w:val="0"/>
          <w:divBdr>
            <w:top w:val="none" w:sz="0" w:space="0" w:color="auto"/>
            <w:left w:val="none" w:sz="0" w:space="0" w:color="auto"/>
            <w:bottom w:val="none" w:sz="0" w:space="0" w:color="auto"/>
            <w:right w:val="none" w:sz="0" w:space="0" w:color="auto"/>
          </w:divBdr>
        </w:div>
        <w:div w:id="2144150123">
          <w:marLeft w:val="640"/>
          <w:marRight w:val="0"/>
          <w:marTop w:val="0"/>
          <w:marBottom w:val="0"/>
          <w:divBdr>
            <w:top w:val="none" w:sz="0" w:space="0" w:color="auto"/>
            <w:left w:val="none" w:sz="0" w:space="0" w:color="auto"/>
            <w:bottom w:val="none" w:sz="0" w:space="0" w:color="auto"/>
            <w:right w:val="none" w:sz="0" w:space="0" w:color="auto"/>
          </w:divBdr>
        </w:div>
        <w:div w:id="1724596401">
          <w:marLeft w:val="640"/>
          <w:marRight w:val="0"/>
          <w:marTop w:val="0"/>
          <w:marBottom w:val="0"/>
          <w:divBdr>
            <w:top w:val="none" w:sz="0" w:space="0" w:color="auto"/>
            <w:left w:val="none" w:sz="0" w:space="0" w:color="auto"/>
            <w:bottom w:val="none" w:sz="0" w:space="0" w:color="auto"/>
            <w:right w:val="none" w:sz="0" w:space="0" w:color="auto"/>
          </w:divBdr>
        </w:div>
        <w:div w:id="1798143212">
          <w:marLeft w:val="640"/>
          <w:marRight w:val="0"/>
          <w:marTop w:val="0"/>
          <w:marBottom w:val="0"/>
          <w:divBdr>
            <w:top w:val="none" w:sz="0" w:space="0" w:color="auto"/>
            <w:left w:val="none" w:sz="0" w:space="0" w:color="auto"/>
            <w:bottom w:val="none" w:sz="0" w:space="0" w:color="auto"/>
            <w:right w:val="none" w:sz="0" w:space="0" w:color="auto"/>
          </w:divBdr>
        </w:div>
        <w:div w:id="338778315">
          <w:marLeft w:val="640"/>
          <w:marRight w:val="0"/>
          <w:marTop w:val="0"/>
          <w:marBottom w:val="0"/>
          <w:divBdr>
            <w:top w:val="none" w:sz="0" w:space="0" w:color="auto"/>
            <w:left w:val="none" w:sz="0" w:space="0" w:color="auto"/>
            <w:bottom w:val="none" w:sz="0" w:space="0" w:color="auto"/>
            <w:right w:val="none" w:sz="0" w:space="0" w:color="auto"/>
          </w:divBdr>
        </w:div>
        <w:div w:id="147484264">
          <w:marLeft w:val="640"/>
          <w:marRight w:val="0"/>
          <w:marTop w:val="0"/>
          <w:marBottom w:val="0"/>
          <w:divBdr>
            <w:top w:val="none" w:sz="0" w:space="0" w:color="auto"/>
            <w:left w:val="none" w:sz="0" w:space="0" w:color="auto"/>
            <w:bottom w:val="none" w:sz="0" w:space="0" w:color="auto"/>
            <w:right w:val="none" w:sz="0" w:space="0" w:color="auto"/>
          </w:divBdr>
        </w:div>
        <w:div w:id="930358984">
          <w:marLeft w:val="640"/>
          <w:marRight w:val="0"/>
          <w:marTop w:val="0"/>
          <w:marBottom w:val="0"/>
          <w:divBdr>
            <w:top w:val="none" w:sz="0" w:space="0" w:color="auto"/>
            <w:left w:val="none" w:sz="0" w:space="0" w:color="auto"/>
            <w:bottom w:val="none" w:sz="0" w:space="0" w:color="auto"/>
            <w:right w:val="none" w:sz="0" w:space="0" w:color="auto"/>
          </w:divBdr>
        </w:div>
        <w:div w:id="1498694087">
          <w:marLeft w:val="640"/>
          <w:marRight w:val="0"/>
          <w:marTop w:val="0"/>
          <w:marBottom w:val="0"/>
          <w:divBdr>
            <w:top w:val="none" w:sz="0" w:space="0" w:color="auto"/>
            <w:left w:val="none" w:sz="0" w:space="0" w:color="auto"/>
            <w:bottom w:val="none" w:sz="0" w:space="0" w:color="auto"/>
            <w:right w:val="none" w:sz="0" w:space="0" w:color="auto"/>
          </w:divBdr>
        </w:div>
        <w:div w:id="388382920">
          <w:marLeft w:val="640"/>
          <w:marRight w:val="0"/>
          <w:marTop w:val="0"/>
          <w:marBottom w:val="0"/>
          <w:divBdr>
            <w:top w:val="none" w:sz="0" w:space="0" w:color="auto"/>
            <w:left w:val="none" w:sz="0" w:space="0" w:color="auto"/>
            <w:bottom w:val="none" w:sz="0" w:space="0" w:color="auto"/>
            <w:right w:val="none" w:sz="0" w:space="0" w:color="auto"/>
          </w:divBdr>
        </w:div>
        <w:div w:id="1117213915">
          <w:marLeft w:val="640"/>
          <w:marRight w:val="0"/>
          <w:marTop w:val="0"/>
          <w:marBottom w:val="0"/>
          <w:divBdr>
            <w:top w:val="none" w:sz="0" w:space="0" w:color="auto"/>
            <w:left w:val="none" w:sz="0" w:space="0" w:color="auto"/>
            <w:bottom w:val="none" w:sz="0" w:space="0" w:color="auto"/>
            <w:right w:val="none" w:sz="0" w:space="0" w:color="auto"/>
          </w:divBdr>
        </w:div>
        <w:div w:id="1990204092">
          <w:marLeft w:val="640"/>
          <w:marRight w:val="0"/>
          <w:marTop w:val="0"/>
          <w:marBottom w:val="0"/>
          <w:divBdr>
            <w:top w:val="none" w:sz="0" w:space="0" w:color="auto"/>
            <w:left w:val="none" w:sz="0" w:space="0" w:color="auto"/>
            <w:bottom w:val="none" w:sz="0" w:space="0" w:color="auto"/>
            <w:right w:val="none" w:sz="0" w:space="0" w:color="auto"/>
          </w:divBdr>
        </w:div>
        <w:div w:id="1074931394">
          <w:marLeft w:val="640"/>
          <w:marRight w:val="0"/>
          <w:marTop w:val="0"/>
          <w:marBottom w:val="0"/>
          <w:divBdr>
            <w:top w:val="none" w:sz="0" w:space="0" w:color="auto"/>
            <w:left w:val="none" w:sz="0" w:space="0" w:color="auto"/>
            <w:bottom w:val="none" w:sz="0" w:space="0" w:color="auto"/>
            <w:right w:val="none" w:sz="0" w:space="0" w:color="auto"/>
          </w:divBdr>
        </w:div>
        <w:div w:id="2099789584">
          <w:marLeft w:val="640"/>
          <w:marRight w:val="0"/>
          <w:marTop w:val="0"/>
          <w:marBottom w:val="0"/>
          <w:divBdr>
            <w:top w:val="none" w:sz="0" w:space="0" w:color="auto"/>
            <w:left w:val="none" w:sz="0" w:space="0" w:color="auto"/>
            <w:bottom w:val="none" w:sz="0" w:space="0" w:color="auto"/>
            <w:right w:val="none" w:sz="0" w:space="0" w:color="auto"/>
          </w:divBdr>
        </w:div>
        <w:div w:id="1612130742">
          <w:marLeft w:val="640"/>
          <w:marRight w:val="0"/>
          <w:marTop w:val="0"/>
          <w:marBottom w:val="0"/>
          <w:divBdr>
            <w:top w:val="none" w:sz="0" w:space="0" w:color="auto"/>
            <w:left w:val="none" w:sz="0" w:space="0" w:color="auto"/>
            <w:bottom w:val="none" w:sz="0" w:space="0" w:color="auto"/>
            <w:right w:val="none" w:sz="0" w:space="0" w:color="auto"/>
          </w:divBdr>
        </w:div>
        <w:div w:id="991299765">
          <w:marLeft w:val="640"/>
          <w:marRight w:val="0"/>
          <w:marTop w:val="0"/>
          <w:marBottom w:val="0"/>
          <w:divBdr>
            <w:top w:val="none" w:sz="0" w:space="0" w:color="auto"/>
            <w:left w:val="none" w:sz="0" w:space="0" w:color="auto"/>
            <w:bottom w:val="none" w:sz="0" w:space="0" w:color="auto"/>
            <w:right w:val="none" w:sz="0" w:space="0" w:color="auto"/>
          </w:divBdr>
        </w:div>
        <w:div w:id="89784787">
          <w:marLeft w:val="640"/>
          <w:marRight w:val="0"/>
          <w:marTop w:val="0"/>
          <w:marBottom w:val="0"/>
          <w:divBdr>
            <w:top w:val="none" w:sz="0" w:space="0" w:color="auto"/>
            <w:left w:val="none" w:sz="0" w:space="0" w:color="auto"/>
            <w:bottom w:val="none" w:sz="0" w:space="0" w:color="auto"/>
            <w:right w:val="none" w:sz="0" w:space="0" w:color="auto"/>
          </w:divBdr>
        </w:div>
        <w:div w:id="52237154">
          <w:marLeft w:val="640"/>
          <w:marRight w:val="0"/>
          <w:marTop w:val="0"/>
          <w:marBottom w:val="0"/>
          <w:divBdr>
            <w:top w:val="none" w:sz="0" w:space="0" w:color="auto"/>
            <w:left w:val="none" w:sz="0" w:space="0" w:color="auto"/>
            <w:bottom w:val="none" w:sz="0" w:space="0" w:color="auto"/>
            <w:right w:val="none" w:sz="0" w:space="0" w:color="auto"/>
          </w:divBdr>
        </w:div>
        <w:div w:id="725950812">
          <w:marLeft w:val="640"/>
          <w:marRight w:val="0"/>
          <w:marTop w:val="0"/>
          <w:marBottom w:val="0"/>
          <w:divBdr>
            <w:top w:val="none" w:sz="0" w:space="0" w:color="auto"/>
            <w:left w:val="none" w:sz="0" w:space="0" w:color="auto"/>
            <w:bottom w:val="none" w:sz="0" w:space="0" w:color="auto"/>
            <w:right w:val="none" w:sz="0" w:space="0" w:color="auto"/>
          </w:divBdr>
        </w:div>
        <w:div w:id="1702051837">
          <w:marLeft w:val="640"/>
          <w:marRight w:val="0"/>
          <w:marTop w:val="0"/>
          <w:marBottom w:val="0"/>
          <w:divBdr>
            <w:top w:val="none" w:sz="0" w:space="0" w:color="auto"/>
            <w:left w:val="none" w:sz="0" w:space="0" w:color="auto"/>
            <w:bottom w:val="none" w:sz="0" w:space="0" w:color="auto"/>
            <w:right w:val="none" w:sz="0" w:space="0" w:color="auto"/>
          </w:divBdr>
        </w:div>
        <w:div w:id="1598050786">
          <w:marLeft w:val="640"/>
          <w:marRight w:val="0"/>
          <w:marTop w:val="0"/>
          <w:marBottom w:val="0"/>
          <w:divBdr>
            <w:top w:val="none" w:sz="0" w:space="0" w:color="auto"/>
            <w:left w:val="none" w:sz="0" w:space="0" w:color="auto"/>
            <w:bottom w:val="none" w:sz="0" w:space="0" w:color="auto"/>
            <w:right w:val="none" w:sz="0" w:space="0" w:color="auto"/>
          </w:divBdr>
        </w:div>
        <w:div w:id="1582831275">
          <w:marLeft w:val="640"/>
          <w:marRight w:val="0"/>
          <w:marTop w:val="0"/>
          <w:marBottom w:val="0"/>
          <w:divBdr>
            <w:top w:val="none" w:sz="0" w:space="0" w:color="auto"/>
            <w:left w:val="none" w:sz="0" w:space="0" w:color="auto"/>
            <w:bottom w:val="none" w:sz="0" w:space="0" w:color="auto"/>
            <w:right w:val="none" w:sz="0" w:space="0" w:color="auto"/>
          </w:divBdr>
        </w:div>
        <w:div w:id="594745906">
          <w:marLeft w:val="640"/>
          <w:marRight w:val="0"/>
          <w:marTop w:val="0"/>
          <w:marBottom w:val="0"/>
          <w:divBdr>
            <w:top w:val="none" w:sz="0" w:space="0" w:color="auto"/>
            <w:left w:val="none" w:sz="0" w:space="0" w:color="auto"/>
            <w:bottom w:val="none" w:sz="0" w:space="0" w:color="auto"/>
            <w:right w:val="none" w:sz="0" w:space="0" w:color="auto"/>
          </w:divBdr>
        </w:div>
        <w:div w:id="1895726714">
          <w:marLeft w:val="640"/>
          <w:marRight w:val="0"/>
          <w:marTop w:val="0"/>
          <w:marBottom w:val="0"/>
          <w:divBdr>
            <w:top w:val="none" w:sz="0" w:space="0" w:color="auto"/>
            <w:left w:val="none" w:sz="0" w:space="0" w:color="auto"/>
            <w:bottom w:val="none" w:sz="0" w:space="0" w:color="auto"/>
            <w:right w:val="none" w:sz="0" w:space="0" w:color="auto"/>
          </w:divBdr>
        </w:div>
        <w:div w:id="943656352">
          <w:marLeft w:val="640"/>
          <w:marRight w:val="0"/>
          <w:marTop w:val="0"/>
          <w:marBottom w:val="0"/>
          <w:divBdr>
            <w:top w:val="none" w:sz="0" w:space="0" w:color="auto"/>
            <w:left w:val="none" w:sz="0" w:space="0" w:color="auto"/>
            <w:bottom w:val="none" w:sz="0" w:space="0" w:color="auto"/>
            <w:right w:val="none" w:sz="0" w:space="0" w:color="auto"/>
          </w:divBdr>
        </w:div>
        <w:div w:id="1084649737">
          <w:marLeft w:val="640"/>
          <w:marRight w:val="0"/>
          <w:marTop w:val="0"/>
          <w:marBottom w:val="0"/>
          <w:divBdr>
            <w:top w:val="none" w:sz="0" w:space="0" w:color="auto"/>
            <w:left w:val="none" w:sz="0" w:space="0" w:color="auto"/>
            <w:bottom w:val="none" w:sz="0" w:space="0" w:color="auto"/>
            <w:right w:val="none" w:sz="0" w:space="0" w:color="auto"/>
          </w:divBdr>
        </w:div>
        <w:div w:id="2133865914">
          <w:marLeft w:val="640"/>
          <w:marRight w:val="0"/>
          <w:marTop w:val="0"/>
          <w:marBottom w:val="0"/>
          <w:divBdr>
            <w:top w:val="none" w:sz="0" w:space="0" w:color="auto"/>
            <w:left w:val="none" w:sz="0" w:space="0" w:color="auto"/>
            <w:bottom w:val="none" w:sz="0" w:space="0" w:color="auto"/>
            <w:right w:val="none" w:sz="0" w:space="0" w:color="auto"/>
          </w:divBdr>
        </w:div>
        <w:div w:id="1142649406">
          <w:marLeft w:val="640"/>
          <w:marRight w:val="0"/>
          <w:marTop w:val="0"/>
          <w:marBottom w:val="0"/>
          <w:divBdr>
            <w:top w:val="none" w:sz="0" w:space="0" w:color="auto"/>
            <w:left w:val="none" w:sz="0" w:space="0" w:color="auto"/>
            <w:bottom w:val="none" w:sz="0" w:space="0" w:color="auto"/>
            <w:right w:val="none" w:sz="0" w:space="0" w:color="auto"/>
          </w:divBdr>
        </w:div>
        <w:div w:id="1784839063">
          <w:marLeft w:val="640"/>
          <w:marRight w:val="0"/>
          <w:marTop w:val="0"/>
          <w:marBottom w:val="0"/>
          <w:divBdr>
            <w:top w:val="none" w:sz="0" w:space="0" w:color="auto"/>
            <w:left w:val="none" w:sz="0" w:space="0" w:color="auto"/>
            <w:bottom w:val="none" w:sz="0" w:space="0" w:color="auto"/>
            <w:right w:val="none" w:sz="0" w:space="0" w:color="auto"/>
          </w:divBdr>
        </w:div>
        <w:div w:id="125860748">
          <w:marLeft w:val="640"/>
          <w:marRight w:val="0"/>
          <w:marTop w:val="0"/>
          <w:marBottom w:val="0"/>
          <w:divBdr>
            <w:top w:val="none" w:sz="0" w:space="0" w:color="auto"/>
            <w:left w:val="none" w:sz="0" w:space="0" w:color="auto"/>
            <w:bottom w:val="none" w:sz="0" w:space="0" w:color="auto"/>
            <w:right w:val="none" w:sz="0" w:space="0" w:color="auto"/>
          </w:divBdr>
        </w:div>
        <w:div w:id="1444153208">
          <w:marLeft w:val="640"/>
          <w:marRight w:val="0"/>
          <w:marTop w:val="0"/>
          <w:marBottom w:val="0"/>
          <w:divBdr>
            <w:top w:val="none" w:sz="0" w:space="0" w:color="auto"/>
            <w:left w:val="none" w:sz="0" w:space="0" w:color="auto"/>
            <w:bottom w:val="none" w:sz="0" w:space="0" w:color="auto"/>
            <w:right w:val="none" w:sz="0" w:space="0" w:color="auto"/>
          </w:divBdr>
        </w:div>
        <w:div w:id="157503855">
          <w:marLeft w:val="640"/>
          <w:marRight w:val="0"/>
          <w:marTop w:val="0"/>
          <w:marBottom w:val="0"/>
          <w:divBdr>
            <w:top w:val="none" w:sz="0" w:space="0" w:color="auto"/>
            <w:left w:val="none" w:sz="0" w:space="0" w:color="auto"/>
            <w:bottom w:val="none" w:sz="0" w:space="0" w:color="auto"/>
            <w:right w:val="none" w:sz="0" w:space="0" w:color="auto"/>
          </w:divBdr>
        </w:div>
        <w:div w:id="669219089">
          <w:marLeft w:val="640"/>
          <w:marRight w:val="0"/>
          <w:marTop w:val="0"/>
          <w:marBottom w:val="0"/>
          <w:divBdr>
            <w:top w:val="none" w:sz="0" w:space="0" w:color="auto"/>
            <w:left w:val="none" w:sz="0" w:space="0" w:color="auto"/>
            <w:bottom w:val="none" w:sz="0" w:space="0" w:color="auto"/>
            <w:right w:val="none" w:sz="0" w:space="0" w:color="auto"/>
          </w:divBdr>
        </w:div>
        <w:div w:id="1022131359">
          <w:marLeft w:val="640"/>
          <w:marRight w:val="0"/>
          <w:marTop w:val="0"/>
          <w:marBottom w:val="0"/>
          <w:divBdr>
            <w:top w:val="none" w:sz="0" w:space="0" w:color="auto"/>
            <w:left w:val="none" w:sz="0" w:space="0" w:color="auto"/>
            <w:bottom w:val="none" w:sz="0" w:space="0" w:color="auto"/>
            <w:right w:val="none" w:sz="0" w:space="0" w:color="auto"/>
          </w:divBdr>
        </w:div>
        <w:div w:id="6639701">
          <w:marLeft w:val="640"/>
          <w:marRight w:val="0"/>
          <w:marTop w:val="0"/>
          <w:marBottom w:val="0"/>
          <w:divBdr>
            <w:top w:val="none" w:sz="0" w:space="0" w:color="auto"/>
            <w:left w:val="none" w:sz="0" w:space="0" w:color="auto"/>
            <w:bottom w:val="none" w:sz="0" w:space="0" w:color="auto"/>
            <w:right w:val="none" w:sz="0" w:space="0" w:color="auto"/>
          </w:divBdr>
        </w:div>
        <w:div w:id="2036231137">
          <w:marLeft w:val="640"/>
          <w:marRight w:val="0"/>
          <w:marTop w:val="0"/>
          <w:marBottom w:val="0"/>
          <w:divBdr>
            <w:top w:val="none" w:sz="0" w:space="0" w:color="auto"/>
            <w:left w:val="none" w:sz="0" w:space="0" w:color="auto"/>
            <w:bottom w:val="none" w:sz="0" w:space="0" w:color="auto"/>
            <w:right w:val="none" w:sz="0" w:space="0" w:color="auto"/>
          </w:divBdr>
        </w:div>
        <w:div w:id="1038697059">
          <w:marLeft w:val="640"/>
          <w:marRight w:val="0"/>
          <w:marTop w:val="0"/>
          <w:marBottom w:val="0"/>
          <w:divBdr>
            <w:top w:val="none" w:sz="0" w:space="0" w:color="auto"/>
            <w:left w:val="none" w:sz="0" w:space="0" w:color="auto"/>
            <w:bottom w:val="none" w:sz="0" w:space="0" w:color="auto"/>
            <w:right w:val="none" w:sz="0" w:space="0" w:color="auto"/>
          </w:divBdr>
        </w:div>
        <w:div w:id="1932929455">
          <w:marLeft w:val="640"/>
          <w:marRight w:val="0"/>
          <w:marTop w:val="0"/>
          <w:marBottom w:val="0"/>
          <w:divBdr>
            <w:top w:val="none" w:sz="0" w:space="0" w:color="auto"/>
            <w:left w:val="none" w:sz="0" w:space="0" w:color="auto"/>
            <w:bottom w:val="none" w:sz="0" w:space="0" w:color="auto"/>
            <w:right w:val="none" w:sz="0" w:space="0" w:color="auto"/>
          </w:divBdr>
        </w:div>
        <w:div w:id="766924181">
          <w:marLeft w:val="640"/>
          <w:marRight w:val="0"/>
          <w:marTop w:val="0"/>
          <w:marBottom w:val="0"/>
          <w:divBdr>
            <w:top w:val="none" w:sz="0" w:space="0" w:color="auto"/>
            <w:left w:val="none" w:sz="0" w:space="0" w:color="auto"/>
            <w:bottom w:val="none" w:sz="0" w:space="0" w:color="auto"/>
            <w:right w:val="none" w:sz="0" w:space="0" w:color="auto"/>
          </w:divBdr>
        </w:div>
        <w:div w:id="1773235921">
          <w:marLeft w:val="640"/>
          <w:marRight w:val="0"/>
          <w:marTop w:val="0"/>
          <w:marBottom w:val="0"/>
          <w:divBdr>
            <w:top w:val="none" w:sz="0" w:space="0" w:color="auto"/>
            <w:left w:val="none" w:sz="0" w:space="0" w:color="auto"/>
            <w:bottom w:val="none" w:sz="0" w:space="0" w:color="auto"/>
            <w:right w:val="none" w:sz="0" w:space="0" w:color="auto"/>
          </w:divBdr>
        </w:div>
        <w:div w:id="1703553934">
          <w:marLeft w:val="640"/>
          <w:marRight w:val="0"/>
          <w:marTop w:val="0"/>
          <w:marBottom w:val="0"/>
          <w:divBdr>
            <w:top w:val="none" w:sz="0" w:space="0" w:color="auto"/>
            <w:left w:val="none" w:sz="0" w:space="0" w:color="auto"/>
            <w:bottom w:val="none" w:sz="0" w:space="0" w:color="auto"/>
            <w:right w:val="none" w:sz="0" w:space="0" w:color="auto"/>
          </w:divBdr>
        </w:div>
        <w:div w:id="1942566413">
          <w:marLeft w:val="640"/>
          <w:marRight w:val="0"/>
          <w:marTop w:val="0"/>
          <w:marBottom w:val="0"/>
          <w:divBdr>
            <w:top w:val="none" w:sz="0" w:space="0" w:color="auto"/>
            <w:left w:val="none" w:sz="0" w:space="0" w:color="auto"/>
            <w:bottom w:val="none" w:sz="0" w:space="0" w:color="auto"/>
            <w:right w:val="none" w:sz="0" w:space="0" w:color="auto"/>
          </w:divBdr>
        </w:div>
        <w:div w:id="884684365">
          <w:marLeft w:val="640"/>
          <w:marRight w:val="0"/>
          <w:marTop w:val="0"/>
          <w:marBottom w:val="0"/>
          <w:divBdr>
            <w:top w:val="none" w:sz="0" w:space="0" w:color="auto"/>
            <w:left w:val="none" w:sz="0" w:space="0" w:color="auto"/>
            <w:bottom w:val="none" w:sz="0" w:space="0" w:color="auto"/>
            <w:right w:val="none" w:sz="0" w:space="0" w:color="auto"/>
          </w:divBdr>
        </w:div>
        <w:div w:id="1083796324">
          <w:marLeft w:val="640"/>
          <w:marRight w:val="0"/>
          <w:marTop w:val="0"/>
          <w:marBottom w:val="0"/>
          <w:divBdr>
            <w:top w:val="none" w:sz="0" w:space="0" w:color="auto"/>
            <w:left w:val="none" w:sz="0" w:space="0" w:color="auto"/>
            <w:bottom w:val="none" w:sz="0" w:space="0" w:color="auto"/>
            <w:right w:val="none" w:sz="0" w:space="0" w:color="auto"/>
          </w:divBdr>
        </w:div>
      </w:divsChild>
    </w:div>
    <w:div w:id="1921477521">
      <w:bodyDiv w:val="1"/>
      <w:marLeft w:val="0"/>
      <w:marRight w:val="0"/>
      <w:marTop w:val="0"/>
      <w:marBottom w:val="0"/>
      <w:divBdr>
        <w:top w:val="none" w:sz="0" w:space="0" w:color="auto"/>
        <w:left w:val="none" w:sz="0" w:space="0" w:color="auto"/>
        <w:bottom w:val="none" w:sz="0" w:space="0" w:color="auto"/>
        <w:right w:val="none" w:sz="0" w:space="0" w:color="auto"/>
      </w:divBdr>
      <w:divsChild>
        <w:div w:id="1534994892">
          <w:marLeft w:val="640"/>
          <w:marRight w:val="0"/>
          <w:marTop w:val="0"/>
          <w:marBottom w:val="0"/>
          <w:divBdr>
            <w:top w:val="none" w:sz="0" w:space="0" w:color="auto"/>
            <w:left w:val="none" w:sz="0" w:space="0" w:color="auto"/>
            <w:bottom w:val="none" w:sz="0" w:space="0" w:color="auto"/>
            <w:right w:val="none" w:sz="0" w:space="0" w:color="auto"/>
          </w:divBdr>
        </w:div>
        <w:div w:id="121772543">
          <w:marLeft w:val="640"/>
          <w:marRight w:val="0"/>
          <w:marTop w:val="0"/>
          <w:marBottom w:val="0"/>
          <w:divBdr>
            <w:top w:val="none" w:sz="0" w:space="0" w:color="auto"/>
            <w:left w:val="none" w:sz="0" w:space="0" w:color="auto"/>
            <w:bottom w:val="none" w:sz="0" w:space="0" w:color="auto"/>
            <w:right w:val="none" w:sz="0" w:space="0" w:color="auto"/>
          </w:divBdr>
        </w:div>
        <w:div w:id="1817601294">
          <w:marLeft w:val="640"/>
          <w:marRight w:val="0"/>
          <w:marTop w:val="0"/>
          <w:marBottom w:val="0"/>
          <w:divBdr>
            <w:top w:val="none" w:sz="0" w:space="0" w:color="auto"/>
            <w:left w:val="none" w:sz="0" w:space="0" w:color="auto"/>
            <w:bottom w:val="none" w:sz="0" w:space="0" w:color="auto"/>
            <w:right w:val="none" w:sz="0" w:space="0" w:color="auto"/>
          </w:divBdr>
        </w:div>
        <w:div w:id="2114858928">
          <w:marLeft w:val="640"/>
          <w:marRight w:val="0"/>
          <w:marTop w:val="0"/>
          <w:marBottom w:val="0"/>
          <w:divBdr>
            <w:top w:val="none" w:sz="0" w:space="0" w:color="auto"/>
            <w:left w:val="none" w:sz="0" w:space="0" w:color="auto"/>
            <w:bottom w:val="none" w:sz="0" w:space="0" w:color="auto"/>
            <w:right w:val="none" w:sz="0" w:space="0" w:color="auto"/>
          </w:divBdr>
        </w:div>
        <w:div w:id="2111468565">
          <w:marLeft w:val="640"/>
          <w:marRight w:val="0"/>
          <w:marTop w:val="0"/>
          <w:marBottom w:val="0"/>
          <w:divBdr>
            <w:top w:val="none" w:sz="0" w:space="0" w:color="auto"/>
            <w:left w:val="none" w:sz="0" w:space="0" w:color="auto"/>
            <w:bottom w:val="none" w:sz="0" w:space="0" w:color="auto"/>
            <w:right w:val="none" w:sz="0" w:space="0" w:color="auto"/>
          </w:divBdr>
        </w:div>
        <w:div w:id="2076781220">
          <w:marLeft w:val="640"/>
          <w:marRight w:val="0"/>
          <w:marTop w:val="0"/>
          <w:marBottom w:val="0"/>
          <w:divBdr>
            <w:top w:val="none" w:sz="0" w:space="0" w:color="auto"/>
            <w:left w:val="none" w:sz="0" w:space="0" w:color="auto"/>
            <w:bottom w:val="none" w:sz="0" w:space="0" w:color="auto"/>
            <w:right w:val="none" w:sz="0" w:space="0" w:color="auto"/>
          </w:divBdr>
        </w:div>
        <w:div w:id="1825734248">
          <w:marLeft w:val="640"/>
          <w:marRight w:val="0"/>
          <w:marTop w:val="0"/>
          <w:marBottom w:val="0"/>
          <w:divBdr>
            <w:top w:val="none" w:sz="0" w:space="0" w:color="auto"/>
            <w:left w:val="none" w:sz="0" w:space="0" w:color="auto"/>
            <w:bottom w:val="none" w:sz="0" w:space="0" w:color="auto"/>
            <w:right w:val="none" w:sz="0" w:space="0" w:color="auto"/>
          </w:divBdr>
        </w:div>
        <w:div w:id="387191516">
          <w:marLeft w:val="640"/>
          <w:marRight w:val="0"/>
          <w:marTop w:val="0"/>
          <w:marBottom w:val="0"/>
          <w:divBdr>
            <w:top w:val="none" w:sz="0" w:space="0" w:color="auto"/>
            <w:left w:val="none" w:sz="0" w:space="0" w:color="auto"/>
            <w:bottom w:val="none" w:sz="0" w:space="0" w:color="auto"/>
            <w:right w:val="none" w:sz="0" w:space="0" w:color="auto"/>
          </w:divBdr>
        </w:div>
        <w:div w:id="2113939005">
          <w:marLeft w:val="640"/>
          <w:marRight w:val="0"/>
          <w:marTop w:val="0"/>
          <w:marBottom w:val="0"/>
          <w:divBdr>
            <w:top w:val="none" w:sz="0" w:space="0" w:color="auto"/>
            <w:left w:val="none" w:sz="0" w:space="0" w:color="auto"/>
            <w:bottom w:val="none" w:sz="0" w:space="0" w:color="auto"/>
            <w:right w:val="none" w:sz="0" w:space="0" w:color="auto"/>
          </w:divBdr>
        </w:div>
        <w:div w:id="248588256">
          <w:marLeft w:val="640"/>
          <w:marRight w:val="0"/>
          <w:marTop w:val="0"/>
          <w:marBottom w:val="0"/>
          <w:divBdr>
            <w:top w:val="none" w:sz="0" w:space="0" w:color="auto"/>
            <w:left w:val="none" w:sz="0" w:space="0" w:color="auto"/>
            <w:bottom w:val="none" w:sz="0" w:space="0" w:color="auto"/>
            <w:right w:val="none" w:sz="0" w:space="0" w:color="auto"/>
          </w:divBdr>
        </w:div>
        <w:div w:id="1028264217">
          <w:marLeft w:val="640"/>
          <w:marRight w:val="0"/>
          <w:marTop w:val="0"/>
          <w:marBottom w:val="0"/>
          <w:divBdr>
            <w:top w:val="none" w:sz="0" w:space="0" w:color="auto"/>
            <w:left w:val="none" w:sz="0" w:space="0" w:color="auto"/>
            <w:bottom w:val="none" w:sz="0" w:space="0" w:color="auto"/>
            <w:right w:val="none" w:sz="0" w:space="0" w:color="auto"/>
          </w:divBdr>
        </w:div>
        <w:div w:id="1823500276">
          <w:marLeft w:val="640"/>
          <w:marRight w:val="0"/>
          <w:marTop w:val="0"/>
          <w:marBottom w:val="0"/>
          <w:divBdr>
            <w:top w:val="none" w:sz="0" w:space="0" w:color="auto"/>
            <w:left w:val="none" w:sz="0" w:space="0" w:color="auto"/>
            <w:bottom w:val="none" w:sz="0" w:space="0" w:color="auto"/>
            <w:right w:val="none" w:sz="0" w:space="0" w:color="auto"/>
          </w:divBdr>
        </w:div>
        <w:div w:id="797800019">
          <w:marLeft w:val="640"/>
          <w:marRight w:val="0"/>
          <w:marTop w:val="0"/>
          <w:marBottom w:val="0"/>
          <w:divBdr>
            <w:top w:val="none" w:sz="0" w:space="0" w:color="auto"/>
            <w:left w:val="none" w:sz="0" w:space="0" w:color="auto"/>
            <w:bottom w:val="none" w:sz="0" w:space="0" w:color="auto"/>
            <w:right w:val="none" w:sz="0" w:space="0" w:color="auto"/>
          </w:divBdr>
        </w:div>
        <w:div w:id="17660345">
          <w:marLeft w:val="640"/>
          <w:marRight w:val="0"/>
          <w:marTop w:val="0"/>
          <w:marBottom w:val="0"/>
          <w:divBdr>
            <w:top w:val="none" w:sz="0" w:space="0" w:color="auto"/>
            <w:left w:val="none" w:sz="0" w:space="0" w:color="auto"/>
            <w:bottom w:val="none" w:sz="0" w:space="0" w:color="auto"/>
            <w:right w:val="none" w:sz="0" w:space="0" w:color="auto"/>
          </w:divBdr>
        </w:div>
        <w:div w:id="1543790390">
          <w:marLeft w:val="640"/>
          <w:marRight w:val="0"/>
          <w:marTop w:val="0"/>
          <w:marBottom w:val="0"/>
          <w:divBdr>
            <w:top w:val="none" w:sz="0" w:space="0" w:color="auto"/>
            <w:left w:val="none" w:sz="0" w:space="0" w:color="auto"/>
            <w:bottom w:val="none" w:sz="0" w:space="0" w:color="auto"/>
            <w:right w:val="none" w:sz="0" w:space="0" w:color="auto"/>
          </w:divBdr>
        </w:div>
        <w:div w:id="1210651448">
          <w:marLeft w:val="640"/>
          <w:marRight w:val="0"/>
          <w:marTop w:val="0"/>
          <w:marBottom w:val="0"/>
          <w:divBdr>
            <w:top w:val="none" w:sz="0" w:space="0" w:color="auto"/>
            <w:left w:val="none" w:sz="0" w:space="0" w:color="auto"/>
            <w:bottom w:val="none" w:sz="0" w:space="0" w:color="auto"/>
            <w:right w:val="none" w:sz="0" w:space="0" w:color="auto"/>
          </w:divBdr>
        </w:div>
        <w:div w:id="1189638631">
          <w:marLeft w:val="640"/>
          <w:marRight w:val="0"/>
          <w:marTop w:val="0"/>
          <w:marBottom w:val="0"/>
          <w:divBdr>
            <w:top w:val="none" w:sz="0" w:space="0" w:color="auto"/>
            <w:left w:val="none" w:sz="0" w:space="0" w:color="auto"/>
            <w:bottom w:val="none" w:sz="0" w:space="0" w:color="auto"/>
            <w:right w:val="none" w:sz="0" w:space="0" w:color="auto"/>
          </w:divBdr>
        </w:div>
        <w:div w:id="1393120542">
          <w:marLeft w:val="640"/>
          <w:marRight w:val="0"/>
          <w:marTop w:val="0"/>
          <w:marBottom w:val="0"/>
          <w:divBdr>
            <w:top w:val="none" w:sz="0" w:space="0" w:color="auto"/>
            <w:left w:val="none" w:sz="0" w:space="0" w:color="auto"/>
            <w:bottom w:val="none" w:sz="0" w:space="0" w:color="auto"/>
            <w:right w:val="none" w:sz="0" w:space="0" w:color="auto"/>
          </w:divBdr>
        </w:div>
        <w:div w:id="194008629">
          <w:marLeft w:val="640"/>
          <w:marRight w:val="0"/>
          <w:marTop w:val="0"/>
          <w:marBottom w:val="0"/>
          <w:divBdr>
            <w:top w:val="none" w:sz="0" w:space="0" w:color="auto"/>
            <w:left w:val="none" w:sz="0" w:space="0" w:color="auto"/>
            <w:bottom w:val="none" w:sz="0" w:space="0" w:color="auto"/>
            <w:right w:val="none" w:sz="0" w:space="0" w:color="auto"/>
          </w:divBdr>
        </w:div>
        <w:div w:id="1109659725">
          <w:marLeft w:val="640"/>
          <w:marRight w:val="0"/>
          <w:marTop w:val="0"/>
          <w:marBottom w:val="0"/>
          <w:divBdr>
            <w:top w:val="none" w:sz="0" w:space="0" w:color="auto"/>
            <w:left w:val="none" w:sz="0" w:space="0" w:color="auto"/>
            <w:bottom w:val="none" w:sz="0" w:space="0" w:color="auto"/>
            <w:right w:val="none" w:sz="0" w:space="0" w:color="auto"/>
          </w:divBdr>
        </w:div>
        <w:div w:id="1526021883">
          <w:marLeft w:val="640"/>
          <w:marRight w:val="0"/>
          <w:marTop w:val="0"/>
          <w:marBottom w:val="0"/>
          <w:divBdr>
            <w:top w:val="none" w:sz="0" w:space="0" w:color="auto"/>
            <w:left w:val="none" w:sz="0" w:space="0" w:color="auto"/>
            <w:bottom w:val="none" w:sz="0" w:space="0" w:color="auto"/>
            <w:right w:val="none" w:sz="0" w:space="0" w:color="auto"/>
          </w:divBdr>
        </w:div>
        <w:div w:id="821119006">
          <w:marLeft w:val="640"/>
          <w:marRight w:val="0"/>
          <w:marTop w:val="0"/>
          <w:marBottom w:val="0"/>
          <w:divBdr>
            <w:top w:val="none" w:sz="0" w:space="0" w:color="auto"/>
            <w:left w:val="none" w:sz="0" w:space="0" w:color="auto"/>
            <w:bottom w:val="none" w:sz="0" w:space="0" w:color="auto"/>
            <w:right w:val="none" w:sz="0" w:space="0" w:color="auto"/>
          </w:divBdr>
        </w:div>
        <w:div w:id="869609635">
          <w:marLeft w:val="640"/>
          <w:marRight w:val="0"/>
          <w:marTop w:val="0"/>
          <w:marBottom w:val="0"/>
          <w:divBdr>
            <w:top w:val="none" w:sz="0" w:space="0" w:color="auto"/>
            <w:left w:val="none" w:sz="0" w:space="0" w:color="auto"/>
            <w:bottom w:val="none" w:sz="0" w:space="0" w:color="auto"/>
            <w:right w:val="none" w:sz="0" w:space="0" w:color="auto"/>
          </w:divBdr>
        </w:div>
        <w:div w:id="1632202487">
          <w:marLeft w:val="640"/>
          <w:marRight w:val="0"/>
          <w:marTop w:val="0"/>
          <w:marBottom w:val="0"/>
          <w:divBdr>
            <w:top w:val="none" w:sz="0" w:space="0" w:color="auto"/>
            <w:left w:val="none" w:sz="0" w:space="0" w:color="auto"/>
            <w:bottom w:val="none" w:sz="0" w:space="0" w:color="auto"/>
            <w:right w:val="none" w:sz="0" w:space="0" w:color="auto"/>
          </w:divBdr>
        </w:div>
        <w:div w:id="535852042">
          <w:marLeft w:val="640"/>
          <w:marRight w:val="0"/>
          <w:marTop w:val="0"/>
          <w:marBottom w:val="0"/>
          <w:divBdr>
            <w:top w:val="none" w:sz="0" w:space="0" w:color="auto"/>
            <w:left w:val="none" w:sz="0" w:space="0" w:color="auto"/>
            <w:bottom w:val="none" w:sz="0" w:space="0" w:color="auto"/>
            <w:right w:val="none" w:sz="0" w:space="0" w:color="auto"/>
          </w:divBdr>
        </w:div>
        <w:div w:id="993727274">
          <w:marLeft w:val="640"/>
          <w:marRight w:val="0"/>
          <w:marTop w:val="0"/>
          <w:marBottom w:val="0"/>
          <w:divBdr>
            <w:top w:val="none" w:sz="0" w:space="0" w:color="auto"/>
            <w:left w:val="none" w:sz="0" w:space="0" w:color="auto"/>
            <w:bottom w:val="none" w:sz="0" w:space="0" w:color="auto"/>
            <w:right w:val="none" w:sz="0" w:space="0" w:color="auto"/>
          </w:divBdr>
        </w:div>
        <w:div w:id="1157458435">
          <w:marLeft w:val="640"/>
          <w:marRight w:val="0"/>
          <w:marTop w:val="0"/>
          <w:marBottom w:val="0"/>
          <w:divBdr>
            <w:top w:val="none" w:sz="0" w:space="0" w:color="auto"/>
            <w:left w:val="none" w:sz="0" w:space="0" w:color="auto"/>
            <w:bottom w:val="none" w:sz="0" w:space="0" w:color="auto"/>
            <w:right w:val="none" w:sz="0" w:space="0" w:color="auto"/>
          </w:divBdr>
        </w:div>
        <w:div w:id="207110726">
          <w:marLeft w:val="640"/>
          <w:marRight w:val="0"/>
          <w:marTop w:val="0"/>
          <w:marBottom w:val="0"/>
          <w:divBdr>
            <w:top w:val="none" w:sz="0" w:space="0" w:color="auto"/>
            <w:left w:val="none" w:sz="0" w:space="0" w:color="auto"/>
            <w:bottom w:val="none" w:sz="0" w:space="0" w:color="auto"/>
            <w:right w:val="none" w:sz="0" w:space="0" w:color="auto"/>
          </w:divBdr>
        </w:div>
        <w:div w:id="264460483">
          <w:marLeft w:val="640"/>
          <w:marRight w:val="0"/>
          <w:marTop w:val="0"/>
          <w:marBottom w:val="0"/>
          <w:divBdr>
            <w:top w:val="none" w:sz="0" w:space="0" w:color="auto"/>
            <w:left w:val="none" w:sz="0" w:space="0" w:color="auto"/>
            <w:bottom w:val="none" w:sz="0" w:space="0" w:color="auto"/>
            <w:right w:val="none" w:sz="0" w:space="0" w:color="auto"/>
          </w:divBdr>
        </w:div>
        <w:div w:id="1097217805">
          <w:marLeft w:val="640"/>
          <w:marRight w:val="0"/>
          <w:marTop w:val="0"/>
          <w:marBottom w:val="0"/>
          <w:divBdr>
            <w:top w:val="none" w:sz="0" w:space="0" w:color="auto"/>
            <w:left w:val="none" w:sz="0" w:space="0" w:color="auto"/>
            <w:bottom w:val="none" w:sz="0" w:space="0" w:color="auto"/>
            <w:right w:val="none" w:sz="0" w:space="0" w:color="auto"/>
          </w:divBdr>
        </w:div>
        <w:div w:id="2027057596">
          <w:marLeft w:val="640"/>
          <w:marRight w:val="0"/>
          <w:marTop w:val="0"/>
          <w:marBottom w:val="0"/>
          <w:divBdr>
            <w:top w:val="none" w:sz="0" w:space="0" w:color="auto"/>
            <w:left w:val="none" w:sz="0" w:space="0" w:color="auto"/>
            <w:bottom w:val="none" w:sz="0" w:space="0" w:color="auto"/>
            <w:right w:val="none" w:sz="0" w:space="0" w:color="auto"/>
          </w:divBdr>
        </w:div>
        <w:div w:id="1759718322">
          <w:marLeft w:val="640"/>
          <w:marRight w:val="0"/>
          <w:marTop w:val="0"/>
          <w:marBottom w:val="0"/>
          <w:divBdr>
            <w:top w:val="none" w:sz="0" w:space="0" w:color="auto"/>
            <w:left w:val="none" w:sz="0" w:space="0" w:color="auto"/>
            <w:bottom w:val="none" w:sz="0" w:space="0" w:color="auto"/>
            <w:right w:val="none" w:sz="0" w:space="0" w:color="auto"/>
          </w:divBdr>
        </w:div>
        <w:div w:id="1731150781">
          <w:marLeft w:val="640"/>
          <w:marRight w:val="0"/>
          <w:marTop w:val="0"/>
          <w:marBottom w:val="0"/>
          <w:divBdr>
            <w:top w:val="none" w:sz="0" w:space="0" w:color="auto"/>
            <w:left w:val="none" w:sz="0" w:space="0" w:color="auto"/>
            <w:bottom w:val="none" w:sz="0" w:space="0" w:color="auto"/>
            <w:right w:val="none" w:sz="0" w:space="0" w:color="auto"/>
          </w:divBdr>
        </w:div>
        <w:div w:id="1211528915">
          <w:marLeft w:val="640"/>
          <w:marRight w:val="0"/>
          <w:marTop w:val="0"/>
          <w:marBottom w:val="0"/>
          <w:divBdr>
            <w:top w:val="none" w:sz="0" w:space="0" w:color="auto"/>
            <w:left w:val="none" w:sz="0" w:space="0" w:color="auto"/>
            <w:bottom w:val="none" w:sz="0" w:space="0" w:color="auto"/>
            <w:right w:val="none" w:sz="0" w:space="0" w:color="auto"/>
          </w:divBdr>
        </w:div>
        <w:div w:id="706100885">
          <w:marLeft w:val="640"/>
          <w:marRight w:val="0"/>
          <w:marTop w:val="0"/>
          <w:marBottom w:val="0"/>
          <w:divBdr>
            <w:top w:val="none" w:sz="0" w:space="0" w:color="auto"/>
            <w:left w:val="none" w:sz="0" w:space="0" w:color="auto"/>
            <w:bottom w:val="none" w:sz="0" w:space="0" w:color="auto"/>
            <w:right w:val="none" w:sz="0" w:space="0" w:color="auto"/>
          </w:divBdr>
        </w:div>
        <w:div w:id="130514339">
          <w:marLeft w:val="640"/>
          <w:marRight w:val="0"/>
          <w:marTop w:val="0"/>
          <w:marBottom w:val="0"/>
          <w:divBdr>
            <w:top w:val="none" w:sz="0" w:space="0" w:color="auto"/>
            <w:left w:val="none" w:sz="0" w:space="0" w:color="auto"/>
            <w:bottom w:val="none" w:sz="0" w:space="0" w:color="auto"/>
            <w:right w:val="none" w:sz="0" w:space="0" w:color="auto"/>
          </w:divBdr>
        </w:div>
        <w:div w:id="1923442767">
          <w:marLeft w:val="640"/>
          <w:marRight w:val="0"/>
          <w:marTop w:val="0"/>
          <w:marBottom w:val="0"/>
          <w:divBdr>
            <w:top w:val="none" w:sz="0" w:space="0" w:color="auto"/>
            <w:left w:val="none" w:sz="0" w:space="0" w:color="auto"/>
            <w:bottom w:val="none" w:sz="0" w:space="0" w:color="auto"/>
            <w:right w:val="none" w:sz="0" w:space="0" w:color="auto"/>
          </w:divBdr>
        </w:div>
        <w:div w:id="1195773870">
          <w:marLeft w:val="640"/>
          <w:marRight w:val="0"/>
          <w:marTop w:val="0"/>
          <w:marBottom w:val="0"/>
          <w:divBdr>
            <w:top w:val="none" w:sz="0" w:space="0" w:color="auto"/>
            <w:left w:val="none" w:sz="0" w:space="0" w:color="auto"/>
            <w:bottom w:val="none" w:sz="0" w:space="0" w:color="auto"/>
            <w:right w:val="none" w:sz="0" w:space="0" w:color="auto"/>
          </w:divBdr>
        </w:div>
        <w:div w:id="383333305">
          <w:marLeft w:val="640"/>
          <w:marRight w:val="0"/>
          <w:marTop w:val="0"/>
          <w:marBottom w:val="0"/>
          <w:divBdr>
            <w:top w:val="none" w:sz="0" w:space="0" w:color="auto"/>
            <w:left w:val="none" w:sz="0" w:space="0" w:color="auto"/>
            <w:bottom w:val="none" w:sz="0" w:space="0" w:color="auto"/>
            <w:right w:val="none" w:sz="0" w:space="0" w:color="auto"/>
          </w:divBdr>
        </w:div>
        <w:div w:id="1777947908">
          <w:marLeft w:val="640"/>
          <w:marRight w:val="0"/>
          <w:marTop w:val="0"/>
          <w:marBottom w:val="0"/>
          <w:divBdr>
            <w:top w:val="none" w:sz="0" w:space="0" w:color="auto"/>
            <w:left w:val="none" w:sz="0" w:space="0" w:color="auto"/>
            <w:bottom w:val="none" w:sz="0" w:space="0" w:color="auto"/>
            <w:right w:val="none" w:sz="0" w:space="0" w:color="auto"/>
          </w:divBdr>
        </w:div>
        <w:div w:id="171797087">
          <w:marLeft w:val="640"/>
          <w:marRight w:val="0"/>
          <w:marTop w:val="0"/>
          <w:marBottom w:val="0"/>
          <w:divBdr>
            <w:top w:val="none" w:sz="0" w:space="0" w:color="auto"/>
            <w:left w:val="none" w:sz="0" w:space="0" w:color="auto"/>
            <w:bottom w:val="none" w:sz="0" w:space="0" w:color="auto"/>
            <w:right w:val="none" w:sz="0" w:space="0" w:color="auto"/>
          </w:divBdr>
        </w:div>
        <w:div w:id="1966692358">
          <w:marLeft w:val="640"/>
          <w:marRight w:val="0"/>
          <w:marTop w:val="0"/>
          <w:marBottom w:val="0"/>
          <w:divBdr>
            <w:top w:val="none" w:sz="0" w:space="0" w:color="auto"/>
            <w:left w:val="none" w:sz="0" w:space="0" w:color="auto"/>
            <w:bottom w:val="none" w:sz="0" w:space="0" w:color="auto"/>
            <w:right w:val="none" w:sz="0" w:space="0" w:color="auto"/>
          </w:divBdr>
        </w:div>
        <w:div w:id="2113353880">
          <w:marLeft w:val="640"/>
          <w:marRight w:val="0"/>
          <w:marTop w:val="0"/>
          <w:marBottom w:val="0"/>
          <w:divBdr>
            <w:top w:val="none" w:sz="0" w:space="0" w:color="auto"/>
            <w:left w:val="none" w:sz="0" w:space="0" w:color="auto"/>
            <w:bottom w:val="none" w:sz="0" w:space="0" w:color="auto"/>
            <w:right w:val="none" w:sz="0" w:space="0" w:color="auto"/>
          </w:divBdr>
        </w:div>
        <w:div w:id="662514069">
          <w:marLeft w:val="640"/>
          <w:marRight w:val="0"/>
          <w:marTop w:val="0"/>
          <w:marBottom w:val="0"/>
          <w:divBdr>
            <w:top w:val="none" w:sz="0" w:space="0" w:color="auto"/>
            <w:left w:val="none" w:sz="0" w:space="0" w:color="auto"/>
            <w:bottom w:val="none" w:sz="0" w:space="0" w:color="auto"/>
            <w:right w:val="none" w:sz="0" w:space="0" w:color="auto"/>
          </w:divBdr>
        </w:div>
        <w:div w:id="1343586212">
          <w:marLeft w:val="640"/>
          <w:marRight w:val="0"/>
          <w:marTop w:val="0"/>
          <w:marBottom w:val="0"/>
          <w:divBdr>
            <w:top w:val="none" w:sz="0" w:space="0" w:color="auto"/>
            <w:left w:val="none" w:sz="0" w:space="0" w:color="auto"/>
            <w:bottom w:val="none" w:sz="0" w:space="0" w:color="auto"/>
            <w:right w:val="none" w:sz="0" w:space="0" w:color="auto"/>
          </w:divBdr>
        </w:div>
        <w:div w:id="1574850530">
          <w:marLeft w:val="640"/>
          <w:marRight w:val="0"/>
          <w:marTop w:val="0"/>
          <w:marBottom w:val="0"/>
          <w:divBdr>
            <w:top w:val="none" w:sz="0" w:space="0" w:color="auto"/>
            <w:left w:val="none" w:sz="0" w:space="0" w:color="auto"/>
            <w:bottom w:val="none" w:sz="0" w:space="0" w:color="auto"/>
            <w:right w:val="none" w:sz="0" w:space="0" w:color="auto"/>
          </w:divBdr>
        </w:div>
        <w:div w:id="938221290">
          <w:marLeft w:val="640"/>
          <w:marRight w:val="0"/>
          <w:marTop w:val="0"/>
          <w:marBottom w:val="0"/>
          <w:divBdr>
            <w:top w:val="none" w:sz="0" w:space="0" w:color="auto"/>
            <w:left w:val="none" w:sz="0" w:space="0" w:color="auto"/>
            <w:bottom w:val="none" w:sz="0" w:space="0" w:color="auto"/>
            <w:right w:val="none" w:sz="0" w:space="0" w:color="auto"/>
          </w:divBdr>
        </w:div>
        <w:div w:id="2047289540">
          <w:marLeft w:val="640"/>
          <w:marRight w:val="0"/>
          <w:marTop w:val="0"/>
          <w:marBottom w:val="0"/>
          <w:divBdr>
            <w:top w:val="none" w:sz="0" w:space="0" w:color="auto"/>
            <w:left w:val="none" w:sz="0" w:space="0" w:color="auto"/>
            <w:bottom w:val="none" w:sz="0" w:space="0" w:color="auto"/>
            <w:right w:val="none" w:sz="0" w:space="0" w:color="auto"/>
          </w:divBdr>
        </w:div>
        <w:div w:id="1984961961">
          <w:marLeft w:val="640"/>
          <w:marRight w:val="0"/>
          <w:marTop w:val="0"/>
          <w:marBottom w:val="0"/>
          <w:divBdr>
            <w:top w:val="none" w:sz="0" w:space="0" w:color="auto"/>
            <w:left w:val="none" w:sz="0" w:space="0" w:color="auto"/>
            <w:bottom w:val="none" w:sz="0" w:space="0" w:color="auto"/>
            <w:right w:val="none" w:sz="0" w:space="0" w:color="auto"/>
          </w:divBdr>
        </w:div>
        <w:div w:id="1811705497">
          <w:marLeft w:val="640"/>
          <w:marRight w:val="0"/>
          <w:marTop w:val="0"/>
          <w:marBottom w:val="0"/>
          <w:divBdr>
            <w:top w:val="none" w:sz="0" w:space="0" w:color="auto"/>
            <w:left w:val="none" w:sz="0" w:space="0" w:color="auto"/>
            <w:bottom w:val="none" w:sz="0" w:space="0" w:color="auto"/>
            <w:right w:val="none" w:sz="0" w:space="0" w:color="auto"/>
          </w:divBdr>
        </w:div>
        <w:div w:id="285042992">
          <w:marLeft w:val="640"/>
          <w:marRight w:val="0"/>
          <w:marTop w:val="0"/>
          <w:marBottom w:val="0"/>
          <w:divBdr>
            <w:top w:val="none" w:sz="0" w:space="0" w:color="auto"/>
            <w:left w:val="none" w:sz="0" w:space="0" w:color="auto"/>
            <w:bottom w:val="none" w:sz="0" w:space="0" w:color="auto"/>
            <w:right w:val="none" w:sz="0" w:space="0" w:color="auto"/>
          </w:divBdr>
        </w:div>
        <w:div w:id="239943514">
          <w:marLeft w:val="640"/>
          <w:marRight w:val="0"/>
          <w:marTop w:val="0"/>
          <w:marBottom w:val="0"/>
          <w:divBdr>
            <w:top w:val="none" w:sz="0" w:space="0" w:color="auto"/>
            <w:left w:val="none" w:sz="0" w:space="0" w:color="auto"/>
            <w:bottom w:val="none" w:sz="0" w:space="0" w:color="auto"/>
            <w:right w:val="none" w:sz="0" w:space="0" w:color="auto"/>
          </w:divBdr>
        </w:div>
        <w:div w:id="2124691735">
          <w:marLeft w:val="640"/>
          <w:marRight w:val="0"/>
          <w:marTop w:val="0"/>
          <w:marBottom w:val="0"/>
          <w:divBdr>
            <w:top w:val="none" w:sz="0" w:space="0" w:color="auto"/>
            <w:left w:val="none" w:sz="0" w:space="0" w:color="auto"/>
            <w:bottom w:val="none" w:sz="0" w:space="0" w:color="auto"/>
            <w:right w:val="none" w:sz="0" w:space="0" w:color="auto"/>
          </w:divBdr>
        </w:div>
        <w:div w:id="1172259760">
          <w:marLeft w:val="640"/>
          <w:marRight w:val="0"/>
          <w:marTop w:val="0"/>
          <w:marBottom w:val="0"/>
          <w:divBdr>
            <w:top w:val="none" w:sz="0" w:space="0" w:color="auto"/>
            <w:left w:val="none" w:sz="0" w:space="0" w:color="auto"/>
            <w:bottom w:val="none" w:sz="0" w:space="0" w:color="auto"/>
            <w:right w:val="none" w:sz="0" w:space="0" w:color="auto"/>
          </w:divBdr>
        </w:div>
        <w:div w:id="1148518614">
          <w:marLeft w:val="640"/>
          <w:marRight w:val="0"/>
          <w:marTop w:val="0"/>
          <w:marBottom w:val="0"/>
          <w:divBdr>
            <w:top w:val="none" w:sz="0" w:space="0" w:color="auto"/>
            <w:left w:val="none" w:sz="0" w:space="0" w:color="auto"/>
            <w:bottom w:val="none" w:sz="0" w:space="0" w:color="auto"/>
            <w:right w:val="none" w:sz="0" w:space="0" w:color="auto"/>
          </w:divBdr>
        </w:div>
        <w:div w:id="335350294">
          <w:marLeft w:val="640"/>
          <w:marRight w:val="0"/>
          <w:marTop w:val="0"/>
          <w:marBottom w:val="0"/>
          <w:divBdr>
            <w:top w:val="none" w:sz="0" w:space="0" w:color="auto"/>
            <w:left w:val="none" w:sz="0" w:space="0" w:color="auto"/>
            <w:bottom w:val="none" w:sz="0" w:space="0" w:color="auto"/>
            <w:right w:val="none" w:sz="0" w:space="0" w:color="auto"/>
          </w:divBdr>
        </w:div>
        <w:div w:id="40904082">
          <w:marLeft w:val="640"/>
          <w:marRight w:val="0"/>
          <w:marTop w:val="0"/>
          <w:marBottom w:val="0"/>
          <w:divBdr>
            <w:top w:val="none" w:sz="0" w:space="0" w:color="auto"/>
            <w:left w:val="none" w:sz="0" w:space="0" w:color="auto"/>
            <w:bottom w:val="none" w:sz="0" w:space="0" w:color="auto"/>
            <w:right w:val="none" w:sz="0" w:space="0" w:color="auto"/>
          </w:divBdr>
        </w:div>
        <w:div w:id="1496259273">
          <w:marLeft w:val="640"/>
          <w:marRight w:val="0"/>
          <w:marTop w:val="0"/>
          <w:marBottom w:val="0"/>
          <w:divBdr>
            <w:top w:val="none" w:sz="0" w:space="0" w:color="auto"/>
            <w:left w:val="none" w:sz="0" w:space="0" w:color="auto"/>
            <w:bottom w:val="none" w:sz="0" w:space="0" w:color="auto"/>
            <w:right w:val="none" w:sz="0" w:space="0" w:color="auto"/>
          </w:divBdr>
        </w:div>
        <w:div w:id="586810502">
          <w:marLeft w:val="640"/>
          <w:marRight w:val="0"/>
          <w:marTop w:val="0"/>
          <w:marBottom w:val="0"/>
          <w:divBdr>
            <w:top w:val="none" w:sz="0" w:space="0" w:color="auto"/>
            <w:left w:val="none" w:sz="0" w:space="0" w:color="auto"/>
            <w:bottom w:val="none" w:sz="0" w:space="0" w:color="auto"/>
            <w:right w:val="none" w:sz="0" w:space="0" w:color="auto"/>
          </w:divBdr>
        </w:div>
        <w:div w:id="114107482">
          <w:marLeft w:val="640"/>
          <w:marRight w:val="0"/>
          <w:marTop w:val="0"/>
          <w:marBottom w:val="0"/>
          <w:divBdr>
            <w:top w:val="none" w:sz="0" w:space="0" w:color="auto"/>
            <w:left w:val="none" w:sz="0" w:space="0" w:color="auto"/>
            <w:bottom w:val="none" w:sz="0" w:space="0" w:color="auto"/>
            <w:right w:val="none" w:sz="0" w:space="0" w:color="auto"/>
          </w:divBdr>
        </w:div>
        <w:div w:id="825437912">
          <w:marLeft w:val="640"/>
          <w:marRight w:val="0"/>
          <w:marTop w:val="0"/>
          <w:marBottom w:val="0"/>
          <w:divBdr>
            <w:top w:val="none" w:sz="0" w:space="0" w:color="auto"/>
            <w:left w:val="none" w:sz="0" w:space="0" w:color="auto"/>
            <w:bottom w:val="none" w:sz="0" w:space="0" w:color="auto"/>
            <w:right w:val="none" w:sz="0" w:space="0" w:color="auto"/>
          </w:divBdr>
        </w:div>
        <w:div w:id="608512538">
          <w:marLeft w:val="640"/>
          <w:marRight w:val="0"/>
          <w:marTop w:val="0"/>
          <w:marBottom w:val="0"/>
          <w:divBdr>
            <w:top w:val="none" w:sz="0" w:space="0" w:color="auto"/>
            <w:left w:val="none" w:sz="0" w:space="0" w:color="auto"/>
            <w:bottom w:val="none" w:sz="0" w:space="0" w:color="auto"/>
            <w:right w:val="none" w:sz="0" w:space="0" w:color="auto"/>
          </w:divBdr>
        </w:div>
        <w:div w:id="945312020">
          <w:marLeft w:val="640"/>
          <w:marRight w:val="0"/>
          <w:marTop w:val="0"/>
          <w:marBottom w:val="0"/>
          <w:divBdr>
            <w:top w:val="none" w:sz="0" w:space="0" w:color="auto"/>
            <w:left w:val="none" w:sz="0" w:space="0" w:color="auto"/>
            <w:bottom w:val="none" w:sz="0" w:space="0" w:color="auto"/>
            <w:right w:val="none" w:sz="0" w:space="0" w:color="auto"/>
          </w:divBdr>
        </w:div>
        <w:div w:id="140460948">
          <w:marLeft w:val="640"/>
          <w:marRight w:val="0"/>
          <w:marTop w:val="0"/>
          <w:marBottom w:val="0"/>
          <w:divBdr>
            <w:top w:val="none" w:sz="0" w:space="0" w:color="auto"/>
            <w:left w:val="none" w:sz="0" w:space="0" w:color="auto"/>
            <w:bottom w:val="none" w:sz="0" w:space="0" w:color="auto"/>
            <w:right w:val="none" w:sz="0" w:space="0" w:color="auto"/>
          </w:divBdr>
        </w:div>
        <w:div w:id="397636960">
          <w:marLeft w:val="640"/>
          <w:marRight w:val="0"/>
          <w:marTop w:val="0"/>
          <w:marBottom w:val="0"/>
          <w:divBdr>
            <w:top w:val="none" w:sz="0" w:space="0" w:color="auto"/>
            <w:left w:val="none" w:sz="0" w:space="0" w:color="auto"/>
            <w:bottom w:val="none" w:sz="0" w:space="0" w:color="auto"/>
            <w:right w:val="none" w:sz="0" w:space="0" w:color="auto"/>
          </w:divBdr>
        </w:div>
        <w:div w:id="215701976">
          <w:marLeft w:val="640"/>
          <w:marRight w:val="0"/>
          <w:marTop w:val="0"/>
          <w:marBottom w:val="0"/>
          <w:divBdr>
            <w:top w:val="none" w:sz="0" w:space="0" w:color="auto"/>
            <w:left w:val="none" w:sz="0" w:space="0" w:color="auto"/>
            <w:bottom w:val="none" w:sz="0" w:space="0" w:color="auto"/>
            <w:right w:val="none" w:sz="0" w:space="0" w:color="auto"/>
          </w:divBdr>
        </w:div>
        <w:div w:id="1197081375">
          <w:marLeft w:val="640"/>
          <w:marRight w:val="0"/>
          <w:marTop w:val="0"/>
          <w:marBottom w:val="0"/>
          <w:divBdr>
            <w:top w:val="none" w:sz="0" w:space="0" w:color="auto"/>
            <w:left w:val="none" w:sz="0" w:space="0" w:color="auto"/>
            <w:bottom w:val="none" w:sz="0" w:space="0" w:color="auto"/>
            <w:right w:val="none" w:sz="0" w:space="0" w:color="auto"/>
          </w:divBdr>
        </w:div>
        <w:div w:id="1453672073">
          <w:marLeft w:val="640"/>
          <w:marRight w:val="0"/>
          <w:marTop w:val="0"/>
          <w:marBottom w:val="0"/>
          <w:divBdr>
            <w:top w:val="none" w:sz="0" w:space="0" w:color="auto"/>
            <w:left w:val="none" w:sz="0" w:space="0" w:color="auto"/>
            <w:bottom w:val="none" w:sz="0" w:space="0" w:color="auto"/>
            <w:right w:val="none" w:sz="0" w:space="0" w:color="auto"/>
          </w:divBdr>
        </w:div>
        <w:div w:id="162555632">
          <w:marLeft w:val="640"/>
          <w:marRight w:val="0"/>
          <w:marTop w:val="0"/>
          <w:marBottom w:val="0"/>
          <w:divBdr>
            <w:top w:val="none" w:sz="0" w:space="0" w:color="auto"/>
            <w:left w:val="none" w:sz="0" w:space="0" w:color="auto"/>
            <w:bottom w:val="none" w:sz="0" w:space="0" w:color="auto"/>
            <w:right w:val="none" w:sz="0" w:space="0" w:color="auto"/>
          </w:divBdr>
        </w:div>
        <w:div w:id="719743990">
          <w:marLeft w:val="640"/>
          <w:marRight w:val="0"/>
          <w:marTop w:val="0"/>
          <w:marBottom w:val="0"/>
          <w:divBdr>
            <w:top w:val="none" w:sz="0" w:space="0" w:color="auto"/>
            <w:left w:val="none" w:sz="0" w:space="0" w:color="auto"/>
            <w:bottom w:val="none" w:sz="0" w:space="0" w:color="auto"/>
            <w:right w:val="none" w:sz="0" w:space="0" w:color="auto"/>
          </w:divBdr>
        </w:div>
        <w:div w:id="1994796494">
          <w:marLeft w:val="640"/>
          <w:marRight w:val="0"/>
          <w:marTop w:val="0"/>
          <w:marBottom w:val="0"/>
          <w:divBdr>
            <w:top w:val="none" w:sz="0" w:space="0" w:color="auto"/>
            <w:left w:val="none" w:sz="0" w:space="0" w:color="auto"/>
            <w:bottom w:val="none" w:sz="0" w:space="0" w:color="auto"/>
            <w:right w:val="none" w:sz="0" w:space="0" w:color="auto"/>
          </w:divBdr>
        </w:div>
        <w:div w:id="1592280260">
          <w:marLeft w:val="640"/>
          <w:marRight w:val="0"/>
          <w:marTop w:val="0"/>
          <w:marBottom w:val="0"/>
          <w:divBdr>
            <w:top w:val="none" w:sz="0" w:space="0" w:color="auto"/>
            <w:left w:val="none" w:sz="0" w:space="0" w:color="auto"/>
            <w:bottom w:val="none" w:sz="0" w:space="0" w:color="auto"/>
            <w:right w:val="none" w:sz="0" w:space="0" w:color="auto"/>
          </w:divBdr>
        </w:div>
        <w:div w:id="854075796">
          <w:marLeft w:val="640"/>
          <w:marRight w:val="0"/>
          <w:marTop w:val="0"/>
          <w:marBottom w:val="0"/>
          <w:divBdr>
            <w:top w:val="none" w:sz="0" w:space="0" w:color="auto"/>
            <w:left w:val="none" w:sz="0" w:space="0" w:color="auto"/>
            <w:bottom w:val="none" w:sz="0" w:space="0" w:color="auto"/>
            <w:right w:val="none" w:sz="0" w:space="0" w:color="auto"/>
          </w:divBdr>
        </w:div>
        <w:div w:id="447940273">
          <w:marLeft w:val="640"/>
          <w:marRight w:val="0"/>
          <w:marTop w:val="0"/>
          <w:marBottom w:val="0"/>
          <w:divBdr>
            <w:top w:val="none" w:sz="0" w:space="0" w:color="auto"/>
            <w:left w:val="none" w:sz="0" w:space="0" w:color="auto"/>
            <w:bottom w:val="none" w:sz="0" w:space="0" w:color="auto"/>
            <w:right w:val="none" w:sz="0" w:space="0" w:color="auto"/>
          </w:divBdr>
        </w:div>
        <w:div w:id="1103918504">
          <w:marLeft w:val="640"/>
          <w:marRight w:val="0"/>
          <w:marTop w:val="0"/>
          <w:marBottom w:val="0"/>
          <w:divBdr>
            <w:top w:val="none" w:sz="0" w:space="0" w:color="auto"/>
            <w:left w:val="none" w:sz="0" w:space="0" w:color="auto"/>
            <w:bottom w:val="none" w:sz="0" w:space="0" w:color="auto"/>
            <w:right w:val="none" w:sz="0" w:space="0" w:color="auto"/>
          </w:divBdr>
        </w:div>
        <w:div w:id="1457526503">
          <w:marLeft w:val="640"/>
          <w:marRight w:val="0"/>
          <w:marTop w:val="0"/>
          <w:marBottom w:val="0"/>
          <w:divBdr>
            <w:top w:val="none" w:sz="0" w:space="0" w:color="auto"/>
            <w:left w:val="none" w:sz="0" w:space="0" w:color="auto"/>
            <w:bottom w:val="none" w:sz="0" w:space="0" w:color="auto"/>
            <w:right w:val="none" w:sz="0" w:space="0" w:color="auto"/>
          </w:divBdr>
        </w:div>
        <w:div w:id="518541162">
          <w:marLeft w:val="640"/>
          <w:marRight w:val="0"/>
          <w:marTop w:val="0"/>
          <w:marBottom w:val="0"/>
          <w:divBdr>
            <w:top w:val="none" w:sz="0" w:space="0" w:color="auto"/>
            <w:left w:val="none" w:sz="0" w:space="0" w:color="auto"/>
            <w:bottom w:val="none" w:sz="0" w:space="0" w:color="auto"/>
            <w:right w:val="none" w:sz="0" w:space="0" w:color="auto"/>
          </w:divBdr>
        </w:div>
        <w:div w:id="599338405">
          <w:marLeft w:val="640"/>
          <w:marRight w:val="0"/>
          <w:marTop w:val="0"/>
          <w:marBottom w:val="0"/>
          <w:divBdr>
            <w:top w:val="none" w:sz="0" w:space="0" w:color="auto"/>
            <w:left w:val="none" w:sz="0" w:space="0" w:color="auto"/>
            <w:bottom w:val="none" w:sz="0" w:space="0" w:color="auto"/>
            <w:right w:val="none" w:sz="0" w:space="0" w:color="auto"/>
          </w:divBdr>
        </w:div>
        <w:div w:id="650183982">
          <w:marLeft w:val="640"/>
          <w:marRight w:val="0"/>
          <w:marTop w:val="0"/>
          <w:marBottom w:val="0"/>
          <w:divBdr>
            <w:top w:val="none" w:sz="0" w:space="0" w:color="auto"/>
            <w:left w:val="none" w:sz="0" w:space="0" w:color="auto"/>
            <w:bottom w:val="none" w:sz="0" w:space="0" w:color="auto"/>
            <w:right w:val="none" w:sz="0" w:space="0" w:color="auto"/>
          </w:divBdr>
        </w:div>
        <w:div w:id="1095520351">
          <w:marLeft w:val="640"/>
          <w:marRight w:val="0"/>
          <w:marTop w:val="0"/>
          <w:marBottom w:val="0"/>
          <w:divBdr>
            <w:top w:val="none" w:sz="0" w:space="0" w:color="auto"/>
            <w:left w:val="none" w:sz="0" w:space="0" w:color="auto"/>
            <w:bottom w:val="none" w:sz="0" w:space="0" w:color="auto"/>
            <w:right w:val="none" w:sz="0" w:space="0" w:color="auto"/>
          </w:divBdr>
        </w:div>
        <w:div w:id="1790052522">
          <w:marLeft w:val="640"/>
          <w:marRight w:val="0"/>
          <w:marTop w:val="0"/>
          <w:marBottom w:val="0"/>
          <w:divBdr>
            <w:top w:val="none" w:sz="0" w:space="0" w:color="auto"/>
            <w:left w:val="none" w:sz="0" w:space="0" w:color="auto"/>
            <w:bottom w:val="none" w:sz="0" w:space="0" w:color="auto"/>
            <w:right w:val="none" w:sz="0" w:space="0" w:color="auto"/>
          </w:divBdr>
        </w:div>
        <w:div w:id="2034308338">
          <w:marLeft w:val="640"/>
          <w:marRight w:val="0"/>
          <w:marTop w:val="0"/>
          <w:marBottom w:val="0"/>
          <w:divBdr>
            <w:top w:val="none" w:sz="0" w:space="0" w:color="auto"/>
            <w:left w:val="none" w:sz="0" w:space="0" w:color="auto"/>
            <w:bottom w:val="none" w:sz="0" w:space="0" w:color="auto"/>
            <w:right w:val="none" w:sz="0" w:space="0" w:color="auto"/>
          </w:divBdr>
        </w:div>
        <w:div w:id="63184110">
          <w:marLeft w:val="640"/>
          <w:marRight w:val="0"/>
          <w:marTop w:val="0"/>
          <w:marBottom w:val="0"/>
          <w:divBdr>
            <w:top w:val="none" w:sz="0" w:space="0" w:color="auto"/>
            <w:left w:val="none" w:sz="0" w:space="0" w:color="auto"/>
            <w:bottom w:val="none" w:sz="0" w:space="0" w:color="auto"/>
            <w:right w:val="none" w:sz="0" w:space="0" w:color="auto"/>
          </w:divBdr>
        </w:div>
        <w:div w:id="1493909455">
          <w:marLeft w:val="640"/>
          <w:marRight w:val="0"/>
          <w:marTop w:val="0"/>
          <w:marBottom w:val="0"/>
          <w:divBdr>
            <w:top w:val="none" w:sz="0" w:space="0" w:color="auto"/>
            <w:left w:val="none" w:sz="0" w:space="0" w:color="auto"/>
            <w:bottom w:val="none" w:sz="0" w:space="0" w:color="auto"/>
            <w:right w:val="none" w:sz="0" w:space="0" w:color="auto"/>
          </w:divBdr>
        </w:div>
        <w:div w:id="2117404171">
          <w:marLeft w:val="640"/>
          <w:marRight w:val="0"/>
          <w:marTop w:val="0"/>
          <w:marBottom w:val="0"/>
          <w:divBdr>
            <w:top w:val="none" w:sz="0" w:space="0" w:color="auto"/>
            <w:left w:val="none" w:sz="0" w:space="0" w:color="auto"/>
            <w:bottom w:val="none" w:sz="0" w:space="0" w:color="auto"/>
            <w:right w:val="none" w:sz="0" w:space="0" w:color="auto"/>
          </w:divBdr>
        </w:div>
        <w:div w:id="1731147974">
          <w:marLeft w:val="640"/>
          <w:marRight w:val="0"/>
          <w:marTop w:val="0"/>
          <w:marBottom w:val="0"/>
          <w:divBdr>
            <w:top w:val="none" w:sz="0" w:space="0" w:color="auto"/>
            <w:left w:val="none" w:sz="0" w:space="0" w:color="auto"/>
            <w:bottom w:val="none" w:sz="0" w:space="0" w:color="auto"/>
            <w:right w:val="none" w:sz="0" w:space="0" w:color="auto"/>
          </w:divBdr>
        </w:div>
        <w:div w:id="685522705">
          <w:marLeft w:val="640"/>
          <w:marRight w:val="0"/>
          <w:marTop w:val="0"/>
          <w:marBottom w:val="0"/>
          <w:divBdr>
            <w:top w:val="none" w:sz="0" w:space="0" w:color="auto"/>
            <w:left w:val="none" w:sz="0" w:space="0" w:color="auto"/>
            <w:bottom w:val="none" w:sz="0" w:space="0" w:color="auto"/>
            <w:right w:val="none" w:sz="0" w:space="0" w:color="auto"/>
          </w:divBdr>
        </w:div>
        <w:div w:id="2123913905">
          <w:marLeft w:val="640"/>
          <w:marRight w:val="0"/>
          <w:marTop w:val="0"/>
          <w:marBottom w:val="0"/>
          <w:divBdr>
            <w:top w:val="none" w:sz="0" w:space="0" w:color="auto"/>
            <w:left w:val="none" w:sz="0" w:space="0" w:color="auto"/>
            <w:bottom w:val="none" w:sz="0" w:space="0" w:color="auto"/>
            <w:right w:val="none" w:sz="0" w:space="0" w:color="auto"/>
          </w:divBdr>
        </w:div>
        <w:div w:id="1307274103">
          <w:marLeft w:val="640"/>
          <w:marRight w:val="0"/>
          <w:marTop w:val="0"/>
          <w:marBottom w:val="0"/>
          <w:divBdr>
            <w:top w:val="none" w:sz="0" w:space="0" w:color="auto"/>
            <w:left w:val="none" w:sz="0" w:space="0" w:color="auto"/>
            <w:bottom w:val="none" w:sz="0" w:space="0" w:color="auto"/>
            <w:right w:val="none" w:sz="0" w:space="0" w:color="auto"/>
          </w:divBdr>
        </w:div>
        <w:div w:id="1349866491">
          <w:marLeft w:val="640"/>
          <w:marRight w:val="0"/>
          <w:marTop w:val="0"/>
          <w:marBottom w:val="0"/>
          <w:divBdr>
            <w:top w:val="none" w:sz="0" w:space="0" w:color="auto"/>
            <w:left w:val="none" w:sz="0" w:space="0" w:color="auto"/>
            <w:bottom w:val="none" w:sz="0" w:space="0" w:color="auto"/>
            <w:right w:val="none" w:sz="0" w:space="0" w:color="auto"/>
          </w:divBdr>
        </w:div>
        <w:div w:id="1842045388">
          <w:marLeft w:val="640"/>
          <w:marRight w:val="0"/>
          <w:marTop w:val="0"/>
          <w:marBottom w:val="0"/>
          <w:divBdr>
            <w:top w:val="none" w:sz="0" w:space="0" w:color="auto"/>
            <w:left w:val="none" w:sz="0" w:space="0" w:color="auto"/>
            <w:bottom w:val="none" w:sz="0" w:space="0" w:color="auto"/>
            <w:right w:val="none" w:sz="0" w:space="0" w:color="auto"/>
          </w:divBdr>
        </w:div>
        <w:div w:id="105857899">
          <w:marLeft w:val="640"/>
          <w:marRight w:val="0"/>
          <w:marTop w:val="0"/>
          <w:marBottom w:val="0"/>
          <w:divBdr>
            <w:top w:val="none" w:sz="0" w:space="0" w:color="auto"/>
            <w:left w:val="none" w:sz="0" w:space="0" w:color="auto"/>
            <w:bottom w:val="none" w:sz="0" w:space="0" w:color="auto"/>
            <w:right w:val="none" w:sz="0" w:space="0" w:color="auto"/>
          </w:divBdr>
        </w:div>
        <w:div w:id="2053116187">
          <w:marLeft w:val="640"/>
          <w:marRight w:val="0"/>
          <w:marTop w:val="0"/>
          <w:marBottom w:val="0"/>
          <w:divBdr>
            <w:top w:val="none" w:sz="0" w:space="0" w:color="auto"/>
            <w:left w:val="none" w:sz="0" w:space="0" w:color="auto"/>
            <w:bottom w:val="none" w:sz="0" w:space="0" w:color="auto"/>
            <w:right w:val="none" w:sz="0" w:space="0" w:color="auto"/>
          </w:divBdr>
        </w:div>
        <w:div w:id="1129979793">
          <w:marLeft w:val="640"/>
          <w:marRight w:val="0"/>
          <w:marTop w:val="0"/>
          <w:marBottom w:val="0"/>
          <w:divBdr>
            <w:top w:val="none" w:sz="0" w:space="0" w:color="auto"/>
            <w:left w:val="none" w:sz="0" w:space="0" w:color="auto"/>
            <w:bottom w:val="none" w:sz="0" w:space="0" w:color="auto"/>
            <w:right w:val="none" w:sz="0" w:space="0" w:color="auto"/>
          </w:divBdr>
        </w:div>
        <w:div w:id="75444339">
          <w:marLeft w:val="640"/>
          <w:marRight w:val="0"/>
          <w:marTop w:val="0"/>
          <w:marBottom w:val="0"/>
          <w:divBdr>
            <w:top w:val="none" w:sz="0" w:space="0" w:color="auto"/>
            <w:left w:val="none" w:sz="0" w:space="0" w:color="auto"/>
            <w:bottom w:val="none" w:sz="0" w:space="0" w:color="auto"/>
            <w:right w:val="none" w:sz="0" w:space="0" w:color="auto"/>
          </w:divBdr>
        </w:div>
        <w:div w:id="1288732090">
          <w:marLeft w:val="640"/>
          <w:marRight w:val="0"/>
          <w:marTop w:val="0"/>
          <w:marBottom w:val="0"/>
          <w:divBdr>
            <w:top w:val="none" w:sz="0" w:space="0" w:color="auto"/>
            <w:left w:val="none" w:sz="0" w:space="0" w:color="auto"/>
            <w:bottom w:val="none" w:sz="0" w:space="0" w:color="auto"/>
            <w:right w:val="none" w:sz="0" w:space="0" w:color="auto"/>
          </w:divBdr>
        </w:div>
        <w:div w:id="2101292189">
          <w:marLeft w:val="640"/>
          <w:marRight w:val="0"/>
          <w:marTop w:val="0"/>
          <w:marBottom w:val="0"/>
          <w:divBdr>
            <w:top w:val="none" w:sz="0" w:space="0" w:color="auto"/>
            <w:left w:val="none" w:sz="0" w:space="0" w:color="auto"/>
            <w:bottom w:val="none" w:sz="0" w:space="0" w:color="auto"/>
            <w:right w:val="none" w:sz="0" w:space="0" w:color="auto"/>
          </w:divBdr>
        </w:div>
        <w:div w:id="394670822">
          <w:marLeft w:val="640"/>
          <w:marRight w:val="0"/>
          <w:marTop w:val="0"/>
          <w:marBottom w:val="0"/>
          <w:divBdr>
            <w:top w:val="none" w:sz="0" w:space="0" w:color="auto"/>
            <w:left w:val="none" w:sz="0" w:space="0" w:color="auto"/>
            <w:bottom w:val="none" w:sz="0" w:space="0" w:color="auto"/>
            <w:right w:val="none" w:sz="0" w:space="0" w:color="auto"/>
          </w:divBdr>
        </w:div>
        <w:div w:id="841622866">
          <w:marLeft w:val="640"/>
          <w:marRight w:val="0"/>
          <w:marTop w:val="0"/>
          <w:marBottom w:val="0"/>
          <w:divBdr>
            <w:top w:val="none" w:sz="0" w:space="0" w:color="auto"/>
            <w:left w:val="none" w:sz="0" w:space="0" w:color="auto"/>
            <w:bottom w:val="none" w:sz="0" w:space="0" w:color="auto"/>
            <w:right w:val="none" w:sz="0" w:space="0" w:color="auto"/>
          </w:divBdr>
        </w:div>
        <w:div w:id="1602882648">
          <w:marLeft w:val="640"/>
          <w:marRight w:val="0"/>
          <w:marTop w:val="0"/>
          <w:marBottom w:val="0"/>
          <w:divBdr>
            <w:top w:val="none" w:sz="0" w:space="0" w:color="auto"/>
            <w:left w:val="none" w:sz="0" w:space="0" w:color="auto"/>
            <w:bottom w:val="none" w:sz="0" w:space="0" w:color="auto"/>
            <w:right w:val="none" w:sz="0" w:space="0" w:color="auto"/>
          </w:divBdr>
        </w:div>
        <w:div w:id="545143766">
          <w:marLeft w:val="640"/>
          <w:marRight w:val="0"/>
          <w:marTop w:val="0"/>
          <w:marBottom w:val="0"/>
          <w:divBdr>
            <w:top w:val="none" w:sz="0" w:space="0" w:color="auto"/>
            <w:left w:val="none" w:sz="0" w:space="0" w:color="auto"/>
            <w:bottom w:val="none" w:sz="0" w:space="0" w:color="auto"/>
            <w:right w:val="none" w:sz="0" w:space="0" w:color="auto"/>
          </w:divBdr>
        </w:div>
        <w:div w:id="373501767">
          <w:marLeft w:val="640"/>
          <w:marRight w:val="0"/>
          <w:marTop w:val="0"/>
          <w:marBottom w:val="0"/>
          <w:divBdr>
            <w:top w:val="none" w:sz="0" w:space="0" w:color="auto"/>
            <w:left w:val="none" w:sz="0" w:space="0" w:color="auto"/>
            <w:bottom w:val="none" w:sz="0" w:space="0" w:color="auto"/>
            <w:right w:val="none" w:sz="0" w:space="0" w:color="auto"/>
          </w:divBdr>
        </w:div>
        <w:div w:id="1590196990">
          <w:marLeft w:val="640"/>
          <w:marRight w:val="0"/>
          <w:marTop w:val="0"/>
          <w:marBottom w:val="0"/>
          <w:divBdr>
            <w:top w:val="none" w:sz="0" w:space="0" w:color="auto"/>
            <w:left w:val="none" w:sz="0" w:space="0" w:color="auto"/>
            <w:bottom w:val="none" w:sz="0" w:space="0" w:color="auto"/>
            <w:right w:val="none" w:sz="0" w:space="0" w:color="auto"/>
          </w:divBdr>
        </w:div>
        <w:div w:id="70392671">
          <w:marLeft w:val="640"/>
          <w:marRight w:val="0"/>
          <w:marTop w:val="0"/>
          <w:marBottom w:val="0"/>
          <w:divBdr>
            <w:top w:val="none" w:sz="0" w:space="0" w:color="auto"/>
            <w:left w:val="none" w:sz="0" w:space="0" w:color="auto"/>
            <w:bottom w:val="none" w:sz="0" w:space="0" w:color="auto"/>
            <w:right w:val="none" w:sz="0" w:space="0" w:color="auto"/>
          </w:divBdr>
        </w:div>
        <w:div w:id="454250816">
          <w:marLeft w:val="640"/>
          <w:marRight w:val="0"/>
          <w:marTop w:val="0"/>
          <w:marBottom w:val="0"/>
          <w:divBdr>
            <w:top w:val="none" w:sz="0" w:space="0" w:color="auto"/>
            <w:left w:val="none" w:sz="0" w:space="0" w:color="auto"/>
            <w:bottom w:val="none" w:sz="0" w:space="0" w:color="auto"/>
            <w:right w:val="none" w:sz="0" w:space="0" w:color="auto"/>
          </w:divBdr>
        </w:div>
        <w:div w:id="523130112">
          <w:marLeft w:val="640"/>
          <w:marRight w:val="0"/>
          <w:marTop w:val="0"/>
          <w:marBottom w:val="0"/>
          <w:divBdr>
            <w:top w:val="none" w:sz="0" w:space="0" w:color="auto"/>
            <w:left w:val="none" w:sz="0" w:space="0" w:color="auto"/>
            <w:bottom w:val="none" w:sz="0" w:space="0" w:color="auto"/>
            <w:right w:val="none" w:sz="0" w:space="0" w:color="auto"/>
          </w:divBdr>
        </w:div>
        <w:div w:id="2031686933">
          <w:marLeft w:val="640"/>
          <w:marRight w:val="0"/>
          <w:marTop w:val="0"/>
          <w:marBottom w:val="0"/>
          <w:divBdr>
            <w:top w:val="none" w:sz="0" w:space="0" w:color="auto"/>
            <w:left w:val="none" w:sz="0" w:space="0" w:color="auto"/>
            <w:bottom w:val="none" w:sz="0" w:space="0" w:color="auto"/>
            <w:right w:val="none" w:sz="0" w:space="0" w:color="auto"/>
          </w:divBdr>
        </w:div>
        <w:div w:id="1441338991">
          <w:marLeft w:val="640"/>
          <w:marRight w:val="0"/>
          <w:marTop w:val="0"/>
          <w:marBottom w:val="0"/>
          <w:divBdr>
            <w:top w:val="none" w:sz="0" w:space="0" w:color="auto"/>
            <w:left w:val="none" w:sz="0" w:space="0" w:color="auto"/>
            <w:bottom w:val="none" w:sz="0" w:space="0" w:color="auto"/>
            <w:right w:val="none" w:sz="0" w:space="0" w:color="auto"/>
          </w:divBdr>
        </w:div>
        <w:div w:id="924653187">
          <w:marLeft w:val="640"/>
          <w:marRight w:val="0"/>
          <w:marTop w:val="0"/>
          <w:marBottom w:val="0"/>
          <w:divBdr>
            <w:top w:val="none" w:sz="0" w:space="0" w:color="auto"/>
            <w:left w:val="none" w:sz="0" w:space="0" w:color="auto"/>
            <w:bottom w:val="none" w:sz="0" w:space="0" w:color="auto"/>
            <w:right w:val="none" w:sz="0" w:space="0" w:color="auto"/>
          </w:divBdr>
        </w:div>
        <w:div w:id="744037548">
          <w:marLeft w:val="640"/>
          <w:marRight w:val="0"/>
          <w:marTop w:val="0"/>
          <w:marBottom w:val="0"/>
          <w:divBdr>
            <w:top w:val="none" w:sz="0" w:space="0" w:color="auto"/>
            <w:left w:val="none" w:sz="0" w:space="0" w:color="auto"/>
            <w:bottom w:val="none" w:sz="0" w:space="0" w:color="auto"/>
            <w:right w:val="none" w:sz="0" w:space="0" w:color="auto"/>
          </w:divBdr>
        </w:div>
        <w:div w:id="1989750370">
          <w:marLeft w:val="640"/>
          <w:marRight w:val="0"/>
          <w:marTop w:val="0"/>
          <w:marBottom w:val="0"/>
          <w:divBdr>
            <w:top w:val="none" w:sz="0" w:space="0" w:color="auto"/>
            <w:left w:val="none" w:sz="0" w:space="0" w:color="auto"/>
            <w:bottom w:val="none" w:sz="0" w:space="0" w:color="auto"/>
            <w:right w:val="none" w:sz="0" w:space="0" w:color="auto"/>
          </w:divBdr>
        </w:div>
        <w:div w:id="1952004656">
          <w:marLeft w:val="640"/>
          <w:marRight w:val="0"/>
          <w:marTop w:val="0"/>
          <w:marBottom w:val="0"/>
          <w:divBdr>
            <w:top w:val="none" w:sz="0" w:space="0" w:color="auto"/>
            <w:left w:val="none" w:sz="0" w:space="0" w:color="auto"/>
            <w:bottom w:val="none" w:sz="0" w:space="0" w:color="auto"/>
            <w:right w:val="none" w:sz="0" w:space="0" w:color="auto"/>
          </w:divBdr>
        </w:div>
        <w:div w:id="1483694784">
          <w:marLeft w:val="640"/>
          <w:marRight w:val="0"/>
          <w:marTop w:val="0"/>
          <w:marBottom w:val="0"/>
          <w:divBdr>
            <w:top w:val="none" w:sz="0" w:space="0" w:color="auto"/>
            <w:left w:val="none" w:sz="0" w:space="0" w:color="auto"/>
            <w:bottom w:val="none" w:sz="0" w:space="0" w:color="auto"/>
            <w:right w:val="none" w:sz="0" w:space="0" w:color="auto"/>
          </w:divBdr>
        </w:div>
        <w:div w:id="147064478">
          <w:marLeft w:val="640"/>
          <w:marRight w:val="0"/>
          <w:marTop w:val="0"/>
          <w:marBottom w:val="0"/>
          <w:divBdr>
            <w:top w:val="none" w:sz="0" w:space="0" w:color="auto"/>
            <w:left w:val="none" w:sz="0" w:space="0" w:color="auto"/>
            <w:bottom w:val="none" w:sz="0" w:space="0" w:color="auto"/>
            <w:right w:val="none" w:sz="0" w:space="0" w:color="auto"/>
          </w:divBdr>
        </w:div>
        <w:div w:id="1854343091">
          <w:marLeft w:val="640"/>
          <w:marRight w:val="0"/>
          <w:marTop w:val="0"/>
          <w:marBottom w:val="0"/>
          <w:divBdr>
            <w:top w:val="none" w:sz="0" w:space="0" w:color="auto"/>
            <w:left w:val="none" w:sz="0" w:space="0" w:color="auto"/>
            <w:bottom w:val="none" w:sz="0" w:space="0" w:color="auto"/>
            <w:right w:val="none" w:sz="0" w:space="0" w:color="auto"/>
          </w:divBdr>
        </w:div>
        <w:div w:id="1548419215">
          <w:marLeft w:val="640"/>
          <w:marRight w:val="0"/>
          <w:marTop w:val="0"/>
          <w:marBottom w:val="0"/>
          <w:divBdr>
            <w:top w:val="none" w:sz="0" w:space="0" w:color="auto"/>
            <w:left w:val="none" w:sz="0" w:space="0" w:color="auto"/>
            <w:bottom w:val="none" w:sz="0" w:space="0" w:color="auto"/>
            <w:right w:val="none" w:sz="0" w:space="0" w:color="auto"/>
          </w:divBdr>
        </w:div>
        <w:div w:id="1822961059">
          <w:marLeft w:val="640"/>
          <w:marRight w:val="0"/>
          <w:marTop w:val="0"/>
          <w:marBottom w:val="0"/>
          <w:divBdr>
            <w:top w:val="none" w:sz="0" w:space="0" w:color="auto"/>
            <w:left w:val="none" w:sz="0" w:space="0" w:color="auto"/>
            <w:bottom w:val="none" w:sz="0" w:space="0" w:color="auto"/>
            <w:right w:val="none" w:sz="0" w:space="0" w:color="auto"/>
          </w:divBdr>
        </w:div>
        <w:div w:id="1512983842">
          <w:marLeft w:val="640"/>
          <w:marRight w:val="0"/>
          <w:marTop w:val="0"/>
          <w:marBottom w:val="0"/>
          <w:divBdr>
            <w:top w:val="none" w:sz="0" w:space="0" w:color="auto"/>
            <w:left w:val="none" w:sz="0" w:space="0" w:color="auto"/>
            <w:bottom w:val="none" w:sz="0" w:space="0" w:color="auto"/>
            <w:right w:val="none" w:sz="0" w:space="0" w:color="auto"/>
          </w:divBdr>
        </w:div>
        <w:div w:id="800880794">
          <w:marLeft w:val="640"/>
          <w:marRight w:val="0"/>
          <w:marTop w:val="0"/>
          <w:marBottom w:val="0"/>
          <w:divBdr>
            <w:top w:val="none" w:sz="0" w:space="0" w:color="auto"/>
            <w:left w:val="none" w:sz="0" w:space="0" w:color="auto"/>
            <w:bottom w:val="none" w:sz="0" w:space="0" w:color="auto"/>
            <w:right w:val="none" w:sz="0" w:space="0" w:color="auto"/>
          </w:divBdr>
        </w:div>
        <w:div w:id="1498496230">
          <w:marLeft w:val="640"/>
          <w:marRight w:val="0"/>
          <w:marTop w:val="0"/>
          <w:marBottom w:val="0"/>
          <w:divBdr>
            <w:top w:val="none" w:sz="0" w:space="0" w:color="auto"/>
            <w:left w:val="none" w:sz="0" w:space="0" w:color="auto"/>
            <w:bottom w:val="none" w:sz="0" w:space="0" w:color="auto"/>
            <w:right w:val="none" w:sz="0" w:space="0" w:color="auto"/>
          </w:divBdr>
        </w:div>
        <w:div w:id="1639676784">
          <w:marLeft w:val="640"/>
          <w:marRight w:val="0"/>
          <w:marTop w:val="0"/>
          <w:marBottom w:val="0"/>
          <w:divBdr>
            <w:top w:val="none" w:sz="0" w:space="0" w:color="auto"/>
            <w:left w:val="none" w:sz="0" w:space="0" w:color="auto"/>
            <w:bottom w:val="none" w:sz="0" w:space="0" w:color="auto"/>
            <w:right w:val="none" w:sz="0" w:space="0" w:color="auto"/>
          </w:divBdr>
        </w:div>
        <w:div w:id="871959045">
          <w:marLeft w:val="640"/>
          <w:marRight w:val="0"/>
          <w:marTop w:val="0"/>
          <w:marBottom w:val="0"/>
          <w:divBdr>
            <w:top w:val="none" w:sz="0" w:space="0" w:color="auto"/>
            <w:left w:val="none" w:sz="0" w:space="0" w:color="auto"/>
            <w:bottom w:val="none" w:sz="0" w:space="0" w:color="auto"/>
            <w:right w:val="none" w:sz="0" w:space="0" w:color="auto"/>
          </w:divBdr>
        </w:div>
        <w:div w:id="2038575505">
          <w:marLeft w:val="640"/>
          <w:marRight w:val="0"/>
          <w:marTop w:val="0"/>
          <w:marBottom w:val="0"/>
          <w:divBdr>
            <w:top w:val="none" w:sz="0" w:space="0" w:color="auto"/>
            <w:left w:val="none" w:sz="0" w:space="0" w:color="auto"/>
            <w:bottom w:val="none" w:sz="0" w:space="0" w:color="auto"/>
            <w:right w:val="none" w:sz="0" w:space="0" w:color="auto"/>
          </w:divBdr>
        </w:div>
        <w:div w:id="499732895">
          <w:marLeft w:val="640"/>
          <w:marRight w:val="0"/>
          <w:marTop w:val="0"/>
          <w:marBottom w:val="0"/>
          <w:divBdr>
            <w:top w:val="none" w:sz="0" w:space="0" w:color="auto"/>
            <w:left w:val="none" w:sz="0" w:space="0" w:color="auto"/>
            <w:bottom w:val="none" w:sz="0" w:space="0" w:color="auto"/>
            <w:right w:val="none" w:sz="0" w:space="0" w:color="auto"/>
          </w:divBdr>
        </w:div>
      </w:divsChild>
    </w:div>
    <w:div w:id="1931741893">
      <w:bodyDiv w:val="1"/>
      <w:marLeft w:val="0"/>
      <w:marRight w:val="0"/>
      <w:marTop w:val="0"/>
      <w:marBottom w:val="0"/>
      <w:divBdr>
        <w:top w:val="none" w:sz="0" w:space="0" w:color="auto"/>
        <w:left w:val="none" w:sz="0" w:space="0" w:color="auto"/>
        <w:bottom w:val="none" w:sz="0" w:space="0" w:color="auto"/>
        <w:right w:val="none" w:sz="0" w:space="0" w:color="auto"/>
      </w:divBdr>
      <w:divsChild>
        <w:div w:id="2072314718">
          <w:marLeft w:val="640"/>
          <w:marRight w:val="0"/>
          <w:marTop w:val="0"/>
          <w:marBottom w:val="0"/>
          <w:divBdr>
            <w:top w:val="none" w:sz="0" w:space="0" w:color="auto"/>
            <w:left w:val="none" w:sz="0" w:space="0" w:color="auto"/>
            <w:bottom w:val="none" w:sz="0" w:space="0" w:color="auto"/>
            <w:right w:val="none" w:sz="0" w:space="0" w:color="auto"/>
          </w:divBdr>
        </w:div>
        <w:div w:id="1118791330">
          <w:marLeft w:val="640"/>
          <w:marRight w:val="0"/>
          <w:marTop w:val="0"/>
          <w:marBottom w:val="0"/>
          <w:divBdr>
            <w:top w:val="none" w:sz="0" w:space="0" w:color="auto"/>
            <w:left w:val="none" w:sz="0" w:space="0" w:color="auto"/>
            <w:bottom w:val="none" w:sz="0" w:space="0" w:color="auto"/>
            <w:right w:val="none" w:sz="0" w:space="0" w:color="auto"/>
          </w:divBdr>
        </w:div>
        <w:div w:id="140579530">
          <w:marLeft w:val="640"/>
          <w:marRight w:val="0"/>
          <w:marTop w:val="0"/>
          <w:marBottom w:val="0"/>
          <w:divBdr>
            <w:top w:val="none" w:sz="0" w:space="0" w:color="auto"/>
            <w:left w:val="none" w:sz="0" w:space="0" w:color="auto"/>
            <w:bottom w:val="none" w:sz="0" w:space="0" w:color="auto"/>
            <w:right w:val="none" w:sz="0" w:space="0" w:color="auto"/>
          </w:divBdr>
        </w:div>
        <w:div w:id="1775200784">
          <w:marLeft w:val="640"/>
          <w:marRight w:val="0"/>
          <w:marTop w:val="0"/>
          <w:marBottom w:val="0"/>
          <w:divBdr>
            <w:top w:val="none" w:sz="0" w:space="0" w:color="auto"/>
            <w:left w:val="none" w:sz="0" w:space="0" w:color="auto"/>
            <w:bottom w:val="none" w:sz="0" w:space="0" w:color="auto"/>
            <w:right w:val="none" w:sz="0" w:space="0" w:color="auto"/>
          </w:divBdr>
        </w:div>
        <w:div w:id="444351600">
          <w:marLeft w:val="640"/>
          <w:marRight w:val="0"/>
          <w:marTop w:val="0"/>
          <w:marBottom w:val="0"/>
          <w:divBdr>
            <w:top w:val="none" w:sz="0" w:space="0" w:color="auto"/>
            <w:left w:val="none" w:sz="0" w:space="0" w:color="auto"/>
            <w:bottom w:val="none" w:sz="0" w:space="0" w:color="auto"/>
            <w:right w:val="none" w:sz="0" w:space="0" w:color="auto"/>
          </w:divBdr>
        </w:div>
        <w:div w:id="542523367">
          <w:marLeft w:val="640"/>
          <w:marRight w:val="0"/>
          <w:marTop w:val="0"/>
          <w:marBottom w:val="0"/>
          <w:divBdr>
            <w:top w:val="none" w:sz="0" w:space="0" w:color="auto"/>
            <w:left w:val="none" w:sz="0" w:space="0" w:color="auto"/>
            <w:bottom w:val="none" w:sz="0" w:space="0" w:color="auto"/>
            <w:right w:val="none" w:sz="0" w:space="0" w:color="auto"/>
          </w:divBdr>
        </w:div>
        <w:div w:id="588345260">
          <w:marLeft w:val="640"/>
          <w:marRight w:val="0"/>
          <w:marTop w:val="0"/>
          <w:marBottom w:val="0"/>
          <w:divBdr>
            <w:top w:val="none" w:sz="0" w:space="0" w:color="auto"/>
            <w:left w:val="none" w:sz="0" w:space="0" w:color="auto"/>
            <w:bottom w:val="none" w:sz="0" w:space="0" w:color="auto"/>
            <w:right w:val="none" w:sz="0" w:space="0" w:color="auto"/>
          </w:divBdr>
        </w:div>
        <w:div w:id="1167401905">
          <w:marLeft w:val="640"/>
          <w:marRight w:val="0"/>
          <w:marTop w:val="0"/>
          <w:marBottom w:val="0"/>
          <w:divBdr>
            <w:top w:val="none" w:sz="0" w:space="0" w:color="auto"/>
            <w:left w:val="none" w:sz="0" w:space="0" w:color="auto"/>
            <w:bottom w:val="none" w:sz="0" w:space="0" w:color="auto"/>
            <w:right w:val="none" w:sz="0" w:space="0" w:color="auto"/>
          </w:divBdr>
        </w:div>
        <w:div w:id="1657221714">
          <w:marLeft w:val="640"/>
          <w:marRight w:val="0"/>
          <w:marTop w:val="0"/>
          <w:marBottom w:val="0"/>
          <w:divBdr>
            <w:top w:val="none" w:sz="0" w:space="0" w:color="auto"/>
            <w:left w:val="none" w:sz="0" w:space="0" w:color="auto"/>
            <w:bottom w:val="none" w:sz="0" w:space="0" w:color="auto"/>
            <w:right w:val="none" w:sz="0" w:space="0" w:color="auto"/>
          </w:divBdr>
        </w:div>
        <w:div w:id="6254359">
          <w:marLeft w:val="640"/>
          <w:marRight w:val="0"/>
          <w:marTop w:val="0"/>
          <w:marBottom w:val="0"/>
          <w:divBdr>
            <w:top w:val="none" w:sz="0" w:space="0" w:color="auto"/>
            <w:left w:val="none" w:sz="0" w:space="0" w:color="auto"/>
            <w:bottom w:val="none" w:sz="0" w:space="0" w:color="auto"/>
            <w:right w:val="none" w:sz="0" w:space="0" w:color="auto"/>
          </w:divBdr>
        </w:div>
        <w:div w:id="1627662286">
          <w:marLeft w:val="640"/>
          <w:marRight w:val="0"/>
          <w:marTop w:val="0"/>
          <w:marBottom w:val="0"/>
          <w:divBdr>
            <w:top w:val="none" w:sz="0" w:space="0" w:color="auto"/>
            <w:left w:val="none" w:sz="0" w:space="0" w:color="auto"/>
            <w:bottom w:val="none" w:sz="0" w:space="0" w:color="auto"/>
            <w:right w:val="none" w:sz="0" w:space="0" w:color="auto"/>
          </w:divBdr>
        </w:div>
        <w:div w:id="680470893">
          <w:marLeft w:val="640"/>
          <w:marRight w:val="0"/>
          <w:marTop w:val="0"/>
          <w:marBottom w:val="0"/>
          <w:divBdr>
            <w:top w:val="none" w:sz="0" w:space="0" w:color="auto"/>
            <w:left w:val="none" w:sz="0" w:space="0" w:color="auto"/>
            <w:bottom w:val="none" w:sz="0" w:space="0" w:color="auto"/>
            <w:right w:val="none" w:sz="0" w:space="0" w:color="auto"/>
          </w:divBdr>
        </w:div>
        <w:div w:id="1406876592">
          <w:marLeft w:val="640"/>
          <w:marRight w:val="0"/>
          <w:marTop w:val="0"/>
          <w:marBottom w:val="0"/>
          <w:divBdr>
            <w:top w:val="none" w:sz="0" w:space="0" w:color="auto"/>
            <w:left w:val="none" w:sz="0" w:space="0" w:color="auto"/>
            <w:bottom w:val="none" w:sz="0" w:space="0" w:color="auto"/>
            <w:right w:val="none" w:sz="0" w:space="0" w:color="auto"/>
          </w:divBdr>
        </w:div>
        <w:div w:id="1563562307">
          <w:marLeft w:val="640"/>
          <w:marRight w:val="0"/>
          <w:marTop w:val="0"/>
          <w:marBottom w:val="0"/>
          <w:divBdr>
            <w:top w:val="none" w:sz="0" w:space="0" w:color="auto"/>
            <w:left w:val="none" w:sz="0" w:space="0" w:color="auto"/>
            <w:bottom w:val="none" w:sz="0" w:space="0" w:color="auto"/>
            <w:right w:val="none" w:sz="0" w:space="0" w:color="auto"/>
          </w:divBdr>
        </w:div>
        <w:div w:id="1064257979">
          <w:marLeft w:val="640"/>
          <w:marRight w:val="0"/>
          <w:marTop w:val="0"/>
          <w:marBottom w:val="0"/>
          <w:divBdr>
            <w:top w:val="none" w:sz="0" w:space="0" w:color="auto"/>
            <w:left w:val="none" w:sz="0" w:space="0" w:color="auto"/>
            <w:bottom w:val="none" w:sz="0" w:space="0" w:color="auto"/>
            <w:right w:val="none" w:sz="0" w:space="0" w:color="auto"/>
          </w:divBdr>
        </w:div>
        <w:div w:id="722557502">
          <w:marLeft w:val="640"/>
          <w:marRight w:val="0"/>
          <w:marTop w:val="0"/>
          <w:marBottom w:val="0"/>
          <w:divBdr>
            <w:top w:val="none" w:sz="0" w:space="0" w:color="auto"/>
            <w:left w:val="none" w:sz="0" w:space="0" w:color="auto"/>
            <w:bottom w:val="none" w:sz="0" w:space="0" w:color="auto"/>
            <w:right w:val="none" w:sz="0" w:space="0" w:color="auto"/>
          </w:divBdr>
        </w:div>
        <w:div w:id="438912254">
          <w:marLeft w:val="640"/>
          <w:marRight w:val="0"/>
          <w:marTop w:val="0"/>
          <w:marBottom w:val="0"/>
          <w:divBdr>
            <w:top w:val="none" w:sz="0" w:space="0" w:color="auto"/>
            <w:left w:val="none" w:sz="0" w:space="0" w:color="auto"/>
            <w:bottom w:val="none" w:sz="0" w:space="0" w:color="auto"/>
            <w:right w:val="none" w:sz="0" w:space="0" w:color="auto"/>
          </w:divBdr>
        </w:div>
        <w:div w:id="1452549536">
          <w:marLeft w:val="640"/>
          <w:marRight w:val="0"/>
          <w:marTop w:val="0"/>
          <w:marBottom w:val="0"/>
          <w:divBdr>
            <w:top w:val="none" w:sz="0" w:space="0" w:color="auto"/>
            <w:left w:val="none" w:sz="0" w:space="0" w:color="auto"/>
            <w:bottom w:val="none" w:sz="0" w:space="0" w:color="auto"/>
            <w:right w:val="none" w:sz="0" w:space="0" w:color="auto"/>
          </w:divBdr>
        </w:div>
        <w:div w:id="171342660">
          <w:marLeft w:val="640"/>
          <w:marRight w:val="0"/>
          <w:marTop w:val="0"/>
          <w:marBottom w:val="0"/>
          <w:divBdr>
            <w:top w:val="none" w:sz="0" w:space="0" w:color="auto"/>
            <w:left w:val="none" w:sz="0" w:space="0" w:color="auto"/>
            <w:bottom w:val="none" w:sz="0" w:space="0" w:color="auto"/>
            <w:right w:val="none" w:sz="0" w:space="0" w:color="auto"/>
          </w:divBdr>
        </w:div>
        <w:div w:id="2090419056">
          <w:marLeft w:val="640"/>
          <w:marRight w:val="0"/>
          <w:marTop w:val="0"/>
          <w:marBottom w:val="0"/>
          <w:divBdr>
            <w:top w:val="none" w:sz="0" w:space="0" w:color="auto"/>
            <w:left w:val="none" w:sz="0" w:space="0" w:color="auto"/>
            <w:bottom w:val="none" w:sz="0" w:space="0" w:color="auto"/>
            <w:right w:val="none" w:sz="0" w:space="0" w:color="auto"/>
          </w:divBdr>
        </w:div>
        <w:div w:id="800272489">
          <w:marLeft w:val="640"/>
          <w:marRight w:val="0"/>
          <w:marTop w:val="0"/>
          <w:marBottom w:val="0"/>
          <w:divBdr>
            <w:top w:val="none" w:sz="0" w:space="0" w:color="auto"/>
            <w:left w:val="none" w:sz="0" w:space="0" w:color="auto"/>
            <w:bottom w:val="none" w:sz="0" w:space="0" w:color="auto"/>
            <w:right w:val="none" w:sz="0" w:space="0" w:color="auto"/>
          </w:divBdr>
        </w:div>
        <w:div w:id="966735254">
          <w:marLeft w:val="640"/>
          <w:marRight w:val="0"/>
          <w:marTop w:val="0"/>
          <w:marBottom w:val="0"/>
          <w:divBdr>
            <w:top w:val="none" w:sz="0" w:space="0" w:color="auto"/>
            <w:left w:val="none" w:sz="0" w:space="0" w:color="auto"/>
            <w:bottom w:val="none" w:sz="0" w:space="0" w:color="auto"/>
            <w:right w:val="none" w:sz="0" w:space="0" w:color="auto"/>
          </w:divBdr>
        </w:div>
        <w:div w:id="1385567425">
          <w:marLeft w:val="640"/>
          <w:marRight w:val="0"/>
          <w:marTop w:val="0"/>
          <w:marBottom w:val="0"/>
          <w:divBdr>
            <w:top w:val="none" w:sz="0" w:space="0" w:color="auto"/>
            <w:left w:val="none" w:sz="0" w:space="0" w:color="auto"/>
            <w:bottom w:val="none" w:sz="0" w:space="0" w:color="auto"/>
            <w:right w:val="none" w:sz="0" w:space="0" w:color="auto"/>
          </w:divBdr>
        </w:div>
        <w:div w:id="1037125888">
          <w:marLeft w:val="640"/>
          <w:marRight w:val="0"/>
          <w:marTop w:val="0"/>
          <w:marBottom w:val="0"/>
          <w:divBdr>
            <w:top w:val="none" w:sz="0" w:space="0" w:color="auto"/>
            <w:left w:val="none" w:sz="0" w:space="0" w:color="auto"/>
            <w:bottom w:val="none" w:sz="0" w:space="0" w:color="auto"/>
            <w:right w:val="none" w:sz="0" w:space="0" w:color="auto"/>
          </w:divBdr>
        </w:div>
        <w:div w:id="404686700">
          <w:marLeft w:val="640"/>
          <w:marRight w:val="0"/>
          <w:marTop w:val="0"/>
          <w:marBottom w:val="0"/>
          <w:divBdr>
            <w:top w:val="none" w:sz="0" w:space="0" w:color="auto"/>
            <w:left w:val="none" w:sz="0" w:space="0" w:color="auto"/>
            <w:bottom w:val="none" w:sz="0" w:space="0" w:color="auto"/>
            <w:right w:val="none" w:sz="0" w:space="0" w:color="auto"/>
          </w:divBdr>
        </w:div>
        <w:div w:id="918293061">
          <w:marLeft w:val="640"/>
          <w:marRight w:val="0"/>
          <w:marTop w:val="0"/>
          <w:marBottom w:val="0"/>
          <w:divBdr>
            <w:top w:val="none" w:sz="0" w:space="0" w:color="auto"/>
            <w:left w:val="none" w:sz="0" w:space="0" w:color="auto"/>
            <w:bottom w:val="none" w:sz="0" w:space="0" w:color="auto"/>
            <w:right w:val="none" w:sz="0" w:space="0" w:color="auto"/>
          </w:divBdr>
        </w:div>
        <w:div w:id="1977223695">
          <w:marLeft w:val="640"/>
          <w:marRight w:val="0"/>
          <w:marTop w:val="0"/>
          <w:marBottom w:val="0"/>
          <w:divBdr>
            <w:top w:val="none" w:sz="0" w:space="0" w:color="auto"/>
            <w:left w:val="none" w:sz="0" w:space="0" w:color="auto"/>
            <w:bottom w:val="none" w:sz="0" w:space="0" w:color="auto"/>
            <w:right w:val="none" w:sz="0" w:space="0" w:color="auto"/>
          </w:divBdr>
        </w:div>
        <w:div w:id="1843278130">
          <w:marLeft w:val="640"/>
          <w:marRight w:val="0"/>
          <w:marTop w:val="0"/>
          <w:marBottom w:val="0"/>
          <w:divBdr>
            <w:top w:val="none" w:sz="0" w:space="0" w:color="auto"/>
            <w:left w:val="none" w:sz="0" w:space="0" w:color="auto"/>
            <w:bottom w:val="none" w:sz="0" w:space="0" w:color="auto"/>
            <w:right w:val="none" w:sz="0" w:space="0" w:color="auto"/>
          </w:divBdr>
        </w:div>
        <w:div w:id="1811051536">
          <w:marLeft w:val="640"/>
          <w:marRight w:val="0"/>
          <w:marTop w:val="0"/>
          <w:marBottom w:val="0"/>
          <w:divBdr>
            <w:top w:val="none" w:sz="0" w:space="0" w:color="auto"/>
            <w:left w:val="none" w:sz="0" w:space="0" w:color="auto"/>
            <w:bottom w:val="none" w:sz="0" w:space="0" w:color="auto"/>
            <w:right w:val="none" w:sz="0" w:space="0" w:color="auto"/>
          </w:divBdr>
        </w:div>
        <w:div w:id="711000171">
          <w:marLeft w:val="640"/>
          <w:marRight w:val="0"/>
          <w:marTop w:val="0"/>
          <w:marBottom w:val="0"/>
          <w:divBdr>
            <w:top w:val="none" w:sz="0" w:space="0" w:color="auto"/>
            <w:left w:val="none" w:sz="0" w:space="0" w:color="auto"/>
            <w:bottom w:val="none" w:sz="0" w:space="0" w:color="auto"/>
            <w:right w:val="none" w:sz="0" w:space="0" w:color="auto"/>
          </w:divBdr>
        </w:div>
        <w:div w:id="494687413">
          <w:marLeft w:val="640"/>
          <w:marRight w:val="0"/>
          <w:marTop w:val="0"/>
          <w:marBottom w:val="0"/>
          <w:divBdr>
            <w:top w:val="none" w:sz="0" w:space="0" w:color="auto"/>
            <w:left w:val="none" w:sz="0" w:space="0" w:color="auto"/>
            <w:bottom w:val="none" w:sz="0" w:space="0" w:color="auto"/>
            <w:right w:val="none" w:sz="0" w:space="0" w:color="auto"/>
          </w:divBdr>
        </w:div>
        <w:div w:id="1334187364">
          <w:marLeft w:val="640"/>
          <w:marRight w:val="0"/>
          <w:marTop w:val="0"/>
          <w:marBottom w:val="0"/>
          <w:divBdr>
            <w:top w:val="none" w:sz="0" w:space="0" w:color="auto"/>
            <w:left w:val="none" w:sz="0" w:space="0" w:color="auto"/>
            <w:bottom w:val="none" w:sz="0" w:space="0" w:color="auto"/>
            <w:right w:val="none" w:sz="0" w:space="0" w:color="auto"/>
          </w:divBdr>
        </w:div>
        <w:div w:id="792092972">
          <w:marLeft w:val="640"/>
          <w:marRight w:val="0"/>
          <w:marTop w:val="0"/>
          <w:marBottom w:val="0"/>
          <w:divBdr>
            <w:top w:val="none" w:sz="0" w:space="0" w:color="auto"/>
            <w:left w:val="none" w:sz="0" w:space="0" w:color="auto"/>
            <w:bottom w:val="none" w:sz="0" w:space="0" w:color="auto"/>
            <w:right w:val="none" w:sz="0" w:space="0" w:color="auto"/>
          </w:divBdr>
        </w:div>
        <w:div w:id="77336456">
          <w:marLeft w:val="640"/>
          <w:marRight w:val="0"/>
          <w:marTop w:val="0"/>
          <w:marBottom w:val="0"/>
          <w:divBdr>
            <w:top w:val="none" w:sz="0" w:space="0" w:color="auto"/>
            <w:left w:val="none" w:sz="0" w:space="0" w:color="auto"/>
            <w:bottom w:val="none" w:sz="0" w:space="0" w:color="auto"/>
            <w:right w:val="none" w:sz="0" w:space="0" w:color="auto"/>
          </w:divBdr>
        </w:div>
        <w:div w:id="1460882073">
          <w:marLeft w:val="640"/>
          <w:marRight w:val="0"/>
          <w:marTop w:val="0"/>
          <w:marBottom w:val="0"/>
          <w:divBdr>
            <w:top w:val="none" w:sz="0" w:space="0" w:color="auto"/>
            <w:left w:val="none" w:sz="0" w:space="0" w:color="auto"/>
            <w:bottom w:val="none" w:sz="0" w:space="0" w:color="auto"/>
            <w:right w:val="none" w:sz="0" w:space="0" w:color="auto"/>
          </w:divBdr>
        </w:div>
        <w:div w:id="2009165628">
          <w:marLeft w:val="640"/>
          <w:marRight w:val="0"/>
          <w:marTop w:val="0"/>
          <w:marBottom w:val="0"/>
          <w:divBdr>
            <w:top w:val="none" w:sz="0" w:space="0" w:color="auto"/>
            <w:left w:val="none" w:sz="0" w:space="0" w:color="auto"/>
            <w:bottom w:val="none" w:sz="0" w:space="0" w:color="auto"/>
            <w:right w:val="none" w:sz="0" w:space="0" w:color="auto"/>
          </w:divBdr>
        </w:div>
        <w:div w:id="2109767542">
          <w:marLeft w:val="640"/>
          <w:marRight w:val="0"/>
          <w:marTop w:val="0"/>
          <w:marBottom w:val="0"/>
          <w:divBdr>
            <w:top w:val="none" w:sz="0" w:space="0" w:color="auto"/>
            <w:left w:val="none" w:sz="0" w:space="0" w:color="auto"/>
            <w:bottom w:val="none" w:sz="0" w:space="0" w:color="auto"/>
            <w:right w:val="none" w:sz="0" w:space="0" w:color="auto"/>
          </w:divBdr>
        </w:div>
        <w:div w:id="299189471">
          <w:marLeft w:val="640"/>
          <w:marRight w:val="0"/>
          <w:marTop w:val="0"/>
          <w:marBottom w:val="0"/>
          <w:divBdr>
            <w:top w:val="none" w:sz="0" w:space="0" w:color="auto"/>
            <w:left w:val="none" w:sz="0" w:space="0" w:color="auto"/>
            <w:bottom w:val="none" w:sz="0" w:space="0" w:color="auto"/>
            <w:right w:val="none" w:sz="0" w:space="0" w:color="auto"/>
          </w:divBdr>
        </w:div>
        <w:div w:id="1085228138">
          <w:marLeft w:val="640"/>
          <w:marRight w:val="0"/>
          <w:marTop w:val="0"/>
          <w:marBottom w:val="0"/>
          <w:divBdr>
            <w:top w:val="none" w:sz="0" w:space="0" w:color="auto"/>
            <w:left w:val="none" w:sz="0" w:space="0" w:color="auto"/>
            <w:bottom w:val="none" w:sz="0" w:space="0" w:color="auto"/>
            <w:right w:val="none" w:sz="0" w:space="0" w:color="auto"/>
          </w:divBdr>
        </w:div>
        <w:div w:id="847986584">
          <w:marLeft w:val="640"/>
          <w:marRight w:val="0"/>
          <w:marTop w:val="0"/>
          <w:marBottom w:val="0"/>
          <w:divBdr>
            <w:top w:val="none" w:sz="0" w:space="0" w:color="auto"/>
            <w:left w:val="none" w:sz="0" w:space="0" w:color="auto"/>
            <w:bottom w:val="none" w:sz="0" w:space="0" w:color="auto"/>
            <w:right w:val="none" w:sz="0" w:space="0" w:color="auto"/>
          </w:divBdr>
        </w:div>
        <w:div w:id="1049720664">
          <w:marLeft w:val="640"/>
          <w:marRight w:val="0"/>
          <w:marTop w:val="0"/>
          <w:marBottom w:val="0"/>
          <w:divBdr>
            <w:top w:val="none" w:sz="0" w:space="0" w:color="auto"/>
            <w:left w:val="none" w:sz="0" w:space="0" w:color="auto"/>
            <w:bottom w:val="none" w:sz="0" w:space="0" w:color="auto"/>
            <w:right w:val="none" w:sz="0" w:space="0" w:color="auto"/>
          </w:divBdr>
        </w:div>
        <w:div w:id="617882037">
          <w:marLeft w:val="640"/>
          <w:marRight w:val="0"/>
          <w:marTop w:val="0"/>
          <w:marBottom w:val="0"/>
          <w:divBdr>
            <w:top w:val="none" w:sz="0" w:space="0" w:color="auto"/>
            <w:left w:val="none" w:sz="0" w:space="0" w:color="auto"/>
            <w:bottom w:val="none" w:sz="0" w:space="0" w:color="auto"/>
            <w:right w:val="none" w:sz="0" w:space="0" w:color="auto"/>
          </w:divBdr>
        </w:div>
        <w:div w:id="942298131">
          <w:marLeft w:val="640"/>
          <w:marRight w:val="0"/>
          <w:marTop w:val="0"/>
          <w:marBottom w:val="0"/>
          <w:divBdr>
            <w:top w:val="none" w:sz="0" w:space="0" w:color="auto"/>
            <w:left w:val="none" w:sz="0" w:space="0" w:color="auto"/>
            <w:bottom w:val="none" w:sz="0" w:space="0" w:color="auto"/>
            <w:right w:val="none" w:sz="0" w:space="0" w:color="auto"/>
          </w:divBdr>
        </w:div>
        <w:div w:id="1991209686">
          <w:marLeft w:val="640"/>
          <w:marRight w:val="0"/>
          <w:marTop w:val="0"/>
          <w:marBottom w:val="0"/>
          <w:divBdr>
            <w:top w:val="none" w:sz="0" w:space="0" w:color="auto"/>
            <w:left w:val="none" w:sz="0" w:space="0" w:color="auto"/>
            <w:bottom w:val="none" w:sz="0" w:space="0" w:color="auto"/>
            <w:right w:val="none" w:sz="0" w:space="0" w:color="auto"/>
          </w:divBdr>
        </w:div>
        <w:div w:id="734665854">
          <w:marLeft w:val="640"/>
          <w:marRight w:val="0"/>
          <w:marTop w:val="0"/>
          <w:marBottom w:val="0"/>
          <w:divBdr>
            <w:top w:val="none" w:sz="0" w:space="0" w:color="auto"/>
            <w:left w:val="none" w:sz="0" w:space="0" w:color="auto"/>
            <w:bottom w:val="none" w:sz="0" w:space="0" w:color="auto"/>
            <w:right w:val="none" w:sz="0" w:space="0" w:color="auto"/>
          </w:divBdr>
        </w:div>
        <w:div w:id="415248896">
          <w:marLeft w:val="640"/>
          <w:marRight w:val="0"/>
          <w:marTop w:val="0"/>
          <w:marBottom w:val="0"/>
          <w:divBdr>
            <w:top w:val="none" w:sz="0" w:space="0" w:color="auto"/>
            <w:left w:val="none" w:sz="0" w:space="0" w:color="auto"/>
            <w:bottom w:val="none" w:sz="0" w:space="0" w:color="auto"/>
            <w:right w:val="none" w:sz="0" w:space="0" w:color="auto"/>
          </w:divBdr>
        </w:div>
        <w:div w:id="884871925">
          <w:marLeft w:val="640"/>
          <w:marRight w:val="0"/>
          <w:marTop w:val="0"/>
          <w:marBottom w:val="0"/>
          <w:divBdr>
            <w:top w:val="none" w:sz="0" w:space="0" w:color="auto"/>
            <w:left w:val="none" w:sz="0" w:space="0" w:color="auto"/>
            <w:bottom w:val="none" w:sz="0" w:space="0" w:color="auto"/>
            <w:right w:val="none" w:sz="0" w:space="0" w:color="auto"/>
          </w:divBdr>
        </w:div>
        <w:div w:id="1421368766">
          <w:marLeft w:val="640"/>
          <w:marRight w:val="0"/>
          <w:marTop w:val="0"/>
          <w:marBottom w:val="0"/>
          <w:divBdr>
            <w:top w:val="none" w:sz="0" w:space="0" w:color="auto"/>
            <w:left w:val="none" w:sz="0" w:space="0" w:color="auto"/>
            <w:bottom w:val="none" w:sz="0" w:space="0" w:color="auto"/>
            <w:right w:val="none" w:sz="0" w:space="0" w:color="auto"/>
          </w:divBdr>
        </w:div>
        <w:div w:id="1680081915">
          <w:marLeft w:val="640"/>
          <w:marRight w:val="0"/>
          <w:marTop w:val="0"/>
          <w:marBottom w:val="0"/>
          <w:divBdr>
            <w:top w:val="none" w:sz="0" w:space="0" w:color="auto"/>
            <w:left w:val="none" w:sz="0" w:space="0" w:color="auto"/>
            <w:bottom w:val="none" w:sz="0" w:space="0" w:color="auto"/>
            <w:right w:val="none" w:sz="0" w:space="0" w:color="auto"/>
          </w:divBdr>
        </w:div>
        <w:div w:id="1335378313">
          <w:marLeft w:val="640"/>
          <w:marRight w:val="0"/>
          <w:marTop w:val="0"/>
          <w:marBottom w:val="0"/>
          <w:divBdr>
            <w:top w:val="none" w:sz="0" w:space="0" w:color="auto"/>
            <w:left w:val="none" w:sz="0" w:space="0" w:color="auto"/>
            <w:bottom w:val="none" w:sz="0" w:space="0" w:color="auto"/>
            <w:right w:val="none" w:sz="0" w:space="0" w:color="auto"/>
          </w:divBdr>
        </w:div>
        <w:div w:id="1363290465">
          <w:marLeft w:val="640"/>
          <w:marRight w:val="0"/>
          <w:marTop w:val="0"/>
          <w:marBottom w:val="0"/>
          <w:divBdr>
            <w:top w:val="none" w:sz="0" w:space="0" w:color="auto"/>
            <w:left w:val="none" w:sz="0" w:space="0" w:color="auto"/>
            <w:bottom w:val="none" w:sz="0" w:space="0" w:color="auto"/>
            <w:right w:val="none" w:sz="0" w:space="0" w:color="auto"/>
          </w:divBdr>
        </w:div>
        <w:div w:id="1907185108">
          <w:marLeft w:val="640"/>
          <w:marRight w:val="0"/>
          <w:marTop w:val="0"/>
          <w:marBottom w:val="0"/>
          <w:divBdr>
            <w:top w:val="none" w:sz="0" w:space="0" w:color="auto"/>
            <w:left w:val="none" w:sz="0" w:space="0" w:color="auto"/>
            <w:bottom w:val="none" w:sz="0" w:space="0" w:color="auto"/>
            <w:right w:val="none" w:sz="0" w:space="0" w:color="auto"/>
          </w:divBdr>
        </w:div>
        <w:div w:id="1386493227">
          <w:marLeft w:val="640"/>
          <w:marRight w:val="0"/>
          <w:marTop w:val="0"/>
          <w:marBottom w:val="0"/>
          <w:divBdr>
            <w:top w:val="none" w:sz="0" w:space="0" w:color="auto"/>
            <w:left w:val="none" w:sz="0" w:space="0" w:color="auto"/>
            <w:bottom w:val="none" w:sz="0" w:space="0" w:color="auto"/>
            <w:right w:val="none" w:sz="0" w:space="0" w:color="auto"/>
          </w:divBdr>
        </w:div>
        <w:div w:id="1551645837">
          <w:marLeft w:val="640"/>
          <w:marRight w:val="0"/>
          <w:marTop w:val="0"/>
          <w:marBottom w:val="0"/>
          <w:divBdr>
            <w:top w:val="none" w:sz="0" w:space="0" w:color="auto"/>
            <w:left w:val="none" w:sz="0" w:space="0" w:color="auto"/>
            <w:bottom w:val="none" w:sz="0" w:space="0" w:color="auto"/>
            <w:right w:val="none" w:sz="0" w:space="0" w:color="auto"/>
          </w:divBdr>
        </w:div>
        <w:div w:id="2079327068">
          <w:marLeft w:val="640"/>
          <w:marRight w:val="0"/>
          <w:marTop w:val="0"/>
          <w:marBottom w:val="0"/>
          <w:divBdr>
            <w:top w:val="none" w:sz="0" w:space="0" w:color="auto"/>
            <w:left w:val="none" w:sz="0" w:space="0" w:color="auto"/>
            <w:bottom w:val="none" w:sz="0" w:space="0" w:color="auto"/>
            <w:right w:val="none" w:sz="0" w:space="0" w:color="auto"/>
          </w:divBdr>
        </w:div>
        <w:div w:id="1801994556">
          <w:marLeft w:val="640"/>
          <w:marRight w:val="0"/>
          <w:marTop w:val="0"/>
          <w:marBottom w:val="0"/>
          <w:divBdr>
            <w:top w:val="none" w:sz="0" w:space="0" w:color="auto"/>
            <w:left w:val="none" w:sz="0" w:space="0" w:color="auto"/>
            <w:bottom w:val="none" w:sz="0" w:space="0" w:color="auto"/>
            <w:right w:val="none" w:sz="0" w:space="0" w:color="auto"/>
          </w:divBdr>
        </w:div>
        <w:div w:id="1166552789">
          <w:marLeft w:val="640"/>
          <w:marRight w:val="0"/>
          <w:marTop w:val="0"/>
          <w:marBottom w:val="0"/>
          <w:divBdr>
            <w:top w:val="none" w:sz="0" w:space="0" w:color="auto"/>
            <w:left w:val="none" w:sz="0" w:space="0" w:color="auto"/>
            <w:bottom w:val="none" w:sz="0" w:space="0" w:color="auto"/>
            <w:right w:val="none" w:sz="0" w:space="0" w:color="auto"/>
          </w:divBdr>
        </w:div>
        <w:div w:id="846560960">
          <w:marLeft w:val="640"/>
          <w:marRight w:val="0"/>
          <w:marTop w:val="0"/>
          <w:marBottom w:val="0"/>
          <w:divBdr>
            <w:top w:val="none" w:sz="0" w:space="0" w:color="auto"/>
            <w:left w:val="none" w:sz="0" w:space="0" w:color="auto"/>
            <w:bottom w:val="none" w:sz="0" w:space="0" w:color="auto"/>
            <w:right w:val="none" w:sz="0" w:space="0" w:color="auto"/>
          </w:divBdr>
        </w:div>
        <w:div w:id="725302224">
          <w:marLeft w:val="640"/>
          <w:marRight w:val="0"/>
          <w:marTop w:val="0"/>
          <w:marBottom w:val="0"/>
          <w:divBdr>
            <w:top w:val="none" w:sz="0" w:space="0" w:color="auto"/>
            <w:left w:val="none" w:sz="0" w:space="0" w:color="auto"/>
            <w:bottom w:val="none" w:sz="0" w:space="0" w:color="auto"/>
            <w:right w:val="none" w:sz="0" w:space="0" w:color="auto"/>
          </w:divBdr>
        </w:div>
        <w:div w:id="1176194520">
          <w:marLeft w:val="640"/>
          <w:marRight w:val="0"/>
          <w:marTop w:val="0"/>
          <w:marBottom w:val="0"/>
          <w:divBdr>
            <w:top w:val="none" w:sz="0" w:space="0" w:color="auto"/>
            <w:left w:val="none" w:sz="0" w:space="0" w:color="auto"/>
            <w:bottom w:val="none" w:sz="0" w:space="0" w:color="auto"/>
            <w:right w:val="none" w:sz="0" w:space="0" w:color="auto"/>
          </w:divBdr>
        </w:div>
        <w:div w:id="1935354799">
          <w:marLeft w:val="640"/>
          <w:marRight w:val="0"/>
          <w:marTop w:val="0"/>
          <w:marBottom w:val="0"/>
          <w:divBdr>
            <w:top w:val="none" w:sz="0" w:space="0" w:color="auto"/>
            <w:left w:val="none" w:sz="0" w:space="0" w:color="auto"/>
            <w:bottom w:val="none" w:sz="0" w:space="0" w:color="auto"/>
            <w:right w:val="none" w:sz="0" w:space="0" w:color="auto"/>
          </w:divBdr>
        </w:div>
        <w:div w:id="1546871733">
          <w:marLeft w:val="640"/>
          <w:marRight w:val="0"/>
          <w:marTop w:val="0"/>
          <w:marBottom w:val="0"/>
          <w:divBdr>
            <w:top w:val="none" w:sz="0" w:space="0" w:color="auto"/>
            <w:left w:val="none" w:sz="0" w:space="0" w:color="auto"/>
            <w:bottom w:val="none" w:sz="0" w:space="0" w:color="auto"/>
            <w:right w:val="none" w:sz="0" w:space="0" w:color="auto"/>
          </w:divBdr>
        </w:div>
        <w:div w:id="1081027952">
          <w:marLeft w:val="640"/>
          <w:marRight w:val="0"/>
          <w:marTop w:val="0"/>
          <w:marBottom w:val="0"/>
          <w:divBdr>
            <w:top w:val="none" w:sz="0" w:space="0" w:color="auto"/>
            <w:left w:val="none" w:sz="0" w:space="0" w:color="auto"/>
            <w:bottom w:val="none" w:sz="0" w:space="0" w:color="auto"/>
            <w:right w:val="none" w:sz="0" w:space="0" w:color="auto"/>
          </w:divBdr>
        </w:div>
        <w:div w:id="921184173">
          <w:marLeft w:val="640"/>
          <w:marRight w:val="0"/>
          <w:marTop w:val="0"/>
          <w:marBottom w:val="0"/>
          <w:divBdr>
            <w:top w:val="none" w:sz="0" w:space="0" w:color="auto"/>
            <w:left w:val="none" w:sz="0" w:space="0" w:color="auto"/>
            <w:bottom w:val="none" w:sz="0" w:space="0" w:color="auto"/>
            <w:right w:val="none" w:sz="0" w:space="0" w:color="auto"/>
          </w:divBdr>
        </w:div>
        <w:div w:id="608589549">
          <w:marLeft w:val="640"/>
          <w:marRight w:val="0"/>
          <w:marTop w:val="0"/>
          <w:marBottom w:val="0"/>
          <w:divBdr>
            <w:top w:val="none" w:sz="0" w:space="0" w:color="auto"/>
            <w:left w:val="none" w:sz="0" w:space="0" w:color="auto"/>
            <w:bottom w:val="none" w:sz="0" w:space="0" w:color="auto"/>
            <w:right w:val="none" w:sz="0" w:space="0" w:color="auto"/>
          </w:divBdr>
        </w:div>
        <w:div w:id="1935744517">
          <w:marLeft w:val="640"/>
          <w:marRight w:val="0"/>
          <w:marTop w:val="0"/>
          <w:marBottom w:val="0"/>
          <w:divBdr>
            <w:top w:val="none" w:sz="0" w:space="0" w:color="auto"/>
            <w:left w:val="none" w:sz="0" w:space="0" w:color="auto"/>
            <w:bottom w:val="none" w:sz="0" w:space="0" w:color="auto"/>
            <w:right w:val="none" w:sz="0" w:space="0" w:color="auto"/>
          </w:divBdr>
        </w:div>
        <w:div w:id="1211261959">
          <w:marLeft w:val="640"/>
          <w:marRight w:val="0"/>
          <w:marTop w:val="0"/>
          <w:marBottom w:val="0"/>
          <w:divBdr>
            <w:top w:val="none" w:sz="0" w:space="0" w:color="auto"/>
            <w:left w:val="none" w:sz="0" w:space="0" w:color="auto"/>
            <w:bottom w:val="none" w:sz="0" w:space="0" w:color="auto"/>
            <w:right w:val="none" w:sz="0" w:space="0" w:color="auto"/>
          </w:divBdr>
        </w:div>
        <w:div w:id="2124641741">
          <w:marLeft w:val="640"/>
          <w:marRight w:val="0"/>
          <w:marTop w:val="0"/>
          <w:marBottom w:val="0"/>
          <w:divBdr>
            <w:top w:val="none" w:sz="0" w:space="0" w:color="auto"/>
            <w:left w:val="none" w:sz="0" w:space="0" w:color="auto"/>
            <w:bottom w:val="none" w:sz="0" w:space="0" w:color="auto"/>
            <w:right w:val="none" w:sz="0" w:space="0" w:color="auto"/>
          </w:divBdr>
        </w:div>
        <w:div w:id="1439791452">
          <w:marLeft w:val="640"/>
          <w:marRight w:val="0"/>
          <w:marTop w:val="0"/>
          <w:marBottom w:val="0"/>
          <w:divBdr>
            <w:top w:val="none" w:sz="0" w:space="0" w:color="auto"/>
            <w:left w:val="none" w:sz="0" w:space="0" w:color="auto"/>
            <w:bottom w:val="none" w:sz="0" w:space="0" w:color="auto"/>
            <w:right w:val="none" w:sz="0" w:space="0" w:color="auto"/>
          </w:divBdr>
        </w:div>
        <w:div w:id="2052489084">
          <w:marLeft w:val="640"/>
          <w:marRight w:val="0"/>
          <w:marTop w:val="0"/>
          <w:marBottom w:val="0"/>
          <w:divBdr>
            <w:top w:val="none" w:sz="0" w:space="0" w:color="auto"/>
            <w:left w:val="none" w:sz="0" w:space="0" w:color="auto"/>
            <w:bottom w:val="none" w:sz="0" w:space="0" w:color="auto"/>
            <w:right w:val="none" w:sz="0" w:space="0" w:color="auto"/>
          </w:divBdr>
        </w:div>
        <w:div w:id="1597900782">
          <w:marLeft w:val="640"/>
          <w:marRight w:val="0"/>
          <w:marTop w:val="0"/>
          <w:marBottom w:val="0"/>
          <w:divBdr>
            <w:top w:val="none" w:sz="0" w:space="0" w:color="auto"/>
            <w:left w:val="none" w:sz="0" w:space="0" w:color="auto"/>
            <w:bottom w:val="none" w:sz="0" w:space="0" w:color="auto"/>
            <w:right w:val="none" w:sz="0" w:space="0" w:color="auto"/>
          </w:divBdr>
        </w:div>
        <w:div w:id="760611502">
          <w:marLeft w:val="640"/>
          <w:marRight w:val="0"/>
          <w:marTop w:val="0"/>
          <w:marBottom w:val="0"/>
          <w:divBdr>
            <w:top w:val="none" w:sz="0" w:space="0" w:color="auto"/>
            <w:left w:val="none" w:sz="0" w:space="0" w:color="auto"/>
            <w:bottom w:val="none" w:sz="0" w:space="0" w:color="auto"/>
            <w:right w:val="none" w:sz="0" w:space="0" w:color="auto"/>
          </w:divBdr>
        </w:div>
        <w:div w:id="1346132799">
          <w:marLeft w:val="640"/>
          <w:marRight w:val="0"/>
          <w:marTop w:val="0"/>
          <w:marBottom w:val="0"/>
          <w:divBdr>
            <w:top w:val="none" w:sz="0" w:space="0" w:color="auto"/>
            <w:left w:val="none" w:sz="0" w:space="0" w:color="auto"/>
            <w:bottom w:val="none" w:sz="0" w:space="0" w:color="auto"/>
            <w:right w:val="none" w:sz="0" w:space="0" w:color="auto"/>
          </w:divBdr>
        </w:div>
        <w:div w:id="334571589">
          <w:marLeft w:val="640"/>
          <w:marRight w:val="0"/>
          <w:marTop w:val="0"/>
          <w:marBottom w:val="0"/>
          <w:divBdr>
            <w:top w:val="none" w:sz="0" w:space="0" w:color="auto"/>
            <w:left w:val="none" w:sz="0" w:space="0" w:color="auto"/>
            <w:bottom w:val="none" w:sz="0" w:space="0" w:color="auto"/>
            <w:right w:val="none" w:sz="0" w:space="0" w:color="auto"/>
          </w:divBdr>
        </w:div>
        <w:div w:id="1875338631">
          <w:marLeft w:val="640"/>
          <w:marRight w:val="0"/>
          <w:marTop w:val="0"/>
          <w:marBottom w:val="0"/>
          <w:divBdr>
            <w:top w:val="none" w:sz="0" w:space="0" w:color="auto"/>
            <w:left w:val="none" w:sz="0" w:space="0" w:color="auto"/>
            <w:bottom w:val="none" w:sz="0" w:space="0" w:color="auto"/>
            <w:right w:val="none" w:sz="0" w:space="0" w:color="auto"/>
          </w:divBdr>
        </w:div>
        <w:div w:id="537007590">
          <w:marLeft w:val="640"/>
          <w:marRight w:val="0"/>
          <w:marTop w:val="0"/>
          <w:marBottom w:val="0"/>
          <w:divBdr>
            <w:top w:val="none" w:sz="0" w:space="0" w:color="auto"/>
            <w:left w:val="none" w:sz="0" w:space="0" w:color="auto"/>
            <w:bottom w:val="none" w:sz="0" w:space="0" w:color="auto"/>
            <w:right w:val="none" w:sz="0" w:space="0" w:color="auto"/>
          </w:divBdr>
        </w:div>
        <w:div w:id="916866206">
          <w:marLeft w:val="640"/>
          <w:marRight w:val="0"/>
          <w:marTop w:val="0"/>
          <w:marBottom w:val="0"/>
          <w:divBdr>
            <w:top w:val="none" w:sz="0" w:space="0" w:color="auto"/>
            <w:left w:val="none" w:sz="0" w:space="0" w:color="auto"/>
            <w:bottom w:val="none" w:sz="0" w:space="0" w:color="auto"/>
            <w:right w:val="none" w:sz="0" w:space="0" w:color="auto"/>
          </w:divBdr>
        </w:div>
        <w:div w:id="176042084">
          <w:marLeft w:val="640"/>
          <w:marRight w:val="0"/>
          <w:marTop w:val="0"/>
          <w:marBottom w:val="0"/>
          <w:divBdr>
            <w:top w:val="none" w:sz="0" w:space="0" w:color="auto"/>
            <w:left w:val="none" w:sz="0" w:space="0" w:color="auto"/>
            <w:bottom w:val="none" w:sz="0" w:space="0" w:color="auto"/>
            <w:right w:val="none" w:sz="0" w:space="0" w:color="auto"/>
          </w:divBdr>
        </w:div>
        <w:div w:id="39715996">
          <w:marLeft w:val="640"/>
          <w:marRight w:val="0"/>
          <w:marTop w:val="0"/>
          <w:marBottom w:val="0"/>
          <w:divBdr>
            <w:top w:val="none" w:sz="0" w:space="0" w:color="auto"/>
            <w:left w:val="none" w:sz="0" w:space="0" w:color="auto"/>
            <w:bottom w:val="none" w:sz="0" w:space="0" w:color="auto"/>
            <w:right w:val="none" w:sz="0" w:space="0" w:color="auto"/>
          </w:divBdr>
        </w:div>
        <w:div w:id="1663042128">
          <w:marLeft w:val="640"/>
          <w:marRight w:val="0"/>
          <w:marTop w:val="0"/>
          <w:marBottom w:val="0"/>
          <w:divBdr>
            <w:top w:val="none" w:sz="0" w:space="0" w:color="auto"/>
            <w:left w:val="none" w:sz="0" w:space="0" w:color="auto"/>
            <w:bottom w:val="none" w:sz="0" w:space="0" w:color="auto"/>
            <w:right w:val="none" w:sz="0" w:space="0" w:color="auto"/>
          </w:divBdr>
        </w:div>
        <w:div w:id="1306352623">
          <w:marLeft w:val="640"/>
          <w:marRight w:val="0"/>
          <w:marTop w:val="0"/>
          <w:marBottom w:val="0"/>
          <w:divBdr>
            <w:top w:val="none" w:sz="0" w:space="0" w:color="auto"/>
            <w:left w:val="none" w:sz="0" w:space="0" w:color="auto"/>
            <w:bottom w:val="none" w:sz="0" w:space="0" w:color="auto"/>
            <w:right w:val="none" w:sz="0" w:space="0" w:color="auto"/>
          </w:divBdr>
        </w:div>
        <w:div w:id="235287229">
          <w:marLeft w:val="640"/>
          <w:marRight w:val="0"/>
          <w:marTop w:val="0"/>
          <w:marBottom w:val="0"/>
          <w:divBdr>
            <w:top w:val="none" w:sz="0" w:space="0" w:color="auto"/>
            <w:left w:val="none" w:sz="0" w:space="0" w:color="auto"/>
            <w:bottom w:val="none" w:sz="0" w:space="0" w:color="auto"/>
            <w:right w:val="none" w:sz="0" w:space="0" w:color="auto"/>
          </w:divBdr>
        </w:div>
        <w:div w:id="266694102">
          <w:marLeft w:val="640"/>
          <w:marRight w:val="0"/>
          <w:marTop w:val="0"/>
          <w:marBottom w:val="0"/>
          <w:divBdr>
            <w:top w:val="none" w:sz="0" w:space="0" w:color="auto"/>
            <w:left w:val="none" w:sz="0" w:space="0" w:color="auto"/>
            <w:bottom w:val="none" w:sz="0" w:space="0" w:color="auto"/>
            <w:right w:val="none" w:sz="0" w:space="0" w:color="auto"/>
          </w:divBdr>
        </w:div>
        <w:div w:id="1603948308">
          <w:marLeft w:val="640"/>
          <w:marRight w:val="0"/>
          <w:marTop w:val="0"/>
          <w:marBottom w:val="0"/>
          <w:divBdr>
            <w:top w:val="none" w:sz="0" w:space="0" w:color="auto"/>
            <w:left w:val="none" w:sz="0" w:space="0" w:color="auto"/>
            <w:bottom w:val="none" w:sz="0" w:space="0" w:color="auto"/>
            <w:right w:val="none" w:sz="0" w:space="0" w:color="auto"/>
          </w:divBdr>
        </w:div>
        <w:div w:id="1556890765">
          <w:marLeft w:val="640"/>
          <w:marRight w:val="0"/>
          <w:marTop w:val="0"/>
          <w:marBottom w:val="0"/>
          <w:divBdr>
            <w:top w:val="none" w:sz="0" w:space="0" w:color="auto"/>
            <w:left w:val="none" w:sz="0" w:space="0" w:color="auto"/>
            <w:bottom w:val="none" w:sz="0" w:space="0" w:color="auto"/>
            <w:right w:val="none" w:sz="0" w:space="0" w:color="auto"/>
          </w:divBdr>
        </w:div>
        <w:div w:id="4019167">
          <w:marLeft w:val="640"/>
          <w:marRight w:val="0"/>
          <w:marTop w:val="0"/>
          <w:marBottom w:val="0"/>
          <w:divBdr>
            <w:top w:val="none" w:sz="0" w:space="0" w:color="auto"/>
            <w:left w:val="none" w:sz="0" w:space="0" w:color="auto"/>
            <w:bottom w:val="none" w:sz="0" w:space="0" w:color="auto"/>
            <w:right w:val="none" w:sz="0" w:space="0" w:color="auto"/>
          </w:divBdr>
        </w:div>
        <w:div w:id="862480702">
          <w:marLeft w:val="640"/>
          <w:marRight w:val="0"/>
          <w:marTop w:val="0"/>
          <w:marBottom w:val="0"/>
          <w:divBdr>
            <w:top w:val="none" w:sz="0" w:space="0" w:color="auto"/>
            <w:left w:val="none" w:sz="0" w:space="0" w:color="auto"/>
            <w:bottom w:val="none" w:sz="0" w:space="0" w:color="auto"/>
            <w:right w:val="none" w:sz="0" w:space="0" w:color="auto"/>
          </w:divBdr>
        </w:div>
        <w:div w:id="695230494">
          <w:marLeft w:val="640"/>
          <w:marRight w:val="0"/>
          <w:marTop w:val="0"/>
          <w:marBottom w:val="0"/>
          <w:divBdr>
            <w:top w:val="none" w:sz="0" w:space="0" w:color="auto"/>
            <w:left w:val="none" w:sz="0" w:space="0" w:color="auto"/>
            <w:bottom w:val="none" w:sz="0" w:space="0" w:color="auto"/>
            <w:right w:val="none" w:sz="0" w:space="0" w:color="auto"/>
          </w:divBdr>
        </w:div>
        <w:div w:id="282660014">
          <w:marLeft w:val="640"/>
          <w:marRight w:val="0"/>
          <w:marTop w:val="0"/>
          <w:marBottom w:val="0"/>
          <w:divBdr>
            <w:top w:val="none" w:sz="0" w:space="0" w:color="auto"/>
            <w:left w:val="none" w:sz="0" w:space="0" w:color="auto"/>
            <w:bottom w:val="none" w:sz="0" w:space="0" w:color="auto"/>
            <w:right w:val="none" w:sz="0" w:space="0" w:color="auto"/>
          </w:divBdr>
        </w:div>
        <w:div w:id="1938443639">
          <w:marLeft w:val="640"/>
          <w:marRight w:val="0"/>
          <w:marTop w:val="0"/>
          <w:marBottom w:val="0"/>
          <w:divBdr>
            <w:top w:val="none" w:sz="0" w:space="0" w:color="auto"/>
            <w:left w:val="none" w:sz="0" w:space="0" w:color="auto"/>
            <w:bottom w:val="none" w:sz="0" w:space="0" w:color="auto"/>
            <w:right w:val="none" w:sz="0" w:space="0" w:color="auto"/>
          </w:divBdr>
        </w:div>
        <w:div w:id="2057124">
          <w:marLeft w:val="640"/>
          <w:marRight w:val="0"/>
          <w:marTop w:val="0"/>
          <w:marBottom w:val="0"/>
          <w:divBdr>
            <w:top w:val="none" w:sz="0" w:space="0" w:color="auto"/>
            <w:left w:val="none" w:sz="0" w:space="0" w:color="auto"/>
            <w:bottom w:val="none" w:sz="0" w:space="0" w:color="auto"/>
            <w:right w:val="none" w:sz="0" w:space="0" w:color="auto"/>
          </w:divBdr>
        </w:div>
        <w:div w:id="875045211">
          <w:marLeft w:val="640"/>
          <w:marRight w:val="0"/>
          <w:marTop w:val="0"/>
          <w:marBottom w:val="0"/>
          <w:divBdr>
            <w:top w:val="none" w:sz="0" w:space="0" w:color="auto"/>
            <w:left w:val="none" w:sz="0" w:space="0" w:color="auto"/>
            <w:bottom w:val="none" w:sz="0" w:space="0" w:color="auto"/>
            <w:right w:val="none" w:sz="0" w:space="0" w:color="auto"/>
          </w:divBdr>
        </w:div>
        <w:div w:id="1045065414">
          <w:marLeft w:val="640"/>
          <w:marRight w:val="0"/>
          <w:marTop w:val="0"/>
          <w:marBottom w:val="0"/>
          <w:divBdr>
            <w:top w:val="none" w:sz="0" w:space="0" w:color="auto"/>
            <w:left w:val="none" w:sz="0" w:space="0" w:color="auto"/>
            <w:bottom w:val="none" w:sz="0" w:space="0" w:color="auto"/>
            <w:right w:val="none" w:sz="0" w:space="0" w:color="auto"/>
          </w:divBdr>
        </w:div>
        <w:div w:id="981498931">
          <w:marLeft w:val="640"/>
          <w:marRight w:val="0"/>
          <w:marTop w:val="0"/>
          <w:marBottom w:val="0"/>
          <w:divBdr>
            <w:top w:val="none" w:sz="0" w:space="0" w:color="auto"/>
            <w:left w:val="none" w:sz="0" w:space="0" w:color="auto"/>
            <w:bottom w:val="none" w:sz="0" w:space="0" w:color="auto"/>
            <w:right w:val="none" w:sz="0" w:space="0" w:color="auto"/>
          </w:divBdr>
        </w:div>
        <w:div w:id="1687057609">
          <w:marLeft w:val="640"/>
          <w:marRight w:val="0"/>
          <w:marTop w:val="0"/>
          <w:marBottom w:val="0"/>
          <w:divBdr>
            <w:top w:val="none" w:sz="0" w:space="0" w:color="auto"/>
            <w:left w:val="none" w:sz="0" w:space="0" w:color="auto"/>
            <w:bottom w:val="none" w:sz="0" w:space="0" w:color="auto"/>
            <w:right w:val="none" w:sz="0" w:space="0" w:color="auto"/>
          </w:divBdr>
        </w:div>
        <w:div w:id="1853765486">
          <w:marLeft w:val="640"/>
          <w:marRight w:val="0"/>
          <w:marTop w:val="0"/>
          <w:marBottom w:val="0"/>
          <w:divBdr>
            <w:top w:val="none" w:sz="0" w:space="0" w:color="auto"/>
            <w:left w:val="none" w:sz="0" w:space="0" w:color="auto"/>
            <w:bottom w:val="none" w:sz="0" w:space="0" w:color="auto"/>
            <w:right w:val="none" w:sz="0" w:space="0" w:color="auto"/>
          </w:divBdr>
        </w:div>
        <w:div w:id="23872072">
          <w:marLeft w:val="640"/>
          <w:marRight w:val="0"/>
          <w:marTop w:val="0"/>
          <w:marBottom w:val="0"/>
          <w:divBdr>
            <w:top w:val="none" w:sz="0" w:space="0" w:color="auto"/>
            <w:left w:val="none" w:sz="0" w:space="0" w:color="auto"/>
            <w:bottom w:val="none" w:sz="0" w:space="0" w:color="auto"/>
            <w:right w:val="none" w:sz="0" w:space="0" w:color="auto"/>
          </w:divBdr>
        </w:div>
        <w:div w:id="1726249911">
          <w:marLeft w:val="640"/>
          <w:marRight w:val="0"/>
          <w:marTop w:val="0"/>
          <w:marBottom w:val="0"/>
          <w:divBdr>
            <w:top w:val="none" w:sz="0" w:space="0" w:color="auto"/>
            <w:left w:val="none" w:sz="0" w:space="0" w:color="auto"/>
            <w:bottom w:val="none" w:sz="0" w:space="0" w:color="auto"/>
            <w:right w:val="none" w:sz="0" w:space="0" w:color="auto"/>
          </w:divBdr>
        </w:div>
        <w:div w:id="968046343">
          <w:marLeft w:val="640"/>
          <w:marRight w:val="0"/>
          <w:marTop w:val="0"/>
          <w:marBottom w:val="0"/>
          <w:divBdr>
            <w:top w:val="none" w:sz="0" w:space="0" w:color="auto"/>
            <w:left w:val="none" w:sz="0" w:space="0" w:color="auto"/>
            <w:bottom w:val="none" w:sz="0" w:space="0" w:color="auto"/>
            <w:right w:val="none" w:sz="0" w:space="0" w:color="auto"/>
          </w:divBdr>
        </w:div>
        <w:div w:id="778645659">
          <w:marLeft w:val="640"/>
          <w:marRight w:val="0"/>
          <w:marTop w:val="0"/>
          <w:marBottom w:val="0"/>
          <w:divBdr>
            <w:top w:val="none" w:sz="0" w:space="0" w:color="auto"/>
            <w:left w:val="none" w:sz="0" w:space="0" w:color="auto"/>
            <w:bottom w:val="none" w:sz="0" w:space="0" w:color="auto"/>
            <w:right w:val="none" w:sz="0" w:space="0" w:color="auto"/>
          </w:divBdr>
        </w:div>
        <w:div w:id="1169365486">
          <w:marLeft w:val="640"/>
          <w:marRight w:val="0"/>
          <w:marTop w:val="0"/>
          <w:marBottom w:val="0"/>
          <w:divBdr>
            <w:top w:val="none" w:sz="0" w:space="0" w:color="auto"/>
            <w:left w:val="none" w:sz="0" w:space="0" w:color="auto"/>
            <w:bottom w:val="none" w:sz="0" w:space="0" w:color="auto"/>
            <w:right w:val="none" w:sz="0" w:space="0" w:color="auto"/>
          </w:divBdr>
        </w:div>
        <w:div w:id="1594582842">
          <w:marLeft w:val="640"/>
          <w:marRight w:val="0"/>
          <w:marTop w:val="0"/>
          <w:marBottom w:val="0"/>
          <w:divBdr>
            <w:top w:val="none" w:sz="0" w:space="0" w:color="auto"/>
            <w:left w:val="none" w:sz="0" w:space="0" w:color="auto"/>
            <w:bottom w:val="none" w:sz="0" w:space="0" w:color="auto"/>
            <w:right w:val="none" w:sz="0" w:space="0" w:color="auto"/>
          </w:divBdr>
        </w:div>
        <w:div w:id="1246842354">
          <w:marLeft w:val="640"/>
          <w:marRight w:val="0"/>
          <w:marTop w:val="0"/>
          <w:marBottom w:val="0"/>
          <w:divBdr>
            <w:top w:val="none" w:sz="0" w:space="0" w:color="auto"/>
            <w:left w:val="none" w:sz="0" w:space="0" w:color="auto"/>
            <w:bottom w:val="none" w:sz="0" w:space="0" w:color="auto"/>
            <w:right w:val="none" w:sz="0" w:space="0" w:color="auto"/>
          </w:divBdr>
        </w:div>
        <w:div w:id="1733960392">
          <w:marLeft w:val="640"/>
          <w:marRight w:val="0"/>
          <w:marTop w:val="0"/>
          <w:marBottom w:val="0"/>
          <w:divBdr>
            <w:top w:val="none" w:sz="0" w:space="0" w:color="auto"/>
            <w:left w:val="none" w:sz="0" w:space="0" w:color="auto"/>
            <w:bottom w:val="none" w:sz="0" w:space="0" w:color="auto"/>
            <w:right w:val="none" w:sz="0" w:space="0" w:color="auto"/>
          </w:divBdr>
        </w:div>
        <w:div w:id="1583761903">
          <w:marLeft w:val="640"/>
          <w:marRight w:val="0"/>
          <w:marTop w:val="0"/>
          <w:marBottom w:val="0"/>
          <w:divBdr>
            <w:top w:val="none" w:sz="0" w:space="0" w:color="auto"/>
            <w:left w:val="none" w:sz="0" w:space="0" w:color="auto"/>
            <w:bottom w:val="none" w:sz="0" w:space="0" w:color="auto"/>
            <w:right w:val="none" w:sz="0" w:space="0" w:color="auto"/>
          </w:divBdr>
        </w:div>
        <w:div w:id="1759712738">
          <w:marLeft w:val="640"/>
          <w:marRight w:val="0"/>
          <w:marTop w:val="0"/>
          <w:marBottom w:val="0"/>
          <w:divBdr>
            <w:top w:val="none" w:sz="0" w:space="0" w:color="auto"/>
            <w:left w:val="none" w:sz="0" w:space="0" w:color="auto"/>
            <w:bottom w:val="none" w:sz="0" w:space="0" w:color="auto"/>
            <w:right w:val="none" w:sz="0" w:space="0" w:color="auto"/>
          </w:divBdr>
        </w:div>
        <w:div w:id="317854728">
          <w:marLeft w:val="640"/>
          <w:marRight w:val="0"/>
          <w:marTop w:val="0"/>
          <w:marBottom w:val="0"/>
          <w:divBdr>
            <w:top w:val="none" w:sz="0" w:space="0" w:color="auto"/>
            <w:left w:val="none" w:sz="0" w:space="0" w:color="auto"/>
            <w:bottom w:val="none" w:sz="0" w:space="0" w:color="auto"/>
            <w:right w:val="none" w:sz="0" w:space="0" w:color="auto"/>
          </w:divBdr>
        </w:div>
        <w:div w:id="2134403493">
          <w:marLeft w:val="640"/>
          <w:marRight w:val="0"/>
          <w:marTop w:val="0"/>
          <w:marBottom w:val="0"/>
          <w:divBdr>
            <w:top w:val="none" w:sz="0" w:space="0" w:color="auto"/>
            <w:left w:val="none" w:sz="0" w:space="0" w:color="auto"/>
            <w:bottom w:val="none" w:sz="0" w:space="0" w:color="auto"/>
            <w:right w:val="none" w:sz="0" w:space="0" w:color="auto"/>
          </w:divBdr>
        </w:div>
        <w:div w:id="2131434718">
          <w:marLeft w:val="640"/>
          <w:marRight w:val="0"/>
          <w:marTop w:val="0"/>
          <w:marBottom w:val="0"/>
          <w:divBdr>
            <w:top w:val="none" w:sz="0" w:space="0" w:color="auto"/>
            <w:left w:val="none" w:sz="0" w:space="0" w:color="auto"/>
            <w:bottom w:val="none" w:sz="0" w:space="0" w:color="auto"/>
            <w:right w:val="none" w:sz="0" w:space="0" w:color="auto"/>
          </w:divBdr>
        </w:div>
        <w:div w:id="257102148">
          <w:marLeft w:val="640"/>
          <w:marRight w:val="0"/>
          <w:marTop w:val="0"/>
          <w:marBottom w:val="0"/>
          <w:divBdr>
            <w:top w:val="none" w:sz="0" w:space="0" w:color="auto"/>
            <w:left w:val="none" w:sz="0" w:space="0" w:color="auto"/>
            <w:bottom w:val="none" w:sz="0" w:space="0" w:color="auto"/>
            <w:right w:val="none" w:sz="0" w:space="0" w:color="auto"/>
          </w:divBdr>
        </w:div>
        <w:div w:id="1724408449">
          <w:marLeft w:val="640"/>
          <w:marRight w:val="0"/>
          <w:marTop w:val="0"/>
          <w:marBottom w:val="0"/>
          <w:divBdr>
            <w:top w:val="none" w:sz="0" w:space="0" w:color="auto"/>
            <w:left w:val="none" w:sz="0" w:space="0" w:color="auto"/>
            <w:bottom w:val="none" w:sz="0" w:space="0" w:color="auto"/>
            <w:right w:val="none" w:sz="0" w:space="0" w:color="auto"/>
          </w:divBdr>
        </w:div>
        <w:div w:id="328556412">
          <w:marLeft w:val="640"/>
          <w:marRight w:val="0"/>
          <w:marTop w:val="0"/>
          <w:marBottom w:val="0"/>
          <w:divBdr>
            <w:top w:val="none" w:sz="0" w:space="0" w:color="auto"/>
            <w:left w:val="none" w:sz="0" w:space="0" w:color="auto"/>
            <w:bottom w:val="none" w:sz="0" w:space="0" w:color="auto"/>
            <w:right w:val="none" w:sz="0" w:space="0" w:color="auto"/>
          </w:divBdr>
        </w:div>
        <w:div w:id="1086195216">
          <w:marLeft w:val="640"/>
          <w:marRight w:val="0"/>
          <w:marTop w:val="0"/>
          <w:marBottom w:val="0"/>
          <w:divBdr>
            <w:top w:val="none" w:sz="0" w:space="0" w:color="auto"/>
            <w:left w:val="none" w:sz="0" w:space="0" w:color="auto"/>
            <w:bottom w:val="none" w:sz="0" w:space="0" w:color="auto"/>
            <w:right w:val="none" w:sz="0" w:space="0" w:color="auto"/>
          </w:divBdr>
        </w:div>
        <w:div w:id="279266078">
          <w:marLeft w:val="640"/>
          <w:marRight w:val="0"/>
          <w:marTop w:val="0"/>
          <w:marBottom w:val="0"/>
          <w:divBdr>
            <w:top w:val="none" w:sz="0" w:space="0" w:color="auto"/>
            <w:left w:val="none" w:sz="0" w:space="0" w:color="auto"/>
            <w:bottom w:val="none" w:sz="0" w:space="0" w:color="auto"/>
            <w:right w:val="none" w:sz="0" w:space="0" w:color="auto"/>
          </w:divBdr>
        </w:div>
      </w:divsChild>
    </w:div>
    <w:div w:id="1942686710">
      <w:bodyDiv w:val="1"/>
      <w:marLeft w:val="0"/>
      <w:marRight w:val="0"/>
      <w:marTop w:val="0"/>
      <w:marBottom w:val="0"/>
      <w:divBdr>
        <w:top w:val="none" w:sz="0" w:space="0" w:color="auto"/>
        <w:left w:val="none" w:sz="0" w:space="0" w:color="auto"/>
        <w:bottom w:val="none" w:sz="0" w:space="0" w:color="auto"/>
        <w:right w:val="none" w:sz="0" w:space="0" w:color="auto"/>
      </w:divBdr>
      <w:divsChild>
        <w:div w:id="1681932910">
          <w:marLeft w:val="640"/>
          <w:marRight w:val="0"/>
          <w:marTop w:val="0"/>
          <w:marBottom w:val="0"/>
          <w:divBdr>
            <w:top w:val="none" w:sz="0" w:space="0" w:color="auto"/>
            <w:left w:val="none" w:sz="0" w:space="0" w:color="auto"/>
            <w:bottom w:val="none" w:sz="0" w:space="0" w:color="auto"/>
            <w:right w:val="none" w:sz="0" w:space="0" w:color="auto"/>
          </w:divBdr>
        </w:div>
        <w:div w:id="25718546">
          <w:marLeft w:val="640"/>
          <w:marRight w:val="0"/>
          <w:marTop w:val="0"/>
          <w:marBottom w:val="0"/>
          <w:divBdr>
            <w:top w:val="none" w:sz="0" w:space="0" w:color="auto"/>
            <w:left w:val="none" w:sz="0" w:space="0" w:color="auto"/>
            <w:bottom w:val="none" w:sz="0" w:space="0" w:color="auto"/>
            <w:right w:val="none" w:sz="0" w:space="0" w:color="auto"/>
          </w:divBdr>
        </w:div>
        <w:div w:id="472648285">
          <w:marLeft w:val="640"/>
          <w:marRight w:val="0"/>
          <w:marTop w:val="0"/>
          <w:marBottom w:val="0"/>
          <w:divBdr>
            <w:top w:val="none" w:sz="0" w:space="0" w:color="auto"/>
            <w:left w:val="none" w:sz="0" w:space="0" w:color="auto"/>
            <w:bottom w:val="none" w:sz="0" w:space="0" w:color="auto"/>
            <w:right w:val="none" w:sz="0" w:space="0" w:color="auto"/>
          </w:divBdr>
        </w:div>
        <w:div w:id="549003534">
          <w:marLeft w:val="640"/>
          <w:marRight w:val="0"/>
          <w:marTop w:val="0"/>
          <w:marBottom w:val="0"/>
          <w:divBdr>
            <w:top w:val="none" w:sz="0" w:space="0" w:color="auto"/>
            <w:left w:val="none" w:sz="0" w:space="0" w:color="auto"/>
            <w:bottom w:val="none" w:sz="0" w:space="0" w:color="auto"/>
            <w:right w:val="none" w:sz="0" w:space="0" w:color="auto"/>
          </w:divBdr>
        </w:div>
        <w:div w:id="363558017">
          <w:marLeft w:val="640"/>
          <w:marRight w:val="0"/>
          <w:marTop w:val="0"/>
          <w:marBottom w:val="0"/>
          <w:divBdr>
            <w:top w:val="none" w:sz="0" w:space="0" w:color="auto"/>
            <w:left w:val="none" w:sz="0" w:space="0" w:color="auto"/>
            <w:bottom w:val="none" w:sz="0" w:space="0" w:color="auto"/>
            <w:right w:val="none" w:sz="0" w:space="0" w:color="auto"/>
          </w:divBdr>
        </w:div>
        <w:div w:id="876046970">
          <w:marLeft w:val="640"/>
          <w:marRight w:val="0"/>
          <w:marTop w:val="0"/>
          <w:marBottom w:val="0"/>
          <w:divBdr>
            <w:top w:val="none" w:sz="0" w:space="0" w:color="auto"/>
            <w:left w:val="none" w:sz="0" w:space="0" w:color="auto"/>
            <w:bottom w:val="none" w:sz="0" w:space="0" w:color="auto"/>
            <w:right w:val="none" w:sz="0" w:space="0" w:color="auto"/>
          </w:divBdr>
        </w:div>
        <w:div w:id="1821650289">
          <w:marLeft w:val="640"/>
          <w:marRight w:val="0"/>
          <w:marTop w:val="0"/>
          <w:marBottom w:val="0"/>
          <w:divBdr>
            <w:top w:val="none" w:sz="0" w:space="0" w:color="auto"/>
            <w:left w:val="none" w:sz="0" w:space="0" w:color="auto"/>
            <w:bottom w:val="none" w:sz="0" w:space="0" w:color="auto"/>
            <w:right w:val="none" w:sz="0" w:space="0" w:color="auto"/>
          </w:divBdr>
        </w:div>
        <w:div w:id="1629624989">
          <w:marLeft w:val="640"/>
          <w:marRight w:val="0"/>
          <w:marTop w:val="0"/>
          <w:marBottom w:val="0"/>
          <w:divBdr>
            <w:top w:val="none" w:sz="0" w:space="0" w:color="auto"/>
            <w:left w:val="none" w:sz="0" w:space="0" w:color="auto"/>
            <w:bottom w:val="none" w:sz="0" w:space="0" w:color="auto"/>
            <w:right w:val="none" w:sz="0" w:space="0" w:color="auto"/>
          </w:divBdr>
        </w:div>
        <w:div w:id="250357343">
          <w:marLeft w:val="640"/>
          <w:marRight w:val="0"/>
          <w:marTop w:val="0"/>
          <w:marBottom w:val="0"/>
          <w:divBdr>
            <w:top w:val="none" w:sz="0" w:space="0" w:color="auto"/>
            <w:left w:val="none" w:sz="0" w:space="0" w:color="auto"/>
            <w:bottom w:val="none" w:sz="0" w:space="0" w:color="auto"/>
            <w:right w:val="none" w:sz="0" w:space="0" w:color="auto"/>
          </w:divBdr>
        </w:div>
        <w:div w:id="190999164">
          <w:marLeft w:val="640"/>
          <w:marRight w:val="0"/>
          <w:marTop w:val="0"/>
          <w:marBottom w:val="0"/>
          <w:divBdr>
            <w:top w:val="none" w:sz="0" w:space="0" w:color="auto"/>
            <w:left w:val="none" w:sz="0" w:space="0" w:color="auto"/>
            <w:bottom w:val="none" w:sz="0" w:space="0" w:color="auto"/>
            <w:right w:val="none" w:sz="0" w:space="0" w:color="auto"/>
          </w:divBdr>
        </w:div>
        <w:div w:id="1166286619">
          <w:marLeft w:val="640"/>
          <w:marRight w:val="0"/>
          <w:marTop w:val="0"/>
          <w:marBottom w:val="0"/>
          <w:divBdr>
            <w:top w:val="none" w:sz="0" w:space="0" w:color="auto"/>
            <w:left w:val="none" w:sz="0" w:space="0" w:color="auto"/>
            <w:bottom w:val="none" w:sz="0" w:space="0" w:color="auto"/>
            <w:right w:val="none" w:sz="0" w:space="0" w:color="auto"/>
          </w:divBdr>
        </w:div>
        <w:div w:id="1293948240">
          <w:marLeft w:val="640"/>
          <w:marRight w:val="0"/>
          <w:marTop w:val="0"/>
          <w:marBottom w:val="0"/>
          <w:divBdr>
            <w:top w:val="none" w:sz="0" w:space="0" w:color="auto"/>
            <w:left w:val="none" w:sz="0" w:space="0" w:color="auto"/>
            <w:bottom w:val="none" w:sz="0" w:space="0" w:color="auto"/>
            <w:right w:val="none" w:sz="0" w:space="0" w:color="auto"/>
          </w:divBdr>
        </w:div>
        <w:div w:id="875315205">
          <w:marLeft w:val="640"/>
          <w:marRight w:val="0"/>
          <w:marTop w:val="0"/>
          <w:marBottom w:val="0"/>
          <w:divBdr>
            <w:top w:val="none" w:sz="0" w:space="0" w:color="auto"/>
            <w:left w:val="none" w:sz="0" w:space="0" w:color="auto"/>
            <w:bottom w:val="none" w:sz="0" w:space="0" w:color="auto"/>
            <w:right w:val="none" w:sz="0" w:space="0" w:color="auto"/>
          </w:divBdr>
        </w:div>
        <w:div w:id="549193530">
          <w:marLeft w:val="640"/>
          <w:marRight w:val="0"/>
          <w:marTop w:val="0"/>
          <w:marBottom w:val="0"/>
          <w:divBdr>
            <w:top w:val="none" w:sz="0" w:space="0" w:color="auto"/>
            <w:left w:val="none" w:sz="0" w:space="0" w:color="auto"/>
            <w:bottom w:val="none" w:sz="0" w:space="0" w:color="auto"/>
            <w:right w:val="none" w:sz="0" w:space="0" w:color="auto"/>
          </w:divBdr>
        </w:div>
        <w:div w:id="1129322156">
          <w:marLeft w:val="640"/>
          <w:marRight w:val="0"/>
          <w:marTop w:val="0"/>
          <w:marBottom w:val="0"/>
          <w:divBdr>
            <w:top w:val="none" w:sz="0" w:space="0" w:color="auto"/>
            <w:left w:val="none" w:sz="0" w:space="0" w:color="auto"/>
            <w:bottom w:val="none" w:sz="0" w:space="0" w:color="auto"/>
            <w:right w:val="none" w:sz="0" w:space="0" w:color="auto"/>
          </w:divBdr>
        </w:div>
        <w:div w:id="1509708685">
          <w:marLeft w:val="640"/>
          <w:marRight w:val="0"/>
          <w:marTop w:val="0"/>
          <w:marBottom w:val="0"/>
          <w:divBdr>
            <w:top w:val="none" w:sz="0" w:space="0" w:color="auto"/>
            <w:left w:val="none" w:sz="0" w:space="0" w:color="auto"/>
            <w:bottom w:val="none" w:sz="0" w:space="0" w:color="auto"/>
            <w:right w:val="none" w:sz="0" w:space="0" w:color="auto"/>
          </w:divBdr>
        </w:div>
        <w:div w:id="1707027964">
          <w:marLeft w:val="640"/>
          <w:marRight w:val="0"/>
          <w:marTop w:val="0"/>
          <w:marBottom w:val="0"/>
          <w:divBdr>
            <w:top w:val="none" w:sz="0" w:space="0" w:color="auto"/>
            <w:left w:val="none" w:sz="0" w:space="0" w:color="auto"/>
            <w:bottom w:val="none" w:sz="0" w:space="0" w:color="auto"/>
            <w:right w:val="none" w:sz="0" w:space="0" w:color="auto"/>
          </w:divBdr>
        </w:div>
        <w:div w:id="973831207">
          <w:marLeft w:val="640"/>
          <w:marRight w:val="0"/>
          <w:marTop w:val="0"/>
          <w:marBottom w:val="0"/>
          <w:divBdr>
            <w:top w:val="none" w:sz="0" w:space="0" w:color="auto"/>
            <w:left w:val="none" w:sz="0" w:space="0" w:color="auto"/>
            <w:bottom w:val="none" w:sz="0" w:space="0" w:color="auto"/>
            <w:right w:val="none" w:sz="0" w:space="0" w:color="auto"/>
          </w:divBdr>
        </w:div>
        <w:div w:id="12921588">
          <w:marLeft w:val="640"/>
          <w:marRight w:val="0"/>
          <w:marTop w:val="0"/>
          <w:marBottom w:val="0"/>
          <w:divBdr>
            <w:top w:val="none" w:sz="0" w:space="0" w:color="auto"/>
            <w:left w:val="none" w:sz="0" w:space="0" w:color="auto"/>
            <w:bottom w:val="none" w:sz="0" w:space="0" w:color="auto"/>
            <w:right w:val="none" w:sz="0" w:space="0" w:color="auto"/>
          </w:divBdr>
        </w:div>
        <w:div w:id="1472140146">
          <w:marLeft w:val="640"/>
          <w:marRight w:val="0"/>
          <w:marTop w:val="0"/>
          <w:marBottom w:val="0"/>
          <w:divBdr>
            <w:top w:val="none" w:sz="0" w:space="0" w:color="auto"/>
            <w:left w:val="none" w:sz="0" w:space="0" w:color="auto"/>
            <w:bottom w:val="none" w:sz="0" w:space="0" w:color="auto"/>
            <w:right w:val="none" w:sz="0" w:space="0" w:color="auto"/>
          </w:divBdr>
        </w:div>
        <w:div w:id="480316838">
          <w:marLeft w:val="640"/>
          <w:marRight w:val="0"/>
          <w:marTop w:val="0"/>
          <w:marBottom w:val="0"/>
          <w:divBdr>
            <w:top w:val="none" w:sz="0" w:space="0" w:color="auto"/>
            <w:left w:val="none" w:sz="0" w:space="0" w:color="auto"/>
            <w:bottom w:val="none" w:sz="0" w:space="0" w:color="auto"/>
            <w:right w:val="none" w:sz="0" w:space="0" w:color="auto"/>
          </w:divBdr>
        </w:div>
        <w:div w:id="883175660">
          <w:marLeft w:val="640"/>
          <w:marRight w:val="0"/>
          <w:marTop w:val="0"/>
          <w:marBottom w:val="0"/>
          <w:divBdr>
            <w:top w:val="none" w:sz="0" w:space="0" w:color="auto"/>
            <w:left w:val="none" w:sz="0" w:space="0" w:color="auto"/>
            <w:bottom w:val="none" w:sz="0" w:space="0" w:color="auto"/>
            <w:right w:val="none" w:sz="0" w:space="0" w:color="auto"/>
          </w:divBdr>
        </w:div>
        <w:div w:id="1678966980">
          <w:marLeft w:val="640"/>
          <w:marRight w:val="0"/>
          <w:marTop w:val="0"/>
          <w:marBottom w:val="0"/>
          <w:divBdr>
            <w:top w:val="none" w:sz="0" w:space="0" w:color="auto"/>
            <w:left w:val="none" w:sz="0" w:space="0" w:color="auto"/>
            <w:bottom w:val="none" w:sz="0" w:space="0" w:color="auto"/>
            <w:right w:val="none" w:sz="0" w:space="0" w:color="auto"/>
          </w:divBdr>
        </w:div>
        <w:div w:id="2039577436">
          <w:marLeft w:val="640"/>
          <w:marRight w:val="0"/>
          <w:marTop w:val="0"/>
          <w:marBottom w:val="0"/>
          <w:divBdr>
            <w:top w:val="none" w:sz="0" w:space="0" w:color="auto"/>
            <w:left w:val="none" w:sz="0" w:space="0" w:color="auto"/>
            <w:bottom w:val="none" w:sz="0" w:space="0" w:color="auto"/>
            <w:right w:val="none" w:sz="0" w:space="0" w:color="auto"/>
          </w:divBdr>
        </w:div>
        <w:div w:id="535851087">
          <w:marLeft w:val="640"/>
          <w:marRight w:val="0"/>
          <w:marTop w:val="0"/>
          <w:marBottom w:val="0"/>
          <w:divBdr>
            <w:top w:val="none" w:sz="0" w:space="0" w:color="auto"/>
            <w:left w:val="none" w:sz="0" w:space="0" w:color="auto"/>
            <w:bottom w:val="none" w:sz="0" w:space="0" w:color="auto"/>
            <w:right w:val="none" w:sz="0" w:space="0" w:color="auto"/>
          </w:divBdr>
        </w:div>
        <w:div w:id="723335842">
          <w:marLeft w:val="640"/>
          <w:marRight w:val="0"/>
          <w:marTop w:val="0"/>
          <w:marBottom w:val="0"/>
          <w:divBdr>
            <w:top w:val="none" w:sz="0" w:space="0" w:color="auto"/>
            <w:left w:val="none" w:sz="0" w:space="0" w:color="auto"/>
            <w:bottom w:val="none" w:sz="0" w:space="0" w:color="auto"/>
            <w:right w:val="none" w:sz="0" w:space="0" w:color="auto"/>
          </w:divBdr>
        </w:div>
        <w:div w:id="2089812262">
          <w:marLeft w:val="640"/>
          <w:marRight w:val="0"/>
          <w:marTop w:val="0"/>
          <w:marBottom w:val="0"/>
          <w:divBdr>
            <w:top w:val="none" w:sz="0" w:space="0" w:color="auto"/>
            <w:left w:val="none" w:sz="0" w:space="0" w:color="auto"/>
            <w:bottom w:val="none" w:sz="0" w:space="0" w:color="auto"/>
            <w:right w:val="none" w:sz="0" w:space="0" w:color="auto"/>
          </w:divBdr>
        </w:div>
        <w:div w:id="101536141">
          <w:marLeft w:val="640"/>
          <w:marRight w:val="0"/>
          <w:marTop w:val="0"/>
          <w:marBottom w:val="0"/>
          <w:divBdr>
            <w:top w:val="none" w:sz="0" w:space="0" w:color="auto"/>
            <w:left w:val="none" w:sz="0" w:space="0" w:color="auto"/>
            <w:bottom w:val="none" w:sz="0" w:space="0" w:color="auto"/>
            <w:right w:val="none" w:sz="0" w:space="0" w:color="auto"/>
          </w:divBdr>
        </w:div>
        <w:div w:id="599875339">
          <w:marLeft w:val="640"/>
          <w:marRight w:val="0"/>
          <w:marTop w:val="0"/>
          <w:marBottom w:val="0"/>
          <w:divBdr>
            <w:top w:val="none" w:sz="0" w:space="0" w:color="auto"/>
            <w:left w:val="none" w:sz="0" w:space="0" w:color="auto"/>
            <w:bottom w:val="none" w:sz="0" w:space="0" w:color="auto"/>
            <w:right w:val="none" w:sz="0" w:space="0" w:color="auto"/>
          </w:divBdr>
        </w:div>
        <w:div w:id="1526363125">
          <w:marLeft w:val="640"/>
          <w:marRight w:val="0"/>
          <w:marTop w:val="0"/>
          <w:marBottom w:val="0"/>
          <w:divBdr>
            <w:top w:val="none" w:sz="0" w:space="0" w:color="auto"/>
            <w:left w:val="none" w:sz="0" w:space="0" w:color="auto"/>
            <w:bottom w:val="none" w:sz="0" w:space="0" w:color="auto"/>
            <w:right w:val="none" w:sz="0" w:space="0" w:color="auto"/>
          </w:divBdr>
        </w:div>
        <w:div w:id="649989382">
          <w:marLeft w:val="640"/>
          <w:marRight w:val="0"/>
          <w:marTop w:val="0"/>
          <w:marBottom w:val="0"/>
          <w:divBdr>
            <w:top w:val="none" w:sz="0" w:space="0" w:color="auto"/>
            <w:left w:val="none" w:sz="0" w:space="0" w:color="auto"/>
            <w:bottom w:val="none" w:sz="0" w:space="0" w:color="auto"/>
            <w:right w:val="none" w:sz="0" w:space="0" w:color="auto"/>
          </w:divBdr>
        </w:div>
        <w:div w:id="1004745656">
          <w:marLeft w:val="640"/>
          <w:marRight w:val="0"/>
          <w:marTop w:val="0"/>
          <w:marBottom w:val="0"/>
          <w:divBdr>
            <w:top w:val="none" w:sz="0" w:space="0" w:color="auto"/>
            <w:left w:val="none" w:sz="0" w:space="0" w:color="auto"/>
            <w:bottom w:val="none" w:sz="0" w:space="0" w:color="auto"/>
            <w:right w:val="none" w:sz="0" w:space="0" w:color="auto"/>
          </w:divBdr>
        </w:div>
        <w:div w:id="560556953">
          <w:marLeft w:val="640"/>
          <w:marRight w:val="0"/>
          <w:marTop w:val="0"/>
          <w:marBottom w:val="0"/>
          <w:divBdr>
            <w:top w:val="none" w:sz="0" w:space="0" w:color="auto"/>
            <w:left w:val="none" w:sz="0" w:space="0" w:color="auto"/>
            <w:bottom w:val="none" w:sz="0" w:space="0" w:color="auto"/>
            <w:right w:val="none" w:sz="0" w:space="0" w:color="auto"/>
          </w:divBdr>
        </w:div>
        <w:div w:id="1706177207">
          <w:marLeft w:val="640"/>
          <w:marRight w:val="0"/>
          <w:marTop w:val="0"/>
          <w:marBottom w:val="0"/>
          <w:divBdr>
            <w:top w:val="none" w:sz="0" w:space="0" w:color="auto"/>
            <w:left w:val="none" w:sz="0" w:space="0" w:color="auto"/>
            <w:bottom w:val="none" w:sz="0" w:space="0" w:color="auto"/>
            <w:right w:val="none" w:sz="0" w:space="0" w:color="auto"/>
          </w:divBdr>
        </w:div>
        <w:div w:id="812989718">
          <w:marLeft w:val="640"/>
          <w:marRight w:val="0"/>
          <w:marTop w:val="0"/>
          <w:marBottom w:val="0"/>
          <w:divBdr>
            <w:top w:val="none" w:sz="0" w:space="0" w:color="auto"/>
            <w:left w:val="none" w:sz="0" w:space="0" w:color="auto"/>
            <w:bottom w:val="none" w:sz="0" w:space="0" w:color="auto"/>
            <w:right w:val="none" w:sz="0" w:space="0" w:color="auto"/>
          </w:divBdr>
        </w:div>
        <w:div w:id="280767598">
          <w:marLeft w:val="640"/>
          <w:marRight w:val="0"/>
          <w:marTop w:val="0"/>
          <w:marBottom w:val="0"/>
          <w:divBdr>
            <w:top w:val="none" w:sz="0" w:space="0" w:color="auto"/>
            <w:left w:val="none" w:sz="0" w:space="0" w:color="auto"/>
            <w:bottom w:val="none" w:sz="0" w:space="0" w:color="auto"/>
            <w:right w:val="none" w:sz="0" w:space="0" w:color="auto"/>
          </w:divBdr>
        </w:div>
        <w:div w:id="21788419">
          <w:marLeft w:val="640"/>
          <w:marRight w:val="0"/>
          <w:marTop w:val="0"/>
          <w:marBottom w:val="0"/>
          <w:divBdr>
            <w:top w:val="none" w:sz="0" w:space="0" w:color="auto"/>
            <w:left w:val="none" w:sz="0" w:space="0" w:color="auto"/>
            <w:bottom w:val="none" w:sz="0" w:space="0" w:color="auto"/>
            <w:right w:val="none" w:sz="0" w:space="0" w:color="auto"/>
          </w:divBdr>
        </w:div>
        <w:div w:id="1803687860">
          <w:marLeft w:val="640"/>
          <w:marRight w:val="0"/>
          <w:marTop w:val="0"/>
          <w:marBottom w:val="0"/>
          <w:divBdr>
            <w:top w:val="none" w:sz="0" w:space="0" w:color="auto"/>
            <w:left w:val="none" w:sz="0" w:space="0" w:color="auto"/>
            <w:bottom w:val="none" w:sz="0" w:space="0" w:color="auto"/>
            <w:right w:val="none" w:sz="0" w:space="0" w:color="auto"/>
          </w:divBdr>
        </w:div>
        <w:div w:id="1661932445">
          <w:marLeft w:val="640"/>
          <w:marRight w:val="0"/>
          <w:marTop w:val="0"/>
          <w:marBottom w:val="0"/>
          <w:divBdr>
            <w:top w:val="none" w:sz="0" w:space="0" w:color="auto"/>
            <w:left w:val="none" w:sz="0" w:space="0" w:color="auto"/>
            <w:bottom w:val="none" w:sz="0" w:space="0" w:color="auto"/>
            <w:right w:val="none" w:sz="0" w:space="0" w:color="auto"/>
          </w:divBdr>
        </w:div>
        <w:div w:id="1845241607">
          <w:marLeft w:val="640"/>
          <w:marRight w:val="0"/>
          <w:marTop w:val="0"/>
          <w:marBottom w:val="0"/>
          <w:divBdr>
            <w:top w:val="none" w:sz="0" w:space="0" w:color="auto"/>
            <w:left w:val="none" w:sz="0" w:space="0" w:color="auto"/>
            <w:bottom w:val="none" w:sz="0" w:space="0" w:color="auto"/>
            <w:right w:val="none" w:sz="0" w:space="0" w:color="auto"/>
          </w:divBdr>
        </w:div>
        <w:div w:id="1021709273">
          <w:marLeft w:val="640"/>
          <w:marRight w:val="0"/>
          <w:marTop w:val="0"/>
          <w:marBottom w:val="0"/>
          <w:divBdr>
            <w:top w:val="none" w:sz="0" w:space="0" w:color="auto"/>
            <w:left w:val="none" w:sz="0" w:space="0" w:color="auto"/>
            <w:bottom w:val="none" w:sz="0" w:space="0" w:color="auto"/>
            <w:right w:val="none" w:sz="0" w:space="0" w:color="auto"/>
          </w:divBdr>
        </w:div>
        <w:div w:id="38941632">
          <w:marLeft w:val="640"/>
          <w:marRight w:val="0"/>
          <w:marTop w:val="0"/>
          <w:marBottom w:val="0"/>
          <w:divBdr>
            <w:top w:val="none" w:sz="0" w:space="0" w:color="auto"/>
            <w:left w:val="none" w:sz="0" w:space="0" w:color="auto"/>
            <w:bottom w:val="none" w:sz="0" w:space="0" w:color="auto"/>
            <w:right w:val="none" w:sz="0" w:space="0" w:color="auto"/>
          </w:divBdr>
        </w:div>
        <w:div w:id="1998727596">
          <w:marLeft w:val="640"/>
          <w:marRight w:val="0"/>
          <w:marTop w:val="0"/>
          <w:marBottom w:val="0"/>
          <w:divBdr>
            <w:top w:val="none" w:sz="0" w:space="0" w:color="auto"/>
            <w:left w:val="none" w:sz="0" w:space="0" w:color="auto"/>
            <w:bottom w:val="none" w:sz="0" w:space="0" w:color="auto"/>
            <w:right w:val="none" w:sz="0" w:space="0" w:color="auto"/>
          </w:divBdr>
        </w:div>
        <w:div w:id="864488139">
          <w:marLeft w:val="640"/>
          <w:marRight w:val="0"/>
          <w:marTop w:val="0"/>
          <w:marBottom w:val="0"/>
          <w:divBdr>
            <w:top w:val="none" w:sz="0" w:space="0" w:color="auto"/>
            <w:left w:val="none" w:sz="0" w:space="0" w:color="auto"/>
            <w:bottom w:val="none" w:sz="0" w:space="0" w:color="auto"/>
            <w:right w:val="none" w:sz="0" w:space="0" w:color="auto"/>
          </w:divBdr>
        </w:div>
        <w:div w:id="684477177">
          <w:marLeft w:val="640"/>
          <w:marRight w:val="0"/>
          <w:marTop w:val="0"/>
          <w:marBottom w:val="0"/>
          <w:divBdr>
            <w:top w:val="none" w:sz="0" w:space="0" w:color="auto"/>
            <w:left w:val="none" w:sz="0" w:space="0" w:color="auto"/>
            <w:bottom w:val="none" w:sz="0" w:space="0" w:color="auto"/>
            <w:right w:val="none" w:sz="0" w:space="0" w:color="auto"/>
          </w:divBdr>
        </w:div>
        <w:div w:id="1384913790">
          <w:marLeft w:val="640"/>
          <w:marRight w:val="0"/>
          <w:marTop w:val="0"/>
          <w:marBottom w:val="0"/>
          <w:divBdr>
            <w:top w:val="none" w:sz="0" w:space="0" w:color="auto"/>
            <w:left w:val="none" w:sz="0" w:space="0" w:color="auto"/>
            <w:bottom w:val="none" w:sz="0" w:space="0" w:color="auto"/>
            <w:right w:val="none" w:sz="0" w:space="0" w:color="auto"/>
          </w:divBdr>
        </w:div>
        <w:div w:id="1045786793">
          <w:marLeft w:val="640"/>
          <w:marRight w:val="0"/>
          <w:marTop w:val="0"/>
          <w:marBottom w:val="0"/>
          <w:divBdr>
            <w:top w:val="none" w:sz="0" w:space="0" w:color="auto"/>
            <w:left w:val="none" w:sz="0" w:space="0" w:color="auto"/>
            <w:bottom w:val="none" w:sz="0" w:space="0" w:color="auto"/>
            <w:right w:val="none" w:sz="0" w:space="0" w:color="auto"/>
          </w:divBdr>
        </w:div>
        <w:div w:id="741173126">
          <w:marLeft w:val="640"/>
          <w:marRight w:val="0"/>
          <w:marTop w:val="0"/>
          <w:marBottom w:val="0"/>
          <w:divBdr>
            <w:top w:val="none" w:sz="0" w:space="0" w:color="auto"/>
            <w:left w:val="none" w:sz="0" w:space="0" w:color="auto"/>
            <w:bottom w:val="none" w:sz="0" w:space="0" w:color="auto"/>
            <w:right w:val="none" w:sz="0" w:space="0" w:color="auto"/>
          </w:divBdr>
        </w:div>
        <w:div w:id="882254597">
          <w:marLeft w:val="640"/>
          <w:marRight w:val="0"/>
          <w:marTop w:val="0"/>
          <w:marBottom w:val="0"/>
          <w:divBdr>
            <w:top w:val="none" w:sz="0" w:space="0" w:color="auto"/>
            <w:left w:val="none" w:sz="0" w:space="0" w:color="auto"/>
            <w:bottom w:val="none" w:sz="0" w:space="0" w:color="auto"/>
            <w:right w:val="none" w:sz="0" w:space="0" w:color="auto"/>
          </w:divBdr>
        </w:div>
        <w:div w:id="466315985">
          <w:marLeft w:val="640"/>
          <w:marRight w:val="0"/>
          <w:marTop w:val="0"/>
          <w:marBottom w:val="0"/>
          <w:divBdr>
            <w:top w:val="none" w:sz="0" w:space="0" w:color="auto"/>
            <w:left w:val="none" w:sz="0" w:space="0" w:color="auto"/>
            <w:bottom w:val="none" w:sz="0" w:space="0" w:color="auto"/>
            <w:right w:val="none" w:sz="0" w:space="0" w:color="auto"/>
          </w:divBdr>
        </w:div>
        <w:div w:id="60643796">
          <w:marLeft w:val="640"/>
          <w:marRight w:val="0"/>
          <w:marTop w:val="0"/>
          <w:marBottom w:val="0"/>
          <w:divBdr>
            <w:top w:val="none" w:sz="0" w:space="0" w:color="auto"/>
            <w:left w:val="none" w:sz="0" w:space="0" w:color="auto"/>
            <w:bottom w:val="none" w:sz="0" w:space="0" w:color="auto"/>
            <w:right w:val="none" w:sz="0" w:space="0" w:color="auto"/>
          </w:divBdr>
        </w:div>
        <w:div w:id="942761194">
          <w:marLeft w:val="640"/>
          <w:marRight w:val="0"/>
          <w:marTop w:val="0"/>
          <w:marBottom w:val="0"/>
          <w:divBdr>
            <w:top w:val="none" w:sz="0" w:space="0" w:color="auto"/>
            <w:left w:val="none" w:sz="0" w:space="0" w:color="auto"/>
            <w:bottom w:val="none" w:sz="0" w:space="0" w:color="auto"/>
            <w:right w:val="none" w:sz="0" w:space="0" w:color="auto"/>
          </w:divBdr>
        </w:div>
        <w:div w:id="495846989">
          <w:marLeft w:val="640"/>
          <w:marRight w:val="0"/>
          <w:marTop w:val="0"/>
          <w:marBottom w:val="0"/>
          <w:divBdr>
            <w:top w:val="none" w:sz="0" w:space="0" w:color="auto"/>
            <w:left w:val="none" w:sz="0" w:space="0" w:color="auto"/>
            <w:bottom w:val="none" w:sz="0" w:space="0" w:color="auto"/>
            <w:right w:val="none" w:sz="0" w:space="0" w:color="auto"/>
          </w:divBdr>
        </w:div>
        <w:div w:id="940842911">
          <w:marLeft w:val="640"/>
          <w:marRight w:val="0"/>
          <w:marTop w:val="0"/>
          <w:marBottom w:val="0"/>
          <w:divBdr>
            <w:top w:val="none" w:sz="0" w:space="0" w:color="auto"/>
            <w:left w:val="none" w:sz="0" w:space="0" w:color="auto"/>
            <w:bottom w:val="none" w:sz="0" w:space="0" w:color="auto"/>
            <w:right w:val="none" w:sz="0" w:space="0" w:color="auto"/>
          </w:divBdr>
        </w:div>
        <w:div w:id="909851019">
          <w:marLeft w:val="640"/>
          <w:marRight w:val="0"/>
          <w:marTop w:val="0"/>
          <w:marBottom w:val="0"/>
          <w:divBdr>
            <w:top w:val="none" w:sz="0" w:space="0" w:color="auto"/>
            <w:left w:val="none" w:sz="0" w:space="0" w:color="auto"/>
            <w:bottom w:val="none" w:sz="0" w:space="0" w:color="auto"/>
            <w:right w:val="none" w:sz="0" w:space="0" w:color="auto"/>
          </w:divBdr>
        </w:div>
        <w:div w:id="638807150">
          <w:marLeft w:val="640"/>
          <w:marRight w:val="0"/>
          <w:marTop w:val="0"/>
          <w:marBottom w:val="0"/>
          <w:divBdr>
            <w:top w:val="none" w:sz="0" w:space="0" w:color="auto"/>
            <w:left w:val="none" w:sz="0" w:space="0" w:color="auto"/>
            <w:bottom w:val="none" w:sz="0" w:space="0" w:color="auto"/>
            <w:right w:val="none" w:sz="0" w:space="0" w:color="auto"/>
          </w:divBdr>
        </w:div>
        <w:div w:id="1368606526">
          <w:marLeft w:val="640"/>
          <w:marRight w:val="0"/>
          <w:marTop w:val="0"/>
          <w:marBottom w:val="0"/>
          <w:divBdr>
            <w:top w:val="none" w:sz="0" w:space="0" w:color="auto"/>
            <w:left w:val="none" w:sz="0" w:space="0" w:color="auto"/>
            <w:bottom w:val="none" w:sz="0" w:space="0" w:color="auto"/>
            <w:right w:val="none" w:sz="0" w:space="0" w:color="auto"/>
          </w:divBdr>
        </w:div>
        <w:div w:id="907688272">
          <w:marLeft w:val="640"/>
          <w:marRight w:val="0"/>
          <w:marTop w:val="0"/>
          <w:marBottom w:val="0"/>
          <w:divBdr>
            <w:top w:val="none" w:sz="0" w:space="0" w:color="auto"/>
            <w:left w:val="none" w:sz="0" w:space="0" w:color="auto"/>
            <w:bottom w:val="none" w:sz="0" w:space="0" w:color="auto"/>
            <w:right w:val="none" w:sz="0" w:space="0" w:color="auto"/>
          </w:divBdr>
        </w:div>
        <w:div w:id="1131554736">
          <w:marLeft w:val="640"/>
          <w:marRight w:val="0"/>
          <w:marTop w:val="0"/>
          <w:marBottom w:val="0"/>
          <w:divBdr>
            <w:top w:val="none" w:sz="0" w:space="0" w:color="auto"/>
            <w:left w:val="none" w:sz="0" w:space="0" w:color="auto"/>
            <w:bottom w:val="none" w:sz="0" w:space="0" w:color="auto"/>
            <w:right w:val="none" w:sz="0" w:space="0" w:color="auto"/>
          </w:divBdr>
        </w:div>
        <w:div w:id="236133209">
          <w:marLeft w:val="640"/>
          <w:marRight w:val="0"/>
          <w:marTop w:val="0"/>
          <w:marBottom w:val="0"/>
          <w:divBdr>
            <w:top w:val="none" w:sz="0" w:space="0" w:color="auto"/>
            <w:left w:val="none" w:sz="0" w:space="0" w:color="auto"/>
            <w:bottom w:val="none" w:sz="0" w:space="0" w:color="auto"/>
            <w:right w:val="none" w:sz="0" w:space="0" w:color="auto"/>
          </w:divBdr>
        </w:div>
        <w:div w:id="757483333">
          <w:marLeft w:val="640"/>
          <w:marRight w:val="0"/>
          <w:marTop w:val="0"/>
          <w:marBottom w:val="0"/>
          <w:divBdr>
            <w:top w:val="none" w:sz="0" w:space="0" w:color="auto"/>
            <w:left w:val="none" w:sz="0" w:space="0" w:color="auto"/>
            <w:bottom w:val="none" w:sz="0" w:space="0" w:color="auto"/>
            <w:right w:val="none" w:sz="0" w:space="0" w:color="auto"/>
          </w:divBdr>
        </w:div>
        <w:div w:id="887300849">
          <w:marLeft w:val="640"/>
          <w:marRight w:val="0"/>
          <w:marTop w:val="0"/>
          <w:marBottom w:val="0"/>
          <w:divBdr>
            <w:top w:val="none" w:sz="0" w:space="0" w:color="auto"/>
            <w:left w:val="none" w:sz="0" w:space="0" w:color="auto"/>
            <w:bottom w:val="none" w:sz="0" w:space="0" w:color="auto"/>
            <w:right w:val="none" w:sz="0" w:space="0" w:color="auto"/>
          </w:divBdr>
        </w:div>
        <w:div w:id="2135249536">
          <w:marLeft w:val="640"/>
          <w:marRight w:val="0"/>
          <w:marTop w:val="0"/>
          <w:marBottom w:val="0"/>
          <w:divBdr>
            <w:top w:val="none" w:sz="0" w:space="0" w:color="auto"/>
            <w:left w:val="none" w:sz="0" w:space="0" w:color="auto"/>
            <w:bottom w:val="none" w:sz="0" w:space="0" w:color="auto"/>
            <w:right w:val="none" w:sz="0" w:space="0" w:color="auto"/>
          </w:divBdr>
        </w:div>
        <w:div w:id="441920128">
          <w:marLeft w:val="640"/>
          <w:marRight w:val="0"/>
          <w:marTop w:val="0"/>
          <w:marBottom w:val="0"/>
          <w:divBdr>
            <w:top w:val="none" w:sz="0" w:space="0" w:color="auto"/>
            <w:left w:val="none" w:sz="0" w:space="0" w:color="auto"/>
            <w:bottom w:val="none" w:sz="0" w:space="0" w:color="auto"/>
            <w:right w:val="none" w:sz="0" w:space="0" w:color="auto"/>
          </w:divBdr>
        </w:div>
        <w:div w:id="155340532">
          <w:marLeft w:val="640"/>
          <w:marRight w:val="0"/>
          <w:marTop w:val="0"/>
          <w:marBottom w:val="0"/>
          <w:divBdr>
            <w:top w:val="none" w:sz="0" w:space="0" w:color="auto"/>
            <w:left w:val="none" w:sz="0" w:space="0" w:color="auto"/>
            <w:bottom w:val="none" w:sz="0" w:space="0" w:color="auto"/>
            <w:right w:val="none" w:sz="0" w:space="0" w:color="auto"/>
          </w:divBdr>
        </w:div>
        <w:div w:id="48070617">
          <w:marLeft w:val="640"/>
          <w:marRight w:val="0"/>
          <w:marTop w:val="0"/>
          <w:marBottom w:val="0"/>
          <w:divBdr>
            <w:top w:val="none" w:sz="0" w:space="0" w:color="auto"/>
            <w:left w:val="none" w:sz="0" w:space="0" w:color="auto"/>
            <w:bottom w:val="none" w:sz="0" w:space="0" w:color="auto"/>
            <w:right w:val="none" w:sz="0" w:space="0" w:color="auto"/>
          </w:divBdr>
        </w:div>
        <w:div w:id="1605573234">
          <w:marLeft w:val="640"/>
          <w:marRight w:val="0"/>
          <w:marTop w:val="0"/>
          <w:marBottom w:val="0"/>
          <w:divBdr>
            <w:top w:val="none" w:sz="0" w:space="0" w:color="auto"/>
            <w:left w:val="none" w:sz="0" w:space="0" w:color="auto"/>
            <w:bottom w:val="none" w:sz="0" w:space="0" w:color="auto"/>
            <w:right w:val="none" w:sz="0" w:space="0" w:color="auto"/>
          </w:divBdr>
        </w:div>
        <w:div w:id="207649084">
          <w:marLeft w:val="640"/>
          <w:marRight w:val="0"/>
          <w:marTop w:val="0"/>
          <w:marBottom w:val="0"/>
          <w:divBdr>
            <w:top w:val="none" w:sz="0" w:space="0" w:color="auto"/>
            <w:left w:val="none" w:sz="0" w:space="0" w:color="auto"/>
            <w:bottom w:val="none" w:sz="0" w:space="0" w:color="auto"/>
            <w:right w:val="none" w:sz="0" w:space="0" w:color="auto"/>
          </w:divBdr>
        </w:div>
        <w:div w:id="768233325">
          <w:marLeft w:val="640"/>
          <w:marRight w:val="0"/>
          <w:marTop w:val="0"/>
          <w:marBottom w:val="0"/>
          <w:divBdr>
            <w:top w:val="none" w:sz="0" w:space="0" w:color="auto"/>
            <w:left w:val="none" w:sz="0" w:space="0" w:color="auto"/>
            <w:bottom w:val="none" w:sz="0" w:space="0" w:color="auto"/>
            <w:right w:val="none" w:sz="0" w:space="0" w:color="auto"/>
          </w:divBdr>
        </w:div>
        <w:div w:id="620385249">
          <w:marLeft w:val="640"/>
          <w:marRight w:val="0"/>
          <w:marTop w:val="0"/>
          <w:marBottom w:val="0"/>
          <w:divBdr>
            <w:top w:val="none" w:sz="0" w:space="0" w:color="auto"/>
            <w:left w:val="none" w:sz="0" w:space="0" w:color="auto"/>
            <w:bottom w:val="none" w:sz="0" w:space="0" w:color="auto"/>
            <w:right w:val="none" w:sz="0" w:space="0" w:color="auto"/>
          </w:divBdr>
        </w:div>
        <w:div w:id="107824597">
          <w:marLeft w:val="640"/>
          <w:marRight w:val="0"/>
          <w:marTop w:val="0"/>
          <w:marBottom w:val="0"/>
          <w:divBdr>
            <w:top w:val="none" w:sz="0" w:space="0" w:color="auto"/>
            <w:left w:val="none" w:sz="0" w:space="0" w:color="auto"/>
            <w:bottom w:val="none" w:sz="0" w:space="0" w:color="auto"/>
            <w:right w:val="none" w:sz="0" w:space="0" w:color="auto"/>
          </w:divBdr>
        </w:div>
        <w:div w:id="155071944">
          <w:marLeft w:val="640"/>
          <w:marRight w:val="0"/>
          <w:marTop w:val="0"/>
          <w:marBottom w:val="0"/>
          <w:divBdr>
            <w:top w:val="none" w:sz="0" w:space="0" w:color="auto"/>
            <w:left w:val="none" w:sz="0" w:space="0" w:color="auto"/>
            <w:bottom w:val="none" w:sz="0" w:space="0" w:color="auto"/>
            <w:right w:val="none" w:sz="0" w:space="0" w:color="auto"/>
          </w:divBdr>
        </w:div>
        <w:div w:id="1452432525">
          <w:marLeft w:val="640"/>
          <w:marRight w:val="0"/>
          <w:marTop w:val="0"/>
          <w:marBottom w:val="0"/>
          <w:divBdr>
            <w:top w:val="none" w:sz="0" w:space="0" w:color="auto"/>
            <w:left w:val="none" w:sz="0" w:space="0" w:color="auto"/>
            <w:bottom w:val="none" w:sz="0" w:space="0" w:color="auto"/>
            <w:right w:val="none" w:sz="0" w:space="0" w:color="auto"/>
          </w:divBdr>
        </w:div>
        <w:div w:id="1086029561">
          <w:marLeft w:val="640"/>
          <w:marRight w:val="0"/>
          <w:marTop w:val="0"/>
          <w:marBottom w:val="0"/>
          <w:divBdr>
            <w:top w:val="none" w:sz="0" w:space="0" w:color="auto"/>
            <w:left w:val="none" w:sz="0" w:space="0" w:color="auto"/>
            <w:bottom w:val="none" w:sz="0" w:space="0" w:color="auto"/>
            <w:right w:val="none" w:sz="0" w:space="0" w:color="auto"/>
          </w:divBdr>
        </w:div>
        <w:div w:id="1108548127">
          <w:marLeft w:val="640"/>
          <w:marRight w:val="0"/>
          <w:marTop w:val="0"/>
          <w:marBottom w:val="0"/>
          <w:divBdr>
            <w:top w:val="none" w:sz="0" w:space="0" w:color="auto"/>
            <w:left w:val="none" w:sz="0" w:space="0" w:color="auto"/>
            <w:bottom w:val="none" w:sz="0" w:space="0" w:color="auto"/>
            <w:right w:val="none" w:sz="0" w:space="0" w:color="auto"/>
          </w:divBdr>
        </w:div>
        <w:div w:id="879172636">
          <w:marLeft w:val="640"/>
          <w:marRight w:val="0"/>
          <w:marTop w:val="0"/>
          <w:marBottom w:val="0"/>
          <w:divBdr>
            <w:top w:val="none" w:sz="0" w:space="0" w:color="auto"/>
            <w:left w:val="none" w:sz="0" w:space="0" w:color="auto"/>
            <w:bottom w:val="none" w:sz="0" w:space="0" w:color="auto"/>
            <w:right w:val="none" w:sz="0" w:space="0" w:color="auto"/>
          </w:divBdr>
        </w:div>
        <w:div w:id="1568421315">
          <w:marLeft w:val="640"/>
          <w:marRight w:val="0"/>
          <w:marTop w:val="0"/>
          <w:marBottom w:val="0"/>
          <w:divBdr>
            <w:top w:val="none" w:sz="0" w:space="0" w:color="auto"/>
            <w:left w:val="none" w:sz="0" w:space="0" w:color="auto"/>
            <w:bottom w:val="none" w:sz="0" w:space="0" w:color="auto"/>
            <w:right w:val="none" w:sz="0" w:space="0" w:color="auto"/>
          </w:divBdr>
        </w:div>
        <w:div w:id="383453685">
          <w:marLeft w:val="640"/>
          <w:marRight w:val="0"/>
          <w:marTop w:val="0"/>
          <w:marBottom w:val="0"/>
          <w:divBdr>
            <w:top w:val="none" w:sz="0" w:space="0" w:color="auto"/>
            <w:left w:val="none" w:sz="0" w:space="0" w:color="auto"/>
            <w:bottom w:val="none" w:sz="0" w:space="0" w:color="auto"/>
            <w:right w:val="none" w:sz="0" w:space="0" w:color="auto"/>
          </w:divBdr>
        </w:div>
        <w:div w:id="162747324">
          <w:marLeft w:val="640"/>
          <w:marRight w:val="0"/>
          <w:marTop w:val="0"/>
          <w:marBottom w:val="0"/>
          <w:divBdr>
            <w:top w:val="none" w:sz="0" w:space="0" w:color="auto"/>
            <w:left w:val="none" w:sz="0" w:space="0" w:color="auto"/>
            <w:bottom w:val="none" w:sz="0" w:space="0" w:color="auto"/>
            <w:right w:val="none" w:sz="0" w:space="0" w:color="auto"/>
          </w:divBdr>
        </w:div>
        <w:div w:id="1656031046">
          <w:marLeft w:val="640"/>
          <w:marRight w:val="0"/>
          <w:marTop w:val="0"/>
          <w:marBottom w:val="0"/>
          <w:divBdr>
            <w:top w:val="none" w:sz="0" w:space="0" w:color="auto"/>
            <w:left w:val="none" w:sz="0" w:space="0" w:color="auto"/>
            <w:bottom w:val="none" w:sz="0" w:space="0" w:color="auto"/>
            <w:right w:val="none" w:sz="0" w:space="0" w:color="auto"/>
          </w:divBdr>
        </w:div>
        <w:div w:id="552279381">
          <w:marLeft w:val="640"/>
          <w:marRight w:val="0"/>
          <w:marTop w:val="0"/>
          <w:marBottom w:val="0"/>
          <w:divBdr>
            <w:top w:val="none" w:sz="0" w:space="0" w:color="auto"/>
            <w:left w:val="none" w:sz="0" w:space="0" w:color="auto"/>
            <w:bottom w:val="none" w:sz="0" w:space="0" w:color="auto"/>
            <w:right w:val="none" w:sz="0" w:space="0" w:color="auto"/>
          </w:divBdr>
        </w:div>
        <w:div w:id="1504080431">
          <w:marLeft w:val="640"/>
          <w:marRight w:val="0"/>
          <w:marTop w:val="0"/>
          <w:marBottom w:val="0"/>
          <w:divBdr>
            <w:top w:val="none" w:sz="0" w:space="0" w:color="auto"/>
            <w:left w:val="none" w:sz="0" w:space="0" w:color="auto"/>
            <w:bottom w:val="none" w:sz="0" w:space="0" w:color="auto"/>
            <w:right w:val="none" w:sz="0" w:space="0" w:color="auto"/>
          </w:divBdr>
        </w:div>
        <w:div w:id="252008733">
          <w:marLeft w:val="640"/>
          <w:marRight w:val="0"/>
          <w:marTop w:val="0"/>
          <w:marBottom w:val="0"/>
          <w:divBdr>
            <w:top w:val="none" w:sz="0" w:space="0" w:color="auto"/>
            <w:left w:val="none" w:sz="0" w:space="0" w:color="auto"/>
            <w:bottom w:val="none" w:sz="0" w:space="0" w:color="auto"/>
            <w:right w:val="none" w:sz="0" w:space="0" w:color="auto"/>
          </w:divBdr>
        </w:div>
        <w:div w:id="1178231677">
          <w:marLeft w:val="640"/>
          <w:marRight w:val="0"/>
          <w:marTop w:val="0"/>
          <w:marBottom w:val="0"/>
          <w:divBdr>
            <w:top w:val="none" w:sz="0" w:space="0" w:color="auto"/>
            <w:left w:val="none" w:sz="0" w:space="0" w:color="auto"/>
            <w:bottom w:val="none" w:sz="0" w:space="0" w:color="auto"/>
            <w:right w:val="none" w:sz="0" w:space="0" w:color="auto"/>
          </w:divBdr>
        </w:div>
        <w:div w:id="1542741503">
          <w:marLeft w:val="640"/>
          <w:marRight w:val="0"/>
          <w:marTop w:val="0"/>
          <w:marBottom w:val="0"/>
          <w:divBdr>
            <w:top w:val="none" w:sz="0" w:space="0" w:color="auto"/>
            <w:left w:val="none" w:sz="0" w:space="0" w:color="auto"/>
            <w:bottom w:val="none" w:sz="0" w:space="0" w:color="auto"/>
            <w:right w:val="none" w:sz="0" w:space="0" w:color="auto"/>
          </w:divBdr>
        </w:div>
        <w:div w:id="741685597">
          <w:marLeft w:val="640"/>
          <w:marRight w:val="0"/>
          <w:marTop w:val="0"/>
          <w:marBottom w:val="0"/>
          <w:divBdr>
            <w:top w:val="none" w:sz="0" w:space="0" w:color="auto"/>
            <w:left w:val="none" w:sz="0" w:space="0" w:color="auto"/>
            <w:bottom w:val="none" w:sz="0" w:space="0" w:color="auto"/>
            <w:right w:val="none" w:sz="0" w:space="0" w:color="auto"/>
          </w:divBdr>
        </w:div>
        <w:div w:id="1033456650">
          <w:marLeft w:val="640"/>
          <w:marRight w:val="0"/>
          <w:marTop w:val="0"/>
          <w:marBottom w:val="0"/>
          <w:divBdr>
            <w:top w:val="none" w:sz="0" w:space="0" w:color="auto"/>
            <w:left w:val="none" w:sz="0" w:space="0" w:color="auto"/>
            <w:bottom w:val="none" w:sz="0" w:space="0" w:color="auto"/>
            <w:right w:val="none" w:sz="0" w:space="0" w:color="auto"/>
          </w:divBdr>
        </w:div>
        <w:div w:id="785583109">
          <w:marLeft w:val="640"/>
          <w:marRight w:val="0"/>
          <w:marTop w:val="0"/>
          <w:marBottom w:val="0"/>
          <w:divBdr>
            <w:top w:val="none" w:sz="0" w:space="0" w:color="auto"/>
            <w:left w:val="none" w:sz="0" w:space="0" w:color="auto"/>
            <w:bottom w:val="none" w:sz="0" w:space="0" w:color="auto"/>
            <w:right w:val="none" w:sz="0" w:space="0" w:color="auto"/>
          </w:divBdr>
        </w:div>
        <w:div w:id="384139205">
          <w:marLeft w:val="640"/>
          <w:marRight w:val="0"/>
          <w:marTop w:val="0"/>
          <w:marBottom w:val="0"/>
          <w:divBdr>
            <w:top w:val="none" w:sz="0" w:space="0" w:color="auto"/>
            <w:left w:val="none" w:sz="0" w:space="0" w:color="auto"/>
            <w:bottom w:val="none" w:sz="0" w:space="0" w:color="auto"/>
            <w:right w:val="none" w:sz="0" w:space="0" w:color="auto"/>
          </w:divBdr>
        </w:div>
        <w:div w:id="1643387415">
          <w:marLeft w:val="640"/>
          <w:marRight w:val="0"/>
          <w:marTop w:val="0"/>
          <w:marBottom w:val="0"/>
          <w:divBdr>
            <w:top w:val="none" w:sz="0" w:space="0" w:color="auto"/>
            <w:left w:val="none" w:sz="0" w:space="0" w:color="auto"/>
            <w:bottom w:val="none" w:sz="0" w:space="0" w:color="auto"/>
            <w:right w:val="none" w:sz="0" w:space="0" w:color="auto"/>
          </w:divBdr>
        </w:div>
        <w:div w:id="2096510400">
          <w:marLeft w:val="640"/>
          <w:marRight w:val="0"/>
          <w:marTop w:val="0"/>
          <w:marBottom w:val="0"/>
          <w:divBdr>
            <w:top w:val="none" w:sz="0" w:space="0" w:color="auto"/>
            <w:left w:val="none" w:sz="0" w:space="0" w:color="auto"/>
            <w:bottom w:val="none" w:sz="0" w:space="0" w:color="auto"/>
            <w:right w:val="none" w:sz="0" w:space="0" w:color="auto"/>
          </w:divBdr>
        </w:div>
        <w:div w:id="561595614">
          <w:marLeft w:val="640"/>
          <w:marRight w:val="0"/>
          <w:marTop w:val="0"/>
          <w:marBottom w:val="0"/>
          <w:divBdr>
            <w:top w:val="none" w:sz="0" w:space="0" w:color="auto"/>
            <w:left w:val="none" w:sz="0" w:space="0" w:color="auto"/>
            <w:bottom w:val="none" w:sz="0" w:space="0" w:color="auto"/>
            <w:right w:val="none" w:sz="0" w:space="0" w:color="auto"/>
          </w:divBdr>
        </w:div>
        <w:div w:id="239027968">
          <w:marLeft w:val="640"/>
          <w:marRight w:val="0"/>
          <w:marTop w:val="0"/>
          <w:marBottom w:val="0"/>
          <w:divBdr>
            <w:top w:val="none" w:sz="0" w:space="0" w:color="auto"/>
            <w:left w:val="none" w:sz="0" w:space="0" w:color="auto"/>
            <w:bottom w:val="none" w:sz="0" w:space="0" w:color="auto"/>
            <w:right w:val="none" w:sz="0" w:space="0" w:color="auto"/>
          </w:divBdr>
        </w:div>
        <w:div w:id="1670138508">
          <w:marLeft w:val="640"/>
          <w:marRight w:val="0"/>
          <w:marTop w:val="0"/>
          <w:marBottom w:val="0"/>
          <w:divBdr>
            <w:top w:val="none" w:sz="0" w:space="0" w:color="auto"/>
            <w:left w:val="none" w:sz="0" w:space="0" w:color="auto"/>
            <w:bottom w:val="none" w:sz="0" w:space="0" w:color="auto"/>
            <w:right w:val="none" w:sz="0" w:space="0" w:color="auto"/>
          </w:divBdr>
        </w:div>
        <w:div w:id="155651208">
          <w:marLeft w:val="640"/>
          <w:marRight w:val="0"/>
          <w:marTop w:val="0"/>
          <w:marBottom w:val="0"/>
          <w:divBdr>
            <w:top w:val="none" w:sz="0" w:space="0" w:color="auto"/>
            <w:left w:val="none" w:sz="0" w:space="0" w:color="auto"/>
            <w:bottom w:val="none" w:sz="0" w:space="0" w:color="auto"/>
            <w:right w:val="none" w:sz="0" w:space="0" w:color="auto"/>
          </w:divBdr>
        </w:div>
        <w:div w:id="1128082539">
          <w:marLeft w:val="640"/>
          <w:marRight w:val="0"/>
          <w:marTop w:val="0"/>
          <w:marBottom w:val="0"/>
          <w:divBdr>
            <w:top w:val="none" w:sz="0" w:space="0" w:color="auto"/>
            <w:left w:val="none" w:sz="0" w:space="0" w:color="auto"/>
            <w:bottom w:val="none" w:sz="0" w:space="0" w:color="auto"/>
            <w:right w:val="none" w:sz="0" w:space="0" w:color="auto"/>
          </w:divBdr>
        </w:div>
        <w:div w:id="516429491">
          <w:marLeft w:val="640"/>
          <w:marRight w:val="0"/>
          <w:marTop w:val="0"/>
          <w:marBottom w:val="0"/>
          <w:divBdr>
            <w:top w:val="none" w:sz="0" w:space="0" w:color="auto"/>
            <w:left w:val="none" w:sz="0" w:space="0" w:color="auto"/>
            <w:bottom w:val="none" w:sz="0" w:space="0" w:color="auto"/>
            <w:right w:val="none" w:sz="0" w:space="0" w:color="auto"/>
          </w:divBdr>
        </w:div>
        <w:div w:id="1683900475">
          <w:marLeft w:val="640"/>
          <w:marRight w:val="0"/>
          <w:marTop w:val="0"/>
          <w:marBottom w:val="0"/>
          <w:divBdr>
            <w:top w:val="none" w:sz="0" w:space="0" w:color="auto"/>
            <w:left w:val="none" w:sz="0" w:space="0" w:color="auto"/>
            <w:bottom w:val="none" w:sz="0" w:space="0" w:color="auto"/>
            <w:right w:val="none" w:sz="0" w:space="0" w:color="auto"/>
          </w:divBdr>
        </w:div>
        <w:div w:id="419758607">
          <w:marLeft w:val="640"/>
          <w:marRight w:val="0"/>
          <w:marTop w:val="0"/>
          <w:marBottom w:val="0"/>
          <w:divBdr>
            <w:top w:val="none" w:sz="0" w:space="0" w:color="auto"/>
            <w:left w:val="none" w:sz="0" w:space="0" w:color="auto"/>
            <w:bottom w:val="none" w:sz="0" w:space="0" w:color="auto"/>
            <w:right w:val="none" w:sz="0" w:space="0" w:color="auto"/>
          </w:divBdr>
        </w:div>
        <w:div w:id="1875338243">
          <w:marLeft w:val="640"/>
          <w:marRight w:val="0"/>
          <w:marTop w:val="0"/>
          <w:marBottom w:val="0"/>
          <w:divBdr>
            <w:top w:val="none" w:sz="0" w:space="0" w:color="auto"/>
            <w:left w:val="none" w:sz="0" w:space="0" w:color="auto"/>
            <w:bottom w:val="none" w:sz="0" w:space="0" w:color="auto"/>
            <w:right w:val="none" w:sz="0" w:space="0" w:color="auto"/>
          </w:divBdr>
        </w:div>
        <w:div w:id="1543593710">
          <w:marLeft w:val="640"/>
          <w:marRight w:val="0"/>
          <w:marTop w:val="0"/>
          <w:marBottom w:val="0"/>
          <w:divBdr>
            <w:top w:val="none" w:sz="0" w:space="0" w:color="auto"/>
            <w:left w:val="none" w:sz="0" w:space="0" w:color="auto"/>
            <w:bottom w:val="none" w:sz="0" w:space="0" w:color="auto"/>
            <w:right w:val="none" w:sz="0" w:space="0" w:color="auto"/>
          </w:divBdr>
        </w:div>
        <w:div w:id="1754625686">
          <w:marLeft w:val="640"/>
          <w:marRight w:val="0"/>
          <w:marTop w:val="0"/>
          <w:marBottom w:val="0"/>
          <w:divBdr>
            <w:top w:val="none" w:sz="0" w:space="0" w:color="auto"/>
            <w:left w:val="none" w:sz="0" w:space="0" w:color="auto"/>
            <w:bottom w:val="none" w:sz="0" w:space="0" w:color="auto"/>
            <w:right w:val="none" w:sz="0" w:space="0" w:color="auto"/>
          </w:divBdr>
        </w:div>
      </w:divsChild>
    </w:div>
    <w:div w:id="1957060551">
      <w:bodyDiv w:val="1"/>
      <w:marLeft w:val="0"/>
      <w:marRight w:val="0"/>
      <w:marTop w:val="0"/>
      <w:marBottom w:val="0"/>
      <w:divBdr>
        <w:top w:val="none" w:sz="0" w:space="0" w:color="auto"/>
        <w:left w:val="none" w:sz="0" w:space="0" w:color="auto"/>
        <w:bottom w:val="none" w:sz="0" w:space="0" w:color="auto"/>
        <w:right w:val="none" w:sz="0" w:space="0" w:color="auto"/>
      </w:divBdr>
      <w:divsChild>
        <w:div w:id="1094789752">
          <w:marLeft w:val="640"/>
          <w:marRight w:val="0"/>
          <w:marTop w:val="0"/>
          <w:marBottom w:val="0"/>
          <w:divBdr>
            <w:top w:val="none" w:sz="0" w:space="0" w:color="auto"/>
            <w:left w:val="none" w:sz="0" w:space="0" w:color="auto"/>
            <w:bottom w:val="none" w:sz="0" w:space="0" w:color="auto"/>
            <w:right w:val="none" w:sz="0" w:space="0" w:color="auto"/>
          </w:divBdr>
        </w:div>
        <w:div w:id="1218007162">
          <w:marLeft w:val="640"/>
          <w:marRight w:val="0"/>
          <w:marTop w:val="0"/>
          <w:marBottom w:val="0"/>
          <w:divBdr>
            <w:top w:val="none" w:sz="0" w:space="0" w:color="auto"/>
            <w:left w:val="none" w:sz="0" w:space="0" w:color="auto"/>
            <w:bottom w:val="none" w:sz="0" w:space="0" w:color="auto"/>
            <w:right w:val="none" w:sz="0" w:space="0" w:color="auto"/>
          </w:divBdr>
        </w:div>
        <w:div w:id="1738624989">
          <w:marLeft w:val="640"/>
          <w:marRight w:val="0"/>
          <w:marTop w:val="0"/>
          <w:marBottom w:val="0"/>
          <w:divBdr>
            <w:top w:val="none" w:sz="0" w:space="0" w:color="auto"/>
            <w:left w:val="none" w:sz="0" w:space="0" w:color="auto"/>
            <w:bottom w:val="none" w:sz="0" w:space="0" w:color="auto"/>
            <w:right w:val="none" w:sz="0" w:space="0" w:color="auto"/>
          </w:divBdr>
        </w:div>
        <w:div w:id="1798600981">
          <w:marLeft w:val="640"/>
          <w:marRight w:val="0"/>
          <w:marTop w:val="0"/>
          <w:marBottom w:val="0"/>
          <w:divBdr>
            <w:top w:val="none" w:sz="0" w:space="0" w:color="auto"/>
            <w:left w:val="none" w:sz="0" w:space="0" w:color="auto"/>
            <w:bottom w:val="none" w:sz="0" w:space="0" w:color="auto"/>
            <w:right w:val="none" w:sz="0" w:space="0" w:color="auto"/>
          </w:divBdr>
        </w:div>
        <w:div w:id="1177693927">
          <w:marLeft w:val="640"/>
          <w:marRight w:val="0"/>
          <w:marTop w:val="0"/>
          <w:marBottom w:val="0"/>
          <w:divBdr>
            <w:top w:val="none" w:sz="0" w:space="0" w:color="auto"/>
            <w:left w:val="none" w:sz="0" w:space="0" w:color="auto"/>
            <w:bottom w:val="none" w:sz="0" w:space="0" w:color="auto"/>
            <w:right w:val="none" w:sz="0" w:space="0" w:color="auto"/>
          </w:divBdr>
        </w:div>
        <w:div w:id="1584603890">
          <w:marLeft w:val="640"/>
          <w:marRight w:val="0"/>
          <w:marTop w:val="0"/>
          <w:marBottom w:val="0"/>
          <w:divBdr>
            <w:top w:val="none" w:sz="0" w:space="0" w:color="auto"/>
            <w:left w:val="none" w:sz="0" w:space="0" w:color="auto"/>
            <w:bottom w:val="none" w:sz="0" w:space="0" w:color="auto"/>
            <w:right w:val="none" w:sz="0" w:space="0" w:color="auto"/>
          </w:divBdr>
        </w:div>
        <w:div w:id="638534501">
          <w:marLeft w:val="640"/>
          <w:marRight w:val="0"/>
          <w:marTop w:val="0"/>
          <w:marBottom w:val="0"/>
          <w:divBdr>
            <w:top w:val="none" w:sz="0" w:space="0" w:color="auto"/>
            <w:left w:val="none" w:sz="0" w:space="0" w:color="auto"/>
            <w:bottom w:val="none" w:sz="0" w:space="0" w:color="auto"/>
            <w:right w:val="none" w:sz="0" w:space="0" w:color="auto"/>
          </w:divBdr>
        </w:div>
        <w:div w:id="570119045">
          <w:marLeft w:val="640"/>
          <w:marRight w:val="0"/>
          <w:marTop w:val="0"/>
          <w:marBottom w:val="0"/>
          <w:divBdr>
            <w:top w:val="none" w:sz="0" w:space="0" w:color="auto"/>
            <w:left w:val="none" w:sz="0" w:space="0" w:color="auto"/>
            <w:bottom w:val="none" w:sz="0" w:space="0" w:color="auto"/>
            <w:right w:val="none" w:sz="0" w:space="0" w:color="auto"/>
          </w:divBdr>
        </w:div>
        <w:div w:id="635910892">
          <w:marLeft w:val="640"/>
          <w:marRight w:val="0"/>
          <w:marTop w:val="0"/>
          <w:marBottom w:val="0"/>
          <w:divBdr>
            <w:top w:val="none" w:sz="0" w:space="0" w:color="auto"/>
            <w:left w:val="none" w:sz="0" w:space="0" w:color="auto"/>
            <w:bottom w:val="none" w:sz="0" w:space="0" w:color="auto"/>
            <w:right w:val="none" w:sz="0" w:space="0" w:color="auto"/>
          </w:divBdr>
        </w:div>
        <w:div w:id="449013123">
          <w:marLeft w:val="640"/>
          <w:marRight w:val="0"/>
          <w:marTop w:val="0"/>
          <w:marBottom w:val="0"/>
          <w:divBdr>
            <w:top w:val="none" w:sz="0" w:space="0" w:color="auto"/>
            <w:left w:val="none" w:sz="0" w:space="0" w:color="auto"/>
            <w:bottom w:val="none" w:sz="0" w:space="0" w:color="auto"/>
            <w:right w:val="none" w:sz="0" w:space="0" w:color="auto"/>
          </w:divBdr>
        </w:div>
        <w:div w:id="1996645954">
          <w:marLeft w:val="640"/>
          <w:marRight w:val="0"/>
          <w:marTop w:val="0"/>
          <w:marBottom w:val="0"/>
          <w:divBdr>
            <w:top w:val="none" w:sz="0" w:space="0" w:color="auto"/>
            <w:left w:val="none" w:sz="0" w:space="0" w:color="auto"/>
            <w:bottom w:val="none" w:sz="0" w:space="0" w:color="auto"/>
            <w:right w:val="none" w:sz="0" w:space="0" w:color="auto"/>
          </w:divBdr>
        </w:div>
        <w:div w:id="710885099">
          <w:marLeft w:val="640"/>
          <w:marRight w:val="0"/>
          <w:marTop w:val="0"/>
          <w:marBottom w:val="0"/>
          <w:divBdr>
            <w:top w:val="none" w:sz="0" w:space="0" w:color="auto"/>
            <w:left w:val="none" w:sz="0" w:space="0" w:color="auto"/>
            <w:bottom w:val="none" w:sz="0" w:space="0" w:color="auto"/>
            <w:right w:val="none" w:sz="0" w:space="0" w:color="auto"/>
          </w:divBdr>
        </w:div>
        <w:div w:id="1486896764">
          <w:marLeft w:val="640"/>
          <w:marRight w:val="0"/>
          <w:marTop w:val="0"/>
          <w:marBottom w:val="0"/>
          <w:divBdr>
            <w:top w:val="none" w:sz="0" w:space="0" w:color="auto"/>
            <w:left w:val="none" w:sz="0" w:space="0" w:color="auto"/>
            <w:bottom w:val="none" w:sz="0" w:space="0" w:color="auto"/>
            <w:right w:val="none" w:sz="0" w:space="0" w:color="auto"/>
          </w:divBdr>
        </w:div>
        <w:div w:id="999388361">
          <w:marLeft w:val="640"/>
          <w:marRight w:val="0"/>
          <w:marTop w:val="0"/>
          <w:marBottom w:val="0"/>
          <w:divBdr>
            <w:top w:val="none" w:sz="0" w:space="0" w:color="auto"/>
            <w:left w:val="none" w:sz="0" w:space="0" w:color="auto"/>
            <w:bottom w:val="none" w:sz="0" w:space="0" w:color="auto"/>
            <w:right w:val="none" w:sz="0" w:space="0" w:color="auto"/>
          </w:divBdr>
        </w:div>
        <w:div w:id="1775899403">
          <w:marLeft w:val="640"/>
          <w:marRight w:val="0"/>
          <w:marTop w:val="0"/>
          <w:marBottom w:val="0"/>
          <w:divBdr>
            <w:top w:val="none" w:sz="0" w:space="0" w:color="auto"/>
            <w:left w:val="none" w:sz="0" w:space="0" w:color="auto"/>
            <w:bottom w:val="none" w:sz="0" w:space="0" w:color="auto"/>
            <w:right w:val="none" w:sz="0" w:space="0" w:color="auto"/>
          </w:divBdr>
        </w:div>
        <w:div w:id="170418843">
          <w:marLeft w:val="640"/>
          <w:marRight w:val="0"/>
          <w:marTop w:val="0"/>
          <w:marBottom w:val="0"/>
          <w:divBdr>
            <w:top w:val="none" w:sz="0" w:space="0" w:color="auto"/>
            <w:left w:val="none" w:sz="0" w:space="0" w:color="auto"/>
            <w:bottom w:val="none" w:sz="0" w:space="0" w:color="auto"/>
            <w:right w:val="none" w:sz="0" w:space="0" w:color="auto"/>
          </w:divBdr>
        </w:div>
        <w:div w:id="2060205733">
          <w:marLeft w:val="640"/>
          <w:marRight w:val="0"/>
          <w:marTop w:val="0"/>
          <w:marBottom w:val="0"/>
          <w:divBdr>
            <w:top w:val="none" w:sz="0" w:space="0" w:color="auto"/>
            <w:left w:val="none" w:sz="0" w:space="0" w:color="auto"/>
            <w:bottom w:val="none" w:sz="0" w:space="0" w:color="auto"/>
            <w:right w:val="none" w:sz="0" w:space="0" w:color="auto"/>
          </w:divBdr>
        </w:div>
        <w:div w:id="1473400856">
          <w:marLeft w:val="640"/>
          <w:marRight w:val="0"/>
          <w:marTop w:val="0"/>
          <w:marBottom w:val="0"/>
          <w:divBdr>
            <w:top w:val="none" w:sz="0" w:space="0" w:color="auto"/>
            <w:left w:val="none" w:sz="0" w:space="0" w:color="auto"/>
            <w:bottom w:val="none" w:sz="0" w:space="0" w:color="auto"/>
            <w:right w:val="none" w:sz="0" w:space="0" w:color="auto"/>
          </w:divBdr>
        </w:div>
        <w:div w:id="1202864669">
          <w:marLeft w:val="640"/>
          <w:marRight w:val="0"/>
          <w:marTop w:val="0"/>
          <w:marBottom w:val="0"/>
          <w:divBdr>
            <w:top w:val="none" w:sz="0" w:space="0" w:color="auto"/>
            <w:left w:val="none" w:sz="0" w:space="0" w:color="auto"/>
            <w:bottom w:val="none" w:sz="0" w:space="0" w:color="auto"/>
            <w:right w:val="none" w:sz="0" w:space="0" w:color="auto"/>
          </w:divBdr>
        </w:div>
        <w:div w:id="1906137214">
          <w:marLeft w:val="640"/>
          <w:marRight w:val="0"/>
          <w:marTop w:val="0"/>
          <w:marBottom w:val="0"/>
          <w:divBdr>
            <w:top w:val="none" w:sz="0" w:space="0" w:color="auto"/>
            <w:left w:val="none" w:sz="0" w:space="0" w:color="auto"/>
            <w:bottom w:val="none" w:sz="0" w:space="0" w:color="auto"/>
            <w:right w:val="none" w:sz="0" w:space="0" w:color="auto"/>
          </w:divBdr>
        </w:div>
        <w:div w:id="2120024353">
          <w:marLeft w:val="640"/>
          <w:marRight w:val="0"/>
          <w:marTop w:val="0"/>
          <w:marBottom w:val="0"/>
          <w:divBdr>
            <w:top w:val="none" w:sz="0" w:space="0" w:color="auto"/>
            <w:left w:val="none" w:sz="0" w:space="0" w:color="auto"/>
            <w:bottom w:val="none" w:sz="0" w:space="0" w:color="auto"/>
            <w:right w:val="none" w:sz="0" w:space="0" w:color="auto"/>
          </w:divBdr>
        </w:div>
        <w:div w:id="1173836183">
          <w:marLeft w:val="640"/>
          <w:marRight w:val="0"/>
          <w:marTop w:val="0"/>
          <w:marBottom w:val="0"/>
          <w:divBdr>
            <w:top w:val="none" w:sz="0" w:space="0" w:color="auto"/>
            <w:left w:val="none" w:sz="0" w:space="0" w:color="auto"/>
            <w:bottom w:val="none" w:sz="0" w:space="0" w:color="auto"/>
            <w:right w:val="none" w:sz="0" w:space="0" w:color="auto"/>
          </w:divBdr>
        </w:div>
        <w:div w:id="466583019">
          <w:marLeft w:val="640"/>
          <w:marRight w:val="0"/>
          <w:marTop w:val="0"/>
          <w:marBottom w:val="0"/>
          <w:divBdr>
            <w:top w:val="none" w:sz="0" w:space="0" w:color="auto"/>
            <w:left w:val="none" w:sz="0" w:space="0" w:color="auto"/>
            <w:bottom w:val="none" w:sz="0" w:space="0" w:color="auto"/>
            <w:right w:val="none" w:sz="0" w:space="0" w:color="auto"/>
          </w:divBdr>
        </w:div>
        <w:div w:id="1537616144">
          <w:marLeft w:val="640"/>
          <w:marRight w:val="0"/>
          <w:marTop w:val="0"/>
          <w:marBottom w:val="0"/>
          <w:divBdr>
            <w:top w:val="none" w:sz="0" w:space="0" w:color="auto"/>
            <w:left w:val="none" w:sz="0" w:space="0" w:color="auto"/>
            <w:bottom w:val="none" w:sz="0" w:space="0" w:color="auto"/>
            <w:right w:val="none" w:sz="0" w:space="0" w:color="auto"/>
          </w:divBdr>
        </w:div>
        <w:div w:id="1802193022">
          <w:marLeft w:val="640"/>
          <w:marRight w:val="0"/>
          <w:marTop w:val="0"/>
          <w:marBottom w:val="0"/>
          <w:divBdr>
            <w:top w:val="none" w:sz="0" w:space="0" w:color="auto"/>
            <w:left w:val="none" w:sz="0" w:space="0" w:color="auto"/>
            <w:bottom w:val="none" w:sz="0" w:space="0" w:color="auto"/>
            <w:right w:val="none" w:sz="0" w:space="0" w:color="auto"/>
          </w:divBdr>
        </w:div>
        <w:div w:id="773861026">
          <w:marLeft w:val="640"/>
          <w:marRight w:val="0"/>
          <w:marTop w:val="0"/>
          <w:marBottom w:val="0"/>
          <w:divBdr>
            <w:top w:val="none" w:sz="0" w:space="0" w:color="auto"/>
            <w:left w:val="none" w:sz="0" w:space="0" w:color="auto"/>
            <w:bottom w:val="none" w:sz="0" w:space="0" w:color="auto"/>
            <w:right w:val="none" w:sz="0" w:space="0" w:color="auto"/>
          </w:divBdr>
        </w:div>
        <w:div w:id="375353020">
          <w:marLeft w:val="640"/>
          <w:marRight w:val="0"/>
          <w:marTop w:val="0"/>
          <w:marBottom w:val="0"/>
          <w:divBdr>
            <w:top w:val="none" w:sz="0" w:space="0" w:color="auto"/>
            <w:left w:val="none" w:sz="0" w:space="0" w:color="auto"/>
            <w:bottom w:val="none" w:sz="0" w:space="0" w:color="auto"/>
            <w:right w:val="none" w:sz="0" w:space="0" w:color="auto"/>
          </w:divBdr>
        </w:div>
        <w:div w:id="1396320856">
          <w:marLeft w:val="640"/>
          <w:marRight w:val="0"/>
          <w:marTop w:val="0"/>
          <w:marBottom w:val="0"/>
          <w:divBdr>
            <w:top w:val="none" w:sz="0" w:space="0" w:color="auto"/>
            <w:left w:val="none" w:sz="0" w:space="0" w:color="auto"/>
            <w:bottom w:val="none" w:sz="0" w:space="0" w:color="auto"/>
            <w:right w:val="none" w:sz="0" w:space="0" w:color="auto"/>
          </w:divBdr>
        </w:div>
        <w:div w:id="269168877">
          <w:marLeft w:val="640"/>
          <w:marRight w:val="0"/>
          <w:marTop w:val="0"/>
          <w:marBottom w:val="0"/>
          <w:divBdr>
            <w:top w:val="none" w:sz="0" w:space="0" w:color="auto"/>
            <w:left w:val="none" w:sz="0" w:space="0" w:color="auto"/>
            <w:bottom w:val="none" w:sz="0" w:space="0" w:color="auto"/>
            <w:right w:val="none" w:sz="0" w:space="0" w:color="auto"/>
          </w:divBdr>
        </w:div>
        <w:div w:id="18094533">
          <w:marLeft w:val="640"/>
          <w:marRight w:val="0"/>
          <w:marTop w:val="0"/>
          <w:marBottom w:val="0"/>
          <w:divBdr>
            <w:top w:val="none" w:sz="0" w:space="0" w:color="auto"/>
            <w:left w:val="none" w:sz="0" w:space="0" w:color="auto"/>
            <w:bottom w:val="none" w:sz="0" w:space="0" w:color="auto"/>
            <w:right w:val="none" w:sz="0" w:space="0" w:color="auto"/>
          </w:divBdr>
        </w:div>
        <w:div w:id="399449790">
          <w:marLeft w:val="640"/>
          <w:marRight w:val="0"/>
          <w:marTop w:val="0"/>
          <w:marBottom w:val="0"/>
          <w:divBdr>
            <w:top w:val="none" w:sz="0" w:space="0" w:color="auto"/>
            <w:left w:val="none" w:sz="0" w:space="0" w:color="auto"/>
            <w:bottom w:val="none" w:sz="0" w:space="0" w:color="auto"/>
            <w:right w:val="none" w:sz="0" w:space="0" w:color="auto"/>
          </w:divBdr>
        </w:div>
        <w:div w:id="2052029979">
          <w:marLeft w:val="640"/>
          <w:marRight w:val="0"/>
          <w:marTop w:val="0"/>
          <w:marBottom w:val="0"/>
          <w:divBdr>
            <w:top w:val="none" w:sz="0" w:space="0" w:color="auto"/>
            <w:left w:val="none" w:sz="0" w:space="0" w:color="auto"/>
            <w:bottom w:val="none" w:sz="0" w:space="0" w:color="auto"/>
            <w:right w:val="none" w:sz="0" w:space="0" w:color="auto"/>
          </w:divBdr>
        </w:div>
        <w:div w:id="1900435614">
          <w:marLeft w:val="640"/>
          <w:marRight w:val="0"/>
          <w:marTop w:val="0"/>
          <w:marBottom w:val="0"/>
          <w:divBdr>
            <w:top w:val="none" w:sz="0" w:space="0" w:color="auto"/>
            <w:left w:val="none" w:sz="0" w:space="0" w:color="auto"/>
            <w:bottom w:val="none" w:sz="0" w:space="0" w:color="auto"/>
            <w:right w:val="none" w:sz="0" w:space="0" w:color="auto"/>
          </w:divBdr>
        </w:div>
        <w:div w:id="1202089482">
          <w:marLeft w:val="640"/>
          <w:marRight w:val="0"/>
          <w:marTop w:val="0"/>
          <w:marBottom w:val="0"/>
          <w:divBdr>
            <w:top w:val="none" w:sz="0" w:space="0" w:color="auto"/>
            <w:left w:val="none" w:sz="0" w:space="0" w:color="auto"/>
            <w:bottom w:val="none" w:sz="0" w:space="0" w:color="auto"/>
            <w:right w:val="none" w:sz="0" w:space="0" w:color="auto"/>
          </w:divBdr>
        </w:div>
        <w:div w:id="323708171">
          <w:marLeft w:val="640"/>
          <w:marRight w:val="0"/>
          <w:marTop w:val="0"/>
          <w:marBottom w:val="0"/>
          <w:divBdr>
            <w:top w:val="none" w:sz="0" w:space="0" w:color="auto"/>
            <w:left w:val="none" w:sz="0" w:space="0" w:color="auto"/>
            <w:bottom w:val="none" w:sz="0" w:space="0" w:color="auto"/>
            <w:right w:val="none" w:sz="0" w:space="0" w:color="auto"/>
          </w:divBdr>
        </w:div>
        <w:div w:id="1881235406">
          <w:marLeft w:val="640"/>
          <w:marRight w:val="0"/>
          <w:marTop w:val="0"/>
          <w:marBottom w:val="0"/>
          <w:divBdr>
            <w:top w:val="none" w:sz="0" w:space="0" w:color="auto"/>
            <w:left w:val="none" w:sz="0" w:space="0" w:color="auto"/>
            <w:bottom w:val="none" w:sz="0" w:space="0" w:color="auto"/>
            <w:right w:val="none" w:sz="0" w:space="0" w:color="auto"/>
          </w:divBdr>
        </w:div>
        <w:div w:id="357969619">
          <w:marLeft w:val="640"/>
          <w:marRight w:val="0"/>
          <w:marTop w:val="0"/>
          <w:marBottom w:val="0"/>
          <w:divBdr>
            <w:top w:val="none" w:sz="0" w:space="0" w:color="auto"/>
            <w:left w:val="none" w:sz="0" w:space="0" w:color="auto"/>
            <w:bottom w:val="none" w:sz="0" w:space="0" w:color="auto"/>
            <w:right w:val="none" w:sz="0" w:space="0" w:color="auto"/>
          </w:divBdr>
        </w:div>
        <w:div w:id="1654868308">
          <w:marLeft w:val="640"/>
          <w:marRight w:val="0"/>
          <w:marTop w:val="0"/>
          <w:marBottom w:val="0"/>
          <w:divBdr>
            <w:top w:val="none" w:sz="0" w:space="0" w:color="auto"/>
            <w:left w:val="none" w:sz="0" w:space="0" w:color="auto"/>
            <w:bottom w:val="none" w:sz="0" w:space="0" w:color="auto"/>
            <w:right w:val="none" w:sz="0" w:space="0" w:color="auto"/>
          </w:divBdr>
        </w:div>
        <w:div w:id="792988020">
          <w:marLeft w:val="640"/>
          <w:marRight w:val="0"/>
          <w:marTop w:val="0"/>
          <w:marBottom w:val="0"/>
          <w:divBdr>
            <w:top w:val="none" w:sz="0" w:space="0" w:color="auto"/>
            <w:left w:val="none" w:sz="0" w:space="0" w:color="auto"/>
            <w:bottom w:val="none" w:sz="0" w:space="0" w:color="auto"/>
            <w:right w:val="none" w:sz="0" w:space="0" w:color="auto"/>
          </w:divBdr>
        </w:div>
        <w:div w:id="999191903">
          <w:marLeft w:val="640"/>
          <w:marRight w:val="0"/>
          <w:marTop w:val="0"/>
          <w:marBottom w:val="0"/>
          <w:divBdr>
            <w:top w:val="none" w:sz="0" w:space="0" w:color="auto"/>
            <w:left w:val="none" w:sz="0" w:space="0" w:color="auto"/>
            <w:bottom w:val="none" w:sz="0" w:space="0" w:color="auto"/>
            <w:right w:val="none" w:sz="0" w:space="0" w:color="auto"/>
          </w:divBdr>
        </w:div>
        <w:div w:id="1789004549">
          <w:marLeft w:val="640"/>
          <w:marRight w:val="0"/>
          <w:marTop w:val="0"/>
          <w:marBottom w:val="0"/>
          <w:divBdr>
            <w:top w:val="none" w:sz="0" w:space="0" w:color="auto"/>
            <w:left w:val="none" w:sz="0" w:space="0" w:color="auto"/>
            <w:bottom w:val="none" w:sz="0" w:space="0" w:color="auto"/>
            <w:right w:val="none" w:sz="0" w:space="0" w:color="auto"/>
          </w:divBdr>
        </w:div>
        <w:div w:id="959996668">
          <w:marLeft w:val="640"/>
          <w:marRight w:val="0"/>
          <w:marTop w:val="0"/>
          <w:marBottom w:val="0"/>
          <w:divBdr>
            <w:top w:val="none" w:sz="0" w:space="0" w:color="auto"/>
            <w:left w:val="none" w:sz="0" w:space="0" w:color="auto"/>
            <w:bottom w:val="none" w:sz="0" w:space="0" w:color="auto"/>
            <w:right w:val="none" w:sz="0" w:space="0" w:color="auto"/>
          </w:divBdr>
        </w:div>
        <w:div w:id="43525272">
          <w:marLeft w:val="640"/>
          <w:marRight w:val="0"/>
          <w:marTop w:val="0"/>
          <w:marBottom w:val="0"/>
          <w:divBdr>
            <w:top w:val="none" w:sz="0" w:space="0" w:color="auto"/>
            <w:left w:val="none" w:sz="0" w:space="0" w:color="auto"/>
            <w:bottom w:val="none" w:sz="0" w:space="0" w:color="auto"/>
            <w:right w:val="none" w:sz="0" w:space="0" w:color="auto"/>
          </w:divBdr>
        </w:div>
        <w:div w:id="2010787612">
          <w:marLeft w:val="640"/>
          <w:marRight w:val="0"/>
          <w:marTop w:val="0"/>
          <w:marBottom w:val="0"/>
          <w:divBdr>
            <w:top w:val="none" w:sz="0" w:space="0" w:color="auto"/>
            <w:left w:val="none" w:sz="0" w:space="0" w:color="auto"/>
            <w:bottom w:val="none" w:sz="0" w:space="0" w:color="auto"/>
            <w:right w:val="none" w:sz="0" w:space="0" w:color="auto"/>
          </w:divBdr>
        </w:div>
        <w:div w:id="1605453058">
          <w:marLeft w:val="640"/>
          <w:marRight w:val="0"/>
          <w:marTop w:val="0"/>
          <w:marBottom w:val="0"/>
          <w:divBdr>
            <w:top w:val="none" w:sz="0" w:space="0" w:color="auto"/>
            <w:left w:val="none" w:sz="0" w:space="0" w:color="auto"/>
            <w:bottom w:val="none" w:sz="0" w:space="0" w:color="auto"/>
            <w:right w:val="none" w:sz="0" w:space="0" w:color="auto"/>
          </w:divBdr>
        </w:div>
        <w:div w:id="1948385944">
          <w:marLeft w:val="640"/>
          <w:marRight w:val="0"/>
          <w:marTop w:val="0"/>
          <w:marBottom w:val="0"/>
          <w:divBdr>
            <w:top w:val="none" w:sz="0" w:space="0" w:color="auto"/>
            <w:left w:val="none" w:sz="0" w:space="0" w:color="auto"/>
            <w:bottom w:val="none" w:sz="0" w:space="0" w:color="auto"/>
            <w:right w:val="none" w:sz="0" w:space="0" w:color="auto"/>
          </w:divBdr>
        </w:div>
        <w:div w:id="234971879">
          <w:marLeft w:val="640"/>
          <w:marRight w:val="0"/>
          <w:marTop w:val="0"/>
          <w:marBottom w:val="0"/>
          <w:divBdr>
            <w:top w:val="none" w:sz="0" w:space="0" w:color="auto"/>
            <w:left w:val="none" w:sz="0" w:space="0" w:color="auto"/>
            <w:bottom w:val="none" w:sz="0" w:space="0" w:color="auto"/>
            <w:right w:val="none" w:sz="0" w:space="0" w:color="auto"/>
          </w:divBdr>
        </w:div>
        <w:div w:id="1347513591">
          <w:marLeft w:val="640"/>
          <w:marRight w:val="0"/>
          <w:marTop w:val="0"/>
          <w:marBottom w:val="0"/>
          <w:divBdr>
            <w:top w:val="none" w:sz="0" w:space="0" w:color="auto"/>
            <w:left w:val="none" w:sz="0" w:space="0" w:color="auto"/>
            <w:bottom w:val="none" w:sz="0" w:space="0" w:color="auto"/>
            <w:right w:val="none" w:sz="0" w:space="0" w:color="auto"/>
          </w:divBdr>
        </w:div>
        <w:div w:id="1566139578">
          <w:marLeft w:val="640"/>
          <w:marRight w:val="0"/>
          <w:marTop w:val="0"/>
          <w:marBottom w:val="0"/>
          <w:divBdr>
            <w:top w:val="none" w:sz="0" w:space="0" w:color="auto"/>
            <w:left w:val="none" w:sz="0" w:space="0" w:color="auto"/>
            <w:bottom w:val="none" w:sz="0" w:space="0" w:color="auto"/>
            <w:right w:val="none" w:sz="0" w:space="0" w:color="auto"/>
          </w:divBdr>
        </w:div>
        <w:div w:id="1547067480">
          <w:marLeft w:val="640"/>
          <w:marRight w:val="0"/>
          <w:marTop w:val="0"/>
          <w:marBottom w:val="0"/>
          <w:divBdr>
            <w:top w:val="none" w:sz="0" w:space="0" w:color="auto"/>
            <w:left w:val="none" w:sz="0" w:space="0" w:color="auto"/>
            <w:bottom w:val="none" w:sz="0" w:space="0" w:color="auto"/>
            <w:right w:val="none" w:sz="0" w:space="0" w:color="auto"/>
          </w:divBdr>
        </w:div>
        <w:div w:id="750928260">
          <w:marLeft w:val="640"/>
          <w:marRight w:val="0"/>
          <w:marTop w:val="0"/>
          <w:marBottom w:val="0"/>
          <w:divBdr>
            <w:top w:val="none" w:sz="0" w:space="0" w:color="auto"/>
            <w:left w:val="none" w:sz="0" w:space="0" w:color="auto"/>
            <w:bottom w:val="none" w:sz="0" w:space="0" w:color="auto"/>
            <w:right w:val="none" w:sz="0" w:space="0" w:color="auto"/>
          </w:divBdr>
        </w:div>
        <w:div w:id="219291897">
          <w:marLeft w:val="640"/>
          <w:marRight w:val="0"/>
          <w:marTop w:val="0"/>
          <w:marBottom w:val="0"/>
          <w:divBdr>
            <w:top w:val="none" w:sz="0" w:space="0" w:color="auto"/>
            <w:left w:val="none" w:sz="0" w:space="0" w:color="auto"/>
            <w:bottom w:val="none" w:sz="0" w:space="0" w:color="auto"/>
            <w:right w:val="none" w:sz="0" w:space="0" w:color="auto"/>
          </w:divBdr>
        </w:div>
        <w:div w:id="2080863309">
          <w:marLeft w:val="640"/>
          <w:marRight w:val="0"/>
          <w:marTop w:val="0"/>
          <w:marBottom w:val="0"/>
          <w:divBdr>
            <w:top w:val="none" w:sz="0" w:space="0" w:color="auto"/>
            <w:left w:val="none" w:sz="0" w:space="0" w:color="auto"/>
            <w:bottom w:val="none" w:sz="0" w:space="0" w:color="auto"/>
            <w:right w:val="none" w:sz="0" w:space="0" w:color="auto"/>
          </w:divBdr>
        </w:div>
        <w:div w:id="1351293173">
          <w:marLeft w:val="640"/>
          <w:marRight w:val="0"/>
          <w:marTop w:val="0"/>
          <w:marBottom w:val="0"/>
          <w:divBdr>
            <w:top w:val="none" w:sz="0" w:space="0" w:color="auto"/>
            <w:left w:val="none" w:sz="0" w:space="0" w:color="auto"/>
            <w:bottom w:val="none" w:sz="0" w:space="0" w:color="auto"/>
            <w:right w:val="none" w:sz="0" w:space="0" w:color="auto"/>
          </w:divBdr>
        </w:div>
        <w:div w:id="122967286">
          <w:marLeft w:val="640"/>
          <w:marRight w:val="0"/>
          <w:marTop w:val="0"/>
          <w:marBottom w:val="0"/>
          <w:divBdr>
            <w:top w:val="none" w:sz="0" w:space="0" w:color="auto"/>
            <w:left w:val="none" w:sz="0" w:space="0" w:color="auto"/>
            <w:bottom w:val="none" w:sz="0" w:space="0" w:color="auto"/>
            <w:right w:val="none" w:sz="0" w:space="0" w:color="auto"/>
          </w:divBdr>
        </w:div>
        <w:div w:id="187717941">
          <w:marLeft w:val="640"/>
          <w:marRight w:val="0"/>
          <w:marTop w:val="0"/>
          <w:marBottom w:val="0"/>
          <w:divBdr>
            <w:top w:val="none" w:sz="0" w:space="0" w:color="auto"/>
            <w:left w:val="none" w:sz="0" w:space="0" w:color="auto"/>
            <w:bottom w:val="none" w:sz="0" w:space="0" w:color="auto"/>
            <w:right w:val="none" w:sz="0" w:space="0" w:color="auto"/>
          </w:divBdr>
        </w:div>
        <w:div w:id="1556772713">
          <w:marLeft w:val="640"/>
          <w:marRight w:val="0"/>
          <w:marTop w:val="0"/>
          <w:marBottom w:val="0"/>
          <w:divBdr>
            <w:top w:val="none" w:sz="0" w:space="0" w:color="auto"/>
            <w:left w:val="none" w:sz="0" w:space="0" w:color="auto"/>
            <w:bottom w:val="none" w:sz="0" w:space="0" w:color="auto"/>
            <w:right w:val="none" w:sz="0" w:space="0" w:color="auto"/>
          </w:divBdr>
        </w:div>
        <w:div w:id="662320363">
          <w:marLeft w:val="640"/>
          <w:marRight w:val="0"/>
          <w:marTop w:val="0"/>
          <w:marBottom w:val="0"/>
          <w:divBdr>
            <w:top w:val="none" w:sz="0" w:space="0" w:color="auto"/>
            <w:left w:val="none" w:sz="0" w:space="0" w:color="auto"/>
            <w:bottom w:val="none" w:sz="0" w:space="0" w:color="auto"/>
            <w:right w:val="none" w:sz="0" w:space="0" w:color="auto"/>
          </w:divBdr>
        </w:div>
        <w:div w:id="933052684">
          <w:marLeft w:val="640"/>
          <w:marRight w:val="0"/>
          <w:marTop w:val="0"/>
          <w:marBottom w:val="0"/>
          <w:divBdr>
            <w:top w:val="none" w:sz="0" w:space="0" w:color="auto"/>
            <w:left w:val="none" w:sz="0" w:space="0" w:color="auto"/>
            <w:bottom w:val="none" w:sz="0" w:space="0" w:color="auto"/>
            <w:right w:val="none" w:sz="0" w:space="0" w:color="auto"/>
          </w:divBdr>
        </w:div>
        <w:div w:id="2022782451">
          <w:marLeft w:val="640"/>
          <w:marRight w:val="0"/>
          <w:marTop w:val="0"/>
          <w:marBottom w:val="0"/>
          <w:divBdr>
            <w:top w:val="none" w:sz="0" w:space="0" w:color="auto"/>
            <w:left w:val="none" w:sz="0" w:space="0" w:color="auto"/>
            <w:bottom w:val="none" w:sz="0" w:space="0" w:color="auto"/>
            <w:right w:val="none" w:sz="0" w:space="0" w:color="auto"/>
          </w:divBdr>
        </w:div>
        <w:div w:id="830022130">
          <w:marLeft w:val="640"/>
          <w:marRight w:val="0"/>
          <w:marTop w:val="0"/>
          <w:marBottom w:val="0"/>
          <w:divBdr>
            <w:top w:val="none" w:sz="0" w:space="0" w:color="auto"/>
            <w:left w:val="none" w:sz="0" w:space="0" w:color="auto"/>
            <w:bottom w:val="none" w:sz="0" w:space="0" w:color="auto"/>
            <w:right w:val="none" w:sz="0" w:space="0" w:color="auto"/>
          </w:divBdr>
        </w:div>
        <w:div w:id="1623228176">
          <w:marLeft w:val="640"/>
          <w:marRight w:val="0"/>
          <w:marTop w:val="0"/>
          <w:marBottom w:val="0"/>
          <w:divBdr>
            <w:top w:val="none" w:sz="0" w:space="0" w:color="auto"/>
            <w:left w:val="none" w:sz="0" w:space="0" w:color="auto"/>
            <w:bottom w:val="none" w:sz="0" w:space="0" w:color="auto"/>
            <w:right w:val="none" w:sz="0" w:space="0" w:color="auto"/>
          </w:divBdr>
        </w:div>
        <w:div w:id="1063329462">
          <w:marLeft w:val="640"/>
          <w:marRight w:val="0"/>
          <w:marTop w:val="0"/>
          <w:marBottom w:val="0"/>
          <w:divBdr>
            <w:top w:val="none" w:sz="0" w:space="0" w:color="auto"/>
            <w:left w:val="none" w:sz="0" w:space="0" w:color="auto"/>
            <w:bottom w:val="none" w:sz="0" w:space="0" w:color="auto"/>
            <w:right w:val="none" w:sz="0" w:space="0" w:color="auto"/>
          </w:divBdr>
        </w:div>
        <w:div w:id="967736387">
          <w:marLeft w:val="640"/>
          <w:marRight w:val="0"/>
          <w:marTop w:val="0"/>
          <w:marBottom w:val="0"/>
          <w:divBdr>
            <w:top w:val="none" w:sz="0" w:space="0" w:color="auto"/>
            <w:left w:val="none" w:sz="0" w:space="0" w:color="auto"/>
            <w:bottom w:val="none" w:sz="0" w:space="0" w:color="auto"/>
            <w:right w:val="none" w:sz="0" w:space="0" w:color="auto"/>
          </w:divBdr>
        </w:div>
        <w:div w:id="1134249520">
          <w:marLeft w:val="640"/>
          <w:marRight w:val="0"/>
          <w:marTop w:val="0"/>
          <w:marBottom w:val="0"/>
          <w:divBdr>
            <w:top w:val="none" w:sz="0" w:space="0" w:color="auto"/>
            <w:left w:val="none" w:sz="0" w:space="0" w:color="auto"/>
            <w:bottom w:val="none" w:sz="0" w:space="0" w:color="auto"/>
            <w:right w:val="none" w:sz="0" w:space="0" w:color="auto"/>
          </w:divBdr>
        </w:div>
        <w:div w:id="987443472">
          <w:marLeft w:val="640"/>
          <w:marRight w:val="0"/>
          <w:marTop w:val="0"/>
          <w:marBottom w:val="0"/>
          <w:divBdr>
            <w:top w:val="none" w:sz="0" w:space="0" w:color="auto"/>
            <w:left w:val="none" w:sz="0" w:space="0" w:color="auto"/>
            <w:bottom w:val="none" w:sz="0" w:space="0" w:color="auto"/>
            <w:right w:val="none" w:sz="0" w:space="0" w:color="auto"/>
          </w:divBdr>
        </w:div>
        <w:div w:id="1128934095">
          <w:marLeft w:val="640"/>
          <w:marRight w:val="0"/>
          <w:marTop w:val="0"/>
          <w:marBottom w:val="0"/>
          <w:divBdr>
            <w:top w:val="none" w:sz="0" w:space="0" w:color="auto"/>
            <w:left w:val="none" w:sz="0" w:space="0" w:color="auto"/>
            <w:bottom w:val="none" w:sz="0" w:space="0" w:color="auto"/>
            <w:right w:val="none" w:sz="0" w:space="0" w:color="auto"/>
          </w:divBdr>
        </w:div>
        <w:div w:id="1476600476">
          <w:marLeft w:val="640"/>
          <w:marRight w:val="0"/>
          <w:marTop w:val="0"/>
          <w:marBottom w:val="0"/>
          <w:divBdr>
            <w:top w:val="none" w:sz="0" w:space="0" w:color="auto"/>
            <w:left w:val="none" w:sz="0" w:space="0" w:color="auto"/>
            <w:bottom w:val="none" w:sz="0" w:space="0" w:color="auto"/>
            <w:right w:val="none" w:sz="0" w:space="0" w:color="auto"/>
          </w:divBdr>
        </w:div>
        <w:div w:id="981736610">
          <w:marLeft w:val="640"/>
          <w:marRight w:val="0"/>
          <w:marTop w:val="0"/>
          <w:marBottom w:val="0"/>
          <w:divBdr>
            <w:top w:val="none" w:sz="0" w:space="0" w:color="auto"/>
            <w:left w:val="none" w:sz="0" w:space="0" w:color="auto"/>
            <w:bottom w:val="none" w:sz="0" w:space="0" w:color="auto"/>
            <w:right w:val="none" w:sz="0" w:space="0" w:color="auto"/>
          </w:divBdr>
        </w:div>
        <w:div w:id="1905949647">
          <w:marLeft w:val="640"/>
          <w:marRight w:val="0"/>
          <w:marTop w:val="0"/>
          <w:marBottom w:val="0"/>
          <w:divBdr>
            <w:top w:val="none" w:sz="0" w:space="0" w:color="auto"/>
            <w:left w:val="none" w:sz="0" w:space="0" w:color="auto"/>
            <w:bottom w:val="none" w:sz="0" w:space="0" w:color="auto"/>
            <w:right w:val="none" w:sz="0" w:space="0" w:color="auto"/>
          </w:divBdr>
        </w:div>
        <w:div w:id="1460147509">
          <w:marLeft w:val="640"/>
          <w:marRight w:val="0"/>
          <w:marTop w:val="0"/>
          <w:marBottom w:val="0"/>
          <w:divBdr>
            <w:top w:val="none" w:sz="0" w:space="0" w:color="auto"/>
            <w:left w:val="none" w:sz="0" w:space="0" w:color="auto"/>
            <w:bottom w:val="none" w:sz="0" w:space="0" w:color="auto"/>
            <w:right w:val="none" w:sz="0" w:space="0" w:color="auto"/>
          </w:divBdr>
        </w:div>
        <w:div w:id="560332979">
          <w:marLeft w:val="640"/>
          <w:marRight w:val="0"/>
          <w:marTop w:val="0"/>
          <w:marBottom w:val="0"/>
          <w:divBdr>
            <w:top w:val="none" w:sz="0" w:space="0" w:color="auto"/>
            <w:left w:val="none" w:sz="0" w:space="0" w:color="auto"/>
            <w:bottom w:val="none" w:sz="0" w:space="0" w:color="auto"/>
            <w:right w:val="none" w:sz="0" w:space="0" w:color="auto"/>
          </w:divBdr>
        </w:div>
        <w:div w:id="1460761604">
          <w:marLeft w:val="640"/>
          <w:marRight w:val="0"/>
          <w:marTop w:val="0"/>
          <w:marBottom w:val="0"/>
          <w:divBdr>
            <w:top w:val="none" w:sz="0" w:space="0" w:color="auto"/>
            <w:left w:val="none" w:sz="0" w:space="0" w:color="auto"/>
            <w:bottom w:val="none" w:sz="0" w:space="0" w:color="auto"/>
            <w:right w:val="none" w:sz="0" w:space="0" w:color="auto"/>
          </w:divBdr>
        </w:div>
        <w:div w:id="1701131125">
          <w:marLeft w:val="640"/>
          <w:marRight w:val="0"/>
          <w:marTop w:val="0"/>
          <w:marBottom w:val="0"/>
          <w:divBdr>
            <w:top w:val="none" w:sz="0" w:space="0" w:color="auto"/>
            <w:left w:val="none" w:sz="0" w:space="0" w:color="auto"/>
            <w:bottom w:val="none" w:sz="0" w:space="0" w:color="auto"/>
            <w:right w:val="none" w:sz="0" w:space="0" w:color="auto"/>
          </w:divBdr>
        </w:div>
        <w:div w:id="383872541">
          <w:marLeft w:val="640"/>
          <w:marRight w:val="0"/>
          <w:marTop w:val="0"/>
          <w:marBottom w:val="0"/>
          <w:divBdr>
            <w:top w:val="none" w:sz="0" w:space="0" w:color="auto"/>
            <w:left w:val="none" w:sz="0" w:space="0" w:color="auto"/>
            <w:bottom w:val="none" w:sz="0" w:space="0" w:color="auto"/>
            <w:right w:val="none" w:sz="0" w:space="0" w:color="auto"/>
          </w:divBdr>
        </w:div>
        <w:div w:id="1775829120">
          <w:marLeft w:val="640"/>
          <w:marRight w:val="0"/>
          <w:marTop w:val="0"/>
          <w:marBottom w:val="0"/>
          <w:divBdr>
            <w:top w:val="none" w:sz="0" w:space="0" w:color="auto"/>
            <w:left w:val="none" w:sz="0" w:space="0" w:color="auto"/>
            <w:bottom w:val="none" w:sz="0" w:space="0" w:color="auto"/>
            <w:right w:val="none" w:sz="0" w:space="0" w:color="auto"/>
          </w:divBdr>
        </w:div>
        <w:div w:id="1178929940">
          <w:marLeft w:val="640"/>
          <w:marRight w:val="0"/>
          <w:marTop w:val="0"/>
          <w:marBottom w:val="0"/>
          <w:divBdr>
            <w:top w:val="none" w:sz="0" w:space="0" w:color="auto"/>
            <w:left w:val="none" w:sz="0" w:space="0" w:color="auto"/>
            <w:bottom w:val="none" w:sz="0" w:space="0" w:color="auto"/>
            <w:right w:val="none" w:sz="0" w:space="0" w:color="auto"/>
          </w:divBdr>
        </w:div>
        <w:div w:id="193739890">
          <w:marLeft w:val="640"/>
          <w:marRight w:val="0"/>
          <w:marTop w:val="0"/>
          <w:marBottom w:val="0"/>
          <w:divBdr>
            <w:top w:val="none" w:sz="0" w:space="0" w:color="auto"/>
            <w:left w:val="none" w:sz="0" w:space="0" w:color="auto"/>
            <w:bottom w:val="none" w:sz="0" w:space="0" w:color="auto"/>
            <w:right w:val="none" w:sz="0" w:space="0" w:color="auto"/>
          </w:divBdr>
        </w:div>
        <w:div w:id="1906378972">
          <w:marLeft w:val="640"/>
          <w:marRight w:val="0"/>
          <w:marTop w:val="0"/>
          <w:marBottom w:val="0"/>
          <w:divBdr>
            <w:top w:val="none" w:sz="0" w:space="0" w:color="auto"/>
            <w:left w:val="none" w:sz="0" w:space="0" w:color="auto"/>
            <w:bottom w:val="none" w:sz="0" w:space="0" w:color="auto"/>
            <w:right w:val="none" w:sz="0" w:space="0" w:color="auto"/>
          </w:divBdr>
        </w:div>
        <w:div w:id="1503275620">
          <w:marLeft w:val="640"/>
          <w:marRight w:val="0"/>
          <w:marTop w:val="0"/>
          <w:marBottom w:val="0"/>
          <w:divBdr>
            <w:top w:val="none" w:sz="0" w:space="0" w:color="auto"/>
            <w:left w:val="none" w:sz="0" w:space="0" w:color="auto"/>
            <w:bottom w:val="none" w:sz="0" w:space="0" w:color="auto"/>
            <w:right w:val="none" w:sz="0" w:space="0" w:color="auto"/>
          </w:divBdr>
        </w:div>
        <w:div w:id="1540317671">
          <w:marLeft w:val="640"/>
          <w:marRight w:val="0"/>
          <w:marTop w:val="0"/>
          <w:marBottom w:val="0"/>
          <w:divBdr>
            <w:top w:val="none" w:sz="0" w:space="0" w:color="auto"/>
            <w:left w:val="none" w:sz="0" w:space="0" w:color="auto"/>
            <w:bottom w:val="none" w:sz="0" w:space="0" w:color="auto"/>
            <w:right w:val="none" w:sz="0" w:space="0" w:color="auto"/>
          </w:divBdr>
        </w:div>
        <w:div w:id="163084140">
          <w:marLeft w:val="640"/>
          <w:marRight w:val="0"/>
          <w:marTop w:val="0"/>
          <w:marBottom w:val="0"/>
          <w:divBdr>
            <w:top w:val="none" w:sz="0" w:space="0" w:color="auto"/>
            <w:left w:val="none" w:sz="0" w:space="0" w:color="auto"/>
            <w:bottom w:val="none" w:sz="0" w:space="0" w:color="auto"/>
            <w:right w:val="none" w:sz="0" w:space="0" w:color="auto"/>
          </w:divBdr>
        </w:div>
        <w:div w:id="266816478">
          <w:marLeft w:val="640"/>
          <w:marRight w:val="0"/>
          <w:marTop w:val="0"/>
          <w:marBottom w:val="0"/>
          <w:divBdr>
            <w:top w:val="none" w:sz="0" w:space="0" w:color="auto"/>
            <w:left w:val="none" w:sz="0" w:space="0" w:color="auto"/>
            <w:bottom w:val="none" w:sz="0" w:space="0" w:color="auto"/>
            <w:right w:val="none" w:sz="0" w:space="0" w:color="auto"/>
          </w:divBdr>
        </w:div>
        <w:div w:id="626201273">
          <w:marLeft w:val="640"/>
          <w:marRight w:val="0"/>
          <w:marTop w:val="0"/>
          <w:marBottom w:val="0"/>
          <w:divBdr>
            <w:top w:val="none" w:sz="0" w:space="0" w:color="auto"/>
            <w:left w:val="none" w:sz="0" w:space="0" w:color="auto"/>
            <w:bottom w:val="none" w:sz="0" w:space="0" w:color="auto"/>
            <w:right w:val="none" w:sz="0" w:space="0" w:color="auto"/>
          </w:divBdr>
        </w:div>
        <w:div w:id="1379669084">
          <w:marLeft w:val="640"/>
          <w:marRight w:val="0"/>
          <w:marTop w:val="0"/>
          <w:marBottom w:val="0"/>
          <w:divBdr>
            <w:top w:val="none" w:sz="0" w:space="0" w:color="auto"/>
            <w:left w:val="none" w:sz="0" w:space="0" w:color="auto"/>
            <w:bottom w:val="none" w:sz="0" w:space="0" w:color="auto"/>
            <w:right w:val="none" w:sz="0" w:space="0" w:color="auto"/>
          </w:divBdr>
        </w:div>
        <w:div w:id="758716421">
          <w:marLeft w:val="640"/>
          <w:marRight w:val="0"/>
          <w:marTop w:val="0"/>
          <w:marBottom w:val="0"/>
          <w:divBdr>
            <w:top w:val="none" w:sz="0" w:space="0" w:color="auto"/>
            <w:left w:val="none" w:sz="0" w:space="0" w:color="auto"/>
            <w:bottom w:val="none" w:sz="0" w:space="0" w:color="auto"/>
            <w:right w:val="none" w:sz="0" w:space="0" w:color="auto"/>
          </w:divBdr>
        </w:div>
        <w:div w:id="21172602">
          <w:marLeft w:val="640"/>
          <w:marRight w:val="0"/>
          <w:marTop w:val="0"/>
          <w:marBottom w:val="0"/>
          <w:divBdr>
            <w:top w:val="none" w:sz="0" w:space="0" w:color="auto"/>
            <w:left w:val="none" w:sz="0" w:space="0" w:color="auto"/>
            <w:bottom w:val="none" w:sz="0" w:space="0" w:color="auto"/>
            <w:right w:val="none" w:sz="0" w:space="0" w:color="auto"/>
          </w:divBdr>
        </w:div>
        <w:div w:id="30151368">
          <w:marLeft w:val="640"/>
          <w:marRight w:val="0"/>
          <w:marTop w:val="0"/>
          <w:marBottom w:val="0"/>
          <w:divBdr>
            <w:top w:val="none" w:sz="0" w:space="0" w:color="auto"/>
            <w:left w:val="none" w:sz="0" w:space="0" w:color="auto"/>
            <w:bottom w:val="none" w:sz="0" w:space="0" w:color="auto"/>
            <w:right w:val="none" w:sz="0" w:space="0" w:color="auto"/>
          </w:divBdr>
        </w:div>
        <w:div w:id="69500874">
          <w:marLeft w:val="640"/>
          <w:marRight w:val="0"/>
          <w:marTop w:val="0"/>
          <w:marBottom w:val="0"/>
          <w:divBdr>
            <w:top w:val="none" w:sz="0" w:space="0" w:color="auto"/>
            <w:left w:val="none" w:sz="0" w:space="0" w:color="auto"/>
            <w:bottom w:val="none" w:sz="0" w:space="0" w:color="auto"/>
            <w:right w:val="none" w:sz="0" w:space="0" w:color="auto"/>
          </w:divBdr>
        </w:div>
        <w:div w:id="60830639">
          <w:marLeft w:val="640"/>
          <w:marRight w:val="0"/>
          <w:marTop w:val="0"/>
          <w:marBottom w:val="0"/>
          <w:divBdr>
            <w:top w:val="none" w:sz="0" w:space="0" w:color="auto"/>
            <w:left w:val="none" w:sz="0" w:space="0" w:color="auto"/>
            <w:bottom w:val="none" w:sz="0" w:space="0" w:color="auto"/>
            <w:right w:val="none" w:sz="0" w:space="0" w:color="auto"/>
          </w:divBdr>
        </w:div>
        <w:div w:id="1707214483">
          <w:marLeft w:val="640"/>
          <w:marRight w:val="0"/>
          <w:marTop w:val="0"/>
          <w:marBottom w:val="0"/>
          <w:divBdr>
            <w:top w:val="none" w:sz="0" w:space="0" w:color="auto"/>
            <w:left w:val="none" w:sz="0" w:space="0" w:color="auto"/>
            <w:bottom w:val="none" w:sz="0" w:space="0" w:color="auto"/>
            <w:right w:val="none" w:sz="0" w:space="0" w:color="auto"/>
          </w:divBdr>
        </w:div>
        <w:div w:id="998576468">
          <w:marLeft w:val="640"/>
          <w:marRight w:val="0"/>
          <w:marTop w:val="0"/>
          <w:marBottom w:val="0"/>
          <w:divBdr>
            <w:top w:val="none" w:sz="0" w:space="0" w:color="auto"/>
            <w:left w:val="none" w:sz="0" w:space="0" w:color="auto"/>
            <w:bottom w:val="none" w:sz="0" w:space="0" w:color="auto"/>
            <w:right w:val="none" w:sz="0" w:space="0" w:color="auto"/>
          </w:divBdr>
        </w:div>
        <w:div w:id="1408763938">
          <w:marLeft w:val="640"/>
          <w:marRight w:val="0"/>
          <w:marTop w:val="0"/>
          <w:marBottom w:val="0"/>
          <w:divBdr>
            <w:top w:val="none" w:sz="0" w:space="0" w:color="auto"/>
            <w:left w:val="none" w:sz="0" w:space="0" w:color="auto"/>
            <w:bottom w:val="none" w:sz="0" w:space="0" w:color="auto"/>
            <w:right w:val="none" w:sz="0" w:space="0" w:color="auto"/>
          </w:divBdr>
        </w:div>
        <w:div w:id="43989733">
          <w:marLeft w:val="640"/>
          <w:marRight w:val="0"/>
          <w:marTop w:val="0"/>
          <w:marBottom w:val="0"/>
          <w:divBdr>
            <w:top w:val="none" w:sz="0" w:space="0" w:color="auto"/>
            <w:left w:val="none" w:sz="0" w:space="0" w:color="auto"/>
            <w:bottom w:val="none" w:sz="0" w:space="0" w:color="auto"/>
            <w:right w:val="none" w:sz="0" w:space="0" w:color="auto"/>
          </w:divBdr>
        </w:div>
        <w:div w:id="1885369614">
          <w:marLeft w:val="640"/>
          <w:marRight w:val="0"/>
          <w:marTop w:val="0"/>
          <w:marBottom w:val="0"/>
          <w:divBdr>
            <w:top w:val="none" w:sz="0" w:space="0" w:color="auto"/>
            <w:left w:val="none" w:sz="0" w:space="0" w:color="auto"/>
            <w:bottom w:val="none" w:sz="0" w:space="0" w:color="auto"/>
            <w:right w:val="none" w:sz="0" w:space="0" w:color="auto"/>
          </w:divBdr>
        </w:div>
        <w:div w:id="1316765105">
          <w:marLeft w:val="640"/>
          <w:marRight w:val="0"/>
          <w:marTop w:val="0"/>
          <w:marBottom w:val="0"/>
          <w:divBdr>
            <w:top w:val="none" w:sz="0" w:space="0" w:color="auto"/>
            <w:left w:val="none" w:sz="0" w:space="0" w:color="auto"/>
            <w:bottom w:val="none" w:sz="0" w:space="0" w:color="auto"/>
            <w:right w:val="none" w:sz="0" w:space="0" w:color="auto"/>
          </w:divBdr>
        </w:div>
        <w:div w:id="1008214495">
          <w:marLeft w:val="640"/>
          <w:marRight w:val="0"/>
          <w:marTop w:val="0"/>
          <w:marBottom w:val="0"/>
          <w:divBdr>
            <w:top w:val="none" w:sz="0" w:space="0" w:color="auto"/>
            <w:left w:val="none" w:sz="0" w:space="0" w:color="auto"/>
            <w:bottom w:val="none" w:sz="0" w:space="0" w:color="auto"/>
            <w:right w:val="none" w:sz="0" w:space="0" w:color="auto"/>
          </w:divBdr>
        </w:div>
        <w:div w:id="1932735029">
          <w:marLeft w:val="640"/>
          <w:marRight w:val="0"/>
          <w:marTop w:val="0"/>
          <w:marBottom w:val="0"/>
          <w:divBdr>
            <w:top w:val="none" w:sz="0" w:space="0" w:color="auto"/>
            <w:left w:val="none" w:sz="0" w:space="0" w:color="auto"/>
            <w:bottom w:val="none" w:sz="0" w:space="0" w:color="auto"/>
            <w:right w:val="none" w:sz="0" w:space="0" w:color="auto"/>
          </w:divBdr>
        </w:div>
        <w:div w:id="1098910637">
          <w:marLeft w:val="640"/>
          <w:marRight w:val="0"/>
          <w:marTop w:val="0"/>
          <w:marBottom w:val="0"/>
          <w:divBdr>
            <w:top w:val="none" w:sz="0" w:space="0" w:color="auto"/>
            <w:left w:val="none" w:sz="0" w:space="0" w:color="auto"/>
            <w:bottom w:val="none" w:sz="0" w:space="0" w:color="auto"/>
            <w:right w:val="none" w:sz="0" w:space="0" w:color="auto"/>
          </w:divBdr>
        </w:div>
        <w:div w:id="1774090727">
          <w:marLeft w:val="640"/>
          <w:marRight w:val="0"/>
          <w:marTop w:val="0"/>
          <w:marBottom w:val="0"/>
          <w:divBdr>
            <w:top w:val="none" w:sz="0" w:space="0" w:color="auto"/>
            <w:left w:val="none" w:sz="0" w:space="0" w:color="auto"/>
            <w:bottom w:val="none" w:sz="0" w:space="0" w:color="auto"/>
            <w:right w:val="none" w:sz="0" w:space="0" w:color="auto"/>
          </w:divBdr>
        </w:div>
        <w:div w:id="948316685">
          <w:marLeft w:val="640"/>
          <w:marRight w:val="0"/>
          <w:marTop w:val="0"/>
          <w:marBottom w:val="0"/>
          <w:divBdr>
            <w:top w:val="none" w:sz="0" w:space="0" w:color="auto"/>
            <w:left w:val="none" w:sz="0" w:space="0" w:color="auto"/>
            <w:bottom w:val="none" w:sz="0" w:space="0" w:color="auto"/>
            <w:right w:val="none" w:sz="0" w:space="0" w:color="auto"/>
          </w:divBdr>
        </w:div>
        <w:div w:id="1293097129">
          <w:marLeft w:val="640"/>
          <w:marRight w:val="0"/>
          <w:marTop w:val="0"/>
          <w:marBottom w:val="0"/>
          <w:divBdr>
            <w:top w:val="none" w:sz="0" w:space="0" w:color="auto"/>
            <w:left w:val="none" w:sz="0" w:space="0" w:color="auto"/>
            <w:bottom w:val="none" w:sz="0" w:space="0" w:color="auto"/>
            <w:right w:val="none" w:sz="0" w:space="0" w:color="auto"/>
          </w:divBdr>
        </w:div>
        <w:div w:id="602684380">
          <w:marLeft w:val="640"/>
          <w:marRight w:val="0"/>
          <w:marTop w:val="0"/>
          <w:marBottom w:val="0"/>
          <w:divBdr>
            <w:top w:val="none" w:sz="0" w:space="0" w:color="auto"/>
            <w:left w:val="none" w:sz="0" w:space="0" w:color="auto"/>
            <w:bottom w:val="none" w:sz="0" w:space="0" w:color="auto"/>
            <w:right w:val="none" w:sz="0" w:space="0" w:color="auto"/>
          </w:divBdr>
        </w:div>
        <w:div w:id="314721094">
          <w:marLeft w:val="640"/>
          <w:marRight w:val="0"/>
          <w:marTop w:val="0"/>
          <w:marBottom w:val="0"/>
          <w:divBdr>
            <w:top w:val="none" w:sz="0" w:space="0" w:color="auto"/>
            <w:left w:val="none" w:sz="0" w:space="0" w:color="auto"/>
            <w:bottom w:val="none" w:sz="0" w:space="0" w:color="auto"/>
            <w:right w:val="none" w:sz="0" w:space="0" w:color="auto"/>
          </w:divBdr>
        </w:div>
        <w:div w:id="1617715907">
          <w:marLeft w:val="640"/>
          <w:marRight w:val="0"/>
          <w:marTop w:val="0"/>
          <w:marBottom w:val="0"/>
          <w:divBdr>
            <w:top w:val="none" w:sz="0" w:space="0" w:color="auto"/>
            <w:left w:val="none" w:sz="0" w:space="0" w:color="auto"/>
            <w:bottom w:val="none" w:sz="0" w:space="0" w:color="auto"/>
            <w:right w:val="none" w:sz="0" w:space="0" w:color="auto"/>
          </w:divBdr>
        </w:div>
        <w:div w:id="120156844">
          <w:marLeft w:val="640"/>
          <w:marRight w:val="0"/>
          <w:marTop w:val="0"/>
          <w:marBottom w:val="0"/>
          <w:divBdr>
            <w:top w:val="none" w:sz="0" w:space="0" w:color="auto"/>
            <w:left w:val="none" w:sz="0" w:space="0" w:color="auto"/>
            <w:bottom w:val="none" w:sz="0" w:space="0" w:color="auto"/>
            <w:right w:val="none" w:sz="0" w:space="0" w:color="auto"/>
          </w:divBdr>
        </w:div>
        <w:div w:id="1258753399">
          <w:marLeft w:val="640"/>
          <w:marRight w:val="0"/>
          <w:marTop w:val="0"/>
          <w:marBottom w:val="0"/>
          <w:divBdr>
            <w:top w:val="none" w:sz="0" w:space="0" w:color="auto"/>
            <w:left w:val="none" w:sz="0" w:space="0" w:color="auto"/>
            <w:bottom w:val="none" w:sz="0" w:space="0" w:color="auto"/>
            <w:right w:val="none" w:sz="0" w:space="0" w:color="auto"/>
          </w:divBdr>
        </w:div>
        <w:div w:id="447043079">
          <w:marLeft w:val="640"/>
          <w:marRight w:val="0"/>
          <w:marTop w:val="0"/>
          <w:marBottom w:val="0"/>
          <w:divBdr>
            <w:top w:val="none" w:sz="0" w:space="0" w:color="auto"/>
            <w:left w:val="none" w:sz="0" w:space="0" w:color="auto"/>
            <w:bottom w:val="none" w:sz="0" w:space="0" w:color="auto"/>
            <w:right w:val="none" w:sz="0" w:space="0" w:color="auto"/>
          </w:divBdr>
        </w:div>
        <w:div w:id="1939832259">
          <w:marLeft w:val="640"/>
          <w:marRight w:val="0"/>
          <w:marTop w:val="0"/>
          <w:marBottom w:val="0"/>
          <w:divBdr>
            <w:top w:val="none" w:sz="0" w:space="0" w:color="auto"/>
            <w:left w:val="none" w:sz="0" w:space="0" w:color="auto"/>
            <w:bottom w:val="none" w:sz="0" w:space="0" w:color="auto"/>
            <w:right w:val="none" w:sz="0" w:space="0" w:color="auto"/>
          </w:divBdr>
        </w:div>
        <w:div w:id="1151291191">
          <w:marLeft w:val="640"/>
          <w:marRight w:val="0"/>
          <w:marTop w:val="0"/>
          <w:marBottom w:val="0"/>
          <w:divBdr>
            <w:top w:val="none" w:sz="0" w:space="0" w:color="auto"/>
            <w:left w:val="none" w:sz="0" w:space="0" w:color="auto"/>
            <w:bottom w:val="none" w:sz="0" w:space="0" w:color="auto"/>
            <w:right w:val="none" w:sz="0" w:space="0" w:color="auto"/>
          </w:divBdr>
        </w:div>
        <w:div w:id="440416952">
          <w:marLeft w:val="640"/>
          <w:marRight w:val="0"/>
          <w:marTop w:val="0"/>
          <w:marBottom w:val="0"/>
          <w:divBdr>
            <w:top w:val="none" w:sz="0" w:space="0" w:color="auto"/>
            <w:left w:val="none" w:sz="0" w:space="0" w:color="auto"/>
            <w:bottom w:val="none" w:sz="0" w:space="0" w:color="auto"/>
            <w:right w:val="none" w:sz="0" w:space="0" w:color="auto"/>
          </w:divBdr>
        </w:div>
        <w:div w:id="818613272">
          <w:marLeft w:val="640"/>
          <w:marRight w:val="0"/>
          <w:marTop w:val="0"/>
          <w:marBottom w:val="0"/>
          <w:divBdr>
            <w:top w:val="none" w:sz="0" w:space="0" w:color="auto"/>
            <w:left w:val="none" w:sz="0" w:space="0" w:color="auto"/>
            <w:bottom w:val="none" w:sz="0" w:space="0" w:color="auto"/>
            <w:right w:val="none" w:sz="0" w:space="0" w:color="auto"/>
          </w:divBdr>
        </w:div>
        <w:div w:id="89278298">
          <w:marLeft w:val="640"/>
          <w:marRight w:val="0"/>
          <w:marTop w:val="0"/>
          <w:marBottom w:val="0"/>
          <w:divBdr>
            <w:top w:val="none" w:sz="0" w:space="0" w:color="auto"/>
            <w:left w:val="none" w:sz="0" w:space="0" w:color="auto"/>
            <w:bottom w:val="none" w:sz="0" w:space="0" w:color="auto"/>
            <w:right w:val="none" w:sz="0" w:space="0" w:color="auto"/>
          </w:divBdr>
        </w:div>
        <w:div w:id="1648586559">
          <w:marLeft w:val="640"/>
          <w:marRight w:val="0"/>
          <w:marTop w:val="0"/>
          <w:marBottom w:val="0"/>
          <w:divBdr>
            <w:top w:val="none" w:sz="0" w:space="0" w:color="auto"/>
            <w:left w:val="none" w:sz="0" w:space="0" w:color="auto"/>
            <w:bottom w:val="none" w:sz="0" w:space="0" w:color="auto"/>
            <w:right w:val="none" w:sz="0" w:space="0" w:color="auto"/>
          </w:divBdr>
        </w:div>
        <w:div w:id="1823237014">
          <w:marLeft w:val="640"/>
          <w:marRight w:val="0"/>
          <w:marTop w:val="0"/>
          <w:marBottom w:val="0"/>
          <w:divBdr>
            <w:top w:val="none" w:sz="0" w:space="0" w:color="auto"/>
            <w:left w:val="none" w:sz="0" w:space="0" w:color="auto"/>
            <w:bottom w:val="none" w:sz="0" w:space="0" w:color="auto"/>
            <w:right w:val="none" w:sz="0" w:space="0" w:color="auto"/>
          </w:divBdr>
        </w:div>
        <w:div w:id="523983816">
          <w:marLeft w:val="640"/>
          <w:marRight w:val="0"/>
          <w:marTop w:val="0"/>
          <w:marBottom w:val="0"/>
          <w:divBdr>
            <w:top w:val="none" w:sz="0" w:space="0" w:color="auto"/>
            <w:left w:val="none" w:sz="0" w:space="0" w:color="auto"/>
            <w:bottom w:val="none" w:sz="0" w:space="0" w:color="auto"/>
            <w:right w:val="none" w:sz="0" w:space="0" w:color="auto"/>
          </w:divBdr>
        </w:div>
        <w:div w:id="407389552">
          <w:marLeft w:val="640"/>
          <w:marRight w:val="0"/>
          <w:marTop w:val="0"/>
          <w:marBottom w:val="0"/>
          <w:divBdr>
            <w:top w:val="none" w:sz="0" w:space="0" w:color="auto"/>
            <w:left w:val="none" w:sz="0" w:space="0" w:color="auto"/>
            <w:bottom w:val="none" w:sz="0" w:space="0" w:color="auto"/>
            <w:right w:val="none" w:sz="0" w:space="0" w:color="auto"/>
          </w:divBdr>
        </w:div>
        <w:div w:id="2109307139">
          <w:marLeft w:val="640"/>
          <w:marRight w:val="0"/>
          <w:marTop w:val="0"/>
          <w:marBottom w:val="0"/>
          <w:divBdr>
            <w:top w:val="none" w:sz="0" w:space="0" w:color="auto"/>
            <w:left w:val="none" w:sz="0" w:space="0" w:color="auto"/>
            <w:bottom w:val="none" w:sz="0" w:space="0" w:color="auto"/>
            <w:right w:val="none" w:sz="0" w:space="0" w:color="auto"/>
          </w:divBdr>
        </w:div>
        <w:div w:id="461465804">
          <w:marLeft w:val="640"/>
          <w:marRight w:val="0"/>
          <w:marTop w:val="0"/>
          <w:marBottom w:val="0"/>
          <w:divBdr>
            <w:top w:val="none" w:sz="0" w:space="0" w:color="auto"/>
            <w:left w:val="none" w:sz="0" w:space="0" w:color="auto"/>
            <w:bottom w:val="none" w:sz="0" w:space="0" w:color="auto"/>
            <w:right w:val="none" w:sz="0" w:space="0" w:color="auto"/>
          </w:divBdr>
        </w:div>
        <w:div w:id="266042857">
          <w:marLeft w:val="640"/>
          <w:marRight w:val="0"/>
          <w:marTop w:val="0"/>
          <w:marBottom w:val="0"/>
          <w:divBdr>
            <w:top w:val="none" w:sz="0" w:space="0" w:color="auto"/>
            <w:left w:val="none" w:sz="0" w:space="0" w:color="auto"/>
            <w:bottom w:val="none" w:sz="0" w:space="0" w:color="auto"/>
            <w:right w:val="none" w:sz="0" w:space="0" w:color="auto"/>
          </w:divBdr>
        </w:div>
        <w:div w:id="303392382">
          <w:marLeft w:val="640"/>
          <w:marRight w:val="0"/>
          <w:marTop w:val="0"/>
          <w:marBottom w:val="0"/>
          <w:divBdr>
            <w:top w:val="none" w:sz="0" w:space="0" w:color="auto"/>
            <w:left w:val="none" w:sz="0" w:space="0" w:color="auto"/>
            <w:bottom w:val="none" w:sz="0" w:space="0" w:color="auto"/>
            <w:right w:val="none" w:sz="0" w:space="0" w:color="auto"/>
          </w:divBdr>
        </w:div>
        <w:div w:id="467939832">
          <w:marLeft w:val="640"/>
          <w:marRight w:val="0"/>
          <w:marTop w:val="0"/>
          <w:marBottom w:val="0"/>
          <w:divBdr>
            <w:top w:val="none" w:sz="0" w:space="0" w:color="auto"/>
            <w:left w:val="none" w:sz="0" w:space="0" w:color="auto"/>
            <w:bottom w:val="none" w:sz="0" w:space="0" w:color="auto"/>
            <w:right w:val="none" w:sz="0" w:space="0" w:color="auto"/>
          </w:divBdr>
        </w:div>
        <w:div w:id="340163174">
          <w:marLeft w:val="640"/>
          <w:marRight w:val="0"/>
          <w:marTop w:val="0"/>
          <w:marBottom w:val="0"/>
          <w:divBdr>
            <w:top w:val="none" w:sz="0" w:space="0" w:color="auto"/>
            <w:left w:val="none" w:sz="0" w:space="0" w:color="auto"/>
            <w:bottom w:val="none" w:sz="0" w:space="0" w:color="auto"/>
            <w:right w:val="none" w:sz="0" w:space="0" w:color="auto"/>
          </w:divBdr>
        </w:div>
        <w:div w:id="891231854">
          <w:marLeft w:val="640"/>
          <w:marRight w:val="0"/>
          <w:marTop w:val="0"/>
          <w:marBottom w:val="0"/>
          <w:divBdr>
            <w:top w:val="none" w:sz="0" w:space="0" w:color="auto"/>
            <w:left w:val="none" w:sz="0" w:space="0" w:color="auto"/>
            <w:bottom w:val="none" w:sz="0" w:space="0" w:color="auto"/>
            <w:right w:val="none" w:sz="0" w:space="0" w:color="auto"/>
          </w:divBdr>
        </w:div>
        <w:div w:id="1697848154">
          <w:marLeft w:val="640"/>
          <w:marRight w:val="0"/>
          <w:marTop w:val="0"/>
          <w:marBottom w:val="0"/>
          <w:divBdr>
            <w:top w:val="none" w:sz="0" w:space="0" w:color="auto"/>
            <w:left w:val="none" w:sz="0" w:space="0" w:color="auto"/>
            <w:bottom w:val="none" w:sz="0" w:space="0" w:color="auto"/>
            <w:right w:val="none" w:sz="0" w:space="0" w:color="auto"/>
          </w:divBdr>
        </w:div>
        <w:div w:id="1711421645">
          <w:marLeft w:val="640"/>
          <w:marRight w:val="0"/>
          <w:marTop w:val="0"/>
          <w:marBottom w:val="0"/>
          <w:divBdr>
            <w:top w:val="none" w:sz="0" w:space="0" w:color="auto"/>
            <w:left w:val="none" w:sz="0" w:space="0" w:color="auto"/>
            <w:bottom w:val="none" w:sz="0" w:space="0" w:color="auto"/>
            <w:right w:val="none" w:sz="0" w:space="0" w:color="auto"/>
          </w:divBdr>
        </w:div>
        <w:div w:id="849567477">
          <w:marLeft w:val="640"/>
          <w:marRight w:val="0"/>
          <w:marTop w:val="0"/>
          <w:marBottom w:val="0"/>
          <w:divBdr>
            <w:top w:val="none" w:sz="0" w:space="0" w:color="auto"/>
            <w:left w:val="none" w:sz="0" w:space="0" w:color="auto"/>
            <w:bottom w:val="none" w:sz="0" w:space="0" w:color="auto"/>
            <w:right w:val="none" w:sz="0" w:space="0" w:color="auto"/>
          </w:divBdr>
        </w:div>
        <w:div w:id="310523333">
          <w:marLeft w:val="640"/>
          <w:marRight w:val="0"/>
          <w:marTop w:val="0"/>
          <w:marBottom w:val="0"/>
          <w:divBdr>
            <w:top w:val="none" w:sz="0" w:space="0" w:color="auto"/>
            <w:left w:val="none" w:sz="0" w:space="0" w:color="auto"/>
            <w:bottom w:val="none" w:sz="0" w:space="0" w:color="auto"/>
            <w:right w:val="none" w:sz="0" w:space="0" w:color="auto"/>
          </w:divBdr>
        </w:div>
        <w:div w:id="1689597693">
          <w:marLeft w:val="640"/>
          <w:marRight w:val="0"/>
          <w:marTop w:val="0"/>
          <w:marBottom w:val="0"/>
          <w:divBdr>
            <w:top w:val="none" w:sz="0" w:space="0" w:color="auto"/>
            <w:left w:val="none" w:sz="0" w:space="0" w:color="auto"/>
            <w:bottom w:val="none" w:sz="0" w:space="0" w:color="auto"/>
            <w:right w:val="none" w:sz="0" w:space="0" w:color="auto"/>
          </w:divBdr>
        </w:div>
        <w:div w:id="694425990">
          <w:marLeft w:val="640"/>
          <w:marRight w:val="0"/>
          <w:marTop w:val="0"/>
          <w:marBottom w:val="0"/>
          <w:divBdr>
            <w:top w:val="none" w:sz="0" w:space="0" w:color="auto"/>
            <w:left w:val="none" w:sz="0" w:space="0" w:color="auto"/>
            <w:bottom w:val="none" w:sz="0" w:space="0" w:color="auto"/>
            <w:right w:val="none" w:sz="0" w:space="0" w:color="auto"/>
          </w:divBdr>
        </w:div>
        <w:div w:id="952517972">
          <w:marLeft w:val="640"/>
          <w:marRight w:val="0"/>
          <w:marTop w:val="0"/>
          <w:marBottom w:val="0"/>
          <w:divBdr>
            <w:top w:val="none" w:sz="0" w:space="0" w:color="auto"/>
            <w:left w:val="none" w:sz="0" w:space="0" w:color="auto"/>
            <w:bottom w:val="none" w:sz="0" w:space="0" w:color="auto"/>
            <w:right w:val="none" w:sz="0" w:space="0" w:color="auto"/>
          </w:divBdr>
        </w:div>
        <w:div w:id="1299651135">
          <w:marLeft w:val="640"/>
          <w:marRight w:val="0"/>
          <w:marTop w:val="0"/>
          <w:marBottom w:val="0"/>
          <w:divBdr>
            <w:top w:val="none" w:sz="0" w:space="0" w:color="auto"/>
            <w:left w:val="none" w:sz="0" w:space="0" w:color="auto"/>
            <w:bottom w:val="none" w:sz="0" w:space="0" w:color="auto"/>
            <w:right w:val="none" w:sz="0" w:space="0" w:color="auto"/>
          </w:divBdr>
        </w:div>
      </w:divsChild>
    </w:div>
    <w:div w:id="1973166857">
      <w:bodyDiv w:val="1"/>
      <w:marLeft w:val="0"/>
      <w:marRight w:val="0"/>
      <w:marTop w:val="0"/>
      <w:marBottom w:val="0"/>
      <w:divBdr>
        <w:top w:val="none" w:sz="0" w:space="0" w:color="auto"/>
        <w:left w:val="none" w:sz="0" w:space="0" w:color="auto"/>
        <w:bottom w:val="none" w:sz="0" w:space="0" w:color="auto"/>
        <w:right w:val="none" w:sz="0" w:space="0" w:color="auto"/>
      </w:divBdr>
      <w:divsChild>
        <w:div w:id="1530950626">
          <w:marLeft w:val="640"/>
          <w:marRight w:val="0"/>
          <w:marTop w:val="0"/>
          <w:marBottom w:val="0"/>
          <w:divBdr>
            <w:top w:val="none" w:sz="0" w:space="0" w:color="auto"/>
            <w:left w:val="none" w:sz="0" w:space="0" w:color="auto"/>
            <w:bottom w:val="none" w:sz="0" w:space="0" w:color="auto"/>
            <w:right w:val="none" w:sz="0" w:space="0" w:color="auto"/>
          </w:divBdr>
        </w:div>
        <w:div w:id="1439182167">
          <w:marLeft w:val="640"/>
          <w:marRight w:val="0"/>
          <w:marTop w:val="0"/>
          <w:marBottom w:val="0"/>
          <w:divBdr>
            <w:top w:val="none" w:sz="0" w:space="0" w:color="auto"/>
            <w:left w:val="none" w:sz="0" w:space="0" w:color="auto"/>
            <w:bottom w:val="none" w:sz="0" w:space="0" w:color="auto"/>
            <w:right w:val="none" w:sz="0" w:space="0" w:color="auto"/>
          </w:divBdr>
        </w:div>
        <w:div w:id="1853180942">
          <w:marLeft w:val="640"/>
          <w:marRight w:val="0"/>
          <w:marTop w:val="0"/>
          <w:marBottom w:val="0"/>
          <w:divBdr>
            <w:top w:val="none" w:sz="0" w:space="0" w:color="auto"/>
            <w:left w:val="none" w:sz="0" w:space="0" w:color="auto"/>
            <w:bottom w:val="none" w:sz="0" w:space="0" w:color="auto"/>
            <w:right w:val="none" w:sz="0" w:space="0" w:color="auto"/>
          </w:divBdr>
        </w:div>
        <w:div w:id="1546218347">
          <w:marLeft w:val="640"/>
          <w:marRight w:val="0"/>
          <w:marTop w:val="0"/>
          <w:marBottom w:val="0"/>
          <w:divBdr>
            <w:top w:val="none" w:sz="0" w:space="0" w:color="auto"/>
            <w:left w:val="none" w:sz="0" w:space="0" w:color="auto"/>
            <w:bottom w:val="none" w:sz="0" w:space="0" w:color="auto"/>
            <w:right w:val="none" w:sz="0" w:space="0" w:color="auto"/>
          </w:divBdr>
        </w:div>
        <w:div w:id="2127965011">
          <w:marLeft w:val="640"/>
          <w:marRight w:val="0"/>
          <w:marTop w:val="0"/>
          <w:marBottom w:val="0"/>
          <w:divBdr>
            <w:top w:val="none" w:sz="0" w:space="0" w:color="auto"/>
            <w:left w:val="none" w:sz="0" w:space="0" w:color="auto"/>
            <w:bottom w:val="none" w:sz="0" w:space="0" w:color="auto"/>
            <w:right w:val="none" w:sz="0" w:space="0" w:color="auto"/>
          </w:divBdr>
        </w:div>
        <w:div w:id="682827616">
          <w:marLeft w:val="640"/>
          <w:marRight w:val="0"/>
          <w:marTop w:val="0"/>
          <w:marBottom w:val="0"/>
          <w:divBdr>
            <w:top w:val="none" w:sz="0" w:space="0" w:color="auto"/>
            <w:left w:val="none" w:sz="0" w:space="0" w:color="auto"/>
            <w:bottom w:val="none" w:sz="0" w:space="0" w:color="auto"/>
            <w:right w:val="none" w:sz="0" w:space="0" w:color="auto"/>
          </w:divBdr>
        </w:div>
        <w:div w:id="936790848">
          <w:marLeft w:val="640"/>
          <w:marRight w:val="0"/>
          <w:marTop w:val="0"/>
          <w:marBottom w:val="0"/>
          <w:divBdr>
            <w:top w:val="none" w:sz="0" w:space="0" w:color="auto"/>
            <w:left w:val="none" w:sz="0" w:space="0" w:color="auto"/>
            <w:bottom w:val="none" w:sz="0" w:space="0" w:color="auto"/>
            <w:right w:val="none" w:sz="0" w:space="0" w:color="auto"/>
          </w:divBdr>
        </w:div>
        <w:div w:id="1681198849">
          <w:marLeft w:val="640"/>
          <w:marRight w:val="0"/>
          <w:marTop w:val="0"/>
          <w:marBottom w:val="0"/>
          <w:divBdr>
            <w:top w:val="none" w:sz="0" w:space="0" w:color="auto"/>
            <w:left w:val="none" w:sz="0" w:space="0" w:color="auto"/>
            <w:bottom w:val="none" w:sz="0" w:space="0" w:color="auto"/>
            <w:right w:val="none" w:sz="0" w:space="0" w:color="auto"/>
          </w:divBdr>
        </w:div>
        <w:div w:id="910311121">
          <w:marLeft w:val="640"/>
          <w:marRight w:val="0"/>
          <w:marTop w:val="0"/>
          <w:marBottom w:val="0"/>
          <w:divBdr>
            <w:top w:val="none" w:sz="0" w:space="0" w:color="auto"/>
            <w:left w:val="none" w:sz="0" w:space="0" w:color="auto"/>
            <w:bottom w:val="none" w:sz="0" w:space="0" w:color="auto"/>
            <w:right w:val="none" w:sz="0" w:space="0" w:color="auto"/>
          </w:divBdr>
        </w:div>
        <w:div w:id="2040162867">
          <w:marLeft w:val="640"/>
          <w:marRight w:val="0"/>
          <w:marTop w:val="0"/>
          <w:marBottom w:val="0"/>
          <w:divBdr>
            <w:top w:val="none" w:sz="0" w:space="0" w:color="auto"/>
            <w:left w:val="none" w:sz="0" w:space="0" w:color="auto"/>
            <w:bottom w:val="none" w:sz="0" w:space="0" w:color="auto"/>
            <w:right w:val="none" w:sz="0" w:space="0" w:color="auto"/>
          </w:divBdr>
        </w:div>
        <w:div w:id="1528981707">
          <w:marLeft w:val="640"/>
          <w:marRight w:val="0"/>
          <w:marTop w:val="0"/>
          <w:marBottom w:val="0"/>
          <w:divBdr>
            <w:top w:val="none" w:sz="0" w:space="0" w:color="auto"/>
            <w:left w:val="none" w:sz="0" w:space="0" w:color="auto"/>
            <w:bottom w:val="none" w:sz="0" w:space="0" w:color="auto"/>
            <w:right w:val="none" w:sz="0" w:space="0" w:color="auto"/>
          </w:divBdr>
        </w:div>
        <w:div w:id="1594974424">
          <w:marLeft w:val="640"/>
          <w:marRight w:val="0"/>
          <w:marTop w:val="0"/>
          <w:marBottom w:val="0"/>
          <w:divBdr>
            <w:top w:val="none" w:sz="0" w:space="0" w:color="auto"/>
            <w:left w:val="none" w:sz="0" w:space="0" w:color="auto"/>
            <w:bottom w:val="none" w:sz="0" w:space="0" w:color="auto"/>
            <w:right w:val="none" w:sz="0" w:space="0" w:color="auto"/>
          </w:divBdr>
        </w:div>
        <w:div w:id="1588803111">
          <w:marLeft w:val="640"/>
          <w:marRight w:val="0"/>
          <w:marTop w:val="0"/>
          <w:marBottom w:val="0"/>
          <w:divBdr>
            <w:top w:val="none" w:sz="0" w:space="0" w:color="auto"/>
            <w:left w:val="none" w:sz="0" w:space="0" w:color="auto"/>
            <w:bottom w:val="none" w:sz="0" w:space="0" w:color="auto"/>
            <w:right w:val="none" w:sz="0" w:space="0" w:color="auto"/>
          </w:divBdr>
        </w:div>
        <w:div w:id="230972159">
          <w:marLeft w:val="640"/>
          <w:marRight w:val="0"/>
          <w:marTop w:val="0"/>
          <w:marBottom w:val="0"/>
          <w:divBdr>
            <w:top w:val="none" w:sz="0" w:space="0" w:color="auto"/>
            <w:left w:val="none" w:sz="0" w:space="0" w:color="auto"/>
            <w:bottom w:val="none" w:sz="0" w:space="0" w:color="auto"/>
            <w:right w:val="none" w:sz="0" w:space="0" w:color="auto"/>
          </w:divBdr>
        </w:div>
        <w:div w:id="2115783506">
          <w:marLeft w:val="640"/>
          <w:marRight w:val="0"/>
          <w:marTop w:val="0"/>
          <w:marBottom w:val="0"/>
          <w:divBdr>
            <w:top w:val="none" w:sz="0" w:space="0" w:color="auto"/>
            <w:left w:val="none" w:sz="0" w:space="0" w:color="auto"/>
            <w:bottom w:val="none" w:sz="0" w:space="0" w:color="auto"/>
            <w:right w:val="none" w:sz="0" w:space="0" w:color="auto"/>
          </w:divBdr>
        </w:div>
        <w:div w:id="479227993">
          <w:marLeft w:val="640"/>
          <w:marRight w:val="0"/>
          <w:marTop w:val="0"/>
          <w:marBottom w:val="0"/>
          <w:divBdr>
            <w:top w:val="none" w:sz="0" w:space="0" w:color="auto"/>
            <w:left w:val="none" w:sz="0" w:space="0" w:color="auto"/>
            <w:bottom w:val="none" w:sz="0" w:space="0" w:color="auto"/>
            <w:right w:val="none" w:sz="0" w:space="0" w:color="auto"/>
          </w:divBdr>
        </w:div>
        <w:div w:id="1009285182">
          <w:marLeft w:val="640"/>
          <w:marRight w:val="0"/>
          <w:marTop w:val="0"/>
          <w:marBottom w:val="0"/>
          <w:divBdr>
            <w:top w:val="none" w:sz="0" w:space="0" w:color="auto"/>
            <w:left w:val="none" w:sz="0" w:space="0" w:color="auto"/>
            <w:bottom w:val="none" w:sz="0" w:space="0" w:color="auto"/>
            <w:right w:val="none" w:sz="0" w:space="0" w:color="auto"/>
          </w:divBdr>
        </w:div>
        <w:div w:id="2140025713">
          <w:marLeft w:val="640"/>
          <w:marRight w:val="0"/>
          <w:marTop w:val="0"/>
          <w:marBottom w:val="0"/>
          <w:divBdr>
            <w:top w:val="none" w:sz="0" w:space="0" w:color="auto"/>
            <w:left w:val="none" w:sz="0" w:space="0" w:color="auto"/>
            <w:bottom w:val="none" w:sz="0" w:space="0" w:color="auto"/>
            <w:right w:val="none" w:sz="0" w:space="0" w:color="auto"/>
          </w:divBdr>
        </w:div>
        <w:div w:id="188759791">
          <w:marLeft w:val="640"/>
          <w:marRight w:val="0"/>
          <w:marTop w:val="0"/>
          <w:marBottom w:val="0"/>
          <w:divBdr>
            <w:top w:val="none" w:sz="0" w:space="0" w:color="auto"/>
            <w:left w:val="none" w:sz="0" w:space="0" w:color="auto"/>
            <w:bottom w:val="none" w:sz="0" w:space="0" w:color="auto"/>
            <w:right w:val="none" w:sz="0" w:space="0" w:color="auto"/>
          </w:divBdr>
        </w:div>
        <w:div w:id="1614749206">
          <w:marLeft w:val="640"/>
          <w:marRight w:val="0"/>
          <w:marTop w:val="0"/>
          <w:marBottom w:val="0"/>
          <w:divBdr>
            <w:top w:val="none" w:sz="0" w:space="0" w:color="auto"/>
            <w:left w:val="none" w:sz="0" w:space="0" w:color="auto"/>
            <w:bottom w:val="none" w:sz="0" w:space="0" w:color="auto"/>
            <w:right w:val="none" w:sz="0" w:space="0" w:color="auto"/>
          </w:divBdr>
        </w:div>
        <w:div w:id="985931457">
          <w:marLeft w:val="640"/>
          <w:marRight w:val="0"/>
          <w:marTop w:val="0"/>
          <w:marBottom w:val="0"/>
          <w:divBdr>
            <w:top w:val="none" w:sz="0" w:space="0" w:color="auto"/>
            <w:left w:val="none" w:sz="0" w:space="0" w:color="auto"/>
            <w:bottom w:val="none" w:sz="0" w:space="0" w:color="auto"/>
            <w:right w:val="none" w:sz="0" w:space="0" w:color="auto"/>
          </w:divBdr>
        </w:div>
        <w:div w:id="1968269320">
          <w:marLeft w:val="640"/>
          <w:marRight w:val="0"/>
          <w:marTop w:val="0"/>
          <w:marBottom w:val="0"/>
          <w:divBdr>
            <w:top w:val="none" w:sz="0" w:space="0" w:color="auto"/>
            <w:left w:val="none" w:sz="0" w:space="0" w:color="auto"/>
            <w:bottom w:val="none" w:sz="0" w:space="0" w:color="auto"/>
            <w:right w:val="none" w:sz="0" w:space="0" w:color="auto"/>
          </w:divBdr>
        </w:div>
        <w:div w:id="295064046">
          <w:marLeft w:val="640"/>
          <w:marRight w:val="0"/>
          <w:marTop w:val="0"/>
          <w:marBottom w:val="0"/>
          <w:divBdr>
            <w:top w:val="none" w:sz="0" w:space="0" w:color="auto"/>
            <w:left w:val="none" w:sz="0" w:space="0" w:color="auto"/>
            <w:bottom w:val="none" w:sz="0" w:space="0" w:color="auto"/>
            <w:right w:val="none" w:sz="0" w:space="0" w:color="auto"/>
          </w:divBdr>
        </w:div>
        <w:div w:id="1046489757">
          <w:marLeft w:val="640"/>
          <w:marRight w:val="0"/>
          <w:marTop w:val="0"/>
          <w:marBottom w:val="0"/>
          <w:divBdr>
            <w:top w:val="none" w:sz="0" w:space="0" w:color="auto"/>
            <w:left w:val="none" w:sz="0" w:space="0" w:color="auto"/>
            <w:bottom w:val="none" w:sz="0" w:space="0" w:color="auto"/>
            <w:right w:val="none" w:sz="0" w:space="0" w:color="auto"/>
          </w:divBdr>
        </w:div>
        <w:div w:id="1534031697">
          <w:marLeft w:val="640"/>
          <w:marRight w:val="0"/>
          <w:marTop w:val="0"/>
          <w:marBottom w:val="0"/>
          <w:divBdr>
            <w:top w:val="none" w:sz="0" w:space="0" w:color="auto"/>
            <w:left w:val="none" w:sz="0" w:space="0" w:color="auto"/>
            <w:bottom w:val="none" w:sz="0" w:space="0" w:color="auto"/>
            <w:right w:val="none" w:sz="0" w:space="0" w:color="auto"/>
          </w:divBdr>
        </w:div>
        <w:div w:id="58211795">
          <w:marLeft w:val="640"/>
          <w:marRight w:val="0"/>
          <w:marTop w:val="0"/>
          <w:marBottom w:val="0"/>
          <w:divBdr>
            <w:top w:val="none" w:sz="0" w:space="0" w:color="auto"/>
            <w:left w:val="none" w:sz="0" w:space="0" w:color="auto"/>
            <w:bottom w:val="none" w:sz="0" w:space="0" w:color="auto"/>
            <w:right w:val="none" w:sz="0" w:space="0" w:color="auto"/>
          </w:divBdr>
        </w:div>
        <w:div w:id="1681156312">
          <w:marLeft w:val="640"/>
          <w:marRight w:val="0"/>
          <w:marTop w:val="0"/>
          <w:marBottom w:val="0"/>
          <w:divBdr>
            <w:top w:val="none" w:sz="0" w:space="0" w:color="auto"/>
            <w:left w:val="none" w:sz="0" w:space="0" w:color="auto"/>
            <w:bottom w:val="none" w:sz="0" w:space="0" w:color="auto"/>
            <w:right w:val="none" w:sz="0" w:space="0" w:color="auto"/>
          </w:divBdr>
        </w:div>
        <w:div w:id="1160655909">
          <w:marLeft w:val="640"/>
          <w:marRight w:val="0"/>
          <w:marTop w:val="0"/>
          <w:marBottom w:val="0"/>
          <w:divBdr>
            <w:top w:val="none" w:sz="0" w:space="0" w:color="auto"/>
            <w:left w:val="none" w:sz="0" w:space="0" w:color="auto"/>
            <w:bottom w:val="none" w:sz="0" w:space="0" w:color="auto"/>
            <w:right w:val="none" w:sz="0" w:space="0" w:color="auto"/>
          </w:divBdr>
        </w:div>
        <w:div w:id="104161352">
          <w:marLeft w:val="640"/>
          <w:marRight w:val="0"/>
          <w:marTop w:val="0"/>
          <w:marBottom w:val="0"/>
          <w:divBdr>
            <w:top w:val="none" w:sz="0" w:space="0" w:color="auto"/>
            <w:left w:val="none" w:sz="0" w:space="0" w:color="auto"/>
            <w:bottom w:val="none" w:sz="0" w:space="0" w:color="auto"/>
            <w:right w:val="none" w:sz="0" w:space="0" w:color="auto"/>
          </w:divBdr>
        </w:div>
        <w:div w:id="1287275177">
          <w:marLeft w:val="640"/>
          <w:marRight w:val="0"/>
          <w:marTop w:val="0"/>
          <w:marBottom w:val="0"/>
          <w:divBdr>
            <w:top w:val="none" w:sz="0" w:space="0" w:color="auto"/>
            <w:left w:val="none" w:sz="0" w:space="0" w:color="auto"/>
            <w:bottom w:val="none" w:sz="0" w:space="0" w:color="auto"/>
            <w:right w:val="none" w:sz="0" w:space="0" w:color="auto"/>
          </w:divBdr>
        </w:div>
        <w:div w:id="1569221414">
          <w:marLeft w:val="640"/>
          <w:marRight w:val="0"/>
          <w:marTop w:val="0"/>
          <w:marBottom w:val="0"/>
          <w:divBdr>
            <w:top w:val="none" w:sz="0" w:space="0" w:color="auto"/>
            <w:left w:val="none" w:sz="0" w:space="0" w:color="auto"/>
            <w:bottom w:val="none" w:sz="0" w:space="0" w:color="auto"/>
            <w:right w:val="none" w:sz="0" w:space="0" w:color="auto"/>
          </w:divBdr>
        </w:div>
        <w:div w:id="1201044682">
          <w:marLeft w:val="640"/>
          <w:marRight w:val="0"/>
          <w:marTop w:val="0"/>
          <w:marBottom w:val="0"/>
          <w:divBdr>
            <w:top w:val="none" w:sz="0" w:space="0" w:color="auto"/>
            <w:left w:val="none" w:sz="0" w:space="0" w:color="auto"/>
            <w:bottom w:val="none" w:sz="0" w:space="0" w:color="auto"/>
            <w:right w:val="none" w:sz="0" w:space="0" w:color="auto"/>
          </w:divBdr>
        </w:div>
        <w:div w:id="75135058">
          <w:marLeft w:val="640"/>
          <w:marRight w:val="0"/>
          <w:marTop w:val="0"/>
          <w:marBottom w:val="0"/>
          <w:divBdr>
            <w:top w:val="none" w:sz="0" w:space="0" w:color="auto"/>
            <w:left w:val="none" w:sz="0" w:space="0" w:color="auto"/>
            <w:bottom w:val="none" w:sz="0" w:space="0" w:color="auto"/>
            <w:right w:val="none" w:sz="0" w:space="0" w:color="auto"/>
          </w:divBdr>
        </w:div>
        <w:div w:id="110981813">
          <w:marLeft w:val="640"/>
          <w:marRight w:val="0"/>
          <w:marTop w:val="0"/>
          <w:marBottom w:val="0"/>
          <w:divBdr>
            <w:top w:val="none" w:sz="0" w:space="0" w:color="auto"/>
            <w:left w:val="none" w:sz="0" w:space="0" w:color="auto"/>
            <w:bottom w:val="none" w:sz="0" w:space="0" w:color="auto"/>
            <w:right w:val="none" w:sz="0" w:space="0" w:color="auto"/>
          </w:divBdr>
        </w:div>
        <w:div w:id="1094011256">
          <w:marLeft w:val="640"/>
          <w:marRight w:val="0"/>
          <w:marTop w:val="0"/>
          <w:marBottom w:val="0"/>
          <w:divBdr>
            <w:top w:val="none" w:sz="0" w:space="0" w:color="auto"/>
            <w:left w:val="none" w:sz="0" w:space="0" w:color="auto"/>
            <w:bottom w:val="none" w:sz="0" w:space="0" w:color="auto"/>
            <w:right w:val="none" w:sz="0" w:space="0" w:color="auto"/>
          </w:divBdr>
        </w:div>
        <w:div w:id="514853979">
          <w:marLeft w:val="640"/>
          <w:marRight w:val="0"/>
          <w:marTop w:val="0"/>
          <w:marBottom w:val="0"/>
          <w:divBdr>
            <w:top w:val="none" w:sz="0" w:space="0" w:color="auto"/>
            <w:left w:val="none" w:sz="0" w:space="0" w:color="auto"/>
            <w:bottom w:val="none" w:sz="0" w:space="0" w:color="auto"/>
            <w:right w:val="none" w:sz="0" w:space="0" w:color="auto"/>
          </w:divBdr>
        </w:div>
        <w:div w:id="2094081605">
          <w:marLeft w:val="640"/>
          <w:marRight w:val="0"/>
          <w:marTop w:val="0"/>
          <w:marBottom w:val="0"/>
          <w:divBdr>
            <w:top w:val="none" w:sz="0" w:space="0" w:color="auto"/>
            <w:left w:val="none" w:sz="0" w:space="0" w:color="auto"/>
            <w:bottom w:val="none" w:sz="0" w:space="0" w:color="auto"/>
            <w:right w:val="none" w:sz="0" w:space="0" w:color="auto"/>
          </w:divBdr>
        </w:div>
        <w:div w:id="875510137">
          <w:marLeft w:val="640"/>
          <w:marRight w:val="0"/>
          <w:marTop w:val="0"/>
          <w:marBottom w:val="0"/>
          <w:divBdr>
            <w:top w:val="none" w:sz="0" w:space="0" w:color="auto"/>
            <w:left w:val="none" w:sz="0" w:space="0" w:color="auto"/>
            <w:bottom w:val="none" w:sz="0" w:space="0" w:color="auto"/>
            <w:right w:val="none" w:sz="0" w:space="0" w:color="auto"/>
          </w:divBdr>
        </w:div>
        <w:div w:id="1847281659">
          <w:marLeft w:val="640"/>
          <w:marRight w:val="0"/>
          <w:marTop w:val="0"/>
          <w:marBottom w:val="0"/>
          <w:divBdr>
            <w:top w:val="none" w:sz="0" w:space="0" w:color="auto"/>
            <w:left w:val="none" w:sz="0" w:space="0" w:color="auto"/>
            <w:bottom w:val="none" w:sz="0" w:space="0" w:color="auto"/>
            <w:right w:val="none" w:sz="0" w:space="0" w:color="auto"/>
          </w:divBdr>
        </w:div>
        <w:div w:id="177894218">
          <w:marLeft w:val="640"/>
          <w:marRight w:val="0"/>
          <w:marTop w:val="0"/>
          <w:marBottom w:val="0"/>
          <w:divBdr>
            <w:top w:val="none" w:sz="0" w:space="0" w:color="auto"/>
            <w:left w:val="none" w:sz="0" w:space="0" w:color="auto"/>
            <w:bottom w:val="none" w:sz="0" w:space="0" w:color="auto"/>
            <w:right w:val="none" w:sz="0" w:space="0" w:color="auto"/>
          </w:divBdr>
        </w:div>
        <w:div w:id="423838917">
          <w:marLeft w:val="640"/>
          <w:marRight w:val="0"/>
          <w:marTop w:val="0"/>
          <w:marBottom w:val="0"/>
          <w:divBdr>
            <w:top w:val="none" w:sz="0" w:space="0" w:color="auto"/>
            <w:left w:val="none" w:sz="0" w:space="0" w:color="auto"/>
            <w:bottom w:val="none" w:sz="0" w:space="0" w:color="auto"/>
            <w:right w:val="none" w:sz="0" w:space="0" w:color="auto"/>
          </w:divBdr>
        </w:div>
        <w:div w:id="1135828526">
          <w:marLeft w:val="640"/>
          <w:marRight w:val="0"/>
          <w:marTop w:val="0"/>
          <w:marBottom w:val="0"/>
          <w:divBdr>
            <w:top w:val="none" w:sz="0" w:space="0" w:color="auto"/>
            <w:left w:val="none" w:sz="0" w:space="0" w:color="auto"/>
            <w:bottom w:val="none" w:sz="0" w:space="0" w:color="auto"/>
            <w:right w:val="none" w:sz="0" w:space="0" w:color="auto"/>
          </w:divBdr>
        </w:div>
        <w:div w:id="1048071372">
          <w:marLeft w:val="640"/>
          <w:marRight w:val="0"/>
          <w:marTop w:val="0"/>
          <w:marBottom w:val="0"/>
          <w:divBdr>
            <w:top w:val="none" w:sz="0" w:space="0" w:color="auto"/>
            <w:left w:val="none" w:sz="0" w:space="0" w:color="auto"/>
            <w:bottom w:val="none" w:sz="0" w:space="0" w:color="auto"/>
            <w:right w:val="none" w:sz="0" w:space="0" w:color="auto"/>
          </w:divBdr>
        </w:div>
        <w:div w:id="1324621508">
          <w:marLeft w:val="640"/>
          <w:marRight w:val="0"/>
          <w:marTop w:val="0"/>
          <w:marBottom w:val="0"/>
          <w:divBdr>
            <w:top w:val="none" w:sz="0" w:space="0" w:color="auto"/>
            <w:left w:val="none" w:sz="0" w:space="0" w:color="auto"/>
            <w:bottom w:val="none" w:sz="0" w:space="0" w:color="auto"/>
            <w:right w:val="none" w:sz="0" w:space="0" w:color="auto"/>
          </w:divBdr>
        </w:div>
        <w:div w:id="1633291656">
          <w:marLeft w:val="640"/>
          <w:marRight w:val="0"/>
          <w:marTop w:val="0"/>
          <w:marBottom w:val="0"/>
          <w:divBdr>
            <w:top w:val="none" w:sz="0" w:space="0" w:color="auto"/>
            <w:left w:val="none" w:sz="0" w:space="0" w:color="auto"/>
            <w:bottom w:val="none" w:sz="0" w:space="0" w:color="auto"/>
            <w:right w:val="none" w:sz="0" w:space="0" w:color="auto"/>
          </w:divBdr>
        </w:div>
        <w:div w:id="368143431">
          <w:marLeft w:val="640"/>
          <w:marRight w:val="0"/>
          <w:marTop w:val="0"/>
          <w:marBottom w:val="0"/>
          <w:divBdr>
            <w:top w:val="none" w:sz="0" w:space="0" w:color="auto"/>
            <w:left w:val="none" w:sz="0" w:space="0" w:color="auto"/>
            <w:bottom w:val="none" w:sz="0" w:space="0" w:color="auto"/>
            <w:right w:val="none" w:sz="0" w:space="0" w:color="auto"/>
          </w:divBdr>
        </w:div>
        <w:div w:id="2046638574">
          <w:marLeft w:val="640"/>
          <w:marRight w:val="0"/>
          <w:marTop w:val="0"/>
          <w:marBottom w:val="0"/>
          <w:divBdr>
            <w:top w:val="none" w:sz="0" w:space="0" w:color="auto"/>
            <w:left w:val="none" w:sz="0" w:space="0" w:color="auto"/>
            <w:bottom w:val="none" w:sz="0" w:space="0" w:color="auto"/>
            <w:right w:val="none" w:sz="0" w:space="0" w:color="auto"/>
          </w:divBdr>
        </w:div>
        <w:div w:id="135341670">
          <w:marLeft w:val="640"/>
          <w:marRight w:val="0"/>
          <w:marTop w:val="0"/>
          <w:marBottom w:val="0"/>
          <w:divBdr>
            <w:top w:val="none" w:sz="0" w:space="0" w:color="auto"/>
            <w:left w:val="none" w:sz="0" w:space="0" w:color="auto"/>
            <w:bottom w:val="none" w:sz="0" w:space="0" w:color="auto"/>
            <w:right w:val="none" w:sz="0" w:space="0" w:color="auto"/>
          </w:divBdr>
        </w:div>
        <w:div w:id="433017121">
          <w:marLeft w:val="640"/>
          <w:marRight w:val="0"/>
          <w:marTop w:val="0"/>
          <w:marBottom w:val="0"/>
          <w:divBdr>
            <w:top w:val="none" w:sz="0" w:space="0" w:color="auto"/>
            <w:left w:val="none" w:sz="0" w:space="0" w:color="auto"/>
            <w:bottom w:val="none" w:sz="0" w:space="0" w:color="auto"/>
            <w:right w:val="none" w:sz="0" w:space="0" w:color="auto"/>
          </w:divBdr>
        </w:div>
        <w:div w:id="1918392257">
          <w:marLeft w:val="640"/>
          <w:marRight w:val="0"/>
          <w:marTop w:val="0"/>
          <w:marBottom w:val="0"/>
          <w:divBdr>
            <w:top w:val="none" w:sz="0" w:space="0" w:color="auto"/>
            <w:left w:val="none" w:sz="0" w:space="0" w:color="auto"/>
            <w:bottom w:val="none" w:sz="0" w:space="0" w:color="auto"/>
            <w:right w:val="none" w:sz="0" w:space="0" w:color="auto"/>
          </w:divBdr>
        </w:div>
        <w:div w:id="419330654">
          <w:marLeft w:val="640"/>
          <w:marRight w:val="0"/>
          <w:marTop w:val="0"/>
          <w:marBottom w:val="0"/>
          <w:divBdr>
            <w:top w:val="none" w:sz="0" w:space="0" w:color="auto"/>
            <w:left w:val="none" w:sz="0" w:space="0" w:color="auto"/>
            <w:bottom w:val="none" w:sz="0" w:space="0" w:color="auto"/>
            <w:right w:val="none" w:sz="0" w:space="0" w:color="auto"/>
          </w:divBdr>
        </w:div>
        <w:div w:id="190842242">
          <w:marLeft w:val="640"/>
          <w:marRight w:val="0"/>
          <w:marTop w:val="0"/>
          <w:marBottom w:val="0"/>
          <w:divBdr>
            <w:top w:val="none" w:sz="0" w:space="0" w:color="auto"/>
            <w:left w:val="none" w:sz="0" w:space="0" w:color="auto"/>
            <w:bottom w:val="none" w:sz="0" w:space="0" w:color="auto"/>
            <w:right w:val="none" w:sz="0" w:space="0" w:color="auto"/>
          </w:divBdr>
        </w:div>
        <w:div w:id="1390878828">
          <w:marLeft w:val="640"/>
          <w:marRight w:val="0"/>
          <w:marTop w:val="0"/>
          <w:marBottom w:val="0"/>
          <w:divBdr>
            <w:top w:val="none" w:sz="0" w:space="0" w:color="auto"/>
            <w:left w:val="none" w:sz="0" w:space="0" w:color="auto"/>
            <w:bottom w:val="none" w:sz="0" w:space="0" w:color="auto"/>
            <w:right w:val="none" w:sz="0" w:space="0" w:color="auto"/>
          </w:divBdr>
        </w:div>
        <w:div w:id="1753702096">
          <w:marLeft w:val="640"/>
          <w:marRight w:val="0"/>
          <w:marTop w:val="0"/>
          <w:marBottom w:val="0"/>
          <w:divBdr>
            <w:top w:val="none" w:sz="0" w:space="0" w:color="auto"/>
            <w:left w:val="none" w:sz="0" w:space="0" w:color="auto"/>
            <w:bottom w:val="none" w:sz="0" w:space="0" w:color="auto"/>
            <w:right w:val="none" w:sz="0" w:space="0" w:color="auto"/>
          </w:divBdr>
        </w:div>
        <w:div w:id="1837645059">
          <w:marLeft w:val="640"/>
          <w:marRight w:val="0"/>
          <w:marTop w:val="0"/>
          <w:marBottom w:val="0"/>
          <w:divBdr>
            <w:top w:val="none" w:sz="0" w:space="0" w:color="auto"/>
            <w:left w:val="none" w:sz="0" w:space="0" w:color="auto"/>
            <w:bottom w:val="none" w:sz="0" w:space="0" w:color="auto"/>
            <w:right w:val="none" w:sz="0" w:space="0" w:color="auto"/>
          </w:divBdr>
        </w:div>
        <w:div w:id="667287656">
          <w:marLeft w:val="640"/>
          <w:marRight w:val="0"/>
          <w:marTop w:val="0"/>
          <w:marBottom w:val="0"/>
          <w:divBdr>
            <w:top w:val="none" w:sz="0" w:space="0" w:color="auto"/>
            <w:left w:val="none" w:sz="0" w:space="0" w:color="auto"/>
            <w:bottom w:val="none" w:sz="0" w:space="0" w:color="auto"/>
            <w:right w:val="none" w:sz="0" w:space="0" w:color="auto"/>
          </w:divBdr>
        </w:div>
        <w:div w:id="194661670">
          <w:marLeft w:val="640"/>
          <w:marRight w:val="0"/>
          <w:marTop w:val="0"/>
          <w:marBottom w:val="0"/>
          <w:divBdr>
            <w:top w:val="none" w:sz="0" w:space="0" w:color="auto"/>
            <w:left w:val="none" w:sz="0" w:space="0" w:color="auto"/>
            <w:bottom w:val="none" w:sz="0" w:space="0" w:color="auto"/>
            <w:right w:val="none" w:sz="0" w:space="0" w:color="auto"/>
          </w:divBdr>
        </w:div>
        <w:div w:id="1443919996">
          <w:marLeft w:val="640"/>
          <w:marRight w:val="0"/>
          <w:marTop w:val="0"/>
          <w:marBottom w:val="0"/>
          <w:divBdr>
            <w:top w:val="none" w:sz="0" w:space="0" w:color="auto"/>
            <w:left w:val="none" w:sz="0" w:space="0" w:color="auto"/>
            <w:bottom w:val="none" w:sz="0" w:space="0" w:color="auto"/>
            <w:right w:val="none" w:sz="0" w:space="0" w:color="auto"/>
          </w:divBdr>
        </w:div>
        <w:div w:id="1213691315">
          <w:marLeft w:val="640"/>
          <w:marRight w:val="0"/>
          <w:marTop w:val="0"/>
          <w:marBottom w:val="0"/>
          <w:divBdr>
            <w:top w:val="none" w:sz="0" w:space="0" w:color="auto"/>
            <w:left w:val="none" w:sz="0" w:space="0" w:color="auto"/>
            <w:bottom w:val="none" w:sz="0" w:space="0" w:color="auto"/>
            <w:right w:val="none" w:sz="0" w:space="0" w:color="auto"/>
          </w:divBdr>
        </w:div>
        <w:div w:id="40986850">
          <w:marLeft w:val="640"/>
          <w:marRight w:val="0"/>
          <w:marTop w:val="0"/>
          <w:marBottom w:val="0"/>
          <w:divBdr>
            <w:top w:val="none" w:sz="0" w:space="0" w:color="auto"/>
            <w:left w:val="none" w:sz="0" w:space="0" w:color="auto"/>
            <w:bottom w:val="none" w:sz="0" w:space="0" w:color="auto"/>
            <w:right w:val="none" w:sz="0" w:space="0" w:color="auto"/>
          </w:divBdr>
        </w:div>
        <w:div w:id="1140810425">
          <w:marLeft w:val="640"/>
          <w:marRight w:val="0"/>
          <w:marTop w:val="0"/>
          <w:marBottom w:val="0"/>
          <w:divBdr>
            <w:top w:val="none" w:sz="0" w:space="0" w:color="auto"/>
            <w:left w:val="none" w:sz="0" w:space="0" w:color="auto"/>
            <w:bottom w:val="none" w:sz="0" w:space="0" w:color="auto"/>
            <w:right w:val="none" w:sz="0" w:space="0" w:color="auto"/>
          </w:divBdr>
        </w:div>
        <w:div w:id="1973365515">
          <w:marLeft w:val="640"/>
          <w:marRight w:val="0"/>
          <w:marTop w:val="0"/>
          <w:marBottom w:val="0"/>
          <w:divBdr>
            <w:top w:val="none" w:sz="0" w:space="0" w:color="auto"/>
            <w:left w:val="none" w:sz="0" w:space="0" w:color="auto"/>
            <w:bottom w:val="none" w:sz="0" w:space="0" w:color="auto"/>
            <w:right w:val="none" w:sz="0" w:space="0" w:color="auto"/>
          </w:divBdr>
        </w:div>
        <w:div w:id="1577132898">
          <w:marLeft w:val="640"/>
          <w:marRight w:val="0"/>
          <w:marTop w:val="0"/>
          <w:marBottom w:val="0"/>
          <w:divBdr>
            <w:top w:val="none" w:sz="0" w:space="0" w:color="auto"/>
            <w:left w:val="none" w:sz="0" w:space="0" w:color="auto"/>
            <w:bottom w:val="none" w:sz="0" w:space="0" w:color="auto"/>
            <w:right w:val="none" w:sz="0" w:space="0" w:color="auto"/>
          </w:divBdr>
        </w:div>
        <w:div w:id="1924412750">
          <w:marLeft w:val="640"/>
          <w:marRight w:val="0"/>
          <w:marTop w:val="0"/>
          <w:marBottom w:val="0"/>
          <w:divBdr>
            <w:top w:val="none" w:sz="0" w:space="0" w:color="auto"/>
            <w:left w:val="none" w:sz="0" w:space="0" w:color="auto"/>
            <w:bottom w:val="none" w:sz="0" w:space="0" w:color="auto"/>
            <w:right w:val="none" w:sz="0" w:space="0" w:color="auto"/>
          </w:divBdr>
        </w:div>
        <w:div w:id="387074874">
          <w:marLeft w:val="640"/>
          <w:marRight w:val="0"/>
          <w:marTop w:val="0"/>
          <w:marBottom w:val="0"/>
          <w:divBdr>
            <w:top w:val="none" w:sz="0" w:space="0" w:color="auto"/>
            <w:left w:val="none" w:sz="0" w:space="0" w:color="auto"/>
            <w:bottom w:val="none" w:sz="0" w:space="0" w:color="auto"/>
            <w:right w:val="none" w:sz="0" w:space="0" w:color="auto"/>
          </w:divBdr>
        </w:div>
        <w:div w:id="159122654">
          <w:marLeft w:val="640"/>
          <w:marRight w:val="0"/>
          <w:marTop w:val="0"/>
          <w:marBottom w:val="0"/>
          <w:divBdr>
            <w:top w:val="none" w:sz="0" w:space="0" w:color="auto"/>
            <w:left w:val="none" w:sz="0" w:space="0" w:color="auto"/>
            <w:bottom w:val="none" w:sz="0" w:space="0" w:color="auto"/>
            <w:right w:val="none" w:sz="0" w:space="0" w:color="auto"/>
          </w:divBdr>
        </w:div>
        <w:div w:id="983002013">
          <w:marLeft w:val="640"/>
          <w:marRight w:val="0"/>
          <w:marTop w:val="0"/>
          <w:marBottom w:val="0"/>
          <w:divBdr>
            <w:top w:val="none" w:sz="0" w:space="0" w:color="auto"/>
            <w:left w:val="none" w:sz="0" w:space="0" w:color="auto"/>
            <w:bottom w:val="none" w:sz="0" w:space="0" w:color="auto"/>
            <w:right w:val="none" w:sz="0" w:space="0" w:color="auto"/>
          </w:divBdr>
        </w:div>
        <w:div w:id="1662338">
          <w:marLeft w:val="640"/>
          <w:marRight w:val="0"/>
          <w:marTop w:val="0"/>
          <w:marBottom w:val="0"/>
          <w:divBdr>
            <w:top w:val="none" w:sz="0" w:space="0" w:color="auto"/>
            <w:left w:val="none" w:sz="0" w:space="0" w:color="auto"/>
            <w:bottom w:val="none" w:sz="0" w:space="0" w:color="auto"/>
            <w:right w:val="none" w:sz="0" w:space="0" w:color="auto"/>
          </w:divBdr>
        </w:div>
        <w:div w:id="1526476578">
          <w:marLeft w:val="640"/>
          <w:marRight w:val="0"/>
          <w:marTop w:val="0"/>
          <w:marBottom w:val="0"/>
          <w:divBdr>
            <w:top w:val="none" w:sz="0" w:space="0" w:color="auto"/>
            <w:left w:val="none" w:sz="0" w:space="0" w:color="auto"/>
            <w:bottom w:val="none" w:sz="0" w:space="0" w:color="auto"/>
            <w:right w:val="none" w:sz="0" w:space="0" w:color="auto"/>
          </w:divBdr>
        </w:div>
        <w:div w:id="1204438553">
          <w:marLeft w:val="640"/>
          <w:marRight w:val="0"/>
          <w:marTop w:val="0"/>
          <w:marBottom w:val="0"/>
          <w:divBdr>
            <w:top w:val="none" w:sz="0" w:space="0" w:color="auto"/>
            <w:left w:val="none" w:sz="0" w:space="0" w:color="auto"/>
            <w:bottom w:val="none" w:sz="0" w:space="0" w:color="auto"/>
            <w:right w:val="none" w:sz="0" w:space="0" w:color="auto"/>
          </w:divBdr>
        </w:div>
        <w:div w:id="926959934">
          <w:marLeft w:val="640"/>
          <w:marRight w:val="0"/>
          <w:marTop w:val="0"/>
          <w:marBottom w:val="0"/>
          <w:divBdr>
            <w:top w:val="none" w:sz="0" w:space="0" w:color="auto"/>
            <w:left w:val="none" w:sz="0" w:space="0" w:color="auto"/>
            <w:bottom w:val="none" w:sz="0" w:space="0" w:color="auto"/>
            <w:right w:val="none" w:sz="0" w:space="0" w:color="auto"/>
          </w:divBdr>
        </w:div>
        <w:div w:id="1615861257">
          <w:marLeft w:val="640"/>
          <w:marRight w:val="0"/>
          <w:marTop w:val="0"/>
          <w:marBottom w:val="0"/>
          <w:divBdr>
            <w:top w:val="none" w:sz="0" w:space="0" w:color="auto"/>
            <w:left w:val="none" w:sz="0" w:space="0" w:color="auto"/>
            <w:bottom w:val="none" w:sz="0" w:space="0" w:color="auto"/>
            <w:right w:val="none" w:sz="0" w:space="0" w:color="auto"/>
          </w:divBdr>
        </w:div>
        <w:div w:id="1809395707">
          <w:marLeft w:val="640"/>
          <w:marRight w:val="0"/>
          <w:marTop w:val="0"/>
          <w:marBottom w:val="0"/>
          <w:divBdr>
            <w:top w:val="none" w:sz="0" w:space="0" w:color="auto"/>
            <w:left w:val="none" w:sz="0" w:space="0" w:color="auto"/>
            <w:bottom w:val="none" w:sz="0" w:space="0" w:color="auto"/>
            <w:right w:val="none" w:sz="0" w:space="0" w:color="auto"/>
          </w:divBdr>
        </w:div>
        <w:div w:id="942492593">
          <w:marLeft w:val="640"/>
          <w:marRight w:val="0"/>
          <w:marTop w:val="0"/>
          <w:marBottom w:val="0"/>
          <w:divBdr>
            <w:top w:val="none" w:sz="0" w:space="0" w:color="auto"/>
            <w:left w:val="none" w:sz="0" w:space="0" w:color="auto"/>
            <w:bottom w:val="none" w:sz="0" w:space="0" w:color="auto"/>
            <w:right w:val="none" w:sz="0" w:space="0" w:color="auto"/>
          </w:divBdr>
        </w:div>
        <w:div w:id="1816608512">
          <w:marLeft w:val="640"/>
          <w:marRight w:val="0"/>
          <w:marTop w:val="0"/>
          <w:marBottom w:val="0"/>
          <w:divBdr>
            <w:top w:val="none" w:sz="0" w:space="0" w:color="auto"/>
            <w:left w:val="none" w:sz="0" w:space="0" w:color="auto"/>
            <w:bottom w:val="none" w:sz="0" w:space="0" w:color="auto"/>
            <w:right w:val="none" w:sz="0" w:space="0" w:color="auto"/>
          </w:divBdr>
        </w:div>
        <w:div w:id="1846241438">
          <w:marLeft w:val="640"/>
          <w:marRight w:val="0"/>
          <w:marTop w:val="0"/>
          <w:marBottom w:val="0"/>
          <w:divBdr>
            <w:top w:val="none" w:sz="0" w:space="0" w:color="auto"/>
            <w:left w:val="none" w:sz="0" w:space="0" w:color="auto"/>
            <w:bottom w:val="none" w:sz="0" w:space="0" w:color="auto"/>
            <w:right w:val="none" w:sz="0" w:space="0" w:color="auto"/>
          </w:divBdr>
        </w:div>
        <w:div w:id="605113717">
          <w:marLeft w:val="640"/>
          <w:marRight w:val="0"/>
          <w:marTop w:val="0"/>
          <w:marBottom w:val="0"/>
          <w:divBdr>
            <w:top w:val="none" w:sz="0" w:space="0" w:color="auto"/>
            <w:left w:val="none" w:sz="0" w:space="0" w:color="auto"/>
            <w:bottom w:val="none" w:sz="0" w:space="0" w:color="auto"/>
            <w:right w:val="none" w:sz="0" w:space="0" w:color="auto"/>
          </w:divBdr>
        </w:div>
        <w:div w:id="700518299">
          <w:marLeft w:val="640"/>
          <w:marRight w:val="0"/>
          <w:marTop w:val="0"/>
          <w:marBottom w:val="0"/>
          <w:divBdr>
            <w:top w:val="none" w:sz="0" w:space="0" w:color="auto"/>
            <w:left w:val="none" w:sz="0" w:space="0" w:color="auto"/>
            <w:bottom w:val="none" w:sz="0" w:space="0" w:color="auto"/>
            <w:right w:val="none" w:sz="0" w:space="0" w:color="auto"/>
          </w:divBdr>
        </w:div>
        <w:div w:id="654188793">
          <w:marLeft w:val="640"/>
          <w:marRight w:val="0"/>
          <w:marTop w:val="0"/>
          <w:marBottom w:val="0"/>
          <w:divBdr>
            <w:top w:val="none" w:sz="0" w:space="0" w:color="auto"/>
            <w:left w:val="none" w:sz="0" w:space="0" w:color="auto"/>
            <w:bottom w:val="none" w:sz="0" w:space="0" w:color="auto"/>
            <w:right w:val="none" w:sz="0" w:space="0" w:color="auto"/>
          </w:divBdr>
        </w:div>
        <w:div w:id="1877815432">
          <w:marLeft w:val="640"/>
          <w:marRight w:val="0"/>
          <w:marTop w:val="0"/>
          <w:marBottom w:val="0"/>
          <w:divBdr>
            <w:top w:val="none" w:sz="0" w:space="0" w:color="auto"/>
            <w:left w:val="none" w:sz="0" w:space="0" w:color="auto"/>
            <w:bottom w:val="none" w:sz="0" w:space="0" w:color="auto"/>
            <w:right w:val="none" w:sz="0" w:space="0" w:color="auto"/>
          </w:divBdr>
        </w:div>
        <w:div w:id="1696731486">
          <w:marLeft w:val="640"/>
          <w:marRight w:val="0"/>
          <w:marTop w:val="0"/>
          <w:marBottom w:val="0"/>
          <w:divBdr>
            <w:top w:val="none" w:sz="0" w:space="0" w:color="auto"/>
            <w:left w:val="none" w:sz="0" w:space="0" w:color="auto"/>
            <w:bottom w:val="none" w:sz="0" w:space="0" w:color="auto"/>
            <w:right w:val="none" w:sz="0" w:space="0" w:color="auto"/>
          </w:divBdr>
        </w:div>
        <w:div w:id="1149903365">
          <w:marLeft w:val="640"/>
          <w:marRight w:val="0"/>
          <w:marTop w:val="0"/>
          <w:marBottom w:val="0"/>
          <w:divBdr>
            <w:top w:val="none" w:sz="0" w:space="0" w:color="auto"/>
            <w:left w:val="none" w:sz="0" w:space="0" w:color="auto"/>
            <w:bottom w:val="none" w:sz="0" w:space="0" w:color="auto"/>
            <w:right w:val="none" w:sz="0" w:space="0" w:color="auto"/>
          </w:divBdr>
        </w:div>
        <w:div w:id="416441059">
          <w:marLeft w:val="640"/>
          <w:marRight w:val="0"/>
          <w:marTop w:val="0"/>
          <w:marBottom w:val="0"/>
          <w:divBdr>
            <w:top w:val="none" w:sz="0" w:space="0" w:color="auto"/>
            <w:left w:val="none" w:sz="0" w:space="0" w:color="auto"/>
            <w:bottom w:val="none" w:sz="0" w:space="0" w:color="auto"/>
            <w:right w:val="none" w:sz="0" w:space="0" w:color="auto"/>
          </w:divBdr>
        </w:div>
        <w:div w:id="1093546885">
          <w:marLeft w:val="640"/>
          <w:marRight w:val="0"/>
          <w:marTop w:val="0"/>
          <w:marBottom w:val="0"/>
          <w:divBdr>
            <w:top w:val="none" w:sz="0" w:space="0" w:color="auto"/>
            <w:left w:val="none" w:sz="0" w:space="0" w:color="auto"/>
            <w:bottom w:val="none" w:sz="0" w:space="0" w:color="auto"/>
            <w:right w:val="none" w:sz="0" w:space="0" w:color="auto"/>
          </w:divBdr>
        </w:div>
        <w:div w:id="233512105">
          <w:marLeft w:val="640"/>
          <w:marRight w:val="0"/>
          <w:marTop w:val="0"/>
          <w:marBottom w:val="0"/>
          <w:divBdr>
            <w:top w:val="none" w:sz="0" w:space="0" w:color="auto"/>
            <w:left w:val="none" w:sz="0" w:space="0" w:color="auto"/>
            <w:bottom w:val="none" w:sz="0" w:space="0" w:color="auto"/>
            <w:right w:val="none" w:sz="0" w:space="0" w:color="auto"/>
          </w:divBdr>
        </w:div>
        <w:div w:id="145322519">
          <w:marLeft w:val="640"/>
          <w:marRight w:val="0"/>
          <w:marTop w:val="0"/>
          <w:marBottom w:val="0"/>
          <w:divBdr>
            <w:top w:val="none" w:sz="0" w:space="0" w:color="auto"/>
            <w:left w:val="none" w:sz="0" w:space="0" w:color="auto"/>
            <w:bottom w:val="none" w:sz="0" w:space="0" w:color="auto"/>
            <w:right w:val="none" w:sz="0" w:space="0" w:color="auto"/>
          </w:divBdr>
        </w:div>
        <w:div w:id="2052029655">
          <w:marLeft w:val="640"/>
          <w:marRight w:val="0"/>
          <w:marTop w:val="0"/>
          <w:marBottom w:val="0"/>
          <w:divBdr>
            <w:top w:val="none" w:sz="0" w:space="0" w:color="auto"/>
            <w:left w:val="none" w:sz="0" w:space="0" w:color="auto"/>
            <w:bottom w:val="none" w:sz="0" w:space="0" w:color="auto"/>
            <w:right w:val="none" w:sz="0" w:space="0" w:color="auto"/>
          </w:divBdr>
        </w:div>
        <w:div w:id="2001886562">
          <w:marLeft w:val="640"/>
          <w:marRight w:val="0"/>
          <w:marTop w:val="0"/>
          <w:marBottom w:val="0"/>
          <w:divBdr>
            <w:top w:val="none" w:sz="0" w:space="0" w:color="auto"/>
            <w:left w:val="none" w:sz="0" w:space="0" w:color="auto"/>
            <w:bottom w:val="none" w:sz="0" w:space="0" w:color="auto"/>
            <w:right w:val="none" w:sz="0" w:space="0" w:color="auto"/>
          </w:divBdr>
        </w:div>
        <w:div w:id="224992551">
          <w:marLeft w:val="640"/>
          <w:marRight w:val="0"/>
          <w:marTop w:val="0"/>
          <w:marBottom w:val="0"/>
          <w:divBdr>
            <w:top w:val="none" w:sz="0" w:space="0" w:color="auto"/>
            <w:left w:val="none" w:sz="0" w:space="0" w:color="auto"/>
            <w:bottom w:val="none" w:sz="0" w:space="0" w:color="auto"/>
            <w:right w:val="none" w:sz="0" w:space="0" w:color="auto"/>
          </w:divBdr>
        </w:div>
        <w:div w:id="46227588">
          <w:marLeft w:val="640"/>
          <w:marRight w:val="0"/>
          <w:marTop w:val="0"/>
          <w:marBottom w:val="0"/>
          <w:divBdr>
            <w:top w:val="none" w:sz="0" w:space="0" w:color="auto"/>
            <w:left w:val="none" w:sz="0" w:space="0" w:color="auto"/>
            <w:bottom w:val="none" w:sz="0" w:space="0" w:color="auto"/>
            <w:right w:val="none" w:sz="0" w:space="0" w:color="auto"/>
          </w:divBdr>
        </w:div>
        <w:div w:id="1357123677">
          <w:marLeft w:val="640"/>
          <w:marRight w:val="0"/>
          <w:marTop w:val="0"/>
          <w:marBottom w:val="0"/>
          <w:divBdr>
            <w:top w:val="none" w:sz="0" w:space="0" w:color="auto"/>
            <w:left w:val="none" w:sz="0" w:space="0" w:color="auto"/>
            <w:bottom w:val="none" w:sz="0" w:space="0" w:color="auto"/>
            <w:right w:val="none" w:sz="0" w:space="0" w:color="auto"/>
          </w:divBdr>
        </w:div>
        <w:div w:id="1303927480">
          <w:marLeft w:val="640"/>
          <w:marRight w:val="0"/>
          <w:marTop w:val="0"/>
          <w:marBottom w:val="0"/>
          <w:divBdr>
            <w:top w:val="none" w:sz="0" w:space="0" w:color="auto"/>
            <w:left w:val="none" w:sz="0" w:space="0" w:color="auto"/>
            <w:bottom w:val="none" w:sz="0" w:space="0" w:color="auto"/>
            <w:right w:val="none" w:sz="0" w:space="0" w:color="auto"/>
          </w:divBdr>
        </w:div>
        <w:div w:id="1961762483">
          <w:marLeft w:val="640"/>
          <w:marRight w:val="0"/>
          <w:marTop w:val="0"/>
          <w:marBottom w:val="0"/>
          <w:divBdr>
            <w:top w:val="none" w:sz="0" w:space="0" w:color="auto"/>
            <w:left w:val="none" w:sz="0" w:space="0" w:color="auto"/>
            <w:bottom w:val="none" w:sz="0" w:space="0" w:color="auto"/>
            <w:right w:val="none" w:sz="0" w:space="0" w:color="auto"/>
          </w:divBdr>
        </w:div>
        <w:div w:id="1320573875">
          <w:marLeft w:val="640"/>
          <w:marRight w:val="0"/>
          <w:marTop w:val="0"/>
          <w:marBottom w:val="0"/>
          <w:divBdr>
            <w:top w:val="none" w:sz="0" w:space="0" w:color="auto"/>
            <w:left w:val="none" w:sz="0" w:space="0" w:color="auto"/>
            <w:bottom w:val="none" w:sz="0" w:space="0" w:color="auto"/>
            <w:right w:val="none" w:sz="0" w:space="0" w:color="auto"/>
          </w:divBdr>
        </w:div>
        <w:div w:id="103421704">
          <w:marLeft w:val="640"/>
          <w:marRight w:val="0"/>
          <w:marTop w:val="0"/>
          <w:marBottom w:val="0"/>
          <w:divBdr>
            <w:top w:val="none" w:sz="0" w:space="0" w:color="auto"/>
            <w:left w:val="none" w:sz="0" w:space="0" w:color="auto"/>
            <w:bottom w:val="none" w:sz="0" w:space="0" w:color="auto"/>
            <w:right w:val="none" w:sz="0" w:space="0" w:color="auto"/>
          </w:divBdr>
        </w:div>
        <w:div w:id="252905689">
          <w:marLeft w:val="640"/>
          <w:marRight w:val="0"/>
          <w:marTop w:val="0"/>
          <w:marBottom w:val="0"/>
          <w:divBdr>
            <w:top w:val="none" w:sz="0" w:space="0" w:color="auto"/>
            <w:left w:val="none" w:sz="0" w:space="0" w:color="auto"/>
            <w:bottom w:val="none" w:sz="0" w:space="0" w:color="auto"/>
            <w:right w:val="none" w:sz="0" w:space="0" w:color="auto"/>
          </w:divBdr>
        </w:div>
        <w:div w:id="2139952391">
          <w:marLeft w:val="640"/>
          <w:marRight w:val="0"/>
          <w:marTop w:val="0"/>
          <w:marBottom w:val="0"/>
          <w:divBdr>
            <w:top w:val="none" w:sz="0" w:space="0" w:color="auto"/>
            <w:left w:val="none" w:sz="0" w:space="0" w:color="auto"/>
            <w:bottom w:val="none" w:sz="0" w:space="0" w:color="auto"/>
            <w:right w:val="none" w:sz="0" w:space="0" w:color="auto"/>
          </w:divBdr>
        </w:div>
        <w:div w:id="1052120975">
          <w:marLeft w:val="640"/>
          <w:marRight w:val="0"/>
          <w:marTop w:val="0"/>
          <w:marBottom w:val="0"/>
          <w:divBdr>
            <w:top w:val="none" w:sz="0" w:space="0" w:color="auto"/>
            <w:left w:val="none" w:sz="0" w:space="0" w:color="auto"/>
            <w:bottom w:val="none" w:sz="0" w:space="0" w:color="auto"/>
            <w:right w:val="none" w:sz="0" w:space="0" w:color="auto"/>
          </w:divBdr>
        </w:div>
        <w:div w:id="1487093343">
          <w:marLeft w:val="640"/>
          <w:marRight w:val="0"/>
          <w:marTop w:val="0"/>
          <w:marBottom w:val="0"/>
          <w:divBdr>
            <w:top w:val="none" w:sz="0" w:space="0" w:color="auto"/>
            <w:left w:val="none" w:sz="0" w:space="0" w:color="auto"/>
            <w:bottom w:val="none" w:sz="0" w:space="0" w:color="auto"/>
            <w:right w:val="none" w:sz="0" w:space="0" w:color="auto"/>
          </w:divBdr>
        </w:div>
        <w:div w:id="1562668014">
          <w:marLeft w:val="640"/>
          <w:marRight w:val="0"/>
          <w:marTop w:val="0"/>
          <w:marBottom w:val="0"/>
          <w:divBdr>
            <w:top w:val="none" w:sz="0" w:space="0" w:color="auto"/>
            <w:left w:val="none" w:sz="0" w:space="0" w:color="auto"/>
            <w:bottom w:val="none" w:sz="0" w:space="0" w:color="auto"/>
            <w:right w:val="none" w:sz="0" w:space="0" w:color="auto"/>
          </w:divBdr>
        </w:div>
        <w:div w:id="905141209">
          <w:marLeft w:val="640"/>
          <w:marRight w:val="0"/>
          <w:marTop w:val="0"/>
          <w:marBottom w:val="0"/>
          <w:divBdr>
            <w:top w:val="none" w:sz="0" w:space="0" w:color="auto"/>
            <w:left w:val="none" w:sz="0" w:space="0" w:color="auto"/>
            <w:bottom w:val="none" w:sz="0" w:space="0" w:color="auto"/>
            <w:right w:val="none" w:sz="0" w:space="0" w:color="auto"/>
          </w:divBdr>
        </w:div>
        <w:div w:id="1141657908">
          <w:marLeft w:val="640"/>
          <w:marRight w:val="0"/>
          <w:marTop w:val="0"/>
          <w:marBottom w:val="0"/>
          <w:divBdr>
            <w:top w:val="none" w:sz="0" w:space="0" w:color="auto"/>
            <w:left w:val="none" w:sz="0" w:space="0" w:color="auto"/>
            <w:bottom w:val="none" w:sz="0" w:space="0" w:color="auto"/>
            <w:right w:val="none" w:sz="0" w:space="0" w:color="auto"/>
          </w:divBdr>
        </w:div>
        <w:div w:id="1793740485">
          <w:marLeft w:val="640"/>
          <w:marRight w:val="0"/>
          <w:marTop w:val="0"/>
          <w:marBottom w:val="0"/>
          <w:divBdr>
            <w:top w:val="none" w:sz="0" w:space="0" w:color="auto"/>
            <w:left w:val="none" w:sz="0" w:space="0" w:color="auto"/>
            <w:bottom w:val="none" w:sz="0" w:space="0" w:color="auto"/>
            <w:right w:val="none" w:sz="0" w:space="0" w:color="auto"/>
          </w:divBdr>
        </w:div>
        <w:div w:id="56824748">
          <w:marLeft w:val="640"/>
          <w:marRight w:val="0"/>
          <w:marTop w:val="0"/>
          <w:marBottom w:val="0"/>
          <w:divBdr>
            <w:top w:val="none" w:sz="0" w:space="0" w:color="auto"/>
            <w:left w:val="none" w:sz="0" w:space="0" w:color="auto"/>
            <w:bottom w:val="none" w:sz="0" w:space="0" w:color="auto"/>
            <w:right w:val="none" w:sz="0" w:space="0" w:color="auto"/>
          </w:divBdr>
        </w:div>
        <w:div w:id="1255359137">
          <w:marLeft w:val="640"/>
          <w:marRight w:val="0"/>
          <w:marTop w:val="0"/>
          <w:marBottom w:val="0"/>
          <w:divBdr>
            <w:top w:val="none" w:sz="0" w:space="0" w:color="auto"/>
            <w:left w:val="none" w:sz="0" w:space="0" w:color="auto"/>
            <w:bottom w:val="none" w:sz="0" w:space="0" w:color="auto"/>
            <w:right w:val="none" w:sz="0" w:space="0" w:color="auto"/>
          </w:divBdr>
        </w:div>
        <w:div w:id="1173836911">
          <w:marLeft w:val="640"/>
          <w:marRight w:val="0"/>
          <w:marTop w:val="0"/>
          <w:marBottom w:val="0"/>
          <w:divBdr>
            <w:top w:val="none" w:sz="0" w:space="0" w:color="auto"/>
            <w:left w:val="none" w:sz="0" w:space="0" w:color="auto"/>
            <w:bottom w:val="none" w:sz="0" w:space="0" w:color="auto"/>
            <w:right w:val="none" w:sz="0" w:space="0" w:color="auto"/>
          </w:divBdr>
        </w:div>
        <w:div w:id="1034696263">
          <w:marLeft w:val="640"/>
          <w:marRight w:val="0"/>
          <w:marTop w:val="0"/>
          <w:marBottom w:val="0"/>
          <w:divBdr>
            <w:top w:val="none" w:sz="0" w:space="0" w:color="auto"/>
            <w:left w:val="none" w:sz="0" w:space="0" w:color="auto"/>
            <w:bottom w:val="none" w:sz="0" w:space="0" w:color="auto"/>
            <w:right w:val="none" w:sz="0" w:space="0" w:color="auto"/>
          </w:divBdr>
        </w:div>
        <w:div w:id="1807548761">
          <w:marLeft w:val="640"/>
          <w:marRight w:val="0"/>
          <w:marTop w:val="0"/>
          <w:marBottom w:val="0"/>
          <w:divBdr>
            <w:top w:val="none" w:sz="0" w:space="0" w:color="auto"/>
            <w:left w:val="none" w:sz="0" w:space="0" w:color="auto"/>
            <w:bottom w:val="none" w:sz="0" w:space="0" w:color="auto"/>
            <w:right w:val="none" w:sz="0" w:space="0" w:color="auto"/>
          </w:divBdr>
        </w:div>
        <w:div w:id="848179505">
          <w:marLeft w:val="640"/>
          <w:marRight w:val="0"/>
          <w:marTop w:val="0"/>
          <w:marBottom w:val="0"/>
          <w:divBdr>
            <w:top w:val="none" w:sz="0" w:space="0" w:color="auto"/>
            <w:left w:val="none" w:sz="0" w:space="0" w:color="auto"/>
            <w:bottom w:val="none" w:sz="0" w:space="0" w:color="auto"/>
            <w:right w:val="none" w:sz="0" w:space="0" w:color="auto"/>
          </w:divBdr>
        </w:div>
        <w:div w:id="1044787523">
          <w:marLeft w:val="640"/>
          <w:marRight w:val="0"/>
          <w:marTop w:val="0"/>
          <w:marBottom w:val="0"/>
          <w:divBdr>
            <w:top w:val="none" w:sz="0" w:space="0" w:color="auto"/>
            <w:left w:val="none" w:sz="0" w:space="0" w:color="auto"/>
            <w:bottom w:val="none" w:sz="0" w:space="0" w:color="auto"/>
            <w:right w:val="none" w:sz="0" w:space="0" w:color="auto"/>
          </w:divBdr>
        </w:div>
        <w:div w:id="2004353297">
          <w:marLeft w:val="640"/>
          <w:marRight w:val="0"/>
          <w:marTop w:val="0"/>
          <w:marBottom w:val="0"/>
          <w:divBdr>
            <w:top w:val="none" w:sz="0" w:space="0" w:color="auto"/>
            <w:left w:val="none" w:sz="0" w:space="0" w:color="auto"/>
            <w:bottom w:val="none" w:sz="0" w:space="0" w:color="auto"/>
            <w:right w:val="none" w:sz="0" w:space="0" w:color="auto"/>
          </w:divBdr>
        </w:div>
        <w:div w:id="1935437846">
          <w:marLeft w:val="640"/>
          <w:marRight w:val="0"/>
          <w:marTop w:val="0"/>
          <w:marBottom w:val="0"/>
          <w:divBdr>
            <w:top w:val="none" w:sz="0" w:space="0" w:color="auto"/>
            <w:left w:val="none" w:sz="0" w:space="0" w:color="auto"/>
            <w:bottom w:val="none" w:sz="0" w:space="0" w:color="auto"/>
            <w:right w:val="none" w:sz="0" w:space="0" w:color="auto"/>
          </w:divBdr>
        </w:div>
        <w:div w:id="948781328">
          <w:marLeft w:val="640"/>
          <w:marRight w:val="0"/>
          <w:marTop w:val="0"/>
          <w:marBottom w:val="0"/>
          <w:divBdr>
            <w:top w:val="none" w:sz="0" w:space="0" w:color="auto"/>
            <w:left w:val="none" w:sz="0" w:space="0" w:color="auto"/>
            <w:bottom w:val="none" w:sz="0" w:space="0" w:color="auto"/>
            <w:right w:val="none" w:sz="0" w:space="0" w:color="auto"/>
          </w:divBdr>
        </w:div>
        <w:div w:id="507600541">
          <w:marLeft w:val="640"/>
          <w:marRight w:val="0"/>
          <w:marTop w:val="0"/>
          <w:marBottom w:val="0"/>
          <w:divBdr>
            <w:top w:val="none" w:sz="0" w:space="0" w:color="auto"/>
            <w:left w:val="none" w:sz="0" w:space="0" w:color="auto"/>
            <w:bottom w:val="none" w:sz="0" w:space="0" w:color="auto"/>
            <w:right w:val="none" w:sz="0" w:space="0" w:color="auto"/>
          </w:divBdr>
        </w:div>
        <w:div w:id="1660386160">
          <w:marLeft w:val="640"/>
          <w:marRight w:val="0"/>
          <w:marTop w:val="0"/>
          <w:marBottom w:val="0"/>
          <w:divBdr>
            <w:top w:val="none" w:sz="0" w:space="0" w:color="auto"/>
            <w:left w:val="none" w:sz="0" w:space="0" w:color="auto"/>
            <w:bottom w:val="none" w:sz="0" w:space="0" w:color="auto"/>
            <w:right w:val="none" w:sz="0" w:space="0" w:color="auto"/>
          </w:divBdr>
        </w:div>
        <w:div w:id="903294226">
          <w:marLeft w:val="640"/>
          <w:marRight w:val="0"/>
          <w:marTop w:val="0"/>
          <w:marBottom w:val="0"/>
          <w:divBdr>
            <w:top w:val="none" w:sz="0" w:space="0" w:color="auto"/>
            <w:left w:val="none" w:sz="0" w:space="0" w:color="auto"/>
            <w:bottom w:val="none" w:sz="0" w:space="0" w:color="auto"/>
            <w:right w:val="none" w:sz="0" w:space="0" w:color="auto"/>
          </w:divBdr>
        </w:div>
        <w:div w:id="855658088">
          <w:marLeft w:val="640"/>
          <w:marRight w:val="0"/>
          <w:marTop w:val="0"/>
          <w:marBottom w:val="0"/>
          <w:divBdr>
            <w:top w:val="none" w:sz="0" w:space="0" w:color="auto"/>
            <w:left w:val="none" w:sz="0" w:space="0" w:color="auto"/>
            <w:bottom w:val="none" w:sz="0" w:space="0" w:color="auto"/>
            <w:right w:val="none" w:sz="0" w:space="0" w:color="auto"/>
          </w:divBdr>
        </w:div>
        <w:div w:id="278803727">
          <w:marLeft w:val="640"/>
          <w:marRight w:val="0"/>
          <w:marTop w:val="0"/>
          <w:marBottom w:val="0"/>
          <w:divBdr>
            <w:top w:val="none" w:sz="0" w:space="0" w:color="auto"/>
            <w:left w:val="none" w:sz="0" w:space="0" w:color="auto"/>
            <w:bottom w:val="none" w:sz="0" w:space="0" w:color="auto"/>
            <w:right w:val="none" w:sz="0" w:space="0" w:color="auto"/>
          </w:divBdr>
        </w:div>
        <w:div w:id="192689309">
          <w:marLeft w:val="640"/>
          <w:marRight w:val="0"/>
          <w:marTop w:val="0"/>
          <w:marBottom w:val="0"/>
          <w:divBdr>
            <w:top w:val="none" w:sz="0" w:space="0" w:color="auto"/>
            <w:left w:val="none" w:sz="0" w:space="0" w:color="auto"/>
            <w:bottom w:val="none" w:sz="0" w:space="0" w:color="auto"/>
            <w:right w:val="none" w:sz="0" w:space="0" w:color="auto"/>
          </w:divBdr>
        </w:div>
      </w:divsChild>
    </w:div>
    <w:div w:id="1975985374">
      <w:bodyDiv w:val="1"/>
      <w:marLeft w:val="0"/>
      <w:marRight w:val="0"/>
      <w:marTop w:val="0"/>
      <w:marBottom w:val="0"/>
      <w:divBdr>
        <w:top w:val="none" w:sz="0" w:space="0" w:color="auto"/>
        <w:left w:val="none" w:sz="0" w:space="0" w:color="auto"/>
        <w:bottom w:val="none" w:sz="0" w:space="0" w:color="auto"/>
        <w:right w:val="none" w:sz="0" w:space="0" w:color="auto"/>
      </w:divBdr>
      <w:divsChild>
        <w:div w:id="11615070">
          <w:marLeft w:val="640"/>
          <w:marRight w:val="0"/>
          <w:marTop w:val="0"/>
          <w:marBottom w:val="0"/>
          <w:divBdr>
            <w:top w:val="none" w:sz="0" w:space="0" w:color="auto"/>
            <w:left w:val="none" w:sz="0" w:space="0" w:color="auto"/>
            <w:bottom w:val="none" w:sz="0" w:space="0" w:color="auto"/>
            <w:right w:val="none" w:sz="0" w:space="0" w:color="auto"/>
          </w:divBdr>
        </w:div>
        <w:div w:id="24064800">
          <w:marLeft w:val="640"/>
          <w:marRight w:val="0"/>
          <w:marTop w:val="0"/>
          <w:marBottom w:val="0"/>
          <w:divBdr>
            <w:top w:val="none" w:sz="0" w:space="0" w:color="auto"/>
            <w:left w:val="none" w:sz="0" w:space="0" w:color="auto"/>
            <w:bottom w:val="none" w:sz="0" w:space="0" w:color="auto"/>
            <w:right w:val="none" w:sz="0" w:space="0" w:color="auto"/>
          </w:divBdr>
        </w:div>
        <w:div w:id="55204203">
          <w:marLeft w:val="640"/>
          <w:marRight w:val="0"/>
          <w:marTop w:val="0"/>
          <w:marBottom w:val="0"/>
          <w:divBdr>
            <w:top w:val="none" w:sz="0" w:space="0" w:color="auto"/>
            <w:left w:val="none" w:sz="0" w:space="0" w:color="auto"/>
            <w:bottom w:val="none" w:sz="0" w:space="0" w:color="auto"/>
            <w:right w:val="none" w:sz="0" w:space="0" w:color="auto"/>
          </w:divBdr>
        </w:div>
        <w:div w:id="132412778">
          <w:marLeft w:val="640"/>
          <w:marRight w:val="0"/>
          <w:marTop w:val="0"/>
          <w:marBottom w:val="0"/>
          <w:divBdr>
            <w:top w:val="none" w:sz="0" w:space="0" w:color="auto"/>
            <w:left w:val="none" w:sz="0" w:space="0" w:color="auto"/>
            <w:bottom w:val="none" w:sz="0" w:space="0" w:color="auto"/>
            <w:right w:val="none" w:sz="0" w:space="0" w:color="auto"/>
          </w:divBdr>
        </w:div>
        <w:div w:id="146675446">
          <w:marLeft w:val="640"/>
          <w:marRight w:val="0"/>
          <w:marTop w:val="0"/>
          <w:marBottom w:val="0"/>
          <w:divBdr>
            <w:top w:val="none" w:sz="0" w:space="0" w:color="auto"/>
            <w:left w:val="none" w:sz="0" w:space="0" w:color="auto"/>
            <w:bottom w:val="none" w:sz="0" w:space="0" w:color="auto"/>
            <w:right w:val="none" w:sz="0" w:space="0" w:color="auto"/>
          </w:divBdr>
        </w:div>
        <w:div w:id="182524928">
          <w:marLeft w:val="640"/>
          <w:marRight w:val="0"/>
          <w:marTop w:val="0"/>
          <w:marBottom w:val="0"/>
          <w:divBdr>
            <w:top w:val="none" w:sz="0" w:space="0" w:color="auto"/>
            <w:left w:val="none" w:sz="0" w:space="0" w:color="auto"/>
            <w:bottom w:val="none" w:sz="0" w:space="0" w:color="auto"/>
            <w:right w:val="none" w:sz="0" w:space="0" w:color="auto"/>
          </w:divBdr>
        </w:div>
        <w:div w:id="224881890">
          <w:marLeft w:val="640"/>
          <w:marRight w:val="0"/>
          <w:marTop w:val="0"/>
          <w:marBottom w:val="0"/>
          <w:divBdr>
            <w:top w:val="none" w:sz="0" w:space="0" w:color="auto"/>
            <w:left w:val="none" w:sz="0" w:space="0" w:color="auto"/>
            <w:bottom w:val="none" w:sz="0" w:space="0" w:color="auto"/>
            <w:right w:val="none" w:sz="0" w:space="0" w:color="auto"/>
          </w:divBdr>
        </w:div>
        <w:div w:id="228270373">
          <w:marLeft w:val="640"/>
          <w:marRight w:val="0"/>
          <w:marTop w:val="0"/>
          <w:marBottom w:val="0"/>
          <w:divBdr>
            <w:top w:val="none" w:sz="0" w:space="0" w:color="auto"/>
            <w:left w:val="none" w:sz="0" w:space="0" w:color="auto"/>
            <w:bottom w:val="none" w:sz="0" w:space="0" w:color="auto"/>
            <w:right w:val="none" w:sz="0" w:space="0" w:color="auto"/>
          </w:divBdr>
        </w:div>
        <w:div w:id="228425501">
          <w:marLeft w:val="640"/>
          <w:marRight w:val="0"/>
          <w:marTop w:val="0"/>
          <w:marBottom w:val="0"/>
          <w:divBdr>
            <w:top w:val="none" w:sz="0" w:space="0" w:color="auto"/>
            <w:left w:val="none" w:sz="0" w:space="0" w:color="auto"/>
            <w:bottom w:val="none" w:sz="0" w:space="0" w:color="auto"/>
            <w:right w:val="none" w:sz="0" w:space="0" w:color="auto"/>
          </w:divBdr>
        </w:div>
        <w:div w:id="280457754">
          <w:marLeft w:val="640"/>
          <w:marRight w:val="0"/>
          <w:marTop w:val="0"/>
          <w:marBottom w:val="0"/>
          <w:divBdr>
            <w:top w:val="none" w:sz="0" w:space="0" w:color="auto"/>
            <w:left w:val="none" w:sz="0" w:space="0" w:color="auto"/>
            <w:bottom w:val="none" w:sz="0" w:space="0" w:color="auto"/>
            <w:right w:val="none" w:sz="0" w:space="0" w:color="auto"/>
          </w:divBdr>
        </w:div>
        <w:div w:id="280965329">
          <w:marLeft w:val="640"/>
          <w:marRight w:val="0"/>
          <w:marTop w:val="0"/>
          <w:marBottom w:val="0"/>
          <w:divBdr>
            <w:top w:val="none" w:sz="0" w:space="0" w:color="auto"/>
            <w:left w:val="none" w:sz="0" w:space="0" w:color="auto"/>
            <w:bottom w:val="none" w:sz="0" w:space="0" w:color="auto"/>
            <w:right w:val="none" w:sz="0" w:space="0" w:color="auto"/>
          </w:divBdr>
        </w:div>
        <w:div w:id="283315902">
          <w:marLeft w:val="640"/>
          <w:marRight w:val="0"/>
          <w:marTop w:val="0"/>
          <w:marBottom w:val="0"/>
          <w:divBdr>
            <w:top w:val="none" w:sz="0" w:space="0" w:color="auto"/>
            <w:left w:val="none" w:sz="0" w:space="0" w:color="auto"/>
            <w:bottom w:val="none" w:sz="0" w:space="0" w:color="auto"/>
            <w:right w:val="none" w:sz="0" w:space="0" w:color="auto"/>
          </w:divBdr>
        </w:div>
        <w:div w:id="359547135">
          <w:marLeft w:val="640"/>
          <w:marRight w:val="0"/>
          <w:marTop w:val="0"/>
          <w:marBottom w:val="0"/>
          <w:divBdr>
            <w:top w:val="none" w:sz="0" w:space="0" w:color="auto"/>
            <w:left w:val="none" w:sz="0" w:space="0" w:color="auto"/>
            <w:bottom w:val="none" w:sz="0" w:space="0" w:color="auto"/>
            <w:right w:val="none" w:sz="0" w:space="0" w:color="auto"/>
          </w:divBdr>
        </w:div>
        <w:div w:id="378406921">
          <w:marLeft w:val="640"/>
          <w:marRight w:val="0"/>
          <w:marTop w:val="0"/>
          <w:marBottom w:val="0"/>
          <w:divBdr>
            <w:top w:val="none" w:sz="0" w:space="0" w:color="auto"/>
            <w:left w:val="none" w:sz="0" w:space="0" w:color="auto"/>
            <w:bottom w:val="none" w:sz="0" w:space="0" w:color="auto"/>
            <w:right w:val="none" w:sz="0" w:space="0" w:color="auto"/>
          </w:divBdr>
        </w:div>
        <w:div w:id="382599991">
          <w:marLeft w:val="640"/>
          <w:marRight w:val="0"/>
          <w:marTop w:val="0"/>
          <w:marBottom w:val="0"/>
          <w:divBdr>
            <w:top w:val="none" w:sz="0" w:space="0" w:color="auto"/>
            <w:left w:val="none" w:sz="0" w:space="0" w:color="auto"/>
            <w:bottom w:val="none" w:sz="0" w:space="0" w:color="auto"/>
            <w:right w:val="none" w:sz="0" w:space="0" w:color="auto"/>
          </w:divBdr>
        </w:div>
        <w:div w:id="385766334">
          <w:marLeft w:val="640"/>
          <w:marRight w:val="0"/>
          <w:marTop w:val="0"/>
          <w:marBottom w:val="0"/>
          <w:divBdr>
            <w:top w:val="none" w:sz="0" w:space="0" w:color="auto"/>
            <w:left w:val="none" w:sz="0" w:space="0" w:color="auto"/>
            <w:bottom w:val="none" w:sz="0" w:space="0" w:color="auto"/>
            <w:right w:val="none" w:sz="0" w:space="0" w:color="auto"/>
          </w:divBdr>
        </w:div>
        <w:div w:id="402219702">
          <w:marLeft w:val="640"/>
          <w:marRight w:val="0"/>
          <w:marTop w:val="0"/>
          <w:marBottom w:val="0"/>
          <w:divBdr>
            <w:top w:val="none" w:sz="0" w:space="0" w:color="auto"/>
            <w:left w:val="none" w:sz="0" w:space="0" w:color="auto"/>
            <w:bottom w:val="none" w:sz="0" w:space="0" w:color="auto"/>
            <w:right w:val="none" w:sz="0" w:space="0" w:color="auto"/>
          </w:divBdr>
        </w:div>
        <w:div w:id="414011901">
          <w:marLeft w:val="640"/>
          <w:marRight w:val="0"/>
          <w:marTop w:val="0"/>
          <w:marBottom w:val="0"/>
          <w:divBdr>
            <w:top w:val="none" w:sz="0" w:space="0" w:color="auto"/>
            <w:left w:val="none" w:sz="0" w:space="0" w:color="auto"/>
            <w:bottom w:val="none" w:sz="0" w:space="0" w:color="auto"/>
            <w:right w:val="none" w:sz="0" w:space="0" w:color="auto"/>
          </w:divBdr>
        </w:div>
        <w:div w:id="450318973">
          <w:marLeft w:val="640"/>
          <w:marRight w:val="0"/>
          <w:marTop w:val="0"/>
          <w:marBottom w:val="0"/>
          <w:divBdr>
            <w:top w:val="none" w:sz="0" w:space="0" w:color="auto"/>
            <w:left w:val="none" w:sz="0" w:space="0" w:color="auto"/>
            <w:bottom w:val="none" w:sz="0" w:space="0" w:color="auto"/>
            <w:right w:val="none" w:sz="0" w:space="0" w:color="auto"/>
          </w:divBdr>
        </w:div>
        <w:div w:id="458113371">
          <w:marLeft w:val="640"/>
          <w:marRight w:val="0"/>
          <w:marTop w:val="0"/>
          <w:marBottom w:val="0"/>
          <w:divBdr>
            <w:top w:val="none" w:sz="0" w:space="0" w:color="auto"/>
            <w:left w:val="none" w:sz="0" w:space="0" w:color="auto"/>
            <w:bottom w:val="none" w:sz="0" w:space="0" w:color="auto"/>
            <w:right w:val="none" w:sz="0" w:space="0" w:color="auto"/>
          </w:divBdr>
        </w:div>
        <w:div w:id="471408337">
          <w:marLeft w:val="640"/>
          <w:marRight w:val="0"/>
          <w:marTop w:val="0"/>
          <w:marBottom w:val="0"/>
          <w:divBdr>
            <w:top w:val="none" w:sz="0" w:space="0" w:color="auto"/>
            <w:left w:val="none" w:sz="0" w:space="0" w:color="auto"/>
            <w:bottom w:val="none" w:sz="0" w:space="0" w:color="auto"/>
            <w:right w:val="none" w:sz="0" w:space="0" w:color="auto"/>
          </w:divBdr>
        </w:div>
        <w:div w:id="474956823">
          <w:marLeft w:val="640"/>
          <w:marRight w:val="0"/>
          <w:marTop w:val="0"/>
          <w:marBottom w:val="0"/>
          <w:divBdr>
            <w:top w:val="none" w:sz="0" w:space="0" w:color="auto"/>
            <w:left w:val="none" w:sz="0" w:space="0" w:color="auto"/>
            <w:bottom w:val="none" w:sz="0" w:space="0" w:color="auto"/>
            <w:right w:val="none" w:sz="0" w:space="0" w:color="auto"/>
          </w:divBdr>
        </w:div>
        <w:div w:id="492333984">
          <w:marLeft w:val="640"/>
          <w:marRight w:val="0"/>
          <w:marTop w:val="0"/>
          <w:marBottom w:val="0"/>
          <w:divBdr>
            <w:top w:val="none" w:sz="0" w:space="0" w:color="auto"/>
            <w:left w:val="none" w:sz="0" w:space="0" w:color="auto"/>
            <w:bottom w:val="none" w:sz="0" w:space="0" w:color="auto"/>
            <w:right w:val="none" w:sz="0" w:space="0" w:color="auto"/>
          </w:divBdr>
        </w:div>
        <w:div w:id="516504838">
          <w:marLeft w:val="640"/>
          <w:marRight w:val="0"/>
          <w:marTop w:val="0"/>
          <w:marBottom w:val="0"/>
          <w:divBdr>
            <w:top w:val="none" w:sz="0" w:space="0" w:color="auto"/>
            <w:left w:val="none" w:sz="0" w:space="0" w:color="auto"/>
            <w:bottom w:val="none" w:sz="0" w:space="0" w:color="auto"/>
            <w:right w:val="none" w:sz="0" w:space="0" w:color="auto"/>
          </w:divBdr>
        </w:div>
        <w:div w:id="539129450">
          <w:marLeft w:val="640"/>
          <w:marRight w:val="0"/>
          <w:marTop w:val="0"/>
          <w:marBottom w:val="0"/>
          <w:divBdr>
            <w:top w:val="none" w:sz="0" w:space="0" w:color="auto"/>
            <w:left w:val="none" w:sz="0" w:space="0" w:color="auto"/>
            <w:bottom w:val="none" w:sz="0" w:space="0" w:color="auto"/>
            <w:right w:val="none" w:sz="0" w:space="0" w:color="auto"/>
          </w:divBdr>
        </w:div>
        <w:div w:id="542643320">
          <w:marLeft w:val="640"/>
          <w:marRight w:val="0"/>
          <w:marTop w:val="0"/>
          <w:marBottom w:val="0"/>
          <w:divBdr>
            <w:top w:val="none" w:sz="0" w:space="0" w:color="auto"/>
            <w:left w:val="none" w:sz="0" w:space="0" w:color="auto"/>
            <w:bottom w:val="none" w:sz="0" w:space="0" w:color="auto"/>
            <w:right w:val="none" w:sz="0" w:space="0" w:color="auto"/>
          </w:divBdr>
        </w:div>
        <w:div w:id="547037908">
          <w:marLeft w:val="640"/>
          <w:marRight w:val="0"/>
          <w:marTop w:val="0"/>
          <w:marBottom w:val="0"/>
          <w:divBdr>
            <w:top w:val="none" w:sz="0" w:space="0" w:color="auto"/>
            <w:left w:val="none" w:sz="0" w:space="0" w:color="auto"/>
            <w:bottom w:val="none" w:sz="0" w:space="0" w:color="auto"/>
            <w:right w:val="none" w:sz="0" w:space="0" w:color="auto"/>
          </w:divBdr>
        </w:div>
        <w:div w:id="548031735">
          <w:marLeft w:val="640"/>
          <w:marRight w:val="0"/>
          <w:marTop w:val="0"/>
          <w:marBottom w:val="0"/>
          <w:divBdr>
            <w:top w:val="none" w:sz="0" w:space="0" w:color="auto"/>
            <w:left w:val="none" w:sz="0" w:space="0" w:color="auto"/>
            <w:bottom w:val="none" w:sz="0" w:space="0" w:color="auto"/>
            <w:right w:val="none" w:sz="0" w:space="0" w:color="auto"/>
          </w:divBdr>
        </w:div>
        <w:div w:id="571089140">
          <w:marLeft w:val="640"/>
          <w:marRight w:val="0"/>
          <w:marTop w:val="0"/>
          <w:marBottom w:val="0"/>
          <w:divBdr>
            <w:top w:val="none" w:sz="0" w:space="0" w:color="auto"/>
            <w:left w:val="none" w:sz="0" w:space="0" w:color="auto"/>
            <w:bottom w:val="none" w:sz="0" w:space="0" w:color="auto"/>
            <w:right w:val="none" w:sz="0" w:space="0" w:color="auto"/>
          </w:divBdr>
        </w:div>
        <w:div w:id="579292108">
          <w:marLeft w:val="640"/>
          <w:marRight w:val="0"/>
          <w:marTop w:val="0"/>
          <w:marBottom w:val="0"/>
          <w:divBdr>
            <w:top w:val="none" w:sz="0" w:space="0" w:color="auto"/>
            <w:left w:val="none" w:sz="0" w:space="0" w:color="auto"/>
            <w:bottom w:val="none" w:sz="0" w:space="0" w:color="auto"/>
            <w:right w:val="none" w:sz="0" w:space="0" w:color="auto"/>
          </w:divBdr>
        </w:div>
        <w:div w:id="584992940">
          <w:marLeft w:val="640"/>
          <w:marRight w:val="0"/>
          <w:marTop w:val="0"/>
          <w:marBottom w:val="0"/>
          <w:divBdr>
            <w:top w:val="none" w:sz="0" w:space="0" w:color="auto"/>
            <w:left w:val="none" w:sz="0" w:space="0" w:color="auto"/>
            <w:bottom w:val="none" w:sz="0" w:space="0" w:color="auto"/>
            <w:right w:val="none" w:sz="0" w:space="0" w:color="auto"/>
          </w:divBdr>
        </w:div>
        <w:div w:id="588006081">
          <w:marLeft w:val="640"/>
          <w:marRight w:val="0"/>
          <w:marTop w:val="0"/>
          <w:marBottom w:val="0"/>
          <w:divBdr>
            <w:top w:val="none" w:sz="0" w:space="0" w:color="auto"/>
            <w:left w:val="none" w:sz="0" w:space="0" w:color="auto"/>
            <w:bottom w:val="none" w:sz="0" w:space="0" w:color="auto"/>
            <w:right w:val="none" w:sz="0" w:space="0" w:color="auto"/>
          </w:divBdr>
        </w:div>
        <w:div w:id="601767766">
          <w:marLeft w:val="640"/>
          <w:marRight w:val="0"/>
          <w:marTop w:val="0"/>
          <w:marBottom w:val="0"/>
          <w:divBdr>
            <w:top w:val="none" w:sz="0" w:space="0" w:color="auto"/>
            <w:left w:val="none" w:sz="0" w:space="0" w:color="auto"/>
            <w:bottom w:val="none" w:sz="0" w:space="0" w:color="auto"/>
            <w:right w:val="none" w:sz="0" w:space="0" w:color="auto"/>
          </w:divBdr>
        </w:div>
        <w:div w:id="656223865">
          <w:marLeft w:val="640"/>
          <w:marRight w:val="0"/>
          <w:marTop w:val="0"/>
          <w:marBottom w:val="0"/>
          <w:divBdr>
            <w:top w:val="none" w:sz="0" w:space="0" w:color="auto"/>
            <w:left w:val="none" w:sz="0" w:space="0" w:color="auto"/>
            <w:bottom w:val="none" w:sz="0" w:space="0" w:color="auto"/>
            <w:right w:val="none" w:sz="0" w:space="0" w:color="auto"/>
          </w:divBdr>
        </w:div>
        <w:div w:id="666977258">
          <w:marLeft w:val="640"/>
          <w:marRight w:val="0"/>
          <w:marTop w:val="0"/>
          <w:marBottom w:val="0"/>
          <w:divBdr>
            <w:top w:val="none" w:sz="0" w:space="0" w:color="auto"/>
            <w:left w:val="none" w:sz="0" w:space="0" w:color="auto"/>
            <w:bottom w:val="none" w:sz="0" w:space="0" w:color="auto"/>
            <w:right w:val="none" w:sz="0" w:space="0" w:color="auto"/>
          </w:divBdr>
        </w:div>
        <w:div w:id="684094079">
          <w:marLeft w:val="640"/>
          <w:marRight w:val="0"/>
          <w:marTop w:val="0"/>
          <w:marBottom w:val="0"/>
          <w:divBdr>
            <w:top w:val="none" w:sz="0" w:space="0" w:color="auto"/>
            <w:left w:val="none" w:sz="0" w:space="0" w:color="auto"/>
            <w:bottom w:val="none" w:sz="0" w:space="0" w:color="auto"/>
            <w:right w:val="none" w:sz="0" w:space="0" w:color="auto"/>
          </w:divBdr>
        </w:div>
        <w:div w:id="703405159">
          <w:marLeft w:val="640"/>
          <w:marRight w:val="0"/>
          <w:marTop w:val="0"/>
          <w:marBottom w:val="0"/>
          <w:divBdr>
            <w:top w:val="none" w:sz="0" w:space="0" w:color="auto"/>
            <w:left w:val="none" w:sz="0" w:space="0" w:color="auto"/>
            <w:bottom w:val="none" w:sz="0" w:space="0" w:color="auto"/>
            <w:right w:val="none" w:sz="0" w:space="0" w:color="auto"/>
          </w:divBdr>
        </w:div>
        <w:div w:id="778915369">
          <w:marLeft w:val="640"/>
          <w:marRight w:val="0"/>
          <w:marTop w:val="0"/>
          <w:marBottom w:val="0"/>
          <w:divBdr>
            <w:top w:val="none" w:sz="0" w:space="0" w:color="auto"/>
            <w:left w:val="none" w:sz="0" w:space="0" w:color="auto"/>
            <w:bottom w:val="none" w:sz="0" w:space="0" w:color="auto"/>
            <w:right w:val="none" w:sz="0" w:space="0" w:color="auto"/>
          </w:divBdr>
        </w:div>
        <w:div w:id="805313599">
          <w:marLeft w:val="640"/>
          <w:marRight w:val="0"/>
          <w:marTop w:val="0"/>
          <w:marBottom w:val="0"/>
          <w:divBdr>
            <w:top w:val="none" w:sz="0" w:space="0" w:color="auto"/>
            <w:left w:val="none" w:sz="0" w:space="0" w:color="auto"/>
            <w:bottom w:val="none" w:sz="0" w:space="0" w:color="auto"/>
            <w:right w:val="none" w:sz="0" w:space="0" w:color="auto"/>
          </w:divBdr>
        </w:div>
        <w:div w:id="811294609">
          <w:marLeft w:val="640"/>
          <w:marRight w:val="0"/>
          <w:marTop w:val="0"/>
          <w:marBottom w:val="0"/>
          <w:divBdr>
            <w:top w:val="none" w:sz="0" w:space="0" w:color="auto"/>
            <w:left w:val="none" w:sz="0" w:space="0" w:color="auto"/>
            <w:bottom w:val="none" w:sz="0" w:space="0" w:color="auto"/>
            <w:right w:val="none" w:sz="0" w:space="0" w:color="auto"/>
          </w:divBdr>
        </w:div>
        <w:div w:id="873808786">
          <w:marLeft w:val="640"/>
          <w:marRight w:val="0"/>
          <w:marTop w:val="0"/>
          <w:marBottom w:val="0"/>
          <w:divBdr>
            <w:top w:val="none" w:sz="0" w:space="0" w:color="auto"/>
            <w:left w:val="none" w:sz="0" w:space="0" w:color="auto"/>
            <w:bottom w:val="none" w:sz="0" w:space="0" w:color="auto"/>
            <w:right w:val="none" w:sz="0" w:space="0" w:color="auto"/>
          </w:divBdr>
        </w:div>
        <w:div w:id="891966065">
          <w:marLeft w:val="640"/>
          <w:marRight w:val="0"/>
          <w:marTop w:val="0"/>
          <w:marBottom w:val="0"/>
          <w:divBdr>
            <w:top w:val="none" w:sz="0" w:space="0" w:color="auto"/>
            <w:left w:val="none" w:sz="0" w:space="0" w:color="auto"/>
            <w:bottom w:val="none" w:sz="0" w:space="0" w:color="auto"/>
            <w:right w:val="none" w:sz="0" w:space="0" w:color="auto"/>
          </w:divBdr>
        </w:div>
        <w:div w:id="959841290">
          <w:marLeft w:val="640"/>
          <w:marRight w:val="0"/>
          <w:marTop w:val="0"/>
          <w:marBottom w:val="0"/>
          <w:divBdr>
            <w:top w:val="none" w:sz="0" w:space="0" w:color="auto"/>
            <w:left w:val="none" w:sz="0" w:space="0" w:color="auto"/>
            <w:bottom w:val="none" w:sz="0" w:space="0" w:color="auto"/>
            <w:right w:val="none" w:sz="0" w:space="0" w:color="auto"/>
          </w:divBdr>
        </w:div>
        <w:div w:id="967665588">
          <w:marLeft w:val="640"/>
          <w:marRight w:val="0"/>
          <w:marTop w:val="0"/>
          <w:marBottom w:val="0"/>
          <w:divBdr>
            <w:top w:val="none" w:sz="0" w:space="0" w:color="auto"/>
            <w:left w:val="none" w:sz="0" w:space="0" w:color="auto"/>
            <w:bottom w:val="none" w:sz="0" w:space="0" w:color="auto"/>
            <w:right w:val="none" w:sz="0" w:space="0" w:color="auto"/>
          </w:divBdr>
        </w:div>
        <w:div w:id="975991146">
          <w:marLeft w:val="640"/>
          <w:marRight w:val="0"/>
          <w:marTop w:val="0"/>
          <w:marBottom w:val="0"/>
          <w:divBdr>
            <w:top w:val="none" w:sz="0" w:space="0" w:color="auto"/>
            <w:left w:val="none" w:sz="0" w:space="0" w:color="auto"/>
            <w:bottom w:val="none" w:sz="0" w:space="0" w:color="auto"/>
            <w:right w:val="none" w:sz="0" w:space="0" w:color="auto"/>
          </w:divBdr>
        </w:div>
        <w:div w:id="984579726">
          <w:marLeft w:val="640"/>
          <w:marRight w:val="0"/>
          <w:marTop w:val="0"/>
          <w:marBottom w:val="0"/>
          <w:divBdr>
            <w:top w:val="none" w:sz="0" w:space="0" w:color="auto"/>
            <w:left w:val="none" w:sz="0" w:space="0" w:color="auto"/>
            <w:bottom w:val="none" w:sz="0" w:space="0" w:color="auto"/>
            <w:right w:val="none" w:sz="0" w:space="0" w:color="auto"/>
          </w:divBdr>
        </w:div>
        <w:div w:id="1028330854">
          <w:marLeft w:val="640"/>
          <w:marRight w:val="0"/>
          <w:marTop w:val="0"/>
          <w:marBottom w:val="0"/>
          <w:divBdr>
            <w:top w:val="none" w:sz="0" w:space="0" w:color="auto"/>
            <w:left w:val="none" w:sz="0" w:space="0" w:color="auto"/>
            <w:bottom w:val="none" w:sz="0" w:space="0" w:color="auto"/>
            <w:right w:val="none" w:sz="0" w:space="0" w:color="auto"/>
          </w:divBdr>
        </w:div>
        <w:div w:id="1030913246">
          <w:marLeft w:val="640"/>
          <w:marRight w:val="0"/>
          <w:marTop w:val="0"/>
          <w:marBottom w:val="0"/>
          <w:divBdr>
            <w:top w:val="none" w:sz="0" w:space="0" w:color="auto"/>
            <w:left w:val="none" w:sz="0" w:space="0" w:color="auto"/>
            <w:bottom w:val="none" w:sz="0" w:space="0" w:color="auto"/>
            <w:right w:val="none" w:sz="0" w:space="0" w:color="auto"/>
          </w:divBdr>
        </w:div>
        <w:div w:id="1072314955">
          <w:marLeft w:val="640"/>
          <w:marRight w:val="0"/>
          <w:marTop w:val="0"/>
          <w:marBottom w:val="0"/>
          <w:divBdr>
            <w:top w:val="none" w:sz="0" w:space="0" w:color="auto"/>
            <w:left w:val="none" w:sz="0" w:space="0" w:color="auto"/>
            <w:bottom w:val="none" w:sz="0" w:space="0" w:color="auto"/>
            <w:right w:val="none" w:sz="0" w:space="0" w:color="auto"/>
          </w:divBdr>
        </w:div>
        <w:div w:id="1079519334">
          <w:marLeft w:val="640"/>
          <w:marRight w:val="0"/>
          <w:marTop w:val="0"/>
          <w:marBottom w:val="0"/>
          <w:divBdr>
            <w:top w:val="none" w:sz="0" w:space="0" w:color="auto"/>
            <w:left w:val="none" w:sz="0" w:space="0" w:color="auto"/>
            <w:bottom w:val="none" w:sz="0" w:space="0" w:color="auto"/>
            <w:right w:val="none" w:sz="0" w:space="0" w:color="auto"/>
          </w:divBdr>
        </w:div>
        <w:div w:id="1097289751">
          <w:marLeft w:val="640"/>
          <w:marRight w:val="0"/>
          <w:marTop w:val="0"/>
          <w:marBottom w:val="0"/>
          <w:divBdr>
            <w:top w:val="none" w:sz="0" w:space="0" w:color="auto"/>
            <w:left w:val="none" w:sz="0" w:space="0" w:color="auto"/>
            <w:bottom w:val="none" w:sz="0" w:space="0" w:color="auto"/>
            <w:right w:val="none" w:sz="0" w:space="0" w:color="auto"/>
          </w:divBdr>
        </w:div>
        <w:div w:id="1190531571">
          <w:marLeft w:val="640"/>
          <w:marRight w:val="0"/>
          <w:marTop w:val="0"/>
          <w:marBottom w:val="0"/>
          <w:divBdr>
            <w:top w:val="none" w:sz="0" w:space="0" w:color="auto"/>
            <w:left w:val="none" w:sz="0" w:space="0" w:color="auto"/>
            <w:bottom w:val="none" w:sz="0" w:space="0" w:color="auto"/>
            <w:right w:val="none" w:sz="0" w:space="0" w:color="auto"/>
          </w:divBdr>
        </w:div>
        <w:div w:id="1210844144">
          <w:marLeft w:val="640"/>
          <w:marRight w:val="0"/>
          <w:marTop w:val="0"/>
          <w:marBottom w:val="0"/>
          <w:divBdr>
            <w:top w:val="none" w:sz="0" w:space="0" w:color="auto"/>
            <w:left w:val="none" w:sz="0" w:space="0" w:color="auto"/>
            <w:bottom w:val="none" w:sz="0" w:space="0" w:color="auto"/>
            <w:right w:val="none" w:sz="0" w:space="0" w:color="auto"/>
          </w:divBdr>
        </w:div>
        <w:div w:id="1249928608">
          <w:marLeft w:val="640"/>
          <w:marRight w:val="0"/>
          <w:marTop w:val="0"/>
          <w:marBottom w:val="0"/>
          <w:divBdr>
            <w:top w:val="none" w:sz="0" w:space="0" w:color="auto"/>
            <w:left w:val="none" w:sz="0" w:space="0" w:color="auto"/>
            <w:bottom w:val="none" w:sz="0" w:space="0" w:color="auto"/>
            <w:right w:val="none" w:sz="0" w:space="0" w:color="auto"/>
          </w:divBdr>
        </w:div>
        <w:div w:id="1301308571">
          <w:marLeft w:val="640"/>
          <w:marRight w:val="0"/>
          <w:marTop w:val="0"/>
          <w:marBottom w:val="0"/>
          <w:divBdr>
            <w:top w:val="none" w:sz="0" w:space="0" w:color="auto"/>
            <w:left w:val="none" w:sz="0" w:space="0" w:color="auto"/>
            <w:bottom w:val="none" w:sz="0" w:space="0" w:color="auto"/>
            <w:right w:val="none" w:sz="0" w:space="0" w:color="auto"/>
          </w:divBdr>
        </w:div>
        <w:div w:id="1315717334">
          <w:marLeft w:val="640"/>
          <w:marRight w:val="0"/>
          <w:marTop w:val="0"/>
          <w:marBottom w:val="0"/>
          <w:divBdr>
            <w:top w:val="none" w:sz="0" w:space="0" w:color="auto"/>
            <w:left w:val="none" w:sz="0" w:space="0" w:color="auto"/>
            <w:bottom w:val="none" w:sz="0" w:space="0" w:color="auto"/>
            <w:right w:val="none" w:sz="0" w:space="0" w:color="auto"/>
          </w:divBdr>
        </w:div>
        <w:div w:id="1353730279">
          <w:marLeft w:val="640"/>
          <w:marRight w:val="0"/>
          <w:marTop w:val="0"/>
          <w:marBottom w:val="0"/>
          <w:divBdr>
            <w:top w:val="none" w:sz="0" w:space="0" w:color="auto"/>
            <w:left w:val="none" w:sz="0" w:space="0" w:color="auto"/>
            <w:bottom w:val="none" w:sz="0" w:space="0" w:color="auto"/>
            <w:right w:val="none" w:sz="0" w:space="0" w:color="auto"/>
          </w:divBdr>
        </w:div>
        <w:div w:id="1409620688">
          <w:marLeft w:val="640"/>
          <w:marRight w:val="0"/>
          <w:marTop w:val="0"/>
          <w:marBottom w:val="0"/>
          <w:divBdr>
            <w:top w:val="none" w:sz="0" w:space="0" w:color="auto"/>
            <w:left w:val="none" w:sz="0" w:space="0" w:color="auto"/>
            <w:bottom w:val="none" w:sz="0" w:space="0" w:color="auto"/>
            <w:right w:val="none" w:sz="0" w:space="0" w:color="auto"/>
          </w:divBdr>
        </w:div>
        <w:div w:id="1414741727">
          <w:marLeft w:val="640"/>
          <w:marRight w:val="0"/>
          <w:marTop w:val="0"/>
          <w:marBottom w:val="0"/>
          <w:divBdr>
            <w:top w:val="none" w:sz="0" w:space="0" w:color="auto"/>
            <w:left w:val="none" w:sz="0" w:space="0" w:color="auto"/>
            <w:bottom w:val="none" w:sz="0" w:space="0" w:color="auto"/>
            <w:right w:val="none" w:sz="0" w:space="0" w:color="auto"/>
          </w:divBdr>
        </w:div>
        <w:div w:id="1452898830">
          <w:marLeft w:val="640"/>
          <w:marRight w:val="0"/>
          <w:marTop w:val="0"/>
          <w:marBottom w:val="0"/>
          <w:divBdr>
            <w:top w:val="none" w:sz="0" w:space="0" w:color="auto"/>
            <w:left w:val="none" w:sz="0" w:space="0" w:color="auto"/>
            <w:bottom w:val="none" w:sz="0" w:space="0" w:color="auto"/>
            <w:right w:val="none" w:sz="0" w:space="0" w:color="auto"/>
          </w:divBdr>
        </w:div>
        <w:div w:id="1460605897">
          <w:marLeft w:val="640"/>
          <w:marRight w:val="0"/>
          <w:marTop w:val="0"/>
          <w:marBottom w:val="0"/>
          <w:divBdr>
            <w:top w:val="none" w:sz="0" w:space="0" w:color="auto"/>
            <w:left w:val="none" w:sz="0" w:space="0" w:color="auto"/>
            <w:bottom w:val="none" w:sz="0" w:space="0" w:color="auto"/>
            <w:right w:val="none" w:sz="0" w:space="0" w:color="auto"/>
          </w:divBdr>
        </w:div>
        <w:div w:id="1465075934">
          <w:marLeft w:val="640"/>
          <w:marRight w:val="0"/>
          <w:marTop w:val="0"/>
          <w:marBottom w:val="0"/>
          <w:divBdr>
            <w:top w:val="none" w:sz="0" w:space="0" w:color="auto"/>
            <w:left w:val="none" w:sz="0" w:space="0" w:color="auto"/>
            <w:bottom w:val="none" w:sz="0" w:space="0" w:color="auto"/>
            <w:right w:val="none" w:sz="0" w:space="0" w:color="auto"/>
          </w:divBdr>
        </w:div>
        <w:div w:id="1504323260">
          <w:marLeft w:val="640"/>
          <w:marRight w:val="0"/>
          <w:marTop w:val="0"/>
          <w:marBottom w:val="0"/>
          <w:divBdr>
            <w:top w:val="none" w:sz="0" w:space="0" w:color="auto"/>
            <w:left w:val="none" w:sz="0" w:space="0" w:color="auto"/>
            <w:bottom w:val="none" w:sz="0" w:space="0" w:color="auto"/>
            <w:right w:val="none" w:sz="0" w:space="0" w:color="auto"/>
          </w:divBdr>
        </w:div>
        <w:div w:id="1506632036">
          <w:marLeft w:val="640"/>
          <w:marRight w:val="0"/>
          <w:marTop w:val="0"/>
          <w:marBottom w:val="0"/>
          <w:divBdr>
            <w:top w:val="none" w:sz="0" w:space="0" w:color="auto"/>
            <w:left w:val="none" w:sz="0" w:space="0" w:color="auto"/>
            <w:bottom w:val="none" w:sz="0" w:space="0" w:color="auto"/>
            <w:right w:val="none" w:sz="0" w:space="0" w:color="auto"/>
          </w:divBdr>
        </w:div>
        <w:div w:id="1509369689">
          <w:marLeft w:val="640"/>
          <w:marRight w:val="0"/>
          <w:marTop w:val="0"/>
          <w:marBottom w:val="0"/>
          <w:divBdr>
            <w:top w:val="none" w:sz="0" w:space="0" w:color="auto"/>
            <w:left w:val="none" w:sz="0" w:space="0" w:color="auto"/>
            <w:bottom w:val="none" w:sz="0" w:space="0" w:color="auto"/>
            <w:right w:val="none" w:sz="0" w:space="0" w:color="auto"/>
          </w:divBdr>
        </w:div>
        <w:div w:id="1514760060">
          <w:marLeft w:val="640"/>
          <w:marRight w:val="0"/>
          <w:marTop w:val="0"/>
          <w:marBottom w:val="0"/>
          <w:divBdr>
            <w:top w:val="none" w:sz="0" w:space="0" w:color="auto"/>
            <w:left w:val="none" w:sz="0" w:space="0" w:color="auto"/>
            <w:bottom w:val="none" w:sz="0" w:space="0" w:color="auto"/>
            <w:right w:val="none" w:sz="0" w:space="0" w:color="auto"/>
          </w:divBdr>
        </w:div>
        <w:div w:id="1525636646">
          <w:marLeft w:val="640"/>
          <w:marRight w:val="0"/>
          <w:marTop w:val="0"/>
          <w:marBottom w:val="0"/>
          <w:divBdr>
            <w:top w:val="none" w:sz="0" w:space="0" w:color="auto"/>
            <w:left w:val="none" w:sz="0" w:space="0" w:color="auto"/>
            <w:bottom w:val="none" w:sz="0" w:space="0" w:color="auto"/>
            <w:right w:val="none" w:sz="0" w:space="0" w:color="auto"/>
          </w:divBdr>
        </w:div>
        <w:div w:id="1557859892">
          <w:marLeft w:val="640"/>
          <w:marRight w:val="0"/>
          <w:marTop w:val="0"/>
          <w:marBottom w:val="0"/>
          <w:divBdr>
            <w:top w:val="none" w:sz="0" w:space="0" w:color="auto"/>
            <w:left w:val="none" w:sz="0" w:space="0" w:color="auto"/>
            <w:bottom w:val="none" w:sz="0" w:space="0" w:color="auto"/>
            <w:right w:val="none" w:sz="0" w:space="0" w:color="auto"/>
          </w:divBdr>
        </w:div>
        <w:div w:id="1560021047">
          <w:marLeft w:val="640"/>
          <w:marRight w:val="0"/>
          <w:marTop w:val="0"/>
          <w:marBottom w:val="0"/>
          <w:divBdr>
            <w:top w:val="none" w:sz="0" w:space="0" w:color="auto"/>
            <w:left w:val="none" w:sz="0" w:space="0" w:color="auto"/>
            <w:bottom w:val="none" w:sz="0" w:space="0" w:color="auto"/>
            <w:right w:val="none" w:sz="0" w:space="0" w:color="auto"/>
          </w:divBdr>
        </w:div>
        <w:div w:id="1599756371">
          <w:marLeft w:val="640"/>
          <w:marRight w:val="0"/>
          <w:marTop w:val="0"/>
          <w:marBottom w:val="0"/>
          <w:divBdr>
            <w:top w:val="none" w:sz="0" w:space="0" w:color="auto"/>
            <w:left w:val="none" w:sz="0" w:space="0" w:color="auto"/>
            <w:bottom w:val="none" w:sz="0" w:space="0" w:color="auto"/>
            <w:right w:val="none" w:sz="0" w:space="0" w:color="auto"/>
          </w:divBdr>
        </w:div>
        <w:div w:id="1657369702">
          <w:marLeft w:val="640"/>
          <w:marRight w:val="0"/>
          <w:marTop w:val="0"/>
          <w:marBottom w:val="0"/>
          <w:divBdr>
            <w:top w:val="none" w:sz="0" w:space="0" w:color="auto"/>
            <w:left w:val="none" w:sz="0" w:space="0" w:color="auto"/>
            <w:bottom w:val="none" w:sz="0" w:space="0" w:color="auto"/>
            <w:right w:val="none" w:sz="0" w:space="0" w:color="auto"/>
          </w:divBdr>
        </w:div>
        <w:div w:id="1660696074">
          <w:marLeft w:val="640"/>
          <w:marRight w:val="0"/>
          <w:marTop w:val="0"/>
          <w:marBottom w:val="0"/>
          <w:divBdr>
            <w:top w:val="none" w:sz="0" w:space="0" w:color="auto"/>
            <w:left w:val="none" w:sz="0" w:space="0" w:color="auto"/>
            <w:bottom w:val="none" w:sz="0" w:space="0" w:color="auto"/>
            <w:right w:val="none" w:sz="0" w:space="0" w:color="auto"/>
          </w:divBdr>
        </w:div>
        <w:div w:id="1663118886">
          <w:marLeft w:val="640"/>
          <w:marRight w:val="0"/>
          <w:marTop w:val="0"/>
          <w:marBottom w:val="0"/>
          <w:divBdr>
            <w:top w:val="none" w:sz="0" w:space="0" w:color="auto"/>
            <w:left w:val="none" w:sz="0" w:space="0" w:color="auto"/>
            <w:bottom w:val="none" w:sz="0" w:space="0" w:color="auto"/>
            <w:right w:val="none" w:sz="0" w:space="0" w:color="auto"/>
          </w:divBdr>
        </w:div>
        <w:div w:id="1690445018">
          <w:marLeft w:val="640"/>
          <w:marRight w:val="0"/>
          <w:marTop w:val="0"/>
          <w:marBottom w:val="0"/>
          <w:divBdr>
            <w:top w:val="none" w:sz="0" w:space="0" w:color="auto"/>
            <w:left w:val="none" w:sz="0" w:space="0" w:color="auto"/>
            <w:bottom w:val="none" w:sz="0" w:space="0" w:color="auto"/>
            <w:right w:val="none" w:sz="0" w:space="0" w:color="auto"/>
          </w:divBdr>
        </w:div>
        <w:div w:id="1709140451">
          <w:marLeft w:val="640"/>
          <w:marRight w:val="0"/>
          <w:marTop w:val="0"/>
          <w:marBottom w:val="0"/>
          <w:divBdr>
            <w:top w:val="none" w:sz="0" w:space="0" w:color="auto"/>
            <w:left w:val="none" w:sz="0" w:space="0" w:color="auto"/>
            <w:bottom w:val="none" w:sz="0" w:space="0" w:color="auto"/>
            <w:right w:val="none" w:sz="0" w:space="0" w:color="auto"/>
          </w:divBdr>
        </w:div>
        <w:div w:id="1793789417">
          <w:marLeft w:val="640"/>
          <w:marRight w:val="0"/>
          <w:marTop w:val="0"/>
          <w:marBottom w:val="0"/>
          <w:divBdr>
            <w:top w:val="none" w:sz="0" w:space="0" w:color="auto"/>
            <w:left w:val="none" w:sz="0" w:space="0" w:color="auto"/>
            <w:bottom w:val="none" w:sz="0" w:space="0" w:color="auto"/>
            <w:right w:val="none" w:sz="0" w:space="0" w:color="auto"/>
          </w:divBdr>
        </w:div>
        <w:div w:id="1796636054">
          <w:marLeft w:val="640"/>
          <w:marRight w:val="0"/>
          <w:marTop w:val="0"/>
          <w:marBottom w:val="0"/>
          <w:divBdr>
            <w:top w:val="none" w:sz="0" w:space="0" w:color="auto"/>
            <w:left w:val="none" w:sz="0" w:space="0" w:color="auto"/>
            <w:bottom w:val="none" w:sz="0" w:space="0" w:color="auto"/>
            <w:right w:val="none" w:sz="0" w:space="0" w:color="auto"/>
          </w:divBdr>
        </w:div>
        <w:div w:id="1845630373">
          <w:marLeft w:val="640"/>
          <w:marRight w:val="0"/>
          <w:marTop w:val="0"/>
          <w:marBottom w:val="0"/>
          <w:divBdr>
            <w:top w:val="none" w:sz="0" w:space="0" w:color="auto"/>
            <w:left w:val="none" w:sz="0" w:space="0" w:color="auto"/>
            <w:bottom w:val="none" w:sz="0" w:space="0" w:color="auto"/>
            <w:right w:val="none" w:sz="0" w:space="0" w:color="auto"/>
          </w:divBdr>
        </w:div>
        <w:div w:id="1892692180">
          <w:marLeft w:val="640"/>
          <w:marRight w:val="0"/>
          <w:marTop w:val="0"/>
          <w:marBottom w:val="0"/>
          <w:divBdr>
            <w:top w:val="none" w:sz="0" w:space="0" w:color="auto"/>
            <w:left w:val="none" w:sz="0" w:space="0" w:color="auto"/>
            <w:bottom w:val="none" w:sz="0" w:space="0" w:color="auto"/>
            <w:right w:val="none" w:sz="0" w:space="0" w:color="auto"/>
          </w:divBdr>
        </w:div>
        <w:div w:id="1895500894">
          <w:marLeft w:val="640"/>
          <w:marRight w:val="0"/>
          <w:marTop w:val="0"/>
          <w:marBottom w:val="0"/>
          <w:divBdr>
            <w:top w:val="none" w:sz="0" w:space="0" w:color="auto"/>
            <w:left w:val="none" w:sz="0" w:space="0" w:color="auto"/>
            <w:bottom w:val="none" w:sz="0" w:space="0" w:color="auto"/>
            <w:right w:val="none" w:sz="0" w:space="0" w:color="auto"/>
          </w:divBdr>
        </w:div>
        <w:div w:id="1910387048">
          <w:marLeft w:val="640"/>
          <w:marRight w:val="0"/>
          <w:marTop w:val="0"/>
          <w:marBottom w:val="0"/>
          <w:divBdr>
            <w:top w:val="none" w:sz="0" w:space="0" w:color="auto"/>
            <w:left w:val="none" w:sz="0" w:space="0" w:color="auto"/>
            <w:bottom w:val="none" w:sz="0" w:space="0" w:color="auto"/>
            <w:right w:val="none" w:sz="0" w:space="0" w:color="auto"/>
          </w:divBdr>
        </w:div>
        <w:div w:id="1920867804">
          <w:marLeft w:val="640"/>
          <w:marRight w:val="0"/>
          <w:marTop w:val="0"/>
          <w:marBottom w:val="0"/>
          <w:divBdr>
            <w:top w:val="none" w:sz="0" w:space="0" w:color="auto"/>
            <w:left w:val="none" w:sz="0" w:space="0" w:color="auto"/>
            <w:bottom w:val="none" w:sz="0" w:space="0" w:color="auto"/>
            <w:right w:val="none" w:sz="0" w:space="0" w:color="auto"/>
          </w:divBdr>
        </w:div>
        <w:div w:id="1944222863">
          <w:marLeft w:val="640"/>
          <w:marRight w:val="0"/>
          <w:marTop w:val="0"/>
          <w:marBottom w:val="0"/>
          <w:divBdr>
            <w:top w:val="none" w:sz="0" w:space="0" w:color="auto"/>
            <w:left w:val="none" w:sz="0" w:space="0" w:color="auto"/>
            <w:bottom w:val="none" w:sz="0" w:space="0" w:color="auto"/>
            <w:right w:val="none" w:sz="0" w:space="0" w:color="auto"/>
          </w:divBdr>
        </w:div>
        <w:div w:id="1951663742">
          <w:marLeft w:val="640"/>
          <w:marRight w:val="0"/>
          <w:marTop w:val="0"/>
          <w:marBottom w:val="0"/>
          <w:divBdr>
            <w:top w:val="none" w:sz="0" w:space="0" w:color="auto"/>
            <w:left w:val="none" w:sz="0" w:space="0" w:color="auto"/>
            <w:bottom w:val="none" w:sz="0" w:space="0" w:color="auto"/>
            <w:right w:val="none" w:sz="0" w:space="0" w:color="auto"/>
          </w:divBdr>
        </w:div>
        <w:div w:id="1968656579">
          <w:marLeft w:val="640"/>
          <w:marRight w:val="0"/>
          <w:marTop w:val="0"/>
          <w:marBottom w:val="0"/>
          <w:divBdr>
            <w:top w:val="none" w:sz="0" w:space="0" w:color="auto"/>
            <w:left w:val="none" w:sz="0" w:space="0" w:color="auto"/>
            <w:bottom w:val="none" w:sz="0" w:space="0" w:color="auto"/>
            <w:right w:val="none" w:sz="0" w:space="0" w:color="auto"/>
          </w:divBdr>
        </w:div>
        <w:div w:id="2002585880">
          <w:marLeft w:val="640"/>
          <w:marRight w:val="0"/>
          <w:marTop w:val="0"/>
          <w:marBottom w:val="0"/>
          <w:divBdr>
            <w:top w:val="none" w:sz="0" w:space="0" w:color="auto"/>
            <w:left w:val="none" w:sz="0" w:space="0" w:color="auto"/>
            <w:bottom w:val="none" w:sz="0" w:space="0" w:color="auto"/>
            <w:right w:val="none" w:sz="0" w:space="0" w:color="auto"/>
          </w:divBdr>
        </w:div>
        <w:div w:id="2004353587">
          <w:marLeft w:val="640"/>
          <w:marRight w:val="0"/>
          <w:marTop w:val="0"/>
          <w:marBottom w:val="0"/>
          <w:divBdr>
            <w:top w:val="none" w:sz="0" w:space="0" w:color="auto"/>
            <w:left w:val="none" w:sz="0" w:space="0" w:color="auto"/>
            <w:bottom w:val="none" w:sz="0" w:space="0" w:color="auto"/>
            <w:right w:val="none" w:sz="0" w:space="0" w:color="auto"/>
          </w:divBdr>
        </w:div>
        <w:div w:id="2026248825">
          <w:marLeft w:val="640"/>
          <w:marRight w:val="0"/>
          <w:marTop w:val="0"/>
          <w:marBottom w:val="0"/>
          <w:divBdr>
            <w:top w:val="none" w:sz="0" w:space="0" w:color="auto"/>
            <w:left w:val="none" w:sz="0" w:space="0" w:color="auto"/>
            <w:bottom w:val="none" w:sz="0" w:space="0" w:color="auto"/>
            <w:right w:val="none" w:sz="0" w:space="0" w:color="auto"/>
          </w:divBdr>
        </w:div>
        <w:div w:id="2033920024">
          <w:marLeft w:val="640"/>
          <w:marRight w:val="0"/>
          <w:marTop w:val="0"/>
          <w:marBottom w:val="0"/>
          <w:divBdr>
            <w:top w:val="none" w:sz="0" w:space="0" w:color="auto"/>
            <w:left w:val="none" w:sz="0" w:space="0" w:color="auto"/>
            <w:bottom w:val="none" w:sz="0" w:space="0" w:color="auto"/>
            <w:right w:val="none" w:sz="0" w:space="0" w:color="auto"/>
          </w:divBdr>
        </w:div>
        <w:div w:id="2034384498">
          <w:marLeft w:val="640"/>
          <w:marRight w:val="0"/>
          <w:marTop w:val="0"/>
          <w:marBottom w:val="0"/>
          <w:divBdr>
            <w:top w:val="none" w:sz="0" w:space="0" w:color="auto"/>
            <w:left w:val="none" w:sz="0" w:space="0" w:color="auto"/>
            <w:bottom w:val="none" w:sz="0" w:space="0" w:color="auto"/>
            <w:right w:val="none" w:sz="0" w:space="0" w:color="auto"/>
          </w:divBdr>
        </w:div>
        <w:div w:id="2035764157">
          <w:marLeft w:val="640"/>
          <w:marRight w:val="0"/>
          <w:marTop w:val="0"/>
          <w:marBottom w:val="0"/>
          <w:divBdr>
            <w:top w:val="none" w:sz="0" w:space="0" w:color="auto"/>
            <w:left w:val="none" w:sz="0" w:space="0" w:color="auto"/>
            <w:bottom w:val="none" w:sz="0" w:space="0" w:color="auto"/>
            <w:right w:val="none" w:sz="0" w:space="0" w:color="auto"/>
          </w:divBdr>
        </w:div>
        <w:div w:id="2038507788">
          <w:marLeft w:val="640"/>
          <w:marRight w:val="0"/>
          <w:marTop w:val="0"/>
          <w:marBottom w:val="0"/>
          <w:divBdr>
            <w:top w:val="none" w:sz="0" w:space="0" w:color="auto"/>
            <w:left w:val="none" w:sz="0" w:space="0" w:color="auto"/>
            <w:bottom w:val="none" w:sz="0" w:space="0" w:color="auto"/>
            <w:right w:val="none" w:sz="0" w:space="0" w:color="auto"/>
          </w:divBdr>
        </w:div>
        <w:div w:id="2044790088">
          <w:marLeft w:val="640"/>
          <w:marRight w:val="0"/>
          <w:marTop w:val="0"/>
          <w:marBottom w:val="0"/>
          <w:divBdr>
            <w:top w:val="none" w:sz="0" w:space="0" w:color="auto"/>
            <w:left w:val="none" w:sz="0" w:space="0" w:color="auto"/>
            <w:bottom w:val="none" w:sz="0" w:space="0" w:color="auto"/>
            <w:right w:val="none" w:sz="0" w:space="0" w:color="auto"/>
          </w:divBdr>
        </w:div>
        <w:div w:id="2090694360">
          <w:marLeft w:val="640"/>
          <w:marRight w:val="0"/>
          <w:marTop w:val="0"/>
          <w:marBottom w:val="0"/>
          <w:divBdr>
            <w:top w:val="none" w:sz="0" w:space="0" w:color="auto"/>
            <w:left w:val="none" w:sz="0" w:space="0" w:color="auto"/>
            <w:bottom w:val="none" w:sz="0" w:space="0" w:color="auto"/>
            <w:right w:val="none" w:sz="0" w:space="0" w:color="auto"/>
          </w:divBdr>
        </w:div>
        <w:div w:id="2117676351">
          <w:marLeft w:val="640"/>
          <w:marRight w:val="0"/>
          <w:marTop w:val="0"/>
          <w:marBottom w:val="0"/>
          <w:divBdr>
            <w:top w:val="none" w:sz="0" w:space="0" w:color="auto"/>
            <w:left w:val="none" w:sz="0" w:space="0" w:color="auto"/>
            <w:bottom w:val="none" w:sz="0" w:space="0" w:color="auto"/>
            <w:right w:val="none" w:sz="0" w:space="0" w:color="auto"/>
          </w:divBdr>
        </w:div>
        <w:div w:id="2125953724">
          <w:marLeft w:val="640"/>
          <w:marRight w:val="0"/>
          <w:marTop w:val="0"/>
          <w:marBottom w:val="0"/>
          <w:divBdr>
            <w:top w:val="none" w:sz="0" w:space="0" w:color="auto"/>
            <w:left w:val="none" w:sz="0" w:space="0" w:color="auto"/>
            <w:bottom w:val="none" w:sz="0" w:space="0" w:color="auto"/>
            <w:right w:val="none" w:sz="0" w:space="0" w:color="auto"/>
          </w:divBdr>
        </w:div>
      </w:divsChild>
    </w:div>
    <w:div w:id="1992755732">
      <w:bodyDiv w:val="1"/>
      <w:marLeft w:val="0"/>
      <w:marRight w:val="0"/>
      <w:marTop w:val="0"/>
      <w:marBottom w:val="0"/>
      <w:divBdr>
        <w:top w:val="none" w:sz="0" w:space="0" w:color="auto"/>
        <w:left w:val="none" w:sz="0" w:space="0" w:color="auto"/>
        <w:bottom w:val="none" w:sz="0" w:space="0" w:color="auto"/>
        <w:right w:val="none" w:sz="0" w:space="0" w:color="auto"/>
      </w:divBdr>
      <w:divsChild>
        <w:div w:id="2073656078">
          <w:marLeft w:val="640"/>
          <w:marRight w:val="0"/>
          <w:marTop w:val="0"/>
          <w:marBottom w:val="0"/>
          <w:divBdr>
            <w:top w:val="none" w:sz="0" w:space="0" w:color="auto"/>
            <w:left w:val="none" w:sz="0" w:space="0" w:color="auto"/>
            <w:bottom w:val="none" w:sz="0" w:space="0" w:color="auto"/>
            <w:right w:val="none" w:sz="0" w:space="0" w:color="auto"/>
          </w:divBdr>
        </w:div>
        <w:div w:id="1915704197">
          <w:marLeft w:val="640"/>
          <w:marRight w:val="0"/>
          <w:marTop w:val="0"/>
          <w:marBottom w:val="0"/>
          <w:divBdr>
            <w:top w:val="none" w:sz="0" w:space="0" w:color="auto"/>
            <w:left w:val="none" w:sz="0" w:space="0" w:color="auto"/>
            <w:bottom w:val="none" w:sz="0" w:space="0" w:color="auto"/>
            <w:right w:val="none" w:sz="0" w:space="0" w:color="auto"/>
          </w:divBdr>
        </w:div>
        <w:div w:id="841772470">
          <w:marLeft w:val="640"/>
          <w:marRight w:val="0"/>
          <w:marTop w:val="0"/>
          <w:marBottom w:val="0"/>
          <w:divBdr>
            <w:top w:val="none" w:sz="0" w:space="0" w:color="auto"/>
            <w:left w:val="none" w:sz="0" w:space="0" w:color="auto"/>
            <w:bottom w:val="none" w:sz="0" w:space="0" w:color="auto"/>
            <w:right w:val="none" w:sz="0" w:space="0" w:color="auto"/>
          </w:divBdr>
        </w:div>
        <w:div w:id="193538258">
          <w:marLeft w:val="640"/>
          <w:marRight w:val="0"/>
          <w:marTop w:val="0"/>
          <w:marBottom w:val="0"/>
          <w:divBdr>
            <w:top w:val="none" w:sz="0" w:space="0" w:color="auto"/>
            <w:left w:val="none" w:sz="0" w:space="0" w:color="auto"/>
            <w:bottom w:val="none" w:sz="0" w:space="0" w:color="auto"/>
            <w:right w:val="none" w:sz="0" w:space="0" w:color="auto"/>
          </w:divBdr>
        </w:div>
        <w:div w:id="634406724">
          <w:marLeft w:val="640"/>
          <w:marRight w:val="0"/>
          <w:marTop w:val="0"/>
          <w:marBottom w:val="0"/>
          <w:divBdr>
            <w:top w:val="none" w:sz="0" w:space="0" w:color="auto"/>
            <w:left w:val="none" w:sz="0" w:space="0" w:color="auto"/>
            <w:bottom w:val="none" w:sz="0" w:space="0" w:color="auto"/>
            <w:right w:val="none" w:sz="0" w:space="0" w:color="auto"/>
          </w:divBdr>
        </w:div>
        <w:div w:id="632832130">
          <w:marLeft w:val="640"/>
          <w:marRight w:val="0"/>
          <w:marTop w:val="0"/>
          <w:marBottom w:val="0"/>
          <w:divBdr>
            <w:top w:val="none" w:sz="0" w:space="0" w:color="auto"/>
            <w:left w:val="none" w:sz="0" w:space="0" w:color="auto"/>
            <w:bottom w:val="none" w:sz="0" w:space="0" w:color="auto"/>
            <w:right w:val="none" w:sz="0" w:space="0" w:color="auto"/>
          </w:divBdr>
        </w:div>
        <w:div w:id="1728992650">
          <w:marLeft w:val="640"/>
          <w:marRight w:val="0"/>
          <w:marTop w:val="0"/>
          <w:marBottom w:val="0"/>
          <w:divBdr>
            <w:top w:val="none" w:sz="0" w:space="0" w:color="auto"/>
            <w:left w:val="none" w:sz="0" w:space="0" w:color="auto"/>
            <w:bottom w:val="none" w:sz="0" w:space="0" w:color="auto"/>
            <w:right w:val="none" w:sz="0" w:space="0" w:color="auto"/>
          </w:divBdr>
        </w:div>
        <w:div w:id="958947803">
          <w:marLeft w:val="640"/>
          <w:marRight w:val="0"/>
          <w:marTop w:val="0"/>
          <w:marBottom w:val="0"/>
          <w:divBdr>
            <w:top w:val="none" w:sz="0" w:space="0" w:color="auto"/>
            <w:left w:val="none" w:sz="0" w:space="0" w:color="auto"/>
            <w:bottom w:val="none" w:sz="0" w:space="0" w:color="auto"/>
            <w:right w:val="none" w:sz="0" w:space="0" w:color="auto"/>
          </w:divBdr>
        </w:div>
        <w:div w:id="782187245">
          <w:marLeft w:val="640"/>
          <w:marRight w:val="0"/>
          <w:marTop w:val="0"/>
          <w:marBottom w:val="0"/>
          <w:divBdr>
            <w:top w:val="none" w:sz="0" w:space="0" w:color="auto"/>
            <w:left w:val="none" w:sz="0" w:space="0" w:color="auto"/>
            <w:bottom w:val="none" w:sz="0" w:space="0" w:color="auto"/>
            <w:right w:val="none" w:sz="0" w:space="0" w:color="auto"/>
          </w:divBdr>
        </w:div>
        <w:div w:id="850948629">
          <w:marLeft w:val="640"/>
          <w:marRight w:val="0"/>
          <w:marTop w:val="0"/>
          <w:marBottom w:val="0"/>
          <w:divBdr>
            <w:top w:val="none" w:sz="0" w:space="0" w:color="auto"/>
            <w:left w:val="none" w:sz="0" w:space="0" w:color="auto"/>
            <w:bottom w:val="none" w:sz="0" w:space="0" w:color="auto"/>
            <w:right w:val="none" w:sz="0" w:space="0" w:color="auto"/>
          </w:divBdr>
        </w:div>
        <w:div w:id="850875688">
          <w:marLeft w:val="640"/>
          <w:marRight w:val="0"/>
          <w:marTop w:val="0"/>
          <w:marBottom w:val="0"/>
          <w:divBdr>
            <w:top w:val="none" w:sz="0" w:space="0" w:color="auto"/>
            <w:left w:val="none" w:sz="0" w:space="0" w:color="auto"/>
            <w:bottom w:val="none" w:sz="0" w:space="0" w:color="auto"/>
            <w:right w:val="none" w:sz="0" w:space="0" w:color="auto"/>
          </w:divBdr>
        </w:div>
        <w:div w:id="2064743708">
          <w:marLeft w:val="640"/>
          <w:marRight w:val="0"/>
          <w:marTop w:val="0"/>
          <w:marBottom w:val="0"/>
          <w:divBdr>
            <w:top w:val="none" w:sz="0" w:space="0" w:color="auto"/>
            <w:left w:val="none" w:sz="0" w:space="0" w:color="auto"/>
            <w:bottom w:val="none" w:sz="0" w:space="0" w:color="auto"/>
            <w:right w:val="none" w:sz="0" w:space="0" w:color="auto"/>
          </w:divBdr>
        </w:div>
        <w:div w:id="1530685126">
          <w:marLeft w:val="640"/>
          <w:marRight w:val="0"/>
          <w:marTop w:val="0"/>
          <w:marBottom w:val="0"/>
          <w:divBdr>
            <w:top w:val="none" w:sz="0" w:space="0" w:color="auto"/>
            <w:left w:val="none" w:sz="0" w:space="0" w:color="auto"/>
            <w:bottom w:val="none" w:sz="0" w:space="0" w:color="auto"/>
            <w:right w:val="none" w:sz="0" w:space="0" w:color="auto"/>
          </w:divBdr>
        </w:div>
        <w:div w:id="1893154469">
          <w:marLeft w:val="640"/>
          <w:marRight w:val="0"/>
          <w:marTop w:val="0"/>
          <w:marBottom w:val="0"/>
          <w:divBdr>
            <w:top w:val="none" w:sz="0" w:space="0" w:color="auto"/>
            <w:left w:val="none" w:sz="0" w:space="0" w:color="auto"/>
            <w:bottom w:val="none" w:sz="0" w:space="0" w:color="auto"/>
            <w:right w:val="none" w:sz="0" w:space="0" w:color="auto"/>
          </w:divBdr>
        </w:div>
        <w:div w:id="1534807747">
          <w:marLeft w:val="640"/>
          <w:marRight w:val="0"/>
          <w:marTop w:val="0"/>
          <w:marBottom w:val="0"/>
          <w:divBdr>
            <w:top w:val="none" w:sz="0" w:space="0" w:color="auto"/>
            <w:left w:val="none" w:sz="0" w:space="0" w:color="auto"/>
            <w:bottom w:val="none" w:sz="0" w:space="0" w:color="auto"/>
            <w:right w:val="none" w:sz="0" w:space="0" w:color="auto"/>
          </w:divBdr>
        </w:div>
        <w:div w:id="659502146">
          <w:marLeft w:val="640"/>
          <w:marRight w:val="0"/>
          <w:marTop w:val="0"/>
          <w:marBottom w:val="0"/>
          <w:divBdr>
            <w:top w:val="none" w:sz="0" w:space="0" w:color="auto"/>
            <w:left w:val="none" w:sz="0" w:space="0" w:color="auto"/>
            <w:bottom w:val="none" w:sz="0" w:space="0" w:color="auto"/>
            <w:right w:val="none" w:sz="0" w:space="0" w:color="auto"/>
          </w:divBdr>
        </w:div>
        <w:div w:id="1460683187">
          <w:marLeft w:val="640"/>
          <w:marRight w:val="0"/>
          <w:marTop w:val="0"/>
          <w:marBottom w:val="0"/>
          <w:divBdr>
            <w:top w:val="none" w:sz="0" w:space="0" w:color="auto"/>
            <w:left w:val="none" w:sz="0" w:space="0" w:color="auto"/>
            <w:bottom w:val="none" w:sz="0" w:space="0" w:color="auto"/>
            <w:right w:val="none" w:sz="0" w:space="0" w:color="auto"/>
          </w:divBdr>
        </w:div>
        <w:div w:id="2097902107">
          <w:marLeft w:val="640"/>
          <w:marRight w:val="0"/>
          <w:marTop w:val="0"/>
          <w:marBottom w:val="0"/>
          <w:divBdr>
            <w:top w:val="none" w:sz="0" w:space="0" w:color="auto"/>
            <w:left w:val="none" w:sz="0" w:space="0" w:color="auto"/>
            <w:bottom w:val="none" w:sz="0" w:space="0" w:color="auto"/>
            <w:right w:val="none" w:sz="0" w:space="0" w:color="auto"/>
          </w:divBdr>
        </w:div>
        <w:div w:id="683165763">
          <w:marLeft w:val="640"/>
          <w:marRight w:val="0"/>
          <w:marTop w:val="0"/>
          <w:marBottom w:val="0"/>
          <w:divBdr>
            <w:top w:val="none" w:sz="0" w:space="0" w:color="auto"/>
            <w:left w:val="none" w:sz="0" w:space="0" w:color="auto"/>
            <w:bottom w:val="none" w:sz="0" w:space="0" w:color="auto"/>
            <w:right w:val="none" w:sz="0" w:space="0" w:color="auto"/>
          </w:divBdr>
        </w:div>
        <w:div w:id="1238785441">
          <w:marLeft w:val="640"/>
          <w:marRight w:val="0"/>
          <w:marTop w:val="0"/>
          <w:marBottom w:val="0"/>
          <w:divBdr>
            <w:top w:val="none" w:sz="0" w:space="0" w:color="auto"/>
            <w:left w:val="none" w:sz="0" w:space="0" w:color="auto"/>
            <w:bottom w:val="none" w:sz="0" w:space="0" w:color="auto"/>
            <w:right w:val="none" w:sz="0" w:space="0" w:color="auto"/>
          </w:divBdr>
        </w:div>
        <w:div w:id="25566022">
          <w:marLeft w:val="640"/>
          <w:marRight w:val="0"/>
          <w:marTop w:val="0"/>
          <w:marBottom w:val="0"/>
          <w:divBdr>
            <w:top w:val="none" w:sz="0" w:space="0" w:color="auto"/>
            <w:left w:val="none" w:sz="0" w:space="0" w:color="auto"/>
            <w:bottom w:val="none" w:sz="0" w:space="0" w:color="auto"/>
            <w:right w:val="none" w:sz="0" w:space="0" w:color="auto"/>
          </w:divBdr>
        </w:div>
        <w:div w:id="1608585773">
          <w:marLeft w:val="640"/>
          <w:marRight w:val="0"/>
          <w:marTop w:val="0"/>
          <w:marBottom w:val="0"/>
          <w:divBdr>
            <w:top w:val="none" w:sz="0" w:space="0" w:color="auto"/>
            <w:left w:val="none" w:sz="0" w:space="0" w:color="auto"/>
            <w:bottom w:val="none" w:sz="0" w:space="0" w:color="auto"/>
            <w:right w:val="none" w:sz="0" w:space="0" w:color="auto"/>
          </w:divBdr>
        </w:div>
        <w:div w:id="1572887152">
          <w:marLeft w:val="640"/>
          <w:marRight w:val="0"/>
          <w:marTop w:val="0"/>
          <w:marBottom w:val="0"/>
          <w:divBdr>
            <w:top w:val="none" w:sz="0" w:space="0" w:color="auto"/>
            <w:left w:val="none" w:sz="0" w:space="0" w:color="auto"/>
            <w:bottom w:val="none" w:sz="0" w:space="0" w:color="auto"/>
            <w:right w:val="none" w:sz="0" w:space="0" w:color="auto"/>
          </w:divBdr>
        </w:div>
        <w:div w:id="743645995">
          <w:marLeft w:val="640"/>
          <w:marRight w:val="0"/>
          <w:marTop w:val="0"/>
          <w:marBottom w:val="0"/>
          <w:divBdr>
            <w:top w:val="none" w:sz="0" w:space="0" w:color="auto"/>
            <w:left w:val="none" w:sz="0" w:space="0" w:color="auto"/>
            <w:bottom w:val="none" w:sz="0" w:space="0" w:color="auto"/>
            <w:right w:val="none" w:sz="0" w:space="0" w:color="auto"/>
          </w:divBdr>
        </w:div>
        <w:div w:id="990403995">
          <w:marLeft w:val="640"/>
          <w:marRight w:val="0"/>
          <w:marTop w:val="0"/>
          <w:marBottom w:val="0"/>
          <w:divBdr>
            <w:top w:val="none" w:sz="0" w:space="0" w:color="auto"/>
            <w:left w:val="none" w:sz="0" w:space="0" w:color="auto"/>
            <w:bottom w:val="none" w:sz="0" w:space="0" w:color="auto"/>
            <w:right w:val="none" w:sz="0" w:space="0" w:color="auto"/>
          </w:divBdr>
        </w:div>
        <w:div w:id="458229993">
          <w:marLeft w:val="640"/>
          <w:marRight w:val="0"/>
          <w:marTop w:val="0"/>
          <w:marBottom w:val="0"/>
          <w:divBdr>
            <w:top w:val="none" w:sz="0" w:space="0" w:color="auto"/>
            <w:left w:val="none" w:sz="0" w:space="0" w:color="auto"/>
            <w:bottom w:val="none" w:sz="0" w:space="0" w:color="auto"/>
            <w:right w:val="none" w:sz="0" w:space="0" w:color="auto"/>
          </w:divBdr>
        </w:div>
        <w:div w:id="1836259477">
          <w:marLeft w:val="640"/>
          <w:marRight w:val="0"/>
          <w:marTop w:val="0"/>
          <w:marBottom w:val="0"/>
          <w:divBdr>
            <w:top w:val="none" w:sz="0" w:space="0" w:color="auto"/>
            <w:left w:val="none" w:sz="0" w:space="0" w:color="auto"/>
            <w:bottom w:val="none" w:sz="0" w:space="0" w:color="auto"/>
            <w:right w:val="none" w:sz="0" w:space="0" w:color="auto"/>
          </w:divBdr>
        </w:div>
        <w:div w:id="587813200">
          <w:marLeft w:val="640"/>
          <w:marRight w:val="0"/>
          <w:marTop w:val="0"/>
          <w:marBottom w:val="0"/>
          <w:divBdr>
            <w:top w:val="none" w:sz="0" w:space="0" w:color="auto"/>
            <w:left w:val="none" w:sz="0" w:space="0" w:color="auto"/>
            <w:bottom w:val="none" w:sz="0" w:space="0" w:color="auto"/>
            <w:right w:val="none" w:sz="0" w:space="0" w:color="auto"/>
          </w:divBdr>
        </w:div>
        <w:div w:id="204566771">
          <w:marLeft w:val="640"/>
          <w:marRight w:val="0"/>
          <w:marTop w:val="0"/>
          <w:marBottom w:val="0"/>
          <w:divBdr>
            <w:top w:val="none" w:sz="0" w:space="0" w:color="auto"/>
            <w:left w:val="none" w:sz="0" w:space="0" w:color="auto"/>
            <w:bottom w:val="none" w:sz="0" w:space="0" w:color="auto"/>
            <w:right w:val="none" w:sz="0" w:space="0" w:color="auto"/>
          </w:divBdr>
        </w:div>
        <w:div w:id="1103961875">
          <w:marLeft w:val="640"/>
          <w:marRight w:val="0"/>
          <w:marTop w:val="0"/>
          <w:marBottom w:val="0"/>
          <w:divBdr>
            <w:top w:val="none" w:sz="0" w:space="0" w:color="auto"/>
            <w:left w:val="none" w:sz="0" w:space="0" w:color="auto"/>
            <w:bottom w:val="none" w:sz="0" w:space="0" w:color="auto"/>
            <w:right w:val="none" w:sz="0" w:space="0" w:color="auto"/>
          </w:divBdr>
        </w:div>
        <w:div w:id="867720709">
          <w:marLeft w:val="640"/>
          <w:marRight w:val="0"/>
          <w:marTop w:val="0"/>
          <w:marBottom w:val="0"/>
          <w:divBdr>
            <w:top w:val="none" w:sz="0" w:space="0" w:color="auto"/>
            <w:left w:val="none" w:sz="0" w:space="0" w:color="auto"/>
            <w:bottom w:val="none" w:sz="0" w:space="0" w:color="auto"/>
            <w:right w:val="none" w:sz="0" w:space="0" w:color="auto"/>
          </w:divBdr>
        </w:div>
        <w:div w:id="343895782">
          <w:marLeft w:val="640"/>
          <w:marRight w:val="0"/>
          <w:marTop w:val="0"/>
          <w:marBottom w:val="0"/>
          <w:divBdr>
            <w:top w:val="none" w:sz="0" w:space="0" w:color="auto"/>
            <w:left w:val="none" w:sz="0" w:space="0" w:color="auto"/>
            <w:bottom w:val="none" w:sz="0" w:space="0" w:color="auto"/>
            <w:right w:val="none" w:sz="0" w:space="0" w:color="auto"/>
          </w:divBdr>
        </w:div>
        <w:div w:id="475419875">
          <w:marLeft w:val="640"/>
          <w:marRight w:val="0"/>
          <w:marTop w:val="0"/>
          <w:marBottom w:val="0"/>
          <w:divBdr>
            <w:top w:val="none" w:sz="0" w:space="0" w:color="auto"/>
            <w:left w:val="none" w:sz="0" w:space="0" w:color="auto"/>
            <w:bottom w:val="none" w:sz="0" w:space="0" w:color="auto"/>
            <w:right w:val="none" w:sz="0" w:space="0" w:color="auto"/>
          </w:divBdr>
        </w:div>
        <w:div w:id="479884476">
          <w:marLeft w:val="640"/>
          <w:marRight w:val="0"/>
          <w:marTop w:val="0"/>
          <w:marBottom w:val="0"/>
          <w:divBdr>
            <w:top w:val="none" w:sz="0" w:space="0" w:color="auto"/>
            <w:left w:val="none" w:sz="0" w:space="0" w:color="auto"/>
            <w:bottom w:val="none" w:sz="0" w:space="0" w:color="auto"/>
            <w:right w:val="none" w:sz="0" w:space="0" w:color="auto"/>
          </w:divBdr>
        </w:div>
        <w:div w:id="1859854546">
          <w:marLeft w:val="640"/>
          <w:marRight w:val="0"/>
          <w:marTop w:val="0"/>
          <w:marBottom w:val="0"/>
          <w:divBdr>
            <w:top w:val="none" w:sz="0" w:space="0" w:color="auto"/>
            <w:left w:val="none" w:sz="0" w:space="0" w:color="auto"/>
            <w:bottom w:val="none" w:sz="0" w:space="0" w:color="auto"/>
            <w:right w:val="none" w:sz="0" w:space="0" w:color="auto"/>
          </w:divBdr>
        </w:div>
        <w:div w:id="1019114194">
          <w:marLeft w:val="640"/>
          <w:marRight w:val="0"/>
          <w:marTop w:val="0"/>
          <w:marBottom w:val="0"/>
          <w:divBdr>
            <w:top w:val="none" w:sz="0" w:space="0" w:color="auto"/>
            <w:left w:val="none" w:sz="0" w:space="0" w:color="auto"/>
            <w:bottom w:val="none" w:sz="0" w:space="0" w:color="auto"/>
            <w:right w:val="none" w:sz="0" w:space="0" w:color="auto"/>
          </w:divBdr>
        </w:div>
        <w:div w:id="147599077">
          <w:marLeft w:val="640"/>
          <w:marRight w:val="0"/>
          <w:marTop w:val="0"/>
          <w:marBottom w:val="0"/>
          <w:divBdr>
            <w:top w:val="none" w:sz="0" w:space="0" w:color="auto"/>
            <w:left w:val="none" w:sz="0" w:space="0" w:color="auto"/>
            <w:bottom w:val="none" w:sz="0" w:space="0" w:color="auto"/>
            <w:right w:val="none" w:sz="0" w:space="0" w:color="auto"/>
          </w:divBdr>
        </w:div>
        <w:div w:id="485122425">
          <w:marLeft w:val="640"/>
          <w:marRight w:val="0"/>
          <w:marTop w:val="0"/>
          <w:marBottom w:val="0"/>
          <w:divBdr>
            <w:top w:val="none" w:sz="0" w:space="0" w:color="auto"/>
            <w:left w:val="none" w:sz="0" w:space="0" w:color="auto"/>
            <w:bottom w:val="none" w:sz="0" w:space="0" w:color="auto"/>
            <w:right w:val="none" w:sz="0" w:space="0" w:color="auto"/>
          </w:divBdr>
        </w:div>
        <w:div w:id="106658760">
          <w:marLeft w:val="640"/>
          <w:marRight w:val="0"/>
          <w:marTop w:val="0"/>
          <w:marBottom w:val="0"/>
          <w:divBdr>
            <w:top w:val="none" w:sz="0" w:space="0" w:color="auto"/>
            <w:left w:val="none" w:sz="0" w:space="0" w:color="auto"/>
            <w:bottom w:val="none" w:sz="0" w:space="0" w:color="auto"/>
            <w:right w:val="none" w:sz="0" w:space="0" w:color="auto"/>
          </w:divBdr>
        </w:div>
        <w:div w:id="1544831215">
          <w:marLeft w:val="640"/>
          <w:marRight w:val="0"/>
          <w:marTop w:val="0"/>
          <w:marBottom w:val="0"/>
          <w:divBdr>
            <w:top w:val="none" w:sz="0" w:space="0" w:color="auto"/>
            <w:left w:val="none" w:sz="0" w:space="0" w:color="auto"/>
            <w:bottom w:val="none" w:sz="0" w:space="0" w:color="auto"/>
            <w:right w:val="none" w:sz="0" w:space="0" w:color="auto"/>
          </w:divBdr>
        </w:div>
        <w:div w:id="743184809">
          <w:marLeft w:val="640"/>
          <w:marRight w:val="0"/>
          <w:marTop w:val="0"/>
          <w:marBottom w:val="0"/>
          <w:divBdr>
            <w:top w:val="none" w:sz="0" w:space="0" w:color="auto"/>
            <w:left w:val="none" w:sz="0" w:space="0" w:color="auto"/>
            <w:bottom w:val="none" w:sz="0" w:space="0" w:color="auto"/>
            <w:right w:val="none" w:sz="0" w:space="0" w:color="auto"/>
          </w:divBdr>
        </w:div>
        <w:div w:id="16393241">
          <w:marLeft w:val="640"/>
          <w:marRight w:val="0"/>
          <w:marTop w:val="0"/>
          <w:marBottom w:val="0"/>
          <w:divBdr>
            <w:top w:val="none" w:sz="0" w:space="0" w:color="auto"/>
            <w:left w:val="none" w:sz="0" w:space="0" w:color="auto"/>
            <w:bottom w:val="none" w:sz="0" w:space="0" w:color="auto"/>
            <w:right w:val="none" w:sz="0" w:space="0" w:color="auto"/>
          </w:divBdr>
        </w:div>
        <w:div w:id="1523932746">
          <w:marLeft w:val="640"/>
          <w:marRight w:val="0"/>
          <w:marTop w:val="0"/>
          <w:marBottom w:val="0"/>
          <w:divBdr>
            <w:top w:val="none" w:sz="0" w:space="0" w:color="auto"/>
            <w:left w:val="none" w:sz="0" w:space="0" w:color="auto"/>
            <w:bottom w:val="none" w:sz="0" w:space="0" w:color="auto"/>
            <w:right w:val="none" w:sz="0" w:space="0" w:color="auto"/>
          </w:divBdr>
        </w:div>
        <w:div w:id="1940093129">
          <w:marLeft w:val="640"/>
          <w:marRight w:val="0"/>
          <w:marTop w:val="0"/>
          <w:marBottom w:val="0"/>
          <w:divBdr>
            <w:top w:val="none" w:sz="0" w:space="0" w:color="auto"/>
            <w:left w:val="none" w:sz="0" w:space="0" w:color="auto"/>
            <w:bottom w:val="none" w:sz="0" w:space="0" w:color="auto"/>
            <w:right w:val="none" w:sz="0" w:space="0" w:color="auto"/>
          </w:divBdr>
        </w:div>
        <w:div w:id="1930966322">
          <w:marLeft w:val="640"/>
          <w:marRight w:val="0"/>
          <w:marTop w:val="0"/>
          <w:marBottom w:val="0"/>
          <w:divBdr>
            <w:top w:val="none" w:sz="0" w:space="0" w:color="auto"/>
            <w:left w:val="none" w:sz="0" w:space="0" w:color="auto"/>
            <w:bottom w:val="none" w:sz="0" w:space="0" w:color="auto"/>
            <w:right w:val="none" w:sz="0" w:space="0" w:color="auto"/>
          </w:divBdr>
        </w:div>
        <w:div w:id="1462112184">
          <w:marLeft w:val="640"/>
          <w:marRight w:val="0"/>
          <w:marTop w:val="0"/>
          <w:marBottom w:val="0"/>
          <w:divBdr>
            <w:top w:val="none" w:sz="0" w:space="0" w:color="auto"/>
            <w:left w:val="none" w:sz="0" w:space="0" w:color="auto"/>
            <w:bottom w:val="none" w:sz="0" w:space="0" w:color="auto"/>
            <w:right w:val="none" w:sz="0" w:space="0" w:color="auto"/>
          </w:divBdr>
        </w:div>
        <w:div w:id="53623657">
          <w:marLeft w:val="640"/>
          <w:marRight w:val="0"/>
          <w:marTop w:val="0"/>
          <w:marBottom w:val="0"/>
          <w:divBdr>
            <w:top w:val="none" w:sz="0" w:space="0" w:color="auto"/>
            <w:left w:val="none" w:sz="0" w:space="0" w:color="auto"/>
            <w:bottom w:val="none" w:sz="0" w:space="0" w:color="auto"/>
            <w:right w:val="none" w:sz="0" w:space="0" w:color="auto"/>
          </w:divBdr>
        </w:div>
        <w:div w:id="1243023055">
          <w:marLeft w:val="640"/>
          <w:marRight w:val="0"/>
          <w:marTop w:val="0"/>
          <w:marBottom w:val="0"/>
          <w:divBdr>
            <w:top w:val="none" w:sz="0" w:space="0" w:color="auto"/>
            <w:left w:val="none" w:sz="0" w:space="0" w:color="auto"/>
            <w:bottom w:val="none" w:sz="0" w:space="0" w:color="auto"/>
            <w:right w:val="none" w:sz="0" w:space="0" w:color="auto"/>
          </w:divBdr>
        </w:div>
        <w:div w:id="1205018648">
          <w:marLeft w:val="640"/>
          <w:marRight w:val="0"/>
          <w:marTop w:val="0"/>
          <w:marBottom w:val="0"/>
          <w:divBdr>
            <w:top w:val="none" w:sz="0" w:space="0" w:color="auto"/>
            <w:left w:val="none" w:sz="0" w:space="0" w:color="auto"/>
            <w:bottom w:val="none" w:sz="0" w:space="0" w:color="auto"/>
            <w:right w:val="none" w:sz="0" w:space="0" w:color="auto"/>
          </w:divBdr>
        </w:div>
        <w:div w:id="1095127771">
          <w:marLeft w:val="640"/>
          <w:marRight w:val="0"/>
          <w:marTop w:val="0"/>
          <w:marBottom w:val="0"/>
          <w:divBdr>
            <w:top w:val="none" w:sz="0" w:space="0" w:color="auto"/>
            <w:left w:val="none" w:sz="0" w:space="0" w:color="auto"/>
            <w:bottom w:val="none" w:sz="0" w:space="0" w:color="auto"/>
            <w:right w:val="none" w:sz="0" w:space="0" w:color="auto"/>
          </w:divBdr>
        </w:div>
        <w:div w:id="1240556615">
          <w:marLeft w:val="640"/>
          <w:marRight w:val="0"/>
          <w:marTop w:val="0"/>
          <w:marBottom w:val="0"/>
          <w:divBdr>
            <w:top w:val="none" w:sz="0" w:space="0" w:color="auto"/>
            <w:left w:val="none" w:sz="0" w:space="0" w:color="auto"/>
            <w:bottom w:val="none" w:sz="0" w:space="0" w:color="auto"/>
            <w:right w:val="none" w:sz="0" w:space="0" w:color="auto"/>
          </w:divBdr>
        </w:div>
        <w:div w:id="507253459">
          <w:marLeft w:val="640"/>
          <w:marRight w:val="0"/>
          <w:marTop w:val="0"/>
          <w:marBottom w:val="0"/>
          <w:divBdr>
            <w:top w:val="none" w:sz="0" w:space="0" w:color="auto"/>
            <w:left w:val="none" w:sz="0" w:space="0" w:color="auto"/>
            <w:bottom w:val="none" w:sz="0" w:space="0" w:color="auto"/>
            <w:right w:val="none" w:sz="0" w:space="0" w:color="auto"/>
          </w:divBdr>
        </w:div>
        <w:div w:id="1030767263">
          <w:marLeft w:val="640"/>
          <w:marRight w:val="0"/>
          <w:marTop w:val="0"/>
          <w:marBottom w:val="0"/>
          <w:divBdr>
            <w:top w:val="none" w:sz="0" w:space="0" w:color="auto"/>
            <w:left w:val="none" w:sz="0" w:space="0" w:color="auto"/>
            <w:bottom w:val="none" w:sz="0" w:space="0" w:color="auto"/>
            <w:right w:val="none" w:sz="0" w:space="0" w:color="auto"/>
          </w:divBdr>
        </w:div>
        <w:div w:id="1475367761">
          <w:marLeft w:val="640"/>
          <w:marRight w:val="0"/>
          <w:marTop w:val="0"/>
          <w:marBottom w:val="0"/>
          <w:divBdr>
            <w:top w:val="none" w:sz="0" w:space="0" w:color="auto"/>
            <w:left w:val="none" w:sz="0" w:space="0" w:color="auto"/>
            <w:bottom w:val="none" w:sz="0" w:space="0" w:color="auto"/>
            <w:right w:val="none" w:sz="0" w:space="0" w:color="auto"/>
          </w:divBdr>
        </w:div>
        <w:div w:id="1589465990">
          <w:marLeft w:val="640"/>
          <w:marRight w:val="0"/>
          <w:marTop w:val="0"/>
          <w:marBottom w:val="0"/>
          <w:divBdr>
            <w:top w:val="none" w:sz="0" w:space="0" w:color="auto"/>
            <w:left w:val="none" w:sz="0" w:space="0" w:color="auto"/>
            <w:bottom w:val="none" w:sz="0" w:space="0" w:color="auto"/>
            <w:right w:val="none" w:sz="0" w:space="0" w:color="auto"/>
          </w:divBdr>
        </w:div>
        <w:div w:id="1750272839">
          <w:marLeft w:val="640"/>
          <w:marRight w:val="0"/>
          <w:marTop w:val="0"/>
          <w:marBottom w:val="0"/>
          <w:divBdr>
            <w:top w:val="none" w:sz="0" w:space="0" w:color="auto"/>
            <w:left w:val="none" w:sz="0" w:space="0" w:color="auto"/>
            <w:bottom w:val="none" w:sz="0" w:space="0" w:color="auto"/>
            <w:right w:val="none" w:sz="0" w:space="0" w:color="auto"/>
          </w:divBdr>
        </w:div>
        <w:div w:id="607808934">
          <w:marLeft w:val="640"/>
          <w:marRight w:val="0"/>
          <w:marTop w:val="0"/>
          <w:marBottom w:val="0"/>
          <w:divBdr>
            <w:top w:val="none" w:sz="0" w:space="0" w:color="auto"/>
            <w:left w:val="none" w:sz="0" w:space="0" w:color="auto"/>
            <w:bottom w:val="none" w:sz="0" w:space="0" w:color="auto"/>
            <w:right w:val="none" w:sz="0" w:space="0" w:color="auto"/>
          </w:divBdr>
        </w:div>
        <w:div w:id="313531061">
          <w:marLeft w:val="640"/>
          <w:marRight w:val="0"/>
          <w:marTop w:val="0"/>
          <w:marBottom w:val="0"/>
          <w:divBdr>
            <w:top w:val="none" w:sz="0" w:space="0" w:color="auto"/>
            <w:left w:val="none" w:sz="0" w:space="0" w:color="auto"/>
            <w:bottom w:val="none" w:sz="0" w:space="0" w:color="auto"/>
            <w:right w:val="none" w:sz="0" w:space="0" w:color="auto"/>
          </w:divBdr>
        </w:div>
        <w:div w:id="276301669">
          <w:marLeft w:val="640"/>
          <w:marRight w:val="0"/>
          <w:marTop w:val="0"/>
          <w:marBottom w:val="0"/>
          <w:divBdr>
            <w:top w:val="none" w:sz="0" w:space="0" w:color="auto"/>
            <w:left w:val="none" w:sz="0" w:space="0" w:color="auto"/>
            <w:bottom w:val="none" w:sz="0" w:space="0" w:color="auto"/>
            <w:right w:val="none" w:sz="0" w:space="0" w:color="auto"/>
          </w:divBdr>
        </w:div>
        <w:div w:id="985160864">
          <w:marLeft w:val="640"/>
          <w:marRight w:val="0"/>
          <w:marTop w:val="0"/>
          <w:marBottom w:val="0"/>
          <w:divBdr>
            <w:top w:val="none" w:sz="0" w:space="0" w:color="auto"/>
            <w:left w:val="none" w:sz="0" w:space="0" w:color="auto"/>
            <w:bottom w:val="none" w:sz="0" w:space="0" w:color="auto"/>
            <w:right w:val="none" w:sz="0" w:space="0" w:color="auto"/>
          </w:divBdr>
        </w:div>
        <w:div w:id="353313467">
          <w:marLeft w:val="640"/>
          <w:marRight w:val="0"/>
          <w:marTop w:val="0"/>
          <w:marBottom w:val="0"/>
          <w:divBdr>
            <w:top w:val="none" w:sz="0" w:space="0" w:color="auto"/>
            <w:left w:val="none" w:sz="0" w:space="0" w:color="auto"/>
            <w:bottom w:val="none" w:sz="0" w:space="0" w:color="auto"/>
            <w:right w:val="none" w:sz="0" w:space="0" w:color="auto"/>
          </w:divBdr>
        </w:div>
        <w:div w:id="16666285">
          <w:marLeft w:val="640"/>
          <w:marRight w:val="0"/>
          <w:marTop w:val="0"/>
          <w:marBottom w:val="0"/>
          <w:divBdr>
            <w:top w:val="none" w:sz="0" w:space="0" w:color="auto"/>
            <w:left w:val="none" w:sz="0" w:space="0" w:color="auto"/>
            <w:bottom w:val="none" w:sz="0" w:space="0" w:color="auto"/>
            <w:right w:val="none" w:sz="0" w:space="0" w:color="auto"/>
          </w:divBdr>
        </w:div>
        <w:div w:id="1457290733">
          <w:marLeft w:val="640"/>
          <w:marRight w:val="0"/>
          <w:marTop w:val="0"/>
          <w:marBottom w:val="0"/>
          <w:divBdr>
            <w:top w:val="none" w:sz="0" w:space="0" w:color="auto"/>
            <w:left w:val="none" w:sz="0" w:space="0" w:color="auto"/>
            <w:bottom w:val="none" w:sz="0" w:space="0" w:color="auto"/>
            <w:right w:val="none" w:sz="0" w:space="0" w:color="auto"/>
          </w:divBdr>
        </w:div>
        <w:div w:id="139083629">
          <w:marLeft w:val="640"/>
          <w:marRight w:val="0"/>
          <w:marTop w:val="0"/>
          <w:marBottom w:val="0"/>
          <w:divBdr>
            <w:top w:val="none" w:sz="0" w:space="0" w:color="auto"/>
            <w:left w:val="none" w:sz="0" w:space="0" w:color="auto"/>
            <w:bottom w:val="none" w:sz="0" w:space="0" w:color="auto"/>
            <w:right w:val="none" w:sz="0" w:space="0" w:color="auto"/>
          </w:divBdr>
        </w:div>
        <w:div w:id="1429425722">
          <w:marLeft w:val="640"/>
          <w:marRight w:val="0"/>
          <w:marTop w:val="0"/>
          <w:marBottom w:val="0"/>
          <w:divBdr>
            <w:top w:val="none" w:sz="0" w:space="0" w:color="auto"/>
            <w:left w:val="none" w:sz="0" w:space="0" w:color="auto"/>
            <w:bottom w:val="none" w:sz="0" w:space="0" w:color="auto"/>
            <w:right w:val="none" w:sz="0" w:space="0" w:color="auto"/>
          </w:divBdr>
        </w:div>
        <w:div w:id="388382679">
          <w:marLeft w:val="640"/>
          <w:marRight w:val="0"/>
          <w:marTop w:val="0"/>
          <w:marBottom w:val="0"/>
          <w:divBdr>
            <w:top w:val="none" w:sz="0" w:space="0" w:color="auto"/>
            <w:left w:val="none" w:sz="0" w:space="0" w:color="auto"/>
            <w:bottom w:val="none" w:sz="0" w:space="0" w:color="auto"/>
            <w:right w:val="none" w:sz="0" w:space="0" w:color="auto"/>
          </w:divBdr>
        </w:div>
        <w:div w:id="895437293">
          <w:marLeft w:val="640"/>
          <w:marRight w:val="0"/>
          <w:marTop w:val="0"/>
          <w:marBottom w:val="0"/>
          <w:divBdr>
            <w:top w:val="none" w:sz="0" w:space="0" w:color="auto"/>
            <w:left w:val="none" w:sz="0" w:space="0" w:color="auto"/>
            <w:bottom w:val="none" w:sz="0" w:space="0" w:color="auto"/>
            <w:right w:val="none" w:sz="0" w:space="0" w:color="auto"/>
          </w:divBdr>
        </w:div>
        <w:div w:id="730037593">
          <w:marLeft w:val="640"/>
          <w:marRight w:val="0"/>
          <w:marTop w:val="0"/>
          <w:marBottom w:val="0"/>
          <w:divBdr>
            <w:top w:val="none" w:sz="0" w:space="0" w:color="auto"/>
            <w:left w:val="none" w:sz="0" w:space="0" w:color="auto"/>
            <w:bottom w:val="none" w:sz="0" w:space="0" w:color="auto"/>
            <w:right w:val="none" w:sz="0" w:space="0" w:color="auto"/>
          </w:divBdr>
        </w:div>
        <w:div w:id="1657997372">
          <w:marLeft w:val="640"/>
          <w:marRight w:val="0"/>
          <w:marTop w:val="0"/>
          <w:marBottom w:val="0"/>
          <w:divBdr>
            <w:top w:val="none" w:sz="0" w:space="0" w:color="auto"/>
            <w:left w:val="none" w:sz="0" w:space="0" w:color="auto"/>
            <w:bottom w:val="none" w:sz="0" w:space="0" w:color="auto"/>
            <w:right w:val="none" w:sz="0" w:space="0" w:color="auto"/>
          </w:divBdr>
        </w:div>
        <w:div w:id="1999843026">
          <w:marLeft w:val="640"/>
          <w:marRight w:val="0"/>
          <w:marTop w:val="0"/>
          <w:marBottom w:val="0"/>
          <w:divBdr>
            <w:top w:val="none" w:sz="0" w:space="0" w:color="auto"/>
            <w:left w:val="none" w:sz="0" w:space="0" w:color="auto"/>
            <w:bottom w:val="none" w:sz="0" w:space="0" w:color="auto"/>
            <w:right w:val="none" w:sz="0" w:space="0" w:color="auto"/>
          </w:divBdr>
        </w:div>
        <w:div w:id="970329078">
          <w:marLeft w:val="640"/>
          <w:marRight w:val="0"/>
          <w:marTop w:val="0"/>
          <w:marBottom w:val="0"/>
          <w:divBdr>
            <w:top w:val="none" w:sz="0" w:space="0" w:color="auto"/>
            <w:left w:val="none" w:sz="0" w:space="0" w:color="auto"/>
            <w:bottom w:val="none" w:sz="0" w:space="0" w:color="auto"/>
            <w:right w:val="none" w:sz="0" w:space="0" w:color="auto"/>
          </w:divBdr>
        </w:div>
        <w:div w:id="1965572044">
          <w:marLeft w:val="640"/>
          <w:marRight w:val="0"/>
          <w:marTop w:val="0"/>
          <w:marBottom w:val="0"/>
          <w:divBdr>
            <w:top w:val="none" w:sz="0" w:space="0" w:color="auto"/>
            <w:left w:val="none" w:sz="0" w:space="0" w:color="auto"/>
            <w:bottom w:val="none" w:sz="0" w:space="0" w:color="auto"/>
            <w:right w:val="none" w:sz="0" w:space="0" w:color="auto"/>
          </w:divBdr>
        </w:div>
        <w:div w:id="135878398">
          <w:marLeft w:val="640"/>
          <w:marRight w:val="0"/>
          <w:marTop w:val="0"/>
          <w:marBottom w:val="0"/>
          <w:divBdr>
            <w:top w:val="none" w:sz="0" w:space="0" w:color="auto"/>
            <w:left w:val="none" w:sz="0" w:space="0" w:color="auto"/>
            <w:bottom w:val="none" w:sz="0" w:space="0" w:color="auto"/>
            <w:right w:val="none" w:sz="0" w:space="0" w:color="auto"/>
          </w:divBdr>
        </w:div>
        <w:div w:id="1849828120">
          <w:marLeft w:val="640"/>
          <w:marRight w:val="0"/>
          <w:marTop w:val="0"/>
          <w:marBottom w:val="0"/>
          <w:divBdr>
            <w:top w:val="none" w:sz="0" w:space="0" w:color="auto"/>
            <w:left w:val="none" w:sz="0" w:space="0" w:color="auto"/>
            <w:bottom w:val="none" w:sz="0" w:space="0" w:color="auto"/>
            <w:right w:val="none" w:sz="0" w:space="0" w:color="auto"/>
          </w:divBdr>
        </w:div>
        <w:div w:id="1378242000">
          <w:marLeft w:val="640"/>
          <w:marRight w:val="0"/>
          <w:marTop w:val="0"/>
          <w:marBottom w:val="0"/>
          <w:divBdr>
            <w:top w:val="none" w:sz="0" w:space="0" w:color="auto"/>
            <w:left w:val="none" w:sz="0" w:space="0" w:color="auto"/>
            <w:bottom w:val="none" w:sz="0" w:space="0" w:color="auto"/>
            <w:right w:val="none" w:sz="0" w:space="0" w:color="auto"/>
          </w:divBdr>
        </w:div>
        <w:div w:id="1446146515">
          <w:marLeft w:val="640"/>
          <w:marRight w:val="0"/>
          <w:marTop w:val="0"/>
          <w:marBottom w:val="0"/>
          <w:divBdr>
            <w:top w:val="none" w:sz="0" w:space="0" w:color="auto"/>
            <w:left w:val="none" w:sz="0" w:space="0" w:color="auto"/>
            <w:bottom w:val="none" w:sz="0" w:space="0" w:color="auto"/>
            <w:right w:val="none" w:sz="0" w:space="0" w:color="auto"/>
          </w:divBdr>
        </w:div>
        <w:div w:id="1628118427">
          <w:marLeft w:val="640"/>
          <w:marRight w:val="0"/>
          <w:marTop w:val="0"/>
          <w:marBottom w:val="0"/>
          <w:divBdr>
            <w:top w:val="none" w:sz="0" w:space="0" w:color="auto"/>
            <w:left w:val="none" w:sz="0" w:space="0" w:color="auto"/>
            <w:bottom w:val="none" w:sz="0" w:space="0" w:color="auto"/>
            <w:right w:val="none" w:sz="0" w:space="0" w:color="auto"/>
          </w:divBdr>
        </w:div>
        <w:div w:id="1458794157">
          <w:marLeft w:val="640"/>
          <w:marRight w:val="0"/>
          <w:marTop w:val="0"/>
          <w:marBottom w:val="0"/>
          <w:divBdr>
            <w:top w:val="none" w:sz="0" w:space="0" w:color="auto"/>
            <w:left w:val="none" w:sz="0" w:space="0" w:color="auto"/>
            <w:bottom w:val="none" w:sz="0" w:space="0" w:color="auto"/>
            <w:right w:val="none" w:sz="0" w:space="0" w:color="auto"/>
          </w:divBdr>
        </w:div>
        <w:div w:id="2112625410">
          <w:marLeft w:val="640"/>
          <w:marRight w:val="0"/>
          <w:marTop w:val="0"/>
          <w:marBottom w:val="0"/>
          <w:divBdr>
            <w:top w:val="none" w:sz="0" w:space="0" w:color="auto"/>
            <w:left w:val="none" w:sz="0" w:space="0" w:color="auto"/>
            <w:bottom w:val="none" w:sz="0" w:space="0" w:color="auto"/>
            <w:right w:val="none" w:sz="0" w:space="0" w:color="auto"/>
          </w:divBdr>
        </w:div>
        <w:div w:id="634146545">
          <w:marLeft w:val="640"/>
          <w:marRight w:val="0"/>
          <w:marTop w:val="0"/>
          <w:marBottom w:val="0"/>
          <w:divBdr>
            <w:top w:val="none" w:sz="0" w:space="0" w:color="auto"/>
            <w:left w:val="none" w:sz="0" w:space="0" w:color="auto"/>
            <w:bottom w:val="none" w:sz="0" w:space="0" w:color="auto"/>
            <w:right w:val="none" w:sz="0" w:space="0" w:color="auto"/>
          </w:divBdr>
        </w:div>
        <w:div w:id="128984428">
          <w:marLeft w:val="640"/>
          <w:marRight w:val="0"/>
          <w:marTop w:val="0"/>
          <w:marBottom w:val="0"/>
          <w:divBdr>
            <w:top w:val="none" w:sz="0" w:space="0" w:color="auto"/>
            <w:left w:val="none" w:sz="0" w:space="0" w:color="auto"/>
            <w:bottom w:val="none" w:sz="0" w:space="0" w:color="auto"/>
            <w:right w:val="none" w:sz="0" w:space="0" w:color="auto"/>
          </w:divBdr>
        </w:div>
        <w:div w:id="647393379">
          <w:marLeft w:val="640"/>
          <w:marRight w:val="0"/>
          <w:marTop w:val="0"/>
          <w:marBottom w:val="0"/>
          <w:divBdr>
            <w:top w:val="none" w:sz="0" w:space="0" w:color="auto"/>
            <w:left w:val="none" w:sz="0" w:space="0" w:color="auto"/>
            <w:bottom w:val="none" w:sz="0" w:space="0" w:color="auto"/>
            <w:right w:val="none" w:sz="0" w:space="0" w:color="auto"/>
          </w:divBdr>
        </w:div>
        <w:div w:id="608051380">
          <w:marLeft w:val="640"/>
          <w:marRight w:val="0"/>
          <w:marTop w:val="0"/>
          <w:marBottom w:val="0"/>
          <w:divBdr>
            <w:top w:val="none" w:sz="0" w:space="0" w:color="auto"/>
            <w:left w:val="none" w:sz="0" w:space="0" w:color="auto"/>
            <w:bottom w:val="none" w:sz="0" w:space="0" w:color="auto"/>
            <w:right w:val="none" w:sz="0" w:space="0" w:color="auto"/>
          </w:divBdr>
        </w:div>
        <w:div w:id="835146936">
          <w:marLeft w:val="640"/>
          <w:marRight w:val="0"/>
          <w:marTop w:val="0"/>
          <w:marBottom w:val="0"/>
          <w:divBdr>
            <w:top w:val="none" w:sz="0" w:space="0" w:color="auto"/>
            <w:left w:val="none" w:sz="0" w:space="0" w:color="auto"/>
            <w:bottom w:val="none" w:sz="0" w:space="0" w:color="auto"/>
            <w:right w:val="none" w:sz="0" w:space="0" w:color="auto"/>
          </w:divBdr>
        </w:div>
        <w:div w:id="1113788282">
          <w:marLeft w:val="640"/>
          <w:marRight w:val="0"/>
          <w:marTop w:val="0"/>
          <w:marBottom w:val="0"/>
          <w:divBdr>
            <w:top w:val="none" w:sz="0" w:space="0" w:color="auto"/>
            <w:left w:val="none" w:sz="0" w:space="0" w:color="auto"/>
            <w:bottom w:val="none" w:sz="0" w:space="0" w:color="auto"/>
            <w:right w:val="none" w:sz="0" w:space="0" w:color="auto"/>
          </w:divBdr>
        </w:div>
        <w:div w:id="1092045866">
          <w:marLeft w:val="640"/>
          <w:marRight w:val="0"/>
          <w:marTop w:val="0"/>
          <w:marBottom w:val="0"/>
          <w:divBdr>
            <w:top w:val="none" w:sz="0" w:space="0" w:color="auto"/>
            <w:left w:val="none" w:sz="0" w:space="0" w:color="auto"/>
            <w:bottom w:val="none" w:sz="0" w:space="0" w:color="auto"/>
            <w:right w:val="none" w:sz="0" w:space="0" w:color="auto"/>
          </w:divBdr>
        </w:div>
        <w:div w:id="1987663909">
          <w:marLeft w:val="640"/>
          <w:marRight w:val="0"/>
          <w:marTop w:val="0"/>
          <w:marBottom w:val="0"/>
          <w:divBdr>
            <w:top w:val="none" w:sz="0" w:space="0" w:color="auto"/>
            <w:left w:val="none" w:sz="0" w:space="0" w:color="auto"/>
            <w:bottom w:val="none" w:sz="0" w:space="0" w:color="auto"/>
            <w:right w:val="none" w:sz="0" w:space="0" w:color="auto"/>
          </w:divBdr>
        </w:div>
        <w:div w:id="352655392">
          <w:marLeft w:val="640"/>
          <w:marRight w:val="0"/>
          <w:marTop w:val="0"/>
          <w:marBottom w:val="0"/>
          <w:divBdr>
            <w:top w:val="none" w:sz="0" w:space="0" w:color="auto"/>
            <w:left w:val="none" w:sz="0" w:space="0" w:color="auto"/>
            <w:bottom w:val="none" w:sz="0" w:space="0" w:color="auto"/>
            <w:right w:val="none" w:sz="0" w:space="0" w:color="auto"/>
          </w:divBdr>
        </w:div>
        <w:div w:id="276644923">
          <w:marLeft w:val="640"/>
          <w:marRight w:val="0"/>
          <w:marTop w:val="0"/>
          <w:marBottom w:val="0"/>
          <w:divBdr>
            <w:top w:val="none" w:sz="0" w:space="0" w:color="auto"/>
            <w:left w:val="none" w:sz="0" w:space="0" w:color="auto"/>
            <w:bottom w:val="none" w:sz="0" w:space="0" w:color="auto"/>
            <w:right w:val="none" w:sz="0" w:space="0" w:color="auto"/>
          </w:divBdr>
        </w:div>
        <w:div w:id="380830859">
          <w:marLeft w:val="640"/>
          <w:marRight w:val="0"/>
          <w:marTop w:val="0"/>
          <w:marBottom w:val="0"/>
          <w:divBdr>
            <w:top w:val="none" w:sz="0" w:space="0" w:color="auto"/>
            <w:left w:val="none" w:sz="0" w:space="0" w:color="auto"/>
            <w:bottom w:val="none" w:sz="0" w:space="0" w:color="auto"/>
            <w:right w:val="none" w:sz="0" w:space="0" w:color="auto"/>
          </w:divBdr>
        </w:div>
        <w:div w:id="1354265754">
          <w:marLeft w:val="640"/>
          <w:marRight w:val="0"/>
          <w:marTop w:val="0"/>
          <w:marBottom w:val="0"/>
          <w:divBdr>
            <w:top w:val="none" w:sz="0" w:space="0" w:color="auto"/>
            <w:left w:val="none" w:sz="0" w:space="0" w:color="auto"/>
            <w:bottom w:val="none" w:sz="0" w:space="0" w:color="auto"/>
            <w:right w:val="none" w:sz="0" w:space="0" w:color="auto"/>
          </w:divBdr>
        </w:div>
        <w:div w:id="1681346434">
          <w:marLeft w:val="640"/>
          <w:marRight w:val="0"/>
          <w:marTop w:val="0"/>
          <w:marBottom w:val="0"/>
          <w:divBdr>
            <w:top w:val="none" w:sz="0" w:space="0" w:color="auto"/>
            <w:left w:val="none" w:sz="0" w:space="0" w:color="auto"/>
            <w:bottom w:val="none" w:sz="0" w:space="0" w:color="auto"/>
            <w:right w:val="none" w:sz="0" w:space="0" w:color="auto"/>
          </w:divBdr>
        </w:div>
        <w:div w:id="987825764">
          <w:marLeft w:val="640"/>
          <w:marRight w:val="0"/>
          <w:marTop w:val="0"/>
          <w:marBottom w:val="0"/>
          <w:divBdr>
            <w:top w:val="none" w:sz="0" w:space="0" w:color="auto"/>
            <w:left w:val="none" w:sz="0" w:space="0" w:color="auto"/>
            <w:bottom w:val="none" w:sz="0" w:space="0" w:color="auto"/>
            <w:right w:val="none" w:sz="0" w:space="0" w:color="auto"/>
          </w:divBdr>
        </w:div>
        <w:div w:id="1160652842">
          <w:marLeft w:val="640"/>
          <w:marRight w:val="0"/>
          <w:marTop w:val="0"/>
          <w:marBottom w:val="0"/>
          <w:divBdr>
            <w:top w:val="none" w:sz="0" w:space="0" w:color="auto"/>
            <w:left w:val="none" w:sz="0" w:space="0" w:color="auto"/>
            <w:bottom w:val="none" w:sz="0" w:space="0" w:color="auto"/>
            <w:right w:val="none" w:sz="0" w:space="0" w:color="auto"/>
          </w:divBdr>
        </w:div>
        <w:div w:id="1986202345">
          <w:marLeft w:val="640"/>
          <w:marRight w:val="0"/>
          <w:marTop w:val="0"/>
          <w:marBottom w:val="0"/>
          <w:divBdr>
            <w:top w:val="none" w:sz="0" w:space="0" w:color="auto"/>
            <w:left w:val="none" w:sz="0" w:space="0" w:color="auto"/>
            <w:bottom w:val="none" w:sz="0" w:space="0" w:color="auto"/>
            <w:right w:val="none" w:sz="0" w:space="0" w:color="auto"/>
          </w:divBdr>
        </w:div>
        <w:div w:id="624041705">
          <w:marLeft w:val="640"/>
          <w:marRight w:val="0"/>
          <w:marTop w:val="0"/>
          <w:marBottom w:val="0"/>
          <w:divBdr>
            <w:top w:val="none" w:sz="0" w:space="0" w:color="auto"/>
            <w:left w:val="none" w:sz="0" w:space="0" w:color="auto"/>
            <w:bottom w:val="none" w:sz="0" w:space="0" w:color="auto"/>
            <w:right w:val="none" w:sz="0" w:space="0" w:color="auto"/>
          </w:divBdr>
        </w:div>
        <w:div w:id="1368409648">
          <w:marLeft w:val="640"/>
          <w:marRight w:val="0"/>
          <w:marTop w:val="0"/>
          <w:marBottom w:val="0"/>
          <w:divBdr>
            <w:top w:val="none" w:sz="0" w:space="0" w:color="auto"/>
            <w:left w:val="none" w:sz="0" w:space="0" w:color="auto"/>
            <w:bottom w:val="none" w:sz="0" w:space="0" w:color="auto"/>
            <w:right w:val="none" w:sz="0" w:space="0" w:color="auto"/>
          </w:divBdr>
        </w:div>
        <w:div w:id="1232081484">
          <w:marLeft w:val="640"/>
          <w:marRight w:val="0"/>
          <w:marTop w:val="0"/>
          <w:marBottom w:val="0"/>
          <w:divBdr>
            <w:top w:val="none" w:sz="0" w:space="0" w:color="auto"/>
            <w:left w:val="none" w:sz="0" w:space="0" w:color="auto"/>
            <w:bottom w:val="none" w:sz="0" w:space="0" w:color="auto"/>
            <w:right w:val="none" w:sz="0" w:space="0" w:color="auto"/>
          </w:divBdr>
        </w:div>
        <w:div w:id="54621222">
          <w:marLeft w:val="640"/>
          <w:marRight w:val="0"/>
          <w:marTop w:val="0"/>
          <w:marBottom w:val="0"/>
          <w:divBdr>
            <w:top w:val="none" w:sz="0" w:space="0" w:color="auto"/>
            <w:left w:val="none" w:sz="0" w:space="0" w:color="auto"/>
            <w:bottom w:val="none" w:sz="0" w:space="0" w:color="auto"/>
            <w:right w:val="none" w:sz="0" w:space="0" w:color="auto"/>
          </w:divBdr>
        </w:div>
        <w:div w:id="28186195">
          <w:marLeft w:val="640"/>
          <w:marRight w:val="0"/>
          <w:marTop w:val="0"/>
          <w:marBottom w:val="0"/>
          <w:divBdr>
            <w:top w:val="none" w:sz="0" w:space="0" w:color="auto"/>
            <w:left w:val="none" w:sz="0" w:space="0" w:color="auto"/>
            <w:bottom w:val="none" w:sz="0" w:space="0" w:color="auto"/>
            <w:right w:val="none" w:sz="0" w:space="0" w:color="auto"/>
          </w:divBdr>
        </w:div>
        <w:div w:id="1879194952">
          <w:marLeft w:val="640"/>
          <w:marRight w:val="0"/>
          <w:marTop w:val="0"/>
          <w:marBottom w:val="0"/>
          <w:divBdr>
            <w:top w:val="none" w:sz="0" w:space="0" w:color="auto"/>
            <w:left w:val="none" w:sz="0" w:space="0" w:color="auto"/>
            <w:bottom w:val="none" w:sz="0" w:space="0" w:color="auto"/>
            <w:right w:val="none" w:sz="0" w:space="0" w:color="auto"/>
          </w:divBdr>
        </w:div>
        <w:div w:id="2102723271">
          <w:marLeft w:val="640"/>
          <w:marRight w:val="0"/>
          <w:marTop w:val="0"/>
          <w:marBottom w:val="0"/>
          <w:divBdr>
            <w:top w:val="none" w:sz="0" w:space="0" w:color="auto"/>
            <w:left w:val="none" w:sz="0" w:space="0" w:color="auto"/>
            <w:bottom w:val="none" w:sz="0" w:space="0" w:color="auto"/>
            <w:right w:val="none" w:sz="0" w:space="0" w:color="auto"/>
          </w:divBdr>
        </w:div>
        <w:div w:id="306205368">
          <w:marLeft w:val="640"/>
          <w:marRight w:val="0"/>
          <w:marTop w:val="0"/>
          <w:marBottom w:val="0"/>
          <w:divBdr>
            <w:top w:val="none" w:sz="0" w:space="0" w:color="auto"/>
            <w:left w:val="none" w:sz="0" w:space="0" w:color="auto"/>
            <w:bottom w:val="none" w:sz="0" w:space="0" w:color="auto"/>
            <w:right w:val="none" w:sz="0" w:space="0" w:color="auto"/>
          </w:divBdr>
        </w:div>
        <w:div w:id="1997882287">
          <w:marLeft w:val="640"/>
          <w:marRight w:val="0"/>
          <w:marTop w:val="0"/>
          <w:marBottom w:val="0"/>
          <w:divBdr>
            <w:top w:val="none" w:sz="0" w:space="0" w:color="auto"/>
            <w:left w:val="none" w:sz="0" w:space="0" w:color="auto"/>
            <w:bottom w:val="none" w:sz="0" w:space="0" w:color="auto"/>
            <w:right w:val="none" w:sz="0" w:space="0" w:color="auto"/>
          </w:divBdr>
        </w:div>
        <w:div w:id="574441904">
          <w:marLeft w:val="640"/>
          <w:marRight w:val="0"/>
          <w:marTop w:val="0"/>
          <w:marBottom w:val="0"/>
          <w:divBdr>
            <w:top w:val="none" w:sz="0" w:space="0" w:color="auto"/>
            <w:left w:val="none" w:sz="0" w:space="0" w:color="auto"/>
            <w:bottom w:val="none" w:sz="0" w:space="0" w:color="auto"/>
            <w:right w:val="none" w:sz="0" w:space="0" w:color="auto"/>
          </w:divBdr>
        </w:div>
        <w:div w:id="2146314078">
          <w:marLeft w:val="640"/>
          <w:marRight w:val="0"/>
          <w:marTop w:val="0"/>
          <w:marBottom w:val="0"/>
          <w:divBdr>
            <w:top w:val="none" w:sz="0" w:space="0" w:color="auto"/>
            <w:left w:val="none" w:sz="0" w:space="0" w:color="auto"/>
            <w:bottom w:val="none" w:sz="0" w:space="0" w:color="auto"/>
            <w:right w:val="none" w:sz="0" w:space="0" w:color="auto"/>
          </w:divBdr>
        </w:div>
        <w:div w:id="1176726971">
          <w:marLeft w:val="640"/>
          <w:marRight w:val="0"/>
          <w:marTop w:val="0"/>
          <w:marBottom w:val="0"/>
          <w:divBdr>
            <w:top w:val="none" w:sz="0" w:space="0" w:color="auto"/>
            <w:left w:val="none" w:sz="0" w:space="0" w:color="auto"/>
            <w:bottom w:val="none" w:sz="0" w:space="0" w:color="auto"/>
            <w:right w:val="none" w:sz="0" w:space="0" w:color="auto"/>
          </w:divBdr>
        </w:div>
        <w:div w:id="1504514356">
          <w:marLeft w:val="640"/>
          <w:marRight w:val="0"/>
          <w:marTop w:val="0"/>
          <w:marBottom w:val="0"/>
          <w:divBdr>
            <w:top w:val="none" w:sz="0" w:space="0" w:color="auto"/>
            <w:left w:val="none" w:sz="0" w:space="0" w:color="auto"/>
            <w:bottom w:val="none" w:sz="0" w:space="0" w:color="auto"/>
            <w:right w:val="none" w:sz="0" w:space="0" w:color="auto"/>
          </w:divBdr>
        </w:div>
        <w:div w:id="2435975">
          <w:marLeft w:val="640"/>
          <w:marRight w:val="0"/>
          <w:marTop w:val="0"/>
          <w:marBottom w:val="0"/>
          <w:divBdr>
            <w:top w:val="none" w:sz="0" w:space="0" w:color="auto"/>
            <w:left w:val="none" w:sz="0" w:space="0" w:color="auto"/>
            <w:bottom w:val="none" w:sz="0" w:space="0" w:color="auto"/>
            <w:right w:val="none" w:sz="0" w:space="0" w:color="auto"/>
          </w:divBdr>
        </w:div>
        <w:div w:id="2125809824">
          <w:marLeft w:val="640"/>
          <w:marRight w:val="0"/>
          <w:marTop w:val="0"/>
          <w:marBottom w:val="0"/>
          <w:divBdr>
            <w:top w:val="none" w:sz="0" w:space="0" w:color="auto"/>
            <w:left w:val="none" w:sz="0" w:space="0" w:color="auto"/>
            <w:bottom w:val="none" w:sz="0" w:space="0" w:color="auto"/>
            <w:right w:val="none" w:sz="0" w:space="0" w:color="auto"/>
          </w:divBdr>
        </w:div>
        <w:div w:id="954482850">
          <w:marLeft w:val="640"/>
          <w:marRight w:val="0"/>
          <w:marTop w:val="0"/>
          <w:marBottom w:val="0"/>
          <w:divBdr>
            <w:top w:val="none" w:sz="0" w:space="0" w:color="auto"/>
            <w:left w:val="none" w:sz="0" w:space="0" w:color="auto"/>
            <w:bottom w:val="none" w:sz="0" w:space="0" w:color="auto"/>
            <w:right w:val="none" w:sz="0" w:space="0" w:color="auto"/>
          </w:divBdr>
        </w:div>
        <w:div w:id="707872134">
          <w:marLeft w:val="640"/>
          <w:marRight w:val="0"/>
          <w:marTop w:val="0"/>
          <w:marBottom w:val="0"/>
          <w:divBdr>
            <w:top w:val="none" w:sz="0" w:space="0" w:color="auto"/>
            <w:left w:val="none" w:sz="0" w:space="0" w:color="auto"/>
            <w:bottom w:val="none" w:sz="0" w:space="0" w:color="auto"/>
            <w:right w:val="none" w:sz="0" w:space="0" w:color="auto"/>
          </w:divBdr>
        </w:div>
        <w:div w:id="957755525">
          <w:marLeft w:val="640"/>
          <w:marRight w:val="0"/>
          <w:marTop w:val="0"/>
          <w:marBottom w:val="0"/>
          <w:divBdr>
            <w:top w:val="none" w:sz="0" w:space="0" w:color="auto"/>
            <w:left w:val="none" w:sz="0" w:space="0" w:color="auto"/>
            <w:bottom w:val="none" w:sz="0" w:space="0" w:color="auto"/>
            <w:right w:val="none" w:sz="0" w:space="0" w:color="auto"/>
          </w:divBdr>
        </w:div>
        <w:div w:id="1852407698">
          <w:marLeft w:val="640"/>
          <w:marRight w:val="0"/>
          <w:marTop w:val="0"/>
          <w:marBottom w:val="0"/>
          <w:divBdr>
            <w:top w:val="none" w:sz="0" w:space="0" w:color="auto"/>
            <w:left w:val="none" w:sz="0" w:space="0" w:color="auto"/>
            <w:bottom w:val="none" w:sz="0" w:space="0" w:color="auto"/>
            <w:right w:val="none" w:sz="0" w:space="0" w:color="auto"/>
          </w:divBdr>
        </w:div>
        <w:div w:id="1012797396">
          <w:marLeft w:val="640"/>
          <w:marRight w:val="0"/>
          <w:marTop w:val="0"/>
          <w:marBottom w:val="0"/>
          <w:divBdr>
            <w:top w:val="none" w:sz="0" w:space="0" w:color="auto"/>
            <w:left w:val="none" w:sz="0" w:space="0" w:color="auto"/>
            <w:bottom w:val="none" w:sz="0" w:space="0" w:color="auto"/>
            <w:right w:val="none" w:sz="0" w:space="0" w:color="auto"/>
          </w:divBdr>
        </w:div>
        <w:div w:id="1355039147">
          <w:marLeft w:val="640"/>
          <w:marRight w:val="0"/>
          <w:marTop w:val="0"/>
          <w:marBottom w:val="0"/>
          <w:divBdr>
            <w:top w:val="none" w:sz="0" w:space="0" w:color="auto"/>
            <w:left w:val="none" w:sz="0" w:space="0" w:color="auto"/>
            <w:bottom w:val="none" w:sz="0" w:space="0" w:color="auto"/>
            <w:right w:val="none" w:sz="0" w:space="0" w:color="auto"/>
          </w:divBdr>
        </w:div>
        <w:div w:id="1708263575">
          <w:marLeft w:val="640"/>
          <w:marRight w:val="0"/>
          <w:marTop w:val="0"/>
          <w:marBottom w:val="0"/>
          <w:divBdr>
            <w:top w:val="none" w:sz="0" w:space="0" w:color="auto"/>
            <w:left w:val="none" w:sz="0" w:space="0" w:color="auto"/>
            <w:bottom w:val="none" w:sz="0" w:space="0" w:color="auto"/>
            <w:right w:val="none" w:sz="0" w:space="0" w:color="auto"/>
          </w:divBdr>
        </w:div>
        <w:div w:id="145247437">
          <w:marLeft w:val="640"/>
          <w:marRight w:val="0"/>
          <w:marTop w:val="0"/>
          <w:marBottom w:val="0"/>
          <w:divBdr>
            <w:top w:val="none" w:sz="0" w:space="0" w:color="auto"/>
            <w:left w:val="none" w:sz="0" w:space="0" w:color="auto"/>
            <w:bottom w:val="none" w:sz="0" w:space="0" w:color="auto"/>
            <w:right w:val="none" w:sz="0" w:space="0" w:color="auto"/>
          </w:divBdr>
        </w:div>
        <w:div w:id="1863976916">
          <w:marLeft w:val="640"/>
          <w:marRight w:val="0"/>
          <w:marTop w:val="0"/>
          <w:marBottom w:val="0"/>
          <w:divBdr>
            <w:top w:val="none" w:sz="0" w:space="0" w:color="auto"/>
            <w:left w:val="none" w:sz="0" w:space="0" w:color="auto"/>
            <w:bottom w:val="none" w:sz="0" w:space="0" w:color="auto"/>
            <w:right w:val="none" w:sz="0" w:space="0" w:color="auto"/>
          </w:divBdr>
        </w:div>
        <w:div w:id="1500774912">
          <w:marLeft w:val="640"/>
          <w:marRight w:val="0"/>
          <w:marTop w:val="0"/>
          <w:marBottom w:val="0"/>
          <w:divBdr>
            <w:top w:val="none" w:sz="0" w:space="0" w:color="auto"/>
            <w:left w:val="none" w:sz="0" w:space="0" w:color="auto"/>
            <w:bottom w:val="none" w:sz="0" w:space="0" w:color="auto"/>
            <w:right w:val="none" w:sz="0" w:space="0" w:color="auto"/>
          </w:divBdr>
        </w:div>
        <w:div w:id="1088890503">
          <w:marLeft w:val="640"/>
          <w:marRight w:val="0"/>
          <w:marTop w:val="0"/>
          <w:marBottom w:val="0"/>
          <w:divBdr>
            <w:top w:val="none" w:sz="0" w:space="0" w:color="auto"/>
            <w:left w:val="none" w:sz="0" w:space="0" w:color="auto"/>
            <w:bottom w:val="none" w:sz="0" w:space="0" w:color="auto"/>
            <w:right w:val="none" w:sz="0" w:space="0" w:color="auto"/>
          </w:divBdr>
        </w:div>
        <w:div w:id="281881025">
          <w:marLeft w:val="640"/>
          <w:marRight w:val="0"/>
          <w:marTop w:val="0"/>
          <w:marBottom w:val="0"/>
          <w:divBdr>
            <w:top w:val="none" w:sz="0" w:space="0" w:color="auto"/>
            <w:left w:val="none" w:sz="0" w:space="0" w:color="auto"/>
            <w:bottom w:val="none" w:sz="0" w:space="0" w:color="auto"/>
            <w:right w:val="none" w:sz="0" w:space="0" w:color="auto"/>
          </w:divBdr>
        </w:div>
        <w:div w:id="1588417672">
          <w:marLeft w:val="640"/>
          <w:marRight w:val="0"/>
          <w:marTop w:val="0"/>
          <w:marBottom w:val="0"/>
          <w:divBdr>
            <w:top w:val="none" w:sz="0" w:space="0" w:color="auto"/>
            <w:left w:val="none" w:sz="0" w:space="0" w:color="auto"/>
            <w:bottom w:val="none" w:sz="0" w:space="0" w:color="auto"/>
            <w:right w:val="none" w:sz="0" w:space="0" w:color="auto"/>
          </w:divBdr>
        </w:div>
        <w:div w:id="79452943">
          <w:marLeft w:val="640"/>
          <w:marRight w:val="0"/>
          <w:marTop w:val="0"/>
          <w:marBottom w:val="0"/>
          <w:divBdr>
            <w:top w:val="none" w:sz="0" w:space="0" w:color="auto"/>
            <w:left w:val="none" w:sz="0" w:space="0" w:color="auto"/>
            <w:bottom w:val="none" w:sz="0" w:space="0" w:color="auto"/>
            <w:right w:val="none" w:sz="0" w:space="0" w:color="auto"/>
          </w:divBdr>
        </w:div>
      </w:divsChild>
    </w:div>
    <w:div w:id="1997175349">
      <w:bodyDiv w:val="1"/>
      <w:marLeft w:val="0"/>
      <w:marRight w:val="0"/>
      <w:marTop w:val="0"/>
      <w:marBottom w:val="0"/>
      <w:divBdr>
        <w:top w:val="none" w:sz="0" w:space="0" w:color="auto"/>
        <w:left w:val="none" w:sz="0" w:space="0" w:color="auto"/>
        <w:bottom w:val="none" w:sz="0" w:space="0" w:color="auto"/>
        <w:right w:val="none" w:sz="0" w:space="0" w:color="auto"/>
      </w:divBdr>
      <w:divsChild>
        <w:div w:id="361132614">
          <w:marLeft w:val="640"/>
          <w:marRight w:val="0"/>
          <w:marTop w:val="0"/>
          <w:marBottom w:val="0"/>
          <w:divBdr>
            <w:top w:val="none" w:sz="0" w:space="0" w:color="auto"/>
            <w:left w:val="none" w:sz="0" w:space="0" w:color="auto"/>
            <w:bottom w:val="none" w:sz="0" w:space="0" w:color="auto"/>
            <w:right w:val="none" w:sz="0" w:space="0" w:color="auto"/>
          </w:divBdr>
        </w:div>
        <w:div w:id="557667201">
          <w:marLeft w:val="640"/>
          <w:marRight w:val="0"/>
          <w:marTop w:val="0"/>
          <w:marBottom w:val="0"/>
          <w:divBdr>
            <w:top w:val="none" w:sz="0" w:space="0" w:color="auto"/>
            <w:left w:val="none" w:sz="0" w:space="0" w:color="auto"/>
            <w:bottom w:val="none" w:sz="0" w:space="0" w:color="auto"/>
            <w:right w:val="none" w:sz="0" w:space="0" w:color="auto"/>
          </w:divBdr>
        </w:div>
        <w:div w:id="515273563">
          <w:marLeft w:val="640"/>
          <w:marRight w:val="0"/>
          <w:marTop w:val="0"/>
          <w:marBottom w:val="0"/>
          <w:divBdr>
            <w:top w:val="none" w:sz="0" w:space="0" w:color="auto"/>
            <w:left w:val="none" w:sz="0" w:space="0" w:color="auto"/>
            <w:bottom w:val="none" w:sz="0" w:space="0" w:color="auto"/>
            <w:right w:val="none" w:sz="0" w:space="0" w:color="auto"/>
          </w:divBdr>
        </w:div>
        <w:div w:id="190728210">
          <w:marLeft w:val="640"/>
          <w:marRight w:val="0"/>
          <w:marTop w:val="0"/>
          <w:marBottom w:val="0"/>
          <w:divBdr>
            <w:top w:val="none" w:sz="0" w:space="0" w:color="auto"/>
            <w:left w:val="none" w:sz="0" w:space="0" w:color="auto"/>
            <w:bottom w:val="none" w:sz="0" w:space="0" w:color="auto"/>
            <w:right w:val="none" w:sz="0" w:space="0" w:color="auto"/>
          </w:divBdr>
        </w:div>
        <w:div w:id="1888687814">
          <w:marLeft w:val="640"/>
          <w:marRight w:val="0"/>
          <w:marTop w:val="0"/>
          <w:marBottom w:val="0"/>
          <w:divBdr>
            <w:top w:val="none" w:sz="0" w:space="0" w:color="auto"/>
            <w:left w:val="none" w:sz="0" w:space="0" w:color="auto"/>
            <w:bottom w:val="none" w:sz="0" w:space="0" w:color="auto"/>
            <w:right w:val="none" w:sz="0" w:space="0" w:color="auto"/>
          </w:divBdr>
        </w:div>
        <w:div w:id="1055592732">
          <w:marLeft w:val="640"/>
          <w:marRight w:val="0"/>
          <w:marTop w:val="0"/>
          <w:marBottom w:val="0"/>
          <w:divBdr>
            <w:top w:val="none" w:sz="0" w:space="0" w:color="auto"/>
            <w:left w:val="none" w:sz="0" w:space="0" w:color="auto"/>
            <w:bottom w:val="none" w:sz="0" w:space="0" w:color="auto"/>
            <w:right w:val="none" w:sz="0" w:space="0" w:color="auto"/>
          </w:divBdr>
        </w:div>
        <w:div w:id="1765566554">
          <w:marLeft w:val="640"/>
          <w:marRight w:val="0"/>
          <w:marTop w:val="0"/>
          <w:marBottom w:val="0"/>
          <w:divBdr>
            <w:top w:val="none" w:sz="0" w:space="0" w:color="auto"/>
            <w:left w:val="none" w:sz="0" w:space="0" w:color="auto"/>
            <w:bottom w:val="none" w:sz="0" w:space="0" w:color="auto"/>
            <w:right w:val="none" w:sz="0" w:space="0" w:color="auto"/>
          </w:divBdr>
        </w:div>
        <w:div w:id="1962953498">
          <w:marLeft w:val="640"/>
          <w:marRight w:val="0"/>
          <w:marTop w:val="0"/>
          <w:marBottom w:val="0"/>
          <w:divBdr>
            <w:top w:val="none" w:sz="0" w:space="0" w:color="auto"/>
            <w:left w:val="none" w:sz="0" w:space="0" w:color="auto"/>
            <w:bottom w:val="none" w:sz="0" w:space="0" w:color="auto"/>
            <w:right w:val="none" w:sz="0" w:space="0" w:color="auto"/>
          </w:divBdr>
        </w:div>
        <w:div w:id="811405346">
          <w:marLeft w:val="640"/>
          <w:marRight w:val="0"/>
          <w:marTop w:val="0"/>
          <w:marBottom w:val="0"/>
          <w:divBdr>
            <w:top w:val="none" w:sz="0" w:space="0" w:color="auto"/>
            <w:left w:val="none" w:sz="0" w:space="0" w:color="auto"/>
            <w:bottom w:val="none" w:sz="0" w:space="0" w:color="auto"/>
            <w:right w:val="none" w:sz="0" w:space="0" w:color="auto"/>
          </w:divBdr>
        </w:div>
        <w:div w:id="1664316012">
          <w:marLeft w:val="640"/>
          <w:marRight w:val="0"/>
          <w:marTop w:val="0"/>
          <w:marBottom w:val="0"/>
          <w:divBdr>
            <w:top w:val="none" w:sz="0" w:space="0" w:color="auto"/>
            <w:left w:val="none" w:sz="0" w:space="0" w:color="auto"/>
            <w:bottom w:val="none" w:sz="0" w:space="0" w:color="auto"/>
            <w:right w:val="none" w:sz="0" w:space="0" w:color="auto"/>
          </w:divBdr>
        </w:div>
        <w:div w:id="1376393836">
          <w:marLeft w:val="640"/>
          <w:marRight w:val="0"/>
          <w:marTop w:val="0"/>
          <w:marBottom w:val="0"/>
          <w:divBdr>
            <w:top w:val="none" w:sz="0" w:space="0" w:color="auto"/>
            <w:left w:val="none" w:sz="0" w:space="0" w:color="auto"/>
            <w:bottom w:val="none" w:sz="0" w:space="0" w:color="auto"/>
            <w:right w:val="none" w:sz="0" w:space="0" w:color="auto"/>
          </w:divBdr>
        </w:div>
        <w:div w:id="875695829">
          <w:marLeft w:val="640"/>
          <w:marRight w:val="0"/>
          <w:marTop w:val="0"/>
          <w:marBottom w:val="0"/>
          <w:divBdr>
            <w:top w:val="none" w:sz="0" w:space="0" w:color="auto"/>
            <w:left w:val="none" w:sz="0" w:space="0" w:color="auto"/>
            <w:bottom w:val="none" w:sz="0" w:space="0" w:color="auto"/>
            <w:right w:val="none" w:sz="0" w:space="0" w:color="auto"/>
          </w:divBdr>
        </w:div>
        <w:div w:id="465054012">
          <w:marLeft w:val="640"/>
          <w:marRight w:val="0"/>
          <w:marTop w:val="0"/>
          <w:marBottom w:val="0"/>
          <w:divBdr>
            <w:top w:val="none" w:sz="0" w:space="0" w:color="auto"/>
            <w:left w:val="none" w:sz="0" w:space="0" w:color="auto"/>
            <w:bottom w:val="none" w:sz="0" w:space="0" w:color="auto"/>
            <w:right w:val="none" w:sz="0" w:space="0" w:color="auto"/>
          </w:divBdr>
        </w:div>
        <w:div w:id="43793037">
          <w:marLeft w:val="640"/>
          <w:marRight w:val="0"/>
          <w:marTop w:val="0"/>
          <w:marBottom w:val="0"/>
          <w:divBdr>
            <w:top w:val="none" w:sz="0" w:space="0" w:color="auto"/>
            <w:left w:val="none" w:sz="0" w:space="0" w:color="auto"/>
            <w:bottom w:val="none" w:sz="0" w:space="0" w:color="auto"/>
            <w:right w:val="none" w:sz="0" w:space="0" w:color="auto"/>
          </w:divBdr>
        </w:div>
        <w:div w:id="1012225875">
          <w:marLeft w:val="640"/>
          <w:marRight w:val="0"/>
          <w:marTop w:val="0"/>
          <w:marBottom w:val="0"/>
          <w:divBdr>
            <w:top w:val="none" w:sz="0" w:space="0" w:color="auto"/>
            <w:left w:val="none" w:sz="0" w:space="0" w:color="auto"/>
            <w:bottom w:val="none" w:sz="0" w:space="0" w:color="auto"/>
            <w:right w:val="none" w:sz="0" w:space="0" w:color="auto"/>
          </w:divBdr>
        </w:div>
        <w:div w:id="487748231">
          <w:marLeft w:val="640"/>
          <w:marRight w:val="0"/>
          <w:marTop w:val="0"/>
          <w:marBottom w:val="0"/>
          <w:divBdr>
            <w:top w:val="none" w:sz="0" w:space="0" w:color="auto"/>
            <w:left w:val="none" w:sz="0" w:space="0" w:color="auto"/>
            <w:bottom w:val="none" w:sz="0" w:space="0" w:color="auto"/>
            <w:right w:val="none" w:sz="0" w:space="0" w:color="auto"/>
          </w:divBdr>
        </w:div>
        <w:div w:id="1386099332">
          <w:marLeft w:val="640"/>
          <w:marRight w:val="0"/>
          <w:marTop w:val="0"/>
          <w:marBottom w:val="0"/>
          <w:divBdr>
            <w:top w:val="none" w:sz="0" w:space="0" w:color="auto"/>
            <w:left w:val="none" w:sz="0" w:space="0" w:color="auto"/>
            <w:bottom w:val="none" w:sz="0" w:space="0" w:color="auto"/>
            <w:right w:val="none" w:sz="0" w:space="0" w:color="auto"/>
          </w:divBdr>
        </w:div>
        <w:div w:id="218563518">
          <w:marLeft w:val="640"/>
          <w:marRight w:val="0"/>
          <w:marTop w:val="0"/>
          <w:marBottom w:val="0"/>
          <w:divBdr>
            <w:top w:val="none" w:sz="0" w:space="0" w:color="auto"/>
            <w:left w:val="none" w:sz="0" w:space="0" w:color="auto"/>
            <w:bottom w:val="none" w:sz="0" w:space="0" w:color="auto"/>
            <w:right w:val="none" w:sz="0" w:space="0" w:color="auto"/>
          </w:divBdr>
        </w:div>
        <w:div w:id="272522853">
          <w:marLeft w:val="640"/>
          <w:marRight w:val="0"/>
          <w:marTop w:val="0"/>
          <w:marBottom w:val="0"/>
          <w:divBdr>
            <w:top w:val="none" w:sz="0" w:space="0" w:color="auto"/>
            <w:left w:val="none" w:sz="0" w:space="0" w:color="auto"/>
            <w:bottom w:val="none" w:sz="0" w:space="0" w:color="auto"/>
            <w:right w:val="none" w:sz="0" w:space="0" w:color="auto"/>
          </w:divBdr>
        </w:div>
        <w:div w:id="1681813704">
          <w:marLeft w:val="640"/>
          <w:marRight w:val="0"/>
          <w:marTop w:val="0"/>
          <w:marBottom w:val="0"/>
          <w:divBdr>
            <w:top w:val="none" w:sz="0" w:space="0" w:color="auto"/>
            <w:left w:val="none" w:sz="0" w:space="0" w:color="auto"/>
            <w:bottom w:val="none" w:sz="0" w:space="0" w:color="auto"/>
            <w:right w:val="none" w:sz="0" w:space="0" w:color="auto"/>
          </w:divBdr>
        </w:div>
        <w:div w:id="1346127826">
          <w:marLeft w:val="640"/>
          <w:marRight w:val="0"/>
          <w:marTop w:val="0"/>
          <w:marBottom w:val="0"/>
          <w:divBdr>
            <w:top w:val="none" w:sz="0" w:space="0" w:color="auto"/>
            <w:left w:val="none" w:sz="0" w:space="0" w:color="auto"/>
            <w:bottom w:val="none" w:sz="0" w:space="0" w:color="auto"/>
            <w:right w:val="none" w:sz="0" w:space="0" w:color="auto"/>
          </w:divBdr>
        </w:div>
        <w:div w:id="1471634391">
          <w:marLeft w:val="640"/>
          <w:marRight w:val="0"/>
          <w:marTop w:val="0"/>
          <w:marBottom w:val="0"/>
          <w:divBdr>
            <w:top w:val="none" w:sz="0" w:space="0" w:color="auto"/>
            <w:left w:val="none" w:sz="0" w:space="0" w:color="auto"/>
            <w:bottom w:val="none" w:sz="0" w:space="0" w:color="auto"/>
            <w:right w:val="none" w:sz="0" w:space="0" w:color="auto"/>
          </w:divBdr>
        </w:div>
        <w:div w:id="1612977388">
          <w:marLeft w:val="640"/>
          <w:marRight w:val="0"/>
          <w:marTop w:val="0"/>
          <w:marBottom w:val="0"/>
          <w:divBdr>
            <w:top w:val="none" w:sz="0" w:space="0" w:color="auto"/>
            <w:left w:val="none" w:sz="0" w:space="0" w:color="auto"/>
            <w:bottom w:val="none" w:sz="0" w:space="0" w:color="auto"/>
            <w:right w:val="none" w:sz="0" w:space="0" w:color="auto"/>
          </w:divBdr>
        </w:div>
        <w:div w:id="521863603">
          <w:marLeft w:val="640"/>
          <w:marRight w:val="0"/>
          <w:marTop w:val="0"/>
          <w:marBottom w:val="0"/>
          <w:divBdr>
            <w:top w:val="none" w:sz="0" w:space="0" w:color="auto"/>
            <w:left w:val="none" w:sz="0" w:space="0" w:color="auto"/>
            <w:bottom w:val="none" w:sz="0" w:space="0" w:color="auto"/>
            <w:right w:val="none" w:sz="0" w:space="0" w:color="auto"/>
          </w:divBdr>
        </w:div>
        <w:div w:id="1116490071">
          <w:marLeft w:val="640"/>
          <w:marRight w:val="0"/>
          <w:marTop w:val="0"/>
          <w:marBottom w:val="0"/>
          <w:divBdr>
            <w:top w:val="none" w:sz="0" w:space="0" w:color="auto"/>
            <w:left w:val="none" w:sz="0" w:space="0" w:color="auto"/>
            <w:bottom w:val="none" w:sz="0" w:space="0" w:color="auto"/>
            <w:right w:val="none" w:sz="0" w:space="0" w:color="auto"/>
          </w:divBdr>
        </w:div>
        <w:div w:id="1006328042">
          <w:marLeft w:val="640"/>
          <w:marRight w:val="0"/>
          <w:marTop w:val="0"/>
          <w:marBottom w:val="0"/>
          <w:divBdr>
            <w:top w:val="none" w:sz="0" w:space="0" w:color="auto"/>
            <w:left w:val="none" w:sz="0" w:space="0" w:color="auto"/>
            <w:bottom w:val="none" w:sz="0" w:space="0" w:color="auto"/>
            <w:right w:val="none" w:sz="0" w:space="0" w:color="auto"/>
          </w:divBdr>
        </w:div>
        <w:div w:id="594477101">
          <w:marLeft w:val="640"/>
          <w:marRight w:val="0"/>
          <w:marTop w:val="0"/>
          <w:marBottom w:val="0"/>
          <w:divBdr>
            <w:top w:val="none" w:sz="0" w:space="0" w:color="auto"/>
            <w:left w:val="none" w:sz="0" w:space="0" w:color="auto"/>
            <w:bottom w:val="none" w:sz="0" w:space="0" w:color="auto"/>
            <w:right w:val="none" w:sz="0" w:space="0" w:color="auto"/>
          </w:divBdr>
        </w:div>
        <w:div w:id="1011495014">
          <w:marLeft w:val="640"/>
          <w:marRight w:val="0"/>
          <w:marTop w:val="0"/>
          <w:marBottom w:val="0"/>
          <w:divBdr>
            <w:top w:val="none" w:sz="0" w:space="0" w:color="auto"/>
            <w:left w:val="none" w:sz="0" w:space="0" w:color="auto"/>
            <w:bottom w:val="none" w:sz="0" w:space="0" w:color="auto"/>
            <w:right w:val="none" w:sz="0" w:space="0" w:color="auto"/>
          </w:divBdr>
        </w:div>
        <w:div w:id="1545797937">
          <w:marLeft w:val="640"/>
          <w:marRight w:val="0"/>
          <w:marTop w:val="0"/>
          <w:marBottom w:val="0"/>
          <w:divBdr>
            <w:top w:val="none" w:sz="0" w:space="0" w:color="auto"/>
            <w:left w:val="none" w:sz="0" w:space="0" w:color="auto"/>
            <w:bottom w:val="none" w:sz="0" w:space="0" w:color="auto"/>
            <w:right w:val="none" w:sz="0" w:space="0" w:color="auto"/>
          </w:divBdr>
        </w:div>
        <w:div w:id="1206337180">
          <w:marLeft w:val="640"/>
          <w:marRight w:val="0"/>
          <w:marTop w:val="0"/>
          <w:marBottom w:val="0"/>
          <w:divBdr>
            <w:top w:val="none" w:sz="0" w:space="0" w:color="auto"/>
            <w:left w:val="none" w:sz="0" w:space="0" w:color="auto"/>
            <w:bottom w:val="none" w:sz="0" w:space="0" w:color="auto"/>
            <w:right w:val="none" w:sz="0" w:space="0" w:color="auto"/>
          </w:divBdr>
        </w:div>
        <w:div w:id="1935016012">
          <w:marLeft w:val="640"/>
          <w:marRight w:val="0"/>
          <w:marTop w:val="0"/>
          <w:marBottom w:val="0"/>
          <w:divBdr>
            <w:top w:val="none" w:sz="0" w:space="0" w:color="auto"/>
            <w:left w:val="none" w:sz="0" w:space="0" w:color="auto"/>
            <w:bottom w:val="none" w:sz="0" w:space="0" w:color="auto"/>
            <w:right w:val="none" w:sz="0" w:space="0" w:color="auto"/>
          </w:divBdr>
        </w:div>
        <w:div w:id="1915159607">
          <w:marLeft w:val="640"/>
          <w:marRight w:val="0"/>
          <w:marTop w:val="0"/>
          <w:marBottom w:val="0"/>
          <w:divBdr>
            <w:top w:val="none" w:sz="0" w:space="0" w:color="auto"/>
            <w:left w:val="none" w:sz="0" w:space="0" w:color="auto"/>
            <w:bottom w:val="none" w:sz="0" w:space="0" w:color="auto"/>
            <w:right w:val="none" w:sz="0" w:space="0" w:color="auto"/>
          </w:divBdr>
        </w:div>
        <w:div w:id="1289359342">
          <w:marLeft w:val="640"/>
          <w:marRight w:val="0"/>
          <w:marTop w:val="0"/>
          <w:marBottom w:val="0"/>
          <w:divBdr>
            <w:top w:val="none" w:sz="0" w:space="0" w:color="auto"/>
            <w:left w:val="none" w:sz="0" w:space="0" w:color="auto"/>
            <w:bottom w:val="none" w:sz="0" w:space="0" w:color="auto"/>
            <w:right w:val="none" w:sz="0" w:space="0" w:color="auto"/>
          </w:divBdr>
        </w:div>
        <w:div w:id="435441157">
          <w:marLeft w:val="640"/>
          <w:marRight w:val="0"/>
          <w:marTop w:val="0"/>
          <w:marBottom w:val="0"/>
          <w:divBdr>
            <w:top w:val="none" w:sz="0" w:space="0" w:color="auto"/>
            <w:left w:val="none" w:sz="0" w:space="0" w:color="auto"/>
            <w:bottom w:val="none" w:sz="0" w:space="0" w:color="auto"/>
            <w:right w:val="none" w:sz="0" w:space="0" w:color="auto"/>
          </w:divBdr>
        </w:div>
        <w:div w:id="1125200122">
          <w:marLeft w:val="640"/>
          <w:marRight w:val="0"/>
          <w:marTop w:val="0"/>
          <w:marBottom w:val="0"/>
          <w:divBdr>
            <w:top w:val="none" w:sz="0" w:space="0" w:color="auto"/>
            <w:left w:val="none" w:sz="0" w:space="0" w:color="auto"/>
            <w:bottom w:val="none" w:sz="0" w:space="0" w:color="auto"/>
            <w:right w:val="none" w:sz="0" w:space="0" w:color="auto"/>
          </w:divBdr>
        </w:div>
        <w:div w:id="1964770588">
          <w:marLeft w:val="640"/>
          <w:marRight w:val="0"/>
          <w:marTop w:val="0"/>
          <w:marBottom w:val="0"/>
          <w:divBdr>
            <w:top w:val="none" w:sz="0" w:space="0" w:color="auto"/>
            <w:left w:val="none" w:sz="0" w:space="0" w:color="auto"/>
            <w:bottom w:val="none" w:sz="0" w:space="0" w:color="auto"/>
            <w:right w:val="none" w:sz="0" w:space="0" w:color="auto"/>
          </w:divBdr>
        </w:div>
        <w:div w:id="166097452">
          <w:marLeft w:val="640"/>
          <w:marRight w:val="0"/>
          <w:marTop w:val="0"/>
          <w:marBottom w:val="0"/>
          <w:divBdr>
            <w:top w:val="none" w:sz="0" w:space="0" w:color="auto"/>
            <w:left w:val="none" w:sz="0" w:space="0" w:color="auto"/>
            <w:bottom w:val="none" w:sz="0" w:space="0" w:color="auto"/>
            <w:right w:val="none" w:sz="0" w:space="0" w:color="auto"/>
          </w:divBdr>
        </w:div>
        <w:div w:id="983394888">
          <w:marLeft w:val="640"/>
          <w:marRight w:val="0"/>
          <w:marTop w:val="0"/>
          <w:marBottom w:val="0"/>
          <w:divBdr>
            <w:top w:val="none" w:sz="0" w:space="0" w:color="auto"/>
            <w:left w:val="none" w:sz="0" w:space="0" w:color="auto"/>
            <w:bottom w:val="none" w:sz="0" w:space="0" w:color="auto"/>
            <w:right w:val="none" w:sz="0" w:space="0" w:color="auto"/>
          </w:divBdr>
        </w:div>
        <w:div w:id="27025666">
          <w:marLeft w:val="640"/>
          <w:marRight w:val="0"/>
          <w:marTop w:val="0"/>
          <w:marBottom w:val="0"/>
          <w:divBdr>
            <w:top w:val="none" w:sz="0" w:space="0" w:color="auto"/>
            <w:left w:val="none" w:sz="0" w:space="0" w:color="auto"/>
            <w:bottom w:val="none" w:sz="0" w:space="0" w:color="auto"/>
            <w:right w:val="none" w:sz="0" w:space="0" w:color="auto"/>
          </w:divBdr>
        </w:div>
        <w:div w:id="689601492">
          <w:marLeft w:val="640"/>
          <w:marRight w:val="0"/>
          <w:marTop w:val="0"/>
          <w:marBottom w:val="0"/>
          <w:divBdr>
            <w:top w:val="none" w:sz="0" w:space="0" w:color="auto"/>
            <w:left w:val="none" w:sz="0" w:space="0" w:color="auto"/>
            <w:bottom w:val="none" w:sz="0" w:space="0" w:color="auto"/>
            <w:right w:val="none" w:sz="0" w:space="0" w:color="auto"/>
          </w:divBdr>
        </w:div>
        <w:div w:id="639576219">
          <w:marLeft w:val="640"/>
          <w:marRight w:val="0"/>
          <w:marTop w:val="0"/>
          <w:marBottom w:val="0"/>
          <w:divBdr>
            <w:top w:val="none" w:sz="0" w:space="0" w:color="auto"/>
            <w:left w:val="none" w:sz="0" w:space="0" w:color="auto"/>
            <w:bottom w:val="none" w:sz="0" w:space="0" w:color="auto"/>
            <w:right w:val="none" w:sz="0" w:space="0" w:color="auto"/>
          </w:divBdr>
        </w:div>
        <w:div w:id="1151754554">
          <w:marLeft w:val="640"/>
          <w:marRight w:val="0"/>
          <w:marTop w:val="0"/>
          <w:marBottom w:val="0"/>
          <w:divBdr>
            <w:top w:val="none" w:sz="0" w:space="0" w:color="auto"/>
            <w:left w:val="none" w:sz="0" w:space="0" w:color="auto"/>
            <w:bottom w:val="none" w:sz="0" w:space="0" w:color="auto"/>
            <w:right w:val="none" w:sz="0" w:space="0" w:color="auto"/>
          </w:divBdr>
        </w:div>
        <w:div w:id="82537865">
          <w:marLeft w:val="640"/>
          <w:marRight w:val="0"/>
          <w:marTop w:val="0"/>
          <w:marBottom w:val="0"/>
          <w:divBdr>
            <w:top w:val="none" w:sz="0" w:space="0" w:color="auto"/>
            <w:left w:val="none" w:sz="0" w:space="0" w:color="auto"/>
            <w:bottom w:val="none" w:sz="0" w:space="0" w:color="auto"/>
            <w:right w:val="none" w:sz="0" w:space="0" w:color="auto"/>
          </w:divBdr>
        </w:div>
        <w:div w:id="1421290548">
          <w:marLeft w:val="640"/>
          <w:marRight w:val="0"/>
          <w:marTop w:val="0"/>
          <w:marBottom w:val="0"/>
          <w:divBdr>
            <w:top w:val="none" w:sz="0" w:space="0" w:color="auto"/>
            <w:left w:val="none" w:sz="0" w:space="0" w:color="auto"/>
            <w:bottom w:val="none" w:sz="0" w:space="0" w:color="auto"/>
            <w:right w:val="none" w:sz="0" w:space="0" w:color="auto"/>
          </w:divBdr>
        </w:div>
        <w:div w:id="1482116938">
          <w:marLeft w:val="640"/>
          <w:marRight w:val="0"/>
          <w:marTop w:val="0"/>
          <w:marBottom w:val="0"/>
          <w:divBdr>
            <w:top w:val="none" w:sz="0" w:space="0" w:color="auto"/>
            <w:left w:val="none" w:sz="0" w:space="0" w:color="auto"/>
            <w:bottom w:val="none" w:sz="0" w:space="0" w:color="auto"/>
            <w:right w:val="none" w:sz="0" w:space="0" w:color="auto"/>
          </w:divBdr>
        </w:div>
        <w:div w:id="1665207435">
          <w:marLeft w:val="640"/>
          <w:marRight w:val="0"/>
          <w:marTop w:val="0"/>
          <w:marBottom w:val="0"/>
          <w:divBdr>
            <w:top w:val="none" w:sz="0" w:space="0" w:color="auto"/>
            <w:left w:val="none" w:sz="0" w:space="0" w:color="auto"/>
            <w:bottom w:val="none" w:sz="0" w:space="0" w:color="auto"/>
            <w:right w:val="none" w:sz="0" w:space="0" w:color="auto"/>
          </w:divBdr>
        </w:div>
        <w:div w:id="1220362237">
          <w:marLeft w:val="640"/>
          <w:marRight w:val="0"/>
          <w:marTop w:val="0"/>
          <w:marBottom w:val="0"/>
          <w:divBdr>
            <w:top w:val="none" w:sz="0" w:space="0" w:color="auto"/>
            <w:left w:val="none" w:sz="0" w:space="0" w:color="auto"/>
            <w:bottom w:val="none" w:sz="0" w:space="0" w:color="auto"/>
            <w:right w:val="none" w:sz="0" w:space="0" w:color="auto"/>
          </w:divBdr>
        </w:div>
        <w:div w:id="1954167616">
          <w:marLeft w:val="640"/>
          <w:marRight w:val="0"/>
          <w:marTop w:val="0"/>
          <w:marBottom w:val="0"/>
          <w:divBdr>
            <w:top w:val="none" w:sz="0" w:space="0" w:color="auto"/>
            <w:left w:val="none" w:sz="0" w:space="0" w:color="auto"/>
            <w:bottom w:val="none" w:sz="0" w:space="0" w:color="auto"/>
            <w:right w:val="none" w:sz="0" w:space="0" w:color="auto"/>
          </w:divBdr>
        </w:div>
        <w:div w:id="278612139">
          <w:marLeft w:val="640"/>
          <w:marRight w:val="0"/>
          <w:marTop w:val="0"/>
          <w:marBottom w:val="0"/>
          <w:divBdr>
            <w:top w:val="none" w:sz="0" w:space="0" w:color="auto"/>
            <w:left w:val="none" w:sz="0" w:space="0" w:color="auto"/>
            <w:bottom w:val="none" w:sz="0" w:space="0" w:color="auto"/>
            <w:right w:val="none" w:sz="0" w:space="0" w:color="auto"/>
          </w:divBdr>
        </w:div>
        <w:div w:id="1617636796">
          <w:marLeft w:val="640"/>
          <w:marRight w:val="0"/>
          <w:marTop w:val="0"/>
          <w:marBottom w:val="0"/>
          <w:divBdr>
            <w:top w:val="none" w:sz="0" w:space="0" w:color="auto"/>
            <w:left w:val="none" w:sz="0" w:space="0" w:color="auto"/>
            <w:bottom w:val="none" w:sz="0" w:space="0" w:color="auto"/>
            <w:right w:val="none" w:sz="0" w:space="0" w:color="auto"/>
          </w:divBdr>
        </w:div>
        <w:div w:id="741172432">
          <w:marLeft w:val="640"/>
          <w:marRight w:val="0"/>
          <w:marTop w:val="0"/>
          <w:marBottom w:val="0"/>
          <w:divBdr>
            <w:top w:val="none" w:sz="0" w:space="0" w:color="auto"/>
            <w:left w:val="none" w:sz="0" w:space="0" w:color="auto"/>
            <w:bottom w:val="none" w:sz="0" w:space="0" w:color="auto"/>
            <w:right w:val="none" w:sz="0" w:space="0" w:color="auto"/>
          </w:divBdr>
        </w:div>
        <w:div w:id="514421324">
          <w:marLeft w:val="640"/>
          <w:marRight w:val="0"/>
          <w:marTop w:val="0"/>
          <w:marBottom w:val="0"/>
          <w:divBdr>
            <w:top w:val="none" w:sz="0" w:space="0" w:color="auto"/>
            <w:left w:val="none" w:sz="0" w:space="0" w:color="auto"/>
            <w:bottom w:val="none" w:sz="0" w:space="0" w:color="auto"/>
            <w:right w:val="none" w:sz="0" w:space="0" w:color="auto"/>
          </w:divBdr>
        </w:div>
        <w:div w:id="2005937643">
          <w:marLeft w:val="640"/>
          <w:marRight w:val="0"/>
          <w:marTop w:val="0"/>
          <w:marBottom w:val="0"/>
          <w:divBdr>
            <w:top w:val="none" w:sz="0" w:space="0" w:color="auto"/>
            <w:left w:val="none" w:sz="0" w:space="0" w:color="auto"/>
            <w:bottom w:val="none" w:sz="0" w:space="0" w:color="auto"/>
            <w:right w:val="none" w:sz="0" w:space="0" w:color="auto"/>
          </w:divBdr>
        </w:div>
        <w:div w:id="665209252">
          <w:marLeft w:val="640"/>
          <w:marRight w:val="0"/>
          <w:marTop w:val="0"/>
          <w:marBottom w:val="0"/>
          <w:divBdr>
            <w:top w:val="none" w:sz="0" w:space="0" w:color="auto"/>
            <w:left w:val="none" w:sz="0" w:space="0" w:color="auto"/>
            <w:bottom w:val="none" w:sz="0" w:space="0" w:color="auto"/>
            <w:right w:val="none" w:sz="0" w:space="0" w:color="auto"/>
          </w:divBdr>
        </w:div>
        <w:div w:id="1082946133">
          <w:marLeft w:val="640"/>
          <w:marRight w:val="0"/>
          <w:marTop w:val="0"/>
          <w:marBottom w:val="0"/>
          <w:divBdr>
            <w:top w:val="none" w:sz="0" w:space="0" w:color="auto"/>
            <w:left w:val="none" w:sz="0" w:space="0" w:color="auto"/>
            <w:bottom w:val="none" w:sz="0" w:space="0" w:color="auto"/>
            <w:right w:val="none" w:sz="0" w:space="0" w:color="auto"/>
          </w:divBdr>
        </w:div>
        <w:div w:id="1246112567">
          <w:marLeft w:val="640"/>
          <w:marRight w:val="0"/>
          <w:marTop w:val="0"/>
          <w:marBottom w:val="0"/>
          <w:divBdr>
            <w:top w:val="none" w:sz="0" w:space="0" w:color="auto"/>
            <w:left w:val="none" w:sz="0" w:space="0" w:color="auto"/>
            <w:bottom w:val="none" w:sz="0" w:space="0" w:color="auto"/>
            <w:right w:val="none" w:sz="0" w:space="0" w:color="auto"/>
          </w:divBdr>
        </w:div>
        <w:div w:id="2138914038">
          <w:marLeft w:val="640"/>
          <w:marRight w:val="0"/>
          <w:marTop w:val="0"/>
          <w:marBottom w:val="0"/>
          <w:divBdr>
            <w:top w:val="none" w:sz="0" w:space="0" w:color="auto"/>
            <w:left w:val="none" w:sz="0" w:space="0" w:color="auto"/>
            <w:bottom w:val="none" w:sz="0" w:space="0" w:color="auto"/>
            <w:right w:val="none" w:sz="0" w:space="0" w:color="auto"/>
          </w:divBdr>
        </w:div>
        <w:div w:id="1325426801">
          <w:marLeft w:val="640"/>
          <w:marRight w:val="0"/>
          <w:marTop w:val="0"/>
          <w:marBottom w:val="0"/>
          <w:divBdr>
            <w:top w:val="none" w:sz="0" w:space="0" w:color="auto"/>
            <w:left w:val="none" w:sz="0" w:space="0" w:color="auto"/>
            <w:bottom w:val="none" w:sz="0" w:space="0" w:color="auto"/>
            <w:right w:val="none" w:sz="0" w:space="0" w:color="auto"/>
          </w:divBdr>
        </w:div>
        <w:div w:id="1347975041">
          <w:marLeft w:val="640"/>
          <w:marRight w:val="0"/>
          <w:marTop w:val="0"/>
          <w:marBottom w:val="0"/>
          <w:divBdr>
            <w:top w:val="none" w:sz="0" w:space="0" w:color="auto"/>
            <w:left w:val="none" w:sz="0" w:space="0" w:color="auto"/>
            <w:bottom w:val="none" w:sz="0" w:space="0" w:color="auto"/>
            <w:right w:val="none" w:sz="0" w:space="0" w:color="auto"/>
          </w:divBdr>
        </w:div>
        <w:div w:id="738752800">
          <w:marLeft w:val="640"/>
          <w:marRight w:val="0"/>
          <w:marTop w:val="0"/>
          <w:marBottom w:val="0"/>
          <w:divBdr>
            <w:top w:val="none" w:sz="0" w:space="0" w:color="auto"/>
            <w:left w:val="none" w:sz="0" w:space="0" w:color="auto"/>
            <w:bottom w:val="none" w:sz="0" w:space="0" w:color="auto"/>
            <w:right w:val="none" w:sz="0" w:space="0" w:color="auto"/>
          </w:divBdr>
        </w:div>
        <w:div w:id="1928226330">
          <w:marLeft w:val="640"/>
          <w:marRight w:val="0"/>
          <w:marTop w:val="0"/>
          <w:marBottom w:val="0"/>
          <w:divBdr>
            <w:top w:val="none" w:sz="0" w:space="0" w:color="auto"/>
            <w:left w:val="none" w:sz="0" w:space="0" w:color="auto"/>
            <w:bottom w:val="none" w:sz="0" w:space="0" w:color="auto"/>
            <w:right w:val="none" w:sz="0" w:space="0" w:color="auto"/>
          </w:divBdr>
        </w:div>
        <w:div w:id="360129802">
          <w:marLeft w:val="640"/>
          <w:marRight w:val="0"/>
          <w:marTop w:val="0"/>
          <w:marBottom w:val="0"/>
          <w:divBdr>
            <w:top w:val="none" w:sz="0" w:space="0" w:color="auto"/>
            <w:left w:val="none" w:sz="0" w:space="0" w:color="auto"/>
            <w:bottom w:val="none" w:sz="0" w:space="0" w:color="auto"/>
            <w:right w:val="none" w:sz="0" w:space="0" w:color="auto"/>
          </w:divBdr>
        </w:div>
        <w:div w:id="227111345">
          <w:marLeft w:val="640"/>
          <w:marRight w:val="0"/>
          <w:marTop w:val="0"/>
          <w:marBottom w:val="0"/>
          <w:divBdr>
            <w:top w:val="none" w:sz="0" w:space="0" w:color="auto"/>
            <w:left w:val="none" w:sz="0" w:space="0" w:color="auto"/>
            <w:bottom w:val="none" w:sz="0" w:space="0" w:color="auto"/>
            <w:right w:val="none" w:sz="0" w:space="0" w:color="auto"/>
          </w:divBdr>
        </w:div>
        <w:div w:id="1264804653">
          <w:marLeft w:val="640"/>
          <w:marRight w:val="0"/>
          <w:marTop w:val="0"/>
          <w:marBottom w:val="0"/>
          <w:divBdr>
            <w:top w:val="none" w:sz="0" w:space="0" w:color="auto"/>
            <w:left w:val="none" w:sz="0" w:space="0" w:color="auto"/>
            <w:bottom w:val="none" w:sz="0" w:space="0" w:color="auto"/>
            <w:right w:val="none" w:sz="0" w:space="0" w:color="auto"/>
          </w:divBdr>
        </w:div>
        <w:div w:id="1341271962">
          <w:marLeft w:val="640"/>
          <w:marRight w:val="0"/>
          <w:marTop w:val="0"/>
          <w:marBottom w:val="0"/>
          <w:divBdr>
            <w:top w:val="none" w:sz="0" w:space="0" w:color="auto"/>
            <w:left w:val="none" w:sz="0" w:space="0" w:color="auto"/>
            <w:bottom w:val="none" w:sz="0" w:space="0" w:color="auto"/>
            <w:right w:val="none" w:sz="0" w:space="0" w:color="auto"/>
          </w:divBdr>
        </w:div>
        <w:div w:id="862599672">
          <w:marLeft w:val="640"/>
          <w:marRight w:val="0"/>
          <w:marTop w:val="0"/>
          <w:marBottom w:val="0"/>
          <w:divBdr>
            <w:top w:val="none" w:sz="0" w:space="0" w:color="auto"/>
            <w:left w:val="none" w:sz="0" w:space="0" w:color="auto"/>
            <w:bottom w:val="none" w:sz="0" w:space="0" w:color="auto"/>
            <w:right w:val="none" w:sz="0" w:space="0" w:color="auto"/>
          </w:divBdr>
        </w:div>
        <w:div w:id="46806247">
          <w:marLeft w:val="640"/>
          <w:marRight w:val="0"/>
          <w:marTop w:val="0"/>
          <w:marBottom w:val="0"/>
          <w:divBdr>
            <w:top w:val="none" w:sz="0" w:space="0" w:color="auto"/>
            <w:left w:val="none" w:sz="0" w:space="0" w:color="auto"/>
            <w:bottom w:val="none" w:sz="0" w:space="0" w:color="auto"/>
            <w:right w:val="none" w:sz="0" w:space="0" w:color="auto"/>
          </w:divBdr>
        </w:div>
        <w:div w:id="112336094">
          <w:marLeft w:val="640"/>
          <w:marRight w:val="0"/>
          <w:marTop w:val="0"/>
          <w:marBottom w:val="0"/>
          <w:divBdr>
            <w:top w:val="none" w:sz="0" w:space="0" w:color="auto"/>
            <w:left w:val="none" w:sz="0" w:space="0" w:color="auto"/>
            <w:bottom w:val="none" w:sz="0" w:space="0" w:color="auto"/>
            <w:right w:val="none" w:sz="0" w:space="0" w:color="auto"/>
          </w:divBdr>
        </w:div>
        <w:div w:id="158691265">
          <w:marLeft w:val="640"/>
          <w:marRight w:val="0"/>
          <w:marTop w:val="0"/>
          <w:marBottom w:val="0"/>
          <w:divBdr>
            <w:top w:val="none" w:sz="0" w:space="0" w:color="auto"/>
            <w:left w:val="none" w:sz="0" w:space="0" w:color="auto"/>
            <w:bottom w:val="none" w:sz="0" w:space="0" w:color="auto"/>
            <w:right w:val="none" w:sz="0" w:space="0" w:color="auto"/>
          </w:divBdr>
        </w:div>
        <w:div w:id="1680155131">
          <w:marLeft w:val="640"/>
          <w:marRight w:val="0"/>
          <w:marTop w:val="0"/>
          <w:marBottom w:val="0"/>
          <w:divBdr>
            <w:top w:val="none" w:sz="0" w:space="0" w:color="auto"/>
            <w:left w:val="none" w:sz="0" w:space="0" w:color="auto"/>
            <w:bottom w:val="none" w:sz="0" w:space="0" w:color="auto"/>
            <w:right w:val="none" w:sz="0" w:space="0" w:color="auto"/>
          </w:divBdr>
        </w:div>
        <w:div w:id="840662431">
          <w:marLeft w:val="640"/>
          <w:marRight w:val="0"/>
          <w:marTop w:val="0"/>
          <w:marBottom w:val="0"/>
          <w:divBdr>
            <w:top w:val="none" w:sz="0" w:space="0" w:color="auto"/>
            <w:left w:val="none" w:sz="0" w:space="0" w:color="auto"/>
            <w:bottom w:val="none" w:sz="0" w:space="0" w:color="auto"/>
            <w:right w:val="none" w:sz="0" w:space="0" w:color="auto"/>
          </w:divBdr>
        </w:div>
        <w:div w:id="1631667689">
          <w:marLeft w:val="640"/>
          <w:marRight w:val="0"/>
          <w:marTop w:val="0"/>
          <w:marBottom w:val="0"/>
          <w:divBdr>
            <w:top w:val="none" w:sz="0" w:space="0" w:color="auto"/>
            <w:left w:val="none" w:sz="0" w:space="0" w:color="auto"/>
            <w:bottom w:val="none" w:sz="0" w:space="0" w:color="auto"/>
            <w:right w:val="none" w:sz="0" w:space="0" w:color="auto"/>
          </w:divBdr>
        </w:div>
        <w:div w:id="114716724">
          <w:marLeft w:val="640"/>
          <w:marRight w:val="0"/>
          <w:marTop w:val="0"/>
          <w:marBottom w:val="0"/>
          <w:divBdr>
            <w:top w:val="none" w:sz="0" w:space="0" w:color="auto"/>
            <w:left w:val="none" w:sz="0" w:space="0" w:color="auto"/>
            <w:bottom w:val="none" w:sz="0" w:space="0" w:color="auto"/>
            <w:right w:val="none" w:sz="0" w:space="0" w:color="auto"/>
          </w:divBdr>
        </w:div>
        <w:div w:id="892929150">
          <w:marLeft w:val="640"/>
          <w:marRight w:val="0"/>
          <w:marTop w:val="0"/>
          <w:marBottom w:val="0"/>
          <w:divBdr>
            <w:top w:val="none" w:sz="0" w:space="0" w:color="auto"/>
            <w:left w:val="none" w:sz="0" w:space="0" w:color="auto"/>
            <w:bottom w:val="none" w:sz="0" w:space="0" w:color="auto"/>
            <w:right w:val="none" w:sz="0" w:space="0" w:color="auto"/>
          </w:divBdr>
        </w:div>
        <w:div w:id="1815366145">
          <w:marLeft w:val="640"/>
          <w:marRight w:val="0"/>
          <w:marTop w:val="0"/>
          <w:marBottom w:val="0"/>
          <w:divBdr>
            <w:top w:val="none" w:sz="0" w:space="0" w:color="auto"/>
            <w:left w:val="none" w:sz="0" w:space="0" w:color="auto"/>
            <w:bottom w:val="none" w:sz="0" w:space="0" w:color="auto"/>
            <w:right w:val="none" w:sz="0" w:space="0" w:color="auto"/>
          </w:divBdr>
        </w:div>
        <w:div w:id="457645569">
          <w:marLeft w:val="640"/>
          <w:marRight w:val="0"/>
          <w:marTop w:val="0"/>
          <w:marBottom w:val="0"/>
          <w:divBdr>
            <w:top w:val="none" w:sz="0" w:space="0" w:color="auto"/>
            <w:left w:val="none" w:sz="0" w:space="0" w:color="auto"/>
            <w:bottom w:val="none" w:sz="0" w:space="0" w:color="auto"/>
            <w:right w:val="none" w:sz="0" w:space="0" w:color="auto"/>
          </w:divBdr>
        </w:div>
        <w:div w:id="586618208">
          <w:marLeft w:val="640"/>
          <w:marRight w:val="0"/>
          <w:marTop w:val="0"/>
          <w:marBottom w:val="0"/>
          <w:divBdr>
            <w:top w:val="none" w:sz="0" w:space="0" w:color="auto"/>
            <w:left w:val="none" w:sz="0" w:space="0" w:color="auto"/>
            <w:bottom w:val="none" w:sz="0" w:space="0" w:color="auto"/>
            <w:right w:val="none" w:sz="0" w:space="0" w:color="auto"/>
          </w:divBdr>
        </w:div>
        <w:div w:id="348338886">
          <w:marLeft w:val="640"/>
          <w:marRight w:val="0"/>
          <w:marTop w:val="0"/>
          <w:marBottom w:val="0"/>
          <w:divBdr>
            <w:top w:val="none" w:sz="0" w:space="0" w:color="auto"/>
            <w:left w:val="none" w:sz="0" w:space="0" w:color="auto"/>
            <w:bottom w:val="none" w:sz="0" w:space="0" w:color="auto"/>
            <w:right w:val="none" w:sz="0" w:space="0" w:color="auto"/>
          </w:divBdr>
        </w:div>
        <w:div w:id="1707221659">
          <w:marLeft w:val="640"/>
          <w:marRight w:val="0"/>
          <w:marTop w:val="0"/>
          <w:marBottom w:val="0"/>
          <w:divBdr>
            <w:top w:val="none" w:sz="0" w:space="0" w:color="auto"/>
            <w:left w:val="none" w:sz="0" w:space="0" w:color="auto"/>
            <w:bottom w:val="none" w:sz="0" w:space="0" w:color="auto"/>
            <w:right w:val="none" w:sz="0" w:space="0" w:color="auto"/>
          </w:divBdr>
        </w:div>
        <w:div w:id="678239054">
          <w:marLeft w:val="640"/>
          <w:marRight w:val="0"/>
          <w:marTop w:val="0"/>
          <w:marBottom w:val="0"/>
          <w:divBdr>
            <w:top w:val="none" w:sz="0" w:space="0" w:color="auto"/>
            <w:left w:val="none" w:sz="0" w:space="0" w:color="auto"/>
            <w:bottom w:val="none" w:sz="0" w:space="0" w:color="auto"/>
            <w:right w:val="none" w:sz="0" w:space="0" w:color="auto"/>
          </w:divBdr>
        </w:div>
        <w:div w:id="85737807">
          <w:marLeft w:val="640"/>
          <w:marRight w:val="0"/>
          <w:marTop w:val="0"/>
          <w:marBottom w:val="0"/>
          <w:divBdr>
            <w:top w:val="none" w:sz="0" w:space="0" w:color="auto"/>
            <w:left w:val="none" w:sz="0" w:space="0" w:color="auto"/>
            <w:bottom w:val="none" w:sz="0" w:space="0" w:color="auto"/>
            <w:right w:val="none" w:sz="0" w:space="0" w:color="auto"/>
          </w:divBdr>
        </w:div>
        <w:div w:id="267278080">
          <w:marLeft w:val="640"/>
          <w:marRight w:val="0"/>
          <w:marTop w:val="0"/>
          <w:marBottom w:val="0"/>
          <w:divBdr>
            <w:top w:val="none" w:sz="0" w:space="0" w:color="auto"/>
            <w:left w:val="none" w:sz="0" w:space="0" w:color="auto"/>
            <w:bottom w:val="none" w:sz="0" w:space="0" w:color="auto"/>
            <w:right w:val="none" w:sz="0" w:space="0" w:color="auto"/>
          </w:divBdr>
        </w:div>
        <w:div w:id="1061632999">
          <w:marLeft w:val="640"/>
          <w:marRight w:val="0"/>
          <w:marTop w:val="0"/>
          <w:marBottom w:val="0"/>
          <w:divBdr>
            <w:top w:val="none" w:sz="0" w:space="0" w:color="auto"/>
            <w:left w:val="none" w:sz="0" w:space="0" w:color="auto"/>
            <w:bottom w:val="none" w:sz="0" w:space="0" w:color="auto"/>
            <w:right w:val="none" w:sz="0" w:space="0" w:color="auto"/>
          </w:divBdr>
        </w:div>
        <w:div w:id="438570679">
          <w:marLeft w:val="640"/>
          <w:marRight w:val="0"/>
          <w:marTop w:val="0"/>
          <w:marBottom w:val="0"/>
          <w:divBdr>
            <w:top w:val="none" w:sz="0" w:space="0" w:color="auto"/>
            <w:left w:val="none" w:sz="0" w:space="0" w:color="auto"/>
            <w:bottom w:val="none" w:sz="0" w:space="0" w:color="auto"/>
            <w:right w:val="none" w:sz="0" w:space="0" w:color="auto"/>
          </w:divBdr>
        </w:div>
        <w:div w:id="559905332">
          <w:marLeft w:val="640"/>
          <w:marRight w:val="0"/>
          <w:marTop w:val="0"/>
          <w:marBottom w:val="0"/>
          <w:divBdr>
            <w:top w:val="none" w:sz="0" w:space="0" w:color="auto"/>
            <w:left w:val="none" w:sz="0" w:space="0" w:color="auto"/>
            <w:bottom w:val="none" w:sz="0" w:space="0" w:color="auto"/>
            <w:right w:val="none" w:sz="0" w:space="0" w:color="auto"/>
          </w:divBdr>
        </w:div>
        <w:div w:id="1431462312">
          <w:marLeft w:val="640"/>
          <w:marRight w:val="0"/>
          <w:marTop w:val="0"/>
          <w:marBottom w:val="0"/>
          <w:divBdr>
            <w:top w:val="none" w:sz="0" w:space="0" w:color="auto"/>
            <w:left w:val="none" w:sz="0" w:space="0" w:color="auto"/>
            <w:bottom w:val="none" w:sz="0" w:space="0" w:color="auto"/>
            <w:right w:val="none" w:sz="0" w:space="0" w:color="auto"/>
          </w:divBdr>
        </w:div>
        <w:div w:id="343214204">
          <w:marLeft w:val="640"/>
          <w:marRight w:val="0"/>
          <w:marTop w:val="0"/>
          <w:marBottom w:val="0"/>
          <w:divBdr>
            <w:top w:val="none" w:sz="0" w:space="0" w:color="auto"/>
            <w:left w:val="none" w:sz="0" w:space="0" w:color="auto"/>
            <w:bottom w:val="none" w:sz="0" w:space="0" w:color="auto"/>
            <w:right w:val="none" w:sz="0" w:space="0" w:color="auto"/>
          </w:divBdr>
        </w:div>
        <w:div w:id="397022683">
          <w:marLeft w:val="640"/>
          <w:marRight w:val="0"/>
          <w:marTop w:val="0"/>
          <w:marBottom w:val="0"/>
          <w:divBdr>
            <w:top w:val="none" w:sz="0" w:space="0" w:color="auto"/>
            <w:left w:val="none" w:sz="0" w:space="0" w:color="auto"/>
            <w:bottom w:val="none" w:sz="0" w:space="0" w:color="auto"/>
            <w:right w:val="none" w:sz="0" w:space="0" w:color="auto"/>
          </w:divBdr>
        </w:div>
        <w:div w:id="2125804586">
          <w:marLeft w:val="640"/>
          <w:marRight w:val="0"/>
          <w:marTop w:val="0"/>
          <w:marBottom w:val="0"/>
          <w:divBdr>
            <w:top w:val="none" w:sz="0" w:space="0" w:color="auto"/>
            <w:left w:val="none" w:sz="0" w:space="0" w:color="auto"/>
            <w:bottom w:val="none" w:sz="0" w:space="0" w:color="auto"/>
            <w:right w:val="none" w:sz="0" w:space="0" w:color="auto"/>
          </w:divBdr>
        </w:div>
        <w:div w:id="1149639877">
          <w:marLeft w:val="640"/>
          <w:marRight w:val="0"/>
          <w:marTop w:val="0"/>
          <w:marBottom w:val="0"/>
          <w:divBdr>
            <w:top w:val="none" w:sz="0" w:space="0" w:color="auto"/>
            <w:left w:val="none" w:sz="0" w:space="0" w:color="auto"/>
            <w:bottom w:val="none" w:sz="0" w:space="0" w:color="auto"/>
            <w:right w:val="none" w:sz="0" w:space="0" w:color="auto"/>
          </w:divBdr>
        </w:div>
        <w:div w:id="1121729214">
          <w:marLeft w:val="640"/>
          <w:marRight w:val="0"/>
          <w:marTop w:val="0"/>
          <w:marBottom w:val="0"/>
          <w:divBdr>
            <w:top w:val="none" w:sz="0" w:space="0" w:color="auto"/>
            <w:left w:val="none" w:sz="0" w:space="0" w:color="auto"/>
            <w:bottom w:val="none" w:sz="0" w:space="0" w:color="auto"/>
            <w:right w:val="none" w:sz="0" w:space="0" w:color="auto"/>
          </w:divBdr>
        </w:div>
        <w:div w:id="857541241">
          <w:marLeft w:val="640"/>
          <w:marRight w:val="0"/>
          <w:marTop w:val="0"/>
          <w:marBottom w:val="0"/>
          <w:divBdr>
            <w:top w:val="none" w:sz="0" w:space="0" w:color="auto"/>
            <w:left w:val="none" w:sz="0" w:space="0" w:color="auto"/>
            <w:bottom w:val="none" w:sz="0" w:space="0" w:color="auto"/>
            <w:right w:val="none" w:sz="0" w:space="0" w:color="auto"/>
          </w:divBdr>
        </w:div>
        <w:div w:id="1288706458">
          <w:marLeft w:val="640"/>
          <w:marRight w:val="0"/>
          <w:marTop w:val="0"/>
          <w:marBottom w:val="0"/>
          <w:divBdr>
            <w:top w:val="none" w:sz="0" w:space="0" w:color="auto"/>
            <w:left w:val="none" w:sz="0" w:space="0" w:color="auto"/>
            <w:bottom w:val="none" w:sz="0" w:space="0" w:color="auto"/>
            <w:right w:val="none" w:sz="0" w:space="0" w:color="auto"/>
          </w:divBdr>
        </w:div>
        <w:div w:id="867332267">
          <w:marLeft w:val="640"/>
          <w:marRight w:val="0"/>
          <w:marTop w:val="0"/>
          <w:marBottom w:val="0"/>
          <w:divBdr>
            <w:top w:val="none" w:sz="0" w:space="0" w:color="auto"/>
            <w:left w:val="none" w:sz="0" w:space="0" w:color="auto"/>
            <w:bottom w:val="none" w:sz="0" w:space="0" w:color="auto"/>
            <w:right w:val="none" w:sz="0" w:space="0" w:color="auto"/>
          </w:divBdr>
        </w:div>
        <w:div w:id="1903365679">
          <w:marLeft w:val="640"/>
          <w:marRight w:val="0"/>
          <w:marTop w:val="0"/>
          <w:marBottom w:val="0"/>
          <w:divBdr>
            <w:top w:val="none" w:sz="0" w:space="0" w:color="auto"/>
            <w:left w:val="none" w:sz="0" w:space="0" w:color="auto"/>
            <w:bottom w:val="none" w:sz="0" w:space="0" w:color="auto"/>
            <w:right w:val="none" w:sz="0" w:space="0" w:color="auto"/>
          </w:divBdr>
        </w:div>
        <w:div w:id="547376503">
          <w:marLeft w:val="640"/>
          <w:marRight w:val="0"/>
          <w:marTop w:val="0"/>
          <w:marBottom w:val="0"/>
          <w:divBdr>
            <w:top w:val="none" w:sz="0" w:space="0" w:color="auto"/>
            <w:left w:val="none" w:sz="0" w:space="0" w:color="auto"/>
            <w:bottom w:val="none" w:sz="0" w:space="0" w:color="auto"/>
            <w:right w:val="none" w:sz="0" w:space="0" w:color="auto"/>
          </w:divBdr>
        </w:div>
        <w:div w:id="1622808907">
          <w:marLeft w:val="640"/>
          <w:marRight w:val="0"/>
          <w:marTop w:val="0"/>
          <w:marBottom w:val="0"/>
          <w:divBdr>
            <w:top w:val="none" w:sz="0" w:space="0" w:color="auto"/>
            <w:left w:val="none" w:sz="0" w:space="0" w:color="auto"/>
            <w:bottom w:val="none" w:sz="0" w:space="0" w:color="auto"/>
            <w:right w:val="none" w:sz="0" w:space="0" w:color="auto"/>
          </w:divBdr>
        </w:div>
        <w:div w:id="1655403947">
          <w:marLeft w:val="640"/>
          <w:marRight w:val="0"/>
          <w:marTop w:val="0"/>
          <w:marBottom w:val="0"/>
          <w:divBdr>
            <w:top w:val="none" w:sz="0" w:space="0" w:color="auto"/>
            <w:left w:val="none" w:sz="0" w:space="0" w:color="auto"/>
            <w:bottom w:val="none" w:sz="0" w:space="0" w:color="auto"/>
            <w:right w:val="none" w:sz="0" w:space="0" w:color="auto"/>
          </w:divBdr>
        </w:div>
        <w:div w:id="1224484723">
          <w:marLeft w:val="640"/>
          <w:marRight w:val="0"/>
          <w:marTop w:val="0"/>
          <w:marBottom w:val="0"/>
          <w:divBdr>
            <w:top w:val="none" w:sz="0" w:space="0" w:color="auto"/>
            <w:left w:val="none" w:sz="0" w:space="0" w:color="auto"/>
            <w:bottom w:val="none" w:sz="0" w:space="0" w:color="auto"/>
            <w:right w:val="none" w:sz="0" w:space="0" w:color="auto"/>
          </w:divBdr>
        </w:div>
        <w:div w:id="1773042851">
          <w:marLeft w:val="640"/>
          <w:marRight w:val="0"/>
          <w:marTop w:val="0"/>
          <w:marBottom w:val="0"/>
          <w:divBdr>
            <w:top w:val="none" w:sz="0" w:space="0" w:color="auto"/>
            <w:left w:val="none" w:sz="0" w:space="0" w:color="auto"/>
            <w:bottom w:val="none" w:sz="0" w:space="0" w:color="auto"/>
            <w:right w:val="none" w:sz="0" w:space="0" w:color="auto"/>
          </w:divBdr>
        </w:div>
        <w:div w:id="648482342">
          <w:marLeft w:val="640"/>
          <w:marRight w:val="0"/>
          <w:marTop w:val="0"/>
          <w:marBottom w:val="0"/>
          <w:divBdr>
            <w:top w:val="none" w:sz="0" w:space="0" w:color="auto"/>
            <w:left w:val="none" w:sz="0" w:space="0" w:color="auto"/>
            <w:bottom w:val="none" w:sz="0" w:space="0" w:color="auto"/>
            <w:right w:val="none" w:sz="0" w:space="0" w:color="auto"/>
          </w:divBdr>
        </w:div>
        <w:div w:id="1245913818">
          <w:marLeft w:val="640"/>
          <w:marRight w:val="0"/>
          <w:marTop w:val="0"/>
          <w:marBottom w:val="0"/>
          <w:divBdr>
            <w:top w:val="none" w:sz="0" w:space="0" w:color="auto"/>
            <w:left w:val="none" w:sz="0" w:space="0" w:color="auto"/>
            <w:bottom w:val="none" w:sz="0" w:space="0" w:color="auto"/>
            <w:right w:val="none" w:sz="0" w:space="0" w:color="auto"/>
          </w:divBdr>
        </w:div>
        <w:div w:id="134875788">
          <w:marLeft w:val="640"/>
          <w:marRight w:val="0"/>
          <w:marTop w:val="0"/>
          <w:marBottom w:val="0"/>
          <w:divBdr>
            <w:top w:val="none" w:sz="0" w:space="0" w:color="auto"/>
            <w:left w:val="none" w:sz="0" w:space="0" w:color="auto"/>
            <w:bottom w:val="none" w:sz="0" w:space="0" w:color="auto"/>
            <w:right w:val="none" w:sz="0" w:space="0" w:color="auto"/>
          </w:divBdr>
        </w:div>
        <w:div w:id="376244518">
          <w:marLeft w:val="640"/>
          <w:marRight w:val="0"/>
          <w:marTop w:val="0"/>
          <w:marBottom w:val="0"/>
          <w:divBdr>
            <w:top w:val="none" w:sz="0" w:space="0" w:color="auto"/>
            <w:left w:val="none" w:sz="0" w:space="0" w:color="auto"/>
            <w:bottom w:val="none" w:sz="0" w:space="0" w:color="auto"/>
            <w:right w:val="none" w:sz="0" w:space="0" w:color="auto"/>
          </w:divBdr>
        </w:div>
        <w:div w:id="1982033838">
          <w:marLeft w:val="640"/>
          <w:marRight w:val="0"/>
          <w:marTop w:val="0"/>
          <w:marBottom w:val="0"/>
          <w:divBdr>
            <w:top w:val="none" w:sz="0" w:space="0" w:color="auto"/>
            <w:left w:val="none" w:sz="0" w:space="0" w:color="auto"/>
            <w:bottom w:val="none" w:sz="0" w:space="0" w:color="auto"/>
            <w:right w:val="none" w:sz="0" w:space="0" w:color="auto"/>
          </w:divBdr>
        </w:div>
        <w:div w:id="108017525">
          <w:marLeft w:val="640"/>
          <w:marRight w:val="0"/>
          <w:marTop w:val="0"/>
          <w:marBottom w:val="0"/>
          <w:divBdr>
            <w:top w:val="none" w:sz="0" w:space="0" w:color="auto"/>
            <w:left w:val="none" w:sz="0" w:space="0" w:color="auto"/>
            <w:bottom w:val="none" w:sz="0" w:space="0" w:color="auto"/>
            <w:right w:val="none" w:sz="0" w:space="0" w:color="auto"/>
          </w:divBdr>
        </w:div>
        <w:div w:id="494807619">
          <w:marLeft w:val="640"/>
          <w:marRight w:val="0"/>
          <w:marTop w:val="0"/>
          <w:marBottom w:val="0"/>
          <w:divBdr>
            <w:top w:val="none" w:sz="0" w:space="0" w:color="auto"/>
            <w:left w:val="none" w:sz="0" w:space="0" w:color="auto"/>
            <w:bottom w:val="none" w:sz="0" w:space="0" w:color="auto"/>
            <w:right w:val="none" w:sz="0" w:space="0" w:color="auto"/>
          </w:divBdr>
        </w:div>
        <w:div w:id="1457336761">
          <w:marLeft w:val="640"/>
          <w:marRight w:val="0"/>
          <w:marTop w:val="0"/>
          <w:marBottom w:val="0"/>
          <w:divBdr>
            <w:top w:val="none" w:sz="0" w:space="0" w:color="auto"/>
            <w:left w:val="none" w:sz="0" w:space="0" w:color="auto"/>
            <w:bottom w:val="none" w:sz="0" w:space="0" w:color="auto"/>
            <w:right w:val="none" w:sz="0" w:space="0" w:color="auto"/>
          </w:divBdr>
        </w:div>
        <w:div w:id="266548906">
          <w:marLeft w:val="640"/>
          <w:marRight w:val="0"/>
          <w:marTop w:val="0"/>
          <w:marBottom w:val="0"/>
          <w:divBdr>
            <w:top w:val="none" w:sz="0" w:space="0" w:color="auto"/>
            <w:left w:val="none" w:sz="0" w:space="0" w:color="auto"/>
            <w:bottom w:val="none" w:sz="0" w:space="0" w:color="auto"/>
            <w:right w:val="none" w:sz="0" w:space="0" w:color="auto"/>
          </w:divBdr>
        </w:div>
        <w:div w:id="924919559">
          <w:marLeft w:val="640"/>
          <w:marRight w:val="0"/>
          <w:marTop w:val="0"/>
          <w:marBottom w:val="0"/>
          <w:divBdr>
            <w:top w:val="none" w:sz="0" w:space="0" w:color="auto"/>
            <w:left w:val="none" w:sz="0" w:space="0" w:color="auto"/>
            <w:bottom w:val="none" w:sz="0" w:space="0" w:color="auto"/>
            <w:right w:val="none" w:sz="0" w:space="0" w:color="auto"/>
          </w:divBdr>
        </w:div>
        <w:div w:id="1155805160">
          <w:marLeft w:val="640"/>
          <w:marRight w:val="0"/>
          <w:marTop w:val="0"/>
          <w:marBottom w:val="0"/>
          <w:divBdr>
            <w:top w:val="none" w:sz="0" w:space="0" w:color="auto"/>
            <w:left w:val="none" w:sz="0" w:space="0" w:color="auto"/>
            <w:bottom w:val="none" w:sz="0" w:space="0" w:color="auto"/>
            <w:right w:val="none" w:sz="0" w:space="0" w:color="auto"/>
          </w:divBdr>
        </w:div>
        <w:div w:id="1981614404">
          <w:marLeft w:val="640"/>
          <w:marRight w:val="0"/>
          <w:marTop w:val="0"/>
          <w:marBottom w:val="0"/>
          <w:divBdr>
            <w:top w:val="none" w:sz="0" w:space="0" w:color="auto"/>
            <w:left w:val="none" w:sz="0" w:space="0" w:color="auto"/>
            <w:bottom w:val="none" w:sz="0" w:space="0" w:color="auto"/>
            <w:right w:val="none" w:sz="0" w:space="0" w:color="auto"/>
          </w:divBdr>
        </w:div>
        <w:div w:id="1926111784">
          <w:marLeft w:val="640"/>
          <w:marRight w:val="0"/>
          <w:marTop w:val="0"/>
          <w:marBottom w:val="0"/>
          <w:divBdr>
            <w:top w:val="none" w:sz="0" w:space="0" w:color="auto"/>
            <w:left w:val="none" w:sz="0" w:space="0" w:color="auto"/>
            <w:bottom w:val="none" w:sz="0" w:space="0" w:color="auto"/>
            <w:right w:val="none" w:sz="0" w:space="0" w:color="auto"/>
          </w:divBdr>
        </w:div>
        <w:div w:id="1628511489">
          <w:marLeft w:val="640"/>
          <w:marRight w:val="0"/>
          <w:marTop w:val="0"/>
          <w:marBottom w:val="0"/>
          <w:divBdr>
            <w:top w:val="none" w:sz="0" w:space="0" w:color="auto"/>
            <w:left w:val="none" w:sz="0" w:space="0" w:color="auto"/>
            <w:bottom w:val="none" w:sz="0" w:space="0" w:color="auto"/>
            <w:right w:val="none" w:sz="0" w:space="0" w:color="auto"/>
          </w:divBdr>
        </w:div>
        <w:div w:id="782654792">
          <w:marLeft w:val="640"/>
          <w:marRight w:val="0"/>
          <w:marTop w:val="0"/>
          <w:marBottom w:val="0"/>
          <w:divBdr>
            <w:top w:val="none" w:sz="0" w:space="0" w:color="auto"/>
            <w:left w:val="none" w:sz="0" w:space="0" w:color="auto"/>
            <w:bottom w:val="none" w:sz="0" w:space="0" w:color="auto"/>
            <w:right w:val="none" w:sz="0" w:space="0" w:color="auto"/>
          </w:divBdr>
        </w:div>
        <w:div w:id="621614366">
          <w:marLeft w:val="640"/>
          <w:marRight w:val="0"/>
          <w:marTop w:val="0"/>
          <w:marBottom w:val="0"/>
          <w:divBdr>
            <w:top w:val="none" w:sz="0" w:space="0" w:color="auto"/>
            <w:left w:val="none" w:sz="0" w:space="0" w:color="auto"/>
            <w:bottom w:val="none" w:sz="0" w:space="0" w:color="auto"/>
            <w:right w:val="none" w:sz="0" w:space="0" w:color="auto"/>
          </w:divBdr>
        </w:div>
        <w:div w:id="886381839">
          <w:marLeft w:val="640"/>
          <w:marRight w:val="0"/>
          <w:marTop w:val="0"/>
          <w:marBottom w:val="0"/>
          <w:divBdr>
            <w:top w:val="none" w:sz="0" w:space="0" w:color="auto"/>
            <w:left w:val="none" w:sz="0" w:space="0" w:color="auto"/>
            <w:bottom w:val="none" w:sz="0" w:space="0" w:color="auto"/>
            <w:right w:val="none" w:sz="0" w:space="0" w:color="auto"/>
          </w:divBdr>
        </w:div>
        <w:div w:id="1343506064">
          <w:marLeft w:val="640"/>
          <w:marRight w:val="0"/>
          <w:marTop w:val="0"/>
          <w:marBottom w:val="0"/>
          <w:divBdr>
            <w:top w:val="none" w:sz="0" w:space="0" w:color="auto"/>
            <w:left w:val="none" w:sz="0" w:space="0" w:color="auto"/>
            <w:bottom w:val="none" w:sz="0" w:space="0" w:color="auto"/>
            <w:right w:val="none" w:sz="0" w:space="0" w:color="auto"/>
          </w:divBdr>
        </w:div>
        <w:div w:id="486672152">
          <w:marLeft w:val="640"/>
          <w:marRight w:val="0"/>
          <w:marTop w:val="0"/>
          <w:marBottom w:val="0"/>
          <w:divBdr>
            <w:top w:val="none" w:sz="0" w:space="0" w:color="auto"/>
            <w:left w:val="none" w:sz="0" w:space="0" w:color="auto"/>
            <w:bottom w:val="none" w:sz="0" w:space="0" w:color="auto"/>
            <w:right w:val="none" w:sz="0" w:space="0" w:color="auto"/>
          </w:divBdr>
        </w:div>
        <w:div w:id="682702731">
          <w:marLeft w:val="640"/>
          <w:marRight w:val="0"/>
          <w:marTop w:val="0"/>
          <w:marBottom w:val="0"/>
          <w:divBdr>
            <w:top w:val="none" w:sz="0" w:space="0" w:color="auto"/>
            <w:left w:val="none" w:sz="0" w:space="0" w:color="auto"/>
            <w:bottom w:val="none" w:sz="0" w:space="0" w:color="auto"/>
            <w:right w:val="none" w:sz="0" w:space="0" w:color="auto"/>
          </w:divBdr>
        </w:div>
        <w:div w:id="1658729693">
          <w:marLeft w:val="640"/>
          <w:marRight w:val="0"/>
          <w:marTop w:val="0"/>
          <w:marBottom w:val="0"/>
          <w:divBdr>
            <w:top w:val="none" w:sz="0" w:space="0" w:color="auto"/>
            <w:left w:val="none" w:sz="0" w:space="0" w:color="auto"/>
            <w:bottom w:val="none" w:sz="0" w:space="0" w:color="auto"/>
            <w:right w:val="none" w:sz="0" w:space="0" w:color="auto"/>
          </w:divBdr>
        </w:div>
        <w:div w:id="175461725">
          <w:marLeft w:val="640"/>
          <w:marRight w:val="0"/>
          <w:marTop w:val="0"/>
          <w:marBottom w:val="0"/>
          <w:divBdr>
            <w:top w:val="none" w:sz="0" w:space="0" w:color="auto"/>
            <w:left w:val="none" w:sz="0" w:space="0" w:color="auto"/>
            <w:bottom w:val="none" w:sz="0" w:space="0" w:color="auto"/>
            <w:right w:val="none" w:sz="0" w:space="0" w:color="auto"/>
          </w:divBdr>
        </w:div>
        <w:div w:id="71657339">
          <w:marLeft w:val="640"/>
          <w:marRight w:val="0"/>
          <w:marTop w:val="0"/>
          <w:marBottom w:val="0"/>
          <w:divBdr>
            <w:top w:val="none" w:sz="0" w:space="0" w:color="auto"/>
            <w:left w:val="none" w:sz="0" w:space="0" w:color="auto"/>
            <w:bottom w:val="none" w:sz="0" w:space="0" w:color="auto"/>
            <w:right w:val="none" w:sz="0" w:space="0" w:color="auto"/>
          </w:divBdr>
        </w:div>
        <w:div w:id="2087680526">
          <w:marLeft w:val="640"/>
          <w:marRight w:val="0"/>
          <w:marTop w:val="0"/>
          <w:marBottom w:val="0"/>
          <w:divBdr>
            <w:top w:val="none" w:sz="0" w:space="0" w:color="auto"/>
            <w:left w:val="none" w:sz="0" w:space="0" w:color="auto"/>
            <w:bottom w:val="none" w:sz="0" w:space="0" w:color="auto"/>
            <w:right w:val="none" w:sz="0" w:space="0" w:color="auto"/>
          </w:divBdr>
        </w:div>
        <w:div w:id="93940051">
          <w:marLeft w:val="640"/>
          <w:marRight w:val="0"/>
          <w:marTop w:val="0"/>
          <w:marBottom w:val="0"/>
          <w:divBdr>
            <w:top w:val="none" w:sz="0" w:space="0" w:color="auto"/>
            <w:left w:val="none" w:sz="0" w:space="0" w:color="auto"/>
            <w:bottom w:val="none" w:sz="0" w:space="0" w:color="auto"/>
            <w:right w:val="none" w:sz="0" w:space="0" w:color="auto"/>
          </w:divBdr>
        </w:div>
        <w:div w:id="869564185">
          <w:marLeft w:val="640"/>
          <w:marRight w:val="0"/>
          <w:marTop w:val="0"/>
          <w:marBottom w:val="0"/>
          <w:divBdr>
            <w:top w:val="none" w:sz="0" w:space="0" w:color="auto"/>
            <w:left w:val="none" w:sz="0" w:space="0" w:color="auto"/>
            <w:bottom w:val="none" w:sz="0" w:space="0" w:color="auto"/>
            <w:right w:val="none" w:sz="0" w:space="0" w:color="auto"/>
          </w:divBdr>
        </w:div>
        <w:div w:id="552277525">
          <w:marLeft w:val="640"/>
          <w:marRight w:val="0"/>
          <w:marTop w:val="0"/>
          <w:marBottom w:val="0"/>
          <w:divBdr>
            <w:top w:val="none" w:sz="0" w:space="0" w:color="auto"/>
            <w:left w:val="none" w:sz="0" w:space="0" w:color="auto"/>
            <w:bottom w:val="none" w:sz="0" w:space="0" w:color="auto"/>
            <w:right w:val="none" w:sz="0" w:space="0" w:color="auto"/>
          </w:divBdr>
        </w:div>
        <w:div w:id="1077555167">
          <w:marLeft w:val="640"/>
          <w:marRight w:val="0"/>
          <w:marTop w:val="0"/>
          <w:marBottom w:val="0"/>
          <w:divBdr>
            <w:top w:val="none" w:sz="0" w:space="0" w:color="auto"/>
            <w:left w:val="none" w:sz="0" w:space="0" w:color="auto"/>
            <w:bottom w:val="none" w:sz="0" w:space="0" w:color="auto"/>
            <w:right w:val="none" w:sz="0" w:space="0" w:color="auto"/>
          </w:divBdr>
        </w:div>
        <w:div w:id="507525061">
          <w:marLeft w:val="640"/>
          <w:marRight w:val="0"/>
          <w:marTop w:val="0"/>
          <w:marBottom w:val="0"/>
          <w:divBdr>
            <w:top w:val="none" w:sz="0" w:space="0" w:color="auto"/>
            <w:left w:val="none" w:sz="0" w:space="0" w:color="auto"/>
            <w:bottom w:val="none" w:sz="0" w:space="0" w:color="auto"/>
            <w:right w:val="none" w:sz="0" w:space="0" w:color="auto"/>
          </w:divBdr>
        </w:div>
        <w:div w:id="109591414">
          <w:marLeft w:val="640"/>
          <w:marRight w:val="0"/>
          <w:marTop w:val="0"/>
          <w:marBottom w:val="0"/>
          <w:divBdr>
            <w:top w:val="none" w:sz="0" w:space="0" w:color="auto"/>
            <w:left w:val="none" w:sz="0" w:space="0" w:color="auto"/>
            <w:bottom w:val="none" w:sz="0" w:space="0" w:color="auto"/>
            <w:right w:val="none" w:sz="0" w:space="0" w:color="auto"/>
          </w:divBdr>
        </w:div>
        <w:div w:id="887687124">
          <w:marLeft w:val="640"/>
          <w:marRight w:val="0"/>
          <w:marTop w:val="0"/>
          <w:marBottom w:val="0"/>
          <w:divBdr>
            <w:top w:val="none" w:sz="0" w:space="0" w:color="auto"/>
            <w:left w:val="none" w:sz="0" w:space="0" w:color="auto"/>
            <w:bottom w:val="none" w:sz="0" w:space="0" w:color="auto"/>
            <w:right w:val="none" w:sz="0" w:space="0" w:color="auto"/>
          </w:divBdr>
        </w:div>
        <w:div w:id="1798374125">
          <w:marLeft w:val="640"/>
          <w:marRight w:val="0"/>
          <w:marTop w:val="0"/>
          <w:marBottom w:val="0"/>
          <w:divBdr>
            <w:top w:val="none" w:sz="0" w:space="0" w:color="auto"/>
            <w:left w:val="none" w:sz="0" w:space="0" w:color="auto"/>
            <w:bottom w:val="none" w:sz="0" w:space="0" w:color="auto"/>
            <w:right w:val="none" w:sz="0" w:space="0" w:color="auto"/>
          </w:divBdr>
        </w:div>
        <w:div w:id="1365712659">
          <w:marLeft w:val="640"/>
          <w:marRight w:val="0"/>
          <w:marTop w:val="0"/>
          <w:marBottom w:val="0"/>
          <w:divBdr>
            <w:top w:val="none" w:sz="0" w:space="0" w:color="auto"/>
            <w:left w:val="none" w:sz="0" w:space="0" w:color="auto"/>
            <w:bottom w:val="none" w:sz="0" w:space="0" w:color="auto"/>
            <w:right w:val="none" w:sz="0" w:space="0" w:color="auto"/>
          </w:divBdr>
        </w:div>
        <w:div w:id="747968604">
          <w:marLeft w:val="640"/>
          <w:marRight w:val="0"/>
          <w:marTop w:val="0"/>
          <w:marBottom w:val="0"/>
          <w:divBdr>
            <w:top w:val="none" w:sz="0" w:space="0" w:color="auto"/>
            <w:left w:val="none" w:sz="0" w:space="0" w:color="auto"/>
            <w:bottom w:val="none" w:sz="0" w:space="0" w:color="auto"/>
            <w:right w:val="none" w:sz="0" w:space="0" w:color="auto"/>
          </w:divBdr>
        </w:div>
        <w:div w:id="299269982">
          <w:marLeft w:val="640"/>
          <w:marRight w:val="0"/>
          <w:marTop w:val="0"/>
          <w:marBottom w:val="0"/>
          <w:divBdr>
            <w:top w:val="none" w:sz="0" w:space="0" w:color="auto"/>
            <w:left w:val="none" w:sz="0" w:space="0" w:color="auto"/>
            <w:bottom w:val="none" w:sz="0" w:space="0" w:color="auto"/>
            <w:right w:val="none" w:sz="0" w:space="0" w:color="auto"/>
          </w:divBdr>
        </w:div>
        <w:div w:id="1530070569">
          <w:marLeft w:val="640"/>
          <w:marRight w:val="0"/>
          <w:marTop w:val="0"/>
          <w:marBottom w:val="0"/>
          <w:divBdr>
            <w:top w:val="none" w:sz="0" w:space="0" w:color="auto"/>
            <w:left w:val="none" w:sz="0" w:space="0" w:color="auto"/>
            <w:bottom w:val="none" w:sz="0" w:space="0" w:color="auto"/>
            <w:right w:val="none" w:sz="0" w:space="0" w:color="auto"/>
          </w:divBdr>
        </w:div>
        <w:div w:id="1364592290">
          <w:marLeft w:val="640"/>
          <w:marRight w:val="0"/>
          <w:marTop w:val="0"/>
          <w:marBottom w:val="0"/>
          <w:divBdr>
            <w:top w:val="none" w:sz="0" w:space="0" w:color="auto"/>
            <w:left w:val="none" w:sz="0" w:space="0" w:color="auto"/>
            <w:bottom w:val="none" w:sz="0" w:space="0" w:color="auto"/>
            <w:right w:val="none" w:sz="0" w:space="0" w:color="auto"/>
          </w:divBdr>
        </w:div>
        <w:div w:id="1897816254">
          <w:marLeft w:val="640"/>
          <w:marRight w:val="0"/>
          <w:marTop w:val="0"/>
          <w:marBottom w:val="0"/>
          <w:divBdr>
            <w:top w:val="none" w:sz="0" w:space="0" w:color="auto"/>
            <w:left w:val="none" w:sz="0" w:space="0" w:color="auto"/>
            <w:bottom w:val="none" w:sz="0" w:space="0" w:color="auto"/>
            <w:right w:val="none" w:sz="0" w:space="0" w:color="auto"/>
          </w:divBdr>
        </w:div>
        <w:div w:id="1919553859">
          <w:marLeft w:val="640"/>
          <w:marRight w:val="0"/>
          <w:marTop w:val="0"/>
          <w:marBottom w:val="0"/>
          <w:divBdr>
            <w:top w:val="none" w:sz="0" w:space="0" w:color="auto"/>
            <w:left w:val="none" w:sz="0" w:space="0" w:color="auto"/>
            <w:bottom w:val="none" w:sz="0" w:space="0" w:color="auto"/>
            <w:right w:val="none" w:sz="0" w:space="0" w:color="auto"/>
          </w:divBdr>
        </w:div>
        <w:div w:id="921911292">
          <w:marLeft w:val="640"/>
          <w:marRight w:val="0"/>
          <w:marTop w:val="0"/>
          <w:marBottom w:val="0"/>
          <w:divBdr>
            <w:top w:val="none" w:sz="0" w:space="0" w:color="auto"/>
            <w:left w:val="none" w:sz="0" w:space="0" w:color="auto"/>
            <w:bottom w:val="none" w:sz="0" w:space="0" w:color="auto"/>
            <w:right w:val="none" w:sz="0" w:space="0" w:color="auto"/>
          </w:divBdr>
        </w:div>
        <w:div w:id="1062366168">
          <w:marLeft w:val="640"/>
          <w:marRight w:val="0"/>
          <w:marTop w:val="0"/>
          <w:marBottom w:val="0"/>
          <w:divBdr>
            <w:top w:val="none" w:sz="0" w:space="0" w:color="auto"/>
            <w:left w:val="none" w:sz="0" w:space="0" w:color="auto"/>
            <w:bottom w:val="none" w:sz="0" w:space="0" w:color="auto"/>
            <w:right w:val="none" w:sz="0" w:space="0" w:color="auto"/>
          </w:divBdr>
        </w:div>
        <w:div w:id="1805731291">
          <w:marLeft w:val="640"/>
          <w:marRight w:val="0"/>
          <w:marTop w:val="0"/>
          <w:marBottom w:val="0"/>
          <w:divBdr>
            <w:top w:val="none" w:sz="0" w:space="0" w:color="auto"/>
            <w:left w:val="none" w:sz="0" w:space="0" w:color="auto"/>
            <w:bottom w:val="none" w:sz="0" w:space="0" w:color="auto"/>
            <w:right w:val="none" w:sz="0" w:space="0" w:color="auto"/>
          </w:divBdr>
        </w:div>
        <w:div w:id="21172539">
          <w:marLeft w:val="640"/>
          <w:marRight w:val="0"/>
          <w:marTop w:val="0"/>
          <w:marBottom w:val="0"/>
          <w:divBdr>
            <w:top w:val="none" w:sz="0" w:space="0" w:color="auto"/>
            <w:left w:val="none" w:sz="0" w:space="0" w:color="auto"/>
            <w:bottom w:val="none" w:sz="0" w:space="0" w:color="auto"/>
            <w:right w:val="none" w:sz="0" w:space="0" w:color="auto"/>
          </w:divBdr>
        </w:div>
        <w:div w:id="2121951565">
          <w:marLeft w:val="640"/>
          <w:marRight w:val="0"/>
          <w:marTop w:val="0"/>
          <w:marBottom w:val="0"/>
          <w:divBdr>
            <w:top w:val="none" w:sz="0" w:space="0" w:color="auto"/>
            <w:left w:val="none" w:sz="0" w:space="0" w:color="auto"/>
            <w:bottom w:val="none" w:sz="0" w:space="0" w:color="auto"/>
            <w:right w:val="none" w:sz="0" w:space="0" w:color="auto"/>
          </w:divBdr>
        </w:div>
        <w:div w:id="1365404331">
          <w:marLeft w:val="640"/>
          <w:marRight w:val="0"/>
          <w:marTop w:val="0"/>
          <w:marBottom w:val="0"/>
          <w:divBdr>
            <w:top w:val="none" w:sz="0" w:space="0" w:color="auto"/>
            <w:left w:val="none" w:sz="0" w:space="0" w:color="auto"/>
            <w:bottom w:val="none" w:sz="0" w:space="0" w:color="auto"/>
            <w:right w:val="none" w:sz="0" w:space="0" w:color="auto"/>
          </w:divBdr>
        </w:div>
        <w:div w:id="1375346093">
          <w:marLeft w:val="640"/>
          <w:marRight w:val="0"/>
          <w:marTop w:val="0"/>
          <w:marBottom w:val="0"/>
          <w:divBdr>
            <w:top w:val="none" w:sz="0" w:space="0" w:color="auto"/>
            <w:left w:val="none" w:sz="0" w:space="0" w:color="auto"/>
            <w:bottom w:val="none" w:sz="0" w:space="0" w:color="auto"/>
            <w:right w:val="none" w:sz="0" w:space="0" w:color="auto"/>
          </w:divBdr>
        </w:div>
      </w:divsChild>
    </w:div>
    <w:div w:id="2004315891">
      <w:bodyDiv w:val="1"/>
      <w:marLeft w:val="0"/>
      <w:marRight w:val="0"/>
      <w:marTop w:val="0"/>
      <w:marBottom w:val="0"/>
      <w:divBdr>
        <w:top w:val="none" w:sz="0" w:space="0" w:color="auto"/>
        <w:left w:val="none" w:sz="0" w:space="0" w:color="auto"/>
        <w:bottom w:val="none" w:sz="0" w:space="0" w:color="auto"/>
        <w:right w:val="none" w:sz="0" w:space="0" w:color="auto"/>
      </w:divBdr>
      <w:divsChild>
        <w:div w:id="1166744869">
          <w:marLeft w:val="640"/>
          <w:marRight w:val="0"/>
          <w:marTop w:val="0"/>
          <w:marBottom w:val="0"/>
          <w:divBdr>
            <w:top w:val="none" w:sz="0" w:space="0" w:color="auto"/>
            <w:left w:val="none" w:sz="0" w:space="0" w:color="auto"/>
            <w:bottom w:val="none" w:sz="0" w:space="0" w:color="auto"/>
            <w:right w:val="none" w:sz="0" w:space="0" w:color="auto"/>
          </w:divBdr>
        </w:div>
        <w:div w:id="728652000">
          <w:marLeft w:val="640"/>
          <w:marRight w:val="0"/>
          <w:marTop w:val="0"/>
          <w:marBottom w:val="0"/>
          <w:divBdr>
            <w:top w:val="none" w:sz="0" w:space="0" w:color="auto"/>
            <w:left w:val="none" w:sz="0" w:space="0" w:color="auto"/>
            <w:bottom w:val="none" w:sz="0" w:space="0" w:color="auto"/>
            <w:right w:val="none" w:sz="0" w:space="0" w:color="auto"/>
          </w:divBdr>
        </w:div>
        <w:div w:id="823156130">
          <w:marLeft w:val="640"/>
          <w:marRight w:val="0"/>
          <w:marTop w:val="0"/>
          <w:marBottom w:val="0"/>
          <w:divBdr>
            <w:top w:val="none" w:sz="0" w:space="0" w:color="auto"/>
            <w:left w:val="none" w:sz="0" w:space="0" w:color="auto"/>
            <w:bottom w:val="none" w:sz="0" w:space="0" w:color="auto"/>
            <w:right w:val="none" w:sz="0" w:space="0" w:color="auto"/>
          </w:divBdr>
        </w:div>
        <w:div w:id="918292078">
          <w:marLeft w:val="640"/>
          <w:marRight w:val="0"/>
          <w:marTop w:val="0"/>
          <w:marBottom w:val="0"/>
          <w:divBdr>
            <w:top w:val="none" w:sz="0" w:space="0" w:color="auto"/>
            <w:left w:val="none" w:sz="0" w:space="0" w:color="auto"/>
            <w:bottom w:val="none" w:sz="0" w:space="0" w:color="auto"/>
            <w:right w:val="none" w:sz="0" w:space="0" w:color="auto"/>
          </w:divBdr>
        </w:div>
        <w:div w:id="1051418773">
          <w:marLeft w:val="640"/>
          <w:marRight w:val="0"/>
          <w:marTop w:val="0"/>
          <w:marBottom w:val="0"/>
          <w:divBdr>
            <w:top w:val="none" w:sz="0" w:space="0" w:color="auto"/>
            <w:left w:val="none" w:sz="0" w:space="0" w:color="auto"/>
            <w:bottom w:val="none" w:sz="0" w:space="0" w:color="auto"/>
            <w:right w:val="none" w:sz="0" w:space="0" w:color="auto"/>
          </w:divBdr>
        </w:div>
        <w:div w:id="1789162669">
          <w:marLeft w:val="640"/>
          <w:marRight w:val="0"/>
          <w:marTop w:val="0"/>
          <w:marBottom w:val="0"/>
          <w:divBdr>
            <w:top w:val="none" w:sz="0" w:space="0" w:color="auto"/>
            <w:left w:val="none" w:sz="0" w:space="0" w:color="auto"/>
            <w:bottom w:val="none" w:sz="0" w:space="0" w:color="auto"/>
            <w:right w:val="none" w:sz="0" w:space="0" w:color="auto"/>
          </w:divBdr>
        </w:div>
        <w:div w:id="771434126">
          <w:marLeft w:val="640"/>
          <w:marRight w:val="0"/>
          <w:marTop w:val="0"/>
          <w:marBottom w:val="0"/>
          <w:divBdr>
            <w:top w:val="none" w:sz="0" w:space="0" w:color="auto"/>
            <w:left w:val="none" w:sz="0" w:space="0" w:color="auto"/>
            <w:bottom w:val="none" w:sz="0" w:space="0" w:color="auto"/>
            <w:right w:val="none" w:sz="0" w:space="0" w:color="auto"/>
          </w:divBdr>
        </w:div>
        <w:div w:id="621888608">
          <w:marLeft w:val="640"/>
          <w:marRight w:val="0"/>
          <w:marTop w:val="0"/>
          <w:marBottom w:val="0"/>
          <w:divBdr>
            <w:top w:val="none" w:sz="0" w:space="0" w:color="auto"/>
            <w:left w:val="none" w:sz="0" w:space="0" w:color="auto"/>
            <w:bottom w:val="none" w:sz="0" w:space="0" w:color="auto"/>
            <w:right w:val="none" w:sz="0" w:space="0" w:color="auto"/>
          </w:divBdr>
        </w:div>
        <w:div w:id="933905850">
          <w:marLeft w:val="640"/>
          <w:marRight w:val="0"/>
          <w:marTop w:val="0"/>
          <w:marBottom w:val="0"/>
          <w:divBdr>
            <w:top w:val="none" w:sz="0" w:space="0" w:color="auto"/>
            <w:left w:val="none" w:sz="0" w:space="0" w:color="auto"/>
            <w:bottom w:val="none" w:sz="0" w:space="0" w:color="auto"/>
            <w:right w:val="none" w:sz="0" w:space="0" w:color="auto"/>
          </w:divBdr>
        </w:div>
        <w:div w:id="2068872726">
          <w:marLeft w:val="640"/>
          <w:marRight w:val="0"/>
          <w:marTop w:val="0"/>
          <w:marBottom w:val="0"/>
          <w:divBdr>
            <w:top w:val="none" w:sz="0" w:space="0" w:color="auto"/>
            <w:left w:val="none" w:sz="0" w:space="0" w:color="auto"/>
            <w:bottom w:val="none" w:sz="0" w:space="0" w:color="auto"/>
            <w:right w:val="none" w:sz="0" w:space="0" w:color="auto"/>
          </w:divBdr>
        </w:div>
        <w:div w:id="1267272307">
          <w:marLeft w:val="640"/>
          <w:marRight w:val="0"/>
          <w:marTop w:val="0"/>
          <w:marBottom w:val="0"/>
          <w:divBdr>
            <w:top w:val="none" w:sz="0" w:space="0" w:color="auto"/>
            <w:left w:val="none" w:sz="0" w:space="0" w:color="auto"/>
            <w:bottom w:val="none" w:sz="0" w:space="0" w:color="auto"/>
            <w:right w:val="none" w:sz="0" w:space="0" w:color="auto"/>
          </w:divBdr>
        </w:div>
        <w:div w:id="1972902442">
          <w:marLeft w:val="640"/>
          <w:marRight w:val="0"/>
          <w:marTop w:val="0"/>
          <w:marBottom w:val="0"/>
          <w:divBdr>
            <w:top w:val="none" w:sz="0" w:space="0" w:color="auto"/>
            <w:left w:val="none" w:sz="0" w:space="0" w:color="auto"/>
            <w:bottom w:val="none" w:sz="0" w:space="0" w:color="auto"/>
            <w:right w:val="none" w:sz="0" w:space="0" w:color="auto"/>
          </w:divBdr>
        </w:div>
        <w:div w:id="1251279810">
          <w:marLeft w:val="640"/>
          <w:marRight w:val="0"/>
          <w:marTop w:val="0"/>
          <w:marBottom w:val="0"/>
          <w:divBdr>
            <w:top w:val="none" w:sz="0" w:space="0" w:color="auto"/>
            <w:left w:val="none" w:sz="0" w:space="0" w:color="auto"/>
            <w:bottom w:val="none" w:sz="0" w:space="0" w:color="auto"/>
            <w:right w:val="none" w:sz="0" w:space="0" w:color="auto"/>
          </w:divBdr>
        </w:div>
        <w:div w:id="818155084">
          <w:marLeft w:val="640"/>
          <w:marRight w:val="0"/>
          <w:marTop w:val="0"/>
          <w:marBottom w:val="0"/>
          <w:divBdr>
            <w:top w:val="none" w:sz="0" w:space="0" w:color="auto"/>
            <w:left w:val="none" w:sz="0" w:space="0" w:color="auto"/>
            <w:bottom w:val="none" w:sz="0" w:space="0" w:color="auto"/>
            <w:right w:val="none" w:sz="0" w:space="0" w:color="auto"/>
          </w:divBdr>
        </w:div>
        <w:div w:id="58024199">
          <w:marLeft w:val="640"/>
          <w:marRight w:val="0"/>
          <w:marTop w:val="0"/>
          <w:marBottom w:val="0"/>
          <w:divBdr>
            <w:top w:val="none" w:sz="0" w:space="0" w:color="auto"/>
            <w:left w:val="none" w:sz="0" w:space="0" w:color="auto"/>
            <w:bottom w:val="none" w:sz="0" w:space="0" w:color="auto"/>
            <w:right w:val="none" w:sz="0" w:space="0" w:color="auto"/>
          </w:divBdr>
        </w:div>
        <w:div w:id="2115781537">
          <w:marLeft w:val="640"/>
          <w:marRight w:val="0"/>
          <w:marTop w:val="0"/>
          <w:marBottom w:val="0"/>
          <w:divBdr>
            <w:top w:val="none" w:sz="0" w:space="0" w:color="auto"/>
            <w:left w:val="none" w:sz="0" w:space="0" w:color="auto"/>
            <w:bottom w:val="none" w:sz="0" w:space="0" w:color="auto"/>
            <w:right w:val="none" w:sz="0" w:space="0" w:color="auto"/>
          </w:divBdr>
        </w:div>
        <w:div w:id="622199548">
          <w:marLeft w:val="640"/>
          <w:marRight w:val="0"/>
          <w:marTop w:val="0"/>
          <w:marBottom w:val="0"/>
          <w:divBdr>
            <w:top w:val="none" w:sz="0" w:space="0" w:color="auto"/>
            <w:left w:val="none" w:sz="0" w:space="0" w:color="auto"/>
            <w:bottom w:val="none" w:sz="0" w:space="0" w:color="auto"/>
            <w:right w:val="none" w:sz="0" w:space="0" w:color="auto"/>
          </w:divBdr>
        </w:div>
        <w:div w:id="190731590">
          <w:marLeft w:val="640"/>
          <w:marRight w:val="0"/>
          <w:marTop w:val="0"/>
          <w:marBottom w:val="0"/>
          <w:divBdr>
            <w:top w:val="none" w:sz="0" w:space="0" w:color="auto"/>
            <w:left w:val="none" w:sz="0" w:space="0" w:color="auto"/>
            <w:bottom w:val="none" w:sz="0" w:space="0" w:color="auto"/>
            <w:right w:val="none" w:sz="0" w:space="0" w:color="auto"/>
          </w:divBdr>
        </w:div>
        <w:div w:id="303122003">
          <w:marLeft w:val="640"/>
          <w:marRight w:val="0"/>
          <w:marTop w:val="0"/>
          <w:marBottom w:val="0"/>
          <w:divBdr>
            <w:top w:val="none" w:sz="0" w:space="0" w:color="auto"/>
            <w:left w:val="none" w:sz="0" w:space="0" w:color="auto"/>
            <w:bottom w:val="none" w:sz="0" w:space="0" w:color="auto"/>
            <w:right w:val="none" w:sz="0" w:space="0" w:color="auto"/>
          </w:divBdr>
        </w:div>
        <w:div w:id="2042853463">
          <w:marLeft w:val="640"/>
          <w:marRight w:val="0"/>
          <w:marTop w:val="0"/>
          <w:marBottom w:val="0"/>
          <w:divBdr>
            <w:top w:val="none" w:sz="0" w:space="0" w:color="auto"/>
            <w:left w:val="none" w:sz="0" w:space="0" w:color="auto"/>
            <w:bottom w:val="none" w:sz="0" w:space="0" w:color="auto"/>
            <w:right w:val="none" w:sz="0" w:space="0" w:color="auto"/>
          </w:divBdr>
        </w:div>
        <w:div w:id="1040596074">
          <w:marLeft w:val="640"/>
          <w:marRight w:val="0"/>
          <w:marTop w:val="0"/>
          <w:marBottom w:val="0"/>
          <w:divBdr>
            <w:top w:val="none" w:sz="0" w:space="0" w:color="auto"/>
            <w:left w:val="none" w:sz="0" w:space="0" w:color="auto"/>
            <w:bottom w:val="none" w:sz="0" w:space="0" w:color="auto"/>
            <w:right w:val="none" w:sz="0" w:space="0" w:color="auto"/>
          </w:divBdr>
        </w:div>
        <w:div w:id="1312565113">
          <w:marLeft w:val="640"/>
          <w:marRight w:val="0"/>
          <w:marTop w:val="0"/>
          <w:marBottom w:val="0"/>
          <w:divBdr>
            <w:top w:val="none" w:sz="0" w:space="0" w:color="auto"/>
            <w:left w:val="none" w:sz="0" w:space="0" w:color="auto"/>
            <w:bottom w:val="none" w:sz="0" w:space="0" w:color="auto"/>
            <w:right w:val="none" w:sz="0" w:space="0" w:color="auto"/>
          </w:divBdr>
        </w:div>
        <w:div w:id="1856770666">
          <w:marLeft w:val="640"/>
          <w:marRight w:val="0"/>
          <w:marTop w:val="0"/>
          <w:marBottom w:val="0"/>
          <w:divBdr>
            <w:top w:val="none" w:sz="0" w:space="0" w:color="auto"/>
            <w:left w:val="none" w:sz="0" w:space="0" w:color="auto"/>
            <w:bottom w:val="none" w:sz="0" w:space="0" w:color="auto"/>
            <w:right w:val="none" w:sz="0" w:space="0" w:color="auto"/>
          </w:divBdr>
        </w:div>
        <w:div w:id="1817910529">
          <w:marLeft w:val="640"/>
          <w:marRight w:val="0"/>
          <w:marTop w:val="0"/>
          <w:marBottom w:val="0"/>
          <w:divBdr>
            <w:top w:val="none" w:sz="0" w:space="0" w:color="auto"/>
            <w:left w:val="none" w:sz="0" w:space="0" w:color="auto"/>
            <w:bottom w:val="none" w:sz="0" w:space="0" w:color="auto"/>
            <w:right w:val="none" w:sz="0" w:space="0" w:color="auto"/>
          </w:divBdr>
        </w:div>
        <w:div w:id="845822673">
          <w:marLeft w:val="640"/>
          <w:marRight w:val="0"/>
          <w:marTop w:val="0"/>
          <w:marBottom w:val="0"/>
          <w:divBdr>
            <w:top w:val="none" w:sz="0" w:space="0" w:color="auto"/>
            <w:left w:val="none" w:sz="0" w:space="0" w:color="auto"/>
            <w:bottom w:val="none" w:sz="0" w:space="0" w:color="auto"/>
            <w:right w:val="none" w:sz="0" w:space="0" w:color="auto"/>
          </w:divBdr>
        </w:div>
        <w:div w:id="151219017">
          <w:marLeft w:val="640"/>
          <w:marRight w:val="0"/>
          <w:marTop w:val="0"/>
          <w:marBottom w:val="0"/>
          <w:divBdr>
            <w:top w:val="none" w:sz="0" w:space="0" w:color="auto"/>
            <w:left w:val="none" w:sz="0" w:space="0" w:color="auto"/>
            <w:bottom w:val="none" w:sz="0" w:space="0" w:color="auto"/>
            <w:right w:val="none" w:sz="0" w:space="0" w:color="auto"/>
          </w:divBdr>
        </w:div>
        <w:div w:id="1913153758">
          <w:marLeft w:val="640"/>
          <w:marRight w:val="0"/>
          <w:marTop w:val="0"/>
          <w:marBottom w:val="0"/>
          <w:divBdr>
            <w:top w:val="none" w:sz="0" w:space="0" w:color="auto"/>
            <w:left w:val="none" w:sz="0" w:space="0" w:color="auto"/>
            <w:bottom w:val="none" w:sz="0" w:space="0" w:color="auto"/>
            <w:right w:val="none" w:sz="0" w:space="0" w:color="auto"/>
          </w:divBdr>
        </w:div>
        <w:div w:id="834343773">
          <w:marLeft w:val="640"/>
          <w:marRight w:val="0"/>
          <w:marTop w:val="0"/>
          <w:marBottom w:val="0"/>
          <w:divBdr>
            <w:top w:val="none" w:sz="0" w:space="0" w:color="auto"/>
            <w:left w:val="none" w:sz="0" w:space="0" w:color="auto"/>
            <w:bottom w:val="none" w:sz="0" w:space="0" w:color="auto"/>
            <w:right w:val="none" w:sz="0" w:space="0" w:color="auto"/>
          </w:divBdr>
        </w:div>
        <w:div w:id="1958176598">
          <w:marLeft w:val="640"/>
          <w:marRight w:val="0"/>
          <w:marTop w:val="0"/>
          <w:marBottom w:val="0"/>
          <w:divBdr>
            <w:top w:val="none" w:sz="0" w:space="0" w:color="auto"/>
            <w:left w:val="none" w:sz="0" w:space="0" w:color="auto"/>
            <w:bottom w:val="none" w:sz="0" w:space="0" w:color="auto"/>
            <w:right w:val="none" w:sz="0" w:space="0" w:color="auto"/>
          </w:divBdr>
        </w:div>
        <w:div w:id="1839613532">
          <w:marLeft w:val="640"/>
          <w:marRight w:val="0"/>
          <w:marTop w:val="0"/>
          <w:marBottom w:val="0"/>
          <w:divBdr>
            <w:top w:val="none" w:sz="0" w:space="0" w:color="auto"/>
            <w:left w:val="none" w:sz="0" w:space="0" w:color="auto"/>
            <w:bottom w:val="none" w:sz="0" w:space="0" w:color="auto"/>
            <w:right w:val="none" w:sz="0" w:space="0" w:color="auto"/>
          </w:divBdr>
        </w:div>
        <w:div w:id="1305352338">
          <w:marLeft w:val="640"/>
          <w:marRight w:val="0"/>
          <w:marTop w:val="0"/>
          <w:marBottom w:val="0"/>
          <w:divBdr>
            <w:top w:val="none" w:sz="0" w:space="0" w:color="auto"/>
            <w:left w:val="none" w:sz="0" w:space="0" w:color="auto"/>
            <w:bottom w:val="none" w:sz="0" w:space="0" w:color="auto"/>
            <w:right w:val="none" w:sz="0" w:space="0" w:color="auto"/>
          </w:divBdr>
        </w:div>
        <w:div w:id="862210121">
          <w:marLeft w:val="640"/>
          <w:marRight w:val="0"/>
          <w:marTop w:val="0"/>
          <w:marBottom w:val="0"/>
          <w:divBdr>
            <w:top w:val="none" w:sz="0" w:space="0" w:color="auto"/>
            <w:left w:val="none" w:sz="0" w:space="0" w:color="auto"/>
            <w:bottom w:val="none" w:sz="0" w:space="0" w:color="auto"/>
            <w:right w:val="none" w:sz="0" w:space="0" w:color="auto"/>
          </w:divBdr>
        </w:div>
        <w:div w:id="820542124">
          <w:marLeft w:val="640"/>
          <w:marRight w:val="0"/>
          <w:marTop w:val="0"/>
          <w:marBottom w:val="0"/>
          <w:divBdr>
            <w:top w:val="none" w:sz="0" w:space="0" w:color="auto"/>
            <w:left w:val="none" w:sz="0" w:space="0" w:color="auto"/>
            <w:bottom w:val="none" w:sz="0" w:space="0" w:color="auto"/>
            <w:right w:val="none" w:sz="0" w:space="0" w:color="auto"/>
          </w:divBdr>
        </w:div>
        <w:div w:id="1374112396">
          <w:marLeft w:val="640"/>
          <w:marRight w:val="0"/>
          <w:marTop w:val="0"/>
          <w:marBottom w:val="0"/>
          <w:divBdr>
            <w:top w:val="none" w:sz="0" w:space="0" w:color="auto"/>
            <w:left w:val="none" w:sz="0" w:space="0" w:color="auto"/>
            <w:bottom w:val="none" w:sz="0" w:space="0" w:color="auto"/>
            <w:right w:val="none" w:sz="0" w:space="0" w:color="auto"/>
          </w:divBdr>
        </w:div>
        <w:div w:id="1902279570">
          <w:marLeft w:val="640"/>
          <w:marRight w:val="0"/>
          <w:marTop w:val="0"/>
          <w:marBottom w:val="0"/>
          <w:divBdr>
            <w:top w:val="none" w:sz="0" w:space="0" w:color="auto"/>
            <w:left w:val="none" w:sz="0" w:space="0" w:color="auto"/>
            <w:bottom w:val="none" w:sz="0" w:space="0" w:color="auto"/>
            <w:right w:val="none" w:sz="0" w:space="0" w:color="auto"/>
          </w:divBdr>
        </w:div>
        <w:div w:id="729351428">
          <w:marLeft w:val="640"/>
          <w:marRight w:val="0"/>
          <w:marTop w:val="0"/>
          <w:marBottom w:val="0"/>
          <w:divBdr>
            <w:top w:val="none" w:sz="0" w:space="0" w:color="auto"/>
            <w:left w:val="none" w:sz="0" w:space="0" w:color="auto"/>
            <w:bottom w:val="none" w:sz="0" w:space="0" w:color="auto"/>
            <w:right w:val="none" w:sz="0" w:space="0" w:color="auto"/>
          </w:divBdr>
        </w:div>
        <w:div w:id="1673877045">
          <w:marLeft w:val="640"/>
          <w:marRight w:val="0"/>
          <w:marTop w:val="0"/>
          <w:marBottom w:val="0"/>
          <w:divBdr>
            <w:top w:val="none" w:sz="0" w:space="0" w:color="auto"/>
            <w:left w:val="none" w:sz="0" w:space="0" w:color="auto"/>
            <w:bottom w:val="none" w:sz="0" w:space="0" w:color="auto"/>
            <w:right w:val="none" w:sz="0" w:space="0" w:color="auto"/>
          </w:divBdr>
        </w:div>
        <w:div w:id="1322126044">
          <w:marLeft w:val="640"/>
          <w:marRight w:val="0"/>
          <w:marTop w:val="0"/>
          <w:marBottom w:val="0"/>
          <w:divBdr>
            <w:top w:val="none" w:sz="0" w:space="0" w:color="auto"/>
            <w:left w:val="none" w:sz="0" w:space="0" w:color="auto"/>
            <w:bottom w:val="none" w:sz="0" w:space="0" w:color="auto"/>
            <w:right w:val="none" w:sz="0" w:space="0" w:color="auto"/>
          </w:divBdr>
        </w:div>
        <w:div w:id="881016486">
          <w:marLeft w:val="640"/>
          <w:marRight w:val="0"/>
          <w:marTop w:val="0"/>
          <w:marBottom w:val="0"/>
          <w:divBdr>
            <w:top w:val="none" w:sz="0" w:space="0" w:color="auto"/>
            <w:left w:val="none" w:sz="0" w:space="0" w:color="auto"/>
            <w:bottom w:val="none" w:sz="0" w:space="0" w:color="auto"/>
            <w:right w:val="none" w:sz="0" w:space="0" w:color="auto"/>
          </w:divBdr>
        </w:div>
        <w:div w:id="58289604">
          <w:marLeft w:val="640"/>
          <w:marRight w:val="0"/>
          <w:marTop w:val="0"/>
          <w:marBottom w:val="0"/>
          <w:divBdr>
            <w:top w:val="none" w:sz="0" w:space="0" w:color="auto"/>
            <w:left w:val="none" w:sz="0" w:space="0" w:color="auto"/>
            <w:bottom w:val="none" w:sz="0" w:space="0" w:color="auto"/>
            <w:right w:val="none" w:sz="0" w:space="0" w:color="auto"/>
          </w:divBdr>
        </w:div>
        <w:div w:id="863250604">
          <w:marLeft w:val="640"/>
          <w:marRight w:val="0"/>
          <w:marTop w:val="0"/>
          <w:marBottom w:val="0"/>
          <w:divBdr>
            <w:top w:val="none" w:sz="0" w:space="0" w:color="auto"/>
            <w:left w:val="none" w:sz="0" w:space="0" w:color="auto"/>
            <w:bottom w:val="none" w:sz="0" w:space="0" w:color="auto"/>
            <w:right w:val="none" w:sz="0" w:space="0" w:color="auto"/>
          </w:divBdr>
        </w:div>
        <w:div w:id="1910654488">
          <w:marLeft w:val="640"/>
          <w:marRight w:val="0"/>
          <w:marTop w:val="0"/>
          <w:marBottom w:val="0"/>
          <w:divBdr>
            <w:top w:val="none" w:sz="0" w:space="0" w:color="auto"/>
            <w:left w:val="none" w:sz="0" w:space="0" w:color="auto"/>
            <w:bottom w:val="none" w:sz="0" w:space="0" w:color="auto"/>
            <w:right w:val="none" w:sz="0" w:space="0" w:color="auto"/>
          </w:divBdr>
        </w:div>
        <w:div w:id="829760501">
          <w:marLeft w:val="640"/>
          <w:marRight w:val="0"/>
          <w:marTop w:val="0"/>
          <w:marBottom w:val="0"/>
          <w:divBdr>
            <w:top w:val="none" w:sz="0" w:space="0" w:color="auto"/>
            <w:left w:val="none" w:sz="0" w:space="0" w:color="auto"/>
            <w:bottom w:val="none" w:sz="0" w:space="0" w:color="auto"/>
            <w:right w:val="none" w:sz="0" w:space="0" w:color="auto"/>
          </w:divBdr>
        </w:div>
        <w:div w:id="1947348330">
          <w:marLeft w:val="640"/>
          <w:marRight w:val="0"/>
          <w:marTop w:val="0"/>
          <w:marBottom w:val="0"/>
          <w:divBdr>
            <w:top w:val="none" w:sz="0" w:space="0" w:color="auto"/>
            <w:left w:val="none" w:sz="0" w:space="0" w:color="auto"/>
            <w:bottom w:val="none" w:sz="0" w:space="0" w:color="auto"/>
            <w:right w:val="none" w:sz="0" w:space="0" w:color="auto"/>
          </w:divBdr>
        </w:div>
        <w:div w:id="1109932903">
          <w:marLeft w:val="640"/>
          <w:marRight w:val="0"/>
          <w:marTop w:val="0"/>
          <w:marBottom w:val="0"/>
          <w:divBdr>
            <w:top w:val="none" w:sz="0" w:space="0" w:color="auto"/>
            <w:left w:val="none" w:sz="0" w:space="0" w:color="auto"/>
            <w:bottom w:val="none" w:sz="0" w:space="0" w:color="auto"/>
            <w:right w:val="none" w:sz="0" w:space="0" w:color="auto"/>
          </w:divBdr>
        </w:div>
        <w:div w:id="1841500681">
          <w:marLeft w:val="640"/>
          <w:marRight w:val="0"/>
          <w:marTop w:val="0"/>
          <w:marBottom w:val="0"/>
          <w:divBdr>
            <w:top w:val="none" w:sz="0" w:space="0" w:color="auto"/>
            <w:left w:val="none" w:sz="0" w:space="0" w:color="auto"/>
            <w:bottom w:val="none" w:sz="0" w:space="0" w:color="auto"/>
            <w:right w:val="none" w:sz="0" w:space="0" w:color="auto"/>
          </w:divBdr>
        </w:div>
        <w:div w:id="1797290475">
          <w:marLeft w:val="640"/>
          <w:marRight w:val="0"/>
          <w:marTop w:val="0"/>
          <w:marBottom w:val="0"/>
          <w:divBdr>
            <w:top w:val="none" w:sz="0" w:space="0" w:color="auto"/>
            <w:left w:val="none" w:sz="0" w:space="0" w:color="auto"/>
            <w:bottom w:val="none" w:sz="0" w:space="0" w:color="auto"/>
            <w:right w:val="none" w:sz="0" w:space="0" w:color="auto"/>
          </w:divBdr>
        </w:div>
        <w:div w:id="1393499752">
          <w:marLeft w:val="640"/>
          <w:marRight w:val="0"/>
          <w:marTop w:val="0"/>
          <w:marBottom w:val="0"/>
          <w:divBdr>
            <w:top w:val="none" w:sz="0" w:space="0" w:color="auto"/>
            <w:left w:val="none" w:sz="0" w:space="0" w:color="auto"/>
            <w:bottom w:val="none" w:sz="0" w:space="0" w:color="auto"/>
            <w:right w:val="none" w:sz="0" w:space="0" w:color="auto"/>
          </w:divBdr>
        </w:div>
        <w:div w:id="108012633">
          <w:marLeft w:val="640"/>
          <w:marRight w:val="0"/>
          <w:marTop w:val="0"/>
          <w:marBottom w:val="0"/>
          <w:divBdr>
            <w:top w:val="none" w:sz="0" w:space="0" w:color="auto"/>
            <w:left w:val="none" w:sz="0" w:space="0" w:color="auto"/>
            <w:bottom w:val="none" w:sz="0" w:space="0" w:color="auto"/>
            <w:right w:val="none" w:sz="0" w:space="0" w:color="auto"/>
          </w:divBdr>
        </w:div>
        <w:div w:id="27875930">
          <w:marLeft w:val="640"/>
          <w:marRight w:val="0"/>
          <w:marTop w:val="0"/>
          <w:marBottom w:val="0"/>
          <w:divBdr>
            <w:top w:val="none" w:sz="0" w:space="0" w:color="auto"/>
            <w:left w:val="none" w:sz="0" w:space="0" w:color="auto"/>
            <w:bottom w:val="none" w:sz="0" w:space="0" w:color="auto"/>
            <w:right w:val="none" w:sz="0" w:space="0" w:color="auto"/>
          </w:divBdr>
        </w:div>
        <w:div w:id="1681734258">
          <w:marLeft w:val="640"/>
          <w:marRight w:val="0"/>
          <w:marTop w:val="0"/>
          <w:marBottom w:val="0"/>
          <w:divBdr>
            <w:top w:val="none" w:sz="0" w:space="0" w:color="auto"/>
            <w:left w:val="none" w:sz="0" w:space="0" w:color="auto"/>
            <w:bottom w:val="none" w:sz="0" w:space="0" w:color="auto"/>
            <w:right w:val="none" w:sz="0" w:space="0" w:color="auto"/>
          </w:divBdr>
        </w:div>
        <w:div w:id="997459295">
          <w:marLeft w:val="640"/>
          <w:marRight w:val="0"/>
          <w:marTop w:val="0"/>
          <w:marBottom w:val="0"/>
          <w:divBdr>
            <w:top w:val="none" w:sz="0" w:space="0" w:color="auto"/>
            <w:left w:val="none" w:sz="0" w:space="0" w:color="auto"/>
            <w:bottom w:val="none" w:sz="0" w:space="0" w:color="auto"/>
            <w:right w:val="none" w:sz="0" w:space="0" w:color="auto"/>
          </w:divBdr>
        </w:div>
        <w:div w:id="289014670">
          <w:marLeft w:val="640"/>
          <w:marRight w:val="0"/>
          <w:marTop w:val="0"/>
          <w:marBottom w:val="0"/>
          <w:divBdr>
            <w:top w:val="none" w:sz="0" w:space="0" w:color="auto"/>
            <w:left w:val="none" w:sz="0" w:space="0" w:color="auto"/>
            <w:bottom w:val="none" w:sz="0" w:space="0" w:color="auto"/>
            <w:right w:val="none" w:sz="0" w:space="0" w:color="auto"/>
          </w:divBdr>
        </w:div>
        <w:div w:id="1873029648">
          <w:marLeft w:val="640"/>
          <w:marRight w:val="0"/>
          <w:marTop w:val="0"/>
          <w:marBottom w:val="0"/>
          <w:divBdr>
            <w:top w:val="none" w:sz="0" w:space="0" w:color="auto"/>
            <w:left w:val="none" w:sz="0" w:space="0" w:color="auto"/>
            <w:bottom w:val="none" w:sz="0" w:space="0" w:color="auto"/>
            <w:right w:val="none" w:sz="0" w:space="0" w:color="auto"/>
          </w:divBdr>
        </w:div>
        <w:div w:id="1035349583">
          <w:marLeft w:val="640"/>
          <w:marRight w:val="0"/>
          <w:marTop w:val="0"/>
          <w:marBottom w:val="0"/>
          <w:divBdr>
            <w:top w:val="none" w:sz="0" w:space="0" w:color="auto"/>
            <w:left w:val="none" w:sz="0" w:space="0" w:color="auto"/>
            <w:bottom w:val="none" w:sz="0" w:space="0" w:color="auto"/>
            <w:right w:val="none" w:sz="0" w:space="0" w:color="auto"/>
          </w:divBdr>
        </w:div>
        <w:div w:id="393167145">
          <w:marLeft w:val="640"/>
          <w:marRight w:val="0"/>
          <w:marTop w:val="0"/>
          <w:marBottom w:val="0"/>
          <w:divBdr>
            <w:top w:val="none" w:sz="0" w:space="0" w:color="auto"/>
            <w:left w:val="none" w:sz="0" w:space="0" w:color="auto"/>
            <w:bottom w:val="none" w:sz="0" w:space="0" w:color="auto"/>
            <w:right w:val="none" w:sz="0" w:space="0" w:color="auto"/>
          </w:divBdr>
        </w:div>
        <w:div w:id="1565986401">
          <w:marLeft w:val="640"/>
          <w:marRight w:val="0"/>
          <w:marTop w:val="0"/>
          <w:marBottom w:val="0"/>
          <w:divBdr>
            <w:top w:val="none" w:sz="0" w:space="0" w:color="auto"/>
            <w:left w:val="none" w:sz="0" w:space="0" w:color="auto"/>
            <w:bottom w:val="none" w:sz="0" w:space="0" w:color="auto"/>
            <w:right w:val="none" w:sz="0" w:space="0" w:color="auto"/>
          </w:divBdr>
        </w:div>
        <w:div w:id="537199802">
          <w:marLeft w:val="640"/>
          <w:marRight w:val="0"/>
          <w:marTop w:val="0"/>
          <w:marBottom w:val="0"/>
          <w:divBdr>
            <w:top w:val="none" w:sz="0" w:space="0" w:color="auto"/>
            <w:left w:val="none" w:sz="0" w:space="0" w:color="auto"/>
            <w:bottom w:val="none" w:sz="0" w:space="0" w:color="auto"/>
            <w:right w:val="none" w:sz="0" w:space="0" w:color="auto"/>
          </w:divBdr>
        </w:div>
        <w:div w:id="1687099296">
          <w:marLeft w:val="640"/>
          <w:marRight w:val="0"/>
          <w:marTop w:val="0"/>
          <w:marBottom w:val="0"/>
          <w:divBdr>
            <w:top w:val="none" w:sz="0" w:space="0" w:color="auto"/>
            <w:left w:val="none" w:sz="0" w:space="0" w:color="auto"/>
            <w:bottom w:val="none" w:sz="0" w:space="0" w:color="auto"/>
            <w:right w:val="none" w:sz="0" w:space="0" w:color="auto"/>
          </w:divBdr>
        </w:div>
        <w:div w:id="1971547641">
          <w:marLeft w:val="640"/>
          <w:marRight w:val="0"/>
          <w:marTop w:val="0"/>
          <w:marBottom w:val="0"/>
          <w:divBdr>
            <w:top w:val="none" w:sz="0" w:space="0" w:color="auto"/>
            <w:left w:val="none" w:sz="0" w:space="0" w:color="auto"/>
            <w:bottom w:val="none" w:sz="0" w:space="0" w:color="auto"/>
            <w:right w:val="none" w:sz="0" w:space="0" w:color="auto"/>
          </w:divBdr>
        </w:div>
        <w:div w:id="383718461">
          <w:marLeft w:val="640"/>
          <w:marRight w:val="0"/>
          <w:marTop w:val="0"/>
          <w:marBottom w:val="0"/>
          <w:divBdr>
            <w:top w:val="none" w:sz="0" w:space="0" w:color="auto"/>
            <w:left w:val="none" w:sz="0" w:space="0" w:color="auto"/>
            <w:bottom w:val="none" w:sz="0" w:space="0" w:color="auto"/>
            <w:right w:val="none" w:sz="0" w:space="0" w:color="auto"/>
          </w:divBdr>
        </w:div>
        <w:div w:id="1867595270">
          <w:marLeft w:val="640"/>
          <w:marRight w:val="0"/>
          <w:marTop w:val="0"/>
          <w:marBottom w:val="0"/>
          <w:divBdr>
            <w:top w:val="none" w:sz="0" w:space="0" w:color="auto"/>
            <w:left w:val="none" w:sz="0" w:space="0" w:color="auto"/>
            <w:bottom w:val="none" w:sz="0" w:space="0" w:color="auto"/>
            <w:right w:val="none" w:sz="0" w:space="0" w:color="auto"/>
          </w:divBdr>
        </w:div>
        <w:div w:id="2093548230">
          <w:marLeft w:val="640"/>
          <w:marRight w:val="0"/>
          <w:marTop w:val="0"/>
          <w:marBottom w:val="0"/>
          <w:divBdr>
            <w:top w:val="none" w:sz="0" w:space="0" w:color="auto"/>
            <w:left w:val="none" w:sz="0" w:space="0" w:color="auto"/>
            <w:bottom w:val="none" w:sz="0" w:space="0" w:color="auto"/>
            <w:right w:val="none" w:sz="0" w:space="0" w:color="auto"/>
          </w:divBdr>
        </w:div>
        <w:div w:id="1805584037">
          <w:marLeft w:val="640"/>
          <w:marRight w:val="0"/>
          <w:marTop w:val="0"/>
          <w:marBottom w:val="0"/>
          <w:divBdr>
            <w:top w:val="none" w:sz="0" w:space="0" w:color="auto"/>
            <w:left w:val="none" w:sz="0" w:space="0" w:color="auto"/>
            <w:bottom w:val="none" w:sz="0" w:space="0" w:color="auto"/>
            <w:right w:val="none" w:sz="0" w:space="0" w:color="auto"/>
          </w:divBdr>
        </w:div>
        <w:div w:id="2067870862">
          <w:marLeft w:val="640"/>
          <w:marRight w:val="0"/>
          <w:marTop w:val="0"/>
          <w:marBottom w:val="0"/>
          <w:divBdr>
            <w:top w:val="none" w:sz="0" w:space="0" w:color="auto"/>
            <w:left w:val="none" w:sz="0" w:space="0" w:color="auto"/>
            <w:bottom w:val="none" w:sz="0" w:space="0" w:color="auto"/>
            <w:right w:val="none" w:sz="0" w:space="0" w:color="auto"/>
          </w:divBdr>
        </w:div>
        <w:div w:id="1210728306">
          <w:marLeft w:val="640"/>
          <w:marRight w:val="0"/>
          <w:marTop w:val="0"/>
          <w:marBottom w:val="0"/>
          <w:divBdr>
            <w:top w:val="none" w:sz="0" w:space="0" w:color="auto"/>
            <w:left w:val="none" w:sz="0" w:space="0" w:color="auto"/>
            <w:bottom w:val="none" w:sz="0" w:space="0" w:color="auto"/>
            <w:right w:val="none" w:sz="0" w:space="0" w:color="auto"/>
          </w:divBdr>
        </w:div>
        <w:div w:id="29232503">
          <w:marLeft w:val="640"/>
          <w:marRight w:val="0"/>
          <w:marTop w:val="0"/>
          <w:marBottom w:val="0"/>
          <w:divBdr>
            <w:top w:val="none" w:sz="0" w:space="0" w:color="auto"/>
            <w:left w:val="none" w:sz="0" w:space="0" w:color="auto"/>
            <w:bottom w:val="none" w:sz="0" w:space="0" w:color="auto"/>
            <w:right w:val="none" w:sz="0" w:space="0" w:color="auto"/>
          </w:divBdr>
        </w:div>
        <w:div w:id="645161340">
          <w:marLeft w:val="640"/>
          <w:marRight w:val="0"/>
          <w:marTop w:val="0"/>
          <w:marBottom w:val="0"/>
          <w:divBdr>
            <w:top w:val="none" w:sz="0" w:space="0" w:color="auto"/>
            <w:left w:val="none" w:sz="0" w:space="0" w:color="auto"/>
            <w:bottom w:val="none" w:sz="0" w:space="0" w:color="auto"/>
            <w:right w:val="none" w:sz="0" w:space="0" w:color="auto"/>
          </w:divBdr>
        </w:div>
        <w:div w:id="1714694739">
          <w:marLeft w:val="640"/>
          <w:marRight w:val="0"/>
          <w:marTop w:val="0"/>
          <w:marBottom w:val="0"/>
          <w:divBdr>
            <w:top w:val="none" w:sz="0" w:space="0" w:color="auto"/>
            <w:left w:val="none" w:sz="0" w:space="0" w:color="auto"/>
            <w:bottom w:val="none" w:sz="0" w:space="0" w:color="auto"/>
            <w:right w:val="none" w:sz="0" w:space="0" w:color="auto"/>
          </w:divBdr>
        </w:div>
        <w:div w:id="1245604762">
          <w:marLeft w:val="640"/>
          <w:marRight w:val="0"/>
          <w:marTop w:val="0"/>
          <w:marBottom w:val="0"/>
          <w:divBdr>
            <w:top w:val="none" w:sz="0" w:space="0" w:color="auto"/>
            <w:left w:val="none" w:sz="0" w:space="0" w:color="auto"/>
            <w:bottom w:val="none" w:sz="0" w:space="0" w:color="auto"/>
            <w:right w:val="none" w:sz="0" w:space="0" w:color="auto"/>
          </w:divBdr>
        </w:div>
        <w:div w:id="506015928">
          <w:marLeft w:val="640"/>
          <w:marRight w:val="0"/>
          <w:marTop w:val="0"/>
          <w:marBottom w:val="0"/>
          <w:divBdr>
            <w:top w:val="none" w:sz="0" w:space="0" w:color="auto"/>
            <w:left w:val="none" w:sz="0" w:space="0" w:color="auto"/>
            <w:bottom w:val="none" w:sz="0" w:space="0" w:color="auto"/>
            <w:right w:val="none" w:sz="0" w:space="0" w:color="auto"/>
          </w:divBdr>
        </w:div>
        <w:div w:id="395053070">
          <w:marLeft w:val="640"/>
          <w:marRight w:val="0"/>
          <w:marTop w:val="0"/>
          <w:marBottom w:val="0"/>
          <w:divBdr>
            <w:top w:val="none" w:sz="0" w:space="0" w:color="auto"/>
            <w:left w:val="none" w:sz="0" w:space="0" w:color="auto"/>
            <w:bottom w:val="none" w:sz="0" w:space="0" w:color="auto"/>
            <w:right w:val="none" w:sz="0" w:space="0" w:color="auto"/>
          </w:divBdr>
        </w:div>
        <w:div w:id="432750614">
          <w:marLeft w:val="640"/>
          <w:marRight w:val="0"/>
          <w:marTop w:val="0"/>
          <w:marBottom w:val="0"/>
          <w:divBdr>
            <w:top w:val="none" w:sz="0" w:space="0" w:color="auto"/>
            <w:left w:val="none" w:sz="0" w:space="0" w:color="auto"/>
            <w:bottom w:val="none" w:sz="0" w:space="0" w:color="auto"/>
            <w:right w:val="none" w:sz="0" w:space="0" w:color="auto"/>
          </w:divBdr>
        </w:div>
        <w:div w:id="624387284">
          <w:marLeft w:val="640"/>
          <w:marRight w:val="0"/>
          <w:marTop w:val="0"/>
          <w:marBottom w:val="0"/>
          <w:divBdr>
            <w:top w:val="none" w:sz="0" w:space="0" w:color="auto"/>
            <w:left w:val="none" w:sz="0" w:space="0" w:color="auto"/>
            <w:bottom w:val="none" w:sz="0" w:space="0" w:color="auto"/>
            <w:right w:val="none" w:sz="0" w:space="0" w:color="auto"/>
          </w:divBdr>
        </w:div>
        <w:div w:id="1065299288">
          <w:marLeft w:val="640"/>
          <w:marRight w:val="0"/>
          <w:marTop w:val="0"/>
          <w:marBottom w:val="0"/>
          <w:divBdr>
            <w:top w:val="none" w:sz="0" w:space="0" w:color="auto"/>
            <w:left w:val="none" w:sz="0" w:space="0" w:color="auto"/>
            <w:bottom w:val="none" w:sz="0" w:space="0" w:color="auto"/>
            <w:right w:val="none" w:sz="0" w:space="0" w:color="auto"/>
          </w:divBdr>
        </w:div>
        <w:div w:id="259333307">
          <w:marLeft w:val="640"/>
          <w:marRight w:val="0"/>
          <w:marTop w:val="0"/>
          <w:marBottom w:val="0"/>
          <w:divBdr>
            <w:top w:val="none" w:sz="0" w:space="0" w:color="auto"/>
            <w:left w:val="none" w:sz="0" w:space="0" w:color="auto"/>
            <w:bottom w:val="none" w:sz="0" w:space="0" w:color="auto"/>
            <w:right w:val="none" w:sz="0" w:space="0" w:color="auto"/>
          </w:divBdr>
        </w:div>
        <w:div w:id="1033730881">
          <w:marLeft w:val="640"/>
          <w:marRight w:val="0"/>
          <w:marTop w:val="0"/>
          <w:marBottom w:val="0"/>
          <w:divBdr>
            <w:top w:val="none" w:sz="0" w:space="0" w:color="auto"/>
            <w:left w:val="none" w:sz="0" w:space="0" w:color="auto"/>
            <w:bottom w:val="none" w:sz="0" w:space="0" w:color="auto"/>
            <w:right w:val="none" w:sz="0" w:space="0" w:color="auto"/>
          </w:divBdr>
        </w:div>
        <w:div w:id="522596058">
          <w:marLeft w:val="640"/>
          <w:marRight w:val="0"/>
          <w:marTop w:val="0"/>
          <w:marBottom w:val="0"/>
          <w:divBdr>
            <w:top w:val="none" w:sz="0" w:space="0" w:color="auto"/>
            <w:left w:val="none" w:sz="0" w:space="0" w:color="auto"/>
            <w:bottom w:val="none" w:sz="0" w:space="0" w:color="auto"/>
            <w:right w:val="none" w:sz="0" w:space="0" w:color="auto"/>
          </w:divBdr>
        </w:div>
        <w:div w:id="1865707436">
          <w:marLeft w:val="640"/>
          <w:marRight w:val="0"/>
          <w:marTop w:val="0"/>
          <w:marBottom w:val="0"/>
          <w:divBdr>
            <w:top w:val="none" w:sz="0" w:space="0" w:color="auto"/>
            <w:left w:val="none" w:sz="0" w:space="0" w:color="auto"/>
            <w:bottom w:val="none" w:sz="0" w:space="0" w:color="auto"/>
            <w:right w:val="none" w:sz="0" w:space="0" w:color="auto"/>
          </w:divBdr>
        </w:div>
        <w:div w:id="800224269">
          <w:marLeft w:val="640"/>
          <w:marRight w:val="0"/>
          <w:marTop w:val="0"/>
          <w:marBottom w:val="0"/>
          <w:divBdr>
            <w:top w:val="none" w:sz="0" w:space="0" w:color="auto"/>
            <w:left w:val="none" w:sz="0" w:space="0" w:color="auto"/>
            <w:bottom w:val="none" w:sz="0" w:space="0" w:color="auto"/>
            <w:right w:val="none" w:sz="0" w:space="0" w:color="auto"/>
          </w:divBdr>
        </w:div>
        <w:div w:id="983972294">
          <w:marLeft w:val="640"/>
          <w:marRight w:val="0"/>
          <w:marTop w:val="0"/>
          <w:marBottom w:val="0"/>
          <w:divBdr>
            <w:top w:val="none" w:sz="0" w:space="0" w:color="auto"/>
            <w:left w:val="none" w:sz="0" w:space="0" w:color="auto"/>
            <w:bottom w:val="none" w:sz="0" w:space="0" w:color="auto"/>
            <w:right w:val="none" w:sz="0" w:space="0" w:color="auto"/>
          </w:divBdr>
        </w:div>
        <w:div w:id="1776291873">
          <w:marLeft w:val="640"/>
          <w:marRight w:val="0"/>
          <w:marTop w:val="0"/>
          <w:marBottom w:val="0"/>
          <w:divBdr>
            <w:top w:val="none" w:sz="0" w:space="0" w:color="auto"/>
            <w:left w:val="none" w:sz="0" w:space="0" w:color="auto"/>
            <w:bottom w:val="none" w:sz="0" w:space="0" w:color="auto"/>
            <w:right w:val="none" w:sz="0" w:space="0" w:color="auto"/>
          </w:divBdr>
        </w:div>
        <w:div w:id="1499809414">
          <w:marLeft w:val="640"/>
          <w:marRight w:val="0"/>
          <w:marTop w:val="0"/>
          <w:marBottom w:val="0"/>
          <w:divBdr>
            <w:top w:val="none" w:sz="0" w:space="0" w:color="auto"/>
            <w:left w:val="none" w:sz="0" w:space="0" w:color="auto"/>
            <w:bottom w:val="none" w:sz="0" w:space="0" w:color="auto"/>
            <w:right w:val="none" w:sz="0" w:space="0" w:color="auto"/>
          </w:divBdr>
        </w:div>
        <w:div w:id="828134750">
          <w:marLeft w:val="640"/>
          <w:marRight w:val="0"/>
          <w:marTop w:val="0"/>
          <w:marBottom w:val="0"/>
          <w:divBdr>
            <w:top w:val="none" w:sz="0" w:space="0" w:color="auto"/>
            <w:left w:val="none" w:sz="0" w:space="0" w:color="auto"/>
            <w:bottom w:val="none" w:sz="0" w:space="0" w:color="auto"/>
            <w:right w:val="none" w:sz="0" w:space="0" w:color="auto"/>
          </w:divBdr>
        </w:div>
        <w:div w:id="624845678">
          <w:marLeft w:val="640"/>
          <w:marRight w:val="0"/>
          <w:marTop w:val="0"/>
          <w:marBottom w:val="0"/>
          <w:divBdr>
            <w:top w:val="none" w:sz="0" w:space="0" w:color="auto"/>
            <w:left w:val="none" w:sz="0" w:space="0" w:color="auto"/>
            <w:bottom w:val="none" w:sz="0" w:space="0" w:color="auto"/>
            <w:right w:val="none" w:sz="0" w:space="0" w:color="auto"/>
          </w:divBdr>
        </w:div>
        <w:div w:id="352417644">
          <w:marLeft w:val="640"/>
          <w:marRight w:val="0"/>
          <w:marTop w:val="0"/>
          <w:marBottom w:val="0"/>
          <w:divBdr>
            <w:top w:val="none" w:sz="0" w:space="0" w:color="auto"/>
            <w:left w:val="none" w:sz="0" w:space="0" w:color="auto"/>
            <w:bottom w:val="none" w:sz="0" w:space="0" w:color="auto"/>
            <w:right w:val="none" w:sz="0" w:space="0" w:color="auto"/>
          </w:divBdr>
        </w:div>
        <w:div w:id="256645219">
          <w:marLeft w:val="640"/>
          <w:marRight w:val="0"/>
          <w:marTop w:val="0"/>
          <w:marBottom w:val="0"/>
          <w:divBdr>
            <w:top w:val="none" w:sz="0" w:space="0" w:color="auto"/>
            <w:left w:val="none" w:sz="0" w:space="0" w:color="auto"/>
            <w:bottom w:val="none" w:sz="0" w:space="0" w:color="auto"/>
            <w:right w:val="none" w:sz="0" w:space="0" w:color="auto"/>
          </w:divBdr>
        </w:div>
        <w:div w:id="700670365">
          <w:marLeft w:val="640"/>
          <w:marRight w:val="0"/>
          <w:marTop w:val="0"/>
          <w:marBottom w:val="0"/>
          <w:divBdr>
            <w:top w:val="none" w:sz="0" w:space="0" w:color="auto"/>
            <w:left w:val="none" w:sz="0" w:space="0" w:color="auto"/>
            <w:bottom w:val="none" w:sz="0" w:space="0" w:color="auto"/>
            <w:right w:val="none" w:sz="0" w:space="0" w:color="auto"/>
          </w:divBdr>
        </w:div>
        <w:div w:id="2071806519">
          <w:marLeft w:val="640"/>
          <w:marRight w:val="0"/>
          <w:marTop w:val="0"/>
          <w:marBottom w:val="0"/>
          <w:divBdr>
            <w:top w:val="none" w:sz="0" w:space="0" w:color="auto"/>
            <w:left w:val="none" w:sz="0" w:space="0" w:color="auto"/>
            <w:bottom w:val="none" w:sz="0" w:space="0" w:color="auto"/>
            <w:right w:val="none" w:sz="0" w:space="0" w:color="auto"/>
          </w:divBdr>
        </w:div>
        <w:div w:id="1098604590">
          <w:marLeft w:val="640"/>
          <w:marRight w:val="0"/>
          <w:marTop w:val="0"/>
          <w:marBottom w:val="0"/>
          <w:divBdr>
            <w:top w:val="none" w:sz="0" w:space="0" w:color="auto"/>
            <w:left w:val="none" w:sz="0" w:space="0" w:color="auto"/>
            <w:bottom w:val="none" w:sz="0" w:space="0" w:color="auto"/>
            <w:right w:val="none" w:sz="0" w:space="0" w:color="auto"/>
          </w:divBdr>
        </w:div>
        <w:div w:id="1558542844">
          <w:marLeft w:val="640"/>
          <w:marRight w:val="0"/>
          <w:marTop w:val="0"/>
          <w:marBottom w:val="0"/>
          <w:divBdr>
            <w:top w:val="none" w:sz="0" w:space="0" w:color="auto"/>
            <w:left w:val="none" w:sz="0" w:space="0" w:color="auto"/>
            <w:bottom w:val="none" w:sz="0" w:space="0" w:color="auto"/>
            <w:right w:val="none" w:sz="0" w:space="0" w:color="auto"/>
          </w:divBdr>
        </w:div>
        <w:div w:id="1869221249">
          <w:marLeft w:val="640"/>
          <w:marRight w:val="0"/>
          <w:marTop w:val="0"/>
          <w:marBottom w:val="0"/>
          <w:divBdr>
            <w:top w:val="none" w:sz="0" w:space="0" w:color="auto"/>
            <w:left w:val="none" w:sz="0" w:space="0" w:color="auto"/>
            <w:bottom w:val="none" w:sz="0" w:space="0" w:color="auto"/>
            <w:right w:val="none" w:sz="0" w:space="0" w:color="auto"/>
          </w:divBdr>
        </w:div>
        <w:div w:id="402334318">
          <w:marLeft w:val="640"/>
          <w:marRight w:val="0"/>
          <w:marTop w:val="0"/>
          <w:marBottom w:val="0"/>
          <w:divBdr>
            <w:top w:val="none" w:sz="0" w:space="0" w:color="auto"/>
            <w:left w:val="none" w:sz="0" w:space="0" w:color="auto"/>
            <w:bottom w:val="none" w:sz="0" w:space="0" w:color="auto"/>
            <w:right w:val="none" w:sz="0" w:space="0" w:color="auto"/>
          </w:divBdr>
        </w:div>
        <w:div w:id="1650745918">
          <w:marLeft w:val="640"/>
          <w:marRight w:val="0"/>
          <w:marTop w:val="0"/>
          <w:marBottom w:val="0"/>
          <w:divBdr>
            <w:top w:val="none" w:sz="0" w:space="0" w:color="auto"/>
            <w:left w:val="none" w:sz="0" w:space="0" w:color="auto"/>
            <w:bottom w:val="none" w:sz="0" w:space="0" w:color="auto"/>
            <w:right w:val="none" w:sz="0" w:space="0" w:color="auto"/>
          </w:divBdr>
        </w:div>
        <w:div w:id="34626919">
          <w:marLeft w:val="640"/>
          <w:marRight w:val="0"/>
          <w:marTop w:val="0"/>
          <w:marBottom w:val="0"/>
          <w:divBdr>
            <w:top w:val="none" w:sz="0" w:space="0" w:color="auto"/>
            <w:left w:val="none" w:sz="0" w:space="0" w:color="auto"/>
            <w:bottom w:val="none" w:sz="0" w:space="0" w:color="auto"/>
            <w:right w:val="none" w:sz="0" w:space="0" w:color="auto"/>
          </w:divBdr>
        </w:div>
        <w:div w:id="1786382821">
          <w:marLeft w:val="640"/>
          <w:marRight w:val="0"/>
          <w:marTop w:val="0"/>
          <w:marBottom w:val="0"/>
          <w:divBdr>
            <w:top w:val="none" w:sz="0" w:space="0" w:color="auto"/>
            <w:left w:val="none" w:sz="0" w:space="0" w:color="auto"/>
            <w:bottom w:val="none" w:sz="0" w:space="0" w:color="auto"/>
            <w:right w:val="none" w:sz="0" w:space="0" w:color="auto"/>
          </w:divBdr>
        </w:div>
        <w:div w:id="631179577">
          <w:marLeft w:val="640"/>
          <w:marRight w:val="0"/>
          <w:marTop w:val="0"/>
          <w:marBottom w:val="0"/>
          <w:divBdr>
            <w:top w:val="none" w:sz="0" w:space="0" w:color="auto"/>
            <w:left w:val="none" w:sz="0" w:space="0" w:color="auto"/>
            <w:bottom w:val="none" w:sz="0" w:space="0" w:color="auto"/>
            <w:right w:val="none" w:sz="0" w:space="0" w:color="auto"/>
          </w:divBdr>
        </w:div>
        <w:div w:id="1283195817">
          <w:marLeft w:val="640"/>
          <w:marRight w:val="0"/>
          <w:marTop w:val="0"/>
          <w:marBottom w:val="0"/>
          <w:divBdr>
            <w:top w:val="none" w:sz="0" w:space="0" w:color="auto"/>
            <w:left w:val="none" w:sz="0" w:space="0" w:color="auto"/>
            <w:bottom w:val="none" w:sz="0" w:space="0" w:color="auto"/>
            <w:right w:val="none" w:sz="0" w:space="0" w:color="auto"/>
          </w:divBdr>
        </w:div>
        <w:div w:id="60297670">
          <w:marLeft w:val="640"/>
          <w:marRight w:val="0"/>
          <w:marTop w:val="0"/>
          <w:marBottom w:val="0"/>
          <w:divBdr>
            <w:top w:val="none" w:sz="0" w:space="0" w:color="auto"/>
            <w:left w:val="none" w:sz="0" w:space="0" w:color="auto"/>
            <w:bottom w:val="none" w:sz="0" w:space="0" w:color="auto"/>
            <w:right w:val="none" w:sz="0" w:space="0" w:color="auto"/>
          </w:divBdr>
        </w:div>
        <w:div w:id="1789542788">
          <w:marLeft w:val="640"/>
          <w:marRight w:val="0"/>
          <w:marTop w:val="0"/>
          <w:marBottom w:val="0"/>
          <w:divBdr>
            <w:top w:val="none" w:sz="0" w:space="0" w:color="auto"/>
            <w:left w:val="none" w:sz="0" w:space="0" w:color="auto"/>
            <w:bottom w:val="none" w:sz="0" w:space="0" w:color="auto"/>
            <w:right w:val="none" w:sz="0" w:space="0" w:color="auto"/>
          </w:divBdr>
        </w:div>
        <w:div w:id="42096562">
          <w:marLeft w:val="640"/>
          <w:marRight w:val="0"/>
          <w:marTop w:val="0"/>
          <w:marBottom w:val="0"/>
          <w:divBdr>
            <w:top w:val="none" w:sz="0" w:space="0" w:color="auto"/>
            <w:left w:val="none" w:sz="0" w:space="0" w:color="auto"/>
            <w:bottom w:val="none" w:sz="0" w:space="0" w:color="auto"/>
            <w:right w:val="none" w:sz="0" w:space="0" w:color="auto"/>
          </w:divBdr>
        </w:div>
      </w:divsChild>
    </w:div>
    <w:div w:id="2006780194">
      <w:bodyDiv w:val="1"/>
      <w:marLeft w:val="0"/>
      <w:marRight w:val="0"/>
      <w:marTop w:val="0"/>
      <w:marBottom w:val="0"/>
      <w:divBdr>
        <w:top w:val="none" w:sz="0" w:space="0" w:color="auto"/>
        <w:left w:val="none" w:sz="0" w:space="0" w:color="auto"/>
        <w:bottom w:val="none" w:sz="0" w:space="0" w:color="auto"/>
        <w:right w:val="none" w:sz="0" w:space="0" w:color="auto"/>
      </w:divBdr>
      <w:divsChild>
        <w:div w:id="490098185">
          <w:marLeft w:val="640"/>
          <w:marRight w:val="0"/>
          <w:marTop w:val="0"/>
          <w:marBottom w:val="0"/>
          <w:divBdr>
            <w:top w:val="none" w:sz="0" w:space="0" w:color="auto"/>
            <w:left w:val="none" w:sz="0" w:space="0" w:color="auto"/>
            <w:bottom w:val="none" w:sz="0" w:space="0" w:color="auto"/>
            <w:right w:val="none" w:sz="0" w:space="0" w:color="auto"/>
          </w:divBdr>
        </w:div>
        <w:div w:id="1626737610">
          <w:marLeft w:val="640"/>
          <w:marRight w:val="0"/>
          <w:marTop w:val="0"/>
          <w:marBottom w:val="0"/>
          <w:divBdr>
            <w:top w:val="none" w:sz="0" w:space="0" w:color="auto"/>
            <w:left w:val="none" w:sz="0" w:space="0" w:color="auto"/>
            <w:bottom w:val="none" w:sz="0" w:space="0" w:color="auto"/>
            <w:right w:val="none" w:sz="0" w:space="0" w:color="auto"/>
          </w:divBdr>
        </w:div>
        <w:div w:id="1557816246">
          <w:marLeft w:val="640"/>
          <w:marRight w:val="0"/>
          <w:marTop w:val="0"/>
          <w:marBottom w:val="0"/>
          <w:divBdr>
            <w:top w:val="none" w:sz="0" w:space="0" w:color="auto"/>
            <w:left w:val="none" w:sz="0" w:space="0" w:color="auto"/>
            <w:bottom w:val="none" w:sz="0" w:space="0" w:color="auto"/>
            <w:right w:val="none" w:sz="0" w:space="0" w:color="auto"/>
          </w:divBdr>
        </w:div>
        <w:div w:id="1813982878">
          <w:marLeft w:val="640"/>
          <w:marRight w:val="0"/>
          <w:marTop w:val="0"/>
          <w:marBottom w:val="0"/>
          <w:divBdr>
            <w:top w:val="none" w:sz="0" w:space="0" w:color="auto"/>
            <w:left w:val="none" w:sz="0" w:space="0" w:color="auto"/>
            <w:bottom w:val="none" w:sz="0" w:space="0" w:color="auto"/>
            <w:right w:val="none" w:sz="0" w:space="0" w:color="auto"/>
          </w:divBdr>
        </w:div>
        <w:div w:id="2099213148">
          <w:marLeft w:val="640"/>
          <w:marRight w:val="0"/>
          <w:marTop w:val="0"/>
          <w:marBottom w:val="0"/>
          <w:divBdr>
            <w:top w:val="none" w:sz="0" w:space="0" w:color="auto"/>
            <w:left w:val="none" w:sz="0" w:space="0" w:color="auto"/>
            <w:bottom w:val="none" w:sz="0" w:space="0" w:color="auto"/>
            <w:right w:val="none" w:sz="0" w:space="0" w:color="auto"/>
          </w:divBdr>
        </w:div>
        <w:div w:id="1128234458">
          <w:marLeft w:val="640"/>
          <w:marRight w:val="0"/>
          <w:marTop w:val="0"/>
          <w:marBottom w:val="0"/>
          <w:divBdr>
            <w:top w:val="none" w:sz="0" w:space="0" w:color="auto"/>
            <w:left w:val="none" w:sz="0" w:space="0" w:color="auto"/>
            <w:bottom w:val="none" w:sz="0" w:space="0" w:color="auto"/>
            <w:right w:val="none" w:sz="0" w:space="0" w:color="auto"/>
          </w:divBdr>
        </w:div>
        <w:div w:id="789281523">
          <w:marLeft w:val="640"/>
          <w:marRight w:val="0"/>
          <w:marTop w:val="0"/>
          <w:marBottom w:val="0"/>
          <w:divBdr>
            <w:top w:val="none" w:sz="0" w:space="0" w:color="auto"/>
            <w:left w:val="none" w:sz="0" w:space="0" w:color="auto"/>
            <w:bottom w:val="none" w:sz="0" w:space="0" w:color="auto"/>
            <w:right w:val="none" w:sz="0" w:space="0" w:color="auto"/>
          </w:divBdr>
        </w:div>
        <w:div w:id="1941253598">
          <w:marLeft w:val="640"/>
          <w:marRight w:val="0"/>
          <w:marTop w:val="0"/>
          <w:marBottom w:val="0"/>
          <w:divBdr>
            <w:top w:val="none" w:sz="0" w:space="0" w:color="auto"/>
            <w:left w:val="none" w:sz="0" w:space="0" w:color="auto"/>
            <w:bottom w:val="none" w:sz="0" w:space="0" w:color="auto"/>
            <w:right w:val="none" w:sz="0" w:space="0" w:color="auto"/>
          </w:divBdr>
        </w:div>
        <w:div w:id="886916593">
          <w:marLeft w:val="640"/>
          <w:marRight w:val="0"/>
          <w:marTop w:val="0"/>
          <w:marBottom w:val="0"/>
          <w:divBdr>
            <w:top w:val="none" w:sz="0" w:space="0" w:color="auto"/>
            <w:left w:val="none" w:sz="0" w:space="0" w:color="auto"/>
            <w:bottom w:val="none" w:sz="0" w:space="0" w:color="auto"/>
            <w:right w:val="none" w:sz="0" w:space="0" w:color="auto"/>
          </w:divBdr>
        </w:div>
        <w:div w:id="1050346023">
          <w:marLeft w:val="640"/>
          <w:marRight w:val="0"/>
          <w:marTop w:val="0"/>
          <w:marBottom w:val="0"/>
          <w:divBdr>
            <w:top w:val="none" w:sz="0" w:space="0" w:color="auto"/>
            <w:left w:val="none" w:sz="0" w:space="0" w:color="auto"/>
            <w:bottom w:val="none" w:sz="0" w:space="0" w:color="auto"/>
            <w:right w:val="none" w:sz="0" w:space="0" w:color="auto"/>
          </w:divBdr>
        </w:div>
        <w:div w:id="304548479">
          <w:marLeft w:val="640"/>
          <w:marRight w:val="0"/>
          <w:marTop w:val="0"/>
          <w:marBottom w:val="0"/>
          <w:divBdr>
            <w:top w:val="none" w:sz="0" w:space="0" w:color="auto"/>
            <w:left w:val="none" w:sz="0" w:space="0" w:color="auto"/>
            <w:bottom w:val="none" w:sz="0" w:space="0" w:color="auto"/>
            <w:right w:val="none" w:sz="0" w:space="0" w:color="auto"/>
          </w:divBdr>
        </w:div>
        <w:div w:id="1120226216">
          <w:marLeft w:val="640"/>
          <w:marRight w:val="0"/>
          <w:marTop w:val="0"/>
          <w:marBottom w:val="0"/>
          <w:divBdr>
            <w:top w:val="none" w:sz="0" w:space="0" w:color="auto"/>
            <w:left w:val="none" w:sz="0" w:space="0" w:color="auto"/>
            <w:bottom w:val="none" w:sz="0" w:space="0" w:color="auto"/>
            <w:right w:val="none" w:sz="0" w:space="0" w:color="auto"/>
          </w:divBdr>
        </w:div>
        <w:div w:id="2055612760">
          <w:marLeft w:val="640"/>
          <w:marRight w:val="0"/>
          <w:marTop w:val="0"/>
          <w:marBottom w:val="0"/>
          <w:divBdr>
            <w:top w:val="none" w:sz="0" w:space="0" w:color="auto"/>
            <w:left w:val="none" w:sz="0" w:space="0" w:color="auto"/>
            <w:bottom w:val="none" w:sz="0" w:space="0" w:color="auto"/>
            <w:right w:val="none" w:sz="0" w:space="0" w:color="auto"/>
          </w:divBdr>
        </w:div>
        <w:div w:id="503518447">
          <w:marLeft w:val="640"/>
          <w:marRight w:val="0"/>
          <w:marTop w:val="0"/>
          <w:marBottom w:val="0"/>
          <w:divBdr>
            <w:top w:val="none" w:sz="0" w:space="0" w:color="auto"/>
            <w:left w:val="none" w:sz="0" w:space="0" w:color="auto"/>
            <w:bottom w:val="none" w:sz="0" w:space="0" w:color="auto"/>
            <w:right w:val="none" w:sz="0" w:space="0" w:color="auto"/>
          </w:divBdr>
        </w:div>
        <w:div w:id="305017778">
          <w:marLeft w:val="640"/>
          <w:marRight w:val="0"/>
          <w:marTop w:val="0"/>
          <w:marBottom w:val="0"/>
          <w:divBdr>
            <w:top w:val="none" w:sz="0" w:space="0" w:color="auto"/>
            <w:left w:val="none" w:sz="0" w:space="0" w:color="auto"/>
            <w:bottom w:val="none" w:sz="0" w:space="0" w:color="auto"/>
            <w:right w:val="none" w:sz="0" w:space="0" w:color="auto"/>
          </w:divBdr>
        </w:div>
        <w:div w:id="1154953782">
          <w:marLeft w:val="640"/>
          <w:marRight w:val="0"/>
          <w:marTop w:val="0"/>
          <w:marBottom w:val="0"/>
          <w:divBdr>
            <w:top w:val="none" w:sz="0" w:space="0" w:color="auto"/>
            <w:left w:val="none" w:sz="0" w:space="0" w:color="auto"/>
            <w:bottom w:val="none" w:sz="0" w:space="0" w:color="auto"/>
            <w:right w:val="none" w:sz="0" w:space="0" w:color="auto"/>
          </w:divBdr>
        </w:div>
        <w:div w:id="1388609097">
          <w:marLeft w:val="640"/>
          <w:marRight w:val="0"/>
          <w:marTop w:val="0"/>
          <w:marBottom w:val="0"/>
          <w:divBdr>
            <w:top w:val="none" w:sz="0" w:space="0" w:color="auto"/>
            <w:left w:val="none" w:sz="0" w:space="0" w:color="auto"/>
            <w:bottom w:val="none" w:sz="0" w:space="0" w:color="auto"/>
            <w:right w:val="none" w:sz="0" w:space="0" w:color="auto"/>
          </w:divBdr>
        </w:div>
        <w:div w:id="1947694691">
          <w:marLeft w:val="640"/>
          <w:marRight w:val="0"/>
          <w:marTop w:val="0"/>
          <w:marBottom w:val="0"/>
          <w:divBdr>
            <w:top w:val="none" w:sz="0" w:space="0" w:color="auto"/>
            <w:left w:val="none" w:sz="0" w:space="0" w:color="auto"/>
            <w:bottom w:val="none" w:sz="0" w:space="0" w:color="auto"/>
            <w:right w:val="none" w:sz="0" w:space="0" w:color="auto"/>
          </w:divBdr>
        </w:div>
        <w:div w:id="1415123711">
          <w:marLeft w:val="640"/>
          <w:marRight w:val="0"/>
          <w:marTop w:val="0"/>
          <w:marBottom w:val="0"/>
          <w:divBdr>
            <w:top w:val="none" w:sz="0" w:space="0" w:color="auto"/>
            <w:left w:val="none" w:sz="0" w:space="0" w:color="auto"/>
            <w:bottom w:val="none" w:sz="0" w:space="0" w:color="auto"/>
            <w:right w:val="none" w:sz="0" w:space="0" w:color="auto"/>
          </w:divBdr>
        </w:div>
        <w:div w:id="1246844205">
          <w:marLeft w:val="640"/>
          <w:marRight w:val="0"/>
          <w:marTop w:val="0"/>
          <w:marBottom w:val="0"/>
          <w:divBdr>
            <w:top w:val="none" w:sz="0" w:space="0" w:color="auto"/>
            <w:left w:val="none" w:sz="0" w:space="0" w:color="auto"/>
            <w:bottom w:val="none" w:sz="0" w:space="0" w:color="auto"/>
            <w:right w:val="none" w:sz="0" w:space="0" w:color="auto"/>
          </w:divBdr>
        </w:div>
        <w:div w:id="1055733906">
          <w:marLeft w:val="640"/>
          <w:marRight w:val="0"/>
          <w:marTop w:val="0"/>
          <w:marBottom w:val="0"/>
          <w:divBdr>
            <w:top w:val="none" w:sz="0" w:space="0" w:color="auto"/>
            <w:left w:val="none" w:sz="0" w:space="0" w:color="auto"/>
            <w:bottom w:val="none" w:sz="0" w:space="0" w:color="auto"/>
            <w:right w:val="none" w:sz="0" w:space="0" w:color="auto"/>
          </w:divBdr>
        </w:div>
        <w:div w:id="1690987659">
          <w:marLeft w:val="640"/>
          <w:marRight w:val="0"/>
          <w:marTop w:val="0"/>
          <w:marBottom w:val="0"/>
          <w:divBdr>
            <w:top w:val="none" w:sz="0" w:space="0" w:color="auto"/>
            <w:left w:val="none" w:sz="0" w:space="0" w:color="auto"/>
            <w:bottom w:val="none" w:sz="0" w:space="0" w:color="auto"/>
            <w:right w:val="none" w:sz="0" w:space="0" w:color="auto"/>
          </w:divBdr>
        </w:div>
        <w:div w:id="945190538">
          <w:marLeft w:val="640"/>
          <w:marRight w:val="0"/>
          <w:marTop w:val="0"/>
          <w:marBottom w:val="0"/>
          <w:divBdr>
            <w:top w:val="none" w:sz="0" w:space="0" w:color="auto"/>
            <w:left w:val="none" w:sz="0" w:space="0" w:color="auto"/>
            <w:bottom w:val="none" w:sz="0" w:space="0" w:color="auto"/>
            <w:right w:val="none" w:sz="0" w:space="0" w:color="auto"/>
          </w:divBdr>
        </w:div>
        <w:div w:id="1222987255">
          <w:marLeft w:val="640"/>
          <w:marRight w:val="0"/>
          <w:marTop w:val="0"/>
          <w:marBottom w:val="0"/>
          <w:divBdr>
            <w:top w:val="none" w:sz="0" w:space="0" w:color="auto"/>
            <w:left w:val="none" w:sz="0" w:space="0" w:color="auto"/>
            <w:bottom w:val="none" w:sz="0" w:space="0" w:color="auto"/>
            <w:right w:val="none" w:sz="0" w:space="0" w:color="auto"/>
          </w:divBdr>
        </w:div>
        <w:div w:id="271479585">
          <w:marLeft w:val="640"/>
          <w:marRight w:val="0"/>
          <w:marTop w:val="0"/>
          <w:marBottom w:val="0"/>
          <w:divBdr>
            <w:top w:val="none" w:sz="0" w:space="0" w:color="auto"/>
            <w:left w:val="none" w:sz="0" w:space="0" w:color="auto"/>
            <w:bottom w:val="none" w:sz="0" w:space="0" w:color="auto"/>
            <w:right w:val="none" w:sz="0" w:space="0" w:color="auto"/>
          </w:divBdr>
        </w:div>
        <w:div w:id="1688871054">
          <w:marLeft w:val="640"/>
          <w:marRight w:val="0"/>
          <w:marTop w:val="0"/>
          <w:marBottom w:val="0"/>
          <w:divBdr>
            <w:top w:val="none" w:sz="0" w:space="0" w:color="auto"/>
            <w:left w:val="none" w:sz="0" w:space="0" w:color="auto"/>
            <w:bottom w:val="none" w:sz="0" w:space="0" w:color="auto"/>
            <w:right w:val="none" w:sz="0" w:space="0" w:color="auto"/>
          </w:divBdr>
        </w:div>
        <w:div w:id="1962414431">
          <w:marLeft w:val="640"/>
          <w:marRight w:val="0"/>
          <w:marTop w:val="0"/>
          <w:marBottom w:val="0"/>
          <w:divBdr>
            <w:top w:val="none" w:sz="0" w:space="0" w:color="auto"/>
            <w:left w:val="none" w:sz="0" w:space="0" w:color="auto"/>
            <w:bottom w:val="none" w:sz="0" w:space="0" w:color="auto"/>
            <w:right w:val="none" w:sz="0" w:space="0" w:color="auto"/>
          </w:divBdr>
        </w:div>
        <w:div w:id="1699963229">
          <w:marLeft w:val="640"/>
          <w:marRight w:val="0"/>
          <w:marTop w:val="0"/>
          <w:marBottom w:val="0"/>
          <w:divBdr>
            <w:top w:val="none" w:sz="0" w:space="0" w:color="auto"/>
            <w:left w:val="none" w:sz="0" w:space="0" w:color="auto"/>
            <w:bottom w:val="none" w:sz="0" w:space="0" w:color="auto"/>
            <w:right w:val="none" w:sz="0" w:space="0" w:color="auto"/>
          </w:divBdr>
        </w:div>
        <w:div w:id="1511211939">
          <w:marLeft w:val="640"/>
          <w:marRight w:val="0"/>
          <w:marTop w:val="0"/>
          <w:marBottom w:val="0"/>
          <w:divBdr>
            <w:top w:val="none" w:sz="0" w:space="0" w:color="auto"/>
            <w:left w:val="none" w:sz="0" w:space="0" w:color="auto"/>
            <w:bottom w:val="none" w:sz="0" w:space="0" w:color="auto"/>
            <w:right w:val="none" w:sz="0" w:space="0" w:color="auto"/>
          </w:divBdr>
        </w:div>
        <w:div w:id="1665939344">
          <w:marLeft w:val="640"/>
          <w:marRight w:val="0"/>
          <w:marTop w:val="0"/>
          <w:marBottom w:val="0"/>
          <w:divBdr>
            <w:top w:val="none" w:sz="0" w:space="0" w:color="auto"/>
            <w:left w:val="none" w:sz="0" w:space="0" w:color="auto"/>
            <w:bottom w:val="none" w:sz="0" w:space="0" w:color="auto"/>
            <w:right w:val="none" w:sz="0" w:space="0" w:color="auto"/>
          </w:divBdr>
        </w:div>
        <w:div w:id="498812994">
          <w:marLeft w:val="640"/>
          <w:marRight w:val="0"/>
          <w:marTop w:val="0"/>
          <w:marBottom w:val="0"/>
          <w:divBdr>
            <w:top w:val="none" w:sz="0" w:space="0" w:color="auto"/>
            <w:left w:val="none" w:sz="0" w:space="0" w:color="auto"/>
            <w:bottom w:val="none" w:sz="0" w:space="0" w:color="auto"/>
            <w:right w:val="none" w:sz="0" w:space="0" w:color="auto"/>
          </w:divBdr>
        </w:div>
        <w:div w:id="731807033">
          <w:marLeft w:val="640"/>
          <w:marRight w:val="0"/>
          <w:marTop w:val="0"/>
          <w:marBottom w:val="0"/>
          <w:divBdr>
            <w:top w:val="none" w:sz="0" w:space="0" w:color="auto"/>
            <w:left w:val="none" w:sz="0" w:space="0" w:color="auto"/>
            <w:bottom w:val="none" w:sz="0" w:space="0" w:color="auto"/>
            <w:right w:val="none" w:sz="0" w:space="0" w:color="auto"/>
          </w:divBdr>
        </w:div>
        <w:div w:id="465586908">
          <w:marLeft w:val="640"/>
          <w:marRight w:val="0"/>
          <w:marTop w:val="0"/>
          <w:marBottom w:val="0"/>
          <w:divBdr>
            <w:top w:val="none" w:sz="0" w:space="0" w:color="auto"/>
            <w:left w:val="none" w:sz="0" w:space="0" w:color="auto"/>
            <w:bottom w:val="none" w:sz="0" w:space="0" w:color="auto"/>
            <w:right w:val="none" w:sz="0" w:space="0" w:color="auto"/>
          </w:divBdr>
        </w:div>
        <w:div w:id="2113890854">
          <w:marLeft w:val="640"/>
          <w:marRight w:val="0"/>
          <w:marTop w:val="0"/>
          <w:marBottom w:val="0"/>
          <w:divBdr>
            <w:top w:val="none" w:sz="0" w:space="0" w:color="auto"/>
            <w:left w:val="none" w:sz="0" w:space="0" w:color="auto"/>
            <w:bottom w:val="none" w:sz="0" w:space="0" w:color="auto"/>
            <w:right w:val="none" w:sz="0" w:space="0" w:color="auto"/>
          </w:divBdr>
        </w:div>
        <w:div w:id="1357273443">
          <w:marLeft w:val="640"/>
          <w:marRight w:val="0"/>
          <w:marTop w:val="0"/>
          <w:marBottom w:val="0"/>
          <w:divBdr>
            <w:top w:val="none" w:sz="0" w:space="0" w:color="auto"/>
            <w:left w:val="none" w:sz="0" w:space="0" w:color="auto"/>
            <w:bottom w:val="none" w:sz="0" w:space="0" w:color="auto"/>
            <w:right w:val="none" w:sz="0" w:space="0" w:color="auto"/>
          </w:divBdr>
        </w:div>
        <w:div w:id="983311969">
          <w:marLeft w:val="640"/>
          <w:marRight w:val="0"/>
          <w:marTop w:val="0"/>
          <w:marBottom w:val="0"/>
          <w:divBdr>
            <w:top w:val="none" w:sz="0" w:space="0" w:color="auto"/>
            <w:left w:val="none" w:sz="0" w:space="0" w:color="auto"/>
            <w:bottom w:val="none" w:sz="0" w:space="0" w:color="auto"/>
            <w:right w:val="none" w:sz="0" w:space="0" w:color="auto"/>
          </w:divBdr>
        </w:div>
        <w:div w:id="1537691239">
          <w:marLeft w:val="640"/>
          <w:marRight w:val="0"/>
          <w:marTop w:val="0"/>
          <w:marBottom w:val="0"/>
          <w:divBdr>
            <w:top w:val="none" w:sz="0" w:space="0" w:color="auto"/>
            <w:left w:val="none" w:sz="0" w:space="0" w:color="auto"/>
            <w:bottom w:val="none" w:sz="0" w:space="0" w:color="auto"/>
            <w:right w:val="none" w:sz="0" w:space="0" w:color="auto"/>
          </w:divBdr>
        </w:div>
        <w:div w:id="1727987844">
          <w:marLeft w:val="640"/>
          <w:marRight w:val="0"/>
          <w:marTop w:val="0"/>
          <w:marBottom w:val="0"/>
          <w:divBdr>
            <w:top w:val="none" w:sz="0" w:space="0" w:color="auto"/>
            <w:left w:val="none" w:sz="0" w:space="0" w:color="auto"/>
            <w:bottom w:val="none" w:sz="0" w:space="0" w:color="auto"/>
            <w:right w:val="none" w:sz="0" w:space="0" w:color="auto"/>
          </w:divBdr>
        </w:div>
        <w:div w:id="1337732545">
          <w:marLeft w:val="640"/>
          <w:marRight w:val="0"/>
          <w:marTop w:val="0"/>
          <w:marBottom w:val="0"/>
          <w:divBdr>
            <w:top w:val="none" w:sz="0" w:space="0" w:color="auto"/>
            <w:left w:val="none" w:sz="0" w:space="0" w:color="auto"/>
            <w:bottom w:val="none" w:sz="0" w:space="0" w:color="auto"/>
            <w:right w:val="none" w:sz="0" w:space="0" w:color="auto"/>
          </w:divBdr>
        </w:div>
        <w:div w:id="1539246100">
          <w:marLeft w:val="640"/>
          <w:marRight w:val="0"/>
          <w:marTop w:val="0"/>
          <w:marBottom w:val="0"/>
          <w:divBdr>
            <w:top w:val="none" w:sz="0" w:space="0" w:color="auto"/>
            <w:left w:val="none" w:sz="0" w:space="0" w:color="auto"/>
            <w:bottom w:val="none" w:sz="0" w:space="0" w:color="auto"/>
            <w:right w:val="none" w:sz="0" w:space="0" w:color="auto"/>
          </w:divBdr>
        </w:div>
        <w:div w:id="2038434124">
          <w:marLeft w:val="640"/>
          <w:marRight w:val="0"/>
          <w:marTop w:val="0"/>
          <w:marBottom w:val="0"/>
          <w:divBdr>
            <w:top w:val="none" w:sz="0" w:space="0" w:color="auto"/>
            <w:left w:val="none" w:sz="0" w:space="0" w:color="auto"/>
            <w:bottom w:val="none" w:sz="0" w:space="0" w:color="auto"/>
            <w:right w:val="none" w:sz="0" w:space="0" w:color="auto"/>
          </w:divBdr>
        </w:div>
        <w:div w:id="778909164">
          <w:marLeft w:val="640"/>
          <w:marRight w:val="0"/>
          <w:marTop w:val="0"/>
          <w:marBottom w:val="0"/>
          <w:divBdr>
            <w:top w:val="none" w:sz="0" w:space="0" w:color="auto"/>
            <w:left w:val="none" w:sz="0" w:space="0" w:color="auto"/>
            <w:bottom w:val="none" w:sz="0" w:space="0" w:color="auto"/>
            <w:right w:val="none" w:sz="0" w:space="0" w:color="auto"/>
          </w:divBdr>
        </w:div>
        <w:div w:id="767576236">
          <w:marLeft w:val="640"/>
          <w:marRight w:val="0"/>
          <w:marTop w:val="0"/>
          <w:marBottom w:val="0"/>
          <w:divBdr>
            <w:top w:val="none" w:sz="0" w:space="0" w:color="auto"/>
            <w:left w:val="none" w:sz="0" w:space="0" w:color="auto"/>
            <w:bottom w:val="none" w:sz="0" w:space="0" w:color="auto"/>
            <w:right w:val="none" w:sz="0" w:space="0" w:color="auto"/>
          </w:divBdr>
        </w:div>
        <w:div w:id="2137066882">
          <w:marLeft w:val="640"/>
          <w:marRight w:val="0"/>
          <w:marTop w:val="0"/>
          <w:marBottom w:val="0"/>
          <w:divBdr>
            <w:top w:val="none" w:sz="0" w:space="0" w:color="auto"/>
            <w:left w:val="none" w:sz="0" w:space="0" w:color="auto"/>
            <w:bottom w:val="none" w:sz="0" w:space="0" w:color="auto"/>
            <w:right w:val="none" w:sz="0" w:space="0" w:color="auto"/>
          </w:divBdr>
        </w:div>
        <w:div w:id="1195846318">
          <w:marLeft w:val="640"/>
          <w:marRight w:val="0"/>
          <w:marTop w:val="0"/>
          <w:marBottom w:val="0"/>
          <w:divBdr>
            <w:top w:val="none" w:sz="0" w:space="0" w:color="auto"/>
            <w:left w:val="none" w:sz="0" w:space="0" w:color="auto"/>
            <w:bottom w:val="none" w:sz="0" w:space="0" w:color="auto"/>
            <w:right w:val="none" w:sz="0" w:space="0" w:color="auto"/>
          </w:divBdr>
        </w:div>
        <w:div w:id="1544900690">
          <w:marLeft w:val="640"/>
          <w:marRight w:val="0"/>
          <w:marTop w:val="0"/>
          <w:marBottom w:val="0"/>
          <w:divBdr>
            <w:top w:val="none" w:sz="0" w:space="0" w:color="auto"/>
            <w:left w:val="none" w:sz="0" w:space="0" w:color="auto"/>
            <w:bottom w:val="none" w:sz="0" w:space="0" w:color="auto"/>
            <w:right w:val="none" w:sz="0" w:space="0" w:color="auto"/>
          </w:divBdr>
        </w:div>
        <w:div w:id="1800100660">
          <w:marLeft w:val="640"/>
          <w:marRight w:val="0"/>
          <w:marTop w:val="0"/>
          <w:marBottom w:val="0"/>
          <w:divBdr>
            <w:top w:val="none" w:sz="0" w:space="0" w:color="auto"/>
            <w:left w:val="none" w:sz="0" w:space="0" w:color="auto"/>
            <w:bottom w:val="none" w:sz="0" w:space="0" w:color="auto"/>
            <w:right w:val="none" w:sz="0" w:space="0" w:color="auto"/>
          </w:divBdr>
        </w:div>
        <w:div w:id="26833385">
          <w:marLeft w:val="640"/>
          <w:marRight w:val="0"/>
          <w:marTop w:val="0"/>
          <w:marBottom w:val="0"/>
          <w:divBdr>
            <w:top w:val="none" w:sz="0" w:space="0" w:color="auto"/>
            <w:left w:val="none" w:sz="0" w:space="0" w:color="auto"/>
            <w:bottom w:val="none" w:sz="0" w:space="0" w:color="auto"/>
            <w:right w:val="none" w:sz="0" w:space="0" w:color="auto"/>
          </w:divBdr>
        </w:div>
        <w:div w:id="529681592">
          <w:marLeft w:val="640"/>
          <w:marRight w:val="0"/>
          <w:marTop w:val="0"/>
          <w:marBottom w:val="0"/>
          <w:divBdr>
            <w:top w:val="none" w:sz="0" w:space="0" w:color="auto"/>
            <w:left w:val="none" w:sz="0" w:space="0" w:color="auto"/>
            <w:bottom w:val="none" w:sz="0" w:space="0" w:color="auto"/>
            <w:right w:val="none" w:sz="0" w:space="0" w:color="auto"/>
          </w:divBdr>
        </w:div>
        <w:div w:id="1506437923">
          <w:marLeft w:val="640"/>
          <w:marRight w:val="0"/>
          <w:marTop w:val="0"/>
          <w:marBottom w:val="0"/>
          <w:divBdr>
            <w:top w:val="none" w:sz="0" w:space="0" w:color="auto"/>
            <w:left w:val="none" w:sz="0" w:space="0" w:color="auto"/>
            <w:bottom w:val="none" w:sz="0" w:space="0" w:color="auto"/>
            <w:right w:val="none" w:sz="0" w:space="0" w:color="auto"/>
          </w:divBdr>
        </w:div>
        <w:div w:id="1111129568">
          <w:marLeft w:val="640"/>
          <w:marRight w:val="0"/>
          <w:marTop w:val="0"/>
          <w:marBottom w:val="0"/>
          <w:divBdr>
            <w:top w:val="none" w:sz="0" w:space="0" w:color="auto"/>
            <w:left w:val="none" w:sz="0" w:space="0" w:color="auto"/>
            <w:bottom w:val="none" w:sz="0" w:space="0" w:color="auto"/>
            <w:right w:val="none" w:sz="0" w:space="0" w:color="auto"/>
          </w:divBdr>
        </w:div>
        <w:div w:id="757672147">
          <w:marLeft w:val="640"/>
          <w:marRight w:val="0"/>
          <w:marTop w:val="0"/>
          <w:marBottom w:val="0"/>
          <w:divBdr>
            <w:top w:val="none" w:sz="0" w:space="0" w:color="auto"/>
            <w:left w:val="none" w:sz="0" w:space="0" w:color="auto"/>
            <w:bottom w:val="none" w:sz="0" w:space="0" w:color="auto"/>
            <w:right w:val="none" w:sz="0" w:space="0" w:color="auto"/>
          </w:divBdr>
        </w:div>
        <w:div w:id="701056542">
          <w:marLeft w:val="640"/>
          <w:marRight w:val="0"/>
          <w:marTop w:val="0"/>
          <w:marBottom w:val="0"/>
          <w:divBdr>
            <w:top w:val="none" w:sz="0" w:space="0" w:color="auto"/>
            <w:left w:val="none" w:sz="0" w:space="0" w:color="auto"/>
            <w:bottom w:val="none" w:sz="0" w:space="0" w:color="auto"/>
            <w:right w:val="none" w:sz="0" w:space="0" w:color="auto"/>
          </w:divBdr>
        </w:div>
        <w:div w:id="294526534">
          <w:marLeft w:val="640"/>
          <w:marRight w:val="0"/>
          <w:marTop w:val="0"/>
          <w:marBottom w:val="0"/>
          <w:divBdr>
            <w:top w:val="none" w:sz="0" w:space="0" w:color="auto"/>
            <w:left w:val="none" w:sz="0" w:space="0" w:color="auto"/>
            <w:bottom w:val="none" w:sz="0" w:space="0" w:color="auto"/>
            <w:right w:val="none" w:sz="0" w:space="0" w:color="auto"/>
          </w:divBdr>
        </w:div>
        <w:div w:id="1868979446">
          <w:marLeft w:val="640"/>
          <w:marRight w:val="0"/>
          <w:marTop w:val="0"/>
          <w:marBottom w:val="0"/>
          <w:divBdr>
            <w:top w:val="none" w:sz="0" w:space="0" w:color="auto"/>
            <w:left w:val="none" w:sz="0" w:space="0" w:color="auto"/>
            <w:bottom w:val="none" w:sz="0" w:space="0" w:color="auto"/>
            <w:right w:val="none" w:sz="0" w:space="0" w:color="auto"/>
          </w:divBdr>
        </w:div>
        <w:div w:id="2072462953">
          <w:marLeft w:val="640"/>
          <w:marRight w:val="0"/>
          <w:marTop w:val="0"/>
          <w:marBottom w:val="0"/>
          <w:divBdr>
            <w:top w:val="none" w:sz="0" w:space="0" w:color="auto"/>
            <w:left w:val="none" w:sz="0" w:space="0" w:color="auto"/>
            <w:bottom w:val="none" w:sz="0" w:space="0" w:color="auto"/>
            <w:right w:val="none" w:sz="0" w:space="0" w:color="auto"/>
          </w:divBdr>
        </w:div>
        <w:div w:id="1119645839">
          <w:marLeft w:val="640"/>
          <w:marRight w:val="0"/>
          <w:marTop w:val="0"/>
          <w:marBottom w:val="0"/>
          <w:divBdr>
            <w:top w:val="none" w:sz="0" w:space="0" w:color="auto"/>
            <w:left w:val="none" w:sz="0" w:space="0" w:color="auto"/>
            <w:bottom w:val="none" w:sz="0" w:space="0" w:color="auto"/>
            <w:right w:val="none" w:sz="0" w:space="0" w:color="auto"/>
          </w:divBdr>
        </w:div>
        <w:div w:id="1513452196">
          <w:marLeft w:val="640"/>
          <w:marRight w:val="0"/>
          <w:marTop w:val="0"/>
          <w:marBottom w:val="0"/>
          <w:divBdr>
            <w:top w:val="none" w:sz="0" w:space="0" w:color="auto"/>
            <w:left w:val="none" w:sz="0" w:space="0" w:color="auto"/>
            <w:bottom w:val="none" w:sz="0" w:space="0" w:color="auto"/>
            <w:right w:val="none" w:sz="0" w:space="0" w:color="auto"/>
          </w:divBdr>
        </w:div>
        <w:div w:id="620646269">
          <w:marLeft w:val="640"/>
          <w:marRight w:val="0"/>
          <w:marTop w:val="0"/>
          <w:marBottom w:val="0"/>
          <w:divBdr>
            <w:top w:val="none" w:sz="0" w:space="0" w:color="auto"/>
            <w:left w:val="none" w:sz="0" w:space="0" w:color="auto"/>
            <w:bottom w:val="none" w:sz="0" w:space="0" w:color="auto"/>
            <w:right w:val="none" w:sz="0" w:space="0" w:color="auto"/>
          </w:divBdr>
        </w:div>
        <w:div w:id="149369593">
          <w:marLeft w:val="640"/>
          <w:marRight w:val="0"/>
          <w:marTop w:val="0"/>
          <w:marBottom w:val="0"/>
          <w:divBdr>
            <w:top w:val="none" w:sz="0" w:space="0" w:color="auto"/>
            <w:left w:val="none" w:sz="0" w:space="0" w:color="auto"/>
            <w:bottom w:val="none" w:sz="0" w:space="0" w:color="auto"/>
            <w:right w:val="none" w:sz="0" w:space="0" w:color="auto"/>
          </w:divBdr>
        </w:div>
        <w:div w:id="518589295">
          <w:marLeft w:val="640"/>
          <w:marRight w:val="0"/>
          <w:marTop w:val="0"/>
          <w:marBottom w:val="0"/>
          <w:divBdr>
            <w:top w:val="none" w:sz="0" w:space="0" w:color="auto"/>
            <w:left w:val="none" w:sz="0" w:space="0" w:color="auto"/>
            <w:bottom w:val="none" w:sz="0" w:space="0" w:color="auto"/>
            <w:right w:val="none" w:sz="0" w:space="0" w:color="auto"/>
          </w:divBdr>
        </w:div>
        <w:div w:id="1070274979">
          <w:marLeft w:val="640"/>
          <w:marRight w:val="0"/>
          <w:marTop w:val="0"/>
          <w:marBottom w:val="0"/>
          <w:divBdr>
            <w:top w:val="none" w:sz="0" w:space="0" w:color="auto"/>
            <w:left w:val="none" w:sz="0" w:space="0" w:color="auto"/>
            <w:bottom w:val="none" w:sz="0" w:space="0" w:color="auto"/>
            <w:right w:val="none" w:sz="0" w:space="0" w:color="auto"/>
          </w:divBdr>
        </w:div>
        <w:div w:id="66002735">
          <w:marLeft w:val="640"/>
          <w:marRight w:val="0"/>
          <w:marTop w:val="0"/>
          <w:marBottom w:val="0"/>
          <w:divBdr>
            <w:top w:val="none" w:sz="0" w:space="0" w:color="auto"/>
            <w:left w:val="none" w:sz="0" w:space="0" w:color="auto"/>
            <w:bottom w:val="none" w:sz="0" w:space="0" w:color="auto"/>
            <w:right w:val="none" w:sz="0" w:space="0" w:color="auto"/>
          </w:divBdr>
        </w:div>
        <w:div w:id="1309214088">
          <w:marLeft w:val="640"/>
          <w:marRight w:val="0"/>
          <w:marTop w:val="0"/>
          <w:marBottom w:val="0"/>
          <w:divBdr>
            <w:top w:val="none" w:sz="0" w:space="0" w:color="auto"/>
            <w:left w:val="none" w:sz="0" w:space="0" w:color="auto"/>
            <w:bottom w:val="none" w:sz="0" w:space="0" w:color="auto"/>
            <w:right w:val="none" w:sz="0" w:space="0" w:color="auto"/>
          </w:divBdr>
        </w:div>
        <w:div w:id="882134332">
          <w:marLeft w:val="640"/>
          <w:marRight w:val="0"/>
          <w:marTop w:val="0"/>
          <w:marBottom w:val="0"/>
          <w:divBdr>
            <w:top w:val="none" w:sz="0" w:space="0" w:color="auto"/>
            <w:left w:val="none" w:sz="0" w:space="0" w:color="auto"/>
            <w:bottom w:val="none" w:sz="0" w:space="0" w:color="auto"/>
            <w:right w:val="none" w:sz="0" w:space="0" w:color="auto"/>
          </w:divBdr>
        </w:div>
        <w:div w:id="552691684">
          <w:marLeft w:val="640"/>
          <w:marRight w:val="0"/>
          <w:marTop w:val="0"/>
          <w:marBottom w:val="0"/>
          <w:divBdr>
            <w:top w:val="none" w:sz="0" w:space="0" w:color="auto"/>
            <w:left w:val="none" w:sz="0" w:space="0" w:color="auto"/>
            <w:bottom w:val="none" w:sz="0" w:space="0" w:color="auto"/>
            <w:right w:val="none" w:sz="0" w:space="0" w:color="auto"/>
          </w:divBdr>
        </w:div>
        <w:div w:id="1337459855">
          <w:marLeft w:val="640"/>
          <w:marRight w:val="0"/>
          <w:marTop w:val="0"/>
          <w:marBottom w:val="0"/>
          <w:divBdr>
            <w:top w:val="none" w:sz="0" w:space="0" w:color="auto"/>
            <w:left w:val="none" w:sz="0" w:space="0" w:color="auto"/>
            <w:bottom w:val="none" w:sz="0" w:space="0" w:color="auto"/>
            <w:right w:val="none" w:sz="0" w:space="0" w:color="auto"/>
          </w:divBdr>
        </w:div>
        <w:div w:id="1550334284">
          <w:marLeft w:val="640"/>
          <w:marRight w:val="0"/>
          <w:marTop w:val="0"/>
          <w:marBottom w:val="0"/>
          <w:divBdr>
            <w:top w:val="none" w:sz="0" w:space="0" w:color="auto"/>
            <w:left w:val="none" w:sz="0" w:space="0" w:color="auto"/>
            <w:bottom w:val="none" w:sz="0" w:space="0" w:color="auto"/>
            <w:right w:val="none" w:sz="0" w:space="0" w:color="auto"/>
          </w:divBdr>
        </w:div>
        <w:div w:id="649286602">
          <w:marLeft w:val="640"/>
          <w:marRight w:val="0"/>
          <w:marTop w:val="0"/>
          <w:marBottom w:val="0"/>
          <w:divBdr>
            <w:top w:val="none" w:sz="0" w:space="0" w:color="auto"/>
            <w:left w:val="none" w:sz="0" w:space="0" w:color="auto"/>
            <w:bottom w:val="none" w:sz="0" w:space="0" w:color="auto"/>
            <w:right w:val="none" w:sz="0" w:space="0" w:color="auto"/>
          </w:divBdr>
        </w:div>
        <w:div w:id="2126388161">
          <w:marLeft w:val="640"/>
          <w:marRight w:val="0"/>
          <w:marTop w:val="0"/>
          <w:marBottom w:val="0"/>
          <w:divBdr>
            <w:top w:val="none" w:sz="0" w:space="0" w:color="auto"/>
            <w:left w:val="none" w:sz="0" w:space="0" w:color="auto"/>
            <w:bottom w:val="none" w:sz="0" w:space="0" w:color="auto"/>
            <w:right w:val="none" w:sz="0" w:space="0" w:color="auto"/>
          </w:divBdr>
        </w:div>
        <w:div w:id="1524392545">
          <w:marLeft w:val="640"/>
          <w:marRight w:val="0"/>
          <w:marTop w:val="0"/>
          <w:marBottom w:val="0"/>
          <w:divBdr>
            <w:top w:val="none" w:sz="0" w:space="0" w:color="auto"/>
            <w:left w:val="none" w:sz="0" w:space="0" w:color="auto"/>
            <w:bottom w:val="none" w:sz="0" w:space="0" w:color="auto"/>
            <w:right w:val="none" w:sz="0" w:space="0" w:color="auto"/>
          </w:divBdr>
        </w:div>
        <w:div w:id="1298220101">
          <w:marLeft w:val="640"/>
          <w:marRight w:val="0"/>
          <w:marTop w:val="0"/>
          <w:marBottom w:val="0"/>
          <w:divBdr>
            <w:top w:val="none" w:sz="0" w:space="0" w:color="auto"/>
            <w:left w:val="none" w:sz="0" w:space="0" w:color="auto"/>
            <w:bottom w:val="none" w:sz="0" w:space="0" w:color="auto"/>
            <w:right w:val="none" w:sz="0" w:space="0" w:color="auto"/>
          </w:divBdr>
        </w:div>
        <w:div w:id="536040486">
          <w:marLeft w:val="640"/>
          <w:marRight w:val="0"/>
          <w:marTop w:val="0"/>
          <w:marBottom w:val="0"/>
          <w:divBdr>
            <w:top w:val="none" w:sz="0" w:space="0" w:color="auto"/>
            <w:left w:val="none" w:sz="0" w:space="0" w:color="auto"/>
            <w:bottom w:val="none" w:sz="0" w:space="0" w:color="auto"/>
            <w:right w:val="none" w:sz="0" w:space="0" w:color="auto"/>
          </w:divBdr>
        </w:div>
        <w:div w:id="1149056977">
          <w:marLeft w:val="640"/>
          <w:marRight w:val="0"/>
          <w:marTop w:val="0"/>
          <w:marBottom w:val="0"/>
          <w:divBdr>
            <w:top w:val="none" w:sz="0" w:space="0" w:color="auto"/>
            <w:left w:val="none" w:sz="0" w:space="0" w:color="auto"/>
            <w:bottom w:val="none" w:sz="0" w:space="0" w:color="auto"/>
            <w:right w:val="none" w:sz="0" w:space="0" w:color="auto"/>
          </w:divBdr>
        </w:div>
        <w:div w:id="1791631111">
          <w:marLeft w:val="640"/>
          <w:marRight w:val="0"/>
          <w:marTop w:val="0"/>
          <w:marBottom w:val="0"/>
          <w:divBdr>
            <w:top w:val="none" w:sz="0" w:space="0" w:color="auto"/>
            <w:left w:val="none" w:sz="0" w:space="0" w:color="auto"/>
            <w:bottom w:val="none" w:sz="0" w:space="0" w:color="auto"/>
            <w:right w:val="none" w:sz="0" w:space="0" w:color="auto"/>
          </w:divBdr>
        </w:div>
        <w:div w:id="1736856513">
          <w:marLeft w:val="640"/>
          <w:marRight w:val="0"/>
          <w:marTop w:val="0"/>
          <w:marBottom w:val="0"/>
          <w:divBdr>
            <w:top w:val="none" w:sz="0" w:space="0" w:color="auto"/>
            <w:left w:val="none" w:sz="0" w:space="0" w:color="auto"/>
            <w:bottom w:val="none" w:sz="0" w:space="0" w:color="auto"/>
            <w:right w:val="none" w:sz="0" w:space="0" w:color="auto"/>
          </w:divBdr>
        </w:div>
        <w:div w:id="890045055">
          <w:marLeft w:val="640"/>
          <w:marRight w:val="0"/>
          <w:marTop w:val="0"/>
          <w:marBottom w:val="0"/>
          <w:divBdr>
            <w:top w:val="none" w:sz="0" w:space="0" w:color="auto"/>
            <w:left w:val="none" w:sz="0" w:space="0" w:color="auto"/>
            <w:bottom w:val="none" w:sz="0" w:space="0" w:color="auto"/>
            <w:right w:val="none" w:sz="0" w:space="0" w:color="auto"/>
          </w:divBdr>
        </w:div>
        <w:div w:id="1309899374">
          <w:marLeft w:val="640"/>
          <w:marRight w:val="0"/>
          <w:marTop w:val="0"/>
          <w:marBottom w:val="0"/>
          <w:divBdr>
            <w:top w:val="none" w:sz="0" w:space="0" w:color="auto"/>
            <w:left w:val="none" w:sz="0" w:space="0" w:color="auto"/>
            <w:bottom w:val="none" w:sz="0" w:space="0" w:color="auto"/>
            <w:right w:val="none" w:sz="0" w:space="0" w:color="auto"/>
          </w:divBdr>
        </w:div>
        <w:div w:id="1959794803">
          <w:marLeft w:val="640"/>
          <w:marRight w:val="0"/>
          <w:marTop w:val="0"/>
          <w:marBottom w:val="0"/>
          <w:divBdr>
            <w:top w:val="none" w:sz="0" w:space="0" w:color="auto"/>
            <w:left w:val="none" w:sz="0" w:space="0" w:color="auto"/>
            <w:bottom w:val="none" w:sz="0" w:space="0" w:color="auto"/>
            <w:right w:val="none" w:sz="0" w:space="0" w:color="auto"/>
          </w:divBdr>
        </w:div>
        <w:div w:id="51738329">
          <w:marLeft w:val="640"/>
          <w:marRight w:val="0"/>
          <w:marTop w:val="0"/>
          <w:marBottom w:val="0"/>
          <w:divBdr>
            <w:top w:val="none" w:sz="0" w:space="0" w:color="auto"/>
            <w:left w:val="none" w:sz="0" w:space="0" w:color="auto"/>
            <w:bottom w:val="none" w:sz="0" w:space="0" w:color="auto"/>
            <w:right w:val="none" w:sz="0" w:space="0" w:color="auto"/>
          </w:divBdr>
        </w:div>
        <w:div w:id="143671113">
          <w:marLeft w:val="640"/>
          <w:marRight w:val="0"/>
          <w:marTop w:val="0"/>
          <w:marBottom w:val="0"/>
          <w:divBdr>
            <w:top w:val="none" w:sz="0" w:space="0" w:color="auto"/>
            <w:left w:val="none" w:sz="0" w:space="0" w:color="auto"/>
            <w:bottom w:val="none" w:sz="0" w:space="0" w:color="auto"/>
            <w:right w:val="none" w:sz="0" w:space="0" w:color="auto"/>
          </w:divBdr>
        </w:div>
        <w:div w:id="1716928150">
          <w:marLeft w:val="640"/>
          <w:marRight w:val="0"/>
          <w:marTop w:val="0"/>
          <w:marBottom w:val="0"/>
          <w:divBdr>
            <w:top w:val="none" w:sz="0" w:space="0" w:color="auto"/>
            <w:left w:val="none" w:sz="0" w:space="0" w:color="auto"/>
            <w:bottom w:val="none" w:sz="0" w:space="0" w:color="auto"/>
            <w:right w:val="none" w:sz="0" w:space="0" w:color="auto"/>
          </w:divBdr>
        </w:div>
        <w:div w:id="702286917">
          <w:marLeft w:val="640"/>
          <w:marRight w:val="0"/>
          <w:marTop w:val="0"/>
          <w:marBottom w:val="0"/>
          <w:divBdr>
            <w:top w:val="none" w:sz="0" w:space="0" w:color="auto"/>
            <w:left w:val="none" w:sz="0" w:space="0" w:color="auto"/>
            <w:bottom w:val="none" w:sz="0" w:space="0" w:color="auto"/>
            <w:right w:val="none" w:sz="0" w:space="0" w:color="auto"/>
          </w:divBdr>
        </w:div>
        <w:div w:id="861285740">
          <w:marLeft w:val="640"/>
          <w:marRight w:val="0"/>
          <w:marTop w:val="0"/>
          <w:marBottom w:val="0"/>
          <w:divBdr>
            <w:top w:val="none" w:sz="0" w:space="0" w:color="auto"/>
            <w:left w:val="none" w:sz="0" w:space="0" w:color="auto"/>
            <w:bottom w:val="none" w:sz="0" w:space="0" w:color="auto"/>
            <w:right w:val="none" w:sz="0" w:space="0" w:color="auto"/>
          </w:divBdr>
        </w:div>
        <w:div w:id="177742815">
          <w:marLeft w:val="640"/>
          <w:marRight w:val="0"/>
          <w:marTop w:val="0"/>
          <w:marBottom w:val="0"/>
          <w:divBdr>
            <w:top w:val="none" w:sz="0" w:space="0" w:color="auto"/>
            <w:left w:val="none" w:sz="0" w:space="0" w:color="auto"/>
            <w:bottom w:val="none" w:sz="0" w:space="0" w:color="auto"/>
            <w:right w:val="none" w:sz="0" w:space="0" w:color="auto"/>
          </w:divBdr>
        </w:div>
        <w:div w:id="1077482133">
          <w:marLeft w:val="640"/>
          <w:marRight w:val="0"/>
          <w:marTop w:val="0"/>
          <w:marBottom w:val="0"/>
          <w:divBdr>
            <w:top w:val="none" w:sz="0" w:space="0" w:color="auto"/>
            <w:left w:val="none" w:sz="0" w:space="0" w:color="auto"/>
            <w:bottom w:val="none" w:sz="0" w:space="0" w:color="auto"/>
            <w:right w:val="none" w:sz="0" w:space="0" w:color="auto"/>
          </w:divBdr>
        </w:div>
        <w:div w:id="1962807973">
          <w:marLeft w:val="640"/>
          <w:marRight w:val="0"/>
          <w:marTop w:val="0"/>
          <w:marBottom w:val="0"/>
          <w:divBdr>
            <w:top w:val="none" w:sz="0" w:space="0" w:color="auto"/>
            <w:left w:val="none" w:sz="0" w:space="0" w:color="auto"/>
            <w:bottom w:val="none" w:sz="0" w:space="0" w:color="auto"/>
            <w:right w:val="none" w:sz="0" w:space="0" w:color="auto"/>
          </w:divBdr>
        </w:div>
        <w:div w:id="1095631143">
          <w:marLeft w:val="640"/>
          <w:marRight w:val="0"/>
          <w:marTop w:val="0"/>
          <w:marBottom w:val="0"/>
          <w:divBdr>
            <w:top w:val="none" w:sz="0" w:space="0" w:color="auto"/>
            <w:left w:val="none" w:sz="0" w:space="0" w:color="auto"/>
            <w:bottom w:val="none" w:sz="0" w:space="0" w:color="auto"/>
            <w:right w:val="none" w:sz="0" w:space="0" w:color="auto"/>
          </w:divBdr>
        </w:div>
        <w:div w:id="742875881">
          <w:marLeft w:val="640"/>
          <w:marRight w:val="0"/>
          <w:marTop w:val="0"/>
          <w:marBottom w:val="0"/>
          <w:divBdr>
            <w:top w:val="none" w:sz="0" w:space="0" w:color="auto"/>
            <w:left w:val="none" w:sz="0" w:space="0" w:color="auto"/>
            <w:bottom w:val="none" w:sz="0" w:space="0" w:color="auto"/>
            <w:right w:val="none" w:sz="0" w:space="0" w:color="auto"/>
          </w:divBdr>
        </w:div>
        <w:div w:id="816917891">
          <w:marLeft w:val="640"/>
          <w:marRight w:val="0"/>
          <w:marTop w:val="0"/>
          <w:marBottom w:val="0"/>
          <w:divBdr>
            <w:top w:val="none" w:sz="0" w:space="0" w:color="auto"/>
            <w:left w:val="none" w:sz="0" w:space="0" w:color="auto"/>
            <w:bottom w:val="none" w:sz="0" w:space="0" w:color="auto"/>
            <w:right w:val="none" w:sz="0" w:space="0" w:color="auto"/>
          </w:divBdr>
        </w:div>
        <w:div w:id="590164997">
          <w:marLeft w:val="640"/>
          <w:marRight w:val="0"/>
          <w:marTop w:val="0"/>
          <w:marBottom w:val="0"/>
          <w:divBdr>
            <w:top w:val="none" w:sz="0" w:space="0" w:color="auto"/>
            <w:left w:val="none" w:sz="0" w:space="0" w:color="auto"/>
            <w:bottom w:val="none" w:sz="0" w:space="0" w:color="auto"/>
            <w:right w:val="none" w:sz="0" w:space="0" w:color="auto"/>
          </w:divBdr>
        </w:div>
        <w:div w:id="1174689009">
          <w:marLeft w:val="640"/>
          <w:marRight w:val="0"/>
          <w:marTop w:val="0"/>
          <w:marBottom w:val="0"/>
          <w:divBdr>
            <w:top w:val="none" w:sz="0" w:space="0" w:color="auto"/>
            <w:left w:val="none" w:sz="0" w:space="0" w:color="auto"/>
            <w:bottom w:val="none" w:sz="0" w:space="0" w:color="auto"/>
            <w:right w:val="none" w:sz="0" w:space="0" w:color="auto"/>
          </w:divBdr>
        </w:div>
        <w:div w:id="1191842907">
          <w:marLeft w:val="640"/>
          <w:marRight w:val="0"/>
          <w:marTop w:val="0"/>
          <w:marBottom w:val="0"/>
          <w:divBdr>
            <w:top w:val="none" w:sz="0" w:space="0" w:color="auto"/>
            <w:left w:val="none" w:sz="0" w:space="0" w:color="auto"/>
            <w:bottom w:val="none" w:sz="0" w:space="0" w:color="auto"/>
            <w:right w:val="none" w:sz="0" w:space="0" w:color="auto"/>
          </w:divBdr>
        </w:div>
        <w:div w:id="2120756973">
          <w:marLeft w:val="640"/>
          <w:marRight w:val="0"/>
          <w:marTop w:val="0"/>
          <w:marBottom w:val="0"/>
          <w:divBdr>
            <w:top w:val="none" w:sz="0" w:space="0" w:color="auto"/>
            <w:left w:val="none" w:sz="0" w:space="0" w:color="auto"/>
            <w:bottom w:val="none" w:sz="0" w:space="0" w:color="auto"/>
            <w:right w:val="none" w:sz="0" w:space="0" w:color="auto"/>
          </w:divBdr>
        </w:div>
        <w:div w:id="1642615027">
          <w:marLeft w:val="640"/>
          <w:marRight w:val="0"/>
          <w:marTop w:val="0"/>
          <w:marBottom w:val="0"/>
          <w:divBdr>
            <w:top w:val="none" w:sz="0" w:space="0" w:color="auto"/>
            <w:left w:val="none" w:sz="0" w:space="0" w:color="auto"/>
            <w:bottom w:val="none" w:sz="0" w:space="0" w:color="auto"/>
            <w:right w:val="none" w:sz="0" w:space="0" w:color="auto"/>
          </w:divBdr>
        </w:div>
        <w:div w:id="129322301">
          <w:marLeft w:val="640"/>
          <w:marRight w:val="0"/>
          <w:marTop w:val="0"/>
          <w:marBottom w:val="0"/>
          <w:divBdr>
            <w:top w:val="none" w:sz="0" w:space="0" w:color="auto"/>
            <w:left w:val="none" w:sz="0" w:space="0" w:color="auto"/>
            <w:bottom w:val="none" w:sz="0" w:space="0" w:color="auto"/>
            <w:right w:val="none" w:sz="0" w:space="0" w:color="auto"/>
          </w:divBdr>
        </w:div>
        <w:div w:id="990714654">
          <w:marLeft w:val="640"/>
          <w:marRight w:val="0"/>
          <w:marTop w:val="0"/>
          <w:marBottom w:val="0"/>
          <w:divBdr>
            <w:top w:val="none" w:sz="0" w:space="0" w:color="auto"/>
            <w:left w:val="none" w:sz="0" w:space="0" w:color="auto"/>
            <w:bottom w:val="none" w:sz="0" w:space="0" w:color="auto"/>
            <w:right w:val="none" w:sz="0" w:space="0" w:color="auto"/>
          </w:divBdr>
        </w:div>
        <w:div w:id="1406217518">
          <w:marLeft w:val="640"/>
          <w:marRight w:val="0"/>
          <w:marTop w:val="0"/>
          <w:marBottom w:val="0"/>
          <w:divBdr>
            <w:top w:val="none" w:sz="0" w:space="0" w:color="auto"/>
            <w:left w:val="none" w:sz="0" w:space="0" w:color="auto"/>
            <w:bottom w:val="none" w:sz="0" w:space="0" w:color="auto"/>
            <w:right w:val="none" w:sz="0" w:space="0" w:color="auto"/>
          </w:divBdr>
        </w:div>
        <w:div w:id="1401366361">
          <w:marLeft w:val="640"/>
          <w:marRight w:val="0"/>
          <w:marTop w:val="0"/>
          <w:marBottom w:val="0"/>
          <w:divBdr>
            <w:top w:val="none" w:sz="0" w:space="0" w:color="auto"/>
            <w:left w:val="none" w:sz="0" w:space="0" w:color="auto"/>
            <w:bottom w:val="none" w:sz="0" w:space="0" w:color="auto"/>
            <w:right w:val="none" w:sz="0" w:space="0" w:color="auto"/>
          </w:divBdr>
        </w:div>
        <w:div w:id="505481428">
          <w:marLeft w:val="640"/>
          <w:marRight w:val="0"/>
          <w:marTop w:val="0"/>
          <w:marBottom w:val="0"/>
          <w:divBdr>
            <w:top w:val="none" w:sz="0" w:space="0" w:color="auto"/>
            <w:left w:val="none" w:sz="0" w:space="0" w:color="auto"/>
            <w:bottom w:val="none" w:sz="0" w:space="0" w:color="auto"/>
            <w:right w:val="none" w:sz="0" w:space="0" w:color="auto"/>
          </w:divBdr>
        </w:div>
        <w:div w:id="798884165">
          <w:marLeft w:val="640"/>
          <w:marRight w:val="0"/>
          <w:marTop w:val="0"/>
          <w:marBottom w:val="0"/>
          <w:divBdr>
            <w:top w:val="none" w:sz="0" w:space="0" w:color="auto"/>
            <w:left w:val="none" w:sz="0" w:space="0" w:color="auto"/>
            <w:bottom w:val="none" w:sz="0" w:space="0" w:color="auto"/>
            <w:right w:val="none" w:sz="0" w:space="0" w:color="auto"/>
          </w:divBdr>
        </w:div>
        <w:div w:id="1273247387">
          <w:marLeft w:val="640"/>
          <w:marRight w:val="0"/>
          <w:marTop w:val="0"/>
          <w:marBottom w:val="0"/>
          <w:divBdr>
            <w:top w:val="none" w:sz="0" w:space="0" w:color="auto"/>
            <w:left w:val="none" w:sz="0" w:space="0" w:color="auto"/>
            <w:bottom w:val="none" w:sz="0" w:space="0" w:color="auto"/>
            <w:right w:val="none" w:sz="0" w:space="0" w:color="auto"/>
          </w:divBdr>
        </w:div>
        <w:div w:id="1805197233">
          <w:marLeft w:val="640"/>
          <w:marRight w:val="0"/>
          <w:marTop w:val="0"/>
          <w:marBottom w:val="0"/>
          <w:divBdr>
            <w:top w:val="none" w:sz="0" w:space="0" w:color="auto"/>
            <w:left w:val="none" w:sz="0" w:space="0" w:color="auto"/>
            <w:bottom w:val="none" w:sz="0" w:space="0" w:color="auto"/>
            <w:right w:val="none" w:sz="0" w:space="0" w:color="auto"/>
          </w:divBdr>
        </w:div>
        <w:div w:id="1695422432">
          <w:marLeft w:val="640"/>
          <w:marRight w:val="0"/>
          <w:marTop w:val="0"/>
          <w:marBottom w:val="0"/>
          <w:divBdr>
            <w:top w:val="none" w:sz="0" w:space="0" w:color="auto"/>
            <w:left w:val="none" w:sz="0" w:space="0" w:color="auto"/>
            <w:bottom w:val="none" w:sz="0" w:space="0" w:color="auto"/>
            <w:right w:val="none" w:sz="0" w:space="0" w:color="auto"/>
          </w:divBdr>
        </w:div>
        <w:div w:id="2047371353">
          <w:marLeft w:val="640"/>
          <w:marRight w:val="0"/>
          <w:marTop w:val="0"/>
          <w:marBottom w:val="0"/>
          <w:divBdr>
            <w:top w:val="none" w:sz="0" w:space="0" w:color="auto"/>
            <w:left w:val="none" w:sz="0" w:space="0" w:color="auto"/>
            <w:bottom w:val="none" w:sz="0" w:space="0" w:color="auto"/>
            <w:right w:val="none" w:sz="0" w:space="0" w:color="auto"/>
          </w:divBdr>
        </w:div>
        <w:div w:id="1312710210">
          <w:marLeft w:val="640"/>
          <w:marRight w:val="0"/>
          <w:marTop w:val="0"/>
          <w:marBottom w:val="0"/>
          <w:divBdr>
            <w:top w:val="none" w:sz="0" w:space="0" w:color="auto"/>
            <w:left w:val="none" w:sz="0" w:space="0" w:color="auto"/>
            <w:bottom w:val="none" w:sz="0" w:space="0" w:color="auto"/>
            <w:right w:val="none" w:sz="0" w:space="0" w:color="auto"/>
          </w:divBdr>
        </w:div>
        <w:div w:id="452216593">
          <w:marLeft w:val="640"/>
          <w:marRight w:val="0"/>
          <w:marTop w:val="0"/>
          <w:marBottom w:val="0"/>
          <w:divBdr>
            <w:top w:val="none" w:sz="0" w:space="0" w:color="auto"/>
            <w:left w:val="none" w:sz="0" w:space="0" w:color="auto"/>
            <w:bottom w:val="none" w:sz="0" w:space="0" w:color="auto"/>
            <w:right w:val="none" w:sz="0" w:space="0" w:color="auto"/>
          </w:divBdr>
        </w:div>
        <w:div w:id="2137286301">
          <w:marLeft w:val="640"/>
          <w:marRight w:val="0"/>
          <w:marTop w:val="0"/>
          <w:marBottom w:val="0"/>
          <w:divBdr>
            <w:top w:val="none" w:sz="0" w:space="0" w:color="auto"/>
            <w:left w:val="none" w:sz="0" w:space="0" w:color="auto"/>
            <w:bottom w:val="none" w:sz="0" w:space="0" w:color="auto"/>
            <w:right w:val="none" w:sz="0" w:space="0" w:color="auto"/>
          </w:divBdr>
        </w:div>
        <w:div w:id="818617990">
          <w:marLeft w:val="640"/>
          <w:marRight w:val="0"/>
          <w:marTop w:val="0"/>
          <w:marBottom w:val="0"/>
          <w:divBdr>
            <w:top w:val="none" w:sz="0" w:space="0" w:color="auto"/>
            <w:left w:val="none" w:sz="0" w:space="0" w:color="auto"/>
            <w:bottom w:val="none" w:sz="0" w:space="0" w:color="auto"/>
            <w:right w:val="none" w:sz="0" w:space="0" w:color="auto"/>
          </w:divBdr>
        </w:div>
        <w:div w:id="313337137">
          <w:marLeft w:val="640"/>
          <w:marRight w:val="0"/>
          <w:marTop w:val="0"/>
          <w:marBottom w:val="0"/>
          <w:divBdr>
            <w:top w:val="none" w:sz="0" w:space="0" w:color="auto"/>
            <w:left w:val="none" w:sz="0" w:space="0" w:color="auto"/>
            <w:bottom w:val="none" w:sz="0" w:space="0" w:color="auto"/>
            <w:right w:val="none" w:sz="0" w:space="0" w:color="auto"/>
          </w:divBdr>
        </w:div>
        <w:div w:id="1497069666">
          <w:marLeft w:val="640"/>
          <w:marRight w:val="0"/>
          <w:marTop w:val="0"/>
          <w:marBottom w:val="0"/>
          <w:divBdr>
            <w:top w:val="none" w:sz="0" w:space="0" w:color="auto"/>
            <w:left w:val="none" w:sz="0" w:space="0" w:color="auto"/>
            <w:bottom w:val="none" w:sz="0" w:space="0" w:color="auto"/>
            <w:right w:val="none" w:sz="0" w:space="0" w:color="auto"/>
          </w:divBdr>
        </w:div>
        <w:div w:id="1908687527">
          <w:marLeft w:val="640"/>
          <w:marRight w:val="0"/>
          <w:marTop w:val="0"/>
          <w:marBottom w:val="0"/>
          <w:divBdr>
            <w:top w:val="none" w:sz="0" w:space="0" w:color="auto"/>
            <w:left w:val="none" w:sz="0" w:space="0" w:color="auto"/>
            <w:bottom w:val="none" w:sz="0" w:space="0" w:color="auto"/>
            <w:right w:val="none" w:sz="0" w:space="0" w:color="auto"/>
          </w:divBdr>
        </w:div>
        <w:div w:id="345909048">
          <w:marLeft w:val="640"/>
          <w:marRight w:val="0"/>
          <w:marTop w:val="0"/>
          <w:marBottom w:val="0"/>
          <w:divBdr>
            <w:top w:val="none" w:sz="0" w:space="0" w:color="auto"/>
            <w:left w:val="none" w:sz="0" w:space="0" w:color="auto"/>
            <w:bottom w:val="none" w:sz="0" w:space="0" w:color="auto"/>
            <w:right w:val="none" w:sz="0" w:space="0" w:color="auto"/>
          </w:divBdr>
        </w:div>
        <w:div w:id="722828020">
          <w:marLeft w:val="640"/>
          <w:marRight w:val="0"/>
          <w:marTop w:val="0"/>
          <w:marBottom w:val="0"/>
          <w:divBdr>
            <w:top w:val="none" w:sz="0" w:space="0" w:color="auto"/>
            <w:left w:val="none" w:sz="0" w:space="0" w:color="auto"/>
            <w:bottom w:val="none" w:sz="0" w:space="0" w:color="auto"/>
            <w:right w:val="none" w:sz="0" w:space="0" w:color="auto"/>
          </w:divBdr>
        </w:div>
        <w:div w:id="32465336">
          <w:marLeft w:val="640"/>
          <w:marRight w:val="0"/>
          <w:marTop w:val="0"/>
          <w:marBottom w:val="0"/>
          <w:divBdr>
            <w:top w:val="none" w:sz="0" w:space="0" w:color="auto"/>
            <w:left w:val="none" w:sz="0" w:space="0" w:color="auto"/>
            <w:bottom w:val="none" w:sz="0" w:space="0" w:color="auto"/>
            <w:right w:val="none" w:sz="0" w:space="0" w:color="auto"/>
          </w:divBdr>
        </w:div>
        <w:div w:id="1995719385">
          <w:marLeft w:val="640"/>
          <w:marRight w:val="0"/>
          <w:marTop w:val="0"/>
          <w:marBottom w:val="0"/>
          <w:divBdr>
            <w:top w:val="none" w:sz="0" w:space="0" w:color="auto"/>
            <w:left w:val="none" w:sz="0" w:space="0" w:color="auto"/>
            <w:bottom w:val="none" w:sz="0" w:space="0" w:color="auto"/>
            <w:right w:val="none" w:sz="0" w:space="0" w:color="auto"/>
          </w:divBdr>
        </w:div>
        <w:div w:id="665085769">
          <w:marLeft w:val="640"/>
          <w:marRight w:val="0"/>
          <w:marTop w:val="0"/>
          <w:marBottom w:val="0"/>
          <w:divBdr>
            <w:top w:val="none" w:sz="0" w:space="0" w:color="auto"/>
            <w:left w:val="none" w:sz="0" w:space="0" w:color="auto"/>
            <w:bottom w:val="none" w:sz="0" w:space="0" w:color="auto"/>
            <w:right w:val="none" w:sz="0" w:space="0" w:color="auto"/>
          </w:divBdr>
        </w:div>
        <w:div w:id="2016877215">
          <w:marLeft w:val="640"/>
          <w:marRight w:val="0"/>
          <w:marTop w:val="0"/>
          <w:marBottom w:val="0"/>
          <w:divBdr>
            <w:top w:val="none" w:sz="0" w:space="0" w:color="auto"/>
            <w:left w:val="none" w:sz="0" w:space="0" w:color="auto"/>
            <w:bottom w:val="none" w:sz="0" w:space="0" w:color="auto"/>
            <w:right w:val="none" w:sz="0" w:space="0" w:color="auto"/>
          </w:divBdr>
        </w:div>
        <w:div w:id="1526140248">
          <w:marLeft w:val="640"/>
          <w:marRight w:val="0"/>
          <w:marTop w:val="0"/>
          <w:marBottom w:val="0"/>
          <w:divBdr>
            <w:top w:val="none" w:sz="0" w:space="0" w:color="auto"/>
            <w:left w:val="none" w:sz="0" w:space="0" w:color="auto"/>
            <w:bottom w:val="none" w:sz="0" w:space="0" w:color="auto"/>
            <w:right w:val="none" w:sz="0" w:space="0" w:color="auto"/>
          </w:divBdr>
        </w:div>
        <w:div w:id="1702050047">
          <w:marLeft w:val="640"/>
          <w:marRight w:val="0"/>
          <w:marTop w:val="0"/>
          <w:marBottom w:val="0"/>
          <w:divBdr>
            <w:top w:val="none" w:sz="0" w:space="0" w:color="auto"/>
            <w:left w:val="none" w:sz="0" w:space="0" w:color="auto"/>
            <w:bottom w:val="none" w:sz="0" w:space="0" w:color="auto"/>
            <w:right w:val="none" w:sz="0" w:space="0" w:color="auto"/>
          </w:divBdr>
        </w:div>
        <w:div w:id="886066312">
          <w:marLeft w:val="640"/>
          <w:marRight w:val="0"/>
          <w:marTop w:val="0"/>
          <w:marBottom w:val="0"/>
          <w:divBdr>
            <w:top w:val="none" w:sz="0" w:space="0" w:color="auto"/>
            <w:left w:val="none" w:sz="0" w:space="0" w:color="auto"/>
            <w:bottom w:val="none" w:sz="0" w:space="0" w:color="auto"/>
            <w:right w:val="none" w:sz="0" w:space="0" w:color="auto"/>
          </w:divBdr>
        </w:div>
        <w:div w:id="701321493">
          <w:marLeft w:val="640"/>
          <w:marRight w:val="0"/>
          <w:marTop w:val="0"/>
          <w:marBottom w:val="0"/>
          <w:divBdr>
            <w:top w:val="none" w:sz="0" w:space="0" w:color="auto"/>
            <w:left w:val="none" w:sz="0" w:space="0" w:color="auto"/>
            <w:bottom w:val="none" w:sz="0" w:space="0" w:color="auto"/>
            <w:right w:val="none" w:sz="0" w:space="0" w:color="auto"/>
          </w:divBdr>
        </w:div>
        <w:div w:id="662588323">
          <w:marLeft w:val="640"/>
          <w:marRight w:val="0"/>
          <w:marTop w:val="0"/>
          <w:marBottom w:val="0"/>
          <w:divBdr>
            <w:top w:val="none" w:sz="0" w:space="0" w:color="auto"/>
            <w:left w:val="none" w:sz="0" w:space="0" w:color="auto"/>
            <w:bottom w:val="none" w:sz="0" w:space="0" w:color="auto"/>
            <w:right w:val="none" w:sz="0" w:space="0" w:color="auto"/>
          </w:divBdr>
        </w:div>
        <w:div w:id="1503350846">
          <w:marLeft w:val="640"/>
          <w:marRight w:val="0"/>
          <w:marTop w:val="0"/>
          <w:marBottom w:val="0"/>
          <w:divBdr>
            <w:top w:val="none" w:sz="0" w:space="0" w:color="auto"/>
            <w:left w:val="none" w:sz="0" w:space="0" w:color="auto"/>
            <w:bottom w:val="none" w:sz="0" w:space="0" w:color="auto"/>
            <w:right w:val="none" w:sz="0" w:space="0" w:color="auto"/>
          </w:divBdr>
        </w:div>
        <w:div w:id="217939208">
          <w:marLeft w:val="640"/>
          <w:marRight w:val="0"/>
          <w:marTop w:val="0"/>
          <w:marBottom w:val="0"/>
          <w:divBdr>
            <w:top w:val="none" w:sz="0" w:space="0" w:color="auto"/>
            <w:left w:val="none" w:sz="0" w:space="0" w:color="auto"/>
            <w:bottom w:val="none" w:sz="0" w:space="0" w:color="auto"/>
            <w:right w:val="none" w:sz="0" w:space="0" w:color="auto"/>
          </w:divBdr>
        </w:div>
        <w:div w:id="1394350436">
          <w:marLeft w:val="640"/>
          <w:marRight w:val="0"/>
          <w:marTop w:val="0"/>
          <w:marBottom w:val="0"/>
          <w:divBdr>
            <w:top w:val="none" w:sz="0" w:space="0" w:color="auto"/>
            <w:left w:val="none" w:sz="0" w:space="0" w:color="auto"/>
            <w:bottom w:val="none" w:sz="0" w:space="0" w:color="auto"/>
            <w:right w:val="none" w:sz="0" w:space="0" w:color="auto"/>
          </w:divBdr>
        </w:div>
        <w:div w:id="385883037">
          <w:marLeft w:val="640"/>
          <w:marRight w:val="0"/>
          <w:marTop w:val="0"/>
          <w:marBottom w:val="0"/>
          <w:divBdr>
            <w:top w:val="none" w:sz="0" w:space="0" w:color="auto"/>
            <w:left w:val="none" w:sz="0" w:space="0" w:color="auto"/>
            <w:bottom w:val="none" w:sz="0" w:space="0" w:color="auto"/>
            <w:right w:val="none" w:sz="0" w:space="0" w:color="auto"/>
          </w:divBdr>
        </w:div>
      </w:divsChild>
    </w:div>
    <w:div w:id="2010861287">
      <w:bodyDiv w:val="1"/>
      <w:marLeft w:val="0"/>
      <w:marRight w:val="0"/>
      <w:marTop w:val="0"/>
      <w:marBottom w:val="0"/>
      <w:divBdr>
        <w:top w:val="none" w:sz="0" w:space="0" w:color="auto"/>
        <w:left w:val="none" w:sz="0" w:space="0" w:color="auto"/>
        <w:bottom w:val="none" w:sz="0" w:space="0" w:color="auto"/>
        <w:right w:val="none" w:sz="0" w:space="0" w:color="auto"/>
      </w:divBdr>
      <w:divsChild>
        <w:div w:id="1099719693">
          <w:marLeft w:val="640"/>
          <w:marRight w:val="0"/>
          <w:marTop w:val="0"/>
          <w:marBottom w:val="0"/>
          <w:divBdr>
            <w:top w:val="none" w:sz="0" w:space="0" w:color="auto"/>
            <w:left w:val="none" w:sz="0" w:space="0" w:color="auto"/>
            <w:bottom w:val="none" w:sz="0" w:space="0" w:color="auto"/>
            <w:right w:val="none" w:sz="0" w:space="0" w:color="auto"/>
          </w:divBdr>
        </w:div>
        <w:div w:id="2063091069">
          <w:marLeft w:val="640"/>
          <w:marRight w:val="0"/>
          <w:marTop w:val="0"/>
          <w:marBottom w:val="0"/>
          <w:divBdr>
            <w:top w:val="none" w:sz="0" w:space="0" w:color="auto"/>
            <w:left w:val="none" w:sz="0" w:space="0" w:color="auto"/>
            <w:bottom w:val="none" w:sz="0" w:space="0" w:color="auto"/>
            <w:right w:val="none" w:sz="0" w:space="0" w:color="auto"/>
          </w:divBdr>
        </w:div>
        <w:div w:id="1885677411">
          <w:marLeft w:val="640"/>
          <w:marRight w:val="0"/>
          <w:marTop w:val="0"/>
          <w:marBottom w:val="0"/>
          <w:divBdr>
            <w:top w:val="none" w:sz="0" w:space="0" w:color="auto"/>
            <w:left w:val="none" w:sz="0" w:space="0" w:color="auto"/>
            <w:bottom w:val="none" w:sz="0" w:space="0" w:color="auto"/>
            <w:right w:val="none" w:sz="0" w:space="0" w:color="auto"/>
          </w:divBdr>
        </w:div>
        <w:div w:id="256444932">
          <w:marLeft w:val="640"/>
          <w:marRight w:val="0"/>
          <w:marTop w:val="0"/>
          <w:marBottom w:val="0"/>
          <w:divBdr>
            <w:top w:val="none" w:sz="0" w:space="0" w:color="auto"/>
            <w:left w:val="none" w:sz="0" w:space="0" w:color="auto"/>
            <w:bottom w:val="none" w:sz="0" w:space="0" w:color="auto"/>
            <w:right w:val="none" w:sz="0" w:space="0" w:color="auto"/>
          </w:divBdr>
        </w:div>
        <w:div w:id="1204561783">
          <w:marLeft w:val="640"/>
          <w:marRight w:val="0"/>
          <w:marTop w:val="0"/>
          <w:marBottom w:val="0"/>
          <w:divBdr>
            <w:top w:val="none" w:sz="0" w:space="0" w:color="auto"/>
            <w:left w:val="none" w:sz="0" w:space="0" w:color="auto"/>
            <w:bottom w:val="none" w:sz="0" w:space="0" w:color="auto"/>
            <w:right w:val="none" w:sz="0" w:space="0" w:color="auto"/>
          </w:divBdr>
        </w:div>
        <w:div w:id="526524630">
          <w:marLeft w:val="640"/>
          <w:marRight w:val="0"/>
          <w:marTop w:val="0"/>
          <w:marBottom w:val="0"/>
          <w:divBdr>
            <w:top w:val="none" w:sz="0" w:space="0" w:color="auto"/>
            <w:left w:val="none" w:sz="0" w:space="0" w:color="auto"/>
            <w:bottom w:val="none" w:sz="0" w:space="0" w:color="auto"/>
            <w:right w:val="none" w:sz="0" w:space="0" w:color="auto"/>
          </w:divBdr>
        </w:div>
        <w:div w:id="937445050">
          <w:marLeft w:val="640"/>
          <w:marRight w:val="0"/>
          <w:marTop w:val="0"/>
          <w:marBottom w:val="0"/>
          <w:divBdr>
            <w:top w:val="none" w:sz="0" w:space="0" w:color="auto"/>
            <w:left w:val="none" w:sz="0" w:space="0" w:color="auto"/>
            <w:bottom w:val="none" w:sz="0" w:space="0" w:color="auto"/>
            <w:right w:val="none" w:sz="0" w:space="0" w:color="auto"/>
          </w:divBdr>
        </w:div>
        <w:div w:id="1536115987">
          <w:marLeft w:val="640"/>
          <w:marRight w:val="0"/>
          <w:marTop w:val="0"/>
          <w:marBottom w:val="0"/>
          <w:divBdr>
            <w:top w:val="none" w:sz="0" w:space="0" w:color="auto"/>
            <w:left w:val="none" w:sz="0" w:space="0" w:color="auto"/>
            <w:bottom w:val="none" w:sz="0" w:space="0" w:color="auto"/>
            <w:right w:val="none" w:sz="0" w:space="0" w:color="auto"/>
          </w:divBdr>
        </w:div>
        <w:div w:id="2110351393">
          <w:marLeft w:val="640"/>
          <w:marRight w:val="0"/>
          <w:marTop w:val="0"/>
          <w:marBottom w:val="0"/>
          <w:divBdr>
            <w:top w:val="none" w:sz="0" w:space="0" w:color="auto"/>
            <w:left w:val="none" w:sz="0" w:space="0" w:color="auto"/>
            <w:bottom w:val="none" w:sz="0" w:space="0" w:color="auto"/>
            <w:right w:val="none" w:sz="0" w:space="0" w:color="auto"/>
          </w:divBdr>
        </w:div>
        <w:div w:id="1399203224">
          <w:marLeft w:val="640"/>
          <w:marRight w:val="0"/>
          <w:marTop w:val="0"/>
          <w:marBottom w:val="0"/>
          <w:divBdr>
            <w:top w:val="none" w:sz="0" w:space="0" w:color="auto"/>
            <w:left w:val="none" w:sz="0" w:space="0" w:color="auto"/>
            <w:bottom w:val="none" w:sz="0" w:space="0" w:color="auto"/>
            <w:right w:val="none" w:sz="0" w:space="0" w:color="auto"/>
          </w:divBdr>
        </w:div>
        <w:div w:id="971717961">
          <w:marLeft w:val="640"/>
          <w:marRight w:val="0"/>
          <w:marTop w:val="0"/>
          <w:marBottom w:val="0"/>
          <w:divBdr>
            <w:top w:val="none" w:sz="0" w:space="0" w:color="auto"/>
            <w:left w:val="none" w:sz="0" w:space="0" w:color="auto"/>
            <w:bottom w:val="none" w:sz="0" w:space="0" w:color="auto"/>
            <w:right w:val="none" w:sz="0" w:space="0" w:color="auto"/>
          </w:divBdr>
        </w:div>
        <w:div w:id="656152730">
          <w:marLeft w:val="640"/>
          <w:marRight w:val="0"/>
          <w:marTop w:val="0"/>
          <w:marBottom w:val="0"/>
          <w:divBdr>
            <w:top w:val="none" w:sz="0" w:space="0" w:color="auto"/>
            <w:left w:val="none" w:sz="0" w:space="0" w:color="auto"/>
            <w:bottom w:val="none" w:sz="0" w:space="0" w:color="auto"/>
            <w:right w:val="none" w:sz="0" w:space="0" w:color="auto"/>
          </w:divBdr>
        </w:div>
        <w:div w:id="1365013857">
          <w:marLeft w:val="640"/>
          <w:marRight w:val="0"/>
          <w:marTop w:val="0"/>
          <w:marBottom w:val="0"/>
          <w:divBdr>
            <w:top w:val="none" w:sz="0" w:space="0" w:color="auto"/>
            <w:left w:val="none" w:sz="0" w:space="0" w:color="auto"/>
            <w:bottom w:val="none" w:sz="0" w:space="0" w:color="auto"/>
            <w:right w:val="none" w:sz="0" w:space="0" w:color="auto"/>
          </w:divBdr>
        </w:div>
        <w:div w:id="970136911">
          <w:marLeft w:val="640"/>
          <w:marRight w:val="0"/>
          <w:marTop w:val="0"/>
          <w:marBottom w:val="0"/>
          <w:divBdr>
            <w:top w:val="none" w:sz="0" w:space="0" w:color="auto"/>
            <w:left w:val="none" w:sz="0" w:space="0" w:color="auto"/>
            <w:bottom w:val="none" w:sz="0" w:space="0" w:color="auto"/>
            <w:right w:val="none" w:sz="0" w:space="0" w:color="auto"/>
          </w:divBdr>
        </w:div>
        <w:div w:id="2032950066">
          <w:marLeft w:val="640"/>
          <w:marRight w:val="0"/>
          <w:marTop w:val="0"/>
          <w:marBottom w:val="0"/>
          <w:divBdr>
            <w:top w:val="none" w:sz="0" w:space="0" w:color="auto"/>
            <w:left w:val="none" w:sz="0" w:space="0" w:color="auto"/>
            <w:bottom w:val="none" w:sz="0" w:space="0" w:color="auto"/>
            <w:right w:val="none" w:sz="0" w:space="0" w:color="auto"/>
          </w:divBdr>
        </w:div>
        <w:div w:id="506215844">
          <w:marLeft w:val="640"/>
          <w:marRight w:val="0"/>
          <w:marTop w:val="0"/>
          <w:marBottom w:val="0"/>
          <w:divBdr>
            <w:top w:val="none" w:sz="0" w:space="0" w:color="auto"/>
            <w:left w:val="none" w:sz="0" w:space="0" w:color="auto"/>
            <w:bottom w:val="none" w:sz="0" w:space="0" w:color="auto"/>
            <w:right w:val="none" w:sz="0" w:space="0" w:color="auto"/>
          </w:divBdr>
        </w:div>
        <w:div w:id="1630937035">
          <w:marLeft w:val="640"/>
          <w:marRight w:val="0"/>
          <w:marTop w:val="0"/>
          <w:marBottom w:val="0"/>
          <w:divBdr>
            <w:top w:val="none" w:sz="0" w:space="0" w:color="auto"/>
            <w:left w:val="none" w:sz="0" w:space="0" w:color="auto"/>
            <w:bottom w:val="none" w:sz="0" w:space="0" w:color="auto"/>
            <w:right w:val="none" w:sz="0" w:space="0" w:color="auto"/>
          </w:divBdr>
        </w:div>
        <w:div w:id="1290284689">
          <w:marLeft w:val="640"/>
          <w:marRight w:val="0"/>
          <w:marTop w:val="0"/>
          <w:marBottom w:val="0"/>
          <w:divBdr>
            <w:top w:val="none" w:sz="0" w:space="0" w:color="auto"/>
            <w:left w:val="none" w:sz="0" w:space="0" w:color="auto"/>
            <w:bottom w:val="none" w:sz="0" w:space="0" w:color="auto"/>
            <w:right w:val="none" w:sz="0" w:space="0" w:color="auto"/>
          </w:divBdr>
        </w:div>
        <w:div w:id="2128893228">
          <w:marLeft w:val="640"/>
          <w:marRight w:val="0"/>
          <w:marTop w:val="0"/>
          <w:marBottom w:val="0"/>
          <w:divBdr>
            <w:top w:val="none" w:sz="0" w:space="0" w:color="auto"/>
            <w:left w:val="none" w:sz="0" w:space="0" w:color="auto"/>
            <w:bottom w:val="none" w:sz="0" w:space="0" w:color="auto"/>
            <w:right w:val="none" w:sz="0" w:space="0" w:color="auto"/>
          </w:divBdr>
        </w:div>
        <w:div w:id="294914292">
          <w:marLeft w:val="640"/>
          <w:marRight w:val="0"/>
          <w:marTop w:val="0"/>
          <w:marBottom w:val="0"/>
          <w:divBdr>
            <w:top w:val="none" w:sz="0" w:space="0" w:color="auto"/>
            <w:left w:val="none" w:sz="0" w:space="0" w:color="auto"/>
            <w:bottom w:val="none" w:sz="0" w:space="0" w:color="auto"/>
            <w:right w:val="none" w:sz="0" w:space="0" w:color="auto"/>
          </w:divBdr>
        </w:div>
        <w:div w:id="267928038">
          <w:marLeft w:val="640"/>
          <w:marRight w:val="0"/>
          <w:marTop w:val="0"/>
          <w:marBottom w:val="0"/>
          <w:divBdr>
            <w:top w:val="none" w:sz="0" w:space="0" w:color="auto"/>
            <w:left w:val="none" w:sz="0" w:space="0" w:color="auto"/>
            <w:bottom w:val="none" w:sz="0" w:space="0" w:color="auto"/>
            <w:right w:val="none" w:sz="0" w:space="0" w:color="auto"/>
          </w:divBdr>
        </w:div>
        <w:div w:id="990138409">
          <w:marLeft w:val="640"/>
          <w:marRight w:val="0"/>
          <w:marTop w:val="0"/>
          <w:marBottom w:val="0"/>
          <w:divBdr>
            <w:top w:val="none" w:sz="0" w:space="0" w:color="auto"/>
            <w:left w:val="none" w:sz="0" w:space="0" w:color="auto"/>
            <w:bottom w:val="none" w:sz="0" w:space="0" w:color="auto"/>
            <w:right w:val="none" w:sz="0" w:space="0" w:color="auto"/>
          </w:divBdr>
        </w:div>
        <w:div w:id="1322848531">
          <w:marLeft w:val="640"/>
          <w:marRight w:val="0"/>
          <w:marTop w:val="0"/>
          <w:marBottom w:val="0"/>
          <w:divBdr>
            <w:top w:val="none" w:sz="0" w:space="0" w:color="auto"/>
            <w:left w:val="none" w:sz="0" w:space="0" w:color="auto"/>
            <w:bottom w:val="none" w:sz="0" w:space="0" w:color="auto"/>
            <w:right w:val="none" w:sz="0" w:space="0" w:color="auto"/>
          </w:divBdr>
        </w:div>
        <w:div w:id="2098637">
          <w:marLeft w:val="640"/>
          <w:marRight w:val="0"/>
          <w:marTop w:val="0"/>
          <w:marBottom w:val="0"/>
          <w:divBdr>
            <w:top w:val="none" w:sz="0" w:space="0" w:color="auto"/>
            <w:left w:val="none" w:sz="0" w:space="0" w:color="auto"/>
            <w:bottom w:val="none" w:sz="0" w:space="0" w:color="auto"/>
            <w:right w:val="none" w:sz="0" w:space="0" w:color="auto"/>
          </w:divBdr>
        </w:div>
        <w:div w:id="598029349">
          <w:marLeft w:val="640"/>
          <w:marRight w:val="0"/>
          <w:marTop w:val="0"/>
          <w:marBottom w:val="0"/>
          <w:divBdr>
            <w:top w:val="none" w:sz="0" w:space="0" w:color="auto"/>
            <w:left w:val="none" w:sz="0" w:space="0" w:color="auto"/>
            <w:bottom w:val="none" w:sz="0" w:space="0" w:color="auto"/>
            <w:right w:val="none" w:sz="0" w:space="0" w:color="auto"/>
          </w:divBdr>
        </w:div>
        <w:div w:id="1976908819">
          <w:marLeft w:val="640"/>
          <w:marRight w:val="0"/>
          <w:marTop w:val="0"/>
          <w:marBottom w:val="0"/>
          <w:divBdr>
            <w:top w:val="none" w:sz="0" w:space="0" w:color="auto"/>
            <w:left w:val="none" w:sz="0" w:space="0" w:color="auto"/>
            <w:bottom w:val="none" w:sz="0" w:space="0" w:color="auto"/>
            <w:right w:val="none" w:sz="0" w:space="0" w:color="auto"/>
          </w:divBdr>
        </w:div>
        <w:div w:id="893462966">
          <w:marLeft w:val="640"/>
          <w:marRight w:val="0"/>
          <w:marTop w:val="0"/>
          <w:marBottom w:val="0"/>
          <w:divBdr>
            <w:top w:val="none" w:sz="0" w:space="0" w:color="auto"/>
            <w:left w:val="none" w:sz="0" w:space="0" w:color="auto"/>
            <w:bottom w:val="none" w:sz="0" w:space="0" w:color="auto"/>
            <w:right w:val="none" w:sz="0" w:space="0" w:color="auto"/>
          </w:divBdr>
        </w:div>
        <w:div w:id="946886460">
          <w:marLeft w:val="640"/>
          <w:marRight w:val="0"/>
          <w:marTop w:val="0"/>
          <w:marBottom w:val="0"/>
          <w:divBdr>
            <w:top w:val="none" w:sz="0" w:space="0" w:color="auto"/>
            <w:left w:val="none" w:sz="0" w:space="0" w:color="auto"/>
            <w:bottom w:val="none" w:sz="0" w:space="0" w:color="auto"/>
            <w:right w:val="none" w:sz="0" w:space="0" w:color="auto"/>
          </w:divBdr>
        </w:div>
        <w:div w:id="1030296678">
          <w:marLeft w:val="640"/>
          <w:marRight w:val="0"/>
          <w:marTop w:val="0"/>
          <w:marBottom w:val="0"/>
          <w:divBdr>
            <w:top w:val="none" w:sz="0" w:space="0" w:color="auto"/>
            <w:left w:val="none" w:sz="0" w:space="0" w:color="auto"/>
            <w:bottom w:val="none" w:sz="0" w:space="0" w:color="auto"/>
            <w:right w:val="none" w:sz="0" w:space="0" w:color="auto"/>
          </w:divBdr>
        </w:div>
        <w:div w:id="169221086">
          <w:marLeft w:val="640"/>
          <w:marRight w:val="0"/>
          <w:marTop w:val="0"/>
          <w:marBottom w:val="0"/>
          <w:divBdr>
            <w:top w:val="none" w:sz="0" w:space="0" w:color="auto"/>
            <w:left w:val="none" w:sz="0" w:space="0" w:color="auto"/>
            <w:bottom w:val="none" w:sz="0" w:space="0" w:color="auto"/>
            <w:right w:val="none" w:sz="0" w:space="0" w:color="auto"/>
          </w:divBdr>
        </w:div>
        <w:div w:id="487406493">
          <w:marLeft w:val="640"/>
          <w:marRight w:val="0"/>
          <w:marTop w:val="0"/>
          <w:marBottom w:val="0"/>
          <w:divBdr>
            <w:top w:val="none" w:sz="0" w:space="0" w:color="auto"/>
            <w:left w:val="none" w:sz="0" w:space="0" w:color="auto"/>
            <w:bottom w:val="none" w:sz="0" w:space="0" w:color="auto"/>
            <w:right w:val="none" w:sz="0" w:space="0" w:color="auto"/>
          </w:divBdr>
        </w:div>
        <w:div w:id="448941365">
          <w:marLeft w:val="640"/>
          <w:marRight w:val="0"/>
          <w:marTop w:val="0"/>
          <w:marBottom w:val="0"/>
          <w:divBdr>
            <w:top w:val="none" w:sz="0" w:space="0" w:color="auto"/>
            <w:left w:val="none" w:sz="0" w:space="0" w:color="auto"/>
            <w:bottom w:val="none" w:sz="0" w:space="0" w:color="auto"/>
            <w:right w:val="none" w:sz="0" w:space="0" w:color="auto"/>
          </w:divBdr>
        </w:div>
        <w:div w:id="84691472">
          <w:marLeft w:val="640"/>
          <w:marRight w:val="0"/>
          <w:marTop w:val="0"/>
          <w:marBottom w:val="0"/>
          <w:divBdr>
            <w:top w:val="none" w:sz="0" w:space="0" w:color="auto"/>
            <w:left w:val="none" w:sz="0" w:space="0" w:color="auto"/>
            <w:bottom w:val="none" w:sz="0" w:space="0" w:color="auto"/>
            <w:right w:val="none" w:sz="0" w:space="0" w:color="auto"/>
          </w:divBdr>
        </w:div>
        <w:div w:id="1970280870">
          <w:marLeft w:val="640"/>
          <w:marRight w:val="0"/>
          <w:marTop w:val="0"/>
          <w:marBottom w:val="0"/>
          <w:divBdr>
            <w:top w:val="none" w:sz="0" w:space="0" w:color="auto"/>
            <w:left w:val="none" w:sz="0" w:space="0" w:color="auto"/>
            <w:bottom w:val="none" w:sz="0" w:space="0" w:color="auto"/>
            <w:right w:val="none" w:sz="0" w:space="0" w:color="auto"/>
          </w:divBdr>
        </w:div>
        <w:div w:id="32853238">
          <w:marLeft w:val="640"/>
          <w:marRight w:val="0"/>
          <w:marTop w:val="0"/>
          <w:marBottom w:val="0"/>
          <w:divBdr>
            <w:top w:val="none" w:sz="0" w:space="0" w:color="auto"/>
            <w:left w:val="none" w:sz="0" w:space="0" w:color="auto"/>
            <w:bottom w:val="none" w:sz="0" w:space="0" w:color="auto"/>
            <w:right w:val="none" w:sz="0" w:space="0" w:color="auto"/>
          </w:divBdr>
        </w:div>
        <w:div w:id="526675579">
          <w:marLeft w:val="640"/>
          <w:marRight w:val="0"/>
          <w:marTop w:val="0"/>
          <w:marBottom w:val="0"/>
          <w:divBdr>
            <w:top w:val="none" w:sz="0" w:space="0" w:color="auto"/>
            <w:left w:val="none" w:sz="0" w:space="0" w:color="auto"/>
            <w:bottom w:val="none" w:sz="0" w:space="0" w:color="auto"/>
            <w:right w:val="none" w:sz="0" w:space="0" w:color="auto"/>
          </w:divBdr>
        </w:div>
        <w:div w:id="141966194">
          <w:marLeft w:val="640"/>
          <w:marRight w:val="0"/>
          <w:marTop w:val="0"/>
          <w:marBottom w:val="0"/>
          <w:divBdr>
            <w:top w:val="none" w:sz="0" w:space="0" w:color="auto"/>
            <w:left w:val="none" w:sz="0" w:space="0" w:color="auto"/>
            <w:bottom w:val="none" w:sz="0" w:space="0" w:color="auto"/>
            <w:right w:val="none" w:sz="0" w:space="0" w:color="auto"/>
          </w:divBdr>
        </w:div>
        <w:div w:id="486897619">
          <w:marLeft w:val="640"/>
          <w:marRight w:val="0"/>
          <w:marTop w:val="0"/>
          <w:marBottom w:val="0"/>
          <w:divBdr>
            <w:top w:val="none" w:sz="0" w:space="0" w:color="auto"/>
            <w:left w:val="none" w:sz="0" w:space="0" w:color="auto"/>
            <w:bottom w:val="none" w:sz="0" w:space="0" w:color="auto"/>
            <w:right w:val="none" w:sz="0" w:space="0" w:color="auto"/>
          </w:divBdr>
        </w:div>
        <w:div w:id="11954514">
          <w:marLeft w:val="640"/>
          <w:marRight w:val="0"/>
          <w:marTop w:val="0"/>
          <w:marBottom w:val="0"/>
          <w:divBdr>
            <w:top w:val="none" w:sz="0" w:space="0" w:color="auto"/>
            <w:left w:val="none" w:sz="0" w:space="0" w:color="auto"/>
            <w:bottom w:val="none" w:sz="0" w:space="0" w:color="auto"/>
            <w:right w:val="none" w:sz="0" w:space="0" w:color="auto"/>
          </w:divBdr>
        </w:div>
        <w:div w:id="429858971">
          <w:marLeft w:val="640"/>
          <w:marRight w:val="0"/>
          <w:marTop w:val="0"/>
          <w:marBottom w:val="0"/>
          <w:divBdr>
            <w:top w:val="none" w:sz="0" w:space="0" w:color="auto"/>
            <w:left w:val="none" w:sz="0" w:space="0" w:color="auto"/>
            <w:bottom w:val="none" w:sz="0" w:space="0" w:color="auto"/>
            <w:right w:val="none" w:sz="0" w:space="0" w:color="auto"/>
          </w:divBdr>
        </w:div>
        <w:div w:id="1947149384">
          <w:marLeft w:val="640"/>
          <w:marRight w:val="0"/>
          <w:marTop w:val="0"/>
          <w:marBottom w:val="0"/>
          <w:divBdr>
            <w:top w:val="none" w:sz="0" w:space="0" w:color="auto"/>
            <w:left w:val="none" w:sz="0" w:space="0" w:color="auto"/>
            <w:bottom w:val="none" w:sz="0" w:space="0" w:color="auto"/>
            <w:right w:val="none" w:sz="0" w:space="0" w:color="auto"/>
          </w:divBdr>
        </w:div>
        <w:div w:id="1659918554">
          <w:marLeft w:val="640"/>
          <w:marRight w:val="0"/>
          <w:marTop w:val="0"/>
          <w:marBottom w:val="0"/>
          <w:divBdr>
            <w:top w:val="none" w:sz="0" w:space="0" w:color="auto"/>
            <w:left w:val="none" w:sz="0" w:space="0" w:color="auto"/>
            <w:bottom w:val="none" w:sz="0" w:space="0" w:color="auto"/>
            <w:right w:val="none" w:sz="0" w:space="0" w:color="auto"/>
          </w:divBdr>
        </w:div>
        <w:div w:id="1047490300">
          <w:marLeft w:val="640"/>
          <w:marRight w:val="0"/>
          <w:marTop w:val="0"/>
          <w:marBottom w:val="0"/>
          <w:divBdr>
            <w:top w:val="none" w:sz="0" w:space="0" w:color="auto"/>
            <w:left w:val="none" w:sz="0" w:space="0" w:color="auto"/>
            <w:bottom w:val="none" w:sz="0" w:space="0" w:color="auto"/>
            <w:right w:val="none" w:sz="0" w:space="0" w:color="auto"/>
          </w:divBdr>
        </w:div>
        <w:div w:id="1453403816">
          <w:marLeft w:val="640"/>
          <w:marRight w:val="0"/>
          <w:marTop w:val="0"/>
          <w:marBottom w:val="0"/>
          <w:divBdr>
            <w:top w:val="none" w:sz="0" w:space="0" w:color="auto"/>
            <w:left w:val="none" w:sz="0" w:space="0" w:color="auto"/>
            <w:bottom w:val="none" w:sz="0" w:space="0" w:color="auto"/>
            <w:right w:val="none" w:sz="0" w:space="0" w:color="auto"/>
          </w:divBdr>
        </w:div>
        <w:div w:id="1925917627">
          <w:marLeft w:val="640"/>
          <w:marRight w:val="0"/>
          <w:marTop w:val="0"/>
          <w:marBottom w:val="0"/>
          <w:divBdr>
            <w:top w:val="none" w:sz="0" w:space="0" w:color="auto"/>
            <w:left w:val="none" w:sz="0" w:space="0" w:color="auto"/>
            <w:bottom w:val="none" w:sz="0" w:space="0" w:color="auto"/>
            <w:right w:val="none" w:sz="0" w:space="0" w:color="auto"/>
          </w:divBdr>
        </w:div>
        <w:div w:id="1210385504">
          <w:marLeft w:val="640"/>
          <w:marRight w:val="0"/>
          <w:marTop w:val="0"/>
          <w:marBottom w:val="0"/>
          <w:divBdr>
            <w:top w:val="none" w:sz="0" w:space="0" w:color="auto"/>
            <w:left w:val="none" w:sz="0" w:space="0" w:color="auto"/>
            <w:bottom w:val="none" w:sz="0" w:space="0" w:color="auto"/>
            <w:right w:val="none" w:sz="0" w:space="0" w:color="auto"/>
          </w:divBdr>
        </w:div>
        <w:div w:id="1483035337">
          <w:marLeft w:val="640"/>
          <w:marRight w:val="0"/>
          <w:marTop w:val="0"/>
          <w:marBottom w:val="0"/>
          <w:divBdr>
            <w:top w:val="none" w:sz="0" w:space="0" w:color="auto"/>
            <w:left w:val="none" w:sz="0" w:space="0" w:color="auto"/>
            <w:bottom w:val="none" w:sz="0" w:space="0" w:color="auto"/>
            <w:right w:val="none" w:sz="0" w:space="0" w:color="auto"/>
          </w:divBdr>
        </w:div>
        <w:div w:id="11416239">
          <w:marLeft w:val="640"/>
          <w:marRight w:val="0"/>
          <w:marTop w:val="0"/>
          <w:marBottom w:val="0"/>
          <w:divBdr>
            <w:top w:val="none" w:sz="0" w:space="0" w:color="auto"/>
            <w:left w:val="none" w:sz="0" w:space="0" w:color="auto"/>
            <w:bottom w:val="none" w:sz="0" w:space="0" w:color="auto"/>
            <w:right w:val="none" w:sz="0" w:space="0" w:color="auto"/>
          </w:divBdr>
        </w:div>
        <w:div w:id="2013599649">
          <w:marLeft w:val="640"/>
          <w:marRight w:val="0"/>
          <w:marTop w:val="0"/>
          <w:marBottom w:val="0"/>
          <w:divBdr>
            <w:top w:val="none" w:sz="0" w:space="0" w:color="auto"/>
            <w:left w:val="none" w:sz="0" w:space="0" w:color="auto"/>
            <w:bottom w:val="none" w:sz="0" w:space="0" w:color="auto"/>
            <w:right w:val="none" w:sz="0" w:space="0" w:color="auto"/>
          </w:divBdr>
        </w:div>
        <w:div w:id="160587641">
          <w:marLeft w:val="640"/>
          <w:marRight w:val="0"/>
          <w:marTop w:val="0"/>
          <w:marBottom w:val="0"/>
          <w:divBdr>
            <w:top w:val="none" w:sz="0" w:space="0" w:color="auto"/>
            <w:left w:val="none" w:sz="0" w:space="0" w:color="auto"/>
            <w:bottom w:val="none" w:sz="0" w:space="0" w:color="auto"/>
            <w:right w:val="none" w:sz="0" w:space="0" w:color="auto"/>
          </w:divBdr>
        </w:div>
        <w:div w:id="945385807">
          <w:marLeft w:val="640"/>
          <w:marRight w:val="0"/>
          <w:marTop w:val="0"/>
          <w:marBottom w:val="0"/>
          <w:divBdr>
            <w:top w:val="none" w:sz="0" w:space="0" w:color="auto"/>
            <w:left w:val="none" w:sz="0" w:space="0" w:color="auto"/>
            <w:bottom w:val="none" w:sz="0" w:space="0" w:color="auto"/>
            <w:right w:val="none" w:sz="0" w:space="0" w:color="auto"/>
          </w:divBdr>
        </w:div>
        <w:div w:id="296498291">
          <w:marLeft w:val="640"/>
          <w:marRight w:val="0"/>
          <w:marTop w:val="0"/>
          <w:marBottom w:val="0"/>
          <w:divBdr>
            <w:top w:val="none" w:sz="0" w:space="0" w:color="auto"/>
            <w:left w:val="none" w:sz="0" w:space="0" w:color="auto"/>
            <w:bottom w:val="none" w:sz="0" w:space="0" w:color="auto"/>
            <w:right w:val="none" w:sz="0" w:space="0" w:color="auto"/>
          </w:divBdr>
        </w:div>
        <w:div w:id="945842092">
          <w:marLeft w:val="640"/>
          <w:marRight w:val="0"/>
          <w:marTop w:val="0"/>
          <w:marBottom w:val="0"/>
          <w:divBdr>
            <w:top w:val="none" w:sz="0" w:space="0" w:color="auto"/>
            <w:left w:val="none" w:sz="0" w:space="0" w:color="auto"/>
            <w:bottom w:val="none" w:sz="0" w:space="0" w:color="auto"/>
            <w:right w:val="none" w:sz="0" w:space="0" w:color="auto"/>
          </w:divBdr>
        </w:div>
        <w:div w:id="1679427713">
          <w:marLeft w:val="640"/>
          <w:marRight w:val="0"/>
          <w:marTop w:val="0"/>
          <w:marBottom w:val="0"/>
          <w:divBdr>
            <w:top w:val="none" w:sz="0" w:space="0" w:color="auto"/>
            <w:left w:val="none" w:sz="0" w:space="0" w:color="auto"/>
            <w:bottom w:val="none" w:sz="0" w:space="0" w:color="auto"/>
            <w:right w:val="none" w:sz="0" w:space="0" w:color="auto"/>
          </w:divBdr>
        </w:div>
        <w:div w:id="1454446979">
          <w:marLeft w:val="640"/>
          <w:marRight w:val="0"/>
          <w:marTop w:val="0"/>
          <w:marBottom w:val="0"/>
          <w:divBdr>
            <w:top w:val="none" w:sz="0" w:space="0" w:color="auto"/>
            <w:left w:val="none" w:sz="0" w:space="0" w:color="auto"/>
            <w:bottom w:val="none" w:sz="0" w:space="0" w:color="auto"/>
            <w:right w:val="none" w:sz="0" w:space="0" w:color="auto"/>
          </w:divBdr>
        </w:div>
        <w:div w:id="1117220188">
          <w:marLeft w:val="640"/>
          <w:marRight w:val="0"/>
          <w:marTop w:val="0"/>
          <w:marBottom w:val="0"/>
          <w:divBdr>
            <w:top w:val="none" w:sz="0" w:space="0" w:color="auto"/>
            <w:left w:val="none" w:sz="0" w:space="0" w:color="auto"/>
            <w:bottom w:val="none" w:sz="0" w:space="0" w:color="auto"/>
            <w:right w:val="none" w:sz="0" w:space="0" w:color="auto"/>
          </w:divBdr>
        </w:div>
        <w:div w:id="281231681">
          <w:marLeft w:val="640"/>
          <w:marRight w:val="0"/>
          <w:marTop w:val="0"/>
          <w:marBottom w:val="0"/>
          <w:divBdr>
            <w:top w:val="none" w:sz="0" w:space="0" w:color="auto"/>
            <w:left w:val="none" w:sz="0" w:space="0" w:color="auto"/>
            <w:bottom w:val="none" w:sz="0" w:space="0" w:color="auto"/>
            <w:right w:val="none" w:sz="0" w:space="0" w:color="auto"/>
          </w:divBdr>
        </w:div>
        <w:div w:id="2103918226">
          <w:marLeft w:val="640"/>
          <w:marRight w:val="0"/>
          <w:marTop w:val="0"/>
          <w:marBottom w:val="0"/>
          <w:divBdr>
            <w:top w:val="none" w:sz="0" w:space="0" w:color="auto"/>
            <w:left w:val="none" w:sz="0" w:space="0" w:color="auto"/>
            <w:bottom w:val="none" w:sz="0" w:space="0" w:color="auto"/>
            <w:right w:val="none" w:sz="0" w:space="0" w:color="auto"/>
          </w:divBdr>
        </w:div>
        <w:div w:id="1965185339">
          <w:marLeft w:val="640"/>
          <w:marRight w:val="0"/>
          <w:marTop w:val="0"/>
          <w:marBottom w:val="0"/>
          <w:divBdr>
            <w:top w:val="none" w:sz="0" w:space="0" w:color="auto"/>
            <w:left w:val="none" w:sz="0" w:space="0" w:color="auto"/>
            <w:bottom w:val="none" w:sz="0" w:space="0" w:color="auto"/>
            <w:right w:val="none" w:sz="0" w:space="0" w:color="auto"/>
          </w:divBdr>
        </w:div>
        <w:div w:id="1413162416">
          <w:marLeft w:val="640"/>
          <w:marRight w:val="0"/>
          <w:marTop w:val="0"/>
          <w:marBottom w:val="0"/>
          <w:divBdr>
            <w:top w:val="none" w:sz="0" w:space="0" w:color="auto"/>
            <w:left w:val="none" w:sz="0" w:space="0" w:color="auto"/>
            <w:bottom w:val="none" w:sz="0" w:space="0" w:color="auto"/>
            <w:right w:val="none" w:sz="0" w:space="0" w:color="auto"/>
          </w:divBdr>
        </w:div>
        <w:div w:id="1532720568">
          <w:marLeft w:val="640"/>
          <w:marRight w:val="0"/>
          <w:marTop w:val="0"/>
          <w:marBottom w:val="0"/>
          <w:divBdr>
            <w:top w:val="none" w:sz="0" w:space="0" w:color="auto"/>
            <w:left w:val="none" w:sz="0" w:space="0" w:color="auto"/>
            <w:bottom w:val="none" w:sz="0" w:space="0" w:color="auto"/>
            <w:right w:val="none" w:sz="0" w:space="0" w:color="auto"/>
          </w:divBdr>
        </w:div>
        <w:div w:id="1316912574">
          <w:marLeft w:val="640"/>
          <w:marRight w:val="0"/>
          <w:marTop w:val="0"/>
          <w:marBottom w:val="0"/>
          <w:divBdr>
            <w:top w:val="none" w:sz="0" w:space="0" w:color="auto"/>
            <w:left w:val="none" w:sz="0" w:space="0" w:color="auto"/>
            <w:bottom w:val="none" w:sz="0" w:space="0" w:color="auto"/>
            <w:right w:val="none" w:sz="0" w:space="0" w:color="auto"/>
          </w:divBdr>
        </w:div>
        <w:div w:id="340939101">
          <w:marLeft w:val="640"/>
          <w:marRight w:val="0"/>
          <w:marTop w:val="0"/>
          <w:marBottom w:val="0"/>
          <w:divBdr>
            <w:top w:val="none" w:sz="0" w:space="0" w:color="auto"/>
            <w:left w:val="none" w:sz="0" w:space="0" w:color="auto"/>
            <w:bottom w:val="none" w:sz="0" w:space="0" w:color="auto"/>
            <w:right w:val="none" w:sz="0" w:space="0" w:color="auto"/>
          </w:divBdr>
        </w:div>
        <w:div w:id="2021469221">
          <w:marLeft w:val="640"/>
          <w:marRight w:val="0"/>
          <w:marTop w:val="0"/>
          <w:marBottom w:val="0"/>
          <w:divBdr>
            <w:top w:val="none" w:sz="0" w:space="0" w:color="auto"/>
            <w:left w:val="none" w:sz="0" w:space="0" w:color="auto"/>
            <w:bottom w:val="none" w:sz="0" w:space="0" w:color="auto"/>
            <w:right w:val="none" w:sz="0" w:space="0" w:color="auto"/>
          </w:divBdr>
        </w:div>
        <w:div w:id="399376659">
          <w:marLeft w:val="640"/>
          <w:marRight w:val="0"/>
          <w:marTop w:val="0"/>
          <w:marBottom w:val="0"/>
          <w:divBdr>
            <w:top w:val="none" w:sz="0" w:space="0" w:color="auto"/>
            <w:left w:val="none" w:sz="0" w:space="0" w:color="auto"/>
            <w:bottom w:val="none" w:sz="0" w:space="0" w:color="auto"/>
            <w:right w:val="none" w:sz="0" w:space="0" w:color="auto"/>
          </w:divBdr>
        </w:div>
        <w:div w:id="1163815546">
          <w:marLeft w:val="640"/>
          <w:marRight w:val="0"/>
          <w:marTop w:val="0"/>
          <w:marBottom w:val="0"/>
          <w:divBdr>
            <w:top w:val="none" w:sz="0" w:space="0" w:color="auto"/>
            <w:left w:val="none" w:sz="0" w:space="0" w:color="auto"/>
            <w:bottom w:val="none" w:sz="0" w:space="0" w:color="auto"/>
            <w:right w:val="none" w:sz="0" w:space="0" w:color="auto"/>
          </w:divBdr>
        </w:div>
        <w:div w:id="2088644445">
          <w:marLeft w:val="640"/>
          <w:marRight w:val="0"/>
          <w:marTop w:val="0"/>
          <w:marBottom w:val="0"/>
          <w:divBdr>
            <w:top w:val="none" w:sz="0" w:space="0" w:color="auto"/>
            <w:left w:val="none" w:sz="0" w:space="0" w:color="auto"/>
            <w:bottom w:val="none" w:sz="0" w:space="0" w:color="auto"/>
            <w:right w:val="none" w:sz="0" w:space="0" w:color="auto"/>
          </w:divBdr>
        </w:div>
        <w:div w:id="396126434">
          <w:marLeft w:val="640"/>
          <w:marRight w:val="0"/>
          <w:marTop w:val="0"/>
          <w:marBottom w:val="0"/>
          <w:divBdr>
            <w:top w:val="none" w:sz="0" w:space="0" w:color="auto"/>
            <w:left w:val="none" w:sz="0" w:space="0" w:color="auto"/>
            <w:bottom w:val="none" w:sz="0" w:space="0" w:color="auto"/>
            <w:right w:val="none" w:sz="0" w:space="0" w:color="auto"/>
          </w:divBdr>
        </w:div>
        <w:div w:id="1596478866">
          <w:marLeft w:val="640"/>
          <w:marRight w:val="0"/>
          <w:marTop w:val="0"/>
          <w:marBottom w:val="0"/>
          <w:divBdr>
            <w:top w:val="none" w:sz="0" w:space="0" w:color="auto"/>
            <w:left w:val="none" w:sz="0" w:space="0" w:color="auto"/>
            <w:bottom w:val="none" w:sz="0" w:space="0" w:color="auto"/>
            <w:right w:val="none" w:sz="0" w:space="0" w:color="auto"/>
          </w:divBdr>
        </w:div>
        <w:div w:id="1676877369">
          <w:marLeft w:val="640"/>
          <w:marRight w:val="0"/>
          <w:marTop w:val="0"/>
          <w:marBottom w:val="0"/>
          <w:divBdr>
            <w:top w:val="none" w:sz="0" w:space="0" w:color="auto"/>
            <w:left w:val="none" w:sz="0" w:space="0" w:color="auto"/>
            <w:bottom w:val="none" w:sz="0" w:space="0" w:color="auto"/>
            <w:right w:val="none" w:sz="0" w:space="0" w:color="auto"/>
          </w:divBdr>
        </w:div>
        <w:div w:id="2016574041">
          <w:marLeft w:val="640"/>
          <w:marRight w:val="0"/>
          <w:marTop w:val="0"/>
          <w:marBottom w:val="0"/>
          <w:divBdr>
            <w:top w:val="none" w:sz="0" w:space="0" w:color="auto"/>
            <w:left w:val="none" w:sz="0" w:space="0" w:color="auto"/>
            <w:bottom w:val="none" w:sz="0" w:space="0" w:color="auto"/>
            <w:right w:val="none" w:sz="0" w:space="0" w:color="auto"/>
          </w:divBdr>
        </w:div>
        <w:div w:id="1199392421">
          <w:marLeft w:val="640"/>
          <w:marRight w:val="0"/>
          <w:marTop w:val="0"/>
          <w:marBottom w:val="0"/>
          <w:divBdr>
            <w:top w:val="none" w:sz="0" w:space="0" w:color="auto"/>
            <w:left w:val="none" w:sz="0" w:space="0" w:color="auto"/>
            <w:bottom w:val="none" w:sz="0" w:space="0" w:color="auto"/>
            <w:right w:val="none" w:sz="0" w:space="0" w:color="auto"/>
          </w:divBdr>
        </w:div>
        <w:div w:id="1393654262">
          <w:marLeft w:val="640"/>
          <w:marRight w:val="0"/>
          <w:marTop w:val="0"/>
          <w:marBottom w:val="0"/>
          <w:divBdr>
            <w:top w:val="none" w:sz="0" w:space="0" w:color="auto"/>
            <w:left w:val="none" w:sz="0" w:space="0" w:color="auto"/>
            <w:bottom w:val="none" w:sz="0" w:space="0" w:color="auto"/>
            <w:right w:val="none" w:sz="0" w:space="0" w:color="auto"/>
          </w:divBdr>
        </w:div>
        <w:div w:id="202717454">
          <w:marLeft w:val="640"/>
          <w:marRight w:val="0"/>
          <w:marTop w:val="0"/>
          <w:marBottom w:val="0"/>
          <w:divBdr>
            <w:top w:val="none" w:sz="0" w:space="0" w:color="auto"/>
            <w:left w:val="none" w:sz="0" w:space="0" w:color="auto"/>
            <w:bottom w:val="none" w:sz="0" w:space="0" w:color="auto"/>
            <w:right w:val="none" w:sz="0" w:space="0" w:color="auto"/>
          </w:divBdr>
        </w:div>
        <w:div w:id="1537350331">
          <w:marLeft w:val="640"/>
          <w:marRight w:val="0"/>
          <w:marTop w:val="0"/>
          <w:marBottom w:val="0"/>
          <w:divBdr>
            <w:top w:val="none" w:sz="0" w:space="0" w:color="auto"/>
            <w:left w:val="none" w:sz="0" w:space="0" w:color="auto"/>
            <w:bottom w:val="none" w:sz="0" w:space="0" w:color="auto"/>
            <w:right w:val="none" w:sz="0" w:space="0" w:color="auto"/>
          </w:divBdr>
        </w:div>
        <w:div w:id="75132100">
          <w:marLeft w:val="640"/>
          <w:marRight w:val="0"/>
          <w:marTop w:val="0"/>
          <w:marBottom w:val="0"/>
          <w:divBdr>
            <w:top w:val="none" w:sz="0" w:space="0" w:color="auto"/>
            <w:left w:val="none" w:sz="0" w:space="0" w:color="auto"/>
            <w:bottom w:val="none" w:sz="0" w:space="0" w:color="auto"/>
            <w:right w:val="none" w:sz="0" w:space="0" w:color="auto"/>
          </w:divBdr>
        </w:div>
        <w:div w:id="827787020">
          <w:marLeft w:val="640"/>
          <w:marRight w:val="0"/>
          <w:marTop w:val="0"/>
          <w:marBottom w:val="0"/>
          <w:divBdr>
            <w:top w:val="none" w:sz="0" w:space="0" w:color="auto"/>
            <w:left w:val="none" w:sz="0" w:space="0" w:color="auto"/>
            <w:bottom w:val="none" w:sz="0" w:space="0" w:color="auto"/>
            <w:right w:val="none" w:sz="0" w:space="0" w:color="auto"/>
          </w:divBdr>
        </w:div>
        <w:div w:id="1647974305">
          <w:marLeft w:val="640"/>
          <w:marRight w:val="0"/>
          <w:marTop w:val="0"/>
          <w:marBottom w:val="0"/>
          <w:divBdr>
            <w:top w:val="none" w:sz="0" w:space="0" w:color="auto"/>
            <w:left w:val="none" w:sz="0" w:space="0" w:color="auto"/>
            <w:bottom w:val="none" w:sz="0" w:space="0" w:color="auto"/>
            <w:right w:val="none" w:sz="0" w:space="0" w:color="auto"/>
          </w:divBdr>
        </w:div>
        <w:div w:id="2080906918">
          <w:marLeft w:val="640"/>
          <w:marRight w:val="0"/>
          <w:marTop w:val="0"/>
          <w:marBottom w:val="0"/>
          <w:divBdr>
            <w:top w:val="none" w:sz="0" w:space="0" w:color="auto"/>
            <w:left w:val="none" w:sz="0" w:space="0" w:color="auto"/>
            <w:bottom w:val="none" w:sz="0" w:space="0" w:color="auto"/>
            <w:right w:val="none" w:sz="0" w:space="0" w:color="auto"/>
          </w:divBdr>
        </w:div>
        <w:div w:id="1634361410">
          <w:marLeft w:val="640"/>
          <w:marRight w:val="0"/>
          <w:marTop w:val="0"/>
          <w:marBottom w:val="0"/>
          <w:divBdr>
            <w:top w:val="none" w:sz="0" w:space="0" w:color="auto"/>
            <w:left w:val="none" w:sz="0" w:space="0" w:color="auto"/>
            <w:bottom w:val="none" w:sz="0" w:space="0" w:color="auto"/>
            <w:right w:val="none" w:sz="0" w:space="0" w:color="auto"/>
          </w:divBdr>
        </w:div>
        <w:div w:id="1933273436">
          <w:marLeft w:val="640"/>
          <w:marRight w:val="0"/>
          <w:marTop w:val="0"/>
          <w:marBottom w:val="0"/>
          <w:divBdr>
            <w:top w:val="none" w:sz="0" w:space="0" w:color="auto"/>
            <w:left w:val="none" w:sz="0" w:space="0" w:color="auto"/>
            <w:bottom w:val="none" w:sz="0" w:space="0" w:color="auto"/>
            <w:right w:val="none" w:sz="0" w:space="0" w:color="auto"/>
          </w:divBdr>
        </w:div>
        <w:div w:id="69549600">
          <w:marLeft w:val="640"/>
          <w:marRight w:val="0"/>
          <w:marTop w:val="0"/>
          <w:marBottom w:val="0"/>
          <w:divBdr>
            <w:top w:val="none" w:sz="0" w:space="0" w:color="auto"/>
            <w:left w:val="none" w:sz="0" w:space="0" w:color="auto"/>
            <w:bottom w:val="none" w:sz="0" w:space="0" w:color="auto"/>
            <w:right w:val="none" w:sz="0" w:space="0" w:color="auto"/>
          </w:divBdr>
        </w:div>
        <w:div w:id="1995255039">
          <w:marLeft w:val="640"/>
          <w:marRight w:val="0"/>
          <w:marTop w:val="0"/>
          <w:marBottom w:val="0"/>
          <w:divBdr>
            <w:top w:val="none" w:sz="0" w:space="0" w:color="auto"/>
            <w:left w:val="none" w:sz="0" w:space="0" w:color="auto"/>
            <w:bottom w:val="none" w:sz="0" w:space="0" w:color="auto"/>
            <w:right w:val="none" w:sz="0" w:space="0" w:color="auto"/>
          </w:divBdr>
        </w:div>
        <w:div w:id="1431044939">
          <w:marLeft w:val="640"/>
          <w:marRight w:val="0"/>
          <w:marTop w:val="0"/>
          <w:marBottom w:val="0"/>
          <w:divBdr>
            <w:top w:val="none" w:sz="0" w:space="0" w:color="auto"/>
            <w:left w:val="none" w:sz="0" w:space="0" w:color="auto"/>
            <w:bottom w:val="none" w:sz="0" w:space="0" w:color="auto"/>
            <w:right w:val="none" w:sz="0" w:space="0" w:color="auto"/>
          </w:divBdr>
        </w:div>
        <w:div w:id="1397975674">
          <w:marLeft w:val="640"/>
          <w:marRight w:val="0"/>
          <w:marTop w:val="0"/>
          <w:marBottom w:val="0"/>
          <w:divBdr>
            <w:top w:val="none" w:sz="0" w:space="0" w:color="auto"/>
            <w:left w:val="none" w:sz="0" w:space="0" w:color="auto"/>
            <w:bottom w:val="none" w:sz="0" w:space="0" w:color="auto"/>
            <w:right w:val="none" w:sz="0" w:space="0" w:color="auto"/>
          </w:divBdr>
        </w:div>
        <w:div w:id="1818765608">
          <w:marLeft w:val="640"/>
          <w:marRight w:val="0"/>
          <w:marTop w:val="0"/>
          <w:marBottom w:val="0"/>
          <w:divBdr>
            <w:top w:val="none" w:sz="0" w:space="0" w:color="auto"/>
            <w:left w:val="none" w:sz="0" w:space="0" w:color="auto"/>
            <w:bottom w:val="none" w:sz="0" w:space="0" w:color="auto"/>
            <w:right w:val="none" w:sz="0" w:space="0" w:color="auto"/>
          </w:divBdr>
        </w:div>
        <w:div w:id="2127657033">
          <w:marLeft w:val="640"/>
          <w:marRight w:val="0"/>
          <w:marTop w:val="0"/>
          <w:marBottom w:val="0"/>
          <w:divBdr>
            <w:top w:val="none" w:sz="0" w:space="0" w:color="auto"/>
            <w:left w:val="none" w:sz="0" w:space="0" w:color="auto"/>
            <w:bottom w:val="none" w:sz="0" w:space="0" w:color="auto"/>
            <w:right w:val="none" w:sz="0" w:space="0" w:color="auto"/>
          </w:divBdr>
        </w:div>
        <w:div w:id="715739247">
          <w:marLeft w:val="640"/>
          <w:marRight w:val="0"/>
          <w:marTop w:val="0"/>
          <w:marBottom w:val="0"/>
          <w:divBdr>
            <w:top w:val="none" w:sz="0" w:space="0" w:color="auto"/>
            <w:left w:val="none" w:sz="0" w:space="0" w:color="auto"/>
            <w:bottom w:val="none" w:sz="0" w:space="0" w:color="auto"/>
            <w:right w:val="none" w:sz="0" w:space="0" w:color="auto"/>
          </w:divBdr>
        </w:div>
        <w:div w:id="1615015707">
          <w:marLeft w:val="640"/>
          <w:marRight w:val="0"/>
          <w:marTop w:val="0"/>
          <w:marBottom w:val="0"/>
          <w:divBdr>
            <w:top w:val="none" w:sz="0" w:space="0" w:color="auto"/>
            <w:left w:val="none" w:sz="0" w:space="0" w:color="auto"/>
            <w:bottom w:val="none" w:sz="0" w:space="0" w:color="auto"/>
            <w:right w:val="none" w:sz="0" w:space="0" w:color="auto"/>
          </w:divBdr>
        </w:div>
        <w:div w:id="760756235">
          <w:marLeft w:val="640"/>
          <w:marRight w:val="0"/>
          <w:marTop w:val="0"/>
          <w:marBottom w:val="0"/>
          <w:divBdr>
            <w:top w:val="none" w:sz="0" w:space="0" w:color="auto"/>
            <w:left w:val="none" w:sz="0" w:space="0" w:color="auto"/>
            <w:bottom w:val="none" w:sz="0" w:space="0" w:color="auto"/>
            <w:right w:val="none" w:sz="0" w:space="0" w:color="auto"/>
          </w:divBdr>
        </w:div>
        <w:div w:id="211697682">
          <w:marLeft w:val="640"/>
          <w:marRight w:val="0"/>
          <w:marTop w:val="0"/>
          <w:marBottom w:val="0"/>
          <w:divBdr>
            <w:top w:val="none" w:sz="0" w:space="0" w:color="auto"/>
            <w:left w:val="none" w:sz="0" w:space="0" w:color="auto"/>
            <w:bottom w:val="none" w:sz="0" w:space="0" w:color="auto"/>
            <w:right w:val="none" w:sz="0" w:space="0" w:color="auto"/>
          </w:divBdr>
        </w:div>
        <w:div w:id="300233323">
          <w:marLeft w:val="640"/>
          <w:marRight w:val="0"/>
          <w:marTop w:val="0"/>
          <w:marBottom w:val="0"/>
          <w:divBdr>
            <w:top w:val="none" w:sz="0" w:space="0" w:color="auto"/>
            <w:left w:val="none" w:sz="0" w:space="0" w:color="auto"/>
            <w:bottom w:val="none" w:sz="0" w:space="0" w:color="auto"/>
            <w:right w:val="none" w:sz="0" w:space="0" w:color="auto"/>
          </w:divBdr>
        </w:div>
        <w:div w:id="1183938964">
          <w:marLeft w:val="640"/>
          <w:marRight w:val="0"/>
          <w:marTop w:val="0"/>
          <w:marBottom w:val="0"/>
          <w:divBdr>
            <w:top w:val="none" w:sz="0" w:space="0" w:color="auto"/>
            <w:left w:val="none" w:sz="0" w:space="0" w:color="auto"/>
            <w:bottom w:val="none" w:sz="0" w:space="0" w:color="auto"/>
            <w:right w:val="none" w:sz="0" w:space="0" w:color="auto"/>
          </w:divBdr>
        </w:div>
        <w:div w:id="1271468673">
          <w:marLeft w:val="640"/>
          <w:marRight w:val="0"/>
          <w:marTop w:val="0"/>
          <w:marBottom w:val="0"/>
          <w:divBdr>
            <w:top w:val="none" w:sz="0" w:space="0" w:color="auto"/>
            <w:left w:val="none" w:sz="0" w:space="0" w:color="auto"/>
            <w:bottom w:val="none" w:sz="0" w:space="0" w:color="auto"/>
            <w:right w:val="none" w:sz="0" w:space="0" w:color="auto"/>
          </w:divBdr>
        </w:div>
        <w:div w:id="1520463879">
          <w:marLeft w:val="640"/>
          <w:marRight w:val="0"/>
          <w:marTop w:val="0"/>
          <w:marBottom w:val="0"/>
          <w:divBdr>
            <w:top w:val="none" w:sz="0" w:space="0" w:color="auto"/>
            <w:left w:val="none" w:sz="0" w:space="0" w:color="auto"/>
            <w:bottom w:val="none" w:sz="0" w:space="0" w:color="auto"/>
            <w:right w:val="none" w:sz="0" w:space="0" w:color="auto"/>
          </w:divBdr>
        </w:div>
        <w:div w:id="1870029597">
          <w:marLeft w:val="640"/>
          <w:marRight w:val="0"/>
          <w:marTop w:val="0"/>
          <w:marBottom w:val="0"/>
          <w:divBdr>
            <w:top w:val="none" w:sz="0" w:space="0" w:color="auto"/>
            <w:left w:val="none" w:sz="0" w:space="0" w:color="auto"/>
            <w:bottom w:val="none" w:sz="0" w:space="0" w:color="auto"/>
            <w:right w:val="none" w:sz="0" w:space="0" w:color="auto"/>
          </w:divBdr>
        </w:div>
        <w:div w:id="1787113720">
          <w:marLeft w:val="640"/>
          <w:marRight w:val="0"/>
          <w:marTop w:val="0"/>
          <w:marBottom w:val="0"/>
          <w:divBdr>
            <w:top w:val="none" w:sz="0" w:space="0" w:color="auto"/>
            <w:left w:val="none" w:sz="0" w:space="0" w:color="auto"/>
            <w:bottom w:val="none" w:sz="0" w:space="0" w:color="auto"/>
            <w:right w:val="none" w:sz="0" w:space="0" w:color="auto"/>
          </w:divBdr>
        </w:div>
        <w:div w:id="1060833636">
          <w:marLeft w:val="640"/>
          <w:marRight w:val="0"/>
          <w:marTop w:val="0"/>
          <w:marBottom w:val="0"/>
          <w:divBdr>
            <w:top w:val="none" w:sz="0" w:space="0" w:color="auto"/>
            <w:left w:val="none" w:sz="0" w:space="0" w:color="auto"/>
            <w:bottom w:val="none" w:sz="0" w:space="0" w:color="auto"/>
            <w:right w:val="none" w:sz="0" w:space="0" w:color="auto"/>
          </w:divBdr>
        </w:div>
        <w:div w:id="1233002743">
          <w:marLeft w:val="640"/>
          <w:marRight w:val="0"/>
          <w:marTop w:val="0"/>
          <w:marBottom w:val="0"/>
          <w:divBdr>
            <w:top w:val="none" w:sz="0" w:space="0" w:color="auto"/>
            <w:left w:val="none" w:sz="0" w:space="0" w:color="auto"/>
            <w:bottom w:val="none" w:sz="0" w:space="0" w:color="auto"/>
            <w:right w:val="none" w:sz="0" w:space="0" w:color="auto"/>
          </w:divBdr>
        </w:div>
        <w:div w:id="988367025">
          <w:marLeft w:val="640"/>
          <w:marRight w:val="0"/>
          <w:marTop w:val="0"/>
          <w:marBottom w:val="0"/>
          <w:divBdr>
            <w:top w:val="none" w:sz="0" w:space="0" w:color="auto"/>
            <w:left w:val="none" w:sz="0" w:space="0" w:color="auto"/>
            <w:bottom w:val="none" w:sz="0" w:space="0" w:color="auto"/>
            <w:right w:val="none" w:sz="0" w:space="0" w:color="auto"/>
          </w:divBdr>
        </w:div>
        <w:div w:id="1307706112">
          <w:marLeft w:val="640"/>
          <w:marRight w:val="0"/>
          <w:marTop w:val="0"/>
          <w:marBottom w:val="0"/>
          <w:divBdr>
            <w:top w:val="none" w:sz="0" w:space="0" w:color="auto"/>
            <w:left w:val="none" w:sz="0" w:space="0" w:color="auto"/>
            <w:bottom w:val="none" w:sz="0" w:space="0" w:color="auto"/>
            <w:right w:val="none" w:sz="0" w:space="0" w:color="auto"/>
          </w:divBdr>
        </w:div>
        <w:div w:id="779302755">
          <w:marLeft w:val="640"/>
          <w:marRight w:val="0"/>
          <w:marTop w:val="0"/>
          <w:marBottom w:val="0"/>
          <w:divBdr>
            <w:top w:val="none" w:sz="0" w:space="0" w:color="auto"/>
            <w:left w:val="none" w:sz="0" w:space="0" w:color="auto"/>
            <w:bottom w:val="none" w:sz="0" w:space="0" w:color="auto"/>
            <w:right w:val="none" w:sz="0" w:space="0" w:color="auto"/>
          </w:divBdr>
        </w:div>
        <w:div w:id="1693610824">
          <w:marLeft w:val="640"/>
          <w:marRight w:val="0"/>
          <w:marTop w:val="0"/>
          <w:marBottom w:val="0"/>
          <w:divBdr>
            <w:top w:val="none" w:sz="0" w:space="0" w:color="auto"/>
            <w:left w:val="none" w:sz="0" w:space="0" w:color="auto"/>
            <w:bottom w:val="none" w:sz="0" w:space="0" w:color="auto"/>
            <w:right w:val="none" w:sz="0" w:space="0" w:color="auto"/>
          </w:divBdr>
        </w:div>
        <w:div w:id="1318069303">
          <w:marLeft w:val="640"/>
          <w:marRight w:val="0"/>
          <w:marTop w:val="0"/>
          <w:marBottom w:val="0"/>
          <w:divBdr>
            <w:top w:val="none" w:sz="0" w:space="0" w:color="auto"/>
            <w:left w:val="none" w:sz="0" w:space="0" w:color="auto"/>
            <w:bottom w:val="none" w:sz="0" w:space="0" w:color="auto"/>
            <w:right w:val="none" w:sz="0" w:space="0" w:color="auto"/>
          </w:divBdr>
        </w:div>
        <w:div w:id="1810517572">
          <w:marLeft w:val="640"/>
          <w:marRight w:val="0"/>
          <w:marTop w:val="0"/>
          <w:marBottom w:val="0"/>
          <w:divBdr>
            <w:top w:val="none" w:sz="0" w:space="0" w:color="auto"/>
            <w:left w:val="none" w:sz="0" w:space="0" w:color="auto"/>
            <w:bottom w:val="none" w:sz="0" w:space="0" w:color="auto"/>
            <w:right w:val="none" w:sz="0" w:space="0" w:color="auto"/>
          </w:divBdr>
        </w:div>
        <w:div w:id="468982847">
          <w:marLeft w:val="640"/>
          <w:marRight w:val="0"/>
          <w:marTop w:val="0"/>
          <w:marBottom w:val="0"/>
          <w:divBdr>
            <w:top w:val="none" w:sz="0" w:space="0" w:color="auto"/>
            <w:left w:val="none" w:sz="0" w:space="0" w:color="auto"/>
            <w:bottom w:val="none" w:sz="0" w:space="0" w:color="auto"/>
            <w:right w:val="none" w:sz="0" w:space="0" w:color="auto"/>
          </w:divBdr>
        </w:div>
        <w:div w:id="588545159">
          <w:marLeft w:val="640"/>
          <w:marRight w:val="0"/>
          <w:marTop w:val="0"/>
          <w:marBottom w:val="0"/>
          <w:divBdr>
            <w:top w:val="none" w:sz="0" w:space="0" w:color="auto"/>
            <w:left w:val="none" w:sz="0" w:space="0" w:color="auto"/>
            <w:bottom w:val="none" w:sz="0" w:space="0" w:color="auto"/>
            <w:right w:val="none" w:sz="0" w:space="0" w:color="auto"/>
          </w:divBdr>
        </w:div>
        <w:div w:id="1956982872">
          <w:marLeft w:val="640"/>
          <w:marRight w:val="0"/>
          <w:marTop w:val="0"/>
          <w:marBottom w:val="0"/>
          <w:divBdr>
            <w:top w:val="none" w:sz="0" w:space="0" w:color="auto"/>
            <w:left w:val="none" w:sz="0" w:space="0" w:color="auto"/>
            <w:bottom w:val="none" w:sz="0" w:space="0" w:color="auto"/>
            <w:right w:val="none" w:sz="0" w:space="0" w:color="auto"/>
          </w:divBdr>
        </w:div>
        <w:div w:id="1068041047">
          <w:marLeft w:val="640"/>
          <w:marRight w:val="0"/>
          <w:marTop w:val="0"/>
          <w:marBottom w:val="0"/>
          <w:divBdr>
            <w:top w:val="none" w:sz="0" w:space="0" w:color="auto"/>
            <w:left w:val="none" w:sz="0" w:space="0" w:color="auto"/>
            <w:bottom w:val="none" w:sz="0" w:space="0" w:color="auto"/>
            <w:right w:val="none" w:sz="0" w:space="0" w:color="auto"/>
          </w:divBdr>
        </w:div>
        <w:div w:id="766384542">
          <w:marLeft w:val="640"/>
          <w:marRight w:val="0"/>
          <w:marTop w:val="0"/>
          <w:marBottom w:val="0"/>
          <w:divBdr>
            <w:top w:val="none" w:sz="0" w:space="0" w:color="auto"/>
            <w:left w:val="none" w:sz="0" w:space="0" w:color="auto"/>
            <w:bottom w:val="none" w:sz="0" w:space="0" w:color="auto"/>
            <w:right w:val="none" w:sz="0" w:space="0" w:color="auto"/>
          </w:divBdr>
        </w:div>
        <w:div w:id="1502313628">
          <w:marLeft w:val="640"/>
          <w:marRight w:val="0"/>
          <w:marTop w:val="0"/>
          <w:marBottom w:val="0"/>
          <w:divBdr>
            <w:top w:val="none" w:sz="0" w:space="0" w:color="auto"/>
            <w:left w:val="none" w:sz="0" w:space="0" w:color="auto"/>
            <w:bottom w:val="none" w:sz="0" w:space="0" w:color="auto"/>
            <w:right w:val="none" w:sz="0" w:space="0" w:color="auto"/>
          </w:divBdr>
        </w:div>
        <w:div w:id="345713051">
          <w:marLeft w:val="640"/>
          <w:marRight w:val="0"/>
          <w:marTop w:val="0"/>
          <w:marBottom w:val="0"/>
          <w:divBdr>
            <w:top w:val="none" w:sz="0" w:space="0" w:color="auto"/>
            <w:left w:val="none" w:sz="0" w:space="0" w:color="auto"/>
            <w:bottom w:val="none" w:sz="0" w:space="0" w:color="auto"/>
            <w:right w:val="none" w:sz="0" w:space="0" w:color="auto"/>
          </w:divBdr>
        </w:div>
        <w:div w:id="689331784">
          <w:marLeft w:val="640"/>
          <w:marRight w:val="0"/>
          <w:marTop w:val="0"/>
          <w:marBottom w:val="0"/>
          <w:divBdr>
            <w:top w:val="none" w:sz="0" w:space="0" w:color="auto"/>
            <w:left w:val="none" w:sz="0" w:space="0" w:color="auto"/>
            <w:bottom w:val="none" w:sz="0" w:space="0" w:color="auto"/>
            <w:right w:val="none" w:sz="0" w:space="0" w:color="auto"/>
          </w:divBdr>
        </w:div>
        <w:div w:id="360862509">
          <w:marLeft w:val="640"/>
          <w:marRight w:val="0"/>
          <w:marTop w:val="0"/>
          <w:marBottom w:val="0"/>
          <w:divBdr>
            <w:top w:val="none" w:sz="0" w:space="0" w:color="auto"/>
            <w:left w:val="none" w:sz="0" w:space="0" w:color="auto"/>
            <w:bottom w:val="none" w:sz="0" w:space="0" w:color="auto"/>
            <w:right w:val="none" w:sz="0" w:space="0" w:color="auto"/>
          </w:divBdr>
        </w:div>
        <w:div w:id="2014457749">
          <w:marLeft w:val="640"/>
          <w:marRight w:val="0"/>
          <w:marTop w:val="0"/>
          <w:marBottom w:val="0"/>
          <w:divBdr>
            <w:top w:val="none" w:sz="0" w:space="0" w:color="auto"/>
            <w:left w:val="none" w:sz="0" w:space="0" w:color="auto"/>
            <w:bottom w:val="none" w:sz="0" w:space="0" w:color="auto"/>
            <w:right w:val="none" w:sz="0" w:space="0" w:color="auto"/>
          </w:divBdr>
        </w:div>
      </w:divsChild>
    </w:div>
    <w:div w:id="2013951649">
      <w:bodyDiv w:val="1"/>
      <w:marLeft w:val="0"/>
      <w:marRight w:val="0"/>
      <w:marTop w:val="0"/>
      <w:marBottom w:val="0"/>
      <w:divBdr>
        <w:top w:val="none" w:sz="0" w:space="0" w:color="auto"/>
        <w:left w:val="none" w:sz="0" w:space="0" w:color="auto"/>
        <w:bottom w:val="none" w:sz="0" w:space="0" w:color="auto"/>
        <w:right w:val="none" w:sz="0" w:space="0" w:color="auto"/>
      </w:divBdr>
      <w:divsChild>
        <w:div w:id="241570851">
          <w:marLeft w:val="640"/>
          <w:marRight w:val="0"/>
          <w:marTop w:val="0"/>
          <w:marBottom w:val="0"/>
          <w:divBdr>
            <w:top w:val="none" w:sz="0" w:space="0" w:color="auto"/>
            <w:left w:val="none" w:sz="0" w:space="0" w:color="auto"/>
            <w:bottom w:val="none" w:sz="0" w:space="0" w:color="auto"/>
            <w:right w:val="none" w:sz="0" w:space="0" w:color="auto"/>
          </w:divBdr>
        </w:div>
        <w:div w:id="337924868">
          <w:marLeft w:val="640"/>
          <w:marRight w:val="0"/>
          <w:marTop w:val="0"/>
          <w:marBottom w:val="0"/>
          <w:divBdr>
            <w:top w:val="none" w:sz="0" w:space="0" w:color="auto"/>
            <w:left w:val="none" w:sz="0" w:space="0" w:color="auto"/>
            <w:bottom w:val="none" w:sz="0" w:space="0" w:color="auto"/>
            <w:right w:val="none" w:sz="0" w:space="0" w:color="auto"/>
          </w:divBdr>
        </w:div>
        <w:div w:id="1725330122">
          <w:marLeft w:val="640"/>
          <w:marRight w:val="0"/>
          <w:marTop w:val="0"/>
          <w:marBottom w:val="0"/>
          <w:divBdr>
            <w:top w:val="none" w:sz="0" w:space="0" w:color="auto"/>
            <w:left w:val="none" w:sz="0" w:space="0" w:color="auto"/>
            <w:bottom w:val="none" w:sz="0" w:space="0" w:color="auto"/>
            <w:right w:val="none" w:sz="0" w:space="0" w:color="auto"/>
          </w:divBdr>
        </w:div>
        <w:div w:id="1397508597">
          <w:marLeft w:val="640"/>
          <w:marRight w:val="0"/>
          <w:marTop w:val="0"/>
          <w:marBottom w:val="0"/>
          <w:divBdr>
            <w:top w:val="none" w:sz="0" w:space="0" w:color="auto"/>
            <w:left w:val="none" w:sz="0" w:space="0" w:color="auto"/>
            <w:bottom w:val="none" w:sz="0" w:space="0" w:color="auto"/>
            <w:right w:val="none" w:sz="0" w:space="0" w:color="auto"/>
          </w:divBdr>
        </w:div>
        <w:div w:id="1265378219">
          <w:marLeft w:val="640"/>
          <w:marRight w:val="0"/>
          <w:marTop w:val="0"/>
          <w:marBottom w:val="0"/>
          <w:divBdr>
            <w:top w:val="none" w:sz="0" w:space="0" w:color="auto"/>
            <w:left w:val="none" w:sz="0" w:space="0" w:color="auto"/>
            <w:bottom w:val="none" w:sz="0" w:space="0" w:color="auto"/>
            <w:right w:val="none" w:sz="0" w:space="0" w:color="auto"/>
          </w:divBdr>
        </w:div>
        <w:div w:id="1635481178">
          <w:marLeft w:val="640"/>
          <w:marRight w:val="0"/>
          <w:marTop w:val="0"/>
          <w:marBottom w:val="0"/>
          <w:divBdr>
            <w:top w:val="none" w:sz="0" w:space="0" w:color="auto"/>
            <w:left w:val="none" w:sz="0" w:space="0" w:color="auto"/>
            <w:bottom w:val="none" w:sz="0" w:space="0" w:color="auto"/>
            <w:right w:val="none" w:sz="0" w:space="0" w:color="auto"/>
          </w:divBdr>
        </w:div>
        <w:div w:id="164830825">
          <w:marLeft w:val="640"/>
          <w:marRight w:val="0"/>
          <w:marTop w:val="0"/>
          <w:marBottom w:val="0"/>
          <w:divBdr>
            <w:top w:val="none" w:sz="0" w:space="0" w:color="auto"/>
            <w:left w:val="none" w:sz="0" w:space="0" w:color="auto"/>
            <w:bottom w:val="none" w:sz="0" w:space="0" w:color="auto"/>
            <w:right w:val="none" w:sz="0" w:space="0" w:color="auto"/>
          </w:divBdr>
        </w:div>
        <w:div w:id="1152792209">
          <w:marLeft w:val="640"/>
          <w:marRight w:val="0"/>
          <w:marTop w:val="0"/>
          <w:marBottom w:val="0"/>
          <w:divBdr>
            <w:top w:val="none" w:sz="0" w:space="0" w:color="auto"/>
            <w:left w:val="none" w:sz="0" w:space="0" w:color="auto"/>
            <w:bottom w:val="none" w:sz="0" w:space="0" w:color="auto"/>
            <w:right w:val="none" w:sz="0" w:space="0" w:color="auto"/>
          </w:divBdr>
        </w:div>
        <w:div w:id="64500273">
          <w:marLeft w:val="640"/>
          <w:marRight w:val="0"/>
          <w:marTop w:val="0"/>
          <w:marBottom w:val="0"/>
          <w:divBdr>
            <w:top w:val="none" w:sz="0" w:space="0" w:color="auto"/>
            <w:left w:val="none" w:sz="0" w:space="0" w:color="auto"/>
            <w:bottom w:val="none" w:sz="0" w:space="0" w:color="auto"/>
            <w:right w:val="none" w:sz="0" w:space="0" w:color="auto"/>
          </w:divBdr>
        </w:div>
        <w:div w:id="172764871">
          <w:marLeft w:val="640"/>
          <w:marRight w:val="0"/>
          <w:marTop w:val="0"/>
          <w:marBottom w:val="0"/>
          <w:divBdr>
            <w:top w:val="none" w:sz="0" w:space="0" w:color="auto"/>
            <w:left w:val="none" w:sz="0" w:space="0" w:color="auto"/>
            <w:bottom w:val="none" w:sz="0" w:space="0" w:color="auto"/>
            <w:right w:val="none" w:sz="0" w:space="0" w:color="auto"/>
          </w:divBdr>
        </w:div>
        <w:div w:id="644773710">
          <w:marLeft w:val="640"/>
          <w:marRight w:val="0"/>
          <w:marTop w:val="0"/>
          <w:marBottom w:val="0"/>
          <w:divBdr>
            <w:top w:val="none" w:sz="0" w:space="0" w:color="auto"/>
            <w:left w:val="none" w:sz="0" w:space="0" w:color="auto"/>
            <w:bottom w:val="none" w:sz="0" w:space="0" w:color="auto"/>
            <w:right w:val="none" w:sz="0" w:space="0" w:color="auto"/>
          </w:divBdr>
        </w:div>
        <w:div w:id="511578255">
          <w:marLeft w:val="640"/>
          <w:marRight w:val="0"/>
          <w:marTop w:val="0"/>
          <w:marBottom w:val="0"/>
          <w:divBdr>
            <w:top w:val="none" w:sz="0" w:space="0" w:color="auto"/>
            <w:left w:val="none" w:sz="0" w:space="0" w:color="auto"/>
            <w:bottom w:val="none" w:sz="0" w:space="0" w:color="auto"/>
            <w:right w:val="none" w:sz="0" w:space="0" w:color="auto"/>
          </w:divBdr>
        </w:div>
        <w:div w:id="1212351381">
          <w:marLeft w:val="640"/>
          <w:marRight w:val="0"/>
          <w:marTop w:val="0"/>
          <w:marBottom w:val="0"/>
          <w:divBdr>
            <w:top w:val="none" w:sz="0" w:space="0" w:color="auto"/>
            <w:left w:val="none" w:sz="0" w:space="0" w:color="auto"/>
            <w:bottom w:val="none" w:sz="0" w:space="0" w:color="auto"/>
            <w:right w:val="none" w:sz="0" w:space="0" w:color="auto"/>
          </w:divBdr>
        </w:div>
        <w:div w:id="2051413808">
          <w:marLeft w:val="640"/>
          <w:marRight w:val="0"/>
          <w:marTop w:val="0"/>
          <w:marBottom w:val="0"/>
          <w:divBdr>
            <w:top w:val="none" w:sz="0" w:space="0" w:color="auto"/>
            <w:left w:val="none" w:sz="0" w:space="0" w:color="auto"/>
            <w:bottom w:val="none" w:sz="0" w:space="0" w:color="auto"/>
            <w:right w:val="none" w:sz="0" w:space="0" w:color="auto"/>
          </w:divBdr>
        </w:div>
        <w:div w:id="540359829">
          <w:marLeft w:val="640"/>
          <w:marRight w:val="0"/>
          <w:marTop w:val="0"/>
          <w:marBottom w:val="0"/>
          <w:divBdr>
            <w:top w:val="none" w:sz="0" w:space="0" w:color="auto"/>
            <w:left w:val="none" w:sz="0" w:space="0" w:color="auto"/>
            <w:bottom w:val="none" w:sz="0" w:space="0" w:color="auto"/>
            <w:right w:val="none" w:sz="0" w:space="0" w:color="auto"/>
          </w:divBdr>
        </w:div>
        <w:div w:id="1080250106">
          <w:marLeft w:val="640"/>
          <w:marRight w:val="0"/>
          <w:marTop w:val="0"/>
          <w:marBottom w:val="0"/>
          <w:divBdr>
            <w:top w:val="none" w:sz="0" w:space="0" w:color="auto"/>
            <w:left w:val="none" w:sz="0" w:space="0" w:color="auto"/>
            <w:bottom w:val="none" w:sz="0" w:space="0" w:color="auto"/>
            <w:right w:val="none" w:sz="0" w:space="0" w:color="auto"/>
          </w:divBdr>
        </w:div>
        <w:div w:id="1911959942">
          <w:marLeft w:val="640"/>
          <w:marRight w:val="0"/>
          <w:marTop w:val="0"/>
          <w:marBottom w:val="0"/>
          <w:divBdr>
            <w:top w:val="none" w:sz="0" w:space="0" w:color="auto"/>
            <w:left w:val="none" w:sz="0" w:space="0" w:color="auto"/>
            <w:bottom w:val="none" w:sz="0" w:space="0" w:color="auto"/>
            <w:right w:val="none" w:sz="0" w:space="0" w:color="auto"/>
          </w:divBdr>
        </w:div>
        <w:div w:id="2017001484">
          <w:marLeft w:val="640"/>
          <w:marRight w:val="0"/>
          <w:marTop w:val="0"/>
          <w:marBottom w:val="0"/>
          <w:divBdr>
            <w:top w:val="none" w:sz="0" w:space="0" w:color="auto"/>
            <w:left w:val="none" w:sz="0" w:space="0" w:color="auto"/>
            <w:bottom w:val="none" w:sz="0" w:space="0" w:color="auto"/>
            <w:right w:val="none" w:sz="0" w:space="0" w:color="auto"/>
          </w:divBdr>
        </w:div>
        <w:div w:id="1367485653">
          <w:marLeft w:val="640"/>
          <w:marRight w:val="0"/>
          <w:marTop w:val="0"/>
          <w:marBottom w:val="0"/>
          <w:divBdr>
            <w:top w:val="none" w:sz="0" w:space="0" w:color="auto"/>
            <w:left w:val="none" w:sz="0" w:space="0" w:color="auto"/>
            <w:bottom w:val="none" w:sz="0" w:space="0" w:color="auto"/>
            <w:right w:val="none" w:sz="0" w:space="0" w:color="auto"/>
          </w:divBdr>
        </w:div>
        <w:div w:id="2123188319">
          <w:marLeft w:val="640"/>
          <w:marRight w:val="0"/>
          <w:marTop w:val="0"/>
          <w:marBottom w:val="0"/>
          <w:divBdr>
            <w:top w:val="none" w:sz="0" w:space="0" w:color="auto"/>
            <w:left w:val="none" w:sz="0" w:space="0" w:color="auto"/>
            <w:bottom w:val="none" w:sz="0" w:space="0" w:color="auto"/>
            <w:right w:val="none" w:sz="0" w:space="0" w:color="auto"/>
          </w:divBdr>
        </w:div>
        <w:div w:id="2058039932">
          <w:marLeft w:val="640"/>
          <w:marRight w:val="0"/>
          <w:marTop w:val="0"/>
          <w:marBottom w:val="0"/>
          <w:divBdr>
            <w:top w:val="none" w:sz="0" w:space="0" w:color="auto"/>
            <w:left w:val="none" w:sz="0" w:space="0" w:color="auto"/>
            <w:bottom w:val="none" w:sz="0" w:space="0" w:color="auto"/>
            <w:right w:val="none" w:sz="0" w:space="0" w:color="auto"/>
          </w:divBdr>
        </w:div>
        <w:div w:id="1258175428">
          <w:marLeft w:val="640"/>
          <w:marRight w:val="0"/>
          <w:marTop w:val="0"/>
          <w:marBottom w:val="0"/>
          <w:divBdr>
            <w:top w:val="none" w:sz="0" w:space="0" w:color="auto"/>
            <w:left w:val="none" w:sz="0" w:space="0" w:color="auto"/>
            <w:bottom w:val="none" w:sz="0" w:space="0" w:color="auto"/>
            <w:right w:val="none" w:sz="0" w:space="0" w:color="auto"/>
          </w:divBdr>
        </w:div>
        <w:div w:id="2053652609">
          <w:marLeft w:val="640"/>
          <w:marRight w:val="0"/>
          <w:marTop w:val="0"/>
          <w:marBottom w:val="0"/>
          <w:divBdr>
            <w:top w:val="none" w:sz="0" w:space="0" w:color="auto"/>
            <w:left w:val="none" w:sz="0" w:space="0" w:color="auto"/>
            <w:bottom w:val="none" w:sz="0" w:space="0" w:color="auto"/>
            <w:right w:val="none" w:sz="0" w:space="0" w:color="auto"/>
          </w:divBdr>
        </w:div>
        <w:div w:id="960037690">
          <w:marLeft w:val="640"/>
          <w:marRight w:val="0"/>
          <w:marTop w:val="0"/>
          <w:marBottom w:val="0"/>
          <w:divBdr>
            <w:top w:val="none" w:sz="0" w:space="0" w:color="auto"/>
            <w:left w:val="none" w:sz="0" w:space="0" w:color="auto"/>
            <w:bottom w:val="none" w:sz="0" w:space="0" w:color="auto"/>
            <w:right w:val="none" w:sz="0" w:space="0" w:color="auto"/>
          </w:divBdr>
        </w:div>
        <w:div w:id="1499036360">
          <w:marLeft w:val="640"/>
          <w:marRight w:val="0"/>
          <w:marTop w:val="0"/>
          <w:marBottom w:val="0"/>
          <w:divBdr>
            <w:top w:val="none" w:sz="0" w:space="0" w:color="auto"/>
            <w:left w:val="none" w:sz="0" w:space="0" w:color="auto"/>
            <w:bottom w:val="none" w:sz="0" w:space="0" w:color="auto"/>
            <w:right w:val="none" w:sz="0" w:space="0" w:color="auto"/>
          </w:divBdr>
        </w:div>
        <w:div w:id="1993101439">
          <w:marLeft w:val="640"/>
          <w:marRight w:val="0"/>
          <w:marTop w:val="0"/>
          <w:marBottom w:val="0"/>
          <w:divBdr>
            <w:top w:val="none" w:sz="0" w:space="0" w:color="auto"/>
            <w:left w:val="none" w:sz="0" w:space="0" w:color="auto"/>
            <w:bottom w:val="none" w:sz="0" w:space="0" w:color="auto"/>
            <w:right w:val="none" w:sz="0" w:space="0" w:color="auto"/>
          </w:divBdr>
        </w:div>
        <w:div w:id="1109423305">
          <w:marLeft w:val="640"/>
          <w:marRight w:val="0"/>
          <w:marTop w:val="0"/>
          <w:marBottom w:val="0"/>
          <w:divBdr>
            <w:top w:val="none" w:sz="0" w:space="0" w:color="auto"/>
            <w:left w:val="none" w:sz="0" w:space="0" w:color="auto"/>
            <w:bottom w:val="none" w:sz="0" w:space="0" w:color="auto"/>
            <w:right w:val="none" w:sz="0" w:space="0" w:color="auto"/>
          </w:divBdr>
        </w:div>
        <w:div w:id="1579515587">
          <w:marLeft w:val="640"/>
          <w:marRight w:val="0"/>
          <w:marTop w:val="0"/>
          <w:marBottom w:val="0"/>
          <w:divBdr>
            <w:top w:val="none" w:sz="0" w:space="0" w:color="auto"/>
            <w:left w:val="none" w:sz="0" w:space="0" w:color="auto"/>
            <w:bottom w:val="none" w:sz="0" w:space="0" w:color="auto"/>
            <w:right w:val="none" w:sz="0" w:space="0" w:color="auto"/>
          </w:divBdr>
        </w:div>
        <w:div w:id="954023142">
          <w:marLeft w:val="640"/>
          <w:marRight w:val="0"/>
          <w:marTop w:val="0"/>
          <w:marBottom w:val="0"/>
          <w:divBdr>
            <w:top w:val="none" w:sz="0" w:space="0" w:color="auto"/>
            <w:left w:val="none" w:sz="0" w:space="0" w:color="auto"/>
            <w:bottom w:val="none" w:sz="0" w:space="0" w:color="auto"/>
            <w:right w:val="none" w:sz="0" w:space="0" w:color="auto"/>
          </w:divBdr>
        </w:div>
        <w:div w:id="1336885392">
          <w:marLeft w:val="640"/>
          <w:marRight w:val="0"/>
          <w:marTop w:val="0"/>
          <w:marBottom w:val="0"/>
          <w:divBdr>
            <w:top w:val="none" w:sz="0" w:space="0" w:color="auto"/>
            <w:left w:val="none" w:sz="0" w:space="0" w:color="auto"/>
            <w:bottom w:val="none" w:sz="0" w:space="0" w:color="auto"/>
            <w:right w:val="none" w:sz="0" w:space="0" w:color="auto"/>
          </w:divBdr>
        </w:div>
        <w:div w:id="28654457">
          <w:marLeft w:val="640"/>
          <w:marRight w:val="0"/>
          <w:marTop w:val="0"/>
          <w:marBottom w:val="0"/>
          <w:divBdr>
            <w:top w:val="none" w:sz="0" w:space="0" w:color="auto"/>
            <w:left w:val="none" w:sz="0" w:space="0" w:color="auto"/>
            <w:bottom w:val="none" w:sz="0" w:space="0" w:color="auto"/>
            <w:right w:val="none" w:sz="0" w:space="0" w:color="auto"/>
          </w:divBdr>
        </w:div>
        <w:div w:id="486753818">
          <w:marLeft w:val="640"/>
          <w:marRight w:val="0"/>
          <w:marTop w:val="0"/>
          <w:marBottom w:val="0"/>
          <w:divBdr>
            <w:top w:val="none" w:sz="0" w:space="0" w:color="auto"/>
            <w:left w:val="none" w:sz="0" w:space="0" w:color="auto"/>
            <w:bottom w:val="none" w:sz="0" w:space="0" w:color="auto"/>
            <w:right w:val="none" w:sz="0" w:space="0" w:color="auto"/>
          </w:divBdr>
        </w:div>
        <w:div w:id="2053845205">
          <w:marLeft w:val="640"/>
          <w:marRight w:val="0"/>
          <w:marTop w:val="0"/>
          <w:marBottom w:val="0"/>
          <w:divBdr>
            <w:top w:val="none" w:sz="0" w:space="0" w:color="auto"/>
            <w:left w:val="none" w:sz="0" w:space="0" w:color="auto"/>
            <w:bottom w:val="none" w:sz="0" w:space="0" w:color="auto"/>
            <w:right w:val="none" w:sz="0" w:space="0" w:color="auto"/>
          </w:divBdr>
        </w:div>
        <w:div w:id="1809741671">
          <w:marLeft w:val="640"/>
          <w:marRight w:val="0"/>
          <w:marTop w:val="0"/>
          <w:marBottom w:val="0"/>
          <w:divBdr>
            <w:top w:val="none" w:sz="0" w:space="0" w:color="auto"/>
            <w:left w:val="none" w:sz="0" w:space="0" w:color="auto"/>
            <w:bottom w:val="none" w:sz="0" w:space="0" w:color="auto"/>
            <w:right w:val="none" w:sz="0" w:space="0" w:color="auto"/>
          </w:divBdr>
        </w:div>
        <w:div w:id="1263956994">
          <w:marLeft w:val="640"/>
          <w:marRight w:val="0"/>
          <w:marTop w:val="0"/>
          <w:marBottom w:val="0"/>
          <w:divBdr>
            <w:top w:val="none" w:sz="0" w:space="0" w:color="auto"/>
            <w:left w:val="none" w:sz="0" w:space="0" w:color="auto"/>
            <w:bottom w:val="none" w:sz="0" w:space="0" w:color="auto"/>
            <w:right w:val="none" w:sz="0" w:space="0" w:color="auto"/>
          </w:divBdr>
        </w:div>
        <w:div w:id="330522185">
          <w:marLeft w:val="640"/>
          <w:marRight w:val="0"/>
          <w:marTop w:val="0"/>
          <w:marBottom w:val="0"/>
          <w:divBdr>
            <w:top w:val="none" w:sz="0" w:space="0" w:color="auto"/>
            <w:left w:val="none" w:sz="0" w:space="0" w:color="auto"/>
            <w:bottom w:val="none" w:sz="0" w:space="0" w:color="auto"/>
            <w:right w:val="none" w:sz="0" w:space="0" w:color="auto"/>
          </w:divBdr>
        </w:div>
        <w:div w:id="1157069772">
          <w:marLeft w:val="640"/>
          <w:marRight w:val="0"/>
          <w:marTop w:val="0"/>
          <w:marBottom w:val="0"/>
          <w:divBdr>
            <w:top w:val="none" w:sz="0" w:space="0" w:color="auto"/>
            <w:left w:val="none" w:sz="0" w:space="0" w:color="auto"/>
            <w:bottom w:val="none" w:sz="0" w:space="0" w:color="auto"/>
            <w:right w:val="none" w:sz="0" w:space="0" w:color="auto"/>
          </w:divBdr>
        </w:div>
        <w:div w:id="1755782529">
          <w:marLeft w:val="640"/>
          <w:marRight w:val="0"/>
          <w:marTop w:val="0"/>
          <w:marBottom w:val="0"/>
          <w:divBdr>
            <w:top w:val="none" w:sz="0" w:space="0" w:color="auto"/>
            <w:left w:val="none" w:sz="0" w:space="0" w:color="auto"/>
            <w:bottom w:val="none" w:sz="0" w:space="0" w:color="auto"/>
            <w:right w:val="none" w:sz="0" w:space="0" w:color="auto"/>
          </w:divBdr>
        </w:div>
        <w:div w:id="1658531902">
          <w:marLeft w:val="640"/>
          <w:marRight w:val="0"/>
          <w:marTop w:val="0"/>
          <w:marBottom w:val="0"/>
          <w:divBdr>
            <w:top w:val="none" w:sz="0" w:space="0" w:color="auto"/>
            <w:left w:val="none" w:sz="0" w:space="0" w:color="auto"/>
            <w:bottom w:val="none" w:sz="0" w:space="0" w:color="auto"/>
            <w:right w:val="none" w:sz="0" w:space="0" w:color="auto"/>
          </w:divBdr>
        </w:div>
        <w:div w:id="1474449807">
          <w:marLeft w:val="640"/>
          <w:marRight w:val="0"/>
          <w:marTop w:val="0"/>
          <w:marBottom w:val="0"/>
          <w:divBdr>
            <w:top w:val="none" w:sz="0" w:space="0" w:color="auto"/>
            <w:left w:val="none" w:sz="0" w:space="0" w:color="auto"/>
            <w:bottom w:val="none" w:sz="0" w:space="0" w:color="auto"/>
            <w:right w:val="none" w:sz="0" w:space="0" w:color="auto"/>
          </w:divBdr>
        </w:div>
        <w:div w:id="2083866072">
          <w:marLeft w:val="640"/>
          <w:marRight w:val="0"/>
          <w:marTop w:val="0"/>
          <w:marBottom w:val="0"/>
          <w:divBdr>
            <w:top w:val="none" w:sz="0" w:space="0" w:color="auto"/>
            <w:left w:val="none" w:sz="0" w:space="0" w:color="auto"/>
            <w:bottom w:val="none" w:sz="0" w:space="0" w:color="auto"/>
            <w:right w:val="none" w:sz="0" w:space="0" w:color="auto"/>
          </w:divBdr>
        </w:div>
        <w:div w:id="229511223">
          <w:marLeft w:val="640"/>
          <w:marRight w:val="0"/>
          <w:marTop w:val="0"/>
          <w:marBottom w:val="0"/>
          <w:divBdr>
            <w:top w:val="none" w:sz="0" w:space="0" w:color="auto"/>
            <w:left w:val="none" w:sz="0" w:space="0" w:color="auto"/>
            <w:bottom w:val="none" w:sz="0" w:space="0" w:color="auto"/>
            <w:right w:val="none" w:sz="0" w:space="0" w:color="auto"/>
          </w:divBdr>
        </w:div>
        <w:div w:id="167185430">
          <w:marLeft w:val="640"/>
          <w:marRight w:val="0"/>
          <w:marTop w:val="0"/>
          <w:marBottom w:val="0"/>
          <w:divBdr>
            <w:top w:val="none" w:sz="0" w:space="0" w:color="auto"/>
            <w:left w:val="none" w:sz="0" w:space="0" w:color="auto"/>
            <w:bottom w:val="none" w:sz="0" w:space="0" w:color="auto"/>
            <w:right w:val="none" w:sz="0" w:space="0" w:color="auto"/>
          </w:divBdr>
        </w:div>
        <w:div w:id="571543716">
          <w:marLeft w:val="640"/>
          <w:marRight w:val="0"/>
          <w:marTop w:val="0"/>
          <w:marBottom w:val="0"/>
          <w:divBdr>
            <w:top w:val="none" w:sz="0" w:space="0" w:color="auto"/>
            <w:left w:val="none" w:sz="0" w:space="0" w:color="auto"/>
            <w:bottom w:val="none" w:sz="0" w:space="0" w:color="auto"/>
            <w:right w:val="none" w:sz="0" w:space="0" w:color="auto"/>
          </w:divBdr>
        </w:div>
        <w:div w:id="2138451222">
          <w:marLeft w:val="640"/>
          <w:marRight w:val="0"/>
          <w:marTop w:val="0"/>
          <w:marBottom w:val="0"/>
          <w:divBdr>
            <w:top w:val="none" w:sz="0" w:space="0" w:color="auto"/>
            <w:left w:val="none" w:sz="0" w:space="0" w:color="auto"/>
            <w:bottom w:val="none" w:sz="0" w:space="0" w:color="auto"/>
            <w:right w:val="none" w:sz="0" w:space="0" w:color="auto"/>
          </w:divBdr>
        </w:div>
        <w:div w:id="1131633236">
          <w:marLeft w:val="640"/>
          <w:marRight w:val="0"/>
          <w:marTop w:val="0"/>
          <w:marBottom w:val="0"/>
          <w:divBdr>
            <w:top w:val="none" w:sz="0" w:space="0" w:color="auto"/>
            <w:left w:val="none" w:sz="0" w:space="0" w:color="auto"/>
            <w:bottom w:val="none" w:sz="0" w:space="0" w:color="auto"/>
            <w:right w:val="none" w:sz="0" w:space="0" w:color="auto"/>
          </w:divBdr>
        </w:div>
        <w:div w:id="1697998969">
          <w:marLeft w:val="640"/>
          <w:marRight w:val="0"/>
          <w:marTop w:val="0"/>
          <w:marBottom w:val="0"/>
          <w:divBdr>
            <w:top w:val="none" w:sz="0" w:space="0" w:color="auto"/>
            <w:left w:val="none" w:sz="0" w:space="0" w:color="auto"/>
            <w:bottom w:val="none" w:sz="0" w:space="0" w:color="auto"/>
            <w:right w:val="none" w:sz="0" w:space="0" w:color="auto"/>
          </w:divBdr>
        </w:div>
        <w:div w:id="85733824">
          <w:marLeft w:val="640"/>
          <w:marRight w:val="0"/>
          <w:marTop w:val="0"/>
          <w:marBottom w:val="0"/>
          <w:divBdr>
            <w:top w:val="none" w:sz="0" w:space="0" w:color="auto"/>
            <w:left w:val="none" w:sz="0" w:space="0" w:color="auto"/>
            <w:bottom w:val="none" w:sz="0" w:space="0" w:color="auto"/>
            <w:right w:val="none" w:sz="0" w:space="0" w:color="auto"/>
          </w:divBdr>
        </w:div>
        <w:div w:id="677275762">
          <w:marLeft w:val="640"/>
          <w:marRight w:val="0"/>
          <w:marTop w:val="0"/>
          <w:marBottom w:val="0"/>
          <w:divBdr>
            <w:top w:val="none" w:sz="0" w:space="0" w:color="auto"/>
            <w:left w:val="none" w:sz="0" w:space="0" w:color="auto"/>
            <w:bottom w:val="none" w:sz="0" w:space="0" w:color="auto"/>
            <w:right w:val="none" w:sz="0" w:space="0" w:color="auto"/>
          </w:divBdr>
        </w:div>
        <w:div w:id="2083217882">
          <w:marLeft w:val="640"/>
          <w:marRight w:val="0"/>
          <w:marTop w:val="0"/>
          <w:marBottom w:val="0"/>
          <w:divBdr>
            <w:top w:val="none" w:sz="0" w:space="0" w:color="auto"/>
            <w:left w:val="none" w:sz="0" w:space="0" w:color="auto"/>
            <w:bottom w:val="none" w:sz="0" w:space="0" w:color="auto"/>
            <w:right w:val="none" w:sz="0" w:space="0" w:color="auto"/>
          </w:divBdr>
        </w:div>
        <w:div w:id="425660641">
          <w:marLeft w:val="640"/>
          <w:marRight w:val="0"/>
          <w:marTop w:val="0"/>
          <w:marBottom w:val="0"/>
          <w:divBdr>
            <w:top w:val="none" w:sz="0" w:space="0" w:color="auto"/>
            <w:left w:val="none" w:sz="0" w:space="0" w:color="auto"/>
            <w:bottom w:val="none" w:sz="0" w:space="0" w:color="auto"/>
            <w:right w:val="none" w:sz="0" w:space="0" w:color="auto"/>
          </w:divBdr>
        </w:div>
        <w:div w:id="545991864">
          <w:marLeft w:val="640"/>
          <w:marRight w:val="0"/>
          <w:marTop w:val="0"/>
          <w:marBottom w:val="0"/>
          <w:divBdr>
            <w:top w:val="none" w:sz="0" w:space="0" w:color="auto"/>
            <w:left w:val="none" w:sz="0" w:space="0" w:color="auto"/>
            <w:bottom w:val="none" w:sz="0" w:space="0" w:color="auto"/>
            <w:right w:val="none" w:sz="0" w:space="0" w:color="auto"/>
          </w:divBdr>
        </w:div>
        <w:div w:id="379600437">
          <w:marLeft w:val="640"/>
          <w:marRight w:val="0"/>
          <w:marTop w:val="0"/>
          <w:marBottom w:val="0"/>
          <w:divBdr>
            <w:top w:val="none" w:sz="0" w:space="0" w:color="auto"/>
            <w:left w:val="none" w:sz="0" w:space="0" w:color="auto"/>
            <w:bottom w:val="none" w:sz="0" w:space="0" w:color="auto"/>
            <w:right w:val="none" w:sz="0" w:space="0" w:color="auto"/>
          </w:divBdr>
        </w:div>
        <w:div w:id="2140367982">
          <w:marLeft w:val="640"/>
          <w:marRight w:val="0"/>
          <w:marTop w:val="0"/>
          <w:marBottom w:val="0"/>
          <w:divBdr>
            <w:top w:val="none" w:sz="0" w:space="0" w:color="auto"/>
            <w:left w:val="none" w:sz="0" w:space="0" w:color="auto"/>
            <w:bottom w:val="none" w:sz="0" w:space="0" w:color="auto"/>
            <w:right w:val="none" w:sz="0" w:space="0" w:color="auto"/>
          </w:divBdr>
        </w:div>
        <w:div w:id="1557931973">
          <w:marLeft w:val="640"/>
          <w:marRight w:val="0"/>
          <w:marTop w:val="0"/>
          <w:marBottom w:val="0"/>
          <w:divBdr>
            <w:top w:val="none" w:sz="0" w:space="0" w:color="auto"/>
            <w:left w:val="none" w:sz="0" w:space="0" w:color="auto"/>
            <w:bottom w:val="none" w:sz="0" w:space="0" w:color="auto"/>
            <w:right w:val="none" w:sz="0" w:space="0" w:color="auto"/>
          </w:divBdr>
        </w:div>
        <w:div w:id="974868503">
          <w:marLeft w:val="640"/>
          <w:marRight w:val="0"/>
          <w:marTop w:val="0"/>
          <w:marBottom w:val="0"/>
          <w:divBdr>
            <w:top w:val="none" w:sz="0" w:space="0" w:color="auto"/>
            <w:left w:val="none" w:sz="0" w:space="0" w:color="auto"/>
            <w:bottom w:val="none" w:sz="0" w:space="0" w:color="auto"/>
            <w:right w:val="none" w:sz="0" w:space="0" w:color="auto"/>
          </w:divBdr>
        </w:div>
        <w:div w:id="705523316">
          <w:marLeft w:val="640"/>
          <w:marRight w:val="0"/>
          <w:marTop w:val="0"/>
          <w:marBottom w:val="0"/>
          <w:divBdr>
            <w:top w:val="none" w:sz="0" w:space="0" w:color="auto"/>
            <w:left w:val="none" w:sz="0" w:space="0" w:color="auto"/>
            <w:bottom w:val="none" w:sz="0" w:space="0" w:color="auto"/>
            <w:right w:val="none" w:sz="0" w:space="0" w:color="auto"/>
          </w:divBdr>
        </w:div>
        <w:div w:id="1971592990">
          <w:marLeft w:val="640"/>
          <w:marRight w:val="0"/>
          <w:marTop w:val="0"/>
          <w:marBottom w:val="0"/>
          <w:divBdr>
            <w:top w:val="none" w:sz="0" w:space="0" w:color="auto"/>
            <w:left w:val="none" w:sz="0" w:space="0" w:color="auto"/>
            <w:bottom w:val="none" w:sz="0" w:space="0" w:color="auto"/>
            <w:right w:val="none" w:sz="0" w:space="0" w:color="auto"/>
          </w:divBdr>
        </w:div>
        <w:div w:id="1309480320">
          <w:marLeft w:val="640"/>
          <w:marRight w:val="0"/>
          <w:marTop w:val="0"/>
          <w:marBottom w:val="0"/>
          <w:divBdr>
            <w:top w:val="none" w:sz="0" w:space="0" w:color="auto"/>
            <w:left w:val="none" w:sz="0" w:space="0" w:color="auto"/>
            <w:bottom w:val="none" w:sz="0" w:space="0" w:color="auto"/>
            <w:right w:val="none" w:sz="0" w:space="0" w:color="auto"/>
          </w:divBdr>
        </w:div>
        <w:div w:id="1351107978">
          <w:marLeft w:val="640"/>
          <w:marRight w:val="0"/>
          <w:marTop w:val="0"/>
          <w:marBottom w:val="0"/>
          <w:divBdr>
            <w:top w:val="none" w:sz="0" w:space="0" w:color="auto"/>
            <w:left w:val="none" w:sz="0" w:space="0" w:color="auto"/>
            <w:bottom w:val="none" w:sz="0" w:space="0" w:color="auto"/>
            <w:right w:val="none" w:sz="0" w:space="0" w:color="auto"/>
          </w:divBdr>
        </w:div>
        <w:div w:id="1287463326">
          <w:marLeft w:val="640"/>
          <w:marRight w:val="0"/>
          <w:marTop w:val="0"/>
          <w:marBottom w:val="0"/>
          <w:divBdr>
            <w:top w:val="none" w:sz="0" w:space="0" w:color="auto"/>
            <w:left w:val="none" w:sz="0" w:space="0" w:color="auto"/>
            <w:bottom w:val="none" w:sz="0" w:space="0" w:color="auto"/>
            <w:right w:val="none" w:sz="0" w:space="0" w:color="auto"/>
          </w:divBdr>
        </w:div>
        <w:div w:id="1109275264">
          <w:marLeft w:val="640"/>
          <w:marRight w:val="0"/>
          <w:marTop w:val="0"/>
          <w:marBottom w:val="0"/>
          <w:divBdr>
            <w:top w:val="none" w:sz="0" w:space="0" w:color="auto"/>
            <w:left w:val="none" w:sz="0" w:space="0" w:color="auto"/>
            <w:bottom w:val="none" w:sz="0" w:space="0" w:color="auto"/>
            <w:right w:val="none" w:sz="0" w:space="0" w:color="auto"/>
          </w:divBdr>
        </w:div>
        <w:div w:id="1785684342">
          <w:marLeft w:val="640"/>
          <w:marRight w:val="0"/>
          <w:marTop w:val="0"/>
          <w:marBottom w:val="0"/>
          <w:divBdr>
            <w:top w:val="none" w:sz="0" w:space="0" w:color="auto"/>
            <w:left w:val="none" w:sz="0" w:space="0" w:color="auto"/>
            <w:bottom w:val="none" w:sz="0" w:space="0" w:color="auto"/>
            <w:right w:val="none" w:sz="0" w:space="0" w:color="auto"/>
          </w:divBdr>
        </w:div>
        <w:div w:id="471555182">
          <w:marLeft w:val="640"/>
          <w:marRight w:val="0"/>
          <w:marTop w:val="0"/>
          <w:marBottom w:val="0"/>
          <w:divBdr>
            <w:top w:val="none" w:sz="0" w:space="0" w:color="auto"/>
            <w:left w:val="none" w:sz="0" w:space="0" w:color="auto"/>
            <w:bottom w:val="none" w:sz="0" w:space="0" w:color="auto"/>
            <w:right w:val="none" w:sz="0" w:space="0" w:color="auto"/>
          </w:divBdr>
        </w:div>
        <w:div w:id="136604354">
          <w:marLeft w:val="640"/>
          <w:marRight w:val="0"/>
          <w:marTop w:val="0"/>
          <w:marBottom w:val="0"/>
          <w:divBdr>
            <w:top w:val="none" w:sz="0" w:space="0" w:color="auto"/>
            <w:left w:val="none" w:sz="0" w:space="0" w:color="auto"/>
            <w:bottom w:val="none" w:sz="0" w:space="0" w:color="auto"/>
            <w:right w:val="none" w:sz="0" w:space="0" w:color="auto"/>
          </w:divBdr>
        </w:div>
        <w:div w:id="1288195948">
          <w:marLeft w:val="640"/>
          <w:marRight w:val="0"/>
          <w:marTop w:val="0"/>
          <w:marBottom w:val="0"/>
          <w:divBdr>
            <w:top w:val="none" w:sz="0" w:space="0" w:color="auto"/>
            <w:left w:val="none" w:sz="0" w:space="0" w:color="auto"/>
            <w:bottom w:val="none" w:sz="0" w:space="0" w:color="auto"/>
            <w:right w:val="none" w:sz="0" w:space="0" w:color="auto"/>
          </w:divBdr>
        </w:div>
        <w:div w:id="248582180">
          <w:marLeft w:val="640"/>
          <w:marRight w:val="0"/>
          <w:marTop w:val="0"/>
          <w:marBottom w:val="0"/>
          <w:divBdr>
            <w:top w:val="none" w:sz="0" w:space="0" w:color="auto"/>
            <w:left w:val="none" w:sz="0" w:space="0" w:color="auto"/>
            <w:bottom w:val="none" w:sz="0" w:space="0" w:color="auto"/>
            <w:right w:val="none" w:sz="0" w:space="0" w:color="auto"/>
          </w:divBdr>
        </w:div>
        <w:div w:id="1185750661">
          <w:marLeft w:val="640"/>
          <w:marRight w:val="0"/>
          <w:marTop w:val="0"/>
          <w:marBottom w:val="0"/>
          <w:divBdr>
            <w:top w:val="none" w:sz="0" w:space="0" w:color="auto"/>
            <w:left w:val="none" w:sz="0" w:space="0" w:color="auto"/>
            <w:bottom w:val="none" w:sz="0" w:space="0" w:color="auto"/>
            <w:right w:val="none" w:sz="0" w:space="0" w:color="auto"/>
          </w:divBdr>
        </w:div>
        <w:div w:id="1510562058">
          <w:marLeft w:val="640"/>
          <w:marRight w:val="0"/>
          <w:marTop w:val="0"/>
          <w:marBottom w:val="0"/>
          <w:divBdr>
            <w:top w:val="none" w:sz="0" w:space="0" w:color="auto"/>
            <w:left w:val="none" w:sz="0" w:space="0" w:color="auto"/>
            <w:bottom w:val="none" w:sz="0" w:space="0" w:color="auto"/>
            <w:right w:val="none" w:sz="0" w:space="0" w:color="auto"/>
          </w:divBdr>
        </w:div>
        <w:div w:id="42486834">
          <w:marLeft w:val="640"/>
          <w:marRight w:val="0"/>
          <w:marTop w:val="0"/>
          <w:marBottom w:val="0"/>
          <w:divBdr>
            <w:top w:val="none" w:sz="0" w:space="0" w:color="auto"/>
            <w:left w:val="none" w:sz="0" w:space="0" w:color="auto"/>
            <w:bottom w:val="none" w:sz="0" w:space="0" w:color="auto"/>
            <w:right w:val="none" w:sz="0" w:space="0" w:color="auto"/>
          </w:divBdr>
        </w:div>
        <w:div w:id="865338733">
          <w:marLeft w:val="640"/>
          <w:marRight w:val="0"/>
          <w:marTop w:val="0"/>
          <w:marBottom w:val="0"/>
          <w:divBdr>
            <w:top w:val="none" w:sz="0" w:space="0" w:color="auto"/>
            <w:left w:val="none" w:sz="0" w:space="0" w:color="auto"/>
            <w:bottom w:val="none" w:sz="0" w:space="0" w:color="auto"/>
            <w:right w:val="none" w:sz="0" w:space="0" w:color="auto"/>
          </w:divBdr>
        </w:div>
        <w:div w:id="768550686">
          <w:marLeft w:val="640"/>
          <w:marRight w:val="0"/>
          <w:marTop w:val="0"/>
          <w:marBottom w:val="0"/>
          <w:divBdr>
            <w:top w:val="none" w:sz="0" w:space="0" w:color="auto"/>
            <w:left w:val="none" w:sz="0" w:space="0" w:color="auto"/>
            <w:bottom w:val="none" w:sz="0" w:space="0" w:color="auto"/>
            <w:right w:val="none" w:sz="0" w:space="0" w:color="auto"/>
          </w:divBdr>
        </w:div>
        <w:div w:id="998734536">
          <w:marLeft w:val="640"/>
          <w:marRight w:val="0"/>
          <w:marTop w:val="0"/>
          <w:marBottom w:val="0"/>
          <w:divBdr>
            <w:top w:val="none" w:sz="0" w:space="0" w:color="auto"/>
            <w:left w:val="none" w:sz="0" w:space="0" w:color="auto"/>
            <w:bottom w:val="none" w:sz="0" w:space="0" w:color="auto"/>
            <w:right w:val="none" w:sz="0" w:space="0" w:color="auto"/>
          </w:divBdr>
        </w:div>
        <w:div w:id="152916752">
          <w:marLeft w:val="640"/>
          <w:marRight w:val="0"/>
          <w:marTop w:val="0"/>
          <w:marBottom w:val="0"/>
          <w:divBdr>
            <w:top w:val="none" w:sz="0" w:space="0" w:color="auto"/>
            <w:left w:val="none" w:sz="0" w:space="0" w:color="auto"/>
            <w:bottom w:val="none" w:sz="0" w:space="0" w:color="auto"/>
            <w:right w:val="none" w:sz="0" w:space="0" w:color="auto"/>
          </w:divBdr>
        </w:div>
        <w:div w:id="910191097">
          <w:marLeft w:val="640"/>
          <w:marRight w:val="0"/>
          <w:marTop w:val="0"/>
          <w:marBottom w:val="0"/>
          <w:divBdr>
            <w:top w:val="none" w:sz="0" w:space="0" w:color="auto"/>
            <w:left w:val="none" w:sz="0" w:space="0" w:color="auto"/>
            <w:bottom w:val="none" w:sz="0" w:space="0" w:color="auto"/>
            <w:right w:val="none" w:sz="0" w:space="0" w:color="auto"/>
          </w:divBdr>
        </w:div>
        <w:div w:id="754480278">
          <w:marLeft w:val="640"/>
          <w:marRight w:val="0"/>
          <w:marTop w:val="0"/>
          <w:marBottom w:val="0"/>
          <w:divBdr>
            <w:top w:val="none" w:sz="0" w:space="0" w:color="auto"/>
            <w:left w:val="none" w:sz="0" w:space="0" w:color="auto"/>
            <w:bottom w:val="none" w:sz="0" w:space="0" w:color="auto"/>
            <w:right w:val="none" w:sz="0" w:space="0" w:color="auto"/>
          </w:divBdr>
        </w:div>
        <w:div w:id="1333217643">
          <w:marLeft w:val="640"/>
          <w:marRight w:val="0"/>
          <w:marTop w:val="0"/>
          <w:marBottom w:val="0"/>
          <w:divBdr>
            <w:top w:val="none" w:sz="0" w:space="0" w:color="auto"/>
            <w:left w:val="none" w:sz="0" w:space="0" w:color="auto"/>
            <w:bottom w:val="none" w:sz="0" w:space="0" w:color="auto"/>
            <w:right w:val="none" w:sz="0" w:space="0" w:color="auto"/>
          </w:divBdr>
        </w:div>
        <w:div w:id="839004395">
          <w:marLeft w:val="640"/>
          <w:marRight w:val="0"/>
          <w:marTop w:val="0"/>
          <w:marBottom w:val="0"/>
          <w:divBdr>
            <w:top w:val="none" w:sz="0" w:space="0" w:color="auto"/>
            <w:left w:val="none" w:sz="0" w:space="0" w:color="auto"/>
            <w:bottom w:val="none" w:sz="0" w:space="0" w:color="auto"/>
            <w:right w:val="none" w:sz="0" w:space="0" w:color="auto"/>
          </w:divBdr>
        </w:div>
        <w:div w:id="903102350">
          <w:marLeft w:val="640"/>
          <w:marRight w:val="0"/>
          <w:marTop w:val="0"/>
          <w:marBottom w:val="0"/>
          <w:divBdr>
            <w:top w:val="none" w:sz="0" w:space="0" w:color="auto"/>
            <w:left w:val="none" w:sz="0" w:space="0" w:color="auto"/>
            <w:bottom w:val="none" w:sz="0" w:space="0" w:color="auto"/>
            <w:right w:val="none" w:sz="0" w:space="0" w:color="auto"/>
          </w:divBdr>
        </w:div>
        <w:div w:id="991368967">
          <w:marLeft w:val="640"/>
          <w:marRight w:val="0"/>
          <w:marTop w:val="0"/>
          <w:marBottom w:val="0"/>
          <w:divBdr>
            <w:top w:val="none" w:sz="0" w:space="0" w:color="auto"/>
            <w:left w:val="none" w:sz="0" w:space="0" w:color="auto"/>
            <w:bottom w:val="none" w:sz="0" w:space="0" w:color="auto"/>
            <w:right w:val="none" w:sz="0" w:space="0" w:color="auto"/>
          </w:divBdr>
        </w:div>
        <w:div w:id="1693873211">
          <w:marLeft w:val="640"/>
          <w:marRight w:val="0"/>
          <w:marTop w:val="0"/>
          <w:marBottom w:val="0"/>
          <w:divBdr>
            <w:top w:val="none" w:sz="0" w:space="0" w:color="auto"/>
            <w:left w:val="none" w:sz="0" w:space="0" w:color="auto"/>
            <w:bottom w:val="none" w:sz="0" w:space="0" w:color="auto"/>
            <w:right w:val="none" w:sz="0" w:space="0" w:color="auto"/>
          </w:divBdr>
        </w:div>
        <w:div w:id="761488981">
          <w:marLeft w:val="640"/>
          <w:marRight w:val="0"/>
          <w:marTop w:val="0"/>
          <w:marBottom w:val="0"/>
          <w:divBdr>
            <w:top w:val="none" w:sz="0" w:space="0" w:color="auto"/>
            <w:left w:val="none" w:sz="0" w:space="0" w:color="auto"/>
            <w:bottom w:val="none" w:sz="0" w:space="0" w:color="auto"/>
            <w:right w:val="none" w:sz="0" w:space="0" w:color="auto"/>
          </w:divBdr>
        </w:div>
        <w:div w:id="1680423035">
          <w:marLeft w:val="640"/>
          <w:marRight w:val="0"/>
          <w:marTop w:val="0"/>
          <w:marBottom w:val="0"/>
          <w:divBdr>
            <w:top w:val="none" w:sz="0" w:space="0" w:color="auto"/>
            <w:left w:val="none" w:sz="0" w:space="0" w:color="auto"/>
            <w:bottom w:val="none" w:sz="0" w:space="0" w:color="auto"/>
            <w:right w:val="none" w:sz="0" w:space="0" w:color="auto"/>
          </w:divBdr>
        </w:div>
        <w:div w:id="1298606974">
          <w:marLeft w:val="640"/>
          <w:marRight w:val="0"/>
          <w:marTop w:val="0"/>
          <w:marBottom w:val="0"/>
          <w:divBdr>
            <w:top w:val="none" w:sz="0" w:space="0" w:color="auto"/>
            <w:left w:val="none" w:sz="0" w:space="0" w:color="auto"/>
            <w:bottom w:val="none" w:sz="0" w:space="0" w:color="auto"/>
            <w:right w:val="none" w:sz="0" w:space="0" w:color="auto"/>
          </w:divBdr>
        </w:div>
        <w:div w:id="462191374">
          <w:marLeft w:val="640"/>
          <w:marRight w:val="0"/>
          <w:marTop w:val="0"/>
          <w:marBottom w:val="0"/>
          <w:divBdr>
            <w:top w:val="none" w:sz="0" w:space="0" w:color="auto"/>
            <w:left w:val="none" w:sz="0" w:space="0" w:color="auto"/>
            <w:bottom w:val="none" w:sz="0" w:space="0" w:color="auto"/>
            <w:right w:val="none" w:sz="0" w:space="0" w:color="auto"/>
          </w:divBdr>
        </w:div>
        <w:div w:id="1847985168">
          <w:marLeft w:val="640"/>
          <w:marRight w:val="0"/>
          <w:marTop w:val="0"/>
          <w:marBottom w:val="0"/>
          <w:divBdr>
            <w:top w:val="none" w:sz="0" w:space="0" w:color="auto"/>
            <w:left w:val="none" w:sz="0" w:space="0" w:color="auto"/>
            <w:bottom w:val="none" w:sz="0" w:space="0" w:color="auto"/>
            <w:right w:val="none" w:sz="0" w:space="0" w:color="auto"/>
          </w:divBdr>
        </w:div>
        <w:div w:id="1943417322">
          <w:marLeft w:val="640"/>
          <w:marRight w:val="0"/>
          <w:marTop w:val="0"/>
          <w:marBottom w:val="0"/>
          <w:divBdr>
            <w:top w:val="none" w:sz="0" w:space="0" w:color="auto"/>
            <w:left w:val="none" w:sz="0" w:space="0" w:color="auto"/>
            <w:bottom w:val="none" w:sz="0" w:space="0" w:color="auto"/>
            <w:right w:val="none" w:sz="0" w:space="0" w:color="auto"/>
          </w:divBdr>
        </w:div>
        <w:div w:id="47462548">
          <w:marLeft w:val="640"/>
          <w:marRight w:val="0"/>
          <w:marTop w:val="0"/>
          <w:marBottom w:val="0"/>
          <w:divBdr>
            <w:top w:val="none" w:sz="0" w:space="0" w:color="auto"/>
            <w:left w:val="none" w:sz="0" w:space="0" w:color="auto"/>
            <w:bottom w:val="none" w:sz="0" w:space="0" w:color="auto"/>
            <w:right w:val="none" w:sz="0" w:space="0" w:color="auto"/>
          </w:divBdr>
        </w:div>
        <w:div w:id="245456206">
          <w:marLeft w:val="640"/>
          <w:marRight w:val="0"/>
          <w:marTop w:val="0"/>
          <w:marBottom w:val="0"/>
          <w:divBdr>
            <w:top w:val="none" w:sz="0" w:space="0" w:color="auto"/>
            <w:left w:val="none" w:sz="0" w:space="0" w:color="auto"/>
            <w:bottom w:val="none" w:sz="0" w:space="0" w:color="auto"/>
            <w:right w:val="none" w:sz="0" w:space="0" w:color="auto"/>
          </w:divBdr>
        </w:div>
        <w:div w:id="443425198">
          <w:marLeft w:val="640"/>
          <w:marRight w:val="0"/>
          <w:marTop w:val="0"/>
          <w:marBottom w:val="0"/>
          <w:divBdr>
            <w:top w:val="none" w:sz="0" w:space="0" w:color="auto"/>
            <w:left w:val="none" w:sz="0" w:space="0" w:color="auto"/>
            <w:bottom w:val="none" w:sz="0" w:space="0" w:color="auto"/>
            <w:right w:val="none" w:sz="0" w:space="0" w:color="auto"/>
          </w:divBdr>
        </w:div>
        <w:div w:id="734353839">
          <w:marLeft w:val="640"/>
          <w:marRight w:val="0"/>
          <w:marTop w:val="0"/>
          <w:marBottom w:val="0"/>
          <w:divBdr>
            <w:top w:val="none" w:sz="0" w:space="0" w:color="auto"/>
            <w:left w:val="none" w:sz="0" w:space="0" w:color="auto"/>
            <w:bottom w:val="none" w:sz="0" w:space="0" w:color="auto"/>
            <w:right w:val="none" w:sz="0" w:space="0" w:color="auto"/>
          </w:divBdr>
        </w:div>
        <w:div w:id="978726595">
          <w:marLeft w:val="640"/>
          <w:marRight w:val="0"/>
          <w:marTop w:val="0"/>
          <w:marBottom w:val="0"/>
          <w:divBdr>
            <w:top w:val="none" w:sz="0" w:space="0" w:color="auto"/>
            <w:left w:val="none" w:sz="0" w:space="0" w:color="auto"/>
            <w:bottom w:val="none" w:sz="0" w:space="0" w:color="auto"/>
            <w:right w:val="none" w:sz="0" w:space="0" w:color="auto"/>
          </w:divBdr>
        </w:div>
        <w:div w:id="2029603551">
          <w:marLeft w:val="640"/>
          <w:marRight w:val="0"/>
          <w:marTop w:val="0"/>
          <w:marBottom w:val="0"/>
          <w:divBdr>
            <w:top w:val="none" w:sz="0" w:space="0" w:color="auto"/>
            <w:left w:val="none" w:sz="0" w:space="0" w:color="auto"/>
            <w:bottom w:val="none" w:sz="0" w:space="0" w:color="auto"/>
            <w:right w:val="none" w:sz="0" w:space="0" w:color="auto"/>
          </w:divBdr>
        </w:div>
        <w:div w:id="2108037976">
          <w:marLeft w:val="640"/>
          <w:marRight w:val="0"/>
          <w:marTop w:val="0"/>
          <w:marBottom w:val="0"/>
          <w:divBdr>
            <w:top w:val="none" w:sz="0" w:space="0" w:color="auto"/>
            <w:left w:val="none" w:sz="0" w:space="0" w:color="auto"/>
            <w:bottom w:val="none" w:sz="0" w:space="0" w:color="auto"/>
            <w:right w:val="none" w:sz="0" w:space="0" w:color="auto"/>
          </w:divBdr>
        </w:div>
        <w:div w:id="300616105">
          <w:marLeft w:val="640"/>
          <w:marRight w:val="0"/>
          <w:marTop w:val="0"/>
          <w:marBottom w:val="0"/>
          <w:divBdr>
            <w:top w:val="none" w:sz="0" w:space="0" w:color="auto"/>
            <w:left w:val="none" w:sz="0" w:space="0" w:color="auto"/>
            <w:bottom w:val="none" w:sz="0" w:space="0" w:color="auto"/>
            <w:right w:val="none" w:sz="0" w:space="0" w:color="auto"/>
          </w:divBdr>
        </w:div>
        <w:div w:id="777214347">
          <w:marLeft w:val="640"/>
          <w:marRight w:val="0"/>
          <w:marTop w:val="0"/>
          <w:marBottom w:val="0"/>
          <w:divBdr>
            <w:top w:val="none" w:sz="0" w:space="0" w:color="auto"/>
            <w:left w:val="none" w:sz="0" w:space="0" w:color="auto"/>
            <w:bottom w:val="none" w:sz="0" w:space="0" w:color="auto"/>
            <w:right w:val="none" w:sz="0" w:space="0" w:color="auto"/>
          </w:divBdr>
        </w:div>
        <w:div w:id="1180660916">
          <w:marLeft w:val="640"/>
          <w:marRight w:val="0"/>
          <w:marTop w:val="0"/>
          <w:marBottom w:val="0"/>
          <w:divBdr>
            <w:top w:val="none" w:sz="0" w:space="0" w:color="auto"/>
            <w:left w:val="none" w:sz="0" w:space="0" w:color="auto"/>
            <w:bottom w:val="none" w:sz="0" w:space="0" w:color="auto"/>
            <w:right w:val="none" w:sz="0" w:space="0" w:color="auto"/>
          </w:divBdr>
        </w:div>
        <w:div w:id="916129507">
          <w:marLeft w:val="640"/>
          <w:marRight w:val="0"/>
          <w:marTop w:val="0"/>
          <w:marBottom w:val="0"/>
          <w:divBdr>
            <w:top w:val="none" w:sz="0" w:space="0" w:color="auto"/>
            <w:left w:val="none" w:sz="0" w:space="0" w:color="auto"/>
            <w:bottom w:val="none" w:sz="0" w:space="0" w:color="auto"/>
            <w:right w:val="none" w:sz="0" w:space="0" w:color="auto"/>
          </w:divBdr>
        </w:div>
        <w:div w:id="787235208">
          <w:marLeft w:val="640"/>
          <w:marRight w:val="0"/>
          <w:marTop w:val="0"/>
          <w:marBottom w:val="0"/>
          <w:divBdr>
            <w:top w:val="none" w:sz="0" w:space="0" w:color="auto"/>
            <w:left w:val="none" w:sz="0" w:space="0" w:color="auto"/>
            <w:bottom w:val="none" w:sz="0" w:space="0" w:color="auto"/>
            <w:right w:val="none" w:sz="0" w:space="0" w:color="auto"/>
          </w:divBdr>
        </w:div>
        <w:div w:id="517042800">
          <w:marLeft w:val="640"/>
          <w:marRight w:val="0"/>
          <w:marTop w:val="0"/>
          <w:marBottom w:val="0"/>
          <w:divBdr>
            <w:top w:val="none" w:sz="0" w:space="0" w:color="auto"/>
            <w:left w:val="none" w:sz="0" w:space="0" w:color="auto"/>
            <w:bottom w:val="none" w:sz="0" w:space="0" w:color="auto"/>
            <w:right w:val="none" w:sz="0" w:space="0" w:color="auto"/>
          </w:divBdr>
        </w:div>
        <w:div w:id="1469472928">
          <w:marLeft w:val="640"/>
          <w:marRight w:val="0"/>
          <w:marTop w:val="0"/>
          <w:marBottom w:val="0"/>
          <w:divBdr>
            <w:top w:val="none" w:sz="0" w:space="0" w:color="auto"/>
            <w:left w:val="none" w:sz="0" w:space="0" w:color="auto"/>
            <w:bottom w:val="none" w:sz="0" w:space="0" w:color="auto"/>
            <w:right w:val="none" w:sz="0" w:space="0" w:color="auto"/>
          </w:divBdr>
        </w:div>
        <w:div w:id="2024043498">
          <w:marLeft w:val="640"/>
          <w:marRight w:val="0"/>
          <w:marTop w:val="0"/>
          <w:marBottom w:val="0"/>
          <w:divBdr>
            <w:top w:val="none" w:sz="0" w:space="0" w:color="auto"/>
            <w:left w:val="none" w:sz="0" w:space="0" w:color="auto"/>
            <w:bottom w:val="none" w:sz="0" w:space="0" w:color="auto"/>
            <w:right w:val="none" w:sz="0" w:space="0" w:color="auto"/>
          </w:divBdr>
        </w:div>
        <w:div w:id="2086414664">
          <w:marLeft w:val="640"/>
          <w:marRight w:val="0"/>
          <w:marTop w:val="0"/>
          <w:marBottom w:val="0"/>
          <w:divBdr>
            <w:top w:val="none" w:sz="0" w:space="0" w:color="auto"/>
            <w:left w:val="none" w:sz="0" w:space="0" w:color="auto"/>
            <w:bottom w:val="none" w:sz="0" w:space="0" w:color="auto"/>
            <w:right w:val="none" w:sz="0" w:space="0" w:color="auto"/>
          </w:divBdr>
        </w:div>
        <w:div w:id="1059936158">
          <w:marLeft w:val="640"/>
          <w:marRight w:val="0"/>
          <w:marTop w:val="0"/>
          <w:marBottom w:val="0"/>
          <w:divBdr>
            <w:top w:val="none" w:sz="0" w:space="0" w:color="auto"/>
            <w:left w:val="none" w:sz="0" w:space="0" w:color="auto"/>
            <w:bottom w:val="none" w:sz="0" w:space="0" w:color="auto"/>
            <w:right w:val="none" w:sz="0" w:space="0" w:color="auto"/>
          </w:divBdr>
        </w:div>
        <w:div w:id="1571305458">
          <w:marLeft w:val="640"/>
          <w:marRight w:val="0"/>
          <w:marTop w:val="0"/>
          <w:marBottom w:val="0"/>
          <w:divBdr>
            <w:top w:val="none" w:sz="0" w:space="0" w:color="auto"/>
            <w:left w:val="none" w:sz="0" w:space="0" w:color="auto"/>
            <w:bottom w:val="none" w:sz="0" w:space="0" w:color="auto"/>
            <w:right w:val="none" w:sz="0" w:space="0" w:color="auto"/>
          </w:divBdr>
        </w:div>
        <w:div w:id="1197503722">
          <w:marLeft w:val="640"/>
          <w:marRight w:val="0"/>
          <w:marTop w:val="0"/>
          <w:marBottom w:val="0"/>
          <w:divBdr>
            <w:top w:val="none" w:sz="0" w:space="0" w:color="auto"/>
            <w:left w:val="none" w:sz="0" w:space="0" w:color="auto"/>
            <w:bottom w:val="none" w:sz="0" w:space="0" w:color="auto"/>
            <w:right w:val="none" w:sz="0" w:space="0" w:color="auto"/>
          </w:divBdr>
        </w:div>
        <w:div w:id="1597665427">
          <w:marLeft w:val="640"/>
          <w:marRight w:val="0"/>
          <w:marTop w:val="0"/>
          <w:marBottom w:val="0"/>
          <w:divBdr>
            <w:top w:val="none" w:sz="0" w:space="0" w:color="auto"/>
            <w:left w:val="none" w:sz="0" w:space="0" w:color="auto"/>
            <w:bottom w:val="none" w:sz="0" w:space="0" w:color="auto"/>
            <w:right w:val="none" w:sz="0" w:space="0" w:color="auto"/>
          </w:divBdr>
        </w:div>
        <w:div w:id="1748959819">
          <w:marLeft w:val="640"/>
          <w:marRight w:val="0"/>
          <w:marTop w:val="0"/>
          <w:marBottom w:val="0"/>
          <w:divBdr>
            <w:top w:val="none" w:sz="0" w:space="0" w:color="auto"/>
            <w:left w:val="none" w:sz="0" w:space="0" w:color="auto"/>
            <w:bottom w:val="none" w:sz="0" w:space="0" w:color="auto"/>
            <w:right w:val="none" w:sz="0" w:space="0" w:color="auto"/>
          </w:divBdr>
        </w:div>
        <w:div w:id="194319778">
          <w:marLeft w:val="640"/>
          <w:marRight w:val="0"/>
          <w:marTop w:val="0"/>
          <w:marBottom w:val="0"/>
          <w:divBdr>
            <w:top w:val="none" w:sz="0" w:space="0" w:color="auto"/>
            <w:left w:val="none" w:sz="0" w:space="0" w:color="auto"/>
            <w:bottom w:val="none" w:sz="0" w:space="0" w:color="auto"/>
            <w:right w:val="none" w:sz="0" w:space="0" w:color="auto"/>
          </w:divBdr>
        </w:div>
        <w:div w:id="15738105">
          <w:marLeft w:val="640"/>
          <w:marRight w:val="0"/>
          <w:marTop w:val="0"/>
          <w:marBottom w:val="0"/>
          <w:divBdr>
            <w:top w:val="none" w:sz="0" w:space="0" w:color="auto"/>
            <w:left w:val="none" w:sz="0" w:space="0" w:color="auto"/>
            <w:bottom w:val="none" w:sz="0" w:space="0" w:color="auto"/>
            <w:right w:val="none" w:sz="0" w:space="0" w:color="auto"/>
          </w:divBdr>
        </w:div>
        <w:div w:id="47267846">
          <w:marLeft w:val="640"/>
          <w:marRight w:val="0"/>
          <w:marTop w:val="0"/>
          <w:marBottom w:val="0"/>
          <w:divBdr>
            <w:top w:val="none" w:sz="0" w:space="0" w:color="auto"/>
            <w:left w:val="none" w:sz="0" w:space="0" w:color="auto"/>
            <w:bottom w:val="none" w:sz="0" w:space="0" w:color="auto"/>
            <w:right w:val="none" w:sz="0" w:space="0" w:color="auto"/>
          </w:divBdr>
        </w:div>
        <w:div w:id="1126776820">
          <w:marLeft w:val="640"/>
          <w:marRight w:val="0"/>
          <w:marTop w:val="0"/>
          <w:marBottom w:val="0"/>
          <w:divBdr>
            <w:top w:val="none" w:sz="0" w:space="0" w:color="auto"/>
            <w:left w:val="none" w:sz="0" w:space="0" w:color="auto"/>
            <w:bottom w:val="none" w:sz="0" w:space="0" w:color="auto"/>
            <w:right w:val="none" w:sz="0" w:space="0" w:color="auto"/>
          </w:divBdr>
        </w:div>
        <w:div w:id="224679680">
          <w:marLeft w:val="640"/>
          <w:marRight w:val="0"/>
          <w:marTop w:val="0"/>
          <w:marBottom w:val="0"/>
          <w:divBdr>
            <w:top w:val="none" w:sz="0" w:space="0" w:color="auto"/>
            <w:left w:val="none" w:sz="0" w:space="0" w:color="auto"/>
            <w:bottom w:val="none" w:sz="0" w:space="0" w:color="auto"/>
            <w:right w:val="none" w:sz="0" w:space="0" w:color="auto"/>
          </w:divBdr>
        </w:div>
        <w:div w:id="711425865">
          <w:marLeft w:val="640"/>
          <w:marRight w:val="0"/>
          <w:marTop w:val="0"/>
          <w:marBottom w:val="0"/>
          <w:divBdr>
            <w:top w:val="none" w:sz="0" w:space="0" w:color="auto"/>
            <w:left w:val="none" w:sz="0" w:space="0" w:color="auto"/>
            <w:bottom w:val="none" w:sz="0" w:space="0" w:color="auto"/>
            <w:right w:val="none" w:sz="0" w:space="0" w:color="auto"/>
          </w:divBdr>
        </w:div>
        <w:div w:id="1180041774">
          <w:marLeft w:val="640"/>
          <w:marRight w:val="0"/>
          <w:marTop w:val="0"/>
          <w:marBottom w:val="0"/>
          <w:divBdr>
            <w:top w:val="none" w:sz="0" w:space="0" w:color="auto"/>
            <w:left w:val="none" w:sz="0" w:space="0" w:color="auto"/>
            <w:bottom w:val="none" w:sz="0" w:space="0" w:color="auto"/>
            <w:right w:val="none" w:sz="0" w:space="0" w:color="auto"/>
          </w:divBdr>
        </w:div>
        <w:div w:id="839201602">
          <w:marLeft w:val="640"/>
          <w:marRight w:val="0"/>
          <w:marTop w:val="0"/>
          <w:marBottom w:val="0"/>
          <w:divBdr>
            <w:top w:val="none" w:sz="0" w:space="0" w:color="auto"/>
            <w:left w:val="none" w:sz="0" w:space="0" w:color="auto"/>
            <w:bottom w:val="none" w:sz="0" w:space="0" w:color="auto"/>
            <w:right w:val="none" w:sz="0" w:space="0" w:color="auto"/>
          </w:divBdr>
        </w:div>
        <w:div w:id="148402452">
          <w:marLeft w:val="640"/>
          <w:marRight w:val="0"/>
          <w:marTop w:val="0"/>
          <w:marBottom w:val="0"/>
          <w:divBdr>
            <w:top w:val="none" w:sz="0" w:space="0" w:color="auto"/>
            <w:left w:val="none" w:sz="0" w:space="0" w:color="auto"/>
            <w:bottom w:val="none" w:sz="0" w:space="0" w:color="auto"/>
            <w:right w:val="none" w:sz="0" w:space="0" w:color="auto"/>
          </w:divBdr>
        </w:div>
        <w:div w:id="962226928">
          <w:marLeft w:val="640"/>
          <w:marRight w:val="0"/>
          <w:marTop w:val="0"/>
          <w:marBottom w:val="0"/>
          <w:divBdr>
            <w:top w:val="none" w:sz="0" w:space="0" w:color="auto"/>
            <w:left w:val="none" w:sz="0" w:space="0" w:color="auto"/>
            <w:bottom w:val="none" w:sz="0" w:space="0" w:color="auto"/>
            <w:right w:val="none" w:sz="0" w:space="0" w:color="auto"/>
          </w:divBdr>
        </w:div>
        <w:div w:id="393892231">
          <w:marLeft w:val="640"/>
          <w:marRight w:val="0"/>
          <w:marTop w:val="0"/>
          <w:marBottom w:val="0"/>
          <w:divBdr>
            <w:top w:val="none" w:sz="0" w:space="0" w:color="auto"/>
            <w:left w:val="none" w:sz="0" w:space="0" w:color="auto"/>
            <w:bottom w:val="none" w:sz="0" w:space="0" w:color="auto"/>
            <w:right w:val="none" w:sz="0" w:space="0" w:color="auto"/>
          </w:divBdr>
        </w:div>
        <w:div w:id="981422273">
          <w:marLeft w:val="640"/>
          <w:marRight w:val="0"/>
          <w:marTop w:val="0"/>
          <w:marBottom w:val="0"/>
          <w:divBdr>
            <w:top w:val="none" w:sz="0" w:space="0" w:color="auto"/>
            <w:left w:val="none" w:sz="0" w:space="0" w:color="auto"/>
            <w:bottom w:val="none" w:sz="0" w:space="0" w:color="auto"/>
            <w:right w:val="none" w:sz="0" w:space="0" w:color="auto"/>
          </w:divBdr>
        </w:div>
        <w:div w:id="332873838">
          <w:marLeft w:val="640"/>
          <w:marRight w:val="0"/>
          <w:marTop w:val="0"/>
          <w:marBottom w:val="0"/>
          <w:divBdr>
            <w:top w:val="none" w:sz="0" w:space="0" w:color="auto"/>
            <w:left w:val="none" w:sz="0" w:space="0" w:color="auto"/>
            <w:bottom w:val="none" w:sz="0" w:space="0" w:color="auto"/>
            <w:right w:val="none" w:sz="0" w:space="0" w:color="auto"/>
          </w:divBdr>
        </w:div>
        <w:div w:id="1155800949">
          <w:marLeft w:val="640"/>
          <w:marRight w:val="0"/>
          <w:marTop w:val="0"/>
          <w:marBottom w:val="0"/>
          <w:divBdr>
            <w:top w:val="none" w:sz="0" w:space="0" w:color="auto"/>
            <w:left w:val="none" w:sz="0" w:space="0" w:color="auto"/>
            <w:bottom w:val="none" w:sz="0" w:space="0" w:color="auto"/>
            <w:right w:val="none" w:sz="0" w:space="0" w:color="auto"/>
          </w:divBdr>
        </w:div>
        <w:div w:id="1681615032">
          <w:marLeft w:val="640"/>
          <w:marRight w:val="0"/>
          <w:marTop w:val="0"/>
          <w:marBottom w:val="0"/>
          <w:divBdr>
            <w:top w:val="none" w:sz="0" w:space="0" w:color="auto"/>
            <w:left w:val="none" w:sz="0" w:space="0" w:color="auto"/>
            <w:bottom w:val="none" w:sz="0" w:space="0" w:color="auto"/>
            <w:right w:val="none" w:sz="0" w:space="0" w:color="auto"/>
          </w:divBdr>
        </w:div>
        <w:div w:id="1923099338">
          <w:marLeft w:val="640"/>
          <w:marRight w:val="0"/>
          <w:marTop w:val="0"/>
          <w:marBottom w:val="0"/>
          <w:divBdr>
            <w:top w:val="none" w:sz="0" w:space="0" w:color="auto"/>
            <w:left w:val="none" w:sz="0" w:space="0" w:color="auto"/>
            <w:bottom w:val="none" w:sz="0" w:space="0" w:color="auto"/>
            <w:right w:val="none" w:sz="0" w:space="0" w:color="auto"/>
          </w:divBdr>
        </w:div>
        <w:div w:id="535045442">
          <w:marLeft w:val="640"/>
          <w:marRight w:val="0"/>
          <w:marTop w:val="0"/>
          <w:marBottom w:val="0"/>
          <w:divBdr>
            <w:top w:val="none" w:sz="0" w:space="0" w:color="auto"/>
            <w:left w:val="none" w:sz="0" w:space="0" w:color="auto"/>
            <w:bottom w:val="none" w:sz="0" w:space="0" w:color="auto"/>
            <w:right w:val="none" w:sz="0" w:space="0" w:color="auto"/>
          </w:divBdr>
        </w:div>
      </w:divsChild>
    </w:div>
    <w:div w:id="2019652517">
      <w:bodyDiv w:val="1"/>
      <w:marLeft w:val="0"/>
      <w:marRight w:val="0"/>
      <w:marTop w:val="0"/>
      <w:marBottom w:val="0"/>
      <w:divBdr>
        <w:top w:val="none" w:sz="0" w:space="0" w:color="auto"/>
        <w:left w:val="none" w:sz="0" w:space="0" w:color="auto"/>
        <w:bottom w:val="none" w:sz="0" w:space="0" w:color="auto"/>
        <w:right w:val="none" w:sz="0" w:space="0" w:color="auto"/>
      </w:divBdr>
      <w:divsChild>
        <w:div w:id="97798214">
          <w:marLeft w:val="640"/>
          <w:marRight w:val="0"/>
          <w:marTop w:val="0"/>
          <w:marBottom w:val="0"/>
          <w:divBdr>
            <w:top w:val="none" w:sz="0" w:space="0" w:color="auto"/>
            <w:left w:val="none" w:sz="0" w:space="0" w:color="auto"/>
            <w:bottom w:val="none" w:sz="0" w:space="0" w:color="auto"/>
            <w:right w:val="none" w:sz="0" w:space="0" w:color="auto"/>
          </w:divBdr>
        </w:div>
        <w:div w:id="1312103208">
          <w:marLeft w:val="640"/>
          <w:marRight w:val="0"/>
          <w:marTop w:val="0"/>
          <w:marBottom w:val="0"/>
          <w:divBdr>
            <w:top w:val="none" w:sz="0" w:space="0" w:color="auto"/>
            <w:left w:val="none" w:sz="0" w:space="0" w:color="auto"/>
            <w:bottom w:val="none" w:sz="0" w:space="0" w:color="auto"/>
            <w:right w:val="none" w:sz="0" w:space="0" w:color="auto"/>
          </w:divBdr>
        </w:div>
        <w:div w:id="1534152822">
          <w:marLeft w:val="640"/>
          <w:marRight w:val="0"/>
          <w:marTop w:val="0"/>
          <w:marBottom w:val="0"/>
          <w:divBdr>
            <w:top w:val="none" w:sz="0" w:space="0" w:color="auto"/>
            <w:left w:val="none" w:sz="0" w:space="0" w:color="auto"/>
            <w:bottom w:val="none" w:sz="0" w:space="0" w:color="auto"/>
            <w:right w:val="none" w:sz="0" w:space="0" w:color="auto"/>
          </w:divBdr>
        </w:div>
        <w:div w:id="1425149774">
          <w:marLeft w:val="640"/>
          <w:marRight w:val="0"/>
          <w:marTop w:val="0"/>
          <w:marBottom w:val="0"/>
          <w:divBdr>
            <w:top w:val="none" w:sz="0" w:space="0" w:color="auto"/>
            <w:left w:val="none" w:sz="0" w:space="0" w:color="auto"/>
            <w:bottom w:val="none" w:sz="0" w:space="0" w:color="auto"/>
            <w:right w:val="none" w:sz="0" w:space="0" w:color="auto"/>
          </w:divBdr>
        </w:div>
        <w:div w:id="1085297266">
          <w:marLeft w:val="640"/>
          <w:marRight w:val="0"/>
          <w:marTop w:val="0"/>
          <w:marBottom w:val="0"/>
          <w:divBdr>
            <w:top w:val="none" w:sz="0" w:space="0" w:color="auto"/>
            <w:left w:val="none" w:sz="0" w:space="0" w:color="auto"/>
            <w:bottom w:val="none" w:sz="0" w:space="0" w:color="auto"/>
            <w:right w:val="none" w:sz="0" w:space="0" w:color="auto"/>
          </w:divBdr>
        </w:div>
        <w:div w:id="2019966572">
          <w:marLeft w:val="640"/>
          <w:marRight w:val="0"/>
          <w:marTop w:val="0"/>
          <w:marBottom w:val="0"/>
          <w:divBdr>
            <w:top w:val="none" w:sz="0" w:space="0" w:color="auto"/>
            <w:left w:val="none" w:sz="0" w:space="0" w:color="auto"/>
            <w:bottom w:val="none" w:sz="0" w:space="0" w:color="auto"/>
            <w:right w:val="none" w:sz="0" w:space="0" w:color="auto"/>
          </w:divBdr>
        </w:div>
        <w:div w:id="1624113433">
          <w:marLeft w:val="640"/>
          <w:marRight w:val="0"/>
          <w:marTop w:val="0"/>
          <w:marBottom w:val="0"/>
          <w:divBdr>
            <w:top w:val="none" w:sz="0" w:space="0" w:color="auto"/>
            <w:left w:val="none" w:sz="0" w:space="0" w:color="auto"/>
            <w:bottom w:val="none" w:sz="0" w:space="0" w:color="auto"/>
            <w:right w:val="none" w:sz="0" w:space="0" w:color="auto"/>
          </w:divBdr>
        </w:div>
        <w:div w:id="355158395">
          <w:marLeft w:val="640"/>
          <w:marRight w:val="0"/>
          <w:marTop w:val="0"/>
          <w:marBottom w:val="0"/>
          <w:divBdr>
            <w:top w:val="none" w:sz="0" w:space="0" w:color="auto"/>
            <w:left w:val="none" w:sz="0" w:space="0" w:color="auto"/>
            <w:bottom w:val="none" w:sz="0" w:space="0" w:color="auto"/>
            <w:right w:val="none" w:sz="0" w:space="0" w:color="auto"/>
          </w:divBdr>
        </w:div>
        <w:div w:id="337930178">
          <w:marLeft w:val="640"/>
          <w:marRight w:val="0"/>
          <w:marTop w:val="0"/>
          <w:marBottom w:val="0"/>
          <w:divBdr>
            <w:top w:val="none" w:sz="0" w:space="0" w:color="auto"/>
            <w:left w:val="none" w:sz="0" w:space="0" w:color="auto"/>
            <w:bottom w:val="none" w:sz="0" w:space="0" w:color="auto"/>
            <w:right w:val="none" w:sz="0" w:space="0" w:color="auto"/>
          </w:divBdr>
        </w:div>
        <w:div w:id="762189350">
          <w:marLeft w:val="640"/>
          <w:marRight w:val="0"/>
          <w:marTop w:val="0"/>
          <w:marBottom w:val="0"/>
          <w:divBdr>
            <w:top w:val="none" w:sz="0" w:space="0" w:color="auto"/>
            <w:left w:val="none" w:sz="0" w:space="0" w:color="auto"/>
            <w:bottom w:val="none" w:sz="0" w:space="0" w:color="auto"/>
            <w:right w:val="none" w:sz="0" w:space="0" w:color="auto"/>
          </w:divBdr>
        </w:div>
        <w:div w:id="835071937">
          <w:marLeft w:val="640"/>
          <w:marRight w:val="0"/>
          <w:marTop w:val="0"/>
          <w:marBottom w:val="0"/>
          <w:divBdr>
            <w:top w:val="none" w:sz="0" w:space="0" w:color="auto"/>
            <w:left w:val="none" w:sz="0" w:space="0" w:color="auto"/>
            <w:bottom w:val="none" w:sz="0" w:space="0" w:color="auto"/>
            <w:right w:val="none" w:sz="0" w:space="0" w:color="auto"/>
          </w:divBdr>
        </w:div>
        <w:div w:id="425613145">
          <w:marLeft w:val="640"/>
          <w:marRight w:val="0"/>
          <w:marTop w:val="0"/>
          <w:marBottom w:val="0"/>
          <w:divBdr>
            <w:top w:val="none" w:sz="0" w:space="0" w:color="auto"/>
            <w:left w:val="none" w:sz="0" w:space="0" w:color="auto"/>
            <w:bottom w:val="none" w:sz="0" w:space="0" w:color="auto"/>
            <w:right w:val="none" w:sz="0" w:space="0" w:color="auto"/>
          </w:divBdr>
        </w:div>
        <w:div w:id="11107745">
          <w:marLeft w:val="640"/>
          <w:marRight w:val="0"/>
          <w:marTop w:val="0"/>
          <w:marBottom w:val="0"/>
          <w:divBdr>
            <w:top w:val="none" w:sz="0" w:space="0" w:color="auto"/>
            <w:left w:val="none" w:sz="0" w:space="0" w:color="auto"/>
            <w:bottom w:val="none" w:sz="0" w:space="0" w:color="auto"/>
            <w:right w:val="none" w:sz="0" w:space="0" w:color="auto"/>
          </w:divBdr>
        </w:div>
        <w:div w:id="704210327">
          <w:marLeft w:val="640"/>
          <w:marRight w:val="0"/>
          <w:marTop w:val="0"/>
          <w:marBottom w:val="0"/>
          <w:divBdr>
            <w:top w:val="none" w:sz="0" w:space="0" w:color="auto"/>
            <w:left w:val="none" w:sz="0" w:space="0" w:color="auto"/>
            <w:bottom w:val="none" w:sz="0" w:space="0" w:color="auto"/>
            <w:right w:val="none" w:sz="0" w:space="0" w:color="auto"/>
          </w:divBdr>
        </w:div>
        <w:div w:id="1891577167">
          <w:marLeft w:val="640"/>
          <w:marRight w:val="0"/>
          <w:marTop w:val="0"/>
          <w:marBottom w:val="0"/>
          <w:divBdr>
            <w:top w:val="none" w:sz="0" w:space="0" w:color="auto"/>
            <w:left w:val="none" w:sz="0" w:space="0" w:color="auto"/>
            <w:bottom w:val="none" w:sz="0" w:space="0" w:color="auto"/>
            <w:right w:val="none" w:sz="0" w:space="0" w:color="auto"/>
          </w:divBdr>
        </w:div>
        <w:div w:id="1302886270">
          <w:marLeft w:val="640"/>
          <w:marRight w:val="0"/>
          <w:marTop w:val="0"/>
          <w:marBottom w:val="0"/>
          <w:divBdr>
            <w:top w:val="none" w:sz="0" w:space="0" w:color="auto"/>
            <w:left w:val="none" w:sz="0" w:space="0" w:color="auto"/>
            <w:bottom w:val="none" w:sz="0" w:space="0" w:color="auto"/>
            <w:right w:val="none" w:sz="0" w:space="0" w:color="auto"/>
          </w:divBdr>
        </w:div>
        <w:div w:id="1434861868">
          <w:marLeft w:val="640"/>
          <w:marRight w:val="0"/>
          <w:marTop w:val="0"/>
          <w:marBottom w:val="0"/>
          <w:divBdr>
            <w:top w:val="none" w:sz="0" w:space="0" w:color="auto"/>
            <w:left w:val="none" w:sz="0" w:space="0" w:color="auto"/>
            <w:bottom w:val="none" w:sz="0" w:space="0" w:color="auto"/>
            <w:right w:val="none" w:sz="0" w:space="0" w:color="auto"/>
          </w:divBdr>
        </w:div>
        <w:div w:id="1465852202">
          <w:marLeft w:val="640"/>
          <w:marRight w:val="0"/>
          <w:marTop w:val="0"/>
          <w:marBottom w:val="0"/>
          <w:divBdr>
            <w:top w:val="none" w:sz="0" w:space="0" w:color="auto"/>
            <w:left w:val="none" w:sz="0" w:space="0" w:color="auto"/>
            <w:bottom w:val="none" w:sz="0" w:space="0" w:color="auto"/>
            <w:right w:val="none" w:sz="0" w:space="0" w:color="auto"/>
          </w:divBdr>
        </w:div>
        <w:div w:id="1487235213">
          <w:marLeft w:val="640"/>
          <w:marRight w:val="0"/>
          <w:marTop w:val="0"/>
          <w:marBottom w:val="0"/>
          <w:divBdr>
            <w:top w:val="none" w:sz="0" w:space="0" w:color="auto"/>
            <w:left w:val="none" w:sz="0" w:space="0" w:color="auto"/>
            <w:bottom w:val="none" w:sz="0" w:space="0" w:color="auto"/>
            <w:right w:val="none" w:sz="0" w:space="0" w:color="auto"/>
          </w:divBdr>
        </w:div>
        <w:div w:id="531922202">
          <w:marLeft w:val="640"/>
          <w:marRight w:val="0"/>
          <w:marTop w:val="0"/>
          <w:marBottom w:val="0"/>
          <w:divBdr>
            <w:top w:val="none" w:sz="0" w:space="0" w:color="auto"/>
            <w:left w:val="none" w:sz="0" w:space="0" w:color="auto"/>
            <w:bottom w:val="none" w:sz="0" w:space="0" w:color="auto"/>
            <w:right w:val="none" w:sz="0" w:space="0" w:color="auto"/>
          </w:divBdr>
        </w:div>
        <w:div w:id="1837068398">
          <w:marLeft w:val="640"/>
          <w:marRight w:val="0"/>
          <w:marTop w:val="0"/>
          <w:marBottom w:val="0"/>
          <w:divBdr>
            <w:top w:val="none" w:sz="0" w:space="0" w:color="auto"/>
            <w:left w:val="none" w:sz="0" w:space="0" w:color="auto"/>
            <w:bottom w:val="none" w:sz="0" w:space="0" w:color="auto"/>
            <w:right w:val="none" w:sz="0" w:space="0" w:color="auto"/>
          </w:divBdr>
        </w:div>
        <w:div w:id="1653556736">
          <w:marLeft w:val="640"/>
          <w:marRight w:val="0"/>
          <w:marTop w:val="0"/>
          <w:marBottom w:val="0"/>
          <w:divBdr>
            <w:top w:val="none" w:sz="0" w:space="0" w:color="auto"/>
            <w:left w:val="none" w:sz="0" w:space="0" w:color="auto"/>
            <w:bottom w:val="none" w:sz="0" w:space="0" w:color="auto"/>
            <w:right w:val="none" w:sz="0" w:space="0" w:color="auto"/>
          </w:divBdr>
        </w:div>
        <w:div w:id="35669832">
          <w:marLeft w:val="640"/>
          <w:marRight w:val="0"/>
          <w:marTop w:val="0"/>
          <w:marBottom w:val="0"/>
          <w:divBdr>
            <w:top w:val="none" w:sz="0" w:space="0" w:color="auto"/>
            <w:left w:val="none" w:sz="0" w:space="0" w:color="auto"/>
            <w:bottom w:val="none" w:sz="0" w:space="0" w:color="auto"/>
            <w:right w:val="none" w:sz="0" w:space="0" w:color="auto"/>
          </w:divBdr>
        </w:div>
        <w:div w:id="609704603">
          <w:marLeft w:val="640"/>
          <w:marRight w:val="0"/>
          <w:marTop w:val="0"/>
          <w:marBottom w:val="0"/>
          <w:divBdr>
            <w:top w:val="none" w:sz="0" w:space="0" w:color="auto"/>
            <w:left w:val="none" w:sz="0" w:space="0" w:color="auto"/>
            <w:bottom w:val="none" w:sz="0" w:space="0" w:color="auto"/>
            <w:right w:val="none" w:sz="0" w:space="0" w:color="auto"/>
          </w:divBdr>
        </w:div>
        <w:div w:id="203298922">
          <w:marLeft w:val="640"/>
          <w:marRight w:val="0"/>
          <w:marTop w:val="0"/>
          <w:marBottom w:val="0"/>
          <w:divBdr>
            <w:top w:val="none" w:sz="0" w:space="0" w:color="auto"/>
            <w:left w:val="none" w:sz="0" w:space="0" w:color="auto"/>
            <w:bottom w:val="none" w:sz="0" w:space="0" w:color="auto"/>
            <w:right w:val="none" w:sz="0" w:space="0" w:color="auto"/>
          </w:divBdr>
        </w:div>
        <w:div w:id="930700354">
          <w:marLeft w:val="640"/>
          <w:marRight w:val="0"/>
          <w:marTop w:val="0"/>
          <w:marBottom w:val="0"/>
          <w:divBdr>
            <w:top w:val="none" w:sz="0" w:space="0" w:color="auto"/>
            <w:left w:val="none" w:sz="0" w:space="0" w:color="auto"/>
            <w:bottom w:val="none" w:sz="0" w:space="0" w:color="auto"/>
            <w:right w:val="none" w:sz="0" w:space="0" w:color="auto"/>
          </w:divBdr>
        </w:div>
        <w:div w:id="1952741372">
          <w:marLeft w:val="640"/>
          <w:marRight w:val="0"/>
          <w:marTop w:val="0"/>
          <w:marBottom w:val="0"/>
          <w:divBdr>
            <w:top w:val="none" w:sz="0" w:space="0" w:color="auto"/>
            <w:left w:val="none" w:sz="0" w:space="0" w:color="auto"/>
            <w:bottom w:val="none" w:sz="0" w:space="0" w:color="auto"/>
            <w:right w:val="none" w:sz="0" w:space="0" w:color="auto"/>
          </w:divBdr>
        </w:div>
        <w:div w:id="703209933">
          <w:marLeft w:val="640"/>
          <w:marRight w:val="0"/>
          <w:marTop w:val="0"/>
          <w:marBottom w:val="0"/>
          <w:divBdr>
            <w:top w:val="none" w:sz="0" w:space="0" w:color="auto"/>
            <w:left w:val="none" w:sz="0" w:space="0" w:color="auto"/>
            <w:bottom w:val="none" w:sz="0" w:space="0" w:color="auto"/>
            <w:right w:val="none" w:sz="0" w:space="0" w:color="auto"/>
          </w:divBdr>
        </w:div>
        <w:div w:id="1272053939">
          <w:marLeft w:val="640"/>
          <w:marRight w:val="0"/>
          <w:marTop w:val="0"/>
          <w:marBottom w:val="0"/>
          <w:divBdr>
            <w:top w:val="none" w:sz="0" w:space="0" w:color="auto"/>
            <w:left w:val="none" w:sz="0" w:space="0" w:color="auto"/>
            <w:bottom w:val="none" w:sz="0" w:space="0" w:color="auto"/>
            <w:right w:val="none" w:sz="0" w:space="0" w:color="auto"/>
          </w:divBdr>
        </w:div>
        <w:div w:id="1364407150">
          <w:marLeft w:val="640"/>
          <w:marRight w:val="0"/>
          <w:marTop w:val="0"/>
          <w:marBottom w:val="0"/>
          <w:divBdr>
            <w:top w:val="none" w:sz="0" w:space="0" w:color="auto"/>
            <w:left w:val="none" w:sz="0" w:space="0" w:color="auto"/>
            <w:bottom w:val="none" w:sz="0" w:space="0" w:color="auto"/>
            <w:right w:val="none" w:sz="0" w:space="0" w:color="auto"/>
          </w:divBdr>
        </w:div>
        <w:div w:id="744647645">
          <w:marLeft w:val="640"/>
          <w:marRight w:val="0"/>
          <w:marTop w:val="0"/>
          <w:marBottom w:val="0"/>
          <w:divBdr>
            <w:top w:val="none" w:sz="0" w:space="0" w:color="auto"/>
            <w:left w:val="none" w:sz="0" w:space="0" w:color="auto"/>
            <w:bottom w:val="none" w:sz="0" w:space="0" w:color="auto"/>
            <w:right w:val="none" w:sz="0" w:space="0" w:color="auto"/>
          </w:divBdr>
        </w:div>
        <w:div w:id="409542313">
          <w:marLeft w:val="640"/>
          <w:marRight w:val="0"/>
          <w:marTop w:val="0"/>
          <w:marBottom w:val="0"/>
          <w:divBdr>
            <w:top w:val="none" w:sz="0" w:space="0" w:color="auto"/>
            <w:left w:val="none" w:sz="0" w:space="0" w:color="auto"/>
            <w:bottom w:val="none" w:sz="0" w:space="0" w:color="auto"/>
            <w:right w:val="none" w:sz="0" w:space="0" w:color="auto"/>
          </w:divBdr>
        </w:div>
        <w:div w:id="1335300127">
          <w:marLeft w:val="640"/>
          <w:marRight w:val="0"/>
          <w:marTop w:val="0"/>
          <w:marBottom w:val="0"/>
          <w:divBdr>
            <w:top w:val="none" w:sz="0" w:space="0" w:color="auto"/>
            <w:left w:val="none" w:sz="0" w:space="0" w:color="auto"/>
            <w:bottom w:val="none" w:sz="0" w:space="0" w:color="auto"/>
            <w:right w:val="none" w:sz="0" w:space="0" w:color="auto"/>
          </w:divBdr>
        </w:div>
        <w:div w:id="2038655794">
          <w:marLeft w:val="640"/>
          <w:marRight w:val="0"/>
          <w:marTop w:val="0"/>
          <w:marBottom w:val="0"/>
          <w:divBdr>
            <w:top w:val="none" w:sz="0" w:space="0" w:color="auto"/>
            <w:left w:val="none" w:sz="0" w:space="0" w:color="auto"/>
            <w:bottom w:val="none" w:sz="0" w:space="0" w:color="auto"/>
            <w:right w:val="none" w:sz="0" w:space="0" w:color="auto"/>
          </w:divBdr>
        </w:div>
        <w:div w:id="51580222">
          <w:marLeft w:val="640"/>
          <w:marRight w:val="0"/>
          <w:marTop w:val="0"/>
          <w:marBottom w:val="0"/>
          <w:divBdr>
            <w:top w:val="none" w:sz="0" w:space="0" w:color="auto"/>
            <w:left w:val="none" w:sz="0" w:space="0" w:color="auto"/>
            <w:bottom w:val="none" w:sz="0" w:space="0" w:color="auto"/>
            <w:right w:val="none" w:sz="0" w:space="0" w:color="auto"/>
          </w:divBdr>
        </w:div>
        <w:div w:id="186798401">
          <w:marLeft w:val="640"/>
          <w:marRight w:val="0"/>
          <w:marTop w:val="0"/>
          <w:marBottom w:val="0"/>
          <w:divBdr>
            <w:top w:val="none" w:sz="0" w:space="0" w:color="auto"/>
            <w:left w:val="none" w:sz="0" w:space="0" w:color="auto"/>
            <w:bottom w:val="none" w:sz="0" w:space="0" w:color="auto"/>
            <w:right w:val="none" w:sz="0" w:space="0" w:color="auto"/>
          </w:divBdr>
        </w:div>
        <w:div w:id="1148329692">
          <w:marLeft w:val="640"/>
          <w:marRight w:val="0"/>
          <w:marTop w:val="0"/>
          <w:marBottom w:val="0"/>
          <w:divBdr>
            <w:top w:val="none" w:sz="0" w:space="0" w:color="auto"/>
            <w:left w:val="none" w:sz="0" w:space="0" w:color="auto"/>
            <w:bottom w:val="none" w:sz="0" w:space="0" w:color="auto"/>
            <w:right w:val="none" w:sz="0" w:space="0" w:color="auto"/>
          </w:divBdr>
        </w:div>
        <w:div w:id="1594775731">
          <w:marLeft w:val="640"/>
          <w:marRight w:val="0"/>
          <w:marTop w:val="0"/>
          <w:marBottom w:val="0"/>
          <w:divBdr>
            <w:top w:val="none" w:sz="0" w:space="0" w:color="auto"/>
            <w:left w:val="none" w:sz="0" w:space="0" w:color="auto"/>
            <w:bottom w:val="none" w:sz="0" w:space="0" w:color="auto"/>
            <w:right w:val="none" w:sz="0" w:space="0" w:color="auto"/>
          </w:divBdr>
        </w:div>
        <w:div w:id="1523858668">
          <w:marLeft w:val="640"/>
          <w:marRight w:val="0"/>
          <w:marTop w:val="0"/>
          <w:marBottom w:val="0"/>
          <w:divBdr>
            <w:top w:val="none" w:sz="0" w:space="0" w:color="auto"/>
            <w:left w:val="none" w:sz="0" w:space="0" w:color="auto"/>
            <w:bottom w:val="none" w:sz="0" w:space="0" w:color="auto"/>
            <w:right w:val="none" w:sz="0" w:space="0" w:color="auto"/>
          </w:divBdr>
        </w:div>
        <w:div w:id="1106541646">
          <w:marLeft w:val="640"/>
          <w:marRight w:val="0"/>
          <w:marTop w:val="0"/>
          <w:marBottom w:val="0"/>
          <w:divBdr>
            <w:top w:val="none" w:sz="0" w:space="0" w:color="auto"/>
            <w:left w:val="none" w:sz="0" w:space="0" w:color="auto"/>
            <w:bottom w:val="none" w:sz="0" w:space="0" w:color="auto"/>
            <w:right w:val="none" w:sz="0" w:space="0" w:color="auto"/>
          </w:divBdr>
        </w:div>
        <w:div w:id="1956666990">
          <w:marLeft w:val="640"/>
          <w:marRight w:val="0"/>
          <w:marTop w:val="0"/>
          <w:marBottom w:val="0"/>
          <w:divBdr>
            <w:top w:val="none" w:sz="0" w:space="0" w:color="auto"/>
            <w:left w:val="none" w:sz="0" w:space="0" w:color="auto"/>
            <w:bottom w:val="none" w:sz="0" w:space="0" w:color="auto"/>
            <w:right w:val="none" w:sz="0" w:space="0" w:color="auto"/>
          </w:divBdr>
        </w:div>
        <w:div w:id="1497694616">
          <w:marLeft w:val="640"/>
          <w:marRight w:val="0"/>
          <w:marTop w:val="0"/>
          <w:marBottom w:val="0"/>
          <w:divBdr>
            <w:top w:val="none" w:sz="0" w:space="0" w:color="auto"/>
            <w:left w:val="none" w:sz="0" w:space="0" w:color="auto"/>
            <w:bottom w:val="none" w:sz="0" w:space="0" w:color="auto"/>
            <w:right w:val="none" w:sz="0" w:space="0" w:color="auto"/>
          </w:divBdr>
        </w:div>
        <w:div w:id="824517228">
          <w:marLeft w:val="640"/>
          <w:marRight w:val="0"/>
          <w:marTop w:val="0"/>
          <w:marBottom w:val="0"/>
          <w:divBdr>
            <w:top w:val="none" w:sz="0" w:space="0" w:color="auto"/>
            <w:left w:val="none" w:sz="0" w:space="0" w:color="auto"/>
            <w:bottom w:val="none" w:sz="0" w:space="0" w:color="auto"/>
            <w:right w:val="none" w:sz="0" w:space="0" w:color="auto"/>
          </w:divBdr>
        </w:div>
        <w:div w:id="576937625">
          <w:marLeft w:val="640"/>
          <w:marRight w:val="0"/>
          <w:marTop w:val="0"/>
          <w:marBottom w:val="0"/>
          <w:divBdr>
            <w:top w:val="none" w:sz="0" w:space="0" w:color="auto"/>
            <w:left w:val="none" w:sz="0" w:space="0" w:color="auto"/>
            <w:bottom w:val="none" w:sz="0" w:space="0" w:color="auto"/>
            <w:right w:val="none" w:sz="0" w:space="0" w:color="auto"/>
          </w:divBdr>
        </w:div>
        <w:div w:id="703871679">
          <w:marLeft w:val="640"/>
          <w:marRight w:val="0"/>
          <w:marTop w:val="0"/>
          <w:marBottom w:val="0"/>
          <w:divBdr>
            <w:top w:val="none" w:sz="0" w:space="0" w:color="auto"/>
            <w:left w:val="none" w:sz="0" w:space="0" w:color="auto"/>
            <w:bottom w:val="none" w:sz="0" w:space="0" w:color="auto"/>
            <w:right w:val="none" w:sz="0" w:space="0" w:color="auto"/>
          </w:divBdr>
        </w:div>
        <w:div w:id="1298991954">
          <w:marLeft w:val="640"/>
          <w:marRight w:val="0"/>
          <w:marTop w:val="0"/>
          <w:marBottom w:val="0"/>
          <w:divBdr>
            <w:top w:val="none" w:sz="0" w:space="0" w:color="auto"/>
            <w:left w:val="none" w:sz="0" w:space="0" w:color="auto"/>
            <w:bottom w:val="none" w:sz="0" w:space="0" w:color="auto"/>
            <w:right w:val="none" w:sz="0" w:space="0" w:color="auto"/>
          </w:divBdr>
        </w:div>
        <w:div w:id="1624261910">
          <w:marLeft w:val="640"/>
          <w:marRight w:val="0"/>
          <w:marTop w:val="0"/>
          <w:marBottom w:val="0"/>
          <w:divBdr>
            <w:top w:val="none" w:sz="0" w:space="0" w:color="auto"/>
            <w:left w:val="none" w:sz="0" w:space="0" w:color="auto"/>
            <w:bottom w:val="none" w:sz="0" w:space="0" w:color="auto"/>
            <w:right w:val="none" w:sz="0" w:space="0" w:color="auto"/>
          </w:divBdr>
        </w:div>
        <w:div w:id="2102874411">
          <w:marLeft w:val="640"/>
          <w:marRight w:val="0"/>
          <w:marTop w:val="0"/>
          <w:marBottom w:val="0"/>
          <w:divBdr>
            <w:top w:val="none" w:sz="0" w:space="0" w:color="auto"/>
            <w:left w:val="none" w:sz="0" w:space="0" w:color="auto"/>
            <w:bottom w:val="none" w:sz="0" w:space="0" w:color="auto"/>
            <w:right w:val="none" w:sz="0" w:space="0" w:color="auto"/>
          </w:divBdr>
        </w:div>
        <w:div w:id="2122187240">
          <w:marLeft w:val="640"/>
          <w:marRight w:val="0"/>
          <w:marTop w:val="0"/>
          <w:marBottom w:val="0"/>
          <w:divBdr>
            <w:top w:val="none" w:sz="0" w:space="0" w:color="auto"/>
            <w:left w:val="none" w:sz="0" w:space="0" w:color="auto"/>
            <w:bottom w:val="none" w:sz="0" w:space="0" w:color="auto"/>
            <w:right w:val="none" w:sz="0" w:space="0" w:color="auto"/>
          </w:divBdr>
        </w:div>
        <w:div w:id="623849797">
          <w:marLeft w:val="640"/>
          <w:marRight w:val="0"/>
          <w:marTop w:val="0"/>
          <w:marBottom w:val="0"/>
          <w:divBdr>
            <w:top w:val="none" w:sz="0" w:space="0" w:color="auto"/>
            <w:left w:val="none" w:sz="0" w:space="0" w:color="auto"/>
            <w:bottom w:val="none" w:sz="0" w:space="0" w:color="auto"/>
            <w:right w:val="none" w:sz="0" w:space="0" w:color="auto"/>
          </w:divBdr>
        </w:div>
        <w:div w:id="856116404">
          <w:marLeft w:val="640"/>
          <w:marRight w:val="0"/>
          <w:marTop w:val="0"/>
          <w:marBottom w:val="0"/>
          <w:divBdr>
            <w:top w:val="none" w:sz="0" w:space="0" w:color="auto"/>
            <w:left w:val="none" w:sz="0" w:space="0" w:color="auto"/>
            <w:bottom w:val="none" w:sz="0" w:space="0" w:color="auto"/>
            <w:right w:val="none" w:sz="0" w:space="0" w:color="auto"/>
          </w:divBdr>
        </w:div>
        <w:div w:id="1191530758">
          <w:marLeft w:val="640"/>
          <w:marRight w:val="0"/>
          <w:marTop w:val="0"/>
          <w:marBottom w:val="0"/>
          <w:divBdr>
            <w:top w:val="none" w:sz="0" w:space="0" w:color="auto"/>
            <w:left w:val="none" w:sz="0" w:space="0" w:color="auto"/>
            <w:bottom w:val="none" w:sz="0" w:space="0" w:color="auto"/>
            <w:right w:val="none" w:sz="0" w:space="0" w:color="auto"/>
          </w:divBdr>
        </w:div>
        <w:div w:id="51538314">
          <w:marLeft w:val="640"/>
          <w:marRight w:val="0"/>
          <w:marTop w:val="0"/>
          <w:marBottom w:val="0"/>
          <w:divBdr>
            <w:top w:val="none" w:sz="0" w:space="0" w:color="auto"/>
            <w:left w:val="none" w:sz="0" w:space="0" w:color="auto"/>
            <w:bottom w:val="none" w:sz="0" w:space="0" w:color="auto"/>
            <w:right w:val="none" w:sz="0" w:space="0" w:color="auto"/>
          </w:divBdr>
        </w:div>
        <w:div w:id="1900094597">
          <w:marLeft w:val="640"/>
          <w:marRight w:val="0"/>
          <w:marTop w:val="0"/>
          <w:marBottom w:val="0"/>
          <w:divBdr>
            <w:top w:val="none" w:sz="0" w:space="0" w:color="auto"/>
            <w:left w:val="none" w:sz="0" w:space="0" w:color="auto"/>
            <w:bottom w:val="none" w:sz="0" w:space="0" w:color="auto"/>
            <w:right w:val="none" w:sz="0" w:space="0" w:color="auto"/>
          </w:divBdr>
        </w:div>
        <w:div w:id="407456828">
          <w:marLeft w:val="640"/>
          <w:marRight w:val="0"/>
          <w:marTop w:val="0"/>
          <w:marBottom w:val="0"/>
          <w:divBdr>
            <w:top w:val="none" w:sz="0" w:space="0" w:color="auto"/>
            <w:left w:val="none" w:sz="0" w:space="0" w:color="auto"/>
            <w:bottom w:val="none" w:sz="0" w:space="0" w:color="auto"/>
            <w:right w:val="none" w:sz="0" w:space="0" w:color="auto"/>
          </w:divBdr>
        </w:div>
        <w:div w:id="1042945283">
          <w:marLeft w:val="640"/>
          <w:marRight w:val="0"/>
          <w:marTop w:val="0"/>
          <w:marBottom w:val="0"/>
          <w:divBdr>
            <w:top w:val="none" w:sz="0" w:space="0" w:color="auto"/>
            <w:left w:val="none" w:sz="0" w:space="0" w:color="auto"/>
            <w:bottom w:val="none" w:sz="0" w:space="0" w:color="auto"/>
            <w:right w:val="none" w:sz="0" w:space="0" w:color="auto"/>
          </w:divBdr>
        </w:div>
        <w:div w:id="490215583">
          <w:marLeft w:val="640"/>
          <w:marRight w:val="0"/>
          <w:marTop w:val="0"/>
          <w:marBottom w:val="0"/>
          <w:divBdr>
            <w:top w:val="none" w:sz="0" w:space="0" w:color="auto"/>
            <w:left w:val="none" w:sz="0" w:space="0" w:color="auto"/>
            <w:bottom w:val="none" w:sz="0" w:space="0" w:color="auto"/>
            <w:right w:val="none" w:sz="0" w:space="0" w:color="auto"/>
          </w:divBdr>
        </w:div>
        <w:div w:id="489833523">
          <w:marLeft w:val="640"/>
          <w:marRight w:val="0"/>
          <w:marTop w:val="0"/>
          <w:marBottom w:val="0"/>
          <w:divBdr>
            <w:top w:val="none" w:sz="0" w:space="0" w:color="auto"/>
            <w:left w:val="none" w:sz="0" w:space="0" w:color="auto"/>
            <w:bottom w:val="none" w:sz="0" w:space="0" w:color="auto"/>
            <w:right w:val="none" w:sz="0" w:space="0" w:color="auto"/>
          </w:divBdr>
        </w:div>
        <w:div w:id="2089841151">
          <w:marLeft w:val="640"/>
          <w:marRight w:val="0"/>
          <w:marTop w:val="0"/>
          <w:marBottom w:val="0"/>
          <w:divBdr>
            <w:top w:val="none" w:sz="0" w:space="0" w:color="auto"/>
            <w:left w:val="none" w:sz="0" w:space="0" w:color="auto"/>
            <w:bottom w:val="none" w:sz="0" w:space="0" w:color="auto"/>
            <w:right w:val="none" w:sz="0" w:space="0" w:color="auto"/>
          </w:divBdr>
        </w:div>
        <w:div w:id="2145614608">
          <w:marLeft w:val="640"/>
          <w:marRight w:val="0"/>
          <w:marTop w:val="0"/>
          <w:marBottom w:val="0"/>
          <w:divBdr>
            <w:top w:val="none" w:sz="0" w:space="0" w:color="auto"/>
            <w:left w:val="none" w:sz="0" w:space="0" w:color="auto"/>
            <w:bottom w:val="none" w:sz="0" w:space="0" w:color="auto"/>
            <w:right w:val="none" w:sz="0" w:space="0" w:color="auto"/>
          </w:divBdr>
        </w:div>
        <w:div w:id="1340233936">
          <w:marLeft w:val="640"/>
          <w:marRight w:val="0"/>
          <w:marTop w:val="0"/>
          <w:marBottom w:val="0"/>
          <w:divBdr>
            <w:top w:val="none" w:sz="0" w:space="0" w:color="auto"/>
            <w:left w:val="none" w:sz="0" w:space="0" w:color="auto"/>
            <w:bottom w:val="none" w:sz="0" w:space="0" w:color="auto"/>
            <w:right w:val="none" w:sz="0" w:space="0" w:color="auto"/>
          </w:divBdr>
        </w:div>
        <w:div w:id="1449616584">
          <w:marLeft w:val="640"/>
          <w:marRight w:val="0"/>
          <w:marTop w:val="0"/>
          <w:marBottom w:val="0"/>
          <w:divBdr>
            <w:top w:val="none" w:sz="0" w:space="0" w:color="auto"/>
            <w:left w:val="none" w:sz="0" w:space="0" w:color="auto"/>
            <w:bottom w:val="none" w:sz="0" w:space="0" w:color="auto"/>
            <w:right w:val="none" w:sz="0" w:space="0" w:color="auto"/>
          </w:divBdr>
        </w:div>
        <w:div w:id="1838037110">
          <w:marLeft w:val="640"/>
          <w:marRight w:val="0"/>
          <w:marTop w:val="0"/>
          <w:marBottom w:val="0"/>
          <w:divBdr>
            <w:top w:val="none" w:sz="0" w:space="0" w:color="auto"/>
            <w:left w:val="none" w:sz="0" w:space="0" w:color="auto"/>
            <w:bottom w:val="none" w:sz="0" w:space="0" w:color="auto"/>
            <w:right w:val="none" w:sz="0" w:space="0" w:color="auto"/>
          </w:divBdr>
        </w:div>
        <w:div w:id="528101366">
          <w:marLeft w:val="640"/>
          <w:marRight w:val="0"/>
          <w:marTop w:val="0"/>
          <w:marBottom w:val="0"/>
          <w:divBdr>
            <w:top w:val="none" w:sz="0" w:space="0" w:color="auto"/>
            <w:left w:val="none" w:sz="0" w:space="0" w:color="auto"/>
            <w:bottom w:val="none" w:sz="0" w:space="0" w:color="auto"/>
            <w:right w:val="none" w:sz="0" w:space="0" w:color="auto"/>
          </w:divBdr>
        </w:div>
        <w:div w:id="1971205056">
          <w:marLeft w:val="640"/>
          <w:marRight w:val="0"/>
          <w:marTop w:val="0"/>
          <w:marBottom w:val="0"/>
          <w:divBdr>
            <w:top w:val="none" w:sz="0" w:space="0" w:color="auto"/>
            <w:left w:val="none" w:sz="0" w:space="0" w:color="auto"/>
            <w:bottom w:val="none" w:sz="0" w:space="0" w:color="auto"/>
            <w:right w:val="none" w:sz="0" w:space="0" w:color="auto"/>
          </w:divBdr>
        </w:div>
        <w:div w:id="1386488281">
          <w:marLeft w:val="640"/>
          <w:marRight w:val="0"/>
          <w:marTop w:val="0"/>
          <w:marBottom w:val="0"/>
          <w:divBdr>
            <w:top w:val="none" w:sz="0" w:space="0" w:color="auto"/>
            <w:left w:val="none" w:sz="0" w:space="0" w:color="auto"/>
            <w:bottom w:val="none" w:sz="0" w:space="0" w:color="auto"/>
            <w:right w:val="none" w:sz="0" w:space="0" w:color="auto"/>
          </w:divBdr>
        </w:div>
        <w:div w:id="146748253">
          <w:marLeft w:val="640"/>
          <w:marRight w:val="0"/>
          <w:marTop w:val="0"/>
          <w:marBottom w:val="0"/>
          <w:divBdr>
            <w:top w:val="none" w:sz="0" w:space="0" w:color="auto"/>
            <w:left w:val="none" w:sz="0" w:space="0" w:color="auto"/>
            <w:bottom w:val="none" w:sz="0" w:space="0" w:color="auto"/>
            <w:right w:val="none" w:sz="0" w:space="0" w:color="auto"/>
          </w:divBdr>
        </w:div>
        <w:div w:id="368191700">
          <w:marLeft w:val="640"/>
          <w:marRight w:val="0"/>
          <w:marTop w:val="0"/>
          <w:marBottom w:val="0"/>
          <w:divBdr>
            <w:top w:val="none" w:sz="0" w:space="0" w:color="auto"/>
            <w:left w:val="none" w:sz="0" w:space="0" w:color="auto"/>
            <w:bottom w:val="none" w:sz="0" w:space="0" w:color="auto"/>
            <w:right w:val="none" w:sz="0" w:space="0" w:color="auto"/>
          </w:divBdr>
        </w:div>
        <w:div w:id="1441755145">
          <w:marLeft w:val="640"/>
          <w:marRight w:val="0"/>
          <w:marTop w:val="0"/>
          <w:marBottom w:val="0"/>
          <w:divBdr>
            <w:top w:val="none" w:sz="0" w:space="0" w:color="auto"/>
            <w:left w:val="none" w:sz="0" w:space="0" w:color="auto"/>
            <w:bottom w:val="none" w:sz="0" w:space="0" w:color="auto"/>
            <w:right w:val="none" w:sz="0" w:space="0" w:color="auto"/>
          </w:divBdr>
        </w:div>
        <w:div w:id="835345251">
          <w:marLeft w:val="640"/>
          <w:marRight w:val="0"/>
          <w:marTop w:val="0"/>
          <w:marBottom w:val="0"/>
          <w:divBdr>
            <w:top w:val="none" w:sz="0" w:space="0" w:color="auto"/>
            <w:left w:val="none" w:sz="0" w:space="0" w:color="auto"/>
            <w:bottom w:val="none" w:sz="0" w:space="0" w:color="auto"/>
            <w:right w:val="none" w:sz="0" w:space="0" w:color="auto"/>
          </w:divBdr>
        </w:div>
        <w:div w:id="202182322">
          <w:marLeft w:val="640"/>
          <w:marRight w:val="0"/>
          <w:marTop w:val="0"/>
          <w:marBottom w:val="0"/>
          <w:divBdr>
            <w:top w:val="none" w:sz="0" w:space="0" w:color="auto"/>
            <w:left w:val="none" w:sz="0" w:space="0" w:color="auto"/>
            <w:bottom w:val="none" w:sz="0" w:space="0" w:color="auto"/>
            <w:right w:val="none" w:sz="0" w:space="0" w:color="auto"/>
          </w:divBdr>
        </w:div>
        <w:div w:id="1112242234">
          <w:marLeft w:val="640"/>
          <w:marRight w:val="0"/>
          <w:marTop w:val="0"/>
          <w:marBottom w:val="0"/>
          <w:divBdr>
            <w:top w:val="none" w:sz="0" w:space="0" w:color="auto"/>
            <w:left w:val="none" w:sz="0" w:space="0" w:color="auto"/>
            <w:bottom w:val="none" w:sz="0" w:space="0" w:color="auto"/>
            <w:right w:val="none" w:sz="0" w:space="0" w:color="auto"/>
          </w:divBdr>
        </w:div>
        <w:div w:id="1852454430">
          <w:marLeft w:val="640"/>
          <w:marRight w:val="0"/>
          <w:marTop w:val="0"/>
          <w:marBottom w:val="0"/>
          <w:divBdr>
            <w:top w:val="none" w:sz="0" w:space="0" w:color="auto"/>
            <w:left w:val="none" w:sz="0" w:space="0" w:color="auto"/>
            <w:bottom w:val="none" w:sz="0" w:space="0" w:color="auto"/>
            <w:right w:val="none" w:sz="0" w:space="0" w:color="auto"/>
          </w:divBdr>
        </w:div>
        <w:div w:id="1097100328">
          <w:marLeft w:val="640"/>
          <w:marRight w:val="0"/>
          <w:marTop w:val="0"/>
          <w:marBottom w:val="0"/>
          <w:divBdr>
            <w:top w:val="none" w:sz="0" w:space="0" w:color="auto"/>
            <w:left w:val="none" w:sz="0" w:space="0" w:color="auto"/>
            <w:bottom w:val="none" w:sz="0" w:space="0" w:color="auto"/>
            <w:right w:val="none" w:sz="0" w:space="0" w:color="auto"/>
          </w:divBdr>
        </w:div>
        <w:div w:id="1675644394">
          <w:marLeft w:val="640"/>
          <w:marRight w:val="0"/>
          <w:marTop w:val="0"/>
          <w:marBottom w:val="0"/>
          <w:divBdr>
            <w:top w:val="none" w:sz="0" w:space="0" w:color="auto"/>
            <w:left w:val="none" w:sz="0" w:space="0" w:color="auto"/>
            <w:bottom w:val="none" w:sz="0" w:space="0" w:color="auto"/>
            <w:right w:val="none" w:sz="0" w:space="0" w:color="auto"/>
          </w:divBdr>
        </w:div>
        <w:div w:id="644049716">
          <w:marLeft w:val="640"/>
          <w:marRight w:val="0"/>
          <w:marTop w:val="0"/>
          <w:marBottom w:val="0"/>
          <w:divBdr>
            <w:top w:val="none" w:sz="0" w:space="0" w:color="auto"/>
            <w:left w:val="none" w:sz="0" w:space="0" w:color="auto"/>
            <w:bottom w:val="none" w:sz="0" w:space="0" w:color="auto"/>
            <w:right w:val="none" w:sz="0" w:space="0" w:color="auto"/>
          </w:divBdr>
        </w:div>
        <w:div w:id="1582251671">
          <w:marLeft w:val="640"/>
          <w:marRight w:val="0"/>
          <w:marTop w:val="0"/>
          <w:marBottom w:val="0"/>
          <w:divBdr>
            <w:top w:val="none" w:sz="0" w:space="0" w:color="auto"/>
            <w:left w:val="none" w:sz="0" w:space="0" w:color="auto"/>
            <w:bottom w:val="none" w:sz="0" w:space="0" w:color="auto"/>
            <w:right w:val="none" w:sz="0" w:space="0" w:color="auto"/>
          </w:divBdr>
        </w:div>
        <w:div w:id="1026829268">
          <w:marLeft w:val="640"/>
          <w:marRight w:val="0"/>
          <w:marTop w:val="0"/>
          <w:marBottom w:val="0"/>
          <w:divBdr>
            <w:top w:val="none" w:sz="0" w:space="0" w:color="auto"/>
            <w:left w:val="none" w:sz="0" w:space="0" w:color="auto"/>
            <w:bottom w:val="none" w:sz="0" w:space="0" w:color="auto"/>
            <w:right w:val="none" w:sz="0" w:space="0" w:color="auto"/>
          </w:divBdr>
        </w:div>
        <w:div w:id="1833594497">
          <w:marLeft w:val="640"/>
          <w:marRight w:val="0"/>
          <w:marTop w:val="0"/>
          <w:marBottom w:val="0"/>
          <w:divBdr>
            <w:top w:val="none" w:sz="0" w:space="0" w:color="auto"/>
            <w:left w:val="none" w:sz="0" w:space="0" w:color="auto"/>
            <w:bottom w:val="none" w:sz="0" w:space="0" w:color="auto"/>
            <w:right w:val="none" w:sz="0" w:space="0" w:color="auto"/>
          </w:divBdr>
        </w:div>
        <w:div w:id="1640451155">
          <w:marLeft w:val="640"/>
          <w:marRight w:val="0"/>
          <w:marTop w:val="0"/>
          <w:marBottom w:val="0"/>
          <w:divBdr>
            <w:top w:val="none" w:sz="0" w:space="0" w:color="auto"/>
            <w:left w:val="none" w:sz="0" w:space="0" w:color="auto"/>
            <w:bottom w:val="none" w:sz="0" w:space="0" w:color="auto"/>
            <w:right w:val="none" w:sz="0" w:space="0" w:color="auto"/>
          </w:divBdr>
        </w:div>
        <w:div w:id="923756386">
          <w:marLeft w:val="640"/>
          <w:marRight w:val="0"/>
          <w:marTop w:val="0"/>
          <w:marBottom w:val="0"/>
          <w:divBdr>
            <w:top w:val="none" w:sz="0" w:space="0" w:color="auto"/>
            <w:left w:val="none" w:sz="0" w:space="0" w:color="auto"/>
            <w:bottom w:val="none" w:sz="0" w:space="0" w:color="auto"/>
            <w:right w:val="none" w:sz="0" w:space="0" w:color="auto"/>
          </w:divBdr>
        </w:div>
        <w:div w:id="1298023588">
          <w:marLeft w:val="640"/>
          <w:marRight w:val="0"/>
          <w:marTop w:val="0"/>
          <w:marBottom w:val="0"/>
          <w:divBdr>
            <w:top w:val="none" w:sz="0" w:space="0" w:color="auto"/>
            <w:left w:val="none" w:sz="0" w:space="0" w:color="auto"/>
            <w:bottom w:val="none" w:sz="0" w:space="0" w:color="auto"/>
            <w:right w:val="none" w:sz="0" w:space="0" w:color="auto"/>
          </w:divBdr>
        </w:div>
        <w:div w:id="1835295946">
          <w:marLeft w:val="640"/>
          <w:marRight w:val="0"/>
          <w:marTop w:val="0"/>
          <w:marBottom w:val="0"/>
          <w:divBdr>
            <w:top w:val="none" w:sz="0" w:space="0" w:color="auto"/>
            <w:left w:val="none" w:sz="0" w:space="0" w:color="auto"/>
            <w:bottom w:val="none" w:sz="0" w:space="0" w:color="auto"/>
            <w:right w:val="none" w:sz="0" w:space="0" w:color="auto"/>
          </w:divBdr>
        </w:div>
        <w:div w:id="1048796842">
          <w:marLeft w:val="640"/>
          <w:marRight w:val="0"/>
          <w:marTop w:val="0"/>
          <w:marBottom w:val="0"/>
          <w:divBdr>
            <w:top w:val="none" w:sz="0" w:space="0" w:color="auto"/>
            <w:left w:val="none" w:sz="0" w:space="0" w:color="auto"/>
            <w:bottom w:val="none" w:sz="0" w:space="0" w:color="auto"/>
            <w:right w:val="none" w:sz="0" w:space="0" w:color="auto"/>
          </w:divBdr>
        </w:div>
        <w:div w:id="1008631409">
          <w:marLeft w:val="640"/>
          <w:marRight w:val="0"/>
          <w:marTop w:val="0"/>
          <w:marBottom w:val="0"/>
          <w:divBdr>
            <w:top w:val="none" w:sz="0" w:space="0" w:color="auto"/>
            <w:left w:val="none" w:sz="0" w:space="0" w:color="auto"/>
            <w:bottom w:val="none" w:sz="0" w:space="0" w:color="auto"/>
            <w:right w:val="none" w:sz="0" w:space="0" w:color="auto"/>
          </w:divBdr>
        </w:div>
        <w:div w:id="1860271373">
          <w:marLeft w:val="640"/>
          <w:marRight w:val="0"/>
          <w:marTop w:val="0"/>
          <w:marBottom w:val="0"/>
          <w:divBdr>
            <w:top w:val="none" w:sz="0" w:space="0" w:color="auto"/>
            <w:left w:val="none" w:sz="0" w:space="0" w:color="auto"/>
            <w:bottom w:val="none" w:sz="0" w:space="0" w:color="auto"/>
            <w:right w:val="none" w:sz="0" w:space="0" w:color="auto"/>
          </w:divBdr>
        </w:div>
        <w:div w:id="99226551">
          <w:marLeft w:val="640"/>
          <w:marRight w:val="0"/>
          <w:marTop w:val="0"/>
          <w:marBottom w:val="0"/>
          <w:divBdr>
            <w:top w:val="none" w:sz="0" w:space="0" w:color="auto"/>
            <w:left w:val="none" w:sz="0" w:space="0" w:color="auto"/>
            <w:bottom w:val="none" w:sz="0" w:space="0" w:color="auto"/>
            <w:right w:val="none" w:sz="0" w:space="0" w:color="auto"/>
          </w:divBdr>
        </w:div>
        <w:div w:id="1780955588">
          <w:marLeft w:val="640"/>
          <w:marRight w:val="0"/>
          <w:marTop w:val="0"/>
          <w:marBottom w:val="0"/>
          <w:divBdr>
            <w:top w:val="none" w:sz="0" w:space="0" w:color="auto"/>
            <w:left w:val="none" w:sz="0" w:space="0" w:color="auto"/>
            <w:bottom w:val="none" w:sz="0" w:space="0" w:color="auto"/>
            <w:right w:val="none" w:sz="0" w:space="0" w:color="auto"/>
          </w:divBdr>
        </w:div>
        <w:div w:id="628437702">
          <w:marLeft w:val="640"/>
          <w:marRight w:val="0"/>
          <w:marTop w:val="0"/>
          <w:marBottom w:val="0"/>
          <w:divBdr>
            <w:top w:val="none" w:sz="0" w:space="0" w:color="auto"/>
            <w:left w:val="none" w:sz="0" w:space="0" w:color="auto"/>
            <w:bottom w:val="none" w:sz="0" w:space="0" w:color="auto"/>
            <w:right w:val="none" w:sz="0" w:space="0" w:color="auto"/>
          </w:divBdr>
        </w:div>
        <w:div w:id="2007780594">
          <w:marLeft w:val="640"/>
          <w:marRight w:val="0"/>
          <w:marTop w:val="0"/>
          <w:marBottom w:val="0"/>
          <w:divBdr>
            <w:top w:val="none" w:sz="0" w:space="0" w:color="auto"/>
            <w:left w:val="none" w:sz="0" w:space="0" w:color="auto"/>
            <w:bottom w:val="none" w:sz="0" w:space="0" w:color="auto"/>
            <w:right w:val="none" w:sz="0" w:space="0" w:color="auto"/>
          </w:divBdr>
        </w:div>
        <w:div w:id="1856990558">
          <w:marLeft w:val="640"/>
          <w:marRight w:val="0"/>
          <w:marTop w:val="0"/>
          <w:marBottom w:val="0"/>
          <w:divBdr>
            <w:top w:val="none" w:sz="0" w:space="0" w:color="auto"/>
            <w:left w:val="none" w:sz="0" w:space="0" w:color="auto"/>
            <w:bottom w:val="none" w:sz="0" w:space="0" w:color="auto"/>
            <w:right w:val="none" w:sz="0" w:space="0" w:color="auto"/>
          </w:divBdr>
        </w:div>
        <w:div w:id="1295647358">
          <w:marLeft w:val="640"/>
          <w:marRight w:val="0"/>
          <w:marTop w:val="0"/>
          <w:marBottom w:val="0"/>
          <w:divBdr>
            <w:top w:val="none" w:sz="0" w:space="0" w:color="auto"/>
            <w:left w:val="none" w:sz="0" w:space="0" w:color="auto"/>
            <w:bottom w:val="none" w:sz="0" w:space="0" w:color="auto"/>
            <w:right w:val="none" w:sz="0" w:space="0" w:color="auto"/>
          </w:divBdr>
        </w:div>
        <w:div w:id="408618074">
          <w:marLeft w:val="640"/>
          <w:marRight w:val="0"/>
          <w:marTop w:val="0"/>
          <w:marBottom w:val="0"/>
          <w:divBdr>
            <w:top w:val="none" w:sz="0" w:space="0" w:color="auto"/>
            <w:left w:val="none" w:sz="0" w:space="0" w:color="auto"/>
            <w:bottom w:val="none" w:sz="0" w:space="0" w:color="auto"/>
            <w:right w:val="none" w:sz="0" w:space="0" w:color="auto"/>
          </w:divBdr>
        </w:div>
        <w:div w:id="107354709">
          <w:marLeft w:val="640"/>
          <w:marRight w:val="0"/>
          <w:marTop w:val="0"/>
          <w:marBottom w:val="0"/>
          <w:divBdr>
            <w:top w:val="none" w:sz="0" w:space="0" w:color="auto"/>
            <w:left w:val="none" w:sz="0" w:space="0" w:color="auto"/>
            <w:bottom w:val="none" w:sz="0" w:space="0" w:color="auto"/>
            <w:right w:val="none" w:sz="0" w:space="0" w:color="auto"/>
          </w:divBdr>
        </w:div>
        <w:div w:id="1002397768">
          <w:marLeft w:val="640"/>
          <w:marRight w:val="0"/>
          <w:marTop w:val="0"/>
          <w:marBottom w:val="0"/>
          <w:divBdr>
            <w:top w:val="none" w:sz="0" w:space="0" w:color="auto"/>
            <w:left w:val="none" w:sz="0" w:space="0" w:color="auto"/>
            <w:bottom w:val="none" w:sz="0" w:space="0" w:color="auto"/>
            <w:right w:val="none" w:sz="0" w:space="0" w:color="auto"/>
          </w:divBdr>
        </w:div>
        <w:div w:id="1472753425">
          <w:marLeft w:val="640"/>
          <w:marRight w:val="0"/>
          <w:marTop w:val="0"/>
          <w:marBottom w:val="0"/>
          <w:divBdr>
            <w:top w:val="none" w:sz="0" w:space="0" w:color="auto"/>
            <w:left w:val="none" w:sz="0" w:space="0" w:color="auto"/>
            <w:bottom w:val="none" w:sz="0" w:space="0" w:color="auto"/>
            <w:right w:val="none" w:sz="0" w:space="0" w:color="auto"/>
          </w:divBdr>
        </w:div>
        <w:div w:id="295378104">
          <w:marLeft w:val="640"/>
          <w:marRight w:val="0"/>
          <w:marTop w:val="0"/>
          <w:marBottom w:val="0"/>
          <w:divBdr>
            <w:top w:val="none" w:sz="0" w:space="0" w:color="auto"/>
            <w:left w:val="none" w:sz="0" w:space="0" w:color="auto"/>
            <w:bottom w:val="none" w:sz="0" w:space="0" w:color="auto"/>
            <w:right w:val="none" w:sz="0" w:space="0" w:color="auto"/>
          </w:divBdr>
        </w:div>
        <w:div w:id="1569421587">
          <w:marLeft w:val="640"/>
          <w:marRight w:val="0"/>
          <w:marTop w:val="0"/>
          <w:marBottom w:val="0"/>
          <w:divBdr>
            <w:top w:val="none" w:sz="0" w:space="0" w:color="auto"/>
            <w:left w:val="none" w:sz="0" w:space="0" w:color="auto"/>
            <w:bottom w:val="none" w:sz="0" w:space="0" w:color="auto"/>
            <w:right w:val="none" w:sz="0" w:space="0" w:color="auto"/>
          </w:divBdr>
        </w:div>
        <w:div w:id="2085830274">
          <w:marLeft w:val="640"/>
          <w:marRight w:val="0"/>
          <w:marTop w:val="0"/>
          <w:marBottom w:val="0"/>
          <w:divBdr>
            <w:top w:val="none" w:sz="0" w:space="0" w:color="auto"/>
            <w:left w:val="none" w:sz="0" w:space="0" w:color="auto"/>
            <w:bottom w:val="none" w:sz="0" w:space="0" w:color="auto"/>
            <w:right w:val="none" w:sz="0" w:space="0" w:color="auto"/>
          </w:divBdr>
        </w:div>
        <w:div w:id="641273508">
          <w:marLeft w:val="640"/>
          <w:marRight w:val="0"/>
          <w:marTop w:val="0"/>
          <w:marBottom w:val="0"/>
          <w:divBdr>
            <w:top w:val="none" w:sz="0" w:space="0" w:color="auto"/>
            <w:left w:val="none" w:sz="0" w:space="0" w:color="auto"/>
            <w:bottom w:val="none" w:sz="0" w:space="0" w:color="auto"/>
            <w:right w:val="none" w:sz="0" w:space="0" w:color="auto"/>
          </w:divBdr>
        </w:div>
        <w:div w:id="1163814120">
          <w:marLeft w:val="640"/>
          <w:marRight w:val="0"/>
          <w:marTop w:val="0"/>
          <w:marBottom w:val="0"/>
          <w:divBdr>
            <w:top w:val="none" w:sz="0" w:space="0" w:color="auto"/>
            <w:left w:val="none" w:sz="0" w:space="0" w:color="auto"/>
            <w:bottom w:val="none" w:sz="0" w:space="0" w:color="auto"/>
            <w:right w:val="none" w:sz="0" w:space="0" w:color="auto"/>
          </w:divBdr>
        </w:div>
        <w:div w:id="1239680151">
          <w:marLeft w:val="640"/>
          <w:marRight w:val="0"/>
          <w:marTop w:val="0"/>
          <w:marBottom w:val="0"/>
          <w:divBdr>
            <w:top w:val="none" w:sz="0" w:space="0" w:color="auto"/>
            <w:left w:val="none" w:sz="0" w:space="0" w:color="auto"/>
            <w:bottom w:val="none" w:sz="0" w:space="0" w:color="auto"/>
            <w:right w:val="none" w:sz="0" w:space="0" w:color="auto"/>
          </w:divBdr>
        </w:div>
        <w:div w:id="735130856">
          <w:marLeft w:val="640"/>
          <w:marRight w:val="0"/>
          <w:marTop w:val="0"/>
          <w:marBottom w:val="0"/>
          <w:divBdr>
            <w:top w:val="none" w:sz="0" w:space="0" w:color="auto"/>
            <w:left w:val="none" w:sz="0" w:space="0" w:color="auto"/>
            <w:bottom w:val="none" w:sz="0" w:space="0" w:color="auto"/>
            <w:right w:val="none" w:sz="0" w:space="0" w:color="auto"/>
          </w:divBdr>
        </w:div>
        <w:div w:id="1218709337">
          <w:marLeft w:val="640"/>
          <w:marRight w:val="0"/>
          <w:marTop w:val="0"/>
          <w:marBottom w:val="0"/>
          <w:divBdr>
            <w:top w:val="none" w:sz="0" w:space="0" w:color="auto"/>
            <w:left w:val="none" w:sz="0" w:space="0" w:color="auto"/>
            <w:bottom w:val="none" w:sz="0" w:space="0" w:color="auto"/>
            <w:right w:val="none" w:sz="0" w:space="0" w:color="auto"/>
          </w:divBdr>
        </w:div>
        <w:div w:id="1953777362">
          <w:marLeft w:val="640"/>
          <w:marRight w:val="0"/>
          <w:marTop w:val="0"/>
          <w:marBottom w:val="0"/>
          <w:divBdr>
            <w:top w:val="none" w:sz="0" w:space="0" w:color="auto"/>
            <w:left w:val="none" w:sz="0" w:space="0" w:color="auto"/>
            <w:bottom w:val="none" w:sz="0" w:space="0" w:color="auto"/>
            <w:right w:val="none" w:sz="0" w:space="0" w:color="auto"/>
          </w:divBdr>
        </w:div>
        <w:div w:id="305862634">
          <w:marLeft w:val="640"/>
          <w:marRight w:val="0"/>
          <w:marTop w:val="0"/>
          <w:marBottom w:val="0"/>
          <w:divBdr>
            <w:top w:val="none" w:sz="0" w:space="0" w:color="auto"/>
            <w:left w:val="none" w:sz="0" w:space="0" w:color="auto"/>
            <w:bottom w:val="none" w:sz="0" w:space="0" w:color="auto"/>
            <w:right w:val="none" w:sz="0" w:space="0" w:color="auto"/>
          </w:divBdr>
        </w:div>
        <w:div w:id="2056733200">
          <w:marLeft w:val="640"/>
          <w:marRight w:val="0"/>
          <w:marTop w:val="0"/>
          <w:marBottom w:val="0"/>
          <w:divBdr>
            <w:top w:val="none" w:sz="0" w:space="0" w:color="auto"/>
            <w:left w:val="none" w:sz="0" w:space="0" w:color="auto"/>
            <w:bottom w:val="none" w:sz="0" w:space="0" w:color="auto"/>
            <w:right w:val="none" w:sz="0" w:space="0" w:color="auto"/>
          </w:divBdr>
        </w:div>
        <w:div w:id="1992633339">
          <w:marLeft w:val="640"/>
          <w:marRight w:val="0"/>
          <w:marTop w:val="0"/>
          <w:marBottom w:val="0"/>
          <w:divBdr>
            <w:top w:val="none" w:sz="0" w:space="0" w:color="auto"/>
            <w:left w:val="none" w:sz="0" w:space="0" w:color="auto"/>
            <w:bottom w:val="none" w:sz="0" w:space="0" w:color="auto"/>
            <w:right w:val="none" w:sz="0" w:space="0" w:color="auto"/>
          </w:divBdr>
        </w:div>
        <w:div w:id="1087076172">
          <w:marLeft w:val="640"/>
          <w:marRight w:val="0"/>
          <w:marTop w:val="0"/>
          <w:marBottom w:val="0"/>
          <w:divBdr>
            <w:top w:val="none" w:sz="0" w:space="0" w:color="auto"/>
            <w:left w:val="none" w:sz="0" w:space="0" w:color="auto"/>
            <w:bottom w:val="none" w:sz="0" w:space="0" w:color="auto"/>
            <w:right w:val="none" w:sz="0" w:space="0" w:color="auto"/>
          </w:divBdr>
        </w:div>
        <w:div w:id="1465349906">
          <w:marLeft w:val="640"/>
          <w:marRight w:val="0"/>
          <w:marTop w:val="0"/>
          <w:marBottom w:val="0"/>
          <w:divBdr>
            <w:top w:val="none" w:sz="0" w:space="0" w:color="auto"/>
            <w:left w:val="none" w:sz="0" w:space="0" w:color="auto"/>
            <w:bottom w:val="none" w:sz="0" w:space="0" w:color="auto"/>
            <w:right w:val="none" w:sz="0" w:space="0" w:color="auto"/>
          </w:divBdr>
        </w:div>
        <w:div w:id="309871882">
          <w:marLeft w:val="640"/>
          <w:marRight w:val="0"/>
          <w:marTop w:val="0"/>
          <w:marBottom w:val="0"/>
          <w:divBdr>
            <w:top w:val="none" w:sz="0" w:space="0" w:color="auto"/>
            <w:left w:val="none" w:sz="0" w:space="0" w:color="auto"/>
            <w:bottom w:val="none" w:sz="0" w:space="0" w:color="auto"/>
            <w:right w:val="none" w:sz="0" w:space="0" w:color="auto"/>
          </w:divBdr>
        </w:div>
        <w:div w:id="931275722">
          <w:marLeft w:val="640"/>
          <w:marRight w:val="0"/>
          <w:marTop w:val="0"/>
          <w:marBottom w:val="0"/>
          <w:divBdr>
            <w:top w:val="none" w:sz="0" w:space="0" w:color="auto"/>
            <w:left w:val="none" w:sz="0" w:space="0" w:color="auto"/>
            <w:bottom w:val="none" w:sz="0" w:space="0" w:color="auto"/>
            <w:right w:val="none" w:sz="0" w:space="0" w:color="auto"/>
          </w:divBdr>
        </w:div>
        <w:div w:id="2101175206">
          <w:marLeft w:val="640"/>
          <w:marRight w:val="0"/>
          <w:marTop w:val="0"/>
          <w:marBottom w:val="0"/>
          <w:divBdr>
            <w:top w:val="none" w:sz="0" w:space="0" w:color="auto"/>
            <w:left w:val="none" w:sz="0" w:space="0" w:color="auto"/>
            <w:bottom w:val="none" w:sz="0" w:space="0" w:color="auto"/>
            <w:right w:val="none" w:sz="0" w:space="0" w:color="auto"/>
          </w:divBdr>
        </w:div>
        <w:div w:id="2136212953">
          <w:marLeft w:val="640"/>
          <w:marRight w:val="0"/>
          <w:marTop w:val="0"/>
          <w:marBottom w:val="0"/>
          <w:divBdr>
            <w:top w:val="none" w:sz="0" w:space="0" w:color="auto"/>
            <w:left w:val="none" w:sz="0" w:space="0" w:color="auto"/>
            <w:bottom w:val="none" w:sz="0" w:space="0" w:color="auto"/>
            <w:right w:val="none" w:sz="0" w:space="0" w:color="auto"/>
          </w:divBdr>
        </w:div>
        <w:div w:id="1807048550">
          <w:marLeft w:val="640"/>
          <w:marRight w:val="0"/>
          <w:marTop w:val="0"/>
          <w:marBottom w:val="0"/>
          <w:divBdr>
            <w:top w:val="none" w:sz="0" w:space="0" w:color="auto"/>
            <w:left w:val="none" w:sz="0" w:space="0" w:color="auto"/>
            <w:bottom w:val="none" w:sz="0" w:space="0" w:color="auto"/>
            <w:right w:val="none" w:sz="0" w:space="0" w:color="auto"/>
          </w:divBdr>
        </w:div>
        <w:div w:id="2003654807">
          <w:marLeft w:val="640"/>
          <w:marRight w:val="0"/>
          <w:marTop w:val="0"/>
          <w:marBottom w:val="0"/>
          <w:divBdr>
            <w:top w:val="none" w:sz="0" w:space="0" w:color="auto"/>
            <w:left w:val="none" w:sz="0" w:space="0" w:color="auto"/>
            <w:bottom w:val="none" w:sz="0" w:space="0" w:color="auto"/>
            <w:right w:val="none" w:sz="0" w:space="0" w:color="auto"/>
          </w:divBdr>
        </w:div>
        <w:div w:id="795149597">
          <w:marLeft w:val="640"/>
          <w:marRight w:val="0"/>
          <w:marTop w:val="0"/>
          <w:marBottom w:val="0"/>
          <w:divBdr>
            <w:top w:val="none" w:sz="0" w:space="0" w:color="auto"/>
            <w:left w:val="none" w:sz="0" w:space="0" w:color="auto"/>
            <w:bottom w:val="none" w:sz="0" w:space="0" w:color="auto"/>
            <w:right w:val="none" w:sz="0" w:space="0" w:color="auto"/>
          </w:divBdr>
        </w:div>
        <w:div w:id="1009872061">
          <w:marLeft w:val="640"/>
          <w:marRight w:val="0"/>
          <w:marTop w:val="0"/>
          <w:marBottom w:val="0"/>
          <w:divBdr>
            <w:top w:val="none" w:sz="0" w:space="0" w:color="auto"/>
            <w:left w:val="none" w:sz="0" w:space="0" w:color="auto"/>
            <w:bottom w:val="none" w:sz="0" w:space="0" w:color="auto"/>
            <w:right w:val="none" w:sz="0" w:space="0" w:color="auto"/>
          </w:divBdr>
        </w:div>
        <w:div w:id="997268612">
          <w:marLeft w:val="640"/>
          <w:marRight w:val="0"/>
          <w:marTop w:val="0"/>
          <w:marBottom w:val="0"/>
          <w:divBdr>
            <w:top w:val="none" w:sz="0" w:space="0" w:color="auto"/>
            <w:left w:val="none" w:sz="0" w:space="0" w:color="auto"/>
            <w:bottom w:val="none" w:sz="0" w:space="0" w:color="auto"/>
            <w:right w:val="none" w:sz="0" w:space="0" w:color="auto"/>
          </w:divBdr>
        </w:div>
        <w:div w:id="1901818950">
          <w:marLeft w:val="640"/>
          <w:marRight w:val="0"/>
          <w:marTop w:val="0"/>
          <w:marBottom w:val="0"/>
          <w:divBdr>
            <w:top w:val="none" w:sz="0" w:space="0" w:color="auto"/>
            <w:left w:val="none" w:sz="0" w:space="0" w:color="auto"/>
            <w:bottom w:val="none" w:sz="0" w:space="0" w:color="auto"/>
            <w:right w:val="none" w:sz="0" w:space="0" w:color="auto"/>
          </w:divBdr>
        </w:div>
        <w:div w:id="1458841689">
          <w:marLeft w:val="640"/>
          <w:marRight w:val="0"/>
          <w:marTop w:val="0"/>
          <w:marBottom w:val="0"/>
          <w:divBdr>
            <w:top w:val="none" w:sz="0" w:space="0" w:color="auto"/>
            <w:left w:val="none" w:sz="0" w:space="0" w:color="auto"/>
            <w:bottom w:val="none" w:sz="0" w:space="0" w:color="auto"/>
            <w:right w:val="none" w:sz="0" w:space="0" w:color="auto"/>
          </w:divBdr>
        </w:div>
      </w:divsChild>
    </w:div>
    <w:div w:id="2032564152">
      <w:bodyDiv w:val="1"/>
      <w:marLeft w:val="0"/>
      <w:marRight w:val="0"/>
      <w:marTop w:val="0"/>
      <w:marBottom w:val="0"/>
      <w:divBdr>
        <w:top w:val="none" w:sz="0" w:space="0" w:color="auto"/>
        <w:left w:val="none" w:sz="0" w:space="0" w:color="auto"/>
        <w:bottom w:val="none" w:sz="0" w:space="0" w:color="auto"/>
        <w:right w:val="none" w:sz="0" w:space="0" w:color="auto"/>
      </w:divBdr>
      <w:divsChild>
        <w:div w:id="2045324770">
          <w:marLeft w:val="640"/>
          <w:marRight w:val="0"/>
          <w:marTop w:val="0"/>
          <w:marBottom w:val="0"/>
          <w:divBdr>
            <w:top w:val="none" w:sz="0" w:space="0" w:color="auto"/>
            <w:left w:val="none" w:sz="0" w:space="0" w:color="auto"/>
            <w:bottom w:val="none" w:sz="0" w:space="0" w:color="auto"/>
            <w:right w:val="none" w:sz="0" w:space="0" w:color="auto"/>
          </w:divBdr>
        </w:div>
        <w:div w:id="1242176209">
          <w:marLeft w:val="640"/>
          <w:marRight w:val="0"/>
          <w:marTop w:val="0"/>
          <w:marBottom w:val="0"/>
          <w:divBdr>
            <w:top w:val="none" w:sz="0" w:space="0" w:color="auto"/>
            <w:left w:val="none" w:sz="0" w:space="0" w:color="auto"/>
            <w:bottom w:val="none" w:sz="0" w:space="0" w:color="auto"/>
            <w:right w:val="none" w:sz="0" w:space="0" w:color="auto"/>
          </w:divBdr>
        </w:div>
        <w:div w:id="1528711405">
          <w:marLeft w:val="640"/>
          <w:marRight w:val="0"/>
          <w:marTop w:val="0"/>
          <w:marBottom w:val="0"/>
          <w:divBdr>
            <w:top w:val="none" w:sz="0" w:space="0" w:color="auto"/>
            <w:left w:val="none" w:sz="0" w:space="0" w:color="auto"/>
            <w:bottom w:val="none" w:sz="0" w:space="0" w:color="auto"/>
            <w:right w:val="none" w:sz="0" w:space="0" w:color="auto"/>
          </w:divBdr>
        </w:div>
        <w:div w:id="1166358930">
          <w:marLeft w:val="640"/>
          <w:marRight w:val="0"/>
          <w:marTop w:val="0"/>
          <w:marBottom w:val="0"/>
          <w:divBdr>
            <w:top w:val="none" w:sz="0" w:space="0" w:color="auto"/>
            <w:left w:val="none" w:sz="0" w:space="0" w:color="auto"/>
            <w:bottom w:val="none" w:sz="0" w:space="0" w:color="auto"/>
            <w:right w:val="none" w:sz="0" w:space="0" w:color="auto"/>
          </w:divBdr>
        </w:div>
        <w:div w:id="951668363">
          <w:marLeft w:val="640"/>
          <w:marRight w:val="0"/>
          <w:marTop w:val="0"/>
          <w:marBottom w:val="0"/>
          <w:divBdr>
            <w:top w:val="none" w:sz="0" w:space="0" w:color="auto"/>
            <w:left w:val="none" w:sz="0" w:space="0" w:color="auto"/>
            <w:bottom w:val="none" w:sz="0" w:space="0" w:color="auto"/>
            <w:right w:val="none" w:sz="0" w:space="0" w:color="auto"/>
          </w:divBdr>
        </w:div>
        <w:div w:id="1472750270">
          <w:marLeft w:val="640"/>
          <w:marRight w:val="0"/>
          <w:marTop w:val="0"/>
          <w:marBottom w:val="0"/>
          <w:divBdr>
            <w:top w:val="none" w:sz="0" w:space="0" w:color="auto"/>
            <w:left w:val="none" w:sz="0" w:space="0" w:color="auto"/>
            <w:bottom w:val="none" w:sz="0" w:space="0" w:color="auto"/>
            <w:right w:val="none" w:sz="0" w:space="0" w:color="auto"/>
          </w:divBdr>
        </w:div>
        <w:div w:id="821656838">
          <w:marLeft w:val="640"/>
          <w:marRight w:val="0"/>
          <w:marTop w:val="0"/>
          <w:marBottom w:val="0"/>
          <w:divBdr>
            <w:top w:val="none" w:sz="0" w:space="0" w:color="auto"/>
            <w:left w:val="none" w:sz="0" w:space="0" w:color="auto"/>
            <w:bottom w:val="none" w:sz="0" w:space="0" w:color="auto"/>
            <w:right w:val="none" w:sz="0" w:space="0" w:color="auto"/>
          </w:divBdr>
        </w:div>
        <w:div w:id="224528416">
          <w:marLeft w:val="640"/>
          <w:marRight w:val="0"/>
          <w:marTop w:val="0"/>
          <w:marBottom w:val="0"/>
          <w:divBdr>
            <w:top w:val="none" w:sz="0" w:space="0" w:color="auto"/>
            <w:left w:val="none" w:sz="0" w:space="0" w:color="auto"/>
            <w:bottom w:val="none" w:sz="0" w:space="0" w:color="auto"/>
            <w:right w:val="none" w:sz="0" w:space="0" w:color="auto"/>
          </w:divBdr>
        </w:div>
        <w:div w:id="953174044">
          <w:marLeft w:val="640"/>
          <w:marRight w:val="0"/>
          <w:marTop w:val="0"/>
          <w:marBottom w:val="0"/>
          <w:divBdr>
            <w:top w:val="none" w:sz="0" w:space="0" w:color="auto"/>
            <w:left w:val="none" w:sz="0" w:space="0" w:color="auto"/>
            <w:bottom w:val="none" w:sz="0" w:space="0" w:color="auto"/>
            <w:right w:val="none" w:sz="0" w:space="0" w:color="auto"/>
          </w:divBdr>
        </w:div>
        <w:div w:id="151651587">
          <w:marLeft w:val="640"/>
          <w:marRight w:val="0"/>
          <w:marTop w:val="0"/>
          <w:marBottom w:val="0"/>
          <w:divBdr>
            <w:top w:val="none" w:sz="0" w:space="0" w:color="auto"/>
            <w:left w:val="none" w:sz="0" w:space="0" w:color="auto"/>
            <w:bottom w:val="none" w:sz="0" w:space="0" w:color="auto"/>
            <w:right w:val="none" w:sz="0" w:space="0" w:color="auto"/>
          </w:divBdr>
        </w:div>
        <w:div w:id="1006860814">
          <w:marLeft w:val="640"/>
          <w:marRight w:val="0"/>
          <w:marTop w:val="0"/>
          <w:marBottom w:val="0"/>
          <w:divBdr>
            <w:top w:val="none" w:sz="0" w:space="0" w:color="auto"/>
            <w:left w:val="none" w:sz="0" w:space="0" w:color="auto"/>
            <w:bottom w:val="none" w:sz="0" w:space="0" w:color="auto"/>
            <w:right w:val="none" w:sz="0" w:space="0" w:color="auto"/>
          </w:divBdr>
        </w:div>
        <w:div w:id="700086216">
          <w:marLeft w:val="640"/>
          <w:marRight w:val="0"/>
          <w:marTop w:val="0"/>
          <w:marBottom w:val="0"/>
          <w:divBdr>
            <w:top w:val="none" w:sz="0" w:space="0" w:color="auto"/>
            <w:left w:val="none" w:sz="0" w:space="0" w:color="auto"/>
            <w:bottom w:val="none" w:sz="0" w:space="0" w:color="auto"/>
            <w:right w:val="none" w:sz="0" w:space="0" w:color="auto"/>
          </w:divBdr>
        </w:div>
        <w:div w:id="1711766008">
          <w:marLeft w:val="640"/>
          <w:marRight w:val="0"/>
          <w:marTop w:val="0"/>
          <w:marBottom w:val="0"/>
          <w:divBdr>
            <w:top w:val="none" w:sz="0" w:space="0" w:color="auto"/>
            <w:left w:val="none" w:sz="0" w:space="0" w:color="auto"/>
            <w:bottom w:val="none" w:sz="0" w:space="0" w:color="auto"/>
            <w:right w:val="none" w:sz="0" w:space="0" w:color="auto"/>
          </w:divBdr>
        </w:div>
        <w:div w:id="1278024442">
          <w:marLeft w:val="640"/>
          <w:marRight w:val="0"/>
          <w:marTop w:val="0"/>
          <w:marBottom w:val="0"/>
          <w:divBdr>
            <w:top w:val="none" w:sz="0" w:space="0" w:color="auto"/>
            <w:left w:val="none" w:sz="0" w:space="0" w:color="auto"/>
            <w:bottom w:val="none" w:sz="0" w:space="0" w:color="auto"/>
            <w:right w:val="none" w:sz="0" w:space="0" w:color="auto"/>
          </w:divBdr>
        </w:div>
        <w:div w:id="1796289149">
          <w:marLeft w:val="640"/>
          <w:marRight w:val="0"/>
          <w:marTop w:val="0"/>
          <w:marBottom w:val="0"/>
          <w:divBdr>
            <w:top w:val="none" w:sz="0" w:space="0" w:color="auto"/>
            <w:left w:val="none" w:sz="0" w:space="0" w:color="auto"/>
            <w:bottom w:val="none" w:sz="0" w:space="0" w:color="auto"/>
            <w:right w:val="none" w:sz="0" w:space="0" w:color="auto"/>
          </w:divBdr>
        </w:div>
        <w:div w:id="2037198734">
          <w:marLeft w:val="640"/>
          <w:marRight w:val="0"/>
          <w:marTop w:val="0"/>
          <w:marBottom w:val="0"/>
          <w:divBdr>
            <w:top w:val="none" w:sz="0" w:space="0" w:color="auto"/>
            <w:left w:val="none" w:sz="0" w:space="0" w:color="auto"/>
            <w:bottom w:val="none" w:sz="0" w:space="0" w:color="auto"/>
            <w:right w:val="none" w:sz="0" w:space="0" w:color="auto"/>
          </w:divBdr>
        </w:div>
        <w:div w:id="1687437378">
          <w:marLeft w:val="640"/>
          <w:marRight w:val="0"/>
          <w:marTop w:val="0"/>
          <w:marBottom w:val="0"/>
          <w:divBdr>
            <w:top w:val="none" w:sz="0" w:space="0" w:color="auto"/>
            <w:left w:val="none" w:sz="0" w:space="0" w:color="auto"/>
            <w:bottom w:val="none" w:sz="0" w:space="0" w:color="auto"/>
            <w:right w:val="none" w:sz="0" w:space="0" w:color="auto"/>
          </w:divBdr>
        </w:div>
        <w:div w:id="1018698724">
          <w:marLeft w:val="640"/>
          <w:marRight w:val="0"/>
          <w:marTop w:val="0"/>
          <w:marBottom w:val="0"/>
          <w:divBdr>
            <w:top w:val="none" w:sz="0" w:space="0" w:color="auto"/>
            <w:left w:val="none" w:sz="0" w:space="0" w:color="auto"/>
            <w:bottom w:val="none" w:sz="0" w:space="0" w:color="auto"/>
            <w:right w:val="none" w:sz="0" w:space="0" w:color="auto"/>
          </w:divBdr>
        </w:div>
        <w:div w:id="2109421494">
          <w:marLeft w:val="640"/>
          <w:marRight w:val="0"/>
          <w:marTop w:val="0"/>
          <w:marBottom w:val="0"/>
          <w:divBdr>
            <w:top w:val="none" w:sz="0" w:space="0" w:color="auto"/>
            <w:left w:val="none" w:sz="0" w:space="0" w:color="auto"/>
            <w:bottom w:val="none" w:sz="0" w:space="0" w:color="auto"/>
            <w:right w:val="none" w:sz="0" w:space="0" w:color="auto"/>
          </w:divBdr>
        </w:div>
        <w:div w:id="1420057574">
          <w:marLeft w:val="640"/>
          <w:marRight w:val="0"/>
          <w:marTop w:val="0"/>
          <w:marBottom w:val="0"/>
          <w:divBdr>
            <w:top w:val="none" w:sz="0" w:space="0" w:color="auto"/>
            <w:left w:val="none" w:sz="0" w:space="0" w:color="auto"/>
            <w:bottom w:val="none" w:sz="0" w:space="0" w:color="auto"/>
            <w:right w:val="none" w:sz="0" w:space="0" w:color="auto"/>
          </w:divBdr>
        </w:div>
        <w:div w:id="724067678">
          <w:marLeft w:val="640"/>
          <w:marRight w:val="0"/>
          <w:marTop w:val="0"/>
          <w:marBottom w:val="0"/>
          <w:divBdr>
            <w:top w:val="none" w:sz="0" w:space="0" w:color="auto"/>
            <w:left w:val="none" w:sz="0" w:space="0" w:color="auto"/>
            <w:bottom w:val="none" w:sz="0" w:space="0" w:color="auto"/>
            <w:right w:val="none" w:sz="0" w:space="0" w:color="auto"/>
          </w:divBdr>
        </w:div>
        <w:div w:id="8026618">
          <w:marLeft w:val="640"/>
          <w:marRight w:val="0"/>
          <w:marTop w:val="0"/>
          <w:marBottom w:val="0"/>
          <w:divBdr>
            <w:top w:val="none" w:sz="0" w:space="0" w:color="auto"/>
            <w:left w:val="none" w:sz="0" w:space="0" w:color="auto"/>
            <w:bottom w:val="none" w:sz="0" w:space="0" w:color="auto"/>
            <w:right w:val="none" w:sz="0" w:space="0" w:color="auto"/>
          </w:divBdr>
        </w:div>
        <w:div w:id="376659093">
          <w:marLeft w:val="640"/>
          <w:marRight w:val="0"/>
          <w:marTop w:val="0"/>
          <w:marBottom w:val="0"/>
          <w:divBdr>
            <w:top w:val="none" w:sz="0" w:space="0" w:color="auto"/>
            <w:left w:val="none" w:sz="0" w:space="0" w:color="auto"/>
            <w:bottom w:val="none" w:sz="0" w:space="0" w:color="auto"/>
            <w:right w:val="none" w:sz="0" w:space="0" w:color="auto"/>
          </w:divBdr>
        </w:div>
        <w:div w:id="1394618169">
          <w:marLeft w:val="640"/>
          <w:marRight w:val="0"/>
          <w:marTop w:val="0"/>
          <w:marBottom w:val="0"/>
          <w:divBdr>
            <w:top w:val="none" w:sz="0" w:space="0" w:color="auto"/>
            <w:left w:val="none" w:sz="0" w:space="0" w:color="auto"/>
            <w:bottom w:val="none" w:sz="0" w:space="0" w:color="auto"/>
            <w:right w:val="none" w:sz="0" w:space="0" w:color="auto"/>
          </w:divBdr>
        </w:div>
        <w:div w:id="779032819">
          <w:marLeft w:val="640"/>
          <w:marRight w:val="0"/>
          <w:marTop w:val="0"/>
          <w:marBottom w:val="0"/>
          <w:divBdr>
            <w:top w:val="none" w:sz="0" w:space="0" w:color="auto"/>
            <w:left w:val="none" w:sz="0" w:space="0" w:color="auto"/>
            <w:bottom w:val="none" w:sz="0" w:space="0" w:color="auto"/>
            <w:right w:val="none" w:sz="0" w:space="0" w:color="auto"/>
          </w:divBdr>
        </w:div>
        <w:div w:id="1095201364">
          <w:marLeft w:val="640"/>
          <w:marRight w:val="0"/>
          <w:marTop w:val="0"/>
          <w:marBottom w:val="0"/>
          <w:divBdr>
            <w:top w:val="none" w:sz="0" w:space="0" w:color="auto"/>
            <w:left w:val="none" w:sz="0" w:space="0" w:color="auto"/>
            <w:bottom w:val="none" w:sz="0" w:space="0" w:color="auto"/>
            <w:right w:val="none" w:sz="0" w:space="0" w:color="auto"/>
          </w:divBdr>
        </w:div>
        <w:div w:id="941913300">
          <w:marLeft w:val="640"/>
          <w:marRight w:val="0"/>
          <w:marTop w:val="0"/>
          <w:marBottom w:val="0"/>
          <w:divBdr>
            <w:top w:val="none" w:sz="0" w:space="0" w:color="auto"/>
            <w:left w:val="none" w:sz="0" w:space="0" w:color="auto"/>
            <w:bottom w:val="none" w:sz="0" w:space="0" w:color="auto"/>
            <w:right w:val="none" w:sz="0" w:space="0" w:color="auto"/>
          </w:divBdr>
        </w:div>
        <w:div w:id="416292093">
          <w:marLeft w:val="640"/>
          <w:marRight w:val="0"/>
          <w:marTop w:val="0"/>
          <w:marBottom w:val="0"/>
          <w:divBdr>
            <w:top w:val="none" w:sz="0" w:space="0" w:color="auto"/>
            <w:left w:val="none" w:sz="0" w:space="0" w:color="auto"/>
            <w:bottom w:val="none" w:sz="0" w:space="0" w:color="auto"/>
            <w:right w:val="none" w:sz="0" w:space="0" w:color="auto"/>
          </w:divBdr>
        </w:div>
        <w:div w:id="892691363">
          <w:marLeft w:val="640"/>
          <w:marRight w:val="0"/>
          <w:marTop w:val="0"/>
          <w:marBottom w:val="0"/>
          <w:divBdr>
            <w:top w:val="none" w:sz="0" w:space="0" w:color="auto"/>
            <w:left w:val="none" w:sz="0" w:space="0" w:color="auto"/>
            <w:bottom w:val="none" w:sz="0" w:space="0" w:color="auto"/>
            <w:right w:val="none" w:sz="0" w:space="0" w:color="auto"/>
          </w:divBdr>
        </w:div>
        <w:div w:id="358506432">
          <w:marLeft w:val="640"/>
          <w:marRight w:val="0"/>
          <w:marTop w:val="0"/>
          <w:marBottom w:val="0"/>
          <w:divBdr>
            <w:top w:val="none" w:sz="0" w:space="0" w:color="auto"/>
            <w:left w:val="none" w:sz="0" w:space="0" w:color="auto"/>
            <w:bottom w:val="none" w:sz="0" w:space="0" w:color="auto"/>
            <w:right w:val="none" w:sz="0" w:space="0" w:color="auto"/>
          </w:divBdr>
        </w:div>
        <w:div w:id="1800882315">
          <w:marLeft w:val="640"/>
          <w:marRight w:val="0"/>
          <w:marTop w:val="0"/>
          <w:marBottom w:val="0"/>
          <w:divBdr>
            <w:top w:val="none" w:sz="0" w:space="0" w:color="auto"/>
            <w:left w:val="none" w:sz="0" w:space="0" w:color="auto"/>
            <w:bottom w:val="none" w:sz="0" w:space="0" w:color="auto"/>
            <w:right w:val="none" w:sz="0" w:space="0" w:color="auto"/>
          </w:divBdr>
        </w:div>
        <w:div w:id="374234175">
          <w:marLeft w:val="640"/>
          <w:marRight w:val="0"/>
          <w:marTop w:val="0"/>
          <w:marBottom w:val="0"/>
          <w:divBdr>
            <w:top w:val="none" w:sz="0" w:space="0" w:color="auto"/>
            <w:left w:val="none" w:sz="0" w:space="0" w:color="auto"/>
            <w:bottom w:val="none" w:sz="0" w:space="0" w:color="auto"/>
            <w:right w:val="none" w:sz="0" w:space="0" w:color="auto"/>
          </w:divBdr>
        </w:div>
        <w:div w:id="1935478466">
          <w:marLeft w:val="640"/>
          <w:marRight w:val="0"/>
          <w:marTop w:val="0"/>
          <w:marBottom w:val="0"/>
          <w:divBdr>
            <w:top w:val="none" w:sz="0" w:space="0" w:color="auto"/>
            <w:left w:val="none" w:sz="0" w:space="0" w:color="auto"/>
            <w:bottom w:val="none" w:sz="0" w:space="0" w:color="auto"/>
            <w:right w:val="none" w:sz="0" w:space="0" w:color="auto"/>
          </w:divBdr>
        </w:div>
        <w:div w:id="1140919348">
          <w:marLeft w:val="640"/>
          <w:marRight w:val="0"/>
          <w:marTop w:val="0"/>
          <w:marBottom w:val="0"/>
          <w:divBdr>
            <w:top w:val="none" w:sz="0" w:space="0" w:color="auto"/>
            <w:left w:val="none" w:sz="0" w:space="0" w:color="auto"/>
            <w:bottom w:val="none" w:sz="0" w:space="0" w:color="auto"/>
            <w:right w:val="none" w:sz="0" w:space="0" w:color="auto"/>
          </w:divBdr>
        </w:div>
        <w:div w:id="794911260">
          <w:marLeft w:val="640"/>
          <w:marRight w:val="0"/>
          <w:marTop w:val="0"/>
          <w:marBottom w:val="0"/>
          <w:divBdr>
            <w:top w:val="none" w:sz="0" w:space="0" w:color="auto"/>
            <w:left w:val="none" w:sz="0" w:space="0" w:color="auto"/>
            <w:bottom w:val="none" w:sz="0" w:space="0" w:color="auto"/>
            <w:right w:val="none" w:sz="0" w:space="0" w:color="auto"/>
          </w:divBdr>
        </w:div>
        <w:div w:id="1645547210">
          <w:marLeft w:val="640"/>
          <w:marRight w:val="0"/>
          <w:marTop w:val="0"/>
          <w:marBottom w:val="0"/>
          <w:divBdr>
            <w:top w:val="none" w:sz="0" w:space="0" w:color="auto"/>
            <w:left w:val="none" w:sz="0" w:space="0" w:color="auto"/>
            <w:bottom w:val="none" w:sz="0" w:space="0" w:color="auto"/>
            <w:right w:val="none" w:sz="0" w:space="0" w:color="auto"/>
          </w:divBdr>
        </w:div>
        <w:div w:id="1779906142">
          <w:marLeft w:val="640"/>
          <w:marRight w:val="0"/>
          <w:marTop w:val="0"/>
          <w:marBottom w:val="0"/>
          <w:divBdr>
            <w:top w:val="none" w:sz="0" w:space="0" w:color="auto"/>
            <w:left w:val="none" w:sz="0" w:space="0" w:color="auto"/>
            <w:bottom w:val="none" w:sz="0" w:space="0" w:color="auto"/>
            <w:right w:val="none" w:sz="0" w:space="0" w:color="auto"/>
          </w:divBdr>
        </w:div>
        <w:div w:id="1171144199">
          <w:marLeft w:val="640"/>
          <w:marRight w:val="0"/>
          <w:marTop w:val="0"/>
          <w:marBottom w:val="0"/>
          <w:divBdr>
            <w:top w:val="none" w:sz="0" w:space="0" w:color="auto"/>
            <w:left w:val="none" w:sz="0" w:space="0" w:color="auto"/>
            <w:bottom w:val="none" w:sz="0" w:space="0" w:color="auto"/>
            <w:right w:val="none" w:sz="0" w:space="0" w:color="auto"/>
          </w:divBdr>
        </w:div>
        <w:div w:id="655963898">
          <w:marLeft w:val="640"/>
          <w:marRight w:val="0"/>
          <w:marTop w:val="0"/>
          <w:marBottom w:val="0"/>
          <w:divBdr>
            <w:top w:val="none" w:sz="0" w:space="0" w:color="auto"/>
            <w:left w:val="none" w:sz="0" w:space="0" w:color="auto"/>
            <w:bottom w:val="none" w:sz="0" w:space="0" w:color="auto"/>
            <w:right w:val="none" w:sz="0" w:space="0" w:color="auto"/>
          </w:divBdr>
        </w:div>
        <w:div w:id="771319295">
          <w:marLeft w:val="640"/>
          <w:marRight w:val="0"/>
          <w:marTop w:val="0"/>
          <w:marBottom w:val="0"/>
          <w:divBdr>
            <w:top w:val="none" w:sz="0" w:space="0" w:color="auto"/>
            <w:left w:val="none" w:sz="0" w:space="0" w:color="auto"/>
            <w:bottom w:val="none" w:sz="0" w:space="0" w:color="auto"/>
            <w:right w:val="none" w:sz="0" w:space="0" w:color="auto"/>
          </w:divBdr>
        </w:div>
        <w:div w:id="6445407">
          <w:marLeft w:val="640"/>
          <w:marRight w:val="0"/>
          <w:marTop w:val="0"/>
          <w:marBottom w:val="0"/>
          <w:divBdr>
            <w:top w:val="none" w:sz="0" w:space="0" w:color="auto"/>
            <w:left w:val="none" w:sz="0" w:space="0" w:color="auto"/>
            <w:bottom w:val="none" w:sz="0" w:space="0" w:color="auto"/>
            <w:right w:val="none" w:sz="0" w:space="0" w:color="auto"/>
          </w:divBdr>
        </w:div>
        <w:div w:id="772044999">
          <w:marLeft w:val="640"/>
          <w:marRight w:val="0"/>
          <w:marTop w:val="0"/>
          <w:marBottom w:val="0"/>
          <w:divBdr>
            <w:top w:val="none" w:sz="0" w:space="0" w:color="auto"/>
            <w:left w:val="none" w:sz="0" w:space="0" w:color="auto"/>
            <w:bottom w:val="none" w:sz="0" w:space="0" w:color="auto"/>
            <w:right w:val="none" w:sz="0" w:space="0" w:color="auto"/>
          </w:divBdr>
        </w:div>
        <w:div w:id="383457082">
          <w:marLeft w:val="640"/>
          <w:marRight w:val="0"/>
          <w:marTop w:val="0"/>
          <w:marBottom w:val="0"/>
          <w:divBdr>
            <w:top w:val="none" w:sz="0" w:space="0" w:color="auto"/>
            <w:left w:val="none" w:sz="0" w:space="0" w:color="auto"/>
            <w:bottom w:val="none" w:sz="0" w:space="0" w:color="auto"/>
            <w:right w:val="none" w:sz="0" w:space="0" w:color="auto"/>
          </w:divBdr>
        </w:div>
        <w:div w:id="153644451">
          <w:marLeft w:val="640"/>
          <w:marRight w:val="0"/>
          <w:marTop w:val="0"/>
          <w:marBottom w:val="0"/>
          <w:divBdr>
            <w:top w:val="none" w:sz="0" w:space="0" w:color="auto"/>
            <w:left w:val="none" w:sz="0" w:space="0" w:color="auto"/>
            <w:bottom w:val="none" w:sz="0" w:space="0" w:color="auto"/>
            <w:right w:val="none" w:sz="0" w:space="0" w:color="auto"/>
          </w:divBdr>
        </w:div>
        <w:div w:id="828784766">
          <w:marLeft w:val="640"/>
          <w:marRight w:val="0"/>
          <w:marTop w:val="0"/>
          <w:marBottom w:val="0"/>
          <w:divBdr>
            <w:top w:val="none" w:sz="0" w:space="0" w:color="auto"/>
            <w:left w:val="none" w:sz="0" w:space="0" w:color="auto"/>
            <w:bottom w:val="none" w:sz="0" w:space="0" w:color="auto"/>
            <w:right w:val="none" w:sz="0" w:space="0" w:color="auto"/>
          </w:divBdr>
        </w:div>
        <w:div w:id="818107785">
          <w:marLeft w:val="640"/>
          <w:marRight w:val="0"/>
          <w:marTop w:val="0"/>
          <w:marBottom w:val="0"/>
          <w:divBdr>
            <w:top w:val="none" w:sz="0" w:space="0" w:color="auto"/>
            <w:left w:val="none" w:sz="0" w:space="0" w:color="auto"/>
            <w:bottom w:val="none" w:sz="0" w:space="0" w:color="auto"/>
            <w:right w:val="none" w:sz="0" w:space="0" w:color="auto"/>
          </w:divBdr>
        </w:div>
        <w:div w:id="268467712">
          <w:marLeft w:val="640"/>
          <w:marRight w:val="0"/>
          <w:marTop w:val="0"/>
          <w:marBottom w:val="0"/>
          <w:divBdr>
            <w:top w:val="none" w:sz="0" w:space="0" w:color="auto"/>
            <w:left w:val="none" w:sz="0" w:space="0" w:color="auto"/>
            <w:bottom w:val="none" w:sz="0" w:space="0" w:color="auto"/>
            <w:right w:val="none" w:sz="0" w:space="0" w:color="auto"/>
          </w:divBdr>
        </w:div>
        <w:div w:id="1938324519">
          <w:marLeft w:val="640"/>
          <w:marRight w:val="0"/>
          <w:marTop w:val="0"/>
          <w:marBottom w:val="0"/>
          <w:divBdr>
            <w:top w:val="none" w:sz="0" w:space="0" w:color="auto"/>
            <w:left w:val="none" w:sz="0" w:space="0" w:color="auto"/>
            <w:bottom w:val="none" w:sz="0" w:space="0" w:color="auto"/>
            <w:right w:val="none" w:sz="0" w:space="0" w:color="auto"/>
          </w:divBdr>
        </w:div>
        <w:div w:id="311104101">
          <w:marLeft w:val="640"/>
          <w:marRight w:val="0"/>
          <w:marTop w:val="0"/>
          <w:marBottom w:val="0"/>
          <w:divBdr>
            <w:top w:val="none" w:sz="0" w:space="0" w:color="auto"/>
            <w:left w:val="none" w:sz="0" w:space="0" w:color="auto"/>
            <w:bottom w:val="none" w:sz="0" w:space="0" w:color="auto"/>
            <w:right w:val="none" w:sz="0" w:space="0" w:color="auto"/>
          </w:divBdr>
        </w:div>
        <w:div w:id="879584506">
          <w:marLeft w:val="640"/>
          <w:marRight w:val="0"/>
          <w:marTop w:val="0"/>
          <w:marBottom w:val="0"/>
          <w:divBdr>
            <w:top w:val="none" w:sz="0" w:space="0" w:color="auto"/>
            <w:left w:val="none" w:sz="0" w:space="0" w:color="auto"/>
            <w:bottom w:val="none" w:sz="0" w:space="0" w:color="auto"/>
            <w:right w:val="none" w:sz="0" w:space="0" w:color="auto"/>
          </w:divBdr>
        </w:div>
        <w:div w:id="2063021066">
          <w:marLeft w:val="640"/>
          <w:marRight w:val="0"/>
          <w:marTop w:val="0"/>
          <w:marBottom w:val="0"/>
          <w:divBdr>
            <w:top w:val="none" w:sz="0" w:space="0" w:color="auto"/>
            <w:left w:val="none" w:sz="0" w:space="0" w:color="auto"/>
            <w:bottom w:val="none" w:sz="0" w:space="0" w:color="auto"/>
            <w:right w:val="none" w:sz="0" w:space="0" w:color="auto"/>
          </w:divBdr>
        </w:div>
        <w:div w:id="1859661406">
          <w:marLeft w:val="640"/>
          <w:marRight w:val="0"/>
          <w:marTop w:val="0"/>
          <w:marBottom w:val="0"/>
          <w:divBdr>
            <w:top w:val="none" w:sz="0" w:space="0" w:color="auto"/>
            <w:left w:val="none" w:sz="0" w:space="0" w:color="auto"/>
            <w:bottom w:val="none" w:sz="0" w:space="0" w:color="auto"/>
            <w:right w:val="none" w:sz="0" w:space="0" w:color="auto"/>
          </w:divBdr>
        </w:div>
        <w:div w:id="1535923164">
          <w:marLeft w:val="640"/>
          <w:marRight w:val="0"/>
          <w:marTop w:val="0"/>
          <w:marBottom w:val="0"/>
          <w:divBdr>
            <w:top w:val="none" w:sz="0" w:space="0" w:color="auto"/>
            <w:left w:val="none" w:sz="0" w:space="0" w:color="auto"/>
            <w:bottom w:val="none" w:sz="0" w:space="0" w:color="auto"/>
            <w:right w:val="none" w:sz="0" w:space="0" w:color="auto"/>
          </w:divBdr>
        </w:div>
        <w:div w:id="1387410374">
          <w:marLeft w:val="640"/>
          <w:marRight w:val="0"/>
          <w:marTop w:val="0"/>
          <w:marBottom w:val="0"/>
          <w:divBdr>
            <w:top w:val="none" w:sz="0" w:space="0" w:color="auto"/>
            <w:left w:val="none" w:sz="0" w:space="0" w:color="auto"/>
            <w:bottom w:val="none" w:sz="0" w:space="0" w:color="auto"/>
            <w:right w:val="none" w:sz="0" w:space="0" w:color="auto"/>
          </w:divBdr>
        </w:div>
        <w:div w:id="990451847">
          <w:marLeft w:val="640"/>
          <w:marRight w:val="0"/>
          <w:marTop w:val="0"/>
          <w:marBottom w:val="0"/>
          <w:divBdr>
            <w:top w:val="none" w:sz="0" w:space="0" w:color="auto"/>
            <w:left w:val="none" w:sz="0" w:space="0" w:color="auto"/>
            <w:bottom w:val="none" w:sz="0" w:space="0" w:color="auto"/>
            <w:right w:val="none" w:sz="0" w:space="0" w:color="auto"/>
          </w:divBdr>
        </w:div>
        <w:div w:id="1931043123">
          <w:marLeft w:val="640"/>
          <w:marRight w:val="0"/>
          <w:marTop w:val="0"/>
          <w:marBottom w:val="0"/>
          <w:divBdr>
            <w:top w:val="none" w:sz="0" w:space="0" w:color="auto"/>
            <w:left w:val="none" w:sz="0" w:space="0" w:color="auto"/>
            <w:bottom w:val="none" w:sz="0" w:space="0" w:color="auto"/>
            <w:right w:val="none" w:sz="0" w:space="0" w:color="auto"/>
          </w:divBdr>
        </w:div>
        <w:div w:id="1983266729">
          <w:marLeft w:val="640"/>
          <w:marRight w:val="0"/>
          <w:marTop w:val="0"/>
          <w:marBottom w:val="0"/>
          <w:divBdr>
            <w:top w:val="none" w:sz="0" w:space="0" w:color="auto"/>
            <w:left w:val="none" w:sz="0" w:space="0" w:color="auto"/>
            <w:bottom w:val="none" w:sz="0" w:space="0" w:color="auto"/>
            <w:right w:val="none" w:sz="0" w:space="0" w:color="auto"/>
          </w:divBdr>
        </w:div>
        <w:div w:id="1605114180">
          <w:marLeft w:val="640"/>
          <w:marRight w:val="0"/>
          <w:marTop w:val="0"/>
          <w:marBottom w:val="0"/>
          <w:divBdr>
            <w:top w:val="none" w:sz="0" w:space="0" w:color="auto"/>
            <w:left w:val="none" w:sz="0" w:space="0" w:color="auto"/>
            <w:bottom w:val="none" w:sz="0" w:space="0" w:color="auto"/>
            <w:right w:val="none" w:sz="0" w:space="0" w:color="auto"/>
          </w:divBdr>
        </w:div>
        <w:div w:id="1729693681">
          <w:marLeft w:val="640"/>
          <w:marRight w:val="0"/>
          <w:marTop w:val="0"/>
          <w:marBottom w:val="0"/>
          <w:divBdr>
            <w:top w:val="none" w:sz="0" w:space="0" w:color="auto"/>
            <w:left w:val="none" w:sz="0" w:space="0" w:color="auto"/>
            <w:bottom w:val="none" w:sz="0" w:space="0" w:color="auto"/>
            <w:right w:val="none" w:sz="0" w:space="0" w:color="auto"/>
          </w:divBdr>
        </w:div>
        <w:div w:id="709913221">
          <w:marLeft w:val="640"/>
          <w:marRight w:val="0"/>
          <w:marTop w:val="0"/>
          <w:marBottom w:val="0"/>
          <w:divBdr>
            <w:top w:val="none" w:sz="0" w:space="0" w:color="auto"/>
            <w:left w:val="none" w:sz="0" w:space="0" w:color="auto"/>
            <w:bottom w:val="none" w:sz="0" w:space="0" w:color="auto"/>
            <w:right w:val="none" w:sz="0" w:space="0" w:color="auto"/>
          </w:divBdr>
        </w:div>
        <w:div w:id="492141995">
          <w:marLeft w:val="640"/>
          <w:marRight w:val="0"/>
          <w:marTop w:val="0"/>
          <w:marBottom w:val="0"/>
          <w:divBdr>
            <w:top w:val="none" w:sz="0" w:space="0" w:color="auto"/>
            <w:left w:val="none" w:sz="0" w:space="0" w:color="auto"/>
            <w:bottom w:val="none" w:sz="0" w:space="0" w:color="auto"/>
            <w:right w:val="none" w:sz="0" w:space="0" w:color="auto"/>
          </w:divBdr>
        </w:div>
        <w:div w:id="1068501062">
          <w:marLeft w:val="640"/>
          <w:marRight w:val="0"/>
          <w:marTop w:val="0"/>
          <w:marBottom w:val="0"/>
          <w:divBdr>
            <w:top w:val="none" w:sz="0" w:space="0" w:color="auto"/>
            <w:left w:val="none" w:sz="0" w:space="0" w:color="auto"/>
            <w:bottom w:val="none" w:sz="0" w:space="0" w:color="auto"/>
            <w:right w:val="none" w:sz="0" w:space="0" w:color="auto"/>
          </w:divBdr>
        </w:div>
        <w:div w:id="2026592925">
          <w:marLeft w:val="640"/>
          <w:marRight w:val="0"/>
          <w:marTop w:val="0"/>
          <w:marBottom w:val="0"/>
          <w:divBdr>
            <w:top w:val="none" w:sz="0" w:space="0" w:color="auto"/>
            <w:left w:val="none" w:sz="0" w:space="0" w:color="auto"/>
            <w:bottom w:val="none" w:sz="0" w:space="0" w:color="auto"/>
            <w:right w:val="none" w:sz="0" w:space="0" w:color="auto"/>
          </w:divBdr>
        </w:div>
        <w:div w:id="1285501549">
          <w:marLeft w:val="640"/>
          <w:marRight w:val="0"/>
          <w:marTop w:val="0"/>
          <w:marBottom w:val="0"/>
          <w:divBdr>
            <w:top w:val="none" w:sz="0" w:space="0" w:color="auto"/>
            <w:left w:val="none" w:sz="0" w:space="0" w:color="auto"/>
            <w:bottom w:val="none" w:sz="0" w:space="0" w:color="auto"/>
            <w:right w:val="none" w:sz="0" w:space="0" w:color="auto"/>
          </w:divBdr>
        </w:div>
        <w:div w:id="419836598">
          <w:marLeft w:val="640"/>
          <w:marRight w:val="0"/>
          <w:marTop w:val="0"/>
          <w:marBottom w:val="0"/>
          <w:divBdr>
            <w:top w:val="none" w:sz="0" w:space="0" w:color="auto"/>
            <w:left w:val="none" w:sz="0" w:space="0" w:color="auto"/>
            <w:bottom w:val="none" w:sz="0" w:space="0" w:color="auto"/>
            <w:right w:val="none" w:sz="0" w:space="0" w:color="auto"/>
          </w:divBdr>
        </w:div>
        <w:div w:id="87970870">
          <w:marLeft w:val="640"/>
          <w:marRight w:val="0"/>
          <w:marTop w:val="0"/>
          <w:marBottom w:val="0"/>
          <w:divBdr>
            <w:top w:val="none" w:sz="0" w:space="0" w:color="auto"/>
            <w:left w:val="none" w:sz="0" w:space="0" w:color="auto"/>
            <w:bottom w:val="none" w:sz="0" w:space="0" w:color="auto"/>
            <w:right w:val="none" w:sz="0" w:space="0" w:color="auto"/>
          </w:divBdr>
        </w:div>
        <w:div w:id="829903903">
          <w:marLeft w:val="640"/>
          <w:marRight w:val="0"/>
          <w:marTop w:val="0"/>
          <w:marBottom w:val="0"/>
          <w:divBdr>
            <w:top w:val="none" w:sz="0" w:space="0" w:color="auto"/>
            <w:left w:val="none" w:sz="0" w:space="0" w:color="auto"/>
            <w:bottom w:val="none" w:sz="0" w:space="0" w:color="auto"/>
            <w:right w:val="none" w:sz="0" w:space="0" w:color="auto"/>
          </w:divBdr>
        </w:div>
        <w:div w:id="1539275488">
          <w:marLeft w:val="640"/>
          <w:marRight w:val="0"/>
          <w:marTop w:val="0"/>
          <w:marBottom w:val="0"/>
          <w:divBdr>
            <w:top w:val="none" w:sz="0" w:space="0" w:color="auto"/>
            <w:left w:val="none" w:sz="0" w:space="0" w:color="auto"/>
            <w:bottom w:val="none" w:sz="0" w:space="0" w:color="auto"/>
            <w:right w:val="none" w:sz="0" w:space="0" w:color="auto"/>
          </w:divBdr>
        </w:div>
        <w:div w:id="548037832">
          <w:marLeft w:val="640"/>
          <w:marRight w:val="0"/>
          <w:marTop w:val="0"/>
          <w:marBottom w:val="0"/>
          <w:divBdr>
            <w:top w:val="none" w:sz="0" w:space="0" w:color="auto"/>
            <w:left w:val="none" w:sz="0" w:space="0" w:color="auto"/>
            <w:bottom w:val="none" w:sz="0" w:space="0" w:color="auto"/>
            <w:right w:val="none" w:sz="0" w:space="0" w:color="auto"/>
          </w:divBdr>
        </w:div>
        <w:div w:id="2129738932">
          <w:marLeft w:val="640"/>
          <w:marRight w:val="0"/>
          <w:marTop w:val="0"/>
          <w:marBottom w:val="0"/>
          <w:divBdr>
            <w:top w:val="none" w:sz="0" w:space="0" w:color="auto"/>
            <w:left w:val="none" w:sz="0" w:space="0" w:color="auto"/>
            <w:bottom w:val="none" w:sz="0" w:space="0" w:color="auto"/>
            <w:right w:val="none" w:sz="0" w:space="0" w:color="auto"/>
          </w:divBdr>
        </w:div>
        <w:div w:id="1761946164">
          <w:marLeft w:val="640"/>
          <w:marRight w:val="0"/>
          <w:marTop w:val="0"/>
          <w:marBottom w:val="0"/>
          <w:divBdr>
            <w:top w:val="none" w:sz="0" w:space="0" w:color="auto"/>
            <w:left w:val="none" w:sz="0" w:space="0" w:color="auto"/>
            <w:bottom w:val="none" w:sz="0" w:space="0" w:color="auto"/>
            <w:right w:val="none" w:sz="0" w:space="0" w:color="auto"/>
          </w:divBdr>
        </w:div>
        <w:div w:id="459303012">
          <w:marLeft w:val="640"/>
          <w:marRight w:val="0"/>
          <w:marTop w:val="0"/>
          <w:marBottom w:val="0"/>
          <w:divBdr>
            <w:top w:val="none" w:sz="0" w:space="0" w:color="auto"/>
            <w:left w:val="none" w:sz="0" w:space="0" w:color="auto"/>
            <w:bottom w:val="none" w:sz="0" w:space="0" w:color="auto"/>
            <w:right w:val="none" w:sz="0" w:space="0" w:color="auto"/>
          </w:divBdr>
        </w:div>
        <w:div w:id="1538465988">
          <w:marLeft w:val="640"/>
          <w:marRight w:val="0"/>
          <w:marTop w:val="0"/>
          <w:marBottom w:val="0"/>
          <w:divBdr>
            <w:top w:val="none" w:sz="0" w:space="0" w:color="auto"/>
            <w:left w:val="none" w:sz="0" w:space="0" w:color="auto"/>
            <w:bottom w:val="none" w:sz="0" w:space="0" w:color="auto"/>
            <w:right w:val="none" w:sz="0" w:space="0" w:color="auto"/>
          </w:divBdr>
        </w:div>
        <w:div w:id="211892827">
          <w:marLeft w:val="640"/>
          <w:marRight w:val="0"/>
          <w:marTop w:val="0"/>
          <w:marBottom w:val="0"/>
          <w:divBdr>
            <w:top w:val="none" w:sz="0" w:space="0" w:color="auto"/>
            <w:left w:val="none" w:sz="0" w:space="0" w:color="auto"/>
            <w:bottom w:val="none" w:sz="0" w:space="0" w:color="auto"/>
            <w:right w:val="none" w:sz="0" w:space="0" w:color="auto"/>
          </w:divBdr>
        </w:div>
        <w:div w:id="1226916404">
          <w:marLeft w:val="640"/>
          <w:marRight w:val="0"/>
          <w:marTop w:val="0"/>
          <w:marBottom w:val="0"/>
          <w:divBdr>
            <w:top w:val="none" w:sz="0" w:space="0" w:color="auto"/>
            <w:left w:val="none" w:sz="0" w:space="0" w:color="auto"/>
            <w:bottom w:val="none" w:sz="0" w:space="0" w:color="auto"/>
            <w:right w:val="none" w:sz="0" w:space="0" w:color="auto"/>
          </w:divBdr>
        </w:div>
        <w:div w:id="1641492971">
          <w:marLeft w:val="640"/>
          <w:marRight w:val="0"/>
          <w:marTop w:val="0"/>
          <w:marBottom w:val="0"/>
          <w:divBdr>
            <w:top w:val="none" w:sz="0" w:space="0" w:color="auto"/>
            <w:left w:val="none" w:sz="0" w:space="0" w:color="auto"/>
            <w:bottom w:val="none" w:sz="0" w:space="0" w:color="auto"/>
            <w:right w:val="none" w:sz="0" w:space="0" w:color="auto"/>
          </w:divBdr>
        </w:div>
        <w:div w:id="694579175">
          <w:marLeft w:val="640"/>
          <w:marRight w:val="0"/>
          <w:marTop w:val="0"/>
          <w:marBottom w:val="0"/>
          <w:divBdr>
            <w:top w:val="none" w:sz="0" w:space="0" w:color="auto"/>
            <w:left w:val="none" w:sz="0" w:space="0" w:color="auto"/>
            <w:bottom w:val="none" w:sz="0" w:space="0" w:color="auto"/>
            <w:right w:val="none" w:sz="0" w:space="0" w:color="auto"/>
          </w:divBdr>
        </w:div>
        <w:div w:id="474491609">
          <w:marLeft w:val="640"/>
          <w:marRight w:val="0"/>
          <w:marTop w:val="0"/>
          <w:marBottom w:val="0"/>
          <w:divBdr>
            <w:top w:val="none" w:sz="0" w:space="0" w:color="auto"/>
            <w:left w:val="none" w:sz="0" w:space="0" w:color="auto"/>
            <w:bottom w:val="none" w:sz="0" w:space="0" w:color="auto"/>
            <w:right w:val="none" w:sz="0" w:space="0" w:color="auto"/>
          </w:divBdr>
        </w:div>
        <w:div w:id="1772889687">
          <w:marLeft w:val="640"/>
          <w:marRight w:val="0"/>
          <w:marTop w:val="0"/>
          <w:marBottom w:val="0"/>
          <w:divBdr>
            <w:top w:val="none" w:sz="0" w:space="0" w:color="auto"/>
            <w:left w:val="none" w:sz="0" w:space="0" w:color="auto"/>
            <w:bottom w:val="none" w:sz="0" w:space="0" w:color="auto"/>
            <w:right w:val="none" w:sz="0" w:space="0" w:color="auto"/>
          </w:divBdr>
        </w:div>
        <w:div w:id="2034450740">
          <w:marLeft w:val="640"/>
          <w:marRight w:val="0"/>
          <w:marTop w:val="0"/>
          <w:marBottom w:val="0"/>
          <w:divBdr>
            <w:top w:val="none" w:sz="0" w:space="0" w:color="auto"/>
            <w:left w:val="none" w:sz="0" w:space="0" w:color="auto"/>
            <w:bottom w:val="none" w:sz="0" w:space="0" w:color="auto"/>
            <w:right w:val="none" w:sz="0" w:space="0" w:color="auto"/>
          </w:divBdr>
        </w:div>
        <w:div w:id="1928805447">
          <w:marLeft w:val="640"/>
          <w:marRight w:val="0"/>
          <w:marTop w:val="0"/>
          <w:marBottom w:val="0"/>
          <w:divBdr>
            <w:top w:val="none" w:sz="0" w:space="0" w:color="auto"/>
            <w:left w:val="none" w:sz="0" w:space="0" w:color="auto"/>
            <w:bottom w:val="none" w:sz="0" w:space="0" w:color="auto"/>
            <w:right w:val="none" w:sz="0" w:space="0" w:color="auto"/>
          </w:divBdr>
        </w:div>
        <w:div w:id="2082823378">
          <w:marLeft w:val="640"/>
          <w:marRight w:val="0"/>
          <w:marTop w:val="0"/>
          <w:marBottom w:val="0"/>
          <w:divBdr>
            <w:top w:val="none" w:sz="0" w:space="0" w:color="auto"/>
            <w:left w:val="none" w:sz="0" w:space="0" w:color="auto"/>
            <w:bottom w:val="none" w:sz="0" w:space="0" w:color="auto"/>
            <w:right w:val="none" w:sz="0" w:space="0" w:color="auto"/>
          </w:divBdr>
        </w:div>
        <w:div w:id="71856488">
          <w:marLeft w:val="640"/>
          <w:marRight w:val="0"/>
          <w:marTop w:val="0"/>
          <w:marBottom w:val="0"/>
          <w:divBdr>
            <w:top w:val="none" w:sz="0" w:space="0" w:color="auto"/>
            <w:left w:val="none" w:sz="0" w:space="0" w:color="auto"/>
            <w:bottom w:val="none" w:sz="0" w:space="0" w:color="auto"/>
            <w:right w:val="none" w:sz="0" w:space="0" w:color="auto"/>
          </w:divBdr>
        </w:div>
        <w:div w:id="1127435879">
          <w:marLeft w:val="640"/>
          <w:marRight w:val="0"/>
          <w:marTop w:val="0"/>
          <w:marBottom w:val="0"/>
          <w:divBdr>
            <w:top w:val="none" w:sz="0" w:space="0" w:color="auto"/>
            <w:left w:val="none" w:sz="0" w:space="0" w:color="auto"/>
            <w:bottom w:val="none" w:sz="0" w:space="0" w:color="auto"/>
            <w:right w:val="none" w:sz="0" w:space="0" w:color="auto"/>
          </w:divBdr>
        </w:div>
        <w:div w:id="1833370000">
          <w:marLeft w:val="640"/>
          <w:marRight w:val="0"/>
          <w:marTop w:val="0"/>
          <w:marBottom w:val="0"/>
          <w:divBdr>
            <w:top w:val="none" w:sz="0" w:space="0" w:color="auto"/>
            <w:left w:val="none" w:sz="0" w:space="0" w:color="auto"/>
            <w:bottom w:val="none" w:sz="0" w:space="0" w:color="auto"/>
            <w:right w:val="none" w:sz="0" w:space="0" w:color="auto"/>
          </w:divBdr>
        </w:div>
        <w:div w:id="1757825985">
          <w:marLeft w:val="640"/>
          <w:marRight w:val="0"/>
          <w:marTop w:val="0"/>
          <w:marBottom w:val="0"/>
          <w:divBdr>
            <w:top w:val="none" w:sz="0" w:space="0" w:color="auto"/>
            <w:left w:val="none" w:sz="0" w:space="0" w:color="auto"/>
            <w:bottom w:val="none" w:sz="0" w:space="0" w:color="auto"/>
            <w:right w:val="none" w:sz="0" w:space="0" w:color="auto"/>
          </w:divBdr>
        </w:div>
        <w:div w:id="1126892933">
          <w:marLeft w:val="640"/>
          <w:marRight w:val="0"/>
          <w:marTop w:val="0"/>
          <w:marBottom w:val="0"/>
          <w:divBdr>
            <w:top w:val="none" w:sz="0" w:space="0" w:color="auto"/>
            <w:left w:val="none" w:sz="0" w:space="0" w:color="auto"/>
            <w:bottom w:val="none" w:sz="0" w:space="0" w:color="auto"/>
            <w:right w:val="none" w:sz="0" w:space="0" w:color="auto"/>
          </w:divBdr>
        </w:div>
        <w:div w:id="906958120">
          <w:marLeft w:val="640"/>
          <w:marRight w:val="0"/>
          <w:marTop w:val="0"/>
          <w:marBottom w:val="0"/>
          <w:divBdr>
            <w:top w:val="none" w:sz="0" w:space="0" w:color="auto"/>
            <w:left w:val="none" w:sz="0" w:space="0" w:color="auto"/>
            <w:bottom w:val="none" w:sz="0" w:space="0" w:color="auto"/>
            <w:right w:val="none" w:sz="0" w:space="0" w:color="auto"/>
          </w:divBdr>
        </w:div>
        <w:div w:id="548496116">
          <w:marLeft w:val="640"/>
          <w:marRight w:val="0"/>
          <w:marTop w:val="0"/>
          <w:marBottom w:val="0"/>
          <w:divBdr>
            <w:top w:val="none" w:sz="0" w:space="0" w:color="auto"/>
            <w:left w:val="none" w:sz="0" w:space="0" w:color="auto"/>
            <w:bottom w:val="none" w:sz="0" w:space="0" w:color="auto"/>
            <w:right w:val="none" w:sz="0" w:space="0" w:color="auto"/>
          </w:divBdr>
        </w:div>
        <w:div w:id="1570115454">
          <w:marLeft w:val="640"/>
          <w:marRight w:val="0"/>
          <w:marTop w:val="0"/>
          <w:marBottom w:val="0"/>
          <w:divBdr>
            <w:top w:val="none" w:sz="0" w:space="0" w:color="auto"/>
            <w:left w:val="none" w:sz="0" w:space="0" w:color="auto"/>
            <w:bottom w:val="none" w:sz="0" w:space="0" w:color="auto"/>
            <w:right w:val="none" w:sz="0" w:space="0" w:color="auto"/>
          </w:divBdr>
        </w:div>
        <w:div w:id="1793858759">
          <w:marLeft w:val="640"/>
          <w:marRight w:val="0"/>
          <w:marTop w:val="0"/>
          <w:marBottom w:val="0"/>
          <w:divBdr>
            <w:top w:val="none" w:sz="0" w:space="0" w:color="auto"/>
            <w:left w:val="none" w:sz="0" w:space="0" w:color="auto"/>
            <w:bottom w:val="none" w:sz="0" w:space="0" w:color="auto"/>
            <w:right w:val="none" w:sz="0" w:space="0" w:color="auto"/>
          </w:divBdr>
        </w:div>
        <w:div w:id="2143186155">
          <w:marLeft w:val="640"/>
          <w:marRight w:val="0"/>
          <w:marTop w:val="0"/>
          <w:marBottom w:val="0"/>
          <w:divBdr>
            <w:top w:val="none" w:sz="0" w:space="0" w:color="auto"/>
            <w:left w:val="none" w:sz="0" w:space="0" w:color="auto"/>
            <w:bottom w:val="none" w:sz="0" w:space="0" w:color="auto"/>
            <w:right w:val="none" w:sz="0" w:space="0" w:color="auto"/>
          </w:divBdr>
        </w:div>
        <w:div w:id="315111295">
          <w:marLeft w:val="640"/>
          <w:marRight w:val="0"/>
          <w:marTop w:val="0"/>
          <w:marBottom w:val="0"/>
          <w:divBdr>
            <w:top w:val="none" w:sz="0" w:space="0" w:color="auto"/>
            <w:left w:val="none" w:sz="0" w:space="0" w:color="auto"/>
            <w:bottom w:val="none" w:sz="0" w:space="0" w:color="auto"/>
            <w:right w:val="none" w:sz="0" w:space="0" w:color="auto"/>
          </w:divBdr>
        </w:div>
        <w:div w:id="340476946">
          <w:marLeft w:val="640"/>
          <w:marRight w:val="0"/>
          <w:marTop w:val="0"/>
          <w:marBottom w:val="0"/>
          <w:divBdr>
            <w:top w:val="none" w:sz="0" w:space="0" w:color="auto"/>
            <w:left w:val="none" w:sz="0" w:space="0" w:color="auto"/>
            <w:bottom w:val="none" w:sz="0" w:space="0" w:color="auto"/>
            <w:right w:val="none" w:sz="0" w:space="0" w:color="auto"/>
          </w:divBdr>
        </w:div>
        <w:div w:id="280574767">
          <w:marLeft w:val="640"/>
          <w:marRight w:val="0"/>
          <w:marTop w:val="0"/>
          <w:marBottom w:val="0"/>
          <w:divBdr>
            <w:top w:val="none" w:sz="0" w:space="0" w:color="auto"/>
            <w:left w:val="none" w:sz="0" w:space="0" w:color="auto"/>
            <w:bottom w:val="none" w:sz="0" w:space="0" w:color="auto"/>
            <w:right w:val="none" w:sz="0" w:space="0" w:color="auto"/>
          </w:divBdr>
        </w:div>
        <w:div w:id="644354257">
          <w:marLeft w:val="640"/>
          <w:marRight w:val="0"/>
          <w:marTop w:val="0"/>
          <w:marBottom w:val="0"/>
          <w:divBdr>
            <w:top w:val="none" w:sz="0" w:space="0" w:color="auto"/>
            <w:left w:val="none" w:sz="0" w:space="0" w:color="auto"/>
            <w:bottom w:val="none" w:sz="0" w:space="0" w:color="auto"/>
            <w:right w:val="none" w:sz="0" w:space="0" w:color="auto"/>
          </w:divBdr>
        </w:div>
        <w:div w:id="1103692729">
          <w:marLeft w:val="640"/>
          <w:marRight w:val="0"/>
          <w:marTop w:val="0"/>
          <w:marBottom w:val="0"/>
          <w:divBdr>
            <w:top w:val="none" w:sz="0" w:space="0" w:color="auto"/>
            <w:left w:val="none" w:sz="0" w:space="0" w:color="auto"/>
            <w:bottom w:val="none" w:sz="0" w:space="0" w:color="auto"/>
            <w:right w:val="none" w:sz="0" w:space="0" w:color="auto"/>
          </w:divBdr>
        </w:div>
        <w:div w:id="1657028628">
          <w:marLeft w:val="640"/>
          <w:marRight w:val="0"/>
          <w:marTop w:val="0"/>
          <w:marBottom w:val="0"/>
          <w:divBdr>
            <w:top w:val="none" w:sz="0" w:space="0" w:color="auto"/>
            <w:left w:val="none" w:sz="0" w:space="0" w:color="auto"/>
            <w:bottom w:val="none" w:sz="0" w:space="0" w:color="auto"/>
            <w:right w:val="none" w:sz="0" w:space="0" w:color="auto"/>
          </w:divBdr>
        </w:div>
        <w:div w:id="1244951529">
          <w:marLeft w:val="640"/>
          <w:marRight w:val="0"/>
          <w:marTop w:val="0"/>
          <w:marBottom w:val="0"/>
          <w:divBdr>
            <w:top w:val="none" w:sz="0" w:space="0" w:color="auto"/>
            <w:left w:val="none" w:sz="0" w:space="0" w:color="auto"/>
            <w:bottom w:val="none" w:sz="0" w:space="0" w:color="auto"/>
            <w:right w:val="none" w:sz="0" w:space="0" w:color="auto"/>
          </w:divBdr>
        </w:div>
        <w:div w:id="1763138046">
          <w:marLeft w:val="640"/>
          <w:marRight w:val="0"/>
          <w:marTop w:val="0"/>
          <w:marBottom w:val="0"/>
          <w:divBdr>
            <w:top w:val="none" w:sz="0" w:space="0" w:color="auto"/>
            <w:left w:val="none" w:sz="0" w:space="0" w:color="auto"/>
            <w:bottom w:val="none" w:sz="0" w:space="0" w:color="auto"/>
            <w:right w:val="none" w:sz="0" w:space="0" w:color="auto"/>
          </w:divBdr>
        </w:div>
        <w:div w:id="454258672">
          <w:marLeft w:val="640"/>
          <w:marRight w:val="0"/>
          <w:marTop w:val="0"/>
          <w:marBottom w:val="0"/>
          <w:divBdr>
            <w:top w:val="none" w:sz="0" w:space="0" w:color="auto"/>
            <w:left w:val="none" w:sz="0" w:space="0" w:color="auto"/>
            <w:bottom w:val="none" w:sz="0" w:space="0" w:color="auto"/>
            <w:right w:val="none" w:sz="0" w:space="0" w:color="auto"/>
          </w:divBdr>
        </w:div>
        <w:div w:id="2083259108">
          <w:marLeft w:val="640"/>
          <w:marRight w:val="0"/>
          <w:marTop w:val="0"/>
          <w:marBottom w:val="0"/>
          <w:divBdr>
            <w:top w:val="none" w:sz="0" w:space="0" w:color="auto"/>
            <w:left w:val="none" w:sz="0" w:space="0" w:color="auto"/>
            <w:bottom w:val="none" w:sz="0" w:space="0" w:color="auto"/>
            <w:right w:val="none" w:sz="0" w:space="0" w:color="auto"/>
          </w:divBdr>
        </w:div>
        <w:div w:id="1898589504">
          <w:marLeft w:val="640"/>
          <w:marRight w:val="0"/>
          <w:marTop w:val="0"/>
          <w:marBottom w:val="0"/>
          <w:divBdr>
            <w:top w:val="none" w:sz="0" w:space="0" w:color="auto"/>
            <w:left w:val="none" w:sz="0" w:space="0" w:color="auto"/>
            <w:bottom w:val="none" w:sz="0" w:space="0" w:color="auto"/>
            <w:right w:val="none" w:sz="0" w:space="0" w:color="auto"/>
          </w:divBdr>
        </w:div>
        <w:div w:id="80420495">
          <w:marLeft w:val="640"/>
          <w:marRight w:val="0"/>
          <w:marTop w:val="0"/>
          <w:marBottom w:val="0"/>
          <w:divBdr>
            <w:top w:val="none" w:sz="0" w:space="0" w:color="auto"/>
            <w:left w:val="none" w:sz="0" w:space="0" w:color="auto"/>
            <w:bottom w:val="none" w:sz="0" w:space="0" w:color="auto"/>
            <w:right w:val="none" w:sz="0" w:space="0" w:color="auto"/>
          </w:divBdr>
        </w:div>
        <w:div w:id="1709141299">
          <w:marLeft w:val="640"/>
          <w:marRight w:val="0"/>
          <w:marTop w:val="0"/>
          <w:marBottom w:val="0"/>
          <w:divBdr>
            <w:top w:val="none" w:sz="0" w:space="0" w:color="auto"/>
            <w:left w:val="none" w:sz="0" w:space="0" w:color="auto"/>
            <w:bottom w:val="none" w:sz="0" w:space="0" w:color="auto"/>
            <w:right w:val="none" w:sz="0" w:space="0" w:color="auto"/>
          </w:divBdr>
        </w:div>
        <w:div w:id="2019037842">
          <w:marLeft w:val="640"/>
          <w:marRight w:val="0"/>
          <w:marTop w:val="0"/>
          <w:marBottom w:val="0"/>
          <w:divBdr>
            <w:top w:val="none" w:sz="0" w:space="0" w:color="auto"/>
            <w:left w:val="none" w:sz="0" w:space="0" w:color="auto"/>
            <w:bottom w:val="none" w:sz="0" w:space="0" w:color="auto"/>
            <w:right w:val="none" w:sz="0" w:space="0" w:color="auto"/>
          </w:divBdr>
        </w:div>
        <w:div w:id="1882743167">
          <w:marLeft w:val="640"/>
          <w:marRight w:val="0"/>
          <w:marTop w:val="0"/>
          <w:marBottom w:val="0"/>
          <w:divBdr>
            <w:top w:val="none" w:sz="0" w:space="0" w:color="auto"/>
            <w:left w:val="none" w:sz="0" w:space="0" w:color="auto"/>
            <w:bottom w:val="none" w:sz="0" w:space="0" w:color="auto"/>
            <w:right w:val="none" w:sz="0" w:space="0" w:color="auto"/>
          </w:divBdr>
        </w:div>
        <w:div w:id="1585725571">
          <w:marLeft w:val="640"/>
          <w:marRight w:val="0"/>
          <w:marTop w:val="0"/>
          <w:marBottom w:val="0"/>
          <w:divBdr>
            <w:top w:val="none" w:sz="0" w:space="0" w:color="auto"/>
            <w:left w:val="none" w:sz="0" w:space="0" w:color="auto"/>
            <w:bottom w:val="none" w:sz="0" w:space="0" w:color="auto"/>
            <w:right w:val="none" w:sz="0" w:space="0" w:color="auto"/>
          </w:divBdr>
        </w:div>
        <w:div w:id="163401645">
          <w:marLeft w:val="640"/>
          <w:marRight w:val="0"/>
          <w:marTop w:val="0"/>
          <w:marBottom w:val="0"/>
          <w:divBdr>
            <w:top w:val="none" w:sz="0" w:space="0" w:color="auto"/>
            <w:left w:val="none" w:sz="0" w:space="0" w:color="auto"/>
            <w:bottom w:val="none" w:sz="0" w:space="0" w:color="auto"/>
            <w:right w:val="none" w:sz="0" w:space="0" w:color="auto"/>
          </w:divBdr>
        </w:div>
        <w:div w:id="1179538683">
          <w:marLeft w:val="640"/>
          <w:marRight w:val="0"/>
          <w:marTop w:val="0"/>
          <w:marBottom w:val="0"/>
          <w:divBdr>
            <w:top w:val="none" w:sz="0" w:space="0" w:color="auto"/>
            <w:left w:val="none" w:sz="0" w:space="0" w:color="auto"/>
            <w:bottom w:val="none" w:sz="0" w:space="0" w:color="auto"/>
            <w:right w:val="none" w:sz="0" w:space="0" w:color="auto"/>
          </w:divBdr>
        </w:div>
        <w:div w:id="1309821471">
          <w:marLeft w:val="640"/>
          <w:marRight w:val="0"/>
          <w:marTop w:val="0"/>
          <w:marBottom w:val="0"/>
          <w:divBdr>
            <w:top w:val="none" w:sz="0" w:space="0" w:color="auto"/>
            <w:left w:val="none" w:sz="0" w:space="0" w:color="auto"/>
            <w:bottom w:val="none" w:sz="0" w:space="0" w:color="auto"/>
            <w:right w:val="none" w:sz="0" w:space="0" w:color="auto"/>
          </w:divBdr>
        </w:div>
        <w:div w:id="404953730">
          <w:marLeft w:val="640"/>
          <w:marRight w:val="0"/>
          <w:marTop w:val="0"/>
          <w:marBottom w:val="0"/>
          <w:divBdr>
            <w:top w:val="none" w:sz="0" w:space="0" w:color="auto"/>
            <w:left w:val="none" w:sz="0" w:space="0" w:color="auto"/>
            <w:bottom w:val="none" w:sz="0" w:space="0" w:color="auto"/>
            <w:right w:val="none" w:sz="0" w:space="0" w:color="auto"/>
          </w:divBdr>
        </w:div>
        <w:div w:id="98566158">
          <w:marLeft w:val="640"/>
          <w:marRight w:val="0"/>
          <w:marTop w:val="0"/>
          <w:marBottom w:val="0"/>
          <w:divBdr>
            <w:top w:val="none" w:sz="0" w:space="0" w:color="auto"/>
            <w:left w:val="none" w:sz="0" w:space="0" w:color="auto"/>
            <w:bottom w:val="none" w:sz="0" w:space="0" w:color="auto"/>
            <w:right w:val="none" w:sz="0" w:space="0" w:color="auto"/>
          </w:divBdr>
        </w:div>
        <w:div w:id="380322193">
          <w:marLeft w:val="640"/>
          <w:marRight w:val="0"/>
          <w:marTop w:val="0"/>
          <w:marBottom w:val="0"/>
          <w:divBdr>
            <w:top w:val="none" w:sz="0" w:space="0" w:color="auto"/>
            <w:left w:val="none" w:sz="0" w:space="0" w:color="auto"/>
            <w:bottom w:val="none" w:sz="0" w:space="0" w:color="auto"/>
            <w:right w:val="none" w:sz="0" w:space="0" w:color="auto"/>
          </w:divBdr>
        </w:div>
        <w:div w:id="2017271628">
          <w:marLeft w:val="640"/>
          <w:marRight w:val="0"/>
          <w:marTop w:val="0"/>
          <w:marBottom w:val="0"/>
          <w:divBdr>
            <w:top w:val="none" w:sz="0" w:space="0" w:color="auto"/>
            <w:left w:val="none" w:sz="0" w:space="0" w:color="auto"/>
            <w:bottom w:val="none" w:sz="0" w:space="0" w:color="auto"/>
            <w:right w:val="none" w:sz="0" w:space="0" w:color="auto"/>
          </w:divBdr>
        </w:div>
        <w:div w:id="914247304">
          <w:marLeft w:val="640"/>
          <w:marRight w:val="0"/>
          <w:marTop w:val="0"/>
          <w:marBottom w:val="0"/>
          <w:divBdr>
            <w:top w:val="none" w:sz="0" w:space="0" w:color="auto"/>
            <w:left w:val="none" w:sz="0" w:space="0" w:color="auto"/>
            <w:bottom w:val="none" w:sz="0" w:space="0" w:color="auto"/>
            <w:right w:val="none" w:sz="0" w:space="0" w:color="auto"/>
          </w:divBdr>
        </w:div>
        <w:div w:id="1484468329">
          <w:marLeft w:val="640"/>
          <w:marRight w:val="0"/>
          <w:marTop w:val="0"/>
          <w:marBottom w:val="0"/>
          <w:divBdr>
            <w:top w:val="none" w:sz="0" w:space="0" w:color="auto"/>
            <w:left w:val="none" w:sz="0" w:space="0" w:color="auto"/>
            <w:bottom w:val="none" w:sz="0" w:space="0" w:color="auto"/>
            <w:right w:val="none" w:sz="0" w:space="0" w:color="auto"/>
          </w:divBdr>
        </w:div>
        <w:div w:id="1212500707">
          <w:marLeft w:val="640"/>
          <w:marRight w:val="0"/>
          <w:marTop w:val="0"/>
          <w:marBottom w:val="0"/>
          <w:divBdr>
            <w:top w:val="none" w:sz="0" w:space="0" w:color="auto"/>
            <w:left w:val="none" w:sz="0" w:space="0" w:color="auto"/>
            <w:bottom w:val="none" w:sz="0" w:space="0" w:color="auto"/>
            <w:right w:val="none" w:sz="0" w:space="0" w:color="auto"/>
          </w:divBdr>
        </w:div>
        <w:div w:id="360017002">
          <w:marLeft w:val="640"/>
          <w:marRight w:val="0"/>
          <w:marTop w:val="0"/>
          <w:marBottom w:val="0"/>
          <w:divBdr>
            <w:top w:val="none" w:sz="0" w:space="0" w:color="auto"/>
            <w:left w:val="none" w:sz="0" w:space="0" w:color="auto"/>
            <w:bottom w:val="none" w:sz="0" w:space="0" w:color="auto"/>
            <w:right w:val="none" w:sz="0" w:space="0" w:color="auto"/>
          </w:divBdr>
        </w:div>
        <w:div w:id="1038696789">
          <w:marLeft w:val="640"/>
          <w:marRight w:val="0"/>
          <w:marTop w:val="0"/>
          <w:marBottom w:val="0"/>
          <w:divBdr>
            <w:top w:val="none" w:sz="0" w:space="0" w:color="auto"/>
            <w:left w:val="none" w:sz="0" w:space="0" w:color="auto"/>
            <w:bottom w:val="none" w:sz="0" w:space="0" w:color="auto"/>
            <w:right w:val="none" w:sz="0" w:space="0" w:color="auto"/>
          </w:divBdr>
        </w:div>
        <w:div w:id="2132817653">
          <w:marLeft w:val="640"/>
          <w:marRight w:val="0"/>
          <w:marTop w:val="0"/>
          <w:marBottom w:val="0"/>
          <w:divBdr>
            <w:top w:val="none" w:sz="0" w:space="0" w:color="auto"/>
            <w:left w:val="none" w:sz="0" w:space="0" w:color="auto"/>
            <w:bottom w:val="none" w:sz="0" w:space="0" w:color="auto"/>
            <w:right w:val="none" w:sz="0" w:space="0" w:color="auto"/>
          </w:divBdr>
        </w:div>
        <w:div w:id="1946109605">
          <w:marLeft w:val="640"/>
          <w:marRight w:val="0"/>
          <w:marTop w:val="0"/>
          <w:marBottom w:val="0"/>
          <w:divBdr>
            <w:top w:val="none" w:sz="0" w:space="0" w:color="auto"/>
            <w:left w:val="none" w:sz="0" w:space="0" w:color="auto"/>
            <w:bottom w:val="none" w:sz="0" w:space="0" w:color="auto"/>
            <w:right w:val="none" w:sz="0" w:space="0" w:color="auto"/>
          </w:divBdr>
        </w:div>
        <w:div w:id="1134176155">
          <w:marLeft w:val="640"/>
          <w:marRight w:val="0"/>
          <w:marTop w:val="0"/>
          <w:marBottom w:val="0"/>
          <w:divBdr>
            <w:top w:val="none" w:sz="0" w:space="0" w:color="auto"/>
            <w:left w:val="none" w:sz="0" w:space="0" w:color="auto"/>
            <w:bottom w:val="none" w:sz="0" w:space="0" w:color="auto"/>
            <w:right w:val="none" w:sz="0" w:space="0" w:color="auto"/>
          </w:divBdr>
        </w:div>
        <w:div w:id="1732268838">
          <w:marLeft w:val="640"/>
          <w:marRight w:val="0"/>
          <w:marTop w:val="0"/>
          <w:marBottom w:val="0"/>
          <w:divBdr>
            <w:top w:val="none" w:sz="0" w:space="0" w:color="auto"/>
            <w:left w:val="none" w:sz="0" w:space="0" w:color="auto"/>
            <w:bottom w:val="none" w:sz="0" w:space="0" w:color="auto"/>
            <w:right w:val="none" w:sz="0" w:space="0" w:color="auto"/>
          </w:divBdr>
        </w:div>
      </w:divsChild>
    </w:div>
    <w:div w:id="2036222727">
      <w:bodyDiv w:val="1"/>
      <w:marLeft w:val="0"/>
      <w:marRight w:val="0"/>
      <w:marTop w:val="0"/>
      <w:marBottom w:val="0"/>
      <w:divBdr>
        <w:top w:val="none" w:sz="0" w:space="0" w:color="auto"/>
        <w:left w:val="none" w:sz="0" w:space="0" w:color="auto"/>
        <w:bottom w:val="none" w:sz="0" w:space="0" w:color="auto"/>
        <w:right w:val="none" w:sz="0" w:space="0" w:color="auto"/>
      </w:divBdr>
      <w:divsChild>
        <w:div w:id="1644306592">
          <w:marLeft w:val="640"/>
          <w:marRight w:val="0"/>
          <w:marTop w:val="0"/>
          <w:marBottom w:val="0"/>
          <w:divBdr>
            <w:top w:val="none" w:sz="0" w:space="0" w:color="auto"/>
            <w:left w:val="none" w:sz="0" w:space="0" w:color="auto"/>
            <w:bottom w:val="none" w:sz="0" w:space="0" w:color="auto"/>
            <w:right w:val="none" w:sz="0" w:space="0" w:color="auto"/>
          </w:divBdr>
        </w:div>
        <w:div w:id="468942104">
          <w:marLeft w:val="640"/>
          <w:marRight w:val="0"/>
          <w:marTop w:val="0"/>
          <w:marBottom w:val="0"/>
          <w:divBdr>
            <w:top w:val="none" w:sz="0" w:space="0" w:color="auto"/>
            <w:left w:val="none" w:sz="0" w:space="0" w:color="auto"/>
            <w:bottom w:val="none" w:sz="0" w:space="0" w:color="auto"/>
            <w:right w:val="none" w:sz="0" w:space="0" w:color="auto"/>
          </w:divBdr>
        </w:div>
        <w:div w:id="728188157">
          <w:marLeft w:val="640"/>
          <w:marRight w:val="0"/>
          <w:marTop w:val="0"/>
          <w:marBottom w:val="0"/>
          <w:divBdr>
            <w:top w:val="none" w:sz="0" w:space="0" w:color="auto"/>
            <w:left w:val="none" w:sz="0" w:space="0" w:color="auto"/>
            <w:bottom w:val="none" w:sz="0" w:space="0" w:color="auto"/>
            <w:right w:val="none" w:sz="0" w:space="0" w:color="auto"/>
          </w:divBdr>
        </w:div>
        <w:div w:id="744106133">
          <w:marLeft w:val="640"/>
          <w:marRight w:val="0"/>
          <w:marTop w:val="0"/>
          <w:marBottom w:val="0"/>
          <w:divBdr>
            <w:top w:val="none" w:sz="0" w:space="0" w:color="auto"/>
            <w:left w:val="none" w:sz="0" w:space="0" w:color="auto"/>
            <w:bottom w:val="none" w:sz="0" w:space="0" w:color="auto"/>
            <w:right w:val="none" w:sz="0" w:space="0" w:color="auto"/>
          </w:divBdr>
        </w:div>
        <w:div w:id="1879315338">
          <w:marLeft w:val="640"/>
          <w:marRight w:val="0"/>
          <w:marTop w:val="0"/>
          <w:marBottom w:val="0"/>
          <w:divBdr>
            <w:top w:val="none" w:sz="0" w:space="0" w:color="auto"/>
            <w:left w:val="none" w:sz="0" w:space="0" w:color="auto"/>
            <w:bottom w:val="none" w:sz="0" w:space="0" w:color="auto"/>
            <w:right w:val="none" w:sz="0" w:space="0" w:color="auto"/>
          </w:divBdr>
        </w:div>
        <w:div w:id="388263800">
          <w:marLeft w:val="640"/>
          <w:marRight w:val="0"/>
          <w:marTop w:val="0"/>
          <w:marBottom w:val="0"/>
          <w:divBdr>
            <w:top w:val="none" w:sz="0" w:space="0" w:color="auto"/>
            <w:left w:val="none" w:sz="0" w:space="0" w:color="auto"/>
            <w:bottom w:val="none" w:sz="0" w:space="0" w:color="auto"/>
            <w:right w:val="none" w:sz="0" w:space="0" w:color="auto"/>
          </w:divBdr>
        </w:div>
        <w:div w:id="1806964094">
          <w:marLeft w:val="640"/>
          <w:marRight w:val="0"/>
          <w:marTop w:val="0"/>
          <w:marBottom w:val="0"/>
          <w:divBdr>
            <w:top w:val="none" w:sz="0" w:space="0" w:color="auto"/>
            <w:left w:val="none" w:sz="0" w:space="0" w:color="auto"/>
            <w:bottom w:val="none" w:sz="0" w:space="0" w:color="auto"/>
            <w:right w:val="none" w:sz="0" w:space="0" w:color="auto"/>
          </w:divBdr>
        </w:div>
        <w:div w:id="5911075">
          <w:marLeft w:val="640"/>
          <w:marRight w:val="0"/>
          <w:marTop w:val="0"/>
          <w:marBottom w:val="0"/>
          <w:divBdr>
            <w:top w:val="none" w:sz="0" w:space="0" w:color="auto"/>
            <w:left w:val="none" w:sz="0" w:space="0" w:color="auto"/>
            <w:bottom w:val="none" w:sz="0" w:space="0" w:color="auto"/>
            <w:right w:val="none" w:sz="0" w:space="0" w:color="auto"/>
          </w:divBdr>
        </w:div>
        <w:div w:id="2088455919">
          <w:marLeft w:val="640"/>
          <w:marRight w:val="0"/>
          <w:marTop w:val="0"/>
          <w:marBottom w:val="0"/>
          <w:divBdr>
            <w:top w:val="none" w:sz="0" w:space="0" w:color="auto"/>
            <w:left w:val="none" w:sz="0" w:space="0" w:color="auto"/>
            <w:bottom w:val="none" w:sz="0" w:space="0" w:color="auto"/>
            <w:right w:val="none" w:sz="0" w:space="0" w:color="auto"/>
          </w:divBdr>
        </w:div>
        <w:div w:id="1476409642">
          <w:marLeft w:val="640"/>
          <w:marRight w:val="0"/>
          <w:marTop w:val="0"/>
          <w:marBottom w:val="0"/>
          <w:divBdr>
            <w:top w:val="none" w:sz="0" w:space="0" w:color="auto"/>
            <w:left w:val="none" w:sz="0" w:space="0" w:color="auto"/>
            <w:bottom w:val="none" w:sz="0" w:space="0" w:color="auto"/>
            <w:right w:val="none" w:sz="0" w:space="0" w:color="auto"/>
          </w:divBdr>
        </w:div>
        <w:div w:id="368459151">
          <w:marLeft w:val="640"/>
          <w:marRight w:val="0"/>
          <w:marTop w:val="0"/>
          <w:marBottom w:val="0"/>
          <w:divBdr>
            <w:top w:val="none" w:sz="0" w:space="0" w:color="auto"/>
            <w:left w:val="none" w:sz="0" w:space="0" w:color="auto"/>
            <w:bottom w:val="none" w:sz="0" w:space="0" w:color="auto"/>
            <w:right w:val="none" w:sz="0" w:space="0" w:color="auto"/>
          </w:divBdr>
        </w:div>
        <w:div w:id="597177643">
          <w:marLeft w:val="640"/>
          <w:marRight w:val="0"/>
          <w:marTop w:val="0"/>
          <w:marBottom w:val="0"/>
          <w:divBdr>
            <w:top w:val="none" w:sz="0" w:space="0" w:color="auto"/>
            <w:left w:val="none" w:sz="0" w:space="0" w:color="auto"/>
            <w:bottom w:val="none" w:sz="0" w:space="0" w:color="auto"/>
            <w:right w:val="none" w:sz="0" w:space="0" w:color="auto"/>
          </w:divBdr>
        </w:div>
        <w:div w:id="1514416240">
          <w:marLeft w:val="640"/>
          <w:marRight w:val="0"/>
          <w:marTop w:val="0"/>
          <w:marBottom w:val="0"/>
          <w:divBdr>
            <w:top w:val="none" w:sz="0" w:space="0" w:color="auto"/>
            <w:left w:val="none" w:sz="0" w:space="0" w:color="auto"/>
            <w:bottom w:val="none" w:sz="0" w:space="0" w:color="auto"/>
            <w:right w:val="none" w:sz="0" w:space="0" w:color="auto"/>
          </w:divBdr>
        </w:div>
        <w:div w:id="1378696641">
          <w:marLeft w:val="640"/>
          <w:marRight w:val="0"/>
          <w:marTop w:val="0"/>
          <w:marBottom w:val="0"/>
          <w:divBdr>
            <w:top w:val="none" w:sz="0" w:space="0" w:color="auto"/>
            <w:left w:val="none" w:sz="0" w:space="0" w:color="auto"/>
            <w:bottom w:val="none" w:sz="0" w:space="0" w:color="auto"/>
            <w:right w:val="none" w:sz="0" w:space="0" w:color="auto"/>
          </w:divBdr>
        </w:div>
        <w:div w:id="1027103889">
          <w:marLeft w:val="640"/>
          <w:marRight w:val="0"/>
          <w:marTop w:val="0"/>
          <w:marBottom w:val="0"/>
          <w:divBdr>
            <w:top w:val="none" w:sz="0" w:space="0" w:color="auto"/>
            <w:left w:val="none" w:sz="0" w:space="0" w:color="auto"/>
            <w:bottom w:val="none" w:sz="0" w:space="0" w:color="auto"/>
            <w:right w:val="none" w:sz="0" w:space="0" w:color="auto"/>
          </w:divBdr>
        </w:div>
        <w:div w:id="934901586">
          <w:marLeft w:val="640"/>
          <w:marRight w:val="0"/>
          <w:marTop w:val="0"/>
          <w:marBottom w:val="0"/>
          <w:divBdr>
            <w:top w:val="none" w:sz="0" w:space="0" w:color="auto"/>
            <w:left w:val="none" w:sz="0" w:space="0" w:color="auto"/>
            <w:bottom w:val="none" w:sz="0" w:space="0" w:color="auto"/>
            <w:right w:val="none" w:sz="0" w:space="0" w:color="auto"/>
          </w:divBdr>
        </w:div>
        <w:div w:id="910236163">
          <w:marLeft w:val="640"/>
          <w:marRight w:val="0"/>
          <w:marTop w:val="0"/>
          <w:marBottom w:val="0"/>
          <w:divBdr>
            <w:top w:val="none" w:sz="0" w:space="0" w:color="auto"/>
            <w:left w:val="none" w:sz="0" w:space="0" w:color="auto"/>
            <w:bottom w:val="none" w:sz="0" w:space="0" w:color="auto"/>
            <w:right w:val="none" w:sz="0" w:space="0" w:color="auto"/>
          </w:divBdr>
        </w:div>
        <w:div w:id="1835534860">
          <w:marLeft w:val="640"/>
          <w:marRight w:val="0"/>
          <w:marTop w:val="0"/>
          <w:marBottom w:val="0"/>
          <w:divBdr>
            <w:top w:val="none" w:sz="0" w:space="0" w:color="auto"/>
            <w:left w:val="none" w:sz="0" w:space="0" w:color="auto"/>
            <w:bottom w:val="none" w:sz="0" w:space="0" w:color="auto"/>
            <w:right w:val="none" w:sz="0" w:space="0" w:color="auto"/>
          </w:divBdr>
        </w:div>
        <w:div w:id="140078459">
          <w:marLeft w:val="640"/>
          <w:marRight w:val="0"/>
          <w:marTop w:val="0"/>
          <w:marBottom w:val="0"/>
          <w:divBdr>
            <w:top w:val="none" w:sz="0" w:space="0" w:color="auto"/>
            <w:left w:val="none" w:sz="0" w:space="0" w:color="auto"/>
            <w:bottom w:val="none" w:sz="0" w:space="0" w:color="auto"/>
            <w:right w:val="none" w:sz="0" w:space="0" w:color="auto"/>
          </w:divBdr>
        </w:div>
        <w:div w:id="698163524">
          <w:marLeft w:val="640"/>
          <w:marRight w:val="0"/>
          <w:marTop w:val="0"/>
          <w:marBottom w:val="0"/>
          <w:divBdr>
            <w:top w:val="none" w:sz="0" w:space="0" w:color="auto"/>
            <w:left w:val="none" w:sz="0" w:space="0" w:color="auto"/>
            <w:bottom w:val="none" w:sz="0" w:space="0" w:color="auto"/>
            <w:right w:val="none" w:sz="0" w:space="0" w:color="auto"/>
          </w:divBdr>
        </w:div>
        <w:div w:id="1032415353">
          <w:marLeft w:val="640"/>
          <w:marRight w:val="0"/>
          <w:marTop w:val="0"/>
          <w:marBottom w:val="0"/>
          <w:divBdr>
            <w:top w:val="none" w:sz="0" w:space="0" w:color="auto"/>
            <w:left w:val="none" w:sz="0" w:space="0" w:color="auto"/>
            <w:bottom w:val="none" w:sz="0" w:space="0" w:color="auto"/>
            <w:right w:val="none" w:sz="0" w:space="0" w:color="auto"/>
          </w:divBdr>
        </w:div>
        <w:div w:id="249587846">
          <w:marLeft w:val="640"/>
          <w:marRight w:val="0"/>
          <w:marTop w:val="0"/>
          <w:marBottom w:val="0"/>
          <w:divBdr>
            <w:top w:val="none" w:sz="0" w:space="0" w:color="auto"/>
            <w:left w:val="none" w:sz="0" w:space="0" w:color="auto"/>
            <w:bottom w:val="none" w:sz="0" w:space="0" w:color="auto"/>
            <w:right w:val="none" w:sz="0" w:space="0" w:color="auto"/>
          </w:divBdr>
        </w:div>
        <w:div w:id="285741485">
          <w:marLeft w:val="640"/>
          <w:marRight w:val="0"/>
          <w:marTop w:val="0"/>
          <w:marBottom w:val="0"/>
          <w:divBdr>
            <w:top w:val="none" w:sz="0" w:space="0" w:color="auto"/>
            <w:left w:val="none" w:sz="0" w:space="0" w:color="auto"/>
            <w:bottom w:val="none" w:sz="0" w:space="0" w:color="auto"/>
            <w:right w:val="none" w:sz="0" w:space="0" w:color="auto"/>
          </w:divBdr>
        </w:div>
        <w:div w:id="690574586">
          <w:marLeft w:val="640"/>
          <w:marRight w:val="0"/>
          <w:marTop w:val="0"/>
          <w:marBottom w:val="0"/>
          <w:divBdr>
            <w:top w:val="none" w:sz="0" w:space="0" w:color="auto"/>
            <w:left w:val="none" w:sz="0" w:space="0" w:color="auto"/>
            <w:bottom w:val="none" w:sz="0" w:space="0" w:color="auto"/>
            <w:right w:val="none" w:sz="0" w:space="0" w:color="auto"/>
          </w:divBdr>
        </w:div>
        <w:div w:id="491024202">
          <w:marLeft w:val="640"/>
          <w:marRight w:val="0"/>
          <w:marTop w:val="0"/>
          <w:marBottom w:val="0"/>
          <w:divBdr>
            <w:top w:val="none" w:sz="0" w:space="0" w:color="auto"/>
            <w:left w:val="none" w:sz="0" w:space="0" w:color="auto"/>
            <w:bottom w:val="none" w:sz="0" w:space="0" w:color="auto"/>
            <w:right w:val="none" w:sz="0" w:space="0" w:color="auto"/>
          </w:divBdr>
        </w:div>
        <w:div w:id="73019468">
          <w:marLeft w:val="640"/>
          <w:marRight w:val="0"/>
          <w:marTop w:val="0"/>
          <w:marBottom w:val="0"/>
          <w:divBdr>
            <w:top w:val="none" w:sz="0" w:space="0" w:color="auto"/>
            <w:left w:val="none" w:sz="0" w:space="0" w:color="auto"/>
            <w:bottom w:val="none" w:sz="0" w:space="0" w:color="auto"/>
            <w:right w:val="none" w:sz="0" w:space="0" w:color="auto"/>
          </w:divBdr>
        </w:div>
        <w:div w:id="1706755784">
          <w:marLeft w:val="640"/>
          <w:marRight w:val="0"/>
          <w:marTop w:val="0"/>
          <w:marBottom w:val="0"/>
          <w:divBdr>
            <w:top w:val="none" w:sz="0" w:space="0" w:color="auto"/>
            <w:left w:val="none" w:sz="0" w:space="0" w:color="auto"/>
            <w:bottom w:val="none" w:sz="0" w:space="0" w:color="auto"/>
            <w:right w:val="none" w:sz="0" w:space="0" w:color="auto"/>
          </w:divBdr>
        </w:div>
        <w:div w:id="1094478059">
          <w:marLeft w:val="640"/>
          <w:marRight w:val="0"/>
          <w:marTop w:val="0"/>
          <w:marBottom w:val="0"/>
          <w:divBdr>
            <w:top w:val="none" w:sz="0" w:space="0" w:color="auto"/>
            <w:left w:val="none" w:sz="0" w:space="0" w:color="auto"/>
            <w:bottom w:val="none" w:sz="0" w:space="0" w:color="auto"/>
            <w:right w:val="none" w:sz="0" w:space="0" w:color="auto"/>
          </w:divBdr>
        </w:div>
        <w:div w:id="466168617">
          <w:marLeft w:val="640"/>
          <w:marRight w:val="0"/>
          <w:marTop w:val="0"/>
          <w:marBottom w:val="0"/>
          <w:divBdr>
            <w:top w:val="none" w:sz="0" w:space="0" w:color="auto"/>
            <w:left w:val="none" w:sz="0" w:space="0" w:color="auto"/>
            <w:bottom w:val="none" w:sz="0" w:space="0" w:color="auto"/>
            <w:right w:val="none" w:sz="0" w:space="0" w:color="auto"/>
          </w:divBdr>
        </w:div>
        <w:div w:id="1806385576">
          <w:marLeft w:val="640"/>
          <w:marRight w:val="0"/>
          <w:marTop w:val="0"/>
          <w:marBottom w:val="0"/>
          <w:divBdr>
            <w:top w:val="none" w:sz="0" w:space="0" w:color="auto"/>
            <w:left w:val="none" w:sz="0" w:space="0" w:color="auto"/>
            <w:bottom w:val="none" w:sz="0" w:space="0" w:color="auto"/>
            <w:right w:val="none" w:sz="0" w:space="0" w:color="auto"/>
          </w:divBdr>
        </w:div>
        <w:div w:id="1467164216">
          <w:marLeft w:val="640"/>
          <w:marRight w:val="0"/>
          <w:marTop w:val="0"/>
          <w:marBottom w:val="0"/>
          <w:divBdr>
            <w:top w:val="none" w:sz="0" w:space="0" w:color="auto"/>
            <w:left w:val="none" w:sz="0" w:space="0" w:color="auto"/>
            <w:bottom w:val="none" w:sz="0" w:space="0" w:color="auto"/>
            <w:right w:val="none" w:sz="0" w:space="0" w:color="auto"/>
          </w:divBdr>
        </w:div>
        <w:div w:id="1285192181">
          <w:marLeft w:val="640"/>
          <w:marRight w:val="0"/>
          <w:marTop w:val="0"/>
          <w:marBottom w:val="0"/>
          <w:divBdr>
            <w:top w:val="none" w:sz="0" w:space="0" w:color="auto"/>
            <w:left w:val="none" w:sz="0" w:space="0" w:color="auto"/>
            <w:bottom w:val="none" w:sz="0" w:space="0" w:color="auto"/>
            <w:right w:val="none" w:sz="0" w:space="0" w:color="auto"/>
          </w:divBdr>
        </w:div>
        <w:div w:id="1595625430">
          <w:marLeft w:val="640"/>
          <w:marRight w:val="0"/>
          <w:marTop w:val="0"/>
          <w:marBottom w:val="0"/>
          <w:divBdr>
            <w:top w:val="none" w:sz="0" w:space="0" w:color="auto"/>
            <w:left w:val="none" w:sz="0" w:space="0" w:color="auto"/>
            <w:bottom w:val="none" w:sz="0" w:space="0" w:color="auto"/>
            <w:right w:val="none" w:sz="0" w:space="0" w:color="auto"/>
          </w:divBdr>
        </w:div>
        <w:div w:id="1897549567">
          <w:marLeft w:val="640"/>
          <w:marRight w:val="0"/>
          <w:marTop w:val="0"/>
          <w:marBottom w:val="0"/>
          <w:divBdr>
            <w:top w:val="none" w:sz="0" w:space="0" w:color="auto"/>
            <w:left w:val="none" w:sz="0" w:space="0" w:color="auto"/>
            <w:bottom w:val="none" w:sz="0" w:space="0" w:color="auto"/>
            <w:right w:val="none" w:sz="0" w:space="0" w:color="auto"/>
          </w:divBdr>
        </w:div>
        <w:div w:id="926888949">
          <w:marLeft w:val="640"/>
          <w:marRight w:val="0"/>
          <w:marTop w:val="0"/>
          <w:marBottom w:val="0"/>
          <w:divBdr>
            <w:top w:val="none" w:sz="0" w:space="0" w:color="auto"/>
            <w:left w:val="none" w:sz="0" w:space="0" w:color="auto"/>
            <w:bottom w:val="none" w:sz="0" w:space="0" w:color="auto"/>
            <w:right w:val="none" w:sz="0" w:space="0" w:color="auto"/>
          </w:divBdr>
        </w:div>
        <w:div w:id="1621492644">
          <w:marLeft w:val="640"/>
          <w:marRight w:val="0"/>
          <w:marTop w:val="0"/>
          <w:marBottom w:val="0"/>
          <w:divBdr>
            <w:top w:val="none" w:sz="0" w:space="0" w:color="auto"/>
            <w:left w:val="none" w:sz="0" w:space="0" w:color="auto"/>
            <w:bottom w:val="none" w:sz="0" w:space="0" w:color="auto"/>
            <w:right w:val="none" w:sz="0" w:space="0" w:color="auto"/>
          </w:divBdr>
        </w:div>
        <w:div w:id="824203496">
          <w:marLeft w:val="640"/>
          <w:marRight w:val="0"/>
          <w:marTop w:val="0"/>
          <w:marBottom w:val="0"/>
          <w:divBdr>
            <w:top w:val="none" w:sz="0" w:space="0" w:color="auto"/>
            <w:left w:val="none" w:sz="0" w:space="0" w:color="auto"/>
            <w:bottom w:val="none" w:sz="0" w:space="0" w:color="auto"/>
            <w:right w:val="none" w:sz="0" w:space="0" w:color="auto"/>
          </w:divBdr>
        </w:div>
        <w:div w:id="1746495004">
          <w:marLeft w:val="640"/>
          <w:marRight w:val="0"/>
          <w:marTop w:val="0"/>
          <w:marBottom w:val="0"/>
          <w:divBdr>
            <w:top w:val="none" w:sz="0" w:space="0" w:color="auto"/>
            <w:left w:val="none" w:sz="0" w:space="0" w:color="auto"/>
            <w:bottom w:val="none" w:sz="0" w:space="0" w:color="auto"/>
            <w:right w:val="none" w:sz="0" w:space="0" w:color="auto"/>
          </w:divBdr>
        </w:div>
        <w:div w:id="1583635716">
          <w:marLeft w:val="640"/>
          <w:marRight w:val="0"/>
          <w:marTop w:val="0"/>
          <w:marBottom w:val="0"/>
          <w:divBdr>
            <w:top w:val="none" w:sz="0" w:space="0" w:color="auto"/>
            <w:left w:val="none" w:sz="0" w:space="0" w:color="auto"/>
            <w:bottom w:val="none" w:sz="0" w:space="0" w:color="auto"/>
            <w:right w:val="none" w:sz="0" w:space="0" w:color="auto"/>
          </w:divBdr>
        </w:div>
        <w:div w:id="381098338">
          <w:marLeft w:val="640"/>
          <w:marRight w:val="0"/>
          <w:marTop w:val="0"/>
          <w:marBottom w:val="0"/>
          <w:divBdr>
            <w:top w:val="none" w:sz="0" w:space="0" w:color="auto"/>
            <w:left w:val="none" w:sz="0" w:space="0" w:color="auto"/>
            <w:bottom w:val="none" w:sz="0" w:space="0" w:color="auto"/>
            <w:right w:val="none" w:sz="0" w:space="0" w:color="auto"/>
          </w:divBdr>
        </w:div>
        <w:div w:id="1698657697">
          <w:marLeft w:val="640"/>
          <w:marRight w:val="0"/>
          <w:marTop w:val="0"/>
          <w:marBottom w:val="0"/>
          <w:divBdr>
            <w:top w:val="none" w:sz="0" w:space="0" w:color="auto"/>
            <w:left w:val="none" w:sz="0" w:space="0" w:color="auto"/>
            <w:bottom w:val="none" w:sz="0" w:space="0" w:color="auto"/>
            <w:right w:val="none" w:sz="0" w:space="0" w:color="auto"/>
          </w:divBdr>
        </w:div>
        <w:div w:id="1135952766">
          <w:marLeft w:val="640"/>
          <w:marRight w:val="0"/>
          <w:marTop w:val="0"/>
          <w:marBottom w:val="0"/>
          <w:divBdr>
            <w:top w:val="none" w:sz="0" w:space="0" w:color="auto"/>
            <w:left w:val="none" w:sz="0" w:space="0" w:color="auto"/>
            <w:bottom w:val="none" w:sz="0" w:space="0" w:color="auto"/>
            <w:right w:val="none" w:sz="0" w:space="0" w:color="auto"/>
          </w:divBdr>
        </w:div>
        <w:div w:id="1197936497">
          <w:marLeft w:val="640"/>
          <w:marRight w:val="0"/>
          <w:marTop w:val="0"/>
          <w:marBottom w:val="0"/>
          <w:divBdr>
            <w:top w:val="none" w:sz="0" w:space="0" w:color="auto"/>
            <w:left w:val="none" w:sz="0" w:space="0" w:color="auto"/>
            <w:bottom w:val="none" w:sz="0" w:space="0" w:color="auto"/>
            <w:right w:val="none" w:sz="0" w:space="0" w:color="auto"/>
          </w:divBdr>
        </w:div>
        <w:div w:id="1644964602">
          <w:marLeft w:val="640"/>
          <w:marRight w:val="0"/>
          <w:marTop w:val="0"/>
          <w:marBottom w:val="0"/>
          <w:divBdr>
            <w:top w:val="none" w:sz="0" w:space="0" w:color="auto"/>
            <w:left w:val="none" w:sz="0" w:space="0" w:color="auto"/>
            <w:bottom w:val="none" w:sz="0" w:space="0" w:color="auto"/>
            <w:right w:val="none" w:sz="0" w:space="0" w:color="auto"/>
          </w:divBdr>
        </w:div>
        <w:div w:id="996108555">
          <w:marLeft w:val="640"/>
          <w:marRight w:val="0"/>
          <w:marTop w:val="0"/>
          <w:marBottom w:val="0"/>
          <w:divBdr>
            <w:top w:val="none" w:sz="0" w:space="0" w:color="auto"/>
            <w:left w:val="none" w:sz="0" w:space="0" w:color="auto"/>
            <w:bottom w:val="none" w:sz="0" w:space="0" w:color="auto"/>
            <w:right w:val="none" w:sz="0" w:space="0" w:color="auto"/>
          </w:divBdr>
        </w:div>
        <w:div w:id="2116900284">
          <w:marLeft w:val="640"/>
          <w:marRight w:val="0"/>
          <w:marTop w:val="0"/>
          <w:marBottom w:val="0"/>
          <w:divBdr>
            <w:top w:val="none" w:sz="0" w:space="0" w:color="auto"/>
            <w:left w:val="none" w:sz="0" w:space="0" w:color="auto"/>
            <w:bottom w:val="none" w:sz="0" w:space="0" w:color="auto"/>
            <w:right w:val="none" w:sz="0" w:space="0" w:color="auto"/>
          </w:divBdr>
        </w:div>
        <w:div w:id="1043793591">
          <w:marLeft w:val="640"/>
          <w:marRight w:val="0"/>
          <w:marTop w:val="0"/>
          <w:marBottom w:val="0"/>
          <w:divBdr>
            <w:top w:val="none" w:sz="0" w:space="0" w:color="auto"/>
            <w:left w:val="none" w:sz="0" w:space="0" w:color="auto"/>
            <w:bottom w:val="none" w:sz="0" w:space="0" w:color="auto"/>
            <w:right w:val="none" w:sz="0" w:space="0" w:color="auto"/>
          </w:divBdr>
        </w:div>
        <w:div w:id="386955153">
          <w:marLeft w:val="640"/>
          <w:marRight w:val="0"/>
          <w:marTop w:val="0"/>
          <w:marBottom w:val="0"/>
          <w:divBdr>
            <w:top w:val="none" w:sz="0" w:space="0" w:color="auto"/>
            <w:left w:val="none" w:sz="0" w:space="0" w:color="auto"/>
            <w:bottom w:val="none" w:sz="0" w:space="0" w:color="auto"/>
            <w:right w:val="none" w:sz="0" w:space="0" w:color="auto"/>
          </w:divBdr>
        </w:div>
        <w:div w:id="525101782">
          <w:marLeft w:val="640"/>
          <w:marRight w:val="0"/>
          <w:marTop w:val="0"/>
          <w:marBottom w:val="0"/>
          <w:divBdr>
            <w:top w:val="none" w:sz="0" w:space="0" w:color="auto"/>
            <w:left w:val="none" w:sz="0" w:space="0" w:color="auto"/>
            <w:bottom w:val="none" w:sz="0" w:space="0" w:color="auto"/>
            <w:right w:val="none" w:sz="0" w:space="0" w:color="auto"/>
          </w:divBdr>
        </w:div>
        <w:div w:id="1298606735">
          <w:marLeft w:val="640"/>
          <w:marRight w:val="0"/>
          <w:marTop w:val="0"/>
          <w:marBottom w:val="0"/>
          <w:divBdr>
            <w:top w:val="none" w:sz="0" w:space="0" w:color="auto"/>
            <w:left w:val="none" w:sz="0" w:space="0" w:color="auto"/>
            <w:bottom w:val="none" w:sz="0" w:space="0" w:color="auto"/>
            <w:right w:val="none" w:sz="0" w:space="0" w:color="auto"/>
          </w:divBdr>
        </w:div>
        <w:div w:id="1310019041">
          <w:marLeft w:val="640"/>
          <w:marRight w:val="0"/>
          <w:marTop w:val="0"/>
          <w:marBottom w:val="0"/>
          <w:divBdr>
            <w:top w:val="none" w:sz="0" w:space="0" w:color="auto"/>
            <w:left w:val="none" w:sz="0" w:space="0" w:color="auto"/>
            <w:bottom w:val="none" w:sz="0" w:space="0" w:color="auto"/>
            <w:right w:val="none" w:sz="0" w:space="0" w:color="auto"/>
          </w:divBdr>
        </w:div>
        <w:div w:id="1235511830">
          <w:marLeft w:val="640"/>
          <w:marRight w:val="0"/>
          <w:marTop w:val="0"/>
          <w:marBottom w:val="0"/>
          <w:divBdr>
            <w:top w:val="none" w:sz="0" w:space="0" w:color="auto"/>
            <w:left w:val="none" w:sz="0" w:space="0" w:color="auto"/>
            <w:bottom w:val="none" w:sz="0" w:space="0" w:color="auto"/>
            <w:right w:val="none" w:sz="0" w:space="0" w:color="auto"/>
          </w:divBdr>
        </w:div>
        <w:div w:id="1656256929">
          <w:marLeft w:val="640"/>
          <w:marRight w:val="0"/>
          <w:marTop w:val="0"/>
          <w:marBottom w:val="0"/>
          <w:divBdr>
            <w:top w:val="none" w:sz="0" w:space="0" w:color="auto"/>
            <w:left w:val="none" w:sz="0" w:space="0" w:color="auto"/>
            <w:bottom w:val="none" w:sz="0" w:space="0" w:color="auto"/>
            <w:right w:val="none" w:sz="0" w:space="0" w:color="auto"/>
          </w:divBdr>
        </w:div>
        <w:div w:id="1384907969">
          <w:marLeft w:val="640"/>
          <w:marRight w:val="0"/>
          <w:marTop w:val="0"/>
          <w:marBottom w:val="0"/>
          <w:divBdr>
            <w:top w:val="none" w:sz="0" w:space="0" w:color="auto"/>
            <w:left w:val="none" w:sz="0" w:space="0" w:color="auto"/>
            <w:bottom w:val="none" w:sz="0" w:space="0" w:color="auto"/>
            <w:right w:val="none" w:sz="0" w:space="0" w:color="auto"/>
          </w:divBdr>
        </w:div>
        <w:div w:id="1625501139">
          <w:marLeft w:val="640"/>
          <w:marRight w:val="0"/>
          <w:marTop w:val="0"/>
          <w:marBottom w:val="0"/>
          <w:divBdr>
            <w:top w:val="none" w:sz="0" w:space="0" w:color="auto"/>
            <w:left w:val="none" w:sz="0" w:space="0" w:color="auto"/>
            <w:bottom w:val="none" w:sz="0" w:space="0" w:color="auto"/>
            <w:right w:val="none" w:sz="0" w:space="0" w:color="auto"/>
          </w:divBdr>
        </w:div>
        <w:div w:id="265430457">
          <w:marLeft w:val="640"/>
          <w:marRight w:val="0"/>
          <w:marTop w:val="0"/>
          <w:marBottom w:val="0"/>
          <w:divBdr>
            <w:top w:val="none" w:sz="0" w:space="0" w:color="auto"/>
            <w:left w:val="none" w:sz="0" w:space="0" w:color="auto"/>
            <w:bottom w:val="none" w:sz="0" w:space="0" w:color="auto"/>
            <w:right w:val="none" w:sz="0" w:space="0" w:color="auto"/>
          </w:divBdr>
        </w:div>
        <w:div w:id="750390398">
          <w:marLeft w:val="640"/>
          <w:marRight w:val="0"/>
          <w:marTop w:val="0"/>
          <w:marBottom w:val="0"/>
          <w:divBdr>
            <w:top w:val="none" w:sz="0" w:space="0" w:color="auto"/>
            <w:left w:val="none" w:sz="0" w:space="0" w:color="auto"/>
            <w:bottom w:val="none" w:sz="0" w:space="0" w:color="auto"/>
            <w:right w:val="none" w:sz="0" w:space="0" w:color="auto"/>
          </w:divBdr>
        </w:div>
        <w:div w:id="1493060088">
          <w:marLeft w:val="640"/>
          <w:marRight w:val="0"/>
          <w:marTop w:val="0"/>
          <w:marBottom w:val="0"/>
          <w:divBdr>
            <w:top w:val="none" w:sz="0" w:space="0" w:color="auto"/>
            <w:left w:val="none" w:sz="0" w:space="0" w:color="auto"/>
            <w:bottom w:val="none" w:sz="0" w:space="0" w:color="auto"/>
            <w:right w:val="none" w:sz="0" w:space="0" w:color="auto"/>
          </w:divBdr>
        </w:div>
        <w:div w:id="1585843294">
          <w:marLeft w:val="640"/>
          <w:marRight w:val="0"/>
          <w:marTop w:val="0"/>
          <w:marBottom w:val="0"/>
          <w:divBdr>
            <w:top w:val="none" w:sz="0" w:space="0" w:color="auto"/>
            <w:left w:val="none" w:sz="0" w:space="0" w:color="auto"/>
            <w:bottom w:val="none" w:sz="0" w:space="0" w:color="auto"/>
            <w:right w:val="none" w:sz="0" w:space="0" w:color="auto"/>
          </w:divBdr>
        </w:div>
        <w:div w:id="1894074359">
          <w:marLeft w:val="640"/>
          <w:marRight w:val="0"/>
          <w:marTop w:val="0"/>
          <w:marBottom w:val="0"/>
          <w:divBdr>
            <w:top w:val="none" w:sz="0" w:space="0" w:color="auto"/>
            <w:left w:val="none" w:sz="0" w:space="0" w:color="auto"/>
            <w:bottom w:val="none" w:sz="0" w:space="0" w:color="auto"/>
            <w:right w:val="none" w:sz="0" w:space="0" w:color="auto"/>
          </w:divBdr>
        </w:div>
        <w:div w:id="1506238409">
          <w:marLeft w:val="640"/>
          <w:marRight w:val="0"/>
          <w:marTop w:val="0"/>
          <w:marBottom w:val="0"/>
          <w:divBdr>
            <w:top w:val="none" w:sz="0" w:space="0" w:color="auto"/>
            <w:left w:val="none" w:sz="0" w:space="0" w:color="auto"/>
            <w:bottom w:val="none" w:sz="0" w:space="0" w:color="auto"/>
            <w:right w:val="none" w:sz="0" w:space="0" w:color="auto"/>
          </w:divBdr>
        </w:div>
        <w:div w:id="1469279283">
          <w:marLeft w:val="640"/>
          <w:marRight w:val="0"/>
          <w:marTop w:val="0"/>
          <w:marBottom w:val="0"/>
          <w:divBdr>
            <w:top w:val="none" w:sz="0" w:space="0" w:color="auto"/>
            <w:left w:val="none" w:sz="0" w:space="0" w:color="auto"/>
            <w:bottom w:val="none" w:sz="0" w:space="0" w:color="auto"/>
            <w:right w:val="none" w:sz="0" w:space="0" w:color="auto"/>
          </w:divBdr>
        </w:div>
        <w:div w:id="171336153">
          <w:marLeft w:val="640"/>
          <w:marRight w:val="0"/>
          <w:marTop w:val="0"/>
          <w:marBottom w:val="0"/>
          <w:divBdr>
            <w:top w:val="none" w:sz="0" w:space="0" w:color="auto"/>
            <w:left w:val="none" w:sz="0" w:space="0" w:color="auto"/>
            <w:bottom w:val="none" w:sz="0" w:space="0" w:color="auto"/>
            <w:right w:val="none" w:sz="0" w:space="0" w:color="auto"/>
          </w:divBdr>
        </w:div>
        <w:div w:id="1520776506">
          <w:marLeft w:val="640"/>
          <w:marRight w:val="0"/>
          <w:marTop w:val="0"/>
          <w:marBottom w:val="0"/>
          <w:divBdr>
            <w:top w:val="none" w:sz="0" w:space="0" w:color="auto"/>
            <w:left w:val="none" w:sz="0" w:space="0" w:color="auto"/>
            <w:bottom w:val="none" w:sz="0" w:space="0" w:color="auto"/>
            <w:right w:val="none" w:sz="0" w:space="0" w:color="auto"/>
          </w:divBdr>
        </w:div>
        <w:div w:id="318651825">
          <w:marLeft w:val="640"/>
          <w:marRight w:val="0"/>
          <w:marTop w:val="0"/>
          <w:marBottom w:val="0"/>
          <w:divBdr>
            <w:top w:val="none" w:sz="0" w:space="0" w:color="auto"/>
            <w:left w:val="none" w:sz="0" w:space="0" w:color="auto"/>
            <w:bottom w:val="none" w:sz="0" w:space="0" w:color="auto"/>
            <w:right w:val="none" w:sz="0" w:space="0" w:color="auto"/>
          </w:divBdr>
        </w:div>
        <w:div w:id="1530799444">
          <w:marLeft w:val="640"/>
          <w:marRight w:val="0"/>
          <w:marTop w:val="0"/>
          <w:marBottom w:val="0"/>
          <w:divBdr>
            <w:top w:val="none" w:sz="0" w:space="0" w:color="auto"/>
            <w:left w:val="none" w:sz="0" w:space="0" w:color="auto"/>
            <w:bottom w:val="none" w:sz="0" w:space="0" w:color="auto"/>
            <w:right w:val="none" w:sz="0" w:space="0" w:color="auto"/>
          </w:divBdr>
        </w:div>
        <w:div w:id="155614773">
          <w:marLeft w:val="640"/>
          <w:marRight w:val="0"/>
          <w:marTop w:val="0"/>
          <w:marBottom w:val="0"/>
          <w:divBdr>
            <w:top w:val="none" w:sz="0" w:space="0" w:color="auto"/>
            <w:left w:val="none" w:sz="0" w:space="0" w:color="auto"/>
            <w:bottom w:val="none" w:sz="0" w:space="0" w:color="auto"/>
            <w:right w:val="none" w:sz="0" w:space="0" w:color="auto"/>
          </w:divBdr>
        </w:div>
        <w:div w:id="1918174804">
          <w:marLeft w:val="640"/>
          <w:marRight w:val="0"/>
          <w:marTop w:val="0"/>
          <w:marBottom w:val="0"/>
          <w:divBdr>
            <w:top w:val="none" w:sz="0" w:space="0" w:color="auto"/>
            <w:left w:val="none" w:sz="0" w:space="0" w:color="auto"/>
            <w:bottom w:val="none" w:sz="0" w:space="0" w:color="auto"/>
            <w:right w:val="none" w:sz="0" w:space="0" w:color="auto"/>
          </w:divBdr>
        </w:div>
        <w:div w:id="1426656094">
          <w:marLeft w:val="640"/>
          <w:marRight w:val="0"/>
          <w:marTop w:val="0"/>
          <w:marBottom w:val="0"/>
          <w:divBdr>
            <w:top w:val="none" w:sz="0" w:space="0" w:color="auto"/>
            <w:left w:val="none" w:sz="0" w:space="0" w:color="auto"/>
            <w:bottom w:val="none" w:sz="0" w:space="0" w:color="auto"/>
            <w:right w:val="none" w:sz="0" w:space="0" w:color="auto"/>
          </w:divBdr>
        </w:div>
        <w:div w:id="464154356">
          <w:marLeft w:val="640"/>
          <w:marRight w:val="0"/>
          <w:marTop w:val="0"/>
          <w:marBottom w:val="0"/>
          <w:divBdr>
            <w:top w:val="none" w:sz="0" w:space="0" w:color="auto"/>
            <w:left w:val="none" w:sz="0" w:space="0" w:color="auto"/>
            <w:bottom w:val="none" w:sz="0" w:space="0" w:color="auto"/>
            <w:right w:val="none" w:sz="0" w:space="0" w:color="auto"/>
          </w:divBdr>
        </w:div>
        <w:div w:id="834763403">
          <w:marLeft w:val="640"/>
          <w:marRight w:val="0"/>
          <w:marTop w:val="0"/>
          <w:marBottom w:val="0"/>
          <w:divBdr>
            <w:top w:val="none" w:sz="0" w:space="0" w:color="auto"/>
            <w:left w:val="none" w:sz="0" w:space="0" w:color="auto"/>
            <w:bottom w:val="none" w:sz="0" w:space="0" w:color="auto"/>
            <w:right w:val="none" w:sz="0" w:space="0" w:color="auto"/>
          </w:divBdr>
        </w:div>
        <w:div w:id="1159996959">
          <w:marLeft w:val="640"/>
          <w:marRight w:val="0"/>
          <w:marTop w:val="0"/>
          <w:marBottom w:val="0"/>
          <w:divBdr>
            <w:top w:val="none" w:sz="0" w:space="0" w:color="auto"/>
            <w:left w:val="none" w:sz="0" w:space="0" w:color="auto"/>
            <w:bottom w:val="none" w:sz="0" w:space="0" w:color="auto"/>
            <w:right w:val="none" w:sz="0" w:space="0" w:color="auto"/>
          </w:divBdr>
        </w:div>
        <w:div w:id="1987471521">
          <w:marLeft w:val="640"/>
          <w:marRight w:val="0"/>
          <w:marTop w:val="0"/>
          <w:marBottom w:val="0"/>
          <w:divBdr>
            <w:top w:val="none" w:sz="0" w:space="0" w:color="auto"/>
            <w:left w:val="none" w:sz="0" w:space="0" w:color="auto"/>
            <w:bottom w:val="none" w:sz="0" w:space="0" w:color="auto"/>
            <w:right w:val="none" w:sz="0" w:space="0" w:color="auto"/>
          </w:divBdr>
        </w:div>
        <w:div w:id="544487669">
          <w:marLeft w:val="640"/>
          <w:marRight w:val="0"/>
          <w:marTop w:val="0"/>
          <w:marBottom w:val="0"/>
          <w:divBdr>
            <w:top w:val="none" w:sz="0" w:space="0" w:color="auto"/>
            <w:left w:val="none" w:sz="0" w:space="0" w:color="auto"/>
            <w:bottom w:val="none" w:sz="0" w:space="0" w:color="auto"/>
            <w:right w:val="none" w:sz="0" w:space="0" w:color="auto"/>
          </w:divBdr>
        </w:div>
        <w:div w:id="896208689">
          <w:marLeft w:val="640"/>
          <w:marRight w:val="0"/>
          <w:marTop w:val="0"/>
          <w:marBottom w:val="0"/>
          <w:divBdr>
            <w:top w:val="none" w:sz="0" w:space="0" w:color="auto"/>
            <w:left w:val="none" w:sz="0" w:space="0" w:color="auto"/>
            <w:bottom w:val="none" w:sz="0" w:space="0" w:color="auto"/>
            <w:right w:val="none" w:sz="0" w:space="0" w:color="auto"/>
          </w:divBdr>
        </w:div>
        <w:div w:id="1252350994">
          <w:marLeft w:val="640"/>
          <w:marRight w:val="0"/>
          <w:marTop w:val="0"/>
          <w:marBottom w:val="0"/>
          <w:divBdr>
            <w:top w:val="none" w:sz="0" w:space="0" w:color="auto"/>
            <w:left w:val="none" w:sz="0" w:space="0" w:color="auto"/>
            <w:bottom w:val="none" w:sz="0" w:space="0" w:color="auto"/>
            <w:right w:val="none" w:sz="0" w:space="0" w:color="auto"/>
          </w:divBdr>
        </w:div>
        <w:div w:id="806627273">
          <w:marLeft w:val="640"/>
          <w:marRight w:val="0"/>
          <w:marTop w:val="0"/>
          <w:marBottom w:val="0"/>
          <w:divBdr>
            <w:top w:val="none" w:sz="0" w:space="0" w:color="auto"/>
            <w:left w:val="none" w:sz="0" w:space="0" w:color="auto"/>
            <w:bottom w:val="none" w:sz="0" w:space="0" w:color="auto"/>
            <w:right w:val="none" w:sz="0" w:space="0" w:color="auto"/>
          </w:divBdr>
        </w:div>
        <w:div w:id="1750732050">
          <w:marLeft w:val="640"/>
          <w:marRight w:val="0"/>
          <w:marTop w:val="0"/>
          <w:marBottom w:val="0"/>
          <w:divBdr>
            <w:top w:val="none" w:sz="0" w:space="0" w:color="auto"/>
            <w:left w:val="none" w:sz="0" w:space="0" w:color="auto"/>
            <w:bottom w:val="none" w:sz="0" w:space="0" w:color="auto"/>
            <w:right w:val="none" w:sz="0" w:space="0" w:color="auto"/>
          </w:divBdr>
        </w:div>
        <w:div w:id="1928266223">
          <w:marLeft w:val="640"/>
          <w:marRight w:val="0"/>
          <w:marTop w:val="0"/>
          <w:marBottom w:val="0"/>
          <w:divBdr>
            <w:top w:val="none" w:sz="0" w:space="0" w:color="auto"/>
            <w:left w:val="none" w:sz="0" w:space="0" w:color="auto"/>
            <w:bottom w:val="none" w:sz="0" w:space="0" w:color="auto"/>
            <w:right w:val="none" w:sz="0" w:space="0" w:color="auto"/>
          </w:divBdr>
        </w:div>
        <w:div w:id="797331770">
          <w:marLeft w:val="640"/>
          <w:marRight w:val="0"/>
          <w:marTop w:val="0"/>
          <w:marBottom w:val="0"/>
          <w:divBdr>
            <w:top w:val="none" w:sz="0" w:space="0" w:color="auto"/>
            <w:left w:val="none" w:sz="0" w:space="0" w:color="auto"/>
            <w:bottom w:val="none" w:sz="0" w:space="0" w:color="auto"/>
            <w:right w:val="none" w:sz="0" w:space="0" w:color="auto"/>
          </w:divBdr>
        </w:div>
        <w:div w:id="746149104">
          <w:marLeft w:val="640"/>
          <w:marRight w:val="0"/>
          <w:marTop w:val="0"/>
          <w:marBottom w:val="0"/>
          <w:divBdr>
            <w:top w:val="none" w:sz="0" w:space="0" w:color="auto"/>
            <w:left w:val="none" w:sz="0" w:space="0" w:color="auto"/>
            <w:bottom w:val="none" w:sz="0" w:space="0" w:color="auto"/>
            <w:right w:val="none" w:sz="0" w:space="0" w:color="auto"/>
          </w:divBdr>
        </w:div>
        <w:div w:id="697505253">
          <w:marLeft w:val="640"/>
          <w:marRight w:val="0"/>
          <w:marTop w:val="0"/>
          <w:marBottom w:val="0"/>
          <w:divBdr>
            <w:top w:val="none" w:sz="0" w:space="0" w:color="auto"/>
            <w:left w:val="none" w:sz="0" w:space="0" w:color="auto"/>
            <w:bottom w:val="none" w:sz="0" w:space="0" w:color="auto"/>
            <w:right w:val="none" w:sz="0" w:space="0" w:color="auto"/>
          </w:divBdr>
        </w:div>
        <w:div w:id="1990749690">
          <w:marLeft w:val="640"/>
          <w:marRight w:val="0"/>
          <w:marTop w:val="0"/>
          <w:marBottom w:val="0"/>
          <w:divBdr>
            <w:top w:val="none" w:sz="0" w:space="0" w:color="auto"/>
            <w:left w:val="none" w:sz="0" w:space="0" w:color="auto"/>
            <w:bottom w:val="none" w:sz="0" w:space="0" w:color="auto"/>
            <w:right w:val="none" w:sz="0" w:space="0" w:color="auto"/>
          </w:divBdr>
        </w:div>
        <w:div w:id="692342067">
          <w:marLeft w:val="640"/>
          <w:marRight w:val="0"/>
          <w:marTop w:val="0"/>
          <w:marBottom w:val="0"/>
          <w:divBdr>
            <w:top w:val="none" w:sz="0" w:space="0" w:color="auto"/>
            <w:left w:val="none" w:sz="0" w:space="0" w:color="auto"/>
            <w:bottom w:val="none" w:sz="0" w:space="0" w:color="auto"/>
            <w:right w:val="none" w:sz="0" w:space="0" w:color="auto"/>
          </w:divBdr>
        </w:div>
        <w:div w:id="1089152801">
          <w:marLeft w:val="640"/>
          <w:marRight w:val="0"/>
          <w:marTop w:val="0"/>
          <w:marBottom w:val="0"/>
          <w:divBdr>
            <w:top w:val="none" w:sz="0" w:space="0" w:color="auto"/>
            <w:left w:val="none" w:sz="0" w:space="0" w:color="auto"/>
            <w:bottom w:val="none" w:sz="0" w:space="0" w:color="auto"/>
            <w:right w:val="none" w:sz="0" w:space="0" w:color="auto"/>
          </w:divBdr>
        </w:div>
        <w:div w:id="493691462">
          <w:marLeft w:val="640"/>
          <w:marRight w:val="0"/>
          <w:marTop w:val="0"/>
          <w:marBottom w:val="0"/>
          <w:divBdr>
            <w:top w:val="none" w:sz="0" w:space="0" w:color="auto"/>
            <w:left w:val="none" w:sz="0" w:space="0" w:color="auto"/>
            <w:bottom w:val="none" w:sz="0" w:space="0" w:color="auto"/>
            <w:right w:val="none" w:sz="0" w:space="0" w:color="auto"/>
          </w:divBdr>
        </w:div>
        <w:div w:id="1512791932">
          <w:marLeft w:val="640"/>
          <w:marRight w:val="0"/>
          <w:marTop w:val="0"/>
          <w:marBottom w:val="0"/>
          <w:divBdr>
            <w:top w:val="none" w:sz="0" w:space="0" w:color="auto"/>
            <w:left w:val="none" w:sz="0" w:space="0" w:color="auto"/>
            <w:bottom w:val="none" w:sz="0" w:space="0" w:color="auto"/>
            <w:right w:val="none" w:sz="0" w:space="0" w:color="auto"/>
          </w:divBdr>
        </w:div>
        <w:div w:id="764883373">
          <w:marLeft w:val="640"/>
          <w:marRight w:val="0"/>
          <w:marTop w:val="0"/>
          <w:marBottom w:val="0"/>
          <w:divBdr>
            <w:top w:val="none" w:sz="0" w:space="0" w:color="auto"/>
            <w:left w:val="none" w:sz="0" w:space="0" w:color="auto"/>
            <w:bottom w:val="none" w:sz="0" w:space="0" w:color="auto"/>
            <w:right w:val="none" w:sz="0" w:space="0" w:color="auto"/>
          </w:divBdr>
        </w:div>
        <w:div w:id="1325815701">
          <w:marLeft w:val="640"/>
          <w:marRight w:val="0"/>
          <w:marTop w:val="0"/>
          <w:marBottom w:val="0"/>
          <w:divBdr>
            <w:top w:val="none" w:sz="0" w:space="0" w:color="auto"/>
            <w:left w:val="none" w:sz="0" w:space="0" w:color="auto"/>
            <w:bottom w:val="none" w:sz="0" w:space="0" w:color="auto"/>
            <w:right w:val="none" w:sz="0" w:space="0" w:color="auto"/>
          </w:divBdr>
        </w:div>
        <w:div w:id="521020381">
          <w:marLeft w:val="640"/>
          <w:marRight w:val="0"/>
          <w:marTop w:val="0"/>
          <w:marBottom w:val="0"/>
          <w:divBdr>
            <w:top w:val="none" w:sz="0" w:space="0" w:color="auto"/>
            <w:left w:val="none" w:sz="0" w:space="0" w:color="auto"/>
            <w:bottom w:val="none" w:sz="0" w:space="0" w:color="auto"/>
            <w:right w:val="none" w:sz="0" w:space="0" w:color="auto"/>
          </w:divBdr>
        </w:div>
        <w:div w:id="2049790635">
          <w:marLeft w:val="640"/>
          <w:marRight w:val="0"/>
          <w:marTop w:val="0"/>
          <w:marBottom w:val="0"/>
          <w:divBdr>
            <w:top w:val="none" w:sz="0" w:space="0" w:color="auto"/>
            <w:left w:val="none" w:sz="0" w:space="0" w:color="auto"/>
            <w:bottom w:val="none" w:sz="0" w:space="0" w:color="auto"/>
            <w:right w:val="none" w:sz="0" w:space="0" w:color="auto"/>
          </w:divBdr>
        </w:div>
        <w:div w:id="208339968">
          <w:marLeft w:val="640"/>
          <w:marRight w:val="0"/>
          <w:marTop w:val="0"/>
          <w:marBottom w:val="0"/>
          <w:divBdr>
            <w:top w:val="none" w:sz="0" w:space="0" w:color="auto"/>
            <w:left w:val="none" w:sz="0" w:space="0" w:color="auto"/>
            <w:bottom w:val="none" w:sz="0" w:space="0" w:color="auto"/>
            <w:right w:val="none" w:sz="0" w:space="0" w:color="auto"/>
          </w:divBdr>
        </w:div>
        <w:div w:id="2051218723">
          <w:marLeft w:val="640"/>
          <w:marRight w:val="0"/>
          <w:marTop w:val="0"/>
          <w:marBottom w:val="0"/>
          <w:divBdr>
            <w:top w:val="none" w:sz="0" w:space="0" w:color="auto"/>
            <w:left w:val="none" w:sz="0" w:space="0" w:color="auto"/>
            <w:bottom w:val="none" w:sz="0" w:space="0" w:color="auto"/>
            <w:right w:val="none" w:sz="0" w:space="0" w:color="auto"/>
          </w:divBdr>
        </w:div>
        <w:div w:id="1761022858">
          <w:marLeft w:val="640"/>
          <w:marRight w:val="0"/>
          <w:marTop w:val="0"/>
          <w:marBottom w:val="0"/>
          <w:divBdr>
            <w:top w:val="none" w:sz="0" w:space="0" w:color="auto"/>
            <w:left w:val="none" w:sz="0" w:space="0" w:color="auto"/>
            <w:bottom w:val="none" w:sz="0" w:space="0" w:color="auto"/>
            <w:right w:val="none" w:sz="0" w:space="0" w:color="auto"/>
          </w:divBdr>
        </w:div>
        <w:div w:id="450978112">
          <w:marLeft w:val="640"/>
          <w:marRight w:val="0"/>
          <w:marTop w:val="0"/>
          <w:marBottom w:val="0"/>
          <w:divBdr>
            <w:top w:val="none" w:sz="0" w:space="0" w:color="auto"/>
            <w:left w:val="none" w:sz="0" w:space="0" w:color="auto"/>
            <w:bottom w:val="none" w:sz="0" w:space="0" w:color="auto"/>
            <w:right w:val="none" w:sz="0" w:space="0" w:color="auto"/>
          </w:divBdr>
        </w:div>
        <w:div w:id="145124550">
          <w:marLeft w:val="640"/>
          <w:marRight w:val="0"/>
          <w:marTop w:val="0"/>
          <w:marBottom w:val="0"/>
          <w:divBdr>
            <w:top w:val="none" w:sz="0" w:space="0" w:color="auto"/>
            <w:left w:val="none" w:sz="0" w:space="0" w:color="auto"/>
            <w:bottom w:val="none" w:sz="0" w:space="0" w:color="auto"/>
            <w:right w:val="none" w:sz="0" w:space="0" w:color="auto"/>
          </w:divBdr>
        </w:div>
        <w:div w:id="503983266">
          <w:marLeft w:val="640"/>
          <w:marRight w:val="0"/>
          <w:marTop w:val="0"/>
          <w:marBottom w:val="0"/>
          <w:divBdr>
            <w:top w:val="none" w:sz="0" w:space="0" w:color="auto"/>
            <w:left w:val="none" w:sz="0" w:space="0" w:color="auto"/>
            <w:bottom w:val="none" w:sz="0" w:space="0" w:color="auto"/>
            <w:right w:val="none" w:sz="0" w:space="0" w:color="auto"/>
          </w:divBdr>
        </w:div>
        <w:div w:id="1521508394">
          <w:marLeft w:val="640"/>
          <w:marRight w:val="0"/>
          <w:marTop w:val="0"/>
          <w:marBottom w:val="0"/>
          <w:divBdr>
            <w:top w:val="none" w:sz="0" w:space="0" w:color="auto"/>
            <w:left w:val="none" w:sz="0" w:space="0" w:color="auto"/>
            <w:bottom w:val="none" w:sz="0" w:space="0" w:color="auto"/>
            <w:right w:val="none" w:sz="0" w:space="0" w:color="auto"/>
          </w:divBdr>
        </w:div>
        <w:div w:id="1295066846">
          <w:marLeft w:val="640"/>
          <w:marRight w:val="0"/>
          <w:marTop w:val="0"/>
          <w:marBottom w:val="0"/>
          <w:divBdr>
            <w:top w:val="none" w:sz="0" w:space="0" w:color="auto"/>
            <w:left w:val="none" w:sz="0" w:space="0" w:color="auto"/>
            <w:bottom w:val="none" w:sz="0" w:space="0" w:color="auto"/>
            <w:right w:val="none" w:sz="0" w:space="0" w:color="auto"/>
          </w:divBdr>
        </w:div>
        <w:div w:id="688797009">
          <w:marLeft w:val="640"/>
          <w:marRight w:val="0"/>
          <w:marTop w:val="0"/>
          <w:marBottom w:val="0"/>
          <w:divBdr>
            <w:top w:val="none" w:sz="0" w:space="0" w:color="auto"/>
            <w:left w:val="none" w:sz="0" w:space="0" w:color="auto"/>
            <w:bottom w:val="none" w:sz="0" w:space="0" w:color="auto"/>
            <w:right w:val="none" w:sz="0" w:space="0" w:color="auto"/>
          </w:divBdr>
        </w:div>
        <w:div w:id="1770852852">
          <w:marLeft w:val="640"/>
          <w:marRight w:val="0"/>
          <w:marTop w:val="0"/>
          <w:marBottom w:val="0"/>
          <w:divBdr>
            <w:top w:val="none" w:sz="0" w:space="0" w:color="auto"/>
            <w:left w:val="none" w:sz="0" w:space="0" w:color="auto"/>
            <w:bottom w:val="none" w:sz="0" w:space="0" w:color="auto"/>
            <w:right w:val="none" w:sz="0" w:space="0" w:color="auto"/>
          </w:divBdr>
        </w:div>
        <w:div w:id="1526209005">
          <w:marLeft w:val="640"/>
          <w:marRight w:val="0"/>
          <w:marTop w:val="0"/>
          <w:marBottom w:val="0"/>
          <w:divBdr>
            <w:top w:val="none" w:sz="0" w:space="0" w:color="auto"/>
            <w:left w:val="none" w:sz="0" w:space="0" w:color="auto"/>
            <w:bottom w:val="none" w:sz="0" w:space="0" w:color="auto"/>
            <w:right w:val="none" w:sz="0" w:space="0" w:color="auto"/>
          </w:divBdr>
        </w:div>
        <w:div w:id="982849204">
          <w:marLeft w:val="640"/>
          <w:marRight w:val="0"/>
          <w:marTop w:val="0"/>
          <w:marBottom w:val="0"/>
          <w:divBdr>
            <w:top w:val="none" w:sz="0" w:space="0" w:color="auto"/>
            <w:left w:val="none" w:sz="0" w:space="0" w:color="auto"/>
            <w:bottom w:val="none" w:sz="0" w:space="0" w:color="auto"/>
            <w:right w:val="none" w:sz="0" w:space="0" w:color="auto"/>
          </w:divBdr>
        </w:div>
        <w:div w:id="344940918">
          <w:marLeft w:val="640"/>
          <w:marRight w:val="0"/>
          <w:marTop w:val="0"/>
          <w:marBottom w:val="0"/>
          <w:divBdr>
            <w:top w:val="none" w:sz="0" w:space="0" w:color="auto"/>
            <w:left w:val="none" w:sz="0" w:space="0" w:color="auto"/>
            <w:bottom w:val="none" w:sz="0" w:space="0" w:color="auto"/>
            <w:right w:val="none" w:sz="0" w:space="0" w:color="auto"/>
          </w:divBdr>
        </w:div>
        <w:div w:id="166140263">
          <w:marLeft w:val="640"/>
          <w:marRight w:val="0"/>
          <w:marTop w:val="0"/>
          <w:marBottom w:val="0"/>
          <w:divBdr>
            <w:top w:val="none" w:sz="0" w:space="0" w:color="auto"/>
            <w:left w:val="none" w:sz="0" w:space="0" w:color="auto"/>
            <w:bottom w:val="none" w:sz="0" w:space="0" w:color="auto"/>
            <w:right w:val="none" w:sz="0" w:space="0" w:color="auto"/>
          </w:divBdr>
        </w:div>
        <w:div w:id="105277022">
          <w:marLeft w:val="640"/>
          <w:marRight w:val="0"/>
          <w:marTop w:val="0"/>
          <w:marBottom w:val="0"/>
          <w:divBdr>
            <w:top w:val="none" w:sz="0" w:space="0" w:color="auto"/>
            <w:left w:val="none" w:sz="0" w:space="0" w:color="auto"/>
            <w:bottom w:val="none" w:sz="0" w:space="0" w:color="auto"/>
            <w:right w:val="none" w:sz="0" w:space="0" w:color="auto"/>
          </w:divBdr>
        </w:div>
        <w:div w:id="1203790487">
          <w:marLeft w:val="640"/>
          <w:marRight w:val="0"/>
          <w:marTop w:val="0"/>
          <w:marBottom w:val="0"/>
          <w:divBdr>
            <w:top w:val="none" w:sz="0" w:space="0" w:color="auto"/>
            <w:left w:val="none" w:sz="0" w:space="0" w:color="auto"/>
            <w:bottom w:val="none" w:sz="0" w:space="0" w:color="auto"/>
            <w:right w:val="none" w:sz="0" w:space="0" w:color="auto"/>
          </w:divBdr>
        </w:div>
        <w:div w:id="1485733488">
          <w:marLeft w:val="640"/>
          <w:marRight w:val="0"/>
          <w:marTop w:val="0"/>
          <w:marBottom w:val="0"/>
          <w:divBdr>
            <w:top w:val="none" w:sz="0" w:space="0" w:color="auto"/>
            <w:left w:val="none" w:sz="0" w:space="0" w:color="auto"/>
            <w:bottom w:val="none" w:sz="0" w:space="0" w:color="auto"/>
            <w:right w:val="none" w:sz="0" w:space="0" w:color="auto"/>
          </w:divBdr>
        </w:div>
        <w:div w:id="1120027627">
          <w:marLeft w:val="640"/>
          <w:marRight w:val="0"/>
          <w:marTop w:val="0"/>
          <w:marBottom w:val="0"/>
          <w:divBdr>
            <w:top w:val="none" w:sz="0" w:space="0" w:color="auto"/>
            <w:left w:val="none" w:sz="0" w:space="0" w:color="auto"/>
            <w:bottom w:val="none" w:sz="0" w:space="0" w:color="auto"/>
            <w:right w:val="none" w:sz="0" w:space="0" w:color="auto"/>
          </w:divBdr>
        </w:div>
        <w:div w:id="669911371">
          <w:marLeft w:val="640"/>
          <w:marRight w:val="0"/>
          <w:marTop w:val="0"/>
          <w:marBottom w:val="0"/>
          <w:divBdr>
            <w:top w:val="none" w:sz="0" w:space="0" w:color="auto"/>
            <w:left w:val="none" w:sz="0" w:space="0" w:color="auto"/>
            <w:bottom w:val="none" w:sz="0" w:space="0" w:color="auto"/>
            <w:right w:val="none" w:sz="0" w:space="0" w:color="auto"/>
          </w:divBdr>
        </w:div>
        <w:div w:id="461381978">
          <w:marLeft w:val="640"/>
          <w:marRight w:val="0"/>
          <w:marTop w:val="0"/>
          <w:marBottom w:val="0"/>
          <w:divBdr>
            <w:top w:val="none" w:sz="0" w:space="0" w:color="auto"/>
            <w:left w:val="none" w:sz="0" w:space="0" w:color="auto"/>
            <w:bottom w:val="none" w:sz="0" w:space="0" w:color="auto"/>
            <w:right w:val="none" w:sz="0" w:space="0" w:color="auto"/>
          </w:divBdr>
        </w:div>
        <w:div w:id="380059825">
          <w:marLeft w:val="640"/>
          <w:marRight w:val="0"/>
          <w:marTop w:val="0"/>
          <w:marBottom w:val="0"/>
          <w:divBdr>
            <w:top w:val="none" w:sz="0" w:space="0" w:color="auto"/>
            <w:left w:val="none" w:sz="0" w:space="0" w:color="auto"/>
            <w:bottom w:val="none" w:sz="0" w:space="0" w:color="auto"/>
            <w:right w:val="none" w:sz="0" w:space="0" w:color="auto"/>
          </w:divBdr>
        </w:div>
        <w:div w:id="1934821625">
          <w:marLeft w:val="640"/>
          <w:marRight w:val="0"/>
          <w:marTop w:val="0"/>
          <w:marBottom w:val="0"/>
          <w:divBdr>
            <w:top w:val="none" w:sz="0" w:space="0" w:color="auto"/>
            <w:left w:val="none" w:sz="0" w:space="0" w:color="auto"/>
            <w:bottom w:val="none" w:sz="0" w:space="0" w:color="auto"/>
            <w:right w:val="none" w:sz="0" w:space="0" w:color="auto"/>
          </w:divBdr>
        </w:div>
        <w:div w:id="898595611">
          <w:marLeft w:val="640"/>
          <w:marRight w:val="0"/>
          <w:marTop w:val="0"/>
          <w:marBottom w:val="0"/>
          <w:divBdr>
            <w:top w:val="none" w:sz="0" w:space="0" w:color="auto"/>
            <w:left w:val="none" w:sz="0" w:space="0" w:color="auto"/>
            <w:bottom w:val="none" w:sz="0" w:space="0" w:color="auto"/>
            <w:right w:val="none" w:sz="0" w:space="0" w:color="auto"/>
          </w:divBdr>
        </w:div>
        <w:div w:id="1832720737">
          <w:marLeft w:val="640"/>
          <w:marRight w:val="0"/>
          <w:marTop w:val="0"/>
          <w:marBottom w:val="0"/>
          <w:divBdr>
            <w:top w:val="none" w:sz="0" w:space="0" w:color="auto"/>
            <w:left w:val="none" w:sz="0" w:space="0" w:color="auto"/>
            <w:bottom w:val="none" w:sz="0" w:space="0" w:color="auto"/>
            <w:right w:val="none" w:sz="0" w:space="0" w:color="auto"/>
          </w:divBdr>
        </w:div>
        <w:div w:id="542333307">
          <w:marLeft w:val="640"/>
          <w:marRight w:val="0"/>
          <w:marTop w:val="0"/>
          <w:marBottom w:val="0"/>
          <w:divBdr>
            <w:top w:val="none" w:sz="0" w:space="0" w:color="auto"/>
            <w:left w:val="none" w:sz="0" w:space="0" w:color="auto"/>
            <w:bottom w:val="none" w:sz="0" w:space="0" w:color="auto"/>
            <w:right w:val="none" w:sz="0" w:space="0" w:color="auto"/>
          </w:divBdr>
        </w:div>
        <w:div w:id="1664578383">
          <w:marLeft w:val="640"/>
          <w:marRight w:val="0"/>
          <w:marTop w:val="0"/>
          <w:marBottom w:val="0"/>
          <w:divBdr>
            <w:top w:val="none" w:sz="0" w:space="0" w:color="auto"/>
            <w:left w:val="none" w:sz="0" w:space="0" w:color="auto"/>
            <w:bottom w:val="none" w:sz="0" w:space="0" w:color="auto"/>
            <w:right w:val="none" w:sz="0" w:space="0" w:color="auto"/>
          </w:divBdr>
        </w:div>
        <w:div w:id="1472745571">
          <w:marLeft w:val="640"/>
          <w:marRight w:val="0"/>
          <w:marTop w:val="0"/>
          <w:marBottom w:val="0"/>
          <w:divBdr>
            <w:top w:val="none" w:sz="0" w:space="0" w:color="auto"/>
            <w:left w:val="none" w:sz="0" w:space="0" w:color="auto"/>
            <w:bottom w:val="none" w:sz="0" w:space="0" w:color="auto"/>
            <w:right w:val="none" w:sz="0" w:space="0" w:color="auto"/>
          </w:divBdr>
        </w:div>
        <w:div w:id="43455251">
          <w:marLeft w:val="640"/>
          <w:marRight w:val="0"/>
          <w:marTop w:val="0"/>
          <w:marBottom w:val="0"/>
          <w:divBdr>
            <w:top w:val="none" w:sz="0" w:space="0" w:color="auto"/>
            <w:left w:val="none" w:sz="0" w:space="0" w:color="auto"/>
            <w:bottom w:val="none" w:sz="0" w:space="0" w:color="auto"/>
            <w:right w:val="none" w:sz="0" w:space="0" w:color="auto"/>
          </w:divBdr>
        </w:div>
        <w:div w:id="1589920792">
          <w:marLeft w:val="640"/>
          <w:marRight w:val="0"/>
          <w:marTop w:val="0"/>
          <w:marBottom w:val="0"/>
          <w:divBdr>
            <w:top w:val="none" w:sz="0" w:space="0" w:color="auto"/>
            <w:left w:val="none" w:sz="0" w:space="0" w:color="auto"/>
            <w:bottom w:val="none" w:sz="0" w:space="0" w:color="auto"/>
            <w:right w:val="none" w:sz="0" w:space="0" w:color="auto"/>
          </w:divBdr>
        </w:div>
        <w:div w:id="1511719651">
          <w:marLeft w:val="640"/>
          <w:marRight w:val="0"/>
          <w:marTop w:val="0"/>
          <w:marBottom w:val="0"/>
          <w:divBdr>
            <w:top w:val="none" w:sz="0" w:space="0" w:color="auto"/>
            <w:left w:val="none" w:sz="0" w:space="0" w:color="auto"/>
            <w:bottom w:val="none" w:sz="0" w:space="0" w:color="auto"/>
            <w:right w:val="none" w:sz="0" w:space="0" w:color="auto"/>
          </w:divBdr>
        </w:div>
        <w:div w:id="1021509714">
          <w:marLeft w:val="640"/>
          <w:marRight w:val="0"/>
          <w:marTop w:val="0"/>
          <w:marBottom w:val="0"/>
          <w:divBdr>
            <w:top w:val="none" w:sz="0" w:space="0" w:color="auto"/>
            <w:left w:val="none" w:sz="0" w:space="0" w:color="auto"/>
            <w:bottom w:val="none" w:sz="0" w:space="0" w:color="auto"/>
            <w:right w:val="none" w:sz="0" w:space="0" w:color="auto"/>
          </w:divBdr>
        </w:div>
        <w:div w:id="1206941984">
          <w:marLeft w:val="640"/>
          <w:marRight w:val="0"/>
          <w:marTop w:val="0"/>
          <w:marBottom w:val="0"/>
          <w:divBdr>
            <w:top w:val="none" w:sz="0" w:space="0" w:color="auto"/>
            <w:left w:val="none" w:sz="0" w:space="0" w:color="auto"/>
            <w:bottom w:val="none" w:sz="0" w:space="0" w:color="auto"/>
            <w:right w:val="none" w:sz="0" w:space="0" w:color="auto"/>
          </w:divBdr>
        </w:div>
        <w:div w:id="1616936358">
          <w:marLeft w:val="640"/>
          <w:marRight w:val="0"/>
          <w:marTop w:val="0"/>
          <w:marBottom w:val="0"/>
          <w:divBdr>
            <w:top w:val="none" w:sz="0" w:space="0" w:color="auto"/>
            <w:left w:val="none" w:sz="0" w:space="0" w:color="auto"/>
            <w:bottom w:val="none" w:sz="0" w:space="0" w:color="auto"/>
            <w:right w:val="none" w:sz="0" w:space="0" w:color="auto"/>
          </w:divBdr>
        </w:div>
        <w:div w:id="2126537943">
          <w:marLeft w:val="640"/>
          <w:marRight w:val="0"/>
          <w:marTop w:val="0"/>
          <w:marBottom w:val="0"/>
          <w:divBdr>
            <w:top w:val="none" w:sz="0" w:space="0" w:color="auto"/>
            <w:left w:val="none" w:sz="0" w:space="0" w:color="auto"/>
            <w:bottom w:val="none" w:sz="0" w:space="0" w:color="auto"/>
            <w:right w:val="none" w:sz="0" w:space="0" w:color="auto"/>
          </w:divBdr>
        </w:div>
        <w:div w:id="590552634">
          <w:marLeft w:val="640"/>
          <w:marRight w:val="0"/>
          <w:marTop w:val="0"/>
          <w:marBottom w:val="0"/>
          <w:divBdr>
            <w:top w:val="none" w:sz="0" w:space="0" w:color="auto"/>
            <w:left w:val="none" w:sz="0" w:space="0" w:color="auto"/>
            <w:bottom w:val="none" w:sz="0" w:space="0" w:color="auto"/>
            <w:right w:val="none" w:sz="0" w:space="0" w:color="auto"/>
          </w:divBdr>
        </w:div>
        <w:div w:id="366179318">
          <w:marLeft w:val="640"/>
          <w:marRight w:val="0"/>
          <w:marTop w:val="0"/>
          <w:marBottom w:val="0"/>
          <w:divBdr>
            <w:top w:val="none" w:sz="0" w:space="0" w:color="auto"/>
            <w:left w:val="none" w:sz="0" w:space="0" w:color="auto"/>
            <w:bottom w:val="none" w:sz="0" w:space="0" w:color="auto"/>
            <w:right w:val="none" w:sz="0" w:space="0" w:color="auto"/>
          </w:divBdr>
        </w:div>
        <w:div w:id="1280528952">
          <w:marLeft w:val="640"/>
          <w:marRight w:val="0"/>
          <w:marTop w:val="0"/>
          <w:marBottom w:val="0"/>
          <w:divBdr>
            <w:top w:val="none" w:sz="0" w:space="0" w:color="auto"/>
            <w:left w:val="none" w:sz="0" w:space="0" w:color="auto"/>
            <w:bottom w:val="none" w:sz="0" w:space="0" w:color="auto"/>
            <w:right w:val="none" w:sz="0" w:space="0" w:color="auto"/>
          </w:divBdr>
        </w:div>
        <w:div w:id="1546212979">
          <w:marLeft w:val="640"/>
          <w:marRight w:val="0"/>
          <w:marTop w:val="0"/>
          <w:marBottom w:val="0"/>
          <w:divBdr>
            <w:top w:val="none" w:sz="0" w:space="0" w:color="auto"/>
            <w:left w:val="none" w:sz="0" w:space="0" w:color="auto"/>
            <w:bottom w:val="none" w:sz="0" w:space="0" w:color="auto"/>
            <w:right w:val="none" w:sz="0" w:space="0" w:color="auto"/>
          </w:divBdr>
        </w:div>
        <w:div w:id="763916331">
          <w:marLeft w:val="640"/>
          <w:marRight w:val="0"/>
          <w:marTop w:val="0"/>
          <w:marBottom w:val="0"/>
          <w:divBdr>
            <w:top w:val="none" w:sz="0" w:space="0" w:color="auto"/>
            <w:left w:val="none" w:sz="0" w:space="0" w:color="auto"/>
            <w:bottom w:val="none" w:sz="0" w:space="0" w:color="auto"/>
            <w:right w:val="none" w:sz="0" w:space="0" w:color="auto"/>
          </w:divBdr>
        </w:div>
        <w:div w:id="1398699116">
          <w:marLeft w:val="640"/>
          <w:marRight w:val="0"/>
          <w:marTop w:val="0"/>
          <w:marBottom w:val="0"/>
          <w:divBdr>
            <w:top w:val="none" w:sz="0" w:space="0" w:color="auto"/>
            <w:left w:val="none" w:sz="0" w:space="0" w:color="auto"/>
            <w:bottom w:val="none" w:sz="0" w:space="0" w:color="auto"/>
            <w:right w:val="none" w:sz="0" w:space="0" w:color="auto"/>
          </w:divBdr>
        </w:div>
        <w:div w:id="2130737485">
          <w:marLeft w:val="640"/>
          <w:marRight w:val="0"/>
          <w:marTop w:val="0"/>
          <w:marBottom w:val="0"/>
          <w:divBdr>
            <w:top w:val="none" w:sz="0" w:space="0" w:color="auto"/>
            <w:left w:val="none" w:sz="0" w:space="0" w:color="auto"/>
            <w:bottom w:val="none" w:sz="0" w:space="0" w:color="auto"/>
            <w:right w:val="none" w:sz="0" w:space="0" w:color="auto"/>
          </w:divBdr>
        </w:div>
        <w:div w:id="461508958">
          <w:marLeft w:val="640"/>
          <w:marRight w:val="0"/>
          <w:marTop w:val="0"/>
          <w:marBottom w:val="0"/>
          <w:divBdr>
            <w:top w:val="none" w:sz="0" w:space="0" w:color="auto"/>
            <w:left w:val="none" w:sz="0" w:space="0" w:color="auto"/>
            <w:bottom w:val="none" w:sz="0" w:space="0" w:color="auto"/>
            <w:right w:val="none" w:sz="0" w:space="0" w:color="auto"/>
          </w:divBdr>
        </w:div>
        <w:div w:id="1420327777">
          <w:marLeft w:val="640"/>
          <w:marRight w:val="0"/>
          <w:marTop w:val="0"/>
          <w:marBottom w:val="0"/>
          <w:divBdr>
            <w:top w:val="none" w:sz="0" w:space="0" w:color="auto"/>
            <w:left w:val="none" w:sz="0" w:space="0" w:color="auto"/>
            <w:bottom w:val="none" w:sz="0" w:space="0" w:color="auto"/>
            <w:right w:val="none" w:sz="0" w:space="0" w:color="auto"/>
          </w:divBdr>
        </w:div>
        <w:div w:id="1536652943">
          <w:marLeft w:val="640"/>
          <w:marRight w:val="0"/>
          <w:marTop w:val="0"/>
          <w:marBottom w:val="0"/>
          <w:divBdr>
            <w:top w:val="none" w:sz="0" w:space="0" w:color="auto"/>
            <w:left w:val="none" w:sz="0" w:space="0" w:color="auto"/>
            <w:bottom w:val="none" w:sz="0" w:space="0" w:color="auto"/>
            <w:right w:val="none" w:sz="0" w:space="0" w:color="auto"/>
          </w:divBdr>
        </w:div>
        <w:div w:id="85000780">
          <w:marLeft w:val="640"/>
          <w:marRight w:val="0"/>
          <w:marTop w:val="0"/>
          <w:marBottom w:val="0"/>
          <w:divBdr>
            <w:top w:val="none" w:sz="0" w:space="0" w:color="auto"/>
            <w:left w:val="none" w:sz="0" w:space="0" w:color="auto"/>
            <w:bottom w:val="none" w:sz="0" w:space="0" w:color="auto"/>
            <w:right w:val="none" w:sz="0" w:space="0" w:color="auto"/>
          </w:divBdr>
        </w:div>
        <w:div w:id="821505824">
          <w:marLeft w:val="640"/>
          <w:marRight w:val="0"/>
          <w:marTop w:val="0"/>
          <w:marBottom w:val="0"/>
          <w:divBdr>
            <w:top w:val="none" w:sz="0" w:space="0" w:color="auto"/>
            <w:left w:val="none" w:sz="0" w:space="0" w:color="auto"/>
            <w:bottom w:val="none" w:sz="0" w:space="0" w:color="auto"/>
            <w:right w:val="none" w:sz="0" w:space="0" w:color="auto"/>
          </w:divBdr>
        </w:div>
        <w:div w:id="1715351655">
          <w:marLeft w:val="640"/>
          <w:marRight w:val="0"/>
          <w:marTop w:val="0"/>
          <w:marBottom w:val="0"/>
          <w:divBdr>
            <w:top w:val="none" w:sz="0" w:space="0" w:color="auto"/>
            <w:left w:val="none" w:sz="0" w:space="0" w:color="auto"/>
            <w:bottom w:val="none" w:sz="0" w:space="0" w:color="auto"/>
            <w:right w:val="none" w:sz="0" w:space="0" w:color="auto"/>
          </w:divBdr>
        </w:div>
        <w:div w:id="37778314">
          <w:marLeft w:val="640"/>
          <w:marRight w:val="0"/>
          <w:marTop w:val="0"/>
          <w:marBottom w:val="0"/>
          <w:divBdr>
            <w:top w:val="none" w:sz="0" w:space="0" w:color="auto"/>
            <w:left w:val="none" w:sz="0" w:space="0" w:color="auto"/>
            <w:bottom w:val="none" w:sz="0" w:space="0" w:color="auto"/>
            <w:right w:val="none" w:sz="0" w:space="0" w:color="auto"/>
          </w:divBdr>
        </w:div>
        <w:div w:id="499659772">
          <w:marLeft w:val="640"/>
          <w:marRight w:val="0"/>
          <w:marTop w:val="0"/>
          <w:marBottom w:val="0"/>
          <w:divBdr>
            <w:top w:val="none" w:sz="0" w:space="0" w:color="auto"/>
            <w:left w:val="none" w:sz="0" w:space="0" w:color="auto"/>
            <w:bottom w:val="none" w:sz="0" w:space="0" w:color="auto"/>
            <w:right w:val="none" w:sz="0" w:space="0" w:color="auto"/>
          </w:divBdr>
        </w:div>
        <w:div w:id="1360669199">
          <w:marLeft w:val="640"/>
          <w:marRight w:val="0"/>
          <w:marTop w:val="0"/>
          <w:marBottom w:val="0"/>
          <w:divBdr>
            <w:top w:val="none" w:sz="0" w:space="0" w:color="auto"/>
            <w:left w:val="none" w:sz="0" w:space="0" w:color="auto"/>
            <w:bottom w:val="none" w:sz="0" w:space="0" w:color="auto"/>
            <w:right w:val="none" w:sz="0" w:space="0" w:color="auto"/>
          </w:divBdr>
        </w:div>
        <w:div w:id="517083984">
          <w:marLeft w:val="640"/>
          <w:marRight w:val="0"/>
          <w:marTop w:val="0"/>
          <w:marBottom w:val="0"/>
          <w:divBdr>
            <w:top w:val="none" w:sz="0" w:space="0" w:color="auto"/>
            <w:left w:val="none" w:sz="0" w:space="0" w:color="auto"/>
            <w:bottom w:val="none" w:sz="0" w:space="0" w:color="auto"/>
            <w:right w:val="none" w:sz="0" w:space="0" w:color="auto"/>
          </w:divBdr>
        </w:div>
        <w:div w:id="2021930288">
          <w:marLeft w:val="640"/>
          <w:marRight w:val="0"/>
          <w:marTop w:val="0"/>
          <w:marBottom w:val="0"/>
          <w:divBdr>
            <w:top w:val="none" w:sz="0" w:space="0" w:color="auto"/>
            <w:left w:val="none" w:sz="0" w:space="0" w:color="auto"/>
            <w:bottom w:val="none" w:sz="0" w:space="0" w:color="auto"/>
            <w:right w:val="none" w:sz="0" w:space="0" w:color="auto"/>
          </w:divBdr>
        </w:div>
        <w:div w:id="2101020514">
          <w:marLeft w:val="640"/>
          <w:marRight w:val="0"/>
          <w:marTop w:val="0"/>
          <w:marBottom w:val="0"/>
          <w:divBdr>
            <w:top w:val="none" w:sz="0" w:space="0" w:color="auto"/>
            <w:left w:val="none" w:sz="0" w:space="0" w:color="auto"/>
            <w:bottom w:val="none" w:sz="0" w:space="0" w:color="auto"/>
            <w:right w:val="none" w:sz="0" w:space="0" w:color="auto"/>
          </w:divBdr>
        </w:div>
        <w:div w:id="941688046">
          <w:marLeft w:val="640"/>
          <w:marRight w:val="0"/>
          <w:marTop w:val="0"/>
          <w:marBottom w:val="0"/>
          <w:divBdr>
            <w:top w:val="none" w:sz="0" w:space="0" w:color="auto"/>
            <w:left w:val="none" w:sz="0" w:space="0" w:color="auto"/>
            <w:bottom w:val="none" w:sz="0" w:space="0" w:color="auto"/>
            <w:right w:val="none" w:sz="0" w:space="0" w:color="auto"/>
          </w:divBdr>
        </w:div>
        <w:div w:id="804396490">
          <w:marLeft w:val="640"/>
          <w:marRight w:val="0"/>
          <w:marTop w:val="0"/>
          <w:marBottom w:val="0"/>
          <w:divBdr>
            <w:top w:val="none" w:sz="0" w:space="0" w:color="auto"/>
            <w:left w:val="none" w:sz="0" w:space="0" w:color="auto"/>
            <w:bottom w:val="none" w:sz="0" w:space="0" w:color="auto"/>
            <w:right w:val="none" w:sz="0" w:space="0" w:color="auto"/>
          </w:divBdr>
        </w:div>
        <w:div w:id="1674717437">
          <w:marLeft w:val="640"/>
          <w:marRight w:val="0"/>
          <w:marTop w:val="0"/>
          <w:marBottom w:val="0"/>
          <w:divBdr>
            <w:top w:val="none" w:sz="0" w:space="0" w:color="auto"/>
            <w:left w:val="none" w:sz="0" w:space="0" w:color="auto"/>
            <w:bottom w:val="none" w:sz="0" w:space="0" w:color="auto"/>
            <w:right w:val="none" w:sz="0" w:space="0" w:color="auto"/>
          </w:divBdr>
        </w:div>
      </w:divsChild>
    </w:div>
    <w:div w:id="2036691231">
      <w:bodyDiv w:val="1"/>
      <w:marLeft w:val="0"/>
      <w:marRight w:val="0"/>
      <w:marTop w:val="0"/>
      <w:marBottom w:val="0"/>
      <w:divBdr>
        <w:top w:val="none" w:sz="0" w:space="0" w:color="auto"/>
        <w:left w:val="none" w:sz="0" w:space="0" w:color="auto"/>
        <w:bottom w:val="none" w:sz="0" w:space="0" w:color="auto"/>
        <w:right w:val="none" w:sz="0" w:space="0" w:color="auto"/>
      </w:divBdr>
      <w:divsChild>
        <w:div w:id="1293444455">
          <w:marLeft w:val="640"/>
          <w:marRight w:val="0"/>
          <w:marTop w:val="0"/>
          <w:marBottom w:val="0"/>
          <w:divBdr>
            <w:top w:val="none" w:sz="0" w:space="0" w:color="auto"/>
            <w:left w:val="none" w:sz="0" w:space="0" w:color="auto"/>
            <w:bottom w:val="none" w:sz="0" w:space="0" w:color="auto"/>
            <w:right w:val="none" w:sz="0" w:space="0" w:color="auto"/>
          </w:divBdr>
        </w:div>
        <w:div w:id="1312440417">
          <w:marLeft w:val="640"/>
          <w:marRight w:val="0"/>
          <w:marTop w:val="0"/>
          <w:marBottom w:val="0"/>
          <w:divBdr>
            <w:top w:val="none" w:sz="0" w:space="0" w:color="auto"/>
            <w:left w:val="none" w:sz="0" w:space="0" w:color="auto"/>
            <w:bottom w:val="none" w:sz="0" w:space="0" w:color="auto"/>
            <w:right w:val="none" w:sz="0" w:space="0" w:color="auto"/>
          </w:divBdr>
        </w:div>
        <w:div w:id="1777167464">
          <w:marLeft w:val="640"/>
          <w:marRight w:val="0"/>
          <w:marTop w:val="0"/>
          <w:marBottom w:val="0"/>
          <w:divBdr>
            <w:top w:val="none" w:sz="0" w:space="0" w:color="auto"/>
            <w:left w:val="none" w:sz="0" w:space="0" w:color="auto"/>
            <w:bottom w:val="none" w:sz="0" w:space="0" w:color="auto"/>
            <w:right w:val="none" w:sz="0" w:space="0" w:color="auto"/>
          </w:divBdr>
        </w:div>
        <w:div w:id="1867908789">
          <w:marLeft w:val="640"/>
          <w:marRight w:val="0"/>
          <w:marTop w:val="0"/>
          <w:marBottom w:val="0"/>
          <w:divBdr>
            <w:top w:val="none" w:sz="0" w:space="0" w:color="auto"/>
            <w:left w:val="none" w:sz="0" w:space="0" w:color="auto"/>
            <w:bottom w:val="none" w:sz="0" w:space="0" w:color="auto"/>
            <w:right w:val="none" w:sz="0" w:space="0" w:color="auto"/>
          </w:divBdr>
        </w:div>
        <w:div w:id="1418743978">
          <w:marLeft w:val="640"/>
          <w:marRight w:val="0"/>
          <w:marTop w:val="0"/>
          <w:marBottom w:val="0"/>
          <w:divBdr>
            <w:top w:val="none" w:sz="0" w:space="0" w:color="auto"/>
            <w:left w:val="none" w:sz="0" w:space="0" w:color="auto"/>
            <w:bottom w:val="none" w:sz="0" w:space="0" w:color="auto"/>
            <w:right w:val="none" w:sz="0" w:space="0" w:color="auto"/>
          </w:divBdr>
        </w:div>
        <w:div w:id="876430316">
          <w:marLeft w:val="640"/>
          <w:marRight w:val="0"/>
          <w:marTop w:val="0"/>
          <w:marBottom w:val="0"/>
          <w:divBdr>
            <w:top w:val="none" w:sz="0" w:space="0" w:color="auto"/>
            <w:left w:val="none" w:sz="0" w:space="0" w:color="auto"/>
            <w:bottom w:val="none" w:sz="0" w:space="0" w:color="auto"/>
            <w:right w:val="none" w:sz="0" w:space="0" w:color="auto"/>
          </w:divBdr>
        </w:div>
        <w:div w:id="1473446013">
          <w:marLeft w:val="640"/>
          <w:marRight w:val="0"/>
          <w:marTop w:val="0"/>
          <w:marBottom w:val="0"/>
          <w:divBdr>
            <w:top w:val="none" w:sz="0" w:space="0" w:color="auto"/>
            <w:left w:val="none" w:sz="0" w:space="0" w:color="auto"/>
            <w:bottom w:val="none" w:sz="0" w:space="0" w:color="auto"/>
            <w:right w:val="none" w:sz="0" w:space="0" w:color="auto"/>
          </w:divBdr>
        </w:div>
        <w:div w:id="835727018">
          <w:marLeft w:val="640"/>
          <w:marRight w:val="0"/>
          <w:marTop w:val="0"/>
          <w:marBottom w:val="0"/>
          <w:divBdr>
            <w:top w:val="none" w:sz="0" w:space="0" w:color="auto"/>
            <w:left w:val="none" w:sz="0" w:space="0" w:color="auto"/>
            <w:bottom w:val="none" w:sz="0" w:space="0" w:color="auto"/>
            <w:right w:val="none" w:sz="0" w:space="0" w:color="auto"/>
          </w:divBdr>
        </w:div>
        <w:div w:id="1212499313">
          <w:marLeft w:val="640"/>
          <w:marRight w:val="0"/>
          <w:marTop w:val="0"/>
          <w:marBottom w:val="0"/>
          <w:divBdr>
            <w:top w:val="none" w:sz="0" w:space="0" w:color="auto"/>
            <w:left w:val="none" w:sz="0" w:space="0" w:color="auto"/>
            <w:bottom w:val="none" w:sz="0" w:space="0" w:color="auto"/>
            <w:right w:val="none" w:sz="0" w:space="0" w:color="auto"/>
          </w:divBdr>
        </w:div>
        <w:div w:id="373041722">
          <w:marLeft w:val="640"/>
          <w:marRight w:val="0"/>
          <w:marTop w:val="0"/>
          <w:marBottom w:val="0"/>
          <w:divBdr>
            <w:top w:val="none" w:sz="0" w:space="0" w:color="auto"/>
            <w:left w:val="none" w:sz="0" w:space="0" w:color="auto"/>
            <w:bottom w:val="none" w:sz="0" w:space="0" w:color="auto"/>
            <w:right w:val="none" w:sz="0" w:space="0" w:color="auto"/>
          </w:divBdr>
        </w:div>
        <w:div w:id="2034376629">
          <w:marLeft w:val="640"/>
          <w:marRight w:val="0"/>
          <w:marTop w:val="0"/>
          <w:marBottom w:val="0"/>
          <w:divBdr>
            <w:top w:val="none" w:sz="0" w:space="0" w:color="auto"/>
            <w:left w:val="none" w:sz="0" w:space="0" w:color="auto"/>
            <w:bottom w:val="none" w:sz="0" w:space="0" w:color="auto"/>
            <w:right w:val="none" w:sz="0" w:space="0" w:color="auto"/>
          </w:divBdr>
        </w:div>
        <w:div w:id="4135985">
          <w:marLeft w:val="640"/>
          <w:marRight w:val="0"/>
          <w:marTop w:val="0"/>
          <w:marBottom w:val="0"/>
          <w:divBdr>
            <w:top w:val="none" w:sz="0" w:space="0" w:color="auto"/>
            <w:left w:val="none" w:sz="0" w:space="0" w:color="auto"/>
            <w:bottom w:val="none" w:sz="0" w:space="0" w:color="auto"/>
            <w:right w:val="none" w:sz="0" w:space="0" w:color="auto"/>
          </w:divBdr>
        </w:div>
        <w:div w:id="282421680">
          <w:marLeft w:val="640"/>
          <w:marRight w:val="0"/>
          <w:marTop w:val="0"/>
          <w:marBottom w:val="0"/>
          <w:divBdr>
            <w:top w:val="none" w:sz="0" w:space="0" w:color="auto"/>
            <w:left w:val="none" w:sz="0" w:space="0" w:color="auto"/>
            <w:bottom w:val="none" w:sz="0" w:space="0" w:color="auto"/>
            <w:right w:val="none" w:sz="0" w:space="0" w:color="auto"/>
          </w:divBdr>
        </w:div>
        <w:div w:id="954797081">
          <w:marLeft w:val="640"/>
          <w:marRight w:val="0"/>
          <w:marTop w:val="0"/>
          <w:marBottom w:val="0"/>
          <w:divBdr>
            <w:top w:val="none" w:sz="0" w:space="0" w:color="auto"/>
            <w:left w:val="none" w:sz="0" w:space="0" w:color="auto"/>
            <w:bottom w:val="none" w:sz="0" w:space="0" w:color="auto"/>
            <w:right w:val="none" w:sz="0" w:space="0" w:color="auto"/>
          </w:divBdr>
        </w:div>
        <w:div w:id="699087625">
          <w:marLeft w:val="640"/>
          <w:marRight w:val="0"/>
          <w:marTop w:val="0"/>
          <w:marBottom w:val="0"/>
          <w:divBdr>
            <w:top w:val="none" w:sz="0" w:space="0" w:color="auto"/>
            <w:left w:val="none" w:sz="0" w:space="0" w:color="auto"/>
            <w:bottom w:val="none" w:sz="0" w:space="0" w:color="auto"/>
            <w:right w:val="none" w:sz="0" w:space="0" w:color="auto"/>
          </w:divBdr>
        </w:div>
        <w:div w:id="1540976214">
          <w:marLeft w:val="640"/>
          <w:marRight w:val="0"/>
          <w:marTop w:val="0"/>
          <w:marBottom w:val="0"/>
          <w:divBdr>
            <w:top w:val="none" w:sz="0" w:space="0" w:color="auto"/>
            <w:left w:val="none" w:sz="0" w:space="0" w:color="auto"/>
            <w:bottom w:val="none" w:sz="0" w:space="0" w:color="auto"/>
            <w:right w:val="none" w:sz="0" w:space="0" w:color="auto"/>
          </w:divBdr>
        </w:div>
        <w:div w:id="2007052502">
          <w:marLeft w:val="640"/>
          <w:marRight w:val="0"/>
          <w:marTop w:val="0"/>
          <w:marBottom w:val="0"/>
          <w:divBdr>
            <w:top w:val="none" w:sz="0" w:space="0" w:color="auto"/>
            <w:left w:val="none" w:sz="0" w:space="0" w:color="auto"/>
            <w:bottom w:val="none" w:sz="0" w:space="0" w:color="auto"/>
            <w:right w:val="none" w:sz="0" w:space="0" w:color="auto"/>
          </w:divBdr>
        </w:div>
        <w:div w:id="637690776">
          <w:marLeft w:val="640"/>
          <w:marRight w:val="0"/>
          <w:marTop w:val="0"/>
          <w:marBottom w:val="0"/>
          <w:divBdr>
            <w:top w:val="none" w:sz="0" w:space="0" w:color="auto"/>
            <w:left w:val="none" w:sz="0" w:space="0" w:color="auto"/>
            <w:bottom w:val="none" w:sz="0" w:space="0" w:color="auto"/>
            <w:right w:val="none" w:sz="0" w:space="0" w:color="auto"/>
          </w:divBdr>
        </w:div>
        <w:div w:id="1612586898">
          <w:marLeft w:val="640"/>
          <w:marRight w:val="0"/>
          <w:marTop w:val="0"/>
          <w:marBottom w:val="0"/>
          <w:divBdr>
            <w:top w:val="none" w:sz="0" w:space="0" w:color="auto"/>
            <w:left w:val="none" w:sz="0" w:space="0" w:color="auto"/>
            <w:bottom w:val="none" w:sz="0" w:space="0" w:color="auto"/>
            <w:right w:val="none" w:sz="0" w:space="0" w:color="auto"/>
          </w:divBdr>
        </w:div>
        <w:div w:id="576131252">
          <w:marLeft w:val="640"/>
          <w:marRight w:val="0"/>
          <w:marTop w:val="0"/>
          <w:marBottom w:val="0"/>
          <w:divBdr>
            <w:top w:val="none" w:sz="0" w:space="0" w:color="auto"/>
            <w:left w:val="none" w:sz="0" w:space="0" w:color="auto"/>
            <w:bottom w:val="none" w:sz="0" w:space="0" w:color="auto"/>
            <w:right w:val="none" w:sz="0" w:space="0" w:color="auto"/>
          </w:divBdr>
        </w:div>
        <w:div w:id="1605573474">
          <w:marLeft w:val="640"/>
          <w:marRight w:val="0"/>
          <w:marTop w:val="0"/>
          <w:marBottom w:val="0"/>
          <w:divBdr>
            <w:top w:val="none" w:sz="0" w:space="0" w:color="auto"/>
            <w:left w:val="none" w:sz="0" w:space="0" w:color="auto"/>
            <w:bottom w:val="none" w:sz="0" w:space="0" w:color="auto"/>
            <w:right w:val="none" w:sz="0" w:space="0" w:color="auto"/>
          </w:divBdr>
        </w:div>
        <w:div w:id="152264080">
          <w:marLeft w:val="640"/>
          <w:marRight w:val="0"/>
          <w:marTop w:val="0"/>
          <w:marBottom w:val="0"/>
          <w:divBdr>
            <w:top w:val="none" w:sz="0" w:space="0" w:color="auto"/>
            <w:left w:val="none" w:sz="0" w:space="0" w:color="auto"/>
            <w:bottom w:val="none" w:sz="0" w:space="0" w:color="auto"/>
            <w:right w:val="none" w:sz="0" w:space="0" w:color="auto"/>
          </w:divBdr>
        </w:div>
        <w:div w:id="90592922">
          <w:marLeft w:val="640"/>
          <w:marRight w:val="0"/>
          <w:marTop w:val="0"/>
          <w:marBottom w:val="0"/>
          <w:divBdr>
            <w:top w:val="none" w:sz="0" w:space="0" w:color="auto"/>
            <w:left w:val="none" w:sz="0" w:space="0" w:color="auto"/>
            <w:bottom w:val="none" w:sz="0" w:space="0" w:color="auto"/>
            <w:right w:val="none" w:sz="0" w:space="0" w:color="auto"/>
          </w:divBdr>
        </w:div>
        <w:div w:id="2124297769">
          <w:marLeft w:val="640"/>
          <w:marRight w:val="0"/>
          <w:marTop w:val="0"/>
          <w:marBottom w:val="0"/>
          <w:divBdr>
            <w:top w:val="none" w:sz="0" w:space="0" w:color="auto"/>
            <w:left w:val="none" w:sz="0" w:space="0" w:color="auto"/>
            <w:bottom w:val="none" w:sz="0" w:space="0" w:color="auto"/>
            <w:right w:val="none" w:sz="0" w:space="0" w:color="auto"/>
          </w:divBdr>
        </w:div>
        <w:div w:id="1326011642">
          <w:marLeft w:val="640"/>
          <w:marRight w:val="0"/>
          <w:marTop w:val="0"/>
          <w:marBottom w:val="0"/>
          <w:divBdr>
            <w:top w:val="none" w:sz="0" w:space="0" w:color="auto"/>
            <w:left w:val="none" w:sz="0" w:space="0" w:color="auto"/>
            <w:bottom w:val="none" w:sz="0" w:space="0" w:color="auto"/>
            <w:right w:val="none" w:sz="0" w:space="0" w:color="auto"/>
          </w:divBdr>
        </w:div>
        <w:div w:id="484592408">
          <w:marLeft w:val="640"/>
          <w:marRight w:val="0"/>
          <w:marTop w:val="0"/>
          <w:marBottom w:val="0"/>
          <w:divBdr>
            <w:top w:val="none" w:sz="0" w:space="0" w:color="auto"/>
            <w:left w:val="none" w:sz="0" w:space="0" w:color="auto"/>
            <w:bottom w:val="none" w:sz="0" w:space="0" w:color="auto"/>
            <w:right w:val="none" w:sz="0" w:space="0" w:color="auto"/>
          </w:divBdr>
        </w:div>
        <w:div w:id="1921786532">
          <w:marLeft w:val="640"/>
          <w:marRight w:val="0"/>
          <w:marTop w:val="0"/>
          <w:marBottom w:val="0"/>
          <w:divBdr>
            <w:top w:val="none" w:sz="0" w:space="0" w:color="auto"/>
            <w:left w:val="none" w:sz="0" w:space="0" w:color="auto"/>
            <w:bottom w:val="none" w:sz="0" w:space="0" w:color="auto"/>
            <w:right w:val="none" w:sz="0" w:space="0" w:color="auto"/>
          </w:divBdr>
        </w:div>
        <w:div w:id="1926722212">
          <w:marLeft w:val="640"/>
          <w:marRight w:val="0"/>
          <w:marTop w:val="0"/>
          <w:marBottom w:val="0"/>
          <w:divBdr>
            <w:top w:val="none" w:sz="0" w:space="0" w:color="auto"/>
            <w:left w:val="none" w:sz="0" w:space="0" w:color="auto"/>
            <w:bottom w:val="none" w:sz="0" w:space="0" w:color="auto"/>
            <w:right w:val="none" w:sz="0" w:space="0" w:color="auto"/>
          </w:divBdr>
        </w:div>
        <w:div w:id="611670336">
          <w:marLeft w:val="640"/>
          <w:marRight w:val="0"/>
          <w:marTop w:val="0"/>
          <w:marBottom w:val="0"/>
          <w:divBdr>
            <w:top w:val="none" w:sz="0" w:space="0" w:color="auto"/>
            <w:left w:val="none" w:sz="0" w:space="0" w:color="auto"/>
            <w:bottom w:val="none" w:sz="0" w:space="0" w:color="auto"/>
            <w:right w:val="none" w:sz="0" w:space="0" w:color="auto"/>
          </w:divBdr>
        </w:div>
        <w:div w:id="2130539336">
          <w:marLeft w:val="640"/>
          <w:marRight w:val="0"/>
          <w:marTop w:val="0"/>
          <w:marBottom w:val="0"/>
          <w:divBdr>
            <w:top w:val="none" w:sz="0" w:space="0" w:color="auto"/>
            <w:left w:val="none" w:sz="0" w:space="0" w:color="auto"/>
            <w:bottom w:val="none" w:sz="0" w:space="0" w:color="auto"/>
            <w:right w:val="none" w:sz="0" w:space="0" w:color="auto"/>
          </w:divBdr>
        </w:div>
        <w:div w:id="1283414408">
          <w:marLeft w:val="640"/>
          <w:marRight w:val="0"/>
          <w:marTop w:val="0"/>
          <w:marBottom w:val="0"/>
          <w:divBdr>
            <w:top w:val="none" w:sz="0" w:space="0" w:color="auto"/>
            <w:left w:val="none" w:sz="0" w:space="0" w:color="auto"/>
            <w:bottom w:val="none" w:sz="0" w:space="0" w:color="auto"/>
            <w:right w:val="none" w:sz="0" w:space="0" w:color="auto"/>
          </w:divBdr>
        </w:div>
        <w:div w:id="1431319962">
          <w:marLeft w:val="640"/>
          <w:marRight w:val="0"/>
          <w:marTop w:val="0"/>
          <w:marBottom w:val="0"/>
          <w:divBdr>
            <w:top w:val="none" w:sz="0" w:space="0" w:color="auto"/>
            <w:left w:val="none" w:sz="0" w:space="0" w:color="auto"/>
            <w:bottom w:val="none" w:sz="0" w:space="0" w:color="auto"/>
            <w:right w:val="none" w:sz="0" w:space="0" w:color="auto"/>
          </w:divBdr>
        </w:div>
        <w:div w:id="2013484220">
          <w:marLeft w:val="640"/>
          <w:marRight w:val="0"/>
          <w:marTop w:val="0"/>
          <w:marBottom w:val="0"/>
          <w:divBdr>
            <w:top w:val="none" w:sz="0" w:space="0" w:color="auto"/>
            <w:left w:val="none" w:sz="0" w:space="0" w:color="auto"/>
            <w:bottom w:val="none" w:sz="0" w:space="0" w:color="auto"/>
            <w:right w:val="none" w:sz="0" w:space="0" w:color="auto"/>
          </w:divBdr>
        </w:div>
        <w:div w:id="1520967815">
          <w:marLeft w:val="640"/>
          <w:marRight w:val="0"/>
          <w:marTop w:val="0"/>
          <w:marBottom w:val="0"/>
          <w:divBdr>
            <w:top w:val="none" w:sz="0" w:space="0" w:color="auto"/>
            <w:left w:val="none" w:sz="0" w:space="0" w:color="auto"/>
            <w:bottom w:val="none" w:sz="0" w:space="0" w:color="auto"/>
            <w:right w:val="none" w:sz="0" w:space="0" w:color="auto"/>
          </w:divBdr>
        </w:div>
        <w:div w:id="1953898592">
          <w:marLeft w:val="640"/>
          <w:marRight w:val="0"/>
          <w:marTop w:val="0"/>
          <w:marBottom w:val="0"/>
          <w:divBdr>
            <w:top w:val="none" w:sz="0" w:space="0" w:color="auto"/>
            <w:left w:val="none" w:sz="0" w:space="0" w:color="auto"/>
            <w:bottom w:val="none" w:sz="0" w:space="0" w:color="auto"/>
            <w:right w:val="none" w:sz="0" w:space="0" w:color="auto"/>
          </w:divBdr>
        </w:div>
        <w:div w:id="379018222">
          <w:marLeft w:val="640"/>
          <w:marRight w:val="0"/>
          <w:marTop w:val="0"/>
          <w:marBottom w:val="0"/>
          <w:divBdr>
            <w:top w:val="none" w:sz="0" w:space="0" w:color="auto"/>
            <w:left w:val="none" w:sz="0" w:space="0" w:color="auto"/>
            <w:bottom w:val="none" w:sz="0" w:space="0" w:color="auto"/>
            <w:right w:val="none" w:sz="0" w:space="0" w:color="auto"/>
          </w:divBdr>
        </w:div>
        <w:div w:id="1418674048">
          <w:marLeft w:val="640"/>
          <w:marRight w:val="0"/>
          <w:marTop w:val="0"/>
          <w:marBottom w:val="0"/>
          <w:divBdr>
            <w:top w:val="none" w:sz="0" w:space="0" w:color="auto"/>
            <w:left w:val="none" w:sz="0" w:space="0" w:color="auto"/>
            <w:bottom w:val="none" w:sz="0" w:space="0" w:color="auto"/>
            <w:right w:val="none" w:sz="0" w:space="0" w:color="auto"/>
          </w:divBdr>
        </w:div>
        <w:div w:id="669453174">
          <w:marLeft w:val="640"/>
          <w:marRight w:val="0"/>
          <w:marTop w:val="0"/>
          <w:marBottom w:val="0"/>
          <w:divBdr>
            <w:top w:val="none" w:sz="0" w:space="0" w:color="auto"/>
            <w:left w:val="none" w:sz="0" w:space="0" w:color="auto"/>
            <w:bottom w:val="none" w:sz="0" w:space="0" w:color="auto"/>
            <w:right w:val="none" w:sz="0" w:space="0" w:color="auto"/>
          </w:divBdr>
        </w:div>
        <w:div w:id="1075663639">
          <w:marLeft w:val="640"/>
          <w:marRight w:val="0"/>
          <w:marTop w:val="0"/>
          <w:marBottom w:val="0"/>
          <w:divBdr>
            <w:top w:val="none" w:sz="0" w:space="0" w:color="auto"/>
            <w:left w:val="none" w:sz="0" w:space="0" w:color="auto"/>
            <w:bottom w:val="none" w:sz="0" w:space="0" w:color="auto"/>
            <w:right w:val="none" w:sz="0" w:space="0" w:color="auto"/>
          </w:divBdr>
        </w:div>
        <w:div w:id="1097291635">
          <w:marLeft w:val="640"/>
          <w:marRight w:val="0"/>
          <w:marTop w:val="0"/>
          <w:marBottom w:val="0"/>
          <w:divBdr>
            <w:top w:val="none" w:sz="0" w:space="0" w:color="auto"/>
            <w:left w:val="none" w:sz="0" w:space="0" w:color="auto"/>
            <w:bottom w:val="none" w:sz="0" w:space="0" w:color="auto"/>
            <w:right w:val="none" w:sz="0" w:space="0" w:color="auto"/>
          </w:divBdr>
        </w:div>
        <w:div w:id="127626771">
          <w:marLeft w:val="640"/>
          <w:marRight w:val="0"/>
          <w:marTop w:val="0"/>
          <w:marBottom w:val="0"/>
          <w:divBdr>
            <w:top w:val="none" w:sz="0" w:space="0" w:color="auto"/>
            <w:left w:val="none" w:sz="0" w:space="0" w:color="auto"/>
            <w:bottom w:val="none" w:sz="0" w:space="0" w:color="auto"/>
            <w:right w:val="none" w:sz="0" w:space="0" w:color="auto"/>
          </w:divBdr>
        </w:div>
        <w:div w:id="159077009">
          <w:marLeft w:val="640"/>
          <w:marRight w:val="0"/>
          <w:marTop w:val="0"/>
          <w:marBottom w:val="0"/>
          <w:divBdr>
            <w:top w:val="none" w:sz="0" w:space="0" w:color="auto"/>
            <w:left w:val="none" w:sz="0" w:space="0" w:color="auto"/>
            <w:bottom w:val="none" w:sz="0" w:space="0" w:color="auto"/>
            <w:right w:val="none" w:sz="0" w:space="0" w:color="auto"/>
          </w:divBdr>
        </w:div>
        <w:div w:id="488835635">
          <w:marLeft w:val="640"/>
          <w:marRight w:val="0"/>
          <w:marTop w:val="0"/>
          <w:marBottom w:val="0"/>
          <w:divBdr>
            <w:top w:val="none" w:sz="0" w:space="0" w:color="auto"/>
            <w:left w:val="none" w:sz="0" w:space="0" w:color="auto"/>
            <w:bottom w:val="none" w:sz="0" w:space="0" w:color="auto"/>
            <w:right w:val="none" w:sz="0" w:space="0" w:color="auto"/>
          </w:divBdr>
        </w:div>
        <w:div w:id="1185708972">
          <w:marLeft w:val="640"/>
          <w:marRight w:val="0"/>
          <w:marTop w:val="0"/>
          <w:marBottom w:val="0"/>
          <w:divBdr>
            <w:top w:val="none" w:sz="0" w:space="0" w:color="auto"/>
            <w:left w:val="none" w:sz="0" w:space="0" w:color="auto"/>
            <w:bottom w:val="none" w:sz="0" w:space="0" w:color="auto"/>
            <w:right w:val="none" w:sz="0" w:space="0" w:color="auto"/>
          </w:divBdr>
        </w:div>
        <w:div w:id="379012648">
          <w:marLeft w:val="640"/>
          <w:marRight w:val="0"/>
          <w:marTop w:val="0"/>
          <w:marBottom w:val="0"/>
          <w:divBdr>
            <w:top w:val="none" w:sz="0" w:space="0" w:color="auto"/>
            <w:left w:val="none" w:sz="0" w:space="0" w:color="auto"/>
            <w:bottom w:val="none" w:sz="0" w:space="0" w:color="auto"/>
            <w:right w:val="none" w:sz="0" w:space="0" w:color="auto"/>
          </w:divBdr>
        </w:div>
        <w:div w:id="381100235">
          <w:marLeft w:val="640"/>
          <w:marRight w:val="0"/>
          <w:marTop w:val="0"/>
          <w:marBottom w:val="0"/>
          <w:divBdr>
            <w:top w:val="none" w:sz="0" w:space="0" w:color="auto"/>
            <w:left w:val="none" w:sz="0" w:space="0" w:color="auto"/>
            <w:bottom w:val="none" w:sz="0" w:space="0" w:color="auto"/>
            <w:right w:val="none" w:sz="0" w:space="0" w:color="auto"/>
          </w:divBdr>
        </w:div>
        <w:div w:id="654383064">
          <w:marLeft w:val="640"/>
          <w:marRight w:val="0"/>
          <w:marTop w:val="0"/>
          <w:marBottom w:val="0"/>
          <w:divBdr>
            <w:top w:val="none" w:sz="0" w:space="0" w:color="auto"/>
            <w:left w:val="none" w:sz="0" w:space="0" w:color="auto"/>
            <w:bottom w:val="none" w:sz="0" w:space="0" w:color="auto"/>
            <w:right w:val="none" w:sz="0" w:space="0" w:color="auto"/>
          </w:divBdr>
        </w:div>
        <w:div w:id="1454129680">
          <w:marLeft w:val="640"/>
          <w:marRight w:val="0"/>
          <w:marTop w:val="0"/>
          <w:marBottom w:val="0"/>
          <w:divBdr>
            <w:top w:val="none" w:sz="0" w:space="0" w:color="auto"/>
            <w:left w:val="none" w:sz="0" w:space="0" w:color="auto"/>
            <w:bottom w:val="none" w:sz="0" w:space="0" w:color="auto"/>
            <w:right w:val="none" w:sz="0" w:space="0" w:color="auto"/>
          </w:divBdr>
        </w:div>
        <w:div w:id="1843154316">
          <w:marLeft w:val="640"/>
          <w:marRight w:val="0"/>
          <w:marTop w:val="0"/>
          <w:marBottom w:val="0"/>
          <w:divBdr>
            <w:top w:val="none" w:sz="0" w:space="0" w:color="auto"/>
            <w:left w:val="none" w:sz="0" w:space="0" w:color="auto"/>
            <w:bottom w:val="none" w:sz="0" w:space="0" w:color="auto"/>
            <w:right w:val="none" w:sz="0" w:space="0" w:color="auto"/>
          </w:divBdr>
        </w:div>
        <w:div w:id="453329501">
          <w:marLeft w:val="640"/>
          <w:marRight w:val="0"/>
          <w:marTop w:val="0"/>
          <w:marBottom w:val="0"/>
          <w:divBdr>
            <w:top w:val="none" w:sz="0" w:space="0" w:color="auto"/>
            <w:left w:val="none" w:sz="0" w:space="0" w:color="auto"/>
            <w:bottom w:val="none" w:sz="0" w:space="0" w:color="auto"/>
            <w:right w:val="none" w:sz="0" w:space="0" w:color="auto"/>
          </w:divBdr>
        </w:div>
        <w:div w:id="33045270">
          <w:marLeft w:val="640"/>
          <w:marRight w:val="0"/>
          <w:marTop w:val="0"/>
          <w:marBottom w:val="0"/>
          <w:divBdr>
            <w:top w:val="none" w:sz="0" w:space="0" w:color="auto"/>
            <w:left w:val="none" w:sz="0" w:space="0" w:color="auto"/>
            <w:bottom w:val="none" w:sz="0" w:space="0" w:color="auto"/>
            <w:right w:val="none" w:sz="0" w:space="0" w:color="auto"/>
          </w:divBdr>
        </w:div>
        <w:div w:id="1521550634">
          <w:marLeft w:val="640"/>
          <w:marRight w:val="0"/>
          <w:marTop w:val="0"/>
          <w:marBottom w:val="0"/>
          <w:divBdr>
            <w:top w:val="none" w:sz="0" w:space="0" w:color="auto"/>
            <w:left w:val="none" w:sz="0" w:space="0" w:color="auto"/>
            <w:bottom w:val="none" w:sz="0" w:space="0" w:color="auto"/>
            <w:right w:val="none" w:sz="0" w:space="0" w:color="auto"/>
          </w:divBdr>
        </w:div>
        <w:div w:id="945389567">
          <w:marLeft w:val="640"/>
          <w:marRight w:val="0"/>
          <w:marTop w:val="0"/>
          <w:marBottom w:val="0"/>
          <w:divBdr>
            <w:top w:val="none" w:sz="0" w:space="0" w:color="auto"/>
            <w:left w:val="none" w:sz="0" w:space="0" w:color="auto"/>
            <w:bottom w:val="none" w:sz="0" w:space="0" w:color="auto"/>
            <w:right w:val="none" w:sz="0" w:space="0" w:color="auto"/>
          </w:divBdr>
        </w:div>
        <w:div w:id="77943488">
          <w:marLeft w:val="640"/>
          <w:marRight w:val="0"/>
          <w:marTop w:val="0"/>
          <w:marBottom w:val="0"/>
          <w:divBdr>
            <w:top w:val="none" w:sz="0" w:space="0" w:color="auto"/>
            <w:left w:val="none" w:sz="0" w:space="0" w:color="auto"/>
            <w:bottom w:val="none" w:sz="0" w:space="0" w:color="auto"/>
            <w:right w:val="none" w:sz="0" w:space="0" w:color="auto"/>
          </w:divBdr>
        </w:div>
        <w:div w:id="1109664129">
          <w:marLeft w:val="640"/>
          <w:marRight w:val="0"/>
          <w:marTop w:val="0"/>
          <w:marBottom w:val="0"/>
          <w:divBdr>
            <w:top w:val="none" w:sz="0" w:space="0" w:color="auto"/>
            <w:left w:val="none" w:sz="0" w:space="0" w:color="auto"/>
            <w:bottom w:val="none" w:sz="0" w:space="0" w:color="auto"/>
            <w:right w:val="none" w:sz="0" w:space="0" w:color="auto"/>
          </w:divBdr>
        </w:div>
        <w:div w:id="1598363988">
          <w:marLeft w:val="640"/>
          <w:marRight w:val="0"/>
          <w:marTop w:val="0"/>
          <w:marBottom w:val="0"/>
          <w:divBdr>
            <w:top w:val="none" w:sz="0" w:space="0" w:color="auto"/>
            <w:left w:val="none" w:sz="0" w:space="0" w:color="auto"/>
            <w:bottom w:val="none" w:sz="0" w:space="0" w:color="auto"/>
            <w:right w:val="none" w:sz="0" w:space="0" w:color="auto"/>
          </w:divBdr>
        </w:div>
        <w:div w:id="707947276">
          <w:marLeft w:val="640"/>
          <w:marRight w:val="0"/>
          <w:marTop w:val="0"/>
          <w:marBottom w:val="0"/>
          <w:divBdr>
            <w:top w:val="none" w:sz="0" w:space="0" w:color="auto"/>
            <w:left w:val="none" w:sz="0" w:space="0" w:color="auto"/>
            <w:bottom w:val="none" w:sz="0" w:space="0" w:color="auto"/>
            <w:right w:val="none" w:sz="0" w:space="0" w:color="auto"/>
          </w:divBdr>
        </w:div>
        <w:div w:id="1135879670">
          <w:marLeft w:val="640"/>
          <w:marRight w:val="0"/>
          <w:marTop w:val="0"/>
          <w:marBottom w:val="0"/>
          <w:divBdr>
            <w:top w:val="none" w:sz="0" w:space="0" w:color="auto"/>
            <w:left w:val="none" w:sz="0" w:space="0" w:color="auto"/>
            <w:bottom w:val="none" w:sz="0" w:space="0" w:color="auto"/>
            <w:right w:val="none" w:sz="0" w:space="0" w:color="auto"/>
          </w:divBdr>
        </w:div>
        <w:div w:id="1749113684">
          <w:marLeft w:val="640"/>
          <w:marRight w:val="0"/>
          <w:marTop w:val="0"/>
          <w:marBottom w:val="0"/>
          <w:divBdr>
            <w:top w:val="none" w:sz="0" w:space="0" w:color="auto"/>
            <w:left w:val="none" w:sz="0" w:space="0" w:color="auto"/>
            <w:bottom w:val="none" w:sz="0" w:space="0" w:color="auto"/>
            <w:right w:val="none" w:sz="0" w:space="0" w:color="auto"/>
          </w:divBdr>
        </w:div>
        <w:div w:id="1047880079">
          <w:marLeft w:val="640"/>
          <w:marRight w:val="0"/>
          <w:marTop w:val="0"/>
          <w:marBottom w:val="0"/>
          <w:divBdr>
            <w:top w:val="none" w:sz="0" w:space="0" w:color="auto"/>
            <w:left w:val="none" w:sz="0" w:space="0" w:color="auto"/>
            <w:bottom w:val="none" w:sz="0" w:space="0" w:color="auto"/>
            <w:right w:val="none" w:sz="0" w:space="0" w:color="auto"/>
          </w:divBdr>
        </w:div>
        <w:div w:id="1499736960">
          <w:marLeft w:val="640"/>
          <w:marRight w:val="0"/>
          <w:marTop w:val="0"/>
          <w:marBottom w:val="0"/>
          <w:divBdr>
            <w:top w:val="none" w:sz="0" w:space="0" w:color="auto"/>
            <w:left w:val="none" w:sz="0" w:space="0" w:color="auto"/>
            <w:bottom w:val="none" w:sz="0" w:space="0" w:color="auto"/>
            <w:right w:val="none" w:sz="0" w:space="0" w:color="auto"/>
          </w:divBdr>
        </w:div>
        <w:div w:id="1790856193">
          <w:marLeft w:val="640"/>
          <w:marRight w:val="0"/>
          <w:marTop w:val="0"/>
          <w:marBottom w:val="0"/>
          <w:divBdr>
            <w:top w:val="none" w:sz="0" w:space="0" w:color="auto"/>
            <w:left w:val="none" w:sz="0" w:space="0" w:color="auto"/>
            <w:bottom w:val="none" w:sz="0" w:space="0" w:color="auto"/>
            <w:right w:val="none" w:sz="0" w:space="0" w:color="auto"/>
          </w:divBdr>
        </w:div>
        <w:div w:id="1424449449">
          <w:marLeft w:val="640"/>
          <w:marRight w:val="0"/>
          <w:marTop w:val="0"/>
          <w:marBottom w:val="0"/>
          <w:divBdr>
            <w:top w:val="none" w:sz="0" w:space="0" w:color="auto"/>
            <w:left w:val="none" w:sz="0" w:space="0" w:color="auto"/>
            <w:bottom w:val="none" w:sz="0" w:space="0" w:color="auto"/>
            <w:right w:val="none" w:sz="0" w:space="0" w:color="auto"/>
          </w:divBdr>
        </w:div>
        <w:div w:id="155344875">
          <w:marLeft w:val="640"/>
          <w:marRight w:val="0"/>
          <w:marTop w:val="0"/>
          <w:marBottom w:val="0"/>
          <w:divBdr>
            <w:top w:val="none" w:sz="0" w:space="0" w:color="auto"/>
            <w:left w:val="none" w:sz="0" w:space="0" w:color="auto"/>
            <w:bottom w:val="none" w:sz="0" w:space="0" w:color="auto"/>
            <w:right w:val="none" w:sz="0" w:space="0" w:color="auto"/>
          </w:divBdr>
        </w:div>
        <w:div w:id="1475296338">
          <w:marLeft w:val="640"/>
          <w:marRight w:val="0"/>
          <w:marTop w:val="0"/>
          <w:marBottom w:val="0"/>
          <w:divBdr>
            <w:top w:val="none" w:sz="0" w:space="0" w:color="auto"/>
            <w:left w:val="none" w:sz="0" w:space="0" w:color="auto"/>
            <w:bottom w:val="none" w:sz="0" w:space="0" w:color="auto"/>
            <w:right w:val="none" w:sz="0" w:space="0" w:color="auto"/>
          </w:divBdr>
        </w:div>
        <w:div w:id="509413596">
          <w:marLeft w:val="640"/>
          <w:marRight w:val="0"/>
          <w:marTop w:val="0"/>
          <w:marBottom w:val="0"/>
          <w:divBdr>
            <w:top w:val="none" w:sz="0" w:space="0" w:color="auto"/>
            <w:left w:val="none" w:sz="0" w:space="0" w:color="auto"/>
            <w:bottom w:val="none" w:sz="0" w:space="0" w:color="auto"/>
            <w:right w:val="none" w:sz="0" w:space="0" w:color="auto"/>
          </w:divBdr>
        </w:div>
        <w:div w:id="1654404572">
          <w:marLeft w:val="640"/>
          <w:marRight w:val="0"/>
          <w:marTop w:val="0"/>
          <w:marBottom w:val="0"/>
          <w:divBdr>
            <w:top w:val="none" w:sz="0" w:space="0" w:color="auto"/>
            <w:left w:val="none" w:sz="0" w:space="0" w:color="auto"/>
            <w:bottom w:val="none" w:sz="0" w:space="0" w:color="auto"/>
            <w:right w:val="none" w:sz="0" w:space="0" w:color="auto"/>
          </w:divBdr>
        </w:div>
        <w:div w:id="1296059877">
          <w:marLeft w:val="640"/>
          <w:marRight w:val="0"/>
          <w:marTop w:val="0"/>
          <w:marBottom w:val="0"/>
          <w:divBdr>
            <w:top w:val="none" w:sz="0" w:space="0" w:color="auto"/>
            <w:left w:val="none" w:sz="0" w:space="0" w:color="auto"/>
            <w:bottom w:val="none" w:sz="0" w:space="0" w:color="auto"/>
            <w:right w:val="none" w:sz="0" w:space="0" w:color="auto"/>
          </w:divBdr>
        </w:div>
        <w:div w:id="1614509547">
          <w:marLeft w:val="640"/>
          <w:marRight w:val="0"/>
          <w:marTop w:val="0"/>
          <w:marBottom w:val="0"/>
          <w:divBdr>
            <w:top w:val="none" w:sz="0" w:space="0" w:color="auto"/>
            <w:left w:val="none" w:sz="0" w:space="0" w:color="auto"/>
            <w:bottom w:val="none" w:sz="0" w:space="0" w:color="auto"/>
            <w:right w:val="none" w:sz="0" w:space="0" w:color="auto"/>
          </w:divBdr>
        </w:div>
        <w:div w:id="1782841557">
          <w:marLeft w:val="640"/>
          <w:marRight w:val="0"/>
          <w:marTop w:val="0"/>
          <w:marBottom w:val="0"/>
          <w:divBdr>
            <w:top w:val="none" w:sz="0" w:space="0" w:color="auto"/>
            <w:left w:val="none" w:sz="0" w:space="0" w:color="auto"/>
            <w:bottom w:val="none" w:sz="0" w:space="0" w:color="auto"/>
            <w:right w:val="none" w:sz="0" w:space="0" w:color="auto"/>
          </w:divBdr>
        </w:div>
        <w:div w:id="1978100120">
          <w:marLeft w:val="640"/>
          <w:marRight w:val="0"/>
          <w:marTop w:val="0"/>
          <w:marBottom w:val="0"/>
          <w:divBdr>
            <w:top w:val="none" w:sz="0" w:space="0" w:color="auto"/>
            <w:left w:val="none" w:sz="0" w:space="0" w:color="auto"/>
            <w:bottom w:val="none" w:sz="0" w:space="0" w:color="auto"/>
            <w:right w:val="none" w:sz="0" w:space="0" w:color="auto"/>
          </w:divBdr>
        </w:div>
        <w:div w:id="624774149">
          <w:marLeft w:val="640"/>
          <w:marRight w:val="0"/>
          <w:marTop w:val="0"/>
          <w:marBottom w:val="0"/>
          <w:divBdr>
            <w:top w:val="none" w:sz="0" w:space="0" w:color="auto"/>
            <w:left w:val="none" w:sz="0" w:space="0" w:color="auto"/>
            <w:bottom w:val="none" w:sz="0" w:space="0" w:color="auto"/>
            <w:right w:val="none" w:sz="0" w:space="0" w:color="auto"/>
          </w:divBdr>
        </w:div>
        <w:div w:id="185027535">
          <w:marLeft w:val="640"/>
          <w:marRight w:val="0"/>
          <w:marTop w:val="0"/>
          <w:marBottom w:val="0"/>
          <w:divBdr>
            <w:top w:val="none" w:sz="0" w:space="0" w:color="auto"/>
            <w:left w:val="none" w:sz="0" w:space="0" w:color="auto"/>
            <w:bottom w:val="none" w:sz="0" w:space="0" w:color="auto"/>
            <w:right w:val="none" w:sz="0" w:space="0" w:color="auto"/>
          </w:divBdr>
        </w:div>
        <w:div w:id="1486504699">
          <w:marLeft w:val="640"/>
          <w:marRight w:val="0"/>
          <w:marTop w:val="0"/>
          <w:marBottom w:val="0"/>
          <w:divBdr>
            <w:top w:val="none" w:sz="0" w:space="0" w:color="auto"/>
            <w:left w:val="none" w:sz="0" w:space="0" w:color="auto"/>
            <w:bottom w:val="none" w:sz="0" w:space="0" w:color="auto"/>
            <w:right w:val="none" w:sz="0" w:space="0" w:color="auto"/>
          </w:divBdr>
        </w:div>
        <w:div w:id="1163158299">
          <w:marLeft w:val="640"/>
          <w:marRight w:val="0"/>
          <w:marTop w:val="0"/>
          <w:marBottom w:val="0"/>
          <w:divBdr>
            <w:top w:val="none" w:sz="0" w:space="0" w:color="auto"/>
            <w:left w:val="none" w:sz="0" w:space="0" w:color="auto"/>
            <w:bottom w:val="none" w:sz="0" w:space="0" w:color="auto"/>
            <w:right w:val="none" w:sz="0" w:space="0" w:color="auto"/>
          </w:divBdr>
        </w:div>
        <w:div w:id="973172101">
          <w:marLeft w:val="640"/>
          <w:marRight w:val="0"/>
          <w:marTop w:val="0"/>
          <w:marBottom w:val="0"/>
          <w:divBdr>
            <w:top w:val="none" w:sz="0" w:space="0" w:color="auto"/>
            <w:left w:val="none" w:sz="0" w:space="0" w:color="auto"/>
            <w:bottom w:val="none" w:sz="0" w:space="0" w:color="auto"/>
            <w:right w:val="none" w:sz="0" w:space="0" w:color="auto"/>
          </w:divBdr>
        </w:div>
        <w:div w:id="989753168">
          <w:marLeft w:val="640"/>
          <w:marRight w:val="0"/>
          <w:marTop w:val="0"/>
          <w:marBottom w:val="0"/>
          <w:divBdr>
            <w:top w:val="none" w:sz="0" w:space="0" w:color="auto"/>
            <w:left w:val="none" w:sz="0" w:space="0" w:color="auto"/>
            <w:bottom w:val="none" w:sz="0" w:space="0" w:color="auto"/>
            <w:right w:val="none" w:sz="0" w:space="0" w:color="auto"/>
          </w:divBdr>
        </w:div>
        <w:div w:id="2079937962">
          <w:marLeft w:val="640"/>
          <w:marRight w:val="0"/>
          <w:marTop w:val="0"/>
          <w:marBottom w:val="0"/>
          <w:divBdr>
            <w:top w:val="none" w:sz="0" w:space="0" w:color="auto"/>
            <w:left w:val="none" w:sz="0" w:space="0" w:color="auto"/>
            <w:bottom w:val="none" w:sz="0" w:space="0" w:color="auto"/>
            <w:right w:val="none" w:sz="0" w:space="0" w:color="auto"/>
          </w:divBdr>
        </w:div>
        <w:div w:id="106121327">
          <w:marLeft w:val="640"/>
          <w:marRight w:val="0"/>
          <w:marTop w:val="0"/>
          <w:marBottom w:val="0"/>
          <w:divBdr>
            <w:top w:val="none" w:sz="0" w:space="0" w:color="auto"/>
            <w:left w:val="none" w:sz="0" w:space="0" w:color="auto"/>
            <w:bottom w:val="none" w:sz="0" w:space="0" w:color="auto"/>
            <w:right w:val="none" w:sz="0" w:space="0" w:color="auto"/>
          </w:divBdr>
        </w:div>
        <w:div w:id="1648897550">
          <w:marLeft w:val="640"/>
          <w:marRight w:val="0"/>
          <w:marTop w:val="0"/>
          <w:marBottom w:val="0"/>
          <w:divBdr>
            <w:top w:val="none" w:sz="0" w:space="0" w:color="auto"/>
            <w:left w:val="none" w:sz="0" w:space="0" w:color="auto"/>
            <w:bottom w:val="none" w:sz="0" w:space="0" w:color="auto"/>
            <w:right w:val="none" w:sz="0" w:space="0" w:color="auto"/>
          </w:divBdr>
        </w:div>
        <w:div w:id="1615552844">
          <w:marLeft w:val="640"/>
          <w:marRight w:val="0"/>
          <w:marTop w:val="0"/>
          <w:marBottom w:val="0"/>
          <w:divBdr>
            <w:top w:val="none" w:sz="0" w:space="0" w:color="auto"/>
            <w:left w:val="none" w:sz="0" w:space="0" w:color="auto"/>
            <w:bottom w:val="none" w:sz="0" w:space="0" w:color="auto"/>
            <w:right w:val="none" w:sz="0" w:space="0" w:color="auto"/>
          </w:divBdr>
        </w:div>
        <w:div w:id="1178808008">
          <w:marLeft w:val="640"/>
          <w:marRight w:val="0"/>
          <w:marTop w:val="0"/>
          <w:marBottom w:val="0"/>
          <w:divBdr>
            <w:top w:val="none" w:sz="0" w:space="0" w:color="auto"/>
            <w:left w:val="none" w:sz="0" w:space="0" w:color="auto"/>
            <w:bottom w:val="none" w:sz="0" w:space="0" w:color="auto"/>
            <w:right w:val="none" w:sz="0" w:space="0" w:color="auto"/>
          </w:divBdr>
        </w:div>
        <w:div w:id="1094547114">
          <w:marLeft w:val="640"/>
          <w:marRight w:val="0"/>
          <w:marTop w:val="0"/>
          <w:marBottom w:val="0"/>
          <w:divBdr>
            <w:top w:val="none" w:sz="0" w:space="0" w:color="auto"/>
            <w:left w:val="none" w:sz="0" w:space="0" w:color="auto"/>
            <w:bottom w:val="none" w:sz="0" w:space="0" w:color="auto"/>
            <w:right w:val="none" w:sz="0" w:space="0" w:color="auto"/>
          </w:divBdr>
        </w:div>
        <w:div w:id="345329926">
          <w:marLeft w:val="640"/>
          <w:marRight w:val="0"/>
          <w:marTop w:val="0"/>
          <w:marBottom w:val="0"/>
          <w:divBdr>
            <w:top w:val="none" w:sz="0" w:space="0" w:color="auto"/>
            <w:left w:val="none" w:sz="0" w:space="0" w:color="auto"/>
            <w:bottom w:val="none" w:sz="0" w:space="0" w:color="auto"/>
            <w:right w:val="none" w:sz="0" w:space="0" w:color="auto"/>
          </w:divBdr>
        </w:div>
        <w:div w:id="65423275">
          <w:marLeft w:val="640"/>
          <w:marRight w:val="0"/>
          <w:marTop w:val="0"/>
          <w:marBottom w:val="0"/>
          <w:divBdr>
            <w:top w:val="none" w:sz="0" w:space="0" w:color="auto"/>
            <w:left w:val="none" w:sz="0" w:space="0" w:color="auto"/>
            <w:bottom w:val="none" w:sz="0" w:space="0" w:color="auto"/>
            <w:right w:val="none" w:sz="0" w:space="0" w:color="auto"/>
          </w:divBdr>
        </w:div>
        <w:div w:id="450560509">
          <w:marLeft w:val="640"/>
          <w:marRight w:val="0"/>
          <w:marTop w:val="0"/>
          <w:marBottom w:val="0"/>
          <w:divBdr>
            <w:top w:val="none" w:sz="0" w:space="0" w:color="auto"/>
            <w:left w:val="none" w:sz="0" w:space="0" w:color="auto"/>
            <w:bottom w:val="none" w:sz="0" w:space="0" w:color="auto"/>
            <w:right w:val="none" w:sz="0" w:space="0" w:color="auto"/>
          </w:divBdr>
        </w:div>
        <w:div w:id="1644044979">
          <w:marLeft w:val="640"/>
          <w:marRight w:val="0"/>
          <w:marTop w:val="0"/>
          <w:marBottom w:val="0"/>
          <w:divBdr>
            <w:top w:val="none" w:sz="0" w:space="0" w:color="auto"/>
            <w:left w:val="none" w:sz="0" w:space="0" w:color="auto"/>
            <w:bottom w:val="none" w:sz="0" w:space="0" w:color="auto"/>
            <w:right w:val="none" w:sz="0" w:space="0" w:color="auto"/>
          </w:divBdr>
        </w:div>
        <w:div w:id="1243685454">
          <w:marLeft w:val="640"/>
          <w:marRight w:val="0"/>
          <w:marTop w:val="0"/>
          <w:marBottom w:val="0"/>
          <w:divBdr>
            <w:top w:val="none" w:sz="0" w:space="0" w:color="auto"/>
            <w:left w:val="none" w:sz="0" w:space="0" w:color="auto"/>
            <w:bottom w:val="none" w:sz="0" w:space="0" w:color="auto"/>
            <w:right w:val="none" w:sz="0" w:space="0" w:color="auto"/>
          </w:divBdr>
        </w:div>
        <w:div w:id="246811672">
          <w:marLeft w:val="640"/>
          <w:marRight w:val="0"/>
          <w:marTop w:val="0"/>
          <w:marBottom w:val="0"/>
          <w:divBdr>
            <w:top w:val="none" w:sz="0" w:space="0" w:color="auto"/>
            <w:left w:val="none" w:sz="0" w:space="0" w:color="auto"/>
            <w:bottom w:val="none" w:sz="0" w:space="0" w:color="auto"/>
            <w:right w:val="none" w:sz="0" w:space="0" w:color="auto"/>
          </w:divBdr>
        </w:div>
        <w:div w:id="312299684">
          <w:marLeft w:val="640"/>
          <w:marRight w:val="0"/>
          <w:marTop w:val="0"/>
          <w:marBottom w:val="0"/>
          <w:divBdr>
            <w:top w:val="none" w:sz="0" w:space="0" w:color="auto"/>
            <w:left w:val="none" w:sz="0" w:space="0" w:color="auto"/>
            <w:bottom w:val="none" w:sz="0" w:space="0" w:color="auto"/>
            <w:right w:val="none" w:sz="0" w:space="0" w:color="auto"/>
          </w:divBdr>
        </w:div>
        <w:div w:id="1175339117">
          <w:marLeft w:val="640"/>
          <w:marRight w:val="0"/>
          <w:marTop w:val="0"/>
          <w:marBottom w:val="0"/>
          <w:divBdr>
            <w:top w:val="none" w:sz="0" w:space="0" w:color="auto"/>
            <w:left w:val="none" w:sz="0" w:space="0" w:color="auto"/>
            <w:bottom w:val="none" w:sz="0" w:space="0" w:color="auto"/>
            <w:right w:val="none" w:sz="0" w:space="0" w:color="auto"/>
          </w:divBdr>
        </w:div>
        <w:div w:id="580025493">
          <w:marLeft w:val="640"/>
          <w:marRight w:val="0"/>
          <w:marTop w:val="0"/>
          <w:marBottom w:val="0"/>
          <w:divBdr>
            <w:top w:val="none" w:sz="0" w:space="0" w:color="auto"/>
            <w:left w:val="none" w:sz="0" w:space="0" w:color="auto"/>
            <w:bottom w:val="none" w:sz="0" w:space="0" w:color="auto"/>
            <w:right w:val="none" w:sz="0" w:space="0" w:color="auto"/>
          </w:divBdr>
        </w:div>
        <w:div w:id="316957094">
          <w:marLeft w:val="640"/>
          <w:marRight w:val="0"/>
          <w:marTop w:val="0"/>
          <w:marBottom w:val="0"/>
          <w:divBdr>
            <w:top w:val="none" w:sz="0" w:space="0" w:color="auto"/>
            <w:left w:val="none" w:sz="0" w:space="0" w:color="auto"/>
            <w:bottom w:val="none" w:sz="0" w:space="0" w:color="auto"/>
            <w:right w:val="none" w:sz="0" w:space="0" w:color="auto"/>
          </w:divBdr>
        </w:div>
        <w:div w:id="959721207">
          <w:marLeft w:val="640"/>
          <w:marRight w:val="0"/>
          <w:marTop w:val="0"/>
          <w:marBottom w:val="0"/>
          <w:divBdr>
            <w:top w:val="none" w:sz="0" w:space="0" w:color="auto"/>
            <w:left w:val="none" w:sz="0" w:space="0" w:color="auto"/>
            <w:bottom w:val="none" w:sz="0" w:space="0" w:color="auto"/>
            <w:right w:val="none" w:sz="0" w:space="0" w:color="auto"/>
          </w:divBdr>
        </w:div>
        <w:div w:id="1612854766">
          <w:marLeft w:val="640"/>
          <w:marRight w:val="0"/>
          <w:marTop w:val="0"/>
          <w:marBottom w:val="0"/>
          <w:divBdr>
            <w:top w:val="none" w:sz="0" w:space="0" w:color="auto"/>
            <w:left w:val="none" w:sz="0" w:space="0" w:color="auto"/>
            <w:bottom w:val="none" w:sz="0" w:space="0" w:color="auto"/>
            <w:right w:val="none" w:sz="0" w:space="0" w:color="auto"/>
          </w:divBdr>
        </w:div>
        <w:div w:id="232854477">
          <w:marLeft w:val="640"/>
          <w:marRight w:val="0"/>
          <w:marTop w:val="0"/>
          <w:marBottom w:val="0"/>
          <w:divBdr>
            <w:top w:val="none" w:sz="0" w:space="0" w:color="auto"/>
            <w:left w:val="none" w:sz="0" w:space="0" w:color="auto"/>
            <w:bottom w:val="none" w:sz="0" w:space="0" w:color="auto"/>
            <w:right w:val="none" w:sz="0" w:space="0" w:color="auto"/>
          </w:divBdr>
        </w:div>
        <w:div w:id="756753486">
          <w:marLeft w:val="640"/>
          <w:marRight w:val="0"/>
          <w:marTop w:val="0"/>
          <w:marBottom w:val="0"/>
          <w:divBdr>
            <w:top w:val="none" w:sz="0" w:space="0" w:color="auto"/>
            <w:left w:val="none" w:sz="0" w:space="0" w:color="auto"/>
            <w:bottom w:val="none" w:sz="0" w:space="0" w:color="auto"/>
            <w:right w:val="none" w:sz="0" w:space="0" w:color="auto"/>
          </w:divBdr>
        </w:div>
        <w:div w:id="1691684226">
          <w:marLeft w:val="640"/>
          <w:marRight w:val="0"/>
          <w:marTop w:val="0"/>
          <w:marBottom w:val="0"/>
          <w:divBdr>
            <w:top w:val="none" w:sz="0" w:space="0" w:color="auto"/>
            <w:left w:val="none" w:sz="0" w:space="0" w:color="auto"/>
            <w:bottom w:val="none" w:sz="0" w:space="0" w:color="auto"/>
            <w:right w:val="none" w:sz="0" w:space="0" w:color="auto"/>
          </w:divBdr>
        </w:div>
        <w:div w:id="945425830">
          <w:marLeft w:val="640"/>
          <w:marRight w:val="0"/>
          <w:marTop w:val="0"/>
          <w:marBottom w:val="0"/>
          <w:divBdr>
            <w:top w:val="none" w:sz="0" w:space="0" w:color="auto"/>
            <w:left w:val="none" w:sz="0" w:space="0" w:color="auto"/>
            <w:bottom w:val="none" w:sz="0" w:space="0" w:color="auto"/>
            <w:right w:val="none" w:sz="0" w:space="0" w:color="auto"/>
          </w:divBdr>
        </w:div>
        <w:div w:id="884178021">
          <w:marLeft w:val="640"/>
          <w:marRight w:val="0"/>
          <w:marTop w:val="0"/>
          <w:marBottom w:val="0"/>
          <w:divBdr>
            <w:top w:val="none" w:sz="0" w:space="0" w:color="auto"/>
            <w:left w:val="none" w:sz="0" w:space="0" w:color="auto"/>
            <w:bottom w:val="none" w:sz="0" w:space="0" w:color="auto"/>
            <w:right w:val="none" w:sz="0" w:space="0" w:color="auto"/>
          </w:divBdr>
        </w:div>
        <w:div w:id="1524436300">
          <w:marLeft w:val="640"/>
          <w:marRight w:val="0"/>
          <w:marTop w:val="0"/>
          <w:marBottom w:val="0"/>
          <w:divBdr>
            <w:top w:val="none" w:sz="0" w:space="0" w:color="auto"/>
            <w:left w:val="none" w:sz="0" w:space="0" w:color="auto"/>
            <w:bottom w:val="none" w:sz="0" w:space="0" w:color="auto"/>
            <w:right w:val="none" w:sz="0" w:space="0" w:color="auto"/>
          </w:divBdr>
        </w:div>
        <w:div w:id="562175751">
          <w:marLeft w:val="640"/>
          <w:marRight w:val="0"/>
          <w:marTop w:val="0"/>
          <w:marBottom w:val="0"/>
          <w:divBdr>
            <w:top w:val="none" w:sz="0" w:space="0" w:color="auto"/>
            <w:left w:val="none" w:sz="0" w:space="0" w:color="auto"/>
            <w:bottom w:val="none" w:sz="0" w:space="0" w:color="auto"/>
            <w:right w:val="none" w:sz="0" w:space="0" w:color="auto"/>
          </w:divBdr>
        </w:div>
        <w:div w:id="1356272191">
          <w:marLeft w:val="640"/>
          <w:marRight w:val="0"/>
          <w:marTop w:val="0"/>
          <w:marBottom w:val="0"/>
          <w:divBdr>
            <w:top w:val="none" w:sz="0" w:space="0" w:color="auto"/>
            <w:left w:val="none" w:sz="0" w:space="0" w:color="auto"/>
            <w:bottom w:val="none" w:sz="0" w:space="0" w:color="auto"/>
            <w:right w:val="none" w:sz="0" w:space="0" w:color="auto"/>
          </w:divBdr>
        </w:div>
        <w:div w:id="275605125">
          <w:marLeft w:val="640"/>
          <w:marRight w:val="0"/>
          <w:marTop w:val="0"/>
          <w:marBottom w:val="0"/>
          <w:divBdr>
            <w:top w:val="none" w:sz="0" w:space="0" w:color="auto"/>
            <w:left w:val="none" w:sz="0" w:space="0" w:color="auto"/>
            <w:bottom w:val="none" w:sz="0" w:space="0" w:color="auto"/>
            <w:right w:val="none" w:sz="0" w:space="0" w:color="auto"/>
          </w:divBdr>
        </w:div>
        <w:div w:id="336276208">
          <w:marLeft w:val="640"/>
          <w:marRight w:val="0"/>
          <w:marTop w:val="0"/>
          <w:marBottom w:val="0"/>
          <w:divBdr>
            <w:top w:val="none" w:sz="0" w:space="0" w:color="auto"/>
            <w:left w:val="none" w:sz="0" w:space="0" w:color="auto"/>
            <w:bottom w:val="none" w:sz="0" w:space="0" w:color="auto"/>
            <w:right w:val="none" w:sz="0" w:space="0" w:color="auto"/>
          </w:divBdr>
        </w:div>
        <w:div w:id="1480919020">
          <w:marLeft w:val="640"/>
          <w:marRight w:val="0"/>
          <w:marTop w:val="0"/>
          <w:marBottom w:val="0"/>
          <w:divBdr>
            <w:top w:val="none" w:sz="0" w:space="0" w:color="auto"/>
            <w:left w:val="none" w:sz="0" w:space="0" w:color="auto"/>
            <w:bottom w:val="none" w:sz="0" w:space="0" w:color="auto"/>
            <w:right w:val="none" w:sz="0" w:space="0" w:color="auto"/>
          </w:divBdr>
        </w:div>
        <w:div w:id="1676684732">
          <w:marLeft w:val="640"/>
          <w:marRight w:val="0"/>
          <w:marTop w:val="0"/>
          <w:marBottom w:val="0"/>
          <w:divBdr>
            <w:top w:val="none" w:sz="0" w:space="0" w:color="auto"/>
            <w:left w:val="none" w:sz="0" w:space="0" w:color="auto"/>
            <w:bottom w:val="none" w:sz="0" w:space="0" w:color="auto"/>
            <w:right w:val="none" w:sz="0" w:space="0" w:color="auto"/>
          </w:divBdr>
        </w:div>
        <w:div w:id="469133180">
          <w:marLeft w:val="640"/>
          <w:marRight w:val="0"/>
          <w:marTop w:val="0"/>
          <w:marBottom w:val="0"/>
          <w:divBdr>
            <w:top w:val="none" w:sz="0" w:space="0" w:color="auto"/>
            <w:left w:val="none" w:sz="0" w:space="0" w:color="auto"/>
            <w:bottom w:val="none" w:sz="0" w:space="0" w:color="auto"/>
            <w:right w:val="none" w:sz="0" w:space="0" w:color="auto"/>
          </w:divBdr>
        </w:div>
        <w:div w:id="511185005">
          <w:marLeft w:val="640"/>
          <w:marRight w:val="0"/>
          <w:marTop w:val="0"/>
          <w:marBottom w:val="0"/>
          <w:divBdr>
            <w:top w:val="none" w:sz="0" w:space="0" w:color="auto"/>
            <w:left w:val="none" w:sz="0" w:space="0" w:color="auto"/>
            <w:bottom w:val="none" w:sz="0" w:space="0" w:color="auto"/>
            <w:right w:val="none" w:sz="0" w:space="0" w:color="auto"/>
          </w:divBdr>
        </w:div>
        <w:div w:id="804002840">
          <w:marLeft w:val="640"/>
          <w:marRight w:val="0"/>
          <w:marTop w:val="0"/>
          <w:marBottom w:val="0"/>
          <w:divBdr>
            <w:top w:val="none" w:sz="0" w:space="0" w:color="auto"/>
            <w:left w:val="none" w:sz="0" w:space="0" w:color="auto"/>
            <w:bottom w:val="none" w:sz="0" w:space="0" w:color="auto"/>
            <w:right w:val="none" w:sz="0" w:space="0" w:color="auto"/>
          </w:divBdr>
        </w:div>
        <w:div w:id="1423991592">
          <w:marLeft w:val="640"/>
          <w:marRight w:val="0"/>
          <w:marTop w:val="0"/>
          <w:marBottom w:val="0"/>
          <w:divBdr>
            <w:top w:val="none" w:sz="0" w:space="0" w:color="auto"/>
            <w:left w:val="none" w:sz="0" w:space="0" w:color="auto"/>
            <w:bottom w:val="none" w:sz="0" w:space="0" w:color="auto"/>
            <w:right w:val="none" w:sz="0" w:space="0" w:color="auto"/>
          </w:divBdr>
        </w:div>
        <w:div w:id="282276845">
          <w:marLeft w:val="640"/>
          <w:marRight w:val="0"/>
          <w:marTop w:val="0"/>
          <w:marBottom w:val="0"/>
          <w:divBdr>
            <w:top w:val="none" w:sz="0" w:space="0" w:color="auto"/>
            <w:left w:val="none" w:sz="0" w:space="0" w:color="auto"/>
            <w:bottom w:val="none" w:sz="0" w:space="0" w:color="auto"/>
            <w:right w:val="none" w:sz="0" w:space="0" w:color="auto"/>
          </w:divBdr>
        </w:div>
        <w:div w:id="850141013">
          <w:marLeft w:val="640"/>
          <w:marRight w:val="0"/>
          <w:marTop w:val="0"/>
          <w:marBottom w:val="0"/>
          <w:divBdr>
            <w:top w:val="none" w:sz="0" w:space="0" w:color="auto"/>
            <w:left w:val="none" w:sz="0" w:space="0" w:color="auto"/>
            <w:bottom w:val="none" w:sz="0" w:space="0" w:color="auto"/>
            <w:right w:val="none" w:sz="0" w:space="0" w:color="auto"/>
          </w:divBdr>
        </w:div>
        <w:div w:id="166213846">
          <w:marLeft w:val="640"/>
          <w:marRight w:val="0"/>
          <w:marTop w:val="0"/>
          <w:marBottom w:val="0"/>
          <w:divBdr>
            <w:top w:val="none" w:sz="0" w:space="0" w:color="auto"/>
            <w:left w:val="none" w:sz="0" w:space="0" w:color="auto"/>
            <w:bottom w:val="none" w:sz="0" w:space="0" w:color="auto"/>
            <w:right w:val="none" w:sz="0" w:space="0" w:color="auto"/>
          </w:divBdr>
        </w:div>
      </w:divsChild>
    </w:div>
    <w:div w:id="2043283778">
      <w:bodyDiv w:val="1"/>
      <w:marLeft w:val="0"/>
      <w:marRight w:val="0"/>
      <w:marTop w:val="0"/>
      <w:marBottom w:val="0"/>
      <w:divBdr>
        <w:top w:val="none" w:sz="0" w:space="0" w:color="auto"/>
        <w:left w:val="none" w:sz="0" w:space="0" w:color="auto"/>
        <w:bottom w:val="none" w:sz="0" w:space="0" w:color="auto"/>
        <w:right w:val="none" w:sz="0" w:space="0" w:color="auto"/>
      </w:divBdr>
      <w:divsChild>
        <w:div w:id="1865442559">
          <w:marLeft w:val="640"/>
          <w:marRight w:val="0"/>
          <w:marTop w:val="0"/>
          <w:marBottom w:val="0"/>
          <w:divBdr>
            <w:top w:val="none" w:sz="0" w:space="0" w:color="auto"/>
            <w:left w:val="none" w:sz="0" w:space="0" w:color="auto"/>
            <w:bottom w:val="none" w:sz="0" w:space="0" w:color="auto"/>
            <w:right w:val="none" w:sz="0" w:space="0" w:color="auto"/>
          </w:divBdr>
        </w:div>
        <w:div w:id="638271098">
          <w:marLeft w:val="640"/>
          <w:marRight w:val="0"/>
          <w:marTop w:val="0"/>
          <w:marBottom w:val="0"/>
          <w:divBdr>
            <w:top w:val="none" w:sz="0" w:space="0" w:color="auto"/>
            <w:left w:val="none" w:sz="0" w:space="0" w:color="auto"/>
            <w:bottom w:val="none" w:sz="0" w:space="0" w:color="auto"/>
            <w:right w:val="none" w:sz="0" w:space="0" w:color="auto"/>
          </w:divBdr>
        </w:div>
        <w:div w:id="1712068123">
          <w:marLeft w:val="640"/>
          <w:marRight w:val="0"/>
          <w:marTop w:val="0"/>
          <w:marBottom w:val="0"/>
          <w:divBdr>
            <w:top w:val="none" w:sz="0" w:space="0" w:color="auto"/>
            <w:left w:val="none" w:sz="0" w:space="0" w:color="auto"/>
            <w:bottom w:val="none" w:sz="0" w:space="0" w:color="auto"/>
            <w:right w:val="none" w:sz="0" w:space="0" w:color="auto"/>
          </w:divBdr>
        </w:div>
        <w:div w:id="112554731">
          <w:marLeft w:val="640"/>
          <w:marRight w:val="0"/>
          <w:marTop w:val="0"/>
          <w:marBottom w:val="0"/>
          <w:divBdr>
            <w:top w:val="none" w:sz="0" w:space="0" w:color="auto"/>
            <w:left w:val="none" w:sz="0" w:space="0" w:color="auto"/>
            <w:bottom w:val="none" w:sz="0" w:space="0" w:color="auto"/>
            <w:right w:val="none" w:sz="0" w:space="0" w:color="auto"/>
          </w:divBdr>
        </w:div>
        <w:div w:id="1088119734">
          <w:marLeft w:val="640"/>
          <w:marRight w:val="0"/>
          <w:marTop w:val="0"/>
          <w:marBottom w:val="0"/>
          <w:divBdr>
            <w:top w:val="none" w:sz="0" w:space="0" w:color="auto"/>
            <w:left w:val="none" w:sz="0" w:space="0" w:color="auto"/>
            <w:bottom w:val="none" w:sz="0" w:space="0" w:color="auto"/>
            <w:right w:val="none" w:sz="0" w:space="0" w:color="auto"/>
          </w:divBdr>
        </w:div>
        <w:div w:id="1401560446">
          <w:marLeft w:val="640"/>
          <w:marRight w:val="0"/>
          <w:marTop w:val="0"/>
          <w:marBottom w:val="0"/>
          <w:divBdr>
            <w:top w:val="none" w:sz="0" w:space="0" w:color="auto"/>
            <w:left w:val="none" w:sz="0" w:space="0" w:color="auto"/>
            <w:bottom w:val="none" w:sz="0" w:space="0" w:color="auto"/>
            <w:right w:val="none" w:sz="0" w:space="0" w:color="auto"/>
          </w:divBdr>
        </w:div>
        <w:div w:id="2086756099">
          <w:marLeft w:val="640"/>
          <w:marRight w:val="0"/>
          <w:marTop w:val="0"/>
          <w:marBottom w:val="0"/>
          <w:divBdr>
            <w:top w:val="none" w:sz="0" w:space="0" w:color="auto"/>
            <w:left w:val="none" w:sz="0" w:space="0" w:color="auto"/>
            <w:bottom w:val="none" w:sz="0" w:space="0" w:color="auto"/>
            <w:right w:val="none" w:sz="0" w:space="0" w:color="auto"/>
          </w:divBdr>
        </w:div>
        <w:div w:id="668827546">
          <w:marLeft w:val="640"/>
          <w:marRight w:val="0"/>
          <w:marTop w:val="0"/>
          <w:marBottom w:val="0"/>
          <w:divBdr>
            <w:top w:val="none" w:sz="0" w:space="0" w:color="auto"/>
            <w:left w:val="none" w:sz="0" w:space="0" w:color="auto"/>
            <w:bottom w:val="none" w:sz="0" w:space="0" w:color="auto"/>
            <w:right w:val="none" w:sz="0" w:space="0" w:color="auto"/>
          </w:divBdr>
        </w:div>
        <w:div w:id="1711147031">
          <w:marLeft w:val="640"/>
          <w:marRight w:val="0"/>
          <w:marTop w:val="0"/>
          <w:marBottom w:val="0"/>
          <w:divBdr>
            <w:top w:val="none" w:sz="0" w:space="0" w:color="auto"/>
            <w:left w:val="none" w:sz="0" w:space="0" w:color="auto"/>
            <w:bottom w:val="none" w:sz="0" w:space="0" w:color="auto"/>
            <w:right w:val="none" w:sz="0" w:space="0" w:color="auto"/>
          </w:divBdr>
        </w:div>
        <w:div w:id="1502548073">
          <w:marLeft w:val="640"/>
          <w:marRight w:val="0"/>
          <w:marTop w:val="0"/>
          <w:marBottom w:val="0"/>
          <w:divBdr>
            <w:top w:val="none" w:sz="0" w:space="0" w:color="auto"/>
            <w:left w:val="none" w:sz="0" w:space="0" w:color="auto"/>
            <w:bottom w:val="none" w:sz="0" w:space="0" w:color="auto"/>
            <w:right w:val="none" w:sz="0" w:space="0" w:color="auto"/>
          </w:divBdr>
        </w:div>
        <w:div w:id="715813654">
          <w:marLeft w:val="640"/>
          <w:marRight w:val="0"/>
          <w:marTop w:val="0"/>
          <w:marBottom w:val="0"/>
          <w:divBdr>
            <w:top w:val="none" w:sz="0" w:space="0" w:color="auto"/>
            <w:left w:val="none" w:sz="0" w:space="0" w:color="auto"/>
            <w:bottom w:val="none" w:sz="0" w:space="0" w:color="auto"/>
            <w:right w:val="none" w:sz="0" w:space="0" w:color="auto"/>
          </w:divBdr>
        </w:div>
        <w:div w:id="1114639450">
          <w:marLeft w:val="640"/>
          <w:marRight w:val="0"/>
          <w:marTop w:val="0"/>
          <w:marBottom w:val="0"/>
          <w:divBdr>
            <w:top w:val="none" w:sz="0" w:space="0" w:color="auto"/>
            <w:left w:val="none" w:sz="0" w:space="0" w:color="auto"/>
            <w:bottom w:val="none" w:sz="0" w:space="0" w:color="auto"/>
            <w:right w:val="none" w:sz="0" w:space="0" w:color="auto"/>
          </w:divBdr>
        </w:div>
        <w:div w:id="1761486075">
          <w:marLeft w:val="640"/>
          <w:marRight w:val="0"/>
          <w:marTop w:val="0"/>
          <w:marBottom w:val="0"/>
          <w:divBdr>
            <w:top w:val="none" w:sz="0" w:space="0" w:color="auto"/>
            <w:left w:val="none" w:sz="0" w:space="0" w:color="auto"/>
            <w:bottom w:val="none" w:sz="0" w:space="0" w:color="auto"/>
            <w:right w:val="none" w:sz="0" w:space="0" w:color="auto"/>
          </w:divBdr>
        </w:div>
        <w:div w:id="1387677375">
          <w:marLeft w:val="640"/>
          <w:marRight w:val="0"/>
          <w:marTop w:val="0"/>
          <w:marBottom w:val="0"/>
          <w:divBdr>
            <w:top w:val="none" w:sz="0" w:space="0" w:color="auto"/>
            <w:left w:val="none" w:sz="0" w:space="0" w:color="auto"/>
            <w:bottom w:val="none" w:sz="0" w:space="0" w:color="auto"/>
            <w:right w:val="none" w:sz="0" w:space="0" w:color="auto"/>
          </w:divBdr>
        </w:div>
        <w:div w:id="1030302724">
          <w:marLeft w:val="640"/>
          <w:marRight w:val="0"/>
          <w:marTop w:val="0"/>
          <w:marBottom w:val="0"/>
          <w:divBdr>
            <w:top w:val="none" w:sz="0" w:space="0" w:color="auto"/>
            <w:left w:val="none" w:sz="0" w:space="0" w:color="auto"/>
            <w:bottom w:val="none" w:sz="0" w:space="0" w:color="auto"/>
            <w:right w:val="none" w:sz="0" w:space="0" w:color="auto"/>
          </w:divBdr>
        </w:div>
        <w:div w:id="426007019">
          <w:marLeft w:val="640"/>
          <w:marRight w:val="0"/>
          <w:marTop w:val="0"/>
          <w:marBottom w:val="0"/>
          <w:divBdr>
            <w:top w:val="none" w:sz="0" w:space="0" w:color="auto"/>
            <w:left w:val="none" w:sz="0" w:space="0" w:color="auto"/>
            <w:bottom w:val="none" w:sz="0" w:space="0" w:color="auto"/>
            <w:right w:val="none" w:sz="0" w:space="0" w:color="auto"/>
          </w:divBdr>
        </w:div>
        <w:div w:id="1081759353">
          <w:marLeft w:val="640"/>
          <w:marRight w:val="0"/>
          <w:marTop w:val="0"/>
          <w:marBottom w:val="0"/>
          <w:divBdr>
            <w:top w:val="none" w:sz="0" w:space="0" w:color="auto"/>
            <w:left w:val="none" w:sz="0" w:space="0" w:color="auto"/>
            <w:bottom w:val="none" w:sz="0" w:space="0" w:color="auto"/>
            <w:right w:val="none" w:sz="0" w:space="0" w:color="auto"/>
          </w:divBdr>
        </w:div>
        <w:div w:id="2002390645">
          <w:marLeft w:val="640"/>
          <w:marRight w:val="0"/>
          <w:marTop w:val="0"/>
          <w:marBottom w:val="0"/>
          <w:divBdr>
            <w:top w:val="none" w:sz="0" w:space="0" w:color="auto"/>
            <w:left w:val="none" w:sz="0" w:space="0" w:color="auto"/>
            <w:bottom w:val="none" w:sz="0" w:space="0" w:color="auto"/>
            <w:right w:val="none" w:sz="0" w:space="0" w:color="auto"/>
          </w:divBdr>
        </w:div>
        <w:div w:id="536360491">
          <w:marLeft w:val="640"/>
          <w:marRight w:val="0"/>
          <w:marTop w:val="0"/>
          <w:marBottom w:val="0"/>
          <w:divBdr>
            <w:top w:val="none" w:sz="0" w:space="0" w:color="auto"/>
            <w:left w:val="none" w:sz="0" w:space="0" w:color="auto"/>
            <w:bottom w:val="none" w:sz="0" w:space="0" w:color="auto"/>
            <w:right w:val="none" w:sz="0" w:space="0" w:color="auto"/>
          </w:divBdr>
        </w:div>
        <w:div w:id="916398308">
          <w:marLeft w:val="640"/>
          <w:marRight w:val="0"/>
          <w:marTop w:val="0"/>
          <w:marBottom w:val="0"/>
          <w:divBdr>
            <w:top w:val="none" w:sz="0" w:space="0" w:color="auto"/>
            <w:left w:val="none" w:sz="0" w:space="0" w:color="auto"/>
            <w:bottom w:val="none" w:sz="0" w:space="0" w:color="auto"/>
            <w:right w:val="none" w:sz="0" w:space="0" w:color="auto"/>
          </w:divBdr>
        </w:div>
        <w:div w:id="1799183556">
          <w:marLeft w:val="640"/>
          <w:marRight w:val="0"/>
          <w:marTop w:val="0"/>
          <w:marBottom w:val="0"/>
          <w:divBdr>
            <w:top w:val="none" w:sz="0" w:space="0" w:color="auto"/>
            <w:left w:val="none" w:sz="0" w:space="0" w:color="auto"/>
            <w:bottom w:val="none" w:sz="0" w:space="0" w:color="auto"/>
            <w:right w:val="none" w:sz="0" w:space="0" w:color="auto"/>
          </w:divBdr>
        </w:div>
        <w:div w:id="1543596849">
          <w:marLeft w:val="640"/>
          <w:marRight w:val="0"/>
          <w:marTop w:val="0"/>
          <w:marBottom w:val="0"/>
          <w:divBdr>
            <w:top w:val="none" w:sz="0" w:space="0" w:color="auto"/>
            <w:left w:val="none" w:sz="0" w:space="0" w:color="auto"/>
            <w:bottom w:val="none" w:sz="0" w:space="0" w:color="auto"/>
            <w:right w:val="none" w:sz="0" w:space="0" w:color="auto"/>
          </w:divBdr>
        </w:div>
        <w:div w:id="1595286681">
          <w:marLeft w:val="640"/>
          <w:marRight w:val="0"/>
          <w:marTop w:val="0"/>
          <w:marBottom w:val="0"/>
          <w:divBdr>
            <w:top w:val="none" w:sz="0" w:space="0" w:color="auto"/>
            <w:left w:val="none" w:sz="0" w:space="0" w:color="auto"/>
            <w:bottom w:val="none" w:sz="0" w:space="0" w:color="auto"/>
            <w:right w:val="none" w:sz="0" w:space="0" w:color="auto"/>
          </w:divBdr>
        </w:div>
        <w:div w:id="195044801">
          <w:marLeft w:val="640"/>
          <w:marRight w:val="0"/>
          <w:marTop w:val="0"/>
          <w:marBottom w:val="0"/>
          <w:divBdr>
            <w:top w:val="none" w:sz="0" w:space="0" w:color="auto"/>
            <w:left w:val="none" w:sz="0" w:space="0" w:color="auto"/>
            <w:bottom w:val="none" w:sz="0" w:space="0" w:color="auto"/>
            <w:right w:val="none" w:sz="0" w:space="0" w:color="auto"/>
          </w:divBdr>
        </w:div>
        <w:div w:id="2132168691">
          <w:marLeft w:val="640"/>
          <w:marRight w:val="0"/>
          <w:marTop w:val="0"/>
          <w:marBottom w:val="0"/>
          <w:divBdr>
            <w:top w:val="none" w:sz="0" w:space="0" w:color="auto"/>
            <w:left w:val="none" w:sz="0" w:space="0" w:color="auto"/>
            <w:bottom w:val="none" w:sz="0" w:space="0" w:color="auto"/>
            <w:right w:val="none" w:sz="0" w:space="0" w:color="auto"/>
          </w:divBdr>
        </w:div>
        <w:div w:id="1028026522">
          <w:marLeft w:val="640"/>
          <w:marRight w:val="0"/>
          <w:marTop w:val="0"/>
          <w:marBottom w:val="0"/>
          <w:divBdr>
            <w:top w:val="none" w:sz="0" w:space="0" w:color="auto"/>
            <w:left w:val="none" w:sz="0" w:space="0" w:color="auto"/>
            <w:bottom w:val="none" w:sz="0" w:space="0" w:color="auto"/>
            <w:right w:val="none" w:sz="0" w:space="0" w:color="auto"/>
          </w:divBdr>
        </w:div>
        <w:div w:id="1679189086">
          <w:marLeft w:val="640"/>
          <w:marRight w:val="0"/>
          <w:marTop w:val="0"/>
          <w:marBottom w:val="0"/>
          <w:divBdr>
            <w:top w:val="none" w:sz="0" w:space="0" w:color="auto"/>
            <w:left w:val="none" w:sz="0" w:space="0" w:color="auto"/>
            <w:bottom w:val="none" w:sz="0" w:space="0" w:color="auto"/>
            <w:right w:val="none" w:sz="0" w:space="0" w:color="auto"/>
          </w:divBdr>
        </w:div>
        <w:div w:id="268706823">
          <w:marLeft w:val="640"/>
          <w:marRight w:val="0"/>
          <w:marTop w:val="0"/>
          <w:marBottom w:val="0"/>
          <w:divBdr>
            <w:top w:val="none" w:sz="0" w:space="0" w:color="auto"/>
            <w:left w:val="none" w:sz="0" w:space="0" w:color="auto"/>
            <w:bottom w:val="none" w:sz="0" w:space="0" w:color="auto"/>
            <w:right w:val="none" w:sz="0" w:space="0" w:color="auto"/>
          </w:divBdr>
        </w:div>
        <w:div w:id="702898100">
          <w:marLeft w:val="640"/>
          <w:marRight w:val="0"/>
          <w:marTop w:val="0"/>
          <w:marBottom w:val="0"/>
          <w:divBdr>
            <w:top w:val="none" w:sz="0" w:space="0" w:color="auto"/>
            <w:left w:val="none" w:sz="0" w:space="0" w:color="auto"/>
            <w:bottom w:val="none" w:sz="0" w:space="0" w:color="auto"/>
            <w:right w:val="none" w:sz="0" w:space="0" w:color="auto"/>
          </w:divBdr>
        </w:div>
        <w:div w:id="278728759">
          <w:marLeft w:val="640"/>
          <w:marRight w:val="0"/>
          <w:marTop w:val="0"/>
          <w:marBottom w:val="0"/>
          <w:divBdr>
            <w:top w:val="none" w:sz="0" w:space="0" w:color="auto"/>
            <w:left w:val="none" w:sz="0" w:space="0" w:color="auto"/>
            <w:bottom w:val="none" w:sz="0" w:space="0" w:color="auto"/>
            <w:right w:val="none" w:sz="0" w:space="0" w:color="auto"/>
          </w:divBdr>
        </w:div>
        <w:div w:id="316568474">
          <w:marLeft w:val="640"/>
          <w:marRight w:val="0"/>
          <w:marTop w:val="0"/>
          <w:marBottom w:val="0"/>
          <w:divBdr>
            <w:top w:val="none" w:sz="0" w:space="0" w:color="auto"/>
            <w:left w:val="none" w:sz="0" w:space="0" w:color="auto"/>
            <w:bottom w:val="none" w:sz="0" w:space="0" w:color="auto"/>
            <w:right w:val="none" w:sz="0" w:space="0" w:color="auto"/>
          </w:divBdr>
        </w:div>
        <w:div w:id="50812595">
          <w:marLeft w:val="640"/>
          <w:marRight w:val="0"/>
          <w:marTop w:val="0"/>
          <w:marBottom w:val="0"/>
          <w:divBdr>
            <w:top w:val="none" w:sz="0" w:space="0" w:color="auto"/>
            <w:left w:val="none" w:sz="0" w:space="0" w:color="auto"/>
            <w:bottom w:val="none" w:sz="0" w:space="0" w:color="auto"/>
            <w:right w:val="none" w:sz="0" w:space="0" w:color="auto"/>
          </w:divBdr>
        </w:div>
        <w:div w:id="889801743">
          <w:marLeft w:val="640"/>
          <w:marRight w:val="0"/>
          <w:marTop w:val="0"/>
          <w:marBottom w:val="0"/>
          <w:divBdr>
            <w:top w:val="none" w:sz="0" w:space="0" w:color="auto"/>
            <w:left w:val="none" w:sz="0" w:space="0" w:color="auto"/>
            <w:bottom w:val="none" w:sz="0" w:space="0" w:color="auto"/>
            <w:right w:val="none" w:sz="0" w:space="0" w:color="auto"/>
          </w:divBdr>
        </w:div>
        <w:div w:id="2050759874">
          <w:marLeft w:val="640"/>
          <w:marRight w:val="0"/>
          <w:marTop w:val="0"/>
          <w:marBottom w:val="0"/>
          <w:divBdr>
            <w:top w:val="none" w:sz="0" w:space="0" w:color="auto"/>
            <w:left w:val="none" w:sz="0" w:space="0" w:color="auto"/>
            <w:bottom w:val="none" w:sz="0" w:space="0" w:color="auto"/>
            <w:right w:val="none" w:sz="0" w:space="0" w:color="auto"/>
          </w:divBdr>
        </w:div>
        <w:div w:id="1061715207">
          <w:marLeft w:val="640"/>
          <w:marRight w:val="0"/>
          <w:marTop w:val="0"/>
          <w:marBottom w:val="0"/>
          <w:divBdr>
            <w:top w:val="none" w:sz="0" w:space="0" w:color="auto"/>
            <w:left w:val="none" w:sz="0" w:space="0" w:color="auto"/>
            <w:bottom w:val="none" w:sz="0" w:space="0" w:color="auto"/>
            <w:right w:val="none" w:sz="0" w:space="0" w:color="auto"/>
          </w:divBdr>
        </w:div>
        <w:div w:id="728187230">
          <w:marLeft w:val="640"/>
          <w:marRight w:val="0"/>
          <w:marTop w:val="0"/>
          <w:marBottom w:val="0"/>
          <w:divBdr>
            <w:top w:val="none" w:sz="0" w:space="0" w:color="auto"/>
            <w:left w:val="none" w:sz="0" w:space="0" w:color="auto"/>
            <w:bottom w:val="none" w:sz="0" w:space="0" w:color="auto"/>
            <w:right w:val="none" w:sz="0" w:space="0" w:color="auto"/>
          </w:divBdr>
        </w:div>
        <w:div w:id="1493448947">
          <w:marLeft w:val="640"/>
          <w:marRight w:val="0"/>
          <w:marTop w:val="0"/>
          <w:marBottom w:val="0"/>
          <w:divBdr>
            <w:top w:val="none" w:sz="0" w:space="0" w:color="auto"/>
            <w:left w:val="none" w:sz="0" w:space="0" w:color="auto"/>
            <w:bottom w:val="none" w:sz="0" w:space="0" w:color="auto"/>
            <w:right w:val="none" w:sz="0" w:space="0" w:color="auto"/>
          </w:divBdr>
        </w:div>
        <w:div w:id="1290473832">
          <w:marLeft w:val="640"/>
          <w:marRight w:val="0"/>
          <w:marTop w:val="0"/>
          <w:marBottom w:val="0"/>
          <w:divBdr>
            <w:top w:val="none" w:sz="0" w:space="0" w:color="auto"/>
            <w:left w:val="none" w:sz="0" w:space="0" w:color="auto"/>
            <w:bottom w:val="none" w:sz="0" w:space="0" w:color="auto"/>
            <w:right w:val="none" w:sz="0" w:space="0" w:color="auto"/>
          </w:divBdr>
        </w:div>
        <w:div w:id="1619340197">
          <w:marLeft w:val="640"/>
          <w:marRight w:val="0"/>
          <w:marTop w:val="0"/>
          <w:marBottom w:val="0"/>
          <w:divBdr>
            <w:top w:val="none" w:sz="0" w:space="0" w:color="auto"/>
            <w:left w:val="none" w:sz="0" w:space="0" w:color="auto"/>
            <w:bottom w:val="none" w:sz="0" w:space="0" w:color="auto"/>
            <w:right w:val="none" w:sz="0" w:space="0" w:color="auto"/>
          </w:divBdr>
        </w:div>
        <w:div w:id="1959605614">
          <w:marLeft w:val="640"/>
          <w:marRight w:val="0"/>
          <w:marTop w:val="0"/>
          <w:marBottom w:val="0"/>
          <w:divBdr>
            <w:top w:val="none" w:sz="0" w:space="0" w:color="auto"/>
            <w:left w:val="none" w:sz="0" w:space="0" w:color="auto"/>
            <w:bottom w:val="none" w:sz="0" w:space="0" w:color="auto"/>
            <w:right w:val="none" w:sz="0" w:space="0" w:color="auto"/>
          </w:divBdr>
        </w:div>
        <w:div w:id="1586961201">
          <w:marLeft w:val="640"/>
          <w:marRight w:val="0"/>
          <w:marTop w:val="0"/>
          <w:marBottom w:val="0"/>
          <w:divBdr>
            <w:top w:val="none" w:sz="0" w:space="0" w:color="auto"/>
            <w:left w:val="none" w:sz="0" w:space="0" w:color="auto"/>
            <w:bottom w:val="none" w:sz="0" w:space="0" w:color="auto"/>
            <w:right w:val="none" w:sz="0" w:space="0" w:color="auto"/>
          </w:divBdr>
        </w:div>
        <w:div w:id="917791509">
          <w:marLeft w:val="640"/>
          <w:marRight w:val="0"/>
          <w:marTop w:val="0"/>
          <w:marBottom w:val="0"/>
          <w:divBdr>
            <w:top w:val="none" w:sz="0" w:space="0" w:color="auto"/>
            <w:left w:val="none" w:sz="0" w:space="0" w:color="auto"/>
            <w:bottom w:val="none" w:sz="0" w:space="0" w:color="auto"/>
            <w:right w:val="none" w:sz="0" w:space="0" w:color="auto"/>
          </w:divBdr>
        </w:div>
        <w:div w:id="1201212009">
          <w:marLeft w:val="640"/>
          <w:marRight w:val="0"/>
          <w:marTop w:val="0"/>
          <w:marBottom w:val="0"/>
          <w:divBdr>
            <w:top w:val="none" w:sz="0" w:space="0" w:color="auto"/>
            <w:left w:val="none" w:sz="0" w:space="0" w:color="auto"/>
            <w:bottom w:val="none" w:sz="0" w:space="0" w:color="auto"/>
            <w:right w:val="none" w:sz="0" w:space="0" w:color="auto"/>
          </w:divBdr>
        </w:div>
        <w:div w:id="1690599205">
          <w:marLeft w:val="640"/>
          <w:marRight w:val="0"/>
          <w:marTop w:val="0"/>
          <w:marBottom w:val="0"/>
          <w:divBdr>
            <w:top w:val="none" w:sz="0" w:space="0" w:color="auto"/>
            <w:left w:val="none" w:sz="0" w:space="0" w:color="auto"/>
            <w:bottom w:val="none" w:sz="0" w:space="0" w:color="auto"/>
            <w:right w:val="none" w:sz="0" w:space="0" w:color="auto"/>
          </w:divBdr>
        </w:div>
        <w:div w:id="1791976128">
          <w:marLeft w:val="640"/>
          <w:marRight w:val="0"/>
          <w:marTop w:val="0"/>
          <w:marBottom w:val="0"/>
          <w:divBdr>
            <w:top w:val="none" w:sz="0" w:space="0" w:color="auto"/>
            <w:left w:val="none" w:sz="0" w:space="0" w:color="auto"/>
            <w:bottom w:val="none" w:sz="0" w:space="0" w:color="auto"/>
            <w:right w:val="none" w:sz="0" w:space="0" w:color="auto"/>
          </w:divBdr>
        </w:div>
        <w:div w:id="2026208876">
          <w:marLeft w:val="640"/>
          <w:marRight w:val="0"/>
          <w:marTop w:val="0"/>
          <w:marBottom w:val="0"/>
          <w:divBdr>
            <w:top w:val="none" w:sz="0" w:space="0" w:color="auto"/>
            <w:left w:val="none" w:sz="0" w:space="0" w:color="auto"/>
            <w:bottom w:val="none" w:sz="0" w:space="0" w:color="auto"/>
            <w:right w:val="none" w:sz="0" w:space="0" w:color="auto"/>
          </w:divBdr>
        </w:div>
        <w:div w:id="427579833">
          <w:marLeft w:val="640"/>
          <w:marRight w:val="0"/>
          <w:marTop w:val="0"/>
          <w:marBottom w:val="0"/>
          <w:divBdr>
            <w:top w:val="none" w:sz="0" w:space="0" w:color="auto"/>
            <w:left w:val="none" w:sz="0" w:space="0" w:color="auto"/>
            <w:bottom w:val="none" w:sz="0" w:space="0" w:color="auto"/>
            <w:right w:val="none" w:sz="0" w:space="0" w:color="auto"/>
          </w:divBdr>
        </w:div>
        <w:div w:id="670451341">
          <w:marLeft w:val="640"/>
          <w:marRight w:val="0"/>
          <w:marTop w:val="0"/>
          <w:marBottom w:val="0"/>
          <w:divBdr>
            <w:top w:val="none" w:sz="0" w:space="0" w:color="auto"/>
            <w:left w:val="none" w:sz="0" w:space="0" w:color="auto"/>
            <w:bottom w:val="none" w:sz="0" w:space="0" w:color="auto"/>
            <w:right w:val="none" w:sz="0" w:space="0" w:color="auto"/>
          </w:divBdr>
        </w:div>
        <w:div w:id="829949849">
          <w:marLeft w:val="640"/>
          <w:marRight w:val="0"/>
          <w:marTop w:val="0"/>
          <w:marBottom w:val="0"/>
          <w:divBdr>
            <w:top w:val="none" w:sz="0" w:space="0" w:color="auto"/>
            <w:left w:val="none" w:sz="0" w:space="0" w:color="auto"/>
            <w:bottom w:val="none" w:sz="0" w:space="0" w:color="auto"/>
            <w:right w:val="none" w:sz="0" w:space="0" w:color="auto"/>
          </w:divBdr>
        </w:div>
        <w:div w:id="63570328">
          <w:marLeft w:val="640"/>
          <w:marRight w:val="0"/>
          <w:marTop w:val="0"/>
          <w:marBottom w:val="0"/>
          <w:divBdr>
            <w:top w:val="none" w:sz="0" w:space="0" w:color="auto"/>
            <w:left w:val="none" w:sz="0" w:space="0" w:color="auto"/>
            <w:bottom w:val="none" w:sz="0" w:space="0" w:color="auto"/>
            <w:right w:val="none" w:sz="0" w:space="0" w:color="auto"/>
          </w:divBdr>
        </w:div>
        <w:div w:id="686758990">
          <w:marLeft w:val="640"/>
          <w:marRight w:val="0"/>
          <w:marTop w:val="0"/>
          <w:marBottom w:val="0"/>
          <w:divBdr>
            <w:top w:val="none" w:sz="0" w:space="0" w:color="auto"/>
            <w:left w:val="none" w:sz="0" w:space="0" w:color="auto"/>
            <w:bottom w:val="none" w:sz="0" w:space="0" w:color="auto"/>
            <w:right w:val="none" w:sz="0" w:space="0" w:color="auto"/>
          </w:divBdr>
        </w:div>
        <w:div w:id="1623341224">
          <w:marLeft w:val="640"/>
          <w:marRight w:val="0"/>
          <w:marTop w:val="0"/>
          <w:marBottom w:val="0"/>
          <w:divBdr>
            <w:top w:val="none" w:sz="0" w:space="0" w:color="auto"/>
            <w:left w:val="none" w:sz="0" w:space="0" w:color="auto"/>
            <w:bottom w:val="none" w:sz="0" w:space="0" w:color="auto"/>
            <w:right w:val="none" w:sz="0" w:space="0" w:color="auto"/>
          </w:divBdr>
        </w:div>
        <w:div w:id="410081124">
          <w:marLeft w:val="640"/>
          <w:marRight w:val="0"/>
          <w:marTop w:val="0"/>
          <w:marBottom w:val="0"/>
          <w:divBdr>
            <w:top w:val="none" w:sz="0" w:space="0" w:color="auto"/>
            <w:left w:val="none" w:sz="0" w:space="0" w:color="auto"/>
            <w:bottom w:val="none" w:sz="0" w:space="0" w:color="auto"/>
            <w:right w:val="none" w:sz="0" w:space="0" w:color="auto"/>
          </w:divBdr>
        </w:div>
        <w:div w:id="733814630">
          <w:marLeft w:val="640"/>
          <w:marRight w:val="0"/>
          <w:marTop w:val="0"/>
          <w:marBottom w:val="0"/>
          <w:divBdr>
            <w:top w:val="none" w:sz="0" w:space="0" w:color="auto"/>
            <w:left w:val="none" w:sz="0" w:space="0" w:color="auto"/>
            <w:bottom w:val="none" w:sz="0" w:space="0" w:color="auto"/>
            <w:right w:val="none" w:sz="0" w:space="0" w:color="auto"/>
          </w:divBdr>
        </w:div>
        <w:div w:id="552544214">
          <w:marLeft w:val="640"/>
          <w:marRight w:val="0"/>
          <w:marTop w:val="0"/>
          <w:marBottom w:val="0"/>
          <w:divBdr>
            <w:top w:val="none" w:sz="0" w:space="0" w:color="auto"/>
            <w:left w:val="none" w:sz="0" w:space="0" w:color="auto"/>
            <w:bottom w:val="none" w:sz="0" w:space="0" w:color="auto"/>
            <w:right w:val="none" w:sz="0" w:space="0" w:color="auto"/>
          </w:divBdr>
        </w:div>
        <w:div w:id="1506633170">
          <w:marLeft w:val="640"/>
          <w:marRight w:val="0"/>
          <w:marTop w:val="0"/>
          <w:marBottom w:val="0"/>
          <w:divBdr>
            <w:top w:val="none" w:sz="0" w:space="0" w:color="auto"/>
            <w:left w:val="none" w:sz="0" w:space="0" w:color="auto"/>
            <w:bottom w:val="none" w:sz="0" w:space="0" w:color="auto"/>
            <w:right w:val="none" w:sz="0" w:space="0" w:color="auto"/>
          </w:divBdr>
        </w:div>
        <w:div w:id="1190602425">
          <w:marLeft w:val="640"/>
          <w:marRight w:val="0"/>
          <w:marTop w:val="0"/>
          <w:marBottom w:val="0"/>
          <w:divBdr>
            <w:top w:val="none" w:sz="0" w:space="0" w:color="auto"/>
            <w:left w:val="none" w:sz="0" w:space="0" w:color="auto"/>
            <w:bottom w:val="none" w:sz="0" w:space="0" w:color="auto"/>
            <w:right w:val="none" w:sz="0" w:space="0" w:color="auto"/>
          </w:divBdr>
        </w:div>
        <w:div w:id="382875988">
          <w:marLeft w:val="640"/>
          <w:marRight w:val="0"/>
          <w:marTop w:val="0"/>
          <w:marBottom w:val="0"/>
          <w:divBdr>
            <w:top w:val="none" w:sz="0" w:space="0" w:color="auto"/>
            <w:left w:val="none" w:sz="0" w:space="0" w:color="auto"/>
            <w:bottom w:val="none" w:sz="0" w:space="0" w:color="auto"/>
            <w:right w:val="none" w:sz="0" w:space="0" w:color="auto"/>
          </w:divBdr>
        </w:div>
        <w:div w:id="1980039650">
          <w:marLeft w:val="640"/>
          <w:marRight w:val="0"/>
          <w:marTop w:val="0"/>
          <w:marBottom w:val="0"/>
          <w:divBdr>
            <w:top w:val="none" w:sz="0" w:space="0" w:color="auto"/>
            <w:left w:val="none" w:sz="0" w:space="0" w:color="auto"/>
            <w:bottom w:val="none" w:sz="0" w:space="0" w:color="auto"/>
            <w:right w:val="none" w:sz="0" w:space="0" w:color="auto"/>
          </w:divBdr>
        </w:div>
        <w:div w:id="1390883120">
          <w:marLeft w:val="640"/>
          <w:marRight w:val="0"/>
          <w:marTop w:val="0"/>
          <w:marBottom w:val="0"/>
          <w:divBdr>
            <w:top w:val="none" w:sz="0" w:space="0" w:color="auto"/>
            <w:left w:val="none" w:sz="0" w:space="0" w:color="auto"/>
            <w:bottom w:val="none" w:sz="0" w:space="0" w:color="auto"/>
            <w:right w:val="none" w:sz="0" w:space="0" w:color="auto"/>
          </w:divBdr>
        </w:div>
        <w:div w:id="306326673">
          <w:marLeft w:val="640"/>
          <w:marRight w:val="0"/>
          <w:marTop w:val="0"/>
          <w:marBottom w:val="0"/>
          <w:divBdr>
            <w:top w:val="none" w:sz="0" w:space="0" w:color="auto"/>
            <w:left w:val="none" w:sz="0" w:space="0" w:color="auto"/>
            <w:bottom w:val="none" w:sz="0" w:space="0" w:color="auto"/>
            <w:right w:val="none" w:sz="0" w:space="0" w:color="auto"/>
          </w:divBdr>
        </w:div>
        <w:div w:id="1021204883">
          <w:marLeft w:val="640"/>
          <w:marRight w:val="0"/>
          <w:marTop w:val="0"/>
          <w:marBottom w:val="0"/>
          <w:divBdr>
            <w:top w:val="none" w:sz="0" w:space="0" w:color="auto"/>
            <w:left w:val="none" w:sz="0" w:space="0" w:color="auto"/>
            <w:bottom w:val="none" w:sz="0" w:space="0" w:color="auto"/>
            <w:right w:val="none" w:sz="0" w:space="0" w:color="auto"/>
          </w:divBdr>
        </w:div>
        <w:div w:id="1835994865">
          <w:marLeft w:val="640"/>
          <w:marRight w:val="0"/>
          <w:marTop w:val="0"/>
          <w:marBottom w:val="0"/>
          <w:divBdr>
            <w:top w:val="none" w:sz="0" w:space="0" w:color="auto"/>
            <w:left w:val="none" w:sz="0" w:space="0" w:color="auto"/>
            <w:bottom w:val="none" w:sz="0" w:space="0" w:color="auto"/>
            <w:right w:val="none" w:sz="0" w:space="0" w:color="auto"/>
          </w:divBdr>
        </w:div>
        <w:div w:id="913855422">
          <w:marLeft w:val="640"/>
          <w:marRight w:val="0"/>
          <w:marTop w:val="0"/>
          <w:marBottom w:val="0"/>
          <w:divBdr>
            <w:top w:val="none" w:sz="0" w:space="0" w:color="auto"/>
            <w:left w:val="none" w:sz="0" w:space="0" w:color="auto"/>
            <w:bottom w:val="none" w:sz="0" w:space="0" w:color="auto"/>
            <w:right w:val="none" w:sz="0" w:space="0" w:color="auto"/>
          </w:divBdr>
        </w:div>
        <w:div w:id="1095828499">
          <w:marLeft w:val="640"/>
          <w:marRight w:val="0"/>
          <w:marTop w:val="0"/>
          <w:marBottom w:val="0"/>
          <w:divBdr>
            <w:top w:val="none" w:sz="0" w:space="0" w:color="auto"/>
            <w:left w:val="none" w:sz="0" w:space="0" w:color="auto"/>
            <w:bottom w:val="none" w:sz="0" w:space="0" w:color="auto"/>
            <w:right w:val="none" w:sz="0" w:space="0" w:color="auto"/>
          </w:divBdr>
        </w:div>
        <w:div w:id="1194343334">
          <w:marLeft w:val="640"/>
          <w:marRight w:val="0"/>
          <w:marTop w:val="0"/>
          <w:marBottom w:val="0"/>
          <w:divBdr>
            <w:top w:val="none" w:sz="0" w:space="0" w:color="auto"/>
            <w:left w:val="none" w:sz="0" w:space="0" w:color="auto"/>
            <w:bottom w:val="none" w:sz="0" w:space="0" w:color="auto"/>
            <w:right w:val="none" w:sz="0" w:space="0" w:color="auto"/>
          </w:divBdr>
        </w:div>
        <w:div w:id="1710105231">
          <w:marLeft w:val="640"/>
          <w:marRight w:val="0"/>
          <w:marTop w:val="0"/>
          <w:marBottom w:val="0"/>
          <w:divBdr>
            <w:top w:val="none" w:sz="0" w:space="0" w:color="auto"/>
            <w:left w:val="none" w:sz="0" w:space="0" w:color="auto"/>
            <w:bottom w:val="none" w:sz="0" w:space="0" w:color="auto"/>
            <w:right w:val="none" w:sz="0" w:space="0" w:color="auto"/>
          </w:divBdr>
        </w:div>
        <w:div w:id="1779181233">
          <w:marLeft w:val="640"/>
          <w:marRight w:val="0"/>
          <w:marTop w:val="0"/>
          <w:marBottom w:val="0"/>
          <w:divBdr>
            <w:top w:val="none" w:sz="0" w:space="0" w:color="auto"/>
            <w:left w:val="none" w:sz="0" w:space="0" w:color="auto"/>
            <w:bottom w:val="none" w:sz="0" w:space="0" w:color="auto"/>
            <w:right w:val="none" w:sz="0" w:space="0" w:color="auto"/>
          </w:divBdr>
        </w:div>
        <w:div w:id="1810324037">
          <w:marLeft w:val="640"/>
          <w:marRight w:val="0"/>
          <w:marTop w:val="0"/>
          <w:marBottom w:val="0"/>
          <w:divBdr>
            <w:top w:val="none" w:sz="0" w:space="0" w:color="auto"/>
            <w:left w:val="none" w:sz="0" w:space="0" w:color="auto"/>
            <w:bottom w:val="none" w:sz="0" w:space="0" w:color="auto"/>
            <w:right w:val="none" w:sz="0" w:space="0" w:color="auto"/>
          </w:divBdr>
        </w:div>
        <w:div w:id="724184989">
          <w:marLeft w:val="640"/>
          <w:marRight w:val="0"/>
          <w:marTop w:val="0"/>
          <w:marBottom w:val="0"/>
          <w:divBdr>
            <w:top w:val="none" w:sz="0" w:space="0" w:color="auto"/>
            <w:left w:val="none" w:sz="0" w:space="0" w:color="auto"/>
            <w:bottom w:val="none" w:sz="0" w:space="0" w:color="auto"/>
            <w:right w:val="none" w:sz="0" w:space="0" w:color="auto"/>
          </w:divBdr>
        </w:div>
        <w:div w:id="899631634">
          <w:marLeft w:val="640"/>
          <w:marRight w:val="0"/>
          <w:marTop w:val="0"/>
          <w:marBottom w:val="0"/>
          <w:divBdr>
            <w:top w:val="none" w:sz="0" w:space="0" w:color="auto"/>
            <w:left w:val="none" w:sz="0" w:space="0" w:color="auto"/>
            <w:bottom w:val="none" w:sz="0" w:space="0" w:color="auto"/>
            <w:right w:val="none" w:sz="0" w:space="0" w:color="auto"/>
          </w:divBdr>
        </w:div>
        <w:div w:id="618335560">
          <w:marLeft w:val="640"/>
          <w:marRight w:val="0"/>
          <w:marTop w:val="0"/>
          <w:marBottom w:val="0"/>
          <w:divBdr>
            <w:top w:val="none" w:sz="0" w:space="0" w:color="auto"/>
            <w:left w:val="none" w:sz="0" w:space="0" w:color="auto"/>
            <w:bottom w:val="none" w:sz="0" w:space="0" w:color="auto"/>
            <w:right w:val="none" w:sz="0" w:space="0" w:color="auto"/>
          </w:divBdr>
        </w:div>
        <w:div w:id="235165555">
          <w:marLeft w:val="640"/>
          <w:marRight w:val="0"/>
          <w:marTop w:val="0"/>
          <w:marBottom w:val="0"/>
          <w:divBdr>
            <w:top w:val="none" w:sz="0" w:space="0" w:color="auto"/>
            <w:left w:val="none" w:sz="0" w:space="0" w:color="auto"/>
            <w:bottom w:val="none" w:sz="0" w:space="0" w:color="auto"/>
            <w:right w:val="none" w:sz="0" w:space="0" w:color="auto"/>
          </w:divBdr>
        </w:div>
        <w:div w:id="103964445">
          <w:marLeft w:val="640"/>
          <w:marRight w:val="0"/>
          <w:marTop w:val="0"/>
          <w:marBottom w:val="0"/>
          <w:divBdr>
            <w:top w:val="none" w:sz="0" w:space="0" w:color="auto"/>
            <w:left w:val="none" w:sz="0" w:space="0" w:color="auto"/>
            <w:bottom w:val="none" w:sz="0" w:space="0" w:color="auto"/>
            <w:right w:val="none" w:sz="0" w:space="0" w:color="auto"/>
          </w:divBdr>
        </w:div>
        <w:div w:id="2116974072">
          <w:marLeft w:val="640"/>
          <w:marRight w:val="0"/>
          <w:marTop w:val="0"/>
          <w:marBottom w:val="0"/>
          <w:divBdr>
            <w:top w:val="none" w:sz="0" w:space="0" w:color="auto"/>
            <w:left w:val="none" w:sz="0" w:space="0" w:color="auto"/>
            <w:bottom w:val="none" w:sz="0" w:space="0" w:color="auto"/>
            <w:right w:val="none" w:sz="0" w:space="0" w:color="auto"/>
          </w:divBdr>
        </w:div>
        <w:div w:id="1729643782">
          <w:marLeft w:val="640"/>
          <w:marRight w:val="0"/>
          <w:marTop w:val="0"/>
          <w:marBottom w:val="0"/>
          <w:divBdr>
            <w:top w:val="none" w:sz="0" w:space="0" w:color="auto"/>
            <w:left w:val="none" w:sz="0" w:space="0" w:color="auto"/>
            <w:bottom w:val="none" w:sz="0" w:space="0" w:color="auto"/>
            <w:right w:val="none" w:sz="0" w:space="0" w:color="auto"/>
          </w:divBdr>
        </w:div>
        <w:div w:id="62338383">
          <w:marLeft w:val="640"/>
          <w:marRight w:val="0"/>
          <w:marTop w:val="0"/>
          <w:marBottom w:val="0"/>
          <w:divBdr>
            <w:top w:val="none" w:sz="0" w:space="0" w:color="auto"/>
            <w:left w:val="none" w:sz="0" w:space="0" w:color="auto"/>
            <w:bottom w:val="none" w:sz="0" w:space="0" w:color="auto"/>
            <w:right w:val="none" w:sz="0" w:space="0" w:color="auto"/>
          </w:divBdr>
        </w:div>
        <w:div w:id="858933512">
          <w:marLeft w:val="640"/>
          <w:marRight w:val="0"/>
          <w:marTop w:val="0"/>
          <w:marBottom w:val="0"/>
          <w:divBdr>
            <w:top w:val="none" w:sz="0" w:space="0" w:color="auto"/>
            <w:left w:val="none" w:sz="0" w:space="0" w:color="auto"/>
            <w:bottom w:val="none" w:sz="0" w:space="0" w:color="auto"/>
            <w:right w:val="none" w:sz="0" w:space="0" w:color="auto"/>
          </w:divBdr>
        </w:div>
        <w:div w:id="1641423881">
          <w:marLeft w:val="640"/>
          <w:marRight w:val="0"/>
          <w:marTop w:val="0"/>
          <w:marBottom w:val="0"/>
          <w:divBdr>
            <w:top w:val="none" w:sz="0" w:space="0" w:color="auto"/>
            <w:left w:val="none" w:sz="0" w:space="0" w:color="auto"/>
            <w:bottom w:val="none" w:sz="0" w:space="0" w:color="auto"/>
            <w:right w:val="none" w:sz="0" w:space="0" w:color="auto"/>
          </w:divBdr>
        </w:div>
        <w:div w:id="11732401">
          <w:marLeft w:val="640"/>
          <w:marRight w:val="0"/>
          <w:marTop w:val="0"/>
          <w:marBottom w:val="0"/>
          <w:divBdr>
            <w:top w:val="none" w:sz="0" w:space="0" w:color="auto"/>
            <w:left w:val="none" w:sz="0" w:space="0" w:color="auto"/>
            <w:bottom w:val="none" w:sz="0" w:space="0" w:color="auto"/>
            <w:right w:val="none" w:sz="0" w:space="0" w:color="auto"/>
          </w:divBdr>
        </w:div>
        <w:div w:id="1816989880">
          <w:marLeft w:val="640"/>
          <w:marRight w:val="0"/>
          <w:marTop w:val="0"/>
          <w:marBottom w:val="0"/>
          <w:divBdr>
            <w:top w:val="none" w:sz="0" w:space="0" w:color="auto"/>
            <w:left w:val="none" w:sz="0" w:space="0" w:color="auto"/>
            <w:bottom w:val="none" w:sz="0" w:space="0" w:color="auto"/>
            <w:right w:val="none" w:sz="0" w:space="0" w:color="auto"/>
          </w:divBdr>
        </w:div>
        <w:div w:id="1921406794">
          <w:marLeft w:val="640"/>
          <w:marRight w:val="0"/>
          <w:marTop w:val="0"/>
          <w:marBottom w:val="0"/>
          <w:divBdr>
            <w:top w:val="none" w:sz="0" w:space="0" w:color="auto"/>
            <w:left w:val="none" w:sz="0" w:space="0" w:color="auto"/>
            <w:bottom w:val="none" w:sz="0" w:space="0" w:color="auto"/>
            <w:right w:val="none" w:sz="0" w:space="0" w:color="auto"/>
          </w:divBdr>
        </w:div>
        <w:div w:id="1107700713">
          <w:marLeft w:val="640"/>
          <w:marRight w:val="0"/>
          <w:marTop w:val="0"/>
          <w:marBottom w:val="0"/>
          <w:divBdr>
            <w:top w:val="none" w:sz="0" w:space="0" w:color="auto"/>
            <w:left w:val="none" w:sz="0" w:space="0" w:color="auto"/>
            <w:bottom w:val="none" w:sz="0" w:space="0" w:color="auto"/>
            <w:right w:val="none" w:sz="0" w:space="0" w:color="auto"/>
          </w:divBdr>
        </w:div>
        <w:div w:id="697776737">
          <w:marLeft w:val="640"/>
          <w:marRight w:val="0"/>
          <w:marTop w:val="0"/>
          <w:marBottom w:val="0"/>
          <w:divBdr>
            <w:top w:val="none" w:sz="0" w:space="0" w:color="auto"/>
            <w:left w:val="none" w:sz="0" w:space="0" w:color="auto"/>
            <w:bottom w:val="none" w:sz="0" w:space="0" w:color="auto"/>
            <w:right w:val="none" w:sz="0" w:space="0" w:color="auto"/>
          </w:divBdr>
        </w:div>
        <w:div w:id="617833245">
          <w:marLeft w:val="640"/>
          <w:marRight w:val="0"/>
          <w:marTop w:val="0"/>
          <w:marBottom w:val="0"/>
          <w:divBdr>
            <w:top w:val="none" w:sz="0" w:space="0" w:color="auto"/>
            <w:left w:val="none" w:sz="0" w:space="0" w:color="auto"/>
            <w:bottom w:val="none" w:sz="0" w:space="0" w:color="auto"/>
            <w:right w:val="none" w:sz="0" w:space="0" w:color="auto"/>
          </w:divBdr>
        </w:div>
        <w:div w:id="1836187718">
          <w:marLeft w:val="640"/>
          <w:marRight w:val="0"/>
          <w:marTop w:val="0"/>
          <w:marBottom w:val="0"/>
          <w:divBdr>
            <w:top w:val="none" w:sz="0" w:space="0" w:color="auto"/>
            <w:left w:val="none" w:sz="0" w:space="0" w:color="auto"/>
            <w:bottom w:val="none" w:sz="0" w:space="0" w:color="auto"/>
            <w:right w:val="none" w:sz="0" w:space="0" w:color="auto"/>
          </w:divBdr>
        </w:div>
        <w:div w:id="390353160">
          <w:marLeft w:val="640"/>
          <w:marRight w:val="0"/>
          <w:marTop w:val="0"/>
          <w:marBottom w:val="0"/>
          <w:divBdr>
            <w:top w:val="none" w:sz="0" w:space="0" w:color="auto"/>
            <w:left w:val="none" w:sz="0" w:space="0" w:color="auto"/>
            <w:bottom w:val="none" w:sz="0" w:space="0" w:color="auto"/>
            <w:right w:val="none" w:sz="0" w:space="0" w:color="auto"/>
          </w:divBdr>
        </w:div>
        <w:div w:id="1307855550">
          <w:marLeft w:val="640"/>
          <w:marRight w:val="0"/>
          <w:marTop w:val="0"/>
          <w:marBottom w:val="0"/>
          <w:divBdr>
            <w:top w:val="none" w:sz="0" w:space="0" w:color="auto"/>
            <w:left w:val="none" w:sz="0" w:space="0" w:color="auto"/>
            <w:bottom w:val="none" w:sz="0" w:space="0" w:color="auto"/>
            <w:right w:val="none" w:sz="0" w:space="0" w:color="auto"/>
          </w:divBdr>
        </w:div>
        <w:div w:id="101844004">
          <w:marLeft w:val="640"/>
          <w:marRight w:val="0"/>
          <w:marTop w:val="0"/>
          <w:marBottom w:val="0"/>
          <w:divBdr>
            <w:top w:val="none" w:sz="0" w:space="0" w:color="auto"/>
            <w:left w:val="none" w:sz="0" w:space="0" w:color="auto"/>
            <w:bottom w:val="none" w:sz="0" w:space="0" w:color="auto"/>
            <w:right w:val="none" w:sz="0" w:space="0" w:color="auto"/>
          </w:divBdr>
        </w:div>
        <w:div w:id="1402825353">
          <w:marLeft w:val="640"/>
          <w:marRight w:val="0"/>
          <w:marTop w:val="0"/>
          <w:marBottom w:val="0"/>
          <w:divBdr>
            <w:top w:val="none" w:sz="0" w:space="0" w:color="auto"/>
            <w:left w:val="none" w:sz="0" w:space="0" w:color="auto"/>
            <w:bottom w:val="none" w:sz="0" w:space="0" w:color="auto"/>
            <w:right w:val="none" w:sz="0" w:space="0" w:color="auto"/>
          </w:divBdr>
        </w:div>
        <w:div w:id="564952441">
          <w:marLeft w:val="640"/>
          <w:marRight w:val="0"/>
          <w:marTop w:val="0"/>
          <w:marBottom w:val="0"/>
          <w:divBdr>
            <w:top w:val="none" w:sz="0" w:space="0" w:color="auto"/>
            <w:left w:val="none" w:sz="0" w:space="0" w:color="auto"/>
            <w:bottom w:val="none" w:sz="0" w:space="0" w:color="auto"/>
            <w:right w:val="none" w:sz="0" w:space="0" w:color="auto"/>
          </w:divBdr>
        </w:div>
        <w:div w:id="1119105653">
          <w:marLeft w:val="640"/>
          <w:marRight w:val="0"/>
          <w:marTop w:val="0"/>
          <w:marBottom w:val="0"/>
          <w:divBdr>
            <w:top w:val="none" w:sz="0" w:space="0" w:color="auto"/>
            <w:left w:val="none" w:sz="0" w:space="0" w:color="auto"/>
            <w:bottom w:val="none" w:sz="0" w:space="0" w:color="auto"/>
            <w:right w:val="none" w:sz="0" w:space="0" w:color="auto"/>
          </w:divBdr>
        </w:div>
        <w:div w:id="1273126641">
          <w:marLeft w:val="640"/>
          <w:marRight w:val="0"/>
          <w:marTop w:val="0"/>
          <w:marBottom w:val="0"/>
          <w:divBdr>
            <w:top w:val="none" w:sz="0" w:space="0" w:color="auto"/>
            <w:left w:val="none" w:sz="0" w:space="0" w:color="auto"/>
            <w:bottom w:val="none" w:sz="0" w:space="0" w:color="auto"/>
            <w:right w:val="none" w:sz="0" w:space="0" w:color="auto"/>
          </w:divBdr>
        </w:div>
        <w:div w:id="1727869861">
          <w:marLeft w:val="640"/>
          <w:marRight w:val="0"/>
          <w:marTop w:val="0"/>
          <w:marBottom w:val="0"/>
          <w:divBdr>
            <w:top w:val="none" w:sz="0" w:space="0" w:color="auto"/>
            <w:left w:val="none" w:sz="0" w:space="0" w:color="auto"/>
            <w:bottom w:val="none" w:sz="0" w:space="0" w:color="auto"/>
            <w:right w:val="none" w:sz="0" w:space="0" w:color="auto"/>
          </w:divBdr>
        </w:div>
        <w:div w:id="1418134071">
          <w:marLeft w:val="640"/>
          <w:marRight w:val="0"/>
          <w:marTop w:val="0"/>
          <w:marBottom w:val="0"/>
          <w:divBdr>
            <w:top w:val="none" w:sz="0" w:space="0" w:color="auto"/>
            <w:left w:val="none" w:sz="0" w:space="0" w:color="auto"/>
            <w:bottom w:val="none" w:sz="0" w:space="0" w:color="auto"/>
            <w:right w:val="none" w:sz="0" w:space="0" w:color="auto"/>
          </w:divBdr>
        </w:div>
        <w:div w:id="2022583976">
          <w:marLeft w:val="640"/>
          <w:marRight w:val="0"/>
          <w:marTop w:val="0"/>
          <w:marBottom w:val="0"/>
          <w:divBdr>
            <w:top w:val="none" w:sz="0" w:space="0" w:color="auto"/>
            <w:left w:val="none" w:sz="0" w:space="0" w:color="auto"/>
            <w:bottom w:val="none" w:sz="0" w:space="0" w:color="auto"/>
            <w:right w:val="none" w:sz="0" w:space="0" w:color="auto"/>
          </w:divBdr>
        </w:div>
        <w:div w:id="2079015786">
          <w:marLeft w:val="640"/>
          <w:marRight w:val="0"/>
          <w:marTop w:val="0"/>
          <w:marBottom w:val="0"/>
          <w:divBdr>
            <w:top w:val="none" w:sz="0" w:space="0" w:color="auto"/>
            <w:left w:val="none" w:sz="0" w:space="0" w:color="auto"/>
            <w:bottom w:val="none" w:sz="0" w:space="0" w:color="auto"/>
            <w:right w:val="none" w:sz="0" w:space="0" w:color="auto"/>
          </w:divBdr>
        </w:div>
        <w:div w:id="1479882861">
          <w:marLeft w:val="640"/>
          <w:marRight w:val="0"/>
          <w:marTop w:val="0"/>
          <w:marBottom w:val="0"/>
          <w:divBdr>
            <w:top w:val="none" w:sz="0" w:space="0" w:color="auto"/>
            <w:left w:val="none" w:sz="0" w:space="0" w:color="auto"/>
            <w:bottom w:val="none" w:sz="0" w:space="0" w:color="auto"/>
            <w:right w:val="none" w:sz="0" w:space="0" w:color="auto"/>
          </w:divBdr>
        </w:div>
        <w:div w:id="1339963246">
          <w:marLeft w:val="640"/>
          <w:marRight w:val="0"/>
          <w:marTop w:val="0"/>
          <w:marBottom w:val="0"/>
          <w:divBdr>
            <w:top w:val="none" w:sz="0" w:space="0" w:color="auto"/>
            <w:left w:val="none" w:sz="0" w:space="0" w:color="auto"/>
            <w:bottom w:val="none" w:sz="0" w:space="0" w:color="auto"/>
            <w:right w:val="none" w:sz="0" w:space="0" w:color="auto"/>
          </w:divBdr>
        </w:div>
        <w:div w:id="347871248">
          <w:marLeft w:val="640"/>
          <w:marRight w:val="0"/>
          <w:marTop w:val="0"/>
          <w:marBottom w:val="0"/>
          <w:divBdr>
            <w:top w:val="none" w:sz="0" w:space="0" w:color="auto"/>
            <w:left w:val="none" w:sz="0" w:space="0" w:color="auto"/>
            <w:bottom w:val="none" w:sz="0" w:space="0" w:color="auto"/>
            <w:right w:val="none" w:sz="0" w:space="0" w:color="auto"/>
          </w:divBdr>
        </w:div>
        <w:div w:id="646470563">
          <w:marLeft w:val="640"/>
          <w:marRight w:val="0"/>
          <w:marTop w:val="0"/>
          <w:marBottom w:val="0"/>
          <w:divBdr>
            <w:top w:val="none" w:sz="0" w:space="0" w:color="auto"/>
            <w:left w:val="none" w:sz="0" w:space="0" w:color="auto"/>
            <w:bottom w:val="none" w:sz="0" w:space="0" w:color="auto"/>
            <w:right w:val="none" w:sz="0" w:space="0" w:color="auto"/>
          </w:divBdr>
        </w:div>
        <w:div w:id="510022475">
          <w:marLeft w:val="640"/>
          <w:marRight w:val="0"/>
          <w:marTop w:val="0"/>
          <w:marBottom w:val="0"/>
          <w:divBdr>
            <w:top w:val="none" w:sz="0" w:space="0" w:color="auto"/>
            <w:left w:val="none" w:sz="0" w:space="0" w:color="auto"/>
            <w:bottom w:val="none" w:sz="0" w:space="0" w:color="auto"/>
            <w:right w:val="none" w:sz="0" w:space="0" w:color="auto"/>
          </w:divBdr>
        </w:div>
        <w:div w:id="330570065">
          <w:marLeft w:val="640"/>
          <w:marRight w:val="0"/>
          <w:marTop w:val="0"/>
          <w:marBottom w:val="0"/>
          <w:divBdr>
            <w:top w:val="none" w:sz="0" w:space="0" w:color="auto"/>
            <w:left w:val="none" w:sz="0" w:space="0" w:color="auto"/>
            <w:bottom w:val="none" w:sz="0" w:space="0" w:color="auto"/>
            <w:right w:val="none" w:sz="0" w:space="0" w:color="auto"/>
          </w:divBdr>
        </w:div>
        <w:div w:id="1026784959">
          <w:marLeft w:val="640"/>
          <w:marRight w:val="0"/>
          <w:marTop w:val="0"/>
          <w:marBottom w:val="0"/>
          <w:divBdr>
            <w:top w:val="none" w:sz="0" w:space="0" w:color="auto"/>
            <w:left w:val="none" w:sz="0" w:space="0" w:color="auto"/>
            <w:bottom w:val="none" w:sz="0" w:space="0" w:color="auto"/>
            <w:right w:val="none" w:sz="0" w:space="0" w:color="auto"/>
          </w:divBdr>
        </w:div>
        <w:div w:id="307712390">
          <w:marLeft w:val="640"/>
          <w:marRight w:val="0"/>
          <w:marTop w:val="0"/>
          <w:marBottom w:val="0"/>
          <w:divBdr>
            <w:top w:val="none" w:sz="0" w:space="0" w:color="auto"/>
            <w:left w:val="none" w:sz="0" w:space="0" w:color="auto"/>
            <w:bottom w:val="none" w:sz="0" w:space="0" w:color="auto"/>
            <w:right w:val="none" w:sz="0" w:space="0" w:color="auto"/>
          </w:divBdr>
        </w:div>
        <w:div w:id="519246539">
          <w:marLeft w:val="640"/>
          <w:marRight w:val="0"/>
          <w:marTop w:val="0"/>
          <w:marBottom w:val="0"/>
          <w:divBdr>
            <w:top w:val="none" w:sz="0" w:space="0" w:color="auto"/>
            <w:left w:val="none" w:sz="0" w:space="0" w:color="auto"/>
            <w:bottom w:val="none" w:sz="0" w:space="0" w:color="auto"/>
            <w:right w:val="none" w:sz="0" w:space="0" w:color="auto"/>
          </w:divBdr>
        </w:div>
        <w:div w:id="183327217">
          <w:marLeft w:val="640"/>
          <w:marRight w:val="0"/>
          <w:marTop w:val="0"/>
          <w:marBottom w:val="0"/>
          <w:divBdr>
            <w:top w:val="none" w:sz="0" w:space="0" w:color="auto"/>
            <w:left w:val="none" w:sz="0" w:space="0" w:color="auto"/>
            <w:bottom w:val="none" w:sz="0" w:space="0" w:color="auto"/>
            <w:right w:val="none" w:sz="0" w:space="0" w:color="auto"/>
          </w:divBdr>
        </w:div>
        <w:div w:id="95249779">
          <w:marLeft w:val="640"/>
          <w:marRight w:val="0"/>
          <w:marTop w:val="0"/>
          <w:marBottom w:val="0"/>
          <w:divBdr>
            <w:top w:val="none" w:sz="0" w:space="0" w:color="auto"/>
            <w:left w:val="none" w:sz="0" w:space="0" w:color="auto"/>
            <w:bottom w:val="none" w:sz="0" w:space="0" w:color="auto"/>
            <w:right w:val="none" w:sz="0" w:space="0" w:color="auto"/>
          </w:divBdr>
        </w:div>
        <w:div w:id="110521256">
          <w:marLeft w:val="640"/>
          <w:marRight w:val="0"/>
          <w:marTop w:val="0"/>
          <w:marBottom w:val="0"/>
          <w:divBdr>
            <w:top w:val="none" w:sz="0" w:space="0" w:color="auto"/>
            <w:left w:val="none" w:sz="0" w:space="0" w:color="auto"/>
            <w:bottom w:val="none" w:sz="0" w:space="0" w:color="auto"/>
            <w:right w:val="none" w:sz="0" w:space="0" w:color="auto"/>
          </w:divBdr>
        </w:div>
        <w:div w:id="848520055">
          <w:marLeft w:val="640"/>
          <w:marRight w:val="0"/>
          <w:marTop w:val="0"/>
          <w:marBottom w:val="0"/>
          <w:divBdr>
            <w:top w:val="none" w:sz="0" w:space="0" w:color="auto"/>
            <w:left w:val="none" w:sz="0" w:space="0" w:color="auto"/>
            <w:bottom w:val="none" w:sz="0" w:space="0" w:color="auto"/>
            <w:right w:val="none" w:sz="0" w:space="0" w:color="auto"/>
          </w:divBdr>
        </w:div>
        <w:div w:id="1780562691">
          <w:marLeft w:val="640"/>
          <w:marRight w:val="0"/>
          <w:marTop w:val="0"/>
          <w:marBottom w:val="0"/>
          <w:divBdr>
            <w:top w:val="none" w:sz="0" w:space="0" w:color="auto"/>
            <w:left w:val="none" w:sz="0" w:space="0" w:color="auto"/>
            <w:bottom w:val="none" w:sz="0" w:space="0" w:color="auto"/>
            <w:right w:val="none" w:sz="0" w:space="0" w:color="auto"/>
          </w:divBdr>
        </w:div>
        <w:div w:id="1783452757">
          <w:marLeft w:val="640"/>
          <w:marRight w:val="0"/>
          <w:marTop w:val="0"/>
          <w:marBottom w:val="0"/>
          <w:divBdr>
            <w:top w:val="none" w:sz="0" w:space="0" w:color="auto"/>
            <w:left w:val="none" w:sz="0" w:space="0" w:color="auto"/>
            <w:bottom w:val="none" w:sz="0" w:space="0" w:color="auto"/>
            <w:right w:val="none" w:sz="0" w:space="0" w:color="auto"/>
          </w:divBdr>
        </w:div>
        <w:div w:id="1493907828">
          <w:marLeft w:val="640"/>
          <w:marRight w:val="0"/>
          <w:marTop w:val="0"/>
          <w:marBottom w:val="0"/>
          <w:divBdr>
            <w:top w:val="none" w:sz="0" w:space="0" w:color="auto"/>
            <w:left w:val="none" w:sz="0" w:space="0" w:color="auto"/>
            <w:bottom w:val="none" w:sz="0" w:space="0" w:color="auto"/>
            <w:right w:val="none" w:sz="0" w:space="0" w:color="auto"/>
          </w:divBdr>
        </w:div>
        <w:div w:id="942105866">
          <w:marLeft w:val="640"/>
          <w:marRight w:val="0"/>
          <w:marTop w:val="0"/>
          <w:marBottom w:val="0"/>
          <w:divBdr>
            <w:top w:val="none" w:sz="0" w:space="0" w:color="auto"/>
            <w:left w:val="none" w:sz="0" w:space="0" w:color="auto"/>
            <w:bottom w:val="none" w:sz="0" w:space="0" w:color="auto"/>
            <w:right w:val="none" w:sz="0" w:space="0" w:color="auto"/>
          </w:divBdr>
        </w:div>
        <w:div w:id="1242257183">
          <w:marLeft w:val="640"/>
          <w:marRight w:val="0"/>
          <w:marTop w:val="0"/>
          <w:marBottom w:val="0"/>
          <w:divBdr>
            <w:top w:val="none" w:sz="0" w:space="0" w:color="auto"/>
            <w:left w:val="none" w:sz="0" w:space="0" w:color="auto"/>
            <w:bottom w:val="none" w:sz="0" w:space="0" w:color="auto"/>
            <w:right w:val="none" w:sz="0" w:space="0" w:color="auto"/>
          </w:divBdr>
        </w:div>
        <w:div w:id="1733382879">
          <w:marLeft w:val="640"/>
          <w:marRight w:val="0"/>
          <w:marTop w:val="0"/>
          <w:marBottom w:val="0"/>
          <w:divBdr>
            <w:top w:val="none" w:sz="0" w:space="0" w:color="auto"/>
            <w:left w:val="none" w:sz="0" w:space="0" w:color="auto"/>
            <w:bottom w:val="none" w:sz="0" w:space="0" w:color="auto"/>
            <w:right w:val="none" w:sz="0" w:space="0" w:color="auto"/>
          </w:divBdr>
        </w:div>
        <w:div w:id="1756242360">
          <w:marLeft w:val="640"/>
          <w:marRight w:val="0"/>
          <w:marTop w:val="0"/>
          <w:marBottom w:val="0"/>
          <w:divBdr>
            <w:top w:val="none" w:sz="0" w:space="0" w:color="auto"/>
            <w:left w:val="none" w:sz="0" w:space="0" w:color="auto"/>
            <w:bottom w:val="none" w:sz="0" w:space="0" w:color="auto"/>
            <w:right w:val="none" w:sz="0" w:space="0" w:color="auto"/>
          </w:divBdr>
        </w:div>
        <w:div w:id="758404215">
          <w:marLeft w:val="640"/>
          <w:marRight w:val="0"/>
          <w:marTop w:val="0"/>
          <w:marBottom w:val="0"/>
          <w:divBdr>
            <w:top w:val="none" w:sz="0" w:space="0" w:color="auto"/>
            <w:left w:val="none" w:sz="0" w:space="0" w:color="auto"/>
            <w:bottom w:val="none" w:sz="0" w:space="0" w:color="auto"/>
            <w:right w:val="none" w:sz="0" w:space="0" w:color="auto"/>
          </w:divBdr>
        </w:div>
        <w:div w:id="1922710937">
          <w:marLeft w:val="640"/>
          <w:marRight w:val="0"/>
          <w:marTop w:val="0"/>
          <w:marBottom w:val="0"/>
          <w:divBdr>
            <w:top w:val="none" w:sz="0" w:space="0" w:color="auto"/>
            <w:left w:val="none" w:sz="0" w:space="0" w:color="auto"/>
            <w:bottom w:val="none" w:sz="0" w:space="0" w:color="auto"/>
            <w:right w:val="none" w:sz="0" w:space="0" w:color="auto"/>
          </w:divBdr>
        </w:div>
        <w:div w:id="1005861440">
          <w:marLeft w:val="640"/>
          <w:marRight w:val="0"/>
          <w:marTop w:val="0"/>
          <w:marBottom w:val="0"/>
          <w:divBdr>
            <w:top w:val="none" w:sz="0" w:space="0" w:color="auto"/>
            <w:left w:val="none" w:sz="0" w:space="0" w:color="auto"/>
            <w:bottom w:val="none" w:sz="0" w:space="0" w:color="auto"/>
            <w:right w:val="none" w:sz="0" w:space="0" w:color="auto"/>
          </w:divBdr>
        </w:div>
        <w:div w:id="1057972304">
          <w:marLeft w:val="640"/>
          <w:marRight w:val="0"/>
          <w:marTop w:val="0"/>
          <w:marBottom w:val="0"/>
          <w:divBdr>
            <w:top w:val="none" w:sz="0" w:space="0" w:color="auto"/>
            <w:left w:val="none" w:sz="0" w:space="0" w:color="auto"/>
            <w:bottom w:val="none" w:sz="0" w:space="0" w:color="auto"/>
            <w:right w:val="none" w:sz="0" w:space="0" w:color="auto"/>
          </w:divBdr>
        </w:div>
        <w:div w:id="1907253241">
          <w:marLeft w:val="640"/>
          <w:marRight w:val="0"/>
          <w:marTop w:val="0"/>
          <w:marBottom w:val="0"/>
          <w:divBdr>
            <w:top w:val="none" w:sz="0" w:space="0" w:color="auto"/>
            <w:left w:val="none" w:sz="0" w:space="0" w:color="auto"/>
            <w:bottom w:val="none" w:sz="0" w:space="0" w:color="auto"/>
            <w:right w:val="none" w:sz="0" w:space="0" w:color="auto"/>
          </w:divBdr>
        </w:div>
        <w:div w:id="1806005679">
          <w:marLeft w:val="640"/>
          <w:marRight w:val="0"/>
          <w:marTop w:val="0"/>
          <w:marBottom w:val="0"/>
          <w:divBdr>
            <w:top w:val="none" w:sz="0" w:space="0" w:color="auto"/>
            <w:left w:val="none" w:sz="0" w:space="0" w:color="auto"/>
            <w:bottom w:val="none" w:sz="0" w:space="0" w:color="auto"/>
            <w:right w:val="none" w:sz="0" w:space="0" w:color="auto"/>
          </w:divBdr>
        </w:div>
        <w:div w:id="1958951923">
          <w:marLeft w:val="640"/>
          <w:marRight w:val="0"/>
          <w:marTop w:val="0"/>
          <w:marBottom w:val="0"/>
          <w:divBdr>
            <w:top w:val="none" w:sz="0" w:space="0" w:color="auto"/>
            <w:left w:val="none" w:sz="0" w:space="0" w:color="auto"/>
            <w:bottom w:val="none" w:sz="0" w:space="0" w:color="auto"/>
            <w:right w:val="none" w:sz="0" w:space="0" w:color="auto"/>
          </w:divBdr>
        </w:div>
      </w:divsChild>
    </w:div>
    <w:div w:id="2063868666">
      <w:bodyDiv w:val="1"/>
      <w:marLeft w:val="0"/>
      <w:marRight w:val="0"/>
      <w:marTop w:val="0"/>
      <w:marBottom w:val="0"/>
      <w:divBdr>
        <w:top w:val="none" w:sz="0" w:space="0" w:color="auto"/>
        <w:left w:val="none" w:sz="0" w:space="0" w:color="auto"/>
        <w:bottom w:val="none" w:sz="0" w:space="0" w:color="auto"/>
        <w:right w:val="none" w:sz="0" w:space="0" w:color="auto"/>
      </w:divBdr>
      <w:divsChild>
        <w:div w:id="1754086338">
          <w:marLeft w:val="640"/>
          <w:marRight w:val="0"/>
          <w:marTop w:val="0"/>
          <w:marBottom w:val="0"/>
          <w:divBdr>
            <w:top w:val="none" w:sz="0" w:space="0" w:color="auto"/>
            <w:left w:val="none" w:sz="0" w:space="0" w:color="auto"/>
            <w:bottom w:val="none" w:sz="0" w:space="0" w:color="auto"/>
            <w:right w:val="none" w:sz="0" w:space="0" w:color="auto"/>
          </w:divBdr>
        </w:div>
        <w:div w:id="653677587">
          <w:marLeft w:val="640"/>
          <w:marRight w:val="0"/>
          <w:marTop w:val="0"/>
          <w:marBottom w:val="0"/>
          <w:divBdr>
            <w:top w:val="none" w:sz="0" w:space="0" w:color="auto"/>
            <w:left w:val="none" w:sz="0" w:space="0" w:color="auto"/>
            <w:bottom w:val="none" w:sz="0" w:space="0" w:color="auto"/>
            <w:right w:val="none" w:sz="0" w:space="0" w:color="auto"/>
          </w:divBdr>
        </w:div>
        <w:div w:id="1845121163">
          <w:marLeft w:val="640"/>
          <w:marRight w:val="0"/>
          <w:marTop w:val="0"/>
          <w:marBottom w:val="0"/>
          <w:divBdr>
            <w:top w:val="none" w:sz="0" w:space="0" w:color="auto"/>
            <w:left w:val="none" w:sz="0" w:space="0" w:color="auto"/>
            <w:bottom w:val="none" w:sz="0" w:space="0" w:color="auto"/>
            <w:right w:val="none" w:sz="0" w:space="0" w:color="auto"/>
          </w:divBdr>
        </w:div>
        <w:div w:id="1969313789">
          <w:marLeft w:val="640"/>
          <w:marRight w:val="0"/>
          <w:marTop w:val="0"/>
          <w:marBottom w:val="0"/>
          <w:divBdr>
            <w:top w:val="none" w:sz="0" w:space="0" w:color="auto"/>
            <w:left w:val="none" w:sz="0" w:space="0" w:color="auto"/>
            <w:bottom w:val="none" w:sz="0" w:space="0" w:color="auto"/>
            <w:right w:val="none" w:sz="0" w:space="0" w:color="auto"/>
          </w:divBdr>
        </w:div>
        <w:div w:id="759914272">
          <w:marLeft w:val="640"/>
          <w:marRight w:val="0"/>
          <w:marTop w:val="0"/>
          <w:marBottom w:val="0"/>
          <w:divBdr>
            <w:top w:val="none" w:sz="0" w:space="0" w:color="auto"/>
            <w:left w:val="none" w:sz="0" w:space="0" w:color="auto"/>
            <w:bottom w:val="none" w:sz="0" w:space="0" w:color="auto"/>
            <w:right w:val="none" w:sz="0" w:space="0" w:color="auto"/>
          </w:divBdr>
        </w:div>
        <w:div w:id="94597219">
          <w:marLeft w:val="640"/>
          <w:marRight w:val="0"/>
          <w:marTop w:val="0"/>
          <w:marBottom w:val="0"/>
          <w:divBdr>
            <w:top w:val="none" w:sz="0" w:space="0" w:color="auto"/>
            <w:left w:val="none" w:sz="0" w:space="0" w:color="auto"/>
            <w:bottom w:val="none" w:sz="0" w:space="0" w:color="auto"/>
            <w:right w:val="none" w:sz="0" w:space="0" w:color="auto"/>
          </w:divBdr>
        </w:div>
        <w:div w:id="971013221">
          <w:marLeft w:val="640"/>
          <w:marRight w:val="0"/>
          <w:marTop w:val="0"/>
          <w:marBottom w:val="0"/>
          <w:divBdr>
            <w:top w:val="none" w:sz="0" w:space="0" w:color="auto"/>
            <w:left w:val="none" w:sz="0" w:space="0" w:color="auto"/>
            <w:bottom w:val="none" w:sz="0" w:space="0" w:color="auto"/>
            <w:right w:val="none" w:sz="0" w:space="0" w:color="auto"/>
          </w:divBdr>
        </w:div>
        <w:div w:id="1665472222">
          <w:marLeft w:val="640"/>
          <w:marRight w:val="0"/>
          <w:marTop w:val="0"/>
          <w:marBottom w:val="0"/>
          <w:divBdr>
            <w:top w:val="none" w:sz="0" w:space="0" w:color="auto"/>
            <w:left w:val="none" w:sz="0" w:space="0" w:color="auto"/>
            <w:bottom w:val="none" w:sz="0" w:space="0" w:color="auto"/>
            <w:right w:val="none" w:sz="0" w:space="0" w:color="auto"/>
          </w:divBdr>
        </w:div>
        <w:div w:id="1443694884">
          <w:marLeft w:val="640"/>
          <w:marRight w:val="0"/>
          <w:marTop w:val="0"/>
          <w:marBottom w:val="0"/>
          <w:divBdr>
            <w:top w:val="none" w:sz="0" w:space="0" w:color="auto"/>
            <w:left w:val="none" w:sz="0" w:space="0" w:color="auto"/>
            <w:bottom w:val="none" w:sz="0" w:space="0" w:color="auto"/>
            <w:right w:val="none" w:sz="0" w:space="0" w:color="auto"/>
          </w:divBdr>
        </w:div>
        <w:div w:id="822359677">
          <w:marLeft w:val="640"/>
          <w:marRight w:val="0"/>
          <w:marTop w:val="0"/>
          <w:marBottom w:val="0"/>
          <w:divBdr>
            <w:top w:val="none" w:sz="0" w:space="0" w:color="auto"/>
            <w:left w:val="none" w:sz="0" w:space="0" w:color="auto"/>
            <w:bottom w:val="none" w:sz="0" w:space="0" w:color="auto"/>
            <w:right w:val="none" w:sz="0" w:space="0" w:color="auto"/>
          </w:divBdr>
        </w:div>
        <w:div w:id="2117215047">
          <w:marLeft w:val="640"/>
          <w:marRight w:val="0"/>
          <w:marTop w:val="0"/>
          <w:marBottom w:val="0"/>
          <w:divBdr>
            <w:top w:val="none" w:sz="0" w:space="0" w:color="auto"/>
            <w:left w:val="none" w:sz="0" w:space="0" w:color="auto"/>
            <w:bottom w:val="none" w:sz="0" w:space="0" w:color="auto"/>
            <w:right w:val="none" w:sz="0" w:space="0" w:color="auto"/>
          </w:divBdr>
        </w:div>
        <w:div w:id="1974021614">
          <w:marLeft w:val="640"/>
          <w:marRight w:val="0"/>
          <w:marTop w:val="0"/>
          <w:marBottom w:val="0"/>
          <w:divBdr>
            <w:top w:val="none" w:sz="0" w:space="0" w:color="auto"/>
            <w:left w:val="none" w:sz="0" w:space="0" w:color="auto"/>
            <w:bottom w:val="none" w:sz="0" w:space="0" w:color="auto"/>
            <w:right w:val="none" w:sz="0" w:space="0" w:color="auto"/>
          </w:divBdr>
        </w:div>
        <w:div w:id="623467964">
          <w:marLeft w:val="640"/>
          <w:marRight w:val="0"/>
          <w:marTop w:val="0"/>
          <w:marBottom w:val="0"/>
          <w:divBdr>
            <w:top w:val="none" w:sz="0" w:space="0" w:color="auto"/>
            <w:left w:val="none" w:sz="0" w:space="0" w:color="auto"/>
            <w:bottom w:val="none" w:sz="0" w:space="0" w:color="auto"/>
            <w:right w:val="none" w:sz="0" w:space="0" w:color="auto"/>
          </w:divBdr>
        </w:div>
        <w:div w:id="244464276">
          <w:marLeft w:val="640"/>
          <w:marRight w:val="0"/>
          <w:marTop w:val="0"/>
          <w:marBottom w:val="0"/>
          <w:divBdr>
            <w:top w:val="none" w:sz="0" w:space="0" w:color="auto"/>
            <w:left w:val="none" w:sz="0" w:space="0" w:color="auto"/>
            <w:bottom w:val="none" w:sz="0" w:space="0" w:color="auto"/>
            <w:right w:val="none" w:sz="0" w:space="0" w:color="auto"/>
          </w:divBdr>
        </w:div>
        <w:div w:id="1439373467">
          <w:marLeft w:val="640"/>
          <w:marRight w:val="0"/>
          <w:marTop w:val="0"/>
          <w:marBottom w:val="0"/>
          <w:divBdr>
            <w:top w:val="none" w:sz="0" w:space="0" w:color="auto"/>
            <w:left w:val="none" w:sz="0" w:space="0" w:color="auto"/>
            <w:bottom w:val="none" w:sz="0" w:space="0" w:color="auto"/>
            <w:right w:val="none" w:sz="0" w:space="0" w:color="auto"/>
          </w:divBdr>
        </w:div>
        <w:div w:id="2080010041">
          <w:marLeft w:val="640"/>
          <w:marRight w:val="0"/>
          <w:marTop w:val="0"/>
          <w:marBottom w:val="0"/>
          <w:divBdr>
            <w:top w:val="none" w:sz="0" w:space="0" w:color="auto"/>
            <w:left w:val="none" w:sz="0" w:space="0" w:color="auto"/>
            <w:bottom w:val="none" w:sz="0" w:space="0" w:color="auto"/>
            <w:right w:val="none" w:sz="0" w:space="0" w:color="auto"/>
          </w:divBdr>
        </w:div>
        <w:div w:id="172309502">
          <w:marLeft w:val="640"/>
          <w:marRight w:val="0"/>
          <w:marTop w:val="0"/>
          <w:marBottom w:val="0"/>
          <w:divBdr>
            <w:top w:val="none" w:sz="0" w:space="0" w:color="auto"/>
            <w:left w:val="none" w:sz="0" w:space="0" w:color="auto"/>
            <w:bottom w:val="none" w:sz="0" w:space="0" w:color="auto"/>
            <w:right w:val="none" w:sz="0" w:space="0" w:color="auto"/>
          </w:divBdr>
        </w:div>
        <w:div w:id="558829290">
          <w:marLeft w:val="640"/>
          <w:marRight w:val="0"/>
          <w:marTop w:val="0"/>
          <w:marBottom w:val="0"/>
          <w:divBdr>
            <w:top w:val="none" w:sz="0" w:space="0" w:color="auto"/>
            <w:left w:val="none" w:sz="0" w:space="0" w:color="auto"/>
            <w:bottom w:val="none" w:sz="0" w:space="0" w:color="auto"/>
            <w:right w:val="none" w:sz="0" w:space="0" w:color="auto"/>
          </w:divBdr>
        </w:div>
        <w:div w:id="600643854">
          <w:marLeft w:val="640"/>
          <w:marRight w:val="0"/>
          <w:marTop w:val="0"/>
          <w:marBottom w:val="0"/>
          <w:divBdr>
            <w:top w:val="none" w:sz="0" w:space="0" w:color="auto"/>
            <w:left w:val="none" w:sz="0" w:space="0" w:color="auto"/>
            <w:bottom w:val="none" w:sz="0" w:space="0" w:color="auto"/>
            <w:right w:val="none" w:sz="0" w:space="0" w:color="auto"/>
          </w:divBdr>
        </w:div>
        <w:div w:id="836922071">
          <w:marLeft w:val="640"/>
          <w:marRight w:val="0"/>
          <w:marTop w:val="0"/>
          <w:marBottom w:val="0"/>
          <w:divBdr>
            <w:top w:val="none" w:sz="0" w:space="0" w:color="auto"/>
            <w:left w:val="none" w:sz="0" w:space="0" w:color="auto"/>
            <w:bottom w:val="none" w:sz="0" w:space="0" w:color="auto"/>
            <w:right w:val="none" w:sz="0" w:space="0" w:color="auto"/>
          </w:divBdr>
        </w:div>
        <w:div w:id="1710104366">
          <w:marLeft w:val="640"/>
          <w:marRight w:val="0"/>
          <w:marTop w:val="0"/>
          <w:marBottom w:val="0"/>
          <w:divBdr>
            <w:top w:val="none" w:sz="0" w:space="0" w:color="auto"/>
            <w:left w:val="none" w:sz="0" w:space="0" w:color="auto"/>
            <w:bottom w:val="none" w:sz="0" w:space="0" w:color="auto"/>
            <w:right w:val="none" w:sz="0" w:space="0" w:color="auto"/>
          </w:divBdr>
        </w:div>
        <w:div w:id="949050642">
          <w:marLeft w:val="640"/>
          <w:marRight w:val="0"/>
          <w:marTop w:val="0"/>
          <w:marBottom w:val="0"/>
          <w:divBdr>
            <w:top w:val="none" w:sz="0" w:space="0" w:color="auto"/>
            <w:left w:val="none" w:sz="0" w:space="0" w:color="auto"/>
            <w:bottom w:val="none" w:sz="0" w:space="0" w:color="auto"/>
            <w:right w:val="none" w:sz="0" w:space="0" w:color="auto"/>
          </w:divBdr>
        </w:div>
        <w:div w:id="672149437">
          <w:marLeft w:val="640"/>
          <w:marRight w:val="0"/>
          <w:marTop w:val="0"/>
          <w:marBottom w:val="0"/>
          <w:divBdr>
            <w:top w:val="none" w:sz="0" w:space="0" w:color="auto"/>
            <w:left w:val="none" w:sz="0" w:space="0" w:color="auto"/>
            <w:bottom w:val="none" w:sz="0" w:space="0" w:color="auto"/>
            <w:right w:val="none" w:sz="0" w:space="0" w:color="auto"/>
          </w:divBdr>
        </w:div>
        <w:div w:id="244731244">
          <w:marLeft w:val="640"/>
          <w:marRight w:val="0"/>
          <w:marTop w:val="0"/>
          <w:marBottom w:val="0"/>
          <w:divBdr>
            <w:top w:val="none" w:sz="0" w:space="0" w:color="auto"/>
            <w:left w:val="none" w:sz="0" w:space="0" w:color="auto"/>
            <w:bottom w:val="none" w:sz="0" w:space="0" w:color="auto"/>
            <w:right w:val="none" w:sz="0" w:space="0" w:color="auto"/>
          </w:divBdr>
        </w:div>
        <w:div w:id="1114861867">
          <w:marLeft w:val="640"/>
          <w:marRight w:val="0"/>
          <w:marTop w:val="0"/>
          <w:marBottom w:val="0"/>
          <w:divBdr>
            <w:top w:val="none" w:sz="0" w:space="0" w:color="auto"/>
            <w:left w:val="none" w:sz="0" w:space="0" w:color="auto"/>
            <w:bottom w:val="none" w:sz="0" w:space="0" w:color="auto"/>
            <w:right w:val="none" w:sz="0" w:space="0" w:color="auto"/>
          </w:divBdr>
        </w:div>
        <w:div w:id="363677368">
          <w:marLeft w:val="640"/>
          <w:marRight w:val="0"/>
          <w:marTop w:val="0"/>
          <w:marBottom w:val="0"/>
          <w:divBdr>
            <w:top w:val="none" w:sz="0" w:space="0" w:color="auto"/>
            <w:left w:val="none" w:sz="0" w:space="0" w:color="auto"/>
            <w:bottom w:val="none" w:sz="0" w:space="0" w:color="auto"/>
            <w:right w:val="none" w:sz="0" w:space="0" w:color="auto"/>
          </w:divBdr>
        </w:div>
        <w:div w:id="525876329">
          <w:marLeft w:val="640"/>
          <w:marRight w:val="0"/>
          <w:marTop w:val="0"/>
          <w:marBottom w:val="0"/>
          <w:divBdr>
            <w:top w:val="none" w:sz="0" w:space="0" w:color="auto"/>
            <w:left w:val="none" w:sz="0" w:space="0" w:color="auto"/>
            <w:bottom w:val="none" w:sz="0" w:space="0" w:color="auto"/>
            <w:right w:val="none" w:sz="0" w:space="0" w:color="auto"/>
          </w:divBdr>
        </w:div>
        <w:div w:id="652762690">
          <w:marLeft w:val="640"/>
          <w:marRight w:val="0"/>
          <w:marTop w:val="0"/>
          <w:marBottom w:val="0"/>
          <w:divBdr>
            <w:top w:val="none" w:sz="0" w:space="0" w:color="auto"/>
            <w:left w:val="none" w:sz="0" w:space="0" w:color="auto"/>
            <w:bottom w:val="none" w:sz="0" w:space="0" w:color="auto"/>
            <w:right w:val="none" w:sz="0" w:space="0" w:color="auto"/>
          </w:divBdr>
        </w:div>
        <w:div w:id="679817862">
          <w:marLeft w:val="640"/>
          <w:marRight w:val="0"/>
          <w:marTop w:val="0"/>
          <w:marBottom w:val="0"/>
          <w:divBdr>
            <w:top w:val="none" w:sz="0" w:space="0" w:color="auto"/>
            <w:left w:val="none" w:sz="0" w:space="0" w:color="auto"/>
            <w:bottom w:val="none" w:sz="0" w:space="0" w:color="auto"/>
            <w:right w:val="none" w:sz="0" w:space="0" w:color="auto"/>
          </w:divBdr>
        </w:div>
        <w:div w:id="1638145001">
          <w:marLeft w:val="640"/>
          <w:marRight w:val="0"/>
          <w:marTop w:val="0"/>
          <w:marBottom w:val="0"/>
          <w:divBdr>
            <w:top w:val="none" w:sz="0" w:space="0" w:color="auto"/>
            <w:left w:val="none" w:sz="0" w:space="0" w:color="auto"/>
            <w:bottom w:val="none" w:sz="0" w:space="0" w:color="auto"/>
            <w:right w:val="none" w:sz="0" w:space="0" w:color="auto"/>
          </w:divBdr>
        </w:div>
        <w:div w:id="1533611235">
          <w:marLeft w:val="640"/>
          <w:marRight w:val="0"/>
          <w:marTop w:val="0"/>
          <w:marBottom w:val="0"/>
          <w:divBdr>
            <w:top w:val="none" w:sz="0" w:space="0" w:color="auto"/>
            <w:left w:val="none" w:sz="0" w:space="0" w:color="auto"/>
            <w:bottom w:val="none" w:sz="0" w:space="0" w:color="auto"/>
            <w:right w:val="none" w:sz="0" w:space="0" w:color="auto"/>
          </w:divBdr>
        </w:div>
        <w:div w:id="1757629133">
          <w:marLeft w:val="640"/>
          <w:marRight w:val="0"/>
          <w:marTop w:val="0"/>
          <w:marBottom w:val="0"/>
          <w:divBdr>
            <w:top w:val="none" w:sz="0" w:space="0" w:color="auto"/>
            <w:left w:val="none" w:sz="0" w:space="0" w:color="auto"/>
            <w:bottom w:val="none" w:sz="0" w:space="0" w:color="auto"/>
            <w:right w:val="none" w:sz="0" w:space="0" w:color="auto"/>
          </w:divBdr>
        </w:div>
        <w:div w:id="1143039629">
          <w:marLeft w:val="640"/>
          <w:marRight w:val="0"/>
          <w:marTop w:val="0"/>
          <w:marBottom w:val="0"/>
          <w:divBdr>
            <w:top w:val="none" w:sz="0" w:space="0" w:color="auto"/>
            <w:left w:val="none" w:sz="0" w:space="0" w:color="auto"/>
            <w:bottom w:val="none" w:sz="0" w:space="0" w:color="auto"/>
            <w:right w:val="none" w:sz="0" w:space="0" w:color="auto"/>
          </w:divBdr>
        </w:div>
        <w:div w:id="1602373204">
          <w:marLeft w:val="640"/>
          <w:marRight w:val="0"/>
          <w:marTop w:val="0"/>
          <w:marBottom w:val="0"/>
          <w:divBdr>
            <w:top w:val="none" w:sz="0" w:space="0" w:color="auto"/>
            <w:left w:val="none" w:sz="0" w:space="0" w:color="auto"/>
            <w:bottom w:val="none" w:sz="0" w:space="0" w:color="auto"/>
            <w:right w:val="none" w:sz="0" w:space="0" w:color="auto"/>
          </w:divBdr>
        </w:div>
        <w:div w:id="497695816">
          <w:marLeft w:val="640"/>
          <w:marRight w:val="0"/>
          <w:marTop w:val="0"/>
          <w:marBottom w:val="0"/>
          <w:divBdr>
            <w:top w:val="none" w:sz="0" w:space="0" w:color="auto"/>
            <w:left w:val="none" w:sz="0" w:space="0" w:color="auto"/>
            <w:bottom w:val="none" w:sz="0" w:space="0" w:color="auto"/>
            <w:right w:val="none" w:sz="0" w:space="0" w:color="auto"/>
          </w:divBdr>
        </w:div>
        <w:div w:id="1100029531">
          <w:marLeft w:val="640"/>
          <w:marRight w:val="0"/>
          <w:marTop w:val="0"/>
          <w:marBottom w:val="0"/>
          <w:divBdr>
            <w:top w:val="none" w:sz="0" w:space="0" w:color="auto"/>
            <w:left w:val="none" w:sz="0" w:space="0" w:color="auto"/>
            <w:bottom w:val="none" w:sz="0" w:space="0" w:color="auto"/>
            <w:right w:val="none" w:sz="0" w:space="0" w:color="auto"/>
          </w:divBdr>
        </w:div>
        <w:div w:id="320499856">
          <w:marLeft w:val="640"/>
          <w:marRight w:val="0"/>
          <w:marTop w:val="0"/>
          <w:marBottom w:val="0"/>
          <w:divBdr>
            <w:top w:val="none" w:sz="0" w:space="0" w:color="auto"/>
            <w:left w:val="none" w:sz="0" w:space="0" w:color="auto"/>
            <w:bottom w:val="none" w:sz="0" w:space="0" w:color="auto"/>
            <w:right w:val="none" w:sz="0" w:space="0" w:color="auto"/>
          </w:divBdr>
        </w:div>
        <w:div w:id="1801650528">
          <w:marLeft w:val="640"/>
          <w:marRight w:val="0"/>
          <w:marTop w:val="0"/>
          <w:marBottom w:val="0"/>
          <w:divBdr>
            <w:top w:val="none" w:sz="0" w:space="0" w:color="auto"/>
            <w:left w:val="none" w:sz="0" w:space="0" w:color="auto"/>
            <w:bottom w:val="none" w:sz="0" w:space="0" w:color="auto"/>
            <w:right w:val="none" w:sz="0" w:space="0" w:color="auto"/>
          </w:divBdr>
        </w:div>
        <w:div w:id="1302468034">
          <w:marLeft w:val="640"/>
          <w:marRight w:val="0"/>
          <w:marTop w:val="0"/>
          <w:marBottom w:val="0"/>
          <w:divBdr>
            <w:top w:val="none" w:sz="0" w:space="0" w:color="auto"/>
            <w:left w:val="none" w:sz="0" w:space="0" w:color="auto"/>
            <w:bottom w:val="none" w:sz="0" w:space="0" w:color="auto"/>
            <w:right w:val="none" w:sz="0" w:space="0" w:color="auto"/>
          </w:divBdr>
        </w:div>
        <w:div w:id="1334798510">
          <w:marLeft w:val="640"/>
          <w:marRight w:val="0"/>
          <w:marTop w:val="0"/>
          <w:marBottom w:val="0"/>
          <w:divBdr>
            <w:top w:val="none" w:sz="0" w:space="0" w:color="auto"/>
            <w:left w:val="none" w:sz="0" w:space="0" w:color="auto"/>
            <w:bottom w:val="none" w:sz="0" w:space="0" w:color="auto"/>
            <w:right w:val="none" w:sz="0" w:space="0" w:color="auto"/>
          </w:divBdr>
        </w:div>
        <w:div w:id="2025789471">
          <w:marLeft w:val="640"/>
          <w:marRight w:val="0"/>
          <w:marTop w:val="0"/>
          <w:marBottom w:val="0"/>
          <w:divBdr>
            <w:top w:val="none" w:sz="0" w:space="0" w:color="auto"/>
            <w:left w:val="none" w:sz="0" w:space="0" w:color="auto"/>
            <w:bottom w:val="none" w:sz="0" w:space="0" w:color="auto"/>
            <w:right w:val="none" w:sz="0" w:space="0" w:color="auto"/>
          </w:divBdr>
        </w:div>
        <w:div w:id="1773742282">
          <w:marLeft w:val="640"/>
          <w:marRight w:val="0"/>
          <w:marTop w:val="0"/>
          <w:marBottom w:val="0"/>
          <w:divBdr>
            <w:top w:val="none" w:sz="0" w:space="0" w:color="auto"/>
            <w:left w:val="none" w:sz="0" w:space="0" w:color="auto"/>
            <w:bottom w:val="none" w:sz="0" w:space="0" w:color="auto"/>
            <w:right w:val="none" w:sz="0" w:space="0" w:color="auto"/>
          </w:divBdr>
        </w:div>
        <w:div w:id="1473332318">
          <w:marLeft w:val="640"/>
          <w:marRight w:val="0"/>
          <w:marTop w:val="0"/>
          <w:marBottom w:val="0"/>
          <w:divBdr>
            <w:top w:val="none" w:sz="0" w:space="0" w:color="auto"/>
            <w:left w:val="none" w:sz="0" w:space="0" w:color="auto"/>
            <w:bottom w:val="none" w:sz="0" w:space="0" w:color="auto"/>
            <w:right w:val="none" w:sz="0" w:space="0" w:color="auto"/>
          </w:divBdr>
        </w:div>
        <w:div w:id="2038775562">
          <w:marLeft w:val="640"/>
          <w:marRight w:val="0"/>
          <w:marTop w:val="0"/>
          <w:marBottom w:val="0"/>
          <w:divBdr>
            <w:top w:val="none" w:sz="0" w:space="0" w:color="auto"/>
            <w:left w:val="none" w:sz="0" w:space="0" w:color="auto"/>
            <w:bottom w:val="none" w:sz="0" w:space="0" w:color="auto"/>
            <w:right w:val="none" w:sz="0" w:space="0" w:color="auto"/>
          </w:divBdr>
        </w:div>
        <w:div w:id="9765759">
          <w:marLeft w:val="640"/>
          <w:marRight w:val="0"/>
          <w:marTop w:val="0"/>
          <w:marBottom w:val="0"/>
          <w:divBdr>
            <w:top w:val="none" w:sz="0" w:space="0" w:color="auto"/>
            <w:left w:val="none" w:sz="0" w:space="0" w:color="auto"/>
            <w:bottom w:val="none" w:sz="0" w:space="0" w:color="auto"/>
            <w:right w:val="none" w:sz="0" w:space="0" w:color="auto"/>
          </w:divBdr>
        </w:div>
        <w:div w:id="661082011">
          <w:marLeft w:val="640"/>
          <w:marRight w:val="0"/>
          <w:marTop w:val="0"/>
          <w:marBottom w:val="0"/>
          <w:divBdr>
            <w:top w:val="none" w:sz="0" w:space="0" w:color="auto"/>
            <w:left w:val="none" w:sz="0" w:space="0" w:color="auto"/>
            <w:bottom w:val="none" w:sz="0" w:space="0" w:color="auto"/>
            <w:right w:val="none" w:sz="0" w:space="0" w:color="auto"/>
          </w:divBdr>
        </w:div>
        <w:div w:id="168107987">
          <w:marLeft w:val="640"/>
          <w:marRight w:val="0"/>
          <w:marTop w:val="0"/>
          <w:marBottom w:val="0"/>
          <w:divBdr>
            <w:top w:val="none" w:sz="0" w:space="0" w:color="auto"/>
            <w:left w:val="none" w:sz="0" w:space="0" w:color="auto"/>
            <w:bottom w:val="none" w:sz="0" w:space="0" w:color="auto"/>
            <w:right w:val="none" w:sz="0" w:space="0" w:color="auto"/>
          </w:divBdr>
        </w:div>
        <w:div w:id="1644700087">
          <w:marLeft w:val="640"/>
          <w:marRight w:val="0"/>
          <w:marTop w:val="0"/>
          <w:marBottom w:val="0"/>
          <w:divBdr>
            <w:top w:val="none" w:sz="0" w:space="0" w:color="auto"/>
            <w:left w:val="none" w:sz="0" w:space="0" w:color="auto"/>
            <w:bottom w:val="none" w:sz="0" w:space="0" w:color="auto"/>
            <w:right w:val="none" w:sz="0" w:space="0" w:color="auto"/>
          </w:divBdr>
        </w:div>
        <w:div w:id="2133553008">
          <w:marLeft w:val="640"/>
          <w:marRight w:val="0"/>
          <w:marTop w:val="0"/>
          <w:marBottom w:val="0"/>
          <w:divBdr>
            <w:top w:val="none" w:sz="0" w:space="0" w:color="auto"/>
            <w:left w:val="none" w:sz="0" w:space="0" w:color="auto"/>
            <w:bottom w:val="none" w:sz="0" w:space="0" w:color="auto"/>
            <w:right w:val="none" w:sz="0" w:space="0" w:color="auto"/>
          </w:divBdr>
        </w:div>
        <w:div w:id="941255887">
          <w:marLeft w:val="640"/>
          <w:marRight w:val="0"/>
          <w:marTop w:val="0"/>
          <w:marBottom w:val="0"/>
          <w:divBdr>
            <w:top w:val="none" w:sz="0" w:space="0" w:color="auto"/>
            <w:left w:val="none" w:sz="0" w:space="0" w:color="auto"/>
            <w:bottom w:val="none" w:sz="0" w:space="0" w:color="auto"/>
            <w:right w:val="none" w:sz="0" w:space="0" w:color="auto"/>
          </w:divBdr>
        </w:div>
        <w:div w:id="1758017215">
          <w:marLeft w:val="640"/>
          <w:marRight w:val="0"/>
          <w:marTop w:val="0"/>
          <w:marBottom w:val="0"/>
          <w:divBdr>
            <w:top w:val="none" w:sz="0" w:space="0" w:color="auto"/>
            <w:left w:val="none" w:sz="0" w:space="0" w:color="auto"/>
            <w:bottom w:val="none" w:sz="0" w:space="0" w:color="auto"/>
            <w:right w:val="none" w:sz="0" w:space="0" w:color="auto"/>
          </w:divBdr>
        </w:div>
        <w:div w:id="1258175037">
          <w:marLeft w:val="640"/>
          <w:marRight w:val="0"/>
          <w:marTop w:val="0"/>
          <w:marBottom w:val="0"/>
          <w:divBdr>
            <w:top w:val="none" w:sz="0" w:space="0" w:color="auto"/>
            <w:left w:val="none" w:sz="0" w:space="0" w:color="auto"/>
            <w:bottom w:val="none" w:sz="0" w:space="0" w:color="auto"/>
            <w:right w:val="none" w:sz="0" w:space="0" w:color="auto"/>
          </w:divBdr>
        </w:div>
        <w:div w:id="1422331011">
          <w:marLeft w:val="640"/>
          <w:marRight w:val="0"/>
          <w:marTop w:val="0"/>
          <w:marBottom w:val="0"/>
          <w:divBdr>
            <w:top w:val="none" w:sz="0" w:space="0" w:color="auto"/>
            <w:left w:val="none" w:sz="0" w:space="0" w:color="auto"/>
            <w:bottom w:val="none" w:sz="0" w:space="0" w:color="auto"/>
            <w:right w:val="none" w:sz="0" w:space="0" w:color="auto"/>
          </w:divBdr>
        </w:div>
        <w:div w:id="369500935">
          <w:marLeft w:val="640"/>
          <w:marRight w:val="0"/>
          <w:marTop w:val="0"/>
          <w:marBottom w:val="0"/>
          <w:divBdr>
            <w:top w:val="none" w:sz="0" w:space="0" w:color="auto"/>
            <w:left w:val="none" w:sz="0" w:space="0" w:color="auto"/>
            <w:bottom w:val="none" w:sz="0" w:space="0" w:color="auto"/>
            <w:right w:val="none" w:sz="0" w:space="0" w:color="auto"/>
          </w:divBdr>
        </w:div>
        <w:div w:id="1293704788">
          <w:marLeft w:val="640"/>
          <w:marRight w:val="0"/>
          <w:marTop w:val="0"/>
          <w:marBottom w:val="0"/>
          <w:divBdr>
            <w:top w:val="none" w:sz="0" w:space="0" w:color="auto"/>
            <w:left w:val="none" w:sz="0" w:space="0" w:color="auto"/>
            <w:bottom w:val="none" w:sz="0" w:space="0" w:color="auto"/>
            <w:right w:val="none" w:sz="0" w:space="0" w:color="auto"/>
          </w:divBdr>
        </w:div>
        <w:div w:id="1442266091">
          <w:marLeft w:val="640"/>
          <w:marRight w:val="0"/>
          <w:marTop w:val="0"/>
          <w:marBottom w:val="0"/>
          <w:divBdr>
            <w:top w:val="none" w:sz="0" w:space="0" w:color="auto"/>
            <w:left w:val="none" w:sz="0" w:space="0" w:color="auto"/>
            <w:bottom w:val="none" w:sz="0" w:space="0" w:color="auto"/>
            <w:right w:val="none" w:sz="0" w:space="0" w:color="auto"/>
          </w:divBdr>
        </w:div>
        <w:div w:id="1220020523">
          <w:marLeft w:val="640"/>
          <w:marRight w:val="0"/>
          <w:marTop w:val="0"/>
          <w:marBottom w:val="0"/>
          <w:divBdr>
            <w:top w:val="none" w:sz="0" w:space="0" w:color="auto"/>
            <w:left w:val="none" w:sz="0" w:space="0" w:color="auto"/>
            <w:bottom w:val="none" w:sz="0" w:space="0" w:color="auto"/>
            <w:right w:val="none" w:sz="0" w:space="0" w:color="auto"/>
          </w:divBdr>
        </w:div>
        <w:div w:id="1062480039">
          <w:marLeft w:val="640"/>
          <w:marRight w:val="0"/>
          <w:marTop w:val="0"/>
          <w:marBottom w:val="0"/>
          <w:divBdr>
            <w:top w:val="none" w:sz="0" w:space="0" w:color="auto"/>
            <w:left w:val="none" w:sz="0" w:space="0" w:color="auto"/>
            <w:bottom w:val="none" w:sz="0" w:space="0" w:color="auto"/>
            <w:right w:val="none" w:sz="0" w:space="0" w:color="auto"/>
          </w:divBdr>
        </w:div>
        <w:div w:id="769544200">
          <w:marLeft w:val="640"/>
          <w:marRight w:val="0"/>
          <w:marTop w:val="0"/>
          <w:marBottom w:val="0"/>
          <w:divBdr>
            <w:top w:val="none" w:sz="0" w:space="0" w:color="auto"/>
            <w:left w:val="none" w:sz="0" w:space="0" w:color="auto"/>
            <w:bottom w:val="none" w:sz="0" w:space="0" w:color="auto"/>
            <w:right w:val="none" w:sz="0" w:space="0" w:color="auto"/>
          </w:divBdr>
        </w:div>
        <w:div w:id="1853687287">
          <w:marLeft w:val="640"/>
          <w:marRight w:val="0"/>
          <w:marTop w:val="0"/>
          <w:marBottom w:val="0"/>
          <w:divBdr>
            <w:top w:val="none" w:sz="0" w:space="0" w:color="auto"/>
            <w:left w:val="none" w:sz="0" w:space="0" w:color="auto"/>
            <w:bottom w:val="none" w:sz="0" w:space="0" w:color="auto"/>
            <w:right w:val="none" w:sz="0" w:space="0" w:color="auto"/>
          </w:divBdr>
        </w:div>
        <w:div w:id="1385330679">
          <w:marLeft w:val="640"/>
          <w:marRight w:val="0"/>
          <w:marTop w:val="0"/>
          <w:marBottom w:val="0"/>
          <w:divBdr>
            <w:top w:val="none" w:sz="0" w:space="0" w:color="auto"/>
            <w:left w:val="none" w:sz="0" w:space="0" w:color="auto"/>
            <w:bottom w:val="none" w:sz="0" w:space="0" w:color="auto"/>
            <w:right w:val="none" w:sz="0" w:space="0" w:color="auto"/>
          </w:divBdr>
        </w:div>
        <w:div w:id="1900044988">
          <w:marLeft w:val="640"/>
          <w:marRight w:val="0"/>
          <w:marTop w:val="0"/>
          <w:marBottom w:val="0"/>
          <w:divBdr>
            <w:top w:val="none" w:sz="0" w:space="0" w:color="auto"/>
            <w:left w:val="none" w:sz="0" w:space="0" w:color="auto"/>
            <w:bottom w:val="none" w:sz="0" w:space="0" w:color="auto"/>
            <w:right w:val="none" w:sz="0" w:space="0" w:color="auto"/>
          </w:divBdr>
        </w:div>
        <w:div w:id="1787040493">
          <w:marLeft w:val="640"/>
          <w:marRight w:val="0"/>
          <w:marTop w:val="0"/>
          <w:marBottom w:val="0"/>
          <w:divBdr>
            <w:top w:val="none" w:sz="0" w:space="0" w:color="auto"/>
            <w:left w:val="none" w:sz="0" w:space="0" w:color="auto"/>
            <w:bottom w:val="none" w:sz="0" w:space="0" w:color="auto"/>
            <w:right w:val="none" w:sz="0" w:space="0" w:color="auto"/>
          </w:divBdr>
        </w:div>
        <w:div w:id="455954757">
          <w:marLeft w:val="640"/>
          <w:marRight w:val="0"/>
          <w:marTop w:val="0"/>
          <w:marBottom w:val="0"/>
          <w:divBdr>
            <w:top w:val="none" w:sz="0" w:space="0" w:color="auto"/>
            <w:left w:val="none" w:sz="0" w:space="0" w:color="auto"/>
            <w:bottom w:val="none" w:sz="0" w:space="0" w:color="auto"/>
            <w:right w:val="none" w:sz="0" w:space="0" w:color="auto"/>
          </w:divBdr>
        </w:div>
        <w:div w:id="1859152477">
          <w:marLeft w:val="640"/>
          <w:marRight w:val="0"/>
          <w:marTop w:val="0"/>
          <w:marBottom w:val="0"/>
          <w:divBdr>
            <w:top w:val="none" w:sz="0" w:space="0" w:color="auto"/>
            <w:left w:val="none" w:sz="0" w:space="0" w:color="auto"/>
            <w:bottom w:val="none" w:sz="0" w:space="0" w:color="auto"/>
            <w:right w:val="none" w:sz="0" w:space="0" w:color="auto"/>
          </w:divBdr>
        </w:div>
        <w:div w:id="218789155">
          <w:marLeft w:val="640"/>
          <w:marRight w:val="0"/>
          <w:marTop w:val="0"/>
          <w:marBottom w:val="0"/>
          <w:divBdr>
            <w:top w:val="none" w:sz="0" w:space="0" w:color="auto"/>
            <w:left w:val="none" w:sz="0" w:space="0" w:color="auto"/>
            <w:bottom w:val="none" w:sz="0" w:space="0" w:color="auto"/>
            <w:right w:val="none" w:sz="0" w:space="0" w:color="auto"/>
          </w:divBdr>
        </w:div>
        <w:div w:id="1751849457">
          <w:marLeft w:val="640"/>
          <w:marRight w:val="0"/>
          <w:marTop w:val="0"/>
          <w:marBottom w:val="0"/>
          <w:divBdr>
            <w:top w:val="none" w:sz="0" w:space="0" w:color="auto"/>
            <w:left w:val="none" w:sz="0" w:space="0" w:color="auto"/>
            <w:bottom w:val="none" w:sz="0" w:space="0" w:color="auto"/>
            <w:right w:val="none" w:sz="0" w:space="0" w:color="auto"/>
          </w:divBdr>
        </w:div>
        <w:div w:id="1262685034">
          <w:marLeft w:val="640"/>
          <w:marRight w:val="0"/>
          <w:marTop w:val="0"/>
          <w:marBottom w:val="0"/>
          <w:divBdr>
            <w:top w:val="none" w:sz="0" w:space="0" w:color="auto"/>
            <w:left w:val="none" w:sz="0" w:space="0" w:color="auto"/>
            <w:bottom w:val="none" w:sz="0" w:space="0" w:color="auto"/>
            <w:right w:val="none" w:sz="0" w:space="0" w:color="auto"/>
          </w:divBdr>
        </w:div>
        <w:div w:id="1834449713">
          <w:marLeft w:val="640"/>
          <w:marRight w:val="0"/>
          <w:marTop w:val="0"/>
          <w:marBottom w:val="0"/>
          <w:divBdr>
            <w:top w:val="none" w:sz="0" w:space="0" w:color="auto"/>
            <w:left w:val="none" w:sz="0" w:space="0" w:color="auto"/>
            <w:bottom w:val="none" w:sz="0" w:space="0" w:color="auto"/>
            <w:right w:val="none" w:sz="0" w:space="0" w:color="auto"/>
          </w:divBdr>
        </w:div>
        <w:div w:id="1177383561">
          <w:marLeft w:val="640"/>
          <w:marRight w:val="0"/>
          <w:marTop w:val="0"/>
          <w:marBottom w:val="0"/>
          <w:divBdr>
            <w:top w:val="none" w:sz="0" w:space="0" w:color="auto"/>
            <w:left w:val="none" w:sz="0" w:space="0" w:color="auto"/>
            <w:bottom w:val="none" w:sz="0" w:space="0" w:color="auto"/>
            <w:right w:val="none" w:sz="0" w:space="0" w:color="auto"/>
          </w:divBdr>
        </w:div>
        <w:div w:id="789084716">
          <w:marLeft w:val="640"/>
          <w:marRight w:val="0"/>
          <w:marTop w:val="0"/>
          <w:marBottom w:val="0"/>
          <w:divBdr>
            <w:top w:val="none" w:sz="0" w:space="0" w:color="auto"/>
            <w:left w:val="none" w:sz="0" w:space="0" w:color="auto"/>
            <w:bottom w:val="none" w:sz="0" w:space="0" w:color="auto"/>
            <w:right w:val="none" w:sz="0" w:space="0" w:color="auto"/>
          </w:divBdr>
        </w:div>
        <w:div w:id="461849555">
          <w:marLeft w:val="640"/>
          <w:marRight w:val="0"/>
          <w:marTop w:val="0"/>
          <w:marBottom w:val="0"/>
          <w:divBdr>
            <w:top w:val="none" w:sz="0" w:space="0" w:color="auto"/>
            <w:left w:val="none" w:sz="0" w:space="0" w:color="auto"/>
            <w:bottom w:val="none" w:sz="0" w:space="0" w:color="auto"/>
            <w:right w:val="none" w:sz="0" w:space="0" w:color="auto"/>
          </w:divBdr>
        </w:div>
        <w:div w:id="328338552">
          <w:marLeft w:val="640"/>
          <w:marRight w:val="0"/>
          <w:marTop w:val="0"/>
          <w:marBottom w:val="0"/>
          <w:divBdr>
            <w:top w:val="none" w:sz="0" w:space="0" w:color="auto"/>
            <w:left w:val="none" w:sz="0" w:space="0" w:color="auto"/>
            <w:bottom w:val="none" w:sz="0" w:space="0" w:color="auto"/>
            <w:right w:val="none" w:sz="0" w:space="0" w:color="auto"/>
          </w:divBdr>
        </w:div>
        <w:div w:id="1598824193">
          <w:marLeft w:val="640"/>
          <w:marRight w:val="0"/>
          <w:marTop w:val="0"/>
          <w:marBottom w:val="0"/>
          <w:divBdr>
            <w:top w:val="none" w:sz="0" w:space="0" w:color="auto"/>
            <w:left w:val="none" w:sz="0" w:space="0" w:color="auto"/>
            <w:bottom w:val="none" w:sz="0" w:space="0" w:color="auto"/>
            <w:right w:val="none" w:sz="0" w:space="0" w:color="auto"/>
          </w:divBdr>
        </w:div>
        <w:div w:id="1914195484">
          <w:marLeft w:val="640"/>
          <w:marRight w:val="0"/>
          <w:marTop w:val="0"/>
          <w:marBottom w:val="0"/>
          <w:divBdr>
            <w:top w:val="none" w:sz="0" w:space="0" w:color="auto"/>
            <w:left w:val="none" w:sz="0" w:space="0" w:color="auto"/>
            <w:bottom w:val="none" w:sz="0" w:space="0" w:color="auto"/>
            <w:right w:val="none" w:sz="0" w:space="0" w:color="auto"/>
          </w:divBdr>
        </w:div>
        <w:div w:id="900481740">
          <w:marLeft w:val="640"/>
          <w:marRight w:val="0"/>
          <w:marTop w:val="0"/>
          <w:marBottom w:val="0"/>
          <w:divBdr>
            <w:top w:val="none" w:sz="0" w:space="0" w:color="auto"/>
            <w:left w:val="none" w:sz="0" w:space="0" w:color="auto"/>
            <w:bottom w:val="none" w:sz="0" w:space="0" w:color="auto"/>
            <w:right w:val="none" w:sz="0" w:space="0" w:color="auto"/>
          </w:divBdr>
        </w:div>
        <w:div w:id="679818520">
          <w:marLeft w:val="640"/>
          <w:marRight w:val="0"/>
          <w:marTop w:val="0"/>
          <w:marBottom w:val="0"/>
          <w:divBdr>
            <w:top w:val="none" w:sz="0" w:space="0" w:color="auto"/>
            <w:left w:val="none" w:sz="0" w:space="0" w:color="auto"/>
            <w:bottom w:val="none" w:sz="0" w:space="0" w:color="auto"/>
            <w:right w:val="none" w:sz="0" w:space="0" w:color="auto"/>
          </w:divBdr>
        </w:div>
        <w:div w:id="1868367172">
          <w:marLeft w:val="640"/>
          <w:marRight w:val="0"/>
          <w:marTop w:val="0"/>
          <w:marBottom w:val="0"/>
          <w:divBdr>
            <w:top w:val="none" w:sz="0" w:space="0" w:color="auto"/>
            <w:left w:val="none" w:sz="0" w:space="0" w:color="auto"/>
            <w:bottom w:val="none" w:sz="0" w:space="0" w:color="auto"/>
            <w:right w:val="none" w:sz="0" w:space="0" w:color="auto"/>
          </w:divBdr>
        </w:div>
        <w:div w:id="396438157">
          <w:marLeft w:val="640"/>
          <w:marRight w:val="0"/>
          <w:marTop w:val="0"/>
          <w:marBottom w:val="0"/>
          <w:divBdr>
            <w:top w:val="none" w:sz="0" w:space="0" w:color="auto"/>
            <w:left w:val="none" w:sz="0" w:space="0" w:color="auto"/>
            <w:bottom w:val="none" w:sz="0" w:space="0" w:color="auto"/>
            <w:right w:val="none" w:sz="0" w:space="0" w:color="auto"/>
          </w:divBdr>
        </w:div>
        <w:div w:id="111558624">
          <w:marLeft w:val="640"/>
          <w:marRight w:val="0"/>
          <w:marTop w:val="0"/>
          <w:marBottom w:val="0"/>
          <w:divBdr>
            <w:top w:val="none" w:sz="0" w:space="0" w:color="auto"/>
            <w:left w:val="none" w:sz="0" w:space="0" w:color="auto"/>
            <w:bottom w:val="none" w:sz="0" w:space="0" w:color="auto"/>
            <w:right w:val="none" w:sz="0" w:space="0" w:color="auto"/>
          </w:divBdr>
        </w:div>
        <w:div w:id="140200519">
          <w:marLeft w:val="640"/>
          <w:marRight w:val="0"/>
          <w:marTop w:val="0"/>
          <w:marBottom w:val="0"/>
          <w:divBdr>
            <w:top w:val="none" w:sz="0" w:space="0" w:color="auto"/>
            <w:left w:val="none" w:sz="0" w:space="0" w:color="auto"/>
            <w:bottom w:val="none" w:sz="0" w:space="0" w:color="auto"/>
            <w:right w:val="none" w:sz="0" w:space="0" w:color="auto"/>
          </w:divBdr>
        </w:div>
        <w:div w:id="896667887">
          <w:marLeft w:val="640"/>
          <w:marRight w:val="0"/>
          <w:marTop w:val="0"/>
          <w:marBottom w:val="0"/>
          <w:divBdr>
            <w:top w:val="none" w:sz="0" w:space="0" w:color="auto"/>
            <w:left w:val="none" w:sz="0" w:space="0" w:color="auto"/>
            <w:bottom w:val="none" w:sz="0" w:space="0" w:color="auto"/>
            <w:right w:val="none" w:sz="0" w:space="0" w:color="auto"/>
          </w:divBdr>
        </w:div>
        <w:div w:id="713502984">
          <w:marLeft w:val="640"/>
          <w:marRight w:val="0"/>
          <w:marTop w:val="0"/>
          <w:marBottom w:val="0"/>
          <w:divBdr>
            <w:top w:val="none" w:sz="0" w:space="0" w:color="auto"/>
            <w:left w:val="none" w:sz="0" w:space="0" w:color="auto"/>
            <w:bottom w:val="none" w:sz="0" w:space="0" w:color="auto"/>
            <w:right w:val="none" w:sz="0" w:space="0" w:color="auto"/>
          </w:divBdr>
        </w:div>
        <w:div w:id="218126422">
          <w:marLeft w:val="640"/>
          <w:marRight w:val="0"/>
          <w:marTop w:val="0"/>
          <w:marBottom w:val="0"/>
          <w:divBdr>
            <w:top w:val="none" w:sz="0" w:space="0" w:color="auto"/>
            <w:left w:val="none" w:sz="0" w:space="0" w:color="auto"/>
            <w:bottom w:val="none" w:sz="0" w:space="0" w:color="auto"/>
            <w:right w:val="none" w:sz="0" w:space="0" w:color="auto"/>
          </w:divBdr>
        </w:div>
        <w:div w:id="2081976836">
          <w:marLeft w:val="640"/>
          <w:marRight w:val="0"/>
          <w:marTop w:val="0"/>
          <w:marBottom w:val="0"/>
          <w:divBdr>
            <w:top w:val="none" w:sz="0" w:space="0" w:color="auto"/>
            <w:left w:val="none" w:sz="0" w:space="0" w:color="auto"/>
            <w:bottom w:val="none" w:sz="0" w:space="0" w:color="auto"/>
            <w:right w:val="none" w:sz="0" w:space="0" w:color="auto"/>
          </w:divBdr>
        </w:div>
        <w:div w:id="993874774">
          <w:marLeft w:val="640"/>
          <w:marRight w:val="0"/>
          <w:marTop w:val="0"/>
          <w:marBottom w:val="0"/>
          <w:divBdr>
            <w:top w:val="none" w:sz="0" w:space="0" w:color="auto"/>
            <w:left w:val="none" w:sz="0" w:space="0" w:color="auto"/>
            <w:bottom w:val="none" w:sz="0" w:space="0" w:color="auto"/>
            <w:right w:val="none" w:sz="0" w:space="0" w:color="auto"/>
          </w:divBdr>
        </w:div>
        <w:div w:id="961115264">
          <w:marLeft w:val="640"/>
          <w:marRight w:val="0"/>
          <w:marTop w:val="0"/>
          <w:marBottom w:val="0"/>
          <w:divBdr>
            <w:top w:val="none" w:sz="0" w:space="0" w:color="auto"/>
            <w:left w:val="none" w:sz="0" w:space="0" w:color="auto"/>
            <w:bottom w:val="none" w:sz="0" w:space="0" w:color="auto"/>
            <w:right w:val="none" w:sz="0" w:space="0" w:color="auto"/>
          </w:divBdr>
        </w:div>
        <w:div w:id="177962504">
          <w:marLeft w:val="640"/>
          <w:marRight w:val="0"/>
          <w:marTop w:val="0"/>
          <w:marBottom w:val="0"/>
          <w:divBdr>
            <w:top w:val="none" w:sz="0" w:space="0" w:color="auto"/>
            <w:left w:val="none" w:sz="0" w:space="0" w:color="auto"/>
            <w:bottom w:val="none" w:sz="0" w:space="0" w:color="auto"/>
            <w:right w:val="none" w:sz="0" w:space="0" w:color="auto"/>
          </w:divBdr>
        </w:div>
        <w:div w:id="485711789">
          <w:marLeft w:val="640"/>
          <w:marRight w:val="0"/>
          <w:marTop w:val="0"/>
          <w:marBottom w:val="0"/>
          <w:divBdr>
            <w:top w:val="none" w:sz="0" w:space="0" w:color="auto"/>
            <w:left w:val="none" w:sz="0" w:space="0" w:color="auto"/>
            <w:bottom w:val="none" w:sz="0" w:space="0" w:color="auto"/>
            <w:right w:val="none" w:sz="0" w:space="0" w:color="auto"/>
          </w:divBdr>
        </w:div>
        <w:div w:id="126240614">
          <w:marLeft w:val="640"/>
          <w:marRight w:val="0"/>
          <w:marTop w:val="0"/>
          <w:marBottom w:val="0"/>
          <w:divBdr>
            <w:top w:val="none" w:sz="0" w:space="0" w:color="auto"/>
            <w:left w:val="none" w:sz="0" w:space="0" w:color="auto"/>
            <w:bottom w:val="none" w:sz="0" w:space="0" w:color="auto"/>
            <w:right w:val="none" w:sz="0" w:space="0" w:color="auto"/>
          </w:divBdr>
        </w:div>
        <w:div w:id="1065640368">
          <w:marLeft w:val="640"/>
          <w:marRight w:val="0"/>
          <w:marTop w:val="0"/>
          <w:marBottom w:val="0"/>
          <w:divBdr>
            <w:top w:val="none" w:sz="0" w:space="0" w:color="auto"/>
            <w:left w:val="none" w:sz="0" w:space="0" w:color="auto"/>
            <w:bottom w:val="none" w:sz="0" w:space="0" w:color="auto"/>
            <w:right w:val="none" w:sz="0" w:space="0" w:color="auto"/>
          </w:divBdr>
        </w:div>
        <w:div w:id="1155531549">
          <w:marLeft w:val="640"/>
          <w:marRight w:val="0"/>
          <w:marTop w:val="0"/>
          <w:marBottom w:val="0"/>
          <w:divBdr>
            <w:top w:val="none" w:sz="0" w:space="0" w:color="auto"/>
            <w:left w:val="none" w:sz="0" w:space="0" w:color="auto"/>
            <w:bottom w:val="none" w:sz="0" w:space="0" w:color="auto"/>
            <w:right w:val="none" w:sz="0" w:space="0" w:color="auto"/>
          </w:divBdr>
        </w:div>
        <w:div w:id="2079665771">
          <w:marLeft w:val="640"/>
          <w:marRight w:val="0"/>
          <w:marTop w:val="0"/>
          <w:marBottom w:val="0"/>
          <w:divBdr>
            <w:top w:val="none" w:sz="0" w:space="0" w:color="auto"/>
            <w:left w:val="none" w:sz="0" w:space="0" w:color="auto"/>
            <w:bottom w:val="none" w:sz="0" w:space="0" w:color="auto"/>
            <w:right w:val="none" w:sz="0" w:space="0" w:color="auto"/>
          </w:divBdr>
        </w:div>
        <w:div w:id="1379478479">
          <w:marLeft w:val="640"/>
          <w:marRight w:val="0"/>
          <w:marTop w:val="0"/>
          <w:marBottom w:val="0"/>
          <w:divBdr>
            <w:top w:val="none" w:sz="0" w:space="0" w:color="auto"/>
            <w:left w:val="none" w:sz="0" w:space="0" w:color="auto"/>
            <w:bottom w:val="none" w:sz="0" w:space="0" w:color="auto"/>
            <w:right w:val="none" w:sz="0" w:space="0" w:color="auto"/>
          </w:divBdr>
        </w:div>
        <w:div w:id="802386270">
          <w:marLeft w:val="640"/>
          <w:marRight w:val="0"/>
          <w:marTop w:val="0"/>
          <w:marBottom w:val="0"/>
          <w:divBdr>
            <w:top w:val="none" w:sz="0" w:space="0" w:color="auto"/>
            <w:left w:val="none" w:sz="0" w:space="0" w:color="auto"/>
            <w:bottom w:val="none" w:sz="0" w:space="0" w:color="auto"/>
            <w:right w:val="none" w:sz="0" w:space="0" w:color="auto"/>
          </w:divBdr>
        </w:div>
        <w:div w:id="1313020663">
          <w:marLeft w:val="640"/>
          <w:marRight w:val="0"/>
          <w:marTop w:val="0"/>
          <w:marBottom w:val="0"/>
          <w:divBdr>
            <w:top w:val="none" w:sz="0" w:space="0" w:color="auto"/>
            <w:left w:val="none" w:sz="0" w:space="0" w:color="auto"/>
            <w:bottom w:val="none" w:sz="0" w:space="0" w:color="auto"/>
            <w:right w:val="none" w:sz="0" w:space="0" w:color="auto"/>
          </w:divBdr>
        </w:div>
        <w:div w:id="377976322">
          <w:marLeft w:val="640"/>
          <w:marRight w:val="0"/>
          <w:marTop w:val="0"/>
          <w:marBottom w:val="0"/>
          <w:divBdr>
            <w:top w:val="none" w:sz="0" w:space="0" w:color="auto"/>
            <w:left w:val="none" w:sz="0" w:space="0" w:color="auto"/>
            <w:bottom w:val="none" w:sz="0" w:space="0" w:color="auto"/>
            <w:right w:val="none" w:sz="0" w:space="0" w:color="auto"/>
          </w:divBdr>
        </w:div>
        <w:div w:id="1507133021">
          <w:marLeft w:val="640"/>
          <w:marRight w:val="0"/>
          <w:marTop w:val="0"/>
          <w:marBottom w:val="0"/>
          <w:divBdr>
            <w:top w:val="none" w:sz="0" w:space="0" w:color="auto"/>
            <w:left w:val="none" w:sz="0" w:space="0" w:color="auto"/>
            <w:bottom w:val="none" w:sz="0" w:space="0" w:color="auto"/>
            <w:right w:val="none" w:sz="0" w:space="0" w:color="auto"/>
          </w:divBdr>
        </w:div>
        <w:div w:id="661933516">
          <w:marLeft w:val="640"/>
          <w:marRight w:val="0"/>
          <w:marTop w:val="0"/>
          <w:marBottom w:val="0"/>
          <w:divBdr>
            <w:top w:val="none" w:sz="0" w:space="0" w:color="auto"/>
            <w:left w:val="none" w:sz="0" w:space="0" w:color="auto"/>
            <w:bottom w:val="none" w:sz="0" w:space="0" w:color="auto"/>
            <w:right w:val="none" w:sz="0" w:space="0" w:color="auto"/>
          </w:divBdr>
        </w:div>
        <w:div w:id="785079336">
          <w:marLeft w:val="640"/>
          <w:marRight w:val="0"/>
          <w:marTop w:val="0"/>
          <w:marBottom w:val="0"/>
          <w:divBdr>
            <w:top w:val="none" w:sz="0" w:space="0" w:color="auto"/>
            <w:left w:val="none" w:sz="0" w:space="0" w:color="auto"/>
            <w:bottom w:val="none" w:sz="0" w:space="0" w:color="auto"/>
            <w:right w:val="none" w:sz="0" w:space="0" w:color="auto"/>
          </w:divBdr>
        </w:div>
        <w:div w:id="175581543">
          <w:marLeft w:val="640"/>
          <w:marRight w:val="0"/>
          <w:marTop w:val="0"/>
          <w:marBottom w:val="0"/>
          <w:divBdr>
            <w:top w:val="none" w:sz="0" w:space="0" w:color="auto"/>
            <w:left w:val="none" w:sz="0" w:space="0" w:color="auto"/>
            <w:bottom w:val="none" w:sz="0" w:space="0" w:color="auto"/>
            <w:right w:val="none" w:sz="0" w:space="0" w:color="auto"/>
          </w:divBdr>
        </w:div>
        <w:div w:id="2001035451">
          <w:marLeft w:val="640"/>
          <w:marRight w:val="0"/>
          <w:marTop w:val="0"/>
          <w:marBottom w:val="0"/>
          <w:divBdr>
            <w:top w:val="none" w:sz="0" w:space="0" w:color="auto"/>
            <w:left w:val="none" w:sz="0" w:space="0" w:color="auto"/>
            <w:bottom w:val="none" w:sz="0" w:space="0" w:color="auto"/>
            <w:right w:val="none" w:sz="0" w:space="0" w:color="auto"/>
          </w:divBdr>
        </w:div>
        <w:div w:id="243760256">
          <w:marLeft w:val="640"/>
          <w:marRight w:val="0"/>
          <w:marTop w:val="0"/>
          <w:marBottom w:val="0"/>
          <w:divBdr>
            <w:top w:val="none" w:sz="0" w:space="0" w:color="auto"/>
            <w:left w:val="none" w:sz="0" w:space="0" w:color="auto"/>
            <w:bottom w:val="none" w:sz="0" w:space="0" w:color="auto"/>
            <w:right w:val="none" w:sz="0" w:space="0" w:color="auto"/>
          </w:divBdr>
        </w:div>
        <w:div w:id="1659841158">
          <w:marLeft w:val="640"/>
          <w:marRight w:val="0"/>
          <w:marTop w:val="0"/>
          <w:marBottom w:val="0"/>
          <w:divBdr>
            <w:top w:val="none" w:sz="0" w:space="0" w:color="auto"/>
            <w:left w:val="none" w:sz="0" w:space="0" w:color="auto"/>
            <w:bottom w:val="none" w:sz="0" w:space="0" w:color="auto"/>
            <w:right w:val="none" w:sz="0" w:space="0" w:color="auto"/>
          </w:divBdr>
        </w:div>
        <w:div w:id="1878659360">
          <w:marLeft w:val="640"/>
          <w:marRight w:val="0"/>
          <w:marTop w:val="0"/>
          <w:marBottom w:val="0"/>
          <w:divBdr>
            <w:top w:val="none" w:sz="0" w:space="0" w:color="auto"/>
            <w:left w:val="none" w:sz="0" w:space="0" w:color="auto"/>
            <w:bottom w:val="none" w:sz="0" w:space="0" w:color="auto"/>
            <w:right w:val="none" w:sz="0" w:space="0" w:color="auto"/>
          </w:divBdr>
        </w:div>
        <w:div w:id="310016874">
          <w:marLeft w:val="640"/>
          <w:marRight w:val="0"/>
          <w:marTop w:val="0"/>
          <w:marBottom w:val="0"/>
          <w:divBdr>
            <w:top w:val="none" w:sz="0" w:space="0" w:color="auto"/>
            <w:left w:val="none" w:sz="0" w:space="0" w:color="auto"/>
            <w:bottom w:val="none" w:sz="0" w:space="0" w:color="auto"/>
            <w:right w:val="none" w:sz="0" w:space="0" w:color="auto"/>
          </w:divBdr>
        </w:div>
        <w:div w:id="1302031607">
          <w:marLeft w:val="640"/>
          <w:marRight w:val="0"/>
          <w:marTop w:val="0"/>
          <w:marBottom w:val="0"/>
          <w:divBdr>
            <w:top w:val="none" w:sz="0" w:space="0" w:color="auto"/>
            <w:left w:val="none" w:sz="0" w:space="0" w:color="auto"/>
            <w:bottom w:val="none" w:sz="0" w:space="0" w:color="auto"/>
            <w:right w:val="none" w:sz="0" w:space="0" w:color="auto"/>
          </w:divBdr>
        </w:div>
        <w:div w:id="1565338236">
          <w:marLeft w:val="640"/>
          <w:marRight w:val="0"/>
          <w:marTop w:val="0"/>
          <w:marBottom w:val="0"/>
          <w:divBdr>
            <w:top w:val="none" w:sz="0" w:space="0" w:color="auto"/>
            <w:left w:val="none" w:sz="0" w:space="0" w:color="auto"/>
            <w:bottom w:val="none" w:sz="0" w:space="0" w:color="auto"/>
            <w:right w:val="none" w:sz="0" w:space="0" w:color="auto"/>
          </w:divBdr>
        </w:div>
        <w:div w:id="1592858848">
          <w:marLeft w:val="640"/>
          <w:marRight w:val="0"/>
          <w:marTop w:val="0"/>
          <w:marBottom w:val="0"/>
          <w:divBdr>
            <w:top w:val="none" w:sz="0" w:space="0" w:color="auto"/>
            <w:left w:val="none" w:sz="0" w:space="0" w:color="auto"/>
            <w:bottom w:val="none" w:sz="0" w:space="0" w:color="auto"/>
            <w:right w:val="none" w:sz="0" w:space="0" w:color="auto"/>
          </w:divBdr>
        </w:div>
        <w:div w:id="1618636593">
          <w:marLeft w:val="640"/>
          <w:marRight w:val="0"/>
          <w:marTop w:val="0"/>
          <w:marBottom w:val="0"/>
          <w:divBdr>
            <w:top w:val="none" w:sz="0" w:space="0" w:color="auto"/>
            <w:left w:val="none" w:sz="0" w:space="0" w:color="auto"/>
            <w:bottom w:val="none" w:sz="0" w:space="0" w:color="auto"/>
            <w:right w:val="none" w:sz="0" w:space="0" w:color="auto"/>
          </w:divBdr>
        </w:div>
        <w:div w:id="1170366748">
          <w:marLeft w:val="640"/>
          <w:marRight w:val="0"/>
          <w:marTop w:val="0"/>
          <w:marBottom w:val="0"/>
          <w:divBdr>
            <w:top w:val="none" w:sz="0" w:space="0" w:color="auto"/>
            <w:left w:val="none" w:sz="0" w:space="0" w:color="auto"/>
            <w:bottom w:val="none" w:sz="0" w:space="0" w:color="auto"/>
            <w:right w:val="none" w:sz="0" w:space="0" w:color="auto"/>
          </w:divBdr>
        </w:div>
        <w:div w:id="561789375">
          <w:marLeft w:val="640"/>
          <w:marRight w:val="0"/>
          <w:marTop w:val="0"/>
          <w:marBottom w:val="0"/>
          <w:divBdr>
            <w:top w:val="none" w:sz="0" w:space="0" w:color="auto"/>
            <w:left w:val="none" w:sz="0" w:space="0" w:color="auto"/>
            <w:bottom w:val="none" w:sz="0" w:space="0" w:color="auto"/>
            <w:right w:val="none" w:sz="0" w:space="0" w:color="auto"/>
          </w:divBdr>
        </w:div>
        <w:div w:id="2105497414">
          <w:marLeft w:val="640"/>
          <w:marRight w:val="0"/>
          <w:marTop w:val="0"/>
          <w:marBottom w:val="0"/>
          <w:divBdr>
            <w:top w:val="none" w:sz="0" w:space="0" w:color="auto"/>
            <w:left w:val="none" w:sz="0" w:space="0" w:color="auto"/>
            <w:bottom w:val="none" w:sz="0" w:space="0" w:color="auto"/>
            <w:right w:val="none" w:sz="0" w:space="0" w:color="auto"/>
          </w:divBdr>
        </w:div>
        <w:div w:id="704478090">
          <w:marLeft w:val="640"/>
          <w:marRight w:val="0"/>
          <w:marTop w:val="0"/>
          <w:marBottom w:val="0"/>
          <w:divBdr>
            <w:top w:val="none" w:sz="0" w:space="0" w:color="auto"/>
            <w:left w:val="none" w:sz="0" w:space="0" w:color="auto"/>
            <w:bottom w:val="none" w:sz="0" w:space="0" w:color="auto"/>
            <w:right w:val="none" w:sz="0" w:space="0" w:color="auto"/>
          </w:divBdr>
        </w:div>
        <w:div w:id="2010283841">
          <w:marLeft w:val="640"/>
          <w:marRight w:val="0"/>
          <w:marTop w:val="0"/>
          <w:marBottom w:val="0"/>
          <w:divBdr>
            <w:top w:val="none" w:sz="0" w:space="0" w:color="auto"/>
            <w:left w:val="none" w:sz="0" w:space="0" w:color="auto"/>
            <w:bottom w:val="none" w:sz="0" w:space="0" w:color="auto"/>
            <w:right w:val="none" w:sz="0" w:space="0" w:color="auto"/>
          </w:divBdr>
        </w:div>
        <w:div w:id="364869943">
          <w:marLeft w:val="640"/>
          <w:marRight w:val="0"/>
          <w:marTop w:val="0"/>
          <w:marBottom w:val="0"/>
          <w:divBdr>
            <w:top w:val="none" w:sz="0" w:space="0" w:color="auto"/>
            <w:left w:val="none" w:sz="0" w:space="0" w:color="auto"/>
            <w:bottom w:val="none" w:sz="0" w:space="0" w:color="auto"/>
            <w:right w:val="none" w:sz="0" w:space="0" w:color="auto"/>
          </w:divBdr>
        </w:div>
        <w:div w:id="1664746060">
          <w:marLeft w:val="640"/>
          <w:marRight w:val="0"/>
          <w:marTop w:val="0"/>
          <w:marBottom w:val="0"/>
          <w:divBdr>
            <w:top w:val="none" w:sz="0" w:space="0" w:color="auto"/>
            <w:left w:val="none" w:sz="0" w:space="0" w:color="auto"/>
            <w:bottom w:val="none" w:sz="0" w:space="0" w:color="auto"/>
            <w:right w:val="none" w:sz="0" w:space="0" w:color="auto"/>
          </w:divBdr>
        </w:div>
        <w:div w:id="561217372">
          <w:marLeft w:val="640"/>
          <w:marRight w:val="0"/>
          <w:marTop w:val="0"/>
          <w:marBottom w:val="0"/>
          <w:divBdr>
            <w:top w:val="none" w:sz="0" w:space="0" w:color="auto"/>
            <w:left w:val="none" w:sz="0" w:space="0" w:color="auto"/>
            <w:bottom w:val="none" w:sz="0" w:space="0" w:color="auto"/>
            <w:right w:val="none" w:sz="0" w:space="0" w:color="auto"/>
          </w:divBdr>
        </w:div>
        <w:div w:id="217712956">
          <w:marLeft w:val="640"/>
          <w:marRight w:val="0"/>
          <w:marTop w:val="0"/>
          <w:marBottom w:val="0"/>
          <w:divBdr>
            <w:top w:val="none" w:sz="0" w:space="0" w:color="auto"/>
            <w:left w:val="none" w:sz="0" w:space="0" w:color="auto"/>
            <w:bottom w:val="none" w:sz="0" w:space="0" w:color="auto"/>
            <w:right w:val="none" w:sz="0" w:space="0" w:color="auto"/>
          </w:divBdr>
        </w:div>
        <w:div w:id="1223524104">
          <w:marLeft w:val="640"/>
          <w:marRight w:val="0"/>
          <w:marTop w:val="0"/>
          <w:marBottom w:val="0"/>
          <w:divBdr>
            <w:top w:val="none" w:sz="0" w:space="0" w:color="auto"/>
            <w:left w:val="none" w:sz="0" w:space="0" w:color="auto"/>
            <w:bottom w:val="none" w:sz="0" w:space="0" w:color="auto"/>
            <w:right w:val="none" w:sz="0" w:space="0" w:color="auto"/>
          </w:divBdr>
        </w:div>
        <w:div w:id="168835988">
          <w:marLeft w:val="640"/>
          <w:marRight w:val="0"/>
          <w:marTop w:val="0"/>
          <w:marBottom w:val="0"/>
          <w:divBdr>
            <w:top w:val="none" w:sz="0" w:space="0" w:color="auto"/>
            <w:left w:val="none" w:sz="0" w:space="0" w:color="auto"/>
            <w:bottom w:val="none" w:sz="0" w:space="0" w:color="auto"/>
            <w:right w:val="none" w:sz="0" w:space="0" w:color="auto"/>
          </w:divBdr>
        </w:div>
        <w:div w:id="1196390388">
          <w:marLeft w:val="640"/>
          <w:marRight w:val="0"/>
          <w:marTop w:val="0"/>
          <w:marBottom w:val="0"/>
          <w:divBdr>
            <w:top w:val="none" w:sz="0" w:space="0" w:color="auto"/>
            <w:left w:val="none" w:sz="0" w:space="0" w:color="auto"/>
            <w:bottom w:val="none" w:sz="0" w:space="0" w:color="auto"/>
            <w:right w:val="none" w:sz="0" w:space="0" w:color="auto"/>
          </w:divBdr>
        </w:div>
        <w:div w:id="1900943772">
          <w:marLeft w:val="640"/>
          <w:marRight w:val="0"/>
          <w:marTop w:val="0"/>
          <w:marBottom w:val="0"/>
          <w:divBdr>
            <w:top w:val="none" w:sz="0" w:space="0" w:color="auto"/>
            <w:left w:val="none" w:sz="0" w:space="0" w:color="auto"/>
            <w:bottom w:val="none" w:sz="0" w:space="0" w:color="auto"/>
            <w:right w:val="none" w:sz="0" w:space="0" w:color="auto"/>
          </w:divBdr>
        </w:div>
        <w:div w:id="2121794213">
          <w:marLeft w:val="640"/>
          <w:marRight w:val="0"/>
          <w:marTop w:val="0"/>
          <w:marBottom w:val="0"/>
          <w:divBdr>
            <w:top w:val="none" w:sz="0" w:space="0" w:color="auto"/>
            <w:left w:val="none" w:sz="0" w:space="0" w:color="auto"/>
            <w:bottom w:val="none" w:sz="0" w:space="0" w:color="auto"/>
            <w:right w:val="none" w:sz="0" w:space="0" w:color="auto"/>
          </w:divBdr>
        </w:div>
      </w:divsChild>
    </w:div>
    <w:div w:id="2067727779">
      <w:bodyDiv w:val="1"/>
      <w:marLeft w:val="0"/>
      <w:marRight w:val="0"/>
      <w:marTop w:val="0"/>
      <w:marBottom w:val="0"/>
      <w:divBdr>
        <w:top w:val="none" w:sz="0" w:space="0" w:color="auto"/>
        <w:left w:val="none" w:sz="0" w:space="0" w:color="auto"/>
        <w:bottom w:val="none" w:sz="0" w:space="0" w:color="auto"/>
        <w:right w:val="none" w:sz="0" w:space="0" w:color="auto"/>
      </w:divBdr>
      <w:divsChild>
        <w:div w:id="826483689">
          <w:marLeft w:val="640"/>
          <w:marRight w:val="0"/>
          <w:marTop w:val="0"/>
          <w:marBottom w:val="0"/>
          <w:divBdr>
            <w:top w:val="none" w:sz="0" w:space="0" w:color="auto"/>
            <w:left w:val="none" w:sz="0" w:space="0" w:color="auto"/>
            <w:bottom w:val="none" w:sz="0" w:space="0" w:color="auto"/>
            <w:right w:val="none" w:sz="0" w:space="0" w:color="auto"/>
          </w:divBdr>
        </w:div>
        <w:div w:id="952709767">
          <w:marLeft w:val="640"/>
          <w:marRight w:val="0"/>
          <w:marTop w:val="0"/>
          <w:marBottom w:val="0"/>
          <w:divBdr>
            <w:top w:val="none" w:sz="0" w:space="0" w:color="auto"/>
            <w:left w:val="none" w:sz="0" w:space="0" w:color="auto"/>
            <w:bottom w:val="none" w:sz="0" w:space="0" w:color="auto"/>
            <w:right w:val="none" w:sz="0" w:space="0" w:color="auto"/>
          </w:divBdr>
        </w:div>
        <w:div w:id="861089">
          <w:marLeft w:val="640"/>
          <w:marRight w:val="0"/>
          <w:marTop w:val="0"/>
          <w:marBottom w:val="0"/>
          <w:divBdr>
            <w:top w:val="none" w:sz="0" w:space="0" w:color="auto"/>
            <w:left w:val="none" w:sz="0" w:space="0" w:color="auto"/>
            <w:bottom w:val="none" w:sz="0" w:space="0" w:color="auto"/>
            <w:right w:val="none" w:sz="0" w:space="0" w:color="auto"/>
          </w:divBdr>
        </w:div>
        <w:div w:id="1593707705">
          <w:marLeft w:val="640"/>
          <w:marRight w:val="0"/>
          <w:marTop w:val="0"/>
          <w:marBottom w:val="0"/>
          <w:divBdr>
            <w:top w:val="none" w:sz="0" w:space="0" w:color="auto"/>
            <w:left w:val="none" w:sz="0" w:space="0" w:color="auto"/>
            <w:bottom w:val="none" w:sz="0" w:space="0" w:color="auto"/>
            <w:right w:val="none" w:sz="0" w:space="0" w:color="auto"/>
          </w:divBdr>
        </w:div>
        <w:div w:id="487406805">
          <w:marLeft w:val="640"/>
          <w:marRight w:val="0"/>
          <w:marTop w:val="0"/>
          <w:marBottom w:val="0"/>
          <w:divBdr>
            <w:top w:val="none" w:sz="0" w:space="0" w:color="auto"/>
            <w:left w:val="none" w:sz="0" w:space="0" w:color="auto"/>
            <w:bottom w:val="none" w:sz="0" w:space="0" w:color="auto"/>
            <w:right w:val="none" w:sz="0" w:space="0" w:color="auto"/>
          </w:divBdr>
        </w:div>
        <w:div w:id="1540244751">
          <w:marLeft w:val="640"/>
          <w:marRight w:val="0"/>
          <w:marTop w:val="0"/>
          <w:marBottom w:val="0"/>
          <w:divBdr>
            <w:top w:val="none" w:sz="0" w:space="0" w:color="auto"/>
            <w:left w:val="none" w:sz="0" w:space="0" w:color="auto"/>
            <w:bottom w:val="none" w:sz="0" w:space="0" w:color="auto"/>
            <w:right w:val="none" w:sz="0" w:space="0" w:color="auto"/>
          </w:divBdr>
        </w:div>
        <w:div w:id="1733962675">
          <w:marLeft w:val="640"/>
          <w:marRight w:val="0"/>
          <w:marTop w:val="0"/>
          <w:marBottom w:val="0"/>
          <w:divBdr>
            <w:top w:val="none" w:sz="0" w:space="0" w:color="auto"/>
            <w:left w:val="none" w:sz="0" w:space="0" w:color="auto"/>
            <w:bottom w:val="none" w:sz="0" w:space="0" w:color="auto"/>
            <w:right w:val="none" w:sz="0" w:space="0" w:color="auto"/>
          </w:divBdr>
        </w:div>
        <w:div w:id="156579750">
          <w:marLeft w:val="640"/>
          <w:marRight w:val="0"/>
          <w:marTop w:val="0"/>
          <w:marBottom w:val="0"/>
          <w:divBdr>
            <w:top w:val="none" w:sz="0" w:space="0" w:color="auto"/>
            <w:left w:val="none" w:sz="0" w:space="0" w:color="auto"/>
            <w:bottom w:val="none" w:sz="0" w:space="0" w:color="auto"/>
            <w:right w:val="none" w:sz="0" w:space="0" w:color="auto"/>
          </w:divBdr>
        </w:div>
        <w:div w:id="1673683839">
          <w:marLeft w:val="640"/>
          <w:marRight w:val="0"/>
          <w:marTop w:val="0"/>
          <w:marBottom w:val="0"/>
          <w:divBdr>
            <w:top w:val="none" w:sz="0" w:space="0" w:color="auto"/>
            <w:left w:val="none" w:sz="0" w:space="0" w:color="auto"/>
            <w:bottom w:val="none" w:sz="0" w:space="0" w:color="auto"/>
            <w:right w:val="none" w:sz="0" w:space="0" w:color="auto"/>
          </w:divBdr>
        </w:div>
        <w:div w:id="354770024">
          <w:marLeft w:val="640"/>
          <w:marRight w:val="0"/>
          <w:marTop w:val="0"/>
          <w:marBottom w:val="0"/>
          <w:divBdr>
            <w:top w:val="none" w:sz="0" w:space="0" w:color="auto"/>
            <w:left w:val="none" w:sz="0" w:space="0" w:color="auto"/>
            <w:bottom w:val="none" w:sz="0" w:space="0" w:color="auto"/>
            <w:right w:val="none" w:sz="0" w:space="0" w:color="auto"/>
          </w:divBdr>
        </w:div>
        <w:div w:id="681201198">
          <w:marLeft w:val="640"/>
          <w:marRight w:val="0"/>
          <w:marTop w:val="0"/>
          <w:marBottom w:val="0"/>
          <w:divBdr>
            <w:top w:val="none" w:sz="0" w:space="0" w:color="auto"/>
            <w:left w:val="none" w:sz="0" w:space="0" w:color="auto"/>
            <w:bottom w:val="none" w:sz="0" w:space="0" w:color="auto"/>
            <w:right w:val="none" w:sz="0" w:space="0" w:color="auto"/>
          </w:divBdr>
        </w:div>
        <w:div w:id="1613130429">
          <w:marLeft w:val="640"/>
          <w:marRight w:val="0"/>
          <w:marTop w:val="0"/>
          <w:marBottom w:val="0"/>
          <w:divBdr>
            <w:top w:val="none" w:sz="0" w:space="0" w:color="auto"/>
            <w:left w:val="none" w:sz="0" w:space="0" w:color="auto"/>
            <w:bottom w:val="none" w:sz="0" w:space="0" w:color="auto"/>
            <w:right w:val="none" w:sz="0" w:space="0" w:color="auto"/>
          </w:divBdr>
        </w:div>
        <w:div w:id="2055696715">
          <w:marLeft w:val="640"/>
          <w:marRight w:val="0"/>
          <w:marTop w:val="0"/>
          <w:marBottom w:val="0"/>
          <w:divBdr>
            <w:top w:val="none" w:sz="0" w:space="0" w:color="auto"/>
            <w:left w:val="none" w:sz="0" w:space="0" w:color="auto"/>
            <w:bottom w:val="none" w:sz="0" w:space="0" w:color="auto"/>
            <w:right w:val="none" w:sz="0" w:space="0" w:color="auto"/>
          </w:divBdr>
        </w:div>
        <w:div w:id="2126388945">
          <w:marLeft w:val="640"/>
          <w:marRight w:val="0"/>
          <w:marTop w:val="0"/>
          <w:marBottom w:val="0"/>
          <w:divBdr>
            <w:top w:val="none" w:sz="0" w:space="0" w:color="auto"/>
            <w:left w:val="none" w:sz="0" w:space="0" w:color="auto"/>
            <w:bottom w:val="none" w:sz="0" w:space="0" w:color="auto"/>
            <w:right w:val="none" w:sz="0" w:space="0" w:color="auto"/>
          </w:divBdr>
        </w:div>
        <w:div w:id="1158421469">
          <w:marLeft w:val="640"/>
          <w:marRight w:val="0"/>
          <w:marTop w:val="0"/>
          <w:marBottom w:val="0"/>
          <w:divBdr>
            <w:top w:val="none" w:sz="0" w:space="0" w:color="auto"/>
            <w:left w:val="none" w:sz="0" w:space="0" w:color="auto"/>
            <w:bottom w:val="none" w:sz="0" w:space="0" w:color="auto"/>
            <w:right w:val="none" w:sz="0" w:space="0" w:color="auto"/>
          </w:divBdr>
        </w:div>
        <w:div w:id="247354104">
          <w:marLeft w:val="640"/>
          <w:marRight w:val="0"/>
          <w:marTop w:val="0"/>
          <w:marBottom w:val="0"/>
          <w:divBdr>
            <w:top w:val="none" w:sz="0" w:space="0" w:color="auto"/>
            <w:left w:val="none" w:sz="0" w:space="0" w:color="auto"/>
            <w:bottom w:val="none" w:sz="0" w:space="0" w:color="auto"/>
            <w:right w:val="none" w:sz="0" w:space="0" w:color="auto"/>
          </w:divBdr>
        </w:div>
        <w:div w:id="344597066">
          <w:marLeft w:val="640"/>
          <w:marRight w:val="0"/>
          <w:marTop w:val="0"/>
          <w:marBottom w:val="0"/>
          <w:divBdr>
            <w:top w:val="none" w:sz="0" w:space="0" w:color="auto"/>
            <w:left w:val="none" w:sz="0" w:space="0" w:color="auto"/>
            <w:bottom w:val="none" w:sz="0" w:space="0" w:color="auto"/>
            <w:right w:val="none" w:sz="0" w:space="0" w:color="auto"/>
          </w:divBdr>
        </w:div>
        <w:div w:id="80376180">
          <w:marLeft w:val="640"/>
          <w:marRight w:val="0"/>
          <w:marTop w:val="0"/>
          <w:marBottom w:val="0"/>
          <w:divBdr>
            <w:top w:val="none" w:sz="0" w:space="0" w:color="auto"/>
            <w:left w:val="none" w:sz="0" w:space="0" w:color="auto"/>
            <w:bottom w:val="none" w:sz="0" w:space="0" w:color="auto"/>
            <w:right w:val="none" w:sz="0" w:space="0" w:color="auto"/>
          </w:divBdr>
        </w:div>
        <w:div w:id="590940800">
          <w:marLeft w:val="640"/>
          <w:marRight w:val="0"/>
          <w:marTop w:val="0"/>
          <w:marBottom w:val="0"/>
          <w:divBdr>
            <w:top w:val="none" w:sz="0" w:space="0" w:color="auto"/>
            <w:left w:val="none" w:sz="0" w:space="0" w:color="auto"/>
            <w:bottom w:val="none" w:sz="0" w:space="0" w:color="auto"/>
            <w:right w:val="none" w:sz="0" w:space="0" w:color="auto"/>
          </w:divBdr>
        </w:div>
        <w:div w:id="1564414556">
          <w:marLeft w:val="640"/>
          <w:marRight w:val="0"/>
          <w:marTop w:val="0"/>
          <w:marBottom w:val="0"/>
          <w:divBdr>
            <w:top w:val="none" w:sz="0" w:space="0" w:color="auto"/>
            <w:left w:val="none" w:sz="0" w:space="0" w:color="auto"/>
            <w:bottom w:val="none" w:sz="0" w:space="0" w:color="auto"/>
            <w:right w:val="none" w:sz="0" w:space="0" w:color="auto"/>
          </w:divBdr>
        </w:div>
        <w:div w:id="1737119162">
          <w:marLeft w:val="640"/>
          <w:marRight w:val="0"/>
          <w:marTop w:val="0"/>
          <w:marBottom w:val="0"/>
          <w:divBdr>
            <w:top w:val="none" w:sz="0" w:space="0" w:color="auto"/>
            <w:left w:val="none" w:sz="0" w:space="0" w:color="auto"/>
            <w:bottom w:val="none" w:sz="0" w:space="0" w:color="auto"/>
            <w:right w:val="none" w:sz="0" w:space="0" w:color="auto"/>
          </w:divBdr>
        </w:div>
        <w:div w:id="1453743709">
          <w:marLeft w:val="640"/>
          <w:marRight w:val="0"/>
          <w:marTop w:val="0"/>
          <w:marBottom w:val="0"/>
          <w:divBdr>
            <w:top w:val="none" w:sz="0" w:space="0" w:color="auto"/>
            <w:left w:val="none" w:sz="0" w:space="0" w:color="auto"/>
            <w:bottom w:val="none" w:sz="0" w:space="0" w:color="auto"/>
            <w:right w:val="none" w:sz="0" w:space="0" w:color="auto"/>
          </w:divBdr>
        </w:div>
        <w:div w:id="828903758">
          <w:marLeft w:val="640"/>
          <w:marRight w:val="0"/>
          <w:marTop w:val="0"/>
          <w:marBottom w:val="0"/>
          <w:divBdr>
            <w:top w:val="none" w:sz="0" w:space="0" w:color="auto"/>
            <w:left w:val="none" w:sz="0" w:space="0" w:color="auto"/>
            <w:bottom w:val="none" w:sz="0" w:space="0" w:color="auto"/>
            <w:right w:val="none" w:sz="0" w:space="0" w:color="auto"/>
          </w:divBdr>
        </w:div>
        <w:div w:id="1612010808">
          <w:marLeft w:val="640"/>
          <w:marRight w:val="0"/>
          <w:marTop w:val="0"/>
          <w:marBottom w:val="0"/>
          <w:divBdr>
            <w:top w:val="none" w:sz="0" w:space="0" w:color="auto"/>
            <w:left w:val="none" w:sz="0" w:space="0" w:color="auto"/>
            <w:bottom w:val="none" w:sz="0" w:space="0" w:color="auto"/>
            <w:right w:val="none" w:sz="0" w:space="0" w:color="auto"/>
          </w:divBdr>
        </w:div>
        <w:div w:id="1467234784">
          <w:marLeft w:val="640"/>
          <w:marRight w:val="0"/>
          <w:marTop w:val="0"/>
          <w:marBottom w:val="0"/>
          <w:divBdr>
            <w:top w:val="none" w:sz="0" w:space="0" w:color="auto"/>
            <w:left w:val="none" w:sz="0" w:space="0" w:color="auto"/>
            <w:bottom w:val="none" w:sz="0" w:space="0" w:color="auto"/>
            <w:right w:val="none" w:sz="0" w:space="0" w:color="auto"/>
          </w:divBdr>
        </w:div>
        <w:div w:id="1650984631">
          <w:marLeft w:val="640"/>
          <w:marRight w:val="0"/>
          <w:marTop w:val="0"/>
          <w:marBottom w:val="0"/>
          <w:divBdr>
            <w:top w:val="none" w:sz="0" w:space="0" w:color="auto"/>
            <w:left w:val="none" w:sz="0" w:space="0" w:color="auto"/>
            <w:bottom w:val="none" w:sz="0" w:space="0" w:color="auto"/>
            <w:right w:val="none" w:sz="0" w:space="0" w:color="auto"/>
          </w:divBdr>
        </w:div>
        <w:div w:id="620650465">
          <w:marLeft w:val="640"/>
          <w:marRight w:val="0"/>
          <w:marTop w:val="0"/>
          <w:marBottom w:val="0"/>
          <w:divBdr>
            <w:top w:val="none" w:sz="0" w:space="0" w:color="auto"/>
            <w:left w:val="none" w:sz="0" w:space="0" w:color="auto"/>
            <w:bottom w:val="none" w:sz="0" w:space="0" w:color="auto"/>
            <w:right w:val="none" w:sz="0" w:space="0" w:color="auto"/>
          </w:divBdr>
        </w:div>
        <w:div w:id="1849372218">
          <w:marLeft w:val="640"/>
          <w:marRight w:val="0"/>
          <w:marTop w:val="0"/>
          <w:marBottom w:val="0"/>
          <w:divBdr>
            <w:top w:val="none" w:sz="0" w:space="0" w:color="auto"/>
            <w:left w:val="none" w:sz="0" w:space="0" w:color="auto"/>
            <w:bottom w:val="none" w:sz="0" w:space="0" w:color="auto"/>
            <w:right w:val="none" w:sz="0" w:space="0" w:color="auto"/>
          </w:divBdr>
        </w:div>
        <w:div w:id="226961706">
          <w:marLeft w:val="640"/>
          <w:marRight w:val="0"/>
          <w:marTop w:val="0"/>
          <w:marBottom w:val="0"/>
          <w:divBdr>
            <w:top w:val="none" w:sz="0" w:space="0" w:color="auto"/>
            <w:left w:val="none" w:sz="0" w:space="0" w:color="auto"/>
            <w:bottom w:val="none" w:sz="0" w:space="0" w:color="auto"/>
            <w:right w:val="none" w:sz="0" w:space="0" w:color="auto"/>
          </w:divBdr>
        </w:div>
        <w:div w:id="963343793">
          <w:marLeft w:val="640"/>
          <w:marRight w:val="0"/>
          <w:marTop w:val="0"/>
          <w:marBottom w:val="0"/>
          <w:divBdr>
            <w:top w:val="none" w:sz="0" w:space="0" w:color="auto"/>
            <w:left w:val="none" w:sz="0" w:space="0" w:color="auto"/>
            <w:bottom w:val="none" w:sz="0" w:space="0" w:color="auto"/>
            <w:right w:val="none" w:sz="0" w:space="0" w:color="auto"/>
          </w:divBdr>
        </w:div>
        <w:div w:id="658075635">
          <w:marLeft w:val="640"/>
          <w:marRight w:val="0"/>
          <w:marTop w:val="0"/>
          <w:marBottom w:val="0"/>
          <w:divBdr>
            <w:top w:val="none" w:sz="0" w:space="0" w:color="auto"/>
            <w:left w:val="none" w:sz="0" w:space="0" w:color="auto"/>
            <w:bottom w:val="none" w:sz="0" w:space="0" w:color="auto"/>
            <w:right w:val="none" w:sz="0" w:space="0" w:color="auto"/>
          </w:divBdr>
        </w:div>
        <w:div w:id="1735228588">
          <w:marLeft w:val="640"/>
          <w:marRight w:val="0"/>
          <w:marTop w:val="0"/>
          <w:marBottom w:val="0"/>
          <w:divBdr>
            <w:top w:val="none" w:sz="0" w:space="0" w:color="auto"/>
            <w:left w:val="none" w:sz="0" w:space="0" w:color="auto"/>
            <w:bottom w:val="none" w:sz="0" w:space="0" w:color="auto"/>
            <w:right w:val="none" w:sz="0" w:space="0" w:color="auto"/>
          </w:divBdr>
        </w:div>
        <w:div w:id="192689871">
          <w:marLeft w:val="640"/>
          <w:marRight w:val="0"/>
          <w:marTop w:val="0"/>
          <w:marBottom w:val="0"/>
          <w:divBdr>
            <w:top w:val="none" w:sz="0" w:space="0" w:color="auto"/>
            <w:left w:val="none" w:sz="0" w:space="0" w:color="auto"/>
            <w:bottom w:val="none" w:sz="0" w:space="0" w:color="auto"/>
            <w:right w:val="none" w:sz="0" w:space="0" w:color="auto"/>
          </w:divBdr>
        </w:div>
        <w:div w:id="1163666091">
          <w:marLeft w:val="640"/>
          <w:marRight w:val="0"/>
          <w:marTop w:val="0"/>
          <w:marBottom w:val="0"/>
          <w:divBdr>
            <w:top w:val="none" w:sz="0" w:space="0" w:color="auto"/>
            <w:left w:val="none" w:sz="0" w:space="0" w:color="auto"/>
            <w:bottom w:val="none" w:sz="0" w:space="0" w:color="auto"/>
            <w:right w:val="none" w:sz="0" w:space="0" w:color="auto"/>
          </w:divBdr>
        </w:div>
        <w:div w:id="286356022">
          <w:marLeft w:val="640"/>
          <w:marRight w:val="0"/>
          <w:marTop w:val="0"/>
          <w:marBottom w:val="0"/>
          <w:divBdr>
            <w:top w:val="none" w:sz="0" w:space="0" w:color="auto"/>
            <w:left w:val="none" w:sz="0" w:space="0" w:color="auto"/>
            <w:bottom w:val="none" w:sz="0" w:space="0" w:color="auto"/>
            <w:right w:val="none" w:sz="0" w:space="0" w:color="auto"/>
          </w:divBdr>
        </w:div>
        <w:div w:id="905577014">
          <w:marLeft w:val="640"/>
          <w:marRight w:val="0"/>
          <w:marTop w:val="0"/>
          <w:marBottom w:val="0"/>
          <w:divBdr>
            <w:top w:val="none" w:sz="0" w:space="0" w:color="auto"/>
            <w:left w:val="none" w:sz="0" w:space="0" w:color="auto"/>
            <w:bottom w:val="none" w:sz="0" w:space="0" w:color="auto"/>
            <w:right w:val="none" w:sz="0" w:space="0" w:color="auto"/>
          </w:divBdr>
        </w:div>
        <w:div w:id="1749037787">
          <w:marLeft w:val="640"/>
          <w:marRight w:val="0"/>
          <w:marTop w:val="0"/>
          <w:marBottom w:val="0"/>
          <w:divBdr>
            <w:top w:val="none" w:sz="0" w:space="0" w:color="auto"/>
            <w:left w:val="none" w:sz="0" w:space="0" w:color="auto"/>
            <w:bottom w:val="none" w:sz="0" w:space="0" w:color="auto"/>
            <w:right w:val="none" w:sz="0" w:space="0" w:color="auto"/>
          </w:divBdr>
        </w:div>
        <w:div w:id="246814641">
          <w:marLeft w:val="640"/>
          <w:marRight w:val="0"/>
          <w:marTop w:val="0"/>
          <w:marBottom w:val="0"/>
          <w:divBdr>
            <w:top w:val="none" w:sz="0" w:space="0" w:color="auto"/>
            <w:left w:val="none" w:sz="0" w:space="0" w:color="auto"/>
            <w:bottom w:val="none" w:sz="0" w:space="0" w:color="auto"/>
            <w:right w:val="none" w:sz="0" w:space="0" w:color="auto"/>
          </w:divBdr>
        </w:div>
        <w:div w:id="10957144">
          <w:marLeft w:val="640"/>
          <w:marRight w:val="0"/>
          <w:marTop w:val="0"/>
          <w:marBottom w:val="0"/>
          <w:divBdr>
            <w:top w:val="none" w:sz="0" w:space="0" w:color="auto"/>
            <w:left w:val="none" w:sz="0" w:space="0" w:color="auto"/>
            <w:bottom w:val="none" w:sz="0" w:space="0" w:color="auto"/>
            <w:right w:val="none" w:sz="0" w:space="0" w:color="auto"/>
          </w:divBdr>
        </w:div>
        <w:div w:id="621150823">
          <w:marLeft w:val="640"/>
          <w:marRight w:val="0"/>
          <w:marTop w:val="0"/>
          <w:marBottom w:val="0"/>
          <w:divBdr>
            <w:top w:val="none" w:sz="0" w:space="0" w:color="auto"/>
            <w:left w:val="none" w:sz="0" w:space="0" w:color="auto"/>
            <w:bottom w:val="none" w:sz="0" w:space="0" w:color="auto"/>
            <w:right w:val="none" w:sz="0" w:space="0" w:color="auto"/>
          </w:divBdr>
        </w:div>
        <w:div w:id="885993411">
          <w:marLeft w:val="640"/>
          <w:marRight w:val="0"/>
          <w:marTop w:val="0"/>
          <w:marBottom w:val="0"/>
          <w:divBdr>
            <w:top w:val="none" w:sz="0" w:space="0" w:color="auto"/>
            <w:left w:val="none" w:sz="0" w:space="0" w:color="auto"/>
            <w:bottom w:val="none" w:sz="0" w:space="0" w:color="auto"/>
            <w:right w:val="none" w:sz="0" w:space="0" w:color="auto"/>
          </w:divBdr>
        </w:div>
        <w:div w:id="1393430947">
          <w:marLeft w:val="640"/>
          <w:marRight w:val="0"/>
          <w:marTop w:val="0"/>
          <w:marBottom w:val="0"/>
          <w:divBdr>
            <w:top w:val="none" w:sz="0" w:space="0" w:color="auto"/>
            <w:left w:val="none" w:sz="0" w:space="0" w:color="auto"/>
            <w:bottom w:val="none" w:sz="0" w:space="0" w:color="auto"/>
            <w:right w:val="none" w:sz="0" w:space="0" w:color="auto"/>
          </w:divBdr>
        </w:div>
        <w:div w:id="863129906">
          <w:marLeft w:val="640"/>
          <w:marRight w:val="0"/>
          <w:marTop w:val="0"/>
          <w:marBottom w:val="0"/>
          <w:divBdr>
            <w:top w:val="none" w:sz="0" w:space="0" w:color="auto"/>
            <w:left w:val="none" w:sz="0" w:space="0" w:color="auto"/>
            <w:bottom w:val="none" w:sz="0" w:space="0" w:color="auto"/>
            <w:right w:val="none" w:sz="0" w:space="0" w:color="auto"/>
          </w:divBdr>
        </w:div>
        <w:div w:id="2022656779">
          <w:marLeft w:val="640"/>
          <w:marRight w:val="0"/>
          <w:marTop w:val="0"/>
          <w:marBottom w:val="0"/>
          <w:divBdr>
            <w:top w:val="none" w:sz="0" w:space="0" w:color="auto"/>
            <w:left w:val="none" w:sz="0" w:space="0" w:color="auto"/>
            <w:bottom w:val="none" w:sz="0" w:space="0" w:color="auto"/>
            <w:right w:val="none" w:sz="0" w:space="0" w:color="auto"/>
          </w:divBdr>
        </w:div>
        <w:div w:id="274872080">
          <w:marLeft w:val="640"/>
          <w:marRight w:val="0"/>
          <w:marTop w:val="0"/>
          <w:marBottom w:val="0"/>
          <w:divBdr>
            <w:top w:val="none" w:sz="0" w:space="0" w:color="auto"/>
            <w:left w:val="none" w:sz="0" w:space="0" w:color="auto"/>
            <w:bottom w:val="none" w:sz="0" w:space="0" w:color="auto"/>
            <w:right w:val="none" w:sz="0" w:space="0" w:color="auto"/>
          </w:divBdr>
        </w:div>
        <w:div w:id="1738433232">
          <w:marLeft w:val="640"/>
          <w:marRight w:val="0"/>
          <w:marTop w:val="0"/>
          <w:marBottom w:val="0"/>
          <w:divBdr>
            <w:top w:val="none" w:sz="0" w:space="0" w:color="auto"/>
            <w:left w:val="none" w:sz="0" w:space="0" w:color="auto"/>
            <w:bottom w:val="none" w:sz="0" w:space="0" w:color="auto"/>
            <w:right w:val="none" w:sz="0" w:space="0" w:color="auto"/>
          </w:divBdr>
        </w:div>
        <w:div w:id="1824002113">
          <w:marLeft w:val="640"/>
          <w:marRight w:val="0"/>
          <w:marTop w:val="0"/>
          <w:marBottom w:val="0"/>
          <w:divBdr>
            <w:top w:val="none" w:sz="0" w:space="0" w:color="auto"/>
            <w:left w:val="none" w:sz="0" w:space="0" w:color="auto"/>
            <w:bottom w:val="none" w:sz="0" w:space="0" w:color="auto"/>
            <w:right w:val="none" w:sz="0" w:space="0" w:color="auto"/>
          </w:divBdr>
        </w:div>
        <w:div w:id="539055910">
          <w:marLeft w:val="640"/>
          <w:marRight w:val="0"/>
          <w:marTop w:val="0"/>
          <w:marBottom w:val="0"/>
          <w:divBdr>
            <w:top w:val="none" w:sz="0" w:space="0" w:color="auto"/>
            <w:left w:val="none" w:sz="0" w:space="0" w:color="auto"/>
            <w:bottom w:val="none" w:sz="0" w:space="0" w:color="auto"/>
            <w:right w:val="none" w:sz="0" w:space="0" w:color="auto"/>
          </w:divBdr>
        </w:div>
        <w:div w:id="2075738416">
          <w:marLeft w:val="640"/>
          <w:marRight w:val="0"/>
          <w:marTop w:val="0"/>
          <w:marBottom w:val="0"/>
          <w:divBdr>
            <w:top w:val="none" w:sz="0" w:space="0" w:color="auto"/>
            <w:left w:val="none" w:sz="0" w:space="0" w:color="auto"/>
            <w:bottom w:val="none" w:sz="0" w:space="0" w:color="auto"/>
            <w:right w:val="none" w:sz="0" w:space="0" w:color="auto"/>
          </w:divBdr>
        </w:div>
        <w:div w:id="1553807799">
          <w:marLeft w:val="640"/>
          <w:marRight w:val="0"/>
          <w:marTop w:val="0"/>
          <w:marBottom w:val="0"/>
          <w:divBdr>
            <w:top w:val="none" w:sz="0" w:space="0" w:color="auto"/>
            <w:left w:val="none" w:sz="0" w:space="0" w:color="auto"/>
            <w:bottom w:val="none" w:sz="0" w:space="0" w:color="auto"/>
            <w:right w:val="none" w:sz="0" w:space="0" w:color="auto"/>
          </w:divBdr>
        </w:div>
        <w:div w:id="713425234">
          <w:marLeft w:val="640"/>
          <w:marRight w:val="0"/>
          <w:marTop w:val="0"/>
          <w:marBottom w:val="0"/>
          <w:divBdr>
            <w:top w:val="none" w:sz="0" w:space="0" w:color="auto"/>
            <w:left w:val="none" w:sz="0" w:space="0" w:color="auto"/>
            <w:bottom w:val="none" w:sz="0" w:space="0" w:color="auto"/>
            <w:right w:val="none" w:sz="0" w:space="0" w:color="auto"/>
          </w:divBdr>
        </w:div>
        <w:div w:id="782765457">
          <w:marLeft w:val="640"/>
          <w:marRight w:val="0"/>
          <w:marTop w:val="0"/>
          <w:marBottom w:val="0"/>
          <w:divBdr>
            <w:top w:val="none" w:sz="0" w:space="0" w:color="auto"/>
            <w:left w:val="none" w:sz="0" w:space="0" w:color="auto"/>
            <w:bottom w:val="none" w:sz="0" w:space="0" w:color="auto"/>
            <w:right w:val="none" w:sz="0" w:space="0" w:color="auto"/>
          </w:divBdr>
        </w:div>
        <w:div w:id="105003326">
          <w:marLeft w:val="640"/>
          <w:marRight w:val="0"/>
          <w:marTop w:val="0"/>
          <w:marBottom w:val="0"/>
          <w:divBdr>
            <w:top w:val="none" w:sz="0" w:space="0" w:color="auto"/>
            <w:left w:val="none" w:sz="0" w:space="0" w:color="auto"/>
            <w:bottom w:val="none" w:sz="0" w:space="0" w:color="auto"/>
            <w:right w:val="none" w:sz="0" w:space="0" w:color="auto"/>
          </w:divBdr>
        </w:div>
        <w:div w:id="177896060">
          <w:marLeft w:val="640"/>
          <w:marRight w:val="0"/>
          <w:marTop w:val="0"/>
          <w:marBottom w:val="0"/>
          <w:divBdr>
            <w:top w:val="none" w:sz="0" w:space="0" w:color="auto"/>
            <w:left w:val="none" w:sz="0" w:space="0" w:color="auto"/>
            <w:bottom w:val="none" w:sz="0" w:space="0" w:color="auto"/>
            <w:right w:val="none" w:sz="0" w:space="0" w:color="auto"/>
          </w:divBdr>
        </w:div>
        <w:div w:id="134177651">
          <w:marLeft w:val="640"/>
          <w:marRight w:val="0"/>
          <w:marTop w:val="0"/>
          <w:marBottom w:val="0"/>
          <w:divBdr>
            <w:top w:val="none" w:sz="0" w:space="0" w:color="auto"/>
            <w:left w:val="none" w:sz="0" w:space="0" w:color="auto"/>
            <w:bottom w:val="none" w:sz="0" w:space="0" w:color="auto"/>
            <w:right w:val="none" w:sz="0" w:space="0" w:color="auto"/>
          </w:divBdr>
        </w:div>
        <w:div w:id="1180856879">
          <w:marLeft w:val="640"/>
          <w:marRight w:val="0"/>
          <w:marTop w:val="0"/>
          <w:marBottom w:val="0"/>
          <w:divBdr>
            <w:top w:val="none" w:sz="0" w:space="0" w:color="auto"/>
            <w:left w:val="none" w:sz="0" w:space="0" w:color="auto"/>
            <w:bottom w:val="none" w:sz="0" w:space="0" w:color="auto"/>
            <w:right w:val="none" w:sz="0" w:space="0" w:color="auto"/>
          </w:divBdr>
        </w:div>
        <w:div w:id="686565532">
          <w:marLeft w:val="640"/>
          <w:marRight w:val="0"/>
          <w:marTop w:val="0"/>
          <w:marBottom w:val="0"/>
          <w:divBdr>
            <w:top w:val="none" w:sz="0" w:space="0" w:color="auto"/>
            <w:left w:val="none" w:sz="0" w:space="0" w:color="auto"/>
            <w:bottom w:val="none" w:sz="0" w:space="0" w:color="auto"/>
            <w:right w:val="none" w:sz="0" w:space="0" w:color="auto"/>
          </w:divBdr>
        </w:div>
        <w:div w:id="2099448613">
          <w:marLeft w:val="640"/>
          <w:marRight w:val="0"/>
          <w:marTop w:val="0"/>
          <w:marBottom w:val="0"/>
          <w:divBdr>
            <w:top w:val="none" w:sz="0" w:space="0" w:color="auto"/>
            <w:left w:val="none" w:sz="0" w:space="0" w:color="auto"/>
            <w:bottom w:val="none" w:sz="0" w:space="0" w:color="auto"/>
            <w:right w:val="none" w:sz="0" w:space="0" w:color="auto"/>
          </w:divBdr>
        </w:div>
        <w:div w:id="313414844">
          <w:marLeft w:val="640"/>
          <w:marRight w:val="0"/>
          <w:marTop w:val="0"/>
          <w:marBottom w:val="0"/>
          <w:divBdr>
            <w:top w:val="none" w:sz="0" w:space="0" w:color="auto"/>
            <w:left w:val="none" w:sz="0" w:space="0" w:color="auto"/>
            <w:bottom w:val="none" w:sz="0" w:space="0" w:color="auto"/>
            <w:right w:val="none" w:sz="0" w:space="0" w:color="auto"/>
          </w:divBdr>
        </w:div>
        <w:div w:id="1569923249">
          <w:marLeft w:val="640"/>
          <w:marRight w:val="0"/>
          <w:marTop w:val="0"/>
          <w:marBottom w:val="0"/>
          <w:divBdr>
            <w:top w:val="none" w:sz="0" w:space="0" w:color="auto"/>
            <w:left w:val="none" w:sz="0" w:space="0" w:color="auto"/>
            <w:bottom w:val="none" w:sz="0" w:space="0" w:color="auto"/>
            <w:right w:val="none" w:sz="0" w:space="0" w:color="auto"/>
          </w:divBdr>
        </w:div>
        <w:div w:id="1240210181">
          <w:marLeft w:val="640"/>
          <w:marRight w:val="0"/>
          <w:marTop w:val="0"/>
          <w:marBottom w:val="0"/>
          <w:divBdr>
            <w:top w:val="none" w:sz="0" w:space="0" w:color="auto"/>
            <w:left w:val="none" w:sz="0" w:space="0" w:color="auto"/>
            <w:bottom w:val="none" w:sz="0" w:space="0" w:color="auto"/>
            <w:right w:val="none" w:sz="0" w:space="0" w:color="auto"/>
          </w:divBdr>
        </w:div>
        <w:div w:id="518276135">
          <w:marLeft w:val="640"/>
          <w:marRight w:val="0"/>
          <w:marTop w:val="0"/>
          <w:marBottom w:val="0"/>
          <w:divBdr>
            <w:top w:val="none" w:sz="0" w:space="0" w:color="auto"/>
            <w:left w:val="none" w:sz="0" w:space="0" w:color="auto"/>
            <w:bottom w:val="none" w:sz="0" w:space="0" w:color="auto"/>
            <w:right w:val="none" w:sz="0" w:space="0" w:color="auto"/>
          </w:divBdr>
        </w:div>
        <w:div w:id="379746509">
          <w:marLeft w:val="640"/>
          <w:marRight w:val="0"/>
          <w:marTop w:val="0"/>
          <w:marBottom w:val="0"/>
          <w:divBdr>
            <w:top w:val="none" w:sz="0" w:space="0" w:color="auto"/>
            <w:left w:val="none" w:sz="0" w:space="0" w:color="auto"/>
            <w:bottom w:val="none" w:sz="0" w:space="0" w:color="auto"/>
            <w:right w:val="none" w:sz="0" w:space="0" w:color="auto"/>
          </w:divBdr>
        </w:div>
        <w:div w:id="183331484">
          <w:marLeft w:val="640"/>
          <w:marRight w:val="0"/>
          <w:marTop w:val="0"/>
          <w:marBottom w:val="0"/>
          <w:divBdr>
            <w:top w:val="none" w:sz="0" w:space="0" w:color="auto"/>
            <w:left w:val="none" w:sz="0" w:space="0" w:color="auto"/>
            <w:bottom w:val="none" w:sz="0" w:space="0" w:color="auto"/>
            <w:right w:val="none" w:sz="0" w:space="0" w:color="auto"/>
          </w:divBdr>
        </w:div>
        <w:div w:id="2090812810">
          <w:marLeft w:val="640"/>
          <w:marRight w:val="0"/>
          <w:marTop w:val="0"/>
          <w:marBottom w:val="0"/>
          <w:divBdr>
            <w:top w:val="none" w:sz="0" w:space="0" w:color="auto"/>
            <w:left w:val="none" w:sz="0" w:space="0" w:color="auto"/>
            <w:bottom w:val="none" w:sz="0" w:space="0" w:color="auto"/>
            <w:right w:val="none" w:sz="0" w:space="0" w:color="auto"/>
          </w:divBdr>
        </w:div>
        <w:div w:id="1259825470">
          <w:marLeft w:val="640"/>
          <w:marRight w:val="0"/>
          <w:marTop w:val="0"/>
          <w:marBottom w:val="0"/>
          <w:divBdr>
            <w:top w:val="none" w:sz="0" w:space="0" w:color="auto"/>
            <w:left w:val="none" w:sz="0" w:space="0" w:color="auto"/>
            <w:bottom w:val="none" w:sz="0" w:space="0" w:color="auto"/>
            <w:right w:val="none" w:sz="0" w:space="0" w:color="auto"/>
          </w:divBdr>
        </w:div>
        <w:div w:id="699550471">
          <w:marLeft w:val="640"/>
          <w:marRight w:val="0"/>
          <w:marTop w:val="0"/>
          <w:marBottom w:val="0"/>
          <w:divBdr>
            <w:top w:val="none" w:sz="0" w:space="0" w:color="auto"/>
            <w:left w:val="none" w:sz="0" w:space="0" w:color="auto"/>
            <w:bottom w:val="none" w:sz="0" w:space="0" w:color="auto"/>
            <w:right w:val="none" w:sz="0" w:space="0" w:color="auto"/>
          </w:divBdr>
        </w:div>
        <w:div w:id="1878465457">
          <w:marLeft w:val="640"/>
          <w:marRight w:val="0"/>
          <w:marTop w:val="0"/>
          <w:marBottom w:val="0"/>
          <w:divBdr>
            <w:top w:val="none" w:sz="0" w:space="0" w:color="auto"/>
            <w:left w:val="none" w:sz="0" w:space="0" w:color="auto"/>
            <w:bottom w:val="none" w:sz="0" w:space="0" w:color="auto"/>
            <w:right w:val="none" w:sz="0" w:space="0" w:color="auto"/>
          </w:divBdr>
        </w:div>
        <w:div w:id="1765566517">
          <w:marLeft w:val="640"/>
          <w:marRight w:val="0"/>
          <w:marTop w:val="0"/>
          <w:marBottom w:val="0"/>
          <w:divBdr>
            <w:top w:val="none" w:sz="0" w:space="0" w:color="auto"/>
            <w:left w:val="none" w:sz="0" w:space="0" w:color="auto"/>
            <w:bottom w:val="none" w:sz="0" w:space="0" w:color="auto"/>
            <w:right w:val="none" w:sz="0" w:space="0" w:color="auto"/>
          </w:divBdr>
        </w:div>
        <w:div w:id="1395393552">
          <w:marLeft w:val="640"/>
          <w:marRight w:val="0"/>
          <w:marTop w:val="0"/>
          <w:marBottom w:val="0"/>
          <w:divBdr>
            <w:top w:val="none" w:sz="0" w:space="0" w:color="auto"/>
            <w:left w:val="none" w:sz="0" w:space="0" w:color="auto"/>
            <w:bottom w:val="none" w:sz="0" w:space="0" w:color="auto"/>
            <w:right w:val="none" w:sz="0" w:space="0" w:color="auto"/>
          </w:divBdr>
        </w:div>
        <w:div w:id="1645697829">
          <w:marLeft w:val="640"/>
          <w:marRight w:val="0"/>
          <w:marTop w:val="0"/>
          <w:marBottom w:val="0"/>
          <w:divBdr>
            <w:top w:val="none" w:sz="0" w:space="0" w:color="auto"/>
            <w:left w:val="none" w:sz="0" w:space="0" w:color="auto"/>
            <w:bottom w:val="none" w:sz="0" w:space="0" w:color="auto"/>
            <w:right w:val="none" w:sz="0" w:space="0" w:color="auto"/>
          </w:divBdr>
        </w:div>
        <w:div w:id="1166819853">
          <w:marLeft w:val="640"/>
          <w:marRight w:val="0"/>
          <w:marTop w:val="0"/>
          <w:marBottom w:val="0"/>
          <w:divBdr>
            <w:top w:val="none" w:sz="0" w:space="0" w:color="auto"/>
            <w:left w:val="none" w:sz="0" w:space="0" w:color="auto"/>
            <w:bottom w:val="none" w:sz="0" w:space="0" w:color="auto"/>
            <w:right w:val="none" w:sz="0" w:space="0" w:color="auto"/>
          </w:divBdr>
        </w:div>
        <w:div w:id="324162954">
          <w:marLeft w:val="640"/>
          <w:marRight w:val="0"/>
          <w:marTop w:val="0"/>
          <w:marBottom w:val="0"/>
          <w:divBdr>
            <w:top w:val="none" w:sz="0" w:space="0" w:color="auto"/>
            <w:left w:val="none" w:sz="0" w:space="0" w:color="auto"/>
            <w:bottom w:val="none" w:sz="0" w:space="0" w:color="auto"/>
            <w:right w:val="none" w:sz="0" w:space="0" w:color="auto"/>
          </w:divBdr>
        </w:div>
        <w:div w:id="1115905249">
          <w:marLeft w:val="640"/>
          <w:marRight w:val="0"/>
          <w:marTop w:val="0"/>
          <w:marBottom w:val="0"/>
          <w:divBdr>
            <w:top w:val="none" w:sz="0" w:space="0" w:color="auto"/>
            <w:left w:val="none" w:sz="0" w:space="0" w:color="auto"/>
            <w:bottom w:val="none" w:sz="0" w:space="0" w:color="auto"/>
            <w:right w:val="none" w:sz="0" w:space="0" w:color="auto"/>
          </w:divBdr>
        </w:div>
        <w:div w:id="1467553212">
          <w:marLeft w:val="640"/>
          <w:marRight w:val="0"/>
          <w:marTop w:val="0"/>
          <w:marBottom w:val="0"/>
          <w:divBdr>
            <w:top w:val="none" w:sz="0" w:space="0" w:color="auto"/>
            <w:left w:val="none" w:sz="0" w:space="0" w:color="auto"/>
            <w:bottom w:val="none" w:sz="0" w:space="0" w:color="auto"/>
            <w:right w:val="none" w:sz="0" w:space="0" w:color="auto"/>
          </w:divBdr>
        </w:div>
        <w:div w:id="1281690696">
          <w:marLeft w:val="640"/>
          <w:marRight w:val="0"/>
          <w:marTop w:val="0"/>
          <w:marBottom w:val="0"/>
          <w:divBdr>
            <w:top w:val="none" w:sz="0" w:space="0" w:color="auto"/>
            <w:left w:val="none" w:sz="0" w:space="0" w:color="auto"/>
            <w:bottom w:val="none" w:sz="0" w:space="0" w:color="auto"/>
            <w:right w:val="none" w:sz="0" w:space="0" w:color="auto"/>
          </w:divBdr>
        </w:div>
        <w:div w:id="650914575">
          <w:marLeft w:val="640"/>
          <w:marRight w:val="0"/>
          <w:marTop w:val="0"/>
          <w:marBottom w:val="0"/>
          <w:divBdr>
            <w:top w:val="none" w:sz="0" w:space="0" w:color="auto"/>
            <w:left w:val="none" w:sz="0" w:space="0" w:color="auto"/>
            <w:bottom w:val="none" w:sz="0" w:space="0" w:color="auto"/>
            <w:right w:val="none" w:sz="0" w:space="0" w:color="auto"/>
          </w:divBdr>
        </w:div>
        <w:div w:id="1660116126">
          <w:marLeft w:val="640"/>
          <w:marRight w:val="0"/>
          <w:marTop w:val="0"/>
          <w:marBottom w:val="0"/>
          <w:divBdr>
            <w:top w:val="none" w:sz="0" w:space="0" w:color="auto"/>
            <w:left w:val="none" w:sz="0" w:space="0" w:color="auto"/>
            <w:bottom w:val="none" w:sz="0" w:space="0" w:color="auto"/>
            <w:right w:val="none" w:sz="0" w:space="0" w:color="auto"/>
          </w:divBdr>
        </w:div>
        <w:div w:id="1057781328">
          <w:marLeft w:val="640"/>
          <w:marRight w:val="0"/>
          <w:marTop w:val="0"/>
          <w:marBottom w:val="0"/>
          <w:divBdr>
            <w:top w:val="none" w:sz="0" w:space="0" w:color="auto"/>
            <w:left w:val="none" w:sz="0" w:space="0" w:color="auto"/>
            <w:bottom w:val="none" w:sz="0" w:space="0" w:color="auto"/>
            <w:right w:val="none" w:sz="0" w:space="0" w:color="auto"/>
          </w:divBdr>
        </w:div>
        <w:div w:id="1989480580">
          <w:marLeft w:val="640"/>
          <w:marRight w:val="0"/>
          <w:marTop w:val="0"/>
          <w:marBottom w:val="0"/>
          <w:divBdr>
            <w:top w:val="none" w:sz="0" w:space="0" w:color="auto"/>
            <w:left w:val="none" w:sz="0" w:space="0" w:color="auto"/>
            <w:bottom w:val="none" w:sz="0" w:space="0" w:color="auto"/>
            <w:right w:val="none" w:sz="0" w:space="0" w:color="auto"/>
          </w:divBdr>
        </w:div>
        <w:div w:id="350032122">
          <w:marLeft w:val="640"/>
          <w:marRight w:val="0"/>
          <w:marTop w:val="0"/>
          <w:marBottom w:val="0"/>
          <w:divBdr>
            <w:top w:val="none" w:sz="0" w:space="0" w:color="auto"/>
            <w:left w:val="none" w:sz="0" w:space="0" w:color="auto"/>
            <w:bottom w:val="none" w:sz="0" w:space="0" w:color="auto"/>
            <w:right w:val="none" w:sz="0" w:space="0" w:color="auto"/>
          </w:divBdr>
        </w:div>
        <w:div w:id="1165167804">
          <w:marLeft w:val="640"/>
          <w:marRight w:val="0"/>
          <w:marTop w:val="0"/>
          <w:marBottom w:val="0"/>
          <w:divBdr>
            <w:top w:val="none" w:sz="0" w:space="0" w:color="auto"/>
            <w:left w:val="none" w:sz="0" w:space="0" w:color="auto"/>
            <w:bottom w:val="none" w:sz="0" w:space="0" w:color="auto"/>
            <w:right w:val="none" w:sz="0" w:space="0" w:color="auto"/>
          </w:divBdr>
        </w:div>
        <w:div w:id="460657833">
          <w:marLeft w:val="640"/>
          <w:marRight w:val="0"/>
          <w:marTop w:val="0"/>
          <w:marBottom w:val="0"/>
          <w:divBdr>
            <w:top w:val="none" w:sz="0" w:space="0" w:color="auto"/>
            <w:left w:val="none" w:sz="0" w:space="0" w:color="auto"/>
            <w:bottom w:val="none" w:sz="0" w:space="0" w:color="auto"/>
            <w:right w:val="none" w:sz="0" w:space="0" w:color="auto"/>
          </w:divBdr>
        </w:div>
        <w:div w:id="742683130">
          <w:marLeft w:val="640"/>
          <w:marRight w:val="0"/>
          <w:marTop w:val="0"/>
          <w:marBottom w:val="0"/>
          <w:divBdr>
            <w:top w:val="none" w:sz="0" w:space="0" w:color="auto"/>
            <w:left w:val="none" w:sz="0" w:space="0" w:color="auto"/>
            <w:bottom w:val="none" w:sz="0" w:space="0" w:color="auto"/>
            <w:right w:val="none" w:sz="0" w:space="0" w:color="auto"/>
          </w:divBdr>
        </w:div>
        <w:div w:id="670985010">
          <w:marLeft w:val="640"/>
          <w:marRight w:val="0"/>
          <w:marTop w:val="0"/>
          <w:marBottom w:val="0"/>
          <w:divBdr>
            <w:top w:val="none" w:sz="0" w:space="0" w:color="auto"/>
            <w:left w:val="none" w:sz="0" w:space="0" w:color="auto"/>
            <w:bottom w:val="none" w:sz="0" w:space="0" w:color="auto"/>
            <w:right w:val="none" w:sz="0" w:space="0" w:color="auto"/>
          </w:divBdr>
        </w:div>
        <w:div w:id="14234202">
          <w:marLeft w:val="640"/>
          <w:marRight w:val="0"/>
          <w:marTop w:val="0"/>
          <w:marBottom w:val="0"/>
          <w:divBdr>
            <w:top w:val="none" w:sz="0" w:space="0" w:color="auto"/>
            <w:left w:val="none" w:sz="0" w:space="0" w:color="auto"/>
            <w:bottom w:val="none" w:sz="0" w:space="0" w:color="auto"/>
            <w:right w:val="none" w:sz="0" w:space="0" w:color="auto"/>
          </w:divBdr>
        </w:div>
        <w:div w:id="1236429173">
          <w:marLeft w:val="640"/>
          <w:marRight w:val="0"/>
          <w:marTop w:val="0"/>
          <w:marBottom w:val="0"/>
          <w:divBdr>
            <w:top w:val="none" w:sz="0" w:space="0" w:color="auto"/>
            <w:left w:val="none" w:sz="0" w:space="0" w:color="auto"/>
            <w:bottom w:val="none" w:sz="0" w:space="0" w:color="auto"/>
            <w:right w:val="none" w:sz="0" w:space="0" w:color="auto"/>
          </w:divBdr>
        </w:div>
        <w:div w:id="1596396632">
          <w:marLeft w:val="640"/>
          <w:marRight w:val="0"/>
          <w:marTop w:val="0"/>
          <w:marBottom w:val="0"/>
          <w:divBdr>
            <w:top w:val="none" w:sz="0" w:space="0" w:color="auto"/>
            <w:left w:val="none" w:sz="0" w:space="0" w:color="auto"/>
            <w:bottom w:val="none" w:sz="0" w:space="0" w:color="auto"/>
            <w:right w:val="none" w:sz="0" w:space="0" w:color="auto"/>
          </w:divBdr>
        </w:div>
        <w:div w:id="1916545647">
          <w:marLeft w:val="640"/>
          <w:marRight w:val="0"/>
          <w:marTop w:val="0"/>
          <w:marBottom w:val="0"/>
          <w:divBdr>
            <w:top w:val="none" w:sz="0" w:space="0" w:color="auto"/>
            <w:left w:val="none" w:sz="0" w:space="0" w:color="auto"/>
            <w:bottom w:val="none" w:sz="0" w:space="0" w:color="auto"/>
            <w:right w:val="none" w:sz="0" w:space="0" w:color="auto"/>
          </w:divBdr>
        </w:div>
        <w:div w:id="193080206">
          <w:marLeft w:val="640"/>
          <w:marRight w:val="0"/>
          <w:marTop w:val="0"/>
          <w:marBottom w:val="0"/>
          <w:divBdr>
            <w:top w:val="none" w:sz="0" w:space="0" w:color="auto"/>
            <w:left w:val="none" w:sz="0" w:space="0" w:color="auto"/>
            <w:bottom w:val="none" w:sz="0" w:space="0" w:color="auto"/>
            <w:right w:val="none" w:sz="0" w:space="0" w:color="auto"/>
          </w:divBdr>
        </w:div>
        <w:div w:id="2122871657">
          <w:marLeft w:val="640"/>
          <w:marRight w:val="0"/>
          <w:marTop w:val="0"/>
          <w:marBottom w:val="0"/>
          <w:divBdr>
            <w:top w:val="none" w:sz="0" w:space="0" w:color="auto"/>
            <w:left w:val="none" w:sz="0" w:space="0" w:color="auto"/>
            <w:bottom w:val="none" w:sz="0" w:space="0" w:color="auto"/>
            <w:right w:val="none" w:sz="0" w:space="0" w:color="auto"/>
          </w:divBdr>
        </w:div>
        <w:div w:id="877667625">
          <w:marLeft w:val="640"/>
          <w:marRight w:val="0"/>
          <w:marTop w:val="0"/>
          <w:marBottom w:val="0"/>
          <w:divBdr>
            <w:top w:val="none" w:sz="0" w:space="0" w:color="auto"/>
            <w:left w:val="none" w:sz="0" w:space="0" w:color="auto"/>
            <w:bottom w:val="none" w:sz="0" w:space="0" w:color="auto"/>
            <w:right w:val="none" w:sz="0" w:space="0" w:color="auto"/>
          </w:divBdr>
        </w:div>
        <w:div w:id="615865940">
          <w:marLeft w:val="640"/>
          <w:marRight w:val="0"/>
          <w:marTop w:val="0"/>
          <w:marBottom w:val="0"/>
          <w:divBdr>
            <w:top w:val="none" w:sz="0" w:space="0" w:color="auto"/>
            <w:left w:val="none" w:sz="0" w:space="0" w:color="auto"/>
            <w:bottom w:val="none" w:sz="0" w:space="0" w:color="auto"/>
            <w:right w:val="none" w:sz="0" w:space="0" w:color="auto"/>
          </w:divBdr>
        </w:div>
        <w:div w:id="1522354808">
          <w:marLeft w:val="640"/>
          <w:marRight w:val="0"/>
          <w:marTop w:val="0"/>
          <w:marBottom w:val="0"/>
          <w:divBdr>
            <w:top w:val="none" w:sz="0" w:space="0" w:color="auto"/>
            <w:left w:val="none" w:sz="0" w:space="0" w:color="auto"/>
            <w:bottom w:val="none" w:sz="0" w:space="0" w:color="auto"/>
            <w:right w:val="none" w:sz="0" w:space="0" w:color="auto"/>
          </w:divBdr>
        </w:div>
        <w:div w:id="234360275">
          <w:marLeft w:val="640"/>
          <w:marRight w:val="0"/>
          <w:marTop w:val="0"/>
          <w:marBottom w:val="0"/>
          <w:divBdr>
            <w:top w:val="none" w:sz="0" w:space="0" w:color="auto"/>
            <w:left w:val="none" w:sz="0" w:space="0" w:color="auto"/>
            <w:bottom w:val="none" w:sz="0" w:space="0" w:color="auto"/>
            <w:right w:val="none" w:sz="0" w:space="0" w:color="auto"/>
          </w:divBdr>
        </w:div>
        <w:div w:id="1811090307">
          <w:marLeft w:val="640"/>
          <w:marRight w:val="0"/>
          <w:marTop w:val="0"/>
          <w:marBottom w:val="0"/>
          <w:divBdr>
            <w:top w:val="none" w:sz="0" w:space="0" w:color="auto"/>
            <w:left w:val="none" w:sz="0" w:space="0" w:color="auto"/>
            <w:bottom w:val="none" w:sz="0" w:space="0" w:color="auto"/>
            <w:right w:val="none" w:sz="0" w:space="0" w:color="auto"/>
          </w:divBdr>
        </w:div>
        <w:div w:id="981813650">
          <w:marLeft w:val="640"/>
          <w:marRight w:val="0"/>
          <w:marTop w:val="0"/>
          <w:marBottom w:val="0"/>
          <w:divBdr>
            <w:top w:val="none" w:sz="0" w:space="0" w:color="auto"/>
            <w:left w:val="none" w:sz="0" w:space="0" w:color="auto"/>
            <w:bottom w:val="none" w:sz="0" w:space="0" w:color="auto"/>
            <w:right w:val="none" w:sz="0" w:space="0" w:color="auto"/>
          </w:divBdr>
        </w:div>
        <w:div w:id="272328763">
          <w:marLeft w:val="640"/>
          <w:marRight w:val="0"/>
          <w:marTop w:val="0"/>
          <w:marBottom w:val="0"/>
          <w:divBdr>
            <w:top w:val="none" w:sz="0" w:space="0" w:color="auto"/>
            <w:left w:val="none" w:sz="0" w:space="0" w:color="auto"/>
            <w:bottom w:val="none" w:sz="0" w:space="0" w:color="auto"/>
            <w:right w:val="none" w:sz="0" w:space="0" w:color="auto"/>
          </w:divBdr>
        </w:div>
        <w:div w:id="1114249144">
          <w:marLeft w:val="640"/>
          <w:marRight w:val="0"/>
          <w:marTop w:val="0"/>
          <w:marBottom w:val="0"/>
          <w:divBdr>
            <w:top w:val="none" w:sz="0" w:space="0" w:color="auto"/>
            <w:left w:val="none" w:sz="0" w:space="0" w:color="auto"/>
            <w:bottom w:val="none" w:sz="0" w:space="0" w:color="auto"/>
            <w:right w:val="none" w:sz="0" w:space="0" w:color="auto"/>
          </w:divBdr>
        </w:div>
        <w:div w:id="1907641857">
          <w:marLeft w:val="640"/>
          <w:marRight w:val="0"/>
          <w:marTop w:val="0"/>
          <w:marBottom w:val="0"/>
          <w:divBdr>
            <w:top w:val="none" w:sz="0" w:space="0" w:color="auto"/>
            <w:left w:val="none" w:sz="0" w:space="0" w:color="auto"/>
            <w:bottom w:val="none" w:sz="0" w:space="0" w:color="auto"/>
            <w:right w:val="none" w:sz="0" w:space="0" w:color="auto"/>
          </w:divBdr>
        </w:div>
        <w:div w:id="773864398">
          <w:marLeft w:val="640"/>
          <w:marRight w:val="0"/>
          <w:marTop w:val="0"/>
          <w:marBottom w:val="0"/>
          <w:divBdr>
            <w:top w:val="none" w:sz="0" w:space="0" w:color="auto"/>
            <w:left w:val="none" w:sz="0" w:space="0" w:color="auto"/>
            <w:bottom w:val="none" w:sz="0" w:space="0" w:color="auto"/>
            <w:right w:val="none" w:sz="0" w:space="0" w:color="auto"/>
          </w:divBdr>
        </w:div>
        <w:div w:id="1615214717">
          <w:marLeft w:val="640"/>
          <w:marRight w:val="0"/>
          <w:marTop w:val="0"/>
          <w:marBottom w:val="0"/>
          <w:divBdr>
            <w:top w:val="none" w:sz="0" w:space="0" w:color="auto"/>
            <w:left w:val="none" w:sz="0" w:space="0" w:color="auto"/>
            <w:bottom w:val="none" w:sz="0" w:space="0" w:color="auto"/>
            <w:right w:val="none" w:sz="0" w:space="0" w:color="auto"/>
          </w:divBdr>
        </w:div>
        <w:div w:id="652563432">
          <w:marLeft w:val="640"/>
          <w:marRight w:val="0"/>
          <w:marTop w:val="0"/>
          <w:marBottom w:val="0"/>
          <w:divBdr>
            <w:top w:val="none" w:sz="0" w:space="0" w:color="auto"/>
            <w:left w:val="none" w:sz="0" w:space="0" w:color="auto"/>
            <w:bottom w:val="none" w:sz="0" w:space="0" w:color="auto"/>
            <w:right w:val="none" w:sz="0" w:space="0" w:color="auto"/>
          </w:divBdr>
        </w:div>
      </w:divsChild>
    </w:div>
    <w:div w:id="2067755948">
      <w:bodyDiv w:val="1"/>
      <w:marLeft w:val="0"/>
      <w:marRight w:val="0"/>
      <w:marTop w:val="0"/>
      <w:marBottom w:val="0"/>
      <w:divBdr>
        <w:top w:val="none" w:sz="0" w:space="0" w:color="auto"/>
        <w:left w:val="none" w:sz="0" w:space="0" w:color="auto"/>
        <w:bottom w:val="none" w:sz="0" w:space="0" w:color="auto"/>
        <w:right w:val="none" w:sz="0" w:space="0" w:color="auto"/>
      </w:divBdr>
      <w:divsChild>
        <w:div w:id="15739072">
          <w:marLeft w:val="640"/>
          <w:marRight w:val="0"/>
          <w:marTop w:val="0"/>
          <w:marBottom w:val="0"/>
          <w:divBdr>
            <w:top w:val="none" w:sz="0" w:space="0" w:color="auto"/>
            <w:left w:val="none" w:sz="0" w:space="0" w:color="auto"/>
            <w:bottom w:val="none" w:sz="0" w:space="0" w:color="auto"/>
            <w:right w:val="none" w:sz="0" w:space="0" w:color="auto"/>
          </w:divBdr>
        </w:div>
        <w:div w:id="1530029108">
          <w:marLeft w:val="640"/>
          <w:marRight w:val="0"/>
          <w:marTop w:val="0"/>
          <w:marBottom w:val="0"/>
          <w:divBdr>
            <w:top w:val="none" w:sz="0" w:space="0" w:color="auto"/>
            <w:left w:val="none" w:sz="0" w:space="0" w:color="auto"/>
            <w:bottom w:val="none" w:sz="0" w:space="0" w:color="auto"/>
            <w:right w:val="none" w:sz="0" w:space="0" w:color="auto"/>
          </w:divBdr>
        </w:div>
        <w:div w:id="1278099948">
          <w:marLeft w:val="640"/>
          <w:marRight w:val="0"/>
          <w:marTop w:val="0"/>
          <w:marBottom w:val="0"/>
          <w:divBdr>
            <w:top w:val="none" w:sz="0" w:space="0" w:color="auto"/>
            <w:left w:val="none" w:sz="0" w:space="0" w:color="auto"/>
            <w:bottom w:val="none" w:sz="0" w:space="0" w:color="auto"/>
            <w:right w:val="none" w:sz="0" w:space="0" w:color="auto"/>
          </w:divBdr>
        </w:div>
        <w:div w:id="589972519">
          <w:marLeft w:val="640"/>
          <w:marRight w:val="0"/>
          <w:marTop w:val="0"/>
          <w:marBottom w:val="0"/>
          <w:divBdr>
            <w:top w:val="none" w:sz="0" w:space="0" w:color="auto"/>
            <w:left w:val="none" w:sz="0" w:space="0" w:color="auto"/>
            <w:bottom w:val="none" w:sz="0" w:space="0" w:color="auto"/>
            <w:right w:val="none" w:sz="0" w:space="0" w:color="auto"/>
          </w:divBdr>
        </w:div>
        <w:div w:id="790709464">
          <w:marLeft w:val="640"/>
          <w:marRight w:val="0"/>
          <w:marTop w:val="0"/>
          <w:marBottom w:val="0"/>
          <w:divBdr>
            <w:top w:val="none" w:sz="0" w:space="0" w:color="auto"/>
            <w:left w:val="none" w:sz="0" w:space="0" w:color="auto"/>
            <w:bottom w:val="none" w:sz="0" w:space="0" w:color="auto"/>
            <w:right w:val="none" w:sz="0" w:space="0" w:color="auto"/>
          </w:divBdr>
        </w:div>
        <w:div w:id="1047727532">
          <w:marLeft w:val="640"/>
          <w:marRight w:val="0"/>
          <w:marTop w:val="0"/>
          <w:marBottom w:val="0"/>
          <w:divBdr>
            <w:top w:val="none" w:sz="0" w:space="0" w:color="auto"/>
            <w:left w:val="none" w:sz="0" w:space="0" w:color="auto"/>
            <w:bottom w:val="none" w:sz="0" w:space="0" w:color="auto"/>
            <w:right w:val="none" w:sz="0" w:space="0" w:color="auto"/>
          </w:divBdr>
        </w:div>
        <w:div w:id="11881287">
          <w:marLeft w:val="640"/>
          <w:marRight w:val="0"/>
          <w:marTop w:val="0"/>
          <w:marBottom w:val="0"/>
          <w:divBdr>
            <w:top w:val="none" w:sz="0" w:space="0" w:color="auto"/>
            <w:left w:val="none" w:sz="0" w:space="0" w:color="auto"/>
            <w:bottom w:val="none" w:sz="0" w:space="0" w:color="auto"/>
            <w:right w:val="none" w:sz="0" w:space="0" w:color="auto"/>
          </w:divBdr>
        </w:div>
        <w:div w:id="142552122">
          <w:marLeft w:val="640"/>
          <w:marRight w:val="0"/>
          <w:marTop w:val="0"/>
          <w:marBottom w:val="0"/>
          <w:divBdr>
            <w:top w:val="none" w:sz="0" w:space="0" w:color="auto"/>
            <w:left w:val="none" w:sz="0" w:space="0" w:color="auto"/>
            <w:bottom w:val="none" w:sz="0" w:space="0" w:color="auto"/>
            <w:right w:val="none" w:sz="0" w:space="0" w:color="auto"/>
          </w:divBdr>
        </w:div>
        <w:div w:id="1375278328">
          <w:marLeft w:val="640"/>
          <w:marRight w:val="0"/>
          <w:marTop w:val="0"/>
          <w:marBottom w:val="0"/>
          <w:divBdr>
            <w:top w:val="none" w:sz="0" w:space="0" w:color="auto"/>
            <w:left w:val="none" w:sz="0" w:space="0" w:color="auto"/>
            <w:bottom w:val="none" w:sz="0" w:space="0" w:color="auto"/>
            <w:right w:val="none" w:sz="0" w:space="0" w:color="auto"/>
          </w:divBdr>
        </w:div>
        <w:div w:id="109977584">
          <w:marLeft w:val="640"/>
          <w:marRight w:val="0"/>
          <w:marTop w:val="0"/>
          <w:marBottom w:val="0"/>
          <w:divBdr>
            <w:top w:val="none" w:sz="0" w:space="0" w:color="auto"/>
            <w:left w:val="none" w:sz="0" w:space="0" w:color="auto"/>
            <w:bottom w:val="none" w:sz="0" w:space="0" w:color="auto"/>
            <w:right w:val="none" w:sz="0" w:space="0" w:color="auto"/>
          </w:divBdr>
        </w:div>
        <w:div w:id="1436054309">
          <w:marLeft w:val="640"/>
          <w:marRight w:val="0"/>
          <w:marTop w:val="0"/>
          <w:marBottom w:val="0"/>
          <w:divBdr>
            <w:top w:val="none" w:sz="0" w:space="0" w:color="auto"/>
            <w:left w:val="none" w:sz="0" w:space="0" w:color="auto"/>
            <w:bottom w:val="none" w:sz="0" w:space="0" w:color="auto"/>
            <w:right w:val="none" w:sz="0" w:space="0" w:color="auto"/>
          </w:divBdr>
        </w:div>
        <w:div w:id="264384456">
          <w:marLeft w:val="640"/>
          <w:marRight w:val="0"/>
          <w:marTop w:val="0"/>
          <w:marBottom w:val="0"/>
          <w:divBdr>
            <w:top w:val="none" w:sz="0" w:space="0" w:color="auto"/>
            <w:left w:val="none" w:sz="0" w:space="0" w:color="auto"/>
            <w:bottom w:val="none" w:sz="0" w:space="0" w:color="auto"/>
            <w:right w:val="none" w:sz="0" w:space="0" w:color="auto"/>
          </w:divBdr>
        </w:div>
        <w:div w:id="485900981">
          <w:marLeft w:val="640"/>
          <w:marRight w:val="0"/>
          <w:marTop w:val="0"/>
          <w:marBottom w:val="0"/>
          <w:divBdr>
            <w:top w:val="none" w:sz="0" w:space="0" w:color="auto"/>
            <w:left w:val="none" w:sz="0" w:space="0" w:color="auto"/>
            <w:bottom w:val="none" w:sz="0" w:space="0" w:color="auto"/>
            <w:right w:val="none" w:sz="0" w:space="0" w:color="auto"/>
          </w:divBdr>
        </w:div>
        <w:div w:id="875236955">
          <w:marLeft w:val="640"/>
          <w:marRight w:val="0"/>
          <w:marTop w:val="0"/>
          <w:marBottom w:val="0"/>
          <w:divBdr>
            <w:top w:val="none" w:sz="0" w:space="0" w:color="auto"/>
            <w:left w:val="none" w:sz="0" w:space="0" w:color="auto"/>
            <w:bottom w:val="none" w:sz="0" w:space="0" w:color="auto"/>
            <w:right w:val="none" w:sz="0" w:space="0" w:color="auto"/>
          </w:divBdr>
        </w:div>
        <w:div w:id="1243493501">
          <w:marLeft w:val="640"/>
          <w:marRight w:val="0"/>
          <w:marTop w:val="0"/>
          <w:marBottom w:val="0"/>
          <w:divBdr>
            <w:top w:val="none" w:sz="0" w:space="0" w:color="auto"/>
            <w:left w:val="none" w:sz="0" w:space="0" w:color="auto"/>
            <w:bottom w:val="none" w:sz="0" w:space="0" w:color="auto"/>
            <w:right w:val="none" w:sz="0" w:space="0" w:color="auto"/>
          </w:divBdr>
        </w:div>
        <w:div w:id="1006664127">
          <w:marLeft w:val="640"/>
          <w:marRight w:val="0"/>
          <w:marTop w:val="0"/>
          <w:marBottom w:val="0"/>
          <w:divBdr>
            <w:top w:val="none" w:sz="0" w:space="0" w:color="auto"/>
            <w:left w:val="none" w:sz="0" w:space="0" w:color="auto"/>
            <w:bottom w:val="none" w:sz="0" w:space="0" w:color="auto"/>
            <w:right w:val="none" w:sz="0" w:space="0" w:color="auto"/>
          </w:divBdr>
        </w:div>
        <w:div w:id="1024018676">
          <w:marLeft w:val="640"/>
          <w:marRight w:val="0"/>
          <w:marTop w:val="0"/>
          <w:marBottom w:val="0"/>
          <w:divBdr>
            <w:top w:val="none" w:sz="0" w:space="0" w:color="auto"/>
            <w:left w:val="none" w:sz="0" w:space="0" w:color="auto"/>
            <w:bottom w:val="none" w:sz="0" w:space="0" w:color="auto"/>
            <w:right w:val="none" w:sz="0" w:space="0" w:color="auto"/>
          </w:divBdr>
        </w:div>
        <w:div w:id="1297951575">
          <w:marLeft w:val="640"/>
          <w:marRight w:val="0"/>
          <w:marTop w:val="0"/>
          <w:marBottom w:val="0"/>
          <w:divBdr>
            <w:top w:val="none" w:sz="0" w:space="0" w:color="auto"/>
            <w:left w:val="none" w:sz="0" w:space="0" w:color="auto"/>
            <w:bottom w:val="none" w:sz="0" w:space="0" w:color="auto"/>
            <w:right w:val="none" w:sz="0" w:space="0" w:color="auto"/>
          </w:divBdr>
        </w:div>
        <w:div w:id="1182009299">
          <w:marLeft w:val="640"/>
          <w:marRight w:val="0"/>
          <w:marTop w:val="0"/>
          <w:marBottom w:val="0"/>
          <w:divBdr>
            <w:top w:val="none" w:sz="0" w:space="0" w:color="auto"/>
            <w:left w:val="none" w:sz="0" w:space="0" w:color="auto"/>
            <w:bottom w:val="none" w:sz="0" w:space="0" w:color="auto"/>
            <w:right w:val="none" w:sz="0" w:space="0" w:color="auto"/>
          </w:divBdr>
        </w:div>
        <w:div w:id="758141094">
          <w:marLeft w:val="640"/>
          <w:marRight w:val="0"/>
          <w:marTop w:val="0"/>
          <w:marBottom w:val="0"/>
          <w:divBdr>
            <w:top w:val="none" w:sz="0" w:space="0" w:color="auto"/>
            <w:left w:val="none" w:sz="0" w:space="0" w:color="auto"/>
            <w:bottom w:val="none" w:sz="0" w:space="0" w:color="auto"/>
            <w:right w:val="none" w:sz="0" w:space="0" w:color="auto"/>
          </w:divBdr>
        </w:div>
        <w:div w:id="54009427">
          <w:marLeft w:val="640"/>
          <w:marRight w:val="0"/>
          <w:marTop w:val="0"/>
          <w:marBottom w:val="0"/>
          <w:divBdr>
            <w:top w:val="none" w:sz="0" w:space="0" w:color="auto"/>
            <w:left w:val="none" w:sz="0" w:space="0" w:color="auto"/>
            <w:bottom w:val="none" w:sz="0" w:space="0" w:color="auto"/>
            <w:right w:val="none" w:sz="0" w:space="0" w:color="auto"/>
          </w:divBdr>
        </w:div>
        <w:div w:id="1821537171">
          <w:marLeft w:val="640"/>
          <w:marRight w:val="0"/>
          <w:marTop w:val="0"/>
          <w:marBottom w:val="0"/>
          <w:divBdr>
            <w:top w:val="none" w:sz="0" w:space="0" w:color="auto"/>
            <w:left w:val="none" w:sz="0" w:space="0" w:color="auto"/>
            <w:bottom w:val="none" w:sz="0" w:space="0" w:color="auto"/>
            <w:right w:val="none" w:sz="0" w:space="0" w:color="auto"/>
          </w:divBdr>
        </w:div>
        <w:div w:id="1886216838">
          <w:marLeft w:val="640"/>
          <w:marRight w:val="0"/>
          <w:marTop w:val="0"/>
          <w:marBottom w:val="0"/>
          <w:divBdr>
            <w:top w:val="none" w:sz="0" w:space="0" w:color="auto"/>
            <w:left w:val="none" w:sz="0" w:space="0" w:color="auto"/>
            <w:bottom w:val="none" w:sz="0" w:space="0" w:color="auto"/>
            <w:right w:val="none" w:sz="0" w:space="0" w:color="auto"/>
          </w:divBdr>
        </w:div>
        <w:div w:id="1718123945">
          <w:marLeft w:val="640"/>
          <w:marRight w:val="0"/>
          <w:marTop w:val="0"/>
          <w:marBottom w:val="0"/>
          <w:divBdr>
            <w:top w:val="none" w:sz="0" w:space="0" w:color="auto"/>
            <w:left w:val="none" w:sz="0" w:space="0" w:color="auto"/>
            <w:bottom w:val="none" w:sz="0" w:space="0" w:color="auto"/>
            <w:right w:val="none" w:sz="0" w:space="0" w:color="auto"/>
          </w:divBdr>
        </w:div>
        <w:div w:id="1630890865">
          <w:marLeft w:val="640"/>
          <w:marRight w:val="0"/>
          <w:marTop w:val="0"/>
          <w:marBottom w:val="0"/>
          <w:divBdr>
            <w:top w:val="none" w:sz="0" w:space="0" w:color="auto"/>
            <w:left w:val="none" w:sz="0" w:space="0" w:color="auto"/>
            <w:bottom w:val="none" w:sz="0" w:space="0" w:color="auto"/>
            <w:right w:val="none" w:sz="0" w:space="0" w:color="auto"/>
          </w:divBdr>
        </w:div>
        <w:div w:id="2126847204">
          <w:marLeft w:val="640"/>
          <w:marRight w:val="0"/>
          <w:marTop w:val="0"/>
          <w:marBottom w:val="0"/>
          <w:divBdr>
            <w:top w:val="none" w:sz="0" w:space="0" w:color="auto"/>
            <w:left w:val="none" w:sz="0" w:space="0" w:color="auto"/>
            <w:bottom w:val="none" w:sz="0" w:space="0" w:color="auto"/>
            <w:right w:val="none" w:sz="0" w:space="0" w:color="auto"/>
          </w:divBdr>
        </w:div>
        <w:div w:id="1878353678">
          <w:marLeft w:val="640"/>
          <w:marRight w:val="0"/>
          <w:marTop w:val="0"/>
          <w:marBottom w:val="0"/>
          <w:divBdr>
            <w:top w:val="none" w:sz="0" w:space="0" w:color="auto"/>
            <w:left w:val="none" w:sz="0" w:space="0" w:color="auto"/>
            <w:bottom w:val="none" w:sz="0" w:space="0" w:color="auto"/>
            <w:right w:val="none" w:sz="0" w:space="0" w:color="auto"/>
          </w:divBdr>
        </w:div>
        <w:div w:id="736782259">
          <w:marLeft w:val="640"/>
          <w:marRight w:val="0"/>
          <w:marTop w:val="0"/>
          <w:marBottom w:val="0"/>
          <w:divBdr>
            <w:top w:val="none" w:sz="0" w:space="0" w:color="auto"/>
            <w:left w:val="none" w:sz="0" w:space="0" w:color="auto"/>
            <w:bottom w:val="none" w:sz="0" w:space="0" w:color="auto"/>
            <w:right w:val="none" w:sz="0" w:space="0" w:color="auto"/>
          </w:divBdr>
        </w:div>
        <w:div w:id="1876458281">
          <w:marLeft w:val="640"/>
          <w:marRight w:val="0"/>
          <w:marTop w:val="0"/>
          <w:marBottom w:val="0"/>
          <w:divBdr>
            <w:top w:val="none" w:sz="0" w:space="0" w:color="auto"/>
            <w:left w:val="none" w:sz="0" w:space="0" w:color="auto"/>
            <w:bottom w:val="none" w:sz="0" w:space="0" w:color="auto"/>
            <w:right w:val="none" w:sz="0" w:space="0" w:color="auto"/>
          </w:divBdr>
        </w:div>
        <w:div w:id="1966692721">
          <w:marLeft w:val="640"/>
          <w:marRight w:val="0"/>
          <w:marTop w:val="0"/>
          <w:marBottom w:val="0"/>
          <w:divBdr>
            <w:top w:val="none" w:sz="0" w:space="0" w:color="auto"/>
            <w:left w:val="none" w:sz="0" w:space="0" w:color="auto"/>
            <w:bottom w:val="none" w:sz="0" w:space="0" w:color="auto"/>
            <w:right w:val="none" w:sz="0" w:space="0" w:color="auto"/>
          </w:divBdr>
        </w:div>
        <w:div w:id="1697390469">
          <w:marLeft w:val="640"/>
          <w:marRight w:val="0"/>
          <w:marTop w:val="0"/>
          <w:marBottom w:val="0"/>
          <w:divBdr>
            <w:top w:val="none" w:sz="0" w:space="0" w:color="auto"/>
            <w:left w:val="none" w:sz="0" w:space="0" w:color="auto"/>
            <w:bottom w:val="none" w:sz="0" w:space="0" w:color="auto"/>
            <w:right w:val="none" w:sz="0" w:space="0" w:color="auto"/>
          </w:divBdr>
        </w:div>
        <w:div w:id="1435588606">
          <w:marLeft w:val="640"/>
          <w:marRight w:val="0"/>
          <w:marTop w:val="0"/>
          <w:marBottom w:val="0"/>
          <w:divBdr>
            <w:top w:val="none" w:sz="0" w:space="0" w:color="auto"/>
            <w:left w:val="none" w:sz="0" w:space="0" w:color="auto"/>
            <w:bottom w:val="none" w:sz="0" w:space="0" w:color="auto"/>
            <w:right w:val="none" w:sz="0" w:space="0" w:color="auto"/>
          </w:divBdr>
        </w:div>
        <w:div w:id="1596354136">
          <w:marLeft w:val="640"/>
          <w:marRight w:val="0"/>
          <w:marTop w:val="0"/>
          <w:marBottom w:val="0"/>
          <w:divBdr>
            <w:top w:val="none" w:sz="0" w:space="0" w:color="auto"/>
            <w:left w:val="none" w:sz="0" w:space="0" w:color="auto"/>
            <w:bottom w:val="none" w:sz="0" w:space="0" w:color="auto"/>
            <w:right w:val="none" w:sz="0" w:space="0" w:color="auto"/>
          </w:divBdr>
        </w:div>
        <w:div w:id="1438940723">
          <w:marLeft w:val="640"/>
          <w:marRight w:val="0"/>
          <w:marTop w:val="0"/>
          <w:marBottom w:val="0"/>
          <w:divBdr>
            <w:top w:val="none" w:sz="0" w:space="0" w:color="auto"/>
            <w:left w:val="none" w:sz="0" w:space="0" w:color="auto"/>
            <w:bottom w:val="none" w:sz="0" w:space="0" w:color="auto"/>
            <w:right w:val="none" w:sz="0" w:space="0" w:color="auto"/>
          </w:divBdr>
        </w:div>
        <w:div w:id="112788597">
          <w:marLeft w:val="640"/>
          <w:marRight w:val="0"/>
          <w:marTop w:val="0"/>
          <w:marBottom w:val="0"/>
          <w:divBdr>
            <w:top w:val="none" w:sz="0" w:space="0" w:color="auto"/>
            <w:left w:val="none" w:sz="0" w:space="0" w:color="auto"/>
            <w:bottom w:val="none" w:sz="0" w:space="0" w:color="auto"/>
            <w:right w:val="none" w:sz="0" w:space="0" w:color="auto"/>
          </w:divBdr>
        </w:div>
        <w:div w:id="184291736">
          <w:marLeft w:val="640"/>
          <w:marRight w:val="0"/>
          <w:marTop w:val="0"/>
          <w:marBottom w:val="0"/>
          <w:divBdr>
            <w:top w:val="none" w:sz="0" w:space="0" w:color="auto"/>
            <w:left w:val="none" w:sz="0" w:space="0" w:color="auto"/>
            <w:bottom w:val="none" w:sz="0" w:space="0" w:color="auto"/>
            <w:right w:val="none" w:sz="0" w:space="0" w:color="auto"/>
          </w:divBdr>
        </w:div>
        <w:div w:id="79916902">
          <w:marLeft w:val="640"/>
          <w:marRight w:val="0"/>
          <w:marTop w:val="0"/>
          <w:marBottom w:val="0"/>
          <w:divBdr>
            <w:top w:val="none" w:sz="0" w:space="0" w:color="auto"/>
            <w:left w:val="none" w:sz="0" w:space="0" w:color="auto"/>
            <w:bottom w:val="none" w:sz="0" w:space="0" w:color="auto"/>
            <w:right w:val="none" w:sz="0" w:space="0" w:color="auto"/>
          </w:divBdr>
        </w:div>
        <w:div w:id="1013148021">
          <w:marLeft w:val="640"/>
          <w:marRight w:val="0"/>
          <w:marTop w:val="0"/>
          <w:marBottom w:val="0"/>
          <w:divBdr>
            <w:top w:val="none" w:sz="0" w:space="0" w:color="auto"/>
            <w:left w:val="none" w:sz="0" w:space="0" w:color="auto"/>
            <w:bottom w:val="none" w:sz="0" w:space="0" w:color="auto"/>
            <w:right w:val="none" w:sz="0" w:space="0" w:color="auto"/>
          </w:divBdr>
        </w:div>
        <w:div w:id="1341657174">
          <w:marLeft w:val="640"/>
          <w:marRight w:val="0"/>
          <w:marTop w:val="0"/>
          <w:marBottom w:val="0"/>
          <w:divBdr>
            <w:top w:val="none" w:sz="0" w:space="0" w:color="auto"/>
            <w:left w:val="none" w:sz="0" w:space="0" w:color="auto"/>
            <w:bottom w:val="none" w:sz="0" w:space="0" w:color="auto"/>
            <w:right w:val="none" w:sz="0" w:space="0" w:color="auto"/>
          </w:divBdr>
        </w:div>
        <w:div w:id="805390805">
          <w:marLeft w:val="640"/>
          <w:marRight w:val="0"/>
          <w:marTop w:val="0"/>
          <w:marBottom w:val="0"/>
          <w:divBdr>
            <w:top w:val="none" w:sz="0" w:space="0" w:color="auto"/>
            <w:left w:val="none" w:sz="0" w:space="0" w:color="auto"/>
            <w:bottom w:val="none" w:sz="0" w:space="0" w:color="auto"/>
            <w:right w:val="none" w:sz="0" w:space="0" w:color="auto"/>
          </w:divBdr>
        </w:div>
        <w:div w:id="357121716">
          <w:marLeft w:val="640"/>
          <w:marRight w:val="0"/>
          <w:marTop w:val="0"/>
          <w:marBottom w:val="0"/>
          <w:divBdr>
            <w:top w:val="none" w:sz="0" w:space="0" w:color="auto"/>
            <w:left w:val="none" w:sz="0" w:space="0" w:color="auto"/>
            <w:bottom w:val="none" w:sz="0" w:space="0" w:color="auto"/>
            <w:right w:val="none" w:sz="0" w:space="0" w:color="auto"/>
          </w:divBdr>
        </w:div>
        <w:div w:id="595401793">
          <w:marLeft w:val="640"/>
          <w:marRight w:val="0"/>
          <w:marTop w:val="0"/>
          <w:marBottom w:val="0"/>
          <w:divBdr>
            <w:top w:val="none" w:sz="0" w:space="0" w:color="auto"/>
            <w:left w:val="none" w:sz="0" w:space="0" w:color="auto"/>
            <w:bottom w:val="none" w:sz="0" w:space="0" w:color="auto"/>
            <w:right w:val="none" w:sz="0" w:space="0" w:color="auto"/>
          </w:divBdr>
        </w:div>
        <w:div w:id="1850634822">
          <w:marLeft w:val="640"/>
          <w:marRight w:val="0"/>
          <w:marTop w:val="0"/>
          <w:marBottom w:val="0"/>
          <w:divBdr>
            <w:top w:val="none" w:sz="0" w:space="0" w:color="auto"/>
            <w:left w:val="none" w:sz="0" w:space="0" w:color="auto"/>
            <w:bottom w:val="none" w:sz="0" w:space="0" w:color="auto"/>
            <w:right w:val="none" w:sz="0" w:space="0" w:color="auto"/>
          </w:divBdr>
        </w:div>
        <w:div w:id="450631081">
          <w:marLeft w:val="640"/>
          <w:marRight w:val="0"/>
          <w:marTop w:val="0"/>
          <w:marBottom w:val="0"/>
          <w:divBdr>
            <w:top w:val="none" w:sz="0" w:space="0" w:color="auto"/>
            <w:left w:val="none" w:sz="0" w:space="0" w:color="auto"/>
            <w:bottom w:val="none" w:sz="0" w:space="0" w:color="auto"/>
            <w:right w:val="none" w:sz="0" w:space="0" w:color="auto"/>
          </w:divBdr>
        </w:div>
        <w:div w:id="1876040064">
          <w:marLeft w:val="640"/>
          <w:marRight w:val="0"/>
          <w:marTop w:val="0"/>
          <w:marBottom w:val="0"/>
          <w:divBdr>
            <w:top w:val="none" w:sz="0" w:space="0" w:color="auto"/>
            <w:left w:val="none" w:sz="0" w:space="0" w:color="auto"/>
            <w:bottom w:val="none" w:sz="0" w:space="0" w:color="auto"/>
            <w:right w:val="none" w:sz="0" w:space="0" w:color="auto"/>
          </w:divBdr>
        </w:div>
        <w:div w:id="1164275881">
          <w:marLeft w:val="640"/>
          <w:marRight w:val="0"/>
          <w:marTop w:val="0"/>
          <w:marBottom w:val="0"/>
          <w:divBdr>
            <w:top w:val="none" w:sz="0" w:space="0" w:color="auto"/>
            <w:left w:val="none" w:sz="0" w:space="0" w:color="auto"/>
            <w:bottom w:val="none" w:sz="0" w:space="0" w:color="auto"/>
            <w:right w:val="none" w:sz="0" w:space="0" w:color="auto"/>
          </w:divBdr>
        </w:div>
        <w:div w:id="830408141">
          <w:marLeft w:val="640"/>
          <w:marRight w:val="0"/>
          <w:marTop w:val="0"/>
          <w:marBottom w:val="0"/>
          <w:divBdr>
            <w:top w:val="none" w:sz="0" w:space="0" w:color="auto"/>
            <w:left w:val="none" w:sz="0" w:space="0" w:color="auto"/>
            <w:bottom w:val="none" w:sz="0" w:space="0" w:color="auto"/>
            <w:right w:val="none" w:sz="0" w:space="0" w:color="auto"/>
          </w:divBdr>
        </w:div>
        <w:div w:id="427192154">
          <w:marLeft w:val="640"/>
          <w:marRight w:val="0"/>
          <w:marTop w:val="0"/>
          <w:marBottom w:val="0"/>
          <w:divBdr>
            <w:top w:val="none" w:sz="0" w:space="0" w:color="auto"/>
            <w:left w:val="none" w:sz="0" w:space="0" w:color="auto"/>
            <w:bottom w:val="none" w:sz="0" w:space="0" w:color="auto"/>
            <w:right w:val="none" w:sz="0" w:space="0" w:color="auto"/>
          </w:divBdr>
        </w:div>
        <w:div w:id="137118315">
          <w:marLeft w:val="640"/>
          <w:marRight w:val="0"/>
          <w:marTop w:val="0"/>
          <w:marBottom w:val="0"/>
          <w:divBdr>
            <w:top w:val="none" w:sz="0" w:space="0" w:color="auto"/>
            <w:left w:val="none" w:sz="0" w:space="0" w:color="auto"/>
            <w:bottom w:val="none" w:sz="0" w:space="0" w:color="auto"/>
            <w:right w:val="none" w:sz="0" w:space="0" w:color="auto"/>
          </w:divBdr>
        </w:div>
        <w:div w:id="208493716">
          <w:marLeft w:val="640"/>
          <w:marRight w:val="0"/>
          <w:marTop w:val="0"/>
          <w:marBottom w:val="0"/>
          <w:divBdr>
            <w:top w:val="none" w:sz="0" w:space="0" w:color="auto"/>
            <w:left w:val="none" w:sz="0" w:space="0" w:color="auto"/>
            <w:bottom w:val="none" w:sz="0" w:space="0" w:color="auto"/>
            <w:right w:val="none" w:sz="0" w:space="0" w:color="auto"/>
          </w:divBdr>
        </w:div>
        <w:div w:id="727919112">
          <w:marLeft w:val="640"/>
          <w:marRight w:val="0"/>
          <w:marTop w:val="0"/>
          <w:marBottom w:val="0"/>
          <w:divBdr>
            <w:top w:val="none" w:sz="0" w:space="0" w:color="auto"/>
            <w:left w:val="none" w:sz="0" w:space="0" w:color="auto"/>
            <w:bottom w:val="none" w:sz="0" w:space="0" w:color="auto"/>
            <w:right w:val="none" w:sz="0" w:space="0" w:color="auto"/>
          </w:divBdr>
        </w:div>
        <w:div w:id="184101038">
          <w:marLeft w:val="640"/>
          <w:marRight w:val="0"/>
          <w:marTop w:val="0"/>
          <w:marBottom w:val="0"/>
          <w:divBdr>
            <w:top w:val="none" w:sz="0" w:space="0" w:color="auto"/>
            <w:left w:val="none" w:sz="0" w:space="0" w:color="auto"/>
            <w:bottom w:val="none" w:sz="0" w:space="0" w:color="auto"/>
            <w:right w:val="none" w:sz="0" w:space="0" w:color="auto"/>
          </w:divBdr>
        </w:div>
        <w:div w:id="514879573">
          <w:marLeft w:val="640"/>
          <w:marRight w:val="0"/>
          <w:marTop w:val="0"/>
          <w:marBottom w:val="0"/>
          <w:divBdr>
            <w:top w:val="none" w:sz="0" w:space="0" w:color="auto"/>
            <w:left w:val="none" w:sz="0" w:space="0" w:color="auto"/>
            <w:bottom w:val="none" w:sz="0" w:space="0" w:color="auto"/>
            <w:right w:val="none" w:sz="0" w:space="0" w:color="auto"/>
          </w:divBdr>
        </w:div>
        <w:div w:id="570123382">
          <w:marLeft w:val="640"/>
          <w:marRight w:val="0"/>
          <w:marTop w:val="0"/>
          <w:marBottom w:val="0"/>
          <w:divBdr>
            <w:top w:val="none" w:sz="0" w:space="0" w:color="auto"/>
            <w:left w:val="none" w:sz="0" w:space="0" w:color="auto"/>
            <w:bottom w:val="none" w:sz="0" w:space="0" w:color="auto"/>
            <w:right w:val="none" w:sz="0" w:space="0" w:color="auto"/>
          </w:divBdr>
        </w:div>
        <w:div w:id="470364214">
          <w:marLeft w:val="640"/>
          <w:marRight w:val="0"/>
          <w:marTop w:val="0"/>
          <w:marBottom w:val="0"/>
          <w:divBdr>
            <w:top w:val="none" w:sz="0" w:space="0" w:color="auto"/>
            <w:left w:val="none" w:sz="0" w:space="0" w:color="auto"/>
            <w:bottom w:val="none" w:sz="0" w:space="0" w:color="auto"/>
            <w:right w:val="none" w:sz="0" w:space="0" w:color="auto"/>
          </w:divBdr>
        </w:div>
        <w:div w:id="229392206">
          <w:marLeft w:val="640"/>
          <w:marRight w:val="0"/>
          <w:marTop w:val="0"/>
          <w:marBottom w:val="0"/>
          <w:divBdr>
            <w:top w:val="none" w:sz="0" w:space="0" w:color="auto"/>
            <w:left w:val="none" w:sz="0" w:space="0" w:color="auto"/>
            <w:bottom w:val="none" w:sz="0" w:space="0" w:color="auto"/>
            <w:right w:val="none" w:sz="0" w:space="0" w:color="auto"/>
          </w:divBdr>
        </w:div>
        <w:div w:id="494035695">
          <w:marLeft w:val="640"/>
          <w:marRight w:val="0"/>
          <w:marTop w:val="0"/>
          <w:marBottom w:val="0"/>
          <w:divBdr>
            <w:top w:val="none" w:sz="0" w:space="0" w:color="auto"/>
            <w:left w:val="none" w:sz="0" w:space="0" w:color="auto"/>
            <w:bottom w:val="none" w:sz="0" w:space="0" w:color="auto"/>
            <w:right w:val="none" w:sz="0" w:space="0" w:color="auto"/>
          </w:divBdr>
        </w:div>
        <w:div w:id="429204288">
          <w:marLeft w:val="640"/>
          <w:marRight w:val="0"/>
          <w:marTop w:val="0"/>
          <w:marBottom w:val="0"/>
          <w:divBdr>
            <w:top w:val="none" w:sz="0" w:space="0" w:color="auto"/>
            <w:left w:val="none" w:sz="0" w:space="0" w:color="auto"/>
            <w:bottom w:val="none" w:sz="0" w:space="0" w:color="auto"/>
            <w:right w:val="none" w:sz="0" w:space="0" w:color="auto"/>
          </w:divBdr>
        </w:div>
        <w:div w:id="1408573353">
          <w:marLeft w:val="640"/>
          <w:marRight w:val="0"/>
          <w:marTop w:val="0"/>
          <w:marBottom w:val="0"/>
          <w:divBdr>
            <w:top w:val="none" w:sz="0" w:space="0" w:color="auto"/>
            <w:left w:val="none" w:sz="0" w:space="0" w:color="auto"/>
            <w:bottom w:val="none" w:sz="0" w:space="0" w:color="auto"/>
            <w:right w:val="none" w:sz="0" w:space="0" w:color="auto"/>
          </w:divBdr>
        </w:div>
        <w:div w:id="404451763">
          <w:marLeft w:val="640"/>
          <w:marRight w:val="0"/>
          <w:marTop w:val="0"/>
          <w:marBottom w:val="0"/>
          <w:divBdr>
            <w:top w:val="none" w:sz="0" w:space="0" w:color="auto"/>
            <w:left w:val="none" w:sz="0" w:space="0" w:color="auto"/>
            <w:bottom w:val="none" w:sz="0" w:space="0" w:color="auto"/>
            <w:right w:val="none" w:sz="0" w:space="0" w:color="auto"/>
          </w:divBdr>
        </w:div>
        <w:div w:id="349795896">
          <w:marLeft w:val="640"/>
          <w:marRight w:val="0"/>
          <w:marTop w:val="0"/>
          <w:marBottom w:val="0"/>
          <w:divBdr>
            <w:top w:val="none" w:sz="0" w:space="0" w:color="auto"/>
            <w:left w:val="none" w:sz="0" w:space="0" w:color="auto"/>
            <w:bottom w:val="none" w:sz="0" w:space="0" w:color="auto"/>
            <w:right w:val="none" w:sz="0" w:space="0" w:color="auto"/>
          </w:divBdr>
        </w:div>
        <w:div w:id="1903052321">
          <w:marLeft w:val="640"/>
          <w:marRight w:val="0"/>
          <w:marTop w:val="0"/>
          <w:marBottom w:val="0"/>
          <w:divBdr>
            <w:top w:val="none" w:sz="0" w:space="0" w:color="auto"/>
            <w:left w:val="none" w:sz="0" w:space="0" w:color="auto"/>
            <w:bottom w:val="none" w:sz="0" w:space="0" w:color="auto"/>
            <w:right w:val="none" w:sz="0" w:space="0" w:color="auto"/>
          </w:divBdr>
        </w:div>
        <w:div w:id="2111504760">
          <w:marLeft w:val="640"/>
          <w:marRight w:val="0"/>
          <w:marTop w:val="0"/>
          <w:marBottom w:val="0"/>
          <w:divBdr>
            <w:top w:val="none" w:sz="0" w:space="0" w:color="auto"/>
            <w:left w:val="none" w:sz="0" w:space="0" w:color="auto"/>
            <w:bottom w:val="none" w:sz="0" w:space="0" w:color="auto"/>
            <w:right w:val="none" w:sz="0" w:space="0" w:color="auto"/>
          </w:divBdr>
        </w:div>
        <w:div w:id="1423377211">
          <w:marLeft w:val="640"/>
          <w:marRight w:val="0"/>
          <w:marTop w:val="0"/>
          <w:marBottom w:val="0"/>
          <w:divBdr>
            <w:top w:val="none" w:sz="0" w:space="0" w:color="auto"/>
            <w:left w:val="none" w:sz="0" w:space="0" w:color="auto"/>
            <w:bottom w:val="none" w:sz="0" w:space="0" w:color="auto"/>
            <w:right w:val="none" w:sz="0" w:space="0" w:color="auto"/>
          </w:divBdr>
        </w:div>
        <w:div w:id="1874731515">
          <w:marLeft w:val="640"/>
          <w:marRight w:val="0"/>
          <w:marTop w:val="0"/>
          <w:marBottom w:val="0"/>
          <w:divBdr>
            <w:top w:val="none" w:sz="0" w:space="0" w:color="auto"/>
            <w:left w:val="none" w:sz="0" w:space="0" w:color="auto"/>
            <w:bottom w:val="none" w:sz="0" w:space="0" w:color="auto"/>
            <w:right w:val="none" w:sz="0" w:space="0" w:color="auto"/>
          </w:divBdr>
        </w:div>
        <w:div w:id="504905608">
          <w:marLeft w:val="640"/>
          <w:marRight w:val="0"/>
          <w:marTop w:val="0"/>
          <w:marBottom w:val="0"/>
          <w:divBdr>
            <w:top w:val="none" w:sz="0" w:space="0" w:color="auto"/>
            <w:left w:val="none" w:sz="0" w:space="0" w:color="auto"/>
            <w:bottom w:val="none" w:sz="0" w:space="0" w:color="auto"/>
            <w:right w:val="none" w:sz="0" w:space="0" w:color="auto"/>
          </w:divBdr>
        </w:div>
        <w:div w:id="1736735542">
          <w:marLeft w:val="640"/>
          <w:marRight w:val="0"/>
          <w:marTop w:val="0"/>
          <w:marBottom w:val="0"/>
          <w:divBdr>
            <w:top w:val="none" w:sz="0" w:space="0" w:color="auto"/>
            <w:left w:val="none" w:sz="0" w:space="0" w:color="auto"/>
            <w:bottom w:val="none" w:sz="0" w:space="0" w:color="auto"/>
            <w:right w:val="none" w:sz="0" w:space="0" w:color="auto"/>
          </w:divBdr>
        </w:div>
        <w:div w:id="1703286094">
          <w:marLeft w:val="640"/>
          <w:marRight w:val="0"/>
          <w:marTop w:val="0"/>
          <w:marBottom w:val="0"/>
          <w:divBdr>
            <w:top w:val="none" w:sz="0" w:space="0" w:color="auto"/>
            <w:left w:val="none" w:sz="0" w:space="0" w:color="auto"/>
            <w:bottom w:val="none" w:sz="0" w:space="0" w:color="auto"/>
            <w:right w:val="none" w:sz="0" w:space="0" w:color="auto"/>
          </w:divBdr>
        </w:div>
        <w:div w:id="1619144424">
          <w:marLeft w:val="640"/>
          <w:marRight w:val="0"/>
          <w:marTop w:val="0"/>
          <w:marBottom w:val="0"/>
          <w:divBdr>
            <w:top w:val="none" w:sz="0" w:space="0" w:color="auto"/>
            <w:left w:val="none" w:sz="0" w:space="0" w:color="auto"/>
            <w:bottom w:val="none" w:sz="0" w:space="0" w:color="auto"/>
            <w:right w:val="none" w:sz="0" w:space="0" w:color="auto"/>
          </w:divBdr>
        </w:div>
        <w:div w:id="320499588">
          <w:marLeft w:val="640"/>
          <w:marRight w:val="0"/>
          <w:marTop w:val="0"/>
          <w:marBottom w:val="0"/>
          <w:divBdr>
            <w:top w:val="none" w:sz="0" w:space="0" w:color="auto"/>
            <w:left w:val="none" w:sz="0" w:space="0" w:color="auto"/>
            <w:bottom w:val="none" w:sz="0" w:space="0" w:color="auto"/>
            <w:right w:val="none" w:sz="0" w:space="0" w:color="auto"/>
          </w:divBdr>
        </w:div>
        <w:div w:id="1337417835">
          <w:marLeft w:val="640"/>
          <w:marRight w:val="0"/>
          <w:marTop w:val="0"/>
          <w:marBottom w:val="0"/>
          <w:divBdr>
            <w:top w:val="none" w:sz="0" w:space="0" w:color="auto"/>
            <w:left w:val="none" w:sz="0" w:space="0" w:color="auto"/>
            <w:bottom w:val="none" w:sz="0" w:space="0" w:color="auto"/>
            <w:right w:val="none" w:sz="0" w:space="0" w:color="auto"/>
          </w:divBdr>
        </w:div>
        <w:div w:id="86852220">
          <w:marLeft w:val="640"/>
          <w:marRight w:val="0"/>
          <w:marTop w:val="0"/>
          <w:marBottom w:val="0"/>
          <w:divBdr>
            <w:top w:val="none" w:sz="0" w:space="0" w:color="auto"/>
            <w:left w:val="none" w:sz="0" w:space="0" w:color="auto"/>
            <w:bottom w:val="none" w:sz="0" w:space="0" w:color="auto"/>
            <w:right w:val="none" w:sz="0" w:space="0" w:color="auto"/>
          </w:divBdr>
        </w:div>
        <w:div w:id="455106029">
          <w:marLeft w:val="640"/>
          <w:marRight w:val="0"/>
          <w:marTop w:val="0"/>
          <w:marBottom w:val="0"/>
          <w:divBdr>
            <w:top w:val="none" w:sz="0" w:space="0" w:color="auto"/>
            <w:left w:val="none" w:sz="0" w:space="0" w:color="auto"/>
            <w:bottom w:val="none" w:sz="0" w:space="0" w:color="auto"/>
            <w:right w:val="none" w:sz="0" w:space="0" w:color="auto"/>
          </w:divBdr>
        </w:div>
        <w:div w:id="2015643546">
          <w:marLeft w:val="640"/>
          <w:marRight w:val="0"/>
          <w:marTop w:val="0"/>
          <w:marBottom w:val="0"/>
          <w:divBdr>
            <w:top w:val="none" w:sz="0" w:space="0" w:color="auto"/>
            <w:left w:val="none" w:sz="0" w:space="0" w:color="auto"/>
            <w:bottom w:val="none" w:sz="0" w:space="0" w:color="auto"/>
            <w:right w:val="none" w:sz="0" w:space="0" w:color="auto"/>
          </w:divBdr>
        </w:div>
        <w:div w:id="1967661523">
          <w:marLeft w:val="640"/>
          <w:marRight w:val="0"/>
          <w:marTop w:val="0"/>
          <w:marBottom w:val="0"/>
          <w:divBdr>
            <w:top w:val="none" w:sz="0" w:space="0" w:color="auto"/>
            <w:left w:val="none" w:sz="0" w:space="0" w:color="auto"/>
            <w:bottom w:val="none" w:sz="0" w:space="0" w:color="auto"/>
            <w:right w:val="none" w:sz="0" w:space="0" w:color="auto"/>
          </w:divBdr>
        </w:div>
        <w:div w:id="568341590">
          <w:marLeft w:val="640"/>
          <w:marRight w:val="0"/>
          <w:marTop w:val="0"/>
          <w:marBottom w:val="0"/>
          <w:divBdr>
            <w:top w:val="none" w:sz="0" w:space="0" w:color="auto"/>
            <w:left w:val="none" w:sz="0" w:space="0" w:color="auto"/>
            <w:bottom w:val="none" w:sz="0" w:space="0" w:color="auto"/>
            <w:right w:val="none" w:sz="0" w:space="0" w:color="auto"/>
          </w:divBdr>
        </w:div>
        <w:div w:id="1732074618">
          <w:marLeft w:val="640"/>
          <w:marRight w:val="0"/>
          <w:marTop w:val="0"/>
          <w:marBottom w:val="0"/>
          <w:divBdr>
            <w:top w:val="none" w:sz="0" w:space="0" w:color="auto"/>
            <w:left w:val="none" w:sz="0" w:space="0" w:color="auto"/>
            <w:bottom w:val="none" w:sz="0" w:space="0" w:color="auto"/>
            <w:right w:val="none" w:sz="0" w:space="0" w:color="auto"/>
          </w:divBdr>
        </w:div>
        <w:div w:id="1326008745">
          <w:marLeft w:val="640"/>
          <w:marRight w:val="0"/>
          <w:marTop w:val="0"/>
          <w:marBottom w:val="0"/>
          <w:divBdr>
            <w:top w:val="none" w:sz="0" w:space="0" w:color="auto"/>
            <w:left w:val="none" w:sz="0" w:space="0" w:color="auto"/>
            <w:bottom w:val="none" w:sz="0" w:space="0" w:color="auto"/>
            <w:right w:val="none" w:sz="0" w:space="0" w:color="auto"/>
          </w:divBdr>
        </w:div>
        <w:div w:id="1939022661">
          <w:marLeft w:val="640"/>
          <w:marRight w:val="0"/>
          <w:marTop w:val="0"/>
          <w:marBottom w:val="0"/>
          <w:divBdr>
            <w:top w:val="none" w:sz="0" w:space="0" w:color="auto"/>
            <w:left w:val="none" w:sz="0" w:space="0" w:color="auto"/>
            <w:bottom w:val="none" w:sz="0" w:space="0" w:color="auto"/>
            <w:right w:val="none" w:sz="0" w:space="0" w:color="auto"/>
          </w:divBdr>
        </w:div>
        <w:div w:id="241835131">
          <w:marLeft w:val="640"/>
          <w:marRight w:val="0"/>
          <w:marTop w:val="0"/>
          <w:marBottom w:val="0"/>
          <w:divBdr>
            <w:top w:val="none" w:sz="0" w:space="0" w:color="auto"/>
            <w:left w:val="none" w:sz="0" w:space="0" w:color="auto"/>
            <w:bottom w:val="none" w:sz="0" w:space="0" w:color="auto"/>
            <w:right w:val="none" w:sz="0" w:space="0" w:color="auto"/>
          </w:divBdr>
        </w:div>
        <w:div w:id="975794980">
          <w:marLeft w:val="640"/>
          <w:marRight w:val="0"/>
          <w:marTop w:val="0"/>
          <w:marBottom w:val="0"/>
          <w:divBdr>
            <w:top w:val="none" w:sz="0" w:space="0" w:color="auto"/>
            <w:left w:val="none" w:sz="0" w:space="0" w:color="auto"/>
            <w:bottom w:val="none" w:sz="0" w:space="0" w:color="auto"/>
            <w:right w:val="none" w:sz="0" w:space="0" w:color="auto"/>
          </w:divBdr>
        </w:div>
        <w:div w:id="1397121863">
          <w:marLeft w:val="640"/>
          <w:marRight w:val="0"/>
          <w:marTop w:val="0"/>
          <w:marBottom w:val="0"/>
          <w:divBdr>
            <w:top w:val="none" w:sz="0" w:space="0" w:color="auto"/>
            <w:left w:val="none" w:sz="0" w:space="0" w:color="auto"/>
            <w:bottom w:val="none" w:sz="0" w:space="0" w:color="auto"/>
            <w:right w:val="none" w:sz="0" w:space="0" w:color="auto"/>
          </w:divBdr>
        </w:div>
        <w:div w:id="1149903074">
          <w:marLeft w:val="640"/>
          <w:marRight w:val="0"/>
          <w:marTop w:val="0"/>
          <w:marBottom w:val="0"/>
          <w:divBdr>
            <w:top w:val="none" w:sz="0" w:space="0" w:color="auto"/>
            <w:left w:val="none" w:sz="0" w:space="0" w:color="auto"/>
            <w:bottom w:val="none" w:sz="0" w:space="0" w:color="auto"/>
            <w:right w:val="none" w:sz="0" w:space="0" w:color="auto"/>
          </w:divBdr>
        </w:div>
        <w:div w:id="59909335">
          <w:marLeft w:val="640"/>
          <w:marRight w:val="0"/>
          <w:marTop w:val="0"/>
          <w:marBottom w:val="0"/>
          <w:divBdr>
            <w:top w:val="none" w:sz="0" w:space="0" w:color="auto"/>
            <w:left w:val="none" w:sz="0" w:space="0" w:color="auto"/>
            <w:bottom w:val="none" w:sz="0" w:space="0" w:color="auto"/>
            <w:right w:val="none" w:sz="0" w:space="0" w:color="auto"/>
          </w:divBdr>
        </w:div>
        <w:div w:id="1288781242">
          <w:marLeft w:val="640"/>
          <w:marRight w:val="0"/>
          <w:marTop w:val="0"/>
          <w:marBottom w:val="0"/>
          <w:divBdr>
            <w:top w:val="none" w:sz="0" w:space="0" w:color="auto"/>
            <w:left w:val="none" w:sz="0" w:space="0" w:color="auto"/>
            <w:bottom w:val="none" w:sz="0" w:space="0" w:color="auto"/>
            <w:right w:val="none" w:sz="0" w:space="0" w:color="auto"/>
          </w:divBdr>
        </w:div>
        <w:div w:id="437407980">
          <w:marLeft w:val="640"/>
          <w:marRight w:val="0"/>
          <w:marTop w:val="0"/>
          <w:marBottom w:val="0"/>
          <w:divBdr>
            <w:top w:val="none" w:sz="0" w:space="0" w:color="auto"/>
            <w:left w:val="none" w:sz="0" w:space="0" w:color="auto"/>
            <w:bottom w:val="none" w:sz="0" w:space="0" w:color="auto"/>
            <w:right w:val="none" w:sz="0" w:space="0" w:color="auto"/>
          </w:divBdr>
        </w:div>
        <w:div w:id="2144618275">
          <w:marLeft w:val="640"/>
          <w:marRight w:val="0"/>
          <w:marTop w:val="0"/>
          <w:marBottom w:val="0"/>
          <w:divBdr>
            <w:top w:val="none" w:sz="0" w:space="0" w:color="auto"/>
            <w:left w:val="none" w:sz="0" w:space="0" w:color="auto"/>
            <w:bottom w:val="none" w:sz="0" w:space="0" w:color="auto"/>
            <w:right w:val="none" w:sz="0" w:space="0" w:color="auto"/>
          </w:divBdr>
        </w:div>
        <w:div w:id="541283235">
          <w:marLeft w:val="640"/>
          <w:marRight w:val="0"/>
          <w:marTop w:val="0"/>
          <w:marBottom w:val="0"/>
          <w:divBdr>
            <w:top w:val="none" w:sz="0" w:space="0" w:color="auto"/>
            <w:left w:val="none" w:sz="0" w:space="0" w:color="auto"/>
            <w:bottom w:val="none" w:sz="0" w:space="0" w:color="auto"/>
            <w:right w:val="none" w:sz="0" w:space="0" w:color="auto"/>
          </w:divBdr>
        </w:div>
        <w:div w:id="982469606">
          <w:marLeft w:val="640"/>
          <w:marRight w:val="0"/>
          <w:marTop w:val="0"/>
          <w:marBottom w:val="0"/>
          <w:divBdr>
            <w:top w:val="none" w:sz="0" w:space="0" w:color="auto"/>
            <w:left w:val="none" w:sz="0" w:space="0" w:color="auto"/>
            <w:bottom w:val="none" w:sz="0" w:space="0" w:color="auto"/>
            <w:right w:val="none" w:sz="0" w:space="0" w:color="auto"/>
          </w:divBdr>
        </w:div>
        <w:div w:id="1729721733">
          <w:marLeft w:val="640"/>
          <w:marRight w:val="0"/>
          <w:marTop w:val="0"/>
          <w:marBottom w:val="0"/>
          <w:divBdr>
            <w:top w:val="none" w:sz="0" w:space="0" w:color="auto"/>
            <w:left w:val="none" w:sz="0" w:space="0" w:color="auto"/>
            <w:bottom w:val="none" w:sz="0" w:space="0" w:color="auto"/>
            <w:right w:val="none" w:sz="0" w:space="0" w:color="auto"/>
          </w:divBdr>
        </w:div>
        <w:div w:id="662780049">
          <w:marLeft w:val="640"/>
          <w:marRight w:val="0"/>
          <w:marTop w:val="0"/>
          <w:marBottom w:val="0"/>
          <w:divBdr>
            <w:top w:val="none" w:sz="0" w:space="0" w:color="auto"/>
            <w:left w:val="none" w:sz="0" w:space="0" w:color="auto"/>
            <w:bottom w:val="none" w:sz="0" w:space="0" w:color="auto"/>
            <w:right w:val="none" w:sz="0" w:space="0" w:color="auto"/>
          </w:divBdr>
        </w:div>
        <w:div w:id="496917819">
          <w:marLeft w:val="640"/>
          <w:marRight w:val="0"/>
          <w:marTop w:val="0"/>
          <w:marBottom w:val="0"/>
          <w:divBdr>
            <w:top w:val="none" w:sz="0" w:space="0" w:color="auto"/>
            <w:left w:val="none" w:sz="0" w:space="0" w:color="auto"/>
            <w:bottom w:val="none" w:sz="0" w:space="0" w:color="auto"/>
            <w:right w:val="none" w:sz="0" w:space="0" w:color="auto"/>
          </w:divBdr>
        </w:div>
        <w:div w:id="1456412928">
          <w:marLeft w:val="640"/>
          <w:marRight w:val="0"/>
          <w:marTop w:val="0"/>
          <w:marBottom w:val="0"/>
          <w:divBdr>
            <w:top w:val="none" w:sz="0" w:space="0" w:color="auto"/>
            <w:left w:val="none" w:sz="0" w:space="0" w:color="auto"/>
            <w:bottom w:val="none" w:sz="0" w:space="0" w:color="auto"/>
            <w:right w:val="none" w:sz="0" w:space="0" w:color="auto"/>
          </w:divBdr>
        </w:div>
        <w:div w:id="810906444">
          <w:marLeft w:val="640"/>
          <w:marRight w:val="0"/>
          <w:marTop w:val="0"/>
          <w:marBottom w:val="0"/>
          <w:divBdr>
            <w:top w:val="none" w:sz="0" w:space="0" w:color="auto"/>
            <w:left w:val="none" w:sz="0" w:space="0" w:color="auto"/>
            <w:bottom w:val="none" w:sz="0" w:space="0" w:color="auto"/>
            <w:right w:val="none" w:sz="0" w:space="0" w:color="auto"/>
          </w:divBdr>
        </w:div>
        <w:div w:id="1500149740">
          <w:marLeft w:val="640"/>
          <w:marRight w:val="0"/>
          <w:marTop w:val="0"/>
          <w:marBottom w:val="0"/>
          <w:divBdr>
            <w:top w:val="none" w:sz="0" w:space="0" w:color="auto"/>
            <w:left w:val="none" w:sz="0" w:space="0" w:color="auto"/>
            <w:bottom w:val="none" w:sz="0" w:space="0" w:color="auto"/>
            <w:right w:val="none" w:sz="0" w:space="0" w:color="auto"/>
          </w:divBdr>
        </w:div>
        <w:div w:id="1157452690">
          <w:marLeft w:val="640"/>
          <w:marRight w:val="0"/>
          <w:marTop w:val="0"/>
          <w:marBottom w:val="0"/>
          <w:divBdr>
            <w:top w:val="none" w:sz="0" w:space="0" w:color="auto"/>
            <w:left w:val="none" w:sz="0" w:space="0" w:color="auto"/>
            <w:bottom w:val="none" w:sz="0" w:space="0" w:color="auto"/>
            <w:right w:val="none" w:sz="0" w:space="0" w:color="auto"/>
          </w:divBdr>
        </w:div>
        <w:div w:id="432869588">
          <w:marLeft w:val="640"/>
          <w:marRight w:val="0"/>
          <w:marTop w:val="0"/>
          <w:marBottom w:val="0"/>
          <w:divBdr>
            <w:top w:val="none" w:sz="0" w:space="0" w:color="auto"/>
            <w:left w:val="none" w:sz="0" w:space="0" w:color="auto"/>
            <w:bottom w:val="none" w:sz="0" w:space="0" w:color="auto"/>
            <w:right w:val="none" w:sz="0" w:space="0" w:color="auto"/>
          </w:divBdr>
        </w:div>
        <w:div w:id="382631624">
          <w:marLeft w:val="640"/>
          <w:marRight w:val="0"/>
          <w:marTop w:val="0"/>
          <w:marBottom w:val="0"/>
          <w:divBdr>
            <w:top w:val="none" w:sz="0" w:space="0" w:color="auto"/>
            <w:left w:val="none" w:sz="0" w:space="0" w:color="auto"/>
            <w:bottom w:val="none" w:sz="0" w:space="0" w:color="auto"/>
            <w:right w:val="none" w:sz="0" w:space="0" w:color="auto"/>
          </w:divBdr>
        </w:div>
        <w:div w:id="1626884054">
          <w:marLeft w:val="640"/>
          <w:marRight w:val="0"/>
          <w:marTop w:val="0"/>
          <w:marBottom w:val="0"/>
          <w:divBdr>
            <w:top w:val="none" w:sz="0" w:space="0" w:color="auto"/>
            <w:left w:val="none" w:sz="0" w:space="0" w:color="auto"/>
            <w:bottom w:val="none" w:sz="0" w:space="0" w:color="auto"/>
            <w:right w:val="none" w:sz="0" w:space="0" w:color="auto"/>
          </w:divBdr>
        </w:div>
        <w:div w:id="2043435545">
          <w:marLeft w:val="640"/>
          <w:marRight w:val="0"/>
          <w:marTop w:val="0"/>
          <w:marBottom w:val="0"/>
          <w:divBdr>
            <w:top w:val="none" w:sz="0" w:space="0" w:color="auto"/>
            <w:left w:val="none" w:sz="0" w:space="0" w:color="auto"/>
            <w:bottom w:val="none" w:sz="0" w:space="0" w:color="auto"/>
            <w:right w:val="none" w:sz="0" w:space="0" w:color="auto"/>
          </w:divBdr>
        </w:div>
        <w:div w:id="65543152">
          <w:marLeft w:val="640"/>
          <w:marRight w:val="0"/>
          <w:marTop w:val="0"/>
          <w:marBottom w:val="0"/>
          <w:divBdr>
            <w:top w:val="none" w:sz="0" w:space="0" w:color="auto"/>
            <w:left w:val="none" w:sz="0" w:space="0" w:color="auto"/>
            <w:bottom w:val="none" w:sz="0" w:space="0" w:color="auto"/>
            <w:right w:val="none" w:sz="0" w:space="0" w:color="auto"/>
          </w:divBdr>
        </w:div>
        <w:div w:id="1384913187">
          <w:marLeft w:val="640"/>
          <w:marRight w:val="0"/>
          <w:marTop w:val="0"/>
          <w:marBottom w:val="0"/>
          <w:divBdr>
            <w:top w:val="none" w:sz="0" w:space="0" w:color="auto"/>
            <w:left w:val="none" w:sz="0" w:space="0" w:color="auto"/>
            <w:bottom w:val="none" w:sz="0" w:space="0" w:color="auto"/>
            <w:right w:val="none" w:sz="0" w:space="0" w:color="auto"/>
          </w:divBdr>
        </w:div>
        <w:div w:id="1862543832">
          <w:marLeft w:val="640"/>
          <w:marRight w:val="0"/>
          <w:marTop w:val="0"/>
          <w:marBottom w:val="0"/>
          <w:divBdr>
            <w:top w:val="none" w:sz="0" w:space="0" w:color="auto"/>
            <w:left w:val="none" w:sz="0" w:space="0" w:color="auto"/>
            <w:bottom w:val="none" w:sz="0" w:space="0" w:color="auto"/>
            <w:right w:val="none" w:sz="0" w:space="0" w:color="auto"/>
          </w:divBdr>
        </w:div>
        <w:div w:id="1491872485">
          <w:marLeft w:val="640"/>
          <w:marRight w:val="0"/>
          <w:marTop w:val="0"/>
          <w:marBottom w:val="0"/>
          <w:divBdr>
            <w:top w:val="none" w:sz="0" w:space="0" w:color="auto"/>
            <w:left w:val="none" w:sz="0" w:space="0" w:color="auto"/>
            <w:bottom w:val="none" w:sz="0" w:space="0" w:color="auto"/>
            <w:right w:val="none" w:sz="0" w:space="0" w:color="auto"/>
          </w:divBdr>
        </w:div>
        <w:div w:id="357390189">
          <w:marLeft w:val="640"/>
          <w:marRight w:val="0"/>
          <w:marTop w:val="0"/>
          <w:marBottom w:val="0"/>
          <w:divBdr>
            <w:top w:val="none" w:sz="0" w:space="0" w:color="auto"/>
            <w:left w:val="none" w:sz="0" w:space="0" w:color="auto"/>
            <w:bottom w:val="none" w:sz="0" w:space="0" w:color="auto"/>
            <w:right w:val="none" w:sz="0" w:space="0" w:color="auto"/>
          </w:divBdr>
        </w:div>
        <w:div w:id="234050660">
          <w:marLeft w:val="640"/>
          <w:marRight w:val="0"/>
          <w:marTop w:val="0"/>
          <w:marBottom w:val="0"/>
          <w:divBdr>
            <w:top w:val="none" w:sz="0" w:space="0" w:color="auto"/>
            <w:left w:val="none" w:sz="0" w:space="0" w:color="auto"/>
            <w:bottom w:val="none" w:sz="0" w:space="0" w:color="auto"/>
            <w:right w:val="none" w:sz="0" w:space="0" w:color="auto"/>
          </w:divBdr>
        </w:div>
        <w:div w:id="786923460">
          <w:marLeft w:val="640"/>
          <w:marRight w:val="0"/>
          <w:marTop w:val="0"/>
          <w:marBottom w:val="0"/>
          <w:divBdr>
            <w:top w:val="none" w:sz="0" w:space="0" w:color="auto"/>
            <w:left w:val="none" w:sz="0" w:space="0" w:color="auto"/>
            <w:bottom w:val="none" w:sz="0" w:space="0" w:color="auto"/>
            <w:right w:val="none" w:sz="0" w:space="0" w:color="auto"/>
          </w:divBdr>
        </w:div>
        <w:div w:id="865675927">
          <w:marLeft w:val="640"/>
          <w:marRight w:val="0"/>
          <w:marTop w:val="0"/>
          <w:marBottom w:val="0"/>
          <w:divBdr>
            <w:top w:val="none" w:sz="0" w:space="0" w:color="auto"/>
            <w:left w:val="none" w:sz="0" w:space="0" w:color="auto"/>
            <w:bottom w:val="none" w:sz="0" w:space="0" w:color="auto"/>
            <w:right w:val="none" w:sz="0" w:space="0" w:color="auto"/>
          </w:divBdr>
        </w:div>
        <w:div w:id="1923833769">
          <w:marLeft w:val="640"/>
          <w:marRight w:val="0"/>
          <w:marTop w:val="0"/>
          <w:marBottom w:val="0"/>
          <w:divBdr>
            <w:top w:val="none" w:sz="0" w:space="0" w:color="auto"/>
            <w:left w:val="none" w:sz="0" w:space="0" w:color="auto"/>
            <w:bottom w:val="none" w:sz="0" w:space="0" w:color="auto"/>
            <w:right w:val="none" w:sz="0" w:space="0" w:color="auto"/>
          </w:divBdr>
        </w:div>
        <w:div w:id="1771311085">
          <w:marLeft w:val="640"/>
          <w:marRight w:val="0"/>
          <w:marTop w:val="0"/>
          <w:marBottom w:val="0"/>
          <w:divBdr>
            <w:top w:val="none" w:sz="0" w:space="0" w:color="auto"/>
            <w:left w:val="none" w:sz="0" w:space="0" w:color="auto"/>
            <w:bottom w:val="none" w:sz="0" w:space="0" w:color="auto"/>
            <w:right w:val="none" w:sz="0" w:space="0" w:color="auto"/>
          </w:divBdr>
        </w:div>
        <w:div w:id="293411710">
          <w:marLeft w:val="640"/>
          <w:marRight w:val="0"/>
          <w:marTop w:val="0"/>
          <w:marBottom w:val="0"/>
          <w:divBdr>
            <w:top w:val="none" w:sz="0" w:space="0" w:color="auto"/>
            <w:left w:val="none" w:sz="0" w:space="0" w:color="auto"/>
            <w:bottom w:val="none" w:sz="0" w:space="0" w:color="auto"/>
            <w:right w:val="none" w:sz="0" w:space="0" w:color="auto"/>
          </w:divBdr>
        </w:div>
        <w:div w:id="1095053629">
          <w:marLeft w:val="640"/>
          <w:marRight w:val="0"/>
          <w:marTop w:val="0"/>
          <w:marBottom w:val="0"/>
          <w:divBdr>
            <w:top w:val="none" w:sz="0" w:space="0" w:color="auto"/>
            <w:left w:val="none" w:sz="0" w:space="0" w:color="auto"/>
            <w:bottom w:val="none" w:sz="0" w:space="0" w:color="auto"/>
            <w:right w:val="none" w:sz="0" w:space="0" w:color="auto"/>
          </w:divBdr>
        </w:div>
        <w:div w:id="183641700">
          <w:marLeft w:val="640"/>
          <w:marRight w:val="0"/>
          <w:marTop w:val="0"/>
          <w:marBottom w:val="0"/>
          <w:divBdr>
            <w:top w:val="none" w:sz="0" w:space="0" w:color="auto"/>
            <w:left w:val="none" w:sz="0" w:space="0" w:color="auto"/>
            <w:bottom w:val="none" w:sz="0" w:space="0" w:color="auto"/>
            <w:right w:val="none" w:sz="0" w:space="0" w:color="auto"/>
          </w:divBdr>
        </w:div>
        <w:div w:id="1798330908">
          <w:marLeft w:val="640"/>
          <w:marRight w:val="0"/>
          <w:marTop w:val="0"/>
          <w:marBottom w:val="0"/>
          <w:divBdr>
            <w:top w:val="none" w:sz="0" w:space="0" w:color="auto"/>
            <w:left w:val="none" w:sz="0" w:space="0" w:color="auto"/>
            <w:bottom w:val="none" w:sz="0" w:space="0" w:color="auto"/>
            <w:right w:val="none" w:sz="0" w:space="0" w:color="auto"/>
          </w:divBdr>
        </w:div>
        <w:div w:id="1947929951">
          <w:marLeft w:val="640"/>
          <w:marRight w:val="0"/>
          <w:marTop w:val="0"/>
          <w:marBottom w:val="0"/>
          <w:divBdr>
            <w:top w:val="none" w:sz="0" w:space="0" w:color="auto"/>
            <w:left w:val="none" w:sz="0" w:space="0" w:color="auto"/>
            <w:bottom w:val="none" w:sz="0" w:space="0" w:color="auto"/>
            <w:right w:val="none" w:sz="0" w:space="0" w:color="auto"/>
          </w:divBdr>
        </w:div>
        <w:div w:id="1976833919">
          <w:marLeft w:val="640"/>
          <w:marRight w:val="0"/>
          <w:marTop w:val="0"/>
          <w:marBottom w:val="0"/>
          <w:divBdr>
            <w:top w:val="none" w:sz="0" w:space="0" w:color="auto"/>
            <w:left w:val="none" w:sz="0" w:space="0" w:color="auto"/>
            <w:bottom w:val="none" w:sz="0" w:space="0" w:color="auto"/>
            <w:right w:val="none" w:sz="0" w:space="0" w:color="auto"/>
          </w:divBdr>
        </w:div>
        <w:div w:id="2037193895">
          <w:marLeft w:val="640"/>
          <w:marRight w:val="0"/>
          <w:marTop w:val="0"/>
          <w:marBottom w:val="0"/>
          <w:divBdr>
            <w:top w:val="none" w:sz="0" w:space="0" w:color="auto"/>
            <w:left w:val="none" w:sz="0" w:space="0" w:color="auto"/>
            <w:bottom w:val="none" w:sz="0" w:space="0" w:color="auto"/>
            <w:right w:val="none" w:sz="0" w:space="0" w:color="auto"/>
          </w:divBdr>
        </w:div>
        <w:div w:id="1063523084">
          <w:marLeft w:val="640"/>
          <w:marRight w:val="0"/>
          <w:marTop w:val="0"/>
          <w:marBottom w:val="0"/>
          <w:divBdr>
            <w:top w:val="none" w:sz="0" w:space="0" w:color="auto"/>
            <w:left w:val="none" w:sz="0" w:space="0" w:color="auto"/>
            <w:bottom w:val="none" w:sz="0" w:space="0" w:color="auto"/>
            <w:right w:val="none" w:sz="0" w:space="0" w:color="auto"/>
          </w:divBdr>
        </w:div>
        <w:div w:id="964039389">
          <w:marLeft w:val="640"/>
          <w:marRight w:val="0"/>
          <w:marTop w:val="0"/>
          <w:marBottom w:val="0"/>
          <w:divBdr>
            <w:top w:val="none" w:sz="0" w:space="0" w:color="auto"/>
            <w:left w:val="none" w:sz="0" w:space="0" w:color="auto"/>
            <w:bottom w:val="none" w:sz="0" w:space="0" w:color="auto"/>
            <w:right w:val="none" w:sz="0" w:space="0" w:color="auto"/>
          </w:divBdr>
        </w:div>
        <w:div w:id="1115755481">
          <w:marLeft w:val="640"/>
          <w:marRight w:val="0"/>
          <w:marTop w:val="0"/>
          <w:marBottom w:val="0"/>
          <w:divBdr>
            <w:top w:val="none" w:sz="0" w:space="0" w:color="auto"/>
            <w:left w:val="none" w:sz="0" w:space="0" w:color="auto"/>
            <w:bottom w:val="none" w:sz="0" w:space="0" w:color="auto"/>
            <w:right w:val="none" w:sz="0" w:space="0" w:color="auto"/>
          </w:divBdr>
        </w:div>
        <w:div w:id="27489575">
          <w:marLeft w:val="640"/>
          <w:marRight w:val="0"/>
          <w:marTop w:val="0"/>
          <w:marBottom w:val="0"/>
          <w:divBdr>
            <w:top w:val="none" w:sz="0" w:space="0" w:color="auto"/>
            <w:left w:val="none" w:sz="0" w:space="0" w:color="auto"/>
            <w:bottom w:val="none" w:sz="0" w:space="0" w:color="auto"/>
            <w:right w:val="none" w:sz="0" w:space="0" w:color="auto"/>
          </w:divBdr>
        </w:div>
        <w:div w:id="2052610555">
          <w:marLeft w:val="640"/>
          <w:marRight w:val="0"/>
          <w:marTop w:val="0"/>
          <w:marBottom w:val="0"/>
          <w:divBdr>
            <w:top w:val="none" w:sz="0" w:space="0" w:color="auto"/>
            <w:left w:val="none" w:sz="0" w:space="0" w:color="auto"/>
            <w:bottom w:val="none" w:sz="0" w:space="0" w:color="auto"/>
            <w:right w:val="none" w:sz="0" w:space="0" w:color="auto"/>
          </w:divBdr>
        </w:div>
        <w:div w:id="579101756">
          <w:marLeft w:val="640"/>
          <w:marRight w:val="0"/>
          <w:marTop w:val="0"/>
          <w:marBottom w:val="0"/>
          <w:divBdr>
            <w:top w:val="none" w:sz="0" w:space="0" w:color="auto"/>
            <w:left w:val="none" w:sz="0" w:space="0" w:color="auto"/>
            <w:bottom w:val="none" w:sz="0" w:space="0" w:color="auto"/>
            <w:right w:val="none" w:sz="0" w:space="0" w:color="auto"/>
          </w:divBdr>
        </w:div>
        <w:div w:id="2067677549">
          <w:marLeft w:val="640"/>
          <w:marRight w:val="0"/>
          <w:marTop w:val="0"/>
          <w:marBottom w:val="0"/>
          <w:divBdr>
            <w:top w:val="none" w:sz="0" w:space="0" w:color="auto"/>
            <w:left w:val="none" w:sz="0" w:space="0" w:color="auto"/>
            <w:bottom w:val="none" w:sz="0" w:space="0" w:color="auto"/>
            <w:right w:val="none" w:sz="0" w:space="0" w:color="auto"/>
          </w:divBdr>
        </w:div>
        <w:div w:id="101725848">
          <w:marLeft w:val="640"/>
          <w:marRight w:val="0"/>
          <w:marTop w:val="0"/>
          <w:marBottom w:val="0"/>
          <w:divBdr>
            <w:top w:val="none" w:sz="0" w:space="0" w:color="auto"/>
            <w:left w:val="none" w:sz="0" w:space="0" w:color="auto"/>
            <w:bottom w:val="none" w:sz="0" w:space="0" w:color="auto"/>
            <w:right w:val="none" w:sz="0" w:space="0" w:color="auto"/>
          </w:divBdr>
        </w:div>
        <w:div w:id="99760406">
          <w:marLeft w:val="640"/>
          <w:marRight w:val="0"/>
          <w:marTop w:val="0"/>
          <w:marBottom w:val="0"/>
          <w:divBdr>
            <w:top w:val="none" w:sz="0" w:space="0" w:color="auto"/>
            <w:left w:val="none" w:sz="0" w:space="0" w:color="auto"/>
            <w:bottom w:val="none" w:sz="0" w:space="0" w:color="auto"/>
            <w:right w:val="none" w:sz="0" w:space="0" w:color="auto"/>
          </w:divBdr>
        </w:div>
        <w:div w:id="522787795">
          <w:marLeft w:val="640"/>
          <w:marRight w:val="0"/>
          <w:marTop w:val="0"/>
          <w:marBottom w:val="0"/>
          <w:divBdr>
            <w:top w:val="none" w:sz="0" w:space="0" w:color="auto"/>
            <w:left w:val="none" w:sz="0" w:space="0" w:color="auto"/>
            <w:bottom w:val="none" w:sz="0" w:space="0" w:color="auto"/>
            <w:right w:val="none" w:sz="0" w:space="0" w:color="auto"/>
          </w:divBdr>
        </w:div>
      </w:divsChild>
    </w:div>
    <w:div w:id="2068918185">
      <w:bodyDiv w:val="1"/>
      <w:marLeft w:val="0"/>
      <w:marRight w:val="0"/>
      <w:marTop w:val="0"/>
      <w:marBottom w:val="0"/>
      <w:divBdr>
        <w:top w:val="none" w:sz="0" w:space="0" w:color="auto"/>
        <w:left w:val="none" w:sz="0" w:space="0" w:color="auto"/>
        <w:bottom w:val="none" w:sz="0" w:space="0" w:color="auto"/>
        <w:right w:val="none" w:sz="0" w:space="0" w:color="auto"/>
      </w:divBdr>
      <w:divsChild>
        <w:div w:id="12803453">
          <w:marLeft w:val="640"/>
          <w:marRight w:val="0"/>
          <w:marTop w:val="0"/>
          <w:marBottom w:val="0"/>
          <w:divBdr>
            <w:top w:val="none" w:sz="0" w:space="0" w:color="auto"/>
            <w:left w:val="none" w:sz="0" w:space="0" w:color="auto"/>
            <w:bottom w:val="none" w:sz="0" w:space="0" w:color="auto"/>
            <w:right w:val="none" w:sz="0" w:space="0" w:color="auto"/>
          </w:divBdr>
        </w:div>
        <w:div w:id="43991661">
          <w:marLeft w:val="640"/>
          <w:marRight w:val="0"/>
          <w:marTop w:val="0"/>
          <w:marBottom w:val="0"/>
          <w:divBdr>
            <w:top w:val="none" w:sz="0" w:space="0" w:color="auto"/>
            <w:left w:val="none" w:sz="0" w:space="0" w:color="auto"/>
            <w:bottom w:val="none" w:sz="0" w:space="0" w:color="auto"/>
            <w:right w:val="none" w:sz="0" w:space="0" w:color="auto"/>
          </w:divBdr>
        </w:div>
        <w:div w:id="88157714">
          <w:marLeft w:val="640"/>
          <w:marRight w:val="0"/>
          <w:marTop w:val="0"/>
          <w:marBottom w:val="0"/>
          <w:divBdr>
            <w:top w:val="none" w:sz="0" w:space="0" w:color="auto"/>
            <w:left w:val="none" w:sz="0" w:space="0" w:color="auto"/>
            <w:bottom w:val="none" w:sz="0" w:space="0" w:color="auto"/>
            <w:right w:val="none" w:sz="0" w:space="0" w:color="auto"/>
          </w:divBdr>
        </w:div>
        <w:div w:id="92555376">
          <w:marLeft w:val="640"/>
          <w:marRight w:val="0"/>
          <w:marTop w:val="0"/>
          <w:marBottom w:val="0"/>
          <w:divBdr>
            <w:top w:val="none" w:sz="0" w:space="0" w:color="auto"/>
            <w:left w:val="none" w:sz="0" w:space="0" w:color="auto"/>
            <w:bottom w:val="none" w:sz="0" w:space="0" w:color="auto"/>
            <w:right w:val="none" w:sz="0" w:space="0" w:color="auto"/>
          </w:divBdr>
        </w:div>
        <w:div w:id="115409674">
          <w:marLeft w:val="640"/>
          <w:marRight w:val="0"/>
          <w:marTop w:val="0"/>
          <w:marBottom w:val="0"/>
          <w:divBdr>
            <w:top w:val="none" w:sz="0" w:space="0" w:color="auto"/>
            <w:left w:val="none" w:sz="0" w:space="0" w:color="auto"/>
            <w:bottom w:val="none" w:sz="0" w:space="0" w:color="auto"/>
            <w:right w:val="none" w:sz="0" w:space="0" w:color="auto"/>
          </w:divBdr>
        </w:div>
        <w:div w:id="135101417">
          <w:marLeft w:val="640"/>
          <w:marRight w:val="0"/>
          <w:marTop w:val="0"/>
          <w:marBottom w:val="0"/>
          <w:divBdr>
            <w:top w:val="none" w:sz="0" w:space="0" w:color="auto"/>
            <w:left w:val="none" w:sz="0" w:space="0" w:color="auto"/>
            <w:bottom w:val="none" w:sz="0" w:space="0" w:color="auto"/>
            <w:right w:val="none" w:sz="0" w:space="0" w:color="auto"/>
          </w:divBdr>
        </w:div>
        <w:div w:id="138807250">
          <w:marLeft w:val="640"/>
          <w:marRight w:val="0"/>
          <w:marTop w:val="0"/>
          <w:marBottom w:val="0"/>
          <w:divBdr>
            <w:top w:val="none" w:sz="0" w:space="0" w:color="auto"/>
            <w:left w:val="none" w:sz="0" w:space="0" w:color="auto"/>
            <w:bottom w:val="none" w:sz="0" w:space="0" w:color="auto"/>
            <w:right w:val="none" w:sz="0" w:space="0" w:color="auto"/>
          </w:divBdr>
        </w:div>
        <w:div w:id="158933788">
          <w:marLeft w:val="640"/>
          <w:marRight w:val="0"/>
          <w:marTop w:val="0"/>
          <w:marBottom w:val="0"/>
          <w:divBdr>
            <w:top w:val="none" w:sz="0" w:space="0" w:color="auto"/>
            <w:left w:val="none" w:sz="0" w:space="0" w:color="auto"/>
            <w:bottom w:val="none" w:sz="0" w:space="0" w:color="auto"/>
            <w:right w:val="none" w:sz="0" w:space="0" w:color="auto"/>
          </w:divBdr>
        </w:div>
        <w:div w:id="168839340">
          <w:marLeft w:val="640"/>
          <w:marRight w:val="0"/>
          <w:marTop w:val="0"/>
          <w:marBottom w:val="0"/>
          <w:divBdr>
            <w:top w:val="none" w:sz="0" w:space="0" w:color="auto"/>
            <w:left w:val="none" w:sz="0" w:space="0" w:color="auto"/>
            <w:bottom w:val="none" w:sz="0" w:space="0" w:color="auto"/>
            <w:right w:val="none" w:sz="0" w:space="0" w:color="auto"/>
          </w:divBdr>
        </w:div>
        <w:div w:id="195239131">
          <w:marLeft w:val="640"/>
          <w:marRight w:val="0"/>
          <w:marTop w:val="0"/>
          <w:marBottom w:val="0"/>
          <w:divBdr>
            <w:top w:val="none" w:sz="0" w:space="0" w:color="auto"/>
            <w:left w:val="none" w:sz="0" w:space="0" w:color="auto"/>
            <w:bottom w:val="none" w:sz="0" w:space="0" w:color="auto"/>
            <w:right w:val="none" w:sz="0" w:space="0" w:color="auto"/>
          </w:divBdr>
        </w:div>
        <w:div w:id="226502664">
          <w:marLeft w:val="640"/>
          <w:marRight w:val="0"/>
          <w:marTop w:val="0"/>
          <w:marBottom w:val="0"/>
          <w:divBdr>
            <w:top w:val="none" w:sz="0" w:space="0" w:color="auto"/>
            <w:left w:val="none" w:sz="0" w:space="0" w:color="auto"/>
            <w:bottom w:val="none" w:sz="0" w:space="0" w:color="auto"/>
            <w:right w:val="none" w:sz="0" w:space="0" w:color="auto"/>
          </w:divBdr>
        </w:div>
        <w:div w:id="241182605">
          <w:marLeft w:val="640"/>
          <w:marRight w:val="0"/>
          <w:marTop w:val="0"/>
          <w:marBottom w:val="0"/>
          <w:divBdr>
            <w:top w:val="none" w:sz="0" w:space="0" w:color="auto"/>
            <w:left w:val="none" w:sz="0" w:space="0" w:color="auto"/>
            <w:bottom w:val="none" w:sz="0" w:space="0" w:color="auto"/>
            <w:right w:val="none" w:sz="0" w:space="0" w:color="auto"/>
          </w:divBdr>
        </w:div>
        <w:div w:id="292566654">
          <w:marLeft w:val="640"/>
          <w:marRight w:val="0"/>
          <w:marTop w:val="0"/>
          <w:marBottom w:val="0"/>
          <w:divBdr>
            <w:top w:val="none" w:sz="0" w:space="0" w:color="auto"/>
            <w:left w:val="none" w:sz="0" w:space="0" w:color="auto"/>
            <w:bottom w:val="none" w:sz="0" w:space="0" w:color="auto"/>
            <w:right w:val="none" w:sz="0" w:space="0" w:color="auto"/>
          </w:divBdr>
        </w:div>
        <w:div w:id="306208013">
          <w:marLeft w:val="640"/>
          <w:marRight w:val="0"/>
          <w:marTop w:val="0"/>
          <w:marBottom w:val="0"/>
          <w:divBdr>
            <w:top w:val="none" w:sz="0" w:space="0" w:color="auto"/>
            <w:left w:val="none" w:sz="0" w:space="0" w:color="auto"/>
            <w:bottom w:val="none" w:sz="0" w:space="0" w:color="auto"/>
            <w:right w:val="none" w:sz="0" w:space="0" w:color="auto"/>
          </w:divBdr>
        </w:div>
        <w:div w:id="315378737">
          <w:marLeft w:val="640"/>
          <w:marRight w:val="0"/>
          <w:marTop w:val="0"/>
          <w:marBottom w:val="0"/>
          <w:divBdr>
            <w:top w:val="none" w:sz="0" w:space="0" w:color="auto"/>
            <w:left w:val="none" w:sz="0" w:space="0" w:color="auto"/>
            <w:bottom w:val="none" w:sz="0" w:space="0" w:color="auto"/>
            <w:right w:val="none" w:sz="0" w:space="0" w:color="auto"/>
          </w:divBdr>
        </w:div>
        <w:div w:id="337931468">
          <w:marLeft w:val="640"/>
          <w:marRight w:val="0"/>
          <w:marTop w:val="0"/>
          <w:marBottom w:val="0"/>
          <w:divBdr>
            <w:top w:val="none" w:sz="0" w:space="0" w:color="auto"/>
            <w:left w:val="none" w:sz="0" w:space="0" w:color="auto"/>
            <w:bottom w:val="none" w:sz="0" w:space="0" w:color="auto"/>
            <w:right w:val="none" w:sz="0" w:space="0" w:color="auto"/>
          </w:divBdr>
        </w:div>
        <w:div w:id="348531339">
          <w:marLeft w:val="640"/>
          <w:marRight w:val="0"/>
          <w:marTop w:val="0"/>
          <w:marBottom w:val="0"/>
          <w:divBdr>
            <w:top w:val="none" w:sz="0" w:space="0" w:color="auto"/>
            <w:left w:val="none" w:sz="0" w:space="0" w:color="auto"/>
            <w:bottom w:val="none" w:sz="0" w:space="0" w:color="auto"/>
            <w:right w:val="none" w:sz="0" w:space="0" w:color="auto"/>
          </w:divBdr>
        </w:div>
        <w:div w:id="414282942">
          <w:marLeft w:val="640"/>
          <w:marRight w:val="0"/>
          <w:marTop w:val="0"/>
          <w:marBottom w:val="0"/>
          <w:divBdr>
            <w:top w:val="none" w:sz="0" w:space="0" w:color="auto"/>
            <w:left w:val="none" w:sz="0" w:space="0" w:color="auto"/>
            <w:bottom w:val="none" w:sz="0" w:space="0" w:color="auto"/>
            <w:right w:val="none" w:sz="0" w:space="0" w:color="auto"/>
          </w:divBdr>
        </w:div>
        <w:div w:id="427580648">
          <w:marLeft w:val="640"/>
          <w:marRight w:val="0"/>
          <w:marTop w:val="0"/>
          <w:marBottom w:val="0"/>
          <w:divBdr>
            <w:top w:val="none" w:sz="0" w:space="0" w:color="auto"/>
            <w:left w:val="none" w:sz="0" w:space="0" w:color="auto"/>
            <w:bottom w:val="none" w:sz="0" w:space="0" w:color="auto"/>
            <w:right w:val="none" w:sz="0" w:space="0" w:color="auto"/>
          </w:divBdr>
        </w:div>
        <w:div w:id="429589624">
          <w:marLeft w:val="640"/>
          <w:marRight w:val="0"/>
          <w:marTop w:val="0"/>
          <w:marBottom w:val="0"/>
          <w:divBdr>
            <w:top w:val="none" w:sz="0" w:space="0" w:color="auto"/>
            <w:left w:val="none" w:sz="0" w:space="0" w:color="auto"/>
            <w:bottom w:val="none" w:sz="0" w:space="0" w:color="auto"/>
            <w:right w:val="none" w:sz="0" w:space="0" w:color="auto"/>
          </w:divBdr>
        </w:div>
        <w:div w:id="434372916">
          <w:marLeft w:val="640"/>
          <w:marRight w:val="0"/>
          <w:marTop w:val="0"/>
          <w:marBottom w:val="0"/>
          <w:divBdr>
            <w:top w:val="none" w:sz="0" w:space="0" w:color="auto"/>
            <w:left w:val="none" w:sz="0" w:space="0" w:color="auto"/>
            <w:bottom w:val="none" w:sz="0" w:space="0" w:color="auto"/>
            <w:right w:val="none" w:sz="0" w:space="0" w:color="auto"/>
          </w:divBdr>
        </w:div>
        <w:div w:id="436752810">
          <w:marLeft w:val="640"/>
          <w:marRight w:val="0"/>
          <w:marTop w:val="0"/>
          <w:marBottom w:val="0"/>
          <w:divBdr>
            <w:top w:val="none" w:sz="0" w:space="0" w:color="auto"/>
            <w:left w:val="none" w:sz="0" w:space="0" w:color="auto"/>
            <w:bottom w:val="none" w:sz="0" w:space="0" w:color="auto"/>
            <w:right w:val="none" w:sz="0" w:space="0" w:color="auto"/>
          </w:divBdr>
        </w:div>
        <w:div w:id="439685791">
          <w:marLeft w:val="640"/>
          <w:marRight w:val="0"/>
          <w:marTop w:val="0"/>
          <w:marBottom w:val="0"/>
          <w:divBdr>
            <w:top w:val="none" w:sz="0" w:space="0" w:color="auto"/>
            <w:left w:val="none" w:sz="0" w:space="0" w:color="auto"/>
            <w:bottom w:val="none" w:sz="0" w:space="0" w:color="auto"/>
            <w:right w:val="none" w:sz="0" w:space="0" w:color="auto"/>
          </w:divBdr>
        </w:div>
        <w:div w:id="445933316">
          <w:marLeft w:val="640"/>
          <w:marRight w:val="0"/>
          <w:marTop w:val="0"/>
          <w:marBottom w:val="0"/>
          <w:divBdr>
            <w:top w:val="none" w:sz="0" w:space="0" w:color="auto"/>
            <w:left w:val="none" w:sz="0" w:space="0" w:color="auto"/>
            <w:bottom w:val="none" w:sz="0" w:space="0" w:color="auto"/>
            <w:right w:val="none" w:sz="0" w:space="0" w:color="auto"/>
          </w:divBdr>
        </w:div>
        <w:div w:id="498270841">
          <w:marLeft w:val="640"/>
          <w:marRight w:val="0"/>
          <w:marTop w:val="0"/>
          <w:marBottom w:val="0"/>
          <w:divBdr>
            <w:top w:val="none" w:sz="0" w:space="0" w:color="auto"/>
            <w:left w:val="none" w:sz="0" w:space="0" w:color="auto"/>
            <w:bottom w:val="none" w:sz="0" w:space="0" w:color="auto"/>
            <w:right w:val="none" w:sz="0" w:space="0" w:color="auto"/>
          </w:divBdr>
        </w:div>
        <w:div w:id="516848777">
          <w:marLeft w:val="640"/>
          <w:marRight w:val="0"/>
          <w:marTop w:val="0"/>
          <w:marBottom w:val="0"/>
          <w:divBdr>
            <w:top w:val="none" w:sz="0" w:space="0" w:color="auto"/>
            <w:left w:val="none" w:sz="0" w:space="0" w:color="auto"/>
            <w:bottom w:val="none" w:sz="0" w:space="0" w:color="auto"/>
            <w:right w:val="none" w:sz="0" w:space="0" w:color="auto"/>
          </w:divBdr>
        </w:div>
        <w:div w:id="568275853">
          <w:marLeft w:val="640"/>
          <w:marRight w:val="0"/>
          <w:marTop w:val="0"/>
          <w:marBottom w:val="0"/>
          <w:divBdr>
            <w:top w:val="none" w:sz="0" w:space="0" w:color="auto"/>
            <w:left w:val="none" w:sz="0" w:space="0" w:color="auto"/>
            <w:bottom w:val="none" w:sz="0" w:space="0" w:color="auto"/>
            <w:right w:val="none" w:sz="0" w:space="0" w:color="auto"/>
          </w:divBdr>
        </w:div>
        <w:div w:id="568656833">
          <w:marLeft w:val="640"/>
          <w:marRight w:val="0"/>
          <w:marTop w:val="0"/>
          <w:marBottom w:val="0"/>
          <w:divBdr>
            <w:top w:val="none" w:sz="0" w:space="0" w:color="auto"/>
            <w:left w:val="none" w:sz="0" w:space="0" w:color="auto"/>
            <w:bottom w:val="none" w:sz="0" w:space="0" w:color="auto"/>
            <w:right w:val="none" w:sz="0" w:space="0" w:color="auto"/>
          </w:divBdr>
        </w:div>
        <w:div w:id="582376205">
          <w:marLeft w:val="640"/>
          <w:marRight w:val="0"/>
          <w:marTop w:val="0"/>
          <w:marBottom w:val="0"/>
          <w:divBdr>
            <w:top w:val="none" w:sz="0" w:space="0" w:color="auto"/>
            <w:left w:val="none" w:sz="0" w:space="0" w:color="auto"/>
            <w:bottom w:val="none" w:sz="0" w:space="0" w:color="auto"/>
            <w:right w:val="none" w:sz="0" w:space="0" w:color="auto"/>
          </w:divBdr>
        </w:div>
        <w:div w:id="617295151">
          <w:marLeft w:val="640"/>
          <w:marRight w:val="0"/>
          <w:marTop w:val="0"/>
          <w:marBottom w:val="0"/>
          <w:divBdr>
            <w:top w:val="none" w:sz="0" w:space="0" w:color="auto"/>
            <w:left w:val="none" w:sz="0" w:space="0" w:color="auto"/>
            <w:bottom w:val="none" w:sz="0" w:space="0" w:color="auto"/>
            <w:right w:val="none" w:sz="0" w:space="0" w:color="auto"/>
          </w:divBdr>
        </w:div>
        <w:div w:id="617831507">
          <w:marLeft w:val="640"/>
          <w:marRight w:val="0"/>
          <w:marTop w:val="0"/>
          <w:marBottom w:val="0"/>
          <w:divBdr>
            <w:top w:val="none" w:sz="0" w:space="0" w:color="auto"/>
            <w:left w:val="none" w:sz="0" w:space="0" w:color="auto"/>
            <w:bottom w:val="none" w:sz="0" w:space="0" w:color="auto"/>
            <w:right w:val="none" w:sz="0" w:space="0" w:color="auto"/>
          </w:divBdr>
        </w:div>
        <w:div w:id="666785549">
          <w:marLeft w:val="640"/>
          <w:marRight w:val="0"/>
          <w:marTop w:val="0"/>
          <w:marBottom w:val="0"/>
          <w:divBdr>
            <w:top w:val="none" w:sz="0" w:space="0" w:color="auto"/>
            <w:left w:val="none" w:sz="0" w:space="0" w:color="auto"/>
            <w:bottom w:val="none" w:sz="0" w:space="0" w:color="auto"/>
            <w:right w:val="none" w:sz="0" w:space="0" w:color="auto"/>
          </w:divBdr>
        </w:div>
        <w:div w:id="718478109">
          <w:marLeft w:val="640"/>
          <w:marRight w:val="0"/>
          <w:marTop w:val="0"/>
          <w:marBottom w:val="0"/>
          <w:divBdr>
            <w:top w:val="none" w:sz="0" w:space="0" w:color="auto"/>
            <w:left w:val="none" w:sz="0" w:space="0" w:color="auto"/>
            <w:bottom w:val="none" w:sz="0" w:space="0" w:color="auto"/>
            <w:right w:val="none" w:sz="0" w:space="0" w:color="auto"/>
          </w:divBdr>
        </w:div>
        <w:div w:id="738987076">
          <w:marLeft w:val="640"/>
          <w:marRight w:val="0"/>
          <w:marTop w:val="0"/>
          <w:marBottom w:val="0"/>
          <w:divBdr>
            <w:top w:val="none" w:sz="0" w:space="0" w:color="auto"/>
            <w:left w:val="none" w:sz="0" w:space="0" w:color="auto"/>
            <w:bottom w:val="none" w:sz="0" w:space="0" w:color="auto"/>
            <w:right w:val="none" w:sz="0" w:space="0" w:color="auto"/>
          </w:divBdr>
        </w:div>
        <w:div w:id="771559760">
          <w:marLeft w:val="640"/>
          <w:marRight w:val="0"/>
          <w:marTop w:val="0"/>
          <w:marBottom w:val="0"/>
          <w:divBdr>
            <w:top w:val="none" w:sz="0" w:space="0" w:color="auto"/>
            <w:left w:val="none" w:sz="0" w:space="0" w:color="auto"/>
            <w:bottom w:val="none" w:sz="0" w:space="0" w:color="auto"/>
            <w:right w:val="none" w:sz="0" w:space="0" w:color="auto"/>
          </w:divBdr>
        </w:div>
        <w:div w:id="800076739">
          <w:marLeft w:val="640"/>
          <w:marRight w:val="0"/>
          <w:marTop w:val="0"/>
          <w:marBottom w:val="0"/>
          <w:divBdr>
            <w:top w:val="none" w:sz="0" w:space="0" w:color="auto"/>
            <w:left w:val="none" w:sz="0" w:space="0" w:color="auto"/>
            <w:bottom w:val="none" w:sz="0" w:space="0" w:color="auto"/>
            <w:right w:val="none" w:sz="0" w:space="0" w:color="auto"/>
          </w:divBdr>
        </w:div>
        <w:div w:id="826824419">
          <w:marLeft w:val="640"/>
          <w:marRight w:val="0"/>
          <w:marTop w:val="0"/>
          <w:marBottom w:val="0"/>
          <w:divBdr>
            <w:top w:val="none" w:sz="0" w:space="0" w:color="auto"/>
            <w:left w:val="none" w:sz="0" w:space="0" w:color="auto"/>
            <w:bottom w:val="none" w:sz="0" w:space="0" w:color="auto"/>
            <w:right w:val="none" w:sz="0" w:space="0" w:color="auto"/>
          </w:divBdr>
        </w:div>
        <w:div w:id="854345712">
          <w:marLeft w:val="640"/>
          <w:marRight w:val="0"/>
          <w:marTop w:val="0"/>
          <w:marBottom w:val="0"/>
          <w:divBdr>
            <w:top w:val="none" w:sz="0" w:space="0" w:color="auto"/>
            <w:left w:val="none" w:sz="0" w:space="0" w:color="auto"/>
            <w:bottom w:val="none" w:sz="0" w:space="0" w:color="auto"/>
            <w:right w:val="none" w:sz="0" w:space="0" w:color="auto"/>
          </w:divBdr>
        </w:div>
        <w:div w:id="867915272">
          <w:marLeft w:val="640"/>
          <w:marRight w:val="0"/>
          <w:marTop w:val="0"/>
          <w:marBottom w:val="0"/>
          <w:divBdr>
            <w:top w:val="none" w:sz="0" w:space="0" w:color="auto"/>
            <w:left w:val="none" w:sz="0" w:space="0" w:color="auto"/>
            <w:bottom w:val="none" w:sz="0" w:space="0" w:color="auto"/>
            <w:right w:val="none" w:sz="0" w:space="0" w:color="auto"/>
          </w:divBdr>
        </w:div>
        <w:div w:id="868108828">
          <w:marLeft w:val="640"/>
          <w:marRight w:val="0"/>
          <w:marTop w:val="0"/>
          <w:marBottom w:val="0"/>
          <w:divBdr>
            <w:top w:val="none" w:sz="0" w:space="0" w:color="auto"/>
            <w:left w:val="none" w:sz="0" w:space="0" w:color="auto"/>
            <w:bottom w:val="none" w:sz="0" w:space="0" w:color="auto"/>
            <w:right w:val="none" w:sz="0" w:space="0" w:color="auto"/>
          </w:divBdr>
        </w:div>
        <w:div w:id="901255054">
          <w:marLeft w:val="640"/>
          <w:marRight w:val="0"/>
          <w:marTop w:val="0"/>
          <w:marBottom w:val="0"/>
          <w:divBdr>
            <w:top w:val="none" w:sz="0" w:space="0" w:color="auto"/>
            <w:left w:val="none" w:sz="0" w:space="0" w:color="auto"/>
            <w:bottom w:val="none" w:sz="0" w:space="0" w:color="auto"/>
            <w:right w:val="none" w:sz="0" w:space="0" w:color="auto"/>
          </w:divBdr>
        </w:div>
        <w:div w:id="902375019">
          <w:marLeft w:val="640"/>
          <w:marRight w:val="0"/>
          <w:marTop w:val="0"/>
          <w:marBottom w:val="0"/>
          <w:divBdr>
            <w:top w:val="none" w:sz="0" w:space="0" w:color="auto"/>
            <w:left w:val="none" w:sz="0" w:space="0" w:color="auto"/>
            <w:bottom w:val="none" w:sz="0" w:space="0" w:color="auto"/>
            <w:right w:val="none" w:sz="0" w:space="0" w:color="auto"/>
          </w:divBdr>
        </w:div>
        <w:div w:id="935404047">
          <w:marLeft w:val="640"/>
          <w:marRight w:val="0"/>
          <w:marTop w:val="0"/>
          <w:marBottom w:val="0"/>
          <w:divBdr>
            <w:top w:val="none" w:sz="0" w:space="0" w:color="auto"/>
            <w:left w:val="none" w:sz="0" w:space="0" w:color="auto"/>
            <w:bottom w:val="none" w:sz="0" w:space="0" w:color="auto"/>
            <w:right w:val="none" w:sz="0" w:space="0" w:color="auto"/>
          </w:divBdr>
        </w:div>
        <w:div w:id="960188907">
          <w:marLeft w:val="640"/>
          <w:marRight w:val="0"/>
          <w:marTop w:val="0"/>
          <w:marBottom w:val="0"/>
          <w:divBdr>
            <w:top w:val="none" w:sz="0" w:space="0" w:color="auto"/>
            <w:left w:val="none" w:sz="0" w:space="0" w:color="auto"/>
            <w:bottom w:val="none" w:sz="0" w:space="0" w:color="auto"/>
            <w:right w:val="none" w:sz="0" w:space="0" w:color="auto"/>
          </w:divBdr>
        </w:div>
        <w:div w:id="986667618">
          <w:marLeft w:val="640"/>
          <w:marRight w:val="0"/>
          <w:marTop w:val="0"/>
          <w:marBottom w:val="0"/>
          <w:divBdr>
            <w:top w:val="none" w:sz="0" w:space="0" w:color="auto"/>
            <w:left w:val="none" w:sz="0" w:space="0" w:color="auto"/>
            <w:bottom w:val="none" w:sz="0" w:space="0" w:color="auto"/>
            <w:right w:val="none" w:sz="0" w:space="0" w:color="auto"/>
          </w:divBdr>
        </w:div>
        <w:div w:id="1002121487">
          <w:marLeft w:val="640"/>
          <w:marRight w:val="0"/>
          <w:marTop w:val="0"/>
          <w:marBottom w:val="0"/>
          <w:divBdr>
            <w:top w:val="none" w:sz="0" w:space="0" w:color="auto"/>
            <w:left w:val="none" w:sz="0" w:space="0" w:color="auto"/>
            <w:bottom w:val="none" w:sz="0" w:space="0" w:color="auto"/>
            <w:right w:val="none" w:sz="0" w:space="0" w:color="auto"/>
          </w:divBdr>
        </w:div>
        <w:div w:id="1035035848">
          <w:marLeft w:val="640"/>
          <w:marRight w:val="0"/>
          <w:marTop w:val="0"/>
          <w:marBottom w:val="0"/>
          <w:divBdr>
            <w:top w:val="none" w:sz="0" w:space="0" w:color="auto"/>
            <w:left w:val="none" w:sz="0" w:space="0" w:color="auto"/>
            <w:bottom w:val="none" w:sz="0" w:space="0" w:color="auto"/>
            <w:right w:val="none" w:sz="0" w:space="0" w:color="auto"/>
          </w:divBdr>
        </w:div>
        <w:div w:id="1036587062">
          <w:marLeft w:val="640"/>
          <w:marRight w:val="0"/>
          <w:marTop w:val="0"/>
          <w:marBottom w:val="0"/>
          <w:divBdr>
            <w:top w:val="none" w:sz="0" w:space="0" w:color="auto"/>
            <w:left w:val="none" w:sz="0" w:space="0" w:color="auto"/>
            <w:bottom w:val="none" w:sz="0" w:space="0" w:color="auto"/>
            <w:right w:val="none" w:sz="0" w:space="0" w:color="auto"/>
          </w:divBdr>
        </w:div>
        <w:div w:id="1055816198">
          <w:marLeft w:val="640"/>
          <w:marRight w:val="0"/>
          <w:marTop w:val="0"/>
          <w:marBottom w:val="0"/>
          <w:divBdr>
            <w:top w:val="none" w:sz="0" w:space="0" w:color="auto"/>
            <w:left w:val="none" w:sz="0" w:space="0" w:color="auto"/>
            <w:bottom w:val="none" w:sz="0" w:space="0" w:color="auto"/>
            <w:right w:val="none" w:sz="0" w:space="0" w:color="auto"/>
          </w:divBdr>
        </w:div>
        <w:div w:id="1097559810">
          <w:marLeft w:val="640"/>
          <w:marRight w:val="0"/>
          <w:marTop w:val="0"/>
          <w:marBottom w:val="0"/>
          <w:divBdr>
            <w:top w:val="none" w:sz="0" w:space="0" w:color="auto"/>
            <w:left w:val="none" w:sz="0" w:space="0" w:color="auto"/>
            <w:bottom w:val="none" w:sz="0" w:space="0" w:color="auto"/>
            <w:right w:val="none" w:sz="0" w:space="0" w:color="auto"/>
          </w:divBdr>
        </w:div>
        <w:div w:id="1125974249">
          <w:marLeft w:val="640"/>
          <w:marRight w:val="0"/>
          <w:marTop w:val="0"/>
          <w:marBottom w:val="0"/>
          <w:divBdr>
            <w:top w:val="none" w:sz="0" w:space="0" w:color="auto"/>
            <w:left w:val="none" w:sz="0" w:space="0" w:color="auto"/>
            <w:bottom w:val="none" w:sz="0" w:space="0" w:color="auto"/>
            <w:right w:val="none" w:sz="0" w:space="0" w:color="auto"/>
          </w:divBdr>
        </w:div>
        <w:div w:id="1129712870">
          <w:marLeft w:val="640"/>
          <w:marRight w:val="0"/>
          <w:marTop w:val="0"/>
          <w:marBottom w:val="0"/>
          <w:divBdr>
            <w:top w:val="none" w:sz="0" w:space="0" w:color="auto"/>
            <w:left w:val="none" w:sz="0" w:space="0" w:color="auto"/>
            <w:bottom w:val="none" w:sz="0" w:space="0" w:color="auto"/>
            <w:right w:val="none" w:sz="0" w:space="0" w:color="auto"/>
          </w:divBdr>
        </w:div>
        <w:div w:id="1152332406">
          <w:marLeft w:val="640"/>
          <w:marRight w:val="0"/>
          <w:marTop w:val="0"/>
          <w:marBottom w:val="0"/>
          <w:divBdr>
            <w:top w:val="none" w:sz="0" w:space="0" w:color="auto"/>
            <w:left w:val="none" w:sz="0" w:space="0" w:color="auto"/>
            <w:bottom w:val="none" w:sz="0" w:space="0" w:color="auto"/>
            <w:right w:val="none" w:sz="0" w:space="0" w:color="auto"/>
          </w:divBdr>
        </w:div>
        <w:div w:id="1161853950">
          <w:marLeft w:val="640"/>
          <w:marRight w:val="0"/>
          <w:marTop w:val="0"/>
          <w:marBottom w:val="0"/>
          <w:divBdr>
            <w:top w:val="none" w:sz="0" w:space="0" w:color="auto"/>
            <w:left w:val="none" w:sz="0" w:space="0" w:color="auto"/>
            <w:bottom w:val="none" w:sz="0" w:space="0" w:color="auto"/>
            <w:right w:val="none" w:sz="0" w:space="0" w:color="auto"/>
          </w:divBdr>
        </w:div>
        <w:div w:id="1163276792">
          <w:marLeft w:val="640"/>
          <w:marRight w:val="0"/>
          <w:marTop w:val="0"/>
          <w:marBottom w:val="0"/>
          <w:divBdr>
            <w:top w:val="none" w:sz="0" w:space="0" w:color="auto"/>
            <w:left w:val="none" w:sz="0" w:space="0" w:color="auto"/>
            <w:bottom w:val="none" w:sz="0" w:space="0" w:color="auto"/>
            <w:right w:val="none" w:sz="0" w:space="0" w:color="auto"/>
          </w:divBdr>
        </w:div>
        <w:div w:id="1178545484">
          <w:marLeft w:val="640"/>
          <w:marRight w:val="0"/>
          <w:marTop w:val="0"/>
          <w:marBottom w:val="0"/>
          <w:divBdr>
            <w:top w:val="none" w:sz="0" w:space="0" w:color="auto"/>
            <w:left w:val="none" w:sz="0" w:space="0" w:color="auto"/>
            <w:bottom w:val="none" w:sz="0" w:space="0" w:color="auto"/>
            <w:right w:val="none" w:sz="0" w:space="0" w:color="auto"/>
          </w:divBdr>
        </w:div>
        <w:div w:id="1216821208">
          <w:marLeft w:val="640"/>
          <w:marRight w:val="0"/>
          <w:marTop w:val="0"/>
          <w:marBottom w:val="0"/>
          <w:divBdr>
            <w:top w:val="none" w:sz="0" w:space="0" w:color="auto"/>
            <w:left w:val="none" w:sz="0" w:space="0" w:color="auto"/>
            <w:bottom w:val="none" w:sz="0" w:space="0" w:color="auto"/>
            <w:right w:val="none" w:sz="0" w:space="0" w:color="auto"/>
          </w:divBdr>
        </w:div>
        <w:div w:id="1282955419">
          <w:marLeft w:val="640"/>
          <w:marRight w:val="0"/>
          <w:marTop w:val="0"/>
          <w:marBottom w:val="0"/>
          <w:divBdr>
            <w:top w:val="none" w:sz="0" w:space="0" w:color="auto"/>
            <w:left w:val="none" w:sz="0" w:space="0" w:color="auto"/>
            <w:bottom w:val="none" w:sz="0" w:space="0" w:color="auto"/>
            <w:right w:val="none" w:sz="0" w:space="0" w:color="auto"/>
          </w:divBdr>
        </w:div>
        <w:div w:id="1315336098">
          <w:marLeft w:val="640"/>
          <w:marRight w:val="0"/>
          <w:marTop w:val="0"/>
          <w:marBottom w:val="0"/>
          <w:divBdr>
            <w:top w:val="none" w:sz="0" w:space="0" w:color="auto"/>
            <w:left w:val="none" w:sz="0" w:space="0" w:color="auto"/>
            <w:bottom w:val="none" w:sz="0" w:space="0" w:color="auto"/>
            <w:right w:val="none" w:sz="0" w:space="0" w:color="auto"/>
          </w:divBdr>
        </w:div>
        <w:div w:id="1348600990">
          <w:marLeft w:val="640"/>
          <w:marRight w:val="0"/>
          <w:marTop w:val="0"/>
          <w:marBottom w:val="0"/>
          <w:divBdr>
            <w:top w:val="none" w:sz="0" w:space="0" w:color="auto"/>
            <w:left w:val="none" w:sz="0" w:space="0" w:color="auto"/>
            <w:bottom w:val="none" w:sz="0" w:space="0" w:color="auto"/>
            <w:right w:val="none" w:sz="0" w:space="0" w:color="auto"/>
          </w:divBdr>
        </w:div>
        <w:div w:id="1358461521">
          <w:marLeft w:val="640"/>
          <w:marRight w:val="0"/>
          <w:marTop w:val="0"/>
          <w:marBottom w:val="0"/>
          <w:divBdr>
            <w:top w:val="none" w:sz="0" w:space="0" w:color="auto"/>
            <w:left w:val="none" w:sz="0" w:space="0" w:color="auto"/>
            <w:bottom w:val="none" w:sz="0" w:space="0" w:color="auto"/>
            <w:right w:val="none" w:sz="0" w:space="0" w:color="auto"/>
          </w:divBdr>
        </w:div>
        <w:div w:id="1370643533">
          <w:marLeft w:val="640"/>
          <w:marRight w:val="0"/>
          <w:marTop w:val="0"/>
          <w:marBottom w:val="0"/>
          <w:divBdr>
            <w:top w:val="none" w:sz="0" w:space="0" w:color="auto"/>
            <w:left w:val="none" w:sz="0" w:space="0" w:color="auto"/>
            <w:bottom w:val="none" w:sz="0" w:space="0" w:color="auto"/>
            <w:right w:val="none" w:sz="0" w:space="0" w:color="auto"/>
          </w:divBdr>
        </w:div>
        <w:div w:id="1379627666">
          <w:marLeft w:val="640"/>
          <w:marRight w:val="0"/>
          <w:marTop w:val="0"/>
          <w:marBottom w:val="0"/>
          <w:divBdr>
            <w:top w:val="none" w:sz="0" w:space="0" w:color="auto"/>
            <w:left w:val="none" w:sz="0" w:space="0" w:color="auto"/>
            <w:bottom w:val="none" w:sz="0" w:space="0" w:color="auto"/>
            <w:right w:val="none" w:sz="0" w:space="0" w:color="auto"/>
          </w:divBdr>
        </w:div>
        <w:div w:id="1402174055">
          <w:marLeft w:val="640"/>
          <w:marRight w:val="0"/>
          <w:marTop w:val="0"/>
          <w:marBottom w:val="0"/>
          <w:divBdr>
            <w:top w:val="none" w:sz="0" w:space="0" w:color="auto"/>
            <w:left w:val="none" w:sz="0" w:space="0" w:color="auto"/>
            <w:bottom w:val="none" w:sz="0" w:space="0" w:color="auto"/>
            <w:right w:val="none" w:sz="0" w:space="0" w:color="auto"/>
          </w:divBdr>
        </w:div>
        <w:div w:id="1425689586">
          <w:marLeft w:val="640"/>
          <w:marRight w:val="0"/>
          <w:marTop w:val="0"/>
          <w:marBottom w:val="0"/>
          <w:divBdr>
            <w:top w:val="none" w:sz="0" w:space="0" w:color="auto"/>
            <w:left w:val="none" w:sz="0" w:space="0" w:color="auto"/>
            <w:bottom w:val="none" w:sz="0" w:space="0" w:color="auto"/>
            <w:right w:val="none" w:sz="0" w:space="0" w:color="auto"/>
          </w:divBdr>
        </w:div>
        <w:div w:id="1475832127">
          <w:marLeft w:val="640"/>
          <w:marRight w:val="0"/>
          <w:marTop w:val="0"/>
          <w:marBottom w:val="0"/>
          <w:divBdr>
            <w:top w:val="none" w:sz="0" w:space="0" w:color="auto"/>
            <w:left w:val="none" w:sz="0" w:space="0" w:color="auto"/>
            <w:bottom w:val="none" w:sz="0" w:space="0" w:color="auto"/>
            <w:right w:val="none" w:sz="0" w:space="0" w:color="auto"/>
          </w:divBdr>
        </w:div>
        <w:div w:id="1481844100">
          <w:marLeft w:val="640"/>
          <w:marRight w:val="0"/>
          <w:marTop w:val="0"/>
          <w:marBottom w:val="0"/>
          <w:divBdr>
            <w:top w:val="none" w:sz="0" w:space="0" w:color="auto"/>
            <w:left w:val="none" w:sz="0" w:space="0" w:color="auto"/>
            <w:bottom w:val="none" w:sz="0" w:space="0" w:color="auto"/>
            <w:right w:val="none" w:sz="0" w:space="0" w:color="auto"/>
          </w:divBdr>
        </w:div>
        <w:div w:id="1483888373">
          <w:marLeft w:val="640"/>
          <w:marRight w:val="0"/>
          <w:marTop w:val="0"/>
          <w:marBottom w:val="0"/>
          <w:divBdr>
            <w:top w:val="none" w:sz="0" w:space="0" w:color="auto"/>
            <w:left w:val="none" w:sz="0" w:space="0" w:color="auto"/>
            <w:bottom w:val="none" w:sz="0" w:space="0" w:color="auto"/>
            <w:right w:val="none" w:sz="0" w:space="0" w:color="auto"/>
          </w:divBdr>
        </w:div>
        <w:div w:id="1488741729">
          <w:marLeft w:val="640"/>
          <w:marRight w:val="0"/>
          <w:marTop w:val="0"/>
          <w:marBottom w:val="0"/>
          <w:divBdr>
            <w:top w:val="none" w:sz="0" w:space="0" w:color="auto"/>
            <w:left w:val="none" w:sz="0" w:space="0" w:color="auto"/>
            <w:bottom w:val="none" w:sz="0" w:space="0" w:color="auto"/>
            <w:right w:val="none" w:sz="0" w:space="0" w:color="auto"/>
          </w:divBdr>
        </w:div>
        <w:div w:id="1497724741">
          <w:marLeft w:val="640"/>
          <w:marRight w:val="0"/>
          <w:marTop w:val="0"/>
          <w:marBottom w:val="0"/>
          <w:divBdr>
            <w:top w:val="none" w:sz="0" w:space="0" w:color="auto"/>
            <w:left w:val="none" w:sz="0" w:space="0" w:color="auto"/>
            <w:bottom w:val="none" w:sz="0" w:space="0" w:color="auto"/>
            <w:right w:val="none" w:sz="0" w:space="0" w:color="auto"/>
          </w:divBdr>
        </w:div>
        <w:div w:id="1521509195">
          <w:marLeft w:val="640"/>
          <w:marRight w:val="0"/>
          <w:marTop w:val="0"/>
          <w:marBottom w:val="0"/>
          <w:divBdr>
            <w:top w:val="none" w:sz="0" w:space="0" w:color="auto"/>
            <w:left w:val="none" w:sz="0" w:space="0" w:color="auto"/>
            <w:bottom w:val="none" w:sz="0" w:space="0" w:color="auto"/>
            <w:right w:val="none" w:sz="0" w:space="0" w:color="auto"/>
          </w:divBdr>
        </w:div>
        <w:div w:id="1556040884">
          <w:marLeft w:val="640"/>
          <w:marRight w:val="0"/>
          <w:marTop w:val="0"/>
          <w:marBottom w:val="0"/>
          <w:divBdr>
            <w:top w:val="none" w:sz="0" w:space="0" w:color="auto"/>
            <w:left w:val="none" w:sz="0" w:space="0" w:color="auto"/>
            <w:bottom w:val="none" w:sz="0" w:space="0" w:color="auto"/>
            <w:right w:val="none" w:sz="0" w:space="0" w:color="auto"/>
          </w:divBdr>
        </w:div>
        <w:div w:id="1561018434">
          <w:marLeft w:val="640"/>
          <w:marRight w:val="0"/>
          <w:marTop w:val="0"/>
          <w:marBottom w:val="0"/>
          <w:divBdr>
            <w:top w:val="none" w:sz="0" w:space="0" w:color="auto"/>
            <w:left w:val="none" w:sz="0" w:space="0" w:color="auto"/>
            <w:bottom w:val="none" w:sz="0" w:space="0" w:color="auto"/>
            <w:right w:val="none" w:sz="0" w:space="0" w:color="auto"/>
          </w:divBdr>
        </w:div>
        <w:div w:id="1602295421">
          <w:marLeft w:val="640"/>
          <w:marRight w:val="0"/>
          <w:marTop w:val="0"/>
          <w:marBottom w:val="0"/>
          <w:divBdr>
            <w:top w:val="none" w:sz="0" w:space="0" w:color="auto"/>
            <w:left w:val="none" w:sz="0" w:space="0" w:color="auto"/>
            <w:bottom w:val="none" w:sz="0" w:space="0" w:color="auto"/>
            <w:right w:val="none" w:sz="0" w:space="0" w:color="auto"/>
          </w:divBdr>
        </w:div>
        <w:div w:id="1606424891">
          <w:marLeft w:val="640"/>
          <w:marRight w:val="0"/>
          <w:marTop w:val="0"/>
          <w:marBottom w:val="0"/>
          <w:divBdr>
            <w:top w:val="none" w:sz="0" w:space="0" w:color="auto"/>
            <w:left w:val="none" w:sz="0" w:space="0" w:color="auto"/>
            <w:bottom w:val="none" w:sz="0" w:space="0" w:color="auto"/>
            <w:right w:val="none" w:sz="0" w:space="0" w:color="auto"/>
          </w:divBdr>
        </w:div>
        <w:div w:id="1623801700">
          <w:marLeft w:val="640"/>
          <w:marRight w:val="0"/>
          <w:marTop w:val="0"/>
          <w:marBottom w:val="0"/>
          <w:divBdr>
            <w:top w:val="none" w:sz="0" w:space="0" w:color="auto"/>
            <w:left w:val="none" w:sz="0" w:space="0" w:color="auto"/>
            <w:bottom w:val="none" w:sz="0" w:space="0" w:color="auto"/>
            <w:right w:val="none" w:sz="0" w:space="0" w:color="auto"/>
          </w:divBdr>
        </w:div>
        <w:div w:id="1628008790">
          <w:marLeft w:val="640"/>
          <w:marRight w:val="0"/>
          <w:marTop w:val="0"/>
          <w:marBottom w:val="0"/>
          <w:divBdr>
            <w:top w:val="none" w:sz="0" w:space="0" w:color="auto"/>
            <w:left w:val="none" w:sz="0" w:space="0" w:color="auto"/>
            <w:bottom w:val="none" w:sz="0" w:space="0" w:color="auto"/>
            <w:right w:val="none" w:sz="0" w:space="0" w:color="auto"/>
          </w:divBdr>
        </w:div>
        <w:div w:id="1628318100">
          <w:marLeft w:val="640"/>
          <w:marRight w:val="0"/>
          <w:marTop w:val="0"/>
          <w:marBottom w:val="0"/>
          <w:divBdr>
            <w:top w:val="none" w:sz="0" w:space="0" w:color="auto"/>
            <w:left w:val="none" w:sz="0" w:space="0" w:color="auto"/>
            <w:bottom w:val="none" w:sz="0" w:space="0" w:color="auto"/>
            <w:right w:val="none" w:sz="0" w:space="0" w:color="auto"/>
          </w:divBdr>
        </w:div>
        <w:div w:id="1704289257">
          <w:marLeft w:val="640"/>
          <w:marRight w:val="0"/>
          <w:marTop w:val="0"/>
          <w:marBottom w:val="0"/>
          <w:divBdr>
            <w:top w:val="none" w:sz="0" w:space="0" w:color="auto"/>
            <w:left w:val="none" w:sz="0" w:space="0" w:color="auto"/>
            <w:bottom w:val="none" w:sz="0" w:space="0" w:color="auto"/>
            <w:right w:val="none" w:sz="0" w:space="0" w:color="auto"/>
          </w:divBdr>
        </w:div>
        <w:div w:id="1705868115">
          <w:marLeft w:val="640"/>
          <w:marRight w:val="0"/>
          <w:marTop w:val="0"/>
          <w:marBottom w:val="0"/>
          <w:divBdr>
            <w:top w:val="none" w:sz="0" w:space="0" w:color="auto"/>
            <w:left w:val="none" w:sz="0" w:space="0" w:color="auto"/>
            <w:bottom w:val="none" w:sz="0" w:space="0" w:color="auto"/>
            <w:right w:val="none" w:sz="0" w:space="0" w:color="auto"/>
          </w:divBdr>
        </w:div>
        <w:div w:id="1712075496">
          <w:marLeft w:val="640"/>
          <w:marRight w:val="0"/>
          <w:marTop w:val="0"/>
          <w:marBottom w:val="0"/>
          <w:divBdr>
            <w:top w:val="none" w:sz="0" w:space="0" w:color="auto"/>
            <w:left w:val="none" w:sz="0" w:space="0" w:color="auto"/>
            <w:bottom w:val="none" w:sz="0" w:space="0" w:color="auto"/>
            <w:right w:val="none" w:sz="0" w:space="0" w:color="auto"/>
          </w:divBdr>
        </w:div>
        <w:div w:id="1719670823">
          <w:marLeft w:val="640"/>
          <w:marRight w:val="0"/>
          <w:marTop w:val="0"/>
          <w:marBottom w:val="0"/>
          <w:divBdr>
            <w:top w:val="none" w:sz="0" w:space="0" w:color="auto"/>
            <w:left w:val="none" w:sz="0" w:space="0" w:color="auto"/>
            <w:bottom w:val="none" w:sz="0" w:space="0" w:color="auto"/>
            <w:right w:val="none" w:sz="0" w:space="0" w:color="auto"/>
          </w:divBdr>
        </w:div>
        <w:div w:id="1738937464">
          <w:marLeft w:val="640"/>
          <w:marRight w:val="0"/>
          <w:marTop w:val="0"/>
          <w:marBottom w:val="0"/>
          <w:divBdr>
            <w:top w:val="none" w:sz="0" w:space="0" w:color="auto"/>
            <w:left w:val="none" w:sz="0" w:space="0" w:color="auto"/>
            <w:bottom w:val="none" w:sz="0" w:space="0" w:color="auto"/>
            <w:right w:val="none" w:sz="0" w:space="0" w:color="auto"/>
          </w:divBdr>
        </w:div>
        <w:div w:id="1743288559">
          <w:marLeft w:val="640"/>
          <w:marRight w:val="0"/>
          <w:marTop w:val="0"/>
          <w:marBottom w:val="0"/>
          <w:divBdr>
            <w:top w:val="none" w:sz="0" w:space="0" w:color="auto"/>
            <w:left w:val="none" w:sz="0" w:space="0" w:color="auto"/>
            <w:bottom w:val="none" w:sz="0" w:space="0" w:color="auto"/>
            <w:right w:val="none" w:sz="0" w:space="0" w:color="auto"/>
          </w:divBdr>
        </w:div>
        <w:div w:id="1756854699">
          <w:marLeft w:val="640"/>
          <w:marRight w:val="0"/>
          <w:marTop w:val="0"/>
          <w:marBottom w:val="0"/>
          <w:divBdr>
            <w:top w:val="none" w:sz="0" w:space="0" w:color="auto"/>
            <w:left w:val="none" w:sz="0" w:space="0" w:color="auto"/>
            <w:bottom w:val="none" w:sz="0" w:space="0" w:color="auto"/>
            <w:right w:val="none" w:sz="0" w:space="0" w:color="auto"/>
          </w:divBdr>
        </w:div>
        <w:div w:id="1763187789">
          <w:marLeft w:val="640"/>
          <w:marRight w:val="0"/>
          <w:marTop w:val="0"/>
          <w:marBottom w:val="0"/>
          <w:divBdr>
            <w:top w:val="none" w:sz="0" w:space="0" w:color="auto"/>
            <w:left w:val="none" w:sz="0" w:space="0" w:color="auto"/>
            <w:bottom w:val="none" w:sz="0" w:space="0" w:color="auto"/>
            <w:right w:val="none" w:sz="0" w:space="0" w:color="auto"/>
          </w:divBdr>
        </w:div>
        <w:div w:id="1766029827">
          <w:marLeft w:val="640"/>
          <w:marRight w:val="0"/>
          <w:marTop w:val="0"/>
          <w:marBottom w:val="0"/>
          <w:divBdr>
            <w:top w:val="none" w:sz="0" w:space="0" w:color="auto"/>
            <w:left w:val="none" w:sz="0" w:space="0" w:color="auto"/>
            <w:bottom w:val="none" w:sz="0" w:space="0" w:color="auto"/>
            <w:right w:val="none" w:sz="0" w:space="0" w:color="auto"/>
          </w:divBdr>
        </w:div>
        <w:div w:id="1853296810">
          <w:marLeft w:val="640"/>
          <w:marRight w:val="0"/>
          <w:marTop w:val="0"/>
          <w:marBottom w:val="0"/>
          <w:divBdr>
            <w:top w:val="none" w:sz="0" w:space="0" w:color="auto"/>
            <w:left w:val="none" w:sz="0" w:space="0" w:color="auto"/>
            <w:bottom w:val="none" w:sz="0" w:space="0" w:color="auto"/>
            <w:right w:val="none" w:sz="0" w:space="0" w:color="auto"/>
          </w:divBdr>
        </w:div>
        <w:div w:id="1879973665">
          <w:marLeft w:val="640"/>
          <w:marRight w:val="0"/>
          <w:marTop w:val="0"/>
          <w:marBottom w:val="0"/>
          <w:divBdr>
            <w:top w:val="none" w:sz="0" w:space="0" w:color="auto"/>
            <w:left w:val="none" w:sz="0" w:space="0" w:color="auto"/>
            <w:bottom w:val="none" w:sz="0" w:space="0" w:color="auto"/>
            <w:right w:val="none" w:sz="0" w:space="0" w:color="auto"/>
          </w:divBdr>
        </w:div>
        <w:div w:id="1940213923">
          <w:marLeft w:val="640"/>
          <w:marRight w:val="0"/>
          <w:marTop w:val="0"/>
          <w:marBottom w:val="0"/>
          <w:divBdr>
            <w:top w:val="none" w:sz="0" w:space="0" w:color="auto"/>
            <w:left w:val="none" w:sz="0" w:space="0" w:color="auto"/>
            <w:bottom w:val="none" w:sz="0" w:space="0" w:color="auto"/>
            <w:right w:val="none" w:sz="0" w:space="0" w:color="auto"/>
          </w:divBdr>
        </w:div>
        <w:div w:id="1972052803">
          <w:marLeft w:val="640"/>
          <w:marRight w:val="0"/>
          <w:marTop w:val="0"/>
          <w:marBottom w:val="0"/>
          <w:divBdr>
            <w:top w:val="none" w:sz="0" w:space="0" w:color="auto"/>
            <w:left w:val="none" w:sz="0" w:space="0" w:color="auto"/>
            <w:bottom w:val="none" w:sz="0" w:space="0" w:color="auto"/>
            <w:right w:val="none" w:sz="0" w:space="0" w:color="auto"/>
          </w:divBdr>
        </w:div>
        <w:div w:id="2009207666">
          <w:marLeft w:val="640"/>
          <w:marRight w:val="0"/>
          <w:marTop w:val="0"/>
          <w:marBottom w:val="0"/>
          <w:divBdr>
            <w:top w:val="none" w:sz="0" w:space="0" w:color="auto"/>
            <w:left w:val="none" w:sz="0" w:space="0" w:color="auto"/>
            <w:bottom w:val="none" w:sz="0" w:space="0" w:color="auto"/>
            <w:right w:val="none" w:sz="0" w:space="0" w:color="auto"/>
          </w:divBdr>
        </w:div>
        <w:div w:id="2057046222">
          <w:marLeft w:val="640"/>
          <w:marRight w:val="0"/>
          <w:marTop w:val="0"/>
          <w:marBottom w:val="0"/>
          <w:divBdr>
            <w:top w:val="none" w:sz="0" w:space="0" w:color="auto"/>
            <w:left w:val="none" w:sz="0" w:space="0" w:color="auto"/>
            <w:bottom w:val="none" w:sz="0" w:space="0" w:color="auto"/>
            <w:right w:val="none" w:sz="0" w:space="0" w:color="auto"/>
          </w:divBdr>
        </w:div>
        <w:div w:id="2073650098">
          <w:marLeft w:val="640"/>
          <w:marRight w:val="0"/>
          <w:marTop w:val="0"/>
          <w:marBottom w:val="0"/>
          <w:divBdr>
            <w:top w:val="none" w:sz="0" w:space="0" w:color="auto"/>
            <w:left w:val="none" w:sz="0" w:space="0" w:color="auto"/>
            <w:bottom w:val="none" w:sz="0" w:space="0" w:color="auto"/>
            <w:right w:val="none" w:sz="0" w:space="0" w:color="auto"/>
          </w:divBdr>
        </w:div>
      </w:divsChild>
    </w:div>
    <w:div w:id="2074348099">
      <w:bodyDiv w:val="1"/>
      <w:marLeft w:val="0"/>
      <w:marRight w:val="0"/>
      <w:marTop w:val="0"/>
      <w:marBottom w:val="0"/>
      <w:divBdr>
        <w:top w:val="none" w:sz="0" w:space="0" w:color="auto"/>
        <w:left w:val="none" w:sz="0" w:space="0" w:color="auto"/>
        <w:bottom w:val="none" w:sz="0" w:space="0" w:color="auto"/>
        <w:right w:val="none" w:sz="0" w:space="0" w:color="auto"/>
      </w:divBdr>
      <w:divsChild>
        <w:div w:id="1963607035">
          <w:marLeft w:val="640"/>
          <w:marRight w:val="0"/>
          <w:marTop w:val="0"/>
          <w:marBottom w:val="0"/>
          <w:divBdr>
            <w:top w:val="none" w:sz="0" w:space="0" w:color="auto"/>
            <w:left w:val="none" w:sz="0" w:space="0" w:color="auto"/>
            <w:bottom w:val="none" w:sz="0" w:space="0" w:color="auto"/>
            <w:right w:val="none" w:sz="0" w:space="0" w:color="auto"/>
          </w:divBdr>
        </w:div>
        <w:div w:id="228346504">
          <w:marLeft w:val="640"/>
          <w:marRight w:val="0"/>
          <w:marTop w:val="0"/>
          <w:marBottom w:val="0"/>
          <w:divBdr>
            <w:top w:val="none" w:sz="0" w:space="0" w:color="auto"/>
            <w:left w:val="none" w:sz="0" w:space="0" w:color="auto"/>
            <w:bottom w:val="none" w:sz="0" w:space="0" w:color="auto"/>
            <w:right w:val="none" w:sz="0" w:space="0" w:color="auto"/>
          </w:divBdr>
        </w:div>
        <w:div w:id="1839342610">
          <w:marLeft w:val="640"/>
          <w:marRight w:val="0"/>
          <w:marTop w:val="0"/>
          <w:marBottom w:val="0"/>
          <w:divBdr>
            <w:top w:val="none" w:sz="0" w:space="0" w:color="auto"/>
            <w:left w:val="none" w:sz="0" w:space="0" w:color="auto"/>
            <w:bottom w:val="none" w:sz="0" w:space="0" w:color="auto"/>
            <w:right w:val="none" w:sz="0" w:space="0" w:color="auto"/>
          </w:divBdr>
        </w:div>
        <w:div w:id="1488547260">
          <w:marLeft w:val="640"/>
          <w:marRight w:val="0"/>
          <w:marTop w:val="0"/>
          <w:marBottom w:val="0"/>
          <w:divBdr>
            <w:top w:val="none" w:sz="0" w:space="0" w:color="auto"/>
            <w:left w:val="none" w:sz="0" w:space="0" w:color="auto"/>
            <w:bottom w:val="none" w:sz="0" w:space="0" w:color="auto"/>
            <w:right w:val="none" w:sz="0" w:space="0" w:color="auto"/>
          </w:divBdr>
        </w:div>
        <w:div w:id="1691103592">
          <w:marLeft w:val="640"/>
          <w:marRight w:val="0"/>
          <w:marTop w:val="0"/>
          <w:marBottom w:val="0"/>
          <w:divBdr>
            <w:top w:val="none" w:sz="0" w:space="0" w:color="auto"/>
            <w:left w:val="none" w:sz="0" w:space="0" w:color="auto"/>
            <w:bottom w:val="none" w:sz="0" w:space="0" w:color="auto"/>
            <w:right w:val="none" w:sz="0" w:space="0" w:color="auto"/>
          </w:divBdr>
        </w:div>
        <w:div w:id="146287897">
          <w:marLeft w:val="640"/>
          <w:marRight w:val="0"/>
          <w:marTop w:val="0"/>
          <w:marBottom w:val="0"/>
          <w:divBdr>
            <w:top w:val="none" w:sz="0" w:space="0" w:color="auto"/>
            <w:left w:val="none" w:sz="0" w:space="0" w:color="auto"/>
            <w:bottom w:val="none" w:sz="0" w:space="0" w:color="auto"/>
            <w:right w:val="none" w:sz="0" w:space="0" w:color="auto"/>
          </w:divBdr>
        </w:div>
        <w:div w:id="918949057">
          <w:marLeft w:val="640"/>
          <w:marRight w:val="0"/>
          <w:marTop w:val="0"/>
          <w:marBottom w:val="0"/>
          <w:divBdr>
            <w:top w:val="none" w:sz="0" w:space="0" w:color="auto"/>
            <w:left w:val="none" w:sz="0" w:space="0" w:color="auto"/>
            <w:bottom w:val="none" w:sz="0" w:space="0" w:color="auto"/>
            <w:right w:val="none" w:sz="0" w:space="0" w:color="auto"/>
          </w:divBdr>
        </w:div>
        <w:div w:id="1548301436">
          <w:marLeft w:val="640"/>
          <w:marRight w:val="0"/>
          <w:marTop w:val="0"/>
          <w:marBottom w:val="0"/>
          <w:divBdr>
            <w:top w:val="none" w:sz="0" w:space="0" w:color="auto"/>
            <w:left w:val="none" w:sz="0" w:space="0" w:color="auto"/>
            <w:bottom w:val="none" w:sz="0" w:space="0" w:color="auto"/>
            <w:right w:val="none" w:sz="0" w:space="0" w:color="auto"/>
          </w:divBdr>
        </w:div>
        <w:div w:id="160239936">
          <w:marLeft w:val="640"/>
          <w:marRight w:val="0"/>
          <w:marTop w:val="0"/>
          <w:marBottom w:val="0"/>
          <w:divBdr>
            <w:top w:val="none" w:sz="0" w:space="0" w:color="auto"/>
            <w:left w:val="none" w:sz="0" w:space="0" w:color="auto"/>
            <w:bottom w:val="none" w:sz="0" w:space="0" w:color="auto"/>
            <w:right w:val="none" w:sz="0" w:space="0" w:color="auto"/>
          </w:divBdr>
        </w:div>
        <w:div w:id="1088189936">
          <w:marLeft w:val="640"/>
          <w:marRight w:val="0"/>
          <w:marTop w:val="0"/>
          <w:marBottom w:val="0"/>
          <w:divBdr>
            <w:top w:val="none" w:sz="0" w:space="0" w:color="auto"/>
            <w:left w:val="none" w:sz="0" w:space="0" w:color="auto"/>
            <w:bottom w:val="none" w:sz="0" w:space="0" w:color="auto"/>
            <w:right w:val="none" w:sz="0" w:space="0" w:color="auto"/>
          </w:divBdr>
        </w:div>
        <w:div w:id="706418404">
          <w:marLeft w:val="640"/>
          <w:marRight w:val="0"/>
          <w:marTop w:val="0"/>
          <w:marBottom w:val="0"/>
          <w:divBdr>
            <w:top w:val="none" w:sz="0" w:space="0" w:color="auto"/>
            <w:left w:val="none" w:sz="0" w:space="0" w:color="auto"/>
            <w:bottom w:val="none" w:sz="0" w:space="0" w:color="auto"/>
            <w:right w:val="none" w:sz="0" w:space="0" w:color="auto"/>
          </w:divBdr>
        </w:div>
        <w:div w:id="618142748">
          <w:marLeft w:val="640"/>
          <w:marRight w:val="0"/>
          <w:marTop w:val="0"/>
          <w:marBottom w:val="0"/>
          <w:divBdr>
            <w:top w:val="none" w:sz="0" w:space="0" w:color="auto"/>
            <w:left w:val="none" w:sz="0" w:space="0" w:color="auto"/>
            <w:bottom w:val="none" w:sz="0" w:space="0" w:color="auto"/>
            <w:right w:val="none" w:sz="0" w:space="0" w:color="auto"/>
          </w:divBdr>
        </w:div>
        <w:div w:id="2107261227">
          <w:marLeft w:val="640"/>
          <w:marRight w:val="0"/>
          <w:marTop w:val="0"/>
          <w:marBottom w:val="0"/>
          <w:divBdr>
            <w:top w:val="none" w:sz="0" w:space="0" w:color="auto"/>
            <w:left w:val="none" w:sz="0" w:space="0" w:color="auto"/>
            <w:bottom w:val="none" w:sz="0" w:space="0" w:color="auto"/>
            <w:right w:val="none" w:sz="0" w:space="0" w:color="auto"/>
          </w:divBdr>
        </w:div>
        <w:div w:id="567037857">
          <w:marLeft w:val="640"/>
          <w:marRight w:val="0"/>
          <w:marTop w:val="0"/>
          <w:marBottom w:val="0"/>
          <w:divBdr>
            <w:top w:val="none" w:sz="0" w:space="0" w:color="auto"/>
            <w:left w:val="none" w:sz="0" w:space="0" w:color="auto"/>
            <w:bottom w:val="none" w:sz="0" w:space="0" w:color="auto"/>
            <w:right w:val="none" w:sz="0" w:space="0" w:color="auto"/>
          </w:divBdr>
        </w:div>
        <w:div w:id="1876186840">
          <w:marLeft w:val="640"/>
          <w:marRight w:val="0"/>
          <w:marTop w:val="0"/>
          <w:marBottom w:val="0"/>
          <w:divBdr>
            <w:top w:val="none" w:sz="0" w:space="0" w:color="auto"/>
            <w:left w:val="none" w:sz="0" w:space="0" w:color="auto"/>
            <w:bottom w:val="none" w:sz="0" w:space="0" w:color="auto"/>
            <w:right w:val="none" w:sz="0" w:space="0" w:color="auto"/>
          </w:divBdr>
        </w:div>
        <w:div w:id="1365669087">
          <w:marLeft w:val="640"/>
          <w:marRight w:val="0"/>
          <w:marTop w:val="0"/>
          <w:marBottom w:val="0"/>
          <w:divBdr>
            <w:top w:val="none" w:sz="0" w:space="0" w:color="auto"/>
            <w:left w:val="none" w:sz="0" w:space="0" w:color="auto"/>
            <w:bottom w:val="none" w:sz="0" w:space="0" w:color="auto"/>
            <w:right w:val="none" w:sz="0" w:space="0" w:color="auto"/>
          </w:divBdr>
        </w:div>
        <w:div w:id="888952590">
          <w:marLeft w:val="640"/>
          <w:marRight w:val="0"/>
          <w:marTop w:val="0"/>
          <w:marBottom w:val="0"/>
          <w:divBdr>
            <w:top w:val="none" w:sz="0" w:space="0" w:color="auto"/>
            <w:left w:val="none" w:sz="0" w:space="0" w:color="auto"/>
            <w:bottom w:val="none" w:sz="0" w:space="0" w:color="auto"/>
            <w:right w:val="none" w:sz="0" w:space="0" w:color="auto"/>
          </w:divBdr>
        </w:div>
        <w:div w:id="1687974063">
          <w:marLeft w:val="640"/>
          <w:marRight w:val="0"/>
          <w:marTop w:val="0"/>
          <w:marBottom w:val="0"/>
          <w:divBdr>
            <w:top w:val="none" w:sz="0" w:space="0" w:color="auto"/>
            <w:left w:val="none" w:sz="0" w:space="0" w:color="auto"/>
            <w:bottom w:val="none" w:sz="0" w:space="0" w:color="auto"/>
            <w:right w:val="none" w:sz="0" w:space="0" w:color="auto"/>
          </w:divBdr>
        </w:div>
        <w:div w:id="211886902">
          <w:marLeft w:val="640"/>
          <w:marRight w:val="0"/>
          <w:marTop w:val="0"/>
          <w:marBottom w:val="0"/>
          <w:divBdr>
            <w:top w:val="none" w:sz="0" w:space="0" w:color="auto"/>
            <w:left w:val="none" w:sz="0" w:space="0" w:color="auto"/>
            <w:bottom w:val="none" w:sz="0" w:space="0" w:color="auto"/>
            <w:right w:val="none" w:sz="0" w:space="0" w:color="auto"/>
          </w:divBdr>
        </w:div>
        <w:div w:id="1868565917">
          <w:marLeft w:val="640"/>
          <w:marRight w:val="0"/>
          <w:marTop w:val="0"/>
          <w:marBottom w:val="0"/>
          <w:divBdr>
            <w:top w:val="none" w:sz="0" w:space="0" w:color="auto"/>
            <w:left w:val="none" w:sz="0" w:space="0" w:color="auto"/>
            <w:bottom w:val="none" w:sz="0" w:space="0" w:color="auto"/>
            <w:right w:val="none" w:sz="0" w:space="0" w:color="auto"/>
          </w:divBdr>
        </w:div>
        <w:div w:id="1095902882">
          <w:marLeft w:val="640"/>
          <w:marRight w:val="0"/>
          <w:marTop w:val="0"/>
          <w:marBottom w:val="0"/>
          <w:divBdr>
            <w:top w:val="none" w:sz="0" w:space="0" w:color="auto"/>
            <w:left w:val="none" w:sz="0" w:space="0" w:color="auto"/>
            <w:bottom w:val="none" w:sz="0" w:space="0" w:color="auto"/>
            <w:right w:val="none" w:sz="0" w:space="0" w:color="auto"/>
          </w:divBdr>
        </w:div>
        <w:div w:id="399911709">
          <w:marLeft w:val="640"/>
          <w:marRight w:val="0"/>
          <w:marTop w:val="0"/>
          <w:marBottom w:val="0"/>
          <w:divBdr>
            <w:top w:val="none" w:sz="0" w:space="0" w:color="auto"/>
            <w:left w:val="none" w:sz="0" w:space="0" w:color="auto"/>
            <w:bottom w:val="none" w:sz="0" w:space="0" w:color="auto"/>
            <w:right w:val="none" w:sz="0" w:space="0" w:color="auto"/>
          </w:divBdr>
        </w:div>
        <w:div w:id="2060858070">
          <w:marLeft w:val="640"/>
          <w:marRight w:val="0"/>
          <w:marTop w:val="0"/>
          <w:marBottom w:val="0"/>
          <w:divBdr>
            <w:top w:val="none" w:sz="0" w:space="0" w:color="auto"/>
            <w:left w:val="none" w:sz="0" w:space="0" w:color="auto"/>
            <w:bottom w:val="none" w:sz="0" w:space="0" w:color="auto"/>
            <w:right w:val="none" w:sz="0" w:space="0" w:color="auto"/>
          </w:divBdr>
        </w:div>
        <w:div w:id="1181311865">
          <w:marLeft w:val="640"/>
          <w:marRight w:val="0"/>
          <w:marTop w:val="0"/>
          <w:marBottom w:val="0"/>
          <w:divBdr>
            <w:top w:val="none" w:sz="0" w:space="0" w:color="auto"/>
            <w:left w:val="none" w:sz="0" w:space="0" w:color="auto"/>
            <w:bottom w:val="none" w:sz="0" w:space="0" w:color="auto"/>
            <w:right w:val="none" w:sz="0" w:space="0" w:color="auto"/>
          </w:divBdr>
        </w:div>
        <w:div w:id="920795749">
          <w:marLeft w:val="640"/>
          <w:marRight w:val="0"/>
          <w:marTop w:val="0"/>
          <w:marBottom w:val="0"/>
          <w:divBdr>
            <w:top w:val="none" w:sz="0" w:space="0" w:color="auto"/>
            <w:left w:val="none" w:sz="0" w:space="0" w:color="auto"/>
            <w:bottom w:val="none" w:sz="0" w:space="0" w:color="auto"/>
            <w:right w:val="none" w:sz="0" w:space="0" w:color="auto"/>
          </w:divBdr>
        </w:div>
        <w:div w:id="1623998124">
          <w:marLeft w:val="640"/>
          <w:marRight w:val="0"/>
          <w:marTop w:val="0"/>
          <w:marBottom w:val="0"/>
          <w:divBdr>
            <w:top w:val="none" w:sz="0" w:space="0" w:color="auto"/>
            <w:left w:val="none" w:sz="0" w:space="0" w:color="auto"/>
            <w:bottom w:val="none" w:sz="0" w:space="0" w:color="auto"/>
            <w:right w:val="none" w:sz="0" w:space="0" w:color="auto"/>
          </w:divBdr>
        </w:div>
        <w:div w:id="1859079352">
          <w:marLeft w:val="640"/>
          <w:marRight w:val="0"/>
          <w:marTop w:val="0"/>
          <w:marBottom w:val="0"/>
          <w:divBdr>
            <w:top w:val="none" w:sz="0" w:space="0" w:color="auto"/>
            <w:left w:val="none" w:sz="0" w:space="0" w:color="auto"/>
            <w:bottom w:val="none" w:sz="0" w:space="0" w:color="auto"/>
            <w:right w:val="none" w:sz="0" w:space="0" w:color="auto"/>
          </w:divBdr>
        </w:div>
        <w:div w:id="988094503">
          <w:marLeft w:val="640"/>
          <w:marRight w:val="0"/>
          <w:marTop w:val="0"/>
          <w:marBottom w:val="0"/>
          <w:divBdr>
            <w:top w:val="none" w:sz="0" w:space="0" w:color="auto"/>
            <w:left w:val="none" w:sz="0" w:space="0" w:color="auto"/>
            <w:bottom w:val="none" w:sz="0" w:space="0" w:color="auto"/>
            <w:right w:val="none" w:sz="0" w:space="0" w:color="auto"/>
          </w:divBdr>
        </w:div>
        <w:div w:id="264004052">
          <w:marLeft w:val="640"/>
          <w:marRight w:val="0"/>
          <w:marTop w:val="0"/>
          <w:marBottom w:val="0"/>
          <w:divBdr>
            <w:top w:val="none" w:sz="0" w:space="0" w:color="auto"/>
            <w:left w:val="none" w:sz="0" w:space="0" w:color="auto"/>
            <w:bottom w:val="none" w:sz="0" w:space="0" w:color="auto"/>
            <w:right w:val="none" w:sz="0" w:space="0" w:color="auto"/>
          </w:divBdr>
        </w:div>
        <w:div w:id="599877255">
          <w:marLeft w:val="640"/>
          <w:marRight w:val="0"/>
          <w:marTop w:val="0"/>
          <w:marBottom w:val="0"/>
          <w:divBdr>
            <w:top w:val="none" w:sz="0" w:space="0" w:color="auto"/>
            <w:left w:val="none" w:sz="0" w:space="0" w:color="auto"/>
            <w:bottom w:val="none" w:sz="0" w:space="0" w:color="auto"/>
            <w:right w:val="none" w:sz="0" w:space="0" w:color="auto"/>
          </w:divBdr>
        </w:div>
        <w:div w:id="1932081854">
          <w:marLeft w:val="640"/>
          <w:marRight w:val="0"/>
          <w:marTop w:val="0"/>
          <w:marBottom w:val="0"/>
          <w:divBdr>
            <w:top w:val="none" w:sz="0" w:space="0" w:color="auto"/>
            <w:left w:val="none" w:sz="0" w:space="0" w:color="auto"/>
            <w:bottom w:val="none" w:sz="0" w:space="0" w:color="auto"/>
            <w:right w:val="none" w:sz="0" w:space="0" w:color="auto"/>
          </w:divBdr>
        </w:div>
        <w:div w:id="875895955">
          <w:marLeft w:val="640"/>
          <w:marRight w:val="0"/>
          <w:marTop w:val="0"/>
          <w:marBottom w:val="0"/>
          <w:divBdr>
            <w:top w:val="none" w:sz="0" w:space="0" w:color="auto"/>
            <w:left w:val="none" w:sz="0" w:space="0" w:color="auto"/>
            <w:bottom w:val="none" w:sz="0" w:space="0" w:color="auto"/>
            <w:right w:val="none" w:sz="0" w:space="0" w:color="auto"/>
          </w:divBdr>
        </w:div>
        <w:div w:id="1296915152">
          <w:marLeft w:val="640"/>
          <w:marRight w:val="0"/>
          <w:marTop w:val="0"/>
          <w:marBottom w:val="0"/>
          <w:divBdr>
            <w:top w:val="none" w:sz="0" w:space="0" w:color="auto"/>
            <w:left w:val="none" w:sz="0" w:space="0" w:color="auto"/>
            <w:bottom w:val="none" w:sz="0" w:space="0" w:color="auto"/>
            <w:right w:val="none" w:sz="0" w:space="0" w:color="auto"/>
          </w:divBdr>
        </w:div>
        <w:div w:id="1892573079">
          <w:marLeft w:val="640"/>
          <w:marRight w:val="0"/>
          <w:marTop w:val="0"/>
          <w:marBottom w:val="0"/>
          <w:divBdr>
            <w:top w:val="none" w:sz="0" w:space="0" w:color="auto"/>
            <w:left w:val="none" w:sz="0" w:space="0" w:color="auto"/>
            <w:bottom w:val="none" w:sz="0" w:space="0" w:color="auto"/>
            <w:right w:val="none" w:sz="0" w:space="0" w:color="auto"/>
          </w:divBdr>
        </w:div>
        <w:div w:id="1030492877">
          <w:marLeft w:val="640"/>
          <w:marRight w:val="0"/>
          <w:marTop w:val="0"/>
          <w:marBottom w:val="0"/>
          <w:divBdr>
            <w:top w:val="none" w:sz="0" w:space="0" w:color="auto"/>
            <w:left w:val="none" w:sz="0" w:space="0" w:color="auto"/>
            <w:bottom w:val="none" w:sz="0" w:space="0" w:color="auto"/>
            <w:right w:val="none" w:sz="0" w:space="0" w:color="auto"/>
          </w:divBdr>
        </w:div>
        <w:div w:id="1616129931">
          <w:marLeft w:val="640"/>
          <w:marRight w:val="0"/>
          <w:marTop w:val="0"/>
          <w:marBottom w:val="0"/>
          <w:divBdr>
            <w:top w:val="none" w:sz="0" w:space="0" w:color="auto"/>
            <w:left w:val="none" w:sz="0" w:space="0" w:color="auto"/>
            <w:bottom w:val="none" w:sz="0" w:space="0" w:color="auto"/>
            <w:right w:val="none" w:sz="0" w:space="0" w:color="auto"/>
          </w:divBdr>
        </w:div>
        <w:div w:id="2029016490">
          <w:marLeft w:val="640"/>
          <w:marRight w:val="0"/>
          <w:marTop w:val="0"/>
          <w:marBottom w:val="0"/>
          <w:divBdr>
            <w:top w:val="none" w:sz="0" w:space="0" w:color="auto"/>
            <w:left w:val="none" w:sz="0" w:space="0" w:color="auto"/>
            <w:bottom w:val="none" w:sz="0" w:space="0" w:color="auto"/>
            <w:right w:val="none" w:sz="0" w:space="0" w:color="auto"/>
          </w:divBdr>
        </w:div>
        <w:div w:id="2045672013">
          <w:marLeft w:val="640"/>
          <w:marRight w:val="0"/>
          <w:marTop w:val="0"/>
          <w:marBottom w:val="0"/>
          <w:divBdr>
            <w:top w:val="none" w:sz="0" w:space="0" w:color="auto"/>
            <w:left w:val="none" w:sz="0" w:space="0" w:color="auto"/>
            <w:bottom w:val="none" w:sz="0" w:space="0" w:color="auto"/>
            <w:right w:val="none" w:sz="0" w:space="0" w:color="auto"/>
          </w:divBdr>
        </w:div>
        <w:div w:id="375736359">
          <w:marLeft w:val="640"/>
          <w:marRight w:val="0"/>
          <w:marTop w:val="0"/>
          <w:marBottom w:val="0"/>
          <w:divBdr>
            <w:top w:val="none" w:sz="0" w:space="0" w:color="auto"/>
            <w:left w:val="none" w:sz="0" w:space="0" w:color="auto"/>
            <w:bottom w:val="none" w:sz="0" w:space="0" w:color="auto"/>
            <w:right w:val="none" w:sz="0" w:space="0" w:color="auto"/>
          </w:divBdr>
        </w:div>
        <w:div w:id="512231404">
          <w:marLeft w:val="640"/>
          <w:marRight w:val="0"/>
          <w:marTop w:val="0"/>
          <w:marBottom w:val="0"/>
          <w:divBdr>
            <w:top w:val="none" w:sz="0" w:space="0" w:color="auto"/>
            <w:left w:val="none" w:sz="0" w:space="0" w:color="auto"/>
            <w:bottom w:val="none" w:sz="0" w:space="0" w:color="auto"/>
            <w:right w:val="none" w:sz="0" w:space="0" w:color="auto"/>
          </w:divBdr>
        </w:div>
        <w:div w:id="4480752">
          <w:marLeft w:val="640"/>
          <w:marRight w:val="0"/>
          <w:marTop w:val="0"/>
          <w:marBottom w:val="0"/>
          <w:divBdr>
            <w:top w:val="none" w:sz="0" w:space="0" w:color="auto"/>
            <w:left w:val="none" w:sz="0" w:space="0" w:color="auto"/>
            <w:bottom w:val="none" w:sz="0" w:space="0" w:color="auto"/>
            <w:right w:val="none" w:sz="0" w:space="0" w:color="auto"/>
          </w:divBdr>
        </w:div>
        <w:div w:id="1102147880">
          <w:marLeft w:val="640"/>
          <w:marRight w:val="0"/>
          <w:marTop w:val="0"/>
          <w:marBottom w:val="0"/>
          <w:divBdr>
            <w:top w:val="none" w:sz="0" w:space="0" w:color="auto"/>
            <w:left w:val="none" w:sz="0" w:space="0" w:color="auto"/>
            <w:bottom w:val="none" w:sz="0" w:space="0" w:color="auto"/>
            <w:right w:val="none" w:sz="0" w:space="0" w:color="auto"/>
          </w:divBdr>
        </w:div>
        <w:div w:id="1033186464">
          <w:marLeft w:val="640"/>
          <w:marRight w:val="0"/>
          <w:marTop w:val="0"/>
          <w:marBottom w:val="0"/>
          <w:divBdr>
            <w:top w:val="none" w:sz="0" w:space="0" w:color="auto"/>
            <w:left w:val="none" w:sz="0" w:space="0" w:color="auto"/>
            <w:bottom w:val="none" w:sz="0" w:space="0" w:color="auto"/>
            <w:right w:val="none" w:sz="0" w:space="0" w:color="auto"/>
          </w:divBdr>
        </w:div>
        <w:div w:id="228661135">
          <w:marLeft w:val="640"/>
          <w:marRight w:val="0"/>
          <w:marTop w:val="0"/>
          <w:marBottom w:val="0"/>
          <w:divBdr>
            <w:top w:val="none" w:sz="0" w:space="0" w:color="auto"/>
            <w:left w:val="none" w:sz="0" w:space="0" w:color="auto"/>
            <w:bottom w:val="none" w:sz="0" w:space="0" w:color="auto"/>
            <w:right w:val="none" w:sz="0" w:space="0" w:color="auto"/>
          </w:divBdr>
        </w:div>
        <w:div w:id="1591501081">
          <w:marLeft w:val="640"/>
          <w:marRight w:val="0"/>
          <w:marTop w:val="0"/>
          <w:marBottom w:val="0"/>
          <w:divBdr>
            <w:top w:val="none" w:sz="0" w:space="0" w:color="auto"/>
            <w:left w:val="none" w:sz="0" w:space="0" w:color="auto"/>
            <w:bottom w:val="none" w:sz="0" w:space="0" w:color="auto"/>
            <w:right w:val="none" w:sz="0" w:space="0" w:color="auto"/>
          </w:divBdr>
        </w:div>
        <w:div w:id="769351470">
          <w:marLeft w:val="640"/>
          <w:marRight w:val="0"/>
          <w:marTop w:val="0"/>
          <w:marBottom w:val="0"/>
          <w:divBdr>
            <w:top w:val="none" w:sz="0" w:space="0" w:color="auto"/>
            <w:left w:val="none" w:sz="0" w:space="0" w:color="auto"/>
            <w:bottom w:val="none" w:sz="0" w:space="0" w:color="auto"/>
            <w:right w:val="none" w:sz="0" w:space="0" w:color="auto"/>
          </w:divBdr>
        </w:div>
        <w:div w:id="350495753">
          <w:marLeft w:val="640"/>
          <w:marRight w:val="0"/>
          <w:marTop w:val="0"/>
          <w:marBottom w:val="0"/>
          <w:divBdr>
            <w:top w:val="none" w:sz="0" w:space="0" w:color="auto"/>
            <w:left w:val="none" w:sz="0" w:space="0" w:color="auto"/>
            <w:bottom w:val="none" w:sz="0" w:space="0" w:color="auto"/>
            <w:right w:val="none" w:sz="0" w:space="0" w:color="auto"/>
          </w:divBdr>
        </w:div>
        <w:div w:id="118227448">
          <w:marLeft w:val="640"/>
          <w:marRight w:val="0"/>
          <w:marTop w:val="0"/>
          <w:marBottom w:val="0"/>
          <w:divBdr>
            <w:top w:val="none" w:sz="0" w:space="0" w:color="auto"/>
            <w:left w:val="none" w:sz="0" w:space="0" w:color="auto"/>
            <w:bottom w:val="none" w:sz="0" w:space="0" w:color="auto"/>
            <w:right w:val="none" w:sz="0" w:space="0" w:color="auto"/>
          </w:divBdr>
        </w:div>
        <w:div w:id="65996301">
          <w:marLeft w:val="640"/>
          <w:marRight w:val="0"/>
          <w:marTop w:val="0"/>
          <w:marBottom w:val="0"/>
          <w:divBdr>
            <w:top w:val="none" w:sz="0" w:space="0" w:color="auto"/>
            <w:left w:val="none" w:sz="0" w:space="0" w:color="auto"/>
            <w:bottom w:val="none" w:sz="0" w:space="0" w:color="auto"/>
            <w:right w:val="none" w:sz="0" w:space="0" w:color="auto"/>
          </w:divBdr>
        </w:div>
        <w:div w:id="805120792">
          <w:marLeft w:val="640"/>
          <w:marRight w:val="0"/>
          <w:marTop w:val="0"/>
          <w:marBottom w:val="0"/>
          <w:divBdr>
            <w:top w:val="none" w:sz="0" w:space="0" w:color="auto"/>
            <w:left w:val="none" w:sz="0" w:space="0" w:color="auto"/>
            <w:bottom w:val="none" w:sz="0" w:space="0" w:color="auto"/>
            <w:right w:val="none" w:sz="0" w:space="0" w:color="auto"/>
          </w:divBdr>
        </w:div>
        <w:div w:id="1047946545">
          <w:marLeft w:val="640"/>
          <w:marRight w:val="0"/>
          <w:marTop w:val="0"/>
          <w:marBottom w:val="0"/>
          <w:divBdr>
            <w:top w:val="none" w:sz="0" w:space="0" w:color="auto"/>
            <w:left w:val="none" w:sz="0" w:space="0" w:color="auto"/>
            <w:bottom w:val="none" w:sz="0" w:space="0" w:color="auto"/>
            <w:right w:val="none" w:sz="0" w:space="0" w:color="auto"/>
          </w:divBdr>
        </w:div>
        <w:div w:id="1071468398">
          <w:marLeft w:val="640"/>
          <w:marRight w:val="0"/>
          <w:marTop w:val="0"/>
          <w:marBottom w:val="0"/>
          <w:divBdr>
            <w:top w:val="none" w:sz="0" w:space="0" w:color="auto"/>
            <w:left w:val="none" w:sz="0" w:space="0" w:color="auto"/>
            <w:bottom w:val="none" w:sz="0" w:space="0" w:color="auto"/>
            <w:right w:val="none" w:sz="0" w:space="0" w:color="auto"/>
          </w:divBdr>
        </w:div>
        <w:div w:id="1612781363">
          <w:marLeft w:val="640"/>
          <w:marRight w:val="0"/>
          <w:marTop w:val="0"/>
          <w:marBottom w:val="0"/>
          <w:divBdr>
            <w:top w:val="none" w:sz="0" w:space="0" w:color="auto"/>
            <w:left w:val="none" w:sz="0" w:space="0" w:color="auto"/>
            <w:bottom w:val="none" w:sz="0" w:space="0" w:color="auto"/>
            <w:right w:val="none" w:sz="0" w:space="0" w:color="auto"/>
          </w:divBdr>
        </w:div>
        <w:div w:id="2114279845">
          <w:marLeft w:val="640"/>
          <w:marRight w:val="0"/>
          <w:marTop w:val="0"/>
          <w:marBottom w:val="0"/>
          <w:divBdr>
            <w:top w:val="none" w:sz="0" w:space="0" w:color="auto"/>
            <w:left w:val="none" w:sz="0" w:space="0" w:color="auto"/>
            <w:bottom w:val="none" w:sz="0" w:space="0" w:color="auto"/>
            <w:right w:val="none" w:sz="0" w:space="0" w:color="auto"/>
          </w:divBdr>
        </w:div>
        <w:div w:id="1145393123">
          <w:marLeft w:val="640"/>
          <w:marRight w:val="0"/>
          <w:marTop w:val="0"/>
          <w:marBottom w:val="0"/>
          <w:divBdr>
            <w:top w:val="none" w:sz="0" w:space="0" w:color="auto"/>
            <w:left w:val="none" w:sz="0" w:space="0" w:color="auto"/>
            <w:bottom w:val="none" w:sz="0" w:space="0" w:color="auto"/>
            <w:right w:val="none" w:sz="0" w:space="0" w:color="auto"/>
          </w:divBdr>
        </w:div>
        <w:div w:id="1682388031">
          <w:marLeft w:val="640"/>
          <w:marRight w:val="0"/>
          <w:marTop w:val="0"/>
          <w:marBottom w:val="0"/>
          <w:divBdr>
            <w:top w:val="none" w:sz="0" w:space="0" w:color="auto"/>
            <w:left w:val="none" w:sz="0" w:space="0" w:color="auto"/>
            <w:bottom w:val="none" w:sz="0" w:space="0" w:color="auto"/>
            <w:right w:val="none" w:sz="0" w:space="0" w:color="auto"/>
          </w:divBdr>
        </w:div>
        <w:div w:id="2044860058">
          <w:marLeft w:val="640"/>
          <w:marRight w:val="0"/>
          <w:marTop w:val="0"/>
          <w:marBottom w:val="0"/>
          <w:divBdr>
            <w:top w:val="none" w:sz="0" w:space="0" w:color="auto"/>
            <w:left w:val="none" w:sz="0" w:space="0" w:color="auto"/>
            <w:bottom w:val="none" w:sz="0" w:space="0" w:color="auto"/>
            <w:right w:val="none" w:sz="0" w:space="0" w:color="auto"/>
          </w:divBdr>
        </w:div>
        <w:div w:id="374546262">
          <w:marLeft w:val="640"/>
          <w:marRight w:val="0"/>
          <w:marTop w:val="0"/>
          <w:marBottom w:val="0"/>
          <w:divBdr>
            <w:top w:val="none" w:sz="0" w:space="0" w:color="auto"/>
            <w:left w:val="none" w:sz="0" w:space="0" w:color="auto"/>
            <w:bottom w:val="none" w:sz="0" w:space="0" w:color="auto"/>
            <w:right w:val="none" w:sz="0" w:space="0" w:color="auto"/>
          </w:divBdr>
        </w:div>
        <w:div w:id="962805040">
          <w:marLeft w:val="640"/>
          <w:marRight w:val="0"/>
          <w:marTop w:val="0"/>
          <w:marBottom w:val="0"/>
          <w:divBdr>
            <w:top w:val="none" w:sz="0" w:space="0" w:color="auto"/>
            <w:left w:val="none" w:sz="0" w:space="0" w:color="auto"/>
            <w:bottom w:val="none" w:sz="0" w:space="0" w:color="auto"/>
            <w:right w:val="none" w:sz="0" w:space="0" w:color="auto"/>
          </w:divBdr>
        </w:div>
        <w:div w:id="2122218377">
          <w:marLeft w:val="640"/>
          <w:marRight w:val="0"/>
          <w:marTop w:val="0"/>
          <w:marBottom w:val="0"/>
          <w:divBdr>
            <w:top w:val="none" w:sz="0" w:space="0" w:color="auto"/>
            <w:left w:val="none" w:sz="0" w:space="0" w:color="auto"/>
            <w:bottom w:val="none" w:sz="0" w:space="0" w:color="auto"/>
            <w:right w:val="none" w:sz="0" w:space="0" w:color="auto"/>
          </w:divBdr>
        </w:div>
        <w:div w:id="1785922608">
          <w:marLeft w:val="640"/>
          <w:marRight w:val="0"/>
          <w:marTop w:val="0"/>
          <w:marBottom w:val="0"/>
          <w:divBdr>
            <w:top w:val="none" w:sz="0" w:space="0" w:color="auto"/>
            <w:left w:val="none" w:sz="0" w:space="0" w:color="auto"/>
            <w:bottom w:val="none" w:sz="0" w:space="0" w:color="auto"/>
            <w:right w:val="none" w:sz="0" w:space="0" w:color="auto"/>
          </w:divBdr>
        </w:div>
        <w:div w:id="928729948">
          <w:marLeft w:val="640"/>
          <w:marRight w:val="0"/>
          <w:marTop w:val="0"/>
          <w:marBottom w:val="0"/>
          <w:divBdr>
            <w:top w:val="none" w:sz="0" w:space="0" w:color="auto"/>
            <w:left w:val="none" w:sz="0" w:space="0" w:color="auto"/>
            <w:bottom w:val="none" w:sz="0" w:space="0" w:color="auto"/>
            <w:right w:val="none" w:sz="0" w:space="0" w:color="auto"/>
          </w:divBdr>
        </w:div>
        <w:div w:id="462430127">
          <w:marLeft w:val="640"/>
          <w:marRight w:val="0"/>
          <w:marTop w:val="0"/>
          <w:marBottom w:val="0"/>
          <w:divBdr>
            <w:top w:val="none" w:sz="0" w:space="0" w:color="auto"/>
            <w:left w:val="none" w:sz="0" w:space="0" w:color="auto"/>
            <w:bottom w:val="none" w:sz="0" w:space="0" w:color="auto"/>
            <w:right w:val="none" w:sz="0" w:space="0" w:color="auto"/>
          </w:divBdr>
        </w:div>
        <w:div w:id="157775440">
          <w:marLeft w:val="640"/>
          <w:marRight w:val="0"/>
          <w:marTop w:val="0"/>
          <w:marBottom w:val="0"/>
          <w:divBdr>
            <w:top w:val="none" w:sz="0" w:space="0" w:color="auto"/>
            <w:left w:val="none" w:sz="0" w:space="0" w:color="auto"/>
            <w:bottom w:val="none" w:sz="0" w:space="0" w:color="auto"/>
            <w:right w:val="none" w:sz="0" w:space="0" w:color="auto"/>
          </w:divBdr>
        </w:div>
        <w:div w:id="52395241">
          <w:marLeft w:val="640"/>
          <w:marRight w:val="0"/>
          <w:marTop w:val="0"/>
          <w:marBottom w:val="0"/>
          <w:divBdr>
            <w:top w:val="none" w:sz="0" w:space="0" w:color="auto"/>
            <w:left w:val="none" w:sz="0" w:space="0" w:color="auto"/>
            <w:bottom w:val="none" w:sz="0" w:space="0" w:color="auto"/>
            <w:right w:val="none" w:sz="0" w:space="0" w:color="auto"/>
          </w:divBdr>
        </w:div>
        <w:div w:id="446120290">
          <w:marLeft w:val="640"/>
          <w:marRight w:val="0"/>
          <w:marTop w:val="0"/>
          <w:marBottom w:val="0"/>
          <w:divBdr>
            <w:top w:val="none" w:sz="0" w:space="0" w:color="auto"/>
            <w:left w:val="none" w:sz="0" w:space="0" w:color="auto"/>
            <w:bottom w:val="none" w:sz="0" w:space="0" w:color="auto"/>
            <w:right w:val="none" w:sz="0" w:space="0" w:color="auto"/>
          </w:divBdr>
        </w:div>
        <w:div w:id="1970894028">
          <w:marLeft w:val="640"/>
          <w:marRight w:val="0"/>
          <w:marTop w:val="0"/>
          <w:marBottom w:val="0"/>
          <w:divBdr>
            <w:top w:val="none" w:sz="0" w:space="0" w:color="auto"/>
            <w:left w:val="none" w:sz="0" w:space="0" w:color="auto"/>
            <w:bottom w:val="none" w:sz="0" w:space="0" w:color="auto"/>
            <w:right w:val="none" w:sz="0" w:space="0" w:color="auto"/>
          </w:divBdr>
        </w:div>
        <w:div w:id="1652129352">
          <w:marLeft w:val="640"/>
          <w:marRight w:val="0"/>
          <w:marTop w:val="0"/>
          <w:marBottom w:val="0"/>
          <w:divBdr>
            <w:top w:val="none" w:sz="0" w:space="0" w:color="auto"/>
            <w:left w:val="none" w:sz="0" w:space="0" w:color="auto"/>
            <w:bottom w:val="none" w:sz="0" w:space="0" w:color="auto"/>
            <w:right w:val="none" w:sz="0" w:space="0" w:color="auto"/>
          </w:divBdr>
        </w:div>
        <w:div w:id="1197815373">
          <w:marLeft w:val="640"/>
          <w:marRight w:val="0"/>
          <w:marTop w:val="0"/>
          <w:marBottom w:val="0"/>
          <w:divBdr>
            <w:top w:val="none" w:sz="0" w:space="0" w:color="auto"/>
            <w:left w:val="none" w:sz="0" w:space="0" w:color="auto"/>
            <w:bottom w:val="none" w:sz="0" w:space="0" w:color="auto"/>
            <w:right w:val="none" w:sz="0" w:space="0" w:color="auto"/>
          </w:divBdr>
        </w:div>
        <w:div w:id="1386026844">
          <w:marLeft w:val="640"/>
          <w:marRight w:val="0"/>
          <w:marTop w:val="0"/>
          <w:marBottom w:val="0"/>
          <w:divBdr>
            <w:top w:val="none" w:sz="0" w:space="0" w:color="auto"/>
            <w:left w:val="none" w:sz="0" w:space="0" w:color="auto"/>
            <w:bottom w:val="none" w:sz="0" w:space="0" w:color="auto"/>
            <w:right w:val="none" w:sz="0" w:space="0" w:color="auto"/>
          </w:divBdr>
        </w:div>
        <w:div w:id="642538688">
          <w:marLeft w:val="640"/>
          <w:marRight w:val="0"/>
          <w:marTop w:val="0"/>
          <w:marBottom w:val="0"/>
          <w:divBdr>
            <w:top w:val="none" w:sz="0" w:space="0" w:color="auto"/>
            <w:left w:val="none" w:sz="0" w:space="0" w:color="auto"/>
            <w:bottom w:val="none" w:sz="0" w:space="0" w:color="auto"/>
            <w:right w:val="none" w:sz="0" w:space="0" w:color="auto"/>
          </w:divBdr>
        </w:div>
        <w:div w:id="1162231707">
          <w:marLeft w:val="640"/>
          <w:marRight w:val="0"/>
          <w:marTop w:val="0"/>
          <w:marBottom w:val="0"/>
          <w:divBdr>
            <w:top w:val="none" w:sz="0" w:space="0" w:color="auto"/>
            <w:left w:val="none" w:sz="0" w:space="0" w:color="auto"/>
            <w:bottom w:val="none" w:sz="0" w:space="0" w:color="auto"/>
            <w:right w:val="none" w:sz="0" w:space="0" w:color="auto"/>
          </w:divBdr>
        </w:div>
        <w:div w:id="1097019719">
          <w:marLeft w:val="640"/>
          <w:marRight w:val="0"/>
          <w:marTop w:val="0"/>
          <w:marBottom w:val="0"/>
          <w:divBdr>
            <w:top w:val="none" w:sz="0" w:space="0" w:color="auto"/>
            <w:left w:val="none" w:sz="0" w:space="0" w:color="auto"/>
            <w:bottom w:val="none" w:sz="0" w:space="0" w:color="auto"/>
            <w:right w:val="none" w:sz="0" w:space="0" w:color="auto"/>
          </w:divBdr>
        </w:div>
        <w:div w:id="2105607905">
          <w:marLeft w:val="640"/>
          <w:marRight w:val="0"/>
          <w:marTop w:val="0"/>
          <w:marBottom w:val="0"/>
          <w:divBdr>
            <w:top w:val="none" w:sz="0" w:space="0" w:color="auto"/>
            <w:left w:val="none" w:sz="0" w:space="0" w:color="auto"/>
            <w:bottom w:val="none" w:sz="0" w:space="0" w:color="auto"/>
            <w:right w:val="none" w:sz="0" w:space="0" w:color="auto"/>
          </w:divBdr>
        </w:div>
        <w:div w:id="2031103099">
          <w:marLeft w:val="640"/>
          <w:marRight w:val="0"/>
          <w:marTop w:val="0"/>
          <w:marBottom w:val="0"/>
          <w:divBdr>
            <w:top w:val="none" w:sz="0" w:space="0" w:color="auto"/>
            <w:left w:val="none" w:sz="0" w:space="0" w:color="auto"/>
            <w:bottom w:val="none" w:sz="0" w:space="0" w:color="auto"/>
            <w:right w:val="none" w:sz="0" w:space="0" w:color="auto"/>
          </w:divBdr>
        </w:div>
        <w:div w:id="47532568">
          <w:marLeft w:val="640"/>
          <w:marRight w:val="0"/>
          <w:marTop w:val="0"/>
          <w:marBottom w:val="0"/>
          <w:divBdr>
            <w:top w:val="none" w:sz="0" w:space="0" w:color="auto"/>
            <w:left w:val="none" w:sz="0" w:space="0" w:color="auto"/>
            <w:bottom w:val="none" w:sz="0" w:space="0" w:color="auto"/>
            <w:right w:val="none" w:sz="0" w:space="0" w:color="auto"/>
          </w:divBdr>
        </w:div>
        <w:div w:id="424807349">
          <w:marLeft w:val="640"/>
          <w:marRight w:val="0"/>
          <w:marTop w:val="0"/>
          <w:marBottom w:val="0"/>
          <w:divBdr>
            <w:top w:val="none" w:sz="0" w:space="0" w:color="auto"/>
            <w:left w:val="none" w:sz="0" w:space="0" w:color="auto"/>
            <w:bottom w:val="none" w:sz="0" w:space="0" w:color="auto"/>
            <w:right w:val="none" w:sz="0" w:space="0" w:color="auto"/>
          </w:divBdr>
        </w:div>
        <w:div w:id="467284561">
          <w:marLeft w:val="640"/>
          <w:marRight w:val="0"/>
          <w:marTop w:val="0"/>
          <w:marBottom w:val="0"/>
          <w:divBdr>
            <w:top w:val="none" w:sz="0" w:space="0" w:color="auto"/>
            <w:left w:val="none" w:sz="0" w:space="0" w:color="auto"/>
            <w:bottom w:val="none" w:sz="0" w:space="0" w:color="auto"/>
            <w:right w:val="none" w:sz="0" w:space="0" w:color="auto"/>
          </w:divBdr>
        </w:div>
        <w:div w:id="1985771378">
          <w:marLeft w:val="640"/>
          <w:marRight w:val="0"/>
          <w:marTop w:val="0"/>
          <w:marBottom w:val="0"/>
          <w:divBdr>
            <w:top w:val="none" w:sz="0" w:space="0" w:color="auto"/>
            <w:left w:val="none" w:sz="0" w:space="0" w:color="auto"/>
            <w:bottom w:val="none" w:sz="0" w:space="0" w:color="auto"/>
            <w:right w:val="none" w:sz="0" w:space="0" w:color="auto"/>
          </w:divBdr>
        </w:div>
        <w:div w:id="245697020">
          <w:marLeft w:val="640"/>
          <w:marRight w:val="0"/>
          <w:marTop w:val="0"/>
          <w:marBottom w:val="0"/>
          <w:divBdr>
            <w:top w:val="none" w:sz="0" w:space="0" w:color="auto"/>
            <w:left w:val="none" w:sz="0" w:space="0" w:color="auto"/>
            <w:bottom w:val="none" w:sz="0" w:space="0" w:color="auto"/>
            <w:right w:val="none" w:sz="0" w:space="0" w:color="auto"/>
          </w:divBdr>
        </w:div>
        <w:div w:id="214317497">
          <w:marLeft w:val="640"/>
          <w:marRight w:val="0"/>
          <w:marTop w:val="0"/>
          <w:marBottom w:val="0"/>
          <w:divBdr>
            <w:top w:val="none" w:sz="0" w:space="0" w:color="auto"/>
            <w:left w:val="none" w:sz="0" w:space="0" w:color="auto"/>
            <w:bottom w:val="none" w:sz="0" w:space="0" w:color="auto"/>
            <w:right w:val="none" w:sz="0" w:space="0" w:color="auto"/>
          </w:divBdr>
        </w:div>
        <w:div w:id="287468166">
          <w:marLeft w:val="640"/>
          <w:marRight w:val="0"/>
          <w:marTop w:val="0"/>
          <w:marBottom w:val="0"/>
          <w:divBdr>
            <w:top w:val="none" w:sz="0" w:space="0" w:color="auto"/>
            <w:left w:val="none" w:sz="0" w:space="0" w:color="auto"/>
            <w:bottom w:val="none" w:sz="0" w:space="0" w:color="auto"/>
            <w:right w:val="none" w:sz="0" w:space="0" w:color="auto"/>
          </w:divBdr>
        </w:div>
        <w:div w:id="786629388">
          <w:marLeft w:val="640"/>
          <w:marRight w:val="0"/>
          <w:marTop w:val="0"/>
          <w:marBottom w:val="0"/>
          <w:divBdr>
            <w:top w:val="none" w:sz="0" w:space="0" w:color="auto"/>
            <w:left w:val="none" w:sz="0" w:space="0" w:color="auto"/>
            <w:bottom w:val="none" w:sz="0" w:space="0" w:color="auto"/>
            <w:right w:val="none" w:sz="0" w:space="0" w:color="auto"/>
          </w:divBdr>
        </w:div>
        <w:div w:id="1614939668">
          <w:marLeft w:val="640"/>
          <w:marRight w:val="0"/>
          <w:marTop w:val="0"/>
          <w:marBottom w:val="0"/>
          <w:divBdr>
            <w:top w:val="none" w:sz="0" w:space="0" w:color="auto"/>
            <w:left w:val="none" w:sz="0" w:space="0" w:color="auto"/>
            <w:bottom w:val="none" w:sz="0" w:space="0" w:color="auto"/>
            <w:right w:val="none" w:sz="0" w:space="0" w:color="auto"/>
          </w:divBdr>
        </w:div>
        <w:div w:id="1012924957">
          <w:marLeft w:val="640"/>
          <w:marRight w:val="0"/>
          <w:marTop w:val="0"/>
          <w:marBottom w:val="0"/>
          <w:divBdr>
            <w:top w:val="none" w:sz="0" w:space="0" w:color="auto"/>
            <w:left w:val="none" w:sz="0" w:space="0" w:color="auto"/>
            <w:bottom w:val="none" w:sz="0" w:space="0" w:color="auto"/>
            <w:right w:val="none" w:sz="0" w:space="0" w:color="auto"/>
          </w:divBdr>
        </w:div>
        <w:div w:id="573465772">
          <w:marLeft w:val="640"/>
          <w:marRight w:val="0"/>
          <w:marTop w:val="0"/>
          <w:marBottom w:val="0"/>
          <w:divBdr>
            <w:top w:val="none" w:sz="0" w:space="0" w:color="auto"/>
            <w:left w:val="none" w:sz="0" w:space="0" w:color="auto"/>
            <w:bottom w:val="none" w:sz="0" w:space="0" w:color="auto"/>
            <w:right w:val="none" w:sz="0" w:space="0" w:color="auto"/>
          </w:divBdr>
        </w:div>
        <w:div w:id="916398804">
          <w:marLeft w:val="640"/>
          <w:marRight w:val="0"/>
          <w:marTop w:val="0"/>
          <w:marBottom w:val="0"/>
          <w:divBdr>
            <w:top w:val="none" w:sz="0" w:space="0" w:color="auto"/>
            <w:left w:val="none" w:sz="0" w:space="0" w:color="auto"/>
            <w:bottom w:val="none" w:sz="0" w:space="0" w:color="auto"/>
            <w:right w:val="none" w:sz="0" w:space="0" w:color="auto"/>
          </w:divBdr>
        </w:div>
        <w:div w:id="1083991617">
          <w:marLeft w:val="640"/>
          <w:marRight w:val="0"/>
          <w:marTop w:val="0"/>
          <w:marBottom w:val="0"/>
          <w:divBdr>
            <w:top w:val="none" w:sz="0" w:space="0" w:color="auto"/>
            <w:left w:val="none" w:sz="0" w:space="0" w:color="auto"/>
            <w:bottom w:val="none" w:sz="0" w:space="0" w:color="auto"/>
            <w:right w:val="none" w:sz="0" w:space="0" w:color="auto"/>
          </w:divBdr>
        </w:div>
        <w:div w:id="78260843">
          <w:marLeft w:val="640"/>
          <w:marRight w:val="0"/>
          <w:marTop w:val="0"/>
          <w:marBottom w:val="0"/>
          <w:divBdr>
            <w:top w:val="none" w:sz="0" w:space="0" w:color="auto"/>
            <w:left w:val="none" w:sz="0" w:space="0" w:color="auto"/>
            <w:bottom w:val="none" w:sz="0" w:space="0" w:color="auto"/>
            <w:right w:val="none" w:sz="0" w:space="0" w:color="auto"/>
          </w:divBdr>
        </w:div>
        <w:div w:id="1279875464">
          <w:marLeft w:val="640"/>
          <w:marRight w:val="0"/>
          <w:marTop w:val="0"/>
          <w:marBottom w:val="0"/>
          <w:divBdr>
            <w:top w:val="none" w:sz="0" w:space="0" w:color="auto"/>
            <w:left w:val="none" w:sz="0" w:space="0" w:color="auto"/>
            <w:bottom w:val="none" w:sz="0" w:space="0" w:color="auto"/>
            <w:right w:val="none" w:sz="0" w:space="0" w:color="auto"/>
          </w:divBdr>
        </w:div>
        <w:div w:id="1815297025">
          <w:marLeft w:val="640"/>
          <w:marRight w:val="0"/>
          <w:marTop w:val="0"/>
          <w:marBottom w:val="0"/>
          <w:divBdr>
            <w:top w:val="none" w:sz="0" w:space="0" w:color="auto"/>
            <w:left w:val="none" w:sz="0" w:space="0" w:color="auto"/>
            <w:bottom w:val="none" w:sz="0" w:space="0" w:color="auto"/>
            <w:right w:val="none" w:sz="0" w:space="0" w:color="auto"/>
          </w:divBdr>
        </w:div>
        <w:div w:id="177040810">
          <w:marLeft w:val="640"/>
          <w:marRight w:val="0"/>
          <w:marTop w:val="0"/>
          <w:marBottom w:val="0"/>
          <w:divBdr>
            <w:top w:val="none" w:sz="0" w:space="0" w:color="auto"/>
            <w:left w:val="none" w:sz="0" w:space="0" w:color="auto"/>
            <w:bottom w:val="none" w:sz="0" w:space="0" w:color="auto"/>
            <w:right w:val="none" w:sz="0" w:space="0" w:color="auto"/>
          </w:divBdr>
        </w:div>
        <w:div w:id="816799482">
          <w:marLeft w:val="640"/>
          <w:marRight w:val="0"/>
          <w:marTop w:val="0"/>
          <w:marBottom w:val="0"/>
          <w:divBdr>
            <w:top w:val="none" w:sz="0" w:space="0" w:color="auto"/>
            <w:left w:val="none" w:sz="0" w:space="0" w:color="auto"/>
            <w:bottom w:val="none" w:sz="0" w:space="0" w:color="auto"/>
            <w:right w:val="none" w:sz="0" w:space="0" w:color="auto"/>
          </w:divBdr>
        </w:div>
        <w:div w:id="837616092">
          <w:marLeft w:val="640"/>
          <w:marRight w:val="0"/>
          <w:marTop w:val="0"/>
          <w:marBottom w:val="0"/>
          <w:divBdr>
            <w:top w:val="none" w:sz="0" w:space="0" w:color="auto"/>
            <w:left w:val="none" w:sz="0" w:space="0" w:color="auto"/>
            <w:bottom w:val="none" w:sz="0" w:space="0" w:color="auto"/>
            <w:right w:val="none" w:sz="0" w:space="0" w:color="auto"/>
          </w:divBdr>
        </w:div>
        <w:div w:id="1541285315">
          <w:marLeft w:val="640"/>
          <w:marRight w:val="0"/>
          <w:marTop w:val="0"/>
          <w:marBottom w:val="0"/>
          <w:divBdr>
            <w:top w:val="none" w:sz="0" w:space="0" w:color="auto"/>
            <w:left w:val="none" w:sz="0" w:space="0" w:color="auto"/>
            <w:bottom w:val="none" w:sz="0" w:space="0" w:color="auto"/>
            <w:right w:val="none" w:sz="0" w:space="0" w:color="auto"/>
          </w:divBdr>
        </w:div>
        <w:div w:id="807282432">
          <w:marLeft w:val="640"/>
          <w:marRight w:val="0"/>
          <w:marTop w:val="0"/>
          <w:marBottom w:val="0"/>
          <w:divBdr>
            <w:top w:val="none" w:sz="0" w:space="0" w:color="auto"/>
            <w:left w:val="none" w:sz="0" w:space="0" w:color="auto"/>
            <w:bottom w:val="none" w:sz="0" w:space="0" w:color="auto"/>
            <w:right w:val="none" w:sz="0" w:space="0" w:color="auto"/>
          </w:divBdr>
        </w:div>
        <w:div w:id="1271082958">
          <w:marLeft w:val="640"/>
          <w:marRight w:val="0"/>
          <w:marTop w:val="0"/>
          <w:marBottom w:val="0"/>
          <w:divBdr>
            <w:top w:val="none" w:sz="0" w:space="0" w:color="auto"/>
            <w:left w:val="none" w:sz="0" w:space="0" w:color="auto"/>
            <w:bottom w:val="none" w:sz="0" w:space="0" w:color="auto"/>
            <w:right w:val="none" w:sz="0" w:space="0" w:color="auto"/>
          </w:divBdr>
        </w:div>
        <w:div w:id="2142770309">
          <w:marLeft w:val="640"/>
          <w:marRight w:val="0"/>
          <w:marTop w:val="0"/>
          <w:marBottom w:val="0"/>
          <w:divBdr>
            <w:top w:val="none" w:sz="0" w:space="0" w:color="auto"/>
            <w:left w:val="none" w:sz="0" w:space="0" w:color="auto"/>
            <w:bottom w:val="none" w:sz="0" w:space="0" w:color="auto"/>
            <w:right w:val="none" w:sz="0" w:space="0" w:color="auto"/>
          </w:divBdr>
        </w:div>
        <w:div w:id="912206091">
          <w:marLeft w:val="640"/>
          <w:marRight w:val="0"/>
          <w:marTop w:val="0"/>
          <w:marBottom w:val="0"/>
          <w:divBdr>
            <w:top w:val="none" w:sz="0" w:space="0" w:color="auto"/>
            <w:left w:val="none" w:sz="0" w:space="0" w:color="auto"/>
            <w:bottom w:val="none" w:sz="0" w:space="0" w:color="auto"/>
            <w:right w:val="none" w:sz="0" w:space="0" w:color="auto"/>
          </w:divBdr>
        </w:div>
        <w:div w:id="787046403">
          <w:marLeft w:val="640"/>
          <w:marRight w:val="0"/>
          <w:marTop w:val="0"/>
          <w:marBottom w:val="0"/>
          <w:divBdr>
            <w:top w:val="none" w:sz="0" w:space="0" w:color="auto"/>
            <w:left w:val="none" w:sz="0" w:space="0" w:color="auto"/>
            <w:bottom w:val="none" w:sz="0" w:space="0" w:color="auto"/>
            <w:right w:val="none" w:sz="0" w:space="0" w:color="auto"/>
          </w:divBdr>
        </w:div>
        <w:div w:id="2134519310">
          <w:marLeft w:val="640"/>
          <w:marRight w:val="0"/>
          <w:marTop w:val="0"/>
          <w:marBottom w:val="0"/>
          <w:divBdr>
            <w:top w:val="none" w:sz="0" w:space="0" w:color="auto"/>
            <w:left w:val="none" w:sz="0" w:space="0" w:color="auto"/>
            <w:bottom w:val="none" w:sz="0" w:space="0" w:color="auto"/>
            <w:right w:val="none" w:sz="0" w:space="0" w:color="auto"/>
          </w:divBdr>
        </w:div>
        <w:div w:id="1637686501">
          <w:marLeft w:val="640"/>
          <w:marRight w:val="0"/>
          <w:marTop w:val="0"/>
          <w:marBottom w:val="0"/>
          <w:divBdr>
            <w:top w:val="none" w:sz="0" w:space="0" w:color="auto"/>
            <w:left w:val="none" w:sz="0" w:space="0" w:color="auto"/>
            <w:bottom w:val="none" w:sz="0" w:space="0" w:color="auto"/>
            <w:right w:val="none" w:sz="0" w:space="0" w:color="auto"/>
          </w:divBdr>
        </w:div>
        <w:div w:id="376977133">
          <w:marLeft w:val="640"/>
          <w:marRight w:val="0"/>
          <w:marTop w:val="0"/>
          <w:marBottom w:val="0"/>
          <w:divBdr>
            <w:top w:val="none" w:sz="0" w:space="0" w:color="auto"/>
            <w:left w:val="none" w:sz="0" w:space="0" w:color="auto"/>
            <w:bottom w:val="none" w:sz="0" w:space="0" w:color="auto"/>
            <w:right w:val="none" w:sz="0" w:space="0" w:color="auto"/>
          </w:divBdr>
        </w:div>
        <w:div w:id="1297681877">
          <w:marLeft w:val="640"/>
          <w:marRight w:val="0"/>
          <w:marTop w:val="0"/>
          <w:marBottom w:val="0"/>
          <w:divBdr>
            <w:top w:val="none" w:sz="0" w:space="0" w:color="auto"/>
            <w:left w:val="none" w:sz="0" w:space="0" w:color="auto"/>
            <w:bottom w:val="none" w:sz="0" w:space="0" w:color="auto"/>
            <w:right w:val="none" w:sz="0" w:space="0" w:color="auto"/>
          </w:divBdr>
        </w:div>
        <w:div w:id="945381959">
          <w:marLeft w:val="640"/>
          <w:marRight w:val="0"/>
          <w:marTop w:val="0"/>
          <w:marBottom w:val="0"/>
          <w:divBdr>
            <w:top w:val="none" w:sz="0" w:space="0" w:color="auto"/>
            <w:left w:val="none" w:sz="0" w:space="0" w:color="auto"/>
            <w:bottom w:val="none" w:sz="0" w:space="0" w:color="auto"/>
            <w:right w:val="none" w:sz="0" w:space="0" w:color="auto"/>
          </w:divBdr>
        </w:div>
        <w:div w:id="1472744486">
          <w:marLeft w:val="640"/>
          <w:marRight w:val="0"/>
          <w:marTop w:val="0"/>
          <w:marBottom w:val="0"/>
          <w:divBdr>
            <w:top w:val="none" w:sz="0" w:space="0" w:color="auto"/>
            <w:left w:val="none" w:sz="0" w:space="0" w:color="auto"/>
            <w:bottom w:val="none" w:sz="0" w:space="0" w:color="auto"/>
            <w:right w:val="none" w:sz="0" w:space="0" w:color="auto"/>
          </w:divBdr>
        </w:div>
        <w:div w:id="1604066932">
          <w:marLeft w:val="640"/>
          <w:marRight w:val="0"/>
          <w:marTop w:val="0"/>
          <w:marBottom w:val="0"/>
          <w:divBdr>
            <w:top w:val="none" w:sz="0" w:space="0" w:color="auto"/>
            <w:left w:val="none" w:sz="0" w:space="0" w:color="auto"/>
            <w:bottom w:val="none" w:sz="0" w:space="0" w:color="auto"/>
            <w:right w:val="none" w:sz="0" w:space="0" w:color="auto"/>
          </w:divBdr>
        </w:div>
        <w:div w:id="1256281167">
          <w:marLeft w:val="640"/>
          <w:marRight w:val="0"/>
          <w:marTop w:val="0"/>
          <w:marBottom w:val="0"/>
          <w:divBdr>
            <w:top w:val="none" w:sz="0" w:space="0" w:color="auto"/>
            <w:left w:val="none" w:sz="0" w:space="0" w:color="auto"/>
            <w:bottom w:val="none" w:sz="0" w:space="0" w:color="auto"/>
            <w:right w:val="none" w:sz="0" w:space="0" w:color="auto"/>
          </w:divBdr>
        </w:div>
        <w:div w:id="14424563">
          <w:marLeft w:val="640"/>
          <w:marRight w:val="0"/>
          <w:marTop w:val="0"/>
          <w:marBottom w:val="0"/>
          <w:divBdr>
            <w:top w:val="none" w:sz="0" w:space="0" w:color="auto"/>
            <w:left w:val="none" w:sz="0" w:space="0" w:color="auto"/>
            <w:bottom w:val="none" w:sz="0" w:space="0" w:color="auto"/>
            <w:right w:val="none" w:sz="0" w:space="0" w:color="auto"/>
          </w:divBdr>
        </w:div>
        <w:div w:id="324817443">
          <w:marLeft w:val="640"/>
          <w:marRight w:val="0"/>
          <w:marTop w:val="0"/>
          <w:marBottom w:val="0"/>
          <w:divBdr>
            <w:top w:val="none" w:sz="0" w:space="0" w:color="auto"/>
            <w:left w:val="none" w:sz="0" w:space="0" w:color="auto"/>
            <w:bottom w:val="none" w:sz="0" w:space="0" w:color="auto"/>
            <w:right w:val="none" w:sz="0" w:space="0" w:color="auto"/>
          </w:divBdr>
        </w:div>
        <w:div w:id="943420409">
          <w:marLeft w:val="640"/>
          <w:marRight w:val="0"/>
          <w:marTop w:val="0"/>
          <w:marBottom w:val="0"/>
          <w:divBdr>
            <w:top w:val="none" w:sz="0" w:space="0" w:color="auto"/>
            <w:left w:val="none" w:sz="0" w:space="0" w:color="auto"/>
            <w:bottom w:val="none" w:sz="0" w:space="0" w:color="auto"/>
            <w:right w:val="none" w:sz="0" w:space="0" w:color="auto"/>
          </w:divBdr>
        </w:div>
        <w:div w:id="892010593">
          <w:marLeft w:val="640"/>
          <w:marRight w:val="0"/>
          <w:marTop w:val="0"/>
          <w:marBottom w:val="0"/>
          <w:divBdr>
            <w:top w:val="none" w:sz="0" w:space="0" w:color="auto"/>
            <w:left w:val="none" w:sz="0" w:space="0" w:color="auto"/>
            <w:bottom w:val="none" w:sz="0" w:space="0" w:color="auto"/>
            <w:right w:val="none" w:sz="0" w:space="0" w:color="auto"/>
          </w:divBdr>
        </w:div>
        <w:div w:id="402290506">
          <w:marLeft w:val="640"/>
          <w:marRight w:val="0"/>
          <w:marTop w:val="0"/>
          <w:marBottom w:val="0"/>
          <w:divBdr>
            <w:top w:val="none" w:sz="0" w:space="0" w:color="auto"/>
            <w:left w:val="none" w:sz="0" w:space="0" w:color="auto"/>
            <w:bottom w:val="none" w:sz="0" w:space="0" w:color="auto"/>
            <w:right w:val="none" w:sz="0" w:space="0" w:color="auto"/>
          </w:divBdr>
        </w:div>
        <w:div w:id="2056855712">
          <w:marLeft w:val="640"/>
          <w:marRight w:val="0"/>
          <w:marTop w:val="0"/>
          <w:marBottom w:val="0"/>
          <w:divBdr>
            <w:top w:val="none" w:sz="0" w:space="0" w:color="auto"/>
            <w:left w:val="none" w:sz="0" w:space="0" w:color="auto"/>
            <w:bottom w:val="none" w:sz="0" w:space="0" w:color="auto"/>
            <w:right w:val="none" w:sz="0" w:space="0" w:color="auto"/>
          </w:divBdr>
        </w:div>
        <w:div w:id="788400119">
          <w:marLeft w:val="640"/>
          <w:marRight w:val="0"/>
          <w:marTop w:val="0"/>
          <w:marBottom w:val="0"/>
          <w:divBdr>
            <w:top w:val="none" w:sz="0" w:space="0" w:color="auto"/>
            <w:left w:val="none" w:sz="0" w:space="0" w:color="auto"/>
            <w:bottom w:val="none" w:sz="0" w:space="0" w:color="auto"/>
            <w:right w:val="none" w:sz="0" w:space="0" w:color="auto"/>
          </w:divBdr>
        </w:div>
        <w:div w:id="137916198">
          <w:marLeft w:val="640"/>
          <w:marRight w:val="0"/>
          <w:marTop w:val="0"/>
          <w:marBottom w:val="0"/>
          <w:divBdr>
            <w:top w:val="none" w:sz="0" w:space="0" w:color="auto"/>
            <w:left w:val="none" w:sz="0" w:space="0" w:color="auto"/>
            <w:bottom w:val="none" w:sz="0" w:space="0" w:color="auto"/>
            <w:right w:val="none" w:sz="0" w:space="0" w:color="auto"/>
          </w:divBdr>
        </w:div>
        <w:div w:id="1027214035">
          <w:marLeft w:val="640"/>
          <w:marRight w:val="0"/>
          <w:marTop w:val="0"/>
          <w:marBottom w:val="0"/>
          <w:divBdr>
            <w:top w:val="none" w:sz="0" w:space="0" w:color="auto"/>
            <w:left w:val="none" w:sz="0" w:space="0" w:color="auto"/>
            <w:bottom w:val="none" w:sz="0" w:space="0" w:color="auto"/>
            <w:right w:val="none" w:sz="0" w:space="0" w:color="auto"/>
          </w:divBdr>
        </w:div>
        <w:div w:id="1138184878">
          <w:marLeft w:val="640"/>
          <w:marRight w:val="0"/>
          <w:marTop w:val="0"/>
          <w:marBottom w:val="0"/>
          <w:divBdr>
            <w:top w:val="none" w:sz="0" w:space="0" w:color="auto"/>
            <w:left w:val="none" w:sz="0" w:space="0" w:color="auto"/>
            <w:bottom w:val="none" w:sz="0" w:space="0" w:color="auto"/>
            <w:right w:val="none" w:sz="0" w:space="0" w:color="auto"/>
          </w:divBdr>
        </w:div>
        <w:div w:id="204803657">
          <w:marLeft w:val="640"/>
          <w:marRight w:val="0"/>
          <w:marTop w:val="0"/>
          <w:marBottom w:val="0"/>
          <w:divBdr>
            <w:top w:val="none" w:sz="0" w:space="0" w:color="auto"/>
            <w:left w:val="none" w:sz="0" w:space="0" w:color="auto"/>
            <w:bottom w:val="none" w:sz="0" w:space="0" w:color="auto"/>
            <w:right w:val="none" w:sz="0" w:space="0" w:color="auto"/>
          </w:divBdr>
        </w:div>
        <w:div w:id="143009430">
          <w:marLeft w:val="640"/>
          <w:marRight w:val="0"/>
          <w:marTop w:val="0"/>
          <w:marBottom w:val="0"/>
          <w:divBdr>
            <w:top w:val="none" w:sz="0" w:space="0" w:color="auto"/>
            <w:left w:val="none" w:sz="0" w:space="0" w:color="auto"/>
            <w:bottom w:val="none" w:sz="0" w:space="0" w:color="auto"/>
            <w:right w:val="none" w:sz="0" w:space="0" w:color="auto"/>
          </w:divBdr>
        </w:div>
        <w:div w:id="1767462233">
          <w:marLeft w:val="640"/>
          <w:marRight w:val="0"/>
          <w:marTop w:val="0"/>
          <w:marBottom w:val="0"/>
          <w:divBdr>
            <w:top w:val="none" w:sz="0" w:space="0" w:color="auto"/>
            <w:left w:val="none" w:sz="0" w:space="0" w:color="auto"/>
            <w:bottom w:val="none" w:sz="0" w:space="0" w:color="auto"/>
            <w:right w:val="none" w:sz="0" w:space="0" w:color="auto"/>
          </w:divBdr>
        </w:div>
        <w:div w:id="1270157470">
          <w:marLeft w:val="640"/>
          <w:marRight w:val="0"/>
          <w:marTop w:val="0"/>
          <w:marBottom w:val="0"/>
          <w:divBdr>
            <w:top w:val="none" w:sz="0" w:space="0" w:color="auto"/>
            <w:left w:val="none" w:sz="0" w:space="0" w:color="auto"/>
            <w:bottom w:val="none" w:sz="0" w:space="0" w:color="auto"/>
            <w:right w:val="none" w:sz="0" w:space="0" w:color="auto"/>
          </w:divBdr>
        </w:div>
        <w:div w:id="369960197">
          <w:marLeft w:val="640"/>
          <w:marRight w:val="0"/>
          <w:marTop w:val="0"/>
          <w:marBottom w:val="0"/>
          <w:divBdr>
            <w:top w:val="none" w:sz="0" w:space="0" w:color="auto"/>
            <w:left w:val="none" w:sz="0" w:space="0" w:color="auto"/>
            <w:bottom w:val="none" w:sz="0" w:space="0" w:color="auto"/>
            <w:right w:val="none" w:sz="0" w:space="0" w:color="auto"/>
          </w:divBdr>
        </w:div>
        <w:div w:id="1023896166">
          <w:marLeft w:val="640"/>
          <w:marRight w:val="0"/>
          <w:marTop w:val="0"/>
          <w:marBottom w:val="0"/>
          <w:divBdr>
            <w:top w:val="none" w:sz="0" w:space="0" w:color="auto"/>
            <w:left w:val="none" w:sz="0" w:space="0" w:color="auto"/>
            <w:bottom w:val="none" w:sz="0" w:space="0" w:color="auto"/>
            <w:right w:val="none" w:sz="0" w:space="0" w:color="auto"/>
          </w:divBdr>
        </w:div>
        <w:div w:id="2120374129">
          <w:marLeft w:val="640"/>
          <w:marRight w:val="0"/>
          <w:marTop w:val="0"/>
          <w:marBottom w:val="0"/>
          <w:divBdr>
            <w:top w:val="none" w:sz="0" w:space="0" w:color="auto"/>
            <w:left w:val="none" w:sz="0" w:space="0" w:color="auto"/>
            <w:bottom w:val="none" w:sz="0" w:space="0" w:color="auto"/>
            <w:right w:val="none" w:sz="0" w:space="0" w:color="auto"/>
          </w:divBdr>
        </w:div>
        <w:div w:id="778256943">
          <w:marLeft w:val="640"/>
          <w:marRight w:val="0"/>
          <w:marTop w:val="0"/>
          <w:marBottom w:val="0"/>
          <w:divBdr>
            <w:top w:val="none" w:sz="0" w:space="0" w:color="auto"/>
            <w:left w:val="none" w:sz="0" w:space="0" w:color="auto"/>
            <w:bottom w:val="none" w:sz="0" w:space="0" w:color="auto"/>
            <w:right w:val="none" w:sz="0" w:space="0" w:color="auto"/>
          </w:divBdr>
        </w:div>
        <w:div w:id="667445439">
          <w:marLeft w:val="640"/>
          <w:marRight w:val="0"/>
          <w:marTop w:val="0"/>
          <w:marBottom w:val="0"/>
          <w:divBdr>
            <w:top w:val="none" w:sz="0" w:space="0" w:color="auto"/>
            <w:left w:val="none" w:sz="0" w:space="0" w:color="auto"/>
            <w:bottom w:val="none" w:sz="0" w:space="0" w:color="auto"/>
            <w:right w:val="none" w:sz="0" w:space="0" w:color="auto"/>
          </w:divBdr>
        </w:div>
        <w:div w:id="54203554">
          <w:marLeft w:val="640"/>
          <w:marRight w:val="0"/>
          <w:marTop w:val="0"/>
          <w:marBottom w:val="0"/>
          <w:divBdr>
            <w:top w:val="none" w:sz="0" w:space="0" w:color="auto"/>
            <w:left w:val="none" w:sz="0" w:space="0" w:color="auto"/>
            <w:bottom w:val="none" w:sz="0" w:space="0" w:color="auto"/>
            <w:right w:val="none" w:sz="0" w:space="0" w:color="auto"/>
          </w:divBdr>
        </w:div>
        <w:div w:id="464856290">
          <w:marLeft w:val="640"/>
          <w:marRight w:val="0"/>
          <w:marTop w:val="0"/>
          <w:marBottom w:val="0"/>
          <w:divBdr>
            <w:top w:val="none" w:sz="0" w:space="0" w:color="auto"/>
            <w:left w:val="none" w:sz="0" w:space="0" w:color="auto"/>
            <w:bottom w:val="none" w:sz="0" w:space="0" w:color="auto"/>
            <w:right w:val="none" w:sz="0" w:space="0" w:color="auto"/>
          </w:divBdr>
        </w:div>
        <w:div w:id="273562833">
          <w:marLeft w:val="640"/>
          <w:marRight w:val="0"/>
          <w:marTop w:val="0"/>
          <w:marBottom w:val="0"/>
          <w:divBdr>
            <w:top w:val="none" w:sz="0" w:space="0" w:color="auto"/>
            <w:left w:val="none" w:sz="0" w:space="0" w:color="auto"/>
            <w:bottom w:val="none" w:sz="0" w:space="0" w:color="auto"/>
            <w:right w:val="none" w:sz="0" w:space="0" w:color="auto"/>
          </w:divBdr>
        </w:div>
        <w:div w:id="863010716">
          <w:marLeft w:val="640"/>
          <w:marRight w:val="0"/>
          <w:marTop w:val="0"/>
          <w:marBottom w:val="0"/>
          <w:divBdr>
            <w:top w:val="none" w:sz="0" w:space="0" w:color="auto"/>
            <w:left w:val="none" w:sz="0" w:space="0" w:color="auto"/>
            <w:bottom w:val="none" w:sz="0" w:space="0" w:color="auto"/>
            <w:right w:val="none" w:sz="0" w:space="0" w:color="auto"/>
          </w:divBdr>
        </w:div>
        <w:div w:id="843713403">
          <w:marLeft w:val="640"/>
          <w:marRight w:val="0"/>
          <w:marTop w:val="0"/>
          <w:marBottom w:val="0"/>
          <w:divBdr>
            <w:top w:val="none" w:sz="0" w:space="0" w:color="auto"/>
            <w:left w:val="none" w:sz="0" w:space="0" w:color="auto"/>
            <w:bottom w:val="none" w:sz="0" w:space="0" w:color="auto"/>
            <w:right w:val="none" w:sz="0" w:space="0" w:color="auto"/>
          </w:divBdr>
        </w:div>
        <w:div w:id="203640448">
          <w:marLeft w:val="640"/>
          <w:marRight w:val="0"/>
          <w:marTop w:val="0"/>
          <w:marBottom w:val="0"/>
          <w:divBdr>
            <w:top w:val="none" w:sz="0" w:space="0" w:color="auto"/>
            <w:left w:val="none" w:sz="0" w:space="0" w:color="auto"/>
            <w:bottom w:val="none" w:sz="0" w:space="0" w:color="auto"/>
            <w:right w:val="none" w:sz="0" w:space="0" w:color="auto"/>
          </w:divBdr>
        </w:div>
        <w:div w:id="389769644">
          <w:marLeft w:val="640"/>
          <w:marRight w:val="0"/>
          <w:marTop w:val="0"/>
          <w:marBottom w:val="0"/>
          <w:divBdr>
            <w:top w:val="none" w:sz="0" w:space="0" w:color="auto"/>
            <w:left w:val="none" w:sz="0" w:space="0" w:color="auto"/>
            <w:bottom w:val="none" w:sz="0" w:space="0" w:color="auto"/>
            <w:right w:val="none" w:sz="0" w:space="0" w:color="auto"/>
          </w:divBdr>
        </w:div>
        <w:div w:id="167402910">
          <w:marLeft w:val="640"/>
          <w:marRight w:val="0"/>
          <w:marTop w:val="0"/>
          <w:marBottom w:val="0"/>
          <w:divBdr>
            <w:top w:val="none" w:sz="0" w:space="0" w:color="auto"/>
            <w:left w:val="none" w:sz="0" w:space="0" w:color="auto"/>
            <w:bottom w:val="none" w:sz="0" w:space="0" w:color="auto"/>
            <w:right w:val="none" w:sz="0" w:space="0" w:color="auto"/>
          </w:divBdr>
        </w:div>
        <w:div w:id="184946168">
          <w:marLeft w:val="640"/>
          <w:marRight w:val="0"/>
          <w:marTop w:val="0"/>
          <w:marBottom w:val="0"/>
          <w:divBdr>
            <w:top w:val="none" w:sz="0" w:space="0" w:color="auto"/>
            <w:left w:val="none" w:sz="0" w:space="0" w:color="auto"/>
            <w:bottom w:val="none" w:sz="0" w:space="0" w:color="auto"/>
            <w:right w:val="none" w:sz="0" w:space="0" w:color="auto"/>
          </w:divBdr>
        </w:div>
        <w:div w:id="1557811293">
          <w:marLeft w:val="640"/>
          <w:marRight w:val="0"/>
          <w:marTop w:val="0"/>
          <w:marBottom w:val="0"/>
          <w:divBdr>
            <w:top w:val="none" w:sz="0" w:space="0" w:color="auto"/>
            <w:left w:val="none" w:sz="0" w:space="0" w:color="auto"/>
            <w:bottom w:val="none" w:sz="0" w:space="0" w:color="auto"/>
            <w:right w:val="none" w:sz="0" w:space="0" w:color="auto"/>
          </w:divBdr>
        </w:div>
        <w:div w:id="798304449">
          <w:marLeft w:val="640"/>
          <w:marRight w:val="0"/>
          <w:marTop w:val="0"/>
          <w:marBottom w:val="0"/>
          <w:divBdr>
            <w:top w:val="none" w:sz="0" w:space="0" w:color="auto"/>
            <w:left w:val="none" w:sz="0" w:space="0" w:color="auto"/>
            <w:bottom w:val="none" w:sz="0" w:space="0" w:color="auto"/>
            <w:right w:val="none" w:sz="0" w:space="0" w:color="auto"/>
          </w:divBdr>
        </w:div>
        <w:div w:id="2074429580">
          <w:marLeft w:val="640"/>
          <w:marRight w:val="0"/>
          <w:marTop w:val="0"/>
          <w:marBottom w:val="0"/>
          <w:divBdr>
            <w:top w:val="none" w:sz="0" w:space="0" w:color="auto"/>
            <w:left w:val="none" w:sz="0" w:space="0" w:color="auto"/>
            <w:bottom w:val="none" w:sz="0" w:space="0" w:color="auto"/>
            <w:right w:val="none" w:sz="0" w:space="0" w:color="auto"/>
          </w:divBdr>
        </w:div>
        <w:div w:id="1329596030">
          <w:marLeft w:val="640"/>
          <w:marRight w:val="0"/>
          <w:marTop w:val="0"/>
          <w:marBottom w:val="0"/>
          <w:divBdr>
            <w:top w:val="none" w:sz="0" w:space="0" w:color="auto"/>
            <w:left w:val="none" w:sz="0" w:space="0" w:color="auto"/>
            <w:bottom w:val="none" w:sz="0" w:space="0" w:color="auto"/>
            <w:right w:val="none" w:sz="0" w:space="0" w:color="auto"/>
          </w:divBdr>
        </w:div>
        <w:div w:id="188418442">
          <w:marLeft w:val="640"/>
          <w:marRight w:val="0"/>
          <w:marTop w:val="0"/>
          <w:marBottom w:val="0"/>
          <w:divBdr>
            <w:top w:val="none" w:sz="0" w:space="0" w:color="auto"/>
            <w:left w:val="none" w:sz="0" w:space="0" w:color="auto"/>
            <w:bottom w:val="none" w:sz="0" w:space="0" w:color="auto"/>
            <w:right w:val="none" w:sz="0" w:space="0" w:color="auto"/>
          </w:divBdr>
        </w:div>
        <w:div w:id="161237726">
          <w:marLeft w:val="640"/>
          <w:marRight w:val="0"/>
          <w:marTop w:val="0"/>
          <w:marBottom w:val="0"/>
          <w:divBdr>
            <w:top w:val="none" w:sz="0" w:space="0" w:color="auto"/>
            <w:left w:val="none" w:sz="0" w:space="0" w:color="auto"/>
            <w:bottom w:val="none" w:sz="0" w:space="0" w:color="auto"/>
            <w:right w:val="none" w:sz="0" w:space="0" w:color="auto"/>
          </w:divBdr>
        </w:div>
        <w:div w:id="1454207336">
          <w:marLeft w:val="640"/>
          <w:marRight w:val="0"/>
          <w:marTop w:val="0"/>
          <w:marBottom w:val="0"/>
          <w:divBdr>
            <w:top w:val="none" w:sz="0" w:space="0" w:color="auto"/>
            <w:left w:val="none" w:sz="0" w:space="0" w:color="auto"/>
            <w:bottom w:val="none" w:sz="0" w:space="0" w:color="auto"/>
            <w:right w:val="none" w:sz="0" w:space="0" w:color="auto"/>
          </w:divBdr>
        </w:div>
        <w:div w:id="1076320636">
          <w:marLeft w:val="640"/>
          <w:marRight w:val="0"/>
          <w:marTop w:val="0"/>
          <w:marBottom w:val="0"/>
          <w:divBdr>
            <w:top w:val="none" w:sz="0" w:space="0" w:color="auto"/>
            <w:left w:val="none" w:sz="0" w:space="0" w:color="auto"/>
            <w:bottom w:val="none" w:sz="0" w:space="0" w:color="auto"/>
            <w:right w:val="none" w:sz="0" w:space="0" w:color="auto"/>
          </w:divBdr>
        </w:div>
        <w:div w:id="343166346">
          <w:marLeft w:val="640"/>
          <w:marRight w:val="0"/>
          <w:marTop w:val="0"/>
          <w:marBottom w:val="0"/>
          <w:divBdr>
            <w:top w:val="none" w:sz="0" w:space="0" w:color="auto"/>
            <w:left w:val="none" w:sz="0" w:space="0" w:color="auto"/>
            <w:bottom w:val="none" w:sz="0" w:space="0" w:color="auto"/>
            <w:right w:val="none" w:sz="0" w:space="0" w:color="auto"/>
          </w:divBdr>
        </w:div>
        <w:div w:id="1139147545">
          <w:marLeft w:val="640"/>
          <w:marRight w:val="0"/>
          <w:marTop w:val="0"/>
          <w:marBottom w:val="0"/>
          <w:divBdr>
            <w:top w:val="none" w:sz="0" w:space="0" w:color="auto"/>
            <w:left w:val="none" w:sz="0" w:space="0" w:color="auto"/>
            <w:bottom w:val="none" w:sz="0" w:space="0" w:color="auto"/>
            <w:right w:val="none" w:sz="0" w:space="0" w:color="auto"/>
          </w:divBdr>
        </w:div>
        <w:div w:id="1498350519">
          <w:marLeft w:val="640"/>
          <w:marRight w:val="0"/>
          <w:marTop w:val="0"/>
          <w:marBottom w:val="0"/>
          <w:divBdr>
            <w:top w:val="none" w:sz="0" w:space="0" w:color="auto"/>
            <w:left w:val="none" w:sz="0" w:space="0" w:color="auto"/>
            <w:bottom w:val="none" w:sz="0" w:space="0" w:color="auto"/>
            <w:right w:val="none" w:sz="0" w:space="0" w:color="auto"/>
          </w:divBdr>
        </w:div>
      </w:divsChild>
    </w:div>
    <w:div w:id="2080665402">
      <w:bodyDiv w:val="1"/>
      <w:marLeft w:val="0"/>
      <w:marRight w:val="0"/>
      <w:marTop w:val="0"/>
      <w:marBottom w:val="0"/>
      <w:divBdr>
        <w:top w:val="none" w:sz="0" w:space="0" w:color="auto"/>
        <w:left w:val="none" w:sz="0" w:space="0" w:color="auto"/>
        <w:bottom w:val="none" w:sz="0" w:space="0" w:color="auto"/>
        <w:right w:val="none" w:sz="0" w:space="0" w:color="auto"/>
      </w:divBdr>
      <w:divsChild>
        <w:div w:id="1379933725">
          <w:marLeft w:val="640"/>
          <w:marRight w:val="0"/>
          <w:marTop w:val="0"/>
          <w:marBottom w:val="0"/>
          <w:divBdr>
            <w:top w:val="none" w:sz="0" w:space="0" w:color="auto"/>
            <w:left w:val="none" w:sz="0" w:space="0" w:color="auto"/>
            <w:bottom w:val="none" w:sz="0" w:space="0" w:color="auto"/>
            <w:right w:val="none" w:sz="0" w:space="0" w:color="auto"/>
          </w:divBdr>
        </w:div>
        <w:div w:id="1526098951">
          <w:marLeft w:val="640"/>
          <w:marRight w:val="0"/>
          <w:marTop w:val="0"/>
          <w:marBottom w:val="0"/>
          <w:divBdr>
            <w:top w:val="none" w:sz="0" w:space="0" w:color="auto"/>
            <w:left w:val="none" w:sz="0" w:space="0" w:color="auto"/>
            <w:bottom w:val="none" w:sz="0" w:space="0" w:color="auto"/>
            <w:right w:val="none" w:sz="0" w:space="0" w:color="auto"/>
          </w:divBdr>
        </w:div>
        <w:div w:id="2063795393">
          <w:marLeft w:val="640"/>
          <w:marRight w:val="0"/>
          <w:marTop w:val="0"/>
          <w:marBottom w:val="0"/>
          <w:divBdr>
            <w:top w:val="none" w:sz="0" w:space="0" w:color="auto"/>
            <w:left w:val="none" w:sz="0" w:space="0" w:color="auto"/>
            <w:bottom w:val="none" w:sz="0" w:space="0" w:color="auto"/>
            <w:right w:val="none" w:sz="0" w:space="0" w:color="auto"/>
          </w:divBdr>
        </w:div>
        <w:div w:id="1615400475">
          <w:marLeft w:val="640"/>
          <w:marRight w:val="0"/>
          <w:marTop w:val="0"/>
          <w:marBottom w:val="0"/>
          <w:divBdr>
            <w:top w:val="none" w:sz="0" w:space="0" w:color="auto"/>
            <w:left w:val="none" w:sz="0" w:space="0" w:color="auto"/>
            <w:bottom w:val="none" w:sz="0" w:space="0" w:color="auto"/>
            <w:right w:val="none" w:sz="0" w:space="0" w:color="auto"/>
          </w:divBdr>
        </w:div>
        <w:div w:id="945622924">
          <w:marLeft w:val="640"/>
          <w:marRight w:val="0"/>
          <w:marTop w:val="0"/>
          <w:marBottom w:val="0"/>
          <w:divBdr>
            <w:top w:val="none" w:sz="0" w:space="0" w:color="auto"/>
            <w:left w:val="none" w:sz="0" w:space="0" w:color="auto"/>
            <w:bottom w:val="none" w:sz="0" w:space="0" w:color="auto"/>
            <w:right w:val="none" w:sz="0" w:space="0" w:color="auto"/>
          </w:divBdr>
        </w:div>
        <w:div w:id="1796210694">
          <w:marLeft w:val="640"/>
          <w:marRight w:val="0"/>
          <w:marTop w:val="0"/>
          <w:marBottom w:val="0"/>
          <w:divBdr>
            <w:top w:val="none" w:sz="0" w:space="0" w:color="auto"/>
            <w:left w:val="none" w:sz="0" w:space="0" w:color="auto"/>
            <w:bottom w:val="none" w:sz="0" w:space="0" w:color="auto"/>
            <w:right w:val="none" w:sz="0" w:space="0" w:color="auto"/>
          </w:divBdr>
        </w:div>
        <w:div w:id="1682970873">
          <w:marLeft w:val="640"/>
          <w:marRight w:val="0"/>
          <w:marTop w:val="0"/>
          <w:marBottom w:val="0"/>
          <w:divBdr>
            <w:top w:val="none" w:sz="0" w:space="0" w:color="auto"/>
            <w:left w:val="none" w:sz="0" w:space="0" w:color="auto"/>
            <w:bottom w:val="none" w:sz="0" w:space="0" w:color="auto"/>
            <w:right w:val="none" w:sz="0" w:space="0" w:color="auto"/>
          </w:divBdr>
        </w:div>
        <w:div w:id="362681123">
          <w:marLeft w:val="640"/>
          <w:marRight w:val="0"/>
          <w:marTop w:val="0"/>
          <w:marBottom w:val="0"/>
          <w:divBdr>
            <w:top w:val="none" w:sz="0" w:space="0" w:color="auto"/>
            <w:left w:val="none" w:sz="0" w:space="0" w:color="auto"/>
            <w:bottom w:val="none" w:sz="0" w:space="0" w:color="auto"/>
            <w:right w:val="none" w:sz="0" w:space="0" w:color="auto"/>
          </w:divBdr>
        </w:div>
        <w:div w:id="765884138">
          <w:marLeft w:val="640"/>
          <w:marRight w:val="0"/>
          <w:marTop w:val="0"/>
          <w:marBottom w:val="0"/>
          <w:divBdr>
            <w:top w:val="none" w:sz="0" w:space="0" w:color="auto"/>
            <w:left w:val="none" w:sz="0" w:space="0" w:color="auto"/>
            <w:bottom w:val="none" w:sz="0" w:space="0" w:color="auto"/>
            <w:right w:val="none" w:sz="0" w:space="0" w:color="auto"/>
          </w:divBdr>
        </w:div>
        <w:div w:id="139199947">
          <w:marLeft w:val="640"/>
          <w:marRight w:val="0"/>
          <w:marTop w:val="0"/>
          <w:marBottom w:val="0"/>
          <w:divBdr>
            <w:top w:val="none" w:sz="0" w:space="0" w:color="auto"/>
            <w:left w:val="none" w:sz="0" w:space="0" w:color="auto"/>
            <w:bottom w:val="none" w:sz="0" w:space="0" w:color="auto"/>
            <w:right w:val="none" w:sz="0" w:space="0" w:color="auto"/>
          </w:divBdr>
        </w:div>
        <w:div w:id="997808694">
          <w:marLeft w:val="640"/>
          <w:marRight w:val="0"/>
          <w:marTop w:val="0"/>
          <w:marBottom w:val="0"/>
          <w:divBdr>
            <w:top w:val="none" w:sz="0" w:space="0" w:color="auto"/>
            <w:left w:val="none" w:sz="0" w:space="0" w:color="auto"/>
            <w:bottom w:val="none" w:sz="0" w:space="0" w:color="auto"/>
            <w:right w:val="none" w:sz="0" w:space="0" w:color="auto"/>
          </w:divBdr>
        </w:div>
        <w:div w:id="1593122873">
          <w:marLeft w:val="640"/>
          <w:marRight w:val="0"/>
          <w:marTop w:val="0"/>
          <w:marBottom w:val="0"/>
          <w:divBdr>
            <w:top w:val="none" w:sz="0" w:space="0" w:color="auto"/>
            <w:left w:val="none" w:sz="0" w:space="0" w:color="auto"/>
            <w:bottom w:val="none" w:sz="0" w:space="0" w:color="auto"/>
            <w:right w:val="none" w:sz="0" w:space="0" w:color="auto"/>
          </w:divBdr>
        </w:div>
        <w:div w:id="1225528545">
          <w:marLeft w:val="640"/>
          <w:marRight w:val="0"/>
          <w:marTop w:val="0"/>
          <w:marBottom w:val="0"/>
          <w:divBdr>
            <w:top w:val="none" w:sz="0" w:space="0" w:color="auto"/>
            <w:left w:val="none" w:sz="0" w:space="0" w:color="auto"/>
            <w:bottom w:val="none" w:sz="0" w:space="0" w:color="auto"/>
            <w:right w:val="none" w:sz="0" w:space="0" w:color="auto"/>
          </w:divBdr>
        </w:div>
        <w:div w:id="465394815">
          <w:marLeft w:val="640"/>
          <w:marRight w:val="0"/>
          <w:marTop w:val="0"/>
          <w:marBottom w:val="0"/>
          <w:divBdr>
            <w:top w:val="none" w:sz="0" w:space="0" w:color="auto"/>
            <w:left w:val="none" w:sz="0" w:space="0" w:color="auto"/>
            <w:bottom w:val="none" w:sz="0" w:space="0" w:color="auto"/>
            <w:right w:val="none" w:sz="0" w:space="0" w:color="auto"/>
          </w:divBdr>
        </w:div>
        <w:div w:id="719280403">
          <w:marLeft w:val="640"/>
          <w:marRight w:val="0"/>
          <w:marTop w:val="0"/>
          <w:marBottom w:val="0"/>
          <w:divBdr>
            <w:top w:val="none" w:sz="0" w:space="0" w:color="auto"/>
            <w:left w:val="none" w:sz="0" w:space="0" w:color="auto"/>
            <w:bottom w:val="none" w:sz="0" w:space="0" w:color="auto"/>
            <w:right w:val="none" w:sz="0" w:space="0" w:color="auto"/>
          </w:divBdr>
        </w:div>
        <w:div w:id="1123310664">
          <w:marLeft w:val="640"/>
          <w:marRight w:val="0"/>
          <w:marTop w:val="0"/>
          <w:marBottom w:val="0"/>
          <w:divBdr>
            <w:top w:val="none" w:sz="0" w:space="0" w:color="auto"/>
            <w:left w:val="none" w:sz="0" w:space="0" w:color="auto"/>
            <w:bottom w:val="none" w:sz="0" w:space="0" w:color="auto"/>
            <w:right w:val="none" w:sz="0" w:space="0" w:color="auto"/>
          </w:divBdr>
        </w:div>
        <w:div w:id="1465737559">
          <w:marLeft w:val="640"/>
          <w:marRight w:val="0"/>
          <w:marTop w:val="0"/>
          <w:marBottom w:val="0"/>
          <w:divBdr>
            <w:top w:val="none" w:sz="0" w:space="0" w:color="auto"/>
            <w:left w:val="none" w:sz="0" w:space="0" w:color="auto"/>
            <w:bottom w:val="none" w:sz="0" w:space="0" w:color="auto"/>
            <w:right w:val="none" w:sz="0" w:space="0" w:color="auto"/>
          </w:divBdr>
        </w:div>
        <w:div w:id="1890651831">
          <w:marLeft w:val="640"/>
          <w:marRight w:val="0"/>
          <w:marTop w:val="0"/>
          <w:marBottom w:val="0"/>
          <w:divBdr>
            <w:top w:val="none" w:sz="0" w:space="0" w:color="auto"/>
            <w:left w:val="none" w:sz="0" w:space="0" w:color="auto"/>
            <w:bottom w:val="none" w:sz="0" w:space="0" w:color="auto"/>
            <w:right w:val="none" w:sz="0" w:space="0" w:color="auto"/>
          </w:divBdr>
        </w:div>
        <w:div w:id="412510065">
          <w:marLeft w:val="640"/>
          <w:marRight w:val="0"/>
          <w:marTop w:val="0"/>
          <w:marBottom w:val="0"/>
          <w:divBdr>
            <w:top w:val="none" w:sz="0" w:space="0" w:color="auto"/>
            <w:left w:val="none" w:sz="0" w:space="0" w:color="auto"/>
            <w:bottom w:val="none" w:sz="0" w:space="0" w:color="auto"/>
            <w:right w:val="none" w:sz="0" w:space="0" w:color="auto"/>
          </w:divBdr>
        </w:div>
        <w:div w:id="176046685">
          <w:marLeft w:val="640"/>
          <w:marRight w:val="0"/>
          <w:marTop w:val="0"/>
          <w:marBottom w:val="0"/>
          <w:divBdr>
            <w:top w:val="none" w:sz="0" w:space="0" w:color="auto"/>
            <w:left w:val="none" w:sz="0" w:space="0" w:color="auto"/>
            <w:bottom w:val="none" w:sz="0" w:space="0" w:color="auto"/>
            <w:right w:val="none" w:sz="0" w:space="0" w:color="auto"/>
          </w:divBdr>
        </w:div>
        <w:div w:id="218592334">
          <w:marLeft w:val="640"/>
          <w:marRight w:val="0"/>
          <w:marTop w:val="0"/>
          <w:marBottom w:val="0"/>
          <w:divBdr>
            <w:top w:val="none" w:sz="0" w:space="0" w:color="auto"/>
            <w:left w:val="none" w:sz="0" w:space="0" w:color="auto"/>
            <w:bottom w:val="none" w:sz="0" w:space="0" w:color="auto"/>
            <w:right w:val="none" w:sz="0" w:space="0" w:color="auto"/>
          </w:divBdr>
        </w:div>
        <w:div w:id="245000668">
          <w:marLeft w:val="640"/>
          <w:marRight w:val="0"/>
          <w:marTop w:val="0"/>
          <w:marBottom w:val="0"/>
          <w:divBdr>
            <w:top w:val="none" w:sz="0" w:space="0" w:color="auto"/>
            <w:left w:val="none" w:sz="0" w:space="0" w:color="auto"/>
            <w:bottom w:val="none" w:sz="0" w:space="0" w:color="auto"/>
            <w:right w:val="none" w:sz="0" w:space="0" w:color="auto"/>
          </w:divBdr>
        </w:div>
        <w:div w:id="1438477727">
          <w:marLeft w:val="640"/>
          <w:marRight w:val="0"/>
          <w:marTop w:val="0"/>
          <w:marBottom w:val="0"/>
          <w:divBdr>
            <w:top w:val="none" w:sz="0" w:space="0" w:color="auto"/>
            <w:left w:val="none" w:sz="0" w:space="0" w:color="auto"/>
            <w:bottom w:val="none" w:sz="0" w:space="0" w:color="auto"/>
            <w:right w:val="none" w:sz="0" w:space="0" w:color="auto"/>
          </w:divBdr>
        </w:div>
        <w:div w:id="461115257">
          <w:marLeft w:val="640"/>
          <w:marRight w:val="0"/>
          <w:marTop w:val="0"/>
          <w:marBottom w:val="0"/>
          <w:divBdr>
            <w:top w:val="none" w:sz="0" w:space="0" w:color="auto"/>
            <w:left w:val="none" w:sz="0" w:space="0" w:color="auto"/>
            <w:bottom w:val="none" w:sz="0" w:space="0" w:color="auto"/>
            <w:right w:val="none" w:sz="0" w:space="0" w:color="auto"/>
          </w:divBdr>
        </w:div>
        <w:div w:id="734200690">
          <w:marLeft w:val="640"/>
          <w:marRight w:val="0"/>
          <w:marTop w:val="0"/>
          <w:marBottom w:val="0"/>
          <w:divBdr>
            <w:top w:val="none" w:sz="0" w:space="0" w:color="auto"/>
            <w:left w:val="none" w:sz="0" w:space="0" w:color="auto"/>
            <w:bottom w:val="none" w:sz="0" w:space="0" w:color="auto"/>
            <w:right w:val="none" w:sz="0" w:space="0" w:color="auto"/>
          </w:divBdr>
        </w:div>
        <w:div w:id="973681743">
          <w:marLeft w:val="640"/>
          <w:marRight w:val="0"/>
          <w:marTop w:val="0"/>
          <w:marBottom w:val="0"/>
          <w:divBdr>
            <w:top w:val="none" w:sz="0" w:space="0" w:color="auto"/>
            <w:left w:val="none" w:sz="0" w:space="0" w:color="auto"/>
            <w:bottom w:val="none" w:sz="0" w:space="0" w:color="auto"/>
            <w:right w:val="none" w:sz="0" w:space="0" w:color="auto"/>
          </w:divBdr>
        </w:div>
        <w:div w:id="1368292373">
          <w:marLeft w:val="640"/>
          <w:marRight w:val="0"/>
          <w:marTop w:val="0"/>
          <w:marBottom w:val="0"/>
          <w:divBdr>
            <w:top w:val="none" w:sz="0" w:space="0" w:color="auto"/>
            <w:left w:val="none" w:sz="0" w:space="0" w:color="auto"/>
            <w:bottom w:val="none" w:sz="0" w:space="0" w:color="auto"/>
            <w:right w:val="none" w:sz="0" w:space="0" w:color="auto"/>
          </w:divBdr>
        </w:div>
        <w:div w:id="1580603867">
          <w:marLeft w:val="640"/>
          <w:marRight w:val="0"/>
          <w:marTop w:val="0"/>
          <w:marBottom w:val="0"/>
          <w:divBdr>
            <w:top w:val="none" w:sz="0" w:space="0" w:color="auto"/>
            <w:left w:val="none" w:sz="0" w:space="0" w:color="auto"/>
            <w:bottom w:val="none" w:sz="0" w:space="0" w:color="auto"/>
            <w:right w:val="none" w:sz="0" w:space="0" w:color="auto"/>
          </w:divBdr>
        </w:div>
        <w:div w:id="1716274069">
          <w:marLeft w:val="640"/>
          <w:marRight w:val="0"/>
          <w:marTop w:val="0"/>
          <w:marBottom w:val="0"/>
          <w:divBdr>
            <w:top w:val="none" w:sz="0" w:space="0" w:color="auto"/>
            <w:left w:val="none" w:sz="0" w:space="0" w:color="auto"/>
            <w:bottom w:val="none" w:sz="0" w:space="0" w:color="auto"/>
            <w:right w:val="none" w:sz="0" w:space="0" w:color="auto"/>
          </w:divBdr>
        </w:div>
        <w:div w:id="1129859132">
          <w:marLeft w:val="640"/>
          <w:marRight w:val="0"/>
          <w:marTop w:val="0"/>
          <w:marBottom w:val="0"/>
          <w:divBdr>
            <w:top w:val="none" w:sz="0" w:space="0" w:color="auto"/>
            <w:left w:val="none" w:sz="0" w:space="0" w:color="auto"/>
            <w:bottom w:val="none" w:sz="0" w:space="0" w:color="auto"/>
            <w:right w:val="none" w:sz="0" w:space="0" w:color="auto"/>
          </w:divBdr>
        </w:div>
        <w:div w:id="1307470123">
          <w:marLeft w:val="640"/>
          <w:marRight w:val="0"/>
          <w:marTop w:val="0"/>
          <w:marBottom w:val="0"/>
          <w:divBdr>
            <w:top w:val="none" w:sz="0" w:space="0" w:color="auto"/>
            <w:left w:val="none" w:sz="0" w:space="0" w:color="auto"/>
            <w:bottom w:val="none" w:sz="0" w:space="0" w:color="auto"/>
            <w:right w:val="none" w:sz="0" w:space="0" w:color="auto"/>
          </w:divBdr>
        </w:div>
        <w:div w:id="1129592469">
          <w:marLeft w:val="640"/>
          <w:marRight w:val="0"/>
          <w:marTop w:val="0"/>
          <w:marBottom w:val="0"/>
          <w:divBdr>
            <w:top w:val="none" w:sz="0" w:space="0" w:color="auto"/>
            <w:left w:val="none" w:sz="0" w:space="0" w:color="auto"/>
            <w:bottom w:val="none" w:sz="0" w:space="0" w:color="auto"/>
            <w:right w:val="none" w:sz="0" w:space="0" w:color="auto"/>
          </w:divBdr>
        </w:div>
        <w:div w:id="168834849">
          <w:marLeft w:val="640"/>
          <w:marRight w:val="0"/>
          <w:marTop w:val="0"/>
          <w:marBottom w:val="0"/>
          <w:divBdr>
            <w:top w:val="none" w:sz="0" w:space="0" w:color="auto"/>
            <w:left w:val="none" w:sz="0" w:space="0" w:color="auto"/>
            <w:bottom w:val="none" w:sz="0" w:space="0" w:color="auto"/>
            <w:right w:val="none" w:sz="0" w:space="0" w:color="auto"/>
          </w:divBdr>
        </w:div>
        <w:div w:id="2070183602">
          <w:marLeft w:val="640"/>
          <w:marRight w:val="0"/>
          <w:marTop w:val="0"/>
          <w:marBottom w:val="0"/>
          <w:divBdr>
            <w:top w:val="none" w:sz="0" w:space="0" w:color="auto"/>
            <w:left w:val="none" w:sz="0" w:space="0" w:color="auto"/>
            <w:bottom w:val="none" w:sz="0" w:space="0" w:color="auto"/>
            <w:right w:val="none" w:sz="0" w:space="0" w:color="auto"/>
          </w:divBdr>
        </w:div>
        <w:div w:id="376130070">
          <w:marLeft w:val="640"/>
          <w:marRight w:val="0"/>
          <w:marTop w:val="0"/>
          <w:marBottom w:val="0"/>
          <w:divBdr>
            <w:top w:val="none" w:sz="0" w:space="0" w:color="auto"/>
            <w:left w:val="none" w:sz="0" w:space="0" w:color="auto"/>
            <w:bottom w:val="none" w:sz="0" w:space="0" w:color="auto"/>
            <w:right w:val="none" w:sz="0" w:space="0" w:color="auto"/>
          </w:divBdr>
        </w:div>
        <w:div w:id="1411151088">
          <w:marLeft w:val="640"/>
          <w:marRight w:val="0"/>
          <w:marTop w:val="0"/>
          <w:marBottom w:val="0"/>
          <w:divBdr>
            <w:top w:val="none" w:sz="0" w:space="0" w:color="auto"/>
            <w:left w:val="none" w:sz="0" w:space="0" w:color="auto"/>
            <w:bottom w:val="none" w:sz="0" w:space="0" w:color="auto"/>
            <w:right w:val="none" w:sz="0" w:space="0" w:color="auto"/>
          </w:divBdr>
        </w:div>
        <w:div w:id="1158501706">
          <w:marLeft w:val="640"/>
          <w:marRight w:val="0"/>
          <w:marTop w:val="0"/>
          <w:marBottom w:val="0"/>
          <w:divBdr>
            <w:top w:val="none" w:sz="0" w:space="0" w:color="auto"/>
            <w:left w:val="none" w:sz="0" w:space="0" w:color="auto"/>
            <w:bottom w:val="none" w:sz="0" w:space="0" w:color="auto"/>
            <w:right w:val="none" w:sz="0" w:space="0" w:color="auto"/>
          </w:divBdr>
        </w:div>
        <w:div w:id="356853492">
          <w:marLeft w:val="640"/>
          <w:marRight w:val="0"/>
          <w:marTop w:val="0"/>
          <w:marBottom w:val="0"/>
          <w:divBdr>
            <w:top w:val="none" w:sz="0" w:space="0" w:color="auto"/>
            <w:left w:val="none" w:sz="0" w:space="0" w:color="auto"/>
            <w:bottom w:val="none" w:sz="0" w:space="0" w:color="auto"/>
            <w:right w:val="none" w:sz="0" w:space="0" w:color="auto"/>
          </w:divBdr>
        </w:div>
        <w:div w:id="23020649">
          <w:marLeft w:val="640"/>
          <w:marRight w:val="0"/>
          <w:marTop w:val="0"/>
          <w:marBottom w:val="0"/>
          <w:divBdr>
            <w:top w:val="none" w:sz="0" w:space="0" w:color="auto"/>
            <w:left w:val="none" w:sz="0" w:space="0" w:color="auto"/>
            <w:bottom w:val="none" w:sz="0" w:space="0" w:color="auto"/>
            <w:right w:val="none" w:sz="0" w:space="0" w:color="auto"/>
          </w:divBdr>
        </w:div>
        <w:div w:id="167258375">
          <w:marLeft w:val="640"/>
          <w:marRight w:val="0"/>
          <w:marTop w:val="0"/>
          <w:marBottom w:val="0"/>
          <w:divBdr>
            <w:top w:val="none" w:sz="0" w:space="0" w:color="auto"/>
            <w:left w:val="none" w:sz="0" w:space="0" w:color="auto"/>
            <w:bottom w:val="none" w:sz="0" w:space="0" w:color="auto"/>
            <w:right w:val="none" w:sz="0" w:space="0" w:color="auto"/>
          </w:divBdr>
        </w:div>
        <w:div w:id="1944143146">
          <w:marLeft w:val="640"/>
          <w:marRight w:val="0"/>
          <w:marTop w:val="0"/>
          <w:marBottom w:val="0"/>
          <w:divBdr>
            <w:top w:val="none" w:sz="0" w:space="0" w:color="auto"/>
            <w:left w:val="none" w:sz="0" w:space="0" w:color="auto"/>
            <w:bottom w:val="none" w:sz="0" w:space="0" w:color="auto"/>
            <w:right w:val="none" w:sz="0" w:space="0" w:color="auto"/>
          </w:divBdr>
        </w:div>
        <w:div w:id="36782542">
          <w:marLeft w:val="640"/>
          <w:marRight w:val="0"/>
          <w:marTop w:val="0"/>
          <w:marBottom w:val="0"/>
          <w:divBdr>
            <w:top w:val="none" w:sz="0" w:space="0" w:color="auto"/>
            <w:left w:val="none" w:sz="0" w:space="0" w:color="auto"/>
            <w:bottom w:val="none" w:sz="0" w:space="0" w:color="auto"/>
            <w:right w:val="none" w:sz="0" w:space="0" w:color="auto"/>
          </w:divBdr>
        </w:div>
        <w:div w:id="414327530">
          <w:marLeft w:val="640"/>
          <w:marRight w:val="0"/>
          <w:marTop w:val="0"/>
          <w:marBottom w:val="0"/>
          <w:divBdr>
            <w:top w:val="none" w:sz="0" w:space="0" w:color="auto"/>
            <w:left w:val="none" w:sz="0" w:space="0" w:color="auto"/>
            <w:bottom w:val="none" w:sz="0" w:space="0" w:color="auto"/>
            <w:right w:val="none" w:sz="0" w:space="0" w:color="auto"/>
          </w:divBdr>
        </w:div>
        <w:div w:id="2077430792">
          <w:marLeft w:val="640"/>
          <w:marRight w:val="0"/>
          <w:marTop w:val="0"/>
          <w:marBottom w:val="0"/>
          <w:divBdr>
            <w:top w:val="none" w:sz="0" w:space="0" w:color="auto"/>
            <w:left w:val="none" w:sz="0" w:space="0" w:color="auto"/>
            <w:bottom w:val="none" w:sz="0" w:space="0" w:color="auto"/>
            <w:right w:val="none" w:sz="0" w:space="0" w:color="auto"/>
          </w:divBdr>
        </w:div>
        <w:div w:id="2060130476">
          <w:marLeft w:val="640"/>
          <w:marRight w:val="0"/>
          <w:marTop w:val="0"/>
          <w:marBottom w:val="0"/>
          <w:divBdr>
            <w:top w:val="none" w:sz="0" w:space="0" w:color="auto"/>
            <w:left w:val="none" w:sz="0" w:space="0" w:color="auto"/>
            <w:bottom w:val="none" w:sz="0" w:space="0" w:color="auto"/>
            <w:right w:val="none" w:sz="0" w:space="0" w:color="auto"/>
          </w:divBdr>
        </w:div>
        <w:div w:id="519319341">
          <w:marLeft w:val="640"/>
          <w:marRight w:val="0"/>
          <w:marTop w:val="0"/>
          <w:marBottom w:val="0"/>
          <w:divBdr>
            <w:top w:val="none" w:sz="0" w:space="0" w:color="auto"/>
            <w:left w:val="none" w:sz="0" w:space="0" w:color="auto"/>
            <w:bottom w:val="none" w:sz="0" w:space="0" w:color="auto"/>
            <w:right w:val="none" w:sz="0" w:space="0" w:color="auto"/>
          </w:divBdr>
        </w:div>
        <w:div w:id="2031451344">
          <w:marLeft w:val="640"/>
          <w:marRight w:val="0"/>
          <w:marTop w:val="0"/>
          <w:marBottom w:val="0"/>
          <w:divBdr>
            <w:top w:val="none" w:sz="0" w:space="0" w:color="auto"/>
            <w:left w:val="none" w:sz="0" w:space="0" w:color="auto"/>
            <w:bottom w:val="none" w:sz="0" w:space="0" w:color="auto"/>
            <w:right w:val="none" w:sz="0" w:space="0" w:color="auto"/>
          </w:divBdr>
        </w:div>
        <w:div w:id="1936666616">
          <w:marLeft w:val="640"/>
          <w:marRight w:val="0"/>
          <w:marTop w:val="0"/>
          <w:marBottom w:val="0"/>
          <w:divBdr>
            <w:top w:val="none" w:sz="0" w:space="0" w:color="auto"/>
            <w:left w:val="none" w:sz="0" w:space="0" w:color="auto"/>
            <w:bottom w:val="none" w:sz="0" w:space="0" w:color="auto"/>
            <w:right w:val="none" w:sz="0" w:space="0" w:color="auto"/>
          </w:divBdr>
        </w:div>
        <w:div w:id="1697073028">
          <w:marLeft w:val="640"/>
          <w:marRight w:val="0"/>
          <w:marTop w:val="0"/>
          <w:marBottom w:val="0"/>
          <w:divBdr>
            <w:top w:val="none" w:sz="0" w:space="0" w:color="auto"/>
            <w:left w:val="none" w:sz="0" w:space="0" w:color="auto"/>
            <w:bottom w:val="none" w:sz="0" w:space="0" w:color="auto"/>
            <w:right w:val="none" w:sz="0" w:space="0" w:color="auto"/>
          </w:divBdr>
        </w:div>
        <w:div w:id="746342254">
          <w:marLeft w:val="640"/>
          <w:marRight w:val="0"/>
          <w:marTop w:val="0"/>
          <w:marBottom w:val="0"/>
          <w:divBdr>
            <w:top w:val="none" w:sz="0" w:space="0" w:color="auto"/>
            <w:left w:val="none" w:sz="0" w:space="0" w:color="auto"/>
            <w:bottom w:val="none" w:sz="0" w:space="0" w:color="auto"/>
            <w:right w:val="none" w:sz="0" w:space="0" w:color="auto"/>
          </w:divBdr>
        </w:div>
        <w:div w:id="1673490329">
          <w:marLeft w:val="640"/>
          <w:marRight w:val="0"/>
          <w:marTop w:val="0"/>
          <w:marBottom w:val="0"/>
          <w:divBdr>
            <w:top w:val="none" w:sz="0" w:space="0" w:color="auto"/>
            <w:left w:val="none" w:sz="0" w:space="0" w:color="auto"/>
            <w:bottom w:val="none" w:sz="0" w:space="0" w:color="auto"/>
            <w:right w:val="none" w:sz="0" w:space="0" w:color="auto"/>
          </w:divBdr>
        </w:div>
        <w:div w:id="1842506717">
          <w:marLeft w:val="640"/>
          <w:marRight w:val="0"/>
          <w:marTop w:val="0"/>
          <w:marBottom w:val="0"/>
          <w:divBdr>
            <w:top w:val="none" w:sz="0" w:space="0" w:color="auto"/>
            <w:left w:val="none" w:sz="0" w:space="0" w:color="auto"/>
            <w:bottom w:val="none" w:sz="0" w:space="0" w:color="auto"/>
            <w:right w:val="none" w:sz="0" w:space="0" w:color="auto"/>
          </w:divBdr>
        </w:div>
        <w:div w:id="582616307">
          <w:marLeft w:val="640"/>
          <w:marRight w:val="0"/>
          <w:marTop w:val="0"/>
          <w:marBottom w:val="0"/>
          <w:divBdr>
            <w:top w:val="none" w:sz="0" w:space="0" w:color="auto"/>
            <w:left w:val="none" w:sz="0" w:space="0" w:color="auto"/>
            <w:bottom w:val="none" w:sz="0" w:space="0" w:color="auto"/>
            <w:right w:val="none" w:sz="0" w:space="0" w:color="auto"/>
          </w:divBdr>
        </w:div>
        <w:div w:id="1418557937">
          <w:marLeft w:val="640"/>
          <w:marRight w:val="0"/>
          <w:marTop w:val="0"/>
          <w:marBottom w:val="0"/>
          <w:divBdr>
            <w:top w:val="none" w:sz="0" w:space="0" w:color="auto"/>
            <w:left w:val="none" w:sz="0" w:space="0" w:color="auto"/>
            <w:bottom w:val="none" w:sz="0" w:space="0" w:color="auto"/>
            <w:right w:val="none" w:sz="0" w:space="0" w:color="auto"/>
          </w:divBdr>
        </w:div>
        <w:div w:id="854685165">
          <w:marLeft w:val="640"/>
          <w:marRight w:val="0"/>
          <w:marTop w:val="0"/>
          <w:marBottom w:val="0"/>
          <w:divBdr>
            <w:top w:val="none" w:sz="0" w:space="0" w:color="auto"/>
            <w:left w:val="none" w:sz="0" w:space="0" w:color="auto"/>
            <w:bottom w:val="none" w:sz="0" w:space="0" w:color="auto"/>
            <w:right w:val="none" w:sz="0" w:space="0" w:color="auto"/>
          </w:divBdr>
        </w:div>
        <w:div w:id="496502588">
          <w:marLeft w:val="640"/>
          <w:marRight w:val="0"/>
          <w:marTop w:val="0"/>
          <w:marBottom w:val="0"/>
          <w:divBdr>
            <w:top w:val="none" w:sz="0" w:space="0" w:color="auto"/>
            <w:left w:val="none" w:sz="0" w:space="0" w:color="auto"/>
            <w:bottom w:val="none" w:sz="0" w:space="0" w:color="auto"/>
            <w:right w:val="none" w:sz="0" w:space="0" w:color="auto"/>
          </w:divBdr>
        </w:div>
        <w:div w:id="138885175">
          <w:marLeft w:val="640"/>
          <w:marRight w:val="0"/>
          <w:marTop w:val="0"/>
          <w:marBottom w:val="0"/>
          <w:divBdr>
            <w:top w:val="none" w:sz="0" w:space="0" w:color="auto"/>
            <w:left w:val="none" w:sz="0" w:space="0" w:color="auto"/>
            <w:bottom w:val="none" w:sz="0" w:space="0" w:color="auto"/>
            <w:right w:val="none" w:sz="0" w:space="0" w:color="auto"/>
          </w:divBdr>
        </w:div>
        <w:div w:id="520972927">
          <w:marLeft w:val="640"/>
          <w:marRight w:val="0"/>
          <w:marTop w:val="0"/>
          <w:marBottom w:val="0"/>
          <w:divBdr>
            <w:top w:val="none" w:sz="0" w:space="0" w:color="auto"/>
            <w:left w:val="none" w:sz="0" w:space="0" w:color="auto"/>
            <w:bottom w:val="none" w:sz="0" w:space="0" w:color="auto"/>
            <w:right w:val="none" w:sz="0" w:space="0" w:color="auto"/>
          </w:divBdr>
        </w:div>
        <w:div w:id="1001591701">
          <w:marLeft w:val="640"/>
          <w:marRight w:val="0"/>
          <w:marTop w:val="0"/>
          <w:marBottom w:val="0"/>
          <w:divBdr>
            <w:top w:val="none" w:sz="0" w:space="0" w:color="auto"/>
            <w:left w:val="none" w:sz="0" w:space="0" w:color="auto"/>
            <w:bottom w:val="none" w:sz="0" w:space="0" w:color="auto"/>
            <w:right w:val="none" w:sz="0" w:space="0" w:color="auto"/>
          </w:divBdr>
        </w:div>
        <w:div w:id="1043407917">
          <w:marLeft w:val="640"/>
          <w:marRight w:val="0"/>
          <w:marTop w:val="0"/>
          <w:marBottom w:val="0"/>
          <w:divBdr>
            <w:top w:val="none" w:sz="0" w:space="0" w:color="auto"/>
            <w:left w:val="none" w:sz="0" w:space="0" w:color="auto"/>
            <w:bottom w:val="none" w:sz="0" w:space="0" w:color="auto"/>
            <w:right w:val="none" w:sz="0" w:space="0" w:color="auto"/>
          </w:divBdr>
        </w:div>
        <w:div w:id="1755475827">
          <w:marLeft w:val="640"/>
          <w:marRight w:val="0"/>
          <w:marTop w:val="0"/>
          <w:marBottom w:val="0"/>
          <w:divBdr>
            <w:top w:val="none" w:sz="0" w:space="0" w:color="auto"/>
            <w:left w:val="none" w:sz="0" w:space="0" w:color="auto"/>
            <w:bottom w:val="none" w:sz="0" w:space="0" w:color="auto"/>
            <w:right w:val="none" w:sz="0" w:space="0" w:color="auto"/>
          </w:divBdr>
        </w:div>
        <w:div w:id="1231428559">
          <w:marLeft w:val="640"/>
          <w:marRight w:val="0"/>
          <w:marTop w:val="0"/>
          <w:marBottom w:val="0"/>
          <w:divBdr>
            <w:top w:val="none" w:sz="0" w:space="0" w:color="auto"/>
            <w:left w:val="none" w:sz="0" w:space="0" w:color="auto"/>
            <w:bottom w:val="none" w:sz="0" w:space="0" w:color="auto"/>
            <w:right w:val="none" w:sz="0" w:space="0" w:color="auto"/>
          </w:divBdr>
        </w:div>
        <w:div w:id="2003194370">
          <w:marLeft w:val="640"/>
          <w:marRight w:val="0"/>
          <w:marTop w:val="0"/>
          <w:marBottom w:val="0"/>
          <w:divBdr>
            <w:top w:val="none" w:sz="0" w:space="0" w:color="auto"/>
            <w:left w:val="none" w:sz="0" w:space="0" w:color="auto"/>
            <w:bottom w:val="none" w:sz="0" w:space="0" w:color="auto"/>
            <w:right w:val="none" w:sz="0" w:space="0" w:color="auto"/>
          </w:divBdr>
        </w:div>
        <w:div w:id="848914333">
          <w:marLeft w:val="640"/>
          <w:marRight w:val="0"/>
          <w:marTop w:val="0"/>
          <w:marBottom w:val="0"/>
          <w:divBdr>
            <w:top w:val="none" w:sz="0" w:space="0" w:color="auto"/>
            <w:left w:val="none" w:sz="0" w:space="0" w:color="auto"/>
            <w:bottom w:val="none" w:sz="0" w:space="0" w:color="auto"/>
            <w:right w:val="none" w:sz="0" w:space="0" w:color="auto"/>
          </w:divBdr>
        </w:div>
        <w:div w:id="554313633">
          <w:marLeft w:val="640"/>
          <w:marRight w:val="0"/>
          <w:marTop w:val="0"/>
          <w:marBottom w:val="0"/>
          <w:divBdr>
            <w:top w:val="none" w:sz="0" w:space="0" w:color="auto"/>
            <w:left w:val="none" w:sz="0" w:space="0" w:color="auto"/>
            <w:bottom w:val="none" w:sz="0" w:space="0" w:color="auto"/>
            <w:right w:val="none" w:sz="0" w:space="0" w:color="auto"/>
          </w:divBdr>
        </w:div>
        <w:div w:id="1727604671">
          <w:marLeft w:val="640"/>
          <w:marRight w:val="0"/>
          <w:marTop w:val="0"/>
          <w:marBottom w:val="0"/>
          <w:divBdr>
            <w:top w:val="none" w:sz="0" w:space="0" w:color="auto"/>
            <w:left w:val="none" w:sz="0" w:space="0" w:color="auto"/>
            <w:bottom w:val="none" w:sz="0" w:space="0" w:color="auto"/>
            <w:right w:val="none" w:sz="0" w:space="0" w:color="auto"/>
          </w:divBdr>
        </w:div>
        <w:div w:id="1828594291">
          <w:marLeft w:val="640"/>
          <w:marRight w:val="0"/>
          <w:marTop w:val="0"/>
          <w:marBottom w:val="0"/>
          <w:divBdr>
            <w:top w:val="none" w:sz="0" w:space="0" w:color="auto"/>
            <w:left w:val="none" w:sz="0" w:space="0" w:color="auto"/>
            <w:bottom w:val="none" w:sz="0" w:space="0" w:color="auto"/>
            <w:right w:val="none" w:sz="0" w:space="0" w:color="auto"/>
          </w:divBdr>
        </w:div>
        <w:div w:id="740563510">
          <w:marLeft w:val="640"/>
          <w:marRight w:val="0"/>
          <w:marTop w:val="0"/>
          <w:marBottom w:val="0"/>
          <w:divBdr>
            <w:top w:val="none" w:sz="0" w:space="0" w:color="auto"/>
            <w:left w:val="none" w:sz="0" w:space="0" w:color="auto"/>
            <w:bottom w:val="none" w:sz="0" w:space="0" w:color="auto"/>
            <w:right w:val="none" w:sz="0" w:space="0" w:color="auto"/>
          </w:divBdr>
        </w:div>
        <w:div w:id="585460180">
          <w:marLeft w:val="640"/>
          <w:marRight w:val="0"/>
          <w:marTop w:val="0"/>
          <w:marBottom w:val="0"/>
          <w:divBdr>
            <w:top w:val="none" w:sz="0" w:space="0" w:color="auto"/>
            <w:left w:val="none" w:sz="0" w:space="0" w:color="auto"/>
            <w:bottom w:val="none" w:sz="0" w:space="0" w:color="auto"/>
            <w:right w:val="none" w:sz="0" w:space="0" w:color="auto"/>
          </w:divBdr>
        </w:div>
        <w:div w:id="2144694922">
          <w:marLeft w:val="640"/>
          <w:marRight w:val="0"/>
          <w:marTop w:val="0"/>
          <w:marBottom w:val="0"/>
          <w:divBdr>
            <w:top w:val="none" w:sz="0" w:space="0" w:color="auto"/>
            <w:left w:val="none" w:sz="0" w:space="0" w:color="auto"/>
            <w:bottom w:val="none" w:sz="0" w:space="0" w:color="auto"/>
            <w:right w:val="none" w:sz="0" w:space="0" w:color="auto"/>
          </w:divBdr>
        </w:div>
        <w:div w:id="959921548">
          <w:marLeft w:val="640"/>
          <w:marRight w:val="0"/>
          <w:marTop w:val="0"/>
          <w:marBottom w:val="0"/>
          <w:divBdr>
            <w:top w:val="none" w:sz="0" w:space="0" w:color="auto"/>
            <w:left w:val="none" w:sz="0" w:space="0" w:color="auto"/>
            <w:bottom w:val="none" w:sz="0" w:space="0" w:color="auto"/>
            <w:right w:val="none" w:sz="0" w:space="0" w:color="auto"/>
          </w:divBdr>
        </w:div>
        <w:div w:id="1080323088">
          <w:marLeft w:val="640"/>
          <w:marRight w:val="0"/>
          <w:marTop w:val="0"/>
          <w:marBottom w:val="0"/>
          <w:divBdr>
            <w:top w:val="none" w:sz="0" w:space="0" w:color="auto"/>
            <w:left w:val="none" w:sz="0" w:space="0" w:color="auto"/>
            <w:bottom w:val="none" w:sz="0" w:space="0" w:color="auto"/>
            <w:right w:val="none" w:sz="0" w:space="0" w:color="auto"/>
          </w:divBdr>
        </w:div>
        <w:div w:id="1120878258">
          <w:marLeft w:val="640"/>
          <w:marRight w:val="0"/>
          <w:marTop w:val="0"/>
          <w:marBottom w:val="0"/>
          <w:divBdr>
            <w:top w:val="none" w:sz="0" w:space="0" w:color="auto"/>
            <w:left w:val="none" w:sz="0" w:space="0" w:color="auto"/>
            <w:bottom w:val="none" w:sz="0" w:space="0" w:color="auto"/>
            <w:right w:val="none" w:sz="0" w:space="0" w:color="auto"/>
          </w:divBdr>
        </w:div>
        <w:div w:id="1550453931">
          <w:marLeft w:val="640"/>
          <w:marRight w:val="0"/>
          <w:marTop w:val="0"/>
          <w:marBottom w:val="0"/>
          <w:divBdr>
            <w:top w:val="none" w:sz="0" w:space="0" w:color="auto"/>
            <w:left w:val="none" w:sz="0" w:space="0" w:color="auto"/>
            <w:bottom w:val="none" w:sz="0" w:space="0" w:color="auto"/>
            <w:right w:val="none" w:sz="0" w:space="0" w:color="auto"/>
          </w:divBdr>
        </w:div>
        <w:div w:id="2045717247">
          <w:marLeft w:val="640"/>
          <w:marRight w:val="0"/>
          <w:marTop w:val="0"/>
          <w:marBottom w:val="0"/>
          <w:divBdr>
            <w:top w:val="none" w:sz="0" w:space="0" w:color="auto"/>
            <w:left w:val="none" w:sz="0" w:space="0" w:color="auto"/>
            <w:bottom w:val="none" w:sz="0" w:space="0" w:color="auto"/>
            <w:right w:val="none" w:sz="0" w:space="0" w:color="auto"/>
          </w:divBdr>
        </w:div>
        <w:div w:id="477068022">
          <w:marLeft w:val="640"/>
          <w:marRight w:val="0"/>
          <w:marTop w:val="0"/>
          <w:marBottom w:val="0"/>
          <w:divBdr>
            <w:top w:val="none" w:sz="0" w:space="0" w:color="auto"/>
            <w:left w:val="none" w:sz="0" w:space="0" w:color="auto"/>
            <w:bottom w:val="none" w:sz="0" w:space="0" w:color="auto"/>
            <w:right w:val="none" w:sz="0" w:space="0" w:color="auto"/>
          </w:divBdr>
        </w:div>
        <w:div w:id="1775006847">
          <w:marLeft w:val="640"/>
          <w:marRight w:val="0"/>
          <w:marTop w:val="0"/>
          <w:marBottom w:val="0"/>
          <w:divBdr>
            <w:top w:val="none" w:sz="0" w:space="0" w:color="auto"/>
            <w:left w:val="none" w:sz="0" w:space="0" w:color="auto"/>
            <w:bottom w:val="none" w:sz="0" w:space="0" w:color="auto"/>
            <w:right w:val="none" w:sz="0" w:space="0" w:color="auto"/>
          </w:divBdr>
        </w:div>
        <w:div w:id="1450394109">
          <w:marLeft w:val="640"/>
          <w:marRight w:val="0"/>
          <w:marTop w:val="0"/>
          <w:marBottom w:val="0"/>
          <w:divBdr>
            <w:top w:val="none" w:sz="0" w:space="0" w:color="auto"/>
            <w:left w:val="none" w:sz="0" w:space="0" w:color="auto"/>
            <w:bottom w:val="none" w:sz="0" w:space="0" w:color="auto"/>
            <w:right w:val="none" w:sz="0" w:space="0" w:color="auto"/>
          </w:divBdr>
        </w:div>
        <w:div w:id="886572310">
          <w:marLeft w:val="640"/>
          <w:marRight w:val="0"/>
          <w:marTop w:val="0"/>
          <w:marBottom w:val="0"/>
          <w:divBdr>
            <w:top w:val="none" w:sz="0" w:space="0" w:color="auto"/>
            <w:left w:val="none" w:sz="0" w:space="0" w:color="auto"/>
            <w:bottom w:val="none" w:sz="0" w:space="0" w:color="auto"/>
            <w:right w:val="none" w:sz="0" w:space="0" w:color="auto"/>
          </w:divBdr>
        </w:div>
        <w:div w:id="616108911">
          <w:marLeft w:val="640"/>
          <w:marRight w:val="0"/>
          <w:marTop w:val="0"/>
          <w:marBottom w:val="0"/>
          <w:divBdr>
            <w:top w:val="none" w:sz="0" w:space="0" w:color="auto"/>
            <w:left w:val="none" w:sz="0" w:space="0" w:color="auto"/>
            <w:bottom w:val="none" w:sz="0" w:space="0" w:color="auto"/>
            <w:right w:val="none" w:sz="0" w:space="0" w:color="auto"/>
          </w:divBdr>
        </w:div>
        <w:div w:id="171529649">
          <w:marLeft w:val="640"/>
          <w:marRight w:val="0"/>
          <w:marTop w:val="0"/>
          <w:marBottom w:val="0"/>
          <w:divBdr>
            <w:top w:val="none" w:sz="0" w:space="0" w:color="auto"/>
            <w:left w:val="none" w:sz="0" w:space="0" w:color="auto"/>
            <w:bottom w:val="none" w:sz="0" w:space="0" w:color="auto"/>
            <w:right w:val="none" w:sz="0" w:space="0" w:color="auto"/>
          </w:divBdr>
        </w:div>
        <w:div w:id="135727052">
          <w:marLeft w:val="640"/>
          <w:marRight w:val="0"/>
          <w:marTop w:val="0"/>
          <w:marBottom w:val="0"/>
          <w:divBdr>
            <w:top w:val="none" w:sz="0" w:space="0" w:color="auto"/>
            <w:left w:val="none" w:sz="0" w:space="0" w:color="auto"/>
            <w:bottom w:val="none" w:sz="0" w:space="0" w:color="auto"/>
            <w:right w:val="none" w:sz="0" w:space="0" w:color="auto"/>
          </w:divBdr>
        </w:div>
        <w:div w:id="732001544">
          <w:marLeft w:val="640"/>
          <w:marRight w:val="0"/>
          <w:marTop w:val="0"/>
          <w:marBottom w:val="0"/>
          <w:divBdr>
            <w:top w:val="none" w:sz="0" w:space="0" w:color="auto"/>
            <w:left w:val="none" w:sz="0" w:space="0" w:color="auto"/>
            <w:bottom w:val="none" w:sz="0" w:space="0" w:color="auto"/>
            <w:right w:val="none" w:sz="0" w:space="0" w:color="auto"/>
          </w:divBdr>
        </w:div>
        <w:div w:id="1671445366">
          <w:marLeft w:val="640"/>
          <w:marRight w:val="0"/>
          <w:marTop w:val="0"/>
          <w:marBottom w:val="0"/>
          <w:divBdr>
            <w:top w:val="none" w:sz="0" w:space="0" w:color="auto"/>
            <w:left w:val="none" w:sz="0" w:space="0" w:color="auto"/>
            <w:bottom w:val="none" w:sz="0" w:space="0" w:color="auto"/>
            <w:right w:val="none" w:sz="0" w:space="0" w:color="auto"/>
          </w:divBdr>
        </w:div>
        <w:div w:id="1031614155">
          <w:marLeft w:val="640"/>
          <w:marRight w:val="0"/>
          <w:marTop w:val="0"/>
          <w:marBottom w:val="0"/>
          <w:divBdr>
            <w:top w:val="none" w:sz="0" w:space="0" w:color="auto"/>
            <w:left w:val="none" w:sz="0" w:space="0" w:color="auto"/>
            <w:bottom w:val="none" w:sz="0" w:space="0" w:color="auto"/>
            <w:right w:val="none" w:sz="0" w:space="0" w:color="auto"/>
          </w:divBdr>
        </w:div>
        <w:div w:id="822935902">
          <w:marLeft w:val="640"/>
          <w:marRight w:val="0"/>
          <w:marTop w:val="0"/>
          <w:marBottom w:val="0"/>
          <w:divBdr>
            <w:top w:val="none" w:sz="0" w:space="0" w:color="auto"/>
            <w:left w:val="none" w:sz="0" w:space="0" w:color="auto"/>
            <w:bottom w:val="none" w:sz="0" w:space="0" w:color="auto"/>
            <w:right w:val="none" w:sz="0" w:space="0" w:color="auto"/>
          </w:divBdr>
        </w:div>
        <w:div w:id="1947691307">
          <w:marLeft w:val="640"/>
          <w:marRight w:val="0"/>
          <w:marTop w:val="0"/>
          <w:marBottom w:val="0"/>
          <w:divBdr>
            <w:top w:val="none" w:sz="0" w:space="0" w:color="auto"/>
            <w:left w:val="none" w:sz="0" w:space="0" w:color="auto"/>
            <w:bottom w:val="none" w:sz="0" w:space="0" w:color="auto"/>
            <w:right w:val="none" w:sz="0" w:space="0" w:color="auto"/>
          </w:divBdr>
        </w:div>
        <w:div w:id="1336418438">
          <w:marLeft w:val="640"/>
          <w:marRight w:val="0"/>
          <w:marTop w:val="0"/>
          <w:marBottom w:val="0"/>
          <w:divBdr>
            <w:top w:val="none" w:sz="0" w:space="0" w:color="auto"/>
            <w:left w:val="none" w:sz="0" w:space="0" w:color="auto"/>
            <w:bottom w:val="none" w:sz="0" w:space="0" w:color="auto"/>
            <w:right w:val="none" w:sz="0" w:space="0" w:color="auto"/>
          </w:divBdr>
        </w:div>
        <w:div w:id="1137063272">
          <w:marLeft w:val="640"/>
          <w:marRight w:val="0"/>
          <w:marTop w:val="0"/>
          <w:marBottom w:val="0"/>
          <w:divBdr>
            <w:top w:val="none" w:sz="0" w:space="0" w:color="auto"/>
            <w:left w:val="none" w:sz="0" w:space="0" w:color="auto"/>
            <w:bottom w:val="none" w:sz="0" w:space="0" w:color="auto"/>
            <w:right w:val="none" w:sz="0" w:space="0" w:color="auto"/>
          </w:divBdr>
        </w:div>
        <w:div w:id="1961570835">
          <w:marLeft w:val="640"/>
          <w:marRight w:val="0"/>
          <w:marTop w:val="0"/>
          <w:marBottom w:val="0"/>
          <w:divBdr>
            <w:top w:val="none" w:sz="0" w:space="0" w:color="auto"/>
            <w:left w:val="none" w:sz="0" w:space="0" w:color="auto"/>
            <w:bottom w:val="none" w:sz="0" w:space="0" w:color="auto"/>
            <w:right w:val="none" w:sz="0" w:space="0" w:color="auto"/>
          </w:divBdr>
        </w:div>
        <w:div w:id="111752171">
          <w:marLeft w:val="640"/>
          <w:marRight w:val="0"/>
          <w:marTop w:val="0"/>
          <w:marBottom w:val="0"/>
          <w:divBdr>
            <w:top w:val="none" w:sz="0" w:space="0" w:color="auto"/>
            <w:left w:val="none" w:sz="0" w:space="0" w:color="auto"/>
            <w:bottom w:val="none" w:sz="0" w:space="0" w:color="auto"/>
            <w:right w:val="none" w:sz="0" w:space="0" w:color="auto"/>
          </w:divBdr>
        </w:div>
        <w:div w:id="1607613070">
          <w:marLeft w:val="640"/>
          <w:marRight w:val="0"/>
          <w:marTop w:val="0"/>
          <w:marBottom w:val="0"/>
          <w:divBdr>
            <w:top w:val="none" w:sz="0" w:space="0" w:color="auto"/>
            <w:left w:val="none" w:sz="0" w:space="0" w:color="auto"/>
            <w:bottom w:val="none" w:sz="0" w:space="0" w:color="auto"/>
            <w:right w:val="none" w:sz="0" w:space="0" w:color="auto"/>
          </w:divBdr>
        </w:div>
        <w:div w:id="1990983809">
          <w:marLeft w:val="640"/>
          <w:marRight w:val="0"/>
          <w:marTop w:val="0"/>
          <w:marBottom w:val="0"/>
          <w:divBdr>
            <w:top w:val="none" w:sz="0" w:space="0" w:color="auto"/>
            <w:left w:val="none" w:sz="0" w:space="0" w:color="auto"/>
            <w:bottom w:val="none" w:sz="0" w:space="0" w:color="auto"/>
            <w:right w:val="none" w:sz="0" w:space="0" w:color="auto"/>
          </w:divBdr>
        </w:div>
        <w:div w:id="1521240774">
          <w:marLeft w:val="640"/>
          <w:marRight w:val="0"/>
          <w:marTop w:val="0"/>
          <w:marBottom w:val="0"/>
          <w:divBdr>
            <w:top w:val="none" w:sz="0" w:space="0" w:color="auto"/>
            <w:left w:val="none" w:sz="0" w:space="0" w:color="auto"/>
            <w:bottom w:val="none" w:sz="0" w:space="0" w:color="auto"/>
            <w:right w:val="none" w:sz="0" w:space="0" w:color="auto"/>
          </w:divBdr>
        </w:div>
        <w:div w:id="423772591">
          <w:marLeft w:val="640"/>
          <w:marRight w:val="0"/>
          <w:marTop w:val="0"/>
          <w:marBottom w:val="0"/>
          <w:divBdr>
            <w:top w:val="none" w:sz="0" w:space="0" w:color="auto"/>
            <w:left w:val="none" w:sz="0" w:space="0" w:color="auto"/>
            <w:bottom w:val="none" w:sz="0" w:space="0" w:color="auto"/>
            <w:right w:val="none" w:sz="0" w:space="0" w:color="auto"/>
          </w:divBdr>
        </w:div>
        <w:div w:id="1787121271">
          <w:marLeft w:val="640"/>
          <w:marRight w:val="0"/>
          <w:marTop w:val="0"/>
          <w:marBottom w:val="0"/>
          <w:divBdr>
            <w:top w:val="none" w:sz="0" w:space="0" w:color="auto"/>
            <w:left w:val="none" w:sz="0" w:space="0" w:color="auto"/>
            <w:bottom w:val="none" w:sz="0" w:space="0" w:color="auto"/>
            <w:right w:val="none" w:sz="0" w:space="0" w:color="auto"/>
          </w:divBdr>
        </w:div>
        <w:div w:id="1214196135">
          <w:marLeft w:val="640"/>
          <w:marRight w:val="0"/>
          <w:marTop w:val="0"/>
          <w:marBottom w:val="0"/>
          <w:divBdr>
            <w:top w:val="none" w:sz="0" w:space="0" w:color="auto"/>
            <w:left w:val="none" w:sz="0" w:space="0" w:color="auto"/>
            <w:bottom w:val="none" w:sz="0" w:space="0" w:color="auto"/>
            <w:right w:val="none" w:sz="0" w:space="0" w:color="auto"/>
          </w:divBdr>
        </w:div>
        <w:div w:id="71976808">
          <w:marLeft w:val="640"/>
          <w:marRight w:val="0"/>
          <w:marTop w:val="0"/>
          <w:marBottom w:val="0"/>
          <w:divBdr>
            <w:top w:val="none" w:sz="0" w:space="0" w:color="auto"/>
            <w:left w:val="none" w:sz="0" w:space="0" w:color="auto"/>
            <w:bottom w:val="none" w:sz="0" w:space="0" w:color="auto"/>
            <w:right w:val="none" w:sz="0" w:space="0" w:color="auto"/>
          </w:divBdr>
        </w:div>
        <w:div w:id="2110277714">
          <w:marLeft w:val="640"/>
          <w:marRight w:val="0"/>
          <w:marTop w:val="0"/>
          <w:marBottom w:val="0"/>
          <w:divBdr>
            <w:top w:val="none" w:sz="0" w:space="0" w:color="auto"/>
            <w:left w:val="none" w:sz="0" w:space="0" w:color="auto"/>
            <w:bottom w:val="none" w:sz="0" w:space="0" w:color="auto"/>
            <w:right w:val="none" w:sz="0" w:space="0" w:color="auto"/>
          </w:divBdr>
        </w:div>
        <w:div w:id="256792509">
          <w:marLeft w:val="640"/>
          <w:marRight w:val="0"/>
          <w:marTop w:val="0"/>
          <w:marBottom w:val="0"/>
          <w:divBdr>
            <w:top w:val="none" w:sz="0" w:space="0" w:color="auto"/>
            <w:left w:val="none" w:sz="0" w:space="0" w:color="auto"/>
            <w:bottom w:val="none" w:sz="0" w:space="0" w:color="auto"/>
            <w:right w:val="none" w:sz="0" w:space="0" w:color="auto"/>
          </w:divBdr>
        </w:div>
        <w:div w:id="222840666">
          <w:marLeft w:val="640"/>
          <w:marRight w:val="0"/>
          <w:marTop w:val="0"/>
          <w:marBottom w:val="0"/>
          <w:divBdr>
            <w:top w:val="none" w:sz="0" w:space="0" w:color="auto"/>
            <w:left w:val="none" w:sz="0" w:space="0" w:color="auto"/>
            <w:bottom w:val="none" w:sz="0" w:space="0" w:color="auto"/>
            <w:right w:val="none" w:sz="0" w:space="0" w:color="auto"/>
          </w:divBdr>
        </w:div>
        <w:div w:id="1558318868">
          <w:marLeft w:val="640"/>
          <w:marRight w:val="0"/>
          <w:marTop w:val="0"/>
          <w:marBottom w:val="0"/>
          <w:divBdr>
            <w:top w:val="none" w:sz="0" w:space="0" w:color="auto"/>
            <w:left w:val="none" w:sz="0" w:space="0" w:color="auto"/>
            <w:bottom w:val="none" w:sz="0" w:space="0" w:color="auto"/>
            <w:right w:val="none" w:sz="0" w:space="0" w:color="auto"/>
          </w:divBdr>
        </w:div>
        <w:div w:id="27461633">
          <w:marLeft w:val="640"/>
          <w:marRight w:val="0"/>
          <w:marTop w:val="0"/>
          <w:marBottom w:val="0"/>
          <w:divBdr>
            <w:top w:val="none" w:sz="0" w:space="0" w:color="auto"/>
            <w:left w:val="none" w:sz="0" w:space="0" w:color="auto"/>
            <w:bottom w:val="none" w:sz="0" w:space="0" w:color="auto"/>
            <w:right w:val="none" w:sz="0" w:space="0" w:color="auto"/>
          </w:divBdr>
        </w:div>
        <w:div w:id="550650034">
          <w:marLeft w:val="640"/>
          <w:marRight w:val="0"/>
          <w:marTop w:val="0"/>
          <w:marBottom w:val="0"/>
          <w:divBdr>
            <w:top w:val="none" w:sz="0" w:space="0" w:color="auto"/>
            <w:left w:val="none" w:sz="0" w:space="0" w:color="auto"/>
            <w:bottom w:val="none" w:sz="0" w:space="0" w:color="auto"/>
            <w:right w:val="none" w:sz="0" w:space="0" w:color="auto"/>
          </w:divBdr>
        </w:div>
        <w:div w:id="127280502">
          <w:marLeft w:val="640"/>
          <w:marRight w:val="0"/>
          <w:marTop w:val="0"/>
          <w:marBottom w:val="0"/>
          <w:divBdr>
            <w:top w:val="none" w:sz="0" w:space="0" w:color="auto"/>
            <w:left w:val="none" w:sz="0" w:space="0" w:color="auto"/>
            <w:bottom w:val="none" w:sz="0" w:space="0" w:color="auto"/>
            <w:right w:val="none" w:sz="0" w:space="0" w:color="auto"/>
          </w:divBdr>
        </w:div>
        <w:div w:id="931861808">
          <w:marLeft w:val="640"/>
          <w:marRight w:val="0"/>
          <w:marTop w:val="0"/>
          <w:marBottom w:val="0"/>
          <w:divBdr>
            <w:top w:val="none" w:sz="0" w:space="0" w:color="auto"/>
            <w:left w:val="none" w:sz="0" w:space="0" w:color="auto"/>
            <w:bottom w:val="none" w:sz="0" w:space="0" w:color="auto"/>
            <w:right w:val="none" w:sz="0" w:space="0" w:color="auto"/>
          </w:divBdr>
        </w:div>
        <w:div w:id="1485773930">
          <w:marLeft w:val="640"/>
          <w:marRight w:val="0"/>
          <w:marTop w:val="0"/>
          <w:marBottom w:val="0"/>
          <w:divBdr>
            <w:top w:val="none" w:sz="0" w:space="0" w:color="auto"/>
            <w:left w:val="none" w:sz="0" w:space="0" w:color="auto"/>
            <w:bottom w:val="none" w:sz="0" w:space="0" w:color="auto"/>
            <w:right w:val="none" w:sz="0" w:space="0" w:color="auto"/>
          </w:divBdr>
        </w:div>
        <w:div w:id="383481317">
          <w:marLeft w:val="640"/>
          <w:marRight w:val="0"/>
          <w:marTop w:val="0"/>
          <w:marBottom w:val="0"/>
          <w:divBdr>
            <w:top w:val="none" w:sz="0" w:space="0" w:color="auto"/>
            <w:left w:val="none" w:sz="0" w:space="0" w:color="auto"/>
            <w:bottom w:val="none" w:sz="0" w:space="0" w:color="auto"/>
            <w:right w:val="none" w:sz="0" w:space="0" w:color="auto"/>
          </w:divBdr>
        </w:div>
        <w:div w:id="1942568002">
          <w:marLeft w:val="640"/>
          <w:marRight w:val="0"/>
          <w:marTop w:val="0"/>
          <w:marBottom w:val="0"/>
          <w:divBdr>
            <w:top w:val="none" w:sz="0" w:space="0" w:color="auto"/>
            <w:left w:val="none" w:sz="0" w:space="0" w:color="auto"/>
            <w:bottom w:val="none" w:sz="0" w:space="0" w:color="auto"/>
            <w:right w:val="none" w:sz="0" w:space="0" w:color="auto"/>
          </w:divBdr>
        </w:div>
        <w:div w:id="1038703529">
          <w:marLeft w:val="640"/>
          <w:marRight w:val="0"/>
          <w:marTop w:val="0"/>
          <w:marBottom w:val="0"/>
          <w:divBdr>
            <w:top w:val="none" w:sz="0" w:space="0" w:color="auto"/>
            <w:left w:val="none" w:sz="0" w:space="0" w:color="auto"/>
            <w:bottom w:val="none" w:sz="0" w:space="0" w:color="auto"/>
            <w:right w:val="none" w:sz="0" w:space="0" w:color="auto"/>
          </w:divBdr>
        </w:div>
        <w:div w:id="106510468">
          <w:marLeft w:val="640"/>
          <w:marRight w:val="0"/>
          <w:marTop w:val="0"/>
          <w:marBottom w:val="0"/>
          <w:divBdr>
            <w:top w:val="none" w:sz="0" w:space="0" w:color="auto"/>
            <w:left w:val="none" w:sz="0" w:space="0" w:color="auto"/>
            <w:bottom w:val="none" w:sz="0" w:space="0" w:color="auto"/>
            <w:right w:val="none" w:sz="0" w:space="0" w:color="auto"/>
          </w:divBdr>
        </w:div>
        <w:div w:id="1272277243">
          <w:marLeft w:val="640"/>
          <w:marRight w:val="0"/>
          <w:marTop w:val="0"/>
          <w:marBottom w:val="0"/>
          <w:divBdr>
            <w:top w:val="none" w:sz="0" w:space="0" w:color="auto"/>
            <w:left w:val="none" w:sz="0" w:space="0" w:color="auto"/>
            <w:bottom w:val="none" w:sz="0" w:space="0" w:color="auto"/>
            <w:right w:val="none" w:sz="0" w:space="0" w:color="auto"/>
          </w:divBdr>
        </w:div>
        <w:div w:id="438648918">
          <w:marLeft w:val="640"/>
          <w:marRight w:val="0"/>
          <w:marTop w:val="0"/>
          <w:marBottom w:val="0"/>
          <w:divBdr>
            <w:top w:val="none" w:sz="0" w:space="0" w:color="auto"/>
            <w:left w:val="none" w:sz="0" w:space="0" w:color="auto"/>
            <w:bottom w:val="none" w:sz="0" w:space="0" w:color="auto"/>
            <w:right w:val="none" w:sz="0" w:space="0" w:color="auto"/>
          </w:divBdr>
        </w:div>
        <w:div w:id="1233849031">
          <w:marLeft w:val="640"/>
          <w:marRight w:val="0"/>
          <w:marTop w:val="0"/>
          <w:marBottom w:val="0"/>
          <w:divBdr>
            <w:top w:val="none" w:sz="0" w:space="0" w:color="auto"/>
            <w:left w:val="none" w:sz="0" w:space="0" w:color="auto"/>
            <w:bottom w:val="none" w:sz="0" w:space="0" w:color="auto"/>
            <w:right w:val="none" w:sz="0" w:space="0" w:color="auto"/>
          </w:divBdr>
        </w:div>
      </w:divsChild>
    </w:div>
    <w:div w:id="2082872161">
      <w:bodyDiv w:val="1"/>
      <w:marLeft w:val="0"/>
      <w:marRight w:val="0"/>
      <w:marTop w:val="0"/>
      <w:marBottom w:val="0"/>
      <w:divBdr>
        <w:top w:val="none" w:sz="0" w:space="0" w:color="auto"/>
        <w:left w:val="none" w:sz="0" w:space="0" w:color="auto"/>
        <w:bottom w:val="none" w:sz="0" w:space="0" w:color="auto"/>
        <w:right w:val="none" w:sz="0" w:space="0" w:color="auto"/>
      </w:divBdr>
      <w:divsChild>
        <w:div w:id="1449740275">
          <w:marLeft w:val="640"/>
          <w:marRight w:val="0"/>
          <w:marTop w:val="0"/>
          <w:marBottom w:val="0"/>
          <w:divBdr>
            <w:top w:val="none" w:sz="0" w:space="0" w:color="auto"/>
            <w:left w:val="none" w:sz="0" w:space="0" w:color="auto"/>
            <w:bottom w:val="none" w:sz="0" w:space="0" w:color="auto"/>
            <w:right w:val="none" w:sz="0" w:space="0" w:color="auto"/>
          </w:divBdr>
        </w:div>
        <w:div w:id="1415543593">
          <w:marLeft w:val="640"/>
          <w:marRight w:val="0"/>
          <w:marTop w:val="0"/>
          <w:marBottom w:val="0"/>
          <w:divBdr>
            <w:top w:val="none" w:sz="0" w:space="0" w:color="auto"/>
            <w:left w:val="none" w:sz="0" w:space="0" w:color="auto"/>
            <w:bottom w:val="none" w:sz="0" w:space="0" w:color="auto"/>
            <w:right w:val="none" w:sz="0" w:space="0" w:color="auto"/>
          </w:divBdr>
        </w:div>
        <w:div w:id="139276132">
          <w:marLeft w:val="640"/>
          <w:marRight w:val="0"/>
          <w:marTop w:val="0"/>
          <w:marBottom w:val="0"/>
          <w:divBdr>
            <w:top w:val="none" w:sz="0" w:space="0" w:color="auto"/>
            <w:left w:val="none" w:sz="0" w:space="0" w:color="auto"/>
            <w:bottom w:val="none" w:sz="0" w:space="0" w:color="auto"/>
            <w:right w:val="none" w:sz="0" w:space="0" w:color="auto"/>
          </w:divBdr>
        </w:div>
        <w:div w:id="876091313">
          <w:marLeft w:val="640"/>
          <w:marRight w:val="0"/>
          <w:marTop w:val="0"/>
          <w:marBottom w:val="0"/>
          <w:divBdr>
            <w:top w:val="none" w:sz="0" w:space="0" w:color="auto"/>
            <w:left w:val="none" w:sz="0" w:space="0" w:color="auto"/>
            <w:bottom w:val="none" w:sz="0" w:space="0" w:color="auto"/>
            <w:right w:val="none" w:sz="0" w:space="0" w:color="auto"/>
          </w:divBdr>
        </w:div>
        <w:div w:id="1830629375">
          <w:marLeft w:val="640"/>
          <w:marRight w:val="0"/>
          <w:marTop w:val="0"/>
          <w:marBottom w:val="0"/>
          <w:divBdr>
            <w:top w:val="none" w:sz="0" w:space="0" w:color="auto"/>
            <w:left w:val="none" w:sz="0" w:space="0" w:color="auto"/>
            <w:bottom w:val="none" w:sz="0" w:space="0" w:color="auto"/>
            <w:right w:val="none" w:sz="0" w:space="0" w:color="auto"/>
          </w:divBdr>
        </w:div>
        <w:div w:id="1690794343">
          <w:marLeft w:val="640"/>
          <w:marRight w:val="0"/>
          <w:marTop w:val="0"/>
          <w:marBottom w:val="0"/>
          <w:divBdr>
            <w:top w:val="none" w:sz="0" w:space="0" w:color="auto"/>
            <w:left w:val="none" w:sz="0" w:space="0" w:color="auto"/>
            <w:bottom w:val="none" w:sz="0" w:space="0" w:color="auto"/>
            <w:right w:val="none" w:sz="0" w:space="0" w:color="auto"/>
          </w:divBdr>
        </w:div>
        <w:div w:id="565646681">
          <w:marLeft w:val="640"/>
          <w:marRight w:val="0"/>
          <w:marTop w:val="0"/>
          <w:marBottom w:val="0"/>
          <w:divBdr>
            <w:top w:val="none" w:sz="0" w:space="0" w:color="auto"/>
            <w:left w:val="none" w:sz="0" w:space="0" w:color="auto"/>
            <w:bottom w:val="none" w:sz="0" w:space="0" w:color="auto"/>
            <w:right w:val="none" w:sz="0" w:space="0" w:color="auto"/>
          </w:divBdr>
        </w:div>
        <w:div w:id="2009014683">
          <w:marLeft w:val="640"/>
          <w:marRight w:val="0"/>
          <w:marTop w:val="0"/>
          <w:marBottom w:val="0"/>
          <w:divBdr>
            <w:top w:val="none" w:sz="0" w:space="0" w:color="auto"/>
            <w:left w:val="none" w:sz="0" w:space="0" w:color="auto"/>
            <w:bottom w:val="none" w:sz="0" w:space="0" w:color="auto"/>
            <w:right w:val="none" w:sz="0" w:space="0" w:color="auto"/>
          </w:divBdr>
        </w:div>
        <w:div w:id="1100372579">
          <w:marLeft w:val="640"/>
          <w:marRight w:val="0"/>
          <w:marTop w:val="0"/>
          <w:marBottom w:val="0"/>
          <w:divBdr>
            <w:top w:val="none" w:sz="0" w:space="0" w:color="auto"/>
            <w:left w:val="none" w:sz="0" w:space="0" w:color="auto"/>
            <w:bottom w:val="none" w:sz="0" w:space="0" w:color="auto"/>
            <w:right w:val="none" w:sz="0" w:space="0" w:color="auto"/>
          </w:divBdr>
        </w:div>
        <w:div w:id="744569286">
          <w:marLeft w:val="640"/>
          <w:marRight w:val="0"/>
          <w:marTop w:val="0"/>
          <w:marBottom w:val="0"/>
          <w:divBdr>
            <w:top w:val="none" w:sz="0" w:space="0" w:color="auto"/>
            <w:left w:val="none" w:sz="0" w:space="0" w:color="auto"/>
            <w:bottom w:val="none" w:sz="0" w:space="0" w:color="auto"/>
            <w:right w:val="none" w:sz="0" w:space="0" w:color="auto"/>
          </w:divBdr>
        </w:div>
        <w:div w:id="2083525962">
          <w:marLeft w:val="640"/>
          <w:marRight w:val="0"/>
          <w:marTop w:val="0"/>
          <w:marBottom w:val="0"/>
          <w:divBdr>
            <w:top w:val="none" w:sz="0" w:space="0" w:color="auto"/>
            <w:left w:val="none" w:sz="0" w:space="0" w:color="auto"/>
            <w:bottom w:val="none" w:sz="0" w:space="0" w:color="auto"/>
            <w:right w:val="none" w:sz="0" w:space="0" w:color="auto"/>
          </w:divBdr>
        </w:div>
        <w:div w:id="1326780969">
          <w:marLeft w:val="640"/>
          <w:marRight w:val="0"/>
          <w:marTop w:val="0"/>
          <w:marBottom w:val="0"/>
          <w:divBdr>
            <w:top w:val="none" w:sz="0" w:space="0" w:color="auto"/>
            <w:left w:val="none" w:sz="0" w:space="0" w:color="auto"/>
            <w:bottom w:val="none" w:sz="0" w:space="0" w:color="auto"/>
            <w:right w:val="none" w:sz="0" w:space="0" w:color="auto"/>
          </w:divBdr>
        </w:div>
        <w:div w:id="1287468702">
          <w:marLeft w:val="640"/>
          <w:marRight w:val="0"/>
          <w:marTop w:val="0"/>
          <w:marBottom w:val="0"/>
          <w:divBdr>
            <w:top w:val="none" w:sz="0" w:space="0" w:color="auto"/>
            <w:left w:val="none" w:sz="0" w:space="0" w:color="auto"/>
            <w:bottom w:val="none" w:sz="0" w:space="0" w:color="auto"/>
            <w:right w:val="none" w:sz="0" w:space="0" w:color="auto"/>
          </w:divBdr>
        </w:div>
        <w:div w:id="1883400379">
          <w:marLeft w:val="640"/>
          <w:marRight w:val="0"/>
          <w:marTop w:val="0"/>
          <w:marBottom w:val="0"/>
          <w:divBdr>
            <w:top w:val="none" w:sz="0" w:space="0" w:color="auto"/>
            <w:left w:val="none" w:sz="0" w:space="0" w:color="auto"/>
            <w:bottom w:val="none" w:sz="0" w:space="0" w:color="auto"/>
            <w:right w:val="none" w:sz="0" w:space="0" w:color="auto"/>
          </w:divBdr>
        </w:div>
        <w:div w:id="2110422814">
          <w:marLeft w:val="640"/>
          <w:marRight w:val="0"/>
          <w:marTop w:val="0"/>
          <w:marBottom w:val="0"/>
          <w:divBdr>
            <w:top w:val="none" w:sz="0" w:space="0" w:color="auto"/>
            <w:left w:val="none" w:sz="0" w:space="0" w:color="auto"/>
            <w:bottom w:val="none" w:sz="0" w:space="0" w:color="auto"/>
            <w:right w:val="none" w:sz="0" w:space="0" w:color="auto"/>
          </w:divBdr>
        </w:div>
        <w:div w:id="1374230226">
          <w:marLeft w:val="640"/>
          <w:marRight w:val="0"/>
          <w:marTop w:val="0"/>
          <w:marBottom w:val="0"/>
          <w:divBdr>
            <w:top w:val="none" w:sz="0" w:space="0" w:color="auto"/>
            <w:left w:val="none" w:sz="0" w:space="0" w:color="auto"/>
            <w:bottom w:val="none" w:sz="0" w:space="0" w:color="auto"/>
            <w:right w:val="none" w:sz="0" w:space="0" w:color="auto"/>
          </w:divBdr>
        </w:div>
        <w:div w:id="160245259">
          <w:marLeft w:val="640"/>
          <w:marRight w:val="0"/>
          <w:marTop w:val="0"/>
          <w:marBottom w:val="0"/>
          <w:divBdr>
            <w:top w:val="none" w:sz="0" w:space="0" w:color="auto"/>
            <w:left w:val="none" w:sz="0" w:space="0" w:color="auto"/>
            <w:bottom w:val="none" w:sz="0" w:space="0" w:color="auto"/>
            <w:right w:val="none" w:sz="0" w:space="0" w:color="auto"/>
          </w:divBdr>
        </w:div>
        <w:div w:id="392889933">
          <w:marLeft w:val="640"/>
          <w:marRight w:val="0"/>
          <w:marTop w:val="0"/>
          <w:marBottom w:val="0"/>
          <w:divBdr>
            <w:top w:val="none" w:sz="0" w:space="0" w:color="auto"/>
            <w:left w:val="none" w:sz="0" w:space="0" w:color="auto"/>
            <w:bottom w:val="none" w:sz="0" w:space="0" w:color="auto"/>
            <w:right w:val="none" w:sz="0" w:space="0" w:color="auto"/>
          </w:divBdr>
        </w:div>
        <w:div w:id="1295018676">
          <w:marLeft w:val="640"/>
          <w:marRight w:val="0"/>
          <w:marTop w:val="0"/>
          <w:marBottom w:val="0"/>
          <w:divBdr>
            <w:top w:val="none" w:sz="0" w:space="0" w:color="auto"/>
            <w:left w:val="none" w:sz="0" w:space="0" w:color="auto"/>
            <w:bottom w:val="none" w:sz="0" w:space="0" w:color="auto"/>
            <w:right w:val="none" w:sz="0" w:space="0" w:color="auto"/>
          </w:divBdr>
        </w:div>
        <w:div w:id="827287761">
          <w:marLeft w:val="640"/>
          <w:marRight w:val="0"/>
          <w:marTop w:val="0"/>
          <w:marBottom w:val="0"/>
          <w:divBdr>
            <w:top w:val="none" w:sz="0" w:space="0" w:color="auto"/>
            <w:left w:val="none" w:sz="0" w:space="0" w:color="auto"/>
            <w:bottom w:val="none" w:sz="0" w:space="0" w:color="auto"/>
            <w:right w:val="none" w:sz="0" w:space="0" w:color="auto"/>
          </w:divBdr>
        </w:div>
        <w:div w:id="1017120896">
          <w:marLeft w:val="640"/>
          <w:marRight w:val="0"/>
          <w:marTop w:val="0"/>
          <w:marBottom w:val="0"/>
          <w:divBdr>
            <w:top w:val="none" w:sz="0" w:space="0" w:color="auto"/>
            <w:left w:val="none" w:sz="0" w:space="0" w:color="auto"/>
            <w:bottom w:val="none" w:sz="0" w:space="0" w:color="auto"/>
            <w:right w:val="none" w:sz="0" w:space="0" w:color="auto"/>
          </w:divBdr>
        </w:div>
        <w:div w:id="811869911">
          <w:marLeft w:val="640"/>
          <w:marRight w:val="0"/>
          <w:marTop w:val="0"/>
          <w:marBottom w:val="0"/>
          <w:divBdr>
            <w:top w:val="none" w:sz="0" w:space="0" w:color="auto"/>
            <w:left w:val="none" w:sz="0" w:space="0" w:color="auto"/>
            <w:bottom w:val="none" w:sz="0" w:space="0" w:color="auto"/>
            <w:right w:val="none" w:sz="0" w:space="0" w:color="auto"/>
          </w:divBdr>
        </w:div>
        <w:div w:id="680470665">
          <w:marLeft w:val="640"/>
          <w:marRight w:val="0"/>
          <w:marTop w:val="0"/>
          <w:marBottom w:val="0"/>
          <w:divBdr>
            <w:top w:val="none" w:sz="0" w:space="0" w:color="auto"/>
            <w:left w:val="none" w:sz="0" w:space="0" w:color="auto"/>
            <w:bottom w:val="none" w:sz="0" w:space="0" w:color="auto"/>
            <w:right w:val="none" w:sz="0" w:space="0" w:color="auto"/>
          </w:divBdr>
        </w:div>
        <w:div w:id="665520138">
          <w:marLeft w:val="640"/>
          <w:marRight w:val="0"/>
          <w:marTop w:val="0"/>
          <w:marBottom w:val="0"/>
          <w:divBdr>
            <w:top w:val="none" w:sz="0" w:space="0" w:color="auto"/>
            <w:left w:val="none" w:sz="0" w:space="0" w:color="auto"/>
            <w:bottom w:val="none" w:sz="0" w:space="0" w:color="auto"/>
            <w:right w:val="none" w:sz="0" w:space="0" w:color="auto"/>
          </w:divBdr>
        </w:div>
        <w:div w:id="2091001768">
          <w:marLeft w:val="640"/>
          <w:marRight w:val="0"/>
          <w:marTop w:val="0"/>
          <w:marBottom w:val="0"/>
          <w:divBdr>
            <w:top w:val="none" w:sz="0" w:space="0" w:color="auto"/>
            <w:left w:val="none" w:sz="0" w:space="0" w:color="auto"/>
            <w:bottom w:val="none" w:sz="0" w:space="0" w:color="auto"/>
            <w:right w:val="none" w:sz="0" w:space="0" w:color="auto"/>
          </w:divBdr>
        </w:div>
        <w:div w:id="2063401911">
          <w:marLeft w:val="640"/>
          <w:marRight w:val="0"/>
          <w:marTop w:val="0"/>
          <w:marBottom w:val="0"/>
          <w:divBdr>
            <w:top w:val="none" w:sz="0" w:space="0" w:color="auto"/>
            <w:left w:val="none" w:sz="0" w:space="0" w:color="auto"/>
            <w:bottom w:val="none" w:sz="0" w:space="0" w:color="auto"/>
            <w:right w:val="none" w:sz="0" w:space="0" w:color="auto"/>
          </w:divBdr>
        </w:div>
        <w:div w:id="148523632">
          <w:marLeft w:val="640"/>
          <w:marRight w:val="0"/>
          <w:marTop w:val="0"/>
          <w:marBottom w:val="0"/>
          <w:divBdr>
            <w:top w:val="none" w:sz="0" w:space="0" w:color="auto"/>
            <w:left w:val="none" w:sz="0" w:space="0" w:color="auto"/>
            <w:bottom w:val="none" w:sz="0" w:space="0" w:color="auto"/>
            <w:right w:val="none" w:sz="0" w:space="0" w:color="auto"/>
          </w:divBdr>
        </w:div>
        <w:div w:id="924463294">
          <w:marLeft w:val="640"/>
          <w:marRight w:val="0"/>
          <w:marTop w:val="0"/>
          <w:marBottom w:val="0"/>
          <w:divBdr>
            <w:top w:val="none" w:sz="0" w:space="0" w:color="auto"/>
            <w:left w:val="none" w:sz="0" w:space="0" w:color="auto"/>
            <w:bottom w:val="none" w:sz="0" w:space="0" w:color="auto"/>
            <w:right w:val="none" w:sz="0" w:space="0" w:color="auto"/>
          </w:divBdr>
        </w:div>
        <w:div w:id="243223418">
          <w:marLeft w:val="640"/>
          <w:marRight w:val="0"/>
          <w:marTop w:val="0"/>
          <w:marBottom w:val="0"/>
          <w:divBdr>
            <w:top w:val="none" w:sz="0" w:space="0" w:color="auto"/>
            <w:left w:val="none" w:sz="0" w:space="0" w:color="auto"/>
            <w:bottom w:val="none" w:sz="0" w:space="0" w:color="auto"/>
            <w:right w:val="none" w:sz="0" w:space="0" w:color="auto"/>
          </w:divBdr>
        </w:div>
        <w:div w:id="791902944">
          <w:marLeft w:val="640"/>
          <w:marRight w:val="0"/>
          <w:marTop w:val="0"/>
          <w:marBottom w:val="0"/>
          <w:divBdr>
            <w:top w:val="none" w:sz="0" w:space="0" w:color="auto"/>
            <w:left w:val="none" w:sz="0" w:space="0" w:color="auto"/>
            <w:bottom w:val="none" w:sz="0" w:space="0" w:color="auto"/>
            <w:right w:val="none" w:sz="0" w:space="0" w:color="auto"/>
          </w:divBdr>
        </w:div>
        <w:div w:id="540672798">
          <w:marLeft w:val="640"/>
          <w:marRight w:val="0"/>
          <w:marTop w:val="0"/>
          <w:marBottom w:val="0"/>
          <w:divBdr>
            <w:top w:val="none" w:sz="0" w:space="0" w:color="auto"/>
            <w:left w:val="none" w:sz="0" w:space="0" w:color="auto"/>
            <w:bottom w:val="none" w:sz="0" w:space="0" w:color="auto"/>
            <w:right w:val="none" w:sz="0" w:space="0" w:color="auto"/>
          </w:divBdr>
        </w:div>
        <w:div w:id="525873983">
          <w:marLeft w:val="640"/>
          <w:marRight w:val="0"/>
          <w:marTop w:val="0"/>
          <w:marBottom w:val="0"/>
          <w:divBdr>
            <w:top w:val="none" w:sz="0" w:space="0" w:color="auto"/>
            <w:left w:val="none" w:sz="0" w:space="0" w:color="auto"/>
            <w:bottom w:val="none" w:sz="0" w:space="0" w:color="auto"/>
            <w:right w:val="none" w:sz="0" w:space="0" w:color="auto"/>
          </w:divBdr>
        </w:div>
        <w:div w:id="397442172">
          <w:marLeft w:val="640"/>
          <w:marRight w:val="0"/>
          <w:marTop w:val="0"/>
          <w:marBottom w:val="0"/>
          <w:divBdr>
            <w:top w:val="none" w:sz="0" w:space="0" w:color="auto"/>
            <w:left w:val="none" w:sz="0" w:space="0" w:color="auto"/>
            <w:bottom w:val="none" w:sz="0" w:space="0" w:color="auto"/>
            <w:right w:val="none" w:sz="0" w:space="0" w:color="auto"/>
          </w:divBdr>
        </w:div>
        <w:div w:id="1375424066">
          <w:marLeft w:val="640"/>
          <w:marRight w:val="0"/>
          <w:marTop w:val="0"/>
          <w:marBottom w:val="0"/>
          <w:divBdr>
            <w:top w:val="none" w:sz="0" w:space="0" w:color="auto"/>
            <w:left w:val="none" w:sz="0" w:space="0" w:color="auto"/>
            <w:bottom w:val="none" w:sz="0" w:space="0" w:color="auto"/>
            <w:right w:val="none" w:sz="0" w:space="0" w:color="auto"/>
          </w:divBdr>
        </w:div>
        <w:div w:id="1421173807">
          <w:marLeft w:val="640"/>
          <w:marRight w:val="0"/>
          <w:marTop w:val="0"/>
          <w:marBottom w:val="0"/>
          <w:divBdr>
            <w:top w:val="none" w:sz="0" w:space="0" w:color="auto"/>
            <w:left w:val="none" w:sz="0" w:space="0" w:color="auto"/>
            <w:bottom w:val="none" w:sz="0" w:space="0" w:color="auto"/>
            <w:right w:val="none" w:sz="0" w:space="0" w:color="auto"/>
          </w:divBdr>
        </w:div>
        <w:div w:id="1944456487">
          <w:marLeft w:val="640"/>
          <w:marRight w:val="0"/>
          <w:marTop w:val="0"/>
          <w:marBottom w:val="0"/>
          <w:divBdr>
            <w:top w:val="none" w:sz="0" w:space="0" w:color="auto"/>
            <w:left w:val="none" w:sz="0" w:space="0" w:color="auto"/>
            <w:bottom w:val="none" w:sz="0" w:space="0" w:color="auto"/>
            <w:right w:val="none" w:sz="0" w:space="0" w:color="auto"/>
          </w:divBdr>
        </w:div>
        <w:div w:id="519979078">
          <w:marLeft w:val="640"/>
          <w:marRight w:val="0"/>
          <w:marTop w:val="0"/>
          <w:marBottom w:val="0"/>
          <w:divBdr>
            <w:top w:val="none" w:sz="0" w:space="0" w:color="auto"/>
            <w:left w:val="none" w:sz="0" w:space="0" w:color="auto"/>
            <w:bottom w:val="none" w:sz="0" w:space="0" w:color="auto"/>
            <w:right w:val="none" w:sz="0" w:space="0" w:color="auto"/>
          </w:divBdr>
        </w:div>
        <w:div w:id="1787311518">
          <w:marLeft w:val="640"/>
          <w:marRight w:val="0"/>
          <w:marTop w:val="0"/>
          <w:marBottom w:val="0"/>
          <w:divBdr>
            <w:top w:val="none" w:sz="0" w:space="0" w:color="auto"/>
            <w:left w:val="none" w:sz="0" w:space="0" w:color="auto"/>
            <w:bottom w:val="none" w:sz="0" w:space="0" w:color="auto"/>
            <w:right w:val="none" w:sz="0" w:space="0" w:color="auto"/>
          </w:divBdr>
        </w:div>
        <w:div w:id="34234332">
          <w:marLeft w:val="640"/>
          <w:marRight w:val="0"/>
          <w:marTop w:val="0"/>
          <w:marBottom w:val="0"/>
          <w:divBdr>
            <w:top w:val="none" w:sz="0" w:space="0" w:color="auto"/>
            <w:left w:val="none" w:sz="0" w:space="0" w:color="auto"/>
            <w:bottom w:val="none" w:sz="0" w:space="0" w:color="auto"/>
            <w:right w:val="none" w:sz="0" w:space="0" w:color="auto"/>
          </w:divBdr>
        </w:div>
        <w:div w:id="737476968">
          <w:marLeft w:val="640"/>
          <w:marRight w:val="0"/>
          <w:marTop w:val="0"/>
          <w:marBottom w:val="0"/>
          <w:divBdr>
            <w:top w:val="none" w:sz="0" w:space="0" w:color="auto"/>
            <w:left w:val="none" w:sz="0" w:space="0" w:color="auto"/>
            <w:bottom w:val="none" w:sz="0" w:space="0" w:color="auto"/>
            <w:right w:val="none" w:sz="0" w:space="0" w:color="auto"/>
          </w:divBdr>
        </w:div>
        <w:div w:id="1778062647">
          <w:marLeft w:val="640"/>
          <w:marRight w:val="0"/>
          <w:marTop w:val="0"/>
          <w:marBottom w:val="0"/>
          <w:divBdr>
            <w:top w:val="none" w:sz="0" w:space="0" w:color="auto"/>
            <w:left w:val="none" w:sz="0" w:space="0" w:color="auto"/>
            <w:bottom w:val="none" w:sz="0" w:space="0" w:color="auto"/>
            <w:right w:val="none" w:sz="0" w:space="0" w:color="auto"/>
          </w:divBdr>
        </w:div>
        <w:div w:id="2146577966">
          <w:marLeft w:val="640"/>
          <w:marRight w:val="0"/>
          <w:marTop w:val="0"/>
          <w:marBottom w:val="0"/>
          <w:divBdr>
            <w:top w:val="none" w:sz="0" w:space="0" w:color="auto"/>
            <w:left w:val="none" w:sz="0" w:space="0" w:color="auto"/>
            <w:bottom w:val="none" w:sz="0" w:space="0" w:color="auto"/>
            <w:right w:val="none" w:sz="0" w:space="0" w:color="auto"/>
          </w:divBdr>
        </w:div>
        <w:div w:id="880483809">
          <w:marLeft w:val="640"/>
          <w:marRight w:val="0"/>
          <w:marTop w:val="0"/>
          <w:marBottom w:val="0"/>
          <w:divBdr>
            <w:top w:val="none" w:sz="0" w:space="0" w:color="auto"/>
            <w:left w:val="none" w:sz="0" w:space="0" w:color="auto"/>
            <w:bottom w:val="none" w:sz="0" w:space="0" w:color="auto"/>
            <w:right w:val="none" w:sz="0" w:space="0" w:color="auto"/>
          </w:divBdr>
        </w:div>
        <w:div w:id="1265306735">
          <w:marLeft w:val="640"/>
          <w:marRight w:val="0"/>
          <w:marTop w:val="0"/>
          <w:marBottom w:val="0"/>
          <w:divBdr>
            <w:top w:val="none" w:sz="0" w:space="0" w:color="auto"/>
            <w:left w:val="none" w:sz="0" w:space="0" w:color="auto"/>
            <w:bottom w:val="none" w:sz="0" w:space="0" w:color="auto"/>
            <w:right w:val="none" w:sz="0" w:space="0" w:color="auto"/>
          </w:divBdr>
        </w:div>
        <w:div w:id="2020768509">
          <w:marLeft w:val="640"/>
          <w:marRight w:val="0"/>
          <w:marTop w:val="0"/>
          <w:marBottom w:val="0"/>
          <w:divBdr>
            <w:top w:val="none" w:sz="0" w:space="0" w:color="auto"/>
            <w:left w:val="none" w:sz="0" w:space="0" w:color="auto"/>
            <w:bottom w:val="none" w:sz="0" w:space="0" w:color="auto"/>
            <w:right w:val="none" w:sz="0" w:space="0" w:color="auto"/>
          </w:divBdr>
        </w:div>
        <w:div w:id="1446265005">
          <w:marLeft w:val="640"/>
          <w:marRight w:val="0"/>
          <w:marTop w:val="0"/>
          <w:marBottom w:val="0"/>
          <w:divBdr>
            <w:top w:val="none" w:sz="0" w:space="0" w:color="auto"/>
            <w:left w:val="none" w:sz="0" w:space="0" w:color="auto"/>
            <w:bottom w:val="none" w:sz="0" w:space="0" w:color="auto"/>
            <w:right w:val="none" w:sz="0" w:space="0" w:color="auto"/>
          </w:divBdr>
        </w:div>
        <w:div w:id="1311404638">
          <w:marLeft w:val="640"/>
          <w:marRight w:val="0"/>
          <w:marTop w:val="0"/>
          <w:marBottom w:val="0"/>
          <w:divBdr>
            <w:top w:val="none" w:sz="0" w:space="0" w:color="auto"/>
            <w:left w:val="none" w:sz="0" w:space="0" w:color="auto"/>
            <w:bottom w:val="none" w:sz="0" w:space="0" w:color="auto"/>
            <w:right w:val="none" w:sz="0" w:space="0" w:color="auto"/>
          </w:divBdr>
        </w:div>
        <w:div w:id="977035575">
          <w:marLeft w:val="640"/>
          <w:marRight w:val="0"/>
          <w:marTop w:val="0"/>
          <w:marBottom w:val="0"/>
          <w:divBdr>
            <w:top w:val="none" w:sz="0" w:space="0" w:color="auto"/>
            <w:left w:val="none" w:sz="0" w:space="0" w:color="auto"/>
            <w:bottom w:val="none" w:sz="0" w:space="0" w:color="auto"/>
            <w:right w:val="none" w:sz="0" w:space="0" w:color="auto"/>
          </w:divBdr>
        </w:div>
        <w:div w:id="375466431">
          <w:marLeft w:val="640"/>
          <w:marRight w:val="0"/>
          <w:marTop w:val="0"/>
          <w:marBottom w:val="0"/>
          <w:divBdr>
            <w:top w:val="none" w:sz="0" w:space="0" w:color="auto"/>
            <w:left w:val="none" w:sz="0" w:space="0" w:color="auto"/>
            <w:bottom w:val="none" w:sz="0" w:space="0" w:color="auto"/>
            <w:right w:val="none" w:sz="0" w:space="0" w:color="auto"/>
          </w:divBdr>
        </w:div>
        <w:div w:id="713237166">
          <w:marLeft w:val="640"/>
          <w:marRight w:val="0"/>
          <w:marTop w:val="0"/>
          <w:marBottom w:val="0"/>
          <w:divBdr>
            <w:top w:val="none" w:sz="0" w:space="0" w:color="auto"/>
            <w:left w:val="none" w:sz="0" w:space="0" w:color="auto"/>
            <w:bottom w:val="none" w:sz="0" w:space="0" w:color="auto"/>
            <w:right w:val="none" w:sz="0" w:space="0" w:color="auto"/>
          </w:divBdr>
        </w:div>
        <w:div w:id="247813329">
          <w:marLeft w:val="640"/>
          <w:marRight w:val="0"/>
          <w:marTop w:val="0"/>
          <w:marBottom w:val="0"/>
          <w:divBdr>
            <w:top w:val="none" w:sz="0" w:space="0" w:color="auto"/>
            <w:left w:val="none" w:sz="0" w:space="0" w:color="auto"/>
            <w:bottom w:val="none" w:sz="0" w:space="0" w:color="auto"/>
            <w:right w:val="none" w:sz="0" w:space="0" w:color="auto"/>
          </w:divBdr>
        </w:div>
        <w:div w:id="1812362122">
          <w:marLeft w:val="640"/>
          <w:marRight w:val="0"/>
          <w:marTop w:val="0"/>
          <w:marBottom w:val="0"/>
          <w:divBdr>
            <w:top w:val="none" w:sz="0" w:space="0" w:color="auto"/>
            <w:left w:val="none" w:sz="0" w:space="0" w:color="auto"/>
            <w:bottom w:val="none" w:sz="0" w:space="0" w:color="auto"/>
            <w:right w:val="none" w:sz="0" w:space="0" w:color="auto"/>
          </w:divBdr>
        </w:div>
        <w:div w:id="661783522">
          <w:marLeft w:val="640"/>
          <w:marRight w:val="0"/>
          <w:marTop w:val="0"/>
          <w:marBottom w:val="0"/>
          <w:divBdr>
            <w:top w:val="none" w:sz="0" w:space="0" w:color="auto"/>
            <w:left w:val="none" w:sz="0" w:space="0" w:color="auto"/>
            <w:bottom w:val="none" w:sz="0" w:space="0" w:color="auto"/>
            <w:right w:val="none" w:sz="0" w:space="0" w:color="auto"/>
          </w:divBdr>
        </w:div>
        <w:div w:id="266235789">
          <w:marLeft w:val="640"/>
          <w:marRight w:val="0"/>
          <w:marTop w:val="0"/>
          <w:marBottom w:val="0"/>
          <w:divBdr>
            <w:top w:val="none" w:sz="0" w:space="0" w:color="auto"/>
            <w:left w:val="none" w:sz="0" w:space="0" w:color="auto"/>
            <w:bottom w:val="none" w:sz="0" w:space="0" w:color="auto"/>
            <w:right w:val="none" w:sz="0" w:space="0" w:color="auto"/>
          </w:divBdr>
        </w:div>
        <w:div w:id="216011459">
          <w:marLeft w:val="640"/>
          <w:marRight w:val="0"/>
          <w:marTop w:val="0"/>
          <w:marBottom w:val="0"/>
          <w:divBdr>
            <w:top w:val="none" w:sz="0" w:space="0" w:color="auto"/>
            <w:left w:val="none" w:sz="0" w:space="0" w:color="auto"/>
            <w:bottom w:val="none" w:sz="0" w:space="0" w:color="auto"/>
            <w:right w:val="none" w:sz="0" w:space="0" w:color="auto"/>
          </w:divBdr>
        </w:div>
        <w:div w:id="1114405029">
          <w:marLeft w:val="640"/>
          <w:marRight w:val="0"/>
          <w:marTop w:val="0"/>
          <w:marBottom w:val="0"/>
          <w:divBdr>
            <w:top w:val="none" w:sz="0" w:space="0" w:color="auto"/>
            <w:left w:val="none" w:sz="0" w:space="0" w:color="auto"/>
            <w:bottom w:val="none" w:sz="0" w:space="0" w:color="auto"/>
            <w:right w:val="none" w:sz="0" w:space="0" w:color="auto"/>
          </w:divBdr>
        </w:div>
        <w:div w:id="55130701">
          <w:marLeft w:val="640"/>
          <w:marRight w:val="0"/>
          <w:marTop w:val="0"/>
          <w:marBottom w:val="0"/>
          <w:divBdr>
            <w:top w:val="none" w:sz="0" w:space="0" w:color="auto"/>
            <w:left w:val="none" w:sz="0" w:space="0" w:color="auto"/>
            <w:bottom w:val="none" w:sz="0" w:space="0" w:color="auto"/>
            <w:right w:val="none" w:sz="0" w:space="0" w:color="auto"/>
          </w:divBdr>
        </w:div>
        <w:div w:id="1029258538">
          <w:marLeft w:val="640"/>
          <w:marRight w:val="0"/>
          <w:marTop w:val="0"/>
          <w:marBottom w:val="0"/>
          <w:divBdr>
            <w:top w:val="none" w:sz="0" w:space="0" w:color="auto"/>
            <w:left w:val="none" w:sz="0" w:space="0" w:color="auto"/>
            <w:bottom w:val="none" w:sz="0" w:space="0" w:color="auto"/>
            <w:right w:val="none" w:sz="0" w:space="0" w:color="auto"/>
          </w:divBdr>
        </w:div>
        <w:div w:id="499084470">
          <w:marLeft w:val="640"/>
          <w:marRight w:val="0"/>
          <w:marTop w:val="0"/>
          <w:marBottom w:val="0"/>
          <w:divBdr>
            <w:top w:val="none" w:sz="0" w:space="0" w:color="auto"/>
            <w:left w:val="none" w:sz="0" w:space="0" w:color="auto"/>
            <w:bottom w:val="none" w:sz="0" w:space="0" w:color="auto"/>
            <w:right w:val="none" w:sz="0" w:space="0" w:color="auto"/>
          </w:divBdr>
        </w:div>
        <w:div w:id="474687291">
          <w:marLeft w:val="640"/>
          <w:marRight w:val="0"/>
          <w:marTop w:val="0"/>
          <w:marBottom w:val="0"/>
          <w:divBdr>
            <w:top w:val="none" w:sz="0" w:space="0" w:color="auto"/>
            <w:left w:val="none" w:sz="0" w:space="0" w:color="auto"/>
            <w:bottom w:val="none" w:sz="0" w:space="0" w:color="auto"/>
            <w:right w:val="none" w:sz="0" w:space="0" w:color="auto"/>
          </w:divBdr>
        </w:div>
        <w:div w:id="439571821">
          <w:marLeft w:val="640"/>
          <w:marRight w:val="0"/>
          <w:marTop w:val="0"/>
          <w:marBottom w:val="0"/>
          <w:divBdr>
            <w:top w:val="none" w:sz="0" w:space="0" w:color="auto"/>
            <w:left w:val="none" w:sz="0" w:space="0" w:color="auto"/>
            <w:bottom w:val="none" w:sz="0" w:space="0" w:color="auto"/>
            <w:right w:val="none" w:sz="0" w:space="0" w:color="auto"/>
          </w:divBdr>
        </w:div>
        <w:div w:id="1329359128">
          <w:marLeft w:val="640"/>
          <w:marRight w:val="0"/>
          <w:marTop w:val="0"/>
          <w:marBottom w:val="0"/>
          <w:divBdr>
            <w:top w:val="none" w:sz="0" w:space="0" w:color="auto"/>
            <w:left w:val="none" w:sz="0" w:space="0" w:color="auto"/>
            <w:bottom w:val="none" w:sz="0" w:space="0" w:color="auto"/>
            <w:right w:val="none" w:sz="0" w:space="0" w:color="auto"/>
          </w:divBdr>
        </w:div>
        <w:div w:id="1545365171">
          <w:marLeft w:val="640"/>
          <w:marRight w:val="0"/>
          <w:marTop w:val="0"/>
          <w:marBottom w:val="0"/>
          <w:divBdr>
            <w:top w:val="none" w:sz="0" w:space="0" w:color="auto"/>
            <w:left w:val="none" w:sz="0" w:space="0" w:color="auto"/>
            <w:bottom w:val="none" w:sz="0" w:space="0" w:color="auto"/>
            <w:right w:val="none" w:sz="0" w:space="0" w:color="auto"/>
          </w:divBdr>
        </w:div>
        <w:div w:id="394857182">
          <w:marLeft w:val="640"/>
          <w:marRight w:val="0"/>
          <w:marTop w:val="0"/>
          <w:marBottom w:val="0"/>
          <w:divBdr>
            <w:top w:val="none" w:sz="0" w:space="0" w:color="auto"/>
            <w:left w:val="none" w:sz="0" w:space="0" w:color="auto"/>
            <w:bottom w:val="none" w:sz="0" w:space="0" w:color="auto"/>
            <w:right w:val="none" w:sz="0" w:space="0" w:color="auto"/>
          </w:divBdr>
        </w:div>
        <w:div w:id="1937708891">
          <w:marLeft w:val="640"/>
          <w:marRight w:val="0"/>
          <w:marTop w:val="0"/>
          <w:marBottom w:val="0"/>
          <w:divBdr>
            <w:top w:val="none" w:sz="0" w:space="0" w:color="auto"/>
            <w:left w:val="none" w:sz="0" w:space="0" w:color="auto"/>
            <w:bottom w:val="none" w:sz="0" w:space="0" w:color="auto"/>
            <w:right w:val="none" w:sz="0" w:space="0" w:color="auto"/>
          </w:divBdr>
        </w:div>
        <w:div w:id="211893643">
          <w:marLeft w:val="640"/>
          <w:marRight w:val="0"/>
          <w:marTop w:val="0"/>
          <w:marBottom w:val="0"/>
          <w:divBdr>
            <w:top w:val="none" w:sz="0" w:space="0" w:color="auto"/>
            <w:left w:val="none" w:sz="0" w:space="0" w:color="auto"/>
            <w:bottom w:val="none" w:sz="0" w:space="0" w:color="auto"/>
            <w:right w:val="none" w:sz="0" w:space="0" w:color="auto"/>
          </w:divBdr>
        </w:div>
        <w:div w:id="706569501">
          <w:marLeft w:val="640"/>
          <w:marRight w:val="0"/>
          <w:marTop w:val="0"/>
          <w:marBottom w:val="0"/>
          <w:divBdr>
            <w:top w:val="none" w:sz="0" w:space="0" w:color="auto"/>
            <w:left w:val="none" w:sz="0" w:space="0" w:color="auto"/>
            <w:bottom w:val="none" w:sz="0" w:space="0" w:color="auto"/>
            <w:right w:val="none" w:sz="0" w:space="0" w:color="auto"/>
          </w:divBdr>
        </w:div>
        <w:div w:id="886379404">
          <w:marLeft w:val="640"/>
          <w:marRight w:val="0"/>
          <w:marTop w:val="0"/>
          <w:marBottom w:val="0"/>
          <w:divBdr>
            <w:top w:val="none" w:sz="0" w:space="0" w:color="auto"/>
            <w:left w:val="none" w:sz="0" w:space="0" w:color="auto"/>
            <w:bottom w:val="none" w:sz="0" w:space="0" w:color="auto"/>
            <w:right w:val="none" w:sz="0" w:space="0" w:color="auto"/>
          </w:divBdr>
        </w:div>
        <w:div w:id="1998068674">
          <w:marLeft w:val="640"/>
          <w:marRight w:val="0"/>
          <w:marTop w:val="0"/>
          <w:marBottom w:val="0"/>
          <w:divBdr>
            <w:top w:val="none" w:sz="0" w:space="0" w:color="auto"/>
            <w:left w:val="none" w:sz="0" w:space="0" w:color="auto"/>
            <w:bottom w:val="none" w:sz="0" w:space="0" w:color="auto"/>
            <w:right w:val="none" w:sz="0" w:space="0" w:color="auto"/>
          </w:divBdr>
        </w:div>
        <w:div w:id="1989939701">
          <w:marLeft w:val="640"/>
          <w:marRight w:val="0"/>
          <w:marTop w:val="0"/>
          <w:marBottom w:val="0"/>
          <w:divBdr>
            <w:top w:val="none" w:sz="0" w:space="0" w:color="auto"/>
            <w:left w:val="none" w:sz="0" w:space="0" w:color="auto"/>
            <w:bottom w:val="none" w:sz="0" w:space="0" w:color="auto"/>
            <w:right w:val="none" w:sz="0" w:space="0" w:color="auto"/>
          </w:divBdr>
        </w:div>
        <w:div w:id="2109503500">
          <w:marLeft w:val="640"/>
          <w:marRight w:val="0"/>
          <w:marTop w:val="0"/>
          <w:marBottom w:val="0"/>
          <w:divBdr>
            <w:top w:val="none" w:sz="0" w:space="0" w:color="auto"/>
            <w:left w:val="none" w:sz="0" w:space="0" w:color="auto"/>
            <w:bottom w:val="none" w:sz="0" w:space="0" w:color="auto"/>
            <w:right w:val="none" w:sz="0" w:space="0" w:color="auto"/>
          </w:divBdr>
        </w:div>
        <w:div w:id="166096764">
          <w:marLeft w:val="640"/>
          <w:marRight w:val="0"/>
          <w:marTop w:val="0"/>
          <w:marBottom w:val="0"/>
          <w:divBdr>
            <w:top w:val="none" w:sz="0" w:space="0" w:color="auto"/>
            <w:left w:val="none" w:sz="0" w:space="0" w:color="auto"/>
            <w:bottom w:val="none" w:sz="0" w:space="0" w:color="auto"/>
            <w:right w:val="none" w:sz="0" w:space="0" w:color="auto"/>
          </w:divBdr>
        </w:div>
        <w:div w:id="207303798">
          <w:marLeft w:val="640"/>
          <w:marRight w:val="0"/>
          <w:marTop w:val="0"/>
          <w:marBottom w:val="0"/>
          <w:divBdr>
            <w:top w:val="none" w:sz="0" w:space="0" w:color="auto"/>
            <w:left w:val="none" w:sz="0" w:space="0" w:color="auto"/>
            <w:bottom w:val="none" w:sz="0" w:space="0" w:color="auto"/>
            <w:right w:val="none" w:sz="0" w:space="0" w:color="auto"/>
          </w:divBdr>
        </w:div>
        <w:div w:id="734283055">
          <w:marLeft w:val="640"/>
          <w:marRight w:val="0"/>
          <w:marTop w:val="0"/>
          <w:marBottom w:val="0"/>
          <w:divBdr>
            <w:top w:val="none" w:sz="0" w:space="0" w:color="auto"/>
            <w:left w:val="none" w:sz="0" w:space="0" w:color="auto"/>
            <w:bottom w:val="none" w:sz="0" w:space="0" w:color="auto"/>
            <w:right w:val="none" w:sz="0" w:space="0" w:color="auto"/>
          </w:divBdr>
        </w:div>
        <w:div w:id="1108087899">
          <w:marLeft w:val="640"/>
          <w:marRight w:val="0"/>
          <w:marTop w:val="0"/>
          <w:marBottom w:val="0"/>
          <w:divBdr>
            <w:top w:val="none" w:sz="0" w:space="0" w:color="auto"/>
            <w:left w:val="none" w:sz="0" w:space="0" w:color="auto"/>
            <w:bottom w:val="none" w:sz="0" w:space="0" w:color="auto"/>
            <w:right w:val="none" w:sz="0" w:space="0" w:color="auto"/>
          </w:divBdr>
        </w:div>
        <w:div w:id="2062433807">
          <w:marLeft w:val="640"/>
          <w:marRight w:val="0"/>
          <w:marTop w:val="0"/>
          <w:marBottom w:val="0"/>
          <w:divBdr>
            <w:top w:val="none" w:sz="0" w:space="0" w:color="auto"/>
            <w:left w:val="none" w:sz="0" w:space="0" w:color="auto"/>
            <w:bottom w:val="none" w:sz="0" w:space="0" w:color="auto"/>
            <w:right w:val="none" w:sz="0" w:space="0" w:color="auto"/>
          </w:divBdr>
        </w:div>
        <w:div w:id="1865435376">
          <w:marLeft w:val="640"/>
          <w:marRight w:val="0"/>
          <w:marTop w:val="0"/>
          <w:marBottom w:val="0"/>
          <w:divBdr>
            <w:top w:val="none" w:sz="0" w:space="0" w:color="auto"/>
            <w:left w:val="none" w:sz="0" w:space="0" w:color="auto"/>
            <w:bottom w:val="none" w:sz="0" w:space="0" w:color="auto"/>
            <w:right w:val="none" w:sz="0" w:space="0" w:color="auto"/>
          </w:divBdr>
        </w:div>
        <w:div w:id="819808982">
          <w:marLeft w:val="640"/>
          <w:marRight w:val="0"/>
          <w:marTop w:val="0"/>
          <w:marBottom w:val="0"/>
          <w:divBdr>
            <w:top w:val="none" w:sz="0" w:space="0" w:color="auto"/>
            <w:left w:val="none" w:sz="0" w:space="0" w:color="auto"/>
            <w:bottom w:val="none" w:sz="0" w:space="0" w:color="auto"/>
            <w:right w:val="none" w:sz="0" w:space="0" w:color="auto"/>
          </w:divBdr>
        </w:div>
        <w:div w:id="244610631">
          <w:marLeft w:val="640"/>
          <w:marRight w:val="0"/>
          <w:marTop w:val="0"/>
          <w:marBottom w:val="0"/>
          <w:divBdr>
            <w:top w:val="none" w:sz="0" w:space="0" w:color="auto"/>
            <w:left w:val="none" w:sz="0" w:space="0" w:color="auto"/>
            <w:bottom w:val="none" w:sz="0" w:space="0" w:color="auto"/>
            <w:right w:val="none" w:sz="0" w:space="0" w:color="auto"/>
          </w:divBdr>
        </w:div>
        <w:div w:id="958220967">
          <w:marLeft w:val="640"/>
          <w:marRight w:val="0"/>
          <w:marTop w:val="0"/>
          <w:marBottom w:val="0"/>
          <w:divBdr>
            <w:top w:val="none" w:sz="0" w:space="0" w:color="auto"/>
            <w:left w:val="none" w:sz="0" w:space="0" w:color="auto"/>
            <w:bottom w:val="none" w:sz="0" w:space="0" w:color="auto"/>
            <w:right w:val="none" w:sz="0" w:space="0" w:color="auto"/>
          </w:divBdr>
        </w:div>
        <w:div w:id="96101197">
          <w:marLeft w:val="640"/>
          <w:marRight w:val="0"/>
          <w:marTop w:val="0"/>
          <w:marBottom w:val="0"/>
          <w:divBdr>
            <w:top w:val="none" w:sz="0" w:space="0" w:color="auto"/>
            <w:left w:val="none" w:sz="0" w:space="0" w:color="auto"/>
            <w:bottom w:val="none" w:sz="0" w:space="0" w:color="auto"/>
            <w:right w:val="none" w:sz="0" w:space="0" w:color="auto"/>
          </w:divBdr>
        </w:div>
        <w:div w:id="798884281">
          <w:marLeft w:val="640"/>
          <w:marRight w:val="0"/>
          <w:marTop w:val="0"/>
          <w:marBottom w:val="0"/>
          <w:divBdr>
            <w:top w:val="none" w:sz="0" w:space="0" w:color="auto"/>
            <w:left w:val="none" w:sz="0" w:space="0" w:color="auto"/>
            <w:bottom w:val="none" w:sz="0" w:space="0" w:color="auto"/>
            <w:right w:val="none" w:sz="0" w:space="0" w:color="auto"/>
          </w:divBdr>
        </w:div>
        <w:div w:id="294454670">
          <w:marLeft w:val="640"/>
          <w:marRight w:val="0"/>
          <w:marTop w:val="0"/>
          <w:marBottom w:val="0"/>
          <w:divBdr>
            <w:top w:val="none" w:sz="0" w:space="0" w:color="auto"/>
            <w:left w:val="none" w:sz="0" w:space="0" w:color="auto"/>
            <w:bottom w:val="none" w:sz="0" w:space="0" w:color="auto"/>
            <w:right w:val="none" w:sz="0" w:space="0" w:color="auto"/>
          </w:divBdr>
        </w:div>
        <w:div w:id="782304165">
          <w:marLeft w:val="640"/>
          <w:marRight w:val="0"/>
          <w:marTop w:val="0"/>
          <w:marBottom w:val="0"/>
          <w:divBdr>
            <w:top w:val="none" w:sz="0" w:space="0" w:color="auto"/>
            <w:left w:val="none" w:sz="0" w:space="0" w:color="auto"/>
            <w:bottom w:val="none" w:sz="0" w:space="0" w:color="auto"/>
            <w:right w:val="none" w:sz="0" w:space="0" w:color="auto"/>
          </w:divBdr>
        </w:div>
        <w:div w:id="1505628709">
          <w:marLeft w:val="640"/>
          <w:marRight w:val="0"/>
          <w:marTop w:val="0"/>
          <w:marBottom w:val="0"/>
          <w:divBdr>
            <w:top w:val="none" w:sz="0" w:space="0" w:color="auto"/>
            <w:left w:val="none" w:sz="0" w:space="0" w:color="auto"/>
            <w:bottom w:val="none" w:sz="0" w:space="0" w:color="auto"/>
            <w:right w:val="none" w:sz="0" w:space="0" w:color="auto"/>
          </w:divBdr>
        </w:div>
        <w:div w:id="405036361">
          <w:marLeft w:val="640"/>
          <w:marRight w:val="0"/>
          <w:marTop w:val="0"/>
          <w:marBottom w:val="0"/>
          <w:divBdr>
            <w:top w:val="none" w:sz="0" w:space="0" w:color="auto"/>
            <w:left w:val="none" w:sz="0" w:space="0" w:color="auto"/>
            <w:bottom w:val="none" w:sz="0" w:space="0" w:color="auto"/>
            <w:right w:val="none" w:sz="0" w:space="0" w:color="auto"/>
          </w:divBdr>
        </w:div>
        <w:div w:id="1609240898">
          <w:marLeft w:val="640"/>
          <w:marRight w:val="0"/>
          <w:marTop w:val="0"/>
          <w:marBottom w:val="0"/>
          <w:divBdr>
            <w:top w:val="none" w:sz="0" w:space="0" w:color="auto"/>
            <w:left w:val="none" w:sz="0" w:space="0" w:color="auto"/>
            <w:bottom w:val="none" w:sz="0" w:space="0" w:color="auto"/>
            <w:right w:val="none" w:sz="0" w:space="0" w:color="auto"/>
          </w:divBdr>
        </w:div>
        <w:div w:id="194537230">
          <w:marLeft w:val="640"/>
          <w:marRight w:val="0"/>
          <w:marTop w:val="0"/>
          <w:marBottom w:val="0"/>
          <w:divBdr>
            <w:top w:val="none" w:sz="0" w:space="0" w:color="auto"/>
            <w:left w:val="none" w:sz="0" w:space="0" w:color="auto"/>
            <w:bottom w:val="none" w:sz="0" w:space="0" w:color="auto"/>
            <w:right w:val="none" w:sz="0" w:space="0" w:color="auto"/>
          </w:divBdr>
        </w:div>
        <w:div w:id="710107582">
          <w:marLeft w:val="640"/>
          <w:marRight w:val="0"/>
          <w:marTop w:val="0"/>
          <w:marBottom w:val="0"/>
          <w:divBdr>
            <w:top w:val="none" w:sz="0" w:space="0" w:color="auto"/>
            <w:left w:val="none" w:sz="0" w:space="0" w:color="auto"/>
            <w:bottom w:val="none" w:sz="0" w:space="0" w:color="auto"/>
            <w:right w:val="none" w:sz="0" w:space="0" w:color="auto"/>
          </w:divBdr>
        </w:div>
        <w:div w:id="1481268957">
          <w:marLeft w:val="640"/>
          <w:marRight w:val="0"/>
          <w:marTop w:val="0"/>
          <w:marBottom w:val="0"/>
          <w:divBdr>
            <w:top w:val="none" w:sz="0" w:space="0" w:color="auto"/>
            <w:left w:val="none" w:sz="0" w:space="0" w:color="auto"/>
            <w:bottom w:val="none" w:sz="0" w:space="0" w:color="auto"/>
            <w:right w:val="none" w:sz="0" w:space="0" w:color="auto"/>
          </w:divBdr>
        </w:div>
        <w:div w:id="1482455998">
          <w:marLeft w:val="640"/>
          <w:marRight w:val="0"/>
          <w:marTop w:val="0"/>
          <w:marBottom w:val="0"/>
          <w:divBdr>
            <w:top w:val="none" w:sz="0" w:space="0" w:color="auto"/>
            <w:left w:val="none" w:sz="0" w:space="0" w:color="auto"/>
            <w:bottom w:val="none" w:sz="0" w:space="0" w:color="auto"/>
            <w:right w:val="none" w:sz="0" w:space="0" w:color="auto"/>
          </w:divBdr>
        </w:div>
        <w:div w:id="1179152388">
          <w:marLeft w:val="640"/>
          <w:marRight w:val="0"/>
          <w:marTop w:val="0"/>
          <w:marBottom w:val="0"/>
          <w:divBdr>
            <w:top w:val="none" w:sz="0" w:space="0" w:color="auto"/>
            <w:left w:val="none" w:sz="0" w:space="0" w:color="auto"/>
            <w:bottom w:val="none" w:sz="0" w:space="0" w:color="auto"/>
            <w:right w:val="none" w:sz="0" w:space="0" w:color="auto"/>
          </w:divBdr>
        </w:div>
        <w:div w:id="1863010979">
          <w:marLeft w:val="640"/>
          <w:marRight w:val="0"/>
          <w:marTop w:val="0"/>
          <w:marBottom w:val="0"/>
          <w:divBdr>
            <w:top w:val="none" w:sz="0" w:space="0" w:color="auto"/>
            <w:left w:val="none" w:sz="0" w:space="0" w:color="auto"/>
            <w:bottom w:val="none" w:sz="0" w:space="0" w:color="auto"/>
            <w:right w:val="none" w:sz="0" w:space="0" w:color="auto"/>
          </w:divBdr>
        </w:div>
        <w:div w:id="2134790367">
          <w:marLeft w:val="640"/>
          <w:marRight w:val="0"/>
          <w:marTop w:val="0"/>
          <w:marBottom w:val="0"/>
          <w:divBdr>
            <w:top w:val="none" w:sz="0" w:space="0" w:color="auto"/>
            <w:left w:val="none" w:sz="0" w:space="0" w:color="auto"/>
            <w:bottom w:val="none" w:sz="0" w:space="0" w:color="auto"/>
            <w:right w:val="none" w:sz="0" w:space="0" w:color="auto"/>
          </w:divBdr>
        </w:div>
        <w:div w:id="540898474">
          <w:marLeft w:val="640"/>
          <w:marRight w:val="0"/>
          <w:marTop w:val="0"/>
          <w:marBottom w:val="0"/>
          <w:divBdr>
            <w:top w:val="none" w:sz="0" w:space="0" w:color="auto"/>
            <w:left w:val="none" w:sz="0" w:space="0" w:color="auto"/>
            <w:bottom w:val="none" w:sz="0" w:space="0" w:color="auto"/>
            <w:right w:val="none" w:sz="0" w:space="0" w:color="auto"/>
          </w:divBdr>
        </w:div>
        <w:div w:id="1229656144">
          <w:marLeft w:val="640"/>
          <w:marRight w:val="0"/>
          <w:marTop w:val="0"/>
          <w:marBottom w:val="0"/>
          <w:divBdr>
            <w:top w:val="none" w:sz="0" w:space="0" w:color="auto"/>
            <w:left w:val="none" w:sz="0" w:space="0" w:color="auto"/>
            <w:bottom w:val="none" w:sz="0" w:space="0" w:color="auto"/>
            <w:right w:val="none" w:sz="0" w:space="0" w:color="auto"/>
          </w:divBdr>
        </w:div>
        <w:div w:id="1339774831">
          <w:marLeft w:val="640"/>
          <w:marRight w:val="0"/>
          <w:marTop w:val="0"/>
          <w:marBottom w:val="0"/>
          <w:divBdr>
            <w:top w:val="none" w:sz="0" w:space="0" w:color="auto"/>
            <w:left w:val="none" w:sz="0" w:space="0" w:color="auto"/>
            <w:bottom w:val="none" w:sz="0" w:space="0" w:color="auto"/>
            <w:right w:val="none" w:sz="0" w:space="0" w:color="auto"/>
          </w:divBdr>
        </w:div>
        <w:div w:id="1744646555">
          <w:marLeft w:val="640"/>
          <w:marRight w:val="0"/>
          <w:marTop w:val="0"/>
          <w:marBottom w:val="0"/>
          <w:divBdr>
            <w:top w:val="none" w:sz="0" w:space="0" w:color="auto"/>
            <w:left w:val="none" w:sz="0" w:space="0" w:color="auto"/>
            <w:bottom w:val="none" w:sz="0" w:space="0" w:color="auto"/>
            <w:right w:val="none" w:sz="0" w:space="0" w:color="auto"/>
          </w:divBdr>
        </w:div>
        <w:div w:id="242572376">
          <w:marLeft w:val="640"/>
          <w:marRight w:val="0"/>
          <w:marTop w:val="0"/>
          <w:marBottom w:val="0"/>
          <w:divBdr>
            <w:top w:val="none" w:sz="0" w:space="0" w:color="auto"/>
            <w:left w:val="none" w:sz="0" w:space="0" w:color="auto"/>
            <w:bottom w:val="none" w:sz="0" w:space="0" w:color="auto"/>
            <w:right w:val="none" w:sz="0" w:space="0" w:color="auto"/>
          </w:divBdr>
        </w:div>
        <w:div w:id="1160385676">
          <w:marLeft w:val="640"/>
          <w:marRight w:val="0"/>
          <w:marTop w:val="0"/>
          <w:marBottom w:val="0"/>
          <w:divBdr>
            <w:top w:val="none" w:sz="0" w:space="0" w:color="auto"/>
            <w:left w:val="none" w:sz="0" w:space="0" w:color="auto"/>
            <w:bottom w:val="none" w:sz="0" w:space="0" w:color="auto"/>
            <w:right w:val="none" w:sz="0" w:space="0" w:color="auto"/>
          </w:divBdr>
        </w:div>
        <w:div w:id="1246694630">
          <w:marLeft w:val="640"/>
          <w:marRight w:val="0"/>
          <w:marTop w:val="0"/>
          <w:marBottom w:val="0"/>
          <w:divBdr>
            <w:top w:val="none" w:sz="0" w:space="0" w:color="auto"/>
            <w:left w:val="none" w:sz="0" w:space="0" w:color="auto"/>
            <w:bottom w:val="none" w:sz="0" w:space="0" w:color="auto"/>
            <w:right w:val="none" w:sz="0" w:space="0" w:color="auto"/>
          </w:divBdr>
        </w:div>
        <w:div w:id="1560897332">
          <w:marLeft w:val="640"/>
          <w:marRight w:val="0"/>
          <w:marTop w:val="0"/>
          <w:marBottom w:val="0"/>
          <w:divBdr>
            <w:top w:val="none" w:sz="0" w:space="0" w:color="auto"/>
            <w:left w:val="none" w:sz="0" w:space="0" w:color="auto"/>
            <w:bottom w:val="none" w:sz="0" w:space="0" w:color="auto"/>
            <w:right w:val="none" w:sz="0" w:space="0" w:color="auto"/>
          </w:divBdr>
        </w:div>
        <w:div w:id="1280994117">
          <w:marLeft w:val="640"/>
          <w:marRight w:val="0"/>
          <w:marTop w:val="0"/>
          <w:marBottom w:val="0"/>
          <w:divBdr>
            <w:top w:val="none" w:sz="0" w:space="0" w:color="auto"/>
            <w:left w:val="none" w:sz="0" w:space="0" w:color="auto"/>
            <w:bottom w:val="none" w:sz="0" w:space="0" w:color="auto"/>
            <w:right w:val="none" w:sz="0" w:space="0" w:color="auto"/>
          </w:divBdr>
        </w:div>
        <w:div w:id="1704742655">
          <w:marLeft w:val="640"/>
          <w:marRight w:val="0"/>
          <w:marTop w:val="0"/>
          <w:marBottom w:val="0"/>
          <w:divBdr>
            <w:top w:val="none" w:sz="0" w:space="0" w:color="auto"/>
            <w:left w:val="none" w:sz="0" w:space="0" w:color="auto"/>
            <w:bottom w:val="none" w:sz="0" w:space="0" w:color="auto"/>
            <w:right w:val="none" w:sz="0" w:space="0" w:color="auto"/>
          </w:divBdr>
        </w:div>
        <w:div w:id="424570585">
          <w:marLeft w:val="640"/>
          <w:marRight w:val="0"/>
          <w:marTop w:val="0"/>
          <w:marBottom w:val="0"/>
          <w:divBdr>
            <w:top w:val="none" w:sz="0" w:space="0" w:color="auto"/>
            <w:left w:val="none" w:sz="0" w:space="0" w:color="auto"/>
            <w:bottom w:val="none" w:sz="0" w:space="0" w:color="auto"/>
            <w:right w:val="none" w:sz="0" w:space="0" w:color="auto"/>
          </w:divBdr>
        </w:div>
        <w:div w:id="818881555">
          <w:marLeft w:val="640"/>
          <w:marRight w:val="0"/>
          <w:marTop w:val="0"/>
          <w:marBottom w:val="0"/>
          <w:divBdr>
            <w:top w:val="none" w:sz="0" w:space="0" w:color="auto"/>
            <w:left w:val="none" w:sz="0" w:space="0" w:color="auto"/>
            <w:bottom w:val="none" w:sz="0" w:space="0" w:color="auto"/>
            <w:right w:val="none" w:sz="0" w:space="0" w:color="auto"/>
          </w:divBdr>
        </w:div>
        <w:div w:id="11339889">
          <w:marLeft w:val="640"/>
          <w:marRight w:val="0"/>
          <w:marTop w:val="0"/>
          <w:marBottom w:val="0"/>
          <w:divBdr>
            <w:top w:val="none" w:sz="0" w:space="0" w:color="auto"/>
            <w:left w:val="none" w:sz="0" w:space="0" w:color="auto"/>
            <w:bottom w:val="none" w:sz="0" w:space="0" w:color="auto"/>
            <w:right w:val="none" w:sz="0" w:space="0" w:color="auto"/>
          </w:divBdr>
        </w:div>
        <w:div w:id="1426923257">
          <w:marLeft w:val="640"/>
          <w:marRight w:val="0"/>
          <w:marTop w:val="0"/>
          <w:marBottom w:val="0"/>
          <w:divBdr>
            <w:top w:val="none" w:sz="0" w:space="0" w:color="auto"/>
            <w:left w:val="none" w:sz="0" w:space="0" w:color="auto"/>
            <w:bottom w:val="none" w:sz="0" w:space="0" w:color="auto"/>
            <w:right w:val="none" w:sz="0" w:space="0" w:color="auto"/>
          </w:divBdr>
        </w:div>
        <w:div w:id="1104568275">
          <w:marLeft w:val="640"/>
          <w:marRight w:val="0"/>
          <w:marTop w:val="0"/>
          <w:marBottom w:val="0"/>
          <w:divBdr>
            <w:top w:val="none" w:sz="0" w:space="0" w:color="auto"/>
            <w:left w:val="none" w:sz="0" w:space="0" w:color="auto"/>
            <w:bottom w:val="none" w:sz="0" w:space="0" w:color="auto"/>
            <w:right w:val="none" w:sz="0" w:space="0" w:color="auto"/>
          </w:divBdr>
        </w:div>
        <w:div w:id="1301425730">
          <w:marLeft w:val="640"/>
          <w:marRight w:val="0"/>
          <w:marTop w:val="0"/>
          <w:marBottom w:val="0"/>
          <w:divBdr>
            <w:top w:val="none" w:sz="0" w:space="0" w:color="auto"/>
            <w:left w:val="none" w:sz="0" w:space="0" w:color="auto"/>
            <w:bottom w:val="none" w:sz="0" w:space="0" w:color="auto"/>
            <w:right w:val="none" w:sz="0" w:space="0" w:color="auto"/>
          </w:divBdr>
        </w:div>
        <w:div w:id="933435525">
          <w:marLeft w:val="640"/>
          <w:marRight w:val="0"/>
          <w:marTop w:val="0"/>
          <w:marBottom w:val="0"/>
          <w:divBdr>
            <w:top w:val="none" w:sz="0" w:space="0" w:color="auto"/>
            <w:left w:val="none" w:sz="0" w:space="0" w:color="auto"/>
            <w:bottom w:val="none" w:sz="0" w:space="0" w:color="auto"/>
            <w:right w:val="none" w:sz="0" w:space="0" w:color="auto"/>
          </w:divBdr>
        </w:div>
        <w:div w:id="657029720">
          <w:marLeft w:val="640"/>
          <w:marRight w:val="0"/>
          <w:marTop w:val="0"/>
          <w:marBottom w:val="0"/>
          <w:divBdr>
            <w:top w:val="none" w:sz="0" w:space="0" w:color="auto"/>
            <w:left w:val="none" w:sz="0" w:space="0" w:color="auto"/>
            <w:bottom w:val="none" w:sz="0" w:space="0" w:color="auto"/>
            <w:right w:val="none" w:sz="0" w:space="0" w:color="auto"/>
          </w:divBdr>
        </w:div>
        <w:div w:id="485391065">
          <w:marLeft w:val="640"/>
          <w:marRight w:val="0"/>
          <w:marTop w:val="0"/>
          <w:marBottom w:val="0"/>
          <w:divBdr>
            <w:top w:val="none" w:sz="0" w:space="0" w:color="auto"/>
            <w:left w:val="none" w:sz="0" w:space="0" w:color="auto"/>
            <w:bottom w:val="none" w:sz="0" w:space="0" w:color="auto"/>
            <w:right w:val="none" w:sz="0" w:space="0" w:color="auto"/>
          </w:divBdr>
        </w:div>
        <w:div w:id="1921061317">
          <w:marLeft w:val="640"/>
          <w:marRight w:val="0"/>
          <w:marTop w:val="0"/>
          <w:marBottom w:val="0"/>
          <w:divBdr>
            <w:top w:val="none" w:sz="0" w:space="0" w:color="auto"/>
            <w:left w:val="none" w:sz="0" w:space="0" w:color="auto"/>
            <w:bottom w:val="none" w:sz="0" w:space="0" w:color="auto"/>
            <w:right w:val="none" w:sz="0" w:space="0" w:color="auto"/>
          </w:divBdr>
        </w:div>
        <w:div w:id="846679350">
          <w:marLeft w:val="640"/>
          <w:marRight w:val="0"/>
          <w:marTop w:val="0"/>
          <w:marBottom w:val="0"/>
          <w:divBdr>
            <w:top w:val="none" w:sz="0" w:space="0" w:color="auto"/>
            <w:left w:val="none" w:sz="0" w:space="0" w:color="auto"/>
            <w:bottom w:val="none" w:sz="0" w:space="0" w:color="auto"/>
            <w:right w:val="none" w:sz="0" w:space="0" w:color="auto"/>
          </w:divBdr>
        </w:div>
        <w:div w:id="549154593">
          <w:marLeft w:val="640"/>
          <w:marRight w:val="0"/>
          <w:marTop w:val="0"/>
          <w:marBottom w:val="0"/>
          <w:divBdr>
            <w:top w:val="none" w:sz="0" w:space="0" w:color="auto"/>
            <w:left w:val="none" w:sz="0" w:space="0" w:color="auto"/>
            <w:bottom w:val="none" w:sz="0" w:space="0" w:color="auto"/>
            <w:right w:val="none" w:sz="0" w:space="0" w:color="auto"/>
          </w:divBdr>
        </w:div>
        <w:div w:id="1658613081">
          <w:marLeft w:val="640"/>
          <w:marRight w:val="0"/>
          <w:marTop w:val="0"/>
          <w:marBottom w:val="0"/>
          <w:divBdr>
            <w:top w:val="none" w:sz="0" w:space="0" w:color="auto"/>
            <w:left w:val="none" w:sz="0" w:space="0" w:color="auto"/>
            <w:bottom w:val="none" w:sz="0" w:space="0" w:color="auto"/>
            <w:right w:val="none" w:sz="0" w:space="0" w:color="auto"/>
          </w:divBdr>
        </w:div>
        <w:div w:id="205289909">
          <w:marLeft w:val="640"/>
          <w:marRight w:val="0"/>
          <w:marTop w:val="0"/>
          <w:marBottom w:val="0"/>
          <w:divBdr>
            <w:top w:val="none" w:sz="0" w:space="0" w:color="auto"/>
            <w:left w:val="none" w:sz="0" w:space="0" w:color="auto"/>
            <w:bottom w:val="none" w:sz="0" w:space="0" w:color="auto"/>
            <w:right w:val="none" w:sz="0" w:space="0" w:color="auto"/>
          </w:divBdr>
        </w:div>
        <w:div w:id="1379863707">
          <w:marLeft w:val="640"/>
          <w:marRight w:val="0"/>
          <w:marTop w:val="0"/>
          <w:marBottom w:val="0"/>
          <w:divBdr>
            <w:top w:val="none" w:sz="0" w:space="0" w:color="auto"/>
            <w:left w:val="none" w:sz="0" w:space="0" w:color="auto"/>
            <w:bottom w:val="none" w:sz="0" w:space="0" w:color="auto"/>
            <w:right w:val="none" w:sz="0" w:space="0" w:color="auto"/>
          </w:divBdr>
        </w:div>
        <w:div w:id="299267498">
          <w:marLeft w:val="640"/>
          <w:marRight w:val="0"/>
          <w:marTop w:val="0"/>
          <w:marBottom w:val="0"/>
          <w:divBdr>
            <w:top w:val="none" w:sz="0" w:space="0" w:color="auto"/>
            <w:left w:val="none" w:sz="0" w:space="0" w:color="auto"/>
            <w:bottom w:val="none" w:sz="0" w:space="0" w:color="auto"/>
            <w:right w:val="none" w:sz="0" w:space="0" w:color="auto"/>
          </w:divBdr>
        </w:div>
        <w:div w:id="858858157">
          <w:marLeft w:val="640"/>
          <w:marRight w:val="0"/>
          <w:marTop w:val="0"/>
          <w:marBottom w:val="0"/>
          <w:divBdr>
            <w:top w:val="none" w:sz="0" w:space="0" w:color="auto"/>
            <w:left w:val="none" w:sz="0" w:space="0" w:color="auto"/>
            <w:bottom w:val="none" w:sz="0" w:space="0" w:color="auto"/>
            <w:right w:val="none" w:sz="0" w:space="0" w:color="auto"/>
          </w:divBdr>
        </w:div>
        <w:div w:id="1780371545">
          <w:marLeft w:val="640"/>
          <w:marRight w:val="0"/>
          <w:marTop w:val="0"/>
          <w:marBottom w:val="0"/>
          <w:divBdr>
            <w:top w:val="none" w:sz="0" w:space="0" w:color="auto"/>
            <w:left w:val="none" w:sz="0" w:space="0" w:color="auto"/>
            <w:bottom w:val="none" w:sz="0" w:space="0" w:color="auto"/>
            <w:right w:val="none" w:sz="0" w:space="0" w:color="auto"/>
          </w:divBdr>
        </w:div>
        <w:div w:id="2097436997">
          <w:marLeft w:val="640"/>
          <w:marRight w:val="0"/>
          <w:marTop w:val="0"/>
          <w:marBottom w:val="0"/>
          <w:divBdr>
            <w:top w:val="none" w:sz="0" w:space="0" w:color="auto"/>
            <w:left w:val="none" w:sz="0" w:space="0" w:color="auto"/>
            <w:bottom w:val="none" w:sz="0" w:space="0" w:color="auto"/>
            <w:right w:val="none" w:sz="0" w:space="0" w:color="auto"/>
          </w:divBdr>
        </w:div>
        <w:div w:id="1490246513">
          <w:marLeft w:val="640"/>
          <w:marRight w:val="0"/>
          <w:marTop w:val="0"/>
          <w:marBottom w:val="0"/>
          <w:divBdr>
            <w:top w:val="none" w:sz="0" w:space="0" w:color="auto"/>
            <w:left w:val="none" w:sz="0" w:space="0" w:color="auto"/>
            <w:bottom w:val="none" w:sz="0" w:space="0" w:color="auto"/>
            <w:right w:val="none" w:sz="0" w:space="0" w:color="auto"/>
          </w:divBdr>
        </w:div>
        <w:div w:id="613024291">
          <w:marLeft w:val="640"/>
          <w:marRight w:val="0"/>
          <w:marTop w:val="0"/>
          <w:marBottom w:val="0"/>
          <w:divBdr>
            <w:top w:val="none" w:sz="0" w:space="0" w:color="auto"/>
            <w:left w:val="none" w:sz="0" w:space="0" w:color="auto"/>
            <w:bottom w:val="none" w:sz="0" w:space="0" w:color="auto"/>
            <w:right w:val="none" w:sz="0" w:space="0" w:color="auto"/>
          </w:divBdr>
        </w:div>
        <w:div w:id="860003">
          <w:marLeft w:val="640"/>
          <w:marRight w:val="0"/>
          <w:marTop w:val="0"/>
          <w:marBottom w:val="0"/>
          <w:divBdr>
            <w:top w:val="none" w:sz="0" w:space="0" w:color="auto"/>
            <w:left w:val="none" w:sz="0" w:space="0" w:color="auto"/>
            <w:bottom w:val="none" w:sz="0" w:space="0" w:color="auto"/>
            <w:right w:val="none" w:sz="0" w:space="0" w:color="auto"/>
          </w:divBdr>
        </w:div>
        <w:div w:id="820389694">
          <w:marLeft w:val="640"/>
          <w:marRight w:val="0"/>
          <w:marTop w:val="0"/>
          <w:marBottom w:val="0"/>
          <w:divBdr>
            <w:top w:val="none" w:sz="0" w:space="0" w:color="auto"/>
            <w:left w:val="none" w:sz="0" w:space="0" w:color="auto"/>
            <w:bottom w:val="none" w:sz="0" w:space="0" w:color="auto"/>
            <w:right w:val="none" w:sz="0" w:space="0" w:color="auto"/>
          </w:divBdr>
        </w:div>
      </w:divsChild>
    </w:div>
    <w:div w:id="2084596037">
      <w:bodyDiv w:val="1"/>
      <w:marLeft w:val="0"/>
      <w:marRight w:val="0"/>
      <w:marTop w:val="0"/>
      <w:marBottom w:val="0"/>
      <w:divBdr>
        <w:top w:val="none" w:sz="0" w:space="0" w:color="auto"/>
        <w:left w:val="none" w:sz="0" w:space="0" w:color="auto"/>
        <w:bottom w:val="none" w:sz="0" w:space="0" w:color="auto"/>
        <w:right w:val="none" w:sz="0" w:space="0" w:color="auto"/>
      </w:divBdr>
      <w:divsChild>
        <w:div w:id="1500850730">
          <w:marLeft w:val="640"/>
          <w:marRight w:val="0"/>
          <w:marTop w:val="0"/>
          <w:marBottom w:val="0"/>
          <w:divBdr>
            <w:top w:val="none" w:sz="0" w:space="0" w:color="auto"/>
            <w:left w:val="none" w:sz="0" w:space="0" w:color="auto"/>
            <w:bottom w:val="none" w:sz="0" w:space="0" w:color="auto"/>
            <w:right w:val="none" w:sz="0" w:space="0" w:color="auto"/>
          </w:divBdr>
        </w:div>
        <w:div w:id="683022172">
          <w:marLeft w:val="640"/>
          <w:marRight w:val="0"/>
          <w:marTop w:val="0"/>
          <w:marBottom w:val="0"/>
          <w:divBdr>
            <w:top w:val="none" w:sz="0" w:space="0" w:color="auto"/>
            <w:left w:val="none" w:sz="0" w:space="0" w:color="auto"/>
            <w:bottom w:val="none" w:sz="0" w:space="0" w:color="auto"/>
            <w:right w:val="none" w:sz="0" w:space="0" w:color="auto"/>
          </w:divBdr>
        </w:div>
        <w:div w:id="1149903660">
          <w:marLeft w:val="640"/>
          <w:marRight w:val="0"/>
          <w:marTop w:val="0"/>
          <w:marBottom w:val="0"/>
          <w:divBdr>
            <w:top w:val="none" w:sz="0" w:space="0" w:color="auto"/>
            <w:left w:val="none" w:sz="0" w:space="0" w:color="auto"/>
            <w:bottom w:val="none" w:sz="0" w:space="0" w:color="auto"/>
            <w:right w:val="none" w:sz="0" w:space="0" w:color="auto"/>
          </w:divBdr>
        </w:div>
        <w:div w:id="1401059730">
          <w:marLeft w:val="640"/>
          <w:marRight w:val="0"/>
          <w:marTop w:val="0"/>
          <w:marBottom w:val="0"/>
          <w:divBdr>
            <w:top w:val="none" w:sz="0" w:space="0" w:color="auto"/>
            <w:left w:val="none" w:sz="0" w:space="0" w:color="auto"/>
            <w:bottom w:val="none" w:sz="0" w:space="0" w:color="auto"/>
            <w:right w:val="none" w:sz="0" w:space="0" w:color="auto"/>
          </w:divBdr>
        </w:div>
        <w:div w:id="129640060">
          <w:marLeft w:val="640"/>
          <w:marRight w:val="0"/>
          <w:marTop w:val="0"/>
          <w:marBottom w:val="0"/>
          <w:divBdr>
            <w:top w:val="none" w:sz="0" w:space="0" w:color="auto"/>
            <w:left w:val="none" w:sz="0" w:space="0" w:color="auto"/>
            <w:bottom w:val="none" w:sz="0" w:space="0" w:color="auto"/>
            <w:right w:val="none" w:sz="0" w:space="0" w:color="auto"/>
          </w:divBdr>
        </w:div>
        <w:div w:id="1869097278">
          <w:marLeft w:val="640"/>
          <w:marRight w:val="0"/>
          <w:marTop w:val="0"/>
          <w:marBottom w:val="0"/>
          <w:divBdr>
            <w:top w:val="none" w:sz="0" w:space="0" w:color="auto"/>
            <w:left w:val="none" w:sz="0" w:space="0" w:color="auto"/>
            <w:bottom w:val="none" w:sz="0" w:space="0" w:color="auto"/>
            <w:right w:val="none" w:sz="0" w:space="0" w:color="auto"/>
          </w:divBdr>
        </w:div>
        <w:div w:id="944266498">
          <w:marLeft w:val="640"/>
          <w:marRight w:val="0"/>
          <w:marTop w:val="0"/>
          <w:marBottom w:val="0"/>
          <w:divBdr>
            <w:top w:val="none" w:sz="0" w:space="0" w:color="auto"/>
            <w:left w:val="none" w:sz="0" w:space="0" w:color="auto"/>
            <w:bottom w:val="none" w:sz="0" w:space="0" w:color="auto"/>
            <w:right w:val="none" w:sz="0" w:space="0" w:color="auto"/>
          </w:divBdr>
        </w:div>
        <w:div w:id="669142225">
          <w:marLeft w:val="640"/>
          <w:marRight w:val="0"/>
          <w:marTop w:val="0"/>
          <w:marBottom w:val="0"/>
          <w:divBdr>
            <w:top w:val="none" w:sz="0" w:space="0" w:color="auto"/>
            <w:left w:val="none" w:sz="0" w:space="0" w:color="auto"/>
            <w:bottom w:val="none" w:sz="0" w:space="0" w:color="auto"/>
            <w:right w:val="none" w:sz="0" w:space="0" w:color="auto"/>
          </w:divBdr>
        </w:div>
        <w:div w:id="391732940">
          <w:marLeft w:val="640"/>
          <w:marRight w:val="0"/>
          <w:marTop w:val="0"/>
          <w:marBottom w:val="0"/>
          <w:divBdr>
            <w:top w:val="none" w:sz="0" w:space="0" w:color="auto"/>
            <w:left w:val="none" w:sz="0" w:space="0" w:color="auto"/>
            <w:bottom w:val="none" w:sz="0" w:space="0" w:color="auto"/>
            <w:right w:val="none" w:sz="0" w:space="0" w:color="auto"/>
          </w:divBdr>
        </w:div>
        <w:div w:id="1457986680">
          <w:marLeft w:val="640"/>
          <w:marRight w:val="0"/>
          <w:marTop w:val="0"/>
          <w:marBottom w:val="0"/>
          <w:divBdr>
            <w:top w:val="none" w:sz="0" w:space="0" w:color="auto"/>
            <w:left w:val="none" w:sz="0" w:space="0" w:color="auto"/>
            <w:bottom w:val="none" w:sz="0" w:space="0" w:color="auto"/>
            <w:right w:val="none" w:sz="0" w:space="0" w:color="auto"/>
          </w:divBdr>
        </w:div>
        <w:div w:id="746266578">
          <w:marLeft w:val="640"/>
          <w:marRight w:val="0"/>
          <w:marTop w:val="0"/>
          <w:marBottom w:val="0"/>
          <w:divBdr>
            <w:top w:val="none" w:sz="0" w:space="0" w:color="auto"/>
            <w:left w:val="none" w:sz="0" w:space="0" w:color="auto"/>
            <w:bottom w:val="none" w:sz="0" w:space="0" w:color="auto"/>
            <w:right w:val="none" w:sz="0" w:space="0" w:color="auto"/>
          </w:divBdr>
        </w:div>
        <w:div w:id="1118179156">
          <w:marLeft w:val="640"/>
          <w:marRight w:val="0"/>
          <w:marTop w:val="0"/>
          <w:marBottom w:val="0"/>
          <w:divBdr>
            <w:top w:val="none" w:sz="0" w:space="0" w:color="auto"/>
            <w:left w:val="none" w:sz="0" w:space="0" w:color="auto"/>
            <w:bottom w:val="none" w:sz="0" w:space="0" w:color="auto"/>
            <w:right w:val="none" w:sz="0" w:space="0" w:color="auto"/>
          </w:divBdr>
        </w:div>
        <w:div w:id="411859321">
          <w:marLeft w:val="640"/>
          <w:marRight w:val="0"/>
          <w:marTop w:val="0"/>
          <w:marBottom w:val="0"/>
          <w:divBdr>
            <w:top w:val="none" w:sz="0" w:space="0" w:color="auto"/>
            <w:left w:val="none" w:sz="0" w:space="0" w:color="auto"/>
            <w:bottom w:val="none" w:sz="0" w:space="0" w:color="auto"/>
            <w:right w:val="none" w:sz="0" w:space="0" w:color="auto"/>
          </w:divBdr>
        </w:div>
        <w:div w:id="1347707180">
          <w:marLeft w:val="640"/>
          <w:marRight w:val="0"/>
          <w:marTop w:val="0"/>
          <w:marBottom w:val="0"/>
          <w:divBdr>
            <w:top w:val="none" w:sz="0" w:space="0" w:color="auto"/>
            <w:left w:val="none" w:sz="0" w:space="0" w:color="auto"/>
            <w:bottom w:val="none" w:sz="0" w:space="0" w:color="auto"/>
            <w:right w:val="none" w:sz="0" w:space="0" w:color="auto"/>
          </w:divBdr>
        </w:div>
        <w:div w:id="1889604640">
          <w:marLeft w:val="640"/>
          <w:marRight w:val="0"/>
          <w:marTop w:val="0"/>
          <w:marBottom w:val="0"/>
          <w:divBdr>
            <w:top w:val="none" w:sz="0" w:space="0" w:color="auto"/>
            <w:left w:val="none" w:sz="0" w:space="0" w:color="auto"/>
            <w:bottom w:val="none" w:sz="0" w:space="0" w:color="auto"/>
            <w:right w:val="none" w:sz="0" w:space="0" w:color="auto"/>
          </w:divBdr>
        </w:div>
        <w:div w:id="433208493">
          <w:marLeft w:val="640"/>
          <w:marRight w:val="0"/>
          <w:marTop w:val="0"/>
          <w:marBottom w:val="0"/>
          <w:divBdr>
            <w:top w:val="none" w:sz="0" w:space="0" w:color="auto"/>
            <w:left w:val="none" w:sz="0" w:space="0" w:color="auto"/>
            <w:bottom w:val="none" w:sz="0" w:space="0" w:color="auto"/>
            <w:right w:val="none" w:sz="0" w:space="0" w:color="auto"/>
          </w:divBdr>
        </w:div>
        <w:div w:id="1483308868">
          <w:marLeft w:val="640"/>
          <w:marRight w:val="0"/>
          <w:marTop w:val="0"/>
          <w:marBottom w:val="0"/>
          <w:divBdr>
            <w:top w:val="none" w:sz="0" w:space="0" w:color="auto"/>
            <w:left w:val="none" w:sz="0" w:space="0" w:color="auto"/>
            <w:bottom w:val="none" w:sz="0" w:space="0" w:color="auto"/>
            <w:right w:val="none" w:sz="0" w:space="0" w:color="auto"/>
          </w:divBdr>
        </w:div>
        <w:div w:id="2131900845">
          <w:marLeft w:val="640"/>
          <w:marRight w:val="0"/>
          <w:marTop w:val="0"/>
          <w:marBottom w:val="0"/>
          <w:divBdr>
            <w:top w:val="none" w:sz="0" w:space="0" w:color="auto"/>
            <w:left w:val="none" w:sz="0" w:space="0" w:color="auto"/>
            <w:bottom w:val="none" w:sz="0" w:space="0" w:color="auto"/>
            <w:right w:val="none" w:sz="0" w:space="0" w:color="auto"/>
          </w:divBdr>
        </w:div>
        <w:div w:id="1081217114">
          <w:marLeft w:val="640"/>
          <w:marRight w:val="0"/>
          <w:marTop w:val="0"/>
          <w:marBottom w:val="0"/>
          <w:divBdr>
            <w:top w:val="none" w:sz="0" w:space="0" w:color="auto"/>
            <w:left w:val="none" w:sz="0" w:space="0" w:color="auto"/>
            <w:bottom w:val="none" w:sz="0" w:space="0" w:color="auto"/>
            <w:right w:val="none" w:sz="0" w:space="0" w:color="auto"/>
          </w:divBdr>
        </w:div>
        <w:div w:id="1241452863">
          <w:marLeft w:val="640"/>
          <w:marRight w:val="0"/>
          <w:marTop w:val="0"/>
          <w:marBottom w:val="0"/>
          <w:divBdr>
            <w:top w:val="none" w:sz="0" w:space="0" w:color="auto"/>
            <w:left w:val="none" w:sz="0" w:space="0" w:color="auto"/>
            <w:bottom w:val="none" w:sz="0" w:space="0" w:color="auto"/>
            <w:right w:val="none" w:sz="0" w:space="0" w:color="auto"/>
          </w:divBdr>
        </w:div>
        <w:div w:id="413816855">
          <w:marLeft w:val="640"/>
          <w:marRight w:val="0"/>
          <w:marTop w:val="0"/>
          <w:marBottom w:val="0"/>
          <w:divBdr>
            <w:top w:val="none" w:sz="0" w:space="0" w:color="auto"/>
            <w:left w:val="none" w:sz="0" w:space="0" w:color="auto"/>
            <w:bottom w:val="none" w:sz="0" w:space="0" w:color="auto"/>
            <w:right w:val="none" w:sz="0" w:space="0" w:color="auto"/>
          </w:divBdr>
        </w:div>
        <w:div w:id="109127691">
          <w:marLeft w:val="640"/>
          <w:marRight w:val="0"/>
          <w:marTop w:val="0"/>
          <w:marBottom w:val="0"/>
          <w:divBdr>
            <w:top w:val="none" w:sz="0" w:space="0" w:color="auto"/>
            <w:left w:val="none" w:sz="0" w:space="0" w:color="auto"/>
            <w:bottom w:val="none" w:sz="0" w:space="0" w:color="auto"/>
            <w:right w:val="none" w:sz="0" w:space="0" w:color="auto"/>
          </w:divBdr>
        </w:div>
        <w:div w:id="1001854577">
          <w:marLeft w:val="640"/>
          <w:marRight w:val="0"/>
          <w:marTop w:val="0"/>
          <w:marBottom w:val="0"/>
          <w:divBdr>
            <w:top w:val="none" w:sz="0" w:space="0" w:color="auto"/>
            <w:left w:val="none" w:sz="0" w:space="0" w:color="auto"/>
            <w:bottom w:val="none" w:sz="0" w:space="0" w:color="auto"/>
            <w:right w:val="none" w:sz="0" w:space="0" w:color="auto"/>
          </w:divBdr>
        </w:div>
        <w:div w:id="1800220490">
          <w:marLeft w:val="640"/>
          <w:marRight w:val="0"/>
          <w:marTop w:val="0"/>
          <w:marBottom w:val="0"/>
          <w:divBdr>
            <w:top w:val="none" w:sz="0" w:space="0" w:color="auto"/>
            <w:left w:val="none" w:sz="0" w:space="0" w:color="auto"/>
            <w:bottom w:val="none" w:sz="0" w:space="0" w:color="auto"/>
            <w:right w:val="none" w:sz="0" w:space="0" w:color="auto"/>
          </w:divBdr>
        </w:div>
        <w:div w:id="789518243">
          <w:marLeft w:val="640"/>
          <w:marRight w:val="0"/>
          <w:marTop w:val="0"/>
          <w:marBottom w:val="0"/>
          <w:divBdr>
            <w:top w:val="none" w:sz="0" w:space="0" w:color="auto"/>
            <w:left w:val="none" w:sz="0" w:space="0" w:color="auto"/>
            <w:bottom w:val="none" w:sz="0" w:space="0" w:color="auto"/>
            <w:right w:val="none" w:sz="0" w:space="0" w:color="auto"/>
          </w:divBdr>
        </w:div>
        <w:div w:id="1530794695">
          <w:marLeft w:val="640"/>
          <w:marRight w:val="0"/>
          <w:marTop w:val="0"/>
          <w:marBottom w:val="0"/>
          <w:divBdr>
            <w:top w:val="none" w:sz="0" w:space="0" w:color="auto"/>
            <w:left w:val="none" w:sz="0" w:space="0" w:color="auto"/>
            <w:bottom w:val="none" w:sz="0" w:space="0" w:color="auto"/>
            <w:right w:val="none" w:sz="0" w:space="0" w:color="auto"/>
          </w:divBdr>
        </w:div>
        <w:div w:id="1808088443">
          <w:marLeft w:val="640"/>
          <w:marRight w:val="0"/>
          <w:marTop w:val="0"/>
          <w:marBottom w:val="0"/>
          <w:divBdr>
            <w:top w:val="none" w:sz="0" w:space="0" w:color="auto"/>
            <w:left w:val="none" w:sz="0" w:space="0" w:color="auto"/>
            <w:bottom w:val="none" w:sz="0" w:space="0" w:color="auto"/>
            <w:right w:val="none" w:sz="0" w:space="0" w:color="auto"/>
          </w:divBdr>
        </w:div>
        <w:div w:id="821386772">
          <w:marLeft w:val="640"/>
          <w:marRight w:val="0"/>
          <w:marTop w:val="0"/>
          <w:marBottom w:val="0"/>
          <w:divBdr>
            <w:top w:val="none" w:sz="0" w:space="0" w:color="auto"/>
            <w:left w:val="none" w:sz="0" w:space="0" w:color="auto"/>
            <w:bottom w:val="none" w:sz="0" w:space="0" w:color="auto"/>
            <w:right w:val="none" w:sz="0" w:space="0" w:color="auto"/>
          </w:divBdr>
        </w:div>
        <w:div w:id="1194807206">
          <w:marLeft w:val="640"/>
          <w:marRight w:val="0"/>
          <w:marTop w:val="0"/>
          <w:marBottom w:val="0"/>
          <w:divBdr>
            <w:top w:val="none" w:sz="0" w:space="0" w:color="auto"/>
            <w:left w:val="none" w:sz="0" w:space="0" w:color="auto"/>
            <w:bottom w:val="none" w:sz="0" w:space="0" w:color="auto"/>
            <w:right w:val="none" w:sz="0" w:space="0" w:color="auto"/>
          </w:divBdr>
        </w:div>
        <w:div w:id="644353403">
          <w:marLeft w:val="640"/>
          <w:marRight w:val="0"/>
          <w:marTop w:val="0"/>
          <w:marBottom w:val="0"/>
          <w:divBdr>
            <w:top w:val="none" w:sz="0" w:space="0" w:color="auto"/>
            <w:left w:val="none" w:sz="0" w:space="0" w:color="auto"/>
            <w:bottom w:val="none" w:sz="0" w:space="0" w:color="auto"/>
            <w:right w:val="none" w:sz="0" w:space="0" w:color="auto"/>
          </w:divBdr>
        </w:div>
        <w:div w:id="704062758">
          <w:marLeft w:val="640"/>
          <w:marRight w:val="0"/>
          <w:marTop w:val="0"/>
          <w:marBottom w:val="0"/>
          <w:divBdr>
            <w:top w:val="none" w:sz="0" w:space="0" w:color="auto"/>
            <w:left w:val="none" w:sz="0" w:space="0" w:color="auto"/>
            <w:bottom w:val="none" w:sz="0" w:space="0" w:color="auto"/>
            <w:right w:val="none" w:sz="0" w:space="0" w:color="auto"/>
          </w:divBdr>
        </w:div>
        <w:div w:id="650328049">
          <w:marLeft w:val="640"/>
          <w:marRight w:val="0"/>
          <w:marTop w:val="0"/>
          <w:marBottom w:val="0"/>
          <w:divBdr>
            <w:top w:val="none" w:sz="0" w:space="0" w:color="auto"/>
            <w:left w:val="none" w:sz="0" w:space="0" w:color="auto"/>
            <w:bottom w:val="none" w:sz="0" w:space="0" w:color="auto"/>
            <w:right w:val="none" w:sz="0" w:space="0" w:color="auto"/>
          </w:divBdr>
        </w:div>
        <w:div w:id="997657352">
          <w:marLeft w:val="640"/>
          <w:marRight w:val="0"/>
          <w:marTop w:val="0"/>
          <w:marBottom w:val="0"/>
          <w:divBdr>
            <w:top w:val="none" w:sz="0" w:space="0" w:color="auto"/>
            <w:left w:val="none" w:sz="0" w:space="0" w:color="auto"/>
            <w:bottom w:val="none" w:sz="0" w:space="0" w:color="auto"/>
            <w:right w:val="none" w:sz="0" w:space="0" w:color="auto"/>
          </w:divBdr>
        </w:div>
        <w:div w:id="947396367">
          <w:marLeft w:val="640"/>
          <w:marRight w:val="0"/>
          <w:marTop w:val="0"/>
          <w:marBottom w:val="0"/>
          <w:divBdr>
            <w:top w:val="none" w:sz="0" w:space="0" w:color="auto"/>
            <w:left w:val="none" w:sz="0" w:space="0" w:color="auto"/>
            <w:bottom w:val="none" w:sz="0" w:space="0" w:color="auto"/>
            <w:right w:val="none" w:sz="0" w:space="0" w:color="auto"/>
          </w:divBdr>
        </w:div>
        <w:div w:id="31657850">
          <w:marLeft w:val="640"/>
          <w:marRight w:val="0"/>
          <w:marTop w:val="0"/>
          <w:marBottom w:val="0"/>
          <w:divBdr>
            <w:top w:val="none" w:sz="0" w:space="0" w:color="auto"/>
            <w:left w:val="none" w:sz="0" w:space="0" w:color="auto"/>
            <w:bottom w:val="none" w:sz="0" w:space="0" w:color="auto"/>
            <w:right w:val="none" w:sz="0" w:space="0" w:color="auto"/>
          </w:divBdr>
        </w:div>
        <w:div w:id="1172792996">
          <w:marLeft w:val="640"/>
          <w:marRight w:val="0"/>
          <w:marTop w:val="0"/>
          <w:marBottom w:val="0"/>
          <w:divBdr>
            <w:top w:val="none" w:sz="0" w:space="0" w:color="auto"/>
            <w:left w:val="none" w:sz="0" w:space="0" w:color="auto"/>
            <w:bottom w:val="none" w:sz="0" w:space="0" w:color="auto"/>
            <w:right w:val="none" w:sz="0" w:space="0" w:color="auto"/>
          </w:divBdr>
        </w:div>
        <w:div w:id="1473405313">
          <w:marLeft w:val="640"/>
          <w:marRight w:val="0"/>
          <w:marTop w:val="0"/>
          <w:marBottom w:val="0"/>
          <w:divBdr>
            <w:top w:val="none" w:sz="0" w:space="0" w:color="auto"/>
            <w:left w:val="none" w:sz="0" w:space="0" w:color="auto"/>
            <w:bottom w:val="none" w:sz="0" w:space="0" w:color="auto"/>
            <w:right w:val="none" w:sz="0" w:space="0" w:color="auto"/>
          </w:divBdr>
        </w:div>
        <w:div w:id="774445865">
          <w:marLeft w:val="640"/>
          <w:marRight w:val="0"/>
          <w:marTop w:val="0"/>
          <w:marBottom w:val="0"/>
          <w:divBdr>
            <w:top w:val="none" w:sz="0" w:space="0" w:color="auto"/>
            <w:left w:val="none" w:sz="0" w:space="0" w:color="auto"/>
            <w:bottom w:val="none" w:sz="0" w:space="0" w:color="auto"/>
            <w:right w:val="none" w:sz="0" w:space="0" w:color="auto"/>
          </w:divBdr>
        </w:div>
        <w:div w:id="2057773685">
          <w:marLeft w:val="640"/>
          <w:marRight w:val="0"/>
          <w:marTop w:val="0"/>
          <w:marBottom w:val="0"/>
          <w:divBdr>
            <w:top w:val="none" w:sz="0" w:space="0" w:color="auto"/>
            <w:left w:val="none" w:sz="0" w:space="0" w:color="auto"/>
            <w:bottom w:val="none" w:sz="0" w:space="0" w:color="auto"/>
            <w:right w:val="none" w:sz="0" w:space="0" w:color="auto"/>
          </w:divBdr>
        </w:div>
        <w:div w:id="2061855802">
          <w:marLeft w:val="640"/>
          <w:marRight w:val="0"/>
          <w:marTop w:val="0"/>
          <w:marBottom w:val="0"/>
          <w:divBdr>
            <w:top w:val="none" w:sz="0" w:space="0" w:color="auto"/>
            <w:left w:val="none" w:sz="0" w:space="0" w:color="auto"/>
            <w:bottom w:val="none" w:sz="0" w:space="0" w:color="auto"/>
            <w:right w:val="none" w:sz="0" w:space="0" w:color="auto"/>
          </w:divBdr>
        </w:div>
        <w:div w:id="423766310">
          <w:marLeft w:val="640"/>
          <w:marRight w:val="0"/>
          <w:marTop w:val="0"/>
          <w:marBottom w:val="0"/>
          <w:divBdr>
            <w:top w:val="none" w:sz="0" w:space="0" w:color="auto"/>
            <w:left w:val="none" w:sz="0" w:space="0" w:color="auto"/>
            <w:bottom w:val="none" w:sz="0" w:space="0" w:color="auto"/>
            <w:right w:val="none" w:sz="0" w:space="0" w:color="auto"/>
          </w:divBdr>
        </w:div>
        <w:div w:id="657154889">
          <w:marLeft w:val="640"/>
          <w:marRight w:val="0"/>
          <w:marTop w:val="0"/>
          <w:marBottom w:val="0"/>
          <w:divBdr>
            <w:top w:val="none" w:sz="0" w:space="0" w:color="auto"/>
            <w:left w:val="none" w:sz="0" w:space="0" w:color="auto"/>
            <w:bottom w:val="none" w:sz="0" w:space="0" w:color="auto"/>
            <w:right w:val="none" w:sz="0" w:space="0" w:color="auto"/>
          </w:divBdr>
        </w:div>
        <w:div w:id="106706712">
          <w:marLeft w:val="640"/>
          <w:marRight w:val="0"/>
          <w:marTop w:val="0"/>
          <w:marBottom w:val="0"/>
          <w:divBdr>
            <w:top w:val="none" w:sz="0" w:space="0" w:color="auto"/>
            <w:left w:val="none" w:sz="0" w:space="0" w:color="auto"/>
            <w:bottom w:val="none" w:sz="0" w:space="0" w:color="auto"/>
            <w:right w:val="none" w:sz="0" w:space="0" w:color="auto"/>
          </w:divBdr>
        </w:div>
        <w:div w:id="543180383">
          <w:marLeft w:val="640"/>
          <w:marRight w:val="0"/>
          <w:marTop w:val="0"/>
          <w:marBottom w:val="0"/>
          <w:divBdr>
            <w:top w:val="none" w:sz="0" w:space="0" w:color="auto"/>
            <w:left w:val="none" w:sz="0" w:space="0" w:color="auto"/>
            <w:bottom w:val="none" w:sz="0" w:space="0" w:color="auto"/>
            <w:right w:val="none" w:sz="0" w:space="0" w:color="auto"/>
          </w:divBdr>
        </w:div>
        <w:div w:id="981037509">
          <w:marLeft w:val="640"/>
          <w:marRight w:val="0"/>
          <w:marTop w:val="0"/>
          <w:marBottom w:val="0"/>
          <w:divBdr>
            <w:top w:val="none" w:sz="0" w:space="0" w:color="auto"/>
            <w:left w:val="none" w:sz="0" w:space="0" w:color="auto"/>
            <w:bottom w:val="none" w:sz="0" w:space="0" w:color="auto"/>
            <w:right w:val="none" w:sz="0" w:space="0" w:color="auto"/>
          </w:divBdr>
        </w:div>
        <w:div w:id="1102913735">
          <w:marLeft w:val="640"/>
          <w:marRight w:val="0"/>
          <w:marTop w:val="0"/>
          <w:marBottom w:val="0"/>
          <w:divBdr>
            <w:top w:val="none" w:sz="0" w:space="0" w:color="auto"/>
            <w:left w:val="none" w:sz="0" w:space="0" w:color="auto"/>
            <w:bottom w:val="none" w:sz="0" w:space="0" w:color="auto"/>
            <w:right w:val="none" w:sz="0" w:space="0" w:color="auto"/>
          </w:divBdr>
        </w:div>
        <w:div w:id="316417358">
          <w:marLeft w:val="640"/>
          <w:marRight w:val="0"/>
          <w:marTop w:val="0"/>
          <w:marBottom w:val="0"/>
          <w:divBdr>
            <w:top w:val="none" w:sz="0" w:space="0" w:color="auto"/>
            <w:left w:val="none" w:sz="0" w:space="0" w:color="auto"/>
            <w:bottom w:val="none" w:sz="0" w:space="0" w:color="auto"/>
            <w:right w:val="none" w:sz="0" w:space="0" w:color="auto"/>
          </w:divBdr>
        </w:div>
        <w:div w:id="857087322">
          <w:marLeft w:val="640"/>
          <w:marRight w:val="0"/>
          <w:marTop w:val="0"/>
          <w:marBottom w:val="0"/>
          <w:divBdr>
            <w:top w:val="none" w:sz="0" w:space="0" w:color="auto"/>
            <w:left w:val="none" w:sz="0" w:space="0" w:color="auto"/>
            <w:bottom w:val="none" w:sz="0" w:space="0" w:color="auto"/>
            <w:right w:val="none" w:sz="0" w:space="0" w:color="auto"/>
          </w:divBdr>
        </w:div>
        <w:div w:id="198203844">
          <w:marLeft w:val="640"/>
          <w:marRight w:val="0"/>
          <w:marTop w:val="0"/>
          <w:marBottom w:val="0"/>
          <w:divBdr>
            <w:top w:val="none" w:sz="0" w:space="0" w:color="auto"/>
            <w:left w:val="none" w:sz="0" w:space="0" w:color="auto"/>
            <w:bottom w:val="none" w:sz="0" w:space="0" w:color="auto"/>
            <w:right w:val="none" w:sz="0" w:space="0" w:color="auto"/>
          </w:divBdr>
        </w:div>
        <w:div w:id="1612787202">
          <w:marLeft w:val="640"/>
          <w:marRight w:val="0"/>
          <w:marTop w:val="0"/>
          <w:marBottom w:val="0"/>
          <w:divBdr>
            <w:top w:val="none" w:sz="0" w:space="0" w:color="auto"/>
            <w:left w:val="none" w:sz="0" w:space="0" w:color="auto"/>
            <w:bottom w:val="none" w:sz="0" w:space="0" w:color="auto"/>
            <w:right w:val="none" w:sz="0" w:space="0" w:color="auto"/>
          </w:divBdr>
        </w:div>
        <w:div w:id="670177628">
          <w:marLeft w:val="640"/>
          <w:marRight w:val="0"/>
          <w:marTop w:val="0"/>
          <w:marBottom w:val="0"/>
          <w:divBdr>
            <w:top w:val="none" w:sz="0" w:space="0" w:color="auto"/>
            <w:left w:val="none" w:sz="0" w:space="0" w:color="auto"/>
            <w:bottom w:val="none" w:sz="0" w:space="0" w:color="auto"/>
            <w:right w:val="none" w:sz="0" w:space="0" w:color="auto"/>
          </w:divBdr>
        </w:div>
        <w:div w:id="1895969281">
          <w:marLeft w:val="640"/>
          <w:marRight w:val="0"/>
          <w:marTop w:val="0"/>
          <w:marBottom w:val="0"/>
          <w:divBdr>
            <w:top w:val="none" w:sz="0" w:space="0" w:color="auto"/>
            <w:left w:val="none" w:sz="0" w:space="0" w:color="auto"/>
            <w:bottom w:val="none" w:sz="0" w:space="0" w:color="auto"/>
            <w:right w:val="none" w:sz="0" w:space="0" w:color="auto"/>
          </w:divBdr>
        </w:div>
        <w:div w:id="1457866850">
          <w:marLeft w:val="640"/>
          <w:marRight w:val="0"/>
          <w:marTop w:val="0"/>
          <w:marBottom w:val="0"/>
          <w:divBdr>
            <w:top w:val="none" w:sz="0" w:space="0" w:color="auto"/>
            <w:left w:val="none" w:sz="0" w:space="0" w:color="auto"/>
            <w:bottom w:val="none" w:sz="0" w:space="0" w:color="auto"/>
            <w:right w:val="none" w:sz="0" w:space="0" w:color="auto"/>
          </w:divBdr>
        </w:div>
        <w:div w:id="1865709265">
          <w:marLeft w:val="640"/>
          <w:marRight w:val="0"/>
          <w:marTop w:val="0"/>
          <w:marBottom w:val="0"/>
          <w:divBdr>
            <w:top w:val="none" w:sz="0" w:space="0" w:color="auto"/>
            <w:left w:val="none" w:sz="0" w:space="0" w:color="auto"/>
            <w:bottom w:val="none" w:sz="0" w:space="0" w:color="auto"/>
            <w:right w:val="none" w:sz="0" w:space="0" w:color="auto"/>
          </w:divBdr>
        </w:div>
        <w:div w:id="1665160357">
          <w:marLeft w:val="640"/>
          <w:marRight w:val="0"/>
          <w:marTop w:val="0"/>
          <w:marBottom w:val="0"/>
          <w:divBdr>
            <w:top w:val="none" w:sz="0" w:space="0" w:color="auto"/>
            <w:left w:val="none" w:sz="0" w:space="0" w:color="auto"/>
            <w:bottom w:val="none" w:sz="0" w:space="0" w:color="auto"/>
            <w:right w:val="none" w:sz="0" w:space="0" w:color="auto"/>
          </w:divBdr>
        </w:div>
        <w:div w:id="1382440613">
          <w:marLeft w:val="640"/>
          <w:marRight w:val="0"/>
          <w:marTop w:val="0"/>
          <w:marBottom w:val="0"/>
          <w:divBdr>
            <w:top w:val="none" w:sz="0" w:space="0" w:color="auto"/>
            <w:left w:val="none" w:sz="0" w:space="0" w:color="auto"/>
            <w:bottom w:val="none" w:sz="0" w:space="0" w:color="auto"/>
            <w:right w:val="none" w:sz="0" w:space="0" w:color="auto"/>
          </w:divBdr>
        </w:div>
        <w:div w:id="259720525">
          <w:marLeft w:val="640"/>
          <w:marRight w:val="0"/>
          <w:marTop w:val="0"/>
          <w:marBottom w:val="0"/>
          <w:divBdr>
            <w:top w:val="none" w:sz="0" w:space="0" w:color="auto"/>
            <w:left w:val="none" w:sz="0" w:space="0" w:color="auto"/>
            <w:bottom w:val="none" w:sz="0" w:space="0" w:color="auto"/>
            <w:right w:val="none" w:sz="0" w:space="0" w:color="auto"/>
          </w:divBdr>
        </w:div>
        <w:div w:id="1823695033">
          <w:marLeft w:val="640"/>
          <w:marRight w:val="0"/>
          <w:marTop w:val="0"/>
          <w:marBottom w:val="0"/>
          <w:divBdr>
            <w:top w:val="none" w:sz="0" w:space="0" w:color="auto"/>
            <w:left w:val="none" w:sz="0" w:space="0" w:color="auto"/>
            <w:bottom w:val="none" w:sz="0" w:space="0" w:color="auto"/>
            <w:right w:val="none" w:sz="0" w:space="0" w:color="auto"/>
          </w:divBdr>
        </w:div>
        <w:div w:id="1024861157">
          <w:marLeft w:val="640"/>
          <w:marRight w:val="0"/>
          <w:marTop w:val="0"/>
          <w:marBottom w:val="0"/>
          <w:divBdr>
            <w:top w:val="none" w:sz="0" w:space="0" w:color="auto"/>
            <w:left w:val="none" w:sz="0" w:space="0" w:color="auto"/>
            <w:bottom w:val="none" w:sz="0" w:space="0" w:color="auto"/>
            <w:right w:val="none" w:sz="0" w:space="0" w:color="auto"/>
          </w:divBdr>
        </w:div>
        <w:div w:id="411244943">
          <w:marLeft w:val="640"/>
          <w:marRight w:val="0"/>
          <w:marTop w:val="0"/>
          <w:marBottom w:val="0"/>
          <w:divBdr>
            <w:top w:val="none" w:sz="0" w:space="0" w:color="auto"/>
            <w:left w:val="none" w:sz="0" w:space="0" w:color="auto"/>
            <w:bottom w:val="none" w:sz="0" w:space="0" w:color="auto"/>
            <w:right w:val="none" w:sz="0" w:space="0" w:color="auto"/>
          </w:divBdr>
        </w:div>
        <w:div w:id="349530089">
          <w:marLeft w:val="640"/>
          <w:marRight w:val="0"/>
          <w:marTop w:val="0"/>
          <w:marBottom w:val="0"/>
          <w:divBdr>
            <w:top w:val="none" w:sz="0" w:space="0" w:color="auto"/>
            <w:left w:val="none" w:sz="0" w:space="0" w:color="auto"/>
            <w:bottom w:val="none" w:sz="0" w:space="0" w:color="auto"/>
            <w:right w:val="none" w:sz="0" w:space="0" w:color="auto"/>
          </w:divBdr>
        </w:div>
        <w:div w:id="31197210">
          <w:marLeft w:val="640"/>
          <w:marRight w:val="0"/>
          <w:marTop w:val="0"/>
          <w:marBottom w:val="0"/>
          <w:divBdr>
            <w:top w:val="none" w:sz="0" w:space="0" w:color="auto"/>
            <w:left w:val="none" w:sz="0" w:space="0" w:color="auto"/>
            <w:bottom w:val="none" w:sz="0" w:space="0" w:color="auto"/>
            <w:right w:val="none" w:sz="0" w:space="0" w:color="auto"/>
          </w:divBdr>
        </w:div>
        <w:div w:id="1433823514">
          <w:marLeft w:val="640"/>
          <w:marRight w:val="0"/>
          <w:marTop w:val="0"/>
          <w:marBottom w:val="0"/>
          <w:divBdr>
            <w:top w:val="none" w:sz="0" w:space="0" w:color="auto"/>
            <w:left w:val="none" w:sz="0" w:space="0" w:color="auto"/>
            <w:bottom w:val="none" w:sz="0" w:space="0" w:color="auto"/>
            <w:right w:val="none" w:sz="0" w:space="0" w:color="auto"/>
          </w:divBdr>
        </w:div>
        <w:div w:id="905847222">
          <w:marLeft w:val="640"/>
          <w:marRight w:val="0"/>
          <w:marTop w:val="0"/>
          <w:marBottom w:val="0"/>
          <w:divBdr>
            <w:top w:val="none" w:sz="0" w:space="0" w:color="auto"/>
            <w:left w:val="none" w:sz="0" w:space="0" w:color="auto"/>
            <w:bottom w:val="none" w:sz="0" w:space="0" w:color="auto"/>
            <w:right w:val="none" w:sz="0" w:space="0" w:color="auto"/>
          </w:divBdr>
        </w:div>
        <w:div w:id="1230917122">
          <w:marLeft w:val="640"/>
          <w:marRight w:val="0"/>
          <w:marTop w:val="0"/>
          <w:marBottom w:val="0"/>
          <w:divBdr>
            <w:top w:val="none" w:sz="0" w:space="0" w:color="auto"/>
            <w:left w:val="none" w:sz="0" w:space="0" w:color="auto"/>
            <w:bottom w:val="none" w:sz="0" w:space="0" w:color="auto"/>
            <w:right w:val="none" w:sz="0" w:space="0" w:color="auto"/>
          </w:divBdr>
        </w:div>
        <w:div w:id="1256326310">
          <w:marLeft w:val="640"/>
          <w:marRight w:val="0"/>
          <w:marTop w:val="0"/>
          <w:marBottom w:val="0"/>
          <w:divBdr>
            <w:top w:val="none" w:sz="0" w:space="0" w:color="auto"/>
            <w:left w:val="none" w:sz="0" w:space="0" w:color="auto"/>
            <w:bottom w:val="none" w:sz="0" w:space="0" w:color="auto"/>
            <w:right w:val="none" w:sz="0" w:space="0" w:color="auto"/>
          </w:divBdr>
        </w:div>
        <w:div w:id="1647205185">
          <w:marLeft w:val="640"/>
          <w:marRight w:val="0"/>
          <w:marTop w:val="0"/>
          <w:marBottom w:val="0"/>
          <w:divBdr>
            <w:top w:val="none" w:sz="0" w:space="0" w:color="auto"/>
            <w:left w:val="none" w:sz="0" w:space="0" w:color="auto"/>
            <w:bottom w:val="none" w:sz="0" w:space="0" w:color="auto"/>
            <w:right w:val="none" w:sz="0" w:space="0" w:color="auto"/>
          </w:divBdr>
        </w:div>
        <w:div w:id="1625578193">
          <w:marLeft w:val="640"/>
          <w:marRight w:val="0"/>
          <w:marTop w:val="0"/>
          <w:marBottom w:val="0"/>
          <w:divBdr>
            <w:top w:val="none" w:sz="0" w:space="0" w:color="auto"/>
            <w:left w:val="none" w:sz="0" w:space="0" w:color="auto"/>
            <w:bottom w:val="none" w:sz="0" w:space="0" w:color="auto"/>
            <w:right w:val="none" w:sz="0" w:space="0" w:color="auto"/>
          </w:divBdr>
        </w:div>
        <w:div w:id="669021469">
          <w:marLeft w:val="640"/>
          <w:marRight w:val="0"/>
          <w:marTop w:val="0"/>
          <w:marBottom w:val="0"/>
          <w:divBdr>
            <w:top w:val="none" w:sz="0" w:space="0" w:color="auto"/>
            <w:left w:val="none" w:sz="0" w:space="0" w:color="auto"/>
            <w:bottom w:val="none" w:sz="0" w:space="0" w:color="auto"/>
            <w:right w:val="none" w:sz="0" w:space="0" w:color="auto"/>
          </w:divBdr>
        </w:div>
        <w:div w:id="23987729">
          <w:marLeft w:val="640"/>
          <w:marRight w:val="0"/>
          <w:marTop w:val="0"/>
          <w:marBottom w:val="0"/>
          <w:divBdr>
            <w:top w:val="none" w:sz="0" w:space="0" w:color="auto"/>
            <w:left w:val="none" w:sz="0" w:space="0" w:color="auto"/>
            <w:bottom w:val="none" w:sz="0" w:space="0" w:color="auto"/>
            <w:right w:val="none" w:sz="0" w:space="0" w:color="auto"/>
          </w:divBdr>
        </w:div>
        <w:div w:id="1013873926">
          <w:marLeft w:val="640"/>
          <w:marRight w:val="0"/>
          <w:marTop w:val="0"/>
          <w:marBottom w:val="0"/>
          <w:divBdr>
            <w:top w:val="none" w:sz="0" w:space="0" w:color="auto"/>
            <w:left w:val="none" w:sz="0" w:space="0" w:color="auto"/>
            <w:bottom w:val="none" w:sz="0" w:space="0" w:color="auto"/>
            <w:right w:val="none" w:sz="0" w:space="0" w:color="auto"/>
          </w:divBdr>
        </w:div>
        <w:div w:id="1930694439">
          <w:marLeft w:val="640"/>
          <w:marRight w:val="0"/>
          <w:marTop w:val="0"/>
          <w:marBottom w:val="0"/>
          <w:divBdr>
            <w:top w:val="none" w:sz="0" w:space="0" w:color="auto"/>
            <w:left w:val="none" w:sz="0" w:space="0" w:color="auto"/>
            <w:bottom w:val="none" w:sz="0" w:space="0" w:color="auto"/>
            <w:right w:val="none" w:sz="0" w:space="0" w:color="auto"/>
          </w:divBdr>
        </w:div>
        <w:div w:id="1262448948">
          <w:marLeft w:val="640"/>
          <w:marRight w:val="0"/>
          <w:marTop w:val="0"/>
          <w:marBottom w:val="0"/>
          <w:divBdr>
            <w:top w:val="none" w:sz="0" w:space="0" w:color="auto"/>
            <w:left w:val="none" w:sz="0" w:space="0" w:color="auto"/>
            <w:bottom w:val="none" w:sz="0" w:space="0" w:color="auto"/>
            <w:right w:val="none" w:sz="0" w:space="0" w:color="auto"/>
          </w:divBdr>
        </w:div>
        <w:div w:id="31225927">
          <w:marLeft w:val="640"/>
          <w:marRight w:val="0"/>
          <w:marTop w:val="0"/>
          <w:marBottom w:val="0"/>
          <w:divBdr>
            <w:top w:val="none" w:sz="0" w:space="0" w:color="auto"/>
            <w:left w:val="none" w:sz="0" w:space="0" w:color="auto"/>
            <w:bottom w:val="none" w:sz="0" w:space="0" w:color="auto"/>
            <w:right w:val="none" w:sz="0" w:space="0" w:color="auto"/>
          </w:divBdr>
        </w:div>
        <w:div w:id="2044744726">
          <w:marLeft w:val="640"/>
          <w:marRight w:val="0"/>
          <w:marTop w:val="0"/>
          <w:marBottom w:val="0"/>
          <w:divBdr>
            <w:top w:val="none" w:sz="0" w:space="0" w:color="auto"/>
            <w:left w:val="none" w:sz="0" w:space="0" w:color="auto"/>
            <w:bottom w:val="none" w:sz="0" w:space="0" w:color="auto"/>
            <w:right w:val="none" w:sz="0" w:space="0" w:color="auto"/>
          </w:divBdr>
        </w:div>
        <w:div w:id="1842694112">
          <w:marLeft w:val="640"/>
          <w:marRight w:val="0"/>
          <w:marTop w:val="0"/>
          <w:marBottom w:val="0"/>
          <w:divBdr>
            <w:top w:val="none" w:sz="0" w:space="0" w:color="auto"/>
            <w:left w:val="none" w:sz="0" w:space="0" w:color="auto"/>
            <w:bottom w:val="none" w:sz="0" w:space="0" w:color="auto"/>
            <w:right w:val="none" w:sz="0" w:space="0" w:color="auto"/>
          </w:divBdr>
        </w:div>
        <w:div w:id="1960145739">
          <w:marLeft w:val="640"/>
          <w:marRight w:val="0"/>
          <w:marTop w:val="0"/>
          <w:marBottom w:val="0"/>
          <w:divBdr>
            <w:top w:val="none" w:sz="0" w:space="0" w:color="auto"/>
            <w:left w:val="none" w:sz="0" w:space="0" w:color="auto"/>
            <w:bottom w:val="none" w:sz="0" w:space="0" w:color="auto"/>
            <w:right w:val="none" w:sz="0" w:space="0" w:color="auto"/>
          </w:divBdr>
        </w:div>
        <w:div w:id="779641427">
          <w:marLeft w:val="640"/>
          <w:marRight w:val="0"/>
          <w:marTop w:val="0"/>
          <w:marBottom w:val="0"/>
          <w:divBdr>
            <w:top w:val="none" w:sz="0" w:space="0" w:color="auto"/>
            <w:left w:val="none" w:sz="0" w:space="0" w:color="auto"/>
            <w:bottom w:val="none" w:sz="0" w:space="0" w:color="auto"/>
            <w:right w:val="none" w:sz="0" w:space="0" w:color="auto"/>
          </w:divBdr>
        </w:div>
        <w:div w:id="863516770">
          <w:marLeft w:val="640"/>
          <w:marRight w:val="0"/>
          <w:marTop w:val="0"/>
          <w:marBottom w:val="0"/>
          <w:divBdr>
            <w:top w:val="none" w:sz="0" w:space="0" w:color="auto"/>
            <w:left w:val="none" w:sz="0" w:space="0" w:color="auto"/>
            <w:bottom w:val="none" w:sz="0" w:space="0" w:color="auto"/>
            <w:right w:val="none" w:sz="0" w:space="0" w:color="auto"/>
          </w:divBdr>
        </w:div>
        <w:div w:id="388305529">
          <w:marLeft w:val="640"/>
          <w:marRight w:val="0"/>
          <w:marTop w:val="0"/>
          <w:marBottom w:val="0"/>
          <w:divBdr>
            <w:top w:val="none" w:sz="0" w:space="0" w:color="auto"/>
            <w:left w:val="none" w:sz="0" w:space="0" w:color="auto"/>
            <w:bottom w:val="none" w:sz="0" w:space="0" w:color="auto"/>
            <w:right w:val="none" w:sz="0" w:space="0" w:color="auto"/>
          </w:divBdr>
        </w:div>
        <w:div w:id="1195194438">
          <w:marLeft w:val="640"/>
          <w:marRight w:val="0"/>
          <w:marTop w:val="0"/>
          <w:marBottom w:val="0"/>
          <w:divBdr>
            <w:top w:val="none" w:sz="0" w:space="0" w:color="auto"/>
            <w:left w:val="none" w:sz="0" w:space="0" w:color="auto"/>
            <w:bottom w:val="none" w:sz="0" w:space="0" w:color="auto"/>
            <w:right w:val="none" w:sz="0" w:space="0" w:color="auto"/>
          </w:divBdr>
        </w:div>
        <w:div w:id="1778790886">
          <w:marLeft w:val="640"/>
          <w:marRight w:val="0"/>
          <w:marTop w:val="0"/>
          <w:marBottom w:val="0"/>
          <w:divBdr>
            <w:top w:val="none" w:sz="0" w:space="0" w:color="auto"/>
            <w:left w:val="none" w:sz="0" w:space="0" w:color="auto"/>
            <w:bottom w:val="none" w:sz="0" w:space="0" w:color="auto"/>
            <w:right w:val="none" w:sz="0" w:space="0" w:color="auto"/>
          </w:divBdr>
        </w:div>
        <w:div w:id="1255477738">
          <w:marLeft w:val="640"/>
          <w:marRight w:val="0"/>
          <w:marTop w:val="0"/>
          <w:marBottom w:val="0"/>
          <w:divBdr>
            <w:top w:val="none" w:sz="0" w:space="0" w:color="auto"/>
            <w:left w:val="none" w:sz="0" w:space="0" w:color="auto"/>
            <w:bottom w:val="none" w:sz="0" w:space="0" w:color="auto"/>
            <w:right w:val="none" w:sz="0" w:space="0" w:color="auto"/>
          </w:divBdr>
        </w:div>
        <w:div w:id="988704863">
          <w:marLeft w:val="640"/>
          <w:marRight w:val="0"/>
          <w:marTop w:val="0"/>
          <w:marBottom w:val="0"/>
          <w:divBdr>
            <w:top w:val="none" w:sz="0" w:space="0" w:color="auto"/>
            <w:left w:val="none" w:sz="0" w:space="0" w:color="auto"/>
            <w:bottom w:val="none" w:sz="0" w:space="0" w:color="auto"/>
            <w:right w:val="none" w:sz="0" w:space="0" w:color="auto"/>
          </w:divBdr>
        </w:div>
        <w:div w:id="430130723">
          <w:marLeft w:val="640"/>
          <w:marRight w:val="0"/>
          <w:marTop w:val="0"/>
          <w:marBottom w:val="0"/>
          <w:divBdr>
            <w:top w:val="none" w:sz="0" w:space="0" w:color="auto"/>
            <w:left w:val="none" w:sz="0" w:space="0" w:color="auto"/>
            <w:bottom w:val="none" w:sz="0" w:space="0" w:color="auto"/>
            <w:right w:val="none" w:sz="0" w:space="0" w:color="auto"/>
          </w:divBdr>
        </w:div>
        <w:div w:id="1023362142">
          <w:marLeft w:val="640"/>
          <w:marRight w:val="0"/>
          <w:marTop w:val="0"/>
          <w:marBottom w:val="0"/>
          <w:divBdr>
            <w:top w:val="none" w:sz="0" w:space="0" w:color="auto"/>
            <w:left w:val="none" w:sz="0" w:space="0" w:color="auto"/>
            <w:bottom w:val="none" w:sz="0" w:space="0" w:color="auto"/>
            <w:right w:val="none" w:sz="0" w:space="0" w:color="auto"/>
          </w:divBdr>
        </w:div>
        <w:div w:id="1740712317">
          <w:marLeft w:val="640"/>
          <w:marRight w:val="0"/>
          <w:marTop w:val="0"/>
          <w:marBottom w:val="0"/>
          <w:divBdr>
            <w:top w:val="none" w:sz="0" w:space="0" w:color="auto"/>
            <w:left w:val="none" w:sz="0" w:space="0" w:color="auto"/>
            <w:bottom w:val="none" w:sz="0" w:space="0" w:color="auto"/>
            <w:right w:val="none" w:sz="0" w:space="0" w:color="auto"/>
          </w:divBdr>
        </w:div>
        <w:div w:id="803088121">
          <w:marLeft w:val="640"/>
          <w:marRight w:val="0"/>
          <w:marTop w:val="0"/>
          <w:marBottom w:val="0"/>
          <w:divBdr>
            <w:top w:val="none" w:sz="0" w:space="0" w:color="auto"/>
            <w:left w:val="none" w:sz="0" w:space="0" w:color="auto"/>
            <w:bottom w:val="none" w:sz="0" w:space="0" w:color="auto"/>
            <w:right w:val="none" w:sz="0" w:space="0" w:color="auto"/>
          </w:divBdr>
        </w:div>
        <w:div w:id="1054936229">
          <w:marLeft w:val="640"/>
          <w:marRight w:val="0"/>
          <w:marTop w:val="0"/>
          <w:marBottom w:val="0"/>
          <w:divBdr>
            <w:top w:val="none" w:sz="0" w:space="0" w:color="auto"/>
            <w:left w:val="none" w:sz="0" w:space="0" w:color="auto"/>
            <w:bottom w:val="none" w:sz="0" w:space="0" w:color="auto"/>
            <w:right w:val="none" w:sz="0" w:space="0" w:color="auto"/>
          </w:divBdr>
        </w:div>
        <w:div w:id="764812222">
          <w:marLeft w:val="640"/>
          <w:marRight w:val="0"/>
          <w:marTop w:val="0"/>
          <w:marBottom w:val="0"/>
          <w:divBdr>
            <w:top w:val="none" w:sz="0" w:space="0" w:color="auto"/>
            <w:left w:val="none" w:sz="0" w:space="0" w:color="auto"/>
            <w:bottom w:val="none" w:sz="0" w:space="0" w:color="auto"/>
            <w:right w:val="none" w:sz="0" w:space="0" w:color="auto"/>
          </w:divBdr>
        </w:div>
        <w:div w:id="1193807825">
          <w:marLeft w:val="640"/>
          <w:marRight w:val="0"/>
          <w:marTop w:val="0"/>
          <w:marBottom w:val="0"/>
          <w:divBdr>
            <w:top w:val="none" w:sz="0" w:space="0" w:color="auto"/>
            <w:left w:val="none" w:sz="0" w:space="0" w:color="auto"/>
            <w:bottom w:val="none" w:sz="0" w:space="0" w:color="auto"/>
            <w:right w:val="none" w:sz="0" w:space="0" w:color="auto"/>
          </w:divBdr>
        </w:div>
        <w:div w:id="1437214250">
          <w:marLeft w:val="640"/>
          <w:marRight w:val="0"/>
          <w:marTop w:val="0"/>
          <w:marBottom w:val="0"/>
          <w:divBdr>
            <w:top w:val="none" w:sz="0" w:space="0" w:color="auto"/>
            <w:left w:val="none" w:sz="0" w:space="0" w:color="auto"/>
            <w:bottom w:val="none" w:sz="0" w:space="0" w:color="auto"/>
            <w:right w:val="none" w:sz="0" w:space="0" w:color="auto"/>
          </w:divBdr>
        </w:div>
        <w:div w:id="999776796">
          <w:marLeft w:val="640"/>
          <w:marRight w:val="0"/>
          <w:marTop w:val="0"/>
          <w:marBottom w:val="0"/>
          <w:divBdr>
            <w:top w:val="none" w:sz="0" w:space="0" w:color="auto"/>
            <w:left w:val="none" w:sz="0" w:space="0" w:color="auto"/>
            <w:bottom w:val="none" w:sz="0" w:space="0" w:color="auto"/>
            <w:right w:val="none" w:sz="0" w:space="0" w:color="auto"/>
          </w:divBdr>
        </w:div>
        <w:div w:id="66269594">
          <w:marLeft w:val="640"/>
          <w:marRight w:val="0"/>
          <w:marTop w:val="0"/>
          <w:marBottom w:val="0"/>
          <w:divBdr>
            <w:top w:val="none" w:sz="0" w:space="0" w:color="auto"/>
            <w:left w:val="none" w:sz="0" w:space="0" w:color="auto"/>
            <w:bottom w:val="none" w:sz="0" w:space="0" w:color="auto"/>
            <w:right w:val="none" w:sz="0" w:space="0" w:color="auto"/>
          </w:divBdr>
        </w:div>
        <w:div w:id="133069055">
          <w:marLeft w:val="640"/>
          <w:marRight w:val="0"/>
          <w:marTop w:val="0"/>
          <w:marBottom w:val="0"/>
          <w:divBdr>
            <w:top w:val="none" w:sz="0" w:space="0" w:color="auto"/>
            <w:left w:val="none" w:sz="0" w:space="0" w:color="auto"/>
            <w:bottom w:val="none" w:sz="0" w:space="0" w:color="auto"/>
            <w:right w:val="none" w:sz="0" w:space="0" w:color="auto"/>
          </w:divBdr>
        </w:div>
        <w:div w:id="1934435383">
          <w:marLeft w:val="640"/>
          <w:marRight w:val="0"/>
          <w:marTop w:val="0"/>
          <w:marBottom w:val="0"/>
          <w:divBdr>
            <w:top w:val="none" w:sz="0" w:space="0" w:color="auto"/>
            <w:left w:val="none" w:sz="0" w:space="0" w:color="auto"/>
            <w:bottom w:val="none" w:sz="0" w:space="0" w:color="auto"/>
            <w:right w:val="none" w:sz="0" w:space="0" w:color="auto"/>
          </w:divBdr>
        </w:div>
        <w:div w:id="1530527844">
          <w:marLeft w:val="640"/>
          <w:marRight w:val="0"/>
          <w:marTop w:val="0"/>
          <w:marBottom w:val="0"/>
          <w:divBdr>
            <w:top w:val="none" w:sz="0" w:space="0" w:color="auto"/>
            <w:left w:val="none" w:sz="0" w:space="0" w:color="auto"/>
            <w:bottom w:val="none" w:sz="0" w:space="0" w:color="auto"/>
            <w:right w:val="none" w:sz="0" w:space="0" w:color="auto"/>
          </w:divBdr>
        </w:div>
        <w:div w:id="85081810">
          <w:marLeft w:val="640"/>
          <w:marRight w:val="0"/>
          <w:marTop w:val="0"/>
          <w:marBottom w:val="0"/>
          <w:divBdr>
            <w:top w:val="none" w:sz="0" w:space="0" w:color="auto"/>
            <w:left w:val="none" w:sz="0" w:space="0" w:color="auto"/>
            <w:bottom w:val="none" w:sz="0" w:space="0" w:color="auto"/>
            <w:right w:val="none" w:sz="0" w:space="0" w:color="auto"/>
          </w:divBdr>
        </w:div>
        <w:div w:id="523447425">
          <w:marLeft w:val="640"/>
          <w:marRight w:val="0"/>
          <w:marTop w:val="0"/>
          <w:marBottom w:val="0"/>
          <w:divBdr>
            <w:top w:val="none" w:sz="0" w:space="0" w:color="auto"/>
            <w:left w:val="none" w:sz="0" w:space="0" w:color="auto"/>
            <w:bottom w:val="none" w:sz="0" w:space="0" w:color="auto"/>
            <w:right w:val="none" w:sz="0" w:space="0" w:color="auto"/>
          </w:divBdr>
        </w:div>
        <w:div w:id="1935740557">
          <w:marLeft w:val="640"/>
          <w:marRight w:val="0"/>
          <w:marTop w:val="0"/>
          <w:marBottom w:val="0"/>
          <w:divBdr>
            <w:top w:val="none" w:sz="0" w:space="0" w:color="auto"/>
            <w:left w:val="none" w:sz="0" w:space="0" w:color="auto"/>
            <w:bottom w:val="none" w:sz="0" w:space="0" w:color="auto"/>
            <w:right w:val="none" w:sz="0" w:space="0" w:color="auto"/>
          </w:divBdr>
        </w:div>
        <w:div w:id="1395934956">
          <w:marLeft w:val="640"/>
          <w:marRight w:val="0"/>
          <w:marTop w:val="0"/>
          <w:marBottom w:val="0"/>
          <w:divBdr>
            <w:top w:val="none" w:sz="0" w:space="0" w:color="auto"/>
            <w:left w:val="none" w:sz="0" w:space="0" w:color="auto"/>
            <w:bottom w:val="none" w:sz="0" w:space="0" w:color="auto"/>
            <w:right w:val="none" w:sz="0" w:space="0" w:color="auto"/>
          </w:divBdr>
        </w:div>
        <w:div w:id="1864316515">
          <w:marLeft w:val="640"/>
          <w:marRight w:val="0"/>
          <w:marTop w:val="0"/>
          <w:marBottom w:val="0"/>
          <w:divBdr>
            <w:top w:val="none" w:sz="0" w:space="0" w:color="auto"/>
            <w:left w:val="none" w:sz="0" w:space="0" w:color="auto"/>
            <w:bottom w:val="none" w:sz="0" w:space="0" w:color="auto"/>
            <w:right w:val="none" w:sz="0" w:space="0" w:color="auto"/>
          </w:divBdr>
        </w:div>
      </w:divsChild>
    </w:div>
    <w:div w:id="2085494881">
      <w:bodyDiv w:val="1"/>
      <w:marLeft w:val="0"/>
      <w:marRight w:val="0"/>
      <w:marTop w:val="0"/>
      <w:marBottom w:val="0"/>
      <w:divBdr>
        <w:top w:val="none" w:sz="0" w:space="0" w:color="auto"/>
        <w:left w:val="none" w:sz="0" w:space="0" w:color="auto"/>
        <w:bottom w:val="none" w:sz="0" w:space="0" w:color="auto"/>
        <w:right w:val="none" w:sz="0" w:space="0" w:color="auto"/>
      </w:divBdr>
      <w:divsChild>
        <w:div w:id="915819054">
          <w:marLeft w:val="640"/>
          <w:marRight w:val="0"/>
          <w:marTop w:val="0"/>
          <w:marBottom w:val="0"/>
          <w:divBdr>
            <w:top w:val="none" w:sz="0" w:space="0" w:color="auto"/>
            <w:left w:val="none" w:sz="0" w:space="0" w:color="auto"/>
            <w:bottom w:val="none" w:sz="0" w:space="0" w:color="auto"/>
            <w:right w:val="none" w:sz="0" w:space="0" w:color="auto"/>
          </w:divBdr>
        </w:div>
        <w:div w:id="1444113236">
          <w:marLeft w:val="640"/>
          <w:marRight w:val="0"/>
          <w:marTop w:val="0"/>
          <w:marBottom w:val="0"/>
          <w:divBdr>
            <w:top w:val="none" w:sz="0" w:space="0" w:color="auto"/>
            <w:left w:val="none" w:sz="0" w:space="0" w:color="auto"/>
            <w:bottom w:val="none" w:sz="0" w:space="0" w:color="auto"/>
            <w:right w:val="none" w:sz="0" w:space="0" w:color="auto"/>
          </w:divBdr>
        </w:div>
        <w:div w:id="493185019">
          <w:marLeft w:val="640"/>
          <w:marRight w:val="0"/>
          <w:marTop w:val="0"/>
          <w:marBottom w:val="0"/>
          <w:divBdr>
            <w:top w:val="none" w:sz="0" w:space="0" w:color="auto"/>
            <w:left w:val="none" w:sz="0" w:space="0" w:color="auto"/>
            <w:bottom w:val="none" w:sz="0" w:space="0" w:color="auto"/>
            <w:right w:val="none" w:sz="0" w:space="0" w:color="auto"/>
          </w:divBdr>
        </w:div>
        <w:div w:id="477765527">
          <w:marLeft w:val="640"/>
          <w:marRight w:val="0"/>
          <w:marTop w:val="0"/>
          <w:marBottom w:val="0"/>
          <w:divBdr>
            <w:top w:val="none" w:sz="0" w:space="0" w:color="auto"/>
            <w:left w:val="none" w:sz="0" w:space="0" w:color="auto"/>
            <w:bottom w:val="none" w:sz="0" w:space="0" w:color="auto"/>
            <w:right w:val="none" w:sz="0" w:space="0" w:color="auto"/>
          </w:divBdr>
        </w:div>
        <w:div w:id="1794514433">
          <w:marLeft w:val="640"/>
          <w:marRight w:val="0"/>
          <w:marTop w:val="0"/>
          <w:marBottom w:val="0"/>
          <w:divBdr>
            <w:top w:val="none" w:sz="0" w:space="0" w:color="auto"/>
            <w:left w:val="none" w:sz="0" w:space="0" w:color="auto"/>
            <w:bottom w:val="none" w:sz="0" w:space="0" w:color="auto"/>
            <w:right w:val="none" w:sz="0" w:space="0" w:color="auto"/>
          </w:divBdr>
        </w:div>
        <w:div w:id="222985474">
          <w:marLeft w:val="640"/>
          <w:marRight w:val="0"/>
          <w:marTop w:val="0"/>
          <w:marBottom w:val="0"/>
          <w:divBdr>
            <w:top w:val="none" w:sz="0" w:space="0" w:color="auto"/>
            <w:left w:val="none" w:sz="0" w:space="0" w:color="auto"/>
            <w:bottom w:val="none" w:sz="0" w:space="0" w:color="auto"/>
            <w:right w:val="none" w:sz="0" w:space="0" w:color="auto"/>
          </w:divBdr>
        </w:div>
        <w:div w:id="1520125266">
          <w:marLeft w:val="640"/>
          <w:marRight w:val="0"/>
          <w:marTop w:val="0"/>
          <w:marBottom w:val="0"/>
          <w:divBdr>
            <w:top w:val="none" w:sz="0" w:space="0" w:color="auto"/>
            <w:left w:val="none" w:sz="0" w:space="0" w:color="auto"/>
            <w:bottom w:val="none" w:sz="0" w:space="0" w:color="auto"/>
            <w:right w:val="none" w:sz="0" w:space="0" w:color="auto"/>
          </w:divBdr>
        </w:div>
        <w:div w:id="1958484074">
          <w:marLeft w:val="640"/>
          <w:marRight w:val="0"/>
          <w:marTop w:val="0"/>
          <w:marBottom w:val="0"/>
          <w:divBdr>
            <w:top w:val="none" w:sz="0" w:space="0" w:color="auto"/>
            <w:left w:val="none" w:sz="0" w:space="0" w:color="auto"/>
            <w:bottom w:val="none" w:sz="0" w:space="0" w:color="auto"/>
            <w:right w:val="none" w:sz="0" w:space="0" w:color="auto"/>
          </w:divBdr>
        </w:div>
        <w:div w:id="845096435">
          <w:marLeft w:val="640"/>
          <w:marRight w:val="0"/>
          <w:marTop w:val="0"/>
          <w:marBottom w:val="0"/>
          <w:divBdr>
            <w:top w:val="none" w:sz="0" w:space="0" w:color="auto"/>
            <w:left w:val="none" w:sz="0" w:space="0" w:color="auto"/>
            <w:bottom w:val="none" w:sz="0" w:space="0" w:color="auto"/>
            <w:right w:val="none" w:sz="0" w:space="0" w:color="auto"/>
          </w:divBdr>
        </w:div>
        <w:div w:id="1913078498">
          <w:marLeft w:val="640"/>
          <w:marRight w:val="0"/>
          <w:marTop w:val="0"/>
          <w:marBottom w:val="0"/>
          <w:divBdr>
            <w:top w:val="none" w:sz="0" w:space="0" w:color="auto"/>
            <w:left w:val="none" w:sz="0" w:space="0" w:color="auto"/>
            <w:bottom w:val="none" w:sz="0" w:space="0" w:color="auto"/>
            <w:right w:val="none" w:sz="0" w:space="0" w:color="auto"/>
          </w:divBdr>
        </w:div>
        <w:div w:id="1910142772">
          <w:marLeft w:val="640"/>
          <w:marRight w:val="0"/>
          <w:marTop w:val="0"/>
          <w:marBottom w:val="0"/>
          <w:divBdr>
            <w:top w:val="none" w:sz="0" w:space="0" w:color="auto"/>
            <w:left w:val="none" w:sz="0" w:space="0" w:color="auto"/>
            <w:bottom w:val="none" w:sz="0" w:space="0" w:color="auto"/>
            <w:right w:val="none" w:sz="0" w:space="0" w:color="auto"/>
          </w:divBdr>
        </w:div>
        <w:div w:id="1036275596">
          <w:marLeft w:val="640"/>
          <w:marRight w:val="0"/>
          <w:marTop w:val="0"/>
          <w:marBottom w:val="0"/>
          <w:divBdr>
            <w:top w:val="none" w:sz="0" w:space="0" w:color="auto"/>
            <w:left w:val="none" w:sz="0" w:space="0" w:color="auto"/>
            <w:bottom w:val="none" w:sz="0" w:space="0" w:color="auto"/>
            <w:right w:val="none" w:sz="0" w:space="0" w:color="auto"/>
          </w:divBdr>
        </w:div>
        <w:div w:id="1223760916">
          <w:marLeft w:val="640"/>
          <w:marRight w:val="0"/>
          <w:marTop w:val="0"/>
          <w:marBottom w:val="0"/>
          <w:divBdr>
            <w:top w:val="none" w:sz="0" w:space="0" w:color="auto"/>
            <w:left w:val="none" w:sz="0" w:space="0" w:color="auto"/>
            <w:bottom w:val="none" w:sz="0" w:space="0" w:color="auto"/>
            <w:right w:val="none" w:sz="0" w:space="0" w:color="auto"/>
          </w:divBdr>
        </w:div>
        <w:div w:id="1021394129">
          <w:marLeft w:val="640"/>
          <w:marRight w:val="0"/>
          <w:marTop w:val="0"/>
          <w:marBottom w:val="0"/>
          <w:divBdr>
            <w:top w:val="none" w:sz="0" w:space="0" w:color="auto"/>
            <w:left w:val="none" w:sz="0" w:space="0" w:color="auto"/>
            <w:bottom w:val="none" w:sz="0" w:space="0" w:color="auto"/>
            <w:right w:val="none" w:sz="0" w:space="0" w:color="auto"/>
          </w:divBdr>
        </w:div>
        <w:div w:id="725225905">
          <w:marLeft w:val="640"/>
          <w:marRight w:val="0"/>
          <w:marTop w:val="0"/>
          <w:marBottom w:val="0"/>
          <w:divBdr>
            <w:top w:val="none" w:sz="0" w:space="0" w:color="auto"/>
            <w:left w:val="none" w:sz="0" w:space="0" w:color="auto"/>
            <w:bottom w:val="none" w:sz="0" w:space="0" w:color="auto"/>
            <w:right w:val="none" w:sz="0" w:space="0" w:color="auto"/>
          </w:divBdr>
        </w:div>
        <w:div w:id="996616433">
          <w:marLeft w:val="640"/>
          <w:marRight w:val="0"/>
          <w:marTop w:val="0"/>
          <w:marBottom w:val="0"/>
          <w:divBdr>
            <w:top w:val="none" w:sz="0" w:space="0" w:color="auto"/>
            <w:left w:val="none" w:sz="0" w:space="0" w:color="auto"/>
            <w:bottom w:val="none" w:sz="0" w:space="0" w:color="auto"/>
            <w:right w:val="none" w:sz="0" w:space="0" w:color="auto"/>
          </w:divBdr>
        </w:div>
        <w:div w:id="1183712108">
          <w:marLeft w:val="640"/>
          <w:marRight w:val="0"/>
          <w:marTop w:val="0"/>
          <w:marBottom w:val="0"/>
          <w:divBdr>
            <w:top w:val="none" w:sz="0" w:space="0" w:color="auto"/>
            <w:left w:val="none" w:sz="0" w:space="0" w:color="auto"/>
            <w:bottom w:val="none" w:sz="0" w:space="0" w:color="auto"/>
            <w:right w:val="none" w:sz="0" w:space="0" w:color="auto"/>
          </w:divBdr>
        </w:div>
        <w:div w:id="1333609200">
          <w:marLeft w:val="640"/>
          <w:marRight w:val="0"/>
          <w:marTop w:val="0"/>
          <w:marBottom w:val="0"/>
          <w:divBdr>
            <w:top w:val="none" w:sz="0" w:space="0" w:color="auto"/>
            <w:left w:val="none" w:sz="0" w:space="0" w:color="auto"/>
            <w:bottom w:val="none" w:sz="0" w:space="0" w:color="auto"/>
            <w:right w:val="none" w:sz="0" w:space="0" w:color="auto"/>
          </w:divBdr>
        </w:div>
        <w:div w:id="228852884">
          <w:marLeft w:val="640"/>
          <w:marRight w:val="0"/>
          <w:marTop w:val="0"/>
          <w:marBottom w:val="0"/>
          <w:divBdr>
            <w:top w:val="none" w:sz="0" w:space="0" w:color="auto"/>
            <w:left w:val="none" w:sz="0" w:space="0" w:color="auto"/>
            <w:bottom w:val="none" w:sz="0" w:space="0" w:color="auto"/>
            <w:right w:val="none" w:sz="0" w:space="0" w:color="auto"/>
          </w:divBdr>
        </w:div>
        <w:div w:id="893585166">
          <w:marLeft w:val="640"/>
          <w:marRight w:val="0"/>
          <w:marTop w:val="0"/>
          <w:marBottom w:val="0"/>
          <w:divBdr>
            <w:top w:val="none" w:sz="0" w:space="0" w:color="auto"/>
            <w:left w:val="none" w:sz="0" w:space="0" w:color="auto"/>
            <w:bottom w:val="none" w:sz="0" w:space="0" w:color="auto"/>
            <w:right w:val="none" w:sz="0" w:space="0" w:color="auto"/>
          </w:divBdr>
        </w:div>
        <w:div w:id="475756963">
          <w:marLeft w:val="640"/>
          <w:marRight w:val="0"/>
          <w:marTop w:val="0"/>
          <w:marBottom w:val="0"/>
          <w:divBdr>
            <w:top w:val="none" w:sz="0" w:space="0" w:color="auto"/>
            <w:left w:val="none" w:sz="0" w:space="0" w:color="auto"/>
            <w:bottom w:val="none" w:sz="0" w:space="0" w:color="auto"/>
            <w:right w:val="none" w:sz="0" w:space="0" w:color="auto"/>
          </w:divBdr>
        </w:div>
        <w:div w:id="469909459">
          <w:marLeft w:val="640"/>
          <w:marRight w:val="0"/>
          <w:marTop w:val="0"/>
          <w:marBottom w:val="0"/>
          <w:divBdr>
            <w:top w:val="none" w:sz="0" w:space="0" w:color="auto"/>
            <w:left w:val="none" w:sz="0" w:space="0" w:color="auto"/>
            <w:bottom w:val="none" w:sz="0" w:space="0" w:color="auto"/>
            <w:right w:val="none" w:sz="0" w:space="0" w:color="auto"/>
          </w:divBdr>
        </w:div>
        <w:div w:id="753746893">
          <w:marLeft w:val="640"/>
          <w:marRight w:val="0"/>
          <w:marTop w:val="0"/>
          <w:marBottom w:val="0"/>
          <w:divBdr>
            <w:top w:val="none" w:sz="0" w:space="0" w:color="auto"/>
            <w:left w:val="none" w:sz="0" w:space="0" w:color="auto"/>
            <w:bottom w:val="none" w:sz="0" w:space="0" w:color="auto"/>
            <w:right w:val="none" w:sz="0" w:space="0" w:color="auto"/>
          </w:divBdr>
        </w:div>
        <w:div w:id="617103896">
          <w:marLeft w:val="640"/>
          <w:marRight w:val="0"/>
          <w:marTop w:val="0"/>
          <w:marBottom w:val="0"/>
          <w:divBdr>
            <w:top w:val="none" w:sz="0" w:space="0" w:color="auto"/>
            <w:left w:val="none" w:sz="0" w:space="0" w:color="auto"/>
            <w:bottom w:val="none" w:sz="0" w:space="0" w:color="auto"/>
            <w:right w:val="none" w:sz="0" w:space="0" w:color="auto"/>
          </w:divBdr>
        </w:div>
        <w:div w:id="1098520693">
          <w:marLeft w:val="640"/>
          <w:marRight w:val="0"/>
          <w:marTop w:val="0"/>
          <w:marBottom w:val="0"/>
          <w:divBdr>
            <w:top w:val="none" w:sz="0" w:space="0" w:color="auto"/>
            <w:left w:val="none" w:sz="0" w:space="0" w:color="auto"/>
            <w:bottom w:val="none" w:sz="0" w:space="0" w:color="auto"/>
            <w:right w:val="none" w:sz="0" w:space="0" w:color="auto"/>
          </w:divBdr>
        </w:div>
        <w:div w:id="1219316662">
          <w:marLeft w:val="640"/>
          <w:marRight w:val="0"/>
          <w:marTop w:val="0"/>
          <w:marBottom w:val="0"/>
          <w:divBdr>
            <w:top w:val="none" w:sz="0" w:space="0" w:color="auto"/>
            <w:left w:val="none" w:sz="0" w:space="0" w:color="auto"/>
            <w:bottom w:val="none" w:sz="0" w:space="0" w:color="auto"/>
            <w:right w:val="none" w:sz="0" w:space="0" w:color="auto"/>
          </w:divBdr>
        </w:div>
        <w:div w:id="843326526">
          <w:marLeft w:val="640"/>
          <w:marRight w:val="0"/>
          <w:marTop w:val="0"/>
          <w:marBottom w:val="0"/>
          <w:divBdr>
            <w:top w:val="none" w:sz="0" w:space="0" w:color="auto"/>
            <w:left w:val="none" w:sz="0" w:space="0" w:color="auto"/>
            <w:bottom w:val="none" w:sz="0" w:space="0" w:color="auto"/>
            <w:right w:val="none" w:sz="0" w:space="0" w:color="auto"/>
          </w:divBdr>
        </w:div>
        <w:div w:id="2110392044">
          <w:marLeft w:val="640"/>
          <w:marRight w:val="0"/>
          <w:marTop w:val="0"/>
          <w:marBottom w:val="0"/>
          <w:divBdr>
            <w:top w:val="none" w:sz="0" w:space="0" w:color="auto"/>
            <w:left w:val="none" w:sz="0" w:space="0" w:color="auto"/>
            <w:bottom w:val="none" w:sz="0" w:space="0" w:color="auto"/>
            <w:right w:val="none" w:sz="0" w:space="0" w:color="auto"/>
          </w:divBdr>
        </w:div>
        <w:div w:id="246889565">
          <w:marLeft w:val="640"/>
          <w:marRight w:val="0"/>
          <w:marTop w:val="0"/>
          <w:marBottom w:val="0"/>
          <w:divBdr>
            <w:top w:val="none" w:sz="0" w:space="0" w:color="auto"/>
            <w:left w:val="none" w:sz="0" w:space="0" w:color="auto"/>
            <w:bottom w:val="none" w:sz="0" w:space="0" w:color="auto"/>
            <w:right w:val="none" w:sz="0" w:space="0" w:color="auto"/>
          </w:divBdr>
        </w:div>
        <w:div w:id="1655598004">
          <w:marLeft w:val="640"/>
          <w:marRight w:val="0"/>
          <w:marTop w:val="0"/>
          <w:marBottom w:val="0"/>
          <w:divBdr>
            <w:top w:val="none" w:sz="0" w:space="0" w:color="auto"/>
            <w:left w:val="none" w:sz="0" w:space="0" w:color="auto"/>
            <w:bottom w:val="none" w:sz="0" w:space="0" w:color="auto"/>
            <w:right w:val="none" w:sz="0" w:space="0" w:color="auto"/>
          </w:divBdr>
        </w:div>
        <w:div w:id="1969239646">
          <w:marLeft w:val="640"/>
          <w:marRight w:val="0"/>
          <w:marTop w:val="0"/>
          <w:marBottom w:val="0"/>
          <w:divBdr>
            <w:top w:val="none" w:sz="0" w:space="0" w:color="auto"/>
            <w:left w:val="none" w:sz="0" w:space="0" w:color="auto"/>
            <w:bottom w:val="none" w:sz="0" w:space="0" w:color="auto"/>
            <w:right w:val="none" w:sz="0" w:space="0" w:color="auto"/>
          </w:divBdr>
        </w:div>
        <w:div w:id="1168524687">
          <w:marLeft w:val="640"/>
          <w:marRight w:val="0"/>
          <w:marTop w:val="0"/>
          <w:marBottom w:val="0"/>
          <w:divBdr>
            <w:top w:val="none" w:sz="0" w:space="0" w:color="auto"/>
            <w:left w:val="none" w:sz="0" w:space="0" w:color="auto"/>
            <w:bottom w:val="none" w:sz="0" w:space="0" w:color="auto"/>
            <w:right w:val="none" w:sz="0" w:space="0" w:color="auto"/>
          </w:divBdr>
        </w:div>
        <w:div w:id="499122324">
          <w:marLeft w:val="640"/>
          <w:marRight w:val="0"/>
          <w:marTop w:val="0"/>
          <w:marBottom w:val="0"/>
          <w:divBdr>
            <w:top w:val="none" w:sz="0" w:space="0" w:color="auto"/>
            <w:left w:val="none" w:sz="0" w:space="0" w:color="auto"/>
            <w:bottom w:val="none" w:sz="0" w:space="0" w:color="auto"/>
            <w:right w:val="none" w:sz="0" w:space="0" w:color="auto"/>
          </w:divBdr>
        </w:div>
        <w:div w:id="824319519">
          <w:marLeft w:val="640"/>
          <w:marRight w:val="0"/>
          <w:marTop w:val="0"/>
          <w:marBottom w:val="0"/>
          <w:divBdr>
            <w:top w:val="none" w:sz="0" w:space="0" w:color="auto"/>
            <w:left w:val="none" w:sz="0" w:space="0" w:color="auto"/>
            <w:bottom w:val="none" w:sz="0" w:space="0" w:color="auto"/>
            <w:right w:val="none" w:sz="0" w:space="0" w:color="auto"/>
          </w:divBdr>
        </w:div>
        <w:div w:id="311637991">
          <w:marLeft w:val="640"/>
          <w:marRight w:val="0"/>
          <w:marTop w:val="0"/>
          <w:marBottom w:val="0"/>
          <w:divBdr>
            <w:top w:val="none" w:sz="0" w:space="0" w:color="auto"/>
            <w:left w:val="none" w:sz="0" w:space="0" w:color="auto"/>
            <w:bottom w:val="none" w:sz="0" w:space="0" w:color="auto"/>
            <w:right w:val="none" w:sz="0" w:space="0" w:color="auto"/>
          </w:divBdr>
        </w:div>
        <w:div w:id="945648766">
          <w:marLeft w:val="640"/>
          <w:marRight w:val="0"/>
          <w:marTop w:val="0"/>
          <w:marBottom w:val="0"/>
          <w:divBdr>
            <w:top w:val="none" w:sz="0" w:space="0" w:color="auto"/>
            <w:left w:val="none" w:sz="0" w:space="0" w:color="auto"/>
            <w:bottom w:val="none" w:sz="0" w:space="0" w:color="auto"/>
            <w:right w:val="none" w:sz="0" w:space="0" w:color="auto"/>
          </w:divBdr>
        </w:div>
        <w:div w:id="1121074108">
          <w:marLeft w:val="640"/>
          <w:marRight w:val="0"/>
          <w:marTop w:val="0"/>
          <w:marBottom w:val="0"/>
          <w:divBdr>
            <w:top w:val="none" w:sz="0" w:space="0" w:color="auto"/>
            <w:left w:val="none" w:sz="0" w:space="0" w:color="auto"/>
            <w:bottom w:val="none" w:sz="0" w:space="0" w:color="auto"/>
            <w:right w:val="none" w:sz="0" w:space="0" w:color="auto"/>
          </w:divBdr>
        </w:div>
        <w:div w:id="872234674">
          <w:marLeft w:val="640"/>
          <w:marRight w:val="0"/>
          <w:marTop w:val="0"/>
          <w:marBottom w:val="0"/>
          <w:divBdr>
            <w:top w:val="none" w:sz="0" w:space="0" w:color="auto"/>
            <w:left w:val="none" w:sz="0" w:space="0" w:color="auto"/>
            <w:bottom w:val="none" w:sz="0" w:space="0" w:color="auto"/>
            <w:right w:val="none" w:sz="0" w:space="0" w:color="auto"/>
          </w:divBdr>
        </w:div>
        <w:div w:id="1114904940">
          <w:marLeft w:val="640"/>
          <w:marRight w:val="0"/>
          <w:marTop w:val="0"/>
          <w:marBottom w:val="0"/>
          <w:divBdr>
            <w:top w:val="none" w:sz="0" w:space="0" w:color="auto"/>
            <w:left w:val="none" w:sz="0" w:space="0" w:color="auto"/>
            <w:bottom w:val="none" w:sz="0" w:space="0" w:color="auto"/>
            <w:right w:val="none" w:sz="0" w:space="0" w:color="auto"/>
          </w:divBdr>
        </w:div>
        <w:div w:id="1432774666">
          <w:marLeft w:val="640"/>
          <w:marRight w:val="0"/>
          <w:marTop w:val="0"/>
          <w:marBottom w:val="0"/>
          <w:divBdr>
            <w:top w:val="none" w:sz="0" w:space="0" w:color="auto"/>
            <w:left w:val="none" w:sz="0" w:space="0" w:color="auto"/>
            <w:bottom w:val="none" w:sz="0" w:space="0" w:color="auto"/>
            <w:right w:val="none" w:sz="0" w:space="0" w:color="auto"/>
          </w:divBdr>
        </w:div>
        <w:div w:id="1597834011">
          <w:marLeft w:val="640"/>
          <w:marRight w:val="0"/>
          <w:marTop w:val="0"/>
          <w:marBottom w:val="0"/>
          <w:divBdr>
            <w:top w:val="none" w:sz="0" w:space="0" w:color="auto"/>
            <w:left w:val="none" w:sz="0" w:space="0" w:color="auto"/>
            <w:bottom w:val="none" w:sz="0" w:space="0" w:color="auto"/>
            <w:right w:val="none" w:sz="0" w:space="0" w:color="auto"/>
          </w:divBdr>
        </w:div>
        <w:div w:id="488324683">
          <w:marLeft w:val="640"/>
          <w:marRight w:val="0"/>
          <w:marTop w:val="0"/>
          <w:marBottom w:val="0"/>
          <w:divBdr>
            <w:top w:val="none" w:sz="0" w:space="0" w:color="auto"/>
            <w:left w:val="none" w:sz="0" w:space="0" w:color="auto"/>
            <w:bottom w:val="none" w:sz="0" w:space="0" w:color="auto"/>
            <w:right w:val="none" w:sz="0" w:space="0" w:color="auto"/>
          </w:divBdr>
        </w:div>
        <w:div w:id="1780953915">
          <w:marLeft w:val="640"/>
          <w:marRight w:val="0"/>
          <w:marTop w:val="0"/>
          <w:marBottom w:val="0"/>
          <w:divBdr>
            <w:top w:val="none" w:sz="0" w:space="0" w:color="auto"/>
            <w:left w:val="none" w:sz="0" w:space="0" w:color="auto"/>
            <w:bottom w:val="none" w:sz="0" w:space="0" w:color="auto"/>
            <w:right w:val="none" w:sz="0" w:space="0" w:color="auto"/>
          </w:divBdr>
        </w:div>
        <w:div w:id="1830360189">
          <w:marLeft w:val="640"/>
          <w:marRight w:val="0"/>
          <w:marTop w:val="0"/>
          <w:marBottom w:val="0"/>
          <w:divBdr>
            <w:top w:val="none" w:sz="0" w:space="0" w:color="auto"/>
            <w:left w:val="none" w:sz="0" w:space="0" w:color="auto"/>
            <w:bottom w:val="none" w:sz="0" w:space="0" w:color="auto"/>
            <w:right w:val="none" w:sz="0" w:space="0" w:color="auto"/>
          </w:divBdr>
        </w:div>
        <w:div w:id="2104448795">
          <w:marLeft w:val="640"/>
          <w:marRight w:val="0"/>
          <w:marTop w:val="0"/>
          <w:marBottom w:val="0"/>
          <w:divBdr>
            <w:top w:val="none" w:sz="0" w:space="0" w:color="auto"/>
            <w:left w:val="none" w:sz="0" w:space="0" w:color="auto"/>
            <w:bottom w:val="none" w:sz="0" w:space="0" w:color="auto"/>
            <w:right w:val="none" w:sz="0" w:space="0" w:color="auto"/>
          </w:divBdr>
        </w:div>
        <w:div w:id="970793077">
          <w:marLeft w:val="640"/>
          <w:marRight w:val="0"/>
          <w:marTop w:val="0"/>
          <w:marBottom w:val="0"/>
          <w:divBdr>
            <w:top w:val="none" w:sz="0" w:space="0" w:color="auto"/>
            <w:left w:val="none" w:sz="0" w:space="0" w:color="auto"/>
            <w:bottom w:val="none" w:sz="0" w:space="0" w:color="auto"/>
            <w:right w:val="none" w:sz="0" w:space="0" w:color="auto"/>
          </w:divBdr>
        </w:div>
        <w:div w:id="792481435">
          <w:marLeft w:val="640"/>
          <w:marRight w:val="0"/>
          <w:marTop w:val="0"/>
          <w:marBottom w:val="0"/>
          <w:divBdr>
            <w:top w:val="none" w:sz="0" w:space="0" w:color="auto"/>
            <w:left w:val="none" w:sz="0" w:space="0" w:color="auto"/>
            <w:bottom w:val="none" w:sz="0" w:space="0" w:color="auto"/>
            <w:right w:val="none" w:sz="0" w:space="0" w:color="auto"/>
          </w:divBdr>
        </w:div>
        <w:div w:id="1002010332">
          <w:marLeft w:val="640"/>
          <w:marRight w:val="0"/>
          <w:marTop w:val="0"/>
          <w:marBottom w:val="0"/>
          <w:divBdr>
            <w:top w:val="none" w:sz="0" w:space="0" w:color="auto"/>
            <w:left w:val="none" w:sz="0" w:space="0" w:color="auto"/>
            <w:bottom w:val="none" w:sz="0" w:space="0" w:color="auto"/>
            <w:right w:val="none" w:sz="0" w:space="0" w:color="auto"/>
          </w:divBdr>
        </w:div>
        <w:div w:id="132019860">
          <w:marLeft w:val="640"/>
          <w:marRight w:val="0"/>
          <w:marTop w:val="0"/>
          <w:marBottom w:val="0"/>
          <w:divBdr>
            <w:top w:val="none" w:sz="0" w:space="0" w:color="auto"/>
            <w:left w:val="none" w:sz="0" w:space="0" w:color="auto"/>
            <w:bottom w:val="none" w:sz="0" w:space="0" w:color="auto"/>
            <w:right w:val="none" w:sz="0" w:space="0" w:color="auto"/>
          </w:divBdr>
        </w:div>
        <w:div w:id="825053778">
          <w:marLeft w:val="640"/>
          <w:marRight w:val="0"/>
          <w:marTop w:val="0"/>
          <w:marBottom w:val="0"/>
          <w:divBdr>
            <w:top w:val="none" w:sz="0" w:space="0" w:color="auto"/>
            <w:left w:val="none" w:sz="0" w:space="0" w:color="auto"/>
            <w:bottom w:val="none" w:sz="0" w:space="0" w:color="auto"/>
            <w:right w:val="none" w:sz="0" w:space="0" w:color="auto"/>
          </w:divBdr>
        </w:div>
        <w:div w:id="574897224">
          <w:marLeft w:val="640"/>
          <w:marRight w:val="0"/>
          <w:marTop w:val="0"/>
          <w:marBottom w:val="0"/>
          <w:divBdr>
            <w:top w:val="none" w:sz="0" w:space="0" w:color="auto"/>
            <w:left w:val="none" w:sz="0" w:space="0" w:color="auto"/>
            <w:bottom w:val="none" w:sz="0" w:space="0" w:color="auto"/>
            <w:right w:val="none" w:sz="0" w:space="0" w:color="auto"/>
          </w:divBdr>
        </w:div>
        <w:div w:id="634601519">
          <w:marLeft w:val="640"/>
          <w:marRight w:val="0"/>
          <w:marTop w:val="0"/>
          <w:marBottom w:val="0"/>
          <w:divBdr>
            <w:top w:val="none" w:sz="0" w:space="0" w:color="auto"/>
            <w:left w:val="none" w:sz="0" w:space="0" w:color="auto"/>
            <w:bottom w:val="none" w:sz="0" w:space="0" w:color="auto"/>
            <w:right w:val="none" w:sz="0" w:space="0" w:color="auto"/>
          </w:divBdr>
        </w:div>
        <w:div w:id="1759519750">
          <w:marLeft w:val="640"/>
          <w:marRight w:val="0"/>
          <w:marTop w:val="0"/>
          <w:marBottom w:val="0"/>
          <w:divBdr>
            <w:top w:val="none" w:sz="0" w:space="0" w:color="auto"/>
            <w:left w:val="none" w:sz="0" w:space="0" w:color="auto"/>
            <w:bottom w:val="none" w:sz="0" w:space="0" w:color="auto"/>
            <w:right w:val="none" w:sz="0" w:space="0" w:color="auto"/>
          </w:divBdr>
        </w:div>
        <w:div w:id="353389754">
          <w:marLeft w:val="640"/>
          <w:marRight w:val="0"/>
          <w:marTop w:val="0"/>
          <w:marBottom w:val="0"/>
          <w:divBdr>
            <w:top w:val="none" w:sz="0" w:space="0" w:color="auto"/>
            <w:left w:val="none" w:sz="0" w:space="0" w:color="auto"/>
            <w:bottom w:val="none" w:sz="0" w:space="0" w:color="auto"/>
            <w:right w:val="none" w:sz="0" w:space="0" w:color="auto"/>
          </w:divBdr>
        </w:div>
        <w:div w:id="557932725">
          <w:marLeft w:val="640"/>
          <w:marRight w:val="0"/>
          <w:marTop w:val="0"/>
          <w:marBottom w:val="0"/>
          <w:divBdr>
            <w:top w:val="none" w:sz="0" w:space="0" w:color="auto"/>
            <w:left w:val="none" w:sz="0" w:space="0" w:color="auto"/>
            <w:bottom w:val="none" w:sz="0" w:space="0" w:color="auto"/>
            <w:right w:val="none" w:sz="0" w:space="0" w:color="auto"/>
          </w:divBdr>
        </w:div>
        <w:div w:id="502353504">
          <w:marLeft w:val="640"/>
          <w:marRight w:val="0"/>
          <w:marTop w:val="0"/>
          <w:marBottom w:val="0"/>
          <w:divBdr>
            <w:top w:val="none" w:sz="0" w:space="0" w:color="auto"/>
            <w:left w:val="none" w:sz="0" w:space="0" w:color="auto"/>
            <w:bottom w:val="none" w:sz="0" w:space="0" w:color="auto"/>
            <w:right w:val="none" w:sz="0" w:space="0" w:color="auto"/>
          </w:divBdr>
        </w:div>
        <w:div w:id="1368749965">
          <w:marLeft w:val="640"/>
          <w:marRight w:val="0"/>
          <w:marTop w:val="0"/>
          <w:marBottom w:val="0"/>
          <w:divBdr>
            <w:top w:val="none" w:sz="0" w:space="0" w:color="auto"/>
            <w:left w:val="none" w:sz="0" w:space="0" w:color="auto"/>
            <w:bottom w:val="none" w:sz="0" w:space="0" w:color="auto"/>
            <w:right w:val="none" w:sz="0" w:space="0" w:color="auto"/>
          </w:divBdr>
        </w:div>
        <w:div w:id="242028822">
          <w:marLeft w:val="640"/>
          <w:marRight w:val="0"/>
          <w:marTop w:val="0"/>
          <w:marBottom w:val="0"/>
          <w:divBdr>
            <w:top w:val="none" w:sz="0" w:space="0" w:color="auto"/>
            <w:left w:val="none" w:sz="0" w:space="0" w:color="auto"/>
            <w:bottom w:val="none" w:sz="0" w:space="0" w:color="auto"/>
            <w:right w:val="none" w:sz="0" w:space="0" w:color="auto"/>
          </w:divBdr>
        </w:div>
        <w:div w:id="42868270">
          <w:marLeft w:val="640"/>
          <w:marRight w:val="0"/>
          <w:marTop w:val="0"/>
          <w:marBottom w:val="0"/>
          <w:divBdr>
            <w:top w:val="none" w:sz="0" w:space="0" w:color="auto"/>
            <w:left w:val="none" w:sz="0" w:space="0" w:color="auto"/>
            <w:bottom w:val="none" w:sz="0" w:space="0" w:color="auto"/>
            <w:right w:val="none" w:sz="0" w:space="0" w:color="auto"/>
          </w:divBdr>
        </w:div>
        <w:div w:id="1674721198">
          <w:marLeft w:val="640"/>
          <w:marRight w:val="0"/>
          <w:marTop w:val="0"/>
          <w:marBottom w:val="0"/>
          <w:divBdr>
            <w:top w:val="none" w:sz="0" w:space="0" w:color="auto"/>
            <w:left w:val="none" w:sz="0" w:space="0" w:color="auto"/>
            <w:bottom w:val="none" w:sz="0" w:space="0" w:color="auto"/>
            <w:right w:val="none" w:sz="0" w:space="0" w:color="auto"/>
          </w:divBdr>
        </w:div>
        <w:div w:id="922300317">
          <w:marLeft w:val="640"/>
          <w:marRight w:val="0"/>
          <w:marTop w:val="0"/>
          <w:marBottom w:val="0"/>
          <w:divBdr>
            <w:top w:val="none" w:sz="0" w:space="0" w:color="auto"/>
            <w:left w:val="none" w:sz="0" w:space="0" w:color="auto"/>
            <w:bottom w:val="none" w:sz="0" w:space="0" w:color="auto"/>
            <w:right w:val="none" w:sz="0" w:space="0" w:color="auto"/>
          </w:divBdr>
        </w:div>
        <w:div w:id="507644090">
          <w:marLeft w:val="640"/>
          <w:marRight w:val="0"/>
          <w:marTop w:val="0"/>
          <w:marBottom w:val="0"/>
          <w:divBdr>
            <w:top w:val="none" w:sz="0" w:space="0" w:color="auto"/>
            <w:left w:val="none" w:sz="0" w:space="0" w:color="auto"/>
            <w:bottom w:val="none" w:sz="0" w:space="0" w:color="auto"/>
            <w:right w:val="none" w:sz="0" w:space="0" w:color="auto"/>
          </w:divBdr>
        </w:div>
        <w:div w:id="1154761310">
          <w:marLeft w:val="640"/>
          <w:marRight w:val="0"/>
          <w:marTop w:val="0"/>
          <w:marBottom w:val="0"/>
          <w:divBdr>
            <w:top w:val="none" w:sz="0" w:space="0" w:color="auto"/>
            <w:left w:val="none" w:sz="0" w:space="0" w:color="auto"/>
            <w:bottom w:val="none" w:sz="0" w:space="0" w:color="auto"/>
            <w:right w:val="none" w:sz="0" w:space="0" w:color="auto"/>
          </w:divBdr>
        </w:div>
        <w:div w:id="690061258">
          <w:marLeft w:val="640"/>
          <w:marRight w:val="0"/>
          <w:marTop w:val="0"/>
          <w:marBottom w:val="0"/>
          <w:divBdr>
            <w:top w:val="none" w:sz="0" w:space="0" w:color="auto"/>
            <w:left w:val="none" w:sz="0" w:space="0" w:color="auto"/>
            <w:bottom w:val="none" w:sz="0" w:space="0" w:color="auto"/>
            <w:right w:val="none" w:sz="0" w:space="0" w:color="auto"/>
          </w:divBdr>
        </w:div>
        <w:div w:id="554238148">
          <w:marLeft w:val="640"/>
          <w:marRight w:val="0"/>
          <w:marTop w:val="0"/>
          <w:marBottom w:val="0"/>
          <w:divBdr>
            <w:top w:val="none" w:sz="0" w:space="0" w:color="auto"/>
            <w:left w:val="none" w:sz="0" w:space="0" w:color="auto"/>
            <w:bottom w:val="none" w:sz="0" w:space="0" w:color="auto"/>
            <w:right w:val="none" w:sz="0" w:space="0" w:color="auto"/>
          </w:divBdr>
        </w:div>
        <w:div w:id="1456288509">
          <w:marLeft w:val="640"/>
          <w:marRight w:val="0"/>
          <w:marTop w:val="0"/>
          <w:marBottom w:val="0"/>
          <w:divBdr>
            <w:top w:val="none" w:sz="0" w:space="0" w:color="auto"/>
            <w:left w:val="none" w:sz="0" w:space="0" w:color="auto"/>
            <w:bottom w:val="none" w:sz="0" w:space="0" w:color="auto"/>
            <w:right w:val="none" w:sz="0" w:space="0" w:color="auto"/>
          </w:divBdr>
        </w:div>
        <w:div w:id="862325746">
          <w:marLeft w:val="640"/>
          <w:marRight w:val="0"/>
          <w:marTop w:val="0"/>
          <w:marBottom w:val="0"/>
          <w:divBdr>
            <w:top w:val="none" w:sz="0" w:space="0" w:color="auto"/>
            <w:left w:val="none" w:sz="0" w:space="0" w:color="auto"/>
            <w:bottom w:val="none" w:sz="0" w:space="0" w:color="auto"/>
            <w:right w:val="none" w:sz="0" w:space="0" w:color="auto"/>
          </w:divBdr>
        </w:div>
        <w:div w:id="1515074915">
          <w:marLeft w:val="640"/>
          <w:marRight w:val="0"/>
          <w:marTop w:val="0"/>
          <w:marBottom w:val="0"/>
          <w:divBdr>
            <w:top w:val="none" w:sz="0" w:space="0" w:color="auto"/>
            <w:left w:val="none" w:sz="0" w:space="0" w:color="auto"/>
            <w:bottom w:val="none" w:sz="0" w:space="0" w:color="auto"/>
            <w:right w:val="none" w:sz="0" w:space="0" w:color="auto"/>
          </w:divBdr>
        </w:div>
        <w:div w:id="582371063">
          <w:marLeft w:val="640"/>
          <w:marRight w:val="0"/>
          <w:marTop w:val="0"/>
          <w:marBottom w:val="0"/>
          <w:divBdr>
            <w:top w:val="none" w:sz="0" w:space="0" w:color="auto"/>
            <w:left w:val="none" w:sz="0" w:space="0" w:color="auto"/>
            <w:bottom w:val="none" w:sz="0" w:space="0" w:color="auto"/>
            <w:right w:val="none" w:sz="0" w:space="0" w:color="auto"/>
          </w:divBdr>
        </w:div>
        <w:div w:id="556627363">
          <w:marLeft w:val="640"/>
          <w:marRight w:val="0"/>
          <w:marTop w:val="0"/>
          <w:marBottom w:val="0"/>
          <w:divBdr>
            <w:top w:val="none" w:sz="0" w:space="0" w:color="auto"/>
            <w:left w:val="none" w:sz="0" w:space="0" w:color="auto"/>
            <w:bottom w:val="none" w:sz="0" w:space="0" w:color="auto"/>
            <w:right w:val="none" w:sz="0" w:space="0" w:color="auto"/>
          </w:divBdr>
        </w:div>
        <w:div w:id="500311815">
          <w:marLeft w:val="640"/>
          <w:marRight w:val="0"/>
          <w:marTop w:val="0"/>
          <w:marBottom w:val="0"/>
          <w:divBdr>
            <w:top w:val="none" w:sz="0" w:space="0" w:color="auto"/>
            <w:left w:val="none" w:sz="0" w:space="0" w:color="auto"/>
            <w:bottom w:val="none" w:sz="0" w:space="0" w:color="auto"/>
            <w:right w:val="none" w:sz="0" w:space="0" w:color="auto"/>
          </w:divBdr>
        </w:div>
        <w:div w:id="1028488673">
          <w:marLeft w:val="640"/>
          <w:marRight w:val="0"/>
          <w:marTop w:val="0"/>
          <w:marBottom w:val="0"/>
          <w:divBdr>
            <w:top w:val="none" w:sz="0" w:space="0" w:color="auto"/>
            <w:left w:val="none" w:sz="0" w:space="0" w:color="auto"/>
            <w:bottom w:val="none" w:sz="0" w:space="0" w:color="auto"/>
            <w:right w:val="none" w:sz="0" w:space="0" w:color="auto"/>
          </w:divBdr>
        </w:div>
        <w:div w:id="1315335720">
          <w:marLeft w:val="640"/>
          <w:marRight w:val="0"/>
          <w:marTop w:val="0"/>
          <w:marBottom w:val="0"/>
          <w:divBdr>
            <w:top w:val="none" w:sz="0" w:space="0" w:color="auto"/>
            <w:left w:val="none" w:sz="0" w:space="0" w:color="auto"/>
            <w:bottom w:val="none" w:sz="0" w:space="0" w:color="auto"/>
            <w:right w:val="none" w:sz="0" w:space="0" w:color="auto"/>
          </w:divBdr>
        </w:div>
        <w:div w:id="264264743">
          <w:marLeft w:val="640"/>
          <w:marRight w:val="0"/>
          <w:marTop w:val="0"/>
          <w:marBottom w:val="0"/>
          <w:divBdr>
            <w:top w:val="none" w:sz="0" w:space="0" w:color="auto"/>
            <w:left w:val="none" w:sz="0" w:space="0" w:color="auto"/>
            <w:bottom w:val="none" w:sz="0" w:space="0" w:color="auto"/>
            <w:right w:val="none" w:sz="0" w:space="0" w:color="auto"/>
          </w:divBdr>
        </w:div>
        <w:div w:id="1690716271">
          <w:marLeft w:val="640"/>
          <w:marRight w:val="0"/>
          <w:marTop w:val="0"/>
          <w:marBottom w:val="0"/>
          <w:divBdr>
            <w:top w:val="none" w:sz="0" w:space="0" w:color="auto"/>
            <w:left w:val="none" w:sz="0" w:space="0" w:color="auto"/>
            <w:bottom w:val="none" w:sz="0" w:space="0" w:color="auto"/>
            <w:right w:val="none" w:sz="0" w:space="0" w:color="auto"/>
          </w:divBdr>
        </w:div>
        <w:div w:id="1589803285">
          <w:marLeft w:val="640"/>
          <w:marRight w:val="0"/>
          <w:marTop w:val="0"/>
          <w:marBottom w:val="0"/>
          <w:divBdr>
            <w:top w:val="none" w:sz="0" w:space="0" w:color="auto"/>
            <w:left w:val="none" w:sz="0" w:space="0" w:color="auto"/>
            <w:bottom w:val="none" w:sz="0" w:space="0" w:color="auto"/>
            <w:right w:val="none" w:sz="0" w:space="0" w:color="auto"/>
          </w:divBdr>
        </w:div>
        <w:div w:id="986980006">
          <w:marLeft w:val="640"/>
          <w:marRight w:val="0"/>
          <w:marTop w:val="0"/>
          <w:marBottom w:val="0"/>
          <w:divBdr>
            <w:top w:val="none" w:sz="0" w:space="0" w:color="auto"/>
            <w:left w:val="none" w:sz="0" w:space="0" w:color="auto"/>
            <w:bottom w:val="none" w:sz="0" w:space="0" w:color="auto"/>
            <w:right w:val="none" w:sz="0" w:space="0" w:color="auto"/>
          </w:divBdr>
        </w:div>
        <w:div w:id="1550219374">
          <w:marLeft w:val="640"/>
          <w:marRight w:val="0"/>
          <w:marTop w:val="0"/>
          <w:marBottom w:val="0"/>
          <w:divBdr>
            <w:top w:val="none" w:sz="0" w:space="0" w:color="auto"/>
            <w:left w:val="none" w:sz="0" w:space="0" w:color="auto"/>
            <w:bottom w:val="none" w:sz="0" w:space="0" w:color="auto"/>
            <w:right w:val="none" w:sz="0" w:space="0" w:color="auto"/>
          </w:divBdr>
        </w:div>
        <w:div w:id="1246719495">
          <w:marLeft w:val="640"/>
          <w:marRight w:val="0"/>
          <w:marTop w:val="0"/>
          <w:marBottom w:val="0"/>
          <w:divBdr>
            <w:top w:val="none" w:sz="0" w:space="0" w:color="auto"/>
            <w:left w:val="none" w:sz="0" w:space="0" w:color="auto"/>
            <w:bottom w:val="none" w:sz="0" w:space="0" w:color="auto"/>
            <w:right w:val="none" w:sz="0" w:space="0" w:color="auto"/>
          </w:divBdr>
        </w:div>
        <w:div w:id="850611585">
          <w:marLeft w:val="640"/>
          <w:marRight w:val="0"/>
          <w:marTop w:val="0"/>
          <w:marBottom w:val="0"/>
          <w:divBdr>
            <w:top w:val="none" w:sz="0" w:space="0" w:color="auto"/>
            <w:left w:val="none" w:sz="0" w:space="0" w:color="auto"/>
            <w:bottom w:val="none" w:sz="0" w:space="0" w:color="auto"/>
            <w:right w:val="none" w:sz="0" w:space="0" w:color="auto"/>
          </w:divBdr>
        </w:div>
        <w:div w:id="1619875782">
          <w:marLeft w:val="640"/>
          <w:marRight w:val="0"/>
          <w:marTop w:val="0"/>
          <w:marBottom w:val="0"/>
          <w:divBdr>
            <w:top w:val="none" w:sz="0" w:space="0" w:color="auto"/>
            <w:left w:val="none" w:sz="0" w:space="0" w:color="auto"/>
            <w:bottom w:val="none" w:sz="0" w:space="0" w:color="auto"/>
            <w:right w:val="none" w:sz="0" w:space="0" w:color="auto"/>
          </w:divBdr>
        </w:div>
        <w:div w:id="1590309474">
          <w:marLeft w:val="640"/>
          <w:marRight w:val="0"/>
          <w:marTop w:val="0"/>
          <w:marBottom w:val="0"/>
          <w:divBdr>
            <w:top w:val="none" w:sz="0" w:space="0" w:color="auto"/>
            <w:left w:val="none" w:sz="0" w:space="0" w:color="auto"/>
            <w:bottom w:val="none" w:sz="0" w:space="0" w:color="auto"/>
            <w:right w:val="none" w:sz="0" w:space="0" w:color="auto"/>
          </w:divBdr>
        </w:div>
        <w:div w:id="2052729423">
          <w:marLeft w:val="640"/>
          <w:marRight w:val="0"/>
          <w:marTop w:val="0"/>
          <w:marBottom w:val="0"/>
          <w:divBdr>
            <w:top w:val="none" w:sz="0" w:space="0" w:color="auto"/>
            <w:left w:val="none" w:sz="0" w:space="0" w:color="auto"/>
            <w:bottom w:val="none" w:sz="0" w:space="0" w:color="auto"/>
            <w:right w:val="none" w:sz="0" w:space="0" w:color="auto"/>
          </w:divBdr>
        </w:div>
        <w:div w:id="614672253">
          <w:marLeft w:val="640"/>
          <w:marRight w:val="0"/>
          <w:marTop w:val="0"/>
          <w:marBottom w:val="0"/>
          <w:divBdr>
            <w:top w:val="none" w:sz="0" w:space="0" w:color="auto"/>
            <w:left w:val="none" w:sz="0" w:space="0" w:color="auto"/>
            <w:bottom w:val="none" w:sz="0" w:space="0" w:color="auto"/>
            <w:right w:val="none" w:sz="0" w:space="0" w:color="auto"/>
          </w:divBdr>
        </w:div>
        <w:div w:id="2000619193">
          <w:marLeft w:val="640"/>
          <w:marRight w:val="0"/>
          <w:marTop w:val="0"/>
          <w:marBottom w:val="0"/>
          <w:divBdr>
            <w:top w:val="none" w:sz="0" w:space="0" w:color="auto"/>
            <w:left w:val="none" w:sz="0" w:space="0" w:color="auto"/>
            <w:bottom w:val="none" w:sz="0" w:space="0" w:color="auto"/>
            <w:right w:val="none" w:sz="0" w:space="0" w:color="auto"/>
          </w:divBdr>
        </w:div>
        <w:div w:id="2005665857">
          <w:marLeft w:val="640"/>
          <w:marRight w:val="0"/>
          <w:marTop w:val="0"/>
          <w:marBottom w:val="0"/>
          <w:divBdr>
            <w:top w:val="none" w:sz="0" w:space="0" w:color="auto"/>
            <w:left w:val="none" w:sz="0" w:space="0" w:color="auto"/>
            <w:bottom w:val="none" w:sz="0" w:space="0" w:color="auto"/>
            <w:right w:val="none" w:sz="0" w:space="0" w:color="auto"/>
          </w:divBdr>
        </w:div>
        <w:div w:id="957488286">
          <w:marLeft w:val="640"/>
          <w:marRight w:val="0"/>
          <w:marTop w:val="0"/>
          <w:marBottom w:val="0"/>
          <w:divBdr>
            <w:top w:val="none" w:sz="0" w:space="0" w:color="auto"/>
            <w:left w:val="none" w:sz="0" w:space="0" w:color="auto"/>
            <w:bottom w:val="none" w:sz="0" w:space="0" w:color="auto"/>
            <w:right w:val="none" w:sz="0" w:space="0" w:color="auto"/>
          </w:divBdr>
        </w:div>
        <w:div w:id="1488211164">
          <w:marLeft w:val="640"/>
          <w:marRight w:val="0"/>
          <w:marTop w:val="0"/>
          <w:marBottom w:val="0"/>
          <w:divBdr>
            <w:top w:val="none" w:sz="0" w:space="0" w:color="auto"/>
            <w:left w:val="none" w:sz="0" w:space="0" w:color="auto"/>
            <w:bottom w:val="none" w:sz="0" w:space="0" w:color="auto"/>
            <w:right w:val="none" w:sz="0" w:space="0" w:color="auto"/>
          </w:divBdr>
        </w:div>
        <w:div w:id="601032639">
          <w:marLeft w:val="640"/>
          <w:marRight w:val="0"/>
          <w:marTop w:val="0"/>
          <w:marBottom w:val="0"/>
          <w:divBdr>
            <w:top w:val="none" w:sz="0" w:space="0" w:color="auto"/>
            <w:left w:val="none" w:sz="0" w:space="0" w:color="auto"/>
            <w:bottom w:val="none" w:sz="0" w:space="0" w:color="auto"/>
            <w:right w:val="none" w:sz="0" w:space="0" w:color="auto"/>
          </w:divBdr>
        </w:div>
        <w:div w:id="886113370">
          <w:marLeft w:val="640"/>
          <w:marRight w:val="0"/>
          <w:marTop w:val="0"/>
          <w:marBottom w:val="0"/>
          <w:divBdr>
            <w:top w:val="none" w:sz="0" w:space="0" w:color="auto"/>
            <w:left w:val="none" w:sz="0" w:space="0" w:color="auto"/>
            <w:bottom w:val="none" w:sz="0" w:space="0" w:color="auto"/>
            <w:right w:val="none" w:sz="0" w:space="0" w:color="auto"/>
          </w:divBdr>
        </w:div>
        <w:div w:id="1804958229">
          <w:marLeft w:val="640"/>
          <w:marRight w:val="0"/>
          <w:marTop w:val="0"/>
          <w:marBottom w:val="0"/>
          <w:divBdr>
            <w:top w:val="none" w:sz="0" w:space="0" w:color="auto"/>
            <w:left w:val="none" w:sz="0" w:space="0" w:color="auto"/>
            <w:bottom w:val="none" w:sz="0" w:space="0" w:color="auto"/>
            <w:right w:val="none" w:sz="0" w:space="0" w:color="auto"/>
          </w:divBdr>
        </w:div>
        <w:div w:id="302539700">
          <w:marLeft w:val="640"/>
          <w:marRight w:val="0"/>
          <w:marTop w:val="0"/>
          <w:marBottom w:val="0"/>
          <w:divBdr>
            <w:top w:val="none" w:sz="0" w:space="0" w:color="auto"/>
            <w:left w:val="none" w:sz="0" w:space="0" w:color="auto"/>
            <w:bottom w:val="none" w:sz="0" w:space="0" w:color="auto"/>
            <w:right w:val="none" w:sz="0" w:space="0" w:color="auto"/>
          </w:divBdr>
        </w:div>
        <w:div w:id="577984400">
          <w:marLeft w:val="640"/>
          <w:marRight w:val="0"/>
          <w:marTop w:val="0"/>
          <w:marBottom w:val="0"/>
          <w:divBdr>
            <w:top w:val="none" w:sz="0" w:space="0" w:color="auto"/>
            <w:left w:val="none" w:sz="0" w:space="0" w:color="auto"/>
            <w:bottom w:val="none" w:sz="0" w:space="0" w:color="auto"/>
            <w:right w:val="none" w:sz="0" w:space="0" w:color="auto"/>
          </w:divBdr>
        </w:div>
        <w:div w:id="1172141150">
          <w:marLeft w:val="640"/>
          <w:marRight w:val="0"/>
          <w:marTop w:val="0"/>
          <w:marBottom w:val="0"/>
          <w:divBdr>
            <w:top w:val="none" w:sz="0" w:space="0" w:color="auto"/>
            <w:left w:val="none" w:sz="0" w:space="0" w:color="auto"/>
            <w:bottom w:val="none" w:sz="0" w:space="0" w:color="auto"/>
            <w:right w:val="none" w:sz="0" w:space="0" w:color="auto"/>
          </w:divBdr>
        </w:div>
        <w:div w:id="1392997629">
          <w:marLeft w:val="640"/>
          <w:marRight w:val="0"/>
          <w:marTop w:val="0"/>
          <w:marBottom w:val="0"/>
          <w:divBdr>
            <w:top w:val="none" w:sz="0" w:space="0" w:color="auto"/>
            <w:left w:val="none" w:sz="0" w:space="0" w:color="auto"/>
            <w:bottom w:val="none" w:sz="0" w:space="0" w:color="auto"/>
            <w:right w:val="none" w:sz="0" w:space="0" w:color="auto"/>
          </w:divBdr>
        </w:div>
        <w:div w:id="792987118">
          <w:marLeft w:val="640"/>
          <w:marRight w:val="0"/>
          <w:marTop w:val="0"/>
          <w:marBottom w:val="0"/>
          <w:divBdr>
            <w:top w:val="none" w:sz="0" w:space="0" w:color="auto"/>
            <w:left w:val="none" w:sz="0" w:space="0" w:color="auto"/>
            <w:bottom w:val="none" w:sz="0" w:space="0" w:color="auto"/>
            <w:right w:val="none" w:sz="0" w:space="0" w:color="auto"/>
          </w:divBdr>
        </w:div>
        <w:div w:id="2022848676">
          <w:marLeft w:val="640"/>
          <w:marRight w:val="0"/>
          <w:marTop w:val="0"/>
          <w:marBottom w:val="0"/>
          <w:divBdr>
            <w:top w:val="none" w:sz="0" w:space="0" w:color="auto"/>
            <w:left w:val="none" w:sz="0" w:space="0" w:color="auto"/>
            <w:bottom w:val="none" w:sz="0" w:space="0" w:color="auto"/>
            <w:right w:val="none" w:sz="0" w:space="0" w:color="auto"/>
          </w:divBdr>
        </w:div>
        <w:div w:id="334844171">
          <w:marLeft w:val="640"/>
          <w:marRight w:val="0"/>
          <w:marTop w:val="0"/>
          <w:marBottom w:val="0"/>
          <w:divBdr>
            <w:top w:val="none" w:sz="0" w:space="0" w:color="auto"/>
            <w:left w:val="none" w:sz="0" w:space="0" w:color="auto"/>
            <w:bottom w:val="none" w:sz="0" w:space="0" w:color="auto"/>
            <w:right w:val="none" w:sz="0" w:space="0" w:color="auto"/>
          </w:divBdr>
        </w:div>
        <w:div w:id="571503954">
          <w:marLeft w:val="640"/>
          <w:marRight w:val="0"/>
          <w:marTop w:val="0"/>
          <w:marBottom w:val="0"/>
          <w:divBdr>
            <w:top w:val="none" w:sz="0" w:space="0" w:color="auto"/>
            <w:left w:val="none" w:sz="0" w:space="0" w:color="auto"/>
            <w:bottom w:val="none" w:sz="0" w:space="0" w:color="auto"/>
            <w:right w:val="none" w:sz="0" w:space="0" w:color="auto"/>
          </w:divBdr>
        </w:div>
        <w:div w:id="60567247">
          <w:marLeft w:val="640"/>
          <w:marRight w:val="0"/>
          <w:marTop w:val="0"/>
          <w:marBottom w:val="0"/>
          <w:divBdr>
            <w:top w:val="none" w:sz="0" w:space="0" w:color="auto"/>
            <w:left w:val="none" w:sz="0" w:space="0" w:color="auto"/>
            <w:bottom w:val="none" w:sz="0" w:space="0" w:color="auto"/>
            <w:right w:val="none" w:sz="0" w:space="0" w:color="auto"/>
          </w:divBdr>
        </w:div>
        <w:div w:id="1633098129">
          <w:marLeft w:val="640"/>
          <w:marRight w:val="0"/>
          <w:marTop w:val="0"/>
          <w:marBottom w:val="0"/>
          <w:divBdr>
            <w:top w:val="none" w:sz="0" w:space="0" w:color="auto"/>
            <w:left w:val="none" w:sz="0" w:space="0" w:color="auto"/>
            <w:bottom w:val="none" w:sz="0" w:space="0" w:color="auto"/>
            <w:right w:val="none" w:sz="0" w:space="0" w:color="auto"/>
          </w:divBdr>
        </w:div>
        <w:div w:id="1707951189">
          <w:marLeft w:val="640"/>
          <w:marRight w:val="0"/>
          <w:marTop w:val="0"/>
          <w:marBottom w:val="0"/>
          <w:divBdr>
            <w:top w:val="none" w:sz="0" w:space="0" w:color="auto"/>
            <w:left w:val="none" w:sz="0" w:space="0" w:color="auto"/>
            <w:bottom w:val="none" w:sz="0" w:space="0" w:color="auto"/>
            <w:right w:val="none" w:sz="0" w:space="0" w:color="auto"/>
          </w:divBdr>
        </w:div>
        <w:div w:id="101804069">
          <w:marLeft w:val="640"/>
          <w:marRight w:val="0"/>
          <w:marTop w:val="0"/>
          <w:marBottom w:val="0"/>
          <w:divBdr>
            <w:top w:val="none" w:sz="0" w:space="0" w:color="auto"/>
            <w:left w:val="none" w:sz="0" w:space="0" w:color="auto"/>
            <w:bottom w:val="none" w:sz="0" w:space="0" w:color="auto"/>
            <w:right w:val="none" w:sz="0" w:space="0" w:color="auto"/>
          </w:divBdr>
        </w:div>
        <w:div w:id="1760831518">
          <w:marLeft w:val="640"/>
          <w:marRight w:val="0"/>
          <w:marTop w:val="0"/>
          <w:marBottom w:val="0"/>
          <w:divBdr>
            <w:top w:val="none" w:sz="0" w:space="0" w:color="auto"/>
            <w:left w:val="none" w:sz="0" w:space="0" w:color="auto"/>
            <w:bottom w:val="none" w:sz="0" w:space="0" w:color="auto"/>
            <w:right w:val="none" w:sz="0" w:space="0" w:color="auto"/>
          </w:divBdr>
        </w:div>
        <w:div w:id="466971319">
          <w:marLeft w:val="640"/>
          <w:marRight w:val="0"/>
          <w:marTop w:val="0"/>
          <w:marBottom w:val="0"/>
          <w:divBdr>
            <w:top w:val="none" w:sz="0" w:space="0" w:color="auto"/>
            <w:left w:val="none" w:sz="0" w:space="0" w:color="auto"/>
            <w:bottom w:val="none" w:sz="0" w:space="0" w:color="auto"/>
            <w:right w:val="none" w:sz="0" w:space="0" w:color="auto"/>
          </w:divBdr>
        </w:div>
        <w:div w:id="442310562">
          <w:marLeft w:val="640"/>
          <w:marRight w:val="0"/>
          <w:marTop w:val="0"/>
          <w:marBottom w:val="0"/>
          <w:divBdr>
            <w:top w:val="none" w:sz="0" w:space="0" w:color="auto"/>
            <w:left w:val="none" w:sz="0" w:space="0" w:color="auto"/>
            <w:bottom w:val="none" w:sz="0" w:space="0" w:color="auto"/>
            <w:right w:val="none" w:sz="0" w:space="0" w:color="auto"/>
          </w:divBdr>
        </w:div>
        <w:div w:id="206333518">
          <w:marLeft w:val="640"/>
          <w:marRight w:val="0"/>
          <w:marTop w:val="0"/>
          <w:marBottom w:val="0"/>
          <w:divBdr>
            <w:top w:val="none" w:sz="0" w:space="0" w:color="auto"/>
            <w:left w:val="none" w:sz="0" w:space="0" w:color="auto"/>
            <w:bottom w:val="none" w:sz="0" w:space="0" w:color="auto"/>
            <w:right w:val="none" w:sz="0" w:space="0" w:color="auto"/>
          </w:divBdr>
        </w:div>
        <w:div w:id="1826816907">
          <w:marLeft w:val="640"/>
          <w:marRight w:val="0"/>
          <w:marTop w:val="0"/>
          <w:marBottom w:val="0"/>
          <w:divBdr>
            <w:top w:val="none" w:sz="0" w:space="0" w:color="auto"/>
            <w:left w:val="none" w:sz="0" w:space="0" w:color="auto"/>
            <w:bottom w:val="none" w:sz="0" w:space="0" w:color="auto"/>
            <w:right w:val="none" w:sz="0" w:space="0" w:color="auto"/>
          </w:divBdr>
        </w:div>
        <w:div w:id="2108259681">
          <w:marLeft w:val="640"/>
          <w:marRight w:val="0"/>
          <w:marTop w:val="0"/>
          <w:marBottom w:val="0"/>
          <w:divBdr>
            <w:top w:val="none" w:sz="0" w:space="0" w:color="auto"/>
            <w:left w:val="none" w:sz="0" w:space="0" w:color="auto"/>
            <w:bottom w:val="none" w:sz="0" w:space="0" w:color="auto"/>
            <w:right w:val="none" w:sz="0" w:space="0" w:color="auto"/>
          </w:divBdr>
        </w:div>
        <w:div w:id="413162013">
          <w:marLeft w:val="640"/>
          <w:marRight w:val="0"/>
          <w:marTop w:val="0"/>
          <w:marBottom w:val="0"/>
          <w:divBdr>
            <w:top w:val="none" w:sz="0" w:space="0" w:color="auto"/>
            <w:left w:val="none" w:sz="0" w:space="0" w:color="auto"/>
            <w:bottom w:val="none" w:sz="0" w:space="0" w:color="auto"/>
            <w:right w:val="none" w:sz="0" w:space="0" w:color="auto"/>
          </w:divBdr>
        </w:div>
        <w:div w:id="1076319885">
          <w:marLeft w:val="640"/>
          <w:marRight w:val="0"/>
          <w:marTop w:val="0"/>
          <w:marBottom w:val="0"/>
          <w:divBdr>
            <w:top w:val="none" w:sz="0" w:space="0" w:color="auto"/>
            <w:left w:val="none" w:sz="0" w:space="0" w:color="auto"/>
            <w:bottom w:val="none" w:sz="0" w:space="0" w:color="auto"/>
            <w:right w:val="none" w:sz="0" w:space="0" w:color="auto"/>
          </w:divBdr>
        </w:div>
        <w:div w:id="3094561">
          <w:marLeft w:val="640"/>
          <w:marRight w:val="0"/>
          <w:marTop w:val="0"/>
          <w:marBottom w:val="0"/>
          <w:divBdr>
            <w:top w:val="none" w:sz="0" w:space="0" w:color="auto"/>
            <w:left w:val="none" w:sz="0" w:space="0" w:color="auto"/>
            <w:bottom w:val="none" w:sz="0" w:space="0" w:color="auto"/>
            <w:right w:val="none" w:sz="0" w:space="0" w:color="auto"/>
          </w:divBdr>
        </w:div>
        <w:div w:id="1532262323">
          <w:marLeft w:val="640"/>
          <w:marRight w:val="0"/>
          <w:marTop w:val="0"/>
          <w:marBottom w:val="0"/>
          <w:divBdr>
            <w:top w:val="none" w:sz="0" w:space="0" w:color="auto"/>
            <w:left w:val="none" w:sz="0" w:space="0" w:color="auto"/>
            <w:bottom w:val="none" w:sz="0" w:space="0" w:color="auto"/>
            <w:right w:val="none" w:sz="0" w:space="0" w:color="auto"/>
          </w:divBdr>
        </w:div>
        <w:div w:id="777915074">
          <w:marLeft w:val="640"/>
          <w:marRight w:val="0"/>
          <w:marTop w:val="0"/>
          <w:marBottom w:val="0"/>
          <w:divBdr>
            <w:top w:val="none" w:sz="0" w:space="0" w:color="auto"/>
            <w:left w:val="none" w:sz="0" w:space="0" w:color="auto"/>
            <w:bottom w:val="none" w:sz="0" w:space="0" w:color="auto"/>
            <w:right w:val="none" w:sz="0" w:space="0" w:color="auto"/>
          </w:divBdr>
        </w:div>
        <w:div w:id="1263684802">
          <w:marLeft w:val="640"/>
          <w:marRight w:val="0"/>
          <w:marTop w:val="0"/>
          <w:marBottom w:val="0"/>
          <w:divBdr>
            <w:top w:val="none" w:sz="0" w:space="0" w:color="auto"/>
            <w:left w:val="none" w:sz="0" w:space="0" w:color="auto"/>
            <w:bottom w:val="none" w:sz="0" w:space="0" w:color="auto"/>
            <w:right w:val="none" w:sz="0" w:space="0" w:color="auto"/>
          </w:divBdr>
        </w:div>
        <w:div w:id="1422678431">
          <w:marLeft w:val="640"/>
          <w:marRight w:val="0"/>
          <w:marTop w:val="0"/>
          <w:marBottom w:val="0"/>
          <w:divBdr>
            <w:top w:val="none" w:sz="0" w:space="0" w:color="auto"/>
            <w:left w:val="none" w:sz="0" w:space="0" w:color="auto"/>
            <w:bottom w:val="none" w:sz="0" w:space="0" w:color="auto"/>
            <w:right w:val="none" w:sz="0" w:space="0" w:color="auto"/>
          </w:divBdr>
        </w:div>
        <w:div w:id="1569458415">
          <w:marLeft w:val="640"/>
          <w:marRight w:val="0"/>
          <w:marTop w:val="0"/>
          <w:marBottom w:val="0"/>
          <w:divBdr>
            <w:top w:val="none" w:sz="0" w:space="0" w:color="auto"/>
            <w:left w:val="none" w:sz="0" w:space="0" w:color="auto"/>
            <w:bottom w:val="none" w:sz="0" w:space="0" w:color="auto"/>
            <w:right w:val="none" w:sz="0" w:space="0" w:color="auto"/>
          </w:divBdr>
        </w:div>
        <w:div w:id="1400716212">
          <w:marLeft w:val="640"/>
          <w:marRight w:val="0"/>
          <w:marTop w:val="0"/>
          <w:marBottom w:val="0"/>
          <w:divBdr>
            <w:top w:val="none" w:sz="0" w:space="0" w:color="auto"/>
            <w:left w:val="none" w:sz="0" w:space="0" w:color="auto"/>
            <w:bottom w:val="none" w:sz="0" w:space="0" w:color="auto"/>
            <w:right w:val="none" w:sz="0" w:space="0" w:color="auto"/>
          </w:divBdr>
        </w:div>
        <w:div w:id="1922714933">
          <w:marLeft w:val="640"/>
          <w:marRight w:val="0"/>
          <w:marTop w:val="0"/>
          <w:marBottom w:val="0"/>
          <w:divBdr>
            <w:top w:val="none" w:sz="0" w:space="0" w:color="auto"/>
            <w:left w:val="none" w:sz="0" w:space="0" w:color="auto"/>
            <w:bottom w:val="none" w:sz="0" w:space="0" w:color="auto"/>
            <w:right w:val="none" w:sz="0" w:space="0" w:color="auto"/>
          </w:divBdr>
        </w:div>
        <w:div w:id="2014215738">
          <w:marLeft w:val="640"/>
          <w:marRight w:val="0"/>
          <w:marTop w:val="0"/>
          <w:marBottom w:val="0"/>
          <w:divBdr>
            <w:top w:val="none" w:sz="0" w:space="0" w:color="auto"/>
            <w:left w:val="none" w:sz="0" w:space="0" w:color="auto"/>
            <w:bottom w:val="none" w:sz="0" w:space="0" w:color="auto"/>
            <w:right w:val="none" w:sz="0" w:space="0" w:color="auto"/>
          </w:divBdr>
        </w:div>
        <w:div w:id="423306109">
          <w:marLeft w:val="640"/>
          <w:marRight w:val="0"/>
          <w:marTop w:val="0"/>
          <w:marBottom w:val="0"/>
          <w:divBdr>
            <w:top w:val="none" w:sz="0" w:space="0" w:color="auto"/>
            <w:left w:val="none" w:sz="0" w:space="0" w:color="auto"/>
            <w:bottom w:val="none" w:sz="0" w:space="0" w:color="auto"/>
            <w:right w:val="none" w:sz="0" w:space="0" w:color="auto"/>
          </w:divBdr>
        </w:div>
        <w:div w:id="252707445">
          <w:marLeft w:val="640"/>
          <w:marRight w:val="0"/>
          <w:marTop w:val="0"/>
          <w:marBottom w:val="0"/>
          <w:divBdr>
            <w:top w:val="none" w:sz="0" w:space="0" w:color="auto"/>
            <w:left w:val="none" w:sz="0" w:space="0" w:color="auto"/>
            <w:bottom w:val="none" w:sz="0" w:space="0" w:color="auto"/>
            <w:right w:val="none" w:sz="0" w:space="0" w:color="auto"/>
          </w:divBdr>
        </w:div>
        <w:div w:id="1198356151">
          <w:marLeft w:val="640"/>
          <w:marRight w:val="0"/>
          <w:marTop w:val="0"/>
          <w:marBottom w:val="0"/>
          <w:divBdr>
            <w:top w:val="none" w:sz="0" w:space="0" w:color="auto"/>
            <w:left w:val="none" w:sz="0" w:space="0" w:color="auto"/>
            <w:bottom w:val="none" w:sz="0" w:space="0" w:color="auto"/>
            <w:right w:val="none" w:sz="0" w:space="0" w:color="auto"/>
          </w:divBdr>
        </w:div>
      </w:divsChild>
    </w:div>
    <w:div w:id="2091804385">
      <w:bodyDiv w:val="1"/>
      <w:marLeft w:val="0"/>
      <w:marRight w:val="0"/>
      <w:marTop w:val="0"/>
      <w:marBottom w:val="0"/>
      <w:divBdr>
        <w:top w:val="none" w:sz="0" w:space="0" w:color="auto"/>
        <w:left w:val="none" w:sz="0" w:space="0" w:color="auto"/>
        <w:bottom w:val="none" w:sz="0" w:space="0" w:color="auto"/>
        <w:right w:val="none" w:sz="0" w:space="0" w:color="auto"/>
      </w:divBdr>
      <w:divsChild>
        <w:div w:id="704134476">
          <w:marLeft w:val="640"/>
          <w:marRight w:val="0"/>
          <w:marTop w:val="0"/>
          <w:marBottom w:val="0"/>
          <w:divBdr>
            <w:top w:val="none" w:sz="0" w:space="0" w:color="auto"/>
            <w:left w:val="none" w:sz="0" w:space="0" w:color="auto"/>
            <w:bottom w:val="none" w:sz="0" w:space="0" w:color="auto"/>
            <w:right w:val="none" w:sz="0" w:space="0" w:color="auto"/>
          </w:divBdr>
        </w:div>
        <w:div w:id="506211233">
          <w:marLeft w:val="640"/>
          <w:marRight w:val="0"/>
          <w:marTop w:val="0"/>
          <w:marBottom w:val="0"/>
          <w:divBdr>
            <w:top w:val="none" w:sz="0" w:space="0" w:color="auto"/>
            <w:left w:val="none" w:sz="0" w:space="0" w:color="auto"/>
            <w:bottom w:val="none" w:sz="0" w:space="0" w:color="auto"/>
            <w:right w:val="none" w:sz="0" w:space="0" w:color="auto"/>
          </w:divBdr>
        </w:div>
        <w:div w:id="1418551958">
          <w:marLeft w:val="640"/>
          <w:marRight w:val="0"/>
          <w:marTop w:val="0"/>
          <w:marBottom w:val="0"/>
          <w:divBdr>
            <w:top w:val="none" w:sz="0" w:space="0" w:color="auto"/>
            <w:left w:val="none" w:sz="0" w:space="0" w:color="auto"/>
            <w:bottom w:val="none" w:sz="0" w:space="0" w:color="auto"/>
            <w:right w:val="none" w:sz="0" w:space="0" w:color="auto"/>
          </w:divBdr>
        </w:div>
        <w:div w:id="1051734635">
          <w:marLeft w:val="640"/>
          <w:marRight w:val="0"/>
          <w:marTop w:val="0"/>
          <w:marBottom w:val="0"/>
          <w:divBdr>
            <w:top w:val="none" w:sz="0" w:space="0" w:color="auto"/>
            <w:left w:val="none" w:sz="0" w:space="0" w:color="auto"/>
            <w:bottom w:val="none" w:sz="0" w:space="0" w:color="auto"/>
            <w:right w:val="none" w:sz="0" w:space="0" w:color="auto"/>
          </w:divBdr>
        </w:div>
        <w:div w:id="1197935516">
          <w:marLeft w:val="640"/>
          <w:marRight w:val="0"/>
          <w:marTop w:val="0"/>
          <w:marBottom w:val="0"/>
          <w:divBdr>
            <w:top w:val="none" w:sz="0" w:space="0" w:color="auto"/>
            <w:left w:val="none" w:sz="0" w:space="0" w:color="auto"/>
            <w:bottom w:val="none" w:sz="0" w:space="0" w:color="auto"/>
            <w:right w:val="none" w:sz="0" w:space="0" w:color="auto"/>
          </w:divBdr>
        </w:div>
        <w:div w:id="1890417608">
          <w:marLeft w:val="640"/>
          <w:marRight w:val="0"/>
          <w:marTop w:val="0"/>
          <w:marBottom w:val="0"/>
          <w:divBdr>
            <w:top w:val="none" w:sz="0" w:space="0" w:color="auto"/>
            <w:left w:val="none" w:sz="0" w:space="0" w:color="auto"/>
            <w:bottom w:val="none" w:sz="0" w:space="0" w:color="auto"/>
            <w:right w:val="none" w:sz="0" w:space="0" w:color="auto"/>
          </w:divBdr>
        </w:div>
        <w:div w:id="1404644158">
          <w:marLeft w:val="640"/>
          <w:marRight w:val="0"/>
          <w:marTop w:val="0"/>
          <w:marBottom w:val="0"/>
          <w:divBdr>
            <w:top w:val="none" w:sz="0" w:space="0" w:color="auto"/>
            <w:left w:val="none" w:sz="0" w:space="0" w:color="auto"/>
            <w:bottom w:val="none" w:sz="0" w:space="0" w:color="auto"/>
            <w:right w:val="none" w:sz="0" w:space="0" w:color="auto"/>
          </w:divBdr>
        </w:div>
        <w:div w:id="249628271">
          <w:marLeft w:val="640"/>
          <w:marRight w:val="0"/>
          <w:marTop w:val="0"/>
          <w:marBottom w:val="0"/>
          <w:divBdr>
            <w:top w:val="none" w:sz="0" w:space="0" w:color="auto"/>
            <w:left w:val="none" w:sz="0" w:space="0" w:color="auto"/>
            <w:bottom w:val="none" w:sz="0" w:space="0" w:color="auto"/>
            <w:right w:val="none" w:sz="0" w:space="0" w:color="auto"/>
          </w:divBdr>
        </w:div>
        <w:div w:id="1465779002">
          <w:marLeft w:val="640"/>
          <w:marRight w:val="0"/>
          <w:marTop w:val="0"/>
          <w:marBottom w:val="0"/>
          <w:divBdr>
            <w:top w:val="none" w:sz="0" w:space="0" w:color="auto"/>
            <w:left w:val="none" w:sz="0" w:space="0" w:color="auto"/>
            <w:bottom w:val="none" w:sz="0" w:space="0" w:color="auto"/>
            <w:right w:val="none" w:sz="0" w:space="0" w:color="auto"/>
          </w:divBdr>
        </w:div>
        <w:div w:id="1540777415">
          <w:marLeft w:val="640"/>
          <w:marRight w:val="0"/>
          <w:marTop w:val="0"/>
          <w:marBottom w:val="0"/>
          <w:divBdr>
            <w:top w:val="none" w:sz="0" w:space="0" w:color="auto"/>
            <w:left w:val="none" w:sz="0" w:space="0" w:color="auto"/>
            <w:bottom w:val="none" w:sz="0" w:space="0" w:color="auto"/>
            <w:right w:val="none" w:sz="0" w:space="0" w:color="auto"/>
          </w:divBdr>
        </w:div>
        <w:div w:id="882444194">
          <w:marLeft w:val="640"/>
          <w:marRight w:val="0"/>
          <w:marTop w:val="0"/>
          <w:marBottom w:val="0"/>
          <w:divBdr>
            <w:top w:val="none" w:sz="0" w:space="0" w:color="auto"/>
            <w:left w:val="none" w:sz="0" w:space="0" w:color="auto"/>
            <w:bottom w:val="none" w:sz="0" w:space="0" w:color="auto"/>
            <w:right w:val="none" w:sz="0" w:space="0" w:color="auto"/>
          </w:divBdr>
        </w:div>
        <w:div w:id="1603606740">
          <w:marLeft w:val="640"/>
          <w:marRight w:val="0"/>
          <w:marTop w:val="0"/>
          <w:marBottom w:val="0"/>
          <w:divBdr>
            <w:top w:val="none" w:sz="0" w:space="0" w:color="auto"/>
            <w:left w:val="none" w:sz="0" w:space="0" w:color="auto"/>
            <w:bottom w:val="none" w:sz="0" w:space="0" w:color="auto"/>
            <w:right w:val="none" w:sz="0" w:space="0" w:color="auto"/>
          </w:divBdr>
        </w:div>
        <w:div w:id="93668080">
          <w:marLeft w:val="640"/>
          <w:marRight w:val="0"/>
          <w:marTop w:val="0"/>
          <w:marBottom w:val="0"/>
          <w:divBdr>
            <w:top w:val="none" w:sz="0" w:space="0" w:color="auto"/>
            <w:left w:val="none" w:sz="0" w:space="0" w:color="auto"/>
            <w:bottom w:val="none" w:sz="0" w:space="0" w:color="auto"/>
            <w:right w:val="none" w:sz="0" w:space="0" w:color="auto"/>
          </w:divBdr>
        </w:div>
        <w:div w:id="2126650236">
          <w:marLeft w:val="640"/>
          <w:marRight w:val="0"/>
          <w:marTop w:val="0"/>
          <w:marBottom w:val="0"/>
          <w:divBdr>
            <w:top w:val="none" w:sz="0" w:space="0" w:color="auto"/>
            <w:left w:val="none" w:sz="0" w:space="0" w:color="auto"/>
            <w:bottom w:val="none" w:sz="0" w:space="0" w:color="auto"/>
            <w:right w:val="none" w:sz="0" w:space="0" w:color="auto"/>
          </w:divBdr>
        </w:div>
        <w:div w:id="1955356810">
          <w:marLeft w:val="640"/>
          <w:marRight w:val="0"/>
          <w:marTop w:val="0"/>
          <w:marBottom w:val="0"/>
          <w:divBdr>
            <w:top w:val="none" w:sz="0" w:space="0" w:color="auto"/>
            <w:left w:val="none" w:sz="0" w:space="0" w:color="auto"/>
            <w:bottom w:val="none" w:sz="0" w:space="0" w:color="auto"/>
            <w:right w:val="none" w:sz="0" w:space="0" w:color="auto"/>
          </w:divBdr>
        </w:div>
        <w:div w:id="554632940">
          <w:marLeft w:val="640"/>
          <w:marRight w:val="0"/>
          <w:marTop w:val="0"/>
          <w:marBottom w:val="0"/>
          <w:divBdr>
            <w:top w:val="none" w:sz="0" w:space="0" w:color="auto"/>
            <w:left w:val="none" w:sz="0" w:space="0" w:color="auto"/>
            <w:bottom w:val="none" w:sz="0" w:space="0" w:color="auto"/>
            <w:right w:val="none" w:sz="0" w:space="0" w:color="auto"/>
          </w:divBdr>
        </w:div>
        <w:div w:id="682558885">
          <w:marLeft w:val="640"/>
          <w:marRight w:val="0"/>
          <w:marTop w:val="0"/>
          <w:marBottom w:val="0"/>
          <w:divBdr>
            <w:top w:val="none" w:sz="0" w:space="0" w:color="auto"/>
            <w:left w:val="none" w:sz="0" w:space="0" w:color="auto"/>
            <w:bottom w:val="none" w:sz="0" w:space="0" w:color="auto"/>
            <w:right w:val="none" w:sz="0" w:space="0" w:color="auto"/>
          </w:divBdr>
        </w:div>
        <w:div w:id="112092338">
          <w:marLeft w:val="640"/>
          <w:marRight w:val="0"/>
          <w:marTop w:val="0"/>
          <w:marBottom w:val="0"/>
          <w:divBdr>
            <w:top w:val="none" w:sz="0" w:space="0" w:color="auto"/>
            <w:left w:val="none" w:sz="0" w:space="0" w:color="auto"/>
            <w:bottom w:val="none" w:sz="0" w:space="0" w:color="auto"/>
            <w:right w:val="none" w:sz="0" w:space="0" w:color="auto"/>
          </w:divBdr>
        </w:div>
        <w:div w:id="343872222">
          <w:marLeft w:val="640"/>
          <w:marRight w:val="0"/>
          <w:marTop w:val="0"/>
          <w:marBottom w:val="0"/>
          <w:divBdr>
            <w:top w:val="none" w:sz="0" w:space="0" w:color="auto"/>
            <w:left w:val="none" w:sz="0" w:space="0" w:color="auto"/>
            <w:bottom w:val="none" w:sz="0" w:space="0" w:color="auto"/>
            <w:right w:val="none" w:sz="0" w:space="0" w:color="auto"/>
          </w:divBdr>
        </w:div>
        <w:div w:id="1797134679">
          <w:marLeft w:val="640"/>
          <w:marRight w:val="0"/>
          <w:marTop w:val="0"/>
          <w:marBottom w:val="0"/>
          <w:divBdr>
            <w:top w:val="none" w:sz="0" w:space="0" w:color="auto"/>
            <w:left w:val="none" w:sz="0" w:space="0" w:color="auto"/>
            <w:bottom w:val="none" w:sz="0" w:space="0" w:color="auto"/>
            <w:right w:val="none" w:sz="0" w:space="0" w:color="auto"/>
          </w:divBdr>
        </w:div>
        <w:div w:id="1044057783">
          <w:marLeft w:val="640"/>
          <w:marRight w:val="0"/>
          <w:marTop w:val="0"/>
          <w:marBottom w:val="0"/>
          <w:divBdr>
            <w:top w:val="none" w:sz="0" w:space="0" w:color="auto"/>
            <w:left w:val="none" w:sz="0" w:space="0" w:color="auto"/>
            <w:bottom w:val="none" w:sz="0" w:space="0" w:color="auto"/>
            <w:right w:val="none" w:sz="0" w:space="0" w:color="auto"/>
          </w:divBdr>
        </w:div>
        <w:div w:id="155804700">
          <w:marLeft w:val="640"/>
          <w:marRight w:val="0"/>
          <w:marTop w:val="0"/>
          <w:marBottom w:val="0"/>
          <w:divBdr>
            <w:top w:val="none" w:sz="0" w:space="0" w:color="auto"/>
            <w:left w:val="none" w:sz="0" w:space="0" w:color="auto"/>
            <w:bottom w:val="none" w:sz="0" w:space="0" w:color="auto"/>
            <w:right w:val="none" w:sz="0" w:space="0" w:color="auto"/>
          </w:divBdr>
        </w:div>
        <w:div w:id="761684967">
          <w:marLeft w:val="640"/>
          <w:marRight w:val="0"/>
          <w:marTop w:val="0"/>
          <w:marBottom w:val="0"/>
          <w:divBdr>
            <w:top w:val="none" w:sz="0" w:space="0" w:color="auto"/>
            <w:left w:val="none" w:sz="0" w:space="0" w:color="auto"/>
            <w:bottom w:val="none" w:sz="0" w:space="0" w:color="auto"/>
            <w:right w:val="none" w:sz="0" w:space="0" w:color="auto"/>
          </w:divBdr>
        </w:div>
        <w:div w:id="1087850650">
          <w:marLeft w:val="640"/>
          <w:marRight w:val="0"/>
          <w:marTop w:val="0"/>
          <w:marBottom w:val="0"/>
          <w:divBdr>
            <w:top w:val="none" w:sz="0" w:space="0" w:color="auto"/>
            <w:left w:val="none" w:sz="0" w:space="0" w:color="auto"/>
            <w:bottom w:val="none" w:sz="0" w:space="0" w:color="auto"/>
            <w:right w:val="none" w:sz="0" w:space="0" w:color="auto"/>
          </w:divBdr>
        </w:div>
        <w:div w:id="1385183099">
          <w:marLeft w:val="640"/>
          <w:marRight w:val="0"/>
          <w:marTop w:val="0"/>
          <w:marBottom w:val="0"/>
          <w:divBdr>
            <w:top w:val="none" w:sz="0" w:space="0" w:color="auto"/>
            <w:left w:val="none" w:sz="0" w:space="0" w:color="auto"/>
            <w:bottom w:val="none" w:sz="0" w:space="0" w:color="auto"/>
            <w:right w:val="none" w:sz="0" w:space="0" w:color="auto"/>
          </w:divBdr>
        </w:div>
        <w:div w:id="2112821409">
          <w:marLeft w:val="640"/>
          <w:marRight w:val="0"/>
          <w:marTop w:val="0"/>
          <w:marBottom w:val="0"/>
          <w:divBdr>
            <w:top w:val="none" w:sz="0" w:space="0" w:color="auto"/>
            <w:left w:val="none" w:sz="0" w:space="0" w:color="auto"/>
            <w:bottom w:val="none" w:sz="0" w:space="0" w:color="auto"/>
            <w:right w:val="none" w:sz="0" w:space="0" w:color="auto"/>
          </w:divBdr>
        </w:div>
        <w:div w:id="1470199635">
          <w:marLeft w:val="640"/>
          <w:marRight w:val="0"/>
          <w:marTop w:val="0"/>
          <w:marBottom w:val="0"/>
          <w:divBdr>
            <w:top w:val="none" w:sz="0" w:space="0" w:color="auto"/>
            <w:left w:val="none" w:sz="0" w:space="0" w:color="auto"/>
            <w:bottom w:val="none" w:sz="0" w:space="0" w:color="auto"/>
            <w:right w:val="none" w:sz="0" w:space="0" w:color="auto"/>
          </w:divBdr>
        </w:div>
        <w:div w:id="1740471594">
          <w:marLeft w:val="640"/>
          <w:marRight w:val="0"/>
          <w:marTop w:val="0"/>
          <w:marBottom w:val="0"/>
          <w:divBdr>
            <w:top w:val="none" w:sz="0" w:space="0" w:color="auto"/>
            <w:left w:val="none" w:sz="0" w:space="0" w:color="auto"/>
            <w:bottom w:val="none" w:sz="0" w:space="0" w:color="auto"/>
            <w:right w:val="none" w:sz="0" w:space="0" w:color="auto"/>
          </w:divBdr>
        </w:div>
        <w:div w:id="1686593679">
          <w:marLeft w:val="640"/>
          <w:marRight w:val="0"/>
          <w:marTop w:val="0"/>
          <w:marBottom w:val="0"/>
          <w:divBdr>
            <w:top w:val="none" w:sz="0" w:space="0" w:color="auto"/>
            <w:left w:val="none" w:sz="0" w:space="0" w:color="auto"/>
            <w:bottom w:val="none" w:sz="0" w:space="0" w:color="auto"/>
            <w:right w:val="none" w:sz="0" w:space="0" w:color="auto"/>
          </w:divBdr>
        </w:div>
        <w:div w:id="1717049715">
          <w:marLeft w:val="640"/>
          <w:marRight w:val="0"/>
          <w:marTop w:val="0"/>
          <w:marBottom w:val="0"/>
          <w:divBdr>
            <w:top w:val="none" w:sz="0" w:space="0" w:color="auto"/>
            <w:left w:val="none" w:sz="0" w:space="0" w:color="auto"/>
            <w:bottom w:val="none" w:sz="0" w:space="0" w:color="auto"/>
            <w:right w:val="none" w:sz="0" w:space="0" w:color="auto"/>
          </w:divBdr>
        </w:div>
        <w:div w:id="1497530222">
          <w:marLeft w:val="640"/>
          <w:marRight w:val="0"/>
          <w:marTop w:val="0"/>
          <w:marBottom w:val="0"/>
          <w:divBdr>
            <w:top w:val="none" w:sz="0" w:space="0" w:color="auto"/>
            <w:left w:val="none" w:sz="0" w:space="0" w:color="auto"/>
            <w:bottom w:val="none" w:sz="0" w:space="0" w:color="auto"/>
            <w:right w:val="none" w:sz="0" w:space="0" w:color="auto"/>
          </w:divBdr>
        </w:div>
        <w:div w:id="1563253712">
          <w:marLeft w:val="640"/>
          <w:marRight w:val="0"/>
          <w:marTop w:val="0"/>
          <w:marBottom w:val="0"/>
          <w:divBdr>
            <w:top w:val="none" w:sz="0" w:space="0" w:color="auto"/>
            <w:left w:val="none" w:sz="0" w:space="0" w:color="auto"/>
            <w:bottom w:val="none" w:sz="0" w:space="0" w:color="auto"/>
            <w:right w:val="none" w:sz="0" w:space="0" w:color="auto"/>
          </w:divBdr>
        </w:div>
        <w:div w:id="1594315095">
          <w:marLeft w:val="640"/>
          <w:marRight w:val="0"/>
          <w:marTop w:val="0"/>
          <w:marBottom w:val="0"/>
          <w:divBdr>
            <w:top w:val="none" w:sz="0" w:space="0" w:color="auto"/>
            <w:left w:val="none" w:sz="0" w:space="0" w:color="auto"/>
            <w:bottom w:val="none" w:sz="0" w:space="0" w:color="auto"/>
            <w:right w:val="none" w:sz="0" w:space="0" w:color="auto"/>
          </w:divBdr>
        </w:div>
        <w:div w:id="518785457">
          <w:marLeft w:val="640"/>
          <w:marRight w:val="0"/>
          <w:marTop w:val="0"/>
          <w:marBottom w:val="0"/>
          <w:divBdr>
            <w:top w:val="none" w:sz="0" w:space="0" w:color="auto"/>
            <w:left w:val="none" w:sz="0" w:space="0" w:color="auto"/>
            <w:bottom w:val="none" w:sz="0" w:space="0" w:color="auto"/>
            <w:right w:val="none" w:sz="0" w:space="0" w:color="auto"/>
          </w:divBdr>
        </w:div>
        <w:div w:id="1123423204">
          <w:marLeft w:val="640"/>
          <w:marRight w:val="0"/>
          <w:marTop w:val="0"/>
          <w:marBottom w:val="0"/>
          <w:divBdr>
            <w:top w:val="none" w:sz="0" w:space="0" w:color="auto"/>
            <w:left w:val="none" w:sz="0" w:space="0" w:color="auto"/>
            <w:bottom w:val="none" w:sz="0" w:space="0" w:color="auto"/>
            <w:right w:val="none" w:sz="0" w:space="0" w:color="auto"/>
          </w:divBdr>
        </w:div>
        <w:div w:id="269972629">
          <w:marLeft w:val="640"/>
          <w:marRight w:val="0"/>
          <w:marTop w:val="0"/>
          <w:marBottom w:val="0"/>
          <w:divBdr>
            <w:top w:val="none" w:sz="0" w:space="0" w:color="auto"/>
            <w:left w:val="none" w:sz="0" w:space="0" w:color="auto"/>
            <w:bottom w:val="none" w:sz="0" w:space="0" w:color="auto"/>
            <w:right w:val="none" w:sz="0" w:space="0" w:color="auto"/>
          </w:divBdr>
        </w:div>
        <w:div w:id="663242935">
          <w:marLeft w:val="640"/>
          <w:marRight w:val="0"/>
          <w:marTop w:val="0"/>
          <w:marBottom w:val="0"/>
          <w:divBdr>
            <w:top w:val="none" w:sz="0" w:space="0" w:color="auto"/>
            <w:left w:val="none" w:sz="0" w:space="0" w:color="auto"/>
            <w:bottom w:val="none" w:sz="0" w:space="0" w:color="auto"/>
            <w:right w:val="none" w:sz="0" w:space="0" w:color="auto"/>
          </w:divBdr>
        </w:div>
        <w:div w:id="672953543">
          <w:marLeft w:val="640"/>
          <w:marRight w:val="0"/>
          <w:marTop w:val="0"/>
          <w:marBottom w:val="0"/>
          <w:divBdr>
            <w:top w:val="none" w:sz="0" w:space="0" w:color="auto"/>
            <w:left w:val="none" w:sz="0" w:space="0" w:color="auto"/>
            <w:bottom w:val="none" w:sz="0" w:space="0" w:color="auto"/>
            <w:right w:val="none" w:sz="0" w:space="0" w:color="auto"/>
          </w:divBdr>
        </w:div>
        <w:div w:id="425688153">
          <w:marLeft w:val="640"/>
          <w:marRight w:val="0"/>
          <w:marTop w:val="0"/>
          <w:marBottom w:val="0"/>
          <w:divBdr>
            <w:top w:val="none" w:sz="0" w:space="0" w:color="auto"/>
            <w:left w:val="none" w:sz="0" w:space="0" w:color="auto"/>
            <w:bottom w:val="none" w:sz="0" w:space="0" w:color="auto"/>
            <w:right w:val="none" w:sz="0" w:space="0" w:color="auto"/>
          </w:divBdr>
        </w:div>
        <w:div w:id="185991881">
          <w:marLeft w:val="640"/>
          <w:marRight w:val="0"/>
          <w:marTop w:val="0"/>
          <w:marBottom w:val="0"/>
          <w:divBdr>
            <w:top w:val="none" w:sz="0" w:space="0" w:color="auto"/>
            <w:left w:val="none" w:sz="0" w:space="0" w:color="auto"/>
            <w:bottom w:val="none" w:sz="0" w:space="0" w:color="auto"/>
            <w:right w:val="none" w:sz="0" w:space="0" w:color="auto"/>
          </w:divBdr>
        </w:div>
        <w:div w:id="1724480347">
          <w:marLeft w:val="640"/>
          <w:marRight w:val="0"/>
          <w:marTop w:val="0"/>
          <w:marBottom w:val="0"/>
          <w:divBdr>
            <w:top w:val="none" w:sz="0" w:space="0" w:color="auto"/>
            <w:left w:val="none" w:sz="0" w:space="0" w:color="auto"/>
            <w:bottom w:val="none" w:sz="0" w:space="0" w:color="auto"/>
            <w:right w:val="none" w:sz="0" w:space="0" w:color="auto"/>
          </w:divBdr>
        </w:div>
        <w:div w:id="1856579871">
          <w:marLeft w:val="640"/>
          <w:marRight w:val="0"/>
          <w:marTop w:val="0"/>
          <w:marBottom w:val="0"/>
          <w:divBdr>
            <w:top w:val="none" w:sz="0" w:space="0" w:color="auto"/>
            <w:left w:val="none" w:sz="0" w:space="0" w:color="auto"/>
            <w:bottom w:val="none" w:sz="0" w:space="0" w:color="auto"/>
            <w:right w:val="none" w:sz="0" w:space="0" w:color="auto"/>
          </w:divBdr>
        </w:div>
        <w:div w:id="821119445">
          <w:marLeft w:val="640"/>
          <w:marRight w:val="0"/>
          <w:marTop w:val="0"/>
          <w:marBottom w:val="0"/>
          <w:divBdr>
            <w:top w:val="none" w:sz="0" w:space="0" w:color="auto"/>
            <w:left w:val="none" w:sz="0" w:space="0" w:color="auto"/>
            <w:bottom w:val="none" w:sz="0" w:space="0" w:color="auto"/>
            <w:right w:val="none" w:sz="0" w:space="0" w:color="auto"/>
          </w:divBdr>
        </w:div>
        <w:div w:id="82188643">
          <w:marLeft w:val="640"/>
          <w:marRight w:val="0"/>
          <w:marTop w:val="0"/>
          <w:marBottom w:val="0"/>
          <w:divBdr>
            <w:top w:val="none" w:sz="0" w:space="0" w:color="auto"/>
            <w:left w:val="none" w:sz="0" w:space="0" w:color="auto"/>
            <w:bottom w:val="none" w:sz="0" w:space="0" w:color="auto"/>
            <w:right w:val="none" w:sz="0" w:space="0" w:color="auto"/>
          </w:divBdr>
        </w:div>
        <w:div w:id="1850679321">
          <w:marLeft w:val="640"/>
          <w:marRight w:val="0"/>
          <w:marTop w:val="0"/>
          <w:marBottom w:val="0"/>
          <w:divBdr>
            <w:top w:val="none" w:sz="0" w:space="0" w:color="auto"/>
            <w:left w:val="none" w:sz="0" w:space="0" w:color="auto"/>
            <w:bottom w:val="none" w:sz="0" w:space="0" w:color="auto"/>
            <w:right w:val="none" w:sz="0" w:space="0" w:color="auto"/>
          </w:divBdr>
        </w:div>
        <w:div w:id="1819489347">
          <w:marLeft w:val="640"/>
          <w:marRight w:val="0"/>
          <w:marTop w:val="0"/>
          <w:marBottom w:val="0"/>
          <w:divBdr>
            <w:top w:val="none" w:sz="0" w:space="0" w:color="auto"/>
            <w:left w:val="none" w:sz="0" w:space="0" w:color="auto"/>
            <w:bottom w:val="none" w:sz="0" w:space="0" w:color="auto"/>
            <w:right w:val="none" w:sz="0" w:space="0" w:color="auto"/>
          </w:divBdr>
        </w:div>
        <w:div w:id="331420593">
          <w:marLeft w:val="640"/>
          <w:marRight w:val="0"/>
          <w:marTop w:val="0"/>
          <w:marBottom w:val="0"/>
          <w:divBdr>
            <w:top w:val="none" w:sz="0" w:space="0" w:color="auto"/>
            <w:left w:val="none" w:sz="0" w:space="0" w:color="auto"/>
            <w:bottom w:val="none" w:sz="0" w:space="0" w:color="auto"/>
            <w:right w:val="none" w:sz="0" w:space="0" w:color="auto"/>
          </w:divBdr>
        </w:div>
        <w:div w:id="1874996951">
          <w:marLeft w:val="640"/>
          <w:marRight w:val="0"/>
          <w:marTop w:val="0"/>
          <w:marBottom w:val="0"/>
          <w:divBdr>
            <w:top w:val="none" w:sz="0" w:space="0" w:color="auto"/>
            <w:left w:val="none" w:sz="0" w:space="0" w:color="auto"/>
            <w:bottom w:val="none" w:sz="0" w:space="0" w:color="auto"/>
            <w:right w:val="none" w:sz="0" w:space="0" w:color="auto"/>
          </w:divBdr>
        </w:div>
        <w:div w:id="2073042824">
          <w:marLeft w:val="640"/>
          <w:marRight w:val="0"/>
          <w:marTop w:val="0"/>
          <w:marBottom w:val="0"/>
          <w:divBdr>
            <w:top w:val="none" w:sz="0" w:space="0" w:color="auto"/>
            <w:left w:val="none" w:sz="0" w:space="0" w:color="auto"/>
            <w:bottom w:val="none" w:sz="0" w:space="0" w:color="auto"/>
            <w:right w:val="none" w:sz="0" w:space="0" w:color="auto"/>
          </w:divBdr>
        </w:div>
        <w:div w:id="1157651055">
          <w:marLeft w:val="640"/>
          <w:marRight w:val="0"/>
          <w:marTop w:val="0"/>
          <w:marBottom w:val="0"/>
          <w:divBdr>
            <w:top w:val="none" w:sz="0" w:space="0" w:color="auto"/>
            <w:left w:val="none" w:sz="0" w:space="0" w:color="auto"/>
            <w:bottom w:val="none" w:sz="0" w:space="0" w:color="auto"/>
            <w:right w:val="none" w:sz="0" w:space="0" w:color="auto"/>
          </w:divBdr>
        </w:div>
        <w:div w:id="1764689537">
          <w:marLeft w:val="640"/>
          <w:marRight w:val="0"/>
          <w:marTop w:val="0"/>
          <w:marBottom w:val="0"/>
          <w:divBdr>
            <w:top w:val="none" w:sz="0" w:space="0" w:color="auto"/>
            <w:left w:val="none" w:sz="0" w:space="0" w:color="auto"/>
            <w:bottom w:val="none" w:sz="0" w:space="0" w:color="auto"/>
            <w:right w:val="none" w:sz="0" w:space="0" w:color="auto"/>
          </w:divBdr>
        </w:div>
        <w:div w:id="433597908">
          <w:marLeft w:val="640"/>
          <w:marRight w:val="0"/>
          <w:marTop w:val="0"/>
          <w:marBottom w:val="0"/>
          <w:divBdr>
            <w:top w:val="none" w:sz="0" w:space="0" w:color="auto"/>
            <w:left w:val="none" w:sz="0" w:space="0" w:color="auto"/>
            <w:bottom w:val="none" w:sz="0" w:space="0" w:color="auto"/>
            <w:right w:val="none" w:sz="0" w:space="0" w:color="auto"/>
          </w:divBdr>
        </w:div>
        <w:div w:id="758794326">
          <w:marLeft w:val="640"/>
          <w:marRight w:val="0"/>
          <w:marTop w:val="0"/>
          <w:marBottom w:val="0"/>
          <w:divBdr>
            <w:top w:val="none" w:sz="0" w:space="0" w:color="auto"/>
            <w:left w:val="none" w:sz="0" w:space="0" w:color="auto"/>
            <w:bottom w:val="none" w:sz="0" w:space="0" w:color="auto"/>
            <w:right w:val="none" w:sz="0" w:space="0" w:color="auto"/>
          </w:divBdr>
        </w:div>
        <w:div w:id="816412745">
          <w:marLeft w:val="640"/>
          <w:marRight w:val="0"/>
          <w:marTop w:val="0"/>
          <w:marBottom w:val="0"/>
          <w:divBdr>
            <w:top w:val="none" w:sz="0" w:space="0" w:color="auto"/>
            <w:left w:val="none" w:sz="0" w:space="0" w:color="auto"/>
            <w:bottom w:val="none" w:sz="0" w:space="0" w:color="auto"/>
            <w:right w:val="none" w:sz="0" w:space="0" w:color="auto"/>
          </w:divBdr>
        </w:div>
        <w:div w:id="698897314">
          <w:marLeft w:val="640"/>
          <w:marRight w:val="0"/>
          <w:marTop w:val="0"/>
          <w:marBottom w:val="0"/>
          <w:divBdr>
            <w:top w:val="none" w:sz="0" w:space="0" w:color="auto"/>
            <w:left w:val="none" w:sz="0" w:space="0" w:color="auto"/>
            <w:bottom w:val="none" w:sz="0" w:space="0" w:color="auto"/>
            <w:right w:val="none" w:sz="0" w:space="0" w:color="auto"/>
          </w:divBdr>
        </w:div>
        <w:div w:id="167405766">
          <w:marLeft w:val="640"/>
          <w:marRight w:val="0"/>
          <w:marTop w:val="0"/>
          <w:marBottom w:val="0"/>
          <w:divBdr>
            <w:top w:val="none" w:sz="0" w:space="0" w:color="auto"/>
            <w:left w:val="none" w:sz="0" w:space="0" w:color="auto"/>
            <w:bottom w:val="none" w:sz="0" w:space="0" w:color="auto"/>
            <w:right w:val="none" w:sz="0" w:space="0" w:color="auto"/>
          </w:divBdr>
        </w:div>
        <w:div w:id="594752122">
          <w:marLeft w:val="640"/>
          <w:marRight w:val="0"/>
          <w:marTop w:val="0"/>
          <w:marBottom w:val="0"/>
          <w:divBdr>
            <w:top w:val="none" w:sz="0" w:space="0" w:color="auto"/>
            <w:left w:val="none" w:sz="0" w:space="0" w:color="auto"/>
            <w:bottom w:val="none" w:sz="0" w:space="0" w:color="auto"/>
            <w:right w:val="none" w:sz="0" w:space="0" w:color="auto"/>
          </w:divBdr>
        </w:div>
        <w:div w:id="142938058">
          <w:marLeft w:val="640"/>
          <w:marRight w:val="0"/>
          <w:marTop w:val="0"/>
          <w:marBottom w:val="0"/>
          <w:divBdr>
            <w:top w:val="none" w:sz="0" w:space="0" w:color="auto"/>
            <w:left w:val="none" w:sz="0" w:space="0" w:color="auto"/>
            <w:bottom w:val="none" w:sz="0" w:space="0" w:color="auto"/>
            <w:right w:val="none" w:sz="0" w:space="0" w:color="auto"/>
          </w:divBdr>
        </w:div>
        <w:div w:id="1274478644">
          <w:marLeft w:val="640"/>
          <w:marRight w:val="0"/>
          <w:marTop w:val="0"/>
          <w:marBottom w:val="0"/>
          <w:divBdr>
            <w:top w:val="none" w:sz="0" w:space="0" w:color="auto"/>
            <w:left w:val="none" w:sz="0" w:space="0" w:color="auto"/>
            <w:bottom w:val="none" w:sz="0" w:space="0" w:color="auto"/>
            <w:right w:val="none" w:sz="0" w:space="0" w:color="auto"/>
          </w:divBdr>
        </w:div>
        <w:div w:id="1576549920">
          <w:marLeft w:val="640"/>
          <w:marRight w:val="0"/>
          <w:marTop w:val="0"/>
          <w:marBottom w:val="0"/>
          <w:divBdr>
            <w:top w:val="none" w:sz="0" w:space="0" w:color="auto"/>
            <w:left w:val="none" w:sz="0" w:space="0" w:color="auto"/>
            <w:bottom w:val="none" w:sz="0" w:space="0" w:color="auto"/>
            <w:right w:val="none" w:sz="0" w:space="0" w:color="auto"/>
          </w:divBdr>
        </w:div>
        <w:div w:id="1556550211">
          <w:marLeft w:val="640"/>
          <w:marRight w:val="0"/>
          <w:marTop w:val="0"/>
          <w:marBottom w:val="0"/>
          <w:divBdr>
            <w:top w:val="none" w:sz="0" w:space="0" w:color="auto"/>
            <w:left w:val="none" w:sz="0" w:space="0" w:color="auto"/>
            <w:bottom w:val="none" w:sz="0" w:space="0" w:color="auto"/>
            <w:right w:val="none" w:sz="0" w:space="0" w:color="auto"/>
          </w:divBdr>
        </w:div>
        <w:div w:id="780950563">
          <w:marLeft w:val="640"/>
          <w:marRight w:val="0"/>
          <w:marTop w:val="0"/>
          <w:marBottom w:val="0"/>
          <w:divBdr>
            <w:top w:val="none" w:sz="0" w:space="0" w:color="auto"/>
            <w:left w:val="none" w:sz="0" w:space="0" w:color="auto"/>
            <w:bottom w:val="none" w:sz="0" w:space="0" w:color="auto"/>
            <w:right w:val="none" w:sz="0" w:space="0" w:color="auto"/>
          </w:divBdr>
        </w:div>
        <w:div w:id="1539077776">
          <w:marLeft w:val="640"/>
          <w:marRight w:val="0"/>
          <w:marTop w:val="0"/>
          <w:marBottom w:val="0"/>
          <w:divBdr>
            <w:top w:val="none" w:sz="0" w:space="0" w:color="auto"/>
            <w:left w:val="none" w:sz="0" w:space="0" w:color="auto"/>
            <w:bottom w:val="none" w:sz="0" w:space="0" w:color="auto"/>
            <w:right w:val="none" w:sz="0" w:space="0" w:color="auto"/>
          </w:divBdr>
        </w:div>
        <w:div w:id="733086243">
          <w:marLeft w:val="640"/>
          <w:marRight w:val="0"/>
          <w:marTop w:val="0"/>
          <w:marBottom w:val="0"/>
          <w:divBdr>
            <w:top w:val="none" w:sz="0" w:space="0" w:color="auto"/>
            <w:left w:val="none" w:sz="0" w:space="0" w:color="auto"/>
            <w:bottom w:val="none" w:sz="0" w:space="0" w:color="auto"/>
            <w:right w:val="none" w:sz="0" w:space="0" w:color="auto"/>
          </w:divBdr>
        </w:div>
        <w:div w:id="2093237746">
          <w:marLeft w:val="640"/>
          <w:marRight w:val="0"/>
          <w:marTop w:val="0"/>
          <w:marBottom w:val="0"/>
          <w:divBdr>
            <w:top w:val="none" w:sz="0" w:space="0" w:color="auto"/>
            <w:left w:val="none" w:sz="0" w:space="0" w:color="auto"/>
            <w:bottom w:val="none" w:sz="0" w:space="0" w:color="auto"/>
            <w:right w:val="none" w:sz="0" w:space="0" w:color="auto"/>
          </w:divBdr>
        </w:div>
        <w:div w:id="73822766">
          <w:marLeft w:val="640"/>
          <w:marRight w:val="0"/>
          <w:marTop w:val="0"/>
          <w:marBottom w:val="0"/>
          <w:divBdr>
            <w:top w:val="none" w:sz="0" w:space="0" w:color="auto"/>
            <w:left w:val="none" w:sz="0" w:space="0" w:color="auto"/>
            <w:bottom w:val="none" w:sz="0" w:space="0" w:color="auto"/>
            <w:right w:val="none" w:sz="0" w:space="0" w:color="auto"/>
          </w:divBdr>
        </w:div>
        <w:div w:id="1940524202">
          <w:marLeft w:val="640"/>
          <w:marRight w:val="0"/>
          <w:marTop w:val="0"/>
          <w:marBottom w:val="0"/>
          <w:divBdr>
            <w:top w:val="none" w:sz="0" w:space="0" w:color="auto"/>
            <w:left w:val="none" w:sz="0" w:space="0" w:color="auto"/>
            <w:bottom w:val="none" w:sz="0" w:space="0" w:color="auto"/>
            <w:right w:val="none" w:sz="0" w:space="0" w:color="auto"/>
          </w:divBdr>
        </w:div>
        <w:div w:id="1420835981">
          <w:marLeft w:val="640"/>
          <w:marRight w:val="0"/>
          <w:marTop w:val="0"/>
          <w:marBottom w:val="0"/>
          <w:divBdr>
            <w:top w:val="none" w:sz="0" w:space="0" w:color="auto"/>
            <w:left w:val="none" w:sz="0" w:space="0" w:color="auto"/>
            <w:bottom w:val="none" w:sz="0" w:space="0" w:color="auto"/>
            <w:right w:val="none" w:sz="0" w:space="0" w:color="auto"/>
          </w:divBdr>
        </w:div>
        <w:div w:id="1985966901">
          <w:marLeft w:val="640"/>
          <w:marRight w:val="0"/>
          <w:marTop w:val="0"/>
          <w:marBottom w:val="0"/>
          <w:divBdr>
            <w:top w:val="none" w:sz="0" w:space="0" w:color="auto"/>
            <w:left w:val="none" w:sz="0" w:space="0" w:color="auto"/>
            <w:bottom w:val="none" w:sz="0" w:space="0" w:color="auto"/>
            <w:right w:val="none" w:sz="0" w:space="0" w:color="auto"/>
          </w:divBdr>
        </w:div>
        <w:div w:id="1446462494">
          <w:marLeft w:val="640"/>
          <w:marRight w:val="0"/>
          <w:marTop w:val="0"/>
          <w:marBottom w:val="0"/>
          <w:divBdr>
            <w:top w:val="none" w:sz="0" w:space="0" w:color="auto"/>
            <w:left w:val="none" w:sz="0" w:space="0" w:color="auto"/>
            <w:bottom w:val="none" w:sz="0" w:space="0" w:color="auto"/>
            <w:right w:val="none" w:sz="0" w:space="0" w:color="auto"/>
          </w:divBdr>
        </w:div>
        <w:div w:id="1448155931">
          <w:marLeft w:val="640"/>
          <w:marRight w:val="0"/>
          <w:marTop w:val="0"/>
          <w:marBottom w:val="0"/>
          <w:divBdr>
            <w:top w:val="none" w:sz="0" w:space="0" w:color="auto"/>
            <w:left w:val="none" w:sz="0" w:space="0" w:color="auto"/>
            <w:bottom w:val="none" w:sz="0" w:space="0" w:color="auto"/>
            <w:right w:val="none" w:sz="0" w:space="0" w:color="auto"/>
          </w:divBdr>
        </w:div>
        <w:div w:id="1834370554">
          <w:marLeft w:val="640"/>
          <w:marRight w:val="0"/>
          <w:marTop w:val="0"/>
          <w:marBottom w:val="0"/>
          <w:divBdr>
            <w:top w:val="none" w:sz="0" w:space="0" w:color="auto"/>
            <w:left w:val="none" w:sz="0" w:space="0" w:color="auto"/>
            <w:bottom w:val="none" w:sz="0" w:space="0" w:color="auto"/>
            <w:right w:val="none" w:sz="0" w:space="0" w:color="auto"/>
          </w:divBdr>
        </w:div>
        <w:div w:id="591011588">
          <w:marLeft w:val="640"/>
          <w:marRight w:val="0"/>
          <w:marTop w:val="0"/>
          <w:marBottom w:val="0"/>
          <w:divBdr>
            <w:top w:val="none" w:sz="0" w:space="0" w:color="auto"/>
            <w:left w:val="none" w:sz="0" w:space="0" w:color="auto"/>
            <w:bottom w:val="none" w:sz="0" w:space="0" w:color="auto"/>
            <w:right w:val="none" w:sz="0" w:space="0" w:color="auto"/>
          </w:divBdr>
        </w:div>
        <w:div w:id="1549489492">
          <w:marLeft w:val="640"/>
          <w:marRight w:val="0"/>
          <w:marTop w:val="0"/>
          <w:marBottom w:val="0"/>
          <w:divBdr>
            <w:top w:val="none" w:sz="0" w:space="0" w:color="auto"/>
            <w:left w:val="none" w:sz="0" w:space="0" w:color="auto"/>
            <w:bottom w:val="none" w:sz="0" w:space="0" w:color="auto"/>
            <w:right w:val="none" w:sz="0" w:space="0" w:color="auto"/>
          </w:divBdr>
        </w:div>
        <w:div w:id="366756959">
          <w:marLeft w:val="640"/>
          <w:marRight w:val="0"/>
          <w:marTop w:val="0"/>
          <w:marBottom w:val="0"/>
          <w:divBdr>
            <w:top w:val="none" w:sz="0" w:space="0" w:color="auto"/>
            <w:left w:val="none" w:sz="0" w:space="0" w:color="auto"/>
            <w:bottom w:val="none" w:sz="0" w:space="0" w:color="auto"/>
            <w:right w:val="none" w:sz="0" w:space="0" w:color="auto"/>
          </w:divBdr>
        </w:div>
        <w:div w:id="426343173">
          <w:marLeft w:val="640"/>
          <w:marRight w:val="0"/>
          <w:marTop w:val="0"/>
          <w:marBottom w:val="0"/>
          <w:divBdr>
            <w:top w:val="none" w:sz="0" w:space="0" w:color="auto"/>
            <w:left w:val="none" w:sz="0" w:space="0" w:color="auto"/>
            <w:bottom w:val="none" w:sz="0" w:space="0" w:color="auto"/>
            <w:right w:val="none" w:sz="0" w:space="0" w:color="auto"/>
          </w:divBdr>
        </w:div>
        <w:div w:id="514686264">
          <w:marLeft w:val="640"/>
          <w:marRight w:val="0"/>
          <w:marTop w:val="0"/>
          <w:marBottom w:val="0"/>
          <w:divBdr>
            <w:top w:val="none" w:sz="0" w:space="0" w:color="auto"/>
            <w:left w:val="none" w:sz="0" w:space="0" w:color="auto"/>
            <w:bottom w:val="none" w:sz="0" w:space="0" w:color="auto"/>
            <w:right w:val="none" w:sz="0" w:space="0" w:color="auto"/>
          </w:divBdr>
        </w:div>
        <w:div w:id="2103261565">
          <w:marLeft w:val="640"/>
          <w:marRight w:val="0"/>
          <w:marTop w:val="0"/>
          <w:marBottom w:val="0"/>
          <w:divBdr>
            <w:top w:val="none" w:sz="0" w:space="0" w:color="auto"/>
            <w:left w:val="none" w:sz="0" w:space="0" w:color="auto"/>
            <w:bottom w:val="none" w:sz="0" w:space="0" w:color="auto"/>
            <w:right w:val="none" w:sz="0" w:space="0" w:color="auto"/>
          </w:divBdr>
        </w:div>
        <w:div w:id="1993440662">
          <w:marLeft w:val="640"/>
          <w:marRight w:val="0"/>
          <w:marTop w:val="0"/>
          <w:marBottom w:val="0"/>
          <w:divBdr>
            <w:top w:val="none" w:sz="0" w:space="0" w:color="auto"/>
            <w:left w:val="none" w:sz="0" w:space="0" w:color="auto"/>
            <w:bottom w:val="none" w:sz="0" w:space="0" w:color="auto"/>
            <w:right w:val="none" w:sz="0" w:space="0" w:color="auto"/>
          </w:divBdr>
        </w:div>
        <w:div w:id="439642898">
          <w:marLeft w:val="640"/>
          <w:marRight w:val="0"/>
          <w:marTop w:val="0"/>
          <w:marBottom w:val="0"/>
          <w:divBdr>
            <w:top w:val="none" w:sz="0" w:space="0" w:color="auto"/>
            <w:left w:val="none" w:sz="0" w:space="0" w:color="auto"/>
            <w:bottom w:val="none" w:sz="0" w:space="0" w:color="auto"/>
            <w:right w:val="none" w:sz="0" w:space="0" w:color="auto"/>
          </w:divBdr>
        </w:div>
        <w:div w:id="735011750">
          <w:marLeft w:val="640"/>
          <w:marRight w:val="0"/>
          <w:marTop w:val="0"/>
          <w:marBottom w:val="0"/>
          <w:divBdr>
            <w:top w:val="none" w:sz="0" w:space="0" w:color="auto"/>
            <w:left w:val="none" w:sz="0" w:space="0" w:color="auto"/>
            <w:bottom w:val="none" w:sz="0" w:space="0" w:color="auto"/>
            <w:right w:val="none" w:sz="0" w:space="0" w:color="auto"/>
          </w:divBdr>
        </w:div>
        <w:div w:id="2111506014">
          <w:marLeft w:val="640"/>
          <w:marRight w:val="0"/>
          <w:marTop w:val="0"/>
          <w:marBottom w:val="0"/>
          <w:divBdr>
            <w:top w:val="none" w:sz="0" w:space="0" w:color="auto"/>
            <w:left w:val="none" w:sz="0" w:space="0" w:color="auto"/>
            <w:bottom w:val="none" w:sz="0" w:space="0" w:color="auto"/>
            <w:right w:val="none" w:sz="0" w:space="0" w:color="auto"/>
          </w:divBdr>
        </w:div>
        <w:div w:id="1413117398">
          <w:marLeft w:val="640"/>
          <w:marRight w:val="0"/>
          <w:marTop w:val="0"/>
          <w:marBottom w:val="0"/>
          <w:divBdr>
            <w:top w:val="none" w:sz="0" w:space="0" w:color="auto"/>
            <w:left w:val="none" w:sz="0" w:space="0" w:color="auto"/>
            <w:bottom w:val="none" w:sz="0" w:space="0" w:color="auto"/>
            <w:right w:val="none" w:sz="0" w:space="0" w:color="auto"/>
          </w:divBdr>
        </w:div>
        <w:div w:id="1081564388">
          <w:marLeft w:val="640"/>
          <w:marRight w:val="0"/>
          <w:marTop w:val="0"/>
          <w:marBottom w:val="0"/>
          <w:divBdr>
            <w:top w:val="none" w:sz="0" w:space="0" w:color="auto"/>
            <w:left w:val="none" w:sz="0" w:space="0" w:color="auto"/>
            <w:bottom w:val="none" w:sz="0" w:space="0" w:color="auto"/>
            <w:right w:val="none" w:sz="0" w:space="0" w:color="auto"/>
          </w:divBdr>
        </w:div>
        <w:div w:id="1061095342">
          <w:marLeft w:val="640"/>
          <w:marRight w:val="0"/>
          <w:marTop w:val="0"/>
          <w:marBottom w:val="0"/>
          <w:divBdr>
            <w:top w:val="none" w:sz="0" w:space="0" w:color="auto"/>
            <w:left w:val="none" w:sz="0" w:space="0" w:color="auto"/>
            <w:bottom w:val="none" w:sz="0" w:space="0" w:color="auto"/>
            <w:right w:val="none" w:sz="0" w:space="0" w:color="auto"/>
          </w:divBdr>
        </w:div>
        <w:div w:id="490100068">
          <w:marLeft w:val="640"/>
          <w:marRight w:val="0"/>
          <w:marTop w:val="0"/>
          <w:marBottom w:val="0"/>
          <w:divBdr>
            <w:top w:val="none" w:sz="0" w:space="0" w:color="auto"/>
            <w:left w:val="none" w:sz="0" w:space="0" w:color="auto"/>
            <w:bottom w:val="none" w:sz="0" w:space="0" w:color="auto"/>
            <w:right w:val="none" w:sz="0" w:space="0" w:color="auto"/>
          </w:divBdr>
        </w:div>
        <w:div w:id="1828400056">
          <w:marLeft w:val="640"/>
          <w:marRight w:val="0"/>
          <w:marTop w:val="0"/>
          <w:marBottom w:val="0"/>
          <w:divBdr>
            <w:top w:val="none" w:sz="0" w:space="0" w:color="auto"/>
            <w:left w:val="none" w:sz="0" w:space="0" w:color="auto"/>
            <w:bottom w:val="none" w:sz="0" w:space="0" w:color="auto"/>
            <w:right w:val="none" w:sz="0" w:space="0" w:color="auto"/>
          </w:divBdr>
        </w:div>
        <w:div w:id="1416125112">
          <w:marLeft w:val="640"/>
          <w:marRight w:val="0"/>
          <w:marTop w:val="0"/>
          <w:marBottom w:val="0"/>
          <w:divBdr>
            <w:top w:val="none" w:sz="0" w:space="0" w:color="auto"/>
            <w:left w:val="none" w:sz="0" w:space="0" w:color="auto"/>
            <w:bottom w:val="none" w:sz="0" w:space="0" w:color="auto"/>
            <w:right w:val="none" w:sz="0" w:space="0" w:color="auto"/>
          </w:divBdr>
        </w:div>
        <w:div w:id="1653439058">
          <w:marLeft w:val="640"/>
          <w:marRight w:val="0"/>
          <w:marTop w:val="0"/>
          <w:marBottom w:val="0"/>
          <w:divBdr>
            <w:top w:val="none" w:sz="0" w:space="0" w:color="auto"/>
            <w:left w:val="none" w:sz="0" w:space="0" w:color="auto"/>
            <w:bottom w:val="none" w:sz="0" w:space="0" w:color="auto"/>
            <w:right w:val="none" w:sz="0" w:space="0" w:color="auto"/>
          </w:divBdr>
        </w:div>
        <w:div w:id="1122266707">
          <w:marLeft w:val="640"/>
          <w:marRight w:val="0"/>
          <w:marTop w:val="0"/>
          <w:marBottom w:val="0"/>
          <w:divBdr>
            <w:top w:val="none" w:sz="0" w:space="0" w:color="auto"/>
            <w:left w:val="none" w:sz="0" w:space="0" w:color="auto"/>
            <w:bottom w:val="none" w:sz="0" w:space="0" w:color="auto"/>
            <w:right w:val="none" w:sz="0" w:space="0" w:color="auto"/>
          </w:divBdr>
        </w:div>
        <w:div w:id="392122503">
          <w:marLeft w:val="640"/>
          <w:marRight w:val="0"/>
          <w:marTop w:val="0"/>
          <w:marBottom w:val="0"/>
          <w:divBdr>
            <w:top w:val="none" w:sz="0" w:space="0" w:color="auto"/>
            <w:left w:val="none" w:sz="0" w:space="0" w:color="auto"/>
            <w:bottom w:val="none" w:sz="0" w:space="0" w:color="auto"/>
            <w:right w:val="none" w:sz="0" w:space="0" w:color="auto"/>
          </w:divBdr>
        </w:div>
        <w:div w:id="1787654201">
          <w:marLeft w:val="640"/>
          <w:marRight w:val="0"/>
          <w:marTop w:val="0"/>
          <w:marBottom w:val="0"/>
          <w:divBdr>
            <w:top w:val="none" w:sz="0" w:space="0" w:color="auto"/>
            <w:left w:val="none" w:sz="0" w:space="0" w:color="auto"/>
            <w:bottom w:val="none" w:sz="0" w:space="0" w:color="auto"/>
            <w:right w:val="none" w:sz="0" w:space="0" w:color="auto"/>
          </w:divBdr>
        </w:div>
        <w:div w:id="1844121798">
          <w:marLeft w:val="640"/>
          <w:marRight w:val="0"/>
          <w:marTop w:val="0"/>
          <w:marBottom w:val="0"/>
          <w:divBdr>
            <w:top w:val="none" w:sz="0" w:space="0" w:color="auto"/>
            <w:left w:val="none" w:sz="0" w:space="0" w:color="auto"/>
            <w:bottom w:val="none" w:sz="0" w:space="0" w:color="auto"/>
            <w:right w:val="none" w:sz="0" w:space="0" w:color="auto"/>
          </w:divBdr>
        </w:div>
        <w:div w:id="402459182">
          <w:marLeft w:val="640"/>
          <w:marRight w:val="0"/>
          <w:marTop w:val="0"/>
          <w:marBottom w:val="0"/>
          <w:divBdr>
            <w:top w:val="none" w:sz="0" w:space="0" w:color="auto"/>
            <w:left w:val="none" w:sz="0" w:space="0" w:color="auto"/>
            <w:bottom w:val="none" w:sz="0" w:space="0" w:color="auto"/>
            <w:right w:val="none" w:sz="0" w:space="0" w:color="auto"/>
          </w:divBdr>
        </w:div>
        <w:div w:id="184562964">
          <w:marLeft w:val="640"/>
          <w:marRight w:val="0"/>
          <w:marTop w:val="0"/>
          <w:marBottom w:val="0"/>
          <w:divBdr>
            <w:top w:val="none" w:sz="0" w:space="0" w:color="auto"/>
            <w:left w:val="none" w:sz="0" w:space="0" w:color="auto"/>
            <w:bottom w:val="none" w:sz="0" w:space="0" w:color="auto"/>
            <w:right w:val="none" w:sz="0" w:space="0" w:color="auto"/>
          </w:divBdr>
        </w:div>
        <w:div w:id="1224171465">
          <w:marLeft w:val="640"/>
          <w:marRight w:val="0"/>
          <w:marTop w:val="0"/>
          <w:marBottom w:val="0"/>
          <w:divBdr>
            <w:top w:val="none" w:sz="0" w:space="0" w:color="auto"/>
            <w:left w:val="none" w:sz="0" w:space="0" w:color="auto"/>
            <w:bottom w:val="none" w:sz="0" w:space="0" w:color="auto"/>
            <w:right w:val="none" w:sz="0" w:space="0" w:color="auto"/>
          </w:divBdr>
        </w:div>
        <w:div w:id="1483932906">
          <w:marLeft w:val="640"/>
          <w:marRight w:val="0"/>
          <w:marTop w:val="0"/>
          <w:marBottom w:val="0"/>
          <w:divBdr>
            <w:top w:val="none" w:sz="0" w:space="0" w:color="auto"/>
            <w:left w:val="none" w:sz="0" w:space="0" w:color="auto"/>
            <w:bottom w:val="none" w:sz="0" w:space="0" w:color="auto"/>
            <w:right w:val="none" w:sz="0" w:space="0" w:color="auto"/>
          </w:divBdr>
        </w:div>
        <w:div w:id="491719982">
          <w:marLeft w:val="640"/>
          <w:marRight w:val="0"/>
          <w:marTop w:val="0"/>
          <w:marBottom w:val="0"/>
          <w:divBdr>
            <w:top w:val="none" w:sz="0" w:space="0" w:color="auto"/>
            <w:left w:val="none" w:sz="0" w:space="0" w:color="auto"/>
            <w:bottom w:val="none" w:sz="0" w:space="0" w:color="auto"/>
            <w:right w:val="none" w:sz="0" w:space="0" w:color="auto"/>
          </w:divBdr>
        </w:div>
        <w:div w:id="877862121">
          <w:marLeft w:val="640"/>
          <w:marRight w:val="0"/>
          <w:marTop w:val="0"/>
          <w:marBottom w:val="0"/>
          <w:divBdr>
            <w:top w:val="none" w:sz="0" w:space="0" w:color="auto"/>
            <w:left w:val="none" w:sz="0" w:space="0" w:color="auto"/>
            <w:bottom w:val="none" w:sz="0" w:space="0" w:color="auto"/>
            <w:right w:val="none" w:sz="0" w:space="0" w:color="auto"/>
          </w:divBdr>
        </w:div>
        <w:div w:id="857622868">
          <w:marLeft w:val="640"/>
          <w:marRight w:val="0"/>
          <w:marTop w:val="0"/>
          <w:marBottom w:val="0"/>
          <w:divBdr>
            <w:top w:val="none" w:sz="0" w:space="0" w:color="auto"/>
            <w:left w:val="none" w:sz="0" w:space="0" w:color="auto"/>
            <w:bottom w:val="none" w:sz="0" w:space="0" w:color="auto"/>
            <w:right w:val="none" w:sz="0" w:space="0" w:color="auto"/>
          </w:divBdr>
        </w:div>
        <w:div w:id="937254201">
          <w:marLeft w:val="640"/>
          <w:marRight w:val="0"/>
          <w:marTop w:val="0"/>
          <w:marBottom w:val="0"/>
          <w:divBdr>
            <w:top w:val="none" w:sz="0" w:space="0" w:color="auto"/>
            <w:left w:val="none" w:sz="0" w:space="0" w:color="auto"/>
            <w:bottom w:val="none" w:sz="0" w:space="0" w:color="auto"/>
            <w:right w:val="none" w:sz="0" w:space="0" w:color="auto"/>
          </w:divBdr>
        </w:div>
        <w:div w:id="1853569422">
          <w:marLeft w:val="640"/>
          <w:marRight w:val="0"/>
          <w:marTop w:val="0"/>
          <w:marBottom w:val="0"/>
          <w:divBdr>
            <w:top w:val="none" w:sz="0" w:space="0" w:color="auto"/>
            <w:left w:val="none" w:sz="0" w:space="0" w:color="auto"/>
            <w:bottom w:val="none" w:sz="0" w:space="0" w:color="auto"/>
            <w:right w:val="none" w:sz="0" w:space="0" w:color="auto"/>
          </w:divBdr>
        </w:div>
        <w:div w:id="111560912">
          <w:marLeft w:val="640"/>
          <w:marRight w:val="0"/>
          <w:marTop w:val="0"/>
          <w:marBottom w:val="0"/>
          <w:divBdr>
            <w:top w:val="none" w:sz="0" w:space="0" w:color="auto"/>
            <w:left w:val="none" w:sz="0" w:space="0" w:color="auto"/>
            <w:bottom w:val="none" w:sz="0" w:space="0" w:color="auto"/>
            <w:right w:val="none" w:sz="0" w:space="0" w:color="auto"/>
          </w:divBdr>
        </w:div>
        <w:div w:id="1888682200">
          <w:marLeft w:val="640"/>
          <w:marRight w:val="0"/>
          <w:marTop w:val="0"/>
          <w:marBottom w:val="0"/>
          <w:divBdr>
            <w:top w:val="none" w:sz="0" w:space="0" w:color="auto"/>
            <w:left w:val="none" w:sz="0" w:space="0" w:color="auto"/>
            <w:bottom w:val="none" w:sz="0" w:space="0" w:color="auto"/>
            <w:right w:val="none" w:sz="0" w:space="0" w:color="auto"/>
          </w:divBdr>
        </w:div>
        <w:div w:id="1604999730">
          <w:marLeft w:val="640"/>
          <w:marRight w:val="0"/>
          <w:marTop w:val="0"/>
          <w:marBottom w:val="0"/>
          <w:divBdr>
            <w:top w:val="none" w:sz="0" w:space="0" w:color="auto"/>
            <w:left w:val="none" w:sz="0" w:space="0" w:color="auto"/>
            <w:bottom w:val="none" w:sz="0" w:space="0" w:color="auto"/>
            <w:right w:val="none" w:sz="0" w:space="0" w:color="auto"/>
          </w:divBdr>
        </w:div>
        <w:div w:id="1254821782">
          <w:marLeft w:val="640"/>
          <w:marRight w:val="0"/>
          <w:marTop w:val="0"/>
          <w:marBottom w:val="0"/>
          <w:divBdr>
            <w:top w:val="none" w:sz="0" w:space="0" w:color="auto"/>
            <w:left w:val="none" w:sz="0" w:space="0" w:color="auto"/>
            <w:bottom w:val="none" w:sz="0" w:space="0" w:color="auto"/>
            <w:right w:val="none" w:sz="0" w:space="0" w:color="auto"/>
          </w:divBdr>
        </w:div>
        <w:div w:id="79104752">
          <w:marLeft w:val="640"/>
          <w:marRight w:val="0"/>
          <w:marTop w:val="0"/>
          <w:marBottom w:val="0"/>
          <w:divBdr>
            <w:top w:val="none" w:sz="0" w:space="0" w:color="auto"/>
            <w:left w:val="none" w:sz="0" w:space="0" w:color="auto"/>
            <w:bottom w:val="none" w:sz="0" w:space="0" w:color="auto"/>
            <w:right w:val="none" w:sz="0" w:space="0" w:color="auto"/>
          </w:divBdr>
        </w:div>
        <w:div w:id="728461400">
          <w:marLeft w:val="640"/>
          <w:marRight w:val="0"/>
          <w:marTop w:val="0"/>
          <w:marBottom w:val="0"/>
          <w:divBdr>
            <w:top w:val="none" w:sz="0" w:space="0" w:color="auto"/>
            <w:left w:val="none" w:sz="0" w:space="0" w:color="auto"/>
            <w:bottom w:val="none" w:sz="0" w:space="0" w:color="auto"/>
            <w:right w:val="none" w:sz="0" w:space="0" w:color="auto"/>
          </w:divBdr>
        </w:div>
        <w:div w:id="2058577556">
          <w:marLeft w:val="640"/>
          <w:marRight w:val="0"/>
          <w:marTop w:val="0"/>
          <w:marBottom w:val="0"/>
          <w:divBdr>
            <w:top w:val="none" w:sz="0" w:space="0" w:color="auto"/>
            <w:left w:val="none" w:sz="0" w:space="0" w:color="auto"/>
            <w:bottom w:val="none" w:sz="0" w:space="0" w:color="auto"/>
            <w:right w:val="none" w:sz="0" w:space="0" w:color="auto"/>
          </w:divBdr>
        </w:div>
        <w:div w:id="1641350383">
          <w:marLeft w:val="640"/>
          <w:marRight w:val="0"/>
          <w:marTop w:val="0"/>
          <w:marBottom w:val="0"/>
          <w:divBdr>
            <w:top w:val="none" w:sz="0" w:space="0" w:color="auto"/>
            <w:left w:val="none" w:sz="0" w:space="0" w:color="auto"/>
            <w:bottom w:val="none" w:sz="0" w:space="0" w:color="auto"/>
            <w:right w:val="none" w:sz="0" w:space="0" w:color="auto"/>
          </w:divBdr>
        </w:div>
        <w:div w:id="1517764520">
          <w:marLeft w:val="640"/>
          <w:marRight w:val="0"/>
          <w:marTop w:val="0"/>
          <w:marBottom w:val="0"/>
          <w:divBdr>
            <w:top w:val="none" w:sz="0" w:space="0" w:color="auto"/>
            <w:left w:val="none" w:sz="0" w:space="0" w:color="auto"/>
            <w:bottom w:val="none" w:sz="0" w:space="0" w:color="auto"/>
            <w:right w:val="none" w:sz="0" w:space="0" w:color="auto"/>
          </w:divBdr>
        </w:div>
        <w:div w:id="751586477">
          <w:marLeft w:val="640"/>
          <w:marRight w:val="0"/>
          <w:marTop w:val="0"/>
          <w:marBottom w:val="0"/>
          <w:divBdr>
            <w:top w:val="none" w:sz="0" w:space="0" w:color="auto"/>
            <w:left w:val="none" w:sz="0" w:space="0" w:color="auto"/>
            <w:bottom w:val="none" w:sz="0" w:space="0" w:color="auto"/>
            <w:right w:val="none" w:sz="0" w:space="0" w:color="auto"/>
          </w:divBdr>
        </w:div>
        <w:div w:id="797262184">
          <w:marLeft w:val="640"/>
          <w:marRight w:val="0"/>
          <w:marTop w:val="0"/>
          <w:marBottom w:val="0"/>
          <w:divBdr>
            <w:top w:val="none" w:sz="0" w:space="0" w:color="auto"/>
            <w:left w:val="none" w:sz="0" w:space="0" w:color="auto"/>
            <w:bottom w:val="none" w:sz="0" w:space="0" w:color="auto"/>
            <w:right w:val="none" w:sz="0" w:space="0" w:color="auto"/>
          </w:divBdr>
        </w:div>
        <w:div w:id="1215895670">
          <w:marLeft w:val="640"/>
          <w:marRight w:val="0"/>
          <w:marTop w:val="0"/>
          <w:marBottom w:val="0"/>
          <w:divBdr>
            <w:top w:val="none" w:sz="0" w:space="0" w:color="auto"/>
            <w:left w:val="none" w:sz="0" w:space="0" w:color="auto"/>
            <w:bottom w:val="none" w:sz="0" w:space="0" w:color="auto"/>
            <w:right w:val="none" w:sz="0" w:space="0" w:color="auto"/>
          </w:divBdr>
        </w:div>
      </w:divsChild>
    </w:div>
    <w:div w:id="2106993224">
      <w:bodyDiv w:val="1"/>
      <w:marLeft w:val="0"/>
      <w:marRight w:val="0"/>
      <w:marTop w:val="0"/>
      <w:marBottom w:val="0"/>
      <w:divBdr>
        <w:top w:val="none" w:sz="0" w:space="0" w:color="auto"/>
        <w:left w:val="none" w:sz="0" w:space="0" w:color="auto"/>
        <w:bottom w:val="none" w:sz="0" w:space="0" w:color="auto"/>
        <w:right w:val="none" w:sz="0" w:space="0" w:color="auto"/>
      </w:divBdr>
      <w:divsChild>
        <w:div w:id="64571072">
          <w:marLeft w:val="640"/>
          <w:marRight w:val="0"/>
          <w:marTop w:val="0"/>
          <w:marBottom w:val="0"/>
          <w:divBdr>
            <w:top w:val="none" w:sz="0" w:space="0" w:color="auto"/>
            <w:left w:val="none" w:sz="0" w:space="0" w:color="auto"/>
            <w:bottom w:val="none" w:sz="0" w:space="0" w:color="auto"/>
            <w:right w:val="none" w:sz="0" w:space="0" w:color="auto"/>
          </w:divBdr>
        </w:div>
        <w:div w:id="87971044">
          <w:marLeft w:val="640"/>
          <w:marRight w:val="0"/>
          <w:marTop w:val="0"/>
          <w:marBottom w:val="0"/>
          <w:divBdr>
            <w:top w:val="none" w:sz="0" w:space="0" w:color="auto"/>
            <w:left w:val="none" w:sz="0" w:space="0" w:color="auto"/>
            <w:bottom w:val="none" w:sz="0" w:space="0" w:color="auto"/>
            <w:right w:val="none" w:sz="0" w:space="0" w:color="auto"/>
          </w:divBdr>
        </w:div>
        <w:div w:id="120802840">
          <w:marLeft w:val="640"/>
          <w:marRight w:val="0"/>
          <w:marTop w:val="0"/>
          <w:marBottom w:val="0"/>
          <w:divBdr>
            <w:top w:val="none" w:sz="0" w:space="0" w:color="auto"/>
            <w:left w:val="none" w:sz="0" w:space="0" w:color="auto"/>
            <w:bottom w:val="none" w:sz="0" w:space="0" w:color="auto"/>
            <w:right w:val="none" w:sz="0" w:space="0" w:color="auto"/>
          </w:divBdr>
        </w:div>
        <w:div w:id="129250518">
          <w:marLeft w:val="640"/>
          <w:marRight w:val="0"/>
          <w:marTop w:val="0"/>
          <w:marBottom w:val="0"/>
          <w:divBdr>
            <w:top w:val="none" w:sz="0" w:space="0" w:color="auto"/>
            <w:left w:val="none" w:sz="0" w:space="0" w:color="auto"/>
            <w:bottom w:val="none" w:sz="0" w:space="0" w:color="auto"/>
            <w:right w:val="none" w:sz="0" w:space="0" w:color="auto"/>
          </w:divBdr>
        </w:div>
        <w:div w:id="137260854">
          <w:marLeft w:val="640"/>
          <w:marRight w:val="0"/>
          <w:marTop w:val="0"/>
          <w:marBottom w:val="0"/>
          <w:divBdr>
            <w:top w:val="none" w:sz="0" w:space="0" w:color="auto"/>
            <w:left w:val="none" w:sz="0" w:space="0" w:color="auto"/>
            <w:bottom w:val="none" w:sz="0" w:space="0" w:color="auto"/>
            <w:right w:val="none" w:sz="0" w:space="0" w:color="auto"/>
          </w:divBdr>
        </w:div>
        <w:div w:id="169029725">
          <w:marLeft w:val="640"/>
          <w:marRight w:val="0"/>
          <w:marTop w:val="0"/>
          <w:marBottom w:val="0"/>
          <w:divBdr>
            <w:top w:val="none" w:sz="0" w:space="0" w:color="auto"/>
            <w:left w:val="none" w:sz="0" w:space="0" w:color="auto"/>
            <w:bottom w:val="none" w:sz="0" w:space="0" w:color="auto"/>
            <w:right w:val="none" w:sz="0" w:space="0" w:color="auto"/>
          </w:divBdr>
        </w:div>
        <w:div w:id="169101941">
          <w:marLeft w:val="640"/>
          <w:marRight w:val="0"/>
          <w:marTop w:val="0"/>
          <w:marBottom w:val="0"/>
          <w:divBdr>
            <w:top w:val="none" w:sz="0" w:space="0" w:color="auto"/>
            <w:left w:val="none" w:sz="0" w:space="0" w:color="auto"/>
            <w:bottom w:val="none" w:sz="0" w:space="0" w:color="auto"/>
            <w:right w:val="none" w:sz="0" w:space="0" w:color="auto"/>
          </w:divBdr>
        </w:div>
        <w:div w:id="171339973">
          <w:marLeft w:val="640"/>
          <w:marRight w:val="0"/>
          <w:marTop w:val="0"/>
          <w:marBottom w:val="0"/>
          <w:divBdr>
            <w:top w:val="none" w:sz="0" w:space="0" w:color="auto"/>
            <w:left w:val="none" w:sz="0" w:space="0" w:color="auto"/>
            <w:bottom w:val="none" w:sz="0" w:space="0" w:color="auto"/>
            <w:right w:val="none" w:sz="0" w:space="0" w:color="auto"/>
          </w:divBdr>
        </w:div>
        <w:div w:id="174347071">
          <w:marLeft w:val="640"/>
          <w:marRight w:val="0"/>
          <w:marTop w:val="0"/>
          <w:marBottom w:val="0"/>
          <w:divBdr>
            <w:top w:val="none" w:sz="0" w:space="0" w:color="auto"/>
            <w:left w:val="none" w:sz="0" w:space="0" w:color="auto"/>
            <w:bottom w:val="none" w:sz="0" w:space="0" w:color="auto"/>
            <w:right w:val="none" w:sz="0" w:space="0" w:color="auto"/>
          </w:divBdr>
        </w:div>
        <w:div w:id="209655887">
          <w:marLeft w:val="640"/>
          <w:marRight w:val="0"/>
          <w:marTop w:val="0"/>
          <w:marBottom w:val="0"/>
          <w:divBdr>
            <w:top w:val="none" w:sz="0" w:space="0" w:color="auto"/>
            <w:left w:val="none" w:sz="0" w:space="0" w:color="auto"/>
            <w:bottom w:val="none" w:sz="0" w:space="0" w:color="auto"/>
            <w:right w:val="none" w:sz="0" w:space="0" w:color="auto"/>
          </w:divBdr>
        </w:div>
        <w:div w:id="243491576">
          <w:marLeft w:val="640"/>
          <w:marRight w:val="0"/>
          <w:marTop w:val="0"/>
          <w:marBottom w:val="0"/>
          <w:divBdr>
            <w:top w:val="none" w:sz="0" w:space="0" w:color="auto"/>
            <w:left w:val="none" w:sz="0" w:space="0" w:color="auto"/>
            <w:bottom w:val="none" w:sz="0" w:space="0" w:color="auto"/>
            <w:right w:val="none" w:sz="0" w:space="0" w:color="auto"/>
          </w:divBdr>
        </w:div>
        <w:div w:id="259799737">
          <w:marLeft w:val="640"/>
          <w:marRight w:val="0"/>
          <w:marTop w:val="0"/>
          <w:marBottom w:val="0"/>
          <w:divBdr>
            <w:top w:val="none" w:sz="0" w:space="0" w:color="auto"/>
            <w:left w:val="none" w:sz="0" w:space="0" w:color="auto"/>
            <w:bottom w:val="none" w:sz="0" w:space="0" w:color="auto"/>
            <w:right w:val="none" w:sz="0" w:space="0" w:color="auto"/>
          </w:divBdr>
        </w:div>
        <w:div w:id="267664468">
          <w:marLeft w:val="640"/>
          <w:marRight w:val="0"/>
          <w:marTop w:val="0"/>
          <w:marBottom w:val="0"/>
          <w:divBdr>
            <w:top w:val="none" w:sz="0" w:space="0" w:color="auto"/>
            <w:left w:val="none" w:sz="0" w:space="0" w:color="auto"/>
            <w:bottom w:val="none" w:sz="0" w:space="0" w:color="auto"/>
            <w:right w:val="none" w:sz="0" w:space="0" w:color="auto"/>
          </w:divBdr>
        </w:div>
        <w:div w:id="299968761">
          <w:marLeft w:val="640"/>
          <w:marRight w:val="0"/>
          <w:marTop w:val="0"/>
          <w:marBottom w:val="0"/>
          <w:divBdr>
            <w:top w:val="none" w:sz="0" w:space="0" w:color="auto"/>
            <w:left w:val="none" w:sz="0" w:space="0" w:color="auto"/>
            <w:bottom w:val="none" w:sz="0" w:space="0" w:color="auto"/>
            <w:right w:val="none" w:sz="0" w:space="0" w:color="auto"/>
          </w:divBdr>
        </w:div>
        <w:div w:id="342703677">
          <w:marLeft w:val="640"/>
          <w:marRight w:val="0"/>
          <w:marTop w:val="0"/>
          <w:marBottom w:val="0"/>
          <w:divBdr>
            <w:top w:val="none" w:sz="0" w:space="0" w:color="auto"/>
            <w:left w:val="none" w:sz="0" w:space="0" w:color="auto"/>
            <w:bottom w:val="none" w:sz="0" w:space="0" w:color="auto"/>
            <w:right w:val="none" w:sz="0" w:space="0" w:color="auto"/>
          </w:divBdr>
        </w:div>
        <w:div w:id="363411521">
          <w:marLeft w:val="640"/>
          <w:marRight w:val="0"/>
          <w:marTop w:val="0"/>
          <w:marBottom w:val="0"/>
          <w:divBdr>
            <w:top w:val="none" w:sz="0" w:space="0" w:color="auto"/>
            <w:left w:val="none" w:sz="0" w:space="0" w:color="auto"/>
            <w:bottom w:val="none" w:sz="0" w:space="0" w:color="auto"/>
            <w:right w:val="none" w:sz="0" w:space="0" w:color="auto"/>
          </w:divBdr>
        </w:div>
        <w:div w:id="393236799">
          <w:marLeft w:val="640"/>
          <w:marRight w:val="0"/>
          <w:marTop w:val="0"/>
          <w:marBottom w:val="0"/>
          <w:divBdr>
            <w:top w:val="none" w:sz="0" w:space="0" w:color="auto"/>
            <w:left w:val="none" w:sz="0" w:space="0" w:color="auto"/>
            <w:bottom w:val="none" w:sz="0" w:space="0" w:color="auto"/>
            <w:right w:val="none" w:sz="0" w:space="0" w:color="auto"/>
          </w:divBdr>
        </w:div>
        <w:div w:id="393352020">
          <w:marLeft w:val="640"/>
          <w:marRight w:val="0"/>
          <w:marTop w:val="0"/>
          <w:marBottom w:val="0"/>
          <w:divBdr>
            <w:top w:val="none" w:sz="0" w:space="0" w:color="auto"/>
            <w:left w:val="none" w:sz="0" w:space="0" w:color="auto"/>
            <w:bottom w:val="none" w:sz="0" w:space="0" w:color="auto"/>
            <w:right w:val="none" w:sz="0" w:space="0" w:color="auto"/>
          </w:divBdr>
        </w:div>
        <w:div w:id="425618953">
          <w:marLeft w:val="640"/>
          <w:marRight w:val="0"/>
          <w:marTop w:val="0"/>
          <w:marBottom w:val="0"/>
          <w:divBdr>
            <w:top w:val="none" w:sz="0" w:space="0" w:color="auto"/>
            <w:left w:val="none" w:sz="0" w:space="0" w:color="auto"/>
            <w:bottom w:val="none" w:sz="0" w:space="0" w:color="auto"/>
            <w:right w:val="none" w:sz="0" w:space="0" w:color="auto"/>
          </w:divBdr>
        </w:div>
        <w:div w:id="429620547">
          <w:marLeft w:val="640"/>
          <w:marRight w:val="0"/>
          <w:marTop w:val="0"/>
          <w:marBottom w:val="0"/>
          <w:divBdr>
            <w:top w:val="none" w:sz="0" w:space="0" w:color="auto"/>
            <w:left w:val="none" w:sz="0" w:space="0" w:color="auto"/>
            <w:bottom w:val="none" w:sz="0" w:space="0" w:color="auto"/>
            <w:right w:val="none" w:sz="0" w:space="0" w:color="auto"/>
          </w:divBdr>
        </w:div>
        <w:div w:id="448091062">
          <w:marLeft w:val="640"/>
          <w:marRight w:val="0"/>
          <w:marTop w:val="0"/>
          <w:marBottom w:val="0"/>
          <w:divBdr>
            <w:top w:val="none" w:sz="0" w:space="0" w:color="auto"/>
            <w:left w:val="none" w:sz="0" w:space="0" w:color="auto"/>
            <w:bottom w:val="none" w:sz="0" w:space="0" w:color="auto"/>
            <w:right w:val="none" w:sz="0" w:space="0" w:color="auto"/>
          </w:divBdr>
        </w:div>
        <w:div w:id="500042969">
          <w:marLeft w:val="640"/>
          <w:marRight w:val="0"/>
          <w:marTop w:val="0"/>
          <w:marBottom w:val="0"/>
          <w:divBdr>
            <w:top w:val="none" w:sz="0" w:space="0" w:color="auto"/>
            <w:left w:val="none" w:sz="0" w:space="0" w:color="auto"/>
            <w:bottom w:val="none" w:sz="0" w:space="0" w:color="auto"/>
            <w:right w:val="none" w:sz="0" w:space="0" w:color="auto"/>
          </w:divBdr>
        </w:div>
        <w:div w:id="505946356">
          <w:marLeft w:val="640"/>
          <w:marRight w:val="0"/>
          <w:marTop w:val="0"/>
          <w:marBottom w:val="0"/>
          <w:divBdr>
            <w:top w:val="none" w:sz="0" w:space="0" w:color="auto"/>
            <w:left w:val="none" w:sz="0" w:space="0" w:color="auto"/>
            <w:bottom w:val="none" w:sz="0" w:space="0" w:color="auto"/>
            <w:right w:val="none" w:sz="0" w:space="0" w:color="auto"/>
          </w:divBdr>
        </w:div>
        <w:div w:id="550193036">
          <w:marLeft w:val="640"/>
          <w:marRight w:val="0"/>
          <w:marTop w:val="0"/>
          <w:marBottom w:val="0"/>
          <w:divBdr>
            <w:top w:val="none" w:sz="0" w:space="0" w:color="auto"/>
            <w:left w:val="none" w:sz="0" w:space="0" w:color="auto"/>
            <w:bottom w:val="none" w:sz="0" w:space="0" w:color="auto"/>
            <w:right w:val="none" w:sz="0" w:space="0" w:color="auto"/>
          </w:divBdr>
        </w:div>
        <w:div w:id="633366455">
          <w:marLeft w:val="640"/>
          <w:marRight w:val="0"/>
          <w:marTop w:val="0"/>
          <w:marBottom w:val="0"/>
          <w:divBdr>
            <w:top w:val="none" w:sz="0" w:space="0" w:color="auto"/>
            <w:left w:val="none" w:sz="0" w:space="0" w:color="auto"/>
            <w:bottom w:val="none" w:sz="0" w:space="0" w:color="auto"/>
            <w:right w:val="none" w:sz="0" w:space="0" w:color="auto"/>
          </w:divBdr>
        </w:div>
        <w:div w:id="635568864">
          <w:marLeft w:val="640"/>
          <w:marRight w:val="0"/>
          <w:marTop w:val="0"/>
          <w:marBottom w:val="0"/>
          <w:divBdr>
            <w:top w:val="none" w:sz="0" w:space="0" w:color="auto"/>
            <w:left w:val="none" w:sz="0" w:space="0" w:color="auto"/>
            <w:bottom w:val="none" w:sz="0" w:space="0" w:color="auto"/>
            <w:right w:val="none" w:sz="0" w:space="0" w:color="auto"/>
          </w:divBdr>
        </w:div>
        <w:div w:id="687952119">
          <w:marLeft w:val="640"/>
          <w:marRight w:val="0"/>
          <w:marTop w:val="0"/>
          <w:marBottom w:val="0"/>
          <w:divBdr>
            <w:top w:val="none" w:sz="0" w:space="0" w:color="auto"/>
            <w:left w:val="none" w:sz="0" w:space="0" w:color="auto"/>
            <w:bottom w:val="none" w:sz="0" w:space="0" w:color="auto"/>
            <w:right w:val="none" w:sz="0" w:space="0" w:color="auto"/>
          </w:divBdr>
        </w:div>
        <w:div w:id="709839261">
          <w:marLeft w:val="640"/>
          <w:marRight w:val="0"/>
          <w:marTop w:val="0"/>
          <w:marBottom w:val="0"/>
          <w:divBdr>
            <w:top w:val="none" w:sz="0" w:space="0" w:color="auto"/>
            <w:left w:val="none" w:sz="0" w:space="0" w:color="auto"/>
            <w:bottom w:val="none" w:sz="0" w:space="0" w:color="auto"/>
            <w:right w:val="none" w:sz="0" w:space="0" w:color="auto"/>
          </w:divBdr>
        </w:div>
        <w:div w:id="713310519">
          <w:marLeft w:val="640"/>
          <w:marRight w:val="0"/>
          <w:marTop w:val="0"/>
          <w:marBottom w:val="0"/>
          <w:divBdr>
            <w:top w:val="none" w:sz="0" w:space="0" w:color="auto"/>
            <w:left w:val="none" w:sz="0" w:space="0" w:color="auto"/>
            <w:bottom w:val="none" w:sz="0" w:space="0" w:color="auto"/>
            <w:right w:val="none" w:sz="0" w:space="0" w:color="auto"/>
          </w:divBdr>
        </w:div>
        <w:div w:id="722405925">
          <w:marLeft w:val="640"/>
          <w:marRight w:val="0"/>
          <w:marTop w:val="0"/>
          <w:marBottom w:val="0"/>
          <w:divBdr>
            <w:top w:val="none" w:sz="0" w:space="0" w:color="auto"/>
            <w:left w:val="none" w:sz="0" w:space="0" w:color="auto"/>
            <w:bottom w:val="none" w:sz="0" w:space="0" w:color="auto"/>
            <w:right w:val="none" w:sz="0" w:space="0" w:color="auto"/>
          </w:divBdr>
        </w:div>
        <w:div w:id="760377298">
          <w:marLeft w:val="640"/>
          <w:marRight w:val="0"/>
          <w:marTop w:val="0"/>
          <w:marBottom w:val="0"/>
          <w:divBdr>
            <w:top w:val="none" w:sz="0" w:space="0" w:color="auto"/>
            <w:left w:val="none" w:sz="0" w:space="0" w:color="auto"/>
            <w:bottom w:val="none" w:sz="0" w:space="0" w:color="auto"/>
            <w:right w:val="none" w:sz="0" w:space="0" w:color="auto"/>
          </w:divBdr>
        </w:div>
        <w:div w:id="763692405">
          <w:marLeft w:val="640"/>
          <w:marRight w:val="0"/>
          <w:marTop w:val="0"/>
          <w:marBottom w:val="0"/>
          <w:divBdr>
            <w:top w:val="none" w:sz="0" w:space="0" w:color="auto"/>
            <w:left w:val="none" w:sz="0" w:space="0" w:color="auto"/>
            <w:bottom w:val="none" w:sz="0" w:space="0" w:color="auto"/>
            <w:right w:val="none" w:sz="0" w:space="0" w:color="auto"/>
          </w:divBdr>
        </w:div>
        <w:div w:id="828253816">
          <w:marLeft w:val="640"/>
          <w:marRight w:val="0"/>
          <w:marTop w:val="0"/>
          <w:marBottom w:val="0"/>
          <w:divBdr>
            <w:top w:val="none" w:sz="0" w:space="0" w:color="auto"/>
            <w:left w:val="none" w:sz="0" w:space="0" w:color="auto"/>
            <w:bottom w:val="none" w:sz="0" w:space="0" w:color="auto"/>
            <w:right w:val="none" w:sz="0" w:space="0" w:color="auto"/>
          </w:divBdr>
        </w:div>
        <w:div w:id="848955673">
          <w:marLeft w:val="640"/>
          <w:marRight w:val="0"/>
          <w:marTop w:val="0"/>
          <w:marBottom w:val="0"/>
          <w:divBdr>
            <w:top w:val="none" w:sz="0" w:space="0" w:color="auto"/>
            <w:left w:val="none" w:sz="0" w:space="0" w:color="auto"/>
            <w:bottom w:val="none" w:sz="0" w:space="0" w:color="auto"/>
            <w:right w:val="none" w:sz="0" w:space="0" w:color="auto"/>
          </w:divBdr>
        </w:div>
        <w:div w:id="862481265">
          <w:marLeft w:val="640"/>
          <w:marRight w:val="0"/>
          <w:marTop w:val="0"/>
          <w:marBottom w:val="0"/>
          <w:divBdr>
            <w:top w:val="none" w:sz="0" w:space="0" w:color="auto"/>
            <w:left w:val="none" w:sz="0" w:space="0" w:color="auto"/>
            <w:bottom w:val="none" w:sz="0" w:space="0" w:color="auto"/>
            <w:right w:val="none" w:sz="0" w:space="0" w:color="auto"/>
          </w:divBdr>
        </w:div>
        <w:div w:id="884215612">
          <w:marLeft w:val="640"/>
          <w:marRight w:val="0"/>
          <w:marTop w:val="0"/>
          <w:marBottom w:val="0"/>
          <w:divBdr>
            <w:top w:val="none" w:sz="0" w:space="0" w:color="auto"/>
            <w:left w:val="none" w:sz="0" w:space="0" w:color="auto"/>
            <w:bottom w:val="none" w:sz="0" w:space="0" w:color="auto"/>
            <w:right w:val="none" w:sz="0" w:space="0" w:color="auto"/>
          </w:divBdr>
        </w:div>
        <w:div w:id="946471836">
          <w:marLeft w:val="640"/>
          <w:marRight w:val="0"/>
          <w:marTop w:val="0"/>
          <w:marBottom w:val="0"/>
          <w:divBdr>
            <w:top w:val="none" w:sz="0" w:space="0" w:color="auto"/>
            <w:left w:val="none" w:sz="0" w:space="0" w:color="auto"/>
            <w:bottom w:val="none" w:sz="0" w:space="0" w:color="auto"/>
            <w:right w:val="none" w:sz="0" w:space="0" w:color="auto"/>
          </w:divBdr>
        </w:div>
        <w:div w:id="960527624">
          <w:marLeft w:val="640"/>
          <w:marRight w:val="0"/>
          <w:marTop w:val="0"/>
          <w:marBottom w:val="0"/>
          <w:divBdr>
            <w:top w:val="none" w:sz="0" w:space="0" w:color="auto"/>
            <w:left w:val="none" w:sz="0" w:space="0" w:color="auto"/>
            <w:bottom w:val="none" w:sz="0" w:space="0" w:color="auto"/>
            <w:right w:val="none" w:sz="0" w:space="0" w:color="auto"/>
          </w:divBdr>
        </w:div>
        <w:div w:id="965702742">
          <w:marLeft w:val="640"/>
          <w:marRight w:val="0"/>
          <w:marTop w:val="0"/>
          <w:marBottom w:val="0"/>
          <w:divBdr>
            <w:top w:val="none" w:sz="0" w:space="0" w:color="auto"/>
            <w:left w:val="none" w:sz="0" w:space="0" w:color="auto"/>
            <w:bottom w:val="none" w:sz="0" w:space="0" w:color="auto"/>
            <w:right w:val="none" w:sz="0" w:space="0" w:color="auto"/>
          </w:divBdr>
        </w:div>
        <w:div w:id="975570285">
          <w:marLeft w:val="640"/>
          <w:marRight w:val="0"/>
          <w:marTop w:val="0"/>
          <w:marBottom w:val="0"/>
          <w:divBdr>
            <w:top w:val="none" w:sz="0" w:space="0" w:color="auto"/>
            <w:left w:val="none" w:sz="0" w:space="0" w:color="auto"/>
            <w:bottom w:val="none" w:sz="0" w:space="0" w:color="auto"/>
            <w:right w:val="none" w:sz="0" w:space="0" w:color="auto"/>
          </w:divBdr>
        </w:div>
        <w:div w:id="1013721877">
          <w:marLeft w:val="640"/>
          <w:marRight w:val="0"/>
          <w:marTop w:val="0"/>
          <w:marBottom w:val="0"/>
          <w:divBdr>
            <w:top w:val="none" w:sz="0" w:space="0" w:color="auto"/>
            <w:left w:val="none" w:sz="0" w:space="0" w:color="auto"/>
            <w:bottom w:val="none" w:sz="0" w:space="0" w:color="auto"/>
            <w:right w:val="none" w:sz="0" w:space="0" w:color="auto"/>
          </w:divBdr>
        </w:div>
        <w:div w:id="1038362035">
          <w:marLeft w:val="640"/>
          <w:marRight w:val="0"/>
          <w:marTop w:val="0"/>
          <w:marBottom w:val="0"/>
          <w:divBdr>
            <w:top w:val="none" w:sz="0" w:space="0" w:color="auto"/>
            <w:left w:val="none" w:sz="0" w:space="0" w:color="auto"/>
            <w:bottom w:val="none" w:sz="0" w:space="0" w:color="auto"/>
            <w:right w:val="none" w:sz="0" w:space="0" w:color="auto"/>
          </w:divBdr>
        </w:div>
        <w:div w:id="1061829983">
          <w:marLeft w:val="640"/>
          <w:marRight w:val="0"/>
          <w:marTop w:val="0"/>
          <w:marBottom w:val="0"/>
          <w:divBdr>
            <w:top w:val="none" w:sz="0" w:space="0" w:color="auto"/>
            <w:left w:val="none" w:sz="0" w:space="0" w:color="auto"/>
            <w:bottom w:val="none" w:sz="0" w:space="0" w:color="auto"/>
            <w:right w:val="none" w:sz="0" w:space="0" w:color="auto"/>
          </w:divBdr>
        </w:div>
        <w:div w:id="1070888313">
          <w:marLeft w:val="640"/>
          <w:marRight w:val="0"/>
          <w:marTop w:val="0"/>
          <w:marBottom w:val="0"/>
          <w:divBdr>
            <w:top w:val="none" w:sz="0" w:space="0" w:color="auto"/>
            <w:left w:val="none" w:sz="0" w:space="0" w:color="auto"/>
            <w:bottom w:val="none" w:sz="0" w:space="0" w:color="auto"/>
            <w:right w:val="none" w:sz="0" w:space="0" w:color="auto"/>
          </w:divBdr>
        </w:div>
        <w:div w:id="1076854158">
          <w:marLeft w:val="640"/>
          <w:marRight w:val="0"/>
          <w:marTop w:val="0"/>
          <w:marBottom w:val="0"/>
          <w:divBdr>
            <w:top w:val="none" w:sz="0" w:space="0" w:color="auto"/>
            <w:left w:val="none" w:sz="0" w:space="0" w:color="auto"/>
            <w:bottom w:val="none" w:sz="0" w:space="0" w:color="auto"/>
            <w:right w:val="none" w:sz="0" w:space="0" w:color="auto"/>
          </w:divBdr>
        </w:div>
        <w:div w:id="1083382103">
          <w:marLeft w:val="640"/>
          <w:marRight w:val="0"/>
          <w:marTop w:val="0"/>
          <w:marBottom w:val="0"/>
          <w:divBdr>
            <w:top w:val="none" w:sz="0" w:space="0" w:color="auto"/>
            <w:left w:val="none" w:sz="0" w:space="0" w:color="auto"/>
            <w:bottom w:val="none" w:sz="0" w:space="0" w:color="auto"/>
            <w:right w:val="none" w:sz="0" w:space="0" w:color="auto"/>
          </w:divBdr>
        </w:div>
        <w:div w:id="1095781601">
          <w:marLeft w:val="640"/>
          <w:marRight w:val="0"/>
          <w:marTop w:val="0"/>
          <w:marBottom w:val="0"/>
          <w:divBdr>
            <w:top w:val="none" w:sz="0" w:space="0" w:color="auto"/>
            <w:left w:val="none" w:sz="0" w:space="0" w:color="auto"/>
            <w:bottom w:val="none" w:sz="0" w:space="0" w:color="auto"/>
            <w:right w:val="none" w:sz="0" w:space="0" w:color="auto"/>
          </w:divBdr>
        </w:div>
        <w:div w:id="1141731036">
          <w:marLeft w:val="640"/>
          <w:marRight w:val="0"/>
          <w:marTop w:val="0"/>
          <w:marBottom w:val="0"/>
          <w:divBdr>
            <w:top w:val="none" w:sz="0" w:space="0" w:color="auto"/>
            <w:left w:val="none" w:sz="0" w:space="0" w:color="auto"/>
            <w:bottom w:val="none" w:sz="0" w:space="0" w:color="auto"/>
            <w:right w:val="none" w:sz="0" w:space="0" w:color="auto"/>
          </w:divBdr>
        </w:div>
        <w:div w:id="1172910282">
          <w:marLeft w:val="640"/>
          <w:marRight w:val="0"/>
          <w:marTop w:val="0"/>
          <w:marBottom w:val="0"/>
          <w:divBdr>
            <w:top w:val="none" w:sz="0" w:space="0" w:color="auto"/>
            <w:left w:val="none" w:sz="0" w:space="0" w:color="auto"/>
            <w:bottom w:val="none" w:sz="0" w:space="0" w:color="auto"/>
            <w:right w:val="none" w:sz="0" w:space="0" w:color="auto"/>
          </w:divBdr>
        </w:div>
        <w:div w:id="1186290223">
          <w:marLeft w:val="640"/>
          <w:marRight w:val="0"/>
          <w:marTop w:val="0"/>
          <w:marBottom w:val="0"/>
          <w:divBdr>
            <w:top w:val="none" w:sz="0" w:space="0" w:color="auto"/>
            <w:left w:val="none" w:sz="0" w:space="0" w:color="auto"/>
            <w:bottom w:val="none" w:sz="0" w:space="0" w:color="auto"/>
            <w:right w:val="none" w:sz="0" w:space="0" w:color="auto"/>
          </w:divBdr>
        </w:div>
        <w:div w:id="1238200780">
          <w:marLeft w:val="640"/>
          <w:marRight w:val="0"/>
          <w:marTop w:val="0"/>
          <w:marBottom w:val="0"/>
          <w:divBdr>
            <w:top w:val="none" w:sz="0" w:space="0" w:color="auto"/>
            <w:left w:val="none" w:sz="0" w:space="0" w:color="auto"/>
            <w:bottom w:val="none" w:sz="0" w:space="0" w:color="auto"/>
            <w:right w:val="none" w:sz="0" w:space="0" w:color="auto"/>
          </w:divBdr>
        </w:div>
        <w:div w:id="1241595565">
          <w:marLeft w:val="640"/>
          <w:marRight w:val="0"/>
          <w:marTop w:val="0"/>
          <w:marBottom w:val="0"/>
          <w:divBdr>
            <w:top w:val="none" w:sz="0" w:space="0" w:color="auto"/>
            <w:left w:val="none" w:sz="0" w:space="0" w:color="auto"/>
            <w:bottom w:val="none" w:sz="0" w:space="0" w:color="auto"/>
            <w:right w:val="none" w:sz="0" w:space="0" w:color="auto"/>
          </w:divBdr>
        </w:div>
        <w:div w:id="1253903104">
          <w:marLeft w:val="640"/>
          <w:marRight w:val="0"/>
          <w:marTop w:val="0"/>
          <w:marBottom w:val="0"/>
          <w:divBdr>
            <w:top w:val="none" w:sz="0" w:space="0" w:color="auto"/>
            <w:left w:val="none" w:sz="0" w:space="0" w:color="auto"/>
            <w:bottom w:val="none" w:sz="0" w:space="0" w:color="auto"/>
            <w:right w:val="none" w:sz="0" w:space="0" w:color="auto"/>
          </w:divBdr>
        </w:div>
        <w:div w:id="1274166724">
          <w:marLeft w:val="640"/>
          <w:marRight w:val="0"/>
          <w:marTop w:val="0"/>
          <w:marBottom w:val="0"/>
          <w:divBdr>
            <w:top w:val="none" w:sz="0" w:space="0" w:color="auto"/>
            <w:left w:val="none" w:sz="0" w:space="0" w:color="auto"/>
            <w:bottom w:val="none" w:sz="0" w:space="0" w:color="auto"/>
            <w:right w:val="none" w:sz="0" w:space="0" w:color="auto"/>
          </w:divBdr>
        </w:div>
        <w:div w:id="1288001247">
          <w:marLeft w:val="640"/>
          <w:marRight w:val="0"/>
          <w:marTop w:val="0"/>
          <w:marBottom w:val="0"/>
          <w:divBdr>
            <w:top w:val="none" w:sz="0" w:space="0" w:color="auto"/>
            <w:left w:val="none" w:sz="0" w:space="0" w:color="auto"/>
            <w:bottom w:val="none" w:sz="0" w:space="0" w:color="auto"/>
            <w:right w:val="none" w:sz="0" w:space="0" w:color="auto"/>
          </w:divBdr>
        </w:div>
        <w:div w:id="1290086568">
          <w:marLeft w:val="640"/>
          <w:marRight w:val="0"/>
          <w:marTop w:val="0"/>
          <w:marBottom w:val="0"/>
          <w:divBdr>
            <w:top w:val="none" w:sz="0" w:space="0" w:color="auto"/>
            <w:left w:val="none" w:sz="0" w:space="0" w:color="auto"/>
            <w:bottom w:val="none" w:sz="0" w:space="0" w:color="auto"/>
            <w:right w:val="none" w:sz="0" w:space="0" w:color="auto"/>
          </w:divBdr>
        </w:div>
        <w:div w:id="1359508794">
          <w:marLeft w:val="640"/>
          <w:marRight w:val="0"/>
          <w:marTop w:val="0"/>
          <w:marBottom w:val="0"/>
          <w:divBdr>
            <w:top w:val="none" w:sz="0" w:space="0" w:color="auto"/>
            <w:left w:val="none" w:sz="0" w:space="0" w:color="auto"/>
            <w:bottom w:val="none" w:sz="0" w:space="0" w:color="auto"/>
            <w:right w:val="none" w:sz="0" w:space="0" w:color="auto"/>
          </w:divBdr>
        </w:div>
        <w:div w:id="1361778337">
          <w:marLeft w:val="640"/>
          <w:marRight w:val="0"/>
          <w:marTop w:val="0"/>
          <w:marBottom w:val="0"/>
          <w:divBdr>
            <w:top w:val="none" w:sz="0" w:space="0" w:color="auto"/>
            <w:left w:val="none" w:sz="0" w:space="0" w:color="auto"/>
            <w:bottom w:val="none" w:sz="0" w:space="0" w:color="auto"/>
            <w:right w:val="none" w:sz="0" w:space="0" w:color="auto"/>
          </w:divBdr>
        </w:div>
        <w:div w:id="1438410801">
          <w:marLeft w:val="640"/>
          <w:marRight w:val="0"/>
          <w:marTop w:val="0"/>
          <w:marBottom w:val="0"/>
          <w:divBdr>
            <w:top w:val="none" w:sz="0" w:space="0" w:color="auto"/>
            <w:left w:val="none" w:sz="0" w:space="0" w:color="auto"/>
            <w:bottom w:val="none" w:sz="0" w:space="0" w:color="auto"/>
            <w:right w:val="none" w:sz="0" w:space="0" w:color="auto"/>
          </w:divBdr>
        </w:div>
        <w:div w:id="1453014884">
          <w:marLeft w:val="640"/>
          <w:marRight w:val="0"/>
          <w:marTop w:val="0"/>
          <w:marBottom w:val="0"/>
          <w:divBdr>
            <w:top w:val="none" w:sz="0" w:space="0" w:color="auto"/>
            <w:left w:val="none" w:sz="0" w:space="0" w:color="auto"/>
            <w:bottom w:val="none" w:sz="0" w:space="0" w:color="auto"/>
            <w:right w:val="none" w:sz="0" w:space="0" w:color="auto"/>
          </w:divBdr>
        </w:div>
        <w:div w:id="1468935162">
          <w:marLeft w:val="640"/>
          <w:marRight w:val="0"/>
          <w:marTop w:val="0"/>
          <w:marBottom w:val="0"/>
          <w:divBdr>
            <w:top w:val="none" w:sz="0" w:space="0" w:color="auto"/>
            <w:left w:val="none" w:sz="0" w:space="0" w:color="auto"/>
            <w:bottom w:val="none" w:sz="0" w:space="0" w:color="auto"/>
            <w:right w:val="none" w:sz="0" w:space="0" w:color="auto"/>
          </w:divBdr>
        </w:div>
        <w:div w:id="1470128125">
          <w:marLeft w:val="640"/>
          <w:marRight w:val="0"/>
          <w:marTop w:val="0"/>
          <w:marBottom w:val="0"/>
          <w:divBdr>
            <w:top w:val="none" w:sz="0" w:space="0" w:color="auto"/>
            <w:left w:val="none" w:sz="0" w:space="0" w:color="auto"/>
            <w:bottom w:val="none" w:sz="0" w:space="0" w:color="auto"/>
            <w:right w:val="none" w:sz="0" w:space="0" w:color="auto"/>
          </w:divBdr>
        </w:div>
        <w:div w:id="1502313313">
          <w:marLeft w:val="640"/>
          <w:marRight w:val="0"/>
          <w:marTop w:val="0"/>
          <w:marBottom w:val="0"/>
          <w:divBdr>
            <w:top w:val="none" w:sz="0" w:space="0" w:color="auto"/>
            <w:left w:val="none" w:sz="0" w:space="0" w:color="auto"/>
            <w:bottom w:val="none" w:sz="0" w:space="0" w:color="auto"/>
            <w:right w:val="none" w:sz="0" w:space="0" w:color="auto"/>
          </w:divBdr>
        </w:div>
        <w:div w:id="1513445793">
          <w:marLeft w:val="640"/>
          <w:marRight w:val="0"/>
          <w:marTop w:val="0"/>
          <w:marBottom w:val="0"/>
          <w:divBdr>
            <w:top w:val="none" w:sz="0" w:space="0" w:color="auto"/>
            <w:left w:val="none" w:sz="0" w:space="0" w:color="auto"/>
            <w:bottom w:val="none" w:sz="0" w:space="0" w:color="auto"/>
            <w:right w:val="none" w:sz="0" w:space="0" w:color="auto"/>
          </w:divBdr>
        </w:div>
        <w:div w:id="1555702155">
          <w:marLeft w:val="640"/>
          <w:marRight w:val="0"/>
          <w:marTop w:val="0"/>
          <w:marBottom w:val="0"/>
          <w:divBdr>
            <w:top w:val="none" w:sz="0" w:space="0" w:color="auto"/>
            <w:left w:val="none" w:sz="0" w:space="0" w:color="auto"/>
            <w:bottom w:val="none" w:sz="0" w:space="0" w:color="auto"/>
            <w:right w:val="none" w:sz="0" w:space="0" w:color="auto"/>
          </w:divBdr>
        </w:div>
        <w:div w:id="1559390089">
          <w:marLeft w:val="640"/>
          <w:marRight w:val="0"/>
          <w:marTop w:val="0"/>
          <w:marBottom w:val="0"/>
          <w:divBdr>
            <w:top w:val="none" w:sz="0" w:space="0" w:color="auto"/>
            <w:left w:val="none" w:sz="0" w:space="0" w:color="auto"/>
            <w:bottom w:val="none" w:sz="0" w:space="0" w:color="auto"/>
            <w:right w:val="none" w:sz="0" w:space="0" w:color="auto"/>
          </w:divBdr>
        </w:div>
        <w:div w:id="1562791291">
          <w:marLeft w:val="640"/>
          <w:marRight w:val="0"/>
          <w:marTop w:val="0"/>
          <w:marBottom w:val="0"/>
          <w:divBdr>
            <w:top w:val="none" w:sz="0" w:space="0" w:color="auto"/>
            <w:left w:val="none" w:sz="0" w:space="0" w:color="auto"/>
            <w:bottom w:val="none" w:sz="0" w:space="0" w:color="auto"/>
            <w:right w:val="none" w:sz="0" w:space="0" w:color="auto"/>
          </w:divBdr>
        </w:div>
        <w:div w:id="1583874917">
          <w:marLeft w:val="640"/>
          <w:marRight w:val="0"/>
          <w:marTop w:val="0"/>
          <w:marBottom w:val="0"/>
          <w:divBdr>
            <w:top w:val="none" w:sz="0" w:space="0" w:color="auto"/>
            <w:left w:val="none" w:sz="0" w:space="0" w:color="auto"/>
            <w:bottom w:val="none" w:sz="0" w:space="0" w:color="auto"/>
            <w:right w:val="none" w:sz="0" w:space="0" w:color="auto"/>
          </w:divBdr>
        </w:div>
        <w:div w:id="1640653049">
          <w:marLeft w:val="640"/>
          <w:marRight w:val="0"/>
          <w:marTop w:val="0"/>
          <w:marBottom w:val="0"/>
          <w:divBdr>
            <w:top w:val="none" w:sz="0" w:space="0" w:color="auto"/>
            <w:left w:val="none" w:sz="0" w:space="0" w:color="auto"/>
            <w:bottom w:val="none" w:sz="0" w:space="0" w:color="auto"/>
            <w:right w:val="none" w:sz="0" w:space="0" w:color="auto"/>
          </w:divBdr>
        </w:div>
        <w:div w:id="1714035457">
          <w:marLeft w:val="640"/>
          <w:marRight w:val="0"/>
          <w:marTop w:val="0"/>
          <w:marBottom w:val="0"/>
          <w:divBdr>
            <w:top w:val="none" w:sz="0" w:space="0" w:color="auto"/>
            <w:left w:val="none" w:sz="0" w:space="0" w:color="auto"/>
            <w:bottom w:val="none" w:sz="0" w:space="0" w:color="auto"/>
            <w:right w:val="none" w:sz="0" w:space="0" w:color="auto"/>
          </w:divBdr>
        </w:div>
        <w:div w:id="1722364770">
          <w:marLeft w:val="640"/>
          <w:marRight w:val="0"/>
          <w:marTop w:val="0"/>
          <w:marBottom w:val="0"/>
          <w:divBdr>
            <w:top w:val="none" w:sz="0" w:space="0" w:color="auto"/>
            <w:left w:val="none" w:sz="0" w:space="0" w:color="auto"/>
            <w:bottom w:val="none" w:sz="0" w:space="0" w:color="auto"/>
            <w:right w:val="none" w:sz="0" w:space="0" w:color="auto"/>
          </w:divBdr>
        </w:div>
        <w:div w:id="1752508766">
          <w:marLeft w:val="640"/>
          <w:marRight w:val="0"/>
          <w:marTop w:val="0"/>
          <w:marBottom w:val="0"/>
          <w:divBdr>
            <w:top w:val="none" w:sz="0" w:space="0" w:color="auto"/>
            <w:left w:val="none" w:sz="0" w:space="0" w:color="auto"/>
            <w:bottom w:val="none" w:sz="0" w:space="0" w:color="auto"/>
            <w:right w:val="none" w:sz="0" w:space="0" w:color="auto"/>
          </w:divBdr>
        </w:div>
        <w:div w:id="1820269810">
          <w:marLeft w:val="640"/>
          <w:marRight w:val="0"/>
          <w:marTop w:val="0"/>
          <w:marBottom w:val="0"/>
          <w:divBdr>
            <w:top w:val="none" w:sz="0" w:space="0" w:color="auto"/>
            <w:left w:val="none" w:sz="0" w:space="0" w:color="auto"/>
            <w:bottom w:val="none" w:sz="0" w:space="0" w:color="auto"/>
            <w:right w:val="none" w:sz="0" w:space="0" w:color="auto"/>
          </w:divBdr>
        </w:div>
        <w:div w:id="1878468796">
          <w:marLeft w:val="640"/>
          <w:marRight w:val="0"/>
          <w:marTop w:val="0"/>
          <w:marBottom w:val="0"/>
          <w:divBdr>
            <w:top w:val="none" w:sz="0" w:space="0" w:color="auto"/>
            <w:left w:val="none" w:sz="0" w:space="0" w:color="auto"/>
            <w:bottom w:val="none" w:sz="0" w:space="0" w:color="auto"/>
            <w:right w:val="none" w:sz="0" w:space="0" w:color="auto"/>
          </w:divBdr>
        </w:div>
        <w:div w:id="1893275026">
          <w:marLeft w:val="640"/>
          <w:marRight w:val="0"/>
          <w:marTop w:val="0"/>
          <w:marBottom w:val="0"/>
          <w:divBdr>
            <w:top w:val="none" w:sz="0" w:space="0" w:color="auto"/>
            <w:left w:val="none" w:sz="0" w:space="0" w:color="auto"/>
            <w:bottom w:val="none" w:sz="0" w:space="0" w:color="auto"/>
            <w:right w:val="none" w:sz="0" w:space="0" w:color="auto"/>
          </w:divBdr>
        </w:div>
        <w:div w:id="1908493543">
          <w:marLeft w:val="640"/>
          <w:marRight w:val="0"/>
          <w:marTop w:val="0"/>
          <w:marBottom w:val="0"/>
          <w:divBdr>
            <w:top w:val="none" w:sz="0" w:space="0" w:color="auto"/>
            <w:left w:val="none" w:sz="0" w:space="0" w:color="auto"/>
            <w:bottom w:val="none" w:sz="0" w:space="0" w:color="auto"/>
            <w:right w:val="none" w:sz="0" w:space="0" w:color="auto"/>
          </w:divBdr>
        </w:div>
        <w:div w:id="1936866279">
          <w:marLeft w:val="640"/>
          <w:marRight w:val="0"/>
          <w:marTop w:val="0"/>
          <w:marBottom w:val="0"/>
          <w:divBdr>
            <w:top w:val="none" w:sz="0" w:space="0" w:color="auto"/>
            <w:left w:val="none" w:sz="0" w:space="0" w:color="auto"/>
            <w:bottom w:val="none" w:sz="0" w:space="0" w:color="auto"/>
            <w:right w:val="none" w:sz="0" w:space="0" w:color="auto"/>
          </w:divBdr>
        </w:div>
        <w:div w:id="1943876810">
          <w:marLeft w:val="640"/>
          <w:marRight w:val="0"/>
          <w:marTop w:val="0"/>
          <w:marBottom w:val="0"/>
          <w:divBdr>
            <w:top w:val="none" w:sz="0" w:space="0" w:color="auto"/>
            <w:left w:val="none" w:sz="0" w:space="0" w:color="auto"/>
            <w:bottom w:val="none" w:sz="0" w:space="0" w:color="auto"/>
            <w:right w:val="none" w:sz="0" w:space="0" w:color="auto"/>
          </w:divBdr>
        </w:div>
        <w:div w:id="1945334608">
          <w:marLeft w:val="640"/>
          <w:marRight w:val="0"/>
          <w:marTop w:val="0"/>
          <w:marBottom w:val="0"/>
          <w:divBdr>
            <w:top w:val="none" w:sz="0" w:space="0" w:color="auto"/>
            <w:left w:val="none" w:sz="0" w:space="0" w:color="auto"/>
            <w:bottom w:val="none" w:sz="0" w:space="0" w:color="auto"/>
            <w:right w:val="none" w:sz="0" w:space="0" w:color="auto"/>
          </w:divBdr>
        </w:div>
        <w:div w:id="1947348124">
          <w:marLeft w:val="640"/>
          <w:marRight w:val="0"/>
          <w:marTop w:val="0"/>
          <w:marBottom w:val="0"/>
          <w:divBdr>
            <w:top w:val="none" w:sz="0" w:space="0" w:color="auto"/>
            <w:left w:val="none" w:sz="0" w:space="0" w:color="auto"/>
            <w:bottom w:val="none" w:sz="0" w:space="0" w:color="auto"/>
            <w:right w:val="none" w:sz="0" w:space="0" w:color="auto"/>
          </w:divBdr>
        </w:div>
        <w:div w:id="1957833815">
          <w:marLeft w:val="640"/>
          <w:marRight w:val="0"/>
          <w:marTop w:val="0"/>
          <w:marBottom w:val="0"/>
          <w:divBdr>
            <w:top w:val="none" w:sz="0" w:space="0" w:color="auto"/>
            <w:left w:val="none" w:sz="0" w:space="0" w:color="auto"/>
            <w:bottom w:val="none" w:sz="0" w:space="0" w:color="auto"/>
            <w:right w:val="none" w:sz="0" w:space="0" w:color="auto"/>
          </w:divBdr>
        </w:div>
        <w:div w:id="1960136347">
          <w:marLeft w:val="640"/>
          <w:marRight w:val="0"/>
          <w:marTop w:val="0"/>
          <w:marBottom w:val="0"/>
          <w:divBdr>
            <w:top w:val="none" w:sz="0" w:space="0" w:color="auto"/>
            <w:left w:val="none" w:sz="0" w:space="0" w:color="auto"/>
            <w:bottom w:val="none" w:sz="0" w:space="0" w:color="auto"/>
            <w:right w:val="none" w:sz="0" w:space="0" w:color="auto"/>
          </w:divBdr>
        </w:div>
        <w:div w:id="1977372655">
          <w:marLeft w:val="640"/>
          <w:marRight w:val="0"/>
          <w:marTop w:val="0"/>
          <w:marBottom w:val="0"/>
          <w:divBdr>
            <w:top w:val="none" w:sz="0" w:space="0" w:color="auto"/>
            <w:left w:val="none" w:sz="0" w:space="0" w:color="auto"/>
            <w:bottom w:val="none" w:sz="0" w:space="0" w:color="auto"/>
            <w:right w:val="none" w:sz="0" w:space="0" w:color="auto"/>
          </w:divBdr>
        </w:div>
        <w:div w:id="2000814902">
          <w:marLeft w:val="640"/>
          <w:marRight w:val="0"/>
          <w:marTop w:val="0"/>
          <w:marBottom w:val="0"/>
          <w:divBdr>
            <w:top w:val="none" w:sz="0" w:space="0" w:color="auto"/>
            <w:left w:val="none" w:sz="0" w:space="0" w:color="auto"/>
            <w:bottom w:val="none" w:sz="0" w:space="0" w:color="auto"/>
            <w:right w:val="none" w:sz="0" w:space="0" w:color="auto"/>
          </w:divBdr>
        </w:div>
        <w:div w:id="2054621694">
          <w:marLeft w:val="640"/>
          <w:marRight w:val="0"/>
          <w:marTop w:val="0"/>
          <w:marBottom w:val="0"/>
          <w:divBdr>
            <w:top w:val="none" w:sz="0" w:space="0" w:color="auto"/>
            <w:left w:val="none" w:sz="0" w:space="0" w:color="auto"/>
            <w:bottom w:val="none" w:sz="0" w:space="0" w:color="auto"/>
            <w:right w:val="none" w:sz="0" w:space="0" w:color="auto"/>
          </w:divBdr>
        </w:div>
        <w:div w:id="2061828893">
          <w:marLeft w:val="640"/>
          <w:marRight w:val="0"/>
          <w:marTop w:val="0"/>
          <w:marBottom w:val="0"/>
          <w:divBdr>
            <w:top w:val="none" w:sz="0" w:space="0" w:color="auto"/>
            <w:left w:val="none" w:sz="0" w:space="0" w:color="auto"/>
            <w:bottom w:val="none" w:sz="0" w:space="0" w:color="auto"/>
            <w:right w:val="none" w:sz="0" w:space="0" w:color="auto"/>
          </w:divBdr>
        </w:div>
        <w:div w:id="2098287597">
          <w:marLeft w:val="640"/>
          <w:marRight w:val="0"/>
          <w:marTop w:val="0"/>
          <w:marBottom w:val="0"/>
          <w:divBdr>
            <w:top w:val="none" w:sz="0" w:space="0" w:color="auto"/>
            <w:left w:val="none" w:sz="0" w:space="0" w:color="auto"/>
            <w:bottom w:val="none" w:sz="0" w:space="0" w:color="auto"/>
            <w:right w:val="none" w:sz="0" w:space="0" w:color="auto"/>
          </w:divBdr>
        </w:div>
        <w:div w:id="2111393816">
          <w:marLeft w:val="640"/>
          <w:marRight w:val="0"/>
          <w:marTop w:val="0"/>
          <w:marBottom w:val="0"/>
          <w:divBdr>
            <w:top w:val="none" w:sz="0" w:space="0" w:color="auto"/>
            <w:left w:val="none" w:sz="0" w:space="0" w:color="auto"/>
            <w:bottom w:val="none" w:sz="0" w:space="0" w:color="auto"/>
            <w:right w:val="none" w:sz="0" w:space="0" w:color="auto"/>
          </w:divBdr>
        </w:div>
        <w:div w:id="2125538474">
          <w:marLeft w:val="640"/>
          <w:marRight w:val="0"/>
          <w:marTop w:val="0"/>
          <w:marBottom w:val="0"/>
          <w:divBdr>
            <w:top w:val="none" w:sz="0" w:space="0" w:color="auto"/>
            <w:left w:val="none" w:sz="0" w:space="0" w:color="auto"/>
            <w:bottom w:val="none" w:sz="0" w:space="0" w:color="auto"/>
            <w:right w:val="none" w:sz="0" w:space="0" w:color="auto"/>
          </w:divBdr>
        </w:div>
        <w:div w:id="2131628134">
          <w:marLeft w:val="640"/>
          <w:marRight w:val="0"/>
          <w:marTop w:val="0"/>
          <w:marBottom w:val="0"/>
          <w:divBdr>
            <w:top w:val="none" w:sz="0" w:space="0" w:color="auto"/>
            <w:left w:val="none" w:sz="0" w:space="0" w:color="auto"/>
            <w:bottom w:val="none" w:sz="0" w:space="0" w:color="auto"/>
            <w:right w:val="none" w:sz="0" w:space="0" w:color="auto"/>
          </w:divBdr>
        </w:div>
        <w:div w:id="2144999041">
          <w:marLeft w:val="640"/>
          <w:marRight w:val="0"/>
          <w:marTop w:val="0"/>
          <w:marBottom w:val="0"/>
          <w:divBdr>
            <w:top w:val="none" w:sz="0" w:space="0" w:color="auto"/>
            <w:left w:val="none" w:sz="0" w:space="0" w:color="auto"/>
            <w:bottom w:val="none" w:sz="0" w:space="0" w:color="auto"/>
            <w:right w:val="none" w:sz="0" w:space="0" w:color="auto"/>
          </w:divBdr>
        </w:div>
        <w:div w:id="2146847337">
          <w:marLeft w:val="640"/>
          <w:marRight w:val="0"/>
          <w:marTop w:val="0"/>
          <w:marBottom w:val="0"/>
          <w:divBdr>
            <w:top w:val="none" w:sz="0" w:space="0" w:color="auto"/>
            <w:left w:val="none" w:sz="0" w:space="0" w:color="auto"/>
            <w:bottom w:val="none" w:sz="0" w:space="0" w:color="auto"/>
            <w:right w:val="none" w:sz="0" w:space="0" w:color="auto"/>
          </w:divBdr>
        </w:div>
      </w:divsChild>
    </w:div>
    <w:div w:id="2116051356">
      <w:bodyDiv w:val="1"/>
      <w:marLeft w:val="0"/>
      <w:marRight w:val="0"/>
      <w:marTop w:val="0"/>
      <w:marBottom w:val="0"/>
      <w:divBdr>
        <w:top w:val="none" w:sz="0" w:space="0" w:color="auto"/>
        <w:left w:val="none" w:sz="0" w:space="0" w:color="auto"/>
        <w:bottom w:val="none" w:sz="0" w:space="0" w:color="auto"/>
        <w:right w:val="none" w:sz="0" w:space="0" w:color="auto"/>
      </w:divBdr>
      <w:divsChild>
        <w:div w:id="301891262">
          <w:marLeft w:val="640"/>
          <w:marRight w:val="0"/>
          <w:marTop w:val="0"/>
          <w:marBottom w:val="0"/>
          <w:divBdr>
            <w:top w:val="none" w:sz="0" w:space="0" w:color="auto"/>
            <w:left w:val="none" w:sz="0" w:space="0" w:color="auto"/>
            <w:bottom w:val="none" w:sz="0" w:space="0" w:color="auto"/>
            <w:right w:val="none" w:sz="0" w:space="0" w:color="auto"/>
          </w:divBdr>
        </w:div>
        <w:div w:id="1885866456">
          <w:marLeft w:val="640"/>
          <w:marRight w:val="0"/>
          <w:marTop w:val="0"/>
          <w:marBottom w:val="0"/>
          <w:divBdr>
            <w:top w:val="none" w:sz="0" w:space="0" w:color="auto"/>
            <w:left w:val="none" w:sz="0" w:space="0" w:color="auto"/>
            <w:bottom w:val="none" w:sz="0" w:space="0" w:color="auto"/>
            <w:right w:val="none" w:sz="0" w:space="0" w:color="auto"/>
          </w:divBdr>
        </w:div>
        <w:div w:id="1050686331">
          <w:marLeft w:val="640"/>
          <w:marRight w:val="0"/>
          <w:marTop w:val="0"/>
          <w:marBottom w:val="0"/>
          <w:divBdr>
            <w:top w:val="none" w:sz="0" w:space="0" w:color="auto"/>
            <w:left w:val="none" w:sz="0" w:space="0" w:color="auto"/>
            <w:bottom w:val="none" w:sz="0" w:space="0" w:color="auto"/>
            <w:right w:val="none" w:sz="0" w:space="0" w:color="auto"/>
          </w:divBdr>
        </w:div>
        <w:div w:id="66805581">
          <w:marLeft w:val="640"/>
          <w:marRight w:val="0"/>
          <w:marTop w:val="0"/>
          <w:marBottom w:val="0"/>
          <w:divBdr>
            <w:top w:val="none" w:sz="0" w:space="0" w:color="auto"/>
            <w:left w:val="none" w:sz="0" w:space="0" w:color="auto"/>
            <w:bottom w:val="none" w:sz="0" w:space="0" w:color="auto"/>
            <w:right w:val="none" w:sz="0" w:space="0" w:color="auto"/>
          </w:divBdr>
        </w:div>
        <w:div w:id="520053465">
          <w:marLeft w:val="640"/>
          <w:marRight w:val="0"/>
          <w:marTop w:val="0"/>
          <w:marBottom w:val="0"/>
          <w:divBdr>
            <w:top w:val="none" w:sz="0" w:space="0" w:color="auto"/>
            <w:left w:val="none" w:sz="0" w:space="0" w:color="auto"/>
            <w:bottom w:val="none" w:sz="0" w:space="0" w:color="auto"/>
            <w:right w:val="none" w:sz="0" w:space="0" w:color="auto"/>
          </w:divBdr>
        </w:div>
        <w:div w:id="1419130587">
          <w:marLeft w:val="640"/>
          <w:marRight w:val="0"/>
          <w:marTop w:val="0"/>
          <w:marBottom w:val="0"/>
          <w:divBdr>
            <w:top w:val="none" w:sz="0" w:space="0" w:color="auto"/>
            <w:left w:val="none" w:sz="0" w:space="0" w:color="auto"/>
            <w:bottom w:val="none" w:sz="0" w:space="0" w:color="auto"/>
            <w:right w:val="none" w:sz="0" w:space="0" w:color="auto"/>
          </w:divBdr>
        </w:div>
        <w:div w:id="429009865">
          <w:marLeft w:val="640"/>
          <w:marRight w:val="0"/>
          <w:marTop w:val="0"/>
          <w:marBottom w:val="0"/>
          <w:divBdr>
            <w:top w:val="none" w:sz="0" w:space="0" w:color="auto"/>
            <w:left w:val="none" w:sz="0" w:space="0" w:color="auto"/>
            <w:bottom w:val="none" w:sz="0" w:space="0" w:color="auto"/>
            <w:right w:val="none" w:sz="0" w:space="0" w:color="auto"/>
          </w:divBdr>
        </w:div>
        <w:div w:id="1236745110">
          <w:marLeft w:val="640"/>
          <w:marRight w:val="0"/>
          <w:marTop w:val="0"/>
          <w:marBottom w:val="0"/>
          <w:divBdr>
            <w:top w:val="none" w:sz="0" w:space="0" w:color="auto"/>
            <w:left w:val="none" w:sz="0" w:space="0" w:color="auto"/>
            <w:bottom w:val="none" w:sz="0" w:space="0" w:color="auto"/>
            <w:right w:val="none" w:sz="0" w:space="0" w:color="auto"/>
          </w:divBdr>
        </w:div>
        <w:div w:id="1205398">
          <w:marLeft w:val="640"/>
          <w:marRight w:val="0"/>
          <w:marTop w:val="0"/>
          <w:marBottom w:val="0"/>
          <w:divBdr>
            <w:top w:val="none" w:sz="0" w:space="0" w:color="auto"/>
            <w:left w:val="none" w:sz="0" w:space="0" w:color="auto"/>
            <w:bottom w:val="none" w:sz="0" w:space="0" w:color="auto"/>
            <w:right w:val="none" w:sz="0" w:space="0" w:color="auto"/>
          </w:divBdr>
        </w:div>
        <w:div w:id="1830440689">
          <w:marLeft w:val="640"/>
          <w:marRight w:val="0"/>
          <w:marTop w:val="0"/>
          <w:marBottom w:val="0"/>
          <w:divBdr>
            <w:top w:val="none" w:sz="0" w:space="0" w:color="auto"/>
            <w:left w:val="none" w:sz="0" w:space="0" w:color="auto"/>
            <w:bottom w:val="none" w:sz="0" w:space="0" w:color="auto"/>
            <w:right w:val="none" w:sz="0" w:space="0" w:color="auto"/>
          </w:divBdr>
        </w:div>
        <w:div w:id="167643236">
          <w:marLeft w:val="640"/>
          <w:marRight w:val="0"/>
          <w:marTop w:val="0"/>
          <w:marBottom w:val="0"/>
          <w:divBdr>
            <w:top w:val="none" w:sz="0" w:space="0" w:color="auto"/>
            <w:left w:val="none" w:sz="0" w:space="0" w:color="auto"/>
            <w:bottom w:val="none" w:sz="0" w:space="0" w:color="auto"/>
            <w:right w:val="none" w:sz="0" w:space="0" w:color="auto"/>
          </w:divBdr>
        </w:div>
        <w:div w:id="1625119898">
          <w:marLeft w:val="640"/>
          <w:marRight w:val="0"/>
          <w:marTop w:val="0"/>
          <w:marBottom w:val="0"/>
          <w:divBdr>
            <w:top w:val="none" w:sz="0" w:space="0" w:color="auto"/>
            <w:left w:val="none" w:sz="0" w:space="0" w:color="auto"/>
            <w:bottom w:val="none" w:sz="0" w:space="0" w:color="auto"/>
            <w:right w:val="none" w:sz="0" w:space="0" w:color="auto"/>
          </w:divBdr>
        </w:div>
        <w:div w:id="331879559">
          <w:marLeft w:val="640"/>
          <w:marRight w:val="0"/>
          <w:marTop w:val="0"/>
          <w:marBottom w:val="0"/>
          <w:divBdr>
            <w:top w:val="none" w:sz="0" w:space="0" w:color="auto"/>
            <w:left w:val="none" w:sz="0" w:space="0" w:color="auto"/>
            <w:bottom w:val="none" w:sz="0" w:space="0" w:color="auto"/>
            <w:right w:val="none" w:sz="0" w:space="0" w:color="auto"/>
          </w:divBdr>
        </w:div>
        <w:div w:id="350575635">
          <w:marLeft w:val="640"/>
          <w:marRight w:val="0"/>
          <w:marTop w:val="0"/>
          <w:marBottom w:val="0"/>
          <w:divBdr>
            <w:top w:val="none" w:sz="0" w:space="0" w:color="auto"/>
            <w:left w:val="none" w:sz="0" w:space="0" w:color="auto"/>
            <w:bottom w:val="none" w:sz="0" w:space="0" w:color="auto"/>
            <w:right w:val="none" w:sz="0" w:space="0" w:color="auto"/>
          </w:divBdr>
        </w:div>
        <w:div w:id="1732390338">
          <w:marLeft w:val="640"/>
          <w:marRight w:val="0"/>
          <w:marTop w:val="0"/>
          <w:marBottom w:val="0"/>
          <w:divBdr>
            <w:top w:val="none" w:sz="0" w:space="0" w:color="auto"/>
            <w:left w:val="none" w:sz="0" w:space="0" w:color="auto"/>
            <w:bottom w:val="none" w:sz="0" w:space="0" w:color="auto"/>
            <w:right w:val="none" w:sz="0" w:space="0" w:color="auto"/>
          </w:divBdr>
        </w:div>
        <w:div w:id="80178235">
          <w:marLeft w:val="640"/>
          <w:marRight w:val="0"/>
          <w:marTop w:val="0"/>
          <w:marBottom w:val="0"/>
          <w:divBdr>
            <w:top w:val="none" w:sz="0" w:space="0" w:color="auto"/>
            <w:left w:val="none" w:sz="0" w:space="0" w:color="auto"/>
            <w:bottom w:val="none" w:sz="0" w:space="0" w:color="auto"/>
            <w:right w:val="none" w:sz="0" w:space="0" w:color="auto"/>
          </w:divBdr>
        </w:div>
        <w:div w:id="856456971">
          <w:marLeft w:val="640"/>
          <w:marRight w:val="0"/>
          <w:marTop w:val="0"/>
          <w:marBottom w:val="0"/>
          <w:divBdr>
            <w:top w:val="none" w:sz="0" w:space="0" w:color="auto"/>
            <w:left w:val="none" w:sz="0" w:space="0" w:color="auto"/>
            <w:bottom w:val="none" w:sz="0" w:space="0" w:color="auto"/>
            <w:right w:val="none" w:sz="0" w:space="0" w:color="auto"/>
          </w:divBdr>
        </w:div>
        <w:div w:id="1937326735">
          <w:marLeft w:val="640"/>
          <w:marRight w:val="0"/>
          <w:marTop w:val="0"/>
          <w:marBottom w:val="0"/>
          <w:divBdr>
            <w:top w:val="none" w:sz="0" w:space="0" w:color="auto"/>
            <w:left w:val="none" w:sz="0" w:space="0" w:color="auto"/>
            <w:bottom w:val="none" w:sz="0" w:space="0" w:color="auto"/>
            <w:right w:val="none" w:sz="0" w:space="0" w:color="auto"/>
          </w:divBdr>
        </w:div>
        <w:div w:id="351959547">
          <w:marLeft w:val="640"/>
          <w:marRight w:val="0"/>
          <w:marTop w:val="0"/>
          <w:marBottom w:val="0"/>
          <w:divBdr>
            <w:top w:val="none" w:sz="0" w:space="0" w:color="auto"/>
            <w:left w:val="none" w:sz="0" w:space="0" w:color="auto"/>
            <w:bottom w:val="none" w:sz="0" w:space="0" w:color="auto"/>
            <w:right w:val="none" w:sz="0" w:space="0" w:color="auto"/>
          </w:divBdr>
        </w:div>
        <w:div w:id="731737984">
          <w:marLeft w:val="640"/>
          <w:marRight w:val="0"/>
          <w:marTop w:val="0"/>
          <w:marBottom w:val="0"/>
          <w:divBdr>
            <w:top w:val="none" w:sz="0" w:space="0" w:color="auto"/>
            <w:left w:val="none" w:sz="0" w:space="0" w:color="auto"/>
            <w:bottom w:val="none" w:sz="0" w:space="0" w:color="auto"/>
            <w:right w:val="none" w:sz="0" w:space="0" w:color="auto"/>
          </w:divBdr>
        </w:div>
        <w:div w:id="841312277">
          <w:marLeft w:val="640"/>
          <w:marRight w:val="0"/>
          <w:marTop w:val="0"/>
          <w:marBottom w:val="0"/>
          <w:divBdr>
            <w:top w:val="none" w:sz="0" w:space="0" w:color="auto"/>
            <w:left w:val="none" w:sz="0" w:space="0" w:color="auto"/>
            <w:bottom w:val="none" w:sz="0" w:space="0" w:color="auto"/>
            <w:right w:val="none" w:sz="0" w:space="0" w:color="auto"/>
          </w:divBdr>
        </w:div>
        <w:div w:id="225720961">
          <w:marLeft w:val="640"/>
          <w:marRight w:val="0"/>
          <w:marTop w:val="0"/>
          <w:marBottom w:val="0"/>
          <w:divBdr>
            <w:top w:val="none" w:sz="0" w:space="0" w:color="auto"/>
            <w:left w:val="none" w:sz="0" w:space="0" w:color="auto"/>
            <w:bottom w:val="none" w:sz="0" w:space="0" w:color="auto"/>
            <w:right w:val="none" w:sz="0" w:space="0" w:color="auto"/>
          </w:divBdr>
        </w:div>
        <w:div w:id="2100783944">
          <w:marLeft w:val="640"/>
          <w:marRight w:val="0"/>
          <w:marTop w:val="0"/>
          <w:marBottom w:val="0"/>
          <w:divBdr>
            <w:top w:val="none" w:sz="0" w:space="0" w:color="auto"/>
            <w:left w:val="none" w:sz="0" w:space="0" w:color="auto"/>
            <w:bottom w:val="none" w:sz="0" w:space="0" w:color="auto"/>
            <w:right w:val="none" w:sz="0" w:space="0" w:color="auto"/>
          </w:divBdr>
        </w:div>
        <w:div w:id="1468887901">
          <w:marLeft w:val="640"/>
          <w:marRight w:val="0"/>
          <w:marTop w:val="0"/>
          <w:marBottom w:val="0"/>
          <w:divBdr>
            <w:top w:val="none" w:sz="0" w:space="0" w:color="auto"/>
            <w:left w:val="none" w:sz="0" w:space="0" w:color="auto"/>
            <w:bottom w:val="none" w:sz="0" w:space="0" w:color="auto"/>
            <w:right w:val="none" w:sz="0" w:space="0" w:color="auto"/>
          </w:divBdr>
        </w:div>
        <w:div w:id="1514878078">
          <w:marLeft w:val="640"/>
          <w:marRight w:val="0"/>
          <w:marTop w:val="0"/>
          <w:marBottom w:val="0"/>
          <w:divBdr>
            <w:top w:val="none" w:sz="0" w:space="0" w:color="auto"/>
            <w:left w:val="none" w:sz="0" w:space="0" w:color="auto"/>
            <w:bottom w:val="none" w:sz="0" w:space="0" w:color="auto"/>
            <w:right w:val="none" w:sz="0" w:space="0" w:color="auto"/>
          </w:divBdr>
        </w:div>
        <w:div w:id="1663120948">
          <w:marLeft w:val="640"/>
          <w:marRight w:val="0"/>
          <w:marTop w:val="0"/>
          <w:marBottom w:val="0"/>
          <w:divBdr>
            <w:top w:val="none" w:sz="0" w:space="0" w:color="auto"/>
            <w:left w:val="none" w:sz="0" w:space="0" w:color="auto"/>
            <w:bottom w:val="none" w:sz="0" w:space="0" w:color="auto"/>
            <w:right w:val="none" w:sz="0" w:space="0" w:color="auto"/>
          </w:divBdr>
        </w:div>
        <w:div w:id="1984238360">
          <w:marLeft w:val="640"/>
          <w:marRight w:val="0"/>
          <w:marTop w:val="0"/>
          <w:marBottom w:val="0"/>
          <w:divBdr>
            <w:top w:val="none" w:sz="0" w:space="0" w:color="auto"/>
            <w:left w:val="none" w:sz="0" w:space="0" w:color="auto"/>
            <w:bottom w:val="none" w:sz="0" w:space="0" w:color="auto"/>
            <w:right w:val="none" w:sz="0" w:space="0" w:color="auto"/>
          </w:divBdr>
        </w:div>
        <w:div w:id="422184360">
          <w:marLeft w:val="640"/>
          <w:marRight w:val="0"/>
          <w:marTop w:val="0"/>
          <w:marBottom w:val="0"/>
          <w:divBdr>
            <w:top w:val="none" w:sz="0" w:space="0" w:color="auto"/>
            <w:left w:val="none" w:sz="0" w:space="0" w:color="auto"/>
            <w:bottom w:val="none" w:sz="0" w:space="0" w:color="auto"/>
            <w:right w:val="none" w:sz="0" w:space="0" w:color="auto"/>
          </w:divBdr>
        </w:div>
        <w:div w:id="119231439">
          <w:marLeft w:val="640"/>
          <w:marRight w:val="0"/>
          <w:marTop w:val="0"/>
          <w:marBottom w:val="0"/>
          <w:divBdr>
            <w:top w:val="none" w:sz="0" w:space="0" w:color="auto"/>
            <w:left w:val="none" w:sz="0" w:space="0" w:color="auto"/>
            <w:bottom w:val="none" w:sz="0" w:space="0" w:color="auto"/>
            <w:right w:val="none" w:sz="0" w:space="0" w:color="auto"/>
          </w:divBdr>
        </w:div>
        <w:div w:id="1109079973">
          <w:marLeft w:val="640"/>
          <w:marRight w:val="0"/>
          <w:marTop w:val="0"/>
          <w:marBottom w:val="0"/>
          <w:divBdr>
            <w:top w:val="none" w:sz="0" w:space="0" w:color="auto"/>
            <w:left w:val="none" w:sz="0" w:space="0" w:color="auto"/>
            <w:bottom w:val="none" w:sz="0" w:space="0" w:color="auto"/>
            <w:right w:val="none" w:sz="0" w:space="0" w:color="auto"/>
          </w:divBdr>
        </w:div>
        <w:div w:id="1485858192">
          <w:marLeft w:val="640"/>
          <w:marRight w:val="0"/>
          <w:marTop w:val="0"/>
          <w:marBottom w:val="0"/>
          <w:divBdr>
            <w:top w:val="none" w:sz="0" w:space="0" w:color="auto"/>
            <w:left w:val="none" w:sz="0" w:space="0" w:color="auto"/>
            <w:bottom w:val="none" w:sz="0" w:space="0" w:color="auto"/>
            <w:right w:val="none" w:sz="0" w:space="0" w:color="auto"/>
          </w:divBdr>
        </w:div>
        <w:div w:id="1765146771">
          <w:marLeft w:val="640"/>
          <w:marRight w:val="0"/>
          <w:marTop w:val="0"/>
          <w:marBottom w:val="0"/>
          <w:divBdr>
            <w:top w:val="none" w:sz="0" w:space="0" w:color="auto"/>
            <w:left w:val="none" w:sz="0" w:space="0" w:color="auto"/>
            <w:bottom w:val="none" w:sz="0" w:space="0" w:color="auto"/>
            <w:right w:val="none" w:sz="0" w:space="0" w:color="auto"/>
          </w:divBdr>
        </w:div>
        <w:div w:id="187452273">
          <w:marLeft w:val="640"/>
          <w:marRight w:val="0"/>
          <w:marTop w:val="0"/>
          <w:marBottom w:val="0"/>
          <w:divBdr>
            <w:top w:val="none" w:sz="0" w:space="0" w:color="auto"/>
            <w:left w:val="none" w:sz="0" w:space="0" w:color="auto"/>
            <w:bottom w:val="none" w:sz="0" w:space="0" w:color="auto"/>
            <w:right w:val="none" w:sz="0" w:space="0" w:color="auto"/>
          </w:divBdr>
        </w:div>
        <w:div w:id="1324160913">
          <w:marLeft w:val="640"/>
          <w:marRight w:val="0"/>
          <w:marTop w:val="0"/>
          <w:marBottom w:val="0"/>
          <w:divBdr>
            <w:top w:val="none" w:sz="0" w:space="0" w:color="auto"/>
            <w:left w:val="none" w:sz="0" w:space="0" w:color="auto"/>
            <w:bottom w:val="none" w:sz="0" w:space="0" w:color="auto"/>
            <w:right w:val="none" w:sz="0" w:space="0" w:color="auto"/>
          </w:divBdr>
        </w:div>
        <w:div w:id="442961806">
          <w:marLeft w:val="640"/>
          <w:marRight w:val="0"/>
          <w:marTop w:val="0"/>
          <w:marBottom w:val="0"/>
          <w:divBdr>
            <w:top w:val="none" w:sz="0" w:space="0" w:color="auto"/>
            <w:left w:val="none" w:sz="0" w:space="0" w:color="auto"/>
            <w:bottom w:val="none" w:sz="0" w:space="0" w:color="auto"/>
            <w:right w:val="none" w:sz="0" w:space="0" w:color="auto"/>
          </w:divBdr>
        </w:div>
        <w:div w:id="1158309387">
          <w:marLeft w:val="640"/>
          <w:marRight w:val="0"/>
          <w:marTop w:val="0"/>
          <w:marBottom w:val="0"/>
          <w:divBdr>
            <w:top w:val="none" w:sz="0" w:space="0" w:color="auto"/>
            <w:left w:val="none" w:sz="0" w:space="0" w:color="auto"/>
            <w:bottom w:val="none" w:sz="0" w:space="0" w:color="auto"/>
            <w:right w:val="none" w:sz="0" w:space="0" w:color="auto"/>
          </w:divBdr>
        </w:div>
        <w:div w:id="1481458053">
          <w:marLeft w:val="640"/>
          <w:marRight w:val="0"/>
          <w:marTop w:val="0"/>
          <w:marBottom w:val="0"/>
          <w:divBdr>
            <w:top w:val="none" w:sz="0" w:space="0" w:color="auto"/>
            <w:left w:val="none" w:sz="0" w:space="0" w:color="auto"/>
            <w:bottom w:val="none" w:sz="0" w:space="0" w:color="auto"/>
            <w:right w:val="none" w:sz="0" w:space="0" w:color="auto"/>
          </w:divBdr>
        </w:div>
        <w:div w:id="861166658">
          <w:marLeft w:val="640"/>
          <w:marRight w:val="0"/>
          <w:marTop w:val="0"/>
          <w:marBottom w:val="0"/>
          <w:divBdr>
            <w:top w:val="none" w:sz="0" w:space="0" w:color="auto"/>
            <w:left w:val="none" w:sz="0" w:space="0" w:color="auto"/>
            <w:bottom w:val="none" w:sz="0" w:space="0" w:color="auto"/>
            <w:right w:val="none" w:sz="0" w:space="0" w:color="auto"/>
          </w:divBdr>
        </w:div>
        <w:div w:id="1895044922">
          <w:marLeft w:val="640"/>
          <w:marRight w:val="0"/>
          <w:marTop w:val="0"/>
          <w:marBottom w:val="0"/>
          <w:divBdr>
            <w:top w:val="none" w:sz="0" w:space="0" w:color="auto"/>
            <w:left w:val="none" w:sz="0" w:space="0" w:color="auto"/>
            <w:bottom w:val="none" w:sz="0" w:space="0" w:color="auto"/>
            <w:right w:val="none" w:sz="0" w:space="0" w:color="auto"/>
          </w:divBdr>
        </w:div>
        <w:div w:id="237710069">
          <w:marLeft w:val="640"/>
          <w:marRight w:val="0"/>
          <w:marTop w:val="0"/>
          <w:marBottom w:val="0"/>
          <w:divBdr>
            <w:top w:val="none" w:sz="0" w:space="0" w:color="auto"/>
            <w:left w:val="none" w:sz="0" w:space="0" w:color="auto"/>
            <w:bottom w:val="none" w:sz="0" w:space="0" w:color="auto"/>
            <w:right w:val="none" w:sz="0" w:space="0" w:color="auto"/>
          </w:divBdr>
        </w:div>
        <w:div w:id="2096592183">
          <w:marLeft w:val="640"/>
          <w:marRight w:val="0"/>
          <w:marTop w:val="0"/>
          <w:marBottom w:val="0"/>
          <w:divBdr>
            <w:top w:val="none" w:sz="0" w:space="0" w:color="auto"/>
            <w:left w:val="none" w:sz="0" w:space="0" w:color="auto"/>
            <w:bottom w:val="none" w:sz="0" w:space="0" w:color="auto"/>
            <w:right w:val="none" w:sz="0" w:space="0" w:color="auto"/>
          </w:divBdr>
        </w:div>
        <w:div w:id="2071802179">
          <w:marLeft w:val="640"/>
          <w:marRight w:val="0"/>
          <w:marTop w:val="0"/>
          <w:marBottom w:val="0"/>
          <w:divBdr>
            <w:top w:val="none" w:sz="0" w:space="0" w:color="auto"/>
            <w:left w:val="none" w:sz="0" w:space="0" w:color="auto"/>
            <w:bottom w:val="none" w:sz="0" w:space="0" w:color="auto"/>
            <w:right w:val="none" w:sz="0" w:space="0" w:color="auto"/>
          </w:divBdr>
        </w:div>
        <w:div w:id="1592621818">
          <w:marLeft w:val="640"/>
          <w:marRight w:val="0"/>
          <w:marTop w:val="0"/>
          <w:marBottom w:val="0"/>
          <w:divBdr>
            <w:top w:val="none" w:sz="0" w:space="0" w:color="auto"/>
            <w:left w:val="none" w:sz="0" w:space="0" w:color="auto"/>
            <w:bottom w:val="none" w:sz="0" w:space="0" w:color="auto"/>
            <w:right w:val="none" w:sz="0" w:space="0" w:color="auto"/>
          </w:divBdr>
        </w:div>
        <w:div w:id="59448695">
          <w:marLeft w:val="640"/>
          <w:marRight w:val="0"/>
          <w:marTop w:val="0"/>
          <w:marBottom w:val="0"/>
          <w:divBdr>
            <w:top w:val="none" w:sz="0" w:space="0" w:color="auto"/>
            <w:left w:val="none" w:sz="0" w:space="0" w:color="auto"/>
            <w:bottom w:val="none" w:sz="0" w:space="0" w:color="auto"/>
            <w:right w:val="none" w:sz="0" w:space="0" w:color="auto"/>
          </w:divBdr>
        </w:div>
        <w:div w:id="2010253419">
          <w:marLeft w:val="640"/>
          <w:marRight w:val="0"/>
          <w:marTop w:val="0"/>
          <w:marBottom w:val="0"/>
          <w:divBdr>
            <w:top w:val="none" w:sz="0" w:space="0" w:color="auto"/>
            <w:left w:val="none" w:sz="0" w:space="0" w:color="auto"/>
            <w:bottom w:val="none" w:sz="0" w:space="0" w:color="auto"/>
            <w:right w:val="none" w:sz="0" w:space="0" w:color="auto"/>
          </w:divBdr>
        </w:div>
        <w:div w:id="1959487093">
          <w:marLeft w:val="640"/>
          <w:marRight w:val="0"/>
          <w:marTop w:val="0"/>
          <w:marBottom w:val="0"/>
          <w:divBdr>
            <w:top w:val="none" w:sz="0" w:space="0" w:color="auto"/>
            <w:left w:val="none" w:sz="0" w:space="0" w:color="auto"/>
            <w:bottom w:val="none" w:sz="0" w:space="0" w:color="auto"/>
            <w:right w:val="none" w:sz="0" w:space="0" w:color="auto"/>
          </w:divBdr>
        </w:div>
        <w:div w:id="861624698">
          <w:marLeft w:val="640"/>
          <w:marRight w:val="0"/>
          <w:marTop w:val="0"/>
          <w:marBottom w:val="0"/>
          <w:divBdr>
            <w:top w:val="none" w:sz="0" w:space="0" w:color="auto"/>
            <w:left w:val="none" w:sz="0" w:space="0" w:color="auto"/>
            <w:bottom w:val="none" w:sz="0" w:space="0" w:color="auto"/>
            <w:right w:val="none" w:sz="0" w:space="0" w:color="auto"/>
          </w:divBdr>
        </w:div>
        <w:div w:id="953902651">
          <w:marLeft w:val="640"/>
          <w:marRight w:val="0"/>
          <w:marTop w:val="0"/>
          <w:marBottom w:val="0"/>
          <w:divBdr>
            <w:top w:val="none" w:sz="0" w:space="0" w:color="auto"/>
            <w:left w:val="none" w:sz="0" w:space="0" w:color="auto"/>
            <w:bottom w:val="none" w:sz="0" w:space="0" w:color="auto"/>
            <w:right w:val="none" w:sz="0" w:space="0" w:color="auto"/>
          </w:divBdr>
        </w:div>
        <w:div w:id="2044092647">
          <w:marLeft w:val="640"/>
          <w:marRight w:val="0"/>
          <w:marTop w:val="0"/>
          <w:marBottom w:val="0"/>
          <w:divBdr>
            <w:top w:val="none" w:sz="0" w:space="0" w:color="auto"/>
            <w:left w:val="none" w:sz="0" w:space="0" w:color="auto"/>
            <w:bottom w:val="none" w:sz="0" w:space="0" w:color="auto"/>
            <w:right w:val="none" w:sz="0" w:space="0" w:color="auto"/>
          </w:divBdr>
        </w:div>
        <w:div w:id="365835714">
          <w:marLeft w:val="640"/>
          <w:marRight w:val="0"/>
          <w:marTop w:val="0"/>
          <w:marBottom w:val="0"/>
          <w:divBdr>
            <w:top w:val="none" w:sz="0" w:space="0" w:color="auto"/>
            <w:left w:val="none" w:sz="0" w:space="0" w:color="auto"/>
            <w:bottom w:val="none" w:sz="0" w:space="0" w:color="auto"/>
            <w:right w:val="none" w:sz="0" w:space="0" w:color="auto"/>
          </w:divBdr>
        </w:div>
        <w:div w:id="1506896427">
          <w:marLeft w:val="640"/>
          <w:marRight w:val="0"/>
          <w:marTop w:val="0"/>
          <w:marBottom w:val="0"/>
          <w:divBdr>
            <w:top w:val="none" w:sz="0" w:space="0" w:color="auto"/>
            <w:left w:val="none" w:sz="0" w:space="0" w:color="auto"/>
            <w:bottom w:val="none" w:sz="0" w:space="0" w:color="auto"/>
            <w:right w:val="none" w:sz="0" w:space="0" w:color="auto"/>
          </w:divBdr>
        </w:div>
        <w:div w:id="749233554">
          <w:marLeft w:val="640"/>
          <w:marRight w:val="0"/>
          <w:marTop w:val="0"/>
          <w:marBottom w:val="0"/>
          <w:divBdr>
            <w:top w:val="none" w:sz="0" w:space="0" w:color="auto"/>
            <w:left w:val="none" w:sz="0" w:space="0" w:color="auto"/>
            <w:bottom w:val="none" w:sz="0" w:space="0" w:color="auto"/>
            <w:right w:val="none" w:sz="0" w:space="0" w:color="auto"/>
          </w:divBdr>
        </w:div>
        <w:div w:id="670334329">
          <w:marLeft w:val="640"/>
          <w:marRight w:val="0"/>
          <w:marTop w:val="0"/>
          <w:marBottom w:val="0"/>
          <w:divBdr>
            <w:top w:val="none" w:sz="0" w:space="0" w:color="auto"/>
            <w:left w:val="none" w:sz="0" w:space="0" w:color="auto"/>
            <w:bottom w:val="none" w:sz="0" w:space="0" w:color="auto"/>
            <w:right w:val="none" w:sz="0" w:space="0" w:color="auto"/>
          </w:divBdr>
        </w:div>
        <w:div w:id="1153646198">
          <w:marLeft w:val="640"/>
          <w:marRight w:val="0"/>
          <w:marTop w:val="0"/>
          <w:marBottom w:val="0"/>
          <w:divBdr>
            <w:top w:val="none" w:sz="0" w:space="0" w:color="auto"/>
            <w:left w:val="none" w:sz="0" w:space="0" w:color="auto"/>
            <w:bottom w:val="none" w:sz="0" w:space="0" w:color="auto"/>
            <w:right w:val="none" w:sz="0" w:space="0" w:color="auto"/>
          </w:divBdr>
        </w:div>
        <w:div w:id="1596132766">
          <w:marLeft w:val="640"/>
          <w:marRight w:val="0"/>
          <w:marTop w:val="0"/>
          <w:marBottom w:val="0"/>
          <w:divBdr>
            <w:top w:val="none" w:sz="0" w:space="0" w:color="auto"/>
            <w:left w:val="none" w:sz="0" w:space="0" w:color="auto"/>
            <w:bottom w:val="none" w:sz="0" w:space="0" w:color="auto"/>
            <w:right w:val="none" w:sz="0" w:space="0" w:color="auto"/>
          </w:divBdr>
        </w:div>
        <w:div w:id="64378205">
          <w:marLeft w:val="640"/>
          <w:marRight w:val="0"/>
          <w:marTop w:val="0"/>
          <w:marBottom w:val="0"/>
          <w:divBdr>
            <w:top w:val="none" w:sz="0" w:space="0" w:color="auto"/>
            <w:left w:val="none" w:sz="0" w:space="0" w:color="auto"/>
            <w:bottom w:val="none" w:sz="0" w:space="0" w:color="auto"/>
            <w:right w:val="none" w:sz="0" w:space="0" w:color="auto"/>
          </w:divBdr>
        </w:div>
        <w:div w:id="1882663713">
          <w:marLeft w:val="640"/>
          <w:marRight w:val="0"/>
          <w:marTop w:val="0"/>
          <w:marBottom w:val="0"/>
          <w:divBdr>
            <w:top w:val="none" w:sz="0" w:space="0" w:color="auto"/>
            <w:left w:val="none" w:sz="0" w:space="0" w:color="auto"/>
            <w:bottom w:val="none" w:sz="0" w:space="0" w:color="auto"/>
            <w:right w:val="none" w:sz="0" w:space="0" w:color="auto"/>
          </w:divBdr>
        </w:div>
        <w:div w:id="650712805">
          <w:marLeft w:val="640"/>
          <w:marRight w:val="0"/>
          <w:marTop w:val="0"/>
          <w:marBottom w:val="0"/>
          <w:divBdr>
            <w:top w:val="none" w:sz="0" w:space="0" w:color="auto"/>
            <w:left w:val="none" w:sz="0" w:space="0" w:color="auto"/>
            <w:bottom w:val="none" w:sz="0" w:space="0" w:color="auto"/>
            <w:right w:val="none" w:sz="0" w:space="0" w:color="auto"/>
          </w:divBdr>
        </w:div>
        <w:div w:id="1563366025">
          <w:marLeft w:val="640"/>
          <w:marRight w:val="0"/>
          <w:marTop w:val="0"/>
          <w:marBottom w:val="0"/>
          <w:divBdr>
            <w:top w:val="none" w:sz="0" w:space="0" w:color="auto"/>
            <w:left w:val="none" w:sz="0" w:space="0" w:color="auto"/>
            <w:bottom w:val="none" w:sz="0" w:space="0" w:color="auto"/>
            <w:right w:val="none" w:sz="0" w:space="0" w:color="auto"/>
          </w:divBdr>
        </w:div>
        <w:div w:id="766121517">
          <w:marLeft w:val="640"/>
          <w:marRight w:val="0"/>
          <w:marTop w:val="0"/>
          <w:marBottom w:val="0"/>
          <w:divBdr>
            <w:top w:val="none" w:sz="0" w:space="0" w:color="auto"/>
            <w:left w:val="none" w:sz="0" w:space="0" w:color="auto"/>
            <w:bottom w:val="none" w:sz="0" w:space="0" w:color="auto"/>
            <w:right w:val="none" w:sz="0" w:space="0" w:color="auto"/>
          </w:divBdr>
        </w:div>
        <w:div w:id="1293633230">
          <w:marLeft w:val="640"/>
          <w:marRight w:val="0"/>
          <w:marTop w:val="0"/>
          <w:marBottom w:val="0"/>
          <w:divBdr>
            <w:top w:val="none" w:sz="0" w:space="0" w:color="auto"/>
            <w:left w:val="none" w:sz="0" w:space="0" w:color="auto"/>
            <w:bottom w:val="none" w:sz="0" w:space="0" w:color="auto"/>
            <w:right w:val="none" w:sz="0" w:space="0" w:color="auto"/>
          </w:divBdr>
        </w:div>
        <w:div w:id="1973510358">
          <w:marLeft w:val="640"/>
          <w:marRight w:val="0"/>
          <w:marTop w:val="0"/>
          <w:marBottom w:val="0"/>
          <w:divBdr>
            <w:top w:val="none" w:sz="0" w:space="0" w:color="auto"/>
            <w:left w:val="none" w:sz="0" w:space="0" w:color="auto"/>
            <w:bottom w:val="none" w:sz="0" w:space="0" w:color="auto"/>
            <w:right w:val="none" w:sz="0" w:space="0" w:color="auto"/>
          </w:divBdr>
        </w:div>
        <w:div w:id="329404874">
          <w:marLeft w:val="640"/>
          <w:marRight w:val="0"/>
          <w:marTop w:val="0"/>
          <w:marBottom w:val="0"/>
          <w:divBdr>
            <w:top w:val="none" w:sz="0" w:space="0" w:color="auto"/>
            <w:left w:val="none" w:sz="0" w:space="0" w:color="auto"/>
            <w:bottom w:val="none" w:sz="0" w:space="0" w:color="auto"/>
            <w:right w:val="none" w:sz="0" w:space="0" w:color="auto"/>
          </w:divBdr>
        </w:div>
        <w:div w:id="1296056979">
          <w:marLeft w:val="640"/>
          <w:marRight w:val="0"/>
          <w:marTop w:val="0"/>
          <w:marBottom w:val="0"/>
          <w:divBdr>
            <w:top w:val="none" w:sz="0" w:space="0" w:color="auto"/>
            <w:left w:val="none" w:sz="0" w:space="0" w:color="auto"/>
            <w:bottom w:val="none" w:sz="0" w:space="0" w:color="auto"/>
            <w:right w:val="none" w:sz="0" w:space="0" w:color="auto"/>
          </w:divBdr>
        </w:div>
        <w:div w:id="758910649">
          <w:marLeft w:val="640"/>
          <w:marRight w:val="0"/>
          <w:marTop w:val="0"/>
          <w:marBottom w:val="0"/>
          <w:divBdr>
            <w:top w:val="none" w:sz="0" w:space="0" w:color="auto"/>
            <w:left w:val="none" w:sz="0" w:space="0" w:color="auto"/>
            <w:bottom w:val="none" w:sz="0" w:space="0" w:color="auto"/>
            <w:right w:val="none" w:sz="0" w:space="0" w:color="auto"/>
          </w:divBdr>
        </w:div>
        <w:div w:id="1742676598">
          <w:marLeft w:val="640"/>
          <w:marRight w:val="0"/>
          <w:marTop w:val="0"/>
          <w:marBottom w:val="0"/>
          <w:divBdr>
            <w:top w:val="none" w:sz="0" w:space="0" w:color="auto"/>
            <w:left w:val="none" w:sz="0" w:space="0" w:color="auto"/>
            <w:bottom w:val="none" w:sz="0" w:space="0" w:color="auto"/>
            <w:right w:val="none" w:sz="0" w:space="0" w:color="auto"/>
          </w:divBdr>
        </w:div>
        <w:div w:id="746422058">
          <w:marLeft w:val="640"/>
          <w:marRight w:val="0"/>
          <w:marTop w:val="0"/>
          <w:marBottom w:val="0"/>
          <w:divBdr>
            <w:top w:val="none" w:sz="0" w:space="0" w:color="auto"/>
            <w:left w:val="none" w:sz="0" w:space="0" w:color="auto"/>
            <w:bottom w:val="none" w:sz="0" w:space="0" w:color="auto"/>
            <w:right w:val="none" w:sz="0" w:space="0" w:color="auto"/>
          </w:divBdr>
        </w:div>
        <w:div w:id="650328515">
          <w:marLeft w:val="640"/>
          <w:marRight w:val="0"/>
          <w:marTop w:val="0"/>
          <w:marBottom w:val="0"/>
          <w:divBdr>
            <w:top w:val="none" w:sz="0" w:space="0" w:color="auto"/>
            <w:left w:val="none" w:sz="0" w:space="0" w:color="auto"/>
            <w:bottom w:val="none" w:sz="0" w:space="0" w:color="auto"/>
            <w:right w:val="none" w:sz="0" w:space="0" w:color="auto"/>
          </w:divBdr>
        </w:div>
        <w:div w:id="332224965">
          <w:marLeft w:val="640"/>
          <w:marRight w:val="0"/>
          <w:marTop w:val="0"/>
          <w:marBottom w:val="0"/>
          <w:divBdr>
            <w:top w:val="none" w:sz="0" w:space="0" w:color="auto"/>
            <w:left w:val="none" w:sz="0" w:space="0" w:color="auto"/>
            <w:bottom w:val="none" w:sz="0" w:space="0" w:color="auto"/>
            <w:right w:val="none" w:sz="0" w:space="0" w:color="auto"/>
          </w:divBdr>
        </w:div>
        <w:div w:id="68505730">
          <w:marLeft w:val="640"/>
          <w:marRight w:val="0"/>
          <w:marTop w:val="0"/>
          <w:marBottom w:val="0"/>
          <w:divBdr>
            <w:top w:val="none" w:sz="0" w:space="0" w:color="auto"/>
            <w:left w:val="none" w:sz="0" w:space="0" w:color="auto"/>
            <w:bottom w:val="none" w:sz="0" w:space="0" w:color="auto"/>
            <w:right w:val="none" w:sz="0" w:space="0" w:color="auto"/>
          </w:divBdr>
        </w:div>
        <w:div w:id="1044451400">
          <w:marLeft w:val="640"/>
          <w:marRight w:val="0"/>
          <w:marTop w:val="0"/>
          <w:marBottom w:val="0"/>
          <w:divBdr>
            <w:top w:val="none" w:sz="0" w:space="0" w:color="auto"/>
            <w:left w:val="none" w:sz="0" w:space="0" w:color="auto"/>
            <w:bottom w:val="none" w:sz="0" w:space="0" w:color="auto"/>
            <w:right w:val="none" w:sz="0" w:space="0" w:color="auto"/>
          </w:divBdr>
        </w:div>
        <w:div w:id="632835477">
          <w:marLeft w:val="640"/>
          <w:marRight w:val="0"/>
          <w:marTop w:val="0"/>
          <w:marBottom w:val="0"/>
          <w:divBdr>
            <w:top w:val="none" w:sz="0" w:space="0" w:color="auto"/>
            <w:left w:val="none" w:sz="0" w:space="0" w:color="auto"/>
            <w:bottom w:val="none" w:sz="0" w:space="0" w:color="auto"/>
            <w:right w:val="none" w:sz="0" w:space="0" w:color="auto"/>
          </w:divBdr>
        </w:div>
        <w:div w:id="1882131478">
          <w:marLeft w:val="640"/>
          <w:marRight w:val="0"/>
          <w:marTop w:val="0"/>
          <w:marBottom w:val="0"/>
          <w:divBdr>
            <w:top w:val="none" w:sz="0" w:space="0" w:color="auto"/>
            <w:left w:val="none" w:sz="0" w:space="0" w:color="auto"/>
            <w:bottom w:val="none" w:sz="0" w:space="0" w:color="auto"/>
            <w:right w:val="none" w:sz="0" w:space="0" w:color="auto"/>
          </w:divBdr>
        </w:div>
        <w:div w:id="800266109">
          <w:marLeft w:val="640"/>
          <w:marRight w:val="0"/>
          <w:marTop w:val="0"/>
          <w:marBottom w:val="0"/>
          <w:divBdr>
            <w:top w:val="none" w:sz="0" w:space="0" w:color="auto"/>
            <w:left w:val="none" w:sz="0" w:space="0" w:color="auto"/>
            <w:bottom w:val="none" w:sz="0" w:space="0" w:color="auto"/>
            <w:right w:val="none" w:sz="0" w:space="0" w:color="auto"/>
          </w:divBdr>
        </w:div>
        <w:div w:id="336469884">
          <w:marLeft w:val="640"/>
          <w:marRight w:val="0"/>
          <w:marTop w:val="0"/>
          <w:marBottom w:val="0"/>
          <w:divBdr>
            <w:top w:val="none" w:sz="0" w:space="0" w:color="auto"/>
            <w:left w:val="none" w:sz="0" w:space="0" w:color="auto"/>
            <w:bottom w:val="none" w:sz="0" w:space="0" w:color="auto"/>
            <w:right w:val="none" w:sz="0" w:space="0" w:color="auto"/>
          </w:divBdr>
        </w:div>
        <w:div w:id="1535389517">
          <w:marLeft w:val="640"/>
          <w:marRight w:val="0"/>
          <w:marTop w:val="0"/>
          <w:marBottom w:val="0"/>
          <w:divBdr>
            <w:top w:val="none" w:sz="0" w:space="0" w:color="auto"/>
            <w:left w:val="none" w:sz="0" w:space="0" w:color="auto"/>
            <w:bottom w:val="none" w:sz="0" w:space="0" w:color="auto"/>
            <w:right w:val="none" w:sz="0" w:space="0" w:color="auto"/>
          </w:divBdr>
        </w:div>
        <w:div w:id="739669133">
          <w:marLeft w:val="640"/>
          <w:marRight w:val="0"/>
          <w:marTop w:val="0"/>
          <w:marBottom w:val="0"/>
          <w:divBdr>
            <w:top w:val="none" w:sz="0" w:space="0" w:color="auto"/>
            <w:left w:val="none" w:sz="0" w:space="0" w:color="auto"/>
            <w:bottom w:val="none" w:sz="0" w:space="0" w:color="auto"/>
            <w:right w:val="none" w:sz="0" w:space="0" w:color="auto"/>
          </w:divBdr>
        </w:div>
        <w:div w:id="1754668765">
          <w:marLeft w:val="640"/>
          <w:marRight w:val="0"/>
          <w:marTop w:val="0"/>
          <w:marBottom w:val="0"/>
          <w:divBdr>
            <w:top w:val="none" w:sz="0" w:space="0" w:color="auto"/>
            <w:left w:val="none" w:sz="0" w:space="0" w:color="auto"/>
            <w:bottom w:val="none" w:sz="0" w:space="0" w:color="auto"/>
            <w:right w:val="none" w:sz="0" w:space="0" w:color="auto"/>
          </w:divBdr>
        </w:div>
        <w:div w:id="47151369">
          <w:marLeft w:val="640"/>
          <w:marRight w:val="0"/>
          <w:marTop w:val="0"/>
          <w:marBottom w:val="0"/>
          <w:divBdr>
            <w:top w:val="none" w:sz="0" w:space="0" w:color="auto"/>
            <w:left w:val="none" w:sz="0" w:space="0" w:color="auto"/>
            <w:bottom w:val="none" w:sz="0" w:space="0" w:color="auto"/>
            <w:right w:val="none" w:sz="0" w:space="0" w:color="auto"/>
          </w:divBdr>
        </w:div>
        <w:div w:id="132138881">
          <w:marLeft w:val="640"/>
          <w:marRight w:val="0"/>
          <w:marTop w:val="0"/>
          <w:marBottom w:val="0"/>
          <w:divBdr>
            <w:top w:val="none" w:sz="0" w:space="0" w:color="auto"/>
            <w:left w:val="none" w:sz="0" w:space="0" w:color="auto"/>
            <w:bottom w:val="none" w:sz="0" w:space="0" w:color="auto"/>
            <w:right w:val="none" w:sz="0" w:space="0" w:color="auto"/>
          </w:divBdr>
        </w:div>
        <w:div w:id="743380715">
          <w:marLeft w:val="640"/>
          <w:marRight w:val="0"/>
          <w:marTop w:val="0"/>
          <w:marBottom w:val="0"/>
          <w:divBdr>
            <w:top w:val="none" w:sz="0" w:space="0" w:color="auto"/>
            <w:left w:val="none" w:sz="0" w:space="0" w:color="auto"/>
            <w:bottom w:val="none" w:sz="0" w:space="0" w:color="auto"/>
            <w:right w:val="none" w:sz="0" w:space="0" w:color="auto"/>
          </w:divBdr>
        </w:div>
        <w:div w:id="1273365386">
          <w:marLeft w:val="640"/>
          <w:marRight w:val="0"/>
          <w:marTop w:val="0"/>
          <w:marBottom w:val="0"/>
          <w:divBdr>
            <w:top w:val="none" w:sz="0" w:space="0" w:color="auto"/>
            <w:left w:val="none" w:sz="0" w:space="0" w:color="auto"/>
            <w:bottom w:val="none" w:sz="0" w:space="0" w:color="auto"/>
            <w:right w:val="none" w:sz="0" w:space="0" w:color="auto"/>
          </w:divBdr>
        </w:div>
        <w:div w:id="1255817758">
          <w:marLeft w:val="640"/>
          <w:marRight w:val="0"/>
          <w:marTop w:val="0"/>
          <w:marBottom w:val="0"/>
          <w:divBdr>
            <w:top w:val="none" w:sz="0" w:space="0" w:color="auto"/>
            <w:left w:val="none" w:sz="0" w:space="0" w:color="auto"/>
            <w:bottom w:val="none" w:sz="0" w:space="0" w:color="auto"/>
            <w:right w:val="none" w:sz="0" w:space="0" w:color="auto"/>
          </w:divBdr>
        </w:div>
        <w:div w:id="485442966">
          <w:marLeft w:val="640"/>
          <w:marRight w:val="0"/>
          <w:marTop w:val="0"/>
          <w:marBottom w:val="0"/>
          <w:divBdr>
            <w:top w:val="none" w:sz="0" w:space="0" w:color="auto"/>
            <w:left w:val="none" w:sz="0" w:space="0" w:color="auto"/>
            <w:bottom w:val="none" w:sz="0" w:space="0" w:color="auto"/>
            <w:right w:val="none" w:sz="0" w:space="0" w:color="auto"/>
          </w:divBdr>
        </w:div>
        <w:div w:id="416290537">
          <w:marLeft w:val="640"/>
          <w:marRight w:val="0"/>
          <w:marTop w:val="0"/>
          <w:marBottom w:val="0"/>
          <w:divBdr>
            <w:top w:val="none" w:sz="0" w:space="0" w:color="auto"/>
            <w:left w:val="none" w:sz="0" w:space="0" w:color="auto"/>
            <w:bottom w:val="none" w:sz="0" w:space="0" w:color="auto"/>
            <w:right w:val="none" w:sz="0" w:space="0" w:color="auto"/>
          </w:divBdr>
        </w:div>
        <w:div w:id="73747024">
          <w:marLeft w:val="640"/>
          <w:marRight w:val="0"/>
          <w:marTop w:val="0"/>
          <w:marBottom w:val="0"/>
          <w:divBdr>
            <w:top w:val="none" w:sz="0" w:space="0" w:color="auto"/>
            <w:left w:val="none" w:sz="0" w:space="0" w:color="auto"/>
            <w:bottom w:val="none" w:sz="0" w:space="0" w:color="auto"/>
            <w:right w:val="none" w:sz="0" w:space="0" w:color="auto"/>
          </w:divBdr>
        </w:div>
        <w:div w:id="2003122917">
          <w:marLeft w:val="640"/>
          <w:marRight w:val="0"/>
          <w:marTop w:val="0"/>
          <w:marBottom w:val="0"/>
          <w:divBdr>
            <w:top w:val="none" w:sz="0" w:space="0" w:color="auto"/>
            <w:left w:val="none" w:sz="0" w:space="0" w:color="auto"/>
            <w:bottom w:val="none" w:sz="0" w:space="0" w:color="auto"/>
            <w:right w:val="none" w:sz="0" w:space="0" w:color="auto"/>
          </w:divBdr>
        </w:div>
        <w:div w:id="5518093">
          <w:marLeft w:val="640"/>
          <w:marRight w:val="0"/>
          <w:marTop w:val="0"/>
          <w:marBottom w:val="0"/>
          <w:divBdr>
            <w:top w:val="none" w:sz="0" w:space="0" w:color="auto"/>
            <w:left w:val="none" w:sz="0" w:space="0" w:color="auto"/>
            <w:bottom w:val="none" w:sz="0" w:space="0" w:color="auto"/>
            <w:right w:val="none" w:sz="0" w:space="0" w:color="auto"/>
          </w:divBdr>
        </w:div>
        <w:div w:id="100496302">
          <w:marLeft w:val="640"/>
          <w:marRight w:val="0"/>
          <w:marTop w:val="0"/>
          <w:marBottom w:val="0"/>
          <w:divBdr>
            <w:top w:val="none" w:sz="0" w:space="0" w:color="auto"/>
            <w:left w:val="none" w:sz="0" w:space="0" w:color="auto"/>
            <w:bottom w:val="none" w:sz="0" w:space="0" w:color="auto"/>
            <w:right w:val="none" w:sz="0" w:space="0" w:color="auto"/>
          </w:divBdr>
        </w:div>
        <w:div w:id="285897339">
          <w:marLeft w:val="640"/>
          <w:marRight w:val="0"/>
          <w:marTop w:val="0"/>
          <w:marBottom w:val="0"/>
          <w:divBdr>
            <w:top w:val="none" w:sz="0" w:space="0" w:color="auto"/>
            <w:left w:val="none" w:sz="0" w:space="0" w:color="auto"/>
            <w:bottom w:val="none" w:sz="0" w:space="0" w:color="auto"/>
            <w:right w:val="none" w:sz="0" w:space="0" w:color="auto"/>
          </w:divBdr>
        </w:div>
        <w:div w:id="41950763">
          <w:marLeft w:val="640"/>
          <w:marRight w:val="0"/>
          <w:marTop w:val="0"/>
          <w:marBottom w:val="0"/>
          <w:divBdr>
            <w:top w:val="none" w:sz="0" w:space="0" w:color="auto"/>
            <w:left w:val="none" w:sz="0" w:space="0" w:color="auto"/>
            <w:bottom w:val="none" w:sz="0" w:space="0" w:color="auto"/>
            <w:right w:val="none" w:sz="0" w:space="0" w:color="auto"/>
          </w:divBdr>
        </w:div>
        <w:div w:id="1620138984">
          <w:marLeft w:val="640"/>
          <w:marRight w:val="0"/>
          <w:marTop w:val="0"/>
          <w:marBottom w:val="0"/>
          <w:divBdr>
            <w:top w:val="none" w:sz="0" w:space="0" w:color="auto"/>
            <w:left w:val="none" w:sz="0" w:space="0" w:color="auto"/>
            <w:bottom w:val="none" w:sz="0" w:space="0" w:color="auto"/>
            <w:right w:val="none" w:sz="0" w:space="0" w:color="auto"/>
          </w:divBdr>
        </w:div>
        <w:div w:id="1914272608">
          <w:marLeft w:val="640"/>
          <w:marRight w:val="0"/>
          <w:marTop w:val="0"/>
          <w:marBottom w:val="0"/>
          <w:divBdr>
            <w:top w:val="none" w:sz="0" w:space="0" w:color="auto"/>
            <w:left w:val="none" w:sz="0" w:space="0" w:color="auto"/>
            <w:bottom w:val="none" w:sz="0" w:space="0" w:color="auto"/>
            <w:right w:val="none" w:sz="0" w:space="0" w:color="auto"/>
          </w:divBdr>
        </w:div>
        <w:div w:id="926186936">
          <w:marLeft w:val="640"/>
          <w:marRight w:val="0"/>
          <w:marTop w:val="0"/>
          <w:marBottom w:val="0"/>
          <w:divBdr>
            <w:top w:val="none" w:sz="0" w:space="0" w:color="auto"/>
            <w:left w:val="none" w:sz="0" w:space="0" w:color="auto"/>
            <w:bottom w:val="none" w:sz="0" w:space="0" w:color="auto"/>
            <w:right w:val="none" w:sz="0" w:space="0" w:color="auto"/>
          </w:divBdr>
        </w:div>
        <w:div w:id="850489337">
          <w:marLeft w:val="640"/>
          <w:marRight w:val="0"/>
          <w:marTop w:val="0"/>
          <w:marBottom w:val="0"/>
          <w:divBdr>
            <w:top w:val="none" w:sz="0" w:space="0" w:color="auto"/>
            <w:left w:val="none" w:sz="0" w:space="0" w:color="auto"/>
            <w:bottom w:val="none" w:sz="0" w:space="0" w:color="auto"/>
            <w:right w:val="none" w:sz="0" w:space="0" w:color="auto"/>
          </w:divBdr>
        </w:div>
        <w:div w:id="1311327251">
          <w:marLeft w:val="640"/>
          <w:marRight w:val="0"/>
          <w:marTop w:val="0"/>
          <w:marBottom w:val="0"/>
          <w:divBdr>
            <w:top w:val="none" w:sz="0" w:space="0" w:color="auto"/>
            <w:left w:val="none" w:sz="0" w:space="0" w:color="auto"/>
            <w:bottom w:val="none" w:sz="0" w:space="0" w:color="auto"/>
            <w:right w:val="none" w:sz="0" w:space="0" w:color="auto"/>
          </w:divBdr>
        </w:div>
        <w:div w:id="412749391">
          <w:marLeft w:val="640"/>
          <w:marRight w:val="0"/>
          <w:marTop w:val="0"/>
          <w:marBottom w:val="0"/>
          <w:divBdr>
            <w:top w:val="none" w:sz="0" w:space="0" w:color="auto"/>
            <w:left w:val="none" w:sz="0" w:space="0" w:color="auto"/>
            <w:bottom w:val="none" w:sz="0" w:space="0" w:color="auto"/>
            <w:right w:val="none" w:sz="0" w:space="0" w:color="auto"/>
          </w:divBdr>
        </w:div>
        <w:div w:id="2039816427">
          <w:marLeft w:val="640"/>
          <w:marRight w:val="0"/>
          <w:marTop w:val="0"/>
          <w:marBottom w:val="0"/>
          <w:divBdr>
            <w:top w:val="none" w:sz="0" w:space="0" w:color="auto"/>
            <w:left w:val="none" w:sz="0" w:space="0" w:color="auto"/>
            <w:bottom w:val="none" w:sz="0" w:space="0" w:color="auto"/>
            <w:right w:val="none" w:sz="0" w:space="0" w:color="auto"/>
          </w:divBdr>
        </w:div>
        <w:div w:id="1559365505">
          <w:marLeft w:val="640"/>
          <w:marRight w:val="0"/>
          <w:marTop w:val="0"/>
          <w:marBottom w:val="0"/>
          <w:divBdr>
            <w:top w:val="none" w:sz="0" w:space="0" w:color="auto"/>
            <w:left w:val="none" w:sz="0" w:space="0" w:color="auto"/>
            <w:bottom w:val="none" w:sz="0" w:space="0" w:color="auto"/>
            <w:right w:val="none" w:sz="0" w:space="0" w:color="auto"/>
          </w:divBdr>
        </w:div>
        <w:div w:id="1683320869">
          <w:marLeft w:val="640"/>
          <w:marRight w:val="0"/>
          <w:marTop w:val="0"/>
          <w:marBottom w:val="0"/>
          <w:divBdr>
            <w:top w:val="none" w:sz="0" w:space="0" w:color="auto"/>
            <w:left w:val="none" w:sz="0" w:space="0" w:color="auto"/>
            <w:bottom w:val="none" w:sz="0" w:space="0" w:color="auto"/>
            <w:right w:val="none" w:sz="0" w:space="0" w:color="auto"/>
          </w:divBdr>
        </w:div>
        <w:div w:id="1626545504">
          <w:marLeft w:val="640"/>
          <w:marRight w:val="0"/>
          <w:marTop w:val="0"/>
          <w:marBottom w:val="0"/>
          <w:divBdr>
            <w:top w:val="none" w:sz="0" w:space="0" w:color="auto"/>
            <w:left w:val="none" w:sz="0" w:space="0" w:color="auto"/>
            <w:bottom w:val="none" w:sz="0" w:space="0" w:color="auto"/>
            <w:right w:val="none" w:sz="0" w:space="0" w:color="auto"/>
          </w:divBdr>
        </w:div>
        <w:div w:id="181868030">
          <w:marLeft w:val="640"/>
          <w:marRight w:val="0"/>
          <w:marTop w:val="0"/>
          <w:marBottom w:val="0"/>
          <w:divBdr>
            <w:top w:val="none" w:sz="0" w:space="0" w:color="auto"/>
            <w:left w:val="none" w:sz="0" w:space="0" w:color="auto"/>
            <w:bottom w:val="none" w:sz="0" w:space="0" w:color="auto"/>
            <w:right w:val="none" w:sz="0" w:space="0" w:color="auto"/>
          </w:divBdr>
        </w:div>
        <w:div w:id="838542625">
          <w:marLeft w:val="640"/>
          <w:marRight w:val="0"/>
          <w:marTop w:val="0"/>
          <w:marBottom w:val="0"/>
          <w:divBdr>
            <w:top w:val="none" w:sz="0" w:space="0" w:color="auto"/>
            <w:left w:val="none" w:sz="0" w:space="0" w:color="auto"/>
            <w:bottom w:val="none" w:sz="0" w:space="0" w:color="auto"/>
            <w:right w:val="none" w:sz="0" w:space="0" w:color="auto"/>
          </w:divBdr>
        </w:div>
        <w:div w:id="1899196566">
          <w:marLeft w:val="640"/>
          <w:marRight w:val="0"/>
          <w:marTop w:val="0"/>
          <w:marBottom w:val="0"/>
          <w:divBdr>
            <w:top w:val="none" w:sz="0" w:space="0" w:color="auto"/>
            <w:left w:val="none" w:sz="0" w:space="0" w:color="auto"/>
            <w:bottom w:val="none" w:sz="0" w:space="0" w:color="auto"/>
            <w:right w:val="none" w:sz="0" w:space="0" w:color="auto"/>
          </w:divBdr>
        </w:div>
        <w:div w:id="1465612598">
          <w:marLeft w:val="640"/>
          <w:marRight w:val="0"/>
          <w:marTop w:val="0"/>
          <w:marBottom w:val="0"/>
          <w:divBdr>
            <w:top w:val="none" w:sz="0" w:space="0" w:color="auto"/>
            <w:left w:val="none" w:sz="0" w:space="0" w:color="auto"/>
            <w:bottom w:val="none" w:sz="0" w:space="0" w:color="auto"/>
            <w:right w:val="none" w:sz="0" w:space="0" w:color="auto"/>
          </w:divBdr>
        </w:div>
        <w:div w:id="910194121">
          <w:marLeft w:val="640"/>
          <w:marRight w:val="0"/>
          <w:marTop w:val="0"/>
          <w:marBottom w:val="0"/>
          <w:divBdr>
            <w:top w:val="none" w:sz="0" w:space="0" w:color="auto"/>
            <w:left w:val="none" w:sz="0" w:space="0" w:color="auto"/>
            <w:bottom w:val="none" w:sz="0" w:space="0" w:color="auto"/>
            <w:right w:val="none" w:sz="0" w:space="0" w:color="auto"/>
          </w:divBdr>
        </w:div>
        <w:div w:id="1416316782">
          <w:marLeft w:val="640"/>
          <w:marRight w:val="0"/>
          <w:marTop w:val="0"/>
          <w:marBottom w:val="0"/>
          <w:divBdr>
            <w:top w:val="none" w:sz="0" w:space="0" w:color="auto"/>
            <w:left w:val="none" w:sz="0" w:space="0" w:color="auto"/>
            <w:bottom w:val="none" w:sz="0" w:space="0" w:color="auto"/>
            <w:right w:val="none" w:sz="0" w:space="0" w:color="auto"/>
          </w:divBdr>
        </w:div>
        <w:div w:id="1539588964">
          <w:marLeft w:val="640"/>
          <w:marRight w:val="0"/>
          <w:marTop w:val="0"/>
          <w:marBottom w:val="0"/>
          <w:divBdr>
            <w:top w:val="none" w:sz="0" w:space="0" w:color="auto"/>
            <w:left w:val="none" w:sz="0" w:space="0" w:color="auto"/>
            <w:bottom w:val="none" w:sz="0" w:space="0" w:color="auto"/>
            <w:right w:val="none" w:sz="0" w:space="0" w:color="auto"/>
          </w:divBdr>
        </w:div>
        <w:div w:id="1844582979">
          <w:marLeft w:val="640"/>
          <w:marRight w:val="0"/>
          <w:marTop w:val="0"/>
          <w:marBottom w:val="0"/>
          <w:divBdr>
            <w:top w:val="none" w:sz="0" w:space="0" w:color="auto"/>
            <w:left w:val="none" w:sz="0" w:space="0" w:color="auto"/>
            <w:bottom w:val="none" w:sz="0" w:space="0" w:color="auto"/>
            <w:right w:val="none" w:sz="0" w:space="0" w:color="auto"/>
          </w:divBdr>
        </w:div>
        <w:div w:id="90199556">
          <w:marLeft w:val="640"/>
          <w:marRight w:val="0"/>
          <w:marTop w:val="0"/>
          <w:marBottom w:val="0"/>
          <w:divBdr>
            <w:top w:val="none" w:sz="0" w:space="0" w:color="auto"/>
            <w:left w:val="none" w:sz="0" w:space="0" w:color="auto"/>
            <w:bottom w:val="none" w:sz="0" w:space="0" w:color="auto"/>
            <w:right w:val="none" w:sz="0" w:space="0" w:color="auto"/>
          </w:divBdr>
        </w:div>
        <w:div w:id="1975216971">
          <w:marLeft w:val="640"/>
          <w:marRight w:val="0"/>
          <w:marTop w:val="0"/>
          <w:marBottom w:val="0"/>
          <w:divBdr>
            <w:top w:val="none" w:sz="0" w:space="0" w:color="auto"/>
            <w:left w:val="none" w:sz="0" w:space="0" w:color="auto"/>
            <w:bottom w:val="none" w:sz="0" w:space="0" w:color="auto"/>
            <w:right w:val="none" w:sz="0" w:space="0" w:color="auto"/>
          </w:divBdr>
        </w:div>
        <w:div w:id="858545484">
          <w:marLeft w:val="640"/>
          <w:marRight w:val="0"/>
          <w:marTop w:val="0"/>
          <w:marBottom w:val="0"/>
          <w:divBdr>
            <w:top w:val="none" w:sz="0" w:space="0" w:color="auto"/>
            <w:left w:val="none" w:sz="0" w:space="0" w:color="auto"/>
            <w:bottom w:val="none" w:sz="0" w:space="0" w:color="auto"/>
            <w:right w:val="none" w:sz="0" w:space="0" w:color="auto"/>
          </w:divBdr>
        </w:div>
        <w:div w:id="1638339532">
          <w:marLeft w:val="640"/>
          <w:marRight w:val="0"/>
          <w:marTop w:val="0"/>
          <w:marBottom w:val="0"/>
          <w:divBdr>
            <w:top w:val="none" w:sz="0" w:space="0" w:color="auto"/>
            <w:left w:val="none" w:sz="0" w:space="0" w:color="auto"/>
            <w:bottom w:val="none" w:sz="0" w:space="0" w:color="auto"/>
            <w:right w:val="none" w:sz="0" w:space="0" w:color="auto"/>
          </w:divBdr>
        </w:div>
        <w:div w:id="66003035">
          <w:marLeft w:val="640"/>
          <w:marRight w:val="0"/>
          <w:marTop w:val="0"/>
          <w:marBottom w:val="0"/>
          <w:divBdr>
            <w:top w:val="none" w:sz="0" w:space="0" w:color="auto"/>
            <w:left w:val="none" w:sz="0" w:space="0" w:color="auto"/>
            <w:bottom w:val="none" w:sz="0" w:space="0" w:color="auto"/>
            <w:right w:val="none" w:sz="0" w:space="0" w:color="auto"/>
          </w:divBdr>
        </w:div>
        <w:div w:id="1544101489">
          <w:marLeft w:val="640"/>
          <w:marRight w:val="0"/>
          <w:marTop w:val="0"/>
          <w:marBottom w:val="0"/>
          <w:divBdr>
            <w:top w:val="none" w:sz="0" w:space="0" w:color="auto"/>
            <w:left w:val="none" w:sz="0" w:space="0" w:color="auto"/>
            <w:bottom w:val="none" w:sz="0" w:space="0" w:color="auto"/>
            <w:right w:val="none" w:sz="0" w:space="0" w:color="auto"/>
          </w:divBdr>
        </w:div>
        <w:div w:id="1846280684">
          <w:marLeft w:val="640"/>
          <w:marRight w:val="0"/>
          <w:marTop w:val="0"/>
          <w:marBottom w:val="0"/>
          <w:divBdr>
            <w:top w:val="none" w:sz="0" w:space="0" w:color="auto"/>
            <w:left w:val="none" w:sz="0" w:space="0" w:color="auto"/>
            <w:bottom w:val="none" w:sz="0" w:space="0" w:color="auto"/>
            <w:right w:val="none" w:sz="0" w:space="0" w:color="auto"/>
          </w:divBdr>
        </w:div>
        <w:div w:id="936476249">
          <w:marLeft w:val="640"/>
          <w:marRight w:val="0"/>
          <w:marTop w:val="0"/>
          <w:marBottom w:val="0"/>
          <w:divBdr>
            <w:top w:val="none" w:sz="0" w:space="0" w:color="auto"/>
            <w:left w:val="none" w:sz="0" w:space="0" w:color="auto"/>
            <w:bottom w:val="none" w:sz="0" w:space="0" w:color="auto"/>
            <w:right w:val="none" w:sz="0" w:space="0" w:color="auto"/>
          </w:divBdr>
        </w:div>
        <w:div w:id="1213881860">
          <w:marLeft w:val="640"/>
          <w:marRight w:val="0"/>
          <w:marTop w:val="0"/>
          <w:marBottom w:val="0"/>
          <w:divBdr>
            <w:top w:val="none" w:sz="0" w:space="0" w:color="auto"/>
            <w:left w:val="none" w:sz="0" w:space="0" w:color="auto"/>
            <w:bottom w:val="none" w:sz="0" w:space="0" w:color="auto"/>
            <w:right w:val="none" w:sz="0" w:space="0" w:color="auto"/>
          </w:divBdr>
        </w:div>
        <w:div w:id="1455489123">
          <w:marLeft w:val="640"/>
          <w:marRight w:val="0"/>
          <w:marTop w:val="0"/>
          <w:marBottom w:val="0"/>
          <w:divBdr>
            <w:top w:val="none" w:sz="0" w:space="0" w:color="auto"/>
            <w:left w:val="none" w:sz="0" w:space="0" w:color="auto"/>
            <w:bottom w:val="none" w:sz="0" w:space="0" w:color="auto"/>
            <w:right w:val="none" w:sz="0" w:space="0" w:color="auto"/>
          </w:divBdr>
        </w:div>
        <w:div w:id="1271158020">
          <w:marLeft w:val="640"/>
          <w:marRight w:val="0"/>
          <w:marTop w:val="0"/>
          <w:marBottom w:val="0"/>
          <w:divBdr>
            <w:top w:val="none" w:sz="0" w:space="0" w:color="auto"/>
            <w:left w:val="none" w:sz="0" w:space="0" w:color="auto"/>
            <w:bottom w:val="none" w:sz="0" w:space="0" w:color="auto"/>
            <w:right w:val="none" w:sz="0" w:space="0" w:color="auto"/>
          </w:divBdr>
        </w:div>
        <w:div w:id="573274100">
          <w:marLeft w:val="640"/>
          <w:marRight w:val="0"/>
          <w:marTop w:val="0"/>
          <w:marBottom w:val="0"/>
          <w:divBdr>
            <w:top w:val="none" w:sz="0" w:space="0" w:color="auto"/>
            <w:left w:val="none" w:sz="0" w:space="0" w:color="auto"/>
            <w:bottom w:val="none" w:sz="0" w:space="0" w:color="auto"/>
            <w:right w:val="none" w:sz="0" w:space="0" w:color="auto"/>
          </w:divBdr>
        </w:div>
        <w:div w:id="79640165">
          <w:marLeft w:val="640"/>
          <w:marRight w:val="0"/>
          <w:marTop w:val="0"/>
          <w:marBottom w:val="0"/>
          <w:divBdr>
            <w:top w:val="none" w:sz="0" w:space="0" w:color="auto"/>
            <w:left w:val="none" w:sz="0" w:space="0" w:color="auto"/>
            <w:bottom w:val="none" w:sz="0" w:space="0" w:color="auto"/>
            <w:right w:val="none" w:sz="0" w:space="0" w:color="auto"/>
          </w:divBdr>
        </w:div>
        <w:div w:id="1424498554">
          <w:marLeft w:val="640"/>
          <w:marRight w:val="0"/>
          <w:marTop w:val="0"/>
          <w:marBottom w:val="0"/>
          <w:divBdr>
            <w:top w:val="none" w:sz="0" w:space="0" w:color="auto"/>
            <w:left w:val="none" w:sz="0" w:space="0" w:color="auto"/>
            <w:bottom w:val="none" w:sz="0" w:space="0" w:color="auto"/>
            <w:right w:val="none" w:sz="0" w:space="0" w:color="auto"/>
          </w:divBdr>
        </w:div>
        <w:div w:id="337271044">
          <w:marLeft w:val="640"/>
          <w:marRight w:val="0"/>
          <w:marTop w:val="0"/>
          <w:marBottom w:val="0"/>
          <w:divBdr>
            <w:top w:val="none" w:sz="0" w:space="0" w:color="auto"/>
            <w:left w:val="none" w:sz="0" w:space="0" w:color="auto"/>
            <w:bottom w:val="none" w:sz="0" w:space="0" w:color="auto"/>
            <w:right w:val="none" w:sz="0" w:space="0" w:color="auto"/>
          </w:divBdr>
        </w:div>
        <w:div w:id="188227645">
          <w:marLeft w:val="640"/>
          <w:marRight w:val="0"/>
          <w:marTop w:val="0"/>
          <w:marBottom w:val="0"/>
          <w:divBdr>
            <w:top w:val="none" w:sz="0" w:space="0" w:color="auto"/>
            <w:left w:val="none" w:sz="0" w:space="0" w:color="auto"/>
            <w:bottom w:val="none" w:sz="0" w:space="0" w:color="auto"/>
            <w:right w:val="none" w:sz="0" w:space="0" w:color="auto"/>
          </w:divBdr>
        </w:div>
        <w:div w:id="1599409690">
          <w:marLeft w:val="640"/>
          <w:marRight w:val="0"/>
          <w:marTop w:val="0"/>
          <w:marBottom w:val="0"/>
          <w:divBdr>
            <w:top w:val="none" w:sz="0" w:space="0" w:color="auto"/>
            <w:left w:val="none" w:sz="0" w:space="0" w:color="auto"/>
            <w:bottom w:val="none" w:sz="0" w:space="0" w:color="auto"/>
            <w:right w:val="none" w:sz="0" w:space="0" w:color="auto"/>
          </w:divBdr>
        </w:div>
        <w:div w:id="1997025005">
          <w:marLeft w:val="640"/>
          <w:marRight w:val="0"/>
          <w:marTop w:val="0"/>
          <w:marBottom w:val="0"/>
          <w:divBdr>
            <w:top w:val="none" w:sz="0" w:space="0" w:color="auto"/>
            <w:left w:val="none" w:sz="0" w:space="0" w:color="auto"/>
            <w:bottom w:val="none" w:sz="0" w:space="0" w:color="auto"/>
            <w:right w:val="none" w:sz="0" w:space="0" w:color="auto"/>
          </w:divBdr>
        </w:div>
        <w:div w:id="1378240929">
          <w:marLeft w:val="640"/>
          <w:marRight w:val="0"/>
          <w:marTop w:val="0"/>
          <w:marBottom w:val="0"/>
          <w:divBdr>
            <w:top w:val="none" w:sz="0" w:space="0" w:color="auto"/>
            <w:left w:val="none" w:sz="0" w:space="0" w:color="auto"/>
            <w:bottom w:val="none" w:sz="0" w:space="0" w:color="auto"/>
            <w:right w:val="none" w:sz="0" w:space="0" w:color="auto"/>
          </w:divBdr>
        </w:div>
        <w:div w:id="852961281">
          <w:marLeft w:val="640"/>
          <w:marRight w:val="0"/>
          <w:marTop w:val="0"/>
          <w:marBottom w:val="0"/>
          <w:divBdr>
            <w:top w:val="none" w:sz="0" w:space="0" w:color="auto"/>
            <w:left w:val="none" w:sz="0" w:space="0" w:color="auto"/>
            <w:bottom w:val="none" w:sz="0" w:space="0" w:color="auto"/>
            <w:right w:val="none" w:sz="0" w:space="0" w:color="auto"/>
          </w:divBdr>
        </w:div>
        <w:div w:id="1392996271">
          <w:marLeft w:val="640"/>
          <w:marRight w:val="0"/>
          <w:marTop w:val="0"/>
          <w:marBottom w:val="0"/>
          <w:divBdr>
            <w:top w:val="none" w:sz="0" w:space="0" w:color="auto"/>
            <w:left w:val="none" w:sz="0" w:space="0" w:color="auto"/>
            <w:bottom w:val="none" w:sz="0" w:space="0" w:color="auto"/>
            <w:right w:val="none" w:sz="0" w:space="0" w:color="auto"/>
          </w:divBdr>
        </w:div>
        <w:div w:id="1114985029">
          <w:marLeft w:val="640"/>
          <w:marRight w:val="0"/>
          <w:marTop w:val="0"/>
          <w:marBottom w:val="0"/>
          <w:divBdr>
            <w:top w:val="none" w:sz="0" w:space="0" w:color="auto"/>
            <w:left w:val="none" w:sz="0" w:space="0" w:color="auto"/>
            <w:bottom w:val="none" w:sz="0" w:space="0" w:color="auto"/>
            <w:right w:val="none" w:sz="0" w:space="0" w:color="auto"/>
          </w:divBdr>
        </w:div>
        <w:div w:id="1252857357">
          <w:marLeft w:val="640"/>
          <w:marRight w:val="0"/>
          <w:marTop w:val="0"/>
          <w:marBottom w:val="0"/>
          <w:divBdr>
            <w:top w:val="none" w:sz="0" w:space="0" w:color="auto"/>
            <w:left w:val="none" w:sz="0" w:space="0" w:color="auto"/>
            <w:bottom w:val="none" w:sz="0" w:space="0" w:color="auto"/>
            <w:right w:val="none" w:sz="0" w:space="0" w:color="auto"/>
          </w:divBdr>
        </w:div>
        <w:div w:id="176165305">
          <w:marLeft w:val="640"/>
          <w:marRight w:val="0"/>
          <w:marTop w:val="0"/>
          <w:marBottom w:val="0"/>
          <w:divBdr>
            <w:top w:val="none" w:sz="0" w:space="0" w:color="auto"/>
            <w:left w:val="none" w:sz="0" w:space="0" w:color="auto"/>
            <w:bottom w:val="none" w:sz="0" w:space="0" w:color="auto"/>
            <w:right w:val="none" w:sz="0" w:space="0" w:color="auto"/>
          </w:divBdr>
        </w:div>
        <w:div w:id="1811360176">
          <w:marLeft w:val="640"/>
          <w:marRight w:val="0"/>
          <w:marTop w:val="0"/>
          <w:marBottom w:val="0"/>
          <w:divBdr>
            <w:top w:val="none" w:sz="0" w:space="0" w:color="auto"/>
            <w:left w:val="none" w:sz="0" w:space="0" w:color="auto"/>
            <w:bottom w:val="none" w:sz="0" w:space="0" w:color="auto"/>
            <w:right w:val="none" w:sz="0" w:space="0" w:color="auto"/>
          </w:divBdr>
        </w:div>
        <w:div w:id="1393499791">
          <w:marLeft w:val="640"/>
          <w:marRight w:val="0"/>
          <w:marTop w:val="0"/>
          <w:marBottom w:val="0"/>
          <w:divBdr>
            <w:top w:val="none" w:sz="0" w:space="0" w:color="auto"/>
            <w:left w:val="none" w:sz="0" w:space="0" w:color="auto"/>
            <w:bottom w:val="none" w:sz="0" w:space="0" w:color="auto"/>
            <w:right w:val="none" w:sz="0" w:space="0" w:color="auto"/>
          </w:divBdr>
        </w:div>
        <w:div w:id="1604804153">
          <w:marLeft w:val="640"/>
          <w:marRight w:val="0"/>
          <w:marTop w:val="0"/>
          <w:marBottom w:val="0"/>
          <w:divBdr>
            <w:top w:val="none" w:sz="0" w:space="0" w:color="auto"/>
            <w:left w:val="none" w:sz="0" w:space="0" w:color="auto"/>
            <w:bottom w:val="none" w:sz="0" w:space="0" w:color="auto"/>
            <w:right w:val="none" w:sz="0" w:space="0" w:color="auto"/>
          </w:divBdr>
        </w:div>
        <w:div w:id="1567836332">
          <w:marLeft w:val="640"/>
          <w:marRight w:val="0"/>
          <w:marTop w:val="0"/>
          <w:marBottom w:val="0"/>
          <w:divBdr>
            <w:top w:val="none" w:sz="0" w:space="0" w:color="auto"/>
            <w:left w:val="none" w:sz="0" w:space="0" w:color="auto"/>
            <w:bottom w:val="none" w:sz="0" w:space="0" w:color="auto"/>
            <w:right w:val="none" w:sz="0" w:space="0" w:color="auto"/>
          </w:divBdr>
        </w:div>
        <w:div w:id="476848556">
          <w:marLeft w:val="640"/>
          <w:marRight w:val="0"/>
          <w:marTop w:val="0"/>
          <w:marBottom w:val="0"/>
          <w:divBdr>
            <w:top w:val="none" w:sz="0" w:space="0" w:color="auto"/>
            <w:left w:val="none" w:sz="0" w:space="0" w:color="auto"/>
            <w:bottom w:val="none" w:sz="0" w:space="0" w:color="auto"/>
            <w:right w:val="none" w:sz="0" w:space="0" w:color="auto"/>
          </w:divBdr>
        </w:div>
        <w:div w:id="1568954434">
          <w:marLeft w:val="640"/>
          <w:marRight w:val="0"/>
          <w:marTop w:val="0"/>
          <w:marBottom w:val="0"/>
          <w:divBdr>
            <w:top w:val="none" w:sz="0" w:space="0" w:color="auto"/>
            <w:left w:val="none" w:sz="0" w:space="0" w:color="auto"/>
            <w:bottom w:val="none" w:sz="0" w:space="0" w:color="auto"/>
            <w:right w:val="none" w:sz="0" w:space="0" w:color="auto"/>
          </w:divBdr>
        </w:div>
        <w:div w:id="78983564">
          <w:marLeft w:val="640"/>
          <w:marRight w:val="0"/>
          <w:marTop w:val="0"/>
          <w:marBottom w:val="0"/>
          <w:divBdr>
            <w:top w:val="none" w:sz="0" w:space="0" w:color="auto"/>
            <w:left w:val="none" w:sz="0" w:space="0" w:color="auto"/>
            <w:bottom w:val="none" w:sz="0" w:space="0" w:color="auto"/>
            <w:right w:val="none" w:sz="0" w:space="0" w:color="auto"/>
          </w:divBdr>
        </w:div>
        <w:div w:id="1694071015">
          <w:marLeft w:val="640"/>
          <w:marRight w:val="0"/>
          <w:marTop w:val="0"/>
          <w:marBottom w:val="0"/>
          <w:divBdr>
            <w:top w:val="none" w:sz="0" w:space="0" w:color="auto"/>
            <w:left w:val="none" w:sz="0" w:space="0" w:color="auto"/>
            <w:bottom w:val="none" w:sz="0" w:space="0" w:color="auto"/>
            <w:right w:val="none" w:sz="0" w:space="0" w:color="auto"/>
          </w:divBdr>
        </w:div>
        <w:div w:id="1651249288">
          <w:marLeft w:val="640"/>
          <w:marRight w:val="0"/>
          <w:marTop w:val="0"/>
          <w:marBottom w:val="0"/>
          <w:divBdr>
            <w:top w:val="none" w:sz="0" w:space="0" w:color="auto"/>
            <w:left w:val="none" w:sz="0" w:space="0" w:color="auto"/>
            <w:bottom w:val="none" w:sz="0" w:space="0" w:color="auto"/>
            <w:right w:val="none" w:sz="0" w:space="0" w:color="auto"/>
          </w:divBdr>
        </w:div>
        <w:div w:id="880753321">
          <w:marLeft w:val="640"/>
          <w:marRight w:val="0"/>
          <w:marTop w:val="0"/>
          <w:marBottom w:val="0"/>
          <w:divBdr>
            <w:top w:val="none" w:sz="0" w:space="0" w:color="auto"/>
            <w:left w:val="none" w:sz="0" w:space="0" w:color="auto"/>
            <w:bottom w:val="none" w:sz="0" w:space="0" w:color="auto"/>
            <w:right w:val="none" w:sz="0" w:space="0" w:color="auto"/>
          </w:divBdr>
        </w:div>
        <w:div w:id="121581207">
          <w:marLeft w:val="640"/>
          <w:marRight w:val="0"/>
          <w:marTop w:val="0"/>
          <w:marBottom w:val="0"/>
          <w:divBdr>
            <w:top w:val="none" w:sz="0" w:space="0" w:color="auto"/>
            <w:left w:val="none" w:sz="0" w:space="0" w:color="auto"/>
            <w:bottom w:val="none" w:sz="0" w:space="0" w:color="auto"/>
            <w:right w:val="none" w:sz="0" w:space="0" w:color="auto"/>
          </w:divBdr>
        </w:div>
        <w:div w:id="1889026814">
          <w:marLeft w:val="640"/>
          <w:marRight w:val="0"/>
          <w:marTop w:val="0"/>
          <w:marBottom w:val="0"/>
          <w:divBdr>
            <w:top w:val="none" w:sz="0" w:space="0" w:color="auto"/>
            <w:left w:val="none" w:sz="0" w:space="0" w:color="auto"/>
            <w:bottom w:val="none" w:sz="0" w:space="0" w:color="auto"/>
            <w:right w:val="none" w:sz="0" w:space="0" w:color="auto"/>
          </w:divBdr>
        </w:div>
        <w:div w:id="935209403">
          <w:marLeft w:val="640"/>
          <w:marRight w:val="0"/>
          <w:marTop w:val="0"/>
          <w:marBottom w:val="0"/>
          <w:divBdr>
            <w:top w:val="none" w:sz="0" w:space="0" w:color="auto"/>
            <w:left w:val="none" w:sz="0" w:space="0" w:color="auto"/>
            <w:bottom w:val="none" w:sz="0" w:space="0" w:color="auto"/>
            <w:right w:val="none" w:sz="0" w:space="0" w:color="auto"/>
          </w:divBdr>
        </w:div>
        <w:div w:id="161971946">
          <w:marLeft w:val="640"/>
          <w:marRight w:val="0"/>
          <w:marTop w:val="0"/>
          <w:marBottom w:val="0"/>
          <w:divBdr>
            <w:top w:val="none" w:sz="0" w:space="0" w:color="auto"/>
            <w:left w:val="none" w:sz="0" w:space="0" w:color="auto"/>
            <w:bottom w:val="none" w:sz="0" w:space="0" w:color="auto"/>
            <w:right w:val="none" w:sz="0" w:space="0" w:color="auto"/>
          </w:divBdr>
        </w:div>
      </w:divsChild>
    </w:div>
    <w:div w:id="2122216688">
      <w:bodyDiv w:val="1"/>
      <w:marLeft w:val="0"/>
      <w:marRight w:val="0"/>
      <w:marTop w:val="0"/>
      <w:marBottom w:val="0"/>
      <w:divBdr>
        <w:top w:val="none" w:sz="0" w:space="0" w:color="auto"/>
        <w:left w:val="none" w:sz="0" w:space="0" w:color="auto"/>
        <w:bottom w:val="none" w:sz="0" w:space="0" w:color="auto"/>
        <w:right w:val="none" w:sz="0" w:space="0" w:color="auto"/>
      </w:divBdr>
      <w:divsChild>
        <w:div w:id="1456751630">
          <w:marLeft w:val="640"/>
          <w:marRight w:val="0"/>
          <w:marTop w:val="0"/>
          <w:marBottom w:val="0"/>
          <w:divBdr>
            <w:top w:val="none" w:sz="0" w:space="0" w:color="auto"/>
            <w:left w:val="none" w:sz="0" w:space="0" w:color="auto"/>
            <w:bottom w:val="none" w:sz="0" w:space="0" w:color="auto"/>
            <w:right w:val="none" w:sz="0" w:space="0" w:color="auto"/>
          </w:divBdr>
        </w:div>
        <w:div w:id="1838492717">
          <w:marLeft w:val="640"/>
          <w:marRight w:val="0"/>
          <w:marTop w:val="0"/>
          <w:marBottom w:val="0"/>
          <w:divBdr>
            <w:top w:val="none" w:sz="0" w:space="0" w:color="auto"/>
            <w:left w:val="none" w:sz="0" w:space="0" w:color="auto"/>
            <w:bottom w:val="none" w:sz="0" w:space="0" w:color="auto"/>
            <w:right w:val="none" w:sz="0" w:space="0" w:color="auto"/>
          </w:divBdr>
        </w:div>
        <w:div w:id="1404333075">
          <w:marLeft w:val="640"/>
          <w:marRight w:val="0"/>
          <w:marTop w:val="0"/>
          <w:marBottom w:val="0"/>
          <w:divBdr>
            <w:top w:val="none" w:sz="0" w:space="0" w:color="auto"/>
            <w:left w:val="none" w:sz="0" w:space="0" w:color="auto"/>
            <w:bottom w:val="none" w:sz="0" w:space="0" w:color="auto"/>
            <w:right w:val="none" w:sz="0" w:space="0" w:color="auto"/>
          </w:divBdr>
        </w:div>
        <w:div w:id="808864837">
          <w:marLeft w:val="640"/>
          <w:marRight w:val="0"/>
          <w:marTop w:val="0"/>
          <w:marBottom w:val="0"/>
          <w:divBdr>
            <w:top w:val="none" w:sz="0" w:space="0" w:color="auto"/>
            <w:left w:val="none" w:sz="0" w:space="0" w:color="auto"/>
            <w:bottom w:val="none" w:sz="0" w:space="0" w:color="auto"/>
            <w:right w:val="none" w:sz="0" w:space="0" w:color="auto"/>
          </w:divBdr>
        </w:div>
        <w:div w:id="285621474">
          <w:marLeft w:val="640"/>
          <w:marRight w:val="0"/>
          <w:marTop w:val="0"/>
          <w:marBottom w:val="0"/>
          <w:divBdr>
            <w:top w:val="none" w:sz="0" w:space="0" w:color="auto"/>
            <w:left w:val="none" w:sz="0" w:space="0" w:color="auto"/>
            <w:bottom w:val="none" w:sz="0" w:space="0" w:color="auto"/>
            <w:right w:val="none" w:sz="0" w:space="0" w:color="auto"/>
          </w:divBdr>
        </w:div>
        <w:div w:id="1281188721">
          <w:marLeft w:val="640"/>
          <w:marRight w:val="0"/>
          <w:marTop w:val="0"/>
          <w:marBottom w:val="0"/>
          <w:divBdr>
            <w:top w:val="none" w:sz="0" w:space="0" w:color="auto"/>
            <w:left w:val="none" w:sz="0" w:space="0" w:color="auto"/>
            <w:bottom w:val="none" w:sz="0" w:space="0" w:color="auto"/>
            <w:right w:val="none" w:sz="0" w:space="0" w:color="auto"/>
          </w:divBdr>
        </w:div>
        <w:div w:id="2052532846">
          <w:marLeft w:val="640"/>
          <w:marRight w:val="0"/>
          <w:marTop w:val="0"/>
          <w:marBottom w:val="0"/>
          <w:divBdr>
            <w:top w:val="none" w:sz="0" w:space="0" w:color="auto"/>
            <w:left w:val="none" w:sz="0" w:space="0" w:color="auto"/>
            <w:bottom w:val="none" w:sz="0" w:space="0" w:color="auto"/>
            <w:right w:val="none" w:sz="0" w:space="0" w:color="auto"/>
          </w:divBdr>
        </w:div>
        <w:div w:id="1400908499">
          <w:marLeft w:val="640"/>
          <w:marRight w:val="0"/>
          <w:marTop w:val="0"/>
          <w:marBottom w:val="0"/>
          <w:divBdr>
            <w:top w:val="none" w:sz="0" w:space="0" w:color="auto"/>
            <w:left w:val="none" w:sz="0" w:space="0" w:color="auto"/>
            <w:bottom w:val="none" w:sz="0" w:space="0" w:color="auto"/>
            <w:right w:val="none" w:sz="0" w:space="0" w:color="auto"/>
          </w:divBdr>
        </w:div>
        <w:div w:id="1991981812">
          <w:marLeft w:val="640"/>
          <w:marRight w:val="0"/>
          <w:marTop w:val="0"/>
          <w:marBottom w:val="0"/>
          <w:divBdr>
            <w:top w:val="none" w:sz="0" w:space="0" w:color="auto"/>
            <w:left w:val="none" w:sz="0" w:space="0" w:color="auto"/>
            <w:bottom w:val="none" w:sz="0" w:space="0" w:color="auto"/>
            <w:right w:val="none" w:sz="0" w:space="0" w:color="auto"/>
          </w:divBdr>
        </w:div>
        <w:div w:id="1264611923">
          <w:marLeft w:val="640"/>
          <w:marRight w:val="0"/>
          <w:marTop w:val="0"/>
          <w:marBottom w:val="0"/>
          <w:divBdr>
            <w:top w:val="none" w:sz="0" w:space="0" w:color="auto"/>
            <w:left w:val="none" w:sz="0" w:space="0" w:color="auto"/>
            <w:bottom w:val="none" w:sz="0" w:space="0" w:color="auto"/>
            <w:right w:val="none" w:sz="0" w:space="0" w:color="auto"/>
          </w:divBdr>
        </w:div>
        <w:div w:id="1997688205">
          <w:marLeft w:val="640"/>
          <w:marRight w:val="0"/>
          <w:marTop w:val="0"/>
          <w:marBottom w:val="0"/>
          <w:divBdr>
            <w:top w:val="none" w:sz="0" w:space="0" w:color="auto"/>
            <w:left w:val="none" w:sz="0" w:space="0" w:color="auto"/>
            <w:bottom w:val="none" w:sz="0" w:space="0" w:color="auto"/>
            <w:right w:val="none" w:sz="0" w:space="0" w:color="auto"/>
          </w:divBdr>
        </w:div>
        <w:div w:id="1044865306">
          <w:marLeft w:val="640"/>
          <w:marRight w:val="0"/>
          <w:marTop w:val="0"/>
          <w:marBottom w:val="0"/>
          <w:divBdr>
            <w:top w:val="none" w:sz="0" w:space="0" w:color="auto"/>
            <w:left w:val="none" w:sz="0" w:space="0" w:color="auto"/>
            <w:bottom w:val="none" w:sz="0" w:space="0" w:color="auto"/>
            <w:right w:val="none" w:sz="0" w:space="0" w:color="auto"/>
          </w:divBdr>
        </w:div>
        <w:div w:id="1464346037">
          <w:marLeft w:val="640"/>
          <w:marRight w:val="0"/>
          <w:marTop w:val="0"/>
          <w:marBottom w:val="0"/>
          <w:divBdr>
            <w:top w:val="none" w:sz="0" w:space="0" w:color="auto"/>
            <w:left w:val="none" w:sz="0" w:space="0" w:color="auto"/>
            <w:bottom w:val="none" w:sz="0" w:space="0" w:color="auto"/>
            <w:right w:val="none" w:sz="0" w:space="0" w:color="auto"/>
          </w:divBdr>
        </w:div>
        <w:div w:id="818961239">
          <w:marLeft w:val="640"/>
          <w:marRight w:val="0"/>
          <w:marTop w:val="0"/>
          <w:marBottom w:val="0"/>
          <w:divBdr>
            <w:top w:val="none" w:sz="0" w:space="0" w:color="auto"/>
            <w:left w:val="none" w:sz="0" w:space="0" w:color="auto"/>
            <w:bottom w:val="none" w:sz="0" w:space="0" w:color="auto"/>
            <w:right w:val="none" w:sz="0" w:space="0" w:color="auto"/>
          </w:divBdr>
        </w:div>
        <w:div w:id="1178422676">
          <w:marLeft w:val="640"/>
          <w:marRight w:val="0"/>
          <w:marTop w:val="0"/>
          <w:marBottom w:val="0"/>
          <w:divBdr>
            <w:top w:val="none" w:sz="0" w:space="0" w:color="auto"/>
            <w:left w:val="none" w:sz="0" w:space="0" w:color="auto"/>
            <w:bottom w:val="none" w:sz="0" w:space="0" w:color="auto"/>
            <w:right w:val="none" w:sz="0" w:space="0" w:color="auto"/>
          </w:divBdr>
        </w:div>
        <w:div w:id="1488285847">
          <w:marLeft w:val="640"/>
          <w:marRight w:val="0"/>
          <w:marTop w:val="0"/>
          <w:marBottom w:val="0"/>
          <w:divBdr>
            <w:top w:val="none" w:sz="0" w:space="0" w:color="auto"/>
            <w:left w:val="none" w:sz="0" w:space="0" w:color="auto"/>
            <w:bottom w:val="none" w:sz="0" w:space="0" w:color="auto"/>
            <w:right w:val="none" w:sz="0" w:space="0" w:color="auto"/>
          </w:divBdr>
        </w:div>
        <w:div w:id="1971549877">
          <w:marLeft w:val="640"/>
          <w:marRight w:val="0"/>
          <w:marTop w:val="0"/>
          <w:marBottom w:val="0"/>
          <w:divBdr>
            <w:top w:val="none" w:sz="0" w:space="0" w:color="auto"/>
            <w:left w:val="none" w:sz="0" w:space="0" w:color="auto"/>
            <w:bottom w:val="none" w:sz="0" w:space="0" w:color="auto"/>
            <w:right w:val="none" w:sz="0" w:space="0" w:color="auto"/>
          </w:divBdr>
        </w:div>
        <w:div w:id="624121485">
          <w:marLeft w:val="640"/>
          <w:marRight w:val="0"/>
          <w:marTop w:val="0"/>
          <w:marBottom w:val="0"/>
          <w:divBdr>
            <w:top w:val="none" w:sz="0" w:space="0" w:color="auto"/>
            <w:left w:val="none" w:sz="0" w:space="0" w:color="auto"/>
            <w:bottom w:val="none" w:sz="0" w:space="0" w:color="auto"/>
            <w:right w:val="none" w:sz="0" w:space="0" w:color="auto"/>
          </w:divBdr>
        </w:div>
        <w:div w:id="1936552440">
          <w:marLeft w:val="640"/>
          <w:marRight w:val="0"/>
          <w:marTop w:val="0"/>
          <w:marBottom w:val="0"/>
          <w:divBdr>
            <w:top w:val="none" w:sz="0" w:space="0" w:color="auto"/>
            <w:left w:val="none" w:sz="0" w:space="0" w:color="auto"/>
            <w:bottom w:val="none" w:sz="0" w:space="0" w:color="auto"/>
            <w:right w:val="none" w:sz="0" w:space="0" w:color="auto"/>
          </w:divBdr>
        </w:div>
        <w:div w:id="1560743393">
          <w:marLeft w:val="640"/>
          <w:marRight w:val="0"/>
          <w:marTop w:val="0"/>
          <w:marBottom w:val="0"/>
          <w:divBdr>
            <w:top w:val="none" w:sz="0" w:space="0" w:color="auto"/>
            <w:left w:val="none" w:sz="0" w:space="0" w:color="auto"/>
            <w:bottom w:val="none" w:sz="0" w:space="0" w:color="auto"/>
            <w:right w:val="none" w:sz="0" w:space="0" w:color="auto"/>
          </w:divBdr>
        </w:div>
        <w:div w:id="147986063">
          <w:marLeft w:val="640"/>
          <w:marRight w:val="0"/>
          <w:marTop w:val="0"/>
          <w:marBottom w:val="0"/>
          <w:divBdr>
            <w:top w:val="none" w:sz="0" w:space="0" w:color="auto"/>
            <w:left w:val="none" w:sz="0" w:space="0" w:color="auto"/>
            <w:bottom w:val="none" w:sz="0" w:space="0" w:color="auto"/>
            <w:right w:val="none" w:sz="0" w:space="0" w:color="auto"/>
          </w:divBdr>
        </w:div>
        <w:div w:id="1955820731">
          <w:marLeft w:val="640"/>
          <w:marRight w:val="0"/>
          <w:marTop w:val="0"/>
          <w:marBottom w:val="0"/>
          <w:divBdr>
            <w:top w:val="none" w:sz="0" w:space="0" w:color="auto"/>
            <w:left w:val="none" w:sz="0" w:space="0" w:color="auto"/>
            <w:bottom w:val="none" w:sz="0" w:space="0" w:color="auto"/>
            <w:right w:val="none" w:sz="0" w:space="0" w:color="auto"/>
          </w:divBdr>
        </w:div>
        <w:div w:id="1270427100">
          <w:marLeft w:val="640"/>
          <w:marRight w:val="0"/>
          <w:marTop w:val="0"/>
          <w:marBottom w:val="0"/>
          <w:divBdr>
            <w:top w:val="none" w:sz="0" w:space="0" w:color="auto"/>
            <w:left w:val="none" w:sz="0" w:space="0" w:color="auto"/>
            <w:bottom w:val="none" w:sz="0" w:space="0" w:color="auto"/>
            <w:right w:val="none" w:sz="0" w:space="0" w:color="auto"/>
          </w:divBdr>
        </w:div>
        <w:div w:id="1698461054">
          <w:marLeft w:val="640"/>
          <w:marRight w:val="0"/>
          <w:marTop w:val="0"/>
          <w:marBottom w:val="0"/>
          <w:divBdr>
            <w:top w:val="none" w:sz="0" w:space="0" w:color="auto"/>
            <w:left w:val="none" w:sz="0" w:space="0" w:color="auto"/>
            <w:bottom w:val="none" w:sz="0" w:space="0" w:color="auto"/>
            <w:right w:val="none" w:sz="0" w:space="0" w:color="auto"/>
          </w:divBdr>
        </w:div>
        <w:div w:id="520896607">
          <w:marLeft w:val="640"/>
          <w:marRight w:val="0"/>
          <w:marTop w:val="0"/>
          <w:marBottom w:val="0"/>
          <w:divBdr>
            <w:top w:val="none" w:sz="0" w:space="0" w:color="auto"/>
            <w:left w:val="none" w:sz="0" w:space="0" w:color="auto"/>
            <w:bottom w:val="none" w:sz="0" w:space="0" w:color="auto"/>
            <w:right w:val="none" w:sz="0" w:space="0" w:color="auto"/>
          </w:divBdr>
        </w:div>
        <w:div w:id="176694361">
          <w:marLeft w:val="640"/>
          <w:marRight w:val="0"/>
          <w:marTop w:val="0"/>
          <w:marBottom w:val="0"/>
          <w:divBdr>
            <w:top w:val="none" w:sz="0" w:space="0" w:color="auto"/>
            <w:left w:val="none" w:sz="0" w:space="0" w:color="auto"/>
            <w:bottom w:val="none" w:sz="0" w:space="0" w:color="auto"/>
            <w:right w:val="none" w:sz="0" w:space="0" w:color="auto"/>
          </w:divBdr>
        </w:div>
        <w:div w:id="1847281512">
          <w:marLeft w:val="640"/>
          <w:marRight w:val="0"/>
          <w:marTop w:val="0"/>
          <w:marBottom w:val="0"/>
          <w:divBdr>
            <w:top w:val="none" w:sz="0" w:space="0" w:color="auto"/>
            <w:left w:val="none" w:sz="0" w:space="0" w:color="auto"/>
            <w:bottom w:val="none" w:sz="0" w:space="0" w:color="auto"/>
            <w:right w:val="none" w:sz="0" w:space="0" w:color="auto"/>
          </w:divBdr>
        </w:div>
        <w:div w:id="1935745793">
          <w:marLeft w:val="640"/>
          <w:marRight w:val="0"/>
          <w:marTop w:val="0"/>
          <w:marBottom w:val="0"/>
          <w:divBdr>
            <w:top w:val="none" w:sz="0" w:space="0" w:color="auto"/>
            <w:left w:val="none" w:sz="0" w:space="0" w:color="auto"/>
            <w:bottom w:val="none" w:sz="0" w:space="0" w:color="auto"/>
            <w:right w:val="none" w:sz="0" w:space="0" w:color="auto"/>
          </w:divBdr>
        </w:div>
        <w:div w:id="1801416278">
          <w:marLeft w:val="640"/>
          <w:marRight w:val="0"/>
          <w:marTop w:val="0"/>
          <w:marBottom w:val="0"/>
          <w:divBdr>
            <w:top w:val="none" w:sz="0" w:space="0" w:color="auto"/>
            <w:left w:val="none" w:sz="0" w:space="0" w:color="auto"/>
            <w:bottom w:val="none" w:sz="0" w:space="0" w:color="auto"/>
            <w:right w:val="none" w:sz="0" w:space="0" w:color="auto"/>
          </w:divBdr>
        </w:div>
        <w:div w:id="2080975776">
          <w:marLeft w:val="640"/>
          <w:marRight w:val="0"/>
          <w:marTop w:val="0"/>
          <w:marBottom w:val="0"/>
          <w:divBdr>
            <w:top w:val="none" w:sz="0" w:space="0" w:color="auto"/>
            <w:left w:val="none" w:sz="0" w:space="0" w:color="auto"/>
            <w:bottom w:val="none" w:sz="0" w:space="0" w:color="auto"/>
            <w:right w:val="none" w:sz="0" w:space="0" w:color="auto"/>
          </w:divBdr>
        </w:div>
        <w:div w:id="1031148042">
          <w:marLeft w:val="640"/>
          <w:marRight w:val="0"/>
          <w:marTop w:val="0"/>
          <w:marBottom w:val="0"/>
          <w:divBdr>
            <w:top w:val="none" w:sz="0" w:space="0" w:color="auto"/>
            <w:left w:val="none" w:sz="0" w:space="0" w:color="auto"/>
            <w:bottom w:val="none" w:sz="0" w:space="0" w:color="auto"/>
            <w:right w:val="none" w:sz="0" w:space="0" w:color="auto"/>
          </w:divBdr>
        </w:div>
        <w:div w:id="629478669">
          <w:marLeft w:val="640"/>
          <w:marRight w:val="0"/>
          <w:marTop w:val="0"/>
          <w:marBottom w:val="0"/>
          <w:divBdr>
            <w:top w:val="none" w:sz="0" w:space="0" w:color="auto"/>
            <w:left w:val="none" w:sz="0" w:space="0" w:color="auto"/>
            <w:bottom w:val="none" w:sz="0" w:space="0" w:color="auto"/>
            <w:right w:val="none" w:sz="0" w:space="0" w:color="auto"/>
          </w:divBdr>
        </w:div>
        <w:div w:id="333842901">
          <w:marLeft w:val="640"/>
          <w:marRight w:val="0"/>
          <w:marTop w:val="0"/>
          <w:marBottom w:val="0"/>
          <w:divBdr>
            <w:top w:val="none" w:sz="0" w:space="0" w:color="auto"/>
            <w:left w:val="none" w:sz="0" w:space="0" w:color="auto"/>
            <w:bottom w:val="none" w:sz="0" w:space="0" w:color="auto"/>
            <w:right w:val="none" w:sz="0" w:space="0" w:color="auto"/>
          </w:divBdr>
        </w:div>
        <w:div w:id="1092121598">
          <w:marLeft w:val="640"/>
          <w:marRight w:val="0"/>
          <w:marTop w:val="0"/>
          <w:marBottom w:val="0"/>
          <w:divBdr>
            <w:top w:val="none" w:sz="0" w:space="0" w:color="auto"/>
            <w:left w:val="none" w:sz="0" w:space="0" w:color="auto"/>
            <w:bottom w:val="none" w:sz="0" w:space="0" w:color="auto"/>
            <w:right w:val="none" w:sz="0" w:space="0" w:color="auto"/>
          </w:divBdr>
        </w:div>
        <w:div w:id="260796640">
          <w:marLeft w:val="640"/>
          <w:marRight w:val="0"/>
          <w:marTop w:val="0"/>
          <w:marBottom w:val="0"/>
          <w:divBdr>
            <w:top w:val="none" w:sz="0" w:space="0" w:color="auto"/>
            <w:left w:val="none" w:sz="0" w:space="0" w:color="auto"/>
            <w:bottom w:val="none" w:sz="0" w:space="0" w:color="auto"/>
            <w:right w:val="none" w:sz="0" w:space="0" w:color="auto"/>
          </w:divBdr>
        </w:div>
        <w:div w:id="1565725288">
          <w:marLeft w:val="640"/>
          <w:marRight w:val="0"/>
          <w:marTop w:val="0"/>
          <w:marBottom w:val="0"/>
          <w:divBdr>
            <w:top w:val="none" w:sz="0" w:space="0" w:color="auto"/>
            <w:left w:val="none" w:sz="0" w:space="0" w:color="auto"/>
            <w:bottom w:val="none" w:sz="0" w:space="0" w:color="auto"/>
            <w:right w:val="none" w:sz="0" w:space="0" w:color="auto"/>
          </w:divBdr>
        </w:div>
        <w:div w:id="640119513">
          <w:marLeft w:val="640"/>
          <w:marRight w:val="0"/>
          <w:marTop w:val="0"/>
          <w:marBottom w:val="0"/>
          <w:divBdr>
            <w:top w:val="none" w:sz="0" w:space="0" w:color="auto"/>
            <w:left w:val="none" w:sz="0" w:space="0" w:color="auto"/>
            <w:bottom w:val="none" w:sz="0" w:space="0" w:color="auto"/>
            <w:right w:val="none" w:sz="0" w:space="0" w:color="auto"/>
          </w:divBdr>
        </w:div>
        <w:div w:id="117065838">
          <w:marLeft w:val="640"/>
          <w:marRight w:val="0"/>
          <w:marTop w:val="0"/>
          <w:marBottom w:val="0"/>
          <w:divBdr>
            <w:top w:val="none" w:sz="0" w:space="0" w:color="auto"/>
            <w:left w:val="none" w:sz="0" w:space="0" w:color="auto"/>
            <w:bottom w:val="none" w:sz="0" w:space="0" w:color="auto"/>
            <w:right w:val="none" w:sz="0" w:space="0" w:color="auto"/>
          </w:divBdr>
        </w:div>
        <w:div w:id="1213663137">
          <w:marLeft w:val="640"/>
          <w:marRight w:val="0"/>
          <w:marTop w:val="0"/>
          <w:marBottom w:val="0"/>
          <w:divBdr>
            <w:top w:val="none" w:sz="0" w:space="0" w:color="auto"/>
            <w:left w:val="none" w:sz="0" w:space="0" w:color="auto"/>
            <w:bottom w:val="none" w:sz="0" w:space="0" w:color="auto"/>
            <w:right w:val="none" w:sz="0" w:space="0" w:color="auto"/>
          </w:divBdr>
        </w:div>
        <w:div w:id="1124081398">
          <w:marLeft w:val="640"/>
          <w:marRight w:val="0"/>
          <w:marTop w:val="0"/>
          <w:marBottom w:val="0"/>
          <w:divBdr>
            <w:top w:val="none" w:sz="0" w:space="0" w:color="auto"/>
            <w:left w:val="none" w:sz="0" w:space="0" w:color="auto"/>
            <w:bottom w:val="none" w:sz="0" w:space="0" w:color="auto"/>
            <w:right w:val="none" w:sz="0" w:space="0" w:color="auto"/>
          </w:divBdr>
        </w:div>
        <w:div w:id="1403286899">
          <w:marLeft w:val="640"/>
          <w:marRight w:val="0"/>
          <w:marTop w:val="0"/>
          <w:marBottom w:val="0"/>
          <w:divBdr>
            <w:top w:val="none" w:sz="0" w:space="0" w:color="auto"/>
            <w:left w:val="none" w:sz="0" w:space="0" w:color="auto"/>
            <w:bottom w:val="none" w:sz="0" w:space="0" w:color="auto"/>
            <w:right w:val="none" w:sz="0" w:space="0" w:color="auto"/>
          </w:divBdr>
        </w:div>
        <w:div w:id="1684089780">
          <w:marLeft w:val="640"/>
          <w:marRight w:val="0"/>
          <w:marTop w:val="0"/>
          <w:marBottom w:val="0"/>
          <w:divBdr>
            <w:top w:val="none" w:sz="0" w:space="0" w:color="auto"/>
            <w:left w:val="none" w:sz="0" w:space="0" w:color="auto"/>
            <w:bottom w:val="none" w:sz="0" w:space="0" w:color="auto"/>
            <w:right w:val="none" w:sz="0" w:space="0" w:color="auto"/>
          </w:divBdr>
        </w:div>
        <w:div w:id="574555651">
          <w:marLeft w:val="640"/>
          <w:marRight w:val="0"/>
          <w:marTop w:val="0"/>
          <w:marBottom w:val="0"/>
          <w:divBdr>
            <w:top w:val="none" w:sz="0" w:space="0" w:color="auto"/>
            <w:left w:val="none" w:sz="0" w:space="0" w:color="auto"/>
            <w:bottom w:val="none" w:sz="0" w:space="0" w:color="auto"/>
            <w:right w:val="none" w:sz="0" w:space="0" w:color="auto"/>
          </w:divBdr>
        </w:div>
        <w:div w:id="768429448">
          <w:marLeft w:val="640"/>
          <w:marRight w:val="0"/>
          <w:marTop w:val="0"/>
          <w:marBottom w:val="0"/>
          <w:divBdr>
            <w:top w:val="none" w:sz="0" w:space="0" w:color="auto"/>
            <w:left w:val="none" w:sz="0" w:space="0" w:color="auto"/>
            <w:bottom w:val="none" w:sz="0" w:space="0" w:color="auto"/>
            <w:right w:val="none" w:sz="0" w:space="0" w:color="auto"/>
          </w:divBdr>
        </w:div>
        <w:div w:id="1733500915">
          <w:marLeft w:val="640"/>
          <w:marRight w:val="0"/>
          <w:marTop w:val="0"/>
          <w:marBottom w:val="0"/>
          <w:divBdr>
            <w:top w:val="none" w:sz="0" w:space="0" w:color="auto"/>
            <w:left w:val="none" w:sz="0" w:space="0" w:color="auto"/>
            <w:bottom w:val="none" w:sz="0" w:space="0" w:color="auto"/>
            <w:right w:val="none" w:sz="0" w:space="0" w:color="auto"/>
          </w:divBdr>
        </w:div>
        <w:div w:id="898592814">
          <w:marLeft w:val="640"/>
          <w:marRight w:val="0"/>
          <w:marTop w:val="0"/>
          <w:marBottom w:val="0"/>
          <w:divBdr>
            <w:top w:val="none" w:sz="0" w:space="0" w:color="auto"/>
            <w:left w:val="none" w:sz="0" w:space="0" w:color="auto"/>
            <w:bottom w:val="none" w:sz="0" w:space="0" w:color="auto"/>
            <w:right w:val="none" w:sz="0" w:space="0" w:color="auto"/>
          </w:divBdr>
        </w:div>
        <w:div w:id="915624160">
          <w:marLeft w:val="640"/>
          <w:marRight w:val="0"/>
          <w:marTop w:val="0"/>
          <w:marBottom w:val="0"/>
          <w:divBdr>
            <w:top w:val="none" w:sz="0" w:space="0" w:color="auto"/>
            <w:left w:val="none" w:sz="0" w:space="0" w:color="auto"/>
            <w:bottom w:val="none" w:sz="0" w:space="0" w:color="auto"/>
            <w:right w:val="none" w:sz="0" w:space="0" w:color="auto"/>
          </w:divBdr>
        </w:div>
        <w:div w:id="1247810986">
          <w:marLeft w:val="640"/>
          <w:marRight w:val="0"/>
          <w:marTop w:val="0"/>
          <w:marBottom w:val="0"/>
          <w:divBdr>
            <w:top w:val="none" w:sz="0" w:space="0" w:color="auto"/>
            <w:left w:val="none" w:sz="0" w:space="0" w:color="auto"/>
            <w:bottom w:val="none" w:sz="0" w:space="0" w:color="auto"/>
            <w:right w:val="none" w:sz="0" w:space="0" w:color="auto"/>
          </w:divBdr>
        </w:div>
        <w:div w:id="768159274">
          <w:marLeft w:val="640"/>
          <w:marRight w:val="0"/>
          <w:marTop w:val="0"/>
          <w:marBottom w:val="0"/>
          <w:divBdr>
            <w:top w:val="none" w:sz="0" w:space="0" w:color="auto"/>
            <w:left w:val="none" w:sz="0" w:space="0" w:color="auto"/>
            <w:bottom w:val="none" w:sz="0" w:space="0" w:color="auto"/>
            <w:right w:val="none" w:sz="0" w:space="0" w:color="auto"/>
          </w:divBdr>
        </w:div>
        <w:div w:id="129523871">
          <w:marLeft w:val="640"/>
          <w:marRight w:val="0"/>
          <w:marTop w:val="0"/>
          <w:marBottom w:val="0"/>
          <w:divBdr>
            <w:top w:val="none" w:sz="0" w:space="0" w:color="auto"/>
            <w:left w:val="none" w:sz="0" w:space="0" w:color="auto"/>
            <w:bottom w:val="none" w:sz="0" w:space="0" w:color="auto"/>
            <w:right w:val="none" w:sz="0" w:space="0" w:color="auto"/>
          </w:divBdr>
        </w:div>
        <w:div w:id="1432815127">
          <w:marLeft w:val="640"/>
          <w:marRight w:val="0"/>
          <w:marTop w:val="0"/>
          <w:marBottom w:val="0"/>
          <w:divBdr>
            <w:top w:val="none" w:sz="0" w:space="0" w:color="auto"/>
            <w:left w:val="none" w:sz="0" w:space="0" w:color="auto"/>
            <w:bottom w:val="none" w:sz="0" w:space="0" w:color="auto"/>
            <w:right w:val="none" w:sz="0" w:space="0" w:color="auto"/>
          </w:divBdr>
        </w:div>
        <w:div w:id="1019820926">
          <w:marLeft w:val="640"/>
          <w:marRight w:val="0"/>
          <w:marTop w:val="0"/>
          <w:marBottom w:val="0"/>
          <w:divBdr>
            <w:top w:val="none" w:sz="0" w:space="0" w:color="auto"/>
            <w:left w:val="none" w:sz="0" w:space="0" w:color="auto"/>
            <w:bottom w:val="none" w:sz="0" w:space="0" w:color="auto"/>
            <w:right w:val="none" w:sz="0" w:space="0" w:color="auto"/>
          </w:divBdr>
        </w:div>
        <w:div w:id="1846281657">
          <w:marLeft w:val="640"/>
          <w:marRight w:val="0"/>
          <w:marTop w:val="0"/>
          <w:marBottom w:val="0"/>
          <w:divBdr>
            <w:top w:val="none" w:sz="0" w:space="0" w:color="auto"/>
            <w:left w:val="none" w:sz="0" w:space="0" w:color="auto"/>
            <w:bottom w:val="none" w:sz="0" w:space="0" w:color="auto"/>
            <w:right w:val="none" w:sz="0" w:space="0" w:color="auto"/>
          </w:divBdr>
        </w:div>
        <w:div w:id="356590178">
          <w:marLeft w:val="640"/>
          <w:marRight w:val="0"/>
          <w:marTop w:val="0"/>
          <w:marBottom w:val="0"/>
          <w:divBdr>
            <w:top w:val="none" w:sz="0" w:space="0" w:color="auto"/>
            <w:left w:val="none" w:sz="0" w:space="0" w:color="auto"/>
            <w:bottom w:val="none" w:sz="0" w:space="0" w:color="auto"/>
            <w:right w:val="none" w:sz="0" w:space="0" w:color="auto"/>
          </w:divBdr>
        </w:div>
        <w:div w:id="411391200">
          <w:marLeft w:val="640"/>
          <w:marRight w:val="0"/>
          <w:marTop w:val="0"/>
          <w:marBottom w:val="0"/>
          <w:divBdr>
            <w:top w:val="none" w:sz="0" w:space="0" w:color="auto"/>
            <w:left w:val="none" w:sz="0" w:space="0" w:color="auto"/>
            <w:bottom w:val="none" w:sz="0" w:space="0" w:color="auto"/>
            <w:right w:val="none" w:sz="0" w:space="0" w:color="auto"/>
          </w:divBdr>
        </w:div>
        <w:div w:id="765229785">
          <w:marLeft w:val="640"/>
          <w:marRight w:val="0"/>
          <w:marTop w:val="0"/>
          <w:marBottom w:val="0"/>
          <w:divBdr>
            <w:top w:val="none" w:sz="0" w:space="0" w:color="auto"/>
            <w:left w:val="none" w:sz="0" w:space="0" w:color="auto"/>
            <w:bottom w:val="none" w:sz="0" w:space="0" w:color="auto"/>
            <w:right w:val="none" w:sz="0" w:space="0" w:color="auto"/>
          </w:divBdr>
        </w:div>
        <w:div w:id="2129473392">
          <w:marLeft w:val="640"/>
          <w:marRight w:val="0"/>
          <w:marTop w:val="0"/>
          <w:marBottom w:val="0"/>
          <w:divBdr>
            <w:top w:val="none" w:sz="0" w:space="0" w:color="auto"/>
            <w:left w:val="none" w:sz="0" w:space="0" w:color="auto"/>
            <w:bottom w:val="none" w:sz="0" w:space="0" w:color="auto"/>
            <w:right w:val="none" w:sz="0" w:space="0" w:color="auto"/>
          </w:divBdr>
        </w:div>
        <w:div w:id="1942176242">
          <w:marLeft w:val="640"/>
          <w:marRight w:val="0"/>
          <w:marTop w:val="0"/>
          <w:marBottom w:val="0"/>
          <w:divBdr>
            <w:top w:val="none" w:sz="0" w:space="0" w:color="auto"/>
            <w:left w:val="none" w:sz="0" w:space="0" w:color="auto"/>
            <w:bottom w:val="none" w:sz="0" w:space="0" w:color="auto"/>
            <w:right w:val="none" w:sz="0" w:space="0" w:color="auto"/>
          </w:divBdr>
        </w:div>
        <w:div w:id="1960144835">
          <w:marLeft w:val="640"/>
          <w:marRight w:val="0"/>
          <w:marTop w:val="0"/>
          <w:marBottom w:val="0"/>
          <w:divBdr>
            <w:top w:val="none" w:sz="0" w:space="0" w:color="auto"/>
            <w:left w:val="none" w:sz="0" w:space="0" w:color="auto"/>
            <w:bottom w:val="none" w:sz="0" w:space="0" w:color="auto"/>
            <w:right w:val="none" w:sz="0" w:space="0" w:color="auto"/>
          </w:divBdr>
        </w:div>
        <w:div w:id="1077823581">
          <w:marLeft w:val="640"/>
          <w:marRight w:val="0"/>
          <w:marTop w:val="0"/>
          <w:marBottom w:val="0"/>
          <w:divBdr>
            <w:top w:val="none" w:sz="0" w:space="0" w:color="auto"/>
            <w:left w:val="none" w:sz="0" w:space="0" w:color="auto"/>
            <w:bottom w:val="none" w:sz="0" w:space="0" w:color="auto"/>
            <w:right w:val="none" w:sz="0" w:space="0" w:color="auto"/>
          </w:divBdr>
        </w:div>
        <w:div w:id="1070614750">
          <w:marLeft w:val="640"/>
          <w:marRight w:val="0"/>
          <w:marTop w:val="0"/>
          <w:marBottom w:val="0"/>
          <w:divBdr>
            <w:top w:val="none" w:sz="0" w:space="0" w:color="auto"/>
            <w:left w:val="none" w:sz="0" w:space="0" w:color="auto"/>
            <w:bottom w:val="none" w:sz="0" w:space="0" w:color="auto"/>
            <w:right w:val="none" w:sz="0" w:space="0" w:color="auto"/>
          </w:divBdr>
        </w:div>
        <w:div w:id="2003242659">
          <w:marLeft w:val="640"/>
          <w:marRight w:val="0"/>
          <w:marTop w:val="0"/>
          <w:marBottom w:val="0"/>
          <w:divBdr>
            <w:top w:val="none" w:sz="0" w:space="0" w:color="auto"/>
            <w:left w:val="none" w:sz="0" w:space="0" w:color="auto"/>
            <w:bottom w:val="none" w:sz="0" w:space="0" w:color="auto"/>
            <w:right w:val="none" w:sz="0" w:space="0" w:color="auto"/>
          </w:divBdr>
        </w:div>
        <w:div w:id="538903366">
          <w:marLeft w:val="640"/>
          <w:marRight w:val="0"/>
          <w:marTop w:val="0"/>
          <w:marBottom w:val="0"/>
          <w:divBdr>
            <w:top w:val="none" w:sz="0" w:space="0" w:color="auto"/>
            <w:left w:val="none" w:sz="0" w:space="0" w:color="auto"/>
            <w:bottom w:val="none" w:sz="0" w:space="0" w:color="auto"/>
            <w:right w:val="none" w:sz="0" w:space="0" w:color="auto"/>
          </w:divBdr>
        </w:div>
        <w:div w:id="598487034">
          <w:marLeft w:val="640"/>
          <w:marRight w:val="0"/>
          <w:marTop w:val="0"/>
          <w:marBottom w:val="0"/>
          <w:divBdr>
            <w:top w:val="none" w:sz="0" w:space="0" w:color="auto"/>
            <w:left w:val="none" w:sz="0" w:space="0" w:color="auto"/>
            <w:bottom w:val="none" w:sz="0" w:space="0" w:color="auto"/>
            <w:right w:val="none" w:sz="0" w:space="0" w:color="auto"/>
          </w:divBdr>
        </w:div>
        <w:div w:id="291715848">
          <w:marLeft w:val="640"/>
          <w:marRight w:val="0"/>
          <w:marTop w:val="0"/>
          <w:marBottom w:val="0"/>
          <w:divBdr>
            <w:top w:val="none" w:sz="0" w:space="0" w:color="auto"/>
            <w:left w:val="none" w:sz="0" w:space="0" w:color="auto"/>
            <w:bottom w:val="none" w:sz="0" w:space="0" w:color="auto"/>
            <w:right w:val="none" w:sz="0" w:space="0" w:color="auto"/>
          </w:divBdr>
        </w:div>
        <w:div w:id="1149445030">
          <w:marLeft w:val="640"/>
          <w:marRight w:val="0"/>
          <w:marTop w:val="0"/>
          <w:marBottom w:val="0"/>
          <w:divBdr>
            <w:top w:val="none" w:sz="0" w:space="0" w:color="auto"/>
            <w:left w:val="none" w:sz="0" w:space="0" w:color="auto"/>
            <w:bottom w:val="none" w:sz="0" w:space="0" w:color="auto"/>
            <w:right w:val="none" w:sz="0" w:space="0" w:color="auto"/>
          </w:divBdr>
        </w:div>
        <w:div w:id="599025474">
          <w:marLeft w:val="640"/>
          <w:marRight w:val="0"/>
          <w:marTop w:val="0"/>
          <w:marBottom w:val="0"/>
          <w:divBdr>
            <w:top w:val="none" w:sz="0" w:space="0" w:color="auto"/>
            <w:left w:val="none" w:sz="0" w:space="0" w:color="auto"/>
            <w:bottom w:val="none" w:sz="0" w:space="0" w:color="auto"/>
            <w:right w:val="none" w:sz="0" w:space="0" w:color="auto"/>
          </w:divBdr>
        </w:div>
        <w:div w:id="78453902">
          <w:marLeft w:val="640"/>
          <w:marRight w:val="0"/>
          <w:marTop w:val="0"/>
          <w:marBottom w:val="0"/>
          <w:divBdr>
            <w:top w:val="none" w:sz="0" w:space="0" w:color="auto"/>
            <w:left w:val="none" w:sz="0" w:space="0" w:color="auto"/>
            <w:bottom w:val="none" w:sz="0" w:space="0" w:color="auto"/>
            <w:right w:val="none" w:sz="0" w:space="0" w:color="auto"/>
          </w:divBdr>
        </w:div>
        <w:div w:id="1928732002">
          <w:marLeft w:val="640"/>
          <w:marRight w:val="0"/>
          <w:marTop w:val="0"/>
          <w:marBottom w:val="0"/>
          <w:divBdr>
            <w:top w:val="none" w:sz="0" w:space="0" w:color="auto"/>
            <w:left w:val="none" w:sz="0" w:space="0" w:color="auto"/>
            <w:bottom w:val="none" w:sz="0" w:space="0" w:color="auto"/>
            <w:right w:val="none" w:sz="0" w:space="0" w:color="auto"/>
          </w:divBdr>
        </w:div>
        <w:div w:id="928388505">
          <w:marLeft w:val="640"/>
          <w:marRight w:val="0"/>
          <w:marTop w:val="0"/>
          <w:marBottom w:val="0"/>
          <w:divBdr>
            <w:top w:val="none" w:sz="0" w:space="0" w:color="auto"/>
            <w:left w:val="none" w:sz="0" w:space="0" w:color="auto"/>
            <w:bottom w:val="none" w:sz="0" w:space="0" w:color="auto"/>
            <w:right w:val="none" w:sz="0" w:space="0" w:color="auto"/>
          </w:divBdr>
        </w:div>
        <w:div w:id="266936894">
          <w:marLeft w:val="640"/>
          <w:marRight w:val="0"/>
          <w:marTop w:val="0"/>
          <w:marBottom w:val="0"/>
          <w:divBdr>
            <w:top w:val="none" w:sz="0" w:space="0" w:color="auto"/>
            <w:left w:val="none" w:sz="0" w:space="0" w:color="auto"/>
            <w:bottom w:val="none" w:sz="0" w:space="0" w:color="auto"/>
            <w:right w:val="none" w:sz="0" w:space="0" w:color="auto"/>
          </w:divBdr>
        </w:div>
        <w:div w:id="695154531">
          <w:marLeft w:val="640"/>
          <w:marRight w:val="0"/>
          <w:marTop w:val="0"/>
          <w:marBottom w:val="0"/>
          <w:divBdr>
            <w:top w:val="none" w:sz="0" w:space="0" w:color="auto"/>
            <w:left w:val="none" w:sz="0" w:space="0" w:color="auto"/>
            <w:bottom w:val="none" w:sz="0" w:space="0" w:color="auto"/>
            <w:right w:val="none" w:sz="0" w:space="0" w:color="auto"/>
          </w:divBdr>
        </w:div>
        <w:div w:id="2043164739">
          <w:marLeft w:val="640"/>
          <w:marRight w:val="0"/>
          <w:marTop w:val="0"/>
          <w:marBottom w:val="0"/>
          <w:divBdr>
            <w:top w:val="none" w:sz="0" w:space="0" w:color="auto"/>
            <w:left w:val="none" w:sz="0" w:space="0" w:color="auto"/>
            <w:bottom w:val="none" w:sz="0" w:space="0" w:color="auto"/>
            <w:right w:val="none" w:sz="0" w:space="0" w:color="auto"/>
          </w:divBdr>
        </w:div>
        <w:div w:id="1824272941">
          <w:marLeft w:val="640"/>
          <w:marRight w:val="0"/>
          <w:marTop w:val="0"/>
          <w:marBottom w:val="0"/>
          <w:divBdr>
            <w:top w:val="none" w:sz="0" w:space="0" w:color="auto"/>
            <w:left w:val="none" w:sz="0" w:space="0" w:color="auto"/>
            <w:bottom w:val="none" w:sz="0" w:space="0" w:color="auto"/>
            <w:right w:val="none" w:sz="0" w:space="0" w:color="auto"/>
          </w:divBdr>
        </w:div>
        <w:div w:id="153572582">
          <w:marLeft w:val="640"/>
          <w:marRight w:val="0"/>
          <w:marTop w:val="0"/>
          <w:marBottom w:val="0"/>
          <w:divBdr>
            <w:top w:val="none" w:sz="0" w:space="0" w:color="auto"/>
            <w:left w:val="none" w:sz="0" w:space="0" w:color="auto"/>
            <w:bottom w:val="none" w:sz="0" w:space="0" w:color="auto"/>
            <w:right w:val="none" w:sz="0" w:space="0" w:color="auto"/>
          </w:divBdr>
        </w:div>
        <w:div w:id="656882289">
          <w:marLeft w:val="640"/>
          <w:marRight w:val="0"/>
          <w:marTop w:val="0"/>
          <w:marBottom w:val="0"/>
          <w:divBdr>
            <w:top w:val="none" w:sz="0" w:space="0" w:color="auto"/>
            <w:left w:val="none" w:sz="0" w:space="0" w:color="auto"/>
            <w:bottom w:val="none" w:sz="0" w:space="0" w:color="auto"/>
            <w:right w:val="none" w:sz="0" w:space="0" w:color="auto"/>
          </w:divBdr>
        </w:div>
        <w:div w:id="649673951">
          <w:marLeft w:val="640"/>
          <w:marRight w:val="0"/>
          <w:marTop w:val="0"/>
          <w:marBottom w:val="0"/>
          <w:divBdr>
            <w:top w:val="none" w:sz="0" w:space="0" w:color="auto"/>
            <w:left w:val="none" w:sz="0" w:space="0" w:color="auto"/>
            <w:bottom w:val="none" w:sz="0" w:space="0" w:color="auto"/>
            <w:right w:val="none" w:sz="0" w:space="0" w:color="auto"/>
          </w:divBdr>
        </w:div>
        <w:div w:id="1656181434">
          <w:marLeft w:val="640"/>
          <w:marRight w:val="0"/>
          <w:marTop w:val="0"/>
          <w:marBottom w:val="0"/>
          <w:divBdr>
            <w:top w:val="none" w:sz="0" w:space="0" w:color="auto"/>
            <w:left w:val="none" w:sz="0" w:space="0" w:color="auto"/>
            <w:bottom w:val="none" w:sz="0" w:space="0" w:color="auto"/>
            <w:right w:val="none" w:sz="0" w:space="0" w:color="auto"/>
          </w:divBdr>
        </w:div>
        <w:div w:id="1300189702">
          <w:marLeft w:val="640"/>
          <w:marRight w:val="0"/>
          <w:marTop w:val="0"/>
          <w:marBottom w:val="0"/>
          <w:divBdr>
            <w:top w:val="none" w:sz="0" w:space="0" w:color="auto"/>
            <w:left w:val="none" w:sz="0" w:space="0" w:color="auto"/>
            <w:bottom w:val="none" w:sz="0" w:space="0" w:color="auto"/>
            <w:right w:val="none" w:sz="0" w:space="0" w:color="auto"/>
          </w:divBdr>
        </w:div>
        <w:div w:id="1409762681">
          <w:marLeft w:val="640"/>
          <w:marRight w:val="0"/>
          <w:marTop w:val="0"/>
          <w:marBottom w:val="0"/>
          <w:divBdr>
            <w:top w:val="none" w:sz="0" w:space="0" w:color="auto"/>
            <w:left w:val="none" w:sz="0" w:space="0" w:color="auto"/>
            <w:bottom w:val="none" w:sz="0" w:space="0" w:color="auto"/>
            <w:right w:val="none" w:sz="0" w:space="0" w:color="auto"/>
          </w:divBdr>
        </w:div>
        <w:div w:id="1152408721">
          <w:marLeft w:val="640"/>
          <w:marRight w:val="0"/>
          <w:marTop w:val="0"/>
          <w:marBottom w:val="0"/>
          <w:divBdr>
            <w:top w:val="none" w:sz="0" w:space="0" w:color="auto"/>
            <w:left w:val="none" w:sz="0" w:space="0" w:color="auto"/>
            <w:bottom w:val="none" w:sz="0" w:space="0" w:color="auto"/>
            <w:right w:val="none" w:sz="0" w:space="0" w:color="auto"/>
          </w:divBdr>
        </w:div>
        <w:div w:id="965695627">
          <w:marLeft w:val="640"/>
          <w:marRight w:val="0"/>
          <w:marTop w:val="0"/>
          <w:marBottom w:val="0"/>
          <w:divBdr>
            <w:top w:val="none" w:sz="0" w:space="0" w:color="auto"/>
            <w:left w:val="none" w:sz="0" w:space="0" w:color="auto"/>
            <w:bottom w:val="none" w:sz="0" w:space="0" w:color="auto"/>
            <w:right w:val="none" w:sz="0" w:space="0" w:color="auto"/>
          </w:divBdr>
        </w:div>
        <w:div w:id="1881896126">
          <w:marLeft w:val="640"/>
          <w:marRight w:val="0"/>
          <w:marTop w:val="0"/>
          <w:marBottom w:val="0"/>
          <w:divBdr>
            <w:top w:val="none" w:sz="0" w:space="0" w:color="auto"/>
            <w:left w:val="none" w:sz="0" w:space="0" w:color="auto"/>
            <w:bottom w:val="none" w:sz="0" w:space="0" w:color="auto"/>
            <w:right w:val="none" w:sz="0" w:space="0" w:color="auto"/>
          </w:divBdr>
        </w:div>
        <w:div w:id="1145705975">
          <w:marLeft w:val="640"/>
          <w:marRight w:val="0"/>
          <w:marTop w:val="0"/>
          <w:marBottom w:val="0"/>
          <w:divBdr>
            <w:top w:val="none" w:sz="0" w:space="0" w:color="auto"/>
            <w:left w:val="none" w:sz="0" w:space="0" w:color="auto"/>
            <w:bottom w:val="none" w:sz="0" w:space="0" w:color="auto"/>
            <w:right w:val="none" w:sz="0" w:space="0" w:color="auto"/>
          </w:divBdr>
        </w:div>
        <w:div w:id="596982532">
          <w:marLeft w:val="640"/>
          <w:marRight w:val="0"/>
          <w:marTop w:val="0"/>
          <w:marBottom w:val="0"/>
          <w:divBdr>
            <w:top w:val="none" w:sz="0" w:space="0" w:color="auto"/>
            <w:left w:val="none" w:sz="0" w:space="0" w:color="auto"/>
            <w:bottom w:val="none" w:sz="0" w:space="0" w:color="auto"/>
            <w:right w:val="none" w:sz="0" w:space="0" w:color="auto"/>
          </w:divBdr>
        </w:div>
        <w:div w:id="441611821">
          <w:marLeft w:val="640"/>
          <w:marRight w:val="0"/>
          <w:marTop w:val="0"/>
          <w:marBottom w:val="0"/>
          <w:divBdr>
            <w:top w:val="none" w:sz="0" w:space="0" w:color="auto"/>
            <w:left w:val="none" w:sz="0" w:space="0" w:color="auto"/>
            <w:bottom w:val="none" w:sz="0" w:space="0" w:color="auto"/>
            <w:right w:val="none" w:sz="0" w:space="0" w:color="auto"/>
          </w:divBdr>
        </w:div>
        <w:div w:id="1504082940">
          <w:marLeft w:val="640"/>
          <w:marRight w:val="0"/>
          <w:marTop w:val="0"/>
          <w:marBottom w:val="0"/>
          <w:divBdr>
            <w:top w:val="none" w:sz="0" w:space="0" w:color="auto"/>
            <w:left w:val="none" w:sz="0" w:space="0" w:color="auto"/>
            <w:bottom w:val="none" w:sz="0" w:space="0" w:color="auto"/>
            <w:right w:val="none" w:sz="0" w:space="0" w:color="auto"/>
          </w:divBdr>
        </w:div>
        <w:div w:id="709845245">
          <w:marLeft w:val="640"/>
          <w:marRight w:val="0"/>
          <w:marTop w:val="0"/>
          <w:marBottom w:val="0"/>
          <w:divBdr>
            <w:top w:val="none" w:sz="0" w:space="0" w:color="auto"/>
            <w:left w:val="none" w:sz="0" w:space="0" w:color="auto"/>
            <w:bottom w:val="none" w:sz="0" w:space="0" w:color="auto"/>
            <w:right w:val="none" w:sz="0" w:space="0" w:color="auto"/>
          </w:divBdr>
        </w:div>
        <w:div w:id="2104034240">
          <w:marLeft w:val="640"/>
          <w:marRight w:val="0"/>
          <w:marTop w:val="0"/>
          <w:marBottom w:val="0"/>
          <w:divBdr>
            <w:top w:val="none" w:sz="0" w:space="0" w:color="auto"/>
            <w:left w:val="none" w:sz="0" w:space="0" w:color="auto"/>
            <w:bottom w:val="none" w:sz="0" w:space="0" w:color="auto"/>
            <w:right w:val="none" w:sz="0" w:space="0" w:color="auto"/>
          </w:divBdr>
        </w:div>
        <w:div w:id="1491098061">
          <w:marLeft w:val="640"/>
          <w:marRight w:val="0"/>
          <w:marTop w:val="0"/>
          <w:marBottom w:val="0"/>
          <w:divBdr>
            <w:top w:val="none" w:sz="0" w:space="0" w:color="auto"/>
            <w:left w:val="none" w:sz="0" w:space="0" w:color="auto"/>
            <w:bottom w:val="none" w:sz="0" w:space="0" w:color="auto"/>
            <w:right w:val="none" w:sz="0" w:space="0" w:color="auto"/>
          </w:divBdr>
        </w:div>
        <w:div w:id="786898184">
          <w:marLeft w:val="640"/>
          <w:marRight w:val="0"/>
          <w:marTop w:val="0"/>
          <w:marBottom w:val="0"/>
          <w:divBdr>
            <w:top w:val="none" w:sz="0" w:space="0" w:color="auto"/>
            <w:left w:val="none" w:sz="0" w:space="0" w:color="auto"/>
            <w:bottom w:val="none" w:sz="0" w:space="0" w:color="auto"/>
            <w:right w:val="none" w:sz="0" w:space="0" w:color="auto"/>
          </w:divBdr>
        </w:div>
        <w:div w:id="1452479238">
          <w:marLeft w:val="640"/>
          <w:marRight w:val="0"/>
          <w:marTop w:val="0"/>
          <w:marBottom w:val="0"/>
          <w:divBdr>
            <w:top w:val="none" w:sz="0" w:space="0" w:color="auto"/>
            <w:left w:val="none" w:sz="0" w:space="0" w:color="auto"/>
            <w:bottom w:val="none" w:sz="0" w:space="0" w:color="auto"/>
            <w:right w:val="none" w:sz="0" w:space="0" w:color="auto"/>
          </w:divBdr>
        </w:div>
        <w:div w:id="1256481842">
          <w:marLeft w:val="640"/>
          <w:marRight w:val="0"/>
          <w:marTop w:val="0"/>
          <w:marBottom w:val="0"/>
          <w:divBdr>
            <w:top w:val="none" w:sz="0" w:space="0" w:color="auto"/>
            <w:left w:val="none" w:sz="0" w:space="0" w:color="auto"/>
            <w:bottom w:val="none" w:sz="0" w:space="0" w:color="auto"/>
            <w:right w:val="none" w:sz="0" w:space="0" w:color="auto"/>
          </w:divBdr>
        </w:div>
        <w:div w:id="2057503276">
          <w:marLeft w:val="640"/>
          <w:marRight w:val="0"/>
          <w:marTop w:val="0"/>
          <w:marBottom w:val="0"/>
          <w:divBdr>
            <w:top w:val="none" w:sz="0" w:space="0" w:color="auto"/>
            <w:left w:val="none" w:sz="0" w:space="0" w:color="auto"/>
            <w:bottom w:val="none" w:sz="0" w:space="0" w:color="auto"/>
            <w:right w:val="none" w:sz="0" w:space="0" w:color="auto"/>
          </w:divBdr>
        </w:div>
        <w:div w:id="1538084982">
          <w:marLeft w:val="640"/>
          <w:marRight w:val="0"/>
          <w:marTop w:val="0"/>
          <w:marBottom w:val="0"/>
          <w:divBdr>
            <w:top w:val="none" w:sz="0" w:space="0" w:color="auto"/>
            <w:left w:val="none" w:sz="0" w:space="0" w:color="auto"/>
            <w:bottom w:val="none" w:sz="0" w:space="0" w:color="auto"/>
            <w:right w:val="none" w:sz="0" w:space="0" w:color="auto"/>
          </w:divBdr>
        </w:div>
        <w:div w:id="1731345497">
          <w:marLeft w:val="640"/>
          <w:marRight w:val="0"/>
          <w:marTop w:val="0"/>
          <w:marBottom w:val="0"/>
          <w:divBdr>
            <w:top w:val="none" w:sz="0" w:space="0" w:color="auto"/>
            <w:left w:val="none" w:sz="0" w:space="0" w:color="auto"/>
            <w:bottom w:val="none" w:sz="0" w:space="0" w:color="auto"/>
            <w:right w:val="none" w:sz="0" w:space="0" w:color="auto"/>
          </w:divBdr>
        </w:div>
        <w:div w:id="903876575">
          <w:marLeft w:val="640"/>
          <w:marRight w:val="0"/>
          <w:marTop w:val="0"/>
          <w:marBottom w:val="0"/>
          <w:divBdr>
            <w:top w:val="none" w:sz="0" w:space="0" w:color="auto"/>
            <w:left w:val="none" w:sz="0" w:space="0" w:color="auto"/>
            <w:bottom w:val="none" w:sz="0" w:space="0" w:color="auto"/>
            <w:right w:val="none" w:sz="0" w:space="0" w:color="auto"/>
          </w:divBdr>
        </w:div>
        <w:div w:id="1742144416">
          <w:marLeft w:val="640"/>
          <w:marRight w:val="0"/>
          <w:marTop w:val="0"/>
          <w:marBottom w:val="0"/>
          <w:divBdr>
            <w:top w:val="none" w:sz="0" w:space="0" w:color="auto"/>
            <w:left w:val="none" w:sz="0" w:space="0" w:color="auto"/>
            <w:bottom w:val="none" w:sz="0" w:space="0" w:color="auto"/>
            <w:right w:val="none" w:sz="0" w:space="0" w:color="auto"/>
          </w:divBdr>
        </w:div>
        <w:div w:id="275065593">
          <w:marLeft w:val="640"/>
          <w:marRight w:val="0"/>
          <w:marTop w:val="0"/>
          <w:marBottom w:val="0"/>
          <w:divBdr>
            <w:top w:val="none" w:sz="0" w:space="0" w:color="auto"/>
            <w:left w:val="none" w:sz="0" w:space="0" w:color="auto"/>
            <w:bottom w:val="none" w:sz="0" w:space="0" w:color="auto"/>
            <w:right w:val="none" w:sz="0" w:space="0" w:color="auto"/>
          </w:divBdr>
        </w:div>
        <w:div w:id="893085925">
          <w:marLeft w:val="640"/>
          <w:marRight w:val="0"/>
          <w:marTop w:val="0"/>
          <w:marBottom w:val="0"/>
          <w:divBdr>
            <w:top w:val="none" w:sz="0" w:space="0" w:color="auto"/>
            <w:left w:val="none" w:sz="0" w:space="0" w:color="auto"/>
            <w:bottom w:val="none" w:sz="0" w:space="0" w:color="auto"/>
            <w:right w:val="none" w:sz="0" w:space="0" w:color="auto"/>
          </w:divBdr>
        </w:div>
        <w:div w:id="1064451250">
          <w:marLeft w:val="640"/>
          <w:marRight w:val="0"/>
          <w:marTop w:val="0"/>
          <w:marBottom w:val="0"/>
          <w:divBdr>
            <w:top w:val="none" w:sz="0" w:space="0" w:color="auto"/>
            <w:left w:val="none" w:sz="0" w:space="0" w:color="auto"/>
            <w:bottom w:val="none" w:sz="0" w:space="0" w:color="auto"/>
            <w:right w:val="none" w:sz="0" w:space="0" w:color="auto"/>
          </w:divBdr>
        </w:div>
        <w:div w:id="155922075">
          <w:marLeft w:val="640"/>
          <w:marRight w:val="0"/>
          <w:marTop w:val="0"/>
          <w:marBottom w:val="0"/>
          <w:divBdr>
            <w:top w:val="none" w:sz="0" w:space="0" w:color="auto"/>
            <w:left w:val="none" w:sz="0" w:space="0" w:color="auto"/>
            <w:bottom w:val="none" w:sz="0" w:space="0" w:color="auto"/>
            <w:right w:val="none" w:sz="0" w:space="0" w:color="auto"/>
          </w:divBdr>
        </w:div>
      </w:divsChild>
    </w:div>
    <w:div w:id="2123107220">
      <w:bodyDiv w:val="1"/>
      <w:marLeft w:val="0"/>
      <w:marRight w:val="0"/>
      <w:marTop w:val="0"/>
      <w:marBottom w:val="0"/>
      <w:divBdr>
        <w:top w:val="none" w:sz="0" w:space="0" w:color="auto"/>
        <w:left w:val="none" w:sz="0" w:space="0" w:color="auto"/>
        <w:bottom w:val="none" w:sz="0" w:space="0" w:color="auto"/>
        <w:right w:val="none" w:sz="0" w:space="0" w:color="auto"/>
      </w:divBdr>
      <w:divsChild>
        <w:div w:id="1073433647">
          <w:marLeft w:val="640"/>
          <w:marRight w:val="0"/>
          <w:marTop w:val="0"/>
          <w:marBottom w:val="0"/>
          <w:divBdr>
            <w:top w:val="none" w:sz="0" w:space="0" w:color="auto"/>
            <w:left w:val="none" w:sz="0" w:space="0" w:color="auto"/>
            <w:bottom w:val="none" w:sz="0" w:space="0" w:color="auto"/>
            <w:right w:val="none" w:sz="0" w:space="0" w:color="auto"/>
          </w:divBdr>
        </w:div>
        <w:div w:id="1421219881">
          <w:marLeft w:val="640"/>
          <w:marRight w:val="0"/>
          <w:marTop w:val="0"/>
          <w:marBottom w:val="0"/>
          <w:divBdr>
            <w:top w:val="none" w:sz="0" w:space="0" w:color="auto"/>
            <w:left w:val="none" w:sz="0" w:space="0" w:color="auto"/>
            <w:bottom w:val="none" w:sz="0" w:space="0" w:color="auto"/>
            <w:right w:val="none" w:sz="0" w:space="0" w:color="auto"/>
          </w:divBdr>
        </w:div>
        <w:div w:id="1792170697">
          <w:marLeft w:val="640"/>
          <w:marRight w:val="0"/>
          <w:marTop w:val="0"/>
          <w:marBottom w:val="0"/>
          <w:divBdr>
            <w:top w:val="none" w:sz="0" w:space="0" w:color="auto"/>
            <w:left w:val="none" w:sz="0" w:space="0" w:color="auto"/>
            <w:bottom w:val="none" w:sz="0" w:space="0" w:color="auto"/>
            <w:right w:val="none" w:sz="0" w:space="0" w:color="auto"/>
          </w:divBdr>
        </w:div>
        <w:div w:id="1946763025">
          <w:marLeft w:val="640"/>
          <w:marRight w:val="0"/>
          <w:marTop w:val="0"/>
          <w:marBottom w:val="0"/>
          <w:divBdr>
            <w:top w:val="none" w:sz="0" w:space="0" w:color="auto"/>
            <w:left w:val="none" w:sz="0" w:space="0" w:color="auto"/>
            <w:bottom w:val="none" w:sz="0" w:space="0" w:color="auto"/>
            <w:right w:val="none" w:sz="0" w:space="0" w:color="auto"/>
          </w:divBdr>
        </w:div>
        <w:div w:id="2039163695">
          <w:marLeft w:val="640"/>
          <w:marRight w:val="0"/>
          <w:marTop w:val="0"/>
          <w:marBottom w:val="0"/>
          <w:divBdr>
            <w:top w:val="none" w:sz="0" w:space="0" w:color="auto"/>
            <w:left w:val="none" w:sz="0" w:space="0" w:color="auto"/>
            <w:bottom w:val="none" w:sz="0" w:space="0" w:color="auto"/>
            <w:right w:val="none" w:sz="0" w:space="0" w:color="auto"/>
          </w:divBdr>
        </w:div>
        <w:div w:id="941455287">
          <w:marLeft w:val="640"/>
          <w:marRight w:val="0"/>
          <w:marTop w:val="0"/>
          <w:marBottom w:val="0"/>
          <w:divBdr>
            <w:top w:val="none" w:sz="0" w:space="0" w:color="auto"/>
            <w:left w:val="none" w:sz="0" w:space="0" w:color="auto"/>
            <w:bottom w:val="none" w:sz="0" w:space="0" w:color="auto"/>
            <w:right w:val="none" w:sz="0" w:space="0" w:color="auto"/>
          </w:divBdr>
        </w:div>
        <w:div w:id="1706828279">
          <w:marLeft w:val="640"/>
          <w:marRight w:val="0"/>
          <w:marTop w:val="0"/>
          <w:marBottom w:val="0"/>
          <w:divBdr>
            <w:top w:val="none" w:sz="0" w:space="0" w:color="auto"/>
            <w:left w:val="none" w:sz="0" w:space="0" w:color="auto"/>
            <w:bottom w:val="none" w:sz="0" w:space="0" w:color="auto"/>
            <w:right w:val="none" w:sz="0" w:space="0" w:color="auto"/>
          </w:divBdr>
        </w:div>
        <w:div w:id="350879766">
          <w:marLeft w:val="640"/>
          <w:marRight w:val="0"/>
          <w:marTop w:val="0"/>
          <w:marBottom w:val="0"/>
          <w:divBdr>
            <w:top w:val="none" w:sz="0" w:space="0" w:color="auto"/>
            <w:left w:val="none" w:sz="0" w:space="0" w:color="auto"/>
            <w:bottom w:val="none" w:sz="0" w:space="0" w:color="auto"/>
            <w:right w:val="none" w:sz="0" w:space="0" w:color="auto"/>
          </w:divBdr>
        </w:div>
        <w:div w:id="1128015884">
          <w:marLeft w:val="640"/>
          <w:marRight w:val="0"/>
          <w:marTop w:val="0"/>
          <w:marBottom w:val="0"/>
          <w:divBdr>
            <w:top w:val="none" w:sz="0" w:space="0" w:color="auto"/>
            <w:left w:val="none" w:sz="0" w:space="0" w:color="auto"/>
            <w:bottom w:val="none" w:sz="0" w:space="0" w:color="auto"/>
            <w:right w:val="none" w:sz="0" w:space="0" w:color="auto"/>
          </w:divBdr>
        </w:div>
        <w:div w:id="1810172844">
          <w:marLeft w:val="640"/>
          <w:marRight w:val="0"/>
          <w:marTop w:val="0"/>
          <w:marBottom w:val="0"/>
          <w:divBdr>
            <w:top w:val="none" w:sz="0" w:space="0" w:color="auto"/>
            <w:left w:val="none" w:sz="0" w:space="0" w:color="auto"/>
            <w:bottom w:val="none" w:sz="0" w:space="0" w:color="auto"/>
            <w:right w:val="none" w:sz="0" w:space="0" w:color="auto"/>
          </w:divBdr>
        </w:div>
        <w:div w:id="1448966384">
          <w:marLeft w:val="640"/>
          <w:marRight w:val="0"/>
          <w:marTop w:val="0"/>
          <w:marBottom w:val="0"/>
          <w:divBdr>
            <w:top w:val="none" w:sz="0" w:space="0" w:color="auto"/>
            <w:left w:val="none" w:sz="0" w:space="0" w:color="auto"/>
            <w:bottom w:val="none" w:sz="0" w:space="0" w:color="auto"/>
            <w:right w:val="none" w:sz="0" w:space="0" w:color="auto"/>
          </w:divBdr>
        </w:div>
        <w:div w:id="831220890">
          <w:marLeft w:val="640"/>
          <w:marRight w:val="0"/>
          <w:marTop w:val="0"/>
          <w:marBottom w:val="0"/>
          <w:divBdr>
            <w:top w:val="none" w:sz="0" w:space="0" w:color="auto"/>
            <w:left w:val="none" w:sz="0" w:space="0" w:color="auto"/>
            <w:bottom w:val="none" w:sz="0" w:space="0" w:color="auto"/>
            <w:right w:val="none" w:sz="0" w:space="0" w:color="auto"/>
          </w:divBdr>
        </w:div>
        <w:div w:id="188105642">
          <w:marLeft w:val="640"/>
          <w:marRight w:val="0"/>
          <w:marTop w:val="0"/>
          <w:marBottom w:val="0"/>
          <w:divBdr>
            <w:top w:val="none" w:sz="0" w:space="0" w:color="auto"/>
            <w:left w:val="none" w:sz="0" w:space="0" w:color="auto"/>
            <w:bottom w:val="none" w:sz="0" w:space="0" w:color="auto"/>
            <w:right w:val="none" w:sz="0" w:space="0" w:color="auto"/>
          </w:divBdr>
        </w:div>
        <w:div w:id="1580484596">
          <w:marLeft w:val="640"/>
          <w:marRight w:val="0"/>
          <w:marTop w:val="0"/>
          <w:marBottom w:val="0"/>
          <w:divBdr>
            <w:top w:val="none" w:sz="0" w:space="0" w:color="auto"/>
            <w:left w:val="none" w:sz="0" w:space="0" w:color="auto"/>
            <w:bottom w:val="none" w:sz="0" w:space="0" w:color="auto"/>
            <w:right w:val="none" w:sz="0" w:space="0" w:color="auto"/>
          </w:divBdr>
        </w:div>
        <w:div w:id="2106804309">
          <w:marLeft w:val="640"/>
          <w:marRight w:val="0"/>
          <w:marTop w:val="0"/>
          <w:marBottom w:val="0"/>
          <w:divBdr>
            <w:top w:val="none" w:sz="0" w:space="0" w:color="auto"/>
            <w:left w:val="none" w:sz="0" w:space="0" w:color="auto"/>
            <w:bottom w:val="none" w:sz="0" w:space="0" w:color="auto"/>
            <w:right w:val="none" w:sz="0" w:space="0" w:color="auto"/>
          </w:divBdr>
        </w:div>
        <w:div w:id="27876025">
          <w:marLeft w:val="640"/>
          <w:marRight w:val="0"/>
          <w:marTop w:val="0"/>
          <w:marBottom w:val="0"/>
          <w:divBdr>
            <w:top w:val="none" w:sz="0" w:space="0" w:color="auto"/>
            <w:left w:val="none" w:sz="0" w:space="0" w:color="auto"/>
            <w:bottom w:val="none" w:sz="0" w:space="0" w:color="auto"/>
            <w:right w:val="none" w:sz="0" w:space="0" w:color="auto"/>
          </w:divBdr>
        </w:div>
        <w:div w:id="304237130">
          <w:marLeft w:val="640"/>
          <w:marRight w:val="0"/>
          <w:marTop w:val="0"/>
          <w:marBottom w:val="0"/>
          <w:divBdr>
            <w:top w:val="none" w:sz="0" w:space="0" w:color="auto"/>
            <w:left w:val="none" w:sz="0" w:space="0" w:color="auto"/>
            <w:bottom w:val="none" w:sz="0" w:space="0" w:color="auto"/>
            <w:right w:val="none" w:sz="0" w:space="0" w:color="auto"/>
          </w:divBdr>
        </w:div>
        <w:div w:id="207105181">
          <w:marLeft w:val="640"/>
          <w:marRight w:val="0"/>
          <w:marTop w:val="0"/>
          <w:marBottom w:val="0"/>
          <w:divBdr>
            <w:top w:val="none" w:sz="0" w:space="0" w:color="auto"/>
            <w:left w:val="none" w:sz="0" w:space="0" w:color="auto"/>
            <w:bottom w:val="none" w:sz="0" w:space="0" w:color="auto"/>
            <w:right w:val="none" w:sz="0" w:space="0" w:color="auto"/>
          </w:divBdr>
        </w:div>
        <w:div w:id="405104709">
          <w:marLeft w:val="640"/>
          <w:marRight w:val="0"/>
          <w:marTop w:val="0"/>
          <w:marBottom w:val="0"/>
          <w:divBdr>
            <w:top w:val="none" w:sz="0" w:space="0" w:color="auto"/>
            <w:left w:val="none" w:sz="0" w:space="0" w:color="auto"/>
            <w:bottom w:val="none" w:sz="0" w:space="0" w:color="auto"/>
            <w:right w:val="none" w:sz="0" w:space="0" w:color="auto"/>
          </w:divBdr>
        </w:div>
        <w:div w:id="998731919">
          <w:marLeft w:val="640"/>
          <w:marRight w:val="0"/>
          <w:marTop w:val="0"/>
          <w:marBottom w:val="0"/>
          <w:divBdr>
            <w:top w:val="none" w:sz="0" w:space="0" w:color="auto"/>
            <w:left w:val="none" w:sz="0" w:space="0" w:color="auto"/>
            <w:bottom w:val="none" w:sz="0" w:space="0" w:color="auto"/>
            <w:right w:val="none" w:sz="0" w:space="0" w:color="auto"/>
          </w:divBdr>
        </w:div>
        <w:div w:id="922838220">
          <w:marLeft w:val="640"/>
          <w:marRight w:val="0"/>
          <w:marTop w:val="0"/>
          <w:marBottom w:val="0"/>
          <w:divBdr>
            <w:top w:val="none" w:sz="0" w:space="0" w:color="auto"/>
            <w:left w:val="none" w:sz="0" w:space="0" w:color="auto"/>
            <w:bottom w:val="none" w:sz="0" w:space="0" w:color="auto"/>
            <w:right w:val="none" w:sz="0" w:space="0" w:color="auto"/>
          </w:divBdr>
        </w:div>
        <w:div w:id="2105878910">
          <w:marLeft w:val="640"/>
          <w:marRight w:val="0"/>
          <w:marTop w:val="0"/>
          <w:marBottom w:val="0"/>
          <w:divBdr>
            <w:top w:val="none" w:sz="0" w:space="0" w:color="auto"/>
            <w:left w:val="none" w:sz="0" w:space="0" w:color="auto"/>
            <w:bottom w:val="none" w:sz="0" w:space="0" w:color="auto"/>
            <w:right w:val="none" w:sz="0" w:space="0" w:color="auto"/>
          </w:divBdr>
        </w:div>
        <w:div w:id="1245649696">
          <w:marLeft w:val="640"/>
          <w:marRight w:val="0"/>
          <w:marTop w:val="0"/>
          <w:marBottom w:val="0"/>
          <w:divBdr>
            <w:top w:val="none" w:sz="0" w:space="0" w:color="auto"/>
            <w:left w:val="none" w:sz="0" w:space="0" w:color="auto"/>
            <w:bottom w:val="none" w:sz="0" w:space="0" w:color="auto"/>
            <w:right w:val="none" w:sz="0" w:space="0" w:color="auto"/>
          </w:divBdr>
        </w:div>
        <w:div w:id="860321540">
          <w:marLeft w:val="640"/>
          <w:marRight w:val="0"/>
          <w:marTop w:val="0"/>
          <w:marBottom w:val="0"/>
          <w:divBdr>
            <w:top w:val="none" w:sz="0" w:space="0" w:color="auto"/>
            <w:left w:val="none" w:sz="0" w:space="0" w:color="auto"/>
            <w:bottom w:val="none" w:sz="0" w:space="0" w:color="auto"/>
            <w:right w:val="none" w:sz="0" w:space="0" w:color="auto"/>
          </w:divBdr>
        </w:div>
        <w:div w:id="1974747336">
          <w:marLeft w:val="640"/>
          <w:marRight w:val="0"/>
          <w:marTop w:val="0"/>
          <w:marBottom w:val="0"/>
          <w:divBdr>
            <w:top w:val="none" w:sz="0" w:space="0" w:color="auto"/>
            <w:left w:val="none" w:sz="0" w:space="0" w:color="auto"/>
            <w:bottom w:val="none" w:sz="0" w:space="0" w:color="auto"/>
            <w:right w:val="none" w:sz="0" w:space="0" w:color="auto"/>
          </w:divBdr>
        </w:div>
        <w:div w:id="1570772908">
          <w:marLeft w:val="640"/>
          <w:marRight w:val="0"/>
          <w:marTop w:val="0"/>
          <w:marBottom w:val="0"/>
          <w:divBdr>
            <w:top w:val="none" w:sz="0" w:space="0" w:color="auto"/>
            <w:left w:val="none" w:sz="0" w:space="0" w:color="auto"/>
            <w:bottom w:val="none" w:sz="0" w:space="0" w:color="auto"/>
            <w:right w:val="none" w:sz="0" w:space="0" w:color="auto"/>
          </w:divBdr>
        </w:div>
        <w:div w:id="677079896">
          <w:marLeft w:val="640"/>
          <w:marRight w:val="0"/>
          <w:marTop w:val="0"/>
          <w:marBottom w:val="0"/>
          <w:divBdr>
            <w:top w:val="none" w:sz="0" w:space="0" w:color="auto"/>
            <w:left w:val="none" w:sz="0" w:space="0" w:color="auto"/>
            <w:bottom w:val="none" w:sz="0" w:space="0" w:color="auto"/>
            <w:right w:val="none" w:sz="0" w:space="0" w:color="auto"/>
          </w:divBdr>
        </w:div>
        <w:div w:id="659578087">
          <w:marLeft w:val="640"/>
          <w:marRight w:val="0"/>
          <w:marTop w:val="0"/>
          <w:marBottom w:val="0"/>
          <w:divBdr>
            <w:top w:val="none" w:sz="0" w:space="0" w:color="auto"/>
            <w:left w:val="none" w:sz="0" w:space="0" w:color="auto"/>
            <w:bottom w:val="none" w:sz="0" w:space="0" w:color="auto"/>
            <w:right w:val="none" w:sz="0" w:space="0" w:color="auto"/>
          </w:divBdr>
        </w:div>
        <w:div w:id="502861234">
          <w:marLeft w:val="640"/>
          <w:marRight w:val="0"/>
          <w:marTop w:val="0"/>
          <w:marBottom w:val="0"/>
          <w:divBdr>
            <w:top w:val="none" w:sz="0" w:space="0" w:color="auto"/>
            <w:left w:val="none" w:sz="0" w:space="0" w:color="auto"/>
            <w:bottom w:val="none" w:sz="0" w:space="0" w:color="auto"/>
            <w:right w:val="none" w:sz="0" w:space="0" w:color="auto"/>
          </w:divBdr>
        </w:div>
        <w:div w:id="1588153136">
          <w:marLeft w:val="640"/>
          <w:marRight w:val="0"/>
          <w:marTop w:val="0"/>
          <w:marBottom w:val="0"/>
          <w:divBdr>
            <w:top w:val="none" w:sz="0" w:space="0" w:color="auto"/>
            <w:left w:val="none" w:sz="0" w:space="0" w:color="auto"/>
            <w:bottom w:val="none" w:sz="0" w:space="0" w:color="auto"/>
            <w:right w:val="none" w:sz="0" w:space="0" w:color="auto"/>
          </w:divBdr>
        </w:div>
        <w:div w:id="515850979">
          <w:marLeft w:val="640"/>
          <w:marRight w:val="0"/>
          <w:marTop w:val="0"/>
          <w:marBottom w:val="0"/>
          <w:divBdr>
            <w:top w:val="none" w:sz="0" w:space="0" w:color="auto"/>
            <w:left w:val="none" w:sz="0" w:space="0" w:color="auto"/>
            <w:bottom w:val="none" w:sz="0" w:space="0" w:color="auto"/>
            <w:right w:val="none" w:sz="0" w:space="0" w:color="auto"/>
          </w:divBdr>
        </w:div>
        <w:div w:id="287201216">
          <w:marLeft w:val="640"/>
          <w:marRight w:val="0"/>
          <w:marTop w:val="0"/>
          <w:marBottom w:val="0"/>
          <w:divBdr>
            <w:top w:val="none" w:sz="0" w:space="0" w:color="auto"/>
            <w:left w:val="none" w:sz="0" w:space="0" w:color="auto"/>
            <w:bottom w:val="none" w:sz="0" w:space="0" w:color="auto"/>
            <w:right w:val="none" w:sz="0" w:space="0" w:color="auto"/>
          </w:divBdr>
        </w:div>
        <w:div w:id="168907131">
          <w:marLeft w:val="640"/>
          <w:marRight w:val="0"/>
          <w:marTop w:val="0"/>
          <w:marBottom w:val="0"/>
          <w:divBdr>
            <w:top w:val="none" w:sz="0" w:space="0" w:color="auto"/>
            <w:left w:val="none" w:sz="0" w:space="0" w:color="auto"/>
            <w:bottom w:val="none" w:sz="0" w:space="0" w:color="auto"/>
            <w:right w:val="none" w:sz="0" w:space="0" w:color="auto"/>
          </w:divBdr>
        </w:div>
        <w:div w:id="25761483">
          <w:marLeft w:val="640"/>
          <w:marRight w:val="0"/>
          <w:marTop w:val="0"/>
          <w:marBottom w:val="0"/>
          <w:divBdr>
            <w:top w:val="none" w:sz="0" w:space="0" w:color="auto"/>
            <w:left w:val="none" w:sz="0" w:space="0" w:color="auto"/>
            <w:bottom w:val="none" w:sz="0" w:space="0" w:color="auto"/>
            <w:right w:val="none" w:sz="0" w:space="0" w:color="auto"/>
          </w:divBdr>
        </w:div>
        <w:div w:id="1794981481">
          <w:marLeft w:val="640"/>
          <w:marRight w:val="0"/>
          <w:marTop w:val="0"/>
          <w:marBottom w:val="0"/>
          <w:divBdr>
            <w:top w:val="none" w:sz="0" w:space="0" w:color="auto"/>
            <w:left w:val="none" w:sz="0" w:space="0" w:color="auto"/>
            <w:bottom w:val="none" w:sz="0" w:space="0" w:color="auto"/>
            <w:right w:val="none" w:sz="0" w:space="0" w:color="auto"/>
          </w:divBdr>
        </w:div>
        <w:div w:id="1363477478">
          <w:marLeft w:val="640"/>
          <w:marRight w:val="0"/>
          <w:marTop w:val="0"/>
          <w:marBottom w:val="0"/>
          <w:divBdr>
            <w:top w:val="none" w:sz="0" w:space="0" w:color="auto"/>
            <w:left w:val="none" w:sz="0" w:space="0" w:color="auto"/>
            <w:bottom w:val="none" w:sz="0" w:space="0" w:color="auto"/>
            <w:right w:val="none" w:sz="0" w:space="0" w:color="auto"/>
          </w:divBdr>
        </w:div>
        <w:div w:id="325935557">
          <w:marLeft w:val="640"/>
          <w:marRight w:val="0"/>
          <w:marTop w:val="0"/>
          <w:marBottom w:val="0"/>
          <w:divBdr>
            <w:top w:val="none" w:sz="0" w:space="0" w:color="auto"/>
            <w:left w:val="none" w:sz="0" w:space="0" w:color="auto"/>
            <w:bottom w:val="none" w:sz="0" w:space="0" w:color="auto"/>
            <w:right w:val="none" w:sz="0" w:space="0" w:color="auto"/>
          </w:divBdr>
        </w:div>
        <w:div w:id="1640652906">
          <w:marLeft w:val="640"/>
          <w:marRight w:val="0"/>
          <w:marTop w:val="0"/>
          <w:marBottom w:val="0"/>
          <w:divBdr>
            <w:top w:val="none" w:sz="0" w:space="0" w:color="auto"/>
            <w:left w:val="none" w:sz="0" w:space="0" w:color="auto"/>
            <w:bottom w:val="none" w:sz="0" w:space="0" w:color="auto"/>
            <w:right w:val="none" w:sz="0" w:space="0" w:color="auto"/>
          </w:divBdr>
        </w:div>
        <w:div w:id="2043439152">
          <w:marLeft w:val="640"/>
          <w:marRight w:val="0"/>
          <w:marTop w:val="0"/>
          <w:marBottom w:val="0"/>
          <w:divBdr>
            <w:top w:val="none" w:sz="0" w:space="0" w:color="auto"/>
            <w:left w:val="none" w:sz="0" w:space="0" w:color="auto"/>
            <w:bottom w:val="none" w:sz="0" w:space="0" w:color="auto"/>
            <w:right w:val="none" w:sz="0" w:space="0" w:color="auto"/>
          </w:divBdr>
        </w:div>
        <w:div w:id="660427130">
          <w:marLeft w:val="640"/>
          <w:marRight w:val="0"/>
          <w:marTop w:val="0"/>
          <w:marBottom w:val="0"/>
          <w:divBdr>
            <w:top w:val="none" w:sz="0" w:space="0" w:color="auto"/>
            <w:left w:val="none" w:sz="0" w:space="0" w:color="auto"/>
            <w:bottom w:val="none" w:sz="0" w:space="0" w:color="auto"/>
            <w:right w:val="none" w:sz="0" w:space="0" w:color="auto"/>
          </w:divBdr>
        </w:div>
        <w:div w:id="1579946388">
          <w:marLeft w:val="640"/>
          <w:marRight w:val="0"/>
          <w:marTop w:val="0"/>
          <w:marBottom w:val="0"/>
          <w:divBdr>
            <w:top w:val="none" w:sz="0" w:space="0" w:color="auto"/>
            <w:left w:val="none" w:sz="0" w:space="0" w:color="auto"/>
            <w:bottom w:val="none" w:sz="0" w:space="0" w:color="auto"/>
            <w:right w:val="none" w:sz="0" w:space="0" w:color="auto"/>
          </w:divBdr>
        </w:div>
        <w:div w:id="1897740019">
          <w:marLeft w:val="640"/>
          <w:marRight w:val="0"/>
          <w:marTop w:val="0"/>
          <w:marBottom w:val="0"/>
          <w:divBdr>
            <w:top w:val="none" w:sz="0" w:space="0" w:color="auto"/>
            <w:left w:val="none" w:sz="0" w:space="0" w:color="auto"/>
            <w:bottom w:val="none" w:sz="0" w:space="0" w:color="auto"/>
            <w:right w:val="none" w:sz="0" w:space="0" w:color="auto"/>
          </w:divBdr>
        </w:div>
        <w:div w:id="441726327">
          <w:marLeft w:val="640"/>
          <w:marRight w:val="0"/>
          <w:marTop w:val="0"/>
          <w:marBottom w:val="0"/>
          <w:divBdr>
            <w:top w:val="none" w:sz="0" w:space="0" w:color="auto"/>
            <w:left w:val="none" w:sz="0" w:space="0" w:color="auto"/>
            <w:bottom w:val="none" w:sz="0" w:space="0" w:color="auto"/>
            <w:right w:val="none" w:sz="0" w:space="0" w:color="auto"/>
          </w:divBdr>
        </w:div>
        <w:div w:id="505556989">
          <w:marLeft w:val="640"/>
          <w:marRight w:val="0"/>
          <w:marTop w:val="0"/>
          <w:marBottom w:val="0"/>
          <w:divBdr>
            <w:top w:val="none" w:sz="0" w:space="0" w:color="auto"/>
            <w:left w:val="none" w:sz="0" w:space="0" w:color="auto"/>
            <w:bottom w:val="none" w:sz="0" w:space="0" w:color="auto"/>
            <w:right w:val="none" w:sz="0" w:space="0" w:color="auto"/>
          </w:divBdr>
        </w:div>
        <w:div w:id="515078569">
          <w:marLeft w:val="640"/>
          <w:marRight w:val="0"/>
          <w:marTop w:val="0"/>
          <w:marBottom w:val="0"/>
          <w:divBdr>
            <w:top w:val="none" w:sz="0" w:space="0" w:color="auto"/>
            <w:left w:val="none" w:sz="0" w:space="0" w:color="auto"/>
            <w:bottom w:val="none" w:sz="0" w:space="0" w:color="auto"/>
            <w:right w:val="none" w:sz="0" w:space="0" w:color="auto"/>
          </w:divBdr>
        </w:div>
        <w:div w:id="1719865253">
          <w:marLeft w:val="640"/>
          <w:marRight w:val="0"/>
          <w:marTop w:val="0"/>
          <w:marBottom w:val="0"/>
          <w:divBdr>
            <w:top w:val="none" w:sz="0" w:space="0" w:color="auto"/>
            <w:left w:val="none" w:sz="0" w:space="0" w:color="auto"/>
            <w:bottom w:val="none" w:sz="0" w:space="0" w:color="auto"/>
            <w:right w:val="none" w:sz="0" w:space="0" w:color="auto"/>
          </w:divBdr>
        </w:div>
        <w:div w:id="1112746018">
          <w:marLeft w:val="640"/>
          <w:marRight w:val="0"/>
          <w:marTop w:val="0"/>
          <w:marBottom w:val="0"/>
          <w:divBdr>
            <w:top w:val="none" w:sz="0" w:space="0" w:color="auto"/>
            <w:left w:val="none" w:sz="0" w:space="0" w:color="auto"/>
            <w:bottom w:val="none" w:sz="0" w:space="0" w:color="auto"/>
            <w:right w:val="none" w:sz="0" w:space="0" w:color="auto"/>
          </w:divBdr>
        </w:div>
        <w:div w:id="890767805">
          <w:marLeft w:val="640"/>
          <w:marRight w:val="0"/>
          <w:marTop w:val="0"/>
          <w:marBottom w:val="0"/>
          <w:divBdr>
            <w:top w:val="none" w:sz="0" w:space="0" w:color="auto"/>
            <w:left w:val="none" w:sz="0" w:space="0" w:color="auto"/>
            <w:bottom w:val="none" w:sz="0" w:space="0" w:color="auto"/>
            <w:right w:val="none" w:sz="0" w:space="0" w:color="auto"/>
          </w:divBdr>
        </w:div>
        <w:div w:id="385420963">
          <w:marLeft w:val="640"/>
          <w:marRight w:val="0"/>
          <w:marTop w:val="0"/>
          <w:marBottom w:val="0"/>
          <w:divBdr>
            <w:top w:val="none" w:sz="0" w:space="0" w:color="auto"/>
            <w:left w:val="none" w:sz="0" w:space="0" w:color="auto"/>
            <w:bottom w:val="none" w:sz="0" w:space="0" w:color="auto"/>
            <w:right w:val="none" w:sz="0" w:space="0" w:color="auto"/>
          </w:divBdr>
        </w:div>
        <w:div w:id="578637973">
          <w:marLeft w:val="640"/>
          <w:marRight w:val="0"/>
          <w:marTop w:val="0"/>
          <w:marBottom w:val="0"/>
          <w:divBdr>
            <w:top w:val="none" w:sz="0" w:space="0" w:color="auto"/>
            <w:left w:val="none" w:sz="0" w:space="0" w:color="auto"/>
            <w:bottom w:val="none" w:sz="0" w:space="0" w:color="auto"/>
            <w:right w:val="none" w:sz="0" w:space="0" w:color="auto"/>
          </w:divBdr>
        </w:div>
        <w:div w:id="2128352049">
          <w:marLeft w:val="640"/>
          <w:marRight w:val="0"/>
          <w:marTop w:val="0"/>
          <w:marBottom w:val="0"/>
          <w:divBdr>
            <w:top w:val="none" w:sz="0" w:space="0" w:color="auto"/>
            <w:left w:val="none" w:sz="0" w:space="0" w:color="auto"/>
            <w:bottom w:val="none" w:sz="0" w:space="0" w:color="auto"/>
            <w:right w:val="none" w:sz="0" w:space="0" w:color="auto"/>
          </w:divBdr>
        </w:div>
        <w:div w:id="1443184946">
          <w:marLeft w:val="640"/>
          <w:marRight w:val="0"/>
          <w:marTop w:val="0"/>
          <w:marBottom w:val="0"/>
          <w:divBdr>
            <w:top w:val="none" w:sz="0" w:space="0" w:color="auto"/>
            <w:left w:val="none" w:sz="0" w:space="0" w:color="auto"/>
            <w:bottom w:val="none" w:sz="0" w:space="0" w:color="auto"/>
            <w:right w:val="none" w:sz="0" w:space="0" w:color="auto"/>
          </w:divBdr>
        </w:div>
        <w:div w:id="909464336">
          <w:marLeft w:val="640"/>
          <w:marRight w:val="0"/>
          <w:marTop w:val="0"/>
          <w:marBottom w:val="0"/>
          <w:divBdr>
            <w:top w:val="none" w:sz="0" w:space="0" w:color="auto"/>
            <w:left w:val="none" w:sz="0" w:space="0" w:color="auto"/>
            <w:bottom w:val="none" w:sz="0" w:space="0" w:color="auto"/>
            <w:right w:val="none" w:sz="0" w:space="0" w:color="auto"/>
          </w:divBdr>
        </w:div>
        <w:div w:id="656616081">
          <w:marLeft w:val="640"/>
          <w:marRight w:val="0"/>
          <w:marTop w:val="0"/>
          <w:marBottom w:val="0"/>
          <w:divBdr>
            <w:top w:val="none" w:sz="0" w:space="0" w:color="auto"/>
            <w:left w:val="none" w:sz="0" w:space="0" w:color="auto"/>
            <w:bottom w:val="none" w:sz="0" w:space="0" w:color="auto"/>
            <w:right w:val="none" w:sz="0" w:space="0" w:color="auto"/>
          </w:divBdr>
        </w:div>
        <w:div w:id="42408220">
          <w:marLeft w:val="640"/>
          <w:marRight w:val="0"/>
          <w:marTop w:val="0"/>
          <w:marBottom w:val="0"/>
          <w:divBdr>
            <w:top w:val="none" w:sz="0" w:space="0" w:color="auto"/>
            <w:left w:val="none" w:sz="0" w:space="0" w:color="auto"/>
            <w:bottom w:val="none" w:sz="0" w:space="0" w:color="auto"/>
            <w:right w:val="none" w:sz="0" w:space="0" w:color="auto"/>
          </w:divBdr>
        </w:div>
        <w:div w:id="1283534132">
          <w:marLeft w:val="640"/>
          <w:marRight w:val="0"/>
          <w:marTop w:val="0"/>
          <w:marBottom w:val="0"/>
          <w:divBdr>
            <w:top w:val="none" w:sz="0" w:space="0" w:color="auto"/>
            <w:left w:val="none" w:sz="0" w:space="0" w:color="auto"/>
            <w:bottom w:val="none" w:sz="0" w:space="0" w:color="auto"/>
            <w:right w:val="none" w:sz="0" w:space="0" w:color="auto"/>
          </w:divBdr>
        </w:div>
        <w:div w:id="887961635">
          <w:marLeft w:val="640"/>
          <w:marRight w:val="0"/>
          <w:marTop w:val="0"/>
          <w:marBottom w:val="0"/>
          <w:divBdr>
            <w:top w:val="none" w:sz="0" w:space="0" w:color="auto"/>
            <w:left w:val="none" w:sz="0" w:space="0" w:color="auto"/>
            <w:bottom w:val="none" w:sz="0" w:space="0" w:color="auto"/>
            <w:right w:val="none" w:sz="0" w:space="0" w:color="auto"/>
          </w:divBdr>
        </w:div>
        <w:div w:id="549079727">
          <w:marLeft w:val="640"/>
          <w:marRight w:val="0"/>
          <w:marTop w:val="0"/>
          <w:marBottom w:val="0"/>
          <w:divBdr>
            <w:top w:val="none" w:sz="0" w:space="0" w:color="auto"/>
            <w:left w:val="none" w:sz="0" w:space="0" w:color="auto"/>
            <w:bottom w:val="none" w:sz="0" w:space="0" w:color="auto"/>
            <w:right w:val="none" w:sz="0" w:space="0" w:color="auto"/>
          </w:divBdr>
        </w:div>
        <w:div w:id="830873861">
          <w:marLeft w:val="640"/>
          <w:marRight w:val="0"/>
          <w:marTop w:val="0"/>
          <w:marBottom w:val="0"/>
          <w:divBdr>
            <w:top w:val="none" w:sz="0" w:space="0" w:color="auto"/>
            <w:left w:val="none" w:sz="0" w:space="0" w:color="auto"/>
            <w:bottom w:val="none" w:sz="0" w:space="0" w:color="auto"/>
            <w:right w:val="none" w:sz="0" w:space="0" w:color="auto"/>
          </w:divBdr>
        </w:div>
        <w:div w:id="1155612467">
          <w:marLeft w:val="640"/>
          <w:marRight w:val="0"/>
          <w:marTop w:val="0"/>
          <w:marBottom w:val="0"/>
          <w:divBdr>
            <w:top w:val="none" w:sz="0" w:space="0" w:color="auto"/>
            <w:left w:val="none" w:sz="0" w:space="0" w:color="auto"/>
            <w:bottom w:val="none" w:sz="0" w:space="0" w:color="auto"/>
            <w:right w:val="none" w:sz="0" w:space="0" w:color="auto"/>
          </w:divBdr>
        </w:div>
        <w:div w:id="749431153">
          <w:marLeft w:val="640"/>
          <w:marRight w:val="0"/>
          <w:marTop w:val="0"/>
          <w:marBottom w:val="0"/>
          <w:divBdr>
            <w:top w:val="none" w:sz="0" w:space="0" w:color="auto"/>
            <w:left w:val="none" w:sz="0" w:space="0" w:color="auto"/>
            <w:bottom w:val="none" w:sz="0" w:space="0" w:color="auto"/>
            <w:right w:val="none" w:sz="0" w:space="0" w:color="auto"/>
          </w:divBdr>
        </w:div>
        <w:div w:id="777527351">
          <w:marLeft w:val="640"/>
          <w:marRight w:val="0"/>
          <w:marTop w:val="0"/>
          <w:marBottom w:val="0"/>
          <w:divBdr>
            <w:top w:val="none" w:sz="0" w:space="0" w:color="auto"/>
            <w:left w:val="none" w:sz="0" w:space="0" w:color="auto"/>
            <w:bottom w:val="none" w:sz="0" w:space="0" w:color="auto"/>
            <w:right w:val="none" w:sz="0" w:space="0" w:color="auto"/>
          </w:divBdr>
        </w:div>
        <w:div w:id="1822961429">
          <w:marLeft w:val="640"/>
          <w:marRight w:val="0"/>
          <w:marTop w:val="0"/>
          <w:marBottom w:val="0"/>
          <w:divBdr>
            <w:top w:val="none" w:sz="0" w:space="0" w:color="auto"/>
            <w:left w:val="none" w:sz="0" w:space="0" w:color="auto"/>
            <w:bottom w:val="none" w:sz="0" w:space="0" w:color="auto"/>
            <w:right w:val="none" w:sz="0" w:space="0" w:color="auto"/>
          </w:divBdr>
        </w:div>
        <w:div w:id="1407996776">
          <w:marLeft w:val="640"/>
          <w:marRight w:val="0"/>
          <w:marTop w:val="0"/>
          <w:marBottom w:val="0"/>
          <w:divBdr>
            <w:top w:val="none" w:sz="0" w:space="0" w:color="auto"/>
            <w:left w:val="none" w:sz="0" w:space="0" w:color="auto"/>
            <w:bottom w:val="none" w:sz="0" w:space="0" w:color="auto"/>
            <w:right w:val="none" w:sz="0" w:space="0" w:color="auto"/>
          </w:divBdr>
        </w:div>
        <w:div w:id="1652834132">
          <w:marLeft w:val="640"/>
          <w:marRight w:val="0"/>
          <w:marTop w:val="0"/>
          <w:marBottom w:val="0"/>
          <w:divBdr>
            <w:top w:val="none" w:sz="0" w:space="0" w:color="auto"/>
            <w:left w:val="none" w:sz="0" w:space="0" w:color="auto"/>
            <w:bottom w:val="none" w:sz="0" w:space="0" w:color="auto"/>
            <w:right w:val="none" w:sz="0" w:space="0" w:color="auto"/>
          </w:divBdr>
        </w:div>
        <w:div w:id="204564819">
          <w:marLeft w:val="640"/>
          <w:marRight w:val="0"/>
          <w:marTop w:val="0"/>
          <w:marBottom w:val="0"/>
          <w:divBdr>
            <w:top w:val="none" w:sz="0" w:space="0" w:color="auto"/>
            <w:left w:val="none" w:sz="0" w:space="0" w:color="auto"/>
            <w:bottom w:val="none" w:sz="0" w:space="0" w:color="auto"/>
            <w:right w:val="none" w:sz="0" w:space="0" w:color="auto"/>
          </w:divBdr>
        </w:div>
        <w:div w:id="1101992813">
          <w:marLeft w:val="640"/>
          <w:marRight w:val="0"/>
          <w:marTop w:val="0"/>
          <w:marBottom w:val="0"/>
          <w:divBdr>
            <w:top w:val="none" w:sz="0" w:space="0" w:color="auto"/>
            <w:left w:val="none" w:sz="0" w:space="0" w:color="auto"/>
            <w:bottom w:val="none" w:sz="0" w:space="0" w:color="auto"/>
            <w:right w:val="none" w:sz="0" w:space="0" w:color="auto"/>
          </w:divBdr>
        </w:div>
        <w:div w:id="1157114536">
          <w:marLeft w:val="640"/>
          <w:marRight w:val="0"/>
          <w:marTop w:val="0"/>
          <w:marBottom w:val="0"/>
          <w:divBdr>
            <w:top w:val="none" w:sz="0" w:space="0" w:color="auto"/>
            <w:left w:val="none" w:sz="0" w:space="0" w:color="auto"/>
            <w:bottom w:val="none" w:sz="0" w:space="0" w:color="auto"/>
            <w:right w:val="none" w:sz="0" w:space="0" w:color="auto"/>
          </w:divBdr>
        </w:div>
        <w:div w:id="230166646">
          <w:marLeft w:val="640"/>
          <w:marRight w:val="0"/>
          <w:marTop w:val="0"/>
          <w:marBottom w:val="0"/>
          <w:divBdr>
            <w:top w:val="none" w:sz="0" w:space="0" w:color="auto"/>
            <w:left w:val="none" w:sz="0" w:space="0" w:color="auto"/>
            <w:bottom w:val="none" w:sz="0" w:space="0" w:color="auto"/>
            <w:right w:val="none" w:sz="0" w:space="0" w:color="auto"/>
          </w:divBdr>
        </w:div>
        <w:div w:id="171723090">
          <w:marLeft w:val="640"/>
          <w:marRight w:val="0"/>
          <w:marTop w:val="0"/>
          <w:marBottom w:val="0"/>
          <w:divBdr>
            <w:top w:val="none" w:sz="0" w:space="0" w:color="auto"/>
            <w:left w:val="none" w:sz="0" w:space="0" w:color="auto"/>
            <w:bottom w:val="none" w:sz="0" w:space="0" w:color="auto"/>
            <w:right w:val="none" w:sz="0" w:space="0" w:color="auto"/>
          </w:divBdr>
        </w:div>
        <w:div w:id="1989895981">
          <w:marLeft w:val="640"/>
          <w:marRight w:val="0"/>
          <w:marTop w:val="0"/>
          <w:marBottom w:val="0"/>
          <w:divBdr>
            <w:top w:val="none" w:sz="0" w:space="0" w:color="auto"/>
            <w:left w:val="none" w:sz="0" w:space="0" w:color="auto"/>
            <w:bottom w:val="none" w:sz="0" w:space="0" w:color="auto"/>
            <w:right w:val="none" w:sz="0" w:space="0" w:color="auto"/>
          </w:divBdr>
        </w:div>
        <w:div w:id="1133910641">
          <w:marLeft w:val="640"/>
          <w:marRight w:val="0"/>
          <w:marTop w:val="0"/>
          <w:marBottom w:val="0"/>
          <w:divBdr>
            <w:top w:val="none" w:sz="0" w:space="0" w:color="auto"/>
            <w:left w:val="none" w:sz="0" w:space="0" w:color="auto"/>
            <w:bottom w:val="none" w:sz="0" w:space="0" w:color="auto"/>
            <w:right w:val="none" w:sz="0" w:space="0" w:color="auto"/>
          </w:divBdr>
        </w:div>
        <w:div w:id="1795562526">
          <w:marLeft w:val="640"/>
          <w:marRight w:val="0"/>
          <w:marTop w:val="0"/>
          <w:marBottom w:val="0"/>
          <w:divBdr>
            <w:top w:val="none" w:sz="0" w:space="0" w:color="auto"/>
            <w:left w:val="none" w:sz="0" w:space="0" w:color="auto"/>
            <w:bottom w:val="none" w:sz="0" w:space="0" w:color="auto"/>
            <w:right w:val="none" w:sz="0" w:space="0" w:color="auto"/>
          </w:divBdr>
        </w:div>
        <w:div w:id="993340097">
          <w:marLeft w:val="640"/>
          <w:marRight w:val="0"/>
          <w:marTop w:val="0"/>
          <w:marBottom w:val="0"/>
          <w:divBdr>
            <w:top w:val="none" w:sz="0" w:space="0" w:color="auto"/>
            <w:left w:val="none" w:sz="0" w:space="0" w:color="auto"/>
            <w:bottom w:val="none" w:sz="0" w:space="0" w:color="auto"/>
            <w:right w:val="none" w:sz="0" w:space="0" w:color="auto"/>
          </w:divBdr>
        </w:div>
        <w:div w:id="883295630">
          <w:marLeft w:val="640"/>
          <w:marRight w:val="0"/>
          <w:marTop w:val="0"/>
          <w:marBottom w:val="0"/>
          <w:divBdr>
            <w:top w:val="none" w:sz="0" w:space="0" w:color="auto"/>
            <w:left w:val="none" w:sz="0" w:space="0" w:color="auto"/>
            <w:bottom w:val="none" w:sz="0" w:space="0" w:color="auto"/>
            <w:right w:val="none" w:sz="0" w:space="0" w:color="auto"/>
          </w:divBdr>
        </w:div>
        <w:div w:id="268897769">
          <w:marLeft w:val="640"/>
          <w:marRight w:val="0"/>
          <w:marTop w:val="0"/>
          <w:marBottom w:val="0"/>
          <w:divBdr>
            <w:top w:val="none" w:sz="0" w:space="0" w:color="auto"/>
            <w:left w:val="none" w:sz="0" w:space="0" w:color="auto"/>
            <w:bottom w:val="none" w:sz="0" w:space="0" w:color="auto"/>
            <w:right w:val="none" w:sz="0" w:space="0" w:color="auto"/>
          </w:divBdr>
        </w:div>
        <w:div w:id="911622849">
          <w:marLeft w:val="640"/>
          <w:marRight w:val="0"/>
          <w:marTop w:val="0"/>
          <w:marBottom w:val="0"/>
          <w:divBdr>
            <w:top w:val="none" w:sz="0" w:space="0" w:color="auto"/>
            <w:left w:val="none" w:sz="0" w:space="0" w:color="auto"/>
            <w:bottom w:val="none" w:sz="0" w:space="0" w:color="auto"/>
            <w:right w:val="none" w:sz="0" w:space="0" w:color="auto"/>
          </w:divBdr>
        </w:div>
        <w:div w:id="188416066">
          <w:marLeft w:val="640"/>
          <w:marRight w:val="0"/>
          <w:marTop w:val="0"/>
          <w:marBottom w:val="0"/>
          <w:divBdr>
            <w:top w:val="none" w:sz="0" w:space="0" w:color="auto"/>
            <w:left w:val="none" w:sz="0" w:space="0" w:color="auto"/>
            <w:bottom w:val="none" w:sz="0" w:space="0" w:color="auto"/>
            <w:right w:val="none" w:sz="0" w:space="0" w:color="auto"/>
          </w:divBdr>
        </w:div>
        <w:div w:id="1846826196">
          <w:marLeft w:val="640"/>
          <w:marRight w:val="0"/>
          <w:marTop w:val="0"/>
          <w:marBottom w:val="0"/>
          <w:divBdr>
            <w:top w:val="none" w:sz="0" w:space="0" w:color="auto"/>
            <w:left w:val="none" w:sz="0" w:space="0" w:color="auto"/>
            <w:bottom w:val="none" w:sz="0" w:space="0" w:color="auto"/>
            <w:right w:val="none" w:sz="0" w:space="0" w:color="auto"/>
          </w:divBdr>
        </w:div>
        <w:div w:id="1597789829">
          <w:marLeft w:val="640"/>
          <w:marRight w:val="0"/>
          <w:marTop w:val="0"/>
          <w:marBottom w:val="0"/>
          <w:divBdr>
            <w:top w:val="none" w:sz="0" w:space="0" w:color="auto"/>
            <w:left w:val="none" w:sz="0" w:space="0" w:color="auto"/>
            <w:bottom w:val="none" w:sz="0" w:space="0" w:color="auto"/>
            <w:right w:val="none" w:sz="0" w:space="0" w:color="auto"/>
          </w:divBdr>
        </w:div>
        <w:div w:id="1216233758">
          <w:marLeft w:val="640"/>
          <w:marRight w:val="0"/>
          <w:marTop w:val="0"/>
          <w:marBottom w:val="0"/>
          <w:divBdr>
            <w:top w:val="none" w:sz="0" w:space="0" w:color="auto"/>
            <w:left w:val="none" w:sz="0" w:space="0" w:color="auto"/>
            <w:bottom w:val="none" w:sz="0" w:space="0" w:color="auto"/>
            <w:right w:val="none" w:sz="0" w:space="0" w:color="auto"/>
          </w:divBdr>
        </w:div>
        <w:div w:id="923993574">
          <w:marLeft w:val="640"/>
          <w:marRight w:val="0"/>
          <w:marTop w:val="0"/>
          <w:marBottom w:val="0"/>
          <w:divBdr>
            <w:top w:val="none" w:sz="0" w:space="0" w:color="auto"/>
            <w:left w:val="none" w:sz="0" w:space="0" w:color="auto"/>
            <w:bottom w:val="none" w:sz="0" w:space="0" w:color="auto"/>
            <w:right w:val="none" w:sz="0" w:space="0" w:color="auto"/>
          </w:divBdr>
        </w:div>
        <w:div w:id="1573662669">
          <w:marLeft w:val="640"/>
          <w:marRight w:val="0"/>
          <w:marTop w:val="0"/>
          <w:marBottom w:val="0"/>
          <w:divBdr>
            <w:top w:val="none" w:sz="0" w:space="0" w:color="auto"/>
            <w:left w:val="none" w:sz="0" w:space="0" w:color="auto"/>
            <w:bottom w:val="none" w:sz="0" w:space="0" w:color="auto"/>
            <w:right w:val="none" w:sz="0" w:space="0" w:color="auto"/>
          </w:divBdr>
        </w:div>
        <w:div w:id="1607151693">
          <w:marLeft w:val="640"/>
          <w:marRight w:val="0"/>
          <w:marTop w:val="0"/>
          <w:marBottom w:val="0"/>
          <w:divBdr>
            <w:top w:val="none" w:sz="0" w:space="0" w:color="auto"/>
            <w:left w:val="none" w:sz="0" w:space="0" w:color="auto"/>
            <w:bottom w:val="none" w:sz="0" w:space="0" w:color="auto"/>
            <w:right w:val="none" w:sz="0" w:space="0" w:color="auto"/>
          </w:divBdr>
        </w:div>
        <w:div w:id="205024897">
          <w:marLeft w:val="640"/>
          <w:marRight w:val="0"/>
          <w:marTop w:val="0"/>
          <w:marBottom w:val="0"/>
          <w:divBdr>
            <w:top w:val="none" w:sz="0" w:space="0" w:color="auto"/>
            <w:left w:val="none" w:sz="0" w:space="0" w:color="auto"/>
            <w:bottom w:val="none" w:sz="0" w:space="0" w:color="auto"/>
            <w:right w:val="none" w:sz="0" w:space="0" w:color="auto"/>
          </w:divBdr>
        </w:div>
        <w:div w:id="1643197153">
          <w:marLeft w:val="640"/>
          <w:marRight w:val="0"/>
          <w:marTop w:val="0"/>
          <w:marBottom w:val="0"/>
          <w:divBdr>
            <w:top w:val="none" w:sz="0" w:space="0" w:color="auto"/>
            <w:left w:val="none" w:sz="0" w:space="0" w:color="auto"/>
            <w:bottom w:val="none" w:sz="0" w:space="0" w:color="auto"/>
            <w:right w:val="none" w:sz="0" w:space="0" w:color="auto"/>
          </w:divBdr>
        </w:div>
        <w:div w:id="1896311896">
          <w:marLeft w:val="640"/>
          <w:marRight w:val="0"/>
          <w:marTop w:val="0"/>
          <w:marBottom w:val="0"/>
          <w:divBdr>
            <w:top w:val="none" w:sz="0" w:space="0" w:color="auto"/>
            <w:left w:val="none" w:sz="0" w:space="0" w:color="auto"/>
            <w:bottom w:val="none" w:sz="0" w:space="0" w:color="auto"/>
            <w:right w:val="none" w:sz="0" w:space="0" w:color="auto"/>
          </w:divBdr>
        </w:div>
        <w:div w:id="569194706">
          <w:marLeft w:val="640"/>
          <w:marRight w:val="0"/>
          <w:marTop w:val="0"/>
          <w:marBottom w:val="0"/>
          <w:divBdr>
            <w:top w:val="none" w:sz="0" w:space="0" w:color="auto"/>
            <w:left w:val="none" w:sz="0" w:space="0" w:color="auto"/>
            <w:bottom w:val="none" w:sz="0" w:space="0" w:color="auto"/>
            <w:right w:val="none" w:sz="0" w:space="0" w:color="auto"/>
          </w:divBdr>
        </w:div>
        <w:div w:id="1747654113">
          <w:marLeft w:val="640"/>
          <w:marRight w:val="0"/>
          <w:marTop w:val="0"/>
          <w:marBottom w:val="0"/>
          <w:divBdr>
            <w:top w:val="none" w:sz="0" w:space="0" w:color="auto"/>
            <w:left w:val="none" w:sz="0" w:space="0" w:color="auto"/>
            <w:bottom w:val="none" w:sz="0" w:space="0" w:color="auto"/>
            <w:right w:val="none" w:sz="0" w:space="0" w:color="auto"/>
          </w:divBdr>
        </w:div>
        <w:div w:id="1660957140">
          <w:marLeft w:val="640"/>
          <w:marRight w:val="0"/>
          <w:marTop w:val="0"/>
          <w:marBottom w:val="0"/>
          <w:divBdr>
            <w:top w:val="none" w:sz="0" w:space="0" w:color="auto"/>
            <w:left w:val="none" w:sz="0" w:space="0" w:color="auto"/>
            <w:bottom w:val="none" w:sz="0" w:space="0" w:color="auto"/>
            <w:right w:val="none" w:sz="0" w:space="0" w:color="auto"/>
          </w:divBdr>
        </w:div>
        <w:div w:id="521895365">
          <w:marLeft w:val="640"/>
          <w:marRight w:val="0"/>
          <w:marTop w:val="0"/>
          <w:marBottom w:val="0"/>
          <w:divBdr>
            <w:top w:val="none" w:sz="0" w:space="0" w:color="auto"/>
            <w:left w:val="none" w:sz="0" w:space="0" w:color="auto"/>
            <w:bottom w:val="none" w:sz="0" w:space="0" w:color="auto"/>
            <w:right w:val="none" w:sz="0" w:space="0" w:color="auto"/>
          </w:divBdr>
        </w:div>
        <w:div w:id="353965547">
          <w:marLeft w:val="640"/>
          <w:marRight w:val="0"/>
          <w:marTop w:val="0"/>
          <w:marBottom w:val="0"/>
          <w:divBdr>
            <w:top w:val="none" w:sz="0" w:space="0" w:color="auto"/>
            <w:left w:val="none" w:sz="0" w:space="0" w:color="auto"/>
            <w:bottom w:val="none" w:sz="0" w:space="0" w:color="auto"/>
            <w:right w:val="none" w:sz="0" w:space="0" w:color="auto"/>
          </w:divBdr>
        </w:div>
        <w:div w:id="1507283682">
          <w:marLeft w:val="640"/>
          <w:marRight w:val="0"/>
          <w:marTop w:val="0"/>
          <w:marBottom w:val="0"/>
          <w:divBdr>
            <w:top w:val="none" w:sz="0" w:space="0" w:color="auto"/>
            <w:left w:val="none" w:sz="0" w:space="0" w:color="auto"/>
            <w:bottom w:val="none" w:sz="0" w:space="0" w:color="auto"/>
            <w:right w:val="none" w:sz="0" w:space="0" w:color="auto"/>
          </w:divBdr>
        </w:div>
        <w:div w:id="1357540912">
          <w:marLeft w:val="640"/>
          <w:marRight w:val="0"/>
          <w:marTop w:val="0"/>
          <w:marBottom w:val="0"/>
          <w:divBdr>
            <w:top w:val="none" w:sz="0" w:space="0" w:color="auto"/>
            <w:left w:val="none" w:sz="0" w:space="0" w:color="auto"/>
            <w:bottom w:val="none" w:sz="0" w:space="0" w:color="auto"/>
            <w:right w:val="none" w:sz="0" w:space="0" w:color="auto"/>
          </w:divBdr>
        </w:div>
        <w:div w:id="1470049996">
          <w:marLeft w:val="640"/>
          <w:marRight w:val="0"/>
          <w:marTop w:val="0"/>
          <w:marBottom w:val="0"/>
          <w:divBdr>
            <w:top w:val="none" w:sz="0" w:space="0" w:color="auto"/>
            <w:left w:val="none" w:sz="0" w:space="0" w:color="auto"/>
            <w:bottom w:val="none" w:sz="0" w:space="0" w:color="auto"/>
            <w:right w:val="none" w:sz="0" w:space="0" w:color="auto"/>
          </w:divBdr>
        </w:div>
        <w:div w:id="1624848681">
          <w:marLeft w:val="640"/>
          <w:marRight w:val="0"/>
          <w:marTop w:val="0"/>
          <w:marBottom w:val="0"/>
          <w:divBdr>
            <w:top w:val="none" w:sz="0" w:space="0" w:color="auto"/>
            <w:left w:val="none" w:sz="0" w:space="0" w:color="auto"/>
            <w:bottom w:val="none" w:sz="0" w:space="0" w:color="auto"/>
            <w:right w:val="none" w:sz="0" w:space="0" w:color="auto"/>
          </w:divBdr>
        </w:div>
        <w:div w:id="1929850631">
          <w:marLeft w:val="640"/>
          <w:marRight w:val="0"/>
          <w:marTop w:val="0"/>
          <w:marBottom w:val="0"/>
          <w:divBdr>
            <w:top w:val="none" w:sz="0" w:space="0" w:color="auto"/>
            <w:left w:val="none" w:sz="0" w:space="0" w:color="auto"/>
            <w:bottom w:val="none" w:sz="0" w:space="0" w:color="auto"/>
            <w:right w:val="none" w:sz="0" w:space="0" w:color="auto"/>
          </w:divBdr>
        </w:div>
        <w:div w:id="1016887012">
          <w:marLeft w:val="640"/>
          <w:marRight w:val="0"/>
          <w:marTop w:val="0"/>
          <w:marBottom w:val="0"/>
          <w:divBdr>
            <w:top w:val="none" w:sz="0" w:space="0" w:color="auto"/>
            <w:left w:val="none" w:sz="0" w:space="0" w:color="auto"/>
            <w:bottom w:val="none" w:sz="0" w:space="0" w:color="auto"/>
            <w:right w:val="none" w:sz="0" w:space="0" w:color="auto"/>
          </w:divBdr>
        </w:div>
        <w:div w:id="844631969">
          <w:marLeft w:val="640"/>
          <w:marRight w:val="0"/>
          <w:marTop w:val="0"/>
          <w:marBottom w:val="0"/>
          <w:divBdr>
            <w:top w:val="none" w:sz="0" w:space="0" w:color="auto"/>
            <w:left w:val="none" w:sz="0" w:space="0" w:color="auto"/>
            <w:bottom w:val="none" w:sz="0" w:space="0" w:color="auto"/>
            <w:right w:val="none" w:sz="0" w:space="0" w:color="auto"/>
          </w:divBdr>
        </w:div>
        <w:div w:id="333731423">
          <w:marLeft w:val="640"/>
          <w:marRight w:val="0"/>
          <w:marTop w:val="0"/>
          <w:marBottom w:val="0"/>
          <w:divBdr>
            <w:top w:val="none" w:sz="0" w:space="0" w:color="auto"/>
            <w:left w:val="none" w:sz="0" w:space="0" w:color="auto"/>
            <w:bottom w:val="none" w:sz="0" w:space="0" w:color="auto"/>
            <w:right w:val="none" w:sz="0" w:space="0" w:color="auto"/>
          </w:divBdr>
        </w:div>
        <w:div w:id="272369843">
          <w:marLeft w:val="640"/>
          <w:marRight w:val="0"/>
          <w:marTop w:val="0"/>
          <w:marBottom w:val="0"/>
          <w:divBdr>
            <w:top w:val="none" w:sz="0" w:space="0" w:color="auto"/>
            <w:left w:val="none" w:sz="0" w:space="0" w:color="auto"/>
            <w:bottom w:val="none" w:sz="0" w:space="0" w:color="auto"/>
            <w:right w:val="none" w:sz="0" w:space="0" w:color="auto"/>
          </w:divBdr>
        </w:div>
        <w:div w:id="1162545661">
          <w:marLeft w:val="640"/>
          <w:marRight w:val="0"/>
          <w:marTop w:val="0"/>
          <w:marBottom w:val="0"/>
          <w:divBdr>
            <w:top w:val="none" w:sz="0" w:space="0" w:color="auto"/>
            <w:left w:val="none" w:sz="0" w:space="0" w:color="auto"/>
            <w:bottom w:val="none" w:sz="0" w:space="0" w:color="auto"/>
            <w:right w:val="none" w:sz="0" w:space="0" w:color="auto"/>
          </w:divBdr>
        </w:div>
        <w:div w:id="995576311">
          <w:marLeft w:val="640"/>
          <w:marRight w:val="0"/>
          <w:marTop w:val="0"/>
          <w:marBottom w:val="0"/>
          <w:divBdr>
            <w:top w:val="none" w:sz="0" w:space="0" w:color="auto"/>
            <w:left w:val="none" w:sz="0" w:space="0" w:color="auto"/>
            <w:bottom w:val="none" w:sz="0" w:space="0" w:color="auto"/>
            <w:right w:val="none" w:sz="0" w:space="0" w:color="auto"/>
          </w:divBdr>
        </w:div>
        <w:div w:id="725758395">
          <w:marLeft w:val="640"/>
          <w:marRight w:val="0"/>
          <w:marTop w:val="0"/>
          <w:marBottom w:val="0"/>
          <w:divBdr>
            <w:top w:val="none" w:sz="0" w:space="0" w:color="auto"/>
            <w:left w:val="none" w:sz="0" w:space="0" w:color="auto"/>
            <w:bottom w:val="none" w:sz="0" w:space="0" w:color="auto"/>
            <w:right w:val="none" w:sz="0" w:space="0" w:color="auto"/>
          </w:divBdr>
        </w:div>
        <w:div w:id="1553268889">
          <w:marLeft w:val="640"/>
          <w:marRight w:val="0"/>
          <w:marTop w:val="0"/>
          <w:marBottom w:val="0"/>
          <w:divBdr>
            <w:top w:val="none" w:sz="0" w:space="0" w:color="auto"/>
            <w:left w:val="none" w:sz="0" w:space="0" w:color="auto"/>
            <w:bottom w:val="none" w:sz="0" w:space="0" w:color="auto"/>
            <w:right w:val="none" w:sz="0" w:space="0" w:color="auto"/>
          </w:divBdr>
        </w:div>
        <w:div w:id="1882671209">
          <w:marLeft w:val="640"/>
          <w:marRight w:val="0"/>
          <w:marTop w:val="0"/>
          <w:marBottom w:val="0"/>
          <w:divBdr>
            <w:top w:val="none" w:sz="0" w:space="0" w:color="auto"/>
            <w:left w:val="none" w:sz="0" w:space="0" w:color="auto"/>
            <w:bottom w:val="none" w:sz="0" w:space="0" w:color="auto"/>
            <w:right w:val="none" w:sz="0" w:space="0" w:color="auto"/>
          </w:divBdr>
        </w:div>
        <w:div w:id="2026518678">
          <w:marLeft w:val="640"/>
          <w:marRight w:val="0"/>
          <w:marTop w:val="0"/>
          <w:marBottom w:val="0"/>
          <w:divBdr>
            <w:top w:val="none" w:sz="0" w:space="0" w:color="auto"/>
            <w:left w:val="none" w:sz="0" w:space="0" w:color="auto"/>
            <w:bottom w:val="none" w:sz="0" w:space="0" w:color="auto"/>
            <w:right w:val="none" w:sz="0" w:space="0" w:color="auto"/>
          </w:divBdr>
        </w:div>
        <w:div w:id="1586109179">
          <w:marLeft w:val="640"/>
          <w:marRight w:val="0"/>
          <w:marTop w:val="0"/>
          <w:marBottom w:val="0"/>
          <w:divBdr>
            <w:top w:val="none" w:sz="0" w:space="0" w:color="auto"/>
            <w:left w:val="none" w:sz="0" w:space="0" w:color="auto"/>
            <w:bottom w:val="none" w:sz="0" w:space="0" w:color="auto"/>
            <w:right w:val="none" w:sz="0" w:space="0" w:color="auto"/>
          </w:divBdr>
        </w:div>
        <w:div w:id="831068184">
          <w:marLeft w:val="640"/>
          <w:marRight w:val="0"/>
          <w:marTop w:val="0"/>
          <w:marBottom w:val="0"/>
          <w:divBdr>
            <w:top w:val="none" w:sz="0" w:space="0" w:color="auto"/>
            <w:left w:val="none" w:sz="0" w:space="0" w:color="auto"/>
            <w:bottom w:val="none" w:sz="0" w:space="0" w:color="auto"/>
            <w:right w:val="none" w:sz="0" w:space="0" w:color="auto"/>
          </w:divBdr>
        </w:div>
        <w:div w:id="1592859183">
          <w:marLeft w:val="640"/>
          <w:marRight w:val="0"/>
          <w:marTop w:val="0"/>
          <w:marBottom w:val="0"/>
          <w:divBdr>
            <w:top w:val="none" w:sz="0" w:space="0" w:color="auto"/>
            <w:left w:val="none" w:sz="0" w:space="0" w:color="auto"/>
            <w:bottom w:val="none" w:sz="0" w:space="0" w:color="auto"/>
            <w:right w:val="none" w:sz="0" w:space="0" w:color="auto"/>
          </w:divBdr>
        </w:div>
        <w:div w:id="147869203">
          <w:marLeft w:val="640"/>
          <w:marRight w:val="0"/>
          <w:marTop w:val="0"/>
          <w:marBottom w:val="0"/>
          <w:divBdr>
            <w:top w:val="none" w:sz="0" w:space="0" w:color="auto"/>
            <w:left w:val="none" w:sz="0" w:space="0" w:color="auto"/>
            <w:bottom w:val="none" w:sz="0" w:space="0" w:color="auto"/>
            <w:right w:val="none" w:sz="0" w:space="0" w:color="auto"/>
          </w:divBdr>
        </w:div>
        <w:div w:id="1465342783">
          <w:marLeft w:val="640"/>
          <w:marRight w:val="0"/>
          <w:marTop w:val="0"/>
          <w:marBottom w:val="0"/>
          <w:divBdr>
            <w:top w:val="none" w:sz="0" w:space="0" w:color="auto"/>
            <w:left w:val="none" w:sz="0" w:space="0" w:color="auto"/>
            <w:bottom w:val="none" w:sz="0" w:space="0" w:color="auto"/>
            <w:right w:val="none" w:sz="0" w:space="0" w:color="auto"/>
          </w:divBdr>
        </w:div>
        <w:div w:id="700055783">
          <w:marLeft w:val="640"/>
          <w:marRight w:val="0"/>
          <w:marTop w:val="0"/>
          <w:marBottom w:val="0"/>
          <w:divBdr>
            <w:top w:val="none" w:sz="0" w:space="0" w:color="auto"/>
            <w:left w:val="none" w:sz="0" w:space="0" w:color="auto"/>
            <w:bottom w:val="none" w:sz="0" w:space="0" w:color="auto"/>
            <w:right w:val="none" w:sz="0" w:space="0" w:color="auto"/>
          </w:divBdr>
        </w:div>
        <w:div w:id="471367352">
          <w:marLeft w:val="640"/>
          <w:marRight w:val="0"/>
          <w:marTop w:val="0"/>
          <w:marBottom w:val="0"/>
          <w:divBdr>
            <w:top w:val="none" w:sz="0" w:space="0" w:color="auto"/>
            <w:left w:val="none" w:sz="0" w:space="0" w:color="auto"/>
            <w:bottom w:val="none" w:sz="0" w:space="0" w:color="auto"/>
            <w:right w:val="none" w:sz="0" w:space="0" w:color="auto"/>
          </w:divBdr>
        </w:div>
      </w:divsChild>
    </w:div>
    <w:div w:id="2125150692">
      <w:bodyDiv w:val="1"/>
      <w:marLeft w:val="0"/>
      <w:marRight w:val="0"/>
      <w:marTop w:val="0"/>
      <w:marBottom w:val="0"/>
      <w:divBdr>
        <w:top w:val="none" w:sz="0" w:space="0" w:color="auto"/>
        <w:left w:val="none" w:sz="0" w:space="0" w:color="auto"/>
        <w:bottom w:val="none" w:sz="0" w:space="0" w:color="auto"/>
        <w:right w:val="none" w:sz="0" w:space="0" w:color="auto"/>
      </w:divBdr>
      <w:divsChild>
        <w:div w:id="953094789">
          <w:marLeft w:val="640"/>
          <w:marRight w:val="0"/>
          <w:marTop w:val="0"/>
          <w:marBottom w:val="0"/>
          <w:divBdr>
            <w:top w:val="none" w:sz="0" w:space="0" w:color="auto"/>
            <w:left w:val="none" w:sz="0" w:space="0" w:color="auto"/>
            <w:bottom w:val="none" w:sz="0" w:space="0" w:color="auto"/>
            <w:right w:val="none" w:sz="0" w:space="0" w:color="auto"/>
          </w:divBdr>
        </w:div>
        <w:div w:id="2133862194">
          <w:marLeft w:val="640"/>
          <w:marRight w:val="0"/>
          <w:marTop w:val="0"/>
          <w:marBottom w:val="0"/>
          <w:divBdr>
            <w:top w:val="none" w:sz="0" w:space="0" w:color="auto"/>
            <w:left w:val="none" w:sz="0" w:space="0" w:color="auto"/>
            <w:bottom w:val="none" w:sz="0" w:space="0" w:color="auto"/>
            <w:right w:val="none" w:sz="0" w:space="0" w:color="auto"/>
          </w:divBdr>
        </w:div>
        <w:div w:id="805513330">
          <w:marLeft w:val="640"/>
          <w:marRight w:val="0"/>
          <w:marTop w:val="0"/>
          <w:marBottom w:val="0"/>
          <w:divBdr>
            <w:top w:val="none" w:sz="0" w:space="0" w:color="auto"/>
            <w:left w:val="none" w:sz="0" w:space="0" w:color="auto"/>
            <w:bottom w:val="none" w:sz="0" w:space="0" w:color="auto"/>
            <w:right w:val="none" w:sz="0" w:space="0" w:color="auto"/>
          </w:divBdr>
        </w:div>
        <w:div w:id="984165124">
          <w:marLeft w:val="640"/>
          <w:marRight w:val="0"/>
          <w:marTop w:val="0"/>
          <w:marBottom w:val="0"/>
          <w:divBdr>
            <w:top w:val="none" w:sz="0" w:space="0" w:color="auto"/>
            <w:left w:val="none" w:sz="0" w:space="0" w:color="auto"/>
            <w:bottom w:val="none" w:sz="0" w:space="0" w:color="auto"/>
            <w:right w:val="none" w:sz="0" w:space="0" w:color="auto"/>
          </w:divBdr>
        </w:div>
        <w:div w:id="1361197865">
          <w:marLeft w:val="640"/>
          <w:marRight w:val="0"/>
          <w:marTop w:val="0"/>
          <w:marBottom w:val="0"/>
          <w:divBdr>
            <w:top w:val="none" w:sz="0" w:space="0" w:color="auto"/>
            <w:left w:val="none" w:sz="0" w:space="0" w:color="auto"/>
            <w:bottom w:val="none" w:sz="0" w:space="0" w:color="auto"/>
            <w:right w:val="none" w:sz="0" w:space="0" w:color="auto"/>
          </w:divBdr>
        </w:div>
        <w:div w:id="844323903">
          <w:marLeft w:val="640"/>
          <w:marRight w:val="0"/>
          <w:marTop w:val="0"/>
          <w:marBottom w:val="0"/>
          <w:divBdr>
            <w:top w:val="none" w:sz="0" w:space="0" w:color="auto"/>
            <w:left w:val="none" w:sz="0" w:space="0" w:color="auto"/>
            <w:bottom w:val="none" w:sz="0" w:space="0" w:color="auto"/>
            <w:right w:val="none" w:sz="0" w:space="0" w:color="auto"/>
          </w:divBdr>
        </w:div>
        <w:div w:id="263924423">
          <w:marLeft w:val="640"/>
          <w:marRight w:val="0"/>
          <w:marTop w:val="0"/>
          <w:marBottom w:val="0"/>
          <w:divBdr>
            <w:top w:val="none" w:sz="0" w:space="0" w:color="auto"/>
            <w:left w:val="none" w:sz="0" w:space="0" w:color="auto"/>
            <w:bottom w:val="none" w:sz="0" w:space="0" w:color="auto"/>
            <w:right w:val="none" w:sz="0" w:space="0" w:color="auto"/>
          </w:divBdr>
        </w:div>
        <w:div w:id="826433029">
          <w:marLeft w:val="640"/>
          <w:marRight w:val="0"/>
          <w:marTop w:val="0"/>
          <w:marBottom w:val="0"/>
          <w:divBdr>
            <w:top w:val="none" w:sz="0" w:space="0" w:color="auto"/>
            <w:left w:val="none" w:sz="0" w:space="0" w:color="auto"/>
            <w:bottom w:val="none" w:sz="0" w:space="0" w:color="auto"/>
            <w:right w:val="none" w:sz="0" w:space="0" w:color="auto"/>
          </w:divBdr>
        </w:div>
        <w:div w:id="217673268">
          <w:marLeft w:val="640"/>
          <w:marRight w:val="0"/>
          <w:marTop w:val="0"/>
          <w:marBottom w:val="0"/>
          <w:divBdr>
            <w:top w:val="none" w:sz="0" w:space="0" w:color="auto"/>
            <w:left w:val="none" w:sz="0" w:space="0" w:color="auto"/>
            <w:bottom w:val="none" w:sz="0" w:space="0" w:color="auto"/>
            <w:right w:val="none" w:sz="0" w:space="0" w:color="auto"/>
          </w:divBdr>
        </w:div>
        <w:div w:id="1550459741">
          <w:marLeft w:val="640"/>
          <w:marRight w:val="0"/>
          <w:marTop w:val="0"/>
          <w:marBottom w:val="0"/>
          <w:divBdr>
            <w:top w:val="none" w:sz="0" w:space="0" w:color="auto"/>
            <w:left w:val="none" w:sz="0" w:space="0" w:color="auto"/>
            <w:bottom w:val="none" w:sz="0" w:space="0" w:color="auto"/>
            <w:right w:val="none" w:sz="0" w:space="0" w:color="auto"/>
          </w:divBdr>
        </w:div>
        <w:div w:id="1051149215">
          <w:marLeft w:val="640"/>
          <w:marRight w:val="0"/>
          <w:marTop w:val="0"/>
          <w:marBottom w:val="0"/>
          <w:divBdr>
            <w:top w:val="none" w:sz="0" w:space="0" w:color="auto"/>
            <w:left w:val="none" w:sz="0" w:space="0" w:color="auto"/>
            <w:bottom w:val="none" w:sz="0" w:space="0" w:color="auto"/>
            <w:right w:val="none" w:sz="0" w:space="0" w:color="auto"/>
          </w:divBdr>
        </w:div>
        <w:div w:id="1118912643">
          <w:marLeft w:val="640"/>
          <w:marRight w:val="0"/>
          <w:marTop w:val="0"/>
          <w:marBottom w:val="0"/>
          <w:divBdr>
            <w:top w:val="none" w:sz="0" w:space="0" w:color="auto"/>
            <w:left w:val="none" w:sz="0" w:space="0" w:color="auto"/>
            <w:bottom w:val="none" w:sz="0" w:space="0" w:color="auto"/>
            <w:right w:val="none" w:sz="0" w:space="0" w:color="auto"/>
          </w:divBdr>
        </w:div>
        <w:div w:id="1856964582">
          <w:marLeft w:val="640"/>
          <w:marRight w:val="0"/>
          <w:marTop w:val="0"/>
          <w:marBottom w:val="0"/>
          <w:divBdr>
            <w:top w:val="none" w:sz="0" w:space="0" w:color="auto"/>
            <w:left w:val="none" w:sz="0" w:space="0" w:color="auto"/>
            <w:bottom w:val="none" w:sz="0" w:space="0" w:color="auto"/>
            <w:right w:val="none" w:sz="0" w:space="0" w:color="auto"/>
          </w:divBdr>
        </w:div>
        <w:div w:id="2137289804">
          <w:marLeft w:val="640"/>
          <w:marRight w:val="0"/>
          <w:marTop w:val="0"/>
          <w:marBottom w:val="0"/>
          <w:divBdr>
            <w:top w:val="none" w:sz="0" w:space="0" w:color="auto"/>
            <w:left w:val="none" w:sz="0" w:space="0" w:color="auto"/>
            <w:bottom w:val="none" w:sz="0" w:space="0" w:color="auto"/>
            <w:right w:val="none" w:sz="0" w:space="0" w:color="auto"/>
          </w:divBdr>
        </w:div>
        <w:div w:id="955256039">
          <w:marLeft w:val="640"/>
          <w:marRight w:val="0"/>
          <w:marTop w:val="0"/>
          <w:marBottom w:val="0"/>
          <w:divBdr>
            <w:top w:val="none" w:sz="0" w:space="0" w:color="auto"/>
            <w:left w:val="none" w:sz="0" w:space="0" w:color="auto"/>
            <w:bottom w:val="none" w:sz="0" w:space="0" w:color="auto"/>
            <w:right w:val="none" w:sz="0" w:space="0" w:color="auto"/>
          </w:divBdr>
        </w:div>
        <w:div w:id="1985890563">
          <w:marLeft w:val="640"/>
          <w:marRight w:val="0"/>
          <w:marTop w:val="0"/>
          <w:marBottom w:val="0"/>
          <w:divBdr>
            <w:top w:val="none" w:sz="0" w:space="0" w:color="auto"/>
            <w:left w:val="none" w:sz="0" w:space="0" w:color="auto"/>
            <w:bottom w:val="none" w:sz="0" w:space="0" w:color="auto"/>
            <w:right w:val="none" w:sz="0" w:space="0" w:color="auto"/>
          </w:divBdr>
        </w:div>
        <w:div w:id="375276004">
          <w:marLeft w:val="640"/>
          <w:marRight w:val="0"/>
          <w:marTop w:val="0"/>
          <w:marBottom w:val="0"/>
          <w:divBdr>
            <w:top w:val="none" w:sz="0" w:space="0" w:color="auto"/>
            <w:left w:val="none" w:sz="0" w:space="0" w:color="auto"/>
            <w:bottom w:val="none" w:sz="0" w:space="0" w:color="auto"/>
            <w:right w:val="none" w:sz="0" w:space="0" w:color="auto"/>
          </w:divBdr>
        </w:div>
        <w:div w:id="1883975304">
          <w:marLeft w:val="640"/>
          <w:marRight w:val="0"/>
          <w:marTop w:val="0"/>
          <w:marBottom w:val="0"/>
          <w:divBdr>
            <w:top w:val="none" w:sz="0" w:space="0" w:color="auto"/>
            <w:left w:val="none" w:sz="0" w:space="0" w:color="auto"/>
            <w:bottom w:val="none" w:sz="0" w:space="0" w:color="auto"/>
            <w:right w:val="none" w:sz="0" w:space="0" w:color="auto"/>
          </w:divBdr>
        </w:div>
        <w:div w:id="733772154">
          <w:marLeft w:val="640"/>
          <w:marRight w:val="0"/>
          <w:marTop w:val="0"/>
          <w:marBottom w:val="0"/>
          <w:divBdr>
            <w:top w:val="none" w:sz="0" w:space="0" w:color="auto"/>
            <w:left w:val="none" w:sz="0" w:space="0" w:color="auto"/>
            <w:bottom w:val="none" w:sz="0" w:space="0" w:color="auto"/>
            <w:right w:val="none" w:sz="0" w:space="0" w:color="auto"/>
          </w:divBdr>
        </w:div>
        <w:div w:id="1926721756">
          <w:marLeft w:val="640"/>
          <w:marRight w:val="0"/>
          <w:marTop w:val="0"/>
          <w:marBottom w:val="0"/>
          <w:divBdr>
            <w:top w:val="none" w:sz="0" w:space="0" w:color="auto"/>
            <w:left w:val="none" w:sz="0" w:space="0" w:color="auto"/>
            <w:bottom w:val="none" w:sz="0" w:space="0" w:color="auto"/>
            <w:right w:val="none" w:sz="0" w:space="0" w:color="auto"/>
          </w:divBdr>
        </w:div>
        <w:div w:id="1247611356">
          <w:marLeft w:val="640"/>
          <w:marRight w:val="0"/>
          <w:marTop w:val="0"/>
          <w:marBottom w:val="0"/>
          <w:divBdr>
            <w:top w:val="none" w:sz="0" w:space="0" w:color="auto"/>
            <w:left w:val="none" w:sz="0" w:space="0" w:color="auto"/>
            <w:bottom w:val="none" w:sz="0" w:space="0" w:color="auto"/>
            <w:right w:val="none" w:sz="0" w:space="0" w:color="auto"/>
          </w:divBdr>
        </w:div>
        <w:div w:id="1459300007">
          <w:marLeft w:val="640"/>
          <w:marRight w:val="0"/>
          <w:marTop w:val="0"/>
          <w:marBottom w:val="0"/>
          <w:divBdr>
            <w:top w:val="none" w:sz="0" w:space="0" w:color="auto"/>
            <w:left w:val="none" w:sz="0" w:space="0" w:color="auto"/>
            <w:bottom w:val="none" w:sz="0" w:space="0" w:color="auto"/>
            <w:right w:val="none" w:sz="0" w:space="0" w:color="auto"/>
          </w:divBdr>
        </w:div>
        <w:div w:id="2010936745">
          <w:marLeft w:val="640"/>
          <w:marRight w:val="0"/>
          <w:marTop w:val="0"/>
          <w:marBottom w:val="0"/>
          <w:divBdr>
            <w:top w:val="none" w:sz="0" w:space="0" w:color="auto"/>
            <w:left w:val="none" w:sz="0" w:space="0" w:color="auto"/>
            <w:bottom w:val="none" w:sz="0" w:space="0" w:color="auto"/>
            <w:right w:val="none" w:sz="0" w:space="0" w:color="auto"/>
          </w:divBdr>
        </w:div>
        <w:div w:id="1855537984">
          <w:marLeft w:val="640"/>
          <w:marRight w:val="0"/>
          <w:marTop w:val="0"/>
          <w:marBottom w:val="0"/>
          <w:divBdr>
            <w:top w:val="none" w:sz="0" w:space="0" w:color="auto"/>
            <w:left w:val="none" w:sz="0" w:space="0" w:color="auto"/>
            <w:bottom w:val="none" w:sz="0" w:space="0" w:color="auto"/>
            <w:right w:val="none" w:sz="0" w:space="0" w:color="auto"/>
          </w:divBdr>
        </w:div>
        <w:div w:id="38284404">
          <w:marLeft w:val="640"/>
          <w:marRight w:val="0"/>
          <w:marTop w:val="0"/>
          <w:marBottom w:val="0"/>
          <w:divBdr>
            <w:top w:val="none" w:sz="0" w:space="0" w:color="auto"/>
            <w:left w:val="none" w:sz="0" w:space="0" w:color="auto"/>
            <w:bottom w:val="none" w:sz="0" w:space="0" w:color="auto"/>
            <w:right w:val="none" w:sz="0" w:space="0" w:color="auto"/>
          </w:divBdr>
        </w:div>
        <w:div w:id="1634556914">
          <w:marLeft w:val="640"/>
          <w:marRight w:val="0"/>
          <w:marTop w:val="0"/>
          <w:marBottom w:val="0"/>
          <w:divBdr>
            <w:top w:val="none" w:sz="0" w:space="0" w:color="auto"/>
            <w:left w:val="none" w:sz="0" w:space="0" w:color="auto"/>
            <w:bottom w:val="none" w:sz="0" w:space="0" w:color="auto"/>
            <w:right w:val="none" w:sz="0" w:space="0" w:color="auto"/>
          </w:divBdr>
        </w:div>
        <w:div w:id="1893274240">
          <w:marLeft w:val="640"/>
          <w:marRight w:val="0"/>
          <w:marTop w:val="0"/>
          <w:marBottom w:val="0"/>
          <w:divBdr>
            <w:top w:val="none" w:sz="0" w:space="0" w:color="auto"/>
            <w:left w:val="none" w:sz="0" w:space="0" w:color="auto"/>
            <w:bottom w:val="none" w:sz="0" w:space="0" w:color="auto"/>
            <w:right w:val="none" w:sz="0" w:space="0" w:color="auto"/>
          </w:divBdr>
        </w:div>
        <w:div w:id="890851140">
          <w:marLeft w:val="640"/>
          <w:marRight w:val="0"/>
          <w:marTop w:val="0"/>
          <w:marBottom w:val="0"/>
          <w:divBdr>
            <w:top w:val="none" w:sz="0" w:space="0" w:color="auto"/>
            <w:left w:val="none" w:sz="0" w:space="0" w:color="auto"/>
            <w:bottom w:val="none" w:sz="0" w:space="0" w:color="auto"/>
            <w:right w:val="none" w:sz="0" w:space="0" w:color="auto"/>
          </w:divBdr>
        </w:div>
        <w:div w:id="60686699">
          <w:marLeft w:val="640"/>
          <w:marRight w:val="0"/>
          <w:marTop w:val="0"/>
          <w:marBottom w:val="0"/>
          <w:divBdr>
            <w:top w:val="none" w:sz="0" w:space="0" w:color="auto"/>
            <w:left w:val="none" w:sz="0" w:space="0" w:color="auto"/>
            <w:bottom w:val="none" w:sz="0" w:space="0" w:color="auto"/>
            <w:right w:val="none" w:sz="0" w:space="0" w:color="auto"/>
          </w:divBdr>
        </w:div>
        <w:div w:id="2143845154">
          <w:marLeft w:val="640"/>
          <w:marRight w:val="0"/>
          <w:marTop w:val="0"/>
          <w:marBottom w:val="0"/>
          <w:divBdr>
            <w:top w:val="none" w:sz="0" w:space="0" w:color="auto"/>
            <w:left w:val="none" w:sz="0" w:space="0" w:color="auto"/>
            <w:bottom w:val="none" w:sz="0" w:space="0" w:color="auto"/>
            <w:right w:val="none" w:sz="0" w:space="0" w:color="auto"/>
          </w:divBdr>
        </w:div>
        <w:div w:id="1666936290">
          <w:marLeft w:val="640"/>
          <w:marRight w:val="0"/>
          <w:marTop w:val="0"/>
          <w:marBottom w:val="0"/>
          <w:divBdr>
            <w:top w:val="none" w:sz="0" w:space="0" w:color="auto"/>
            <w:left w:val="none" w:sz="0" w:space="0" w:color="auto"/>
            <w:bottom w:val="none" w:sz="0" w:space="0" w:color="auto"/>
            <w:right w:val="none" w:sz="0" w:space="0" w:color="auto"/>
          </w:divBdr>
        </w:div>
        <w:div w:id="250508322">
          <w:marLeft w:val="640"/>
          <w:marRight w:val="0"/>
          <w:marTop w:val="0"/>
          <w:marBottom w:val="0"/>
          <w:divBdr>
            <w:top w:val="none" w:sz="0" w:space="0" w:color="auto"/>
            <w:left w:val="none" w:sz="0" w:space="0" w:color="auto"/>
            <w:bottom w:val="none" w:sz="0" w:space="0" w:color="auto"/>
            <w:right w:val="none" w:sz="0" w:space="0" w:color="auto"/>
          </w:divBdr>
        </w:div>
        <w:div w:id="1837500609">
          <w:marLeft w:val="640"/>
          <w:marRight w:val="0"/>
          <w:marTop w:val="0"/>
          <w:marBottom w:val="0"/>
          <w:divBdr>
            <w:top w:val="none" w:sz="0" w:space="0" w:color="auto"/>
            <w:left w:val="none" w:sz="0" w:space="0" w:color="auto"/>
            <w:bottom w:val="none" w:sz="0" w:space="0" w:color="auto"/>
            <w:right w:val="none" w:sz="0" w:space="0" w:color="auto"/>
          </w:divBdr>
        </w:div>
        <w:div w:id="1894921258">
          <w:marLeft w:val="640"/>
          <w:marRight w:val="0"/>
          <w:marTop w:val="0"/>
          <w:marBottom w:val="0"/>
          <w:divBdr>
            <w:top w:val="none" w:sz="0" w:space="0" w:color="auto"/>
            <w:left w:val="none" w:sz="0" w:space="0" w:color="auto"/>
            <w:bottom w:val="none" w:sz="0" w:space="0" w:color="auto"/>
            <w:right w:val="none" w:sz="0" w:space="0" w:color="auto"/>
          </w:divBdr>
        </w:div>
        <w:div w:id="1172911290">
          <w:marLeft w:val="640"/>
          <w:marRight w:val="0"/>
          <w:marTop w:val="0"/>
          <w:marBottom w:val="0"/>
          <w:divBdr>
            <w:top w:val="none" w:sz="0" w:space="0" w:color="auto"/>
            <w:left w:val="none" w:sz="0" w:space="0" w:color="auto"/>
            <w:bottom w:val="none" w:sz="0" w:space="0" w:color="auto"/>
            <w:right w:val="none" w:sz="0" w:space="0" w:color="auto"/>
          </w:divBdr>
        </w:div>
        <w:div w:id="1737043907">
          <w:marLeft w:val="640"/>
          <w:marRight w:val="0"/>
          <w:marTop w:val="0"/>
          <w:marBottom w:val="0"/>
          <w:divBdr>
            <w:top w:val="none" w:sz="0" w:space="0" w:color="auto"/>
            <w:left w:val="none" w:sz="0" w:space="0" w:color="auto"/>
            <w:bottom w:val="none" w:sz="0" w:space="0" w:color="auto"/>
            <w:right w:val="none" w:sz="0" w:space="0" w:color="auto"/>
          </w:divBdr>
        </w:div>
        <w:div w:id="1478106646">
          <w:marLeft w:val="640"/>
          <w:marRight w:val="0"/>
          <w:marTop w:val="0"/>
          <w:marBottom w:val="0"/>
          <w:divBdr>
            <w:top w:val="none" w:sz="0" w:space="0" w:color="auto"/>
            <w:left w:val="none" w:sz="0" w:space="0" w:color="auto"/>
            <w:bottom w:val="none" w:sz="0" w:space="0" w:color="auto"/>
            <w:right w:val="none" w:sz="0" w:space="0" w:color="auto"/>
          </w:divBdr>
        </w:div>
        <w:div w:id="996493983">
          <w:marLeft w:val="640"/>
          <w:marRight w:val="0"/>
          <w:marTop w:val="0"/>
          <w:marBottom w:val="0"/>
          <w:divBdr>
            <w:top w:val="none" w:sz="0" w:space="0" w:color="auto"/>
            <w:left w:val="none" w:sz="0" w:space="0" w:color="auto"/>
            <w:bottom w:val="none" w:sz="0" w:space="0" w:color="auto"/>
            <w:right w:val="none" w:sz="0" w:space="0" w:color="auto"/>
          </w:divBdr>
        </w:div>
        <w:div w:id="1397893147">
          <w:marLeft w:val="640"/>
          <w:marRight w:val="0"/>
          <w:marTop w:val="0"/>
          <w:marBottom w:val="0"/>
          <w:divBdr>
            <w:top w:val="none" w:sz="0" w:space="0" w:color="auto"/>
            <w:left w:val="none" w:sz="0" w:space="0" w:color="auto"/>
            <w:bottom w:val="none" w:sz="0" w:space="0" w:color="auto"/>
            <w:right w:val="none" w:sz="0" w:space="0" w:color="auto"/>
          </w:divBdr>
        </w:div>
        <w:div w:id="626665951">
          <w:marLeft w:val="640"/>
          <w:marRight w:val="0"/>
          <w:marTop w:val="0"/>
          <w:marBottom w:val="0"/>
          <w:divBdr>
            <w:top w:val="none" w:sz="0" w:space="0" w:color="auto"/>
            <w:left w:val="none" w:sz="0" w:space="0" w:color="auto"/>
            <w:bottom w:val="none" w:sz="0" w:space="0" w:color="auto"/>
            <w:right w:val="none" w:sz="0" w:space="0" w:color="auto"/>
          </w:divBdr>
        </w:div>
        <w:div w:id="1439134950">
          <w:marLeft w:val="640"/>
          <w:marRight w:val="0"/>
          <w:marTop w:val="0"/>
          <w:marBottom w:val="0"/>
          <w:divBdr>
            <w:top w:val="none" w:sz="0" w:space="0" w:color="auto"/>
            <w:left w:val="none" w:sz="0" w:space="0" w:color="auto"/>
            <w:bottom w:val="none" w:sz="0" w:space="0" w:color="auto"/>
            <w:right w:val="none" w:sz="0" w:space="0" w:color="auto"/>
          </w:divBdr>
        </w:div>
        <w:div w:id="1448084886">
          <w:marLeft w:val="640"/>
          <w:marRight w:val="0"/>
          <w:marTop w:val="0"/>
          <w:marBottom w:val="0"/>
          <w:divBdr>
            <w:top w:val="none" w:sz="0" w:space="0" w:color="auto"/>
            <w:left w:val="none" w:sz="0" w:space="0" w:color="auto"/>
            <w:bottom w:val="none" w:sz="0" w:space="0" w:color="auto"/>
            <w:right w:val="none" w:sz="0" w:space="0" w:color="auto"/>
          </w:divBdr>
        </w:div>
        <w:div w:id="1284921413">
          <w:marLeft w:val="640"/>
          <w:marRight w:val="0"/>
          <w:marTop w:val="0"/>
          <w:marBottom w:val="0"/>
          <w:divBdr>
            <w:top w:val="none" w:sz="0" w:space="0" w:color="auto"/>
            <w:left w:val="none" w:sz="0" w:space="0" w:color="auto"/>
            <w:bottom w:val="none" w:sz="0" w:space="0" w:color="auto"/>
            <w:right w:val="none" w:sz="0" w:space="0" w:color="auto"/>
          </w:divBdr>
        </w:div>
        <w:div w:id="1770271502">
          <w:marLeft w:val="640"/>
          <w:marRight w:val="0"/>
          <w:marTop w:val="0"/>
          <w:marBottom w:val="0"/>
          <w:divBdr>
            <w:top w:val="none" w:sz="0" w:space="0" w:color="auto"/>
            <w:left w:val="none" w:sz="0" w:space="0" w:color="auto"/>
            <w:bottom w:val="none" w:sz="0" w:space="0" w:color="auto"/>
            <w:right w:val="none" w:sz="0" w:space="0" w:color="auto"/>
          </w:divBdr>
        </w:div>
        <w:div w:id="1059208276">
          <w:marLeft w:val="640"/>
          <w:marRight w:val="0"/>
          <w:marTop w:val="0"/>
          <w:marBottom w:val="0"/>
          <w:divBdr>
            <w:top w:val="none" w:sz="0" w:space="0" w:color="auto"/>
            <w:left w:val="none" w:sz="0" w:space="0" w:color="auto"/>
            <w:bottom w:val="none" w:sz="0" w:space="0" w:color="auto"/>
            <w:right w:val="none" w:sz="0" w:space="0" w:color="auto"/>
          </w:divBdr>
        </w:div>
        <w:div w:id="1841695619">
          <w:marLeft w:val="640"/>
          <w:marRight w:val="0"/>
          <w:marTop w:val="0"/>
          <w:marBottom w:val="0"/>
          <w:divBdr>
            <w:top w:val="none" w:sz="0" w:space="0" w:color="auto"/>
            <w:left w:val="none" w:sz="0" w:space="0" w:color="auto"/>
            <w:bottom w:val="none" w:sz="0" w:space="0" w:color="auto"/>
            <w:right w:val="none" w:sz="0" w:space="0" w:color="auto"/>
          </w:divBdr>
        </w:div>
        <w:div w:id="986671177">
          <w:marLeft w:val="640"/>
          <w:marRight w:val="0"/>
          <w:marTop w:val="0"/>
          <w:marBottom w:val="0"/>
          <w:divBdr>
            <w:top w:val="none" w:sz="0" w:space="0" w:color="auto"/>
            <w:left w:val="none" w:sz="0" w:space="0" w:color="auto"/>
            <w:bottom w:val="none" w:sz="0" w:space="0" w:color="auto"/>
            <w:right w:val="none" w:sz="0" w:space="0" w:color="auto"/>
          </w:divBdr>
        </w:div>
        <w:div w:id="1768038919">
          <w:marLeft w:val="640"/>
          <w:marRight w:val="0"/>
          <w:marTop w:val="0"/>
          <w:marBottom w:val="0"/>
          <w:divBdr>
            <w:top w:val="none" w:sz="0" w:space="0" w:color="auto"/>
            <w:left w:val="none" w:sz="0" w:space="0" w:color="auto"/>
            <w:bottom w:val="none" w:sz="0" w:space="0" w:color="auto"/>
            <w:right w:val="none" w:sz="0" w:space="0" w:color="auto"/>
          </w:divBdr>
        </w:div>
        <w:div w:id="2102485199">
          <w:marLeft w:val="640"/>
          <w:marRight w:val="0"/>
          <w:marTop w:val="0"/>
          <w:marBottom w:val="0"/>
          <w:divBdr>
            <w:top w:val="none" w:sz="0" w:space="0" w:color="auto"/>
            <w:left w:val="none" w:sz="0" w:space="0" w:color="auto"/>
            <w:bottom w:val="none" w:sz="0" w:space="0" w:color="auto"/>
            <w:right w:val="none" w:sz="0" w:space="0" w:color="auto"/>
          </w:divBdr>
        </w:div>
        <w:div w:id="163980288">
          <w:marLeft w:val="640"/>
          <w:marRight w:val="0"/>
          <w:marTop w:val="0"/>
          <w:marBottom w:val="0"/>
          <w:divBdr>
            <w:top w:val="none" w:sz="0" w:space="0" w:color="auto"/>
            <w:left w:val="none" w:sz="0" w:space="0" w:color="auto"/>
            <w:bottom w:val="none" w:sz="0" w:space="0" w:color="auto"/>
            <w:right w:val="none" w:sz="0" w:space="0" w:color="auto"/>
          </w:divBdr>
        </w:div>
        <w:div w:id="503400547">
          <w:marLeft w:val="640"/>
          <w:marRight w:val="0"/>
          <w:marTop w:val="0"/>
          <w:marBottom w:val="0"/>
          <w:divBdr>
            <w:top w:val="none" w:sz="0" w:space="0" w:color="auto"/>
            <w:left w:val="none" w:sz="0" w:space="0" w:color="auto"/>
            <w:bottom w:val="none" w:sz="0" w:space="0" w:color="auto"/>
            <w:right w:val="none" w:sz="0" w:space="0" w:color="auto"/>
          </w:divBdr>
        </w:div>
        <w:div w:id="498811620">
          <w:marLeft w:val="640"/>
          <w:marRight w:val="0"/>
          <w:marTop w:val="0"/>
          <w:marBottom w:val="0"/>
          <w:divBdr>
            <w:top w:val="none" w:sz="0" w:space="0" w:color="auto"/>
            <w:left w:val="none" w:sz="0" w:space="0" w:color="auto"/>
            <w:bottom w:val="none" w:sz="0" w:space="0" w:color="auto"/>
            <w:right w:val="none" w:sz="0" w:space="0" w:color="auto"/>
          </w:divBdr>
        </w:div>
        <w:div w:id="888884585">
          <w:marLeft w:val="640"/>
          <w:marRight w:val="0"/>
          <w:marTop w:val="0"/>
          <w:marBottom w:val="0"/>
          <w:divBdr>
            <w:top w:val="none" w:sz="0" w:space="0" w:color="auto"/>
            <w:left w:val="none" w:sz="0" w:space="0" w:color="auto"/>
            <w:bottom w:val="none" w:sz="0" w:space="0" w:color="auto"/>
            <w:right w:val="none" w:sz="0" w:space="0" w:color="auto"/>
          </w:divBdr>
        </w:div>
        <w:div w:id="1459496892">
          <w:marLeft w:val="640"/>
          <w:marRight w:val="0"/>
          <w:marTop w:val="0"/>
          <w:marBottom w:val="0"/>
          <w:divBdr>
            <w:top w:val="none" w:sz="0" w:space="0" w:color="auto"/>
            <w:left w:val="none" w:sz="0" w:space="0" w:color="auto"/>
            <w:bottom w:val="none" w:sz="0" w:space="0" w:color="auto"/>
            <w:right w:val="none" w:sz="0" w:space="0" w:color="auto"/>
          </w:divBdr>
        </w:div>
        <w:div w:id="1643660589">
          <w:marLeft w:val="640"/>
          <w:marRight w:val="0"/>
          <w:marTop w:val="0"/>
          <w:marBottom w:val="0"/>
          <w:divBdr>
            <w:top w:val="none" w:sz="0" w:space="0" w:color="auto"/>
            <w:left w:val="none" w:sz="0" w:space="0" w:color="auto"/>
            <w:bottom w:val="none" w:sz="0" w:space="0" w:color="auto"/>
            <w:right w:val="none" w:sz="0" w:space="0" w:color="auto"/>
          </w:divBdr>
        </w:div>
        <w:div w:id="2071684211">
          <w:marLeft w:val="640"/>
          <w:marRight w:val="0"/>
          <w:marTop w:val="0"/>
          <w:marBottom w:val="0"/>
          <w:divBdr>
            <w:top w:val="none" w:sz="0" w:space="0" w:color="auto"/>
            <w:left w:val="none" w:sz="0" w:space="0" w:color="auto"/>
            <w:bottom w:val="none" w:sz="0" w:space="0" w:color="auto"/>
            <w:right w:val="none" w:sz="0" w:space="0" w:color="auto"/>
          </w:divBdr>
        </w:div>
        <w:div w:id="955713929">
          <w:marLeft w:val="640"/>
          <w:marRight w:val="0"/>
          <w:marTop w:val="0"/>
          <w:marBottom w:val="0"/>
          <w:divBdr>
            <w:top w:val="none" w:sz="0" w:space="0" w:color="auto"/>
            <w:left w:val="none" w:sz="0" w:space="0" w:color="auto"/>
            <w:bottom w:val="none" w:sz="0" w:space="0" w:color="auto"/>
            <w:right w:val="none" w:sz="0" w:space="0" w:color="auto"/>
          </w:divBdr>
        </w:div>
        <w:div w:id="1350596507">
          <w:marLeft w:val="640"/>
          <w:marRight w:val="0"/>
          <w:marTop w:val="0"/>
          <w:marBottom w:val="0"/>
          <w:divBdr>
            <w:top w:val="none" w:sz="0" w:space="0" w:color="auto"/>
            <w:left w:val="none" w:sz="0" w:space="0" w:color="auto"/>
            <w:bottom w:val="none" w:sz="0" w:space="0" w:color="auto"/>
            <w:right w:val="none" w:sz="0" w:space="0" w:color="auto"/>
          </w:divBdr>
        </w:div>
        <w:div w:id="404884287">
          <w:marLeft w:val="640"/>
          <w:marRight w:val="0"/>
          <w:marTop w:val="0"/>
          <w:marBottom w:val="0"/>
          <w:divBdr>
            <w:top w:val="none" w:sz="0" w:space="0" w:color="auto"/>
            <w:left w:val="none" w:sz="0" w:space="0" w:color="auto"/>
            <w:bottom w:val="none" w:sz="0" w:space="0" w:color="auto"/>
            <w:right w:val="none" w:sz="0" w:space="0" w:color="auto"/>
          </w:divBdr>
        </w:div>
        <w:div w:id="151216623">
          <w:marLeft w:val="640"/>
          <w:marRight w:val="0"/>
          <w:marTop w:val="0"/>
          <w:marBottom w:val="0"/>
          <w:divBdr>
            <w:top w:val="none" w:sz="0" w:space="0" w:color="auto"/>
            <w:left w:val="none" w:sz="0" w:space="0" w:color="auto"/>
            <w:bottom w:val="none" w:sz="0" w:space="0" w:color="auto"/>
            <w:right w:val="none" w:sz="0" w:space="0" w:color="auto"/>
          </w:divBdr>
        </w:div>
        <w:div w:id="999774218">
          <w:marLeft w:val="640"/>
          <w:marRight w:val="0"/>
          <w:marTop w:val="0"/>
          <w:marBottom w:val="0"/>
          <w:divBdr>
            <w:top w:val="none" w:sz="0" w:space="0" w:color="auto"/>
            <w:left w:val="none" w:sz="0" w:space="0" w:color="auto"/>
            <w:bottom w:val="none" w:sz="0" w:space="0" w:color="auto"/>
            <w:right w:val="none" w:sz="0" w:space="0" w:color="auto"/>
          </w:divBdr>
        </w:div>
        <w:div w:id="129249529">
          <w:marLeft w:val="640"/>
          <w:marRight w:val="0"/>
          <w:marTop w:val="0"/>
          <w:marBottom w:val="0"/>
          <w:divBdr>
            <w:top w:val="none" w:sz="0" w:space="0" w:color="auto"/>
            <w:left w:val="none" w:sz="0" w:space="0" w:color="auto"/>
            <w:bottom w:val="none" w:sz="0" w:space="0" w:color="auto"/>
            <w:right w:val="none" w:sz="0" w:space="0" w:color="auto"/>
          </w:divBdr>
        </w:div>
        <w:div w:id="1356270701">
          <w:marLeft w:val="640"/>
          <w:marRight w:val="0"/>
          <w:marTop w:val="0"/>
          <w:marBottom w:val="0"/>
          <w:divBdr>
            <w:top w:val="none" w:sz="0" w:space="0" w:color="auto"/>
            <w:left w:val="none" w:sz="0" w:space="0" w:color="auto"/>
            <w:bottom w:val="none" w:sz="0" w:space="0" w:color="auto"/>
            <w:right w:val="none" w:sz="0" w:space="0" w:color="auto"/>
          </w:divBdr>
        </w:div>
        <w:div w:id="851141497">
          <w:marLeft w:val="640"/>
          <w:marRight w:val="0"/>
          <w:marTop w:val="0"/>
          <w:marBottom w:val="0"/>
          <w:divBdr>
            <w:top w:val="none" w:sz="0" w:space="0" w:color="auto"/>
            <w:left w:val="none" w:sz="0" w:space="0" w:color="auto"/>
            <w:bottom w:val="none" w:sz="0" w:space="0" w:color="auto"/>
            <w:right w:val="none" w:sz="0" w:space="0" w:color="auto"/>
          </w:divBdr>
        </w:div>
        <w:div w:id="946544240">
          <w:marLeft w:val="640"/>
          <w:marRight w:val="0"/>
          <w:marTop w:val="0"/>
          <w:marBottom w:val="0"/>
          <w:divBdr>
            <w:top w:val="none" w:sz="0" w:space="0" w:color="auto"/>
            <w:left w:val="none" w:sz="0" w:space="0" w:color="auto"/>
            <w:bottom w:val="none" w:sz="0" w:space="0" w:color="auto"/>
            <w:right w:val="none" w:sz="0" w:space="0" w:color="auto"/>
          </w:divBdr>
        </w:div>
        <w:div w:id="1099594932">
          <w:marLeft w:val="640"/>
          <w:marRight w:val="0"/>
          <w:marTop w:val="0"/>
          <w:marBottom w:val="0"/>
          <w:divBdr>
            <w:top w:val="none" w:sz="0" w:space="0" w:color="auto"/>
            <w:left w:val="none" w:sz="0" w:space="0" w:color="auto"/>
            <w:bottom w:val="none" w:sz="0" w:space="0" w:color="auto"/>
            <w:right w:val="none" w:sz="0" w:space="0" w:color="auto"/>
          </w:divBdr>
        </w:div>
        <w:div w:id="923219238">
          <w:marLeft w:val="640"/>
          <w:marRight w:val="0"/>
          <w:marTop w:val="0"/>
          <w:marBottom w:val="0"/>
          <w:divBdr>
            <w:top w:val="none" w:sz="0" w:space="0" w:color="auto"/>
            <w:left w:val="none" w:sz="0" w:space="0" w:color="auto"/>
            <w:bottom w:val="none" w:sz="0" w:space="0" w:color="auto"/>
            <w:right w:val="none" w:sz="0" w:space="0" w:color="auto"/>
          </w:divBdr>
        </w:div>
        <w:div w:id="199124816">
          <w:marLeft w:val="640"/>
          <w:marRight w:val="0"/>
          <w:marTop w:val="0"/>
          <w:marBottom w:val="0"/>
          <w:divBdr>
            <w:top w:val="none" w:sz="0" w:space="0" w:color="auto"/>
            <w:left w:val="none" w:sz="0" w:space="0" w:color="auto"/>
            <w:bottom w:val="none" w:sz="0" w:space="0" w:color="auto"/>
            <w:right w:val="none" w:sz="0" w:space="0" w:color="auto"/>
          </w:divBdr>
        </w:div>
        <w:div w:id="298001102">
          <w:marLeft w:val="640"/>
          <w:marRight w:val="0"/>
          <w:marTop w:val="0"/>
          <w:marBottom w:val="0"/>
          <w:divBdr>
            <w:top w:val="none" w:sz="0" w:space="0" w:color="auto"/>
            <w:left w:val="none" w:sz="0" w:space="0" w:color="auto"/>
            <w:bottom w:val="none" w:sz="0" w:space="0" w:color="auto"/>
            <w:right w:val="none" w:sz="0" w:space="0" w:color="auto"/>
          </w:divBdr>
        </w:div>
        <w:div w:id="1394233353">
          <w:marLeft w:val="640"/>
          <w:marRight w:val="0"/>
          <w:marTop w:val="0"/>
          <w:marBottom w:val="0"/>
          <w:divBdr>
            <w:top w:val="none" w:sz="0" w:space="0" w:color="auto"/>
            <w:left w:val="none" w:sz="0" w:space="0" w:color="auto"/>
            <w:bottom w:val="none" w:sz="0" w:space="0" w:color="auto"/>
            <w:right w:val="none" w:sz="0" w:space="0" w:color="auto"/>
          </w:divBdr>
        </w:div>
        <w:div w:id="2116290994">
          <w:marLeft w:val="640"/>
          <w:marRight w:val="0"/>
          <w:marTop w:val="0"/>
          <w:marBottom w:val="0"/>
          <w:divBdr>
            <w:top w:val="none" w:sz="0" w:space="0" w:color="auto"/>
            <w:left w:val="none" w:sz="0" w:space="0" w:color="auto"/>
            <w:bottom w:val="none" w:sz="0" w:space="0" w:color="auto"/>
            <w:right w:val="none" w:sz="0" w:space="0" w:color="auto"/>
          </w:divBdr>
        </w:div>
        <w:div w:id="195696741">
          <w:marLeft w:val="640"/>
          <w:marRight w:val="0"/>
          <w:marTop w:val="0"/>
          <w:marBottom w:val="0"/>
          <w:divBdr>
            <w:top w:val="none" w:sz="0" w:space="0" w:color="auto"/>
            <w:left w:val="none" w:sz="0" w:space="0" w:color="auto"/>
            <w:bottom w:val="none" w:sz="0" w:space="0" w:color="auto"/>
            <w:right w:val="none" w:sz="0" w:space="0" w:color="auto"/>
          </w:divBdr>
        </w:div>
        <w:div w:id="1460101460">
          <w:marLeft w:val="640"/>
          <w:marRight w:val="0"/>
          <w:marTop w:val="0"/>
          <w:marBottom w:val="0"/>
          <w:divBdr>
            <w:top w:val="none" w:sz="0" w:space="0" w:color="auto"/>
            <w:left w:val="none" w:sz="0" w:space="0" w:color="auto"/>
            <w:bottom w:val="none" w:sz="0" w:space="0" w:color="auto"/>
            <w:right w:val="none" w:sz="0" w:space="0" w:color="auto"/>
          </w:divBdr>
        </w:div>
        <w:div w:id="1842890702">
          <w:marLeft w:val="640"/>
          <w:marRight w:val="0"/>
          <w:marTop w:val="0"/>
          <w:marBottom w:val="0"/>
          <w:divBdr>
            <w:top w:val="none" w:sz="0" w:space="0" w:color="auto"/>
            <w:left w:val="none" w:sz="0" w:space="0" w:color="auto"/>
            <w:bottom w:val="none" w:sz="0" w:space="0" w:color="auto"/>
            <w:right w:val="none" w:sz="0" w:space="0" w:color="auto"/>
          </w:divBdr>
        </w:div>
        <w:div w:id="1493328979">
          <w:marLeft w:val="640"/>
          <w:marRight w:val="0"/>
          <w:marTop w:val="0"/>
          <w:marBottom w:val="0"/>
          <w:divBdr>
            <w:top w:val="none" w:sz="0" w:space="0" w:color="auto"/>
            <w:left w:val="none" w:sz="0" w:space="0" w:color="auto"/>
            <w:bottom w:val="none" w:sz="0" w:space="0" w:color="auto"/>
            <w:right w:val="none" w:sz="0" w:space="0" w:color="auto"/>
          </w:divBdr>
        </w:div>
        <w:div w:id="2068067390">
          <w:marLeft w:val="640"/>
          <w:marRight w:val="0"/>
          <w:marTop w:val="0"/>
          <w:marBottom w:val="0"/>
          <w:divBdr>
            <w:top w:val="none" w:sz="0" w:space="0" w:color="auto"/>
            <w:left w:val="none" w:sz="0" w:space="0" w:color="auto"/>
            <w:bottom w:val="none" w:sz="0" w:space="0" w:color="auto"/>
            <w:right w:val="none" w:sz="0" w:space="0" w:color="auto"/>
          </w:divBdr>
        </w:div>
        <w:div w:id="1058020590">
          <w:marLeft w:val="640"/>
          <w:marRight w:val="0"/>
          <w:marTop w:val="0"/>
          <w:marBottom w:val="0"/>
          <w:divBdr>
            <w:top w:val="none" w:sz="0" w:space="0" w:color="auto"/>
            <w:left w:val="none" w:sz="0" w:space="0" w:color="auto"/>
            <w:bottom w:val="none" w:sz="0" w:space="0" w:color="auto"/>
            <w:right w:val="none" w:sz="0" w:space="0" w:color="auto"/>
          </w:divBdr>
        </w:div>
        <w:div w:id="1710497179">
          <w:marLeft w:val="640"/>
          <w:marRight w:val="0"/>
          <w:marTop w:val="0"/>
          <w:marBottom w:val="0"/>
          <w:divBdr>
            <w:top w:val="none" w:sz="0" w:space="0" w:color="auto"/>
            <w:left w:val="none" w:sz="0" w:space="0" w:color="auto"/>
            <w:bottom w:val="none" w:sz="0" w:space="0" w:color="auto"/>
            <w:right w:val="none" w:sz="0" w:space="0" w:color="auto"/>
          </w:divBdr>
        </w:div>
        <w:div w:id="1365862860">
          <w:marLeft w:val="640"/>
          <w:marRight w:val="0"/>
          <w:marTop w:val="0"/>
          <w:marBottom w:val="0"/>
          <w:divBdr>
            <w:top w:val="none" w:sz="0" w:space="0" w:color="auto"/>
            <w:left w:val="none" w:sz="0" w:space="0" w:color="auto"/>
            <w:bottom w:val="none" w:sz="0" w:space="0" w:color="auto"/>
            <w:right w:val="none" w:sz="0" w:space="0" w:color="auto"/>
          </w:divBdr>
        </w:div>
        <w:div w:id="1439909507">
          <w:marLeft w:val="640"/>
          <w:marRight w:val="0"/>
          <w:marTop w:val="0"/>
          <w:marBottom w:val="0"/>
          <w:divBdr>
            <w:top w:val="none" w:sz="0" w:space="0" w:color="auto"/>
            <w:left w:val="none" w:sz="0" w:space="0" w:color="auto"/>
            <w:bottom w:val="none" w:sz="0" w:space="0" w:color="auto"/>
            <w:right w:val="none" w:sz="0" w:space="0" w:color="auto"/>
          </w:divBdr>
        </w:div>
        <w:div w:id="656343722">
          <w:marLeft w:val="640"/>
          <w:marRight w:val="0"/>
          <w:marTop w:val="0"/>
          <w:marBottom w:val="0"/>
          <w:divBdr>
            <w:top w:val="none" w:sz="0" w:space="0" w:color="auto"/>
            <w:left w:val="none" w:sz="0" w:space="0" w:color="auto"/>
            <w:bottom w:val="none" w:sz="0" w:space="0" w:color="auto"/>
            <w:right w:val="none" w:sz="0" w:space="0" w:color="auto"/>
          </w:divBdr>
        </w:div>
        <w:div w:id="1118835464">
          <w:marLeft w:val="640"/>
          <w:marRight w:val="0"/>
          <w:marTop w:val="0"/>
          <w:marBottom w:val="0"/>
          <w:divBdr>
            <w:top w:val="none" w:sz="0" w:space="0" w:color="auto"/>
            <w:left w:val="none" w:sz="0" w:space="0" w:color="auto"/>
            <w:bottom w:val="none" w:sz="0" w:space="0" w:color="auto"/>
            <w:right w:val="none" w:sz="0" w:space="0" w:color="auto"/>
          </w:divBdr>
        </w:div>
        <w:div w:id="743453749">
          <w:marLeft w:val="640"/>
          <w:marRight w:val="0"/>
          <w:marTop w:val="0"/>
          <w:marBottom w:val="0"/>
          <w:divBdr>
            <w:top w:val="none" w:sz="0" w:space="0" w:color="auto"/>
            <w:left w:val="none" w:sz="0" w:space="0" w:color="auto"/>
            <w:bottom w:val="none" w:sz="0" w:space="0" w:color="auto"/>
            <w:right w:val="none" w:sz="0" w:space="0" w:color="auto"/>
          </w:divBdr>
        </w:div>
        <w:div w:id="1833639968">
          <w:marLeft w:val="640"/>
          <w:marRight w:val="0"/>
          <w:marTop w:val="0"/>
          <w:marBottom w:val="0"/>
          <w:divBdr>
            <w:top w:val="none" w:sz="0" w:space="0" w:color="auto"/>
            <w:left w:val="none" w:sz="0" w:space="0" w:color="auto"/>
            <w:bottom w:val="none" w:sz="0" w:space="0" w:color="auto"/>
            <w:right w:val="none" w:sz="0" w:space="0" w:color="auto"/>
          </w:divBdr>
        </w:div>
        <w:div w:id="191454375">
          <w:marLeft w:val="640"/>
          <w:marRight w:val="0"/>
          <w:marTop w:val="0"/>
          <w:marBottom w:val="0"/>
          <w:divBdr>
            <w:top w:val="none" w:sz="0" w:space="0" w:color="auto"/>
            <w:left w:val="none" w:sz="0" w:space="0" w:color="auto"/>
            <w:bottom w:val="none" w:sz="0" w:space="0" w:color="auto"/>
            <w:right w:val="none" w:sz="0" w:space="0" w:color="auto"/>
          </w:divBdr>
        </w:div>
        <w:div w:id="176120923">
          <w:marLeft w:val="640"/>
          <w:marRight w:val="0"/>
          <w:marTop w:val="0"/>
          <w:marBottom w:val="0"/>
          <w:divBdr>
            <w:top w:val="none" w:sz="0" w:space="0" w:color="auto"/>
            <w:left w:val="none" w:sz="0" w:space="0" w:color="auto"/>
            <w:bottom w:val="none" w:sz="0" w:space="0" w:color="auto"/>
            <w:right w:val="none" w:sz="0" w:space="0" w:color="auto"/>
          </w:divBdr>
        </w:div>
        <w:div w:id="565534932">
          <w:marLeft w:val="640"/>
          <w:marRight w:val="0"/>
          <w:marTop w:val="0"/>
          <w:marBottom w:val="0"/>
          <w:divBdr>
            <w:top w:val="none" w:sz="0" w:space="0" w:color="auto"/>
            <w:left w:val="none" w:sz="0" w:space="0" w:color="auto"/>
            <w:bottom w:val="none" w:sz="0" w:space="0" w:color="auto"/>
            <w:right w:val="none" w:sz="0" w:space="0" w:color="auto"/>
          </w:divBdr>
        </w:div>
        <w:div w:id="989793400">
          <w:marLeft w:val="640"/>
          <w:marRight w:val="0"/>
          <w:marTop w:val="0"/>
          <w:marBottom w:val="0"/>
          <w:divBdr>
            <w:top w:val="none" w:sz="0" w:space="0" w:color="auto"/>
            <w:left w:val="none" w:sz="0" w:space="0" w:color="auto"/>
            <w:bottom w:val="none" w:sz="0" w:space="0" w:color="auto"/>
            <w:right w:val="none" w:sz="0" w:space="0" w:color="auto"/>
          </w:divBdr>
        </w:div>
        <w:div w:id="1839661205">
          <w:marLeft w:val="640"/>
          <w:marRight w:val="0"/>
          <w:marTop w:val="0"/>
          <w:marBottom w:val="0"/>
          <w:divBdr>
            <w:top w:val="none" w:sz="0" w:space="0" w:color="auto"/>
            <w:left w:val="none" w:sz="0" w:space="0" w:color="auto"/>
            <w:bottom w:val="none" w:sz="0" w:space="0" w:color="auto"/>
            <w:right w:val="none" w:sz="0" w:space="0" w:color="auto"/>
          </w:divBdr>
        </w:div>
        <w:div w:id="1731154242">
          <w:marLeft w:val="640"/>
          <w:marRight w:val="0"/>
          <w:marTop w:val="0"/>
          <w:marBottom w:val="0"/>
          <w:divBdr>
            <w:top w:val="none" w:sz="0" w:space="0" w:color="auto"/>
            <w:left w:val="none" w:sz="0" w:space="0" w:color="auto"/>
            <w:bottom w:val="none" w:sz="0" w:space="0" w:color="auto"/>
            <w:right w:val="none" w:sz="0" w:space="0" w:color="auto"/>
          </w:divBdr>
        </w:div>
        <w:div w:id="1709332212">
          <w:marLeft w:val="640"/>
          <w:marRight w:val="0"/>
          <w:marTop w:val="0"/>
          <w:marBottom w:val="0"/>
          <w:divBdr>
            <w:top w:val="none" w:sz="0" w:space="0" w:color="auto"/>
            <w:left w:val="none" w:sz="0" w:space="0" w:color="auto"/>
            <w:bottom w:val="none" w:sz="0" w:space="0" w:color="auto"/>
            <w:right w:val="none" w:sz="0" w:space="0" w:color="auto"/>
          </w:divBdr>
        </w:div>
        <w:div w:id="1910116073">
          <w:marLeft w:val="640"/>
          <w:marRight w:val="0"/>
          <w:marTop w:val="0"/>
          <w:marBottom w:val="0"/>
          <w:divBdr>
            <w:top w:val="none" w:sz="0" w:space="0" w:color="auto"/>
            <w:left w:val="none" w:sz="0" w:space="0" w:color="auto"/>
            <w:bottom w:val="none" w:sz="0" w:space="0" w:color="auto"/>
            <w:right w:val="none" w:sz="0" w:space="0" w:color="auto"/>
          </w:divBdr>
        </w:div>
        <w:div w:id="271134170">
          <w:marLeft w:val="640"/>
          <w:marRight w:val="0"/>
          <w:marTop w:val="0"/>
          <w:marBottom w:val="0"/>
          <w:divBdr>
            <w:top w:val="none" w:sz="0" w:space="0" w:color="auto"/>
            <w:left w:val="none" w:sz="0" w:space="0" w:color="auto"/>
            <w:bottom w:val="none" w:sz="0" w:space="0" w:color="auto"/>
            <w:right w:val="none" w:sz="0" w:space="0" w:color="auto"/>
          </w:divBdr>
        </w:div>
        <w:div w:id="608855108">
          <w:marLeft w:val="640"/>
          <w:marRight w:val="0"/>
          <w:marTop w:val="0"/>
          <w:marBottom w:val="0"/>
          <w:divBdr>
            <w:top w:val="none" w:sz="0" w:space="0" w:color="auto"/>
            <w:left w:val="none" w:sz="0" w:space="0" w:color="auto"/>
            <w:bottom w:val="none" w:sz="0" w:space="0" w:color="auto"/>
            <w:right w:val="none" w:sz="0" w:space="0" w:color="auto"/>
          </w:divBdr>
        </w:div>
        <w:div w:id="1007757161">
          <w:marLeft w:val="640"/>
          <w:marRight w:val="0"/>
          <w:marTop w:val="0"/>
          <w:marBottom w:val="0"/>
          <w:divBdr>
            <w:top w:val="none" w:sz="0" w:space="0" w:color="auto"/>
            <w:left w:val="none" w:sz="0" w:space="0" w:color="auto"/>
            <w:bottom w:val="none" w:sz="0" w:space="0" w:color="auto"/>
            <w:right w:val="none" w:sz="0" w:space="0" w:color="auto"/>
          </w:divBdr>
        </w:div>
        <w:div w:id="2024014812">
          <w:marLeft w:val="640"/>
          <w:marRight w:val="0"/>
          <w:marTop w:val="0"/>
          <w:marBottom w:val="0"/>
          <w:divBdr>
            <w:top w:val="none" w:sz="0" w:space="0" w:color="auto"/>
            <w:left w:val="none" w:sz="0" w:space="0" w:color="auto"/>
            <w:bottom w:val="none" w:sz="0" w:space="0" w:color="auto"/>
            <w:right w:val="none" w:sz="0" w:space="0" w:color="auto"/>
          </w:divBdr>
        </w:div>
        <w:div w:id="635064824">
          <w:marLeft w:val="640"/>
          <w:marRight w:val="0"/>
          <w:marTop w:val="0"/>
          <w:marBottom w:val="0"/>
          <w:divBdr>
            <w:top w:val="none" w:sz="0" w:space="0" w:color="auto"/>
            <w:left w:val="none" w:sz="0" w:space="0" w:color="auto"/>
            <w:bottom w:val="none" w:sz="0" w:space="0" w:color="auto"/>
            <w:right w:val="none" w:sz="0" w:space="0" w:color="auto"/>
          </w:divBdr>
        </w:div>
        <w:div w:id="1057243814">
          <w:marLeft w:val="640"/>
          <w:marRight w:val="0"/>
          <w:marTop w:val="0"/>
          <w:marBottom w:val="0"/>
          <w:divBdr>
            <w:top w:val="none" w:sz="0" w:space="0" w:color="auto"/>
            <w:left w:val="none" w:sz="0" w:space="0" w:color="auto"/>
            <w:bottom w:val="none" w:sz="0" w:space="0" w:color="auto"/>
            <w:right w:val="none" w:sz="0" w:space="0" w:color="auto"/>
          </w:divBdr>
        </w:div>
        <w:div w:id="2140763353">
          <w:marLeft w:val="640"/>
          <w:marRight w:val="0"/>
          <w:marTop w:val="0"/>
          <w:marBottom w:val="0"/>
          <w:divBdr>
            <w:top w:val="none" w:sz="0" w:space="0" w:color="auto"/>
            <w:left w:val="none" w:sz="0" w:space="0" w:color="auto"/>
            <w:bottom w:val="none" w:sz="0" w:space="0" w:color="auto"/>
            <w:right w:val="none" w:sz="0" w:space="0" w:color="auto"/>
          </w:divBdr>
        </w:div>
        <w:div w:id="1305620789">
          <w:marLeft w:val="640"/>
          <w:marRight w:val="0"/>
          <w:marTop w:val="0"/>
          <w:marBottom w:val="0"/>
          <w:divBdr>
            <w:top w:val="none" w:sz="0" w:space="0" w:color="auto"/>
            <w:left w:val="none" w:sz="0" w:space="0" w:color="auto"/>
            <w:bottom w:val="none" w:sz="0" w:space="0" w:color="auto"/>
            <w:right w:val="none" w:sz="0" w:space="0" w:color="auto"/>
          </w:divBdr>
        </w:div>
        <w:div w:id="1512643920">
          <w:marLeft w:val="640"/>
          <w:marRight w:val="0"/>
          <w:marTop w:val="0"/>
          <w:marBottom w:val="0"/>
          <w:divBdr>
            <w:top w:val="none" w:sz="0" w:space="0" w:color="auto"/>
            <w:left w:val="none" w:sz="0" w:space="0" w:color="auto"/>
            <w:bottom w:val="none" w:sz="0" w:space="0" w:color="auto"/>
            <w:right w:val="none" w:sz="0" w:space="0" w:color="auto"/>
          </w:divBdr>
        </w:div>
        <w:div w:id="422839126">
          <w:marLeft w:val="640"/>
          <w:marRight w:val="0"/>
          <w:marTop w:val="0"/>
          <w:marBottom w:val="0"/>
          <w:divBdr>
            <w:top w:val="none" w:sz="0" w:space="0" w:color="auto"/>
            <w:left w:val="none" w:sz="0" w:space="0" w:color="auto"/>
            <w:bottom w:val="none" w:sz="0" w:space="0" w:color="auto"/>
            <w:right w:val="none" w:sz="0" w:space="0" w:color="auto"/>
          </w:divBdr>
        </w:div>
        <w:div w:id="2022469820">
          <w:marLeft w:val="640"/>
          <w:marRight w:val="0"/>
          <w:marTop w:val="0"/>
          <w:marBottom w:val="0"/>
          <w:divBdr>
            <w:top w:val="none" w:sz="0" w:space="0" w:color="auto"/>
            <w:left w:val="none" w:sz="0" w:space="0" w:color="auto"/>
            <w:bottom w:val="none" w:sz="0" w:space="0" w:color="auto"/>
            <w:right w:val="none" w:sz="0" w:space="0" w:color="auto"/>
          </w:divBdr>
        </w:div>
        <w:div w:id="389573219">
          <w:marLeft w:val="640"/>
          <w:marRight w:val="0"/>
          <w:marTop w:val="0"/>
          <w:marBottom w:val="0"/>
          <w:divBdr>
            <w:top w:val="none" w:sz="0" w:space="0" w:color="auto"/>
            <w:left w:val="none" w:sz="0" w:space="0" w:color="auto"/>
            <w:bottom w:val="none" w:sz="0" w:space="0" w:color="auto"/>
            <w:right w:val="none" w:sz="0" w:space="0" w:color="auto"/>
          </w:divBdr>
        </w:div>
        <w:div w:id="102507186">
          <w:marLeft w:val="640"/>
          <w:marRight w:val="0"/>
          <w:marTop w:val="0"/>
          <w:marBottom w:val="0"/>
          <w:divBdr>
            <w:top w:val="none" w:sz="0" w:space="0" w:color="auto"/>
            <w:left w:val="none" w:sz="0" w:space="0" w:color="auto"/>
            <w:bottom w:val="none" w:sz="0" w:space="0" w:color="auto"/>
            <w:right w:val="none" w:sz="0" w:space="0" w:color="auto"/>
          </w:divBdr>
        </w:div>
        <w:div w:id="113140827">
          <w:marLeft w:val="640"/>
          <w:marRight w:val="0"/>
          <w:marTop w:val="0"/>
          <w:marBottom w:val="0"/>
          <w:divBdr>
            <w:top w:val="none" w:sz="0" w:space="0" w:color="auto"/>
            <w:left w:val="none" w:sz="0" w:space="0" w:color="auto"/>
            <w:bottom w:val="none" w:sz="0" w:space="0" w:color="auto"/>
            <w:right w:val="none" w:sz="0" w:space="0" w:color="auto"/>
          </w:divBdr>
        </w:div>
        <w:div w:id="267273968">
          <w:marLeft w:val="640"/>
          <w:marRight w:val="0"/>
          <w:marTop w:val="0"/>
          <w:marBottom w:val="0"/>
          <w:divBdr>
            <w:top w:val="none" w:sz="0" w:space="0" w:color="auto"/>
            <w:left w:val="none" w:sz="0" w:space="0" w:color="auto"/>
            <w:bottom w:val="none" w:sz="0" w:space="0" w:color="auto"/>
            <w:right w:val="none" w:sz="0" w:space="0" w:color="auto"/>
          </w:divBdr>
        </w:div>
        <w:div w:id="1954633876">
          <w:marLeft w:val="640"/>
          <w:marRight w:val="0"/>
          <w:marTop w:val="0"/>
          <w:marBottom w:val="0"/>
          <w:divBdr>
            <w:top w:val="none" w:sz="0" w:space="0" w:color="auto"/>
            <w:left w:val="none" w:sz="0" w:space="0" w:color="auto"/>
            <w:bottom w:val="none" w:sz="0" w:space="0" w:color="auto"/>
            <w:right w:val="none" w:sz="0" w:space="0" w:color="auto"/>
          </w:divBdr>
        </w:div>
        <w:div w:id="951324726">
          <w:marLeft w:val="640"/>
          <w:marRight w:val="0"/>
          <w:marTop w:val="0"/>
          <w:marBottom w:val="0"/>
          <w:divBdr>
            <w:top w:val="none" w:sz="0" w:space="0" w:color="auto"/>
            <w:left w:val="none" w:sz="0" w:space="0" w:color="auto"/>
            <w:bottom w:val="none" w:sz="0" w:space="0" w:color="auto"/>
            <w:right w:val="none" w:sz="0" w:space="0" w:color="auto"/>
          </w:divBdr>
        </w:div>
      </w:divsChild>
    </w:div>
    <w:div w:id="2145780244">
      <w:bodyDiv w:val="1"/>
      <w:marLeft w:val="0"/>
      <w:marRight w:val="0"/>
      <w:marTop w:val="0"/>
      <w:marBottom w:val="0"/>
      <w:divBdr>
        <w:top w:val="none" w:sz="0" w:space="0" w:color="auto"/>
        <w:left w:val="none" w:sz="0" w:space="0" w:color="auto"/>
        <w:bottom w:val="none" w:sz="0" w:space="0" w:color="auto"/>
        <w:right w:val="none" w:sz="0" w:space="0" w:color="auto"/>
      </w:divBdr>
      <w:divsChild>
        <w:div w:id="1998223451">
          <w:marLeft w:val="640"/>
          <w:marRight w:val="0"/>
          <w:marTop w:val="0"/>
          <w:marBottom w:val="0"/>
          <w:divBdr>
            <w:top w:val="none" w:sz="0" w:space="0" w:color="auto"/>
            <w:left w:val="none" w:sz="0" w:space="0" w:color="auto"/>
            <w:bottom w:val="none" w:sz="0" w:space="0" w:color="auto"/>
            <w:right w:val="none" w:sz="0" w:space="0" w:color="auto"/>
          </w:divBdr>
        </w:div>
        <w:div w:id="1630621887">
          <w:marLeft w:val="640"/>
          <w:marRight w:val="0"/>
          <w:marTop w:val="0"/>
          <w:marBottom w:val="0"/>
          <w:divBdr>
            <w:top w:val="none" w:sz="0" w:space="0" w:color="auto"/>
            <w:left w:val="none" w:sz="0" w:space="0" w:color="auto"/>
            <w:bottom w:val="none" w:sz="0" w:space="0" w:color="auto"/>
            <w:right w:val="none" w:sz="0" w:space="0" w:color="auto"/>
          </w:divBdr>
        </w:div>
        <w:div w:id="1077944549">
          <w:marLeft w:val="640"/>
          <w:marRight w:val="0"/>
          <w:marTop w:val="0"/>
          <w:marBottom w:val="0"/>
          <w:divBdr>
            <w:top w:val="none" w:sz="0" w:space="0" w:color="auto"/>
            <w:left w:val="none" w:sz="0" w:space="0" w:color="auto"/>
            <w:bottom w:val="none" w:sz="0" w:space="0" w:color="auto"/>
            <w:right w:val="none" w:sz="0" w:space="0" w:color="auto"/>
          </w:divBdr>
        </w:div>
        <w:div w:id="1894197518">
          <w:marLeft w:val="640"/>
          <w:marRight w:val="0"/>
          <w:marTop w:val="0"/>
          <w:marBottom w:val="0"/>
          <w:divBdr>
            <w:top w:val="none" w:sz="0" w:space="0" w:color="auto"/>
            <w:left w:val="none" w:sz="0" w:space="0" w:color="auto"/>
            <w:bottom w:val="none" w:sz="0" w:space="0" w:color="auto"/>
            <w:right w:val="none" w:sz="0" w:space="0" w:color="auto"/>
          </w:divBdr>
        </w:div>
        <w:div w:id="483357524">
          <w:marLeft w:val="640"/>
          <w:marRight w:val="0"/>
          <w:marTop w:val="0"/>
          <w:marBottom w:val="0"/>
          <w:divBdr>
            <w:top w:val="none" w:sz="0" w:space="0" w:color="auto"/>
            <w:left w:val="none" w:sz="0" w:space="0" w:color="auto"/>
            <w:bottom w:val="none" w:sz="0" w:space="0" w:color="auto"/>
            <w:right w:val="none" w:sz="0" w:space="0" w:color="auto"/>
          </w:divBdr>
        </w:div>
        <w:div w:id="2131513588">
          <w:marLeft w:val="640"/>
          <w:marRight w:val="0"/>
          <w:marTop w:val="0"/>
          <w:marBottom w:val="0"/>
          <w:divBdr>
            <w:top w:val="none" w:sz="0" w:space="0" w:color="auto"/>
            <w:left w:val="none" w:sz="0" w:space="0" w:color="auto"/>
            <w:bottom w:val="none" w:sz="0" w:space="0" w:color="auto"/>
            <w:right w:val="none" w:sz="0" w:space="0" w:color="auto"/>
          </w:divBdr>
        </w:div>
        <w:div w:id="1331638295">
          <w:marLeft w:val="640"/>
          <w:marRight w:val="0"/>
          <w:marTop w:val="0"/>
          <w:marBottom w:val="0"/>
          <w:divBdr>
            <w:top w:val="none" w:sz="0" w:space="0" w:color="auto"/>
            <w:left w:val="none" w:sz="0" w:space="0" w:color="auto"/>
            <w:bottom w:val="none" w:sz="0" w:space="0" w:color="auto"/>
            <w:right w:val="none" w:sz="0" w:space="0" w:color="auto"/>
          </w:divBdr>
        </w:div>
        <w:div w:id="2013872081">
          <w:marLeft w:val="640"/>
          <w:marRight w:val="0"/>
          <w:marTop w:val="0"/>
          <w:marBottom w:val="0"/>
          <w:divBdr>
            <w:top w:val="none" w:sz="0" w:space="0" w:color="auto"/>
            <w:left w:val="none" w:sz="0" w:space="0" w:color="auto"/>
            <w:bottom w:val="none" w:sz="0" w:space="0" w:color="auto"/>
            <w:right w:val="none" w:sz="0" w:space="0" w:color="auto"/>
          </w:divBdr>
        </w:div>
        <w:div w:id="1206332527">
          <w:marLeft w:val="640"/>
          <w:marRight w:val="0"/>
          <w:marTop w:val="0"/>
          <w:marBottom w:val="0"/>
          <w:divBdr>
            <w:top w:val="none" w:sz="0" w:space="0" w:color="auto"/>
            <w:left w:val="none" w:sz="0" w:space="0" w:color="auto"/>
            <w:bottom w:val="none" w:sz="0" w:space="0" w:color="auto"/>
            <w:right w:val="none" w:sz="0" w:space="0" w:color="auto"/>
          </w:divBdr>
        </w:div>
        <w:div w:id="592321316">
          <w:marLeft w:val="640"/>
          <w:marRight w:val="0"/>
          <w:marTop w:val="0"/>
          <w:marBottom w:val="0"/>
          <w:divBdr>
            <w:top w:val="none" w:sz="0" w:space="0" w:color="auto"/>
            <w:left w:val="none" w:sz="0" w:space="0" w:color="auto"/>
            <w:bottom w:val="none" w:sz="0" w:space="0" w:color="auto"/>
            <w:right w:val="none" w:sz="0" w:space="0" w:color="auto"/>
          </w:divBdr>
        </w:div>
        <w:div w:id="1406490959">
          <w:marLeft w:val="640"/>
          <w:marRight w:val="0"/>
          <w:marTop w:val="0"/>
          <w:marBottom w:val="0"/>
          <w:divBdr>
            <w:top w:val="none" w:sz="0" w:space="0" w:color="auto"/>
            <w:left w:val="none" w:sz="0" w:space="0" w:color="auto"/>
            <w:bottom w:val="none" w:sz="0" w:space="0" w:color="auto"/>
            <w:right w:val="none" w:sz="0" w:space="0" w:color="auto"/>
          </w:divBdr>
        </w:div>
        <w:div w:id="1212890176">
          <w:marLeft w:val="640"/>
          <w:marRight w:val="0"/>
          <w:marTop w:val="0"/>
          <w:marBottom w:val="0"/>
          <w:divBdr>
            <w:top w:val="none" w:sz="0" w:space="0" w:color="auto"/>
            <w:left w:val="none" w:sz="0" w:space="0" w:color="auto"/>
            <w:bottom w:val="none" w:sz="0" w:space="0" w:color="auto"/>
            <w:right w:val="none" w:sz="0" w:space="0" w:color="auto"/>
          </w:divBdr>
        </w:div>
        <w:div w:id="227225912">
          <w:marLeft w:val="640"/>
          <w:marRight w:val="0"/>
          <w:marTop w:val="0"/>
          <w:marBottom w:val="0"/>
          <w:divBdr>
            <w:top w:val="none" w:sz="0" w:space="0" w:color="auto"/>
            <w:left w:val="none" w:sz="0" w:space="0" w:color="auto"/>
            <w:bottom w:val="none" w:sz="0" w:space="0" w:color="auto"/>
            <w:right w:val="none" w:sz="0" w:space="0" w:color="auto"/>
          </w:divBdr>
        </w:div>
        <w:div w:id="888491112">
          <w:marLeft w:val="640"/>
          <w:marRight w:val="0"/>
          <w:marTop w:val="0"/>
          <w:marBottom w:val="0"/>
          <w:divBdr>
            <w:top w:val="none" w:sz="0" w:space="0" w:color="auto"/>
            <w:left w:val="none" w:sz="0" w:space="0" w:color="auto"/>
            <w:bottom w:val="none" w:sz="0" w:space="0" w:color="auto"/>
            <w:right w:val="none" w:sz="0" w:space="0" w:color="auto"/>
          </w:divBdr>
        </w:div>
        <w:div w:id="1500775192">
          <w:marLeft w:val="640"/>
          <w:marRight w:val="0"/>
          <w:marTop w:val="0"/>
          <w:marBottom w:val="0"/>
          <w:divBdr>
            <w:top w:val="none" w:sz="0" w:space="0" w:color="auto"/>
            <w:left w:val="none" w:sz="0" w:space="0" w:color="auto"/>
            <w:bottom w:val="none" w:sz="0" w:space="0" w:color="auto"/>
            <w:right w:val="none" w:sz="0" w:space="0" w:color="auto"/>
          </w:divBdr>
        </w:div>
        <w:div w:id="753598985">
          <w:marLeft w:val="640"/>
          <w:marRight w:val="0"/>
          <w:marTop w:val="0"/>
          <w:marBottom w:val="0"/>
          <w:divBdr>
            <w:top w:val="none" w:sz="0" w:space="0" w:color="auto"/>
            <w:left w:val="none" w:sz="0" w:space="0" w:color="auto"/>
            <w:bottom w:val="none" w:sz="0" w:space="0" w:color="auto"/>
            <w:right w:val="none" w:sz="0" w:space="0" w:color="auto"/>
          </w:divBdr>
        </w:div>
        <w:div w:id="517739448">
          <w:marLeft w:val="640"/>
          <w:marRight w:val="0"/>
          <w:marTop w:val="0"/>
          <w:marBottom w:val="0"/>
          <w:divBdr>
            <w:top w:val="none" w:sz="0" w:space="0" w:color="auto"/>
            <w:left w:val="none" w:sz="0" w:space="0" w:color="auto"/>
            <w:bottom w:val="none" w:sz="0" w:space="0" w:color="auto"/>
            <w:right w:val="none" w:sz="0" w:space="0" w:color="auto"/>
          </w:divBdr>
        </w:div>
        <w:div w:id="44257537">
          <w:marLeft w:val="640"/>
          <w:marRight w:val="0"/>
          <w:marTop w:val="0"/>
          <w:marBottom w:val="0"/>
          <w:divBdr>
            <w:top w:val="none" w:sz="0" w:space="0" w:color="auto"/>
            <w:left w:val="none" w:sz="0" w:space="0" w:color="auto"/>
            <w:bottom w:val="none" w:sz="0" w:space="0" w:color="auto"/>
            <w:right w:val="none" w:sz="0" w:space="0" w:color="auto"/>
          </w:divBdr>
        </w:div>
        <w:div w:id="940794841">
          <w:marLeft w:val="640"/>
          <w:marRight w:val="0"/>
          <w:marTop w:val="0"/>
          <w:marBottom w:val="0"/>
          <w:divBdr>
            <w:top w:val="none" w:sz="0" w:space="0" w:color="auto"/>
            <w:left w:val="none" w:sz="0" w:space="0" w:color="auto"/>
            <w:bottom w:val="none" w:sz="0" w:space="0" w:color="auto"/>
            <w:right w:val="none" w:sz="0" w:space="0" w:color="auto"/>
          </w:divBdr>
        </w:div>
        <w:div w:id="378285907">
          <w:marLeft w:val="640"/>
          <w:marRight w:val="0"/>
          <w:marTop w:val="0"/>
          <w:marBottom w:val="0"/>
          <w:divBdr>
            <w:top w:val="none" w:sz="0" w:space="0" w:color="auto"/>
            <w:left w:val="none" w:sz="0" w:space="0" w:color="auto"/>
            <w:bottom w:val="none" w:sz="0" w:space="0" w:color="auto"/>
            <w:right w:val="none" w:sz="0" w:space="0" w:color="auto"/>
          </w:divBdr>
        </w:div>
        <w:div w:id="146435558">
          <w:marLeft w:val="640"/>
          <w:marRight w:val="0"/>
          <w:marTop w:val="0"/>
          <w:marBottom w:val="0"/>
          <w:divBdr>
            <w:top w:val="none" w:sz="0" w:space="0" w:color="auto"/>
            <w:left w:val="none" w:sz="0" w:space="0" w:color="auto"/>
            <w:bottom w:val="none" w:sz="0" w:space="0" w:color="auto"/>
            <w:right w:val="none" w:sz="0" w:space="0" w:color="auto"/>
          </w:divBdr>
        </w:div>
        <w:div w:id="733283915">
          <w:marLeft w:val="640"/>
          <w:marRight w:val="0"/>
          <w:marTop w:val="0"/>
          <w:marBottom w:val="0"/>
          <w:divBdr>
            <w:top w:val="none" w:sz="0" w:space="0" w:color="auto"/>
            <w:left w:val="none" w:sz="0" w:space="0" w:color="auto"/>
            <w:bottom w:val="none" w:sz="0" w:space="0" w:color="auto"/>
            <w:right w:val="none" w:sz="0" w:space="0" w:color="auto"/>
          </w:divBdr>
        </w:div>
        <w:div w:id="16200104">
          <w:marLeft w:val="640"/>
          <w:marRight w:val="0"/>
          <w:marTop w:val="0"/>
          <w:marBottom w:val="0"/>
          <w:divBdr>
            <w:top w:val="none" w:sz="0" w:space="0" w:color="auto"/>
            <w:left w:val="none" w:sz="0" w:space="0" w:color="auto"/>
            <w:bottom w:val="none" w:sz="0" w:space="0" w:color="auto"/>
            <w:right w:val="none" w:sz="0" w:space="0" w:color="auto"/>
          </w:divBdr>
        </w:div>
        <w:div w:id="593245888">
          <w:marLeft w:val="640"/>
          <w:marRight w:val="0"/>
          <w:marTop w:val="0"/>
          <w:marBottom w:val="0"/>
          <w:divBdr>
            <w:top w:val="none" w:sz="0" w:space="0" w:color="auto"/>
            <w:left w:val="none" w:sz="0" w:space="0" w:color="auto"/>
            <w:bottom w:val="none" w:sz="0" w:space="0" w:color="auto"/>
            <w:right w:val="none" w:sz="0" w:space="0" w:color="auto"/>
          </w:divBdr>
        </w:div>
        <w:div w:id="168252649">
          <w:marLeft w:val="640"/>
          <w:marRight w:val="0"/>
          <w:marTop w:val="0"/>
          <w:marBottom w:val="0"/>
          <w:divBdr>
            <w:top w:val="none" w:sz="0" w:space="0" w:color="auto"/>
            <w:left w:val="none" w:sz="0" w:space="0" w:color="auto"/>
            <w:bottom w:val="none" w:sz="0" w:space="0" w:color="auto"/>
            <w:right w:val="none" w:sz="0" w:space="0" w:color="auto"/>
          </w:divBdr>
        </w:div>
        <w:div w:id="21441408">
          <w:marLeft w:val="640"/>
          <w:marRight w:val="0"/>
          <w:marTop w:val="0"/>
          <w:marBottom w:val="0"/>
          <w:divBdr>
            <w:top w:val="none" w:sz="0" w:space="0" w:color="auto"/>
            <w:left w:val="none" w:sz="0" w:space="0" w:color="auto"/>
            <w:bottom w:val="none" w:sz="0" w:space="0" w:color="auto"/>
            <w:right w:val="none" w:sz="0" w:space="0" w:color="auto"/>
          </w:divBdr>
        </w:div>
        <w:div w:id="1868827790">
          <w:marLeft w:val="640"/>
          <w:marRight w:val="0"/>
          <w:marTop w:val="0"/>
          <w:marBottom w:val="0"/>
          <w:divBdr>
            <w:top w:val="none" w:sz="0" w:space="0" w:color="auto"/>
            <w:left w:val="none" w:sz="0" w:space="0" w:color="auto"/>
            <w:bottom w:val="none" w:sz="0" w:space="0" w:color="auto"/>
            <w:right w:val="none" w:sz="0" w:space="0" w:color="auto"/>
          </w:divBdr>
        </w:div>
        <w:div w:id="666320873">
          <w:marLeft w:val="640"/>
          <w:marRight w:val="0"/>
          <w:marTop w:val="0"/>
          <w:marBottom w:val="0"/>
          <w:divBdr>
            <w:top w:val="none" w:sz="0" w:space="0" w:color="auto"/>
            <w:left w:val="none" w:sz="0" w:space="0" w:color="auto"/>
            <w:bottom w:val="none" w:sz="0" w:space="0" w:color="auto"/>
            <w:right w:val="none" w:sz="0" w:space="0" w:color="auto"/>
          </w:divBdr>
        </w:div>
        <w:div w:id="1692997631">
          <w:marLeft w:val="640"/>
          <w:marRight w:val="0"/>
          <w:marTop w:val="0"/>
          <w:marBottom w:val="0"/>
          <w:divBdr>
            <w:top w:val="none" w:sz="0" w:space="0" w:color="auto"/>
            <w:left w:val="none" w:sz="0" w:space="0" w:color="auto"/>
            <w:bottom w:val="none" w:sz="0" w:space="0" w:color="auto"/>
            <w:right w:val="none" w:sz="0" w:space="0" w:color="auto"/>
          </w:divBdr>
        </w:div>
        <w:div w:id="620578410">
          <w:marLeft w:val="640"/>
          <w:marRight w:val="0"/>
          <w:marTop w:val="0"/>
          <w:marBottom w:val="0"/>
          <w:divBdr>
            <w:top w:val="none" w:sz="0" w:space="0" w:color="auto"/>
            <w:left w:val="none" w:sz="0" w:space="0" w:color="auto"/>
            <w:bottom w:val="none" w:sz="0" w:space="0" w:color="auto"/>
            <w:right w:val="none" w:sz="0" w:space="0" w:color="auto"/>
          </w:divBdr>
        </w:div>
        <w:div w:id="1646620587">
          <w:marLeft w:val="640"/>
          <w:marRight w:val="0"/>
          <w:marTop w:val="0"/>
          <w:marBottom w:val="0"/>
          <w:divBdr>
            <w:top w:val="none" w:sz="0" w:space="0" w:color="auto"/>
            <w:left w:val="none" w:sz="0" w:space="0" w:color="auto"/>
            <w:bottom w:val="none" w:sz="0" w:space="0" w:color="auto"/>
            <w:right w:val="none" w:sz="0" w:space="0" w:color="auto"/>
          </w:divBdr>
        </w:div>
        <w:div w:id="327222048">
          <w:marLeft w:val="640"/>
          <w:marRight w:val="0"/>
          <w:marTop w:val="0"/>
          <w:marBottom w:val="0"/>
          <w:divBdr>
            <w:top w:val="none" w:sz="0" w:space="0" w:color="auto"/>
            <w:left w:val="none" w:sz="0" w:space="0" w:color="auto"/>
            <w:bottom w:val="none" w:sz="0" w:space="0" w:color="auto"/>
            <w:right w:val="none" w:sz="0" w:space="0" w:color="auto"/>
          </w:divBdr>
        </w:div>
        <w:div w:id="1716195453">
          <w:marLeft w:val="640"/>
          <w:marRight w:val="0"/>
          <w:marTop w:val="0"/>
          <w:marBottom w:val="0"/>
          <w:divBdr>
            <w:top w:val="none" w:sz="0" w:space="0" w:color="auto"/>
            <w:left w:val="none" w:sz="0" w:space="0" w:color="auto"/>
            <w:bottom w:val="none" w:sz="0" w:space="0" w:color="auto"/>
            <w:right w:val="none" w:sz="0" w:space="0" w:color="auto"/>
          </w:divBdr>
        </w:div>
        <w:div w:id="257637209">
          <w:marLeft w:val="640"/>
          <w:marRight w:val="0"/>
          <w:marTop w:val="0"/>
          <w:marBottom w:val="0"/>
          <w:divBdr>
            <w:top w:val="none" w:sz="0" w:space="0" w:color="auto"/>
            <w:left w:val="none" w:sz="0" w:space="0" w:color="auto"/>
            <w:bottom w:val="none" w:sz="0" w:space="0" w:color="auto"/>
            <w:right w:val="none" w:sz="0" w:space="0" w:color="auto"/>
          </w:divBdr>
        </w:div>
        <w:div w:id="1401098994">
          <w:marLeft w:val="640"/>
          <w:marRight w:val="0"/>
          <w:marTop w:val="0"/>
          <w:marBottom w:val="0"/>
          <w:divBdr>
            <w:top w:val="none" w:sz="0" w:space="0" w:color="auto"/>
            <w:left w:val="none" w:sz="0" w:space="0" w:color="auto"/>
            <w:bottom w:val="none" w:sz="0" w:space="0" w:color="auto"/>
            <w:right w:val="none" w:sz="0" w:space="0" w:color="auto"/>
          </w:divBdr>
        </w:div>
        <w:div w:id="1528788959">
          <w:marLeft w:val="640"/>
          <w:marRight w:val="0"/>
          <w:marTop w:val="0"/>
          <w:marBottom w:val="0"/>
          <w:divBdr>
            <w:top w:val="none" w:sz="0" w:space="0" w:color="auto"/>
            <w:left w:val="none" w:sz="0" w:space="0" w:color="auto"/>
            <w:bottom w:val="none" w:sz="0" w:space="0" w:color="auto"/>
            <w:right w:val="none" w:sz="0" w:space="0" w:color="auto"/>
          </w:divBdr>
        </w:div>
        <w:div w:id="1391076133">
          <w:marLeft w:val="640"/>
          <w:marRight w:val="0"/>
          <w:marTop w:val="0"/>
          <w:marBottom w:val="0"/>
          <w:divBdr>
            <w:top w:val="none" w:sz="0" w:space="0" w:color="auto"/>
            <w:left w:val="none" w:sz="0" w:space="0" w:color="auto"/>
            <w:bottom w:val="none" w:sz="0" w:space="0" w:color="auto"/>
            <w:right w:val="none" w:sz="0" w:space="0" w:color="auto"/>
          </w:divBdr>
        </w:div>
        <w:div w:id="1109087957">
          <w:marLeft w:val="640"/>
          <w:marRight w:val="0"/>
          <w:marTop w:val="0"/>
          <w:marBottom w:val="0"/>
          <w:divBdr>
            <w:top w:val="none" w:sz="0" w:space="0" w:color="auto"/>
            <w:left w:val="none" w:sz="0" w:space="0" w:color="auto"/>
            <w:bottom w:val="none" w:sz="0" w:space="0" w:color="auto"/>
            <w:right w:val="none" w:sz="0" w:space="0" w:color="auto"/>
          </w:divBdr>
        </w:div>
        <w:div w:id="995375930">
          <w:marLeft w:val="640"/>
          <w:marRight w:val="0"/>
          <w:marTop w:val="0"/>
          <w:marBottom w:val="0"/>
          <w:divBdr>
            <w:top w:val="none" w:sz="0" w:space="0" w:color="auto"/>
            <w:left w:val="none" w:sz="0" w:space="0" w:color="auto"/>
            <w:bottom w:val="none" w:sz="0" w:space="0" w:color="auto"/>
            <w:right w:val="none" w:sz="0" w:space="0" w:color="auto"/>
          </w:divBdr>
        </w:div>
        <w:div w:id="1221936281">
          <w:marLeft w:val="640"/>
          <w:marRight w:val="0"/>
          <w:marTop w:val="0"/>
          <w:marBottom w:val="0"/>
          <w:divBdr>
            <w:top w:val="none" w:sz="0" w:space="0" w:color="auto"/>
            <w:left w:val="none" w:sz="0" w:space="0" w:color="auto"/>
            <w:bottom w:val="none" w:sz="0" w:space="0" w:color="auto"/>
            <w:right w:val="none" w:sz="0" w:space="0" w:color="auto"/>
          </w:divBdr>
        </w:div>
        <w:div w:id="1337031172">
          <w:marLeft w:val="640"/>
          <w:marRight w:val="0"/>
          <w:marTop w:val="0"/>
          <w:marBottom w:val="0"/>
          <w:divBdr>
            <w:top w:val="none" w:sz="0" w:space="0" w:color="auto"/>
            <w:left w:val="none" w:sz="0" w:space="0" w:color="auto"/>
            <w:bottom w:val="none" w:sz="0" w:space="0" w:color="auto"/>
            <w:right w:val="none" w:sz="0" w:space="0" w:color="auto"/>
          </w:divBdr>
        </w:div>
        <w:div w:id="535235637">
          <w:marLeft w:val="640"/>
          <w:marRight w:val="0"/>
          <w:marTop w:val="0"/>
          <w:marBottom w:val="0"/>
          <w:divBdr>
            <w:top w:val="none" w:sz="0" w:space="0" w:color="auto"/>
            <w:left w:val="none" w:sz="0" w:space="0" w:color="auto"/>
            <w:bottom w:val="none" w:sz="0" w:space="0" w:color="auto"/>
            <w:right w:val="none" w:sz="0" w:space="0" w:color="auto"/>
          </w:divBdr>
        </w:div>
        <w:div w:id="1805461376">
          <w:marLeft w:val="640"/>
          <w:marRight w:val="0"/>
          <w:marTop w:val="0"/>
          <w:marBottom w:val="0"/>
          <w:divBdr>
            <w:top w:val="none" w:sz="0" w:space="0" w:color="auto"/>
            <w:left w:val="none" w:sz="0" w:space="0" w:color="auto"/>
            <w:bottom w:val="none" w:sz="0" w:space="0" w:color="auto"/>
            <w:right w:val="none" w:sz="0" w:space="0" w:color="auto"/>
          </w:divBdr>
        </w:div>
        <w:div w:id="2014257949">
          <w:marLeft w:val="640"/>
          <w:marRight w:val="0"/>
          <w:marTop w:val="0"/>
          <w:marBottom w:val="0"/>
          <w:divBdr>
            <w:top w:val="none" w:sz="0" w:space="0" w:color="auto"/>
            <w:left w:val="none" w:sz="0" w:space="0" w:color="auto"/>
            <w:bottom w:val="none" w:sz="0" w:space="0" w:color="auto"/>
            <w:right w:val="none" w:sz="0" w:space="0" w:color="auto"/>
          </w:divBdr>
        </w:div>
        <w:div w:id="863708884">
          <w:marLeft w:val="640"/>
          <w:marRight w:val="0"/>
          <w:marTop w:val="0"/>
          <w:marBottom w:val="0"/>
          <w:divBdr>
            <w:top w:val="none" w:sz="0" w:space="0" w:color="auto"/>
            <w:left w:val="none" w:sz="0" w:space="0" w:color="auto"/>
            <w:bottom w:val="none" w:sz="0" w:space="0" w:color="auto"/>
            <w:right w:val="none" w:sz="0" w:space="0" w:color="auto"/>
          </w:divBdr>
        </w:div>
        <w:div w:id="790586622">
          <w:marLeft w:val="640"/>
          <w:marRight w:val="0"/>
          <w:marTop w:val="0"/>
          <w:marBottom w:val="0"/>
          <w:divBdr>
            <w:top w:val="none" w:sz="0" w:space="0" w:color="auto"/>
            <w:left w:val="none" w:sz="0" w:space="0" w:color="auto"/>
            <w:bottom w:val="none" w:sz="0" w:space="0" w:color="auto"/>
            <w:right w:val="none" w:sz="0" w:space="0" w:color="auto"/>
          </w:divBdr>
        </w:div>
        <w:div w:id="20014313">
          <w:marLeft w:val="640"/>
          <w:marRight w:val="0"/>
          <w:marTop w:val="0"/>
          <w:marBottom w:val="0"/>
          <w:divBdr>
            <w:top w:val="none" w:sz="0" w:space="0" w:color="auto"/>
            <w:left w:val="none" w:sz="0" w:space="0" w:color="auto"/>
            <w:bottom w:val="none" w:sz="0" w:space="0" w:color="auto"/>
            <w:right w:val="none" w:sz="0" w:space="0" w:color="auto"/>
          </w:divBdr>
        </w:div>
        <w:div w:id="1916430268">
          <w:marLeft w:val="640"/>
          <w:marRight w:val="0"/>
          <w:marTop w:val="0"/>
          <w:marBottom w:val="0"/>
          <w:divBdr>
            <w:top w:val="none" w:sz="0" w:space="0" w:color="auto"/>
            <w:left w:val="none" w:sz="0" w:space="0" w:color="auto"/>
            <w:bottom w:val="none" w:sz="0" w:space="0" w:color="auto"/>
            <w:right w:val="none" w:sz="0" w:space="0" w:color="auto"/>
          </w:divBdr>
        </w:div>
        <w:div w:id="796339836">
          <w:marLeft w:val="640"/>
          <w:marRight w:val="0"/>
          <w:marTop w:val="0"/>
          <w:marBottom w:val="0"/>
          <w:divBdr>
            <w:top w:val="none" w:sz="0" w:space="0" w:color="auto"/>
            <w:left w:val="none" w:sz="0" w:space="0" w:color="auto"/>
            <w:bottom w:val="none" w:sz="0" w:space="0" w:color="auto"/>
            <w:right w:val="none" w:sz="0" w:space="0" w:color="auto"/>
          </w:divBdr>
        </w:div>
        <w:div w:id="1843930013">
          <w:marLeft w:val="640"/>
          <w:marRight w:val="0"/>
          <w:marTop w:val="0"/>
          <w:marBottom w:val="0"/>
          <w:divBdr>
            <w:top w:val="none" w:sz="0" w:space="0" w:color="auto"/>
            <w:left w:val="none" w:sz="0" w:space="0" w:color="auto"/>
            <w:bottom w:val="none" w:sz="0" w:space="0" w:color="auto"/>
            <w:right w:val="none" w:sz="0" w:space="0" w:color="auto"/>
          </w:divBdr>
        </w:div>
        <w:div w:id="1430851169">
          <w:marLeft w:val="640"/>
          <w:marRight w:val="0"/>
          <w:marTop w:val="0"/>
          <w:marBottom w:val="0"/>
          <w:divBdr>
            <w:top w:val="none" w:sz="0" w:space="0" w:color="auto"/>
            <w:left w:val="none" w:sz="0" w:space="0" w:color="auto"/>
            <w:bottom w:val="none" w:sz="0" w:space="0" w:color="auto"/>
            <w:right w:val="none" w:sz="0" w:space="0" w:color="auto"/>
          </w:divBdr>
        </w:div>
        <w:div w:id="646665721">
          <w:marLeft w:val="640"/>
          <w:marRight w:val="0"/>
          <w:marTop w:val="0"/>
          <w:marBottom w:val="0"/>
          <w:divBdr>
            <w:top w:val="none" w:sz="0" w:space="0" w:color="auto"/>
            <w:left w:val="none" w:sz="0" w:space="0" w:color="auto"/>
            <w:bottom w:val="none" w:sz="0" w:space="0" w:color="auto"/>
            <w:right w:val="none" w:sz="0" w:space="0" w:color="auto"/>
          </w:divBdr>
        </w:div>
        <w:div w:id="1393116012">
          <w:marLeft w:val="640"/>
          <w:marRight w:val="0"/>
          <w:marTop w:val="0"/>
          <w:marBottom w:val="0"/>
          <w:divBdr>
            <w:top w:val="none" w:sz="0" w:space="0" w:color="auto"/>
            <w:left w:val="none" w:sz="0" w:space="0" w:color="auto"/>
            <w:bottom w:val="none" w:sz="0" w:space="0" w:color="auto"/>
            <w:right w:val="none" w:sz="0" w:space="0" w:color="auto"/>
          </w:divBdr>
        </w:div>
        <w:div w:id="668168989">
          <w:marLeft w:val="640"/>
          <w:marRight w:val="0"/>
          <w:marTop w:val="0"/>
          <w:marBottom w:val="0"/>
          <w:divBdr>
            <w:top w:val="none" w:sz="0" w:space="0" w:color="auto"/>
            <w:left w:val="none" w:sz="0" w:space="0" w:color="auto"/>
            <w:bottom w:val="none" w:sz="0" w:space="0" w:color="auto"/>
            <w:right w:val="none" w:sz="0" w:space="0" w:color="auto"/>
          </w:divBdr>
        </w:div>
        <w:div w:id="1561011832">
          <w:marLeft w:val="640"/>
          <w:marRight w:val="0"/>
          <w:marTop w:val="0"/>
          <w:marBottom w:val="0"/>
          <w:divBdr>
            <w:top w:val="none" w:sz="0" w:space="0" w:color="auto"/>
            <w:left w:val="none" w:sz="0" w:space="0" w:color="auto"/>
            <w:bottom w:val="none" w:sz="0" w:space="0" w:color="auto"/>
            <w:right w:val="none" w:sz="0" w:space="0" w:color="auto"/>
          </w:divBdr>
        </w:div>
        <w:div w:id="1257206133">
          <w:marLeft w:val="640"/>
          <w:marRight w:val="0"/>
          <w:marTop w:val="0"/>
          <w:marBottom w:val="0"/>
          <w:divBdr>
            <w:top w:val="none" w:sz="0" w:space="0" w:color="auto"/>
            <w:left w:val="none" w:sz="0" w:space="0" w:color="auto"/>
            <w:bottom w:val="none" w:sz="0" w:space="0" w:color="auto"/>
            <w:right w:val="none" w:sz="0" w:space="0" w:color="auto"/>
          </w:divBdr>
        </w:div>
        <w:div w:id="1225288875">
          <w:marLeft w:val="640"/>
          <w:marRight w:val="0"/>
          <w:marTop w:val="0"/>
          <w:marBottom w:val="0"/>
          <w:divBdr>
            <w:top w:val="none" w:sz="0" w:space="0" w:color="auto"/>
            <w:left w:val="none" w:sz="0" w:space="0" w:color="auto"/>
            <w:bottom w:val="none" w:sz="0" w:space="0" w:color="auto"/>
            <w:right w:val="none" w:sz="0" w:space="0" w:color="auto"/>
          </w:divBdr>
        </w:div>
        <w:div w:id="9187424">
          <w:marLeft w:val="640"/>
          <w:marRight w:val="0"/>
          <w:marTop w:val="0"/>
          <w:marBottom w:val="0"/>
          <w:divBdr>
            <w:top w:val="none" w:sz="0" w:space="0" w:color="auto"/>
            <w:left w:val="none" w:sz="0" w:space="0" w:color="auto"/>
            <w:bottom w:val="none" w:sz="0" w:space="0" w:color="auto"/>
            <w:right w:val="none" w:sz="0" w:space="0" w:color="auto"/>
          </w:divBdr>
        </w:div>
        <w:div w:id="1624769298">
          <w:marLeft w:val="640"/>
          <w:marRight w:val="0"/>
          <w:marTop w:val="0"/>
          <w:marBottom w:val="0"/>
          <w:divBdr>
            <w:top w:val="none" w:sz="0" w:space="0" w:color="auto"/>
            <w:left w:val="none" w:sz="0" w:space="0" w:color="auto"/>
            <w:bottom w:val="none" w:sz="0" w:space="0" w:color="auto"/>
            <w:right w:val="none" w:sz="0" w:space="0" w:color="auto"/>
          </w:divBdr>
        </w:div>
        <w:div w:id="1218932954">
          <w:marLeft w:val="640"/>
          <w:marRight w:val="0"/>
          <w:marTop w:val="0"/>
          <w:marBottom w:val="0"/>
          <w:divBdr>
            <w:top w:val="none" w:sz="0" w:space="0" w:color="auto"/>
            <w:left w:val="none" w:sz="0" w:space="0" w:color="auto"/>
            <w:bottom w:val="none" w:sz="0" w:space="0" w:color="auto"/>
            <w:right w:val="none" w:sz="0" w:space="0" w:color="auto"/>
          </w:divBdr>
        </w:div>
        <w:div w:id="187566071">
          <w:marLeft w:val="640"/>
          <w:marRight w:val="0"/>
          <w:marTop w:val="0"/>
          <w:marBottom w:val="0"/>
          <w:divBdr>
            <w:top w:val="none" w:sz="0" w:space="0" w:color="auto"/>
            <w:left w:val="none" w:sz="0" w:space="0" w:color="auto"/>
            <w:bottom w:val="none" w:sz="0" w:space="0" w:color="auto"/>
            <w:right w:val="none" w:sz="0" w:space="0" w:color="auto"/>
          </w:divBdr>
        </w:div>
        <w:div w:id="276374107">
          <w:marLeft w:val="640"/>
          <w:marRight w:val="0"/>
          <w:marTop w:val="0"/>
          <w:marBottom w:val="0"/>
          <w:divBdr>
            <w:top w:val="none" w:sz="0" w:space="0" w:color="auto"/>
            <w:left w:val="none" w:sz="0" w:space="0" w:color="auto"/>
            <w:bottom w:val="none" w:sz="0" w:space="0" w:color="auto"/>
            <w:right w:val="none" w:sz="0" w:space="0" w:color="auto"/>
          </w:divBdr>
        </w:div>
        <w:div w:id="566035024">
          <w:marLeft w:val="640"/>
          <w:marRight w:val="0"/>
          <w:marTop w:val="0"/>
          <w:marBottom w:val="0"/>
          <w:divBdr>
            <w:top w:val="none" w:sz="0" w:space="0" w:color="auto"/>
            <w:left w:val="none" w:sz="0" w:space="0" w:color="auto"/>
            <w:bottom w:val="none" w:sz="0" w:space="0" w:color="auto"/>
            <w:right w:val="none" w:sz="0" w:space="0" w:color="auto"/>
          </w:divBdr>
        </w:div>
        <w:div w:id="1118640300">
          <w:marLeft w:val="640"/>
          <w:marRight w:val="0"/>
          <w:marTop w:val="0"/>
          <w:marBottom w:val="0"/>
          <w:divBdr>
            <w:top w:val="none" w:sz="0" w:space="0" w:color="auto"/>
            <w:left w:val="none" w:sz="0" w:space="0" w:color="auto"/>
            <w:bottom w:val="none" w:sz="0" w:space="0" w:color="auto"/>
            <w:right w:val="none" w:sz="0" w:space="0" w:color="auto"/>
          </w:divBdr>
        </w:div>
        <w:div w:id="490678136">
          <w:marLeft w:val="640"/>
          <w:marRight w:val="0"/>
          <w:marTop w:val="0"/>
          <w:marBottom w:val="0"/>
          <w:divBdr>
            <w:top w:val="none" w:sz="0" w:space="0" w:color="auto"/>
            <w:left w:val="none" w:sz="0" w:space="0" w:color="auto"/>
            <w:bottom w:val="none" w:sz="0" w:space="0" w:color="auto"/>
            <w:right w:val="none" w:sz="0" w:space="0" w:color="auto"/>
          </w:divBdr>
        </w:div>
        <w:div w:id="994187845">
          <w:marLeft w:val="640"/>
          <w:marRight w:val="0"/>
          <w:marTop w:val="0"/>
          <w:marBottom w:val="0"/>
          <w:divBdr>
            <w:top w:val="none" w:sz="0" w:space="0" w:color="auto"/>
            <w:left w:val="none" w:sz="0" w:space="0" w:color="auto"/>
            <w:bottom w:val="none" w:sz="0" w:space="0" w:color="auto"/>
            <w:right w:val="none" w:sz="0" w:space="0" w:color="auto"/>
          </w:divBdr>
        </w:div>
        <w:div w:id="1759935774">
          <w:marLeft w:val="640"/>
          <w:marRight w:val="0"/>
          <w:marTop w:val="0"/>
          <w:marBottom w:val="0"/>
          <w:divBdr>
            <w:top w:val="none" w:sz="0" w:space="0" w:color="auto"/>
            <w:left w:val="none" w:sz="0" w:space="0" w:color="auto"/>
            <w:bottom w:val="none" w:sz="0" w:space="0" w:color="auto"/>
            <w:right w:val="none" w:sz="0" w:space="0" w:color="auto"/>
          </w:divBdr>
        </w:div>
        <w:div w:id="494691396">
          <w:marLeft w:val="640"/>
          <w:marRight w:val="0"/>
          <w:marTop w:val="0"/>
          <w:marBottom w:val="0"/>
          <w:divBdr>
            <w:top w:val="none" w:sz="0" w:space="0" w:color="auto"/>
            <w:left w:val="none" w:sz="0" w:space="0" w:color="auto"/>
            <w:bottom w:val="none" w:sz="0" w:space="0" w:color="auto"/>
            <w:right w:val="none" w:sz="0" w:space="0" w:color="auto"/>
          </w:divBdr>
        </w:div>
        <w:div w:id="522943579">
          <w:marLeft w:val="640"/>
          <w:marRight w:val="0"/>
          <w:marTop w:val="0"/>
          <w:marBottom w:val="0"/>
          <w:divBdr>
            <w:top w:val="none" w:sz="0" w:space="0" w:color="auto"/>
            <w:left w:val="none" w:sz="0" w:space="0" w:color="auto"/>
            <w:bottom w:val="none" w:sz="0" w:space="0" w:color="auto"/>
            <w:right w:val="none" w:sz="0" w:space="0" w:color="auto"/>
          </w:divBdr>
        </w:div>
        <w:div w:id="1646662106">
          <w:marLeft w:val="640"/>
          <w:marRight w:val="0"/>
          <w:marTop w:val="0"/>
          <w:marBottom w:val="0"/>
          <w:divBdr>
            <w:top w:val="none" w:sz="0" w:space="0" w:color="auto"/>
            <w:left w:val="none" w:sz="0" w:space="0" w:color="auto"/>
            <w:bottom w:val="none" w:sz="0" w:space="0" w:color="auto"/>
            <w:right w:val="none" w:sz="0" w:space="0" w:color="auto"/>
          </w:divBdr>
        </w:div>
        <w:div w:id="1790776508">
          <w:marLeft w:val="640"/>
          <w:marRight w:val="0"/>
          <w:marTop w:val="0"/>
          <w:marBottom w:val="0"/>
          <w:divBdr>
            <w:top w:val="none" w:sz="0" w:space="0" w:color="auto"/>
            <w:left w:val="none" w:sz="0" w:space="0" w:color="auto"/>
            <w:bottom w:val="none" w:sz="0" w:space="0" w:color="auto"/>
            <w:right w:val="none" w:sz="0" w:space="0" w:color="auto"/>
          </w:divBdr>
        </w:div>
        <w:div w:id="55207267">
          <w:marLeft w:val="640"/>
          <w:marRight w:val="0"/>
          <w:marTop w:val="0"/>
          <w:marBottom w:val="0"/>
          <w:divBdr>
            <w:top w:val="none" w:sz="0" w:space="0" w:color="auto"/>
            <w:left w:val="none" w:sz="0" w:space="0" w:color="auto"/>
            <w:bottom w:val="none" w:sz="0" w:space="0" w:color="auto"/>
            <w:right w:val="none" w:sz="0" w:space="0" w:color="auto"/>
          </w:divBdr>
        </w:div>
        <w:div w:id="851265062">
          <w:marLeft w:val="640"/>
          <w:marRight w:val="0"/>
          <w:marTop w:val="0"/>
          <w:marBottom w:val="0"/>
          <w:divBdr>
            <w:top w:val="none" w:sz="0" w:space="0" w:color="auto"/>
            <w:left w:val="none" w:sz="0" w:space="0" w:color="auto"/>
            <w:bottom w:val="none" w:sz="0" w:space="0" w:color="auto"/>
            <w:right w:val="none" w:sz="0" w:space="0" w:color="auto"/>
          </w:divBdr>
        </w:div>
        <w:div w:id="828138157">
          <w:marLeft w:val="640"/>
          <w:marRight w:val="0"/>
          <w:marTop w:val="0"/>
          <w:marBottom w:val="0"/>
          <w:divBdr>
            <w:top w:val="none" w:sz="0" w:space="0" w:color="auto"/>
            <w:left w:val="none" w:sz="0" w:space="0" w:color="auto"/>
            <w:bottom w:val="none" w:sz="0" w:space="0" w:color="auto"/>
            <w:right w:val="none" w:sz="0" w:space="0" w:color="auto"/>
          </w:divBdr>
        </w:div>
        <w:div w:id="757754181">
          <w:marLeft w:val="640"/>
          <w:marRight w:val="0"/>
          <w:marTop w:val="0"/>
          <w:marBottom w:val="0"/>
          <w:divBdr>
            <w:top w:val="none" w:sz="0" w:space="0" w:color="auto"/>
            <w:left w:val="none" w:sz="0" w:space="0" w:color="auto"/>
            <w:bottom w:val="none" w:sz="0" w:space="0" w:color="auto"/>
            <w:right w:val="none" w:sz="0" w:space="0" w:color="auto"/>
          </w:divBdr>
        </w:div>
        <w:div w:id="841166626">
          <w:marLeft w:val="640"/>
          <w:marRight w:val="0"/>
          <w:marTop w:val="0"/>
          <w:marBottom w:val="0"/>
          <w:divBdr>
            <w:top w:val="none" w:sz="0" w:space="0" w:color="auto"/>
            <w:left w:val="none" w:sz="0" w:space="0" w:color="auto"/>
            <w:bottom w:val="none" w:sz="0" w:space="0" w:color="auto"/>
            <w:right w:val="none" w:sz="0" w:space="0" w:color="auto"/>
          </w:divBdr>
        </w:div>
        <w:div w:id="828594234">
          <w:marLeft w:val="640"/>
          <w:marRight w:val="0"/>
          <w:marTop w:val="0"/>
          <w:marBottom w:val="0"/>
          <w:divBdr>
            <w:top w:val="none" w:sz="0" w:space="0" w:color="auto"/>
            <w:left w:val="none" w:sz="0" w:space="0" w:color="auto"/>
            <w:bottom w:val="none" w:sz="0" w:space="0" w:color="auto"/>
            <w:right w:val="none" w:sz="0" w:space="0" w:color="auto"/>
          </w:divBdr>
        </w:div>
        <w:div w:id="1489323001">
          <w:marLeft w:val="640"/>
          <w:marRight w:val="0"/>
          <w:marTop w:val="0"/>
          <w:marBottom w:val="0"/>
          <w:divBdr>
            <w:top w:val="none" w:sz="0" w:space="0" w:color="auto"/>
            <w:left w:val="none" w:sz="0" w:space="0" w:color="auto"/>
            <w:bottom w:val="none" w:sz="0" w:space="0" w:color="auto"/>
            <w:right w:val="none" w:sz="0" w:space="0" w:color="auto"/>
          </w:divBdr>
        </w:div>
        <w:div w:id="1148596443">
          <w:marLeft w:val="640"/>
          <w:marRight w:val="0"/>
          <w:marTop w:val="0"/>
          <w:marBottom w:val="0"/>
          <w:divBdr>
            <w:top w:val="none" w:sz="0" w:space="0" w:color="auto"/>
            <w:left w:val="none" w:sz="0" w:space="0" w:color="auto"/>
            <w:bottom w:val="none" w:sz="0" w:space="0" w:color="auto"/>
            <w:right w:val="none" w:sz="0" w:space="0" w:color="auto"/>
          </w:divBdr>
        </w:div>
        <w:div w:id="1600984445">
          <w:marLeft w:val="640"/>
          <w:marRight w:val="0"/>
          <w:marTop w:val="0"/>
          <w:marBottom w:val="0"/>
          <w:divBdr>
            <w:top w:val="none" w:sz="0" w:space="0" w:color="auto"/>
            <w:left w:val="none" w:sz="0" w:space="0" w:color="auto"/>
            <w:bottom w:val="none" w:sz="0" w:space="0" w:color="auto"/>
            <w:right w:val="none" w:sz="0" w:space="0" w:color="auto"/>
          </w:divBdr>
        </w:div>
        <w:div w:id="2099281191">
          <w:marLeft w:val="640"/>
          <w:marRight w:val="0"/>
          <w:marTop w:val="0"/>
          <w:marBottom w:val="0"/>
          <w:divBdr>
            <w:top w:val="none" w:sz="0" w:space="0" w:color="auto"/>
            <w:left w:val="none" w:sz="0" w:space="0" w:color="auto"/>
            <w:bottom w:val="none" w:sz="0" w:space="0" w:color="auto"/>
            <w:right w:val="none" w:sz="0" w:space="0" w:color="auto"/>
          </w:divBdr>
        </w:div>
        <w:div w:id="1626694019">
          <w:marLeft w:val="640"/>
          <w:marRight w:val="0"/>
          <w:marTop w:val="0"/>
          <w:marBottom w:val="0"/>
          <w:divBdr>
            <w:top w:val="none" w:sz="0" w:space="0" w:color="auto"/>
            <w:left w:val="none" w:sz="0" w:space="0" w:color="auto"/>
            <w:bottom w:val="none" w:sz="0" w:space="0" w:color="auto"/>
            <w:right w:val="none" w:sz="0" w:space="0" w:color="auto"/>
          </w:divBdr>
        </w:div>
        <w:div w:id="1941448015">
          <w:marLeft w:val="640"/>
          <w:marRight w:val="0"/>
          <w:marTop w:val="0"/>
          <w:marBottom w:val="0"/>
          <w:divBdr>
            <w:top w:val="none" w:sz="0" w:space="0" w:color="auto"/>
            <w:left w:val="none" w:sz="0" w:space="0" w:color="auto"/>
            <w:bottom w:val="none" w:sz="0" w:space="0" w:color="auto"/>
            <w:right w:val="none" w:sz="0" w:space="0" w:color="auto"/>
          </w:divBdr>
        </w:div>
        <w:div w:id="1765151878">
          <w:marLeft w:val="640"/>
          <w:marRight w:val="0"/>
          <w:marTop w:val="0"/>
          <w:marBottom w:val="0"/>
          <w:divBdr>
            <w:top w:val="none" w:sz="0" w:space="0" w:color="auto"/>
            <w:left w:val="none" w:sz="0" w:space="0" w:color="auto"/>
            <w:bottom w:val="none" w:sz="0" w:space="0" w:color="auto"/>
            <w:right w:val="none" w:sz="0" w:space="0" w:color="auto"/>
          </w:divBdr>
        </w:div>
        <w:div w:id="1831360778">
          <w:marLeft w:val="640"/>
          <w:marRight w:val="0"/>
          <w:marTop w:val="0"/>
          <w:marBottom w:val="0"/>
          <w:divBdr>
            <w:top w:val="none" w:sz="0" w:space="0" w:color="auto"/>
            <w:left w:val="none" w:sz="0" w:space="0" w:color="auto"/>
            <w:bottom w:val="none" w:sz="0" w:space="0" w:color="auto"/>
            <w:right w:val="none" w:sz="0" w:space="0" w:color="auto"/>
          </w:divBdr>
        </w:div>
        <w:div w:id="2023438014">
          <w:marLeft w:val="640"/>
          <w:marRight w:val="0"/>
          <w:marTop w:val="0"/>
          <w:marBottom w:val="0"/>
          <w:divBdr>
            <w:top w:val="none" w:sz="0" w:space="0" w:color="auto"/>
            <w:left w:val="none" w:sz="0" w:space="0" w:color="auto"/>
            <w:bottom w:val="none" w:sz="0" w:space="0" w:color="auto"/>
            <w:right w:val="none" w:sz="0" w:space="0" w:color="auto"/>
          </w:divBdr>
        </w:div>
        <w:div w:id="928923021">
          <w:marLeft w:val="640"/>
          <w:marRight w:val="0"/>
          <w:marTop w:val="0"/>
          <w:marBottom w:val="0"/>
          <w:divBdr>
            <w:top w:val="none" w:sz="0" w:space="0" w:color="auto"/>
            <w:left w:val="none" w:sz="0" w:space="0" w:color="auto"/>
            <w:bottom w:val="none" w:sz="0" w:space="0" w:color="auto"/>
            <w:right w:val="none" w:sz="0" w:space="0" w:color="auto"/>
          </w:divBdr>
        </w:div>
        <w:div w:id="1447121364">
          <w:marLeft w:val="640"/>
          <w:marRight w:val="0"/>
          <w:marTop w:val="0"/>
          <w:marBottom w:val="0"/>
          <w:divBdr>
            <w:top w:val="none" w:sz="0" w:space="0" w:color="auto"/>
            <w:left w:val="none" w:sz="0" w:space="0" w:color="auto"/>
            <w:bottom w:val="none" w:sz="0" w:space="0" w:color="auto"/>
            <w:right w:val="none" w:sz="0" w:space="0" w:color="auto"/>
          </w:divBdr>
        </w:div>
        <w:div w:id="1069618874">
          <w:marLeft w:val="640"/>
          <w:marRight w:val="0"/>
          <w:marTop w:val="0"/>
          <w:marBottom w:val="0"/>
          <w:divBdr>
            <w:top w:val="none" w:sz="0" w:space="0" w:color="auto"/>
            <w:left w:val="none" w:sz="0" w:space="0" w:color="auto"/>
            <w:bottom w:val="none" w:sz="0" w:space="0" w:color="auto"/>
            <w:right w:val="none" w:sz="0" w:space="0" w:color="auto"/>
          </w:divBdr>
        </w:div>
        <w:div w:id="1894925763">
          <w:marLeft w:val="640"/>
          <w:marRight w:val="0"/>
          <w:marTop w:val="0"/>
          <w:marBottom w:val="0"/>
          <w:divBdr>
            <w:top w:val="none" w:sz="0" w:space="0" w:color="auto"/>
            <w:left w:val="none" w:sz="0" w:space="0" w:color="auto"/>
            <w:bottom w:val="none" w:sz="0" w:space="0" w:color="auto"/>
            <w:right w:val="none" w:sz="0" w:space="0" w:color="auto"/>
          </w:divBdr>
        </w:div>
        <w:div w:id="2000385633">
          <w:marLeft w:val="640"/>
          <w:marRight w:val="0"/>
          <w:marTop w:val="0"/>
          <w:marBottom w:val="0"/>
          <w:divBdr>
            <w:top w:val="none" w:sz="0" w:space="0" w:color="auto"/>
            <w:left w:val="none" w:sz="0" w:space="0" w:color="auto"/>
            <w:bottom w:val="none" w:sz="0" w:space="0" w:color="auto"/>
            <w:right w:val="none" w:sz="0" w:space="0" w:color="auto"/>
          </w:divBdr>
        </w:div>
        <w:div w:id="221985959">
          <w:marLeft w:val="640"/>
          <w:marRight w:val="0"/>
          <w:marTop w:val="0"/>
          <w:marBottom w:val="0"/>
          <w:divBdr>
            <w:top w:val="none" w:sz="0" w:space="0" w:color="auto"/>
            <w:left w:val="none" w:sz="0" w:space="0" w:color="auto"/>
            <w:bottom w:val="none" w:sz="0" w:space="0" w:color="auto"/>
            <w:right w:val="none" w:sz="0" w:space="0" w:color="auto"/>
          </w:divBdr>
        </w:div>
        <w:div w:id="2051688677">
          <w:marLeft w:val="640"/>
          <w:marRight w:val="0"/>
          <w:marTop w:val="0"/>
          <w:marBottom w:val="0"/>
          <w:divBdr>
            <w:top w:val="none" w:sz="0" w:space="0" w:color="auto"/>
            <w:left w:val="none" w:sz="0" w:space="0" w:color="auto"/>
            <w:bottom w:val="none" w:sz="0" w:space="0" w:color="auto"/>
            <w:right w:val="none" w:sz="0" w:space="0" w:color="auto"/>
          </w:divBdr>
        </w:div>
        <w:div w:id="585649107">
          <w:marLeft w:val="640"/>
          <w:marRight w:val="0"/>
          <w:marTop w:val="0"/>
          <w:marBottom w:val="0"/>
          <w:divBdr>
            <w:top w:val="none" w:sz="0" w:space="0" w:color="auto"/>
            <w:left w:val="none" w:sz="0" w:space="0" w:color="auto"/>
            <w:bottom w:val="none" w:sz="0" w:space="0" w:color="auto"/>
            <w:right w:val="none" w:sz="0" w:space="0" w:color="auto"/>
          </w:divBdr>
        </w:div>
        <w:div w:id="2117946677">
          <w:marLeft w:val="640"/>
          <w:marRight w:val="0"/>
          <w:marTop w:val="0"/>
          <w:marBottom w:val="0"/>
          <w:divBdr>
            <w:top w:val="none" w:sz="0" w:space="0" w:color="auto"/>
            <w:left w:val="none" w:sz="0" w:space="0" w:color="auto"/>
            <w:bottom w:val="none" w:sz="0" w:space="0" w:color="auto"/>
            <w:right w:val="none" w:sz="0" w:space="0" w:color="auto"/>
          </w:divBdr>
        </w:div>
        <w:div w:id="178010064">
          <w:marLeft w:val="640"/>
          <w:marRight w:val="0"/>
          <w:marTop w:val="0"/>
          <w:marBottom w:val="0"/>
          <w:divBdr>
            <w:top w:val="none" w:sz="0" w:space="0" w:color="auto"/>
            <w:left w:val="none" w:sz="0" w:space="0" w:color="auto"/>
            <w:bottom w:val="none" w:sz="0" w:space="0" w:color="auto"/>
            <w:right w:val="none" w:sz="0" w:space="0" w:color="auto"/>
          </w:divBdr>
        </w:div>
        <w:div w:id="803085674">
          <w:marLeft w:val="640"/>
          <w:marRight w:val="0"/>
          <w:marTop w:val="0"/>
          <w:marBottom w:val="0"/>
          <w:divBdr>
            <w:top w:val="none" w:sz="0" w:space="0" w:color="auto"/>
            <w:left w:val="none" w:sz="0" w:space="0" w:color="auto"/>
            <w:bottom w:val="none" w:sz="0" w:space="0" w:color="auto"/>
            <w:right w:val="none" w:sz="0" w:space="0" w:color="auto"/>
          </w:divBdr>
        </w:div>
        <w:div w:id="2024361363">
          <w:marLeft w:val="640"/>
          <w:marRight w:val="0"/>
          <w:marTop w:val="0"/>
          <w:marBottom w:val="0"/>
          <w:divBdr>
            <w:top w:val="none" w:sz="0" w:space="0" w:color="auto"/>
            <w:left w:val="none" w:sz="0" w:space="0" w:color="auto"/>
            <w:bottom w:val="none" w:sz="0" w:space="0" w:color="auto"/>
            <w:right w:val="none" w:sz="0" w:space="0" w:color="auto"/>
          </w:divBdr>
        </w:div>
        <w:div w:id="463162853">
          <w:marLeft w:val="640"/>
          <w:marRight w:val="0"/>
          <w:marTop w:val="0"/>
          <w:marBottom w:val="0"/>
          <w:divBdr>
            <w:top w:val="none" w:sz="0" w:space="0" w:color="auto"/>
            <w:left w:val="none" w:sz="0" w:space="0" w:color="auto"/>
            <w:bottom w:val="none" w:sz="0" w:space="0" w:color="auto"/>
            <w:right w:val="none" w:sz="0" w:space="0" w:color="auto"/>
          </w:divBdr>
        </w:div>
        <w:div w:id="1975476557">
          <w:marLeft w:val="640"/>
          <w:marRight w:val="0"/>
          <w:marTop w:val="0"/>
          <w:marBottom w:val="0"/>
          <w:divBdr>
            <w:top w:val="none" w:sz="0" w:space="0" w:color="auto"/>
            <w:left w:val="none" w:sz="0" w:space="0" w:color="auto"/>
            <w:bottom w:val="none" w:sz="0" w:space="0" w:color="auto"/>
            <w:right w:val="none" w:sz="0" w:space="0" w:color="auto"/>
          </w:divBdr>
        </w:div>
        <w:div w:id="1856339629">
          <w:marLeft w:val="640"/>
          <w:marRight w:val="0"/>
          <w:marTop w:val="0"/>
          <w:marBottom w:val="0"/>
          <w:divBdr>
            <w:top w:val="none" w:sz="0" w:space="0" w:color="auto"/>
            <w:left w:val="none" w:sz="0" w:space="0" w:color="auto"/>
            <w:bottom w:val="none" w:sz="0" w:space="0" w:color="auto"/>
            <w:right w:val="none" w:sz="0" w:space="0" w:color="auto"/>
          </w:divBdr>
        </w:div>
        <w:div w:id="1369138673">
          <w:marLeft w:val="640"/>
          <w:marRight w:val="0"/>
          <w:marTop w:val="0"/>
          <w:marBottom w:val="0"/>
          <w:divBdr>
            <w:top w:val="none" w:sz="0" w:space="0" w:color="auto"/>
            <w:left w:val="none" w:sz="0" w:space="0" w:color="auto"/>
            <w:bottom w:val="none" w:sz="0" w:space="0" w:color="auto"/>
            <w:right w:val="none" w:sz="0" w:space="0" w:color="auto"/>
          </w:divBdr>
        </w:div>
        <w:div w:id="1799176850">
          <w:marLeft w:val="640"/>
          <w:marRight w:val="0"/>
          <w:marTop w:val="0"/>
          <w:marBottom w:val="0"/>
          <w:divBdr>
            <w:top w:val="none" w:sz="0" w:space="0" w:color="auto"/>
            <w:left w:val="none" w:sz="0" w:space="0" w:color="auto"/>
            <w:bottom w:val="none" w:sz="0" w:space="0" w:color="auto"/>
            <w:right w:val="none" w:sz="0" w:space="0" w:color="auto"/>
          </w:divBdr>
        </w:div>
        <w:div w:id="1923220400">
          <w:marLeft w:val="640"/>
          <w:marRight w:val="0"/>
          <w:marTop w:val="0"/>
          <w:marBottom w:val="0"/>
          <w:divBdr>
            <w:top w:val="none" w:sz="0" w:space="0" w:color="auto"/>
            <w:left w:val="none" w:sz="0" w:space="0" w:color="auto"/>
            <w:bottom w:val="none" w:sz="0" w:space="0" w:color="auto"/>
            <w:right w:val="none" w:sz="0" w:space="0" w:color="auto"/>
          </w:divBdr>
        </w:div>
        <w:div w:id="2036686606">
          <w:marLeft w:val="640"/>
          <w:marRight w:val="0"/>
          <w:marTop w:val="0"/>
          <w:marBottom w:val="0"/>
          <w:divBdr>
            <w:top w:val="none" w:sz="0" w:space="0" w:color="auto"/>
            <w:left w:val="none" w:sz="0" w:space="0" w:color="auto"/>
            <w:bottom w:val="none" w:sz="0" w:space="0" w:color="auto"/>
            <w:right w:val="none" w:sz="0" w:space="0" w:color="auto"/>
          </w:divBdr>
        </w:div>
        <w:div w:id="915823789">
          <w:marLeft w:val="640"/>
          <w:marRight w:val="0"/>
          <w:marTop w:val="0"/>
          <w:marBottom w:val="0"/>
          <w:divBdr>
            <w:top w:val="none" w:sz="0" w:space="0" w:color="auto"/>
            <w:left w:val="none" w:sz="0" w:space="0" w:color="auto"/>
            <w:bottom w:val="none" w:sz="0" w:space="0" w:color="auto"/>
            <w:right w:val="none" w:sz="0" w:space="0" w:color="auto"/>
          </w:divBdr>
        </w:div>
        <w:div w:id="2026514894">
          <w:marLeft w:val="640"/>
          <w:marRight w:val="0"/>
          <w:marTop w:val="0"/>
          <w:marBottom w:val="0"/>
          <w:divBdr>
            <w:top w:val="none" w:sz="0" w:space="0" w:color="auto"/>
            <w:left w:val="none" w:sz="0" w:space="0" w:color="auto"/>
            <w:bottom w:val="none" w:sz="0" w:space="0" w:color="auto"/>
            <w:right w:val="none" w:sz="0" w:space="0" w:color="auto"/>
          </w:divBdr>
        </w:div>
        <w:div w:id="1717663533">
          <w:marLeft w:val="640"/>
          <w:marRight w:val="0"/>
          <w:marTop w:val="0"/>
          <w:marBottom w:val="0"/>
          <w:divBdr>
            <w:top w:val="none" w:sz="0" w:space="0" w:color="auto"/>
            <w:left w:val="none" w:sz="0" w:space="0" w:color="auto"/>
            <w:bottom w:val="none" w:sz="0" w:space="0" w:color="auto"/>
            <w:right w:val="none" w:sz="0" w:space="0" w:color="auto"/>
          </w:divBdr>
        </w:div>
        <w:div w:id="699089129">
          <w:marLeft w:val="640"/>
          <w:marRight w:val="0"/>
          <w:marTop w:val="0"/>
          <w:marBottom w:val="0"/>
          <w:divBdr>
            <w:top w:val="none" w:sz="0" w:space="0" w:color="auto"/>
            <w:left w:val="none" w:sz="0" w:space="0" w:color="auto"/>
            <w:bottom w:val="none" w:sz="0" w:space="0" w:color="auto"/>
            <w:right w:val="none" w:sz="0" w:space="0" w:color="auto"/>
          </w:divBdr>
        </w:div>
        <w:div w:id="1391731637">
          <w:marLeft w:val="640"/>
          <w:marRight w:val="0"/>
          <w:marTop w:val="0"/>
          <w:marBottom w:val="0"/>
          <w:divBdr>
            <w:top w:val="none" w:sz="0" w:space="0" w:color="auto"/>
            <w:left w:val="none" w:sz="0" w:space="0" w:color="auto"/>
            <w:bottom w:val="none" w:sz="0" w:space="0" w:color="auto"/>
            <w:right w:val="none" w:sz="0" w:space="0" w:color="auto"/>
          </w:divBdr>
        </w:div>
        <w:div w:id="1838182847">
          <w:marLeft w:val="640"/>
          <w:marRight w:val="0"/>
          <w:marTop w:val="0"/>
          <w:marBottom w:val="0"/>
          <w:divBdr>
            <w:top w:val="none" w:sz="0" w:space="0" w:color="auto"/>
            <w:left w:val="none" w:sz="0" w:space="0" w:color="auto"/>
            <w:bottom w:val="none" w:sz="0" w:space="0" w:color="auto"/>
            <w:right w:val="none" w:sz="0" w:space="0" w:color="auto"/>
          </w:divBdr>
        </w:div>
        <w:div w:id="1396006657">
          <w:marLeft w:val="640"/>
          <w:marRight w:val="0"/>
          <w:marTop w:val="0"/>
          <w:marBottom w:val="0"/>
          <w:divBdr>
            <w:top w:val="none" w:sz="0" w:space="0" w:color="auto"/>
            <w:left w:val="none" w:sz="0" w:space="0" w:color="auto"/>
            <w:bottom w:val="none" w:sz="0" w:space="0" w:color="auto"/>
            <w:right w:val="none" w:sz="0" w:space="0" w:color="auto"/>
          </w:divBdr>
        </w:div>
        <w:div w:id="1130516395">
          <w:marLeft w:val="640"/>
          <w:marRight w:val="0"/>
          <w:marTop w:val="0"/>
          <w:marBottom w:val="0"/>
          <w:divBdr>
            <w:top w:val="none" w:sz="0" w:space="0" w:color="auto"/>
            <w:left w:val="none" w:sz="0" w:space="0" w:color="auto"/>
            <w:bottom w:val="none" w:sz="0" w:space="0" w:color="auto"/>
            <w:right w:val="none" w:sz="0" w:space="0" w:color="auto"/>
          </w:divBdr>
        </w:div>
        <w:div w:id="1900048187">
          <w:marLeft w:val="640"/>
          <w:marRight w:val="0"/>
          <w:marTop w:val="0"/>
          <w:marBottom w:val="0"/>
          <w:divBdr>
            <w:top w:val="none" w:sz="0" w:space="0" w:color="auto"/>
            <w:left w:val="none" w:sz="0" w:space="0" w:color="auto"/>
            <w:bottom w:val="none" w:sz="0" w:space="0" w:color="auto"/>
            <w:right w:val="none" w:sz="0" w:space="0" w:color="auto"/>
          </w:divBdr>
        </w:div>
        <w:div w:id="1163861628">
          <w:marLeft w:val="640"/>
          <w:marRight w:val="0"/>
          <w:marTop w:val="0"/>
          <w:marBottom w:val="0"/>
          <w:divBdr>
            <w:top w:val="none" w:sz="0" w:space="0" w:color="auto"/>
            <w:left w:val="none" w:sz="0" w:space="0" w:color="auto"/>
            <w:bottom w:val="none" w:sz="0" w:space="0" w:color="auto"/>
            <w:right w:val="none" w:sz="0" w:space="0" w:color="auto"/>
          </w:divBdr>
        </w:div>
        <w:div w:id="43217802">
          <w:marLeft w:val="640"/>
          <w:marRight w:val="0"/>
          <w:marTop w:val="0"/>
          <w:marBottom w:val="0"/>
          <w:divBdr>
            <w:top w:val="none" w:sz="0" w:space="0" w:color="auto"/>
            <w:left w:val="none" w:sz="0" w:space="0" w:color="auto"/>
            <w:bottom w:val="none" w:sz="0" w:space="0" w:color="auto"/>
            <w:right w:val="none" w:sz="0" w:space="0" w:color="auto"/>
          </w:divBdr>
        </w:div>
        <w:div w:id="576401802">
          <w:marLeft w:val="640"/>
          <w:marRight w:val="0"/>
          <w:marTop w:val="0"/>
          <w:marBottom w:val="0"/>
          <w:divBdr>
            <w:top w:val="none" w:sz="0" w:space="0" w:color="auto"/>
            <w:left w:val="none" w:sz="0" w:space="0" w:color="auto"/>
            <w:bottom w:val="none" w:sz="0" w:space="0" w:color="auto"/>
            <w:right w:val="none" w:sz="0" w:space="0" w:color="auto"/>
          </w:divBdr>
        </w:div>
        <w:div w:id="599796701">
          <w:marLeft w:val="640"/>
          <w:marRight w:val="0"/>
          <w:marTop w:val="0"/>
          <w:marBottom w:val="0"/>
          <w:divBdr>
            <w:top w:val="none" w:sz="0" w:space="0" w:color="auto"/>
            <w:left w:val="none" w:sz="0" w:space="0" w:color="auto"/>
            <w:bottom w:val="none" w:sz="0" w:space="0" w:color="auto"/>
            <w:right w:val="none" w:sz="0" w:space="0" w:color="auto"/>
          </w:divBdr>
        </w:div>
        <w:div w:id="1291204461">
          <w:marLeft w:val="640"/>
          <w:marRight w:val="0"/>
          <w:marTop w:val="0"/>
          <w:marBottom w:val="0"/>
          <w:divBdr>
            <w:top w:val="none" w:sz="0" w:space="0" w:color="auto"/>
            <w:left w:val="none" w:sz="0" w:space="0" w:color="auto"/>
            <w:bottom w:val="none" w:sz="0" w:space="0" w:color="auto"/>
            <w:right w:val="none" w:sz="0" w:space="0" w:color="auto"/>
          </w:divBdr>
        </w:div>
        <w:div w:id="1974091209">
          <w:marLeft w:val="640"/>
          <w:marRight w:val="0"/>
          <w:marTop w:val="0"/>
          <w:marBottom w:val="0"/>
          <w:divBdr>
            <w:top w:val="none" w:sz="0" w:space="0" w:color="auto"/>
            <w:left w:val="none" w:sz="0" w:space="0" w:color="auto"/>
            <w:bottom w:val="none" w:sz="0" w:space="0" w:color="auto"/>
            <w:right w:val="none" w:sz="0" w:space="0" w:color="auto"/>
          </w:divBdr>
        </w:div>
        <w:div w:id="1814789410">
          <w:marLeft w:val="640"/>
          <w:marRight w:val="0"/>
          <w:marTop w:val="0"/>
          <w:marBottom w:val="0"/>
          <w:divBdr>
            <w:top w:val="none" w:sz="0" w:space="0" w:color="auto"/>
            <w:left w:val="none" w:sz="0" w:space="0" w:color="auto"/>
            <w:bottom w:val="none" w:sz="0" w:space="0" w:color="auto"/>
            <w:right w:val="none" w:sz="0" w:space="0" w:color="auto"/>
          </w:divBdr>
        </w:div>
        <w:div w:id="1061754604">
          <w:marLeft w:val="640"/>
          <w:marRight w:val="0"/>
          <w:marTop w:val="0"/>
          <w:marBottom w:val="0"/>
          <w:divBdr>
            <w:top w:val="none" w:sz="0" w:space="0" w:color="auto"/>
            <w:left w:val="none" w:sz="0" w:space="0" w:color="auto"/>
            <w:bottom w:val="none" w:sz="0" w:space="0" w:color="auto"/>
            <w:right w:val="none" w:sz="0" w:space="0" w:color="auto"/>
          </w:divBdr>
        </w:div>
        <w:div w:id="1773741593">
          <w:marLeft w:val="640"/>
          <w:marRight w:val="0"/>
          <w:marTop w:val="0"/>
          <w:marBottom w:val="0"/>
          <w:divBdr>
            <w:top w:val="none" w:sz="0" w:space="0" w:color="auto"/>
            <w:left w:val="none" w:sz="0" w:space="0" w:color="auto"/>
            <w:bottom w:val="none" w:sz="0" w:space="0" w:color="auto"/>
            <w:right w:val="none" w:sz="0" w:space="0" w:color="auto"/>
          </w:divBdr>
        </w:div>
        <w:div w:id="318585264">
          <w:marLeft w:val="640"/>
          <w:marRight w:val="0"/>
          <w:marTop w:val="0"/>
          <w:marBottom w:val="0"/>
          <w:divBdr>
            <w:top w:val="none" w:sz="0" w:space="0" w:color="auto"/>
            <w:left w:val="none" w:sz="0" w:space="0" w:color="auto"/>
            <w:bottom w:val="none" w:sz="0" w:space="0" w:color="auto"/>
            <w:right w:val="none" w:sz="0" w:space="0" w:color="auto"/>
          </w:divBdr>
        </w:div>
        <w:div w:id="1048455702">
          <w:marLeft w:val="640"/>
          <w:marRight w:val="0"/>
          <w:marTop w:val="0"/>
          <w:marBottom w:val="0"/>
          <w:divBdr>
            <w:top w:val="none" w:sz="0" w:space="0" w:color="auto"/>
            <w:left w:val="none" w:sz="0" w:space="0" w:color="auto"/>
            <w:bottom w:val="none" w:sz="0" w:space="0" w:color="auto"/>
            <w:right w:val="none" w:sz="0" w:space="0" w:color="auto"/>
          </w:divBdr>
        </w:div>
        <w:div w:id="592589938">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8C1157F0-2037-4732-BD54-9FD58E600A26}"/>
      </w:docPartPr>
      <w:docPartBody>
        <w:p w:rsidR="00A83128" w:rsidRDefault="00A179A3">
          <w:r w:rsidRPr="00AA67FA">
            <w:rPr>
              <w:rStyle w:val="Zstupntext"/>
            </w:rPr>
            <w:t>Klikněte nebo klepněte sem a zadejte text.</w:t>
          </w:r>
        </w:p>
      </w:docPartBody>
    </w:docPart>
    <w:docPart>
      <w:docPartPr>
        <w:name w:val="40E80FB34A69412A902975FB5D6D2DF6"/>
        <w:category>
          <w:name w:val="Obecné"/>
          <w:gallery w:val="placeholder"/>
        </w:category>
        <w:types>
          <w:type w:val="bbPlcHdr"/>
        </w:types>
        <w:behaviors>
          <w:behavior w:val="content"/>
        </w:behaviors>
        <w:guid w:val="{D0AD5225-3738-439F-8F43-E6DE82ED1E95}"/>
      </w:docPartPr>
      <w:docPartBody>
        <w:p w:rsidR="00621E86" w:rsidRDefault="00ED1393" w:rsidP="00ED1393">
          <w:pPr>
            <w:pStyle w:val="40E80FB34A69412A902975FB5D6D2DF6"/>
          </w:pPr>
          <w:r w:rsidRPr="00AA67FA">
            <w:rPr>
              <w:rStyle w:val="Zstupntext"/>
            </w:rPr>
            <w:t>Klikněte nebo klepněte sem a zadejte text.</w:t>
          </w:r>
        </w:p>
      </w:docPartBody>
    </w:docPart>
    <w:docPart>
      <w:docPartPr>
        <w:name w:val="426D2C4FB0F34E8A8B51FEACB70B6536"/>
        <w:category>
          <w:name w:val="Obecné"/>
          <w:gallery w:val="placeholder"/>
        </w:category>
        <w:types>
          <w:type w:val="bbPlcHdr"/>
        </w:types>
        <w:behaviors>
          <w:behavior w:val="content"/>
        </w:behaviors>
        <w:guid w:val="{717F8691-9FE0-4263-A1CA-A4A01D61CA88}"/>
      </w:docPartPr>
      <w:docPartBody>
        <w:p w:rsidR="00621E86" w:rsidRDefault="00ED1393" w:rsidP="00ED1393">
          <w:pPr>
            <w:pStyle w:val="426D2C4FB0F34E8A8B51FEACB70B6536"/>
          </w:pPr>
          <w:r w:rsidRPr="00AA67FA">
            <w:rPr>
              <w:rStyle w:val="Zstupntext"/>
            </w:rPr>
            <w:t>Klikněte nebo klepněte sem a zadejte text.</w:t>
          </w:r>
        </w:p>
      </w:docPartBody>
    </w:docPart>
    <w:docPart>
      <w:docPartPr>
        <w:name w:val="C701DA930CC04411AE26EEAAD43CA46C"/>
        <w:category>
          <w:name w:val="Obecné"/>
          <w:gallery w:val="placeholder"/>
        </w:category>
        <w:types>
          <w:type w:val="bbPlcHdr"/>
        </w:types>
        <w:behaviors>
          <w:behavior w:val="content"/>
        </w:behaviors>
        <w:guid w:val="{CFD0C071-8E75-441A-9BC6-FBECFF47167B}"/>
      </w:docPartPr>
      <w:docPartBody>
        <w:p w:rsidR="00BE7F0E" w:rsidRDefault="00621E86" w:rsidP="00621E86">
          <w:pPr>
            <w:pStyle w:val="C701DA930CC04411AE26EEAAD43CA46C"/>
          </w:pPr>
          <w:r w:rsidRPr="00AA67FA">
            <w:rPr>
              <w:rStyle w:val="Zstupntext"/>
            </w:rPr>
            <w:t>Klikněte nebo klepněte sem a zadejte text.</w:t>
          </w:r>
        </w:p>
      </w:docPartBody>
    </w:docPart>
    <w:docPart>
      <w:docPartPr>
        <w:name w:val="85ACEDB18B2942AD93FF4CE3466EE1ED"/>
        <w:category>
          <w:name w:val="Obecné"/>
          <w:gallery w:val="placeholder"/>
        </w:category>
        <w:types>
          <w:type w:val="bbPlcHdr"/>
        </w:types>
        <w:behaviors>
          <w:behavior w:val="content"/>
        </w:behaviors>
        <w:guid w:val="{750E76F9-334F-4ABC-8639-D93B2FFD459D}"/>
      </w:docPartPr>
      <w:docPartBody>
        <w:p w:rsidR="00BE7F0E" w:rsidRDefault="00621E86" w:rsidP="00621E86">
          <w:pPr>
            <w:pStyle w:val="85ACEDB18B2942AD93FF4CE3466EE1ED"/>
          </w:pPr>
          <w:r w:rsidRPr="00AA67FA">
            <w:rPr>
              <w:rStyle w:val="Zstupntext"/>
            </w:rPr>
            <w:t>Klikněte nebo klepněte sem a zadejte text.</w:t>
          </w:r>
        </w:p>
      </w:docPartBody>
    </w:docPart>
    <w:docPart>
      <w:docPartPr>
        <w:name w:val="2ED041843E7040679DF7608BD96AE0E1"/>
        <w:category>
          <w:name w:val="Obecné"/>
          <w:gallery w:val="placeholder"/>
        </w:category>
        <w:types>
          <w:type w:val="bbPlcHdr"/>
        </w:types>
        <w:behaviors>
          <w:behavior w:val="content"/>
        </w:behaviors>
        <w:guid w:val="{6E8C020E-59C1-4180-8421-73AB46AFB9ED}"/>
      </w:docPartPr>
      <w:docPartBody>
        <w:p w:rsidR="00BE7F0E" w:rsidRDefault="00621E86" w:rsidP="00621E86">
          <w:pPr>
            <w:pStyle w:val="2ED041843E7040679DF7608BD96AE0E1"/>
          </w:pPr>
          <w:r w:rsidRPr="00AA67FA">
            <w:rPr>
              <w:rStyle w:val="Zstupntext"/>
            </w:rPr>
            <w:t>Klikněte nebo klepněte sem a zadejte text.</w:t>
          </w:r>
        </w:p>
      </w:docPartBody>
    </w:docPart>
    <w:docPart>
      <w:docPartPr>
        <w:name w:val="7E5915B5C5BD49DAB7B962D86EAAE837"/>
        <w:category>
          <w:name w:val="Obecné"/>
          <w:gallery w:val="placeholder"/>
        </w:category>
        <w:types>
          <w:type w:val="bbPlcHdr"/>
        </w:types>
        <w:behaviors>
          <w:behavior w:val="content"/>
        </w:behaviors>
        <w:guid w:val="{1CDC2B9D-008F-4106-A188-2C59A5C2ECF9}"/>
      </w:docPartPr>
      <w:docPartBody>
        <w:p w:rsidR="00BE7F0E" w:rsidRDefault="00621E86" w:rsidP="00621E86">
          <w:pPr>
            <w:pStyle w:val="7E5915B5C5BD49DAB7B962D86EAAE837"/>
          </w:pPr>
          <w:r w:rsidRPr="00AA67FA">
            <w:rPr>
              <w:rStyle w:val="Zstupntext"/>
            </w:rPr>
            <w:t>Klikněte nebo klepněte sem a zadejte text.</w:t>
          </w:r>
        </w:p>
      </w:docPartBody>
    </w:docPart>
    <w:docPart>
      <w:docPartPr>
        <w:name w:val="5870262A554F4E1CB0F6282A72E93672"/>
        <w:category>
          <w:name w:val="Obecné"/>
          <w:gallery w:val="placeholder"/>
        </w:category>
        <w:types>
          <w:type w:val="bbPlcHdr"/>
        </w:types>
        <w:behaviors>
          <w:behavior w:val="content"/>
        </w:behaviors>
        <w:guid w:val="{67571DF5-E38F-4975-ACAF-D59F0004A920}"/>
      </w:docPartPr>
      <w:docPartBody>
        <w:p w:rsidR="00BE7F0E" w:rsidRDefault="00621E86" w:rsidP="00621E86">
          <w:pPr>
            <w:pStyle w:val="5870262A554F4E1CB0F6282A72E93672"/>
          </w:pPr>
          <w:r w:rsidRPr="00AA67FA">
            <w:rPr>
              <w:rStyle w:val="Zstupntext"/>
            </w:rPr>
            <w:t>Klikněte nebo klepněte sem a zadejte text.</w:t>
          </w:r>
        </w:p>
      </w:docPartBody>
    </w:docPart>
    <w:docPart>
      <w:docPartPr>
        <w:name w:val="1B8D1920CE854F1E82F2A6FDC0874617"/>
        <w:category>
          <w:name w:val="Obecné"/>
          <w:gallery w:val="placeholder"/>
        </w:category>
        <w:types>
          <w:type w:val="bbPlcHdr"/>
        </w:types>
        <w:behaviors>
          <w:behavior w:val="content"/>
        </w:behaviors>
        <w:guid w:val="{59CD0B10-4517-479C-A91E-666386C23514}"/>
      </w:docPartPr>
      <w:docPartBody>
        <w:p w:rsidR="00485404" w:rsidRDefault="004E542C" w:rsidP="004E542C">
          <w:pPr>
            <w:pStyle w:val="1B8D1920CE854F1E82F2A6FDC0874617"/>
          </w:pPr>
          <w:r w:rsidRPr="00AA67FA">
            <w:rPr>
              <w:rStyle w:val="Zstupntext"/>
            </w:rPr>
            <w:t>Klikněte nebo klepněte sem a zadejte text.</w:t>
          </w:r>
        </w:p>
      </w:docPartBody>
    </w:docPart>
    <w:docPart>
      <w:docPartPr>
        <w:name w:val="8A9254DE2CE1482594C3FF155A300DEA"/>
        <w:category>
          <w:name w:val="Obecné"/>
          <w:gallery w:val="placeholder"/>
        </w:category>
        <w:types>
          <w:type w:val="bbPlcHdr"/>
        </w:types>
        <w:behaviors>
          <w:behavior w:val="content"/>
        </w:behaviors>
        <w:guid w:val="{7F5BE7BD-F3B4-4D73-9AA2-ABB3CA6BC0FB}"/>
      </w:docPartPr>
      <w:docPartBody>
        <w:p w:rsidR="00485404" w:rsidRDefault="004E542C" w:rsidP="004E542C">
          <w:pPr>
            <w:pStyle w:val="8A9254DE2CE1482594C3FF155A300DEA"/>
          </w:pPr>
          <w:r w:rsidRPr="00AA67FA">
            <w:rPr>
              <w:rStyle w:val="Zstupntext"/>
            </w:rPr>
            <w:t>Klikněte nebo klepněte sem a zadejte text.</w:t>
          </w:r>
        </w:p>
      </w:docPartBody>
    </w:docPart>
    <w:docPart>
      <w:docPartPr>
        <w:name w:val="1C86CE5B5B744360AE746D9AF8815A5F"/>
        <w:category>
          <w:name w:val="Obecné"/>
          <w:gallery w:val="placeholder"/>
        </w:category>
        <w:types>
          <w:type w:val="bbPlcHdr"/>
        </w:types>
        <w:behaviors>
          <w:behavior w:val="content"/>
        </w:behaviors>
        <w:guid w:val="{A9D1335D-4F35-452C-B7DE-5CF1DAE7E0F7}"/>
      </w:docPartPr>
      <w:docPartBody>
        <w:p w:rsidR="00603E63" w:rsidRDefault="00485404" w:rsidP="00485404">
          <w:pPr>
            <w:pStyle w:val="1C86CE5B5B744360AE746D9AF8815A5F"/>
          </w:pPr>
          <w:r w:rsidRPr="00AA67FA">
            <w:rPr>
              <w:rStyle w:val="Zstupntext"/>
            </w:rPr>
            <w:t>Klikněte nebo klepněte sem a zadejte text.</w:t>
          </w:r>
        </w:p>
      </w:docPartBody>
    </w:docPart>
    <w:docPart>
      <w:docPartPr>
        <w:name w:val="07CB6BF4C11748C2BE42F253C258AE96"/>
        <w:category>
          <w:name w:val="Obecné"/>
          <w:gallery w:val="placeholder"/>
        </w:category>
        <w:types>
          <w:type w:val="bbPlcHdr"/>
        </w:types>
        <w:behaviors>
          <w:behavior w:val="content"/>
        </w:behaviors>
        <w:guid w:val="{36EE0896-F9D3-463F-AC42-321200F79CD8}"/>
      </w:docPartPr>
      <w:docPartBody>
        <w:p w:rsidR="00603E63" w:rsidRDefault="00485404" w:rsidP="00485404">
          <w:pPr>
            <w:pStyle w:val="07CB6BF4C11748C2BE42F253C258AE96"/>
          </w:pPr>
          <w:r w:rsidRPr="00AA67FA">
            <w:rPr>
              <w:rStyle w:val="Zstupntext"/>
            </w:rPr>
            <w:t>Klikněte nebo klepněte sem a zadejte text.</w:t>
          </w:r>
        </w:p>
      </w:docPartBody>
    </w:docPart>
    <w:docPart>
      <w:docPartPr>
        <w:name w:val="89638A48ECA24C999DBAEB04CACD3A4D"/>
        <w:category>
          <w:name w:val="Obecné"/>
          <w:gallery w:val="placeholder"/>
        </w:category>
        <w:types>
          <w:type w:val="bbPlcHdr"/>
        </w:types>
        <w:behaviors>
          <w:behavior w:val="content"/>
        </w:behaviors>
        <w:guid w:val="{8F68A779-D0B8-477C-8E6E-F4D004A3868E}"/>
      </w:docPartPr>
      <w:docPartBody>
        <w:p w:rsidR="00603E63" w:rsidRDefault="00485404" w:rsidP="00485404">
          <w:pPr>
            <w:pStyle w:val="89638A48ECA24C999DBAEB04CACD3A4D"/>
          </w:pPr>
          <w:r w:rsidRPr="00AA67FA">
            <w:rPr>
              <w:rStyle w:val="Zstupntext"/>
            </w:rPr>
            <w:t>Klikněte nebo klepněte sem a zadejte text.</w:t>
          </w:r>
        </w:p>
      </w:docPartBody>
    </w:docPart>
    <w:docPart>
      <w:docPartPr>
        <w:name w:val="E41776E3E8C444D7B18F73CCF3FA9A00"/>
        <w:category>
          <w:name w:val="Obecné"/>
          <w:gallery w:val="placeholder"/>
        </w:category>
        <w:types>
          <w:type w:val="bbPlcHdr"/>
        </w:types>
        <w:behaviors>
          <w:behavior w:val="content"/>
        </w:behaviors>
        <w:guid w:val="{20F3D79D-CDC7-489D-BECF-63D813B49EEA}"/>
      </w:docPartPr>
      <w:docPartBody>
        <w:p w:rsidR="00603E63" w:rsidRDefault="00485404" w:rsidP="00485404">
          <w:pPr>
            <w:pStyle w:val="E41776E3E8C444D7B18F73CCF3FA9A00"/>
          </w:pPr>
          <w:r w:rsidRPr="00AA67FA">
            <w:rPr>
              <w:rStyle w:val="Zstupntext"/>
            </w:rPr>
            <w:t>Klikněte nebo klepněte sem a zadejte text.</w:t>
          </w:r>
        </w:p>
      </w:docPartBody>
    </w:docPart>
    <w:docPart>
      <w:docPartPr>
        <w:name w:val="E75302B4D766481AB749282E187C1CCC"/>
        <w:category>
          <w:name w:val="Obecné"/>
          <w:gallery w:val="placeholder"/>
        </w:category>
        <w:types>
          <w:type w:val="bbPlcHdr"/>
        </w:types>
        <w:behaviors>
          <w:behavior w:val="content"/>
        </w:behaviors>
        <w:guid w:val="{DCB98911-ACB3-4ECD-94F0-8F7B01A8A05B}"/>
      </w:docPartPr>
      <w:docPartBody>
        <w:p w:rsidR="00603E63" w:rsidRDefault="00485404" w:rsidP="00485404">
          <w:pPr>
            <w:pStyle w:val="E75302B4D766481AB749282E187C1CCC"/>
          </w:pPr>
          <w:r w:rsidRPr="00AA67FA">
            <w:rPr>
              <w:rStyle w:val="Zstupntext"/>
            </w:rPr>
            <w:t>Klikněte nebo klepněte sem a zadejte text.</w:t>
          </w:r>
        </w:p>
      </w:docPartBody>
    </w:docPart>
    <w:docPart>
      <w:docPartPr>
        <w:name w:val="970A96CF103B4FC086E5080C8F84E91E"/>
        <w:category>
          <w:name w:val="Obecné"/>
          <w:gallery w:val="placeholder"/>
        </w:category>
        <w:types>
          <w:type w:val="bbPlcHdr"/>
        </w:types>
        <w:behaviors>
          <w:behavior w:val="content"/>
        </w:behaviors>
        <w:guid w:val="{D6AD2200-A3B4-4CB6-80A6-96EC229DA3F6}"/>
      </w:docPartPr>
      <w:docPartBody>
        <w:p w:rsidR="00B94A4C" w:rsidRDefault="00603E63" w:rsidP="00603E63">
          <w:pPr>
            <w:pStyle w:val="970A96CF103B4FC086E5080C8F84E91E"/>
          </w:pPr>
          <w:r w:rsidRPr="00AA67FA">
            <w:rPr>
              <w:rStyle w:val="Zstupntext"/>
            </w:rPr>
            <w:t>Klikněte nebo klepněte sem a zadejte text.</w:t>
          </w:r>
        </w:p>
      </w:docPartBody>
    </w:docPart>
    <w:docPart>
      <w:docPartPr>
        <w:name w:val="A27160C00F7E4DA6A58161385C6D7B7B"/>
        <w:category>
          <w:name w:val="Obecné"/>
          <w:gallery w:val="placeholder"/>
        </w:category>
        <w:types>
          <w:type w:val="bbPlcHdr"/>
        </w:types>
        <w:behaviors>
          <w:behavior w:val="content"/>
        </w:behaviors>
        <w:guid w:val="{6A33707B-9B37-40EA-B2AB-9865A83A4DDB}"/>
      </w:docPartPr>
      <w:docPartBody>
        <w:p w:rsidR="00B94A4C" w:rsidRDefault="00603E63" w:rsidP="00603E63">
          <w:pPr>
            <w:pStyle w:val="A27160C00F7E4DA6A58161385C6D7B7B"/>
          </w:pPr>
          <w:r w:rsidRPr="00AA67FA">
            <w:rPr>
              <w:rStyle w:val="Zstupntext"/>
            </w:rPr>
            <w:t>Klikněte nebo klepněte sem a zadejte text.</w:t>
          </w:r>
        </w:p>
      </w:docPartBody>
    </w:docPart>
    <w:docPart>
      <w:docPartPr>
        <w:name w:val="F7A274F8008E44829B6B49970B17647E"/>
        <w:category>
          <w:name w:val="Obecné"/>
          <w:gallery w:val="placeholder"/>
        </w:category>
        <w:types>
          <w:type w:val="bbPlcHdr"/>
        </w:types>
        <w:behaviors>
          <w:behavior w:val="content"/>
        </w:behaviors>
        <w:guid w:val="{7B710198-0265-4732-8B97-A56AEBFBDBA4}"/>
      </w:docPartPr>
      <w:docPartBody>
        <w:p w:rsidR="00B94A4C" w:rsidRDefault="00603E63" w:rsidP="00603E63">
          <w:pPr>
            <w:pStyle w:val="F7A274F8008E44829B6B49970B17647E"/>
          </w:pPr>
          <w:r w:rsidRPr="00AA67FA">
            <w:rPr>
              <w:rStyle w:val="Zstupntext"/>
            </w:rPr>
            <w:t>Klikněte nebo klepněte sem a zadejte text.</w:t>
          </w:r>
        </w:p>
      </w:docPartBody>
    </w:docPart>
    <w:docPart>
      <w:docPartPr>
        <w:name w:val="597986522DB64259903AB97A486E0423"/>
        <w:category>
          <w:name w:val="Obecné"/>
          <w:gallery w:val="placeholder"/>
        </w:category>
        <w:types>
          <w:type w:val="bbPlcHdr"/>
        </w:types>
        <w:behaviors>
          <w:behavior w:val="content"/>
        </w:behaviors>
        <w:guid w:val="{2E788714-A0D2-48EB-8C01-DD007370B286}"/>
      </w:docPartPr>
      <w:docPartBody>
        <w:p w:rsidR="00974F3E" w:rsidRDefault="00957667" w:rsidP="00957667">
          <w:pPr>
            <w:pStyle w:val="597986522DB64259903AB97A486E0423"/>
          </w:pPr>
          <w:r w:rsidRPr="00AA67FA">
            <w:rPr>
              <w:rStyle w:val="Zstupntext"/>
            </w:rPr>
            <w:t>Klikněte nebo klepněte sem a zadejte text.</w:t>
          </w:r>
        </w:p>
      </w:docPartBody>
    </w:docPart>
    <w:docPart>
      <w:docPartPr>
        <w:name w:val="18B42B81A459458597320E29161D132D"/>
        <w:category>
          <w:name w:val="Obecné"/>
          <w:gallery w:val="placeholder"/>
        </w:category>
        <w:types>
          <w:type w:val="bbPlcHdr"/>
        </w:types>
        <w:behaviors>
          <w:behavior w:val="content"/>
        </w:behaviors>
        <w:guid w:val="{A728483A-58E8-4905-99BC-5BAB6E73C1D9}"/>
      </w:docPartPr>
      <w:docPartBody>
        <w:p w:rsidR="00A94B6A" w:rsidRDefault="00CE5515" w:rsidP="00CE5515">
          <w:pPr>
            <w:pStyle w:val="18B42B81A459458597320E29161D132D"/>
          </w:pPr>
          <w:r w:rsidRPr="00AA67FA">
            <w:rPr>
              <w:rStyle w:val="Zstupntext"/>
            </w:rPr>
            <w:t>Klikněte nebo klepněte sem a zadejte text.</w:t>
          </w:r>
        </w:p>
      </w:docPartBody>
    </w:docPart>
    <w:docPart>
      <w:docPartPr>
        <w:name w:val="B5AEECBB2F394B65AD8F72491631F96D"/>
        <w:category>
          <w:name w:val="Obecné"/>
          <w:gallery w:val="placeholder"/>
        </w:category>
        <w:types>
          <w:type w:val="bbPlcHdr"/>
        </w:types>
        <w:behaviors>
          <w:behavior w:val="content"/>
        </w:behaviors>
        <w:guid w:val="{ACB0FE4F-BC09-477A-B18D-57CB27C74AEF}"/>
      </w:docPartPr>
      <w:docPartBody>
        <w:p w:rsidR="00A94B6A" w:rsidRDefault="00CE5515" w:rsidP="00CE5515">
          <w:pPr>
            <w:pStyle w:val="B5AEECBB2F394B65AD8F72491631F96D"/>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9A3"/>
    <w:rsid w:val="000009E2"/>
    <w:rsid w:val="00036E95"/>
    <w:rsid w:val="000A451C"/>
    <w:rsid w:val="000E6273"/>
    <w:rsid w:val="000F0D83"/>
    <w:rsid w:val="000F679B"/>
    <w:rsid w:val="00101307"/>
    <w:rsid w:val="0011568C"/>
    <w:rsid w:val="00136C14"/>
    <w:rsid w:val="001603DE"/>
    <w:rsid w:val="00190747"/>
    <w:rsid w:val="001E46EC"/>
    <w:rsid w:val="001E63BB"/>
    <w:rsid w:val="001F6A87"/>
    <w:rsid w:val="00200610"/>
    <w:rsid w:val="002057E9"/>
    <w:rsid w:val="002237F3"/>
    <w:rsid w:val="00246577"/>
    <w:rsid w:val="00291291"/>
    <w:rsid w:val="002E1F88"/>
    <w:rsid w:val="002F608E"/>
    <w:rsid w:val="0030226D"/>
    <w:rsid w:val="00310398"/>
    <w:rsid w:val="00323F41"/>
    <w:rsid w:val="00353C4B"/>
    <w:rsid w:val="00375392"/>
    <w:rsid w:val="00375B91"/>
    <w:rsid w:val="00391B84"/>
    <w:rsid w:val="003A1C1D"/>
    <w:rsid w:val="003B337D"/>
    <w:rsid w:val="003C1BF3"/>
    <w:rsid w:val="003F5194"/>
    <w:rsid w:val="003F5403"/>
    <w:rsid w:val="00422AFC"/>
    <w:rsid w:val="00431671"/>
    <w:rsid w:val="00483350"/>
    <w:rsid w:val="00485404"/>
    <w:rsid w:val="004A0361"/>
    <w:rsid w:val="004A5583"/>
    <w:rsid w:val="004E542C"/>
    <w:rsid w:val="005273C7"/>
    <w:rsid w:val="005579C9"/>
    <w:rsid w:val="005865EF"/>
    <w:rsid w:val="005910DC"/>
    <w:rsid w:val="005C3F90"/>
    <w:rsid w:val="005E468A"/>
    <w:rsid w:val="00602439"/>
    <w:rsid w:val="00603E63"/>
    <w:rsid w:val="00617933"/>
    <w:rsid w:val="00621E86"/>
    <w:rsid w:val="0064546D"/>
    <w:rsid w:val="00673CF9"/>
    <w:rsid w:val="006C6845"/>
    <w:rsid w:val="006E26F2"/>
    <w:rsid w:val="00787E43"/>
    <w:rsid w:val="00791AFE"/>
    <w:rsid w:val="007A57A3"/>
    <w:rsid w:val="007E039E"/>
    <w:rsid w:val="00800D7D"/>
    <w:rsid w:val="00803E6F"/>
    <w:rsid w:val="00853CD7"/>
    <w:rsid w:val="008865DB"/>
    <w:rsid w:val="008D3E28"/>
    <w:rsid w:val="008F0E53"/>
    <w:rsid w:val="00911039"/>
    <w:rsid w:val="00957667"/>
    <w:rsid w:val="00974F3E"/>
    <w:rsid w:val="00976C9B"/>
    <w:rsid w:val="009A3064"/>
    <w:rsid w:val="009A42BF"/>
    <w:rsid w:val="009B2E09"/>
    <w:rsid w:val="009D161B"/>
    <w:rsid w:val="009E7DC5"/>
    <w:rsid w:val="00A06B29"/>
    <w:rsid w:val="00A179A3"/>
    <w:rsid w:val="00A32B37"/>
    <w:rsid w:val="00A40303"/>
    <w:rsid w:val="00A658F8"/>
    <w:rsid w:val="00A83128"/>
    <w:rsid w:val="00A94B6A"/>
    <w:rsid w:val="00A95E69"/>
    <w:rsid w:val="00AA7006"/>
    <w:rsid w:val="00B26B45"/>
    <w:rsid w:val="00B94A4C"/>
    <w:rsid w:val="00B95B2C"/>
    <w:rsid w:val="00BB6061"/>
    <w:rsid w:val="00BD45FD"/>
    <w:rsid w:val="00BE6293"/>
    <w:rsid w:val="00BE7F0E"/>
    <w:rsid w:val="00C06329"/>
    <w:rsid w:val="00C47988"/>
    <w:rsid w:val="00C77AA4"/>
    <w:rsid w:val="00CA1C1C"/>
    <w:rsid w:val="00CB70D0"/>
    <w:rsid w:val="00CE5515"/>
    <w:rsid w:val="00CF12CB"/>
    <w:rsid w:val="00D17398"/>
    <w:rsid w:val="00D85AC1"/>
    <w:rsid w:val="00D85F59"/>
    <w:rsid w:val="00D9058C"/>
    <w:rsid w:val="00DD059E"/>
    <w:rsid w:val="00DD1100"/>
    <w:rsid w:val="00E64DB2"/>
    <w:rsid w:val="00E73776"/>
    <w:rsid w:val="00E929CC"/>
    <w:rsid w:val="00EB0622"/>
    <w:rsid w:val="00EB5EC9"/>
    <w:rsid w:val="00ED1393"/>
    <w:rsid w:val="00EF1455"/>
    <w:rsid w:val="00F026E6"/>
    <w:rsid w:val="00F15378"/>
    <w:rsid w:val="00F374CC"/>
    <w:rsid w:val="00F47CDB"/>
    <w:rsid w:val="00F50691"/>
    <w:rsid w:val="00F81DB8"/>
    <w:rsid w:val="00F8796A"/>
    <w:rsid w:val="00FB7E68"/>
    <w:rsid w:val="00FF3C1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8865DB"/>
    <w:rPr>
      <w:color w:val="808080"/>
    </w:rPr>
  </w:style>
  <w:style w:type="paragraph" w:customStyle="1" w:styleId="40E80FB34A69412A902975FB5D6D2DF6">
    <w:name w:val="40E80FB34A69412A902975FB5D6D2DF6"/>
    <w:rsid w:val="00ED1393"/>
  </w:style>
  <w:style w:type="paragraph" w:customStyle="1" w:styleId="426D2C4FB0F34E8A8B51FEACB70B6536">
    <w:name w:val="426D2C4FB0F34E8A8B51FEACB70B6536"/>
    <w:rsid w:val="00ED1393"/>
  </w:style>
  <w:style w:type="paragraph" w:customStyle="1" w:styleId="970A96CF103B4FC086E5080C8F84E91E">
    <w:name w:val="970A96CF103B4FC086E5080C8F84E91E"/>
    <w:rsid w:val="00603E63"/>
  </w:style>
  <w:style w:type="paragraph" w:customStyle="1" w:styleId="1C86CE5B5B744360AE746D9AF8815A5F">
    <w:name w:val="1C86CE5B5B744360AE746D9AF8815A5F"/>
    <w:rsid w:val="00485404"/>
  </w:style>
  <w:style w:type="paragraph" w:customStyle="1" w:styleId="C701DA930CC04411AE26EEAAD43CA46C">
    <w:name w:val="C701DA930CC04411AE26EEAAD43CA46C"/>
    <w:rsid w:val="00621E86"/>
  </w:style>
  <w:style w:type="paragraph" w:customStyle="1" w:styleId="85ACEDB18B2942AD93FF4CE3466EE1ED">
    <w:name w:val="85ACEDB18B2942AD93FF4CE3466EE1ED"/>
    <w:rsid w:val="00621E86"/>
  </w:style>
  <w:style w:type="paragraph" w:customStyle="1" w:styleId="2ED041843E7040679DF7608BD96AE0E1">
    <w:name w:val="2ED041843E7040679DF7608BD96AE0E1"/>
    <w:rsid w:val="00621E86"/>
  </w:style>
  <w:style w:type="paragraph" w:customStyle="1" w:styleId="7E5915B5C5BD49DAB7B962D86EAAE837">
    <w:name w:val="7E5915B5C5BD49DAB7B962D86EAAE837"/>
    <w:rsid w:val="00621E86"/>
  </w:style>
  <w:style w:type="paragraph" w:customStyle="1" w:styleId="A27160C00F7E4DA6A58161385C6D7B7B">
    <w:name w:val="A27160C00F7E4DA6A58161385C6D7B7B"/>
    <w:rsid w:val="00603E63"/>
  </w:style>
  <w:style w:type="paragraph" w:customStyle="1" w:styleId="F7A274F8008E44829B6B49970B17647E">
    <w:name w:val="F7A274F8008E44829B6B49970B17647E"/>
    <w:rsid w:val="00603E63"/>
  </w:style>
  <w:style w:type="paragraph" w:customStyle="1" w:styleId="5870262A554F4E1CB0F6282A72E93672">
    <w:name w:val="5870262A554F4E1CB0F6282A72E93672"/>
    <w:rsid w:val="00621E86"/>
  </w:style>
  <w:style w:type="paragraph" w:customStyle="1" w:styleId="1B8D1920CE854F1E82F2A6FDC0874617">
    <w:name w:val="1B8D1920CE854F1E82F2A6FDC0874617"/>
    <w:rsid w:val="004E542C"/>
  </w:style>
  <w:style w:type="paragraph" w:customStyle="1" w:styleId="8A9254DE2CE1482594C3FF155A300DEA">
    <w:name w:val="8A9254DE2CE1482594C3FF155A300DEA"/>
    <w:rsid w:val="004E542C"/>
  </w:style>
  <w:style w:type="paragraph" w:customStyle="1" w:styleId="07CB6BF4C11748C2BE42F253C258AE96">
    <w:name w:val="07CB6BF4C11748C2BE42F253C258AE96"/>
    <w:rsid w:val="00485404"/>
  </w:style>
  <w:style w:type="paragraph" w:customStyle="1" w:styleId="89638A48ECA24C999DBAEB04CACD3A4D">
    <w:name w:val="89638A48ECA24C999DBAEB04CACD3A4D"/>
    <w:rsid w:val="00485404"/>
  </w:style>
  <w:style w:type="paragraph" w:customStyle="1" w:styleId="E41776E3E8C444D7B18F73CCF3FA9A00">
    <w:name w:val="E41776E3E8C444D7B18F73CCF3FA9A00"/>
    <w:rsid w:val="00485404"/>
  </w:style>
  <w:style w:type="paragraph" w:customStyle="1" w:styleId="E75302B4D766481AB749282E187C1CCC">
    <w:name w:val="E75302B4D766481AB749282E187C1CCC"/>
    <w:rsid w:val="00485404"/>
  </w:style>
  <w:style w:type="paragraph" w:customStyle="1" w:styleId="597986522DB64259903AB97A486E0423">
    <w:name w:val="597986522DB64259903AB97A486E0423"/>
    <w:rsid w:val="00957667"/>
  </w:style>
  <w:style w:type="paragraph" w:customStyle="1" w:styleId="18B42B81A459458597320E29161D132D">
    <w:name w:val="18B42B81A459458597320E29161D132D"/>
    <w:rsid w:val="00CE5515"/>
  </w:style>
  <w:style w:type="paragraph" w:customStyle="1" w:styleId="B5AEECBB2F394B65AD8F72491631F96D">
    <w:name w:val="B5AEECBB2F394B65AD8F72491631F96D"/>
    <w:rsid w:val="00CE5515"/>
  </w:style>
  <w:style w:type="paragraph" w:customStyle="1" w:styleId="EC8A6D25B9CF4233871C3F749CE0DF31">
    <w:name w:val="EC8A6D25B9CF4233871C3F749CE0DF31"/>
    <w:rsid w:val="008865D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13EEC1-16C1-45E4-B129-3C10D2A37EEA}">
  <we:reference id="wa104382081" version="1.28.0.0" store="en-US" storeType="OMEX"/>
  <we:alternateReferences>
    <we:reference id="wa104382081" version="1.28.0.0" store="en-US" storeType="OMEX"/>
  </we:alternateReferences>
  <we:properties>
    <we:property name="MENDELEY_CITATIONS" value="[{&quot;citationID&quot;:&quot;MENDELEY_CITATION_ff2b68b8-5c27-4adb-a016-980008cfd87d&quot;,&quot;properties&quot;:{&quot;noteIndex&quot;:0},&quot;isEdited&quot;:false,&quot;manualOverride&quot;:{&quot;citeprocText&quot;:&quot;[1]&quot;,&quot;isManuallyOverridden&quot;:false,&quot;manualOverrideText&quot;:&quot;&quot;},&quot;citationTag&quot;:&quot;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citationID&quot;:&quot;MENDELEY_CITATION_9f0a94ca-f2d0-4cbe-bb79-234a2433993d&quot;,&quot;properties&quot;:{&quot;noteIndex&quot;:0},&quot;isEdited&quot;:false,&quot;manualOverride&quot;:{&quot;citeprocText&quot;:&quot;[2]&quot;,&quot;isManuallyOverridden&quot;:false,&quot;manualOverrideText&quot;:&quot;&quot;},&quot;citationTag&quot;:&quot;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881e83fe-35f5-439f-b56d-40ad86b21648&quot;,&quot;properties&quot;:{&quot;noteIndex&quot;:0},&quot;isEdited&quot;:false,&quot;manualOverride&quot;:{&quot;citeprocText&quot;:&quot;[2]&quot;,&quot;isManuallyOverridden&quot;:false,&quot;manualOverrideText&quot;:&quot;&quot;},&quot;citationTag&quot;:&quot;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472b9e26-fcdb-4265-a1f4-2de5177fbc2d&quot;,&quot;properties&quot;:{&quot;noteIndex&quot;:0},&quot;isEdited&quot;:false,&quot;manualOverride&quot;:{&quot;citeprocText&quot;:&quot;[3]&quot;,&quot;isManuallyOverridden&quot;:false,&quot;manualOverrideText&quot;:&quot;&quot;},&quot;citationTag&quot;:&quot;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uris&quot;:[&quot;http://www.mendeley.com/documents/?uuid=c183f9b3-f1d0-4781-b63c-4eced9d2780b&quot;],&quot;isTemporary&quot;:false,&quot;legacyDesktopId&quot;:&quot;c183f9b3-f1d0-4781-b63c-4eced9d2780b&quot;}]},{&quot;citationID&quot;:&quot;MENDELEY_CITATION_093488ec-2d6d-4823-bf42-f411562eafce&quot;,&quot;properties&quot;:{&quot;noteIndex&quot;:0},&quot;isEdited&quot;:false,&quot;manualOverride&quot;:{&quot;citeprocText&quot;:&quot;[4]&quot;,&quot;isManuallyOverridden&quot;:false,&quot;manualOverrideText&quot;:&quot;&quot;},&quot;citationTag&quot;:&quot;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quot;,&quot;citationItems&quot;:[{&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uris&quot;:[&quot;http://www.mendeley.com/documents/?uuid=b702f208-586e-301b-bc89-9517d16da062&quot;],&quot;isTemporary&quot;:false,&quot;legacyDesktopId&quot;:&quot;b702f208-586e-301b-bc89-9517d16da062&quot;}]},{&quot;citationID&quot;:&quot;MENDELEY_CITATION_65784941-3cdd-4560-b0f3-4971458fe56a&quot;,&quot;properties&quot;:{&quot;noteIndex&quot;:0},&quot;isEdited&quot;:false,&quot;manualOverride&quot;:{&quot;citeprocText&quot;:&quot;[5]&quot;,&quot;isManuallyOverridden&quot;:false,&quot;manualOverrideText&quot;:&quot;&quot;},&quot;citationTag&quot;:&quot;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uris&quot;:[&quot;http://www.mendeley.com/documents/?uuid=b2180e54-8970-37fa-9026-316cb007bc02&quot;],&quot;isTemporary&quot;:false,&quot;legacyDesktopId&quot;:&quot;b2180e54-8970-37fa-9026-316cb007bc02&quot;}]},{&quot;citationID&quot;:&quot;MENDELEY_CITATION_01c4aee3-22d6-446b-918e-1e8fc67dcd0f&quot;,&quot;properties&quot;:{&quot;noteIndex&quot;:0},&quot;isEdited&quot;:false,&quot;manualOverride&quot;:{&quot;citeprocText&quot;:&quot;[6]&quot;,&quot;isManuallyOverridden&quot;:false,&quot;manualOverrideText&quot;:&quot;&quot;},&quot;citationTag&quot;:&quot;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quot;,&quot;citationItems&quot;:[{&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uris&quot;:[&quot;http://www.mendeley.com/documents/?uuid=5d36176a-bec4-37ba-ab11-7ae0b9e1f2f5&quot;],&quot;isTemporary&quot;:false,&quot;legacyDesktopId&quot;:&quot;5d36176a-bec4-37ba-ab11-7ae0b9e1f2f5&quot;}]},{&quot;citationID&quot;:&quot;MENDELEY_CITATION_9d187f48-7e49-457e-aba1-8ca195636904&quot;,&quot;properties&quot;:{&quot;noteIndex&quot;:0},&quot;isEdited&quot;:false,&quot;manualOverride&quot;:{&quot;citeprocText&quot;:&quot;[7]&quot;,&quot;isManuallyOverridden&quot;:false,&quot;manualOverrideText&quot;:&quot;&quot;},&quot;citationTag&quot;:&quot;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quot;,&quot;citationItems&quot;:[{&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uris&quot;:[&quot;http://www.mendeley.com/documents/?uuid=38020bc6-992e-3426-a6e4-3cca61c136e0&quot;],&quot;isTemporary&quot;:false,&quot;legacyDesktopId&quot;:&quot;38020bc6-992e-3426-a6e4-3cca61c136e0&quot;}]},{&quot;citationID&quot;:&quot;MENDELEY_CITATION_b67f283c-757a-42a3-aebf-68629c937c9f&quot;,&quot;properties&quot;:{&quot;noteIndex&quot;:0},&quot;isEdited&quot;:false,&quot;manualOverride&quot;:{&quot;citeprocText&quot;:&quot;[8]&quot;,&quot;isManuallyOverridden&quot;:false,&quot;manualOverrideText&quot;:&quot;&quot;},&quot;citationTag&quot;:&quot;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9611258f-a9cd-46aa-bbc4-543f2a45b496&quot;,&quot;properties&quot;:{&quot;noteIndex&quot;:0},&quot;isEdited&quot;:false,&quot;manualOverride&quot;:{&quot;citeprocText&quot;:&quot;[9, 10]&quot;,&quot;isManuallyOverridden&quot;:false,&quot;manualOverrideText&quot;:&quot;&quot;},&quot;citationTag&quot;:&quot;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uris&quot;:[&quot;http://www.mendeley.com/documents/?uuid=01933a2d-83a2-3776-b26f-fc3222f2b8d1&quot;],&quot;isTemporary&quot;:false,&quot;legacyDesktopId&quot;:&quot;01933a2d-83a2-3776-b26f-fc3222f2b8d1&quot;}]},{&quot;citationID&quot;:&quot;MENDELEY_CITATION_ecb96c03-4a9b-4656-a7e8-8d45078e6dd7&quot;,&quot;properties&quot;:{&quot;noteIndex&quot;:0},&quot;isEdited&quot;:false,&quot;manualOverride&quot;:{&quot;citeprocText&quot;:&quot;[11]&quot;,&quot;isManuallyOverridden&quot;:false,&quot;manualOverrideText&quot;:&quot;&quot;},&quot;citationTag&quot;:&quot;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citationID&quot;:&quot;MENDELEY_CITATION_88d654a1-2db5-41f6-9059-7d7fc78e7258&quot;,&quot;properties&quot;:{&quot;noteIndex&quot;:0},&quot;isEdited&quot;:false,&quot;manualOverride&quot;:{&quot;citeprocText&quot;:&quot;[12–14]&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1dfQ==&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container-title-short&quot;:&quot;&quot;},&quot;isTemporary&quot;:false}]},{&quot;citationID&quot;:&quot;MENDELEY_CITATION_79cfbd89-adf4-41e9-bbb3-0442b5d74065&quot;,&quot;properties&quot;:{&quot;noteIndex&quot;:0},&quot;isEdited&quot;:false,&quot;manualOverride&quot;:{&quot;citeprocText&quot;:&quot;[8]&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7835d886-1106-4b9e-9a96-e69dcad37103&quot;,&quot;properties&quot;:{&quot;noteIndex&quot;:0},&quot;isEdited&quot;:false,&quot;manualOverride&quot;:{&quot;citeprocText&quot;:&quot;[15]&quot;,&quot;isManuallyOverridden&quot;:false,&quot;manualOverrideText&quot;:&quot;&quot;},&quot;citationTag&quot;:&quot;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b92dc402-721f-4f43-a289-1ac2cb7de01c&quot;,&quot;properties&quot;:{&quot;noteIndex&quot;:0},&quot;isEdited&quot;:false,&quot;manualOverride&quot;:{&quot;citeprocText&quot;:&quot;[16]&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citationID&quot;:&quot;MENDELEY_CITATION_00c90856-c7a7-4d24-93cb-55c3bb15835c&quot;,&quot;properties&quot;:{&quot;noteIndex&quot;:0},&quot;isEdited&quot;:false,&quot;manualOverride&quot;:{&quot;isManuallyOverridden&quot;:false,&quot;citeprocText&quot;:&quot;[17]&quot;,&quot;manualOverrideText&quot;:&quot;&quot;},&quot;citationTag&quot;:&quot;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quot;,&quot;citationItems&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bea066dc-0212-4e0a-9f44-c8676800d7e9&quot;,&quot;properties&quot;:{&quot;noteIndex&quot;:0},&quot;isEdited&quot;:false,&quot;manualOverride&quot;:{&quot;citeprocText&quot;:&quot;[18, 19]&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a8fb2745-cc97-40c6-a8e3-9e7c5d9ec604&quot;,&quot;properties&quot;:{&quot;noteIndex&quot;:0},&quot;isEdited&quot;:false,&quot;manualOverride&quot;:{&quot;citeprocText&quot;:&quot;[9]&quot;,&quot;isManuallyOverridden&quot;:false,&quot;manualOverrideText&quot;:&quot;&quot;},&quot;citationTag&quot;:&quot;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citationID&quot;:&quot;MENDELEY_CITATION_c6e1a657-2c92-4782-8233-b9b92459fad2&quot;,&quot;properties&quot;:{&quot;noteIndex&quot;:0},&quot;isEdited&quot;:false,&quot;manualOverride&quot;:{&quot;citeprocText&quot;:&quot;[20]&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citationID&quot;:&quot;MENDELEY_CITATION_900372b8-998f-4d60-91b3-56ce0bde0053&quot;,&quot;properties&quot;:{&quot;noteIndex&quot;:0},&quot;isEdited&quot;:false,&quot;manualOverride&quot;:{&quot;citeprocText&quot;:&quot;[19]&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185ed7e-5904-4cf8-ac59-7f52d7d5cdf5&quot;,&quot;properties&quot;:{&quot;noteIndex&quot;:0},&quot;isEdited&quot;:false,&quot;manualOverride&quot;:{&quot;citeprocText&quot;:&quot;[21]&quot;,&quot;isManuallyOverridden&quot;:false,&quot;manualOverrideText&quot;:&quot;&quot;},&quot;citationTag&quot;:&quot;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quot;,&quot;citationItems&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uris&quot;:[&quot;http://www.mendeley.com/documents/?uuid=dfa0075c-b413-3437-b2be-070cb6555033&quot;],&quot;isTemporary&quot;:false,&quot;legacyDesktopId&quot;:&quot;dfa0075c-b413-3437-b2be-070cb6555033&quot;}]},{&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c4545092-0629-47c7-8de5-5f219bf3a3d5&quot;,&quot;properties&quot;:{&quot;noteIndex&quot;:0},&quot;isEdited&quot;:false,&quot;manualOverride&quot;:{&quot;citeprocText&quot;:&quot;[23]&quot;,&quot;isManuallyOverridden&quot;:false,&quot;manualOverrideText&quot;:&quot;&quot;},&quot;citationTag&quot;:&quot;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quot;,&quot;citationItems&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uris&quot;:[&quot;http://www.mendeley.com/documents/?uuid=2c3f21bd-0913-32d1-b010-7326c82d6090&quot;],&quot;isTemporary&quot;:false,&quot;legacyDesktopId&quot;:&quot;2c3f21bd-0913-32d1-b010-7326c82d6090&quot;}]},{&quot;citationID&quot;:&quot;MENDELEY_CITATION_152f0154-a875-4157-8345-40e26913c84d&quot;,&quot;properties&quot;:{&quot;noteIndex&quot;:0},&quot;isEdited&quot;:false,&quot;manualOverride&quot;:{&quot;citeprocText&quot;:&quot;[24, 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a387e31b-b2ba-4725-a425-3aabc2928530&quot;,&quot;properties&quot;:{&quot;noteIndex&quot;:0},&quot;isEdited&quot;:false,&quot;manualOverride&quot;:{&quot;citeprocText&quot;:&quot;[19]&quot;,&quot;isManuallyOverridden&quot;:false,&quot;manualOverrideText&quot;:&quot;&quot;},&quot;citationTag&quot;:&quot;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b1ddfc88-a1c4-49cd-9865-93f2902efabd&quot;,&quot;properties&quot;:{&quot;noteIndex&quot;:0},&quot;isEdited&quot;:false,&quot;manualOverride&quot;:{&quot;citeprocText&quot;:&quot;[28]&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citationID&quot;:&quot;MENDELEY_CITATION_a952f968-f1fd-45dd-a4b4-5a9dd6ddeb5b&quot;,&quot;properties&quot;:{&quot;noteIndex&quot;:0},&quot;isEdited&quot;:false,&quot;manualOverride&quot;:{&quot;citeprocText&quot;:&quot;[19]&quot;,&quot;isManuallyOverridden&quot;:false,&quot;manualOverrideText&quot;:&quot;&quot;},&quot;citationTag&quot;:&quot;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9d9f2d4-15a7-44c7-8e28-fa4101bfcb4a&quot;,&quot;properties&quot;:{&quot;noteIndex&quot;:0},&quot;isEdited&quot;:false,&quot;manualOverride&quot;:{&quot;citeprocText&quot;:&quot;[11, 29, 30]&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MSwgMjksIDMw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5237edae-5e84-42fc-8136-cf9e4fe91e29&quot;,&quot;properties&quot;:{&quot;noteIndex&quot;:0},&quot;isEdited&quot;:false,&quot;manualOverride&quot;:{&quot;isManuallyOverridden&quot;:false,&quot;citeprocText&quot;:&quot;[30]&quot;,&quot;manualOverrideText&quot;:&quot;&quot;},&quot;citationTag&quot;:&quot;MENDELEY_CITATION_v3_eyJjaXRhdGlvbklEIjoiTUVOREVMRVlfQ0lUQVRJT05fNTIzN2VkYWUtNWU4NC00MmZjLTgxMzYtY2Y5ZTRmZTkxZTI5IiwicHJvcGVydGllcyI6eyJub3RlSW5kZXgiOjB9LCJpc0VkaXRlZCI6ZmFsc2UsIm1hbnVhbE92ZXJyaWRlIjp7ImlzTWFudWFsbHlPdmVycmlkZGVuIjpmYWxzZSwiY2l0ZXByb2NUZXh0IjoiWzMw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a3bfbcb9-94fc-4451-871a-de3453b6bdce&quot;,&quot;properties&quot;:{&quot;noteIndex&quot;:0},&quot;isEdited&quot;:false,&quot;manualOverride&quot;:{&quot;isManuallyOverridden&quot;:false,&quot;citeprocText&quot;:&quot;[31]&quot;,&quot;manualOverrideText&quot;:&quot;&quot;},&quot;citationTag&quot;:&quot;MENDELEY_CITATION_v3_eyJjaXRhdGlvbklEIjoiTUVOREVMRVlfQ0lUQVRJT05fYTNiZmJjYjktOTRmYy00NDUxLTg3MWEtZGUzNDUzYjZiZGNlIiwicHJvcGVydGllcyI6eyJub3RlSW5kZXgiOjB9LCJpc0VkaXRlZCI6ZmFsc2UsIm1hbnVhbE92ZXJyaWRlIjp7ImlzTWFudWFsbHlPdmVycmlkZGVuIjpmYWxzZSwiY2l0ZXByb2NUZXh0IjoiWzMx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quot;,&quot;citationItems&quot;:[{&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e4403a48-f2f6-4669-8c40-bba930ef31e1&quot;,&quot;properties&quot;:{&quot;noteIndex&quot;:0},&quot;isEdited&quot;:false,&quot;manualOverride&quot;:{&quot;isManuallyOverridden&quot;:false,&quot;citeprocText&quot;:&quot;[11, 32, 33]&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xLCAzMiwgMzN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citationID&quot;:&quot;MENDELEY_CITATION_c00adc91-3240-4d8d-a078-8bc86915c87c&quot;,&quot;properties&quot;:{&quot;noteIndex&quot;:0},&quot;isEdited&quot;:false,&quot;manualOverride&quot;:{&quot;isManuallyOverridden&quot;:false,&quot;citeprocText&quot;:&quot;[34]&quot;,&quot;manualOverrideText&quot;:&quot;&quot;},&quot;citationTag&quot;:&quot;MENDELEY_CITATION_v3_eyJjaXRhdGlvbklEIjoiTUVOREVMRVlfQ0lUQVRJT05fYzAwYWRjOTEtMzI0MC00ZDhkLWEwNzgtOGJjODY5MTVjODdjIiwicHJvcGVydGllcyI6eyJub3RlSW5kZXgiOjB9LCJpc0VkaXRlZCI6ZmFsc2UsIm1hbnVhbE92ZXJyaWRlIjp7ImlzTWFudWFsbHlPdmVycmlkZGVuIjpmYWxzZSwiY2l0ZXByb2NUZXh0IjoiWzM0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quot;,&quot;citationItems&quot;:[{&quot;id&quot;:&quot;fce728de-76ff-3e43-84ee-72485b7534c4&quot;,&quot;itemData&quot;:{&quot;type&quot;:&quot;webpage&quot;,&quot;id&quot;:&quot;fce728de-76ff-3e43-84ee-72485b7534c4&quot;,&quot;title&quot;:&quot;.NET Glossary | Microsoft Learn&quot;,&quot;author&quot;:[{&quot;family&quot;:&quot;Microsoft&quot;,&quot;given&quot;:&quot;&quot;,&quot;parse-names&quot;:false,&quot;dropping-particle&quot;:&quot;&quot;,&quot;non-dropping-particle&quot;:&quot;&quot;}],&quot;accessed&quot;:{&quot;date-parts&quot;:[[2023,1,29]]},&quot;URL&quot;:&quot;https://learn.microsoft.com/en-us/dotnet/standard/glossary#implementation-of-net&quot;,&quot;container-title-short&quot;:&quot;&quot;},&quot;isTemporary&quot;:false}]},{&quot;citationID&quot;:&quot;MENDELEY_CITATION_01d1af9d-b7e8-4195-88fe-9513c5358e8e&quot;,&quot;properties&quot;:{&quot;noteIndex&quot;:0},&quot;isEdited&quot;:false,&quot;manualOverride&quot;:{&quot;isManuallyOverridden&quot;:false,&quot;citeprocText&quot;:&quot;[35]&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1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36ba4f02-6441-4eef-80c6-a37dd3485e37&quot;,&quot;properties&quot;:{&quot;noteIndex&quot;:0},&quot;isEdited&quot;:false,&quot;manualOverride&quot;:{&quot;isManuallyOverridden&quot;:false,&quot;citeprocText&quot;:&quot;[30]&quot;,&quot;manualOverrideText&quot;:&quot;&quot;},&quot;citationTag&quot;:&quot;MENDELEY_CITATION_v3_eyJjaXRhdGlvbklEIjoiTUVOREVMRVlfQ0lUQVRJT05fMzZiYTRmMDItNjQ0MS00ZWVmLTgwYzYtYTM3ZGQzNDg1ZTM3IiwicHJvcGVydGllcyI6eyJub3RlSW5kZXgiOjB9LCJpc0VkaXRlZCI6ZmFsc2UsIm1hbnVhbE92ZXJyaWRlIjp7ImlzTWFudWFsbHlPdmVycmlkZGVuIjpmYWxzZSwiY2l0ZXByb2NUZXh0IjoiWzMw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15590c0-d760-4b3c-abfd-d4b1e79b2971&quot;,&quot;properties&quot;:{&quot;noteIndex&quot;:0},&quot;isEdited&quot;:false,&quot;manualOverride&quot;:{&quot;citeprocText&quot;:&quot;[36]&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Nl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citationID&quot;:&quot;MENDELEY_CITATION_8bb4eb06-38e1-4acb-bd40-30a027fa81ac&quot;,&quot;properties&quot;:{&quot;noteIndex&quot;:0},&quot;isEdited&quot;:false,&quot;manualOverride&quot;:{&quot;citeprocText&quot;:&quot;[37]&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675f424b-7627-4482-b840-7bf1785f67a2&quot;,&quot;properties&quot;:{&quot;noteIndex&quot;:0},&quot;isEdited&quot;:false,&quot;manualOverride&quot;:{&quot;citeprocText&quot;:&quot;[38, 39]&quot;,&quot;isManuallyOverridden&quot;:false,&quot;manualOverrideText&quot;:&quot;&quot;},&quot;citationTag&quot;:&quot;MENDELEY_CITATION_v3_eyJjaXRhdGlvbklEIjoiTUVOREVMRVlfQ0lUQVRJT05fNjc1ZjQyNGItNzYyNy00NDgyLWI4NDAtN2JmMTc4NWY2N2EyIiwicHJvcGVydGllcyI6eyJub3RlSW5kZXgiOjB9LCJpc0VkaXRlZCI6ZmFsc2UsIm1hbnVhbE92ZXJyaWRlIjp7ImNpdGVwcm9jVGV4dCI6IlszOCwgMzl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uris&quot;:[&quot;http://www.mendeley.com/documents/?uuid=57e91eac-33d9-39f1-bca3-d180c5608bac&quot;],&quot;isTemporary&quot;:false,&quot;legacyDesktopId&quot;:&quot;57e91eac-33d9-39f1-bca3-d180c5608bac&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uris&quot;:[&quot;http://www.mendeley.com/documents/?uuid=1be39d0c-c5ef-38ec-b37a-8752e6393a36&quot;],&quot;isTemporary&quot;:false,&quot;legacyDesktopId&quot;:&quot;1be39d0c-c5ef-38ec-b37a-8752e6393a36&quot;}]},{&quot;citationID&quot;:&quot;MENDELEY_CITATION_06dfc085-3268-406a-9e9a-682413c6778b&quot;,&quot;properties&quot;:{&quot;noteIndex&quot;:0},&quot;isEdited&quot;:false,&quot;manualOverride&quot;:{&quot;citeprocText&quot;:&quot;[40]&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0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29]&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yOV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1, 42]&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0MSwgNDJ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container-title-short&quot;:&quot;&quot;},&quot;isTemporary&quot;:false}]},{&quot;citationID&quot;:&quot;MENDELEY_CITATION_caf4c9b4-7284-4cd5-ad49-0f5e534c4cb1&quot;,&quot;properties&quot;:{&quot;noteIndex&quot;:0},&quot;isEdited&quot;:false,&quot;manualOverride&quot;:{&quot;citeprocText&quot;:&quot;[37]&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3–45]&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M+KAkzQ1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citationID&quot;:&quot;MENDELEY_CITATION_013c494d-62ac-41d0-8265-370e73db11b7&quot;,&quot;properties&quot;:{&quot;noteIndex&quot;:0},&quot;isEdited&quot;:false,&quot;manualOverride&quot;:{&quot;citeprocText&quot;:&quot;[46, 47]&quot;,&quot;isManuallyOverridden&quot;:false,&quot;manualOverrideText&quot;:&quot;&quot;},&quot;citationTag&quot;:&quot;MENDELEY_CITATION_v3_eyJjaXRhdGlvbklEIjoiTUVOREVMRVlfQ0lUQVRJT05fMDEzYzQ5NGQtNjJhYy00MWQwLTgyNjUtMzcwZTczZGIxMWI3IiwicHJvcGVydGllcyI6eyJub3RlSW5kZXgiOjB9LCJpc0VkaXRlZCI6ZmFsc2UsIm1hbnVhbE92ZXJyaWRlIjp7ImNpdGVwcm9jVGV4dCI6Ils0NiwgNDd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quot;,&quot;citationItems&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uris&quot;:[&quot;http://www.mendeley.com/documents/?uuid=75a0eec7-eb07-3965-832e-78d38f76fec5&quot;],&quot;isTemporary&quot;:false,&quot;legacyDesktopId&quot;:&quot;75a0eec7-eb07-3965-832e-78d38f76fec5&quot;},{&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uris&quot;:[&quot;http://www.mendeley.com/documents/?uuid=c071f232-426c-3ee3-b5eb-7e37efbf69a5&quot;],&quot;isTemporary&quot;:false,&quot;legacyDesktopId&quot;:&quot;c071f232-426c-3ee3-b5eb-7e37efbf69a5&quot;}]},{&quot;citationID&quot;:&quot;MENDELEY_CITATION_9cecee7e-2174-41bc-9cb5-5340eea3db11&quot;,&quot;properties&quot;:{&quot;noteIndex&quot;:0},&quot;isEdited&quot;:false,&quot;manualOverride&quot;:{&quot;citeprocText&quot;:&quot;[48]&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OF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49]&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0OV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50]&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1MF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33529279-430f-454d-aa2e-822e0f158463&quot;,&quot;properties&quot;:{&quot;noteIndex&quot;:0},&quot;isEdited&quot;:false,&quot;manualOverride&quot;:{&quot;citeprocText&quot;:&quot;[15]&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51]&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1MV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docs.microsoft.com/en-us/cpp/cpp/event-handling-in-native-cpp?view=msvc-160#:~:text= Event handling in native C%2B%2B  1,you use the intrinsic function __hook... More&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52]&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1Ml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53]&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M1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4–57]&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NOKAkzU3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8, 59]&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OCwgNTl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60–63]&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2MOKAkzYz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4]&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0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da4e02e8-d483-4ce0-aa7a-e78346ee4713&quot;,&quot;properties&quot;:{&quot;noteIndex&quot;:0},&quot;isEdited&quot;:false,&quot;manualOverride&quot;:{&quot;isManuallyOverridden&quot;:false,&quot;citeprocText&quot;:&quot;[65]&quot;,&quot;manualOverrideText&quot;:&quot;&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Y1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D&quot;:&quot;MENDELEY_CITATION_4650b188-9920-4899-9f5d-4c3afe41494d&quot;,&quot;properties&quot;:{&quot;noteIndex&quot;:0},&quot;isEdited&quot;:false,&quot;manualOverride&quot;:{&quot;isManuallyOverridden&quot;:false,&quot;citeprocText&quot;:&quot;[66]&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Y2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67]&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Y3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68]&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Y4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e309bb05-26ae-4645-9bb9-2d7e2dcdd8ea&quot;,&quot;properties&quot;:{&quot;noteIndex&quot;:0},&quot;isEdited&quot;:false,&quot;manualOverride&quot;:{&quot;isManuallyOverridden&quot;:false,&quot;citeprocText&quot;:&quot;[69]&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Y5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873dc06f-993b-4b8a-bc0d-6f134d4b1bf9&quot;,&quot;properties&quot;:{&quot;noteIndex&quot;:0},&quot;isEdited&quot;:false,&quot;manualOverride&quot;:{&quot;isManuallyOverridden&quot;:false,&quot;citeprocText&quot;:&quot;[70]&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cw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edb9d5cf-21d7-409e-adf8-73626c8c80c0&quot;,&quot;properties&quot;:{&quot;noteIndex&quot;:0},&quot;isEdited&quot;:false,&quot;manualOverride&quot;:{&quot;citeprocText&quot;:&quot;[53, 71–74]&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1MywgNzHigJM3N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ee6a8fa2-379f-42f4-a80c-4f4bc86f09f3&quot;,&quot;properties&quot;:{&quot;noteIndex&quot;:0},&quot;isEdited&quot;:false,&quot;manualOverride&quot;:{&quot;citeprocText&quot;:&quot;[75]&quot;,&quot;isManuallyOverridden&quot;:false,&quot;manualOverrideText&quot;:&quot;&quot;},&quot;citationTag&quot;:&quot;MENDELEY_CITATION_v3_eyJjaXRhdGlvbklEIjoiTUVOREVMRVlfQ0lUQVRJT05fZWU2YThmYTItMzc5Zi00MmY0LWE4MGMtNGY0YmM4NmYwOWYzIiwicHJvcGVydGllcyI6eyJub3RlSW5kZXgiOjB9LCJpc0VkaXRlZCI6ZmFsc2UsIm1hbnVhbE92ZXJyaWRlIjp7ImNpdGVwcm9jVGV4dCI6Ils3N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quot;,&quot;citationItems&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uris&quot;:[&quot;http://www.mendeley.com/documents/?uuid=d1512dcf-e3e8-3b44-b1cb-d93b77a0e25d&quot;],&quot;isTemporary&quot;:false,&quot;legacyDesktopId&quot;:&quot;d1512dcf-e3e8-3b44-b1cb-d93b77a0e25d&quot;}]},{&quot;citationID&quot;:&quot;MENDELEY_CITATION_679fc421-fdab-4d27-8043-bd5ca9e3f98c&quot;,&quot;properties&quot;:{&quot;noteIndex&quot;:0},&quot;isEdited&quot;:false,&quot;manualOverride&quot;:{&quot;isManuallyOverridden&quot;:false,&quot;citeprocText&quot;:&quot;[76]&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2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a11e9d94-0068-4d48-978e-3be8afb5d6fa&quot;,&quot;properties&quot;:{&quot;noteIndex&quot;:0},&quot;isEdited&quot;:false,&quot;manualOverride&quot;:{&quot;citeprocText&quot;:&quot;[77]&quot;,&quot;isManuallyOverridden&quot;:false,&quot;manualOverrideText&quot;:&quot;&quot;},&quot;citationTag&quot;:&quot;MENDELEY_CITATION_v3_eyJjaXRhdGlvbklEIjoiTUVOREVMRVlfQ0lUQVRJT05fYTExZTlkOTQtMDA2OC00ZDQ4LTk3OGUtM2JlOGFmYjVkNmZhIiwicHJvcGVydGllcyI6eyJub3RlSW5kZXgiOjB9LCJpc0VkaXRlZCI6ZmFsc2UsIm1hbnVhbE92ZXJyaWRlIjp7ImNpdGVwcm9jVGV4dCI6Ils3N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quot;,&quot;citationItems&quot;:[{&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uris&quot;:[&quot;http://www.mendeley.com/documents/?uuid=71c1005f-d775-3eb8-a7b1-c68ca998b72f&quot;],&quot;isTemporary&quot;:false,&quot;legacyDesktopId&quot;:&quot;71c1005f-d775-3eb8-a7b1-c68ca998b72f&quot;}]},{&quot;citationID&quot;:&quot;MENDELEY_CITATION_8c796139-547a-4a41-8584-5c5bb97398d0&quot;,&quot;properties&quot;:{&quot;noteIndex&quot;:0},&quot;isEdited&quot;:false,&quot;manualOverride&quot;:{&quot;isManuallyOverridden&quot;:false,&quot;citeprocText&quot;:&quot;[78]&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c4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79]&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c5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80]&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gw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1]&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x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2]&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y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3]&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z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4, 85]&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NCwgODV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citationID&quot;:&quot;MENDELEY_CITATION_04ff8390-5892-4741-a9bc-d819aaaa713f&quot;,&quot;properties&quot;:{&quot;noteIndex&quot;:0},&quot;isEdited&quot;:false,&quot;manualOverride&quot;:{&quot;isManuallyOverridden&quot;:false,&quot;citeprocText&quot;:&quot;[86]&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2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57eecb32-2037-42b7-80f6-cf5323956594&quot;,&quot;properties&quot;:{&quot;noteIndex&quot;:0},&quot;isEdited&quot;:false,&quot;manualOverride&quot;:{&quot;isManuallyOverridden&quot;:false,&quot;citeprocText&quot;:&quot;[87]&quot;,&quot;manualOverrideText&quot;:&quot;&quot;},&quot;citationTag&quot;:&quot;MENDELEY_CITATION_v3_eyJjaXRhdGlvbklEIjoiTUVOREVMRVlfQ0lUQVRJT05fNTdlZWNiMzItMjAzNy00MmI3LTgwZjYtY2Y1MzIzOTU2NTk0IiwicHJvcGVydGllcyI6eyJub3RlSW5kZXgiOjB9LCJpc0VkaXRlZCI6ZmFsc2UsIm1hbnVhbE92ZXJyaWRlIjp7ImlzTWFudWFsbHlPdmVycmlkZGVuIjpmYWxzZSwiY2l0ZXByb2NUZXh0IjoiWzg3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quot;,&quot;citationItems&quot;:[{&quot;id&quot;:&quot;3ae57946-04ac-32f3-91e8-0fa2a6a62c42&quot;,&quot;itemData&quot;:{&quot;type&quot;:&quot;webpage&quot;,&quot;id&quot;:&quot;3ae57946-04ac-32f3-91e8-0fa2a6a62c42&quot;,&quot;title&quot;:&quot;Civilization V | Homepage&quot;,&quot;accessed&quot;:{&quot;date-parts&quot;:[[2023,3,17]]},&quot;URL&quot;:&quot;https://civilization.com/civilization-5/&quot;,&quot;container-title-short&quot;:&quot;&quot;},&quot;isTemporary&quot;:false}]},{&quot;citationID&quot;:&quot;MENDELEY_CITATION_c71d0735-2f4d-4fea-acd6-0d79a9a4ef05&quot;,&quot;properties&quot;:{&quot;noteIndex&quot;:0},&quot;isEdited&quot;:false,&quot;manualOverride&quot;:{&quot;isManuallyOverridden&quot;:false,&quot;citeprocText&quot;:&quot;[88]&quot;,&quot;manualOverrideText&quot;:&quot;&quot;},&quot;citationTag&quot;:&quot;MENDELEY_CITATION_v3_eyJjaXRhdGlvbklEIjoiTUVOREVMRVlfQ0lUQVRJT05fYzcxZDA3MzUtMmY0ZC00ZmVhLWFjZDYtMGQ3OWE5YTRlZjA1IiwicHJvcGVydGllcyI6eyJub3RlSW5kZXgiOjB9LCJpc0VkaXRlZCI6ZmFsc2UsIm1hbnVhbE92ZXJyaWRlIjp7ImlzTWFudWFsbHlPdmVycmlkZGVuIjpmYWxzZSwiY2l0ZXByb2NUZXh0IjoiWzg4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quot;,&quot;citationItems&quot;:[{&quot;id&quot;:&quot;8d7482d0-2058-322d-ad82-523f786756b2&quot;,&quot;itemData&quot;:{&quot;type&quot;:&quot;webpage&quot;,&quot;id&quot;:&quot;8d7482d0-2058-322d-ad82-523f786756b2&quot;,&quot;title&quot;:&quot;Age of Empires Franchise - Official Web Site&quot;,&quot;accessed&quot;:{&quot;date-parts&quot;:[[2023,3,17]]},&quot;URL&quot;:&quot;https://www.ageofempires.com/&quot;,&quot;container-title-short&quot;:&quot;&quot;},&quot;isTemporary&quot;:false}]},{&quot;citationID&quot;:&quot;MENDELEY_CITATION_f55c5e91-b13f-4497-8a38-313c93a32718&quot;,&quot;properties&quot;:{&quot;noteIndex&quot;:0},&quot;isEdited&quot;:false,&quot;manualOverride&quot;:{&quot;isManuallyOverridden&quot;:false,&quot;citeprocText&quot;:&quot;[89]&quot;,&quot;manualOverrideText&quot;:&quot;&quot;},&quot;citationTag&quot;:&quot;MENDELEY_CITATION_v3_eyJjaXRhdGlvbklEIjoiTUVOREVMRVlfQ0lUQVRJT05fZjU1YzVlOTEtYjEzZi00NDk3LThhMzgtMzEzYzkzYTMyNzE4IiwicHJvcGVydGllcyI6eyJub3RlSW5kZXgiOjB9LCJpc0VkaXRlZCI6ZmFsc2UsIm1hbnVhbE92ZXJyaWRlIjp7ImlzTWFudWFsbHlPdmVycmlkZGVuIjpmYWxzZSwiY2l0ZXByb2NUZXh0IjoiWzg5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quot;,&quot;citationItems&quot;:[{&quot;id&quot;:&quot;161e0494-9edf-352b-b318-b75b904c6ccf&quot;,&quot;itemData&quot;:{&quot;type&quot;:&quot;webpage&quot;,&quot;id&quot;:&quot;161e0494-9edf-352b-b318-b75b904c6ccf&quot;,&quot;title&quot;:&quot;Cities: Skylines - Paradox Interactive&quot;,&quot;accessed&quot;:{&quot;date-parts&quot;:[[2023,3,17]]},&quot;URL&quot;:&quot;https://www.paradoxinteractive.com/games/cities-skylines/about&quot;,&quot;container-title-short&quot;:&quot;&quot;},&quot;isTemporary&quot;:false}]},{&quot;citationID&quot;:&quot;MENDELEY_CITATION_91bae0d6-601b-48c0-853d-7ac6675ded9e&quot;,&quot;properties&quot;:{&quot;noteIndex&quot;:0},&quot;isEdited&quot;:false,&quot;manualOverride&quot;:{&quot;isManuallyOverridden&quot;:false,&quot;citeprocText&quot;:&quot;[90]&quot;,&quot;manualOverrideText&quot;:&quot;&quot;},&quot;citationTag&quot;:&quot;MENDELEY_CITATION_v3_eyJjaXRhdGlvbklEIjoiTUVOREVMRVlfQ0lUQVRJT05fOTFiYWUwZDYtNjAxYi00OGMwLTg1M2QtN2FjNjY3NWRlZDllIiwicHJvcGVydGllcyI6eyJub3RlSW5kZXgiOjB9LCJpc0VkaXRlZCI6ZmFsc2UsIm1hbnVhbE92ZXJyaWRlIjp7ImlzTWFudWFsbHlPdmVycmlkZGVuIjpmYWxzZSwiY2l0ZXByb2NUZXh0IjoiWzkw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quot;,&quot;citationItems&quot;:[{&quot;id&quot;:&quot;19be7173-f9a4-38b0-bf46-6a67e9975134&quot;,&quot;itemData&quot;:{&quot;type&quot;:&quot;webpage&quot;,&quot;id&quot;:&quot;19be7173-f9a4-38b0-bf46-6a67e9975134&quot;,&quot;title&quot;:&quot;RollerCoaster Tycoon: Deluxe - RollerCoaster Tycoon - The Ultimate Theme park Sim&quot;,&quot;accessed&quot;:{&quot;date-parts&quot;:[[2023,3,17]]},&quot;URL&quot;:&quot;https://www.rollercoastertycoon.com/rollercoaster-tycoon-deluxe/&quot;,&quot;container-title-short&quot;:&quot;&quot;},&quot;isTemporary&quot;:false}]},{&quot;citationID&quot;:&quot;MENDELEY_CITATION_3591e6f5-e219-4b36-bb2b-30cb2016fd0a&quot;,&quot;properties&quot;:{&quot;noteIndex&quot;:0},&quot;isEdited&quot;:false,&quot;manualOverride&quot;:{&quot;citeprocText&quot;:&quot;[72, 74, 91]&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3MiwgNzQsIDkx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container-title-short&quot;:&quot;Computer (Long Beach Calif)&quot;,&quot;accessed&quot;:{&quot;date-parts&quot;:[[2021,8,23]]},&quot;URL&quot;:&quot;https://doupe.zive.cz/clanek/pruvodce-hernimi-zanry---valecne-strategie&quot;,&quot;issued&quot;:{&quot;date-parts&quot;:[[2011]]}},&quot;isTemporary&quot;:false}]},{&quot;citationID&quot;:&quot;MENDELEY_CITATION_f771c4f2-c413-43d7-a7f9-0c333c618976&quot;,&quot;properties&quot;:{&quot;noteIndex&quot;:0},&quot;isEdited&quot;:false,&quot;manualOverride&quot;:{&quot;isManuallyOverridden&quot;:false,&quot;citeprocText&quot;:&quot;[92]&quot;,&quot;manualOverrideText&quot;:&quot;&quot;},&quot;citationTag&quot;:&quot;MENDELEY_CITATION_v3_eyJjaXRhdGlvbklEIjoiTUVOREVMRVlfQ0lUQVRJT05fZjc3MWM0ZjItYzQxMy00M2Q3LWE3ZjktMGMzMzNjNjE4OTc2IiwicHJvcGVydGllcyI6eyJub3RlSW5kZXgiOjB9LCJpc0VkaXRlZCI6ZmFsc2UsIm1hbnVhbE92ZXJyaWRlIjp7ImlzTWFudWFsbHlPdmVycmlkZGVuIjpmYWxzZSwiY2l0ZXByb2NUZXh0IjoiWzky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quot;,&quot;citationItems&quot;:[{&quot;id&quot;:&quot;b87821b2-354d-34e7-ac23-530715805379&quot;,&quot;itemData&quot;:{&quot;type&quot;:&quot;webpage&quot;,&quot;id&quot;:&quot;b87821b2-354d-34e7-ac23-530715805379&quot;,&quot;title&quot;:&quot;DiRT Rally - The official game site&quot;,&quot;accessed&quot;:{&quot;date-parts&quot;:[[2023,3,18]]},&quot;URL&quot;:&quot;https://dirtgame.com/dirtrally/us/home&quot;,&quot;container-title-short&quot;:&quot;&quot;},&quot;isTemporary&quot;:false}]},{&quot;citationID&quot;:&quot;MENDELEY_CITATION_99f6f2fd-2d91-444e-90bf-80b8c1dd4491&quot;,&quot;properties&quot;:{&quot;noteIndex&quot;:0},&quot;isEdited&quot;:false,&quot;manualOverride&quot;:{&quot;isManuallyOverridden&quot;:false,&quot;citeprocText&quot;:&quot;[93]&quot;,&quot;manualOverrideText&quot;:&quot;&quot;},&quot;citationTag&quot;:&quot;MENDELEY_CITATION_v3_eyJjaXRhdGlvbklEIjoiTUVOREVMRVlfQ0lUQVRJT05fOTlmNmYyZmQtMmQ5MS00NDRlLTkwYmYtODBiOGMxZGQ0NDkxIiwicHJvcGVydGllcyI6eyJub3RlSW5kZXgiOjB9LCJpc0VkaXRlZCI6ZmFsc2UsIm1hbnVhbE92ZXJyaWRlIjp7ImlzTWFudWFsbHlPdmVycmlkZGVuIjpmYWxzZSwiY2l0ZXByb2NUZXh0IjoiWzkz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quot;,&quot;citationItems&quot;:[{&quot;id&quot;:&quot;33f3fcc5-5c78-38b7-a1ac-f4fc45ca4145&quot;,&quot;itemData&quot;:{&quot;type&quot;:&quot;webpage&quot;,&quot;id&quot;:&quot;33f3fcc5-5c78-38b7-a1ac-f4fc45ca4145&quot;,&quot;title&quot;:&quot;Need for Speed Video Games - Official EA Site&quot;,&quot;accessed&quot;:{&quot;date-parts&quot;:[[2023,3,18]]},&quot;URL&quot;:&quot;https://www.ea.com/games/need-for-speed&quot;,&quot;container-title-short&quot;:&quot;&quot;},&quot;isTemporary&quot;:false}]},{&quot;citationID&quot;:&quot;MENDELEY_CITATION_33ea7551-9a1e-4bc8-ae40-0959ea07de1e&quot;,&quot;properties&quot;:{&quot;noteIndex&quot;:0},&quot;isEdited&quot;:false,&quot;manualOverride&quot;:{&quot;isManuallyOverridden&quot;:false,&quot;citeprocText&quot;:&quot;[94]&quot;,&quot;manualOverrideText&quot;:&quot;&quot;},&quot;citationTag&quot;:&quot;MENDELEY_CITATION_v3_eyJjaXRhdGlvbklEIjoiTUVOREVMRVlfQ0lUQVRJT05fMzNlYTc1NTEtOWExZS00YmM4LWFlNDAtMDk1OWVhMDdkZTFlIiwicHJvcGVydGllcyI6eyJub3RlSW5kZXgiOjB9LCJpc0VkaXRlZCI6ZmFsc2UsIm1hbnVhbE92ZXJyaWRlIjp7ImlzTWFudWFsbHlPdmVycmlkZGVuIjpmYWxzZSwiY2l0ZXByb2NUZXh0IjoiWzk0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quot;,&quot;citationItems&quot;:[{&quot;id&quot;:&quot;ccdb8d16-5ce8-3910-bee2-5e74a222c457&quot;,&quot;itemData&quot;:{&quot;type&quot;:&quot;webpage&quot;,&quot;id&quot;:&quot;ccdb8d16-5ce8-3910-bee2-5e74a222c457&quot;,&quot;title&quot;:&quot;Home - Redout 2 - The Fastest Racing Game in the Universe&quot;,&quot;accessed&quot;:{&quot;date-parts&quot;:[[2023,3,18]]},&quot;URL&quot;:&quot;https://redout.games/redout2/&quot;,&quot;container-title-short&quot;:&quot;&quot;},&quot;isTemporary&quot;:false}]},{&quot;citationID&quot;:&quot;MENDELEY_CITATION_990428e4-8dbb-475c-8294-078e14025daa&quot;,&quot;properties&quot;:{&quot;noteIndex&quot;:0},&quot;isEdited&quot;:false,&quot;manualOverride&quot;:{&quot;isManuallyOverridden&quot;:false,&quot;citeprocText&quot;:&quot;[95]&quot;,&quot;manualOverrideText&quot;:&quot;&quot;},&quot;citationTag&quot;:&quot;MENDELEY_CITATION_v3_eyJjaXRhdGlvbklEIjoiTUVOREVMRVlfQ0lUQVRJT05fOTkwNDI4ZTQtOGRiYi00NzVjLTgyOTQtMDc4ZTE0MDI1ZGFhIiwicHJvcGVydGllcyI6eyJub3RlSW5kZXgiOjB9LCJpc0VkaXRlZCI6ZmFsc2UsIm1hbnVhbE92ZXJyaWRlIjp7ImlzTWFudWFsbHlPdmVycmlkZGVuIjpmYWxzZSwiY2l0ZXByb2NUZXh0IjoiWzk1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quot;,&quot;citationItems&quot;:[{&quot;id&quot;:&quot;322eaee4-26a9-3537-9e54-1184d3ff9cf8&quot;,&quot;itemData&quot;:{&quot;type&quot;:&quot;webpage&quot;,&quot;id&quot;:&quot;322eaee4-26a9-3537-9e54-1184d3ff9cf8&quot;,&quot;title&quot;:&quot;Bugbear Entertainment | Drive hard&quot;,&quot;accessed&quot;:{&quot;date-parts&quot;:[[2023,3,18]]},&quot;URL&quot;:&quot;https://bugbeargames.com/&quot;,&quot;container-title-short&quot;:&quot;&quot;},&quot;isTemporary&quot;:false}]},{&quot;citationID&quot;:&quot;MENDELEY_CITATION_714e1e9f-def6-4848-835b-c547b486a189&quot;,&quot;properties&quot;:{&quot;noteIndex&quot;:0},&quot;isEdited&quot;:false,&quot;manualOverride&quot;:{&quot;isManuallyOverridden&quot;:false,&quot;citeprocText&quot;:&quot;[96]&quot;,&quot;manualOverrideText&quot;:&quot;&quot;},&quot;citationTag&quot;:&quot;MENDELEY_CITATION_v3_eyJjaXRhdGlvbklEIjoiTUVOREVMRVlfQ0lUQVRJT05fNzE0ZTFlOWYtZGVmNi00ODQ4LTgzNWItYzU0N2I0ODZhMTg5IiwicHJvcGVydGllcyI6eyJub3RlSW5kZXgiOjB9LCJpc0VkaXRlZCI6ZmFsc2UsIm1hbnVhbE92ZXJyaWRlIjp7ImlzTWFudWFsbHlPdmVycmlkZGVuIjpmYWxzZSwiY2l0ZXByb2NUZXh0IjoiWzk2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quot;,&quot;citationItems&quot;:[{&quot;id&quot;:&quot;5933c944-970c-3a23-9e37-3284185e4d7e&quot;,&quot;itemData&quot;:{&quot;type&quot;:&quot;webpage&quot;,&quot;id&quot;:&quot;5933c944-970c-3a23-9e37-3284185e4d7e&quot;,&quot;title&quot;:&quot;Asphalt 9: Legends - Arcade Racing | Asphalt Legends&quot;,&quot;accessed&quot;:{&quot;date-parts&quot;:[[2023,3,18]]},&quot;URL&quot;:&quot;https://asphaltlegends.com/&quot;,&quot;container-title-short&quot;:&quot;&quot;},&quot;isTemporary&quot;:false}]},{&quot;citationID&quot;:&quot;MENDELEY_CITATION_1323aabb-10d2-4ae2-b376-49d8c965b687&quot;,&quot;properties&quot;:{&quot;noteIndex&quot;:0},&quot;isEdited&quot;:false,&quot;manualOverride&quot;:{&quot;isManuallyOverridden&quot;:false,&quot;citeprocText&quot;:&quot;[74, 97]&quot;,&quot;manualOverrideText&quot;:&quot;&quot;},&quot;citationTag&quot;:&quot;MENDELEY_CITATION_v3_eyJjaXRhdGlvbklEIjoiTUVOREVMRVlfQ0lUQVRJT05fMTMyM2FhYmItMTBkMi00YWUyLWIzNzYtNDlkOGM5NjViNjg3IiwicHJvcGVydGllcyI6eyJub3RlSW5kZXgiOjB9LCJpc0VkaXRlZCI6ZmFsc2UsIm1hbnVhbE92ZXJyaWRlIjp7ImlzTWFudWFsbHlPdmVycmlkZGVuIjpmYWxzZSwiY2l0ZXByb2NUZXh0IjoiWzc0LCA5N1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quot;,&quot;citationItems&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fd57ced9-086a-3dd8-9968-dc8afbfa9f4b&quot;,&quot;itemData&quot;:{&quot;type&quot;:&quot;webpage&quot;,&quot;id&quot;:&quot;fd57ced9-086a-3dd8-9968-dc8afbfa9f4b&quot;,&quot;title&quot;:&quot;Wreckfest - Recenze - YouTube&quot;,&quot;author&quot;:[{&quot;family&quot;:&quot;INDIAN&quot;,&quot;given&quot;:&quot;&quot;,&quot;parse-names&quot;:false,&quot;dropping-particle&quot;:&quot;&quot;,&quot;non-dropping-particle&quot;:&quot;&quot;}],&quot;accessed&quot;:{&quot;date-parts&quot;:[[2023,3,18]]},&quot;URL&quot;:&quot;https://www.youtube.com/watch?v=3_3nvi1vsZ4&quot;,&quot;container-title-short&quot;:&quot;&quot;},&quot;isTemporary&quot;:false}]},{&quot;citationID&quot;:&quot;MENDELEY_CITATION_360f7df8-fe96-47c4-8bf3-7d40b5428cd8&quot;,&quot;properties&quot;:{&quot;noteIndex&quot;:0},&quot;isEdited&quot;:false,&quot;manualOverride&quot;:{&quot;isManuallyOverridden&quot;:false,&quot;citeprocText&quot;:&quot;[95]&quot;,&quot;manualOverrideText&quot;:&quot;&quot;},&quot;citationTag&quot;:&quot;MENDELEY_CITATION_v3_eyJjaXRhdGlvbklEIjoiTUVOREVMRVlfQ0lUQVRJT05fMzYwZjdkZjgtZmU5Ni00N2M0LThiZjMtN2Q0MGI1NDI4Y2Q4IiwicHJvcGVydGllcyI6eyJub3RlSW5kZXgiOjB9LCJpc0VkaXRlZCI6ZmFsc2UsIm1hbnVhbE92ZXJyaWRlIjp7ImlzTWFudWFsbHlPdmVycmlkZGVuIjpmYWxzZSwiY2l0ZXByb2NUZXh0IjoiWzk1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quot;,&quot;citationItems&quot;:[{&quot;id&quot;:&quot;322eaee4-26a9-3537-9e54-1184d3ff9cf8&quot;,&quot;itemData&quot;:{&quot;type&quot;:&quot;webpage&quot;,&quot;id&quot;:&quot;322eaee4-26a9-3537-9e54-1184d3ff9cf8&quot;,&quot;title&quot;:&quot;Bugbear Entertainment | Drive hard&quot;,&quot;accessed&quot;:{&quot;date-parts&quot;:[[2023,3,18]]},&quot;URL&quot;:&quot;https://bugbeargames.com/&quot;,&quot;container-title-short&quot;:&quot;&quot;},&quot;isTemporary&quot;:false}]},{&quot;citationID&quot;:&quot;MENDELEY_CITATION_19d458a1-e474-4360-8725-7ae7e219735b&quot;,&quot;properties&quot;:{&quot;noteIndex&quot;:0},&quot;isEdited&quot;:false,&quot;manualOverride&quot;:{&quot;isManuallyOverridden&quot;:false,&quot;citeprocText&quot;:&quot;[98]&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k4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ID&quot;:&quot;MENDELEY_CITATION_b230c8cc-362d-4632-8d73-47a04bde74df&quot;,&quot;properties&quot;:{&quot;noteIndex&quot;:0},&quot;isEdited&quot;:false,&quot;manualOverride&quot;:{&quot;isManuallyOverridden&quot;:false,&quot;citeprocText&quot;:&quot;[99]&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k5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99]&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5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99]&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5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01526ff5-31be-4f0b-955e-73e43a43b54c&quot;,&quot;properties&quot;:{&quot;noteIndex&quot;:0},&quot;isEdited&quot;:false,&quot;manualOverride&quot;:{&quot;isManuallyOverridden&quot;:false,&quot;citeprocText&quot;:&quot;[100]&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EwMF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99]&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5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101]&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EwMV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101]&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EwMV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73a1df84-7321-449d-bd3e-9fb6e9575ec5&quot;,&quot;properties&quot;:{&quot;noteIndex&quot;:0},&quot;isEdited&quot;:false,&quot;manualOverride&quot;:{&quot;isManuallyOverridden&quot;:false,&quot;citeprocText&quot;:&quot;[102]&quot;,&quot;manualOverrideText&quot;:&quot;&quot;},&quot;citationTag&quot;:&quot;MENDELEY_CITATION_v3_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&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f9779c02-1612-4e68-a0ff-499a7c78c94a&quot;,&quot;properties&quot;:{&quot;noteIndex&quot;:0},&quot;isEdited&quot;:false,&quot;manualOverride&quot;:{&quot;isManuallyOverridden&quot;:false,&quot;citeprocText&quot;:&quot;[102]&quot;,&quot;manualOverrideText&quot;:&quot;&quot;},&quot;citationTag&quot;:&quot;MENDELEY_CITATION_v3_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&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53e3acd3-e61a-4cf2-acb9-50e84b8df50f&quot;,&quot;properties&quot;:{&quot;noteIndex&quot;:0},&quot;isEdited&quot;:false,&quot;manualOverride&quot;:{&quot;isManuallyOverridden&quot;:false,&quot;citeprocText&quot;:&quot;[103]&quot;,&quot;manualOverrideText&quot;:&quot;&quot;},&quot;citationTag&quot;:&quot;MENDELEY_CITATION_v3_eyJjaXRhdGlvbklEIjoiTUVOREVMRVlfQ0lUQVRJT05fNTNlM2FjZDMtZTYxYS00Y2YyLWFjYjktNTBlODRiOGRmNTBmIiwicHJvcGVydGllcyI6eyJub3RlSW5kZXgiOjB9LCJpc0VkaXRlZCI6ZmFsc2UsIm1hbnVhbE92ZXJyaWRlIjp7ImlzTWFudWFsbHlPdmVycmlkZGVuIjpmYWxzZSwiY2l0ZXByb2NUZXh0IjoiWzEwM10iLCJtYW51YWxPdmVycmlkZVRleHQiOiIifSwiY2l0YXRpb25JdGVtcyI6W3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V19&quot;,&quot;citationItems&quot;:[{&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citationID&quot;:&quot;MENDELEY_CITATION_bdba2795-4114-4aeb-90e2-6a923251b372&quot;,&quot;properties&quot;:{&quot;noteIndex&quot;:0},&quot;isEdited&quot;:false,&quot;manualOverride&quot;:{&quot;isManuallyOverridden&quot;:false,&quot;citeprocText&quot;:&quot;[104]&quot;,&quot;manualOverrideText&quot;:&quot;&quot;},&quot;citationTag&quot;:&quot;MENDELEY_CITATION_v3_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&quot;,&quot;citationItems&quot;:[{&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citationID&quot;:&quot;MENDELEY_CITATION_3a8764e3-8cda-49f2-a97c-d6d6c9f14d6a&quot;,&quot;properties&quot;:{&quot;noteIndex&quot;:0},&quot;isEdited&quot;:false,&quot;manualOverride&quot;:{&quot;isManuallyOverridden&quot;:false,&quot;citeprocText&quot;:&quot;[105]&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EwNV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106]&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EwNl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eba788af-3e3e-4368-8cc0-6f25cb36b5b1&quot;,&quot;properties&quot;:{&quot;noteIndex&quot;:0},&quot;isEdited&quot;:false,&quot;manualOverride&quot;:{&quot;isManuallyOverridden&quot;:false,&quot;citeprocText&quot;:&quot;[107]&quot;,&quot;manualOverrideText&quot;:&quot;&quot;},&quot;citationTag&quot;:&quot;MENDELEY_CITATION_v3_eyJjaXRhdGlvbklEIjoiTUVOREVMRVlfQ0lUQVRJT05fZWJhNzg4YWYtM2UzZS00MzY4LThjYzAtNmYyNWNiMzZiNWIxIiwicHJvcGVydGllcyI6eyJub3RlSW5kZXgiOjB9LCJpc0VkaXRlZCI6ZmFsc2UsIm1hbnVhbE92ZXJyaWRlIjp7ImlzTWFudWFsbHlPdmVycmlkZGVuIjpmYWxzZSwiY2l0ZXByb2NUZXh0IjoiWzEwN10iLCJtYW51YWxPdmVycmlkZVRleHQiOiIifSwiY2l0YXRpb25JdGVtcyI6W3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quot;,&quot;citationItems&quot;:[{&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6646eedb-883c-4db1-8622-170fd7e02388&quot;,&quot;properties&quot;:{&quot;noteIndex&quot;:0},&quot;isEdited&quot;:false,&quot;manualOverride&quot;:{&quot;isManuallyOverridden&quot;:false,&quot;citeprocText&quot;:&quot;[108]&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EwOF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XX0=&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citationID&quot;:&quot;MENDELEY_CITATION_ef93dc79-e6c5-451f-b5fe-48359f1379be&quot;,&quot;properties&quot;:{&quot;noteIndex&quot;:0},&quot;isEdited&quot;:false,&quot;manualOverride&quot;:{&quot;isManuallyOverridden&quot;:false,&quot;citeprocText&quot;:&quot;[109]&quot;,&quot;manualOverrideText&quot;:&quot;&quot;},&quot;citationTag&quot;:&quot;MENDELEY_CITATION_v3_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N0dWRpby9pbnRybyIsImNvbnRhaW5lci10aXRsZS1zaG9ydCI6IiJ9LCJpc1RlbXBvcmFyeSI6ZmFsc2V9XX0=&quot;,&quot;citationItems&quot;:[{&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citationID&quot;:&quot;MENDELEY_CITATION_eeaa8632-e876-4471-9c3a-e828815cc30e&quot;,&quot;properties&quot;:{&quot;noteIndex&quot;:0},&quot;isEdited&quot;:false,&quot;manualOverride&quot;:{&quot;isManuallyOverridden&quot;:false,&quot;citeprocText&quot;:&quot;[110]&quot;,&quot;manualOverrideText&quot;:&quot;&quot;},&quot;citationTag&quot;:&quot;MENDELEY_CITATION_v3_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RyYWluaW5nL2Jhc2ljcy9maXJzdGFwcC9jcmVhdGluZy1wcm9qZWN0IiwiY29udGFpbmVyLXRpdGxlLXNob3J0IjoiIn0sImlzVGVtcG9yYXJ5IjpmYWxzZX1dfQ==&quot;,&quot;citationItems&quot;:[{&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c31125cd-c608-43ce-848c-67474424a5a6&quot;,&quot;properties&quot;:{&quot;noteIndex&quot;:0},&quot;isEdited&quot;:false,&quot;manualOverride&quot;:{&quot;isManuallyOverridden&quot;:false,&quot;citeprocText&quot;:&quot;[111]&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ExM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1dfQ==&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citationID&quot;:&quot;MENDELEY_CITATION_c0ec24c6-5299-4500-9b61-72c537a78394&quot;,&quot;properties&quot;:{&quot;noteIndex&quot;:0},&quot;isEdited&quot;:false,&quot;manualOverride&quot;:{&quot;isManuallyOverridden&quot;:false,&quot;citeprocText&quot;:&quot;[36]&quot;,&quot;manualOverrideText&quot;:&quot;&quot;},&quot;citationTag&quot;:&quot;MENDELEY_CITATION_v3_eyJjaXRhdGlvbklEIjoiTUVOREVMRVlfQ0lUQVRJT05fYzBlYzI0YzYtNTI5OS00NTAwLTliNjEtNzJjNTM3YTc4Mzk0IiwicHJvcGVydGllcyI6eyJub3RlSW5kZXgiOjB9LCJpc0VkaXRlZCI6ZmFsc2UsIm1hbnVhbE92ZXJyaWRlIjp7ImlzTWFudWFsbHlPdmVycmlkZGVuIjpmYWxzZSwiY2l0ZXByb2NUZXh0IjoiWzM2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8779d4b9-a864-46a9-8fd8-38d21420b916&quot;,&quot;properties&quot;:{&quot;noteIndex&quot;:0},&quot;isEdited&quot;:false,&quot;manualOverride&quot;:{&quot;isManuallyOverridden&quot;:false,&quot;citeprocText&quot;:&quot;[112]&quot;,&quot;manualOverrideText&quot;:&quot;&quot;},&quot;citationTag&quot;:&quot;MENDELEY_CITATION_v3_eyJjaXRhdGlvbklEIjoiTUVOREVMRVlfQ0lUQVRJT05fODc3OWQ0YjktYTg2NC00NmE5LThmZDgtMzhkMjE0MjBiOTE2IiwicHJvcGVydGllcyI6eyJub3RlSW5kZXgiOjB9LCJpc0VkaXRlZCI6ZmFsc2UsIm1hbnVhbE92ZXJyaWRlIjp7ImlzTWFudWFsbHlPdmVycmlkZGVuIjpmYWxzZSwiY2l0ZXByb2NUZXh0IjoiWzEx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citationID&quot;:&quot;MENDELEY_CITATION_b28943e7-0f71-4b67-8073-2a9058d0a86e&quot;,&quot;properties&quot;:{&quot;noteIndex&quot;:0},&quot;isEdited&quot;:false,&quot;manualOverride&quot;:{&quot;isManuallyOverridden&quot;:false,&quot;citeprocText&quot;:&quot;[113]&quot;,&quot;manualOverrideText&quot;:&quot;&quot;},&quot;citationTag&quot;:&quot;MENDELEY_CITATION_v3_eyJjaXRhdGlvbklEIjoiTUVOREVMRVlfQ0lUQVRJT05fYjI4OTQzZTctMGY3MS00YjY3LTgwNzMtMmE5MDU4ZDBhODZlIiwicHJvcGVydGllcyI6eyJub3RlSW5kZXgiOjB9LCJpc0VkaXRlZCI6ZmFsc2UsIm1hbnVhbE92ZXJyaWRlIjp7ImlzTWFudWFsbHlPdmVycmlkZGVuIjpmYWxzZSwiY2l0ZXByb2NUZXh0IjoiWzExM1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quot;,&quot;citationItems&quot;:[{&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b6718476-01a9-4d9b-b723-d28f284b2e00&quot;,&quot;properties&quot;:{&quot;noteIndex&quot;:0},&quot;isEdited&quot;:false,&quot;manualOverride&quot;:{&quot;isManuallyOverridden&quot;:false,&quot;citeprocText&quot;:&quot;[114]&quot;,&quot;manualOverrideText&quot;:&quot;&quot;},&quot;citationTag&quot;:&quot;MENDELEY_CITATION_v3_eyJjaXRhdGlvbklEIjoiTUVOREVMRVlfQ0lUQVRJT05fYjY3MTg0NzYtMDFhOS00ZDliLWI3MjMtZDI4ZjI4NGIyZTAw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8a78beda-f90c-47f0-83c6-01b9fe0f5ea5&quot;,&quot;properties&quot;:{&quot;noteIndex&quot;:0},&quot;isEdited&quot;:false,&quot;manualOverride&quot;:{&quot;isManuallyOverridden&quot;:false,&quot;citeprocText&quot;:&quot;[114]&quot;,&quot;manualOverrideText&quot;:&quot;&quot;},&quot;citationTag&quot;:&quot;MENDELEY_CITATION_v3_eyJjaXRhdGlvbklEIjoiTUVOREVMRVlfQ0lUQVRJT05fOGE3OGJlZGEtZjkwYy00N2YwLTgzYzYtMDFiOWZlMGY1ZWE1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f75a1c7-8161-4968-b3ff-172d26d48a52&quot;,&quot;properties&quot;:{&quot;noteIndex&quot;:0},&quot;isEdited&quot;:false,&quot;manualOverride&quot;:{&quot;isManuallyOverridden&quot;:false,&quot;citeprocText&quot;:&quot;[114]&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16b3958b-d2d7-46f9-a7ef-a44554c7ed1d&quot;,&quot;properties&quot;:{&quot;noteIndex&quot;:0},&quot;isEdited&quot;:false,&quot;manualOverride&quot;:{&quot;citeprocText&quot;:&quot;[115]&quot;,&quot;isManuallyOverridden&quot;:false,&quot;manualOverrideText&quot;:&quot;&quot;},&quot;citationTag&quot;:&quot;MENDELEY_CITATION_v3_eyJjaXRhdGlvbklEIjoiTUVOREVMRVlfQ0lUQVRJT05fMTZiMzk1OGItZDJkNy00NmY5LWE3ZWYtYTQ0NTU0YzdlZDFkIiwicHJvcGVydGllcyI6eyJub3RlSW5kZXgiOjB9LCJpc0VkaXRlZCI6ZmFsc2UsIm1hbnVhbE92ZXJyaWRlIjp7ImNpdGVwcm9jVGV4dCI6IlsxMTV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quot;,&quot;citationItems&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uris&quot;:[&quot;http://www.mendeley.com/documents/?uuid=064fc506-3297-3650-be2f-b9d4694a374c&quot;],&quot;isTemporary&quot;:false,&quot;legacyDesktopId&quot;:&quot;064fc506-3297-3650-be2f-b9d4694a374c&quot;}]},{&quot;citationID&quot;:&quot;MENDELEY_CITATION_ed2f5d9d-3f6b-4500-bc95-522b579015c7&quot;,&quot;properties&quot;:{&quot;noteIndex&quot;:0},&quot;isEdited&quot;:false,&quot;manualOverride&quot;:{&quot;citeprocText&quot;:&quot;[116]&quot;,&quot;isManuallyOverridden&quot;:false,&quot;manualOverrideText&quot;:&quot;&quot;},&quot;citationTag&quot;:&quot;MENDELEY_CITATION_v3_eyJjaXRhdGlvbklEIjoiTUVOREVMRVlfQ0lUQVRJT05fZWQyZjVkOWQtM2Y2Yi00NTAwLWJjOTUtNTIyYjU3OTAxNWM3IiwicHJvcGVydGllcyI6eyJub3RlSW5kZXgiOjB9LCJpc0VkaXRlZCI6ZmFsc2UsIm1hbnVhbE92ZXJyaWRlIjp7ImNpdGVwcm9jVGV4dCI6IlsxMTZ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quot;,&quot;citationItems&quot;:[{&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uris&quot;:[&quot;http://www.mendeley.com/documents/?uuid=04f6a72d-a96b-3836-9640-661585120332&quot;],&quot;isTemporary&quot;:false,&quot;legacyDesktopId&quot;:&quot;04f6a72d-a96b-3836-9640-661585120332&quot;}]},{&quot;citationID&quot;:&quot;MENDELEY_CITATION_039111d0-be04-475d-9e59-f582825021bc&quot;,&quot;properties&quot;:{&quot;noteIndex&quot;:0},&quot;isEdited&quot;:false,&quot;manualOverride&quot;:{&quot;citeprocText&quot;:&quot;[117]&quot;,&quot;isManuallyOverridden&quot;:false,&quot;manualOverrideText&quot;:&quot;&quot;},&quot;citationTag&quot;:&quot;MENDELEY_CITATION_v3_eyJjaXRhdGlvbklEIjoiTUVOREVMRVlfQ0lUQVRJT05fMDM5MTExZDAtYmUwNC00NzVkLTllNTktZjU4MjgyNTAyMWJjIiwicHJvcGVydGllcyI6eyJub3RlSW5kZXgiOjB9LCJpc0VkaXRlZCI6ZmFsc2UsIm1hbnVhbE92ZXJyaWRlIjp7ImNpdGVwcm9jVGV4dCI6IlsxMTd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quot;,&quot;citationItems&quot;:[{&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uris&quot;:[&quot;http://www.mendeley.com/documents/?uuid=5e2e64e5-db6b-39d4-ae92-b6f3ba866be8&quot;],&quot;isTemporary&quot;:false,&quot;legacyDesktopId&quot;:&quot;5e2e64e5-db6b-39d4-ae92-b6f3ba866be8&quot;}]},{&quot;citationID&quot;:&quot;MENDELEY_CITATION_ec98249d-2ad6-4938-947c-0755ca4277e1&quot;,&quot;properties&quot;:{&quot;noteIndex&quot;:0},&quot;isEdited&quot;:false,&quot;manualOverride&quot;:{&quot;citeprocText&quot;:&quot;[118]&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T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citationID&quot;:&quot;MENDELEY_CITATION_f2a9a487-bb38-48b4-935c-3fe5b438ab36&quot;,&quot;properties&quot;:{&quot;noteIndex&quot;:0},&quot;isEdited&quot;:false,&quot;manualOverride&quot;:{&quot;citeprocText&quot;:&quot;[119]&quot;,&quot;isManuallyOverridden&quot;:false,&quot;manualOverrideText&quot;:&quot;&quot;},&quot;citationTag&quot;:&quot;MENDELEY_CITATION_v3_eyJjaXRhdGlvbklEIjoiTUVOREVMRVlfQ0lUQVRJT05fZjJhOWE0ODctYmIzOC00OGI0LTkzNWMtM2ZlNWI0MzhhYjM2IiwicHJvcGVydGllcyI6eyJub3RlSW5kZXgiOjB9LCJpc0VkaXRlZCI6ZmFsc2UsIm1hbnVhbE92ZXJyaWRlIjp7ImNpdGVwcm9jVGV4dCI6IlsxMT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065a426-40af-471a-9256-462a940f11f1&quot;,&quot;properties&quot;:{&quot;noteIndex&quot;:0},&quot;isEdited&quot;:false,&quot;manualOverride&quot;:{&quot;citeprocText&quot;:&quot;[120]&quot;,&quot;isManuallyOverridden&quot;:false,&quot;manualOverrideText&quot;:&quot;&quot;},&quot;citationTag&quot;:&quot;MENDELEY_CITATION_v3_eyJjaXRhdGlvbklEIjoiTUVOREVMRVlfQ0lUQVRJT05fMTA2NWE0MjYtNDBhZi00NzFhLTkyNTYtNDYyYTk0MGYxMWYxIiwicHJvcGVydGllcyI6eyJub3RlSW5kZXgiOjB9LCJpc0VkaXRlZCI6ZmFsc2UsIm1hbnVhbE92ZXJyaWRlIjp7ImNpdGVwcm9jVGV4dCI6IlsxMjB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quot;,&quot;citationItems&quot;:[{&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uris&quot;:[&quot;http://www.mendeley.com/documents/?uuid=bb2e5d02-0db3-3e27-a1ba-340e41b25631&quot;],&quot;isTemporary&quot;:false,&quot;legacyDesktopId&quot;:&quot;bb2e5d02-0db3-3e27-a1ba-340e41b25631&quot;}]},{&quot;citationID&quot;:&quot;MENDELEY_CITATION_4a3bd0ae-448f-4f0a-b8d3-f5c6014a8528&quot;,&quot;properties&quot;:{&quot;noteIndex&quot;:0},&quot;isEdited&quot;:false,&quot;manualOverride&quot;:{&quot;citeprocText&quot;:&quot;[121]&quot;,&quot;isManuallyOverridden&quot;:false,&quot;manualOverrideText&quot;:&quot;&quot;},&quot;citationTag&quot;:&quot;MENDELEY_CITATION_v3_eyJjaXRhdGlvbklEIjoiTUVOREVMRVlfQ0lUQVRJT05fNGEzYmQwYWUtNDQ4Zi00ZjBhLWI4ZDMtZjVjNjAxNGE4NTI4IiwicHJvcGVydGllcyI6eyJub3RlSW5kZXgiOjB9LCJpc0VkaXRlZCI6ZmFsc2UsIm1hbnVhbE92ZXJyaWRlIjp7ImNpdGVwcm9jVGV4dCI6IlsxMjF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quot;,&quot;citationItems&quot;:[{&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uris&quot;:[&quot;http://www.mendeley.com/documents/?uuid=51802f52-7b95-34c0-baa0-9c1d1872823e&quot;],&quot;isTemporary&quot;:false,&quot;legacyDesktopId&quot;:&quot;51802f52-7b95-34c0-baa0-9c1d1872823e&quot;}]},{&quot;citationID&quot;:&quot;MENDELEY_CITATION_1a4129cc-3ecd-46be-9cfc-89e53fd107dc&quot;,&quot;properties&quot;:{&quot;noteIndex&quot;:0},&quot;isEdited&quot;:false,&quot;manualOverride&quot;:{&quot;citeprocText&quot;:&quot;[122]&quot;,&quot;isManuallyOverridden&quot;:false,&quot;manualOverrideText&quot;:&quot;&quot;},&quot;citationTag&quot;:&quot;MENDELEY_CITATION_v3_eyJjaXRhdGlvbklEIjoiTUVOREVMRVlfQ0lUQVRJT05fMWE0MTI5Y2MtM2VjZC00NmJlLTljZmMtODllNTNmZDEwN2RjIiwicHJvcGVydGllcyI6eyJub3RlSW5kZXgiOjB9LCJpc0VkaXRlZCI6ZmFsc2UsIm1hbnVhbE92ZXJyaWRlIjp7ImNpdGVwcm9jVGV4dCI6IlsxMjJ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quot;,&quot;citationItems&quot;:[{&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uris&quot;:[&quot;http://www.mendeley.com/documents/?uuid=a8363dba-aace-3913-a92b-d597cd56b563&quot;],&quot;isTemporary&quot;:false,&quot;legacyDesktopId&quot;:&quot;a8363dba-aace-3913-a92b-d597cd56b563&quot;}]},{&quot;citationID&quot;:&quot;MENDELEY_CITATION_8ce11651-b882-4bd0-8a92-0c6e2f2b25df&quot;,&quot;properties&quot;:{&quot;noteIndex&quot;:0},&quot;isEdited&quot;:false,&quot;manualOverride&quot;:{&quot;citeprocText&quot;:&quot;[123]&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jN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citationID&quot;:&quot;MENDELEY_CITATION_3fead0d3-2d6d-4fa3-bc86-a9fc8fc732f7&quot;,&quot;properties&quot;:{&quot;noteIndex&quot;:0},&quot;isEdited&quot;:false,&quot;manualOverride&quot;:{&quot;citeprocText&quot;:&quot;[124]&quot;,&quot;isManuallyOverridden&quot;:false,&quot;manualOverrideText&quot;:&quot;&quot;},&quot;citationTag&quot;:&quot;MENDELEY_CITATION_v3_eyJjaXRhdGlvbklEIjoiTUVOREVMRVlfQ0lUQVRJT05fM2ZlYWQwZDMtMmQ2ZC00ZmEzLWJjODYtYTlmYzhmYzczMmY3IiwicHJvcGVydGllcyI6eyJub3RlSW5kZXgiOjB9LCJpc0VkaXRlZCI6ZmFsc2UsIm1hbnVhbE92ZXJyaWRlIjp7ImNpdGVwcm9jVGV4dCI6IlsxMjR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quot;,&quot;citationItems&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uris&quot;:[&quot;http://www.mendeley.com/documents/?uuid=b41e61f1-af93-3df6-a5b1-f343d867d342&quot;],&quot;isTemporary&quot;:false,&quot;legacyDesktopId&quot;:&quot;b41e61f1-af93-3df6-a5b1-f343d867d342&quot;}]},{&quot;citationID&quot;:&quot;MENDELEY_CITATION_0d290f8a-d77a-4e92-ba18-46c907ff7f69&quot;,&quot;properties&quot;:{&quot;noteIndex&quot;:0},&quot;isEdited&quot;:false,&quot;manualOverride&quot;:{&quot;citeprocText&quot;:&quot;[125]&quot;,&quot;isManuallyOverridden&quot;:false,&quot;manualOverrideText&quot;:&quot;&quot;},&quot;citationTag&quot;:&quot;MENDELEY_CITATION_v3_eyJjaXRhdGlvbklEIjoiTUVOREVMRVlfQ0lUQVRJT05fMGQyOTBmOGEtZDc3YS00ZTkyLWJhMTgtNDZjOTA3ZmY3ZjY5IiwicHJvcGVydGllcyI6eyJub3RlSW5kZXgiOjB9LCJpc0VkaXRlZCI6ZmFsc2UsIm1hbnVhbE92ZXJyaWRlIjp7ImNpdGVwcm9jVGV4dCI6IlsxMjV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quot;,&quot;citationItems&quot;:[{&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uris&quot;:[&quot;http://www.mendeley.com/documents/?uuid=2735260e-be90-3057-900b-85c30bd3a45b&quot;],&quot;isTemporary&quot;:false,&quot;legacyDesktopId&quot;:&quot;2735260e-be90-3057-900b-85c30bd3a45b&quot;}]},{&quot;citationID&quot;:&quot;MENDELEY_CITATION_833ff8fe-b65e-473e-806c-af6f3ba3c080&quot;,&quot;properties&quot;:{&quot;noteIndex&quot;:0},&quot;isEdited&quot;:false,&quot;manualOverride&quot;:{&quot;citeprocText&quot;:&quot;[126]&quot;,&quot;isManuallyOverridden&quot;:false,&quot;manualOverrideText&quot;:&quot;&quot;},&quot;citationTag&quot;:&quot;MENDELEY_CITATION_v3_eyJjaXRhdGlvbklEIjoiTUVOREVMRVlfQ0lUQVRJT05fODMzZmY4ZmUtYjY1ZS00NzNlLTgwNmMtYWY2ZjNiYTNjMDgwIiwicHJvcGVydGllcyI6eyJub3RlSW5kZXgiOjB9LCJpc0VkaXRlZCI6ZmFsc2UsIm1hbnVhbE92ZXJyaWRlIjp7ImNpdGVwcm9jVGV4dCI6IlsxMjZ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quot;,&quot;citationItems&quot;:[{&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uris&quot;:[&quot;http://www.mendeley.com/documents/?uuid=3307c3b2-e7cf-35e5-acd1-561f30f365a2&quot;],&quot;isTemporary&quot;:false,&quot;legacyDesktopId&quot;:&quot;3307c3b2-e7cf-35e5-acd1-561f30f365a2&quot;}]},{&quot;citationID&quot;:&quot;MENDELEY_CITATION_2b52ce5f-ee18-403f-aad0-34b09cad0559&quot;,&quot;properties&quot;:{&quot;noteIndex&quot;:0},&quot;isEdited&quot;:false,&quot;manualOverride&quot;:{&quot;citeprocText&quot;:&quot;[127, 128]&quot;,&quot;isManuallyOverridden&quot;:false,&quot;manualOverrideText&quot;:&quot;&quot;},&quot;citationTag&quot;:&quot;MENDELEY_CITATION_v3_eyJjaXRhdGlvbklEIjoiTUVOREVMRVlfQ0lUQVRJT05fMmI1MmNlNWYtZWUxOC00MDNmLWFhZDAtMzRiMDljYWQwNTU5IiwicHJvcGVydGllcyI6eyJub3RlSW5kZXgiOjB9LCJpc0VkaXRlZCI6ZmFsc2UsIm1hbnVhbE92ZXJyaWRlIjp7ImNpdGVwcm9jVGV4dCI6IlsxMjcsIDEyO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quot;,&quot;citationItems&quot;:[{&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uris&quot;:[&quot;http://www.mendeley.com/documents/?uuid=e71879d6-56d5-3f84-83f0-a0025e908cf4&quot;],&quot;isTemporary&quot;:false,&quot;legacyDesktopId&quot;:&quot;e71879d6-56d5-3f84-83f0-a0025e908cf4&quot;},{&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uris&quot;:[&quot;http://www.mendeley.com/documents/?uuid=e01b0ccc-456b-36d4-b451-64a20fc951de&quot;],&quot;isTemporary&quot;:false,&quot;legacyDesktopId&quot;:&quot;e01b0ccc-456b-36d4-b451-64a20fc951de&quot;}]},{&quot;citationID&quot;:&quot;MENDELEY_CITATION_3a4075fd-dac7-4329-ae18-456dcf6d3f13&quot;,&quot;properties&quot;:{&quot;noteIndex&quot;:0},&quot;isEdited&quot;:false,&quot;manualOverride&quot;:{&quot;citeprocText&quot;:&quot;[129, 130]&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jksIDEzMF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citationID&quot;:&quot;MENDELEY_CITATION_ac1e0e74-3aaf-4bad-96d6-fcd8b7703c4a&quot;,&quot;properties&quot;:{&quot;noteIndex&quot;:0},&quot;isEdited&quot;:false,&quot;manualOverride&quot;:{&quot;citeprocText&quot;:&quot;[131, 132]&quot;,&quot;isManuallyOverridden&quot;:false,&quot;manualOverrideText&quot;:&quot;&quot;},&quot;citationTag&quot;:&quot;MENDELEY_CITATION_v3_eyJjaXRhdGlvbklEIjoiTUVOREVMRVlfQ0lUQVRJT05fYWMxZTBlNzQtM2FhZi00YmFkLTk2ZDYtZmNkOGI3NzAzYzRhIiwicHJvcGVydGllcyI6eyJub3RlSW5kZXgiOjB9LCJpc0VkaXRlZCI6ZmFsc2UsIm1hbnVhbE92ZXJyaWRlIjp7ImNpdGVwcm9jVGV4dCI6IlsxMzEsIDEzMl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quot;,&quot;citationItems&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uris&quot;:[&quot;http://www.mendeley.com/documents/?uuid=894d60c7-10d1-3e7c-aad0-3e44aada9283&quot;],&quot;isTemporary&quot;:false,&quot;legacyDesktopId&quot;:&quot;894d60c7-10d1-3e7c-aad0-3e44aada9283&quot;},{&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uris&quot;:[&quot;http://www.mendeley.com/documents/?uuid=fa00ea42-96e6-3960-bed4-1402aba2c2a5&quot;],&quot;isTemporary&quot;:false,&quot;legacyDesktopId&quot;:&quot;fa00ea42-96e6-3960-bed4-1402aba2c2a5&quot;}]},{&quot;citationID&quot;:&quot;MENDELEY_CITATION_55962c8e-d891-469b-a9e7-03ac04f394e3&quot;,&quot;properties&quot;:{&quot;noteIndex&quot;:0},&quot;isEdited&quot;:false,&quot;manualOverride&quot;:{&quot;citeprocText&quot;:&quot;[133]&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Mz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citationID&quot;:&quot;MENDELEY_CITATION_435883bc-6fed-4efc-8c41-c0a3940b497b&quot;,&quot;properties&quot;:{&quot;noteIndex&quot;:0},&quot;isEdited&quot;:false,&quot;manualOverride&quot;:{&quot;isManuallyOverridden&quot;:false,&quot;citeprocText&quot;:&quot;[114]&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4a6400b-2d51-4799-a3f0-cf81b8924d7b&quot;,&quot;properties&quot;:{&quot;noteIndex&quot;:0},&quot;isEdited&quot;:false,&quot;manualOverride&quot;:{&quot;citeprocText&quot;:&quot;[134]&quot;,&quot;isManuallyOverridden&quot;:false,&quot;manualOverrideText&quot;:&quot;&quot;},&quot;citationTag&quot;:&quot;MENDELEY_CITATION_v3_eyJjaXRhdGlvbklEIjoiTUVOREVMRVlfQ0lUQVRJT05fNTRhNjQwMGItMmQ1MS00Nzk5LWEzZjAtY2Y4MWI4OTI0ZDdiIiwicHJvcGVydGllcyI6eyJub3RlSW5kZXgiOjB9LCJpc0VkaXRlZCI6ZmFsc2UsIm1hbnVhbE92ZXJyaWRlIjp7ImNpdGVwcm9jVGV4dCI6IlsxMz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d2c9c370-5ff8-4051-bd67-4dd931cb1281&quot;,&quot;properties&quot;:{&quot;noteIndex&quot;:0},&quot;isEdited&quot;:false,&quot;manualOverride&quot;:{&quot;citeprocText&quot;:&quot;[135, 136]&quot;,&quot;isManuallyOverridden&quot;:false,&quot;manualOverrideText&quot;:&quot;&quot;},&quot;citationTag&quot;:&quot;MENDELEY_CITATION_v3_eyJjaXRhdGlvbklEIjoiTUVOREVMRVlfQ0lUQVRJT05fZDJjOWMzNzAtNWZmOC00MDUxLWJkNjctNGRkOTMxY2IxMjgxIiwicHJvcGVydGllcyI6eyJub3RlSW5kZXgiOjB9LCJpc0VkaXRlZCI6ZmFsc2UsIm1hbnVhbE92ZXJyaWRlIjp7ImNpdGVwcm9jVGV4dCI6IlsxMzUsIDEzN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quot;,&quot;citationItems&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uris&quot;:[&quot;http://www.mendeley.com/documents/?uuid=034df2bc-df2a-37e3-acf2-940116524155&quot;],&quot;isTemporary&quot;:false,&quot;legacyDesktopId&quot;:&quot;034df2bc-df2a-37e3-acf2-940116524155&quot;},{&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uris&quot;:[&quot;http://www.mendeley.com/documents/?uuid=3d389df6-db55-3e47-b980-41263f553713&quot;],&quot;isTemporary&quot;:false,&quot;legacyDesktopId&quot;:&quot;3d389df6-db55-3e47-b980-41263f553713&quot;}]},{&quot;citationID&quot;:&quot;MENDELEY_CITATION_e06e2a1f-5152-4d53-aaf2-f0d482a870ef&quot;,&quot;properties&quot;:{&quot;noteIndex&quot;:0},&quot;isEdited&quot;:false,&quot;manualOverride&quot;:{&quot;citeprocText&quot;:&quot;[119, 137]&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TksIDEzN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4b12b1b-977e-4bc6-8f16-50b2c17200f6&quot;,&quot;properties&quot;:{&quot;noteIndex&quot;:0},&quot;isEdited&quot;:false,&quot;manualOverride&quot;:{&quot;citeprocText&quot;:&quot;[134]&quot;,&quot;isManuallyOverridden&quot;:false,&quot;manualOverrideText&quot;:&quot;&quot;},&quot;citationTag&quot;:&quot;MENDELEY_CITATION_v3_eyJjaXRhdGlvbklEIjoiTUVOREVMRVlfQ0lUQVRJT05fMTRiMTJiMWItOTc3ZS00YmM2LThmMTYtNTBiMmMxNzIwMGY2IiwicHJvcGVydGllcyI6eyJub3RlSW5kZXgiOjB9LCJpc0VkaXRlZCI6ZmFsc2UsIm1hbnVhbE92ZXJyaWRlIjp7ImNpdGVwcm9jVGV4dCI6IlsxMz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2a0593f9-fcab-496d-84a1-3599534373fb&quot;,&quot;properties&quot;:{&quot;noteIndex&quot;:0},&quot;isEdited&quot;:false,&quot;manualOverride&quot;:{&quot;citeprocText&quot;:&quot;[119]&quot;,&quot;isManuallyOverridden&quot;:false,&quot;manualOverrideText&quot;:&quot;&quot;},&quot;citationTag&quot;:&quot;MENDELEY_CITATION_v3_eyJjaXRhdGlvbklEIjoiTUVOREVMRVlfQ0lUQVRJT05fMmEwNTkzZjktZmNhYi00OTZkLTg0YTEtMzU5OTUzNDM3M2ZiIiwicHJvcGVydGllcyI6eyJub3RlSW5kZXgiOjB9LCJpc0VkaXRlZCI6ZmFsc2UsIm1hbnVhbE92ZXJyaWRlIjp7ImNpdGVwcm9jVGV4dCI6IlsxMT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25c66187-7702-41e7-a180-792a3e1c26a9&quot;,&quot;properties&quot;:{&quot;noteIndex&quot;:0},&quot;isEdited&quot;:false,&quot;manualOverride&quot;:{&quot;citeprocText&quot;:&quot;[138]&quot;,&quot;isManuallyOverridden&quot;:false,&quot;manualOverrideText&quot;:&quot;&quot;},&quot;citationTag&quot;:&quot;MENDELEY_CITATION_v3_eyJjaXRhdGlvbklEIjoiTUVOREVMRVlfQ0lUQVRJT05fMjVjNjYxODctNzcwMi00MWU3LWExODAtNzkyYTNlMWMyNmE5IiwicHJvcGVydGllcyI6eyJub3RlSW5kZXgiOjB9LCJpc0VkaXRlZCI6ZmFsc2UsIm1hbnVhbE92ZXJyaWRlIjp7ImNpdGVwcm9jVGV4dCI6IlsxMzh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quot;,&quot;citationItems&quot;:[{&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uris&quot;:[&quot;http://www.mendeley.com/documents/?uuid=0f7196f5-5857-357e-a354-5bba658a4c3e&quot;],&quot;isTemporary&quot;:false,&quot;legacyDesktopId&quot;:&quot;0f7196f5-5857-357e-a354-5bba658a4c3e&quot;}]},{&quot;citationID&quot;:&quot;MENDELEY_CITATION_ccd65012-f0fd-4499-8db1-f7e677d7b50e&quot;,&quot;properties&quot;:{&quot;noteIndex&quot;:0},&quot;isEdited&quot;:false,&quot;manualOverride&quot;:{&quot;citeprocText&quot;:&quot;[133]&quot;,&quot;isManuallyOverridden&quot;:false,&quot;manualOverrideText&quot;:&quot;&quot;},&quot;citationTag&quot;:&quot;MENDELEY_CITATION_v3_eyJjaXRhdGlvbklEIjoiTUVOREVMRVlfQ0lUQVRJT05fY2NkNjUwMTItZjBmZC00NDk5LThkYjEtZjdlNjc3ZDdiNTBlIiwicHJvcGVydGllcyI6eyJub3RlSW5kZXgiOjB9LCJpc0VkaXRlZCI6ZmFsc2UsIm1hbnVhbE92ZXJyaWRlIjp7ImNpdGVwcm9jVGV4dCI6IlsxMz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citationID&quot;:&quot;MENDELEY_CITATION_549d5043-f642-49d7-85c5-3c89d9b89777&quot;,&quot;properties&quot;:{&quot;noteIndex&quot;:0},&quot;isEdited&quot;:false,&quot;manualOverride&quot;:{&quot;isManuallyOverridden&quot;:false,&quot;citeprocText&quot;:&quot;[139–143]&quot;,&quot;manualOverrideText&quot;:&quot;&quot;},&quot;citationTag&quot;:&quot;MENDELEY_CITATION_v3_eyJjaXRhdGlvbklEIjoiTUVOREVMRVlfQ0lUQVRJT05fNTQ5ZDUwNDMtZjY0Mi00OWQ3LTg1YzUtM2M4OWQ5Yjg5Nzc3IiwicHJvcGVydGllcyI6eyJub3RlSW5kZXgiOjB9LCJpc0VkaXRlZCI6ZmFsc2UsIm1hbnVhbE92ZXJyaWRlIjp7ImlzTWFudWFsbHlPdmVycmlkZGVuIjpmYWxzZSwiY2l0ZXByb2NUZXh0IjoiWzEzOeKAkzE0M1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quot;,&quot;citationItems&quot;:[{&quot;id&quot;:&quot;8accc384-3e50-358f-aaf2-7eb4a9f73863&quot;,&quot;itemData&quot;:{&quot;type&quot;:&quot;webpage&quot;,&quot;id&quot;:&quot;8accc384-3e50-358f-aaf2-7eb4a9f73863&quot;,&quot;title&quot;:&quot;Design Patterns&quot;,&quot;accessed&quot;:{&quot;date-parts&quot;:[[2023,3,20]]},&quot;URL&quot;:&quot;https://refactoring.guru/design-patterns&quot;,&quot;container-title-short&quot;:&quot;&quot;},&quot;isTemporary&quot;:false},{&quot;id&quot;:&quot;8c1f5fd4-0281-38c4-9495-a67cf3d79662&quot;,&quot;itemData&quot;:{&quot;type&quot;:&quot;webpage&quot;,&quot;id&quot;:&quot;8c1f5fd4-0281-38c4-9495-a67cf3d79662&quot;,&quot;title&quot;:&quot;History of patterns&quot;,&quot;accessed&quot;:{&quot;date-parts&quot;:[[2023,3,20]]},&quot;URL&quot;:&quot;https://refactoring.guru/design-patterns/history&quot;,&quot;container-title-short&quot;:&quot;&quot;},&quot;isTemporary&quot;:false},{&quot;id&quot;:&quot;36254549-1cff-3508-959c-b16b5d8fe59c&quot;,&quot;itemData&quot;:{&quot;type&quot;:&quot;webpage&quot;,&quot;id&quot;:&quot;36254549-1cff-3508-959c-b16b5d8fe59c&quot;,&quot;title&quot;:&quot;Creational Design Patterns&quot;,&quot;accessed&quot;:{&quot;date-parts&quot;:[[2023,3,20]]},&quot;URL&quot;:&quot;https://refactoring.guru/design-patterns/creational-patterns&quot;,&quot;container-title-short&quot;:&quot;&quot;},&quot;isTemporary&quot;:false},{&quot;id&quot;:&quot;71d85a17-55f6-330b-a94e-1081fd02d760&quot;,&quot;itemData&quot;:{&quot;type&quot;:&quot;webpage&quot;,&quot;id&quot;:&quot;71d85a17-55f6-330b-a94e-1081fd02d760&quot;,&quot;title&quot;:&quot;Structural Design Patterns&quot;,&quot;accessed&quot;:{&quot;date-parts&quot;:[[2023,3,20]]},&quot;URL&quot;:&quot;https://refactoring.guru/design-patterns/structural-patterns&quot;,&quot;container-title-short&quot;:&quot;&quot;},&quot;isTemporary&quot;:false},{&quot;id&quot;:&quot;b566cd3d-5762-36f8-b8c9-534f786aed6a&quot;,&quot;itemData&quot;:{&quot;type&quot;:&quot;webpage&quot;,&quot;id&quot;:&quot;b566cd3d-5762-36f8-b8c9-534f786aed6a&quot;,&quot;title&quot;:&quot;Behavioral Design Patterns&quot;,&quot;accessed&quot;:{&quot;date-parts&quot;:[[2023,3,20]]},&quot;URL&quot;:&quot;https://refactoring.guru/design-patterns/behavioral-patterns&quot;,&quot;container-title-short&quot;:&quot;&quot;},&quot;isTemporary&quot;:false}]},{&quot;citationID&quot;:&quot;MENDELEY_CITATION_4df9d061-7fba-42fd-b9ed-8ea5882f0e2f&quot;,&quot;properties&quot;:{&quot;noteIndex&quot;:0},&quot;isEdited&quot;:false,&quot;manualOverride&quot;:{&quot;isManuallyOverridden&quot;:false,&quot;citeprocText&quot;:&quot;[144]&quot;,&quot;manualOverrideText&quot;:&quot;&quot;},&quot;citationTag&quot;:&quot;MENDELEY_CITATION_v3_eyJjaXRhdGlvbklEIjoiTUVOREVMRVlfQ0lUQVRJT05fNGRmOWQwNjEtN2ZiYS00MmZkLWI5ZWQtOGVhNTg4MmYwZTJmIiwicHJvcGVydGllcyI6eyJub3RlSW5kZXgiOjB9LCJpc0VkaXRlZCI6ZmFsc2UsIm1hbnVhbE92ZXJyaWRlIjp7ImlzTWFudWFsbHlPdmVycmlkZGVuIjpmYWxzZSwiY2l0ZXByb2NUZXh0IjoiWzE0NF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quot;,&quot;citationItems&quot;:[{&quot;id&quot;:&quot;87475a0a-b3c6-3047-a3f8-3db2b74bd4ed&quot;,&quot;itemData&quot;:{&quot;type&quot;:&quot;webpage&quot;,&quot;id&quot;:&quot;87475a0a-b3c6-3047-a3f8-3db2b74bd4ed&quot;,&quot;title&quot;:&quot;Factory Method&quot;,&quot;accessed&quot;:{&quot;date-parts&quot;:[[2023,3,20]]},&quot;URL&quot;:&quot;https://refactoring.guru/design-patterns/factory-method&quot;,&quot;container-title-short&quot;:&quot;&quot;},&quot;isTemporary&quot;:false}]},{&quot;citationID&quot;:&quot;MENDELEY_CITATION_c0482d99-e026-4c97-8dff-0fe31d99c71d&quot;,&quot;properties&quot;:{&quot;noteIndex&quot;:0},&quot;isEdited&quot;:false,&quot;manualOverride&quot;:{&quot;isManuallyOverridden&quot;:false,&quot;citeprocText&quot;:&quot;[145]&quot;,&quot;manualOverrideText&quot;:&quot;&quot;},&quot;citationTag&quot;:&quot;MENDELEY_CITATION_v3_eyJjaXRhdGlvbklEIjoiTUVOREVMRVlfQ0lUQVRJT05fYzA0ODJkOTktZTAyNi00Yzk3LThkZmYtMGZlMzFkOTljNzFkIiwicHJvcGVydGllcyI6eyJub3RlSW5kZXgiOjB9LCJpc0VkaXRlZCI6ZmFsc2UsIm1hbnVhbE92ZXJyaWRlIjp7ImlzTWFudWFsbHlPdmVycmlkZGVuIjpmYWxzZSwiY2l0ZXByb2NUZXh0IjoiWzE0NV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quot;,&quot;citationItems&quot;:[{&quot;id&quot;:&quot;09dd689a-0389-387c-ab07-d3590077fc7a&quot;,&quot;itemData&quot;:{&quot;type&quot;:&quot;webpage&quot;,&quot;id&quot;:&quot;09dd689a-0389-387c-ab07-d3590077fc7a&quot;,&quot;title&quot;:&quot;Singleton&quot;,&quot;accessed&quot;:{&quot;date-parts&quot;:[[2023,3,20]]},&quot;URL&quot;:&quot;https://refactoring.guru/design-patterns/singleton&quot;,&quot;container-title-short&quot;:&quot;&quot;},&quot;isTemporary&quot;:false}]},{&quot;citationID&quot;:&quot;MENDELEY_CITATION_858a747b-c35f-4abc-82ba-8d7223595f39&quot;,&quot;properties&quot;:{&quot;noteIndex&quot;:0},&quot;isEdited&quot;:false,&quot;manualOverride&quot;:{&quot;isManuallyOverridden&quot;:false,&quot;citeprocText&quot;:&quot;[146]&quot;,&quot;manualOverrideText&quot;:&quot;&quot;},&quot;citationTag&quot;:&quot;MENDELEY_CITATION_v3_eyJjaXRhdGlvbklEIjoiTUVOREVMRVlfQ0lUQVRJT05fODU4YTc0N2ItYzM1Zi00YWJjLTgyYmEtOGQ3MjIzNTk1ZjM5IiwicHJvcGVydGllcyI6eyJub3RlSW5kZXgiOjB9LCJpc0VkaXRlZCI6ZmFsc2UsIm1hbnVhbE92ZXJyaWRlIjp7ImlzTWFudWFsbHlPdmVycmlkZGVuIjpmYWxzZSwiY2l0ZXByb2NUZXh0IjoiWzE0Nl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quot;,&quot;citationItems&quot;:[{&quot;id&quot;:&quot;ad2db17e-dc87-3d2d-94f0-28b774452a00&quot;,&quot;itemData&quot;:{&quot;type&quot;:&quot;webpage&quot;,&quot;id&quot;:&quot;ad2db17e-dc87-3d2d-94f0-28b774452a00&quot;,&quot;title&quot;:&quot;Flyweight&quot;,&quot;accessed&quot;:{&quot;date-parts&quot;:[[2023,3,20]]},&quot;URL&quot;:&quot;https://refactoring.guru/design-patterns/flyweight&quot;,&quot;container-title-short&quot;:&quot;&quot;},&quot;isTemporary&quot;:false}]},{&quot;citationID&quot;:&quot;MENDELEY_CITATION_f423026d-55db-49f0-9209-d8c129d0bc1b&quot;,&quot;properties&quot;:{&quot;noteIndex&quot;:0},&quot;isEdited&quot;:false,&quot;manualOverride&quot;:{&quot;isManuallyOverridden&quot;:false,&quot;citeprocText&quot;:&quot;[147]&quot;,&quot;manualOverrideText&quot;:&quot;&quot;},&quot;citationTag&quot;:&quot;MENDELEY_CITATION_v3_eyJjaXRhdGlvbklEIjoiTUVOREVMRVlfQ0lUQVRJT05fZjQyMzAyNmQtNTVkYi00OWYwLTkyMDktZDhjMTI5ZDBiYzFiIiwicHJvcGVydGllcyI6eyJub3RlSW5kZXgiOjB9LCJpc0VkaXRlZCI6ZmFsc2UsIm1hbnVhbE92ZXJyaWRlIjp7ImlzTWFudWFsbHlPdmVycmlkZGVuIjpmYWxzZSwiY2l0ZXByb2NUZXh0IjoiWzE0N1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quot;,&quot;citationItems&quot;:[{&quot;id&quot;:&quot;f1dd9691-d536-352f-bb76-b3a017e63dfc&quot;,&quot;itemData&quot;:{&quot;type&quot;:&quot;webpage&quot;,&quot;id&quot;:&quot;f1dd9691-d536-352f-bb76-b3a017e63dfc&quot;,&quot;title&quot;:&quot;Observer&quot;,&quot;accessed&quot;:{&quot;date-parts&quot;:[[2023,3,21]]},&quot;URL&quot;:&quot;https://refactoring.guru/design-patterns/observer&quot;,&quot;container-title-short&quot;:&quot;&quot;},&quot;isTemporary&quot;:false}]}]"/>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44AF6-0B37-4039-928E-F69D3FFE1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139881</TotalTime>
  <Pages>38</Pages>
  <Words>17498</Words>
  <Characters>103239</Characters>
  <Application>Microsoft Office Word</Application>
  <DocSecurity>0</DocSecurity>
  <Lines>860</Lines>
  <Paragraphs>240</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120497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Novák</dc:creator>
  <cp:keywords/>
  <dc:description/>
  <cp:lastModifiedBy>Martin Novák</cp:lastModifiedBy>
  <cp:revision>749</cp:revision>
  <cp:lastPrinted>2023-02-12T16:23:00Z</cp:lastPrinted>
  <dcterms:created xsi:type="dcterms:W3CDTF">2021-03-29T20:15:00Z</dcterms:created>
  <dcterms:modified xsi:type="dcterms:W3CDTF">2023-03-22T18:38:00Z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